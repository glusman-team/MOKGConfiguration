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2576" w14:textId="77777777" w:rsidR="00D924D8" w:rsidRPr="00A26EAA" w:rsidRDefault="00D924D8" w:rsidP="00D924D8">
      <w:pPr>
        <w:jc w:val="center"/>
        <w:rPr>
          <w:rFonts w:ascii="Times New Roman" w:hAnsi="Times New Roman" w:cs="Times New Roman"/>
          <w:b/>
          <w:bCs/>
          <w:i/>
          <w:iCs/>
          <w:sz w:val="32"/>
          <w:szCs w:val="32"/>
        </w:rPr>
      </w:pPr>
      <w:r w:rsidRPr="00A26EAA">
        <w:rPr>
          <w:rFonts w:ascii="Times New Roman" w:hAnsi="Times New Roman" w:cs="Times New Roman"/>
          <w:b/>
          <w:bCs/>
          <w:i/>
          <w:iCs/>
          <w:sz w:val="32"/>
          <w:szCs w:val="32"/>
        </w:rPr>
        <w:t>Supplementary Materials</w:t>
      </w:r>
    </w:p>
    <w:p w14:paraId="4884FDD4" w14:textId="77777777" w:rsidR="00D924D8" w:rsidRPr="00A26EAA" w:rsidRDefault="00D924D8" w:rsidP="00D924D8">
      <w:pPr>
        <w:rPr>
          <w:rFonts w:ascii="Times New Roman" w:hAnsi="Times New Roman" w:cs="Times New Roman"/>
        </w:rPr>
      </w:pPr>
    </w:p>
    <w:p w14:paraId="310A7F50" w14:textId="713AFBBC" w:rsidR="00D924D8" w:rsidRPr="007A42DD" w:rsidRDefault="00D924D8" w:rsidP="007A42DD">
      <w:pPr>
        <w:pStyle w:val="Heading1"/>
        <w:rPr>
          <w:b/>
          <w:bCs/>
          <w:sz w:val="24"/>
          <w:szCs w:val="24"/>
        </w:rPr>
      </w:pPr>
      <w:r w:rsidRPr="007A42DD">
        <w:rPr>
          <w:b/>
          <w:bCs/>
          <w:sz w:val="24"/>
          <w:szCs w:val="24"/>
        </w:rPr>
        <w:t xml:space="preserve">Supplementary </w:t>
      </w:r>
      <w:r w:rsidR="00723B76" w:rsidRPr="007A42DD">
        <w:rPr>
          <w:b/>
          <w:bCs/>
          <w:sz w:val="24"/>
          <w:szCs w:val="24"/>
        </w:rPr>
        <w:t>Data</w:t>
      </w:r>
    </w:p>
    <w:p w14:paraId="5F017E8B" w14:textId="77777777" w:rsidR="00962701" w:rsidRPr="00A26EAA" w:rsidRDefault="00962701" w:rsidP="00B04CD0">
      <w:pPr>
        <w:rPr>
          <w:rFonts w:ascii="Times New Roman" w:hAnsi="Times New Roman" w:cs="Times New Roman"/>
          <w:bCs/>
          <w:sz w:val="24"/>
          <w:szCs w:val="24"/>
          <w:highlight w:val="yellow"/>
        </w:rPr>
      </w:pPr>
    </w:p>
    <w:p w14:paraId="3ED67717" w14:textId="55815C62" w:rsidR="00B04CD0" w:rsidRPr="00A26EAA" w:rsidRDefault="00B04CD0" w:rsidP="00B04CD0">
      <w:pPr>
        <w:rPr>
          <w:rFonts w:ascii="Times New Roman" w:hAnsi="Times New Roman" w:cs="Times New Roman"/>
          <w:bCs/>
          <w:sz w:val="24"/>
          <w:szCs w:val="24"/>
        </w:rPr>
      </w:pPr>
      <w:r w:rsidRPr="00A26EAA">
        <w:rPr>
          <w:rFonts w:ascii="Times New Roman" w:hAnsi="Times New Roman" w:cs="Times New Roman"/>
          <w:bCs/>
          <w:sz w:val="24"/>
          <w:szCs w:val="24"/>
        </w:rPr>
        <w:t>Table S</w:t>
      </w:r>
      <w:r w:rsidR="00D924D8" w:rsidRPr="00A26EAA">
        <w:rPr>
          <w:rFonts w:ascii="Times New Roman" w:hAnsi="Times New Roman" w:cs="Times New Roman"/>
          <w:bCs/>
          <w:sz w:val="24"/>
          <w:szCs w:val="24"/>
        </w:rPr>
        <w:t>1</w:t>
      </w:r>
      <w:r w:rsidRPr="00A26EAA">
        <w:rPr>
          <w:rFonts w:ascii="Times New Roman" w:hAnsi="Times New Roman" w:cs="Times New Roman"/>
          <w:bCs/>
          <w:sz w:val="24"/>
          <w:szCs w:val="24"/>
        </w:rPr>
        <w:t>: Summary of the characteristics of the studies included</w:t>
      </w:r>
    </w:p>
    <w:p w14:paraId="304F8C34" w14:textId="4DB24F0E" w:rsidR="00FA51CB" w:rsidRPr="00A26EAA" w:rsidRDefault="00FA51CB" w:rsidP="008F3B08">
      <w:pPr>
        <w:rPr>
          <w:rFonts w:ascii="Times New Roman" w:hAnsi="Times New Roman" w:cs="Times New Roman"/>
          <w:sz w:val="24"/>
          <w:szCs w:val="24"/>
          <w:lang w:val="en-US"/>
        </w:rPr>
        <w:sectPr w:rsidR="00FA51CB" w:rsidRPr="00A26EAA" w:rsidSect="00EB078A">
          <w:footerReference w:type="default" r:id="rId8"/>
          <w:pgSz w:w="15840" w:h="12240" w:orient="landscape"/>
          <w:pgMar w:top="1440" w:right="1440" w:bottom="1440" w:left="1440" w:header="720" w:footer="720" w:gutter="0"/>
          <w:cols w:space="720"/>
          <w:docGrid w:linePitch="299"/>
        </w:sectPr>
      </w:pPr>
    </w:p>
    <w:p w14:paraId="3B62AB7E" w14:textId="77777777" w:rsidR="00FA51CB" w:rsidRPr="007A42DD" w:rsidRDefault="00FA51CB" w:rsidP="00FA51CB">
      <w:pPr>
        <w:pStyle w:val="Heading1"/>
        <w:rPr>
          <w:rFonts w:ascii="Times New Roman" w:hAnsi="Times New Roman" w:cs="Times New Roman"/>
          <w:b/>
          <w:bCs/>
          <w:sz w:val="24"/>
          <w:szCs w:val="24"/>
        </w:rPr>
      </w:pPr>
      <w:r w:rsidRPr="007A42DD">
        <w:rPr>
          <w:rFonts w:ascii="Times New Roman" w:hAnsi="Times New Roman" w:cs="Times New Roman"/>
          <w:b/>
          <w:bCs/>
          <w:sz w:val="24"/>
          <w:szCs w:val="24"/>
        </w:rPr>
        <w:lastRenderedPageBreak/>
        <w:t>Supplementary Tables and Figures</w:t>
      </w:r>
    </w:p>
    <w:p w14:paraId="5359D8F7" w14:textId="77777777" w:rsidR="00FA51CB" w:rsidRPr="007A42DD" w:rsidRDefault="00FA51CB" w:rsidP="00FA51CB">
      <w:pPr>
        <w:pStyle w:val="Heading2"/>
        <w:rPr>
          <w:rFonts w:ascii="Times New Roman" w:hAnsi="Times New Roman" w:cs="Times New Roman"/>
          <w:b/>
          <w:bCs/>
          <w:sz w:val="24"/>
          <w:szCs w:val="24"/>
        </w:rPr>
      </w:pPr>
      <w:r w:rsidRPr="007A42DD">
        <w:rPr>
          <w:rFonts w:ascii="Times New Roman" w:hAnsi="Times New Roman" w:cs="Times New Roman"/>
          <w:b/>
          <w:bCs/>
          <w:sz w:val="24"/>
          <w:szCs w:val="24"/>
        </w:rPr>
        <w:t>Supplementary Tables</w:t>
      </w:r>
    </w:p>
    <w:p w14:paraId="38E54D8E" w14:textId="57C16D7F" w:rsidR="00FA51CB" w:rsidRPr="00A26EAA" w:rsidRDefault="007A42DD" w:rsidP="007A42DD">
      <w:pPr>
        <w:tabs>
          <w:tab w:val="left" w:pos="5328"/>
        </w:tabs>
        <w:rPr>
          <w:rFonts w:ascii="Times New Roman" w:hAnsi="Times New Roman" w:cs="Times New Roman"/>
          <w:sz w:val="24"/>
          <w:szCs w:val="24"/>
        </w:rPr>
      </w:pPr>
      <w:r>
        <w:rPr>
          <w:rFonts w:ascii="Times New Roman" w:hAnsi="Times New Roman" w:cs="Times New Roman"/>
          <w:sz w:val="24"/>
          <w:szCs w:val="24"/>
        </w:rPr>
        <w:tab/>
      </w:r>
    </w:p>
    <w:p w14:paraId="4FDD018C" w14:textId="12BA0D51" w:rsidR="00FA51CB" w:rsidRPr="00A26EAA" w:rsidRDefault="00FA51CB" w:rsidP="00FA51CB">
      <w:pPr>
        <w:rPr>
          <w:rFonts w:ascii="Times New Roman" w:hAnsi="Times New Roman" w:cs="Times New Roman"/>
          <w:sz w:val="24"/>
          <w:szCs w:val="24"/>
        </w:rPr>
      </w:pPr>
      <w:r w:rsidRPr="00A26EAA">
        <w:rPr>
          <w:rFonts w:ascii="Times New Roman" w:hAnsi="Times New Roman" w:cs="Times New Roman"/>
          <w:sz w:val="24"/>
          <w:szCs w:val="24"/>
        </w:rPr>
        <w:t>Table S</w:t>
      </w:r>
      <w:r w:rsidR="003F1704" w:rsidRPr="00A26EAA">
        <w:rPr>
          <w:rFonts w:ascii="Times New Roman" w:hAnsi="Times New Roman" w:cs="Times New Roman"/>
          <w:sz w:val="24"/>
          <w:szCs w:val="24"/>
        </w:rPr>
        <w:t>2</w:t>
      </w:r>
      <w:r w:rsidRPr="00A26EAA">
        <w:rPr>
          <w:rFonts w:ascii="Times New Roman" w:hAnsi="Times New Roman" w:cs="Times New Roman"/>
          <w:sz w:val="24"/>
          <w:szCs w:val="24"/>
        </w:rPr>
        <w:t>: Search strategies for literature search</w:t>
      </w:r>
    </w:p>
    <w:tbl>
      <w:tblPr>
        <w:tblStyle w:val="TableGrid"/>
        <w:tblW w:w="9350" w:type="dxa"/>
        <w:tblLook w:val="04A0" w:firstRow="1" w:lastRow="0" w:firstColumn="1" w:lastColumn="0" w:noHBand="0" w:noVBand="1"/>
      </w:tblPr>
      <w:tblGrid>
        <w:gridCol w:w="2335"/>
        <w:gridCol w:w="1440"/>
        <w:gridCol w:w="1484"/>
        <w:gridCol w:w="3106"/>
        <w:gridCol w:w="985"/>
      </w:tblGrid>
      <w:tr w:rsidR="00FA51CB" w:rsidRPr="00A26EAA" w14:paraId="59331CDE" w14:textId="77777777" w:rsidTr="00E31B5B">
        <w:trPr>
          <w:gridAfter w:val="1"/>
          <w:wAfter w:w="985" w:type="dxa"/>
          <w:trHeight w:val="588"/>
        </w:trPr>
        <w:tc>
          <w:tcPr>
            <w:tcW w:w="2335" w:type="dxa"/>
            <w:noWrap/>
            <w:hideMark/>
          </w:tcPr>
          <w:p w14:paraId="6C914434"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Search term/Keywords</w:t>
            </w:r>
          </w:p>
        </w:tc>
        <w:tc>
          <w:tcPr>
            <w:tcW w:w="1440" w:type="dxa"/>
            <w:noWrap/>
            <w:hideMark/>
          </w:tcPr>
          <w:p w14:paraId="1BF271C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Database</w:t>
            </w:r>
          </w:p>
        </w:tc>
        <w:tc>
          <w:tcPr>
            <w:tcW w:w="1484" w:type="dxa"/>
            <w:hideMark/>
          </w:tcPr>
          <w:p w14:paraId="3F02E47C"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Number of publications</w:t>
            </w:r>
          </w:p>
        </w:tc>
        <w:tc>
          <w:tcPr>
            <w:tcW w:w="3106" w:type="dxa"/>
            <w:noWrap/>
            <w:hideMark/>
          </w:tcPr>
          <w:p w14:paraId="6D044E0C"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Relevant studies exported to Covidence for screening</w:t>
            </w:r>
          </w:p>
        </w:tc>
      </w:tr>
      <w:tr w:rsidR="00FA51CB" w:rsidRPr="00A26EAA" w14:paraId="153C8EAC" w14:textId="77777777" w:rsidTr="00E31B5B">
        <w:trPr>
          <w:gridAfter w:val="1"/>
          <w:wAfter w:w="985" w:type="dxa"/>
          <w:trHeight w:val="288"/>
        </w:trPr>
        <w:tc>
          <w:tcPr>
            <w:tcW w:w="2335" w:type="dxa"/>
            <w:vMerge w:val="restart"/>
            <w:hideMark/>
          </w:tcPr>
          <w:p w14:paraId="18E749E4"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Search strategy 1</w:t>
            </w:r>
          </w:p>
        </w:tc>
        <w:tc>
          <w:tcPr>
            <w:tcW w:w="1440" w:type="dxa"/>
            <w:noWrap/>
            <w:hideMark/>
          </w:tcPr>
          <w:p w14:paraId="7C0A701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PubMed</w:t>
            </w:r>
          </w:p>
        </w:tc>
        <w:tc>
          <w:tcPr>
            <w:tcW w:w="1484" w:type="dxa"/>
            <w:noWrap/>
            <w:hideMark/>
          </w:tcPr>
          <w:p w14:paraId="377C02E5" w14:textId="40B82E2F" w:rsidR="00FA51CB" w:rsidRPr="00A26EAA" w:rsidRDefault="00100346" w:rsidP="00E31B5B">
            <w:pPr>
              <w:rPr>
                <w:rFonts w:ascii="Times New Roman" w:hAnsi="Times New Roman" w:cs="Times New Roman"/>
                <w:sz w:val="24"/>
                <w:szCs w:val="24"/>
              </w:rPr>
            </w:pPr>
            <w:ins w:id="0" w:author="Gloria P. Manu" w:date="2026-02-20T18:54:00Z" w16du:dateUtc="2026-02-20T18:54:00Z">
              <w:r>
                <w:rPr>
                  <w:rFonts w:ascii="Times New Roman" w:hAnsi="Times New Roman" w:cs="Times New Roman"/>
                  <w:sz w:val="24"/>
                  <w:szCs w:val="24"/>
                </w:rPr>
                <w:t>11</w:t>
              </w:r>
            </w:ins>
          </w:p>
        </w:tc>
        <w:tc>
          <w:tcPr>
            <w:tcW w:w="3106" w:type="dxa"/>
            <w:noWrap/>
          </w:tcPr>
          <w:p w14:paraId="2B87D67F" w14:textId="1C8E0870" w:rsidR="00FA51CB" w:rsidRPr="00A26EAA" w:rsidRDefault="007D1C0E" w:rsidP="00E31B5B">
            <w:pPr>
              <w:rPr>
                <w:rFonts w:ascii="Times New Roman" w:hAnsi="Times New Roman" w:cs="Times New Roman"/>
                <w:sz w:val="24"/>
                <w:szCs w:val="24"/>
              </w:rPr>
            </w:pPr>
            <w:ins w:id="1" w:author="Gloria P. Manu" w:date="2026-02-20T19:02:00Z" w16du:dateUtc="2026-02-20T19:02:00Z">
              <w:r>
                <w:rPr>
                  <w:rFonts w:ascii="Times New Roman" w:hAnsi="Times New Roman" w:cs="Times New Roman"/>
                  <w:sz w:val="24"/>
                  <w:szCs w:val="24"/>
                </w:rPr>
                <w:t>11</w:t>
              </w:r>
            </w:ins>
          </w:p>
        </w:tc>
      </w:tr>
      <w:tr w:rsidR="00FA51CB" w:rsidRPr="00A26EAA" w14:paraId="6D9D5386" w14:textId="77777777" w:rsidTr="00E31B5B">
        <w:trPr>
          <w:gridAfter w:val="1"/>
          <w:wAfter w:w="985" w:type="dxa"/>
          <w:trHeight w:val="288"/>
        </w:trPr>
        <w:tc>
          <w:tcPr>
            <w:tcW w:w="2335" w:type="dxa"/>
            <w:vMerge/>
            <w:hideMark/>
          </w:tcPr>
          <w:p w14:paraId="4F3A095E" w14:textId="77777777" w:rsidR="00FA51CB" w:rsidRPr="00A26EAA" w:rsidRDefault="00FA51CB" w:rsidP="00E31B5B">
            <w:pPr>
              <w:rPr>
                <w:rFonts w:ascii="Times New Roman" w:hAnsi="Times New Roman" w:cs="Times New Roman"/>
                <w:sz w:val="24"/>
                <w:szCs w:val="24"/>
              </w:rPr>
            </w:pPr>
          </w:p>
        </w:tc>
        <w:tc>
          <w:tcPr>
            <w:tcW w:w="1440" w:type="dxa"/>
            <w:noWrap/>
            <w:hideMark/>
          </w:tcPr>
          <w:p w14:paraId="00862D6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Scopus</w:t>
            </w:r>
          </w:p>
        </w:tc>
        <w:tc>
          <w:tcPr>
            <w:tcW w:w="1484" w:type="dxa"/>
            <w:noWrap/>
            <w:hideMark/>
          </w:tcPr>
          <w:p w14:paraId="36894CA5" w14:textId="19BA866C" w:rsidR="00FA51CB" w:rsidRPr="00A26EAA" w:rsidRDefault="00100346" w:rsidP="00E31B5B">
            <w:pPr>
              <w:rPr>
                <w:rFonts w:ascii="Times New Roman" w:hAnsi="Times New Roman" w:cs="Times New Roman"/>
                <w:sz w:val="24"/>
                <w:szCs w:val="24"/>
              </w:rPr>
            </w:pPr>
            <w:ins w:id="2" w:author="Gloria P. Manu" w:date="2026-02-20T18:55:00Z" w16du:dateUtc="2026-02-20T18:55:00Z">
              <w:r>
                <w:rPr>
                  <w:rFonts w:ascii="Times New Roman" w:hAnsi="Times New Roman" w:cs="Times New Roman"/>
                  <w:sz w:val="24"/>
                  <w:szCs w:val="24"/>
                </w:rPr>
                <w:t>673</w:t>
              </w:r>
            </w:ins>
          </w:p>
        </w:tc>
        <w:tc>
          <w:tcPr>
            <w:tcW w:w="3106" w:type="dxa"/>
            <w:noWrap/>
          </w:tcPr>
          <w:p w14:paraId="4C4E2990" w14:textId="2F2DC5F1" w:rsidR="00FA51CB" w:rsidRPr="00A26EAA" w:rsidRDefault="00764649" w:rsidP="00E31B5B">
            <w:pPr>
              <w:rPr>
                <w:rFonts w:ascii="Times New Roman" w:hAnsi="Times New Roman" w:cs="Times New Roman"/>
                <w:sz w:val="24"/>
                <w:szCs w:val="24"/>
              </w:rPr>
            </w:pPr>
            <w:ins w:id="3" w:author="Gloria P. Manu" w:date="2026-02-20T19:03:00Z" w16du:dateUtc="2026-02-20T19:03:00Z">
              <w:r>
                <w:rPr>
                  <w:rFonts w:ascii="Times New Roman" w:hAnsi="Times New Roman" w:cs="Times New Roman"/>
                  <w:sz w:val="24"/>
                  <w:szCs w:val="24"/>
                </w:rPr>
                <w:t>152</w:t>
              </w:r>
            </w:ins>
          </w:p>
        </w:tc>
      </w:tr>
      <w:tr w:rsidR="00FA51CB" w:rsidRPr="00A26EAA" w14:paraId="39E03E4F" w14:textId="77777777" w:rsidTr="00E31B5B">
        <w:trPr>
          <w:gridAfter w:val="1"/>
          <w:wAfter w:w="985" w:type="dxa"/>
          <w:trHeight w:val="288"/>
        </w:trPr>
        <w:tc>
          <w:tcPr>
            <w:tcW w:w="2335" w:type="dxa"/>
            <w:vMerge/>
            <w:hideMark/>
          </w:tcPr>
          <w:p w14:paraId="479A3031" w14:textId="77777777" w:rsidR="00FA51CB" w:rsidRPr="00A26EAA" w:rsidRDefault="00FA51CB" w:rsidP="00E31B5B">
            <w:pPr>
              <w:rPr>
                <w:rFonts w:ascii="Times New Roman" w:hAnsi="Times New Roman" w:cs="Times New Roman"/>
                <w:sz w:val="24"/>
                <w:szCs w:val="24"/>
              </w:rPr>
            </w:pPr>
          </w:p>
        </w:tc>
        <w:tc>
          <w:tcPr>
            <w:tcW w:w="1440" w:type="dxa"/>
            <w:noWrap/>
            <w:hideMark/>
          </w:tcPr>
          <w:p w14:paraId="0137B30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AJOL</w:t>
            </w:r>
          </w:p>
        </w:tc>
        <w:tc>
          <w:tcPr>
            <w:tcW w:w="1484" w:type="dxa"/>
            <w:noWrap/>
            <w:hideMark/>
          </w:tcPr>
          <w:p w14:paraId="50DBC43F" w14:textId="63760513" w:rsidR="00FA51CB" w:rsidRPr="00A26EAA" w:rsidRDefault="002320C3" w:rsidP="00E31B5B">
            <w:pPr>
              <w:rPr>
                <w:rFonts w:ascii="Times New Roman" w:hAnsi="Times New Roman" w:cs="Times New Roman"/>
                <w:sz w:val="24"/>
                <w:szCs w:val="24"/>
              </w:rPr>
            </w:pPr>
            <w:ins w:id="4" w:author="Gloria P. Manu" w:date="2026-02-20T18:55:00Z" w16du:dateUtc="2026-02-20T18:55:00Z">
              <w:r w:rsidRPr="00A26EAA">
                <w:rPr>
                  <w:rFonts w:ascii="Times New Roman" w:hAnsi="Times New Roman" w:cs="Times New Roman"/>
                  <w:sz w:val="24"/>
                  <w:szCs w:val="24"/>
                </w:rPr>
                <w:t>2</w:t>
              </w:r>
              <w:r>
                <w:rPr>
                  <w:rFonts w:ascii="Times New Roman" w:hAnsi="Times New Roman" w:cs="Times New Roman"/>
                  <w:sz w:val="24"/>
                  <w:szCs w:val="24"/>
                </w:rPr>
                <w:t>96</w:t>
              </w:r>
            </w:ins>
          </w:p>
        </w:tc>
        <w:tc>
          <w:tcPr>
            <w:tcW w:w="3106" w:type="dxa"/>
            <w:noWrap/>
          </w:tcPr>
          <w:p w14:paraId="1A048147" w14:textId="55B88985" w:rsidR="00FA51CB" w:rsidRPr="00A26EAA" w:rsidRDefault="007C3EE0" w:rsidP="00E31B5B">
            <w:pPr>
              <w:rPr>
                <w:rFonts w:ascii="Times New Roman" w:hAnsi="Times New Roman" w:cs="Times New Roman"/>
                <w:sz w:val="24"/>
                <w:szCs w:val="24"/>
              </w:rPr>
            </w:pPr>
            <w:ins w:id="5" w:author="Gloria P. Manu" w:date="2026-02-20T19:03:00Z" w16du:dateUtc="2026-02-20T19:03:00Z">
              <w:r>
                <w:rPr>
                  <w:rFonts w:ascii="Times New Roman" w:hAnsi="Times New Roman" w:cs="Times New Roman"/>
                  <w:sz w:val="24"/>
                  <w:szCs w:val="24"/>
                </w:rPr>
                <w:t>6</w:t>
              </w:r>
            </w:ins>
          </w:p>
        </w:tc>
      </w:tr>
      <w:tr w:rsidR="00FA51CB" w:rsidRPr="00A26EAA" w14:paraId="09BC0A5A" w14:textId="77777777" w:rsidTr="00E31B5B">
        <w:trPr>
          <w:gridAfter w:val="1"/>
          <w:wAfter w:w="985" w:type="dxa"/>
          <w:trHeight w:val="288"/>
        </w:trPr>
        <w:tc>
          <w:tcPr>
            <w:tcW w:w="2335" w:type="dxa"/>
            <w:vMerge w:val="restart"/>
            <w:hideMark/>
          </w:tcPr>
          <w:p w14:paraId="6AC33B68"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Search strategy 2</w:t>
            </w:r>
          </w:p>
        </w:tc>
        <w:tc>
          <w:tcPr>
            <w:tcW w:w="1440" w:type="dxa"/>
            <w:noWrap/>
            <w:hideMark/>
          </w:tcPr>
          <w:p w14:paraId="5ECAF566"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PubMed</w:t>
            </w:r>
          </w:p>
        </w:tc>
        <w:tc>
          <w:tcPr>
            <w:tcW w:w="1484" w:type="dxa"/>
            <w:noWrap/>
            <w:hideMark/>
          </w:tcPr>
          <w:p w14:paraId="2B35241F" w14:textId="044C3148" w:rsidR="00FA51CB" w:rsidRPr="00A26EAA" w:rsidRDefault="002320C3" w:rsidP="00E31B5B">
            <w:pPr>
              <w:rPr>
                <w:rFonts w:ascii="Times New Roman" w:hAnsi="Times New Roman" w:cs="Times New Roman"/>
                <w:sz w:val="24"/>
                <w:szCs w:val="24"/>
              </w:rPr>
            </w:pPr>
            <w:ins w:id="6" w:author="Gloria P. Manu" w:date="2026-02-20T18:56:00Z" w16du:dateUtc="2026-02-20T18:56:00Z">
              <w:r>
                <w:rPr>
                  <w:rFonts w:ascii="Times New Roman" w:hAnsi="Times New Roman" w:cs="Times New Roman"/>
                  <w:sz w:val="24"/>
                  <w:szCs w:val="24"/>
                </w:rPr>
                <w:t>14</w:t>
              </w:r>
            </w:ins>
          </w:p>
        </w:tc>
        <w:tc>
          <w:tcPr>
            <w:tcW w:w="3106" w:type="dxa"/>
            <w:noWrap/>
          </w:tcPr>
          <w:p w14:paraId="30B7797A" w14:textId="3E4EC9AD" w:rsidR="00FA51CB" w:rsidRPr="00A26EAA" w:rsidRDefault="00800CF8" w:rsidP="00E31B5B">
            <w:pPr>
              <w:rPr>
                <w:rFonts w:ascii="Times New Roman" w:hAnsi="Times New Roman" w:cs="Times New Roman"/>
                <w:sz w:val="24"/>
                <w:szCs w:val="24"/>
              </w:rPr>
            </w:pPr>
            <w:ins w:id="7" w:author="Gloria P. Manu" w:date="2026-02-20T19:03:00Z" w16du:dateUtc="2026-02-20T19:03:00Z">
              <w:r>
                <w:rPr>
                  <w:rFonts w:ascii="Times New Roman" w:hAnsi="Times New Roman" w:cs="Times New Roman"/>
                  <w:sz w:val="24"/>
                  <w:szCs w:val="24"/>
                </w:rPr>
                <w:t>14</w:t>
              </w:r>
            </w:ins>
          </w:p>
        </w:tc>
      </w:tr>
      <w:tr w:rsidR="00FA51CB" w:rsidRPr="00A26EAA" w14:paraId="4C0ED0F6" w14:textId="77777777" w:rsidTr="00E31B5B">
        <w:trPr>
          <w:gridAfter w:val="1"/>
          <w:wAfter w:w="985" w:type="dxa"/>
          <w:trHeight w:val="288"/>
        </w:trPr>
        <w:tc>
          <w:tcPr>
            <w:tcW w:w="2335" w:type="dxa"/>
            <w:vMerge/>
            <w:hideMark/>
          </w:tcPr>
          <w:p w14:paraId="0DE5C7AF" w14:textId="77777777" w:rsidR="00FA51CB" w:rsidRPr="00A26EAA" w:rsidRDefault="00FA51CB" w:rsidP="00E31B5B">
            <w:pPr>
              <w:rPr>
                <w:rFonts w:ascii="Times New Roman" w:hAnsi="Times New Roman" w:cs="Times New Roman"/>
                <w:sz w:val="24"/>
                <w:szCs w:val="24"/>
              </w:rPr>
            </w:pPr>
          </w:p>
        </w:tc>
        <w:tc>
          <w:tcPr>
            <w:tcW w:w="1440" w:type="dxa"/>
            <w:noWrap/>
            <w:hideMark/>
          </w:tcPr>
          <w:p w14:paraId="432A45C3"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Scopus</w:t>
            </w:r>
          </w:p>
        </w:tc>
        <w:tc>
          <w:tcPr>
            <w:tcW w:w="1484" w:type="dxa"/>
            <w:noWrap/>
            <w:hideMark/>
          </w:tcPr>
          <w:p w14:paraId="47C324BA" w14:textId="7C320EFD" w:rsidR="00FA51CB" w:rsidRPr="00A26EAA" w:rsidRDefault="00347F42" w:rsidP="00E31B5B">
            <w:pPr>
              <w:rPr>
                <w:rFonts w:ascii="Times New Roman" w:hAnsi="Times New Roman" w:cs="Times New Roman"/>
                <w:sz w:val="24"/>
                <w:szCs w:val="24"/>
              </w:rPr>
            </w:pPr>
            <w:ins w:id="8" w:author="Gloria P. Manu" w:date="2026-02-20T18:56:00Z" w16du:dateUtc="2026-02-20T18:56:00Z">
              <w:r>
                <w:rPr>
                  <w:rFonts w:ascii="Times New Roman" w:hAnsi="Times New Roman" w:cs="Times New Roman"/>
                  <w:sz w:val="24"/>
                  <w:szCs w:val="24"/>
                </w:rPr>
                <w:t>790</w:t>
              </w:r>
            </w:ins>
          </w:p>
        </w:tc>
        <w:tc>
          <w:tcPr>
            <w:tcW w:w="3106" w:type="dxa"/>
            <w:noWrap/>
          </w:tcPr>
          <w:p w14:paraId="2464DA13" w14:textId="5B0565BA" w:rsidR="00FA51CB" w:rsidRPr="00A26EAA" w:rsidRDefault="008053D5" w:rsidP="00E31B5B">
            <w:pPr>
              <w:rPr>
                <w:rFonts w:ascii="Times New Roman" w:hAnsi="Times New Roman" w:cs="Times New Roman"/>
                <w:sz w:val="24"/>
                <w:szCs w:val="24"/>
              </w:rPr>
            </w:pPr>
            <w:ins w:id="9" w:author="Gloria P. Manu" w:date="2026-02-20T19:04:00Z" w16du:dateUtc="2026-02-20T19:04:00Z">
              <w:r>
                <w:rPr>
                  <w:rFonts w:ascii="Times New Roman" w:hAnsi="Times New Roman" w:cs="Times New Roman"/>
                  <w:sz w:val="24"/>
                  <w:szCs w:val="24"/>
                </w:rPr>
                <w:t>120</w:t>
              </w:r>
            </w:ins>
          </w:p>
        </w:tc>
      </w:tr>
      <w:tr w:rsidR="00FA51CB" w:rsidRPr="00A26EAA" w14:paraId="3316AB7F" w14:textId="77777777" w:rsidTr="00E31B5B">
        <w:trPr>
          <w:gridAfter w:val="1"/>
          <w:wAfter w:w="985" w:type="dxa"/>
          <w:trHeight w:val="288"/>
        </w:trPr>
        <w:tc>
          <w:tcPr>
            <w:tcW w:w="2335" w:type="dxa"/>
            <w:vMerge/>
            <w:hideMark/>
          </w:tcPr>
          <w:p w14:paraId="6F7340D6" w14:textId="77777777" w:rsidR="00FA51CB" w:rsidRPr="00A26EAA" w:rsidRDefault="00FA51CB" w:rsidP="00E31B5B">
            <w:pPr>
              <w:rPr>
                <w:rFonts w:ascii="Times New Roman" w:hAnsi="Times New Roman" w:cs="Times New Roman"/>
                <w:sz w:val="24"/>
                <w:szCs w:val="24"/>
              </w:rPr>
            </w:pPr>
          </w:p>
        </w:tc>
        <w:tc>
          <w:tcPr>
            <w:tcW w:w="1440" w:type="dxa"/>
            <w:noWrap/>
            <w:hideMark/>
          </w:tcPr>
          <w:p w14:paraId="338B38E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AJOL</w:t>
            </w:r>
          </w:p>
        </w:tc>
        <w:tc>
          <w:tcPr>
            <w:tcW w:w="1484" w:type="dxa"/>
            <w:noWrap/>
            <w:hideMark/>
          </w:tcPr>
          <w:p w14:paraId="7F136DDA" w14:textId="240D43E1" w:rsidR="00FA51CB" w:rsidRPr="00A26EAA" w:rsidRDefault="00F265AF" w:rsidP="00E31B5B">
            <w:pPr>
              <w:rPr>
                <w:rFonts w:ascii="Times New Roman" w:hAnsi="Times New Roman" w:cs="Times New Roman"/>
                <w:sz w:val="24"/>
                <w:szCs w:val="24"/>
              </w:rPr>
            </w:pPr>
            <w:ins w:id="10" w:author="Gloria P. Manu" w:date="2026-02-20T18:56:00Z" w16du:dateUtc="2026-02-20T18:56:00Z">
              <w:r>
                <w:rPr>
                  <w:rFonts w:ascii="Times New Roman" w:hAnsi="Times New Roman" w:cs="Times New Roman"/>
                  <w:sz w:val="24"/>
                  <w:szCs w:val="24"/>
                </w:rPr>
                <w:t>584</w:t>
              </w:r>
            </w:ins>
          </w:p>
        </w:tc>
        <w:tc>
          <w:tcPr>
            <w:tcW w:w="3106" w:type="dxa"/>
            <w:noWrap/>
          </w:tcPr>
          <w:p w14:paraId="276A4646" w14:textId="38F7767A" w:rsidR="00FA51CB" w:rsidRPr="00A26EAA" w:rsidRDefault="008053D5" w:rsidP="00E31B5B">
            <w:pPr>
              <w:rPr>
                <w:rFonts w:ascii="Times New Roman" w:hAnsi="Times New Roman" w:cs="Times New Roman"/>
                <w:sz w:val="24"/>
                <w:szCs w:val="24"/>
              </w:rPr>
            </w:pPr>
            <w:ins w:id="11" w:author="Gloria P. Manu" w:date="2026-02-20T19:04:00Z" w16du:dateUtc="2026-02-20T19:04:00Z">
              <w:r>
                <w:rPr>
                  <w:rFonts w:ascii="Times New Roman" w:hAnsi="Times New Roman" w:cs="Times New Roman"/>
                  <w:sz w:val="24"/>
                  <w:szCs w:val="24"/>
                </w:rPr>
                <w:t>5</w:t>
              </w:r>
            </w:ins>
          </w:p>
        </w:tc>
      </w:tr>
      <w:tr w:rsidR="00FA51CB" w:rsidRPr="00A26EAA" w14:paraId="32CB5A12" w14:textId="77777777" w:rsidTr="00E31B5B">
        <w:trPr>
          <w:gridAfter w:val="1"/>
          <w:wAfter w:w="985" w:type="dxa"/>
          <w:trHeight w:val="288"/>
        </w:trPr>
        <w:tc>
          <w:tcPr>
            <w:tcW w:w="2335" w:type="dxa"/>
            <w:vMerge w:val="restart"/>
            <w:noWrap/>
            <w:hideMark/>
          </w:tcPr>
          <w:p w14:paraId="07BDE63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Search strategy 3</w:t>
            </w:r>
          </w:p>
        </w:tc>
        <w:tc>
          <w:tcPr>
            <w:tcW w:w="1440" w:type="dxa"/>
            <w:noWrap/>
            <w:hideMark/>
          </w:tcPr>
          <w:p w14:paraId="1B3616AA"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PubMed</w:t>
            </w:r>
          </w:p>
        </w:tc>
        <w:tc>
          <w:tcPr>
            <w:tcW w:w="1484" w:type="dxa"/>
            <w:noWrap/>
            <w:hideMark/>
          </w:tcPr>
          <w:p w14:paraId="05103833" w14:textId="7AF80915" w:rsidR="00FA51CB" w:rsidRPr="00A26EAA" w:rsidRDefault="00F265AF" w:rsidP="00E31B5B">
            <w:pPr>
              <w:rPr>
                <w:rFonts w:ascii="Times New Roman" w:hAnsi="Times New Roman" w:cs="Times New Roman"/>
                <w:sz w:val="24"/>
                <w:szCs w:val="24"/>
              </w:rPr>
            </w:pPr>
            <w:ins w:id="12" w:author="Gloria P. Manu" w:date="2026-02-20T18:57:00Z" w16du:dateUtc="2026-02-20T18:57:00Z">
              <w:r>
                <w:rPr>
                  <w:rFonts w:ascii="Times New Roman" w:hAnsi="Times New Roman" w:cs="Times New Roman"/>
                  <w:sz w:val="24"/>
                  <w:szCs w:val="24"/>
                </w:rPr>
                <w:t>9</w:t>
              </w:r>
            </w:ins>
          </w:p>
        </w:tc>
        <w:tc>
          <w:tcPr>
            <w:tcW w:w="3106" w:type="dxa"/>
            <w:noWrap/>
          </w:tcPr>
          <w:p w14:paraId="5A48B818" w14:textId="54962EFC" w:rsidR="00FA51CB" w:rsidRPr="00A26EAA" w:rsidRDefault="008053D5" w:rsidP="00E31B5B">
            <w:pPr>
              <w:rPr>
                <w:rFonts w:ascii="Times New Roman" w:hAnsi="Times New Roman" w:cs="Times New Roman"/>
                <w:sz w:val="24"/>
                <w:szCs w:val="24"/>
              </w:rPr>
            </w:pPr>
            <w:ins w:id="13" w:author="Gloria P. Manu" w:date="2026-02-20T19:04:00Z" w16du:dateUtc="2026-02-20T19:04:00Z">
              <w:r>
                <w:rPr>
                  <w:rFonts w:ascii="Times New Roman" w:hAnsi="Times New Roman" w:cs="Times New Roman"/>
                  <w:sz w:val="24"/>
                  <w:szCs w:val="24"/>
                </w:rPr>
                <w:t>9</w:t>
              </w:r>
            </w:ins>
          </w:p>
        </w:tc>
      </w:tr>
      <w:tr w:rsidR="00FA51CB" w:rsidRPr="00A26EAA" w14:paraId="3533192D" w14:textId="77777777" w:rsidTr="00E31B5B">
        <w:trPr>
          <w:gridAfter w:val="1"/>
          <w:wAfter w:w="985" w:type="dxa"/>
          <w:trHeight w:val="288"/>
        </w:trPr>
        <w:tc>
          <w:tcPr>
            <w:tcW w:w="2335" w:type="dxa"/>
            <w:vMerge/>
            <w:hideMark/>
          </w:tcPr>
          <w:p w14:paraId="3E4B26DA" w14:textId="77777777" w:rsidR="00FA51CB" w:rsidRPr="00A26EAA" w:rsidRDefault="00FA51CB" w:rsidP="00E31B5B">
            <w:pPr>
              <w:rPr>
                <w:rFonts w:ascii="Times New Roman" w:hAnsi="Times New Roman" w:cs="Times New Roman"/>
                <w:sz w:val="24"/>
                <w:szCs w:val="24"/>
              </w:rPr>
            </w:pPr>
          </w:p>
        </w:tc>
        <w:tc>
          <w:tcPr>
            <w:tcW w:w="1440" w:type="dxa"/>
            <w:noWrap/>
            <w:hideMark/>
          </w:tcPr>
          <w:p w14:paraId="641E4984"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Scopus</w:t>
            </w:r>
          </w:p>
        </w:tc>
        <w:tc>
          <w:tcPr>
            <w:tcW w:w="1484" w:type="dxa"/>
            <w:noWrap/>
            <w:hideMark/>
          </w:tcPr>
          <w:p w14:paraId="78F7425D" w14:textId="6E0CDC7C" w:rsidR="00FA51CB" w:rsidRPr="00A26EAA" w:rsidRDefault="00AF744F" w:rsidP="00E31B5B">
            <w:pPr>
              <w:rPr>
                <w:rFonts w:ascii="Times New Roman" w:hAnsi="Times New Roman" w:cs="Times New Roman"/>
                <w:sz w:val="24"/>
                <w:szCs w:val="24"/>
              </w:rPr>
            </w:pPr>
            <w:ins w:id="14" w:author="Gloria P. Manu" w:date="2026-02-20T18:57:00Z" w16du:dateUtc="2026-02-20T18:57:00Z">
              <w:r>
                <w:rPr>
                  <w:rFonts w:ascii="Times New Roman" w:hAnsi="Times New Roman" w:cs="Times New Roman"/>
                  <w:sz w:val="24"/>
                  <w:szCs w:val="24"/>
                </w:rPr>
                <w:t>481</w:t>
              </w:r>
            </w:ins>
          </w:p>
        </w:tc>
        <w:tc>
          <w:tcPr>
            <w:tcW w:w="3106" w:type="dxa"/>
            <w:noWrap/>
          </w:tcPr>
          <w:p w14:paraId="40B9DBD4" w14:textId="375D3812" w:rsidR="00FA51CB" w:rsidRPr="00A26EAA" w:rsidRDefault="00DA6D76" w:rsidP="00E31B5B">
            <w:pPr>
              <w:rPr>
                <w:rFonts w:ascii="Times New Roman" w:hAnsi="Times New Roman" w:cs="Times New Roman"/>
                <w:sz w:val="24"/>
                <w:szCs w:val="24"/>
              </w:rPr>
            </w:pPr>
            <w:ins w:id="15" w:author="Gloria P. Manu" w:date="2026-02-20T19:04:00Z" w16du:dateUtc="2026-02-20T19:04:00Z">
              <w:r>
                <w:rPr>
                  <w:rFonts w:ascii="Times New Roman" w:hAnsi="Times New Roman" w:cs="Times New Roman"/>
                  <w:sz w:val="24"/>
                  <w:szCs w:val="24"/>
                </w:rPr>
                <w:t>142</w:t>
              </w:r>
            </w:ins>
          </w:p>
        </w:tc>
      </w:tr>
      <w:tr w:rsidR="00FA51CB" w:rsidRPr="00A26EAA" w14:paraId="6B041A92" w14:textId="77777777" w:rsidTr="00E31B5B">
        <w:trPr>
          <w:gridAfter w:val="1"/>
          <w:wAfter w:w="985" w:type="dxa"/>
          <w:trHeight w:val="288"/>
        </w:trPr>
        <w:tc>
          <w:tcPr>
            <w:tcW w:w="2335" w:type="dxa"/>
            <w:vMerge/>
            <w:hideMark/>
          </w:tcPr>
          <w:p w14:paraId="04599FEE" w14:textId="77777777" w:rsidR="00FA51CB" w:rsidRPr="00A26EAA" w:rsidRDefault="00FA51CB" w:rsidP="00E31B5B">
            <w:pPr>
              <w:rPr>
                <w:rFonts w:ascii="Times New Roman" w:hAnsi="Times New Roman" w:cs="Times New Roman"/>
                <w:sz w:val="24"/>
                <w:szCs w:val="24"/>
              </w:rPr>
            </w:pPr>
          </w:p>
        </w:tc>
        <w:tc>
          <w:tcPr>
            <w:tcW w:w="1440" w:type="dxa"/>
            <w:noWrap/>
            <w:hideMark/>
          </w:tcPr>
          <w:p w14:paraId="7D5912F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AJOL</w:t>
            </w:r>
          </w:p>
        </w:tc>
        <w:tc>
          <w:tcPr>
            <w:tcW w:w="1484" w:type="dxa"/>
            <w:noWrap/>
            <w:hideMark/>
          </w:tcPr>
          <w:p w14:paraId="5D3AC0EA" w14:textId="7A6D347C" w:rsidR="00FA51CB" w:rsidRPr="00A26EAA" w:rsidRDefault="00A827AD" w:rsidP="00E31B5B">
            <w:pPr>
              <w:rPr>
                <w:rFonts w:ascii="Times New Roman" w:hAnsi="Times New Roman" w:cs="Times New Roman"/>
                <w:sz w:val="24"/>
                <w:szCs w:val="24"/>
              </w:rPr>
            </w:pPr>
            <w:ins w:id="16" w:author="Gloria P. Manu" w:date="2026-02-20T18:57:00Z" w16du:dateUtc="2026-02-20T18:57:00Z">
              <w:r>
                <w:rPr>
                  <w:rFonts w:ascii="Times New Roman" w:hAnsi="Times New Roman" w:cs="Times New Roman"/>
                  <w:sz w:val="24"/>
                  <w:szCs w:val="24"/>
                </w:rPr>
                <w:t>236</w:t>
              </w:r>
            </w:ins>
          </w:p>
        </w:tc>
        <w:tc>
          <w:tcPr>
            <w:tcW w:w="3106" w:type="dxa"/>
            <w:noWrap/>
          </w:tcPr>
          <w:p w14:paraId="3207A9A6" w14:textId="71ACFC70" w:rsidR="00FA51CB" w:rsidRPr="00A26EAA" w:rsidRDefault="008B33FE" w:rsidP="00E31B5B">
            <w:pPr>
              <w:rPr>
                <w:rFonts w:ascii="Times New Roman" w:hAnsi="Times New Roman" w:cs="Times New Roman"/>
                <w:sz w:val="24"/>
                <w:szCs w:val="24"/>
              </w:rPr>
            </w:pPr>
            <w:ins w:id="17" w:author="Gloria P. Manu" w:date="2026-02-20T19:05:00Z" w16du:dateUtc="2026-02-20T19:05:00Z">
              <w:r>
                <w:rPr>
                  <w:rFonts w:ascii="Times New Roman" w:hAnsi="Times New Roman" w:cs="Times New Roman"/>
                  <w:sz w:val="24"/>
                  <w:szCs w:val="24"/>
                </w:rPr>
                <w:t>8</w:t>
              </w:r>
            </w:ins>
          </w:p>
        </w:tc>
      </w:tr>
      <w:tr w:rsidR="00FA51CB" w:rsidRPr="00A26EAA" w14:paraId="4A20552B" w14:textId="77777777" w:rsidTr="00E31B5B">
        <w:trPr>
          <w:gridAfter w:val="1"/>
          <w:wAfter w:w="985" w:type="dxa"/>
          <w:trHeight w:val="288"/>
        </w:trPr>
        <w:tc>
          <w:tcPr>
            <w:tcW w:w="2335" w:type="dxa"/>
            <w:vMerge w:val="restart"/>
            <w:noWrap/>
            <w:hideMark/>
          </w:tcPr>
          <w:p w14:paraId="177C4801"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Search strategy 4</w:t>
            </w:r>
          </w:p>
        </w:tc>
        <w:tc>
          <w:tcPr>
            <w:tcW w:w="1440" w:type="dxa"/>
            <w:noWrap/>
            <w:hideMark/>
          </w:tcPr>
          <w:p w14:paraId="15E316AC"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PubMed</w:t>
            </w:r>
          </w:p>
        </w:tc>
        <w:tc>
          <w:tcPr>
            <w:tcW w:w="1484" w:type="dxa"/>
            <w:noWrap/>
            <w:hideMark/>
          </w:tcPr>
          <w:p w14:paraId="43E982D3" w14:textId="4806934B" w:rsidR="00FA51CB" w:rsidRPr="00A26EAA" w:rsidRDefault="00A827AD" w:rsidP="00E31B5B">
            <w:pPr>
              <w:rPr>
                <w:rFonts w:ascii="Times New Roman" w:hAnsi="Times New Roman" w:cs="Times New Roman"/>
                <w:sz w:val="24"/>
                <w:szCs w:val="24"/>
              </w:rPr>
            </w:pPr>
            <w:ins w:id="18" w:author="Gloria P. Manu" w:date="2026-02-20T18:58:00Z" w16du:dateUtc="2026-02-20T18:58:00Z">
              <w:r>
                <w:rPr>
                  <w:rFonts w:ascii="Times New Roman" w:hAnsi="Times New Roman" w:cs="Times New Roman"/>
                  <w:sz w:val="24"/>
                  <w:szCs w:val="24"/>
                </w:rPr>
                <w:t>199</w:t>
              </w:r>
            </w:ins>
          </w:p>
        </w:tc>
        <w:tc>
          <w:tcPr>
            <w:tcW w:w="3106" w:type="dxa"/>
            <w:noWrap/>
          </w:tcPr>
          <w:p w14:paraId="704CB749" w14:textId="41080CF0" w:rsidR="00FA51CB" w:rsidRPr="00A26EAA" w:rsidRDefault="008B33FE" w:rsidP="00E31B5B">
            <w:pPr>
              <w:rPr>
                <w:rFonts w:ascii="Times New Roman" w:hAnsi="Times New Roman" w:cs="Times New Roman"/>
                <w:sz w:val="24"/>
                <w:szCs w:val="24"/>
              </w:rPr>
            </w:pPr>
            <w:ins w:id="19" w:author="Gloria P. Manu" w:date="2026-02-20T19:05:00Z" w16du:dateUtc="2026-02-20T19:05:00Z">
              <w:r>
                <w:rPr>
                  <w:rFonts w:ascii="Times New Roman" w:hAnsi="Times New Roman" w:cs="Times New Roman"/>
                  <w:sz w:val="24"/>
                  <w:szCs w:val="24"/>
                </w:rPr>
                <w:t>109</w:t>
              </w:r>
            </w:ins>
          </w:p>
        </w:tc>
      </w:tr>
      <w:tr w:rsidR="00FA51CB" w:rsidRPr="00A26EAA" w14:paraId="6A3E8F2C" w14:textId="77777777" w:rsidTr="00E31B5B">
        <w:trPr>
          <w:gridAfter w:val="1"/>
          <w:wAfter w:w="985" w:type="dxa"/>
          <w:trHeight w:val="288"/>
        </w:trPr>
        <w:tc>
          <w:tcPr>
            <w:tcW w:w="2335" w:type="dxa"/>
            <w:vMerge/>
            <w:hideMark/>
          </w:tcPr>
          <w:p w14:paraId="557030F4" w14:textId="77777777" w:rsidR="00FA51CB" w:rsidRPr="00A26EAA" w:rsidRDefault="00FA51CB" w:rsidP="00E31B5B">
            <w:pPr>
              <w:rPr>
                <w:rFonts w:ascii="Times New Roman" w:hAnsi="Times New Roman" w:cs="Times New Roman"/>
                <w:sz w:val="24"/>
                <w:szCs w:val="24"/>
              </w:rPr>
            </w:pPr>
          </w:p>
        </w:tc>
        <w:tc>
          <w:tcPr>
            <w:tcW w:w="1440" w:type="dxa"/>
            <w:noWrap/>
            <w:hideMark/>
          </w:tcPr>
          <w:p w14:paraId="4C12F4C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Scopus</w:t>
            </w:r>
          </w:p>
        </w:tc>
        <w:tc>
          <w:tcPr>
            <w:tcW w:w="1484" w:type="dxa"/>
            <w:noWrap/>
            <w:hideMark/>
          </w:tcPr>
          <w:p w14:paraId="0E4564F7" w14:textId="05D795E8" w:rsidR="00FA51CB" w:rsidRPr="00A26EAA" w:rsidRDefault="00AE4CBC" w:rsidP="00E31B5B">
            <w:pPr>
              <w:rPr>
                <w:rFonts w:ascii="Times New Roman" w:hAnsi="Times New Roman" w:cs="Times New Roman"/>
                <w:sz w:val="24"/>
                <w:szCs w:val="24"/>
              </w:rPr>
            </w:pPr>
            <w:ins w:id="20" w:author="Gloria P. Manu" w:date="2026-02-20T18:58:00Z" w16du:dateUtc="2026-02-20T18:58:00Z">
              <w:r>
                <w:rPr>
                  <w:rFonts w:ascii="Times New Roman" w:hAnsi="Times New Roman" w:cs="Times New Roman"/>
                  <w:sz w:val="24"/>
                  <w:szCs w:val="24"/>
                </w:rPr>
                <w:t>441</w:t>
              </w:r>
            </w:ins>
          </w:p>
        </w:tc>
        <w:tc>
          <w:tcPr>
            <w:tcW w:w="3106" w:type="dxa"/>
            <w:noWrap/>
          </w:tcPr>
          <w:p w14:paraId="173F1613" w14:textId="074E398B" w:rsidR="00FA51CB" w:rsidRPr="00A26EAA" w:rsidRDefault="005A35DD" w:rsidP="00E31B5B">
            <w:pPr>
              <w:rPr>
                <w:rFonts w:ascii="Times New Roman" w:hAnsi="Times New Roman" w:cs="Times New Roman"/>
                <w:sz w:val="24"/>
                <w:szCs w:val="24"/>
              </w:rPr>
            </w:pPr>
            <w:ins w:id="21" w:author="Gloria P. Manu" w:date="2026-02-20T19:21:00Z" w16du:dateUtc="2026-02-20T19:21:00Z">
              <w:r>
                <w:rPr>
                  <w:rFonts w:ascii="Times New Roman" w:hAnsi="Times New Roman" w:cs="Times New Roman"/>
                  <w:sz w:val="24"/>
                  <w:szCs w:val="24"/>
                </w:rPr>
                <w:t>41</w:t>
              </w:r>
            </w:ins>
          </w:p>
        </w:tc>
      </w:tr>
      <w:tr w:rsidR="00FA51CB" w:rsidRPr="00A26EAA" w14:paraId="5DA670B5" w14:textId="77777777" w:rsidTr="00E31B5B">
        <w:trPr>
          <w:gridAfter w:val="1"/>
          <w:wAfter w:w="985" w:type="dxa"/>
          <w:trHeight w:val="288"/>
        </w:trPr>
        <w:tc>
          <w:tcPr>
            <w:tcW w:w="2335" w:type="dxa"/>
            <w:vMerge/>
            <w:hideMark/>
          </w:tcPr>
          <w:p w14:paraId="7D0774A1" w14:textId="77777777" w:rsidR="00FA51CB" w:rsidRPr="00A26EAA" w:rsidRDefault="00FA51CB" w:rsidP="00E31B5B">
            <w:pPr>
              <w:rPr>
                <w:rFonts w:ascii="Times New Roman" w:hAnsi="Times New Roman" w:cs="Times New Roman"/>
                <w:sz w:val="24"/>
                <w:szCs w:val="24"/>
              </w:rPr>
            </w:pPr>
          </w:p>
        </w:tc>
        <w:tc>
          <w:tcPr>
            <w:tcW w:w="1440" w:type="dxa"/>
            <w:noWrap/>
            <w:hideMark/>
          </w:tcPr>
          <w:p w14:paraId="2212490A"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AJOL</w:t>
            </w:r>
          </w:p>
        </w:tc>
        <w:tc>
          <w:tcPr>
            <w:tcW w:w="1484" w:type="dxa"/>
            <w:noWrap/>
            <w:hideMark/>
          </w:tcPr>
          <w:p w14:paraId="3288C48C" w14:textId="4E678219" w:rsidR="00FA51CB" w:rsidRPr="00A26EAA" w:rsidRDefault="00AE4CBC" w:rsidP="00E31B5B">
            <w:pPr>
              <w:rPr>
                <w:rFonts w:ascii="Times New Roman" w:hAnsi="Times New Roman" w:cs="Times New Roman"/>
                <w:sz w:val="24"/>
                <w:szCs w:val="24"/>
              </w:rPr>
            </w:pPr>
            <w:ins w:id="22" w:author="Gloria P. Manu" w:date="2026-02-20T18:58:00Z" w16du:dateUtc="2026-02-20T18:58:00Z">
              <w:r>
                <w:rPr>
                  <w:rFonts w:ascii="Times New Roman" w:hAnsi="Times New Roman" w:cs="Times New Roman"/>
                  <w:sz w:val="24"/>
                  <w:szCs w:val="24"/>
                </w:rPr>
                <w:t>133</w:t>
              </w:r>
            </w:ins>
          </w:p>
        </w:tc>
        <w:tc>
          <w:tcPr>
            <w:tcW w:w="3106" w:type="dxa"/>
            <w:noWrap/>
          </w:tcPr>
          <w:p w14:paraId="43E90660" w14:textId="31A1DC5A" w:rsidR="00FA51CB" w:rsidRPr="00A26EAA" w:rsidRDefault="00130E91" w:rsidP="00E31B5B">
            <w:pPr>
              <w:rPr>
                <w:rFonts w:ascii="Times New Roman" w:hAnsi="Times New Roman" w:cs="Times New Roman"/>
                <w:sz w:val="24"/>
                <w:szCs w:val="24"/>
              </w:rPr>
            </w:pPr>
            <w:ins w:id="23" w:author="Gloria P. Manu" w:date="2026-02-20T19:06:00Z" w16du:dateUtc="2026-02-20T19:06:00Z">
              <w:r>
                <w:rPr>
                  <w:rFonts w:ascii="Times New Roman" w:hAnsi="Times New Roman" w:cs="Times New Roman"/>
                  <w:sz w:val="24"/>
                  <w:szCs w:val="24"/>
                </w:rPr>
                <w:t>7</w:t>
              </w:r>
            </w:ins>
          </w:p>
        </w:tc>
      </w:tr>
      <w:tr w:rsidR="00FA51CB" w:rsidRPr="00A26EAA" w14:paraId="66220CF0" w14:textId="77777777" w:rsidTr="00E31B5B">
        <w:trPr>
          <w:gridAfter w:val="1"/>
          <w:wAfter w:w="985" w:type="dxa"/>
          <w:trHeight w:val="288"/>
        </w:trPr>
        <w:tc>
          <w:tcPr>
            <w:tcW w:w="2335" w:type="dxa"/>
            <w:vMerge w:val="restart"/>
            <w:noWrap/>
            <w:hideMark/>
          </w:tcPr>
          <w:p w14:paraId="553EB5CE"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Search strategy 5</w:t>
            </w:r>
          </w:p>
        </w:tc>
        <w:tc>
          <w:tcPr>
            <w:tcW w:w="1440" w:type="dxa"/>
            <w:noWrap/>
            <w:hideMark/>
          </w:tcPr>
          <w:p w14:paraId="61D188C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PubMed</w:t>
            </w:r>
          </w:p>
        </w:tc>
        <w:tc>
          <w:tcPr>
            <w:tcW w:w="1484" w:type="dxa"/>
            <w:noWrap/>
            <w:hideMark/>
          </w:tcPr>
          <w:p w14:paraId="3E7A5965"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2</w:t>
            </w:r>
          </w:p>
        </w:tc>
        <w:tc>
          <w:tcPr>
            <w:tcW w:w="3106" w:type="dxa"/>
            <w:noWrap/>
          </w:tcPr>
          <w:p w14:paraId="76C45C9E"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2</w:t>
            </w:r>
          </w:p>
        </w:tc>
      </w:tr>
      <w:tr w:rsidR="00FA51CB" w:rsidRPr="00A26EAA" w14:paraId="38265B34" w14:textId="77777777" w:rsidTr="00E31B5B">
        <w:trPr>
          <w:gridAfter w:val="1"/>
          <w:wAfter w:w="985" w:type="dxa"/>
          <w:trHeight w:val="288"/>
        </w:trPr>
        <w:tc>
          <w:tcPr>
            <w:tcW w:w="2335" w:type="dxa"/>
            <w:vMerge/>
            <w:hideMark/>
          </w:tcPr>
          <w:p w14:paraId="435730A0" w14:textId="77777777" w:rsidR="00FA51CB" w:rsidRPr="00A26EAA" w:rsidRDefault="00FA51CB" w:rsidP="00E31B5B">
            <w:pPr>
              <w:rPr>
                <w:rFonts w:ascii="Times New Roman" w:hAnsi="Times New Roman" w:cs="Times New Roman"/>
                <w:sz w:val="24"/>
                <w:szCs w:val="24"/>
              </w:rPr>
            </w:pPr>
          </w:p>
        </w:tc>
        <w:tc>
          <w:tcPr>
            <w:tcW w:w="1440" w:type="dxa"/>
            <w:noWrap/>
            <w:hideMark/>
          </w:tcPr>
          <w:p w14:paraId="02F13103"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Scopus</w:t>
            </w:r>
          </w:p>
        </w:tc>
        <w:tc>
          <w:tcPr>
            <w:tcW w:w="1484" w:type="dxa"/>
            <w:noWrap/>
            <w:hideMark/>
          </w:tcPr>
          <w:p w14:paraId="79F1ED1E" w14:textId="5F74C7A7" w:rsidR="00FA51CB" w:rsidRPr="00A26EAA" w:rsidRDefault="00C6364A" w:rsidP="00E31B5B">
            <w:pPr>
              <w:rPr>
                <w:rFonts w:ascii="Times New Roman" w:hAnsi="Times New Roman" w:cs="Times New Roman"/>
                <w:sz w:val="24"/>
                <w:szCs w:val="24"/>
              </w:rPr>
            </w:pPr>
            <w:ins w:id="24" w:author="Gloria P. Manu" w:date="2026-02-20T18:58:00Z" w16du:dateUtc="2026-02-20T18:58:00Z">
              <w:r>
                <w:rPr>
                  <w:rFonts w:ascii="Times New Roman" w:hAnsi="Times New Roman" w:cs="Times New Roman"/>
                  <w:sz w:val="24"/>
                  <w:szCs w:val="24"/>
                </w:rPr>
                <w:t>2</w:t>
              </w:r>
            </w:ins>
            <w:ins w:id="25" w:author="Gloria P. Manu" w:date="2026-02-20T18:59:00Z" w16du:dateUtc="2026-02-20T18:59:00Z">
              <w:r>
                <w:rPr>
                  <w:rFonts w:ascii="Times New Roman" w:hAnsi="Times New Roman" w:cs="Times New Roman"/>
                  <w:sz w:val="24"/>
                  <w:szCs w:val="24"/>
                </w:rPr>
                <w:t>05</w:t>
              </w:r>
            </w:ins>
          </w:p>
        </w:tc>
        <w:tc>
          <w:tcPr>
            <w:tcW w:w="3106" w:type="dxa"/>
            <w:noWrap/>
          </w:tcPr>
          <w:p w14:paraId="51229E79" w14:textId="04863972" w:rsidR="00FA51CB" w:rsidRPr="00A26EAA" w:rsidRDefault="00B849A9" w:rsidP="00E31B5B">
            <w:pPr>
              <w:rPr>
                <w:rFonts w:ascii="Times New Roman" w:hAnsi="Times New Roman" w:cs="Times New Roman"/>
                <w:sz w:val="24"/>
                <w:szCs w:val="24"/>
              </w:rPr>
            </w:pPr>
            <w:ins w:id="26" w:author="Gloria P. Manu" w:date="2026-02-20T19:08:00Z" w16du:dateUtc="2026-02-20T19:08:00Z">
              <w:r w:rsidRPr="00A26EAA">
                <w:rPr>
                  <w:rFonts w:ascii="Times New Roman" w:hAnsi="Times New Roman" w:cs="Times New Roman"/>
                  <w:sz w:val="24"/>
                  <w:szCs w:val="24"/>
                </w:rPr>
                <w:t>4</w:t>
              </w:r>
              <w:r>
                <w:rPr>
                  <w:rFonts w:ascii="Times New Roman" w:hAnsi="Times New Roman" w:cs="Times New Roman"/>
                  <w:sz w:val="24"/>
                  <w:szCs w:val="24"/>
                </w:rPr>
                <w:t>4</w:t>
              </w:r>
            </w:ins>
          </w:p>
        </w:tc>
      </w:tr>
      <w:tr w:rsidR="00FA51CB" w:rsidRPr="00A26EAA" w14:paraId="6A374F2B" w14:textId="77777777" w:rsidTr="00E31B5B">
        <w:trPr>
          <w:gridAfter w:val="1"/>
          <w:wAfter w:w="985" w:type="dxa"/>
          <w:trHeight w:val="288"/>
        </w:trPr>
        <w:tc>
          <w:tcPr>
            <w:tcW w:w="2335" w:type="dxa"/>
            <w:vMerge/>
            <w:hideMark/>
          </w:tcPr>
          <w:p w14:paraId="3285AC2A" w14:textId="77777777" w:rsidR="00FA51CB" w:rsidRPr="00A26EAA" w:rsidRDefault="00FA51CB" w:rsidP="00E31B5B">
            <w:pPr>
              <w:rPr>
                <w:rFonts w:ascii="Times New Roman" w:hAnsi="Times New Roman" w:cs="Times New Roman"/>
                <w:sz w:val="24"/>
                <w:szCs w:val="24"/>
              </w:rPr>
            </w:pPr>
          </w:p>
        </w:tc>
        <w:tc>
          <w:tcPr>
            <w:tcW w:w="1440" w:type="dxa"/>
            <w:noWrap/>
            <w:hideMark/>
          </w:tcPr>
          <w:p w14:paraId="4D2A8BA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AJOL</w:t>
            </w:r>
          </w:p>
        </w:tc>
        <w:tc>
          <w:tcPr>
            <w:tcW w:w="1484" w:type="dxa"/>
            <w:noWrap/>
            <w:hideMark/>
          </w:tcPr>
          <w:p w14:paraId="743CF2BD" w14:textId="2DA72C1D" w:rsidR="00FA51CB" w:rsidRPr="00A26EAA" w:rsidRDefault="00C6364A" w:rsidP="00E31B5B">
            <w:pPr>
              <w:rPr>
                <w:rFonts w:ascii="Times New Roman" w:hAnsi="Times New Roman" w:cs="Times New Roman"/>
                <w:sz w:val="24"/>
                <w:szCs w:val="24"/>
              </w:rPr>
            </w:pPr>
            <w:ins w:id="27" w:author="Gloria P. Manu" w:date="2026-02-20T18:59:00Z" w16du:dateUtc="2026-02-20T18:59:00Z">
              <w:r w:rsidRPr="00A26EAA">
                <w:rPr>
                  <w:rFonts w:ascii="Times New Roman" w:hAnsi="Times New Roman" w:cs="Times New Roman"/>
                  <w:sz w:val="24"/>
                  <w:szCs w:val="24"/>
                </w:rPr>
                <w:t>9</w:t>
              </w:r>
              <w:r>
                <w:rPr>
                  <w:rFonts w:ascii="Times New Roman" w:hAnsi="Times New Roman" w:cs="Times New Roman"/>
                  <w:sz w:val="24"/>
                  <w:szCs w:val="24"/>
                </w:rPr>
                <w:t>6</w:t>
              </w:r>
            </w:ins>
          </w:p>
        </w:tc>
        <w:tc>
          <w:tcPr>
            <w:tcW w:w="3106" w:type="dxa"/>
            <w:noWrap/>
          </w:tcPr>
          <w:p w14:paraId="613931C5" w14:textId="088FD2FA" w:rsidR="00FA51CB" w:rsidRPr="00A26EAA" w:rsidRDefault="00D13F36" w:rsidP="00E31B5B">
            <w:pPr>
              <w:rPr>
                <w:rFonts w:ascii="Times New Roman" w:hAnsi="Times New Roman" w:cs="Times New Roman"/>
                <w:sz w:val="24"/>
                <w:szCs w:val="24"/>
              </w:rPr>
            </w:pPr>
            <w:ins w:id="28" w:author="Gloria P. Manu" w:date="2026-02-20T19:09:00Z" w16du:dateUtc="2026-02-20T19:09:00Z">
              <w:r>
                <w:rPr>
                  <w:rFonts w:ascii="Times New Roman" w:hAnsi="Times New Roman" w:cs="Times New Roman"/>
                  <w:sz w:val="24"/>
                  <w:szCs w:val="24"/>
                </w:rPr>
                <w:t>9</w:t>
              </w:r>
            </w:ins>
          </w:p>
        </w:tc>
      </w:tr>
      <w:tr w:rsidR="00FA51CB" w:rsidRPr="00A26EAA" w14:paraId="0715C457" w14:textId="77777777" w:rsidTr="00E31B5B">
        <w:trPr>
          <w:gridAfter w:val="1"/>
          <w:wAfter w:w="985" w:type="dxa"/>
          <w:trHeight w:val="288"/>
        </w:trPr>
        <w:tc>
          <w:tcPr>
            <w:tcW w:w="2335" w:type="dxa"/>
          </w:tcPr>
          <w:p w14:paraId="66E5277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TOTAL</w:t>
            </w:r>
          </w:p>
        </w:tc>
        <w:tc>
          <w:tcPr>
            <w:tcW w:w="1440" w:type="dxa"/>
            <w:noWrap/>
          </w:tcPr>
          <w:p w14:paraId="00271FCD" w14:textId="77777777" w:rsidR="00FA51CB" w:rsidRPr="00A26EAA" w:rsidRDefault="00FA51CB" w:rsidP="00E31B5B">
            <w:pPr>
              <w:rPr>
                <w:rFonts w:ascii="Times New Roman" w:hAnsi="Times New Roman" w:cs="Times New Roman"/>
                <w:sz w:val="24"/>
                <w:szCs w:val="24"/>
              </w:rPr>
            </w:pPr>
          </w:p>
        </w:tc>
        <w:tc>
          <w:tcPr>
            <w:tcW w:w="1484" w:type="dxa"/>
            <w:noWrap/>
          </w:tcPr>
          <w:p w14:paraId="77FBB7B6" w14:textId="07AC47CB" w:rsidR="00FA51CB" w:rsidRPr="00A26EAA" w:rsidRDefault="002F18FD" w:rsidP="00E31B5B">
            <w:pPr>
              <w:rPr>
                <w:rFonts w:ascii="Times New Roman" w:hAnsi="Times New Roman" w:cs="Times New Roman"/>
                <w:sz w:val="24"/>
                <w:szCs w:val="24"/>
              </w:rPr>
            </w:pPr>
            <w:ins w:id="29" w:author="Gloria P. Manu" w:date="2026-02-20T19:01:00Z" w16du:dateUtc="2026-02-20T19:01:00Z">
              <w:r>
                <w:rPr>
                  <w:rFonts w:ascii="Times New Roman" w:hAnsi="Times New Roman" w:cs="Times New Roman"/>
                  <w:sz w:val="24"/>
                  <w:szCs w:val="24"/>
                </w:rPr>
                <w:t>4</w:t>
              </w:r>
              <w:r w:rsidR="007D1C0E">
                <w:rPr>
                  <w:rFonts w:ascii="Times New Roman" w:hAnsi="Times New Roman" w:cs="Times New Roman"/>
                  <w:sz w:val="24"/>
                  <w:szCs w:val="24"/>
                </w:rPr>
                <w:t>,170</w:t>
              </w:r>
            </w:ins>
          </w:p>
        </w:tc>
        <w:tc>
          <w:tcPr>
            <w:tcW w:w="3106" w:type="dxa"/>
            <w:noWrap/>
          </w:tcPr>
          <w:p w14:paraId="0EC3C2D3" w14:textId="1887A008" w:rsidR="00FA51CB" w:rsidRPr="00A26EAA" w:rsidRDefault="002317A3" w:rsidP="00E31B5B">
            <w:pPr>
              <w:rPr>
                <w:rFonts w:ascii="Times New Roman" w:hAnsi="Times New Roman" w:cs="Times New Roman"/>
                <w:sz w:val="24"/>
                <w:szCs w:val="24"/>
              </w:rPr>
            </w:pPr>
            <w:ins w:id="30" w:author="Gloria P. Manu" w:date="2026-02-20T19:16:00Z" w16du:dateUtc="2026-02-20T19:16:00Z">
              <w:r>
                <w:rPr>
                  <w:rFonts w:ascii="Times New Roman" w:hAnsi="Times New Roman" w:cs="Times New Roman"/>
                  <w:sz w:val="24"/>
                  <w:szCs w:val="24"/>
                </w:rPr>
                <w:t>67</w:t>
              </w:r>
            </w:ins>
            <w:ins w:id="31" w:author="Gloria P. Manu" w:date="2026-02-20T19:21:00Z" w16du:dateUtc="2026-02-20T19:21:00Z">
              <w:r w:rsidR="005A35DD">
                <w:rPr>
                  <w:rFonts w:ascii="Times New Roman" w:hAnsi="Times New Roman" w:cs="Times New Roman"/>
                  <w:sz w:val="24"/>
                  <w:szCs w:val="24"/>
                </w:rPr>
                <w:t>9</w:t>
              </w:r>
            </w:ins>
          </w:p>
        </w:tc>
      </w:tr>
      <w:tr w:rsidR="00FA51CB" w:rsidRPr="00A26EAA" w14:paraId="22AA2B28" w14:textId="77777777" w:rsidTr="00E31B5B">
        <w:tc>
          <w:tcPr>
            <w:tcW w:w="9350" w:type="dxa"/>
            <w:gridSpan w:val="5"/>
          </w:tcPr>
          <w:p w14:paraId="6919ED1C" w14:textId="77777777" w:rsidR="00FA51CB" w:rsidRPr="00A26EAA" w:rsidRDefault="00FA51CB" w:rsidP="00E31B5B">
            <w:pPr>
              <w:rPr>
                <w:rFonts w:ascii="Times New Roman" w:hAnsi="Times New Roman" w:cs="Times New Roman"/>
                <w:b/>
                <w:bCs/>
                <w:sz w:val="24"/>
                <w:szCs w:val="24"/>
              </w:rPr>
            </w:pPr>
            <w:r w:rsidRPr="00A26EAA">
              <w:rPr>
                <w:rFonts w:ascii="Times New Roman" w:hAnsi="Times New Roman" w:cs="Times New Roman"/>
                <w:b/>
                <w:bCs/>
                <w:sz w:val="24"/>
                <w:szCs w:val="24"/>
              </w:rPr>
              <w:t>Search Strategy 1</w:t>
            </w:r>
          </w:p>
        </w:tc>
      </w:tr>
      <w:tr w:rsidR="00FA51CB" w:rsidRPr="00A26EAA" w14:paraId="2989BE44" w14:textId="77777777" w:rsidTr="00E31B5B">
        <w:tc>
          <w:tcPr>
            <w:tcW w:w="9350" w:type="dxa"/>
            <w:gridSpan w:val="5"/>
          </w:tcPr>
          <w:p w14:paraId="75466B2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("COVID-19" OR "SARS-CoV-2") AND ("immunological factors" OR "immune response" OR "ACE2 ") AND ("Africa" OR "African populations" OR "Algeria" OR "Angola" OR "Benin" OR "Botswana" OR "Burkina Faso" OR "Burundi" OR "Cabo Verde" OR "Cameroon" OR "Central African Republic" OR "Chad" OR "Comoros" OR "Congo" OR "Democratic Republic of the Congo" OR "Djibouti" OR "Egypt" OR "Equatorial Guinea" OR "Eritrea" OR "Eswatini" OR "Ethiopia" OR "Gabon" OR "Gambia" OR "Ghana" OR "Guinea" OR "Guinea-Bissau" OR "Ivory Coast" OR "Kenya" OR "Lesotho" OR "Liberia" OR "Libya" OR "Madagascar" OR "Malawi" OR "Mali" OR "Mauritania" OR "Mauritius" OR "Morocco" OR "Mozambique" OR "Namibia" OR "Niger" OR "Nigeria" OR "Rwanda" OR "Sao Tome and Principe" OR "Senegal" OR "Seychelles" OR "Sierra Leone" OR "Somalia" OR "South Africa" OR "South Sudan" OR "Sudan" OR "Tanzania" OR "Togo" OR "Tunisia" OR "Uganda" OR "Zambia" OR "Zimbabwe")</w:t>
            </w:r>
          </w:p>
        </w:tc>
      </w:tr>
      <w:tr w:rsidR="00FA51CB" w:rsidRPr="00A26EAA" w14:paraId="6B889746" w14:textId="77777777" w:rsidTr="00E31B5B">
        <w:tc>
          <w:tcPr>
            <w:tcW w:w="9350" w:type="dxa"/>
            <w:gridSpan w:val="5"/>
          </w:tcPr>
          <w:p w14:paraId="2454FD5D" w14:textId="77777777" w:rsidR="00FA51CB" w:rsidRPr="00A26EAA" w:rsidRDefault="00FA51CB" w:rsidP="00E31B5B">
            <w:pPr>
              <w:rPr>
                <w:rFonts w:ascii="Times New Roman" w:hAnsi="Times New Roman" w:cs="Times New Roman"/>
                <w:b/>
                <w:bCs/>
                <w:sz w:val="24"/>
                <w:szCs w:val="24"/>
              </w:rPr>
            </w:pPr>
            <w:r w:rsidRPr="00A26EAA">
              <w:rPr>
                <w:rFonts w:ascii="Times New Roman" w:hAnsi="Times New Roman" w:cs="Times New Roman"/>
                <w:b/>
                <w:bCs/>
                <w:sz w:val="24"/>
                <w:szCs w:val="24"/>
              </w:rPr>
              <w:t>Search Strategy 2</w:t>
            </w:r>
          </w:p>
        </w:tc>
      </w:tr>
      <w:tr w:rsidR="00FA51CB" w:rsidRPr="00A26EAA" w14:paraId="5B03F27B" w14:textId="77777777" w:rsidTr="00E31B5B">
        <w:tc>
          <w:tcPr>
            <w:tcW w:w="9350" w:type="dxa"/>
            <w:gridSpan w:val="5"/>
          </w:tcPr>
          <w:p w14:paraId="72204500"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("COVID-19" OR "SARS-CoV-2") AND ("immunological response" OR "immune response" OR “immunity" OR “ACE2" OR “ACE2 polymorphism” OR “ACE2 variants”) AND ("Africa" OR "African populations")</w:t>
            </w:r>
          </w:p>
        </w:tc>
      </w:tr>
      <w:tr w:rsidR="00FA51CB" w:rsidRPr="00A26EAA" w14:paraId="09C2BB68" w14:textId="77777777" w:rsidTr="00E31B5B">
        <w:tc>
          <w:tcPr>
            <w:tcW w:w="9350" w:type="dxa"/>
            <w:gridSpan w:val="5"/>
          </w:tcPr>
          <w:p w14:paraId="417A3EA9" w14:textId="77777777" w:rsidR="00FA51CB" w:rsidRPr="00A26EAA" w:rsidRDefault="00FA51CB" w:rsidP="00E31B5B">
            <w:pPr>
              <w:rPr>
                <w:rFonts w:ascii="Times New Roman" w:hAnsi="Times New Roman" w:cs="Times New Roman"/>
                <w:b/>
                <w:bCs/>
                <w:sz w:val="24"/>
                <w:szCs w:val="24"/>
              </w:rPr>
            </w:pPr>
            <w:r w:rsidRPr="00A26EAA">
              <w:rPr>
                <w:rFonts w:ascii="Times New Roman" w:hAnsi="Times New Roman" w:cs="Times New Roman"/>
                <w:b/>
                <w:bCs/>
                <w:sz w:val="24"/>
                <w:szCs w:val="24"/>
              </w:rPr>
              <w:t>Search Strategy 3</w:t>
            </w:r>
          </w:p>
        </w:tc>
      </w:tr>
      <w:tr w:rsidR="00FA51CB" w:rsidRPr="00A26EAA" w14:paraId="17C5A911" w14:textId="77777777" w:rsidTr="00E31B5B">
        <w:tc>
          <w:tcPr>
            <w:tcW w:w="9350" w:type="dxa"/>
            <w:gridSpan w:val="5"/>
          </w:tcPr>
          <w:p w14:paraId="0E9C2860"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lastRenderedPageBreak/>
              <w:t>("Africa" OR "African populations") AND ("immune response" OR "cytokines" OR "T-cells" OR "immune diversity" OR "ACE2 receptor" OR "angiotensin-converting enzyme 2" OR "SARS-CoV-2 receptor") AND “COVID-19”</w:t>
            </w:r>
          </w:p>
        </w:tc>
      </w:tr>
      <w:tr w:rsidR="00FA51CB" w:rsidRPr="00A26EAA" w14:paraId="666179E7" w14:textId="77777777" w:rsidTr="00E31B5B">
        <w:tc>
          <w:tcPr>
            <w:tcW w:w="9350" w:type="dxa"/>
            <w:gridSpan w:val="5"/>
          </w:tcPr>
          <w:p w14:paraId="14F3C1E0" w14:textId="77777777" w:rsidR="00FA51CB" w:rsidRPr="00A26EAA" w:rsidRDefault="00FA51CB" w:rsidP="00E31B5B">
            <w:pPr>
              <w:rPr>
                <w:rFonts w:ascii="Times New Roman" w:hAnsi="Times New Roman" w:cs="Times New Roman"/>
                <w:b/>
                <w:bCs/>
                <w:sz w:val="24"/>
                <w:szCs w:val="24"/>
              </w:rPr>
            </w:pPr>
            <w:r w:rsidRPr="00A26EAA">
              <w:rPr>
                <w:rFonts w:ascii="Times New Roman" w:hAnsi="Times New Roman" w:cs="Times New Roman"/>
                <w:b/>
                <w:bCs/>
                <w:sz w:val="24"/>
                <w:szCs w:val="24"/>
              </w:rPr>
              <w:t>Search Strategy 4</w:t>
            </w:r>
          </w:p>
        </w:tc>
      </w:tr>
      <w:tr w:rsidR="00FA51CB" w:rsidRPr="00A26EAA" w14:paraId="277919F1" w14:textId="77777777" w:rsidTr="00E31B5B">
        <w:tc>
          <w:tcPr>
            <w:tcW w:w="9350" w:type="dxa"/>
            <w:gridSpan w:val="5"/>
          </w:tcPr>
          <w:p w14:paraId="448E705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 xml:space="preserve">“Immune responses” OR “Immunological Responses” OR “Immunogenic factors” AND “COVID-19” OR “SARS-CoV-2” AND “Africa” OR “Africans” OR “African population” </w:t>
            </w:r>
          </w:p>
        </w:tc>
      </w:tr>
      <w:tr w:rsidR="00FA51CB" w:rsidRPr="00A26EAA" w14:paraId="4C21F51F" w14:textId="77777777" w:rsidTr="00E31B5B">
        <w:tc>
          <w:tcPr>
            <w:tcW w:w="9350" w:type="dxa"/>
            <w:gridSpan w:val="5"/>
          </w:tcPr>
          <w:p w14:paraId="6BE505F2" w14:textId="77777777" w:rsidR="00FA51CB" w:rsidRPr="00A26EAA" w:rsidRDefault="00FA51CB" w:rsidP="00E31B5B">
            <w:pPr>
              <w:rPr>
                <w:rFonts w:ascii="Times New Roman" w:hAnsi="Times New Roman" w:cs="Times New Roman"/>
                <w:b/>
                <w:bCs/>
                <w:sz w:val="24"/>
                <w:szCs w:val="24"/>
              </w:rPr>
            </w:pPr>
            <w:r w:rsidRPr="00A26EAA">
              <w:rPr>
                <w:rFonts w:ascii="Times New Roman" w:hAnsi="Times New Roman" w:cs="Times New Roman"/>
                <w:b/>
                <w:bCs/>
                <w:sz w:val="24"/>
                <w:szCs w:val="24"/>
              </w:rPr>
              <w:t>Search Strategy 5</w:t>
            </w:r>
          </w:p>
        </w:tc>
      </w:tr>
      <w:tr w:rsidR="00FA51CB" w:rsidRPr="00A26EAA" w14:paraId="2E1DA81E" w14:textId="77777777" w:rsidTr="00E31B5B">
        <w:tc>
          <w:tcPr>
            <w:tcW w:w="9350" w:type="dxa"/>
            <w:gridSpan w:val="5"/>
          </w:tcPr>
          <w:p w14:paraId="4DC588C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(“ACE2” OR "ACE2 variants" OR "ACE2 Polymorphisms" OR "ACE2 SNPS") AND ("COVID-19" OR "SARS-CoV-2") AND (Africa OR Africans OR "African population")</w:t>
            </w:r>
          </w:p>
        </w:tc>
      </w:tr>
    </w:tbl>
    <w:p w14:paraId="42C74E9B" w14:textId="77777777" w:rsidR="00FA51CB" w:rsidRPr="00A26EAA" w:rsidRDefault="00FA51CB" w:rsidP="00FA51CB">
      <w:pPr>
        <w:rPr>
          <w:rFonts w:ascii="Times New Roman" w:hAnsi="Times New Roman" w:cs="Times New Roman"/>
          <w:sz w:val="24"/>
          <w:szCs w:val="24"/>
        </w:rPr>
      </w:pPr>
    </w:p>
    <w:p w14:paraId="731F63A0" w14:textId="65BD618E" w:rsidR="00FA51CB" w:rsidRPr="00A26EAA" w:rsidRDefault="00FA51CB" w:rsidP="00FA51CB">
      <w:pPr>
        <w:rPr>
          <w:rFonts w:ascii="Times New Roman" w:hAnsi="Times New Roman" w:cs="Times New Roman"/>
          <w:sz w:val="24"/>
          <w:szCs w:val="24"/>
        </w:rPr>
      </w:pPr>
      <w:r w:rsidRPr="00A26EAA">
        <w:rPr>
          <w:rFonts w:ascii="Times New Roman" w:hAnsi="Times New Roman" w:cs="Times New Roman"/>
          <w:sz w:val="24"/>
          <w:szCs w:val="24"/>
        </w:rPr>
        <w:t>Table S</w:t>
      </w:r>
      <w:r w:rsidR="003F1704" w:rsidRPr="00A26EAA">
        <w:rPr>
          <w:rFonts w:ascii="Times New Roman" w:hAnsi="Times New Roman" w:cs="Times New Roman"/>
          <w:sz w:val="24"/>
          <w:szCs w:val="24"/>
        </w:rPr>
        <w:t>3</w:t>
      </w:r>
      <w:r w:rsidRPr="00A26EAA">
        <w:rPr>
          <w:rFonts w:ascii="Times New Roman" w:hAnsi="Times New Roman" w:cs="Times New Roman"/>
          <w:sz w:val="24"/>
          <w:szCs w:val="24"/>
        </w:rPr>
        <w:t>: Risk of Bias Assessment Questionnaire and Score</w:t>
      </w:r>
    </w:p>
    <w:tbl>
      <w:tblPr>
        <w:tblStyle w:val="TableGrid"/>
        <w:tblW w:w="0" w:type="auto"/>
        <w:tblLook w:val="04A0" w:firstRow="1" w:lastRow="0" w:firstColumn="1" w:lastColumn="0" w:noHBand="0" w:noVBand="1"/>
      </w:tblPr>
      <w:tblGrid>
        <w:gridCol w:w="1165"/>
        <w:gridCol w:w="1710"/>
        <w:gridCol w:w="4590"/>
        <w:gridCol w:w="1175"/>
      </w:tblGrid>
      <w:tr w:rsidR="00FA51CB" w:rsidRPr="00A26EAA" w14:paraId="37C4B587" w14:textId="77777777" w:rsidTr="00E31B5B">
        <w:tc>
          <w:tcPr>
            <w:tcW w:w="1165" w:type="dxa"/>
          </w:tcPr>
          <w:p w14:paraId="163DF0BB"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Item No.</w:t>
            </w:r>
          </w:p>
        </w:tc>
        <w:tc>
          <w:tcPr>
            <w:tcW w:w="1710" w:type="dxa"/>
          </w:tcPr>
          <w:p w14:paraId="6148F64C"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Domain</w:t>
            </w:r>
          </w:p>
        </w:tc>
        <w:tc>
          <w:tcPr>
            <w:tcW w:w="4590" w:type="dxa"/>
          </w:tcPr>
          <w:p w14:paraId="471D9C92"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Assessment Question</w:t>
            </w:r>
          </w:p>
        </w:tc>
        <w:tc>
          <w:tcPr>
            <w:tcW w:w="1175" w:type="dxa"/>
          </w:tcPr>
          <w:p w14:paraId="560C7A82"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Score (</w:t>
            </w:r>
            <w:r w:rsidRPr="00A26EAA">
              <w:rPr>
                <w:rFonts w:ascii="Segoe UI Symbol" w:hAnsi="Segoe UI Symbol" w:cs="Segoe UI Symbol"/>
                <w:sz w:val="24"/>
                <w:szCs w:val="24"/>
                <w:lang w:val="en-US"/>
              </w:rPr>
              <w:t>★</w:t>
            </w:r>
            <w:r w:rsidRPr="00A26EAA">
              <w:rPr>
                <w:rFonts w:ascii="Times New Roman" w:hAnsi="Times New Roman" w:cs="Times New Roman"/>
                <w:sz w:val="24"/>
                <w:szCs w:val="24"/>
                <w:lang w:val="en-US"/>
              </w:rPr>
              <w:t xml:space="preserve"> / 0)</w:t>
            </w:r>
          </w:p>
        </w:tc>
      </w:tr>
      <w:tr w:rsidR="00FA51CB" w:rsidRPr="00A26EAA" w14:paraId="5CC46C8E" w14:textId="77777777" w:rsidTr="00E31B5B">
        <w:tc>
          <w:tcPr>
            <w:tcW w:w="1165" w:type="dxa"/>
          </w:tcPr>
          <w:p w14:paraId="1074CFE4"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1</w:t>
            </w:r>
          </w:p>
        </w:tc>
        <w:tc>
          <w:tcPr>
            <w:tcW w:w="1710" w:type="dxa"/>
          </w:tcPr>
          <w:p w14:paraId="6C581B1E"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Selection</w:t>
            </w:r>
          </w:p>
        </w:tc>
        <w:tc>
          <w:tcPr>
            <w:tcW w:w="4590" w:type="dxa"/>
          </w:tcPr>
          <w:p w14:paraId="0B153E12"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Is the case definition adequate?</w:t>
            </w:r>
          </w:p>
        </w:tc>
        <w:tc>
          <w:tcPr>
            <w:tcW w:w="1175" w:type="dxa"/>
          </w:tcPr>
          <w:p w14:paraId="48FAE8DE" w14:textId="77777777" w:rsidR="00FA51CB" w:rsidRPr="00A26EAA" w:rsidRDefault="00FA51CB" w:rsidP="00E31B5B">
            <w:pPr>
              <w:spacing w:after="160" w:line="259" w:lineRule="auto"/>
              <w:rPr>
                <w:rFonts w:ascii="Times New Roman" w:hAnsi="Times New Roman" w:cs="Times New Roman"/>
                <w:sz w:val="24"/>
                <w:szCs w:val="24"/>
                <w:lang w:val="en-US"/>
              </w:rPr>
            </w:pPr>
          </w:p>
        </w:tc>
      </w:tr>
      <w:tr w:rsidR="00FA51CB" w:rsidRPr="00A26EAA" w14:paraId="255381E1" w14:textId="77777777" w:rsidTr="00E31B5B">
        <w:tc>
          <w:tcPr>
            <w:tcW w:w="1165" w:type="dxa"/>
          </w:tcPr>
          <w:p w14:paraId="7685709B"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2</w:t>
            </w:r>
          </w:p>
        </w:tc>
        <w:tc>
          <w:tcPr>
            <w:tcW w:w="1710" w:type="dxa"/>
          </w:tcPr>
          <w:p w14:paraId="783DCF29"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Selection</w:t>
            </w:r>
          </w:p>
        </w:tc>
        <w:tc>
          <w:tcPr>
            <w:tcW w:w="4590" w:type="dxa"/>
          </w:tcPr>
          <w:p w14:paraId="7641449D"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Are the cases representative?</w:t>
            </w:r>
          </w:p>
        </w:tc>
        <w:tc>
          <w:tcPr>
            <w:tcW w:w="1175" w:type="dxa"/>
          </w:tcPr>
          <w:p w14:paraId="40F22A74" w14:textId="77777777" w:rsidR="00FA51CB" w:rsidRPr="00A26EAA" w:rsidRDefault="00FA51CB" w:rsidP="00E31B5B">
            <w:pPr>
              <w:spacing w:after="160" w:line="259" w:lineRule="auto"/>
              <w:rPr>
                <w:rFonts w:ascii="Times New Roman" w:hAnsi="Times New Roman" w:cs="Times New Roman"/>
                <w:sz w:val="24"/>
                <w:szCs w:val="24"/>
                <w:lang w:val="en-US"/>
              </w:rPr>
            </w:pPr>
          </w:p>
        </w:tc>
      </w:tr>
      <w:tr w:rsidR="00FA51CB" w:rsidRPr="00A26EAA" w14:paraId="4C8B8183" w14:textId="77777777" w:rsidTr="00E31B5B">
        <w:tc>
          <w:tcPr>
            <w:tcW w:w="1165" w:type="dxa"/>
          </w:tcPr>
          <w:p w14:paraId="0FAA5122"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3</w:t>
            </w:r>
          </w:p>
        </w:tc>
        <w:tc>
          <w:tcPr>
            <w:tcW w:w="1710" w:type="dxa"/>
          </w:tcPr>
          <w:p w14:paraId="13F74844"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Selection</w:t>
            </w:r>
          </w:p>
        </w:tc>
        <w:tc>
          <w:tcPr>
            <w:tcW w:w="4590" w:type="dxa"/>
          </w:tcPr>
          <w:p w14:paraId="109C140D"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Is the selection of controls appropriate?</w:t>
            </w:r>
          </w:p>
        </w:tc>
        <w:tc>
          <w:tcPr>
            <w:tcW w:w="1175" w:type="dxa"/>
          </w:tcPr>
          <w:p w14:paraId="4EB9E4CE" w14:textId="77777777" w:rsidR="00FA51CB" w:rsidRPr="00A26EAA" w:rsidRDefault="00FA51CB" w:rsidP="00E31B5B">
            <w:pPr>
              <w:spacing w:after="160" w:line="259" w:lineRule="auto"/>
              <w:rPr>
                <w:rFonts w:ascii="Times New Roman" w:hAnsi="Times New Roman" w:cs="Times New Roman"/>
                <w:sz w:val="24"/>
                <w:szCs w:val="24"/>
                <w:lang w:val="en-US"/>
              </w:rPr>
            </w:pPr>
          </w:p>
        </w:tc>
      </w:tr>
      <w:tr w:rsidR="00FA51CB" w:rsidRPr="00A26EAA" w14:paraId="1CED4C42" w14:textId="77777777" w:rsidTr="00E31B5B">
        <w:tc>
          <w:tcPr>
            <w:tcW w:w="1165" w:type="dxa"/>
          </w:tcPr>
          <w:p w14:paraId="1EF44DCB"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4</w:t>
            </w:r>
          </w:p>
        </w:tc>
        <w:tc>
          <w:tcPr>
            <w:tcW w:w="1710" w:type="dxa"/>
          </w:tcPr>
          <w:p w14:paraId="1D591800"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Selection</w:t>
            </w:r>
          </w:p>
        </w:tc>
        <w:tc>
          <w:tcPr>
            <w:tcW w:w="4590" w:type="dxa"/>
          </w:tcPr>
          <w:p w14:paraId="7DFA74C3"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Is the definition of controls adequate?</w:t>
            </w:r>
          </w:p>
        </w:tc>
        <w:tc>
          <w:tcPr>
            <w:tcW w:w="1175" w:type="dxa"/>
          </w:tcPr>
          <w:p w14:paraId="0C5E68F6" w14:textId="77777777" w:rsidR="00FA51CB" w:rsidRPr="00A26EAA" w:rsidRDefault="00FA51CB" w:rsidP="00E31B5B">
            <w:pPr>
              <w:spacing w:after="160" w:line="259" w:lineRule="auto"/>
              <w:rPr>
                <w:rFonts w:ascii="Times New Roman" w:hAnsi="Times New Roman" w:cs="Times New Roman"/>
                <w:sz w:val="24"/>
                <w:szCs w:val="24"/>
                <w:lang w:val="en-US"/>
              </w:rPr>
            </w:pPr>
          </w:p>
        </w:tc>
      </w:tr>
      <w:tr w:rsidR="00FA51CB" w:rsidRPr="00A26EAA" w14:paraId="2A09ECB1" w14:textId="77777777" w:rsidTr="00E31B5B">
        <w:tc>
          <w:tcPr>
            <w:tcW w:w="1165" w:type="dxa"/>
          </w:tcPr>
          <w:p w14:paraId="56933DDE"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5</w:t>
            </w:r>
          </w:p>
        </w:tc>
        <w:tc>
          <w:tcPr>
            <w:tcW w:w="1710" w:type="dxa"/>
          </w:tcPr>
          <w:p w14:paraId="69B948D5"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Comparability</w:t>
            </w:r>
          </w:p>
        </w:tc>
        <w:tc>
          <w:tcPr>
            <w:tcW w:w="4590" w:type="dxa"/>
          </w:tcPr>
          <w:p w14:paraId="042C15C2"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Did the study control for the most important confounding factor (e.g. age, sex)?</w:t>
            </w:r>
          </w:p>
        </w:tc>
        <w:tc>
          <w:tcPr>
            <w:tcW w:w="1175" w:type="dxa"/>
          </w:tcPr>
          <w:p w14:paraId="2A4B690D" w14:textId="77777777" w:rsidR="00FA51CB" w:rsidRPr="00A26EAA" w:rsidRDefault="00FA51CB" w:rsidP="00E31B5B">
            <w:pPr>
              <w:spacing w:after="160" w:line="259" w:lineRule="auto"/>
              <w:rPr>
                <w:rFonts w:ascii="Times New Roman" w:hAnsi="Times New Roman" w:cs="Times New Roman"/>
                <w:sz w:val="24"/>
                <w:szCs w:val="24"/>
                <w:lang w:val="en-US"/>
              </w:rPr>
            </w:pPr>
          </w:p>
        </w:tc>
      </w:tr>
      <w:tr w:rsidR="00FA51CB" w:rsidRPr="00A26EAA" w14:paraId="73DF5A8C" w14:textId="77777777" w:rsidTr="00E31B5B">
        <w:tc>
          <w:tcPr>
            <w:tcW w:w="1165" w:type="dxa"/>
          </w:tcPr>
          <w:p w14:paraId="59CA1B64"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6</w:t>
            </w:r>
          </w:p>
        </w:tc>
        <w:tc>
          <w:tcPr>
            <w:tcW w:w="1710" w:type="dxa"/>
          </w:tcPr>
          <w:p w14:paraId="3989A40B"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Comparability</w:t>
            </w:r>
          </w:p>
        </w:tc>
        <w:tc>
          <w:tcPr>
            <w:tcW w:w="4590" w:type="dxa"/>
          </w:tcPr>
          <w:p w14:paraId="7067163B"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Did the study control for additional confounders?</w:t>
            </w:r>
          </w:p>
        </w:tc>
        <w:tc>
          <w:tcPr>
            <w:tcW w:w="1175" w:type="dxa"/>
          </w:tcPr>
          <w:p w14:paraId="3DCCC647" w14:textId="77777777" w:rsidR="00FA51CB" w:rsidRPr="00A26EAA" w:rsidRDefault="00FA51CB" w:rsidP="00E31B5B">
            <w:pPr>
              <w:spacing w:after="160" w:line="259" w:lineRule="auto"/>
              <w:rPr>
                <w:rFonts w:ascii="Times New Roman" w:hAnsi="Times New Roman" w:cs="Times New Roman"/>
                <w:sz w:val="24"/>
                <w:szCs w:val="24"/>
                <w:lang w:val="en-US"/>
              </w:rPr>
            </w:pPr>
          </w:p>
        </w:tc>
      </w:tr>
      <w:tr w:rsidR="00FA51CB" w:rsidRPr="00A26EAA" w14:paraId="0BDE9BB9" w14:textId="77777777" w:rsidTr="00E31B5B">
        <w:tc>
          <w:tcPr>
            <w:tcW w:w="1165" w:type="dxa"/>
          </w:tcPr>
          <w:p w14:paraId="5AA19502"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7</w:t>
            </w:r>
          </w:p>
        </w:tc>
        <w:tc>
          <w:tcPr>
            <w:tcW w:w="1710" w:type="dxa"/>
          </w:tcPr>
          <w:p w14:paraId="03DE5A27"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Exposure</w:t>
            </w:r>
          </w:p>
        </w:tc>
        <w:tc>
          <w:tcPr>
            <w:tcW w:w="4590" w:type="dxa"/>
          </w:tcPr>
          <w:p w14:paraId="04353747"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Was the ascertainment of exposure (e.g. ACE2 genotype or immune marker) valid?</w:t>
            </w:r>
          </w:p>
        </w:tc>
        <w:tc>
          <w:tcPr>
            <w:tcW w:w="1175" w:type="dxa"/>
          </w:tcPr>
          <w:p w14:paraId="08965F9C" w14:textId="77777777" w:rsidR="00FA51CB" w:rsidRPr="00A26EAA" w:rsidRDefault="00FA51CB" w:rsidP="00E31B5B">
            <w:pPr>
              <w:spacing w:after="160" w:line="259" w:lineRule="auto"/>
              <w:rPr>
                <w:rFonts w:ascii="Times New Roman" w:hAnsi="Times New Roman" w:cs="Times New Roman"/>
                <w:sz w:val="24"/>
                <w:szCs w:val="24"/>
                <w:lang w:val="en-US"/>
              </w:rPr>
            </w:pPr>
          </w:p>
        </w:tc>
      </w:tr>
      <w:tr w:rsidR="00FA51CB" w:rsidRPr="00A26EAA" w14:paraId="502C9042" w14:textId="77777777" w:rsidTr="00E31B5B">
        <w:tc>
          <w:tcPr>
            <w:tcW w:w="1165" w:type="dxa"/>
          </w:tcPr>
          <w:p w14:paraId="7608B696"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8</w:t>
            </w:r>
          </w:p>
        </w:tc>
        <w:tc>
          <w:tcPr>
            <w:tcW w:w="1710" w:type="dxa"/>
          </w:tcPr>
          <w:p w14:paraId="4751830A"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Exposure</w:t>
            </w:r>
          </w:p>
        </w:tc>
        <w:tc>
          <w:tcPr>
            <w:tcW w:w="4590" w:type="dxa"/>
          </w:tcPr>
          <w:p w14:paraId="1D1CFBDD"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Was the same method used to ascertain exposure in cases and controls?</w:t>
            </w:r>
          </w:p>
        </w:tc>
        <w:tc>
          <w:tcPr>
            <w:tcW w:w="1175" w:type="dxa"/>
          </w:tcPr>
          <w:p w14:paraId="7BF70FF8" w14:textId="77777777" w:rsidR="00FA51CB" w:rsidRPr="00A26EAA" w:rsidRDefault="00FA51CB" w:rsidP="00E31B5B">
            <w:pPr>
              <w:spacing w:after="160" w:line="259" w:lineRule="auto"/>
              <w:rPr>
                <w:rFonts w:ascii="Times New Roman" w:hAnsi="Times New Roman" w:cs="Times New Roman"/>
                <w:sz w:val="24"/>
                <w:szCs w:val="24"/>
                <w:lang w:val="en-US"/>
              </w:rPr>
            </w:pPr>
          </w:p>
        </w:tc>
      </w:tr>
      <w:tr w:rsidR="00FA51CB" w:rsidRPr="00A26EAA" w14:paraId="60F4C203" w14:textId="77777777" w:rsidTr="00E31B5B">
        <w:tc>
          <w:tcPr>
            <w:tcW w:w="1165" w:type="dxa"/>
          </w:tcPr>
          <w:p w14:paraId="58A714DC"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9</w:t>
            </w:r>
          </w:p>
        </w:tc>
        <w:tc>
          <w:tcPr>
            <w:tcW w:w="1710" w:type="dxa"/>
          </w:tcPr>
          <w:p w14:paraId="1CD81072"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Exposure</w:t>
            </w:r>
          </w:p>
        </w:tc>
        <w:tc>
          <w:tcPr>
            <w:tcW w:w="4590" w:type="dxa"/>
          </w:tcPr>
          <w:p w14:paraId="27FB94B2" w14:textId="77777777" w:rsidR="00FA51CB" w:rsidRPr="00A26EAA" w:rsidRDefault="00FA51CB" w:rsidP="00E31B5B">
            <w:pPr>
              <w:spacing w:after="160" w:line="259" w:lineRule="auto"/>
              <w:rPr>
                <w:rFonts w:ascii="Times New Roman" w:hAnsi="Times New Roman" w:cs="Times New Roman"/>
                <w:sz w:val="24"/>
                <w:szCs w:val="24"/>
                <w:lang w:val="en-US"/>
              </w:rPr>
            </w:pPr>
            <w:r w:rsidRPr="00A26EAA">
              <w:rPr>
                <w:rFonts w:ascii="Times New Roman" w:hAnsi="Times New Roman" w:cs="Times New Roman"/>
                <w:sz w:val="24"/>
                <w:szCs w:val="24"/>
                <w:lang w:val="en-US"/>
              </w:rPr>
              <w:t>Was the non-response rate the same in both groups, or acceptably low?</w:t>
            </w:r>
          </w:p>
        </w:tc>
        <w:tc>
          <w:tcPr>
            <w:tcW w:w="1175" w:type="dxa"/>
          </w:tcPr>
          <w:p w14:paraId="79843BBD" w14:textId="77777777" w:rsidR="00FA51CB" w:rsidRPr="00A26EAA" w:rsidRDefault="00FA51CB" w:rsidP="00E31B5B">
            <w:pPr>
              <w:spacing w:after="160" w:line="259" w:lineRule="auto"/>
              <w:rPr>
                <w:rFonts w:ascii="Times New Roman" w:hAnsi="Times New Roman" w:cs="Times New Roman"/>
                <w:sz w:val="24"/>
                <w:szCs w:val="24"/>
                <w:lang w:val="en-US"/>
              </w:rPr>
            </w:pPr>
          </w:p>
        </w:tc>
      </w:tr>
    </w:tbl>
    <w:p w14:paraId="28C3CCC6" w14:textId="77777777" w:rsidR="00FA51CB" w:rsidRPr="00A26EAA" w:rsidRDefault="00FA51CB" w:rsidP="00FA51CB">
      <w:pPr>
        <w:rPr>
          <w:rFonts w:ascii="Times New Roman" w:hAnsi="Times New Roman" w:cs="Times New Roman"/>
          <w:sz w:val="24"/>
          <w:szCs w:val="24"/>
        </w:rPr>
      </w:pPr>
    </w:p>
    <w:p w14:paraId="7A93A00B" w14:textId="21C97827" w:rsidR="00FA51CB" w:rsidRPr="00A26EAA" w:rsidRDefault="00FA51CB" w:rsidP="00FA51CB">
      <w:pPr>
        <w:rPr>
          <w:rFonts w:ascii="Times New Roman" w:hAnsi="Times New Roman" w:cs="Times New Roman"/>
          <w:b/>
          <w:bCs/>
          <w:sz w:val="24"/>
          <w:szCs w:val="24"/>
        </w:rPr>
      </w:pPr>
      <w:r w:rsidRPr="00A26EAA">
        <w:rPr>
          <w:rFonts w:ascii="Times New Roman" w:hAnsi="Times New Roman" w:cs="Times New Roman"/>
          <w:b/>
          <w:bCs/>
          <w:sz w:val="24"/>
          <w:szCs w:val="24"/>
        </w:rPr>
        <w:t>Table S</w:t>
      </w:r>
      <w:r w:rsidR="005F373F" w:rsidRPr="00A26EAA">
        <w:rPr>
          <w:rFonts w:ascii="Times New Roman" w:hAnsi="Times New Roman" w:cs="Times New Roman"/>
          <w:b/>
          <w:bCs/>
          <w:sz w:val="24"/>
          <w:szCs w:val="24"/>
        </w:rPr>
        <w:t>4</w:t>
      </w:r>
      <w:r w:rsidRPr="00A26EAA">
        <w:rPr>
          <w:rFonts w:ascii="Times New Roman" w:hAnsi="Times New Roman" w:cs="Times New Roman"/>
          <w:b/>
          <w:bCs/>
          <w:sz w:val="24"/>
          <w:szCs w:val="24"/>
        </w:rPr>
        <w:t>: Risk assessments of Bias for the Studies Included</w:t>
      </w:r>
    </w:p>
    <w:tbl>
      <w:tblPr>
        <w:tblStyle w:val="TableGrid"/>
        <w:tblW w:w="10086" w:type="dxa"/>
        <w:tblLook w:val="04A0" w:firstRow="1" w:lastRow="0" w:firstColumn="1" w:lastColumn="0" w:noHBand="0" w:noVBand="1"/>
      </w:tblPr>
      <w:tblGrid>
        <w:gridCol w:w="1804"/>
        <w:gridCol w:w="1452"/>
        <w:gridCol w:w="1817"/>
        <w:gridCol w:w="2484"/>
        <w:gridCol w:w="1299"/>
        <w:gridCol w:w="1230"/>
        <w:tblGridChange w:id="32">
          <w:tblGrid>
            <w:gridCol w:w="1804"/>
            <w:gridCol w:w="1452"/>
            <w:gridCol w:w="1817"/>
            <w:gridCol w:w="2484"/>
            <w:gridCol w:w="1299"/>
            <w:gridCol w:w="1230"/>
          </w:tblGrid>
        </w:tblGridChange>
      </w:tblGrid>
      <w:tr w:rsidR="00FA51CB" w:rsidRPr="00A26EAA" w14:paraId="70760E3E" w14:textId="77777777" w:rsidTr="00E31B5B">
        <w:tc>
          <w:tcPr>
            <w:tcW w:w="1804" w:type="dxa"/>
            <w:vAlign w:val="center"/>
          </w:tcPr>
          <w:p w14:paraId="0C6FB73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Study (Author, Year)</w:t>
            </w:r>
          </w:p>
        </w:tc>
        <w:tc>
          <w:tcPr>
            <w:tcW w:w="1452" w:type="dxa"/>
            <w:vAlign w:val="center"/>
          </w:tcPr>
          <w:p w14:paraId="34D47E24"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Selection (max 4</w:t>
            </w:r>
            <w:r w:rsidRPr="00A26EAA">
              <w:rPr>
                <w:rFonts w:ascii="Segoe UI Symbol" w:hAnsi="Segoe UI Symbol" w:cs="Segoe UI Symbol"/>
                <w:b/>
                <w:bCs/>
                <w:sz w:val="24"/>
                <w:szCs w:val="24"/>
                <w:lang w:val="en-US"/>
              </w:rPr>
              <w:t>★</w:t>
            </w:r>
            <w:r w:rsidRPr="00A26EAA">
              <w:rPr>
                <w:rFonts w:ascii="Times New Roman" w:hAnsi="Times New Roman" w:cs="Times New Roman"/>
                <w:b/>
                <w:bCs/>
                <w:sz w:val="24"/>
                <w:szCs w:val="24"/>
                <w:lang w:val="en-US"/>
              </w:rPr>
              <w:t>)</w:t>
            </w:r>
          </w:p>
        </w:tc>
        <w:tc>
          <w:tcPr>
            <w:tcW w:w="1817" w:type="dxa"/>
            <w:vAlign w:val="center"/>
          </w:tcPr>
          <w:p w14:paraId="56F7F7A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Comparability (max 2</w:t>
            </w:r>
            <w:r w:rsidRPr="00A26EAA">
              <w:rPr>
                <w:rFonts w:ascii="Segoe UI Symbol" w:hAnsi="Segoe UI Symbol" w:cs="Segoe UI Symbol"/>
                <w:b/>
                <w:bCs/>
                <w:sz w:val="24"/>
                <w:szCs w:val="24"/>
                <w:lang w:val="en-US"/>
              </w:rPr>
              <w:t>★</w:t>
            </w:r>
            <w:r w:rsidRPr="00A26EAA">
              <w:rPr>
                <w:rFonts w:ascii="Times New Roman" w:hAnsi="Times New Roman" w:cs="Times New Roman"/>
                <w:b/>
                <w:bCs/>
                <w:sz w:val="24"/>
                <w:szCs w:val="24"/>
                <w:lang w:val="en-US"/>
              </w:rPr>
              <w:t>)</w:t>
            </w:r>
          </w:p>
        </w:tc>
        <w:tc>
          <w:tcPr>
            <w:tcW w:w="2484" w:type="dxa"/>
            <w:vAlign w:val="center"/>
          </w:tcPr>
          <w:p w14:paraId="01E4B3F0"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Exposure/Outcome/ Missing data/ Statistical Analysis (max 3</w:t>
            </w:r>
            <w:r w:rsidRPr="00A26EAA">
              <w:rPr>
                <w:rFonts w:ascii="Segoe UI Symbol" w:hAnsi="Segoe UI Symbol" w:cs="Segoe UI Symbol"/>
                <w:b/>
                <w:bCs/>
                <w:sz w:val="24"/>
                <w:szCs w:val="24"/>
                <w:lang w:val="en-US"/>
              </w:rPr>
              <w:t>★</w:t>
            </w:r>
            <w:r w:rsidRPr="00A26EAA">
              <w:rPr>
                <w:rFonts w:ascii="Times New Roman" w:hAnsi="Times New Roman" w:cs="Times New Roman"/>
                <w:b/>
                <w:bCs/>
                <w:sz w:val="24"/>
                <w:szCs w:val="24"/>
                <w:lang w:val="en-US"/>
              </w:rPr>
              <w:t>)</w:t>
            </w:r>
          </w:p>
        </w:tc>
        <w:tc>
          <w:tcPr>
            <w:tcW w:w="1299" w:type="dxa"/>
            <w:vAlign w:val="center"/>
          </w:tcPr>
          <w:p w14:paraId="3DD7B1B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Total Score (max 9</w:t>
            </w:r>
            <w:r w:rsidRPr="00A26EAA">
              <w:rPr>
                <w:rFonts w:ascii="Segoe UI Symbol" w:hAnsi="Segoe UI Symbol" w:cs="Segoe UI Symbol"/>
                <w:b/>
                <w:bCs/>
                <w:sz w:val="24"/>
                <w:szCs w:val="24"/>
                <w:lang w:val="en-US"/>
              </w:rPr>
              <w:t>★</w:t>
            </w:r>
            <w:r w:rsidRPr="00A26EAA">
              <w:rPr>
                <w:rFonts w:ascii="Times New Roman" w:hAnsi="Times New Roman" w:cs="Times New Roman"/>
                <w:b/>
                <w:bCs/>
                <w:sz w:val="24"/>
                <w:szCs w:val="24"/>
                <w:lang w:val="en-US"/>
              </w:rPr>
              <w:t>)</w:t>
            </w:r>
          </w:p>
        </w:tc>
        <w:tc>
          <w:tcPr>
            <w:tcW w:w="1230" w:type="dxa"/>
            <w:vAlign w:val="center"/>
          </w:tcPr>
          <w:p w14:paraId="16CA784E"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Risk Level</w:t>
            </w:r>
          </w:p>
        </w:tc>
      </w:tr>
      <w:tr w:rsidR="00FA51CB" w:rsidRPr="00A26EAA" w14:paraId="5C0407EB" w14:textId="77777777" w:rsidTr="00E31B5B">
        <w:tc>
          <w:tcPr>
            <w:tcW w:w="1804" w:type="dxa"/>
          </w:tcPr>
          <w:p w14:paraId="7C0D4C6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Tso et al., 2020</w:t>
            </w:r>
          </w:p>
        </w:tc>
        <w:tc>
          <w:tcPr>
            <w:tcW w:w="1452" w:type="dxa"/>
            <w:vAlign w:val="center"/>
          </w:tcPr>
          <w:p w14:paraId="2539944B"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2CFAB89F"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29896828"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176D897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rPr>
              <w:t>6</w:t>
            </w:r>
          </w:p>
        </w:tc>
        <w:tc>
          <w:tcPr>
            <w:tcW w:w="1230" w:type="dxa"/>
            <w:vAlign w:val="center"/>
          </w:tcPr>
          <w:p w14:paraId="603E95C1"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2B7E6154" w14:textId="77777777" w:rsidTr="00E31B5B">
        <w:tc>
          <w:tcPr>
            <w:tcW w:w="1804" w:type="dxa"/>
          </w:tcPr>
          <w:p w14:paraId="21B0B769"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lastRenderedPageBreak/>
              <w:t>Abdelhafiz et al., 2022</w:t>
            </w:r>
          </w:p>
        </w:tc>
        <w:tc>
          <w:tcPr>
            <w:tcW w:w="1452" w:type="dxa"/>
            <w:vAlign w:val="center"/>
          </w:tcPr>
          <w:p w14:paraId="13790659"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24F53796"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6E623242"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482EF3B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7</w:t>
            </w:r>
          </w:p>
        </w:tc>
        <w:tc>
          <w:tcPr>
            <w:tcW w:w="1230" w:type="dxa"/>
            <w:vAlign w:val="center"/>
          </w:tcPr>
          <w:p w14:paraId="4C491A2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18A268EA" w14:textId="77777777" w:rsidTr="00E31B5B">
        <w:tc>
          <w:tcPr>
            <w:tcW w:w="1804" w:type="dxa"/>
          </w:tcPr>
          <w:p w14:paraId="2A68AEB4"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Ndoricyimpaye</w:t>
            </w:r>
            <w:proofErr w:type="spellEnd"/>
            <w:r w:rsidRPr="00A26EAA">
              <w:rPr>
                <w:rFonts w:ascii="Times New Roman" w:hAnsi="Times New Roman" w:cs="Times New Roman"/>
                <w:sz w:val="24"/>
                <w:szCs w:val="24"/>
              </w:rPr>
              <w:t xml:space="preserve"> et al., 2023</w:t>
            </w:r>
          </w:p>
        </w:tc>
        <w:tc>
          <w:tcPr>
            <w:tcW w:w="1452" w:type="dxa"/>
            <w:vAlign w:val="center"/>
          </w:tcPr>
          <w:p w14:paraId="0D030B68"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48D94A5B"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53065A0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35B897A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059DFA9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44DAEFC6" w14:textId="77777777" w:rsidTr="00E31B5B">
        <w:tc>
          <w:tcPr>
            <w:tcW w:w="1804" w:type="dxa"/>
          </w:tcPr>
          <w:p w14:paraId="299FA37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Li et al., 2022</w:t>
            </w:r>
          </w:p>
        </w:tc>
        <w:tc>
          <w:tcPr>
            <w:tcW w:w="1452" w:type="dxa"/>
            <w:vAlign w:val="center"/>
          </w:tcPr>
          <w:p w14:paraId="6C4FBB03"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49C662AB" w14:textId="77777777" w:rsidR="00FA51CB" w:rsidRPr="00A26EAA" w:rsidRDefault="00FA51CB" w:rsidP="00E31B5B">
            <w:pPr>
              <w:rPr>
                <w:rFonts w:ascii="Times New Roman" w:hAnsi="Times New Roman" w:cs="Times New Roman"/>
                <w:sz w:val="24"/>
                <w:szCs w:val="24"/>
              </w:rPr>
            </w:pPr>
          </w:p>
        </w:tc>
        <w:tc>
          <w:tcPr>
            <w:tcW w:w="2484" w:type="dxa"/>
            <w:vAlign w:val="center"/>
          </w:tcPr>
          <w:p w14:paraId="5AC40845"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2D7E2A3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5C265014"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06CA9FA7" w14:textId="77777777" w:rsidTr="00E31B5B">
        <w:tc>
          <w:tcPr>
            <w:tcW w:w="1804" w:type="dxa"/>
          </w:tcPr>
          <w:p w14:paraId="1E2D56F9"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Elnagdy</w:t>
            </w:r>
            <w:proofErr w:type="spellEnd"/>
            <w:r w:rsidRPr="00A26EAA">
              <w:rPr>
                <w:rFonts w:ascii="Times New Roman" w:hAnsi="Times New Roman" w:cs="Times New Roman"/>
                <w:sz w:val="24"/>
                <w:szCs w:val="24"/>
              </w:rPr>
              <w:t xml:space="preserve"> et al., 2024</w:t>
            </w:r>
          </w:p>
        </w:tc>
        <w:tc>
          <w:tcPr>
            <w:tcW w:w="1452" w:type="dxa"/>
            <w:vAlign w:val="center"/>
          </w:tcPr>
          <w:p w14:paraId="4C6E525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3F59C32D"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71A15A94"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561CD9AC"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8</w:t>
            </w:r>
          </w:p>
        </w:tc>
        <w:tc>
          <w:tcPr>
            <w:tcW w:w="1230" w:type="dxa"/>
            <w:vAlign w:val="center"/>
          </w:tcPr>
          <w:p w14:paraId="2BD789B5"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051B9E82" w14:textId="77777777" w:rsidTr="00E31B5B">
        <w:tc>
          <w:tcPr>
            <w:tcW w:w="1804" w:type="dxa"/>
          </w:tcPr>
          <w:p w14:paraId="265B744E"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Borrega</w:t>
            </w:r>
            <w:proofErr w:type="spellEnd"/>
            <w:r w:rsidRPr="00A26EAA">
              <w:rPr>
                <w:rFonts w:ascii="Times New Roman" w:hAnsi="Times New Roman" w:cs="Times New Roman"/>
                <w:sz w:val="24"/>
                <w:szCs w:val="24"/>
              </w:rPr>
              <w:t xml:space="preserve"> et al., 2021</w:t>
            </w:r>
          </w:p>
        </w:tc>
        <w:tc>
          <w:tcPr>
            <w:tcW w:w="1452" w:type="dxa"/>
            <w:vAlign w:val="center"/>
          </w:tcPr>
          <w:p w14:paraId="1D899560"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423450D4"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6C0D9D65"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615C175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24F92560"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74E2C706" w14:textId="77777777" w:rsidTr="00E31B5B">
        <w:tc>
          <w:tcPr>
            <w:tcW w:w="1804" w:type="dxa"/>
          </w:tcPr>
          <w:p w14:paraId="0F9C9169"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Serwanga</w:t>
            </w:r>
            <w:proofErr w:type="spellEnd"/>
            <w:r w:rsidRPr="00A26EAA">
              <w:rPr>
                <w:rFonts w:ascii="Times New Roman" w:hAnsi="Times New Roman" w:cs="Times New Roman"/>
                <w:sz w:val="24"/>
                <w:szCs w:val="24"/>
              </w:rPr>
              <w:t xml:space="preserve"> et al., 2023</w:t>
            </w:r>
          </w:p>
        </w:tc>
        <w:tc>
          <w:tcPr>
            <w:tcW w:w="1452" w:type="dxa"/>
            <w:vAlign w:val="center"/>
          </w:tcPr>
          <w:p w14:paraId="048314C2"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33BFFF04"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67A6FA31"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0BD91D6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7</w:t>
            </w:r>
          </w:p>
        </w:tc>
        <w:tc>
          <w:tcPr>
            <w:tcW w:w="1230" w:type="dxa"/>
            <w:vAlign w:val="center"/>
          </w:tcPr>
          <w:p w14:paraId="234A4FC4"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67A53F4B" w14:textId="77777777" w:rsidTr="00E31B5B">
        <w:tc>
          <w:tcPr>
            <w:tcW w:w="1804" w:type="dxa"/>
          </w:tcPr>
          <w:p w14:paraId="3AFA338E"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Aguilar et al., 2024</w:t>
            </w:r>
          </w:p>
        </w:tc>
        <w:tc>
          <w:tcPr>
            <w:tcW w:w="1452" w:type="dxa"/>
            <w:vAlign w:val="center"/>
          </w:tcPr>
          <w:p w14:paraId="2B98AA86"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1AD2ABA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1F0FD866"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3DED7368"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7</w:t>
            </w:r>
          </w:p>
        </w:tc>
        <w:tc>
          <w:tcPr>
            <w:tcW w:w="1230" w:type="dxa"/>
            <w:vAlign w:val="center"/>
          </w:tcPr>
          <w:p w14:paraId="59713904"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7E37FFF3" w14:textId="77777777" w:rsidTr="00E31B5B">
        <w:tc>
          <w:tcPr>
            <w:tcW w:w="1804" w:type="dxa"/>
          </w:tcPr>
          <w:p w14:paraId="497A0F3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Gaber et al., 2024</w:t>
            </w:r>
          </w:p>
        </w:tc>
        <w:tc>
          <w:tcPr>
            <w:tcW w:w="1452" w:type="dxa"/>
            <w:vAlign w:val="center"/>
          </w:tcPr>
          <w:p w14:paraId="6AA68B31"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1236CB51"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5B22A735"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5B7592B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7</w:t>
            </w:r>
          </w:p>
        </w:tc>
        <w:tc>
          <w:tcPr>
            <w:tcW w:w="1230" w:type="dxa"/>
            <w:vAlign w:val="center"/>
          </w:tcPr>
          <w:p w14:paraId="488A56F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439F6008" w14:textId="77777777" w:rsidTr="00E31B5B">
        <w:tc>
          <w:tcPr>
            <w:tcW w:w="1804" w:type="dxa"/>
          </w:tcPr>
          <w:p w14:paraId="4562F787"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Nantambi</w:t>
            </w:r>
            <w:proofErr w:type="spellEnd"/>
            <w:r w:rsidRPr="00A26EAA">
              <w:rPr>
                <w:rFonts w:ascii="Times New Roman" w:hAnsi="Times New Roman" w:cs="Times New Roman"/>
                <w:sz w:val="24"/>
                <w:szCs w:val="24"/>
              </w:rPr>
              <w:t xml:space="preserve"> et al., 2023</w:t>
            </w:r>
          </w:p>
        </w:tc>
        <w:tc>
          <w:tcPr>
            <w:tcW w:w="1452" w:type="dxa"/>
            <w:vAlign w:val="center"/>
          </w:tcPr>
          <w:p w14:paraId="00BEBF6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30C17F3A"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0A3A9F61"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0600F9E9"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6E801B2C"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5C0CD243" w14:textId="77777777" w:rsidTr="00E31B5B">
        <w:tc>
          <w:tcPr>
            <w:tcW w:w="1804" w:type="dxa"/>
          </w:tcPr>
          <w:p w14:paraId="5433EA7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Tufa et al., 2022</w:t>
            </w:r>
          </w:p>
        </w:tc>
        <w:tc>
          <w:tcPr>
            <w:tcW w:w="1452" w:type="dxa"/>
            <w:vAlign w:val="center"/>
          </w:tcPr>
          <w:p w14:paraId="66B7F0F0"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39A3091F" w14:textId="77777777" w:rsidR="00FA51CB" w:rsidRPr="00A26EAA" w:rsidRDefault="00FA51CB" w:rsidP="00E31B5B">
            <w:pPr>
              <w:rPr>
                <w:rFonts w:ascii="Times New Roman" w:hAnsi="Times New Roman" w:cs="Times New Roman"/>
                <w:sz w:val="24"/>
                <w:szCs w:val="24"/>
              </w:rPr>
            </w:pPr>
          </w:p>
        </w:tc>
        <w:tc>
          <w:tcPr>
            <w:tcW w:w="2484" w:type="dxa"/>
            <w:vAlign w:val="center"/>
          </w:tcPr>
          <w:p w14:paraId="3EA1AD3F"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5B80328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60208EA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720533FE" w14:textId="77777777" w:rsidTr="00E31B5B">
        <w:tc>
          <w:tcPr>
            <w:tcW w:w="1804" w:type="dxa"/>
          </w:tcPr>
          <w:p w14:paraId="72EB4661"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Goda et al., 2023</w:t>
            </w:r>
          </w:p>
        </w:tc>
        <w:tc>
          <w:tcPr>
            <w:tcW w:w="1452" w:type="dxa"/>
            <w:vAlign w:val="center"/>
          </w:tcPr>
          <w:p w14:paraId="46F7E29C"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2EBD5FC0" w14:textId="77777777" w:rsidR="00FA51CB" w:rsidRPr="00A26EAA" w:rsidRDefault="00FA51CB" w:rsidP="00E31B5B">
            <w:pPr>
              <w:rPr>
                <w:rFonts w:ascii="Times New Roman" w:hAnsi="Times New Roman" w:cs="Times New Roman"/>
                <w:sz w:val="24"/>
                <w:szCs w:val="24"/>
              </w:rPr>
            </w:pPr>
          </w:p>
        </w:tc>
        <w:tc>
          <w:tcPr>
            <w:tcW w:w="2484" w:type="dxa"/>
            <w:vAlign w:val="center"/>
          </w:tcPr>
          <w:p w14:paraId="320F23DD"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09DFAA55"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6496389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5E575947" w14:textId="77777777" w:rsidTr="00E31B5B">
        <w:tc>
          <w:tcPr>
            <w:tcW w:w="1804" w:type="dxa"/>
          </w:tcPr>
          <w:p w14:paraId="4CA89A3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Cherif et al., 2024</w:t>
            </w:r>
          </w:p>
        </w:tc>
        <w:tc>
          <w:tcPr>
            <w:tcW w:w="1452" w:type="dxa"/>
            <w:vAlign w:val="center"/>
          </w:tcPr>
          <w:p w14:paraId="7B325034"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543BDB9E" w14:textId="77777777" w:rsidR="00FA51CB" w:rsidRPr="00A26EAA" w:rsidRDefault="00FA51CB" w:rsidP="00E31B5B">
            <w:pPr>
              <w:rPr>
                <w:rFonts w:ascii="Times New Roman" w:hAnsi="Times New Roman" w:cs="Times New Roman"/>
                <w:sz w:val="24"/>
                <w:szCs w:val="24"/>
              </w:rPr>
            </w:pPr>
          </w:p>
        </w:tc>
        <w:tc>
          <w:tcPr>
            <w:tcW w:w="2484" w:type="dxa"/>
            <w:vAlign w:val="center"/>
          </w:tcPr>
          <w:p w14:paraId="176518A3"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1C6EEFB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7</w:t>
            </w:r>
          </w:p>
        </w:tc>
        <w:tc>
          <w:tcPr>
            <w:tcW w:w="1230" w:type="dxa"/>
            <w:vAlign w:val="center"/>
          </w:tcPr>
          <w:p w14:paraId="66EE4844"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1ED8710E" w14:textId="77777777" w:rsidTr="00E31B5B">
        <w:tc>
          <w:tcPr>
            <w:tcW w:w="1804" w:type="dxa"/>
          </w:tcPr>
          <w:p w14:paraId="5808ED4E"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Tapela</w:t>
            </w:r>
            <w:proofErr w:type="spellEnd"/>
            <w:r w:rsidRPr="00A26EAA">
              <w:rPr>
                <w:rFonts w:ascii="Times New Roman" w:hAnsi="Times New Roman" w:cs="Times New Roman"/>
                <w:sz w:val="24"/>
                <w:szCs w:val="24"/>
              </w:rPr>
              <w:t xml:space="preserve"> et al., 2024</w:t>
            </w:r>
          </w:p>
        </w:tc>
        <w:tc>
          <w:tcPr>
            <w:tcW w:w="1452" w:type="dxa"/>
            <w:vAlign w:val="center"/>
          </w:tcPr>
          <w:p w14:paraId="6984B47B"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230CC926"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3C8D70F3"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1932F25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7</w:t>
            </w:r>
          </w:p>
        </w:tc>
        <w:tc>
          <w:tcPr>
            <w:tcW w:w="1230" w:type="dxa"/>
            <w:vAlign w:val="center"/>
          </w:tcPr>
          <w:p w14:paraId="5286F7AC"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2C0D537D" w14:textId="77777777" w:rsidTr="00E31B5B">
        <w:tc>
          <w:tcPr>
            <w:tcW w:w="1804" w:type="dxa"/>
          </w:tcPr>
          <w:p w14:paraId="7075EB51"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Mostafa et al., 2021</w:t>
            </w:r>
          </w:p>
        </w:tc>
        <w:tc>
          <w:tcPr>
            <w:tcW w:w="1452" w:type="dxa"/>
            <w:vAlign w:val="center"/>
          </w:tcPr>
          <w:p w14:paraId="76D17C55"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lang w:val="en-US"/>
              </w:rPr>
              <w:t>★★</w:t>
            </w:r>
            <w:r w:rsidRPr="00A26EAA">
              <w:rPr>
                <w:rFonts w:ascii="Segoe UI Symbol" w:hAnsi="Segoe UI Symbol" w:cs="Segoe UI Symbol"/>
                <w:b/>
                <w:bCs/>
                <w:sz w:val="24"/>
                <w:szCs w:val="24"/>
              </w:rPr>
              <w:t>★</w:t>
            </w:r>
          </w:p>
        </w:tc>
        <w:tc>
          <w:tcPr>
            <w:tcW w:w="1817" w:type="dxa"/>
            <w:vAlign w:val="center"/>
          </w:tcPr>
          <w:p w14:paraId="5D9BB719"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39CC1B6A"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66448979"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6E5ACA3C"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23BB8F87" w14:textId="77777777" w:rsidTr="00E31B5B">
        <w:tc>
          <w:tcPr>
            <w:tcW w:w="1804" w:type="dxa"/>
          </w:tcPr>
          <w:p w14:paraId="1648A746"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Bnina</w:t>
            </w:r>
            <w:proofErr w:type="spellEnd"/>
            <w:r w:rsidRPr="00A26EAA">
              <w:rPr>
                <w:rFonts w:ascii="Times New Roman" w:hAnsi="Times New Roman" w:cs="Times New Roman"/>
                <w:sz w:val="24"/>
                <w:szCs w:val="24"/>
              </w:rPr>
              <w:t xml:space="preserve"> et al., 2023</w:t>
            </w:r>
          </w:p>
        </w:tc>
        <w:tc>
          <w:tcPr>
            <w:tcW w:w="1452" w:type="dxa"/>
            <w:vAlign w:val="center"/>
          </w:tcPr>
          <w:p w14:paraId="7C45D921"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lang w:val="en-US"/>
              </w:rPr>
              <w:t>★</w:t>
            </w:r>
            <w:r w:rsidRPr="00A26EAA">
              <w:rPr>
                <w:rFonts w:ascii="Segoe UI Symbol" w:hAnsi="Segoe UI Symbol" w:cs="Segoe UI Symbol"/>
                <w:b/>
                <w:bCs/>
                <w:sz w:val="24"/>
                <w:szCs w:val="24"/>
              </w:rPr>
              <w:t>★</w:t>
            </w:r>
          </w:p>
        </w:tc>
        <w:tc>
          <w:tcPr>
            <w:tcW w:w="1817" w:type="dxa"/>
            <w:vAlign w:val="center"/>
          </w:tcPr>
          <w:p w14:paraId="1EA7C9BE"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lang w:val="en-US"/>
              </w:rPr>
              <w:t>★</w:t>
            </w:r>
          </w:p>
        </w:tc>
        <w:tc>
          <w:tcPr>
            <w:tcW w:w="2484" w:type="dxa"/>
            <w:vAlign w:val="center"/>
          </w:tcPr>
          <w:p w14:paraId="25F3302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lang w:val="en-US"/>
              </w:rPr>
              <w:t>★</w:t>
            </w:r>
            <w:r w:rsidRPr="00A26EAA">
              <w:rPr>
                <w:rFonts w:ascii="Segoe UI Symbol" w:hAnsi="Segoe UI Symbol" w:cs="Segoe UI Symbol"/>
                <w:b/>
                <w:bCs/>
                <w:sz w:val="24"/>
                <w:szCs w:val="24"/>
              </w:rPr>
              <w:t>★</w:t>
            </w:r>
            <w:r w:rsidRPr="00A26EAA">
              <w:rPr>
                <w:rFonts w:ascii="Segoe UI Symbol" w:hAnsi="Segoe UI Symbol" w:cs="Segoe UI Symbol"/>
                <w:b/>
                <w:bCs/>
                <w:sz w:val="24"/>
                <w:szCs w:val="24"/>
                <w:lang w:val="en-US"/>
              </w:rPr>
              <w:t>★</w:t>
            </w:r>
          </w:p>
        </w:tc>
        <w:tc>
          <w:tcPr>
            <w:tcW w:w="1299" w:type="dxa"/>
            <w:vAlign w:val="center"/>
          </w:tcPr>
          <w:p w14:paraId="7D8B0F7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5ADE785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39737186" w14:textId="77777777" w:rsidTr="00E31B5B">
        <w:tc>
          <w:tcPr>
            <w:tcW w:w="1804" w:type="dxa"/>
          </w:tcPr>
          <w:p w14:paraId="6D7DF36D"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Akanmu</w:t>
            </w:r>
            <w:proofErr w:type="spellEnd"/>
            <w:r w:rsidRPr="00A26EAA">
              <w:rPr>
                <w:rFonts w:ascii="Times New Roman" w:hAnsi="Times New Roman" w:cs="Times New Roman"/>
                <w:sz w:val="24"/>
                <w:szCs w:val="24"/>
              </w:rPr>
              <w:t xml:space="preserve"> et al., 2023</w:t>
            </w:r>
          </w:p>
        </w:tc>
        <w:tc>
          <w:tcPr>
            <w:tcW w:w="1452" w:type="dxa"/>
            <w:vAlign w:val="center"/>
          </w:tcPr>
          <w:p w14:paraId="13F07E15"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lang w:val="en-US"/>
              </w:rPr>
              <w:t>★</w:t>
            </w:r>
            <w:r w:rsidRPr="00A26EAA">
              <w:rPr>
                <w:rFonts w:ascii="Segoe UI Symbol" w:hAnsi="Segoe UI Symbol" w:cs="Segoe UI Symbol"/>
                <w:b/>
                <w:bCs/>
                <w:sz w:val="24"/>
                <w:szCs w:val="24"/>
              </w:rPr>
              <w:t>★</w:t>
            </w:r>
            <w:r w:rsidRPr="00A26EAA">
              <w:rPr>
                <w:rFonts w:ascii="Segoe UI Symbol" w:hAnsi="Segoe UI Symbol" w:cs="Segoe UI Symbol"/>
                <w:b/>
                <w:bCs/>
                <w:sz w:val="24"/>
                <w:szCs w:val="24"/>
                <w:lang w:val="en-US"/>
              </w:rPr>
              <w:t>★</w:t>
            </w:r>
          </w:p>
        </w:tc>
        <w:tc>
          <w:tcPr>
            <w:tcW w:w="1817" w:type="dxa"/>
            <w:vAlign w:val="center"/>
          </w:tcPr>
          <w:p w14:paraId="0C21AB3F"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lang w:val="en-US"/>
              </w:rPr>
              <w:t>★</w:t>
            </w:r>
          </w:p>
        </w:tc>
        <w:tc>
          <w:tcPr>
            <w:tcW w:w="2484" w:type="dxa"/>
            <w:vAlign w:val="center"/>
          </w:tcPr>
          <w:p w14:paraId="02B34B89"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lang w:val="en-US"/>
              </w:rPr>
              <w:t>★</w:t>
            </w:r>
            <w:r w:rsidRPr="00A26EAA">
              <w:rPr>
                <w:rFonts w:ascii="Segoe UI Symbol" w:hAnsi="Segoe UI Symbol" w:cs="Segoe UI Symbol"/>
                <w:b/>
                <w:bCs/>
                <w:sz w:val="24"/>
                <w:szCs w:val="24"/>
              </w:rPr>
              <w:t>★</w:t>
            </w:r>
            <w:r w:rsidRPr="00A26EAA">
              <w:rPr>
                <w:rFonts w:ascii="Segoe UI Symbol" w:hAnsi="Segoe UI Symbol" w:cs="Segoe UI Symbol"/>
                <w:b/>
                <w:bCs/>
                <w:sz w:val="24"/>
                <w:szCs w:val="24"/>
                <w:lang w:val="en-US"/>
              </w:rPr>
              <w:t>★</w:t>
            </w:r>
          </w:p>
        </w:tc>
        <w:tc>
          <w:tcPr>
            <w:tcW w:w="1299" w:type="dxa"/>
            <w:vAlign w:val="center"/>
          </w:tcPr>
          <w:p w14:paraId="33656A5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7</w:t>
            </w:r>
          </w:p>
        </w:tc>
        <w:tc>
          <w:tcPr>
            <w:tcW w:w="1230" w:type="dxa"/>
            <w:vAlign w:val="center"/>
          </w:tcPr>
          <w:p w14:paraId="54AE2FFA"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5348C83F" w14:textId="77777777" w:rsidTr="00E31B5B">
        <w:tc>
          <w:tcPr>
            <w:tcW w:w="1804" w:type="dxa"/>
          </w:tcPr>
          <w:p w14:paraId="1CD6E425"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Fai et al., 2021</w:t>
            </w:r>
          </w:p>
        </w:tc>
        <w:tc>
          <w:tcPr>
            <w:tcW w:w="1452" w:type="dxa"/>
            <w:vAlign w:val="center"/>
          </w:tcPr>
          <w:p w14:paraId="7AFB1756"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0DBB2B6B" w14:textId="77777777" w:rsidR="00FA51CB" w:rsidRPr="00A26EAA" w:rsidRDefault="00FA51CB" w:rsidP="00E31B5B">
            <w:pPr>
              <w:rPr>
                <w:rFonts w:ascii="Times New Roman" w:hAnsi="Times New Roman" w:cs="Times New Roman"/>
                <w:sz w:val="24"/>
                <w:szCs w:val="24"/>
              </w:rPr>
            </w:pPr>
          </w:p>
        </w:tc>
        <w:tc>
          <w:tcPr>
            <w:tcW w:w="2484" w:type="dxa"/>
            <w:vAlign w:val="center"/>
          </w:tcPr>
          <w:p w14:paraId="607D4E02"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42268E06"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5</w:t>
            </w:r>
          </w:p>
        </w:tc>
        <w:tc>
          <w:tcPr>
            <w:tcW w:w="1230" w:type="dxa"/>
            <w:vAlign w:val="center"/>
          </w:tcPr>
          <w:p w14:paraId="5C235A3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07E75A40" w14:textId="77777777" w:rsidTr="00E31B5B">
        <w:tc>
          <w:tcPr>
            <w:tcW w:w="1804" w:type="dxa"/>
          </w:tcPr>
          <w:p w14:paraId="2A36F1AE"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Samandari</w:t>
            </w:r>
            <w:proofErr w:type="spellEnd"/>
            <w:r w:rsidRPr="00A26EAA">
              <w:rPr>
                <w:rFonts w:ascii="Times New Roman" w:hAnsi="Times New Roman" w:cs="Times New Roman"/>
                <w:sz w:val="24"/>
                <w:szCs w:val="24"/>
              </w:rPr>
              <w:t xml:space="preserve"> et al., 2023</w:t>
            </w:r>
          </w:p>
        </w:tc>
        <w:tc>
          <w:tcPr>
            <w:tcW w:w="1452" w:type="dxa"/>
            <w:vAlign w:val="center"/>
          </w:tcPr>
          <w:p w14:paraId="18E25D0E"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3F18A872"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3002E665"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7A4D8761"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7</w:t>
            </w:r>
          </w:p>
        </w:tc>
        <w:tc>
          <w:tcPr>
            <w:tcW w:w="1230" w:type="dxa"/>
            <w:vAlign w:val="center"/>
          </w:tcPr>
          <w:p w14:paraId="0B4F9A83"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30042D1E" w14:textId="77777777" w:rsidTr="00E31B5B">
        <w:tc>
          <w:tcPr>
            <w:tcW w:w="1804" w:type="dxa"/>
          </w:tcPr>
          <w:p w14:paraId="517E07B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Morton et al., 2021</w:t>
            </w:r>
          </w:p>
        </w:tc>
        <w:tc>
          <w:tcPr>
            <w:tcW w:w="1452" w:type="dxa"/>
            <w:vAlign w:val="center"/>
          </w:tcPr>
          <w:p w14:paraId="6AFBCA3B"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588A1AD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4534890A"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0B7A23CC"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8</w:t>
            </w:r>
          </w:p>
        </w:tc>
        <w:tc>
          <w:tcPr>
            <w:tcW w:w="1230" w:type="dxa"/>
            <w:vAlign w:val="center"/>
          </w:tcPr>
          <w:p w14:paraId="67BBF07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57BFC383" w14:textId="77777777" w:rsidTr="00E31B5B">
        <w:tc>
          <w:tcPr>
            <w:tcW w:w="1804" w:type="dxa"/>
          </w:tcPr>
          <w:p w14:paraId="2B439A5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Tah et al.,  2023</w:t>
            </w:r>
          </w:p>
        </w:tc>
        <w:tc>
          <w:tcPr>
            <w:tcW w:w="1452" w:type="dxa"/>
            <w:vAlign w:val="center"/>
          </w:tcPr>
          <w:p w14:paraId="5B8599AE"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2F659562"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67209D0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6934F9D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3062C22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42A41174" w14:textId="77777777" w:rsidTr="00E31B5B">
        <w:tc>
          <w:tcPr>
            <w:tcW w:w="1804" w:type="dxa"/>
          </w:tcPr>
          <w:p w14:paraId="72BC54E6"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Adimulam</w:t>
            </w:r>
            <w:proofErr w:type="spellEnd"/>
            <w:r w:rsidRPr="00A26EAA">
              <w:rPr>
                <w:rFonts w:ascii="Times New Roman" w:hAnsi="Times New Roman" w:cs="Times New Roman"/>
                <w:sz w:val="24"/>
                <w:szCs w:val="24"/>
              </w:rPr>
              <w:t xml:space="preserve"> et al.,  2023</w:t>
            </w:r>
          </w:p>
        </w:tc>
        <w:tc>
          <w:tcPr>
            <w:tcW w:w="1452" w:type="dxa"/>
            <w:vAlign w:val="center"/>
          </w:tcPr>
          <w:p w14:paraId="3E11F35E"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51B221B5"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39C3FE50"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2F000992"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rPr>
              <w:t>6</w:t>
            </w:r>
          </w:p>
        </w:tc>
        <w:tc>
          <w:tcPr>
            <w:tcW w:w="1230" w:type="dxa"/>
            <w:vAlign w:val="center"/>
          </w:tcPr>
          <w:p w14:paraId="2F7BFCF5"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68FE86D0" w14:textId="77777777" w:rsidTr="00E31B5B">
        <w:tc>
          <w:tcPr>
            <w:tcW w:w="1804" w:type="dxa"/>
          </w:tcPr>
          <w:p w14:paraId="2B3E6FC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Duah-Quashie et al.,  2024</w:t>
            </w:r>
          </w:p>
        </w:tc>
        <w:tc>
          <w:tcPr>
            <w:tcW w:w="1452" w:type="dxa"/>
            <w:vAlign w:val="center"/>
          </w:tcPr>
          <w:p w14:paraId="1553CB1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4AA2ED00"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676AE2F4"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0A918F33"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0D2F41DE"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362544DE" w14:textId="77777777" w:rsidTr="00E31B5B">
        <w:tc>
          <w:tcPr>
            <w:tcW w:w="1804" w:type="dxa"/>
          </w:tcPr>
          <w:p w14:paraId="0786B700"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 xml:space="preserve">Kato et al.,  2023 </w:t>
            </w:r>
          </w:p>
        </w:tc>
        <w:tc>
          <w:tcPr>
            <w:tcW w:w="1452" w:type="dxa"/>
            <w:vAlign w:val="center"/>
          </w:tcPr>
          <w:p w14:paraId="562741E2"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3B174E7F"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082B3E59"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7E03987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6AFE3ADE"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4430360C" w14:textId="77777777" w:rsidTr="00E31B5B">
        <w:tc>
          <w:tcPr>
            <w:tcW w:w="1804" w:type="dxa"/>
          </w:tcPr>
          <w:p w14:paraId="4ECFD9F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lastRenderedPageBreak/>
              <w:t>Van Rooyen et al.,  2023</w:t>
            </w:r>
          </w:p>
        </w:tc>
        <w:tc>
          <w:tcPr>
            <w:tcW w:w="1452" w:type="dxa"/>
            <w:vAlign w:val="center"/>
          </w:tcPr>
          <w:p w14:paraId="16EA4A2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352B7716"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5F845451"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72A392A5"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083DC160"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76F17B04" w14:textId="77777777" w:rsidTr="00E31B5B">
        <w:tc>
          <w:tcPr>
            <w:tcW w:w="1804" w:type="dxa"/>
          </w:tcPr>
          <w:p w14:paraId="089650B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Ugwu et al.,  2024</w:t>
            </w:r>
          </w:p>
        </w:tc>
        <w:tc>
          <w:tcPr>
            <w:tcW w:w="1452" w:type="dxa"/>
            <w:vAlign w:val="center"/>
          </w:tcPr>
          <w:p w14:paraId="09A3349B"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5525D3A8"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2735BA76"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533EFFF5"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5</w:t>
            </w:r>
          </w:p>
        </w:tc>
        <w:tc>
          <w:tcPr>
            <w:tcW w:w="1230" w:type="dxa"/>
            <w:vAlign w:val="center"/>
          </w:tcPr>
          <w:p w14:paraId="32EE3199"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7B7C3DFF" w14:textId="77777777" w:rsidTr="00E31B5B">
        <w:tc>
          <w:tcPr>
            <w:tcW w:w="1804" w:type="dxa"/>
          </w:tcPr>
          <w:p w14:paraId="290950C0"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Tapela</w:t>
            </w:r>
            <w:proofErr w:type="spellEnd"/>
            <w:r w:rsidRPr="00A26EAA">
              <w:rPr>
                <w:rFonts w:ascii="Times New Roman" w:hAnsi="Times New Roman" w:cs="Times New Roman"/>
                <w:sz w:val="24"/>
                <w:szCs w:val="24"/>
              </w:rPr>
              <w:t xml:space="preserve"> et al.,  2022</w:t>
            </w:r>
          </w:p>
        </w:tc>
        <w:tc>
          <w:tcPr>
            <w:tcW w:w="1452" w:type="dxa"/>
            <w:vAlign w:val="center"/>
          </w:tcPr>
          <w:p w14:paraId="656B98CF"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6BD22CD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790F26AB"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554B63F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484789B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23FBCD08" w14:textId="77777777" w:rsidTr="00E31B5B">
        <w:tc>
          <w:tcPr>
            <w:tcW w:w="1804" w:type="dxa"/>
          </w:tcPr>
          <w:p w14:paraId="45D6E5A9"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sz w:val="24"/>
                <w:szCs w:val="24"/>
              </w:rPr>
              <w:t>Konlaan</w:t>
            </w:r>
            <w:proofErr w:type="spellEnd"/>
            <w:r w:rsidRPr="00A26EAA">
              <w:rPr>
                <w:rFonts w:ascii="Times New Roman" w:hAnsi="Times New Roman" w:cs="Times New Roman"/>
                <w:sz w:val="24"/>
                <w:szCs w:val="24"/>
              </w:rPr>
              <w:t xml:space="preserve"> et al., 2022</w:t>
            </w:r>
          </w:p>
        </w:tc>
        <w:tc>
          <w:tcPr>
            <w:tcW w:w="1452" w:type="dxa"/>
            <w:vAlign w:val="center"/>
          </w:tcPr>
          <w:p w14:paraId="60356E7E"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7CDCB96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3AC19842"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2FFAEEEC"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7</w:t>
            </w:r>
          </w:p>
        </w:tc>
        <w:tc>
          <w:tcPr>
            <w:tcW w:w="1230" w:type="dxa"/>
            <w:vAlign w:val="center"/>
          </w:tcPr>
          <w:p w14:paraId="48ACB07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3059F7FD" w14:textId="77777777" w:rsidTr="00E31B5B">
        <w:tc>
          <w:tcPr>
            <w:tcW w:w="1804" w:type="dxa"/>
          </w:tcPr>
          <w:p w14:paraId="0DF57E08"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Pedersen et al., 2022</w:t>
            </w:r>
          </w:p>
        </w:tc>
        <w:tc>
          <w:tcPr>
            <w:tcW w:w="1452" w:type="dxa"/>
            <w:vAlign w:val="center"/>
          </w:tcPr>
          <w:p w14:paraId="1DF0AF62"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3584F81A"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492ECB72"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233FB1A0"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8</w:t>
            </w:r>
          </w:p>
        </w:tc>
        <w:tc>
          <w:tcPr>
            <w:tcW w:w="1230" w:type="dxa"/>
            <w:vAlign w:val="center"/>
          </w:tcPr>
          <w:p w14:paraId="5D8E1F77"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0467C798" w14:textId="77777777" w:rsidTr="00E31B5B">
        <w:tc>
          <w:tcPr>
            <w:tcW w:w="1804" w:type="dxa"/>
          </w:tcPr>
          <w:p w14:paraId="068B83F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rPr>
              <w:t>Ackah et al., 2024</w:t>
            </w:r>
          </w:p>
        </w:tc>
        <w:tc>
          <w:tcPr>
            <w:tcW w:w="1452" w:type="dxa"/>
            <w:vAlign w:val="center"/>
          </w:tcPr>
          <w:p w14:paraId="3153945F"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6E6FC5F8"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510AA38B"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2030ED6E"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101157F3"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1015A304" w14:textId="77777777" w:rsidTr="00E31B5B">
        <w:tc>
          <w:tcPr>
            <w:tcW w:w="1804" w:type="dxa"/>
          </w:tcPr>
          <w:p w14:paraId="1C60BC2E"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color w:val="000000"/>
                <w:sz w:val="24"/>
                <w:szCs w:val="24"/>
              </w:rPr>
              <w:t>Tso et al., 2021</w:t>
            </w:r>
          </w:p>
        </w:tc>
        <w:tc>
          <w:tcPr>
            <w:tcW w:w="1452" w:type="dxa"/>
            <w:vAlign w:val="center"/>
          </w:tcPr>
          <w:p w14:paraId="461FFFC3"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54A3A784"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255E5E54"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30557B28"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5A6281AD"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3DACD689" w14:textId="77777777" w:rsidTr="00E31B5B">
        <w:tc>
          <w:tcPr>
            <w:tcW w:w="1804" w:type="dxa"/>
          </w:tcPr>
          <w:p w14:paraId="291B89C6"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color w:val="000000"/>
                <w:sz w:val="24"/>
                <w:szCs w:val="24"/>
              </w:rPr>
              <w:t>Souris 2022</w:t>
            </w:r>
          </w:p>
        </w:tc>
        <w:tc>
          <w:tcPr>
            <w:tcW w:w="1452" w:type="dxa"/>
            <w:vAlign w:val="center"/>
          </w:tcPr>
          <w:p w14:paraId="2081490C"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1ADC1C37"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09332F11"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0BA164CA"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49A4430B"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FA51CB" w:rsidRPr="00A26EAA" w14:paraId="442B2345" w14:textId="77777777" w:rsidTr="00E31B5B">
        <w:tc>
          <w:tcPr>
            <w:tcW w:w="1804" w:type="dxa"/>
          </w:tcPr>
          <w:p w14:paraId="2AAF21EF"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color w:val="000000"/>
                <w:sz w:val="24"/>
                <w:szCs w:val="24"/>
              </w:rPr>
              <w:t>Adeniyi 2023</w:t>
            </w:r>
          </w:p>
        </w:tc>
        <w:tc>
          <w:tcPr>
            <w:tcW w:w="1452" w:type="dxa"/>
            <w:vAlign w:val="center"/>
          </w:tcPr>
          <w:p w14:paraId="1BB59156"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1F955CF9"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401C6FEF"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1DFEF580"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7</w:t>
            </w:r>
          </w:p>
        </w:tc>
        <w:tc>
          <w:tcPr>
            <w:tcW w:w="1230" w:type="dxa"/>
            <w:vAlign w:val="center"/>
          </w:tcPr>
          <w:p w14:paraId="591CE286"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Low Risk</w:t>
            </w:r>
          </w:p>
        </w:tc>
      </w:tr>
      <w:tr w:rsidR="00FA51CB" w:rsidRPr="00A26EAA" w14:paraId="757510DC" w14:textId="77777777" w:rsidTr="00E31B5B">
        <w:tc>
          <w:tcPr>
            <w:tcW w:w="1804" w:type="dxa"/>
          </w:tcPr>
          <w:p w14:paraId="45F4D9D2" w14:textId="77777777" w:rsidR="00FA51CB" w:rsidRPr="00A26EAA" w:rsidRDefault="00FA51CB" w:rsidP="00E31B5B">
            <w:pPr>
              <w:rPr>
                <w:rFonts w:ascii="Times New Roman" w:hAnsi="Times New Roman" w:cs="Times New Roman"/>
                <w:sz w:val="24"/>
                <w:szCs w:val="24"/>
              </w:rPr>
            </w:pPr>
            <w:proofErr w:type="spellStart"/>
            <w:r w:rsidRPr="00A26EAA">
              <w:rPr>
                <w:rFonts w:ascii="Times New Roman" w:hAnsi="Times New Roman" w:cs="Times New Roman"/>
                <w:color w:val="000000"/>
                <w:sz w:val="24"/>
                <w:szCs w:val="24"/>
              </w:rPr>
              <w:t>Namuniina</w:t>
            </w:r>
            <w:proofErr w:type="spellEnd"/>
            <w:r w:rsidRPr="00A26EAA">
              <w:rPr>
                <w:rFonts w:ascii="Times New Roman" w:hAnsi="Times New Roman" w:cs="Times New Roman"/>
                <w:color w:val="000000"/>
                <w:sz w:val="24"/>
                <w:szCs w:val="24"/>
              </w:rPr>
              <w:t xml:space="preserve"> 2023</w:t>
            </w:r>
          </w:p>
        </w:tc>
        <w:tc>
          <w:tcPr>
            <w:tcW w:w="1452" w:type="dxa"/>
            <w:vAlign w:val="center"/>
          </w:tcPr>
          <w:p w14:paraId="5D551944"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817" w:type="dxa"/>
            <w:vAlign w:val="center"/>
          </w:tcPr>
          <w:p w14:paraId="24B72696"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2484" w:type="dxa"/>
            <w:vAlign w:val="center"/>
          </w:tcPr>
          <w:p w14:paraId="21501D03" w14:textId="77777777" w:rsidR="00FA51CB" w:rsidRPr="00A26EAA" w:rsidRDefault="00FA51CB" w:rsidP="00E31B5B">
            <w:pPr>
              <w:rPr>
                <w:rFonts w:ascii="Times New Roman" w:hAnsi="Times New Roman" w:cs="Times New Roman"/>
                <w:sz w:val="24"/>
                <w:szCs w:val="24"/>
              </w:rPr>
            </w:pPr>
            <w:r w:rsidRPr="00A26EAA">
              <w:rPr>
                <w:rFonts w:ascii="Segoe UI Symbol" w:hAnsi="Segoe UI Symbol" w:cs="Segoe UI Symbol"/>
                <w:b/>
                <w:bCs/>
                <w:sz w:val="24"/>
                <w:szCs w:val="24"/>
              </w:rPr>
              <w:t>★★</w:t>
            </w:r>
          </w:p>
        </w:tc>
        <w:tc>
          <w:tcPr>
            <w:tcW w:w="1299" w:type="dxa"/>
            <w:vAlign w:val="center"/>
          </w:tcPr>
          <w:p w14:paraId="1975D1BC"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b/>
                <w:bCs/>
                <w:sz w:val="24"/>
                <w:szCs w:val="24"/>
                <w:lang w:val="en-US"/>
              </w:rPr>
              <w:t>6</w:t>
            </w:r>
          </w:p>
        </w:tc>
        <w:tc>
          <w:tcPr>
            <w:tcW w:w="1230" w:type="dxa"/>
            <w:vAlign w:val="center"/>
          </w:tcPr>
          <w:p w14:paraId="57FBE460" w14:textId="77777777" w:rsidR="00FA51CB" w:rsidRPr="00A26EAA" w:rsidRDefault="00FA51CB" w:rsidP="00E31B5B">
            <w:pPr>
              <w:rPr>
                <w:rFonts w:ascii="Times New Roman" w:hAnsi="Times New Roman" w:cs="Times New Roman"/>
                <w:sz w:val="24"/>
                <w:szCs w:val="24"/>
              </w:rPr>
            </w:pPr>
            <w:r w:rsidRPr="00A26EAA">
              <w:rPr>
                <w:rFonts w:ascii="Times New Roman" w:hAnsi="Times New Roman" w:cs="Times New Roman"/>
                <w:sz w:val="24"/>
                <w:szCs w:val="24"/>
                <w:lang w:val="en-US"/>
              </w:rPr>
              <w:t>Moderate Risk</w:t>
            </w:r>
          </w:p>
        </w:tc>
      </w:tr>
      <w:tr w:rsidR="00121B4C" w:rsidRPr="00A26EAA" w14:paraId="29E0139B" w14:textId="77777777" w:rsidTr="003350CE">
        <w:tblPrEx>
          <w:tblW w:w="10086" w:type="dxa"/>
          <w:tblPrExChange w:id="33" w:author="Gloria P. Manu" w:date="2026-03-09T13:32:00Z" w16du:dateUtc="2026-03-09T13:32:00Z">
            <w:tblPrEx>
              <w:tblW w:w="10086" w:type="dxa"/>
            </w:tblPrEx>
          </w:tblPrExChange>
        </w:tblPrEx>
        <w:trPr>
          <w:ins w:id="34" w:author="Gloria P. Manu" w:date="2026-03-09T11:28:00Z"/>
        </w:trPr>
        <w:tc>
          <w:tcPr>
            <w:tcW w:w="1804" w:type="dxa"/>
            <w:tcPrChange w:id="35" w:author="Gloria P. Manu" w:date="2026-03-09T13:32:00Z" w16du:dateUtc="2026-03-09T13:32:00Z">
              <w:tcPr>
                <w:tcW w:w="1804" w:type="dxa"/>
              </w:tcPr>
            </w:tcPrChange>
          </w:tcPr>
          <w:p w14:paraId="3D78D310" w14:textId="5E354839" w:rsidR="00121B4C" w:rsidRPr="00A26EAA" w:rsidRDefault="00121B4C" w:rsidP="00121B4C">
            <w:pPr>
              <w:rPr>
                <w:ins w:id="36" w:author="Gloria P. Manu" w:date="2026-03-09T11:28:00Z" w16du:dateUtc="2026-03-09T11:28:00Z"/>
                <w:rFonts w:ascii="Times New Roman" w:hAnsi="Times New Roman" w:cs="Times New Roman"/>
                <w:color w:val="000000"/>
                <w:sz w:val="24"/>
                <w:szCs w:val="24"/>
              </w:rPr>
            </w:pPr>
            <w:ins w:id="37" w:author="Gloria P. Manu" w:date="2026-03-09T13:30:00Z" w16du:dateUtc="2026-03-09T13:30:00Z">
              <w:r w:rsidRPr="00D642DF">
                <w:t>Wanjiku et al., 2026</w:t>
              </w:r>
            </w:ins>
          </w:p>
        </w:tc>
        <w:tc>
          <w:tcPr>
            <w:tcW w:w="1452" w:type="dxa"/>
            <w:vAlign w:val="center"/>
            <w:tcPrChange w:id="38" w:author="Gloria P. Manu" w:date="2026-03-09T13:32:00Z" w16du:dateUtc="2026-03-09T13:32:00Z">
              <w:tcPr>
                <w:tcW w:w="1452" w:type="dxa"/>
                <w:vAlign w:val="center"/>
              </w:tcPr>
            </w:tcPrChange>
          </w:tcPr>
          <w:p w14:paraId="5F45D771" w14:textId="5625F363" w:rsidR="00121B4C" w:rsidRPr="00A26EAA" w:rsidRDefault="00121B4C" w:rsidP="00121B4C">
            <w:pPr>
              <w:rPr>
                <w:ins w:id="39" w:author="Gloria P. Manu" w:date="2026-03-09T11:28:00Z" w16du:dateUtc="2026-03-09T11:28:00Z"/>
                <w:rFonts w:ascii="Segoe UI Symbol" w:hAnsi="Segoe UI Symbol" w:cs="Segoe UI Symbol"/>
                <w:b/>
                <w:bCs/>
                <w:sz w:val="24"/>
                <w:szCs w:val="24"/>
              </w:rPr>
            </w:pPr>
            <w:ins w:id="40" w:author="Gloria P. Manu" w:date="2026-03-09T13:36:00Z" w16du:dateUtc="2026-03-09T13:36:00Z">
              <w:r w:rsidRPr="00A26EAA">
                <w:rPr>
                  <w:rFonts w:ascii="Segoe UI Symbol" w:hAnsi="Segoe UI Symbol" w:cs="Segoe UI Symbol"/>
                  <w:b/>
                  <w:bCs/>
                  <w:sz w:val="24"/>
                  <w:szCs w:val="24"/>
                </w:rPr>
                <w:t>★★</w:t>
              </w:r>
            </w:ins>
          </w:p>
        </w:tc>
        <w:tc>
          <w:tcPr>
            <w:tcW w:w="1817" w:type="dxa"/>
            <w:vAlign w:val="center"/>
            <w:tcPrChange w:id="41" w:author="Gloria P. Manu" w:date="2026-03-09T13:32:00Z" w16du:dateUtc="2026-03-09T13:32:00Z">
              <w:tcPr>
                <w:tcW w:w="1817" w:type="dxa"/>
                <w:vAlign w:val="center"/>
              </w:tcPr>
            </w:tcPrChange>
          </w:tcPr>
          <w:p w14:paraId="1566E099" w14:textId="411D91C4" w:rsidR="00121B4C" w:rsidRPr="00A26EAA" w:rsidRDefault="00121B4C" w:rsidP="00121B4C">
            <w:pPr>
              <w:rPr>
                <w:ins w:id="42" w:author="Gloria P. Manu" w:date="2026-03-09T11:28:00Z" w16du:dateUtc="2026-03-09T11:28:00Z"/>
                <w:rFonts w:ascii="Segoe UI Symbol" w:hAnsi="Segoe UI Symbol" w:cs="Segoe UI Symbol"/>
                <w:b/>
                <w:bCs/>
                <w:sz w:val="24"/>
                <w:szCs w:val="24"/>
              </w:rPr>
            </w:pPr>
            <w:ins w:id="43" w:author="Gloria P. Manu" w:date="2026-03-09T13:36:00Z" w16du:dateUtc="2026-03-09T13:36:00Z">
              <w:r w:rsidRPr="00A26EAA">
                <w:rPr>
                  <w:rFonts w:ascii="Segoe UI Symbol" w:hAnsi="Segoe UI Symbol" w:cs="Segoe UI Symbol"/>
                  <w:b/>
                  <w:bCs/>
                  <w:sz w:val="24"/>
                  <w:szCs w:val="24"/>
                </w:rPr>
                <w:t>★</w:t>
              </w:r>
            </w:ins>
          </w:p>
        </w:tc>
        <w:tc>
          <w:tcPr>
            <w:tcW w:w="2484" w:type="dxa"/>
            <w:vAlign w:val="center"/>
            <w:tcPrChange w:id="44" w:author="Gloria P. Manu" w:date="2026-03-09T13:32:00Z" w16du:dateUtc="2026-03-09T13:32:00Z">
              <w:tcPr>
                <w:tcW w:w="2484" w:type="dxa"/>
                <w:vAlign w:val="center"/>
              </w:tcPr>
            </w:tcPrChange>
          </w:tcPr>
          <w:p w14:paraId="26C2F931" w14:textId="55ABED29" w:rsidR="00121B4C" w:rsidRPr="00A26EAA" w:rsidRDefault="00121B4C" w:rsidP="00121B4C">
            <w:pPr>
              <w:rPr>
                <w:ins w:id="45" w:author="Gloria P. Manu" w:date="2026-03-09T11:28:00Z" w16du:dateUtc="2026-03-09T11:28:00Z"/>
                <w:rFonts w:ascii="Segoe UI Symbol" w:hAnsi="Segoe UI Symbol" w:cs="Segoe UI Symbol"/>
                <w:b/>
                <w:bCs/>
                <w:sz w:val="24"/>
                <w:szCs w:val="24"/>
              </w:rPr>
            </w:pPr>
            <w:ins w:id="46" w:author="Gloria P. Manu" w:date="2026-03-09T13:36:00Z" w16du:dateUtc="2026-03-09T13:36:00Z">
              <w:r w:rsidRPr="00A26EAA">
                <w:rPr>
                  <w:rFonts w:ascii="Segoe UI Symbol" w:hAnsi="Segoe UI Symbol" w:cs="Segoe UI Symbol"/>
                  <w:b/>
                  <w:bCs/>
                  <w:sz w:val="24"/>
                  <w:szCs w:val="24"/>
                </w:rPr>
                <w:t>★★</w:t>
              </w:r>
              <w:r w:rsidR="00E50372" w:rsidRPr="00A26EAA">
                <w:rPr>
                  <w:rFonts w:ascii="Segoe UI Symbol" w:hAnsi="Segoe UI Symbol" w:cs="Segoe UI Symbol"/>
                  <w:b/>
                  <w:bCs/>
                  <w:sz w:val="24"/>
                  <w:szCs w:val="24"/>
                </w:rPr>
                <w:t>★</w:t>
              </w:r>
            </w:ins>
          </w:p>
        </w:tc>
        <w:tc>
          <w:tcPr>
            <w:tcW w:w="1299" w:type="dxa"/>
            <w:vAlign w:val="center"/>
            <w:tcPrChange w:id="47" w:author="Gloria P. Manu" w:date="2026-03-09T13:32:00Z" w16du:dateUtc="2026-03-09T13:32:00Z">
              <w:tcPr>
                <w:tcW w:w="1299" w:type="dxa"/>
                <w:vAlign w:val="center"/>
              </w:tcPr>
            </w:tcPrChange>
          </w:tcPr>
          <w:p w14:paraId="20DE9BB4" w14:textId="35B2BEA6" w:rsidR="00121B4C" w:rsidRPr="00A26EAA" w:rsidRDefault="00121B4C" w:rsidP="00121B4C">
            <w:pPr>
              <w:rPr>
                <w:ins w:id="48" w:author="Gloria P. Manu" w:date="2026-03-09T11:28:00Z" w16du:dateUtc="2026-03-09T11:28:00Z"/>
                <w:rFonts w:ascii="Times New Roman" w:hAnsi="Times New Roman" w:cs="Times New Roman"/>
                <w:b/>
                <w:bCs/>
                <w:sz w:val="24"/>
                <w:szCs w:val="24"/>
                <w:lang w:val="en-US"/>
              </w:rPr>
            </w:pPr>
            <w:ins w:id="49" w:author="Gloria P. Manu" w:date="2026-03-09T13:33:00Z" w16du:dateUtc="2026-03-09T13:33:00Z">
              <w:r>
                <w:rPr>
                  <w:rFonts w:ascii="Times New Roman" w:hAnsi="Times New Roman" w:cs="Times New Roman"/>
                  <w:b/>
                  <w:bCs/>
                  <w:sz w:val="24"/>
                  <w:szCs w:val="24"/>
                  <w:lang w:val="en-US"/>
                </w:rPr>
                <w:t>6</w:t>
              </w:r>
            </w:ins>
          </w:p>
        </w:tc>
        <w:tc>
          <w:tcPr>
            <w:tcW w:w="1230" w:type="dxa"/>
            <w:tcPrChange w:id="50" w:author="Gloria P. Manu" w:date="2026-03-09T13:32:00Z" w16du:dateUtc="2026-03-09T13:32:00Z">
              <w:tcPr>
                <w:tcW w:w="1230" w:type="dxa"/>
                <w:vAlign w:val="center"/>
              </w:tcPr>
            </w:tcPrChange>
          </w:tcPr>
          <w:p w14:paraId="17080622" w14:textId="3703B4C4" w:rsidR="00121B4C" w:rsidRPr="00A26EAA" w:rsidRDefault="00121B4C" w:rsidP="00121B4C">
            <w:pPr>
              <w:rPr>
                <w:ins w:id="51" w:author="Gloria P. Manu" w:date="2026-03-09T11:28:00Z" w16du:dateUtc="2026-03-09T11:28:00Z"/>
                <w:rFonts w:ascii="Times New Roman" w:hAnsi="Times New Roman" w:cs="Times New Roman"/>
                <w:sz w:val="24"/>
                <w:szCs w:val="24"/>
                <w:lang w:val="en-US"/>
              </w:rPr>
            </w:pPr>
            <w:ins w:id="52" w:author="Gloria P. Manu" w:date="2026-03-09T13:32:00Z" w16du:dateUtc="2026-03-09T13:32:00Z">
              <w:r w:rsidRPr="00157117">
                <w:t xml:space="preserve"> Moderate</w:t>
              </w:r>
            </w:ins>
          </w:p>
        </w:tc>
      </w:tr>
      <w:tr w:rsidR="00121B4C" w:rsidRPr="00A26EAA" w14:paraId="3453E852" w14:textId="77777777" w:rsidTr="003350CE">
        <w:tblPrEx>
          <w:tblW w:w="10086" w:type="dxa"/>
          <w:tblPrExChange w:id="53" w:author="Gloria P. Manu" w:date="2026-03-09T13:32:00Z" w16du:dateUtc="2026-03-09T13:32:00Z">
            <w:tblPrEx>
              <w:tblW w:w="10086" w:type="dxa"/>
            </w:tblPrEx>
          </w:tblPrExChange>
        </w:tblPrEx>
        <w:trPr>
          <w:ins w:id="54" w:author="Gloria P. Manu" w:date="2026-03-09T11:28:00Z"/>
        </w:trPr>
        <w:tc>
          <w:tcPr>
            <w:tcW w:w="1804" w:type="dxa"/>
            <w:tcPrChange w:id="55" w:author="Gloria P. Manu" w:date="2026-03-09T13:32:00Z" w16du:dateUtc="2026-03-09T13:32:00Z">
              <w:tcPr>
                <w:tcW w:w="1804" w:type="dxa"/>
              </w:tcPr>
            </w:tcPrChange>
          </w:tcPr>
          <w:p w14:paraId="05B1803D" w14:textId="3D20AB6B" w:rsidR="00121B4C" w:rsidRPr="00A26EAA" w:rsidRDefault="00121B4C" w:rsidP="00121B4C">
            <w:pPr>
              <w:rPr>
                <w:ins w:id="56" w:author="Gloria P. Manu" w:date="2026-03-09T11:28:00Z" w16du:dateUtc="2026-03-09T11:28:00Z"/>
                <w:rFonts w:ascii="Times New Roman" w:hAnsi="Times New Roman" w:cs="Times New Roman"/>
                <w:color w:val="000000"/>
                <w:sz w:val="24"/>
                <w:szCs w:val="24"/>
              </w:rPr>
            </w:pPr>
            <w:ins w:id="57" w:author="Gloria P. Manu" w:date="2026-03-09T13:30:00Z" w16du:dateUtc="2026-03-09T13:30:00Z">
              <w:r w:rsidRPr="00D642DF">
                <w:t>de Rioja et al., 2026</w:t>
              </w:r>
            </w:ins>
          </w:p>
        </w:tc>
        <w:tc>
          <w:tcPr>
            <w:tcW w:w="1452" w:type="dxa"/>
            <w:vAlign w:val="center"/>
            <w:tcPrChange w:id="58" w:author="Gloria P. Manu" w:date="2026-03-09T13:32:00Z" w16du:dateUtc="2026-03-09T13:32:00Z">
              <w:tcPr>
                <w:tcW w:w="1452" w:type="dxa"/>
                <w:vAlign w:val="center"/>
              </w:tcPr>
            </w:tcPrChange>
          </w:tcPr>
          <w:p w14:paraId="05914E80" w14:textId="2148F8BD" w:rsidR="00121B4C" w:rsidRPr="00A26EAA" w:rsidRDefault="00121B4C" w:rsidP="00121B4C">
            <w:pPr>
              <w:rPr>
                <w:ins w:id="59" w:author="Gloria P. Manu" w:date="2026-03-09T11:28:00Z" w16du:dateUtc="2026-03-09T11:28:00Z"/>
                <w:rFonts w:ascii="Segoe UI Symbol" w:hAnsi="Segoe UI Symbol" w:cs="Segoe UI Symbol"/>
                <w:b/>
                <w:bCs/>
                <w:sz w:val="24"/>
                <w:szCs w:val="24"/>
              </w:rPr>
            </w:pPr>
            <w:ins w:id="60" w:author="Gloria P. Manu" w:date="2026-03-09T13:35:00Z" w16du:dateUtc="2026-03-09T13:35:00Z">
              <w:r w:rsidRPr="00A26EAA">
                <w:rPr>
                  <w:rFonts w:ascii="Segoe UI Symbol" w:hAnsi="Segoe UI Symbol" w:cs="Segoe UI Symbol"/>
                  <w:b/>
                  <w:bCs/>
                  <w:sz w:val="24"/>
                  <w:szCs w:val="24"/>
                </w:rPr>
                <w:t>★★★★</w:t>
              </w:r>
            </w:ins>
          </w:p>
        </w:tc>
        <w:tc>
          <w:tcPr>
            <w:tcW w:w="1817" w:type="dxa"/>
            <w:vAlign w:val="center"/>
            <w:tcPrChange w:id="61" w:author="Gloria P. Manu" w:date="2026-03-09T13:32:00Z" w16du:dateUtc="2026-03-09T13:32:00Z">
              <w:tcPr>
                <w:tcW w:w="1817" w:type="dxa"/>
                <w:vAlign w:val="center"/>
              </w:tcPr>
            </w:tcPrChange>
          </w:tcPr>
          <w:p w14:paraId="327D29AA" w14:textId="3D8AD98E" w:rsidR="00121B4C" w:rsidRPr="00A26EAA" w:rsidRDefault="00121B4C" w:rsidP="00121B4C">
            <w:pPr>
              <w:rPr>
                <w:ins w:id="62" w:author="Gloria P. Manu" w:date="2026-03-09T11:28:00Z" w16du:dateUtc="2026-03-09T11:28:00Z"/>
                <w:rFonts w:ascii="Segoe UI Symbol" w:hAnsi="Segoe UI Symbol" w:cs="Segoe UI Symbol"/>
                <w:b/>
                <w:bCs/>
                <w:sz w:val="24"/>
                <w:szCs w:val="24"/>
              </w:rPr>
            </w:pPr>
            <w:ins w:id="63" w:author="Gloria P. Manu" w:date="2026-03-09T13:35:00Z" w16du:dateUtc="2026-03-09T13:35:00Z">
              <w:r w:rsidRPr="00A26EAA">
                <w:rPr>
                  <w:rFonts w:ascii="Segoe UI Symbol" w:hAnsi="Segoe UI Symbol" w:cs="Segoe UI Symbol"/>
                  <w:b/>
                  <w:bCs/>
                  <w:sz w:val="24"/>
                  <w:szCs w:val="24"/>
                </w:rPr>
                <w:t>★★</w:t>
              </w:r>
            </w:ins>
          </w:p>
        </w:tc>
        <w:tc>
          <w:tcPr>
            <w:tcW w:w="2484" w:type="dxa"/>
            <w:vAlign w:val="center"/>
            <w:tcPrChange w:id="64" w:author="Gloria P. Manu" w:date="2026-03-09T13:32:00Z" w16du:dateUtc="2026-03-09T13:32:00Z">
              <w:tcPr>
                <w:tcW w:w="2484" w:type="dxa"/>
                <w:vAlign w:val="center"/>
              </w:tcPr>
            </w:tcPrChange>
          </w:tcPr>
          <w:p w14:paraId="06B43C32" w14:textId="1B5C5E13" w:rsidR="00121B4C" w:rsidRPr="00A26EAA" w:rsidRDefault="00121B4C" w:rsidP="00121B4C">
            <w:pPr>
              <w:rPr>
                <w:ins w:id="65" w:author="Gloria P. Manu" w:date="2026-03-09T11:28:00Z" w16du:dateUtc="2026-03-09T11:28:00Z"/>
                <w:rFonts w:ascii="Segoe UI Symbol" w:hAnsi="Segoe UI Symbol" w:cs="Segoe UI Symbol"/>
                <w:b/>
                <w:bCs/>
                <w:sz w:val="24"/>
                <w:szCs w:val="24"/>
              </w:rPr>
            </w:pPr>
            <w:ins w:id="66" w:author="Gloria P. Manu" w:date="2026-03-09T13:35:00Z" w16du:dateUtc="2026-03-09T13:35:00Z">
              <w:r w:rsidRPr="00A26EAA">
                <w:rPr>
                  <w:rFonts w:ascii="Segoe UI Symbol" w:hAnsi="Segoe UI Symbol" w:cs="Segoe UI Symbol"/>
                  <w:b/>
                  <w:bCs/>
                  <w:sz w:val="24"/>
                  <w:szCs w:val="24"/>
                </w:rPr>
                <w:t>★★★</w:t>
              </w:r>
            </w:ins>
          </w:p>
        </w:tc>
        <w:tc>
          <w:tcPr>
            <w:tcW w:w="1299" w:type="dxa"/>
            <w:vAlign w:val="center"/>
            <w:tcPrChange w:id="67" w:author="Gloria P. Manu" w:date="2026-03-09T13:32:00Z" w16du:dateUtc="2026-03-09T13:32:00Z">
              <w:tcPr>
                <w:tcW w:w="1299" w:type="dxa"/>
                <w:vAlign w:val="center"/>
              </w:tcPr>
            </w:tcPrChange>
          </w:tcPr>
          <w:p w14:paraId="4B76110C" w14:textId="4E7FB6D4" w:rsidR="00121B4C" w:rsidRPr="00A26EAA" w:rsidRDefault="00121B4C" w:rsidP="00121B4C">
            <w:pPr>
              <w:rPr>
                <w:ins w:id="68" w:author="Gloria P. Manu" w:date="2026-03-09T11:28:00Z" w16du:dateUtc="2026-03-09T11:28:00Z"/>
                <w:rFonts w:ascii="Times New Roman" w:hAnsi="Times New Roman" w:cs="Times New Roman"/>
                <w:b/>
                <w:bCs/>
                <w:sz w:val="24"/>
                <w:szCs w:val="24"/>
                <w:lang w:val="en-US"/>
              </w:rPr>
            </w:pPr>
            <w:ins w:id="69" w:author="Gloria P. Manu" w:date="2026-03-09T13:33:00Z" w16du:dateUtc="2026-03-09T13:33:00Z">
              <w:r>
                <w:rPr>
                  <w:rFonts w:ascii="Times New Roman" w:hAnsi="Times New Roman" w:cs="Times New Roman"/>
                  <w:b/>
                  <w:bCs/>
                  <w:sz w:val="24"/>
                  <w:szCs w:val="24"/>
                  <w:lang w:val="en-US"/>
                </w:rPr>
                <w:t>9</w:t>
              </w:r>
            </w:ins>
          </w:p>
        </w:tc>
        <w:tc>
          <w:tcPr>
            <w:tcW w:w="1230" w:type="dxa"/>
            <w:tcPrChange w:id="70" w:author="Gloria P. Manu" w:date="2026-03-09T13:32:00Z" w16du:dateUtc="2026-03-09T13:32:00Z">
              <w:tcPr>
                <w:tcW w:w="1230" w:type="dxa"/>
                <w:vAlign w:val="center"/>
              </w:tcPr>
            </w:tcPrChange>
          </w:tcPr>
          <w:p w14:paraId="0B78CCC2" w14:textId="456588CC" w:rsidR="00121B4C" w:rsidRPr="00A26EAA" w:rsidRDefault="00121B4C" w:rsidP="00121B4C">
            <w:pPr>
              <w:rPr>
                <w:ins w:id="71" w:author="Gloria P. Manu" w:date="2026-03-09T11:28:00Z" w16du:dateUtc="2026-03-09T11:28:00Z"/>
                <w:rFonts w:ascii="Times New Roman" w:hAnsi="Times New Roman" w:cs="Times New Roman"/>
                <w:sz w:val="24"/>
                <w:szCs w:val="24"/>
                <w:lang w:val="en-US"/>
              </w:rPr>
            </w:pPr>
            <w:ins w:id="72" w:author="Gloria P. Manu" w:date="2026-03-09T13:32:00Z" w16du:dateUtc="2026-03-09T13:32:00Z">
              <w:r w:rsidRPr="00157117">
                <w:t xml:space="preserve"> Low</w:t>
              </w:r>
            </w:ins>
          </w:p>
        </w:tc>
      </w:tr>
      <w:tr w:rsidR="00121B4C" w:rsidRPr="00A26EAA" w14:paraId="669C9074" w14:textId="77777777" w:rsidTr="003350CE">
        <w:tblPrEx>
          <w:tblW w:w="10086" w:type="dxa"/>
          <w:tblPrExChange w:id="73" w:author="Gloria P. Manu" w:date="2026-03-09T13:32:00Z" w16du:dateUtc="2026-03-09T13:32:00Z">
            <w:tblPrEx>
              <w:tblW w:w="10086" w:type="dxa"/>
            </w:tblPrEx>
          </w:tblPrExChange>
        </w:tblPrEx>
        <w:trPr>
          <w:ins w:id="74" w:author="Gloria P. Manu" w:date="2026-03-09T11:28:00Z"/>
        </w:trPr>
        <w:tc>
          <w:tcPr>
            <w:tcW w:w="1804" w:type="dxa"/>
            <w:tcPrChange w:id="75" w:author="Gloria P. Manu" w:date="2026-03-09T13:32:00Z" w16du:dateUtc="2026-03-09T13:32:00Z">
              <w:tcPr>
                <w:tcW w:w="1804" w:type="dxa"/>
              </w:tcPr>
            </w:tcPrChange>
          </w:tcPr>
          <w:p w14:paraId="6F17A7DC" w14:textId="295CF340" w:rsidR="00121B4C" w:rsidRPr="00A26EAA" w:rsidRDefault="00121B4C" w:rsidP="00121B4C">
            <w:pPr>
              <w:rPr>
                <w:ins w:id="76" w:author="Gloria P. Manu" w:date="2026-03-09T11:28:00Z" w16du:dateUtc="2026-03-09T11:28:00Z"/>
                <w:rFonts w:ascii="Times New Roman" w:hAnsi="Times New Roman" w:cs="Times New Roman"/>
                <w:color w:val="000000"/>
                <w:sz w:val="24"/>
                <w:szCs w:val="24"/>
              </w:rPr>
            </w:pPr>
            <w:ins w:id="77" w:author="Gloria P. Manu" w:date="2026-03-09T13:30:00Z" w16du:dateUtc="2026-03-09T13:30:00Z">
              <w:r w:rsidRPr="00D642DF">
                <w:t>Bhiman et al., 2025</w:t>
              </w:r>
            </w:ins>
          </w:p>
        </w:tc>
        <w:tc>
          <w:tcPr>
            <w:tcW w:w="1452" w:type="dxa"/>
            <w:vAlign w:val="center"/>
            <w:tcPrChange w:id="78" w:author="Gloria P. Manu" w:date="2026-03-09T13:32:00Z" w16du:dateUtc="2026-03-09T13:32:00Z">
              <w:tcPr>
                <w:tcW w:w="1452" w:type="dxa"/>
                <w:vAlign w:val="center"/>
              </w:tcPr>
            </w:tcPrChange>
          </w:tcPr>
          <w:p w14:paraId="798F89F2" w14:textId="53C3A747" w:rsidR="00121B4C" w:rsidRPr="00A26EAA" w:rsidRDefault="00121B4C" w:rsidP="00121B4C">
            <w:pPr>
              <w:rPr>
                <w:ins w:id="79" w:author="Gloria P. Manu" w:date="2026-03-09T11:28:00Z" w16du:dateUtc="2026-03-09T11:28:00Z"/>
                <w:rFonts w:ascii="Segoe UI Symbol" w:hAnsi="Segoe UI Symbol" w:cs="Segoe UI Symbol"/>
                <w:b/>
                <w:bCs/>
                <w:sz w:val="24"/>
                <w:szCs w:val="24"/>
              </w:rPr>
            </w:pPr>
            <w:ins w:id="80" w:author="Gloria P. Manu" w:date="2026-03-09T13:36:00Z" w16du:dateUtc="2026-03-09T13:36:00Z">
              <w:r w:rsidRPr="00A26EAA">
                <w:rPr>
                  <w:rFonts w:ascii="Segoe UI Symbol" w:hAnsi="Segoe UI Symbol" w:cs="Segoe UI Symbol"/>
                  <w:b/>
                  <w:bCs/>
                  <w:sz w:val="24"/>
                  <w:szCs w:val="24"/>
                </w:rPr>
                <w:t>★★★</w:t>
              </w:r>
            </w:ins>
          </w:p>
        </w:tc>
        <w:tc>
          <w:tcPr>
            <w:tcW w:w="1817" w:type="dxa"/>
            <w:vAlign w:val="center"/>
            <w:tcPrChange w:id="81" w:author="Gloria P. Manu" w:date="2026-03-09T13:32:00Z" w16du:dateUtc="2026-03-09T13:32:00Z">
              <w:tcPr>
                <w:tcW w:w="1817" w:type="dxa"/>
                <w:vAlign w:val="center"/>
              </w:tcPr>
            </w:tcPrChange>
          </w:tcPr>
          <w:p w14:paraId="12ABFFD4" w14:textId="13F53B5E" w:rsidR="00121B4C" w:rsidRPr="00A26EAA" w:rsidRDefault="00121B4C" w:rsidP="00121B4C">
            <w:pPr>
              <w:rPr>
                <w:ins w:id="82" w:author="Gloria P. Manu" w:date="2026-03-09T11:28:00Z" w16du:dateUtc="2026-03-09T11:28:00Z"/>
                <w:rFonts w:ascii="Segoe UI Symbol" w:hAnsi="Segoe UI Symbol" w:cs="Segoe UI Symbol"/>
                <w:b/>
                <w:bCs/>
                <w:sz w:val="24"/>
                <w:szCs w:val="24"/>
              </w:rPr>
            </w:pPr>
            <w:ins w:id="83" w:author="Gloria P. Manu" w:date="2026-03-09T13:36:00Z" w16du:dateUtc="2026-03-09T13:36:00Z">
              <w:r w:rsidRPr="00A26EAA">
                <w:rPr>
                  <w:rFonts w:ascii="Segoe UI Symbol" w:hAnsi="Segoe UI Symbol" w:cs="Segoe UI Symbol"/>
                  <w:b/>
                  <w:bCs/>
                  <w:sz w:val="24"/>
                  <w:szCs w:val="24"/>
                </w:rPr>
                <w:t>★</w:t>
              </w:r>
            </w:ins>
          </w:p>
        </w:tc>
        <w:tc>
          <w:tcPr>
            <w:tcW w:w="2484" w:type="dxa"/>
            <w:vAlign w:val="center"/>
            <w:tcPrChange w:id="84" w:author="Gloria P. Manu" w:date="2026-03-09T13:32:00Z" w16du:dateUtc="2026-03-09T13:32:00Z">
              <w:tcPr>
                <w:tcW w:w="2484" w:type="dxa"/>
                <w:vAlign w:val="center"/>
              </w:tcPr>
            </w:tcPrChange>
          </w:tcPr>
          <w:p w14:paraId="6B8225AE" w14:textId="41F34031" w:rsidR="00121B4C" w:rsidRPr="00A26EAA" w:rsidRDefault="00121B4C" w:rsidP="00121B4C">
            <w:pPr>
              <w:rPr>
                <w:ins w:id="85" w:author="Gloria P. Manu" w:date="2026-03-09T11:28:00Z" w16du:dateUtc="2026-03-09T11:28:00Z"/>
                <w:rFonts w:ascii="Segoe UI Symbol" w:hAnsi="Segoe UI Symbol" w:cs="Segoe UI Symbol"/>
                <w:b/>
                <w:bCs/>
                <w:sz w:val="24"/>
                <w:szCs w:val="24"/>
              </w:rPr>
            </w:pPr>
            <w:ins w:id="86" w:author="Gloria P. Manu" w:date="2026-03-09T13:36:00Z" w16du:dateUtc="2026-03-09T13:36:00Z">
              <w:r w:rsidRPr="00A26EAA">
                <w:rPr>
                  <w:rFonts w:ascii="Segoe UI Symbol" w:hAnsi="Segoe UI Symbol" w:cs="Segoe UI Symbol"/>
                  <w:b/>
                  <w:bCs/>
                  <w:sz w:val="24"/>
                  <w:szCs w:val="24"/>
                </w:rPr>
                <w:t>★★</w:t>
              </w:r>
            </w:ins>
          </w:p>
        </w:tc>
        <w:tc>
          <w:tcPr>
            <w:tcW w:w="1299" w:type="dxa"/>
            <w:vAlign w:val="center"/>
            <w:tcPrChange w:id="87" w:author="Gloria P. Manu" w:date="2026-03-09T13:32:00Z" w16du:dateUtc="2026-03-09T13:32:00Z">
              <w:tcPr>
                <w:tcW w:w="1299" w:type="dxa"/>
                <w:vAlign w:val="center"/>
              </w:tcPr>
            </w:tcPrChange>
          </w:tcPr>
          <w:p w14:paraId="7AEC70DB" w14:textId="1FF83CD9" w:rsidR="00121B4C" w:rsidRPr="00A26EAA" w:rsidRDefault="00121B4C" w:rsidP="00121B4C">
            <w:pPr>
              <w:rPr>
                <w:ins w:id="88" w:author="Gloria P. Manu" w:date="2026-03-09T11:28:00Z" w16du:dateUtc="2026-03-09T11:28:00Z"/>
                <w:rFonts w:ascii="Times New Roman" w:hAnsi="Times New Roman" w:cs="Times New Roman"/>
                <w:b/>
                <w:bCs/>
                <w:sz w:val="24"/>
                <w:szCs w:val="24"/>
                <w:lang w:val="en-US"/>
              </w:rPr>
            </w:pPr>
            <w:ins w:id="89" w:author="Gloria P. Manu" w:date="2026-03-09T13:33:00Z" w16du:dateUtc="2026-03-09T13:33:00Z">
              <w:r>
                <w:rPr>
                  <w:rFonts w:ascii="Times New Roman" w:hAnsi="Times New Roman" w:cs="Times New Roman"/>
                  <w:b/>
                  <w:bCs/>
                  <w:sz w:val="24"/>
                  <w:szCs w:val="24"/>
                  <w:lang w:val="en-US"/>
                </w:rPr>
                <w:t>6</w:t>
              </w:r>
            </w:ins>
          </w:p>
        </w:tc>
        <w:tc>
          <w:tcPr>
            <w:tcW w:w="1230" w:type="dxa"/>
            <w:tcPrChange w:id="90" w:author="Gloria P. Manu" w:date="2026-03-09T13:32:00Z" w16du:dateUtc="2026-03-09T13:32:00Z">
              <w:tcPr>
                <w:tcW w:w="1230" w:type="dxa"/>
                <w:vAlign w:val="center"/>
              </w:tcPr>
            </w:tcPrChange>
          </w:tcPr>
          <w:p w14:paraId="5BB26A15" w14:textId="7609934A" w:rsidR="00121B4C" w:rsidRPr="00A26EAA" w:rsidRDefault="00121B4C" w:rsidP="00121B4C">
            <w:pPr>
              <w:rPr>
                <w:ins w:id="91" w:author="Gloria P. Manu" w:date="2026-03-09T11:28:00Z" w16du:dateUtc="2026-03-09T11:28:00Z"/>
                <w:rFonts w:ascii="Times New Roman" w:hAnsi="Times New Roman" w:cs="Times New Roman"/>
                <w:sz w:val="24"/>
                <w:szCs w:val="24"/>
                <w:lang w:val="en-US"/>
              </w:rPr>
            </w:pPr>
            <w:ins w:id="92" w:author="Gloria P. Manu" w:date="2026-03-09T13:32:00Z" w16du:dateUtc="2026-03-09T13:32:00Z">
              <w:r w:rsidRPr="00157117">
                <w:t xml:space="preserve"> Moderate</w:t>
              </w:r>
            </w:ins>
          </w:p>
        </w:tc>
      </w:tr>
      <w:tr w:rsidR="00121B4C" w:rsidRPr="00A26EAA" w14:paraId="10812926" w14:textId="77777777" w:rsidTr="003350CE">
        <w:tblPrEx>
          <w:tblW w:w="10086" w:type="dxa"/>
          <w:tblPrExChange w:id="93" w:author="Gloria P. Manu" w:date="2026-03-09T13:32:00Z" w16du:dateUtc="2026-03-09T13:32:00Z">
            <w:tblPrEx>
              <w:tblW w:w="10086" w:type="dxa"/>
            </w:tblPrEx>
          </w:tblPrExChange>
        </w:tblPrEx>
        <w:trPr>
          <w:ins w:id="94" w:author="Gloria P. Manu" w:date="2026-03-09T11:28:00Z"/>
        </w:trPr>
        <w:tc>
          <w:tcPr>
            <w:tcW w:w="1804" w:type="dxa"/>
            <w:tcPrChange w:id="95" w:author="Gloria P. Manu" w:date="2026-03-09T13:32:00Z" w16du:dateUtc="2026-03-09T13:32:00Z">
              <w:tcPr>
                <w:tcW w:w="1804" w:type="dxa"/>
              </w:tcPr>
            </w:tcPrChange>
          </w:tcPr>
          <w:p w14:paraId="0F22F127" w14:textId="6DECADBF" w:rsidR="00121B4C" w:rsidRPr="00A26EAA" w:rsidRDefault="00121B4C" w:rsidP="00121B4C">
            <w:pPr>
              <w:rPr>
                <w:ins w:id="96" w:author="Gloria P. Manu" w:date="2026-03-09T11:28:00Z" w16du:dateUtc="2026-03-09T11:28:00Z"/>
                <w:rFonts w:ascii="Times New Roman" w:hAnsi="Times New Roman" w:cs="Times New Roman"/>
                <w:color w:val="000000"/>
                <w:sz w:val="24"/>
                <w:szCs w:val="24"/>
              </w:rPr>
            </w:pPr>
            <w:ins w:id="97" w:author="Gloria P. Manu" w:date="2026-03-09T13:30:00Z" w16du:dateUtc="2026-03-09T13:30:00Z">
              <w:r w:rsidRPr="00D642DF">
                <w:t>Jagne et al., 2025</w:t>
              </w:r>
            </w:ins>
          </w:p>
        </w:tc>
        <w:tc>
          <w:tcPr>
            <w:tcW w:w="1452" w:type="dxa"/>
            <w:vAlign w:val="center"/>
            <w:tcPrChange w:id="98" w:author="Gloria P. Manu" w:date="2026-03-09T13:32:00Z" w16du:dateUtc="2026-03-09T13:32:00Z">
              <w:tcPr>
                <w:tcW w:w="1452" w:type="dxa"/>
                <w:vAlign w:val="center"/>
              </w:tcPr>
            </w:tcPrChange>
          </w:tcPr>
          <w:p w14:paraId="4A8A1186" w14:textId="11651FFC" w:rsidR="00121B4C" w:rsidRPr="00A26EAA" w:rsidRDefault="00121B4C" w:rsidP="00121B4C">
            <w:pPr>
              <w:rPr>
                <w:ins w:id="99" w:author="Gloria P. Manu" w:date="2026-03-09T11:28:00Z" w16du:dateUtc="2026-03-09T11:28:00Z"/>
                <w:rFonts w:ascii="Segoe UI Symbol" w:hAnsi="Segoe UI Symbol" w:cs="Segoe UI Symbol"/>
                <w:b/>
                <w:bCs/>
                <w:sz w:val="24"/>
                <w:szCs w:val="24"/>
              </w:rPr>
            </w:pPr>
            <w:ins w:id="100" w:author="Gloria P. Manu" w:date="2026-03-09T13:35:00Z" w16du:dateUtc="2026-03-09T13:35:00Z">
              <w:r w:rsidRPr="00A26EAA">
                <w:rPr>
                  <w:rFonts w:ascii="Segoe UI Symbol" w:hAnsi="Segoe UI Symbol" w:cs="Segoe UI Symbol"/>
                  <w:b/>
                  <w:bCs/>
                  <w:sz w:val="24"/>
                  <w:szCs w:val="24"/>
                </w:rPr>
                <w:t>★★★★</w:t>
              </w:r>
            </w:ins>
          </w:p>
        </w:tc>
        <w:tc>
          <w:tcPr>
            <w:tcW w:w="1817" w:type="dxa"/>
            <w:vAlign w:val="center"/>
            <w:tcPrChange w:id="101" w:author="Gloria P. Manu" w:date="2026-03-09T13:32:00Z" w16du:dateUtc="2026-03-09T13:32:00Z">
              <w:tcPr>
                <w:tcW w:w="1817" w:type="dxa"/>
                <w:vAlign w:val="center"/>
              </w:tcPr>
            </w:tcPrChange>
          </w:tcPr>
          <w:p w14:paraId="2DCF2FE7" w14:textId="50CBE16C" w:rsidR="00121B4C" w:rsidRPr="00A26EAA" w:rsidRDefault="00121B4C" w:rsidP="00121B4C">
            <w:pPr>
              <w:rPr>
                <w:ins w:id="102" w:author="Gloria P. Manu" w:date="2026-03-09T11:28:00Z" w16du:dateUtc="2026-03-09T11:28:00Z"/>
                <w:rFonts w:ascii="Segoe UI Symbol" w:hAnsi="Segoe UI Symbol" w:cs="Segoe UI Symbol"/>
                <w:b/>
                <w:bCs/>
                <w:sz w:val="24"/>
                <w:szCs w:val="24"/>
              </w:rPr>
            </w:pPr>
            <w:ins w:id="103" w:author="Gloria P. Manu" w:date="2026-03-09T13:35:00Z" w16du:dateUtc="2026-03-09T13:35:00Z">
              <w:r w:rsidRPr="00A26EAA">
                <w:rPr>
                  <w:rFonts w:ascii="Segoe UI Symbol" w:hAnsi="Segoe UI Symbol" w:cs="Segoe UI Symbol"/>
                  <w:b/>
                  <w:bCs/>
                  <w:sz w:val="24"/>
                  <w:szCs w:val="24"/>
                </w:rPr>
                <w:t>★</w:t>
              </w:r>
            </w:ins>
          </w:p>
        </w:tc>
        <w:tc>
          <w:tcPr>
            <w:tcW w:w="2484" w:type="dxa"/>
            <w:vAlign w:val="center"/>
            <w:tcPrChange w:id="104" w:author="Gloria P. Manu" w:date="2026-03-09T13:32:00Z" w16du:dateUtc="2026-03-09T13:32:00Z">
              <w:tcPr>
                <w:tcW w:w="2484" w:type="dxa"/>
                <w:vAlign w:val="center"/>
              </w:tcPr>
            </w:tcPrChange>
          </w:tcPr>
          <w:p w14:paraId="006D6BD1" w14:textId="6EB3A30D" w:rsidR="00121B4C" w:rsidRPr="00A26EAA" w:rsidRDefault="00121B4C" w:rsidP="00121B4C">
            <w:pPr>
              <w:rPr>
                <w:ins w:id="105" w:author="Gloria P. Manu" w:date="2026-03-09T11:28:00Z" w16du:dateUtc="2026-03-09T11:28:00Z"/>
                <w:rFonts w:ascii="Segoe UI Symbol" w:hAnsi="Segoe UI Symbol" w:cs="Segoe UI Symbol"/>
                <w:b/>
                <w:bCs/>
                <w:sz w:val="24"/>
                <w:szCs w:val="24"/>
              </w:rPr>
            </w:pPr>
            <w:ins w:id="106" w:author="Gloria P. Manu" w:date="2026-03-09T13:35:00Z" w16du:dateUtc="2026-03-09T13:35:00Z">
              <w:r w:rsidRPr="00A26EAA">
                <w:rPr>
                  <w:rFonts w:ascii="Segoe UI Symbol" w:hAnsi="Segoe UI Symbol" w:cs="Segoe UI Symbol"/>
                  <w:b/>
                  <w:bCs/>
                  <w:sz w:val="24"/>
                  <w:szCs w:val="24"/>
                </w:rPr>
                <w:t>★★★</w:t>
              </w:r>
            </w:ins>
          </w:p>
        </w:tc>
        <w:tc>
          <w:tcPr>
            <w:tcW w:w="1299" w:type="dxa"/>
            <w:vAlign w:val="center"/>
            <w:tcPrChange w:id="107" w:author="Gloria P. Manu" w:date="2026-03-09T13:32:00Z" w16du:dateUtc="2026-03-09T13:32:00Z">
              <w:tcPr>
                <w:tcW w:w="1299" w:type="dxa"/>
                <w:vAlign w:val="center"/>
              </w:tcPr>
            </w:tcPrChange>
          </w:tcPr>
          <w:p w14:paraId="00CDDB90" w14:textId="19451F30" w:rsidR="00121B4C" w:rsidRPr="00A26EAA" w:rsidRDefault="00121B4C" w:rsidP="00121B4C">
            <w:pPr>
              <w:rPr>
                <w:ins w:id="108" w:author="Gloria P. Manu" w:date="2026-03-09T11:28:00Z" w16du:dateUtc="2026-03-09T11:28:00Z"/>
                <w:rFonts w:ascii="Times New Roman" w:hAnsi="Times New Roman" w:cs="Times New Roman"/>
                <w:b/>
                <w:bCs/>
                <w:sz w:val="24"/>
                <w:szCs w:val="24"/>
                <w:lang w:val="en-US"/>
              </w:rPr>
            </w:pPr>
            <w:ins w:id="109" w:author="Gloria P. Manu" w:date="2026-03-09T13:33:00Z" w16du:dateUtc="2026-03-09T13:33:00Z">
              <w:r>
                <w:rPr>
                  <w:rFonts w:ascii="Times New Roman" w:hAnsi="Times New Roman" w:cs="Times New Roman"/>
                  <w:b/>
                  <w:bCs/>
                  <w:sz w:val="24"/>
                  <w:szCs w:val="24"/>
                  <w:lang w:val="en-US"/>
                </w:rPr>
                <w:t>8</w:t>
              </w:r>
            </w:ins>
          </w:p>
        </w:tc>
        <w:tc>
          <w:tcPr>
            <w:tcW w:w="1230" w:type="dxa"/>
            <w:tcPrChange w:id="110" w:author="Gloria P. Manu" w:date="2026-03-09T13:32:00Z" w16du:dateUtc="2026-03-09T13:32:00Z">
              <w:tcPr>
                <w:tcW w:w="1230" w:type="dxa"/>
                <w:vAlign w:val="center"/>
              </w:tcPr>
            </w:tcPrChange>
          </w:tcPr>
          <w:p w14:paraId="746CE459" w14:textId="11CC1C02" w:rsidR="00121B4C" w:rsidRPr="00A26EAA" w:rsidRDefault="00121B4C" w:rsidP="00121B4C">
            <w:pPr>
              <w:rPr>
                <w:ins w:id="111" w:author="Gloria P. Manu" w:date="2026-03-09T11:28:00Z" w16du:dateUtc="2026-03-09T11:28:00Z"/>
                <w:rFonts w:ascii="Times New Roman" w:hAnsi="Times New Roman" w:cs="Times New Roman"/>
                <w:sz w:val="24"/>
                <w:szCs w:val="24"/>
                <w:lang w:val="en-US"/>
              </w:rPr>
            </w:pPr>
            <w:ins w:id="112" w:author="Gloria P. Manu" w:date="2026-03-09T13:32:00Z" w16du:dateUtc="2026-03-09T13:32:00Z">
              <w:r w:rsidRPr="00157117">
                <w:t xml:space="preserve"> Low</w:t>
              </w:r>
            </w:ins>
          </w:p>
        </w:tc>
      </w:tr>
      <w:tr w:rsidR="00121B4C" w:rsidRPr="00A26EAA" w14:paraId="5FEC73E4" w14:textId="77777777" w:rsidTr="003350CE">
        <w:tblPrEx>
          <w:tblW w:w="10086" w:type="dxa"/>
          <w:tblPrExChange w:id="113" w:author="Gloria P. Manu" w:date="2026-03-09T13:32:00Z" w16du:dateUtc="2026-03-09T13:32:00Z">
            <w:tblPrEx>
              <w:tblW w:w="10086" w:type="dxa"/>
            </w:tblPrEx>
          </w:tblPrExChange>
        </w:tblPrEx>
        <w:trPr>
          <w:ins w:id="114" w:author="Gloria P. Manu" w:date="2026-03-09T11:28:00Z"/>
        </w:trPr>
        <w:tc>
          <w:tcPr>
            <w:tcW w:w="1804" w:type="dxa"/>
            <w:tcPrChange w:id="115" w:author="Gloria P. Manu" w:date="2026-03-09T13:32:00Z" w16du:dateUtc="2026-03-09T13:32:00Z">
              <w:tcPr>
                <w:tcW w:w="1804" w:type="dxa"/>
              </w:tcPr>
            </w:tcPrChange>
          </w:tcPr>
          <w:p w14:paraId="4C82491A" w14:textId="2BD26DE0" w:rsidR="00121B4C" w:rsidRPr="00A26EAA" w:rsidRDefault="00121B4C" w:rsidP="00121B4C">
            <w:pPr>
              <w:rPr>
                <w:ins w:id="116" w:author="Gloria P. Manu" w:date="2026-03-09T11:28:00Z" w16du:dateUtc="2026-03-09T11:28:00Z"/>
                <w:rFonts w:ascii="Times New Roman" w:hAnsi="Times New Roman" w:cs="Times New Roman"/>
                <w:color w:val="000000"/>
                <w:sz w:val="24"/>
                <w:szCs w:val="24"/>
              </w:rPr>
            </w:pPr>
            <w:ins w:id="117" w:author="Gloria P. Manu" w:date="2026-03-09T13:30:00Z" w16du:dateUtc="2026-03-09T13:30:00Z">
              <w:r w:rsidRPr="00D642DF">
                <w:t>Müller et al., 2025</w:t>
              </w:r>
            </w:ins>
          </w:p>
        </w:tc>
        <w:tc>
          <w:tcPr>
            <w:tcW w:w="1452" w:type="dxa"/>
            <w:vAlign w:val="center"/>
            <w:tcPrChange w:id="118" w:author="Gloria P. Manu" w:date="2026-03-09T13:32:00Z" w16du:dateUtc="2026-03-09T13:32:00Z">
              <w:tcPr>
                <w:tcW w:w="1452" w:type="dxa"/>
                <w:vAlign w:val="center"/>
              </w:tcPr>
            </w:tcPrChange>
          </w:tcPr>
          <w:p w14:paraId="3D3B4DA7" w14:textId="2360B7A5" w:rsidR="00121B4C" w:rsidRPr="00A26EAA" w:rsidRDefault="00121B4C" w:rsidP="00121B4C">
            <w:pPr>
              <w:rPr>
                <w:ins w:id="119" w:author="Gloria P. Manu" w:date="2026-03-09T11:28:00Z" w16du:dateUtc="2026-03-09T11:28:00Z"/>
                <w:rFonts w:ascii="Segoe UI Symbol" w:hAnsi="Segoe UI Symbol" w:cs="Segoe UI Symbol"/>
                <w:b/>
                <w:bCs/>
                <w:sz w:val="24"/>
                <w:szCs w:val="24"/>
              </w:rPr>
            </w:pPr>
            <w:ins w:id="120" w:author="Gloria P. Manu" w:date="2026-03-09T13:35:00Z" w16du:dateUtc="2026-03-09T13:35:00Z">
              <w:r w:rsidRPr="00A26EAA">
                <w:rPr>
                  <w:rFonts w:ascii="Segoe UI Symbol" w:hAnsi="Segoe UI Symbol" w:cs="Segoe UI Symbol"/>
                  <w:b/>
                  <w:bCs/>
                  <w:sz w:val="24"/>
                  <w:szCs w:val="24"/>
                </w:rPr>
                <w:t>★★★</w:t>
              </w:r>
            </w:ins>
          </w:p>
        </w:tc>
        <w:tc>
          <w:tcPr>
            <w:tcW w:w="1817" w:type="dxa"/>
            <w:vAlign w:val="center"/>
            <w:tcPrChange w:id="121" w:author="Gloria P. Manu" w:date="2026-03-09T13:32:00Z" w16du:dateUtc="2026-03-09T13:32:00Z">
              <w:tcPr>
                <w:tcW w:w="1817" w:type="dxa"/>
                <w:vAlign w:val="center"/>
              </w:tcPr>
            </w:tcPrChange>
          </w:tcPr>
          <w:p w14:paraId="271EC607" w14:textId="1B9AB0C9" w:rsidR="00121B4C" w:rsidRPr="00A26EAA" w:rsidRDefault="00121B4C" w:rsidP="00121B4C">
            <w:pPr>
              <w:rPr>
                <w:ins w:id="122" w:author="Gloria P. Manu" w:date="2026-03-09T11:28:00Z" w16du:dateUtc="2026-03-09T11:28:00Z"/>
                <w:rFonts w:ascii="Segoe UI Symbol" w:hAnsi="Segoe UI Symbol" w:cs="Segoe UI Symbol"/>
                <w:b/>
                <w:bCs/>
                <w:sz w:val="24"/>
                <w:szCs w:val="24"/>
              </w:rPr>
            </w:pPr>
            <w:ins w:id="123" w:author="Gloria P. Manu" w:date="2026-03-09T13:35:00Z" w16du:dateUtc="2026-03-09T13:35:00Z">
              <w:r w:rsidRPr="00A26EAA">
                <w:rPr>
                  <w:rFonts w:ascii="Segoe UI Symbol" w:hAnsi="Segoe UI Symbol" w:cs="Segoe UI Symbol"/>
                  <w:b/>
                  <w:bCs/>
                  <w:sz w:val="24"/>
                  <w:szCs w:val="24"/>
                </w:rPr>
                <w:t>★★</w:t>
              </w:r>
            </w:ins>
          </w:p>
        </w:tc>
        <w:tc>
          <w:tcPr>
            <w:tcW w:w="2484" w:type="dxa"/>
            <w:vAlign w:val="center"/>
            <w:tcPrChange w:id="124" w:author="Gloria P. Manu" w:date="2026-03-09T13:32:00Z" w16du:dateUtc="2026-03-09T13:32:00Z">
              <w:tcPr>
                <w:tcW w:w="2484" w:type="dxa"/>
                <w:vAlign w:val="center"/>
              </w:tcPr>
            </w:tcPrChange>
          </w:tcPr>
          <w:p w14:paraId="629FC385" w14:textId="187CDEAC" w:rsidR="00121B4C" w:rsidRPr="00A26EAA" w:rsidRDefault="00121B4C" w:rsidP="00121B4C">
            <w:pPr>
              <w:rPr>
                <w:ins w:id="125" w:author="Gloria P. Manu" w:date="2026-03-09T11:28:00Z" w16du:dateUtc="2026-03-09T11:28:00Z"/>
                <w:rFonts w:ascii="Segoe UI Symbol" w:hAnsi="Segoe UI Symbol" w:cs="Segoe UI Symbol"/>
                <w:b/>
                <w:bCs/>
                <w:sz w:val="24"/>
                <w:szCs w:val="24"/>
              </w:rPr>
            </w:pPr>
            <w:ins w:id="126" w:author="Gloria P. Manu" w:date="2026-03-09T13:35:00Z" w16du:dateUtc="2026-03-09T13:35:00Z">
              <w:r w:rsidRPr="00A26EAA">
                <w:rPr>
                  <w:rFonts w:ascii="Segoe UI Symbol" w:hAnsi="Segoe UI Symbol" w:cs="Segoe UI Symbol"/>
                  <w:b/>
                  <w:bCs/>
                  <w:sz w:val="24"/>
                  <w:szCs w:val="24"/>
                </w:rPr>
                <w:t>★★★</w:t>
              </w:r>
            </w:ins>
          </w:p>
        </w:tc>
        <w:tc>
          <w:tcPr>
            <w:tcW w:w="1299" w:type="dxa"/>
            <w:vAlign w:val="center"/>
            <w:tcPrChange w:id="127" w:author="Gloria P. Manu" w:date="2026-03-09T13:32:00Z" w16du:dateUtc="2026-03-09T13:32:00Z">
              <w:tcPr>
                <w:tcW w:w="1299" w:type="dxa"/>
                <w:vAlign w:val="center"/>
              </w:tcPr>
            </w:tcPrChange>
          </w:tcPr>
          <w:p w14:paraId="261CC260" w14:textId="426B6439" w:rsidR="00121B4C" w:rsidRPr="00A26EAA" w:rsidRDefault="00121B4C" w:rsidP="00121B4C">
            <w:pPr>
              <w:rPr>
                <w:ins w:id="128" w:author="Gloria P. Manu" w:date="2026-03-09T11:28:00Z" w16du:dateUtc="2026-03-09T11:28:00Z"/>
                <w:rFonts w:ascii="Times New Roman" w:hAnsi="Times New Roman" w:cs="Times New Roman"/>
                <w:b/>
                <w:bCs/>
                <w:sz w:val="24"/>
                <w:szCs w:val="24"/>
                <w:lang w:val="en-US"/>
              </w:rPr>
            </w:pPr>
            <w:ins w:id="129" w:author="Gloria P. Manu" w:date="2026-03-09T13:33:00Z" w16du:dateUtc="2026-03-09T13:33:00Z">
              <w:r>
                <w:rPr>
                  <w:rFonts w:ascii="Times New Roman" w:hAnsi="Times New Roman" w:cs="Times New Roman"/>
                  <w:b/>
                  <w:bCs/>
                  <w:sz w:val="24"/>
                  <w:szCs w:val="24"/>
                  <w:lang w:val="en-US"/>
                </w:rPr>
                <w:t>8</w:t>
              </w:r>
            </w:ins>
          </w:p>
        </w:tc>
        <w:tc>
          <w:tcPr>
            <w:tcW w:w="1230" w:type="dxa"/>
            <w:tcPrChange w:id="130" w:author="Gloria P. Manu" w:date="2026-03-09T13:32:00Z" w16du:dateUtc="2026-03-09T13:32:00Z">
              <w:tcPr>
                <w:tcW w:w="1230" w:type="dxa"/>
                <w:vAlign w:val="center"/>
              </w:tcPr>
            </w:tcPrChange>
          </w:tcPr>
          <w:p w14:paraId="3859966C" w14:textId="7820DE50" w:rsidR="00121B4C" w:rsidRPr="00A26EAA" w:rsidRDefault="00121B4C" w:rsidP="00121B4C">
            <w:pPr>
              <w:rPr>
                <w:ins w:id="131" w:author="Gloria P. Manu" w:date="2026-03-09T11:28:00Z" w16du:dateUtc="2026-03-09T11:28:00Z"/>
                <w:rFonts w:ascii="Times New Roman" w:hAnsi="Times New Roman" w:cs="Times New Roman"/>
                <w:sz w:val="24"/>
                <w:szCs w:val="24"/>
                <w:lang w:val="en-US"/>
              </w:rPr>
            </w:pPr>
            <w:ins w:id="132" w:author="Gloria P. Manu" w:date="2026-03-09T13:32:00Z" w16du:dateUtc="2026-03-09T13:32:00Z">
              <w:r w:rsidRPr="00157117">
                <w:t xml:space="preserve"> Low </w:t>
              </w:r>
            </w:ins>
          </w:p>
        </w:tc>
      </w:tr>
      <w:tr w:rsidR="00121B4C" w:rsidRPr="00A26EAA" w14:paraId="77D7BEE2" w14:textId="77777777" w:rsidTr="003350CE">
        <w:tblPrEx>
          <w:tblW w:w="10086" w:type="dxa"/>
          <w:tblPrExChange w:id="133" w:author="Gloria P. Manu" w:date="2026-03-09T13:32:00Z" w16du:dateUtc="2026-03-09T13:32:00Z">
            <w:tblPrEx>
              <w:tblW w:w="10086" w:type="dxa"/>
            </w:tblPrEx>
          </w:tblPrExChange>
        </w:tblPrEx>
        <w:trPr>
          <w:ins w:id="134" w:author="Gloria P. Manu" w:date="2026-03-09T11:28:00Z"/>
        </w:trPr>
        <w:tc>
          <w:tcPr>
            <w:tcW w:w="1804" w:type="dxa"/>
            <w:tcPrChange w:id="135" w:author="Gloria P. Manu" w:date="2026-03-09T13:32:00Z" w16du:dateUtc="2026-03-09T13:32:00Z">
              <w:tcPr>
                <w:tcW w:w="1804" w:type="dxa"/>
              </w:tcPr>
            </w:tcPrChange>
          </w:tcPr>
          <w:p w14:paraId="7DFD1B36" w14:textId="42CDFD05" w:rsidR="00121B4C" w:rsidRPr="00A26EAA" w:rsidRDefault="00121B4C" w:rsidP="00121B4C">
            <w:pPr>
              <w:rPr>
                <w:ins w:id="136" w:author="Gloria P. Manu" w:date="2026-03-09T11:28:00Z" w16du:dateUtc="2026-03-09T11:28:00Z"/>
                <w:rFonts w:ascii="Times New Roman" w:hAnsi="Times New Roman" w:cs="Times New Roman"/>
                <w:color w:val="000000"/>
                <w:sz w:val="24"/>
                <w:szCs w:val="24"/>
              </w:rPr>
            </w:pPr>
            <w:ins w:id="137" w:author="Gloria P. Manu" w:date="2026-03-09T13:30:00Z" w16du:dateUtc="2026-03-09T13:30:00Z">
              <w:r w:rsidRPr="00D642DF">
                <w:t>McCormack et al., 2025</w:t>
              </w:r>
            </w:ins>
          </w:p>
        </w:tc>
        <w:tc>
          <w:tcPr>
            <w:tcW w:w="1452" w:type="dxa"/>
            <w:vAlign w:val="center"/>
            <w:tcPrChange w:id="138" w:author="Gloria P. Manu" w:date="2026-03-09T13:32:00Z" w16du:dateUtc="2026-03-09T13:32:00Z">
              <w:tcPr>
                <w:tcW w:w="1452" w:type="dxa"/>
                <w:vAlign w:val="center"/>
              </w:tcPr>
            </w:tcPrChange>
          </w:tcPr>
          <w:p w14:paraId="7209E757" w14:textId="08753026" w:rsidR="00121B4C" w:rsidRPr="00A26EAA" w:rsidRDefault="00121B4C" w:rsidP="00121B4C">
            <w:pPr>
              <w:rPr>
                <w:ins w:id="139" w:author="Gloria P. Manu" w:date="2026-03-09T11:28:00Z" w16du:dateUtc="2026-03-09T11:28:00Z"/>
                <w:rFonts w:ascii="Segoe UI Symbol" w:hAnsi="Segoe UI Symbol" w:cs="Segoe UI Symbol"/>
                <w:b/>
                <w:bCs/>
                <w:sz w:val="24"/>
                <w:szCs w:val="24"/>
              </w:rPr>
            </w:pPr>
            <w:ins w:id="140" w:author="Gloria P. Manu" w:date="2026-03-09T13:35:00Z" w16du:dateUtc="2026-03-09T13:35:00Z">
              <w:r w:rsidRPr="00A26EAA">
                <w:rPr>
                  <w:rFonts w:ascii="Segoe UI Symbol" w:hAnsi="Segoe UI Symbol" w:cs="Segoe UI Symbol"/>
                  <w:b/>
                  <w:bCs/>
                  <w:sz w:val="24"/>
                  <w:szCs w:val="24"/>
                </w:rPr>
                <w:t>★★★★</w:t>
              </w:r>
            </w:ins>
          </w:p>
        </w:tc>
        <w:tc>
          <w:tcPr>
            <w:tcW w:w="1817" w:type="dxa"/>
            <w:vAlign w:val="center"/>
            <w:tcPrChange w:id="141" w:author="Gloria P. Manu" w:date="2026-03-09T13:32:00Z" w16du:dateUtc="2026-03-09T13:32:00Z">
              <w:tcPr>
                <w:tcW w:w="1817" w:type="dxa"/>
                <w:vAlign w:val="center"/>
              </w:tcPr>
            </w:tcPrChange>
          </w:tcPr>
          <w:p w14:paraId="00FCF736" w14:textId="52DB601B" w:rsidR="00121B4C" w:rsidRPr="00A26EAA" w:rsidRDefault="00121B4C" w:rsidP="00121B4C">
            <w:pPr>
              <w:rPr>
                <w:ins w:id="142" w:author="Gloria P. Manu" w:date="2026-03-09T11:28:00Z" w16du:dateUtc="2026-03-09T11:28:00Z"/>
                <w:rFonts w:ascii="Segoe UI Symbol" w:hAnsi="Segoe UI Symbol" w:cs="Segoe UI Symbol"/>
                <w:b/>
                <w:bCs/>
                <w:sz w:val="24"/>
                <w:szCs w:val="24"/>
              </w:rPr>
            </w:pPr>
            <w:ins w:id="143" w:author="Gloria P. Manu" w:date="2026-03-09T13:35:00Z" w16du:dateUtc="2026-03-09T13:35:00Z">
              <w:r w:rsidRPr="00A26EAA">
                <w:rPr>
                  <w:rFonts w:ascii="Segoe UI Symbol" w:hAnsi="Segoe UI Symbol" w:cs="Segoe UI Symbol"/>
                  <w:b/>
                  <w:bCs/>
                  <w:sz w:val="24"/>
                  <w:szCs w:val="24"/>
                </w:rPr>
                <w:t>★</w:t>
              </w:r>
            </w:ins>
          </w:p>
        </w:tc>
        <w:tc>
          <w:tcPr>
            <w:tcW w:w="2484" w:type="dxa"/>
            <w:vAlign w:val="center"/>
            <w:tcPrChange w:id="144" w:author="Gloria P. Manu" w:date="2026-03-09T13:32:00Z" w16du:dateUtc="2026-03-09T13:32:00Z">
              <w:tcPr>
                <w:tcW w:w="2484" w:type="dxa"/>
                <w:vAlign w:val="center"/>
              </w:tcPr>
            </w:tcPrChange>
          </w:tcPr>
          <w:p w14:paraId="03A476D0" w14:textId="239EA3AF" w:rsidR="00121B4C" w:rsidRPr="00A26EAA" w:rsidRDefault="00121B4C" w:rsidP="00121B4C">
            <w:pPr>
              <w:rPr>
                <w:ins w:id="145" w:author="Gloria P. Manu" w:date="2026-03-09T11:28:00Z" w16du:dateUtc="2026-03-09T11:28:00Z"/>
                <w:rFonts w:ascii="Segoe UI Symbol" w:hAnsi="Segoe UI Symbol" w:cs="Segoe UI Symbol"/>
                <w:b/>
                <w:bCs/>
                <w:sz w:val="24"/>
                <w:szCs w:val="24"/>
              </w:rPr>
            </w:pPr>
            <w:ins w:id="146" w:author="Gloria P. Manu" w:date="2026-03-09T13:35:00Z" w16du:dateUtc="2026-03-09T13:35:00Z">
              <w:r w:rsidRPr="00A26EAA">
                <w:rPr>
                  <w:rFonts w:ascii="Segoe UI Symbol" w:hAnsi="Segoe UI Symbol" w:cs="Segoe UI Symbol"/>
                  <w:b/>
                  <w:bCs/>
                  <w:sz w:val="24"/>
                  <w:szCs w:val="24"/>
                </w:rPr>
                <w:t>★★★</w:t>
              </w:r>
            </w:ins>
          </w:p>
        </w:tc>
        <w:tc>
          <w:tcPr>
            <w:tcW w:w="1299" w:type="dxa"/>
            <w:vAlign w:val="center"/>
            <w:tcPrChange w:id="147" w:author="Gloria P. Manu" w:date="2026-03-09T13:32:00Z" w16du:dateUtc="2026-03-09T13:32:00Z">
              <w:tcPr>
                <w:tcW w:w="1299" w:type="dxa"/>
                <w:vAlign w:val="center"/>
              </w:tcPr>
            </w:tcPrChange>
          </w:tcPr>
          <w:p w14:paraId="576EB2C6" w14:textId="2AF9FEAE" w:rsidR="00121B4C" w:rsidRPr="00A26EAA" w:rsidRDefault="00121B4C" w:rsidP="00121B4C">
            <w:pPr>
              <w:rPr>
                <w:ins w:id="148" w:author="Gloria P. Manu" w:date="2026-03-09T11:28:00Z" w16du:dateUtc="2026-03-09T11:28:00Z"/>
                <w:rFonts w:ascii="Times New Roman" w:hAnsi="Times New Roman" w:cs="Times New Roman"/>
                <w:b/>
                <w:bCs/>
                <w:sz w:val="24"/>
                <w:szCs w:val="24"/>
                <w:lang w:val="en-US"/>
              </w:rPr>
            </w:pPr>
            <w:ins w:id="149" w:author="Gloria P. Manu" w:date="2026-03-09T13:33:00Z" w16du:dateUtc="2026-03-09T13:33:00Z">
              <w:r>
                <w:rPr>
                  <w:rFonts w:ascii="Times New Roman" w:hAnsi="Times New Roman" w:cs="Times New Roman"/>
                  <w:b/>
                  <w:bCs/>
                  <w:sz w:val="24"/>
                  <w:szCs w:val="24"/>
                  <w:lang w:val="en-US"/>
                </w:rPr>
                <w:t>8</w:t>
              </w:r>
            </w:ins>
          </w:p>
        </w:tc>
        <w:tc>
          <w:tcPr>
            <w:tcW w:w="1230" w:type="dxa"/>
            <w:tcPrChange w:id="150" w:author="Gloria P. Manu" w:date="2026-03-09T13:32:00Z" w16du:dateUtc="2026-03-09T13:32:00Z">
              <w:tcPr>
                <w:tcW w:w="1230" w:type="dxa"/>
                <w:vAlign w:val="center"/>
              </w:tcPr>
            </w:tcPrChange>
          </w:tcPr>
          <w:p w14:paraId="4CCD3785" w14:textId="75525172" w:rsidR="00121B4C" w:rsidRPr="00A26EAA" w:rsidRDefault="00121B4C" w:rsidP="00121B4C">
            <w:pPr>
              <w:rPr>
                <w:ins w:id="151" w:author="Gloria P. Manu" w:date="2026-03-09T11:28:00Z" w16du:dateUtc="2026-03-09T11:28:00Z"/>
                <w:rFonts w:ascii="Times New Roman" w:hAnsi="Times New Roman" w:cs="Times New Roman"/>
                <w:sz w:val="24"/>
                <w:szCs w:val="24"/>
                <w:lang w:val="en-US"/>
              </w:rPr>
            </w:pPr>
            <w:ins w:id="152" w:author="Gloria P. Manu" w:date="2026-03-09T13:32:00Z" w16du:dateUtc="2026-03-09T13:32:00Z">
              <w:r w:rsidRPr="00157117">
                <w:t xml:space="preserve"> Low </w:t>
              </w:r>
            </w:ins>
          </w:p>
        </w:tc>
      </w:tr>
    </w:tbl>
    <w:p w14:paraId="3F69CB50" w14:textId="1D609535" w:rsidR="00FA51CB" w:rsidRPr="00A26EAA" w:rsidRDefault="00FA51CB" w:rsidP="00FA51CB">
      <w:pPr>
        <w:rPr>
          <w:rFonts w:ascii="Times New Roman" w:hAnsi="Times New Roman" w:cs="Times New Roman"/>
          <w:sz w:val="24"/>
          <w:szCs w:val="24"/>
          <w:highlight w:val="yellow"/>
        </w:rPr>
      </w:pPr>
      <w:r w:rsidRPr="00A26EAA">
        <w:rPr>
          <w:rFonts w:ascii="Times New Roman" w:hAnsi="Times New Roman" w:cs="Times New Roman"/>
          <w:sz w:val="24"/>
          <w:szCs w:val="24"/>
        </w:rPr>
        <w:t>Risk of bias assessment of included stud</w:t>
      </w:r>
      <w:r w:rsidR="00034EAF">
        <w:rPr>
          <w:rFonts w:ascii="Times New Roman" w:hAnsi="Times New Roman" w:cs="Times New Roman"/>
          <w:sz w:val="24"/>
          <w:szCs w:val="24"/>
        </w:rPr>
        <w:t>ies</w:t>
      </w:r>
      <w:r w:rsidRPr="00A26EAA">
        <w:rPr>
          <w:rFonts w:ascii="Times New Roman" w:hAnsi="Times New Roman" w:cs="Times New Roman"/>
          <w:sz w:val="24"/>
          <w:szCs w:val="24"/>
        </w:rPr>
        <w:t>.</w:t>
      </w:r>
      <w:r w:rsidRPr="00A26EAA">
        <w:rPr>
          <w:rFonts w:ascii="Times New Roman" w:hAnsi="Times New Roman" w:cs="Times New Roman"/>
          <w:noProof/>
          <w:sz w:val="24"/>
          <w:szCs w:val="24"/>
        </w:rPr>
        <w:t xml:space="preserve">   </w:t>
      </w:r>
      <w:r w:rsidRPr="00A26EAA">
        <w:rPr>
          <w:rFonts w:ascii="Times New Roman" w:hAnsi="Times New Roman" w:cs="Times New Roman"/>
          <w:sz w:val="24"/>
          <w:szCs w:val="24"/>
        </w:rPr>
        <w:t>Scores 7-9 considered as low risk, scores 4-6 moderate risk, and scores 0-3 considered as high risk.</w:t>
      </w:r>
      <w:r w:rsidRPr="00A26EAA">
        <w:rPr>
          <w:rFonts w:ascii="Times New Roman" w:hAnsi="Times New Roman" w:cs="Times New Roman"/>
          <w:noProof/>
          <w:sz w:val="24"/>
          <w:szCs w:val="24"/>
        </w:rPr>
        <w:t xml:space="preserve">  </w:t>
      </w:r>
    </w:p>
    <w:p w14:paraId="6426B10A" w14:textId="77777777" w:rsidR="006E5E2A" w:rsidRPr="00A26EAA" w:rsidRDefault="006E5E2A" w:rsidP="00ED73BF">
      <w:pPr>
        <w:rPr>
          <w:rFonts w:ascii="Times New Roman" w:hAnsi="Times New Roman" w:cs="Times New Roman"/>
          <w:vanish/>
          <w:sz w:val="24"/>
          <w:szCs w:val="24"/>
          <w:lang w:val="en-US"/>
        </w:rPr>
      </w:pPr>
    </w:p>
    <w:p w14:paraId="2DB7ED53" w14:textId="77777777" w:rsidR="00ED73BF" w:rsidRPr="00A26EAA" w:rsidRDefault="00ED73BF" w:rsidP="00ED73BF">
      <w:pPr>
        <w:rPr>
          <w:rFonts w:ascii="Times New Roman" w:hAnsi="Times New Roman" w:cs="Times New Roman"/>
          <w:vanish/>
          <w:sz w:val="24"/>
          <w:szCs w:val="24"/>
          <w:lang w:val="en-US"/>
        </w:rPr>
      </w:pPr>
    </w:p>
    <w:p w14:paraId="6913F28B" w14:textId="77777777" w:rsidR="00ED73BF" w:rsidRPr="00A26EAA" w:rsidRDefault="00ED73BF" w:rsidP="00ED73BF">
      <w:pPr>
        <w:rPr>
          <w:rFonts w:ascii="Times New Roman" w:hAnsi="Times New Roman" w:cs="Times New Roman"/>
          <w:vanish/>
          <w:sz w:val="24"/>
          <w:szCs w:val="24"/>
          <w:lang w:val="en-US"/>
        </w:rPr>
      </w:pPr>
    </w:p>
    <w:p w14:paraId="054C334F" w14:textId="77777777" w:rsidR="00ED73BF" w:rsidRPr="00A26EAA" w:rsidRDefault="00ED73BF" w:rsidP="00ED73BF">
      <w:pPr>
        <w:rPr>
          <w:rFonts w:ascii="Times New Roman" w:hAnsi="Times New Roman" w:cs="Times New Roman"/>
          <w:vanish/>
          <w:sz w:val="24"/>
          <w:szCs w:val="24"/>
          <w:lang w:val="en-US"/>
        </w:rPr>
      </w:pPr>
    </w:p>
    <w:p w14:paraId="10F73C3D" w14:textId="77777777" w:rsidR="00AA0B5E" w:rsidRPr="00A26EAA" w:rsidRDefault="00AA0B5E" w:rsidP="00E64537">
      <w:pPr>
        <w:rPr>
          <w:rFonts w:ascii="Times New Roman" w:hAnsi="Times New Roman" w:cs="Times New Roman"/>
          <w:vanish/>
          <w:sz w:val="24"/>
          <w:szCs w:val="24"/>
          <w:lang w:val="en-US"/>
        </w:rPr>
      </w:pPr>
    </w:p>
    <w:p w14:paraId="66468EAA" w14:textId="77777777" w:rsidR="00E71105" w:rsidRPr="00A26EAA" w:rsidRDefault="00E71105" w:rsidP="00E64537">
      <w:pPr>
        <w:rPr>
          <w:rFonts w:ascii="Times New Roman" w:hAnsi="Times New Roman" w:cs="Times New Roman"/>
          <w:vanish/>
          <w:sz w:val="24"/>
          <w:szCs w:val="24"/>
          <w:lang w:val="en-US"/>
        </w:rPr>
      </w:pPr>
    </w:p>
    <w:p w14:paraId="02045D12" w14:textId="77777777" w:rsidR="00E71105" w:rsidRPr="00A26EAA" w:rsidRDefault="00E71105" w:rsidP="00E64537">
      <w:pPr>
        <w:rPr>
          <w:rFonts w:ascii="Times New Roman" w:hAnsi="Times New Roman" w:cs="Times New Roman"/>
          <w:vanish/>
          <w:sz w:val="24"/>
          <w:szCs w:val="24"/>
          <w:lang w:val="en-US"/>
        </w:rPr>
      </w:pPr>
    </w:p>
    <w:p w14:paraId="6C664107" w14:textId="77777777" w:rsidR="00E71105" w:rsidRPr="00A26EAA" w:rsidRDefault="00E71105" w:rsidP="00E64537">
      <w:pPr>
        <w:rPr>
          <w:rFonts w:ascii="Times New Roman" w:hAnsi="Times New Roman" w:cs="Times New Roman"/>
          <w:vanish/>
          <w:sz w:val="24"/>
          <w:szCs w:val="24"/>
          <w:lang w:val="en-US"/>
        </w:rPr>
      </w:pPr>
    </w:p>
    <w:p w14:paraId="1AF93CAD" w14:textId="77777777" w:rsidR="00E71105" w:rsidRPr="00A26EAA" w:rsidRDefault="00E71105" w:rsidP="00E64537">
      <w:pPr>
        <w:rPr>
          <w:rFonts w:ascii="Times New Roman" w:hAnsi="Times New Roman" w:cs="Times New Roman"/>
          <w:vanish/>
          <w:sz w:val="24"/>
          <w:szCs w:val="24"/>
          <w:lang w:val="en-US"/>
        </w:rPr>
      </w:pPr>
    </w:p>
    <w:p w14:paraId="27E8D1CC" w14:textId="2273FEC3" w:rsidR="004A1493" w:rsidRPr="00A26EAA" w:rsidRDefault="004A1493">
      <w:pPr>
        <w:rPr>
          <w:rFonts w:ascii="Times New Roman" w:hAnsi="Times New Roman" w:cs="Times New Roman"/>
          <w:vanish/>
          <w:sz w:val="24"/>
          <w:szCs w:val="24"/>
          <w:lang w:val="en-US"/>
        </w:rPr>
      </w:pPr>
      <w:r w:rsidRPr="00A26EAA">
        <w:rPr>
          <w:rFonts w:ascii="Times New Roman" w:hAnsi="Times New Roman" w:cs="Times New Roman"/>
          <w:vanish/>
          <w:sz w:val="24"/>
          <w:szCs w:val="24"/>
          <w:lang w:val="en-US"/>
        </w:rPr>
        <w:br w:type="page"/>
      </w:r>
    </w:p>
    <w:p w14:paraId="5701414D" w14:textId="77777777" w:rsidR="00E71105" w:rsidRPr="00A26EAA" w:rsidRDefault="00E71105" w:rsidP="004A1493">
      <w:pPr>
        <w:rPr>
          <w:rFonts w:ascii="Times New Roman" w:hAnsi="Times New Roman" w:cs="Times New Roman"/>
          <w:sz w:val="24"/>
          <w:szCs w:val="24"/>
        </w:rPr>
      </w:pPr>
    </w:p>
    <w:sectPr w:rsidR="00E71105" w:rsidRPr="00A26EAA" w:rsidSect="00FA51CB">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5AF32" w14:textId="77777777" w:rsidR="00767ED9" w:rsidRPr="008F3D08" w:rsidRDefault="00767ED9" w:rsidP="00DA38EA">
      <w:pPr>
        <w:spacing w:after="0" w:line="240" w:lineRule="auto"/>
      </w:pPr>
      <w:r w:rsidRPr="008F3D08">
        <w:separator/>
      </w:r>
    </w:p>
  </w:endnote>
  <w:endnote w:type="continuationSeparator" w:id="0">
    <w:p w14:paraId="74994DB9" w14:textId="77777777" w:rsidR="00767ED9" w:rsidRPr="008F3D08" w:rsidRDefault="00767ED9" w:rsidP="00DA38EA">
      <w:pPr>
        <w:spacing w:after="0" w:line="240" w:lineRule="auto"/>
      </w:pPr>
      <w:r w:rsidRPr="008F3D08">
        <w:continuationSeparator/>
      </w:r>
    </w:p>
  </w:endnote>
  <w:endnote w:type="continuationNotice" w:id="1">
    <w:p w14:paraId="2D4A294C" w14:textId="77777777" w:rsidR="00767ED9" w:rsidRPr="008F3D08" w:rsidRDefault="00767E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076828"/>
      <w:docPartObj>
        <w:docPartGallery w:val="Page Numbers (Bottom of Page)"/>
        <w:docPartUnique/>
      </w:docPartObj>
    </w:sdtPr>
    <w:sdtEndPr>
      <w:rPr>
        <w:noProof/>
      </w:rPr>
    </w:sdtEndPr>
    <w:sdtContent>
      <w:p w14:paraId="57363449" w14:textId="18AF2869" w:rsidR="00915CE3" w:rsidRDefault="00915C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8BF756" w14:textId="77777777" w:rsidR="00915CE3" w:rsidRDefault="00915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AD185" w14:textId="77777777" w:rsidR="00767ED9" w:rsidRPr="008F3D08" w:rsidRDefault="00767ED9" w:rsidP="00DA38EA">
      <w:pPr>
        <w:spacing w:after="0" w:line="240" w:lineRule="auto"/>
      </w:pPr>
      <w:r w:rsidRPr="008F3D08">
        <w:separator/>
      </w:r>
    </w:p>
  </w:footnote>
  <w:footnote w:type="continuationSeparator" w:id="0">
    <w:p w14:paraId="3B99CE3F" w14:textId="77777777" w:rsidR="00767ED9" w:rsidRPr="008F3D08" w:rsidRDefault="00767ED9" w:rsidP="00DA38EA">
      <w:pPr>
        <w:spacing w:after="0" w:line="240" w:lineRule="auto"/>
      </w:pPr>
      <w:r w:rsidRPr="008F3D08">
        <w:continuationSeparator/>
      </w:r>
    </w:p>
  </w:footnote>
  <w:footnote w:type="continuationNotice" w:id="1">
    <w:p w14:paraId="4A5025AD" w14:textId="77777777" w:rsidR="00767ED9" w:rsidRPr="008F3D08" w:rsidRDefault="00767ED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67E1"/>
    <w:multiLevelType w:val="multilevel"/>
    <w:tmpl w:val="C8CA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46BB7"/>
    <w:multiLevelType w:val="multilevel"/>
    <w:tmpl w:val="49DA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719E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4B76DED"/>
    <w:multiLevelType w:val="multilevel"/>
    <w:tmpl w:val="802A2EEA"/>
    <w:lvl w:ilvl="0">
      <w:start w:val="1"/>
      <w:numFmt w:val="decimal"/>
      <w:lvlText w:val="%1."/>
      <w:lvlJc w:val="left"/>
      <w:pPr>
        <w:tabs>
          <w:tab w:val="num" w:pos="720"/>
        </w:tabs>
        <w:ind w:left="720" w:hanging="360"/>
      </w:pPr>
    </w:lvl>
    <w:lvl w:ilvl="1">
      <w:start w:val="20"/>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65DCE"/>
    <w:multiLevelType w:val="multilevel"/>
    <w:tmpl w:val="EDB4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78751E"/>
    <w:multiLevelType w:val="hybridMultilevel"/>
    <w:tmpl w:val="98D82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5F77EF"/>
    <w:multiLevelType w:val="multilevel"/>
    <w:tmpl w:val="B0CE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2482D"/>
    <w:multiLevelType w:val="multilevel"/>
    <w:tmpl w:val="540E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FC6E4B"/>
    <w:multiLevelType w:val="multilevel"/>
    <w:tmpl w:val="00F4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A145B"/>
    <w:multiLevelType w:val="hybridMultilevel"/>
    <w:tmpl w:val="48B8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A045E0"/>
    <w:multiLevelType w:val="multilevel"/>
    <w:tmpl w:val="DEE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222E6"/>
    <w:multiLevelType w:val="multilevel"/>
    <w:tmpl w:val="1F3E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57B3C"/>
    <w:multiLevelType w:val="hybridMultilevel"/>
    <w:tmpl w:val="F18870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187B72"/>
    <w:multiLevelType w:val="hybridMultilevel"/>
    <w:tmpl w:val="51CA0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34431E"/>
    <w:multiLevelType w:val="hybridMultilevel"/>
    <w:tmpl w:val="472E46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FC1353F"/>
    <w:multiLevelType w:val="multilevel"/>
    <w:tmpl w:val="01D0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661787">
    <w:abstractNumId w:val="8"/>
  </w:num>
  <w:num w:numId="2" w16cid:durableId="1914466569">
    <w:abstractNumId w:val="0"/>
  </w:num>
  <w:num w:numId="3" w16cid:durableId="1944415082">
    <w:abstractNumId w:val="4"/>
  </w:num>
  <w:num w:numId="4" w16cid:durableId="1748917433">
    <w:abstractNumId w:val="15"/>
  </w:num>
  <w:num w:numId="5" w16cid:durableId="429355638">
    <w:abstractNumId w:val="1"/>
  </w:num>
  <w:num w:numId="6" w16cid:durableId="1775249814">
    <w:abstractNumId w:val="10"/>
  </w:num>
  <w:num w:numId="7" w16cid:durableId="1646860974">
    <w:abstractNumId w:val="3"/>
  </w:num>
  <w:num w:numId="8" w16cid:durableId="244727686">
    <w:abstractNumId w:val="7"/>
  </w:num>
  <w:num w:numId="9" w16cid:durableId="1899441351">
    <w:abstractNumId w:val="6"/>
  </w:num>
  <w:num w:numId="10" w16cid:durableId="1812361756">
    <w:abstractNumId w:val="11"/>
  </w:num>
  <w:num w:numId="11" w16cid:durableId="1988321825">
    <w:abstractNumId w:val="13"/>
  </w:num>
  <w:num w:numId="12" w16cid:durableId="76678038">
    <w:abstractNumId w:val="9"/>
  </w:num>
  <w:num w:numId="13" w16cid:durableId="615331878">
    <w:abstractNumId w:val="5"/>
  </w:num>
  <w:num w:numId="14" w16cid:durableId="832599436">
    <w:abstractNumId w:val="12"/>
  </w:num>
  <w:num w:numId="15" w16cid:durableId="1524132945">
    <w:abstractNumId w:val="14"/>
  </w:num>
  <w:num w:numId="16" w16cid:durableId="3773578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P. Manu">
    <w15:presenceInfo w15:providerId="Windows Live" w15:userId="c66f82dc7c5802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18"/>
    <w:rsid w:val="0000008A"/>
    <w:rsid w:val="00000B7C"/>
    <w:rsid w:val="0000147A"/>
    <w:rsid w:val="0000162B"/>
    <w:rsid w:val="00001747"/>
    <w:rsid w:val="000018A8"/>
    <w:rsid w:val="000018F4"/>
    <w:rsid w:val="00001C3C"/>
    <w:rsid w:val="00001EB9"/>
    <w:rsid w:val="000021E4"/>
    <w:rsid w:val="00002435"/>
    <w:rsid w:val="000028CA"/>
    <w:rsid w:val="00002F40"/>
    <w:rsid w:val="00003349"/>
    <w:rsid w:val="000037F8"/>
    <w:rsid w:val="00003A49"/>
    <w:rsid w:val="00003B39"/>
    <w:rsid w:val="00003C33"/>
    <w:rsid w:val="0000423F"/>
    <w:rsid w:val="000044AF"/>
    <w:rsid w:val="000048E3"/>
    <w:rsid w:val="00004ED0"/>
    <w:rsid w:val="00006063"/>
    <w:rsid w:val="00006132"/>
    <w:rsid w:val="00006199"/>
    <w:rsid w:val="0000693F"/>
    <w:rsid w:val="00006A85"/>
    <w:rsid w:val="00007949"/>
    <w:rsid w:val="00007CB3"/>
    <w:rsid w:val="00007D6D"/>
    <w:rsid w:val="000106D4"/>
    <w:rsid w:val="0001096E"/>
    <w:rsid w:val="000111A1"/>
    <w:rsid w:val="000111C4"/>
    <w:rsid w:val="00011C12"/>
    <w:rsid w:val="00011DC7"/>
    <w:rsid w:val="00011DD0"/>
    <w:rsid w:val="00012504"/>
    <w:rsid w:val="00012C56"/>
    <w:rsid w:val="00012E90"/>
    <w:rsid w:val="00013344"/>
    <w:rsid w:val="00015C90"/>
    <w:rsid w:val="00015CAE"/>
    <w:rsid w:val="0001657C"/>
    <w:rsid w:val="00016861"/>
    <w:rsid w:val="0001748B"/>
    <w:rsid w:val="00017831"/>
    <w:rsid w:val="00017A65"/>
    <w:rsid w:val="00017F1A"/>
    <w:rsid w:val="00017FC5"/>
    <w:rsid w:val="00017FE4"/>
    <w:rsid w:val="0002110B"/>
    <w:rsid w:val="0002263C"/>
    <w:rsid w:val="00022732"/>
    <w:rsid w:val="00022E6D"/>
    <w:rsid w:val="00022E70"/>
    <w:rsid w:val="00022FFC"/>
    <w:rsid w:val="00023196"/>
    <w:rsid w:val="00023471"/>
    <w:rsid w:val="000235D8"/>
    <w:rsid w:val="00023DEE"/>
    <w:rsid w:val="00023EA1"/>
    <w:rsid w:val="000246A0"/>
    <w:rsid w:val="00025687"/>
    <w:rsid w:val="00025FE4"/>
    <w:rsid w:val="00026603"/>
    <w:rsid w:val="0002695C"/>
    <w:rsid w:val="00026A90"/>
    <w:rsid w:val="00026CE7"/>
    <w:rsid w:val="00027283"/>
    <w:rsid w:val="00027DCD"/>
    <w:rsid w:val="00030291"/>
    <w:rsid w:val="00030E88"/>
    <w:rsid w:val="00030FD4"/>
    <w:rsid w:val="00031042"/>
    <w:rsid w:val="000310DC"/>
    <w:rsid w:val="000312A4"/>
    <w:rsid w:val="000312DA"/>
    <w:rsid w:val="00031551"/>
    <w:rsid w:val="00031667"/>
    <w:rsid w:val="00031708"/>
    <w:rsid w:val="00031C78"/>
    <w:rsid w:val="00031E22"/>
    <w:rsid w:val="00031F81"/>
    <w:rsid w:val="00031FDE"/>
    <w:rsid w:val="00032747"/>
    <w:rsid w:val="00032E80"/>
    <w:rsid w:val="00032ECD"/>
    <w:rsid w:val="00032F15"/>
    <w:rsid w:val="00033373"/>
    <w:rsid w:val="000337BC"/>
    <w:rsid w:val="000338AF"/>
    <w:rsid w:val="000338EA"/>
    <w:rsid w:val="00033968"/>
    <w:rsid w:val="0003440D"/>
    <w:rsid w:val="0003474F"/>
    <w:rsid w:val="00034EAF"/>
    <w:rsid w:val="000350B4"/>
    <w:rsid w:val="00035C50"/>
    <w:rsid w:val="000363F7"/>
    <w:rsid w:val="0003732E"/>
    <w:rsid w:val="00037528"/>
    <w:rsid w:val="00037BF2"/>
    <w:rsid w:val="00037DA5"/>
    <w:rsid w:val="00040549"/>
    <w:rsid w:val="00042203"/>
    <w:rsid w:val="00042BF6"/>
    <w:rsid w:val="000448C7"/>
    <w:rsid w:val="00044E06"/>
    <w:rsid w:val="0004511F"/>
    <w:rsid w:val="000453EA"/>
    <w:rsid w:val="000455AB"/>
    <w:rsid w:val="00045E23"/>
    <w:rsid w:val="00046097"/>
    <w:rsid w:val="0004632F"/>
    <w:rsid w:val="00046718"/>
    <w:rsid w:val="000467B6"/>
    <w:rsid w:val="00046AF2"/>
    <w:rsid w:val="00046CBC"/>
    <w:rsid w:val="00046F09"/>
    <w:rsid w:val="000472E3"/>
    <w:rsid w:val="00047EC6"/>
    <w:rsid w:val="00047FDF"/>
    <w:rsid w:val="0005025F"/>
    <w:rsid w:val="000508D8"/>
    <w:rsid w:val="00050B27"/>
    <w:rsid w:val="00050EBF"/>
    <w:rsid w:val="000515CB"/>
    <w:rsid w:val="00051B07"/>
    <w:rsid w:val="00051B9E"/>
    <w:rsid w:val="00052526"/>
    <w:rsid w:val="000525A8"/>
    <w:rsid w:val="00053BC3"/>
    <w:rsid w:val="000543CB"/>
    <w:rsid w:val="000555C6"/>
    <w:rsid w:val="0005587F"/>
    <w:rsid w:val="000565DE"/>
    <w:rsid w:val="00056797"/>
    <w:rsid w:val="00056D3D"/>
    <w:rsid w:val="0005704D"/>
    <w:rsid w:val="00057151"/>
    <w:rsid w:val="0005775B"/>
    <w:rsid w:val="000578C3"/>
    <w:rsid w:val="00057B64"/>
    <w:rsid w:val="00057BCB"/>
    <w:rsid w:val="000601AB"/>
    <w:rsid w:val="000601D5"/>
    <w:rsid w:val="0006044E"/>
    <w:rsid w:val="000608C3"/>
    <w:rsid w:val="00060955"/>
    <w:rsid w:val="00060E0C"/>
    <w:rsid w:val="00061C30"/>
    <w:rsid w:val="000621CD"/>
    <w:rsid w:val="000624E3"/>
    <w:rsid w:val="0006397E"/>
    <w:rsid w:val="00063C83"/>
    <w:rsid w:val="00064066"/>
    <w:rsid w:val="000644DB"/>
    <w:rsid w:val="000646DB"/>
    <w:rsid w:val="0006494C"/>
    <w:rsid w:val="0006512B"/>
    <w:rsid w:val="0006583E"/>
    <w:rsid w:val="00065E1C"/>
    <w:rsid w:val="0006634C"/>
    <w:rsid w:val="00067296"/>
    <w:rsid w:val="0006733D"/>
    <w:rsid w:val="00067C7F"/>
    <w:rsid w:val="000705B4"/>
    <w:rsid w:val="00070850"/>
    <w:rsid w:val="00070C38"/>
    <w:rsid w:val="00070D9F"/>
    <w:rsid w:val="00071E57"/>
    <w:rsid w:val="000720B8"/>
    <w:rsid w:val="00072246"/>
    <w:rsid w:val="00072BB3"/>
    <w:rsid w:val="00072EF4"/>
    <w:rsid w:val="000738ED"/>
    <w:rsid w:val="00073F48"/>
    <w:rsid w:val="00073F7F"/>
    <w:rsid w:val="00074362"/>
    <w:rsid w:val="0007464A"/>
    <w:rsid w:val="0007467B"/>
    <w:rsid w:val="000756F7"/>
    <w:rsid w:val="000759EA"/>
    <w:rsid w:val="000766E1"/>
    <w:rsid w:val="00076FE2"/>
    <w:rsid w:val="00077179"/>
    <w:rsid w:val="000773C5"/>
    <w:rsid w:val="000773F6"/>
    <w:rsid w:val="0008055A"/>
    <w:rsid w:val="00080DCE"/>
    <w:rsid w:val="00080DF1"/>
    <w:rsid w:val="00081562"/>
    <w:rsid w:val="000819A4"/>
    <w:rsid w:val="000820BD"/>
    <w:rsid w:val="00082642"/>
    <w:rsid w:val="00082E11"/>
    <w:rsid w:val="0008367E"/>
    <w:rsid w:val="00083C01"/>
    <w:rsid w:val="00084431"/>
    <w:rsid w:val="00084578"/>
    <w:rsid w:val="00085195"/>
    <w:rsid w:val="00085578"/>
    <w:rsid w:val="00086051"/>
    <w:rsid w:val="00086458"/>
    <w:rsid w:val="00086D20"/>
    <w:rsid w:val="00087394"/>
    <w:rsid w:val="000876A0"/>
    <w:rsid w:val="000878DB"/>
    <w:rsid w:val="00087BD8"/>
    <w:rsid w:val="00087D70"/>
    <w:rsid w:val="00087E1B"/>
    <w:rsid w:val="00087E37"/>
    <w:rsid w:val="0009023D"/>
    <w:rsid w:val="00090766"/>
    <w:rsid w:val="000917FA"/>
    <w:rsid w:val="0009234A"/>
    <w:rsid w:val="0009249E"/>
    <w:rsid w:val="00092888"/>
    <w:rsid w:val="000929F8"/>
    <w:rsid w:val="00092A47"/>
    <w:rsid w:val="00093131"/>
    <w:rsid w:val="000935D6"/>
    <w:rsid w:val="000936A3"/>
    <w:rsid w:val="0009480F"/>
    <w:rsid w:val="00095F34"/>
    <w:rsid w:val="0009606B"/>
    <w:rsid w:val="000968BD"/>
    <w:rsid w:val="00096B09"/>
    <w:rsid w:val="00097058"/>
    <w:rsid w:val="00097C55"/>
    <w:rsid w:val="000A029D"/>
    <w:rsid w:val="000A0D7E"/>
    <w:rsid w:val="000A1191"/>
    <w:rsid w:val="000A181F"/>
    <w:rsid w:val="000A2A78"/>
    <w:rsid w:val="000A2D48"/>
    <w:rsid w:val="000A2E01"/>
    <w:rsid w:val="000A344C"/>
    <w:rsid w:val="000A35CA"/>
    <w:rsid w:val="000A3655"/>
    <w:rsid w:val="000A3B0F"/>
    <w:rsid w:val="000A3B68"/>
    <w:rsid w:val="000A424B"/>
    <w:rsid w:val="000A45FB"/>
    <w:rsid w:val="000A4724"/>
    <w:rsid w:val="000A498F"/>
    <w:rsid w:val="000A4B76"/>
    <w:rsid w:val="000A5A96"/>
    <w:rsid w:val="000A6D3F"/>
    <w:rsid w:val="000A6F84"/>
    <w:rsid w:val="000A7181"/>
    <w:rsid w:val="000A7505"/>
    <w:rsid w:val="000A7608"/>
    <w:rsid w:val="000A7743"/>
    <w:rsid w:val="000A7B52"/>
    <w:rsid w:val="000A7BB1"/>
    <w:rsid w:val="000B00AA"/>
    <w:rsid w:val="000B07E3"/>
    <w:rsid w:val="000B1033"/>
    <w:rsid w:val="000B2DE1"/>
    <w:rsid w:val="000B2E3F"/>
    <w:rsid w:val="000B395A"/>
    <w:rsid w:val="000B3C93"/>
    <w:rsid w:val="000B5609"/>
    <w:rsid w:val="000B5627"/>
    <w:rsid w:val="000B6267"/>
    <w:rsid w:val="000B66DD"/>
    <w:rsid w:val="000B696E"/>
    <w:rsid w:val="000B6C8D"/>
    <w:rsid w:val="000B6ED6"/>
    <w:rsid w:val="000B729B"/>
    <w:rsid w:val="000B77C6"/>
    <w:rsid w:val="000C0440"/>
    <w:rsid w:val="000C09FF"/>
    <w:rsid w:val="000C0C1E"/>
    <w:rsid w:val="000C0F03"/>
    <w:rsid w:val="000C1121"/>
    <w:rsid w:val="000C13DB"/>
    <w:rsid w:val="000C1562"/>
    <w:rsid w:val="000C1991"/>
    <w:rsid w:val="000C1BBB"/>
    <w:rsid w:val="000C28F4"/>
    <w:rsid w:val="000C2975"/>
    <w:rsid w:val="000C2AC0"/>
    <w:rsid w:val="000C2D5A"/>
    <w:rsid w:val="000C2F9B"/>
    <w:rsid w:val="000C319F"/>
    <w:rsid w:val="000C3296"/>
    <w:rsid w:val="000C33B4"/>
    <w:rsid w:val="000C354B"/>
    <w:rsid w:val="000C38B9"/>
    <w:rsid w:val="000C3E80"/>
    <w:rsid w:val="000C4F12"/>
    <w:rsid w:val="000C53D7"/>
    <w:rsid w:val="000C5B3D"/>
    <w:rsid w:val="000C68A9"/>
    <w:rsid w:val="000C6D32"/>
    <w:rsid w:val="000C6E17"/>
    <w:rsid w:val="000C7388"/>
    <w:rsid w:val="000C7762"/>
    <w:rsid w:val="000C7F77"/>
    <w:rsid w:val="000D0983"/>
    <w:rsid w:val="000D09EB"/>
    <w:rsid w:val="000D174E"/>
    <w:rsid w:val="000D1B4F"/>
    <w:rsid w:val="000D2168"/>
    <w:rsid w:val="000D2391"/>
    <w:rsid w:val="000D2764"/>
    <w:rsid w:val="000D27A7"/>
    <w:rsid w:val="000D27EF"/>
    <w:rsid w:val="000D2892"/>
    <w:rsid w:val="000D2ADC"/>
    <w:rsid w:val="000D2C92"/>
    <w:rsid w:val="000D3402"/>
    <w:rsid w:val="000D3D1B"/>
    <w:rsid w:val="000D3F8F"/>
    <w:rsid w:val="000D4689"/>
    <w:rsid w:val="000D4AF6"/>
    <w:rsid w:val="000D4C08"/>
    <w:rsid w:val="000D4C7B"/>
    <w:rsid w:val="000D5C57"/>
    <w:rsid w:val="000D5E20"/>
    <w:rsid w:val="000D5E90"/>
    <w:rsid w:val="000D5F7B"/>
    <w:rsid w:val="000D635A"/>
    <w:rsid w:val="000D6861"/>
    <w:rsid w:val="000D6B31"/>
    <w:rsid w:val="000D6C46"/>
    <w:rsid w:val="000D7E2B"/>
    <w:rsid w:val="000E0298"/>
    <w:rsid w:val="000E0329"/>
    <w:rsid w:val="000E04DA"/>
    <w:rsid w:val="000E0659"/>
    <w:rsid w:val="000E0698"/>
    <w:rsid w:val="000E0E92"/>
    <w:rsid w:val="000E0F4A"/>
    <w:rsid w:val="000E114A"/>
    <w:rsid w:val="000E1D46"/>
    <w:rsid w:val="000E281E"/>
    <w:rsid w:val="000E39AE"/>
    <w:rsid w:val="000E3B10"/>
    <w:rsid w:val="000E3C6C"/>
    <w:rsid w:val="000E3D11"/>
    <w:rsid w:val="000E3E8F"/>
    <w:rsid w:val="000E3F88"/>
    <w:rsid w:val="000E4B7B"/>
    <w:rsid w:val="000E5A7E"/>
    <w:rsid w:val="000E5ABA"/>
    <w:rsid w:val="000E6175"/>
    <w:rsid w:val="000E6F0C"/>
    <w:rsid w:val="000E7289"/>
    <w:rsid w:val="000E736C"/>
    <w:rsid w:val="000F02F0"/>
    <w:rsid w:val="000F0951"/>
    <w:rsid w:val="000F0A10"/>
    <w:rsid w:val="000F1CCF"/>
    <w:rsid w:val="000F1D4E"/>
    <w:rsid w:val="000F204B"/>
    <w:rsid w:val="000F2129"/>
    <w:rsid w:val="000F2A64"/>
    <w:rsid w:val="000F30B9"/>
    <w:rsid w:val="000F3413"/>
    <w:rsid w:val="000F3755"/>
    <w:rsid w:val="000F3CC0"/>
    <w:rsid w:val="000F491E"/>
    <w:rsid w:val="000F4B12"/>
    <w:rsid w:val="000F4CE1"/>
    <w:rsid w:val="000F6493"/>
    <w:rsid w:val="000F64F4"/>
    <w:rsid w:val="000F7660"/>
    <w:rsid w:val="000F79CC"/>
    <w:rsid w:val="000F7DC6"/>
    <w:rsid w:val="001002C9"/>
    <w:rsid w:val="00100346"/>
    <w:rsid w:val="0010098F"/>
    <w:rsid w:val="00101485"/>
    <w:rsid w:val="0010173E"/>
    <w:rsid w:val="001024BD"/>
    <w:rsid w:val="00102664"/>
    <w:rsid w:val="00103587"/>
    <w:rsid w:val="00103854"/>
    <w:rsid w:val="001047BD"/>
    <w:rsid w:val="00105457"/>
    <w:rsid w:val="001058CC"/>
    <w:rsid w:val="00105920"/>
    <w:rsid w:val="00105AD6"/>
    <w:rsid w:val="00105D44"/>
    <w:rsid w:val="00105E0E"/>
    <w:rsid w:val="00105FF0"/>
    <w:rsid w:val="0010620C"/>
    <w:rsid w:val="001064ED"/>
    <w:rsid w:val="00106ACC"/>
    <w:rsid w:val="0010771B"/>
    <w:rsid w:val="00107A58"/>
    <w:rsid w:val="0011015C"/>
    <w:rsid w:val="0011072E"/>
    <w:rsid w:val="0011080D"/>
    <w:rsid w:val="00111A7D"/>
    <w:rsid w:val="0011214E"/>
    <w:rsid w:val="00112D22"/>
    <w:rsid w:val="00112FD0"/>
    <w:rsid w:val="00113125"/>
    <w:rsid w:val="00113394"/>
    <w:rsid w:val="001139B9"/>
    <w:rsid w:val="00113BD3"/>
    <w:rsid w:val="00113CA3"/>
    <w:rsid w:val="00114091"/>
    <w:rsid w:val="00114A3D"/>
    <w:rsid w:val="00115535"/>
    <w:rsid w:val="00115707"/>
    <w:rsid w:val="001171AD"/>
    <w:rsid w:val="001174C1"/>
    <w:rsid w:val="001175E6"/>
    <w:rsid w:val="00117DB6"/>
    <w:rsid w:val="00117DD1"/>
    <w:rsid w:val="0012127B"/>
    <w:rsid w:val="001213F6"/>
    <w:rsid w:val="001217DB"/>
    <w:rsid w:val="00121B4C"/>
    <w:rsid w:val="0012250E"/>
    <w:rsid w:val="00123B35"/>
    <w:rsid w:val="00124910"/>
    <w:rsid w:val="00125B20"/>
    <w:rsid w:val="00125BAA"/>
    <w:rsid w:val="00126EAE"/>
    <w:rsid w:val="00127ADD"/>
    <w:rsid w:val="001301E1"/>
    <w:rsid w:val="001302BA"/>
    <w:rsid w:val="0013051D"/>
    <w:rsid w:val="001308C5"/>
    <w:rsid w:val="00130AE1"/>
    <w:rsid w:val="00130E91"/>
    <w:rsid w:val="00131B90"/>
    <w:rsid w:val="00132979"/>
    <w:rsid w:val="001329D7"/>
    <w:rsid w:val="00132C8D"/>
    <w:rsid w:val="001338EA"/>
    <w:rsid w:val="00134098"/>
    <w:rsid w:val="00134415"/>
    <w:rsid w:val="001345DE"/>
    <w:rsid w:val="001346A1"/>
    <w:rsid w:val="00134B39"/>
    <w:rsid w:val="0013561F"/>
    <w:rsid w:val="001356EF"/>
    <w:rsid w:val="00135CAB"/>
    <w:rsid w:val="00136263"/>
    <w:rsid w:val="001365A5"/>
    <w:rsid w:val="00137101"/>
    <w:rsid w:val="0013739D"/>
    <w:rsid w:val="00137B67"/>
    <w:rsid w:val="00140568"/>
    <w:rsid w:val="0014065D"/>
    <w:rsid w:val="00140F21"/>
    <w:rsid w:val="00141E02"/>
    <w:rsid w:val="00141F1A"/>
    <w:rsid w:val="00142A3C"/>
    <w:rsid w:val="00143D0A"/>
    <w:rsid w:val="00143EDB"/>
    <w:rsid w:val="00144925"/>
    <w:rsid w:val="00144998"/>
    <w:rsid w:val="00144F40"/>
    <w:rsid w:val="00145507"/>
    <w:rsid w:val="001462AB"/>
    <w:rsid w:val="00146952"/>
    <w:rsid w:val="00147283"/>
    <w:rsid w:val="00147BE2"/>
    <w:rsid w:val="00147FDD"/>
    <w:rsid w:val="001505B4"/>
    <w:rsid w:val="00150AF2"/>
    <w:rsid w:val="00150E0C"/>
    <w:rsid w:val="00151329"/>
    <w:rsid w:val="001513C3"/>
    <w:rsid w:val="00151811"/>
    <w:rsid w:val="00151DC5"/>
    <w:rsid w:val="00151FFD"/>
    <w:rsid w:val="001520B6"/>
    <w:rsid w:val="00152152"/>
    <w:rsid w:val="00152CFA"/>
    <w:rsid w:val="00152D0A"/>
    <w:rsid w:val="00152D7D"/>
    <w:rsid w:val="001530F8"/>
    <w:rsid w:val="001531DA"/>
    <w:rsid w:val="0015343D"/>
    <w:rsid w:val="001537AB"/>
    <w:rsid w:val="00153873"/>
    <w:rsid w:val="0015393C"/>
    <w:rsid w:val="00153D14"/>
    <w:rsid w:val="00154828"/>
    <w:rsid w:val="0015563A"/>
    <w:rsid w:val="001557A0"/>
    <w:rsid w:val="0015589F"/>
    <w:rsid w:val="00156005"/>
    <w:rsid w:val="00156313"/>
    <w:rsid w:val="001567C5"/>
    <w:rsid w:val="001573F7"/>
    <w:rsid w:val="00157F7F"/>
    <w:rsid w:val="001602D0"/>
    <w:rsid w:val="0016082D"/>
    <w:rsid w:val="00161198"/>
    <w:rsid w:val="001614E8"/>
    <w:rsid w:val="0016293F"/>
    <w:rsid w:val="00162A71"/>
    <w:rsid w:val="00162BAB"/>
    <w:rsid w:val="00163054"/>
    <w:rsid w:val="001632E8"/>
    <w:rsid w:val="0016336A"/>
    <w:rsid w:val="0016388A"/>
    <w:rsid w:val="00163A99"/>
    <w:rsid w:val="00163D80"/>
    <w:rsid w:val="00163D83"/>
    <w:rsid w:val="001643D3"/>
    <w:rsid w:val="00164884"/>
    <w:rsid w:val="001648D1"/>
    <w:rsid w:val="00164DD9"/>
    <w:rsid w:val="001652FB"/>
    <w:rsid w:val="00165546"/>
    <w:rsid w:val="00166354"/>
    <w:rsid w:val="00166684"/>
    <w:rsid w:val="0016690D"/>
    <w:rsid w:val="00167052"/>
    <w:rsid w:val="00167C33"/>
    <w:rsid w:val="00167E9E"/>
    <w:rsid w:val="0017013A"/>
    <w:rsid w:val="001709B5"/>
    <w:rsid w:val="001719AD"/>
    <w:rsid w:val="00171B39"/>
    <w:rsid w:val="001720DB"/>
    <w:rsid w:val="001725A0"/>
    <w:rsid w:val="00172BB9"/>
    <w:rsid w:val="001731F2"/>
    <w:rsid w:val="00173506"/>
    <w:rsid w:val="00173785"/>
    <w:rsid w:val="0017435F"/>
    <w:rsid w:val="00174799"/>
    <w:rsid w:val="00174A2D"/>
    <w:rsid w:val="001754FD"/>
    <w:rsid w:val="001759EF"/>
    <w:rsid w:val="00175D79"/>
    <w:rsid w:val="00176676"/>
    <w:rsid w:val="001767B6"/>
    <w:rsid w:val="00176E8B"/>
    <w:rsid w:val="00177123"/>
    <w:rsid w:val="0017722A"/>
    <w:rsid w:val="001776BC"/>
    <w:rsid w:val="00177890"/>
    <w:rsid w:val="00180DEF"/>
    <w:rsid w:val="00181FD5"/>
    <w:rsid w:val="0018244A"/>
    <w:rsid w:val="00182830"/>
    <w:rsid w:val="00182AC1"/>
    <w:rsid w:val="00182EC4"/>
    <w:rsid w:val="00183084"/>
    <w:rsid w:val="0018322D"/>
    <w:rsid w:val="001832CB"/>
    <w:rsid w:val="001838E3"/>
    <w:rsid w:val="001839E2"/>
    <w:rsid w:val="00183FA7"/>
    <w:rsid w:val="00184CFC"/>
    <w:rsid w:val="00184F07"/>
    <w:rsid w:val="00184FD7"/>
    <w:rsid w:val="001855A7"/>
    <w:rsid w:val="001857D8"/>
    <w:rsid w:val="00185936"/>
    <w:rsid w:val="00185B1D"/>
    <w:rsid w:val="00186971"/>
    <w:rsid w:val="00186C4A"/>
    <w:rsid w:val="00187605"/>
    <w:rsid w:val="001877D1"/>
    <w:rsid w:val="001878A6"/>
    <w:rsid w:val="00187C19"/>
    <w:rsid w:val="00190258"/>
    <w:rsid w:val="0019107D"/>
    <w:rsid w:val="0019122E"/>
    <w:rsid w:val="001919A2"/>
    <w:rsid w:val="00191C70"/>
    <w:rsid w:val="00191DCA"/>
    <w:rsid w:val="0019203A"/>
    <w:rsid w:val="00192210"/>
    <w:rsid w:val="001923E3"/>
    <w:rsid w:val="00192574"/>
    <w:rsid w:val="001927C2"/>
    <w:rsid w:val="00192BF8"/>
    <w:rsid w:val="00192D13"/>
    <w:rsid w:val="001930A1"/>
    <w:rsid w:val="00193E9D"/>
    <w:rsid w:val="00194018"/>
    <w:rsid w:val="00194C2D"/>
    <w:rsid w:val="001951C1"/>
    <w:rsid w:val="00196221"/>
    <w:rsid w:val="00196744"/>
    <w:rsid w:val="001976FA"/>
    <w:rsid w:val="00197D2A"/>
    <w:rsid w:val="001A03D1"/>
    <w:rsid w:val="001A08C5"/>
    <w:rsid w:val="001A0B88"/>
    <w:rsid w:val="001A10C1"/>
    <w:rsid w:val="001A1AC1"/>
    <w:rsid w:val="001A23FA"/>
    <w:rsid w:val="001A2897"/>
    <w:rsid w:val="001A29B0"/>
    <w:rsid w:val="001A2A05"/>
    <w:rsid w:val="001A2EA1"/>
    <w:rsid w:val="001A2EDE"/>
    <w:rsid w:val="001A2F8C"/>
    <w:rsid w:val="001A3074"/>
    <w:rsid w:val="001A3111"/>
    <w:rsid w:val="001A3209"/>
    <w:rsid w:val="001A32AC"/>
    <w:rsid w:val="001A3737"/>
    <w:rsid w:val="001A432C"/>
    <w:rsid w:val="001A436B"/>
    <w:rsid w:val="001A4489"/>
    <w:rsid w:val="001A4617"/>
    <w:rsid w:val="001A4847"/>
    <w:rsid w:val="001A4C9E"/>
    <w:rsid w:val="001A4EEF"/>
    <w:rsid w:val="001A528F"/>
    <w:rsid w:val="001A6120"/>
    <w:rsid w:val="001A6291"/>
    <w:rsid w:val="001A65AF"/>
    <w:rsid w:val="001A6756"/>
    <w:rsid w:val="001A6A6F"/>
    <w:rsid w:val="001A72BA"/>
    <w:rsid w:val="001A77C7"/>
    <w:rsid w:val="001A7C16"/>
    <w:rsid w:val="001A7D75"/>
    <w:rsid w:val="001B02D0"/>
    <w:rsid w:val="001B2302"/>
    <w:rsid w:val="001B2765"/>
    <w:rsid w:val="001B2999"/>
    <w:rsid w:val="001B29C9"/>
    <w:rsid w:val="001B2DA9"/>
    <w:rsid w:val="001B340D"/>
    <w:rsid w:val="001B3641"/>
    <w:rsid w:val="001B390A"/>
    <w:rsid w:val="001B443F"/>
    <w:rsid w:val="001B45D0"/>
    <w:rsid w:val="001B4CBD"/>
    <w:rsid w:val="001B4D9F"/>
    <w:rsid w:val="001B4FB4"/>
    <w:rsid w:val="001B56FA"/>
    <w:rsid w:val="001B5B40"/>
    <w:rsid w:val="001B5F42"/>
    <w:rsid w:val="001B60B8"/>
    <w:rsid w:val="001B7155"/>
    <w:rsid w:val="001B7181"/>
    <w:rsid w:val="001B77C1"/>
    <w:rsid w:val="001B79EA"/>
    <w:rsid w:val="001B7D62"/>
    <w:rsid w:val="001B7D83"/>
    <w:rsid w:val="001C0358"/>
    <w:rsid w:val="001C0803"/>
    <w:rsid w:val="001C1262"/>
    <w:rsid w:val="001C135E"/>
    <w:rsid w:val="001C1D40"/>
    <w:rsid w:val="001C26E6"/>
    <w:rsid w:val="001C2D2C"/>
    <w:rsid w:val="001C33A3"/>
    <w:rsid w:val="001C3670"/>
    <w:rsid w:val="001C3E17"/>
    <w:rsid w:val="001C435F"/>
    <w:rsid w:val="001C4B44"/>
    <w:rsid w:val="001C523B"/>
    <w:rsid w:val="001C5994"/>
    <w:rsid w:val="001C5BB6"/>
    <w:rsid w:val="001C63A5"/>
    <w:rsid w:val="001C63B0"/>
    <w:rsid w:val="001C744D"/>
    <w:rsid w:val="001C74FE"/>
    <w:rsid w:val="001C752C"/>
    <w:rsid w:val="001C7867"/>
    <w:rsid w:val="001C7FF0"/>
    <w:rsid w:val="001D0B52"/>
    <w:rsid w:val="001D0B6F"/>
    <w:rsid w:val="001D0D7F"/>
    <w:rsid w:val="001D1139"/>
    <w:rsid w:val="001D1760"/>
    <w:rsid w:val="001D1BCC"/>
    <w:rsid w:val="001D1FFC"/>
    <w:rsid w:val="001D20E0"/>
    <w:rsid w:val="001D21FD"/>
    <w:rsid w:val="001D2A00"/>
    <w:rsid w:val="001D2BD8"/>
    <w:rsid w:val="001D350C"/>
    <w:rsid w:val="001D38CA"/>
    <w:rsid w:val="001D49A0"/>
    <w:rsid w:val="001D5270"/>
    <w:rsid w:val="001D5D21"/>
    <w:rsid w:val="001D5F0B"/>
    <w:rsid w:val="001D6005"/>
    <w:rsid w:val="001D6314"/>
    <w:rsid w:val="001D6A30"/>
    <w:rsid w:val="001D6AA1"/>
    <w:rsid w:val="001D6D23"/>
    <w:rsid w:val="001D7829"/>
    <w:rsid w:val="001D7910"/>
    <w:rsid w:val="001D7BB5"/>
    <w:rsid w:val="001D7BF2"/>
    <w:rsid w:val="001D7E79"/>
    <w:rsid w:val="001E0394"/>
    <w:rsid w:val="001E08A9"/>
    <w:rsid w:val="001E0FB0"/>
    <w:rsid w:val="001E15DD"/>
    <w:rsid w:val="001E168F"/>
    <w:rsid w:val="001E289A"/>
    <w:rsid w:val="001E2D89"/>
    <w:rsid w:val="001E3BB5"/>
    <w:rsid w:val="001E3C62"/>
    <w:rsid w:val="001E3FA0"/>
    <w:rsid w:val="001E4195"/>
    <w:rsid w:val="001E4B31"/>
    <w:rsid w:val="001E5496"/>
    <w:rsid w:val="001E581C"/>
    <w:rsid w:val="001E5F50"/>
    <w:rsid w:val="001E61DA"/>
    <w:rsid w:val="001E62D9"/>
    <w:rsid w:val="001E65F6"/>
    <w:rsid w:val="001E6730"/>
    <w:rsid w:val="001E6C68"/>
    <w:rsid w:val="001E74A9"/>
    <w:rsid w:val="001E7929"/>
    <w:rsid w:val="001F03EB"/>
    <w:rsid w:val="001F0CA0"/>
    <w:rsid w:val="001F0DE3"/>
    <w:rsid w:val="001F0EE4"/>
    <w:rsid w:val="001F103F"/>
    <w:rsid w:val="001F114A"/>
    <w:rsid w:val="001F1810"/>
    <w:rsid w:val="001F18E8"/>
    <w:rsid w:val="001F1ABD"/>
    <w:rsid w:val="001F27DC"/>
    <w:rsid w:val="001F2837"/>
    <w:rsid w:val="001F3098"/>
    <w:rsid w:val="001F342B"/>
    <w:rsid w:val="001F3741"/>
    <w:rsid w:val="001F3AFE"/>
    <w:rsid w:val="001F4444"/>
    <w:rsid w:val="001F4688"/>
    <w:rsid w:val="001F4A47"/>
    <w:rsid w:val="001F4E06"/>
    <w:rsid w:val="001F4E3A"/>
    <w:rsid w:val="001F546C"/>
    <w:rsid w:val="001F5E3D"/>
    <w:rsid w:val="001F5EC0"/>
    <w:rsid w:val="001F64E2"/>
    <w:rsid w:val="001F70C4"/>
    <w:rsid w:val="001F7232"/>
    <w:rsid w:val="00200695"/>
    <w:rsid w:val="00200B8B"/>
    <w:rsid w:val="002014AC"/>
    <w:rsid w:val="00201545"/>
    <w:rsid w:val="00201E4B"/>
    <w:rsid w:val="00202063"/>
    <w:rsid w:val="00203A42"/>
    <w:rsid w:val="00203E3F"/>
    <w:rsid w:val="00204481"/>
    <w:rsid w:val="00204A4F"/>
    <w:rsid w:val="00205132"/>
    <w:rsid w:val="00205D52"/>
    <w:rsid w:val="0020606F"/>
    <w:rsid w:val="0020608D"/>
    <w:rsid w:val="00207B8C"/>
    <w:rsid w:val="00207E9A"/>
    <w:rsid w:val="0021073B"/>
    <w:rsid w:val="002111ED"/>
    <w:rsid w:val="00211364"/>
    <w:rsid w:val="00211EB5"/>
    <w:rsid w:val="0021204F"/>
    <w:rsid w:val="002123E4"/>
    <w:rsid w:val="00212400"/>
    <w:rsid w:val="002129B5"/>
    <w:rsid w:val="00213035"/>
    <w:rsid w:val="00213138"/>
    <w:rsid w:val="002131BD"/>
    <w:rsid w:val="002135CA"/>
    <w:rsid w:val="00213E72"/>
    <w:rsid w:val="002147FB"/>
    <w:rsid w:val="002149DB"/>
    <w:rsid w:val="00214A66"/>
    <w:rsid w:val="00215639"/>
    <w:rsid w:val="002157FE"/>
    <w:rsid w:val="00215B72"/>
    <w:rsid w:val="00215F35"/>
    <w:rsid w:val="00216CDA"/>
    <w:rsid w:val="002170E1"/>
    <w:rsid w:val="0022046A"/>
    <w:rsid w:val="00220993"/>
    <w:rsid w:val="00220E41"/>
    <w:rsid w:val="0022106F"/>
    <w:rsid w:val="0022148C"/>
    <w:rsid w:val="002215DD"/>
    <w:rsid w:val="002215FC"/>
    <w:rsid w:val="00221821"/>
    <w:rsid w:val="00221AA5"/>
    <w:rsid w:val="00221DF9"/>
    <w:rsid w:val="00222492"/>
    <w:rsid w:val="002226AA"/>
    <w:rsid w:val="00222ECC"/>
    <w:rsid w:val="002230CA"/>
    <w:rsid w:val="00223339"/>
    <w:rsid w:val="00223BB4"/>
    <w:rsid w:val="00223FC8"/>
    <w:rsid w:val="0022442E"/>
    <w:rsid w:val="00224705"/>
    <w:rsid w:val="00224741"/>
    <w:rsid w:val="0022483B"/>
    <w:rsid w:val="002248B6"/>
    <w:rsid w:val="00224CD9"/>
    <w:rsid w:val="00225421"/>
    <w:rsid w:val="00225430"/>
    <w:rsid w:val="0022573D"/>
    <w:rsid w:val="002265D2"/>
    <w:rsid w:val="0022707E"/>
    <w:rsid w:val="0022711E"/>
    <w:rsid w:val="00227521"/>
    <w:rsid w:val="00227E24"/>
    <w:rsid w:val="002303B4"/>
    <w:rsid w:val="00231160"/>
    <w:rsid w:val="002317A3"/>
    <w:rsid w:val="00231989"/>
    <w:rsid w:val="00232060"/>
    <w:rsid w:val="002320C3"/>
    <w:rsid w:val="00233016"/>
    <w:rsid w:val="00233190"/>
    <w:rsid w:val="002340F6"/>
    <w:rsid w:val="00234B11"/>
    <w:rsid w:val="00234C98"/>
    <w:rsid w:val="00234D43"/>
    <w:rsid w:val="00235574"/>
    <w:rsid w:val="0023591C"/>
    <w:rsid w:val="00235C98"/>
    <w:rsid w:val="00236123"/>
    <w:rsid w:val="0023650D"/>
    <w:rsid w:val="00236706"/>
    <w:rsid w:val="002371DC"/>
    <w:rsid w:val="00237A86"/>
    <w:rsid w:val="00237F38"/>
    <w:rsid w:val="002401E9"/>
    <w:rsid w:val="00240284"/>
    <w:rsid w:val="002408C4"/>
    <w:rsid w:val="00240B61"/>
    <w:rsid w:val="00241B53"/>
    <w:rsid w:val="00241C22"/>
    <w:rsid w:val="00242DF0"/>
    <w:rsid w:val="0024301B"/>
    <w:rsid w:val="0024466B"/>
    <w:rsid w:val="00244738"/>
    <w:rsid w:val="0024474A"/>
    <w:rsid w:val="00244D39"/>
    <w:rsid w:val="00244ED2"/>
    <w:rsid w:val="0024550A"/>
    <w:rsid w:val="00245ED3"/>
    <w:rsid w:val="002462DE"/>
    <w:rsid w:val="002467DF"/>
    <w:rsid w:val="00246E16"/>
    <w:rsid w:val="002473CA"/>
    <w:rsid w:val="00247418"/>
    <w:rsid w:val="0024748A"/>
    <w:rsid w:val="00247859"/>
    <w:rsid w:val="00247E76"/>
    <w:rsid w:val="0025014A"/>
    <w:rsid w:val="002511CA"/>
    <w:rsid w:val="00251289"/>
    <w:rsid w:val="00251978"/>
    <w:rsid w:val="00251C99"/>
    <w:rsid w:val="00251FAC"/>
    <w:rsid w:val="002522E9"/>
    <w:rsid w:val="0025277E"/>
    <w:rsid w:val="0025310C"/>
    <w:rsid w:val="002536E5"/>
    <w:rsid w:val="00253937"/>
    <w:rsid w:val="002539CB"/>
    <w:rsid w:val="002544FC"/>
    <w:rsid w:val="00254A33"/>
    <w:rsid w:val="00254A71"/>
    <w:rsid w:val="00254CAD"/>
    <w:rsid w:val="0025501E"/>
    <w:rsid w:val="0025546D"/>
    <w:rsid w:val="00255742"/>
    <w:rsid w:val="00255A5C"/>
    <w:rsid w:val="00256E37"/>
    <w:rsid w:val="00257B87"/>
    <w:rsid w:val="00260270"/>
    <w:rsid w:val="002608FD"/>
    <w:rsid w:val="002612AF"/>
    <w:rsid w:val="00261D2C"/>
    <w:rsid w:val="002622C5"/>
    <w:rsid w:val="00262442"/>
    <w:rsid w:val="0026290D"/>
    <w:rsid w:val="002629C4"/>
    <w:rsid w:val="002629DD"/>
    <w:rsid w:val="002635DD"/>
    <w:rsid w:val="0026365D"/>
    <w:rsid w:val="00263990"/>
    <w:rsid w:val="00263B6E"/>
    <w:rsid w:val="002641BC"/>
    <w:rsid w:val="0026447F"/>
    <w:rsid w:val="00264516"/>
    <w:rsid w:val="00264931"/>
    <w:rsid w:val="00264FE2"/>
    <w:rsid w:val="00265033"/>
    <w:rsid w:val="002656BD"/>
    <w:rsid w:val="002659B6"/>
    <w:rsid w:val="00266496"/>
    <w:rsid w:val="00266645"/>
    <w:rsid w:val="002667DB"/>
    <w:rsid w:val="002669E8"/>
    <w:rsid w:val="00266BA1"/>
    <w:rsid w:val="00267915"/>
    <w:rsid w:val="00267C86"/>
    <w:rsid w:val="002701AC"/>
    <w:rsid w:val="002704F6"/>
    <w:rsid w:val="002709F2"/>
    <w:rsid w:val="00270C47"/>
    <w:rsid w:val="00270CC8"/>
    <w:rsid w:val="00270D31"/>
    <w:rsid w:val="0027183E"/>
    <w:rsid w:val="002734D8"/>
    <w:rsid w:val="0027516D"/>
    <w:rsid w:val="00275F7C"/>
    <w:rsid w:val="0027628C"/>
    <w:rsid w:val="002767D6"/>
    <w:rsid w:val="00276B4B"/>
    <w:rsid w:val="00276F99"/>
    <w:rsid w:val="0027700B"/>
    <w:rsid w:val="002771BB"/>
    <w:rsid w:val="002777DC"/>
    <w:rsid w:val="002806C2"/>
    <w:rsid w:val="00280F30"/>
    <w:rsid w:val="002822AB"/>
    <w:rsid w:val="002823EE"/>
    <w:rsid w:val="002826F5"/>
    <w:rsid w:val="00282791"/>
    <w:rsid w:val="00283922"/>
    <w:rsid w:val="00284CCA"/>
    <w:rsid w:val="00284D1F"/>
    <w:rsid w:val="00284D98"/>
    <w:rsid w:val="0028566E"/>
    <w:rsid w:val="00286672"/>
    <w:rsid w:val="0028674E"/>
    <w:rsid w:val="00286A3C"/>
    <w:rsid w:val="0028783A"/>
    <w:rsid w:val="00287921"/>
    <w:rsid w:val="002879B8"/>
    <w:rsid w:val="0029008E"/>
    <w:rsid w:val="00290D9E"/>
    <w:rsid w:val="002912AD"/>
    <w:rsid w:val="0029199F"/>
    <w:rsid w:val="00291B8A"/>
    <w:rsid w:val="00292225"/>
    <w:rsid w:val="00292577"/>
    <w:rsid w:val="00292CB0"/>
    <w:rsid w:val="002930C2"/>
    <w:rsid w:val="0029390D"/>
    <w:rsid w:val="002941DF"/>
    <w:rsid w:val="002942E2"/>
    <w:rsid w:val="00294632"/>
    <w:rsid w:val="00294863"/>
    <w:rsid w:val="002949AE"/>
    <w:rsid w:val="00295539"/>
    <w:rsid w:val="002957CF"/>
    <w:rsid w:val="0029673D"/>
    <w:rsid w:val="002971D1"/>
    <w:rsid w:val="00297AD9"/>
    <w:rsid w:val="00297D20"/>
    <w:rsid w:val="00297DD1"/>
    <w:rsid w:val="002A0F25"/>
    <w:rsid w:val="002A182A"/>
    <w:rsid w:val="002A1B10"/>
    <w:rsid w:val="002A2ABC"/>
    <w:rsid w:val="002A2DF8"/>
    <w:rsid w:val="002A3507"/>
    <w:rsid w:val="002A3697"/>
    <w:rsid w:val="002A3B30"/>
    <w:rsid w:val="002A3F5A"/>
    <w:rsid w:val="002A406C"/>
    <w:rsid w:val="002A5339"/>
    <w:rsid w:val="002A5F11"/>
    <w:rsid w:val="002A5FBA"/>
    <w:rsid w:val="002A60E6"/>
    <w:rsid w:val="002A6246"/>
    <w:rsid w:val="002A64FA"/>
    <w:rsid w:val="002A6C0D"/>
    <w:rsid w:val="002A7288"/>
    <w:rsid w:val="002A7370"/>
    <w:rsid w:val="002A75AC"/>
    <w:rsid w:val="002A7B3D"/>
    <w:rsid w:val="002B026D"/>
    <w:rsid w:val="002B0516"/>
    <w:rsid w:val="002B057E"/>
    <w:rsid w:val="002B06AB"/>
    <w:rsid w:val="002B0AB3"/>
    <w:rsid w:val="002B1889"/>
    <w:rsid w:val="002B1D85"/>
    <w:rsid w:val="002B227B"/>
    <w:rsid w:val="002B22ED"/>
    <w:rsid w:val="002B232E"/>
    <w:rsid w:val="002B2A9E"/>
    <w:rsid w:val="002B3163"/>
    <w:rsid w:val="002B328F"/>
    <w:rsid w:val="002B410E"/>
    <w:rsid w:val="002B41A3"/>
    <w:rsid w:val="002B4246"/>
    <w:rsid w:val="002B4801"/>
    <w:rsid w:val="002B4FE4"/>
    <w:rsid w:val="002B5AED"/>
    <w:rsid w:val="002B5D5E"/>
    <w:rsid w:val="002B5F7B"/>
    <w:rsid w:val="002B6312"/>
    <w:rsid w:val="002B67D9"/>
    <w:rsid w:val="002B6EC9"/>
    <w:rsid w:val="002B7089"/>
    <w:rsid w:val="002B72A2"/>
    <w:rsid w:val="002C0AA8"/>
    <w:rsid w:val="002C18A3"/>
    <w:rsid w:val="002C1A77"/>
    <w:rsid w:val="002C1CF9"/>
    <w:rsid w:val="002C1E99"/>
    <w:rsid w:val="002C2840"/>
    <w:rsid w:val="002C29C2"/>
    <w:rsid w:val="002C2D6F"/>
    <w:rsid w:val="002C2E70"/>
    <w:rsid w:val="002C3346"/>
    <w:rsid w:val="002C3593"/>
    <w:rsid w:val="002C47D0"/>
    <w:rsid w:val="002C4DC2"/>
    <w:rsid w:val="002C59F3"/>
    <w:rsid w:val="002C5D43"/>
    <w:rsid w:val="002C5DA3"/>
    <w:rsid w:val="002C61FF"/>
    <w:rsid w:val="002C6613"/>
    <w:rsid w:val="002C6A64"/>
    <w:rsid w:val="002D0315"/>
    <w:rsid w:val="002D092A"/>
    <w:rsid w:val="002D0A9E"/>
    <w:rsid w:val="002D0B0B"/>
    <w:rsid w:val="002D13D5"/>
    <w:rsid w:val="002D13EB"/>
    <w:rsid w:val="002D1823"/>
    <w:rsid w:val="002D1843"/>
    <w:rsid w:val="002D19B1"/>
    <w:rsid w:val="002D289D"/>
    <w:rsid w:val="002D2E87"/>
    <w:rsid w:val="002D3825"/>
    <w:rsid w:val="002D3909"/>
    <w:rsid w:val="002D41F1"/>
    <w:rsid w:val="002D4223"/>
    <w:rsid w:val="002D4545"/>
    <w:rsid w:val="002D4603"/>
    <w:rsid w:val="002D46E6"/>
    <w:rsid w:val="002D4923"/>
    <w:rsid w:val="002D5037"/>
    <w:rsid w:val="002D61C1"/>
    <w:rsid w:val="002D61E1"/>
    <w:rsid w:val="002D6E69"/>
    <w:rsid w:val="002D715A"/>
    <w:rsid w:val="002D74F6"/>
    <w:rsid w:val="002D7AFC"/>
    <w:rsid w:val="002D7D6B"/>
    <w:rsid w:val="002D7FA5"/>
    <w:rsid w:val="002E0D53"/>
    <w:rsid w:val="002E0F7E"/>
    <w:rsid w:val="002E12AB"/>
    <w:rsid w:val="002E16E3"/>
    <w:rsid w:val="002E17A6"/>
    <w:rsid w:val="002E18C5"/>
    <w:rsid w:val="002E18C8"/>
    <w:rsid w:val="002E1A9A"/>
    <w:rsid w:val="002E2744"/>
    <w:rsid w:val="002E28D2"/>
    <w:rsid w:val="002E28D5"/>
    <w:rsid w:val="002E29E0"/>
    <w:rsid w:val="002E2A99"/>
    <w:rsid w:val="002E3C49"/>
    <w:rsid w:val="002E4AA3"/>
    <w:rsid w:val="002E517F"/>
    <w:rsid w:val="002E5300"/>
    <w:rsid w:val="002E5567"/>
    <w:rsid w:val="002E5670"/>
    <w:rsid w:val="002E6086"/>
    <w:rsid w:val="002E6242"/>
    <w:rsid w:val="002E70BF"/>
    <w:rsid w:val="002E7A45"/>
    <w:rsid w:val="002F03EC"/>
    <w:rsid w:val="002F05D5"/>
    <w:rsid w:val="002F0A4E"/>
    <w:rsid w:val="002F0AF9"/>
    <w:rsid w:val="002F18D4"/>
    <w:rsid w:val="002F18FD"/>
    <w:rsid w:val="002F1A8C"/>
    <w:rsid w:val="002F1DE8"/>
    <w:rsid w:val="002F1EFC"/>
    <w:rsid w:val="002F24CC"/>
    <w:rsid w:val="002F276B"/>
    <w:rsid w:val="002F2834"/>
    <w:rsid w:val="002F2C66"/>
    <w:rsid w:val="002F2D7A"/>
    <w:rsid w:val="002F3C16"/>
    <w:rsid w:val="002F49E5"/>
    <w:rsid w:val="002F5016"/>
    <w:rsid w:val="002F7967"/>
    <w:rsid w:val="002F7ECC"/>
    <w:rsid w:val="00300971"/>
    <w:rsid w:val="00300B18"/>
    <w:rsid w:val="00301462"/>
    <w:rsid w:val="00301A37"/>
    <w:rsid w:val="00301A92"/>
    <w:rsid w:val="00301CB7"/>
    <w:rsid w:val="00301CDD"/>
    <w:rsid w:val="00302570"/>
    <w:rsid w:val="003025BC"/>
    <w:rsid w:val="003026AD"/>
    <w:rsid w:val="0030327E"/>
    <w:rsid w:val="0030345E"/>
    <w:rsid w:val="00303461"/>
    <w:rsid w:val="00303643"/>
    <w:rsid w:val="00303AA7"/>
    <w:rsid w:val="0030545A"/>
    <w:rsid w:val="0030559A"/>
    <w:rsid w:val="003057C1"/>
    <w:rsid w:val="00306F70"/>
    <w:rsid w:val="00306F88"/>
    <w:rsid w:val="00307172"/>
    <w:rsid w:val="00307626"/>
    <w:rsid w:val="00307CA1"/>
    <w:rsid w:val="00307E0A"/>
    <w:rsid w:val="00311861"/>
    <w:rsid w:val="00311FCC"/>
    <w:rsid w:val="00312FC0"/>
    <w:rsid w:val="0031305D"/>
    <w:rsid w:val="0031378F"/>
    <w:rsid w:val="003138B0"/>
    <w:rsid w:val="00313DDC"/>
    <w:rsid w:val="003146E0"/>
    <w:rsid w:val="00314E68"/>
    <w:rsid w:val="003150DA"/>
    <w:rsid w:val="00315121"/>
    <w:rsid w:val="00315131"/>
    <w:rsid w:val="00315281"/>
    <w:rsid w:val="003156A6"/>
    <w:rsid w:val="003157E9"/>
    <w:rsid w:val="00315C13"/>
    <w:rsid w:val="00316295"/>
    <w:rsid w:val="003165B6"/>
    <w:rsid w:val="00317508"/>
    <w:rsid w:val="003177F0"/>
    <w:rsid w:val="00320837"/>
    <w:rsid w:val="003208B5"/>
    <w:rsid w:val="00320B74"/>
    <w:rsid w:val="00321283"/>
    <w:rsid w:val="0032169F"/>
    <w:rsid w:val="00321B81"/>
    <w:rsid w:val="00322363"/>
    <w:rsid w:val="0032244E"/>
    <w:rsid w:val="003229CA"/>
    <w:rsid w:val="0032356E"/>
    <w:rsid w:val="003236B4"/>
    <w:rsid w:val="003238AF"/>
    <w:rsid w:val="00324B02"/>
    <w:rsid w:val="00324B5D"/>
    <w:rsid w:val="00324F32"/>
    <w:rsid w:val="003252AE"/>
    <w:rsid w:val="00325571"/>
    <w:rsid w:val="003256E8"/>
    <w:rsid w:val="0032576E"/>
    <w:rsid w:val="00326030"/>
    <w:rsid w:val="00326820"/>
    <w:rsid w:val="00326D2B"/>
    <w:rsid w:val="00326E72"/>
    <w:rsid w:val="00327517"/>
    <w:rsid w:val="00330356"/>
    <w:rsid w:val="00330BC4"/>
    <w:rsid w:val="00330F27"/>
    <w:rsid w:val="0033160E"/>
    <w:rsid w:val="00331708"/>
    <w:rsid w:val="00331E35"/>
    <w:rsid w:val="00332502"/>
    <w:rsid w:val="003328C9"/>
    <w:rsid w:val="00332C2C"/>
    <w:rsid w:val="00332D55"/>
    <w:rsid w:val="00333B79"/>
    <w:rsid w:val="00333D32"/>
    <w:rsid w:val="00333D95"/>
    <w:rsid w:val="003340A9"/>
    <w:rsid w:val="00334457"/>
    <w:rsid w:val="00334656"/>
    <w:rsid w:val="00334BF5"/>
    <w:rsid w:val="003351CC"/>
    <w:rsid w:val="0033577D"/>
    <w:rsid w:val="00335B19"/>
    <w:rsid w:val="00335C2B"/>
    <w:rsid w:val="00335E58"/>
    <w:rsid w:val="003362EB"/>
    <w:rsid w:val="00337956"/>
    <w:rsid w:val="00337D15"/>
    <w:rsid w:val="00337E3A"/>
    <w:rsid w:val="00337F05"/>
    <w:rsid w:val="00340447"/>
    <w:rsid w:val="00340A65"/>
    <w:rsid w:val="00340A95"/>
    <w:rsid w:val="00341B16"/>
    <w:rsid w:val="0034223B"/>
    <w:rsid w:val="003424A7"/>
    <w:rsid w:val="00343167"/>
    <w:rsid w:val="00344134"/>
    <w:rsid w:val="003447C1"/>
    <w:rsid w:val="00344E1D"/>
    <w:rsid w:val="00345567"/>
    <w:rsid w:val="003465C3"/>
    <w:rsid w:val="003466B9"/>
    <w:rsid w:val="00346D38"/>
    <w:rsid w:val="00346DB4"/>
    <w:rsid w:val="00347F42"/>
    <w:rsid w:val="00350142"/>
    <w:rsid w:val="00350DD2"/>
    <w:rsid w:val="00350E30"/>
    <w:rsid w:val="00350EE2"/>
    <w:rsid w:val="00351594"/>
    <w:rsid w:val="00351801"/>
    <w:rsid w:val="0035185A"/>
    <w:rsid w:val="00351B22"/>
    <w:rsid w:val="00351E52"/>
    <w:rsid w:val="00352033"/>
    <w:rsid w:val="0035318B"/>
    <w:rsid w:val="00353296"/>
    <w:rsid w:val="00354059"/>
    <w:rsid w:val="00354750"/>
    <w:rsid w:val="00356184"/>
    <w:rsid w:val="003563D1"/>
    <w:rsid w:val="00356A35"/>
    <w:rsid w:val="00356BD1"/>
    <w:rsid w:val="00356D66"/>
    <w:rsid w:val="00357206"/>
    <w:rsid w:val="00357495"/>
    <w:rsid w:val="00357A99"/>
    <w:rsid w:val="00357B42"/>
    <w:rsid w:val="003606BF"/>
    <w:rsid w:val="00360A89"/>
    <w:rsid w:val="00360AB0"/>
    <w:rsid w:val="00360E34"/>
    <w:rsid w:val="003613AB"/>
    <w:rsid w:val="003616FA"/>
    <w:rsid w:val="0036176A"/>
    <w:rsid w:val="00361EC3"/>
    <w:rsid w:val="003628C4"/>
    <w:rsid w:val="00363480"/>
    <w:rsid w:val="00363A7E"/>
    <w:rsid w:val="003647D6"/>
    <w:rsid w:val="00364B26"/>
    <w:rsid w:val="00364C62"/>
    <w:rsid w:val="00365957"/>
    <w:rsid w:val="003661D4"/>
    <w:rsid w:val="003663A3"/>
    <w:rsid w:val="0036672D"/>
    <w:rsid w:val="00366BD6"/>
    <w:rsid w:val="0036712A"/>
    <w:rsid w:val="0036727F"/>
    <w:rsid w:val="00367FB4"/>
    <w:rsid w:val="00367FFA"/>
    <w:rsid w:val="0037031C"/>
    <w:rsid w:val="00370456"/>
    <w:rsid w:val="00370F8E"/>
    <w:rsid w:val="003722A1"/>
    <w:rsid w:val="00372E4E"/>
    <w:rsid w:val="00373012"/>
    <w:rsid w:val="0037401B"/>
    <w:rsid w:val="00374152"/>
    <w:rsid w:val="003744B7"/>
    <w:rsid w:val="003749C7"/>
    <w:rsid w:val="00375244"/>
    <w:rsid w:val="00375A30"/>
    <w:rsid w:val="00376148"/>
    <w:rsid w:val="00376C56"/>
    <w:rsid w:val="00376DAF"/>
    <w:rsid w:val="00377BA1"/>
    <w:rsid w:val="00377BA3"/>
    <w:rsid w:val="00377D2C"/>
    <w:rsid w:val="00377D64"/>
    <w:rsid w:val="0038083D"/>
    <w:rsid w:val="00381DE4"/>
    <w:rsid w:val="00382493"/>
    <w:rsid w:val="003825EE"/>
    <w:rsid w:val="0038275E"/>
    <w:rsid w:val="00382E22"/>
    <w:rsid w:val="0038328B"/>
    <w:rsid w:val="0038329A"/>
    <w:rsid w:val="003833E7"/>
    <w:rsid w:val="0038384A"/>
    <w:rsid w:val="0038394C"/>
    <w:rsid w:val="00383B10"/>
    <w:rsid w:val="00383BAB"/>
    <w:rsid w:val="00383D1A"/>
    <w:rsid w:val="0038492D"/>
    <w:rsid w:val="00384BE6"/>
    <w:rsid w:val="00384F70"/>
    <w:rsid w:val="00385010"/>
    <w:rsid w:val="0038564E"/>
    <w:rsid w:val="0038579A"/>
    <w:rsid w:val="003859F3"/>
    <w:rsid w:val="00386089"/>
    <w:rsid w:val="003862EA"/>
    <w:rsid w:val="00387979"/>
    <w:rsid w:val="00390B40"/>
    <w:rsid w:val="00390E00"/>
    <w:rsid w:val="00391413"/>
    <w:rsid w:val="0039149F"/>
    <w:rsid w:val="00391B43"/>
    <w:rsid w:val="00392E5F"/>
    <w:rsid w:val="003933BE"/>
    <w:rsid w:val="00393792"/>
    <w:rsid w:val="00393A22"/>
    <w:rsid w:val="00393DC3"/>
    <w:rsid w:val="00394176"/>
    <w:rsid w:val="00394C5B"/>
    <w:rsid w:val="00394DFF"/>
    <w:rsid w:val="003951E3"/>
    <w:rsid w:val="003954F2"/>
    <w:rsid w:val="0039558A"/>
    <w:rsid w:val="00395D3A"/>
    <w:rsid w:val="00396054"/>
    <w:rsid w:val="003975EC"/>
    <w:rsid w:val="003976CE"/>
    <w:rsid w:val="003A030F"/>
    <w:rsid w:val="003A09F2"/>
    <w:rsid w:val="003A0C16"/>
    <w:rsid w:val="003A0EE8"/>
    <w:rsid w:val="003A0F31"/>
    <w:rsid w:val="003A13DD"/>
    <w:rsid w:val="003A156B"/>
    <w:rsid w:val="003A18C3"/>
    <w:rsid w:val="003A1A91"/>
    <w:rsid w:val="003A1BB6"/>
    <w:rsid w:val="003A1C27"/>
    <w:rsid w:val="003A2111"/>
    <w:rsid w:val="003A2126"/>
    <w:rsid w:val="003A3B9E"/>
    <w:rsid w:val="003A4662"/>
    <w:rsid w:val="003A48A0"/>
    <w:rsid w:val="003A4A81"/>
    <w:rsid w:val="003A4B8A"/>
    <w:rsid w:val="003A5379"/>
    <w:rsid w:val="003A61FB"/>
    <w:rsid w:val="003A6358"/>
    <w:rsid w:val="003A6452"/>
    <w:rsid w:val="003A68EE"/>
    <w:rsid w:val="003A6970"/>
    <w:rsid w:val="003A6AA6"/>
    <w:rsid w:val="003A6E95"/>
    <w:rsid w:val="003A6EF9"/>
    <w:rsid w:val="003A7315"/>
    <w:rsid w:val="003A7623"/>
    <w:rsid w:val="003A7666"/>
    <w:rsid w:val="003A76D9"/>
    <w:rsid w:val="003A7A05"/>
    <w:rsid w:val="003A7FC6"/>
    <w:rsid w:val="003B0436"/>
    <w:rsid w:val="003B0534"/>
    <w:rsid w:val="003B15BF"/>
    <w:rsid w:val="003B15D7"/>
    <w:rsid w:val="003B2D62"/>
    <w:rsid w:val="003B2D9B"/>
    <w:rsid w:val="003B345D"/>
    <w:rsid w:val="003B35A0"/>
    <w:rsid w:val="003B38DD"/>
    <w:rsid w:val="003B3AB9"/>
    <w:rsid w:val="003B3F68"/>
    <w:rsid w:val="003B4166"/>
    <w:rsid w:val="003B4AA3"/>
    <w:rsid w:val="003B4DE8"/>
    <w:rsid w:val="003B4EA3"/>
    <w:rsid w:val="003B4EAD"/>
    <w:rsid w:val="003B578F"/>
    <w:rsid w:val="003B5CFD"/>
    <w:rsid w:val="003B5FBF"/>
    <w:rsid w:val="003B6035"/>
    <w:rsid w:val="003B6473"/>
    <w:rsid w:val="003B69F0"/>
    <w:rsid w:val="003B6BCB"/>
    <w:rsid w:val="003B6EF1"/>
    <w:rsid w:val="003B78FC"/>
    <w:rsid w:val="003B7BA3"/>
    <w:rsid w:val="003B7DCF"/>
    <w:rsid w:val="003C07F8"/>
    <w:rsid w:val="003C10FE"/>
    <w:rsid w:val="003C19B1"/>
    <w:rsid w:val="003C1CFB"/>
    <w:rsid w:val="003C2ABC"/>
    <w:rsid w:val="003C336E"/>
    <w:rsid w:val="003C33F2"/>
    <w:rsid w:val="003C35CC"/>
    <w:rsid w:val="003C3C90"/>
    <w:rsid w:val="003C4396"/>
    <w:rsid w:val="003C45BF"/>
    <w:rsid w:val="003C4C0A"/>
    <w:rsid w:val="003C56ED"/>
    <w:rsid w:val="003C6118"/>
    <w:rsid w:val="003C6268"/>
    <w:rsid w:val="003C6561"/>
    <w:rsid w:val="003C705D"/>
    <w:rsid w:val="003C7204"/>
    <w:rsid w:val="003C74C2"/>
    <w:rsid w:val="003C773A"/>
    <w:rsid w:val="003C7761"/>
    <w:rsid w:val="003C7B1A"/>
    <w:rsid w:val="003C7BC8"/>
    <w:rsid w:val="003D007F"/>
    <w:rsid w:val="003D017E"/>
    <w:rsid w:val="003D0562"/>
    <w:rsid w:val="003D0DCC"/>
    <w:rsid w:val="003D1A5F"/>
    <w:rsid w:val="003D2048"/>
    <w:rsid w:val="003D2867"/>
    <w:rsid w:val="003D2B3D"/>
    <w:rsid w:val="003D4467"/>
    <w:rsid w:val="003D519E"/>
    <w:rsid w:val="003D5472"/>
    <w:rsid w:val="003D55C5"/>
    <w:rsid w:val="003D567E"/>
    <w:rsid w:val="003D593E"/>
    <w:rsid w:val="003D5BC2"/>
    <w:rsid w:val="003D674E"/>
    <w:rsid w:val="003D6768"/>
    <w:rsid w:val="003D68B5"/>
    <w:rsid w:val="003D69AA"/>
    <w:rsid w:val="003D7260"/>
    <w:rsid w:val="003E0580"/>
    <w:rsid w:val="003E064D"/>
    <w:rsid w:val="003E10EA"/>
    <w:rsid w:val="003E2085"/>
    <w:rsid w:val="003E23DB"/>
    <w:rsid w:val="003E2D5D"/>
    <w:rsid w:val="003E3142"/>
    <w:rsid w:val="003E3B7A"/>
    <w:rsid w:val="003E4045"/>
    <w:rsid w:val="003E43DF"/>
    <w:rsid w:val="003E4585"/>
    <w:rsid w:val="003E501E"/>
    <w:rsid w:val="003E6A43"/>
    <w:rsid w:val="003E6AB3"/>
    <w:rsid w:val="003E6ECC"/>
    <w:rsid w:val="003E7985"/>
    <w:rsid w:val="003E7DBB"/>
    <w:rsid w:val="003F00B3"/>
    <w:rsid w:val="003F0CA9"/>
    <w:rsid w:val="003F108F"/>
    <w:rsid w:val="003F1704"/>
    <w:rsid w:val="003F17ED"/>
    <w:rsid w:val="003F217E"/>
    <w:rsid w:val="003F27E8"/>
    <w:rsid w:val="003F2D52"/>
    <w:rsid w:val="003F30C2"/>
    <w:rsid w:val="003F368D"/>
    <w:rsid w:val="003F3B2B"/>
    <w:rsid w:val="003F3F30"/>
    <w:rsid w:val="003F3FA4"/>
    <w:rsid w:val="003F41E8"/>
    <w:rsid w:val="003F4EB9"/>
    <w:rsid w:val="003F518B"/>
    <w:rsid w:val="003F63BD"/>
    <w:rsid w:val="00400140"/>
    <w:rsid w:val="004018B1"/>
    <w:rsid w:val="00401C32"/>
    <w:rsid w:val="00402890"/>
    <w:rsid w:val="004032E4"/>
    <w:rsid w:val="0040363E"/>
    <w:rsid w:val="00404049"/>
    <w:rsid w:val="00404523"/>
    <w:rsid w:val="00404BBB"/>
    <w:rsid w:val="00405102"/>
    <w:rsid w:val="0040529A"/>
    <w:rsid w:val="00405620"/>
    <w:rsid w:val="004056AE"/>
    <w:rsid w:val="004057DF"/>
    <w:rsid w:val="00406553"/>
    <w:rsid w:val="004065E8"/>
    <w:rsid w:val="00406C5C"/>
    <w:rsid w:val="00406D82"/>
    <w:rsid w:val="00406F60"/>
    <w:rsid w:val="004073FB"/>
    <w:rsid w:val="00407772"/>
    <w:rsid w:val="00407973"/>
    <w:rsid w:val="00407E3B"/>
    <w:rsid w:val="00407EBA"/>
    <w:rsid w:val="00410324"/>
    <w:rsid w:val="0041044A"/>
    <w:rsid w:val="004104CB"/>
    <w:rsid w:val="00410E3E"/>
    <w:rsid w:val="004116FD"/>
    <w:rsid w:val="0041180F"/>
    <w:rsid w:val="0041192C"/>
    <w:rsid w:val="00411AD0"/>
    <w:rsid w:val="00411CCB"/>
    <w:rsid w:val="00412245"/>
    <w:rsid w:val="0041331F"/>
    <w:rsid w:val="004133E4"/>
    <w:rsid w:val="00414209"/>
    <w:rsid w:val="00415269"/>
    <w:rsid w:val="00415D74"/>
    <w:rsid w:val="004161FA"/>
    <w:rsid w:val="004168D7"/>
    <w:rsid w:val="00416B9D"/>
    <w:rsid w:val="00416F4C"/>
    <w:rsid w:val="00417537"/>
    <w:rsid w:val="004178EC"/>
    <w:rsid w:val="00417E02"/>
    <w:rsid w:val="00420082"/>
    <w:rsid w:val="004202FC"/>
    <w:rsid w:val="004209A9"/>
    <w:rsid w:val="00420F65"/>
    <w:rsid w:val="00421410"/>
    <w:rsid w:val="0042200F"/>
    <w:rsid w:val="0042217F"/>
    <w:rsid w:val="0042244A"/>
    <w:rsid w:val="004225D0"/>
    <w:rsid w:val="0042329C"/>
    <w:rsid w:val="00423AF7"/>
    <w:rsid w:val="00423B6F"/>
    <w:rsid w:val="00423D8B"/>
    <w:rsid w:val="00423F73"/>
    <w:rsid w:val="00424349"/>
    <w:rsid w:val="0042474D"/>
    <w:rsid w:val="00424A43"/>
    <w:rsid w:val="00424FB0"/>
    <w:rsid w:val="00425953"/>
    <w:rsid w:val="004266BE"/>
    <w:rsid w:val="0042679D"/>
    <w:rsid w:val="004267D8"/>
    <w:rsid w:val="004270EC"/>
    <w:rsid w:val="00427872"/>
    <w:rsid w:val="004279F7"/>
    <w:rsid w:val="004304AF"/>
    <w:rsid w:val="004308A0"/>
    <w:rsid w:val="0043103F"/>
    <w:rsid w:val="004315CA"/>
    <w:rsid w:val="0043180A"/>
    <w:rsid w:val="00432043"/>
    <w:rsid w:val="00432079"/>
    <w:rsid w:val="00432329"/>
    <w:rsid w:val="00433833"/>
    <w:rsid w:val="004339D1"/>
    <w:rsid w:val="00434095"/>
    <w:rsid w:val="00435113"/>
    <w:rsid w:val="0043570E"/>
    <w:rsid w:val="0043577E"/>
    <w:rsid w:val="00435E3D"/>
    <w:rsid w:val="00435E5A"/>
    <w:rsid w:val="00436460"/>
    <w:rsid w:val="004364E5"/>
    <w:rsid w:val="00436A4D"/>
    <w:rsid w:val="0043703A"/>
    <w:rsid w:val="00437943"/>
    <w:rsid w:val="00437AEF"/>
    <w:rsid w:val="0044049D"/>
    <w:rsid w:val="00440D87"/>
    <w:rsid w:val="0044190F"/>
    <w:rsid w:val="00441B9A"/>
    <w:rsid w:val="00441E63"/>
    <w:rsid w:val="004422F4"/>
    <w:rsid w:val="0044281F"/>
    <w:rsid w:val="00442C84"/>
    <w:rsid w:val="00442EC9"/>
    <w:rsid w:val="004430C0"/>
    <w:rsid w:val="00443195"/>
    <w:rsid w:val="00443599"/>
    <w:rsid w:val="004437FA"/>
    <w:rsid w:val="00443981"/>
    <w:rsid w:val="00443DBB"/>
    <w:rsid w:val="004447E9"/>
    <w:rsid w:val="00444813"/>
    <w:rsid w:val="00444EE3"/>
    <w:rsid w:val="00444EE4"/>
    <w:rsid w:val="004450DF"/>
    <w:rsid w:val="00445505"/>
    <w:rsid w:val="00445644"/>
    <w:rsid w:val="00445B58"/>
    <w:rsid w:val="00445D81"/>
    <w:rsid w:val="0044636F"/>
    <w:rsid w:val="00446DF8"/>
    <w:rsid w:val="00446FE3"/>
    <w:rsid w:val="00447851"/>
    <w:rsid w:val="004478A2"/>
    <w:rsid w:val="00447DA7"/>
    <w:rsid w:val="00447E7C"/>
    <w:rsid w:val="004500C8"/>
    <w:rsid w:val="00450AC0"/>
    <w:rsid w:val="00450ADC"/>
    <w:rsid w:val="00450BDE"/>
    <w:rsid w:val="00451372"/>
    <w:rsid w:val="00451CE4"/>
    <w:rsid w:val="004522F9"/>
    <w:rsid w:val="004523C1"/>
    <w:rsid w:val="00452A3A"/>
    <w:rsid w:val="00452DCD"/>
    <w:rsid w:val="004531F8"/>
    <w:rsid w:val="0045338D"/>
    <w:rsid w:val="00453632"/>
    <w:rsid w:val="00453FC8"/>
    <w:rsid w:val="0045408E"/>
    <w:rsid w:val="00454852"/>
    <w:rsid w:val="00454F2B"/>
    <w:rsid w:val="00454F70"/>
    <w:rsid w:val="00455B88"/>
    <w:rsid w:val="00456567"/>
    <w:rsid w:val="004569D3"/>
    <w:rsid w:val="00457289"/>
    <w:rsid w:val="0045732E"/>
    <w:rsid w:val="004574BD"/>
    <w:rsid w:val="00457608"/>
    <w:rsid w:val="00457995"/>
    <w:rsid w:val="00457A67"/>
    <w:rsid w:val="00457B2D"/>
    <w:rsid w:val="00457D93"/>
    <w:rsid w:val="00457DC6"/>
    <w:rsid w:val="004600E9"/>
    <w:rsid w:val="00460712"/>
    <w:rsid w:val="0046097D"/>
    <w:rsid w:val="00460DF9"/>
    <w:rsid w:val="00460EA7"/>
    <w:rsid w:val="00461A35"/>
    <w:rsid w:val="004620CA"/>
    <w:rsid w:val="0046229E"/>
    <w:rsid w:val="00462351"/>
    <w:rsid w:val="004625CF"/>
    <w:rsid w:val="00462A5B"/>
    <w:rsid w:val="004638DF"/>
    <w:rsid w:val="00464363"/>
    <w:rsid w:val="00464435"/>
    <w:rsid w:val="00465463"/>
    <w:rsid w:val="0046575F"/>
    <w:rsid w:val="0046633B"/>
    <w:rsid w:val="0046707E"/>
    <w:rsid w:val="00467922"/>
    <w:rsid w:val="004704F4"/>
    <w:rsid w:val="00470BAE"/>
    <w:rsid w:val="004710C9"/>
    <w:rsid w:val="00471648"/>
    <w:rsid w:val="00471FE2"/>
    <w:rsid w:val="0047265E"/>
    <w:rsid w:val="00472A13"/>
    <w:rsid w:val="00472B47"/>
    <w:rsid w:val="00473168"/>
    <w:rsid w:val="0047317B"/>
    <w:rsid w:val="004748D9"/>
    <w:rsid w:val="004754B0"/>
    <w:rsid w:val="00475952"/>
    <w:rsid w:val="00476703"/>
    <w:rsid w:val="00476C7D"/>
    <w:rsid w:val="00476E8B"/>
    <w:rsid w:val="00480199"/>
    <w:rsid w:val="00480202"/>
    <w:rsid w:val="00480340"/>
    <w:rsid w:val="00480A45"/>
    <w:rsid w:val="00480C29"/>
    <w:rsid w:val="00480E78"/>
    <w:rsid w:val="004815F8"/>
    <w:rsid w:val="00481A1A"/>
    <w:rsid w:val="00481EED"/>
    <w:rsid w:val="004821A9"/>
    <w:rsid w:val="004825B8"/>
    <w:rsid w:val="004828C8"/>
    <w:rsid w:val="00482B38"/>
    <w:rsid w:val="00483441"/>
    <w:rsid w:val="00483494"/>
    <w:rsid w:val="00483D37"/>
    <w:rsid w:val="00484352"/>
    <w:rsid w:val="0048458D"/>
    <w:rsid w:val="00485AA2"/>
    <w:rsid w:val="00485D75"/>
    <w:rsid w:val="004866C3"/>
    <w:rsid w:val="004869C7"/>
    <w:rsid w:val="00487315"/>
    <w:rsid w:val="00487641"/>
    <w:rsid w:val="004876B1"/>
    <w:rsid w:val="00487C85"/>
    <w:rsid w:val="004901C8"/>
    <w:rsid w:val="00490EC8"/>
    <w:rsid w:val="00491145"/>
    <w:rsid w:val="00491CEB"/>
    <w:rsid w:val="00491E60"/>
    <w:rsid w:val="00492532"/>
    <w:rsid w:val="004925DC"/>
    <w:rsid w:val="00492B1A"/>
    <w:rsid w:val="00492E31"/>
    <w:rsid w:val="00493887"/>
    <w:rsid w:val="0049389A"/>
    <w:rsid w:val="00493C8C"/>
    <w:rsid w:val="00494023"/>
    <w:rsid w:val="00494117"/>
    <w:rsid w:val="004947CC"/>
    <w:rsid w:val="00494BBD"/>
    <w:rsid w:val="00494EB9"/>
    <w:rsid w:val="00495207"/>
    <w:rsid w:val="004953CF"/>
    <w:rsid w:val="004959EB"/>
    <w:rsid w:val="00496343"/>
    <w:rsid w:val="004963A5"/>
    <w:rsid w:val="00496A76"/>
    <w:rsid w:val="00497CB2"/>
    <w:rsid w:val="00497E3F"/>
    <w:rsid w:val="004A053E"/>
    <w:rsid w:val="004A12A3"/>
    <w:rsid w:val="004A144D"/>
    <w:rsid w:val="004A1493"/>
    <w:rsid w:val="004A16F4"/>
    <w:rsid w:val="004A178B"/>
    <w:rsid w:val="004A19CA"/>
    <w:rsid w:val="004A1BB6"/>
    <w:rsid w:val="004A20AC"/>
    <w:rsid w:val="004A365C"/>
    <w:rsid w:val="004A3D25"/>
    <w:rsid w:val="004A4922"/>
    <w:rsid w:val="004A4D23"/>
    <w:rsid w:val="004A5244"/>
    <w:rsid w:val="004A5B93"/>
    <w:rsid w:val="004A5BC4"/>
    <w:rsid w:val="004A5DC0"/>
    <w:rsid w:val="004A640F"/>
    <w:rsid w:val="004A6445"/>
    <w:rsid w:val="004A6750"/>
    <w:rsid w:val="004A6FC9"/>
    <w:rsid w:val="004A7B10"/>
    <w:rsid w:val="004A7B71"/>
    <w:rsid w:val="004A7F70"/>
    <w:rsid w:val="004B0463"/>
    <w:rsid w:val="004B0BCA"/>
    <w:rsid w:val="004B0D99"/>
    <w:rsid w:val="004B1664"/>
    <w:rsid w:val="004B2271"/>
    <w:rsid w:val="004B28DD"/>
    <w:rsid w:val="004B2B05"/>
    <w:rsid w:val="004B2C3B"/>
    <w:rsid w:val="004B3D87"/>
    <w:rsid w:val="004B3F2F"/>
    <w:rsid w:val="004B3FB1"/>
    <w:rsid w:val="004B4161"/>
    <w:rsid w:val="004B4FCD"/>
    <w:rsid w:val="004B5461"/>
    <w:rsid w:val="004B5AEE"/>
    <w:rsid w:val="004B63FA"/>
    <w:rsid w:val="004B6A28"/>
    <w:rsid w:val="004B6C40"/>
    <w:rsid w:val="004B6EF8"/>
    <w:rsid w:val="004B709A"/>
    <w:rsid w:val="004B7E01"/>
    <w:rsid w:val="004B7E19"/>
    <w:rsid w:val="004C0229"/>
    <w:rsid w:val="004C0B7E"/>
    <w:rsid w:val="004C0E59"/>
    <w:rsid w:val="004C1C20"/>
    <w:rsid w:val="004C210B"/>
    <w:rsid w:val="004C2C13"/>
    <w:rsid w:val="004C3838"/>
    <w:rsid w:val="004C3D82"/>
    <w:rsid w:val="004C3E1E"/>
    <w:rsid w:val="004C3E2D"/>
    <w:rsid w:val="004C3FFC"/>
    <w:rsid w:val="004C50F3"/>
    <w:rsid w:val="004C58C4"/>
    <w:rsid w:val="004C5BCB"/>
    <w:rsid w:val="004C5D64"/>
    <w:rsid w:val="004C6897"/>
    <w:rsid w:val="004C6B99"/>
    <w:rsid w:val="004C70EF"/>
    <w:rsid w:val="004C712E"/>
    <w:rsid w:val="004C78A2"/>
    <w:rsid w:val="004D0180"/>
    <w:rsid w:val="004D049C"/>
    <w:rsid w:val="004D0692"/>
    <w:rsid w:val="004D06E7"/>
    <w:rsid w:val="004D0905"/>
    <w:rsid w:val="004D0997"/>
    <w:rsid w:val="004D09A0"/>
    <w:rsid w:val="004D0E39"/>
    <w:rsid w:val="004D1AB7"/>
    <w:rsid w:val="004D1F9E"/>
    <w:rsid w:val="004D238D"/>
    <w:rsid w:val="004D29A2"/>
    <w:rsid w:val="004D29DC"/>
    <w:rsid w:val="004D2AB6"/>
    <w:rsid w:val="004D3257"/>
    <w:rsid w:val="004D38E7"/>
    <w:rsid w:val="004D3DD6"/>
    <w:rsid w:val="004D3FB7"/>
    <w:rsid w:val="004D472E"/>
    <w:rsid w:val="004D4F62"/>
    <w:rsid w:val="004D51DF"/>
    <w:rsid w:val="004D53AE"/>
    <w:rsid w:val="004D5979"/>
    <w:rsid w:val="004D5C47"/>
    <w:rsid w:val="004D5CA1"/>
    <w:rsid w:val="004D5F93"/>
    <w:rsid w:val="004D6009"/>
    <w:rsid w:val="004D62BB"/>
    <w:rsid w:val="004D71BC"/>
    <w:rsid w:val="004D7B41"/>
    <w:rsid w:val="004E02B5"/>
    <w:rsid w:val="004E05C8"/>
    <w:rsid w:val="004E09B7"/>
    <w:rsid w:val="004E0B74"/>
    <w:rsid w:val="004E0CD7"/>
    <w:rsid w:val="004E167F"/>
    <w:rsid w:val="004E174D"/>
    <w:rsid w:val="004E1984"/>
    <w:rsid w:val="004E1CB8"/>
    <w:rsid w:val="004E1DA2"/>
    <w:rsid w:val="004E27A3"/>
    <w:rsid w:val="004E3069"/>
    <w:rsid w:val="004E358D"/>
    <w:rsid w:val="004E35A3"/>
    <w:rsid w:val="004E3DA7"/>
    <w:rsid w:val="004E47AD"/>
    <w:rsid w:val="004E57F3"/>
    <w:rsid w:val="004E5D2D"/>
    <w:rsid w:val="004E6160"/>
    <w:rsid w:val="004E68AC"/>
    <w:rsid w:val="004E6DEC"/>
    <w:rsid w:val="004E77E8"/>
    <w:rsid w:val="004E7BDF"/>
    <w:rsid w:val="004E7C9D"/>
    <w:rsid w:val="004F0B79"/>
    <w:rsid w:val="004F1585"/>
    <w:rsid w:val="004F15CA"/>
    <w:rsid w:val="004F19A4"/>
    <w:rsid w:val="004F23A4"/>
    <w:rsid w:val="004F27F0"/>
    <w:rsid w:val="004F2AAD"/>
    <w:rsid w:val="004F3509"/>
    <w:rsid w:val="004F3699"/>
    <w:rsid w:val="004F43F9"/>
    <w:rsid w:val="004F4EDB"/>
    <w:rsid w:val="004F51B8"/>
    <w:rsid w:val="004F51D9"/>
    <w:rsid w:val="004F5257"/>
    <w:rsid w:val="004F580E"/>
    <w:rsid w:val="004F5976"/>
    <w:rsid w:val="004F5B5B"/>
    <w:rsid w:val="004F65BE"/>
    <w:rsid w:val="004F67DF"/>
    <w:rsid w:val="004F68E1"/>
    <w:rsid w:val="004F6AAE"/>
    <w:rsid w:val="004F6BA2"/>
    <w:rsid w:val="004F6C33"/>
    <w:rsid w:val="004F6D3C"/>
    <w:rsid w:val="004F6F5B"/>
    <w:rsid w:val="004F700C"/>
    <w:rsid w:val="004F7757"/>
    <w:rsid w:val="004F788B"/>
    <w:rsid w:val="004F79F1"/>
    <w:rsid w:val="004F7C17"/>
    <w:rsid w:val="00500155"/>
    <w:rsid w:val="005002E0"/>
    <w:rsid w:val="00500F99"/>
    <w:rsid w:val="00501258"/>
    <w:rsid w:val="00501C8C"/>
    <w:rsid w:val="00501D73"/>
    <w:rsid w:val="00502C42"/>
    <w:rsid w:val="00504742"/>
    <w:rsid w:val="00504906"/>
    <w:rsid w:val="00504D67"/>
    <w:rsid w:val="0050558A"/>
    <w:rsid w:val="00505AC7"/>
    <w:rsid w:val="00505AD4"/>
    <w:rsid w:val="00505B00"/>
    <w:rsid w:val="00505D93"/>
    <w:rsid w:val="00506477"/>
    <w:rsid w:val="005064E2"/>
    <w:rsid w:val="00506EE2"/>
    <w:rsid w:val="0050706C"/>
    <w:rsid w:val="00507188"/>
    <w:rsid w:val="00507683"/>
    <w:rsid w:val="00507B3C"/>
    <w:rsid w:val="00507C3F"/>
    <w:rsid w:val="00507C44"/>
    <w:rsid w:val="00507F42"/>
    <w:rsid w:val="005102AB"/>
    <w:rsid w:val="005102BA"/>
    <w:rsid w:val="005103FA"/>
    <w:rsid w:val="00510BBB"/>
    <w:rsid w:val="00510D90"/>
    <w:rsid w:val="00511CA7"/>
    <w:rsid w:val="005120AD"/>
    <w:rsid w:val="0051294C"/>
    <w:rsid w:val="00513171"/>
    <w:rsid w:val="0051359D"/>
    <w:rsid w:val="00513CC3"/>
    <w:rsid w:val="00513E2D"/>
    <w:rsid w:val="005148C0"/>
    <w:rsid w:val="005151F9"/>
    <w:rsid w:val="005153E2"/>
    <w:rsid w:val="00515A0E"/>
    <w:rsid w:val="00515AF2"/>
    <w:rsid w:val="005166F1"/>
    <w:rsid w:val="00516BF2"/>
    <w:rsid w:val="00516D6D"/>
    <w:rsid w:val="00517031"/>
    <w:rsid w:val="00517696"/>
    <w:rsid w:val="005176EB"/>
    <w:rsid w:val="00517DA3"/>
    <w:rsid w:val="005205C7"/>
    <w:rsid w:val="005208CB"/>
    <w:rsid w:val="00520F68"/>
    <w:rsid w:val="00522025"/>
    <w:rsid w:val="005226A4"/>
    <w:rsid w:val="005227BC"/>
    <w:rsid w:val="00522B38"/>
    <w:rsid w:val="00522D6F"/>
    <w:rsid w:val="00523E9A"/>
    <w:rsid w:val="00524399"/>
    <w:rsid w:val="00524B0B"/>
    <w:rsid w:val="00524F8D"/>
    <w:rsid w:val="00525277"/>
    <w:rsid w:val="00525815"/>
    <w:rsid w:val="00526068"/>
    <w:rsid w:val="00526781"/>
    <w:rsid w:val="00527133"/>
    <w:rsid w:val="0052723B"/>
    <w:rsid w:val="00527619"/>
    <w:rsid w:val="00527794"/>
    <w:rsid w:val="005278E5"/>
    <w:rsid w:val="00527B5F"/>
    <w:rsid w:val="00527F4F"/>
    <w:rsid w:val="00530162"/>
    <w:rsid w:val="00530273"/>
    <w:rsid w:val="0053063D"/>
    <w:rsid w:val="0053110C"/>
    <w:rsid w:val="005327A2"/>
    <w:rsid w:val="00532FBA"/>
    <w:rsid w:val="0053381B"/>
    <w:rsid w:val="00533C08"/>
    <w:rsid w:val="00533EA6"/>
    <w:rsid w:val="00533F0F"/>
    <w:rsid w:val="005351FD"/>
    <w:rsid w:val="00535569"/>
    <w:rsid w:val="0053557E"/>
    <w:rsid w:val="00535794"/>
    <w:rsid w:val="00535C89"/>
    <w:rsid w:val="00536053"/>
    <w:rsid w:val="00536A0F"/>
    <w:rsid w:val="00536AE4"/>
    <w:rsid w:val="00536EBC"/>
    <w:rsid w:val="00537872"/>
    <w:rsid w:val="00540396"/>
    <w:rsid w:val="00540C6D"/>
    <w:rsid w:val="00541A2F"/>
    <w:rsid w:val="00542138"/>
    <w:rsid w:val="00542BA2"/>
    <w:rsid w:val="00542F36"/>
    <w:rsid w:val="00544BA9"/>
    <w:rsid w:val="00545027"/>
    <w:rsid w:val="00545729"/>
    <w:rsid w:val="005457DA"/>
    <w:rsid w:val="00545A08"/>
    <w:rsid w:val="00545A7D"/>
    <w:rsid w:val="00545CB2"/>
    <w:rsid w:val="0054640E"/>
    <w:rsid w:val="00546905"/>
    <w:rsid w:val="00546CF0"/>
    <w:rsid w:val="00546DA4"/>
    <w:rsid w:val="005477EA"/>
    <w:rsid w:val="005478F8"/>
    <w:rsid w:val="005479D9"/>
    <w:rsid w:val="00547BC0"/>
    <w:rsid w:val="00550124"/>
    <w:rsid w:val="00550226"/>
    <w:rsid w:val="005502AE"/>
    <w:rsid w:val="00550FF4"/>
    <w:rsid w:val="0055104B"/>
    <w:rsid w:val="005510C1"/>
    <w:rsid w:val="005514F3"/>
    <w:rsid w:val="00553FB7"/>
    <w:rsid w:val="0055562B"/>
    <w:rsid w:val="00555C98"/>
    <w:rsid w:val="00555D2E"/>
    <w:rsid w:val="00556569"/>
    <w:rsid w:val="0055718E"/>
    <w:rsid w:val="00560024"/>
    <w:rsid w:val="0056066B"/>
    <w:rsid w:val="00561C59"/>
    <w:rsid w:val="0056217B"/>
    <w:rsid w:val="0056247D"/>
    <w:rsid w:val="0056270C"/>
    <w:rsid w:val="00562773"/>
    <w:rsid w:val="00562E80"/>
    <w:rsid w:val="00562F28"/>
    <w:rsid w:val="00562FA0"/>
    <w:rsid w:val="0056355F"/>
    <w:rsid w:val="00563B79"/>
    <w:rsid w:val="00563C90"/>
    <w:rsid w:val="00564371"/>
    <w:rsid w:val="00564B9F"/>
    <w:rsid w:val="0056535B"/>
    <w:rsid w:val="005658B1"/>
    <w:rsid w:val="00565E58"/>
    <w:rsid w:val="00565ECE"/>
    <w:rsid w:val="00567169"/>
    <w:rsid w:val="00567170"/>
    <w:rsid w:val="005672B1"/>
    <w:rsid w:val="00567BF9"/>
    <w:rsid w:val="00570522"/>
    <w:rsid w:val="0057129C"/>
    <w:rsid w:val="00571742"/>
    <w:rsid w:val="00571947"/>
    <w:rsid w:val="00571B92"/>
    <w:rsid w:val="0057203E"/>
    <w:rsid w:val="005721D3"/>
    <w:rsid w:val="00572541"/>
    <w:rsid w:val="00572691"/>
    <w:rsid w:val="005728A4"/>
    <w:rsid w:val="0057457A"/>
    <w:rsid w:val="0057493E"/>
    <w:rsid w:val="005749B1"/>
    <w:rsid w:val="00574CEA"/>
    <w:rsid w:val="0057553F"/>
    <w:rsid w:val="0057561A"/>
    <w:rsid w:val="005759E3"/>
    <w:rsid w:val="00575E6E"/>
    <w:rsid w:val="00575FDB"/>
    <w:rsid w:val="00576000"/>
    <w:rsid w:val="00576008"/>
    <w:rsid w:val="0057662F"/>
    <w:rsid w:val="00576842"/>
    <w:rsid w:val="00576C51"/>
    <w:rsid w:val="00576FA3"/>
    <w:rsid w:val="00577A84"/>
    <w:rsid w:val="00580352"/>
    <w:rsid w:val="0058036F"/>
    <w:rsid w:val="00580519"/>
    <w:rsid w:val="005805B1"/>
    <w:rsid w:val="00580A45"/>
    <w:rsid w:val="005821E6"/>
    <w:rsid w:val="005836DC"/>
    <w:rsid w:val="00583B31"/>
    <w:rsid w:val="00583BA2"/>
    <w:rsid w:val="00584344"/>
    <w:rsid w:val="00584A8B"/>
    <w:rsid w:val="00584C7C"/>
    <w:rsid w:val="0058550C"/>
    <w:rsid w:val="00585547"/>
    <w:rsid w:val="00585555"/>
    <w:rsid w:val="00586808"/>
    <w:rsid w:val="00586A6C"/>
    <w:rsid w:val="00587104"/>
    <w:rsid w:val="0058713F"/>
    <w:rsid w:val="0058781B"/>
    <w:rsid w:val="00587B67"/>
    <w:rsid w:val="005903F3"/>
    <w:rsid w:val="005905A0"/>
    <w:rsid w:val="005905C3"/>
    <w:rsid w:val="00590761"/>
    <w:rsid w:val="005907DE"/>
    <w:rsid w:val="00590FCA"/>
    <w:rsid w:val="0059102A"/>
    <w:rsid w:val="0059179A"/>
    <w:rsid w:val="005917AF"/>
    <w:rsid w:val="00592EDA"/>
    <w:rsid w:val="00592F7C"/>
    <w:rsid w:val="005931A6"/>
    <w:rsid w:val="00593221"/>
    <w:rsid w:val="005945A0"/>
    <w:rsid w:val="005948C2"/>
    <w:rsid w:val="00594C9F"/>
    <w:rsid w:val="0059500C"/>
    <w:rsid w:val="005955F0"/>
    <w:rsid w:val="00595B4F"/>
    <w:rsid w:val="0059603D"/>
    <w:rsid w:val="005963EF"/>
    <w:rsid w:val="00596A21"/>
    <w:rsid w:val="005A0291"/>
    <w:rsid w:val="005A09D5"/>
    <w:rsid w:val="005A0AE8"/>
    <w:rsid w:val="005A0F64"/>
    <w:rsid w:val="005A12A0"/>
    <w:rsid w:val="005A173E"/>
    <w:rsid w:val="005A1C1A"/>
    <w:rsid w:val="005A1E52"/>
    <w:rsid w:val="005A2402"/>
    <w:rsid w:val="005A28D7"/>
    <w:rsid w:val="005A35DD"/>
    <w:rsid w:val="005A3CA1"/>
    <w:rsid w:val="005A3CCB"/>
    <w:rsid w:val="005A42CC"/>
    <w:rsid w:val="005A63F9"/>
    <w:rsid w:val="005A687B"/>
    <w:rsid w:val="005A6E47"/>
    <w:rsid w:val="005A72DC"/>
    <w:rsid w:val="005A7568"/>
    <w:rsid w:val="005A763B"/>
    <w:rsid w:val="005A7BB6"/>
    <w:rsid w:val="005A7C08"/>
    <w:rsid w:val="005A7D34"/>
    <w:rsid w:val="005B09A3"/>
    <w:rsid w:val="005B09A4"/>
    <w:rsid w:val="005B0B0F"/>
    <w:rsid w:val="005B0F3C"/>
    <w:rsid w:val="005B1049"/>
    <w:rsid w:val="005B1BAD"/>
    <w:rsid w:val="005B1C8D"/>
    <w:rsid w:val="005B2025"/>
    <w:rsid w:val="005B217B"/>
    <w:rsid w:val="005B24F6"/>
    <w:rsid w:val="005B269D"/>
    <w:rsid w:val="005B288B"/>
    <w:rsid w:val="005B2E96"/>
    <w:rsid w:val="005B2ECD"/>
    <w:rsid w:val="005B3380"/>
    <w:rsid w:val="005B354F"/>
    <w:rsid w:val="005B3B4F"/>
    <w:rsid w:val="005B3D89"/>
    <w:rsid w:val="005B415A"/>
    <w:rsid w:val="005B41C9"/>
    <w:rsid w:val="005B4ABF"/>
    <w:rsid w:val="005B5BF5"/>
    <w:rsid w:val="005B5D00"/>
    <w:rsid w:val="005B5E55"/>
    <w:rsid w:val="005B60C6"/>
    <w:rsid w:val="005B61BE"/>
    <w:rsid w:val="005B67EE"/>
    <w:rsid w:val="005B6F9E"/>
    <w:rsid w:val="005B7437"/>
    <w:rsid w:val="005C0A00"/>
    <w:rsid w:val="005C1476"/>
    <w:rsid w:val="005C1480"/>
    <w:rsid w:val="005C17E9"/>
    <w:rsid w:val="005C18C1"/>
    <w:rsid w:val="005C18FA"/>
    <w:rsid w:val="005C26EB"/>
    <w:rsid w:val="005C36C6"/>
    <w:rsid w:val="005C3982"/>
    <w:rsid w:val="005C3A2A"/>
    <w:rsid w:val="005C4077"/>
    <w:rsid w:val="005C4291"/>
    <w:rsid w:val="005C47FB"/>
    <w:rsid w:val="005C4869"/>
    <w:rsid w:val="005C5199"/>
    <w:rsid w:val="005C5294"/>
    <w:rsid w:val="005C579C"/>
    <w:rsid w:val="005C609B"/>
    <w:rsid w:val="005C65C2"/>
    <w:rsid w:val="005D044C"/>
    <w:rsid w:val="005D0D80"/>
    <w:rsid w:val="005D1692"/>
    <w:rsid w:val="005D193F"/>
    <w:rsid w:val="005D23CF"/>
    <w:rsid w:val="005D299E"/>
    <w:rsid w:val="005D2EEE"/>
    <w:rsid w:val="005D2FA1"/>
    <w:rsid w:val="005D2FDD"/>
    <w:rsid w:val="005D3559"/>
    <w:rsid w:val="005D39C9"/>
    <w:rsid w:val="005D3F32"/>
    <w:rsid w:val="005D4549"/>
    <w:rsid w:val="005D4B01"/>
    <w:rsid w:val="005D518A"/>
    <w:rsid w:val="005D5912"/>
    <w:rsid w:val="005D6123"/>
    <w:rsid w:val="005D65A5"/>
    <w:rsid w:val="005D6A42"/>
    <w:rsid w:val="005D724A"/>
    <w:rsid w:val="005D7578"/>
    <w:rsid w:val="005D7CD6"/>
    <w:rsid w:val="005D7E92"/>
    <w:rsid w:val="005D7F5B"/>
    <w:rsid w:val="005E0096"/>
    <w:rsid w:val="005E03E4"/>
    <w:rsid w:val="005E04AD"/>
    <w:rsid w:val="005E05F3"/>
    <w:rsid w:val="005E0A14"/>
    <w:rsid w:val="005E0A44"/>
    <w:rsid w:val="005E0B29"/>
    <w:rsid w:val="005E1A87"/>
    <w:rsid w:val="005E213A"/>
    <w:rsid w:val="005E2654"/>
    <w:rsid w:val="005E2763"/>
    <w:rsid w:val="005E40C7"/>
    <w:rsid w:val="005E4237"/>
    <w:rsid w:val="005E4527"/>
    <w:rsid w:val="005E48CD"/>
    <w:rsid w:val="005E4E60"/>
    <w:rsid w:val="005E5513"/>
    <w:rsid w:val="005E58B0"/>
    <w:rsid w:val="005E5B9A"/>
    <w:rsid w:val="005E6FBB"/>
    <w:rsid w:val="005E70E4"/>
    <w:rsid w:val="005E742D"/>
    <w:rsid w:val="005F02EE"/>
    <w:rsid w:val="005F055D"/>
    <w:rsid w:val="005F0863"/>
    <w:rsid w:val="005F1CB2"/>
    <w:rsid w:val="005F1D48"/>
    <w:rsid w:val="005F2649"/>
    <w:rsid w:val="005F2753"/>
    <w:rsid w:val="005F2F3E"/>
    <w:rsid w:val="005F373F"/>
    <w:rsid w:val="005F3AA8"/>
    <w:rsid w:val="005F4419"/>
    <w:rsid w:val="005F4647"/>
    <w:rsid w:val="005F4864"/>
    <w:rsid w:val="005F4B9F"/>
    <w:rsid w:val="005F4D3B"/>
    <w:rsid w:val="005F558A"/>
    <w:rsid w:val="005F5951"/>
    <w:rsid w:val="005F60AF"/>
    <w:rsid w:val="005F6663"/>
    <w:rsid w:val="005F697A"/>
    <w:rsid w:val="005F6BA4"/>
    <w:rsid w:val="005F7351"/>
    <w:rsid w:val="005F741A"/>
    <w:rsid w:val="0060009E"/>
    <w:rsid w:val="006002F3"/>
    <w:rsid w:val="00600601"/>
    <w:rsid w:val="006010EF"/>
    <w:rsid w:val="00601C09"/>
    <w:rsid w:val="00601D82"/>
    <w:rsid w:val="00601F9B"/>
    <w:rsid w:val="00601FD5"/>
    <w:rsid w:val="006026E5"/>
    <w:rsid w:val="00602B0F"/>
    <w:rsid w:val="00602F2D"/>
    <w:rsid w:val="00603EF8"/>
    <w:rsid w:val="006052C6"/>
    <w:rsid w:val="00605EB9"/>
    <w:rsid w:val="00606298"/>
    <w:rsid w:val="006065FD"/>
    <w:rsid w:val="0060663D"/>
    <w:rsid w:val="00607189"/>
    <w:rsid w:val="00607644"/>
    <w:rsid w:val="00607CBF"/>
    <w:rsid w:val="00610138"/>
    <w:rsid w:val="006108CE"/>
    <w:rsid w:val="00610D38"/>
    <w:rsid w:val="0061128E"/>
    <w:rsid w:val="00611D90"/>
    <w:rsid w:val="006122FC"/>
    <w:rsid w:val="0061246C"/>
    <w:rsid w:val="0061255F"/>
    <w:rsid w:val="00612575"/>
    <w:rsid w:val="00612C28"/>
    <w:rsid w:val="00613195"/>
    <w:rsid w:val="006133CF"/>
    <w:rsid w:val="006134C8"/>
    <w:rsid w:val="0061470C"/>
    <w:rsid w:val="00614B28"/>
    <w:rsid w:val="006150C8"/>
    <w:rsid w:val="006151C4"/>
    <w:rsid w:val="00615344"/>
    <w:rsid w:val="0061564A"/>
    <w:rsid w:val="00615E5E"/>
    <w:rsid w:val="00615FD1"/>
    <w:rsid w:val="00616096"/>
    <w:rsid w:val="006168E5"/>
    <w:rsid w:val="0061697C"/>
    <w:rsid w:val="00616BD0"/>
    <w:rsid w:val="00617020"/>
    <w:rsid w:val="0061706C"/>
    <w:rsid w:val="00617159"/>
    <w:rsid w:val="00617324"/>
    <w:rsid w:val="00617D16"/>
    <w:rsid w:val="00620529"/>
    <w:rsid w:val="00620550"/>
    <w:rsid w:val="0062055C"/>
    <w:rsid w:val="006206E8"/>
    <w:rsid w:val="00620760"/>
    <w:rsid w:val="00620EDF"/>
    <w:rsid w:val="00620F14"/>
    <w:rsid w:val="00621360"/>
    <w:rsid w:val="006214C7"/>
    <w:rsid w:val="006215F6"/>
    <w:rsid w:val="00622B54"/>
    <w:rsid w:val="00622FDD"/>
    <w:rsid w:val="00623143"/>
    <w:rsid w:val="00623171"/>
    <w:rsid w:val="0062376F"/>
    <w:rsid w:val="00624267"/>
    <w:rsid w:val="006257AE"/>
    <w:rsid w:val="00626386"/>
    <w:rsid w:val="00626CBF"/>
    <w:rsid w:val="006270FF"/>
    <w:rsid w:val="006272ED"/>
    <w:rsid w:val="006273D6"/>
    <w:rsid w:val="006278E2"/>
    <w:rsid w:val="00630159"/>
    <w:rsid w:val="0063018C"/>
    <w:rsid w:val="006301DE"/>
    <w:rsid w:val="00630248"/>
    <w:rsid w:val="00630535"/>
    <w:rsid w:val="00631463"/>
    <w:rsid w:val="00631715"/>
    <w:rsid w:val="00631A52"/>
    <w:rsid w:val="00631DCD"/>
    <w:rsid w:val="006321B8"/>
    <w:rsid w:val="0063238F"/>
    <w:rsid w:val="00632F0E"/>
    <w:rsid w:val="00633125"/>
    <w:rsid w:val="00633977"/>
    <w:rsid w:val="0063476B"/>
    <w:rsid w:val="0063482E"/>
    <w:rsid w:val="00634ED1"/>
    <w:rsid w:val="006353E0"/>
    <w:rsid w:val="00635CEC"/>
    <w:rsid w:val="00635E10"/>
    <w:rsid w:val="00637E62"/>
    <w:rsid w:val="0064048A"/>
    <w:rsid w:val="0064058C"/>
    <w:rsid w:val="006406B0"/>
    <w:rsid w:val="006408FC"/>
    <w:rsid w:val="00640C3D"/>
    <w:rsid w:val="00640CB7"/>
    <w:rsid w:val="00640D18"/>
    <w:rsid w:val="00640E5F"/>
    <w:rsid w:val="006415DD"/>
    <w:rsid w:val="006415ED"/>
    <w:rsid w:val="006419E7"/>
    <w:rsid w:val="00641CA9"/>
    <w:rsid w:val="00642132"/>
    <w:rsid w:val="00642C7E"/>
    <w:rsid w:val="00643799"/>
    <w:rsid w:val="006450FC"/>
    <w:rsid w:val="006460A3"/>
    <w:rsid w:val="006465C5"/>
    <w:rsid w:val="00646EBC"/>
    <w:rsid w:val="006470D2"/>
    <w:rsid w:val="006471C6"/>
    <w:rsid w:val="006472F0"/>
    <w:rsid w:val="00647D1E"/>
    <w:rsid w:val="00647F47"/>
    <w:rsid w:val="0065049D"/>
    <w:rsid w:val="00650680"/>
    <w:rsid w:val="006507FC"/>
    <w:rsid w:val="00651388"/>
    <w:rsid w:val="006514D5"/>
    <w:rsid w:val="00651904"/>
    <w:rsid w:val="0065240B"/>
    <w:rsid w:val="00653DF2"/>
    <w:rsid w:val="00655711"/>
    <w:rsid w:val="00656256"/>
    <w:rsid w:val="0065665C"/>
    <w:rsid w:val="0065779F"/>
    <w:rsid w:val="0065797B"/>
    <w:rsid w:val="00657BEF"/>
    <w:rsid w:val="00660004"/>
    <w:rsid w:val="006615A7"/>
    <w:rsid w:val="006618AC"/>
    <w:rsid w:val="006618FB"/>
    <w:rsid w:val="00661B39"/>
    <w:rsid w:val="006621D7"/>
    <w:rsid w:val="006628B4"/>
    <w:rsid w:val="0066293F"/>
    <w:rsid w:val="00662D38"/>
    <w:rsid w:val="00663005"/>
    <w:rsid w:val="006631C9"/>
    <w:rsid w:val="00663606"/>
    <w:rsid w:val="00663705"/>
    <w:rsid w:val="006638DF"/>
    <w:rsid w:val="006649B1"/>
    <w:rsid w:val="00664A99"/>
    <w:rsid w:val="00664EA9"/>
    <w:rsid w:val="006650A0"/>
    <w:rsid w:val="0066677C"/>
    <w:rsid w:val="00666CA2"/>
    <w:rsid w:val="006676AE"/>
    <w:rsid w:val="00667991"/>
    <w:rsid w:val="00670343"/>
    <w:rsid w:val="00670940"/>
    <w:rsid w:val="006712F6"/>
    <w:rsid w:val="0067188D"/>
    <w:rsid w:val="006722B7"/>
    <w:rsid w:val="006723B6"/>
    <w:rsid w:val="0067295D"/>
    <w:rsid w:val="00673010"/>
    <w:rsid w:val="006731C8"/>
    <w:rsid w:val="00673C6B"/>
    <w:rsid w:val="00673E05"/>
    <w:rsid w:val="006744D8"/>
    <w:rsid w:val="006752E6"/>
    <w:rsid w:val="00675A14"/>
    <w:rsid w:val="006769C5"/>
    <w:rsid w:val="00677A3C"/>
    <w:rsid w:val="00677A4E"/>
    <w:rsid w:val="00677FD0"/>
    <w:rsid w:val="00680A89"/>
    <w:rsid w:val="00680FDA"/>
    <w:rsid w:val="0068189F"/>
    <w:rsid w:val="00681B5F"/>
    <w:rsid w:val="00681C6E"/>
    <w:rsid w:val="00681DB5"/>
    <w:rsid w:val="00681E65"/>
    <w:rsid w:val="006820B5"/>
    <w:rsid w:val="006833AE"/>
    <w:rsid w:val="0068344A"/>
    <w:rsid w:val="00683753"/>
    <w:rsid w:val="00683C13"/>
    <w:rsid w:val="0068446C"/>
    <w:rsid w:val="00684AC1"/>
    <w:rsid w:val="00685376"/>
    <w:rsid w:val="006866CD"/>
    <w:rsid w:val="00686C02"/>
    <w:rsid w:val="00686C47"/>
    <w:rsid w:val="00687058"/>
    <w:rsid w:val="006871D7"/>
    <w:rsid w:val="00687AD2"/>
    <w:rsid w:val="00687DF6"/>
    <w:rsid w:val="00690737"/>
    <w:rsid w:val="00690881"/>
    <w:rsid w:val="00691190"/>
    <w:rsid w:val="0069165A"/>
    <w:rsid w:val="00692D45"/>
    <w:rsid w:val="00692F10"/>
    <w:rsid w:val="00693430"/>
    <w:rsid w:val="006935ED"/>
    <w:rsid w:val="006938EA"/>
    <w:rsid w:val="00694257"/>
    <w:rsid w:val="006947E8"/>
    <w:rsid w:val="006947FA"/>
    <w:rsid w:val="00694B2E"/>
    <w:rsid w:val="00694DB0"/>
    <w:rsid w:val="00695A1A"/>
    <w:rsid w:val="00695C71"/>
    <w:rsid w:val="006961B9"/>
    <w:rsid w:val="00696644"/>
    <w:rsid w:val="00696979"/>
    <w:rsid w:val="00696CC2"/>
    <w:rsid w:val="00697B82"/>
    <w:rsid w:val="00697C19"/>
    <w:rsid w:val="00697E20"/>
    <w:rsid w:val="00697F1C"/>
    <w:rsid w:val="006A0044"/>
    <w:rsid w:val="006A0745"/>
    <w:rsid w:val="006A15F6"/>
    <w:rsid w:val="006A20D7"/>
    <w:rsid w:val="006A2B66"/>
    <w:rsid w:val="006A2CF2"/>
    <w:rsid w:val="006A3352"/>
    <w:rsid w:val="006A3946"/>
    <w:rsid w:val="006A3E44"/>
    <w:rsid w:val="006A495D"/>
    <w:rsid w:val="006A57E7"/>
    <w:rsid w:val="006A5945"/>
    <w:rsid w:val="006A5BCA"/>
    <w:rsid w:val="006A61DC"/>
    <w:rsid w:val="006A67E1"/>
    <w:rsid w:val="006A692C"/>
    <w:rsid w:val="006A6BBC"/>
    <w:rsid w:val="006A7A0E"/>
    <w:rsid w:val="006B0BE3"/>
    <w:rsid w:val="006B0C68"/>
    <w:rsid w:val="006B10DE"/>
    <w:rsid w:val="006B1A55"/>
    <w:rsid w:val="006B1D81"/>
    <w:rsid w:val="006B2973"/>
    <w:rsid w:val="006B3F7C"/>
    <w:rsid w:val="006B44B5"/>
    <w:rsid w:val="006B573C"/>
    <w:rsid w:val="006B64FC"/>
    <w:rsid w:val="006B6C23"/>
    <w:rsid w:val="006B6E89"/>
    <w:rsid w:val="006B6F1B"/>
    <w:rsid w:val="006B747A"/>
    <w:rsid w:val="006B7A1D"/>
    <w:rsid w:val="006C028E"/>
    <w:rsid w:val="006C0BCA"/>
    <w:rsid w:val="006C16B0"/>
    <w:rsid w:val="006C1969"/>
    <w:rsid w:val="006C1E52"/>
    <w:rsid w:val="006C2160"/>
    <w:rsid w:val="006C29AB"/>
    <w:rsid w:val="006C2B42"/>
    <w:rsid w:val="006C3331"/>
    <w:rsid w:val="006C3D9E"/>
    <w:rsid w:val="006C49DE"/>
    <w:rsid w:val="006C4D6D"/>
    <w:rsid w:val="006C4E24"/>
    <w:rsid w:val="006C4E3E"/>
    <w:rsid w:val="006C5233"/>
    <w:rsid w:val="006C615E"/>
    <w:rsid w:val="006C6793"/>
    <w:rsid w:val="006C6BD7"/>
    <w:rsid w:val="006C6D28"/>
    <w:rsid w:val="006C6D63"/>
    <w:rsid w:val="006C7760"/>
    <w:rsid w:val="006C7AD9"/>
    <w:rsid w:val="006D0C1F"/>
    <w:rsid w:val="006D1B47"/>
    <w:rsid w:val="006D2091"/>
    <w:rsid w:val="006D213D"/>
    <w:rsid w:val="006D2677"/>
    <w:rsid w:val="006D27C8"/>
    <w:rsid w:val="006D289D"/>
    <w:rsid w:val="006D34E8"/>
    <w:rsid w:val="006D3971"/>
    <w:rsid w:val="006D3BB6"/>
    <w:rsid w:val="006D3E28"/>
    <w:rsid w:val="006D5641"/>
    <w:rsid w:val="006D5844"/>
    <w:rsid w:val="006D61C2"/>
    <w:rsid w:val="006D66D1"/>
    <w:rsid w:val="006D683D"/>
    <w:rsid w:val="006D6A6F"/>
    <w:rsid w:val="006D71BF"/>
    <w:rsid w:val="006D785A"/>
    <w:rsid w:val="006D7C98"/>
    <w:rsid w:val="006D7E25"/>
    <w:rsid w:val="006E003B"/>
    <w:rsid w:val="006E006C"/>
    <w:rsid w:val="006E0253"/>
    <w:rsid w:val="006E04FA"/>
    <w:rsid w:val="006E052E"/>
    <w:rsid w:val="006E0B14"/>
    <w:rsid w:val="006E11AF"/>
    <w:rsid w:val="006E139E"/>
    <w:rsid w:val="006E292F"/>
    <w:rsid w:val="006E2CEC"/>
    <w:rsid w:val="006E2FDB"/>
    <w:rsid w:val="006E304A"/>
    <w:rsid w:val="006E32B9"/>
    <w:rsid w:val="006E34D1"/>
    <w:rsid w:val="006E3A41"/>
    <w:rsid w:val="006E3A4D"/>
    <w:rsid w:val="006E3EE5"/>
    <w:rsid w:val="006E4B51"/>
    <w:rsid w:val="006E5378"/>
    <w:rsid w:val="006E54DD"/>
    <w:rsid w:val="006E5D71"/>
    <w:rsid w:val="006E5E2A"/>
    <w:rsid w:val="006E628F"/>
    <w:rsid w:val="006E62BF"/>
    <w:rsid w:val="006E62D7"/>
    <w:rsid w:val="006E659A"/>
    <w:rsid w:val="006E6AB5"/>
    <w:rsid w:val="006E6D38"/>
    <w:rsid w:val="006E6F7E"/>
    <w:rsid w:val="006E792B"/>
    <w:rsid w:val="006E7C6B"/>
    <w:rsid w:val="006F0457"/>
    <w:rsid w:val="006F0512"/>
    <w:rsid w:val="006F079D"/>
    <w:rsid w:val="006F1091"/>
    <w:rsid w:val="006F14AF"/>
    <w:rsid w:val="006F1882"/>
    <w:rsid w:val="006F1E4B"/>
    <w:rsid w:val="006F2570"/>
    <w:rsid w:val="006F2A22"/>
    <w:rsid w:val="006F2BBE"/>
    <w:rsid w:val="006F2E1F"/>
    <w:rsid w:val="006F343B"/>
    <w:rsid w:val="006F35C6"/>
    <w:rsid w:val="006F390F"/>
    <w:rsid w:val="006F44AD"/>
    <w:rsid w:val="006F53A8"/>
    <w:rsid w:val="006F581C"/>
    <w:rsid w:val="006F5EA3"/>
    <w:rsid w:val="006F5FA0"/>
    <w:rsid w:val="006F6109"/>
    <w:rsid w:val="006F6701"/>
    <w:rsid w:val="006F6835"/>
    <w:rsid w:val="006F7415"/>
    <w:rsid w:val="006F7600"/>
    <w:rsid w:val="006F768D"/>
    <w:rsid w:val="006F7907"/>
    <w:rsid w:val="006F7A49"/>
    <w:rsid w:val="006F7BCD"/>
    <w:rsid w:val="0070033B"/>
    <w:rsid w:val="007004AF"/>
    <w:rsid w:val="007009CF"/>
    <w:rsid w:val="00700A5C"/>
    <w:rsid w:val="00700ABC"/>
    <w:rsid w:val="0070155C"/>
    <w:rsid w:val="00701570"/>
    <w:rsid w:val="007017E4"/>
    <w:rsid w:val="00702BA9"/>
    <w:rsid w:val="00703110"/>
    <w:rsid w:val="007034B9"/>
    <w:rsid w:val="00703E88"/>
    <w:rsid w:val="00704071"/>
    <w:rsid w:val="00704220"/>
    <w:rsid w:val="007043D9"/>
    <w:rsid w:val="00704ABE"/>
    <w:rsid w:val="00705798"/>
    <w:rsid w:val="00705B15"/>
    <w:rsid w:val="007061A3"/>
    <w:rsid w:val="0070641E"/>
    <w:rsid w:val="007064A1"/>
    <w:rsid w:val="0070666D"/>
    <w:rsid w:val="00706755"/>
    <w:rsid w:val="00706F1E"/>
    <w:rsid w:val="00710227"/>
    <w:rsid w:val="007103F0"/>
    <w:rsid w:val="00710533"/>
    <w:rsid w:val="007107AC"/>
    <w:rsid w:val="00710B2D"/>
    <w:rsid w:val="007112E0"/>
    <w:rsid w:val="00711D95"/>
    <w:rsid w:val="00711F55"/>
    <w:rsid w:val="00711FA6"/>
    <w:rsid w:val="00712A25"/>
    <w:rsid w:val="00712EC2"/>
    <w:rsid w:val="00712FC5"/>
    <w:rsid w:val="00713205"/>
    <w:rsid w:val="00713E2F"/>
    <w:rsid w:val="007142EA"/>
    <w:rsid w:val="00714C59"/>
    <w:rsid w:val="00714E3B"/>
    <w:rsid w:val="0071661E"/>
    <w:rsid w:val="007166EA"/>
    <w:rsid w:val="0071692A"/>
    <w:rsid w:val="00716B3C"/>
    <w:rsid w:val="00717778"/>
    <w:rsid w:val="00717F39"/>
    <w:rsid w:val="007208FA"/>
    <w:rsid w:val="00721BB6"/>
    <w:rsid w:val="00721E1C"/>
    <w:rsid w:val="007220E7"/>
    <w:rsid w:val="007221A8"/>
    <w:rsid w:val="00723B6F"/>
    <w:rsid w:val="00723B76"/>
    <w:rsid w:val="00723EFE"/>
    <w:rsid w:val="007240AA"/>
    <w:rsid w:val="007240B1"/>
    <w:rsid w:val="00724276"/>
    <w:rsid w:val="00724D0F"/>
    <w:rsid w:val="00724D4E"/>
    <w:rsid w:val="00724D9D"/>
    <w:rsid w:val="0072536E"/>
    <w:rsid w:val="00725678"/>
    <w:rsid w:val="00725B08"/>
    <w:rsid w:val="00726138"/>
    <w:rsid w:val="00726682"/>
    <w:rsid w:val="00726E39"/>
    <w:rsid w:val="0072709A"/>
    <w:rsid w:val="0072722E"/>
    <w:rsid w:val="00727E1B"/>
    <w:rsid w:val="00727EC4"/>
    <w:rsid w:val="00727F04"/>
    <w:rsid w:val="007300A5"/>
    <w:rsid w:val="007305A5"/>
    <w:rsid w:val="007306E6"/>
    <w:rsid w:val="00731471"/>
    <w:rsid w:val="00731BF7"/>
    <w:rsid w:val="00731F99"/>
    <w:rsid w:val="0073238C"/>
    <w:rsid w:val="00732778"/>
    <w:rsid w:val="007328F6"/>
    <w:rsid w:val="00733152"/>
    <w:rsid w:val="007331EE"/>
    <w:rsid w:val="007339AF"/>
    <w:rsid w:val="00734398"/>
    <w:rsid w:val="00734E3F"/>
    <w:rsid w:val="007350DF"/>
    <w:rsid w:val="007353D8"/>
    <w:rsid w:val="00735611"/>
    <w:rsid w:val="0073583D"/>
    <w:rsid w:val="00735D23"/>
    <w:rsid w:val="00736782"/>
    <w:rsid w:val="007367F6"/>
    <w:rsid w:val="00736D40"/>
    <w:rsid w:val="0073746E"/>
    <w:rsid w:val="00737718"/>
    <w:rsid w:val="0074098F"/>
    <w:rsid w:val="00740C44"/>
    <w:rsid w:val="00741410"/>
    <w:rsid w:val="00741926"/>
    <w:rsid w:val="00742066"/>
    <w:rsid w:val="00742105"/>
    <w:rsid w:val="007432F5"/>
    <w:rsid w:val="00743478"/>
    <w:rsid w:val="007442FF"/>
    <w:rsid w:val="00744B51"/>
    <w:rsid w:val="00744CB7"/>
    <w:rsid w:val="00745412"/>
    <w:rsid w:val="00745612"/>
    <w:rsid w:val="00745A2B"/>
    <w:rsid w:val="0074681B"/>
    <w:rsid w:val="00746D5C"/>
    <w:rsid w:val="007472BA"/>
    <w:rsid w:val="00747A92"/>
    <w:rsid w:val="00747F35"/>
    <w:rsid w:val="0075035C"/>
    <w:rsid w:val="007507E2"/>
    <w:rsid w:val="00750C61"/>
    <w:rsid w:val="00750DEF"/>
    <w:rsid w:val="00750EED"/>
    <w:rsid w:val="0075127A"/>
    <w:rsid w:val="0075152E"/>
    <w:rsid w:val="0075270B"/>
    <w:rsid w:val="00752E21"/>
    <w:rsid w:val="007531BD"/>
    <w:rsid w:val="00754C19"/>
    <w:rsid w:val="0075584E"/>
    <w:rsid w:val="007606ED"/>
    <w:rsid w:val="00760A9A"/>
    <w:rsid w:val="00760AF0"/>
    <w:rsid w:val="00760E83"/>
    <w:rsid w:val="007619ED"/>
    <w:rsid w:val="0076208E"/>
    <w:rsid w:val="007642AF"/>
    <w:rsid w:val="00764359"/>
    <w:rsid w:val="00764649"/>
    <w:rsid w:val="00764927"/>
    <w:rsid w:val="00764D9C"/>
    <w:rsid w:val="007652FC"/>
    <w:rsid w:val="007656AE"/>
    <w:rsid w:val="00766901"/>
    <w:rsid w:val="00766A01"/>
    <w:rsid w:val="0076751D"/>
    <w:rsid w:val="00767ACF"/>
    <w:rsid w:val="00767ED9"/>
    <w:rsid w:val="0077042C"/>
    <w:rsid w:val="00770441"/>
    <w:rsid w:val="00771EF1"/>
    <w:rsid w:val="00771F03"/>
    <w:rsid w:val="00771FB4"/>
    <w:rsid w:val="007727D7"/>
    <w:rsid w:val="00772A4B"/>
    <w:rsid w:val="007748F9"/>
    <w:rsid w:val="00774CB8"/>
    <w:rsid w:val="00774E56"/>
    <w:rsid w:val="007753CF"/>
    <w:rsid w:val="00776363"/>
    <w:rsid w:val="00777E33"/>
    <w:rsid w:val="00777EB2"/>
    <w:rsid w:val="00780493"/>
    <w:rsid w:val="00780CA0"/>
    <w:rsid w:val="00780F15"/>
    <w:rsid w:val="0078118C"/>
    <w:rsid w:val="00781320"/>
    <w:rsid w:val="00781DB7"/>
    <w:rsid w:val="00782034"/>
    <w:rsid w:val="007821F2"/>
    <w:rsid w:val="00782515"/>
    <w:rsid w:val="00782709"/>
    <w:rsid w:val="00782836"/>
    <w:rsid w:val="007829B1"/>
    <w:rsid w:val="0078302C"/>
    <w:rsid w:val="0078312C"/>
    <w:rsid w:val="0078328A"/>
    <w:rsid w:val="00783602"/>
    <w:rsid w:val="0078392D"/>
    <w:rsid w:val="00783F68"/>
    <w:rsid w:val="0078405D"/>
    <w:rsid w:val="0078485E"/>
    <w:rsid w:val="00784F80"/>
    <w:rsid w:val="00785330"/>
    <w:rsid w:val="0078660E"/>
    <w:rsid w:val="0078681E"/>
    <w:rsid w:val="0078687E"/>
    <w:rsid w:val="007869F7"/>
    <w:rsid w:val="00786A81"/>
    <w:rsid w:val="0078707E"/>
    <w:rsid w:val="007874C9"/>
    <w:rsid w:val="00787924"/>
    <w:rsid w:val="00787AA7"/>
    <w:rsid w:val="00787C1F"/>
    <w:rsid w:val="00787DC9"/>
    <w:rsid w:val="007904E1"/>
    <w:rsid w:val="0079166E"/>
    <w:rsid w:val="00791890"/>
    <w:rsid w:val="007922C5"/>
    <w:rsid w:val="00792A9A"/>
    <w:rsid w:val="00792BA7"/>
    <w:rsid w:val="00792D2D"/>
    <w:rsid w:val="007932ED"/>
    <w:rsid w:val="0079385A"/>
    <w:rsid w:val="00793A0A"/>
    <w:rsid w:val="00793B73"/>
    <w:rsid w:val="00793E70"/>
    <w:rsid w:val="00794A11"/>
    <w:rsid w:val="00794C31"/>
    <w:rsid w:val="00794D4E"/>
    <w:rsid w:val="00795C45"/>
    <w:rsid w:val="00795D05"/>
    <w:rsid w:val="00796442"/>
    <w:rsid w:val="00796443"/>
    <w:rsid w:val="00796B42"/>
    <w:rsid w:val="00797AA0"/>
    <w:rsid w:val="007A0989"/>
    <w:rsid w:val="007A1E8B"/>
    <w:rsid w:val="007A2295"/>
    <w:rsid w:val="007A29CC"/>
    <w:rsid w:val="007A31B3"/>
    <w:rsid w:val="007A35FB"/>
    <w:rsid w:val="007A3C4E"/>
    <w:rsid w:val="007A426A"/>
    <w:rsid w:val="007A42DD"/>
    <w:rsid w:val="007A4754"/>
    <w:rsid w:val="007A51F6"/>
    <w:rsid w:val="007A5BFF"/>
    <w:rsid w:val="007A5E6D"/>
    <w:rsid w:val="007A633D"/>
    <w:rsid w:val="007A63F7"/>
    <w:rsid w:val="007A64C3"/>
    <w:rsid w:val="007A64D9"/>
    <w:rsid w:val="007A651B"/>
    <w:rsid w:val="007A664A"/>
    <w:rsid w:val="007A7858"/>
    <w:rsid w:val="007A78ED"/>
    <w:rsid w:val="007B0524"/>
    <w:rsid w:val="007B08F0"/>
    <w:rsid w:val="007B0D54"/>
    <w:rsid w:val="007B1756"/>
    <w:rsid w:val="007B1796"/>
    <w:rsid w:val="007B18B6"/>
    <w:rsid w:val="007B1E23"/>
    <w:rsid w:val="007B1E8E"/>
    <w:rsid w:val="007B2097"/>
    <w:rsid w:val="007B2384"/>
    <w:rsid w:val="007B2795"/>
    <w:rsid w:val="007B332E"/>
    <w:rsid w:val="007B3C91"/>
    <w:rsid w:val="007B3CAA"/>
    <w:rsid w:val="007B4228"/>
    <w:rsid w:val="007B4CD1"/>
    <w:rsid w:val="007B4D96"/>
    <w:rsid w:val="007B4E03"/>
    <w:rsid w:val="007B51AF"/>
    <w:rsid w:val="007B5418"/>
    <w:rsid w:val="007B583C"/>
    <w:rsid w:val="007B5909"/>
    <w:rsid w:val="007B6044"/>
    <w:rsid w:val="007B60DA"/>
    <w:rsid w:val="007B695E"/>
    <w:rsid w:val="007B6C7E"/>
    <w:rsid w:val="007B6CD5"/>
    <w:rsid w:val="007B71B2"/>
    <w:rsid w:val="007B72AB"/>
    <w:rsid w:val="007B762A"/>
    <w:rsid w:val="007B7689"/>
    <w:rsid w:val="007B7806"/>
    <w:rsid w:val="007C0427"/>
    <w:rsid w:val="007C06B5"/>
    <w:rsid w:val="007C1627"/>
    <w:rsid w:val="007C17C5"/>
    <w:rsid w:val="007C181E"/>
    <w:rsid w:val="007C1BAA"/>
    <w:rsid w:val="007C1BB1"/>
    <w:rsid w:val="007C20AD"/>
    <w:rsid w:val="007C23E4"/>
    <w:rsid w:val="007C246A"/>
    <w:rsid w:val="007C286E"/>
    <w:rsid w:val="007C29B8"/>
    <w:rsid w:val="007C3EE0"/>
    <w:rsid w:val="007C4079"/>
    <w:rsid w:val="007C4F0E"/>
    <w:rsid w:val="007C5883"/>
    <w:rsid w:val="007C69BD"/>
    <w:rsid w:val="007C6B81"/>
    <w:rsid w:val="007C6D77"/>
    <w:rsid w:val="007C7221"/>
    <w:rsid w:val="007C74FD"/>
    <w:rsid w:val="007C7BF2"/>
    <w:rsid w:val="007D071C"/>
    <w:rsid w:val="007D0ED0"/>
    <w:rsid w:val="007D161A"/>
    <w:rsid w:val="007D1C0E"/>
    <w:rsid w:val="007D2374"/>
    <w:rsid w:val="007D314E"/>
    <w:rsid w:val="007D3762"/>
    <w:rsid w:val="007D3A2F"/>
    <w:rsid w:val="007D469C"/>
    <w:rsid w:val="007D4700"/>
    <w:rsid w:val="007D47E6"/>
    <w:rsid w:val="007D587B"/>
    <w:rsid w:val="007D594B"/>
    <w:rsid w:val="007D6284"/>
    <w:rsid w:val="007D6773"/>
    <w:rsid w:val="007D6AA6"/>
    <w:rsid w:val="007D7558"/>
    <w:rsid w:val="007D7560"/>
    <w:rsid w:val="007D774B"/>
    <w:rsid w:val="007D7D8E"/>
    <w:rsid w:val="007D7DFA"/>
    <w:rsid w:val="007D7EC0"/>
    <w:rsid w:val="007E0231"/>
    <w:rsid w:val="007E0749"/>
    <w:rsid w:val="007E0AE4"/>
    <w:rsid w:val="007E0C09"/>
    <w:rsid w:val="007E136D"/>
    <w:rsid w:val="007E1A9A"/>
    <w:rsid w:val="007E26B7"/>
    <w:rsid w:val="007E2802"/>
    <w:rsid w:val="007E2D7C"/>
    <w:rsid w:val="007E38DA"/>
    <w:rsid w:val="007E3A08"/>
    <w:rsid w:val="007E3B6C"/>
    <w:rsid w:val="007E3FE1"/>
    <w:rsid w:val="007E42AB"/>
    <w:rsid w:val="007E4C9F"/>
    <w:rsid w:val="007E51D1"/>
    <w:rsid w:val="007E58BC"/>
    <w:rsid w:val="007E6074"/>
    <w:rsid w:val="007E69B5"/>
    <w:rsid w:val="007E7118"/>
    <w:rsid w:val="007E75DA"/>
    <w:rsid w:val="007E77C2"/>
    <w:rsid w:val="007E7B34"/>
    <w:rsid w:val="007E7FDB"/>
    <w:rsid w:val="007F03EA"/>
    <w:rsid w:val="007F0406"/>
    <w:rsid w:val="007F09BB"/>
    <w:rsid w:val="007F0C7B"/>
    <w:rsid w:val="007F15F8"/>
    <w:rsid w:val="007F2161"/>
    <w:rsid w:val="007F2210"/>
    <w:rsid w:val="007F2805"/>
    <w:rsid w:val="007F2953"/>
    <w:rsid w:val="007F2C96"/>
    <w:rsid w:val="007F34CF"/>
    <w:rsid w:val="007F354D"/>
    <w:rsid w:val="007F3A34"/>
    <w:rsid w:val="007F3A97"/>
    <w:rsid w:val="007F3B35"/>
    <w:rsid w:val="007F3BE8"/>
    <w:rsid w:val="007F5CC3"/>
    <w:rsid w:val="007F673B"/>
    <w:rsid w:val="007F6A57"/>
    <w:rsid w:val="007F7613"/>
    <w:rsid w:val="008006D8"/>
    <w:rsid w:val="0080081D"/>
    <w:rsid w:val="008009FD"/>
    <w:rsid w:val="00800CF8"/>
    <w:rsid w:val="00800E0B"/>
    <w:rsid w:val="00800EE7"/>
    <w:rsid w:val="00800EEE"/>
    <w:rsid w:val="00801089"/>
    <w:rsid w:val="0080117A"/>
    <w:rsid w:val="00801336"/>
    <w:rsid w:val="00801878"/>
    <w:rsid w:val="00802459"/>
    <w:rsid w:val="00802E53"/>
    <w:rsid w:val="00803065"/>
    <w:rsid w:val="0080357C"/>
    <w:rsid w:val="00803909"/>
    <w:rsid w:val="00803B35"/>
    <w:rsid w:val="00804700"/>
    <w:rsid w:val="0080476F"/>
    <w:rsid w:val="00804BF1"/>
    <w:rsid w:val="00804DFD"/>
    <w:rsid w:val="00804EFA"/>
    <w:rsid w:val="008053D5"/>
    <w:rsid w:val="008054C2"/>
    <w:rsid w:val="00805B64"/>
    <w:rsid w:val="00805E8F"/>
    <w:rsid w:val="00806276"/>
    <w:rsid w:val="00806A47"/>
    <w:rsid w:val="00806C06"/>
    <w:rsid w:val="00806D6C"/>
    <w:rsid w:val="0080730A"/>
    <w:rsid w:val="00807515"/>
    <w:rsid w:val="00807A6D"/>
    <w:rsid w:val="00807AEE"/>
    <w:rsid w:val="00807B8C"/>
    <w:rsid w:val="0081017C"/>
    <w:rsid w:val="008104EC"/>
    <w:rsid w:val="008105AA"/>
    <w:rsid w:val="00810795"/>
    <w:rsid w:val="00810807"/>
    <w:rsid w:val="00810B30"/>
    <w:rsid w:val="00812209"/>
    <w:rsid w:val="00812947"/>
    <w:rsid w:val="00813256"/>
    <w:rsid w:val="00813559"/>
    <w:rsid w:val="00813830"/>
    <w:rsid w:val="00813C0B"/>
    <w:rsid w:val="008142CC"/>
    <w:rsid w:val="00814484"/>
    <w:rsid w:val="0081455B"/>
    <w:rsid w:val="00814BD4"/>
    <w:rsid w:val="00814C48"/>
    <w:rsid w:val="00814DE7"/>
    <w:rsid w:val="008153F6"/>
    <w:rsid w:val="00815596"/>
    <w:rsid w:val="00815E07"/>
    <w:rsid w:val="00815FEB"/>
    <w:rsid w:val="00816C69"/>
    <w:rsid w:val="00816D48"/>
    <w:rsid w:val="00816EA9"/>
    <w:rsid w:val="00817902"/>
    <w:rsid w:val="00820519"/>
    <w:rsid w:val="0082096B"/>
    <w:rsid w:val="00820CDF"/>
    <w:rsid w:val="00820F82"/>
    <w:rsid w:val="00820FDD"/>
    <w:rsid w:val="008210DD"/>
    <w:rsid w:val="00821D5B"/>
    <w:rsid w:val="00822335"/>
    <w:rsid w:val="0082235B"/>
    <w:rsid w:val="00822488"/>
    <w:rsid w:val="00822A53"/>
    <w:rsid w:val="00822ACA"/>
    <w:rsid w:val="00822C84"/>
    <w:rsid w:val="00822EB4"/>
    <w:rsid w:val="00823057"/>
    <w:rsid w:val="00823097"/>
    <w:rsid w:val="0082339D"/>
    <w:rsid w:val="0082355E"/>
    <w:rsid w:val="00823C11"/>
    <w:rsid w:val="00823C55"/>
    <w:rsid w:val="00823F9B"/>
    <w:rsid w:val="00823FE2"/>
    <w:rsid w:val="0082492D"/>
    <w:rsid w:val="00824D98"/>
    <w:rsid w:val="008251E8"/>
    <w:rsid w:val="008251EC"/>
    <w:rsid w:val="008252A3"/>
    <w:rsid w:val="0082559C"/>
    <w:rsid w:val="00825C12"/>
    <w:rsid w:val="0082610D"/>
    <w:rsid w:val="008266F9"/>
    <w:rsid w:val="0082677C"/>
    <w:rsid w:val="00827105"/>
    <w:rsid w:val="00827730"/>
    <w:rsid w:val="0082783F"/>
    <w:rsid w:val="00827A5A"/>
    <w:rsid w:val="008307EF"/>
    <w:rsid w:val="008309DA"/>
    <w:rsid w:val="008314AF"/>
    <w:rsid w:val="008314C4"/>
    <w:rsid w:val="00831741"/>
    <w:rsid w:val="00831A0B"/>
    <w:rsid w:val="00831A4F"/>
    <w:rsid w:val="00831C7F"/>
    <w:rsid w:val="00832993"/>
    <w:rsid w:val="00832DC6"/>
    <w:rsid w:val="00832E3D"/>
    <w:rsid w:val="0083369B"/>
    <w:rsid w:val="0083369F"/>
    <w:rsid w:val="008337F0"/>
    <w:rsid w:val="00834469"/>
    <w:rsid w:val="008344B4"/>
    <w:rsid w:val="00835066"/>
    <w:rsid w:val="00835772"/>
    <w:rsid w:val="00835DBD"/>
    <w:rsid w:val="00836F72"/>
    <w:rsid w:val="00836FC5"/>
    <w:rsid w:val="00836FCC"/>
    <w:rsid w:val="0083737F"/>
    <w:rsid w:val="00837F1D"/>
    <w:rsid w:val="008403A9"/>
    <w:rsid w:val="00841073"/>
    <w:rsid w:val="0084107D"/>
    <w:rsid w:val="0084176E"/>
    <w:rsid w:val="00842C8D"/>
    <w:rsid w:val="00842F00"/>
    <w:rsid w:val="008431FA"/>
    <w:rsid w:val="00843351"/>
    <w:rsid w:val="008438DA"/>
    <w:rsid w:val="00843ADC"/>
    <w:rsid w:val="00844572"/>
    <w:rsid w:val="00844F19"/>
    <w:rsid w:val="00845260"/>
    <w:rsid w:val="00845642"/>
    <w:rsid w:val="00845838"/>
    <w:rsid w:val="00845F27"/>
    <w:rsid w:val="00846755"/>
    <w:rsid w:val="0084684A"/>
    <w:rsid w:val="008468D4"/>
    <w:rsid w:val="00846E03"/>
    <w:rsid w:val="00846EE0"/>
    <w:rsid w:val="00847959"/>
    <w:rsid w:val="0085009D"/>
    <w:rsid w:val="008501DC"/>
    <w:rsid w:val="00850967"/>
    <w:rsid w:val="0085101C"/>
    <w:rsid w:val="008511B9"/>
    <w:rsid w:val="00851357"/>
    <w:rsid w:val="0085146B"/>
    <w:rsid w:val="008514B4"/>
    <w:rsid w:val="00851E41"/>
    <w:rsid w:val="00852288"/>
    <w:rsid w:val="008525CF"/>
    <w:rsid w:val="008529DB"/>
    <w:rsid w:val="00852A6B"/>
    <w:rsid w:val="00852BEC"/>
    <w:rsid w:val="00852D60"/>
    <w:rsid w:val="008532C1"/>
    <w:rsid w:val="008534D0"/>
    <w:rsid w:val="008537B0"/>
    <w:rsid w:val="00853B0B"/>
    <w:rsid w:val="00853C77"/>
    <w:rsid w:val="00854292"/>
    <w:rsid w:val="00854520"/>
    <w:rsid w:val="00855F59"/>
    <w:rsid w:val="008565F1"/>
    <w:rsid w:val="00856F4A"/>
    <w:rsid w:val="00856F78"/>
    <w:rsid w:val="008570C8"/>
    <w:rsid w:val="008575F2"/>
    <w:rsid w:val="0086025A"/>
    <w:rsid w:val="00860C01"/>
    <w:rsid w:val="00860C36"/>
    <w:rsid w:val="0086147D"/>
    <w:rsid w:val="00861915"/>
    <w:rsid w:val="00861BA1"/>
    <w:rsid w:val="00862C52"/>
    <w:rsid w:val="00862D27"/>
    <w:rsid w:val="00862F86"/>
    <w:rsid w:val="00863AB9"/>
    <w:rsid w:val="00863EA4"/>
    <w:rsid w:val="00864F7E"/>
    <w:rsid w:val="008654C7"/>
    <w:rsid w:val="008656F5"/>
    <w:rsid w:val="00865B1B"/>
    <w:rsid w:val="00866542"/>
    <w:rsid w:val="00866754"/>
    <w:rsid w:val="008669B3"/>
    <w:rsid w:val="00866B35"/>
    <w:rsid w:val="00866C89"/>
    <w:rsid w:val="00866E62"/>
    <w:rsid w:val="00866EAA"/>
    <w:rsid w:val="008679C0"/>
    <w:rsid w:val="00872AD6"/>
    <w:rsid w:val="00872BC8"/>
    <w:rsid w:val="00873D5E"/>
    <w:rsid w:val="00874144"/>
    <w:rsid w:val="0087435C"/>
    <w:rsid w:val="00874592"/>
    <w:rsid w:val="0087489A"/>
    <w:rsid w:val="00874F7F"/>
    <w:rsid w:val="008751F1"/>
    <w:rsid w:val="00875213"/>
    <w:rsid w:val="00875277"/>
    <w:rsid w:val="00875F33"/>
    <w:rsid w:val="00875FDE"/>
    <w:rsid w:val="0087716D"/>
    <w:rsid w:val="00877182"/>
    <w:rsid w:val="00877342"/>
    <w:rsid w:val="00880112"/>
    <w:rsid w:val="008802C8"/>
    <w:rsid w:val="00880322"/>
    <w:rsid w:val="00880502"/>
    <w:rsid w:val="00880C68"/>
    <w:rsid w:val="00881439"/>
    <w:rsid w:val="008815C5"/>
    <w:rsid w:val="008816BC"/>
    <w:rsid w:val="00883011"/>
    <w:rsid w:val="00883996"/>
    <w:rsid w:val="00883B64"/>
    <w:rsid w:val="00884321"/>
    <w:rsid w:val="008843A4"/>
    <w:rsid w:val="0088449C"/>
    <w:rsid w:val="008844F4"/>
    <w:rsid w:val="00884506"/>
    <w:rsid w:val="0088485C"/>
    <w:rsid w:val="00884D02"/>
    <w:rsid w:val="00884F42"/>
    <w:rsid w:val="008851F5"/>
    <w:rsid w:val="00885450"/>
    <w:rsid w:val="008856B0"/>
    <w:rsid w:val="00885BA5"/>
    <w:rsid w:val="00885DE3"/>
    <w:rsid w:val="00886926"/>
    <w:rsid w:val="00886E36"/>
    <w:rsid w:val="0088790E"/>
    <w:rsid w:val="00887F27"/>
    <w:rsid w:val="008907FF"/>
    <w:rsid w:val="008910E2"/>
    <w:rsid w:val="008913F5"/>
    <w:rsid w:val="00891708"/>
    <w:rsid w:val="00892800"/>
    <w:rsid w:val="00892C27"/>
    <w:rsid w:val="0089305A"/>
    <w:rsid w:val="00893B32"/>
    <w:rsid w:val="00894421"/>
    <w:rsid w:val="0089455C"/>
    <w:rsid w:val="008945ED"/>
    <w:rsid w:val="008947F3"/>
    <w:rsid w:val="0089511A"/>
    <w:rsid w:val="008957C2"/>
    <w:rsid w:val="00895E4B"/>
    <w:rsid w:val="00896040"/>
    <w:rsid w:val="008961E1"/>
    <w:rsid w:val="00896BEB"/>
    <w:rsid w:val="00896DD1"/>
    <w:rsid w:val="00897193"/>
    <w:rsid w:val="008972C1"/>
    <w:rsid w:val="008974DB"/>
    <w:rsid w:val="008A043F"/>
    <w:rsid w:val="008A0782"/>
    <w:rsid w:val="008A0849"/>
    <w:rsid w:val="008A0E91"/>
    <w:rsid w:val="008A1CB8"/>
    <w:rsid w:val="008A24D6"/>
    <w:rsid w:val="008A257C"/>
    <w:rsid w:val="008A2DF6"/>
    <w:rsid w:val="008A31AC"/>
    <w:rsid w:val="008A3AF1"/>
    <w:rsid w:val="008A401F"/>
    <w:rsid w:val="008A5631"/>
    <w:rsid w:val="008A6373"/>
    <w:rsid w:val="008A777A"/>
    <w:rsid w:val="008A78A3"/>
    <w:rsid w:val="008B1DFB"/>
    <w:rsid w:val="008B2D74"/>
    <w:rsid w:val="008B2E1F"/>
    <w:rsid w:val="008B33A4"/>
    <w:rsid w:val="008B33FE"/>
    <w:rsid w:val="008B38FC"/>
    <w:rsid w:val="008B4466"/>
    <w:rsid w:val="008B4DA7"/>
    <w:rsid w:val="008B4FCC"/>
    <w:rsid w:val="008B649A"/>
    <w:rsid w:val="008B6E5E"/>
    <w:rsid w:val="008B7186"/>
    <w:rsid w:val="008B74E6"/>
    <w:rsid w:val="008B797E"/>
    <w:rsid w:val="008B7FAE"/>
    <w:rsid w:val="008C00DB"/>
    <w:rsid w:val="008C0982"/>
    <w:rsid w:val="008C24A3"/>
    <w:rsid w:val="008C2904"/>
    <w:rsid w:val="008C2BA1"/>
    <w:rsid w:val="008C3354"/>
    <w:rsid w:val="008C38E8"/>
    <w:rsid w:val="008C3921"/>
    <w:rsid w:val="008C3CB8"/>
    <w:rsid w:val="008C4268"/>
    <w:rsid w:val="008C472C"/>
    <w:rsid w:val="008C47AD"/>
    <w:rsid w:val="008C4938"/>
    <w:rsid w:val="008C4DAC"/>
    <w:rsid w:val="008C4E1D"/>
    <w:rsid w:val="008C4F4F"/>
    <w:rsid w:val="008C5226"/>
    <w:rsid w:val="008C5B42"/>
    <w:rsid w:val="008C6173"/>
    <w:rsid w:val="008C6731"/>
    <w:rsid w:val="008C6B80"/>
    <w:rsid w:val="008C7825"/>
    <w:rsid w:val="008D0F13"/>
    <w:rsid w:val="008D1386"/>
    <w:rsid w:val="008D1420"/>
    <w:rsid w:val="008D19E2"/>
    <w:rsid w:val="008D26E7"/>
    <w:rsid w:val="008D2D03"/>
    <w:rsid w:val="008D2DC2"/>
    <w:rsid w:val="008D3276"/>
    <w:rsid w:val="008D3980"/>
    <w:rsid w:val="008D3CF8"/>
    <w:rsid w:val="008D3F34"/>
    <w:rsid w:val="008D4810"/>
    <w:rsid w:val="008D5425"/>
    <w:rsid w:val="008D5766"/>
    <w:rsid w:val="008D7200"/>
    <w:rsid w:val="008D74A3"/>
    <w:rsid w:val="008D76AF"/>
    <w:rsid w:val="008D798C"/>
    <w:rsid w:val="008D7AA2"/>
    <w:rsid w:val="008D7AE4"/>
    <w:rsid w:val="008E0384"/>
    <w:rsid w:val="008E0556"/>
    <w:rsid w:val="008E0939"/>
    <w:rsid w:val="008E0A35"/>
    <w:rsid w:val="008E0CEC"/>
    <w:rsid w:val="008E1A7E"/>
    <w:rsid w:val="008E1E38"/>
    <w:rsid w:val="008E22B3"/>
    <w:rsid w:val="008E249E"/>
    <w:rsid w:val="008E2E51"/>
    <w:rsid w:val="008E3FB8"/>
    <w:rsid w:val="008E4F9B"/>
    <w:rsid w:val="008E5312"/>
    <w:rsid w:val="008E5343"/>
    <w:rsid w:val="008E5914"/>
    <w:rsid w:val="008E59A1"/>
    <w:rsid w:val="008E5A2A"/>
    <w:rsid w:val="008E5A61"/>
    <w:rsid w:val="008E5D34"/>
    <w:rsid w:val="008E63F6"/>
    <w:rsid w:val="008E65DC"/>
    <w:rsid w:val="008E664E"/>
    <w:rsid w:val="008E6B18"/>
    <w:rsid w:val="008E75F4"/>
    <w:rsid w:val="008E768D"/>
    <w:rsid w:val="008F0407"/>
    <w:rsid w:val="008F10E9"/>
    <w:rsid w:val="008F1A30"/>
    <w:rsid w:val="008F1C50"/>
    <w:rsid w:val="008F1D93"/>
    <w:rsid w:val="008F36A9"/>
    <w:rsid w:val="008F3B08"/>
    <w:rsid w:val="008F3D08"/>
    <w:rsid w:val="008F5D60"/>
    <w:rsid w:val="008F66A9"/>
    <w:rsid w:val="008F67B1"/>
    <w:rsid w:val="008F6A6E"/>
    <w:rsid w:val="008F6A80"/>
    <w:rsid w:val="008F7434"/>
    <w:rsid w:val="008F7723"/>
    <w:rsid w:val="008F775A"/>
    <w:rsid w:val="008F776D"/>
    <w:rsid w:val="008F791A"/>
    <w:rsid w:val="008F7ECF"/>
    <w:rsid w:val="00900CB3"/>
    <w:rsid w:val="00900E87"/>
    <w:rsid w:val="00901F78"/>
    <w:rsid w:val="009020A1"/>
    <w:rsid w:val="009028C2"/>
    <w:rsid w:val="0090291F"/>
    <w:rsid w:val="00902A37"/>
    <w:rsid w:val="00902A41"/>
    <w:rsid w:val="00902F6D"/>
    <w:rsid w:val="00903718"/>
    <w:rsid w:val="009038D6"/>
    <w:rsid w:val="00904519"/>
    <w:rsid w:val="00904937"/>
    <w:rsid w:val="00905280"/>
    <w:rsid w:val="00905878"/>
    <w:rsid w:val="009059B8"/>
    <w:rsid w:val="00905A4E"/>
    <w:rsid w:val="00906388"/>
    <w:rsid w:val="00906454"/>
    <w:rsid w:val="00906E23"/>
    <w:rsid w:val="00907BB7"/>
    <w:rsid w:val="00911386"/>
    <w:rsid w:val="009117F6"/>
    <w:rsid w:val="00911C90"/>
    <w:rsid w:val="0091205E"/>
    <w:rsid w:val="009126E5"/>
    <w:rsid w:val="00912A10"/>
    <w:rsid w:val="00912AA1"/>
    <w:rsid w:val="009138E3"/>
    <w:rsid w:val="00913AD2"/>
    <w:rsid w:val="0091476A"/>
    <w:rsid w:val="009148CB"/>
    <w:rsid w:val="00914A87"/>
    <w:rsid w:val="009156EA"/>
    <w:rsid w:val="00915CE3"/>
    <w:rsid w:val="0091633D"/>
    <w:rsid w:val="009166F7"/>
    <w:rsid w:val="0091672F"/>
    <w:rsid w:val="00916D2D"/>
    <w:rsid w:val="00917C0A"/>
    <w:rsid w:val="0092017F"/>
    <w:rsid w:val="009204A8"/>
    <w:rsid w:val="009204E2"/>
    <w:rsid w:val="0092057B"/>
    <w:rsid w:val="00920807"/>
    <w:rsid w:val="00920B56"/>
    <w:rsid w:val="00920C4E"/>
    <w:rsid w:val="00921110"/>
    <w:rsid w:val="009211BC"/>
    <w:rsid w:val="009218C0"/>
    <w:rsid w:val="00921B98"/>
    <w:rsid w:val="00921BC1"/>
    <w:rsid w:val="00921BEB"/>
    <w:rsid w:val="00921E01"/>
    <w:rsid w:val="0092208B"/>
    <w:rsid w:val="009226EA"/>
    <w:rsid w:val="00922E2D"/>
    <w:rsid w:val="00922FA5"/>
    <w:rsid w:val="009231F1"/>
    <w:rsid w:val="009232B7"/>
    <w:rsid w:val="009234C3"/>
    <w:rsid w:val="00924016"/>
    <w:rsid w:val="009241F7"/>
    <w:rsid w:val="00924A98"/>
    <w:rsid w:val="00924AE1"/>
    <w:rsid w:val="009250CE"/>
    <w:rsid w:val="00925A4E"/>
    <w:rsid w:val="00925C34"/>
    <w:rsid w:val="00925EE3"/>
    <w:rsid w:val="00926505"/>
    <w:rsid w:val="009265EB"/>
    <w:rsid w:val="00926E99"/>
    <w:rsid w:val="00927DF9"/>
    <w:rsid w:val="00930395"/>
    <w:rsid w:val="00930B59"/>
    <w:rsid w:val="00930B62"/>
    <w:rsid w:val="00931DDD"/>
    <w:rsid w:val="00932328"/>
    <w:rsid w:val="00932D8B"/>
    <w:rsid w:val="009335BB"/>
    <w:rsid w:val="00934857"/>
    <w:rsid w:val="009349B8"/>
    <w:rsid w:val="00934F28"/>
    <w:rsid w:val="00935337"/>
    <w:rsid w:val="00935908"/>
    <w:rsid w:val="00935A24"/>
    <w:rsid w:val="00935F65"/>
    <w:rsid w:val="009362DE"/>
    <w:rsid w:val="00937227"/>
    <w:rsid w:val="00937238"/>
    <w:rsid w:val="0093769C"/>
    <w:rsid w:val="009376D8"/>
    <w:rsid w:val="00937958"/>
    <w:rsid w:val="00937D6D"/>
    <w:rsid w:val="009403C4"/>
    <w:rsid w:val="009410C8"/>
    <w:rsid w:val="00941AA4"/>
    <w:rsid w:val="00942149"/>
    <w:rsid w:val="009429DA"/>
    <w:rsid w:val="00942F90"/>
    <w:rsid w:val="009435D1"/>
    <w:rsid w:val="009439B9"/>
    <w:rsid w:val="00943BDA"/>
    <w:rsid w:val="00943D34"/>
    <w:rsid w:val="00943F5D"/>
    <w:rsid w:val="009445ED"/>
    <w:rsid w:val="009451C9"/>
    <w:rsid w:val="009458C1"/>
    <w:rsid w:val="00945EA5"/>
    <w:rsid w:val="00946397"/>
    <w:rsid w:val="00946EE5"/>
    <w:rsid w:val="00947CA6"/>
    <w:rsid w:val="0095062C"/>
    <w:rsid w:val="0095087B"/>
    <w:rsid w:val="009513B6"/>
    <w:rsid w:val="00951B13"/>
    <w:rsid w:val="00951DE1"/>
    <w:rsid w:val="009521F0"/>
    <w:rsid w:val="0095241E"/>
    <w:rsid w:val="009530AE"/>
    <w:rsid w:val="00953311"/>
    <w:rsid w:val="00953770"/>
    <w:rsid w:val="00953780"/>
    <w:rsid w:val="00953FB1"/>
    <w:rsid w:val="0095445F"/>
    <w:rsid w:val="00954995"/>
    <w:rsid w:val="00954BCA"/>
    <w:rsid w:val="00956F07"/>
    <w:rsid w:val="00957444"/>
    <w:rsid w:val="00957508"/>
    <w:rsid w:val="00957BBC"/>
    <w:rsid w:val="009600F3"/>
    <w:rsid w:val="0096027D"/>
    <w:rsid w:val="0096040F"/>
    <w:rsid w:val="00960442"/>
    <w:rsid w:val="00960485"/>
    <w:rsid w:val="00960F15"/>
    <w:rsid w:val="00961E23"/>
    <w:rsid w:val="00961FF5"/>
    <w:rsid w:val="00962701"/>
    <w:rsid w:val="00962C11"/>
    <w:rsid w:val="00962D3D"/>
    <w:rsid w:val="00963032"/>
    <w:rsid w:val="009632EE"/>
    <w:rsid w:val="009635C5"/>
    <w:rsid w:val="00963830"/>
    <w:rsid w:val="00963835"/>
    <w:rsid w:val="00964172"/>
    <w:rsid w:val="009644AF"/>
    <w:rsid w:val="00964C03"/>
    <w:rsid w:val="00964C6B"/>
    <w:rsid w:val="00964E41"/>
    <w:rsid w:val="0096533C"/>
    <w:rsid w:val="00965505"/>
    <w:rsid w:val="00965AD1"/>
    <w:rsid w:val="00965DAE"/>
    <w:rsid w:val="00966004"/>
    <w:rsid w:val="0096627F"/>
    <w:rsid w:val="009667E0"/>
    <w:rsid w:val="009671B6"/>
    <w:rsid w:val="009677FB"/>
    <w:rsid w:val="00970D3E"/>
    <w:rsid w:val="009715D6"/>
    <w:rsid w:val="00971694"/>
    <w:rsid w:val="00971DB3"/>
    <w:rsid w:val="00971FBB"/>
    <w:rsid w:val="009720F5"/>
    <w:rsid w:val="009726C2"/>
    <w:rsid w:val="00972A40"/>
    <w:rsid w:val="0097351B"/>
    <w:rsid w:val="009736C2"/>
    <w:rsid w:val="00973A83"/>
    <w:rsid w:val="00974203"/>
    <w:rsid w:val="00974FCE"/>
    <w:rsid w:val="00975337"/>
    <w:rsid w:val="00976864"/>
    <w:rsid w:val="009769F6"/>
    <w:rsid w:val="00976C00"/>
    <w:rsid w:val="0097743F"/>
    <w:rsid w:val="009776C1"/>
    <w:rsid w:val="00977EE0"/>
    <w:rsid w:val="00980F92"/>
    <w:rsid w:val="0098154E"/>
    <w:rsid w:val="00981667"/>
    <w:rsid w:val="009817B1"/>
    <w:rsid w:val="00981A34"/>
    <w:rsid w:val="00982301"/>
    <w:rsid w:val="00982460"/>
    <w:rsid w:val="00982579"/>
    <w:rsid w:val="0098280D"/>
    <w:rsid w:val="00983019"/>
    <w:rsid w:val="0098364A"/>
    <w:rsid w:val="00983907"/>
    <w:rsid w:val="00983E44"/>
    <w:rsid w:val="0098455D"/>
    <w:rsid w:val="0098495F"/>
    <w:rsid w:val="009849A5"/>
    <w:rsid w:val="00984AE9"/>
    <w:rsid w:val="009850FF"/>
    <w:rsid w:val="009856A9"/>
    <w:rsid w:val="009857FA"/>
    <w:rsid w:val="00985C81"/>
    <w:rsid w:val="00985E3F"/>
    <w:rsid w:val="009862C3"/>
    <w:rsid w:val="009865BB"/>
    <w:rsid w:val="00986796"/>
    <w:rsid w:val="00986B05"/>
    <w:rsid w:val="00986EDB"/>
    <w:rsid w:val="00987ACE"/>
    <w:rsid w:val="0099005C"/>
    <w:rsid w:val="0099165C"/>
    <w:rsid w:val="00992556"/>
    <w:rsid w:val="00992705"/>
    <w:rsid w:val="009927C6"/>
    <w:rsid w:val="00992C96"/>
    <w:rsid w:val="00992D34"/>
    <w:rsid w:val="00992E74"/>
    <w:rsid w:val="00993A11"/>
    <w:rsid w:val="00994B64"/>
    <w:rsid w:val="00994C47"/>
    <w:rsid w:val="00994CE0"/>
    <w:rsid w:val="00995A33"/>
    <w:rsid w:val="00995D64"/>
    <w:rsid w:val="00995EFD"/>
    <w:rsid w:val="00996022"/>
    <w:rsid w:val="00996A4D"/>
    <w:rsid w:val="00996DB0"/>
    <w:rsid w:val="009970CB"/>
    <w:rsid w:val="0099736C"/>
    <w:rsid w:val="00997D25"/>
    <w:rsid w:val="009A02E6"/>
    <w:rsid w:val="009A0C8B"/>
    <w:rsid w:val="009A0FC9"/>
    <w:rsid w:val="009A1003"/>
    <w:rsid w:val="009A1327"/>
    <w:rsid w:val="009A184C"/>
    <w:rsid w:val="009A18C6"/>
    <w:rsid w:val="009A1FB4"/>
    <w:rsid w:val="009A2014"/>
    <w:rsid w:val="009A2133"/>
    <w:rsid w:val="009A3098"/>
    <w:rsid w:val="009A3180"/>
    <w:rsid w:val="009A3479"/>
    <w:rsid w:val="009A36C1"/>
    <w:rsid w:val="009A4140"/>
    <w:rsid w:val="009A4580"/>
    <w:rsid w:val="009A49AD"/>
    <w:rsid w:val="009A52F7"/>
    <w:rsid w:val="009A6287"/>
    <w:rsid w:val="009A6FEB"/>
    <w:rsid w:val="009A79FA"/>
    <w:rsid w:val="009A7BB8"/>
    <w:rsid w:val="009B0245"/>
    <w:rsid w:val="009B11E7"/>
    <w:rsid w:val="009B1238"/>
    <w:rsid w:val="009B1CBF"/>
    <w:rsid w:val="009B2423"/>
    <w:rsid w:val="009B24FA"/>
    <w:rsid w:val="009B2575"/>
    <w:rsid w:val="009B2B9A"/>
    <w:rsid w:val="009B3600"/>
    <w:rsid w:val="009B38D7"/>
    <w:rsid w:val="009B3B1F"/>
    <w:rsid w:val="009B4A5C"/>
    <w:rsid w:val="009B5A44"/>
    <w:rsid w:val="009B5DA3"/>
    <w:rsid w:val="009B6B38"/>
    <w:rsid w:val="009B6F35"/>
    <w:rsid w:val="009B70D0"/>
    <w:rsid w:val="009B7221"/>
    <w:rsid w:val="009B72E8"/>
    <w:rsid w:val="009B73F1"/>
    <w:rsid w:val="009B74B7"/>
    <w:rsid w:val="009B7A01"/>
    <w:rsid w:val="009B7B14"/>
    <w:rsid w:val="009B7CFF"/>
    <w:rsid w:val="009C0A13"/>
    <w:rsid w:val="009C1860"/>
    <w:rsid w:val="009C1B34"/>
    <w:rsid w:val="009C28F3"/>
    <w:rsid w:val="009C2FE4"/>
    <w:rsid w:val="009C35A3"/>
    <w:rsid w:val="009C36AF"/>
    <w:rsid w:val="009C384C"/>
    <w:rsid w:val="009C4333"/>
    <w:rsid w:val="009C43F0"/>
    <w:rsid w:val="009C46E5"/>
    <w:rsid w:val="009C4C85"/>
    <w:rsid w:val="009C4ED2"/>
    <w:rsid w:val="009C50B0"/>
    <w:rsid w:val="009C50BB"/>
    <w:rsid w:val="009C6040"/>
    <w:rsid w:val="009C60C2"/>
    <w:rsid w:val="009C6423"/>
    <w:rsid w:val="009C7632"/>
    <w:rsid w:val="009C76A8"/>
    <w:rsid w:val="009C775A"/>
    <w:rsid w:val="009C7C8C"/>
    <w:rsid w:val="009D0228"/>
    <w:rsid w:val="009D02D0"/>
    <w:rsid w:val="009D0DAD"/>
    <w:rsid w:val="009D1030"/>
    <w:rsid w:val="009D146E"/>
    <w:rsid w:val="009D1E33"/>
    <w:rsid w:val="009D271A"/>
    <w:rsid w:val="009D2A51"/>
    <w:rsid w:val="009D32C3"/>
    <w:rsid w:val="009D3409"/>
    <w:rsid w:val="009D3936"/>
    <w:rsid w:val="009D39F2"/>
    <w:rsid w:val="009D3A69"/>
    <w:rsid w:val="009D3F42"/>
    <w:rsid w:val="009D4062"/>
    <w:rsid w:val="009D421C"/>
    <w:rsid w:val="009D423E"/>
    <w:rsid w:val="009D43D3"/>
    <w:rsid w:val="009D449D"/>
    <w:rsid w:val="009D47DA"/>
    <w:rsid w:val="009D4C32"/>
    <w:rsid w:val="009D4E13"/>
    <w:rsid w:val="009D5471"/>
    <w:rsid w:val="009D5618"/>
    <w:rsid w:val="009D61A3"/>
    <w:rsid w:val="009D64D2"/>
    <w:rsid w:val="009D6653"/>
    <w:rsid w:val="009D6D2A"/>
    <w:rsid w:val="009D7002"/>
    <w:rsid w:val="009D723E"/>
    <w:rsid w:val="009D72B9"/>
    <w:rsid w:val="009D75E1"/>
    <w:rsid w:val="009D790B"/>
    <w:rsid w:val="009D7A93"/>
    <w:rsid w:val="009D7CA5"/>
    <w:rsid w:val="009E139A"/>
    <w:rsid w:val="009E1736"/>
    <w:rsid w:val="009E1798"/>
    <w:rsid w:val="009E19F4"/>
    <w:rsid w:val="009E1E8A"/>
    <w:rsid w:val="009E2130"/>
    <w:rsid w:val="009E21D2"/>
    <w:rsid w:val="009E259A"/>
    <w:rsid w:val="009E25C9"/>
    <w:rsid w:val="009E273A"/>
    <w:rsid w:val="009E2B1E"/>
    <w:rsid w:val="009E2B6B"/>
    <w:rsid w:val="009E2E3A"/>
    <w:rsid w:val="009E2EFC"/>
    <w:rsid w:val="009E3746"/>
    <w:rsid w:val="009E394C"/>
    <w:rsid w:val="009E4E63"/>
    <w:rsid w:val="009E56A1"/>
    <w:rsid w:val="009E579B"/>
    <w:rsid w:val="009E594C"/>
    <w:rsid w:val="009E5A67"/>
    <w:rsid w:val="009E5C88"/>
    <w:rsid w:val="009E628E"/>
    <w:rsid w:val="009E62FD"/>
    <w:rsid w:val="009E667D"/>
    <w:rsid w:val="009E68FF"/>
    <w:rsid w:val="009E69F0"/>
    <w:rsid w:val="009E6E1A"/>
    <w:rsid w:val="009E6E4E"/>
    <w:rsid w:val="009E737C"/>
    <w:rsid w:val="009E74E1"/>
    <w:rsid w:val="009F02A8"/>
    <w:rsid w:val="009F0328"/>
    <w:rsid w:val="009F0AD4"/>
    <w:rsid w:val="009F0FBD"/>
    <w:rsid w:val="009F141A"/>
    <w:rsid w:val="009F1886"/>
    <w:rsid w:val="009F276C"/>
    <w:rsid w:val="009F2A23"/>
    <w:rsid w:val="009F36E6"/>
    <w:rsid w:val="009F371C"/>
    <w:rsid w:val="009F3EDD"/>
    <w:rsid w:val="009F41C0"/>
    <w:rsid w:val="009F45DA"/>
    <w:rsid w:val="009F480E"/>
    <w:rsid w:val="009F4F16"/>
    <w:rsid w:val="009F4FCE"/>
    <w:rsid w:val="009F503B"/>
    <w:rsid w:val="009F50E5"/>
    <w:rsid w:val="009F5433"/>
    <w:rsid w:val="009F572C"/>
    <w:rsid w:val="009F57B2"/>
    <w:rsid w:val="009F6240"/>
    <w:rsid w:val="009F649F"/>
    <w:rsid w:val="009F654C"/>
    <w:rsid w:val="009F68C4"/>
    <w:rsid w:val="009F7045"/>
    <w:rsid w:val="009F754D"/>
    <w:rsid w:val="009F764A"/>
    <w:rsid w:val="009F7B2F"/>
    <w:rsid w:val="009F7BA1"/>
    <w:rsid w:val="00A002D1"/>
    <w:rsid w:val="00A00490"/>
    <w:rsid w:val="00A004BF"/>
    <w:rsid w:val="00A00771"/>
    <w:rsid w:val="00A01DF6"/>
    <w:rsid w:val="00A0213A"/>
    <w:rsid w:val="00A02E54"/>
    <w:rsid w:val="00A03223"/>
    <w:rsid w:val="00A032E2"/>
    <w:rsid w:val="00A033EA"/>
    <w:rsid w:val="00A03690"/>
    <w:rsid w:val="00A03E55"/>
    <w:rsid w:val="00A042F3"/>
    <w:rsid w:val="00A04730"/>
    <w:rsid w:val="00A049A0"/>
    <w:rsid w:val="00A05853"/>
    <w:rsid w:val="00A05C24"/>
    <w:rsid w:val="00A0630F"/>
    <w:rsid w:val="00A0664D"/>
    <w:rsid w:val="00A068F8"/>
    <w:rsid w:val="00A100F9"/>
    <w:rsid w:val="00A10257"/>
    <w:rsid w:val="00A105A2"/>
    <w:rsid w:val="00A11513"/>
    <w:rsid w:val="00A11609"/>
    <w:rsid w:val="00A11674"/>
    <w:rsid w:val="00A11B47"/>
    <w:rsid w:val="00A11C71"/>
    <w:rsid w:val="00A129A7"/>
    <w:rsid w:val="00A12CAD"/>
    <w:rsid w:val="00A12F34"/>
    <w:rsid w:val="00A1309F"/>
    <w:rsid w:val="00A13993"/>
    <w:rsid w:val="00A13E01"/>
    <w:rsid w:val="00A14919"/>
    <w:rsid w:val="00A15829"/>
    <w:rsid w:val="00A15A97"/>
    <w:rsid w:val="00A1756E"/>
    <w:rsid w:val="00A17D8C"/>
    <w:rsid w:val="00A17E8A"/>
    <w:rsid w:val="00A17F39"/>
    <w:rsid w:val="00A20077"/>
    <w:rsid w:val="00A200A1"/>
    <w:rsid w:val="00A203D9"/>
    <w:rsid w:val="00A20408"/>
    <w:rsid w:val="00A20FB7"/>
    <w:rsid w:val="00A2138F"/>
    <w:rsid w:val="00A214F8"/>
    <w:rsid w:val="00A22BD8"/>
    <w:rsid w:val="00A22DCB"/>
    <w:rsid w:val="00A23794"/>
    <w:rsid w:val="00A240CB"/>
    <w:rsid w:val="00A249BC"/>
    <w:rsid w:val="00A24ABE"/>
    <w:rsid w:val="00A24B48"/>
    <w:rsid w:val="00A24DE7"/>
    <w:rsid w:val="00A256C3"/>
    <w:rsid w:val="00A25CBB"/>
    <w:rsid w:val="00A25D92"/>
    <w:rsid w:val="00A25FBF"/>
    <w:rsid w:val="00A260E6"/>
    <w:rsid w:val="00A26E56"/>
    <w:rsid w:val="00A26EAA"/>
    <w:rsid w:val="00A27E25"/>
    <w:rsid w:val="00A3019D"/>
    <w:rsid w:val="00A310E7"/>
    <w:rsid w:val="00A31133"/>
    <w:rsid w:val="00A31E0C"/>
    <w:rsid w:val="00A3264A"/>
    <w:rsid w:val="00A32AB6"/>
    <w:rsid w:val="00A33098"/>
    <w:rsid w:val="00A3316F"/>
    <w:rsid w:val="00A33757"/>
    <w:rsid w:val="00A3382F"/>
    <w:rsid w:val="00A33965"/>
    <w:rsid w:val="00A34AF2"/>
    <w:rsid w:val="00A35404"/>
    <w:rsid w:val="00A35581"/>
    <w:rsid w:val="00A36464"/>
    <w:rsid w:val="00A3658C"/>
    <w:rsid w:val="00A367AD"/>
    <w:rsid w:val="00A37332"/>
    <w:rsid w:val="00A37967"/>
    <w:rsid w:val="00A37E89"/>
    <w:rsid w:val="00A4011B"/>
    <w:rsid w:val="00A403C4"/>
    <w:rsid w:val="00A40462"/>
    <w:rsid w:val="00A40EEC"/>
    <w:rsid w:val="00A41237"/>
    <w:rsid w:val="00A41FFA"/>
    <w:rsid w:val="00A4217A"/>
    <w:rsid w:val="00A4268B"/>
    <w:rsid w:val="00A432B8"/>
    <w:rsid w:val="00A433F8"/>
    <w:rsid w:val="00A43696"/>
    <w:rsid w:val="00A4421E"/>
    <w:rsid w:val="00A44752"/>
    <w:rsid w:val="00A44CFC"/>
    <w:rsid w:val="00A4592A"/>
    <w:rsid w:val="00A45EA7"/>
    <w:rsid w:val="00A45FC8"/>
    <w:rsid w:val="00A46D0B"/>
    <w:rsid w:val="00A4750E"/>
    <w:rsid w:val="00A505DB"/>
    <w:rsid w:val="00A506E4"/>
    <w:rsid w:val="00A50703"/>
    <w:rsid w:val="00A50988"/>
    <w:rsid w:val="00A50A44"/>
    <w:rsid w:val="00A51105"/>
    <w:rsid w:val="00A520AC"/>
    <w:rsid w:val="00A53360"/>
    <w:rsid w:val="00A5443D"/>
    <w:rsid w:val="00A548EF"/>
    <w:rsid w:val="00A550FC"/>
    <w:rsid w:val="00A558CA"/>
    <w:rsid w:val="00A55C18"/>
    <w:rsid w:val="00A56101"/>
    <w:rsid w:val="00A5723D"/>
    <w:rsid w:val="00A57A08"/>
    <w:rsid w:val="00A57F64"/>
    <w:rsid w:val="00A60261"/>
    <w:rsid w:val="00A60BAE"/>
    <w:rsid w:val="00A60C5C"/>
    <w:rsid w:val="00A6149A"/>
    <w:rsid w:val="00A61AD1"/>
    <w:rsid w:val="00A61F5E"/>
    <w:rsid w:val="00A62ABE"/>
    <w:rsid w:val="00A62B43"/>
    <w:rsid w:val="00A636A6"/>
    <w:rsid w:val="00A63752"/>
    <w:rsid w:val="00A63E90"/>
    <w:rsid w:val="00A64AB2"/>
    <w:rsid w:val="00A64FE3"/>
    <w:rsid w:val="00A65708"/>
    <w:rsid w:val="00A66263"/>
    <w:rsid w:val="00A6670F"/>
    <w:rsid w:val="00A667F8"/>
    <w:rsid w:val="00A66AB7"/>
    <w:rsid w:val="00A66E9C"/>
    <w:rsid w:val="00A67762"/>
    <w:rsid w:val="00A67DBD"/>
    <w:rsid w:val="00A70E0E"/>
    <w:rsid w:val="00A70EDC"/>
    <w:rsid w:val="00A7160C"/>
    <w:rsid w:val="00A71AF2"/>
    <w:rsid w:val="00A71D2C"/>
    <w:rsid w:val="00A7233C"/>
    <w:rsid w:val="00A723DE"/>
    <w:rsid w:val="00A725CF"/>
    <w:rsid w:val="00A72BE2"/>
    <w:rsid w:val="00A735DB"/>
    <w:rsid w:val="00A73961"/>
    <w:rsid w:val="00A73E2C"/>
    <w:rsid w:val="00A73F32"/>
    <w:rsid w:val="00A745E5"/>
    <w:rsid w:val="00A7465E"/>
    <w:rsid w:val="00A74DD4"/>
    <w:rsid w:val="00A74E38"/>
    <w:rsid w:val="00A7552F"/>
    <w:rsid w:val="00A755F7"/>
    <w:rsid w:val="00A75808"/>
    <w:rsid w:val="00A7613C"/>
    <w:rsid w:val="00A762D7"/>
    <w:rsid w:val="00A764F7"/>
    <w:rsid w:val="00A77383"/>
    <w:rsid w:val="00A77486"/>
    <w:rsid w:val="00A805C0"/>
    <w:rsid w:val="00A814DF"/>
    <w:rsid w:val="00A81792"/>
    <w:rsid w:val="00A819E0"/>
    <w:rsid w:val="00A819EF"/>
    <w:rsid w:val="00A81BE7"/>
    <w:rsid w:val="00A81DA6"/>
    <w:rsid w:val="00A81F1B"/>
    <w:rsid w:val="00A81FEA"/>
    <w:rsid w:val="00A82609"/>
    <w:rsid w:val="00A82626"/>
    <w:rsid w:val="00A827AD"/>
    <w:rsid w:val="00A827D9"/>
    <w:rsid w:val="00A82CF5"/>
    <w:rsid w:val="00A82D6B"/>
    <w:rsid w:val="00A82E31"/>
    <w:rsid w:val="00A832A8"/>
    <w:rsid w:val="00A832EB"/>
    <w:rsid w:val="00A833FD"/>
    <w:rsid w:val="00A83A5C"/>
    <w:rsid w:val="00A83F44"/>
    <w:rsid w:val="00A84106"/>
    <w:rsid w:val="00A84181"/>
    <w:rsid w:val="00A84244"/>
    <w:rsid w:val="00A84417"/>
    <w:rsid w:val="00A844B1"/>
    <w:rsid w:val="00A84649"/>
    <w:rsid w:val="00A84B50"/>
    <w:rsid w:val="00A84FDD"/>
    <w:rsid w:val="00A85023"/>
    <w:rsid w:val="00A851F1"/>
    <w:rsid w:val="00A856BB"/>
    <w:rsid w:val="00A85B4A"/>
    <w:rsid w:val="00A85C39"/>
    <w:rsid w:val="00A86D15"/>
    <w:rsid w:val="00A86E5F"/>
    <w:rsid w:val="00A86F36"/>
    <w:rsid w:val="00A87439"/>
    <w:rsid w:val="00A876C9"/>
    <w:rsid w:val="00A87DBC"/>
    <w:rsid w:val="00A905DF"/>
    <w:rsid w:val="00A90BF2"/>
    <w:rsid w:val="00A91099"/>
    <w:rsid w:val="00A9109F"/>
    <w:rsid w:val="00A91B0F"/>
    <w:rsid w:val="00A93484"/>
    <w:rsid w:val="00A93533"/>
    <w:rsid w:val="00A9736E"/>
    <w:rsid w:val="00A9738F"/>
    <w:rsid w:val="00A97AA2"/>
    <w:rsid w:val="00A97FFE"/>
    <w:rsid w:val="00AA0138"/>
    <w:rsid w:val="00AA0B5E"/>
    <w:rsid w:val="00AA0FAF"/>
    <w:rsid w:val="00AA1B8D"/>
    <w:rsid w:val="00AA1E38"/>
    <w:rsid w:val="00AA1F40"/>
    <w:rsid w:val="00AA1F55"/>
    <w:rsid w:val="00AA224C"/>
    <w:rsid w:val="00AA2394"/>
    <w:rsid w:val="00AA252C"/>
    <w:rsid w:val="00AA2875"/>
    <w:rsid w:val="00AA2AB7"/>
    <w:rsid w:val="00AA2D85"/>
    <w:rsid w:val="00AA2E7A"/>
    <w:rsid w:val="00AA2F68"/>
    <w:rsid w:val="00AA3DF6"/>
    <w:rsid w:val="00AA3E0C"/>
    <w:rsid w:val="00AA480E"/>
    <w:rsid w:val="00AA4E04"/>
    <w:rsid w:val="00AA53BB"/>
    <w:rsid w:val="00AA5523"/>
    <w:rsid w:val="00AA5D9F"/>
    <w:rsid w:val="00AA60CD"/>
    <w:rsid w:val="00AA67BA"/>
    <w:rsid w:val="00AA70B0"/>
    <w:rsid w:val="00AA72A0"/>
    <w:rsid w:val="00AA74A8"/>
    <w:rsid w:val="00AA7878"/>
    <w:rsid w:val="00AA7AE7"/>
    <w:rsid w:val="00AA7BF2"/>
    <w:rsid w:val="00AA7F2A"/>
    <w:rsid w:val="00AB0365"/>
    <w:rsid w:val="00AB1B22"/>
    <w:rsid w:val="00AB2452"/>
    <w:rsid w:val="00AB27A4"/>
    <w:rsid w:val="00AB2F12"/>
    <w:rsid w:val="00AB3F37"/>
    <w:rsid w:val="00AB3FDB"/>
    <w:rsid w:val="00AB4134"/>
    <w:rsid w:val="00AB4C55"/>
    <w:rsid w:val="00AB4FBC"/>
    <w:rsid w:val="00AB57A5"/>
    <w:rsid w:val="00AB5CED"/>
    <w:rsid w:val="00AB62A5"/>
    <w:rsid w:val="00AB63CC"/>
    <w:rsid w:val="00AB68DB"/>
    <w:rsid w:val="00AB6B0E"/>
    <w:rsid w:val="00AB6D00"/>
    <w:rsid w:val="00AB6E15"/>
    <w:rsid w:val="00AB7297"/>
    <w:rsid w:val="00AB752E"/>
    <w:rsid w:val="00AB7D8F"/>
    <w:rsid w:val="00AC0167"/>
    <w:rsid w:val="00AC064B"/>
    <w:rsid w:val="00AC06CF"/>
    <w:rsid w:val="00AC0CBF"/>
    <w:rsid w:val="00AC19D0"/>
    <w:rsid w:val="00AC1D0B"/>
    <w:rsid w:val="00AC25F2"/>
    <w:rsid w:val="00AC29DE"/>
    <w:rsid w:val="00AC2C71"/>
    <w:rsid w:val="00AC2C89"/>
    <w:rsid w:val="00AC33B9"/>
    <w:rsid w:val="00AC34F0"/>
    <w:rsid w:val="00AC377B"/>
    <w:rsid w:val="00AC3A36"/>
    <w:rsid w:val="00AC3C84"/>
    <w:rsid w:val="00AC3D17"/>
    <w:rsid w:val="00AC4E22"/>
    <w:rsid w:val="00AC5913"/>
    <w:rsid w:val="00AC5C78"/>
    <w:rsid w:val="00AC5ECB"/>
    <w:rsid w:val="00AC5F13"/>
    <w:rsid w:val="00AC6534"/>
    <w:rsid w:val="00AC6787"/>
    <w:rsid w:val="00AC6928"/>
    <w:rsid w:val="00AC73E6"/>
    <w:rsid w:val="00AC741B"/>
    <w:rsid w:val="00AC765C"/>
    <w:rsid w:val="00AC7750"/>
    <w:rsid w:val="00AC7E83"/>
    <w:rsid w:val="00AC7F33"/>
    <w:rsid w:val="00AD05E6"/>
    <w:rsid w:val="00AD07BA"/>
    <w:rsid w:val="00AD0D04"/>
    <w:rsid w:val="00AD1769"/>
    <w:rsid w:val="00AD179B"/>
    <w:rsid w:val="00AD19E1"/>
    <w:rsid w:val="00AD1AF9"/>
    <w:rsid w:val="00AD364B"/>
    <w:rsid w:val="00AD36BD"/>
    <w:rsid w:val="00AD381B"/>
    <w:rsid w:val="00AD4649"/>
    <w:rsid w:val="00AD4FC6"/>
    <w:rsid w:val="00AD5036"/>
    <w:rsid w:val="00AD51FA"/>
    <w:rsid w:val="00AD522E"/>
    <w:rsid w:val="00AD5AEC"/>
    <w:rsid w:val="00AD5DDD"/>
    <w:rsid w:val="00AD6335"/>
    <w:rsid w:val="00AD663F"/>
    <w:rsid w:val="00AD66CE"/>
    <w:rsid w:val="00AD6987"/>
    <w:rsid w:val="00AD71A6"/>
    <w:rsid w:val="00AE027F"/>
    <w:rsid w:val="00AE04C6"/>
    <w:rsid w:val="00AE1401"/>
    <w:rsid w:val="00AE1900"/>
    <w:rsid w:val="00AE198B"/>
    <w:rsid w:val="00AE1D61"/>
    <w:rsid w:val="00AE23A9"/>
    <w:rsid w:val="00AE26EB"/>
    <w:rsid w:val="00AE290D"/>
    <w:rsid w:val="00AE2CC8"/>
    <w:rsid w:val="00AE391C"/>
    <w:rsid w:val="00AE3B13"/>
    <w:rsid w:val="00AE4489"/>
    <w:rsid w:val="00AE44D0"/>
    <w:rsid w:val="00AE48D7"/>
    <w:rsid w:val="00AE4B53"/>
    <w:rsid w:val="00AE4CBC"/>
    <w:rsid w:val="00AE50F4"/>
    <w:rsid w:val="00AE5220"/>
    <w:rsid w:val="00AE526F"/>
    <w:rsid w:val="00AE5DDF"/>
    <w:rsid w:val="00AE5FA0"/>
    <w:rsid w:val="00AE67A5"/>
    <w:rsid w:val="00AE7437"/>
    <w:rsid w:val="00AF0269"/>
    <w:rsid w:val="00AF0D0B"/>
    <w:rsid w:val="00AF1007"/>
    <w:rsid w:val="00AF132F"/>
    <w:rsid w:val="00AF1430"/>
    <w:rsid w:val="00AF1DE7"/>
    <w:rsid w:val="00AF1E43"/>
    <w:rsid w:val="00AF1FC0"/>
    <w:rsid w:val="00AF2664"/>
    <w:rsid w:val="00AF2A5C"/>
    <w:rsid w:val="00AF326A"/>
    <w:rsid w:val="00AF3391"/>
    <w:rsid w:val="00AF482B"/>
    <w:rsid w:val="00AF4A1C"/>
    <w:rsid w:val="00AF52FD"/>
    <w:rsid w:val="00AF54FD"/>
    <w:rsid w:val="00AF550F"/>
    <w:rsid w:val="00AF5B54"/>
    <w:rsid w:val="00AF5BE4"/>
    <w:rsid w:val="00AF617B"/>
    <w:rsid w:val="00AF63E6"/>
    <w:rsid w:val="00AF648D"/>
    <w:rsid w:val="00AF665F"/>
    <w:rsid w:val="00AF6DEC"/>
    <w:rsid w:val="00AF744F"/>
    <w:rsid w:val="00AF7897"/>
    <w:rsid w:val="00AF79F6"/>
    <w:rsid w:val="00B0011C"/>
    <w:rsid w:val="00B00AAC"/>
    <w:rsid w:val="00B00BEF"/>
    <w:rsid w:val="00B02351"/>
    <w:rsid w:val="00B02455"/>
    <w:rsid w:val="00B02B7C"/>
    <w:rsid w:val="00B02F44"/>
    <w:rsid w:val="00B031C8"/>
    <w:rsid w:val="00B0368A"/>
    <w:rsid w:val="00B04237"/>
    <w:rsid w:val="00B04C03"/>
    <w:rsid w:val="00B04CD0"/>
    <w:rsid w:val="00B0520A"/>
    <w:rsid w:val="00B052A6"/>
    <w:rsid w:val="00B05A5A"/>
    <w:rsid w:val="00B05F4C"/>
    <w:rsid w:val="00B060FD"/>
    <w:rsid w:val="00B06517"/>
    <w:rsid w:val="00B06A1D"/>
    <w:rsid w:val="00B0716B"/>
    <w:rsid w:val="00B077D9"/>
    <w:rsid w:val="00B07A2E"/>
    <w:rsid w:val="00B07F48"/>
    <w:rsid w:val="00B07FA5"/>
    <w:rsid w:val="00B1005D"/>
    <w:rsid w:val="00B10FDD"/>
    <w:rsid w:val="00B111C9"/>
    <w:rsid w:val="00B11648"/>
    <w:rsid w:val="00B11BF7"/>
    <w:rsid w:val="00B120E8"/>
    <w:rsid w:val="00B124A1"/>
    <w:rsid w:val="00B12C46"/>
    <w:rsid w:val="00B12E5D"/>
    <w:rsid w:val="00B13253"/>
    <w:rsid w:val="00B137D6"/>
    <w:rsid w:val="00B137DA"/>
    <w:rsid w:val="00B13831"/>
    <w:rsid w:val="00B1417A"/>
    <w:rsid w:val="00B153F6"/>
    <w:rsid w:val="00B166A5"/>
    <w:rsid w:val="00B166ED"/>
    <w:rsid w:val="00B17078"/>
    <w:rsid w:val="00B1711E"/>
    <w:rsid w:val="00B172AE"/>
    <w:rsid w:val="00B1747A"/>
    <w:rsid w:val="00B17C8A"/>
    <w:rsid w:val="00B17F03"/>
    <w:rsid w:val="00B201D7"/>
    <w:rsid w:val="00B201F2"/>
    <w:rsid w:val="00B21195"/>
    <w:rsid w:val="00B2122C"/>
    <w:rsid w:val="00B22603"/>
    <w:rsid w:val="00B22BBD"/>
    <w:rsid w:val="00B22E46"/>
    <w:rsid w:val="00B22ECE"/>
    <w:rsid w:val="00B22EE7"/>
    <w:rsid w:val="00B2317E"/>
    <w:rsid w:val="00B238C7"/>
    <w:rsid w:val="00B23DA1"/>
    <w:rsid w:val="00B2406B"/>
    <w:rsid w:val="00B245F7"/>
    <w:rsid w:val="00B2474D"/>
    <w:rsid w:val="00B249B1"/>
    <w:rsid w:val="00B249D9"/>
    <w:rsid w:val="00B24EFC"/>
    <w:rsid w:val="00B25BAC"/>
    <w:rsid w:val="00B2604F"/>
    <w:rsid w:val="00B263E6"/>
    <w:rsid w:val="00B27575"/>
    <w:rsid w:val="00B27581"/>
    <w:rsid w:val="00B275B5"/>
    <w:rsid w:val="00B30483"/>
    <w:rsid w:val="00B30BD1"/>
    <w:rsid w:val="00B30FD6"/>
    <w:rsid w:val="00B31DC1"/>
    <w:rsid w:val="00B321A5"/>
    <w:rsid w:val="00B324CD"/>
    <w:rsid w:val="00B32BD3"/>
    <w:rsid w:val="00B334CB"/>
    <w:rsid w:val="00B33FE8"/>
    <w:rsid w:val="00B345C6"/>
    <w:rsid w:val="00B347D4"/>
    <w:rsid w:val="00B355AC"/>
    <w:rsid w:val="00B35E22"/>
    <w:rsid w:val="00B368E9"/>
    <w:rsid w:val="00B37016"/>
    <w:rsid w:val="00B372BB"/>
    <w:rsid w:val="00B37939"/>
    <w:rsid w:val="00B37CA5"/>
    <w:rsid w:val="00B37E9D"/>
    <w:rsid w:val="00B40EC2"/>
    <w:rsid w:val="00B40FE1"/>
    <w:rsid w:val="00B41277"/>
    <w:rsid w:val="00B41684"/>
    <w:rsid w:val="00B416D1"/>
    <w:rsid w:val="00B41746"/>
    <w:rsid w:val="00B42625"/>
    <w:rsid w:val="00B42AFC"/>
    <w:rsid w:val="00B42DD0"/>
    <w:rsid w:val="00B4476E"/>
    <w:rsid w:val="00B44C8A"/>
    <w:rsid w:val="00B45C27"/>
    <w:rsid w:val="00B4623B"/>
    <w:rsid w:val="00B469BB"/>
    <w:rsid w:val="00B46A5B"/>
    <w:rsid w:val="00B46AC1"/>
    <w:rsid w:val="00B47746"/>
    <w:rsid w:val="00B47971"/>
    <w:rsid w:val="00B47BCF"/>
    <w:rsid w:val="00B47E3B"/>
    <w:rsid w:val="00B50015"/>
    <w:rsid w:val="00B500E9"/>
    <w:rsid w:val="00B50569"/>
    <w:rsid w:val="00B506F8"/>
    <w:rsid w:val="00B50BBC"/>
    <w:rsid w:val="00B50FB6"/>
    <w:rsid w:val="00B51765"/>
    <w:rsid w:val="00B51F8D"/>
    <w:rsid w:val="00B52143"/>
    <w:rsid w:val="00B52274"/>
    <w:rsid w:val="00B523E8"/>
    <w:rsid w:val="00B526EC"/>
    <w:rsid w:val="00B528F1"/>
    <w:rsid w:val="00B52B21"/>
    <w:rsid w:val="00B52C46"/>
    <w:rsid w:val="00B52E07"/>
    <w:rsid w:val="00B52F8C"/>
    <w:rsid w:val="00B530CB"/>
    <w:rsid w:val="00B53284"/>
    <w:rsid w:val="00B54252"/>
    <w:rsid w:val="00B54553"/>
    <w:rsid w:val="00B545CA"/>
    <w:rsid w:val="00B54C98"/>
    <w:rsid w:val="00B553B9"/>
    <w:rsid w:val="00B55BF8"/>
    <w:rsid w:val="00B55FA1"/>
    <w:rsid w:val="00B56A4F"/>
    <w:rsid w:val="00B57550"/>
    <w:rsid w:val="00B57AFF"/>
    <w:rsid w:val="00B57B2A"/>
    <w:rsid w:val="00B60428"/>
    <w:rsid w:val="00B605C8"/>
    <w:rsid w:val="00B60BDE"/>
    <w:rsid w:val="00B60C82"/>
    <w:rsid w:val="00B60FDA"/>
    <w:rsid w:val="00B613ED"/>
    <w:rsid w:val="00B61F8E"/>
    <w:rsid w:val="00B62EEE"/>
    <w:rsid w:val="00B63EFD"/>
    <w:rsid w:val="00B6521E"/>
    <w:rsid w:val="00B66153"/>
    <w:rsid w:val="00B6657B"/>
    <w:rsid w:val="00B6684B"/>
    <w:rsid w:val="00B668B9"/>
    <w:rsid w:val="00B66E32"/>
    <w:rsid w:val="00B672CF"/>
    <w:rsid w:val="00B6734D"/>
    <w:rsid w:val="00B6754E"/>
    <w:rsid w:val="00B67774"/>
    <w:rsid w:val="00B67EBF"/>
    <w:rsid w:val="00B67FCF"/>
    <w:rsid w:val="00B70192"/>
    <w:rsid w:val="00B7026D"/>
    <w:rsid w:val="00B7114A"/>
    <w:rsid w:val="00B71A26"/>
    <w:rsid w:val="00B71BA8"/>
    <w:rsid w:val="00B71DE9"/>
    <w:rsid w:val="00B720E8"/>
    <w:rsid w:val="00B7236E"/>
    <w:rsid w:val="00B72E78"/>
    <w:rsid w:val="00B73066"/>
    <w:rsid w:val="00B7375C"/>
    <w:rsid w:val="00B737AB"/>
    <w:rsid w:val="00B74AE3"/>
    <w:rsid w:val="00B751B5"/>
    <w:rsid w:val="00B75231"/>
    <w:rsid w:val="00B75AB3"/>
    <w:rsid w:val="00B75ABE"/>
    <w:rsid w:val="00B76285"/>
    <w:rsid w:val="00B768F1"/>
    <w:rsid w:val="00B76A2D"/>
    <w:rsid w:val="00B76E7F"/>
    <w:rsid w:val="00B76F8E"/>
    <w:rsid w:val="00B77718"/>
    <w:rsid w:val="00B7773E"/>
    <w:rsid w:val="00B777F6"/>
    <w:rsid w:val="00B77CBD"/>
    <w:rsid w:val="00B77E47"/>
    <w:rsid w:val="00B80001"/>
    <w:rsid w:val="00B80097"/>
    <w:rsid w:val="00B800E7"/>
    <w:rsid w:val="00B8031A"/>
    <w:rsid w:val="00B80364"/>
    <w:rsid w:val="00B80473"/>
    <w:rsid w:val="00B80A38"/>
    <w:rsid w:val="00B81269"/>
    <w:rsid w:val="00B8180F"/>
    <w:rsid w:val="00B824CC"/>
    <w:rsid w:val="00B825C3"/>
    <w:rsid w:val="00B82614"/>
    <w:rsid w:val="00B82BA2"/>
    <w:rsid w:val="00B82CE1"/>
    <w:rsid w:val="00B82DF4"/>
    <w:rsid w:val="00B8313F"/>
    <w:rsid w:val="00B83479"/>
    <w:rsid w:val="00B83886"/>
    <w:rsid w:val="00B83E04"/>
    <w:rsid w:val="00B83E7D"/>
    <w:rsid w:val="00B84014"/>
    <w:rsid w:val="00B8465C"/>
    <w:rsid w:val="00B84871"/>
    <w:rsid w:val="00B849A9"/>
    <w:rsid w:val="00B86020"/>
    <w:rsid w:val="00B86428"/>
    <w:rsid w:val="00B86B27"/>
    <w:rsid w:val="00B86EDA"/>
    <w:rsid w:val="00B871BD"/>
    <w:rsid w:val="00B87861"/>
    <w:rsid w:val="00B87DAA"/>
    <w:rsid w:val="00B90418"/>
    <w:rsid w:val="00B91DEA"/>
    <w:rsid w:val="00B926CF"/>
    <w:rsid w:val="00B92732"/>
    <w:rsid w:val="00B92A66"/>
    <w:rsid w:val="00B930D6"/>
    <w:rsid w:val="00B9320B"/>
    <w:rsid w:val="00B942B9"/>
    <w:rsid w:val="00B94A85"/>
    <w:rsid w:val="00B954EE"/>
    <w:rsid w:val="00B95E99"/>
    <w:rsid w:val="00B95EFD"/>
    <w:rsid w:val="00B96615"/>
    <w:rsid w:val="00B96DE6"/>
    <w:rsid w:val="00B9769A"/>
    <w:rsid w:val="00B97BA5"/>
    <w:rsid w:val="00B97E3F"/>
    <w:rsid w:val="00BA0536"/>
    <w:rsid w:val="00BA1345"/>
    <w:rsid w:val="00BA1362"/>
    <w:rsid w:val="00BA1501"/>
    <w:rsid w:val="00BA2175"/>
    <w:rsid w:val="00BA274B"/>
    <w:rsid w:val="00BA3110"/>
    <w:rsid w:val="00BA31BF"/>
    <w:rsid w:val="00BA3356"/>
    <w:rsid w:val="00BA3E36"/>
    <w:rsid w:val="00BA4056"/>
    <w:rsid w:val="00BA42C1"/>
    <w:rsid w:val="00BA47F0"/>
    <w:rsid w:val="00BA4B88"/>
    <w:rsid w:val="00BA5CAA"/>
    <w:rsid w:val="00BA6A80"/>
    <w:rsid w:val="00BA7961"/>
    <w:rsid w:val="00BA7DA3"/>
    <w:rsid w:val="00BB01DC"/>
    <w:rsid w:val="00BB02BB"/>
    <w:rsid w:val="00BB02DF"/>
    <w:rsid w:val="00BB03EC"/>
    <w:rsid w:val="00BB096C"/>
    <w:rsid w:val="00BB0D18"/>
    <w:rsid w:val="00BB0F9E"/>
    <w:rsid w:val="00BB1144"/>
    <w:rsid w:val="00BB11F6"/>
    <w:rsid w:val="00BB2274"/>
    <w:rsid w:val="00BB2381"/>
    <w:rsid w:val="00BB2A75"/>
    <w:rsid w:val="00BB348E"/>
    <w:rsid w:val="00BB355A"/>
    <w:rsid w:val="00BB3F54"/>
    <w:rsid w:val="00BB462E"/>
    <w:rsid w:val="00BB46C3"/>
    <w:rsid w:val="00BB4823"/>
    <w:rsid w:val="00BB51F6"/>
    <w:rsid w:val="00BB5B1D"/>
    <w:rsid w:val="00BB64B7"/>
    <w:rsid w:val="00BB6ADF"/>
    <w:rsid w:val="00BB6AF5"/>
    <w:rsid w:val="00BB6C55"/>
    <w:rsid w:val="00BB6F8A"/>
    <w:rsid w:val="00BB70A0"/>
    <w:rsid w:val="00BB7119"/>
    <w:rsid w:val="00BB78B4"/>
    <w:rsid w:val="00BB78C8"/>
    <w:rsid w:val="00BB7A71"/>
    <w:rsid w:val="00BB7C5A"/>
    <w:rsid w:val="00BC0290"/>
    <w:rsid w:val="00BC079B"/>
    <w:rsid w:val="00BC1564"/>
    <w:rsid w:val="00BC1B08"/>
    <w:rsid w:val="00BC1B32"/>
    <w:rsid w:val="00BC1E60"/>
    <w:rsid w:val="00BC293B"/>
    <w:rsid w:val="00BC310E"/>
    <w:rsid w:val="00BC3512"/>
    <w:rsid w:val="00BC38FC"/>
    <w:rsid w:val="00BC3BA1"/>
    <w:rsid w:val="00BC3DD4"/>
    <w:rsid w:val="00BC3E72"/>
    <w:rsid w:val="00BC3FA5"/>
    <w:rsid w:val="00BC4074"/>
    <w:rsid w:val="00BC5B6E"/>
    <w:rsid w:val="00BC67FC"/>
    <w:rsid w:val="00BC6C01"/>
    <w:rsid w:val="00BC7169"/>
    <w:rsid w:val="00BC79F0"/>
    <w:rsid w:val="00BC7E0A"/>
    <w:rsid w:val="00BD0603"/>
    <w:rsid w:val="00BD134F"/>
    <w:rsid w:val="00BD2148"/>
    <w:rsid w:val="00BD2523"/>
    <w:rsid w:val="00BD2691"/>
    <w:rsid w:val="00BD27E2"/>
    <w:rsid w:val="00BD3EBA"/>
    <w:rsid w:val="00BD5010"/>
    <w:rsid w:val="00BD50EA"/>
    <w:rsid w:val="00BD5104"/>
    <w:rsid w:val="00BD5B2B"/>
    <w:rsid w:val="00BD6008"/>
    <w:rsid w:val="00BD6A06"/>
    <w:rsid w:val="00BD6A30"/>
    <w:rsid w:val="00BD6DBF"/>
    <w:rsid w:val="00BD767D"/>
    <w:rsid w:val="00BD7C2F"/>
    <w:rsid w:val="00BD7D69"/>
    <w:rsid w:val="00BD7E7D"/>
    <w:rsid w:val="00BE004E"/>
    <w:rsid w:val="00BE05A6"/>
    <w:rsid w:val="00BE0C45"/>
    <w:rsid w:val="00BE0C57"/>
    <w:rsid w:val="00BE18B3"/>
    <w:rsid w:val="00BE1D1B"/>
    <w:rsid w:val="00BE2389"/>
    <w:rsid w:val="00BE25C6"/>
    <w:rsid w:val="00BE27B6"/>
    <w:rsid w:val="00BE2C03"/>
    <w:rsid w:val="00BE390D"/>
    <w:rsid w:val="00BE3BCB"/>
    <w:rsid w:val="00BE3BFD"/>
    <w:rsid w:val="00BE401B"/>
    <w:rsid w:val="00BE53E2"/>
    <w:rsid w:val="00BE575A"/>
    <w:rsid w:val="00BE5CB9"/>
    <w:rsid w:val="00BE5D93"/>
    <w:rsid w:val="00BE608D"/>
    <w:rsid w:val="00BE673F"/>
    <w:rsid w:val="00BE7153"/>
    <w:rsid w:val="00BE7687"/>
    <w:rsid w:val="00BF00D7"/>
    <w:rsid w:val="00BF037C"/>
    <w:rsid w:val="00BF0430"/>
    <w:rsid w:val="00BF05EE"/>
    <w:rsid w:val="00BF1642"/>
    <w:rsid w:val="00BF1A87"/>
    <w:rsid w:val="00BF1EF3"/>
    <w:rsid w:val="00BF2191"/>
    <w:rsid w:val="00BF2363"/>
    <w:rsid w:val="00BF24D6"/>
    <w:rsid w:val="00BF2756"/>
    <w:rsid w:val="00BF30A1"/>
    <w:rsid w:val="00BF3218"/>
    <w:rsid w:val="00BF360D"/>
    <w:rsid w:val="00BF3963"/>
    <w:rsid w:val="00BF3F73"/>
    <w:rsid w:val="00BF4362"/>
    <w:rsid w:val="00BF456B"/>
    <w:rsid w:val="00BF524A"/>
    <w:rsid w:val="00BF5DA8"/>
    <w:rsid w:val="00BF6828"/>
    <w:rsid w:val="00BF7040"/>
    <w:rsid w:val="00BF7235"/>
    <w:rsid w:val="00BF7C04"/>
    <w:rsid w:val="00C0099C"/>
    <w:rsid w:val="00C01688"/>
    <w:rsid w:val="00C01B02"/>
    <w:rsid w:val="00C01E4B"/>
    <w:rsid w:val="00C02137"/>
    <w:rsid w:val="00C024E4"/>
    <w:rsid w:val="00C0257D"/>
    <w:rsid w:val="00C02FF4"/>
    <w:rsid w:val="00C0324C"/>
    <w:rsid w:val="00C0400C"/>
    <w:rsid w:val="00C04574"/>
    <w:rsid w:val="00C049DB"/>
    <w:rsid w:val="00C04AC7"/>
    <w:rsid w:val="00C04D74"/>
    <w:rsid w:val="00C05268"/>
    <w:rsid w:val="00C057E5"/>
    <w:rsid w:val="00C06B4E"/>
    <w:rsid w:val="00C070C1"/>
    <w:rsid w:val="00C108F4"/>
    <w:rsid w:val="00C10954"/>
    <w:rsid w:val="00C10B26"/>
    <w:rsid w:val="00C10DF2"/>
    <w:rsid w:val="00C11165"/>
    <w:rsid w:val="00C116E2"/>
    <w:rsid w:val="00C1174E"/>
    <w:rsid w:val="00C117A3"/>
    <w:rsid w:val="00C1183F"/>
    <w:rsid w:val="00C11CE3"/>
    <w:rsid w:val="00C1203B"/>
    <w:rsid w:val="00C1212B"/>
    <w:rsid w:val="00C1267B"/>
    <w:rsid w:val="00C127E3"/>
    <w:rsid w:val="00C12B23"/>
    <w:rsid w:val="00C12C0B"/>
    <w:rsid w:val="00C13C98"/>
    <w:rsid w:val="00C142CE"/>
    <w:rsid w:val="00C1442B"/>
    <w:rsid w:val="00C15696"/>
    <w:rsid w:val="00C15AC5"/>
    <w:rsid w:val="00C15BC4"/>
    <w:rsid w:val="00C15C2B"/>
    <w:rsid w:val="00C16691"/>
    <w:rsid w:val="00C16C4D"/>
    <w:rsid w:val="00C17DA9"/>
    <w:rsid w:val="00C205DB"/>
    <w:rsid w:val="00C20811"/>
    <w:rsid w:val="00C20F5F"/>
    <w:rsid w:val="00C2134C"/>
    <w:rsid w:val="00C21A58"/>
    <w:rsid w:val="00C21CB7"/>
    <w:rsid w:val="00C220CC"/>
    <w:rsid w:val="00C224C3"/>
    <w:rsid w:val="00C2254C"/>
    <w:rsid w:val="00C22904"/>
    <w:rsid w:val="00C22977"/>
    <w:rsid w:val="00C22A51"/>
    <w:rsid w:val="00C23069"/>
    <w:rsid w:val="00C23302"/>
    <w:rsid w:val="00C235A1"/>
    <w:rsid w:val="00C238B0"/>
    <w:rsid w:val="00C23B28"/>
    <w:rsid w:val="00C258DC"/>
    <w:rsid w:val="00C263D7"/>
    <w:rsid w:val="00C269A1"/>
    <w:rsid w:val="00C26FC6"/>
    <w:rsid w:val="00C3001C"/>
    <w:rsid w:val="00C30FF5"/>
    <w:rsid w:val="00C3217F"/>
    <w:rsid w:val="00C3235D"/>
    <w:rsid w:val="00C32B77"/>
    <w:rsid w:val="00C32E38"/>
    <w:rsid w:val="00C3424A"/>
    <w:rsid w:val="00C34273"/>
    <w:rsid w:val="00C34A25"/>
    <w:rsid w:val="00C34BDE"/>
    <w:rsid w:val="00C350A2"/>
    <w:rsid w:val="00C3540C"/>
    <w:rsid w:val="00C36278"/>
    <w:rsid w:val="00C36503"/>
    <w:rsid w:val="00C367A6"/>
    <w:rsid w:val="00C36AF3"/>
    <w:rsid w:val="00C36D17"/>
    <w:rsid w:val="00C36D76"/>
    <w:rsid w:val="00C36F5D"/>
    <w:rsid w:val="00C374DF"/>
    <w:rsid w:val="00C37784"/>
    <w:rsid w:val="00C37916"/>
    <w:rsid w:val="00C37FCA"/>
    <w:rsid w:val="00C42B8A"/>
    <w:rsid w:val="00C42BB2"/>
    <w:rsid w:val="00C43158"/>
    <w:rsid w:val="00C434C0"/>
    <w:rsid w:val="00C4351B"/>
    <w:rsid w:val="00C4384D"/>
    <w:rsid w:val="00C43EAD"/>
    <w:rsid w:val="00C443AE"/>
    <w:rsid w:val="00C44E9A"/>
    <w:rsid w:val="00C45E35"/>
    <w:rsid w:val="00C46136"/>
    <w:rsid w:val="00C47212"/>
    <w:rsid w:val="00C47485"/>
    <w:rsid w:val="00C478F7"/>
    <w:rsid w:val="00C47BF7"/>
    <w:rsid w:val="00C506DF"/>
    <w:rsid w:val="00C50F63"/>
    <w:rsid w:val="00C5101E"/>
    <w:rsid w:val="00C5130D"/>
    <w:rsid w:val="00C52685"/>
    <w:rsid w:val="00C5353E"/>
    <w:rsid w:val="00C539F9"/>
    <w:rsid w:val="00C53C00"/>
    <w:rsid w:val="00C540D9"/>
    <w:rsid w:val="00C54827"/>
    <w:rsid w:val="00C548F4"/>
    <w:rsid w:val="00C55203"/>
    <w:rsid w:val="00C5527C"/>
    <w:rsid w:val="00C553FC"/>
    <w:rsid w:val="00C55A55"/>
    <w:rsid w:val="00C55F8C"/>
    <w:rsid w:val="00C55FA8"/>
    <w:rsid w:val="00C579F3"/>
    <w:rsid w:val="00C57CF4"/>
    <w:rsid w:val="00C607ED"/>
    <w:rsid w:val="00C61209"/>
    <w:rsid w:val="00C61E3C"/>
    <w:rsid w:val="00C61F02"/>
    <w:rsid w:val="00C621B7"/>
    <w:rsid w:val="00C623AA"/>
    <w:rsid w:val="00C62418"/>
    <w:rsid w:val="00C6253C"/>
    <w:rsid w:val="00C6349F"/>
    <w:rsid w:val="00C635D1"/>
    <w:rsid w:val="00C6364A"/>
    <w:rsid w:val="00C63A59"/>
    <w:rsid w:val="00C648EA"/>
    <w:rsid w:val="00C64A89"/>
    <w:rsid w:val="00C64B03"/>
    <w:rsid w:val="00C65F63"/>
    <w:rsid w:val="00C670EE"/>
    <w:rsid w:val="00C671E7"/>
    <w:rsid w:val="00C672E8"/>
    <w:rsid w:val="00C678F3"/>
    <w:rsid w:val="00C67B08"/>
    <w:rsid w:val="00C707DC"/>
    <w:rsid w:val="00C7091B"/>
    <w:rsid w:val="00C70C6E"/>
    <w:rsid w:val="00C7184C"/>
    <w:rsid w:val="00C718AE"/>
    <w:rsid w:val="00C71959"/>
    <w:rsid w:val="00C71D5D"/>
    <w:rsid w:val="00C72783"/>
    <w:rsid w:val="00C72801"/>
    <w:rsid w:val="00C72898"/>
    <w:rsid w:val="00C731A9"/>
    <w:rsid w:val="00C7366D"/>
    <w:rsid w:val="00C73F36"/>
    <w:rsid w:val="00C749E8"/>
    <w:rsid w:val="00C74ECA"/>
    <w:rsid w:val="00C753FA"/>
    <w:rsid w:val="00C757DB"/>
    <w:rsid w:val="00C75A9D"/>
    <w:rsid w:val="00C75DB0"/>
    <w:rsid w:val="00C76037"/>
    <w:rsid w:val="00C76523"/>
    <w:rsid w:val="00C7657E"/>
    <w:rsid w:val="00C76607"/>
    <w:rsid w:val="00C76761"/>
    <w:rsid w:val="00C77143"/>
    <w:rsid w:val="00C77700"/>
    <w:rsid w:val="00C77737"/>
    <w:rsid w:val="00C77CDC"/>
    <w:rsid w:val="00C77D04"/>
    <w:rsid w:val="00C77DFC"/>
    <w:rsid w:val="00C77FD2"/>
    <w:rsid w:val="00C801C9"/>
    <w:rsid w:val="00C8033B"/>
    <w:rsid w:val="00C80F7E"/>
    <w:rsid w:val="00C8100A"/>
    <w:rsid w:val="00C81206"/>
    <w:rsid w:val="00C81ECF"/>
    <w:rsid w:val="00C8230A"/>
    <w:rsid w:val="00C8259E"/>
    <w:rsid w:val="00C8268F"/>
    <w:rsid w:val="00C82817"/>
    <w:rsid w:val="00C82836"/>
    <w:rsid w:val="00C82E7B"/>
    <w:rsid w:val="00C83107"/>
    <w:rsid w:val="00C8354C"/>
    <w:rsid w:val="00C84334"/>
    <w:rsid w:val="00C84B34"/>
    <w:rsid w:val="00C86165"/>
    <w:rsid w:val="00C8708B"/>
    <w:rsid w:val="00C87297"/>
    <w:rsid w:val="00C8759A"/>
    <w:rsid w:val="00C87AED"/>
    <w:rsid w:val="00C87C09"/>
    <w:rsid w:val="00C87CFB"/>
    <w:rsid w:val="00C91041"/>
    <w:rsid w:val="00C9129D"/>
    <w:rsid w:val="00C915CD"/>
    <w:rsid w:val="00C9199F"/>
    <w:rsid w:val="00C91A75"/>
    <w:rsid w:val="00C91F7B"/>
    <w:rsid w:val="00C92BAD"/>
    <w:rsid w:val="00C93410"/>
    <w:rsid w:val="00C9351C"/>
    <w:rsid w:val="00C93EC8"/>
    <w:rsid w:val="00C94998"/>
    <w:rsid w:val="00C94A74"/>
    <w:rsid w:val="00C94D99"/>
    <w:rsid w:val="00C95886"/>
    <w:rsid w:val="00C9625D"/>
    <w:rsid w:val="00C968ED"/>
    <w:rsid w:val="00C96CF2"/>
    <w:rsid w:val="00CA1495"/>
    <w:rsid w:val="00CA17D1"/>
    <w:rsid w:val="00CA18DB"/>
    <w:rsid w:val="00CA3005"/>
    <w:rsid w:val="00CA3BEC"/>
    <w:rsid w:val="00CA3F74"/>
    <w:rsid w:val="00CA40C5"/>
    <w:rsid w:val="00CA4135"/>
    <w:rsid w:val="00CA4240"/>
    <w:rsid w:val="00CA465C"/>
    <w:rsid w:val="00CA476B"/>
    <w:rsid w:val="00CA55F8"/>
    <w:rsid w:val="00CA62FC"/>
    <w:rsid w:val="00CA684C"/>
    <w:rsid w:val="00CA6A53"/>
    <w:rsid w:val="00CA6B4E"/>
    <w:rsid w:val="00CA7880"/>
    <w:rsid w:val="00CA7DA5"/>
    <w:rsid w:val="00CB004E"/>
    <w:rsid w:val="00CB29CE"/>
    <w:rsid w:val="00CB2F1B"/>
    <w:rsid w:val="00CB3378"/>
    <w:rsid w:val="00CB3966"/>
    <w:rsid w:val="00CB39EC"/>
    <w:rsid w:val="00CB3B06"/>
    <w:rsid w:val="00CB3E57"/>
    <w:rsid w:val="00CB44E1"/>
    <w:rsid w:val="00CB513F"/>
    <w:rsid w:val="00CB552A"/>
    <w:rsid w:val="00CB5C45"/>
    <w:rsid w:val="00CB5D32"/>
    <w:rsid w:val="00CB5FE3"/>
    <w:rsid w:val="00CB6C84"/>
    <w:rsid w:val="00CB6D14"/>
    <w:rsid w:val="00CB6FAF"/>
    <w:rsid w:val="00CB7151"/>
    <w:rsid w:val="00CB725D"/>
    <w:rsid w:val="00CC095F"/>
    <w:rsid w:val="00CC0CEE"/>
    <w:rsid w:val="00CC0F44"/>
    <w:rsid w:val="00CC1AF1"/>
    <w:rsid w:val="00CC1FC3"/>
    <w:rsid w:val="00CC2C96"/>
    <w:rsid w:val="00CC3827"/>
    <w:rsid w:val="00CC39D4"/>
    <w:rsid w:val="00CC3E28"/>
    <w:rsid w:val="00CC3EB7"/>
    <w:rsid w:val="00CC4169"/>
    <w:rsid w:val="00CC4304"/>
    <w:rsid w:val="00CC49F3"/>
    <w:rsid w:val="00CC4D5C"/>
    <w:rsid w:val="00CC5F29"/>
    <w:rsid w:val="00CC6148"/>
    <w:rsid w:val="00CC656E"/>
    <w:rsid w:val="00CC67A5"/>
    <w:rsid w:val="00CC6921"/>
    <w:rsid w:val="00CC7517"/>
    <w:rsid w:val="00CC751E"/>
    <w:rsid w:val="00CC7888"/>
    <w:rsid w:val="00CD0780"/>
    <w:rsid w:val="00CD0A52"/>
    <w:rsid w:val="00CD14A6"/>
    <w:rsid w:val="00CD1603"/>
    <w:rsid w:val="00CD1C38"/>
    <w:rsid w:val="00CD2B20"/>
    <w:rsid w:val="00CD2DED"/>
    <w:rsid w:val="00CD2FD9"/>
    <w:rsid w:val="00CD37FB"/>
    <w:rsid w:val="00CD3A8F"/>
    <w:rsid w:val="00CD4216"/>
    <w:rsid w:val="00CD49DD"/>
    <w:rsid w:val="00CD4D49"/>
    <w:rsid w:val="00CD50DF"/>
    <w:rsid w:val="00CD51B1"/>
    <w:rsid w:val="00CD545B"/>
    <w:rsid w:val="00CD55AD"/>
    <w:rsid w:val="00CD6299"/>
    <w:rsid w:val="00CD7095"/>
    <w:rsid w:val="00CD70C2"/>
    <w:rsid w:val="00CD7F39"/>
    <w:rsid w:val="00CE0087"/>
    <w:rsid w:val="00CE0772"/>
    <w:rsid w:val="00CE0B3C"/>
    <w:rsid w:val="00CE0FD1"/>
    <w:rsid w:val="00CE16D6"/>
    <w:rsid w:val="00CE1E5A"/>
    <w:rsid w:val="00CE1EB4"/>
    <w:rsid w:val="00CE2447"/>
    <w:rsid w:val="00CE250F"/>
    <w:rsid w:val="00CE26F6"/>
    <w:rsid w:val="00CE27FD"/>
    <w:rsid w:val="00CE2A27"/>
    <w:rsid w:val="00CE34CE"/>
    <w:rsid w:val="00CE4018"/>
    <w:rsid w:val="00CE4605"/>
    <w:rsid w:val="00CE4C70"/>
    <w:rsid w:val="00CE4D6D"/>
    <w:rsid w:val="00CE534D"/>
    <w:rsid w:val="00CE6113"/>
    <w:rsid w:val="00CE6575"/>
    <w:rsid w:val="00CE6790"/>
    <w:rsid w:val="00CE6B1A"/>
    <w:rsid w:val="00CE6C77"/>
    <w:rsid w:val="00CE71D6"/>
    <w:rsid w:val="00CE7A02"/>
    <w:rsid w:val="00CE7D82"/>
    <w:rsid w:val="00CF0583"/>
    <w:rsid w:val="00CF116F"/>
    <w:rsid w:val="00CF11BC"/>
    <w:rsid w:val="00CF172D"/>
    <w:rsid w:val="00CF3174"/>
    <w:rsid w:val="00CF3377"/>
    <w:rsid w:val="00CF3C5F"/>
    <w:rsid w:val="00CF3E6E"/>
    <w:rsid w:val="00CF49B1"/>
    <w:rsid w:val="00CF4F73"/>
    <w:rsid w:val="00CF50C0"/>
    <w:rsid w:val="00CF5780"/>
    <w:rsid w:val="00CF57AC"/>
    <w:rsid w:val="00CF587A"/>
    <w:rsid w:val="00CF58CC"/>
    <w:rsid w:val="00CF5A80"/>
    <w:rsid w:val="00CF5C84"/>
    <w:rsid w:val="00CF5DF7"/>
    <w:rsid w:val="00CF6B99"/>
    <w:rsid w:val="00CF70AB"/>
    <w:rsid w:val="00CF76CE"/>
    <w:rsid w:val="00D0082D"/>
    <w:rsid w:val="00D01218"/>
    <w:rsid w:val="00D0234F"/>
    <w:rsid w:val="00D03DE9"/>
    <w:rsid w:val="00D04230"/>
    <w:rsid w:val="00D042A1"/>
    <w:rsid w:val="00D04C60"/>
    <w:rsid w:val="00D067C0"/>
    <w:rsid w:val="00D0694E"/>
    <w:rsid w:val="00D06E22"/>
    <w:rsid w:val="00D070AA"/>
    <w:rsid w:val="00D07404"/>
    <w:rsid w:val="00D103F0"/>
    <w:rsid w:val="00D10745"/>
    <w:rsid w:val="00D10982"/>
    <w:rsid w:val="00D110A4"/>
    <w:rsid w:val="00D11467"/>
    <w:rsid w:val="00D119AD"/>
    <w:rsid w:val="00D11F74"/>
    <w:rsid w:val="00D12135"/>
    <w:rsid w:val="00D12817"/>
    <w:rsid w:val="00D13F36"/>
    <w:rsid w:val="00D14131"/>
    <w:rsid w:val="00D1495D"/>
    <w:rsid w:val="00D14B68"/>
    <w:rsid w:val="00D14CBE"/>
    <w:rsid w:val="00D156FB"/>
    <w:rsid w:val="00D15BA1"/>
    <w:rsid w:val="00D15E22"/>
    <w:rsid w:val="00D1669B"/>
    <w:rsid w:val="00D16801"/>
    <w:rsid w:val="00D16C43"/>
    <w:rsid w:val="00D16D04"/>
    <w:rsid w:val="00D16F68"/>
    <w:rsid w:val="00D201A3"/>
    <w:rsid w:val="00D2024D"/>
    <w:rsid w:val="00D2094E"/>
    <w:rsid w:val="00D20DEE"/>
    <w:rsid w:val="00D21996"/>
    <w:rsid w:val="00D21E26"/>
    <w:rsid w:val="00D2236F"/>
    <w:rsid w:val="00D234C5"/>
    <w:rsid w:val="00D23BA7"/>
    <w:rsid w:val="00D244E1"/>
    <w:rsid w:val="00D247B7"/>
    <w:rsid w:val="00D24C50"/>
    <w:rsid w:val="00D24D97"/>
    <w:rsid w:val="00D25258"/>
    <w:rsid w:val="00D25367"/>
    <w:rsid w:val="00D25C43"/>
    <w:rsid w:val="00D25D38"/>
    <w:rsid w:val="00D2600E"/>
    <w:rsid w:val="00D2788D"/>
    <w:rsid w:val="00D27A58"/>
    <w:rsid w:val="00D30108"/>
    <w:rsid w:val="00D3038D"/>
    <w:rsid w:val="00D30864"/>
    <w:rsid w:val="00D30B99"/>
    <w:rsid w:val="00D30D43"/>
    <w:rsid w:val="00D30DD8"/>
    <w:rsid w:val="00D3147F"/>
    <w:rsid w:val="00D32D1B"/>
    <w:rsid w:val="00D334C6"/>
    <w:rsid w:val="00D334E1"/>
    <w:rsid w:val="00D33B57"/>
    <w:rsid w:val="00D33FCF"/>
    <w:rsid w:val="00D34AAC"/>
    <w:rsid w:val="00D35C83"/>
    <w:rsid w:val="00D35E33"/>
    <w:rsid w:val="00D365D0"/>
    <w:rsid w:val="00D3670C"/>
    <w:rsid w:val="00D36C3F"/>
    <w:rsid w:val="00D36F6F"/>
    <w:rsid w:val="00D37CB9"/>
    <w:rsid w:val="00D37D3B"/>
    <w:rsid w:val="00D4000B"/>
    <w:rsid w:val="00D40A04"/>
    <w:rsid w:val="00D41607"/>
    <w:rsid w:val="00D41D65"/>
    <w:rsid w:val="00D420C1"/>
    <w:rsid w:val="00D424F3"/>
    <w:rsid w:val="00D433FC"/>
    <w:rsid w:val="00D43432"/>
    <w:rsid w:val="00D43BD8"/>
    <w:rsid w:val="00D43BED"/>
    <w:rsid w:val="00D448E8"/>
    <w:rsid w:val="00D44B97"/>
    <w:rsid w:val="00D44D41"/>
    <w:rsid w:val="00D44E31"/>
    <w:rsid w:val="00D451BD"/>
    <w:rsid w:val="00D45732"/>
    <w:rsid w:val="00D457AF"/>
    <w:rsid w:val="00D46533"/>
    <w:rsid w:val="00D46D8B"/>
    <w:rsid w:val="00D46FD8"/>
    <w:rsid w:val="00D473E2"/>
    <w:rsid w:val="00D50495"/>
    <w:rsid w:val="00D50713"/>
    <w:rsid w:val="00D50EB4"/>
    <w:rsid w:val="00D50F44"/>
    <w:rsid w:val="00D5102C"/>
    <w:rsid w:val="00D51349"/>
    <w:rsid w:val="00D519F3"/>
    <w:rsid w:val="00D51E23"/>
    <w:rsid w:val="00D524AC"/>
    <w:rsid w:val="00D52762"/>
    <w:rsid w:val="00D5284F"/>
    <w:rsid w:val="00D52958"/>
    <w:rsid w:val="00D531AB"/>
    <w:rsid w:val="00D53258"/>
    <w:rsid w:val="00D5331A"/>
    <w:rsid w:val="00D53BE1"/>
    <w:rsid w:val="00D545A4"/>
    <w:rsid w:val="00D5527A"/>
    <w:rsid w:val="00D55711"/>
    <w:rsid w:val="00D55B6F"/>
    <w:rsid w:val="00D55E0F"/>
    <w:rsid w:val="00D55E6A"/>
    <w:rsid w:val="00D56CCE"/>
    <w:rsid w:val="00D56E7F"/>
    <w:rsid w:val="00D56F9E"/>
    <w:rsid w:val="00D5748A"/>
    <w:rsid w:val="00D577E6"/>
    <w:rsid w:val="00D60BF8"/>
    <w:rsid w:val="00D60DB9"/>
    <w:rsid w:val="00D61C1F"/>
    <w:rsid w:val="00D631E2"/>
    <w:rsid w:val="00D63A42"/>
    <w:rsid w:val="00D643F0"/>
    <w:rsid w:val="00D6447C"/>
    <w:rsid w:val="00D64794"/>
    <w:rsid w:val="00D65831"/>
    <w:rsid w:val="00D65CD1"/>
    <w:rsid w:val="00D65F4E"/>
    <w:rsid w:val="00D6618C"/>
    <w:rsid w:val="00D66926"/>
    <w:rsid w:val="00D67783"/>
    <w:rsid w:val="00D67A85"/>
    <w:rsid w:val="00D7029A"/>
    <w:rsid w:val="00D70433"/>
    <w:rsid w:val="00D70988"/>
    <w:rsid w:val="00D709BF"/>
    <w:rsid w:val="00D70A84"/>
    <w:rsid w:val="00D70E1C"/>
    <w:rsid w:val="00D71C1F"/>
    <w:rsid w:val="00D723B4"/>
    <w:rsid w:val="00D7266E"/>
    <w:rsid w:val="00D726BA"/>
    <w:rsid w:val="00D72883"/>
    <w:rsid w:val="00D72ED3"/>
    <w:rsid w:val="00D737D6"/>
    <w:rsid w:val="00D73DBC"/>
    <w:rsid w:val="00D740E6"/>
    <w:rsid w:val="00D74339"/>
    <w:rsid w:val="00D74464"/>
    <w:rsid w:val="00D74694"/>
    <w:rsid w:val="00D74881"/>
    <w:rsid w:val="00D749E8"/>
    <w:rsid w:val="00D74CB5"/>
    <w:rsid w:val="00D75564"/>
    <w:rsid w:val="00D755FC"/>
    <w:rsid w:val="00D75A3F"/>
    <w:rsid w:val="00D75A79"/>
    <w:rsid w:val="00D7628A"/>
    <w:rsid w:val="00D76373"/>
    <w:rsid w:val="00D7643A"/>
    <w:rsid w:val="00D7648E"/>
    <w:rsid w:val="00D76D1A"/>
    <w:rsid w:val="00D76DE3"/>
    <w:rsid w:val="00D778AA"/>
    <w:rsid w:val="00D77A4F"/>
    <w:rsid w:val="00D80372"/>
    <w:rsid w:val="00D806D0"/>
    <w:rsid w:val="00D808A0"/>
    <w:rsid w:val="00D80A5D"/>
    <w:rsid w:val="00D81AA9"/>
    <w:rsid w:val="00D8201B"/>
    <w:rsid w:val="00D820CB"/>
    <w:rsid w:val="00D82392"/>
    <w:rsid w:val="00D82EDE"/>
    <w:rsid w:val="00D82FD8"/>
    <w:rsid w:val="00D82FE4"/>
    <w:rsid w:val="00D83D1C"/>
    <w:rsid w:val="00D843A2"/>
    <w:rsid w:val="00D84420"/>
    <w:rsid w:val="00D84878"/>
    <w:rsid w:val="00D84BCF"/>
    <w:rsid w:val="00D857DD"/>
    <w:rsid w:val="00D859EB"/>
    <w:rsid w:val="00D85CF6"/>
    <w:rsid w:val="00D85EDC"/>
    <w:rsid w:val="00D85F5A"/>
    <w:rsid w:val="00D86149"/>
    <w:rsid w:val="00D8616B"/>
    <w:rsid w:val="00D864C4"/>
    <w:rsid w:val="00D8668D"/>
    <w:rsid w:val="00D8670B"/>
    <w:rsid w:val="00D86B9F"/>
    <w:rsid w:val="00D86F67"/>
    <w:rsid w:val="00D8742E"/>
    <w:rsid w:val="00D87AF0"/>
    <w:rsid w:val="00D87CBE"/>
    <w:rsid w:val="00D87D98"/>
    <w:rsid w:val="00D9024E"/>
    <w:rsid w:val="00D9094A"/>
    <w:rsid w:val="00D90C56"/>
    <w:rsid w:val="00D90DBF"/>
    <w:rsid w:val="00D9128E"/>
    <w:rsid w:val="00D915BE"/>
    <w:rsid w:val="00D918E7"/>
    <w:rsid w:val="00D9209F"/>
    <w:rsid w:val="00D924D8"/>
    <w:rsid w:val="00D928BB"/>
    <w:rsid w:val="00D92B1D"/>
    <w:rsid w:val="00D92BF9"/>
    <w:rsid w:val="00D931F5"/>
    <w:rsid w:val="00D9331D"/>
    <w:rsid w:val="00D93413"/>
    <w:rsid w:val="00D93895"/>
    <w:rsid w:val="00D94317"/>
    <w:rsid w:val="00D951A3"/>
    <w:rsid w:val="00D95472"/>
    <w:rsid w:val="00D9562B"/>
    <w:rsid w:val="00D95A41"/>
    <w:rsid w:val="00D96134"/>
    <w:rsid w:val="00D96849"/>
    <w:rsid w:val="00D96CA0"/>
    <w:rsid w:val="00D97599"/>
    <w:rsid w:val="00D97D80"/>
    <w:rsid w:val="00DA1029"/>
    <w:rsid w:val="00DA13D3"/>
    <w:rsid w:val="00DA17BF"/>
    <w:rsid w:val="00DA1ABE"/>
    <w:rsid w:val="00DA1AEA"/>
    <w:rsid w:val="00DA1BDE"/>
    <w:rsid w:val="00DA29A5"/>
    <w:rsid w:val="00DA2F49"/>
    <w:rsid w:val="00DA3744"/>
    <w:rsid w:val="00DA37B6"/>
    <w:rsid w:val="00DA38BA"/>
    <w:rsid w:val="00DA38EA"/>
    <w:rsid w:val="00DA39E6"/>
    <w:rsid w:val="00DA4110"/>
    <w:rsid w:val="00DA44F8"/>
    <w:rsid w:val="00DA4D6D"/>
    <w:rsid w:val="00DA4DC9"/>
    <w:rsid w:val="00DA54C3"/>
    <w:rsid w:val="00DA5E73"/>
    <w:rsid w:val="00DA61AA"/>
    <w:rsid w:val="00DA641F"/>
    <w:rsid w:val="00DA68CA"/>
    <w:rsid w:val="00DA6A94"/>
    <w:rsid w:val="00DA6D76"/>
    <w:rsid w:val="00DA7268"/>
    <w:rsid w:val="00DA74A5"/>
    <w:rsid w:val="00DA754A"/>
    <w:rsid w:val="00DA7DCD"/>
    <w:rsid w:val="00DA7E92"/>
    <w:rsid w:val="00DB0124"/>
    <w:rsid w:val="00DB0AB2"/>
    <w:rsid w:val="00DB0D3D"/>
    <w:rsid w:val="00DB1103"/>
    <w:rsid w:val="00DB2075"/>
    <w:rsid w:val="00DB250C"/>
    <w:rsid w:val="00DB2523"/>
    <w:rsid w:val="00DB300C"/>
    <w:rsid w:val="00DB394A"/>
    <w:rsid w:val="00DB3987"/>
    <w:rsid w:val="00DB42E5"/>
    <w:rsid w:val="00DB4DE9"/>
    <w:rsid w:val="00DB4ED4"/>
    <w:rsid w:val="00DB5D44"/>
    <w:rsid w:val="00DB63B4"/>
    <w:rsid w:val="00DB64B6"/>
    <w:rsid w:val="00DB690A"/>
    <w:rsid w:val="00DB6B4B"/>
    <w:rsid w:val="00DB6F3A"/>
    <w:rsid w:val="00DB70DD"/>
    <w:rsid w:val="00DB71BA"/>
    <w:rsid w:val="00DB7666"/>
    <w:rsid w:val="00DB76A6"/>
    <w:rsid w:val="00DB7876"/>
    <w:rsid w:val="00DC09C7"/>
    <w:rsid w:val="00DC13E4"/>
    <w:rsid w:val="00DC1801"/>
    <w:rsid w:val="00DC1B5B"/>
    <w:rsid w:val="00DC1D86"/>
    <w:rsid w:val="00DC2250"/>
    <w:rsid w:val="00DC33F7"/>
    <w:rsid w:val="00DC3705"/>
    <w:rsid w:val="00DC4746"/>
    <w:rsid w:val="00DC4E1C"/>
    <w:rsid w:val="00DC4F80"/>
    <w:rsid w:val="00DC52FF"/>
    <w:rsid w:val="00DC601F"/>
    <w:rsid w:val="00DC6A0E"/>
    <w:rsid w:val="00DC6BBF"/>
    <w:rsid w:val="00DC6D60"/>
    <w:rsid w:val="00DC6EC0"/>
    <w:rsid w:val="00DC7229"/>
    <w:rsid w:val="00DC7681"/>
    <w:rsid w:val="00DC7D07"/>
    <w:rsid w:val="00DD102A"/>
    <w:rsid w:val="00DD109C"/>
    <w:rsid w:val="00DD14D0"/>
    <w:rsid w:val="00DD19A4"/>
    <w:rsid w:val="00DD24E4"/>
    <w:rsid w:val="00DD2DDC"/>
    <w:rsid w:val="00DD2E85"/>
    <w:rsid w:val="00DD361E"/>
    <w:rsid w:val="00DD3654"/>
    <w:rsid w:val="00DD4331"/>
    <w:rsid w:val="00DD464A"/>
    <w:rsid w:val="00DD47AF"/>
    <w:rsid w:val="00DD4F7F"/>
    <w:rsid w:val="00DD537B"/>
    <w:rsid w:val="00DD5560"/>
    <w:rsid w:val="00DD64B3"/>
    <w:rsid w:val="00DD64BD"/>
    <w:rsid w:val="00DD782F"/>
    <w:rsid w:val="00DD7B13"/>
    <w:rsid w:val="00DE16F0"/>
    <w:rsid w:val="00DE23EE"/>
    <w:rsid w:val="00DE2819"/>
    <w:rsid w:val="00DE2A27"/>
    <w:rsid w:val="00DE38EA"/>
    <w:rsid w:val="00DE3D03"/>
    <w:rsid w:val="00DE4597"/>
    <w:rsid w:val="00DE4AE4"/>
    <w:rsid w:val="00DE4B3D"/>
    <w:rsid w:val="00DE4D25"/>
    <w:rsid w:val="00DE4D4D"/>
    <w:rsid w:val="00DE5360"/>
    <w:rsid w:val="00DE546C"/>
    <w:rsid w:val="00DE5577"/>
    <w:rsid w:val="00DE5D90"/>
    <w:rsid w:val="00DE611E"/>
    <w:rsid w:val="00DE64D9"/>
    <w:rsid w:val="00DE675B"/>
    <w:rsid w:val="00DE6D97"/>
    <w:rsid w:val="00DE79E6"/>
    <w:rsid w:val="00DE7B71"/>
    <w:rsid w:val="00DF037C"/>
    <w:rsid w:val="00DF1797"/>
    <w:rsid w:val="00DF17E0"/>
    <w:rsid w:val="00DF2550"/>
    <w:rsid w:val="00DF2962"/>
    <w:rsid w:val="00DF298F"/>
    <w:rsid w:val="00DF2D41"/>
    <w:rsid w:val="00DF3242"/>
    <w:rsid w:val="00DF3A75"/>
    <w:rsid w:val="00DF470E"/>
    <w:rsid w:val="00DF49FA"/>
    <w:rsid w:val="00DF4D33"/>
    <w:rsid w:val="00DF4D4F"/>
    <w:rsid w:val="00DF50E4"/>
    <w:rsid w:val="00DF52A7"/>
    <w:rsid w:val="00DF540E"/>
    <w:rsid w:val="00DF5A08"/>
    <w:rsid w:val="00DF5B4F"/>
    <w:rsid w:val="00DF6760"/>
    <w:rsid w:val="00DF6AFA"/>
    <w:rsid w:val="00DF7350"/>
    <w:rsid w:val="00DF7E2C"/>
    <w:rsid w:val="00E01287"/>
    <w:rsid w:val="00E01557"/>
    <w:rsid w:val="00E01847"/>
    <w:rsid w:val="00E02422"/>
    <w:rsid w:val="00E029EB"/>
    <w:rsid w:val="00E034CB"/>
    <w:rsid w:val="00E03598"/>
    <w:rsid w:val="00E03997"/>
    <w:rsid w:val="00E03E44"/>
    <w:rsid w:val="00E03FF5"/>
    <w:rsid w:val="00E04437"/>
    <w:rsid w:val="00E04A9F"/>
    <w:rsid w:val="00E05242"/>
    <w:rsid w:val="00E05308"/>
    <w:rsid w:val="00E0563C"/>
    <w:rsid w:val="00E05A01"/>
    <w:rsid w:val="00E05D1D"/>
    <w:rsid w:val="00E05F39"/>
    <w:rsid w:val="00E06111"/>
    <w:rsid w:val="00E06481"/>
    <w:rsid w:val="00E06812"/>
    <w:rsid w:val="00E06E68"/>
    <w:rsid w:val="00E0736E"/>
    <w:rsid w:val="00E07734"/>
    <w:rsid w:val="00E07D3C"/>
    <w:rsid w:val="00E111CE"/>
    <w:rsid w:val="00E116F9"/>
    <w:rsid w:val="00E11773"/>
    <w:rsid w:val="00E119CA"/>
    <w:rsid w:val="00E11AF5"/>
    <w:rsid w:val="00E12041"/>
    <w:rsid w:val="00E1243E"/>
    <w:rsid w:val="00E124BC"/>
    <w:rsid w:val="00E12659"/>
    <w:rsid w:val="00E127E4"/>
    <w:rsid w:val="00E1282D"/>
    <w:rsid w:val="00E12C79"/>
    <w:rsid w:val="00E133B6"/>
    <w:rsid w:val="00E1436C"/>
    <w:rsid w:val="00E14E5F"/>
    <w:rsid w:val="00E14E69"/>
    <w:rsid w:val="00E15964"/>
    <w:rsid w:val="00E16327"/>
    <w:rsid w:val="00E16644"/>
    <w:rsid w:val="00E178AD"/>
    <w:rsid w:val="00E17949"/>
    <w:rsid w:val="00E17E41"/>
    <w:rsid w:val="00E200DB"/>
    <w:rsid w:val="00E20713"/>
    <w:rsid w:val="00E20C8B"/>
    <w:rsid w:val="00E211BF"/>
    <w:rsid w:val="00E22C13"/>
    <w:rsid w:val="00E23084"/>
    <w:rsid w:val="00E23A51"/>
    <w:rsid w:val="00E23B1B"/>
    <w:rsid w:val="00E23B99"/>
    <w:rsid w:val="00E23CF8"/>
    <w:rsid w:val="00E240C5"/>
    <w:rsid w:val="00E2460C"/>
    <w:rsid w:val="00E24B9F"/>
    <w:rsid w:val="00E24F4E"/>
    <w:rsid w:val="00E256F7"/>
    <w:rsid w:val="00E261FE"/>
    <w:rsid w:val="00E2758A"/>
    <w:rsid w:val="00E278FC"/>
    <w:rsid w:val="00E279C3"/>
    <w:rsid w:val="00E279D2"/>
    <w:rsid w:val="00E304E1"/>
    <w:rsid w:val="00E3066B"/>
    <w:rsid w:val="00E31073"/>
    <w:rsid w:val="00E311E7"/>
    <w:rsid w:val="00E31593"/>
    <w:rsid w:val="00E316AA"/>
    <w:rsid w:val="00E31A85"/>
    <w:rsid w:val="00E31F62"/>
    <w:rsid w:val="00E320FD"/>
    <w:rsid w:val="00E32377"/>
    <w:rsid w:val="00E32C3B"/>
    <w:rsid w:val="00E32F9C"/>
    <w:rsid w:val="00E333D7"/>
    <w:rsid w:val="00E34130"/>
    <w:rsid w:val="00E3428F"/>
    <w:rsid w:val="00E356A8"/>
    <w:rsid w:val="00E35C9C"/>
    <w:rsid w:val="00E3621D"/>
    <w:rsid w:val="00E36A30"/>
    <w:rsid w:val="00E370F7"/>
    <w:rsid w:val="00E37321"/>
    <w:rsid w:val="00E3759A"/>
    <w:rsid w:val="00E37D3C"/>
    <w:rsid w:val="00E37E3F"/>
    <w:rsid w:val="00E402BA"/>
    <w:rsid w:val="00E40D9F"/>
    <w:rsid w:val="00E419CA"/>
    <w:rsid w:val="00E41C20"/>
    <w:rsid w:val="00E4290C"/>
    <w:rsid w:val="00E429FC"/>
    <w:rsid w:val="00E42A9A"/>
    <w:rsid w:val="00E42C95"/>
    <w:rsid w:val="00E42E52"/>
    <w:rsid w:val="00E434BD"/>
    <w:rsid w:val="00E4477C"/>
    <w:rsid w:val="00E4493E"/>
    <w:rsid w:val="00E44FF2"/>
    <w:rsid w:val="00E4510A"/>
    <w:rsid w:val="00E458B0"/>
    <w:rsid w:val="00E45FCF"/>
    <w:rsid w:val="00E464CD"/>
    <w:rsid w:val="00E46D71"/>
    <w:rsid w:val="00E47026"/>
    <w:rsid w:val="00E476ED"/>
    <w:rsid w:val="00E47877"/>
    <w:rsid w:val="00E478B5"/>
    <w:rsid w:val="00E50168"/>
    <w:rsid w:val="00E501AA"/>
    <w:rsid w:val="00E50372"/>
    <w:rsid w:val="00E50431"/>
    <w:rsid w:val="00E5084A"/>
    <w:rsid w:val="00E50FD4"/>
    <w:rsid w:val="00E51211"/>
    <w:rsid w:val="00E51987"/>
    <w:rsid w:val="00E521DF"/>
    <w:rsid w:val="00E523AB"/>
    <w:rsid w:val="00E52B25"/>
    <w:rsid w:val="00E52F44"/>
    <w:rsid w:val="00E54423"/>
    <w:rsid w:val="00E54722"/>
    <w:rsid w:val="00E551E3"/>
    <w:rsid w:val="00E551E4"/>
    <w:rsid w:val="00E55A83"/>
    <w:rsid w:val="00E55CE3"/>
    <w:rsid w:val="00E55D43"/>
    <w:rsid w:val="00E56651"/>
    <w:rsid w:val="00E5668C"/>
    <w:rsid w:val="00E569D2"/>
    <w:rsid w:val="00E56DCF"/>
    <w:rsid w:val="00E56E33"/>
    <w:rsid w:val="00E57C9A"/>
    <w:rsid w:val="00E57D78"/>
    <w:rsid w:val="00E57D84"/>
    <w:rsid w:val="00E60380"/>
    <w:rsid w:val="00E60451"/>
    <w:rsid w:val="00E6096B"/>
    <w:rsid w:val="00E60CDD"/>
    <w:rsid w:val="00E610A2"/>
    <w:rsid w:val="00E61256"/>
    <w:rsid w:val="00E6160B"/>
    <w:rsid w:val="00E62338"/>
    <w:rsid w:val="00E640AE"/>
    <w:rsid w:val="00E64537"/>
    <w:rsid w:val="00E64CDA"/>
    <w:rsid w:val="00E65565"/>
    <w:rsid w:val="00E662E8"/>
    <w:rsid w:val="00E664A3"/>
    <w:rsid w:val="00E665A2"/>
    <w:rsid w:val="00E66AD6"/>
    <w:rsid w:val="00E67040"/>
    <w:rsid w:val="00E6790C"/>
    <w:rsid w:val="00E67E66"/>
    <w:rsid w:val="00E70B07"/>
    <w:rsid w:val="00E70D44"/>
    <w:rsid w:val="00E71105"/>
    <w:rsid w:val="00E7115E"/>
    <w:rsid w:val="00E7147E"/>
    <w:rsid w:val="00E717D3"/>
    <w:rsid w:val="00E71FEB"/>
    <w:rsid w:val="00E7215F"/>
    <w:rsid w:val="00E724A2"/>
    <w:rsid w:val="00E726CC"/>
    <w:rsid w:val="00E72C3E"/>
    <w:rsid w:val="00E733FB"/>
    <w:rsid w:val="00E73E7F"/>
    <w:rsid w:val="00E7438E"/>
    <w:rsid w:val="00E74718"/>
    <w:rsid w:val="00E7485D"/>
    <w:rsid w:val="00E74BE3"/>
    <w:rsid w:val="00E754D6"/>
    <w:rsid w:val="00E75AD7"/>
    <w:rsid w:val="00E76267"/>
    <w:rsid w:val="00E76760"/>
    <w:rsid w:val="00E7767D"/>
    <w:rsid w:val="00E777B5"/>
    <w:rsid w:val="00E77CA2"/>
    <w:rsid w:val="00E81509"/>
    <w:rsid w:val="00E81552"/>
    <w:rsid w:val="00E81D54"/>
    <w:rsid w:val="00E81F5C"/>
    <w:rsid w:val="00E83430"/>
    <w:rsid w:val="00E8345E"/>
    <w:rsid w:val="00E83501"/>
    <w:rsid w:val="00E83541"/>
    <w:rsid w:val="00E83646"/>
    <w:rsid w:val="00E838F8"/>
    <w:rsid w:val="00E83A3F"/>
    <w:rsid w:val="00E83C40"/>
    <w:rsid w:val="00E83EC5"/>
    <w:rsid w:val="00E84184"/>
    <w:rsid w:val="00E84750"/>
    <w:rsid w:val="00E84B74"/>
    <w:rsid w:val="00E84E5D"/>
    <w:rsid w:val="00E850A8"/>
    <w:rsid w:val="00E85320"/>
    <w:rsid w:val="00E85AA0"/>
    <w:rsid w:val="00E85AEB"/>
    <w:rsid w:val="00E85C5B"/>
    <w:rsid w:val="00E85D81"/>
    <w:rsid w:val="00E861E0"/>
    <w:rsid w:val="00E86471"/>
    <w:rsid w:val="00E864E5"/>
    <w:rsid w:val="00E86C56"/>
    <w:rsid w:val="00E86CEE"/>
    <w:rsid w:val="00E878B3"/>
    <w:rsid w:val="00E87A2A"/>
    <w:rsid w:val="00E87CA2"/>
    <w:rsid w:val="00E909DC"/>
    <w:rsid w:val="00E90A44"/>
    <w:rsid w:val="00E917FC"/>
    <w:rsid w:val="00E91869"/>
    <w:rsid w:val="00E92020"/>
    <w:rsid w:val="00E923F7"/>
    <w:rsid w:val="00E924B1"/>
    <w:rsid w:val="00E92A2C"/>
    <w:rsid w:val="00E94230"/>
    <w:rsid w:val="00E94AC7"/>
    <w:rsid w:val="00E94DE4"/>
    <w:rsid w:val="00E94F07"/>
    <w:rsid w:val="00E95315"/>
    <w:rsid w:val="00E956DA"/>
    <w:rsid w:val="00E95A38"/>
    <w:rsid w:val="00E95AC1"/>
    <w:rsid w:val="00EA0125"/>
    <w:rsid w:val="00EA03BA"/>
    <w:rsid w:val="00EA0B2B"/>
    <w:rsid w:val="00EA0E3C"/>
    <w:rsid w:val="00EA0F73"/>
    <w:rsid w:val="00EA1432"/>
    <w:rsid w:val="00EA1D39"/>
    <w:rsid w:val="00EA2250"/>
    <w:rsid w:val="00EA2B40"/>
    <w:rsid w:val="00EA2C63"/>
    <w:rsid w:val="00EA2F3D"/>
    <w:rsid w:val="00EA3611"/>
    <w:rsid w:val="00EA36B3"/>
    <w:rsid w:val="00EA3A3A"/>
    <w:rsid w:val="00EA3B53"/>
    <w:rsid w:val="00EA3F24"/>
    <w:rsid w:val="00EA42D1"/>
    <w:rsid w:val="00EA4368"/>
    <w:rsid w:val="00EA4FEE"/>
    <w:rsid w:val="00EA54BC"/>
    <w:rsid w:val="00EA6F95"/>
    <w:rsid w:val="00EA75E3"/>
    <w:rsid w:val="00EB0242"/>
    <w:rsid w:val="00EB03D5"/>
    <w:rsid w:val="00EB078A"/>
    <w:rsid w:val="00EB0D78"/>
    <w:rsid w:val="00EB0E7D"/>
    <w:rsid w:val="00EB10F0"/>
    <w:rsid w:val="00EB2730"/>
    <w:rsid w:val="00EB2D36"/>
    <w:rsid w:val="00EB325F"/>
    <w:rsid w:val="00EB3380"/>
    <w:rsid w:val="00EB3542"/>
    <w:rsid w:val="00EB35A4"/>
    <w:rsid w:val="00EB3856"/>
    <w:rsid w:val="00EB3F48"/>
    <w:rsid w:val="00EB3F7D"/>
    <w:rsid w:val="00EB44F4"/>
    <w:rsid w:val="00EB4505"/>
    <w:rsid w:val="00EB473C"/>
    <w:rsid w:val="00EB4968"/>
    <w:rsid w:val="00EB57EE"/>
    <w:rsid w:val="00EB5FA9"/>
    <w:rsid w:val="00EB616D"/>
    <w:rsid w:val="00EB6453"/>
    <w:rsid w:val="00EB6C55"/>
    <w:rsid w:val="00EB7AB6"/>
    <w:rsid w:val="00EC0139"/>
    <w:rsid w:val="00EC07B0"/>
    <w:rsid w:val="00EC0A90"/>
    <w:rsid w:val="00EC10B4"/>
    <w:rsid w:val="00EC1332"/>
    <w:rsid w:val="00EC1452"/>
    <w:rsid w:val="00EC14A7"/>
    <w:rsid w:val="00EC15CC"/>
    <w:rsid w:val="00EC17B2"/>
    <w:rsid w:val="00EC1846"/>
    <w:rsid w:val="00EC1B4E"/>
    <w:rsid w:val="00EC257F"/>
    <w:rsid w:val="00EC26E2"/>
    <w:rsid w:val="00EC282E"/>
    <w:rsid w:val="00EC28FF"/>
    <w:rsid w:val="00EC2D8A"/>
    <w:rsid w:val="00EC3447"/>
    <w:rsid w:val="00EC3D58"/>
    <w:rsid w:val="00EC416F"/>
    <w:rsid w:val="00EC41FA"/>
    <w:rsid w:val="00EC6018"/>
    <w:rsid w:val="00EC6972"/>
    <w:rsid w:val="00EC69BC"/>
    <w:rsid w:val="00EC7498"/>
    <w:rsid w:val="00EC765C"/>
    <w:rsid w:val="00EC7A61"/>
    <w:rsid w:val="00EC7BDC"/>
    <w:rsid w:val="00ED0541"/>
    <w:rsid w:val="00ED0B99"/>
    <w:rsid w:val="00ED0DFB"/>
    <w:rsid w:val="00ED0F12"/>
    <w:rsid w:val="00ED12F9"/>
    <w:rsid w:val="00ED1632"/>
    <w:rsid w:val="00ED1641"/>
    <w:rsid w:val="00ED1AE7"/>
    <w:rsid w:val="00ED1C18"/>
    <w:rsid w:val="00ED218B"/>
    <w:rsid w:val="00ED25ED"/>
    <w:rsid w:val="00ED2C0D"/>
    <w:rsid w:val="00ED3604"/>
    <w:rsid w:val="00ED37AF"/>
    <w:rsid w:val="00ED3963"/>
    <w:rsid w:val="00ED4735"/>
    <w:rsid w:val="00ED4B10"/>
    <w:rsid w:val="00ED5646"/>
    <w:rsid w:val="00ED5D35"/>
    <w:rsid w:val="00ED6048"/>
    <w:rsid w:val="00ED615A"/>
    <w:rsid w:val="00ED65D3"/>
    <w:rsid w:val="00ED7234"/>
    <w:rsid w:val="00ED7270"/>
    <w:rsid w:val="00ED73BF"/>
    <w:rsid w:val="00ED7AF6"/>
    <w:rsid w:val="00EE01DB"/>
    <w:rsid w:val="00EE1673"/>
    <w:rsid w:val="00EE1C05"/>
    <w:rsid w:val="00EE2289"/>
    <w:rsid w:val="00EE292D"/>
    <w:rsid w:val="00EE2C49"/>
    <w:rsid w:val="00EE2F58"/>
    <w:rsid w:val="00EE3F4D"/>
    <w:rsid w:val="00EE4799"/>
    <w:rsid w:val="00EE4A24"/>
    <w:rsid w:val="00EE4E63"/>
    <w:rsid w:val="00EE54C7"/>
    <w:rsid w:val="00EE5696"/>
    <w:rsid w:val="00EE57BD"/>
    <w:rsid w:val="00EE57FD"/>
    <w:rsid w:val="00EE66D1"/>
    <w:rsid w:val="00EE6813"/>
    <w:rsid w:val="00EE6DE3"/>
    <w:rsid w:val="00EE7729"/>
    <w:rsid w:val="00EE7BDD"/>
    <w:rsid w:val="00EF01CB"/>
    <w:rsid w:val="00EF01DC"/>
    <w:rsid w:val="00EF038F"/>
    <w:rsid w:val="00EF0502"/>
    <w:rsid w:val="00EF09C1"/>
    <w:rsid w:val="00EF1147"/>
    <w:rsid w:val="00EF1CAD"/>
    <w:rsid w:val="00EF2CCD"/>
    <w:rsid w:val="00EF2CFB"/>
    <w:rsid w:val="00EF2E8C"/>
    <w:rsid w:val="00EF32DF"/>
    <w:rsid w:val="00EF38C0"/>
    <w:rsid w:val="00EF391F"/>
    <w:rsid w:val="00EF3DC7"/>
    <w:rsid w:val="00EF3FE4"/>
    <w:rsid w:val="00EF411C"/>
    <w:rsid w:val="00EF41AA"/>
    <w:rsid w:val="00EF437E"/>
    <w:rsid w:val="00EF4763"/>
    <w:rsid w:val="00EF47DE"/>
    <w:rsid w:val="00EF4A2D"/>
    <w:rsid w:val="00EF4F1D"/>
    <w:rsid w:val="00EF4FD6"/>
    <w:rsid w:val="00EF54ED"/>
    <w:rsid w:val="00EF5646"/>
    <w:rsid w:val="00EF5AD7"/>
    <w:rsid w:val="00EF5EEC"/>
    <w:rsid w:val="00EF60BE"/>
    <w:rsid w:val="00EF694D"/>
    <w:rsid w:val="00EF7074"/>
    <w:rsid w:val="00EF75DD"/>
    <w:rsid w:val="00EF792B"/>
    <w:rsid w:val="00EF7DF0"/>
    <w:rsid w:val="00F00CD3"/>
    <w:rsid w:val="00F01702"/>
    <w:rsid w:val="00F01AB9"/>
    <w:rsid w:val="00F01E7F"/>
    <w:rsid w:val="00F0340C"/>
    <w:rsid w:val="00F04528"/>
    <w:rsid w:val="00F04911"/>
    <w:rsid w:val="00F04EEE"/>
    <w:rsid w:val="00F05848"/>
    <w:rsid w:val="00F0615D"/>
    <w:rsid w:val="00F064EF"/>
    <w:rsid w:val="00F07295"/>
    <w:rsid w:val="00F0781A"/>
    <w:rsid w:val="00F07E7E"/>
    <w:rsid w:val="00F07F86"/>
    <w:rsid w:val="00F1030E"/>
    <w:rsid w:val="00F1119C"/>
    <w:rsid w:val="00F1119E"/>
    <w:rsid w:val="00F113C4"/>
    <w:rsid w:val="00F11952"/>
    <w:rsid w:val="00F119B3"/>
    <w:rsid w:val="00F11E68"/>
    <w:rsid w:val="00F125BA"/>
    <w:rsid w:val="00F127CC"/>
    <w:rsid w:val="00F12B7B"/>
    <w:rsid w:val="00F1389A"/>
    <w:rsid w:val="00F14583"/>
    <w:rsid w:val="00F147CD"/>
    <w:rsid w:val="00F14D58"/>
    <w:rsid w:val="00F150E5"/>
    <w:rsid w:val="00F16637"/>
    <w:rsid w:val="00F17A70"/>
    <w:rsid w:val="00F202FF"/>
    <w:rsid w:val="00F204DC"/>
    <w:rsid w:val="00F20501"/>
    <w:rsid w:val="00F205B6"/>
    <w:rsid w:val="00F20965"/>
    <w:rsid w:val="00F20B17"/>
    <w:rsid w:val="00F20F88"/>
    <w:rsid w:val="00F21D3B"/>
    <w:rsid w:val="00F22365"/>
    <w:rsid w:val="00F22B5E"/>
    <w:rsid w:val="00F22F43"/>
    <w:rsid w:val="00F23BEF"/>
    <w:rsid w:val="00F24AC2"/>
    <w:rsid w:val="00F2507C"/>
    <w:rsid w:val="00F251A5"/>
    <w:rsid w:val="00F2593F"/>
    <w:rsid w:val="00F25B83"/>
    <w:rsid w:val="00F264AC"/>
    <w:rsid w:val="00F265AF"/>
    <w:rsid w:val="00F2661B"/>
    <w:rsid w:val="00F26E3B"/>
    <w:rsid w:val="00F27234"/>
    <w:rsid w:val="00F278E7"/>
    <w:rsid w:val="00F27A43"/>
    <w:rsid w:val="00F27DC7"/>
    <w:rsid w:val="00F3052C"/>
    <w:rsid w:val="00F3072C"/>
    <w:rsid w:val="00F3106C"/>
    <w:rsid w:val="00F31408"/>
    <w:rsid w:val="00F3171C"/>
    <w:rsid w:val="00F31A93"/>
    <w:rsid w:val="00F31BBA"/>
    <w:rsid w:val="00F31C5C"/>
    <w:rsid w:val="00F32BA1"/>
    <w:rsid w:val="00F3335E"/>
    <w:rsid w:val="00F33425"/>
    <w:rsid w:val="00F33588"/>
    <w:rsid w:val="00F33AAE"/>
    <w:rsid w:val="00F34BA6"/>
    <w:rsid w:val="00F34BC8"/>
    <w:rsid w:val="00F34E62"/>
    <w:rsid w:val="00F35146"/>
    <w:rsid w:val="00F353C8"/>
    <w:rsid w:val="00F35C7B"/>
    <w:rsid w:val="00F35C8B"/>
    <w:rsid w:val="00F41244"/>
    <w:rsid w:val="00F42DE4"/>
    <w:rsid w:val="00F43135"/>
    <w:rsid w:val="00F43508"/>
    <w:rsid w:val="00F43AFE"/>
    <w:rsid w:val="00F44B8D"/>
    <w:rsid w:val="00F44F50"/>
    <w:rsid w:val="00F453F6"/>
    <w:rsid w:val="00F456CA"/>
    <w:rsid w:val="00F456D4"/>
    <w:rsid w:val="00F457EF"/>
    <w:rsid w:val="00F4594E"/>
    <w:rsid w:val="00F45A36"/>
    <w:rsid w:val="00F46A36"/>
    <w:rsid w:val="00F47042"/>
    <w:rsid w:val="00F47234"/>
    <w:rsid w:val="00F472BD"/>
    <w:rsid w:val="00F47452"/>
    <w:rsid w:val="00F47501"/>
    <w:rsid w:val="00F47E1C"/>
    <w:rsid w:val="00F47E83"/>
    <w:rsid w:val="00F50453"/>
    <w:rsid w:val="00F50D11"/>
    <w:rsid w:val="00F50D6A"/>
    <w:rsid w:val="00F50FCE"/>
    <w:rsid w:val="00F51F43"/>
    <w:rsid w:val="00F522C0"/>
    <w:rsid w:val="00F52548"/>
    <w:rsid w:val="00F526C2"/>
    <w:rsid w:val="00F52968"/>
    <w:rsid w:val="00F52D68"/>
    <w:rsid w:val="00F531E1"/>
    <w:rsid w:val="00F53676"/>
    <w:rsid w:val="00F53D9B"/>
    <w:rsid w:val="00F54908"/>
    <w:rsid w:val="00F553D9"/>
    <w:rsid w:val="00F55598"/>
    <w:rsid w:val="00F556BA"/>
    <w:rsid w:val="00F55DF6"/>
    <w:rsid w:val="00F56749"/>
    <w:rsid w:val="00F57518"/>
    <w:rsid w:val="00F60A83"/>
    <w:rsid w:val="00F61213"/>
    <w:rsid w:val="00F612C4"/>
    <w:rsid w:val="00F61CD6"/>
    <w:rsid w:val="00F61DDE"/>
    <w:rsid w:val="00F61DEA"/>
    <w:rsid w:val="00F62461"/>
    <w:rsid w:val="00F62587"/>
    <w:rsid w:val="00F6292C"/>
    <w:rsid w:val="00F62B1D"/>
    <w:rsid w:val="00F62B24"/>
    <w:rsid w:val="00F63251"/>
    <w:rsid w:val="00F637F0"/>
    <w:rsid w:val="00F63B6C"/>
    <w:rsid w:val="00F63BFA"/>
    <w:rsid w:val="00F63E41"/>
    <w:rsid w:val="00F63F5C"/>
    <w:rsid w:val="00F648FD"/>
    <w:rsid w:val="00F660D0"/>
    <w:rsid w:val="00F66B50"/>
    <w:rsid w:val="00F676D0"/>
    <w:rsid w:val="00F67B55"/>
    <w:rsid w:val="00F67CBD"/>
    <w:rsid w:val="00F70B11"/>
    <w:rsid w:val="00F70B42"/>
    <w:rsid w:val="00F70DE7"/>
    <w:rsid w:val="00F70E3D"/>
    <w:rsid w:val="00F70E9F"/>
    <w:rsid w:val="00F70F33"/>
    <w:rsid w:val="00F71640"/>
    <w:rsid w:val="00F719C0"/>
    <w:rsid w:val="00F7238E"/>
    <w:rsid w:val="00F727CF"/>
    <w:rsid w:val="00F72ABE"/>
    <w:rsid w:val="00F739DE"/>
    <w:rsid w:val="00F744FB"/>
    <w:rsid w:val="00F74938"/>
    <w:rsid w:val="00F7607C"/>
    <w:rsid w:val="00F7664A"/>
    <w:rsid w:val="00F77080"/>
    <w:rsid w:val="00F771AB"/>
    <w:rsid w:val="00F774CF"/>
    <w:rsid w:val="00F775CE"/>
    <w:rsid w:val="00F77916"/>
    <w:rsid w:val="00F8016E"/>
    <w:rsid w:val="00F80878"/>
    <w:rsid w:val="00F80D72"/>
    <w:rsid w:val="00F812E8"/>
    <w:rsid w:val="00F81445"/>
    <w:rsid w:val="00F81B2C"/>
    <w:rsid w:val="00F81B91"/>
    <w:rsid w:val="00F81C1F"/>
    <w:rsid w:val="00F81E87"/>
    <w:rsid w:val="00F82038"/>
    <w:rsid w:val="00F8216E"/>
    <w:rsid w:val="00F82318"/>
    <w:rsid w:val="00F82335"/>
    <w:rsid w:val="00F8265A"/>
    <w:rsid w:val="00F82857"/>
    <w:rsid w:val="00F82B41"/>
    <w:rsid w:val="00F82C19"/>
    <w:rsid w:val="00F82D3A"/>
    <w:rsid w:val="00F82DDC"/>
    <w:rsid w:val="00F8313D"/>
    <w:rsid w:val="00F83383"/>
    <w:rsid w:val="00F8447D"/>
    <w:rsid w:val="00F846A3"/>
    <w:rsid w:val="00F84D42"/>
    <w:rsid w:val="00F85F76"/>
    <w:rsid w:val="00F86168"/>
    <w:rsid w:val="00F86287"/>
    <w:rsid w:val="00F86E03"/>
    <w:rsid w:val="00F9083F"/>
    <w:rsid w:val="00F90D97"/>
    <w:rsid w:val="00F913E5"/>
    <w:rsid w:val="00F9166B"/>
    <w:rsid w:val="00F92097"/>
    <w:rsid w:val="00F920F8"/>
    <w:rsid w:val="00F9221A"/>
    <w:rsid w:val="00F94A5C"/>
    <w:rsid w:val="00F9632A"/>
    <w:rsid w:val="00F963B0"/>
    <w:rsid w:val="00F96601"/>
    <w:rsid w:val="00F96623"/>
    <w:rsid w:val="00F96B3D"/>
    <w:rsid w:val="00F96EB5"/>
    <w:rsid w:val="00F97290"/>
    <w:rsid w:val="00F97C32"/>
    <w:rsid w:val="00FA0458"/>
    <w:rsid w:val="00FA1A86"/>
    <w:rsid w:val="00FA1DF6"/>
    <w:rsid w:val="00FA1E4B"/>
    <w:rsid w:val="00FA2B01"/>
    <w:rsid w:val="00FA3881"/>
    <w:rsid w:val="00FA38F4"/>
    <w:rsid w:val="00FA3CB0"/>
    <w:rsid w:val="00FA4822"/>
    <w:rsid w:val="00FA4A44"/>
    <w:rsid w:val="00FA4ACF"/>
    <w:rsid w:val="00FA4D94"/>
    <w:rsid w:val="00FA50BD"/>
    <w:rsid w:val="00FA51CB"/>
    <w:rsid w:val="00FA5414"/>
    <w:rsid w:val="00FA5E89"/>
    <w:rsid w:val="00FA65D6"/>
    <w:rsid w:val="00FA6788"/>
    <w:rsid w:val="00FA7B03"/>
    <w:rsid w:val="00FB062E"/>
    <w:rsid w:val="00FB0E39"/>
    <w:rsid w:val="00FB0E90"/>
    <w:rsid w:val="00FB197C"/>
    <w:rsid w:val="00FB19E1"/>
    <w:rsid w:val="00FB1C4B"/>
    <w:rsid w:val="00FB1DFB"/>
    <w:rsid w:val="00FB1E51"/>
    <w:rsid w:val="00FB23E7"/>
    <w:rsid w:val="00FB2416"/>
    <w:rsid w:val="00FB2984"/>
    <w:rsid w:val="00FB2C6D"/>
    <w:rsid w:val="00FB2FBB"/>
    <w:rsid w:val="00FB371C"/>
    <w:rsid w:val="00FB37A6"/>
    <w:rsid w:val="00FB39FB"/>
    <w:rsid w:val="00FB3B24"/>
    <w:rsid w:val="00FB3D2F"/>
    <w:rsid w:val="00FB5719"/>
    <w:rsid w:val="00FB5F76"/>
    <w:rsid w:val="00FB6067"/>
    <w:rsid w:val="00FB6593"/>
    <w:rsid w:val="00FB67FD"/>
    <w:rsid w:val="00FB69A9"/>
    <w:rsid w:val="00FB7006"/>
    <w:rsid w:val="00FB7E77"/>
    <w:rsid w:val="00FC09BC"/>
    <w:rsid w:val="00FC0CFB"/>
    <w:rsid w:val="00FC0E56"/>
    <w:rsid w:val="00FC1335"/>
    <w:rsid w:val="00FC18BA"/>
    <w:rsid w:val="00FC1C6C"/>
    <w:rsid w:val="00FC1CA4"/>
    <w:rsid w:val="00FC330D"/>
    <w:rsid w:val="00FC3E69"/>
    <w:rsid w:val="00FC460A"/>
    <w:rsid w:val="00FC4D8B"/>
    <w:rsid w:val="00FC52EB"/>
    <w:rsid w:val="00FC5652"/>
    <w:rsid w:val="00FC567F"/>
    <w:rsid w:val="00FC5735"/>
    <w:rsid w:val="00FC5AA7"/>
    <w:rsid w:val="00FC6239"/>
    <w:rsid w:val="00FC629B"/>
    <w:rsid w:val="00FC6531"/>
    <w:rsid w:val="00FC6B09"/>
    <w:rsid w:val="00FC76D0"/>
    <w:rsid w:val="00FD0E15"/>
    <w:rsid w:val="00FD17B2"/>
    <w:rsid w:val="00FD1B4A"/>
    <w:rsid w:val="00FD28BE"/>
    <w:rsid w:val="00FD2A40"/>
    <w:rsid w:val="00FD2A9D"/>
    <w:rsid w:val="00FD324A"/>
    <w:rsid w:val="00FD32F7"/>
    <w:rsid w:val="00FD3690"/>
    <w:rsid w:val="00FD3A9D"/>
    <w:rsid w:val="00FD4D89"/>
    <w:rsid w:val="00FD58B1"/>
    <w:rsid w:val="00FD63C5"/>
    <w:rsid w:val="00FD666B"/>
    <w:rsid w:val="00FD6895"/>
    <w:rsid w:val="00FD7511"/>
    <w:rsid w:val="00FE06D4"/>
    <w:rsid w:val="00FE071B"/>
    <w:rsid w:val="00FE07E9"/>
    <w:rsid w:val="00FE1680"/>
    <w:rsid w:val="00FE198C"/>
    <w:rsid w:val="00FE1B17"/>
    <w:rsid w:val="00FE23CD"/>
    <w:rsid w:val="00FE2703"/>
    <w:rsid w:val="00FE280C"/>
    <w:rsid w:val="00FE28F3"/>
    <w:rsid w:val="00FE29AB"/>
    <w:rsid w:val="00FE2AD8"/>
    <w:rsid w:val="00FE2F7E"/>
    <w:rsid w:val="00FE3113"/>
    <w:rsid w:val="00FE311F"/>
    <w:rsid w:val="00FE513D"/>
    <w:rsid w:val="00FE6013"/>
    <w:rsid w:val="00FE62D2"/>
    <w:rsid w:val="00FE6460"/>
    <w:rsid w:val="00FE675F"/>
    <w:rsid w:val="00FE67B5"/>
    <w:rsid w:val="00FE736E"/>
    <w:rsid w:val="00FE77D2"/>
    <w:rsid w:val="00FF0E02"/>
    <w:rsid w:val="00FF14C9"/>
    <w:rsid w:val="00FF1E53"/>
    <w:rsid w:val="00FF1F55"/>
    <w:rsid w:val="00FF21E6"/>
    <w:rsid w:val="00FF2623"/>
    <w:rsid w:val="00FF268A"/>
    <w:rsid w:val="00FF3389"/>
    <w:rsid w:val="00FF40E5"/>
    <w:rsid w:val="00FF4109"/>
    <w:rsid w:val="00FF4688"/>
    <w:rsid w:val="00FF624A"/>
    <w:rsid w:val="00FF6832"/>
    <w:rsid w:val="00FF6C19"/>
    <w:rsid w:val="00FF7070"/>
    <w:rsid w:val="00FF7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1E769"/>
  <w15:chartTrackingRefBased/>
  <w15:docId w15:val="{0426BAFE-B221-4E1B-A8A9-46DFE85D1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E33"/>
    <w:rPr>
      <w:lang w:val="en-GB"/>
    </w:rPr>
  </w:style>
  <w:style w:type="paragraph" w:styleId="Heading1">
    <w:name w:val="heading 1"/>
    <w:basedOn w:val="Normal"/>
    <w:next w:val="Normal"/>
    <w:link w:val="Heading1Char"/>
    <w:uiPriority w:val="9"/>
    <w:qFormat/>
    <w:rsid w:val="00CE4018"/>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4018"/>
    <w:pPr>
      <w:keepNext/>
      <w:keepLines/>
      <w:numPr>
        <w:ilvl w:val="1"/>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4018"/>
    <w:pPr>
      <w:keepNext/>
      <w:keepLines/>
      <w:numPr>
        <w:ilvl w:val="2"/>
        <w:numId w:val="1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4018"/>
    <w:pPr>
      <w:keepNext/>
      <w:keepLines/>
      <w:numPr>
        <w:ilvl w:val="3"/>
        <w:numId w:val="1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018"/>
    <w:pPr>
      <w:keepNext/>
      <w:keepLines/>
      <w:numPr>
        <w:ilvl w:val="4"/>
        <w:numId w:val="1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018"/>
    <w:pPr>
      <w:keepNext/>
      <w:keepLines/>
      <w:numPr>
        <w:ilvl w:val="5"/>
        <w:numId w:val="1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018"/>
    <w:pPr>
      <w:keepNext/>
      <w:keepLines/>
      <w:numPr>
        <w:ilvl w:val="6"/>
        <w:numId w:val="1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018"/>
    <w:pPr>
      <w:keepNext/>
      <w:keepLines/>
      <w:numPr>
        <w:ilvl w:val="7"/>
        <w:numId w:val="1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018"/>
    <w:pPr>
      <w:keepNext/>
      <w:keepLines/>
      <w:numPr>
        <w:ilvl w:val="8"/>
        <w:numId w:val="1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1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CE401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CE401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CE401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E401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E401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E401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E401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E401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E4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01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E4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01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E4018"/>
    <w:pPr>
      <w:spacing w:before="160"/>
      <w:jc w:val="center"/>
    </w:pPr>
    <w:rPr>
      <w:i/>
      <w:iCs/>
      <w:color w:val="404040" w:themeColor="text1" w:themeTint="BF"/>
    </w:rPr>
  </w:style>
  <w:style w:type="character" w:customStyle="1" w:styleId="QuoteChar">
    <w:name w:val="Quote Char"/>
    <w:basedOn w:val="DefaultParagraphFont"/>
    <w:link w:val="Quote"/>
    <w:uiPriority w:val="29"/>
    <w:rsid w:val="00CE4018"/>
    <w:rPr>
      <w:i/>
      <w:iCs/>
      <w:color w:val="404040" w:themeColor="text1" w:themeTint="BF"/>
      <w:lang w:val="en-GB"/>
    </w:rPr>
  </w:style>
  <w:style w:type="paragraph" w:styleId="ListParagraph">
    <w:name w:val="List Paragraph"/>
    <w:basedOn w:val="Normal"/>
    <w:uiPriority w:val="34"/>
    <w:qFormat/>
    <w:rsid w:val="00CE4018"/>
    <w:pPr>
      <w:ind w:left="720"/>
      <w:contextualSpacing/>
    </w:pPr>
  </w:style>
  <w:style w:type="character" w:styleId="IntenseEmphasis">
    <w:name w:val="Intense Emphasis"/>
    <w:basedOn w:val="DefaultParagraphFont"/>
    <w:uiPriority w:val="21"/>
    <w:qFormat/>
    <w:rsid w:val="00CE4018"/>
    <w:rPr>
      <w:i/>
      <w:iCs/>
      <w:color w:val="0F4761" w:themeColor="accent1" w:themeShade="BF"/>
    </w:rPr>
  </w:style>
  <w:style w:type="paragraph" w:styleId="IntenseQuote">
    <w:name w:val="Intense Quote"/>
    <w:basedOn w:val="Normal"/>
    <w:next w:val="Normal"/>
    <w:link w:val="IntenseQuoteChar"/>
    <w:uiPriority w:val="30"/>
    <w:qFormat/>
    <w:rsid w:val="00CE4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018"/>
    <w:rPr>
      <w:i/>
      <w:iCs/>
      <w:color w:val="0F4761" w:themeColor="accent1" w:themeShade="BF"/>
      <w:lang w:val="en-GB"/>
    </w:rPr>
  </w:style>
  <w:style w:type="character" w:styleId="IntenseReference">
    <w:name w:val="Intense Reference"/>
    <w:basedOn w:val="DefaultParagraphFont"/>
    <w:uiPriority w:val="32"/>
    <w:qFormat/>
    <w:rsid w:val="00CE4018"/>
    <w:rPr>
      <w:b/>
      <w:bCs/>
      <w:smallCaps/>
      <w:color w:val="0F4761" w:themeColor="accent1" w:themeShade="BF"/>
      <w:spacing w:val="5"/>
    </w:rPr>
  </w:style>
  <w:style w:type="character" w:styleId="Hyperlink">
    <w:name w:val="Hyperlink"/>
    <w:basedOn w:val="DefaultParagraphFont"/>
    <w:uiPriority w:val="99"/>
    <w:unhideWhenUsed/>
    <w:rsid w:val="008E75F4"/>
    <w:rPr>
      <w:color w:val="467886" w:themeColor="hyperlink"/>
      <w:u w:val="single"/>
    </w:rPr>
  </w:style>
  <w:style w:type="character" w:styleId="UnresolvedMention">
    <w:name w:val="Unresolved Mention"/>
    <w:basedOn w:val="DefaultParagraphFont"/>
    <w:uiPriority w:val="99"/>
    <w:semiHidden/>
    <w:unhideWhenUsed/>
    <w:rsid w:val="008E75F4"/>
    <w:rPr>
      <w:color w:val="605E5C"/>
      <w:shd w:val="clear" w:color="auto" w:fill="E1DFDD"/>
    </w:rPr>
  </w:style>
  <w:style w:type="table" w:styleId="TableGrid">
    <w:name w:val="Table Grid"/>
    <w:basedOn w:val="TableNormal"/>
    <w:uiPriority w:val="39"/>
    <w:rsid w:val="00984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3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8EA"/>
    <w:rPr>
      <w:lang w:val="en-GB"/>
    </w:rPr>
  </w:style>
  <w:style w:type="paragraph" w:styleId="Footer">
    <w:name w:val="footer"/>
    <w:basedOn w:val="Normal"/>
    <w:link w:val="FooterChar"/>
    <w:uiPriority w:val="99"/>
    <w:unhideWhenUsed/>
    <w:rsid w:val="00DA3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8EA"/>
    <w:rPr>
      <w:lang w:val="en-GB"/>
    </w:rPr>
  </w:style>
  <w:style w:type="character" w:styleId="PlaceholderText">
    <w:name w:val="Placeholder Text"/>
    <w:basedOn w:val="DefaultParagraphFont"/>
    <w:uiPriority w:val="99"/>
    <w:semiHidden/>
    <w:rsid w:val="00233016"/>
    <w:rPr>
      <w:color w:val="666666"/>
    </w:rPr>
  </w:style>
  <w:style w:type="paragraph" w:styleId="Revision">
    <w:name w:val="Revision"/>
    <w:hidden/>
    <w:uiPriority w:val="99"/>
    <w:semiHidden/>
    <w:rsid w:val="0092208B"/>
    <w:pPr>
      <w:spacing w:after="0" w:line="240" w:lineRule="auto"/>
    </w:pPr>
    <w:rPr>
      <w:lang w:val="en-GB"/>
    </w:rPr>
  </w:style>
  <w:style w:type="character" w:styleId="CommentReference">
    <w:name w:val="annotation reference"/>
    <w:basedOn w:val="DefaultParagraphFont"/>
    <w:uiPriority w:val="99"/>
    <w:semiHidden/>
    <w:unhideWhenUsed/>
    <w:rsid w:val="0092208B"/>
    <w:rPr>
      <w:sz w:val="16"/>
      <w:szCs w:val="16"/>
    </w:rPr>
  </w:style>
  <w:style w:type="paragraph" w:styleId="CommentText">
    <w:name w:val="annotation text"/>
    <w:basedOn w:val="Normal"/>
    <w:link w:val="CommentTextChar"/>
    <w:uiPriority w:val="99"/>
    <w:unhideWhenUsed/>
    <w:rsid w:val="0092208B"/>
    <w:pPr>
      <w:spacing w:line="240" w:lineRule="auto"/>
    </w:pPr>
    <w:rPr>
      <w:sz w:val="20"/>
      <w:szCs w:val="20"/>
    </w:rPr>
  </w:style>
  <w:style w:type="character" w:customStyle="1" w:styleId="CommentTextChar">
    <w:name w:val="Comment Text Char"/>
    <w:basedOn w:val="DefaultParagraphFont"/>
    <w:link w:val="CommentText"/>
    <w:uiPriority w:val="99"/>
    <w:rsid w:val="0092208B"/>
    <w:rPr>
      <w:sz w:val="20"/>
      <w:szCs w:val="20"/>
      <w:lang w:val="en-GB"/>
    </w:rPr>
  </w:style>
  <w:style w:type="paragraph" w:styleId="CommentSubject">
    <w:name w:val="annotation subject"/>
    <w:basedOn w:val="CommentText"/>
    <w:next w:val="CommentText"/>
    <w:link w:val="CommentSubjectChar"/>
    <w:uiPriority w:val="99"/>
    <w:semiHidden/>
    <w:unhideWhenUsed/>
    <w:rsid w:val="0092208B"/>
    <w:rPr>
      <w:b/>
      <w:bCs/>
    </w:rPr>
  </w:style>
  <w:style w:type="character" w:customStyle="1" w:styleId="CommentSubjectChar">
    <w:name w:val="Comment Subject Char"/>
    <w:basedOn w:val="CommentTextChar"/>
    <w:link w:val="CommentSubject"/>
    <w:uiPriority w:val="99"/>
    <w:semiHidden/>
    <w:rsid w:val="0092208B"/>
    <w:rPr>
      <w:b/>
      <w:bCs/>
      <w:sz w:val="20"/>
      <w:szCs w:val="20"/>
      <w:lang w:val="en-GB"/>
    </w:rPr>
  </w:style>
  <w:style w:type="paragraph" w:customStyle="1" w:styleId="p1">
    <w:name w:val="p1"/>
    <w:basedOn w:val="Normal"/>
    <w:rsid w:val="00037528"/>
    <w:pPr>
      <w:spacing w:before="100" w:beforeAutospacing="1" w:after="100" w:afterAutospacing="1" w:line="240" w:lineRule="auto"/>
    </w:pPr>
    <w:rPr>
      <w:rFonts w:ascii="Times New Roman" w:eastAsiaTheme="minorEastAsia" w:hAnsi="Times New Roman" w:cs="Times New Roman"/>
      <w:kern w:val="0"/>
      <w:sz w:val="24"/>
      <w:szCs w:val="24"/>
      <w:lang w:val="en-US" w:eastAsia="en-GB"/>
      <w14:ligatures w14:val="none"/>
    </w:rPr>
  </w:style>
  <w:style w:type="character" w:customStyle="1" w:styleId="s1">
    <w:name w:val="s1"/>
    <w:basedOn w:val="DefaultParagraphFont"/>
    <w:rsid w:val="00037528"/>
  </w:style>
  <w:style w:type="paragraph" w:styleId="NormalWeb">
    <w:name w:val="Normal (Web)"/>
    <w:basedOn w:val="Normal"/>
    <w:uiPriority w:val="99"/>
    <w:semiHidden/>
    <w:unhideWhenUsed/>
    <w:rsid w:val="00F125B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915CE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15CE3"/>
    <w:rPr>
      <w:rFonts w:ascii="Times New Roman" w:hAnsi="Times New Roman" w:cs="Times New Roman"/>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84">
      <w:marLeft w:val="640"/>
      <w:marRight w:val="0"/>
      <w:marTop w:val="0"/>
      <w:marBottom w:val="0"/>
      <w:divBdr>
        <w:top w:val="none" w:sz="0" w:space="0" w:color="auto"/>
        <w:left w:val="none" w:sz="0" w:space="0" w:color="auto"/>
        <w:bottom w:val="none" w:sz="0" w:space="0" w:color="auto"/>
        <w:right w:val="none" w:sz="0" w:space="0" w:color="auto"/>
      </w:divBdr>
    </w:div>
    <w:div w:id="744438">
      <w:bodyDiv w:val="1"/>
      <w:marLeft w:val="0"/>
      <w:marRight w:val="0"/>
      <w:marTop w:val="0"/>
      <w:marBottom w:val="0"/>
      <w:divBdr>
        <w:top w:val="none" w:sz="0" w:space="0" w:color="auto"/>
        <w:left w:val="none" w:sz="0" w:space="0" w:color="auto"/>
        <w:bottom w:val="none" w:sz="0" w:space="0" w:color="auto"/>
        <w:right w:val="none" w:sz="0" w:space="0" w:color="auto"/>
      </w:divBdr>
    </w:div>
    <w:div w:id="1326794">
      <w:marLeft w:val="640"/>
      <w:marRight w:val="0"/>
      <w:marTop w:val="0"/>
      <w:marBottom w:val="0"/>
      <w:divBdr>
        <w:top w:val="none" w:sz="0" w:space="0" w:color="auto"/>
        <w:left w:val="none" w:sz="0" w:space="0" w:color="auto"/>
        <w:bottom w:val="none" w:sz="0" w:space="0" w:color="auto"/>
        <w:right w:val="none" w:sz="0" w:space="0" w:color="auto"/>
      </w:divBdr>
    </w:div>
    <w:div w:id="2321460">
      <w:marLeft w:val="640"/>
      <w:marRight w:val="0"/>
      <w:marTop w:val="0"/>
      <w:marBottom w:val="0"/>
      <w:divBdr>
        <w:top w:val="none" w:sz="0" w:space="0" w:color="auto"/>
        <w:left w:val="none" w:sz="0" w:space="0" w:color="auto"/>
        <w:bottom w:val="none" w:sz="0" w:space="0" w:color="auto"/>
        <w:right w:val="none" w:sz="0" w:space="0" w:color="auto"/>
      </w:divBdr>
    </w:div>
    <w:div w:id="2444220">
      <w:marLeft w:val="640"/>
      <w:marRight w:val="0"/>
      <w:marTop w:val="0"/>
      <w:marBottom w:val="0"/>
      <w:divBdr>
        <w:top w:val="none" w:sz="0" w:space="0" w:color="auto"/>
        <w:left w:val="none" w:sz="0" w:space="0" w:color="auto"/>
        <w:bottom w:val="none" w:sz="0" w:space="0" w:color="auto"/>
        <w:right w:val="none" w:sz="0" w:space="0" w:color="auto"/>
      </w:divBdr>
    </w:div>
    <w:div w:id="2555920">
      <w:marLeft w:val="640"/>
      <w:marRight w:val="0"/>
      <w:marTop w:val="0"/>
      <w:marBottom w:val="0"/>
      <w:divBdr>
        <w:top w:val="none" w:sz="0" w:space="0" w:color="auto"/>
        <w:left w:val="none" w:sz="0" w:space="0" w:color="auto"/>
        <w:bottom w:val="none" w:sz="0" w:space="0" w:color="auto"/>
        <w:right w:val="none" w:sz="0" w:space="0" w:color="auto"/>
      </w:divBdr>
    </w:div>
    <w:div w:id="2636663">
      <w:marLeft w:val="640"/>
      <w:marRight w:val="0"/>
      <w:marTop w:val="0"/>
      <w:marBottom w:val="0"/>
      <w:divBdr>
        <w:top w:val="none" w:sz="0" w:space="0" w:color="auto"/>
        <w:left w:val="none" w:sz="0" w:space="0" w:color="auto"/>
        <w:bottom w:val="none" w:sz="0" w:space="0" w:color="auto"/>
        <w:right w:val="none" w:sz="0" w:space="0" w:color="auto"/>
      </w:divBdr>
    </w:div>
    <w:div w:id="2824282">
      <w:marLeft w:val="640"/>
      <w:marRight w:val="0"/>
      <w:marTop w:val="0"/>
      <w:marBottom w:val="0"/>
      <w:divBdr>
        <w:top w:val="none" w:sz="0" w:space="0" w:color="auto"/>
        <w:left w:val="none" w:sz="0" w:space="0" w:color="auto"/>
        <w:bottom w:val="none" w:sz="0" w:space="0" w:color="auto"/>
        <w:right w:val="none" w:sz="0" w:space="0" w:color="auto"/>
      </w:divBdr>
    </w:div>
    <w:div w:id="3018201">
      <w:bodyDiv w:val="1"/>
      <w:marLeft w:val="0"/>
      <w:marRight w:val="0"/>
      <w:marTop w:val="0"/>
      <w:marBottom w:val="0"/>
      <w:divBdr>
        <w:top w:val="none" w:sz="0" w:space="0" w:color="auto"/>
        <w:left w:val="none" w:sz="0" w:space="0" w:color="auto"/>
        <w:bottom w:val="none" w:sz="0" w:space="0" w:color="auto"/>
        <w:right w:val="none" w:sz="0" w:space="0" w:color="auto"/>
      </w:divBdr>
    </w:div>
    <w:div w:id="3633657">
      <w:marLeft w:val="480"/>
      <w:marRight w:val="0"/>
      <w:marTop w:val="0"/>
      <w:marBottom w:val="0"/>
      <w:divBdr>
        <w:top w:val="none" w:sz="0" w:space="0" w:color="auto"/>
        <w:left w:val="none" w:sz="0" w:space="0" w:color="auto"/>
        <w:bottom w:val="none" w:sz="0" w:space="0" w:color="auto"/>
        <w:right w:val="none" w:sz="0" w:space="0" w:color="auto"/>
      </w:divBdr>
    </w:div>
    <w:div w:id="3751701">
      <w:marLeft w:val="640"/>
      <w:marRight w:val="0"/>
      <w:marTop w:val="0"/>
      <w:marBottom w:val="0"/>
      <w:divBdr>
        <w:top w:val="none" w:sz="0" w:space="0" w:color="auto"/>
        <w:left w:val="none" w:sz="0" w:space="0" w:color="auto"/>
        <w:bottom w:val="none" w:sz="0" w:space="0" w:color="auto"/>
        <w:right w:val="none" w:sz="0" w:space="0" w:color="auto"/>
      </w:divBdr>
    </w:div>
    <w:div w:id="4209301">
      <w:marLeft w:val="640"/>
      <w:marRight w:val="0"/>
      <w:marTop w:val="0"/>
      <w:marBottom w:val="0"/>
      <w:divBdr>
        <w:top w:val="none" w:sz="0" w:space="0" w:color="auto"/>
        <w:left w:val="none" w:sz="0" w:space="0" w:color="auto"/>
        <w:bottom w:val="none" w:sz="0" w:space="0" w:color="auto"/>
        <w:right w:val="none" w:sz="0" w:space="0" w:color="auto"/>
      </w:divBdr>
    </w:div>
    <w:div w:id="4983937">
      <w:bodyDiv w:val="1"/>
      <w:marLeft w:val="0"/>
      <w:marRight w:val="0"/>
      <w:marTop w:val="0"/>
      <w:marBottom w:val="0"/>
      <w:divBdr>
        <w:top w:val="none" w:sz="0" w:space="0" w:color="auto"/>
        <w:left w:val="none" w:sz="0" w:space="0" w:color="auto"/>
        <w:bottom w:val="none" w:sz="0" w:space="0" w:color="auto"/>
        <w:right w:val="none" w:sz="0" w:space="0" w:color="auto"/>
      </w:divBdr>
    </w:div>
    <w:div w:id="5064987">
      <w:marLeft w:val="640"/>
      <w:marRight w:val="0"/>
      <w:marTop w:val="0"/>
      <w:marBottom w:val="0"/>
      <w:divBdr>
        <w:top w:val="none" w:sz="0" w:space="0" w:color="auto"/>
        <w:left w:val="none" w:sz="0" w:space="0" w:color="auto"/>
        <w:bottom w:val="none" w:sz="0" w:space="0" w:color="auto"/>
        <w:right w:val="none" w:sz="0" w:space="0" w:color="auto"/>
      </w:divBdr>
    </w:div>
    <w:div w:id="5253489">
      <w:marLeft w:val="640"/>
      <w:marRight w:val="0"/>
      <w:marTop w:val="0"/>
      <w:marBottom w:val="0"/>
      <w:divBdr>
        <w:top w:val="none" w:sz="0" w:space="0" w:color="auto"/>
        <w:left w:val="none" w:sz="0" w:space="0" w:color="auto"/>
        <w:bottom w:val="none" w:sz="0" w:space="0" w:color="auto"/>
        <w:right w:val="none" w:sz="0" w:space="0" w:color="auto"/>
      </w:divBdr>
    </w:div>
    <w:div w:id="5330679">
      <w:bodyDiv w:val="1"/>
      <w:marLeft w:val="0"/>
      <w:marRight w:val="0"/>
      <w:marTop w:val="0"/>
      <w:marBottom w:val="0"/>
      <w:divBdr>
        <w:top w:val="none" w:sz="0" w:space="0" w:color="auto"/>
        <w:left w:val="none" w:sz="0" w:space="0" w:color="auto"/>
        <w:bottom w:val="none" w:sz="0" w:space="0" w:color="auto"/>
        <w:right w:val="none" w:sz="0" w:space="0" w:color="auto"/>
      </w:divBdr>
    </w:div>
    <w:div w:id="5601462">
      <w:bodyDiv w:val="1"/>
      <w:marLeft w:val="0"/>
      <w:marRight w:val="0"/>
      <w:marTop w:val="0"/>
      <w:marBottom w:val="0"/>
      <w:divBdr>
        <w:top w:val="none" w:sz="0" w:space="0" w:color="auto"/>
        <w:left w:val="none" w:sz="0" w:space="0" w:color="auto"/>
        <w:bottom w:val="none" w:sz="0" w:space="0" w:color="auto"/>
        <w:right w:val="none" w:sz="0" w:space="0" w:color="auto"/>
      </w:divBdr>
    </w:div>
    <w:div w:id="5716686">
      <w:marLeft w:val="640"/>
      <w:marRight w:val="0"/>
      <w:marTop w:val="0"/>
      <w:marBottom w:val="0"/>
      <w:divBdr>
        <w:top w:val="none" w:sz="0" w:space="0" w:color="auto"/>
        <w:left w:val="none" w:sz="0" w:space="0" w:color="auto"/>
        <w:bottom w:val="none" w:sz="0" w:space="0" w:color="auto"/>
        <w:right w:val="none" w:sz="0" w:space="0" w:color="auto"/>
      </w:divBdr>
    </w:div>
    <w:div w:id="6060523">
      <w:marLeft w:val="640"/>
      <w:marRight w:val="0"/>
      <w:marTop w:val="0"/>
      <w:marBottom w:val="0"/>
      <w:divBdr>
        <w:top w:val="none" w:sz="0" w:space="0" w:color="auto"/>
        <w:left w:val="none" w:sz="0" w:space="0" w:color="auto"/>
        <w:bottom w:val="none" w:sz="0" w:space="0" w:color="auto"/>
        <w:right w:val="none" w:sz="0" w:space="0" w:color="auto"/>
      </w:divBdr>
    </w:div>
    <w:div w:id="6374297">
      <w:marLeft w:val="640"/>
      <w:marRight w:val="0"/>
      <w:marTop w:val="0"/>
      <w:marBottom w:val="0"/>
      <w:divBdr>
        <w:top w:val="none" w:sz="0" w:space="0" w:color="auto"/>
        <w:left w:val="none" w:sz="0" w:space="0" w:color="auto"/>
        <w:bottom w:val="none" w:sz="0" w:space="0" w:color="auto"/>
        <w:right w:val="none" w:sz="0" w:space="0" w:color="auto"/>
      </w:divBdr>
    </w:div>
    <w:div w:id="6641013">
      <w:marLeft w:val="480"/>
      <w:marRight w:val="0"/>
      <w:marTop w:val="0"/>
      <w:marBottom w:val="0"/>
      <w:divBdr>
        <w:top w:val="none" w:sz="0" w:space="0" w:color="auto"/>
        <w:left w:val="none" w:sz="0" w:space="0" w:color="auto"/>
        <w:bottom w:val="none" w:sz="0" w:space="0" w:color="auto"/>
        <w:right w:val="none" w:sz="0" w:space="0" w:color="auto"/>
      </w:divBdr>
    </w:div>
    <w:div w:id="7291865">
      <w:marLeft w:val="640"/>
      <w:marRight w:val="0"/>
      <w:marTop w:val="0"/>
      <w:marBottom w:val="0"/>
      <w:divBdr>
        <w:top w:val="none" w:sz="0" w:space="0" w:color="auto"/>
        <w:left w:val="none" w:sz="0" w:space="0" w:color="auto"/>
        <w:bottom w:val="none" w:sz="0" w:space="0" w:color="auto"/>
        <w:right w:val="none" w:sz="0" w:space="0" w:color="auto"/>
      </w:divBdr>
    </w:div>
    <w:div w:id="7416268">
      <w:marLeft w:val="640"/>
      <w:marRight w:val="0"/>
      <w:marTop w:val="0"/>
      <w:marBottom w:val="0"/>
      <w:divBdr>
        <w:top w:val="none" w:sz="0" w:space="0" w:color="auto"/>
        <w:left w:val="none" w:sz="0" w:space="0" w:color="auto"/>
        <w:bottom w:val="none" w:sz="0" w:space="0" w:color="auto"/>
        <w:right w:val="none" w:sz="0" w:space="0" w:color="auto"/>
      </w:divBdr>
    </w:div>
    <w:div w:id="7487153">
      <w:marLeft w:val="640"/>
      <w:marRight w:val="0"/>
      <w:marTop w:val="0"/>
      <w:marBottom w:val="0"/>
      <w:divBdr>
        <w:top w:val="none" w:sz="0" w:space="0" w:color="auto"/>
        <w:left w:val="none" w:sz="0" w:space="0" w:color="auto"/>
        <w:bottom w:val="none" w:sz="0" w:space="0" w:color="auto"/>
        <w:right w:val="none" w:sz="0" w:space="0" w:color="auto"/>
      </w:divBdr>
    </w:div>
    <w:div w:id="7870373">
      <w:marLeft w:val="640"/>
      <w:marRight w:val="0"/>
      <w:marTop w:val="0"/>
      <w:marBottom w:val="0"/>
      <w:divBdr>
        <w:top w:val="none" w:sz="0" w:space="0" w:color="auto"/>
        <w:left w:val="none" w:sz="0" w:space="0" w:color="auto"/>
        <w:bottom w:val="none" w:sz="0" w:space="0" w:color="auto"/>
        <w:right w:val="none" w:sz="0" w:space="0" w:color="auto"/>
      </w:divBdr>
    </w:div>
    <w:div w:id="9456675">
      <w:marLeft w:val="640"/>
      <w:marRight w:val="0"/>
      <w:marTop w:val="0"/>
      <w:marBottom w:val="0"/>
      <w:divBdr>
        <w:top w:val="none" w:sz="0" w:space="0" w:color="auto"/>
        <w:left w:val="none" w:sz="0" w:space="0" w:color="auto"/>
        <w:bottom w:val="none" w:sz="0" w:space="0" w:color="auto"/>
        <w:right w:val="none" w:sz="0" w:space="0" w:color="auto"/>
      </w:divBdr>
    </w:div>
    <w:div w:id="9719979">
      <w:marLeft w:val="640"/>
      <w:marRight w:val="0"/>
      <w:marTop w:val="0"/>
      <w:marBottom w:val="0"/>
      <w:divBdr>
        <w:top w:val="none" w:sz="0" w:space="0" w:color="auto"/>
        <w:left w:val="none" w:sz="0" w:space="0" w:color="auto"/>
        <w:bottom w:val="none" w:sz="0" w:space="0" w:color="auto"/>
        <w:right w:val="none" w:sz="0" w:space="0" w:color="auto"/>
      </w:divBdr>
    </w:div>
    <w:div w:id="9842849">
      <w:bodyDiv w:val="1"/>
      <w:marLeft w:val="0"/>
      <w:marRight w:val="0"/>
      <w:marTop w:val="0"/>
      <w:marBottom w:val="0"/>
      <w:divBdr>
        <w:top w:val="none" w:sz="0" w:space="0" w:color="auto"/>
        <w:left w:val="none" w:sz="0" w:space="0" w:color="auto"/>
        <w:bottom w:val="none" w:sz="0" w:space="0" w:color="auto"/>
        <w:right w:val="none" w:sz="0" w:space="0" w:color="auto"/>
      </w:divBdr>
      <w:divsChild>
        <w:div w:id="95488392">
          <w:marLeft w:val="480"/>
          <w:marRight w:val="0"/>
          <w:marTop w:val="0"/>
          <w:marBottom w:val="0"/>
          <w:divBdr>
            <w:top w:val="none" w:sz="0" w:space="0" w:color="auto"/>
            <w:left w:val="none" w:sz="0" w:space="0" w:color="auto"/>
            <w:bottom w:val="none" w:sz="0" w:space="0" w:color="auto"/>
            <w:right w:val="none" w:sz="0" w:space="0" w:color="auto"/>
          </w:divBdr>
        </w:div>
        <w:div w:id="123815067">
          <w:marLeft w:val="480"/>
          <w:marRight w:val="0"/>
          <w:marTop w:val="0"/>
          <w:marBottom w:val="0"/>
          <w:divBdr>
            <w:top w:val="none" w:sz="0" w:space="0" w:color="auto"/>
            <w:left w:val="none" w:sz="0" w:space="0" w:color="auto"/>
            <w:bottom w:val="none" w:sz="0" w:space="0" w:color="auto"/>
            <w:right w:val="none" w:sz="0" w:space="0" w:color="auto"/>
          </w:divBdr>
        </w:div>
        <w:div w:id="127364583">
          <w:marLeft w:val="480"/>
          <w:marRight w:val="0"/>
          <w:marTop w:val="0"/>
          <w:marBottom w:val="0"/>
          <w:divBdr>
            <w:top w:val="none" w:sz="0" w:space="0" w:color="auto"/>
            <w:left w:val="none" w:sz="0" w:space="0" w:color="auto"/>
            <w:bottom w:val="none" w:sz="0" w:space="0" w:color="auto"/>
            <w:right w:val="none" w:sz="0" w:space="0" w:color="auto"/>
          </w:divBdr>
        </w:div>
        <w:div w:id="253756556">
          <w:marLeft w:val="480"/>
          <w:marRight w:val="0"/>
          <w:marTop w:val="0"/>
          <w:marBottom w:val="0"/>
          <w:divBdr>
            <w:top w:val="none" w:sz="0" w:space="0" w:color="auto"/>
            <w:left w:val="none" w:sz="0" w:space="0" w:color="auto"/>
            <w:bottom w:val="none" w:sz="0" w:space="0" w:color="auto"/>
            <w:right w:val="none" w:sz="0" w:space="0" w:color="auto"/>
          </w:divBdr>
        </w:div>
        <w:div w:id="256063246">
          <w:marLeft w:val="480"/>
          <w:marRight w:val="0"/>
          <w:marTop w:val="0"/>
          <w:marBottom w:val="0"/>
          <w:divBdr>
            <w:top w:val="none" w:sz="0" w:space="0" w:color="auto"/>
            <w:left w:val="none" w:sz="0" w:space="0" w:color="auto"/>
            <w:bottom w:val="none" w:sz="0" w:space="0" w:color="auto"/>
            <w:right w:val="none" w:sz="0" w:space="0" w:color="auto"/>
          </w:divBdr>
        </w:div>
        <w:div w:id="309989033">
          <w:marLeft w:val="480"/>
          <w:marRight w:val="0"/>
          <w:marTop w:val="0"/>
          <w:marBottom w:val="0"/>
          <w:divBdr>
            <w:top w:val="none" w:sz="0" w:space="0" w:color="auto"/>
            <w:left w:val="none" w:sz="0" w:space="0" w:color="auto"/>
            <w:bottom w:val="none" w:sz="0" w:space="0" w:color="auto"/>
            <w:right w:val="none" w:sz="0" w:space="0" w:color="auto"/>
          </w:divBdr>
        </w:div>
        <w:div w:id="344596858">
          <w:marLeft w:val="480"/>
          <w:marRight w:val="0"/>
          <w:marTop w:val="0"/>
          <w:marBottom w:val="0"/>
          <w:divBdr>
            <w:top w:val="none" w:sz="0" w:space="0" w:color="auto"/>
            <w:left w:val="none" w:sz="0" w:space="0" w:color="auto"/>
            <w:bottom w:val="none" w:sz="0" w:space="0" w:color="auto"/>
            <w:right w:val="none" w:sz="0" w:space="0" w:color="auto"/>
          </w:divBdr>
        </w:div>
        <w:div w:id="349988173">
          <w:marLeft w:val="480"/>
          <w:marRight w:val="0"/>
          <w:marTop w:val="0"/>
          <w:marBottom w:val="0"/>
          <w:divBdr>
            <w:top w:val="none" w:sz="0" w:space="0" w:color="auto"/>
            <w:left w:val="none" w:sz="0" w:space="0" w:color="auto"/>
            <w:bottom w:val="none" w:sz="0" w:space="0" w:color="auto"/>
            <w:right w:val="none" w:sz="0" w:space="0" w:color="auto"/>
          </w:divBdr>
        </w:div>
        <w:div w:id="413556018">
          <w:marLeft w:val="480"/>
          <w:marRight w:val="0"/>
          <w:marTop w:val="0"/>
          <w:marBottom w:val="0"/>
          <w:divBdr>
            <w:top w:val="none" w:sz="0" w:space="0" w:color="auto"/>
            <w:left w:val="none" w:sz="0" w:space="0" w:color="auto"/>
            <w:bottom w:val="none" w:sz="0" w:space="0" w:color="auto"/>
            <w:right w:val="none" w:sz="0" w:space="0" w:color="auto"/>
          </w:divBdr>
        </w:div>
        <w:div w:id="507789309">
          <w:marLeft w:val="480"/>
          <w:marRight w:val="0"/>
          <w:marTop w:val="0"/>
          <w:marBottom w:val="0"/>
          <w:divBdr>
            <w:top w:val="none" w:sz="0" w:space="0" w:color="auto"/>
            <w:left w:val="none" w:sz="0" w:space="0" w:color="auto"/>
            <w:bottom w:val="none" w:sz="0" w:space="0" w:color="auto"/>
            <w:right w:val="none" w:sz="0" w:space="0" w:color="auto"/>
          </w:divBdr>
        </w:div>
        <w:div w:id="517549362">
          <w:marLeft w:val="480"/>
          <w:marRight w:val="0"/>
          <w:marTop w:val="0"/>
          <w:marBottom w:val="0"/>
          <w:divBdr>
            <w:top w:val="none" w:sz="0" w:space="0" w:color="auto"/>
            <w:left w:val="none" w:sz="0" w:space="0" w:color="auto"/>
            <w:bottom w:val="none" w:sz="0" w:space="0" w:color="auto"/>
            <w:right w:val="none" w:sz="0" w:space="0" w:color="auto"/>
          </w:divBdr>
        </w:div>
        <w:div w:id="528689789">
          <w:marLeft w:val="480"/>
          <w:marRight w:val="0"/>
          <w:marTop w:val="0"/>
          <w:marBottom w:val="0"/>
          <w:divBdr>
            <w:top w:val="none" w:sz="0" w:space="0" w:color="auto"/>
            <w:left w:val="none" w:sz="0" w:space="0" w:color="auto"/>
            <w:bottom w:val="none" w:sz="0" w:space="0" w:color="auto"/>
            <w:right w:val="none" w:sz="0" w:space="0" w:color="auto"/>
          </w:divBdr>
        </w:div>
        <w:div w:id="562448332">
          <w:marLeft w:val="480"/>
          <w:marRight w:val="0"/>
          <w:marTop w:val="0"/>
          <w:marBottom w:val="0"/>
          <w:divBdr>
            <w:top w:val="none" w:sz="0" w:space="0" w:color="auto"/>
            <w:left w:val="none" w:sz="0" w:space="0" w:color="auto"/>
            <w:bottom w:val="none" w:sz="0" w:space="0" w:color="auto"/>
            <w:right w:val="none" w:sz="0" w:space="0" w:color="auto"/>
          </w:divBdr>
        </w:div>
        <w:div w:id="580604393">
          <w:marLeft w:val="480"/>
          <w:marRight w:val="0"/>
          <w:marTop w:val="0"/>
          <w:marBottom w:val="0"/>
          <w:divBdr>
            <w:top w:val="none" w:sz="0" w:space="0" w:color="auto"/>
            <w:left w:val="none" w:sz="0" w:space="0" w:color="auto"/>
            <w:bottom w:val="none" w:sz="0" w:space="0" w:color="auto"/>
            <w:right w:val="none" w:sz="0" w:space="0" w:color="auto"/>
          </w:divBdr>
        </w:div>
        <w:div w:id="692456421">
          <w:marLeft w:val="480"/>
          <w:marRight w:val="0"/>
          <w:marTop w:val="0"/>
          <w:marBottom w:val="0"/>
          <w:divBdr>
            <w:top w:val="none" w:sz="0" w:space="0" w:color="auto"/>
            <w:left w:val="none" w:sz="0" w:space="0" w:color="auto"/>
            <w:bottom w:val="none" w:sz="0" w:space="0" w:color="auto"/>
            <w:right w:val="none" w:sz="0" w:space="0" w:color="auto"/>
          </w:divBdr>
        </w:div>
        <w:div w:id="743331054">
          <w:marLeft w:val="480"/>
          <w:marRight w:val="0"/>
          <w:marTop w:val="0"/>
          <w:marBottom w:val="0"/>
          <w:divBdr>
            <w:top w:val="none" w:sz="0" w:space="0" w:color="auto"/>
            <w:left w:val="none" w:sz="0" w:space="0" w:color="auto"/>
            <w:bottom w:val="none" w:sz="0" w:space="0" w:color="auto"/>
            <w:right w:val="none" w:sz="0" w:space="0" w:color="auto"/>
          </w:divBdr>
        </w:div>
        <w:div w:id="750545345">
          <w:marLeft w:val="480"/>
          <w:marRight w:val="0"/>
          <w:marTop w:val="0"/>
          <w:marBottom w:val="0"/>
          <w:divBdr>
            <w:top w:val="none" w:sz="0" w:space="0" w:color="auto"/>
            <w:left w:val="none" w:sz="0" w:space="0" w:color="auto"/>
            <w:bottom w:val="none" w:sz="0" w:space="0" w:color="auto"/>
            <w:right w:val="none" w:sz="0" w:space="0" w:color="auto"/>
          </w:divBdr>
        </w:div>
        <w:div w:id="751584767">
          <w:marLeft w:val="480"/>
          <w:marRight w:val="0"/>
          <w:marTop w:val="0"/>
          <w:marBottom w:val="0"/>
          <w:divBdr>
            <w:top w:val="none" w:sz="0" w:space="0" w:color="auto"/>
            <w:left w:val="none" w:sz="0" w:space="0" w:color="auto"/>
            <w:bottom w:val="none" w:sz="0" w:space="0" w:color="auto"/>
            <w:right w:val="none" w:sz="0" w:space="0" w:color="auto"/>
          </w:divBdr>
        </w:div>
        <w:div w:id="838617552">
          <w:marLeft w:val="480"/>
          <w:marRight w:val="0"/>
          <w:marTop w:val="0"/>
          <w:marBottom w:val="0"/>
          <w:divBdr>
            <w:top w:val="none" w:sz="0" w:space="0" w:color="auto"/>
            <w:left w:val="none" w:sz="0" w:space="0" w:color="auto"/>
            <w:bottom w:val="none" w:sz="0" w:space="0" w:color="auto"/>
            <w:right w:val="none" w:sz="0" w:space="0" w:color="auto"/>
          </w:divBdr>
        </w:div>
        <w:div w:id="867064881">
          <w:marLeft w:val="480"/>
          <w:marRight w:val="0"/>
          <w:marTop w:val="0"/>
          <w:marBottom w:val="0"/>
          <w:divBdr>
            <w:top w:val="none" w:sz="0" w:space="0" w:color="auto"/>
            <w:left w:val="none" w:sz="0" w:space="0" w:color="auto"/>
            <w:bottom w:val="none" w:sz="0" w:space="0" w:color="auto"/>
            <w:right w:val="none" w:sz="0" w:space="0" w:color="auto"/>
          </w:divBdr>
        </w:div>
        <w:div w:id="973171951">
          <w:marLeft w:val="480"/>
          <w:marRight w:val="0"/>
          <w:marTop w:val="0"/>
          <w:marBottom w:val="0"/>
          <w:divBdr>
            <w:top w:val="none" w:sz="0" w:space="0" w:color="auto"/>
            <w:left w:val="none" w:sz="0" w:space="0" w:color="auto"/>
            <w:bottom w:val="none" w:sz="0" w:space="0" w:color="auto"/>
            <w:right w:val="none" w:sz="0" w:space="0" w:color="auto"/>
          </w:divBdr>
        </w:div>
        <w:div w:id="1026949199">
          <w:marLeft w:val="480"/>
          <w:marRight w:val="0"/>
          <w:marTop w:val="0"/>
          <w:marBottom w:val="0"/>
          <w:divBdr>
            <w:top w:val="none" w:sz="0" w:space="0" w:color="auto"/>
            <w:left w:val="none" w:sz="0" w:space="0" w:color="auto"/>
            <w:bottom w:val="none" w:sz="0" w:space="0" w:color="auto"/>
            <w:right w:val="none" w:sz="0" w:space="0" w:color="auto"/>
          </w:divBdr>
        </w:div>
        <w:div w:id="1042949039">
          <w:marLeft w:val="480"/>
          <w:marRight w:val="0"/>
          <w:marTop w:val="0"/>
          <w:marBottom w:val="0"/>
          <w:divBdr>
            <w:top w:val="none" w:sz="0" w:space="0" w:color="auto"/>
            <w:left w:val="none" w:sz="0" w:space="0" w:color="auto"/>
            <w:bottom w:val="none" w:sz="0" w:space="0" w:color="auto"/>
            <w:right w:val="none" w:sz="0" w:space="0" w:color="auto"/>
          </w:divBdr>
        </w:div>
        <w:div w:id="1068916976">
          <w:marLeft w:val="480"/>
          <w:marRight w:val="0"/>
          <w:marTop w:val="0"/>
          <w:marBottom w:val="0"/>
          <w:divBdr>
            <w:top w:val="none" w:sz="0" w:space="0" w:color="auto"/>
            <w:left w:val="none" w:sz="0" w:space="0" w:color="auto"/>
            <w:bottom w:val="none" w:sz="0" w:space="0" w:color="auto"/>
            <w:right w:val="none" w:sz="0" w:space="0" w:color="auto"/>
          </w:divBdr>
        </w:div>
        <w:div w:id="1131049424">
          <w:marLeft w:val="480"/>
          <w:marRight w:val="0"/>
          <w:marTop w:val="0"/>
          <w:marBottom w:val="0"/>
          <w:divBdr>
            <w:top w:val="none" w:sz="0" w:space="0" w:color="auto"/>
            <w:left w:val="none" w:sz="0" w:space="0" w:color="auto"/>
            <w:bottom w:val="none" w:sz="0" w:space="0" w:color="auto"/>
            <w:right w:val="none" w:sz="0" w:space="0" w:color="auto"/>
          </w:divBdr>
        </w:div>
        <w:div w:id="1163666147">
          <w:marLeft w:val="480"/>
          <w:marRight w:val="0"/>
          <w:marTop w:val="0"/>
          <w:marBottom w:val="0"/>
          <w:divBdr>
            <w:top w:val="none" w:sz="0" w:space="0" w:color="auto"/>
            <w:left w:val="none" w:sz="0" w:space="0" w:color="auto"/>
            <w:bottom w:val="none" w:sz="0" w:space="0" w:color="auto"/>
            <w:right w:val="none" w:sz="0" w:space="0" w:color="auto"/>
          </w:divBdr>
        </w:div>
        <w:div w:id="1182816581">
          <w:marLeft w:val="480"/>
          <w:marRight w:val="0"/>
          <w:marTop w:val="0"/>
          <w:marBottom w:val="0"/>
          <w:divBdr>
            <w:top w:val="none" w:sz="0" w:space="0" w:color="auto"/>
            <w:left w:val="none" w:sz="0" w:space="0" w:color="auto"/>
            <w:bottom w:val="none" w:sz="0" w:space="0" w:color="auto"/>
            <w:right w:val="none" w:sz="0" w:space="0" w:color="auto"/>
          </w:divBdr>
        </w:div>
        <w:div w:id="1204249344">
          <w:marLeft w:val="480"/>
          <w:marRight w:val="0"/>
          <w:marTop w:val="0"/>
          <w:marBottom w:val="0"/>
          <w:divBdr>
            <w:top w:val="none" w:sz="0" w:space="0" w:color="auto"/>
            <w:left w:val="none" w:sz="0" w:space="0" w:color="auto"/>
            <w:bottom w:val="none" w:sz="0" w:space="0" w:color="auto"/>
            <w:right w:val="none" w:sz="0" w:space="0" w:color="auto"/>
          </w:divBdr>
        </w:div>
        <w:div w:id="1284772070">
          <w:marLeft w:val="480"/>
          <w:marRight w:val="0"/>
          <w:marTop w:val="0"/>
          <w:marBottom w:val="0"/>
          <w:divBdr>
            <w:top w:val="none" w:sz="0" w:space="0" w:color="auto"/>
            <w:left w:val="none" w:sz="0" w:space="0" w:color="auto"/>
            <w:bottom w:val="none" w:sz="0" w:space="0" w:color="auto"/>
            <w:right w:val="none" w:sz="0" w:space="0" w:color="auto"/>
          </w:divBdr>
        </w:div>
        <w:div w:id="1346521339">
          <w:marLeft w:val="480"/>
          <w:marRight w:val="0"/>
          <w:marTop w:val="0"/>
          <w:marBottom w:val="0"/>
          <w:divBdr>
            <w:top w:val="none" w:sz="0" w:space="0" w:color="auto"/>
            <w:left w:val="none" w:sz="0" w:space="0" w:color="auto"/>
            <w:bottom w:val="none" w:sz="0" w:space="0" w:color="auto"/>
            <w:right w:val="none" w:sz="0" w:space="0" w:color="auto"/>
          </w:divBdr>
        </w:div>
        <w:div w:id="1369989494">
          <w:marLeft w:val="480"/>
          <w:marRight w:val="0"/>
          <w:marTop w:val="0"/>
          <w:marBottom w:val="0"/>
          <w:divBdr>
            <w:top w:val="none" w:sz="0" w:space="0" w:color="auto"/>
            <w:left w:val="none" w:sz="0" w:space="0" w:color="auto"/>
            <w:bottom w:val="none" w:sz="0" w:space="0" w:color="auto"/>
            <w:right w:val="none" w:sz="0" w:space="0" w:color="auto"/>
          </w:divBdr>
        </w:div>
        <w:div w:id="1433436050">
          <w:marLeft w:val="480"/>
          <w:marRight w:val="0"/>
          <w:marTop w:val="0"/>
          <w:marBottom w:val="0"/>
          <w:divBdr>
            <w:top w:val="none" w:sz="0" w:space="0" w:color="auto"/>
            <w:left w:val="none" w:sz="0" w:space="0" w:color="auto"/>
            <w:bottom w:val="none" w:sz="0" w:space="0" w:color="auto"/>
            <w:right w:val="none" w:sz="0" w:space="0" w:color="auto"/>
          </w:divBdr>
        </w:div>
        <w:div w:id="1451585207">
          <w:marLeft w:val="480"/>
          <w:marRight w:val="0"/>
          <w:marTop w:val="0"/>
          <w:marBottom w:val="0"/>
          <w:divBdr>
            <w:top w:val="none" w:sz="0" w:space="0" w:color="auto"/>
            <w:left w:val="none" w:sz="0" w:space="0" w:color="auto"/>
            <w:bottom w:val="none" w:sz="0" w:space="0" w:color="auto"/>
            <w:right w:val="none" w:sz="0" w:space="0" w:color="auto"/>
          </w:divBdr>
        </w:div>
        <w:div w:id="1481386875">
          <w:marLeft w:val="480"/>
          <w:marRight w:val="0"/>
          <w:marTop w:val="0"/>
          <w:marBottom w:val="0"/>
          <w:divBdr>
            <w:top w:val="none" w:sz="0" w:space="0" w:color="auto"/>
            <w:left w:val="none" w:sz="0" w:space="0" w:color="auto"/>
            <w:bottom w:val="none" w:sz="0" w:space="0" w:color="auto"/>
            <w:right w:val="none" w:sz="0" w:space="0" w:color="auto"/>
          </w:divBdr>
        </w:div>
        <w:div w:id="1519538200">
          <w:marLeft w:val="480"/>
          <w:marRight w:val="0"/>
          <w:marTop w:val="0"/>
          <w:marBottom w:val="0"/>
          <w:divBdr>
            <w:top w:val="none" w:sz="0" w:space="0" w:color="auto"/>
            <w:left w:val="none" w:sz="0" w:space="0" w:color="auto"/>
            <w:bottom w:val="none" w:sz="0" w:space="0" w:color="auto"/>
            <w:right w:val="none" w:sz="0" w:space="0" w:color="auto"/>
          </w:divBdr>
        </w:div>
        <w:div w:id="1530486905">
          <w:marLeft w:val="480"/>
          <w:marRight w:val="0"/>
          <w:marTop w:val="0"/>
          <w:marBottom w:val="0"/>
          <w:divBdr>
            <w:top w:val="none" w:sz="0" w:space="0" w:color="auto"/>
            <w:left w:val="none" w:sz="0" w:space="0" w:color="auto"/>
            <w:bottom w:val="none" w:sz="0" w:space="0" w:color="auto"/>
            <w:right w:val="none" w:sz="0" w:space="0" w:color="auto"/>
          </w:divBdr>
        </w:div>
        <w:div w:id="1551720658">
          <w:marLeft w:val="480"/>
          <w:marRight w:val="0"/>
          <w:marTop w:val="0"/>
          <w:marBottom w:val="0"/>
          <w:divBdr>
            <w:top w:val="none" w:sz="0" w:space="0" w:color="auto"/>
            <w:left w:val="none" w:sz="0" w:space="0" w:color="auto"/>
            <w:bottom w:val="none" w:sz="0" w:space="0" w:color="auto"/>
            <w:right w:val="none" w:sz="0" w:space="0" w:color="auto"/>
          </w:divBdr>
        </w:div>
        <w:div w:id="1553955982">
          <w:marLeft w:val="480"/>
          <w:marRight w:val="0"/>
          <w:marTop w:val="0"/>
          <w:marBottom w:val="0"/>
          <w:divBdr>
            <w:top w:val="none" w:sz="0" w:space="0" w:color="auto"/>
            <w:left w:val="none" w:sz="0" w:space="0" w:color="auto"/>
            <w:bottom w:val="none" w:sz="0" w:space="0" w:color="auto"/>
            <w:right w:val="none" w:sz="0" w:space="0" w:color="auto"/>
          </w:divBdr>
        </w:div>
        <w:div w:id="1560744773">
          <w:marLeft w:val="480"/>
          <w:marRight w:val="0"/>
          <w:marTop w:val="0"/>
          <w:marBottom w:val="0"/>
          <w:divBdr>
            <w:top w:val="none" w:sz="0" w:space="0" w:color="auto"/>
            <w:left w:val="none" w:sz="0" w:space="0" w:color="auto"/>
            <w:bottom w:val="none" w:sz="0" w:space="0" w:color="auto"/>
            <w:right w:val="none" w:sz="0" w:space="0" w:color="auto"/>
          </w:divBdr>
        </w:div>
        <w:div w:id="1571883281">
          <w:marLeft w:val="480"/>
          <w:marRight w:val="0"/>
          <w:marTop w:val="0"/>
          <w:marBottom w:val="0"/>
          <w:divBdr>
            <w:top w:val="none" w:sz="0" w:space="0" w:color="auto"/>
            <w:left w:val="none" w:sz="0" w:space="0" w:color="auto"/>
            <w:bottom w:val="none" w:sz="0" w:space="0" w:color="auto"/>
            <w:right w:val="none" w:sz="0" w:space="0" w:color="auto"/>
          </w:divBdr>
        </w:div>
        <w:div w:id="1589577946">
          <w:marLeft w:val="480"/>
          <w:marRight w:val="0"/>
          <w:marTop w:val="0"/>
          <w:marBottom w:val="0"/>
          <w:divBdr>
            <w:top w:val="none" w:sz="0" w:space="0" w:color="auto"/>
            <w:left w:val="none" w:sz="0" w:space="0" w:color="auto"/>
            <w:bottom w:val="none" w:sz="0" w:space="0" w:color="auto"/>
            <w:right w:val="none" w:sz="0" w:space="0" w:color="auto"/>
          </w:divBdr>
        </w:div>
        <w:div w:id="1614365822">
          <w:marLeft w:val="480"/>
          <w:marRight w:val="0"/>
          <w:marTop w:val="0"/>
          <w:marBottom w:val="0"/>
          <w:divBdr>
            <w:top w:val="none" w:sz="0" w:space="0" w:color="auto"/>
            <w:left w:val="none" w:sz="0" w:space="0" w:color="auto"/>
            <w:bottom w:val="none" w:sz="0" w:space="0" w:color="auto"/>
            <w:right w:val="none" w:sz="0" w:space="0" w:color="auto"/>
          </w:divBdr>
        </w:div>
        <w:div w:id="1618099641">
          <w:marLeft w:val="480"/>
          <w:marRight w:val="0"/>
          <w:marTop w:val="0"/>
          <w:marBottom w:val="0"/>
          <w:divBdr>
            <w:top w:val="none" w:sz="0" w:space="0" w:color="auto"/>
            <w:left w:val="none" w:sz="0" w:space="0" w:color="auto"/>
            <w:bottom w:val="none" w:sz="0" w:space="0" w:color="auto"/>
            <w:right w:val="none" w:sz="0" w:space="0" w:color="auto"/>
          </w:divBdr>
        </w:div>
        <w:div w:id="1664159459">
          <w:marLeft w:val="480"/>
          <w:marRight w:val="0"/>
          <w:marTop w:val="0"/>
          <w:marBottom w:val="0"/>
          <w:divBdr>
            <w:top w:val="none" w:sz="0" w:space="0" w:color="auto"/>
            <w:left w:val="none" w:sz="0" w:space="0" w:color="auto"/>
            <w:bottom w:val="none" w:sz="0" w:space="0" w:color="auto"/>
            <w:right w:val="none" w:sz="0" w:space="0" w:color="auto"/>
          </w:divBdr>
        </w:div>
        <w:div w:id="1672678058">
          <w:marLeft w:val="480"/>
          <w:marRight w:val="0"/>
          <w:marTop w:val="0"/>
          <w:marBottom w:val="0"/>
          <w:divBdr>
            <w:top w:val="none" w:sz="0" w:space="0" w:color="auto"/>
            <w:left w:val="none" w:sz="0" w:space="0" w:color="auto"/>
            <w:bottom w:val="none" w:sz="0" w:space="0" w:color="auto"/>
            <w:right w:val="none" w:sz="0" w:space="0" w:color="auto"/>
          </w:divBdr>
        </w:div>
        <w:div w:id="1711488954">
          <w:marLeft w:val="480"/>
          <w:marRight w:val="0"/>
          <w:marTop w:val="0"/>
          <w:marBottom w:val="0"/>
          <w:divBdr>
            <w:top w:val="none" w:sz="0" w:space="0" w:color="auto"/>
            <w:left w:val="none" w:sz="0" w:space="0" w:color="auto"/>
            <w:bottom w:val="none" w:sz="0" w:space="0" w:color="auto"/>
            <w:right w:val="none" w:sz="0" w:space="0" w:color="auto"/>
          </w:divBdr>
        </w:div>
        <w:div w:id="1722556450">
          <w:marLeft w:val="480"/>
          <w:marRight w:val="0"/>
          <w:marTop w:val="0"/>
          <w:marBottom w:val="0"/>
          <w:divBdr>
            <w:top w:val="none" w:sz="0" w:space="0" w:color="auto"/>
            <w:left w:val="none" w:sz="0" w:space="0" w:color="auto"/>
            <w:bottom w:val="none" w:sz="0" w:space="0" w:color="auto"/>
            <w:right w:val="none" w:sz="0" w:space="0" w:color="auto"/>
          </w:divBdr>
        </w:div>
        <w:div w:id="1791970447">
          <w:marLeft w:val="480"/>
          <w:marRight w:val="0"/>
          <w:marTop w:val="0"/>
          <w:marBottom w:val="0"/>
          <w:divBdr>
            <w:top w:val="none" w:sz="0" w:space="0" w:color="auto"/>
            <w:left w:val="none" w:sz="0" w:space="0" w:color="auto"/>
            <w:bottom w:val="none" w:sz="0" w:space="0" w:color="auto"/>
            <w:right w:val="none" w:sz="0" w:space="0" w:color="auto"/>
          </w:divBdr>
        </w:div>
        <w:div w:id="1820078667">
          <w:marLeft w:val="480"/>
          <w:marRight w:val="0"/>
          <w:marTop w:val="0"/>
          <w:marBottom w:val="0"/>
          <w:divBdr>
            <w:top w:val="none" w:sz="0" w:space="0" w:color="auto"/>
            <w:left w:val="none" w:sz="0" w:space="0" w:color="auto"/>
            <w:bottom w:val="none" w:sz="0" w:space="0" w:color="auto"/>
            <w:right w:val="none" w:sz="0" w:space="0" w:color="auto"/>
          </w:divBdr>
        </w:div>
        <w:div w:id="1841310266">
          <w:marLeft w:val="480"/>
          <w:marRight w:val="0"/>
          <w:marTop w:val="0"/>
          <w:marBottom w:val="0"/>
          <w:divBdr>
            <w:top w:val="none" w:sz="0" w:space="0" w:color="auto"/>
            <w:left w:val="none" w:sz="0" w:space="0" w:color="auto"/>
            <w:bottom w:val="none" w:sz="0" w:space="0" w:color="auto"/>
            <w:right w:val="none" w:sz="0" w:space="0" w:color="auto"/>
          </w:divBdr>
        </w:div>
        <w:div w:id="1885021566">
          <w:marLeft w:val="480"/>
          <w:marRight w:val="0"/>
          <w:marTop w:val="0"/>
          <w:marBottom w:val="0"/>
          <w:divBdr>
            <w:top w:val="none" w:sz="0" w:space="0" w:color="auto"/>
            <w:left w:val="none" w:sz="0" w:space="0" w:color="auto"/>
            <w:bottom w:val="none" w:sz="0" w:space="0" w:color="auto"/>
            <w:right w:val="none" w:sz="0" w:space="0" w:color="auto"/>
          </w:divBdr>
        </w:div>
        <w:div w:id="1886405709">
          <w:marLeft w:val="480"/>
          <w:marRight w:val="0"/>
          <w:marTop w:val="0"/>
          <w:marBottom w:val="0"/>
          <w:divBdr>
            <w:top w:val="none" w:sz="0" w:space="0" w:color="auto"/>
            <w:left w:val="none" w:sz="0" w:space="0" w:color="auto"/>
            <w:bottom w:val="none" w:sz="0" w:space="0" w:color="auto"/>
            <w:right w:val="none" w:sz="0" w:space="0" w:color="auto"/>
          </w:divBdr>
        </w:div>
        <w:div w:id="1901089405">
          <w:marLeft w:val="480"/>
          <w:marRight w:val="0"/>
          <w:marTop w:val="0"/>
          <w:marBottom w:val="0"/>
          <w:divBdr>
            <w:top w:val="none" w:sz="0" w:space="0" w:color="auto"/>
            <w:left w:val="none" w:sz="0" w:space="0" w:color="auto"/>
            <w:bottom w:val="none" w:sz="0" w:space="0" w:color="auto"/>
            <w:right w:val="none" w:sz="0" w:space="0" w:color="auto"/>
          </w:divBdr>
        </w:div>
        <w:div w:id="1981495350">
          <w:marLeft w:val="480"/>
          <w:marRight w:val="0"/>
          <w:marTop w:val="0"/>
          <w:marBottom w:val="0"/>
          <w:divBdr>
            <w:top w:val="none" w:sz="0" w:space="0" w:color="auto"/>
            <w:left w:val="none" w:sz="0" w:space="0" w:color="auto"/>
            <w:bottom w:val="none" w:sz="0" w:space="0" w:color="auto"/>
            <w:right w:val="none" w:sz="0" w:space="0" w:color="auto"/>
          </w:divBdr>
        </w:div>
        <w:div w:id="2026517450">
          <w:marLeft w:val="480"/>
          <w:marRight w:val="0"/>
          <w:marTop w:val="0"/>
          <w:marBottom w:val="0"/>
          <w:divBdr>
            <w:top w:val="none" w:sz="0" w:space="0" w:color="auto"/>
            <w:left w:val="none" w:sz="0" w:space="0" w:color="auto"/>
            <w:bottom w:val="none" w:sz="0" w:space="0" w:color="auto"/>
            <w:right w:val="none" w:sz="0" w:space="0" w:color="auto"/>
          </w:divBdr>
        </w:div>
        <w:div w:id="2029719452">
          <w:marLeft w:val="480"/>
          <w:marRight w:val="0"/>
          <w:marTop w:val="0"/>
          <w:marBottom w:val="0"/>
          <w:divBdr>
            <w:top w:val="none" w:sz="0" w:space="0" w:color="auto"/>
            <w:left w:val="none" w:sz="0" w:space="0" w:color="auto"/>
            <w:bottom w:val="none" w:sz="0" w:space="0" w:color="auto"/>
            <w:right w:val="none" w:sz="0" w:space="0" w:color="auto"/>
          </w:divBdr>
        </w:div>
        <w:div w:id="2080637549">
          <w:marLeft w:val="480"/>
          <w:marRight w:val="0"/>
          <w:marTop w:val="0"/>
          <w:marBottom w:val="0"/>
          <w:divBdr>
            <w:top w:val="none" w:sz="0" w:space="0" w:color="auto"/>
            <w:left w:val="none" w:sz="0" w:space="0" w:color="auto"/>
            <w:bottom w:val="none" w:sz="0" w:space="0" w:color="auto"/>
            <w:right w:val="none" w:sz="0" w:space="0" w:color="auto"/>
          </w:divBdr>
        </w:div>
        <w:div w:id="2140028039">
          <w:marLeft w:val="480"/>
          <w:marRight w:val="0"/>
          <w:marTop w:val="0"/>
          <w:marBottom w:val="0"/>
          <w:divBdr>
            <w:top w:val="none" w:sz="0" w:space="0" w:color="auto"/>
            <w:left w:val="none" w:sz="0" w:space="0" w:color="auto"/>
            <w:bottom w:val="none" w:sz="0" w:space="0" w:color="auto"/>
            <w:right w:val="none" w:sz="0" w:space="0" w:color="auto"/>
          </w:divBdr>
        </w:div>
      </w:divsChild>
    </w:div>
    <w:div w:id="10571442">
      <w:marLeft w:val="640"/>
      <w:marRight w:val="0"/>
      <w:marTop w:val="0"/>
      <w:marBottom w:val="0"/>
      <w:divBdr>
        <w:top w:val="none" w:sz="0" w:space="0" w:color="auto"/>
        <w:left w:val="none" w:sz="0" w:space="0" w:color="auto"/>
        <w:bottom w:val="none" w:sz="0" w:space="0" w:color="auto"/>
        <w:right w:val="none" w:sz="0" w:space="0" w:color="auto"/>
      </w:divBdr>
    </w:div>
    <w:div w:id="10955221">
      <w:marLeft w:val="640"/>
      <w:marRight w:val="0"/>
      <w:marTop w:val="0"/>
      <w:marBottom w:val="0"/>
      <w:divBdr>
        <w:top w:val="none" w:sz="0" w:space="0" w:color="auto"/>
        <w:left w:val="none" w:sz="0" w:space="0" w:color="auto"/>
        <w:bottom w:val="none" w:sz="0" w:space="0" w:color="auto"/>
        <w:right w:val="none" w:sz="0" w:space="0" w:color="auto"/>
      </w:divBdr>
    </w:div>
    <w:div w:id="11029599">
      <w:marLeft w:val="640"/>
      <w:marRight w:val="0"/>
      <w:marTop w:val="0"/>
      <w:marBottom w:val="0"/>
      <w:divBdr>
        <w:top w:val="none" w:sz="0" w:space="0" w:color="auto"/>
        <w:left w:val="none" w:sz="0" w:space="0" w:color="auto"/>
        <w:bottom w:val="none" w:sz="0" w:space="0" w:color="auto"/>
        <w:right w:val="none" w:sz="0" w:space="0" w:color="auto"/>
      </w:divBdr>
    </w:div>
    <w:div w:id="11152551">
      <w:marLeft w:val="640"/>
      <w:marRight w:val="0"/>
      <w:marTop w:val="0"/>
      <w:marBottom w:val="0"/>
      <w:divBdr>
        <w:top w:val="none" w:sz="0" w:space="0" w:color="auto"/>
        <w:left w:val="none" w:sz="0" w:space="0" w:color="auto"/>
        <w:bottom w:val="none" w:sz="0" w:space="0" w:color="auto"/>
        <w:right w:val="none" w:sz="0" w:space="0" w:color="auto"/>
      </w:divBdr>
    </w:div>
    <w:div w:id="11154464">
      <w:marLeft w:val="640"/>
      <w:marRight w:val="0"/>
      <w:marTop w:val="0"/>
      <w:marBottom w:val="0"/>
      <w:divBdr>
        <w:top w:val="none" w:sz="0" w:space="0" w:color="auto"/>
        <w:left w:val="none" w:sz="0" w:space="0" w:color="auto"/>
        <w:bottom w:val="none" w:sz="0" w:space="0" w:color="auto"/>
        <w:right w:val="none" w:sz="0" w:space="0" w:color="auto"/>
      </w:divBdr>
    </w:div>
    <w:div w:id="12077308">
      <w:marLeft w:val="640"/>
      <w:marRight w:val="0"/>
      <w:marTop w:val="0"/>
      <w:marBottom w:val="0"/>
      <w:divBdr>
        <w:top w:val="none" w:sz="0" w:space="0" w:color="auto"/>
        <w:left w:val="none" w:sz="0" w:space="0" w:color="auto"/>
        <w:bottom w:val="none" w:sz="0" w:space="0" w:color="auto"/>
        <w:right w:val="none" w:sz="0" w:space="0" w:color="auto"/>
      </w:divBdr>
    </w:div>
    <w:div w:id="12151216">
      <w:marLeft w:val="480"/>
      <w:marRight w:val="0"/>
      <w:marTop w:val="0"/>
      <w:marBottom w:val="0"/>
      <w:divBdr>
        <w:top w:val="none" w:sz="0" w:space="0" w:color="auto"/>
        <w:left w:val="none" w:sz="0" w:space="0" w:color="auto"/>
        <w:bottom w:val="none" w:sz="0" w:space="0" w:color="auto"/>
        <w:right w:val="none" w:sz="0" w:space="0" w:color="auto"/>
      </w:divBdr>
    </w:div>
    <w:div w:id="12390925">
      <w:marLeft w:val="640"/>
      <w:marRight w:val="0"/>
      <w:marTop w:val="0"/>
      <w:marBottom w:val="0"/>
      <w:divBdr>
        <w:top w:val="none" w:sz="0" w:space="0" w:color="auto"/>
        <w:left w:val="none" w:sz="0" w:space="0" w:color="auto"/>
        <w:bottom w:val="none" w:sz="0" w:space="0" w:color="auto"/>
        <w:right w:val="none" w:sz="0" w:space="0" w:color="auto"/>
      </w:divBdr>
    </w:div>
    <w:div w:id="12458686">
      <w:marLeft w:val="640"/>
      <w:marRight w:val="0"/>
      <w:marTop w:val="0"/>
      <w:marBottom w:val="0"/>
      <w:divBdr>
        <w:top w:val="none" w:sz="0" w:space="0" w:color="auto"/>
        <w:left w:val="none" w:sz="0" w:space="0" w:color="auto"/>
        <w:bottom w:val="none" w:sz="0" w:space="0" w:color="auto"/>
        <w:right w:val="none" w:sz="0" w:space="0" w:color="auto"/>
      </w:divBdr>
    </w:div>
    <w:div w:id="12540547">
      <w:marLeft w:val="640"/>
      <w:marRight w:val="0"/>
      <w:marTop w:val="0"/>
      <w:marBottom w:val="0"/>
      <w:divBdr>
        <w:top w:val="none" w:sz="0" w:space="0" w:color="auto"/>
        <w:left w:val="none" w:sz="0" w:space="0" w:color="auto"/>
        <w:bottom w:val="none" w:sz="0" w:space="0" w:color="auto"/>
        <w:right w:val="none" w:sz="0" w:space="0" w:color="auto"/>
      </w:divBdr>
    </w:div>
    <w:div w:id="12996011">
      <w:marLeft w:val="640"/>
      <w:marRight w:val="0"/>
      <w:marTop w:val="0"/>
      <w:marBottom w:val="0"/>
      <w:divBdr>
        <w:top w:val="none" w:sz="0" w:space="0" w:color="auto"/>
        <w:left w:val="none" w:sz="0" w:space="0" w:color="auto"/>
        <w:bottom w:val="none" w:sz="0" w:space="0" w:color="auto"/>
        <w:right w:val="none" w:sz="0" w:space="0" w:color="auto"/>
      </w:divBdr>
    </w:div>
    <w:div w:id="12997988">
      <w:marLeft w:val="640"/>
      <w:marRight w:val="0"/>
      <w:marTop w:val="0"/>
      <w:marBottom w:val="0"/>
      <w:divBdr>
        <w:top w:val="none" w:sz="0" w:space="0" w:color="auto"/>
        <w:left w:val="none" w:sz="0" w:space="0" w:color="auto"/>
        <w:bottom w:val="none" w:sz="0" w:space="0" w:color="auto"/>
        <w:right w:val="none" w:sz="0" w:space="0" w:color="auto"/>
      </w:divBdr>
    </w:div>
    <w:div w:id="13508577">
      <w:marLeft w:val="640"/>
      <w:marRight w:val="0"/>
      <w:marTop w:val="0"/>
      <w:marBottom w:val="0"/>
      <w:divBdr>
        <w:top w:val="none" w:sz="0" w:space="0" w:color="auto"/>
        <w:left w:val="none" w:sz="0" w:space="0" w:color="auto"/>
        <w:bottom w:val="none" w:sz="0" w:space="0" w:color="auto"/>
        <w:right w:val="none" w:sz="0" w:space="0" w:color="auto"/>
      </w:divBdr>
    </w:div>
    <w:div w:id="13574753">
      <w:marLeft w:val="640"/>
      <w:marRight w:val="0"/>
      <w:marTop w:val="0"/>
      <w:marBottom w:val="0"/>
      <w:divBdr>
        <w:top w:val="none" w:sz="0" w:space="0" w:color="auto"/>
        <w:left w:val="none" w:sz="0" w:space="0" w:color="auto"/>
        <w:bottom w:val="none" w:sz="0" w:space="0" w:color="auto"/>
        <w:right w:val="none" w:sz="0" w:space="0" w:color="auto"/>
      </w:divBdr>
    </w:div>
    <w:div w:id="13894529">
      <w:marLeft w:val="640"/>
      <w:marRight w:val="0"/>
      <w:marTop w:val="0"/>
      <w:marBottom w:val="0"/>
      <w:divBdr>
        <w:top w:val="none" w:sz="0" w:space="0" w:color="auto"/>
        <w:left w:val="none" w:sz="0" w:space="0" w:color="auto"/>
        <w:bottom w:val="none" w:sz="0" w:space="0" w:color="auto"/>
        <w:right w:val="none" w:sz="0" w:space="0" w:color="auto"/>
      </w:divBdr>
    </w:div>
    <w:div w:id="14356035">
      <w:marLeft w:val="640"/>
      <w:marRight w:val="0"/>
      <w:marTop w:val="0"/>
      <w:marBottom w:val="0"/>
      <w:divBdr>
        <w:top w:val="none" w:sz="0" w:space="0" w:color="auto"/>
        <w:left w:val="none" w:sz="0" w:space="0" w:color="auto"/>
        <w:bottom w:val="none" w:sz="0" w:space="0" w:color="auto"/>
        <w:right w:val="none" w:sz="0" w:space="0" w:color="auto"/>
      </w:divBdr>
    </w:div>
    <w:div w:id="14428654">
      <w:marLeft w:val="640"/>
      <w:marRight w:val="0"/>
      <w:marTop w:val="0"/>
      <w:marBottom w:val="0"/>
      <w:divBdr>
        <w:top w:val="none" w:sz="0" w:space="0" w:color="auto"/>
        <w:left w:val="none" w:sz="0" w:space="0" w:color="auto"/>
        <w:bottom w:val="none" w:sz="0" w:space="0" w:color="auto"/>
        <w:right w:val="none" w:sz="0" w:space="0" w:color="auto"/>
      </w:divBdr>
    </w:div>
    <w:div w:id="14623115">
      <w:marLeft w:val="640"/>
      <w:marRight w:val="0"/>
      <w:marTop w:val="0"/>
      <w:marBottom w:val="0"/>
      <w:divBdr>
        <w:top w:val="none" w:sz="0" w:space="0" w:color="auto"/>
        <w:left w:val="none" w:sz="0" w:space="0" w:color="auto"/>
        <w:bottom w:val="none" w:sz="0" w:space="0" w:color="auto"/>
        <w:right w:val="none" w:sz="0" w:space="0" w:color="auto"/>
      </w:divBdr>
    </w:div>
    <w:div w:id="14888198">
      <w:marLeft w:val="640"/>
      <w:marRight w:val="0"/>
      <w:marTop w:val="0"/>
      <w:marBottom w:val="0"/>
      <w:divBdr>
        <w:top w:val="none" w:sz="0" w:space="0" w:color="auto"/>
        <w:left w:val="none" w:sz="0" w:space="0" w:color="auto"/>
        <w:bottom w:val="none" w:sz="0" w:space="0" w:color="auto"/>
        <w:right w:val="none" w:sz="0" w:space="0" w:color="auto"/>
      </w:divBdr>
    </w:div>
    <w:div w:id="15423181">
      <w:marLeft w:val="640"/>
      <w:marRight w:val="0"/>
      <w:marTop w:val="0"/>
      <w:marBottom w:val="0"/>
      <w:divBdr>
        <w:top w:val="none" w:sz="0" w:space="0" w:color="auto"/>
        <w:left w:val="none" w:sz="0" w:space="0" w:color="auto"/>
        <w:bottom w:val="none" w:sz="0" w:space="0" w:color="auto"/>
        <w:right w:val="none" w:sz="0" w:space="0" w:color="auto"/>
      </w:divBdr>
    </w:div>
    <w:div w:id="16008888">
      <w:bodyDiv w:val="1"/>
      <w:marLeft w:val="0"/>
      <w:marRight w:val="0"/>
      <w:marTop w:val="0"/>
      <w:marBottom w:val="0"/>
      <w:divBdr>
        <w:top w:val="none" w:sz="0" w:space="0" w:color="auto"/>
        <w:left w:val="none" w:sz="0" w:space="0" w:color="auto"/>
        <w:bottom w:val="none" w:sz="0" w:space="0" w:color="auto"/>
        <w:right w:val="none" w:sz="0" w:space="0" w:color="auto"/>
      </w:divBdr>
    </w:div>
    <w:div w:id="16319371">
      <w:marLeft w:val="640"/>
      <w:marRight w:val="0"/>
      <w:marTop w:val="0"/>
      <w:marBottom w:val="0"/>
      <w:divBdr>
        <w:top w:val="none" w:sz="0" w:space="0" w:color="auto"/>
        <w:left w:val="none" w:sz="0" w:space="0" w:color="auto"/>
        <w:bottom w:val="none" w:sz="0" w:space="0" w:color="auto"/>
        <w:right w:val="none" w:sz="0" w:space="0" w:color="auto"/>
      </w:divBdr>
    </w:div>
    <w:div w:id="16667115">
      <w:marLeft w:val="640"/>
      <w:marRight w:val="0"/>
      <w:marTop w:val="0"/>
      <w:marBottom w:val="0"/>
      <w:divBdr>
        <w:top w:val="none" w:sz="0" w:space="0" w:color="auto"/>
        <w:left w:val="none" w:sz="0" w:space="0" w:color="auto"/>
        <w:bottom w:val="none" w:sz="0" w:space="0" w:color="auto"/>
        <w:right w:val="none" w:sz="0" w:space="0" w:color="auto"/>
      </w:divBdr>
    </w:div>
    <w:div w:id="17047358">
      <w:marLeft w:val="640"/>
      <w:marRight w:val="0"/>
      <w:marTop w:val="0"/>
      <w:marBottom w:val="0"/>
      <w:divBdr>
        <w:top w:val="none" w:sz="0" w:space="0" w:color="auto"/>
        <w:left w:val="none" w:sz="0" w:space="0" w:color="auto"/>
        <w:bottom w:val="none" w:sz="0" w:space="0" w:color="auto"/>
        <w:right w:val="none" w:sz="0" w:space="0" w:color="auto"/>
      </w:divBdr>
    </w:div>
    <w:div w:id="17238942">
      <w:marLeft w:val="640"/>
      <w:marRight w:val="0"/>
      <w:marTop w:val="0"/>
      <w:marBottom w:val="0"/>
      <w:divBdr>
        <w:top w:val="none" w:sz="0" w:space="0" w:color="auto"/>
        <w:left w:val="none" w:sz="0" w:space="0" w:color="auto"/>
        <w:bottom w:val="none" w:sz="0" w:space="0" w:color="auto"/>
        <w:right w:val="none" w:sz="0" w:space="0" w:color="auto"/>
      </w:divBdr>
    </w:div>
    <w:div w:id="17897478">
      <w:bodyDiv w:val="1"/>
      <w:marLeft w:val="0"/>
      <w:marRight w:val="0"/>
      <w:marTop w:val="0"/>
      <w:marBottom w:val="0"/>
      <w:divBdr>
        <w:top w:val="none" w:sz="0" w:space="0" w:color="auto"/>
        <w:left w:val="none" w:sz="0" w:space="0" w:color="auto"/>
        <w:bottom w:val="none" w:sz="0" w:space="0" w:color="auto"/>
        <w:right w:val="none" w:sz="0" w:space="0" w:color="auto"/>
      </w:divBdr>
      <w:divsChild>
        <w:div w:id="4023387">
          <w:marLeft w:val="480"/>
          <w:marRight w:val="0"/>
          <w:marTop w:val="0"/>
          <w:marBottom w:val="0"/>
          <w:divBdr>
            <w:top w:val="none" w:sz="0" w:space="0" w:color="auto"/>
            <w:left w:val="none" w:sz="0" w:space="0" w:color="auto"/>
            <w:bottom w:val="none" w:sz="0" w:space="0" w:color="auto"/>
            <w:right w:val="none" w:sz="0" w:space="0" w:color="auto"/>
          </w:divBdr>
        </w:div>
        <w:div w:id="6635855">
          <w:marLeft w:val="480"/>
          <w:marRight w:val="0"/>
          <w:marTop w:val="0"/>
          <w:marBottom w:val="0"/>
          <w:divBdr>
            <w:top w:val="none" w:sz="0" w:space="0" w:color="auto"/>
            <w:left w:val="none" w:sz="0" w:space="0" w:color="auto"/>
            <w:bottom w:val="none" w:sz="0" w:space="0" w:color="auto"/>
            <w:right w:val="none" w:sz="0" w:space="0" w:color="auto"/>
          </w:divBdr>
        </w:div>
        <w:div w:id="17043966">
          <w:marLeft w:val="480"/>
          <w:marRight w:val="0"/>
          <w:marTop w:val="0"/>
          <w:marBottom w:val="0"/>
          <w:divBdr>
            <w:top w:val="none" w:sz="0" w:space="0" w:color="auto"/>
            <w:left w:val="none" w:sz="0" w:space="0" w:color="auto"/>
            <w:bottom w:val="none" w:sz="0" w:space="0" w:color="auto"/>
            <w:right w:val="none" w:sz="0" w:space="0" w:color="auto"/>
          </w:divBdr>
        </w:div>
        <w:div w:id="126165334">
          <w:marLeft w:val="480"/>
          <w:marRight w:val="0"/>
          <w:marTop w:val="0"/>
          <w:marBottom w:val="0"/>
          <w:divBdr>
            <w:top w:val="none" w:sz="0" w:space="0" w:color="auto"/>
            <w:left w:val="none" w:sz="0" w:space="0" w:color="auto"/>
            <w:bottom w:val="none" w:sz="0" w:space="0" w:color="auto"/>
            <w:right w:val="none" w:sz="0" w:space="0" w:color="auto"/>
          </w:divBdr>
        </w:div>
        <w:div w:id="172426030">
          <w:marLeft w:val="480"/>
          <w:marRight w:val="0"/>
          <w:marTop w:val="0"/>
          <w:marBottom w:val="0"/>
          <w:divBdr>
            <w:top w:val="none" w:sz="0" w:space="0" w:color="auto"/>
            <w:left w:val="none" w:sz="0" w:space="0" w:color="auto"/>
            <w:bottom w:val="none" w:sz="0" w:space="0" w:color="auto"/>
            <w:right w:val="none" w:sz="0" w:space="0" w:color="auto"/>
          </w:divBdr>
        </w:div>
        <w:div w:id="183791358">
          <w:marLeft w:val="480"/>
          <w:marRight w:val="0"/>
          <w:marTop w:val="0"/>
          <w:marBottom w:val="0"/>
          <w:divBdr>
            <w:top w:val="none" w:sz="0" w:space="0" w:color="auto"/>
            <w:left w:val="none" w:sz="0" w:space="0" w:color="auto"/>
            <w:bottom w:val="none" w:sz="0" w:space="0" w:color="auto"/>
            <w:right w:val="none" w:sz="0" w:space="0" w:color="auto"/>
          </w:divBdr>
        </w:div>
        <w:div w:id="201401007">
          <w:marLeft w:val="480"/>
          <w:marRight w:val="0"/>
          <w:marTop w:val="0"/>
          <w:marBottom w:val="0"/>
          <w:divBdr>
            <w:top w:val="none" w:sz="0" w:space="0" w:color="auto"/>
            <w:left w:val="none" w:sz="0" w:space="0" w:color="auto"/>
            <w:bottom w:val="none" w:sz="0" w:space="0" w:color="auto"/>
            <w:right w:val="none" w:sz="0" w:space="0" w:color="auto"/>
          </w:divBdr>
        </w:div>
        <w:div w:id="212736484">
          <w:marLeft w:val="480"/>
          <w:marRight w:val="0"/>
          <w:marTop w:val="0"/>
          <w:marBottom w:val="0"/>
          <w:divBdr>
            <w:top w:val="none" w:sz="0" w:space="0" w:color="auto"/>
            <w:left w:val="none" w:sz="0" w:space="0" w:color="auto"/>
            <w:bottom w:val="none" w:sz="0" w:space="0" w:color="auto"/>
            <w:right w:val="none" w:sz="0" w:space="0" w:color="auto"/>
          </w:divBdr>
        </w:div>
        <w:div w:id="217396847">
          <w:marLeft w:val="480"/>
          <w:marRight w:val="0"/>
          <w:marTop w:val="0"/>
          <w:marBottom w:val="0"/>
          <w:divBdr>
            <w:top w:val="none" w:sz="0" w:space="0" w:color="auto"/>
            <w:left w:val="none" w:sz="0" w:space="0" w:color="auto"/>
            <w:bottom w:val="none" w:sz="0" w:space="0" w:color="auto"/>
            <w:right w:val="none" w:sz="0" w:space="0" w:color="auto"/>
          </w:divBdr>
        </w:div>
        <w:div w:id="248971525">
          <w:marLeft w:val="480"/>
          <w:marRight w:val="0"/>
          <w:marTop w:val="0"/>
          <w:marBottom w:val="0"/>
          <w:divBdr>
            <w:top w:val="none" w:sz="0" w:space="0" w:color="auto"/>
            <w:left w:val="none" w:sz="0" w:space="0" w:color="auto"/>
            <w:bottom w:val="none" w:sz="0" w:space="0" w:color="auto"/>
            <w:right w:val="none" w:sz="0" w:space="0" w:color="auto"/>
          </w:divBdr>
        </w:div>
        <w:div w:id="249775283">
          <w:marLeft w:val="480"/>
          <w:marRight w:val="0"/>
          <w:marTop w:val="0"/>
          <w:marBottom w:val="0"/>
          <w:divBdr>
            <w:top w:val="none" w:sz="0" w:space="0" w:color="auto"/>
            <w:left w:val="none" w:sz="0" w:space="0" w:color="auto"/>
            <w:bottom w:val="none" w:sz="0" w:space="0" w:color="auto"/>
            <w:right w:val="none" w:sz="0" w:space="0" w:color="auto"/>
          </w:divBdr>
        </w:div>
        <w:div w:id="339819775">
          <w:marLeft w:val="480"/>
          <w:marRight w:val="0"/>
          <w:marTop w:val="0"/>
          <w:marBottom w:val="0"/>
          <w:divBdr>
            <w:top w:val="none" w:sz="0" w:space="0" w:color="auto"/>
            <w:left w:val="none" w:sz="0" w:space="0" w:color="auto"/>
            <w:bottom w:val="none" w:sz="0" w:space="0" w:color="auto"/>
            <w:right w:val="none" w:sz="0" w:space="0" w:color="auto"/>
          </w:divBdr>
        </w:div>
        <w:div w:id="353192986">
          <w:marLeft w:val="480"/>
          <w:marRight w:val="0"/>
          <w:marTop w:val="0"/>
          <w:marBottom w:val="0"/>
          <w:divBdr>
            <w:top w:val="none" w:sz="0" w:space="0" w:color="auto"/>
            <w:left w:val="none" w:sz="0" w:space="0" w:color="auto"/>
            <w:bottom w:val="none" w:sz="0" w:space="0" w:color="auto"/>
            <w:right w:val="none" w:sz="0" w:space="0" w:color="auto"/>
          </w:divBdr>
        </w:div>
        <w:div w:id="374276961">
          <w:marLeft w:val="480"/>
          <w:marRight w:val="0"/>
          <w:marTop w:val="0"/>
          <w:marBottom w:val="0"/>
          <w:divBdr>
            <w:top w:val="none" w:sz="0" w:space="0" w:color="auto"/>
            <w:left w:val="none" w:sz="0" w:space="0" w:color="auto"/>
            <w:bottom w:val="none" w:sz="0" w:space="0" w:color="auto"/>
            <w:right w:val="none" w:sz="0" w:space="0" w:color="auto"/>
          </w:divBdr>
        </w:div>
        <w:div w:id="377559264">
          <w:marLeft w:val="480"/>
          <w:marRight w:val="0"/>
          <w:marTop w:val="0"/>
          <w:marBottom w:val="0"/>
          <w:divBdr>
            <w:top w:val="none" w:sz="0" w:space="0" w:color="auto"/>
            <w:left w:val="none" w:sz="0" w:space="0" w:color="auto"/>
            <w:bottom w:val="none" w:sz="0" w:space="0" w:color="auto"/>
            <w:right w:val="none" w:sz="0" w:space="0" w:color="auto"/>
          </w:divBdr>
        </w:div>
        <w:div w:id="395126651">
          <w:marLeft w:val="480"/>
          <w:marRight w:val="0"/>
          <w:marTop w:val="0"/>
          <w:marBottom w:val="0"/>
          <w:divBdr>
            <w:top w:val="none" w:sz="0" w:space="0" w:color="auto"/>
            <w:left w:val="none" w:sz="0" w:space="0" w:color="auto"/>
            <w:bottom w:val="none" w:sz="0" w:space="0" w:color="auto"/>
            <w:right w:val="none" w:sz="0" w:space="0" w:color="auto"/>
          </w:divBdr>
        </w:div>
        <w:div w:id="416947983">
          <w:marLeft w:val="480"/>
          <w:marRight w:val="0"/>
          <w:marTop w:val="0"/>
          <w:marBottom w:val="0"/>
          <w:divBdr>
            <w:top w:val="none" w:sz="0" w:space="0" w:color="auto"/>
            <w:left w:val="none" w:sz="0" w:space="0" w:color="auto"/>
            <w:bottom w:val="none" w:sz="0" w:space="0" w:color="auto"/>
            <w:right w:val="none" w:sz="0" w:space="0" w:color="auto"/>
          </w:divBdr>
        </w:div>
        <w:div w:id="422651571">
          <w:marLeft w:val="480"/>
          <w:marRight w:val="0"/>
          <w:marTop w:val="0"/>
          <w:marBottom w:val="0"/>
          <w:divBdr>
            <w:top w:val="none" w:sz="0" w:space="0" w:color="auto"/>
            <w:left w:val="none" w:sz="0" w:space="0" w:color="auto"/>
            <w:bottom w:val="none" w:sz="0" w:space="0" w:color="auto"/>
            <w:right w:val="none" w:sz="0" w:space="0" w:color="auto"/>
          </w:divBdr>
        </w:div>
        <w:div w:id="480000894">
          <w:marLeft w:val="480"/>
          <w:marRight w:val="0"/>
          <w:marTop w:val="0"/>
          <w:marBottom w:val="0"/>
          <w:divBdr>
            <w:top w:val="none" w:sz="0" w:space="0" w:color="auto"/>
            <w:left w:val="none" w:sz="0" w:space="0" w:color="auto"/>
            <w:bottom w:val="none" w:sz="0" w:space="0" w:color="auto"/>
            <w:right w:val="none" w:sz="0" w:space="0" w:color="auto"/>
          </w:divBdr>
        </w:div>
        <w:div w:id="487987821">
          <w:marLeft w:val="480"/>
          <w:marRight w:val="0"/>
          <w:marTop w:val="0"/>
          <w:marBottom w:val="0"/>
          <w:divBdr>
            <w:top w:val="none" w:sz="0" w:space="0" w:color="auto"/>
            <w:left w:val="none" w:sz="0" w:space="0" w:color="auto"/>
            <w:bottom w:val="none" w:sz="0" w:space="0" w:color="auto"/>
            <w:right w:val="none" w:sz="0" w:space="0" w:color="auto"/>
          </w:divBdr>
        </w:div>
        <w:div w:id="507184817">
          <w:marLeft w:val="480"/>
          <w:marRight w:val="0"/>
          <w:marTop w:val="0"/>
          <w:marBottom w:val="0"/>
          <w:divBdr>
            <w:top w:val="none" w:sz="0" w:space="0" w:color="auto"/>
            <w:left w:val="none" w:sz="0" w:space="0" w:color="auto"/>
            <w:bottom w:val="none" w:sz="0" w:space="0" w:color="auto"/>
            <w:right w:val="none" w:sz="0" w:space="0" w:color="auto"/>
          </w:divBdr>
        </w:div>
        <w:div w:id="523448244">
          <w:marLeft w:val="480"/>
          <w:marRight w:val="0"/>
          <w:marTop w:val="0"/>
          <w:marBottom w:val="0"/>
          <w:divBdr>
            <w:top w:val="none" w:sz="0" w:space="0" w:color="auto"/>
            <w:left w:val="none" w:sz="0" w:space="0" w:color="auto"/>
            <w:bottom w:val="none" w:sz="0" w:space="0" w:color="auto"/>
            <w:right w:val="none" w:sz="0" w:space="0" w:color="auto"/>
          </w:divBdr>
        </w:div>
        <w:div w:id="533159023">
          <w:marLeft w:val="480"/>
          <w:marRight w:val="0"/>
          <w:marTop w:val="0"/>
          <w:marBottom w:val="0"/>
          <w:divBdr>
            <w:top w:val="none" w:sz="0" w:space="0" w:color="auto"/>
            <w:left w:val="none" w:sz="0" w:space="0" w:color="auto"/>
            <w:bottom w:val="none" w:sz="0" w:space="0" w:color="auto"/>
            <w:right w:val="none" w:sz="0" w:space="0" w:color="auto"/>
          </w:divBdr>
        </w:div>
        <w:div w:id="537395294">
          <w:marLeft w:val="480"/>
          <w:marRight w:val="0"/>
          <w:marTop w:val="0"/>
          <w:marBottom w:val="0"/>
          <w:divBdr>
            <w:top w:val="none" w:sz="0" w:space="0" w:color="auto"/>
            <w:left w:val="none" w:sz="0" w:space="0" w:color="auto"/>
            <w:bottom w:val="none" w:sz="0" w:space="0" w:color="auto"/>
            <w:right w:val="none" w:sz="0" w:space="0" w:color="auto"/>
          </w:divBdr>
        </w:div>
        <w:div w:id="551230993">
          <w:marLeft w:val="480"/>
          <w:marRight w:val="0"/>
          <w:marTop w:val="0"/>
          <w:marBottom w:val="0"/>
          <w:divBdr>
            <w:top w:val="none" w:sz="0" w:space="0" w:color="auto"/>
            <w:left w:val="none" w:sz="0" w:space="0" w:color="auto"/>
            <w:bottom w:val="none" w:sz="0" w:space="0" w:color="auto"/>
            <w:right w:val="none" w:sz="0" w:space="0" w:color="auto"/>
          </w:divBdr>
        </w:div>
        <w:div w:id="615066540">
          <w:marLeft w:val="480"/>
          <w:marRight w:val="0"/>
          <w:marTop w:val="0"/>
          <w:marBottom w:val="0"/>
          <w:divBdr>
            <w:top w:val="none" w:sz="0" w:space="0" w:color="auto"/>
            <w:left w:val="none" w:sz="0" w:space="0" w:color="auto"/>
            <w:bottom w:val="none" w:sz="0" w:space="0" w:color="auto"/>
            <w:right w:val="none" w:sz="0" w:space="0" w:color="auto"/>
          </w:divBdr>
        </w:div>
        <w:div w:id="780800636">
          <w:marLeft w:val="480"/>
          <w:marRight w:val="0"/>
          <w:marTop w:val="0"/>
          <w:marBottom w:val="0"/>
          <w:divBdr>
            <w:top w:val="none" w:sz="0" w:space="0" w:color="auto"/>
            <w:left w:val="none" w:sz="0" w:space="0" w:color="auto"/>
            <w:bottom w:val="none" w:sz="0" w:space="0" w:color="auto"/>
            <w:right w:val="none" w:sz="0" w:space="0" w:color="auto"/>
          </w:divBdr>
        </w:div>
        <w:div w:id="781343749">
          <w:marLeft w:val="480"/>
          <w:marRight w:val="0"/>
          <w:marTop w:val="0"/>
          <w:marBottom w:val="0"/>
          <w:divBdr>
            <w:top w:val="none" w:sz="0" w:space="0" w:color="auto"/>
            <w:left w:val="none" w:sz="0" w:space="0" w:color="auto"/>
            <w:bottom w:val="none" w:sz="0" w:space="0" w:color="auto"/>
            <w:right w:val="none" w:sz="0" w:space="0" w:color="auto"/>
          </w:divBdr>
        </w:div>
        <w:div w:id="858617770">
          <w:marLeft w:val="480"/>
          <w:marRight w:val="0"/>
          <w:marTop w:val="0"/>
          <w:marBottom w:val="0"/>
          <w:divBdr>
            <w:top w:val="none" w:sz="0" w:space="0" w:color="auto"/>
            <w:left w:val="none" w:sz="0" w:space="0" w:color="auto"/>
            <w:bottom w:val="none" w:sz="0" w:space="0" w:color="auto"/>
            <w:right w:val="none" w:sz="0" w:space="0" w:color="auto"/>
          </w:divBdr>
        </w:div>
        <w:div w:id="875317064">
          <w:marLeft w:val="480"/>
          <w:marRight w:val="0"/>
          <w:marTop w:val="0"/>
          <w:marBottom w:val="0"/>
          <w:divBdr>
            <w:top w:val="none" w:sz="0" w:space="0" w:color="auto"/>
            <w:left w:val="none" w:sz="0" w:space="0" w:color="auto"/>
            <w:bottom w:val="none" w:sz="0" w:space="0" w:color="auto"/>
            <w:right w:val="none" w:sz="0" w:space="0" w:color="auto"/>
          </w:divBdr>
        </w:div>
        <w:div w:id="935482034">
          <w:marLeft w:val="480"/>
          <w:marRight w:val="0"/>
          <w:marTop w:val="0"/>
          <w:marBottom w:val="0"/>
          <w:divBdr>
            <w:top w:val="none" w:sz="0" w:space="0" w:color="auto"/>
            <w:left w:val="none" w:sz="0" w:space="0" w:color="auto"/>
            <w:bottom w:val="none" w:sz="0" w:space="0" w:color="auto"/>
            <w:right w:val="none" w:sz="0" w:space="0" w:color="auto"/>
          </w:divBdr>
        </w:div>
        <w:div w:id="985664306">
          <w:marLeft w:val="480"/>
          <w:marRight w:val="0"/>
          <w:marTop w:val="0"/>
          <w:marBottom w:val="0"/>
          <w:divBdr>
            <w:top w:val="none" w:sz="0" w:space="0" w:color="auto"/>
            <w:left w:val="none" w:sz="0" w:space="0" w:color="auto"/>
            <w:bottom w:val="none" w:sz="0" w:space="0" w:color="auto"/>
            <w:right w:val="none" w:sz="0" w:space="0" w:color="auto"/>
          </w:divBdr>
        </w:div>
        <w:div w:id="1009601950">
          <w:marLeft w:val="480"/>
          <w:marRight w:val="0"/>
          <w:marTop w:val="0"/>
          <w:marBottom w:val="0"/>
          <w:divBdr>
            <w:top w:val="none" w:sz="0" w:space="0" w:color="auto"/>
            <w:left w:val="none" w:sz="0" w:space="0" w:color="auto"/>
            <w:bottom w:val="none" w:sz="0" w:space="0" w:color="auto"/>
            <w:right w:val="none" w:sz="0" w:space="0" w:color="auto"/>
          </w:divBdr>
        </w:div>
        <w:div w:id="1080636805">
          <w:marLeft w:val="480"/>
          <w:marRight w:val="0"/>
          <w:marTop w:val="0"/>
          <w:marBottom w:val="0"/>
          <w:divBdr>
            <w:top w:val="none" w:sz="0" w:space="0" w:color="auto"/>
            <w:left w:val="none" w:sz="0" w:space="0" w:color="auto"/>
            <w:bottom w:val="none" w:sz="0" w:space="0" w:color="auto"/>
            <w:right w:val="none" w:sz="0" w:space="0" w:color="auto"/>
          </w:divBdr>
        </w:div>
        <w:div w:id="1109543811">
          <w:marLeft w:val="480"/>
          <w:marRight w:val="0"/>
          <w:marTop w:val="0"/>
          <w:marBottom w:val="0"/>
          <w:divBdr>
            <w:top w:val="none" w:sz="0" w:space="0" w:color="auto"/>
            <w:left w:val="none" w:sz="0" w:space="0" w:color="auto"/>
            <w:bottom w:val="none" w:sz="0" w:space="0" w:color="auto"/>
            <w:right w:val="none" w:sz="0" w:space="0" w:color="auto"/>
          </w:divBdr>
        </w:div>
        <w:div w:id="1159928949">
          <w:marLeft w:val="480"/>
          <w:marRight w:val="0"/>
          <w:marTop w:val="0"/>
          <w:marBottom w:val="0"/>
          <w:divBdr>
            <w:top w:val="none" w:sz="0" w:space="0" w:color="auto"/>
            <w:left w:val="none" w:sz="0" w:space="0" w:color="auto"/>
            <w:bottom w:val="none" w:sz="0" w:space="0" w:color="auto"/>
            <w:right w:val="none" w:sz="0" w:space="0" w:color="auto"/>
          </w:divBdr>
        </w:div>
        <w:div w:id="1167667435">
          <w:marLeft w:val="480"/>
          <w:marRight w:val="0"/>
          <w:marTop w:val="0"/>
          <w:marBottom w:val="0"/>
          <w:divBdr>
            <w:top w:val="none" w:sz="0" w:space="0" w:color="auto"/>
            <w:left w:val="none" w:sz="0" w:space="0" w:color="auto"/>
            <w:bottom w:val="none" w:sz="0" w:space="0" w:color="auto"/>
            <w:right w:val="none" w:sz="0" w:space="0" w:color="auto"/>
          </w:divBdr>
        </w:div>
        <w:div w:id="1224679252">
          <w:marLeft w:val="480"/>
          <w:marRight w:val="0"/>
          <w:marTop w:val="0"/>
          <w:marBottom w:val="0"/>
          <w:divBdr>
            <w:top w:val="none" w:sz="0" w:space="0" w:color="auto"/>
            <w:left w:val="none" w:sz="0" w:space="0" w:color="auto"/>
            <w:bottom w:val="none" w:sz="0" w:space="0" w:color="auto"/>
            <w:right w:val="none" w:sz="0" w:space="0" w:color="auto"/>
          </w:divBdr>
        </w:div>
        <w:div w:id="1258178899">
          <w:marLeft w:val="480"/>
          <w:marRight w:val="0"/>
          <w:marTop w:val="0"/>
          <w:marBottom w:val="0"/>
          <w:divBdr>
            <w:top w:val="none" w:sz="0" w:space="0" w:color="auto"/>
            <w:left w:val="none" w:sz="0" w:space="0" w:color="auto"/>
            <w:bottom w:val="none" w:sz="0" w:space="0" w:color="auto"/>
            <w:right w:val="none" w:sz="0" w:space="0" w:color="auto"/>
          </w:divBdr>
        </w:div>
        <w:div w:id="1412505365">
          <w:marLeft w:val="480"/>
          <w:marRight w:val="0"/>
          <w:marTop w:val="0"/>
          <w:marBottom w:val="0"/>
          <w:divBdr>
            <w:top w:val="none" w:sz="0" w:space="0" w:color="auto"/>
            <w:left w:val="none" w:sz="0" w:space="0" w:color="auto"/>
            <w:bottom w:val="none" w:sz="0" w:space="0" w:color="auto"/>
            <w:right w:val="none" w:sz="0" w:space="0" w:color="auto"/>
          </w:divBdr>
        </w:div>
        <w:div w:id="1461920499">
          <w:marLeft w:val="480"/>
          <w:marRight w:val="0"/>
          <w:marTop w:val="0"/>
          <w:marBottom w:val="0"/>
          <w:divBdr>
            <w:top w:val="none" w:sz="0" w:space="0" w:color="auto"/>
            <w:left w:val="none" w:sz="0" w:space="0" w:color="auto"/>
            <w:bottom w:val="none" w:sz="0" w:space="0" w:color="auto"/>
            <w:right w:val="none" w:sz="0" w:space="0" w:color="auto"/>
          </w:divBdr>
        </w:div>
        <w:div w:id="1498301723">
          <w:marLeft w:val="480"/>
          <w:marRight w:val="0"/>
          <w:marTop w:val="0"/>
          <w:marBottom w:val="0"/>
          <w:divBdr>
            <w:top w:val="none" w:sz="0" w:space="0" w:color="auto"/>
            <w:left w:val="none" w:sz="0" w:space="0" w:color="auto"/>
            <w:bottom w:val="none" w:sz="0" w:space="0" w:color="auto"/>
            <w:right w:val="none" w:sz="0" w:space="0" w:color="auto"/>
          </w:divBdr>
        </w:div>
        <w:div w:id="1529946011">
          <w:marLeft w:val="480"/>
          <w:marRight w:val="0"/>
          <w:marTop w:val="0"/>
          <w:marBottom w:val="0"/>
          <w:divBdr>
            <w:top w:val="none" w:sz="0" w:space="0" w:color="auto"/>
            <w:left w:val="none" w:sz="0" w:space="0" w:color="auto"/>
            <w:bottom w:val="none" w:sz="0" w:space="0" w:color="auto"/>
            <w:right w:val="none" w:sz="0" w:space="0" w:color="auto"/>
          </w:divBdr>
        </w:div>
        <w:div w:id="1535000974">
          <w:marLeft w:val="480"/>
          <w:marRight w:val="0"/>
          <w:marTop w:val="0"/>
          <w:marBottom w:val="0"/>
          <w:divBdr>
            <w:top w:val="none" w:sz="0" w:space="0" w:color="auto"/>
            <w:left w:val="none" w:sz="0" w:space="0" w:color="auto"/>
            <w:bottom w:val="none" w:sz="0" w:space="0" w:color="auto"/>
            <w:right w:val="none" w:sz="0" w:space="0" w:color="auto"/>
          </w:divBdr>
        </w:div>
        <w:div w:id="1544169468">
          <w:marLeft w:val="480"/>
          <w:marRight w:val="0"/>
          <w:marTop w:val="0"/>
          <w:marBottom w:val="0"/>
          <w:divBdr>
            <w:top w:val="none" w:sz="0" w:space="0" w:color="auto"/>
            <w:left w:val="none" w:sz="0" w:space="0" w:color="auto"/>
            <w:bottom w:val="none" w:sz="0" w:space="0" w:color="auto"/>
            <w:right w:val="none" w:sz="0" w:space="0" w:color="auto"/>
          </w:divBdr>
        </w:div>
        <w:div w:id="1583297856">
          <w:marLeft w:val="480"/>
          <w:marRight w:val="0"/>
          <w:marTop w:val="0"/>
          <w:marBottom w:val="0"/>
          <w:divBdr>
            <w:top w:val="none" w:sz="0" w:space="0" w:color="auto"/>
            <w:left w:val="none" w:sz="0" w:space="0" w:color="auto"/>
            <w:bottom w:val="none" w:sz="0" w:space="0" w:color="auto"/>
            <w:right w:val="none" w:sz="0" w:space="0" w:color="auto"/>
          </w:divBdr>
        </w:div>
        <w:div w:id="1584101830">
          <w:marLeft w:val="480"/>
          <w:marRight w:val="0"/>
          <w:marTop w:val="0"/>
          <w:marBottom w:val="0"/>
          <w:divBdr>
            <w:top w:val="none" w:sz="0" w:space="0" w:color="auto"/>
            <w:left w:val="none" w:sz="0" w:space="0" w:color="auto"/>
            <w:bottom w:val="none" w:sz="0" w:space="0" w:color="auto"/>
            <w:right w:val="none" w:sz="0" w:space="0" w:color="auto"/>
          </w:divBdr>
        </w:div>
        <w:div w:id="1601838303">
          <w:marLeft w:val="480"/>
          <w:marRight w:val="0"/>
          <w:marTop w:val="0"/>
          <w:marBottom w:val="0"/>
          <w:divBdr>
            <w:top w:val="none" w:sz="0" w:space="0" w:color="auto"/>
            <w:left w:val="none" w:sz="0" w:space="0" w:color="auto"/>
            <w:bottom w:val="none" w:sz="0" w:space="0" w:color="auto"/>
            <w:right w:val="none" w:sz="0" w:space="0" w:color="auto"/>
          </w:divBdr>
        </w:div>
        <w:div w:id="1693416366">
          <w:marLeft w:val="480"/>
          <w:marRight w:val="0"/>
          <w:marTop w:val="0"/>
          <w:marBottom w:val="0"/>
          <w:divBdr>
            <w:top w:val="none" w:sz="0" w:space="0" w:color="auto"/>
            <w:left w:val="none" w:sz="0" w:space="0" w:color="auto"/>
            <w:bottom w:val="none" w:sz="0" w:space="0" w:color="auto"/>
            <w:right w:val="none" w:sz="0" w:space="0" w:color="auto"/>
          </w:divBdr>
        </w:div>
        <w:div w:id="1774745052">
          <w:marLeft w:val="480"/>
          <w:marRight w:val="0"/>
          <w:marTop w:val="0"/>
          <w:marBottom w:val="0"/>
          <w:divBdr>
            <w:top w:val="none" w:sz="0" w:space="0" w:color="auto"/>
            <w:left w:val="none" w:sz="0" w:space="0" w:color="auto"/>
            <w:bottom w:val="none" w:sz="0" w:space="0" w:color="auto"/>
            <w:right w:val="none" w:sz="0" w:space="0" w:color="auto"/>
          </w:divBdr>
        </w:div>
        <w:div w:id="1827014543">
          <w:marLeft w:val="480"/>
          <w:marRight w:val="0"/>
          <w:marTop w:val="0"/>
          <w:marBottom w:val="0"/>
          <w:divBdr>
            <w:top w:val="none" w:sz="0" w:space="0" w:color="auto"/>
            <w:left w:val="none" w:sz="0" w:space="0" w:color="auto"/>
            <w:bottom w:val="none" w:sz="0" w:space="0" w:color="auto"/>
            <w:right w:val="none" w:sz="0" w:space="0" w:color="auto"/>
          </w:divBdr>
        </w:div>
        <w:div w:id="2004046891">
          <w:marLeft w:val="480"/>
          <w:marRight w:val="0"/>
          <w:marTop w:val="0"/>
          <w:marBottom w:val="0"/>
          <w:divBdr>
            <w:top w:val="none" w:sz="0" w:space="0" w:color="auto"/>
            <w:left w:val="none" w:sz="0" w:space="0" w:color="auto"/>
            <w:bottom w:val="none" w:sz="0" w:space="0" w:color="auto"/>
            <w:right w:val="none" w:sz="0" w:space="0" w:color="auto"/>
          </w:divBdr>
        </w:div>
        <w:div w:id="2009864609">
          <w:marLeft w:val="480"/>
          <w:marRight w:val="0"/>
          <w:marTop w:val="0"/>
          <w:marBottom w:val="0"/>
          <w:divBdr>
            <w:top w:val="none" w:sz="0" w:space="0" w:color="auto"/>
            <w:left w:val="none" w:sz="0" w:space="0" w:color="auto"/>
            <w:bottom w:val="none" w:sz="0" w:space="0" w:color="auto"/>
            <w:right w:val="none" w:sz="0" w:space="0" w:color="auto"/>
          </w:divBdr>
        </w:div>
        <w:div w:id="2140537118">
          <w:marLeft w:val="480"/>
          <w:marRight w:val="0"/>
          <w:marTop w:val="0"/>
          <w:marBottom w:val="0"/>
          <w:divBdr>
            <w:top w:val="none" w:sz="0" w:space="0" w:color="auto"/>
            <w:left w:val="none" w:sz="0" w:space="0" w:color="auto"/>
            <w:bottom w:val="none" w:sz="0" w:space="0" w:color="auto"/>
            <w:right w:val="none" w:sz="0" w:space="0" w:color="auto"/>
          </w:divBdr>
        </w:div>
      </w:divsChild>
    </w:div>
    <w:div w:id="17902224">
      <w:marLeft w:val="640"/>
      <w:marRight w:val="0"/>
      <w:marTop w:val="0"/>
      <w:marBottom w:val="0"/>
      <w:divBdr>
        <w:top w:val="none" w:sz="0" w:space="0" w:color="auto"/>
        <w:left w:val="none" w:sz="0" w:space="0" w:color="auto"/>
        <w:bottom w:val="none" w:sz="0" w:space="0" w:color="auto"/>
        <w:right w:val="none" w:sz="0" w:space="0" w:color="auto"/>
      </w:divBdr>
    </w:div>
    <w:div w:id="18095551">
      <w:marLeft w:val="640"/>
      <w:marRight w:val="0"/>
      <w:marTop w:val="0"/>
      <w:marBottom w:val="0"/>
      <w:divBdr>
        <w:top w:val="none" w:sz="0" w:space="0" w:color="auto"/>
        <w:left w:val="none" w:sz="0" w:space="0" w:color="auto"/>
        <w:bottom w:val="none" w:sz="0" w:space="0" w:color="auto"/>
        <w:right w:val="none" w:sz="0" w:space="0" w:color="auto"/>
      </w:divBdr>
    </w:div>
    <w:div w:id="18481951">
      <w:bodyDiv w:val="1"/>
      <w:marLeft w:val="0"/>
      <w:marRight w:val="0"/>
      <w:marTop w:val="0"/>
      <w:marBottom w:val="0"/>
      <w:divBdr>
        <w:top w:val="none" w:sz="0" w:space="0" w:color="auto"/>
        <w:left w:val="none" w:sz="0" w:space="0" w:color="auto"/>
        <w:bottom w:val="none" w:sz="0" w:space="0" w:color="auto"/>
        <w:right w:val="none" w:sz="0" w:space="0" w:color="auto"/>
      </w:divBdr>
    </w:div>
    <w:div w:id="19596708">
      <w:marLeft w:val="640"/>
      <w:marRight w:val="0"/>
      <w:marTop w:val="0"/>
      <w:marBottom w:val="0"/>
      <w:divBdr>
        <w:top w:val="none" w:sz="0" w:space="0" w:color="auto"/>
        <w:left w:val="none" w:sz="0" w:space="0" w:color="auto"/>
        <w:bottom w:val="none" w:sz="0" w:space="0" w:color="auto"/>
        <w:right w:val="none" w:sz="0" w:space="0" w:color="auto"/>
      </w:divBdr>
    </w:div>
    <w:div w:id="19821159">
      <w:marLeft w:val="640"/>
      <w:marRight w:val="0"/>
      <w:marTop w:val="0"/>
      <w:marBottom w:val="0"/>
      <w:divBdr>
        <w:top w:val="none" w:sz="0" w:space="0" w:color="auto"/>
        <w:left w:val="none" w:sz="0" w:space="0" w:color="auto"/>
        <w:bottom w:val="none" w:sz="0" w:space="0" w:color="auto"/>
        <w:right w:val="none" w:sz="0" w:space="0" w:color="auto"/>
      </w:divBdr>
    </w:div>
    <w:div w:id="20018676">
      <w:marLeft w:val="640"/>
      <w:marRight w:val="0"/>
      <w:marTop w:val="0"/>
      <w:marBottom w:val="0"/>
      <w:divBdr>
        <w:top w:val="none" w:sz="0" w:space="0" w:color="auto"/>
        <w:left w:val="none" w:sz="0" w:space="0" w:color="auto"/>
        <w:bottom w:val="none" w:sz="0" w:space="0" w:color="auto"/>
        <w:right w:val="none" w:sz="0" w:space="0" w:color="auto"/>
      </w:divBdr>
    </w:div>
    <w:div w:id="20204171">
      <w:marLeft w:val="640"/>
      <w:marRight w:val="0"/>
      <w:marTop w:val="0"/>
      <w:marBottom w:val="0"/>
      <w:divBdr>
        <w:top w:val="none" w:sz="0" w:space="0" w:color="auto"/>
        <w:left w:val="none" w:sz="0" w:space="0" w:color="auto"/>
        <w:bottom w:val="none" w:sz="0" w:space="0" w:color="auto"/>
        <w:right w:val="none" w:sz="0" w:space="0" w:color="auto"/>
      </w:divBdr>
    </w:div>
    <w:div w:id="20208466">
      <w:marLeft w:val="640"/>
      <w:marRight w:val="0"/>
      <w:marTop w:val="0"/>
      <w:marBottom w:val="0"/>
      <w:divBdr>
        <w:top w:val="none" w:sz="0" w:space="0" w:color="auto"/>
        <w:left w:val="none" w:sz="0" w:space="0" w:color="auto"/>
        <w:bottom w:val="none" w:sz="0" w:space="0" w:color="auto"/>
        <w:right w:val="none" w:sz="0" w:space="0" w:color="auto"/>
      </w:divBdr>
    </w:div>
    <w:div w:id="20397312">
      <w:marLeft w:val="480"/>
      <w:marRight w:val="0"/>
      <w:marTop w:val="0"/>
      <w:marBottom w:val="0"/>
      <w:divBdr>
        <w:top w:val="none" w:sz="0" w:space="0" w:color="auto"/>
        <w:left w:val="none" w:sz="0" w:space="0" w:color="auto"/>
        <w:bottom w:val="none" w:sz="0" w:space="0" w:color="auto"/>
        <w:right w:val="none" w:sz="0" w:space="0" w:color="auto"/>
      </w:divBdr>
    </w:div>
    <w:div w:id="21051161">
      <w:marLeft w:val="640"/>
      <w:marRight w:val="0"/>
      <w:marTop w:val="0"/>
      <w:marBottom w:val="0"/>
      <w:divBdr>
        <w:top w:val="none" w:sz="0" w:space="0" w:color="auto"/>
        <w:left w:val="none" w:sz="0" w:space="0" w:color="auto"/>
        <w:bottom w:val="none" w:sz="0" w:space="0" w:color="auto"/>
        <w:right w:val="none" w:sz="0" w:space="0" w:color="auto"/>
      </w:divBdr>
    </w:div>
    <w:div w:id="21177369">
      <w:marLeft w:val="640"/>
      <w:marRight w:val="0"/>
      <w:marTop w:val="0"/>
      <w:marBottom w:val="0"/>
      <w:divBdr>
        <w:top w:val="none" w:sz="0" w:space="0" w:color="auto"/>
        <w:left w:val="none" w:sz="0" w:space="0" w:color="auto"/>
        <w:bottom w:val="none" w:sz="0" w:space="0" w:color="auto"/>
        <w:right w:val="none" w:sz="0" w:space="0" w:color="auto"/>
      </w:divBdr>
    </w:div>
    <w:div w:id="21789072">
      <w:bodyDiv w:val="1"/>
      <w:marLeft w:val="0"/>
      <w:marRight w:val="0"/>
      <w:marTop w:val="0"/>
      <w:marBottom w:val="0"/>
      <w:divBdr>
        <w:top w:val="none" w:sz="0" w:space="0" w:color="auto"/>
        <w:left w:val="none" w:sz="0" w:space="0" w:color="auto"/>
        <w:bottom w:val="none" w:sz="0" w:space="0" w:color="auto"/>
        <w:right w:val="none" w:sz="0" w:space="0" w:color="auto"/>
      </w:divBdr>
    </w:div>
    <w:div w:id="22050605">
      <w:marLeft w:val="640"/>
      <w:marRight w:val="0"/>
      <w:marTop w:val="0"/>
      <w:marBottom w:val="0"/>
      <w:divBdr>
        <w:top w:val="none" w:sz="0" w:space="0" w:color="auto"/>
        <w:left w:val="none" w:sz="0" w:space="0" w:color="auto"/>
        <w:bottom w:val="none" w:sz="0" w:space="0" w:color="auto"/>
        <w:right w:val="none" w:sz="0" w:space="0" w:color="auto"/>
      </w:divBdr>
    </w:div>
    <w:div w:id="22294372">
      <w:marLeft w:val="640"/>
      <w:marRight w:val="0"/>
      <w:marTop w:val="0"/>
      <w:marBottom w:val="0"/>
      <w:divBdr>
        <w:top w:val="none" w:sz="0" w:space="0" w:color="auto"/>
        <w:left w:val="none" w:sz="0" w:space="0" w:color="auto"/>
        <w:bottom w:val="none" w:sz="0" w:space="0" w:color="auto"/>
        <w:right w:val="none" w:sz="0" w:space="0" w:color="auto"/>
      </w:divBdr>
    </w:div>
    <w:div w:id="22679517">
      <w:marLeft w:val="640"/>
      <w:marRight w:val="0"/>
      <w:marTop w:val="0"/>
      <w:marBottom w:val="0"/>
      <w:divBdr>
        <w:top w:val="none" w:sz="0" w:space="0" w:color="auto"/>
        <w:left w:val="none" w:sz="0" w:space="0" w:color="auto"/>
        <w:bottom w:val="none" w:sz="0" w:space="0" w:color="auto"/>
        <w:right w:val="none" w:sz="0" w:space="0" w:color="auto"/>
      </w:divBdr>
    </w:div>
    <w:div w:id="22707906">
      <w:marLeft w:val="640"/>
      <w:marRight w:val="0"/>
      <w:marTop w:val="0"/>
      <w:marBottom w:val="0"/>
      <w:divBdr>
        <w:top w:val="none" w:sz="0" w:space="0" w:color="auto"/>
        <w:left w:val="none" w:sz="0" w:space="0" w:color="auto"/>
        <w:bottom w:val="none" w:sz="0" w:space="0" w:color="auto"/>
        <w:right w:val="none" w:sz="0" w:space="0" w:color="auto"/>
      </w:divBdr>
    </w:div>
    <w:div w:id="22874238">
      <w:bodyDiv w:val="1"/>
      <w:marLeft w:val="0"/>
      <w:marRight w:val="0"/>
      <w:marTop w:val="0"/>
      <w:marBottom w:val="0"/>
      <w:divBdr>
        <w:top w:val="none" w:sz="0" w:space="0" w:color="auto"/>
        <w:left w:val="none" w:sz="0" w:space="0" w:color="auto"/>
        <w:bottom w:val="none" w:sz="0" w:space="0" w:color="auto"/>
        <w:right w:val="none" w:sz="0" w:space="0" w:color="auto"/>
      </w:divBdr>
    </w:div>
    <w:div w:id="22950969">
      <w:bodyDiv w:val="1"/>
      <w:marLeft w:val="0"/>
      <w:marRight w:val="0"/>
      <w:marTop w:val="0"/>
      <w:marBottom w:val="0"/>
      <w:divBdr>
        <w:top w:val="none" w:sz="0" w:space="0" w:color="auto"/>
        <w:left w:val="none" w:sz="0" w:space="0" w:color="auto"/>
        <w:bottom w:val="none" w:sz="0" w:space="0" w:color="auto"/>
        <w:right w:val="none" w:sz="0" w:space="0" w:color="auto"/>
      </w:divBdr>
    </w:div>
    <w:div w:id="23097796">
      <w:marLeft w:val="640"/>
      <w:marRight w:val="0"/>
      <w:marTop w:val="0"/>
      <w:marBottom w:val="0"/>
      <w:divBdr>
        <w:top w:val="none" w:sz="0" w:space="0" w:color="auto"/>
        <w:left w:val="none" w:sz="0" w:space="0" w:color="auto"/>
        <w:bottom w:val="none" w:sz="0" w:space="0" w:color="auto"/>
        <w:right w:val="none" w:sz="0" w:space="0" w:color="auto"/>
      </w:divBdr>
    </w:div>
    <w:div w:id="23212631">
      <w:marLeft w:val="640"/>
      <w:marRight w:val="0"/>
      <w:marTop w:val="0"/>
      <w:marBottom w:val="0"/>
      <w:divBdr>
        <w:top w:val="none" w:sz="0" w:space="0" w:color="auto"/>
        <w:left w:val="none" w:sz="0" w:space="0" w:color="auto"/>
        <w:bottom w:val="none" w:sz="0" w:space="0" w:color="auto"/>
        <w:right w:val="none" w:sz="0" w:space="0" w:color="auto"/>
      </w:divBdr>
    </w:div>
    <w:div w:id="23285980">
      <w:marLeft w:val="640"/>
      <w:marRight w:val="0"/>
      <w:marTop w:val="0"/>
      <w:marBottom w:val="0"/>
      <w:divBdr>
        <w:top w:val="none" w:sz="0" w:space="0" w:color="auto"/>
        <w:left w:val="none" w:sz="0" w:space="0" w:color="auto"/>
        <w:bottom w:val="none" w:sz="0" w:space="0" w:color="auto"/>
        <w:right w:val="none" w:sz="0" w:space="0" w:color="auto"/>
      </w:divBdr>
    </w:div>
    <w:div w:id="23334457">
      <w:marLeft w:val="640"/>
      <w:marRight w:val="0"/>
      <w:marTop w:val="0"/>
      <w:marBottom w:val="0"/>
      <w:divBdr>
        <w:top w:val="none" w:sz="0" w:space="0" w:color="auto"/>
        <w:left w:val="none" w:sz="0" w:space="0" w:color="auto"/>
        <w:bottom w:val="none" w:sz="0" w:space="0" w:color="auto"/>
        <w:right w:val="none" w:sz="0" w:space="0" w:color="auto"/>
      </w:divBdr>
    </w:div>
    <w:div w:id="23481869">
      <w:marLeft w:val="640"/>
      <w:marRight w:val="0"/>
      <w:marTop w:val="0"/>
      <w:marBottom w:val="0"/>
      <w:divBdr>
        <w:top w:val="none" w:sz="0" w:space="0" w:color="auto"/>
        <w:left w:val="none" w:sz="0" w:space="0" w:color="auto"/>
        <w:bottom w:val="none" w:sz="0" w:space="0" w:color="auto"/>
        <w:right w:val="none" w:sz="0" w:space="0" w:color="auto"/>
      </w:divBdr>
    </w:div>
    <w:div w:id="23600608">
      <w:marLeft w:val="640"/>
      <w:marRight w:val="0"/>
      <w:marTop w:val="0"/>
      <w:marBottom w:val="0"/>
      <w:divBdr>
        <w:top w:val="none" w:sz="0" w:space="0" w:color="auto"/>
        <w:left w:val="none" w:sz="0" w:space="0" w:color="auto"/>
        <w:bottom w:val="none" w:sz="0" w:space="0" w:color="auto"/>
        <w:right w:val="none" w:sz="0" w:space="0" w:color="auto"/>
      </w:divBdr>
    </w:div>
    <w:div w:id="23873031">
      <w:marLeft w:val="640"/>
      <w:marRight w:val="0"/>
      <w:marTop w:val="0"/>
      <w:marBottom w:val="0"/>
      <w:divBdr>
        <w:top w:val="none" w:sz="0" w:space="0" w:color="auto"/>
        <w:left w:val="none" w:sz="0" w:space="0" w:color="auto"/>
        <w:bottom w:val="none" w:sz="0" w:space="0" w:color="auto"/>
        <w:right w:val="none" w:sz="0" w:space="0" w:color="auto"/>
      </w:divBdr>
    </w:div>
    <w:div w:id="23874914">
      <w:marLeft w:val="640"/>
      <w:marRight w:val="0"/>
      <w:marTop w:val="0"/>
      <w:marBottom w:val="0"/>
      <w:divBdr>
        <w:top w:val="none" w:sz="0" w:space="0" w:color="auto"/>
        <w:left w:val="none" w:sz="0" w:space="0" w:color="auto"/>
        <w:bottom w:val="none" w:sz="0" w:space="0" w:color="auto"/>
        <w:right w:val="none" w:sz="0" w:space="0" w:color="auto"/>
      </w:divBdr>
    </w:div>
    <w:div w:id="24058915">
      <w:marLeft w:val="640"/>
      <w:marRight w:val="0"/>
      <w:marTop w:val="0"/>
      <w:marBottom w:val="0"/>
      <w:divBdr>
        <w:top w:val="none" w:sz="0" w:space="0" w:color="auto"/>
        <w:left w:val="none" w:sz="0" w:space="0" w:color="auto"/>
        <w:bottom w:val="none" w:sz="0" w:space="0" w:color="auto"/>
        <w:right w:val="none" w:sz="0" w:space="0" w:color="auto"/>
      </w:divBdr>
    </w:div>
    <w:div w:id="24061133">
      <w:marLeft w:val="640"/>
      <w:marRight w:val="0"/>
      <w:marTop w:val="0"/>
      <w:marBottom w:val="0"/>
      <w:divBdr>
        <w:top w:val="none" w:sz="0" w:space="0" w:color="auto"/>
        <w:left w:val="none" w:sz="0" w:space="0" w:color="auto"/>
        <w:bottom w:val="none" w:sz="0" w:space="0" w:color="auto"/>
        <w:right w:val="none" w:sz="0" w:space="0" w:color="auto"/>
      </w:divBdr>
    </w:div>
    <w:div w:id="24140260">
      <w:marLeft w:val="640"/>
      <w:marRight w:val="0"/>
      <w:marTop w:val="0"/>
      <w:marBottom w:val="0"/>
      <w:divBdr>
        <w:top w:val="none" w:sz="0" w:space="0" w:color="auto"/>
        <w:left w:val="none" w:sz="0" w:space="0" w:color="auto"/>
        <w:bottom w:val="none" w:sz="0" w:space="0" w:color="auto"/>
        <w:right w:val="none" w:sz="0" w:space="0" w:color="auto"/>
      </w:divBdr>
    </w:div>
    <w:div w:id="24447601">
      <w:marLeft w:val="640"/>
      <w:marRight w:val="0"/>
      <w:marTop w:val="0"/>
      <w:marBottom w:val="0"/>
      <w:divBdr>
        <w:top w:val="none" w:sz="0" w:space="0" w:color="auto"/>
        <w:left w:val="none" w:sz="0" w:space="0" w:color="auto"/>
        <w:bottom w:val="none" w:sz="0" w:space="0" w:color="auto"/>
        <w:right w:val="none" w:sz="0" w:space="0" w:color="auto"/>
      </w:divBdr>
    </w:div>
    <w:div w:id="25493809">
      <w:marLeft w:val="640"/>
      <w:marRight w:val="0"/>
      <w:marTop w:val="0"/>
      <w:marBottom w:val="0"/>
      <w:divBdr>
        <w:top w:val="none" w:sz="0" w:space="0" w:color="auto"/>
        <w:left w:val="none" w:sz="0" w:space="0" w:color="auto"/>
        <w:bottom w:val="none" w:sz="0" w:space="0" w:color="auto"/>
        <w:right w:val="none" w:sz="0" w:space="0" w:color="auto"/>
      </w:divBdr>
    </w:div>
    <w:div w:id="25571404">
      <w:marLeft w:val="640"/>
      <w:marRight w:val="0"/>
      <w:marTop w:val="0"/>
      <w:marBottom w:val="0"/>
      <w:divBdr>
        <w:top w:val="none" w:sz="0" w:space="0" w:color="auto"/>
        <w:left w:val="none" w:sz="0" w:space="0" w:color="auto"/>
        <w:bottom w:val="none" w:sz="0" w:space="0" w:color="auto"/>
        <w:right w:val="none" w:sz="0" w:space="0" w:color="auto"/>
      </w:divBdr>
    </w:div>
    <w:div w:id="26415846">
      <w:marLeft w:val="640"/>
      <w:marRight w:val="0"/>
      <w:marTop w:val="0"/>
      <w:marBottom w:val="0"/>
      <w:divBdr>
        <w:top w:val="none" w:sz="0" w:space="0" w:color="auto"/>
        <w:left w:val="none" w:sz="0" w:space="0" w:color="auto"/>
        <w:bottom w:val="none" w:sz="0" w:space="0" w:color="auto"/>
        <w:right w:val="none" w:sz="0" w:space="0" w:color="auto"/>
      </w:divBdr>
    </w:div>
    <w:div w:id="26416980">
      <w:marLeft w:val="640"/>
      <w:marRight w:val="0"/>
      <w:marTop w:val="0"/>
      <w:marBottom w:val="0"/>
      <w:divBdr>
        <w:top w:val="none" w:sz="0" w:space="0" w:color="auto"/>
        <w:left w:val="none" w:sz="0" w:space="0" w:color="auto"/>
        <w:bottom w:val="none" w:sz="0" w:space="0" w:color="auto"/>
        <w:right w:val="none" w:sz="0" w:space="0" w:color="auto"/>
      </w:divBdr>
    </w:div>
    <w:div w:id="26486350">
      <w:marLeft w:val="640"/>
      <w:marRight w:val="0"/>
      <w:marTop w:val="0"/>
      <w:marBottom w:val="0"/>
      <w:divBdr>
        <w:top w:val="none" w:sz="0" w:space="0" w:color="auto"/>
        <w:left w:val="none" w:sz="0" w:space="0" w:color="auto"/>
        <w:bottom w:val="none" w:sz="0" w:space="0" w:color="auto"/>
        <w:right w:val="none" w:sz="0" w:space="0" w:color="auto"/>
      </w:divBdr>
    </w:div>
    <w:div w:id="26949885">
      <w:bodyDiv w:val="1"/>
      <w:marLeft w:val="0"/>
      <w:marRight w:val="0"/>
      <w:marTop w:val="0"/>
      <w:marBottom w:val="0"/>
      <w:divBdr>
        <w:top w:val="none" w:sz="0" w:space="0" w:color="auto"/>
        <w:left w:val="none" w:sz="0" w:space="0" w:color="auto"/>
        <w:bottom w:val="none" w:sz="0" w:space="0" w:color="auto"/>
        <w:right w:val="none" w:sz="0" w:space="0" w:color="auto"/>
      </w:divBdr>
    </w:div>
    <w:div w:id="28183827">
      <w:marLeft w:val="640"/>
      <w:marRight w:val="0"/>
      <w:marTop w:val="0"/>
      <w:marBottom w:val="0"/>
      <w:divBdr>
        <w:top w:val="none" w:sz="0" w:space="0" w:color="auto"/>
        <w:left w:val="none" w:sz="0" w:space="0" w:color="auto"/>
        <w:bottom w:val="none" w:sz="0" w:space="0" w:color="auto"/>
        <w:right w:val="none" w:sz="0" w:space="0" w:color="auto"/>
      </w:divBdr>
    </w:div>
    <w:div w:id="28340354">
      <w:marLeft w:val="640"/>
      <w:marRight w:val="0"/>
      <w:marTop w:val="0"/>
      <w:marBottom w:val="0"/>
      <w:divBdr>
        <w:top w:val="none" w:sz="0" w:space="0" w:color="auto"/>
        <w:left w:val="none" w:sz="0" w:space="0" w:color="auto"/>
        <w:bottom w:val="none" w:sz="0" w:space="0" w:color="auto"/>
        <w:right w:val="none" w:sz="0" w:space="0" w:color="auto"/>
      </w:divBdr>
    </w:div>
    <w:div w:id="28916905">
      <w:bodyDiv w:val="1"/>
      <w:marLeft w:val="0"/>
      <w:marRight w:val="0"/>
      <w:marTop w:val="0"/>
      <w:marBottom w:val="0"/>
      <w:divBdr>
        <w:top w:val="none" w:sz="0" w:space="0" w:color="auto"/>
        <w:left w:val="none" w:sz="0" w:space="0" w:color="auto"/>
        <w:bottom w:val="none" w:sz="0" w:space="0" w:color="auto"/>
        <w:right w:val="none" w:sz="0" w:space="0" w:color="auto"/>
      </w:divBdr>
    </w:div>
    <w:div w:id="28918077">
      <w:marLeft w:val="640"/>
      <w:marRight w:val="0"/>
      <w:marTop w:val="0"/>
      <w:marBottom w:val="0"/>
      <w:divBdr>
        <w:top w:val="none" w:sz="0" w:space="0" w:color="auto"/>
        <w:left w:val="none" w:sz="0" w:space="0" w:color="auto"/>
        <w:bottom w:val="none" w:sz="0" w:space="0" w:color="auto"/>
        <w:right w:val="none" w:sz="0" w:space="0" w:color="auto"/>
      </w:divBdr>
    </w:div>
    <w:div w:id="28923518">
      <w:marLeft w:val="640"/>
      <w:marRight w:val="0"/>
      <w:marTop w:val="0"/>
      <w:marBottom w:val="0"/>
      <w:divBdr>
        <w:top w:val="none" w:sz="0" w:space="0" w:color="auto"/>
        <w:left w:val="none" w:sz="0" w:space="0" w:color="auto"/>
        <w:bottom w:val="none" w:sz="0" w:space="0" w:color="auto"/>
        <w:right w:val="none" w:sz="0" w:space="0" w:color="auto"/>
      </w:divBdr>
    </w:div>
    <w:div w:id="29035669">
      <w:marLeft w:val="640"/>
      <w:marRight w:val="0"/>
      <w:marTop w:val="0"/>
      <w:marBottom w:val="0"/>
      <w:divBdr>
        <w:top w:val="none" w:sz="0" w:space="0" w:color="auto"/>
        <w:left w:val="none" w:sz="0" w:space="0" w:color="auto"/>
        <w:bottom w:val="none" w:sz="0" w:space="0" w:color="auto"/>
        <w:right w:val="none" w:sz="0" w:space="0" w:color="auto"/>
      </w:divBdr>
    </w:div>
    <w:div w:id="29310407">
      <w:marLeft w:val="640"/>
      <w:marRight w:val="0"/>
      <w:marTop w:val="0"/>
      <w:marBottom w:val="0"/>
      <w:divBdr>
        <w:top w:val="none" w:sz="0" w:space="0" w:color="auto"/>
        <w:left w:val="none" w:sz="0" w:space="0" w:color="auto"/>
        <w:bottom w:val="none" w:sz="0" w:space="0" w:color="auto"/>
        <w:right w:val="none" w:sz="0" w:space="0" w:color="auto"/>
      </w:divBdr>
    </w:div>
    <w:div w:id="29572024">
      <w:marLeft w:val="640"/>
      <w:marRight w:val="0"/>
      <w:marTop w:val="0"/>
      <w:marBottom w:val="0"/>
      <w:divBdr>
        <w:top w:val="none" w:sz="0" w:space="0" w:color="auto"/>
        <w:left w:val="none" w:sz="0" w:space="0" w:color="auto"/>
        <w:bottom w:val="none" w:sz="0" w:space="0" w:color="auto"/>
        <w:right w:val="none" w:sz="0" w:space="0" w:color="auto"/>
      </w:divBdr>
    </w:div>
    <w:div w:id="29845929">
      <w:marLeft w:val="480"/>
      <w:marRight w:val="0"/>
      <w:marTop w:val="0"/>
      <w:marBottom w:val="0"/>
      <w:divBdr>
        <w:top w:val="none" w:sz="0" w:space="0" w:color="auto"/>
        <w:left w:val="none" w:sz="0" w:space="0" w:color="auto"/>
        <w:bottom w:val="none" w:sz="0" w:space="0" w:color="auto"/>
        <w:right w:val="none" w:sz="0" w:space="0" w:color="auto"/>
      </w:divBdr>
    </w:div>
    <w:div w:id="30230498">
      <w:bodyDiv w:val="1"/>
      <w:marLeft w:val="0"/>
      <w:marRight w:val="0"/>
      <w:marTop w:val="0"/>
      <w:marBottom w:val="0"/>
      <w:divBdr>
        <w:top w:val="none" w:sz="0" w:space="0" w:color="auto"/>
        <w:left w:val="none" w:sz="0" w:space="0" w:color="auto"/>
        <w:bottom w:val="none" w:sz="0" w:space="0" w:color="auto"/>
        <w:right w:val="none" w:sz="0" w:space="0" w:color="auto"/>
      </w:divBdr>
    </w:div>
    <w:div w:id="30426146">
      <w:marLeft w:val="640"/>
      <w:marRight w:val="0"/>
      <w:marTop w:val="0"/>
      <w:marBottom w:val="0"/>
      <w:divBdr>
        <w:top w:val="none" w:sz="0" w:space="0" w:color="auto"/>
        <w:left w:val="none" w:sz="0" w:space="0" w:color="auto"/>
        <w:bottom w:val="none" w:sz="0" w:space="0" w:color="auto"/>
        <w:right w:val="none" w:sz="0" w:space="0" w:color="auto"/>
      </w:divBdr>
    </w:div>
    <w:div w:id="30618664">
      <w:marLeft w:val="640"/>
      <w:marRight w:val="0"/>
      <w:marTop w:val="0"/>
      <w:marBottom w:val="0"/>
      <w:divBdr>
        <w:top w:val="none" w:sz="0" w:space="0" w:color="auto"/>
        <w:left w:val="none" w:sz="0" w:space="0" w:color="auto"/>
        <w:bottom w:val="none" w:sz="0" w:space="0" w:color="auto"/>
        <w:right w:val="none" w:sz="0" w:space="0" w:color="auto"/>
      </w:divBdr>
    </w:div>
    <w:div w:id="31002244">
      <w:marLeft w:val="640"/>
      <w:marRight w:val="0"/>
      <w:marTop w:val="0"/>
      <w:marBottom w:val="0"/>
      <w:divBdr>
        <w:top w:val="none" w:sz="0" w:space="0" w:color="auto"/>
        <w:left w:val="none" w:sz="0" w:space="0" w:color="auto"/>
        <w:bottom w:val="none" w:sz="0" w:space="0" w:color="auto"/>
        <w:right w:val="none" w:sz="0" w:space="0" w:color="auto"/>
      </w:divBdr>
    </w:div>
    <w:div w:id="31274813">
      <w:bodyDiv w:val="1"/>
      <w:marLeft w:val="0"/>
      <w:marRight w:val="0"/>
      <w:marTop w:val="0"/>
      <w:marBottom w:val="0"/>
      <w:divBdr>
        <w:top w:val="none" w:sz="0" w:space="0" w:color="auto"/>
        <w:left w:val="none" w:sz="0" w:space="0" w:color="auto"/>
        <w:bottom w:val="none" w:sz="0" w:space="0" w:color="auto"/>
        <w:right w:val="none" w:sz="0" w:space="0" w:color="auto"/>
      </w:divBdr>
    </w:div>
    <w:div w:id="32192849">
      <w:marLeft w:val="640"/>
      <w:marRight w:val="0"/>
      <w:marTop w:val="0"/>
      <w:marBottom w:val="0"/>
      <w:divBdr>
        <w:top w:val="none" w:sz="0" w:space="0" w:color="auto"/>
        <w:left w:val="none" w:sz="0" w:space="0" w:color="auto"/>
        <w:bottom w:val="none" w:sz="0" w:space="0" w:color="auto"/>
        <w:right w:val="none" w:sz="0" w:space="0" w:color="auto"/>
      </w:divBdr>
    </w:div>
    <w:div w:id="32273275">
      <w:marLeft w:val="640"/>
      <w:marRight w:val="0"/>
      <w:marTop w:val="0"/>
      <w:marBottom w:val="0"/>
      <w:divBdr>
        <w:top w:val="none" w:sz="0" w:space="0" w:color="auto"/>
        <w:left w:val="none" w:sz="0" w:space="0" w:color="auto"/>
        <w:bottom w:val="none" w:sz="0" w:space="0" w:color="auto"/>
        <w:right w:val="none" w:sz="0" w:space="0" w:color="auto"/>
      </w:divBdr>
    </w:div>
    <w:div w:id="32731461">
      <w:marLeft w:val="640"/>
      <w:marRight w:val="0"/>
      <w:marTop w:val="0"/>
      <w:marBottom w:val="0"/>
      <w:divBdr>
        <w:top w:val="none" w:sz="0" w:space="0" w:color="auto"/>
        <w:left w:val="none" w:sz="0" w:space="0" w:color="auto"/>
        <w:bottom w:val="none" w:sz="0" w:space="0" w:color="auto"/>
        <w:right w:val="none" w:sz="0" w:space="0" w:color="auto"/>
      </w:divBdr>
    </w:div>
    <w:div w:id="33308058">
      <w:bodyDiv w:val="1"/>
      <w:marLeft w:val="0"/>
      <w:marRight w:val="0"/>
      <w:marTop w:val="0"/>
      <w:marBottom w:val="0"/>
      <w:divBdr>
        <w:top w:val="none" w:sz="0" w:space="0" w:color="auto"/>
        <w:left w:val="none" w:sz="0" w:space="0" w:color="auto"/>
        <w:bottom w:val="none" w:sz="0" w:space="0" w:color="auto"/>
        <w:right w:val="none" w:sz="0" w:space="0" w:color="auto"/>
      </w:divBdr>
    </w:div>
    <w:div w:id="33359012">
      <w:marLeft w:val="640"/>
      <w:marRight w:val="0"/>
      <w:marTop w:val="0"/>
      <w:marBottom w:val="0"/>
      <w:divBdr>
        <w:top w:val="none" w:sz="0" w:space="0" w:color="auto"/>
        <w:left w:val="none" w:sz="0" w:space="0" w:color="auto"/>
        <w:bottom w:val="none" w:sz="0" w:space="0" w:color="auto"/>
        <w:right w:val="none" w:sz="0" w:space="0" w:color="auto"/>
      </w:divBdr>
    </w:div>
    <w:div w:id="33502041">
      <w:bodyDiv w:val="1"/>
      <w:marLeft w:val="0"/>
      <w:marRight w:val="0"/>
      <w:marTop w:val="0"/>
      <w:marBottom w:val="0"/>
      <w:divBdr>
        <w:top w:val="none" w:sz="0" w:space="0" w:color="auto"/>
        <w:left w:val="none" w:sz="0" w:space="0" w:color="auto"/>
        <w:bottom w:val="none" w:sz="0" w:space="0" w:color="auto"/>
        <w:right w:val="none" w:sz="0" w:space="0" w:color="auto"/>
      </w:divBdr>
    </w:div>
    <w:div w:id="33896492">
      <w:marLeft w:val="640"/>
      <w:marRight w:val="0"/>
      <w:marTop w:val="0"/>
      <w:marBottom w:val="0"/>
      <w:divBdr>
        <w:top w:val="none" w:sz="0" w:space="0" w:color="auto"/>
        <w:left w:val="none" w:sz="0" w:space="0" w:color="auto"/>
        <w:bottom w:val="none" w:sz="0" w:space="0" w:color="auto"/>
        <w:right w:val="none" w:sz="0" w:space="0" w:color="auto"/>
      </w:divBdr>
    </w:div>
    <w:div w:id="34042269">
      <w:marLeft w:val="640"/>
      <w:marRight w:val="0"/>
      <w:marTop w:val="0"/>
      <w:marBottom w:val="0"/>
      <w:divBdr>
        <w:top w:val="none" w:sz="0" w:space="0" w:color="auto"/>
        <w:left w:val="none" w:sz="0" w:space="0" w:color="auto"/>
        <w:bottom w:val="none" w:sz="0" w:space="0" w:color="auto"/>
        <w:right w:val="none" w:sz="0" w:space="0" w:color="auto"/>
      </w:divBdr>
    </w:div>
    <w:div w:id="34045783">
      <w:marLeft w:val="640"/>
      <w:marRight w:val="0"/>
      <w:marTop w:val="0"/>
      <w:marBottom w:val="0"/>
      <w:divBdr>
        <w:top w:val="none" w:sz="0" w:space="0" w:color="auto"/>
        <w:left w:val="none" w:sz="0" w:space="0" w:color="auto"/>
        <w:bottom w:val="none" w:sz="0" w:space="0" w:color="auto"/>
        <w:right w:val="none" w:sz="0" w:space="0" w:color="auto"/>
      </w:divBdr>
    </w:div>
    <w:div w:id="34475103">
      <w:marLeft w:val="640"/>
      <w:marRight w:val="0"/>
      <w:marTop w:val="0"/>
      <w:marBottom w:val="0"/>
      <w:divBdr>
        <w:top w:val="none" w:sz="0" w:space="0" w:color="auto"/>
        <w:left w:val="none" w:sz="0" w:space="0" w:color="auto"/>
        <w:bottom w:val="none" w:sz="0" w:space="0" w:color="auto"/>
        <w:right w:val="none" w:sz="0" w:space="0" w:color="auto"/>
      </w:divBdr>
    </w:div>
    <w:div w:id="34544916">
      <w:marLeft w:val="640"/>
      <w:marRight w:val="0"/>
      <w:marTop w:val="0"/>
      <w:marBottom w:val="0"/>
      <w:divBdr>
        <w:top w:val="none" w:sz="0" w:space="0" w:color="auto"/>
        <w:left w:val="none" w:sz="0" w:space="0" w:color="auto"/>
        <w:bottom w:val="none" w:sz="0" w:space="0" w:color="auto"/>
        <w:right w:val="none" w:sz="0" w:space="0" w:color="auto"/>
      </w:divBdr>
    </w:div>
    <w:div w:id="34891925">
      <w:marLeft w:val="640"/>
      <w:marRight w:val="0"/>
      <w:marTop w:val="0"/>
      <w:marBottom w:val="0"/>
      <w:divBdr>
        <w:top w:val="none" w:sz="0" w:space="0" w:color="auto"/>
        <w:left w:val="none" w:sz="0" w:space="0" w:color="auto"/>
        <w:bottom w:val="none" w:sz="0" w:space="0" w:color="auto"/>
        <w:right w:val="none" w:sz="0" w:space="0" w:color="auto"/>
      </w:divBdr>
    </w:div>
    <w:div w:id="35081958">
      <w:marLeft w:val="640"/>
      <w:marRight w:val="0"/>
      <w:marTop w:val="0"/>
      <w:marBottom w:val="0"/>
      <w:divBdr>
        <w:top w:val="none" w:sz="0" w:space="0" w:color="auto"/>
        <w:left w:val="none" w:sz="0" w:space="0" w:color="auto"/>
        <w:bottom w:val="none" w:sz="0" w:space="0" w:color="auto"/>
        <w:right w:val="none" w:sz="0" w:space="0" w:color="auto"/>
      </w:divBdr>
    </w:div>
    <w:div w:id="35743456">
      <w:marLeft w:val="640"/>
      <w:marRight w:val="0"/>
      <w:marTop w:val="0"/>
      <w:marBottom w:val="0"/>
      <w:divBdr>
        <w:top w:val="none" w:sz="0" w:space="0" w:color="auto"/>
        <w:left w:val="none" w:sz="0" w:space="0" w:color="auto"/>
        <w:bottom w:val="none" w:sz="0" w:space="0" w:color="auto"/>
        <w:right w:val="none" w:sz="0" w:space="0" w:color="auto"/>
      </w:divBdr>
    </w:div>
    <w:div w:id="35933325">
      <w:marLeft w:val="640"/>
      <w:marRight w:val="0"/>
      <w:marTop w:val="0"/>
      <w:marBottom w:val="0"/>
      <w:divBdr>
        <w:top w:val="none" w:sz="0" w:space="0" w:color="auto"/>
        <w:left w:val="none" w:sz="0" w:space="0" w:color="auto"/>
        <w:bottom w:val="none" w:sz="0" w:space="0" w:color="auto"/>
        <w:right w:val="none" w:sz="0" w:space="0" w:color="auto"/>
      </w:divBdr>
    </w:div>
    <w:div w:id="36125942">
      <w:marLeft w:val="640"/>
      <w:marRight w:val="0"/>
      <w:marTop w:val="0"/>
      <w:marBottom w:val="0"/>
      <w:divBdr>
        <w:top w:val="none" w:sz="0" w:space="0" w:color="auto"/>
        <w:left w:val="none" w:sz="0" w:space="0" w:color="auto"/>
        <w:bottom w:val="none" w:sz="0" w:space="0" w:color="auto"/>
        <w:right w:val="none" w:sz="0" w:space="0" w:color="auto"/>
      </w:divBdr>
    </w:div>
    <w:div w:id="36248577">
      <w:marLeft w:val="640"/>
      <w:marRight w:val="0"/>
      <w:marTop w:val="0"/>
      <w:marBottom w:val="0"/>
      <w:divBdr>
        <w:top w:val="none" w:sz="0" w:space="0" w:color="auto"/>
        <w:left w:val="none" w:sz="0" w:space="0" w:color="auto"/>
        <w:bottom w:val="none" w:sz="0" w:space="0" w:color="auto"/>
        <w:right w:val="none" w:sz="0" w:space="0" w:color="auto"/>
      </w:divBdr>
    </w:div>
    <w:div w:id="36702701">
      <w:marLeft w:val="480"/>
      <w:marRight w:val="0"/>
      <w:marTop w:val="0"/>
      <w:marBottom w:val="0"/>
      <w:divBdr>
        <w:top w:val="none" w:sz="0" w:space="0" w:color="auto"/>
        <w:left w:val="none" w:sz="0" w:space="0" w:color="auto"/>
        <w:bottom w:val="none" w:sz="0" w:space="0" w:color="auto"/>
        <w:right w:val="none" w:sz="0" w:space="0" w:color="auto"/>
      </w:divBdr>
    </w:div>
    <w:div w:id="37055407">
      <w:marLeft w:val="640"/>
      <w:marRight w:val="0"/>
      <w:marTop w:val="0"/>
      <w:marBottom w:val="0"/>
      <w:divBdr>
        <w:top w:val="none" w:sz="0" w:space="0" w:color="auto"/>
        <w:left w:val="none" w:sz="0" w:space="0" w:color="auto"/>
        <w:bottom w:val="none" w:sz="0" w:space="0" w:color="auto"/>
        <w:right w:val="none" w:sz="0" w:space="0" w:color="auto"/>
      </w:divBdr>
    </w:div>
    <w:div w:id="37517593">
      <w:marLeft w:val="640"/>
      <w:marRight w:val="0"/>
      <w:marTop w:val="0"/>
      <w:marBottom w:val="0"/>
      <w:divBdr>
        <w:top w:val="none" w:sz="0" w:space="0" w:color="auto"/>
        <w:left w:val="none" w:sz="0" w:space="0" w:color="auto"/>
        <w:bottom w:val="none" w:sz="0" w:space="0" w:color="auto"/>
        <w:right w:val="none" w:sz="0" w:space="0" w:color="auto"/>
      </w:divBdr>
    </w:div>
    <w:div w:id="38404918">
      <w:marLeft w:val="480"/>
      <w:marRight w:val="0"/>
      <w:marTop w:val="0"/>
      <w:marBottom w:val="0"/>
      <w:divBdr>
        <w:top w:val="none" w:sz="0" w:space="0" w:color="auto"/>
        <w:left w:val="none" w:sz="0" w:space="0" w:color="auto"/>
        <w:bottom w:val="none" w:sz="0" w:space="0" w:color="auto"/>
        <w:right w:val="none" w:sz="0" w:space="0" w:color="auto"/>
      </w:divBdr>
    </w:div>
    <w:div w:id="38479666">
      <w:marLeft w:val="640"/>
      <w:marRight w:val="0"/>
      <w:marTop w:val="0"/>
      <w:marBottom w:val="0"/>
      <w:divBdr>
        <w:top w:val="none" w:sz="0" w:space="0" w:color="auto"/>
        <w:left w:val="none" w:sz="0" w:space="0" w:color="auto"/>
        <w:bottom w:val="none" w:sz="0" w:space="0" w:color="auto"/>
        <w:right w:val="none" w:sz="0" w:space="0" w:color="auto"/>
      </w:divBdr>
    </w:div>
    <w:div w:id="38869282">
      <w:marLeft w:val="640"/>
      <w:marRight w:val="0"/>
      <w:marTop w:val="0"/>
      <w:marBottom w:val="0"/>
      <w:divBdr>
        <w:top w:val="none" w:sz="0" w:space="0" w:color="auto"/>
        <w:left w:val="none" w:sz="0" w:space="0" w:color="auto"/>
        <w:bottom w:val="none" w:sz="0" w:space="0" w:color="auto"/>
        <w:right w:val="none" w:sz="0" w:space="0" w:color="auto"/>
      </w:divBdr>
    </w:div>
    <w:div w:id="39595853">
      <w:marLeft w:val="640"/>
      <w:marRight w:val="0"/>
      <w:marTop w:val="0"/>
      <w:marBottom w:val="0"/>
      <w:divBdr>
        <w:top w:val="none" w:sz="0" w:space="0" w:color="auto"/>
        <w:left w:val="none" w:sz="0" w:space="0" w:color="auto"/>
        <w:bottom w:val="none" w:sz="0" w:space="0" w:color="auto"/>
        <w:right w:val="none" w:sz="0" w:space="0" w:color="auto"/>
      </w:divBdr>
    </w:div>
    <w:div w:id="39672963">
      <w:marLeft w:val="640"/>
      <w:marRight w:val="0"/>
      <w:marTop w:val="0"/>
      <w:marBottom w:val="0"/>
      <w:divBdr>
        <w:top w:val="none" w:sz="0" w:space="0" w:color="auto"/>
        <w:left w:val="none" w:sz="0" w:space="0" w:color="auto"/>
        <w:bottom w:val="none" w:sz="0" w:space="0" w:color="auto"/>
        <w:right w:val="none" w:sz="0" w:space="0" w:color="auto"/>
      </w:divBdr>
    </w:div>
    <w:div w:id="39984163">
      <w:marLeft w:val="640"/>
      <w:marRight w:val="0"/>
      <w:marTop w:val="0"/>
      <w:marBottom w:val="0"/>
      <w:divBdr>
        <w:top w:val="none" w:sz="0" w:space="0" w:color="auto"/>
        <w:left w:val="none" w:sz="0" w:space="0" w:color="auto"/>
        <w:bottom w:val="none" w:sz="0" w:space="0" w:color="auto"/>
        <w:right w:val="none" w:sz="0" w:space="0" w:color="auto"/>
      </w:divBdr>
    </w:div>
    <w:div w:id="40442302">
      <w:bodyDiv w:val="1"/>
      <w:marLeft w:val="0"/>
      <w:marRight w:val="0"/>
      <w:marTop w:val="0"/>
      <w:marBottom w:val="0"/>
      <w:divBdr>
        <w:top w:val="none" w:sz="0" w:space="0" w:color="auto"/>
        <w:left w:val="none" w:sz="0" w:space="0" w:color="auto"/>
        <w:bottom w:val="none" w:sz="0" w:space="0" w:color="auto"/>
        <w:right w:val="none" w:sz="0" w:space="0" w:color="auto"/>
      </w:divBdr>
    </w:div>
    <w:div w:id="40833082">
      <w:marLeft w:val="640"/>
      <w:marRight w:val="0"/>
      <w:marTop w:val="0"/>
      <w:marBottom w:val="0"/>
      <w:divBdr>
        <w:top w:val="none" w:sz="0" w:space="0" w:color="auto"/>
        <w:left w:val="none" w:sz="0" w:space="0" w:color="auto"/>
        <w:bottom w:val="none" w:sz="0" w:space="0" w:color="auto"/>
        <w:right w:val="none" w:sz="0" w:space="0" w:color="auto"/>
      </w:divBdr>
    </w:div>
    <w:div w:id="41490685">
      <w:marLeft w:val="640"/>
      <w:marRight w:val="0"/>
      <w:marTop w:val="0"/>
      <w:marBottom w:val="0"/>
      <w:divBdr>
        <w:top w:val="none" w:sz="0" w:space="0" w:color="auto"/>
        <w:left w:val="none" w:sz="0" w:space="0" w:color="auto"/>
        <w:bottom w:val="none" w:sz="0" w:space="0" w:color="auto"/>
        <w:right w:val="none" w:sz="0" w:space="0" w:color="auto"/>
      </w:divBdr>
    </w:div>
    <w:div w:id="41640814">
      <w:marLeft w:val="640"/>
      <w:marRight w:val="0"/>
      <w:marTop w:val="0"/>
      <w:marBottom w:val="0"/>
      <w:divBdr>
        <w:top w:val="none" w:sz="0" w:space="0" w:color="auto"/>
        <w:left w:val="none" w:sz="0" w:space="0" w:color="auto"/>
        <w:bottom w:val="none" w:sz="0" w:space="0" w:color="auto"/>
        <w:right w:val="none" w:sz="0" w:space="0" w:color="auto"/>
      </w:divBdr>
    </w:div>
    <w:div w:id="42411012">
      <w:bodyDiv w:val="1"/>
      <w:marLeft w:val="0"/>
      <w:marRight w:val="0"/>
      <w:marTop w:val="0"/>
      <w:marBottom w:val="0"/>
      <w:divBdr>
        <w:top w:val="none" w:sz="0" w:space="0" w:color="auto"/>
        <w:left w:val="none" w:sz="0" w:space="0" w:color="auto"/>
        <w:bottom w:val="none" w:sz="0" w:space="0" w:color="auto"/>
        <w:right w:val="none" w:sz="0" w:space="0" w:color="auto"/>
      </w:divBdr>
    </w:div>
    <w:div w:id="42604163">
      <w:marLeft w:val="640"/>
      <w:marRight w:val="0"/>
      <w:marTop w:val="0"/>
      <w:marBottom w:val="0"/>
      <w:divBdr>
        <w:top w:val="none" w:sz="0" w:space="0" w:color="auto"/>
        <w:left w:val="none" w:sz="0" w:space="0" w:color="auto"/>
        <w:bottom w:val="none" w:sz="0" w:space="0" w:color="auto"/>
        <w:right w:val="none" w:sz="0" w:space="0" w:color="auto"/>
      </w:divBdr>
    </w:div>
    <w:div w:id="42679556">
      <w:marLeft w:val="640"/>
      <w:marRight w:val="0"/>
      <w:marTop w:val="0"/>
      <w:marBottom w:val="0"/>
      <w:divBdr>
        <w:top w:val="none" w:sz="0" w:space="0" w:color="auto"/>
        <w:left w:val="none" w:sz="0" w:space="0" w:color="auto"/>
        <w:bottom w:val="none" w:sz="0" w:space="0" w:color="auto"/>
        <w:right w:val="none" w:sz="0" w:space="0" w:color="auto"/>
      </w:divBdr>
    </w:div>
    <w:div w:id="42948771">
      <w:marLeft w:val="640"/>
      <w:marRight w:val="0"/>
      <w:marTop w:val="0"/>
      <w:marBottom w:val="0"/>
      <w:divBdr>
        <w:top w:val="none" w:sz="0" w:space="0" w:color="auto"/>
        <w:left w:val="none" w:sz="0" w:space="0" w:color="auto"/>
        <w:bottom w:val="none" w:sz="0" w:space="0" w:color="auto"/>
        <w:right w:val="none" w:sz="0" w:space="0" w:color="auto"/>
      </w:divBdr>
    </w:div>
    <w:div w:id="42952438">
      <w:marLeft w:val="640"/>
      <w:marRight w:val="0"/>
      <w:marTop w:val="0"/>
      <w:marBottom w:val="0"/>
      <w:divBdr>
        <w:top w:val="none" w:sz="0" w:space="0" w:color="auto"/>
        <w:left w:val="none" w:sz="0" w:space="0" w:color="auto"/>
        <w:bottom w:val="none" w:sz="0" w:space="0" w:color="auto"/>
        <w:right w:val="none" w:sz="0" w:space="0" w:color="auto"/>
      </w:divBdr>
    </w:div>
    <w:div w:id="44107538">
      <w:marLeft w:val="640"/>
      <w:marRight w:val="0"/>
      <w:marTop w:val="0"/>
      <w:marBottom w:val="0"/>
      <w:divBdr>
        <w:top w:val="none" w:sz="0" w:space="0" w:color="auto"/>
        <w:left w:val="none" w:sz="0" w:space="0" w:color="auto"/>
        <w:bottom w:val="none" w:sz="0" w:space="0" w:color="auto"/>
        <w:right w:val="none" w:sz="0" w:space="0" w:color="auto"/>
      </w:divBdr>
    </w:div>
    <w:div w:id="44961470">
      <w:marLeft w:val="640"/>
      <w:marRight w:val="0"/>
      <w:marTop w:val="0"/>
      <w:marBottom w:val="0"/>
      <w:divBdr>
        <w:top w:val="none" w:sz="0" w:space="0" w:color="auto"/>
        <w:left w:val="none" w:sz="0" w:space="0" w:color="auto"/>
        <w:bottom w:val="none" w:sz="0" w:space="0" w:color="auto"/>
        <w:right w:val="none" w:sz="0" w:space="0" w:color="auto"/>
      </w:divBdr>
    </w:div>
    <w:div w:id="44987654">
      <w:marLeft w:val="640"/>
      <w:marRight w:val="0"/>
      <w:marTop w:val="0"/>
      <w:marBottom w:val="0"/>
      <w:divBdr>
        <w:top w:val="none" w:sz="0" w:space="0" w:color="auto"/>
        <w:left w:val="none" w:sz="0" w:space="0" w:color="auto"/>
        <w:bottom w:val="none" w:sz="0" w:space="0" w:color="auto"/>
        <w:right w:val="none" w:sz="0" w:space="0" w:color="auto"/>
      </w:divBdr>
    </w:div>
    <w:div w:id="45179896">
      <w:marLeft w:val="640"/>
      <w:marRight w:val="0"/>
      <w:marTop w:val="0"/>
      <w:marBottom w:val="0"/>
      <w:divBdr>
        <w:top w:val="none" w:sz="0" w:space="0" w:color="auto"/>
        <w:left w:val="none" w:sz="0" w:space="0" w:color="auto"/>
        <w:bottom w:val="none" w:sz="0" w:space="0" w:color="auto"/>
        <w:right w:val="none" w:sz="0" w:space="0" w:color="auto"/>
      </w:divBdr>
    </w:div>
    <w:div w:id="45572564">
      <w:marLeft w:val="640"/>
      <w:marRight w:val="0"/>
      <w:marTop w:val="0"/>
      <w:marBottom w:val="0"/>
      <w:divBdr>
        <w:top w:val="none" w:sz="0" w:space="0" w:color="auto"/>
        <w:left w:val="none" w:sz="0" w:space="0" w:color="auto"/>
        <w:bottom w:val="none" w:sz="0" w:space="0" w:color="auto"/>
        <w:right w:val="none" w:sz="0" w:space="0" w:color="auto"/>
      </w:divBdr>
    </w:div>
    <w:div w:id="46799892">
      <w:marLeft w:val="640"/>
      <w:marRight w:val="0"/>
      <w:marTop w:val="0"/>
      <w:marBottom w:val="0"/>
      <w:divBdr>
        <w:top w:val="none" w:sz="0" w:space="0" w:color="auto"/>
        <w:left w:val="none" w:sz="0" w:space="0" w:color="auto"/>
        <w:bottom w:val="none" w:sz="0" w:space="0" w:color="auto"/>
        <w:right w:val="none" w:sz="0" w:space="0" w:color="auto"/>
      </w:divBdr>
    </w:div>
    <w:div w:id="48921190">
      <w:marLeft w:val="640"/>
      <w:marRight w:val="0"/>
      <w:marTop w:val="0"/>
      <w:marBottom w:val="0"/>
      <w:divBdr>
        <w:top w:val="none" w:sz="0" w:space="0" w:color="auto"/>
        <w:left w:val="none" w:sz="0" w:space="0" w:color="auto"/>
        <w:bottom w:val="none" w:sz="0" w:space="0" w:color="auto"/>
        <w:right w:val="none" w:sz="0" w:space="0" w:color="auto"/>
      </w:divBdr>
    </w:div>
    <w:div w:id="49034443">
      <w:marLeft w:val="640"/>
      <w:marRight w:val="0"/>
      <w:marTop w:val="0"/>
      <w:marBottom w:val="0"/>
      <w:divBdr>
        <w:top w:val="none" w:sz="0" w:space="0" w:color="auto"/>
        <w:left w:val="none" w:sz="0" w:space="0" w:color="auto"/>
        <w:bottom w:val="none" w:sz="0" w:space="0" w:color="auto"/>
        <w:right w:val="none" w:sz="0" w:space="0" w:color="auto"/>
      </w:divBdr>
    </w:div>
    <w:div w:id="49043686">
      <w:marLeft w:val="640"/>
      <w:marRight w:val="0"/>
      <w:marTop w:val="0"/>
      <w:marBottom w:val="0"/>
      <w:divBdr>
        <w:top w:val="none" w:sz="0" w:space="0" w:color="auto"/>
        <w:left w:val="none" w:sz="0" w:space="0" w:color="auto"/>
        <w:bottom w:val="none" w:sz="0" w:space="0" w:color="auto"/>
        <w:right w:val="none" w:sz="0" w:space="0" w:color="auto"/>
      </w:divBdr>
    </w:div>
    <w:div w:id="49816292">
      <w:bodyDiv w:val="1"/>
      <w:marLeft w:val="0"/>
      <w:marRight w:val="0"/>
      <w:marTop w:val="0"/>
      <w:marBottom w:val="0"/>
      <w:divBdr>
        <w:top w:val="none" w:sz="0" w:space="0" w:color="auto"/>
        <w:left w:val="none" w:sz="0" w:space="0" w:color="auto"/>
        <w:bottom w:val="none" w:sz="0" w:space="0" w:color="auto"/>
        <w:right w:val="none" w:sz="0" w:space="0" w:color="auto"/>
      </w:divBdr>
    </w:div>
    <w:div w:id="50228896">
      <w:marLeft w:val="640"/>
      <w:marRight w:val="0"/>
      <w:marTop w:val="0"/>
      <w:marBottom w:val="0"/>
      <w:divBdr>
        <w:top w:val="none" w:sz="0" w:space="0" w:color="auto"/>
        <w:left w:val="none" w:sz="0" w:space="0" w:color="auto"/>
        <w:bottom w:val="none" w:sz="0" w:space="0" w:color="auto"/>
        <w:right w:val="none" w:sz="0" w:space="0" w:color="auto"/>
      </w:divBdr>
    </w:div>
    <w:div w:id="50347463">
      <w:marLeft w:val="640"/>
      <w:marRight w:val="0"/>
      <w:marTop w:val="0"/>
      <w:marBottom w:val="0"/>
      <w:divBdr>
        <w:top w:val="none" w:sz="0" w:space="0" w:color="auto"/>
        <w:left w:val="none" w:sz="0" w:space="0" w:color="auto"/>
        <w:bottom w:val="none" w:sz="0" w:space="0" w:color="auto"/>
        <w:right w:val="none" w:sz="0" w:space="0" w:color="auto"/>
      </w:divBdr>
    </w:div>
    <w:div w:id="50422419">
      <w:marLeft w:val="640"/>
      <w:marRight w:val="0"/>
      <w:marTop w:val="0"/>
      <w:marBottom w:val="0"/>
      <w:divBdr>
        <w:top w:val="none" w:sz="0" w:space="0" w:color="auto"/>
        <w:left w:val="none" w:sz="0" w:space="0" w:color="auto"/>
        <w:bottom w:val="none" w:sz="0" w:space="0" w:color="auto"/>
        <w:right w:val="none" w:sz="0" w:space="0" w:color="auto"/>
      </w:divBdr>
    </w:div>
    <w:div w:id="50732061">
      <w:marLeft w:val="640"/>
      <w:marRight w:val="0"/>
      <w:marTop w:val="0"/>
      <w:marBottom w:val="0"/>
      <w:divBdr>
        <w:top w:val="none" w:sz="0" w:space="0" w:color="auto"/>
        <w:left w:val="none" w:sz="0" w:space="0" w:color="auto"/>
        <w:bottom w:val="none" w:sz="0" w:space="0" w:color="auto"/>
        <w:right w:val="none" w:sz="0" w:space="0" w:color="auto"/>
      </w:divBdr>
    </w:div>
    <w:div w:id="51513642">
      <w:marLeft w:val="640"/>
      <w:marRight w:val="0"/>
      <w:marTop w:val="0"/>
      <w:marBottom w:val="0"/>
      <w:divBdr>
        <w:top w:val="none" w:sz="0" w:space="0" w:color="auto"/>
        <w:left w:val="none" w:sz="0" w:space="0" w:color="auto"/>
        <w:bottom w:val="none" w:sz="0" w:space="0" w:color="auto"/>
        <w:right w:val="none" w:sz="0" w:space="0" w:color="auto"/>
      </w:divBdr>
    </w:div>
    <w:div w:id="51660411">
      <w:marLeft w:val="480"/>
      <w:marRight w:val="0"/>
      <w:marTop w:val="0"/>
      <w:marBottom w:val="0"/>
      <w:divBdr>
        <w:top w:val="none" w:sz="0" w:space="0" w:color="auto"/>
        <w:left w:val="none" w:sz="0" w:space="0" w:color="auto"/>
        <w:bottom w:val="none" w:sz="0" w:space="0" w:color="auto"/>
        <w:right w:val="none" w:sz="0" w:space="0" w:color="auto"/>
      </w:divBdr>
    </w:div>
    <w:div w:id="51775147">
      <w:marLeft w:val="640"/>
      <w:marRight w:val="0"/>
      <w:marTop w:val="0"/>
      <w:marBottom w:val="0"/>
      <w:divBdr>
        <w:top w:val="none" w:sz="0" w:space="0" w:color="auto"/>
        <w:left w:val="none" w:sz="0" w:space="0" w:color="auto"/>
        <w:bottom w:val="none" w:sz="0" w:space="0" w:color="auto"/>
        <w:right w:val="none" w:sz="0" w:space="0" w:color="auto"/>
      </w:divBdr>
    </w:div>
    <w:div w:id="51933483">
      <w:marLeft w:val="640"/>
      <w:marRight w:val="0"/>
      <w:marTop w:val="0"/>
      <w:marBottom w:val="0"/>
      <w:divBdr>
        <w:top w:val="none" w:sz="0" w:space="0" w:color="auto"/>
        <w:left w:val="none" w:sz="0" w:space="0" w:color="auto"/>
        <w:bottom w:val="none" w:sz="0" w:space="0" w:color="auto"/>
        <w:right w:val="none" w:sz="0" w:space="0" w:color="auto"/>
      </w:divBdr>
    </w:div>
    <w:div w:id="52318222">
      <w:marLeft w:val="640"/>
      <w:marRight w:val="0"/>
      <w:marTop w:val="0"/>
      <w:marBottom w:val="0"/>
      <w:divBdr>
        <w:top w:val="none" w:sz="0" w:space="0" w:color="auto"/>
        <w:left w:val="none" w:sz="0" w:space="0" w:color="auto"/>
        <w:bottom w:val="none" w:sz="0" w:space="0" w:color="auto"/>
        <w:right w:val="none" w:sz="0" w:space="0" w:color="auto"/>
      </w:divBdr>
    </w:div>
    <w:div w:id="52965872">
      <w:bodyDiv w:val="1"/>
      <w:marLeft w:val="0"/>
      <w:marRight w:val="0"/>
      <w:marTop w:val="0"/>
      <w:marBottom w:val="0"/>
      <w:divBdr>
        <w:top w:val="none" w:sz="0" w:space="0" w:color="auto"/>
        <w:left w:val="none" w:sz="0" w:space="0" w:color="auto"/>
        <w:bottom w:val="none" w:sz="0" w:space="0" w:color="auto"/>
        <w:right w:val="none" w:sz="0" w:space="0" w:color="auto"/>
      </w:divBdr>
    </w:div>
    <w:div w:id="53043375">
      <w:marLeft w:val="640"/>
      <w:marRight w:val="0"/>
      <w:marTop w:val="0"/>
      <w:marBottom w:val="0"/>
      <w:divBdr>
        <w:top w:val="none" w:sz="0" w:space="0" w:color="auto"/>
        <w:left w:val="none" w:sz="0" w:space="0" w:color="auto"/>
        <w:bottom w:val="none" w:sz="0" w:space="0" w:color="auto"/>
        <w:right w:val="none" w:sz="0" w:space="0" w:color="auto"/>
      </w:divBdr>
    </w:div>
    <w:div w:id="53243259">
      <w:marLeft w:val="640"/>
      <w:marRight w:val="0"/>
      <w:marTop w:val="0"/>
      <w:marBottom w:val="0"/>
      <w:divBdr>
        <w:top w:val="none" w:sz="0" w:space="0" w:color="auto"/>
        <w:left w:val="none" w:sz="0" w:space="0" w:color="auto"/>
        <w:bottom w:val="none" w:sz="0" w:space="0" w:color="auto"/>
        <w:right w:val="none" w:sz="0" w:space="0" w:color="auto"/>
      </w:divBdr>
    </w:div>
    <w:div w:id="54277116">
      <w:marLeft w:val="640"/>
      <w:marRight w:val="0"/>
      <w:marTop w:val="0"/>
      <w:marBottom w:val="0"/>
      <w:divBdr>
        <w:top w:val="none" w:sz="0" w:space="0" w:color="auto"/>
        <w:left w:val="none" w:sz="0" w:space="0" w:color="auto"/>
        <w:bottom w:val="none" w:sz="0" w:space="0" w:color="auto"/>
        <w:right w:val="none" w:sz="0" w:space="0" w:color="auto"/>
      </w:divBdr>
    </w:div>
    <w:div w:id="54359403">
      <w:marLeft w:val="640"/>
      <w:marRight w:val="0"/>
      <w:marTop w:val="0"/>
      <w:marBottom w:val="0"/>
      <w:divBdr>
        <w:top w:val="none" w:sz="0" w:space="0" w:color="auto"/>
        <w:left w:val="none" w:sz="0" w:space="0" w:color="auto"/>
        <w:bottom w:val="none" w:sz="0" w:space="0" w:color="auto"/>
        <w:right w:val="none" w:sz="0" w:space="0" w:color="auto"/>
      </w:divBdr>
    </w:div>
    <w:div w:id="54359486">
      <w:marLeft w:val="640"/>
      <w:marRight w:val="0"/>
      <w:marTop w:val="0"/>
      <w:marBottom w:val="0"/>
      <w:divBdr>
        <w:top w:val="none" w:sz="0" w:space="0" w:color="auto"/>
        <w:left w:val="none" w:sz="0" w:space="0" w:color="auto"/>
        <w:bottom w:val="none" w:sz="0" w:space="0" w:color="auto"/>
        <w:right w:val="none" w:sz="0" w:space="0" w:color="auto"/>
      </w:divBdr>
    </w:div>
    <w:div w:id="54672721">
      <w:marLeft w:val="640"/>
      <w:marRight w:val="0"/>
      <w:marTop w:val="0"/>
      <w:marBottom w:val="0"/>
      <w:divBdr>
        <w:top w:val="none" w:sz="0" w:space="0" w:color="auto"/>
        <w:left w:val="none" w:sz="0" w:space="0" w:color="auto"/>
        <w:bottom w:val="none" w:sz="0" w:space="0" w:color="auto"/>
        <w:right w:val="none" w:sz="0" w:space="0" w:color="auto"/>
      </w:divBdr>
    </w:div>
    <w:div w:id="54739842">
      <w:marLeft w:val="640"/>
      <w:marRight w:val="0"/>
      <w:marTop w:val="0"/>
      <w:marBottom w:val="0"/>
      <w:divBdr>
        <w:top w:val="none" w:sz="0" w:space="0" w:color="auto"/>
        <w:left w:val="none" w:sz="0" w:space="0" w:color="auto"/>
        <w:bottom w:val="none" w:sz="0" w:space="0" w:color="auto"/>
        <w:right w:val="none" w:sz="0" w:space="0" w:color="auto"/>
      </w:divBdr>
    </w:div>
    <w:div w:id="55209034">
      <w:bodyDiv w:val="1"/>
      <w:marLeft w:val="0"/>
      <w:marRight w:val="0"/>
      <w:marTop w:val="0"/>
      <w:marBottom w:val="0"/>
      <w:divBdr>
        <w:top w:val="none" w:sz="0" w:space="0" w:color="auto"/>
        <w:left w:val="none" w:sz="0" w:space="0" w:color="auto"/>
        <w:bottom w:val="none" w:sz="0" w:space="0" w:color="auto"/>
        <w:right w:val="none" w:sz="0" w:space="0" w:color="auto"/>
      </w:divBdr>
      <w:divsChild>
        <w:div w:id="10496119">
          <w:marLeft w:val="480"/>
          <w:marRight w:val="0"/>
          <w:marTop w:val="0"/>
          <w:marBottom w:val="0"/>
          <w:divBdr>
            <w:top w:val="none" w:sz="0" w:space="0" w:color="auto"/>
            <w:left w:val="none" w:sz="0" w:space="0" w:color="auto"/>
            <w:bottom w:val="none" w:sz="0" w:space="0" w:color="auto"/>
            <w:right w:val="none" w:sz="0" w:space="0" w:color="auto"/>
          </w:divBdr>
        </w:div>
        <w:div w:id="50813712">
          <w:marLeft w:val="480"/>
          <w:marRight w:val="0"/>
          <w:marTop w:val="0"/>
          <w:marBottom w:val="0"/>
          <w:divBdr>
            <w:top w:val="none" w:sz="0" w:space="0" w:color="auto"/>
            <w:left w:val="none" w:sz="0" w:space="0" w:color="auto"/>
            <w:bottom w:val="none" w:sz="0" w:space="0" w:color="auto"/>
            <w:right w:val="none" w:sz="0" w:space="0" w:color="auto"/>
          </w:divBdr>
        </w:div>
        <w:div w:id="74056717">
          <w:marLeft w:val="480"/>
          <w:marRight w:val="0"/>
          <w:marTop w:val="0"/>
          <w:marBottom w:val="0"/>
          <w:divBdr>
            <w:top w:val="none" w:sz="0" w:space="0" w:color="auto"/>
            <w:left w:val="none" w:sz="0" w:space="0" w:color="auto"/>
            <w:bottom w:val="none" w:sz="0" w:space="0" w:color="auto"/>
            <w:right w:val="none" w:sz="0" w:space="0" w:color="auto"/>
          </w:divBdr>
        </w:div>
        <w:div w:id="75127937">
          <w:marLeft w:val="480"/>
          <w:marRight w:val="0"/>
          <w:marTop w:val="0"/>
          <w:marBottom w:val="0"/>
          <w:divBdr>
            <w:top w:val="none" w:sz="0" w:space="0" w:color="auto"/>
            <w:left w:val="none" w:sz="0" w:space="0" w:color="auto"/>
            <w:bottom w:val="none" w:sz="0" w:space="0" w:color="auto"/>
            <w:right w:val="none" w:sz="0" w:space="0" w:color="auto"/>
          </w:divBdr>
        </w:div>
        <w:div w:id="77560420">
          <w:marLeft w:val="480"/>
          <w:marRight w:val="0"/>
          <w:marTop w:val="0"/>
          <w:marBottom w:val="0"/>
          <w:divBdr>
            <w:top w:val="none" w:sz="0" w:space="0" w:color="auto"/>
            <w:left w:val="none" w:sz="0" w:space="0" w:color="auto"/>
            <w:bottom w:val="none" w:sz="0" w:space="0" w:color="auto"/>
            <w:right w:val="none" w:sz="0" w:space="0" w:color="auto"/>
          </w:divBdr>
        </w:div>
        <w:div w:id="155847478">
          <w:marLeft w:val="480"/>
          <w:marRight w:val="0"/>
          <w:marTop w:val="0"/>
          <w:marBottom w:val="0"/>
          <w:divBdr>
            <w:top w:val="none" w:sz="0" w:space="0" w:color="auto"/>
            <w:left w:val="none" w:sz="0" w:space="0" w:color="auto"/>
            <w:bottom w:val="none" w:sz="0" w:space="0" w:color="auto"/>
            <w:right w:val="none" w:sz="0" w:space="0" w:color="auto"/>
          </w:divBdr>
        </w:div>
        <w:div w:id="256332374">
          <w:marLeft w:val="480"/>
          <w:marRight w:val="0"/>
          <w:marTop w:val="0"/>
          <w:marBottom w:val="0"/>
          <w:divBdr>
            <w:top w:val="none" w:sz="0" w:space="0" w:color="auto"/>
            <w:left w:val="none" w:sz="0" w:space="0" w:color="auto"/>
            <w:bottom w:val="none" w:sz="0" w:space="0" w:color="auto"/>
            <w:right w:val="none" w:sz="0" w:space="0" w:color="auto"/>
          </w:divBdr>
        </w:div>
        <w:div w:id="273176137">
          <w:marLeft w:val="480"/>
          <w:marRight w:val="0"/>
          <w:marTop w:val="0"/>
          <w:marBottom w:val="0"/>
          <w:divBdr>
            <w:top w:val="none" w:sz="0" w:space="0" w:color="auto"/>
            <w:left w:val="none" w:sz="0" w:space="0" w:color="auto"/>
            <w:bottom w:val="none" w:sz="0" w:space="0" w:color="auto"/>
            <w:right w:val="none" w:sz="0" w:space="0" w:color="auto"/>
          </w:divBdr>
        </w:div>
        <w:div w:id="307245836">
          <w:marLeft w:val="480"/>
          <w:marRight w:val="0"/>
          <w:marTop w:val="0"/>
          <w:marBottom w:val="0"/>
          <w:divBdr>
            <w:top w:val="none" w:sz="0" w:space="0" w:color="auto"/>
            <w:left w:val="none" w:sz="0" w:space="0" w:color="auto"/>
            <w:bottom w:val="none" w:sz="0" w:space="0" w:color="auto"/>
            <w:right w:val="none" w:sz="0" w:space="0" w:color="auto"/>
          </w:divBdr>
        </w:div>
        <w:div w:id="310401382">
          <w:marLeft w:val="480"/>
          <w:marRight w:val="0"/>
          <w:marTop w:val="0"/>
          <w:marBottom w:val="0"/>
          <w:divBdr>
            <w:top w:val="none" w:sz="0" w:space="0" w:color="auto"/>
            <w:left w:val="none" w:sz="0" w:space="0" w:color="auto"/>
            <w:bottom w:val="none" w:sz="0" w:space="0" w:color="auto"/>
            <w:right w:val="none" w:sz="0" w:space="0" w:color="auto"/>
          </w:divBdr>
        </w:div>
        <w:div w:id="319774011">
          <w:marLeft w:val="480"/>
          <w:marRight w:val="0"/>
          <w:marTop w:val="0"/>
          <w:marBottom w:val="0"/>
          <w:divBdr>
            <w:top w:val="none" w:sz="0" w:space="0" w:color="auto"/>
            <w:left w:val="none" w:sz="0" w:space="0" w:color="auto"/>
            <w:bottom w:val="none" w:sz="0" w:space="0" w:color="auto"/>
            <w:right w:val="none" w:sz="0" w:space="0" w:color="auto"/>
          </w:divBdr>
        </w:div>
        <w:div w:id="355271950">
          <w:marLeft w:val="480"/>
          <w:marRight w:val="0"/>
          <w:marTop w:val="0"/>
          <w:marBottom w:val="0"/>
          <w:divBdr>
            <w:top w:val="none" w:sz="0" w:space="0" w:color="auto"/>
            <w:left w:val="none" w:sz="0" w:space="0" w:color="auto"/>
            <w:bottom w:val="none" w:sz="0" w:space="0" w:color="auto"/>
            <w:right w:val="none" w:sz="0" w:space="0" w:color="auto"/>
          </w:divBdr>
        </w:div>
        <w:div w:id="454637357">
          <w:marLeft w:val="480"/>
          <w:marRight w:val="0"/>
          <w:marTop w:val="0"/>
          <w:marBottom w:val="0"/>
          <w:divBdr>
            <w:top w:val="none" w:sz="0" w:space="0" w:color="auto"/>
            <w:left w:val="none" w:sz="0" w:space="0" w:color="auto"/>
            <w:bottom w:val="none" w:sz="0" w:space="0" w:color="auto"/>
            <w:right w:val="none" w:sz="0" w:space="0" w:color="auto"/>
          </w:divBdr>
        </w:div>
        <w:div w:id="468714792">
          <w:marLeft w:val="480"/>
          <w:marRight w:val="0"/>
          <w:marTop w:val="0"/>
          <w:marBottom w:val="0"/>
          <w:divBdr>
            <w:top w:val="none" w:sz="0" w:space="0" w:color="auto"/>
            <w:left w:val="none" w:sz="0" w:space="0" w:color="auto"/>
            <w:bottom w:val="none" w:sz="0" w:space="0" w:color="auto"/>
            <w:right w:val="none" w:sz="0" w:space="0" w:color="auto"/>
          </w:divBdr>
        </w:div>
        <w:div w:id="550655941">
          <w:marLeft w:val="480"/>
          <w:marRight w:val="0"/>
          <w:marTop w:val="0"/>
          <w:marBottom w:val="0"/>
          <w:divBdr>
            <w:top w:val="none" w:sz="0" w:space="0" w:color="auto"/>
            <w:left w:val="none" w:sz="0" w:space="0" w:color="auto"/>
            <w:bottom w:val="none" w:sz="0" w:space="0" w:color="auto"/>
            <w:right w:val="none" w:sz="0" w:space="0" w:color="auto"/>
          </w:divBdr>
        </w:div>
        <w:div w:id="568688166">
          <w:marLeft w:val="480"/>
          <w:marRight w:val="0"/>
          <w:marTop w:val="0"/>
          <w:marBottom w:val="0"/>
          <w:divBdr>
            <w:top w:val="none" w:sz="0" w:space="0" w:color="auto"/>
            <w:left w:val="none" w:sz="0" w:space="0" w:color="auto"/>
            <w:bottom w:val="none" w:sz="0" w:space="0" w:color="auto"/>
            <w:right w:val="none" w:sz="0" w:space="0" w:color="auto"/>
          </w:divBdr>
        </w:div>
        <w:div w:id="582298101">
          <w:marLeft w:val="480"/>
          <w:marRight w:val="0"/>
          <w:marTop w:val="0"/>
          <w:marBottom w:val="0"/>
          <w:divBdr>
            <w:top w:val="none" w:sz="0" w:space="0" w:color="auto"/>
            <w:left w:val="none" w:sz="0" w:space="0" w:color="auto"/>
            <w:bottom w:val="none" w:sz="0" w:space="0" w:color="auto"/>
            <w:right w:val="none" w:sz="0" w:space="0" w:color="auto"/>
          </w:divBdr>
        </w:div>
        <w:div w:id="637078945">
          <w:marLeft w:val="480"/>
          <w:marRight w:val="0"/>
          <w:marTop w:val="0"/>
          <w:marBottom w:val="0"/>
          <w:divBdr>
            <w:top w:val="none" w:sz="0" w:space="0" w:color="auto"/>
            <w:left w:val="none" w:sz="0" w:space="0" w:color="auto"/>
            <w:bottom w:val="none" w:sz="0" w:space="0" w:color="auto"/>
            <w:right w:val="none" w:sz="0" w:space="0" w:color="auto"/>
          </w:divBdr>
        </w:div>
        <w:div w:id="722796592">
          <w:marLeft w:val="480"/>
          <w:marRight w:val="0"/>
          <w:marTop w:val="0"/>
          <w:marBottom w:val="0"/>
          <w:divBdr>
            <w:top w:val="none" w:sz="0" w:space="0" w:color="auto"/>
            <w:left w:val="none" w:sz="0" w:space="0" w:color="auto"/>
            <w:bottom w:val="none" w:sz="0" w:space="0" w:color="auto"/>
            <w:right w:val="none" w:sz="0" w:space="0" w:color="auto"/>
          </w:divBdr>
        </w:div>
        <w:div w:id="751246625">
          <w:marLeft w:val="480"/>
          <w:marRight w:val="0"/>
          <w:marTop w:val="0"/>
          <w:marBottom w:val="0"/>
          <w:divBdr>
            <w:top w:val="none" w:sz="0" w:space="0" w:color="auto"/>
            <w:left w:val="none" w:sz="0" w:space="0" w:color="auto"/>
            <w:bottom w:val="none" w:sz="0" w:space="0" w:color="auto"/>
            <w:right w:val="none" w:sz="0" w:space="0" w:color="auto"/>
          </w:divBdr>
        </w:div>
        <w:div w:id="859507594">
          <w:marLeft w:val="480"/>
          <w:marRight w:val="0"/>
          <w:marTop w:val="0"/>
          <w:marBottom w:val="0"/>
          <w:divBdr>
            <w:top w:val="none" w:sz="0" w:space="0" w:color="auto"/>
            <w:left w:val="none" w:sz="0" w:space="0" w:color="auto"/>
            <w:bottom w:val="none" w:sz="0" w:space="0" w:color="auto"/>
            <w:right w:val="none" w:sz="0" w:space="0" w:color="auto"/>
          </w:divBdr>
        </w:div>
        <w:div w:id="935209642">
          <w:marLeft w:val="480"/>
          <w:marRight w:val="0"/>
          <w:marTop w:val="0"/>
          <w:marBottom w:val="0"/>
          <w:divBdr>
            <w:top w:val="none" w:sz="0" w:space="0" w:color="auto"/>
            <w:left w:val="none" w:sz="0" w:space="0" w:color="auto"/>
            <w:bottom w:val="none" w:sz="0" w:space="0" w:color="auto"/>
            <w:right w:val="none" w:sz="0" w:space="0" w:color="auto"/>
          </w:divBdr>
        </w:div>
        <w:div w:id="954872237">
          <w:marLeft w:val="480"/>
          <w:marRight w:val="0"/>
          <w:marTop w:val="0"/>
          <w:marBottom w:val="0"/>
          <w:divBdr>
            <w:top w:val="none" w:sz="0" w:space="0" w:color="auto"/>
            <w:left w:val="none" w:sz="0" w:space="0" w:color="auto"/>
            <w:bottom w:val="none" w:sz="0" w:space="0" w:color="auto"/>
            <w:right w:val="none" w:sz="0" w:space="0" w:color="auto"/>
          </w:divBdr>
        </w:div>
        <w:div w:id="962729573">
          <w:marLeft w:val="480"/>
          <w:marRight w:val="0"/>
          <w:marTop w:val="0"/>
          <w:marBottom w:val="0"/>
          <w:divBdr>
            <w:top w:val="none" w:sz="0" w:space="0" w:color="auto"/>
            <w:left w:val="none" w:sz="0" w:space="0" w:color="auto"/>
            <w:bottom w:val="none" w:sz="0" w:space="0" w:color="auto"/>
            <w:right w:val="none" w:sz="0" w:space="0" w:color="auto"/>
          </w:divBdr>
        </w:div>
        <w:div w:id="1005477826">
          <w:marLeft w:val="480"/>
          <w:marRight w:val="0"/>
          <w:marTop w:val="0"/>
          <w:marBottom w:val="0"/>
          <w:divBdr>
            <w:top w:val="none" w:sz="0" w:space="0" w:color="auto"/>
            <w:left w:val="none" w:sz="0" w:space="0" w:color="auto"/>
            <w:bottom w:val="none" w:sz="0" w:space="0" w:color="auto"/>
            <w:right w:val="none" w:sz="0" w:space="0" w:color="auto"/>
          </w:divBdr>
        </w:div>
        <w:div w:id="1033922417">
          <w:marLeft w:val="480"/>
          <w:marRight w:val="0"/>
          <w:marTop w:val="0"/>
          <w:marBottom w:val="0"/>
          <w:divBdr>
            <w:top w:val="none" w:sz="0" w:space="0" w:color="auto"/>
            <w:left w:val="none" w:sz="0" w:space="0" w:color="auto"/>
            <w:bottom w:val="none" w:sz="0" w:space="0" w:color="auto"/>
            <w:right w:val="none" w:sz="0" w:space="0" w:color="auto"/>
          </w:divBdr>
        </w:div>
        <w:div w:id="1036156282">
          <w:marLeft w:val="480"/>
          <w:marRight w:val="0"/>
          <w:marTop w:val="0"/>
          <w:marBottom w:val="0"/>
          <w:divBdr>
            <w:top w:val="none" w:sz="0" w:space="0" w:color="auto"/>
            <w:left w:val="none" w:sz="0" w:space="0" w:color="auto"/>
            <w:bottom w:val="none" w:sz="0" w:space="0" w:color="auto"/>
            <w:right w:val="none" w:sz="0" w:space="0" w:color="auto"/>
          </w:divBdr>
        </w:div>
        <w:div w:id="1052075493">
          <w:marLeft w:val="480"/>
          <w:marRight w:val="0"/>
          <w:marTop w:val="0"/>
          <w:marBottom w:val="0"/>
          <w:divBdr>
            <w:top w:val="none" w:sz="0" w:space="0" w:color="auto"/>
            <w:left w:val="none" w:sz="0" w:space="0" w:color="auto"/>
            <w:bottom w:val="none" w:sz="0" w:space="0" w:color="auto"/>
            <w:right w:val="none" w:sz="0" w:space="0" w:color="auto"/>
          </w:divBdr>
        </w:div>
        <w:div w:id="1110781579">
          <w:marLeft w:val="480"/>
          <w:marRight w:val="0"/>
          <w:marTop w:val="0"/>
          <w:marBottom w:val="0"/>
          <w:divBdr>
            <w:top w:val="none" w:sz="0" w:space="0" w:color="auto"/>
            <w:left w:val="none" w:sz="0" w:space="0" w:color="auto"/>
            <w:bottom w:val="none" w:sz="0" w:space="0" w:color="auto"/>
            <w:right w:val="none" w:sz="0" w:space="0" w:color="auto"/>
          </w:divBdr>
        </w:div>
        <w:div w:id="1125611763">
          <w:marLeft w:val="480"/>
          <w:marRight w:val="0"/>
          <w:marTop w:val="0"/>
          <w:marBottom w:val="0"/>
          <w:divBdr>
            <w:top w:val="none" w:sz="0" w:space="0" w:color="auto"/>
            <w:left w:val="none" w:sz="0" w:space="0" w:color="auto"/>
            <w:bottom w:val="none" w:sz="0" w:space="0" w:color="auto"/>
            <w:right w:val="none" w:sz="0" w:space="0" w:color="auto"/>
          </w:divBdr>
        </w:div>
        <w:div w:id="1205600581">
          <w:marLeft w:val="480"/>
          <w:marRight w:val="0"/>
          <w:marTop w:val="0"/>
          <w:marBottom w:val="0"/>
          <w:divBdr>
            <w:top w:val="none" w:sz="0" w:space="0" w:color="auto"/>
            <w:left w:val="none" w:sz="0" w:space="0" w:color="auto"/>
            <w:bottom w:val="none" w:sz="0" w:space="0" w:color="auto"/>
            <w:right w:val="none" w:sz="0" w:space="0" w:color="auto"/>
          </w:divBdr>
        </w:div>
        <w:div w:id="1231190842">
          <w:marLeft w:val="480"/>
          <w:marRight w:val="0"/>
          <w:marTop w:val="0"/>
          <w:marBottom w:val="0"/>
          <w:divBdr>
            <w:top w:val="none" w:sz="0" w:space="0" w:color="auto"/>
            <w:left w:val="none" w:sz="0" w:space="0" w:color="auto"/>
            <w:bottom w:val="none" w:sz="0" w:space="0" w:color="auto"/>
            <w:right w:val="none" w:sz="0" w:space="0" w:color="auto"/>
          </w:divBdr>
        </w:div>
        <w:div w:id="1245384595">
          <w:marLeft w:val="480"/>
          <w:marRight w:val="0"/>
          <w:marTop w:val="0"/>
          <w:marBottom w:val="0"/>
          <w:divBdr>
            <w:top w:val="none" w:sz="0" w:space="0" w:color="auto"/>
            <w:left w:val="none" w:sz="0" w:space="0" w:color="auto"/>
            <w:bottom w:val="none" w:sz="0" w:space="0" w:color="auto"/>
            <w:right w:val="none" w:sz="0" w:space="0" w:color="auto"/>
          </w:divBdr>
        </w:div>
        <w:div w:id="1271595687">
          <w:marLeft w:val="480"/>
          <w:marRight w:val="0"/>
          <w:marTop w:val="0"/>
          <w:marBottom w:val="0"/>
          <w:divBdr>
            <w:top w:val="none" w:sz="0" w:space="0" w:color="auto"/>
            <w:left w:val="none" w:sz="0" w:space="0" w:color="auto"/>
            <w:bottom w:val="none" w:sz="0" w:space="0" w:color="auto"/>
            <w:right w:val="none" w:sz="0" w:space="0" w:color="auto"/>
          </w:divBdr>
        </w:div>
        <w:div w:id="1369525327">
          <w:marLeft w:val="480"/>
          <w:marRight w:val="0"/>
          <w:marTop w:val="0"/>
          <w:marBottom w:val="0"/>
          <w:divBdr>
            <w:top w:val="none" w:sz="0" w:space="0" w:color="auto"/>
            <w:left w:val="none" w:sz="0" w:space="0" w:color="auto"/>
            <w:bottom w:val="none" w:sz="0" w:space="0" w:color="auto"/>
            <w:right w:val="none" w:sz="0" w:space="0" w:color="auto"/>
          </w:divBdr>
        </w:div>
        <w:div w:id="1403212831">
          <w:marLeft w:val="480"/>
          <w:marRight w:val="0"/>
          <w:marTop w:val="0"/>
          <w:marBottom w:val="0"/>
          <w:divBdr>
            <w:top w:val="none" w:sz="0" w:space="0" w:color="auto"/>
            <w:left w:val="none" w:sz="0" w:space="0" w:color="auto"/>
            <w:bottom w:val="none" w:sz="0" w:space="0" w:color="auto"/>
            <w:right w:val="none" w:sz="0" w:space="0" w:color="auto"/>
          </w:divBdr>
        </w:div>
        <w:div w:id="1403285809">
          <w:marLeft w:val="480"/>
          <w:marRight w:val="0"/>
          <w:marTop w:val="0"/>
          <w:marBottom w:val="0"/>
          <w:divBdr>
            <w:top w:val="none" w:sz="0" w:space="0" w:color="auto"/>
            <w:left w:val="none" w:sz="0" w:space="0" w:color="auto"/>
            <w:bottom w:val="none" w:sz="0" w:space="0" w:color="auto"/>
            <w:right w:val="none" w:sz="0" w:space="0" w:color="auto"/>
          </w:divBdr>
        </w:div>
        <w:div w:id="1417358389">
          <w:marLeft w:val="480"/>
          <w:marRight w:val="0"/>
          <w:marTop w:val="0"/>
          <w:marBottom w:val="0"/>
          <w:divBdr>
            <w:top w:val="none" w:sz="0" w:space="0" w:color="auto"/>
            <w:left w:val="none" w:sz="0" w:space="0" w:color="auto"/>
            <w:bottom w:val="none" w:sz="0" w:space="0" w:color="auto"/>
            <w:right w:val="none" w:sz="0" w:space="0" w:color="auto"/>
          </w:divBdr>
        </w:div>
        <w:div w:id="1418096496">
          <w:marLeft w:val="480"/>
          <w:marRight w:val="0"/>
          <w:marTop w:val="0"/>
          <w:marBottom w:val="0"/>
          <w:divBdr>
            <w:top w:val="none" w:sz="0" w:space="0" w:color="auto"/>
            <w:left w:val="none" w:sz="0" w:space="0" w:color="auto"/>
            <w:bottom w:val="none" w:sz="0" w:space="0" w:color="auto"/>
            <w:right w:val="none" w:sz="0" w:space="0" w:color="auto"/>
          </w:divBdr>
        </w:div>
        <w:div w:id="1419672529">
          <w:marLeft w:val="480"/>
          <w:marRight w:val="0"/>
          <w:marTop w:val="0"/>
          <w:marBottom w:val="0"/>
          <w:divBdr>
            <w:top w:val="none" w:sz="0" w:space="0" w:color="auto"/>
            <w:left w:val="none" w:sz="0" w:space="0" w:color="auto"/>
            <w:bottom w:val="none" w:sz="0" w:space="0" w:color="auto"/>
            <w:right w:val="none" w:sz="0" w:space="0" w:color="auto"/>
          </w:divBdr>
        </w:div>
        <w:div w:id="1487624468">
          <w:marLeft w:val="480"/>
          <w:marRight w:val="0"/>
          <w:marTop w:val="0"/>
          <w:marBottom w:val="0"/>
          <w:divBdr>
            <w:top w:val="none" w:sz="0" w:space="0" w:color="auto"/>
            <w:left w:val="none" w:sz="0" w:space="0" w:color="auto"/>
            <w:bottom w:val="none" w:sz="0" w:space="0" w:color="auto"/>
            <w:right w:val="none" w:sz="0" w:space="0" w:color="auto"/>
          </w:divBdr>
        </w:div>
        <w:div w:id="1504007906">
          <w:marLeft w:val="480"/>
          <w:marRight w:val="0"/>
          <w:marTop w:val="0"/>
          <w:marBottom w:val="0"/>
          <w:divBdr>
            <w:top w:val="none" w:sz="0" w:space="0" w:color="auto"/>
            <w:left w:val="none" w:sz="0" w:space="0" w:color="auto"/>
            <w:bottom w:val="none" w:sz="0" w:space="0" w:color="auto"/>
            <w:right w:val="none" w:sz="0" w:space="0" w:color="auto"/>
          </w:divBdr>
        </w:div>
        <w:div w:id="1616600938">
          <w:marLeft w:val="480"/>
          <w:marRight w:val="0"/>
          <w:marTop w:val="0"/>
          <w:marBottom w:val="0"/>
          <w:divBdr>
            <w:top w:val="none" w:sz="0" w:space="0" w:color="auto"/>
            <w:left w:val="none" w:sz="0" w:space="0" w:color="auto"/>
            <w:bottom w:val="none" w:sz="0" w:space="0" w:color="auto"/>
            <w:right w:val="none" w:sz="0" w:space="0" w:color="auto"/>
          </w:divBdr>
        </w:div>
        <w:div w:id="1621717976">
          <w:marLeft w:val="480"/>
          <w:marRight w:val="0"/>
          <w:marTop w:val="0"/>
          <w:marBottom w:val="0"/>
          <w:divBdr>
            <w:top w:val="none" w:sz="0" w:space="0" w:color="auto"/>
            <w:left w:val="none" w:sz="0" w:space="0" w:color="auto"/>
            <w:bottom w:val="none" w:sz="0" w:space="0" w:color="auto"/>
            <w:right w:val="none" w:sz="0" w:space="0" w:color="auto"/>
          </w:divBdr>
        </w:div>
        <w:div w:id="1643001036">
          <w:marLeft w:val="480"/>
          <w:marRight w:val="0"/>
          <w:marTop w:val="0"/>
          <w:marBottom w:val="0"/>
          <w:divBdr>
            <w:top w:val="none" w:sz="0" w:space="0" w:color="auto"/>
            <w:left w:val="none" w:sz="0" w:space="0" w:color="auto"/>
            <w:bottom w:val="none" w:sz="0" w:space="0" w:color="auto"/>
            <w:right w:val="none" w:sz="0" w:space="0" w:color="auto"/>
          </w:divBdr>
        </w:div>
        <w:div w:id="1648512115">
          <w:marLeft w:val="480"/>
          <w:marRight w:val="0"/>
          <w:marTop w:val="0"/>
          <w:marBottom w:val="0"/>
          <w:divBdr>
            <w:top w:val="none" w:sz="0" w:space="0" w:color="auto"/>
            <w:left w:val="none" w:sz="0" w:space="0" w:color="auto"/>
            <w:bottom w:val="none" w:sz="0" w:space="0" w:color="auto"/>
            <w:right w:val="none" w:sz="0" w:space="0" w:color="auto"/>
          </w:divBdr>
        </w:div>
        <w:div w:id="1682513497">
          <w:marLeft w:val="480"/>
          <w:marRight w:val="0"/>
          <w:marTop w:val="0"/>
          <w:marBottom w:val="0"/>
          <w:divBdr>
            <w:top w:val="none" w:sz="0" w:space="0" w:color="auto"/>
            <w:left w:val="none" w:sz="0" w:space="0" w:color="auto"/>
            <w:bottom w:val="none" w:sz="0" w:space="0" w:color="auto"/>
            <w:right w:val="none" w:sz="0" w:space="0" w:color="auto"/>
          </w:divBdr>
        </w:div>
        <w:div w:id="1697274381">
          <w:marLeft w:val="480"/>
          <w:marRight w:val="0"/>
          <w:marTop w:val="0"/>
          <w:marBottom w:val="0"/>
          <w:divBdr>
            <w:top w:val="none" w:sz="0" w:space="0" w:color="auto"/>
            <w:left w:val="none" w:sz="0" w:space="0" w:color="auto"/>
            <w:bottom w:val="none" w:sz="0" w:space="0" w:color="auto"/>
            <w:right w:val="none" w:sz="0" w:space="0" w:color="auto"/>
          </w:divBdr>
        </w:div>
        <w:div w:id="1729105135">
          <w:marLeft w:val="480"/>
          <w:marRight w:val="0"/>
          <w:marTop w:val="0"/>
          <w:marBottom w:val="0"/>
          <w:divBdr>
            <w:top w:val="none" w:sz="0" w:space="0" w:color="auto"/>
            <w:left w:val="none" w:sz="0" w:space="0" w:color="auto"/>
            <w:bottom w:val="none" w:sz="0" w:space="0" w:color="auto"/>
            <w:right w:val="none" w:sz="0" w:space="0" w:color="auto"/>
          </w:divBdr>
        </w:div>
        <w:div w:id="1746802606">
          <w:marLeft w:val="480"/>
          <w:marRight w:val="0"/>
          <w:marTop w:val="0"/>
          <w:marBottom w:val="0"/>
          <w:divBdr>
            <w:top w:val="none" w:sz="0" w:space="0" w:color="auto"/>
            <w:left w:val="none" w:sz="0" w:space="0" w:color="auto"/>
            <w:bottom w:val="none" w:sz="0" w:space="0" w:color="auto"/>
            <w:right w:val="none" w:sz="0" w:space="0" w:color="auto"/>
          </w:divBdr>
        </w:div>
        <w:div w:id="1826241300">
          <w:marLeft w:val="480"/>
          <w:marRight w:val="0"/>
          <w:marTop w:val="0"/>
          <w:marBottom w:val="0"/>
          <w:divBdr>
            <w:top w:val="none" w:sz="0" w:space="0" w:color="auto"/>
            <w:left w:val="none" w:sz="0" w:space="0" w:color="auto"/>
            <w:bottom w:val="none" w:sz="0" w:space="0" w:color="auto"/>
            <w:right w:val="none" w:sz="0" w:space="0" w:color="auto"/>
          </w:divBdr>
        </w:div>
        <w:div w:id="1873616907">
          <w:marLeft w:val="480"/>
          <w:marRight w:val="0"/>
          <w:marTop w:val="0"/>
          <w:marBottom w:val="0"/>
          <w:divBdr>
            <w:top w:val="none" w:sz="0" w:space="0" w:color="auto"/>
            <w:left w:val="none" w:sz="0" w:space="0" w:color="auto"/>
            <w:bottom w:val="none" w:sz="0" w:space="0" w:color="auto"/>
            <w:right w:val="none" w:sz="0" w:space="0" w:color="auto"/>
          </w:divBdr>
        </w:div>
        <w:div w:id="1910964379">
          <w:marLeft w:val="480"/>
          <w:marRight w:val="0"/>
          <w:marTop w:val="0"/>
          <w:marBottom w:val="0"/>
          <w:divBdr>
            <w:top w:val="none" w:sz="0" w:space="0" w:color="auto"/>
            <w:left w:val="none" w:sz="0" w:space="0" w:color="auto"/>
            <w:bottom w:val="none" w:sz="0" w:space="0" w:color="auto"/>
            <w:right w:val="none" w:sz="0" w:space="0" w:color="auto"/>
          </w:divBdr>
        </w:div>
        <w:div w:id="1923682838">
          <w:marLeft w:val="480"/>
          <w:marRight w:val="0"/>
          <w:marTop w:val="0"/>
          <w:marBottom w:val="0"/>
          <w:divBdr>
            <w:top w:val="none" w:sz="0" w:space="0" w:color="auto"/>
            <w:left w:val="none" w:sz="0" w:space="0" w:color="auto"/>
            <w:bottom w:val="none" w:sz="0" w:space="0" w:color="auto"/>
            <w:right w:val="none" w:sz="0" w:space="0" w:color="auto"/>
          </w:divBdr>
        </w:div>
        <w:div w:id="1950890103">
          <w:marLeft w:val="480"/>
          <w:marRight w:val="0"/>
          <w:marTop w:val="0"/>
          <w:marBottom w:val="0"/>
          <w:divBdr>
            <w:top w:val="none" w:sz="0" w:space="0" w:color="auto"/>
            <w:left w:val="none" w:sz="0" w:space="0" w:color="auto"/>
            <w:bottom w:val="none" w:sz="0" w:space="0" w:color="auto"/>
            <w:right w:val="none" w:sz="0" w:space="0" w:color="auto"/>
          </w:divBdr>
        </w:div>
        <w:div w:id="1975334446">
          <w:marLeft w:val="480"/>
          <w:marRight w:val="0"/>
          <w:marTop w:val="0"/>
          <w:marBottom w:val="0"/>
          <w:divBdr>
            <w:top w:val="none" w:sz="0" w:space="0" w:color="auto"/>
            <w:left w:val="none" w:sz="0" w:space="0" w:color="auto"/>
            <w:bottom w:val="none" w:sz="0" w:space="0" w:color="auto"/>
            <w:right w:val="none" w:sz="0" w:space="0" w:color="auto"/>
          </w:divBdr>
        </w:div>
        <w:div w:id="2031370796">
          <w:marLeft w:val="480"/>
          <w:marRight w:val="0"/>
          <w:marTop w:val="0"/>
          <w:marBottom w:val="0"/>
          <w:divBdr>
            <w:top w:val="none" w:sz="0" w:space="0" w:color="auto"/>
            <w:left w:val="none" w:sz="0" w:space="0" w:color="auto"/>
            <w:bottom w:val="none" w:sz="0" w:space="0" w:color="auto"/>
            <w:right w:val="none" w:sz="0" w:space="0" w:color="auto"/>
          </w:divBdr>
        </w:div>
        <w:div w:id="2126654751">
          <w:marLeft w:val="480"/>
          <w:marRight w:val="0"/>
          <w:marTop w:val="0"/>
          <w:marBottom w:val="0"/>
          <w:divBdr>
            <w:top w:val="none" w:sz="0" w:space="0" w:color="auto"/>
            <w:left w:val="none" w:sz="0" w:space="0" w:color="auto"/>
            <w:bottom w:val="none" w:sz="0" w:space="0" w:color="auto"/>
            <w:right w:val="none" w:sz="0" w:space="0" w:color="auto"/>
          </w:divBdr>
        </w:div>
      </w:divsChild>
    </w:div>
    <w:div w:id="55277077">
      <w:marLeft w:val="640"/>
      <w:marRight w:val="0"/>
      <w:marTop w:val="0"/>
      <w:marBottom w:val="0"/>
      <w:divBdr>
        <w:top w:val="none" w:sz="0" w:space="0" w:color="auto"/>
        <w:left w:val="none" w:sz="0" w:space="0" w:color="auto"/>
        <w:bottom w:val="none" w:sz="0" w:space="0" w:color="auto"/>
        <w:right w:val="none" w:sz="0" w:space="0" w:color="auto"/>
      </w:divBdr>
    </w:div>
    <w:div w:id="56049864">
      <w:marLeft w:val="640"/>
      <w:marRight w:val="0"/>
      <w:marTop w:val="0"/>
      <w:marBottom w:val="0"/>
      <w:divBdr>
        <w:top w:val="none" w:sz="0" w:space="0" w:color="auto"/>
        <w:left w:val="none" w:sz="0" w:space="0" w:color="auto"/>
        <w:bottom w:val="none" w:sz="0" w:space="0" w:color="auto"/>
        <w:right w:val="none" w:sz="0" w:space="0" w:color="auto"/>
      </w:divBdr>
    </w:div>
    <w:div w:id="56982505">
      <w:bodyDiv w:val="1"/>
      <w:marLeft w:val="0"/>
      <w:marRight w:val="0"/>
      <w:marTop w:val="0"/>
      <w:marBottom w:val="0"/>
      <w:divBdr>
        <w:top w:val="none" w:sz="0" w:space="0" w:color="auto"/>
        <w:left w:val="none" w:sz="0" w:space="0" w:color="auto"/>
        <w:bottom w:val="none" w:sz="0" w:space="0" w:color="auto"/>
        <w:right w:val="none" w:sz="0" w:space="0" w:color="auto"/>
      </w:divBdr>
    </w:div>
    <w:div w:id="57023316">
      <w:marLeft w:val="640"/>
      <w:marRight w:val="0"/>
      <w:marTop w:val="0"/>
      <w:marBottom w:val="0"/>
      <w:divBdr>
        <w:top w:val="none" w:sz="0" w:space="0" w:color="auto"/>
        <w:left w:val="none" w:sz="0" w:space="0" w:color="auto"/>
        <w:bottom w:val="none" w:sz="0" w:space="0" w:color="auto"/>
        <w:right w:val="none" w:sz="0" w:space="0" w:color="auto"/>
      </w:divBdr>
    </w:div>
    <w:div w:id="57553257">
      <w:marLeft w:val="640"/>
      <w:marRight w:val="0"/>
      <w:marTop w:val="0"/>
      <w:marBottom w:val="0"/>
      <w:divBdr>
        <w:top w:val="none" w:sz="0" w:space="0" w:color="auto"/>
        <w:left w:val="none" w:sz="0" w:space="0" w:color="auto"/>
        <w:bottom w:val="none" w:sz="0" w:space="0" w:color="auto"/>
        <w:right w:val="none" w:sz="0" w:space="0" w:color="auto"/>
      </w:divBdr>
    </w:div>
    <w:div w:id="58022628">
      <w:marLeft w:val="640"/>
      <w:marRight w:val="0"/>
      <w:marTop w:val="0"/>
      <w:marBottom w:val="0"/>
      <w:divBdr>
        <w:top w:val="none" w:sz="0" w:space="0" w:color="auto"/>
        <w:left w:val="none" w:sz="0" w:space="0" w:color="auto"/>
        <w:bottom w:val="none" w:sz="0" w:space="0" w:color="auto"/>
        <w:right w:val="none" w:sz="0" w:space="0" w:color="auto"/>
      </w:divBdr>
    </w:div>
    <w:div w:id="58334859">
      <w:marLeft w:val="640"/>
      <w:marRight w:val="0"/>
      <w:marTop w:val="0"/>
      <w:marBottom w:val="0"/>
      <w:divBdr>
        <w:top w:val="none" w:sz="0" w:space="0" w:color="auto"/>
        <w:left w:val="none" w:sz="0" w:space="0" w:color="auto"/>
        <w:bottom w:val="none" w:sz="0" w:space="0" w:color="auto"/>
        <w:right w:val="none" w:sz="0" w:space="0" w:color="auto"/>
      </w:divBdr>
    </w:div>
    <w:div w:id="58745259">
      <w:marLeft w:val="640"/>
      <w:marRight w:val="0"/>
      <w:marTop w:val="0"/>
      <w:marBottom w:val="0"/>
      <w:divBdr>
        <w:top w:val="none" w:sz="0" w:space="0" w:color="auto"/>
        <w:left w:val="none" w:sz="0" w:space="0" w:color="auto"/>
        <w:bottom w:val="none" w:sz="0" w:space="0" w:color="auto"/>
        <w:right w:val="none" w:sz="0" w:space="0" w:color="auto"/>
      </w:divBdr>
    </w:div>
    <w:div w:id="58944042">
      <w:bodyDiv w:val="1"/>
      <w:marLeft w:val="0"/>
      <w:marRight w:val="0"/>
      <w:marTop w:val="0"/>
      <w:marBottom w:val="0"/>
      <w:divBdr>
        <w:top w:val="none" w:sz="0" w:space="0" w:color="auto"/>
        <w:left w:val="none" w:sz="0" w:space="0" w:color="auto"/>
        <w:bottom w:val="none" w:sz="0" w:space="0" w:color="auto"/>
        <w:right w:val="none" w:sz="0" w:space="0" w:color="auto"/>
      </w:divBdr>
    </w:div>
    <w:div w:id="58985546">
      <w:bodyDiv w:val="1"/>
      <w:marLeft w:val="0"/>
      <w:marRight w:val="0"/>
      <w:marTop w:val="0"/>
      <w:marBottom w:val="0"/>
      <w:divBdr>
        <w:top w:val="none" w:sz="0" w:space="0" w:color="auto"/>
        <w:left w:val="none" w:sz="0" w:space="0" w:color="auto"/>
        <w:bottom w:val="none" w:sz="0" w:space="0" w:color="auto"/>
        <w:right w:val="none" w:sz="0" w:space="0" w:color="auto"/>
      </w:divBdr>
    </w:div>
    <w:div w:id="59256003">
      <w:bodyDiv w:val="1"/>
      <w:marLeft w:val="0"/>
      <w:marRight w:val="0"/>
      <w:marTop w:val="0"/>
      <w:marBottom w:val="0"/>
      <w:divBdr>
        <w:top w:val="none" w:sz="0" w:space="0" w:color="auto"/>
        <w:left w:val="none" w:sz="0" w:space="0" w:color="auto"/>
        <w:bottom w:val="none" w:sz="0" w:space="0" w:color="auto"/>
        <w:right w:val="none" w:sz="0" w:space="0" w:color="auto"/>
      </w:divBdr>
    </w:div>
    <w:div w:id="59525148">
      <w:marLeft w:val="640"/>
      <w:marRight w:val="0"/>
      <w:marTop w:val="0"/>
      <w:marBottom w:val="0"/>
      <w:divBdr>
        <w:top w:val="none" w:sz="0" w:space="0" w:color="auto"/>
        <w:left w:val="none" w:sz="0" w:space="0" w:color="auto"/>
        <w:bottom w:val="none" w:sz="0" w:space="0" w:color="auto"/>
        <w:right w:val="none" w:sz="0" w:space="0" w:color="auto"/>
      </w:divBdr>
    </w:div>
    <w:div w:id="59865447">
      <w:marLeft w:val="640"/>
      <w:marRight w:val="0"/>
      <w:marTop w:val="0"/>
      <w:marBottom w:val="0"/>
      <w:divBdr>
        <w:top w:val="none" w:sz="0" w:space="0" w:color="auto"/>
        <w:left w:val="none" w:sz="0" w:space="0" w:color="auto"/>
        <w:bottom w:val="none" w:sz="0" w:space="0" w:color="auto"/>
        <w:right w:val="none" w:sz="0" w:space="0" w:color="auto"/>
      </w:divBdr>
    </w:div>
    <w:div w:id="59912402">
      <w:marLeft w:val="640"/>
      <w:marRight w:val="0"/>
      <w:marTop w:val="0"/>
      <w:marBottom w:val="0"/>
      <w:divBdr>
        <w:top w:val="none" w:sz="0" w:space="0" w:color="auto"/>
        <w:left w:val="none" w:sz="0" w:space="0" w:color="auto"/>
        <w:bottom w:val="none" w:sz="0" w:space="0" w:color="auto"/>
        <w:right w:val="none" w:sz="0" w:space="0" w:color="auto"/>
      </w:divBdr>
    </w:div>
    <w:div w:id="60179131">
      <w:marLeft w:val="640"/>
      <w:marRight w:val="0"/>
      <w:marTop w:val="0"/>
      <w:marBottom w:val="0"/>
      <w:divBdr>
        <w:top w:val="none" w:sz="0" w:space="0" w:color="auto"/>
        <w:left w:val="none" w:sz="0" w:space="0" w:color="auto"/>
        <w:bottom w:val="none" w:sz="0" w:space="0" w:color="auto"/>
        <w:right w:val="none" w:sz="0" w:space="0" w:color="auto"/>
      </w:divBdr>
    </w:div>
    <w:div w:id="60636782">
      <w:bodyDiv w:val="1"/>
      <w:marLeft w:val="0"/>
      <w:marRight w:val="0"/>
      <w:marTop w:val="0"/>
      <w:marBottom w:val="0"/>
      <w:divBdr>
        <w:top w:val="none" w:sz="0" w:space="0" w:color="auto"/>
        <w:left w:val="none" w:sz="0" w:space="0" w:color="auto"/>
        <w:bottom w:val="none" w:sz="0" w:space="0" w:color="auto"/>
        <w:right w:val="none" w:sz="0" w:space="0" w:color="auto"/>
      </w:divBdr>
      <w:divsChild>
        <w:div w:id="6907299">
          <w:marLeft w:val="480"/>
          <w:marRight w:val="0"/>
          <w:marTop w:val="0"/>
          <w:marBottom w:val="0"/>
          <w:divBdr>
            <w:top w:val="none" w:sz="0" w:space="0" w:color="auto"/>
            <w:left w:val="none" w:sz="0" w:space="0" w:color="auto"/>
            <w:bottom w:val="none" w:sz="0" w:space="0" w:color="auto"/>
            <w:right w:val="none" w:sz="0" w:space="0" w:color="auto"/>
          </w:divBdr>
        </w:div>
        <w:div w:id="42027448">
          <w:marLeft w:val="480"/>
          <w:marRight w:val="0"/>
          <w:marTop w:val="0"/>
          <w:marBottom w:val="0"/>
          <w:divBdr>
            <w:top w:val="none" w:sz="0" w:space="0" w:color="auto"/>
            <w:left w:val="none" w:sz="0" w:space="0" w:color="auto"/>
            <w:bottom w:val="none" w:sz="0" w:space="0" w:color="auto"/>
            <w:right w:val="none" w:sz="0" w:space="0" w:color="auto"/>
          </w:divBdr>
        </w:div>
        <w:div w:id="131027497">
          <w:marLeft w:val="480"/>
          <w:marRight w:val="0"/>
          <w:marTop w:val="0"/>
          <w:marBottom w:val="0"/>
          <w:divBdr>
            <w:top w:val="none" w:sz="0" w:space="0" w:color="auto"/>
            <w:left w:val="none" w:sz="0" w:space="0" w:color="auto"/>
            <w:bottom w:val="none" w:sz="0" w:space="0" w:color="auto"/>
            <w:right w:val="none" w:sz="0" w:space="0" w:color="auto"/>
          </w:divBdr>
        </w:div>
        <w:div w:id="162741243">
          <w:marLeft w:val="480"/>
          <w:marRight w:val="0"/>
          <w:marTop w:val="0"/>
          <w:marBottom w:val="0"/>
          <w:divBdr>
            <w:top w:val="none" w:sz="0" w:space="0" w:color="auto"/>
            <w:left w:val="none" w:sz="0" w:space="0" w:color="auto"/>
            <w:bottom w:val="none" w:sz="0" w:space="0" w:color="auto"/>
            <w:right w:val="none" w:sz="0" w:space="0" w:color="auto"/>
          </w:divBdr>
        </w:div>
        <w:div w:id="180440322">
          <w:marLeft w:val="480"/>
          <w:marRight w:val="0"/>
          <w:marTop w:val="0"/>
          <w:marBottom w:val="0"/>
          <w:divBdr>
            <w:top w:val="none" w:sz="0" w:space="0" w:color="auto"/>
            <w:left w:val="none" w:sz="0" w:space="0" w:color="auto"/>
            <w:bottom w:val="none" w:sz="0" w:space="0" w:color="auto"/>
            <w:right w:val="none" w:sz="0" w:space="0" w:color="auto"/>
          </w:divBdr>
        </w:div>
        <w:div w:id="182942603">
          <w:marLeft w:val="480"/>
          <w:marRight w:val="0"/>
          <w:marTop w:val="0"/>
          <w:marBottom w:val="0"/>
          <w:divBdr>
            <w:top w:val="none" w:sz="0" w:space="0" w:color="auto"/>
            <w:left w:val="none" w:sz="0" w:space="0" w:color="auto"/>
            <w:bottom w:val="none" w:sz="0" w:space="0" w:color="auto"/>
            <w:right w:val="none" w:sz="0" w:space="0" w:color="auto"/>
          </w:divBdr>
        </w:div>
        <w:div w:id="210844704">
          <w:marLeft w:val="480"/>
          <w:marRight w:val="0"/>
          <w:marTop w:val="0"/>
          <w:marBottom w:val="0"/>
          <w:divBdr>
            <w:top w:val="none" w:sz="0" w:space="0" w:color="auto"/>
            <w:left w:val="none" w:sz="0" w:space="0" w:color="auto"/>
            <w:bottom w:val="none" w:sz="0" w:space="0" w:color="auto"/>
            <w:right w:val="none" w:sz="0" w:space="0" w:color="auto"/>
          </w:divBdr>
        </w:div>
        <w:div w:id="252863148">
          <w:marLeft w:val="480"/>
          <w:marRight w:val="0"/>
          <w:marTop w:val="0"/>
          <w:marBottom w:val="0"/>
          <w:divBdr>
            <w:top w:val="none" w:sz="0" w:space="0" w:color="auto"/>
            <w:left w:val="none" w:sz="0" w:space="0" w:color="auto"/>
            <w:bottom w:val="none" w:sz="0" w:space="0" w:color="auto"/>
            <w:right w:val="none" w:sz="0" w:space="0" w:color="auto"/>
          </w:divBdr>
        </w:div>
        <w:div w:id="256519407">
          <w:marLeft w:val="480"/>
          <w:marRight w:val="0"/>
          <w:marTop w:val="0"/>
          <w:marBottom w:val="0"/>
          <w:divBdr>
            <w:top w:val="none" w:sz="0" w:space="0" w:color="auto"/>
            <w:left w:val="none" w:sz="0" w:space="0" w:color="auto"/>
            <w:bottom w:val="none" w:sz="0" w:space="0" w:color="auto"/>
            <w:right w:val="none" w:sz="0" w:space="0" w:color="auto"/>
          </w:divBdr>
        </w:div>
        <w:div w:id="282881212">
          <w:marLeft w:val="480"/>
          <w:marRight w:val="0"/>
          <w:marTop w:val="0"/>
          <w:marBottom w:val="0"/>
          <w:divBdr>
            <w:top w:val="none" w:sz="0" w:space="0" w:color="auto"/>
            <w:left w:val="none" w:sz="0" w:space="0" w:color="auto"/>
            <w:bottom w:val="none" w:sz="0" w:space="0" w:color="auto"/>
            <w:right w:val="none" w:sz="0" w:space="0" w:color="auto"/>
          </w:divBdr>
        </w:div>
        <w:div w:id="317421028">
          <w:marLeft w:val="480"/>
          <w:marRight w:val="0"/>
          <w:marTop w:val="0"/>
          <w:marBottom w:val="0"/>
          <w:divBdr>
            <w:top w:val="none" w:sz="0" w:space="0" w:color="auto"/>
            <w:left w:val="none" w:sz="0" w:space="0" w:color="auto"/>
            <w:bottom w:val="none" w:sz="0" w:space="0" w:color="auto"/>
            <w:right w:val="none" w:sz="0" w:space="0" w:color="auto"/>
          </w:divBdr>
        </w:div>
        <w:div w:id="321545384">
          <w:marLeft w:val="480"/>
          <w:marRight w:val="0"/>
          <w:marTop w:val="0"/>
          <w:marBottom w:val="0"/>
          <w:divBdr>
            <w:top w:val="none" w:sz="0" w:space="0" w:color="auto"/>
            <w:left w:val="none" w:sz="0" w:space="0" w:color="auto"/>
            <w:bottom w:val="none" w:sz="0" w:space="0" w:color="auto"/>
            <w:right w:val="none" w:sz="0" w:space="0" w:color="auto"/>
          </w:divBdr>
        </w:div>
        <w:div w:id="324624234">
          <w:marLeft w:val="480"/>
          <w:marRight w:val="0"/>
          <w:marTop w:val="0"/>
          <w:marBottom w:val="0"/>
          <w:divBdr>
            <w:top w:val="none" w:sz="0" w:space="0" w:color="auto"/>
            <w:left w:val="none" w:sz="0" w:space="0" w:color="auto"/>
            <w:bottom w:val="none" w:sz="0" w:space="0" w:color="auto"/>
            <w:right w:val="none" w:sz="0" w:space="0" w:color="auto"/>
          </w:divBdr>
        </w:div>
        <w:div w:id="344671851">
          <w:marLeft w:val="480"/>
          <w:marRight w:val="0"/>
          <w:marTop w:val="0"/>
          <w:marBottom w:val="0"/>
          <w:divBdr>
            <w:top w:val="none" w:sz="0" w:space="0" w:color="auto"/>
            <w:left w:val="none" w:sz="0" w:space="0" w:color="auto"/>
            <w:bottom w:val="none" w:sz="0" w:space="0" w:color="auto"/>
            <w:right w:val="none" w:sz="0" w:space="0" w:color="auto"/>
          </w:divBdr>
        </w:div>
        <w:div w:id="360976221">
          <w:marLeft w:val="480"/>
          <w:marRight w:val="0"/>
          <w:marTop w:val="0"/>
          <w:marBottom w:val="0"/>
          <w:divBdr>
            <w:top w:val="none" w:sz="0" w:space="0" w:color="auto"/>
            <w:left w:val="none" w:sz="0" w:space="0" w:color="auto"/>
            <w:bottom w:val="none" w:sz="0" w:space="0" w:color="auto"/>
            <w:right w:val="none" w:sz="0" w:space="0" w:color="auto"/>
          </w:divBdr>
        </w:div>
        <w:div w:id="363361666">
          <w:marLeft w:val="480"/>
          <w:marRight w:val="0"/>
          <w:marTop w:val="0"/>
          <w:marBottom w:val="0"/>
          <w:divBdr>
            <w:top w:val="none" w:sz="0" w:space="0" w:color="auto"/>
            <w:left w:val="none" w:sz="0" w:space="0" w:color="auto"/>
            <w:bottom w:val="none" w:sz="0" w:space="0" w:color="auto"/>
            <w:right w:val="none" w:sz="0" w:space="0" w:color="auto"/>
          </w:divBdr>
        </w:div>
        <w:div w:id="386034710">
          <w:marLeft w:val="480"/>
          <w:marRight w:val="0"/>
          <w:marTop w:val="0"/>
          <w:marBottom w:val="0"/>
          <w:divBdr>
            <w:top w:val="none" w:sz="0" w:space="0" w:color="auto"/>
            <w:left w:val="none" w:sz="0" w:space="0" w:color="auto"/>
            <w:bottom w:val="none" w:sz="0" w:space="0" w:color="auto"/>
            <w:right w:val="none" w:sz="0" w:space="0" w:color="auto"/>
          </w:divBdr>
        </w:div>
        <w:div w:id="424691403">
          <w:marLeft w:val="480"/>
          <w:marRight w:val="0"/>
          <w:marTop w:val="0"/>
          <w:marBottom w:val="0"/>
          <w:divBdr>
            <w:top w:val="none" w:sz="0" w:space="0" w:color="auto"/>
            <w:left w:val="none" w:sz="0" w:space="0" w:color="auto"/>
            <w:bottom w:val="none" w:sz="0" w:space="0" w:color="auto"/>
            <w:right w:val="none" w:sz="0" w:space="0" w:color="auto"/>
          </w:divBdr>
        </w:div>
        <w:div w:id="489055184">
          <w:marLeft w:val="480"/>
          <w:marRight w:val="0"/>
          <w:marTop w:val="0"/>
          <w:marBottom w:val="0"/>
          <w:divBdr>
            <w:top w:val="none" w:sz="0" w:space="0" w:color="auto"/>
            <w:left w:val="none" w:sz="0" w:space="0" w:color="auto"/>
            <w:bottom w:val="none" w:sz="0" w:space="0" w:color="auto"/>
            <w:right w:val="none" w:sz="0" w:space="0" w:color="auto"/>
          </w:divBdr>
        </w:div>
        <w:div w:id="495614110">
          <w:marLeft w:val="480"/>
          <w:marRight w:val="0"/>
          <w:marTop w:val="0"/>
          <w:marBottom w:val="0"/>
          <w:divBdr>
            <w:top w:val="none" w:sz="0" w:space="0" w:color="auto"/>
            <w:left w:val="none" w:sz="0" w:space="0" w:color="auto"/>
            <w:bottom w:val="none" w:sz="0" w:space="0" w:color="auto"/>
            <w:right w:val="none" w:sz="0" w:space="0" w:color="auto"/>
          </w:divBdr>
        </w:div>
        <w:div w:id="535317447">
          <w:marLeft w:val="480"/>
          <w:marRight w:val="0"/>
          <w:marTop w:val="0"/>
          <w:marBottom w:val="0"/>
          <w:divBdr>
            <w:top w:val="none" w:sz="0" w:space="0" w:color="auto"/>
            <w:left w:val="none" w:sz="0" w:space="0" w:color="auto"/>
            <w:bottom w:val="none" w:sz="0" w:space="0" w:color="auto"/>
            <w:right w:val="none" w:sz="0" w:space="0" w:color="auto"/>
          </w:divBdr>
        </w:div>
        <w:div w:id="574510025">
          <w:marLeft w:val="480"/>
          <w:marRight w:val="0"/>
          <w:marTop w:val="0"/>
          <w:marBottom w:val="0"/>
          <w:divBdr>
            <w:top w:val="none" w:sz="0" w:space="0" w:color="auto"/>
            <w:left w:val="none" w:sz="0" w:space="0" w:color="auto"/>
            <w:bottom w:val="none" w:sz="0" w:space="0" w:color="auto"/>
            <w:right w:val="none" w:sz="0" w:space="0" w:color="auto"/>
          </w:divBdr>
        </w:div>
        <w:div w:id="576936943">
          <w:marLeft w:val="480"/>
          <w:marRight w:val="0"/>
          <w:marTop w:val="0"/>
          <w:marBottom w:val="0"/>
          <w:divBdr>
            <w:top w:val="none" w:sz="0" w:space="0" w:color="auto"/>
            <w:left w:val="none" w:sz="0" w:space="0" w:color="auto"/>
            <w:bottom w:val="none" w:sz="0" w:space="0" w:color="auto"/>
            <w:right w:val="none" w:sz="0" w:space="0" w:color="auto"/>
          </w:divBdr>
        </w:div>
        <w:div w:id="582641799">
          <w:marLeft w:val="480"/>
          <w:marRight w:val="0"/>
          <w:marTop w:val="0"/>
          <w:marBottom w:val="0"/>
          <w:divBdr>
            <w:top w:val="none" w:sz="0" w:space="0" w:color="auto"/>
            <w:left w:val="none" w:sz="0" w:space="0" w:color="auto"/>
            <w:bottom w:val="none" w:sz="0" w:space="0" w:color="auto"/>
            <w:right w:val="none" w:sz="0" w:space="0" w:color="auto"/>
          </w:divBdr>
        </w:div>
        <w:div w:id="593589008">
          <w:marLeft w:val="480"/>
          <w:marRight w:val="0"/>
          <w:marTop w:val="0"/>
          <w:marBottom w:val="0"/>
          <w:divBdr>
            <w:top w:val="none" w:sz="0" w:space="0" w:color="auto"/>
            <w:left w:val="none" w:sz="0" w:space="0" w:color="auto"/>
            <w:bottom w:val="none" w:sz="0" w:space="0" w:color="auto"/>
            <w:right w:val="none" w:sz="0" w:space="0" w:color="auto"/>
          </w:divBdr>
        </w:div>
        <w:div w:id="643124183">
          <w:marLeft w:val="480"/>
          <w:marRight w:val="0"/>
          <w:marTop w:val="0"/>
          <w:marBottom w:val="0"/>
          <w:divBdr>
            <w:top w:val="none" w:sz="0" w:space="0" w:color="auto"/>
            <w:left w:val="none" w:sz="0" w:space="0" w:color="auto"/>
            <w:bottom w:val="none" w:sz="0" w:space="0" w:color="auto"/>
            <w:right w:val="none" w:sz="0" w:space="0" w:color="auto"/>
          </w:divBdr>
        </w:div>
        <w:div w:id="650327028">
          <w:marLeft w:val="480"/>
          <w:marRight w:val="0"/>
          <w:marTop w:val="0"/>
          <w:marBottom w:val="0"/>
          <w:divBdr>
            <w:top w:val="none" w:sz="0" w:space="0" w:color="auto"/>
            <w:left w:val="none" w:sz="0" w:space="0" w:color="auto"/>
            <w:bottom w:val="none" w:sz="0" w:space="0" w:color="auto"/>
            <w:right w:val="none" w:sz="0" w:space="0" w:color="auto"/>
          </w:divBdr>
        </w:div>
        <w:div w:id="719280532">
          <w:marLeft w:val="480"/>
          <w:marRight w:val="0"/>
          <w:marTop w:val="0"/>
          <w:marBottom w:val="0"/>
          <w:divBdr>
            <w:top w:val="none" w:sz="0" w:space="0" w:color="auto"/>
            <w:left w:val="none" w:sz="0" w:space="0" w:color="auto"/>
            <w:bottom w:val="none" w:sz="0" w:space="0" w:color="auto"/>
            <w:right w:val="none" w:sz="0" w:space="0" w:color="auto"/>
          </w:divBdr>
        </w:div>
        <w:div w:id="723024025">
          <w:marLeft w:val="480"/>
          <w:marRight w:val="0"/>
          <w:marTop w:val="0"/>
          <w:marBottom w:val="0"/>
          <w:divBdr>
            <w:top w:val="none" w:sz="0" w:space="0" w:color="auto"/>
            <w:left w:val="none" w:sz="0" w:space="0" w:color="auto"/>
            <w:bottom w:val="none" w:sz="0" w:space="0" w:color="auto"/>
            <w:right w:val="none" w:sz="0" w:space="0" w:color="auto"/>
          </w:divBdr>
        </w:div>
        <w:div w:id="809129813">
          <w:marLeft w:val="480"/>
          <w:marRight w:val="0"/>
          <w:marTop w:val="0"/>
          <w:marBottom w:val="0"/>
          <w:divBdr>
            <w:top w:val="none" w:sz="0" w:space="0" w:color="auto"/>
            <w:left w:val="none" w:sz="0" w:space="0" w:color="auto"/>
            <w:bottom w:val="none" w:sz="0" w:space="0" w:color="auto"/>
            <w:right w:val="none" w:sz="0" w:space="0" w:color="auto"/>
          </w:divBdr>
        </w:div>
        <w:div w:id="943415812">
          <w:marLeft w:val="480"/>
          <w:marRight w:val="0"/>
          <w:marTop w:val="0"/>
          <w:marBottom w:val="0"/>
          <w:divBdr>
            <w:top w:val="none" w:sz="0" w:space="0" w:color="auto"/>
            <w:left w:val="none" w:sz="0" w:space="0" w:color="auto"/>
            <w:bottom w:val="none" w:sz="0" w:space="0" w:color="auto"/>
            <w:right w:val="none" w:sz="0" w:space="0" w:color="auto"/>
          </w:divBdr>
        </w:div>
        <w:div w:id="1033119134">
          <w:marLeft w:val="480"/>
          <w:marRight w:val="0"/>
          <w:marTop w:val="0"/>
          <w:marBottom w:val="0"/>
          <w:divBdr>
            <w:top w:val="none" w:sz="0" w:space="0" w:color="auto"/>
            <w:left w:val="none" w:sz="0" w:space="0" w:color="auto"/>
            <w:bottom w:val="none" w:sz="0" w:space="0" w:color="auto"/>
            <w:right w:val="none" w:sz="0" w:space="0" w:color="auto"/>
          </w:divBdr>
        </w:div>
        <w:div w:id="1040858667">
          <w:marLeft w:val="480"/>
          <w:marRight w:val="0"/>
          <w:marTop w:val="0"/>
          <w:marBottom w:val="0"/>
          <w:divBdr>
            <w:top w:val="none" w:sz="0" w:space="0" w:color="auto"/>
            <w:left w:val="none" w:sz="0" w:space="0" w:color="auto"/>
            <w:bottom w:val="none" w:sz="0" w:space="0" w:color="auto"/>
            <w:right w:val="none" w:sz="0" w:space="0" w:color="auto"/>
          </w:divBdr>
        </w:div>
        <w:div w:id="1046024740">
          <w:marLeft w:val="480"/>
          <w:marRight w:val="0"/>
          <w:marTop w:val="0"/>
          <w:marBottom w:val="0"/>
          <w:divBdr>
            <w:top w:val="none" w:sz="0" w:space="0" w:color="auto"/>
            <w:left w:val="none" w:sz="0" w:space="0" w:color="auto"/>
            <w:bottom w:val="none" w:sz="0" w:space="0" w:color="auto"/>
            <w:right w:val="none" w:sz="0" w:space="0" w:color="auto"/>
          </w:divBdr>
        </w:div>
        <w:div w:id="1069578322">
          <w:marLeft w:val="480"/>
          <w:marRight w:val="0"/>
          <w:marTop w:val="0"/>
          <w:marBottom w:val="0"/>
          <w:divBdr>
            <w:top w:val="none" w:sz="0" w:space="0" w:color="auto"/>
            <w:left w:val="none" w:sz="0" w:space="0" w:color="auto"/>
            <w:bottom w:val="none" w:sz="0" w:space="0" w:color="auto"/>
            <w:right w:val="none" w:sz="0" w:space="0" w:color="auto"/>
          </w:divBdr>
        </w:div>
        <w:div w:id="1072266827">
          <w:marLeft w:val="480"/>
          <w:marRight w:val="0"/>
          <w:marTop w:val="0"/>
          <w:marBottom w:val="0"/>
          <w:divBdr>
            <w:top w:val="none" w:sz="0" w:space="0" w:color="auto"/>
            <w:left w:val="none" w:sz="0" w:space="0" w:color="auto"/>
            <w:bottom w:val="none" w:sz="0" w:space="0" w:color="auto"/>
            <w:right w:val="none" w:sz="0" w:space="0" w:color="auto"/>
          </w:divBdr>
        </w:div>
        <w:div w:id="1115639169">
          <w:marLeft w:val="480"/>
          <w:marRight w:val="0"/>
          <w:marTop w:val="0"/>
          <w:marBottom w:val="0"/>
          <w:divBdr>
            <w:top w:val="none" w:sz="0" w:space="0" w:color="auto"/>
            <w:left w:val="none" w:sz="0" w:space="0" w:color="auto"/>
            <w:bottom w:val="none" w:sz="0" w:space="0" w:color="auto"/>
            <w:right w:val="none" w:sz="0" w:space="0" w:color="auto"/>
          </w:divBdr>
        </w:div>
        <w:div w:id="1116176316">
          <w:marLeft w:val="480"/>
          <w:marRight w:val="0"/>
          <w:marTop w:val="0"/>
          <w:marBottom w:val="0"/>
          <w:divBdr>
            <w:top w:val="none" w:sz="0" w:space="0" w:color="auto"/>
            <w:left w:val="none" w:sz="0" w:space="0" w:color="auto"/>
            <w:bottom w:val="none" w:sz="0" w:space="0" w:color="auto"/>
            <w:right w:val="none" w:sz="0" w:space="0" w:color="auto"/>
          </w:divBdr>
        </w:div>
        <w:div w:id="1143545520">
          <w:marLeft w:val="480"/>
          <w:marRight w:val="0"/>
          <w:marTop w:val="0"/>
          <w:marBottom w:val="0"/>
          <w:divBdr>
            <w:top w:val="none" w:sz="0" w:space="0" w:color="auto"/>
            <w:left w:val="none" w:sz="0" w:space="0" w:color="auto"/>
            <w:bottom w:val="none" w:sz="0" w:space="0" w:color="auto"/>
            <w:right w:val="none" w:sz="0" w:space="0" w:color="auto"/>
          </w:divBdr>
        </w:div>
        <w:div w:id="1155949031">
          <w:marLeft w:val="480"/>
          <w:marRight w:val="0"/>
          <w:marTop w:val="0"/>
          <w:marBottom w:val="0"/>
          <w:divBdr>
            <w:top w:val="none" w:sz="0" w:space="0" w:color="auto"/>
            <w:left w:val="none" w:sz="0" w:space="0" w:color="auto"/>
            <w:bottom w:val="none" w:sz="0" w:space="0" w:color="auto"/>
            <w:right w:val="none" w:sz="0" w:space="0" w:color="auto"/>
          </w:divBdr>
        </w:div>
        <w:div w:id="1162967200">
          <w:marLeft w:val="480"/>
          <w:marRight w:val="0"/>
          <w:marTop w:val="0"/>
          <w:marBottom w:val="0"/>
          <w:divBdr>
            <w:top w:val="none" w:sz="0" w:space="0" w:color="auto"/>
            <w:left w:val="none" w:sz="0" w:space="0" w:color="auto"/>
            <w:bottom w:val="none" w:sz="0" w:space="0" w:color="auto"/>
            <w:right w:val="none" w:sz="0" w:space="0" w:color="auto"/>
          </w:divBdr>
        </w:div>
        <w:div w:id="1215460113">
          <w:marLeft w:val="480"/>
          <w:marRight w:val="0"/>
          <w:marTop w:val="0"/>
          <w:marBottom w:val="0"/>
          <w:divBdr>
            <w:top w:val="none" w:sz="0" w:space="0" w:color="auto"/>
            <w:left w:val="none" w:sz="0" w:space="0" w:color="auto"/>
            <w:bottom w:val="none" w:sz="0" w:space="0" w:color="auto"/>
            <w:right w:val="none" w:sz="0" w:space="0" w:color="auto"/>
          </w:divBdr>
        </w:div>
        <w:div w:id="1243567729">
          <w:marLeft w:val="480"/>
          <w:marRight w:val="0"/>
          <w:marTop w:val="0"/>
          <w:marBottom w:val="0"/>
          <w:divBdr>
            <w:top w:val="none" w:sz="0" w:space="0" w:color="auto"/>
            <w:left w:val="none" w:sz="0" w:space="0" w:color="auto"/>
            <w:bottom w:val="none" w:sz="0" w:space="0" w:color="auto"/>
            <w:right w:val="none" w:sz="0" w:space="0" w:color="auto"/>
          </w:divBdr>
        </w:div>
        <w:div w:id="1282110921">
          <w:marLeft w:val="480"/>
          <w:marRight w:val="0"/>
          <w:marTop w:val="0"/>
          <w:marBottom w:val="0"/>
          <w:divBdr>
            <w:top w:val="none" w:sz="0" w:space="0" w:color="auto"/>
            <w:left w:val="none" w:sz="0" w:space="0" w:color="auto"/>
            <w:bottom w:val="none" w:sz="0" w:space="0" w:color="auto"/>
            <w:right w:val="none" w:sz="0" w:space="0" w:color="auto"/>
          </w:divBdr>
        </w:div>
        <w:div w:id="1289627968">
          <w:marLeft w:val="480"/>
          <w:marRight w:val="0"/>
          <w:marTop w:val="0"/>
          <w:marBottom w:val="0"/>
          <w:divBdr>
            <w:top w:val="none" w:sz="0" w:space="0" w:color="auto"/>
            <w:left w:val="none" w:sz="0" w:space="0" w:color="auto"/>
            <w:bottom w:val="none" w:sz="0" w:space="0" w:color="auto"/>
            <w:right w:val="none" w:sz="0" w:space="0" w:color="auto"/>
          </w:divBdr>
        </w:div>
        <w:div w:id="1305163325">
          <w:marLeft w:val="480"/>
          <w:marRight w:val="0"/>
          <w:marTop w:val="0"/>
          <w:marBottom w:val="0"/>
          <w:divBdr>
            <w:top w:val="none" w:sz="0" w:space="0" w:color="auto"/>
            <w:left w:val="none" w:sz="0" w:space="0" w:color="auto"/>
            <w:bottom w:val="none" w:sz="0" w:space="0" w:color="auto"/>
            <w:right w:val="none" w:sz="0" w:space="0" w:color="auto"/>
          </w:divBdr>
        </w:div>
        <w:div w:id="1317102340">
          <w:marLeft w:val="480"/>
          <w:marRight w:val="0"/>
          <w:marTop w:val="0"/>
          <w:marBottom w:val="0"/>
          <w:divBdr>
            <w:top w:val="none" w:sz="0" w:space="0" w:color="auto"/>
            <w:left w:val="none" w:sz="0" w:space="0" w:color="auto"/>
            <w:bottom w:val="none" w:sz="0" w:space="0" w:color="auto"/>
            <w:right w:val="none" w:sz="0" w:space="0" w:color="auto"/>
          </w:divBdr>
        </w:div>
        <w:div w:id="1365986945">
          <w:marLeft w:val="480"/>
          <w:marRight w:val="0"/>
          <w:marTop w:val="0"/>
          <w:marBottom w:val="0"/>
          <w:divBdr>
            <w:top w:val="none" w:sz="0" w:space="0" w:color="auto"/>
            <w:left w:val="none" w:sz="0" w:space="0" w:color="auto"/>
            <w:bottom w:val="none" w:sz="0" w:space="0" w:color="auto"/>
            <w:right w:val="none" w:sz="0" w:space="0" w:color="auto"/>
          </w:divBdr>
        </w:div>
        <w:div w:id="1382367153">
          <w:marLeft w:val="480"/>
          <w:marRight w:val="0"/>
          <w:marTop w:val="0"/>
          <w:marBottom w:val="0"/>
          <w:divBdr>
            <w:top w:val="none" w:sz="0" w:space="0" w:color="auto"/>
            <w:left w:val="none" w:sz="0" w:space="0" w:color="auto"/>
            <w:bottom w:val="none" w:sz="0" w:space="0" w:color="auto"/>
            <w:right w:val="none" w:sz="0" w:space="0" w:color="auto"/>
          </w:divBdr>
        </w:div>
        <w:div w:id="1387224074">
          <w:marLeft w:val="480"/>
          <w:marRight w:val="0"/>
          <w:marTop w:val="0"/>
          <w:marBottom w:val="0"/>
          <w:divBdr>
            <w:top w:val="none" w:sz="0" w:space="0" w:color="auto"/>
            <w:left w:val="none" w:sz="0" w:space="0" w:color="auto"/>
            <w:bottom w:val="none" w:sz="0" w:space="0" w:color="auto"/>
            <w:right w:val="none" w:sz="0" w:space="0" w:color="auto"/>
          </w:divBdr>
        </w:div>
        <w:div w:id="1395157506">
          <w:marLeft w:val="480"/>
          <w:marRight w:val="0"/>
          <w:marTop w:val="0"/>
          <w:marBottom w:val="0"/>
          <w:divBdr>
            <w:top w:val="none" w:sz="0" w:space="0" w:color="auto"/>
            <w:left w:val="none" w:sz="0" w:space="0" w:color="auto"/>
            <w:bottom w:val="none" w:sz="0" w:space="0" w:color="auto"/>
            <w:right w:val="none" w:sz="0" w:space="0" w:color="auto"/>
          </w:divBdr>
        </w:div>
        <w:div w:id="1467745385">
          <w:marLeft w:val="480"/>
          <w:marRight w:val="0"/>
          <w:marTop w:val="0"/>
          <w:marBottom w:val="0"/>
          <w:divBdr>
            <w:top w:val="none" w:sz="0" w:space="0" w:color="auto"/>
            <w:left w:val="none" w:sz="0" w:space="0" w:color="auto"/>
            <w:bottom w:val="none" w:sz="0" w:space="0" w:color="auto"/>
            <w:right w:val="none" w:sz="0" w:space="0" w:color="auto"/>
          </w:divBdr>
        </w:div>
        <w:div w:id="1498308524">
          <w:marLeft w:val="480"/>
          <w:marRight w:val="0"/>
          <w:marTop w:val="0"/>
          <w:marBottom w:val="0"/>
          <w:divBdr>
            <w:top w:val="none" w:sz="0" w:space="0" w:color="auto"/>
            <w:left w:val="none" w:sz="0" w:space="0" w:color="auto"/>
            <w:bottom w:val="none" w:sz="0" w:space="0" w:color="auto"/>
            <w:right w:val="none" w:sz="0" w:space="0" w:color="auto"/>
          </w:divBdr>
        </w:div>
        <w:div w:id="1512531278">
          <w:marLeft w:val="480"/>
          <w:marRight w:val="0"/>
          <w:marTop w:val="0"/>
          <w:marBottom w:val="0"/>
          <w:divBdr>
            <w:top w:val="none" w:sz="0" w:space="0" w:color="auto"/>
            <w:left w:val="none" w:sz="0" w:space="0" w:color="auto"/>
            <w:bottom w:val="none" w:sz="0" w:space="0" w:color="auto"/>
            <w:right w:val="none" w:sz="0" w:space="0" w:color="auto"/>
          </w:divBdr>
        </w:div>
        <w:div w:id="1526166262">
          <w:marLeft w:val="480"/>
          <w:marRight w:val="0"/>
          <w:marTop w:val="0"/>
          <w:marBottom w:val="0"/>
          <w:divBdr>
            <w:top w:val="none" w:sz="0" w:space="0" w:color="auto"/>
            <w:left w:val="none" w:sz="0" w:space="0" w:color="auto"/>
            <w:bottom w:val="none" w:sz="0" w:space="0" w:color="auto"/>
            <w:right w:val="none" w:sz="0" w:space="0" w:color="auto"/>
          </w:divBdr>
        </w:div>
        <w:div w:id="1562593579">
          <w:marLeft w:val="480"/>
          <w:marRight w:val="0"/>
          <w:marTop w:val="0"/>
          <w:marBottom w:val="0"/>
          <w:divBdr>
            <w:top w:val="none" w:sz="0" w:space="0" w:color="auto"/>
            <w:left w:val="none" w:sz="0" w:space="0" w:color="auto"/>
            <w:bottom w:val="none" w:sz="0" w:space="0" w:color="auto"/>
            <w:right w:val="none" w:sz="0" w:space="0" w:color="auto"/>
          </w:divBdr>
        </w:div>
        <w:div w:id="1563904722">
          <w:marLeft w:val="480"/>
          <w:marRight w:val="0"/>
          <w:marTop w:val="0"/>
          <w:marBottom w:val="0"/>
          <w:divBdr>
            <w:top w:val="none" w:sz="0" w:space="0" w:color="auto"/>
            <w:left w:val="none" w:sz="0" w:space="0" w:color="auto"/>
            <w:bottom w:val="none" w:sz="0" w:space="0" w:color="auto"/>
            <w:right w:val="none" w:sz="0" w:space="0" w:color="auto"/>
          </w:divBdr>
        </w:div>
        <w:div w:id="1580216266">
          <w:marLeft w:val="480"/>
          <w:marRight w:val="0"/>
          <w:marTop w:val="0"/>
          <w:marBottom w:val="0"/>
          <w:divBdr>
            <w:top w:val="none" w:sz="0" w:space="0" w:color="auto"/>
            <w:left w:val="none" w:sz="0" w:space="0" w:color="auto"/>
            <w:bottom w:val="none" w:sz="0" w:space="0" w:color="auto"/>
            <w:right w:val="none" w:sz="0" w:space="0" w:color="auto"/>
          </w:divBdr>
        </w:div>
        <w:div w:id="1593201819">
          <w:marLeft w:val="480"/>
          <w:marRight w:val="0"/>
          <w:marTop w:val="0"/>
          <w:marBottom w:val="0"/>
          <w:divBdr>
            <w:top w:val="none" w:sz="0" w:space="0" w:color="auto"/>
            <w:left w:val="none" w:sz="0" w:space="0" w:color="auto"/>
            <w:bottom w:val="none" w:sz="0" w:space="0" w:color="auto"/>
            <w:right w:val="none" w:sz="0" w:space="0" w:color="auto"/>
          </w:divBdr>
        </w:div>
        <w:div w:id="1643464315">
          <w:marLeft w:val="480"/>
          <w:marRight w:val="0"/>
          <w:marTop w:val="0"/>
          <w:marBottom w:val="0"/>
          <w:divBdr>
            <w:top w:val="none" w:sz="0" w:space="0" w:color="auto"/>
            <w:left w:val="none" w:sz="0" w:space="0" w:color="auto"/>
            <w:bottom w:val="none" w:sz="0" w:space="0" w:color="auto"/>
            <w:right w:val="none" w:sz="0" w:space="0" w:color="auto"/>
          </w:divBdr>
        </w:div>
        <w:div w:id="1643802360">
          <w:marLeft w:val="480"/>
          <w:marRight w:val="0"/>
          <w:marTop w:val="0"/>
          <w:marBottom w:val="0"/>
          <w:divBdr>
            <w:top w:val="none" w:sz="0" w:space="0" w:color="auto"/>
            <w:left w:val="none" w:sz="0" w:space="0" w:color="auto"/>
            <w:bottom w:val="none" w:sz="0" w:space="0" w:color="auto"/>
            <w:right w:val="none" w:sz="0" w:space="0" w:color="auto"/>
          </w:divBdr>
        </w:div>
        <w:div w:id="1675184170">
          <w:marLeft w:val="480"/>
          <w:marRight w:val="0"/>
          <w:marTop w:val="0"/>
          <w:marBottom w:val="0"/>
          <w:divBdr>
            <w:top w:val="none" w:sz="0" w:space="0" w:color="auto"/>
            <w:left w:val="none" w:sz="0" w:space="0" w:color="auto"/>
            <w:bottom w:val="none" w:sz="0" w:space="0" w:color="auto"/>
            <w:right w:val="none" w:sz="0" w:space="0" w:color="auto"/>
          </w:divBdr>
        </w:div>
        <w:div w:id="1675718439">
          <w:marLeft w:val="480"/>
          <w:marRight w:val="0"/>
          <w:marTop w:val="0"/>
          <w:marBottom w:val="0"/>
          <w:divBdr>
            <w:top w:val="none" w:sz="0" w:space="0" w:color="auto"/>
            <w:left w:val="none" w:sz="0" w:space="0" w:color="auto"/>
            <w:bottom w:val="none" w:sz="0" w:space="0" w:color="auto"/>
            <w:right w:val="none" w:sz="0" w:space="0" w:color="auto"/>
          </w:divBdr>
        </w:div>
        <w:div w:id="1691490355">
          <w:marLeft w:val="480"/>
          <w:marRight w:val="0"/>
          <w:marTop w:val="0"/>
          <w:marBottom w:val="0"/>
          <w:divBdr>
            <w:top w:val="none" w:sz="0" w:space="0" w:color="auto"/>
            <w:left w:val="none" w:sz="0" w:space="0" w:color="auto"/>
            <w:bottom w:val="none" w:sz="0" w:space="0" w:color="auto"/>
            <w:right w:val="none" w:sz="0" w:space="0" w:color="auto"/>
          </w:divBdr>
        </w:div>
        <w:div w:id="1709379680">
          <w:marLeft w:val="480"/>
          <w:marRight w:val="0"/>
          <w:marTop w:val="0"/>
          <w:marBottom w:val="0"/>
          <w:divBdr>
            <w:top w:val="none" w:sz="0" w:space="0" w:color="auto"/>
            <w:left w:val="none" w:sz="0" w:space="0" w:color="auto"/>
            <w:bottom w:val="none" w:sz="0" w:space="0" w:color="auto"/>
            <w:right w:val="none" w:sz="0" w:space="0" w:color="auto"/>
          </w:divBdr>
        </w:div>
        <w:div w:id="1737509593">
          <w:marLeft w:val="480"/>
          <w:marRight w:val="0"/>
          <w:marTop w:val="0"/>
          <w:marBottom w:val="0"/>
          <w:divBdr>
            <w:top w:val="none" w:sz="0" w:space="0" w:color="auto"/>
            <w:left w:val="none" w:sz="0" w:space="0" w:color="auto"/>
            <w:bottom w:val="none" w:sz="0" w:space="0" w:color="auto"/>
            <w:right w:val="none" w:sz="0" w:space="0" w:color="auto"/>
          </w:divBdr>
        </w:div>
        <w:div w:id="1764957965">
          <w:marLeft w:val="480"/>
          <w:marRight w:val="0"/>
          <w:marTop w:val="0"/>
          <w:marBottom w:val="0"/>
          <w:divBdr>
            <w:top w:val="none" w:sz="0" w:space="0" w:color="auto"/>
            <w:left w:val="none" w:sz="0" w:space="0" w:color="auto"/>
            <w:bottom w:val="none" w:sz="0" w:space="0" w:color="auto"/>
            <w:right w:val="none" w:sz="0" w:space="0" w:color="auto"/>
          </w:divBdr>
        </w:div>
        <w:div w:id="1776099949">
          <w:marLeft w:val="480"/>
          <w:marRight w:val="0"/>
          <w:marTop w:val="0"/>
          <w:marBottom w:val="0"/>
          <w:divBdr>
            <w:top w:val="none" w:sz="0" w:space="0" w:color="auto"/>
            <w:left w:val="none" w:sz="0" w:space="0" w:color="auto"/>
            <w:bottom w:val="none" w:sz="0" w:space="0" w:color="auto"/>
            <w:right w:val="none" w:sz="0" w:space="0" w:color="auto"/>
          </w:divBdr>
        </w:div>
        <w:div w:id="1842693980">
          <w:marLeft w:val="480"/>
          <w:marRight w:val="0"/>
          <w:marTop w:val="0"/>
          <w:marBottom w:val="0"/>
          <w:divBdr>
            <w:top w:val="none" w:sz="0" w:space="0" w:color="auto"/>
            <w:left w:val="none" w:sz="0" w:space="0" w:color="auto"/>
            <w:bottom w:val="none" w:sz="0" w:space="0" w:color="auto"/>
            <w:right w:val="none" w:sz="0" w:space="0" w:color="auto"/>
          </w:divBdr>
        </w:div>
        <w:div w:id="1847329333">
          <w:marLeft w:val="480"/>
          <w:marRight w:val="0"/>
          <w:marTop w:val="0"/>
          <w:marBottom w:val="0"/>
          <w:divBdr>
            <w:top w:val="none" w:sz="0" w:space="0" w:color="auto"/>
            <w:left w:val="none" w:sz="0" w:space="0" w:color="auto"/>
            <w:bottom w:val="none" w:sz="0" w:space="0" w:color="auto"/>
            <w:right w:val="none" w:sz="0" w:space="0" w:color="auto"/>
          </w:divBdr>
        </w:div>
        <w:div w:id="1866409457">
          <w:marLeft w:val="480"/>
          <w:marRight w:val="0"/>
          <w:marTop w:val="0"/>
          <w:marBottom w:val="0"/>
          <w:divBdr>
            <w:top w:val="none" w:sz="0" w:space="0" w:color="auto"/>
            <w:left w:val="none" w:sz="0" w:space="0" w:color="auto"/>
            <w:bottom w:val="none" w:sz="0" w:space="0" w:color="auto"/>
            <w:right w:val="none" w:sz="0" w:space="0" w:color="auto"/>
          </w:divBdr>
        </w:div>
        <w:div w:id="1901821846">
          <w:marLeft w:val="480"/>
          <w:marRight w:val="0"/>
          <w:marTop w:val="0"/>
          <w:marBottom w:val="0"/>
          <w:divBdr>
            <w:top w:val="none" w:sz="0" w:space="0" w:color="auto"/>
            <w:left w:val="none" w:sz="0" w:space="0" w:color="auto"/>
            <w:bottom w:val="none" w:sz="0" w:space="0" w:color="auto"/>
            <w:right w:val="none" w:sz="0" w:space="0" w:color="auto"/>
          </w:divBdr>
        </w:div>
        <w:div w:id="1991132426">
          <w:marLeft w:val="480"/>
          <w:marRight w:val="0"/>
          <w:marTop w:val="0"/>
          <w:marBottom w:val="0"/>
          <w:divBdr>
            <w:top w:val="none" w:sz="0" w:space="0" w:color="auto"/>
            <w:left w:val="none" w:sz="0" w:space="0" w:color="auto"/>
            <w:bottom w:val="none" w:sz="0" w:space="0" w:color="auto"/>
            <w:right w:val="none" w:sz="0" w:space="0" w:color="auto"/>
          </w:divBdr>
        </w:div>
        <w:div w:id="1997956732">
          <w:marLeft w:val="480"/>
          <w:marRight w:val="0"/>
          <w:marTop w:val="0"/>
          <w:marBottom w:val="0"/>
          <w:divBdr>
            <w:top w:val="none" w:sz="0" w:space="0" w:color="auto"/>
            <w:left w:val="none" w:sz="0" w:space="0" w:color="auto"/>
            <w:bottom w:val="none" w:sz="0" w:space="0" w:color="auto"/>
            <w:right w:val="none" w:sz="0" w:space="0" w:color="auto"/>
          </w:divBdr>
        </w:div>
        <w:div w:id="2022660879">
          <w:marLeft w:val="480"/>
          <w:marRight w:val="0"/>
          <w:marTop w:val="0"/>
          <w:marBottom w:val="0"/>
          <w:divBdr>
            <w:top w:val="none" w:sz="0" w:space="0" w:color="auto"/>
            <w:left w:val="none" w:sz="0" w:space="0" w:color="auto"/>
            <w:bottom w:val="none" w:sz="0" w:space="0" w:color="auto"/>
            <w:right w:val="none" w:sz="0" w:space="0" w:color="auto"/>
          </w:divBdr>
        </w:div>
        <w:div w:id="2040739289">
          <w:marLeft w:val="480"/>
          <w:marRight w:val="0"/>
          <w:marTop w:val="0"/>
          <w:marBottom w:val="0"/>
          <w:divBdr>
            <w:top w:val="none" w:sz="0" w:space="0" w:color="auto"/>
            <w:left w:val="none" w:sz="0" w:space="0" w:color="auto"/>
            <w:bottom w:val="none" w:sz="0" w:space="0" w:color="auto"/>
            <w:right w:val="none" w:sz="0" w:space="0" w:color="auto"/>
          </w:divBdr>
        </w:div>
        <w:div w:id="2086410528">
          <w:marLeft w:val="480"/>
          <w:marRight w:val="0"/>
          <w:marTop w:val="0"/>
          <w:marBottom w:val="0"/>
          <w:divBdr>
            <w:top w:val="none" w:sz="0" w:space="0" w:color="auto"/>
            <w:left w:val="none" w:sz="0" w:space="0" w:color="auto"/>
            <w:bottom w:val="none" w:sz="0" w:space="0" w:color="auto"/>
            <w:right w:val="none" w:sz="0" w:space="0" w:color="auto"/>
          </w:divBdr>
        </w:div>
        <w:div w:id="2096708844">
          <w:marLeft w:val="480"/>
          <w:marRight w:val="0"/>
          <w:marTop w:val="0"/>
          <w:marBottom w:val="0"/>
          <w:divBdr>
            <w:top w:val="none" w:sz="0" w:space="0" w:color="auto"/>
            <w:left w:val="none" w:sz="0" w:space="0" w:color="auto"/>
            <w:bottom w:val="none" w:sz="0" w:space="0" w:color="auto"/>
            <w:right w:val="none" w:sz="0" w:space="0" w:color="auto"/>
          </w:divBdr>
        </w:div>
        <w:div w:id="2109424604">
          <w:marLeft w:val="480"/>
          <w:marRight w:val="0"/>
          <w:marTop w:val="0"/>
          <w:marBottom w:val="0"/>
          <w:divBdr>
            <w:top w:val="none" w:sz="0" w:space="0" w:color="auto"/>
            <w:left w:val="none" w:sz="0" w:space="0" w:color="auto"/>
            <w:bottom w:val="none" w:sz="0" w:space="0" w:color="auto"/>
            <w:right w:val="none" w:sz="0" w:space="0" w:color="auto"/>
          </w:divBdr>
        </w:div>
        <w:div w:id="2126381407">
          <w:marLeft w:val="480"/>
          <w:marRight w:val="0"/>
          <w:marTop w:val="0"/>
          <w:marBottom w:val="0"/>
          <w:divBdr>
            <w:top w:val="none" w:sz="0" w:space="0" w:color="auto"/>
            <w:left w:val="none" w:sz="0" w:space="0" w:color="auto"/>
            <w:bottom w:val="none" w:sz="0" w:space="0" w:color="auto"/>
            <w:right w:val="none" w:sz="0" w:space="0" w:color="auto"/>
          </w:divBdr>
        </w:div>
      </w:divsChild>
    </w:div>
    <w:div w:id="60912272">
      <w:bodyDiv w:val="1"/>
      <w:marLeft w:val="0"/>
      <w:marRight w:val="0"/>
      <w:marTop w:val="0"/>
      <w:marBottom w:val="0"/>
      <w:divBdr>
        <w:top w:val="none" w:sz="0" w:space="0" w:color="auto"/>
        <w:left w:val="none" w:sz="0" w:space="0" w:color="auto"/>
        <w:bottom w:val="none" w:sz="0" w:space="0" w:color="auto"/>
        <w:right w:val="none" w:sz="0" w:space="0" w:color="auto"/>
      </w:divBdr>
      <w:divsChild>
        <w:div w:id="150609001">
          <w:marLeft w:val="480"/>
          <w:marRight w:val="0"/>
          <w:marTop w:val="0"/>
          <w:marBottom w:val="0"/>
          <w:divBdr>
            <w:top w:val="none" w:sz="0" w:space="0" w:color="auto"/>
            <w:left w:val="none" w:sz="0" w:space="0" w:color="auto"/>
            <w:bottom w:val="none" w:sz="0" w:space="0" w:color="auto"/>
            <w:right w:val="none" w:sz="0" w:space="0" w:color="auto"/>
          </w:divBdr>
        </w:div>
        <w:div w:id="165175456">
          <w:marLeft w:val="480"/>
          <w:marRight w:val="0"/>
          <w:marTop w:val="0"/>
          <w:marBottom w:val="0"/>
          <w:divBdr>
            <w:top w:val="none" w:sz="0" w:space="0" w:color="auto"/>
            <w:left w:val="none" w:sz="0" w:space="0" w:color="auto"/>
            <w:bottom w:val="none" w:sz="0" w:space="0" w:color="auto"/>
            <w:right w:val="none" w:sz="0" w:space="0" w:color="auto"/>
          </w:divBdr>
        </w:div>
        <w:div w:id="253365379">
          <w:marLeft w:val="480"/>
          <w:marRight w:val="0"/>
          <w:marTop w:val="0"/>
          <w:marBottom w:val="0"/>
          <w:divBdr>
            <w:top w:val="none" w:sz="0" w:space="0" w:color="auto"/>
            <w:left w:val="none" w:sz="0" w:space="0" w:color="auto"/>
            <w:bottom w:val="none" w:sz="0" w:space="0" w:color="auto"/>
            <w:right w:val="none" w:sz="0" w:space="0" w:color="auto"/>
          </w:divBdr>
        </w:div>
        <w:div w:id="285814336">
          <w:marLeft w:val="480"/>
          <w:marRight w:val="0"/>
          <w:marTop w:val="0"/>
          <w:marBottom w:val="0"/>
          <w:divBdr>
            <w:top w:val="none" w:sz="0" w:space="0" w:color="auto"/>
            <w:left w:val="none" w:sz="0" w:space="0" w:color="auto"/>
            <w:bottom w:val="none" w:sz="0" w:space="0" w:color="auto"/>
            <w:right w:val="none" w:sz="0" w:space="0" w:color="auto"/>
          </w:divBdr>
        </w:div>
        <w:div w:id="291373871">
          <w:marLeft w:val="480"/>
          <w:marRight w:val="0"/>
          <w:marTop w:val="0"/>
          <w:marBottom w:val="0"/>
          <w:divBdr>
            <w:top w:val="none" w:sz="0" w:space="0" w:color="auto"/>
            <w:left w:val="none" w:sz="0" w:space="0" w:color="auto"/>
            <w:bottom w:val="none" w:sz="0" w:space="0" w:color="auto"/>
            <w:right w:val="none" w:sz="0" w:space="0" w:color="auto"/>
          </w:divBdr>
        </w:div>
        <w:div w:id="317609516">
          <w:marLeft w:val="480"/>
          <w:marRight w:val="0"/>
          <w:marTop w:val="0"/>
          <w:marBottom w:val="0"/>
          <w:divBdr>
            <w:top w:val="none" w:sz="0" w:space="0" w:color="auto"/>
            <w:left w:val="none" w:sz="0" w:space="0" w:color="auto"/>
            <w:bottom w:val="none" w:sz="0" w:space="0" w:color="auto"/>
            <w:right w:val="none" w:sz="0" w:space="0" w:color="auto"/>
          </w:divBdr>
        </w:div>
        <w:div w:id="457723142">
          <w:marLeft w:val="480"/>
          <w:marRight w:val="0"/>
          <w:marTop w:val="0"/>
          <w:marBottom w:val="0"/>
          <w:divBdr>
            <w:top w:val="none" w:sz="0" w:space="0" w:color="auto"/>
            <w:left w:val="none" w:sz="0" w:space="0" w:color="auto"/>
            <w:bottom w:val="none" w:sz="0" w:space="0" w:color="auto"/>
            <w:right w:val="none" w:sz="0" w:space="0" w:color="auto"/>
          </w:divBdr>
        </w:div>
        <w:div w:id="458570196">
          <w:marLeft w:val="480"/>
          <w:marRight w:val="0"/>
          <w:marTop w:val="0"/>
          <w:marBottom w:val="0"/>
          <w:divBdr>
            <w:top w:val="none" w:sz="0" w:space="0" w:color="auto"/>
            <w:left w:val="none" w:sz="0" w:space="0" w:color="auto"/>
            <w:bottom w:val="none" w:sz="0" w:space="0" w:color="auto"/>
            <w:right w:val="none" w:sz="0" w:space="0" w:color="auto"/>
          </w:divBdr>
        </w:div>
        <w:div w:id="481318251">
          <w:marLeft w:val="480"/>
          <w:marRight w:val="0"/>
          <w:marTop w:val="0"/>
          <w:marBottom w:val="0"/>
          <w:divBdr>
            <w:top w:val="none" w:sz="0" w:space="0" w:color="auto"/>
            <w:left w:val="none" w:sz="0" w:space="0" w:color="auto"/>
            <w:bottom w:val="none" w:sz="0" w:space="0" w:color="auto"/>
            <w:right w:val="none" w:sz="0" w:space="0" w:color="auto"/>
          </w:divBdr>
        </w:div>
        <w:div w:id="508952618">
          <w:marLeft w:val="480"/>
          <w:marRight w:val="0"/>
          <w:marTop w:val="0"/>
          <w:marBottom w:val="0"/>
          <w:divBdr>
            <w:top w:val="none" w:sz="0" w:space="0" w:color="auto"/>
            <w:left w:val="none" w:sz="0" w:space="0" w:color="auto"/>
            <w:bottom w:val="none" w:sz="0" w:space="0" w:color="auto"/>
            <w:right w:val="none" w:sz="0" w:space="0" w:color="auto"/>
          </w:divBdr>
        </w:div>
        <w:div w:id="530610184">
          <w:marLeft w:val="480"/>
          <w:marRight w:val="0"/>
          <w:marTop w:val="0"/>
          <w:marBottom w:val="0"/>
          <w:divBdr>
            <w:top w:val="none" w:sz="0" w:space="0" w:color="auto"/>
            <w:left w:val="none" w:sz="0" w:space="0" w:color="auto"/>
            <w:bottom w:val="none" w:sz="0" w:space="0" w:color="auto"/>
            <w:right w:val="none" w:sz="0" w:space="0" w:color="auto"/>
          </w:divBdr>
        </w:div>
        <w:div w:id="583339778">
          <w:marLeft w:val="480"/>
          <w:marRight w:val="0"/>
          <w:marTop w:val="0"/>
          <w:marBottom w:val="0"/>
          <w:divBdr>
            <w:top w:val="none" w:sz="0" w:space="0" w:color="auto"/>
            <w:left w:val="none" w:sz="0" w:space="0" w:color="auto"/>
            <w:bottom w:val="none" w:sz="0" w:space="0" w:color="auto"/>
            <w:right w:val="none" w:sz="0" w:space="0" w:color="auto"/>
          </w:divBdr>
        </w:div>
        <w:div w:id="592278102">
          <w:marLeft w:val="480"/>
          <w:marRight w:val="0"/>
          <w:marTop w:val="0"/>
          <w:marBottom w:val="0"/>
          <w:divBdr>
            <w:top w:val="none" w:sz="0" w:space="0" w:color="auto"/>
            <w:left w:val="none" w:sz="0" w:space="0" w:color="auto"/>
            <w:bottom w:val="none" w:sz="0" w:space="0" w:color="auto"/>
            <w:right w:val="none" w:sz="0" w:space="0" w:color="auto"/>
          </w:divBdr>
        </w:div>
        <w:div w:id="612592601">
          <w:marLeft w:val="480"/>
          <w:marRight w:val="0"/>
          <w:marTop w:val="0"/>
          <w:marBottom w:val="0"/>
          <w:divBdr>
            <w:top w:val="none" w:sz="0" w:space="0" w:color="auto"/>
            <w:left w:val="none" w:sz="0" w:space="0" w:color="auto"/>
            <w:bottom w:val="none" w:sz="0" w:space="0" w:color="auto"/>
            <w:right w:val="none" w:sz="0" w:space="0" w:color="auto"/>
          </w:divBdr>
        </w:div>
        <w:div w:id="652488723">
          <w:marLeft w:val="480"/>
          <w:marRight w:val="0"/>
          <w:marTop w:val="0"/>
          <w:marBottom w:val="0"/>
          <w:divBdr>
            <w:top w:val="none" w:sz="0" w:space="0" w:color="auto"/>
            <w:left w:val="none" w:sz="0" w:space="0" w:color="auto"/>
            <w:bottom w:val="none" w:sz="0" w:space="0" w:color="auto"/>
            <w:right w:val="none" w:sz="0" w:space="0" w:color="auto"/>
          </w:divBdr>
        </w:div>
        <w:div w:id="656690612">
          <w:marLeft w:val="480"/>
          <w:marRight w:val="0"/>
          <w:marTop w:val="0"/>
          <w:marBottom w:val="0"/>
          <w:divBdr>
            <w:top w:val="none" w:sz="0" w:space="0" w:color="auto"/>
            <w:left w:val="none" w:sz="0" w:space="0" w:color="auto"/>
            <w:bottom w:val="none" w:sz="0" w:space="0" w:color="auto"/>
            <w:right w:val="none" w:sz="0" w:space="0" w:color="auto"/>
          </w:divBdr>
        </w:div>
        <w:div w:id="657810804">
          <w:marLeft w:val="480"/>
          <w:marRight w:val="0"/>
          <w:marTop w:val="0"/>
          <w:marBottom w:val="0"/>
          <w:divBdr>
            <w:top w:val="none" w:sz="0" w:space="0" w:color="auto"/>
            <w:left w:val="none" w:sz="0" w:space="0" w:color="auto"/>
            <w:bottom w:val="none" w:sz="0" w:space="0" w:color="auto"/>
            <w:right w:val="none" w:sz="0" w:space="0" w:color="auto"/>
          </w:divBdr>
        </w:div>
        <w:div w:id="749548367">
          <w:marLeft w:val="480"/>
          <w:marRight w:val="0"/>
          <w:marTop w:val="0"/>
          <w:marBottom w:val="0"/>
          <w:divBdr>
            <w:top w:val="none" w:sz="0" w:space="0" w:color="auto"/>
            <w:left w:val="none" w:sz="0" w:space="0" w:color="auto"/>
            <w:bottom w:val="none" w:sz="0" w:space="0" w:color="auto"/>
            <w:right w:val="none" w:sz="0" w:space="0" w:color="auto"/>
          </w:divBdr>
        </w:div>
        <w:div w:id="822744334">
          <w:marLeft w:val="480"/>
          <w:marRight w:val="0"/>
          <w:marTop w:val="0"/>
          <w:marBottom w:val="0"/>
          <w:divBdr>
            <w:top w:val="none" w:sz="0" w:space="0" w:color="auto"/>
            <w:left w:val="none" w:sz="0" w:space="0" w:color="auto"/>
            <w:bottom w:val="none" w:sz="0" w:space="0" w:color="auto"/>
            <w:right w:val="none" w:sz="0" w:space="0" w:color="auto"/>
          </w:divBdr>
        </w:div>
        <w:div w:id="826937137">
          <w:marLeft w:val="480"/>
          <w:marRight w:val="0"/>
          <w:marTop w:val="0"/>
          <w:marBottom w:val="0"/>
          <w:divBdr>
            <w:top w:val="none" w:sz="0" w:space="0" w:color="auto"/>
            <w:left w:val="none" w:sz="0" w:space="0" w:color="auto"/>
            <w:bottom w:val="none" w:sz="0" w:space="0" w:color="auto"/>
            <w:right w:val="none" w:sz="0" w:space="0" w:color="auto"/>
          </w:divBdr>
        </w:div>
        <w:div w:id="831064717">
          <w:marLeft w:val="480"/>
          <w:marRight w:val="0"/>
          <w:marTop w:val="0"/>
          <w:marBottom w:val="0"/>
          <w:divBdr>
            <w:top w:val="none" w:sz="0" w:space="0" w:color="auto"/>
            <w:left w:val="none" w:sz="0" w:space="0" w:color="auto"/>
            <w:bottom w:val="none" w:sz="0" w:space="0" w:color="auto"/>
            <w:right w:val="none" w:sz="0" w:space="0" w:color="auto"/>
          </w:divBdr>
        </w:div>
        <w:div w:id="842013696">
          <w:marLeft w:val="480"/>
          <w:marRight w:val="0"/>
          <w:marTop w:val="0"/>
          <w:marBottom w:val="0"/>
          <w:divBdr>
            <w:top w:val="none" w:sz="0" w:space="0" w:color="auto"/>
            <w:left w:val="none" w:sz="0" w:space="0" w:color="auto"/>
            <w:bottom w:val="none" w:sz="0" w:space="0" w:color="auto"/>
            <w:right w:val="none" w:sz="0" w:space="0" w:color="auto"/>
          </w:divBdr>
        </w:div>
        <w:div w:id="859196841">
          <w:marLeft w:val="480"/>
          <w:marRight w:val="0"/>
          <w:marTop w:val="0"/>
          <w:marBottom w:val="0"/>
          <w:divBdr>
            <w:top w:val="none" w:sz="0" w:space="0" w:color="auto"/>
            <w:left w:val="none" w:sz="0" w:space="0" w:color="auto"/>
            <w:bottom w:val="none" w:sz="0" w:space="0" w:color="auto"/>
            <w:right w:val="none" w:sz="0" w:space="0" w:color="auto"/>
          </w:divBdr>
        </w:div>
        <w:div w:id="900605183">
          <w:marLeft w:val="480"/>
          <w:marRight w:val="0"/>
          <w:marTop w:val="0"/>
          <w:marBottom w:val="0"/>
          <w:divBdr>
            <w:top w:val="none" w:sz="0" w:space="0" w:color="auto"/>
            <w:left w:val="none" w:sz="0" w:space="0" w:color="auto"/>
            <w:bottom w:val="none" w:sz="0" w:space="0" w:color="auto"/>
            <w:right w:val="none" w:sz="0" w:space="0" w:color="auto"/>
          </w:divBdr>
        </w:div>
        <w:div w:id="941036957">
          <w:marLeft w:val="480"/>
          <w:marRight w:val="0"/>
          <w:marTop w:val="0"/>
          <w:marBottom w:val="0"/>
          <w:divBdr>
            <w:top w:val="none" w:sz="0" w:space="0" w:color="auto"/>
            <w:left w:val="none" w:sz="0" w:space="0" w:color="auto"/>
            <w:bottom w:val="none" w:sz="0" w:space="0" w:color="auto"/>
            <w:right w:val="none" w:sz="0" w:space="0" w:color="auto"/>
          </w:divBdr>
        </w:div>
        <w:div w:id="941229042">
          <w:marLeft w:val="480"/>
          <w:marRight w:val="0"/>
          <w:marTop w:val="0"/>
          <w:marBottom w:val="0"/>
          <w:divBdr>
            <w:top w:val="none" w:sz="0" w:space="0" w:color="auto"/>
            <w:left w:val="none" w:sz="0" w:space="0" w:color="auto"/>
            <w:bottom w:val="none" w:sz="0" w:space="0" w:color="auto"/>
            <w:right w:val="none" w:sz="0" w:space="0" w:color="auto"/>
          </w:divBdr>
        </w:div>
        <w:div w:id="973020622">
          <w:marLeft w:val="480"/>
          <w:marRight w:val="0"/>
          <w:marTop w:val="0"/>
          <w:marBottom w:val="0"/>
          <w:divBdr>
            <w:top w:val="none" w:sz="0" w:space="0" w:color="auto"/>
            <w:left w:val="none" w:sz="0" w:space="0" w:color="auto"/>
            <w:bottom w:val="none" w:sz="0" w:space="0" w:color="auto"/>
            <w:right w:val="none" w:sz="0" w:space="0" w:color="auto"/>
          </w:divBdr>
        </w:div>
        <w:div w:id="990525757">
          <w:marLeft w:val="480"/>
          <w:marRight w:val="0"/>
          <w:marTop w:val="0"/>
          <w:marBottom w:val="0"/>
          <w:divBdr>
            <w:top w:val="none" w:sz="0" w:space="0" w:color="auto"/>
            <w:left w:val="none" w:sz="0" w:space="0" w:color="auto"/>
            <w:bottom w:val="none" w:sz="0" w:space="0" w:color="auto"/>
            <w:right w:val="none" w:sz="0" w:space="0" w:color="auto"/>
          </w:divBdr>
        </w:div>
        <w:div w:id="1021322806">
          <w:marLeft w:val="480"/>
          <w:marRight w:val="0"/>
          <w:marTop w:val="0"/>
          <w:marBottom w:val="0"/>
          <w:divBdr>
            <w:top w:val="none" w:sz="0" w:space="0" w:color="auto"/>
            <w:left w:val="none" w:sz="0" w:space="0" w:color="auto"/>
            <w:bottom w:val="none" w:sz="0" w:space="0" w:color="auto"/>
            <w:right w:val="none" w:sz="0" w:space="0" w:color="auto"/>
          </w:divBdr>
        </w:div>
        <w:div w:id="1045103508">
          <w:marLeft w:val="480"/>
          <w:marRight w:val="0"/>
          <w:marTop w:val="0"/>
          <w:marBottom w:val="0"/>
          <w:divBdr>
            <w:top w:val="none" w:sz="0" w:space="0" w:color="auto"/>
            <w:left w:val="none" w:sz="0" w:space="0" w:color="auto"/>
            <w:bottom w:val="none" w:sz="0" w:space="0" w:color="auto"/>
            <w:right w:val="none" w:sz="0" w:space="0" w:color="auto"/>
          </w:divBdr>
        </w:div>
        <w:div w:id="1064717563">
          <w:marLeft w:val="480"/>
          <w:marRight w:val="0"/>
          <w:marTop w:val="0"/>
          <w:marBottom w:val="0"/>
          <w:divBdr>
            <w:top w:val="none" w:sz="0" w:space="0" w:color="auto"/>
            <w:left w:val="none" w:sz="0" w:space="0" w:color="auto"/>
            <w:bottom w:val="none" w:sz="0" w:space="0" w:color="auto"/>
            <w:right w:val="none" w:sz="0" w:space="0" w:color="auto"/>
          </w:divBdr>
        </w:div>
        <w:div w:id="1080978337">
          <w:marLeft w:val="480"/>
          <w:marRight w:val="0"/>
          <w:marTop w:val="0"/>
          <w:marBottom w:val="0"/>
          <w:divBdr>
            <w:top w:val="none" w:sz="0" w:space="0" w:color="auto"/>
            <w:left w:val="none" w:sz="0" w:space="0" w:color="auto"/>
            <w:bottom w:val="none" w:sz="0" w:space="0" w:color="auto"/>
            <w:right w:val="none" w:sz="0" w:space="0" w:color="auto"/>
          </w:divBdr>
        </w:div>
        <w:div w:id="1118721868">
          <w:marLeft w:val="480"/>
          <w:marRight w:val="0"/>
          <w:marTop w:val="0"/>
          <w:marBottom w:val="0"/>
          <w:divBdr>
            <w:top w:val="none" w:sz="0" w:space="0" w:color="auto"/>
            <w:left w:val="none" w:sz="0" w:space="0" w:color="auto"/>
            <w:bottom w:val="none" w:sz="0" w:space="0" w:color="auto"/>
            <w:right w:val="none" w:sz="0" w:space="0" w:color="auto"/>
          </w:divBdr>
        </w:div>
        <w:div w:id="1149905958">
          <w:marLeft w:val="480"/>
          <w:marRight w:val="0"/>
          <w:marTop w:val="0"/>
          <w:marBottom w:val="0"/>
          <w:divBdr>
            <w:top w:val="none" w:sz="0" w:space="0" w:color="auto"/>
            <w:left w:val="none" w:sz="0" w:space="0" w:color="auto"/>
            <w:bottom w:val="none" w:sz="0" w:space="0" w:color="auto"/>
            <w:right w:val="none" w:sz="0" w:space="0" w:color="auto"/>
          </w:divBdr>
        </w:div>
        <w:div w:id="1160271462">
          <w:marLeft w:val="480"/>
          <w:marRight w:val="0"/>
          <w:marTop w:val="0"/>
          <w:marBottom w:val="0"/>
          <w:divBdr>
            <w:top w:val="none" w:sz="0" w:space="0" w:color="auto"/>
            <w:left w:val="none" w:sz="0" w:space="0" w:color="auto"/>
            <w:bottom w:val="none" w:sz="0" w:space="0" w:color="auto"/>
            <w:right w:val="none" w:sz="0" w:space="0" w:color="auto"/>
          </w:divBdr>
        </w:div>
        <w:div w:id="1262640119">
          <w:marLeft w:val="480"/>
          <w:marRight w:val="0"/>
          <w:marTop w:val="0"/>
          <w:marBottom w:val="0"/>
          <w:divBdr>
            <w:top w:val="none" w:sz="0" w:space="0" w:color="auto"/>
            <w:left w:val="none" w:sz="0" w:space="0" w:color="auto"/>
            <w:bottom w:val="none" w:sz="0" w:space="0" w:color="auto"/>
            <w:right w:val="none" w:sz="0" w:space="0" w:color="auto"/>
          </w:divBdr>
        </w:div>
        <w:div w:id="1340695055">
          <w:marLeft w:val="480"/>
          <w:marRight w:val="0"/>
          <w:marTop w:val="0"/>
          <w:marBottom w:val="0"/>
          <w:divBdr>
            <w:top w:val="none" w:sz="0" w:space="0" w:color="auto"/>
            <w:left w:val="none" w:sz="0" w:space="0" w:color="auto"/>
            <w:bottom w:val="none" w:sz="0" w:space="0" w:color="auto"/>
            <w:right w:val="none" w:sz="0" w:space="0" w:color="auto"/>
          </w:divBdr>
        </w:div>
        <w:div w:id="1359891083">
          <w:marLeft w:val="480"/>
          <w:marRight w:val="0"/>
          <w:marTop w:val="0"/>
          <w:marBottom w:val="0"/>
          <w:divBdr>
            <w:top w:val="none" w:sz="0" w:space="0" w:color="auto"/>
            <w:left w:val="none" w:sz="0" w:space="0" w:color="auto"/>
            <w:bottom w:val="none" w:sz="0" w:space="0" w:color="auto"/>
            <w:right w:val="none" w:sz="0" w:space="0" w:color="auto"/>
          </w:divBdr>
        </w:div>
        <w:div w:id="1398549516">
          <w:marLeft w:val="480"/>
          <w:marRight w:val="0"/>
          <w:marTop w:val="0"/>
          <w:marBottom w:val="0"/>
          <w:divBdr>
            <w:top w:val="none" w:sz="0" w:space="0" w:color="auto"/>
            <w:left w:val="none" w:sz="0" w:space="0" w:color="auto"/>
            <w:bottom w:val="none" w:sz="0" w:space="0" w:color="auto"/>
            <w:right w:val="none" w:sz="0" w:space="0" w:color="auto"/>
          </w:divBdr>
        </w:div>
        <w:div w:id="1468013766">
          <w:marLeft w:val="480"/>
          <w:marRight w:val="0"/>
          <w:marTop w:val="0"/>
          <w:marBottom w:val="0"/>
          <w:divBdr>
            <w:top w:val="none" w:sz="0" w:space="0" w:color="auto"/>
            <w:left w:val="none" w:sz="0" w:space="0" w:color="auto"/>
            <w:bottom w:val="none" w:sz="0" w:space="0" w:color="auto"/>
            <w:right w:val="none" w:sz="0" w:space="0" w:color="auto"/>
          </w:divBdr>
        </w:div>
        <w:div w:id="1488402064">
          <w:marLeft w:val="480"/>
          <w:marRight w:val="0"/>
          <w:marTop w:val="0"/>
          <w:marBottom w:val="0"/>
          <w:divBdr>
            <w:top w:val="none" w:sz="0" w:space="0" w:color="auto"/>
            <w:left w:val="none" w:sz="0" w:space="0" w:color="auto"/>
            <w:bottom w:val="none" w:sz="0" w:space="0" w:color="auto"/>
            <w:right w:val="none" w:sz="0" w:space="0" w:color="auto"/>
          </w:divBdr>
        </w:div>
        <w:div w:id="1586647378">
          <w:marLeft w:val="480"/>
          <w:marRight w:val="0"/>
          <w:marTop w:val="0"/>
          <w:marBottom w:val="0"/>
          <w:divBdr>
            <w:top w:val="none" w:sz="0" w:space="0" w:color="auto"/>
            <w:left w:val="none" w:sz="0" w:space="0" w:color="auto"/>
            <w:bottom w:val="none" w:sz="0" w:space="0" w:color="auto"/>
            <w:right w:val="none" w:sz="0" w:space="0" w:color="auto"/>
          </w:divBdr>
        </w:div>
        <w:div w:id="1595942144">
          <w:marLeft w:val="480"/>
          <w:marRight w:val="0"/>
          <w:marTop w:val="0"/>
          <w:marBottom w:val="0"/>
          <w:divBdr>
            <w:top w:val="none" w:sz="0" w:space="0" w:color="auto"/>
            <w:left w:val="none" w:sz="0" w:space="0" w:color="auto"/>
            <w:bottom w:val="none" w:sz="0" w:space="0" w:color="auto"/>
            <w:right w:val="none" w:sz="0" w:space="0" w:color="auto"/>
          </w:divBdr>
        </w:div>
        <w:div w:id="1609387024">
          <w:marLeft w:val="480"/>
          <w:marRight w:val="0"/>
          <w:marTop w:val="0"/>
          <w:marBottom w:val="0"/>
          <w:divBdr>
            <w:top w:val="none" w:sz="0" w:space="0" w:color="auto"/>
            <w:left w:val="none" w:sz="0" w:space="0" w:color="auto"/>
            <w:bottom w:val="none" w:sz="0" w:space="0" w:color="auto"/>
            <w:right w:val="none" w:sz="0" w:space="0" w:color="auto"/>
          </w:divBdr>
        </w:div>
        <w:div w:id="1629626861">
          <w:marLeft w:val="480"/>
          <w:marRight w:val="0"/>
          <w:marTop w:val="0"/>
          <w:marBottom w:val="0"/>
          <w:divBdr>
            <w:top w:val="none" w:sz="0" w:space="0" w:color="auto"/>
            <w:left w:val="none" w:sz="0" w:space="0" w:color="auto"/>
            <w:bottom w:val="none" w:sz="0" w:space="0" w:color="auto"/>
            <w:right w:val="none" w:sz="0" w:space="0" w:color="auto"/>
          </w:divBdr>
        </w:div>
        <w:div w:id="1721856147">
          <w:marLeft w:val="480"/>
          <w:marRight w:val="0"/>
          <w:marTop w:val="0"/>
          <w:marBottom w:val="0"/>
          <w:divBdr>
            <w:top w:val="none" w:sz="0" w:space="0" w:color="auto"/>
            <w:left w:val="none" w:sz="0" w:space="0" w:color="auto"/>
            <w:bottom w:val="none" w:sz="0" w:space="0" w:color="auto"/>
            <w:right w:val="none" w:sz="0" w:space="0" w:color="auto"/>
          </w:divBdr>
        </w:div>
        <w:div w:id="1801653327">
          <w:marLeft w:val="480"/>
          <w:marRight w:val="0"/>
          <w:marTop w:val="0"/>
          <w:marBottom w:val="0"/>
          <w:divBdr>
            <w:top w:val="none" w:sz="0" w:space="0" w:color="auto"/>
            <w:left w:val="none" w:sz="0" w:space="0" w:color="auto"/>
            <w:bottom w:val="none" w:sz="0" w:space="0" w:color="auto"/>
            <w:right w:val="none" w:sz="0" w:space="0" w:color="auto"/>
          </w:divBdr>
        </w:div>
        <w:div w:id="1839341358">
          <w:marLeft w:val="480"/>
          <w:marRight w:val="0"/>
          <w:marTop w:val="0"/>
          <w:marBottom w:val="0"/>
          <w:divBdr>
            <w:top w:val="none" w:sz="0" w:space="0" w:color="auto"/>
            <w:left w:val="none" w:sz="0" w:space="0" w:color="auto"/>
            <w:bottom w:val="none" w:sz="0" w:space="0" w:color="auto"/>
            <w:right w:val="none" w:sz="0" w:space="0" w:color="auto"/>
          </w:divBdr>
        </w:div>
        <w:div w:id="1886984465">
          <w:marLeft w:val="480"/>
          <w:marRight w:val="0"/>
          <w:marTop w:val="0"/>
          <w:marBottom w:val="0"/>
          <w:divBdr>
            <w:top w:val="none" w:sz="0" w:space="0" w:color="auto"/>
            <w:left w:val="none" w:sz="0" w:space="0" w:color="auto"/>
            <w:bottom w:val="none" w:sz="0" w:space="0" w:color="auto"/>
            <w:right w:val="none" w:sz="0" w:space="0" w:color="auto"/>
          </w:divBdr>
        </w:div>
        <w:div w:id="1887259966">
          <w:marLeft w:val="480"/>
          <w:marRight w:val="0"/>
          <w:marTop w:val="0"/>
          <w:marBottom w:val="0"/>
          <w:divBdr>
            <w:top w:val="none" w:sz="0" w:space="0" w:color="auto"/>
            <w:left w:val="none" w:sz="0" w:space="0" w:color="auto"/>
            <w:bottom w:val="none" w:sz="0" w:space="0" w:color="auto"/>
            <w:right w:val="none" w:sz="0" w:space="0" w:color="auto"/>
          </w:divBdr>
        </w:div>
        <w:div w:id="1962877687">
          <w:marLeft w:val="480"/>
          <w:marRight w:val="0"/>
          <w:marTop w:val="0"/>
          <w:marBottom w:val="0"/>
          <w:divBdr>
            <w:top w:val="none" w:sz="0" w:space="0" w:color="auto"/>
            <w:left w:val="none" w:sz="0" w:space="0" w:color="auto"/>
            <w:bottom w:val="none" w:sz="0" w:space="0" w:color="auto"/>
            <w:right w:val="none" w:sz="0" w:space="0" w:color="auto"/>
          </w:divBdr>
        </w:div>
        <w:div w:id="1971475014">
          <w:marLeft w:val="480"/>
          <w:marRight w:val="0"/>
          <w:marTop w:val="0"/>
          <w:marBottom w:val="0"/>
          <w:divBdr>
            <w:top w:val="none" w:sz="0" w:space="0" w:color="auto"/>
            <w:left w:val="none" w:sz="0" w:space="0" w:color="auto"/>
            <w:bottom w:val="none" w:sz="0" w:space="0" w:color="auto"/>
            <w:right w:val="none" w:sz="0" w:space="0" w:color="auto"/>
          </w:divBdr>
        </w:div>
        <w:div w:id="2055880858">
          <w:marLeft w:val="480"/>
          <w:marRight w:val="0"/>
          <w:marTop w:val="0"/>
          <w:marBottom w:val="0"/>
          <w:divBdr>
            <w:top w:val="none" w:sz="0" w:space="0" w:color="auto"/>
            <w:left w:val="none" w:sz="0" w:space="0" w:color="auto"/>
            <w:bottom w:val="none" w:sz="0" w:space="0" w:color="auto"/>
            <w:right w:val="none" w:sz="0" w:space="0" w:color="auto"/>
          </w:divBdr>
        </w:div>
      </w:divsChild>
    </w:div>
    <w:div w:id="61024730">
      <w:marLeft w:val="640"/>
      <w:marRight w:val="0"/>
      <w:marTop w:val="0"/>
      <w:marBottom w:val="0"/>
      <w:divBdr>
        <w:top w:val="none" w:sz="0" w:space="0" w:color="auto"/>
        <w:left w:val="none" w:sz="0" w:space="0" w:color="auto"/>
        <w:bottom w:val="none" w:sz="0" w:space="0" w:color="auto"/>
        <w:right w:val="none" w:sz="0" w:space="0" w:color="auto"/>
      </w:divBdr>
    </w:div>
    <w:div w:id="62416326">
      <w:marLeft w:val="640"/>
      <w:marRight w:val="0"/>
      <w:marTop w:val="0"/>
      <w:marBottom w:val="0"/>
      <w:divBdr>
        <w:top w:val="none" w:sz="0" w:space="0" w:color="auto"/>
        <w:left w:val="none" w:sz="0" w:space="0" w:color="auto"/>
        <w:bottom w:val="none" w:sz="0" w:space="0" w:color="auto"/>
        <w:right w:val="none" w:sz="0" w:space="0" w:color="auto"/>
      </w:divBdr>
    </w:div>
    <w:div w:id="62531611">
      <w:marLeft w:val="480"/>
      <w:marRight w:val="0"/>
      <w:marTop w:val="0"/>
      <w:marBottom w:val="0"/>
      <w:divBdr>
        <w:top w:val="none" w:sz="0" w:space="0" w:color="auto"/>
        <w:left w:val="none" w:sz="0" w:space="0" w:color="auto"/>
        <w:bottom w:val="none" w:sz="0" w:space="0" w:color="auto"/>
        <w:right w:val="none" w:sz="0" w:space="0" w:color="auto"/>
      </w:divBdr>
    </w:div>
    <w:div w:id="62916276">
      <w:marLeft w:val="640"/>
      <w:marRight w:val="0"/>
      <w:marTop w:val="0"/>
      <w:marBottom w:val="0"/>
      <w:divBdr>
        <w:top w:val="none" w:sz="0" w:space="0" w:color="auto"/>
        <w:left w:val="none" w:sz="0" w:space="0" w:color="auto"/>
        <w:bottom w:val="none" w:sz="0" w:space="0" w:color="auto"/>
        <w:right w:val="none" w:sz="0" w:space="0" w:color="auto"/>
      </w:divBdr>
    </w:div>
    <w:div w:id="63526951">
      <w:marLeft w:val="640"/>
      <w:marRight w:val="0"/>
      <w:marTop w:val="0"/>
      <w:marBottom w:val="0"/>
      <w:divBdr>
        <w:top w:val="none" w:sz="0" w:space="0" w:color="auto"/>
        <w:left w:val="none" w:sz="0" w:space="0" w:color="auto"/>
        <w:bottom w:val="none" w:sz="0" w:space="0" w:color="auto"/>
        <w:right w:val="none" w:sz="0" w:space="0" w:color="auto"/>
      </w:divBdr>
    </w:div>
    <w:div w:id="63652206">
      <w:marLeft w:val="640"/>
      <w:marRight w:val="0"/>
      <w:marTop w:val="0"/>
      <w:marBottom w:val="0"/>
      <w:divBdr>
        <w:top w:val="none" w:sz="0" w:space="0" w:color="auto"/>
        <w:left w:val="none" w:sz="0" w:space="0" w:color="auto"/>
        <w:bottom w:val="none" w:sz="0" w:space="0" w:color="auto"/>
        <w:right w:val="none" w:sz="0" w:space="0" w:color="auto"/>
      </w:divBdr>
    </w:div>
    <w:div w:id="63990702">
      <w:marLeft w:val="640"/>
      <w:marRight w:val="0"/>
      <w:marTop w:val="0"/>
      <w:marBottom w:val="0"/>
      <w:divBdr>
        <w:top w:val="none" w:sz="0" w:space="0" w:color="auto"/>
        <w:left w:val="none" w:sz="0" w:space="0" w:color="auto"/>
        <w:bottom w:val="none" w:sz="0" w:space="0" w:color="auto"/>
        <w:right w:val="none" w:sz="0" w:space="0" w:color="auto"/>
      </w:divBdr>
    </w:div>
    <w:div w:id="64108670">
      <w:marLeft w:val="640"/>
      <w:marRight w:val="0"/>
      <w:marTop w:val="0"/>
      <w:marBottom w:val="0"/>
      <w:divBdr>
        <w:top w:val="none" w:sz="0" w:space="0" w:color="auto"/>
        <w:left w:val="none" w:sz="0" w:space="0" w:color="auto"/>
        <w:bottom w:val="none" w:sz="0" w:space="0" w:color="auto"/>
        <w:right w:val="none" w:sz="0" w:space="0" w:color="auto"/>
      </w:divBdr>
    </w:div>
    <w:div w:id="64113589">
      <w:marLeft w:val="640"/>
      <w:marRight w:val="0"/>
      <w:marTop w:val="0"/>
      <w:marBottom w:val="0"/>
      <w:divBdr>
        <w:top w:val="none" w:sz="0" w:space="0" w:color="auto"/>
        <w:left w:val="none" w:sz="0" w:space="0" w:color="auto"/>
        <w:bottom w:val="none" w:sz="0" w:space="0" w:color="auto"/>
        <w:right w:val="none" w:sz="0" w:space="0" w:color="auto"/>
      </w:divBdr>
    </w:div>
    <w:div w:id="65081559">
      <w:marLeft w:val="640"/>
      <w:marRight w:val="0"/>
      <w:marTop w:val="0"/>
      <w:marBottom w:val="0"/>
      <w:divBdr>
        <w:top w:val="none" w:sz="0" w:space="0" w:color="auto"/>
        <w:left w:val="none" w:sz="0" w:space="0" w:color="auto"/>
        <w:bottom w:val="none" w:sz="0" w:space="0" w:color="auto"/>
        <w:right w:val="none" w:sz="0" w:space="0" w:color="auto"/>
      </w:divBdr>
    </w:div>
    <w:div w:id="65224705">
      <w:marLeft w:val="640"/>
      <w:marRight w:val="0"/>
      <w:marTop w:val="0"/>
      <w:marBottom w:val="0"/>
      <w:divBdr>
        <w:top w:val="none" w:sz="0" w:space="0" w:color="auto"/>
        <w:left w:val="none" w:sz="0" w:space="0" w:color="auto"/>
        <w:bottom w:val="none" w:sz="0" w:space="0" w:color="auto"/>
        <w:right w:val="none" w:sz="0" w:space="0" w:color="auto"/>
      </w:divBdr>
    </w:div>
    <w:div w:id="65567560">
      <w:bodyDiv w:val="1"/>
      <w:marLeft w:val="0"/>
      <w:marRight w:val="0"/>
      <w:marTop w:val="0"/>
      <w:marBottom w:val="0"/>
      <w:divBdr>
        <w:top w:val="none" w:sz="0" w:space="0" w:color="auto"/>
        <w:left w:val="none" w:sz="0" w:space="0" w:color="auto"/>
        <w:bottom w:val="none" w:sz="0" w:space="0" w:color="auto"/>
        <w:right w:val="none" w:sz="0" w:space="0" w:color="auto"/>
      </w:divBdr>
    </w:div>
    <w:div w:id="65615375">
      <w:bodyDiv w:val="1"/>
      <w:marLeft w:val="0"/>
      <w:marRight w:val="0"/>
      <w:marTop w:val="0"/>
      <w:marBottom w:val="0"/>
      <w:divBdr>
        <w:top w:val="none" w:sz="0" w:space="0" w:color="auto"/>
        <w:left w:val="none" w:sz="0" w:space="0" w:color="auto"/>
        <w:bottom w:val="none" w:sz="0" w:space="0" w:color="auto"/>
        <w:right w:val="none" w:sz="0" w:space="0" w:color="auto"/>
      </w:divBdr>
      <w:divsChild>
        <w:div w:id="47383011">
          <w:marLeft w:val="480"/>
          <w:marRight w:val="0"/>
          <w:marTop w:val="0"/>
          <w:marBottom w:val="0"/>
          <w:divBdr>
            <w:top w:val="none" w:sz="0" w:space="0" w:color="auto"/>
            <w:left w:val="none" w:sz="0" w:space="0" w:color="auto"/>
            <w:bottom w:val="none" w:sz="0" w:space="0" w:color="auto"/>
            <w:right w:val="none" w:sz="0" w:space="0" w:color="auto"/>
          </w:divBdr>
        </w:div>
        <w:div w:id="73748599">
          <w:marLeft w:val="480"/>
          <w:marRight w:val="0"/>
          <w:marTop w:val="0"/>
          <w:marBottom w:val="0"/>
          <w:divBdr>
            <w:top w:val="none" w:sz="0" w:space="0" w:color="auto"/>
            <w:left w:val="none" w:sz="0" w:space="0" w:color="auto"/>
            <w:bottom w:val="none" w:sz="0" w:space="0" w:color="auto"/>
            <w:right w:val="none" w:sz="0" w:space="0" w:color="auto"/>
          </w:divBdr>
        </w:div>
        <w:div w:id="102263909">
          <w:marLeft w:val="480"/>
          <w:marRight w:val="0"/>
          <w:marTop w:val="0"/>
          <w:marBottom w:val="0"/>
          <w:divBdr>
            <w:top w:val="none" w:sz="0" w:space="0" w:color="auto"/>
            <w:left w:val="none" w:sz="0" w:space="0" w:color="auto"/>
            <w:bottom w:val="none" w:sz="0" w:space="0" w:color="auto"/>
            <w:right w:val="none" w:sz="0" w:space="0" w:color="auto"/>
          </w:divBdr>
        </w:div>
        <w:div w:id="106705347">
          <w:marLeft w:val="480"/>
          <w:marRight w:val="0"/>
          <w:marTop w:val="0"/>
          <w:marBottom w:val="0"/>
          <w:divBdr>
            <w:top w:val="none" w:sz="0" w:space="0" w:color="auto"/>
            <w:left w:val="none" w:sz="0" w:space="0" w:color="auto"/>
            <w:bottom w:val="none" w:sz="0" w:space="0" w:color="auto"/>
            <w:right w:val="none" w:sz="0" w:space="0" w:color="auto"/>
          </w:divBdr>
        </w:div>
        <w:div w:id="131027943">
          <w:marLeft w:val="480"/>
          <w:marRight w:val="0"/>
          <w:marTop w:val="0"/>
          <w:marBottom w:val="0"/>
          <w:divBdr>
            <w:top w:val="none" w:sz="0" w:space="0" w:color="auto"/>
            <w:left w:val="none" w:sz="0" w:space="0" w:color="auto"/>
            <w:bottom w:val="none" w:sz="0" w:space="0" w:color="auto"/>
            <w:right w:val="none" w:sz="0" w:space="0" w:color="auto"/>
          </w:divBdr>
        </w:div>
        <w:div w:id="145898514">
          <w:marLeft w:val="480"/>
          <w:marRight w:val="0"/>
          <w:marTop w:val="0"/>
          <w:marBottom w:val="0"/>
          <w:divBdr>
            <w:top w:val="none" w:sz="0" w:space="0" w:color="auto"/>
            <w:left w:val="none" w:sz="0" w:space="0" w:color="auto"/>
            <w:bottom w:val="none" w:sz="0" w:space="0" w:color="auto"/>
            <w:right w:val="none" w:sz="0" w:space="0" w:color="auto"/>
          </w:divBdr>
        </w:div>
        <w:div w:id="154565665">
          <w:marLeft w:val="480"/>
          <w:marRight w:val="0"/>
          <w:marTop w:val="0"/>
          <w:marBottom w:val="0"/>
          <w:divBdr>
            <w:top w:val="none" w:sz="0" w:space="0" w:color="auto"/>
            <w:left w:val="none" w:sz="0" w:space="0" w:color="auto"/>
            <w:bottom w:val="none" w:sz="0" w:space="0" w:color="auto"/>
            <w:right w:val="none" w:sz="0" w:space="0" w:color="auto"/>
          </w:divBdr>
        </w:div>
        <w:div w:id="161775287">
          <w:marLeft w:val="480"/>
          <w:marRight w:val="0"/>
          <w:marTop w:val="0"/>
          <w:marBottom w:val="0"/>
          <w:divBdr>
            <w:top w:val="none" w:sz="0" w:space="0" w:color="auto"/>
            <w:left w:val="none" w:sz="0" w:space="0" w:color="auto"/>
            <w:bottom w:val="none" w:sz="0" w:space="0" w:color="auto"/>
            <w:right w:val="none" w:sz="0" w:space="0" w:color="auto"/>
          </w:divBdr>
        </w:div>
        <w:div w:id="195504180">
          <w:marLeft w:val="480"/>
          <w:marRight w:val="0"/>
          <w:marTop w:val="0"/>
          <w:marBottom w:val="0"/>
          <w:divBdr>
            <w:top w:val="none" w:sz="0" w:space="0" w:color="auto"/>
            <w:left w:val="none" w:sz="0" w:space="0" w:color="auto"/>
            <w:bottom w:val="none" w:sz="0" w:space="0" w:color="auto"/>
            <w:right w:val="none" w:sz="0" w:space="0" w:color="auto"/>
          </w:divBdr>
        </w:div>
        <w:div w:id="231624092">
          <w:marLeft w:val="480"/>
          <w:marRight w:val="0"/>
          <w:marTop w:val="0"/>
          <w:marBottom w:val="0"/>
          <w:divBdr>
            <w:top w:val="none" w:sz="0" w:space="0" w:color="auto"/>
            <w:left w:val="none" w:sz="0" w:space="0" w:color="auto"/>
            <w:bottom w:val="none" w:sz="0" w:space="0" w:color="auto"/>
            <w:right w:val="none" w:sz="0" w:space="0" w:color="auto"/>
          </w:divBdr>
        </w:div>
        <w:div w:id="262693547">
          <w:marLeft w:val="480"/>
          <w:marRight w:val="0"/>
          <w:marTop w:val="0"/>
          <w:marBottom w:val="0"/>
          <w:divBdr>
            <w:top w:val="none" w:sz="0" w:space="0" w:color="auto"/>
            <w:left w:val="none" w:sz="0" w:space="0" w:color="auto"/>
            <w:bottom w:val="none" w:sz="0" w:space="0" w:color="auto"/>
            <w:right w:val="none" w:sz="0" w:space="0" w:color="auto"/>
          </w:divBdr>
        </w:div>
        <w:div w:id="385615186">
          <w:marLeft w:val="480"/>
          <w:marRight w:val="0"/>
          <w:marTop w:val="0"/>
          <w:marBottom w:val="0"/>
          <w:divBdr>
            <w:top w:val="none" w:sz="0" w:space="0" w:color="auto"/>
            <w:left w:val="none" w:sz="0" w:space="0" w:color="auto"/>
            <w:bottom w:val="none" w:sz="0" w:space="0" w:color="auto"/>
            <w:right w:val="none" w:sz="0" w:space="0" w:color="auto"/>
          </w:divBdr>
        </w:div>
        <w:div w:id="450511643">
          <w:marLeft w:val="480"/>
          <w:marRight w:val="0"/>
          <w:marTop w:val="0"/>
          <w:marBottom w:val="0"/>
          <w:divBdr>
            <w:top w:val="none" w:sz="0" w:space="0" w:color="auto"/>
            <w:left w:val="none" w:sz="0" w:space="0" w:color="auto"/>
            <w:bottom w:val="none" w:sz="0" w:space="0" w:color="auto"/>
            <w:right w:val="none" w:sz="0" w:space="0" w:color="auto"/>
          </w:divBdr>
        </w:div>
        <w:div w:id="455876915">
          <w:marLeft w:val="480"/>
          <w:marRight w:val="0"/>
          <w:marTop w:val="0"/>
          <w:marBottom w:val="0"/>
          <w:divBdr>
            <w:top w:val="none" w:sz="0" w:space="0" w:color="auto"/>
            <w:left w:val="none" w:sz="0" w:space="0" w:color="auto"/>
            <w:bottom w:val="none" w:sz="0" w:space="0" w:color="auto"/>
            <w:right w:val="none" w:sz="0" w:space="0" w:color="auto"/>
          </w:divBdr>
        </w:div>
        <w:div w:id="478117243">
          <w:marLeft w:val="480"/>
          <w:marRight w:val="0"/>
          <w:marTop w:val="0"/>
          <w:marBottom w:val="0"/>
          <w:divBdr>
            <w:top w:val="none" w:sz="0" w:space="0" w:color="auto"/>
            <w:left w:val="none" w:sz="0" w:space="0" w:color="auto"/>
            <w:bottom w:val="none" w:sz="0" w:space="0" w:color="auto"/>
            <w:right w:val="none" w:sz="0" w:space="0" w:color="auto"/>
          </w:divBdr>
        </w:div>
        <w:div w:id="526145052">
          <w:marLeft w:val="480"/>
          <w:marRight w:val="0"/>
          <w:marTop w:val="0"/>
          <w:marBottom w:val="0"/>
          <w:divBdr>
            <w:top w:val="none" w:sz="0" w:space="0" w:color="auto"/>
            <w:left w:val="none" w:sz="0" w:space="0" w:color="auto"/>
            <w:bottom w:val="none" w:sz="0" w:space="0" w:color="auto"/>
            <w:right w:val="none" w:sz="0" w:space="0" w:color="auto"/>
          </w:divBdr>
        </w:div>
        <w:div w:id="535502744">
          <w:marLeft w:val="480"/>
          <w:marRight w:val="0"/>
          <w:marTop w:val="0"/>
          <w:marBottom w:val="0"/>
          <w:divBdr>
            <w:top w:val="none" w:sz="0" w:space="0" w:color="auto"/>
            <w:left w:val="none" w:sz="0" w:space="0" w:color="auto"/>
            <w:bottom w:val="none" w:sz="0" w:space="0" w:color="auto"/>
            <w:right w:val="none" w:sz="0" w:space="0" w:color="auto"/>
          </w:divBdr>
        </w:div>
        <w:div w:id="547684646">
          <w:marLeft w:val="480"/>
          <w:marRight w:val="0"/>
          <w:marTop w:val="0"/>
          <w:marBottom w:val="0"/>
          <w:divBdr>
            <w:top w:val="none" w:sz="0" w:space="0" w:color="auto"/>
            <w:left w:val="none" w:sz="0" w:space="0" w:color="auto"/>
            <w:bottom w:val="none" w:sz="0" w:space="0" w:color="auto"/>
            <w:right w:val="none" w:sz="0" w:space="0" w:color="auto"/>
          </w:divBdr>
        </w:div>
        <w:div w:id="568617387">
          <w:marLeft w:val="480"/>
          <w:marRight w:val="0"/>
          <w:marTop w:val="0"/>
          <w:marBottom w:val="0"/>
          <w:divBdr>
            <w:top w:val="none" w:sz="0" w:space="0" w:color="auto"/>
            <w:left w:val="none" w:sz="0" w:space="0" w:color="auto"/>
            <w:bottom w:val="none" w:sz="0" w:space="0" w:color="auto"/>
            <w:right w:val="none" w:sz="0" w:space="0" w:color="auto"/>
          </w:divBdr>
        </w:div>
        <w:div w:id="582254540">
          <w:marLeft w:val="480"/>
          <w:marRight w:val="0"/>
          <w:marTop w:val="0"/>
          <w:marBottom w:val="0"/>
          <w:divBdr>
            <w:top w:val="none" w:sz="0" w:space="0" w:color="auto"/>
            <w:left w:val="none" w:sz="0" w:space="0" w:color="auto"/>
            <w:bottom w:val="none" w:sz="0" w:space="0" w:color="auto"/>
            <w:right w:val="none" w:sz="0" w:space="0" w:color="auto"/>
          </w:divBdr>
        </w:div>
        <w:div w:id="582642361">
          <w:marLeft w:val="480"/>
          <w:marRight w:val="0"/>
          <w:marTop w:val="0"/>
          <w:marBottom w:val="0"/>
          <w:divBdr>
            <w:top w:val="none" w:sz="0" w:space="0" w:color="auto"/>
            <w:left w:val="none" w:sz="0" w:space="0" w:color="auto"/>
            <w:bottom w:val="none" w:sz="0" w:space="0" w:color="auto"/>
            <w:right w:val="none" w:sz="0" w:space="0" w:color="auto"/>
          </w:divBdr>
        </w:div>
        <w:div w:id="585189623">
          <w:marLeft w:val="480"/>
          <w:marRight w:val="0"/>
          <w:marTop w:val="0"/>
          <w:marBottom w:val="0"/>
          <w:divBdr>
            <w:top w:val="none" w:sz="0" w:space="0" w:color="auto"/>
            <w:left w:val="none" w:sz="0" w:space="0" w:color="auto"/>
            <w:bottom w:val="none" w:sz="0" w:space="0" w:color="auto"/>
            <w:right w:val="none" w:sz="0" w:space="0" w:color="auto"/>
          </w:divBdr>
        </w:div>
        <w:div w:id="608049836">
          <w:marLeft w:val="480"/>
          <w:marRight w:val="0"/>
          <w:marTop w:val="0"/>
          <w:marBottom w:val="0"/>
          <w:divBdr>
            <w:top w:val="none" w:sz="0" w:space="0" w:color="auto"/>
            <w:left w:val="none" w:sz="0" w:space="0" w:color="auto"/>
            <w:bottom w:val="none" w:sz="0" w:space="0" w:color="auto"/>
            <w:right w:val="none" w:sz="0" w:space="0" w:color="auto"/>
          </w:divBdr>
        </w:div>
        <w:div w:id="611328135">
          <w:marLeft w:val="480"/>
          <w:marRight w:val="0"/>
          <w:marTop w:val="0"/>
          <w:marBottom w:val="0"/>
          <w:divBdr>
            <w:top w:val="none" w:sz="0" w:space="0" w:color="auto"/>
            <w:left w:val="none" w:sz="0" w:space="0" w:color="auto"/>
            <w:bottom w:val="none" w:sz="0" w:space="0" w:color="auto"/>
            <w:right w:val="none" w:sz="0" w:space="0" w:color="auto"/>
          </w:divBdr>
        </w:div>
        <w:div w:id="619342927">
          <w:marLeft w:val="480"/>
          <w:marRight w:val="0"/>
          <w:marTop w:val="0"/>
          <w:marBottom w:val="0"/>
          <w:divBdr>
            <w:top w:val="none" w:sz="0" w:space="0" w:color="auto"/>
            <w:left w:val="none" w:sz="0" w:space="0" w:color="auto"/>
            <w:bottom w:val="none" w:sz="0" w:space="0" w:color="auto"/>
            <w:right w:val="none" w:sz="0" w:space="0" w:color="auto"/>
          </w:divBdr>
        </w:div>
        <w:div w:id="636840785">
          <w:marLeft w:val="480"/>
          <w:marRight w:val="0"/>
          <w:marTop w:val="0"/>
          <w:marBottom w:val="0"/>
          <w:divBdr>
            <w:top w:val="none" w:sz="0" w:space="0" w:color="auto"/>
            <w:left w:val="none" w:sz="0" w:space="0" w:color="auto"/>
            <w:bottom w:val="none" w:sz="0" w:space="0" w:color="auto"/>
            <w:right w:val="none" w:sz="0" w:space="0" w:color="auto"/>
          </w:divBdr>
        </w:div>
        <w:div w:id="645478817">
          <w:marLeft w:val="480"/>
          <w:marRight w:val="0"/>
          <w:marTop w:val="0"/>
          <w:marBottom w:val="0"/>
          <w:divBdr>
            <w:top w:val="none" w:sz="0" w:space="0" w:color="auto"/>
            <w:left w:val="none" w:sz="0" w:space="0" w:color="auto"/>
            <w:bottom w:val="none" w:sz="0" w:space="0" w:color="auto"/>
            <w:right w:val="none" w:sz="0" w:space="0" w:color="auto"/>
          </w:divBdr>
        </w:div>
        <w:div w:id="670446302">
          <w:marLeft w:val="480"/>
          <w:marRight w:val="0"/>
          <w:marTop w:val="0"/>
          <w:marBottom w:val="0"/>
          <w:divBdr>
            <w:top w:val="none" w:sz="0" w:space="0" w:color="auto"/>
            <w:left w:val="none" w:sz="0" w:space="0" w:color="auto"/>
            <w:bottom w:val="none" w:sz="0" w:space="0" w:color="auto"/>
            <w:right w:val="none" w:sz="0" w:space="0" w:color="auto"/>
          </w:divBdr>
        </w:div>
        <w:div w:id="708266875">
          <w:marLeft w:val="480"/>
          <w:marRight w:val="0"/>
          <w:marTop w:val="0"/>
          <w:marBottom w:val="0"/>
          <w:divBdr>
            <w:top w:val="none" w:sz="0" w:space="0" w:color="auto"/>
            <w:left w:val="none" w:sz="0" w:space="0" w:color="auto"/>
            <w:bottom w:val="none" w:sz="0" w:space="0" w:color="auto"/>
            <w:right w:val="none" w:sz="0" w:space="0" w:color="auto"/>
          </w:divBdr>
        </w:div>
        <w:div w:id="716318408">
          <w:marLeft w:val="480"/>
          <w:marRight w:val="0"/>
          <w:marTop w:val="0"/>
          <w:marBottom w:val="0"/>
          <w:divBdr>
            <w:top w:val="none" w:sz="0" w:space="0" w:color="auto"/>
            <w:left w:val="none" w:sz="0" w:space="0" w:color="auto"/>
            <w:bottom w:val="none" w:sz="0" w:space="0" w:color="auto"/>
            <w:right w:val="none" w:sz="0" w:space="0" w:color="auto"/>
          </w:divBdr>
        </w:div>
        <w:div w:id="738484181">
          <w:marLeft w:val="480"/>
          <w:marRight w:val="0"/>
          <w:marTop w:val="0"/>
          <w:marBottom w:val="0"/>
          <w:divBdr>
            <w:top w:val="none" w:sz="0" w:space="0" w:color="auto"/>
            <w:left w:val="none" w:sz="0" w:space="0" w:color="auto"/>
            <w:bottom w:val="none" w:sz="0" w:space="0" w:color="auto"/>
            <w:right w:val="none" w:sz="0" w:space="0" w:color="auto"/>
          </w:divBdr>
        </w:div>
        <w:div w:id="797182914">
          <w:marLeft w:val="480"/>
          <w:marRight w:val="0"/>
          <w:marTop w:val="0"/>
          <w:marBottom w:val="0"/>
          <w:divBdr>
            <w:top w:val="none" w:sz="0" w:space="0" w:color="auto"/>
            <w:left w:val="none" w:sz="0" w:space="0" w:color="auto"/>
            <w:bottom w:val="none" w:sz="0" w:space="0" w:color="auto"/>
            <w:right w:val="none" w:sz="0" w:space="0" w:color="auto"/>
          </w:divBdr>
        </w:div>
        <w:div w:id="829491279">
          <w:marLeft w:val="480"/>
          <w:marRight w:val="0"/>
          <w:marTop w:val="0"/>
          <w:marBottom w:val="0"/>
          <w:divBdr>
            <w:top w:val="none" w:sz="0" w:space="0" w:color="auto"/>
            <w:left w:val="none" w:sz="0" w:space="0" w:color="auto"/>
            <w:bottom w:val="none" w:sz="0" w:space="0" w:color="auto"/>
            <w:right w:val="none" w:sz="0" w:space="0" w:color="auto"/>
          </w:divBdr>
        </w:div>
        <w:div w:id="908223474">
          <w:marLeft w:val="480"/>
          <w:marRight w:val="0"/>
          <w:marTop w:val="0"/>
          <w:marBottom w:val="0"/>
          <w:divBdr>
            <w:top w:val="none" w:sz="0" w:space="0" w:color="auto"/>
            <w:left w:val="none" w:sz="0" w:space="0" w:color="auto"/>
            <w:bottom w:val="none" w:sz="0" w:space="0" w:color="auto"/>
            <w:right w:val="none" w:sz="0" w:space="0" w:color="auto"/>
          </w:divBdr>
        </w:div>
        <w:div w:id="913779986">
          <w:marLeft w:val="480"/>
          <w:marRight w:val="0"/>
          <w:marTop w:val="0"/>
          <w:marBottom w:val="0"/>
          <w:divBdr>
            <w:top w:val="none" w:sz="0" w:space="0" w:color="auto"/>
            <w:left w:val="none" w:sz="0" w:space="0" w:color="auto"/>
            <w:bottom w:val="none" w:sz="0" w:space="0" w:color="auto"/>
            <w:right w:val="none" w:sz="0" w:space="0" w:color="auto"/>
          </w:divBdr>
        </w:div>
        <w:div w:id="931085795">
          <w:marLeft w:val="480"/>
          <w:marRight w:val="0"/>
          <w:marTop w:val="0"/>
          <w:marBottom w:val="0"/>
          <w:divBdr>
            <w:top w:val="none" w:sz="0" w:space="0" w:color="auto"/>
            <w:left w:val="none" w:sz="0" w:space="0" w:color="auto"/>
            <w:bottom w:val="none" w:sz="0" w:space="0" w:color="auto"/>
            <w:right w:val="none" w:sz="0" w:space="0" w:color="auto"/>
          </w:divBdr>
        </w:div>
        <w:div w:id="943078841">
          <w:marLeft w:val="480"/>
          <w:marRight w:val="0"/>
          <w:marTop w:val="0"/>
          <w:marBottom w:val="0"/>
          <w:divBdr>
            <w:top w:val="none" w:sz="0" w:space="0" w:color="auto"/>
            <w:left w:val="none" w:sz="0" w:space="0" w:color="auto"/>
            <w:bottom w:val="none" w:sz="0" w:space="0" w:color="auto"/>
            <w:right w:val="none" w:sz="0" w:space="0" w:color="auto"/>
          </w:divBdr>
        </w:div>
        <w:div w:id="1010721157">
          <w:marLeft w:val="480"/>
          <w:marRight w:val="0"/>
          <w:marTop w:val="0"/>
          <w:marBottom w:val="0"/>
          <w:divBdr>
            <w:top w:val="none" w:sz="0" w:space="0" w:color="auto"/>
            <w:left w:val="none" w:sz="0" w:space="0" w:color="auto"/>
            <w:bottom w:val="none" w:sz="0" w:space="0" w:color="auto"/>
            <w:right w:val="none" w:sz="0" w:space="0" w:color="auto"/>
          </w:divBdr>
        </w:div>
        <w:div w:id="1018044898">
          <w:marLeft w:val="480"/>
          <w:marRight w:val="0"/>
          <w:marTop w:val="0"/>
          <w:marBottom w:val="0"/>
          <w:divBdr>
            <w:top w:val="none" w:sz="0" w:space="0" w:color="auto"/>
            <w:left w:val="none" w:sz="0" w:space="0" w:color="auto"/>
            <w:bottom w:val="none" w:sz="0" w:space="0" w:color="auto"/>
            <w:right w:val="none" w:sz="0" w:space="0" w:color="auto"/>
          </w:divBdr>
        </w:div>
        <w:div w:id="1070620845">
          <w:marLeft w:val="480"/>
          <w:marRight w:val="0"/>
          <w:marTop w:val="0"/>
          <w:marBottom w:val="0"/>
          <w:divBdr>
            <w:top w:val="none" w:sz="0" w:space="0" w:color="auto"/>
            <w:left w:val="none" w:sz="0" w:space="0" w:color="auto"/>
            <w:bottom w:val="none" w:sz="0" w:space="0" w:color="auto"/>
            <w:right w:val="none" w:sz="0" w:space="0" w:color="auto"/>
          </w:divBdr>
        </w:div>
        <w:div w:id="1137836568">
          <w:marLeft w:val="480"/>
          <w:marRight w:val="0"/>
          <w:marTop w:val="0"/>
          <w:marBottom w:val="0"/>
          <w:divBdr>
            <w:top w:val="none" w:sz="0" w:space="0" w:color="auto"/>
            <w:left w:val="none" w:sz="0" w:space="0" w:color="auto"/>
            <w:bottom w:val="none" w:sz="0" w:space="0" w:color="auto"/>
            <w:right w:val="none" w:sz="0" w:space="0" w:color="auto"/>
          </w:divBdr>
        </w:div>
        <w:div w:id="1146240396">
          <w:marLeft w:val="480"/>
          <w:marRight w:val="0"/>
          <w:marTop w:val="0"/>
          <w:marBottom w:val="0"/>
          <w:divBdr>
            <w:top w:val="none" w:sz="0" w:space="0" w:color="auto"/>
            <w:left w:val="none" w:sz="0" w:space="0" w:color="auto"/>
            <w:bottom w:val="none" w:sz="0" w:space="0" w:color="auto"/>
            <w:right w:val="none" w:sz="0" w:space="0" w:color="auto"/>
          </w:divBdr>
        </w:div>
        <w:div w:id="1178885029">
          <w:marLeft w:val="480"/>
          <w:marRight w:val="0"/>
          <w:marTop w:val="0"/>
          <w:marBottom w:val="0"/>
          <w:divBdr>
            <w:top w:val="none" w:sz="0" w:space="0" w:color="auto"/>
            <w:left w:val="none" w:sz="0" w:space="0" w:color="auto"/>
            <w:bottom w:val="none" w:sz="0" w:space="0" w:color="auto"/>
            <w:right w:val="none" w:sz="0" w:space="0" w:color="auto"/>
          </w:divBdr>
        </w:div>
        <w:div w:id="1191065155">
          <w:marLeft w:val="480"/>
          <w:marRight w:val="0"/>
          <w:marTop w:val="0"/>
          <w:marBottom w:val="0"/>
          <w:divBdr>
            <w:top w:val="none" w:sz="0" w:space="0" w:color="auto"/>
            <w:left w:val="none" w:sz="0" w:space="0" w:color="auto"/>
            <w:bottom w:val="none" w:sz="0" w:space="0" w:color="auto"/>
            <w:right w:val="none" w:sz="0" w:space="0" w:color="auto"/>
          </w:divBdr>
        </w:div>
        <w:div w:id="1224147378">
          <w:marLeft w:val="480"/>
          <w:marRight w:val="0"/>
          <w:marTop w:val="0"/>
          <w:marBottom w:val="0"/>
          <w:divBdr>
            <w:top w:val="none" w:sz="0" w:space="0" w:color="auto"/>
            <w:left w:val="none" w:sz="0" w:space="0" w:color="auto"/>
            <w:bottom w:val="none" w:sz="0" w:space="0" w:color="auto"/>
            <w:right w:val="none" w:sz="0" w:space="0" w:color="auto"/>
          </w:divBdr>
        </w:div>
        <w:div w:id="1263301069">
          <w:marLeft w:val="480"/>
          <w:marRight w:val="0"/>
          <w:marTop w:val="0"/>
          <w:marBottom w:val="0"/>
          <w:divBdr>
            <w:top w:val="none" w:sz="0" w:space="0" w:color="auto"/>
            <w:left w:val="none" w:sz="0" w:space="0" w:color="auto"/>
            <w:bottom w:val="none" w:sz="0" w:space="0" w:color="auto"/>
            <w:right w:val="none" w:sz="0" w:space="0" w:color="auto"/>
          </w:divBdr>
        </w:div>
        <w:div w:id="1280919922">
          <w:marLeft w:val="480"/>
          <w:marRight w:val="0"/>
          <w:marTop w:val="0"/>
          <w:marBottom w:val="0"/>
          <w:divBdr>
            <w:top w:val="none" w:sz="0" w:space="0" w:color="auto"/>
            <w:left w:val="none" w:sz="0" w:space="0" w:color="auto"/>
            <w:bottom w:val="none" w:sz="0" w:space="0" w:color="auto"/>
            <w:right w:val="none" w:sz="0" w:space="0" w:color="auto"/>
          </w:divBdr>
        </w:div>
        <w:div w:id="1281496293">
          <w:marLeft w:val="480"/>
          <w:marRight w:val="0"/>
          <w:marTop w:val="0"/>
          <w:marBottom w:val="0"/>
          <w:divBdr>
            <w:top w:val="none" w:sz="0" w:space="0" w:color="auto"/>
            <w:left w:val="none" w:sz="0" w:space="0" w:color="auto"/>
            <w:bottom w:val="none" w:sz="0" w:space="0" w:color="auto"/>
            <w:right w:val="none" w:sz="0" w:space="0" w:color="auto"/>
          </w:divBdr>
        </w:div>
        <w:div w:id="1313485268">
          <w:marLeft w:val="480"/>
          <w:marRight w:val="0"/>
          <w:marTop w:val="0"/>
          <w:marBottom w:val="0"/>
          <w:divBdr>
            <w:top w:val="none" w:sz="0" w:space="0" w:color="auto"/>
            <w:left w:val="none" w:sz="0" w:space="0" w:color="auto"/>
            <w:bottom w:val="none" w:sz="0" w:space="0" w:color="auto"/>
            <w:right w:val="none" w:sz="0" w:space="0" w:color="auto"/>
          </w:divBdr>
        </w:div>
        <w:div w:id="1342663631">
          <w:marLeft w:val="480"/>
          <w:marRight w:val="0"/>
          <w:marTop w:val="0"/>
          <w:marBottom w:val="0"/>
          <w:divBdr>
            <w:top w:val="none" w:sz="0" w:space="0" w:color="auto"/>
            <w:left w:val="none" w:sz="0" w:space="0" w:color="auto"/>
            <w:bottom w:val="none" w:sz="0" w:space="0" w:color="auto"/>
            <w:right w:val="none" w:sz="0" w:space="0" w:color="auto"/>
          </w:divBdr>
        </w:div>
        <w:div w:id="1470510375">
          <w:marLeft w:val="480"/>
          <w:marRight w:val="0"/>
          <w:marTop w:val="0"/>
          <w:marBottom w:val="0"/>
          <w:divBdr>
            <w:top w:val="none" w:sz="0" w:space="0" w:color="auto"/>
            <w:left w:val="none" w:sz="0" w:space="0" w:color="auto"/>
            <w:bottom w:val="none" w:sz="0" w:space="0" w:color="auto"/>
            <w:right w:val="none" w:sz="0" w:space="0" w:color="auto"/>
          </w:divBdr>
        </w:div>
        <w:div w:id="1477793218">
          <w:marLeft w:val="480"/>
          <w:marRight w:val="0"/>
          <w:marTop w:val="0"/>
          <w:marBottom w:val="0"/>
          <w:divBdr>
            <w:top w:val="none" w:sz="0" w:space="0" w:color="auto"/>
            <w:left w:val="none" w:sz="0" w:space="0" w:color="auto"/>
            <w:bottom w:val="none" w:sz="0" w:space="0" w:color="auto"/>
            <w:right w:val="none" w:sz="0" w:space="0" w:color="auto"/>
          </w:divBdr>
        </w:div>
        <w:div w:id="1557623261">
          <w:marLeft w:val="480"/>
          <w:marRight w:val="0"/>
          <w:marTop w:val="0"/>
          <w:marBottom w:val="0"/>
          <w:divBdr>
            <w:top w:val="none" w:sz="0" w:space="0" w:color="auto"/>
            <w:left w:val="none" w:sz="0" w:space="0" w:color="auto"/>
            <w:bottom w:val="none" w:sz="0" w:space="0" w:color="auto"/>
            <w:right w:val="none" w:sz="0" w:space="0" w:color="auto"/>
          </w:divBdr>
        </w:div>
        <w:div w:id="1591699997">
          <w:marLeft w:val="480"/>
          <w:marRight w:val="0"/>
          <w:marTop w:val="0"/>
          <w:marBottom w:val="0"/>
          <w:divBdr>
            <w:top w:val="none" w:sz="0" w:space="0" w:color="auto"/>
            <w:left w:val="none" w:sz="0" w:space="0" w:color="auto"/>
            <w:bottom w:val="none" w:sz="0" w:space="0" w:color="auto"/>
            <w:right w:val="none" w:sz="0" w:space="0" w:color="auto"/>
          </w:divBdr>
        </w:div>
        <w:div w:id="1593388857">
          <w:marLeft w:val="480"/>
          <w:marRight w:val="0"/>
          <w:marTop w:val="0"/>
          <w:marBottom w:val="0"/>
          <w:divBdr>
            <w:top w:val="none" w:sz="0" w:space="0" w:color="auto"/>
            <w:left w:val="none" w:sz="0" w:space="0" w:color="auto"/>
            <w:bottom w:val="none" w:sz="0" w:space="0" w:color="auto"/>
            <w:right w:val="none" w:sz="0" w:space="0" w:color="auto"/>
          </w:divBdr>
        </w:div>
        <w:div w:id="1608612514">
          <w:marLeft w:val="480"/>
          <w:marRight w:val="0"/>
          <w:marTop w:val="0"/>
          <w:marBottom w:val="0"/>
          <w:divBdr>
            <w:top w:val="none" w:sz="0" w:space="0" w:color="auto"/>
            <w:left w:val="none" w:sz="0" w:space="0" w:color="auto"/>
            <w:bottom w:val="none" w:sz="0" w:space="0" w:color="auto"/>
            <w:right w:val="none" w:sz="0" w:space="0" w:color="auto"/>
          </w:divBdr>
        </w:div>
        <w:div w:id="1673951602">
          <w:marLeft w:val="480"/>
          <w:marRight w:val="0"/>
          <w:marTop w:val="0"/>
          <w:marBottom w:val="0"/>
          <w:divBdr>
            <w:top w:val="none" w:sz="0" w:space="0" w:color="auto"/>
            <w:left w:val="none" w:sz="0" w:space="0" w:color="auto"/>
            <w:bottom w:val="none" w:sz="0" w:space="0" w:color="auto"/>
            <w:right w:val="none" w:sz="0" w:space="0" w:color="auto"/>
          </w:divBdr>
        </w:div>
        <w:div w:id="1695886677">
          <w:marLeft w:val="480"/>
          <w:marRight w:val="0"/>
          <w:marTop w:val="0"/>
          <w:marBottom w:val="0"/>
          <w:divBdr>
            <w:top w:val="none" w:sz="0" w:space="0" w:color="auto"/>
            <w:left w:val="none" w:sz="0" w:space="0" w:color="auto"/>
            <w:bottom w:val="none" w:sz="0" w:space="0" w:color="auto"/>
            <w:right w:val="none" w:sz="0" w:space="0" w:color="auto"/>
          </w:divBdr>
        </w:div>
        <w:div w:id="1695960615">
          <w:marLeft w:val="480"/>
          <w:marRight w:val="0"/>
          <w:marTop w:val="0"/>
          <w:marBottom w:val="0"/>
          <w:divBdr>
            <w:top w:val="none" w:sz="0" w:space="0" w:color="auto"/>
            <w:left w:val="none" w:sz="0" w:space="0" w:color="auto"/>
            <w:bottom w:val="none" w:sz="0" w:space="0" w:color="auto"/>
            <w:right w:val="none" w:sz="0" w:space="0" w:color="auto"/>
          </w:divBdr>
        </w:div>
        <w:div w:id="1711807909">
          <w:marLeft w:val="480"/>
          <w:marRight w:val="0"/>
          <w:marTop w:val="0"/>
          <w:marBottom w:val="0"/>
          <w:divBdr>
            <w:top w:val="none" w:sz="0" w:space="0" w:color="auto"/>
            <w:left w:val="none" w:sz="0" w:space="0" w:color="auto"/>
            <w:bottom w:val="none" w:sz="0" w:space="0" w:color="auto"/>
            <w:right w:val="none" w:sz="0" w:space="0" w:color="auto"/>
          </w:divBdr>
        </w:div>
        <w:div w:id="1719158197">
          <w:marLeft w:val="480"/>
          <w:marRight w:val="0"/>
          <w:marTop w:val="0"/>
          <w:marBottom w:val="0"/>
          <w:divBdr>
            <w:top w:val="none" w:sz="0" w:space="0" w:color="auto"/>
            <w:left w:val="none" w:sz="0" w:space="0" w:color="auto"/>
            <w:bottom w:val="none" w:sz="0" w:space="0" w:color="auto"/>
            <w:right w:val="none" w:sz="0" w:space="0" w:color="auto"/>
          </w:divBdr>
        </w:div>
        <w:div w:id="1743940879">
          <w:marLeft w:val="480"/>
          <w:marRight w:val="0"/>
          <w:marTop w:val="0"/>
          <w:marBottom w:val="0"/>
          <w:divBdr>
            <w:top w:val="none" w:sz="0" w:space="0" w:color="auto"/>
            <w:left w:val="none" w:sz="0" w:space="0" w:color="auto"/>
            <w:bottom w:val="none" w:sz="0" w:space="0" w:color="auto"/>
            <w:right w:val="none" w:sz="0" w:space="0" w:color="auto"/>
          </w:divBdr>
        </w:div>
        <w:div w:id="1771588905">
          <w:marLeft w:val="480"/>
          <w:marRight w:val="0"/>
          <w:marTop w:val="0"/>
          <w:marBottom w:val="0"/>
          <w:divBdr>
            <w:top w:val="none" w:sz="0" w:space="0" w:color="auto"/>
            <w:left w:val="none" w:sz="0" w:space="0" w:color="auto"/>
            <w:bottom w:val="none" w:sz="0" w:space="0" w:color="auto"/>
            <w:right w:val="none" w:sz="0" w:space="0" w:color="auto"/>
          </w:divBdr>
        </w:div>
        <w:div w:id="1836217092">
          <w:marLeft w:val="480"/>
          <w:marRight w:val="0"/>
          <w:marTop w:val="0"/>
          <w:marBottom w:val="0"/>
          <w:divBdr>
            <w:top w:val="none" w:sz="0" w:space="0" w:color="auto"/>
            <w:left w:val="none" w:sz="0" w:space="0" w:color="auto"/>
            <w:bottom w:val="none" w:sz="0" w:space="0" w:color="auto"/>
            <w:right w:val="none" w:sz="0" w:space="0" w:color="auto"/>
          </w:divBdr>
        </w:div>
        <w:div w:id="1849832473">
          <w:marLeft w:val="480"/>
          <w:marRight w:val="0"/>
          <w:marTop w:val="0"/>
          <w:marBottom w:val="0"/>
          <w:divBdr>
            <w:top w:val="none" w:sz="0" w:space="0" w:color="auto"/>
            <w:left w:val="none" w:sz="0" w:space="0" w:color="auto"/>
            <w:bottom w:val="none" w:sz="0" w:space="0" w:color="auto"/>
            <w:right w:val="none" w:sz="0" w:space="0" w:color="auto"/>
          </w:divBdr>
        </w:div>
        <w:div w:id="1883592479">
          <w:marLeft w:val="480"/>
          <w:marRight w:val="0"/>
          <w:marTop w:val="0"/>
          <w:marBottom w:val="0"/>
          <w:divBdr>
            <w:top w:val="none" w:sz="0" w:space="0" w:color="auto"/>
            <w:left w:val="none" w:sz="0" w:space="0" w:color="auto"/>
            <w:bottom w:val="none" w:sz="0" w:space="0" w:color="auto"/>
            <w:right w:val="none" w:sz="0" w:space="0" w:color="auto"/>
          </w:divBdr>
        </w:div>
        <w:div w:id="1902519088">
          <w:marLeft w:val="480"/>
          <w:marRight w:val="0"/>
          <w:marTop w:val="0"/>
          <w:marBottom w:val="0"/>
          <w:divBdr>
            <w:top w:val="none" w:sz="0" w:space="0" w:color="auto"/>
            <w:left w:val="none" w:sz="0" w:space="0" w:color="auto"/>
            <w:bottom w:val="none" w:sz="0" w:space="0" w:color="auto"/>
            <w:right w:val="none" w:sz="0" w:space="0" w:color="auto"/>
          </w:divBdr>
        </w:div>
        <w:div w:id="1929539275">
          <w:marLeft w:val="480"/>
          <w:marRight w:val="0"/>
          <w:marTop w:val="0"/>
          <w:marBottom w:val="0"/>
          <w:divBdr>
            <w:top w:val="none" w:sz="0" w:space="0" w:color="auto"/>
            <w:left w:val="none" w:sz="0" w:space="0" w:color="auto"/>
            <w:bottom w:val="none" w:sz="0" w:space="0" w:color="auto"/>
            <w:right w:val="none" w:sz="0" w:space="0" w:color="auto"/>
          </w:divBdr>
        </w:div>
        <w:div w:id="1935475104">
          <w:marLeft w:val="480"/>
          <w:marRight w:val="0"/>
          <w:marTop w:val="0"/>
          <w:marBottom w:val="0"/>
          <w:divBdr>
            <w:top w:val="none" w:sz="0" w:space="0" w:color="auto"/>
            <w:left w:val="none" w:sz="0" w:space="0" w:color="auto"/>
            <w:bottom w:val="none" w:sz="0" w:space="0" w:color="auto"/>
            <w:right w:val="none" w:sz="0" w:space="0" w:color="auto"/>
          </w:divBdr>
        </w:div>
        <w:div w:id="1941837900">
          <w:marLeft w:val="480"/>
          <w:marRight w:val="0"/>
          <w:marTop w:val="0"/>
          <w:marBottom w:val="0"/>
          <w:divBdr>
            <w:top w:val="none" w:sz="0" w:space="0" w:color="auto"/>
            <w:left w:val="none" w:sz="0" w:space="0" w:color="auto"/>
            <w:bottom w:val="none" w:sz="0" w:space="0" w:color="auto"/>
            <w:right w:val="none" w:sz="0" w:space="0" w:color="auto"/>
          </w:divBdr>
        </w:div>
        <w:div w:id="1960642410">
          <w:marLeft w:val="480"/>
          <w:marRight w:val="0"/>
          <w:marTop w:val="0"/>
          <w:marBottom w:val="0"/>
          <w:divBdr>
            <w:top w:val="none" w:sz="0" w:space="0" w:color="auto"/>
            <w:left w:val="none" w:sz="0" w:space="0" w:color="auto"/>
            <w:bottom w:val="none" w:sz="0" w:space="0" w:color="auto"/>
            <w:right w:val="none" w:sz="0" w:space="0" w:color="auto"/>
          </w:divBdr>
        </w:div>
        <w:div w:id="1981423995">
          <w:marLeft w:val="480"/>
          <w:marRight w:val="0"/>
          <w:marTop w:val="0"/>
          <w:marBottom w:val="0"/>
          <w:divBdr>
            <w:top w:val="none" w:sz="0" w:space="0" w:color="auto"/>
            <w:left w:val="none" w:sz="0" w:space="0" w:color="auto"/>
            <w:bottom w:val="none" w:sz="0" w:space="0" w:color="auto"/>
            <w:right w:val="none" w:sz="0" w:space="0" w:color="auto"/>
          </w:divBdr>
        </w:div>
        <w:div w:id="1990671496">
          <w:marLeft w:val="480"/>
          <w:marRight w:val="0"/>
          <w:marTop w:val="0"/>
          <w:marBottom w:val="0"/>
          <w:divBdr>
            <w:top w:val="none" w:sz="0" w:space="0" w:color="auto"/>
            <w:left w:val="none" w:sz="0" w:space="0" w:color="auto"/>
            <w:bottom w:val="none" w:sz="0" w:space="0" w:color="auto"/>
            <w:right w:val="none" w:sz="0" w:space="0" w:color="auto"/>
          </w:divBdr>
        </w:div>
        <w:div w:id="2033260990">
          <w:marLeft w:val="480"/>
          <w:marRight w:val="0"/>
          <w:marTop w:val="0"/>
          <w:marBottom w:val="0"/>
          <w:divBdr>
            <w:top w:val="none" w:sz="0" w:space="0" w:color="auto"/>
            <w:left w:val="none" w:sz="0" w:space="0" w:color="auto"/>
            <w:bottom w:val="none" w:sz="0" w:space="0" w:color="auto"/>
            <w:right w:val="none" w:sz="0" w:space="0" w:color="auto"/>
          </w:divBdr>
        </w:div>
        <w:div w:id="2033528099">
          <w:marLeft w:val="480"/>
          <w:marRight w:val="0"/>
          <w:marTop w:val="0"/>
          <w:marBottom w:val="0"/>
          <w:divBdr>
            <w:top w:val="none" w:sz="0" w:space="0" w:color="auto"/>
            <w:left w:val="none" w:sz="0" w:space="0" w:color="auto"/>
            <w:bottom w:val="none" w:sz="0" w:space="0" w:color="auto"/>
            <w:right w:val="none" w:sz="0" w:space="0" w:color="auto"/>
          </w:divBdr>
        </w:div>
        <w:div w:id="2102137185">
          <w:marLeft w:val="480"/>
          <w:marRight w:val="0"/>
          <w:marTop w:val="0"/>
          <w:marBottom w:val="0"/>
          <w:divBdr>
            <w:top w:val="none" w:sz="0" w:space="0" w:color="auto"/>
            <w:left w:val="none" w:sz="0" w:space="0" w:color="auto"/>
            <w:bottom w:val="none" w:sz="0" w:space="0" w:color="auto"/>
            <w:right w:val="none" w:sz="0" w:space="0" w:color="auto"/>
          </w:divBdr>
        </w:div>
      </w:divsChild>
    </w:div>
    <w:div w:id="66075236">
      <w:marLeft w:val="640"/>
      <w:marRight w:val="0"/>
      <w:marTop w:val="0"/>
      <w:marBottom w:val="0"/>
      <w:divBdr>
        <w:top w:val="none" w:sz="0" w:space="0" w:color="auto"/>
        <w:left w:val="none" w:sz="0" w:space="0" w:color="auto"/>
        <w:bottom w:val="none" w:sz="0" w:space="0" w:color="auto"/>
        <w:right w:val="none" w:sz="0" w:space="0" w:color="auto"/>
      </w:divBdr>
    </w:div>
    <w:div w:id="66928768">
      <w:marLeft w:val="640"/>
      <w:marRight w:val="0"/>
      <w:marTop w:val="0"/>
      <w:marBottom w:val="0"/>
      <w:divBdr>
        <w:top w:val="none" w:sz="0" w:space="0" w:color="auto"/>
        <w:left w:val="none" w:sz="0" w:space="0" w:color="auto"/>
        <w:bottom w:val="none" w:sz="0" w:space="0" w:color="auto"/>
        <w:right w:val="none" w:sz="0" w:space="0" w:color="auto"/>
      </w:divBdr>
    </w:div>
    <w:div w:id="66996779">
      <w:marLeft w:val="640"/>
      <w:marRight w:val="0"/>
      <w:marTop w:val="0"/>
      <w:marBottom w:val="0"/>
      <w:divBdr>
        <w:top w:val="none" w:sz="0" w:space="0" w:color="auto"/>
        <w:left w:val="none" w:sz="0" w:space="0" w:color="auto"/>
        <w:bottom w:val="none" w:sz="0" w:space="0" w:color="auto"/>
        <w:right w:val="none" w:sz="0" w:space="0" w:color="auto"/>
      </w:divBdr>
    </w:div>
    <w:div w:id="67197563">
      <w:marLeft w:val="640"/>
      <w:marRight w:val="0"/>
      <w:marTop w:val="0"/>
      <w:marBottom w:val="0"/>
      <w:divBdr>
        <w:top w:val="none" w:sz="0" w:space="0" w:color="auto"/>
        <w:left w:val="none" w:sz="0" w:space="0" w:color="auto"/>
        <w:bottom w:val="none" w:sz="0" w:space="0" w:color="auto"/>
        <w:right w:val="none" w:sz="0" w:space="0" w:color="auto"/>
      </w:divBdr>
    </w:div>
    <w:div w:id="67266098">
      <w:marLeft w:val="640"/>
      <w:marRight w:val="0"/>
      <w:marTop w:val="0"/>
      <w:marBottom w:val="0"/>
      <w:divBdr>
        <w:top w:val="none" w:sz="0" w:space="0" w:color="auto"/>
        <w:left w:val="none" w:sz="0" w:space="0" w:color="auto"/>
        <w:bottom w:val="none" w:sz="0" w:space="0" w:color="auto"/>
        <w:right w:val="none" w:sz="0" w:space="0" w:color="auto"/>
      </w:divBdr>
    </w:div>
    <w:div w:id="67310722">
      <w:marLeft w:val="640"/>
      <w:marRight w:val="0"/>
      <w:marTop w:val="0"/>
      <w:marBottom w:val="0"/>
      <w:divBdr>
        <w:top w:val="none" w:sz="0" w:space="0" w:color="auto"/>
        <w:left w:val="none" w:sz="0" w:space="0" w:color="auto"/>
        <w:bottom w:val="none" w:sz="0" w:space="0" w:color="auto"/>
        <w:right w:val="none" w:sz="0" w:space="0" w:color="auto"/>
      </w:divBdr>
    </w:div>
    <w:div w:id="67578275">
      <w:bodyDiv w:val="1"/>
      <w:marLeft w:val="0"/>
      <w:marRight w:val="0"/>
      <w:marTop w:val="0"/>
      <w:marBottom w:val="0"/>
      <w:divBdr>
        <w:top w:val="none" w:sz="0" w:space="0" w:color="auto"/>
        <w:left w:val="none" w:sz="0" w:space="0" w:color="auto"/>
        <w:bottom w:val="none" w:sz="0" w:space="0" w:color="auto"/>
        <w:right w:val="none" w:sz="0" w:space="0" w:color="auto"/>
      </w:divBdr>
    </w:div>
    <w:div w:id="67847681">
      <w:bodyDiv w:val="1"/>
      <w:marLeft w:val="0"/>
      <w:marRight w:val="0"/>
      <w:marTop w:val="0"/>
      <w:marBottom w:val="0"/>
      <w:divBdr>
        <w:top w:val="none" w:sz="0" w:space="0" w:color="auto"/>
        <w:left w:val="none" w:sz="0" w:space="0" w:color="auto"/>
        <w:bottom w:val="none" w:sz="0" w:space="0" w:color="auto"/>
        <w:right w:val="none" w:sz="0" w:space="0" w:color="auto"/>
      </w:divBdr>
    </w:div>
    <w:div w:id="68116433">
      <w:marLeft w:val="640"/>
      <w:marRight w:val="0"/>
      <w:marTop w:val="0"/>
      <w:marBottom w:val="0"/>
      <w:divBdr>
        <w:top w:val="none" w:sz="0" w:space="0" w:color="auto"/>
        <w:left w:val="none" w:sz="0" w:space="0" w:color="auto"/>
        <w:bottom w:val="none" w:sz="0" w:space="0" w:color="auto"/>
        <w:right w:val="none" w:sz="0" w:space="0" w:color="auto"/>
      </w:divBdr>
    </w:div>
    <w:div w:id="68312503">
      <w:bodyDiv w:val="1"/>
      <w:marLeft w:val="0"/>
      <w:marRight w:val="0"/>
      <w:marTop w:val="0"/>
      <w:marBottom w:val="0"/>
      <w:divBdr>
        <w:top w:val="none" w:sz="0" w:space="0" w:color="auto"/>
        <w:left w:val="none" w:sz="0" w:space="0" w:color="auto"/>
        <w:bottom w:val="none" w:sz="0" w:space="0" w:color="auto"/>
        <w:right w:val="none" w:sz="0" w:space="0" w:color="auto"/>
      </w:divBdr>
    </w:div>
    <w:div w:id="68693077">
      <w:marLeft w:val="640"/>
      <w:marRight w:val="0"/>
      <w:marTop w:val="0"/>
      <w:marBottom w:val="0"/>
      <w:divBdr>
        <w:top w:val="none" w:sz="0" w:space="0" w:color="auto"/>
        <w:left w:val="none" w:sz="0" w:space="0" w:color="auto"/>
        <w:bottom w:val="none" w:sz="0" w:space="0" w:color="auto"/>
        <w:right w:val="none" w:sz="0" w:space="0" w:color="auto"/>
      </w:divBdr>
    </w:div>
    <w:div w:id="68696277">
      <w:bodyDiv w:val="1"/>
      <w:marLeft w:val="0"/>
      <w:marRight w:val="0"/>
      <w:marTop w:val="0"/>
      <w:marBottom w:val="0"/>
      <w:divBdr>
        <w:top w:val="none" w:sz="0" w:space="0" w:color="auto"/>
        <w:left w:val="none" w:sz="0" w:space="0" w:color="auto"/>
        <w:bottom w:val="none" w:sz="0" w:space="0" w:color="auto"/>
        <w:right w:val="none" w:sz="0" w:space="0" w:color="auto"/>
      </w:divBdr>
    </w:div>
    <w:div w:id="69624882">
      <w:bodyDiv w:val="1"/>
      <w:marLeft w:val="0"/>
      <w:marRight w:val="0"/>
      <w:marTop w:val="0"/>
      <w:marBottom w:val="0"/>
      <w:divBdr>
        <w:top w:val="none" w:sz="0" w:space="0" w:color="auto"/>
        <w:left w:val="none" w:sz="0" w:space="0" w:color="auto"/>
        <w:bottom w:val="none" w:sz="0" w:space="0" w:color="auto"/>
        <w:right w:val="none" w:sz="0" w:space="0" w:color="auto"/>
      </w:divBdr>
    </w:div>
    <w:div w:id="69742476">
      <w:marLeft w:val="640"/>
      <w:marRight w:val="0"/>
      <w:marTop w:val="0"/>
      <w:marBottom w:val="0"/>
      <w:divBdr>
        <w:top w:val="none" w:sz="0" w:space="0" w:color="auto"/>
        <w:left w:val="none" w:sz="0" w:space="0" w:color="auto"/>
        <w:bottom w:val="none" w:sz="0" w:space="0" w:color="auto"/>
        <w:right w:val="none" w:sz="0" w:space="0" w:color="auto"/>
      </w:divBdr>
    </w:div>
    <w:div w:id="71586600">
      <w:bodyDiv w:val="1"/>
      <w:marLeft w:val="0"/>
      <w:marRight w:val="0"/>
      <w:marTop w:val="0"/>
      <w:marBottom w:val="0"/>
      <w:divBdr>
        <w:top w:val="none" w:sz="0" w:space="0" w:color="auto"/>
        <w:left w:val="none" w:sz="0" w:space="0" w:color="auto"/>
        <w:bottom w:val="none" w:sz="0" w:space="0" w:color="auto"/>
        <w:right w:val="none" w:sz="0" w:space="0" w:color="auto"/>
      </w:divBdr>
    </w:div>
    <w:div w:id="71851513">
      <w:bodyDiv w:val="1"/>
      <w:marLeft w:val="0"/>
      <w:marRight w:val="0"/>
      <w:marTop w:val="0"/>
      <w:marBottom w:val="0"/>
      <w:divBdr>
        <w:top w:val="none" w:sz="0" w:space="0" w:color="auto"/>
        <w:left w:val="none" w:sz="0" w:space="0" w:color="auto"/>
        <w:bottom w:val="none" w:sz="0" w:space="0" w:color="auto"/>
        <w:right w:val="none" w:sz="0" w:space="0" w:color="auto"/>
      </w:divBdr>
    </w:div>
    <w:div w:id="71857653">
      <w:marLeft w:val="640"/>
      <w:marRight w:val="0"/>
      <w:marTop w:val="0"/>
      <w:marBottom w:val="0"/>
      <w:divBdr>
        <w:top w:val="none" w:sz="0" w:space="0" w:color="auto"/>
        <w:left w:val="none" w:sz="0" w:space="0" w:color="auto"/>
        <w:bottom w:val="none" w:sz="0" w:space="0" w:color="auto"/>
        <w:right w:val="none" w:sz="0" w:space="0" w:color="auto"/>
      </w:divBdr>
    </w:div>
    <w:div w:id="72238483">
      <w:marLeft w:val="640"/>
      <w:marRight w:val="0"/>
      <w:marTop w:val="0"/>
      <w:marBottom w:val="0"/>
      <w:divBdr>
        <w:top w:val="none" w:sz="0" w:space="0" w:color="auto"/>
        <w:left w:val="none" w:sz="0" w:space="0" w:color="auto"/>
        <w:bottom w:val="none" w:sz="0" w:space="0" w:color="auto"/>
        <w:right w:val="none" w:sz="0" w:space="0" w:color="auto"/>
      </w:divBdr>
    </w:div>
    <w:div w:id="72246336">
      <w:marLeft w:val="640"/>
      <w:marRight w:val="0"/>
      <w:marTop w:val="0"/>
      <w:marBottom w:val="0"/>
      <w:divBdr>
        <w:top w:val="none" w:sz="0" w:space="0" w:color="auto"/>
        <w:left w:val="none" w:sz="0" w:space="0" w:color="auto"/>
        <w:bottom w:val="none" w:sz="0" w:space="0" w:color="auto"/>
        <w:right w:val="none" w:sz="0" w:space="0" w:color="auto"/>
      </w:divBdr>
    </w:div>
    <w:div w:id="72624770">
      <w:bodyDiv w:val="1"/>
      <w:marLeft w:val="0"/>
      <w:marRight w:val="0"/>
      <w:marTop w:val="0"/>
      <w:marBottom w:val="0"/>
      <w:divBdr>
        <w:top w:val="none" w:sz="0" w:space="0" w:color="auto"/>
        <w:left w:val="none" w:sz="0" w:space="0" w:color="auto"/>
        <w:bottom w:val="none" w:sz="0" w:space="0" w:color="auto"/>
        <w:right w:val="none" w:sz="0" w:space="0" w:color="auto"/>
      </w:divBdr>
    </w:div>
    <w:div w:id="73019098">
      <w:bodyDiv w:val="1"/>
      <w:marLeft w:val="0"/>
      <w:marRight w:val="0"/>
      <w:marTop w:val="0"/>
      <w:marBottom w:val="0"/>
      <w:divBdr>
        <w:top w:val="none" w:sz="0" w:space="0" w:color="auto"/>
        <w:left w:val="none" w:sz="0" w:space="0" w:color="auto"/>
        <w:bottom w:val="none" w:sz="0" w:space="0" w:color="auto"/>
        <w:right w:val="none" w:sz="0" w:space="0" w:color="auto"/>
      </w:divBdr>
      <w:divsChild>
        <w:div w:id="133525500">
          <w:marLeft w:val="480"/>
          <w:marRight w:val="0"/>
          <w:marTop w:val="0"/>
          <w:marBottom w:val="0"/>
          <w:divBdr>
            <w:top w:val="none" w:sz="0" w:space="0" w:color="auto"/>
            <w:left w:val="none" w:sz="0" w:space="0" w:color="auto"/>
            <w:bottom w:val="none" w:sz="0" w:space="0" w:color="auto"/>
            <w:right w:val="none" w:sz="0" w:space="0" w:color="auto"/>
          </w:divBdr>
        </w:div>
        <w:div w:id="141166361">
          <w:marLeft w:val="480"/>
          <w:marRight w:val="0"/>
          <w:marTop w:val="0"/>
          <w:marBottom w:val="0"/>
          <w:divBdr>
            <w:top w:val="none" w:sz="0" w:space="0" w:color="auto"/>
            <w:left w:val="none" w:sz="0" w:space="0" w:color="auto"/>
            <w:bottom w:val="none" w:sz="0" w:space="0" w:color="auto"/>
            <w:right w:val="none" w:sz="0" w:space="0" w:color="auto"/>
          </w:divBdr>
        </w:div>
        <w:div w:id="157306249">
          <w:marLeft w:val="480"/>
          <w:marRight w:val="0"/>
          <w:marTop w:val="0"/>
          <w:marBottom w:val="0"/>
          <w:divBdr>
            <w:top w:val="none" w:sz="0" w:space="0" w:color="auto"/>
            <w:left w:val="none" w:sz="0" w:space="0" w:color="auto"/>
            <w:bottom w:val="none" w:sz="0" w:space="0" w:color="auto"/>
            <w:right w:val="none" w:sz="0" w:space="0" w:color="auto"/>
          </w:divBdr>
        </w:div>
        <w:div w:id="176308840">
          <w:marLeft w:val="480"/>
          <w:marRight w:val="0"/>
          <w:marTop w:val="0"/>
          <w:marBottom w:val="0"/>
          <w:divBdr>
            <w:top w:val="none" w:sz="0" w:space="0" w:color="auto"/>
            <w:left w:val="none" w:sz="0" w:space="0" w:color="auto"/>
            <w:bottom w:val="none" w:sz="0" w:space="0" w:color="auto"/>
            <w:right w:val="none" w:sz="0" w:space="0" w:color="auto"/>
          </w:divBdr>
        </w:div>
        <w:div w:id="193231675">
          <w:marLeft w:val="480"/>
          <w:marRight w:val="0"/>
          <w:marTop w:val="0"/>
          <w:marBottom w:val="0"/>
          <w:divBdr>
            <w:top w:val="none" w:sz="0" w:space="0" w:color="auto"/>
            <w:left w:val="none" w:sz="0" w:space="0" w:color="auto"/>
            <w:bottom w:val="none" w:sz="0" w:space="0" w:color="auto"/>
            <w:right w:val="none" w:sz="0" w:space="0" w:color="auto"/>
          </w:divBdr>
        </w:div>
        <w:div w:id="257711578">
          <w:marLeft w:val="480"/>
          <w:marRight w:val="0"/>
          <w:marTop w:val="0"/>
          <w:marBottom w:val="0"/>
          <w:divBdr>
            <w:top w:val="none" w:sz="0" w:space="0" w:color="auto"/>
            <w:left w:val="none" w:sz="0" w:space="0" w:color="auto"/>
            <w:bottom w:val="none" w:sz="0" w:space="0" w:color="auto"/>
            <w:right w:val="none" w:sz="0" w:space="0" w:color="auto"/>
          </w:divBdr>
        </w:div>
        <w:div w:id="330184014">
          <w:marLeft w:val="480"/>
          <w:marRight w:val="0"/>
          <w:marTop w:val="0"/>
          <w:marBottom w:val="0"/>
          <w:divBdr>
            <w:top w:val="none" w:sz="0" w:space="0" w:color="auto"/>
            <w:left w:val="none" w:sz="0" w:space="0" w:color="auto"/>
            <w:bottom w:val="none" w:sz="0" w:space="0" w:color="auto"/>
            <w:right w:val="none" w:sz="0" w:space="0" w:color="auto"/>
          </w:divBdr>
        </w:div>
        <w:div w:id="333264357">
          <w:marLeft w:val="480"/>
          <w:marRight w:val="0"/>
          <w:marTop w:val="0"/>
          <w:marBottom w:val="0"/>
          <w:divBdr>
            <w:top w:val="none" w:sz="0" w:space="0" w:color="auto"/>
            <w:left w:val="none" w:sz="0" w:space="0" w:color="auto"/>
            <w:bottom w:val="none" w:sz="0" w:space="0" w:color="auto"/>
            <w:right w:val="none" w:sz="0" w:space="0" w:color="auto"/>
          </w:divBdr>
        </w:div>
        <w:div w:id="392587303">
          <w:marLeft w:val="480"/>
          <w:marRight w:val="0"/>
          <w:marTop w:val="0"/>
          <w:marBottom w:val="0"/>
          <w:divBdr>
            <w:top w:val="none" w:sz="0" w:space="0" w:color="auto"/>
            <w:left w:val="none" w:sz="0" w:space="0" w:color="auto"/>
            <w:bottom w:val="none" w:sz="0" w:space="0" w:color="auto"/>
            <w:right w:val="none" w:sz="0" w:space="0" w:color="auto"/>
          </w:divBdr>
        </w:div>
        <w:div w:id="412777158">
          <w:marLeft w:val="480"/>
          <w:marRight w:val="0"/>
          <w:marTop w:val="0"/>
          <w:marBottom w:val="0"/>
          <w:divBdr>
            <w:top w:val="none" w:sz="0" w:space="0" w:color="auto"/>
            <w:left w:val="none" w:sz="0" w:space="0" w:color="auto"/>
            <w:bottom w:val="none" w:sz="0" w:space="0" w:color="auto"/>
            <w:right w:val="none" w:sz="0" w:space="0" w:color="auto"/>
          </w:divBdr>
        </w:div>
        <w:div w:id="424112749">
          <w:marLeft w:val="480"/>
          <w:marRight w:val="0"/>
          <w:marTop w:val="0"/>
          <w:marBottom w:val="0"/>
          <w:divBdr>
            <w:top w:val="none" w:sz="0" w:space="0" w:color="auto"/>
            <w:left w:val="none" w:sz="0" w:space="0" w:color="auto"/>
            <w:bottom w:val="none" w:sz="0" w:space="0" w:color="auto"/>
            <w:right w:val="none" w:sz="0" w:space="0" w:color="auto"/>
          </w:divBdr>
        </w:div>
        <w:div w:id="458688851">
          <w:marLeft w:val="480"/>
          <w:marRight w:val="0"/>
          <w:marTop w:val="0"/>
          <w:marBottom w:val="0"/>
          <w:divBdr>
            <w:top w:val="none" w:sz="0" w:space="0" w:color="auto"/>
            <w:left w:val="none" w:sz="0" w:space="0" w:color="auto"/>
            <w:bottom w:val="none" w:sz="0" w:space="0" w:color="auto"/>
            <w:right w:val="none" w:sz="0" w:space="0" w:color="auto"/>
          </w:divBdr>
        </w:div>
        <w:div w:id="468787103">
          <w:marLeft w:val="480"/>
          <w:marRight w:val="0"/>
          <w:marTop w:val="0"/>
          <w:marBottom w:val="0"/>
          <w:divBdr>
            <w:top w:val="none" w:sz="0" w:space="0" w:color="auto"/>
            <w:left w:val="none" w:sz="0" w:space="0" w:color="auto"/>
            <w:bottom w:val="none" w:sz="0" w:space="0" w:color="auto"/>
            <w:right w:val="none" w:sz="0" w:space="0" w:color="auto"/>
          </w:divBdr>
        </w:div>
        <w:div w:id="514155570">
          <w:marLeft w:val="480"/>
          <w:marRight w:val="0"/>
          <w:marTop w:val="0"/>
          <w:marBottom w:val="0"/>
          <w:divBdr>
            <w:top w:val="none" w:sz="0" w:space="0" w:color="auto"/>
            <w:left w:val="none" w:sz="0" w:space="0" w:color="auto"/>
            <w:bottom w:val="none" w:sz="0" w:space="0" w:color="auto"/>
            <w:right w:val="none" w:sz="0" w:space="0" w:color="auto"/>
          </w:divBdr>
        </w:div>
        <w:div w:id="562763727">
          <w:marLeft w:val="480"/>
          <w:marRight w:val="0"/>
          <w:marTop w:val="0"/>
          <w:marBottom w:val="0"/>
          <w:divBdr>
            <w:top w:val="none" w:sz="0" w:space="0" w:color="auto"/>
            <w:left w:val="none" w:sz="0" w:space="0" w:color="auto"/>
            <w:bottom w:val="none" w:sz="0" w:space="0" w:color="auto"/>
            <w:right w:val="none" w:sz="0" w:space="0" w:color="auto"/>
          </w:divBdr>
        </w:div>
        <w:div w:id="575287915">
          <w:marLeft w:val="480"/>
          <w:marRight w:val="0"/>
          <w:marTop w:val="0"/>
          <w:marBottom w:val="0"/>
          <w:divBdr>
            <w:top w:val="none" w:sz="0" w:space="0" w:color="auto"/>
            <w:left w:val="none" w:sz="0" w:space="0" w:color="auto"/>
            <w:bottom w:val="none" w:sz="0" w:space="0" w:color="auto"/>
            <w:right w:val="none" w:sz="0" w:space="0" w:color="auto"/>
          </w:divBdr>
        </w:div>
        <w:div w:id="593903845">
          <w:marLeft w:val="480"/>
          <w:marRight w:val="0"/>
          <w:marTop w:val="0"/>
          <w:marBottom w:val="0"/>
          <w:divBdr>
            <w:top w:val="none" w:sz="0" w:space="0" w:color="auto"/>
            <w:left w:val="none" w:sz="0" w:space="0" w:color="auto"/>
            <w:bottom w:val="none" w:sz="0" w:space="0" w:color="auto"/>
            <w:right w:val="none" w:sz="0" w:space="0" w:color="auto"/>
          </w:divBdr>
        </w:div>
        <w:div w:id="656148393">
          <w:marLeft w:val="480"/>
          <w:marRight w:val="0"/>
          <w:marTop w:val="0"/>
          <w:marBottom w:val="0"/>
          <w:divBdr>
            <w:top w:val="none" w:sz="0" w:space="0" w:color="auto"/>
            <w:left w:val="none" w:sz="0" w:space="0" w:color="auto"/>
            <w:bottom w:val="none" w:sz="0" w:space="0" w:color="auto"/>
            <w:right w:val="none" w:sz="0" w:space="0" w:color="auto"/>
          </w:divBdr>
        </w:div>
        <w:div w:id="688259976">
          <w:marLeft w:val="480"/>
          <w:marRight w:val="0"/>
          <w:marTop w:val="0"/>
          <w:marBottom w:val="0"/>
          <w:divBdr>
            <w:top w:val="none" w:sz="0" w:space="0" w:color="auto"/>
            <w:left w:val="none" w:sz="0" w:space="0" w:color="auto"/>
            <w:bottom w:val="none" w:sz="0" w:space="0" w:color="auto"/>
            <w:right w:val="none" w:sz="0" w:space="0" w:color="auto"/>
          </w:divBdr>
        </w:div>
        <w:div w:id="745611122">
          <w:marLeft w:val="480"/>
          <w:marRight w:val="0"/>
          <w:marTop w:val="0"/>
          <w:marBottom w:val="0"/>
          <w:divBdr>
            <w:top w:val="none" w:sz="0" w:space="0" w:color="auto"/>
            <w:left w:val="none" w:sz="0" w:space="0" w:color="auto"/>
            <w:bottom w:val="none" w:sz="0" w:space="0" w:color="auto"/>
            <w:right w:val="none" w:sz="0" w:space="0" w:color="auto"/>
          </w:divBdr>
        </w:div>
        <w:div w:id="792747285">
          <w:marLeft w:val="480"/>
          <w:marRight w:val="0"/>
          <w:marTop w:val="0"/>
          <w:marBottom w:val="0"/>
          <w:divBdr>
            <w:top w:val="none" w:sz="0" w:space="0" w:color="auto"/>
            <w:left w:val="none" w:sz="0" w:space="0" w:color="auto"/>
            <w:bottom w:val="none" w:sz="0" w:space="0" w:color="auto"/>
            <w:right w:val="none" w:sz="0" w:space="0" w:color="auto"/>
          </w:divBdr>
        </w:div>
        <w:div w:id="808670890">
          <w:marLeft w:val="480"/>
          <w:marRight w:val="0"/>
          <w:marTop w:val="0"/>
          <w:marBottom w:val="0"/>
          <w:divBdr>
            <w:top w:val="none" w:sz="0" w:space="0" w:color="auto"/>
            <w:left w:val="none" w:sz="0" w:space="0" w:color="auto"/>
            <w:bottom w:val="none" w:sz="0" w:space="0" w:color="auto"/>
            <w:right w:val="none" w:sz="0" w:space="0" w:color="auto"/>
          </w:divBdr>
        </w:div>
        <w:div w:id="887956409">
          <w:marLeft w:val="480"/>
          <w:marRight w:val="0"/>
          <w:marTop w:val="0"/>
          <w:marBottom w:val="0"/>
          <w:divBdr>
            <w:top w:val="none" w:sz="0" w:space="0" w:color="auto"/>
            <w:left w:val="none" w:sz="0" w:space="0" w:color="auto"/>
            <w:bottom w:val="none" w:sz="0" w:space="0" w:color="auto"/>
            <w:right w:val="none" w:sz="0" w:space="0" w:color="auto"/>
          </w:divBdr>
        </w:div>
        <w:div w:id="921986889">
          <w:marLeft w:val="480"/>
          <w:marRight w:val="0"/>
          <w:marTop w:val="0"/>
          <w:marBottom w:val="0"/>
          <w:divBdr>
            <w:top w:val="none" w:sz="0" w:space="0" w:color="auto"/>
            <w:left w:val="none" w:sz="0" w:space="0" w:color="auto"/>
            <w:bottom w:val="none" w:sz="0" w:space="0" w:color="auto"/>
            <w:right w:val="none" w:sz="0" w:space="0" w:color="auto"/>
          </w:divBdr>
        </w:div>
        <w:div w:id="927932074">
          <w:marLeft w:val="480"/>
          <w:marRight w:val="0"/>
          <w:marTop w:val="0"/>
          <w:marBottom w:val="0"/>
          <w:divBdr>
            <w:top w:val="none" w:sz="0" w:space="0" w:color="auto"/>
            <w:left w:val="none" w:sz="0" w:space="0" w:color="auto"/>
            <w:bottom w:val="none" w:sz="0" w:space="0" w:color="auto"/>
            <w:right w:val="none" w:sz="0" w:space="0" w:color="auto"/>
          </w:divBdr>
        </w:div>
        <w:div w:id="959216708">
          <w:marLeft w:val="480"/>
          <w:marRight w:val="0"/>
          <w:marTop w:val="0"/>
          <w:marBottom w:val="0"/>
          <w:divBdr>
            <w:top w:val="none" w:sz="0" w:space="0" w:color="auto"/>
            <w:left w:val="none" w:sz="0" w:space="0" w:color="auto"/>
            <w:bottom w:val="none" w:sz="0" w:space="0" w:color="auto"/>
            <w:right w:val="none" w:sz="0" w:space="0" w:color="auto"/>
          </w:divBdr>
        </w:div>
        <w:div w:id="975765629">
          <w:marLeft w:val="480"/>
          <w:marRight w:val="0"/>
          <w:marTop w:val="0"/>
          <w:marBottom w:val="0"/>
          <w:divBdr>
            <w:top w:val="none" w:sz="0" w:space="0" w:color="auto"/>
            <w:left w:val="none" w:sz="0" w:space="0" w:color="auto"/>
            <w:bottom w:val="none" w:sz="0" w:space="0" w:color="auto"/>
            <w:right w:val="none" w:sz="0" w:space="0" w:color="auto"/>
          </w:divBdr>
        </w:div>
        <w:div w:id="984551093">
          <w:marLeft w:val="480"/>
          <w:marRight w:val="0"/>
          <w:marTop w:val="0"/>
          <w:marBottom w:val="0"/>
          <w:divBdr>
            <w:top w:val="none" w:sz="0" w:space="0" w:color="auto"/>
            <w:left w:val="none" w:sz="0" w:space="0" w:color="auto"/>
            <w:bottom w:val="none" w:sz="0" w:space="0" w:color="auto"/>
            <w:right w:val="none" w:sz="0" w:space="0" w:color="auto"/>
          </w:divBdr>
        </w:div>
        <w:div w:id="991324619">
          <w:marLeft w:val="480"/>
          <w:marRight w:val="0"/>
          <w:marTop w:val="0"/>
          <w:marBottom w:val="0"/>
          <w:divBdr>
            <w:top w:val="none" w:sz="0" w:space="0" w:color="auto"/>
            <w:left w:val="none" w:sz="0" w:space="0" w:color="auto"/>
            <w:bottom w:val="none" w:sz="0" w:space="0" w:color="auto"/>
            <w:right w:val="none" w:sz="0" w:space="0" w:color="auto"/>
          </w:divBdr>
        </w:div>
        <w:div w:id="1048260943">
          <w:marLeft w:val="480"/>
          <w:marRight w:val="0"/>
          <w:marTop w:val="0"/>
          <w:marBottom w:val="0"/>
          <w:divBdr>
            <w:top w:val="none" w:sz="0" w:space="0" w:color="auto"/>
            <w:left w:val="none" w:sz="0" w:space="0" w:color="auto"/>
            <w:bottom w:val="none" w:sz="0" w:space="0" w:color="auto"/>
            <w:right w:val="none" w:sz="0" w:space="0" w:color="auto"/>
          </w:divBdr>
        </w:div>
        <w:div w:id="1081023118">
          <w:marLeft w:val="480"/>
          <w:marRight w:val="0"/>
          <w:marTop w:val="0"/>
          <w:marBottom w:val="0"/>
          <w:divBdr>
            <w:top w:val="none" w:sz="0" w:space="0" w:color="auto"/>
            <w:left w:val="none" w:sz="0" w:space="0" w:color="auto"/>
            <w:bottom w:val="none" w:sz="0" w:space="0" w:color="auto"/>
            <w:right w:val="none" w:sz="0" w:space="0" w:color="auto"/>
          </w:divBdr>
        </w:div>
        <w:div w:id="1192299084">
          <w:marLeft w:val="480"/>
          <w:marRight w:val="0"/>
          <w:marTop w:val="0"/>
          <w:marBottom w:val="0"/>
          <w:divBdr>
            <w:top w:val="none" w:sz="0" w:space="0" w:color="auto"/>
            <w:left w:val="none" w:sz="0" w:space="0" w:color="auto"/>
            <w:bottom w:val="none" w:sz="0" w:space="0" w:color="auto"/>
            <w:right w:val="none" w:sz="0" w:space="0" w:color="auto"/>
          </w:divBdr>
        </w:div>
        <w:div w:id="1206140925">
          <w:marLeft w:val="480"/>
          <w:marRight w:val="0"/>
          <w:marTop w:val="0"/>
          <w:marBottom w:val="0"/>
          <w:divBdr>
            <w:top w:val="none" w:sz="0" w:space="0" w:color="auto"/>
            <w:left w:val="none" w:sz="0" w:space="0" w:color="auto"/>
            <w:bottom w:val="none" w:sz="0" w:space="0" w:color="auto"/>
            <w:right w:val="none" w:sz="0" w:space="0" w:color="auto"/>
          </w:divBdr>
        </w:div>
        <w:div w:id="1231959338">
          <w:marLeft w:val="480"/>
          <w:marRight w:val="0"/>
          <w:marTop w:val="0"/>
          <w:marBottom w:val="0"/>
          <w:divBdr>
            <w:top w:val="none" w:sz="0" w:space="0" w:color="auto"/>
            <w:left w:val="none" w:sz="0" w:space="0" w:color="auto"/>
            <w:bottom w:val="none" w:sz="0" w:space="0" w:color="auto"/>
            <w:right w:val="none" w:sz="0" w:space="0" w:color="auto"/>
          </w:divBdr>
        </w:div>
        <w:div w:id="1328631737">
          <w:marLeft w:val="480"/>
          <w:marRight w:val="0"/>
          <w:marTop w:val="0"/>
          <w:marBottom w:val="0"/>
          <w:divBdr>
            <w:top w:val="none" w:sz="0" w:space="0" w:color="auto"/>
            <w:left w:val="none" w:sz="0" w:space="0" w:color="auto"/>
            <w:bottom w:val="none" w:sz="0" w:space="0" w:color="auto"/>
            <w:right w:val="none" w:sz="0" w:space="0" w:color="auto"/>
          </w:divBdr>
        </w:div>
        <w:div w:id="1411317956">
          <w:marLeft w:val="480"/>
          <w:marRight w:val="0"/>
          <w:marTop w:val="0"/>
          <w:marBottom w:val="0"/>
          <w:divBdr>
            <w:top w:val="none" w:sz="0" w:space="0" w:color="auto"/>
            <w:left w:val="none" w:sz="0" w:space="0" w:color="auto"/>
            <w:bottom w:val="none" w:sz="0" w:space="0" w:color="auto"/>
            <w:right w:val="none" w:sz="0" w:space="0" w:color="auto"/>
          </w:divBdr>
        </w:div>
        <w:div w:id="1525289287">
          <w:marLeft w:val="480"/>
          <w:marRight w:val="0"/>
          <w:marTop w:val="0"/>
          <w:marBottom w:val="0"/>
          <w:divBdr>
            <w:top w:val="none" w:sz="0" w:space="0" w:color="auto"/>
            <w:left w:val="none" w:sz="0" w:space="0" w:color="auto"/>
            <w:bottom w:val="none" w:sz="0" w:space="0" w:color="auto"/>
            <w:right w:val="none" w:sz="0" w:space="0" w:color="auto"/>
          </w:divBdr>
        </w:div>
        <w:div w:id="1554542612">
          <w:marLeft w:val="480"/>
          <w:marRight w:val="0"/>
          <w:marTop w:val="0"/>
          <w:marBottom w:val="0"/>
          <w:divBdr>
            <w:top w:val="none" w:sz="0" w:space="0" w:color="auto"/>
            <w:left w:val="none" w:sz="0" w:space="0" w:color="auto"/>
            <w:bottom w:val="none" w:sz="0" w:space="0" w:color="auto"/>
            <w:right w:val="none" w:sz="0" w:space="0" w:color="auto"/>
          </w:divBdr>
        </w:div>
        <w:div w:id="1697073054">
          <w:marLeft w:val="480"/>
          <w:marRight w:val="0"/>
          <w:marTop w:val="0"/>
          <w:marBottom w:val="0"/>
          <w:divBdr>
            <w:top w:val="none" w:sz="0" w:space="0" w:color="auto"/>
            <w:left w:val="none" w:sz="0" w:space="0" w:color="auto"/>
            <w:bottom w:val="none" w:sz="0" w:space="0" w:color="auto"/>
            <w:right w:val="none" w:sz="0" w:space="0" w:color="auto"/>
          </w:divBdr>
        </w:div>
        <w:div w:id="1745373304">
          <w:marLeft w:val="480"/>
          <w:marRight w:val="0"/>
          <w:marTop w:val="0"/>
          <w:marBottom w:val="0"/>
          <w:divBdr>
            <w:top w:val="none" w:sz="0" w:space="0" w:color="auto"/>
            <w:left w:val="none" w:sz="0" w:space="0" w:color="auto"/>
            <w:bottom w:val="none" w:sz="0" w:space="0" w:color="auto"/>
            <w:right w:val="none" w:sz="0" w:space="0" w:color="auto"/>
          </w:divBdr>
        </w:div>
        <w:div w:id="1766727953">
          <w:marLeft w:val="480"/>
          <w:marRight w:val="0"/>
          <w:marTop w:val="0"/>
          <w:marBottom w:val="0"/>
          <w:divBdr>
            <w:top w:val="none" w:sz="0" w:space="0" w:color="auto"/>
            <w:left w:val="none" w:sz="0" w:space="0" w:color="auto"/>
            <w:bottom w:val="none" w:sz="0" w:space="0" w:color="auto"/>
            <w:right w:val="none" w:sz="0" w:space="0" w:color="auto"/>
          </w:divBdr>
        </w:div>
        <w:div w:id="1822382675">
          <w:marLeft w:val="480"/>
          <w:marRight w:val="0"/>
          <w:marTop w:val="0"/>
          <w:marBottom w:val="0"/>
          <w:divBdr>
            <w:top w:val="none" w:sz="0" w:space="0" w:color="auto"/>
            <w:left w:val="none" w:sz="0" w:space="0" w:color="auto"/>
            <w:bottom w:val="none" w:sz="0" w:space="0" w:color="auto"/>
            <w:right w:val="none" w:sz="0" w:space="0" w:color="auto"/>
          </w:divBdr>
        </w:div>
        <w:div w:id="1827476260">
          <w:marLeft w:val="480"/>
          <w:marRight w:val="0"/>
          <w:marTop w:val="0"/>
          <w:marBottom w:val="0"/>
          <w:divBdr>
            <w:top w:val="none" w:sz="0" w:space="0" w:color="auto"/>
            <w:left w:val="none" w:sz="0" w:space="0" w:color="auto"/>
            <w:bottom w:val="none" w:sz="0" w:space="0" w:color="auto"/>
            <w:right w:val="none" w:sz="0" w:space="0" w:color="auto"/>
          </w:divBdr>
        </w:div>
        <w:div w:id="1869443029">
          <w:marLeft w:val="480"/>
          <w:marRight w:val="0"/>
          <w:marTop w:val="0"/>
          <w:marBottom w:val="0"/>
          <w:divBdr>
            <w:top w:val="none" w:sz="0" w:space="0" w:color="auto"/>
            <w:left w:val="none" w:sz="0" w:space="0" w:color="auto"/>
            <w:bottom w:val="none" w:sz="0" w:space="0" w:color="auto"/>
            <w:right w:val="none" w:sz="0" w:space="0" w:color="auto"/>
          </w:divBdr>
        </w:div>
        <w:div w:id="1881358620">
          <w:marLeft w:val="480"/>
          <w:marRight w:val="0"/>
          <w:marTop w:val="0"/>
          <w:marBottom w:val="0"/>
          <w:divBdr>
            <w:top w:val="none" w:sz="0" w:space="0" w:color="auto"/>
            <w:left w:val="none" w:sz="0" w:space="0" w:color="auto"/>
            <w:bottom w:val="none" w:sz="0" w:space="0" w:color="auto"/>
            <w:right w:val="none" w:sz="0" w:space="0" w:color="auto"/>
          </w:divBdr>
        </w:div>
        <w:div w:id="1885363227">
          <w:marLeft w:val="480"/>
          <w:marRight w:val="0"/>
          <w:marTop w:val="0"/>
          <w:marBottom w:val="0"/>
          <w:divBdr>
            <w:top w:val="none" w:sz="0" w:space="0" w:color="auto"/>
            <w:left w:val="none" w:sz="0" w:space="0" w:color="auto"/>
            <w:bottom w:val="none" w:sz="0" w:space="0" w:color="auto"/>
            <w:right w:val="none" w:sz="0" w:space="0" w:color="auto"/>
          </w:divBdr>
        </w:div>
        <w:div w:id="1888834045">
          <w:marLeft w:val="480"/>
          <w:marRight w:val="0"/>
          <w:marTop w:val="0"/>
          <w:marBottom w:val="0"/>
          <w:divBdr>
            <w:top w:val="none" w:sz="0" w:space="0" w:color="auto"/>
            <w:left w:val="none" w:sz="0" w:space="0" w:color="auto"/>
            <w:bottom w:val="none" w:sz="0" w:space="0" w:color="auto"/>
            <w:right w:val="none" w:sz="0" w:space="0" w:color="auto"/>
          </w:divBdr>
        </w:div>
        <w:div w:id="1932621024">
          <w:marLeft w:val="480"/>
          <w:marRight w:val="0"/>
          <w:marTop w:val="0"/>
          <w:marBottom w:val="0"/>
          <w:divBdr>
            <w:top w:val="none" w:sz="0" w:space="0" w:color="auto"/>
            <w:left w:val="none" w:sz="0" w:space="0" w:color="auto"/>
            <w:bottom w:val="none" w:sz="0" w:space="0" w:color="auto"/>
            <w:right w:val="none" w:sz="0" w:space="0" w:color="auto"/>
          </w:divBdr>
        </w:div>
        <w:div w:id="1952131713">
          <w:marLeft w:val="480"/>
          <w:marRight w:val="0"/>
          <w:marTop w:val="0"/>
          <w:marBottom w:val="0"/>
          <w:divBdr>
            <w:top w:val="none" w:sz="0" w:space="0" w:color="auto"/>
            <w:left w:val="none" w:sz="0" w:space="0" w:color="auto"/>
            <w:bottom w:val="none" w:sz="0" w:space="0" w:color="auto"/>
            <w:right w:val="none" w:sz="0" w:space="0" w:color="auto"/>
          </w:divBdr>
        </w:div>
        <w:div w:id="1978997200">
          <w:marLeft w:val="480"/>
          <w:marRight w:val="0"/>
          <w:marTop w:val="0"/>
          <w:marBottom w:val="0"/>
          <w:divBdr>
            <w:top w:val="none" w:sz="0" w:space="0" w:color="auto"/>
            <w:left w:val="none" w:sz="0" w:space="0" w:color="auto"/>
            <w:bottom w:val="none" w:sz="0" w:space="0" w:color="auto"/>
            <w:right w:val="none" w:sz="0" w:space="0" w:color="auto"/>
          </w:divBdr>
        </w:div>
        <w:div w:id="2001304576">
          <w:marLeft w:val="480"/>
          <w:marRight w:val="0"/>
          <w:marTop w:val="0"/>
          <w:marBottom w:val="0"/>
          <w:divBdr>
            <w:top w:val="none" w:sz="0" w:space="0" w:color="auto"/>
            <w:left w:val="none" w:sz="0" w:space="0" w:color="auto"/>
            <w:bottom w:val="none" w:sz="0" w:space="0" w:color="auto"/>
            <w:right w:val="none" w:sz="0" w:space="0" w:color="auto"/>
          </w:divBdr>
        </w:div>
        <w:div w:id="2007856089">
          <w:marLeft w:val="480"/>
          <w:marRight w:val="0"/>
          <w:marTop w:val="0"/>
          <w:marBottom w:val="0"/>
          <w:divBdr>
            <w:top w:val="none" w:sz="0" w:space="0" w:color="auto"/>
            <w:left w:val="none" w:sz="0" w:space="0" w:color="auto"/>
            <w:bottom w:val="none" w:sz="0" w:space="0" w:color="auto"/>
            <w:right w:val="none" w:sz="0" w:space="0" w:color="auto"/>
          </w:divBdr>
        </w:div>
        <w:div w:id="2058239978">
          <w:marLeft w:val="480"/>
          <w:marRight w:val="0"/>
          <w:marTop w:val="0"/>
          <w:marBottom w:val="0"/>
          <w:divBdr>
            <w:top w:val="none" w:sz="0" w:space="0" w:color="auto"/>
            <w:left w:val="none" w:sz="0" w:space="0" w:color="auto"/>
            <w:bottom w:val="none" w:sz="0" w:space="0" w:color="auto"/>
            <w:right w:val="none" w:sz="0" w:space="0" w:color="auto"/>
          </w:divBdr>
        </w:div>
        <w:div w:id="2089574345">
          <w:marLeft w:val="480"/>
          <w:marRight w:val="0"/>
          <w:marTop w:val="0"/>
          <w:marBottom w:val="0"/>
          <w:divBdr>
            <w:top w:val="none" w:sz="0" w:space="0" w:color="auto"/>
            <w:left w:val="none" w:sz="0" w:space="0" w:color="auto"/>
            <w:bottom w:val="none" w:sz="0" w:space="0" w:color="auto"/>
            <w:right w:val="none" w:sz="0" w:space="0" w:color="auto"/>
          </w:divBdr>
        </w:div>
      </w:divsChild>
    </w:div>
    <w:div w:id="73285200">
      <w:marLeft w:val="640"/>
      <w:marRight w:val="0"/>
      <w:marTop w:val="0"/>
      <w:marBottom w:val="0"/>
      <w:divBdr>
        <w:top w:val="none" w:sz="0" w:space="0" w:color="auto"/>
        <w:left w:val="none" w:sz="0" w:space="0" w:color="auto"/>
        <w:bottom w:val="none" w:sz="0" w:space="0" w:color="auto"/>
        <w:right w:val="none" w:sz="0" w:space="0" w:color="auto"/>
      </w:divBdr>
    </w:div>
    <w:div w:id="74128823">
      <w:bodyDiv w:val="1"/>
      <w:marLeft w:val="0"/>
      <w:marRight w:val="0"/>
      <w:marTop w:val="0"/>
      <w:marBottom w:val="0"/>
      <w:divBdr>
        <w:top w:val="none" w:sz="0" w:space="0" w:color="auto"/>
        <w:left w:val="none" w:sz="0" w:space="0" w:color="auto"/>
        <w:bottom w:val="none" w:sz="0" w:space="0" w:color="auto"/>
        <w:right w:val="none" w:sz="0" w:space="0" w:color="auto"/>
      </w:divBdr>
    </w:div>
    <w:div w:id="74597340">
      <w:bodyDiv w:val="1"/>
      <w:marLeft w:val="0"/>
      <w:marRight w:val="0"/>
      <w:marTop w:val="0"/>
      <w:marBottom w:val="0"/>
      <w:divBdr>
        <w:top w:val="none" w:sz="0" w:space="0" w:color="auto"/>
        <w:left w:val="none" w:sz="0" w:space="0" w:color="auto"/>
        <w:bottom w:val="none" w:sz="0" w:space="0" w:color="auto"/>
        <w:right w:val="none" w:sz="0" w:space="0" w:color="auto"/>
      </w:divBdr>
    </w:div>
    <w:div w:id="74862328">
      <w:bodyDiv w:val="1"/>
      <w:marLeft w:val="0"/>
      <w:marRight w:val="0"/>
      <w:marTop w:val="0"/>
      <w:marBottom w:val="0"/>
      <w:divBdr>
        <w:top w:val="none" w:sz="0" w:space="0" w:color="auto"/>
        <w:left w:val="none" w:sz="0" w:space="0" w:color="auto"/>
        <w:bottom w:val="none" w:sz="0" w:space="0" w:color="auto"/>
        <w:right w:val="none" w:sz="0" w:space="0" w:color="auto"/>
      </w:divBdr>
      <w:divsChild>
        <w:div w:id="58485790">
          <w:marLeft w:val="480"/>
          <w:marRight w:val="0"/>
          <w:marTop w:val="0"/>
          <w:marBottom w:val="0"/>
          <w:divBdr>
            <w:top w:val="none" w:sz="0" w:space="0" w:color="auto"/>
            <w:left w:val="none" w:sz="0" w:space="0" w:color="auto"/>
            <w:bottom w:val="none" w:sz="0" w:space="0" w:color="auto"/>
            <w:right w:val="none" w:sz="0" w:space="0" w:color="auto"/>
          </w:divBdr>
        </w:div>
        <w:div w:id="148400601">
          <w:marLeft w:val="480"/>
          <w:marRight w:val="0"/>
          <w:marTop w:val="0"/>
          <w:marBottom w:val="0"/>
          <w:divBdr>
            <w:top w:val="none" w:sz="0" w:space="0" w:color="auto"/>
            <w:left w:val="none" w:sz="0" w:space="0" w:color="auto"/>
            <w:bottom w:val="none" w:sz="0" w:space="0" w:color="auto"/>
            <w:right w:val="none" w:sz="0" w:space="0" w:color="auto"/>
          </w:divBdr>
        </w:div>
        <w:div w:id="186721426">
          <w:marLeft w:val="480"/>
          <w:marRight w:val="0"/>
          <w:marTop w:val="0"/>
          <w:marBottom w:val="0"/>
          <w:divBdr>
            <w:top w:val="none" w:sz="0" w:space="0" w:color="auto"/>
            <w:left w:val="none" w:sz="0" w:space="0" w:color="auto"/>
            <w:bottom w:val="none" w:sz="0" w:space="0" w:color="auto"/>
            <w:right w:val="none" w:sz="0" w:space="0" w:color="auto"/>
          </w:divBdr>
        </w:div>
        <w:div w:id="204368078">
          <w:marLeft w:val="480"/>
          <w:marRight w:val="0"/>
          <w:marTop w:val="0"/>
          <w:marBottom w:val="0"/>
          <w:divBdr>
            <w:top w:val="none" w:sz="0" w:space="0" w:color="auto"/>
            <w:left w:val="none" w:sz="0" w:space="0" w:color="auto"/>
            <w:bottom w:val="none" w:sz="0" w:space="0" w:color="auto"/>
            <w:right w:val="none" w:sz="0" w:space="0" w:color="auto"/>
          </w:divBdr>
        </w:div>
        <w:div w:id="213736119">
          <w:marLeft w:val="480"/>
          <w:marRight w:val="0"/>
          <w:marTop w:val="0"/>
          <w:marBottom w:val="0"/>
          <w:divBdr>
            <w:top w:val="none" w:sz="0" w:space="0" w:color="auto"/>
            <w:left w:val="none" w:sz="0" w:space="0" w:color="auto"/>
            <w:bottom w:val="none" w:sz="0" w:space="0" w:color="auto"/>
            <w:right w:val="none" w:sz="0" w:space="0" w:color="auto"/>
          </w:divBdr>
        </w:div>
        <w:div w:id="216017843">
          <w:marLeft w:val="480"/>
          <w:marRight w:val="0"/>
          <w:marTop w:val="0"/>
          <w:marBottom w:val="0"/>
          <w:divBdr>
            <w:top w:val="none" w:sz="0" w:space="0" w:color="auto"/>
            <w:left w:val="none" w:sz="0" w:space="0" w:color="auto"/>
            <w:bottom w:val="none" w:sz="0" w:space="0" w:color="auto"/>
            <w:right w:val="none" w:sz="0" w:space="0" w:color="auto"/>
          </w:divBdr>
        </w:div>
        <w:div w:id="303782373">
          <w:marLeft w:val="480"/>
          <w:marRight w:val="0"/>
          <w:marTop w:val="0"/>
          <w:marBottom w:val="0"/>
          <w:divBdr>
            <w:top w:val="none" w:sz="0" w:space="0" w:color="auto"/>
            <w:left w:val="none" w:sz="0" w:space="0" w:color="auto"/>
            <w:bottom w:val="none" w:sz="0" w:space="0" w:color="auto"/>
            <w:right w:val="none" w:sz="0" w:space="0" w:color="auto"/>
          </w:divBdr>
        </w:div>
        <w:div w:id="309788678">
          <w:marLeft w:val="480"/>
          <w:marRight w:val="0"/>
          <w:marTop w:val="0"/>
          <w:marBottom w:val="0"/>
          <w:divBdr>
            <w:top w:val="none" w:sz="0" w:space="0" w:color="auto"/>
            <w:left w:val="none" w:sz="0" w:space="0" w:color="auto"/>
            <w:bottom w:val="none" w:sz="0" w:space="0" w:color="auto"/>
            <w:right w:val="none" w:sz="0" w:space="0" w:color="auto"/>
          </w:divBdr>
        </w:div>
        <w:div w:id="317998833">
          <w:marLeft w:val="480"/>
          <w:marRight w:val="0"/>
          <w:marTop w:val="0"/>
          <w:marBottom w:val="0"/>
          <w:divBdr>
            <w:top w:val="none" w:sz="0" w:space="0" w:color="auto"/>
            <w:left w:val="none" w:sz="0" w:space="0" w:color="auto"/>
            <w:bottom w:val="none" w:sz="0" w:space="0" w:color="auto"/>
            <w:right w:val="none" w:sz="0" w:space="0" w:color="auto"/>
          </w:divBdr>
        </w:div>
        <w:div w:id="347610410">
          <w:marLeft w:val="480"/>
          <w:marRight w:val="0"/>
          <w:marTop w:val="0"/>
          <w:marBottom w:val="0"/>
          <w:divBdr>
            <w:top w:val="none" w:sz="0" w:space="0" w:color="auto"/>
            <w:left w:val="none" w:sz="0" w:space="0" w:color="auto"/>
            <w:bottom w:val="none" w:sz="0" w:space="0" w:color="auto"/>
            <w:right w:val="none" w:sz="0" w:space="0" w:color="auto"/>
          </w:divBdr>
        </w:div>
        <w:div w:id="422842453">
          <w:marLeft w:val="480"/>
          <w:marRight w:val="0"/>
          <w:marTop w:val="0"/>
          <w:marBottom w:val="0"/>
          <w:divBdr>
            <w:top w:val="none" w:sz="0" w:space="0" w:color="auto"/>
            <w:left w:val="none" w:sz="0" w:space="0" w:color="auto"/>
            <w:bottom w:val="none" w:sz="0" w:space="0" w:color="auto"/>
            <w:right w:val="none" w:sz="0" w:space="0" w:color="auto"/>
          </w:divBdr>
        </w:div>
        <w:div w:id="435564122">
          <w:marLeft w:val="480"/>
          <w:marRight w:val="0"/>
          <w:marTop w:val="0"/>
          <w:marBottom w:val="0"/>
          <w:divBdr>
            <w:top w:val="none" w:sz="0" w:space="0" w:color="auto"/>
            <w:left w:val="none" w:sz="0" w:space="0" w:color="auto"/>
            <w:bottom w:val="none" w:sz="0" w:space="0" w:color="auto"/>
            <w:right w:val="none" w:sz="0" w:space="0" w:color="auto"/>
          </w:divBdr>
        </w:div>
        <w:div w:id="449397886">
          <w:marLeft w:val="480"/>
          <w:marRight w:val="0"/>
          <w:marTop w:val="0"/>
          <w:marBottom w:val="0"/>
          <w:divBdr>
            <w:top w:val="none" w:sz="0" w:space="0" w:color="auto"/>
            <w:left w:val="none" w:sz="0" w:space="0" w:color="auto"/>
            <w:bottom w:val="none" w:sz="0" w:space="0" w:color="auto"/>
            <w:right w:val="none" w:sz="0" w:space="0" w:color="auto"/>
          </w:divBdr>
        </w:div>
        <w:div w:id="453599493">
          <w:marLeft w:val="480"/>
          <w:marRight w:val="0"/>
          <w:marTop w:val="0"/>
          <w:marBottom w:val="0"/>
          <w:divBdr>
            <w:top w:val="none" w:sz="0" w:space="0" w:color="auto"/>
            <w:left w:val="none" w:sz="0" w:space="0" w:color="auto"/>
            <w:bottom w:val="none" w:sz="0" w:space="0" w:color="auto"/>
            <w:right w:val="none" w:sz="0" w:space="0" w:color="auto"/>
          </w:divBdr>
        </w:div>
        <w:div w:id="472018912">
          <w:marLeft w:val="480"/>
          <w:marRight w:val="0"/>
          <w:marTop w:val="0"/>
          <w:marBottom w:val="0"/>
          <w:divBdr>
            <w:top w:val="none" w:sz="0" w:space="0" w:color="auto"/>
            <w:left w:val="none" w:sz="0" w:space="0" w:color="auto"/>
            <w:bottom w:val="none" w:sz="0" w:space="0" w:color="auto"/>
            <w:right w:val="none" w:sz="0" w:space="0" w:color="auto"/>
          </w:divBdr>
        </w:div>
        <w:div w:id="585110437">
          <w:marLeft w:val="480"/>
          <w:marRight w:val="0"/>
          <w:marTop w:val="0"/>
          <w:marBottom w:val="0"/>
          <w:divBdr>
            <w:top w:val="none" w:sz="0" w:space="0" w:color="auto"/>
            <w:left w:val="none" w:sz="0" w:space="0" w:color="auto"/>
            <w:bottom w:val="none" w:sz="0" w:space="0" w:color="auto"/>
            <w:right w:val="none" w:sz="0" w:space="0" w:color="auto"/>
          </w:divBdr>
        </w:div>
        <w:div w:id="650251331">
          <w:marLeft w:val="480"/>
          <w:marRight w:val="0"/>
          <w:marTop w:val="0"/>
          <w:marBottom w:val="0"/>
          <w:divBdr>
            <w:top w:val="none" w:sz="0" w:space="0" w:color="auto"/>
            <w:left w:val="none" w:sz="0" w:space="0" w:color="auto"/>
            <w:bottom w:val="none" w:sz="0" w:space="0" w:color="auto"/>
            <w:right w:val="none" w:sz="0" w:space="0" w:color="auto"/>
          </w:divBdr>
        </w:div>
        <w:div w:id="756025414">
          <w:marLeft w:val="480"/>
          <w:marRight w:val="0"/>
          <w:marTop w:val="0"/>
          <w:marBottom w:val="0"/>
          <w:divBdr>
            <w:top w:val="none" w:sz="0" w:space="0" w:color="auto"/>
            <w:left w:val="none" w:sz="0" w:space="0" w:color="auto"/>
            <w:bottom w:val="none" w:sz="0" w:space="0" w:color="auto"/>
            <w:right w:val="none" w:sz="0" w:space="0" w:color="auto"/>
          </w:divBdr>
        </w:div>
        <w:div w:id="772240070">
          <w:marLeft w:val="480"/>
          <w:marRight w:val="0"/>
          <w:marTop w:val="0"/>
          <w:marBottom w:val="0"/>
          <w:divBdr>
            <w:top w:val="none" w:sz="0" w:space="0" w:color="auto"/>
            <w:left w:val="none" w:sz="0" w:space="0" w:color="auto"/>
            <w:bottom w:val="none" w:sz="0" w:space="0" w:color="auto"/>
            <w:right w:val="none" w:sz="0" w:space="0" w:color="auto"/>
          </w:divBdr>
        </w:div>
        <w:div w:id="908809612">
          <w:marLeft w:val="480"/>
          <w:marRight w:val="0"/>
          <w:marTop w:val="0"/>
          <w:marBottom w:val="0"/>
          <w:divBdr>
            <w:top w:val="none" w:sz="0" w:space="0" w:color="auto"/>
            <w:left w:val="none" w:sz="0" w:space="0" w:color="auto"/>
            <w:bottom w:val="none" w:sz="0" w:space="0" w:color="auto"/>
            <w:right w:val="none" w:sz="0" w:space="0" w:color="auto"/>
          </w:divBdr>
        </w:div>
        <w:div w:id="961351248">
          <w:marLeft w:val="480"/>
          <w:marRight w:val="0"/>
          <w:marTop w:val="0"/>
          <w:marBottom w:val="0"/>
          <w:divBdr>
            <w:top w:val="none" w:sz="0" w:space="0" w:color="auto"/>
            <w:left w:val="none" w:sz="0" w:space="0" w:color="auto"/>
            <w:bottom w:val="none" w:sz="0" w:space="0" w:color="auto"/>
            <w:right w:val="none" w:sz="0" w:space="0" w:color="auto"/>
          </w:divBdr>
        </w:div>
        <w:div w:id="1009258131">
          <w:marLeft w:val="480"/>
          <w:marRight w:val="0"/>
          <w:marTop w:val="0"/>
          <w:marBottom w:val="0"/>
          <w:divBdr>
            <w:top w:val="none" w:sz="0" w:space="0" w:color="auto"/>
            <w:left w:val="none" w:sz="0" w:space="0" w:color="auto"/>
            <w:bottom w:val="none" w:sz="0" w:space="0" w:color="auto"/>
            <w:right w:val="none" w:sz="0" w:space="0" w:color="auto"/>
          </w:divBdr>
        </w:div>
        <w:div w:id="1026055403">
          <w:marLeft w:val="480"/>
          <w:marRight w:val="0"/>
          <w:marTop w:val="0"/>
          <w:marBottom w:val="0"/>
          <w:divBdr>
            <w:top w:val="none" w:sz="0" w:space="0" w:color="auto"/>
            <w:left w:val="none" w:sz="0" w:space="0" w:color="auto"/>
            <w:bottom w:val="none" w:sz="0" w:space="0" w:color="auto"/>
            <w:right w:val="none" w:sz="0" w:space="0" w:color="auto"/>
          </w:divBdr>
        </w:div>
        <w:div w:id="1062413118">
          <w:marLeft w:val="480"/>
          <w:marRight w:val="0"/>
          <w:marTop w:val="0"/>
          <w:marBottom w:val="0"/>
          <w:divBdr>
            <w:top w:val="none" w:sz="0" w:space="0" w:color="auto"/>
            <w:left w:val="none" w:sz="0" w:space="0" w:color="auto"/>
            <w:bottom w:val="none" w:sz="0" w:space="0" w:color="auto"/>
            <w:right w:val="none" w:sz="0" w:space="0" w:color="auto"/>
          </w:divBdr>
        </w:div>
        <w:div w:id="1103958430">
          <w:marLeft w:val="480"/>
          <w:marRight w:val="0"/>
          <w:marTop w:val="0"/>
          <w:marBottom w:val="0"/>
          <w:divBdr>
            <w:top w:val="none" w:sz="0" w:space="0" w:color="auto"/>
            <w:left w:val="none" w:sz="0" w:space="0" w:color="auto"/>
            <w:bottom w:val="none" w:sz="0" w:space="0" w:color="auto"/>
            <w:right w:val="none" w:sz="0" w:space="0" w:color="auto"/>
          </w:divBdr>
        </w:div>
        <w:div w:id="1109424048">
          <w:marLeft w:val="480"/>
          <w:marRight w:val="0"/>
          <w:marTop w:val="0"/>
          <w:marBottom w:val="0"/>
          <w:divBdr>
            <w:top w:val="none" w:sz="0" w:space="0" w:color="auto"/>
            <w:left w:val="none" w:sz="0" w:space="0" w:color="auto"/>
            <w:bottom w:val="none" w:sz="0" w:space="0" w:color="auto"/>
            <w:right w:val="none" w:sz="0" w:space="0" w:color="auto"/>
          </w:divBdr>
        </w:div>
        <w:div w:id="1213232392">
          <w:marLeft w:val="480"/>
          <w:marRight w:val="0"/>
          <w:marTop w:val="0"/>
          <w:marBottom w:val="0"/>
          <w:divBdr>
            <w:top w:val="none" w:sz="0" w:space="0" w:color="auto"/>
            <w:left w:val="none" w:sz="0" w:space="0" w:color="auto"/>
            <w:bottom w:val="none" w:sz="0" w:space="0" w:color="auto"/>
            <w:right w:val="none" w:sz="0" w:space="0" w:color="auto"/>
          </w:divBdr>
        </w:div>
        <w:div w:id="1244219297">
          <w:marLeft w:val="480"/>
          <w:marRight w:val="0"/>
          <w:marTop w:val="0"/>
          <w:marBottom w:val="0"/>
          <w:divBdr>
            <w:top w:val="none" w:sz="0" w:space="0" w:color="auto"/>
            <w:left w:val="none" w:sz="0" w:space="0" w:color="auto"/>
            <w:bottom w:val="none" w:sz="0" w:space="0" w:color="auto"/>
            <w:right w:val="none" w:sz="0" w:space="0" w:color="auto"/>
          </w:divBdr>
        </w:div>
        <w:div w:id="1319647828">
          <w:marLeft w:val="480"/>
          <w:marRight w:val="0"/>
          <w:marTop w:val="0"/>
          <w:marBottom w:val="0"/>
          <w:divBdr>
            <w:top w:val="none" w:sz="0" w:space="0" w:color="auto"/>
            <w:left w:val="none" w:sz="0" w:space="0" w:color="auto"/>
            <w:bottom w:val="none" w:sz="0" w:space="0" w:color="auto"/>
            <w:right w:val="none" w:sz="0" w:space="0" w:color="auto"/>
          </w:divBdr>
        </w:div>
        <w:div w:id="1353992297">
          <w:marLeft w:val="480"/>
          <w:marRight w:val="0"/>
          <w:marTop w:val="0"/>
          <w:marBottom w:val="0"/>
          <w:divBdr>
            <w:top w:val="none" w:sz="0" w:space="0" w:color="auto"/>
            <w:left w:val="none" w:sz="0" w:space="0" w:color="auto"/>
            <w:bottom w:val="none" w:sz="0" w:space="0" w:color="auto"/>
            <w:right w:val="none" w:sz="0" w:space="0" w:color="auto"/>
          </w:divBdr>
        </w:div>
        <w:div w:id="1406995107">
          <w:marLeft w:val="480"/>
          <w:marRight w:val="0"/>
          <w:marTop w:val="0"/>
          <w:marBottom w:val="0"/>
          <w:divBdr>
            <w:top w:val="none" w:sz="0" w:space="0" w:color="auto"/>
            <w:left w:val="none" w:sz="0" w:space="0" w:color="auto"/>
            <w:bottom w:val="none" w:sz="0" w:space="0" w:color="auto"/>
            <w:right w:val="none" w:sz="0" w:space="0" w:color="auto"/>
          </w:divBdr>
        </w:div>
        <w:div w:id="1430661943">
          <w:marLeft w:val="480"/>
          <w:marRight w:val="0"/>
          <w:marTop w:val="0"/>
          <w:marBottom w:val="0"/>
          <w:divBdr>
            <w:top w:val="none" w:sz="0" w:space="0" w:color="auto"/>
            <w:left w:val="none" w:sz="0" w:space="0" w:color="auto"/>
            <w:bottom w:val="none" w:sz="0" w:space="0" w:color="auto"/>
            <w:right w:val="none" w:sz="0" w:space="0" w:color="auto"/>
          </w:divBdr>
        </w:div>
        <w:div w:id="1448236966">
          <w:marLeft w:val="480"/>
          <w:marRight w:val="0"/>
          <w:marTop w:val="0"/>
          <w:marBottom w:val="0"/>
          <w:divBdr>
            <w:top w:val="none" w:sz="0" w:space="0" w:color="auto"/>
            <w:left w:val="none" w:sz="0" w:space="0" w:color="auto"/>
            <w:bottom w:val="none" w:sz="0" w:space="0" w:color="auto"/>
            <w:right w:val="none" w:sz="0" w:space="0" w:color="auto"/>
          </w:divBdr>
        </w:div>
        <w:div w:id="1459763325">
          <w:marLeft w:val="480"/>
          <w:marRight w:val="0"/>
          <w:marTop w:val="0"/>
          <w:marBottom w:val="0"/>
          <w:divBdr>
            <w:top w:val="none" w:sz="0" w:space="0" w:color="auto"/>
            <w:left w:val="none" w:sz="0" w:space="0" w:color="auto"/>
            <w:bottom w:val="none" w:sz="0" w:space="0" w:color="auto"/>
            <w:right w:val="none" w:sz="0" w:space="0" w:color="auto"/>
          </w:divBdr>
        </w:div>
        <w:div w:id="1463768378">
          <w:marLeft w:val="480"/>
          <w:marRight w:val="0"/>
          <w:marTop w:val="0"/>
          <w:marBottom w:val="0"/>
          <w:divBdr>
            <w:top w:val="none" w:sz="0" w:space="0" w:color="auto"/>
            <w:left w:val="none" w:sz="0" w:space="0" w:color="auto"/>
            <w:bottom w:val="none" w:sz="0" w:space="0" w:color="auto"/>
            <w:right w:val="none" w:sz="0" w:space="0" w:color="auto"/>
          </w:divBdr>
        </w:div>
        <w:div w:id="1481264585">
          <w:marLeft w:val="480"/>
          <w:marRight w:val="0"/>
          <w:marTop w:val="0"/>
          <w:marBottom w:val="0"/>
          <w:divBdr>
            <w:top w:val="none" w:sz="0" w:space="0" w:color="auto"/>
            <w:left w:val="none" w:sz="0" w:space="0" w:color="auto"/>
            <w:bottom w:val="none" w:sz="0" w:space="0" w:color="auto"/>
            <w:right w:val="none" w:sz="0" w:space="0" w:color="auto"/>
          </w:divBdr>
        </w:div>
        <w:div w:id="1547795085">
          <w:marLeft w:val="480"/>
          <w:marRight w:val="0"/>
          <w:marTop w:val="0"/>
          <w:marBottom w:val="0"/>
          <w:divBdr>
            <w:top w:val="none" w:sz="0" w:space="0" w:color="auto"/>
            <w:left w:val="none" w:sz="0" w:space="0" w:color="auto"/>
            <w:bottom w:val="none" w:sz="0" w:space="0" w:color="auto"/>
            <w:right w:val="none" w:sz="0" w:space="0" w:color="auto"/>
          </w:divBdr>
        </w:div>
        <w:div w:id="1563128222">
          <w:marLeft w:val="480"/>
          <w:marRight w:val="0"/>
          <w:marTop w:val="0"/>
          <w:marBottom w:val="0"/>
          <w:divBdr>
            <w:top w:val="none" w:sz="0" w:space="0" w:color="auto"/>
            <w:left w:val="none" w:sz="0" w:space="0" w:color="auto"/>
            <w:bottom w:val="none" w:sz="0" w:space="0" w:color="auto"/>
            <w:right w:val="none" w:sz="0" w:space="0" w:color="auto"/>
          </w:divBdr>
        </w:div>
        <w:div w:id="1583100521">
          <w:marLeft w:val="480"/>
          <w:marRight w:val="0"/>
          <w:marTop w:val="0"/>
          <w:marBottom w:val="0"/>
          <w:divBdr>
            <w:top w:val="none" w:sz="0" w:space="0" w:color="auto"/>
            <w:left w:val="none" w:sz="0" w:space="0" w:color="auto"/>
            <w:bottom w:val="none" w:sz="0" w:space="0" w:color="auto"/>
            <w:right w:val="none" w:sz="0" w:space="0" w:color="auto"/>
          </w:divBdr>
        </w:div>
        <w:div w:id="1604537072">
          <w:marLeft w:val="480"/>
          <w:marRight w:val="0"/>
          <w:marTop w:val="0"/>
          <w:marBottom w:val="0"/>
          <w:divBdr>
            <w:top w:val="none" w:sz="0" w:space="0" w:color="auto"/>
            <w:left w:val="none" w:sz="0" w:space="0" w:color="auto"/>
            <w:bottom w:val="none" w:sz="0" w:space="0" w:color="auto"/>
            <w:right w:val="none" w:sz="0" w:space="0" w:color="auto"/>
          </w:divBdr>
        </w:div>
        <w:div w:id="1604796896">
          <w:marLeft w:val="480"/>
          <w:marRight w:val="0"/>
          <w:marTop w:val="0"/>
          <w:marBottom w:val="0"/>
          <w:divBdr>
            <w:top w:val="none" w:sz="0" w:space="0" w:color="auto"/>
            <w:left w:val="none" w:sz="0" w:space="0" w:color="auto"/>
            <w:bottom w:val="none" w:sz="0" w:space="0" w:color="auto"/>
            <w:right w:val="none" w:sz="0" w:space="0" w:color="auto"/>
          </w:divBdr>
        </w:div>
        <w:div w:id="1632246196">
          <w:marLeft w:val="480"/>
          <w:marRight w:val="0"/>
          <w:marTop w:val="0"/>
          <w:marBottom w:val="0"/>
          <w:divBdr>
            <w:top w:val="none" w:sz="0" w:space="0" w:color="auto"/>
            <w:left w:val="none" w:sz="0" w:space="0" w:color="auto"/>
            <w:bottom w:val="none" w:sz="0" w:space="0" w:color="auto"/>
            <w:right w:val="none" w:sz="0" w:space="0" w:color="auto"/>
          </w:divBdr>
        </w:div>
        <w:div w:id="1658149179">
          <w:marLeft w:val="480"/>
          <w:marRight w:val="0"/>
          <w:marTop w:val="0"/>
          <w:marBottom w:val="0"/>
          <w:divBdr>
            <w:top w:val="none" w:sz="0" w:space="0" w:color="auto"/>
            <w:left w:val="none" w:sz="0" w:space="0" w:color="auto"/>
            <w:bottom w:val="none" w:sz="0" w:space="0" w:color="auto"/>
            <w:right w:val="none" w:sz="0" w:space="0" w:color="auto"/>
          </w:divBdr>
        </w:div>
        <w:div w:id="1675690432">
          <w:marLeft w:val="480"/>
          <w:marRight w:val="0"/>
          <w:marTop w:val="0"/>
          <w:marBottom w:val="0"/>
          <w:divBdr>
            <w:top w:val="none" w:sz="0" w:space="0" w:color="auto"/>
            <w:left w:val="none" w:sz="0" w:space="0" w:color="auto"/>
            <w:bottom w:val="none" w:sz="0" w:space="0" w:color="auto"/>
            <w:right w:val="none" w:sz="0" w:space="0" w:color="auto"/>
          </w:divBdr>
        </w:div>
        <w:div w:id="1711683591">
          <w:marLeft w:val="480"/>
          <w:marRight w:val="0"/>
          <w:marTop w:val="0"/>
          <w:marBottom w:val="0"/>
          <w:divBdr>
            <w:top w:val="none" w:sz="0" w:space="0" w:color="auto"/>
            <w:left w:val="none" w:sz="0" w:space="0" w:color="auto"/>
            <w:bottom w:val="none" w:sz="0" w:space="0" w:color="auto"/>
            <w:right w:val="none" w:sz="0" w:space="0" w:color="auto"/>
          </w:divBdr>
        </w:div>
        <w:div w:id="1797675349">
          <w:marLeft w:val="480"/>
          <w:marRight w:val="0"/>
          <w:marTop w:val="0"/>
          <w:marBottom w:val="0"/>
          <w:divBdr>
            <w:top w:val="none" w:sz="0" w:space="0" w:color="auto"/>
            <w:left w:val="none" w:sz="0" w:space="0" w:color="auto"/>
            <w:bottom w:val="none" w:sz="0" w:space="0" w:color="auto"/>
            <w:right w:val="none" w:sz="0" w:space="0" w:color="auto"/>
          </w:divBdr>
        </w:div>
        <w:div w:id="1829789688">
          <w:marLeft w:val="480"/>
          <w:marRight w:val="0"/>
          <w:marTop w:val="0"/>
          <w:marBottom w:val="0"/>
          <w:divBdr>
            <w:top w:val="none" w:sz="0" w:space="0" w:color="auto"/>
            <w:left w:val="none" w:sz="0" w:space="0" w:color="auto"/>
            <w:bottom w:val="none" w:sz="0" w:space="0" w:color="auto"/>
            <w:right w:val="none" w:sz="0" w:space="0" w:color="auto"/>
          </w:divBdr>
        </w:div>
        <w:div w:id="1856730994">
          <w:marLeft w:val="480"/>
          <w:marRight w:val="0"/>
          <w:marTop w:val="0"/>
          <w:marBottom w:val="0"/>
          <w:divBdr>
            <w:top w:val="none" w:sz="0" w:space="0" w:color="auto"/>
            <w:left w:val="none" w:sz="0" w:space="0" w:color="auto"/>
            <w:bottom w:val="none" w:sz="0" w:space="0" w:color="auto"/>
            <w:right w:val="none" w:sz="0" w:space="0" w:color="auto"/>
          </w:divBdr>
        </w:div>
        <w:div w:id="1898009607">
          <w:marLeft w:val="480"/>
          <w:marRight w:val="0"/>
          <w:marTop w:val="0"/>
          <w:marBottom w:val="0"/>
          <w:divBdr>
            <w:top w:val="none" w:sz="0" w:space="0" w:color="auto"/>
            <w:left w:val="none" w:sz="0" w:space="0" w:color="auto"/>
            <w:bottom w:val="none" w:sz="0" w:space="0" w:color="auto"/>
            <w:right w:val="none" w:sz="0" w:space="0" w:color="auto"/>
          </w:divBdr>
        </w:div>
        <w:div w:id="1980111253">
          <w:marLeft w:val="480"/>
          <w:marRight w:val="0"/>
          <w:marTop w:val="0"/>
          <w:marBottom w:val="0"/>
          <w:divBdr>
            <w:top w:val="none" w:sz="0" w:space="0" w:color="auto"/>
            <w:left w:val="none" w:sz="0" w:space="0" w:color="auto"/>
            <w:bottom w:val="none" w:sz="0" w:space="0" w:color="auto"/>
            <w:right w:val="none" w:sz="0" w:space="0" w:color="auto"/>
          </w:divBdr>
        </w:div>
        <w:div w:id="2040934313">
          <w:marLeft w:val="480"/>
          <w:marRight w:val="0"/>
          <w:marTop w:val="0"/>
          <w:marBottom w:val="0"/>
          <w:divBdr>
            <w:top w:val="none" w:sz="0" w:space="0" w:color="auto"/>
            <w:left w:val="none" w:sz="0" w:space="0" w:color="auto"/>
            <w:bottom w:val="none" w:sz="0" w:space="0" w:color="auto"/>
            <w:right w:val="none" w:sz="0" w:space="0" w:color="auto"/>
          </w:divBdr>
        </w:div>
        <w:div w:id="2051760388">
          <w:marLeft w:val="480"/>
          <w:marRight w:val="0"/>
          <w:marTop w:val="0"/>
          <w:marBottom w:val="0"/>
          <w:divBdr>
            <w:top w:val="none" w:sz="0" w:space="0" w:color="auto"/>
            <w:left w:val="none" w:sz="0" w:space="0" w:color="auto"/>
            <w:bottom w:val="none" w:sz="0" w:space="0" w:color="auto"/>
            <w:right w:val="none" w:sz="0" w:space="0" w:color="auto"/>
          </w:divBdr>
        </w:div>
        <w:div w:id="2076201481">
          <w:marLeft w:val="480"/>
          <w:marRight w:val="0"/>
          <w:marTop w:val="0"/>
          <w:marBottom w:val="0"/>
          <w:divBdr>
            <w:top w:val="none" w:sz="0" w:space="0" w:color="auto"/>
            <w:left w:val="none" w:sz="0" w:space="0" w:color="auto"/>
            <w:bottom w:val="none" w:sz="0" w:space="0" w:color="auto"/>
            <w:right w:val="none" w:sz="0" w:space="0" w:color="auto"/>
          </w:divBdr>
        </w:div>
        <w:div w:id="2096051038">
          <w:marLeft w:val="480"/>
          <w:marRight w:val="0"/>
          <w:marTop w:val="0"/>
          <w:marBottom w:val="0"/>
          <w:divBdr>
            <w:top w:val="none" w:sz="0" w:space="0" w:color="auto"/>
            <w:left w:val="none" w:sz="0" w:space="0" w:color="auto"/>
            <w:bottom w:val="none" w:sz="0" w:space="0" w:color="auto"/>
            <w:right w:val="none" w:sz="0" w:space="0" w:color="auto"/>
          </w:divBdr>
        </w:div>
      </w:divsChild>
    </w:div>
    <w:div w:id="75439625">
      <w:marLeft w:val="640"/>
      <w:marRight w:val="0"/>
      <w:marTop w:val="0"/>
      <w:marBottom w:val="0"/>
      <w:divBdr>
        <w:top w:val="none" w:sz="0" w:space="0" w:color="auto"/>
        <w:left w:val="none" w:sz="0" w:space="0" w:color="auto"/>
        <w:bottom w:val="none" w:sz="0" w:space="0" w:color="auto"/>
        <w:right w:val="none" w:sz="0" w:space="0" w:color="auto"/>
      </w:divBdr>
    </w:div>
    <w:div w:id="75904513">
      <w:bodyDiv w:val="1"/>
      <w:marLeft w:val="0"/>
      <w:marRight w:val="0"/>
      <w:marTop w:val="0"/>
      <w:marBottom w:val="0"/>
      <w:divBdr>
        <w:top w:val="none" w:sz="0" w:space="0" w:color="auto"/>
        <w:left w:val="none" w:sz="0" w:space="0" w:color="auto"/>
        <w:bottom w:val="none" w:sz="0" w:space="0" w:color="auto"/>
        <w:right w:val="none" w:sz="0" w:space="0" w:color="auto"/>
      </w:divBdr>
      <w:divsChild>
        <w:div w:id="2559035">
          <w:marLeft w:val="480"/>
          <w:marRight w:val="0"/>
          <w:marTop w:val="0"/>
          <w:marBottom w:val="0"/>
          <w:divBdr>
            <w:top w:val="none" w:sz="0" w:space="0" w:color="auto"/>
            <w:left w:val="none" w:sz="0" w:space="0" w:color="auto"/>
            <w:bottom w:val="none" w:sz="0" w:space="0" w:color="auto"/>
            <w:right w:val="none" w:sz="0" w:space="0" w:color="auto"/>
          </w:divBdr>
        </w:div>
        <w:div w:id="5983303">
          <w:marLeft w:val="480"/>
          <w:marRight w:val="0"/>
          <w:marTop w:val="0"/>
          <w:marBottom w:val="0"/>
          <w:divBdr>
            <w:top w:val="none" w:sz="0" w:space="0" w:color="auto"/>
            <w:left w:val="none" w:sz="0" w:space="0" w:color="auto"/>
            <w:bottom w:val="none" w:sz="0" w:space="0" w:color="auto"/>
            <w:right w:val="none" w:sz="0" w:space="0" w:color="auto"/>
          </w:divBdr>
        </w:div>
        <w:div w:id="29427511">
          <w:marLeft w:val="480"/>
          <w:marRight w:val="0"/>
          <w:marTop w:val="0"/>
          <w:marBottom w:val="0"/>
          <w:divBdr>
            <w:top w:val="none" w:sz="0" w:space="0" w:color="auto"/>
            <w:left w:val="none" w:sz="0" w:space="0" w:color="auto"/>
            <w:bottom w:val="none" w:sz="0" w:space="0" w:color="auto"/>
            <w:right w:val="none" w:sz="0" w:space="0" w:color="auto"/>
          </w:divBdr>
        </w:div>
        <w:div w:id="59334766">
          <w:marLeft w:val="480"/>
          <w:marRight w:val="0"/>
          <w:marTop w:val="0"/>
          <w:marBottom w:val="0"/>
          <w:divBdr>
            <w:top w:val="none" w:sz="0" w:space="0" w:color="auto"/>
            <w:left w:val="none" w:sz="0" w:space="0" w:color="auto"/>
            <w:bottom w:val="none" w:sz="0" w:space="0" w:color="auto"/>
            <w:right w:val="none" w:sz="0" w:space="0" w:color="auto"/>
          </w:divBdr>
        </w:div>
        <w:div w:id="73472905">
          <w:marLeft w:val="480"/>
          <w:marRight w:val="0"/>
          <w:marTop w:val="0"/>
          <w:marBottom w:val="0"/>
          <w:divBdr>
            <w:top w:val="none" w:sz="0" w:space="0" w:color="auto"/>
            <w:left w:val="none" w:sz="0" w:space="0" w:color="auto"/>
            <w:bottom w:val="none" w:sz="0" w:space="0" w:color="auto"/>
            <w:right w:val="none" w:sz="0" w:space="0" w:color="auto"/>
          </w:divBdr>
        </w:div>
        <w:div w:id="95753792">
          <w:marLeft w:val="480"/>
          <w:marRight w:val="0"/>
          <w:marTop w:val="0"/>
          <w:marBottom w:val="0"/>
          <w:divBdr>
            <w:top w:val="none" w:sz="0" w:space="0" w:color="auto"/>
            <w:left w:val="none" w:sz="0" w:space="0" w:color="auto"/>
            <w:bottom w:val="none" w:sz="0" w:space="0" w:color="auto"/>
            <w:right w:val="none" w:sz="0" w:space="0" w:color="auto"/>
          </w:divBdr>
        </w:div>
        <w:div w:id="186260429">
          <w:marLeft w:val="480"/>
          <w:marRight w:val="0"/>
          <w:marTop w:val="0"/>
          <w:marBottom w:val="0"/>
          <w:divBdr>
            <w:top w:val="none" w:sz="0" w:space="0" w:color="auto"/>
            <w:left w:val="none" w:sz="0" w:space="0" w:color="auto"/>
            <w:bottom w:val="none" w:sz="0" w:space="0" w:color="auto"/>
            <w:right w:val="none" w:sz="0" w:space="0" w:color="auto"/>
          </w:divBdr>
        </w:div>
        <w:div w:id="294532095">
          <w:marLeft w:val="480"/>
          <w:marRight w:val="0"/>
          <w:marTop w:val="0"/>
          <w:marBottom w:val="0"/>
          <w:divBdr>
            <w:top w:val="none" w:sz="0" w:space="0" w:color="auto"/>
            <w:left w:val="none" w:sz="0" w:space="0" w:color="auto"/>
            <w:bottom w:val="none" w:sz="0" w:space="0" w:color="auto"/>
            <w:right w:val="none" w:sz="0" w:space="0" w:color="auto"/>
          </w:divBdr>
        </w:div>
        <w:div w:id="294874121">
          <w:marLeft w:val="480"/>
          <w:marRight w:val="0"/>
          <w:marTop w:val="0"/>
          <w:marBottom w:val="0"/>
          <w:divBdr>
            <w:top w:val="none" w:sz="0" w:space="0" w:color="auto"/>
            <w:left w:val="none" w:sz="0" w:space="0" w:color="auto"/>
            <w:bottom w:val="none" w:sz="0" w:space="0" w:color="auto"/>
            <w:right w:val="none" w:sz="0" w:space="0" w:color="auto"/>
          </w:divBdr>
        </w:div>
        <w:div w:id="310326875">
          <w:marLeft w:val="480"/>
          <w:marRight w:val="0"/>
          <w:marTop w:val="0"/>
          <w:marBottom w:val="0"/>
          <w:divBdr>
            <w:top w:val="none" w:sz="0" w:space="0" w:color="auto"/>
            <w:left w:val="none" w:sz="0" w:space="0" w:color="auto"/>
            <w:bottom w:val="none" w:sz="0" w:space="0" w:color="auto"/>
            <w:right w:val="none" w:sz="0" w:space="0" w:color="auto"/>
          </w:divBdr>
        </w:div>
        <w:div w:id="314914368">
          <w:marLeft w:val="480"/>
          <w:marRight w:val="0"/>
          <w:marTop w:val="0"/>
          <w:marBottom w:val="0"/>
          <w:divBdr>
            <w:top w:val="none" w:sz="0" w:space="0" w:color="auto"/>
            <w:left w:val="none" w:sz="0" w:space="0" w:color="auto"/>
            <w:bottom w:val="none" w:sz="0" w:space="0" w:color="auto"/>
            <w:right w:val="none" w:sz="0" w:space="0" w:color="auto"/>
          </w:divBdr>
        </w:div>
        <w:div w:id="343215511">
          <w:marLeft w:val="480"/>
          <w:marRight w:val="0"/>
          <w:marTop w:val="0"/>
          <w:marBottom w:val="0"/>
          <w:divBdr>
            <w:top w:val="none" w:sz="0" w:space="0" w:color="auto"/>
            <w:left w:val="none" w:sz="0" w:space="0" w:color="auto"/>
            <w:bottom w:val="none" w:sz="0" w:space="0" w:color="auto"/>
            <w:right w:val="none" w:sz="0" w:space="0" w:color="auto"/>
          </w:divBdr>
        </w:div>
        <w:div w:id="356008779">
          <w:marLeft w:val="480"/>
          <w:marRight w:val="0"/>
          <w:marTop w:val="0"/>
          <w:marBottom w:val="0"/>
          <w:divBdr>
            <w:top w:val="none" w:sz="0" w:space="0" w:color="auto"/>
            <w:left w:val="none" w:sz="0" w:space="0" w:color="auto"/>
            <w:bottom w:val="none" w:sz="0" w:space="0" w:color="auto"/>
            <w:right w:val="none" w:sz="0" w:space="0" w:color="auto"/>
          </w:divBdr>
        </w:div>
        <w:div w:id="374818899">
          <w:marLeft w:val="480"/>
          <w:marRight w:val="0"/>
          <w:marTop w:val="0"/>
          <w:marBottom w:val="0"/>
          <w:divBdr>
            <w:top w:val="none" w:sz="0" w:space="0" w:color="auto"/>
            <w:left w:val="none" w:sz="0" w:space="0" w:color="auto"/>
            <w:bottom w:val="none" w:sz="0" w:space="0" w:color="auto"/>
            <w:right w:val="none" w:sz="0" w:space="0" w:color="auto"/>
          </w:divBdr>
        </w:div>
        <w:div w:id="379329755">
          <w:marLeft w:val="480"/>
          <w:marRight w:val="0"/>
          <w:marTop w:val="0"/>
          <w:marBottom w:val="0"/>
          <w:divBdr>
            <w:top w:val="none" w:sz="0" w:space="0" w:color="auto"/>
            <w:left w:val="none" w:sz="0" w:space="0" w:color="auto"/>
            <w:bottom w:val="none" w:sz="0" w:space="0" w:color="auto"/>
            <w:right w:val="none" w:sz="0" w:space="0" w:color="auto"/>
          </w:divBdr>
        </w:div>
        <w:div w:id="454180303">
          <w:marLeft w:val="480"/>
          <w:marRight w:val="0"/>
          <w:marTop w:val="0"/>
          <w:marBottom w:val="0"/>
          <w:divBdr>
            <w:top w:val="none" w:sz="0" w:space="0" w:color="auto"/>
            <w:left w:val="none" w:sz="0" w:space="0" w:color="auto"/>
            <w:bottom w:val="none" w:sz="0" w:space="0" w:color="auto"/>
            <w:right w:val="none" w:sz="0" w:space="0" w:color="auto"/>
          </w:divBdr>
        </w:div>
        <w:div w:id="467817394">
          <w:marLeft w:val="480"/>
          <w:marRight w:val="0"/>
          <w:marTop w:val="0"/>
          <w:marBottom w:val="0"/>
          <w:divBdr>
            <w:top w:val="none" w:sz="0" w:space="0" w:color="auto"/>
            <w:left w:val="none" w:sz="0" w:space="0" w:color="auto"/>
            <w:bottom w:val="none" w:sz="0" w:space="0" w:color="auto"/>
            <w:right w:val="none" w:sz="0" w:space="0" w:color="auto"/>
          </w:divBdr>
        </w:div>
        <w:div w:id="473333593">
          <w:marLeft w:val="480"/>
          <w:marRight w:val="0"/>
          <w:marTop w:val="0"/>
          <w:marBottom w:val="0"/>
          <w:divBdr>
            <w:top w:val="none" w:sz="0" w:space="0" w:color="auto"/>
            <w:left w:val="none" w:sz="0" w:space="0" w:color="auto"/>
            <w:bottom w:val="none" w:sz="0" w:space="0" w:color="auto"/>
            <w:right w:val="none" w:sz="0" w:space="0" w:color="auto"/>
          </w:divBdr>
        </w:div>
        <w:div w:id="503668994">
          <w:marLeft w:val="480"/>
          <w:marRight w:val="0"/>
          <w:marTop w:val="0"/>
          <w:marBottom w:val="0"/>
          <w:divBdr>
            <w:top w:val="none" w:sz="0" w:space="0" w:color="auto"/>
            <w:left w:val="none" w:sz="0" w:space="0" w:color="auto"/>
            <w:bottom w:val="none" w:sz="0" w:space="0" w:color="auto"/>
            <w:right w:val="none" w:sz="0" w:space="0" w:color="auto"/>
          </w:divBdr>
        </w:div>
        <w:div w:id="550188904">
          <w:marLeft w:val="480"/>
          <w:marRight w:val="0"/>
          <w:marTop w:val="0"/>
          <w:marBottom w:val="0"/>
          <w:divBdr>
            <w:top w:val="none" w:sz="0" w:space="0" w:color="auto"/>
            <w:left w:val="none" w:sz="0" w:space="0" w:color="auto"/>
            <w:bottom w:val="none" w:sz="0" w:space="0" w:color="auto"/>
            <w:right w:val="none" w:sz="0" w:space="0" w:color="auto"/>
          </w:divBdr>
        </w:div>
        <w:div w:id="555700781">
          <w:marLeft w:val="480"/>
          <w:marRight w:val="0"/>
          <w:marTop w:val="0"/>
          <w:marBottom w:val="0"/>
          <w:divBdr>
            <w:top w:val="none" w:sz="0" w:space="0" w:color="auto"/>
            <w:left w:val="none" w:sz="0" w:space="0" w:color="auto"/>
            <w:bottom w:val="none" w:sz="0" w:space="0" w:color="auto"/>
            <w:right w:val="none" w:sz="0" w:space="0" w:color="auto"/>
          </w:divBdr>
        </w:div>
        <w:div w:id="563567676">
          <w:marLeft w:val="480"/>
          <w:marRight w:val="0"/>
          <w:marTop w:val="0"/>
          <w:marBottom w:val="0"/>
          <w:divBdr>
            <w:top w:val="none" w:sz="0" w:space="0" w:color="auto"/>
            <w:left w:val="none" w:sz="0" w:space="0" w:color="auto"/>
            <w:bottom w:val="none" w:sz="0" w:space="0" w:color="auto"/>
            <w:right w:val="none" w:sz="0" w:space="0" w:color="auto"/>
          </w:divBdr>
        </w:div>
        <w:div w:id="575286444">
          <w:marLeft w:val="480"/>
          <w:marRight w:val="0"/>
          <w:marTop w:val="0"/>
          <w:marBottom w:val="0"/>
          <w:divBdr>
            <w:top w:val="none" w:sz="0" w:space="0" w:color="auto"/>
            <w:left w:val="none" w:sz="0" w:space="0" w:color="auto"/>
            <w:bottom w:val="none" w:sz="0" w:space="0" w:color="auto"/>
            <w:right w:val="none" w:sz="0" w:space="0" w:color="auto"/>
          </w:divBdr>
        </w:div>
        <w:div w:id="583761894">
          <w:marLeft w:val="480"/>
          <w:marRight w:val="0"/>
          <w:marTop w:val="0"/>
          <w:marBottom w:val="0"/>
          <w:divBdr>
            <w:top w:val="none" w:sz="0" w:space="0" w:color="auto"/>
            <w:left w:val="none" w:sz="0" w:space="0" w:color="auto"/>
            <w:bottom w:val="none" w:sz="0" w:space="0" w:color="auto"/>
            <w:right w:val="none" w:sz="0" w:space="0" w:color="auto"/>
          </w:divBdr>
        </w:div>
        <w:div w:id="591625981">
          <w:marLeft w:val="480"/>
          <w:marRight w:val="0"/>
          <w:marTop w:val="0"/>
          <w:marBottom w:val="0"/>
          <w:divBdr>
            <w:top w:val="none" w:sz="0" w:space="0" w:color="auto"/>
            <w:left w:val="none" w:sz="0" w:space="0" w:color="auto"/>
            <w:bottom w:val="none" w:sz="0" w:space="0" w:color="auto"/>
            <w:right w:val="none" w:sz="0" w:space="0" w:color="auto"/>
          </w:divBdr>
        </w:div>
        <w:div w:id="603348366">
          <w:marLeft w:val="480"/>
          <w:marRight w:val="0"/>
          <w:marTop w:val="0"/>
          <w:marBottom w:val="0"/>
          <w:divBdr>
            <w:top w:val="none" w:sz="0" w:space="0" w:color="auto"/>
            <w:left w:val="none" w:sz="0" w:space="0" w:color="auto"/>
            <w:bottom w:val="none" w:sz="0" w:space="0" w:color="auto"/>
            <w:right w:val="none" w:sz="0" w:space="0" w:color="auto"/>
          </w:divBdr>
        </w:div>
        <w:div w:id="610550089">
          <w:marLeft w:val="480"/>
          <w:marRight w:val="0"/>
          <w:marTop w:val="0"/>
          <w:marBottom w:val="0"/>
          <w:divBdr>
            <w:top w:val="none" w:sz="0" w:space="0" w:color="auto"/>
            <w:left w:val="none" w:sz="0" w:space="0" w:color="auto"/>
            <w:bottom w:val="none" w:sz="0" w:space="0" w:color="auto"/>
            <w:right w:val="none" w:sz="0" w:space="0" w:color="auto"/>
          </w:divBdr>
        </w:div>
        <w:div w:id="641038460">
          <w:marLeft w:val="480"/>
          <w:marRight w:val="0"/>
          <w:marTop w:val="0"/>
          <w:marBottom w:val="0"/>
          <w:divBdr>
            <w:top w:val="none" w:sz="0" w:space="0" w:color="auto"/>
            <w:left w:val="none" w:sz="0" w:space="0" w:color="auto"/>
            <w:bottom w:val="none" w:sz="0" w:space="0" w:color="auto"/>
            <w:right w:val="none" w:sz="0" w:space="0" w:color="auto"/>
          </w:divBdr>
        </w:div>
        <w:div w:id="685518282">
          <w:marLeft w:val="480"/>
          <w:marRight w:val="0"/>
          <w:marTop w:val="0"/>
          <w:marBottom w:val="0"/>
          <w:divBdr>
            <w:top w:val="none" w:sz="0" w:space="0" w:color="auto"/>
            <w:left w:val="none" w:sz="0" w:space="0" w:color="auto"/>
            <w:bottom w:val="none" w:sz="0" w:space="0" w:color="auto"/>
            <w:right w:val="none" w:sz="0" w:space="0" w:color="auto"/>
          </w:divBdr>
        </w:div>
        <w:div w:id="704212902">
          <w:marLeft w:val="480"/>
          <w:marRight w:val="0"/>
          <w:marTop w:val="0"/>
          <w:marBottom w:val="0"/>
          <w:divBdr>
            <w:top w:val="none" w:sz="0" w:space="0" w:color="auto"/>
            <w:left w:val="none" w:sz="0" w:space="0" w:color="auto"/>
            <w:bottom w:val="none" w:sz="0" w:space="0" w:color="auto"/>
            <w:right w:val="none" w:sz="0" w:space="0" w:color="auto"/>
          </w:divBdr>
        </w:div>
        <w:div w:id="727607741">
          <w:marLeft w:val="480"/>
          <w:marRight w:val="0"/>
          <w:marTop w:val="0"/>
          <w:marBottom w:val="0"/>
          <w:divBdr>
            <w:top w:val="none" w:sz="0" w:space="0" w:color="auto"/>
            <w:left w:val="none" w:sz="0" w:space="0" w:color="auto"/>
            <w:bottom w:val="none" w:sz="0" w:space="0" w:color="auto"/>
            <w:right w:val="none" w:sz="0" w:space="0" w:color="auto"/>
          </w:divBdr>
        </w:div>
        <w:div w:id="777530711">
          <w:marLeft w:val="480"/>
          <w:marRight w:val="0"/>
          <w:marTop w:val="0"/>
          <w:marBottom w:val="0"/>
          <w:divBdr>
            <w:top w:val="none" w:sz="0" w:space="0" w:color="auto"/>
            <w:left w:val="none" w:sz="0" w:space="0" w:color="auto"/>
            <w:bottom w:val="none" w:sz="0" w:space="0" w:color="auto"/>
            <w:right w:val="none" w:sz="0" w:space="0" w:color="auto"/>
          </w:divBdr>
        </w:div>
        <w:div w:id="802425167">
          <w:marLeft w:val="480"/>
          <w:marRight w:val="0"/>
          <w:marTop w:val="0"/>
          <w:marBottom w:val="0"/>
          <w:divBdr>
            <w:top w:val="none" w:sz="0" w:space="0" w:color="auto"/>
            <w:left w:val="none" w:sz="0" w:space="0" w:color="auto"/>
            <w:bottom w:val="none" w:sz="0" w:space="0" w:color="auto"/>
            <w:right w:val="none" w:sz="0" w:space="0" w:color="auto"/>
          </w:divBdr>
        </w:div>
        <w:div w:id="805007283">
          <w:marLeft w:val="480"/>
          <w:marRight w:val="0"/>
          <w:marTop w:val="0"/>
          <w:marBottom w:val="0"/>
          <w:divBdr>
            <w:top w:val="none" w:sz="0" w:space="0" w:color="auto"/>
            <w:left w:val="none" w:sz="0" w:space="0" w:color="auto"/>
            <w:bottom w:val="none" w:sz="0" w:space="0" w:color="auto"/>
            <w:right w:val="none" w:sz="0" w:space="0" w:color="auto"/>
          </w:divBdr>
        </w:div>
        <w:div w:id="820460730">
          <w:marLeft w:val="480"/>
          <w:marRight w:val="0"/>
          <w:marTop w:val="0"/>
          <w:marBottom w:val="0"/>
          <w:divBdr>
            <w:top w:val="none" w:sz="0" w:space="0" w:color="auto"/>
            <w:left w:val="none" w:sz="0" w:space="0" w:color="auto"/>
            <w:bottom w:val="none" w:sz="0" w:space="0" w:color="auto"/>
            <w:right w:val="none" w:sz="0" w:space="0" w:color="auto"/>
          </w:divBdr>
        </w:div>
        <w:div w:id="826630550">
          <w:marLeft w:val="480"/>
          <w:marRight w:val="0"/>
          <w:marTop w:val="0"/>
          <w:marBottom w:val="0"/>
          <w:divBdr>
            <w:top w:val="none" w:sz="0" w:space="0" w:color="auto"/>
            <w:left w:val="none" w:sz="0" w:space="0" w:color="auto"/>
            <w:bottom w:val="none" w:sz="0" w:space="0" w:color="auto"/>
            <w:right w:val="none" w:sz="0" w:space="0" w:color="auto"/>
          </w:divBdr>
        </w:div>
        <w:div w:id="855652170">
          <w:marLeft w:val="480"/>
          <w:marRight w:val="0"/>
          <w:marTop w:val="0"/>
          <w:marBottom w:val="0"/>
          <w:divBdr>
            <w:top w:val="none" w:sz="0" w:space="0" w:color="auto"/>
            <w:left w:val="none" w:sz="0" w:space="0" w:color="auto"/>
            <w:bottom w:val="none" w:sz="0" w:space="0" w:color="auto"/>
            <w:right w:val="none" w:sz="0" w:space="0" w:color="auto"/>
          </w:divBdr>
        </w:div>
        <w:div w:id="857041501">
          <w:marLeft w:val="480"/>
          <w:marRight w:val="0"/>
          <w:marTop w:val="0"/>
          <w:marBottom w:val="0"/>
          <w:divBdr>
            <w:top w:val="none" w:sz="0" w:space="0" w:color="auto"/>
            <w:left w:val="none" w:sz="0" w:space="0" w:color="auto"/>
            <w:bottom w:val="none" w:sz="0" w:space="0" w:color="auto"/>
            <w:right w:val="none" w:sz="0" w:space="0" w:color="auto"/>
          </w:divBdr>
        </w:div>
        <w:div w:id="873157287">
          <w:marLeft w:val="480"/>
          <w:marRight w:val="0"/>
          <w:marTop w:val="0"/>
          <w:marBottom w:val="0"/>
          <w:divBdr>
            <w:top w:val="none" w:sz="0" w:space="0" w:color="auto"/>
            <w:left w:val="none" w:sz="0" w:space="0" w:color="auto"/>
            <w:bottom w:val="none" w:sz="0" w:space="0" w:color="auto"/>
            <w:right w:val="none" w:sz="0" w:space="0" w:color="auto"/>
          </w:divBdr>
        </w:div>
        <w:div w:id="905338574">
          <w:marLeft w:val="480"/>
          <w:marRight w:val="0"/>
          <w:marTop w:val="0"/>
          <w:marBottom w:val="0"/>
          <w:divBdr>
            <w:top w:val="none" w:sz="0" w:space="0" w:color="auto"/>
            <w:left w:val="none" w:sz="0" w:space="0" w:color="auto"/>
            <w:bottom w:val="none" w:sz="0" w:space="0" w:color="auto"/>
            <w:right w:val="none" w:sz="0" w:space="0" w:color="auto"/>
          </w:divBdr>
        </w:div>
        <w:div w:id="977226390">
          <w:marLeft w:val="480"/>
          <w:marRight w:val="0"/>
          <w:marTop w:val="0"/>
          <w:marBottom w:val="0"/>
          <w:divBdr>
            <w:top w:val="none" w:sz="0" w:space="0" w:color="auto"/>
            <w:left w:val="none" w:sz="0" w:space="0" w:color="auto"/>
            <w:bottom w:val="none" w:sz="0" w:space="0" w:color="auto"/>
            <w:right w:val="none" w:sz="0" w:space="0" w:color="auto"/>
          </w:divBdr>
        </w:div>
        <w:div w:id="988822321">
          <w:marLeft w:val="480"/>
          <w:marRight w:val="0"/>
          <w:marTop w:val="0"/>
          <w:marBottom w:val="0"/>
          <w:divBdr>
            <w:top w:val="none" w:sz="0" w:space="0" w:color="auto"/>
            <w:left w:val="none" w:sz="0" w:space="0" w:color="auto"/>
            <w:bottom w:val="none" w:sz="0" w:space="0" w:color="auto"/>
            <w:right w:val="none" w:sz="0" w:space="0" w:color="auto"/>
          </w:divBdr>
        </w:div>
        <w:div w:id="1030253801">
          <w:marLeft w:val="480"/>
          <w:marRight w:val="0"/>
          <w:marTop w:val="0"/>
          <w:marBottom w:val="0"/>
          <w:divBdr>
            <w:top w:val="none" w:sz="0" w:space="0" w:color="auto"/>
            <w:left w:val="none" w:sz="0" w:space="0" w:color="auto"/>
            <w:bottom w:val="none" w:sz="0" w:space="0" w:color="auto"/>
            <w:right w:val="none" w:sz="0" w:space="0" w:color="auto"/>
          </w:divBdr>
        </w:div>
        <w:div w:id="1030685545">
          <w:marLeft w:val="480"/>
          <w:marRight w:val="0"/>
          <w:marTop w:val="0"/>
          <w:marBottom w:val="0"/>
          <w:divBdr>
            <w:top w:val="none" w:sz="0" w:space="0" w:color="auto"/>
            <w:left w:val="none" w:sz="0" w:space="0" w:color="auto"/>
            <w:bottom w:val="none" w:sz="0" w:space="0" w:color="auto"/>
            <w:right w:val="none" w:sz="0" w:space="0" w:color="auto"/>
          </w:divBdr>
        </w:div>
        <w:div w:id="1035303515">
          <w:marLeft w:val="480"/>
          <w:marRight w:val="0"/>
          <w:marTop w:val="0"/>
          <w:marBottom w:val="0"/>
          <w:divBdr>
            <w:top w:val="none" w:sz="0" w:space="0" w:color="auto"/>
            <w:left w:val="none" w:sz="0" w:space="0" w:color="auto"/>
            <w:bottom w:val="none" w:sz="0" w:space="0" w:color="auto"/>
            <w:right w:val="none" w:sz="0" w:space="0" w:color="auto"/>
          </w:divBdr>
        </w:div>
        <w:div w:id="1106969159">
          <w:marLeft w:val="480"/>
          <w:marRight w:val="0"/>
          <w:marTop w:val="0"/>
          <w:marBottom w:val="0"/>
          <w:divBdr>
            <w:top w:val="none" w:sz="0" w:space="0" w:color="auto"/>
            <w:left w:val="none" w:sz="0" w:space="0" w:color="auto"/>
            <w:bottom w:val="none" w:sz="0" w:space="0" w:color="auto"/>
            <w:right w:val="none" w:sz="0" w:space="0" w:color="auto"/>
          </w:divBdr>
        </w:div>
        <w:div w:id="1115561797">
          <w:marLeft w:val="480"/>
          <w:marRight w:val="0"/>
          <w:marTop w:val="0"/>
          <w:marBottom w:val="0"/>
          <w:divBdr>
            <w:top w:val="none" w:sz="0" w:space="0" w:color="auto"/>
            <w:left w:val="none" w:sz="0" w:space="0" w:color="auto"/>
            <w:bottom w:val="none" w:sz="0" w:space="0" w:color="auto"/>
            <w:right w:val="none" w:sz="0" w:space="0" w:color="auto"/>
          </w:divBdr>
        </w:div>
        <w:div w:id="1118379128">
          <w:marLeft w:val="480"/>
          <w:marRight w:val="0"/>
          <w:marTop w:val="0"/>
          <w:marBottom w:val="0"/>
          <w:divBdr>
            <w:top w:val="none" w:sz="0" w:space="0" w:color="auto"/>
            <w:left w:val="none" w:sz="0" w:space="0" w:color="auto"/>
            <w:bottom w:val="none" w:sz="0" w:space="0" w:color="auto"/>
            <w:right w:val="none" w:sz="0" w:space="0" w:color="auto"/>
          </w:divBdr>
        </w:div>
        <w:div w:id="1217277225">
          <w:marLeft w:val="480"/>
          <w:marRight w:val="0"/>
          <w:marTop w:val="0"/>
          <w:marBottom w:val="0"/>
          <w:divBdr>
            <w:top w:val="none" w:sz="0" w:space="0" w:color="auto"/>
            <w:left w:val="none" w:sz="0" w:space="0" w:color="auto"/>
            <w:bottom w:val="none" w:sz="0" w:space="0" w:color="auto"/>
            <w:right w:val="none" w:sz="0" w:space="0" w:color="auto"/>
          </w:divBdr>
        </w:div>
        <w:div w:id="1232230634">
          <w:marLeft w:val="480"/>
          <w:marRight w:val="0"/>
          <w:marTop w:val="0"/>
          <w:marBottom w:val="0"/>
          <w:divBdr>
            <w:top w:val="none" w:sz="0" w:space="0" w:color="auto"/>
            <w:left w:val="none" w:sz="0" w:space="0" w:color="auto"/>
            <w:bottom w:val="none" w:sz="0" w:space="0" w:color="auto"/>
            <w:right w:val="none" w:sz="0" w:space="0" w:color="auto"/>
          </w:divBdr>
        </w:div>
        <w:div w:id="1267080928">
          <w:marLeft w:val="480"/>
          <w:marRight w:val="0"/>
          <w:marTop w:val="0"/>
          <w:marBottom w:val="0"/>
          <w:divBdr>
            <w:top w:val="none" w:sz="0" w:space="0" w:color="auto"/>
            <w:left w:val="none" w:sz="0" w:space="0" w:color="auto"/>
            <w:bottom w:val="none" w:sz="0" w:space="0" w:color="auto"/>
            <w:right w:val="none" w:sz="0" w:space="0" w:color="auto"/>
          </w:divBdr>
        </w:div>
        <w:div w:id="1276601426">
          <w:marLeft w:val="480"/>
          <w:marRight w:val="0"/>
          <w:marTop w:val="0"/>
          <w:marBottom w:val="0"/>
          <w:divBdr>
            <w:top w:val="none" w:sz="0" w:space="0" w:color="auto"/>
            <w:left w:val="none" w:sz="0" w:space="0" w:color="auto"/>
            <w:bottom w:val="none" w:sz="0" w:space="0" w:color="auto"/>
            <w:right w:val="none" w:sz="0" w:space="0" w:color="auto"/>
          </w:divBdr>
        </w:div>
        <w:div w:id="1277177466">
          <w:marLeft w:val="480"/>
          <w:marRight w:val="0"/>
          <w:marTop w:val="0"/>
          <w:marBottom w:val="0"/>
          <w:divBdr>
            <w:top w:val="none" w:sz="0" w:space="0" w:color="auto"/>
            <w:left w:val="none" w:sz="0" w:space="0" w:color="auto"/>
            <w:bottom w:val="none" w:sz="0" w:space="0" w:color="auto"/>
            <w:right w:val="none" w:sz="0" w:space="0" w:color="auto"/>
          </w:divBdr>
        </w:div>
        <w:div w:id="1290820365">
          <w:marLeft w:val="480"/>
          <w:marRight w:val="0"/>
          <w:marTop w:val="0"/>
          <w:marBottom w:val="0"/>
          <w:divBdr>
            <w:top w:val="none" w:sz="0" w:space="0" w:color="auto"/>
            <w:left w:val="none" w:sz="0" w:space="0" w:color="auto"/>
            <w:bottom w:val="none" w:sz="0" w:space="0" w:color="auto"/>
            <w:right w:val="none" w:sz="0" w:space="0" w:color="auto"/>
          </w:divBdr>
        </w:div>
        <w:div w:id="1328249398">
          <w:marLeft w:val="480"/>
          <w:marRight w:val="0"/>
          <w:marTop w:val="0"/>
          <w:marBottom w:val="0"/>
          <w:divBdr>
            <w:top w:val="none" w:sz="0" w:space="0" w:color="auto"/>
            <w:left w:val="none" w:sz="0" w:space="0" w:color="auto"/>
            <w:bottom w:val="none" w:sz="0" w:space="0" w:color="auto"/>
            <w:right w:val="none" w:sz="0" w:space="0" w:color="auto"/>
          </w:divBdr>
        </w:div>
        <w:div w:id="1332563931">
          <w:marLeft w:val="480"/>
          <w:marRight w:val="0"/>
          <w:marTop w:val="0"/>
          <w:marBottom w:val="0"/>
          <w:divBdr>
            <w:top w:val="none" w:sz="0" w:space="0" w:color="auto"/>
            <w:left w:val="none" w:sz="0" w:space="0" w:color="auto"/>
            <w:bottom w:val="none" w:sz="0" w:space="0" w:color="auto"/>
            <w:right w:val="none" w:sz="0" w:space="0" w:color="auto"/>
          </w:divBdr>
        </w:div>
        <w:div w:id="1393381667">
          <w:marLeft w:val="480"/>
          <w:marRight w:val="0"/>
          <w:marTop w:val="0"/>
          <w:marBottom w:val="0"/>
          <w:divBdr>
            <w:top w:val="none" w:sz="0" w:space="0" w:color="auto"/>
            <w:left w:val="none" w:sz="0" w:space="0" w:color="auto"/>
            <w:bottom w:val="none" w:sz="0" w:space="0" w:color="auto"/>
            <w:right w:val="none" w:sz="0" w:space="0" w:color="auto"/>
          </w:divBdr>
        </w:div>
        <w:div w:id="1408570036">
          <w:marLeft w:val="480"/>
          <w:marRight w:val="0"/>
          <w:marTop w:val="0"/>
          <w:marBottom w:val="0"/>
          <w:divBdr>
            <w:top w:val="none" w:sz="0" w:space="0" w:color="auto"/>
            <w:left w:val="none" w:sz="0" w:space="0" w:color="auto"/>
            <w:bottom w:val="none" w:sz="0" w:space="0" w:color="auto"/>
            <w:right w:val="none" w:sz="0" w:space="0" w:color="auto"/>
          </w:divBdr>
        </w:div>
        <w:div w:id="1426540502">
          <w:marLeft w:val="480"/>
          <w:marRight w:val="0"/>
          <w:marTop w:val="0"/>
          <w:marBottom w:val="0"/>
          <w:divBdr>
            <w:top w:val="none" w:sz="0" w:space="0" w:color="auto"/>
            <w:left w:val="none" w:sz="0" w:space="0" w:color="auto"/>
            <w:bottom w:val="none" w:sz="0" w:space="0" w:color="auto"/>
            <w:right w:val="none" w:sz="0" w:space="0" w:color="auto"/>
          </w:divBdr>
        </w:div>
        <w:div w:id="1433865037">
          <w:marLeft w:val="480"/>
          <w:marRight w:val="0"/>
          <w:marTop w:val="0"/>
          <w:marBottom w:val="0"/>
          <w:divBdr>
            <w:top w:val="none" w:sz="0" w:space="0" w:color="auto"/>
            <w:left w:val="none" w:sz="0" w:space="0" w:color="auto"/>
            <w:bottom w:val="none" w:sz="0" w:space="0" w:color="auto"/>
            <w:right w:val="none" w:sz="0" w:space="0" w:color="auto"/>
          </w:divBdr>
        </w:div>
        <w:div w:id="1488398510">
          <w:marLeft w:val="480"/>
          <w:marRight w:val="0"/>
          <w:marTop w:val="0"/>
          <w:marBottom w:val="0"/>
          <w:divBdr>
            <w:top w:val="none" w:sz="0" w:space="0" w:color="auto"/>
            <w:left w:val="none" w:sz="0" w:space="0" w:color="auto"/>
            <w:bottom w:val="none" w:sz="0" w:space="0" w:color="auto"/>
            <w:right w:val="none" w:sz="0" w:space="0" w:color="auto"/>
          </w:divBdr>
        </w:div>
        <w:div w:id="1510408250">
          <w:marLeft w:val="480"/>
          <w:marRight w:val="0"/>
          <w:marTop w:val="0"/>
          <w:marBottom w:val="0"/>
          <w:divBdr>
            <w:top w:val="none" w:sz="0" w:space="0" w:color="auto"/>
            <w:left w:val="none" w:sz="0" w:space="0" w:color="auto"/>
            <w:bottom w:val="none" w:sz="0" w:space="0" w:color="auto"/>
            <w:right w:val="none" w:sz="0" w:space="0" w:color="auto"/>
          </w:divBdr>
        </w:div>
        <w:div w:id="1541820090">
          <w:marLeft w:val="480"/>
          <w:marRight w:val="0"/>
          <w:marTop w:val="0"/>
          <w:marBottom w:val="0"/>
          <w:divBdr>
            <w:top w:val="none" w:sz="0" w:space="0" w:color="auto"/>
            <w:left w:val="none" w:sz="0" w:space="0" w:color="auto"/>
            <w:bottom w:val="none" w:sz="0" w:space="0" w:color="auto"/>
            <w:right w:val="none" w:sz="0" w:space="0" w:color="auto"/>
          </w:divBdr>
        </w:div>
        <w:div w:id="1546598627">
          <w:marLeft w:val="480"/>
          <w:marRight w:val="0"/>
          <w:marTop w:val="0"/>
          <w:marBottom w:val="0"/>
          <w:divBdr>
            <w:top w:val="none" w:sz="0" w:space="0" w:color="auto"/>
            <w:left w:val="none" w:sz="0" w:space="0" w:color="auto"/>
            <w:bottom w:val="none" w:sz="0" w:space="0" w:color="auto"/>
            <w:right w:val="none" w:sz="0" w:space="0" w:color="auto"/>
          </w:divBdr>
        </w:div>
        <w:div w:id="1552695173">
          <w:marLeft w:val="480"/>
          <w:marRight w:val="0"/>
          <w:marTop w:val="0"/>
          <w:marBottom w:val="0"/>
          <w:divBdr>
            <w:top w:val="none" w:sz="0" w:space="0" w:color="auto"/>
            <w:left w:val="none" w:sz="0" w:space="0" w:color="auto"/>
            <w:bottom w:val="none" w:sz="0" w:space="0" w:color="auto"/>
            <w:right w:val="none" w:sz="0" w:space="0" w:color="auto"/>
          </w:divBdr>
        </w:div>
        <w:div w:id="1554735310">
          <w:marLeft w:val="480"/>
          <w:marRight w:val="0"/>
          <w:marTop w:val="0"/>
          <w:marBottom w:val="0"/>
          <w:divBdr>
            <w:top w:val="none" w:sz="0" w:space="0" w:color="auto"/>
            <w:left w:val="none" w:sz="0" w:space="0" w:color="auto"/>
            <w:bottom w:val="none" w:sz="0" w:space="0" w:color="auto"/>
            <w:right w:val="none" w:sz="0" w:space="0" w:color="auto"/>
          </w:divBdr>
        </w:div>
        <w:div w:id="1566573792">
          <w:marLeft w:val="480"/>
          <w:marRight w:val="0"/>
          <w:marTop w:val="0"/>
          <w:marBottom w:val="0"/>
          <w:divBdr>
            <w:top w:val="none" w:sz="0" w:space="0" w:color="auto"/>
            <w:left w:val="none" w:sz="0" w:space="0" w:color="auto"/>
            <w:bottom w:val="none" w:sz="0" w:space="0" w:color="auto"/>
            <w:right w:val="none" w:sz="0" w:space="0" w:color="auto"/>
          </w:divBdr>
        </w:div>
        <w:div w:id="1585066764">
          <w:marLeft w:val="480"/>
          <w:marRight w:val="0"/>
          <w:marTop w:val="0"/>
          <w:marBottom w:val="0"/>
          <w:divBdr>
            <w:top w:val="none" w:sz="0" w:space="0" w:color="auto"/>
            <w:left w:val="none" w:sz="0" w:space="0" w:color="auto"/>
            <w:bottom w:val="none" w:sz="0" w:space="0" w:color="auto"/>
            <w:right w:val="none" w:sz="0" w:space="0" w:color="auto"/>
          </w:divBdr>
        </w:div>
        <w:div w:id="1588464418">
          <w:marLeft w:val="480"/>
          <w:marRight w:val="0"/>
          <w:marTop w:val="0"/>
          <w:marBottom w:val="0"/>
          <w:divBdr>
            <w:top w:val="none" w:sz="0" w:space="0" w:color="auto"/>
            <w:left w:val="none" w:sz="0" w:space="0" w:color="auto"/>
            <w:bottom w:val="none" w:sz="0" w:space="0" w:color="auto"/>
            <w:right w:val="none" w:sz="0" w:space="0" w:color="auto"/>
          </w:divBdr>
        </w:div>
        <w:div w:id="1599947811">
          <w:marLeft w:val="480"/>
          <w:marRight w:val="0"/>
          <w:marTop w:val="0"/>
          <w:marBottom w:val="0"/>
          <w:divBdr>
            <w:top w:val="none" w:sz="0" w:space="0" w:color="auto"/>
            <w:left w:val="none" w:sz="0" w:space="0" w:color="auto"/>
            <w:bottom w:val="none" w:sz="0" w:space="0" w:color="auto"/>
            <w:right w:val="none" w:sz="0" w:space="0" w:color="auto"/>
          </w:divBdr>
        </w:div>
        <w:div w:id="1604805779">
          <w:marLeft w:val="480"/>
          <w:marRight w:val="0"/>
          <w:marTop w:val="0"/>
          <w:marBottom w:val="0"/>
          <w:divBdr>
            <w:top w:val="none" w:sz="0" w:space="0" w:color="auto"/>
            <w:left w:val="none" w:sz="0" w:space="0" w:color="auto"/>
            <w:bottom w:val="none" w:sz="0" w:space="0" w:color="auto"/>
            <w:right w:val="none" w:sz="0" w:space="0" w:color="auto"/>
          </w:divBdr>
        </w:div>
        <w:div w:id="1634403312">
          <w:marLeft w:val="480"/>
          <w:marRight w:val="0"/>
          <w:marTop w:val="0"/>
          <w:marBottom w:val="0"/>
          <w:divBdr>
            <w:top w:val="none" w:sz="0" w:space="0" w:color="auto"/>
            <w:left w:val="none" w:sz="0" w:space="0" w:color="auto"/>
            <w:bottom w:val="none" w:sz="0" w:space="0" w:color="auto"/>
            <w:right w:val="none" w:sz="0" w:space="0" w:color="auto"/>
          </w:divBdr>
        </w:div>
        <w:div w:id="1693340110">
          <w:marLeft w:val="480"/>
          <w:marRight w:val="0"/>
          <w:marTop w:val="0"/>
          <w:marBottom w:val="0"/>
          <w:divBdr>
            <w:top w:val="none" w:sz="0" w:space="0" w:color="auto"/>
            <w:left w:val="none" w:sz="0" w:space="0" w:color="auto"/>
            <w:bottom w:val="none" w:sz="0" w:space="0" w:color="auto"/>
            <w:right w:val="none" w:sz="0" w:space="0" w:color="auto"/>
          </w:divBdr>
        </w:div>
        <w:div w:id="1705444123">
          <w:marLeft w:val="480"/>
          <w:marRight w:val="0"/>
          <w:marTop w:val="0"/>
          <w:marBottom w:val="0"/>
          <w:divBdr>
            <w:top w:val="none" w:sz="0" w:space="0" w:color="auto"/>
            <w:left w:val="none" w:sz="0" w:space="0" w:color="auto"/>
            <w:bottom w:val="none" w:sz="0" w:space="0" w:color="auto"/>
            <w:right w:val="none" w:sz="0" w:space="0" w:color="auto"/>
          </w:divBdr>
        </w:div>
        <w:div w:id="1733309231">
          <w:marLeft w:val="480"/>
          <w:marRight w:val="0"/>
          <w:marTop w:val="0"/>
          <w:marBottom w:val="0"/>
          <w:divBdr>
            <w:top w:val="none" w:sz="0" w:space="0" w:color="auto"/>
            <w:left w:val="none" w:sz="0" w:space="0" w:color="auto"/>
            <w:bottom w:val="none" w:sz="0" w:space="0" w:color="auto"/>
            <w:right w:val="none" w:sz="0" w:space="0" w:color="auto"/>
          </w:divBdr>
        </w:div>
        <w:div w:id="1763407280">
          <w:marLeft w:val="480"/>
          <w:marRight w:val="0"/>
          <w:marTop w:val="0"/>
          <w:marBottom w:val="0"/>
          <w:divBdr>
            <w:top w:val="none" w:sz="0" w:space="0" w:color="auto"/>
            <w:left w:val="none" w:sz="0" w:space="0" w:color="auto"/>
            <w:bottom w:val="none" w:sz="0" w:space="0" w:color="auto"/>
            <w:right w:val="none" w:sz="0" w:space="0" w:color="auto"/>
          </w:divBdr>
        </w:div>
        <w:div w:id="1768841672">
          <w:marLeft w:val="480"/>
          <w:marRight w:val="0"/>
          <w:marTop w:val="0"/>
          <w:marBottom w:val="0"/>
          <w:divBdr>
            <w:top w:val="none" w:sz="0" w:space="0" w:color="auto"/>
            <w:left w:val="none" w:sz="0" w:space="0" w:color="auto"/>
            <w:bottom w:val="none" w:sz="0" w:space="0" w:color="auto"/>
            <w:right w:val="none" w:sz="0" w:space="0" w:color="auto"/>
          </w:divBdr>
        </w:div>
        <w:div w:id="1786851871">
          <w:marLeft w:val="480"/>
          <w:marRight w:val="0"/>
          <w:marTop w:val="0"/>
          <w:marBottom w:val="0"/>
          <w:divBdr>
            <w:top w:val="none" w:sz="0" w:space="0" w:color="auto"/>
            <w:left w:val="none" w:sz="0" w:space="0" w:color="auto"/>
            <w:bottom w:val="none" w:sz="0" w:space="0" w:color="auto"/>
            <w:right w:val="none" w:sz="0" w:space="0" w:color="auto"/>
          </w:divBdr>
        </w:div>
        <w:div w:id="1803185018">
          <w:marLeft w:val="480"/>
          <w:marRight w:val="0"/>
          <w:marTop w:val="0"/>
          <w:marBottom w:val="0"/>
          <w:divBdr>
            <w:top w:val="none" w:sz="0" w:space="0" w:color="auto"/>
            <w:left w:val="none" w:sz="0" w:space="0" w:color="auto"/>
            <w:bottom w:val="none" w:sz="0" w:space="0" w:color="auto"/>
            <w:right w:val="none" w:sz="0" w:space="0" w:color="auto"/>
          </w:divBdr>
        </w:div>
        <w:div w:id="1821995695">
          <w:marLeft w:val="480"/>
          <w:marRight w:val="0"/>
          <w:marTop w:val="0"/>
          <w:marBottom w:val="0"/>
          <w:divBdr>
            <w:top w:val="none" w:sz="0" w:space="0" w:color="auto"/>
            <w:left w:val="none" w:sz="0" w:space="0" w:color="auto"/>
            <w:bottom w:val="none" w:sz="0" w:space="0" w:color="auto"/>
            <w:right w:val="none" w:sz="0" w:space="0" w:color="auto"/>
          </w:divBdr>
        </w:div>
        <w:div w:id="1864634129">
          <w:marLeft w:val="480"/>
          <w:marRight w:val="0"/>
          <w:marTop w:val="0"/>
          <w:marBottom w:val="0"/>
          <w:divBdr>
            <w:top w:val="none" w:sz="0" w:space="0" w:color="auto"/>
            <w:left w:val="none" w:sz="0" w:space="0" w:color="auto"/>
            <w:bottom w:val="none" w:sz="0" w:space="0" w:color="auto"/>
            <w:right w:val="none" w:sz="0" w:space="0" w:color="auto"/>
          </w:divBdr>
        </w:div>
        <w:div w:id="1874997119">
          <w:marLeft w:val="480"/>
          <w:marRight w:val="0"/>
          <w:marTop w:val="0"/>
          <w:marBottom w:val="0"/>
          <w:divBdr>
            <w:top w:val="none" w:sz="0" w:space="0" w:color="auto"/>
            <w:left w:val="none" w:sz="0" w:space="0" w:color="auto"/>
            <w:bottom w:val="none" w:sz="0" w:space="0" w:color="auto"/>
            <w:right w:val="none" w:sz="0" w:space="0" w:color="auto"/>
          </w:divBdr>
        </w:div>
        <w:div w:id="1886984363">
          <w:marLeft w:val="480"/>
          <w:marRight w:val="0"/>
          <w:marTop w:val="0"/>
          <w:marBottom w:val="0"/>
          <w:divBdr>
            <w:top w:val="none" w:sz="0" w:space="0" w:color="auto"/>
            <w:left w:val="none" w:sz="0" w:space="0" w:color="auto"/>
            <w:bottom w:val="none" w:sz="0" w:space="0" w:color="auto"/>
            <w:right w:val="none" w:sz="0" w:space="0" w:color="auto"/>
          </w:divBdr>
        </w:div>
        <w:div w:id="1890918728">
          <w:marLeft w:val="480"/>
          <w:marRight w:val="0"/>
          <w:marTop w:val="0"/>
          <w:marBottom w:val="0"/>
          <w:divBdr>
            <w:top w:val="none" w:sz="0" w:space="0" w:color="auto"/>
            <w:left w:val="none" w:sz="0" w:space="0" w:color="auto"/>
            <w:bottom w:val="none" w:sz="0" w:space="0" w:color="auto"/>
            <w:right w:val="none" w:sz="0" w:space="0" w:color="auto"/>
          </w:divBdr>
        </w:div>
        <w:div w:id="1930308381">
          <w:marLeft w:val="480"/>
          <w:marRight w:val="0"/>
          <w:marTop w:val="0"/>
          <w:marBottom w:val="0"/>
          <w:divBdr>
            <w:top w:val="none" w:sz="0" w:space="0" w:color="auto"/>
            <w:left w:val="none" w:sz="0" w:space="0" w:color="auto"/>
            <w:bottom w:val="none" w:sz="0" w:space="0" w:color="auto"/>
            <w:right w:val="none" w:sz="0" w:space="0" w:color="auto"/>
          </w:divBdr>
        </w:div>
        <w:div w:id="1958173411">
          <w:marLeft w:val="480"/>
          <w:marRight w:val="0"/>
          <w:marTop w:val="0"/>
          <w:marBottom w:val="0"/>
          <w:divBdr>
            <w:top w:val="none" w:sz="0" w:space="0" w:color="auto"/>
            <w:left w:val="none" w:sz="0" w:space="0" w:color="auto"/>
            <w:bottom w:val="none" w:sz="0" w:space="0" w:color="auto"/>
            <w:right w:val="none" w:sz="0" w:space="0" w:color="auto"/>
          </w:divBdr>
        </w:div>
        <w:div w:id="1958558241">
          <w:marLeft w:val="480"/>
          <w:marRight w:val="0"/>
          <w:marTop w:val="0"/>
          <w:marBottom w:val="0"/>
          <w:divBdr>
            <w:top w:val="none" w:sz="0" w:space="0" w:color="auto"/>
            <w:left w:val="none" w:sz="0" w:space="0" w:color="auto"/>
            <w:bottom w:val="none" w:sz="0" w:space="0" w:color="auto"/>
            <w:right w:val="none" w:sz="0" w:space="0" w:color="auto"/>
          </w:divBdr>
        </w:div>
        <w:div w:id="1966033567">
          <w:marLeft w:val="480"/>
          <w:marRight w:val="0"/>
          <w:marTop w:val="0"/>
          <w:marBottom w:val="0"/>
          <w:divBdr>
            <w:top w:val="none" w:sz="0" w:space="0" w:color="auto"/>
            <w:left w:val="none" w:sz="0" w:space="0" w:color="auto"/>
            <w:bottom w:val="none" w:sz="0" w:space="0" w:color="auto"/>
            <w:right w:val="none" w:sz="0" w:space="0" w:color="auto"/>
          </w:divBdr>
        </w:div>
        <w:div w:id="1992715047">
          <w:marLeft w:val="480"/>
          <w:marRight w:val="0"/>
          <w:marTop w:val="0"/>
          <w:marBottom w:val="0"/>
          <w:divBdr>
            <w:top w:val="none" w:sz="0" w:space="0" w:color="auto"/>
            <w:left w:val="none" w:sz="0" w:space="0" w:color="auto"/>
            <w:bottom w:val="none" w:sz="0" w:space="0" w:color="auto"/>
            <w:right w:val="none" w:sz="0" w:space="0" w:color="auto"/>
          </w:divBdr>
        </w:div>
        <w:div w:id="2046564409">
          <w:marLeft w:val="480"/>
          <w:marRight w:val="0"/>
          <w:marTop w:val="0"/>
          <w:marBottom w:val="0"/>
          <w:divBdr>
            <w:top w:val="none" w:sz="0" w:space="0" w:color="auto"/>
            <w:left w:val="none" w:sz="0" w:space="0" w:color="auto"/>
            <w:bottom w:val="none" w:sz="0" w:space="0" w:color="auto"/>
            <w:right w:val="none" w:sz="0" w:space="0" w:color="auto"/>
          </w:divBdr>
        </w:div>
        <w:div w:id="2057503938">
          <w:marLeft w:val="480"/>
          <w:marRight w:val="0"/>
          <w:marTop w:val="0"/>
          <w:marBottom w:val="0"/>
          <w:divBdr>
            <w:top w:val="none" w:sz="0" w:space="0" w:color="auto"/>
            <w:left w:val="none" w:sz="0" w:space="0" w:color="auto"/>
            <w:bottom w:val="none" w:sz="0" w:space="0" w:color="auto"/>
            <w:right w:val="none" w:sz="0" w:space="0" w:color="auto"/>
          </w:divBdr>
        </w:div>
        <w:div w:id="2072459870">
          <w:marLeft w:val="480"/>
          <w:marRight w:val="0"/>
          <w:marTop w:val="0"/>
          <w:marBottom w:val="0"/>
          <w:divBdr>
            <w:top w:val="none" w:sz="0" w:space="0" w:color="auto"/>
            <w:left w:val="none" w:sz="0" w:space="0" w:color="auto"/>
            <w:bottom w:val="none" w:sz="0" w:space="0" w:color="auto"/>
            <w:right w:val="none" w:sz="0" w:space="0" w:color="auto"/>
          </w:divBdr>
        </w:div>
        <w:div w:id="2093623669">
          <w:marLeft w:val="480"/>
          <w:marRight w:val="0"/>
          <w:marTop w:val="0"/>
          <w:marBottom w:val="0"/>
          <w:divBdr>
            <w:top w:val="none" w:sz="0" w:space="0" w:color="auto"/>
            <w:left w:val="none" w:sz="0" w:space="0" w:color="auto"/>
            <w:bottom w:val="none" w:sz="0" w:space="0" w:color="auto"/>
            <w:right w:val="none" w:sz="0" w:space="0" w:color="auto"/>
          </w:divBdr>
        </w:div>
        <w:div w:id="2101683412">
          <w:marLeft w:val="480"/>
          <w:marRight w:val="0"/>
          <w:marTop w:val="0"/>
          <w:marBottom w:val="0"/>
          <w:divBdr>
            <w:top w:val="none" w:sz="0" w:space="0" w:color="auto"/>
            <w:left w:val="none" w:sz="0" w:space="0" w:color="auto"/>
            <w:bottom w:val="none" w:sz="0" w:space="0" w:color="auto"/>
            <w:right w:val="none" w:sz="0" w:space="0" w:color="auto"/>
          </w:divBdr>
        </w:div>
      </w:divsChild>
    </w:div>
    <w:div w:id="76102489">
      <w:marLeft w:val="640"/>
      <w:marRight w:val="0"/>
      <w:marTop w:val="0"/>
      <w:marBottom w:val="0"/>
      <w:divBdr>
        <w:top w:val="none" w:sz="0" w:space="0" w:color="auto"/>
        <w:left w:val="none" w:sz="0" w:space="0" w:color="auto"/>
        <w:bottom w:val="none" w:sz="0" w:space="0" w:color="auto"/>
        <w:right w:val="none" w:sz="0" w:space="0" w:color="auto"/>
      </w:divBdr>
    </w:div>
    <w:div w:id="76173890">
      <w:marLeft w:val="640"/>
      <w:marRight w:val="0"/>
      <w:marTop w:val="0"/>
      <w:marBottom w:val="0"/>
      <w:divBdr>
        <w:top w:val="none" w:sz="0" w:space="0" w:color="auto"/>
        <w:left w:val="none" w:sz="0" w:space="0" w:color="auto"/>
        <w:bottom w:val="none" w:sz="0" w:space="0" w:color="auto"/>
        <w:right w:val="none" w:sz="0" w:space="0" w:color="auto"/>
      </w:divBdr>
    </w:div>
    <w:div w:id="76370622">
      <w:marLeft w:val="640"/>
      <w:marRight w:val="0"/>
      <w:marTop w:val="0"/>
      <w:marBottom w:val="0"/>
      <w:divBdr>
        <w:top w:val="none" w:sz="0" w:space="0" w:color="auto"/>
        <w:left w:val="none" w:sz="0" w:space="0" w:color="auto"/>
        <w:bottom w:val="none" w:sz="0" w:space="0" w:color="auto"/>
        <w:right w:val="none" w:sz="0" w:space="0" w:color="auto"/>
      </w:divBdr>
    </w:div>
    <w:div w:id="77337028">
      <w:marLeft w:val="640"/>
      <w:marRight w:val="0"/>
      <w:marTop w:val="0"/>
      <w:marBottom w:val="0"/>
      <w:divBdr>
        <w:top w:val="none" w:sz="0" w:space="0" w:color="auto"/>
        <w:left w:val="none" w:sz="0" w:space="0" w:color="auto"/>
        <w:bottom w:val="none" w:sz="0" w:space="0" w:color="auto"/>
        <w:right w:val="none" w:sz="0" w:space="0" w:color="auto"/>
      </w:divBdr>
    </w:div>
    <w:div w:id="77604572">
      <w:marLeft w:val="640"/>
      <w:marRight w:val="0"/>
      <w:marTop w:val="0"/>
      <w:marBottom w:val="0"/>
      <w:divBdr>
        <w:top w:val="none" w:sz="0" w:space="0" w:color="auto"/>
        <w:left w:val="none" w:sz="0" w:space="0" w:color="auto"/>
        <w:bottom w:val="none" w:sz="0" w:space="0" w:color="auto"/>
        <w:right w:val="none" w:sz="0" w:space="0" w:color="auto"/>
      </w:divBdr>
    </w:div>
    <w:div w:id="77679842">
      <w:marLeft w:val="640"/>
      <w:marRight w:val="0"/>
      <w:marTop w:val="0"/>
      <w:marBottom w:val="0"/>
      <w:divBdr>
        <w:top w:val="none" w:sz="0" w:space="0" w:color="auto"/>
        <w:left w:val="none" w:sz="0" w:space="0" w:color="auto"/>
        <w:bottom w:val="none" w:sz="0" w:space="0" w:color="auto"/>
        <w:right w:val="none" w:sz="0" w:space="0" w:color="auto"/>
      </w:divBdr>
    </w:div>
    <w:div w:id="78020506">
      <w:bodyDiv w:val="1"/>
      <w:marLeft w:val="0"/>
      <w:marRight w:val="0"/>
      <w:marTop w:val="0"/>
      <w:marBottom w:val="0"/>
      <w:divBdr>
        <w:top w:val="none" w:sz="0" w:space="0" w:color="auto"/>
        <w:left w:val="none" w:sz="0" w:space="0" w:color="auto"/>
        <w:bottom w:val="none" w:sz="0" w:space="0" w:color="auto"/>
        <w:right w:val="none" w:sz="0" w:space="0" w:color="auto"/>
      </w:divBdr>
    </w:div>
    <w:div w:id="78528725">
      <w:marLeft w:val="640"/>
      <w:marRight w:val="0"/>
      <w:marTop w:val="0"/>
      <w:marBottom w:val="0"/>
      <w:divBdr>
        <w:top w:val="none" w:sz="0" w:space="0" w:color="auto"/>
        <w:left w:val="none" w:sz="0" w:space="0" w:color="auto"/>
        <w:bottom w:val="none" w:sz="0" w:space="0" w:color="auto"/>
        <w:right w:val="none" w:sz="0" w:space="0" w:color="auto"/>
      </w:divBdr>
    </w:div>
    <w:div w:id="79186198">
      <w:marLeft w:val="640"/>
      <w:marRight w:val="0"/>
      <w:marTop w:val="0"/>
      <w:marBottom w:val="0"/>
      <w:divBdr>
        <w:top w:val="none" w:sz="0" w:space="0" w:color="auto"/>
        <w:left w:val="none" w:sz="0" w:space="0" w:color="auto"/>
        <w:bottom w:val="none" w:sz="0" w:space="0" w:color="auto"/>
        <w:right w:val="none" w:sz="0" w:space="0" w:color="auto"/>
      </w:divBdr>
    </w:div>
    <w:div w:id="79258247">
      <w:bodyDiv w:val="1"/>
      <w:marLeft w:val="0"/>
      <w:marRight w:val="0"/>
      <w:marTop w:val="0"/>
      <w:marBottom w:val="0"/>
      <w:divBdr>
        <w:top w:val="none" w:sz="0" w:space="0" w:color="auto"/>
        <w:left w:val="none" w:sz="0" w:space="0" w:color="auto"/>
        <w:bottom w:val="none" w:sz="0" w:space="0" w:color="auto"/>
        <w:right w:val="none" w:sz="0" w:space="0" w:color="auto"/>
      </w:divBdr>
    </w:div>
    <w:div w:id="79259159">
      <w:marLeft w:val="640"/>
      <w:marRight w:val="0"/>
      <w:marTop w:val="0"/>
      <w:marBottom w:val="0"/>
      <w:divBdr>
        <w:top w:val="none" w:sz="0" w:space="0" w:color="auto"/>
        <w:left w:val="none" w:sz="0" w:space="0" w:color="auto"/>
        <w:bottom w:val="none" w:sz="0" w:space="0" w:color="auto"/>
        <w:right w:val="none" w:sz="0" w:space="0" w:color="auto"/>
      </w:divBdr>
    </w:div>
    <w:div w:id="79375725">
      <w:marLeft w:val="640"/>
      <w:marRight w:val="0"/>
      <w:marTop w:val="0"/>
      <w:marBottom w:val="0"/>
      <w:divBdr>
        <w:top w:val="none" w:sz="0" w:space="0" w:color="auto"/>
        <w:left w:val="none" w:sz="0" w:space="0" w:color="auto"/>
        <w:bottom w:val="none" w:sz="0" w:space="0" w:color="auto"/>
        <w:right w:val="none" w:sz="0" w:space="0" w:color="auto"/>
      </w:divBdr>
    </w:div>
    <w:div w:id="79563449">
      <w:marLeft w:val="640"/>
      <w:marRight w:val="0"/>
      <w:marTop w:val="0"/>
      <w:marBottom w:val="0"/>
      <w:divBdr>
        <w:top w:val="none" w:sz="0" w:space="0" w:color="auto"/>
        <w:left w:val="none" w:sz="0" w:space="0" w:color="auto"/>
        <w:bottom w:val="none" w:sz="0" w:space="0" w:color="auto"/>
        <w:right w:val="none" w:sz="0" w:space="0" w:color="auto"/>
      </w:divBdr>
    </w:div>
    <w:div w:id="79723209">
      <w:marLeft w:val="640"/>
      <w:marRight w:val="0"/>
      <w:marTop w:val="0"/>
      <w:marBottom w:val="0"/>
      <w:divBdr>
        <w:top w:val="none" w:sz="0" w:space="0" w:color="auto"/>
        <w:left w:val="none" w:sz="0" w:space="0" w:color="auto"/>
        <w:bottom w:val="none" w:sz="0" w:space="0" w:color="auto"/>
        <w:right w:val="none" w:sz="0" w:space="0" w:color="auto"/>
      </w:divBdr>
    </w:div>
    <w:div w:id="79958451">
      <w:marLeft w:val="640"/>
      <w:marRight w:val="0"/>
      <w:marTop w:val="0"/>
      <w:marBottom w:val="0"/>
      <w:divBdr>
        <w:top w:val="none" w:sz="0" w:space="0" w:color="auto"/>
        <w:left w:val="none" w:sz="0" w:space="0" w:color="auto"/>
        <w:bottom w:val="none" w:sz="0" w:space="0" w:color="auto"/>
        <w:right w:val="none" w:sz="0" w:space="0" w:color="auto"/>
      </w:divBdr>
    </w:div>
    <w:div w:id="80763920">
      <w:marLeft w:val="640"/>
      <w:marRight w:val="0"/>
      <w:marTop w:val="0"/>
      <w:marBottom w:val="0"/>
      <w:divBdr>
        <w:top w:val="none" w:sz="0" w:space="0" w:color="auto"/>
        <w:left w:val="none" w:sz="0" w:space="0" w:color="auto"/>
        <w:bottom w:val="none" w:sz="0" w:space="0" w:color="auto"/>
        <w:right w:val="none" w:sz="0" w:space="0" w:color="auto"/>
      </w:divBdr>
    </w:div>
    <w:div w:id="81724708">
      <w:marLeft w:val="640"/>
      <w:marRight w:val="0"/>
      <w:marTop w:val="0"/>
      <w:marBottom w:val="0"/>
      <w:divBdr>
        <w:top w:val="none" w:sz="0" w:space="0" w:color="auto"/>
        <w:left w:val="none" w:sz="0" w:space="0" w:color="auto"/>
        <w:bottom w:val="none" w:sz="0" w:space="0" w:color="auto"/>
        <w:right w:val="none" w:sz="0" w:space="0" w:color="auto"/>
      </w:divBdr>
    </w:div>
    <w:div w:id="82535854">
      <w:marLeft w:val="640"/>
      <w:marRight w:val="0"/>
      <w:marTop w:val="0"/>
      <w:marBottom w:val="0"/>
      <w:divBdr>
        <w:top w:val="none" w:sz="0" w:space="0" w:color="auto"/>
        <w:left w:val="none" w:sz="0" w:space="0" w:color="auto"/>
        <w:bottom w:val="none" w:sz="0" w:space="0" w:color="auto"/>
        <w:right w:val="none" w:sz="0" w:space="0" w:color="auto"/>
      </w:divBdr>
    </w:div>
    <w:div w:id="82842418">
      <w:marLeft w:val="640"/>
      <w:marRight w:val="0"/>
      <w:marTop w:val="0"/>
      <w:marBottom w:val="0"/>
      <w:divBdr>
        <w:top w:val="none" w:sz="0" w:space="0" w:color="auto"/>
        <w:left w:val="none" w:sz="0" w:space="0" w:color="auto"/>
        <w:bottom w:val="none" w:sz="0" w:space="0" w:color="auto"/>
        <w:right w:val="none" w:sz="0" w:space="0" w:color="auto"/>
      </w:divBdr>
    </w:div>
    <w:div w:id="82844262">
      <w:marLeft w:val="640"/>
      <w:marRight w:val="0"/>
      <w:marTop w:val="0"/>
      <w:marBottom w:val="0"/>
      <w:divBdr>
        <w:top w:val="none" w:sz="0" w:space="0" w:color="auto"/>
        <w:left w:val="none" w:sz="0" w:space="0" w:color="auto"/>
        <w:bottom w:val="none" w:sz="0" w:space="0" w:color="auto"/>
        <w:right w:val="none" w:sz="0" w:space="0" w:color="auto"/>
      </w:divBdr>
    </w:div>
    <w:div w:id="83191919">
      <w:marLeft w:val="640"/>
      <w:marRight w:val="0"/>
      <w:marTop w:val="0"/>
      <w:marBottom w:val="0"/>
      <w:divBdr>
        <w:top w:val="none" w:sz="0" w:space="0" w:color="auto"/>
        <w:left w:val="none" w:sz="0" w:space="0" w:color="auto"/>
        <w:bottom w:val="none" w:sz="0" w:space="0" w:color="auto"/>
        <w:right w:val="none" w:sz="0" w:space="0" w:color="auto"/>
      </w:divBdr>
    </w:div>
    <w:div w:id="83386351">
      <w:marLeft w:val="640"/>
      <w:marRight w:val="0"/>
      <w:marTop w:val="0"/>
      <w:marBottom w:val="0"/>
      <w:divBdr>
        <w:top w:val="none" w:sz="0" w:space="0" w:color="auto"/>
        <w:left w:val="none" w:sz="0" w:space="0" w:color="auto"/>
        <w:bottom w:val="none" w:sz="0" w:space="0" w:color="auto"/>
        <w:right w:val="none" w:sz="0" w:space="0" w:color="auto"/>
      </w:divBdr>
    </w:div>
    <w:div w:id="83499552">
      <w:marLeft w:val="640"/>
      <w:marRight w:val="0"/>
      <w:marTop w:val="0"/>
      <w:marBottom w:val="0"/>
      <w:divBdr>
        <w:top w:val="none" w:sz="0" w:space="0" w:color="auto"/>
        <w:left w:val="none" w:sz="0" w:space="0" w:color="auto"/>
        <w:bottom w:val="none" w:sz="0" w:space="0" w:color="auto"/>
        <w:right w:val="none" w:sz="0" w:space="0" w:color="auto"/>
      </w:divBdr>
    </w:div>
    <w:div w:id="83645986">
      <w:marLeft w:val="640"/>
      <w:marRight w:val="0"/>
      <w:marTop w:val="0"/>
      <w:marBottom w:val="0"/>
      <w:divBdr>
        <w:top w:val="none" w:sz="0" w:space="0" w:color="auto"/>
        <w:left w:val="none" w:sz="0" w:space="0" w:color="auto"/>
        <w:bottom w:val="none" w:sz="0" w:space="0" w:color="auto"/>
        <w:right w:val="none" w:sz="0" w:space="0" w:color="auto"/>
      </w:divBdr>
    </w:div>
    <w:div w:id="83966427">
      <w:marLeft w:val="640"/>
      <w:marRight w:val="0"/>
      <w:marTop w:val="0"/>
      <w:marBottom w:val="0"/>
      <w:divBdr>
        <w:top w:val="none" w:sz="0" w:space="0" w:color="auto"/>
        <w:left w:val="none" w:sz="0" w:space="0" w:color="auto"/>
        <w:bottom w:val="none" w:sz="0" w:space="0" w:color="auto"/>
        <w:right w:val="none" w:sz="0" w:space="0" w:color="auto"/>
      </w:divBdr>
    </w:div>
    <w:div w:id="84230580">
      <w:marLeft w:val="640"/>
      <w:marRight w:val="0"/>
      <w:marTop w:val="0"/>
      <w:marBottom w:val="0"/>
      <w:divBdr>
        <w:top w:val="none" w:sz="0" w:space="0" w:color="auto"/>
        <w:left w:val="none" w:sz="0" w:space="0" w:color="auto"/>
        <w:bottom w:val="none" w:sz="0" w:space="0" w:color="auto"/>
        <w:right w:val="none" w:sz="0" w:space="0" w:color="auto"/>
      </w:divBdr>
    </w:div>
    <w:div w:id="84349626">
      <w:marLeft w:val="640"/>
      <w:marRight w:val="0"/>
      <w:marTop w:val="0"/>
      <w:marBottom w:val="0"/>
      <w:divBdr>
        <w:top w:val="none" w:sz="0" w:space="0" w:color="auto"/>
        <w:left w:val="none" w:sz="0" w:space="0" w:color="auto"/>
        <w:bottom w:val="none" w:sz="0" w:space="0" w:color="auto"/>
        <w:right w:val="none" w:sz="0" w:space="0" w:color="auto"/>
      </w:divBdr>
    </w:div>
    <w:div w:id="84614232">
      <w:marLeft w:val="640"/>
      <w:marRight w:val="0"/>
      <w:marTop w:val="0"/>
      <w:marBottom w:val="0"/>
      <w:divBdr>
        <w:top w:val="none" w:sz="0" w:space="0" w:color="auto"/>
        <w:left w:val="none" w:sz="0" w:space="0" w:color="auto"/>
        <w:bottom w:val="none" w:sz="0" w:space="0" w:color="auto"/>
        <w:right w:val="none" w:sz="0" w:space="0" w:color="auto"/>
      </w:divBdr>
    </w:div>
    <w:div w:id="84615967">
      <w:marLeft w:val="640"/>
      <w:marRight w:val="0"/>
      <w:marTop w:val="0"/>
      <w:marBottom w:val="0"/>
      <w:divBdr>
        <w:top w:val="none" w:sz="0" w:space="0" w:color="auto"/>
        <w:left w:val="none" w:sz="0" w:space="0" w:color="auto"/>
        <w:bottom w:val="none" w:sz="0" w:space="0" w:color="auto"/>
        <w:right w:val="none" w:sz="0" w:space="0" w:color="auto"/>
      </w:divBdr>
    </w:div>
    <w:div w:id="84885960">
      <w:bodyDiv w:val="1"/>
      <w:marLeft w:val="0"/>
      <w:marRight w:val="0"/>
      <w:marTop w:val="0"/>
      <w:marBottom w:val="0"/>
      <w:divBdr>
        <w:top w:val="none" w:sz="0" w:space="0" w:color="auto"/>
        <w:left w:val="none" w:sz="0" w:space="0" w:color="auto"/>
        <w:bottom w:val="none" w:sz="0" w:space="0" w:color="auto"/>
        <w:right w:val="none" w:sz="0" w:space="0" w:color="auto"/>
      </w:divBdr>
    </w:div>
    <w:div w:id="85225793">
      <w:marLeft w:val="640"/>
      <w:marRight w:val="0"/>
      <w:marTop w:val="0"/>
      <w:marBottom w:val="0"/>
      <w:divBdr>
        <w:top w:val="none" w:sz="0" w:space="0" w:color="auto"/>
        <w:left w:val="none" w:sz="0" w:space="0" w:color="auto"/>
        <w:bottom w:val="none" w:sz="0" w:space="0" w:color="auto"/>
        <w:right w:val="none" w:sz="0" w:space="0" w:color="auto"/>
      </w:divBdr>
    </w:div>
    <w:div w:id="85882488">
      <w:bodyDiv w:val="1"/>
      <w:marLeft w:val="0"/>
      <w:marRight w:val="0"/>
      <w:marTop w:val="0"/>
      <w:marBottom w:val="0"/>
      <w:divBdr>
        <w:top w:val="none" w:sz="0" w:space="0" w:color="auto"/>
        <w:left w:val="none" w:sz="0" w:space="0" w:color="auto"/>
        <w:bottom w:val="none" w:sz="0" w:space="0" w:color="auto"/>
        <w:right w:val="none" w:sz="0" w:space="0" w:color="auto"/>
      </w:divBdr>
    </w:div>
    <w:div w:id="86000416">
      <w:marLeft w:val="640"/>
      <w:marRight w:val="0"/>
      <w:marTop w:val="0"/>
      <w:marBottom w:val="0"/>
      <w:divBdr>
        <w:top w:val="none" w:sz="0" w:space="0" w:color="auto"/>
        <w:left w:val="none" w:sz="0" w:space="0" w:color="auto"/>
        <w:bottom w:val="none" w:sz="0" w:space="0" w:color="auto"/>
        <w:right w:val="none" w:sz="0" w:space="0" w:color="auto"/>
      </w:divBdr>
    </w:div>
    <w:div w:id="86275558">
      <w:bodyDiv w:val="1"/>
      <w:marLeft w:val="0"/>
      <w:marRight w:val="0"/>
      <w:marTop w:val="0"/>
      <w:marBottom w:val="0"/>
      <w:divBdr>
        <w:top w:val="none" w:sz="0" w:space="0" w:color="auto"/>
        <w:left w:val="none" w:sz="0" w:space="0" w:color="auto"/>
        <w:bottom w:val="none" w:sz="0" w:space="0" w:color="auto"/>
        <w:right w:val="none" w:sz="0" w:space="0" w:color="auto"/>
      </w:divBdr>
    </w:div>
    <w:div w:id="87776276">
      <w:bodyDiv w:val="1"/>
      <w:marLeft w:val="0"/>
      <w:marRight w:val="0"/>
      <w:marTop w:val="0"/>
      <w:marBottom w:val="0"/>
      <w:divBdr>
        <w:top w:val="none" w:sz="0" w:space="0" w:color="auto"/>
        <w:left w:val="none" w:sz="0" w:space="0" w:color="auto"/>
        <w:bottom w:val="none" w:sz="0" w:space="0" w:color="auto"/>
        <w:right w:val="none" w:sz="0" w:space="0" w:color="auto"/>
      </w:divBdr>
    </w:div>
    <w:div w:id="88041772">
      <w:marLeft w:val="640"/>
      <w:marRight w:val="0"/>
      <w:marTop w:val="0"/>
      <w:marBottom w:val="0"/>
      <w:divBdr>
        <w:top w:val="none" w:sz="0" w:space="0" w:color="auto"/>
        <w:left w:val="none" w:sz="0" w:space="0" w:color="auto"/>
        <w:bottom w:val="none" w:sz="0" w:space="0" w:color="auto"/>
        <w:right w:val="none" w:sz="0" w:space="0" w:color="auto"/>
      </w:divBdr>
    </w:div>
    <w:div w:id="88232883">
      <w:bodyDiv w:val="1"/>
      <w:marLeft w:val="0"/>
      <w:marRight w:val="0"/>
      <w:marTop w:val="0"/>
      <w:marBottom w:val="0"/>
      <w:divBdr>
        <w:top w:val="none" w:sz="0" w:space="0" w:color="auto"/>
        <w:left w:val="none" w:sz="0" w:space="0" w:color="auto"/>
        <w:bottom w:val="none" w:sz="0" w:space="0" w:color="auto"/>
        <w:right w:val="none" w:sz="0" w:space="0" w:color="auto"/>
      </w:divBdr>
    </w:div>
    <w:div w:id="89201047">
      <w:marLeft w:val="640"/>
      <w:marRight w:val="0"/>
      <w:marTop w:val="0"/>
      <w:marBottom w:val="0"/>
      <w:divBdr>
        <w:top w:val="none" w:sz="0" w:space="0" w:color="auto"/>
        <w:left w:val="none" w:sz="0" w:space="0" w:color="auto"/>
        <w:bottom w:val="none" w:sz="0" w:space="0" w:color="auto"/>
        <w:right w:val="none" w:sz="0" w:space="0" w:color="auto"/>
      </w:divBdr>
    </w:div>
    <w:div w:id="89201948">
      <w:marLeft w:val="640"/>
      <w:marRight w:val="0"/>
      <w:marTop w:val="0"/>
      <w:marBottom w:val="0"/>
      <w:divBdr>
        <w:top w:val="none" w:sz="0" w:space="0" w:color="auto"/>
        <w:left w:val="none" w:sz="0" w:space="0" w:color="auto"/>
        <w:bottom w:val="none" w:sz="0" w:space="0" w:color="auto"/>
        <w:right w:val="none" w:sz="0" w:space="0" w:color="auto"/>
      </w:divBdr>
    </w:div>
    <w:div w:id="89590838">
      <w:marLeft w:val="640"/>
      <w:marRight w:val="0"/>
      <w:marTop w:val="0"/>
      <w:marBottom w:val="0"/>
      <w:divBdr>
        <w:top w:val="none" w:sz="0" w:space="0" w:color="auto"/>
        <w:left w:val="none" w:sz="0" w:space="0" w:color="auto"/>
        <w:bottom w:val="none" w:sz="0" w:space="0" w:color="auto"/>
        <w:right w:val="none" w:sz="0" w:space="0" w:color="auto"/>
      </w:divBdr>
    </w:div>
    <w:div w:id="90396351">
      <w:marLeft w:val="640"/>
      <w:marRight w:val="0"/>
      <w:marTop w:val="0"/>
      <w:marBottom w:val="0"/>
      <w:divBdr>
        <w:top w:val="none" w:sz="0" w:space="0" w:color="auto"/>
        <w:left w:val="none" w:sz="0" w:space="0" w:color="auto"/>
        <w:bottom w:val="none" w:sz="0" w:space="0" w:color="auto"/>
        <w:right w:val="none" w:sz="0" w:space="0" w:color="auto"/>
      </w:divBdr>
    </w:div>
    <w:div w:id="90512684">
      <w:marLeft w:val="640"/>
      <w:marRight w:val="0"/>
      <w:marTop w:val="0"/>
      <w:marBottom w:val="0"/>
      <w:divBdr>
        <w:top w:val="none" w:sz="0" w:space="0" w:color="auto"/>
        <w:left w:val="none" w:sz="0" w:space="0" w:color="auto"/>
        <w:bottom w:val="none" w:sz="0" w:space="0" w:color="auto"/>
        <w:right w:val="none" w:sz="0" w:space="0" w:color="auto"/>
      </w:divBdr>
    </w:div>
    <w:div w:id="90905140">
      <w:marLeft w:val="640"/>
      <w:marRight w:val="0"/>
      <w:marTop w:val="0"/>
      <w:marBottom w:val="0"/>
      <w:divBdr>
        <w:top w:val="none" w:sz="0" w:space="0" w:color="auto"/>
        <w:left w:val="none" w:sz="0" w:space="0" w:color="auto"/>
        <w:bottom w:val="none" w:sz="0" w:space="0" w:color="auto"/>
        <w:right w:val="none" w:sz="0" w:space="0" w:color="auto"/>
      </w:divBdr>
    </w:div>
    <w:div w:id="91125507">
      <w:marLeft w:val="640"/>
      <w:marRight w:val="0"/>
      <w:marTop w:val="0"/>
      <w:marBottom w:val="0"/>
      <w:divBdr>
        <w:top w:val="none" w:sz="0" w:space="0" w:color="auto"/>
        <w:left w:val="none" w:sz="0" w:space="0" w:color="auto"/>
        <w:bottom w:val="none" w:sz="0" w:space="0" w:color="auto"/>
        <w:right w:val="none" w:sz="0" w:space="0" w:color="auto"/>
      </w:divBdr>
    </w:div>
    <w:div w:id="91556209">
      <w:marLeft w:val="640"/>
      <w:marRight w:val="0"/>
      <w:marTop w:val="0"/>
      <w:marBottom w:val="0"/>
      <w:divBdr>
        <w:top w:val="none" w:sz="0" w:space="0" w:color="auto"/>
        <w:left w:val="none" w:sz="0" w:space="0" w:color="auto"/>
        <w:bottom w:val="none" w:sz="0" w:space="0" w:color="auto"/>
        <w:right w:val="none" w:sz="0" w:space="0" w:color="auto"/>
      </w:divBdr>
    </w:div>
    <w:div w:id="91586368">
      <w:marLeft w:val="640"/>
      <w:marRight w:val="0"/>
      <w:marTop w:val="0"/>
      <w:marBottom w:val="0"/>
      <w:divBdr>
        <w:top w:val="none" w:sz="0" w:space="0" w:color="auto"/>
        <w:left w:val="none" w:sz="0" w:space="0" w:color="auto"/>
        <w:bottom w:val="none" w:sz="0" w:space="0" w:color="auto"/>
        <w:right w:val="none" w:sz="0" w:space="0" w:color="auto"/>
      </w:divBdr>
    </w:div>
    <w:div w:id="91630498">
      <w:bodyDiv w:val="1"/>
      <w:marLeft w:val="0"/>
      <w:marRight w:val="0"/>
      <w:marTop w:val="0"/>
      <w:marBottom w:val="0"/>
      <w:divBdr>
        <w:top w:val="none" w:sz="0" w:space="0" w:color="auto"/>
        <w:left w:val="none" w:sz="0" w:space="0" w:color="auto"/>
        <w:bottom w:val="none" w:sz="0" w:space="0" w:color="auto"/>
        <w:right w:val="none" w:sz="0" w:space="0" w:color="auto"/>
      </w:divBdr>
    </w:div>
    <w:div w:id="91778845">
      <w:marLeft w:val="640"/>
      <w:marRight w:val="0"/>
      <w:marTop w:val="0"/>
      <w:marBottom w:val="0"/>
      <w:divBdr>
        <w:top w:val="none" w:sz="0" w:space="0" w:color="auto"/>
        <w:left w:val="none" w:sz="0" w:space="0" w:color="auto"/>
        <w:bottom w:val="none" w:sz="0" w:space="0" w:color="auto"/>
        <w:right w:val="none" w:sz="0" w:space="0" w:color="auto"/>
      </w:divBdr>
    </w:div>
    <w:div w:id="91905101">
      <w:bodyDiv w:val="1"/>
      <w:marLeft w:val="0"/>
      <w:marRight w:val="0"/>
      <w:marTop w:val="0"/>
      <w:marBottom w:val="0"/>
      <w:divBdr>
        <w:top w:val="none" w:sz="0" w:space="0" w:color="auto"/>
        <w:left w:val="none" w:sz="0" w:space="0" w:color="auto"/>
        <w:bottom w:val="none" w:sz="0" w:space="0" w:color="auto"/>
        <w:right w:val="none" w:sz="0" w:space="0" w:color="auto"/>
      </w:divBdr>
    </w:div>
    <w:div w:id="92942220">
      <w:bodyDiv w:val="1"/>
      <w:marLeft w:val="0"/>
      <w:marRight w:val="0"/>
      <w:marTop w:val="0"/>
      <w:marBottom w:val="0"/>
      <w:divBdr>
        <w:top w:val="none" w:sz="0" w:space="0" w:color="auto"/>
        <w:left w:val="none" w:sz="0" w:space="0" w:color="auto"/>
        <w:bottom w:val="none" w:sz="0" w:space="0" w:color="auto"/>
        <w:right w:val="none" w:sz="0" w:space="0" w:color="auto"/>
      </w:divBdr>
    </w:div>
    <w:div w:id="92946524">
      <w:marLeft w:val="640"/>
      <w:marRight w:val="0"/>
      <w:marTop w:val="0"/>
      <w:marBottom w:val="0"/>
      <w:divBdr>
        <w:top w:val="none" w:sz="0" w:space="0" w:color="auto"/>
        <w:left w:val="none" w:sz="0" w:space="0" w:color="auto"/>
        <w:bottom w:val="none" w:sz="0" w:space="0" w:color="auto"/>
        <w:right w:val="none" w:sz="0" w:space="0" w:color="auto"/>
      </w:divBdr>
    </w:div>
    <w:div w:id="93671000">
      <w:bodyDiv w:val="1"/>
      <w:marLeft w:val="0"/>
      <w:marRight w:val="0"/>
      <w:marTop w:val="0"/>
      <w:marBottom w:val="0"/>
      <w:divBdr>
        <w:top w:val="none" w:sz="0" w:space="0" w:color="auto"/>
        <w:left w:val="none" w:sz="0" w:space="0" w:color="auto"/>
        <w:bottom w:val="none" w:sz="0" w:space="0" w:color="auto"/>
        <w:right w:val="none" w:sz="0" w:space="0" w:color="auto"/>
      </w:divBdr>
    </w:div>
    <w:div w:id="95367197">
      <w:marLeft w:val="640"/>
      <w:marRight w:val="0"/>
      <w:marTop w:val="0"/>
      <w:marBottom w:val="0"/>
      <w:divBdr>
        <w:top w:val="none" w:sz="0" w:space="0" w:color="auto"/>
        <w:left w:val="none" w:sz="0" w:space="0" w:color="auto"/>
        <w:bottom w:val="none" w:sz="0" w:space="0" w:color="auto"/>
        <w:right w:val="none" w:sz="0" w:space="0" w:color="auto"/>
      </w:divBdr>
    </w:div>
    <w:div w:id="95638216">
      <w:bodyDiv w:val="1"/>
      <w:marLeft w:val="0"/>
      <w:marRight w:val="0"/>
      <w:marTop w:val="0"/>
      <w:marBottom w:val="0"/>
      <w:divBdr>
        <w:top w:val="none" w:sz="0" w:space="0" w:color="auto"/>
        <w:left w:val="none" w:sz="0" w:space="0" w:color="auto"/>
        <w:bottom w:val="none" w:sz="0" w:space="0" w:color="auto"/>
        <w:right w:val="none" w:sz="0" w:space="0" w:color="auto"/>
      </w:divBdr>
    </w:div>
    <w:div w:id="95827015">
      <w:bodyDiv w:val="1"/>
      <w:marLeft w:val="0"/>
      <w:marRight w:val="0"/>
      <w:marTop w:val="0"/>
      <w:marBottom w:val="0"/>
      <w:divBdr>
        <w:top w:val="none" w:sz="0" w:space="0" w:color="auto"/>
        <w:left w:val="none" w:sz="0" w:space="0" w:color="auto"/>
        <w:bottom w:val="none" w:sz="0" w:space="0" w:color="auto"/>
        <w:right w:val="none" w:sz="0" w:space="0" w:color="auto"/>
      </w:divBdr>
      <w:divsChild>
        <w:div w:id="89669337">
          <w:marLeft w:val="480"/>
          <w:marRight w:val="0"/>
          <w:marTop w:val="0"/>
          <w:marBottom w:val="0"/>
          <w:divBdr>
            <w:top w:val="none" w:sz="0" w:space="0" w:color="auto"/>
            <w:left w:val="none" w:sz="0" w:space="0" w:color="auto"/>
            <w:bottom w:val="none" w:sz="0" w:space="0" w:color="auto"/>
            <w:right w:val="none" w:sz="0" w:space="0" w:color="auto"/>
          </w:divBdr>
        </w:div>
        <w:div w:id="110173899">
          <w:marLeft w:val="480"/>
          <w:marRight w:val="0"/>
          <w:marTop w:val="0"/>
          <w:marBottom w:val="0"/>
          <w:divBdr>
            <w:top w:val="none" w:sz="0" w:space="0" w:color="auto"/>
            <w:left w:val="none" w:sz="0" w:space="0" w:color="auto"/>
            <w:bottom w:val="none" w:sz="0" w:space="0" w:color="auto"/>
            <w:right w:val="none" w:sz="0" w:space="0" w:color="auto"/>
          </w:divBdr>
        </w:div>
        <w:div w:id="112870397">
          <w:marLeft w:val="480"/>
          <w:marRight w:val="0"/>
          <w:marTop w:val="0"/>
          <w:marBottom w:val="0"/>
          <w:divBdr>
            <w:top w:val="none" w:sz="0" w:space="0" w:color="auto"/>
            <w:left w:val="none" w:sz="0" w:space="0" w:color="auto"/>
            <w:bottom w:val="none" w:sz="0" w:space="0" w:color="auto"/>
            <w:right w:val="none" w:sz="0" w:space="0" w:color="auto"/>
          </w:divBdr>
        </w:div>
        <w:div w:id="167060561">
          <w:marLeft w:val="480"/>
          <w:marRight w:val="0"/>
          <w:marTop w:val="0"/>
          <w:marBottom w:val="0"/>
          <w:divBdr>
            <w:top w:val="none" w:sz="0" w:space="0" w:color="auto"/>
            <w:left w:val="none" w:sz="0" w:space="0" w:color="auto"/>
            <w:bottom w:val="none" w:sz="0" w:space="0" w:color="auto"/>
            <w:right w:val="none" w:sz="0" w:space="0" w:color="auto"/>
          </w:divBdr>
        </w:div>
        <w:div w:id="204101204">
          <w:marLeft w:val="480"/>
          <w:marRight w:val="0"/>
          <w:marTop w:val="0"/>
          <w:marBottom w:val="0"/>
          <w:divBdr>
            <w:top w:val="none" w:sz="0" w:space="0" w:color="auto"/>
            <w:left w:val="none" w:sz="0" w:space="0" w:color="auto"/>
            <w:bottom w:val="none" w:sz="0" w:space="0" w:color="auto"/>
            <w:right w:val="none" w:sz="0" w:space="0" w:color="auto"/>
          </w:divBdr>
        </w:div>
        <w:div w:id="235212321">
          <w:marLeft w:val="480"/>
          <w:marRight w:val="0"/>
          <w:marTop w:val="0"/>
          <w:marBottom w:val="0"/>
          <w:divBdr>
            <w:top w:val="none" w:sz="0" w:space="0" w:color="auto"/>
            <w:left w:val="none" w:sz="0" w:space="0" w:color="auto"/>
            <w:bottom w:val="none" w:sz="0" w:space="0" w:color="auto"/>
            <w:right w:val="none" w:sz="0" w:space="0" w:color="auto"/>
          </w:divBdr>
        </w:div>
        <w:div w:id="251865954">
          <w:marLeft w:val="480"/>
          <w:marRight w:val="0"/>
          <w:marTop w:val="0"/>
          <w:marBottom w:val="0"/>
          <w:divBdr>
            <w:top w:val="none" w:sz="0" w:space="0" w:color="auto"/>
            <w:left w:val="none" w:sz="0" w:space="0" w:color="auto"/>
            <w:bottom w:val="none" w:sz="0" w:space="0" w:color="auto"/>
            <w:right w:val="none" w:sz="0" w:space="0" w:color="auto"/>
          </w:divBdr>
        </w:div>
        <w:div w:id="261451048">
          <w:marLeft w:val="480"/>
          <w:marRight w:val="0"/>
          <w:marTop w:val="0"/>
          <w:marBottom w:val="0"/>
          <w:divBdr>
            <w:top w:val="none" w:sz="0" w:space="0" w:color="auto"/>
            <w:left w:val="none" w:sz="0" w:space="0" w:color="auto"/>
            <w:bottom w:val="none" w:sz="0" w:space="0" w:color="auto"/>
            <w:right w:val="none" w:sz="0" w:space="0" w:color="auto"/>
          </w:divBdr>
        </w:div>
        <w:div w:id="303050639">
          <w:marLeft w:val="480"/>
          <w:marRight w:val="0"/>
          <w:marTop w:val="0"/>
          <w:marBottom w:val="0"/>
          <w:divBdr>
            <w:top w:val="none" w:sz="0" w:space="0" w:color="auto"/>
            <w:left w:val="none" w:sz="0" w:space="0" w:color="auto"/>
            <w:bottom w:val="none" w:sz="0" w:space="0" w:color="auto"/>
            <w:right w:val="none" w:sz="0" w:space="0" w:color="auto"/>
          </w:divBdr>
        </w:div>
        <w:div w:id="307251038">
          <w:marLeft w:val="480"/>
          <w:marRight w:val="0"/>
          <w:marTop w:val="0"/>
          <w:marBottom w:val="0"/>
          <w:divBdr>
            <w:top w:val="none" w:sz="0" w:space="0" w:color="auto"/>
            <w:left w:val="none" w:sz="0" w:space="0" w:color="auto"/>
            <w:bottom w:val="none" w:sz="0" w:space="0" w:color="auto"/>
            <w:right w:val="none" w:sz="0" w:space="0" w:color="auto"/>
          </w:divBdr>
        </w:div>
        <w:div w:id="342634727">
          <w:marLeft w:val="480"/>
          <w:marRight w:val="0"/>
          <w:marTop w:val="0"/>
          <w:marBottom w:val="0"/>
          <w:divBdr>
            <w:top w:val="none" w:sz="0" w:space="0" w:color="auto"/>
            <w:left w:val="none" w:sz="0" w:space="0" w:color="auto"/>
            <w:bottom w:val="none" w:sz="0" w:space="0" w:color="auto"/>
            <w:right w:val="none" w:sz="0" w:space="0" w:color="auto"/>
          </w:divBdr>
        </w:div>
        <w:div w:id="424964310">
          <w:marLeft w:val="480"/>
          <w:marRight w:val="0"/>
          <w:marTop w:val="0"/>
          <w:marBottom w:val="0"/>
          <w:divBdr>
            <w:top w:val="none" w:sz="0" w:space="0" w:color="auto"/>
            <w:left w:val="none" w:sz="0" w:space="0" w:color="auto"/>
            <w:bottom w:val="none" w:sz="0" w:space="0" w:color="auto"/>
            <w:right w:val="none" w:sz="0" w:space="0" w:color="auto"/>
          </w:divBdr>
        </w:div>
        <w:div w:id="466241574">
          <w:marLeft w:val="480"/>
          <w:marRight w:val="0"/>
          <w:marTop w:val="0"/>
          <w:marBottom w:val="0"/>
          <w:divBdr>
            <w:top w:val="none" w:sz="0" w:space="0" w:color="auto"/>
            <w:left w:val="none" w:sz="0" w:space="0" w:color="auto"/>
            <w:bottom w:val="none" w:sz="0" w:space="0" w:color="auto"/>
            <w:right w:val="none" w:sz="0" w:space="0" w:color="auto"/>
          </w:divBdr>
        </w:div>
        <w:div w:id="504440975">
          <w:marLeft w:val="480"/>
          <w:marRight w:val="0"/>
          <w:marTop w:val="0"/>
          <w:marBottom w:val="0"/>
          <w:divBdr>
            <w:top w:val="none" w:sz="0" w:space="0" w:color="auto"/>
            <w:left w:val="none" w:sz="0" w:space="0" w:color="auto"/>
            <w:bottom w:val="none" w:sz="0" w:space="0" w:color="auto"/>
            <w:right w:val="none" w:sz="0" w:space="0" w:color="auto"/>
          </w:divBdr>
        </w:div>
        <w:div w:id="524289948">
          <w:marLeft w:val="480"/>
          <w:marRight w:val="0"/>
          <w:marTop w:val="0"/>
          <w:marBottom w:val="0"/>
          <w:divBdr>
            <w:top w:val="none" w:sz="0" w:space="0" w:color="auto"/>
            <w:left w:val="none" w:sz="0" w:space="0" w:color="auto"/>
            <w:bottom w:val="none" w:sz="0" w:space="0" w:color="auto"/>
            <w:right w:val="none" w:sz="0" w:space="0" w:color="auto"/>
          </w:divBdr>
        </w:div>
        <w:div w:id="536432803">
          <w:marLeft w:val="480"/>
          <w:marRight w:val="0"/>
          <w:marTop w:val="0"/>
          <w:marBottom w:val="0"/>
          <w:divBdr>
            <w:top w:val="none" w:sz="0" w:space="0" w:color="auto"/>
            <w:left w:val="none" w:sz="0" w:space="0" w:color="auto"/>
            <w:bottom w:val="none" w:sz="0" w:space="0" w:color="auto"/>
            <w:right w:val="none" w:sz="0" w:space="0" w:color="auto"/>
          </w:divBdr>
        </w:div>
        <w:div w:id="536546118">
          <w:marLeft w:val="480"/>
          <w:marRight w:val="0"/>
          <w:marTop w:val="0"/>
          <w:marBottom w:val="0"/>
          <w:divBdr>
            <w:top w:val="none" w:sz="0" w:space="0" w:color="auto"/>
            <w:left w:val="none" w:sz="0" w:space="0" w:color="auto"/>
            <w:bottom w:val="none" w:sz="0" w:space="0" w:color="auto"/>
            <w:right w:val="none" w:sz="0" w:space="0" w:color="auto"/>
          </w:divBdr>
        </w:div>
        <w:div w:id="539442363">
          <w:marLeft w:val="480"/>
          <w:marRight w:val="0"/>
          <w:marTop w:val="0"/>
          <w:marBottom w:val="0"/>
          <w:divBdr>
            <w:top w:val="none" w:sz="0" w:space="0" w:color="auto"/>
            <w:left w:val="none" w:sz="0" w:space="0" w:color="auto"/>
            <w:bottom w:val="none" w:sz="0" w:space="0" w:color="auto"/>
            <w:right w:val="none" w:sz="0" w:space="0" w:color="auto"/>
          </w:divBdr>
        </w:div>
        <w:div w:id="568073361">
          <w:marLeft w:val="480"/>
          <w:marRight w:val="0"/>
          <w:marTop w:val="0"/>
          <w:marBottom w:val="0"/>
          <w:divBdr>
            <w:top w:val="none" w:sz="0" w:space="0" w:color="auto"/>
            <w:left w:val="none" w:sz="0" w:space="0" w:color="auto"/>
            <w:bottom w:val="none" w:sz="0" w:space="0" w:color="auto"/>
            <w:right w:val="none" w:sz="0" w:space="0" w:color="auto"/>
          </w:divBdr>
        </w:div>
        <w:div w:id="671448168">
          <w:marLeft w:val="480"/>
          <w:marRight w:val="0"/>
          <w:marTop w:val="0"/>
          <w:marBottom w:val="0"/>
          <w:divBdr>
            <w:top w:val="none" w:sz="0" w:space="0" w:color="auto"/>
            <w:left w:val="none" w:sz="0" w:space="0" w:color="auto"/>
            <w:bottom w:val="none" w:sz="0" w:space="0" w:color="auto"/>
            <w:right w:val="none" w:sz="0" w:space="0" w:color="auto"/>
          </w:divBdr>
        </w:div>
        <w:div w:id="674498397">
          <w:marLeft w:val="480"/>
          <w:marRight w:val="0"/>
          <w:marTop w:val="0"/>
          <w:marBottom w:val="0"/>
          <w:divBdr>
            <w:top w:val="none" w:sz="0" w:space="0" w:color="auto"/>
            <w:left w:val="none" w:sz="0" w:space="0" w:color="auto"/>
            <w:bottom w:val="none" w:sz="0" w:space="0" w:color="auto"/>
            <w:right w:val="none" w:sz="0" w:space="0" w:color="auto"/>
          </w:divBdr>
        </w:div>
        <w:div w:id="715011038">
          <w:marLeft w:val="480"/>
          <w:marRight w:val="0"/>
          <w:marTop w:val="0"/>
          <w:marBottom w:val="0"/>
          <w:divBdr>
            <w:top w:val="none" w:sz="0" w:space="0" w:color="auto"/>
            <w:left w:val="none" w:sz="0" w:space="0" w:color="auto"/>
            <w:bottom w:val="none" w:sz="0" w:space="0" w:color="auto"/>
            <w:right w:val="none" w:sz="0" w:space="0" w:color="auto"/>
          </w:divBdr>
        </w:div>
        <w:div w:id="788089308">
          <w:marLeft w:val="480"/>
          <w:marRight w:val="0"/>
          <w:marTop w:val="0"/>
          <w:marBottom w:val="0"/>
          <w:divBdr>
            <w:top w:val="none" w:sz="0" w:space="0" w:color="auto"/>
            <w:left w:val="none" w:sz="0" w:space="0" w:color="auto"/>
            <w:bottom w:val="none" w:sz="0" w:space="0" w:color="auto"/>
            <w:right w:val="none" w:sz="0" w:space="0" w:color="auto"/>
          </w:divBdr>
        </w:div>
        <w:div w:id="816915199">
          <w:marLeft w:val="480"/>
          <w:marRight w:val="0"/>
          <w:marTop w:val="0"/>
          <w:marBottom w:val="0"/>
          <w:divBdr>
            <w:top w:val="none" w:sz="0" w:space="0" w:color="auto"/>
            <w:left w:val="none" w:sz="0" w:space="0" w:color="auto"/>
            <w:bottom w:val="none" w:sz="0" w:space="0" w:color="auto"/>
            <w:right w:val="none" w:sz="0" w:space="0" w:color="auto"/>
          </w:divBdr>
        </w:div>
        <w:div w:id="958103300">
          <w:marLeft w:val="480"/>
          <w:marRight w:val="0"/>
          <w:marTop w:val="0"/>
          <w:marBottom w:val="0"/>
          <w:divBdr>
            <w:top w:val="none" w:sz="0" w:space="0" w:color="auto"/>
            <w:left w:val="none" w:sz="0" w:space="0" w:color="auto"/>
            <w:bottom w:val="none" w:sz="0" w:space="0" w:color="auto"/>
            <w:right w:val="none" w:sz="0" w:space="0" w:color="auto"/>
          </w:divBdr>
        </w:div>
        <w:div w:id="976490582">
          <w:marLeft w:val="480"/>
          <w:marRight w:val="0"/>
          <w:marTop w:val="0"/>
          <w:marBottom w:val="0"/>
          <w:divBdr>
            <w:top w:val="none" w:sz="0" w:space="0" w:color="auto"/>
            <w:left w:val="none" w:sz="0" w:space="0" w:color="auto"/>
            <w:bottom w:val="none" w:sz="0" w:space="0" w:color="auto"/>
            <w:right w:val="none" w:sz="0" w:space="0" w:color="auto"/>
          </w:divBdr>
        </w:div>
        <w:div w:id="979306827">
          <w:marLeft w:val="480"/>
          <w:marRight w:val="0"/>
          <w:marTop w:val="0"/>
          <w:marBottom w:val="0"/>
          <w:divBdr>
            <w:top w:val="none" w:sz="0" w:space="0" w:color="auto"/>
            <w:left w:val="none" w:sz="0" w:space="0" w:color="auto"/>
            <w:bottom w:val="none" w:sz="0" w:space="0" w:color="auto"/>
            <w:right w:val="none" w:sz="0" w:space="0" w:color="auto"/>
          </w:divBdr>
        </w:div>
        <w:div w:id="1022442507">
          <w:marLeft w:val="480"/>
          <w:marRight w:val="0"/>
          <w:marTop w:val="0"/>
          <w:marBottom w:val="0"/>
          <w:divBdr>
            <w:top w:val="none" w:sz="0" w:space="0" w:color="auto"/>
            <w:left w:val="none" w:sz="0" w:space="0" w:color="auto"/>
            <w:bottom w:val="none" w:sz="0" w:space="0" w:color="auto"/>
            <w:right w:val="none" w:sz="0" w:space="0" w:color="auto"/>
          </w:divBdr>
        </w:div>
        <w:div w:id="1031761862">
          <w:marLeft w:val="480"/>
          <w:marRight w:val="0"/>
          <w:marTop w:val="0"/>
          <w:marBottom w:val="0"/>
          <w:divBdr>
            <w:top w:val="none" w:sz="0" w:space="0" w:color="auto"/>
            <w:left w:val="none" w:sz="0" w:space="0" w:color="auto"/>
            <w:bottom w:val="none" w:sz="0" w:space="0" w:color="auto"/>
            <w:right w:val="none" w:sz="0" w:space="0" w:color="auto"/>
          </w:divBdr>
        </w:div>
        <w:div w:id="1078746406">
          <w:marLeft w:val="480"/>
          <w:marRight w:val="0"/>
          <w:marTop w:val="0"/>
          <w:marBottom w:val="0"/>
          <w:divBdr>
            <w:top w:val="none" w:sz="0" w:space="0" w:color="auto"/>
            <w:left w:val="none" w:sz="0" w:space="0" w:color="auto"/>
            <w:bottom w:val="none" w:sz="0" w:space="0" w:color="auto"/>
            <w:right w:val="none" w:sz="0" w:space="0" w:color="auto"/>
          </w:divBdr>
        </w:div>
        <w:div w:id="1117258839">
          <w:marLeft w:val="480"/>
          <w:marRight w:val="0"/>
          <w:marTop w:val="0"/>
          <w:marBottom w:val="0"/>
          <w:divBdr>
            <w:top w:val="none" w:sz="0" w:space="0" w:color="auto"/>
            <w:left w:val="none" w:sz="0" w:space="0" w:color="auto"/>
            <w:bottom w:val="none" w:sz="0" w:space="0" w:color="auto"/>
            <w:right w:val="none" w:sz="0" w:space="0" w:color="auto"/>
          </w:divBdr>
        </w:div>
        <w:div w:id="1157186140">
          <w:marLeft w:val="480"/>
          <w:marRight w:val="0"/>
          <w:marTop w:val="0"/>
          <w:marBottom w:val="0"/>
          <w:divBdr>
            <w:top w:val="none" w:sz="0" w:space="0" w:color="auto"/>
            <w:left w:val="none" w:sz="0" w:space="0" w:color="auto"/>
            <w:bottom w:val="none" w:sz="0" w:space="0" w:color="auto"/>
            <w:right w:val="none" w:sz="0" w:space="0" w:color="auto"/>
          </w:divBdr>
        </w:div>
        <w:div w:id="1234200240">
          <w:marLeft w:val="480"/>
          <w:marRight w:val="0"/>
          <w:marTop w:val="0"/>
          <w:marBottom w:val="0"/>
          <w:divBdr>
            <w:top w:val="none" w:sz="0" w:space="0" w:color="auto"/>
            <w:left w:val="none" w:sz="0" w:space="0" w:color="auto"/>
            <w:bottom w:val="none" w:sz="0" w:space="0" w:color="auto"/>
            <w:right w:val="none" w:sz="0" w:space="0" w:color="auto"/>
          </w:divBdr>
        </w:div>
        <w:div w:id="1248269420">
          <w:marLeft w:val="480"/>
          <w:marRight w:val="0"/>
          <w:marTop w:val="0"/>
          <w:marBottom w:val="0"/>
          <w:divBdr>
            <w:top w:val="none" w:sz="0" w:space="0" w:color="auto"/>
            <w:left w:val="none" w:sz="0" w:space="0" w:color="auto"/>
            <w:bottom w:val="none" w:sz="0" w:space="0" w:color="auto"/>
            <w:right w:val="none" w:sz="0" w:space="0" w:color="auto"/>
          </w:divBdr>
        </w:div>
        <w:div w:id="1251547898">
          <w:marLeft w:val="480"/>
          <w:marRight w:val="0"/>
          <w:marTop w:val="0"/>
          <w:marBottom w:val="0"/>
          <w:divBdr>
            <w:top w:val="none" w:sz="0" w:space="0" w:color="auto"/>
            <w:left w:val="none" w:sz="0" w:space="0" w:color="auto"/>
            <w:bottom w:val="none" w:sz="0" w:space="0" w:color="auto"/>
            <w:right w:val="none" w:sz="0" w:space="0" w:color="auto"/>
          </w:divBdr>
        </w:div>
        <w:div w:id="1264845634">
          <w:marLeft w:val="480"/>
          <w:marRight w:val="0"/>
          <w:marTop w:val="0"/>
          <w:marBottom w:val="0"/>
          <w:divBdr>
            <w:top w:val="none" w:sz="0" w:space="0" w:color="auto"/>
            <w:left w:val="none" w:sz="0" w:space="0" w:color="auto"/>
            <w:bottom w:val="none" w:sz="0" w:space="0" w:color="auto"/>
            <w:right w:val="none" w:sz="0" w:space="0" w:color="auto"/>
          </w:divBdr>
        </w:div>
        <w:div w:id="1280989539">
          <w:marLeft w:val="480"/>
          <w:marRight w:val="0"/>
          <w:marTop w:val="0"/>
          <w:marBottom w:val="0"/>
          <w:divBdr>
            <w:top w:val="none" w:sz="0" w:space="0" w:color="auto"/>
            <w:left w:val="none" w:sz="0" w:space="0" w:color="auto"/>
            <w:bottom w:val="none" w:sz="0" w:space="0" w:color="auto"/>
            <w:right w:val="none" w:sz="0" w:space="0" w:color="auto"/>
          </w:divBdr>
        </w:div>
        <w:div w:id="1312176134">
          <w:marLeft w:val="480"/>
          <w:marRight w:val="0"/>
          <w:marTop w:val="0"/>
          <w:marBottom w:val="0"/>
          <w:divBdr>
            <w:top w:val="none" w:sz="0" w:space="0" w:color="auto"/>
            <w:left w:val="none" w:sz="0" w:space="0" w:color="auto"/>
            <w:bottom w:val="none" w:sz="0" w:space="0" w:color="auto"/>
            <w:right w:val="none" w:sz="0" w:space="0" w:color="auto"/>
          </w:divBdr>
        </w:div>
        <w:div w:id="1330793557">
          <w:marLeft w:val="480"/>
          <w:marRight w:val="0"/>
          <w:marTop w:val="0"/>
          <w:marBottom w:val="0"/>
          <w:divBdr>
            <w:top w:val="none" w:sz="0" w:space="0" w:color="auto"/>
            <w:left w:val="none" w:sz="0" w:space="0" w:color="auto"/>
            <w:bottom w:val="none" w:sz="0" w:space="0" w:color="auto"/>
            <w:right w:val="none" w:sz="0" w:space="0" w:color="auto"/>
          </w:divBdr>
        </w:div>
        <w:div w:id="1357269512">
          <w:marLeft w:val="480"/>
          <w:marRight w:val="0"/>
          <w:marTop w:val="0"/>
          <w:marBottom w:val="0"/>
          <w:divBdr>
            <w:top w:val="none" w:sz="0" w:space="0" w:color="auto"/>
            <w:left w:val="none" w:sz="0" w:space="0" w:color="auto"/>
            <w:bottom w:val="none" w:sz="0" w:space="0" w:color="auto"/>
            <w:right w:val="none" w:sz="0" w:space="0" w:color="auto"/>
          </w:divBdr>
        </w:div>
        <w:div w:id="1404451121">
          <w:marLeft w:val="480"/>
          <w:marRight w:val="0"/>
          <w:marTop w:val="0"/>
          <w:marBottom w:val="0"/>
          <w:divBdr>
            <w:top w:val="none" w:sz="0" w:space="0" w:color="auto"/>
            <w:left w:val="none" w:sz="0" w:space="0" w:color="auto"/>
            <w:bottom w:val="none" w:sz="0" w:space="0" w:color="auto"/>
            <w:right w:val="none" w:sz="0" w:space="0" w:color="auto"/>
          </w:divBdr>
        </w:div>
        <w:div w:id="1406413686">
          <w:marLeft w:val="480"/>
          <w:marRight w:val="0"/>
          <w:marTop w:val="0"/>
          <w:marBottom w:val="0"/>
          <w:divBdr>
            <w:top w:val="none" w:sz="0" w:space="0" w:color="auto"/>
            <w:left w:val="none" w:sz="0" w:space="0" w:color="auto"/>
            <w:bottom w:val="none" w:sz="0" w:space="0" w:color="auto"/>
            <w:right w:val="none" w:sz="0" w:space="0" w:color="auto"/>
          </w:divBdr>
        </w:div>
        <w:div w:id="1422607852">
          <w:marLeft w:val="480"/>
          <w:marRight w:val="0"/>
          <w:marTop w:val="0"/>
          <w:marBottom w:val="0"/>
          <w:divBdr>
            <w:top w:val="none" w:sz="0" w:space="0" w:color="auto"/>
            <w:left w:val="none" w:sz="0" w:space="0" w:color="auto"/>
            <w:bottom w:val="none" w:sz="0" w:space="0" w:color="auto"/>
            <w:right w:val="none" w:sz="0" w:space="0" w:color="auto"/>
          </w:divBdr>
        </w:div>
        <w:div w:id="1436290393">
          <w:marLeft w:val="480"/>
          <w:marRight w:val="0"/>
          <w:marTop w:val="0"/>
          <w:marBottom w:val="0"/>
          <w:divBdr>
            <w:top w:val="none" w:sz="0" w:space="0" w:color="auto"/>
            <w:left w:val="none" w:sz="0" w:space="0" w:color="auto"/>
            <w:bottom w:val="none" w:sz="0" w:space="0" w:color="auto"/>
            <w:right w:val="none" w:sz="0" w:space="0" w:color="auto"/>
          </w:divBdr>
        </w:div>
        <w:div w:id="1500849844">
          <w:marLeft w:val="480"/>
          <w:marRight w:val="0"/>
          <w:marTop w:val="0"/>
          <w:marBottom w:val="0"/>
          <w:divBdr>
            <w:top w:val="none" w:sz="0" w:space="0" w:color="auto"/>
            <w:left w:val="none" w:sz="0" w:space="0" w:color="auto"/>
            <w:bottom w:val="none" w:sz="0" w:space="0" w:color="auto"/>
            <w:right w:val="none" w:sz="0" w:space="0" w:color="auto"/>
          </w:divBdr>
        </w:div>
        <w:div w:id="1534421109">
          <w:marLeft w:val="480"/>
          <w:marRight w:val="0"/>
          <w:marTop w:val="0"/>
          <w:marBottom w:val="0"/>
          <w:divBdr>
            <w:top w:val="none" w:sz="0" w:space="0" w:color="auto"/>
            <w:left w:val="none" w:sz="0" w:space="0" w:color="auto"/>
            <w:bottom w:val="none" w:sz="0" w:space="0" w:color="auto"/>
            <w:right w:val="none" w:sz="0" w:space="0" w:color="auto"/>
          </w:divBdr>
        </w:div>
        <w:div w:id="1540897270">
          <w:marLeft w:val="480"/>
          <w:marRight w:val="0"/>
          <w:marTop w:val="0"/>
          <w:marBottom w:val="0"/>
          <w:divBdr>
            <w:top w:val="none" w:sz="0" w:space="0" w:color="auto"/>
            <w:left w:val="none" w:sz="0" w:space="0" w:color="auto"/>
            <w:bottom w:val="none" w:sz="0" w:space="0" w:color="auto"/>
            <w:right w:val="none" w:sz="0" w:space="0" w:color="auto"/>
          </w:divBdr>
        </w:div>
        <w:div w:id="1585647686">
          <w:marLeft w:val="480"/>
          <w:marRight w:val="0"/>
          <w:marTop w:val="0"/>
          <w:marBottom w:val="0"/>
          <w:divBdr>
            <w:top w:val="none" w:sz="0" w:space="0" w:color="auto"/>
            <w:left w:val="none" w:sz="0" w:space="0" w:color="auto"/>
            <w:bottom w:val="none" w:sz="0" w:space="0" w:color="auto"/>
            <w:right w:val="none" w:sz="0" w:space="0" w:color="auto"/>
          </w:divBdr>
        </w:div>
        <w:div w:id="1605306206">
          <w:marLeft w:val="480"/>
          <w:marRight w:val="0"/>
          <w:marTop w:val="0"/>
          <w:marBottom w:val="0"/>
          <w:divBdr>
            <w:top w:val="none" w:sz="0" w:space="0" w:color="auto"/>
            <w:left w:val="none" w:sz="0" w:space="0" w:color="auto"/>
            <w:bottom w:val="none" w:sz="0" w:space="0" w:color="auto"/>
            <w:right w:val="none" w:sz="0" w:space="0" w:color="auto"/>
          </w:divBdr>
        </w:div>
        <w:div w:id="1662658218">
          <w:marLeft w:val="480"/>
          <w:marRight w:val="0"/>
          <w:marTop w:val="0"/>
          <w:marBottom w:val="0"/>
          <w:divBdr>
            <w:top w:val="none" w:sz="0" w:space="0" w:color="auto"/>
            <w:left w:val="none" w:sz="0" w:space="0" w:color="auto"/>
            <w:bottom w:val="none" w:sz="0" w:space="0" w:color="auto"/>
            <w:right w:val="none" w:sz="0" w:space="0" w:color="auto"/>
          </w:divBdr>
        </w:div>
        <w:div w:id="1690646582">
          <w:marLeft w:val="480"/>
          <w:marRight w:val="0"/>
          <w:marTop w:val="0"/>
          <w:marBottom w:val="0"/>
          <w:divBdr>
            <w:top w:val="none" w:sz="0" w:space="0" w:color="auto"/>
            <w:left w:val="none" w:sz="0" w:space="0" w:color="auto"/>
            <w:bottom w:val="none" w:sz="0" w:space="0" w:color="auto"/>
            <w:right w:val="none" w:sz="0" w:space="0" w:color="auto"/>
          </w:divBdr>
        </w:div>
        <w:div w:id="1697190619">
          <w:marLeft w:val="480"/>
          <w:marRight w:val="0"/>
          <w:marTop w:val="0"/>
          <w:marBottom w:val="0"/>
          <w:divBdr>
            <w:top w:val="none" w:sz="0" w:space="0" w:color="auto"/>
            <w:left w:val="none" w:sz="0" w:space="0" w:color="auto"/>
            <w:bottom w:val="none" w:sz="0" w:space="0" w:color="auto"/>
            <w:right w:val="none" w:sz="0" w:space="0" w:color="auto"/>
          </w:divBdr>
        </w:div>
        <w:div w:id="1718386074">
          <w:marLeft w:val="480"/>
          <w:marRight w:val="0"/>
          <w:marTop w:val="0"/>
          <w:marBottom w:val="0"/>
          <w:divBdr>
            <w:top w:val="none" w:sz="0" w:space="0" w:color="auto"/>
            <w:left w:val="none" w:sz="0" w:space="0" w:color="auto"/>
            <w:bottom w:val="none" w:sz="0" w:space="0" w:color="auto"/>
            <w:right w:val="none" w:sz="0" w:space="0" w:color="auto"/>
          </w:divBdr>
        </w:div>
        <w:div w:id="1885941940">
          <w:marLeft w:val="480"/>
          <w:marRight w:val="0"/>
          <w:marTop w:val="0"/>
          <w:marBottom w:val="0"/>
          <w:divBdr>
            <w:top w:val="none" w:sz="0" w:space="0" w:color="auto"/>
            <w:left w:val="none" w:sz="0" w:space="0" w:color="auto"/>
            <w:bottom w:val="none" w:sz="0" w:space="0" w:color="auto"/>
            <w:right w:val="none" w:sz="0" w:space="0" w:color="auto"/>
          </w:divBdr>
        </w:div>
        <w:div w:id="1904218559">
          <w:marLeft w:val="480"/>
          <w:marRight w:val="0"/>
          <w:marTop w:val="0"/>
          <w:marBottom w:val="0"/>
          <w:divBdr>
            <w:top w:val="none" w:sz="0" w:space="0" w:color="auto"/>
            <w:left w:val="none" w:sz="0" w:space="0" w:color="auto"/>
            <w:bottom w:val="none" w:sz="0" w:space="0" w:color="auto"/>
            <w:right w:val="none" w:sz="0" w:space="0" w:color="auto"/>
          </w:divBdr>
        </w:div>
        <w:div w:id="1909882554">
          <w:marLeft w:val="480"/>
          <w:marRight w:val="0"/>
          <w:marTop w:val="0"/>
          <w:marBottom w:val="0"/>
          <w:divBdr>
            <w:top w:val="none" w:sz="0" w:space="0" w:color="auto"/>
            <w:left w:val="none" w:sz="0" w:space="0" w:color="auto"/>
            <w:bottom w:val="none" w:sz="0" w:space="0" w:color="auto"/>
            <w:right w:val="none" w:sz="0" w:space="0" w:color="auto"/>
          </w:divBdr>
        </w:div>
        <w:div w:id="1980916178">
          <w:marLeft w:val="480"/>
          <w:marRight w:val="0"/>
          <w:marTop w:val="0"/>
          <w:marBottom w:val="0"/>
          <w:divBdr>
            <w:top w:val="none" w:sz="0" w:space="0" w:color="auto"/>
            <w:left w:val="none" w:sz="0" w:space="0" w:color="auto"/>
            <w:bottom w:val="none" w:sz="0" w:space="0" w:color="auto"/>
            <w:right w:val="none" w:sz="0" w:space="0" w:color="auto"/>
          </w:divBdr>
        </w:div>
        <w:div w:id="2060321727">
          <w:marLeft w:val="480"/>
          <w:marRight w:val="0"/>
          <w:marTop w:val="0"/>
          <w:marBottom w:val="0"/>
          <w:divBdr>
            <w:top w:val="none" w:sz="0" w:space="0" w:color="auto"/>
            <w:left w:val="none" w:sz="0" w:space="0" w:color="auto"/>
            <w:bottom w:val="none" w:sz="0" w:space="0" w:color="auto"/>
            <w:right w:val="none" w:sz="0" w:space="0" w:color="auto"/>
          </w:divBdr>
        </w:div>
      </w:divsChild>
    </w:div>
    <w:div w:id="95945446">
      <w:marLeft w:val="640"/>
      <w:marRight w:val="0"/>
      <w:marTop w:val="0"/>
      <w:marBottom w:val="0"/>
      <w:divBdr>
        <w:top w:val="none" w:sz="0" w:space="0" w:color="auto"/>
        <w:left w:val="none" w:sz="0" w:space="0" w:color="auto"/>
        <w:bottom w:val="none" w:sz="0" w:space="0" w:color="auto"/>
        <w:right w:val="none" w:sz="0" w:space="0" w:color="auto"/>
      </w:divBdr>
    </w:div>
    <w:div w:id="95946339">
      <w:marLeft w:val="480"/>
      <w:marRight w:val="0"/>
      <w:marTop w:val="0"/>
      <w:marBottom w:val="0"/>
      <w:divBdr>
        <w:top w:val="none" w:sz="0" w:space="0" w:color="auto"/>
        <w:left w:val="none" w:sz="0" w:space="0" w:color="auto"/>
        <w:bottom w:val="none" w:sz="0" w:space="0" w:color="auto"/>
        <w:right w:val="none" w:sz="0" w:space="0" w:color="auto"/>
      </w:divBdr>
    </w:div>
    <w:div w:id="96365105">
      <w:marLeft w:val="640"/>
      <w:marRight w:val="0"/>
      <w:marTop w:val="0"/>
      <w:marBottom w:val="0"/>
      <w:divBdr>
        <w:top w:val="none" w:sz="0" w:space="0" w:color="auto"/>
        <w:left w:val="none" w:sz="0" w:space="0" w:color="auto"/>
        <w:bottom w:val="none" w:sz="0" w:space="0" w:color="auto"/>
        <w:right w:val="none" w:sz="0" w:space="0" w:color="auto"/>
      </w:divBdr>
    </w:div>
    <w:div w:id="96604355">
      <w:marLeft w:val="480"/>
      <w:marRight w:val="0"/>
      <w:marTop w:val="0"/>
      <w:marBottom w:val="0"/>
      <w:divBdr>
        <w:top w:val="none" w:sz="0" w:space="0" w:color="auto"/>
        <w:left w:val="none" w:sz="0" w:space="0" w:color="auto"/>
        <w:bottom w:val="none" w:sz="0" w:space="0" w:color="auto"/>
        <w:right w:val="none" w:sz="0" w:space="0" w:color="auto"/>
      </w:divBdr>
    </w:div>
    <w:div w:id="96996062">
      <w:marLeft w:val="640"/>
      <w:marRight w:val="0"/>
      <w:marTop w:val="0"/>
      <w:marBottom w:val="0"/>
      <w:divBdr>
        <w:top w:val="none" w:sz="0" w:space="0" w:color="auto"/>
        <w:left w:val="none" w:sz="0" w:space="0" w:color="auto"/>
        <w:bottom w:val="none" w:sz="0" w:space="0" w:color="auto"/>
        <w:right w:val="none" w:sz="0" w:space="0" w:color="auto"/>
      </w:divBdr>
    </w:div>
    <w:div w:id="97069230">
      <w:marLeft w:val="640"/>
      <w:marRight w:val="0"/>
      <w:marTop w:val="0"/>
      <w:marBottom w:val="0"/>
      <w:divBdr>
        <w:top w:val="none" w:sz="0" w:space="0" w:color="auto"/>
        <w:left w:val="none" w:sz="0" w:space="0" w:color="auto"/>
        <w:bottom w:val="none" w:sz="0" w:space="0" w:color="auto"/>
        <w:right w:val="none" w:sz="0" w:space="0" w:color="auto"/>
      </w:divBdr>
    </w:div>
    <w:div w:id="97529933">
      <w:marLeft w:val="640"/>
      <w:marRight w:val="0"/>
      <w:marTop w:val="0"/>
      <w:marBottom w:val="0"/>
      <w:divBdr>
        <w:top w:val="none" w:sz="0" w:space="0" w:color="auto"/>
        <w:left w:val="none" w:sz="0" w:space="0" w:color="auto"/>
        <w:bottom w:val="none" w:sz="0" w:space="0" w:color="auto"/>
        <w:right w:val="none" w:sz="0" w:space="0" w:color="auto"/>
      </w:divBdr>
    </w:div>
    <w:div w:id="98336168">
      <w:marLeft w:val="640"/>
      <w:marRight w:val="0"/>
      <w:marTop w:val="0"/>
      <w:marBottom w:val="0"/>
      <w:divBdr>
        <w:top w:val="none" w:sz="0" w:space="0" w:color="auto"/>
        <w:left w:val="none" w:sz="0" w:space="0" w:color="auto"/>
        <w:bottom w:val="none" w:sz="0" w:space="0" w:color="auto"/>
        <w:right w:val="none" w:sz="0" w:space="0" w:color="auto"/>
      </w:divBdr>
    </w:div>
    <w:div w:id="98377865">
      <w:marLeft w:val="640"/>
      <w:marRight w:val="0"/>
      <w:marTop w:val="0"/>
      <w:marBottom w:val="0"/>
      <w:divBdr>
        <w:top w:val="none" w:sz="0" w:space="0" w:color="auto"/>
        <w:left w:val="none" w:sz="0" w:space="0" w:color="auto"/>
        <w:bottom w:val="none" w:sz="0" w:space="0" w:color="auto"/>
        <w:right w:val="none" w:sz="0" w:space="0" w:color="auto"/>
      </w:divBdr>
    </w:div>
    <w:div w:id="98456173">
      <w:marLeft w:val="640"/>
      <w:marRight w:val="0"/>
      <w:marTop w:val="0"/>
      <w:marBottom w:val="0"/>
      <w:divBdr>
        <w:top w:val="none" w:sz="0" w:space="0" w:color="auto"/>
        <w:left w:val="none" w:sz="0" w:space="0" w:color="auto"/>
        <w:bottom w:val="none" w:sz="0" w:space="0" w:color="auto"/>
        <w:right w:val="none" w:sz="0" w:space="0" w:color="auto"/>
      </w:divBdr>
    </w:div>
    <w:div w:id="98530757">
      <w:marLeft w:val="640"/>
      <w:marRight w:val="0"/>
      <w:marTop w:val="0"/>
      <w:marBottom w:val="0"/>
      <w:divBdr>
        <w:top w:val="none" w:sz="0" w:space="0" w:color="auto"/>
        <w:left w:val="none" w:sz="0" w:space="0" w:color="auto"/>
        <w:bottom w:val="none" w:sz="0" w:space="0" w:color="auto"/>
        <w:right w:val="none" w:sz="0" w:space="0" w:color="auto"/>
      </w:divBdr>
    </w:div>
    <w:div w:id="99300349">
      <w:marLeft w:val="640"/>
      <w:marRight w:val="0"/>
      <w:marTop w:val="0"/>
      <w:marBottom w:val="0"/>
      <w:divBdr>
        <w:top w:val="none" w:sz="0" w:space="0" w:color="auto"/>
        <w:left w:val="none" w:sz="0" w:space="0" w:color="auto"/>
        <w:bottom w:val="none" w:sz="0" w:space="0" w:color="auto"/>
        <w:right w:val="none" w:sz="0" w:space="0" w:color="auto"/>
      </w:divBdr>
    </w:div>
    <w:div w:id="99305221">
      <w:marLeft w:val="640"/>
      <w:marRight w:val="0"/>
      <w:marTop w:val="0"/>
      <w:marBottom w:val="0"/>
      <w:divBdr>
        <w:top w:val="none" w:sz="0" w:space="0" w:color="auto"/>
        <w:left w:val="none" w:sz="0" w:space="0" w:color="auto"/>
        <w:bottom w:val="none" w:sz="0" w:space="0" w:color="auto"/>
        <w:right w:val="none" w:sz="0" w:space="0" w:color="auto"/>
      </w:divBdr>
    </w:div>
    <w:div w:id="99378107">
      <w:marLeft w:val="640"/>
      <w:marRight w:val="0"/>
      <w:marTop w:val="0"/>
      <w:marBottom w:val="0"/>
      <w:divBdr>
        <w:top w:val="none" w:sz="0" w:space="0" w:color="auto"/>
        <w:left w:val="none" w:sz="0" w:space="0" w:color="auto"/>
        <w:bottom w:val="none" w:sz="0" w:space="0" w:color="auto"/>
        <w:right w:val="none" w:sz="0" w:space="0" w:color="auto"/>
      </w:divBdr>
    </w:div>
    <w:div w:id="99496203">
      <w:marLeft w:val="640"/>
      <w:marRight w:val="0"/>
      <w:marTop w:val="0"/>
      <w:marBottom w:val="0"/>
      <w:divBdr>
        <w:top w:val="none" w:sz="0" w:space="0" w:color="auto"/>
        <w:left w:val="none" w:sz="0" w:space="0" w:color="auto"/>
        <w:bottom w:val="none" w:sz="0" w:space="0" w:color="auto"/>
        <w:right w:val="none" w:sz="0" w:space="0" w:color="auto"/>
      </w:divBdr>
    </w:div>
    <w:div w:id="99763967">
      <w:bodyDiv w:val="1"/>
      <w:marLeft w:val="0"/>
      <w:marRight w:val="0"/>
      <w:marTop w:val="0"/>
      <w:marBottom w:val="0"/>
      <w:divBdr>
        <w:top w:val="none" w:sz="0" w:space="0" w:color="auto"/>
        <w:left w:val="none" w:sz="0" w:space="0" w:color="auto"/>
        <w:bottom w:val="none" w:sz="0" w:space="0" w:color="auto"/>
        <w:right w:val="none" w:sz="0" w:space="0" w:color="auto"/>
      </w:divBdr>
      <w:divsChild>
        <w:div w:id="37359839">
          <w:marLeft w:val="480"/>
          <w:marRight w:val="0"/>
          <w:marTop w:val="0"/>
          <w:marBottom w:val="0"/>
          <w:divBdr>
            <w:top w:val="none" w:sz="0" w:space="0" w:color="auto"/>
            <w:left w:val="none" w:sz="0" w:space="0" w:color="auto"/>
            <w:bottom w:val="none" w:sz="0" w:space="0" w:color="auto"/>
            <w:right w:val="none" w:sz="0" w:space="0" w:color="auto"/>
          </w:divBdr>
        </w:div>
        <w:div w:id="44068204">
          <w:marLeft w:val="480"/>
          <w:marRight w:val="0"/>
          <w:marTop w:val="0"/>
          <w:marBottom w:val="0"/>
          <w:divBdr>
            <w:top w:val="none" w:sz="0" w:space="0" w:color="auto"/>
            <w:left w:val="none" w:sz="0" w:space="0" w:color="auto"/>
            <w:bottom w:val="none" w:sz="0" w:space="0" w:color="auto"/>
            <w:right w:val="none" w:sz="0" w:space="0" w:color="auto"/>
          </w:divBdr>
        </w:div>
        <w:div w:id="78598040">
          <w:marLeft w:val="480"/>
          <w:marRight w:val="0"/>
          <w:marTop w:val="0"/>
          <w:marBottom w:val="0"/>
          <w:divBdr>
            <w:top w:val="none" w:sz="0" w:space="0" w:color="auto"/>
            <w:left w:val="none" w:sz="0" w:space="0" w:color="auto"/>
            <w:bottom w:val="none" w:sz="0" w:space="0" w:color="auto"/>
            <w:right w:val="none" w:sz="0" w:space="0" w:color="auto"/>
          </w:divBdr>
        </w:div>
        <w:div w:id="110129846">
          <w:marLeft w:val="480"/>
          <w:marRight w:val="0"/>
          <w:marTop w:val="0"/>
          <w:marBottom w:val="0"/>
          <w:divBdr>
            <w:top w:val="none" w:sz="0" w:space="0" w:color="auto"/>
            <w:left w:val="none" w:sz="0" w:space="0" w:color="auto"/>
            <w:bottom w:val="none" w:sz="0" w:space="0" w:color="auto"/>
            <w:right w:val="none" w:sz="0" w:space="0" w:color="auto"/>
          </w:divBdr>
        </w:div>
        <w:div w:id="131556133">
          <w:marLeft w:val="480"/>
          <w:marRight w:val="0"/>
          <w:marTop w:val="0"/>
          <w:marBottom w:val="0"/>
          <w:divBdr>
            <w:top w:val="none" w:sz="0" w:space="0" w:color="auto"/>
            <w:left w:val="none" w:sz="0" w:space="0" w:color="auto"/>
            <w:bottom w:val="none" w:sz="0" w:space="0" w:color="auto"/>
            <w:right w:val="none" w:sz="0" w:space="0" w:color="auto"/>
          </w:divBdr>
        </w:div>
        <w:div w:id="169953828">
          <w:marLeft w:val="480"/>
          <w:marRight w:val="0"/>
          <w:marTop w:val="0"/>
          <w:marBottom w:val="0"/>
          <w:divBdr>
            <w:top w:val="none" w:sz="0" w:space="0" w:color="auto"/>
            <w:left w:val="none" w:sz="0" w:space="0" w:color="auto"/>
            <w:bottom w:val="none" w:sz="0" w:space="0" w:color="auto"/>
            <w:right w:val="none" w:sz="0" w:space="0" w:color="auto"/>
          </w:divBdr>
        </w:div>
        <w:div w:id="249972563">
          <w:marLeft w:val="480"/>
          <w:marRight w:val="0"/>
          <w:marTop w:val="0"/>
          <w:marBottom w:val="0"/>
          <w:divBdr>
            <w:top w:val="none" w:sz="0" w:space="0" w:color="auto"/>
            <w:left w:val="none" w:sz="0" w:space="0" w:color="auto"/>
            <w:bottom w:val="none" w:sz="0" w:space="0" w:color="auto"/>
            <w:right w:val="none" w:sz="0" w:space="0" w:color="auto"/>
          </w:divBdr>
        </w:div>
        <w:div w:id="329412517">
          <w:marLeft w:val="480"/>
          <w:marRight w:val="0"/>
          <w:marTop w:val="0"/>
          <w:marBottom w:val="0"/>
          <w:divBdr>
            <w:top w:val="none" w:sz="0" w:space="0" w:color="auto"/>
            <w:left w:val="none" w:sz="0" w:space="0" w:color="auto"/>
            <w:bottom w:val="none" w:sz="0" w:space="0" w:color="auto"/>
            <w:right w:val="none" w:sz="0" w:space="0" w:color="auto"/>
          </w:divBdr>
        </w:div>
        <w:div w:id="434329370">
          <w:marLeft w:val="480"/>
          <w:marRight w:val="0"/>
          <w:marTop w:val="0"/>
          <w:marBottom w:val="0"/>
          <w:divBdr>
            <w:top w:val="none" w:sz="0" w:space="0" w:color="auto"/>
            <w:left w:val="none" w:sz="0" w:space="0" w:color="auto"/>
            <w:bottom w:val="none" w:sz="0" w:space="0" w:color="auto"/>
            <w:right w:val="none" w:sz="0" w:space="0" w:color="auto"/>
          </w:divBdr>
        </w:div>
        <w:div w:id="535581068">
          <w:marLeft w:val="480"/>
          <w:marRight w:val="0"/>
          <w:marTop w:val="0"/>
          <w:marBottom w:val="0"/>
          <w:divBdr>
            <w:top w:val="none" w:sz="0" w:space="0" w:color="auto"/>
            <w:left w:val="none" w:sz="0" w:space="0" w:color="auto"/>
            <w:bottom w:val="none" w:sz="0" w:space="0" w:color="auto"/>
            <w:right w:val="none" w:sz="0" w:space="0" w:color="auto"/>
          </w:divBdr>
        </w:div>
        <w:div w:id="601304098">
          <w:marLeft w:val="480"/>
          <w:marRight w:val="0"/>
          <w:marTop w:val="0"/>
          <w:marBottom w:val="0"/>
          <w:divBdr>
            <w:top w:val="none" w:sz="0" w:space="0" w:color="auto"/>
            <w:left w:val="none" w:sz="0" w:space="0" w:color="auto"/>
            <w:bottom w:val="none" w:sz="0" w:space="0" w:color="auto"/>
            <w:right w:val="none" w:sz="0" w:space="0" w:color="auto"/>
          </w:divBdr>
        </w:div>
        <w:div w:id="615060656">
          <w:marLeft w:val="480"/>
          <w:marRight w:val="0"/>
          <w:marTop w:val="0"/>
          <w:marBottom w:val="0"/>
          <w:divBdr>
            <w:top w:val="none" w:sz="0" w:space="0" w:color="auto"/>
            <w:left w:val="none" w:sz="0" w:space="0" w:color="auto"/>
            <w:bottom w:val="none" w:sz="0" w:space="0" w:color="auto"/>
            <w:right w:val="none" w:sz="0" w:space="0" w:color="auto"/>
          </w:divBdr>
        </w:div>
        <w:div w:id="615646659">
          <w:marLeft w:val="480"/>
          <w:marRight w:val="0"/>
          <w:marTop w:val="0"/>
          <w:marBottom w:val="0"/>
          <w:divBdr>
            <w:top w:val="none" w:sz="0" w:space="0" w:color="auto"/>
            <w:left w:val="none" w:sz="0" w:space="0" w:color="auto"/>
            <w:bottom w:val="none" w:sz="0" w:space="0" w:color="auto"/>
            <w:right w:val="none" w:sz="0" w:space="0" w:color="auto"/>
          </w:divBdr>
        </w:div>
        <w:div w:id="724833877">
          <w:marLeft w:val="480"/>
          <w:marRight w:val="0"/>
          <w:marTop w:val="0"/>
          <w:marBottom w:val="0"/>
          <w:divBdr>
            <w:top w:val="none" w:sz="0" w:space="0" w:color="auto"/>
            <w:left w:val="none" w:sz="0" w:space="0" w:color="auto"/>
            <w:bottom w:val="none" w:sz="0" w:space="0" w:color="auto"/>
            <w:right w:val="none" w:sz="0" w:space="0" w:color="auto"/>
          </w:divBdr>
        </w:div>
        <w:div w:id="875968908">
          <w:marLeft w:val="480"/>
          <w:marRight w:val="0"/>
          <w:marTop w:val="0"/>
          <w:marBottom w:val="0"/>
          <w:divBdr>
            <w:top w:val="none" w:sz="0" w:space="0" w:color="auto"/>
            <w:left w:val="none" w:sz="0" w:space="0" w:color="auto"/>
            <w:bottom w:val="none" w:sz="0" w:space="0" w:color="auto"/>
            <w:right w:val="none" w:sz="0" w:space="0" w:color="auto"/>
          </w:divBdr>
        </w:div>
        <w:div w:id="881599797">
          <w:marLeft w:val="480"/>
          <w:marRight w:val="0"/>
          <w:marTop w:val="0"/>
          <w:marBottom w:val="0"/>
          <w:divBdr>
            <w:top w:val="none" w:sz="0" w:space="0" w:color="auto"/>
            <w:left w:val="none" w:sz="0" w:space="0" w:color="auto"/>
            <w:bottom w:val="none" w:sz="0" w:space="0" w:color="auto"/>
            <w:right w:val="none" w:sz="0" w:space="0" w:color="auto"/>
          </w:divBdr>
        </w:div>
        <w:div w:id="936062729">
          <w:marLeft w:val="480"/>
          <w:marRight w:val="0"/>
          <w:marTop w:val="0"/>
          <w:marBottom w:val="0"/>
          <w:divBdr>
            <w:top w:val="none" w:sz="0" w:space="0" w:color="auto"/>
            <w:left w:val="none" w:sz="0" w:space="0" w:color="auto"/>
            <w:bottom w:val="none" w:sz="0" w:space="0" w:color="auto"/>
            <w:right w:val="none" w:sz="0" w:space="0" w:color="auto"/>
          </w:divBdr>
        </w:div>
        <w:div w:id="943415580">
          <w:marLeft w:val="480"/>
          <w:marRight w:val="0"/>
          <w:marTop w:val="0"/>
          <w:marBottom w:val="0"/>
          <w:divBdr>
            <w:top w:val="none" w:sz="0" w:space="0" w:color="auto"/>
            <w:left w:val="none" w:sz="0" w:space="0" w:color="auto"/>
            <w:bottom w:val="none" w:sz="0" w:space="0" w:color="auto"/>
            <w:right w:val="none" w:sz="0" w:space="0" w:color="auto"/>
          </w:divBdr>
        </w:div>
        <w:div w:id="992609347">
          <w:marLeft w:val="480"/>
          <w:marRight w:val="0"/>
          <w:marTop w:val="0"/>
          <w:marBottom w:val="0"/>
          <w:divBdr>
            <w:top w:val="none" w:sz="0" w:space="0" w:color="auto"/>
            <w:left w:val="none" w:sz="0" w:space="0" w:color="auto"/>
            <w:bottom w:val="none" w:sz="0" w:space="0" w:color="auto"/>
            <w:right w:val="none" w:sz="0" w:space="0" w:color="auto"/>
          </w:divBdr>
        </w:div>
        <w:div w:id="1043402814">
          <w:marLeft w:val="480"/>
          <w:marRight w:val="0"/>
          <w:marTop w:val="0"/>
          <w:marBottom w:val="0"/>
          <w:divBdr>
            <w:top w:val="none" w:sz="0" w:space="0" w:color="auto"/>
            <w:left w:val="none" w:sz="0" w:space="0" w:color="auto"/>
            <w:bottom w:val="none" w:sz="0" w:space="0" w:color="auto"/>
            <w:right w:val="none" w:sz="0" w:space="0" w:color="auto"/>
          </w:divBdr>
        </w:div>
        <w:div w:id="1094781879">
          <w:marLeft w:val="480"/>
          <w:marRight w:val="0"/>
          <w:marTop w:val="0"/>
          <w:marBottom w:val="0"/>
          <w:divBdr>
            <w:top w:val="none" w:sz="0" w:space="0" w:color="auto"/>
            <w:left w:val="none" w:sz="0" w:space="0" w:color="auto"/>
            <w:bottom w:val="none" w:sz="0" w:space="0" w:color="auto"/>
            <w:right w:val="none" w:sz="0" w:space="0" w:color="auto"/>
          </w:divBdr>
        </w:div>
        <w:div w:id="1107655278">
          <w:marLeft w:val="480"/>
          <w:marRight w:val="0"/>
          <w:marTop w:val="0"/>
          <w:marBottom w:val="0"/>
          <w:divBdr>
            <w:top w:val="none" w:sz="0" w:space="0" w:color="auto"/>
            <w:left w:val="none" w:sz="0" w:space="0" w:color="auto"/>
            <w:bottom w:val="none" w:sz="0" w:space="0" w:color="auto"/>
            <w:right w:val="none" w:sz="0" w:space="0" w:color="auto"/>
          </w:divBdr>
        </w:div>
        <w:div w:id="1113208200">
          <w:marLeft w:val="480"/>
          <w:marRight w:val="0"/>
          <w:marTop w:val="0"/>
          <w:marBottom w:val="0"/>
          <w:divBdr>
            <w:top w:val="none" w:sz="0" w:space="0" w:color="auto"/>
            <w:left w:val="none" w:sz="0" w:space="0" w:color="auto"/>
            <w:bottom w:val="none" w:sz="0" w:space="0" w:color="auto"/>
            <w:right w:val="none" w:sz="0" w:space="0" w:color="auto"/>
          </w:divBdr>
        </w:div>
        <w:div w:id="1151170194">
          <w:marLeft w:val="480"/>
          <w:marRight w:val="0"/>
          <w:marTop w:val="0"/>
          <w:marBottom w:val="0"/>
          <w:divBdr>
            <w:top w:val="none" w:sz="0" w:space="0" w:color="auto"/>
            <w:left w:val="none" w:sz="0" w:space="0" w:color="auto"/>
            <w:bottom w:val="none" w:sz="0" w:space="0" w:color="auto"/>
            <w:right w:val="none" w:sz="0" w:space="0" w:color="auto"/>
          </w:divBdr>
        </w:div>
        <w:div w:id="1157842987">
          <w:marLeft w:val="480"/>
          <w:marRight w:val="0"/>
          <w:marTop w:val="0"/>
          <w:marBottom w:val="0"/>
          <w:divBdr>
            <w:top w:val="none" w:sz="0" w:space="0" w:color="auto"/>
            <w:left w:val="none" w:sz="0" w:space="0" w:color="auto"/>
            <w:bottom w:val="none" w:sz="0" w:space="0" w:color="auto"/>
            <w:right w:val="none" w:sz="0" w:space="0" w:color="auto"/>
          </w:divBdr>
        </w:div>
        <w:div w:id="1161313533">
          <w:marLeft w:val="480"/>
          <w:marRight w:val="0"/>
          <w:marTop w:val="0"/>
          <w:marBottom w:val="0"/>
          <w:divBdr>
            <w:top w:val="none" w:sz="0" w:space="0" w:color="auto"/>
            <w:left w:val="none" w:sz="0" w:space="0" w:color="auto"/>
            <w:bottom w:val="none" w:sz="0" w:space="0" w:color="auto"/>
            <w:right w:val="none" w:sz="0" w:space="0" w:color="auto"/>
          </w:divBdr>
        </w:div>
        <w:div w:id="1176967595">
          <w:marLeft w:val="480"/>
          <w:marRight w:val="0"/>
          <w:marTop w:val="0"/>
          <w:marBottom w:val="0"/>
          <w:divBdr>
            <w:top w:val="none" w:sz="0" w:space="0" w:color="auto"/>
            <w:left w:val="none" w:sz="0" w:space="0" w:color="auto"/>
            <w:bottom w:val="none" w:sz="0" w:space="0" w:color="auto"/>
            <w:right w:val="none" w:sz="0" w:space="0" w:color="auto"/>
          </w:divBdr>
        </w:div>
        <w:div w:id="1178888689">
          <w:marLeft w:val="480"/>
          <w:marRight w:val="0"/>
          <w:marTop w:val="0"/>
          <w:marBottom w:val="0"/>
          <w:divBdr>
            <w:top w:val="none" w:sz="0" w:space="0" w:color="auto"/>
            <w:left w:val="none" w:sz="0" w:space="0" w:color="auto"/>
            <w:bottom w:val="none" w:sz="0" w:space="0" w:color="auto"/>
            <w:right w:val="none" w:sz="0" w:space="0" w:color="auto"/>
          </w:divBdr>
        </w:div>
        <w:div w:id="1192305921">
          <w:marLeft w:val="480"/>
          <w:marRight w:val="0"/>
          <w:marTop w:val="0"/>
          <w:marBottom w:val="0"/>
          <w:divBdr>
            <w:top w:val="none" w:sz="0" w:space="0" w:color="auto"/>
            <w:left w:val="none" w:sz="0" w:space="0" w:color="auto"/>
            <w:bottom w:val="none" w:sz="0" w:space="0" w:color="auto"/>
            <w:right w:val="none" w:sz="0" w:space="0" w:color="auto"/>
          </w:divBdr>
        </w:div>
        <w:div w:id="1302540728">
          <w:marLeft w:val="480"/>
          <w:marRight w:val="0"/>
          <w:marTop w:val="0"/>
          <w:marBottom w:val="0"/>
          <w:divBdr>
            <w:top w:val="none" w:sz="0" w:space="0" w:color="auto"/>
            <w:left w:val="none" w:sz="0" w:space="0" w:color="auto"/>
            <w:bottom w:val="none" w:sz="0" w:space="0" w:color="auto"/>
            <w:right w:val="none" w:sz="0" w:space="0" w:color="auto"/>
          </w:divBdr>
        </w:div>
        <w:div w:id="1327250668">
          <w:marLeft w:val="480"/>
          <w:marRight w:val="0"/>
          <w:marTop w:val="0"/>
          <w:marBottom w:val="0"/>
          <w:divBdr>
            <w:top w:val="none" w:sz="0" w:space="0" w:color="auto"/>
            <w:left w:val="none" w:sz="0" w:space="0" w:color="auto"/>
            <w:bottom w:val="none" w:sz="0" w:space="0" w:color="auto"/>
            <w:right w:val="none" w:sz="0" w:space="0" w:color="auto"/>
          </w:divBdr>
        </w:div>
        <w:div w:id="1336492836">
          <w:marLeft w:val="480"/>
          <w:marRight w:val="0"/>
          <w:marTop w:val="0"/>
          <w:marBottom w:val="0"/>
          <w:divBdr>
            <w:top w:val="none" w:sz="0" w:space="0" w:color="auto"/>
            <w:left w:val="none" w:sz="0" w:space="0" w:color="auto"/>
            <w:bottom w:val="none" w:sz="0" w:space="0" w:color="auto"/>
            <w:right w:val="none" w:sz="0" w:space="0" w:color="auto"/>
          </w:divBdr>
        </w:div>
        <w:div w:id="1387685733">
          <w:marLeft w:val="480"/>
          <w:marRight w:val="0"/>
          <w:marTop w:val="0"/>
          <w:marBottom w:val="0"/>
          <w:divBdr>
            <w:top w:val="none" w:sz="0" w:space="0" w:color="auto"/>
            <w:left w:val="none" w:sz="0" w:space="0" w:color="auto"/>
            <w:bottom w:val="none" w:sz="0" w:space="0" w:color="auto"/>
            <w:right w:val="none" w:sz="0" w:space="0" w:color="auto"/>
          </w:divBdr>
        </w:div>
        <w:div w:id="1456369768">
          <w:marLeft w:val="480"/>
          <w:marRight w:val="0"/>
          <w:marTop w:val="0"/>
          <w:marBottom w:val="0"/>
          <w:divBdr>
            <w:top w:val="none" w:sz="0" w:space="0" w:color="auto"/>
            <w:left w:val="none" w:sz="0" w:space="0" w:color="auto"/>
            <w:bottom w:val="none" w:sz="0" w:space="0" w:color="auto"/>
            <w:right w:val="none" w:sz="0" w:space="0" w:color="auto"/>
          </w:divBdr>
        </w:div>
        <w:div w:id="1509442774">
          <w:marLeft w:val="480"/>
          <w:marRight w:val="0"/>
          <w:marTop w:val="0"/>
          <w:marBottom w:val="0"/>
          <w:divBdr>
            <w:top w:val="none" w:sz="0" w:space="0" w:color="auto"/>
            <w:left w:val="none" w:sz="0" w:space="0" w:color="auto"/>
            <w:bottom w:val="none" w:sz="0" w:space="0" w:color="auto"/>
            <w:right w:val="none" w:sz="0" w:space="0" w:color="auto"/>
          </w:divBdr>
        </w:div>
        <w:div w:id="1516339197">
          <w:marLeft w:val="480"/>
          <w:marRight w:val="0"/>
          <w:marTop w:val="0"/>
          <w:marBottom w:val="0"/>
          <w:divBdr>
            <w:top w:val="none" w:sz="0" w:space="0" w:color="auto"/>
            <w:left w:val="none" w:sz="0" w:space="0" w:color="auto"/>
            <w:bottom w:val="none" w:sz="0" w:space="0" w:color="auto"/>
            <w:right w:val="none" w:sz="0" w:space="0" w:color="auto"/>
          </w:divBdr>
        </w:div>
        <w:div w:id="1530099819">
          <w:marLeft w:val="480"/>
          <w:marRight w:val="0"/>
          <w:marTop w:val="0"/>
          <w:marBottom w:val="0"/>
          <w:divBdr>
            <w:top w:val="none" w:sz="0" w:space="0" w:color="auto"/>
            <w:left w:val="none" w:sz="0" w:space="0" w:color="auto"/>
            <w:bottom w:val="none" w:sz="0" w:space="0" w:color="auto"/>
            <w:right w:val="none" w:sz="0" w:space="0" w:color="auto"/>
          </w:divBdr>
        </w:div>
        <w:div w:id="1572347112">
          <w:marLeft w:val="480"/>
          <w:marRight w:val="0"/>
          <w:marTop w:val="0"/>
          <w:marBottom w:val="0"/>
          <w:divBdr>
            <w:top w:val="none" w:sz="0" w:space="0" w:color="auto"/>
            <w:left w:val="none" w:sz="0" w:space="0" w:color="auto"/>
            <w:bottom w:val="none" w:sz="0" w:space="0" w:color="auto"/>
            <w:right w:val="none" w:sz="0" w:space="0" w:color="auto"/>
          </w:divBdr>
        </w:div>
        <w:div w:id="1579637312">
          <w:marLeft w:val="480"/>
          <w:marRight w:val="0"/>
          <w:marTop w:val="0"/>
          <w:marBottom w:val="0"/>
          <w:divBdr>
            <w:top w:val="none" w:sz="0" w:space="0" w:color="auto"/>
            <w:left w:val="none" w:sz="0" w:space="0" w:color="auto"/>
            <w:bottom w:val="none" w:sz="0" w:space="0" w:color="auto"/>
            <w:right w:val="none" w:sz="0" w:space="0" w:color="auto"/>
          </w:divBdr>
        </w:div>
        <w:div w:id="1632977509">
          <w:marLeft w:val="480"/>
          <w:marRight w:val="0"/>
          <w:marTop w:val="0"/>
          <w:marBottom w:val="0"/>
          <w:divBdr>
            <w:top w:val="none" w:sz="0" w:space="0" w:color="auto"/>
            <w:left w:val="none" w:sz="0" w:space="0" w:color="auto"/>
            <w:bottom w:val="none" w:sz="0" w:space="0" w:color="auto"/>
            <w:right w:val="none" w:sz="0" w:space="0" w:color="auto"/>
          </w:divBdr>
        </w:div>
        <w:div w:id="1765951311">
          <w:marLeft w:val="480"/>
          <w:marRight w:val="0"/>
          <w:marTop w:val="0"/>
          <w:marBottom w:val="0"/>
          <w:divBdr>
            <w:top w:val="none" w:sz="0" w:space="0" w:color="auto"/>
            <w:left w:val="none" w:sz="0" w:space="0" w:color="auto"/>
            <w:bottom w:val="none" w:sz="0" w:space="0" w:color="auto"/>
            <w:right w:val="none" w:sz="0" w:space="0" w:color="auto"/>
          </w:divBdr>
        </w:div>
        <w:div w:id="1818111505">
          <w:marLeft w:val="480"/>
          <w:marRight w:val="0"/>
          <w:marTop w:val="0"/>
          <w:marBottom w:val="0"/>
          <w:divBdr>
            <w:top w:val="none" w:sz="0" w:space="0" w:color="auto"/>
            <w:left w:val="none" w:sz="0" w:space="0" w:color="auto"/>
            <w:bottom w:val="none" w:sz="0" w:space="0" w:color="auto"/>
            <w:right w:val="none" w:sz="0" w:space="0" w:color="auto"/>
          </w:divBdr>
        </w:div>
        <w:div w:id="1822963490">
          <w:marLeft w:val="480"/>
          <w:marRight w:val="0"/>
          <w:marTop w:val="0"/>
          <w:marBottom w:val="0"/>
          <w:divBdr>
            <w:top w:val="none" w:sz="0" w:space="0" w:color="auto"/>
            <w:left w:val="none" w:sz="0" w:space="0" w:color="auto"/>
            <w:bottom w:val="none" w:sz="0" w:space="0" w:color="auto"/>
            <w:right w:val="none" w:sz="0" w:space="0" w:color="auto"/>
          </w:divBdr>
        </w:div>
        <w:div w:id="1839811746">
          <w:marLeft w:val="480"/>
          <w:marRight w:val="0"/>
          <w:marTop w:val="0"/>
          <w:marBottom w:val="0"/>
          <w:divBdr>
            <w:top w:val="none" w:sz="0" w:space="0" w:color="auto"/>
            <w:left w:val="none" w:sz="0" w:space="0" w:color="auto"/>
            <w:bottom w:val="none" w:sz="0" w:space="0" w:color="auto"/>
            <w:right w:val="none" w:sz="0" w:space="0" w:color="auto"/>
          </w:divBdr>
        </w:div>
        <w:div w:id="1889225055">
          <w:marLeft w:val="480"/>
          <w:marRight w:val="0"/>
          <w:marTop w:val="0"/>
          <w:marBottom w:val="0"/>
          <w:divBdr>
            <w:top w:val="none" w:sz="0" w:space="0" w:color="auto"/>
            <w:left w:val="none" w:sz="0" w:space="0" w:color="auto"/>
            <w:bottom w:val="none" w:sz="0" w:space="0" w:color="auto"/>
            <w:right w:val="none" w:sz="0" w:space="0" w:color="auto"/>
          </w:divBdr>
        </w:div>
        <w:div w:id="1899316881">
          <w:marLeft w:val="480"/>
          <w:marRight w:val="0"/>
          <w:marTop w:val="0"/>
          <w:marBottom w:val="0"/>
          <w:divBdr>
            <w:top w:val="none" w:sz="0" w:space="0" w:color="auto"/>
            <w:left w:val="none" w:sz="0" w:space="0" w:color="auto"/>
            <w:bottom w:val="none" w:sz="0" w:space="0" w:color="auto"/>
            <w:right w:val="none" w:sz="0" w:space="0" w:color="auto"/>
          </w:divBdr>
        </w:div>
        <w:div w:id="1903521486">
          <w:marLeft w:val="480"/>
          <w:marRight w:val="0"/>
          <w:marTop w:val="0"/>
          <w:marBottom w:val="0"/>
          <w:divBdr>
            <w:top w:val="none" w:sz="0" w:space="0" w:color="auto"/>
            <w:left w:val="none" w:sz="0" w:space="0" w:color="auto"/>
            <w:bottom w:val="none" w:sz="0" w:space="0" w:color="auto"/>
            <w:right w:val="none" w:sz="0" w:space="0" w:color="auto"/>
          </w:divBdr>
        </w:div>
        <w:div w:id="1921987042">
          <w:marLeft w:val="480"/>
          <w:marRight w:val="0"/>
          <w:marTop w:val="0"/>
          <w:marBottom w:val="0"/>
          <w:divBdr>
            <w:top w:val="none" w:sz="0" w:space="0" w:color="auto"/>
            <w:left w:val="none" w:sz="0" w:space="0" w:color="auto"/>
            <w:bottom w:val="none" w:sz="0" w:space="0" w:color="auto"/>
            <w:right w:val="none" w:sz="0" w:space="0" w:color="auto"/>
          </w:divBdr>
        </w:div>
        <w:div w:id="2014264461">
          <w:marLeft w:val="480"/>
          <w:marRight w:val="0"/>
          <w:marTop w:val="0"/>
          <w:marBottom w:val="0"/>
          <w:divBdr>
            <w:top w:val="none" w:sz="0" w:space="0" w:color="auto"/>
            <w:left w:val="none" w:sz="0" w:space="0" w:color="auto"/>
            <w:bottom w:val="none" w:sz="0" w:space="0" w:color="auto"/>
            <w:right w:val="none" w:sz="0" w:space="0" w:color="auto"/>
          </w:divBdr>
        </w:div>
        <w:div w:id="2025353525">
          <w:marLeft w:val="480"/>
          <w:marRight w:val="0"/>
          <w:marTop w:val="0"/>
          <w:marBottom w:val="0"/>
          <w:divBdr>
            <w:top w:val="none" w:sz="0" w:space="0" w:color="auto"/>
            <w:left w:val="none" w:sz="0" w:space="0" w:color="auto"/>
            <w:bottom w:val="none" w:sz="0" w:space="0" w:color="auto"/>
            <w:right w:val="none" w:sz="0" w:space="0" w:color="auto"/>
          </w:divBdr>
        </w:div>
        <w:div w:id="2033679239">
          <w:marLeft w:val="480"/>
          <w:marRight w:val="0"/>
          <w:marTop w:val="0"/>
          <w:marBottom w:val="0"/>
          <w:divBdr>
            <w:top w:val="none" w:sz="0" w:space="0" w:color="auto"/>
            <w:left w:val="none" w:sz="0" w:space="0" w:color="auto"/>
            <w:bottom w:val="none" w:sz="0" w:space="0" w:color="auto"/>
            <w:right w:val="none" w:sz="0" w:space="0" w:color="auto"/>
          </w:divBdr>
        </w:div>
        <w:div w:id="2042198576">
          <w:marLeft w:val="480"/>
          <w:marRight w:val="0"/>
          <w:marTop w:val="0"/>
          <w:marBottom w:val="0"/>
          <w:divBdr>
            <w:top w:val="none" w:sz="0" w:space="0" w:color="auto"/>
            <w:left w:val="none" w:sz="0" w:space="0" w:color="auto"/>
            <w:bottom w:val="none" w:sz="0" w:space="0" w:color="auto"/>
            <w:right w:val="none" w:sz="0" w:space="0" w:color="auto"/>
          </w:divBdr>
        </w:div>
        <w:div w:id="2119182344">
          <w:marLeft w:val="480"/>
          <w:marRight w:val="0"/>
          <w:marTop w:val="0"/>
          <w:marBottom w:val="0"/>
          <w:divBdr>
            <w:top w:val="none" w:sz="0" w:space="0" w:color="auto"/>
            <w:left w:val="none" w:sz="0" w:space="0" w:color="auto"/>
            <w:bottom w:val="none" w:sz="0" w:space="0" w:color="auto"/>
            <w:right w:val="none" w:sz="0" w:space="0" w:color="auto"/>
          </w:divBdr>
        </w:div>
        <w:div w:id="2147156660">
          <w:marLeft w:val="480"/>
          <w:marRight w:val="0"/>
          <w:marTop w:val="0"/>
          <w:marBottom w:val="0"/>
          <w:divBdr>
            <w:top w:val="none" w:sz="0" w:space="0" w:color="auto"/>
            <w:left w:val="none" w:sz="0" w:space="0" w:color="auto"/>
            <w:bottom w:val="none" w:sz="0" w:space="0" w:color="auto"/>
            <w:right w:val="none" w:sz="0" w:space="0" w:color="auto"/>
          </w:divBdr>
        </w:div>
      </w:divsChild>
    </w:div>
    <w:div w:id="99878242">
      <w:marLeft w:val="640"/>
      <w:marRight w:val="0"/>
      <w:marTop w:val="0"/>
      <w:marBottom w:val="0"/>
      <w:divBdr>
        <w:top w:val="none" w:sz="0" w:space="0" w:color="auto"/>
        <w:left w:val="none" w:sz="0" w:space="0" w:color="auto"/>
        <w:bottom w:val="none" w:sz="0" w:space="0" w:color="auto"/>
        <w:right w:val="none" w:sz="0" w:space="0" w:color="auto"/>
      </w:divBdr>
    </w:div>
    <w:div w:id="100028812">
      <w:marLeft w:val="640"/>
      <w:marRight w:val="0"/>
      <w:marTop w:val="0"/>
      <w:marBottom w:val="0"/>
      <w:divBdr>
        <w:top w:val="none" w:sz="0" w:space="0" w:color="auto"/>
        <w:left w:val="none" w:sz="0" w:space="0" w:color="auto"/>
        <w:bottom w:val="none" w:sz="0" w:space="0" w:color="auto"/>
        <w:right w:val="none" w:sz="0" w:space="0" w:color="auto"/>
      </w:divBdr>
    </w:div>
    <w:div w:id="100103652">
      <w:bodyDiv w:val="1"/>
      <w:marLeft w:val="0"/>
      <w:marRight w:val="0"/>
      <w:marTop w:val="0"/>
      <w:marBottom w:val="0"/>
      <w:divBdr>
        <w:top w:val="none" w:sz="0" w:space="0" w:color="auto"/>
        <w:left w:val="none" w:sz="0" w:space="0" w:color="auto"/>
        <w:bottom w:val="none" w:sz="0" w:space="0" w:color="auto"/>
        <w:right w:val="none" w:sz="0" w:space="0" w:color="auto"/>
      </w:divBdr>
    </w:div>
    <w:div w:id="100225473">
      <w:marLeft w:val="640"/>
      <w:marRight w:val="0"/>
      <w:marTop w:val="0"/>
      <w:marBottom w:val="0"/>
      <w:divBdr>
        <w:top w:val="none" w:sz="0" w:space="0" w:color="auto"/>
        <w:left w:val="none" w:sz="0" w:space="0" w:color="auto"/>
        <w:bottom w:val="none" w:sz="0" w:space="0" w:color="auto"/>
        <w:right w:val="none" w:sz="0" w:space="0" w:color="auto"/>
      </w:divBdr>
    </w:div>
    <w:div w:id="100299022">
      <w:marLeft w:val="640"/>
      <w:marRight w:val="0"/>
      <w:marTop w:val="0"/>
      <w:marBottom w:val="0"/>
      <w:divBdr>
        <w:top w:val="none" w:sz="0" w:space="0" w:color="auto"/>
        <w:left w:val="none" w:sz="0" w:space="0" w:color="auto"/>
        <w:bottom w:val="none" w:sz="0" w:space="0" w:color="auto"/>
        <w:right w:val="none" w:sz="0" w:space="0" w:color="auto"/>
      </w:divBdr>
    </w:div>
    <w:div w:id="100804258">
      <w:marLeft w:val="640"/>
      <w:marRight w:val="0"/>
      <w:marTop w:val="0"/>
      <w:marBottom w:val="0"/>
      <w:divBdr>
        <w:top w:val="none" w:sz="0" w:space="0" w:color="auto"/>
        <w:left w:val="none" w:sz="0" w:space="0" w:color="auto"/>
        <w:bottom w:val="none" w:sz="0" w:space="0" w:color="auto"/>
        <w:right w:val="none" w:sz="0" w:space="0" w:color="auto"/>
      </w:divBdr>
    </w:div>
    <w:div w:id="101650246">
      <w:marLeft w:val="640"/>
      <w:marRight w:val="0"/>
      <w:marTop w:val="0"/>
      <w:marBottom w:val="0"/>
      <w:divBdr>
        <w:top w:val="none" w:sz="0" w:space="0" w:color="auto"/>
        <w:left w:val="none" w:sz="0" w:space="0" w:color="auto"/>
        <w:bottom w:val="none" w:sz="0" w:space="0" w:color="auto"/>
        <w:right w:val="none" w:sz="0" w:space="0" w:color="auto"/>
      </w:divBdr>
    </w:div>
    <w:div w:id="102043684">
      <w:bodyDiv w:val="1"/>
      <w:marLeft w:val="0"/>
      <w:marRight w:val="0"/>
      <w:marTop w:val="0"/>
      <w:marBottom w:val="0"/>
      <w:divBdr>
        <w:top w:val="none" w:sz="0" w:space="0" w:color="auto"/>
        <w:left w:val="none" w:sz="0" w:space="0" w:color="auto"/>
        <w:bottom w:val="none" w:sz="0" w:space="0" w:color="auto"/>
        <w:right w:val="none" w:sz="0" w:space="0" w:color="auto"/>
      </w:divBdr>
    </w:div>
    <w:div w:id="102044568">
      <w:marLeft w:val="640"/>
      <w:marRight w:val="0"/>
      <w:marTop w:val="0"/>
      <w:marBottom w:val="0"/>
      <w:divBdr>
        <w:top w:val="none" w:sz="0" w:space="0" w:color="auto"/>
        <w:left w:val="none" w:sz="0" w:space="0" w:color="auto"/>
        <w:bottom w:val="none" w:sz="0" w:space="0" w:color="auto"/>
        <w:right w:val="none" w:sz="0" w:space="0" w:color="auto"/>
      </w:divBdr>
    </w:div>
    <w:div w:id="102382761">
      <w:bodyDiv w:val="1"/>
      <w:marLeft w:val="0"/>
      <w:marRight w:val="0"/>
      <w:marTop w:val="0"/>
      <w:marBottom w:val="0"/>
      <w:divBdr>
        <w:top w:val="none" w:sz="0" w:space="0" w:color="auto"/>
        <w:left w:val="none" w:sz="0" w:space="0" w:color="auto"/>
        <w:bottom w:val="none" w:sz="0" w:space="0" w:color="auto"/>
        <w:right w:val="none" w:sz="0" w:space="0" w:color="auto"/>
      </w:divBdr>
      <w:divsChild>
        <w:div w:id="10425411">
          <w:marLeft w:val="480"/>
          <w:marRight w:val="0"/>
          <w:marTop w:val="0"/>
          <w:marBottom w:val="0"/>
          <w:divBdr>
            <w:top w:val="none" w:sz="0" w:space="0" w:color="auto"/>
            <w:left w:val="none" w:sz="0" w:space="0" w:color="auto"/>
            <w:bottom w:val="none" w:sz="0" w:space="0" w:color="auto"/>
            <w:right w:val="none" w:sz="0" w:space="0" w:color="auto"/>
          </w:divBdr>
        </w:div>
        <w:div w:id="131287698">
          <w:marLeft w:val="480"/>
          <w:marRight w:val="0"/>
          <w:marTop w:val="0"/>
          <w:marBottom w:val="0"/>
          <w:divBdr>
            <w:top w:val="none" w:sz="0" w:space="0" w:color="auto"/>
            <w:left w:val="none" w:sz="0" w:space="0" w:color="auto"/>
            <w:bottom w:val="none" w:sz="0" w:space="0" w:color="auto"/>
            <w:right w:val="none" w:sz="0" w:space="0" w:color="auto"/>
          </w:divBdr>
        </w:div>
        <w:div w:id="161632140">
          <w:marLeft w:val="480"/>
          <w:marRight w:val="0"/>
          <w:marTop w:val="0"/>
          <w:marBottom w:val="0"/>
          <w:divBdr>
            <w:top w:val="none" w:sz="0" w:space="0" w:color="auto"/>
            <w:left w:val="none" w:sz="0" w:space="0" w:color="auto"/>
            <w:bottom w:val="none" w:sz="0" w:space="0" w:color="auto"/>
            <w:right w:val="none" w:sz="0" w:space="0" w:color="auto"/>
          </w:divBdr>
        </w:div>
        <w:div w:id="261649045">
          <w:marLeft w:val="480"/>
          <w:marRight w:val="0"/>
          <w:marTop w:val="0"/>
          <w:marBottom w:val="0"/>
          <w:divBdr>
            <w:top w:val="none" w:sz="0" w:space="0" w:color="auto"/>
            <w:left w:val="none" w:sz="0" w:space="0" w:color="auto"/>
            <w:bottom w:val="none" w:sz="0" w:space="0" w:color="auto"/>
            <w:right w:val="none" w:sz="0" w:space="0" w:color="auto"/>
          </w:divBdr>
        </w:div>
        <w:div w:id="297882486">
          <w:marLeft w:val="480"/>
          <w:marRight w:val="0"/>
          <w:marTop w:val="0"/>
          <w:marBottom w:val="0"/>
          <w:divBdr>
            <w:top w:val="none" w:sz="0" w:space="0" w:color="auto"/>
            <w:left w:val="none" w:sz="0" w:space="0" w:color="auto"/>
            <w:bottom w:val="none" w:sz="0" w:space="0" w:color="auto"/>
            <w:right w:val="none" w:sz="0" w:space="0" w:color="auto"/>
          </w:divBdr>
        </w:div>
        <w:div w:id="303313232">
          <w:marLeft w:val="480"/>
          <w:marRight w:val="0"/>
          <w:marTop w:val="0"/>
          <w:marBottom w:val="0"/>
          <w:divBdr>
            <w:top w:val="none" w:sz="0" w:space="0" w:color="auto"/>
            <w:left w:val="none" w:sz="0" w:space="0" w:color="auto"/>
            <w:bottom w:val="none" w:sz="0" w:space="0" w:color="auto"/>
            <w:right w:val="none" w:sz="0" w:space="0" w:color="auto"/>
          </w:divBdr>
        </w:div>
        <w:div w:id="365061464">
          <w:marLeft w:val="480"/>
          <w:marRight w:val="0"/>
          <w:marTop w:val="0"/>
          <w:marBottom w:val="0"/>
          <w:divBdr>
            <w:top w:val="none" w:sz="0" w:space="0" w:color="auto"/>
            <w:left w:val="none" w:sz="0" w:space="0" w:color="auto"/>
            <w:bottom w:val="none" w:sz="0" w:space="0" w:color="auto"/>
            <w:right w:val="none" w:sz="0" w:space="0" w:color="auto"/>
          </w:divBdr>
        </w:div>
        <w:div w:id="432021262">
          <w:marLeft w:val="480"/>
          <w:marRight w:val="0"/>
          <w:marTop w:val="0"/>
          <w:marBottom w:val="0"/>
          <w:divBdr>
            <w:top w:val="none" w:sz="0" w:space="0" w:color="auto"/>
            <w:left w:val="none" w:sz="0" w:space="0" w:color="auto"/>
            <w:bottom w:val="none" w:sz="0" w:space="0" w:color="auto"/>
            <w:right w:val="none" w:sz="0" w:space="0" w:color="auto"/>
          </w:divBdr>
        </w:div>
        <w:div w:id="452604165">
          <w:marLeft w:val="480"/>
          <w:marRight w:val="0"/>
          <w:marTop w:val="0"/>
          <w:marBottom w:val="0"/>
          <w:divBdr>
            <w:top w:val="none" w:sz="0" w:space="0" w:color="auto"/>
            <w:left w:val="none" w:sz="0" w:space="0" w:color="auto"/>
            <w:bottom w:val="none" w:sz="0" w:space="0" w:color="auto"/>
            <w:right w:val="none" w:sz="0" w:space="0" w:color="auto"/>
          </w:divBdr>
        </w:div>
        <w:div w:id="474496476">
          <w:marLeft w:val="480"/>
          <w:marRight w:val="0"/>
          <w:marTop w:val="0"/>
          <w:marBottom w:val="0"/>
          <w:divBdr>
            <w:top w:val="none" w:sz="0" w:space="0" w:color="auto"/>
            <w:left w:val="none" w:sz="0" w:space="0" w:color="auto"/>
            <w:bottom w:val="none" w:sz="0" w:space="0" w:color="auto"/>
            <w:right w:val="none" w:sz="0" w:space="0" w:color="auto"/>
          </w:divBdr>
        </w:div>
        <w:div w:id="537477468">
          <w:marLeft w:val="480"/>
          <w:marRight w:val="0"/>
          <w:marTop w:val="0"/>
          <w:marBottom w:val="0"/>
          <w:divBdr>
            <w:top w:val="none" w:sz="0" w:space="0" w:color="auto"/>
            <w:left w:val="none" w:sz="0" w:space="0" w:color="auto"/>
            <w:bottom w:val="none" w:sz="0" w:space="0" w:color="auto"/>
            <w:right w:val="none" w:sz="0" w:space="0" w:color="auto"/>
          </w:divBdr>
        </w:div>
        <w:div w:id="577132274">
          <w:marLeft w:val="480"/>
          <w:marRight w:val="0"/>
          <w:marTop w:val="0"/>
          <w:marBottom w:val="0"/>
          <w:divBdr>
            <w:top w:val="none" w:sz="0" w:space="0" w:color="auto"/>
            <w:left w:val="none" w:sz="0" w:space="0" w:color="auto"/>
            <w:bottom w:val="none" w:sz="0" w:space="0" w:color="auto"/>
            <w:right w:val="none" w:sz="0" w:space="0" w:color="auto"/>
          </w:divBdr>
        </w:div>
        <w:div w:id="632902617">
          <w:marLeft w:val="480"/>
          <w:marRight w:val="0"/>
          <w:marTop w:val="0"/>
          <w:marBottom w:val="0"/>
          <w:divBdr>
            <w:top w:val="none" w:sz="0" w:space="0" w:color="auto"/>
            <w:left w:val="none" w:sz="0" w:space="0" w:color="auto"/>
            <w:bottom w:val="none" w:sz="0" w:space="0" w:color="auto"/>
            <w:right w:val="none" w:sz="0" w:space="0" w:color="auto"/>
          </w:divBdr>
        </w:div>
        <w:div w:id="669018026">
          <w:marLeft w:val="480"/>
          <w:marRight w:val="0"/>
          <w:marTop w:val="0"/>
          <w:marBottom w:val="0"/>
          <w:divBdr>
            <w:top w:val="none" w:sz="0" w:space="0" w:color="auto"/>
            <w:left w:val="none" w:sz="0" w:space="0" w:color="auto"/>
            <w:bottom w:val="none" w:sz="0" w:space="0" w:color="auto"/>
            <w:right w:val="none" w:sz="0" w:space="0" w:color="auto"/>
          </w:divBdr>
        </w:div>
        <w:div w:id="745953345">
          <w:marLeft w:val="480"/>
          <w:marRight w:val="0"/>
          <w:marTop w:val="0"/>
          <w:marBottom w:val="0"/>
          <w:divBdr>
            <w:top w:val="none" w:sz="0" w:space="0" w:color="auto"/>
            <w:left w:val="none" w:sz="0" w:space="0" w:color="auto"/>
            <w:bottom w:val="none" w:sz="0" w:space="0" w:color="auto"/>
            <w:right w:val="none" w:sz="0" w:space="0" w:color="auto"/>
          </w:divBdr>
        </w:div>
        <w:div w:id="832791973">
          <w:marLeft w:val="480"/>
          <w:marRight w:val="0"/>
          <w:marTop w:val="0"/>
          <w:marBottom w:val="0"/>
          <w:divBdr>
            <w:top w:val="none" w:sz="0" w:space="0" w:color="auto"/>
            <w:left w:val="none" w:sz="0" w:space="0" w:color="auto"/>
            <w:bottom w:val="none" w:sz="0" w:space="0" w:color="auto"/>
            <w:right w:val="none" w:sz="0" w:space="0" w:color="auto"/>
          </w:divBdr>
        </w:div>
        <w:div w:id="844707370">
          <w:marLeft w:val="480"/>
          <w:marRight w:val="0"/>
          <w:marTop w:val="0"/>
          <w:marBottom w:val="0"/>
          <w:divBdr>
            <w:top w:val="none" w:sz="0" w:space="0" w:color="auto"/>
            <w:left w:val="none" w:sz="0" w:space="0" w:color="auto"/>
            <w:bottom w:val="none" w:sz="0" w:space="0" w:color="auto"/>
            <w:right w:val="none" w:sz="0" w:space="0" w:color="auto"/>
          </w:divBdr>
        </w:div>
        <w:div w:id="874854618">
          <w:marLeft w:val="480"/>
          <w:marRight w:val="0"/>
          <w:marTop w:val="0"/>
          <w:marBottom w:val="0"/>
          <w:divBdr>
            <w:top w:val="none" w:sz="0" w:space="0" w:color="auto"/>
            <w:left w:val="none" w:sz="0" w:space="0" w:color="auto"/>
            <w:bottom w:val="none" w:sz="0" w:space="0" w:color="auto"/>
            <w:right w:val="none" w:sz="0" w:space="0" w:color="auto"/>
          </w:divBdr>
        </w:div>
        <w:div w:id="880021592">
          <w:marLeft w:val="480"/>
          <w:marRight w:val="0"/>
          <w:marTop w:val="0"/>
          <w:marBottom w:val="0"/>
          <w:divBdr>
            <w:top w:val="none" w:sz="0" w:space="0" w:color="auto"/>
            <w:left w:val="none" w:sz="0" w:space="0" w:color="auto"/>
            <w:bottom w:val="none" w:sz="0" w:space="0" w:color="auto"/>
            <w:right w:val="none" w:sz="0" w:space="0" w:color="auto"/>
          </w:divBdr>
        </w:div>
        <w:div w:id="905410840">
          <w:marLeft w:val="480"/>
          <w:marRight w:val="0"/>
          <w:marTop w:val="0"/>
          <w:marBottom w:val="0"/>
          <w:divBdr>
            <w:top w:val="none" w:sz="0" w:space="0" w:color="auto"/>
            <w:left w:val="none" w:sz="0" w:space="0" w:color="auto"/>
            <w:bottom w:val="none" w:sz="0" w:space="0" w:color="auto"/>
            <w:right w:val="none" w:sz="0" w:space="0" w:color="auto"/>
          </w:divBdr>
        </w:div>
        <w:div w:id="926575234">
          <w:marLeft w:val="480"/>
          <w:marRight w:val="0"/>
          <w:marTop w:val="0"/>
          <w:marBottom w:val="0"/>
          <w:divBdr>
            <w:top w:val="none" w:sz="0" w:space="0" w:color="auto"/>
            <w:left w:val="none" w:sz="0" w:space="0" w:color="auto"/>
            <w:bottom w:val="none" w:sz="0" w:space="0" w:color="auto"/>
            <w:right w:val="none" w:sz="0" w:space="0" w:color="auto"/>
          </w:divBdr>
        </w:div>
        <w:div w:id="942686872">
          <w:marLeft w:val="480"/>
          <w:marRight w:val="0"/>
          <w:marTop w:val="0"/>
          <w:marBottom w:val="0"/>
          <w:divBdr>
            <w:top w:val="none" w:sz="0" w:space="0" w:color="auto"/>
            <w:left w:val="none" w:sz="0" w:space="0" w:color="auto"/>
            <w:bottom w:val="none" w:sz="0" w:space="0" w:color="auto"/>
            <w:right w:val="none" w:sz="0" w:space="0" w:color="auto"/>
          </w:divBdr>
        </w:div>
        <w:div w:id="977954086">
          <w:marLeft w:val="480"/>
          <w:marRight w:val="0"/>
          <w:marTop w:val="0"/>
          <w:marBottom w:val="0"/>
          <w:divBdr>
            <w:top w:val="none" w:sz="0" w:space="0" w:color="auto"/>
            <w:left w:val="none" w:sz="0" w:space="0" w:color="auto"/>
            <w:bottom w:val="none" w:sz="0" w:space="0" w:color="auto"/>
            <w:right w:val="none" w:sz="0" w:space="0" w:color="auto"/>
          </w:divBdr>
        </w:div>
        <w:div w:id="990904929">
          <w:marLeft w:val="480"/>
          <w:marRight w:val="0"/>
          <w:marTop w:val="0"/>
          <w:marBottom w:val="0"/>
          <w:divBdr>
            <w:top w:val="none" w:sz="0" w:space="0" w:color="auto"/>
            <w:left w:val="none" w:sz="0" w:space="0" w:color="auto"/>
            <w:bottom w:val="none" w:sz="0" w:space="0" w:color="auto"/>
            <w:right w:val="none" w:sz="0" w:space="0" w:color="auto"/>
          </w:divBdr>
        </w:div>
        <w:div w:id="997805694">
          <w:marLeft w:val="480"/>
          <w:marRight w:val="0"/>
          <w:marTop w:val="0"/>
          <w:marBottom w:val="0"/>
          <w:divBdr>
            <w:top w:val="none" w:sz="0" w:space="0" w:color="auto"/>
            <w:left w:val="none" w:sz="0" w:space="0" w:color="auto"/>
            <w:bottom w:val="none" w:sz="0" w:space="0" w:color="auto"/>
            <w:right w:val="none" w:sz="0" w:space="0" w:color="auto"/>
          </w:divBdr>
        </w:div>
        <w:div w:id="1013797615">
          <w:marLeft w:val="480"/>
          <w:marRight w:val="0"/>
          <w:marTop w:val="0"/>
          <w:marBottom w:val="0"/>
          <w:divBdr>
            <w:top w:val="none" w:sz="0" w:space="0" w:color="auto"/>
            <w:left w:val="none" w:sz="0" w:space="0" w:color="auto"/>
            <w:bottom w:val="none" w:sz="0" w:space="0" w:color="auto"/>
            <w:right w:val="none" w:sz="0" w:space="0" w:color="auto"/>
          </w:divBdr>
        </w:div>
        <w:div w:id="1030227710">
          <w:marLeft w:val="480"/>
          <w:marRight w:val="0"/>
          <w:marTop w:val="0"/>
          <w:marBottom w:val="0"/>
          <w:divBdr>
            <w:top w:val="none" w:sz="0" w:space="0" w:color="auto"/>
            <w:left w:val="none" w:sz="0" w:space="0" w:color="auto"/>
            <w:bottom w:val="none" w:sz="0" w:space="0" w:color="auto"/>
            <w:right w:val="none" w:sz="0" w:space="0" w:color="auto"/>
          </w:divBdr>
        </w:div>
        <w:div w:id="1053191102">
          <w:marLeft w:val="480"/>
          <w:marRight w:val="0"/>
          <w:marTop w:val="0"/>
          <w:marBottom w:val="0"/>
          <w:divBdr>
            <w:top w:val="none" w:sz="0" w:space="0" w:color="auto"/>
            <w:left w:val="none" w:sz="0" w:space="0" w:color="auto"/>
            <w:bottom w:val="none" w:sz="0" w:space="0" w:color="auto"/>
            <w:right w:val="none" w:sz="0" w:space="0" w:color="auto"/>
          </w:divBdr>
        </w:div>
        <w:div w:id="1083336282">
          <w:marLeft w:val="480"/>
          <w:marRight w:val="0"/>
          <w:marTop w:val="0"/>
          <w:marBottom w:val="0"/>
          <w:divBdr>
            <w:top w:val="none" w:sz="0" w:space="0" w:color="auto"/>
            <w:left w:val="none" w:sz="0" w:space="0" w:color="auto"/>
            <w:bottom w:val="none" w:sz="0" w:space="0" w:color="auto"/>
            <w:right w:val="none" w:sz="0" w:space="0" w:color="auto"/>
          </w:divBdr>
        </w:div>
        <w:div w:id="1104107760">
          <w:marLeft w:val="480"/>
          <w:marRight w:val="0"/>
          <w:marTop w:val="0"/>
          <w:marBottom w:val="0"/>
          <w:divBdr>
            <w:top w:val="none" w:sz="0" w:space="0" w:color="auto"/>
            <w:left w:val="none" w:sz="0" w:space="0" w:color="auto"/>
            <w:bottom w:val="none" w:sz="0" w:space="0" w:color="auto"/>
            <w:right w:val="none" w:sz="0" w:space="0" w:color="auto"/>
          </w:divBdr>
        </w:div>
        <w:div w:id="1191264858">
          <w:marLeft w:val="480"/>
          <w:marRight w:val="0"/>
          <w:marTop w:val="0"/>
          <w:marBottom w:val="0"/>
          <w:divBdr>
            <w:top w:val="none" w:sz="0" w:space="0" w:color="auto"/>
            <w:left w:val="none" w:sz="0" w:space="0" w:color="auto"/>
            <w:bottom w:val="none" w:sz="0" w:space="0" w:color="auto"/>
            <w:right w:val="none" w:sz="0" w:space="0" w:color="auto"/>
          </w:divBdr>
        </w:div>
        <w:div w:id="1216548301">
          <w:marLeft w:val="480"/>
          <w:marRight w:val="0"/>
          <w:marTop w:val="0"/>
          <w:marBottom w:val="0"/>
          <w:divBdr>
            <w:top w:val="none" w:sz="0" w:space="0" w:color="auto"/>
            <w:left w:val="none" w:sz="0" w:space="0" w:color="auto"/>
            <w:bottom w:val="none" w:sz="0" w:space="0" w:color="auto"/>
            <w:right w:val="none" w:sz="0" w:space="0" w:color="auto"/>
          </w:divBdr>
        </w:div>
        <w:div w:id="1230968367">
          <w:marLeft w:val="480"/>
          <w:marRight w:val="0"/>
          <w:marTop w:val="0"/>
          <w:marBottom w:val="0"/>
          <w:divBdr>
            <w:top w:val="none" w:sz="0" w:space="0" w:color="auto"/>
            <w:left w:val="none" w:sz="0" w:space="0" w:color="auto"/>
            <w:bottom w:val="none" w:sz="0" w:space="0" w:color="auto"/>
            <w:right w:val="none" w:sz="0" w:space="0" w:color="auto"/>
          </w:divBdr>
        </w:div>
        <w:div w:id="1240293045">
          <w:marLeft w:val="480"/>
          <w:marRight w:val="0"/>
          <w:marTop w:val="0"/>
          <w:marBottom w:val="0"/>
          <w:divBdr>
            <w:top w:val="none" w:sz="0" w:space="0" w:color="auto"/>
            <w:left w:val="none" w:sz="0" w:space="0" w:color="auto"/>
            <w:bottom w:val="none" w:sz="0" w:space="0" w:color="auto"/>
            <w:right w:val="none" w:sz="0" w:space="0" w:color="auto"/>
          </w:divBdr>
        </w:div>
        <w:div w:id="1248032219">
          <w:marLeft w:val="480"/>
          <w:marRight w:val="0"/>
          <w:marTop w:val="0"/>
          <w:marBottom w:val="0"/>
          <w:divBdr>
            <w:top w:val="none" w:sz="0" w:space="0" w:color="auto"/>
            <w:left w:val="none" w:sz="0" w:space="0" w:color="auto"/>
            <w:bottom w:val="none" w:sz="0" w:space="0" w:color="auto"/>
            <w:right w:val="none" w:sz="0" w:space="0" w:color="auto"/>
          </w:divBdr>
        </w:div>
        <w:div w:id="1334186531">
          <w:marLeft w:val="480"/>
          <w:marRight w:val="0"/>
          <w:marTop w:val="0"/>
          <w:marBottom w:val="0"/>
          <w:divBdr>
            <w:top w:val="none" w:sz="0" w:space="0" w:color="auto"/>
            <w:left w:val="none" w:sz="0" w:space="0" w:color="auto"/>
            <w:bottom w:val="none" w:sz="0" w:space="0" w:color="auto"/>
            <w:right w:val="none" w:sz="0" w:space="0" w:color="auto"/>
          </w:divBdr>
        </w:div>
        <w:div w:id="1424688616">
          <w:marLeft w:val="480"/>
          <w:marRight w:val="0"/>
          <w:marTop w:val="0"/>
          <w:marBottom w:val="0"/>
          <w:divBdr>
            <w:top w:val="none" w:sz="0" w:space="0" w:color="auto"/>
            <w:left w:val="none" w:sz="0" w:space="0" w:color="auto"/>
            <w:bottom w:val="none" w:sz="0" w:space="0" w:color="auto"/>
            <w:right w:val="none" w:sz="0" w:space="0" w:color="auto"/>
          </w:divBdr>
        </w:div>
        <w:div w:id="1432506938">
          <w:marLeft w:val="480"/>
          <w:marRight w:val="0"/>
          <w:marTop w:val="0"/>
          <w:marBottom w:val="0"/>
          <w:divBdr>
            <w:top w:val="none" w:sz="0" w:space="0" w:color="auto"/>
            <w:left w:val="none" w:sz="0" w:space="0" w:color="auto"/>
            <w:bottom w:val="none" w:sz="0" w:space="0" w:color="auto"/>
            <w:right w:val="none" w:sz="0" w:space="0" w:color="auto"/>
          </w:divBdr>
        </w:div>
        <w:div w:id="1482231676">
          <w:marLeft w:val="480"/>
          <w:marRight w:val="0"/>
          <w:marTop w:val="0"/>
          <w:marBottom w:val="0"/>
          <w:divBdr>
            <w:top w:val="none" w:sz="0" w:space="0" w:color="auto"/>
            <w:left w:val="none" w:sz="0" w:space="0" w:color="auto"/>
            <w:bottom w:val="none" w:sz="0" w:space="0" w:color="auto"/>
            <w:right w:val="none" w:sz="0" w:space="0" w:color="auto"/>
          </w:divBdr>
        </w:div>
        <w:div w:id="1612472587">
          <w:marLeft w:val="480"/>
          <w:marRight w:val="0"/>
          <w:marTop w:val="0"/>
          <w:marBottom w:val="0"/>
          <w:divBdr>
            <w:top w:val="none" w:sz="0" w:space="0" w:color="auto"/>
            <w:left w:val="none" w:sz="0" w:space="0" w:color="auto"/>
            <w:bottom w:val="none" w:sz="0" w:space="0" w:color="auto"/>
            <w:right w:val="none" w:sz="0" w:space="0" w:color="auto"/>
          </w:divBdr>
        </w:div>
        <w:div w:id="1627809128">
          <w:marLeft w:val="480"/>
          <w:marRight w:val="0"/>
          <w:marTop w:val="0"/>
          <w:marBottom w:val="0"/>
          <w:divBdr>
            <w:top w:val="none" w:sz="0" w:space="0" w:color="auto"/>
            <w:left w:val="none" w:sz="0" w:space="0" w:color="auto"/>
            <w:bottom w:val="none" w:sz="0" w:space="0" w:color="auto"/>
            <w:right w:val="none" w:sz="0" w:space="0" w:color="auto"/>
          </w:divBdr>
        </w:div>
        <w:div w:id="1642075405">
          <w:marLeft w:val="480"/>
          <w:marRight w:val="0"/>
          <w:marTop w:val="0"/>
          <w:marBottom w:val="0"/>
          <w:divBdr>
            <w:top w:val="none" w:sz="0" w:space="0" w:color="auto"/>
            <w:left w:val="none" w:sz="0" w:space="0" w:color="auto"/>
            <w:bottom w:val="none" w:sz="0" w:space="0" w:color="auto"/>
            <w:right w:val="none" w:sz="0" w:space="0" w:color="auto"/>
          </w:divBdr>
        </w:div>
        <w:div w:id="1652977461">
          <w:marLeft w:val="480"/>
          <w:marRight w:val="0"/>
          <w:marTop w:val="0"/>
          <w:marBottom w:val="0"/>
          <w:divBdr>
            <w:top w:val="none" w:sz="0" w:space="0" w:color="auto"/>
            <w:left w:val="none" w:sz="0" w:space="0" w:color="auto"/>
            <w:bottom w:val="none" w:sz="0" w:space="0" w:color="auto"/>
            <w:right w:val="none" w:sz="0" w:space="0" w:color="auto"/>
          </w:divBdr>
        </w:div>
        <w:div w:id="1654530546">
          <w:marLeft w:val="480"/>
          <w:marRight w:val="0"/>
          <w:marTop w:val="0"/>
          <w:marBottom w:val="0"/>
          <w:divBdr>
            <w:top w:val="none" w:sz="0" w:space="0" w:color="auto"/>
            <w:left w:val="none" w:sz="0" w:space="0" w:color="auto"/>
            <w:bottom w:val="none" w:sz="0" w:space="0" w:color="auto"/>
            <w:right w:val="none" w:sz="0" w:space="0" w:color="auto"/>
          </w:divBdr>
        </w:div>
        <w:div w:id="1656717295">
          <w:marLeft w:val="480"/>
          <w:marRight w:val="0"/>
          <w:marTop w:val="0"/>
          <w:marBottom w:val="0"/>
          <w:divBdr>
            <w:top w:val="none" w:sz="0" w:space="0" w:color="auto"/>
            <w:left w:val="none" w:sz="0" w:space="0" w:color="auto"/>
            <w:bottom w:val="none" w:sz="0" w:space="0" w:color="auto"/>
            <w:right w:val="none" w:sz="0" w:space="0" w:color="auto"/>
          </w:divBdr>
        </w:div>
        <w:div w:id="1701660059">
          <w:marLeft w:val="480"/>
          <w:marRight w:val="0"/>
          <w:marTop w:val="0"/>
          <w:marBottom w:val="0"/>
          <w:divBdr>
            <w:top w:val="none" w:sz="0" w:space="0" w:color="auto"/>
            <w:left w:val="none" w:sz="0" w:space="0" w:color="auto"/>
            <w:bottom w:val="none" w:sz="0" w:space="0" w:color="auto"/>
            <w:right w:val="none" w:sz="0" w:space="0" w:color="auto"/>
          </w:divBdr>
        </w:div>
        <w:div w:id="1706907728">
          <w:marLeft w:val="480"/>
          <w:marRight w:val="0"/>
          <w:marTop w:val="0"/>
          <w:marBottom w:val="0"/>
          <w:divBdr>
            <w:top w:val="none" w:sz="0" w:space="0" w:color="auto"/>
            <w:left w:val="none" w:sz="0" w:space="0" w:color="auto"/>
            <w:bottom w:val="none" w:sz="0" w:space="0" w:color="auto"/>
            <w:right w:val="none" w:sz="0" w:space="0" w:color="auto"/>
          </w:divBdr>
        </w:div>
        <w:div w:id="1736588321">
          <w:marLeft w:val="480"/>
          <w:marRight w:val="0"/>
          <w:marTop w:val="0"/>
          <w:marBottom w:val="0"/>
          <w:divBdr>
            <w:top w:val="none" w:sz="0" w:space="0" w:color="auto"/>
            <w:left w:val="none" w:sz="0" w:space="0" w:color="auto"/>
            <w:bottom w:val="none" w:sz="0" w:space="0" w:color="auto"/>
            <w:right w:val="none" w:sz="0" w:space="0" w:color="auto"/>
          </w:divBdr>
        </w:div>
        <w:div w:id="1757480983">
          <w:marLeft w:val="480"/>
          <w:marRight w:val="0"/>
          <w:marTop w:val="0"/>
          <w:marBottom w:val="0"/>
          <w:divBdr>
            <w:top w:val="none" w:sz="0" w:space="0" w:color="auto"/>
            <w:left w:val="none" w:sz="0" w:space="0" w:color="auto"/>
            <w:bottom w:val="none" w:sz="0" w:space="0" w:color="auto"/>
            <w:right w:val="none" w:sz="0" w:space="0" w:color="auto"/>
          </w:divBdr>
        </w:div>
        <w:div w:id="1770616211">
          <w:marLeft w:val="480"/>
          <w:marRight w:val="0"/>
          <w:marTop w:val="0"/>
          <w:marBottom w:val="0"/>
          <w:divBdr>
            <w:top w:val="none" w:sz="0" w:space="0" w:color="auto"/>
            <w:left w:val="none" w:sz="0" w:space="0" w:color="auto"/>
            <w:bottom w:val="none" w:sz="0" w:space="0" w:color="auto"/>
            <w:right w:val="none" w:sz="0" w:space="0" w:color="auto"/>
          </w:divBdr>
        </w:div>
        <w:div w:id="1835299322">
          <w:marLeft w:val="480"/>
          <w:marRight w:val="0"/>
          <w:marTop w:val="0"/>
          <w:marBottom w:val="0"/>
          <w:divBdr>
            <w:top w:val="none" w:sz="0" w:space="0" w:color="auto"/>
            <w:left w:val="none" w:sz="0" w:space="0" w:color="auto"/>
            <w:bottom w:val="none" w:sz="0" w:space="0" w:color="auto"/>
            <w:right w:val="none" w:sz="0" w:space="0" w:color="auto"/>
          </w:divBdr>
        </w:div>
        <w:div w:id="1862935247">
          <w:marLeft w:val="480"/>
          <w:marRight w:val="0"/>
          <w:marTop w:val="0"/>
          <w:marBottom w:val="0"/>
          <w:divBdr>
            <w:top w:val="none" w:sz="0" w:space="0" w:color="auto"/>
            <w:left w:val="none" w:sz="0" w:space="0" w:color="auto"/>
            <w:bottom w:val="none" w:sz="0" w:space="0" w:color="auto"/>
            <w:right w:val="none" w:sz="0" w:space="0" w:color="auto"/>
          </w:divBdr>
        </w:div>
        <w:div w:id="1877087232">
          <w:marLeft w:val="480"/>
          <w:marRight w:val="0"/>
          <w:marTop w:val="0"/>
          <w:marBottom w:val="0"/>
          <w:divBdr>
            <w:top w:val="none" w:sz="0" w:space="0" w:color="auto"/>
            <w:left w:val="none" w:sz="0" w:space="0" w:color="auto"/>
            <w:bottom w:val="none" w:sz="0" w:space="0" w:color="auto"/>
            <w:right w:val="none" w:sz="0" w:space="0" w:color="auto"/>
          </w:divBdr>
        </w:div>
        <w:div w:id="1883860592">
          <w:marLeft w:val="480"/>
          <w:marRight w:val="0"/>
          <w:marTop w:val="0"/>
          <w:marBottom w:val="0"/>
          <w:divBdr>
            <w:top w:val="none" w:sz="0" w:space="0" w:color="auto"/>
            <w:left w:val="none" w:sz="0" w:space="0" w:color="auto"/>
            <w:bottom w:val="none" w:sz="0" w:space="0" w:color="auto"/>
            <w:right w:val="none" w:sz="0" w:space="0" w:color="auto"/>
          </w:divBdr>
        </w:div>
        <w:div w:id="1901013945">
          <w:marLeft w:val="480"/>
          <w:marRight w:val="0"/>
          <w:marTop w:val="0"/>
          <w:marBottom w:val="0"/>
          <w:divBdr>
            <w:top w:val="none" w:sz="0" w:space="0" w:color="auto"/>
            <w:left w:val="none" w:sz="0" w:space="0" w:color="auto"/>
            <w:bottom w:val="none" w:sz="0" w:space="0" w:color="auto"/>
            <w:right w:val="none" w:sz="0" w:space="0" w:color="auto"/>
          </w:divBdr>
        </w:div>
        <w:div w:id="1911033809">
          <w:marLeft w:val="480"/>
          <w:marRight w:val="0"/>
          <w:marTop w:val="0"/>
          <w:marBottom w:val="0"/>
          <w:divBdr>
            <w:top w:val="none" w:sz="0" w:space="0" w:color="auto"/>
            <w:left w:val="none" w:sz="0" w:space="0" w:color="auto"/>
            <w:bottom w:val="none" w:sz="0" w:space="0" w:color="auto"/>
            <w:right w:val="none" w:sz="0" w:space="0" w:color="auto"/>
          </w:divBdr>
        </w:div>
        <w:div w:id="1920408929">
          <w:marLeft w:val="480"/>
          <w:marRight w:val="0"/>
          <w:marTop w:val="0"/>
          <w:marBottom w:val="0"/>
          <w:divBdr>
            <w:top w:val="none" w:sz="0" w:space="0" w:color="auto"/>
            <w:left w:val="none" w:sz="0" w:space="0" w:color="auto"/>
            <w:bottom w:val="none" w:sz="0" w:space="0" w:color="auto"/>
            <w:right w:val="none" w:sz="0" w:space="0" w:color="auto"/>
          </w:divBdr>
        </w:div>
        <w:div w:id="1937860521">
          <w:marLeft w:val="480"/>
          <w:marRight w:val="0"/>
          <w:marTop w:val="0"/>
          <w:marBottom w:val="0"/>
          <w:divBdr>
            <w:top w:val="none" w:sz="0" w:space="0" w:color="auto"/>
            <w:left w:val="none" w:sz="0" w:space="0" w:color="auto"/>
            <w:bottom w:val="none" w:sz="0" w:space="0" w:color="auto"/>
            <w:right w:val="none" w:sz="0" w:space="0" w:color="auto"/>
          </w:divBdr>
        </w:div>
        <w:div w:id="1937984330">
          <w:marLeft w:val="480"/>
          <w:marRight w:val="0"/>
          <w:marTop w:val="0"/>
          <w:marBottom w:val="0"/>
          <w:divBdr>
            <w:top w:val="none" w:sz="0" w:space="0" w:color="auto"/>
            <w:left w:val="none" w:sz="0" w:space="0" w:color="auto"/>
            <w:bottom w:val="none" w:sz="0" w:space="0" w:color="auto"/>
            <w:right w:val="none" w:sz="0" w:space="0" w:color="auto"/>
          </w:divBdr>
        </w:div>
        <w:div w:id="1982077662">
          <w:marLeft w:val="480"/>
          <w:marRight w:val="0"/>
          <w:marTop w:val="0"/>
          <w:marBottom w:val="0"/>
          <w:divBdr>
            <w:top w:val="none" w:sz="0" w:space="0" w:color="auto"/>
            <w:left w:val="none" w:sz="0" w:space="0" w:color="auto"/>
            <w:bottom w:val="none" w:sz="0" w:space="0" w:color="auto"/>
            <w:right w:val="none" w:sz="0" w:space="0" w:color="auto"/>
          </w:divBdr>
        </w:div>
        <w:div w:id="2048794848">
          <w:marLeft w:val="480"/>
          <w:marRight w:val="0"/>
          <w:marTop w:val="0"/>
          <w:marBottom w:val="0"/>
          <w:divBdr>
            <w:top w:val="none" w:sz="0" w:space="0" w:color="auto"/>
            <w:left w:val="none" w:sz="0" w:space="0" w:color="auto"/>
            <w:bottom w:val="none" w:sz="0" w:space="0" w:color="auto"/>
            <w:right w:val="none" w:sz="0" w:space="0" w:color="auto"/>
          </w:divBdr>
        </w:div>
        <w:div w:id="2056928986">
          <w:marLeft w:val="480"/>
          <w:marRight w:val="0"/>
          <w:marTop w:val="0"/>
          <w:marBottom w:val="0"/>
          <w:divBdr>
            <w:top w:val="none" w:sz="0" w:space="0" w:color="auto"/>
            <w:left w:val="none" w:sz="0" w:space="0" w:color="auto"/>
            <w:bottom w:val="none" w:sz="0" w:space="0" w:color="auto"/>
            <w:right w:val="none" w:sz="0" w:space="0" w:color="auto"/>
          </w:divBdr>
        </w:div>
        <w:div w:id="2108383062">
          <w:marLeft w:val="480"/>
          <w:marRight w:val="0"/>
          <w:marTop w:val="0"/>
          <w:marBottom w:val="0"/>
          <w:divBdr>
            <w:top w:val="none" w:sz="0" w:space="0" w:color="auto"/>
            <w:left w:val="none" w:sz="0" w:space="0" w:color="auto"/>
            <w:bottom w:val="none" w:sz="0" w:space="0" w:color="auto"/>
            <w:right w:val="none" w:sz="0" w:space="0" w:color="auto"/>
          </w:divBdr>
        </w:div>
        <w:div w:id="2118013324">
          <w:marLeft w:val="480"/>
          <w:marRight w:val="0"/>
          <w:marTop w:val="0"/>
          <w:marBottom w:val="0"/>
          <w:divBdr>
            <w:top w:val="none" w:sz="0" w:space="0" w:color="auto"/>
            <w:left w:val="none" w:sz="0" w:space="0" w:color="auto"/>
            <w:bottom w:val="none" w:sz="0" w:space="0" w:color="auto"/>
            <w:right w:val="none" w:sz="0" w:space="0" w:color="auto"/>
          </w:divBdr>
        </w:div>
      </w:divsChild>
    </w:div>
    <w:div w:id="102919269">
      <w:marLeft w:val="640"/>
      <w:marRight w:val="0"/>
      <w:marTop w:val="0"/>
      <w:marBottom w:val="0"/>
      <w:divBdr>
        <w:top w:val="none" w:sz="0" w:space="0" w:color="auto"/>
        <w:left w:val="none" w:sz="0" w:space="0" w:color="auto"/>
        <w:bottom w:val="none" w:sz="0" w:space="0" w:color="auto"/>
        <w:right w:val="none" w:sz="0" w:space="0" w:color="auto"/>
      </w:divBdr>
    </w:div>
    <w:div w:id="102924083">
      <w:bodyDiv w:val="1"/>
      <w:marLeft w:val="0"/>
      <w:marRight w:val="0"/>
      <w:marTop w:val="0"/>
      <w:marBottom w:val="0"/>
      <w:divBdr>
        <w:top w:val="none" w:sz="0" w:space="0" w:color="auto"/>
        <w:left w:val="none" w:sz="0" w:space="0" w:color="auto"/>
        <w:bottom w:val="none" w:sz="0" w:space="0" w:color="auto"/>
        <w:right w:val="none" w:sz="0" w:space="0" w:color="auto"/>
      </w:divBdr>
    </w:div>
    <w:div w:id="103573404">
      <w:marLeft w:val="640"/>
      <w:marRight w:val="0"/>
      <w:marTop w:val="0"/>
      <w:marBottom w:val="0"/>
      <w:divBdr>
        <w:top w:val="none" w:sz="0" w:space="0" w:color="auto"/>
        <w:left w:val="none" w:sz="0" w:space="0" w:color="auto"/>
        <w:bottom w:val="none" w:sz="0" w:space="0" w:color="auto"/>
        <w:right w:val="none" w:sz="0" w:space="0" w:color="auto"/>
      </w:divBdr>
    </w:div>
    <w:div w:id="103575018">
      <w:marLeft w:val="640"/>
      <w:marRight w:val="0"/>
      <w:marTop w:val="0"/>
      <w:marBottom w:val="0"/>
      <w:divBdr>
        <w:top w:val="none" w:sz="0" w:space="0" w:color="auto"/>
        <w:left w:val="none" w:sz="0" w:space="0" w:color="auto"/>
        <w:bottom w:val="none" w:sz="0" w:space="0" w:color="auto"/>
        <w:right w:val="none" w:sz="0" w:space="0" w:color="auto"/>
      </w:divBdr>
    </w:div>
    <w:div w:id="103621979">
      <w:marLeft w:val="640"/>
      <w:marRight w:val="0"/>
      <w:marTop w:val="0"/>
      <w:marBottom w:val="0"/>
      <w:divBdr>
        <w:top w:val="none" w:sz="0" w:space="0" w:color="auto"/>
        <w:left w:val="none" w:sz="0" w:space="0" w:color="auto"/>
        <w:bottom w:val="none" w:sz="0" w:space="0" w:color="auto"/>
        <w:right w:val="none" w:sz="0" w:space="0" w:color="auto"/>
      </w:divBdr>
    </w:div>
    <w:div w:id="104690501">
      <w:bodyDiv w:val="1"/>
      <w:marLeft w:val="0"/>
      <w:marRight w:val="0"/>
      <w:marTop w:val="0"/>
      <w:marBottom w:val="0"/>
      <w:divBdr>
        <w:top w:val="none" w:sz="0" w:space="0" w:color="auto"/>
        <w:left w:val="none" w:sz="0" w:space="0" w:color="auto"/>
        <w:bottom w:val="none" w:sz="0" w:space="0" w:color="auto"/>
        <w:right w:val="none" w:sz="0" w:space="0" w:color="auto"/>
      </w:divBdr>
    </w:div>
    <w:div w:id="104739619">
      <w:marLeft w:val="640"/>
      <w:marRight w:val="0"/>
      <w:marTop w:val="0"/>
      <w:marBottom w:val="0"/>
      <w:divBdr>
        <w:top w:val="none" w:sz="0" w:space="0" w:color="auto"/>
        <w:left w:val="none" w:sz="0" w:space="0" w:color="auto"/>
        <w:bottom w:val="none" w:sz="0" w:space="0" w:color="auto"/>
        <w:right w:val="none" w:sz="0" w:space="0" w:color="auto"/>
      </w:divBdr>
    </w:div>
    <w:div w:id="104933363">
      <w:marLeft w:val="480"/>
      <w:marRight w:val="0"/>
      <w:marTop w:val="0"/>
      <w:marBottom w:val="0"/>
      <w:divBdr>
        <w:top w:val="none" w:sz="0" w:space="0" w:color="auto"/>
        <w:left w:val="none" w:sz="0" w:space="0" w:color="auto"/>
        <w:bottom w:val="none" w:sz="0" w:space="0" w:color="auto"/>
        <w:right w:val="none" w:sz="0" w:space="0" w:color="auto"/>
      </w:divBdr>
    </w:div>
    <w:div w:id="105198171">
      <w:marLeft w:val="480"/>
      <w:marRight w:val="0"/>
      <w:marTop w:val="0"/>
      <w:marBottom w:val="0"/>
      <w:divBdr>
        <w:top w:val="none" w:sz="0" w:space="0" w:color="auto"/>
        <w:left w:val="none" w:sz="0" w:space="0" w:color="auto"/>
        <w:bottom w:val="none" w:sz="0" w:space="0" w:color="auto"/>
        <w:right w:val="none" w:sz="0" w:space="0" w:color="auto"/>
      </w:divBdr>
    </w:div>
    <w:div w:id="105348284">
      <w:marLeft w:val="640"/>
      <w:marRight w:val="0"/>
      <w:marTop w:val="0"/>
      <w:marBottom w:val="0"/>
      <w:divBdr>
        <w:top w:val="none" w:sz="0" w:space="0" w:color="auto"/>
        <w:left w:val="none" w:sz="0" w:space="0" w:color="auto"/>
        <w:bottom w:val="none" w:sz="0" w:space="0" w:color="auto"/>
        <w:right w:val="none" w:sz="0" w:space="0" w:color="auto"/>
      </w:divBdr>
    </w:div>
    <w:div w:id="105471887">
      <w:marLeft w:val="640"/>
      <w:marRight w:val="0"/>
      <w:marTop w:val="0"/>
      <w:marBottom w:val="0"/>
      <w:divBdr>
        <w:top w:val="none" w:sz="0" w:space="0" w:color="auto"/>
        <w:left w:val="none" w:sz="0" w:space="0" w:color="auto"/>
        <w:bottom w:val="none" w:sz="0" w:space="0" w:color="auto"/>
        <w:right w:val="none" w:sz="0" w:space="0" w:color="auto"/>
      </w:divBdr>
    </w:div>
    <w:div w:id="105735356">
      <w:marLeft w:val="640"/>
      <w:marRight w:val="0"/>
      <w:marTop w:val="0"/>
      <w:marBottom w:val="0"/>
      <w:divBdr>
        <w:top w:val="none" w:sz="0" w:space="0" w:color="auto"/>
        <w:left w:val="none" w:sz="0" w:space="0" w:color="auto"/>
        <w:bottom w:val="none" w:sz="0" w:space="0" w:color="auto"/>
        <w:right w:val="none" w:sz="0" w:space="0" w:color="auto"/>
      </w:divBdr>
    </w:div>
    <w:div w:id="105933259">
      <w:marLeft w:val="640"/>
      <w:marRight w:val="0"/>
      <w:marTop w:val="0"/>
      <w:marBottom w:val="0"/>
      <w:divBdr>
        <w:top w:val="none" w:sz="0" w:space="0" w:color="auto"/>
        <w:left w:val="none" w:sz="0" w:space="0" w:color="auto"/>
        <w:bottom w:val="none" w:sz="0" w:space="0" w:color="auto"/>
        <w:right w:val="none" w:sz="0" w:space="0" w:color="auto"/>
      </w:divBdr>
    </w:div>
    <w:div w:id="105973714">
      <w:marLeft w:val="640"/>
      <w:marRight w:val="0"/>
      <w:marTop w:val="0"/>
      <w:marBottom w:val="0"/>
      <w:divBdr>
        <w:top w:val="none" w:sz="0" w:space="0" w:color="auto"/>
        <w:left w:val="none" w:sz="0" w:space="0" w:color="auto"/>
        <w:bottom w:val="none" w:sz="0" w:space="0" w:color="auto"/>
        <w:right w:val="none" w:sz="0" w:space="0" w:color="auto"/>
      </w:divBdr>
    </w:div>
    <w:div w:id="106657121">
      <w:marLeft w:val="640"/>
      <w:marRight w:val="0"/>
      <w:marTop w:val="0"/>
      <w:marBottom w:val="0"/>
      <w:divBdr>
        <w:top w:val="none" w:sz="0" w:space="0" w:color="auto"/>
        <w:left w:val="none" w:sz="0" w:space="0" w:color="auto"/>
        <w:bottom w:val="none" w:sz="0" w:space="0" w:color="auto"/>
        <w:right w:val="none" w:sz="0" w:space="0" w:color="auto"/>
      </w:divBdr>
    </w:div>
    <w:div w:id="106702430">
      <w:marLeft w:val="640"/>
      <w:marRight w:val="0"/>
      <w:marTop w:val="0"/>
      <w:marBottom w:val="0"/>
      <w:divBdr>
        <w:top w:val="none" w:sz="0" w:space="0" w:color="auto"/>
        <w:left w:val="none" w:sz="0" w:space="0" w:color="auto"/>
        <w:bottom w:val="none" w:sz="0" w:space="0" w:color="auto"/>
        <w:right w:val="none" w:sz="0" w:space="0" w:color="auto"/>
      </w:divBdr>
    </w:div>
    <w:div w:id="106853506">
      <w:marLeft w:val="640"/>
      <w:marRight w:val="0"/>
      <w:marTop w:val="0"/>
      <w:marBottom w:val="0"/>
      <w:divBdr>
        <w:top w:val="none" w:sz="0" w:space="0" w:color="auto"/>
        <w:left w:val="none" w:sz="0" w:space="0" w:color="auto"/>
        <w:bottom w:val="none" w:sz="0" w:space="0" w:color="auto"/>
        <w:right w:val="none" w:sz="0" w:space="0" w:color="auto"/>
      </w:divBdr>
    </w:div>
    <w:div w:id="107362875">
      <w:marLeft w:val="640"/>
      <w:marRight w:val="0"/>
      <w:marTop w:val="0"/>
      <w:marBottom w:val="0"/>
      <w:divBdr>
        <w:top w:val="none" w:sz="0" w:space="0" w:color="auto"/>
        <w:left w:val="none" w:sz="0" w:space="0" w:color="auto"/>
        <w:bottom w:val="none" w:sz="0" w:space="0" w:color="auto"/>
        <w:right w:val="none" w:sz="0" w:space="0" w:color="auto"/>
      </w:divBdr>
    </w:div>
    <w:div w:id="107628162">
      <w:bodyDiv w:val="1"/>
      <w:marLeft w:val="0"/>
      <w:marRight w:val="0"/>
      <w:marTop w:val="0"/>
      <w:marBottom w:val="0"/>
      <w:divBdr>
        <w:top w:val="none" w:sz="0" w:space="0" w:color="auto"/>
        <w:left w:val="none" w:sz="0" w:space="0" w:color="auto"/>
        <w:bottom w:val="none" w:sz="0" w:space="0" w:color="auto"/>
        <w:right w:val="none" w:sz="0" w:space="0" w:color="auto"/>
      </w:divBdr>
      <w:divsChild>
        <w:div w:id="30112862">
          <w:marLeft w:val="480"/>
          <w:marRight w:val="0"/>
          <w:marTop w:val="0"/>
          <w:marBottom w:val="0"/>
          <w:divBdr>
            <w:top w:val="none" w:sz="0" w:space="0" w:color="auto"/>
            <w:left w:val="none" w:sz="0" w:space="0" w:color="auto"/>
            <w:bottom w:val="none" w:sz="0" w:space="0" w:color="auto"/>
            <w:right w:val="none" w:sz="0" w:space="0" w:color="auto"/>
          </w:divBdr>
        </w:div>
        <w:div w:id="46759469">
          <w:marLeft w:val="480"/>
          <w:marRight w:val="0"/>
          <w:marTop w:val="0"/>
          <w:marBottom w:val="0"/>
          <w:divBdr>
            <w:top w:val="none" w:sz="0" w:space="0" w:color="auto"/>
            <w:left w:val="none" w:sz="0" w:space="0" w:color="auto"/>
            <w:bottom w:val="none" w:sz="0" w:space="0" w:color="auto"/>
            <w:right w:val="none" w:sz="0" w:space="0" w:color="auto"/>
          </w:divBdr>
        </w:div>
        <w:div w:id="53044273">
          <w:marLeft w:val="480"/>
          <w:marRight w:val="0"/>
          <w:marTop w:val="0"/>
          <w:marBottom w:val="0"/>
          <w:divBdr>
            <w:top w:val="none" w:sz="0" w:space="0" w:color="auto"/>
            <w:left w:val="none" w:sz="0" w:space="0" w:color="auto"/>
            <w:bottom w:val="none" w:sz="0" w:space="0" w:color="auto"/>
            <w:right w:val="none" w:sz="0" w:space="0" w:color="auto"/>
          </w:divBdr>
        </w:div>
        <w:div w:id="96871260">
          <w:marLeft w:val="480"/>
          <w:marRight w:val="0"/>
          <w:marTop w:val="0"/>
          <w:marBottom w:val="0"/>
          <w:divBdr>
            <w:top w:val="none" w:sz="0" w:space="0" w:color="auto"/>
            <w:left w:val="none" w:sz="0" w:space="0" w:color="auto"/>
            <w:bottom w:val="none" w:sz="0" w:space="0" w:color="auto"/>
            <w:right w:val="none" w:sz="0" w:space="0" w:color="auto"/>
          </w:divBdr>
        </w:div>
        <w:div w:id="151677184">
          <w:marLeft w:val="480"/>
          <w:marRight w:val="0"/>
          <w:marTop w:val="0"/>
          <w:marBottom w:val="0"/>
          <w:divBdr>
            <w:top w:val="none" w:sz="0" w:space="0" w:color="auto"/>
            <w:left w:val="none" w:sz="0" w:space="0" w:color="auto"/>
            <w:bottom w:val="none" w:sz="0" w:space="0" w:color="auto"/>
            <w:right w:val="none" w:sz="0" w:space="0" w:color="auto"/>
          </w:divBdr>
        </w:div>
        <w:div w:id="184297248">
          <w:marLeft w:val="480"/>
          <w:marRight w:val="0"/>
          <w:marTop w:val="0"/>
          <w:marBottom w:val="0"/>
          <w:divBdr>
            <w:top w:val="none" w:sz="0" w:space="0" w:color="auto"/>
            <w:left w:val="none" w:sz="0" w:space="0" w:color="auto"/>
            <w:bottom w:val="none" w:sz="0" w:space="0" w:color="auto"/>
            <w:right w:val="none" w:sz="0" w:space="0" w:color="auto"/>
          </w:divBdr>
        </w:div>
        <w:div w:id="247035191">
          <w:marLeft w:val="480"/>
          <w:marRight w:val="0"/>
          <w:marTop w:val="0"/>
          <w:marBottom w:val="0"/>
          <w:divBdr>
            <w:top w:val="none" w:sz="0" w:space="0" w:color="auto"/>
            <w:left w:val="none" w:sz="0" w:space="0" w:color="auto"/>
            <w:bottom w:val="none" w:sz="0" w:space="0" w:color="auto"/>
            <w:right w:val="none" w:sz="0" w:space="0" w:color="auto"/>
          </w:divBdr>
        </w:div>
        <w:div w:id="270288940">
          <w:marLeft w:val="480"/>
          <w:marRight w:val="0"/>
          <w:marTop w:val="0"/>
          <w:marBottom w:val="0"/>
          <w:divBdr>
            <w:top w:val="none" w:sz="0" w:space="0" w:color="auto"/>
            <w:left w:val="none" w:sz="0" w:space="0" w:color="auto"/>
            <w:bottom w:val="none" w:sz="0" w:space="0" w:color="auto"/>
            <w:right w:val="none" w:sz="0" w:space="0" w:color="auto"/>
          </w:divBdr>
        </w:div>
        <w:div w:id="294608316">
          <w:marLeft w:val="480"/>
          <w:marRight w:val="0"/>
          <w:marTop w:val="0"/>
          <w:marBottom w:val="0"/>
          <w:divBdr>
            <w:top w:val="none" w:sz="0" w:space="0" w:color="auto"/>
            <w:left w:val="none" w:sz="0" w:space="0" w:color="auto"/>
            <w:bottom w:val="none" w:sz="0" w:space="0" w:color="auto"/>
            <w:right w:val="none" w:sz="0" w:space="0" w:color="auto"/>
          </w:divBdr>
        </w:div>
        <w:div w:id="325331168">
          <w:marLeft w:val="480"/>
          <w:marRight w:val="0"/>
          <w:marTop w:val="0"/>
          <w:marBottom w:val="0"/>
          <w:divBdr>
            <w:top w:val="none" w:sz="0" w:space="0" w:color="auto"/>
            <w:left w:val="none" w:sz="0" w:space="0" w:color="auto"/>
            <w:bottom w:val="none" w:sz="0" w:space="0" w:color="auto"/>
            <w:right w:val="none" w:sz="0" w:space="0" w:color="auto"/>
          </w:divBdr>
        </w:div>
        <w:div w:id="407576187">
          <w:marLeft w:val="480"/>
          <w:marRight w:val="0"/>
          <w:marTop w:val="0"/>
          <w:marBottom w:val="0"/>
          <w:divBdr>
            <w:top w:val="none" w:sz="0" w:space="0" w:color="auto"/>
            <w:left w:val="none" w:sz="0" w:space="0" w:color="auto"/>
            <w:bottom w:val="none" w:sz="0" w:space="0" w:color="auto"/>
            <w:right w:val="none" w:sz="0" w:space="0" w:color="auto"/>
          </w:divBdr>
        </w:div>
        <w:div w:id="449127222">
          <w:marLeft w:val="480"/>
          <w:marRight w:val="0"/>
          <w:marTop w:val="0"/>
          <w:marBottom w:val="0"/>
          <w:divBdr>
            <w:top w:val="none" w:sz="0" w:space="0" w:color="auto"/>
            <w:left w:val="none" w:sz="0" w:space="0" w:color="auto"/>
            <w:bottom w:val="none" w:sz="0" w:space="0" w:color="auto"/>
            <w:right w:val="none" w:sz="0" w:space="0" w:color="auto"/>
          </w:divBdr>
        </w:div>
        <w:div w:id="450242952">
          <w:marLeft w:val="480"/>
          <w:marRight w:val="0"/>
          <w:marTop w:val="0"/>
          <w:marBottom w:val="0"/>
          <w:divBdr>
            <w:top w:val="none" w:sz="0" w:space="0" w:color="auto"/>
            <w:left w:val="none" w:sz="0" w:space="0" w:color="auto"/>
            <w:bottom w:val="none" w:sz="0" w:space="0" w:color="auto"/>
            <w:right w:val="none" w:sz="0" w:space="0" w:color="auto"/>
          </w:divBdr>
        </w:div>
        <w:div w:id="498234555">
          <w:marLeft w:val="480"/>
          <w:marRight w:val="0"/>
          <w:marTop w:val="0"/>
          <w:marBottom w:val="0"/>
          <w:divBdr>
            <w:top w:val="none" w:sz="0" w:space="0" w:color="auto"/>
            <w:left w:val="none" w:sz="0" w:space="0" w:color="auto"/>
            <w:bottom w:val="none" w:sz="0" w:space="0" w:color="auto"/>
            <w:right w:val="none" w:sz="0" w:space="0" w:color="auto"/>
          </w:divBdr>
        </w:div>
        <w:div w:id="528418223">
          <w:marLeft w:val="480"/>
          <w:marRight w:val="0"/>
          <w:marTop w:val="0"/>
          <w:marBottom w:val="0"/>
          <w:divBdr>
            <w:top w:val="none" w:sz="0" w:space="0" w:color="auto"/>
            <w:left w:val="none" w:sz="0" w:space="0" w:color="auto"/>
            <w:bottom w:val="none" w:sz="0" w:space="0" w:color="auto"/>
            <w:right w:val="none" w:sz="0" w:space="0" w:color="auto"/>
          </w:divBdr>
        </w:div>
        <w:div w:id="528956787">
          <w:marLeft w:val="480"/>
          <w:marRight w:val="0"/>
          <w:marTop w:val="0"/>
          <w:marBottom w:val="0"/>
          <w:divBdr>
            <w:top w:val="none" w:sz="0" w:space="0" w:color="auto"/>
            <w:left w:val="none" w:sz="0" w:space="0" w:color="auto"/>
            <w:bottom w:val="none" w:sz="0" w:space="0" w:color="auto"/>
            <w:right w:val="none" w:sz="0" w:space="0" w:color="auto"/>
          </w:divBdr>
        </w:div>
        <w:div w:id="535429627">
          <w:marLeft w:val="480"/>
          <w:marRight w:val="0"/>
          <w:marTop w:val="0"/>
          <w:marBottom w:val="0"/>
          <w:divBdr>
            <w:top w:val="none" w:sz="0" w:space="0" w:color="auto"/>
            <w:left w:val="none" w:sz="0" w:space="0" w:color="auto"/>
            <w:bottom w:val="none" w:sz="0" w:space="0" w:color="auto"/>
            <w:right w:val="none" w:sz="0" w:space="0" w:color="auto"/>
          </w:divBdr>
        </w:div>
        <w:div w:id="544951707">
          <w:marLeft w:val="480"/>
          <w:marRight w:val="0"/>
          <w:marTop w:val="0"/>
          <w:marBottom w:val="0"/>
          <w:divBdr>
            <w:top w:val="none" w:sz="0" w:space="0" w:color="auto"/>
            <w:left w:val="none" w:sz="0" w:space="0" w:color="auto"/>
            <w:bottom w:val="none" w:sz="0" w:space="0" w:color="auto"/>
            <w:right w:val="none" w:sz="0" w:space="0" w:color="auto"/>
          </w:divBdr>
        </w:div>
        <w:div w:id="552473504">
          <w:marLeft w:val="480"/>
          <w:marRight w:val="0"/>
          <w:marTop w:val="0"/>
          <w:marBottom w:val="0"/>
          <w:divBdr>
            <w:top w:val="none" w:sz="0" w:space="0" w:color="auto"/>
            <w:left w:val="none" w:sz="0" w:space="0" w:color="auto"/>
            <w:bottom w:val="none" w:sz="0" w:space="0" w:color="auto"/>
            <w:right w:val="none" w:sz="0" w:space="0" w:color="auto"/>
          </w:divBdr>
        </w:div>
        <w:div w:id="602107032">
          <w:marLeft w:val="480"/>
          <w:marRight w:val="0"/>
          <w:marTop w:val="0"/>
          <w:marBottom w:val="0"/>
          <w:divBdr>
            <w:top w:val="none" w:sz="0" w:space="0" w:color="auto"/>
            <w:left w:val="none" w:sz="0" w:space="0" w:color="auto"/>
            <w:bottom w:val="none" w:sz="0" w:space="0" w:color="auto"/>
            <w:right w:val="none" w:sz="0" w:space="0" w:color="auto"/>
          </w:divBdr>
        </w:div>
        <w:div w:id="663356342">
          <w:marLeft w:val="480"/>
          <w:marRight w:val="0"/>
          <w:marTop w:val="0"/>
          <w:marBottom w:val="0"/>
          <w:divBdr>
            <w:top w:val="none" w:sz="0" w:space="0" w:color="auto"/>
            <w:left w:val="none" w:sz="0" w:space="0" w:color="auto"/>
            <w:bottom w:val="none" w:sz="0" w:space="0" w:color="auto"/>
            <w:right w:val="none" w:sz="0" w:space="0" w:color="auto"/>
          </w:divBdr>
        </w:div>
        <w:div w:id="683899209">
          <w:marLeft w:val="480"/>
          <w:marRight w:val="0"/>
          <w:marTop w:val="0"/>
          <w:marBottom w:val="0"/>
          <w:divBdr>
            <w:top w:val="none" w:sz="0" w:space="0" w:color="auto"/>
            <w:left w:val="none" w:sz="0" w:space="0" w:color="auto"/>
            <w:bottom w:val="none" w:sz="0" w:space="0" w:color="auto"/>
            <w:right w:val="none" w:sz="0" w:space="0" w:color="auto"/>
          </w:divBdr>
        </w:div>
        <w:div w:id="729809450">
          <w:marLeft w:val="480"/>
          <w:marRight w:val="0"/>
          <w:marTop w:val="0"/>
          <w:marBottom w:val="0"/>
          <w:divBdr>
            <w:top w:val="none" w:sz="0" w:space="0" w:color="auto"/>
            <w:left w:val="none" w:sz="0" w:space="0" w:color="auto"/>
            <w:bottom w:val="none" w:sz="0" w:space="0" w:color="auto"/>
            <w:right w:val="none" w:sz="0" w:space="0" w:color="auto"/>
          </w:divBdr>
        </w:div>
        <w:div w:id="771977012">
          <w:marLeft w:val="480"/>
          <w:marRight w:val="0"/>
          <w:marTop w:val="0"/>
          <w:marBottom w:val="0"/>
          <w:divBdr>
            <w:top w:val="none" w:sz="0" w:space="0" w:color="auto"/>
            <w:left w:val="none" w:sz="0" w:space="0" w:color="auto"/>
            <w:bottom w:val="none" w:sz="0" w:space="0" w:color="auto"/>
            <w:right w:val="none" w:sz="0" w:space="0" w:color="auto"/>
          </w:divBdr>
        </w:div>
        <w:div w:id="775447406">
          <w:marLeft w:val="480"/>
          <w:marRight w:val="0"/>
          <w:marTop w:val="0"/>
          <w:marBottom w:val="0"/>
          <w:divBdr>
            <w:top w:val="none" w:sz="0" w:space="0" w:color="auto"/>
            <w:left w:val="none" w:sz="0" w:space="0" w:color="auto"/>
            <w:bottom w:val="none" w:sz="0" w:space="0" w:color="auto"/>
            <w:right w:val="none" w:sz="0" w:space="0" w:color="auto"/>
          </w:divBdr>
        </w:div>
        <w:div w:id="777258516">
          <w:marLeft w:val="480"/>
          <w:marRight w:val="0"/>
          <w:marTop w:val="0"/>
          <w:marBottom w:val="0"/>
          <w:divBdr>
            <w:top w:val="none" w:sz="0" w:space="0" w:color="auto"/>
            <w:left w:val="none" w:sz="0" w:space="0" w:color="auto"/>
            <w:bottom w:val="none" w:sz="0" w:space="0" w:color="auto"/>
            <w:right w:val="none" w:sz="0" w:space="0" w:color="auto"/>
          </w:divBdr>
        </w:div>
        <w:div w:id="814300393">
          <w:marLeft w:val="480"/>
          <w:marRight w:val="0"/>
          <w:marTop w:val="0"/>
          <w:marBottom w:val="0"/>
          <w:divBdr>
            <w:top w:val="none" w:sz="0" w:space="0" w:color="auto"/>
            <w:left w:val="none" w:sz="0" w:space="0" w:color="auto"/>
            <w:bottom w:val="none" w:sz="0" w:space="0" w:color="auto"/>
            <w:right w:val="none" w:sz="0" w:space="0" w:color="auto"/>
          </w:divBdr>
        </w:div>
        <w:div w:id="844828331">
          <w:marLeft w:val="480"/>
          <w:marRight w:val="0"/>
          <w:marTop w:val="0"/>
          <w:marBottom w:val="0"/>
          <w:divBdr>
            <w:top w:val="none" w:sz="0" w:space="0" w:color="auto"/>
            <w:left w:val="none" w:sz="0" w:space="0" w:color="auto"/>
            <w:bottom w:val="none" w:sz="0" w:space="0" w:color="auto"/>
            <w:right w:val="none" w:sz="0" w:space="0" w:color="auto"/>
          </w:divBdr>
        </w:div>
        <w:div w:id="847478204">
          <w:marLeft w:val="480"/>
          <w:marRight w:val="0"/>
          <w:marTop w:val="0"/>
          <w:marBottom w:val="0"/>
          <w:divBdr>
            <w:top w:val="none" w:sz="0" w:space="0" w:color="auto"/>
            <w:left w:val="none" w:sz="0" w:space="0" w:color="auto"/>
            <w:bottom w:val="none" w:sz="0" w:space="0" w:color="auto"/>
            <w:right w:val="none" w:sz="0" w:space="0" w:color="auto"/>
          </w:divBdr>
        </w:div>
        <w:div w:id="878397962">
          <w:marLeft w:val="480"/>
          <w:marRight w:val="0"/>
          <w:marTop w:val="0"/>
          <w:marBottom w:val="0"/>
          <w:divBdr>
            <w:top w:val="none" w:sz="0" w:space="0" w:color="auto"/>
            <w:left w:val="none" w:sz="0" w:space="0" w:color="auto"/>
            <w:bottom w:val="none" w:sz="0" w:space="0" w:color="auto"/>
            <w:right w:val="none" w:sz="0" w:space="0" w:color="auto"/>
          </w:divBdr>
        </w:div>
        <w:div w:id="916093875">
          <w:marLeft w:val="480"/>
          <w:marRight w:val="0"/>
          <w:marTop w:val="0"/>
          <w:marBottom w:val="0"/>
          <w:divBdr>
            <w:top w:val="none" w:sz="0" w:space="0" w:color="auto"/>
            <w:left w:val="none" w:sz="0" w:space="0" w:color="auto"/>
            <w:bottom w:val="none" w:sz="0" w:space="0" w:color="auto"/>
            <w:right w:val="none" w:sz="0" w:space="0" w:color="auto"/>
          </w:divBdr>
        </w:div>
        <w:div w:id="922757964">
          <w:marLeft w:val="480"/>
          <w:marRight w:val="0"/>
          <w:marTop w:val="0"/>
          <w:marBottom w:val="0"/>
          <w:divBdr>
            <w:top w:val="none" w:sz="0" w:space="0" w:color="auto"/>
            <w:left w:val="none" w:sz="0" w:space="0" w:color="auto"/>
            <w:bottom w:val="none" w:sz="0" w:space="0" w:color="auto"/>
            <w:right w:val="none" w:sz="0" w:space="0" w:color="auto"/>
          </w:divBdr>
        </w:div>
        <w:div w:id="927888996">
          <w:marLeft w:val="480"/>
          <w:marRight w:val="0"/>
          <w:marTop w:val="0"/>
          <w:marBottom w:val="0"/>
          <w:divBdr>
            <w:top w:val="none" w:sz="0" w:space="0" w:color="auto"/>
            <w:left w:val="none" w:sz="0" w:space="0" w:color="auto"/>
            <w:bottom w:val="none" w:sz="0" w:space="0" w:color="auto"/>
            <w:right w:val="none" w:sz="0" w:space="0" w:color="auto"/>
          </w:divBdr>
        </w:div>
        <w:div w:id="930773000">
          <w:marLeft w:val="480"/>
          <w:marRight w:val="0"/>
          <w:marTop w:val="0"/>
          <w:marBottom w:val="0"/>
          <w:divBdr>
            <w:top w:val="none" w:sz="0" w:space="0" w:color="auto"/>
            <w:left w:val="none" w:sz="0" w:space="0" w:color="auto"/>
            <w:bottom w:val="none" w:sz="0" w:space="0" w:color="auto"/>
            <w:right w:val="none" w:sz="0" w:space="0" w:color="auto"/>
          </w:divBdr>
        </w:div>
        <w:div w:id="995957468">
          <w:marLeft w:val="480"/>
          <w:marRight w:val="0"/>
          <w:marTop w:val="0"/>
          <w:marBottom w:val="0"/>
          <w:divBdr>
            <w:top w:val="none" w:sz="0" w:space="0" w:color="auto"/>
            <w:left w:val="none" w:sz="0" w:space="0" w:color="auto"/>
            <w:bottom w:val="none" w:sz="0" w:space="0" w:color="auto"/>
            <w:right w:val="none" w:sz="0" w:space="0" w:color="auto"/>
          </w:divBdr>
        </w:div>
        <w:div w:id="1075200285">
          <w:marLeft w:val="480"/>
          <w:marRight w:val="0"/>
          <w:marTop w:val="0"/>
          <w:marBottom w:val="0"/>
          <w:divBdr>
            <w:top w:val="none" w:sz="0" w:space="0" w:color="auto"/>
            <w:left w:val="none" w:sz="0" w:space="0" w:color="auto"/>
            <w:bottom w:val="none" w:sz="0" w:space="0" w:color="auto"/>
            <w:right w:val="none" w:sz="0" w:space="0" w:color="auto"/>
          </w:divBdr>
        </w:div>
        <w:div w:id="1078945432">
          <w:marLeft w:val="480"/>
          <w:marRight w:val="0"/>
          <w:marTop w:val="0"/>
          <w:marBottom w:val="0"/>
          <w:divBdr>
            <w:top w:val="none" w:sz="0" w:space="0" w:color="auto"/>
            <w:left w:val="none" w:sz="0" w:space="0" w:color="auto"/>
            <w:bottom w:val="none" w:sz="0" w:space="0" w:color="auto"/>
            <w:right w:val="none" w:sz="0" w:space="0" w:color="auto"/>
          </w:divBdr>
        </w:div>
        <w:div w:id="1099911092">
          <w:marLeft w:val="480"/>
          <w:marRight w:val="0"/>
          <w:marTop w:val="0"/>
          <w:marBottom w:val="0"/>
          <w:divBdr>
            <w:top w:val="none" w:sz="0" w:space="0" w:color="auto"/>
            <w:left w:val="none" w:sz="0" w:space="0" w:color="auto"/>
            <w:bottom w:val="none" w:sz="0" w:space="0" w:color="auto"/>
            <w:right w:val="none" w:sz="0" w:space="0" w:color="auto"/>
          </w:divBdr>
        </w:div>
        <w:div w:id="1122845778">
          <w:marLeft w:val="480"/>
          <w:marRight w:val="0"/>
          <w:marTop w:val="0"/>
          <w:marBottom w:val="0"/>
          <w:divBdr>
            <w:top w:val="none" w:sz="0" w:space="0" w:color="auto"/>
            <w:left w:val="none" w:sz="0" w:space="0" w:color="auto"/>
            <w:bottom w:val="none" w:sz="0" w:space="0" w:color="auto"/>
            <w:right w:val="none" w:sz="0" w:space="0" w:color="auto"/>
          </w:divBdr>
        </w:div>
        <w:div w:id="1219590113">
          <w:marLeft w:val="480"/>
          <w:marRight w:val="0"/>
          <w:marTop w:val="0"/>
          <w:marBottom w:val="0"/>
          <w:divBdr>
            <w:top w:val="none" w:sz="0" w:space="0" w:color="auto"/>
            <w:left w:val="none" w:sz="0" w:space="0" w:color="auto"/>
            <w:bottom w:val="none" w:sz="0" w:space="0" w:color="auto"/>
            <w:right w:val="none" w:sz="0" w:space="0" w:color="auto"/>
          </w:divBdr>
        </w:div>
        <w:div w:id="1271357844">
          <w:marLeft w:val="480"/>
          <w:marRight w:val="0"/>
          <w:marTop w:val="0"/>
          <w:marBottom w:val="0"/>
          <w:divBdr>
            <w:top w:val="none" w:sz="0" w:space="0" w:color="auto"/>
            <w:left w:val="none" w:sz="0" w:space="0" w:color="auto"/>
            <w:bottom w:val="none" w:sz="0" w:space="0" w:color="auto"/>
            <w:right w:val="none" w:sz="0" w:space="0" w:color="auto"/>
          </w:divBdr>
        </w:div>
        <w:div w:id="1273825101">
          <w:marLeft w:val="480"/>
          <w:marRight w:val="0"/>
          <w:marTop w:val="0"/>
          <w:marBottom w:val="0"/>
          <w:divBdr>
            <w:top w:val="none" w:sz="0" w:space="0" w:color="auto"/>
            <w:left w:val="none" w:sz="0" w:space="0" w:color="auto"/>
            <w:bottom w:val="none" w:sz="0" w:space="0" w:color="auto"/>
            <w:right w:val="none" w:sz="0" w:space="0" w:color="auto"/>
          </w:divBdr>
        </w:div>
        <w:div w:id="1345090165">
          <w:marLeft w:val="480"/>
          <w:marRight w:val="0"/>
          <w:marTop w:val="0"/>
          <w:marBottom w:val="0"/>
          <w:divBdr>
            <w:top w:val="none" w:sz="0" w:space="0" w:color="auto"/>
            <w:left w:val="none" w:sz="0" w:space="0" w:color="auto"/>
            <w:bottom w:val="none" w:sz="0" w:space="0" w:color="auto"/>
            <w:right w:val="none" w:sz="0" w:space="0" w:color="auto"/>
          </w:divBdr>
        </w:div>
        <w:div w:id="1367295877">
          <w:marLeft w:val="480"/>
          <w:marRight w:val="0"/>
          <w:marTop w:val="0"/>
          <w:marBottom w:val="0"/>
          <w:divBdr>
            <w:top w:val="none" w:sz="0" w:space="0" w:color="auto"/>
            <w:left w:val="none" w:sz="0" w:space="0" w:color="auto"/>
            <w:bottom w:val="none" w:sz="0" w:space="0" w:color="auto"/>
            <w:right w:val="none" w:sz="0" w:space="0" w:color="auto"/>
          </w:divBdr>
        </w:div>
        <w:div w:id="1386026189">
          <w:marLeft w:val="480"/>
          <w:marRight w:val="0"/>
          <w:marTop w:val="0"/>
          <w:marBottom w:val="0"/>
          <w:divBdr>
            <w:top w:val="none" w:sz="0" w:space="0" w:color="auto"/>
            <w:left w:val="none" w:sz="0" w:space="0" w:color="auto"/>
            <w:bottom w:val="none" w:sz="0" w:space="0" w:color="auto"/>
            <w:right w:val="none" w:sz="0" w:space="0" w:color="auto"/>
          </w:divBdr>
        </w:div>
        <w:div w:id="1399598521">
          <w:marLeft w:val="480"/>
          <w:marRight w:val="0"/>
          <w:marTop w:val="0"/>
          <w:marBottom w:val="0"/>
          <w:divBdr>
            <w:top w:val="none" w:sz="0" w:space="0" w:color="auto"/>
            <w:left w:val="none" w:sz="0" w:space="0" w:color="auto"/>
            <w:bottom w:val="none" w:sz="0" w:space="0" w:color="auto"/>
            <w:right w:val="none" w:sz="0" w:space="0" w:color="auto"/>
          </w:divBdr>
        </w:div>
        <w:div w:id="1530534697">
          <w:marLeft w:val="480"/>
          <w:marRight w:val="0"/>
          <w:marTop w:val="0"/>
          <w:marBottom w:val="0"/>
          <w:divBdr>
            <w:top w:val="none" w:sz="0" w:space="0" w:color="auto"/>
            <w:left w:val="none" w:sz="0" w:space="0" w:color="auto"/>
            <w:bottom w:val="none" w:sz="0" w:space="0" w:color="auto"/>
            <w:right w:val="none" w:sz="0" w:space="0" w:color="auto"/>
          </w:divBdr>
        </w:div>
        <w:div w:id="1547796164">
          <w:marLeft w:val="480"/>
          <w:marRight w:val="0"/>
          <w:marTop w:val="0"/>
          <w:marBottom w:val="0"/>
          <w:divBdr>
            <w:top w:val="none" w:sz="0" w:space="0" w:color="auto"/>
            <w:left w:val="none" w:sz="0" w:space="0" w:color="auto"/>
            <w:bottom w:val="none" w:sz="0" w:space="0" w:color="auto"/>
            <w:right w:val="none" w:sz="0" w:space="0" w:color="auto"/>
          </w:divBdr>
        </w:div>
        <w:div w:id="1621909298">
          <w:marLeft w:val="480"/>
          <w:marRight w:val="0"/>
          <w:marTop w:val="0"/>
          <w:marBottom w:val="0"/>
          <w:divBdr>
            <w:top w:val="none" w:sz="0" w:space="0" w:color="auto"/>
            <w:left w:val="none" w:sz="0" w:space="0" w:color="auto"/>
            <w:bottom w:val="none" w:sz="0" w:space="0" w:color="auto"/>
            <w:right w:val="none" w:sz="0" w:space="0" w:color="auto"/>
          </w:divBdr>
        </w:div>
        <w:div w:id="1794978485">
          <w:marLeft w:val="480"/>
          <w:marRight w:val="0"/>
          <w:marTop w:val="0"/>
          <w:marBottom w:val="0"/>
          <w:divBdr>
            <w:top w:val="none" w:sz="0" w:space="0" w:color="auto"/>
            <w:left w:val="none" w:sz="0" w:space="0" w:color="auto"/>
            <w:bottom w:val="none" w:sz="0" w:space="0" w:color="auto"/>
            <w:right w:val="none" w:sz="0" w:space="0" w:color="auto"/>
          </w:divBdr>
        </w:div>
        <w:div w:id="1841042092">
          <w:marLeft w:val="480"/>
          <w:marRight w:val="0"/>
          <w:marTop w:val="0"/>
          <w:marBottom w:val="0"/>
          <w:divBdr>
            <w:top w:val="none" w:sz="0" w:space="0" w:color="auto"/>
            <w:left w:val="none" w:sz="0" w:space="0" w:color="auto"/>
            <w:bottom w:val="none" w:sz="0" w:space="0" w:color="auto"/>
            <w:right w:val="none" w:sz="0" w:space="0" w:color="auto"/>
          </w:divBdr>
        </w:div>
        <w:div w:id="1871183900">
          <w:marLeft w:val="480"/>
          <w:marRight w:val="0"/>
          <w:marTop w:val="0"/>
          <w:marBottom w:val="0"/>
          <w:divBdr>
            <w:top w:val="none" w:sz="0" w:space="0" w:color="auto"/>
            <w:left w:val="none" w:sz="0" w:space="0" w:color="auto"/>
            <w:bottom w:val="none" w:sz="0" w:space="0" w:color="auto"/>
            <w:right w:val="none" w:sz="0" w:space="0" w:color="auto"/>
          </w:divBdr>
        </w:div>
        <w:div w:id="1892036453">
          <w:marLeft w:val="480"/>
          <w:marRight w:val="0"/>
          <w:marTop w:val="0"/>
          <w:marBottom w:val="0"/>
          <w:divBdr>
            <w:top w:val="none" w:sz="0" w:space="0" w:color="auto"/>
            <w:left w:val="none" w:sz="0" w:space="0" w:color="auto"/>
            <w:bottom w:val="none" w:sz="0" w:space="0" w:color="auto"/>
            <w:right w:val="none" w:sz="0" w:space="0" w:color="auto"/>
          </w:divBdr>
        </w:div>
        <w:div w:id="2020309244">
          <w:marLeft w:val="480"/>
          <w:marRight w:val="0"/>
          <w:marTop w:val="0"/>
          <w:marBottom w:val="0"/>
          <w:divBdr>
            <w:top w:val="none" w:sz="0" w:space="0" w:color="auto"/>
            <w:left w:val="none" w:sz="0" w:space="0" w:color="auto"/>
            <w:bottom w:val="none" w:sz="0" w:space="0" w:color="auto"/>
            <w:right w:val="none" w:sz="0" w:space="0" w:color="auto"/>
          </w:divBdr>
        </w:div>
        <w:div w:id="2090301311">
          <w:marLeft w:val="480"/>
          <w:marRight w:val="0"/>
          <w:marTop w:val="0"/>
          <w:marBottom w:val="0"/>
          <w:divBdr>
            <w:top w:val="none" w:sz="0" w:space="0" w:color="auto"/>
            <w:left w:val="none" w:sz="0" w:space="0" w:color="auto"/>
            <w:bottom w:val="none" w:sz="0" w:space="0" w:color="auto"/>
            <w:right w:val="none" w:sz="0" w:space="0" w:color="auto"/>
          </w:divBdr>
        </w:div>
        <w:div w:id="2094469175">
          <w:marLeft w:val="480"/>
          <w:marRight w:val="0"/>
          <w:marTop w:val="0"/>
          <w:marBottom w:val="0"/>
          <w:divBdr>
            <w:top w:val="none" w:sz="0" w:space="0" w:color="auto"/>
            <w:left w:val="none" w:sz="0" w:space="0" w:color="auto"/>
            <w:bottom w:val="none" w:sz="0" w:space="0" w:color="auto"/>
            <w:right w:val="none" w:sz="0" w:space="0" w:color="auto"/>
          </w:divBdr>
        </w:div>
        <w:div w:id="2135978183">
          <w:marLeft w:val="480"/>
          <w:marRight w:val="0"/>
          <w:marTop w:val="0"/>
          <w:marBottom w:val="0"/>
          <w:divBdr>
            <w:top w:val="none" w:sz="0" w:space="0" w:color="auto"/>
            <w:left w:val="none" w:sz="0" w:space="0" w:color="auto"/>
            <w:bottom w:val="none" w:sz="0" w:space="0" w:color="auto"/>
            <w:right w:val="none" w:sz="0" w:space="0" w:color="auto"/>
          </w:divBdr>
        </w:div>
        <w:div w:id="2138837824">
          <w:marLeft w:val="480"/>
          <w:marRight w:val="0"/>
          <w:marTop w:val="0"/>
          <w:marBottom w:val="0"/>
          <w:divBdr>
            <w:top w:val="none" w:sz="0" w:space="0" w:color="auto"/>
            <w:left w:val="none" w:sz="0" w:space="0" w:color="auto"/>
            <w:bottom w:val="none" w:sz="0" w:space="0" w:color="auto"/>
            <w:right w:val="none" w:sz="0" w:space="0" w:color="auto"/>
          </w:divBdr>
        </w:div>
      </w:divsChild>
    </w:div>
    <w:div w:id="107706583">
      <w:marLeft w:val="640"/>
      <w:marRight w:val="0"/>
      <w:marTop w:val="0"/>
      <w:marBottom w:val="0"/>
      <w:divBdr>
        <w:top w:val="none" w:sz="0" w:space="0" w:color="auto"/>
        <w:left w:val="none" w:sz="0" w:space="0" w:color="auto"/>
        <w:bottom w:val="none" w:sz="0" w:space="0" w:color="auto"/>
        <w:right w:val="none" w:sz="0" w:space="0" w:color="auto"/>
      </w:divBdr>
    </w:div>
    <w:div w:id="107820497">
      <w:marLeft w:val="640"/>
      <w:marRight w:val="0"/>
      <w:marTop w:val="0"/>
      <w:marBottom w:val="0"/>
      <w:divBdr>
        <w:top w:val="none" w:sz="0" w:space="0" w:color="auto"/>
        <w:left w:val="none" w:sz="0" w:space="0" w:color="auto"/>
        <w:bottom w:val="none" w:sz="0" w:space="0" w:color="auto"/>
        <w:right w:val="none" w:sz="0" w:space="0" w:color="auto"/>
      </w:divBdr>
    </w:div>
    <w:div w:id="107941304">
      <w:marLeft w:val="640"/>
      <w:marRight w:val="0"/>
      <w:marTop w:val="0"/>
      <w:marBottom w:val="0"/>
      <w:divBdr>
        <w:top w:val="none" w:sz="0" w:space="0" w:color="auto"/>
        <w:left w:val="none" w:sz="0" w:space="0" w:color="auto"/>
        <w:bottom w:val="none" w:sz="0" w:space="0" w:color="auto"/>
        <w:right w:val="none" w:sz="0" w:space="0" w:color="auto"/>
      </w:divBdr>
    </w:div>
    <w:div w:id="107941876">
      <w:marLeft w:val="640"/>
      <w:marRight w:val="0"/>
      <w:marTop w:val="0"/>
      <w:marBottom w:val="0"/>
      <w:divBdr>
        <w:top w:val="none" w:sz="0" w:space="0" w:color="auto"/>
        <w:left w:val="none" w:sz="0" w:space="0" w:color="auto"/>
        <w:bottom w:val="none" w:sz="0" w:space="0" w:color="auto"/>
        <w:right w:val="none" w:sz="0" w:space="0" w:color="auto"/>
      </w:divBdr>
    </w:div>
    <w:div w:id="108355657">
      <w:marLeft w:val="480"/>
      <w:marRight w:val="0"/>
      <w:marTop w:val="0"/>
      <w:marBottom w:val="0"/>
      <w:divBdr>
        <w:top w:val="none" w:sz="0" w:space="0" w:color="auto"/>
        <w:left w:val="none" w:sz="0" w:space="0" w:color="auto"/>
        <w:bottom w:val="none" w:sz="0" w:space="0" w:color="auto"/>
        <w:right w:val="none" w:sz="0" w:space="0" w:color="auto"/>
      </w:divBdr>
    </w:div>
    <w:div w:id="108551821">
      <w:marLeft w:val="640"/>
      <w:marRight w:val="0"/>
      <w:marTop w:val="0"/>
      <w:marBottom w:val="0"/>
      <w:divBdr>
        <w:top w:val="none" w:sz="0" w:space="0" w:color="auto"/>
        <w:left w:val="none" w:sz="0" w:space="0" w:color="auto"/>
        <w:bottom w:val="none" w:sz="0" w:space="0" w:color="auto"/>
        <w:right w:val="none" w:sz="0" w:space="0" w:color="auto"/>
      </w:divBdr>
    </w:div>
    <w:div w:id="108817320">
      <w:marLeft w:val="480"/>
      <w:marRight w:val="0"/>
      <w:marTop w:val="0"/>
      <w:marBottom w:val="0"/>
      <w:divBdr>
        <w:top w:val="none" w:sz="0" w:space="0" w:color="auto"/>
        <w:left w:val="none" w:sz="0" w:space="0" w:color="auto"/>
        <w:bottom w:val="none" w:sz="0" w:space="0" w:color="auto"/>
        <w:right w:val="none" w:sz="0" w:space="0" w:color="auto"/>
      </w:divBdr>
    </w:div>
    <w:div w:id="108865220">
      <w:marLeft w:val="640"/>
      <w:marRight w:val="0"/>
      <w:marTop w:val="0"/>
      <w:marBottom w:val="0"/>
      <w:divBdr>
        <w:top w:val="none" w:sz="0" w:space="0" w:color="auto"/>
        <w:left w:val="none" w:sz="0" w:space="0" w:color="auto"/>
        <w:bottom w:val="none" w:sz="0" w:space="0" w:color="auto"/>
        <w:right w:val="none" w:sz="0" w:space="0" w:color="auto"/>
      </w:divBdr>
    </w:div>
    <w:div w:id="109252075">
      <w:marLeft w:val="640"/>
      <w:marRight w:val="0"/>
      <w:marTop w:val="0"/>
      <w:marBottom w:val="0"/>
      <w:divBdr>
        <w:top w:val="none" w:sz="0" w:space="0" w:color="auto"/>
        <w:left w:val="none" w:sz="0" w:space="0" w:color="auto"/>
        <w:bottom w:val="none" w:sz="0" w:space="0" w:color="auto"/>
        <w:right w:val="none" w:sz="0" w:space="0" w:color="auto"/>
      </w:divBdr>
    </w:div>
    <w:div w:id="109328610">
      <w:bodyDiv w:val="1"/>
      <w:marLeft w:val="0"/>
      <w:marRight w:val="0"/>
      <w:marTop w:val="0"/>
      <w:marBottom w:val="0"/>
      <w:divBdr>
        <w:top w:val="none" w:sz="0" w:space="0" w:color="auto"/>
        <w:left w:val="none" w:sz="0" w:space="0" w:color="auto"/>
        <w:bottom w:val="none" w:sz="0" w:space="0" w:color="auto"/>
        <w:right w:val="none" w:sz="0" w:space="0" w:color="auto"/>
      </w:divBdr>
      <w:divsChild>
        <w:div w:id="49118483">
          <w:marLeft w:val="480"/>
          <w:marRight w:val="0"/>
          <w:marTop w:val="0"/>
          <w:marBottom w:val="0"/>
          <w:divBdr>
            <w:top w:val="none" w:sz="0" w:space="0" w:color="auto"/>
            <w:left w:val="none" w:sz="0" w:space="0" w:color="auto"/>
            <w:bottom w:val="none" w:sz="0" w:space="0" w:color="auto"/>
            <w:right w:val="none" w:sz="0" w:space="0" w:color="auto"/>
          </w:divBdr>
        </w:div>
        <w:div w:id="62215261">
          <w:marLeft w:val="480"/>
          <w:marRight w:val="0"/>
          <w:marTop w:val="0"/>
          <w:marBottom w:val="0"/>
          <w:divBdr>
            <w:top w:val="none" w:sz="0" w:space="0" w:color="auto"/>
            <w:left w:val="none" w:sz="0" w:space="0" w:color="auto"/>
            <w:bottom w:val="none" w:sz="0" w:space="0" w:color="auto"/>
            <w:right w:val="none" w:sz="0" w:space="0" w:color="auto"/>
          </w:divBdr>
        </w:div>
        <w:div w:id="90470352">
          <w:marLeft w:val="480"/>
          <w:marRight w:val="0"/>
          <w:marTop w:val="0"/>
          <w:marBottom w:val="0"/>
          <w:divBdr>
            <w:top w:val="none" w:sz="0" w:space="0" w:color="auto"/>
            <w:left w:val="none" w:sz="0" w:space="0" w:color="auto"/>
            <w:bottom w:val="none" w:sz="0" w:space="0" w:color="auto"/>
            <w:right w:val="none" w:sz="0" w:space="0" w:color="auto"/>
          </w:divBdr>
        </w:div>
        <w:div w:id="95294382">
          <w:marLeft w:val="480"/>
          <w:marRight w:val="0"/>
          <w:marTop w:val="0"/>
          <w:marBottom w:val="0"/>
          <w:divBdr>
            <w:top w:val="none" w:sz="0" w:space="0" w:color="auto"/>
            <w:left w:val="none" w:sz="0" w:space="0" w:color="auto"/>
            <w:bottom w:val="none" w:sz="0" w:space="0" w:color="auto"/>
            <w:right w:val="none" w:sz="0" w:space="0" w:color="auto"/>
          </w:divBdr>
        </w:div>
        <w:div w:id="145778791">
          <w:marLeft w:val="480"/>
          <w:marRight w:val="0"/>
          <w:marTop w:val="0"/>
          <w:marBottom w:val="0"/>
          <w:divBdr>
            <w:top w:val="none" w:sz="0" w:space="0" w:color="auto"/>
            <w:left w:val="none" w:sz="0" w:space="0" w:color="auto"/>
            <w:bottom w:val="none" w:sz="0" w:space="0" w:color="auto"/>
            <w:right w:val="none" w:sz="0" w:space="0" w:color="auto"/>
          </w:divBdr>
        </w:div>
        <w:div w:id="164322468">
          <w:marLeft w:val="480"/>
          <w:marRight w:val="0"/>
          <w:marTop w:val="0"/>
          <w:marBottom w:val="0"/>
          <w:divBdr>
            <w:top w:val="none" w:sz="0" w:space="0" w:color="auto"/>
            <w:left w:val="none" w:sz="0" w:space="0" w:color="auto"/>
            <w:bottom w:val="none" w:sz="0" w:space="0" w:color="auto"/>
            <w:right w:val="none" w:sz="0" w:space="0" w:color="auto"/>
          </w:divBdr>
        </w:div>
        <w:div w:id="213350137">
          <w:marLeft w:val="480"/>
          <w:marRight w:val="0"/>
          <w:marTop w:val="0"/>
          <w:marBottom w:val="0"/>
          <w:divBdr>
            <w:top w:val="none" w:sz="0" w:space="0" w:color="auto"/>
            <w:left w:val="none" w:sz="0" w:space="0" w:color="auto"/>
            <w:bottom w:val="none" w:sz="0" w:space="0" w:color="auto"/>
            <w:right w:val="none" w:sz="0" w:space="0" w:color="auto"/>
          </w:divBdr>
        </w:div>
        <w:div w:id="250235718">
          <w:marLeft w:val="480"/>
          <w:marRight w:val="0"/>
          <w:marTop w:val="0"/>
          <w:marBottom w:val="0"/>
          <w:divBdr>
            <w:top w:val="none" w:sz="0" w:space="0" w:color="auto"/>
            <w:left w:val="none" w:sz="0" w:space="0" w:color="auto"/>
            <w:bottom w:val="none" w:sz="0" w:space="0" w:color="auto"/>
            <w:right w:val="none" w:sz="0" w:space="0" w:color="auto"/>
          </w:divBdr>
        </w:div>
        <w:div w:id="273709326">
          <w:marLeft w:val="480"/>
          <w:marRight w:val="0"/>
          <w:marTop w:val="0"/>
          <w:marBottom w:val="0"/>
          <w:divBdr>
            <w:top w:val="none" w:sz="0" w:space="0" w:color="auto"/>
            <w:left w:val="none" w:sz="0" w:space="0" w:color="auto"/>
            <w:bottom w:val="none" w:sz="0" w:space="0" w:color="auto"/>
            <w:right w:val="none" w:sz="0" w:space="0" w:color="auto"/>
          </w:divBdr>
        </w:div>
        <w:div w:id="280956860">
          <w:marLeft w:val="480"/>
          <w:marRight w:val="0"/>
          <w:marTop w:val="0"/>
          <w:marBottom w:val="0"/>
          <w:divBdr>
            <w:top w:val="none" w:sz="0" w:space="0" w:color="auto"/>
            <w:left w:val="none" w:sz="0" w:space="0" w:color="auto"/>
            <w:bottom w:val="none" w:sz="0" w:space="0" w:color="auto"/>
            <w:right w:val="none" w:sz="0" w:space="0" w:color="auto"/>
          </w:divBdr>
        </w:div>
        <w:div w:id="342971605">
          <w:marLeft w:val="480"/>
          <w:marRight w:val="0"/>
          <w:marTop w:val="0"/>
          <w:marBottom w:val="0"/>
          <w:divBdr>
            <w:top w:val="none" w:sz="0" w:space="0" w:color="auto"/>
            <w:left w:val="none" w:sz="0" w:space="0" w:color="auto"/>
            <w:bottom w:val="none" w:sz="0" w:space="0" w:color="auto"/>
            <w:right w:val="none" w:sz="0" w:space="0" w:color="auto"/>
          </w:divBdr>
        </w:div>
        <w:div w:id="343096738">
          <w:marLeft w:val="480"/>
          <w:marRight w:val="0"/>
          <w:marTop w:val="0"/>
          <w:marBottom w:val="0"/>
          <w:divBdr>
            <w:top w:val="none" w:sz="0" w:space="0" w:color="auto"/>
            <w:left w:val="none" w:sz="0" w:space="0" w:color="auto"/>
            <w:bottom w:val="none" w:sz="0" w:space="0" w:color="auto"/>
            <w:right w:val="none" w:sz="0" w:space="0" w:color="auto"/>
          </w:divBdr>
        </w:div>
        <w:div w:id="344672211">
          <w:marLeft w:val="480"/>
          <w:marRight w:val="0"/>
          <w:marTop w:val="0"/>
          <w:marBottom w:val="0"/>
          <w:divBdr>
            <w:top w:val="none" w:sz="0" w:space="0" w:color="auto"/>
            <w:left w:val="none" w:sz="0" w:space="0" w:color="auto"/>
            <w:bottom w:val="none" w:sz="0" w:space="0" w:color="auto"/>
            <w:right w:val="none" w:sz="0" w:space="0" w:color="auto"/>
          </w:divBdr>
        </w:div>
        <w:div w:id="377973407">
          <w:marLeft w:val="480"/>
          <w:marRight w:val="0"/>
          <w:marTop w:val="0"/>
          <w:marBottom w:val="0"/>
          <w:divBdr>
            <w:top w:val="none" w:sz="0" w:space="0" w:color="auto"/>
            <w:left w:val="none" w:sz="0" w:space="0" w:color="auto"/>
            <w:bottom w:val="none" w:sz="0" w:space="0" w:color="auto"/>
            <w:right w:val="none" w:sz="0" w:space="0" w:color="auto"/>
          </w:divBdr>
        </w:div>
        <w:div w:id="402409622">
          <w:marLeft w:val="480"/>
          <w:marRight w:val="0"/>
          <w:marTop w:val="0"/>
          <w:marBottom w:val="0"/>
          <w:divBdr>
            <w:top w:val="none" w:sz="0" w:space="0" w:color="auto"/>
            <w:left w:val="none" w:sz="0" w:space="0" w:color="auto"/>
            <w:bottom w:val="none" w:sz="0" w:space="0" w:color="auto"/>
            <w:right w:val="none" w:sz="0" w:space="0" w:color="auto"/>
          </w:divBdr>
        </w:div>
        <w:div w:id="419915603">
          <w:marLeft w:val="480"/>
          <w:marRight w:val="0"/>
          <w:marTop w:val="0"/>
          <w:marBottom w:val="0"/>
          <w:divBdr>
            <w:top w:val="none" w:sz="0" w:space="0" w:color="auto"/>
            <w:left w:val="none" w:sz="0" w:space="0" w:color="auto"/>
            <w:bottom w:val="none" w:sz="0" w:space="0" w:color="auto"/>
            <w:right w:val="none" w:sz="0" w:space="0" w:color="auto"/>
          </w:divBdr>
        </w:div>
        <w:div w:id="443840503">
          <w:marLeft w:val="480"/>
          <w:marRight w:val="0"/>
          <w:marTop w:val="0"/>
          <w:marBottom w:val="0"/>
          <w:divBdr>
            <w:top w:val="none" w:sz="0" w:space="0" w:color="auto"/>
            <w:left w:val="none" w:sz="0" w:space="0" w:color="auto"/>
            <w:bottom w:val="none" w:sz="0" w:space="0" w:color="auto"/>
            <w:right w:val="none" w:sz="0" w:space="0" w:color="auto"/>
          </w:divBdr>
        </w:div>
        <w:div w:id="453406064">
          <w:marLeft w:val="480"/>
          <w:marRight w:val="0"/>
          <w:marTop w:val="0"/>
          <w:marBottom w:val="0"/>
          <w:divBdr>
            <w:top w:val="none" w:sz="0" w:space="0" w:color="auto"/>
            <w:left w:val="none" w:sz="0" w:space="0" w:color="auto"/>
            <w:bottom w:val="none" w:sz="0" w:space="0" w:color="auto"/>
            <w:right w:val="none" w:sz="0" w:space="0" w:color="auto"/>
          </w:divBdr>
        </w:div>
        <w:div w:id="520778956">
          <w:marLeft w:val="480"/>
          <w:marRight w:val="0"/>
          <w:marTop w:val="0"/>
          <w:marBottom w:val="0"/>
          <w:divBdr>
            <w:top w:val="none" w:sz="0" w:space="0" w:color="auto"/>
            <w:left w:val="none" w:sz="0" w:space="0" w:color="auto"/>
            <w:bottom w:val="none" w:sz="0" w:space="0" w:color="auto"/>
            <w:right w:val="none" w:sz="0" w:space="0" w:color="auto"/>
          </w:divBdr>
        </w:div>
        <w:div w:id="598871747">
          <w:marLeft w:val="480"/>
          <w:marRight w:val="0"/>
          <w:marTop w:val="0"/>
          <w:marBottom w:val="0"/>
          <w:divBdr>
            <w:top w:val="none" w:sz="0" w:space="0" w:color="auto"/>
            <w:left w:val="none" w:sz="0" w:space="0" w:color="auto"/>
            <w:bottom w:val="none" w:sz="0" w:space="0" w:color="auto"/>
            <w:right w:val="none" w:sz="0" w:space="0" w:color="auto"/>
          </w:divBdr>
        </w:div>
        <w:div w:id="599029909">
          <w:marLeft w:val="480"/>
          <w:marRight w:val="0"/>
          <w:marTop w:val="0"/>
          <w:marBottom w:val="0"/>
          <w:divBdr>
            <w:top w:val="none" w:sz="0" w:space="0" w:color="auto"/>
            <w:left w:val="none" w:sz="0" w:space="0" w:color="auto"/>
            <w:bottom w:val="none" w:sz="0" w:space="0" w:color="auto"/>
            <w:right w:val="none" w:sz="0" w:space="0" w:color="auto"/>
          </w:divBdr>
        </w:div>
        <w:div w:id="715158423">
          <w:marLeft w:val="480"/>
          <w:marRight w:val="0"/>
          <w:marTop w:val="0"/>
          <w:marBottom w:val="0"/>
          <w:divBdr>
            <w:top w:val="none" w:sz="0" w:space="0" w:color="auto"/>
            <w:left w:val="none" w:sz="0" w:space="0" w:color="auto"/>
            <w:bottom w:val="none" w:sz="0" w:space="0" w:color="auto"/>
            <w:right w:val="none" w:sz="0" w:space="0" w:color="auto"/>
          </w:divBdr>
        </w:div>
        <w:div w:id="798453831">
          <w:marLeft w:val="480"/>
          <w:marRight w:val="0"/>
          <w:marTop w:val="0"/>
          <w:marBottom w:val="0"/>
          <w:divBdr>
            <w:top w:val="none" w:sz="0" w:space="0" w:color="auto"/>
            <w:left w:val="none" w:sz="0" w:space="0" w:color="auto"/>
            <w:bottom w:val="none" w:sz="0" w:space="0" w:color="auto"/>
            <w:right w:val="none" w:sz="0" w:space="0" w:color="auto"/>
          </w:divBdr>
        </w:div>
        <w:div w:id="934899154">
          <w:marLeft w:val="480"/>
          <w:marRight w:val="0"/>
          <w:marTop w:val="0"/>
          <w:marBottom w:val="0"/>
          <w:divBdr>
            <w:top w:val="none" w:sz="0" w:space="0" w:color="auto"/>
            <w:left w:val="none" w:sz="0" w:space="0" w:color="auto"/>
            <w:bottom w:val="none" w:sz="0" w:space="0" w:color="auto"/>
            <w:right w:val="none" w:sz="0" w:space="0" w:color="auto"/>
          </w:divBdr>
        </w:div>
        <w:div w:id="991327583">
          <w:marLeft w:val="480"/>
          <w:marRight w:val="0"/>
          <w:marTop w:val="0"/>
          <w:marBottom w:val="0"/>
          <w:divBdr>
            <w:top w:val="none" w:sz="0" w:space="0" w:color="auto"/>
            <w:left w:val="none" w:sz="0" w:space="0" w:color="auto"/>
            <w:bottom w:val="none" w:sz="0" w:space="0" w:color="auto"/>
            <w:right w:val="none" w:sz="0" w:space="0" w:color="auto"/>
          </w:divBdr>
        </w:div>
        <w:div w:id="1004892979">
          <w:marLeft w:val="480"/>
          <w:marRight w:val="0"/>
          <w:marTop w:val="0"/>
          <w:marBottom w:val="0"/>
          <w:divBdr>
            <w:top w:val="none" w:sz="0" w:space="0" w:color="auto"/>
            <w:left w:val="none" w:sz="0" w:space="0" w:color="auto"/>
            <w:bottom w:val="none" w:sz="0" w:space="0" w:color="auto"/>
            <w:right w:val="none" w:sz="0" w:space="0" w:color="auto"/>
          </w:divBdr>
        </w:div>
        <w:div w:id="1093477975">
          <w:marLeft w:val="480"/>
          <w:marRight w:val="0"/>
          <w:marTop w:val="0"/>
          <w:marBottom w:val="0"/>
          <w:divBdr>
            <w:top w:val="none" w:sz="0" w:space="0" w:color="auto"/>
            <w:left w:val="none" w:sz="0" w:space="0" w:color="auto"/>
            <w:bottom w:val="none" w:sz="0" w:space="0" w:color="auto"/>
            <w:right w:val="none" w:sz="0" w:space="0" w:color="auto"/>
          </w:divBdr>
        </w:div>
        <w:div w:id="1182933524">
          <w:marLeft w:val="480"/>
          <w:marRight w:val="0"/>
          <w:marTop w:val="0"/>
          <w:marBottom w:val="0"/>
          <w:divBdr>
            <w:top w:val="none" w:sz="0" w:space="0" w:color="auto"/>
            <w:left w:val="none" w:sz="0" w:space="0" w:color="auto"/>
            <w:bottom w:val="none" w:sz="0" w:space="0" w:color="auto"/>
            <w:right w:val="none" w:sz="0" w:space="0" w:color="auto"/>
          </w:divBdr>
        </w:div>
        <w:div w:id="1198157570">
          <w:marLeft w:val="480"/>
          <w:marRight w:val="0"/>
          <w:marTop w:val="0"/>
          <w:marBottom w:val="0"/>
          <w:divBdr>
            <w:top w:val="none" w:sz="0" w:space="0" w:color="auto"/>
            <w:left w:val="none" w:sz="0" w:space="0" w:color="auto"/>
            <w:bottom w:val="none" w:sz="0" w:space="0" w:color="auto"/>
            <w:right w:val="none" w:sz="0" w:space="0" w:color="auto"/>
          </w:divBdr>
        </w:div>
        <w:div w:id="1217545417">
          <w:marLeft w:val="480"/>
          <w:marRight w:val="0"/>
          <w:marTop w:val="0"/>
          <w:marBottom w:val="0"/>
          <w:divBdr>
            <w:top w:val="none" w:sz="0" w:space="0" w:color="auto"/>
            <w:left w:val="none" w:sz="0" w:space="0" w:color="auto"/>
            <w:bottom w:val="none" w:sz="0" w:space="0" w:color="auto"/>
            <w:right w:val="none" w:sz="0" w:space="0" w:color="auto"/>
          </w:divBdr>
        </w:div>
        <w:div w:id="1284965034">
          <w:marLeft w:val="480"/>
          <w:marRight w:val="0"/>
          <w:marTop w:val="0"/>
          <w:marBottom w:val="0"/>
          <w:divBdr>
            <w:top w:val="none" w:sz="0" w:space="0" w:color="auto"/>
            <w:left w:val="none" w:sz="0" w:space="0" w:color="auto"/>
            <w:bottom w:val="none" w:sz="0" w:space="0" w:color="auto"/>
            <w:right w:val="none" w:sz="0" w:space="0" w:color="auto"/>
          </w:divBdr>
        </w:div>
        <w:div w:id="1288006510">
          <w:marLeft w:val="480"/>
          <w:marRight w:val="0"/>
          <w:marTop w:val="0"/>
          <w:marBottom w:val="0"/>
          <w:divBdr>
            <w:top w:val="none" w:sz="0" w:space="0" w:color="auto"/>
            <w:left w:val="none" w:sz="0" w:space="0" w:color="auto"/>
            <w:bottom w:val="none" w:sz="0" w:space="0" w:color="auto"/>
            <w:right w:val="none" w:sz="0" w:space="0" w:color="auto"/>
          </w:divBdr>
        </w:div>
        <w:div w:id="1363508104">
          <w:marLeft w:val="480"/>
          <w:marRight w:val="0"/>
          <w:marTop w:val="0"/>
          <w:marBottom w:val="0"/>
          <w:divBdr>
            <w:top w:val="none" w:sz="0" w:space="0" w:color="auto"/>
            <w:left w:val="none" w:sz="0" w:space="0" w:color="auto"/>
            <w:bottom w:val="none" w:sz="0" w:space="0" w:color="auto"/>
            <w:right w:val="none" w:sz="0" w:space="0" w:color="auto"/>
          </w:divBdr>
        </w:div>
        <w:div w:id="1363825504">
          <w:marLeft w:val="480"/>
          <w:marRight w:val="0"/>
          <w:marTop w:val="0"/>
          <w:marBottom w:val="0"/>
          <w:divBdr>
            <w:top w:val="none" w:sz="0" w:space="0" w:color="auto"/>
            <w:left w:val="none" w:sz="0" w:space="0" w:color="auto"/>
            <w:bottom w:val="none" w:sz="0" w:space="0" w:color="auto"/>
            <w:right w:val="none" w:sz="0" w:space="0" w:color="auto"/>
          </w:divBdr>
        </w:div>
        <w:div w:id="1397163269">
          <w:marLeft w:val="480"/>
          <w:marRight w:val="0"/>
          <w:marTop w:val="0"/>
          <w:marBottom w:val="0"/>
          <w:divBdr>
            <w:top w:val="none" w:sz="0" w:space="0" w:color="auto"/>
            <w:left w:val="none" w:sz="0" w:space="0" w:color="auto"/>
            <w:bottom w:val="none" w:sz="0" w:space="0" w:color="auto"/>
            <w:right w:val="none" w:sz="0" w:space="0" w:color="auto"/>
          </w:divBdr>
        </w:div>
        <w:div w:id="1401172052">
          <w:marLeft w:val="480"/>
          <w:marRight w:val="0"/>
          <w:marTop w:val="0"/>
          <w:marBottom w:val="0"/>
          <w:divBdr>
            <w:top w:val="none" w:sz="0" w:space="0" w:color="auto"/>
            <w:left w:val="none" w:sz="0" w:space="0" w:color="auto"/>
            <w:bottom w:val="none" w:sz="0" w:space="0" w:color="auto"/>
            <w:right w:val="none" w:sz="0" w:space="0" w:color="auto"/>
          </w:divBdr>
        </w:div>
        <w:div w:id="1457480299">
          <w:marLeft w:val="480"/>
          <w:marRight w:val="0"/>
          <w:marTop w:val="0"/>
          <w:marBottom w:val="0"/>
          <w:divBdr>
            <w:top w:val="none" w:sz="0" w:space="0" w:color="auto"/>
            <w:left w:val="none" w:sz="0" w:space="0" w:color="auto"/>
            <w:bottom w:val="none" w:sz="0" w:space="0" w:color="auto"/>
            <w:right w:val="none" w:sz="0" w:space="0" w:color="auto"/>
          </w:divBdr>
        </w:div>
        <w:div w:id="1459491332">
          <w:marLeft w:val="480"/>
          <w:marRight w:val="0"/>
          <w:marTop w:val="0"/>
          <w:marBottom w:val="0"/>
          <w:divBdr>
            <w:top w:val="none" w:sz="0" w:space="0" w:color="auto"/>
            <w:left w:val="none" w:sz="0" w:space="0" w:color="auto"/>
            <w:bottom w:val="none" w:sz="0" w:space="0" w:color="auto"/>
            <w:right w:val="none" w:sz="0" w:space="0" w:color="auto"/>
          </w:divBdr>
        </w:div>
        <w:div w:id="1706055079">
          <w:marLeft w:val="480"/>
          <w:marRight w:val="0"/>
          <w:marTop w:val="0"/>
          <w:marBottom w:val="0"/>
          <w:divBdr>
            <w:top w:val="none" w:sz="0" w:space="0" w:color="auto"/>
            <w:left w:val="none" w:sz="0" w:space="0" w:color="auto"/>
            <w:bottom w:val="none" w:sz="0" w:space="0" w:color="auto"/>
            <w:right w:val="none" w:sz="0" w:space="0" w:color="auto"/>
          </w:divBdr>
        </w:div>
        <w:div w:id="1713922014">
          <w:marLeft w:val="480"/>
          <w:marRight w:val="0"/>
          <w:marTop w:val="0"/>
          <w:marBottom w:val="0"/>
          <w:divBdr>
            <w:top w:val="none" w:sz="0" w:space="0" w:color="auto"/>
            <w:left w:val="none" w:sz="0" w:space="0" w:color="auto"/>
            <w:bottom w:val="none" w:sz="0" w:space="0" w:color="auto"/>
            <w:right w:val="none" w:sz="0" w:space="0" w:color="auto"/>
          </w:divBdr>
        </w:div>
        <w:div w:id="1714696561">
          <w:marLeft w:val="480"/>
          <w:marRight w:val="0"/>
          <w:marTop w:val="0"/>
          <w:marBottom w:val="0"/>
          <w:divBdr>
            <w:top w:val="none" w:sz="0" w:space="0" w:color="auto"/>
            <w:left w:val="none" w:sz="0" w:space="0" w:color="auto"/>
            <w:bottom w:val="none" w:sz="0" w:space="0" w:color="auto"/>
            <w:right w:val="none" w:sz="0" w:space="0" w:color="auto"/>
          </w:divBdr>
        </w:div>
        <w:div w:id="1739673999">
          <w:marLeft w:val="480"/>
          <w:marRight w:val="0"/>
          <w:marTop w:val="0"/>
          <w:marBottom w:val="0"/>
          <w:divBdr>
            <w:top w:val="none" w:sz="0" w:space="0" w:color="auto"/>
            <w:left w:val="none" w:sz="0" w:space="0" w:color="auto"/>
            <w:bottom w:val="none" w:sz="0" w:space="0" w:color="auto"/>
            <w:right w:val="none" w:sz="0" w:space="0" w:color="auto"/>
          </w:divBdr>
        </w:div>
        <w:div w:id="1797212853">
          <w:marLeft w:val="480"/>
          <w:marRight w:val="0"/>
          <w:marTop w:val="0"/>
          <w:marBottom w:val="0"/>
          <w:divBdr>
            <w:top w:val="none" w:sz="0" w:space="0" w:color="auto"/>
            <w:left w:val="none" w:sz="0" w:space="0" w:color="auto"/>
            <w:bottom w:val="none" w:sz="0" w:space="0" w:color="auto"/>
            <w:right w:val="none" w:sz="0" w:space="0" w:color="auto"/>
          </w:divBdr>
        </w:div>
        <w:div w:id="1850678198">
          <w:marLeft w:val="480"/>
          <w:marRight w:val="0"/>
          <w:marTop w:val="0"/>
          <w:marBottom w:val="0"/>
          <w:divBdr>
            <w:top w:val="none" w:sz="0" w:space="0" w:color="auto"/>
            <w:left w:val="none" w:sz="0" w:space="0" w:color="auto"/>
            <w:bottom w:val="none" w:sz="0" w:space="0" w:color="auto"/>
            <w:right w:val="none" w:sz="0" w:space="0" w:color="auto"/>
          </w:divBdr>
        </w:div>
        <w:div w:id="1855072728">
          <w:marLeft w:val="480"/>
          <w:marRight w:val="0"/>
          <w:marTop w:val="0"/>
          <w:marBottom w:val="0"/>
          <w:divBdr>
            <w:top w:val="none" w:sz="0" w:space="0" w:color="auto"/>
            <w:left w:val="none" w:sz="0" w:space="0" w:color="auto"/>
            <w:bottom w:val="none" w:sz="0" w:space="0" w:color="auto"/>
            <w:right w:val="none" w:sz="0" w:space="0" w:color="auto"/>
          </w:divBdr>
        </w:div>
        <w:div w:id="1940984471">
          <w:marLeft w:val="480"/>
          <w:marRight w:val="0"/>
          <w:marTop w:val="0"/>
          <w:marBottom w:val="0"/>
          <w:divBdr>
            <w:top w:val="none" w:sz="0" w:space="0" w:color="auto"/>
            <w:left w:val="none" w:sz="0" w:space="0" w:color="auto"/>
            <w:bottom w:val="none" w:sz="0" w:space="0" w:color="auto"/>
            <w:right w:val="none" w:sz="0" w:space="0" w:color="auto"/>
          </w:divBdr>
        </w:div>
        <w:div w:id="1949312559">
          <w:marLeft w:val="480"/>
          <w:marRight w:val="0"/>
          <w:marTop w:val="0"/>
          <w:marBottom w:val="0"/>
          <w:divBdr>
            <w:top w:val="none" w:sz="0" w:space="0" w:color="auto"/>
            <w:left w:val="none" w:sz="0" w:space="0" w:color="auto"/>
            <w:bottom w:val="none" w:sz="0" w:space="0" w:color="auto"/>
            <w:right w:val="none" w:sz="0" w:space="0" w:color="auto"/>
          </w:divBdr>
        </w:div>
        <w:div w:id="1961496057">
          <w:marLeft w:val="480"/>
          <w:marRight w:val="0"/>
          <w:marTop w:val="0"/>
          <w:marBottom w:val="0"/>
          <w:divBdr>
            <w:top w:val="none" w:sz="0" w:space="0" w:color="auto"/>
            <w:left w:val="none" w:sz="0" w:space="0" w:color="auto"/>
            <w:bottom w:val="none" w:sz="0" w:space="0" w:color="auto"/>
            <w:right w:val="none" w:sz="0" w:space="0" w:color="auto"/>
          </w:divBdr>
        </w:div>
        <w:div w:id="1995450583">
          <w:marLeft w:val="480"/>
          <w:marRight w:val="0"/>
          <w:marTop w:val="0"/>
          <w:marBottom w:val="0"/>
          <w:divBdr>
            <w:top w:val="none" w:sz="0" w:space="0" w:color="auto"/>
            <w:left w:val="none" w:sz="0" w:space="0" w:color="auto"/>
            <w:bottom w:val="none" w:sz="0" w:space="0" w:color="auto"/>
            <w:right w:val="none" w:sz="0" w:space="0" w:color="auto"/>
          </w:divBdr>
        </w:div>
        <w:div w:id="2014337337">
          <w:marLeft w:val="480"/>
          <w:marRight w:val="0"/>
          <w:marTop w:val="0"/>
          <w:marBottom w:val="0"/>
          <w:divBdr>
            <w:top w:val="none" w:sz="0" w:space="0" w:color="auto"/>
            <w:left w:val="none" w:sz="0" w:space="0" w:color="auto"/>
            <w:bottom w:val="none" w:sz="0" w:space="0" w:color="auto"/>
            <w:right w:val="none" w:sz="0" w:space="0" w:color="auto"/>
          </w:divBdr>
        </w:div>
        <w:div w:id="2024046493">
          <w:marLeft w:val="480"/>
          <w:marRight w:val="0"/>
          <w:marTop w:val="0"/>
          <w:marBottom w:val="0"/>
          <w:divBdr>
            <w:top w:val="none" w:sz="0" w:space="0" w:color="auto"/>
            <w:left w:val="none" w:sz="0" w:space="0" w:color="auto"/>
            <w:bottom w:val="none" w:sz="0" w:space="0" w:color="auto"/>
            <w:right w:val="none" w:sz="0" w:space="0" w:color="auto"/>
          </w:divBdr>
        </w:div>
        <w:div w:id="2031105378">
          <w:marLeft w:val="480"/>
          <w:marRight w:val="0"/>
          <w:marTop w:val="0"/>
          <w:marBottom w:val="0"/>
          <w:divBdr>
            <w:top w:val="none" w:sz="0" w:space="0" w:color="auto"/>
            <w:left w:val="none" w:sz="0" w:space="0" w:color="auto"/>
            <w:bottom w:val="none" w:sz="0" w:space="0" w:color="auto"/>
            <w:right w:val="none" w:sz="0" w:space="0" w:color="auto"/>
          </w:divBdr>
        </w:div>
        <w:div w:id="2059501514">
          <w:marLeft w:val="480"/>
          <w:marRight w:val="0"/>
          <w:marTop w:val="0"/>
          <w:marBottom w:val="0"/>
          <w:divBdr>
            <w:top w:val="none" w:sz="0" w:space="0" w:color="auto"/>
            <w:left w:val="none" w:sz="0" w:space="0" w:color="auto"/>
            <w:bottom w:val="none" w:sz="0" w:space="0" w:color="auto"/>
            <w:right w:val="none" w:sz="0" w:space="0" w:color="auto"/>
          </w:divBdr>
        </w:div>
        <w:div w:id="2126195542">
          <w:marLeft w:val="480"/>
          <w:marRight w:val="0"/>
          <w:marTop w:val="0"/>
          <w:marBottom w:val="0"/>
          <w:divBdr>
            <w:top w:val="none" w:sz="0" w:space="0" w:color="auto"/>
            <w:left w:val="none" w:sz="0" w:space="0" w:color="auto"/>
            <w:bottom w:val="none" w:sz="0" w:space="0" w:color="auto"/>
            <w:right w:val="none" w:sz="0" w:space="0" w:color="auto"/>
          </w:divBdr>
        </w:div>
      </w:divsChild>
    </w:div>
    <w:div w:id="110634780">
      <w:bodyDiv w:val="1"/>
      <w:marLeft w:val="0"/>
      <w:marRight w:val="0"/>
      <w:marTop w:val="0"/>
      <w:marBottom w:val="0"/>
      <w:divBdr>
        <w:top w:val="none" w:sz="0" w:space="0" w:color="auto"/>
        <w:left w:val="none" w:sz="0" w:space="0" w:color="auto"/>
        <w:bottom w:val="none" w:sz="0" w:space="0" w:color="auto"/>
        <w:right w:val="none" w:sz="0" w:space="0" w:color="auto"/>
      </w:divBdr>
    </w:div>
    <w:div w:id="110786400">
      <w:marLeft w:val="640"/>
      <w:marRight w:val="0"/>
      <w:marTop w:val="0"/>
      <w:marBottom w:val="0"/>
      <w:divBdr>
        <w:top w:val="none" w:sz="0" w:space="0" w:color="auto"/>
        <w:left w:val="none" w:sz="0" w:space="0" w:color="auto"/>
        <w:bottom w:val="none" w:sz="0" w:space="0" w:color="auto"/>
        <w:right w:val="none" w:sz="0" w:space="0" w:color="auto"/>
      </w:divBdr>
    </w:div>
    <w:div w:id="111099167">
      <w:marLeft w:val="640"/>
      <w:marRight w:val="0"/>
      <w:marTop w:val="0"/>
      <w:marBottom w:val="0"/>
      <w:divBdr>
        <w:top w:val="none" w:sz="0" w:space="0" w:color="auto"/>
        <w:left w:val="none" w:sz="0" w:space="0" w:color="auto"/>
        <w:bottom w:val="none" w:sz="0" w:space="0" w:color="auto"/>
        <w:right w:val="none" w:sz="0" w:space="0" w:color="auto"/>
      </w:divBdr>
    </w:div>
    <w:div w:id="111558815">
      <w:marLeft w:val="640"/>
      <w:marRight w:val="0"/>
      <w:marTop w:val="0"/>
      <w:marBottom w:val="0"/>
      <w:divBdr>
        <w:top w:val="none" w:sz="0" w:space="0" w:color="auto"/>
        <w:left w:val="none" w:sz="0" w:space="0" w:color="auto"/>
        <w:bottom w:val="none" w:sz="0" w:space="0" w:color="auto"/>
        <w:right w:val="none" w:sz="0" w:space="0" w:color="auto"/>
      </w:divBdr>
    </w:div>
    <w:div w:id="111948127">
      <w:bodyDiv w:val="1"/>
      <w:marLeft w:val="0"/>
      <w:marRight w:val="0"/>
      <w:marTop w:val="0"/>
      <w:marBottom w:val="0"/>
      <w:divBdr>
        <w:top w:val="none" w:sz="0" w:space="0" w:color="auto"/>
        <w:left w:val="none" w:sz="0" w:space="0" w:color="auto"/>
        <w:bottom w:val="none" w:sz="0" w:space="0" w:color="auto"/>
        <w:right w:val="none" w:sz="0" w:space="0" w:color="auto"/>
      </w:divBdr>
    </w:div>
    <w:div w:id="112331528">
      <w:marLeft w:val="640"/>
      <w:marRight w:val="0"/>
      <w:marTop w:val="0"/>
      <w:marBottom w:val="0"/>
      <w:divBdr>
        <w:top w:val="none" w:sz="0" w:space="0" w:color="auto"/>
        <w:left w:val="none" w:sz="0" w:space="0" w:color="auto"/>
        <w:bottom w:val="none" w:sz="0" w:space="0" w:color="auto"/>
        <w:right w:val="none" w:sz="0" w:space="0" w:color="auto"/>
      </w:divBdr>
    </w:div>
    <w:div w:id="112554949">
      <w:bodyDiv w:val="1"/>
      <w:marLeft w:val="0"/>
      <w:marRight w:val="0"/>
      <w:marTop w:val="0"/>
      <w:marBottom w:val="0"/>
      <w:divBdr>
        <w:top w:val="none" w:sz="0" w:space="0" w:color="auto"/>
        <w:left w:val="none" w:sz="0" w:space="0" w:color="auto"/>
        <w:bottom w:val="none" w:sz="0" w:space="0" w:color="auto"/>
        <w:right w:val="none" w:sz="0" w:space="0" w:color="auto"/>
      </w:divBdr>
    </w:div>
    <w:div w:id="112604760">
      <w:marLeft w:val="640"/>
      <w:marRight w:val="0"/>
      <w:marTop w:val="0"/>
      <w:marBottom w:val="0"/>
      <w:divBdr>
        <w:top w:val="none" w:sz="0" w:space="0" w:color="auto"/>
        <w:left w:val="none" w:sz="0" w:space="0" w:color="auto"/>
        <w:bottom w:val="none" w:sz="0" w:space="0" w:color="auto"/>
        <w:right w:val="none" w:sz="0" w:space="0" w:color="auto"/>
      </w:divBdr>
    </w:div>
    <w:div w:id="113210598">
      <w:marLeft w:val="640"/>
      <w:marRight w:val="0"/>
      <w:marTop w:val="0"/>
      <w:marBottom w:val="0"/>
      <w:divBdr>
        <w:top w:val="none" w:sz="0" w:space="0" w:color="auto"/>
        <w:left w:val="none" w:sz="0" w:space="0" w:color="auto"/>
        <w:bottom w:val="none" w:sz="0" w:space="0" w:color="auto"/>
        <w:right w:val="none" w:sz="0" w:space="0" w:color="auto"/>
      </w:divBdr>
    </w:div>
    <w:div w:id="113377866">
      <w:marLeft w:val="640"/>
      <w:marRight w:val="0"/>
      <w:marTop w:val="0"/>
      <w:marBottom w:val="0"/>
      <w:divBdr>
        <w:top w:val="none" w:sz="0" w:space="0" w:color="auto"/>
        <w:left w:val="none" w:sz="0" w:space="0" w:color="auto"/>
        <w:bottom w:val="none" w:sz="0" w:space="0" w:color="auto"/>
        <w:right w:val="none" w:sz="0" w:space="0" w:color="auto"/>
      </w:divBdr>
    </w:div>
    <w:div w:id="113452336">
      <w:marLeft w:val="640"/>
      <w:marRight w:val="0"/>
      <w:marTop w:val="0"/>
      <w:marBottom w:val="0"/>
      <w:divBdr>
        <w:top w:val="none" w:sz="0" w:space="0" w:color="auto"/>
        <w:left w:val="none" w:sz="0" w:space="0" w:color="auto"/>
        <w:bottom w:val="none" w:sz="0" w:space="0" w:color="auto"/>
        <w:right w:val="none" w:sz="0" w:space="0" w:color="auto"/>
      </w:divBdr>
    </w:div>
    <w:div w:id="113985642">
      <w:marLeft w:val="640"/>
      <w:marRight w:val="0"/>
      <w:marTop w:val="0"/>
      <w:marBottom w:val="0"/>
      <w:divBdr>
        <w:top w:val="none" w:sz="0" w:space="0" w:color="auto"/>
        <w:left w:val="none" w:sz="0" w:space="0" w:color="auto"/>
        <w:bottom w:val="none" w:sz="0" w:space="0" w:color="auto"/>
        <w:right w:val="none" w:sz="0" w:space="0" w:color="auto"/>
      </w:divBdr>
    </w:div>
    <w:div w:id="114100945">
      <w:marLeft w:val="640"/>
      <w:marRight w:val="0"/>
      <w:marTop w:val="0"/>
      <w:marBottom w:val="0"/>
      <w:divBdr>
        <w:top w:val="none" w:sz="0" w:space="0" w:color="auto"/>
        <w:left w:val="none" w:sz="0" w:space="0" w:color="auto"/>
        <w:bottom w:val="none" w:sz="0" w:space="0" w:color="auto"/>
        <w:right w:val="none" w:sz="0" w:space="0" w:color="auto"/>
      </w:divBdr>
    </w:div>
    <w:div w:id="114372898">
      <w:marLeft w:val="640"/>
      <w:marRight w:val="0"/>
      <w:marTop w:val="0"/>
      <w:marBottom w:val="0"/>
      <w:divBdr>
        <w:top w:val="none" w:sz="0" w:space="0" w:color="auto"/>
        <w:left w:val="none" w:sz="0" w:space="0" w:color="auto"/>
        <w:bottom w:val="none" w:sz="0" w:space="0" w:color="auto"/>
        <w:right w:val="none" w:sz="0" w:space="0" w:color="auto"/>
      </w:divBdr>
    </w:div>
    <w:div w:id="114905525">
      <w:marLeft w:val="640"/>
      <w:marRight w:val="0"/>
      <w:marTop w:val="0"/>
      <w:marBottom w:val="0"/>
      <w:divBdr>
        <w:top w:val="none" w:sz="0" w:space="0" w:color="auto"/>
        <w:left w:val="none" w:sz="0" w:space="0" w:color="auto"/>
        <w:bottom w:val="none" w:sz="0" w:space="0" w:color="auto"/>
        <w:right w:val="none" w:sz="0" w:space="0" w:color="auto"/>
      </w:divBdr>
    </w:div>
    <w:div w:id="114913378">
      <w:marLeft w:val="640"/>
      <w:marRight w:val="0"/>
      <w:marTop w:val="0"/>
      <w:marBottom w:val="0"/>
      <w:divBdr>
        <w:top w:val="none" w:sz="0" w:space="0" w:color="auto"/>
        <w:left w:val="none" w:sz="0" w:space="0" w:color="auto"/>
        <w:bottom w:val="none" w:sz="0" w:space="0" w:color="auto"/>
        <w:right w:val="none" w:sz="0" w:space="0" w:color="auto"/>
      </w:divBdr>
    </w:div>
    <w:div w:id="115413751">
      <w:marLeft w:val="640"/>
      <w:marRight w:val="0"/>
      <w:marTop w:val="0"/>
      <w:marBottom w:val="0"/>
      <w:divBdr>
        <w:top w:val="none" w:sz="0" w:space="0" w:color="auto"/>
        <w:left w:val="none" w:sz="0" w:space="0" w:color="auto"/>
        <w:bottom w:val="none" w:sz="0" w:space="0" w:color="auto"/>
        <w:right w:val="none" w:sz="0" w:space="0" w:color="auto"/>
      </w:divBdr>
    </w:div>
    <w:div w:id="115486706">
      <w:marLeft w:val="640"/>
      <w:marRight w:val="0"/>
      <w:marTop w:val="0"/>
      <w:marBottom w:val="0"/>
      <w:divBdr>
        <w:top w:val="none" w:sz="0" w:space="0" w:color="auto"/>
        <w:left w:val="none" w:sz="0" w:space="0" w:color="auto"/>
        <w:bottom w:val="none" w:sz="0" w:space="0" w:color="auto"/>
        <w:right w:val="none" w:sz="0" w:space="0" w:color="auto"/>
      </w:divBdr>
    </w:div>
    <w:div w:id="116025165">
      <w:marLeft w:val="640"/>
      <w:marRight w:val="0"/>
      <w:marTop w:val="0"/>
      <w:marBottom w:val="0"/>
      <w:divBdr>
        <w:top w:val="none" w:sz="0" w:space="0" w:color="auto"/>
        <w:left w:val="none" w:sz="0" w:space="0" w:color="auto"/>
        <w:bottom w:val="none" w:sz="0" w:space="0" w:color="auto"/>
        <w:right w:val="none" w:sz="0" w:space="0" w:color="auto"/>
      </w:divBdr>
    </w:div>
    <w:div w:id="116026157">
      <w:marLeft w:val="640"/>
      <w:marRight w:val="0"/>
      <w:marTop w:val="0"/>
      <w:marBottom w:val="0"/>
      <w:divBdr>
        <w:top w:val="none" w:sz="0" w:space="0" w:color="auto"/>
        <w:left w:val="none" w:sz="0" w:space="0" w:color="auto"/>
        <w:bottom w:val="none" w:sz="0" w:space="0" w:color="auto"/>
        <w:right w:val="none" w:sz="0" w:space="0" w:color="auto"/>
      </w:divBdr>
    </w:div>
    <w:div w:id="116142657">
      <w:marLeft w:val="640"/>
      <w:marRight w:val="0"/>
      <w:marTop w:val="0"/>
      <w:marBottom w:val="0"/>
      <w:divBdr>
        <w:top w:val="none" w:sz="0" w:space="0" w:color="auto"/>
        <w:left w:val="none" w:sz="0" w:space="0" w:color="auto"/>
        <w:bottom w:val="none" w:sz="0" w:space="0" w:color="auto"/>
        <w:right w:val="none" w:sz="0" w:space="0" w:color="auto"/>
      </w:divBdr>
    </w:div>
    <w:div w:id="116225151">
      <w:bodyDiv w:val="1"/>
      <w:marLeft w:val="0"/>
      <w:marRight w:val="0"/>
      <w:marTop w:val="0"/>
      <w:marBottom w:val="0"/>
      <w:divBdr>
        <w:top w:val="none" w:sz="0" w:space="0" w:color="auto"/>
        <w:left w:val="none" w:sz="0" w:space="0" w:color="auto"/>
        <w:bottom w:val="none" w:sz="0" w:space="0" w:color="auto"/>
        <w:right w:val="none" w:sz="0" w:space="0" w:color="auto"/>
      </w:divBdr>
      <w:divsChild>
        <w:div w:id="9189841">
          <w:marLeft w:val="480"/>
          <w:marRight w:val="0"/>
          <w:marTop w:val="0"/>
          <w:marBottom w:val="0"/>
          <w:divBdr>
            <w:top w:val="none" w:sz="0" w:space="0" w:color="auto"/>
            <w:left w:val="none" w:sz="0" w:space="0" w:color="auto"/>
            <w:bottom w:val="none" w:sz="0" w:space="0" w:color="auto"/>
            <w:right w:val="none" w:sz="0" w:space="0" w:color="auto"/>
          </w:divBdr>
        </w:div>
        <w:div w:id="32268776">
          <w:marLeft w:val="480"/>
          <w:marRight w:val="0"/>
          <w:marTop w:val="0"/>
          <w:marBottom w:val="0"/>
          <w:divBdr>
            <w:top w:val="none" w:sz="0" w:space="0" w:color="auto"/>
            <w:left w:val="none" w:sz="0" w:space="0" w:color="auto"/>
            <w:bottom w:val="none" w:sz="0" w:space="0" w:color="auto"/>
            <w:right w:val="none" w:sz="0" w:space="0" w:color="auto"/>
          </w:divBdr>
        </w:div>
        <w:div w:id="42172382">
          <w:marLeft w:val="480"/>
          <w:marRight w:val="0"/>
          <w:marTop w:val="0"/>
          <w:marBottom w:val="0"/>
          <w:divBdr>
            <w:top w:val="none" w:sz="0" w:space="0" w:color="auto"/>
            <w:left w:val="none" w:sz="0" w:space="0" w:color="auto"/>
            <w:bottom w:val="none" w:sz="0" w:space="0" w:color="auto"/>
            <w:right w:val="none" w:sz="0" w:space="0" w:color="auto"/>
          </w:divBdr>
        </w:div>
        <w:div w:id="80492817">
          <w:marLeft w:val="480"/>
          <w:marRight w:val="0"/>
          <w:marTop w:val="0"/>
          <w:marBottom w:val="0"/>
          <w:divBdr>
            <w:top w:val="none" w:sz="0" w:space="0" w:color="auto"/>
            <w:left w:val="none" w:sz="0" w:space="0" w:color="auto"/>
            <w:bottom w:val="none" w:sz="0" w:space="0" w:color="auto"/>
            <w:right w:val="none" w:sz="0" w:space="0" w:color="auto"/>
          </w:divBdr>
        </w:div>
        <w:div w:id="83957932">
          <w:marLeft w:val="480"/>
          <w:marRight w:val="0"/>
          <w:marTop w:val="0"/>
          <w:marBottom w:val="0"/>
          <w:divBdr>
            <w:top w:val="none" w:sz="0" w:space="0" w:color="auto"/>
            <w:left w:val="none" w:sz="0" w:space="0" w:color="auto"/>
            <w:bottom w:val="none" w:sz="0" w:space="0" w:color="auto"/>
            <w:right w:val="none" w:sz="0" w:space="0" w:color="auto"/>
          </w:divBdr>
        </w:div>
        <w:div w:id="90974230">
          <w:marLeft w:val="480"/>
          <w:marRight w:val="0"/>
          <w:marTop w:val="0"/>
          <w:marBottom w:val="0"/>
          <w:divBdr>
            <w:top w:val="none" w:sz="0" w:space="0" w:color="auto"/>
            <w:left w:val="none" w:sz="0" w:space="0" w:color="auto"/>
            <w:bottom w:val="none" w:sz="0" w:space="0" w:color="auto"/>
            <w:right w:val="none" w:sz="0" w:space="0" w:color="auto"/>
          </w:divBdr>
        </w:div>
        <w:div w:id="112864711">
          <w:marLeft w:val="480"/>
          <w:marRight w:val="0"/>
          <w:marTop w:val="0"/>
          <w:marBottom w:val="0"/>
          <w:divBdr>
            <w:top w:val="none" w:sz="0" w:space="0" w:color="auto"/>
            <w:left w:val="none" w:sz="0" w:space="0" w:color="auto"/>
            <w:bottom w:val="none" w:sz="0" w:space="0" w:color="auto"/>
            <w:right w:val="none" w:sz="0" w:space="0" w:color="auto"/>
          </w:divBdr>
        </w:div>
        <w:div w:id="161436502">
          <w:marLeft w:val="480"/>
          <w:marRight w:val="0"/>
          <w:marTop w:val="0"/>
          <w:marBottom w:val="0"/>
          <w:divBdr>
            <w:top w:val="none" w:sz="0" w:space="0" w:color="auto"/>
            <w:left w:val="none" w:sz="0" w:space="0" w:color="auto"/>
            <w:bottom w:val="none" w:sz="0" w:space="0" w:color="auto"/>
            <w:right w:val="none" w:sz="0" w:space="0" w:color="auto"/>
          </w:divBdr>
        </w:div>
        <w:div w:id="192767361">
          <w:marLeft w:val="480"/>
          <w:marRight w:val="0"/>
          <w:marTop w:val="0"/>
          <w:marBottom w:val="0"/>
          <w:divBdr>
            <w:top w:val="none" w:sz="0" w:space="0" w:color="auto"/>
            <w:left w:val="none" w:sz="0" w:space="0" w:color="auto"/>
            <w:bottom w:val="none" w:sz="0" w:space="0" w:color="auto"/>
            <w:right w:val="none" w:sz="0" w:space="0" w:color="auto"/>
          </w:divBdr>
        </w:div>
        <w:div w:id="208686737">
          <w:marLeft w:val="480"/>
          <w:marRight w:val="0"/>
          <w:marTop w:val="0"/>
          <w:marBottom w:val="0"/>
          <w:divBdr>
            <w:top w:val="none" w:sz="0" w:space="0" w:color="auto"/>
            <w:left w:val="none" w:sz="0" w:space="0" w:color="auto"/>
            <w:bottom w:val="none" w:sz="0" w:space="0" w:color="auto"/>
            <w:right w:val="none" w:sz="0" w:space="0" w:color="auto"/>
          </w:divBdr>
        </w:div>
        <w:div w:id="212037848">
          <w:marLeft w:val="480"/>
          <w:marRight w:val="0"/>
          <w:marTop w:val="0"/>
          <w:marBottom w:val="0"/>
          <w:divBdr>
            <w:top w:val="none" w:sz="0" w:space="0" w:color="auto"/>
            <w:left w:val="none" w:sz="0" w:space="0" w:color="auto"/>
            <w:bottom w:val="none" w:sz="0" w:space="0" w:color="auto"/>
            <w:right w:val="none" w:sz="0" w:space="0" w:color="auto"/>
          </w:divBdr>
        </w:div>
        <w:div w:id="238566621">
          <w:marLeft w:val="480"/>
          <w:marRight w:val="0"/>
          <w:marTop w:val="0"/>
          <w:marBottom w:val="0"/>
          <w:divBdr>
            <w:top w:val="none" w:sz="0" w:space="0" w:color="auto"/>
            <w:left w:val="none" w:sz="0" w:space="0" w:color="auto"/>
            <w:bottom w:val="none" w:sz="0" w:space="0" w:color="auto"/>
            <w:right w:val="none" w:sz="0" w:space="0" w:color="auto"/>
          </w:divBdr>
        </w:div>
        <w:div w:id="242955393">
          <w:marLeft w:val="480"/>
          <w:marRight w:val="0"/>
          <w:marTop w:val="0"/>
          <w:marBottom w:val="0"/>
          <w:divBdr>
            <w:top w:val="none" w:sz="0" w:space="0" w:color="auto"/>
            <w:left w:val="none" w:sz="0" w:space="0" w:color="auto"/>
            <w:bottom w:val="none" w:sz="0" w:space="0" w:color="auto"/>
            <w:right w:val="none" w:sz="0" w:space="0" w:color="auto"/>
          </w:divBdr>
        </w:div>
        <w:div w:id="264658705">
          <w:marLeft w:val="480"/>
          <w:marRight w:val="0"/>
          <w:marTop w:val="0"/>
          <w:marBottom w:val="0"/>
          <w:divBdr>
            <w:top w:val="none" w:sz="0" w:space="0" w:color="auto"/>
            <w:left w:val="none" w:sz="0" w:space="0" w:color="auto"/>
            <w:bottom w:val="none" w:sz="0" w:space="0" w:color="auto"/>
            <w:right w:val="none" w:sz="0" w:space="0" w:color="auto"/>
          </w:divBdr>
        </w:div>
        <w:div w:id="267351587">
          <w:marLeft w:val="480"/>
          <w:marRight w:val="0"/>
          <w:marTop w:val="0"/>
          <w:marBottom w:val="0"/>
          <w:divBdr>
            <w:top w:val="none" w:sz="0" w:space="0" w:color="auto"/>
            <w:left w:val="none" w:sz="0" w:space="0" w:color="auto"/>
            <w:bottom w:val="none" w:sz="0" w:space="0" w:color="auto"/>
            <w:right w:val="none" w:sz="0" w:space="0" w:color="auto"/>
          </w:divBdr>
        </w:div>
        <w:div w:id="285815520">
          <w:marLeft w:val="480"/>
          <w:marRight w:val="0"/>
          <w:marTop w:val="0"/>
          <w:marBottom w:val="0"/>
          <w:divBdr>
            <w:top w:val="none" w:sz="0" w:space="0" w:color="auto"/>
            <w:left w:val="none" w:sz="0" w:space="0" w:color="auto"/>
            <w:bottom w:val="none" w:sz="0" w:space="0" w:color="auto"/>
            <w:right w:val="none" w:sz="0" w:space="0" w:color="auto"/>
          </w:divBdr>
        </w:div>
        <w:div w:id="314989880">
          <w:marLeft w:val="480"/>
          <w:marRight w:val="0"/>
          <w:marTop w:val="0"/>
          <w:marBottom w:val="0"/>
          <w:divBdr>
            <w:top w:val="none" w:sz="0" w:space="0" w:color="auto"/>
            <w:left w:val="none" w:sz="0" w:space="0" w:color="auto"/>
            <w:bottom w:val="none" w:sz="0" w:space="0" w:color="auto"/>
            <w:right w:val="none" w:sz="0" w:space="0" w:color="auto"/>
          </w:divBdr>
        </w:div>
        <w:div w:id="326902799">
          <w:marLeft w:val="480"/>
          <w:marRight w:val="0"/>
          <w:marTop w:val="0"/>
          <w:marBottom w:val="0"/>
          <w:divBdr>
            <w:top w:val="none" w:sz="0" w:space="0" w:color="auto"/>
            <w:left w:val="none" w:sz="0" w:space="0" w:color="auto"/>
            <w:bottom w:val="none" w:sz="0" w:space="0" w:color="auto"/>
            <w:right w:val="none" w:sz="0" w:space="0" w:color="auto"/>
          </w:divBdr>
        </w:div>
        <w:div w:id="339703613">
          <w:marLeft w:val="480"/>
          <w:marRight w:val="0"/>
          <w:marTop w:val="0"/>
          <w:marBottom w:val="0"/>
          <w:divBdr>
            <w:top w:val="none" w:sz="0" w:space="0" w:color="auto"/>
            <w:left w:val="none" w:sz="0" w:space="0" w:color="auto"/>
            <w:bottom w:val="none" w:sz="0" w:space="0" w:color="auto"/>
            <w:right w:val="none" w:sz="0" w:space="0" w:color="auto"/>
          </w:divBdr>
        </w:div>
        <w:div w:id="369035657">
          <w:marLeft w:val="480"/>
          <w:marRight w:val="0"/>
          <w:marTop w:val="0"/>
          <w:marBottom w:val="0"/>
          <w:divBdr>
            <w:top w:val="none" w:sz="0" w:space="0" w:color="auto"/>
            <w:left w:val="none" w:sz="0" w:space="0" w:color="auto"/>
            <w:bottom w:val="none" w:sz="0" w:space="0" w:color="auto"/>
            <w:right w:val="none" w:sz="0" w:space="0" w:color="auto"/>
          </w:divBdr>
        </w:div>
        <w:div w:id="384108748">
          <w:marLeft w:val="480"/>
          <w:marRight w:val="0"/>
          <w:marTop w:val="0"/>
          <w:marBottom w:val="0"/>
          <w:divBdr>
            <w:top w:val="none" w:sz="0" w:space="0" w:color="auto"/>
            <w:left w:val="none" w:sz="0" w:space="0" w:color="auto"/>
            <w:bottom w:val="none" w:sz="0" w:space="0" w:color="auto"/>
            <w:right w:val="none" w:sz="0" w:space="0" w:color="auto"/>
          </w:divBdr>
        </w:div>
        <w:div w:id="445543814">
          <w:marLeft w:val="480"/>
          <w:marRight w:val="0"/>
          <w:marTop w:val="0"/>
          <w:marBottom w:val="0"/>
          <w:divBdr>
            <w:top w:val="none" w:sz="0" w:space="0" w:color="auto"/>
            <w:left w:val="none" w:sz="0" w:space="0" w:color="auto"/>
            <w:bottom w:val="none" w:sz="0" w:space="0" w:color="auto"/>
            <w:right w:val="none" w:sz="0" w:space="0" w:color="auto"/>
          </w:divBdr>
        </w:div>
        <w:div w:id="446393234">
          <w:marLeft w:val="480"/>
          <w:marRight w:val="0"/>
          <w:marTop w:val="0"/>
          <w:marBottom w:val="0"/>
          <w:divBdr>
            <w:top w:val="none" w:sz="0" w:space="0" w:color="auto"/>
            <w:left w:val="none" w:sz="0" w:space="0" w:color="auto"/>
            <w:bottom w:val="none" w:sz="0" w:space="0" w:color="auto"/>
            <w:right w:val="none" w:sz="0" w:space="0" w:color="auto"/>
          </w:divBdr>
        </w:div>
        <w:div w:id="464007359">
          <w:marLeft w:val="480"/>
          <w:marRight w:val="0"/>
          <w:marTop w:val="0"/>
          <w:marBottom w:val="0"/>
          <w:divBdr>
            <w:top w:val="none" w:sz="0" w:space="0" w:color="auto"/>
            <w:left w:val="none" w:sz="0" w:space="0" w:color="auto"/>
            <w:bottom w:val="none" w:sz="0" w:space="0" w:color="auto"/>
            <w:right w:val="none" w:sz="0" w:space="0" w:color="auto"/>
          </w:divBdr>
        </w:div>
        <w:div w:id="488404346">
          <w:marLeft w:val="480"/>
          <w:marRight w:val="0"/>
          <w:marTop w:val="0"/>
          <w:marBottom w:val="0"/>
          <w:divBdr>
            <w:top w:val="none" w:sz="0" w:space="0" w:color="auto"/>
            <w:left w:val="none" w:sz="0" w:space="0" w:color="auto"/>
            <w:bottom w:val="none" w:sz="0" w:space="0" w:color="auto"/>
            <w:right w:val="none" w:sz="0" w:space="0" w:color="auto"/>
          </w:divBdr>
        </w:div>
        <w:div w:id="524296849">
          <w:marLeft w:val="480"/>
          <w:marRight w:val="0"/>
          <w:marTop w:val="0"/>
          <w:marBottom w:val="0"/>
          <w:divBdr>
            <w:top w:val="none" w:sz="0" w:space="0" w:color="auto"/>
            <w:left w:val="none" w:sz="0" w:space="0" w:color="auto"/>
            <w:bottom w:val="none" w:sz="0" w:space="0" w:color="auto"/>
            <w:right w:val="none" w:sz="0" w:space="0" w:color="auto"/>
          </w:divBdr>
        </w:div>
        <w:div w:id="588009021">
          <w:marLeft w:val="480"/>
          <w:marRight w:val="0"/>
          <w:marTop w:val="0"/>
          <w:marBottom w:val="0"/>
          <w:divBdr>
            <w:top w:val="none" w:sz="0" w:space="0" w:color="auto"/>
            <w:left w:val="none" w:sz="0" w:space="0" w:color="auto"/>
            <w:bottom w:val="none" w:sz="0" w:space="0" w:color="auto"/>
            <w:right w:val="none" w:sz="0" w:space="0" w:color="auto"/>
          </w:divBdr>
        </w:div>
        <w:div w:id="601717559">
          <w:marLeft w:val="480"/>
          <w:marRight w:val="0"/>
          <w:marTop w:val="0"/>
          <w:marBottom w:val="0"/>
          <w:divBdr>
            <w:top w:val="none" w:sz="0" w:space="0" w:color="auto"/>
            <w:left w:val="none" w:sz="0" w:space="0" w:color="auto"/>
            <w:bottom w:val="none" w:sz="0" w:space="0" w:color="auto"/>
            <w:right w:val="none" w:sz="0" w:space="0" w:color="auto"/>
          </w:divBdr>
        </w:div>
        <w:div w:id="629172074">
          <w:marLeft w:val="480"/>
          <w:marRight w:val="0"/>
          <w:marTop w:val="0"/>
          <w:marBottom w:val="0"/>
          <w:divBdr>
            <w:top w:val="none" w:sz="0" w:space="0" w:color="auto"/>
            <w:left w:val="none" w:sz="0" w:space="0" w:color="auto"/>
            <w:bottom w:val="none" w:sz="0" w:space="0" w:color="auto"/>
            <w:right w:val="none" w:sz="0" w:space="0" w:color="auto"/>
          </w:divBdr>
        </w:div>
        <w:div w:id="633214735">
          <w:marLeft w:val="480"/>
          <w:marRight w:val="0"/>
          <w:marTop w:val="0"/>
          <w:marBottom w:val="0"/>
          <w:divBdr>
            <w:top w:val="none" w:sz="0" w:space="0" w:color="auto"/>
            <w:left w:val="none" w:sz="0" w:space="0" w:color="auto"/>
            <w:bottom w:val="none" w:sz="0" w:space="0" w:color="auto"/>
            <w:right w:val="none" w:sz="0" w:space="0" w:color="auto"/>
          </w:divBdr>
        </w:div>
        <w:div w:id="644510800">
          <w:marLeft w:val="480"/>
          <w:marRight w:val="0"/>
          <w:marTop w:val="0"/>
          <w:marBottom w:val="0"/>
          <w:divBdr>
            <w:top w:val="none" w:sz="0" w:space="0" w:color="auto"/>
            <w:left w:val="none" w:sz="0" w:space="0" w:color="auto"/>
            <w:bottom w:val="none" w:sz="0" w:space="0" w:color="auto"/>
            <w:right w:val="none" w:sz="0" w:space="0" w:color="auto"/>
          </w:divBdr>
        </w:div>
        <w:div w:id="652684199">
          <w:marLeft w:val="480"/>
          <w:marRight w:val="0"/>
          <w:marTop w:val="0"/>
          <w:marBottom w:val="0"/>
          <w:divBdr>
            <w:top w:val="none" w:sz="0" w:space="0" w:color="auto"/>
            <w:left w:val="none" w:sz="0" w:space="0" w:color="auto"/>
            <w:bottom w:val="none" w:sz="0" w:space="0" w:color="auto"/>
            <w:right w:val="none" w:sz="0" w:space="0" w:color="auto"/>
          </w:divBdr>
        </w:div>
        <w:div w:id="659188429">
          <w:marLeft w:val="480"/>
          <w:marRight w:val="0"/>
          <w:marTop w:val="0"/>
          <w:marBottom w:val="0"/>
          <w:divBdr>
            <w:top w:val="none" w:sz="0" w:space="0" w:color="auto"/>
            <w:left w:val="none" w:sz="0" w:space="0" w:color="auto"/>
            <w:bottom w:val="none" w:sz="0" w:space="0" w:color="auto"/>
            <w:right w:val="none" w:sz="0" w:space="0" w:color="auto"/>
          </w:divBdr>
        </w:div>
        <w:div w:id="668218585">
          <w:marLeft w:val="480"/>
          <w:marRight w:val="0"/>
          <w:marTop w:val="0"/>
          <w:marBottom w:val="0"/>
          <w:divBdr>
            <w:top w:val="none" w:sz="0" w:space="0" w:color="auto"/>
            <w:left w:val="none" w:sz="0" w:space="0" w:color="auto"/>
            <w:bottom w:val="none" w:sz="0" w:space="0" w:color="auto"/>
            <w:right w:val="none" w:sz="0" w:space="0" w:color="auto"/>
          </w:divBdr>
        </w:div>
        <w:div w:id="697049524">
          <w:marLeft w:val="480"/>
          <w:marRight w:val="0"/>
          <w:marTop w:val="0"/>
          <w:marBottom w:val="0"/>
          <w:divBdr>
            <w:top w:val="none" w:sz="0" w:space="0" w:color="auto"/>
            <w:left w:val="none" w:sz="0" w:space="0" w:color="auto"/>
            <w:bottom w:val="none" w:sz="0" w:space="0" w:color="auto"/>
            <w:right w:val="none" w:sz="0" w:space="0" w:color="auto"/>
          </w:divBdr>
        </w:div>
        <w:div w:id="734816934">
          <w:marLeft w:val="480"/>
          <w:marRight w:val="0"/>
          <w:marTop w:val="0"/>
          <w:marBottom w:val="0"/>
          <w:divBdr>
            <w:top w:val="none" w:sz="0" w:space="0" w:color="auto"/>
            <w:left w:val="none" w:sz="0" w:space="0" w:color="auto"/>
            <w:bottom w:val="none" w:sz="0" w:space="0" w:color="auto"/>
            <w:right w:val="none" w:sz="0" w:space="0" w:color="auto"/>
          </w:divBdr>
        </w:div>
        <w:div w:id="738331238">
          <w:marLeft w:val="480"/>
          <w:marRight w:val="0"/>
          <w:marTop w:val="0"/>
          <w:marBottom w:val="0"/>
          <w:divBdr>
            <w:top w:val="none" w:sz="0" w:space="0" w:color="auto"/>
            <w:left w:val="none" w:sz="0" w:space="0" w:color="auto"/>
            <w:bottom w:val="none" w:sz="0" w:space="0" w:color="auto"/>
            <w:right w:val="none" w:sz="0" w:space="0" w:color="auto"/>
          </w:divBdr>
        </w:div>
        <w:div w:id="856652449">
          <w:marLeft w:val="480"/>
          <w:marRight w:val="0"/>
          <w:marTop w:val="0"/>
          <w:marBottom w:val="0"/>
          <w:divBdr>
            <w:top w:val="none" w:sz="0" w:space="0" w:color="auto"/>
            <w:left w:val="none" w:sz="0" w:space="0" w:color="auto"/>
            <w:bottom w:val="none" w:sz="0" w:space="0" w:color="auto"/>
            <w:right w:val="none" w:sz="0" w:space="0" w:color="auto"/>
          </w:divBdr>
        </w:div>
        <w:div w:id="875389180">
          <w:marLeft w:val="480"/>
          <w:marRight w:val="0"/>
          <w:marTop w:val="0"/>
          <w:marBottom w:val="0"/>
          <w:divBdr>
            <w:top w:val="none" w:sz="0" w:space="0" w:color="auto"/>
            <w:left w:val="none" w:sz="0" w:space="0" w:color="auto"/>
            <w:bottom w:val="none" w:sz="0" w:space="0" w:color="auto"/>
            <w:right w:val="none" w:sz="0" w:space="0" w:color="auto"/>
          </w:divBdr>
        </w:div>
        <w:div w:id="1023944393">
          <w:marLeft w:val="480"/>
          <w:marRight w:val="0"/>
          <w:marTop w:val="0"/>
          <w:marBottom w:val="0"/>
          <w:divBdr>
            <w:top w:val="none" w:sz="0" w:space="0" w:color="auto"/>
            <w:left w:val="none" w:sz="0" w:space="0" w:color="auto"/>
            <w:bottom w:val="none" w:sz="0" w:space="0" w:color="auto"/>
            <w:right w:val="none" w:sz="0" w:space="0" w:color="auto"/>
          </w:divBdr>
        </w:div>
        <w:div w:id="1076047204">
          <w:marLeft w:val="480"/>
          <w:marRight w:val="0"/>
          <w:marTop w:val="0"/>
          <w:marBottom w:val="0"/>
          <w:divBdr>
            <w:top w:val="none" w:sz="0" w:space="0" w:color="auto"/>
            <w:left w:val="none" w:sz="0" w:space="0" w:color="auto"/>
            <w:bottom w:val="none" w:sz="0" w:space="0" w:color="auto"/>
            <w:right w:val="none" w:sz="0" w:space="0" w:color="auto"/>
          </w:divBdr>
        </w:div>
        <w:div w:id="1110783032">
          <w:marLeft w:val="480"/>
          <w:marRight w:val="0"/>
          <w:marTop w:val="0"/>
          <w:marBottom w:val="0"/>
          <w:divBdr>
            <w:top w:val="none" w:sz="0" w:space="0" w:color="auto"/>
            <w:left w:val="none" w:sz="0" w:space="0" w:color="auto"/>
            <w:bottom w:val="none" w:sz="0" w:space="0" w:color="auto"/>
            <w:right w:val="none" w:sz="0" w:space="0" w:color="auto"/>
          </w:divBdr>
        </w:div>
        <w:div w:id="1114864200">
          <w:marLeft w:val="480"/>
          <w:marRight w:val="0"/>
          <w:marTop w:val="0"/>
          <w:marBottom w:val="0"/>
          <w:divBdr>
            <w:top w:val="none" w:sz="0" w:space="0" w:color="auto"/>
            <w:left w:val="none" w:sz="0" w:space="0" w:color="auto"/>
            <w:bottom w:val="none" w:sz="0" w:space="0" w:color="auto"/>
            <w:right w:val="none" w:sz="0" w:space="0" w:color="auto"/>
          </w:divBdr>
        </w:div>
        <w:div w:id="1122188975">
          <w:marLeft w:val="480"/>
          <w:marRight w:val="0"/>
          <w:marTop w:val="0"/>
          <w:marBottom w:val="0"/>
          <w:divBdr>
            <w:top w:val="none" w:sz="0" w:space="0" w:color="auto"/>
            <w:left w:val="none" w:sz="0" w:space="0" w:color="auto"/>
            <w:bottom w:val="none" w:sz="0" w:space="0" w:color="auto"/>
            <w:right w:val="none" w:sz="0" w:space="0" w:color="auto"/>
          </w:divBdr>
        </w:div>
        <w:div w:id="1129781779">
          <w:marLeft w:val="480"/>
          <w:marRight w:val="0"/>
          <w:marTop w:val="0"/>
          <w:marBottom w:val="0"/>
          <w:divBdr>
            <w:top w:val="none" w:sz="0" w:space="0" w:color="auto"/>
            <w:left w:val="none" w:sz="0" w:space="0" w:color="auto"/>
            <w:bottom w:val="none" w:sz="0" w:space="0" w:color="auto"/>
            <w:right w:val="none" w:sz="0" w:space="0" w:color="auto"/>
          </w:divBdr>
        </w:div>
        <w:div w:id="1170019920">
          <w:marLeft w:val="480"/>
          <w:marRight w:val="0"/>
          <w:marTop w:val="0"/>
          <w:marBottom w:val="0"/>
          <w:divBdr>
            <w:top w:val="none" w:sz="0" w:space="0" w:color="auto"/>
            <w:left w:val="none" w:sz="0" w:space="0" w:color="auto"/>
            <w:bottom w:val="none" w:sz="0" w:space="0" w:color="auto"/>
            <w:right w:val="none" w:sz="0" w:space="0" w:color="auto"/>
          </w:divBdr>
        </w:div>
        <w:div w:id="1181966360">
          <w:marLeft w:val="480"/>
          <w:marRight w:val="0"/>
          <w:marTop w:val="0"/>
          <w:marBottom w:val="0"/>
          <w:divBdr>
            <w:top w:val="none" w:sz="0" w:space="0" w:color="auto"/>
            <w:left w:val="none" w:sz="0" w:space="0" w:color="auto"/>
            <w:bottom w:val="none" w:sz="0" w:space="0" w:color="auto"/>
            <w:right w:val="none" w:sz="0" w:space="0" w:color="auto"/>
          </w:divBdr>
        </w:div>
        <w:div w:id="1217667148">
          <w:marLeft w:val="480"/>
          <w:marRight w:val="0"/>
          <w:marTop w:val="0"/>
          <w:marBottom w:val="0"/>
          <w:divBdr>
            <w:top w:val="none" w:sz="0" w:space="0" w:color="auto"/>
            <w:left w:val="none" w:sz="0" w:space="0" w:color="auto"/>
            <w:bottom w:val="none" w:sz="0" w:space="0" w:color="auto"/>
            <w:right w:val="none" w:sz="0" w:space="0" w:color="auto"/>
          </w:divBdr>
        </w:div>
        <w:div w:id="1219782494">
          <w:marLeft w:val="480"/>
          <w:marRight w:val="0"/>
          <w:marTop w:val="0"/>
          <w:marBottom w:val="0"/>
          <w:divBdr>
            <w:top w:val="none" w:sz="0" w:space="0" w:color="auto"/>
            <w:left w:val="none" w:sz="0" w:space="0" w:color="auto"/>
            <w:bottom w:val="none" w:sz="0" w:space="0" w:color="auto"/>
            <w:right w:val="none" w:sz="0" w:space="0" w:color="auto"/>
          </w:divBdr>
        </w:div>
        <w:div w:id="1229611758">
          <w:marLeft w:val="480"/>
          <w:marRight w:val="0"/>
          <w:marTop w:val="0"/>
          <w:marBottom w:val="0"/>
          <w:divBdr>
            <w:top w:val="none" w:sz="0" w:space="0" w:color="auto"/>
            <w:left w:val="none" w:sz="0" w:space="0" w:color="auto"/>
            <w:bottom w:val="none" w:sz="0" w:space="0" w:color="auto"/>
            <w:right w:val="none" w:sz="0" w:space="0" w:color="auto"/>
          </w:divBdr>
        </w:div>
        <w:div w:id="1240796829">
          <w:marLeft w:val="480"/>
          <w:marRight w:val="0"/>
          <w:marTop w:val="0"/>
          <w:marBottom w:val="0"/>
          <w:divBdr>
            <w:top w:val="none" w:sz="0" w:space="0" w:color="auto"/>
            <w:left w:val="none" w:sz="0" w:space="0" w:color="auto"/>
            <w:bottom w:val="none" w:sz="0" w:space="0" w:color="auto"/>
            <w:right w:val="none" w:sz="0" w:space="0" w:color="auto"/>
          </w:divBdr>
        </w:div>
        <w:div w:id="1256398904">
          <w:marLeft w:val="480"/>
          <w:marRight w:val="0"/>
          <w:marTop w:val="0"/>
          <w:marBottom w:val="0"/>
          <w:divBdr>
            <w:top w:val="none" w:sz="0" w:space="0" w:color="auto"/>
            <w:left w:val="none" w:sz="0" w:space="0" w:color="auto"/>
            <w:bottom w:val="none" w:sz="0" w:space="0" w:color="auto"/>
            <w:right w:val="none" w:sz="0" w:space="0" w:color="auto"/>
          </w:divBdr>
        </w:div>
        <w:div w:id="1294092017">
          <w:marLeft w:val="480"/>
          <w:marRight w:val="0"/>
          <w:marTop w:val="0"/>
          <w:marBottom w:val="0"/>
          <w:divBdr>
            <w:top w:val="none" w:sz="0" w:space="0" w:color="auto"/>
            <w:left w:val="none" w:sz="0" w:space="0" w:color="auto"/>
            <w:bottom w:val="none" w:sz="0" w:space="0" w:color="auto"/>
            <w:right w:val="none" w:sz="0" w:space="0" w:color="auto"/>
          </w:divBdr>
        </w:div>
        <w:div w:id="1296175605">
          <w:marLeft w:val="480"/>
          <w:marRight w:val="0"/>
          <w:marTop w:val="0"/>
          <w:marBottom w:val="0"/>
          <w:divBdr>
            <w:top w:val="none" w:sz="0" w:space="0" w:color="auto"/>
            <w:left w:val="none" w:sz="0" w:space="0" w:color="auto"/>
            <w:bottom w:val="none" w:sz="0" w:space="0" w:color="auto"/>
            <w:right w:val="none" w:sz="0" w:space="0" w:color="auto"/>
          </w:divBdr>
        </w:div>
        <w:div w:id="1312100353">
          <w:marLeft w:val="480"/>
          <w:marRight w:val="0"/>
          <w:marTop w:val="0"/>
          <w:marBottom w:val="0"/>
          <w:divBdr>
            <w:top w:val="none" w:sz="0" w:space="0" w:color="auto"/>
            <w:left w:val="none" w:sz="0" w:space="0" w:color="auto"/>
            <w:bottom w:val="none" w:sz="0" w:space="0" w:color="auto"/>
            <w:right w:val="none" w:sz="0" w:space="0" w:color="auto"/>
          </w:divBdr>
        </w:div>
        <w:div w:id="1341003633">
          <w:marLeft w:val="480"/>
          <w:marRight w:val="0"/>
          <w:marTop w:val="0"/>
          <w:marBottom w:val="0"/>
          <w:divBdr>
            <w:top w:val="none" w:sz="0" w:space="0" w:color="auto"/>
            <w:left w:val="none" w:sz="0" w:space="0" w:color="auto"/>
            <w:bottom w:val="none" w:sz="0" w:space="0" w:color="auto"/>
            <w:right w:val="none" w:sz="0" w:space="0" w:color="auto"/>
          </w:divBdr>
        </w:div>
        <w:div w:id="1354918070">
          <w:marLeft w:val="480"/>
          <w:marRight w:val="0"/>
          <w:marTop w:val="0"/>
          <w:marBottom w:val="0"/>
          <w:divBdr>
            <w:top w:val="none" w:sz="0" w:space="0" w:color="auto"/>
            <w:left w:val="none" w:sz="0" w:space="0" w:color="auto"/>
            <w:bottom w:val="none" w:sz="0" w:space="0" w:color="auto"/>
            <w:right w:val="none" w:sz="0" w:space="0" w:color="auto"/>
          </w:divBdr>
        </w:div>
        <w:div w:id="1360623567">
          <w:marLeft w:val="480"/>
          <w:marRight w:val="0"/>
          <w:marTop w:val="0"/>
          <w:marBottom w:val="0"/>
          <w:divBdr>
            <w:top w:val="none" w:sz="0" w:space="0" w:color="auto"/>
            <w:left w:val="none" w:sz="0" w:space="0" w:color="auto"/>
            <w:bottom w:val="none" w:sz="0" w:space="0" w:color="auto"/>
            <w:right w:val="none" w:sz="0" w:space="0" w:color="auto"/>
          </w:divBdr>
        </w:div>
        <w:div w:id="1375039880">
          <w:marLeft w:val="480"/>
          <w:marRight w:val="0"/>
          <w:marTop w:val="0"/>
          <w:marBottom w:val="0"/>
          <w:divBdr>
            <w:top w:val="none" w:sz="0" w:space="0" w:color="auto"/>
            <w:left w:val="none" w:sz="0" w:space="0" w:color="auto"/>
            <w:bottom w:val="none" w:sz="0" w:space="0" w:color="auto"/>
            <w:right w:val="none" w:sz="0" w:space="0" w:color="auto"/>
          </w:divBdr>
        </w:div>
        <w:div w:id="1432117527">
          <w:marLeft w:val="480"/>
          <w:marRight w:val="0"/>
          <w:marTop w:val="0"/>
          <w:marBottom w:val="0"/>
          <w:divBdr>
            <w:top w:val="none" w:sz="0" w:space="0" w:color="auto"/>
            <w:left w:val="none" w:sz="0" w:space="0" w:color="auto"/>
            <w:bottom w:val="none" w:sz="0" w:space="0" w:color="auto"/>
            <w:right w:val="none" w:sz="0" w:space="0" w:color="auto"/>
          </w:divBdr>
        </w:div>
        <w:div w:id="1450010307">
          <w:marLeft w:val="480"/>
          <w:marRight w:val="0"/>
          <w:marTop w:val="0"/>
          <w:marBottom w:val="0"/>
          <w:divBdr>
            <w:top w:val="none" w:sz="0" w:space="0" w:color="auto"/>
            <w:left w:val="none" w:sz="0" w:space="0" w:color="auto"/>
            <w:bottom w:val="none" w:sz="0" w:space="0" w:color="auto"/>
            <w:right w:val="none" w:sz="0" w:space="0" w:color="auto"/>
          </w:divBdr>
        </w:div>
        <w:div w:id="1450473837">
          <w:marLeft w:val="480"/>
          <w:marRight w:val="0"/>
          <w:marTop w:val="0"/>
          <w:marBottom w:val="0"/>
          <w:divBdr>
            <w:top w:val="none" w:sz="0" w:space="0" w:color="auto"/>
            <w:left w:val="none" w:sz="0" w:space="0" w:color="auto"/>
            <w:bottom w:val="none" w:sz="0" w:space="0" w:color="auto"/>
            <w:right w:val="none" w:sz="0" w:space="0" w:color="auto"/>
          </w:divBdr>
        </w:div>
        <w:div w:id="1466506052">
          <w:marLeft w:val="480"/>
          <w:marRight w:val="0"/>
          <w:marTop w:val="0"/>
          <w:marBottom w:val="0"/>
          <w:divBdr>
            <w:top w:val="none" w:sz="0" w:space="0" w:color="auto"/>
            <w:left w:val="none" w:sz="0" w:space="0" w:color="auto"/>
            <w:bottom w:val="none" w:sz="0" w:space="0" w:color="auto"/>
            <w:right w:val="none" w:sz="0" w:space="0" w:color="auto"/>
          </w:divBdr>
        </w:div>
        <w:div w:id="1477646691">
          <w:marLeft w:val="480"/>
          <w:marRight w:val="0"/>
          <w:marTop w:val="0"/>
          <w:marBottom w:val="0"/>
          <w:divBdr>
            <w:top w:val="none" w:sz="0" w:space="0" w:color="auto"/>
            <w:left w:val="none" w:sz="0" w:space="0" w:color="auto"/>
            <w:bottom w:val="none" w:sz="0" w:space="0" w:color="auto"/>
            <w:right w:val="none" w:sz="0" w:space="0" w:color="auto"/>
          </w:divBdr>
        </w:div>
        <w:div w:id="1493057048">
          <w:marLeft w:val="480"/>
          <w:marRight w:val="0"/>
          <w:marTop w:val="0"/>
          <w:marBottom w:val="0"/>
          <w:divBdr>
            <w:top w:val="none" w:sz="0" w:space="0" w:color="auto"/>
            <w:left w:val="none" w:sz="0" w:space="0" w:color="auto"/>
            <w:bottom w:val="none" w:sz="0" w:space="0" w:color="auto"/>
            <w:right w:val="none" w:sz="0" w:space="0" w:color="auto"/>
          </w:divBdr>
        </w:div>
        <w:div w:id="1493183928">
          <w:marLeft w:val="480"/>
          <w:marRight w:val="0"/>
          <w:marTop w:val="0"/>
          <w:marBottom w:val="0"/>
          <w:divBdr>
            <w:top w:val="none" w:sz="0" w:space="0" w:color="auto"/>
            <w:left w:val="none" w:sz="0" w:space="0" w:color="auto"/>
            <w:bottom w:val="none" w:sz="0" w:space="0" w:color="auto"/>
            <w:right w:val="none" w:sz="0" w:space="0" w:color="auto"/>
          </w:divBdr>
        </w:div>
        <w:div w:id="1499535958">
          <w:marLeft w:val="480"/>
          <w:marRight w:val="0"/>
          <w:marTop w:val="0"/>
          <w:marBottom w:val="0"/>
          <w:divBdr>
            <w:top w:val="none" w:sz="0" w:space="0" w:color="auto"/>
            <w:left w:val="none" w:sz="0" w:space="0" w:color="auto"/>
            <w:bottom w:val="none" w:sz="0" w:space="0" w:color="auto"/>
            <w:right w:val="none" w:sz="0" w:space="0" w:color="auto"/>
          </w:divBdr>
        </w:div>
        <w:div w:id="1504585524">
          <w:marLeft w:val="480"/>
          <w:marRight w:val="0"/>
          <w:marTop w:val="0"/>
          <w:marBottom w:val="0"/>
          <w:divBdr>
            <w:top w:val="none" w:sz="0" w:space="0" w:color="auto"/>
            <w:left w:val="none" w:sz="0" w:space="0" w:color="auto"/>
            <w:bottom w:val="none" w:sz="0" w:space="0" w:color="auto"/>
            <w:right w:val="none" w:sz="0" w:space="0" w:color="auto"/>
          </w:divBdr>
        </w:div>
        <w:div w:id="1516116427">
          <w:marLeft w:val="480"/>
          <w:marRight w:val="0"/>
          <w:marTop w:val="0"/>
          <w:marBottom w:val="0"/>
          <w:divBdr>
            <w:top w:val="none" w:sz="0" w:space="0" w:color="auto"/>
            <w:left w:val="none" w:sz="0" w:space="0" w:color="auto"/>
            <w:bottom w:val="none" w:sz="0" w:space="0" w:color="auto"/>
            <w:right w:val="none" w:sz="0" w:space="0" w:color="auto"/>
          </w:divBdr>
        </w:div>
        <w:div w:id="1516573687">
          <w:marLeft w:val="480"/>
          <w:marRight w:val="0"/>
          <w:marTop w:val="0"/>
          <w:marBottom w:val="0"/>
          <w:divBdr>
            <w:top w:val="none" w:sz="0" w:space="0" w:color="auto"/>
            <w:left w:val="none" w:sz="0" w:space="0" w:color="auto"/>
            <w:bottom w:val="none" w:sz="0" w:space="0" w:color="auto"/>
            <w:right w:val="none" w:sz="0" w:space="0" w:color="auto"/>
          </w:divBdr>
        </w:div>
        <w:div w:id="1521624134">
          <w:marLeft w:val="480"/>
          <w:marRight w:val="0"/>
          <w:marTop w:val="0"/>
          <w:marBottom w:val="0"/>
          <w:divBdr>
            <w:top w:val="none" w:sz="0" w:space="0" w:color="auto"/>
            <w:left w:val="none" w:sz="0" w:space="0" w:color="auto"/>
            <w:bottom w:val="none" w:sz="0" w:space="0" w:color="auto"/>
            <w:right w:val="none" w:sz="0" w:space="0" w:color="auto"/>
          </w:divBdr>
        </w:div>
        <w:div w:id="1629237137">
          <w:marLeft w:val="480"/>
          <w:marRight w:val="0"/>
          <w:marTop w:val="0"/>
          <w:marBottom w:val="0"/>
          <w:divBdr>
            <w:top w:val="none" w:sz="0" w:space="0" w:color="auto"/>
            <w:left w:val="none" w:sz="0" w:space="0" w:color="auto"/>
            <w:bottom w:val="none" w:sz="0" w:space="0" w:color="auto"/>
            <w:right w:val="none" w:sz="0" w:space="0" w:color="auto"/>
          </w:divBdr>
        </w:div>
        <w:div w:id="1638998124">
          <w:marLeft w:val="480"/>
          <w:marRight w:val="0"/>
          <w:marTop w:val="0"/>
          <w:marBottom w:val="0"/>
          <w:divBdr>
            <w:top w:val="none" w:sz="0" w:space="0" w:color="auto"/>
            <w:left w:val="none" w:sz="0" w:space="0" w:color="auto"/>
            <w:bottom w:val="none" w:sz="0" w:space="0" w:color="auto"/>
            <w:right w:val="none" w:sz="0" w:space="0" w:color="auto"/>
          </w:divBdr>
        </w:div>
        <w:div w:id="1648316325">
          <w:marLeft w:val="480"/>
          <w:marRight w:val="0"/>
          <w:marTop w:val="0"/>
          <w:marBottom w:val="0"/>
          <w:divBdr>
            <w:top w:val="none" w:sz="0" w:space="0" w:color="auto"/>
            <w:left w:val="none" w:sz="0" w:space="0" w:color="auto"/>
            <w:bottom w:val="none" w:sz="0" w:space="0" w:color="auto"/>
            <w:right w:val="none" w:sz="0" w:space="0" w:color="auto"/>
          </w:divBdr>
        </w:div>
        <w:div w:id="1725372029">
          <w:marLeft w:val="480"/>
          <w:marRight w:val="0"/>
          <w:marTop w:val="0"/>
          <w:marBottom w:val="0"/>
          <w:divBdr>
            <w:top w:val="none" w:sz="0" w:space="0" w:color="auto"/>
            <w:left w:val="none" w:sz="0" w:space="0" w:color="auto"/>
            <w:bottom w:val="none" w:sz="0" w:space="0" w:color="auto"/>
            <w:right w:val="none" w:sz="0" w:space="0" w:color="auto"/>
          </w:divBdr>
        </w:div>
        <w:div w:id="1755469229">
          <w:marLeft w:val="480"/>
          <w:marRight w:val="0"/>
          <w:marTop w:val="0"/>
          <w:marBottom w:val="0"/>
          <w:divBdr>
            <w:top w:val="none" w:sz="0" w:space="0" w:color="auto"/>
            <w:left w:val="none" w:sz="0" w:space="0" w:color="auto"/>
            <w:bottom w:val="none" w:sz="0" w:space="0" w:color="auto"/>
            <w:right w:val="none" w:sz="0" w:space="0" w:color="auto"/>
          </w:divBdr>
        </w:div>
        <w:div w:id="1787698056">
          <w:marLeft w:val="480"/>
          <w:marRight w:val="0"/>
          <w:marTop w:val="0"/>
          <w:marBottom w:val="0"/>
          <w:divBdr>
            <w:top w:val="none" w:sz="0" w:space="0" w:color="auto"/>
            <w:left w:val="none" w:sz="0" w:space="0" w:color="auto"/>
            <w:bottom w:val="none" w:sz="0" w:space="0" w:color="auto"/>
            <w:right w:val="none" w:sz="0" w:space="0" w:color="auto"/>
          </w:divBdr>
        </w:div>
        <w:div w:id="1791700544">
          <w:marLeft w:val="480"/>
          <w:marRight w:val="0"/>
          <w:marTop w:val="0"/>
          <w:marBottom w:val="0"/>
          <w:divBdr>
            <w:top w:val="none" w:sz="0" w:space="0" w:color="auto"/>
            <w:left w:val="none" w:sz="0" w:space="0" w:color="auto"/>
            <w:bottom w:val="none" w:sz="0" w:space="0" w:color="auto"/>
            <w:right w:val="none" w:sz="0" w:space="0" w:color="auto"/>
          </w:divBdr>
        </w:div>
        <w:div w:id="1801144485">
          <w:marLeft w:val="480"/>
          <w:marRight w:val="0"/>
          <w:marTop w:val="0"/>
          <w:marBottom w:val="0"/>
          <w:divBdr>
            <w:top w:val="none" w:sz="0" w:space="0" w:color="auto"/>
            <w:left w:val="none" w:sz="0" w:space="0" w:color="auto"/>
            <w:bottom w:val="none" w:sz="0" w:space="0" w:color="auto"/>
            <w:right w:val="none" w:sz="0" w:space="0" w:color="auto"/>
          </w:divBdr>
        </w:div>
        <w:div w:id="1809932537">
          <w:marLeft w:val="480"/>
          <w:marRight w:val="0"/>
          <w:marTop w:val="0"/>
          <w:marBottom w:val="0"/>
          <w:divBdr>
            <w:top w:val="none" w:sz="0" w:space="0" w:color="auto"/>
            <w:left w:val="none" w:sz="0" w:space="0" w:color="auto"/>
            <w:bottom w:val="none" w:sz="0" w:space="0" w:color="auto"/>
            <w:right w:val="none" w:sz="0" w:space="0" w:color="auto"/>
          </w:divBdr>
        </w:div>
        <w:div w:id="1819372194">
          <w:marLeft w:val="480"/>
          <w:marRight w:val="0"/>
          <w:marTop w:val="0"/>
          <w:marBottom w:val="0"/>
          <w:divBdr>
            <w:top w:val="none" w:sz="0" w:space="0" w:color="auto"/>
            <w:left w:val="none" w:sz="0" w:space="0" w:color="auto"/>
            <w:bottom w:val="none" w:sz="0" w:space="0" w:color="auto"/>
            <w:right w:val="none" w:sz="0" w:space="0" w:color="auto"/>
          </w:divBdr>
        </w:div>
        <w:div w:id="1846750690">
          <w:marLeft w:val="480"/>
          <w:marRight w:val="0"/>
          <w:marTop w:val="0"/>
          <w:marBottom w:val="0"/>
          <w:divBdr>
            <w:top w:val="none" w:sz="0" w:space="0" w:color="auto"/>
            <w:left w:val="none" w:sz="0" w:space="0" w:color="auto"/>
            <w:bottom w:val="none" w:sz="0" w:space="0" w:color="auto"/>
            <w:right w:val="none" w:sz="0" w:space="0" w:color="auto"/>
          </w:divBdr>
        </w:div>
        <w:div w:id="1854611329">
          <w:marLeft w:val="480"/>
          <w:marRight w:val="0"/>
          <w:marTop w:val="0"/>
          <w:marBottom w:val="0"/>
          <w:divBdr>
            <w:top w:val="none" w:sz="0" w:space="0" w:color="auto"/>
            <w:left w:val="none" w:sz="0" w:space="0" w:color="auto"/>
            <w:bottom w:val="none" w:sz="0" w:space="0" w:color="auto"/>
            <w:right w:val="none" w:sz="0" w:space="0" w:color="auto"/>
          </w:divBdr>
        </w:div>
        <w:div w:id="1867868722">
          <w:marLeft w:val="480"/>
          <w:marRight w:val="0"/>
          <w:marTop w:val="0"/>
          <w:marBottom w:val="0"/>
          <w:divBdr>
            <w:top w:val="none" w:sz="0" w:space="0" w:color="auto"/>
            <w:left w:val="none" w:sz="0" w:space="0" w:color="auto"/>
            <w:bottom w:val="none" w:sz="0" w:space="0" w:color="auto"/>
            <w:right w:val="none" w:sz="0" w:space="0" w:color="auto"/>
          </w:divBdr>
        </w:div>
        <w:div w:id="1922332683">
          <w:marLeft w:val="480"/>
          <w:marRight w:val="0"/>
          <w:marTop w:val="0"/>
          <w:marBottom w:val="0"/>
          <w:divBdr>
            <w:top w:val="none" w:sz="0" w:space="0" w:color="auto"/>
            <w:left w:val="none" w:sz="0" w:space="0" w:color="auto"/>
            <w:bottom w:val="none" w:sz="0" w:space="0" w:color="auto"/>
            <w:right w:val="none" w:sz="0" w:space="0" w:color="auto"/>
          </w:divBdr>
        </w:div>
        <w:div w:id="1957835567">
          <w:marLeft w:val="480"/>
          <w:marRight w:val="0"/>
          <w:marTop w:val="0"/>
          <w:marBottom w:val="0"/>
          <w:divBdr>
            <w:top w:val="none" w:sz="0" w:space="0" w:color="auto"/>
            <w:left w:val="none" w:sz="0" w:space="0" w:color="auto"/>
            <w:bottom w:val="none" w:sz="0" w:space="0" w:color="auto"/>
            <w:right w:val="none" w:sz="0" w:space="0" w:color="auto"/>
          </w:divBdr>
        </w:div>
        <w:div w:id="1964193420">
          <w:marLeft w:val="480"/>
          <w:marRight w:val="0"/>
          <w:marTop w:val="0"/>
          <w:marBottom w:val="0"/>
          <w:divBdr>
            <w:top w:val="none" w:sz="0" w:space="0" w:color="auto"/>
            <w:left w:val="none" w:sz="0" w:space="0" w:color="auto"/>
            <w:bottom w:val="none" w:sz="0" w:space="0" w:color="auto"/>
            <w:right w:val="none" w:sz="0" w:space="0" w:color="auto"/>
          </w:divBdr>
        </w:div>
        <w:div w:id="1978947746">
          <w:marLeft w:val="480"/>
          <w:marRight w:val="0"/>
          <w:marTop w:val="0"/>
          <w:marBottom w:val="0"/>
          <w:divBdr>
            <w:top w:val="none" w:sz="0" w:space="0" w:color="auto"/>
            <w:left w:val="none" w:sz="0" w:space="0" w:color="auto"/>
            <w:bottom w:val="none" w:sz="0" w:space="0" w:color="auto"/>
            <w:right w:val="none" w:sz="0" w:space="0" w:color="auto"/>
          </w:divBdr>
        </w:div>
        <w:div w:id="1982343395">
          <w:marLeft w:val="480"/>
          <w:marRight w:val="0"/>
          <w:marTop w:val="0"/>
          <w:marBottom w:val="0"/>
          <w:divBdr>
            <w:top w:val="none" w:sz="0" w:space="0" w:color="auto"/>
            <w:left w:val="none" w:sz="0" w:space="0" w:color="auto"/>
            <w:bottom w:val="none" w:sz="0" w:space="0" w:color="auto"/>
            <w:right w:val="none" w:sz="0" w:space="0" w:color="auto"/>
          </w:divBdr>
        </w:div>
        <w:div w:id="1991664825">
          <w:marLeft w:val="480"/>
          <w:marRight w:val="0"/>
          <w:marTop w:val="0"/>
          <w:marBottom w:val="0"/>
          <w:divBdr>
            <w:top w:val="none" w:sz="0" w:space="0" w:color="auto"/>
            <w:left w:val="none" w:sz="0" w:space="0" w:color="auto"/>
            <w:bottom w:val="none" w:sz="0" w:space="0" w:color="auto"/>
            <w:right w:val="none" w:sz="0" w:space="0" w:color="auto"/>
          </w:divBdr>
        </w:div>
        <w:div w:id="2021616035">
          <w:marLeft w:val="480"/>
          <w:marRight w:val="0"/>
          <w:marTop w:val="0"/>
          <w:marBottom w:val="0"/>
          <w:divBdr>
            <w:top w:val="none" w:sz="0" w:space="0" w:color="auto"/>
            <w:left w:val="none" w:sz="0" w:space="0" w:color="auto"/>
            <w:bottom w:val="none" w:sz="0" w:space="0" w:color="auto"/>
            <w:right w:val="none" w:sz="0" w:space="0" w:color="auto"/>
          </w:divBdr>
        </w:div>
        <w:div w:id="2042896812">
          <w:marLeft w:val="480"/>
          <w:marRight w:val="0"/>
          <w:marTop w:val="0"/>
          <w:marBottom w:val="0"/>
          <w:divBdr>
            <w:top w:val="none" w:sz="0" w:space="0" w:color="auto"/>
            <w:left w:val="none" w:sz="0" w:space="0" w:color="auto"/>
            <w:bottom w:val="none" w:sz="0" w:space="0" w:color="auto"/>
            <w:right w:val="none" w:sz="0" w:space="0" w:color="auto"/>
          </w:divBdr>
        </w:div>
        <w:div w:id="2061855219">
          <w:marLeft w:val="480"/>
          <w:marRight w:val="0"/>
          <w:marTop w:val="0"/>
          <w:marBottom w:val="0"/>
          <w:divBdr>
            <w:top w:val="none" w:sz="0" w:space="0" w:color="auto"/>
            <w:left w:val="none" w:sz="0" w:space="0" w:color="auto"/>
            <w:bottom w:val="none" w:sz="0" w:space="0" w:color="auto"/>
            <w:right w:val="none" w:sz="0" w:space="0" w:color="auto"/>
          </w:divBdr>
        </w:div>
        <w:div w:id="2131316395">
          <w:marLeft w:val="480"/>
          <w:marRight w:val="0"/>
          <w:marTop w:val="0"/>
          <w:marBottom w:val="0"/>
          <w:divBdr>
            <w:top w:val="none" w:sz="0" w:space="0" w:color="auto"/>
            <w:left w:val="none" w:sz="0" w:space="0" w:color="auto"/>
            <w:bottom w:val="none" w:sz="0" w:space="0" w:color="auto"/>
            <w:right w:val="none" w:sz="0" w:space="0" w:color="auto"/>
          </w:divBdr>
        </w:div>
        <w:div w:id="2136291930">
          <w:marLeft w:val="480"/>
          <w:marRight w:val="0"/>
          <w:marTop w:val="0"/>
          <w:marBottom w:val="0"/>
          <w:divBdr>
            <w:top w:val="none" w:sz="0" w:space="0" w:color="auto"/>
            <w:left w:val="none" w:sz="0" w:space="0" w:color="auto"/>
            <w:bottom w:val="none" w:sz="0" w:space="0" w:color="auto"/>
            <w:right w:val="none" w:sz="0" w:space="0" w:color="auto"/>
          </w:divBdr>
        </w:div>
      </w:divsChild>
    </w:div>
    <w:div w:id="116487041">
      <w:marLeft w:val="640"/>
      <w:marRight w:val="0"/>
      <w:marTop w:val="0"/>
      <w:marBottom w:val="0"/>
      <w:divBdr>
        <w:top w:val="none" w:sz="0" w:space="0" w:color="auto"/>
        <w:left w:val="none" w:sz="0" w:space="0" w:color="auto"/>
        <w:bottom w:val="none" w:sz="0" w:space="0" w:color="auto"/>
        <w:right w:val="none" w:sz="0" w:space="0" w:color="auto"/>
      </w:divBdr>
    </w:div>
    <w:div w:id="116490203">
      <w:marLeft w:val="640"/>
      <w:marRight w:val="0"/>
      <w:marTop w:val="0"/>
      <w:marBottom w:val="0"/>
      <w:divBdr>
        <w:top w:val="none" w:sz="0" w:space="0" w:color="auto"/>
        <w:left w:val="none" w:sz="0" w:space="0" w:color="auto"/>
        <w:bottom w:val="none" w:sz="0" w:space="0" w:color="auto"/>
        <w:right w:val="none" w:sz="0" w:space="0" w:color="auto"/>
      </w:divBdr>
    </w:div>
    <w:div w:id="116722563">
      <w:marLeft w:val="640"/>
      <w:marRight w:val="0"/>
      <w:marTop w:val="0"/>
      <w:marBottom w:val="0"/>
      <w:divBdr>
        <w:top w:val="none" w:sz="0" w:space="0" w:color="auto"/>
        <w:left w:val="none" w:sz="0" w:space="0" w:color="auto"/>
        <w:bottom w:val="none" w:sz="0" w:space="0" w:color="auto"/>
        <w:right w:val="none" w:sz="0" w:space="0" w:color="auto"/>
      </w:divBdr>
    </w:div>
    <w:div w:id="117069974">
      <w:marLeft w:val="640"/>
      <w:marRight w:val="0"/>
      <w:marTop w:val="0"/>
      <w:marBottom w:val="0"/>
      <w:divBdr>
        <w:top w:val="none" w:sz="0" w:space="0" w:color="auto"/>
        <w:left w:val="none" w:sz="0" w:space="0" w:color="auto"/>
        <w:bottom w:val="none" w:sz="0" w:space="0" w:color="auto"/>
        <w:right w:val="none" w:sz="0" w:space="0" w:color="auto"/>
      </w:divBdr>
    </w:div>
    <w:div w:id="117378068">
      <w:marLeft w:val="640"/>
      <w:marRight w:val="0"/>
      <w:marTop w:val="0"/>
      <w:marBottom w:val="0"/>
      <w:divBdr>
        <w:top w:val="none" w:sz="0" w:space="0" w:color="auto"/>
        <w:left w:val="none" w:sz="0" w:space="0" w:color="auto"/>
        <w:bottom w:val="none" w:sz="0" w:space="0" w:color="auto"/>
        <w:right w:val="none" w:sz="0" w:space="0" w:color="auto"/>
      </w:divBdr>
    </w:div>
    <w:div w:id="117457955">
      <w:marLeft w:val="640"/>
      <w:marRight w:val="0"/>
      <w:marTop w:val="0"/>
      <w:marBottom w:val="0"/>
      <w:divBdr>
        <w:top w:val="none" w:sz="0" w:space="0" w:color="auto"/>
        <w:left w:val="none" w:sz="0" w:space="0" w:color="auto"/>
        <w:bottom w:val="none" w:sz="0" w:space="0" w:color="auto"/>
        <w:right w:val="none" w:sz="0" w:space="0" w:color="auto"/>
      </w:divBdr>
    </w:div>
    <w:div w:id="118451853">
      <w:marLeft w:val="640"/>
      <w:marRight w:val="0"/>
      <w:marTop w:val="0"/>
      <w:marBottom w:val="0"/>
      <w:divBdr>
        <w:top w:val="none" w:sz="0" w:space="0" w:color="auto"/>
        <w:left w:val="none" w:sz="0" w:space="0" w:color="auto"/>
        <w:bottom w:val="none" w:sz="0" w:space="0" w:color="auto"/>
        <w:right w:val="none" w:sz="0" w:space="0" w:color="auto"/>
      </w:divBdr>
    </w:div>
    <w:div w:id="119343751">
      <w:bodyDiv w:val="1"/>
      <w:marLeft w:val="0"/>
      <w:marRight w:val="0"/>
      <w:marTop w:val="0"/>
      <w:marBottom w:val="0"/>
      <w:divBdr>
        <w:top w:val="none" w:sz="0" w:space="0" w:color="auto"/>
        <w:left w:val="none" w:sz="0" w:space="0" w:color="auto"/>
        <w:bottom w:val="none" w:sz="0" w:space="0" w:color="auto"/>
        <w:right w:val="none" w:sz="0" w:space="0" w:color="auto"/>
      </w:divBdr>
      <w:divsChild>
        <w:div w:id="17196691">
          <w:marLeft w:val="480"/>
          <w:marRight w:val="0"/>
          <w:marTop w:val="0"/>
          <w:marBottom w:val="0"/>
          <w:divBdr>
            <w:top w:val="none" w:sz="0" w:space="0" w:color="auto"/>
            <w:left w:val="none" w:sz="0" w:space="0" w:color="auto"/>
            <w:bottom w:val="none" w:sz="0" w:space="0" w:color="auto"/>
            <w:right w:val="none" w:sz="0" w:space="0" w:color="auto"/>
          </w:divBdr>
        </w:div>
        <w:div w:id="70667316">
          <w:marLeft w:val="480"/>
          <w:marRight w:val="0"/>
          <w:marTop w:val="0"/>
          <w:marBottom w:val="0"/>
          <w:divBdr>
            <w:top w:val="none" w:sz="0" w:space="0" w:color="auto"/>
            <w:left w:val="none" w:sz="0" w:space="0" w:color="auto"/>
            <w:bottom w:val="none" w:sz="0" w:space="0" w:color="auto"/>
            <w:right w:val="none" w:sz="0" w:space="0" w:color="auto"/>
          </w:divBdr>
        </w:div>
        <w:div w:id="87820163">
          <w:marLeft w:val="480"/>
          <w:marRight w:val="0"/>
          <w:marTop w:val="0"/>
          <w:marBottom w:val="0"/>
          <w:divBdr>
            <w:top w:val="none" w:sz="0" w:space="0" w:color="auto"/>
            <w:left w:val="none" w:sz="0" w:space="0" w:color="auto"/>
            <w:bottom w:val="none" w:sz="0" w:space="0" w:color="auto"/>
            <w:right w:val="none" w:sz="0" w:space="0" w:color="auto"/>
          </w:divBdr>
        </w:div>
        <w:div w:id="111169748">
          <w:marLeft w:val="480"/>
          <w:marRight w:val="0"/>
          <w:marTop w:val="0"/>
          <w:marBottom w:val="0"/>
          <w:divBdr>
            <w:top w:val="none" w:sz="0" w:space="0" w:color="auto"/>
            <w:left w:val="none" w:sz="0" w:space="0" w:color="auto"/>
            <w:bottom w:val="none" w:sz="0" w:space="0" w:color="auto"/>
            <w:right w:val="none" w:sz="0" w:space="0" w:color="auto"/>
          </w:divBdr>
        </w:div>
        <w:div w:id="149371521">
          <w:marLeft w:val="480"/>
          <w:marRight w:val="0"/>
          <w:marTop w:val="0"/>
          <w:marBottom w:val="0"/>
          <w:divBdr>
            <w:top w:val="none" w:sz="0" w:space="0" w:color="auto"/>
            <w:left w:val="none" w:sz="0" w:space="0" w:color="auto"/>
            <w:bottom w:val="none" w:sz="0" w:space="0" w:color="auto"/>
            <w:right w:val="none" w:sz="0" w:space="0" w:color="auto"/>
          </w:divBdr>
        </w:div>
        <w:div w:id="154877886">
          <w:marLeft w:val="480"/>
          <w:marRight w:val="0"/>
          <w:marTop w:val="0"/>
          <w:marBottom w:val="0"/>
          <w:divBdr>
            <w:top w:val="none" w:sz="0" w:space="0" w:color="auto"/>
            <w:left w:val="none" w:sz="0" w:space="0" w:color="auto"/>
            <w:bottom w:val="none" w:sz="0" w:space="0" w:color="auto"/>
            <w:right w:val="none" w:sz="0" w:space="0" w:color="auto"/>
          </w:divBdr>
        </w:div>
        <w:div w:id="155193805">
          <w:marLeft w:val="480"/>
          <w:marRight w:val="0"/>
          <w:marTop w:val="0"/>
          <w:marBottom w:val="0"/>
          <w:divBdr>
            <w:top w:val="none" w:sz="0" w:space="0" w:color="auto"/>
            <w:left w:val="none" w:sz="0" w:space="0" w:color="auto"/>
            <w:bottom w:val="none" w:sz="0" w:space="0" w:color="auto"/>
            <w:right w:val="none" w:sz="0" w:space="0" w:color="auto"/>
          </w:divBdr>
        </w:div>
        <w:div w:id="164438747">
          <w:marLeft w:val="480"/>
          <w:marRight w:val="0"/>
          <w:marTop w:val="0"/>
          <w:marBottom w:val="0"/>
          <w:divBdr>
            <w:top w:val="none" w:sz="0" w:space="0" w:color="auto"/>
            <w:left w:val="none" w:sz="0" w:space="0" w:color="auto"/>
            <w:bottom w:val="none" w:sz="0" w:space="0" w:color="auto"/>
            <w:right w:val="none" w:sz="0" w:space="0" w:color="auto"/>
          </w:divBdr>
        </w:div>
        <w:div w:id="207256313">
          <w:marLeft w:val="480"/>
          <w:marRight w:val="0"/>
          <w:marTop w:val="0"/>
          <w:marBottom w:val="0"/>
          <w:divBdr>
            <w:top w:val="none" w:sz="0" w:space="0" w:color="auto"/>
            <w:left w:val="none" w:sz="0" w:space="0" w:color="auto"/>
            <w:bottom w:val="none" w:sz="0" w:space="0" w:color="auto"/>
            <w:right w:val="none" w:sz="0" w:space="0" w:color="auto"/>
          </w:divBdr>
        </w:div>
        <w:div w:id="264920829">
          <w:marLeft w:val="480"/>
          <w:marRight w:val="0"/>
          <w:marTop w:val="0"/>
          <w:marBottom w:val="0"/>
          <w:divBdr>
            <w:top w:val="none" w:sz="0" w:space="0" w:color="auto"/>
            <w:left w:val="none" w:sz="0" w:space="0" w:color="auto"/>
            <w:bottom w:val="none" w:sz="0" w:space="0" w:color="auto"/>
            <w:right w:val="none" w:sz="0" w:space="0" w:color="auto"/>
          </w:divBdr>
        </w:div>
        <w:div w:id="275063176">
          <w:marLeft w:val="480"/>
          <w:marRight w:val="0"/>
          <w:marTop w:val="0"/>
          <w:marBottom w:val="0"/>
          <w:divBdr>
            <w:top w:val="none" w:sz="0" w:space="0" w:color="auto"/>
            <w:left w:val="none" w:sz="0" w:space="0" w:color="auto"/>
            <w:bottom w:val="none" w:sz="0" w:space="0" w:color="auto"/>
            <w:right w:val="none" w:sz="0" w:space="0" w:color="auto"/>
          </w:divBdr>
        </w:div>
        <w:div w:id="276060090">
          <w:marLeft w:val="480"/>
          <w:marRight w:val="0"/>
          <w:marTop w:val="0"/>
          <w:marBottom w:val="0"/>
          <w:divBdr>
            <w:top w:val="none" w:sz="0" w:space="0" w:color="auto"/>
            <w:left w:val="none" w:sz="0" w:space="0" w:color="auto"/>
            <w:bottom w:val="none" w:sz="0" w:space="0" w:color="auto"/>
            <w:right w:val="none" w:sz="0" w:space="0" w:color="auto"/>
          </w:divBdr>
        </w:div>
        <w:div w:id="290746876">
          <w:marLeft w:val="480"/>
          <w:marRight w:val="0"/>
          <w:marTop w:val="0"/>
          <w:marBottom w:val="0"/>
          <w:divBdr>
            <w:top w:val="none" w:sz="0" w:space="0" w:color="auto"/>
            <w:left w:val="none" w:sz="0" w:space="0" w:color="auto"/>
            <w:bottom w:val="none" w:sz="0" w:space="0" w:color="auto"/>
            <w:right w:val="none" w:sz="0" w:space="0" w:color="auto"/>
          </w:divBdr>
        </w:div>
        <w:div w:id="295336349">
          <w:marLeft w:val="480"/>
          <w:marRight w:val="0"/>
          <w:marTop w:val="0"/>
          <w:marBottom w:val="0"/>
          <w:divBdr>
            <w:top w:val="none" w:sz="0" w:space="0" w:color="auto"/>
            <w:left w:val="none" w:sz="0" w:space="0" w:color="auto"/>
            <w:bottom w:val="none" w:sz="0" w:space="0" w:color="auto"/>
            <w:right w:val="none" w:sz="0" w:space="0" w:color="auto"/>
          </w:divBdr>
        </w:div>
        <w:div w:id="300962618">
          <w:marLeft w:val="480"/>
          <w:marRight w:val="0"/>
          <w:marTop w:val="0"/>
          <w:marBottom w:val="0"/>
          <w:divBdr>
            <w:top w:val="none" w:sz="0" w:space="0" w:color="auto"/>
            <w:left w:val="none" w:sz="0" w:space="0" w:color="auto"/>
            <w:bottom w:val="none" w:sz="0" w:space="0" w:color="auto"/>
            <w:right w:val="none" w:sz="0" w:space="0" w:color="auto"/>
          </w:divBdr>
        </w:div>
        <w:div w:id="312218416">
          <w:marLeft w:val="480"/>
          <w:marRight w:val="0"/>
          <w:marTop w:val="0"/>
          <w:marBottom w:val="0"/>
          <w:divBdr>
            <w:top w:val="none" w:sz="0" w:space="0" w:color="auto"/>
            <w:left w:val="none" w:sz="0" w:space="0" w:color="auto"/>
            <w:bottom w:val="none" w:sz="0" w:space="0" w:color="auto"/>
            <w:right w:val="none" w:sz="0" w:space="0" w:color="auto"/>
          </w:divBdr>
        </w:div>
        <w:div w:id="327753960">
          <w:marLeft w:val="480"/>
          <w:marRight w:val="0"/>
          <w:marTop w:val="0"/>
          <w:marBottom w:val="0"/>
          <w:divBdr>
            <w:top w:val="none" w:sz="0" w:space="0" w:color="auto"/>
            <w:left w:val="none" w:sz="0" w:space="0" w:color="auto"/>
            <w:bottom w:val="none" w:sz="0" w:space="0" w:color="auto"/>
            <w:right w:val="none" w:sz="0" w:space="0" w:color="auto"/>
          </w:divBdr>
        </w:div>
        <w:div w:id="334112976">
          <w:marLeft w:val="480"/>
          <w:marRight w:val="0"/>
          <w:marTop w:val="0"/>
          <w:marBottom w:val="0"/>
          <w:divBdr>
            <w:top w:val="none" w:sz="0" w:space="0" w:color="auto"/>
            <w:left w:val="none" w:sz="0" w:space="0" w:color="auto"/>
            <w:bottom w:val="none" w:sz="0" w:space="0" w:color="auto"/>
            <w:right w:val="none" w:sz="0" w:space="0" w:color="auto"/>
          </w:divBdr>
        </w:div>
        <w:div w:id="340202569">
          <w:marLeft w:val="480"/>
          <w:marRight w:val="0"/>
          <w:marTop w:val="0"/>
          <w:marBottom w:val="0"/>
          <w:divBdr>
            <w:top w:val="none" w:sz="0" w:space="0" w:color="auto"/>
            <w:left w:val="none" w:sz="0" w:space="0" w:color="auto"/>
            <w:bottom w:val="none" w:sz="0" w:space="0" w:color="auto"/>
            <w:right w:val="none" w:sz="0" w:space="0" w:color="auto"/>
          </w:divBdr>
        </w:div>
        <w:div w:id="351497957">
          <w:marLeft w:val="480"/>
          <w:marRight w:val="0"/>
          <w:marTop w:val="0"/>
          <w:marBottom w:val="0"/>
          <w:divBdr>
            <w:top w:val="none" w:sz="0" w:space="0" w:color="auto"/>
            <w:left w:val="none" w:sz="0" w:space="0" w:color="auto"/>
            <w:bottom w:val="none" w:sz="0" w:space="0" w:color="auto"/>
            <w:right w:val="none" w:sz="0" w:space="0" w:color="auto"/>
          </w:divBdr>
        </w:div>
        <w:div w:id="356735536">
          <w:marLeft w:val="480"/>
          <w:marRight w:val="0"/>
          <w:marTop w:val="0"/>
          <w:marBottom w:val="0"/>
          <w:divBdr>
            <w:top w:val="none" w:sz="0" w:space="0" w:color="auto"/>
            <w:left w:val="none" w:sz="0" w:space="0" w:color="auto"/>
            <w:bottom w:val="none" w:sz="0" w:space="0" w:color="auto"/>
            <w:right w:val="none" w:sz="0" w:space="0" w:color="auto"/>
          </w:divBdr>
        </w:div>
        <w:div w:id="362218569">
          <w:marLeft w:val="480"/>
          <w:marRight w:val="0"/>
          <w:marTop w:val="0"/>
          <w:marBottom w:val="0"/>
          <w:divBdr>
            <w:top w:val="none" w:sz="0" w:space="0" w:color="auto"/>
            <w:left w:val="none" w:sz="0" w:space="0" w:color="auto"/>
            <w:bottom w:val="none" w:sz="0" w:space="0" w:color="auto"/>
            <w:right w:val="none" w:sz="0" w:space="0" w:color="auto"/>
          </w:divBdr>
        </w:div>
        <w:div w:id="400296274">
          <w:marLeft w:val="480"/>
          <w:marRight w:val="0"/>
          <w:marTop w:val="0"/>
          <w:marBottom w:val="0"/>
          <w:divBdr>
            <w:top w:val="none" w:sz="0" w:space="0" w:color="auto"/>
            <w:left w:val="none" w:sz="0" w:space="0" w:color="auto"/>
            <w:bottom w:val="none" w:sz="0" w:space="0" w:color="auto"/>
            <w:right w:val="none" w:sz="0" w:space="0" w:color="auto"/>
          </w:divBdr>
        </w:div>
        <w:div w:id="400559975">
          <w:marLeft w:val="480"/>
          <w:marRight w:val="0"/>
          <w:marTop w:val="0"/>
          <w:marBottom w:val="0"/>
          <w:divBdr>
            <w:top w:val="none" w:sz="0" w:space="0" w:color="auto"/>
            <w:left w:val="none" w:sz="0" w:space="0" w:color="auto"/>
            <w:bottom w:val="none" w:sz="0" w:space="0" w:color="auto"/>
            <w:right w:val="none" w:sz="0" w:space="0" w:color="auto"/>
          </w:divBdr>
        </w:div>
        <w:div w:id="460460010">
          <w:marLeft w:val="480"/>
          <w:marRight w:val="0"/>
          <w:marTop w:val="0"/>
          <w:marBottom w:val="0"/>
          <w:divBdr>
            <w:top w:val="none" w:sz="0" w:space="0" w:color="auto"/>
            <w:left w:val="none" w:sz="0" w:space="0" w:color="auto"/>
            <w:bottom w:val="none" w:sz="0" w:space="0" w:color="auto"/>
            <w:right w:val="none" w:sz="0" w:space="0" w:color="auto"/>
          </w:divBdr>
        </w:div>
        <w:div w:id="463037501">
          <w:marLeft w:val="480"/>
          <w:marRight w:val="0"/>
          <w:marTop w:val="0"/>
          <w:marBottom w:val="0"/>
          <w:divBdr>
            <w:top w:val="none" w:sz="0" w:space="0" w:color="auto"/>
            <w:left w:val="none" w:sz="0" w:space="0" w:color="auto"/>
            <w:bottom w:val="none" w:sz="0" w:space="0" w:color="auto"/>
            <w:right w:val="none" w:sz="0" w:space="0" w:color="auto"/>
          </w:divBdr>
        </w:div>
        <w:div w:id="491484255">
          <w:marLeft w:val="480"/>
          <w:marRight w:val="0"/>
          <w:marTop w:val="0"/>
          <w:marBottom w:val="0"/>
          <w:divBdr>
            <w:top w:val="none" w:sz="0" w:space="0" w:color="auto"/>
            <w:left w:val="none" w:sz="0" w:space="0" w:color="auto"/>
            <w:bottom w:val="none" w:sz="0" w:space="0" w:color="auto"/>
            <w:right w:val="none" w:sz="0" w:space="0" w:color="auto"/>
          </w:divBdr>
        </w:div>
        <w:div w:id="497501419">
          <w:marLeft w:val="480"/>
          <w:marRight w:val="0"/>
          <w:marTop w:val="0"/>
          <w:marBottom w:val="0"/>
          <w:divBdr>
            <w:top w:val="none" w:sz="0" w:space="0" w:color="auto"/>
            <w:left w:val="none" w:sz="0" w:space="0" w:color="auto"/>
            <w:bottom w:val="none" w:sz="0" w:space="0" w:color="auto"/>
            <w:right w:val="none" w:sz="0" w:space="0" w:color="auto"/>
          </w:divBdr>
        </w:div>
        <w:div w:id="512769665">
          <w:marLeft w:val="480"/>
          <w:marRight w:val="0"/>
          <w:marTop w:val="0"/>
          <w:marBottom w:val="0"/>
          <w:divBdr>
            <w:top w:val="none" w:sz="0" w:space="0" w:color="auto"/>
            <w:left w:val="none" w:sz="0" w:space="0" w:color="auto"/>
            <w:bottom w:val="none" w:sz="0" w:space="0" w:color="auto"/>
            <w:right w:val="none" w:sz="0" w:space="0" w:color="auto"/>
          </w:divBdr>
        </w:div>
        <w:div w:id="540358612">
          <w:marLeft w:val="480"/>
          <w:marRight w:val="0"/>
          <w:marTop w:val="0"/>
          <w:marBottom w:val="0"/>
          <w:divBdr>
            <w:top w:val="none" w:sz="0" w:space="0" w:color="auto"/>
            <w:left w:val="none" w:sz="0" w:space="0" w:color="auto"/>
            <w:bottom w:val="none" w:sz="0" w:space="0" w:color="auto"/>
            <w:right w:val="none" w:sz="0" w:space="0" w:color="auto"/>
          </w:divBdr>
        </w:div>
        <w:div w:id="560603831">
          <w:marLeft w:val="480"/>
          <w:marRight w:val="0"/>
          <w:marTop w:val="0"/>
          <w:marBottom w:val="0"/>
          <w:divBdr>
            <w:top w:val="none" w:sz="0" w:space="0" w:color="auto"/>
            <w:left w:val="none" w:sz="0" w:space="0" w:color="auto"/>
            <w:bottom w:val="none" w:sz="0" w:space="0" w:color="auto"/>
            <w:right w:val="none" w:sz="0" w:space="0" w:color="auto"/>
          </w:divBdr>
        </w:div>
        <w:div w:id="610166136">
          <w:marLeft w:val="480"/>
          <w:marRight w:val="0"/>
          <w:marTop w:val="0"/>
          <w:marBottom w:val="0"/>
          <w:divBdr>
            <w:top w:val="none" w:sz="0" w:space="0" w:color="auto"/>
            <w:left w:val="none" w:sz="0" w:space="0" w:color="auto"/>
            <w:bottom w:val="none" w:sz="0" w:space="0" w:color="auto"/>
            <w:right w:val="none" w:sz="0" w:space="0" w:color="auto"/>
          </w:divBdr>
        </w:div>
        <w:div w:id="638848530">
          <w:marLeft w:val="480"/>
          <w:marRight w:val="0"/>
          <w:marTop w:val="0"/>
          <w:marBottom w:val="0"/>
          <w:divBdr>
            <w:top w:val="none" w:sz="0" w:space="0" w:color="auto"/>
            <w:left w:val="none" w:sz="0" w:space="0" w:color="auto"/>
            <w:bottom w:val="none" w:sz="0" w:space="0" w:color="auto"/>
            <w:right w:val="none" w:sz="0" w:space="0" w:color="auto"/>
          </w:divBdr>
        </w:div>
        <w:div w:id="667320096">
          <w:marLeft w:val="480"/>
          <w:marRight w:val="0"/>
          <w:marTop w:val="0"/>
          <w:marBottom w:val="0"/>
          <w:divBdr>
            <w:top w:val="none" w:sz="0" w:space="0" w:color="auto"/>
            <w:left w:val="none" w:sz="0" w:space="0" w:color="auto"/>
            <w:bottom w:val="none" w:sz="0" w:space="0" w:color="auto"/>
            <w:right w:val="none" w:sz="0" w:space="0" w:color="auto"/>
          </w:divBdr>
        </w:div>
        <w:div w:id="685138693">
          <w:marLeft w:val="480"/>
          <w:marRight w:val="0"/>
          <w:marTop w:val="0"/>
          <w:marBottom w:val="0"/>
          <w:divBdr>
            <w:top w:val="none" w:sz="0" w:space="0" w:color="auto"/>
            <w:left w:val="none" w:sz="0" w:space="0" w:color="auto"/>
            <w:bottom w:val="none" w:sz="0" w:space="0" w:color="auto"/>
            <w:right w:val="none" w:sz="0" w:space="0" w:color="auto"/>
          </w:divBdr>
        </w:div>
        <w:div w:id="689189221">
          <w:marLeft w:val="480"/>
          <w:marRight w:val="0"/>
          <w:marTop w:val="0"/>
          <w:marBottom w:val="0"/>
          <w:divBdr>
            <w:top w:val="none" w:sz="0" w:space="0" w:color="auto"/>
            <w:left w:val="none" w:sz="0" w:space="0" w:color="auto"/>
            <w:bottom w:val="none" w:sz="0" w:space="0" w:color="auto"/>
            <w:right w:val="none" w:sz="0" w:space="0" w:color="auto"/>
          </w:divBdr>
        </w:div>
        <w:div w:id="723718772">
          <w:marLeft w:val="480"/>
          <w:marRight w:val="0"/>
          <w:marTop w:val="0"/>
          <w:marBottom w:val="0"/>
          <w:divBdr>
            <w:top w:val="none" w:sz="0" w:space="0" w:color="auto"/>
            <w:left w:val="none" w:sz="0" w:space="0" w:color="auto"/>
            <w:bottom w:val="none" w:sz="0" w:space="0" w:color="auto"/>
            <w:right w:val="none" w:sz="0" w:space="0" w:color="auto"/>
          </w:divBdr>
        </w:div>
        <w:div w:id="758252277">
          <w:marLeft w:val="480"/>
          <w:marRight w:val="0"/>
          <w:marTop w:val="0"/>
          <w:marBottom w:val="0"/>
          <w:divBdr>
            <w:top w:val="none" w:sz="0" w:space="0" w:color="auto"/>
            <w:left w:val="none" w:sz="0" w:space="0" w:color="auto"/>
            <w:bottom w:val="none" w:sz="0" w:space="0" w:color="auto"/>
            <w:right w:val="none" w:sz="0" w:space="0" w:color="auto"/>
          </w:divBdr>
        </w:div>
        <w:div w:id="766580203">
          <w:marLeft w:val="480"/>
          <w:marRight w:val="0"/>
          <w:marTop w:val="0"/>
          <w:marBottom w:val="0"/>
          <w:divBdr>
            <w:top w:val="none" w:sz="0" w:space="0" w:color="auto"/>
            <w:left w:val="none" w:sz="0" w:space="0" w:color="auto"/>
            <w:bottom w:val="none" w:sz="0" w:space="0" w:color="auto"/>
            <w:right w:val="none" w:sz="0" w:space="0" w:color="auto"/>
          </w:divBdr>
        </w:div>
        <w:div w:id="797844366">
          <w:marLeft w:val="480"/>
          <w:marRight w:val="0"/>
          <w:marTop w:val="0"/>
          <w:marBottom w:val="0"/>
          <w:divBdr>
            <w:top w:val="none" w:sz="0" w:space="0" w:color="auto"/>
            <w:left w:val="none" w:sz="0" w:space="0" w:color="auto"/>
            <w:bottom w:val="none" w:sz="0" w:space="0" w:color="auto"/>
            <w:right w:val="none" w:sz="0" w:space="0" w:color="auto"/>
          </w:divBdr>
        </w:div>
        <w:div w:id="879784805">
          <w:marLeft w:val="480"/>
          <w:marRight w:val="0"/>
          <w:marTop w:val="0"/>
          <w:marBottom w:val="0"/>
          <w:divBdr>
            <w:top w:val="none" w:sz="0" w:space="0" w:color="auto"/>
            <w:left w:val="none" w:sz="0" w:space="0" w:color="auto"/>
            <w:bottom w:val="none" w:sz="0" w:space="0" w:color="auto"/>
            <w:right w:val="none" w:sz="0" w:space="0" w:color="auto"/>
          </w:divBdr>
        </w:div>
        <w:div w:id="889539933">
          <w:marLeft w:val="480"/>
          <w:marRight w:val="0"/>
          <w:marTop w:val="0"/>
          <w:marBottom w:val="0"/>
          <w:divBdr>
            <w:top w:val="none" w:sz="0" w:space="0" w:color="auto"/>
            <w:left w:val="none" w:sz="0" w:space="0" w:color="auto"/>
            <w:bottom w:val="none" w:sz="0" w:space="0" w:color="auto"/>
            <w:right w:val="none" w:sz="0" w:space="0" w:color="auto"/>
          </w:divBdr>
        </w:div>
        <w:div w:id="910384322">
          <w:marLeft w:val="480"/>
          <w:marRight w:val="0"/>
          <w:marTop w:val="0"/>
          <w:marBottom w:val="0"/>
          <w:divBdr>
            <w:top w:val="none" w:sz="0" w:space="0" w:color="auto"/>
            <w:left w:val="none" w:sz="0" w:space="0" w:color="auto"/>
            <w:bottom w:val="none" w:sz="0" w:space="0" w:color="auto"/>
            <w:right w:val="none" w:sz="0" w:space="0" w:color="auto"/>
          </w:divBdr>
        </w:div>
        <w:div w:id="964198051">
          <w:marLeft w:val="480"/>
          <w:marRight w:val="0"/>
          <w:marTop w:val="0"/>
          <w:marBottom w:val="0"/>
          <w:divBdr>
            <w:top w:val="none" w:sz="0" w:space="0" w:color="auto"/>
            <w:left w:val="none" w:sz="0" w:space="0" w:color="auto"/>
            <w:bottom w:val="none" w:sz="0" w:space="0" w:color="auto"/>
            <w:right w:val="none" w:sz="0" w:space="0" w:color="auto"/>
          </w:divBdr>
        </w:div>
        <w:div w:id="1044251678">
          <w:marLeft w:val="480"/>
          <w:marRight w:val="0"/>
          <w:marTop w:val="0"/>
          <w:marBottom w:val="0"/>
          <w:divBdr>
            <w:top w:val="none" w:sz="0" w:space="0" w:color="auto"/>
            <w:left w:val="none" w:sz="0" w:space="0" w:color="auto"/>
            <w:bottom w:val="none" w:sz="0" w:space="0" w:color="auto"/>
            <w:right w:val="none" w:sz="0" w:space="0" w:color="auto"/>
          </w:divBdr>
        </w:div>
        <w:div w:id="1077705898">
          <w:marLeft w:val="480"/>
          <w:marRight w:val="0"/>
          <w:marTop w:val="0"/>
          <w:marBottom w:val="0"/>
          <w:divBdr>
            <w:top w:val="none" w:sz="0" w:space="0" w:color="auto"/>
            <w:left w:val="none" w:sz="0" w:space="0" w:color="auto"/>
            <w:bottom w:val="none" w:sz="0" w:space="0" w:color="auto"/>
            <w:right w:val="none" w:sz="0" w:space="0" w:color="auto"/>
          </w:divBdr>
        </w:div>
        <w:div w:id="1085881203">
          <w:marLeft w:val="480"/>
          <w:marRight w:val="0"/>
          <w:marTop w:val="0"/>
          <w:marBottom w:val="0"/>
          <w:divBdr>
            <w:top w:val="none" w:sz="0" w:space="0" w:color="auto"/>
            <w:left w:val="none" w:sz="0" w:space="0" w:color="auto"/>
            <w:bottom w:val="none" w:sz="0" w:space="0" w:color="auto"/>
            <w:right w:val="none" w:sz="0" w:space="0" w:color="auto"/>
          </w:divBdr>
        </w:div>
        <w:div w:id="1094941068">
          <w:marLeft w:val="480"/>
          <w:marRight w:val="0"/>
          <w:marTop w:val="0"/>
          <w:marBottom w:val="0"/>
          <w:divBdr>
            <w:top w:val="none" w:sz="0" w:space="0" w:color="auto"/>
            <w:left w:val="none" w:sz="0" w:space="0" w:color="auto"/>
            <w:bottom w:val="none" w:sz="0" w:space="0" w:color="auto"/>
            <w:right w:val="none" w:sz="0" w:space="0" w:color="auto"/>
          </w:divBdr>
        </w:div>
        <w:div w:id="1152723202">
          <w:marLeft w:val="480"/>
          <w:marRight w:val="0"/>
          <w:marTop w:val="0"/>
          <w:marBottom w:val="0"/>
          <w:divBdr>
            <w:top w:val="none" w:sz="0" w:space="0" w:color="auto"/>
            <w:left w:val="none" w:sz="0" w:space="0" w:color="auto"/>
            <w:bottom w:val="none" w:sz="0" w:space="0" w:color="auto"/>
            <w:right w:val="none" w:sz="0" w:space="0" w:color="auto"/>
          </w:divBdr>
        </w:div>
        <w:div w:id="1186485314">
          <w:marLeft w:val="480"/>
          <w:marRight w:val="0"/>
          <w:marTop w:val="0"/>
          <w:marBottom w:val="0"/>
          <w:divBdr>
            <w:top w:val="none" w:sz="0" w:space="0" w:color="auto"/>
            <w:left w:val="none" w:sz="0" w:space="0" w:color="auto"/>
            <w:bottom w:val="none" w:sz="0" w:space="0" w:color="auto"/>
            <w:right w:val="none" w:sz="0" w:space="0" w:color="auto"/>
          </w:divBdr>
        </w:div>
        <w:div w:id="1207714982">
          <w:marLeft w:val="480"/>
          <w:marRight w:val="0"/>
          <w:marTop w:val="0"/>
          <w:marBottom w:val="0"/>
          <w:divBdr>
            <w:top w:val="none" w:sz="0" w:space="0" w:color="auto"/>
            <w:left w:val="none" w:sz="0" w:space="0" w:color="auto"/>
            <w:bottom w:val="none" w:sz="0" w:space="0" w:color="auto"/>
            <w:right w:val="none" w:sz="0" w:space="0" w:color="auto"/>
          </w:divBdr>
        </w:div>
        <w:div w:id="1233661858">
          <w:marLeft w:val="480"/>
          <w:marRight w:val="0"/>
          <w:marTop w:val="0"/>
          <w:marBottom w:val="0"/>
          <w:divBdr>
            <w:top w:val="none" w:sz="0" w:space="0" w:color="auto"/>
            <w:left w:val="none" w:sz="0" w:space="0" w:color="auto"/>
            <w:bottom w:val="none" w:sz="0" w:space="0" w:color="auto"/>
            <w:right w:val="none" w:sz="0" w:space="0" w:color="auto"/>
          </w:divBdr>
        </w:div>
        <w:div w:id="1255285986">
          <w:marLeft w:val="480"/>
          <w:marRight w:val="0"/>
          <w:marTop w:val="0"/>
          <w:marBottom w:val="0"/>
          <w:divBdr>
            <w:top w:val="none" w:sz="0" w:space="0" w:color="auto"/>
            <w:left w:val="none" w:sz="0" w:space="0" w:color="auto"/>
            <w:bottom w:val="none" w:sz="0" w:space="0" w:color="auto"/>
            <w:right w:val="none" w:sz="0" w:space="0" w:color="auto"/>
          </w:divBdr>
        </w:div>
        <w:div w:id="1349412206">
          <w:marLeft w:val="480"/>
          <w:marRight w:val="0"/>
          <w:marTop w:val="0"/>
          <w:marBottom w:val="0"/>
          <w:divBdr>
            <w:top w:val="none" w:sz="0" w:space="0" w:color="auto"/>
            <w:left w:val="none" w:sz="0" w:space="0" w:color="auto"/>
            <w:bottom w:val="none" w:sz="0" w:space="0" w:color="auto"/>
            <w:right w:val="none" w:sz="0" w:space="0" w:color="auto"/>
          </w:divBdr>
        </w:div>
        <w:div w:id="1413044395">
          <w:marLeft w:val="480"/>
          <w:marRight w:val="0"/>
          <w:marTop w:val="0"/>
          <w:marBottom w:val="0"/>
          <w:divBdr>
            <w:top w:val="none" w:sz="0" w:space="0" w:color="auto"/>
            <w:left w:val="none" w:sz="0" w:space="0" w:color="auto"/>
            <w:bottom w:val="none" w:sz="0" w:space="0" w:color="auto"/>
            <w:right w:val="none" w:sz="0" w:space="0" w:color="auto"/>
          </w:divBdr>
        </w:div>
        <w:div w:id="1431508466">
          <w:marLeft w:val="480"/>
          <w:marRight w:val="0"/>
          <w:marTop w:val="0"/>
          <w:marBottom w:val="0"/>
          <w:divBdr>
            <w:top w:val="none" w:sz="0" w:space="0" w:color="auto"/>
            <w:left w:val="none" w:sz="0" w:space="0" w:color="auto"/>
            <w:bottom w:val="none" w:sz="0" w:space="0" w:color="auto"/>
            <w:right w:val="none" w:sz="0" w:space="0" w:color="auto"/>
          </w:divBdr>
        </w:div>
        <w:div w:id="1437673634">
          <w:marLeft w:val="480"/>
          <w:marRight w:val="0"/>
          <w:marTop w:val="0"/>
          <w:marBottom w:val="0"/>
          <w:divBdr>
            <w:top w:val="none" w:sz="0" w:space="0" w:color="auto"/>
            <w:left w:val="none" w:sz="0" w:space="0" w:color="auto"/>
            <w:bottom w:val="none" w:sz="0" w:space="0" w:color="auto"/>
            <w:right w:val="none" w:sz="0" w:space="0" w:color="auto"/>
          </w:divBdr>
        </w:div>
        <w:div w:id="1480147948">
          <w:marLeft w:val="480"/>
          <w:marRight w:val="0"/>
          <w:marTop w:val="0"/>
          <w:marBottom w:val="0"/>
          <w:divBdr>
            <w:top w:val="none" w:sz="0" w:space="0" w:color="auto"/>
            <w:left w:val="none" w:sz="0" w:space="0" w:color="auto"/>
            <w:bottom w:val="none" w:sz="0" w:space="0" w:color="auto"/>
            <w:right w:val="none" w:sz="0" w:space="0" w:color="auto"/>
          </w:divBdr>
        </w:div>
        <w:div w:id="1508714438">
          <w:marLeft w:val="480"/>
          <w:marRight w:val="0"/>
          <w:marTop w:val="0"/>
          <w:marBottom w:val="0"/>
          <w:divBdr>
            <w:top w:val="none" w:sz="0" w:space="0" w:color="auto"/>
            <w:left w:val="none" w:sz="0" w:space="0" w:color="auto"/>
            <w:bottom w:val="none" w:sz="0" w:space="0" w:color="auto"/>
            <w:right w:val="none" w:sz="0" w:space="0" w:color="auto"/>
          </w:divBdr>
        </w:div>
        <w:div w:id="1532651446">
          <w:marLeft w:val="480"/>
          <w:marRight w:val="0"/>
          <w:marTop w:val="0"/>
          <w:marBottom w:val="0"/>
          <w:divBdr>
            <w:top w:val="none" w:sz="0" w:space="0" w:color="auto"/>
            <w:left w:val="none" w:sz="0" w:space="0" w:color="auto"/>
            <w:bottom w:val="none" w:sz="0" w:space="0" w:color="auto"/>
            <w:right w:val="none" w:sz="0" w:space="0" w:color="auto"/>
          </w:divBdr>
        </w:div>
        <w:div w:id="1576742471">
          <w:marLeft w:val="480"/>
          <w:marRight w:val="0"/>
          <w:marTop w:val="0"/>
          <w:marBottom w:val="0"/>
          <w:divBdr>
            <w:top w:val="none" w:sz="0" w:space="0" w:color="auto"/>
            <w:left w:val="none" w:sz="0" w:space="0" w:color="auto"/>
            <w:bottom w:val="none" w:sz="0" w:space="0" w:color="auto"/>
            <w:right w:val="none" w:sz="0" w:space="0" w:color="auto"/>
          </w:divBdr>
        </w:div>
        <w:div w:id="1584875013">
          <w:marLeft w:val="480"/>
          <w:marRight w:val="0"/>
          <w:marTop w:val="0"/>
          <w:marBottom w:val="0"/>
          <w:divBdr>
            <w:top w:val="none" w:sz="0" w:space="0" w:color="auto"/>
            <w:left w:val="none" w:sz="0" w:space="0" w:color="auto"/>
            <w:bottom w:val="none" w:sz="0" w:space="0" w:color="auto"/>
            <w:right w:val="none" w:sz="0" w:space="0" w:color="auto"/>
          </w:divBdr>
        </w:div>
        <w:div w:id="1607272955">
          <w:marLeft w:val="480"/>
          <w:marRight w:val="0"/>
          <w:marTop w:val="0"/>
          <w:marBottom w:val="0"/>
          <w:divBdr>
            <w:top w:val="none" w:sz="0" w:space="0" w:color="auto"/>
            <w:left w:val="none" w:sz="0" w:space="0" w:color="auto"/>
            <w:bottom w:val="none" w:sz="0" w:space="0" w:color="auto"/>
            <w:right w:val="none" w:sz="0" w:space="0" w:color="auto"/>
          </w:divBdr>
        </w:div>
        <w:div w:id="1771469090">
          <w:marLeft w:val="480"/>
          <w:marRight w:val="0"/>
          <w:marTop w:val="0"/>
          <w:marBottom w:val="0"/>
          <w:divBdr>
            <w:top w:val="none" w:sz="0" w:space="0" w:color="auto"/>
            <w:left w:val="none" w:sz="0" w:space="0" w:color="auto"/>
            <w:bottom w:val="none" w:sz="0" w:space="0" w:color="auto"/>
            <w:right w:val="none" w:sz="0" w:space="0" w:color="auto"/>
          </w:divBdr>
        </w:div>
        <w:div w:id="1820919336">
          <w:marLeft w:val="480"/>
          <w:marRight w:val="0"/>
          <w:marTop w:val="0"/>
          <w:marBottom w:val="0"/>
          <w:divBdr>
            <w:top w:val="none" w:sz="0" w:space="0" w:color="auto"/>
            <w:left w:val="none" w:sz="0" w:space="0" w:color="auto"/>
            <w:bottom w:val="none" w:sz="0" w:space="0" w:color="auto"/>
            <w:right w:val="none" w:sz="0" w:space="0" w:color="auto"/>
          </w:divBdr>
        </w:div>
        <w:div w:id="1839466231">
          <w:marLeft w:val="480"/>
          <w:marRight w:val="0"/>
          <w:marTop w:val="0"/>
          <w:marBottom w:val="0"/>
          <w:divBdr>
            <w:top w:val="none" w:sz="0" w:space="0" w:color="auto"/>
            <w:left w:val="none" w:sz="0" w:space="0" w:color="auto"/>
            <w:bottom w:val="none" w:sz="0" w:space="0" w:color="auto"/>
            <w:right w:val="none" w:sz="0" w:space="0" w:color="auto"/>
          </w:divBdr>
        </w:div>
        <w:div w:id="1841843973">
          <w:marLeft w:val="480"/>
          <w:marRight w:val="0"/>
          <w:marTop w:val="0"/>
          <w:marBottom w:val="0"/>
          <w:divBdr>
            <w:top w:val="none" w:sz="0" w:space="0" w:color="auto"/>
            <w:left w:val="none" w:sz="0" w:space="0" w:color="auto"/>
            <w:bottom w:val="none" w:sz="0" w:space="0" w:color="auto"/>
            <w:right w:val="none" w:sz="0" w:space="0" w:color="auto"/>
          </w:divBdr>
        </w:div>
        <w:div w:id="1962417828">
          <w:marLeft w:val="480"/>
          <w:marRight w:val="0"/>
          <w:marTop w:val="0"/>
          <w:marBottom w:val="0"/>
          <w:divBdr>
            <w:top w:val="none" w:sz="0" w:space="0" w:color="auto"/>
            <w:left w:val="none" w:sz="0" w:space="0" w:color="auto"/>
            <w:bottom w:val="none" w:sz="0" w:space="0" w:color="auto"/>
            <w:right w:val="none" w:sz="0" w:space="0" w:color="auto"/>
          </w:divBdr>
        </w:div>
        <w:div w:id="2039771247">
          <w:marLeft w:val="480"/>
          <w:marRight w:val="0"/>
          <w:marTop w:val="0"/>
          <w:marBottom w:val="0"/>
          <w:divBdr>
            <w:top w:val="none" w:sz="0" w:space="0" w:color="auto"/>
            <w:left w:val="none" w:sz="0" w:space="0" w:color="auto"/>
            <w:bottom w:val="none" w:sz="0" w:space="0" w:color="auto"/>
            <w:right w:val="none" w:sz="0" w:space="0" w:color="auto"/>
          </w:divBdr>
        </w:div>
        <w:div w:id="2058625011">
          <w:marLeft w:val="480"/>
          <w:marRight w:val="0"/>
          <w:marTop w:val="0"/>
          <w:marBottom w:val="0"/>
          <w:divBdr>
            <w:top w:val="none" w:sz="0" w:space="0" w:color="auto"/>
            <w:left w:val="none" w:sz="0" w:space="0" w:color="auto"/>
            <w:bottom w:val="none" w:sz="0" w:space="0" w:color="auto"/>
            <w:right w:val="none" w:sz="0" w:space="0" w:color="auto"/>
          </w:divBdr>
        </w:div>
        <w:div w:id="2069839816">
          <w:marLeft w:val="480"/>
          <w:marRight w:val="0"/>
          <w:marTop w:val="0"/>
          <w:marBottom w:val="0"/>
          <w:divBdr>
            <w:top w:val="none" w:sz="0" w:space="0" w:color="auto"/>
            <w:left w:val="none" w:sz="0" w:space="0" w:color="auto"/>
            <w:bottom w:val="none" w:sz="0" w:space="0" w:color="auto"/>
            <w:right w:val="none" w:sz="0" w:space="0" w:color="auto"/>
          </w:divBdr>
        </w:div>
        <w:div w:id="2071153667">
          <w:marLeft w:val="480"/>
          <w:marRight w:val="0"/>
          <w:marTop w:val="0"/>
          <w:marBottom w:val="0"/>
          <w:divBdr>
            <w:top w:val="none" w:sz="0" w:space="0" w:color="auto"/>
            <w:left w:val="none" w:sz="0" w:space="0" w:color="auto"/>
            <w:bottom w:val="none" w:sz="0" w:space="0" w:color="auto"/>
            <w:right w:val="none" w:sz="0" w:space="0" w:color="auto"/>
          </w:divBdr>
        </w:div>
        <w:div w:id="2077438635">
          <w:marLeft w:val="480"/>
          <w:marRight w:val="0"/>
          <w:marTop w:val="0"/>
          <w:marBottom w:val="0"/>
          <w:divBdr>
            <w:top w:val="none" w:sz="0" w:space="0" w:color="auto"/>
            <w:left w:val="none" w:sz="0" w:space="0" w:color="auto"/>
            <w:bottom w:val="none" w:sz="0" w:space="0" w:color="auto"/>
            <w:right w:val="none" w:sz="0" w:space="0" w:color="auto"/>
          </w:divBdr>
        </w:div>
        <w:div w:id="2078355093">
          <w:marLeft w:val="480"/>
          <w:marRight w:val="0"/>
          <w:marTop w:val="0"/>
          <w:marBottom w:val="0"/>
          <w:divBdr>
            <w:top w:val="none" w:sz="0" w:space="0" w:color="auto"/>
            <w:left w:val="none" w:sz="0" w:space="0" w:color="auto"/>
            <w:bottom w:val="none" w:sz="0" w:space="0" w:color="auto"/>
            <w:right w:val="none" w:sz="0" w:space="0" w:color="auto"/>
          </w:divBdr>
        </w:div>
        <w:div w:id="2086146542">
          <w:marLeft w:val="480"/>
          <w:marRight w:val="0"/>
          <w:marTop w:val="0"/>
          <w:marBottom w:val="0"/>
          <w:divBdr>
            <w:top w:val="none" w:sz="0" w:space="0" w:color="auto"/>
            <w:left w:val="none" w:sz="0" w:space="0" w:color="auto"/>
            <w:bottom w:val="none" w:sz="0" w:space="0" w:color="auto"/>
            <w:right w:val="none" w:sz="0" w:space="0" w:color="auto"/>
          </w:divBdr>
        </w:div>
        <w:div w:id="2107455827">
          <w:marLeft w:val="480"/>
          <w:marRight w:val="0"/>
          <w:marTop w:val="0"/>
          <w:marBottom w:val="0"/>
          <w:divBdr>
            <w:top w:val="none" w:sz="0" w:space="0" w:color="auto"/>
            <w:left w:val="none" w:sz="0" w:space="0" w:color="auto"/>
            <w:bottom w:val="none" w:sz="0" w:space="0" w:color="auto"/>
            <w:right w:val="none" w:sz="0" w:space="0" w:color="auto"/>
          </w:divBdr>
        </w:div>
        <w:div w:id="2116553342">
          <w:marLeft w:val="480"/>
          <w:marRight w:val="0"/>
          <w:marTop w:val="0"/>
          <w:marBottom w:val="0"/>
          <w:divBdr>
            <w:top w:val="none" w:sz="0" w:space="0" w:color="auto"/>
            <w:left w:val="none" w:sz="0" w:space="0" w:color="auto"/>
            <w:bottom w:val="none" w:sz="0" w:space="0" w:color="auto"/>
            <w:right w:val="none" w:sz="0" w:space="0" w:color="auto"/>
          </w:divBdr>
        </w:div>
        <w:div w:id="2124425042">
          <w:marLeft w:val="480"/>
          <w:marRight w:val="0"/>
          <w:marTop w:val="0"/>
          <w:marBottom w:val="0"/>
          <w:divBdr>
            <w:top w:val="none" w:sz="0" w:space="0" w:color="auto"/>
            <w:left w:val="none" w:sz="0" w:space="0" w:color="auto"/>
            <w:bottom w:val="none" w:sz="0" w:space="0" w:color="auto"/>
            <w:right w:val="none" w:sz="0" w:space="0" w:color="auto"/>
          </w:divBdr>
        </w:div>
        <w:div w:id="2130665304">
          <w:marLeft w:val="480"/>
          <w:marRight w:val="0"/>
          <w:marTop w:val="0"/>
          <w:marBottom w:val="0"/>
          <w:divBdr>
            <w:top w:val="none" w:sz="0" w:space="0" w:color="auto"/>
            <w:left w:val="none" w:sz="0" w:space="0" w:color="auto"/>
            <w:bottom w:val="none" w:sz="0" w:space="0" w:color="auto"/>
            <w:right w:val="none" w:sz="0" w:space="0" w:color="auto"/>
          </w:divBdr>
        </w:div>
        <w:div w:id="2132626076">
          <w:marLeft w:val="480"/>
          <w:marRight w:val="0"/>
          <w:marTop w:val="0"/>
          <w:marBottom w:val="0"/>
          <w:divBdr>
            <w:top w:val="none" w:sz="0" w:space="0" w:color="auto"/>
            <w:left w:val="none" w:sz="0" w:space="0" w:color="auto"/>
            <w:bottom w:val="none" w:sz="0" w:space="0" w:color="auto"/>
            <w:right w:val="none" w:sz="0" w:space="0" w:color="auto"/>
          </w:divBdr>
        </w:div>
      </w:divsChild>
    </w:div>
    <w:div w:id="120149431">
      <w:bodyDiv w:val="1"/>
      <w:marLeft w:val="0"/>
      <w:marRight w:val="0"/>
      <w:marTop w:val="0"/>
      <w:marBottom w:val="0"/>
      <w:divBdr>
        <w:top w:val="none" w:sz="0" w:space="0" w:color="auto"/>
        <w:left w:val="none" w:sz="0" w:space="0" w:color="auto"/>
        <w:bottom w:val="none" w:sz="0" w:space="0" w:color="auto"/>
        <w:right w:val="none" w:sz="0" w:space="0" w:color="auto"/>
      </w:divBdr>
    </w:div>
    <w:div w:id="120270945">
      <w:marLeft w:val="640"/>
      <w:marRight w:val="0"/>
      <w:marTop w:val="0"/>
      <w:marBottom w:val="0"/>
      <w:divBdr>
        <w:top w:val="none" w:sz="0" w:space="0" w:color="auto"/>
        <w:left w:val="none" w:sz="0" w:space="0" w:color="auto"/>
        <w:bottom w:val="none" w:sz="0" w:space="0" w:color="auto"/>
        <w:right w:val="none" w:sz="0" w:space="0" w:color="auto"/>
      </w:divBdr>
    </w:div>
    <w:div w:id="120420025">
      <w:marLeft w:val="640"/>
      <w:marRight w:val="0"/>
      <w:marTop w:val="0"/>
      <w:marBottom w:val="0"/>
      <w:divBdr>
        <w:top w:val="none" w:sz="0" w:space="0" w:color="auto"/>
        <w:left w:val="none" w:sz="0" w:space="0" w:color="auto"/>
        <w:bottom w:val="none" w:sz="0" w:space="0" w:color="auto"/>
        <w:right w:val="none" w:sz="0" w:space="0" w:color="auto"/>
      </w:divBdr>
    </w:div>
    <w:div w:id="120810726">
      <w:marLeft w:val="640"/>
      <w:marRight w:val="0"/>
      <w:marTop w:val="0"/>
      <w:marBottom w:val="0"/>
      <w:divBdr>
        <w:top w:val="none" w:sz="0" w:space="0" w:color="auto"/>
        <w:left w:val="none" w:sz="0" w:space="0" w:color="auto"/>
        <w:bottom w:val="none" w:sz="0" w:space="0" w:color="auto"/>
        <w:right w:val="none" w:sz="0" w:space="0" w:color="auto"/>
      </w:divBdr>
    </w:div>
    <w:div w:id="120929797">
      <w:marLeft w:val="640"/>
      <w:marRight w:val="0"/>
      <w:marTop w:val="0"/>
      <w:marBottom w:val="0"/>
      <w:divBdr>
        <w:top w:val="none" w:sz="0" w:space="0" w:color="auto"/>
        <w:left w:val="none" w:sz="0" w:space="0" w:color="auto"/>
        <w:bottom w:val="none" w:sz="0" w:space="0" w:color="auto"/>
        <w:right w:val="none" w:sz="0" w:space="0" w:color="auto"/>
      </w:divBdr>
    </w:div>
    <w:div w:id="121313905">
      <w:bodyDiv w:val="1"/>
      <w:marLeft w:val="0"/>
      <w:marRight w:val="0"/>
      <w:marTop w:val="0"/>
      <w:marBottom w:val="0"/>
      <w:divBdr>
        <w:top w:val="none" w:sz="0" w:space="0" w:color="auto"/>
        <w:left w:val="none" w:sz="0" w:space="0" w:color="auto"/>
        <w:bottom w:val="none" w:sz="0" w:space="0" w:color="auto"/>
        <w:right w:val="none" w:sz="0" w:space="0" w:color="auto"/>
      </w:divBdr>
    </w:div>
    <w:div w:id="121458923">
      <w:bodyDiv w:val="1"/>
      <w:marLeft w:val="0"/>
      <w:marRight w:val="0"/>
      <w:marTop w:val="0"/>
      <w:marBottom w:val="0"/>
      <w:divBdr>
        <w:top w:val="none" w:sz="0" w:space="0" w:color="auto"/>
        <w:left w:val="none" w:sz="0" w:space="0" w:color="auto"/>
        <w:bottom w:val="none" w:sz="0" w:space="0" w:color="auto"/>
        <w:right w:val="none" w:sz="0" w:space="0" w:color="auto"/>
      </w:divBdr>
    </w:div>
    <w:div w:id="121503913">
      <w:marLeft w:val="640"/>
      <w:marRight w:val="0"/>
      <w:marTop w:val="0"/>
      <w:marBottom w:val="0"/>
      <w:divBdr>
        <w:top w:val="none" w:sz="0" w:space="0" w:color="auto"/>
        <w:left w:val="none" w:sz="0" w:space="0" w:color="auto"/>
        <w:bottom w:val="none" w:sz="0" w:space="0" w:color="auto"/>
        <w:right w:val="none" w:sz="0" w:space="0" w:color="auto"/>
      </w:divBdr>
    </w:div>
    <w:div w:id="121926952">
      <w:marLeft w:val="640"/>
      <w:marRight w:val="0"/>
      <w:marTop w:val="0"/>
      <w:marBottom w:val="0"/>
      <w:divBdr>
        <w:top w:val="none" w:sz="0" w:space="0" w:color="auto"/>
        <w:left w:val="none" w:sz="0" w:space="0" w:color="auto"/>
        <w:bottom w:val="none" w:sz="0" w:space="0" w:color="auto"/>
        <w:right w:val="none" w:sz="0" w:space="0" w:color="auto"/>
      </w:divBdr>
    </w:div>
    <w:div w:id="122819335">
      <w:marLeft w:val="640"/>
      <w:marRight w:val="0"/>
      <w:marTop w:val="0"/>
      <w:marBottom w:val="0"/>
      <w:divBdr>
        <w:top w:val="none" w:sz="0" w:space="0" w:color="auto"/>
        <w:left w:val="none" w:sz="0" w:space="0" w:color="auto"/>
        <w:bottom w:val="none" w:sz="0" w:space="0" w:color="auto"/>
        <w:right w:val="none" w:sz="0" w:space="0" w:color="auto"/>
      </w:divBdr>
    </w:div>
    <w:div w:id="122968530">
      <w:marLeft w:val="640"/>
      <w:marRight w:val="0"/>
      <w:marTop w:val="0"/>
      <w:marBottom w:val="0"/>
      <w:divBdr>
        <w:top w:val="none" w:sz="0" w:space="0" w:color="auto"/>
        <w:left w:val="none" w:sz="0" w:space="0" w:color="auto"/>
        <w:bottom w:val="none" w:sz="0" w:space="0" w:color="auto"/>
        <w:right w:val="none" w:sz="0" w:space="0" w:color="auto"/>
      </w:divBdr>
    </w:div>
    <w:div w:id="123012492">
      <w:marLeft w:val="640"/>
      <w:marRight w:val="0"/>
      <w:marTop w:val="0"/>
      <w:marBottom w:val="0"/>
      <w:divBdr>
        <w:top w:val="none" w:sz="0" w:space="0" w:color="auto"/>
        <w:left w:val="none" w:sz="0" w:space="0" w:color="auto"/>
        <w:bottom w:val="none" w:sz="0" w:space="0" w:color="auto"/>
        <w:right w:val="none" w:sz="0" w:space="0" w:color="auto"/>
      </w:divBdr>
    </w:div>
    <w:div w:id="123470131">
      <w:bodyDiv w:val="1"/>
      <w:marLeft w:val="0"/>
      <w:marRight w:val="0"/>
      <w:marTop w:val="0"/>
      <w:marBottom w:val="0"/>
      <w:divBdr>
        <w:top w:val="none" w:sz="0" w:space="0" w:color="auto"/>
        <w:left w:val="none" w:sz="0" w:space="0" w:color="auto"/>
        <w:bottom w:val="none" w:sz="0" w:space="0" w:color="auto"/>
        <w:right w:val="none" w:sz="0" w:space="0" w:color="auto"/>
      </w:divBdr>
    </w:div>
    <w:div w:id="123473650">
      <w:bodyDiv w:val="1"/>
      <w:marLeft w:val="0"/>
      <w:marRight w:val="0"/>
      <w:marTop w:val="0"/>
      <w:marBottom w:val="0"/>
      <w:divBdr>
        <w:top w:val="none" w:sz="0" w:space="0" w:color="auto"/>
        <w:left w:val="none" w:sz="0" w:space="0" w:color="auto"/>
        <w:bottom w:val="none" w:sz="0" w:space="0" w:color="auto"/>
        <w:right w:val="none" w:sz="0" w:space="0" w:color="auto"/>
      </w:divBdr>
    </w:div>
    <w:div w:id="124009262">
      <w:marLeft w:val="640"/>
      <w:marRight w:val="0"/>
      <w:marTop w:val="0"/>
      <w:marBottom w:val="0"/>
      <w:divBdr>
        <w:top w:val="none" w:sz="0" w:space="0" w:color="auto"/>
        <w:left w:val="none" w:sz="0" w:space="0" w:color="auto"/>
        <w:bottom w:val="none" w:sz="0" w:space="0" w:color="auto"/>
        <w:right w:val="none" w:sz="0" w:space="0" w:color="auto"/>
      </w:divBdr>
    </w:div>
    <w:div w:id="124468011">
      <w:marLeft w:val="640"/>
      <w:marRight w:val="0"/>
      <w:marTop w:val="0"/>
      <w:marBottom w:val="0"/>
      <w:divBdr>
        <w:top w:val="none" w:sz="0" w:space="0" w:color="auto"/>
        <w:left w:val="none" w:sz="0" w:space="0" w:color="auto"/>
        <w:bottom w:val="none" w:sz="0" w:space="0" w:color="auto"/>
        <w:right w:val="none" w:sz="0" w:space="0" w:color="auto"/>
      </w:divBdr>
    </w:div>
    <w:div w:id="124858489">
      <w:marLeft w:val="640"/>
      <w:marRight w:val="0"/>
      <w:marTop w:val="0"/>
      <w:marBottom w:val="0"/>
      <w:divBdr>
        <w:top w:val="none" w:sz="0" w:space="0" w:color="auto"/>
        <w:left w:val="none" w:sz="0" w:space="0" w:color="auto"/>
        <w:bottom w:val="none" w:sz="0" w:space="0" w:color="auto"/>
        <w:right w:val="none" w:sz="0" w:space="0" w:color="auto"/>
      </w:divBdr>
    </w:div>
    <w:div w:id="125002889">
      <w:marLeft w:val="640"/>
      <w:marRight w:val="0"/>
      <w:marTop w:val="0"/>
      <w:marBottom w:val="0"/>
      <w:divBdr>
        <w:top w:val="none" w:sz="0" w:space="0" w:color="auto"/>
        <w:left w:val="none" w:sz="0" w:space="0" w:color="auto"/>
        <w:bottom w:val="none" w:sz="0" w:space="0" w:color="auto"/>
        <w:right w:val="none" w:sz="0" w:space="0" w:color="auto"/>
      </w:divBdr>
    </w:div>
    <w:div w:id="125126888">
      <w:bodyDiv w:val="1"/>
      <w:marLeft w:val="0"/>
      <w:marRight w:val="0"/>
      <w:marTop w:val="0"/>
      <w:marBottom w:val="0"/>
      <w:divBdr>
        <w:top w:val="none" w:sz="0" w:space="0" w:color="auto"/>
        <w:left w:val="none" w:sz="0" w:space="0" w:color="auto"/>
        <w:bottom w:val="none" w:sz="0" w:space="0" w:color="auto"/>
        <w:right w:val="none" w:sz="0" w:space="0" w:color="auto"/>
      </w:divBdr>
    </w:div>
    <w:div w:id="125201713">
      <w:marLeft w:val="640"/>
      <w:marRight w:val="0"/>
      <w:marTop w:val="0"/>
      <w:marBottom w:val="0"/>
      <w:divBdr>
        <w:top w:val="none" w:sz="0" w:space="0" w:color="auto"/>
        <w:left w:val="none" w:sz="0" w:space="0" w:color="auto"/>
        <w:bottom w:val="none" w:sz="0" w:space="0" w:color="auto"/>
        <w:right w:val="none" w:sz="0" w:space="0" w:color="auto"/>
      </w:divBdr>
    </w:div>
    <w:div w:id="125899078">
      <w:marLeft w:val="640"/>
      <w:marRight w:val="0"/>
      <w:marTop w:val="0"/>
      <w:marBottom w:val="0"/>
      <w:divBdr>
        <w:top w:val="none" w:sz="0" w:space="0" w:color="auto"/>
        <w:left w:val="none" w:sz="0" w:space="0" w:color="auto"/>
        <w:bottom w:val="none" w:sz="0" w:space="0" w:color="auto"/>
        <w:right w:val="none" w:sz="0" w:space="0" w:color="auto"/>
      </w:divBdr>
    </w:div>
    <w:div w:id="125900433">
      <w:marLeft w:val="480"/>
      <w:marRight w:val="0"/>
      <w:marTop w:val="0"/>
      <w:marBottom w:val="0"/>
      <w:divBdr>
        <w:top w:val="none" w:sz="0" w:space="0" w:color="auto"/>
        <w:left w:val="none" w:sz="0" w:space="0" w:color="auto"/>
        <w:bottom w:val="none" w:sz="0" w:space="0" w:color="auto"/>
        <w:right w:val="none" w:sz="0" w:space="0" w:color="auto"/>
      </w:divBdr>
    </w:div>
    <w:div w:id="126239634">
      <w:bodyDiv w:val="1"/>
      <w:marLeft w:val="0"/>
      <w:marRight w:val="0"/>
      <w:marTop w:val="0"/>
      <w:marBottom w:val="0"/>
      <w:divBdr>
        <w:top w:val="none" w:sz="0" w:space="0" w:color="auto"/>
        <w:left w:val="none" w:sz="0" w:space="0" w:color="auto"/>
        <w:bottom w:val="none" w:sz="0" w:space="0" w:color="auto"/>
        <w:right w:val="none" w:sz="0" w:space="0" w:color="auto"/>
      </w:divBdr>
    </w:div>
    <w:div w:id="126433465">
      <w:marLeft w:val="640"/>
      <w:marRight w:val="0"/>
      <w:marTop w:val="0"/>
      <w:marBottom w:val="0"/>
      <w:divBdr>
        <w:top w:val="none" w:sz="0" w:space="0" w:color="auto"/>
        <w:left w:val="none" w:sz="0" w:space="0" w:color="auto"/>
        <w:bottom w:val="none" w:sz="0" w:space="0" w:color="auto"/>
        <w:right w:val="none" w:sz="0" w:space="0" w:color="auto"/>
      </w:divBdr>
    </w:div>
    <w:div w:id="126629818">
      <w:marLeft w:val="640"/>
      <w:marRight w:val="0"/>
      <w:marTop w:val="0"/>
      <w:marBottom w:val="0"/>
      <w:divBdr>
        <w:top w:val="none" w:sz="0" w:space="0" w:color="auto"/>
        <w:left w:val="none" w:sz="0" w:space="0" w:color="auto"/>
        <w:bottom w:val="none" w:sz="0" w:space="0" w:color="auto"/>
        <w:right w:val="none" w:sz="0" w:space="0" w:color="auto"/>
      </w:divBdr>
    </w:div>
    <w:div w:id="126748738">
      <w:marLeft w:val="640"/>
      <w:marRight w:val="0"/>
      <w:marTop w:val="0"/>
      <w:marBottom w:val="0"/>
      <w:divBdr>
        <w:top w:val="none" w:sz="0" w:space="0" w:color="auto"/>
        <w:left w:val="none" w:sz="0" w:space="0" w:color="auto"/>
        <w:bottom w:val="none" w:sz="0" w:space="0" w:color="auto"/>
        <w:right w:val="none" w:sz="0" w:space="0" w:color="auto"/>
      </w:divBdr>
    </w:div>
    <w:div w:id="127016181">
      <w:bodyDiv w:val="1"/>
      <w:marLeft w:val="0"/>
      <w:marRight w:val="0"/>
      <w:marTop w:val="0"/>
      <w:marBottom w:val="0"/>
      <w:divBdr>
        <w:top w:val="none" w:sz="0" w:space="0" w:color="auto"/>
        <w:left w:val="none" w:sz="0" w:space="0" w:color="auto"/>
        <w:bottom w:val="none" w:sz="0" w:space="0" w:color="auto"/>
        <w:right w:val="none" w:sz="0" w:space="0" w:color="auto"/>
      </w:divBdr>
    </w:div>
    <w:div w:id="127087157">
      <w:marLeft w:val="640"/>
      <w:marRight w:val="0"/>
      <w:marTop w:val="0"/>
      <w:marBottom w:val="0"/>
      <w:divBdr>
        <w:top w:val="none" w:sz="0" w:space="0" w:color="auto"/>
        <w:left w:val="none" w:sz="0" w:space="0" w:color="auto"/>
        <w:bottom w:val="none" w:sz="0" w:space="0" w:color="auto"/>
        <w:right w:val="none" w:sz="0" w:space="0" w:color="auto"/>
      </w:divBdr>
    </w:div>
    <w:div w:id="127627408">
      <w:marLeft w:val="640"/>
      <w:marRight w:val="0"/>
      <w:marTop w:val="0"/>
      <w:marBottom w:val="0"/>
      <w:divBdr>
        <w:top w:val="none" w:sz="0" w:space="0" w:color="auto"/>
        <w:left w:val="none" w:sz="0" w:space="0" w:color="auto"/>
        <w:bottom w:val="none" w:sz="0" w:space="0" w:color="auto"/>
        <w:right w:val="none" w:sz="0" w:space="0" w:color="auto"/>
      </w:divBdr>
    </w:div>
    <w:div w:id="127866144">
      <w:marLeft w:val="640"/>
      <w:marRight w:val="0"/>
      <w:marTop w:val="0"/>
      <w:marBottom w:val="0"/>
      <w:divBdr>
        <w:top w:val="none" w:sz="0" w:space="0" w:color="auto"/>
        <w:left w:val="none" w:sz="0" w:space="0" w:color="auto"/>
        <w:bottom w:val="none" w:sz="0" w:space="0" w:color="auto"/>
        <w:right w:val="none" w:sz="0" w:space="0" w:color="auto"/>
      </w:divBdr>
    </w:div>
    <w:div w:id="128279887">
      <w:marLeft w:val="640"/>
      <w:marRight w:val="0"/>
      <w:marTop w:val="0"/>
      <w:marBottom w:val="0"/>
      <w:divBdr>
        <w:top w:val="none" w:sz="0" w:space="0" w:color="auto"/>
        <w:left w:val="none" w:sz="0" w:space="0" w:color="auto"/>
        <w:bottom w:val="none" w:sz="0" w:space="0" w:color="auto"/>
        <w:right w:val="none" w:sz="0" w:space="0" w:color="auto"/>
      </w:divBdr>
    </w:div>
    <w:div w:id="128327509">
      <w:marLeft w:val="640"/>
      <w:marRight w:val="0"/>
      <w:marTop w:val="0"/>
      <w:marBottom w:val="0"/>
      <w:divBdr>
        <w:top w:val="none" w:sz="0" w:space="0" w:color="auto"/>
        <w:left w:val="none" w:sz="0" w:space="0" w:color="auto"/>
        <w:bottom w:val="none" w:sz="0" w:space="0" w:color="auto"/>
        <w:right w:val="none" w:sz="0" w:space="0" w:color="auto"/>
      </w:divBdr>
    </w:div>
    <w:div w:id="128406584">
      <w:marLeft w:val="640"/>
      <w:marRight w:val="0"/>
      <w:marTop w:val="0"/>
      <w:marBottom w:val="0"/>
      <w:divBdr>
        <w:top w:val="none" w:sz="0" w:space="0" w:color="auto"/>
        <w:left w:val="none" w:sz="0" w:space="0" w:color="auto"/>
        <w:bottom w:val="none" w:sz="0" w:space="0" w:color="auto"/>
        <w:right w:val="none" w:sz="0" w:space="0" w:color="auto"/>
      </w:divBdr>
    </w:div>
    <w:div w:id="128674877">
      <w:marLeft w:val="640"/>
      <w:marRight w:val="0"/>
      <w:marTop w:val="0"/>
      <w:marBottom w:val="0"/>
      <w:divBdr>
        <w:top w:val="none" w:sz="0" w:space="0" w:color="auto"/>
        <w:left w:val="none" w:sz="0" w:space="0" w:color="auto"/>
        <w:bottom w:val="none" w:sz="0" w:space="0" w:color="auto"/>
        <w:right w:val="none" w:sz="0" w:space="0" w:color="auto"/>
      </w:divBdr>
    </w:div>
    <w:div w:id="128866061">
      <w:marLeft w:val="640"/>
      <w:marRight w:val="0"/>
      <w:marTop w:val="0"/>
      <w:marBottom w:val="0"/>
      <w:divBdr>
        <w:top w:val="none" w:sz="0" w:space="0" w:color="auto"/>
        <w:left w:val="none" w:sz="0" w:space="0" w:color="auto"/>
        <w:bottom w:val="none" w:sz="0" w:space="0" w:color="auto"/>
        <w:right w:val="none" w:sz="0" w:space="0" w:color="auto"/>
      </w:divBdr>
    </w:div>
    <w:div w:id="129136684">
      <w:marLeft w:val="640"/>
      <w:marRight w:val="0"/>
      <w:marTop w:val="0"/>
      <w:marBottom w:val="0"/>
      <w:divBdr>
        <w:top w:val="none" w:sz="0" w:space="0" w:color="auto"/>
        <w:left w:val="none" w:sz="0" w:space="0" w:color="auto"/>
        <w:bottom w:val="none" w:sz="0" w:space="0" w:color="auto"/>
        <w:right w:val="none" w:sz="0" w:space="0" w:color="auto"/>
      </w:divBdr>
    </w:div>
    <w:div w:id="129252181">
      <w:bodyDiv w:val="1"/>
      <w:marLeft w:val="0"/>
      <w:marRight w:val="0"/>
      <w:marTop w:val="0"/>
      <w:marBottom w:val="0"/>
      <w:divBdr>
        <w:top w:val="none" w:sz="0" w:space="0" w:color="auto"/>
        <w:left w:val="none" w:sz="0" w:space="0" w:color="auto"/>
        <w:bottom w:val="none" w:sz="0" w:space="0" w:color="auto"/>
        <w:right w:val="none" w:sz="0" w:space="0" w:color="auto"/>
      </w:divBdr>
    </w:div>
    <w:div w:id="129253986">
      <w:marLeft w:val="640"/>
      <w:marRight w:val="0"/>
      <w:marTop w:val="0"/>
      <w:marBottom w:val="0"/>
      <w:divBdr>
        <w:top w:val="none" w:sz="0" w:space="0" w:color="auto"/>
        <w:left w:val="none" w:sz="0" w:space="0" w:color="auto"/>
        <w:bottom w:val="none" w:sz="0" w:space="0" w:color="auto"/>
        <w:right w:val="none" w:sz="0" w:space="0" w:color="auto"/>
      </w:divBdr>
    </w:div>
    <w:div w:id="129326887">
      <w:marLeft w:val="640"/>
      <w:marRight w:val="0"/>
      <w:marTop w:val="0"/>
      <w:marBottom w:val="0"/>
      <w:divBdr>
        <w:top w:val="none" w:sz="0" w:space="0" w:color="auto"/>
        <w:left w:val="none" w:sz="0" w:space="0" w:color="auto"/>
        <w:bottom w:val="none" w:sz="0" w:space="0" w:color="auto"/>
        <w:right w:val="none" w:sz="0" w:space="0" w:color="auto"/>
      </w:divBdr>
    </w:div>
    <w:div w:id="129831024">
      <w:marLeft w:val="640"/>
      <w:marRight w:val="0"/>
      <w:marTop w:val="0"/>
      <w:marBottom w:val="0"/>
      <w:divBdr>
        <w:top w:val="none" w:sz="0" w:space="0" w:color="auto"/>
        <w:left w:val="none" w:sz="0" w:space="0" w:color="auto"/>
        <w:bottom w:val="none" w:sz="0" w:space="0" w:color="auto"/>
        <w:right w:val="none" w:sz="0" w:space="0" w:color="auto"/>
      </w:divBdr>
    </w:div>
    <w:div w:id="130482831">
      <w:marLeft w:val="640"/>
      <w:marRight w:val="0"/>
      <w:marTop w:val="0"/>
      <w:marBottom w:val="0"/>
      <w:divBdr>
        <w:top w:val="none" w:sz="0" w:space="0" w:color="auto"/>
        <w:left w:val="none" w:sz="0" w:space="0" w:color="auto"/>
        <w:bottom w:val="none" w:sz="0" w:space="0" w:color="auto"/>
        <w:right w:val="none" w:sz="0" w:space="0" w:color="auto"/>
      </w:divBdr>
    </w:div>
    <w:div w:id="130557395">
      <w:marLeft w:val="640"/>
      <w:marRight w:val="0"/>
      <w:marTop w:val="0"/>
      <w:marBottom w:val="0"/>
      <w:divBdr>
        <w:top w:val="none" w:sz="0" w:space="0" w:color="auto"/>
        <w:left w:val="none" w:sz="0" w:space="0" w:color="auto"/>
        <w:bottom w:val="none" w:sz="0" w:space="0" w:color="auto"/>
        <w:right w:val="none" w:sz="0" w:space="0" w:color="auto"/>
      </w:divBdr>
    </w:div>
    <w:div w:id="132335255">
      <w:marLeft w:val="640"/>
      <w:marRight w:val="0"/>
      <w:marTop w:val="0"/>
      <w:marBottom w:val="0"/>
      <w:divBdr>
        <w:top w:val="none" w:sz="0" w:space="0" w:color="auto"/>
        <w:left w:val="none" w:sz="0" w:space="0" w:color="auto"/>
        <w:bottom w:val="none" w:sz="0" w:space="0" w:color="auto"/>
        <w:right w:val="none" w:sz="0" w:space="0" w:color="auto"/>
      </w:divBdr>
    </w:div>
    <w:div w:id="132337251">
      <w:marLeft w:val="640"/>
      <w:marRight w:val="0"/>
      <w:marTop w:val="0"/>
      <w:marBottom w:val="0"/>
      <w:divBdr>
        <w:top w:val="none" w:sz="0" w:space="0" w:color="auto"/>
        <w:left w:val="none" w:sz="0" w:space="0" w:color="auto"/>
        <w:bottom w:val="none" w:sz="0" w:space="0" w:color="auto"/>
        <w:right w:val="none" w:sz="0" w:space="0" w:color="auto"/>
      </w:divBdr>
    </w:div>
    <w:div w:id="132791682">
      <w:marLeft w:val="640"/>
      <w:marRight w:val="0"/>
      <w:marTop w:val="0"/>
      <w:marBottom w:val="0"/>
      <w:divBdr>
        <w:top w:val="none" w:sz="0" w:space="0" w:color="auto"/>
        <w:left w:val="none" w:sz="0" w:space="0" w:color="auto"/>
        <w:bottom w:val="none" w:sz="0" w:space="0" w:color="auto"/>
        <w:right w:val="none" w:sz="0" w:space="0" w:color="auto"/>
      </w:divBdr>
    </w:div>
    <w:div w:id="132913220">
      <w:marLeft w:val="640"/>
      <w:marRight w:val="0"/>
      <w:marTop w:val="0"/>
      <w:marBottom w:val="0"/>
      <w:divBdr>
        <w:top w:val="none" w:sz="0" w:space="0" w:color="auto"/>
        <w:left w:val="none" w:sz="0" w:space="0" w:color="auto"/>
        <w:bottom w:val="none" w:sz="0" w:space="0" w:color="auto"/>
        <w:right w:val="none" w:sz="0" w:space="0" w:color="auto"/>
      </w:divBdr>
    </w:div>
    <w:div w:id="133260236">
      <w:marLeft w:val="640"/>
      <w:marRight w:val="0"/>
      <w:marTop w:val="0"/>
      <w:marBottom w:val="0"/>
      <w:divBdr>
        <w:top w:val="none" w:sz="0" w:space="0" w:color="auto"/>
        <w:left w:val="none" w:sz="0" w:space="0" w:color="auto"/>
        <w:bottom w:val="none" w:sz="0" w:space="0" w:color="auto"/>
        <w:right w:val="none" w:sz="0" w:space="0" w:color="auto"/>
      </w:divBdr>
    </w:div>
    <w:div w:id="133646994">
      <w:marLeft w:val="640"/>
      <w:marRight w:val="0"/>
      <w:marTop w:val="0"/>
      <w:marBottom w:val="0"/>
      <w:divBdr>
        <w:top w:val="none" w:sz="0" w:space="0" w:color="auto"/>
        <w:left w:val="none" w:sz="0" w:space="0" w:color="auto"/>
        <w:bottom w:val="none" w:sz="0" w:space="0" w:color="auto"/>
        <w:right w:val="none" w:sz="0" w:space="0" w:color="auto"/>
      </w:divBdr>
    </w:div>
    <w:div w:id="134101976">
      <w:marLeft w:val="640"/>
      <w:marRight w:val="0"/>
      <w:marTop w:val="0"/>
      <w:marBottom w:val="0"/>
      <w:divBdr>
        <w:top w:val="none" w:sz="0" w:space="0" w:color="auto"/>
        <w:left w:val="none" w:sz="0" w:space="0" w:color="auto"/>
        <w:bottom w:val="none" w:sz="0" w:space="0" w:color="auto"/>
        <w:right w:val="none" w:sz="0" w:space="0" w:color="auto"/>
      </w:divBdr>
    </w:div>
    <w:div w:id="134297068">
      <w:marLeft w:val="640"/>
      <w:marRight w:val="0"/>
      <w:marTop w:val="0"/>
      <w:marBottom w:val="0"/>
      <w:divBdr>
        <w:top w:val="none" w:sz="0" w:space="0" w:color="auto"/>
        <w:left w:val="none" w:sz="0" w:space="0" w:color="auto"/>
        <w:bottom w:val="none" w:sz="0" w:space="0" w:color="auto"/>
        <w:right w:val="none" w:sz="0" w:space="0" w:color="auto"/>
      </w:divBdr>
    </w:div>
    <w:div w:id="134378318">
      <w:marLeft w:val="640"/>
      <w:marRight w:val="0"/>
      <w:marTop w:val="0"/>
      <w:marBottom w:val="0"/>
      <w:divBdr>
        <w:top w:val="none" w:sz="0" w:space="0" w:color="auto"/>
        <w:left w:val="none" w:sz="0" w:space="0" w:color="auto"/>
        <w:bottom w:val="none" w:sz="0" w:space="0" w:color="auto"/>
        <w:right w:val="none" w:sz="0" w:space="0" w:color="auto"/>
      </w:divBdr>
    </w:div>
    <w:div w:id="135345499">
      <w:marLeft w:val="640"/>
      <w:marRight w:val="0"/>
      <w:marTop w:val="0"/>
      <w:marBottom w:val="0"/>
      <w:divBdr>
        <w:top w:val="none" w:sz="0" w:space="0" w:color="auto"/>
        <w:left w:val="none" w:sz="0" w:space="0" w:color="auto"/>
        <w:bottom w:val="none" w:sz="0" w:space="0" w:color="auto"/>
        <w:right w:val="none" w:sz="0" w:space="0" w:color="auto"/>
      </w:divBdr>
    </w:div>
    <w:div w:id="135414816">
      <w:bodyDiv w:val="1"/>
      <w:marLeft w:val="0"/>
      <w:marRight w:val="0"/>
      <w:marTop w:val="0"/>
      <w:marBottom w:val="0"/>
      <w:divBdr>
        <w:top w:val="none" w:sz="0" w:space="0" w:color="auto"/>
        <w:left w:val="none" w:sz="0" w:space="0" w:color="auto"/>
        <w:bottom w:val="none" w:sz="0" w:space="0" w:color="auto"/>
        <w:right w:val="none" w:sz="0" w:space="0" w:color="auto"/>
      </w:divBdr>
    </w:div>
    <w:div w:id="136147790">
      <w:marLeft w:val="640"/>
      <w:marRight w:val="0"/>
      <w:marTop w:val="0"/>
      <w:marBottom w:val="0"/>
      <w:divBdr>
        <w:top w:val="none" w:sz="0" w:space="0" w:color="auto"/>
        <w:left w:val="none" w:sz="0" w:space="0" w:color="auto"/>
        <w:bottom w:val="none" w:sz="0" w:space="0" w:color="auto"/>
        <w:right w:val="none" w:sz="0" w:space="0" w:color="auto"/>
      </w:divBdr>
    </w:div>
    <w:div w:id="136264620">
      <w:marLeft w:val="640"/>
      <w:marRight w:val="0"/>
      <w:marTop w:val="0"/>
      <w:marBottom w:val="0"/>
      <w:divBdr>
        <w:top w:val="none" w:sz="0" w:space="0" w:color="auto"/>
        <w:left w:val="none" w:sz="0" w:space="0" w:color="auto"/>
        <w:bottom w:val="none" w:sz="0" w:space="0" w:color="auto"/>
        <w:right w:val="none" w:sz="0" w:space="0" w:color="auto"/>
      </w:divBdr>
    </w:div>
    <w:div w:id="136345112">
      <w:bodyDiv w:val="1"/>
      <w:marLeft w:val="0"/>
      <w:marRight w:val="0"/>
      <w:marTop w:val="0"/>
      <w:marBottom w:val="0"/>
      <w:divBdr>
        <w:top w:val="none" w:sz="0" w:space="0" w:color="auto"/>
        <w:left w:val="none" w:sz="0" w:space="0" w:color="auto"/>
        <w:bottom w:val="none" w:sz="0" w:space="0" w:color="auto"/>
        <w:right w:val="none" w:sz="0" w:space="0" w:color="auto"/>
      </w:divBdr>
      <w:divsChild>
        <w:div w:id="15079357">
          <w:marLeft w:val="480"/>
          <w:marRight w:val="0"/>
          <w:marTop w:val="0"/>
          <w:marBottom w:val="0"/>
          <w:divBdr>
            <w:top w:val="none" w:sz="0" w:space="0" w:color="auto"/>
            <w:left w:val="none" w:sz="0" w:space="0" w:color="auto"/>
            <w:bottom w:val="none" w:sz="0" w:space="0" w:color="auto"/>
            <w:right w:val="none" w:sz="0" w:space="0" w:color="auto"/>
          </w:divBdr>
        </w:div>
        <w:div w:id="76178203">
          <w:marLeft w:val="480"/>
          <w:marRight w:val="0"/>
          <w:marTop w:val="0"/>
          <w:marBottom w:val="0"/>
          <w:divBdr>
            <w:top w:val="none" w:sz="0" w:space="0" w:color="auto"/>
            <w:left w:val="none" w:sz="0" w:space="0" w:color="auto"/>
            <w:bottom w:val="none" w:sz="0" w:space="0" w:color="auto"/>
            <w:right w:val="none" w:sz="0" w:space="0" w:color="auto"/>
          </w:divBdr>
        </w:div>
        <w:div w:id="118960627">
          <w:marLeft w:val="480"/>
          <w:marRight w:val="0"/>
          <w:marTop w:val="0"/>
          <w:marBottom w:val="0"/>
          <w:divBdr>
            <w:top w:val="none" w:sz="0" w:space="0" w:color="auto"/>
            <w:left w:val="none" w:sz="0" w:space="0" w:color="auto"/>
            <w:bottom w:val="none" w:sz="0" w:space="0" w:color="auto"/>
            <w:right w:val="none" w:sz="0" w:space="0" w:color="auto"/>
          </w:divBdr>
        </w:div>
        <w:div w:id="123230619">
          <w:marLeft w:val="480"/>
          <w:marRight w:val="0"/>
          <w:marTop w:val="0"/>
          <w:marBottom w:val="0"/>
          <w:divBdr>
            <w:top w:val="none" w:sz="0" w:space="0" w:color="auto"/>
            <w:left w:val="none" w:sz="0" w:space="0" w:color="auto"/>
            <w:bottom w:val="none" w:sz="0" w:space="0" w:color="auto"/>
            <w:right w:val="none" w:sz="0" w:space="0" w:color="auto"/>
          </w:divBdr>
        </w:div>
        <w:div w:id="161511120">
          <w:marLeft w:val="480"/>
          <w:marRight w:val="0"/>
          <w:marTop w:val="0"/>
          <w:marBottom w:val="0"/>
          <w:divBdr>
            <w:top w:val="none" w:sz="0" w:space="0" w:color="auto"/>
            <w:left w:val="none" w:sz="0" w:space="0" w:color="auto"/>
            <w:bottom w:val="none" w:sz="0" w:space="0" w:color="auto"/>
            <w:right w:val="none" w:sz="0" w:space="0" w:color="auto"/>
          </w:divBdr>
        </w:div>
        <w:div w:id="182790985">
          <w:marLeft w:val="480"/>
          <w:marRight w:val="0"/>
          <w:marTop w:val="0"/>
          <w:marBottom w:val="0"/>
          <w:divBdr>
            <w:top w:val="none" w:sz="0" w:space="0" w:color="auto"/>
            <w:left w:val="none" w:sz="0" w:space="0" w:color="auto"/>
            <w:bottom w:val="none" w:sz="0" w:space="0" w:color="auto"/>
            <w:right w:val="none" w:sz="0" w:space="0" w:color="auto"/>
          </w:divBdr>
        </w:div>
        <w:div w:id="220941261">
          <w:marLeft w:val="480"/>
          <w:marRight w:val="0"/>
          <w:marTop w:val="0"/>
          <w:marBottom w:val="0"/>
          <w:divBdr>
            <w:top w:val="none" w:sz="0" w:space="0" w:color="auto"/>
            <w:left w:val="none" w:sz="0" w:space="0" w:color="auto"/>
            <w:bottom w:val="none" w:sz="0" w:space="0" w:color="auto"/>
            <w:right w:val="none" w:sz="0" w:space="0" w:color="auto"/>
          </w:divBdr>
        </w:div>
        <w:div w:id="263151839">
          <w:marLeft w:val="480"/>
          <w:marRight w:val="0"/>
          <w:marTop w:val="0"/>
          <w:marBottom w:val="0"/>
          <w:divBdr>
            <w:top w:val="none" w:sz="0" w:space="0" w:color="auto"/>
            <w:left w:val="none" w:sz="0" w:space="0" w:color="auto"/>
            <w:bottom w:val="none" w:sz="0" w:space="0" w:color="auto"/>
            <w:right w:val="none" w:sz="0" w:space="0" w:color="auto"/>
          </w:divBdr>
        </w:div>
        <w:div w:id="277874831">
          <w:marLeft w:val="480"/>
          <w:marRight w:val="0"/>
          <w:marTop w:val="0"/>
          <w:marBottom w:val="0"/>
          <w:divBdr>
            <w:top w:val="none" w:sz="0" w:space="0" w:color="auto"/>
            <w:left w:val="none" w:sz="0" w:space="0" w:color="auto"/>
            <w:bottom w:val="none" w:sz="0" w:space="0" w:color="auto"/>
            <w:right w:val="none" w:sz="0" w:space="0" w:color="auto"/>
          </w:divBdr>
        </w:div>
        <w:div w:id="288784043">
          <w:marLeft w:val="480"/>
          <w:marRight w:val="0"/>
          <w:marTop w:val="0"/>
          <w:marBottom w:val="0"/>
          <w:divBdr>
            <w:top w:val="none" w:sz="0" w:space="0" w:color="auto"/>
            <w:left w:val="none" w:sz="0" w:space="0" w:color="auto"/>
            <w:bottom w:val="none" w:sz="0" w:space="0" w:color="auto"/>
            <w:right w:val="none" w:sz="0" w:space="0" w:color="auto"/>
          </w:divBdr>
        </w:div>
        <w:div w:id="385030719">
          <w:marLeft w:val="480"/>
          <w:marRight w:val="0"/>
          <w:marTop w:val="0"/>
          <w:marBottom w:val="0"/>
          <w:divBdr>
            <w:top w:val="none" w:sz="0" w:space="0" w:color="auto"/>
            <w:left w:val="none" w:sz="0" w:space="0" w:color="auto"/>
            <w:bottom w:val="none" w:sz="0" w:space="0" w:color="auto"/>
            <w:right w:val="none" w:sz="0" w:space="0" w:color="auto"/>
          </w:divBdr>
        </w:div>
        <w:div w:id="409277160">
          <w:marLeft w:val="480"/>
          <w:marRight w:val="0"/>
          <w:marTop w:val="0"/>
          <w:marBottom w:val="0"/>
          <w:divBdr>
            <w:top w:val="none" w:sz="0" w:space="0" w:color="auto"/>
            <w:left w:val="none" w:sz="0" w:space="0" w:color="auto"/>
            <w:bottom w:val="none" w:sz="0" w:space="0" w:color="auto"/>
            <w:right w:val="none" w:sz="0" w:space="0" w:color="auto"/>
          </w:divBdr>
        </w:div>
        <w:div w:id="419957024">
          <w:marLeft w:val="480"/>
          <w:marRight w:val="0"/>
          <w:marTop w:val="0"/>
          <w:marBottom w:val="0"/>
          <w:divBdr>
            <w:top w:val="none" w:sz="0" w:space="0" w:color="auto"/>
            <w:left w:val="none" w:sz="0" w:space="0" w:color="auto"/>
            <w:bottom w:val="none" w:sz="0" w:space="0" w:color="auto"/>
            <w:right w:val="none" w:sz="0" w:space="0" w:color="auto"/>
          </w:divBdr>
        </w:div>
        <w:div w:id="440343322">
          <w:marLeft w:val="480"/>
          <w:marRight w:val="0"/>
          <w:marTop w:val="0"/>
          <w:marBottom w:val="0"/>
          <w:divBdr>
            <w:top w:val="none" w:sz="0" w:space="0" w:color="auto"/>
            <w:left w:val="none" w:sz="0" w:space="0" w:color="auto"/>
            <w:bottom w:val="none" w:sz="0" w:space="0" w:color="auto"/>
            <w:right w:val="none" w:sz="0" w:space="0" w:color="auto"/>
          </w:divBdr>
        </w:div>
        <w:div w:id="443381794">
          <w:marLeft w:val="480"/>
          <w:marRight w:val="0"/>
          <w:marTop w:val="0"/>
          <w:marBottom w:val="0"/>
          <w:divBdr>
            <w:top w:val="none" w:sz="0" w:space="0" w:color="auto"/>
            <w:left w:val="none" w:sz="0" w:space="0" w:color="auto"/>
            <w:bottom w:val="none" w:sz="0" w:space="0" w:color="auto"/>
            <w:right w:val="none" w:sz="0" w:space="0" w:color="auto"/>
          </w:divBdr>
        </w:div>
        <w:div w:id="507869205">
          <w:marLeft w:val="480"/>
          <w:marRight w:val="0"/>
          <w:marTop w:val="0"/>
          <w:marBottom w:val="0"/>
          <w:divBdr>
            <w:top w:val="none" w:sz="0" w:space="0" w:color="auto"/>
            <w:left w:val="none" w:sz="0" w:space="0" w:color="auto"/>
            <w:bottom w:val="none" w:sz="0" w:space="0" w:color="auto"/>
            <w:right w:val="none" w:sz="0" w:space="0" w:color="auto"/>
          </w:divBdr>
        </w:div>
        <w:div w:id="551886005">
          <w:marLeft w:val="480"/>
          <w:marRight w:val="0"/>
          <w:marTop w:val="0"/>
          <w:marBottom w:val="0"/>
          <w:divBdr>
            <w:top w:val="none" w:sz="0" w:space="0" w:color="auto"/>
            <w:left w:val="none" w:sz="0" w:space="0" w:color="auto"/>
            <w:bottom w:val="none" w:sz="0" w:space="0" w:color="auto"/>
            <w:right w:val="none" w:sz="0" w:space="0" w:color="auto"/>
          </w:divBdr>
        </w:div>
        <w:div w:id="570968629">
          <w:marLeft w:val="480"/>
          <w:marRight w:val="0"/>
          <w:marTop w:val="0"/>
          <w:marBottom w:val="0"/>
          <w:divBdr>
            <w:top w:val="none" w:sz="0" w:space="0" w:color="auto"/>
            <w:left w:val="none" w:sz="0" w:space="0" w:color="auto"/>
            <w:bottom w:val="none" w:sz="0" w:space="0" w:color="auto"/>
            <w:right w:val="none" w:sz="0" w:space="0" w:color="auto"/>
          </w:divBdr>
        </w:div>
        <w:div w:id="587539965">
          <w:marLeft w:val="480"/>
          <w:marRight w:val="0"/>
          <w:marTop w:val="0"/>
          <w:marBottom w:val="0"/>
          <w:divBdr>
            <w:top w:val="none" w:sz="0" w:space="0" w:color="auto"/>
            <w:left w:val="none" w:sz="0" w:space="0" w:color="auto"/>
            <w:bottom w:val="none" w:sz="0" w:space="0" w:color="auto"/>
            <w:right w:val="none" w:sz="0" w:space="0" w:color="auto"/>
          </w:divBdr>
        </w:div>
        <w:div w:id="601575104">
          <w:marLeft w:val="480"/>
          <w:marRight w:val="0"/>
          <w:marTop w:val="0"/>
          <w:marBottom w:val="0"/>
          <w:divBdr>
            <w:top w:val="none" w:sz="0" w:space="0" w:color="auto"/>
            <w:left w:val="none" w:sz="0" w:space="0" w:color="auto"/>
            <w:bottom w:val="none" w:sz="0" w:space="0" w:color="auto"/>
            <w:right w:val="none" w:sz="0" w:space="0" w:color="auto"/>
          </w:divBdr>
        </w:div>
        <w:div w:id="616109115">
          <w:marLeft w:val="480"/>
          <w:marRight w:val="0"/>
          <w:marTop w:val="0"/>
          <w:marBottom w:val="0"/>
          <w:divBdr>
            <w:top w:val="none" w:sz="0" w:space="0" w:color="auto"/>
            <w:left w:val="none" w:sz="0" w:space="0" w:color="auto"/>
            <w:bottom w:val="none" w:sz="0" w:space="0" w:color="auto"/>
            <w:right w:val="none" w:sz="0" w:space="0" w:color="auto"/>
          </w:divBdr>
        </w:div>
        <w:div w:id="619919065">
          <w:marLeft w:val="480"/>
          <w:marRight w:val="0"/>
          <w:marTop w:val="0"/>
          <w:marBottom w:val="0"/>
          <w:divBdr>
            <w:top w:val="none" w:sz="0" w:space="0" w:color="auto"/>
            <w:left w:val="none" w:sz="0" w:space="0" w:color="auto"/>
            <w:bottom w:val="none" w:sz="0" w:space="0" w:color="auto"/>
            <w:right w:val="none" w:sz="0" w:space="0" w:color="auto"/>
          </w:divBdr>
        </w:div>
        <w:div w:id="641816030">
          <w:marLeft w:val="480"/>
          <w:marRight w:val="0"/>
          <w:marTop w:val="0"/>
          <w:marBottom w:val="0"/>
          <w:divBdr>
            <w:top w:val="none" w:sz="0" w:space="0" w:color="auto"/>
            <w:left w:val="none" w:sz="0" w:space="0" w:color="auto"/>
            <w:bottom w:val="none" w:sz="0" w:space="0" w:color="auto"/>
            <w:right w:val="none" w:sz="0" w:space="0" w:color="auto"/>
          </w:divBdr>
        </w:div>
        <w:div w:id="670065403">
          <w:marLeft w:val="480"/>
          <w:marRight w:val="0"/>
          <w:marTop w:val="0"/>
          <w:marBottom w:val="0"/>
          <w:divBdr>
            <w:top w:val="none" w:sz="0" w:space="0" w:color="auto"/>
            <w:left w:val="none" w:sz="0" w:space="0" w:color="auto"/>
            <w:bottom w:val="none" w:sz="0" w:space="0" w:color="auto"/>
            <w:right w:val="none" w:sz="0" w:space="0" w:color="auto"/>
          </w:divBdr>
        </w:div>
        <w:div w:id="740179964">
          <w:marLeft w:val="480"/>
          <w:marRight w:val="0"/>
          <w:marTop w:val="0"/>
          <w:marBottom w:val="0"/>
          <w:divBdr>
            <w:top w:val="none" w:sz="0" w:space="0" w:color="auto"/>
            <w:left w:val="none" w:sz="0" w:space="0" w:color="auto"/>
            <w:bottom w:val="none" w:sz="0" w:space="0" w:color="auto"/>
            <w:right w:val="none" w:sz="0" w:space="0" w:color="auto"/>
          </w:divBdr>
        </w:div>
        <w:div w:id="805242131">
          <w:marLeft w:val="480"/>
          <w:marRight w:val="0"/>
          <w:marTop w:val="0"/>
          <w:marBottom w:val="0"/>
          <w:divBdr>
            <w:top w:val="none" w:sz="0" w:space="0" w:color="auto"/>
            <w:left w:val="none" w:sz="0" w:space="0" w:color="auto"/>
            <w:bottom w:val="none" w:sz="0" w:space="0" w:color="auto"/>
            <w:right w:val="none" w:sz="0" w:space="0" w:color="auto"/>
          </w:divBdr>
        </w:div>
        <w:div w:id="820461449">
          <w:marLeft w:val="480"/>
          <w:marRight w:val="0"/>
          <w:marTop w:val="0"/>
          <w:marBottom w:val="0"/>
          <w:divBdr>
            <w:top w:val="none" w:sz="0" w:space="0" w:color="auto"/>
            <w:left w:val="none" w:sz="0" w:space="0" w:color="auto"/>
            <w:bottom w:val="none" w:sz="0" w:space="0" w:color="auto"/>
            <w:right w:val="none" w:sz="0" w:space="0" w:color="auto"/>
          </w:divBdr>
        </w:div>
        <w:div w:id="872036154">
          <w:marLeft w:val="480"/>
          <w:marRight w:val="0"/>
          <w:marTop w:val="0"/>
          <w:marBottom w:val="0"/>
          <w:divBdr>
            <w:top w:val="none" w:sz="0" w:space="0" w:color="auto"/>
            <w:left w:val="none" w:sz="0" w:space="0" w:color="auto"/>
            <w:bottom w:val="none" w:sz="0" w:space="0" w:color="auto"/>
            <w:right w:val="none" w:sz="0" w:space="0" w:color="auto"/>
          </w:divBdr>
        </w:div>
        <w:div w:id="1003359974">
          <w:marLeft w:val="480"/>
          <w:marRight w:val="0"/>
          <w:marTop w:val="0"/>
          <w:marBottom w:val="0"/>
          <w:divBdr>
            <w:top w:val="none" w:sz="0" w:space="0" w:color="auto"/>
            <w:left w:val="none" w:sz="0" w:space="0" w:color="auto"/>
            <w:bottom w:val="none" w:sz="0" w:space="0" w:color="auto"/>
            <w:right w:val="none" w:sz="0" w:space="0" w:color="auto"/>
          </w:divBdr>
        </w:div>
        <w:div w:id="1019355127">
          <w:marLeft w:val="480"/>
          <w:marRight w:val="0"/>
          <w:marTop w:val="0"/>
          <w:marBottom w:val="0"/>
          <w:divBdr>
            <w:top w:val="none" w:sz="0" w:space="0" w:color="auto"/>
            <w:left w:val="none" w:sz="0" w:space="0" w:color="auto"/>
            <w:bottom w:val="none" w:sz="0" w:space="0" w:color="auto"/>
            <w:right w:val="none" w:sz="0" w:space="0" w:color="auto"/>
          </w:divBdr>
        </w:div>
        <w:div w:id="1042292343">
          <w:marLeft w:val="480"/>
          <w:marRight w:val="0"/>
          <w:marTop w:val="0"/>
          <w:marBottom w:val="0"/>
          <w:divBdr>
            <w:top w:val="none" w:sz="0" w:space="0" w:color="auto"/>
            <w:left w:val="none" w:sz="0" w:space="0" w:color="auto"/>
            <w:bottom w:val="none" w:sz="0" w:space="0" w:color="auto"/>
            <w:right w:val="none" w:sz="0" w:space="0" w:color="auto"/>
          </w:divBdr>
        </w:div>
        <w:div w:id="1135366743">
          <w:marLeft w:val="480"/>
          <w:marRight w:val="0"/>
          <w:marTop w:val="0"/>
          <w:marBottom w:val="0"/>
          <w:divBdr>
            <w:top w:val="none" w:sz="0" w:space="0" w:color="auto"/>
            <w:left w:val="none" w:sz="0" w:space="0" w:color="auto"/>
            <w:bottom w:val="none" w:sz="0" w:space="0" w:color="auto"/>
            <w:right w:val="none" w:sz="0" w:space="0" w:color="auto"/>
          </w:divBdr>
        </w:div>
        <w:div w:id="1151799131">
          <w:marLeft w:val="480"/>
          <w:marRight w:val="0"/>
          <w:marTop w:val="0"/>
          <w:marBottom w:val="0"/>
          <w:divBdr>
            <w:top w:val="none" w:sz="0" w:space="0" w:color="auto"/>
            <w:left w:val="none" w:sz="0" w:space="0" w:color="auto"/>
            <w:bottom w:val="none" w:sz="0" w:space="0" w:color="auto"/>
            <w:right w:val="none" w:sz="0" w:space="0" w:color="auto"/>
          </w:divBdr>
        </w:div>
        <w:div w:id="1169557383">
          <w:marLeft w:val="480"/>
          <w:marRight w:val="0"/>
          <w:marTop w:val="0"/>
          <w:marBottom w:val="0"/>
          <w:divBdr>
            <w:top w:val="none" w:sz="0" w:space="0" w:color="auto"/>
            <w:left w:val="none" w:sz="0" w:space="0" w:color="auto"/>
            <w:bottom w:val="none" w:sz="0" w:space="0" w:color="auto"/>
            <w:right w:val="none" w:sz="0" w:space="0" w:color="auto"/>
          </w:divBdr>
        </w:div>
        <w:div w:id="1290041713">
          <w:marLeft w:val="480"/>
          <w:marRight w:val="0"/>
          <w:marTop w:val="0"/>
          <w:marBottom w:val="0"/>
          <w:divBdr>
            <w:top w:val="none" w:sz="0" w:space="0" w:color="auto"/>
            <w:left w:val="none" w:sz="0" w:space="0" w:color="auto"/>
            <w:bottom w:val="none" w:sz="0" w:space="0" w:color="auto"/>
            <w:right w:val="none" w:sz="0" w:space="0" w:color="auto"/>
          </w:divBdr>
        </w:div>
        <w:div w:id="1327392219">
          <w:marLeft w:val="480"/>
          <w:marRight w:val="0"/>
          <w:marTop w:val="0"/>
          <w:marBottom w:val="0"/>
          <w:divBdr>
            <w:top w:val="none" w:sz="0" w:space="0" w:color="auto"/>
            <w:left w:val="none" w:sz="0" w:space="0" w:color="auto"/>
            <w:bottom w:val="none" w:sz="0" w:space="0" w:color="auto"/>
            <w:right w:val="none" w:sz="0" w:space="0" w:color="auto"/>
          </w:divBdr>
        </w:div>
        <w:div w:id="1336423347">
          <w:marLeft w:val="480"/>
          <w:marRight w:val="0"/>
          <w:marTop w:val="0"/>
          <w:marBottom w:val="0"/>
          <w:divBdr>
            <w:top w:val="none" w:sz="0" w:space="0" w:color="auto"/>
            <w:left w:val="none" w:sz="0" w:space="0" w:color="auto"/>
            <w:bottom w:val="none" w:sz="0" w:space="0" w:color="auto"/>
            <w:right w:val="none" w:sz="0" w:space="0" w:color="auto"/>
          </w:divBdr>
        </w:div>
        <w:div w:id="1376848558">
          <w:marLeft w:val="480"/>
          <w:marRight w:val="0"/>
          <w:marTop w:val="0"/>
          <w:marBottom w:val="0"/>
          <w:divBdr>
            <w:top w:val="none" w:sz="0" w:space="0" w:color="auto"/>
            <w:left w:val="none" w:sz="0" w:space="0" w:color="auto"/>
            <w:bottom w:val="none" w:sz="0" w:space="0" w:color="auto"/>
            <w:right w:val="none" w:sz="0" w:space="0" w:color="auto"/>
          </w:divBdr>
        </w:div>
        <w:div w:id="1403983652">
          <w:marLeft w:val="480"/>
          <w:marRight w:val="0"/>
          <w:marTop w:val="0"/>
          <w:marBottom w:val="0"/>
          <w:divBdr>
            <w:top w:val="none" w:sz="0" w:space="0" w:color="auto"/>
            <w:left w:val="none" w:sz="0" w:space="0" w:color="auto"/>
            <w:bottom w:val="none" w:sz="0" w:space="0" w:color="auto"/>
            <w:right w:val="none" w:sz="0" w:space="0" w:color="auto"/>
          </w:divBdr>
        </w:div>
        <w:div w:id="1425108129">
          <w:marLeft w:val="480"/>
          <w:marRight w:val="0"/>
          <w:marTop w:val="0"/>
          <w:marBottom w:val="0"/>
          <w:divBdr>
            <w:top w:val="none" w:sz="0" w:space="0" w:color="auto"/>
            <w:left w:val="none" w:sz="0" w:space="0" w:color="auto"/>
            <w:bottom w:val="none" w:sz="0" w:space="0" w:color="auto"/>
            <w:right w:val="none" w:sz="0" w:space="0" w:color="auto"/>
          </w:divBdr>
        </w:div>
        <w:div w:id="1451047881">
          <w:marLeft w:val="480"/>
          <w:marRight w:val="0"/>
          <w:marTop w:val="0"/>
          <w:marBottom w:val="0"/>
          <w:divBdr>
            <w:top w:val="none" w:sz="0" w:space="0" w:color="auto"/>
            <w:left w:val="none" w:sz="0" w:space="0" w:color="auto"/>
            <w:bottom w:val="none" w:sz="0" w:space="0" w:color="auto"/>
            <w:right w:val="none" w:sz="0" w:space="0" w:color="auto"/>
          </w:divBdr>
        </w:div>
        <w:div w:id="1451120393">
          <w:marLeft w:val="480"/>
          <w:marRight w:val="0"/>
          <w:marTop w:val="0"/>
          <w:marBottom w:val="0"/>
          <w:divBdr>
            <w:top w:val="none" w:sz="0" w:space="0" w:color="auto"/>
            <w:left w:val="none" w:sz="0" w:space="0" w:color="auto"/>
            <w:bottom w:val="none" w:sz="0" w:space="0" w:color="auto"/>
            <w:right w:val="none" w:sz="0" w:space="0" w:color="auto"/>
          </w:divBdr>
        </w:div>
        <w:div w:id="1531994697">
          <w:marLeft w:val="480"/>
          <w:marRight w:val="0"/>
          <w:marTop w:val="0"/>
          <w:marBottom w:val="0"/>
          <w:divBdr>
            <w:top w:val="none" w:sz="0" w:space="0" w:color="auto"/>
            <w:left w:val="none" w:sz="0" w:space="0" w:color="auto"/>
            <w:bottom w:val="none" w:sz="0" w:space="0" w:color="auto"/>
            <w:right w:val="none" w:sz="0" w:space="0" w:color="auto"/>
          </w:divBdr>
        </w:div>
        <w:div w:id="1571963850">
          <w:marLeft w:val="480"/>
          <w:marRight w:val="0"/>
          <w:marTop w:val="0"/>
          <w:marBottom w:val="0"/>
          <w:divBdr>
            <w:top w:val="none" w:sz="0" w:space="0" w:color="auto"/>
            <w:left w:val="none" w:sz="0" w:space="0" w:color="auto"/>
            <w:bottom w:val="none" w:sz="0" w:space="0" w:color="auto"/>
            <w:right w:val="none" w:sz="0" w:space="0" w:color="auto"/>
          </w:divBdr>
        </w:div>
        <w:div w:id="1576671319">
          <w:marLeft w:val="480"/>
          <w:marRight w:val="0"/>
          <w:marTop w:val="0"/>
          <w:marBottom w:val="0"/>
          <w:divBdr>
            <w:top w:val="none" w:sz="0" w:space="0" w:color="auto"/>
            <w:left w:val="none" w:sz="0" w:space="0" w:color="auto"/>
            <w:bottom w:val="none" w:sz="0" w:space="0" w:color="auto"/>
            <w:right w:val="none" w:sz="0" w:space="0" w:color="auto"/>
          </w:divBdr>
        </w:div>
        <w:div w:id="1581670288">
          <w:marLeft w:val="480"/>
          <w:marRight w:val="0"/>
          <w:marTop w:val="0"/>
          <w:marBottom w:val="0"/>
          <w:divBdr>
            <w:top w:val="none" w:sz="0" w:space="0" w:color="auto"/>
            <w:left w:val="none" w:sz="0" w:space="0" w:color="auto"/>
            <w:bottom w:val="none" w:sz="0" w:space="0" w:color="auto"/>
            <w:right w:val="none" w:sz="0" w:space="0" w:color="auto"/>
          </w:divBdr>
        </w:div>
        <w:div w:id="1627202750">
          <w:marLeft w:val="480"/>
          <w:marRight w:val="0"/>
          <w:marTop w:val="0"/>
          <w:marBottom w:val="0"/>
          <w:divBdr>
            <w:top w:val="none" w:sz="0" w:space="0" w:color="auto"/>
            <w:left w:val="none" w:sz="0" w:space="0" w:color="auto"/>
            <w:bottom w:val="none" w:sz="0" w:space="0" w:color="auto"/>
            <w:right w:val="none" w:sz="0" w:space="0" w:color="auto"/>
          </w:divBdr>
        </w:div>
        <w:div w:id="1636175554">
          <w:marLeft w:val="480"/>
          <w:marRight w:val="0"/>
          <w:marTop w:val="0"/>
          <w:marBottom w:val="0"/>
          <w:divBdr>
            <w:top w:val="none" w:sz="0" w:space="0" w:color="auto"/>
            <w:left w:val="none" w:sz="0" w:space="0" w:color="auto"/>
            <w:bottom w:val="none" w:sz="0" w:space="0" w:color="auto"/>
            <w:right w:val="none" w:sz="0" w:space="0" w:color="auto"/>
          </w:divBdr>
        </w:div>
        <w:div w:id="1647776565">
          <w:marLeft w:val="480"/>
          <w:marRight w:val="0"/>
          <w:marTop w:val="0"/>
          <w:marBottom w:val="0"/>
          <w:divBdr>
            <w:top w:val="none" w:sz="0" w:space="0" w:color="auto"/>
            <w:left w:val="none" w:sz="0" w:space="0" w:color="auto"/>
            <w:bottom w:val="none" w:sz="0" w:space="0" w:color="auto"/>
            <w:right w:val="none" w:sz="0" w:space="0" w:color="auto"/>
          </w:divBdr>
        </w:div>
        <w:div w:id="1650402987">
          <w:marLeft w:val="480"/>
          <w:marRight w:val="0"/>
          <w:marTop w:val="0"/>
          <w:marBottom w:val="0"/>
          <w:divBdr>
            <w:top w:val="none" w:sz="0" w:space="0" w:color="auto"/>
            <w:left w:val="none" w:sz="0" w:space="0" w:color="auto"/>
            <w:bottom w:val="none" w:sz="0" w:space="0" w:color="auto"/>
            <w:right w:val="none" w:sz="0" w:space="0" w:color="auto"/>
          </w:divBdr>
        </w:div>
        <w:div w:id="1690986407">
          <w:marLeft w:val="480"/>
          <w:marRight w:val="0"/>
          <w:marTop w:val="0"/>
          <w:marBottom w:val="0"/>
          <w:divBdr>
            <w:top w:val="none" w:sz="0" w:space="0" w:color="auto"/>
            <w:left w:val="none" w:sz="0" w:space="0" w:color="auto"/>
            <w:bottom w:val="none" w:sz="0" w:space="0" w:color="auto"/>
            <w:right w:val="none" w:sz="0" w:space="0" w:color="auto"/>
          </w:divBdr>
        </w:div>
        <w:div w:id="1714230114">
          <w:marLeft w:val="480"/>
          <w:marRight w:val="0"/>
          <w:marTop w:val="0"/>
          <w:marBottom w:val="0"/>
          <w:divBdr>
            <w:top w:val="none" w:sz="0" w:space="0" w:color="auto"/>
            <w:left w:val="none" w:sz="0" w:space="0" w:color="auto"/>
            <w:bottom w:val="none" w:sz="0" w:space="0" w:color="auto"/>
            <w:right w:val="none" w:sz="0" w:space="0" w:color="auto"/>
          </w:divBdr>
        </w:div>
        <w:div w:id="1730377705">
          <w:marLeft w:val="480"/>
          <w:marRight w:val="0"/>
          <w:marTop w:val="0"/>
          <w:marBottom w:val="0"/>
          <w:divBdr>
            <w:top w:val="none" w:sz="0" w:space="0" w:color="auto"/>
            <w:left w:val="none" w:sz="0" w:space="0" w:color="auto"/>
            <w:bottom w:val="none" w:sz="0" w:space="0" w:color="auto"/>
            <w:right w:val="none" w:sz="0" w:space="0" w:color="auto"/>
          </w:divBdr>
        </w:div>
        <w:div w:id="1739473424">
          <w:marLeft w:val="480"/>
          <w:marRight w:val="0"/>
          <w:marTop w:val="0"/>
          <w:marBottom w:val="0"/>
          <w:divBdr>
            <w:top w:val="none" w:sz="0" w:space="0" w:color="auto"/>
            <w:left w:val="none" w:sz="0" w:space="0" w:color="auto"/>
            <w:bottom w:val="none" w:sz="0" w:space="0" w:color="auto"/>
            <w:right w:val="none" w:sz="0" w:space="0" w:color="auto"/>
          </w:divBdr>
        </w:div>
        <w:div w:id="1741520160">
          <w:marLeft w:val="480"/>
          <w:marRight w:val="0"/>
          <w:marTop w:val="0"/>
          <w:marBottom w:val="0"/>
          <w:divBdr>
            <w:top w:val="none" w:sz="0" w:space="0" w:color="auto"/>
            <w:left w:val="none" w:sz="0" w:space="0" w:color="auto"/>
            <w:bottom w:val="none" w:sz="0" w:space="0" w:color="auto"/>
            <w:right w:val="none" w:sz="0" w:space="0" w:color="auto"/>
          </w:divBdr>
        </w:div>
        <w:div w:id="1753891010">
          <w:marLeft w:val="480"/>
          <w:marRight w:val="0"/>
          <w:marTop w:val="0"/>
          <w:marBottom w:val="0"/>
          <w:divBdr>
            <w:top w:val="none" w:sz="0" w:space="0" w:color="auto"/>
            <w:left w:val="none" w:sz="0" w:space="0" w:color="auto"/>
            <w:bottom w:val="none" w:sz="0" w:space="0" w:color="auto"/>
            <w:right w:val="none" w:sz="0" w:space="0" w:color="auto"/>
          </w:divBdr>
        </w:div>
        <w:div w:id="1822965838">
          <w:marLeft w:val="480"/>
          <w:marRight w:val="0"/>
          <w:marTop w:val="0"/>
          <w:marBottom w:val="0"/>
          <w:divBdr>
            <w:top w:val="none" w:sz="0" w:space="0" w:color="auto"/>
            <w:left w:val="none" w:sz="0" w:space="0" w:color="auto"/>
            <w:bottom w:val="none" w:sz="0" w:space="0" w:color="auto"/>
            <w:right w:val="none" w:sz="0" w:space="0" w:color="auto"/>
          </w:divBdr>
        </w:div>
        <w:div w:id="1850832448">
          <w:marLeft w:val="480"/>
          <w:marRight w:val="0"/>
          <w:marTop w:val="0"/>
          <w:marBottom w:val="0"/>
          <w:divBdr>
            <w:top w:val="none" w:sz="0" w:space="0" w:color="auto"/>
            <w:left w:val="none" w:sz="0" w:space="0" w:color="auto"/>
            <w:bottom w:val="none" w:sz="0" w:space="0" w:color="auto"/>
            <w:right w:val="none" w:sz="0" w:space="0" w:color="auto"/>
          </w:divBdr>
        </w:div>
        <w:div w:id="1876233918">
          <w:marLeft w:val="480"/>
          <w:marRight w:val="0"/>
          <w:marTop w:val="0"/>
          <w:marBottom w:val="0"/>
          <w:divBdr>
            <w:top w:val="none" w:sz="0" w:space="0" w:color="auto"/>
            <w:left w:val="none" w:sz="0" w:space="0" w:color="auto"/>
            <w:bottom w:val="none" w:sz="0" w:space="0" w:color="auto"/>
            <w:right w:val="none" w:sz="0" w:space="0" w:color="auto"/>
          </w:divBdr>
        </w:div>
        <w:div w:id="1884515944">
          <w:marLeft w:val="480"/>
          <w:marRight w:val="0"/>
          <w:marTop w:val="0"/>
          <w:marBottom w:val="0"/>
          <w:divBdr>
            <w:top w:val="none" w:sz="0" w:space="0" w:color="auto"/>
            <w:left w:val="none" w:sz="0" w:space="0" w:color="auto"/>
            <w:bottom w:val="none" w:sz="0" w:space="0" w:color="auto"/>
            <w:right w:val="none" w:sz="0" w:space="0" w:color="auto"/>
          </w:divBdr>
        </w:div>
        <w:div w:id="1892569117">
          <w:marLeft w:val="480"/>
          <w:marRight w:val="0"/>
          <w:marTop w:val="0"/>
          <w:marBottom w:val="0"/>
          <w:divBdr>
            <w:top w:val="none" w:sz="0" w:space="0" w:color="auto"/>
            <w:left w:val="none" w:sz="0" w:space="0" w:color="auto"/>
            <w:bottom w:val="none" w:sz="0" w:space="0" w:color="auto"/>
            <w:right w:val="none" w:sz="0" w:space="0" w:color="auto"/>
          </w:divBdr>
        </w:div>
        <w:div w:id="2007783179">
          <w:marLeft w:val="480"/>
          <w:marRight w:val="0"/>
          <w:marTop w:val="0"/>
          <w:marBottom w:val="0"/>
          <w:divBdr>
            <w:top w:val="none" w:sz="0" w:space="0" w:color="auto"/>
            <w:left w:val="none" w:sz="0" w:space="0" w:color="auto"/>
            <w:bottom w:val="none" w:sz="0" w:space="0" w:color="auto"/>
            <w:right w:val="none" w:sz="0" w:space="0" w:color="auto"/>
          </w:divBdr>
        </w:div>
        <w:div w:id="2017726041">
          <w:marLeft w:val="480"/>
          <w:marRight w:val="0"/>
          <w:marTop w:val="0"/>
          <w:marBottom w:val="0"/>
          <w:divBdr>
            <w:top w:val="none" w:sz="0" w:space="0" w:color="auto"/>
            <w:left w:val="none" w:sz="0" w:space="0" w:color="auto"/>
            <w:bottom w:val="none" w:sz="0" w:space="0" w:color="auto"/>
            <w:right w:val="none" w:sz="0" w:space="0" w:color="auto"/>
          </w:divBdr>
        </w:div>
        <w:div w:id="2043089095">
          <w:marLeft w:val="480"/>
          <w:marRight w:val="0"/>
          <w:marTop w:val="0"/>
          <w:marBottom w:val="0"/>
          <w:divBdr>
            <w:top w:val="none" w:sz="0" w:space="0" w:color="auto"/>
            <w:left w:val="none" w:sz="0" w:space="0" w:color="auto"/>
            <w:bottom w:val="none" w:sz="0" w:space="0" w:color="auto"/>
            <w:right w:val="none" w:sz="0" w:space="0" w:color="auto"/>
          </w:divBdr>
        </w:div>
        <w:div w:id="2089960704">
          <w:marLeft w:val="480"/>
          <w:marRight w:val="0"/>
          <w:marTop w:val="0"/>
          <w:marBottom w:val="0"/>
          <w:divBdr>
            <w:top w:val="none" w:sz="0" w:space="0" w:color="auto"/>
            <w:left w:val="none" w:sz="0" w:space="0" w:color="auto"/>
            <w:bottom w:val="none" w:sz="0" w:space="0" w:color="auto"/>
            <w:right w:val="none" w:sz="0" w:space="0" w:color="auto"/>
          </w:divBdr>
        </w:div>
        <w:div w:id="2105959085">
          <w:marLeft w:val="480"/>
          <w:marRight w:val="0"/>
          <w:marTop w:val="0"/>
          <w:marBottom w:val="0"/>
          <w:divBdr>
            <w:top w:val="none" w:sz="0" w:space="0" w:color="auto"/>
            <w:left w:val="none" w:sz="0" w:space="0" w:color="auto"/>
            <w:bottom w:val="none" w:sz="0" w:space="0" w:color="auto"/>
            <w:right w:val="none" w:sz="0" w:space="0" w:color="auto"/>
          </w:divBdr>
        </w:div>
        <w:div w:id="2145998988">
          <w:marLeft w:val="480"/>
          <w:marRight w:val="0"/>
          <w:marTop w:val="0"/>
          <w:marBottom w:val="0"/>
          <w:divBdr>
            <w:top w:val="none" w:sz="0" w:space="0" w:color="auto"/>
            <w:left w:val="none" w:sz="0" w:space="0" w:color="auto"/>
            <w:bottom w:val="none" w:sz="0" w:space="0" w:color="auto"/>
            <w:right w:val="none" w:sz="0" w:space="0" w:color="auto"/>
          </w:divBdr>
        </w:div>
      </w:divsChild>
    </w:div>
    <w:div w:id="136578105">
      <w:marLeft w:val="640"/>
      <w:marRight w:val="0"/>
      <w:marTop w:val="0"/>
      <w:marBottom w:val="0"/>
      <w:divBdr>
        <w:top w:val="none" w:sz="0" w:space="0" w:color="auto"/>
        <w:left w:val="none" w:sz="0" w:space="0" w:color="auto"/>
        <w:bottom w:val="none" w:sz="0" w:space="0" w:color="auto"/>
        <w:right w:val="none" w:sz="0" w:space="0" w:color="auto"/>
      </w:divBdr>
    </w:div>
    <w:div w:id="136578989">
      <w:marLeft w:val="480"/>
      <w:marRight w:val="0"/>
      <w:marTop w:val="0"/>
      <w:marBottom w:val="0"/>
      <w:divBdr>
        <w:top w:val="none" w:sz="0" w:space="0" w:color="auto"/>
        <w:left w:val="none" w:sz="0" w:space="0" w:color="auto"/>
        <w:bottom w:val="none" w:sz="0" w:space="0" w:color="auto"/>
        <w:right w:val="none" w:sz="0" w:space="0" w:color="auto"/>
      </w:divBdr>
    </w:div>
    <w:div w:id="136579051">
      <w:marLeft w:val="640"/>
      <w:marRight w:val="0"/>
      <w:marTop w:val="0"/>
      <w:marBottom w:val="0"/>
      <w:divBdr>
        <w:top w:val="none" w:sz="0" w:space="0" w:color="auto"/>
        <w:left w:val="none" w:sz="0" w:space="0" w:color="auto"/>
        <w:bottom w:val="none" w:sz="0" w:space="0" w:color="auto"/>
        <w:right w:val="none" w:sz="0" w:space="0" w:color="auto"/>
      </w:divBdr>
    </w:div>
    <w:div w:id="137185490">
      <w:marLeft w:val="640"/>
      <w:marRight w:val="0"/>
      <w:marTop w:val="0"/>
      <w:marBottom w:val="0"/>
      <w:divBdr>
        <w:top w:val="none" w:sz="0" w:space="0" w:color="auto"/>
        <w:left w:val="none" w:sz="0" w:space="0" w:color="auto"/>
        <w:bottom w:val="none" w:sz="0" w:space="0" w:color="auto"/>
        <w:right w:val="none" w:sz="0" w:space="0" w:color="auto"/>
      </w:divBdr>
    </w:div>
    <w:div w:id="137654849">
      <w:marLeft w:val="640"/>
      <w:marRight w:val="0"/>
      <w:marTop w:val="0"/>
      <w:marBottom w:val="0"/>
      <w:divBdr>
        <w:top w:val="none" w:sz="0" w:space="0" w:color="auto"/>
        <w:left w:val="none" w:sz="0" w:space="0" w:color="auto"/>
        <w:bottom w:val="none" w:sz="0" w:space="0" w:color="auto"/>
        <w:right w:val="none" w:sz="0" w:space="0" w:color="auto"/>
      </w:divBdr>
    </w:div>
    <w:div w:id="137966656">
      <w:marLeft w:val="640"/>
      <w:marRight w:val="0"/>
      <w:marTop w:val="0"/>
      <w:marBottom w:val="0"/>
      <w:divBdr>
        <w:top w:val="none" w:sz="0" w:space="0" w:color="auto"/>
        <w:left w:val="none" w:sz="0" w:space="0" w:color="auto"/>
        <w:bottom w:val="none" w:sz="0" w:space="0" w:color="auto"/>
        <w:right w:val="none" w:sz="0" w:space="0" w:color="auto"/>
      </w:divBdr>
    </w:div>
    <w:div w:id="138429207">
      <w:marLeft w:val="640"/>
      <w:marRight w:val="0"/>
      <w:marTop w:val="0"/>
      <w:marBottom w:val="0"/>
      <w:divBdr>
        <w:top w:val="none" w:sz="0" w:space="0" w:color="auto"/>
        <w:left w:val="none" w:sz="0" w:space="0" w:color="auto"/>
        <w:bottom w:val="none" w:sz="0" w:space="0" w:color="auto"/>
        <w:right w:val="none" w:sz="0" w:space="0" w:color="auto"/>
      </w:divBdr>
    </w:div>
    <w:div w:id="138889807">
      <w:marLeft w:val="640"/>
      <w:marRight w:val="0"/>
      <w:marTop w:val="0"/>
      <w:marBottom w:val="0"/>
      <w:divBdr>
        <w:top w:val="none" w:sz="0" w:space="0" w:color="auto"/>
        <w:left w:val="none" w:sz="0" w:space="0" w:color="auto"/>
        <w:bottom w:val="none" w:sz="0" w:space="0" w:color="auto"/>
        <w:right w:val="none" w:sz="0" w:space="0" w:color="auto"/>
      </w:divBdr>
    </w:div>
    <w:div w:id="139078460">
      <w:marLeft w:val="640"/>
      <w:marRight w:val="0"/>
      <w:marTop w:val="0"/>
      <w:marBottom w:val="0"/>
      <w:divBdr>
        <w:top w:val="none" w:sz="0" w:space="0" w:color="auto"/>
        <w:left w:val="none" w:sz="0" w:space="0" w:color="auto"/>
        <w:bottom w:val="none" w:sz="0" w:space="0" w:color="auto"/>
        <w:right w:val="none" w:sz="0" w:space="0" w:color="auto"/>
      </w:divBdr>
    </w:div>
    <w:div w:id="139078674">
      <w:marLeft w:val="640"/>
      <w:marRight w:val="0"/>
      <w:marTop w:val="0"/>
      <w:marBottom w:val="0"/>
      <w:divBdr>
        <w:top w:val="none" w:sz="0" w:space="0" w:color="auto"/>
        <w:left w:val="none" w:sz="0" w:space="0" w:color="auto"/>
        <w:bottom w:val="none" w:sz="0" w:space="0" w:color="auto"/>
        <w:right w:val="none" w:sz="0" w:space="0" w:color="auto"/>
      </w:divBdr>
    </w:div>
    <w:div w:id="139734472">
      <w:marLeft w:val="640"/>
      <w:marRight w:val="0"/>
      <w:marTop w:val="0"/>
      <w:marBottom w:val="0"/>
      <w:divBdr>
        <w:top w:val="none" w:sz="0" w:space="0" w:color="auto"/>
        <w:left w:val="none" w:sz="0" w:space="0" w:color="auto"/>
        <w:bottom w:val="none" w:sz="0" w:space="0" w:color="auto"/>
        <w:right w:val="none" w:sz="0" w:space="0" w:color="auto"/>
      </w:divBdr>
    </w:div>
    <w:div w:id="140080748">
      <w:marLeft w:val="640"/>
      <w:marRight w:val="0"/>
      <w:marTop w:val="0"/>
      <w:marBottom w:val="0"/>
      <w:divBdr>
        <w:top w:val="none" w:sz="0" w:space="0" w:color="auto"/>
        <w:left w:val="none" w:sz="0" w:space="0" w:color="auto"/>
        <w:bottom w:val="none" w:sz="0" w:space="0" w:color="auto"/>
        <w:right w:val="none" w:sz="0" w:space="0" w:color="auto"/>
      </w:divBdr>
    </w:div>
    <w:div w:id="140196671">
      <w:marLeft w:val="640"/>
      <w:marRight w:val="0"/>
      <w:marTop w:val="0"/>
      <w:marBottom w:val="0"/>
      <w:divBdr>
        <w:top w:val="none" w:sz="0" w:space="0" w:color="auto"/>
        <w:left w:val="none" w:sz="0" w:space="0" w:color="auto"/>
        <w:bottom w:val="none" w:sz="0" w:space="0" w:color="auto"/>
        <w:right w:val="none" w:sz="0" w:space="0" w:color="auto"/>
      </w:divBdr>
    </w:div>
    <w:div w:id="141041171">
      <w:marLeft w:val="640"/>
      <w:marRight w:val="0"/>
      <w:marTop w:val="0"/>
      <w:marBottom w:val="0"/>
      <w:divBdr>
        <w:top w:val="none" w:sz="0" w:space="0" w:color="auto"/>
        <w:left w:val="none" w:sz="0" w:space="0" w:color="auto"/>
        <w:bottom w:val="none" w:sz="0" w:space="0" w:color="auto"/>
        <w:right w:val="none" w:sz="0" w:space="0" w:color="auto"/>
      </w:divBdr>
    </w:div>
    <w:div w:id="141234469">
      <w:marLeft w:val="480"/>
      <w:marRight w:val="0"/>
      <w:marTop w:val="0"/>
      <w:marBottom w:val="0"/>
      <w:divBdr>
        <w:top w:val="none" w:sz="0" w:space="0" w:color="auto"/>
        <w:left w:val="none" w:sz="0" w:space="0" w:color="auto"/>
        <w:bottom w:val="none" w:sz="0" w:space="0" w:color="auto"/>
        <w:right w:val="none" w:sz="0" w:space="0" w:color="auto"/>
      </w:divBdr>
    </w:div>
    <w:div w:id="141505081">
      <w:marLeft w:val="640"/>
      <w:marRight w:val="0"/>
      <w:marTop w:val="0"/>
      <w:marBottom w:val="0"/>
      <w:divBdr>
        <w:top w:val="none" w:sz="0" w:space="0" w:color="auto"/>
        <w:left w:val="none" w:sz="0" w:space="0" w:color="auto"/>
        <w:bottom w:val="none" w:sz="0" w:space="0" w:color="auto"/>
        <w:right w:val="none" w:sz="0" w:space="0" w:color="auto"/>
      </w:divBdr>
    </w:div>
    <w:div w:id="142545637">
      <w:marLeft w:val="640"/>
      <w:marRight w:val="0"/>
      <w:marTop w:val="0"/>
      <w:marBottom w:val="0"/>
      <w:divBdr>
        <w:top w:val="none" w:sz="0" w:space="0" w:color="auto"/>
        <w:left w:val="none" w:sz="0" w:space="0" w:color="auto"/>
        <w:bottom w:val="none" w:sz="0" w:space="0" w:color="auto"/>
        <w:right w:val="none" w:sz="0" w:space="0" w:color="auto"/>
      </w:divBdr>
    </w:div>
    <w:div w:id="142700585">
      <w:marLeft w:val="640"/>
      <w:marRight w:val="0"/>
      <w:marTop w:val="0"/>
      <w:marBottom w:val="0"/>
      <w:divBdr>
        <w:top w:val="none" w:sz="0" w:space="0" w:color="auto"/>
        <w:left w:val="none" w:sz="0" w:space="0" w:color="auto"/>
        <w:bottom w:val="none" w:sz="0" w:space="0" w:color="auto"/>
        <w:right w:val="none" w:sz="0" w:space="0" w:color="auto"/>
      </w:divBdr>
    </w:div>
    <w:div w:id="142939414">
      <w:marLeft w:val="640"/>
      <w:marRight w:val="0"/>
      <w:marTop w:val="0"/>
      <w:marBottom w:val="0"/>
      <w:divBdr>
        <w:top w:val="none" w:sz="0" w:space="0" w:color="auto"/>
        <w:left w:val="none" w:sz="0" w:space="0" w:color="auto"/>
        <w:bottom w:val="none" w:sz="0" w:space="0" w:color="auto"/>
        <w:right w:val="none" w:sz="0" w:space="0" w:color="auto"/>
      </w:divBdr>
    </w:div>
    <w:div w:id="143813792">
      <w:marLeft w:val="640"/>
      <w:marRight w:val="0"/>
      <w:marTop w:val="0"/>
      <w:marBottom w:val="0"/>
      <w:divBdr>
        <w:top w:val="none" w:sz="0" w:space="0" w:color="auto"/>
        <w:left w:val="none" w:sz="0" w:space="0" w:color="auto"/>
        <w:bottom w:val="none" w:sz="0" w:space="0" w:color="auto"/>
        <w:right w:val="none" w:sz="0" w:space="0" w:color="auto"/>
      </w:divBdr>
    </w:div>
    <w:div w:id="144320972">
      <w:marLeft w:val="640"/>
      <w:marRight w:val="0"/>
      <w:marTop w:val="0"/>
      <w:marBottom w:val="0"/>
      <w:divBdr>
        <w:top w:val="none" w:sz="0" w:space="0" w:color="auto"/>
        <w:left w:val="none" w:sz="0" w:space="0" w:color="auto"/>
        <w:bottom w:val="none" w:sz="0" w:space="0" w:color="auto"/>
        <w:right w:val="none" w:sz="0" w:space="0" w:color="auto"/>
      </w:divBdr>
    </w:div>
    <w:div w:id="144978780">
      <w:marLeft w:val="640"/>
      <w:marRight w:val="0"/>
      <w:marTop w:val="0"/>
      <w:marBottom w:val="0"/>
      <w:divBdr>
        <w:top w:val="none" w:sz="0" w:space="0" w:color="auto"/>
        <w:left w:val="none" w:sz="0" w:space="0" w:color="auto"/>
        <w:bottom w:val="none" w:sz="0" w:space="0" w:color="auto"/>
        <w:right w:val="none" w:sz="0" w:space="0" w:color="auto"/>
      </w:divBdr>
    </w:div>
    <w:div w:id="145054745">
      <w:marLeft w:val="640"/>
      <w:marRight w:val="0"/>
      <w:marTop w:val="0"/>
      <w:marBottom w:val="0"/>
      <w:divBdr>
        <w:top w:val="none" w:sz="0" w:space="0" w:color="auto"/>
        <w:left w:val="none" w:sz="0" w:space="0" w:color="auto"/>
        <w:bottom w:val="none" w:sz="0" w:space="0" w:color="auto"/>
        <w:right w:val="none" w:sz="0" w:space="0" w:color="auto"/>
      </w:divBdr>
    </w:div>
    <w:div w:id="145781350">
      <w:marLeft w:val="640"/>
      <w:marRight w:val="0"/>
      <w:marTop w:val="0"/>
      <w:marBottom w:val="0"/>
      <w:divBdr>
        <w:top w:val="none" w:sz="0" w:space="0" w:color="auto"/>
        <w:left w:val="none" w:sz="0" w:space="0" w:color="auto"/>
        <w:bottom w:val="none" w:sz="0" w:space="0" w:color="auto"/>
        <w:right w:val="none" w:sz="0" w:space="0" w:color="auto"/>
      </w:divBdr>
    </w:div>
    <w:div w:id="146285433">
      <w:marLeft w:val="640"/>
      <w:marRight w:val="0"/>
      <w:marTop w:val="0"/>
      <w:marBottom w:val="0"/>
      <w:divBdr>
        <w:top w:val="none" w:sz="0" w:space="0" w:color="auto"/>
        <w:left w:val="none" w:sz="0" w:space="0" w:color="auto"/>
        <w:bottom w:val="none" w:sz="0" w:space="0" w:color="auto"/>
        <w:right w:val="none" w:sz="0" w:space="0" w:color="auto"/>
      </w:divBdr>
    </w:div>
    <w:div w:id="146869352">
      <w:marLeft w:val="640"/>
      <w:marRight w:val="0"/>
      <w:marTop w:val="0"/>
      <w:marBottom w:val="0"/>
      <w:divBdr>
        <w:top w:val="none" w:sz="0" w:space="0" w:color="auto"/>
        <w:left w:val="none" w:sz="0" w:space="0" w:color="auto"/>
        <w:bottom w:val="none" w:sz="0" w:space="0" w:color="auto"/>
        <w:right w:val="none" w:sz="0" w:space="0" w:color="auto"/>
      </w:divBdr>
    </w:div>
    <w:div w:id="147282069">
      <w:marLeft w:val="640"/>
      <w:marRight w:val="0"/>
      <w:marTop w:val="0"/>
      <w:marBottom w:val="0"/>
      <w:divBdr>
        <w:top w:val="none" w:sz="0" w:space="0" w:color="auto"/>
        <w:left w:val="none" w:sz="0" w:space="0" w:color="auto"/>
        <w:bottom w:val="none" w:sz="0" w:space="0" w:color="auto"/>
        <w:right w:val="none" w:sz="0" w:space="0" w:color="auto"/>
      </w:divBdr>
    </w:div>
    <w:div w:id="147285356">
      <w:bodyDiv w:val="1"/>
      <w:marLeft w:val="0"/>
      <w:marRight w:val="0"/>
      <w:marTop w:val="0"/>
      <w:marBottom w:val="0"/>
      <w:divBdr>
        <w:top w:val="none" w:sz="0" w:space="0" w:color="auto"/>
        <w:left w:val="none" w:sz="0" w:space="0" w:color="auto"/>
        <w:bottom w:val="none" w:sz="0" w:space="0" w:color="auto"/>
        <w:right w:val="none" w:sz="0" w:space="0" w:color="auto"/>
      </w:divBdr>
    </w:div>
    <w:div w:id="147479827">
      <w:marLeft w:val="640"/>
      <w:marRight w:val="0"/>
      <w:marTop w:val="0"/>
      <w:marBottom w:val="0"/>
      <w:divBdr>
        <w:top w:val="none" w:sz="0" w:space="0" w:color="auto"/>
        <w:left w:val="none" w:sz="0" w:space="0" w:color="auto"/>
        <w:bottom w:val="none" w:sz="0" w:space="0" w:color="auto"/>
        <w:right w:val="none" w:sz="0" w:space="0" w:color="auto"/>
      </w:divBdr>
    </w:div>
    <w:div w:id="147869873">
      <w:bodyDiv w:val="1"/>
      <w:marLeft w:val="0"/>
      <w:marRight w:val="0"/>
      <w:marTop w:val="0"/>
      <w:marBottom w:val="0"/>
      <w:divBdr>
        <w:top w:val="none" w:sz="0" w:space="0" w:color="auto"/>
        <w:left w:val="none" w:sz="0" w:space="0" w:color="auto"/>
        <w:bottom w:val="none" w:sz="0" w:space="0" w:color="auto"/>
        <w:right w:val="none" w:sz="0" w:space="0" w:color="auto"/>
      </w:divBdr>
    </w:div>
    <w:div w:id="148178430">
      <w:bodyDiv w:val="1"/>
      <w:marLeft w:val="0"/>
      <w:marRight w:val="0"/>
      <w:marTop w:val="0"/>
      <w:marBottom w:val="0"/>
      <w:divBdr>
        <w:top w:val="none" w:sz="0" w:space="0" w:color="auto"/>
        <w:left w:val="none" w:sz="0" w:space="0" w:color="auto"/>
        <w:bottom w:val="none" w:sz="0" w:space="0" w:color="auto"/>
        <w:right w:val="none" w:sz="0" w:space="0" w:color="auto"/>
      </w:divBdr>
      <w:divsChild>
        <w:div w:id="1442648442">
          <w:marLeft w:val="0"/>
          <w:marRight w:val="0"/>
          <w:marTop w:val="225"/>
          <w:marBottom w:val="0"/>
          <w:divBdr>
            <w:top w:val="none" w:sz="0" w:space="0" w:color="auto"/>
            <w:left w:val="none" w:sz="0" w:space="0" w:color="auto"/>
            <w:bottom w:val="none" w:sz="0" w:space="0" w:color="auto"/>
            <w:right w:val="none" w:sz="0" w:space="0" w:color="auto"/>
          </w:divBdr>
        </w:div>
      </w:divsChild>
    </w:div>
    <w:div w:id="148523742">
      <w:marLeft w:val="640"/>
      <w:marRight w:val="0"/>
      <w:marTop w:val="0"/>
      <w:marBottom w:val="0"/>
      <w:divBdr>
        <w:top w:val="none" w:sz="0" w:space="0" w:color="auto"/>
        <w:left w:val="none" w:sz="0" w:space="0" w:color="auto"/>
        <w:bottom w:val="none" w:sz="0" w:space="0" w:color="auto"/>
        <w:right w:val="none" w:sz="0" w:space="0" w:color="auto"/>
      </w:divBdr>
    </w:div>
    <w:div w:id="149103708">
      <w:marLeft w:val="480"/>
      <w:marRight w:val="0"/>
      <w:marTop w:val="0"/>
      <w:marBottom w:val="0"/>
      <w:divBdr>
        <w:top w:val="none" w:sz="0" w:space="0" w:color="auto"/>
        <w:left w:val="none" w:sz="0" w:space="0" w:color="auto"/>
        <w:bottom w:val="none" w:sz="0" w:space="0" w:color="auto"/>
        <w:right w:val="none" w:sz="0" w:space="0" w:color="auto"/>
      </w:divBdr>
    </w:div>
    <w:div w:id="150490330">
      <w:marLeft w:val="640"/>
      <w:marRight w:val="0"/>
      <w:marTop w:val="0"/>
      <w:marBottom w:val="0"/>
      <w:divBdr>
        <w:top w:val="none" w:sz="0" w:space="0" w:color="auto"/>
        <w:left w:val="none" w:sz="0" w:space="0" w:color="auto"/>
        <w:bottom w:val="none" w:sz="0" w:space="0" w:color="auto"/>
        <w:right w:val="none" w:sz="0" w:space="0" w:color="auto"/>
      </w:divBdr>
    </w:div>
    <w:div w:id="150560083">
      <w:marLeft w:val="480"/>
      <w:marRight w:val="0"/>
      <w:marTop w:val="0"/>
      <w:marBottom w:val="0"/>
      <w:divBdr>
        <w:top w:val="none" w:sz="0" w:space="0" w:color="auto"/>
        <w:left w:val="none" w:sz="0" w:space="0" w:color="auto"/>
        <w:bottom w:val="none" w:sz="0" w:space="0" w:color="auto"/>
        <w:right w:val="none" w:sz="0" w:space="0" w:color="auto"/>
      </w:divBdr>
    </w:div>
    <w:div w:id="151718809">
      <w:marLeft w:val="640"/>
      <w:marRight w:val="0"/>
      <w:marTop w:val="0"/>
      <w:marBottom w:val="0"/>
      <w:divBdr>
        <w:top w:val="none" w:sz="0" w:space="0" w:color="auto"/>
        <w:left w:val="none" w:sz="0" w:space="0" w:color="auto"/>
        <w:bottom w:val="none" w:sz="0" w:space="0" w:color="auto"/>
        <w:right w:val="none" w:sz="0" w:space="0" w:color="auto"/>
      </w:divBdr>
    </w:div>
    <w:div w:id="151987351">
      <w:marLeft w:val="640"/>
      <w:marRight w:val="0"/>
      <w:marTop w:val="0"/>
      <w:marBottom w:val="0"/>
      <w:divBdr>
        <w:top w:val="none" w:sz="0" w:space="0" w:color="auto"/>
        <w:left w:val="none" w:sz="0" w:space="0" w:color="auto"/>
        <w:bottom w:val="none" w:sz="0" w:space="0" w:color="auto"/>
        <w:right w:val="none" w:sz="0" w:space="0" w:color="auto"/>
      </w:divBdr>
    </w:div>
    <w:div w:id="152141570">
      <w:marLeft w:val="480"/>
      <w:marRight w:val="0"/>
      <w:marTop w:val="0"/>
      <w:marBottom w:val="0"/>
      <w:divBdr>
        <w:top w:val="none" w:sz="0" w:space="0" w:color="auto"/>
        <w:left w:val="none" w:sz="0" w:space="0" w:color="auto"/>
        <w:bottom w:val="none" w:sz="0" w:space="0" w:color="auto"/>
        <w:right w:val="none" w:sz="0" w:space="0" w:color="auto"/>
      </w:divBdr>
    </w:div>
    <w:div w:id="152259922">
      <w:marLeft w:val="640"/>
      <w:marRight w:val="0"/>
      <w:marTop w:val="0"/>
      <w:marBottom w:val="0"/>
      <w:divBdr>
        <w:top w:val="none" w:sz="0" w:space="0" w:color="auto"/>
        <w:left w:val="none" w:sz="0" w:space="0" w:color="auto"/>
        <w:bottom w:val="none" w:sz="0" w:space="0" w:color="auto"/>
        <w:right w:val="none" w:sz="0" w:space="0" w:color="auto"/>
      </w:divBdr>
    </w:div>
    <w:div w:id="152379515">
      <w:marLeft w:val="640"/>
      <w:marRight w:val="0"/>
      <w:marTop w:val="0"/>
      <w:marBottom w:val="0"/>
      <w:divBdr>
        <w:top w:val="none" w:sz="0" w:space="0" w:color="auto"/>
        <w:left w:val="none" w:sz="0" w:space="0" w:color="auto"/>
        <w:bottom w:val="none" w:sz="0" w:space="0" w:color="auto"/>
        <w:right w:val="none" w:sz="0" w:space="0" w:color="auto"/>
      </w:divBdr>
    </w:div>
    <w:div w:id="152457622">
      <w:marLeft w:val="640"/>
      <w:marRight w:val="0"/>
      <w:marTop w:val="0"/>
      <w:marBottom w:val="0"/>
      <w:divBdr>
        <w:top w:val="none" w:sz="0" w:space="0" w:color="auto"/>
        <w:left w:val="none" w:sz="0" w:space="0" w:color="auto"/>
        <w:bottom w:val="none" w:sz="0" w:space="0" w:color="auto"/>
        <w:right w:val="none" w:sz="0" w:space="0" w:color="auto"/>
      </w:divBdr>
    </w:div>
    <w:div w:id="152649069">
      <w:bodyDiv w:val="1"/>
      <w:marLeft w:val="0"/>
      <w:marRight w:val="0"/>
      <w:marTop w:val="0"/>
      <w:marBottom w:val="0"/>
      <w:divBdr>
        <w:top w:val="none" w:sz="0" w:space="0" w:color="auto"/>
        <w:left w:val="none" w:sz="0" w:space="0" w:color="auto"/>
        <w:bottom w:val="none" w:sz="0" w:space="0" w:color="auto"/>
        <w:right w:val="none" w:sz="0" w:space="0" w:color="auto"/>
      </w:divBdr>
    </w:div>
    <w:div w:id="153030047">
      <w:bodyDiv w:val="1"/>
      <w:marLeft w:val="0"/>
      <w:marRight w:val="0"/>
      <w:marTop w:val="0"/>
      <w:marBottom w:val="0"/>
      <w:divBdr>
        <w:top w:val="none" w:sz="0" w:space="0" w:color="auto"/>
        <w:left w:val="none" w:sz="0" w:space="0" w:color="auto"/>
        <w:bottom w:val="none" w:sz="0" w:space="0" w:color="auto"/>
        <w:right w:val="none" w:sz="0" w:space="0" w:color="auto"/>
      </w:divBdr>
    </w:div>
    <w:div w:id="153226725">
      <w:marLeft w:val="640"/>
      <w:marRight w:val="0"/>
      <w:marTop w:val="0"/>
      <w:marBottom w:val="0"/>
      <w:divBdr>
        <w:top w:val="none" w:sz="0" w:space="0" w:color="auto"/>
        <w:left w:val="none" w:sz="0" w:space="0" w:color="auto"/>
        <w:bottom w:val="none" w:sz="0" w:space="0" w:color="auto"/>
        <w:right w:val="none" w:sz="0" w:space="0" w:color="auto"/>
      </w:divBdr>
    </w:div>
    <w:div w:id="153768075">
      <w:marLeft w:val="640"/>
      <w:marRight w:val="0"/>
      <w:marTop w:val="0"/>
      <w:marBottom w:val="0"/>
      <w:divBdr>
        <w:top w:val="none" w:sz="0" w:space="0" w:color="auto"/>
        <w:left w:val="none" w:sz="0" w:space="0" w:color="auto"/>
        <w:bottom w:val="none" w:sz="0" w:space="0" w:color="auto"/>
        <w:right w:val="none" w:sz="0" w:space="0" w:color="auto"/>
      </w:divBdr>
    </w:div>
    <w:div w:id="153961856">
      <w:marLeft w:val="640"/>
      <w:marRight w:val="0"/>
      <w:marTop w:val="0"/>
      <w:marBottom w:val="0"/>
      <w:divBdr>
        <w:top w:val="none" w:sz="0" w:space="0" w:color="auto"/>
        <w:left w:val="none" w:sz="0" w:space="0" w:color="auto"/>
        <w:bottom w:val="none" w:sz="0" w:space="0" w:color="auto"/>
        <w:right w:val="none" w:sz="0" w:space="0" w:color="auto"/>
      </w:divBdr>
    </w:div>
    <w:div w:id="154034503">
      <w:marLeft w:val="640"/>
      <w:marRight w:val="0"/>
      <w:marTop w:val="0"/>
      <w:marBottom w:val="0"/>
      <w:divBdr>
        <w:top w:val="none" w:sz="0" w:space="0" w:color="auto"/>
        <w:left w:val="none" w:sz="0" w:space="0" w:color="auto"/>
        <w:bottom w:val="none" w:sz="0" w:space="0" w:color="auto"/>
        <w:right w:val="none" w:sz="0" w:space="0" w:color="auto"/>
      </w:divBdr>
    </w:div>
    <w:div w:id="154296684">
      <w:marLeft w:val="640"/>
      <w:marRight w:val="0"/>
      <w:marTop w:val="0"/>
      <w:marBottom w:val="0"/>
      <w:divBdr>
        <w:top w:val="none" w:sz="0" w:space="0" w:color="auto"/>
        <w:left w:val="none" w:sz="0" w:space="0" w:color="auto"/>
        <w:bottom w:val="none" w:sz="0" w:space="0" w:color="auto"/>
        <w:right w:val="none" w:sz="0" w:space="0" w:color="auto"/>
      </w:divBdr>
    </w:div>
    <w:div w:id="154301417">
      <w:bodyDiv w:val="1"/>
      <w:marLeft w:val="0"/>
      <w:marRight w:val="0"/>
      <w:marTop w:val="0"/>
      <w:marBottom w:val="0"/>
      <w:divBdr>
        <w:top w:val="none" w:sz="0" w:space="0" w:color="auto"/>
        <w:left w:val="none" w:sz="0" w:space="0" w:color="auto"/>
        <w:bottom w:val="none" w:sz="0" w:space="0" w:color="auto"/>
        <w:right w:val="none" w:sz="0" w:space="0" w:color="auto"/>
      </w:divBdr>
    </w:div>
    <w:div w:id="154615519">
      <w:bodyDiv w:val="1"/>
      <w:marLeft w:val="0"/>
      <w:marRight w:val="0"/>
      <w:marTop w:val="0"/>
      <w:marBottom w:val="0"/>
      <w:divBdr>
        <w:top w:val="none" w:sz="0" w:space="0" w:color="auto"/>
        <w:left w:val="none" w:sz="0" w:space="0" w:color="auto"/>
        <w:bottom w:val="none" w:sz="0" w:space="0" w:color="auto"/>
        <w:right w:val="none" w:sz="0" w:space="0" w:color="auto"/>
      </w:divBdr>
    </w:div>
    <w:div w:id="155002162">
      <w:bodyDiv w:val="1"/>
      <w:marLeft w:val="0"/>
      <w:marRight w:val="0"/>
      <w:marTop w:val="0"/>
      <w:marBottom w:val="0"/>
      <w:divBdr>
        <w:top w:val="none" w:sz="0" w:space="0" w:color="auto"/>
        <w:left w:val="none" w:sz="0" w:space="0" w:color="auto"/>
        <w:bottom w:val="none" w:sz="0" w:space="0" w:color="auto"/>
        <w:right w:val="none" w:sz="0" w:space="0" w:color="auto"/>
      </w:divBdr>
      <w:divsChild>
        <w:div w:id="35128729">
          <w:marLeft w:val="480"/>
          <w:marRight w:val="0"/>
          <w:marTop w:val="0"/>
          <w:marBottom w:val="0"/>
          <w:divBdr>
            <w:top w:val="none" w:sz="0" w:space="0" w:color="auto"/>
            <w:left w:val="none" w:sz="0" w:space="0" w:color="auto"/>
            <w:bottom w:val="none" w:sz="0" w:space="0" w:color="auto"/>
            <w:right w:val="none" w:sz="0" w:space="0" w:color="auto"/>
          </w:divBdr>
        </w:div>
        <w:div w:id="78454973">
          <w:marLeft w:val="480"/>
          <w:marRight w:val="0"/>
          <w:marTop w:val="0"/>
          <w:marBottom w:val="0"/>
          <w:divBdr>
            <w:top w:val="none" w:sz="0" w:space="0" w:color="auto"/>
            <w:left w:val="none" w:sz="0" w:space="0" w:color="auto"/>
            <w:bottom w:val="none" w:sz="0" w:space="0" w:color="auto"/>
            <w:right w:val="none" w:sz="0" w:space="0" w:color="auto"/>
          </w:divBdr>
        </w:div>
        <w:div w:id="87820755">
          <w:marLeft w:val="480"/>
          <w:marRight w:val="0"/>
          <w:marTop w:val="0"/>
          <w:marBottom w:val="0"/>
          <w:divBdr>
            <w:top w:val="none" w:sz="0" w:space="0" w:color="auto"/>
            <w:left w:val="none" w:sz="0" w:space="0" w:color="auto"/>
            <w:bottom w:val="none" w:sz="0" w:space="0" w:color="auto"/>
            <w:right w:val="none" w:sz="0" w:space="0" w:color="auto"/>
          </w:divBdr>
        </w:div>
        <w:div w:id="114955415">
          <w:marLeft w:val="480"/>
          <w:marRight w:val="0"/>
          <w:marTop w:val="0"/>
          <w:marBottom w:val="0"/>
          <w:divBdr>
            <w:top w:val="none" w:sz="0" w:space="0" w:color="auto"/>
            <w:left w:val="none" w:sz="0" w:space="0" w:color="auto"/>
            <w:bottom w:val="none" w:sz="0" w:space="0" w:color="auto"/>
            <w:right w:val="none" w:sz="0" w:space="0" w:color="auto"/>
          </w:divBdr>
        </w:div>
        <w:div w:id="239102881">
          <w:marLeft w:val="480"/>
          <w:marRight w:val="0"/>
          <w:marTop w:val="0"/>
          <w:marBottom w:val="0"/>
          <w:divBdr>
            <w:top w:val="none" w:sz="0" w:space="0" w:color="auto"/>
            <w:left w:val="none" w:sz="0" w:space="0" w:color="auto"/>
            <w:bottom w:val="none" w:sz="0" w:space="0" w:color="auto"/>
            <w:right w:val="none" w:sz="0" w:space="0" w:color="auto"/>
          </w:divBdr>
        </w:div>
        <w:div w:id="245044403">
          <w:marLeft w:val="480"/>
          <w:marRight w:val="0"/>
          <w:marTop w:val="0"/>
          <w:marBottom w:val="0"/>
          <w:divBdr>
            <w:top w:val="none" w:sz="0" w:space="0" w:color="auto"/>
            <w:left w:val="none" w:sz="0" w:space="0" w:color="auto"/>
            <w:bottom w:val="none" w:sz="0" w:space="0" w:color="auto"/>
            <w:right w:val="none" w:sz="0" w:space="0" w:color="auto"/>
          </w:divBdr>
        </w:div>
        <w:div w:id="341473423">
          <w:marLeft w:val="480"/>
          <w:marRight w:val="0"/>
          <w:marTop w:val="0"/>
          <w:marBottom w:val="0"/>
          <w:divBdr>
            <w:top w:val="none" w:sz="0" w:space="0" w:color="auto"/>
            <w:left w:val="none" w:sz="0" w:space="0" w:color="auto"/>
            <w:bottom w:val="none" w:sz="0" w:space="0" w:color="auto"/>
            <w:right w:val="none" w:sz="0" w:space="0" w:color="auto"/>
          </w:divBdr>
        </w:div>
        <w:div w:id="368802035">
          <w:marLeft w:val="480"/>
          <w:marRight w:val="0"/>
          <w:marTop w:val="0"/>
          <w:marBottom w:val="0"/>
          <w:divBdr>
            <w:top w:val="none" w:sz="0" w:space="0" w:color="auto"/>
            <w:left w:val="none" w:sz="0" w:space="0" w:color="auto"/>
            <w:bottom w:val="none" w:sz="0" w:space="0" w:color="auto"/>
            <w:right w:val="none" w:sz="0" w:space="0" w:color="auto"/>
          </w:divBdr>
        </w:div>
        <w:div w:id="377435176">
          <w:marLeft w:val="480"/>
          <w:marRight w:val="0"/>
          <w:marTop w:val="0"/>
          <w:marBottom w:val="0"/>
          <w:divBdr>
            <w:top w:val="none" w:sz="0" w:space="0" w:color="auto"/>
            <w:left w:val="none" w:sz="0" w:space="0" w:color="auto"/>
            <w:bottom w:val="none" w:sz="0" w:space="0" w:color="auto"/>
            <w:right w:val="none" w:sz="0" w:space="0" w:color="auto"/>
          </w:divBdr>
        </w:div>
        <w:div w:id="428936818">
          <w:marLeft w:val="480"/>
          <w:marRight w:val="0"/>
          <w:marTop w:val="0"/>
          <w:marBottom w:val="0"/>
          <w:divBdr>
            <w:top w:val="none" w:sz="0" w:space="0" w:color="auto"/>
            <w:left w:val="none" w:sz="0" w:space="0" w:color="auto"/>
            <w:bottom w:val="none" w:sz="0" w:space="0" w:color="auto"/>
            <w:right w:val="none" w:sz="0" w:space="0" w:color="auto"/>
          </w:divBdr>
        </w:div>
        <w:div w:id="448623351">
          <w:marLeft w:val="480"/>
          <w:marRight w:val="0"/>
          <w:marTop w:val="0"/>
          <w:marBottom w:val="0"/>
          <w:divBdr>
            <w:top w:val="none" w:sz="0" w:space="0" w:color="auto"/>
            <w:left w:val="none" w:sz="0" w:space="0" w:color="auto"/>
            <w:bottom w:val="none" w:sz="0" w:space="0" w:color="auto"/>
            <w:right w:val="none" w:sz="0" w:space="0" w:color="auto"/>
          </w:divBdr>
        </w:div>
        <w:div w:id="455485986">
          <w:marLeft w:val="480"/>
          <w:marRight w:val="0"/>
          <w:marTop w:val="0"/>
          <w:marBottom w:val="0"/>
          <w:divBdr>
            <w:top w:val="none" w:sz="0" w:space="0" w:color="auto"/>
            <w:left w:val="none" w:sz="0" w:space="0" w:color="auto"/>
            <w:bottom w:val="none" w:sz="0" w:space="0" w:color="auto"/>
            <w:right w:val="none" w:sz="0" w:space="0" w:color="auto"/>
          </w:divBdr>
        </w:div>
        <w:div w:id="473332202">
          <w:marLeft w:val="480"/>
          <w:marRight w:val="0"/>
          <w:marTop w:val="0"/>
          <w:marBottom w:val="0"/>
          <w:divBdr>
            <w:top w:val="none" w:sz="0" w:space="0" w:color="auto"/>
            <w:left w:val="none" w:sz="0" w:space="0" w:color="auto"/>
            <w:bottom w:val="none" w:sz="0" w:space="0" w:color="auto"/>
            <w:right w:val="none" w:sz="0" w:space="0" w:color="auto"/>
          </w:divBdr>
        </w:div>
        <w:div w:id="477458543">
          <w:marLeft w:val="480"/>
          <w:marRight w:val="0"/>
          <w:marTop w:val="0"/>
          <w:marBottom w:val="0"/>
          <w:divBdr>
            <w:top w:val="none" w:sz="0" w:space="0" w:color="auto"/>
            <w:left w:val="none" w:sz="0" w:space="0" w:color="auto"/>
            <w:bottom w:val="none" w:sz="0" w:space="0" w:color="auto"/>
            <w:right w:val="none" w:sz="0" w:space="0" w:color="auto"/>
          </w:divBdr>
        </w:div>
        <w:div w:id="478234600">
          <w:marLeft w:val="480"/>
          <w:marRight w:val="0"/>
          <w:marTop w:val="0"/>
          <w:marBottom w:val="0"/>
          <w:divBdr>
            <w:top w:val="none" w:sz="0" w:space="0" w:color="auto"/>
            <w:left w:val="none" w:sz="0" w:space="0" w:color="auto"/>
            <w:bottom w:val="none" w:sz="0" w:space="0" w:color="auto"/>
            <w:right w:val="none" w:sz="0" w:space="0" w:color="auto"/>
          </w:divBdr>
        </w:div>
        <w:div w:id="481387964">
          <w:marLeft w:val="480"/>
          <w:marRight w:val="0"/>
          <w:marTop w:val="0"/>
          <w:marBottom w:val="0"/>
          <w:divBdr>
            <w:top w:val="none" w:sz="0" w:space="0" w:color="auto"/>
            <w:left w:val="none" w:sz="0" w:space="0" w:color="auto"/>
            <w:bottom w:val="none" w:sz="0" w:space="0" w:color="auto"/>
            <w:right w:val="none" w:sz="0" w:space="0" w:color="auto"/>
          </w:divBdr>
        </w:div>
        <w:div w:id="599220862">
          <w:marLeft w:val="480"/>
          <w:marRight w:val="0"/>
          <w:marTop w:val="0"/>
          <w:marBottom w:val="0"/>
          <w:divBdr>
            <w:top w:val="none" w:sz="0" w:space="0" w:color="auto"/>
            <w:left w:val="none" w:sz="0" w:space="0" w:color="auto"/>
            <w:bottom w:val="none" w:sz="0" w:space="0" w:color="auto"/>
            <w:right w:val="none" w:sz="0" w:space="0" w:color="auto"/>
          </w:divBdr>
        </w:div>
        <w:div w:id="616300606">
          <w:marLeft w:val="480"/>
          <w:marRight w:val="0"/>
          <w:marTop w:val="0"/>
          <w:marBottom w:val="0"/>
          <w:divBdr>
            <w:top w:val="none" w:sz="0" w:space="0" w:color="auto"/>
            <w:left w:val="none" w:sz="0" w:space="0" w:color="auto"/>
            <w:bottom w:val="none" w:sz="0" w:space="0" w:color="auto"/>
            <w:right w:val="none" w:sz="0" w:space="0" w:color="auto"/>
          </w:divBdr>
        </w:div>
        <w:div w:id="636448136">
          <w:marLeft w:val="480"/>
          <w:marRight w:val="0"/>
          <w:marTop w:val="0"/>
          <w:marBottom w:val="0"/>
          <w:divBdr>
            <w:top w:val="none" w:sz="0" w:space="0" w:color="auto"/>
            <w:left w:val="none" w:sz="0" w:space="0" w:color="auto"/>
            <w:bottom w:val="none" w:sz="0" w:space="0" w:color="auto"/>
            <w:right w:val="none" w:sz="0" w:space="0" w:color="auto"/>
          </w:divBdr>
        </w:div>
        <w:div w:id="636838160">
          <w:marLeft w:val="480"/>
          <w:marRight w:val="0"/>
          <w:marTop w:val="0"/>
          <w:marBottom w:val="0"/>
          <w:divBdr>
            <w:top w:val="none" w:sz="0" w:space="0" w:color="auto"/>
            <w:left w:val="none" w:sz="0" w:space="0" w:color="auto"/>
            <w:bottom w:val="none" w:sz="0" w:space="0" w:color="auto"/>
            <w:right w:val="none" w:sz="0" w:space="0" w:color="auto"/>
          </w:divBdr>
        </w:div>
        <w:div w:id="639656102">
          <w:marLeft w:val="480"/>
          <w:marRight w:val="0"/>
          <w:marTop w:val="0"/>
          <w:marBottom w:val="0"/>
          <w:divBdr>
            <w:top w:val="none" w:sz="0" w:space="0" w:color="auto"/>
            <w:left w:val="none" w:sz="0" w:space="0" w:color="auto"/>
            <w:bottom w:val="none" w:sz="0" w:space="0" w:color="auto"/>
            <w:right w:val="none" w:sz="0" w:space="0" w:color="auto"/>
          </w:divBdr>
        </w:div>
        <w:div w:id="658968498">
          <w:marLeft w:val="480"/>
          <w:marRight w:val="0"/>
          <w:marTop w:val="0"/>
          <w:marBottom w:val="0"/>
          <w:divBdr>
            <w:top w:val="none" w:sz="0" w:space="0" w:color="auto"/>
            <w:left w:val="none" w:sz="0" w:space="0" w:color="auto"/>
            <w:bottom w:val="none" w:sz="0" w:space="0" w:color="auto"/>
            <w:right w:val="none" w:sz="0" w:space="0" w:color="auto"/>
          </w:divBdr>
        </w:div>
        <w:div w:id="703408692">
          <w:marLeft w:val="480"/>
          <w:marRight w:val="0"/>
          <w:marTop w:val="0"/>
          <w:marBottom w:val="0"/>
          <w:divBdr>
            <w:top w:val="none" w:sz="0" w:space="0" w:color="auto"/>
            <w:left w:val="none" w:sz="0" w:space="0" w:color="auto"/>
            <w:bottom w:val="none" w:sz="0" w:space="0" w:color="auto"/>
            <w:right w:val="none" w:sz="0" w:space="0" w:color="auto"/>
          </w:divBdr>
        </w:div>
        <w:div w:id="733360554">
          <w:marLeft w:val="480"/>
          <w:marRight w:val="0"/>
          <w:marTop w:val="0"/>
          <w:marBottom w:val="0"/>
          <w:divBdr>
            <w:top w:val="none" w:sz="0" w:space="0" w:color="auto"/>
            <w:left w:val="none" w:sz="0" w:space="0" w:color="auto"/>
            <w:bottom w:val="none" w:sz="0" w:space="0" w:color="auto"/>
            <w:right w:val="none" w:sz="0" w:space="0" w:color="auto"/>
          </w:divBdr>
        </w:div>
        <w:div w:id="738598498">
          <w:marLeft w:val="480"/>
          <w:marRight w:val="0"/>
          <w:marTop w:val="0"/>
          <w:marBottom w:val="0"/>
          <w:divBdr>
            <w:top w:val="none" w:sz="0" w:space="0" w:color="auto"/>
            <w:left w:val="none" w:sz="0" w:space="0" w:color="auto"/>
            <w:bottom w:val="none" w:sz="0" w:space="0" w:color="auto"/>
            <w:right w:val="none" w:sz="0" w:space="0" w:color="auto"/>
          </w:divBdr>
        </w:div>
        <w:div w:id="757676386">
          <w:marLeft w:val="480"/>
          <w:marRight w:val="0"/>
          <w:marTop w:val="0"/>
          <w:marBottom w:val="0"/>
          <w:divBdr>
            <w:top w:val="none" w:sz="0" w:space="0" w:color="auto"/>
            <w:left w:val="none" w:sz="0" w:space="0" w:color="auto"/>
            <w:bottom w:val="none" w:sz="0" w:space="0" w:color="auto"/>
            <w:right w:val="none" w:sz="0" w:space="0" w:color="auto"/>
          </w:divBdr>
        </w:div>
        <w:div w:id="759254266">
          <w:marLeft w:val="480"/>
          <w:marRight w:val="0"/>
          <w:marTop w:val="0"/>
          <w:marBottom w:val="0"/>
          <w:divBdr>
            <w:top w:val="none" w:sz="0" w:space="0" w:color="auto"/>
            <w:left w:val="none" w:sz="0" w:space="0" w:color="auto"/>
            <w:bottom w:val="none" w:sz="0" w:space="0" w:color="auto"/>
            <w:right w:val="none" w:sz="0" w:space="0" w:color="auto"/>
          </w:divBdr>
        </w:div>
        <w:div w:id="793403319">
          <w:marLeft w:val="480"/>
          <w:marRight w:val="0"/>
          <w:marTop w:val="0"/>
          <w:marBottom w:val="0"/>
          <w:divBdr>
            <w:top w:val="none" w:sz="0" w:space="0" w:color="auto"/>
            <w:left w:val="none" w:sz="0" w:space="0" w:color="auto"/>
            <w:bottom w:val="none" w:sz="0" w:space="0" w:color="auto"/>
            <w:right w:val="none" w:sz="0" w:space="0" w:color="auto"/>
          </w:divBdr>
        </w:div>
        <w:div w:id="813107524">
          <w:marLeft w:val="480"/>
          <w:marRight w:val="0"/>
          <w:marTop w:val="0"/>
          <w:marBottom w:val="0"/>
          <w:divBdr>
            <w:top w:val="none" w:sz="0" w:space="0" w:color="auto"/>
            <w:left w:val="none" w:sz="0" w:space="0" w:color="auto"/>
            <w:bottom w:val="none" w:sz="0" w:space="0" w:color="auto"/>
            <w:right w:val="none" w:sz="0" w:space="0" w:color="auto"/>
          </w:divBdr>
        </w:div>
        <w:div w:id="834999400">
          <w:marLeft w:val="480"/>
          <w:marRight w:val="0"/>
          <w:marTop w:val="0"/>
          <w:marBottom w:val="0"/>
          <w:divBdr>
            <w:top w:val="none" w:sz="0" w:space="0" w:color="auto"/>
            <w:left w:val="none" w:sz="0" w:space="0" w:color="auto"/>
            <w:bottom w:val="none" w:sz="0" w:space="0" w:color="auto"/>
            <w:right w:val="none" w:sz="0" w:space="0" w:color="auto"/>
          </w:divBdr>
        </w:div>
        <w:div w:id="868906857">
          <w:marLeft w:val="480"/>
          <w:marRight w:val="0"/>
          <w:marTop w:val="0"/>
          <w:marBottom w:val="0"/>
          <w:divBdr>
            <w:top w:val="none" w:sz="0" w:space="0" w:color="auto"/>
            <w:left w:val="none" w:sz="0" w:space="0" w:color="auto"/>
            <w:bottom w:val="none" w:sz="0" w:space="0" w:color="auto"/>
            <w:right w:val="none" w:sz="0" w:space="0" w:color="auto"/>
          </w:divBdr>
        </w:div>
        <w:div w:id="904416009">
          <w:marLeft w:val="480"/>
          <w:marRight w:val="0"/>
          <w:marTop w:val="0"/>
          <w:marBottom w:val="0"/>
          <w:divBdr>
            <w:top w:val="none" w:sz="0" w:space="0" w:color="auto"/>
            <w:left w:val="none" w:sz="0" w:space="0" w:color="auto"/>
            <w:bottom w:val="none" w:sz="0" w:space="0" w:color="auto"/>
            <w:right w:val="none" w:sz="0" w:space="0" w:color="auto"/>
          </w:divBdr>
        </w:div>
        <w:div w:id="921793874">
          <w:marLeft w:val="480"/>
          <w:marRight w:val="0"/>
          <w:marTop w:val="0"/>
          <w:marBottom w:val="0"/>
          <w:divBdr>
            <w:top w:val="none" w:sz="0" w:space="0" w:color="auto"/>
            <w:left w:val="none" w:sz="0" w:space="0" w:color="auto"/>
            <w:bottom w:val="none" w:sz="0" w:space="0" w:color="auto"/>
            <w:right w:val="none" w:sz="0" w:space="0" w:color="auto"/>
          </w:divBdr>
        </w:div>
        <w:div w:id="925723967">
          <w:marLeft w:val="480"/>
          <w:marRight w:val="0"/>
          <w:marTop w:val="0"/>
          <w:marBottom w:val="0"/>
          <w:divBdr>
            <w:top w:val="none" w:sz="0" w:space="0" w:color="auto"/>
            <w:left w:val="none" w:sz="0" w:space="0" w:color="auto"/>
            <w:bottom w:val="none" w:sz="0" w:space="0" w:color="auto"/>
            <w:right w:val="none" w:sz="0" w:space="0" w:color="auto"/>
          </w:divBdr>
        </w:div>
        <w:div w:id="948198807">
          <w:marLeft w:val="480"/>
          <w:marRight w:val="0"/>
          <w:marTop w:val="0"/>
          <w:marBottom w:val="0"/>
          <w:divBdr>
            <w:top w:val="none" w:sz="0" w:space="0" w:color="auto"/>
            <w:left w:val="none" w:sz="0" w:space="0" w:color="auto"/>
            <w:bottom w:val="none" w:sz="0" w:space="0" w:color="auto"/>
            <w:right w:val="none" w:sz="0" w:space="0" w:color="auto"/>
          </w:divBdr>
        </w:div>
        <w:div w:id="989287263">
          <w:marLeft w:val="480"/>
          <w:marRight w:val="0"/>
          <w:marTop w:val="0"/>
          <w:marBottom w:val="0"/>
          <w:divBdr>
            <w:top w:val="none" w:sz="0" w:space="0" w:color="auto"/>
            <w:left w:val="none" w:sz="0" w:space="0" w:color="auto"/>
            <w:bottom w:val="none" w:sz="0" w:space="0" w:color="auto"/>
            <w:right w:val="none" w:sz="0" w:space="0" w:color="auto"/>
          </w:divBdr>
        </w:div>
        <w:div w:id="1087845860">
          <w:marLeft w:val="480"/>
          <w:marRight w:val="0"/>
          <w:marTop w:val="0"/>
          <w:marBottom w:val="0"/>
          <w:divBdr>
            <w:top w:val="none" w:sz="0" w:space="0" w:color="auto"/>
            <w:left w:val="none" w:sz="0" w:space="0" w:color="auto"/>
            <w:bottom w:val="none" w:sz="0" w:space="0" w:color="auto"/>
            <w:right w:val="none" w:sz="0" w:space="0" w:color="auto"/>
          </w:divBdr>
        </w:div>
        <w:div w:id="1089425613">
          <w:marLeft w:val="480"/>
          <w:marRight w:val="0"/>
          <w:marTop w:val="0"/>
          <w:marBottom w:val="0"/>
          <w:divBdr>
            <w:top w:val="none" w:sz="0" w:space="0" w:color="auto"/>
            <w:left w:val="none" w:sz="0" w:space="0" w:color="auto"/>
            <w:bottom w:val="none" w:sz="0" w:space="0" w:color="auto"/>
            <w:right w:val="none" w:sz="0" w:space="0" w:color="auto"/>
          </w:divBdr>
        </w:div>
        <w:div w:id="1093084905">
          <w:marLeft w:val="480"/>
          <w:marRight w:val="0"/>
          <w:marTop w:val="0"/>
          <w:marBottom w:val="0"/>
          <w:divBdr>
            <w:top w:val="none" w:sz="0" w:space="0" w:color="auto"/>
            <w:left w:val="none" w:sz="0" w:space="0" w:color="auto"/>
            <w:bottom w:val="none" w:sz="0" w:space="0" w:color="auto"/>
            <w:right w:val="none" w:sz="0" w:space="0" w:color="auto"/>
          </w:divBdr>
        </w:div>
        <w:div w:id="1098327780">
          <w:marLeft w:val="480"/>
          <w:marRight w:val="0"/>
          <w:marTop w:val="0"/>
          <w:marBottom w:val="0"/>
          <w:divBdr>
            <w:top w:val="none" w:sz="0" w:space="0" w:color="auto"/>
            <w:left w:val="none" w:sz="0" w:space="0" w:color="auto"/>
            <w:bottom w:val="none" w:sz="0" w:space="0" w:color="auto"/>
            <w:right w:val="none" w:sz="0" w:space="0" w:color="auto"/>
          </w:divBdr>
        </w:div>
        <w:div w:id="1167551064">
          <w:marLeft w:val="480"/>
          <w:marRight w:val="0"/>
          <w:marTop w:val="0"/>
          <w:marBottom w:val="0"/>
          <w:divBdr>
            <w:top w:val="none" w:sz="0" w:space="0" w:color="auto"/>
            <w:left w:val="none" w:sz="0" w:space="0" w:color="auto"/>
            <w:bottom w:val="none" w:sz="0" w:space="0" w:color="auto"/>
            <w:right w:val="none" w:sz="0" w:space="0" w:color="auto"/>
          </w:divBdr>
        </w:div>
        <w:div w:id="1180856306">
          <w:marLeft w:val="480"/>
          <w:marRight w:val="0"/>
          <w:marTop w:val="0"/>
          <w:marBottom w:val="0"/>
          <w:divBdr>
            <w:top w:val="none" w:sz="0" w:space="0" w:color="auto"/>
            <w:left w:val="none" w:sz="0" w:space="0" w:color="auto"/>
            <w:bottom w:val="none" w:sz="0" w:space="0" w:color="auto"/>
            <w:right w:val="none" w:sz="0" w:space="0" w:color="auto"/>
          </w:divBdr>
        </w:div>
        <w:div w:id="1257983889">
          <w:marLeft w:val="480"/>
          <w:marRight w:val="0"/>
          <w:marTop w:val="0"/>
          <w:marBottom w:val="0"/>
          <w:divBdr>
            <w:top w:val="none" w:sz="0" w:space="0" w:color="auto"/>
            <w:left w:val="none" w:sz="0" w:space="0" w:color="auto"/>
            <w:bottom w:val="none" w:sz="0" w:space="0" w:color="auto"/>
            <w:right w:val="none" w:sz="0" w:space="0" w:color="auto"/>
          </w:divBdr>
        </w:div>
        <w:div w:id="1282222920">
          <w:marLeft w:val="480"/>
          <w:marRight w:val="0"/>
          <w:marTop w:val="0"/>
          <w:marBottom w:val="0"/>
          <w:divBdr>
            <w:top w:val="none" w:sz="0" w:space="0" w:color="auto"/>
            <w:left w:val="none" w:sz="0" w:space="0" w:color="auto"/>
            <w:bottom w:val="none" w:sz="0" w:space="0" w:color="auto"/>
            <w:right w:val="none" w:sz="0" w:space="0" w:color="auto"/>
          </w:divBdr>
        </w:div>
        <w:div w:id="1284386138">
          <w:marLeft w:val="480"/>
          <w:marRight w:val="0"/>
          <w:marTop w:val="0"/>
          <w:marBottom w:val="0"/>
          <w:divBdr>
            <w:top w:val="none" w:sz="0" w:space="0" w:color="auto"/>
            <w:left w:val="none" w:sz="0" w:space="0" w:color="auto"/>
            <w:bottom w:val="none" w:sz="0" w:space="0" w:color="auto"/>
            <w:right w:val="none" w:sz="0" w:space="0" w:color="auto"/>
          </w:divBdr>
        </w:div>
        <w:div w:id="1316496634">
          <w:marLeft w:val="480"/>
          <w:marRight w:val="0"/>
          <w:marTop w:val="0"/>
          <w:marBottom w:val="0"/>
          <w:divBdr>
            <w:top w:val="none" w:sz="0" w:space="0" w:color="auto"/>
            <w:left w:val="none" w:sz="0" w:space="0" w:color="auto"/>
            <w:bottom w:val="none" w:sz="0" w:space="0" w:color="auto"/>
            <w:right w:val="none" w:sz="0" w:space="0" w:color="auto"/>
          </w:divBdr>
        </w:div>
        <w:div w:id="1323698661">
          <w:marLeft w:val="480"/>
          <w:marRight w:val="0"/>
          <w:marTop w:val="0"/>
          <w:marBottom w:val="0"/>
          <w:divBdr>
            <w:top w:val="none" w:sz="0" w:space="0" w:color="auto"/>
            <w:left w:val="none" w:sz="0" w:space="0" w:color="auto"/>
            <w:bottom w:val="none" w:sz="0" w:space="0" w:color="auto"/>
            <w:right w:val="none" w:sz="0" w:space="0" w:color="auto"/>
          </w:divBdr>
        </w:div>
        <w:div w:id="1347059401">
          <w:marLeft w:val="480"/>
          <w:marRight w:val="0"/>
          <w:marTop w:val="0"/>
          <w:marBottom w:val="0"/>
          <w:divBdr>
            <w:top w:val="none" w:sz="0" w:space="0" w:color="auto"/>
            <w:left w:val="none" w:sz="0" w:space="0" w:color="auto"/>
            <w:bottom w:val="none" w:sz="0" w:space="0" w:color="auto"/>
            <w:right w:val="none" w:sz="0" w:space="0" w:color="auto"/>
          </w:divBdr>
        </w:div>
        <w:div w:id="1408769001">
          <w:marLeft w:val="480"/>
          <w:marRight w:val="0"/>
          <w:marTop w:val="0"/>
          <w:marBottom w:val="0"/>
          <w:divBdr>
            <w:top w:val="none" w:sz="0" w:space="0" w:color="auto"/>
            <w:left w:val="none" w:sz="0" w:space="0" w:color="auto"/>
            <w:bottom w:val="none" w:sz="0" w:space="0" w:color="auto"/>
            <w:right w:val="none" w:sz="0" w:space="0" w:color="auto"/>
          </w:divBdr>
        </w:div>
        <w:div w:id="1461073705">
          <w:marLeft w:val="480"/>
          <w:marRight w:val="0"/>
          <w:marTop w:val="0"/>
          <w:marBottom w:val="0"/>
          <w:divBdr>
            <w:top w:val="none" w:sz="0" w:space="0" w:color="auto"/>
            <w:left w:val="none" w:sz="0" w:space="0" w:color="auto"/>
            <w:bottom w:val="none" w:sz="0" w:space="0" w:color="auto"/>
            <w:right w:val="none" w:sz="0" w:space="0" w:color="auto"/>
          </w:divBdr>
        </w:div>
        <w:div w:id="1465661172">
          <w:marLeft w:val="480"/>
          <w:marRight w:val="0"/>
          <w:marTop w:val="0"/>
          <w:marBottom w:val="0"/>
          <w:divBdr>
            <w:top w:val="none" w:sz="0" w:space="0" w:color="auto"/>
            <w:left w:val="none" w:sz="0" w:space="0" w:color="auto"/>
            <w:bottom w:val="none" w:sz="0" w:space="0" w:color="auto"/>
            <w:right w:val="none" w:sz="0" w:space="0" w:color="auto"/>
          </w:divBdr>
        </w:div>
        <w:div w:id="1493452499">
          <w:marLeft w:val="480"/>
          <w:marRight w:val="0"/>
          <w:marTop w:val="0"/>
          <w:marBottom w:val="0"/>
          <w:divBdr>
            <w:top w:val="none" w:sz="0" w:space="0" w:color="auto"/>
            <w:left w:val="none" w:sz="0" w:space="0" w:color="auto"/>
            <w:bottom w:val="none" w:sz="0" w:space="0" w:color="auto"/>
            <w:right w:val="none" w:sz="0" w:space="0" w:color="auto"/>
          </w:divBdr>
        </w:div>
        <w:div w:id="1496022524">
          <w:marLeft w:val="480"/>
          <w:marRight w:val="0"/>
          <w:marTop w:val="0"/>
          <w:marBottom w:val="0"/>
          <w:divBdr>
            <w:top w:val="none" w:sz="0" w:space="0" w:color="auto"/>
            <w:left w:val="none" w:sz="0" w:space="0" w:color="auto"/>
            <w:bottom w:val="none" w:sz="0" w:space="0" w:color="auto"/>
            <w:right w:val="none" w:sz="0" w:space="0" w:color="auto"/>
          </w:divBdr>
        </w:div>
        <w:div w:id="1511681263">
          <w:marLeft w:val="480"/>
          <w:marRight w:val="0"/>
          <w:marTop w:val="0"/>
          <w:marBottom w:val="0"/>
          <w:divBdr>
            <w:top w:val="none" w:sz="0" w:space="0" w:color="auto"/>
            <w:left w:val="none" w:sz="0" w:space="0" w:color="auto"/>
            <w:bottom w:val="none" w:sz="0" w:space="0" w:color="auto"/>
            <w:right w:val="none" w:sz="0" w:space="0" w:color="auto"/>
          </w:divBdr>
        </w:div>
        <w:div w:id="1518234702">
          <w:marLeft w:val="480"/>
          <w:marRight w:val="0"/>
          <w:marTop w:val="0"/>
          <w:marBottom w:val="0"/>
          <w:divBdr>
            <w:top w:val="none" w:sz="0" w:space="0" w:color="auto"/>
            <w:left w:val="none" w:sz="0" w:space="0" w:color="auto"/>
            <w:bottom w:val="none" w:sz="0" w:space="0" w:color="auto"/>
            <w:right w:val="none" w:sz="0" w:space="0" w:color="auto"/>
          </w:divBdr>
        </w:div>
        <w:div w:id="1574776712">
          <w:marLeft w:val="480"/>
          <w:marRight w:val="0"/>
          <w:marTop w:val="0"/>
          <w:marBottom w:val="0"/>
          <w:divBdr>
            <w:top w:val="none" w:sz="0" w:space="0" w:color="auto"/>
            <w:left w:val="none" w:sz="0" w:space="0" w:color="auto"/>
            <w:bottom w:val="none" w:sz="0" w:space="0" w:color="auto"/>
            <w:right w:val="none" w:sz="0" w:space="0" w:color="auto"/>
          </w:divBdr>
        </w:div>
        <w:div w:id="1628849237">
          <w:marLeft w:val="480"/>
          <w:marRight w:val="0"/>
          <w:marTop w:val="0"/>
          <w:marBottom w:val="0"/>
          <w:divBdr>
            <w:top w:val="none" w:sz="0" w:space="0" w:color="auto"/>
            <w:left w:val="none" w:sz="0" w:space="0" w:color="auto"/>
            <w:bottom w:val="none" w:sz="0" w:space="0" w:color="auto"/>
            <w:right w:val="none" w:sz="0" w:space="0" w:color="auto"/>
          </w:divBdr>
        </w:div>
        <w:div w:id="1648971399">
          <w:marLeft w:val="480"/>
          <w:marRight w:val="0"/>
          <w:marTop w:val="0"/>
          <w:marBottom w:val="0"/>
          <w:divBdr>
            <w:top w:val="none" w:sz="0" w:space="0" w:color="auto"/>
            <w:left w:val="none" w:sz="0" w:space="0" w:color="auto"/>
            <w:bottom w:val="none" w:sz="0" w:space="0" w:color="auto"/>
            <w:right w:val="none" w:sz="0" w:space="0" w:color="auto"/>
          </w:divBdr>
        </w:div>
        <w:div w:id="1678770752">
          <w:marLeft w:val="480"/>
          <w:marRight w:val="0"/>
          <w:marTop w:val="0"/>
          <w:marBottom w:val="0"/>
          <w:divBdr>
            <w:top w:val="none" w:sz="0" w:space="0" w:color="auto"/>
            <w:left w:val="none" w:sz="0" w:space="0" w:color="auto"/>
            <w:bottom w:val="none" w:sz="0" w:space="0" w:color="auto"/>
            <w:right w:val="none" w:sz="0" w:space="0" w:color="auto"/>
          </w:divBdr>
        </w:div>
        <w:div w:id="1680352885">
          <w:marLeft w:val="480"/>
          <w:marRight w:val="0"/>
          <w:marTop w:val="0"/>
          <w:marBottom w:val="0"/>
          <w:divBdr>
            <w:top w:val="none" w:sz="0" w:space="0" w:color="auto"/>
            <w:left w:val="none" w:sz="0" w:space="0" w:color="auto"/>
            <w:bottom w:val="none" w:sz="0" w:space="0" w:color="auto"/>
            <w:right w:val="none" w:sz="0" w:space="0" w:color="auto"/>
          </w:divBdr>
        </w:div>
        <w:div w:id="1807893193">
          <w:marLeft w:val="480"/>
          <w:marRight w:val="0"/>
          <w:marTop w:val="0"/>
          <w:marBottom w:val="0"/>
          <w:divBdr>
            <w:top w:val="none" w:sz="0" w:space="0" w:color="auto"/>
            <w:left w:val="none" w:sz="0" w:space="0" w:color="auto"/>
            <w:bottom w:val="none" w:sz="0" w:space="0" w:color="auto"/>
            <w:right w:val="none" w:sz="0" w:space="0" w:color="auto"/>
          </w:divBdr>
        </w:div>
        <w:div w:id="1843618644">
          <w:marLeft w:val="480"/>
          <w:marRight w:val="0"/>
          <w:marTop w:val="0"/>
          <w:marBottom w:val="0"/>
          <w:divBdr>
            <w:top w:val="none" w:sz="0" w:space="0" w:color="auto"/>
            <w:left w:val="none" w:sz="0" w:space="0" w:color="auto"/>
            <w:bottom w:val="none" w:sz="0" w:space="0" w:color="auto"/>
            <w:right w:val="none" w:sz="0" w:space="0" w:color="auto"/>
          </w:divBdr>
        </w:div>
        <w:div w:id="1892307269">
          <w:marLeft w:val="480"/>
          <w:marRight w:val="0"/>
          <w:marTop w:val="0"/>
          <w:marBottom w:val="0"/>
          <w:divBdr>
            <w:top w:val="none" w:sz="0" w:space="0" w:color="auto"/>
            <w:left w:val="none" w:sz="0" w:space="0" w:color="auto"/>
            <w:bottom w:val="none" w:sz="0" w:space="0" w:color="auto"/>
            <w:right w:val="none" w:sz="0" w:space="0" w:color="auto"/>
          </w:divBdr>
        </w:div>
        <w:div w:id="1908957353">
          <w:marLeft w:val="480"/>
          <w:marRight w:val="0"/>
          <w:marTop w:val="0"/>
          <w:marBottom w:val="0"/>
          <w:divBdr>
            <w:top w:val="none" w:sz="0" w:space="0" w:color="auto"/>
            <w:left w:val="none" w:sz="0" w:space="0" w:color="auto"/>
            <w:bottom w:val="none" w:sz="0" w:space="0" w:color="auto"/>
            <w:right w:val="none" w:sz="0" w:space="0" w:color="auto"/>
          </w:divBdr>
        </w:div>
        <w:div w:id="1950967209">
          <w:marLeft w:val="480"/>
          <w:marRight w:val="0"/>
          <w:marTop w:val="0"/>
          <w:marBottom w:val="0"/>
          <w:divBdr>
            <w:top w:val="none" w:sz="0" w:space="0" w:color="auto"/>
            <w:left w:val="none" w:sz="0" w:space="0" w:color="auto"/>
            <w:bottom w:val="none" w:sz="0" w:space="0" w:color="auto"/>
            <w:right w:val="none" w:sz="0" w:space="0" w:color="auto"/>
          </w:divBdr>
        </w:div>
        <w:div w:id="1963489515">
          <w:marLeft w:val="480"/>
          <w:marRight w:val="0"/>
          <w:marTop w:val="0"/>
          <w:marBottom w:val="0"/>
          <w:divBdr>
            <w:top w:val="none" w:sz="0" w:space="0" w:color="auto"/>
            <w:left w:val="none" w:sz="0" w:space="0" w:color="auto"/>
            <w:bottom w:val="none" w:sz="0" w:space="0" w:color="auto"/>
            <w:right w:val="none" w:sz="0" w:space="0" w:color="auto"/>
          </w:divBdr>
        </w:div>
        <w:div w:id="1990788192">
          <w:marLeft w:val="480"/>
          <w:marRight w:val="0"/>
          <w:marTop w:val="0"/>
          <w:marBottom w:val="0"/>
          <w:divBdr>
            <w:top w:val="none" w:sz="0" w:space="0" w:color="auto"/>
            <w:left w:val="none" w:sz="0" w:space="0" w:color="auto"/>
            <w:bottom w:val="none" w:sz="0" w:space="0" w:color="auto"/>
            <w:right w:val="none" w:sz="0" w:space="0" w:color="auto"/>
          </w:divBdr>
        </w:div>
        <w:div w:id="2035811366">
          <w:marLeft w:val="480"/>
          <w:marRight w:val="0"/>
          <w:marTop w:val="0"/>
          <w:marBottom w:val="0"/>
          <w:divBdr>
            <w:top w:val="none" w:sz="0" w:space="0" w:color="auto"/>
            <w:left w:val="none" w:sz="0" w:space="0" w:color="auto"/>
            <w:bottom w:val="none" w:sz="0" w:space="0" w:color="auto"/>
            <w:right w:val="none" w:sz="0" w:space="0" w:color="auto"/>
          </w:divBdr>
        </w:div>
        <w:div w:id="2075925533">
          <w:marLeft w:val="480"/>
          <w:marRight w:val="0"/>
          <w:marTop w:val="0"/>
          <w:marBottom w:val="0"/>
          <w:divBdr>
            <w:top w:val="none" w:sz="0" w:space="0" w:color="auto"/>
            <w:left w:val="none" w:sz="0" w:space="0" w:color="auto"/>
            <w:bottom w:val="none" w:sz="0" w:space="0" w:color="auto"/>
            <w:right w:val="none" w:sz="0" w:space="0" w:color="auto"/>
          </w:divBdr>
        </w:div>
        <w:div w:id="2093967562">
          <w:marLeft w:val="480"/>
          <w:marRight w:val="0"/>
          <w:marTop w:val="0"/>
          <w:marBottom w:val="0"/>
          <w:divBdr>
            <w:top w:val="none" w:sz="0" w:space="0" w:color="auto"/>
            <w:left w:val="none" w:sz="0" w:space="0" w:color="auto"/>
            <w:bottom w:val="none" w:sz="0" w:space="0" w:color="auto"/>
            <w:right w:val="none" w:sz="0" w:space="0" w:color="auto"/>
          </w:divBdr>
        </w:div>
        <w:div w:id="2128307974">
          <w:marLeft w:val="480"/>
          <w:marRight w:val="0"/>
          <w:marTop w:val="0"/>
          <w:marBottom w:val="0"/>
          <w:divBdr>
            <w:top w:val="none" w:sz="0" w:space="0" w:color="auto"/>
            <w:left w:val="none" w:sz="0" w:space="0" w:color="auto"/>
            <w:bottom w:val="none" w:sz="0" w:space="0" w:color="auto"/>
            <w:right w:val="none" w:sz="0" w:space="0" w:color="auto"/>
          </w:divBdr>
        </w:div>
      </w:divsChild>
    </w:div>
    <w:div w:id="155270809">
      <w:marLeft w:val="640"/>
      <w:marRight w:val="0"/>
      <w:marTop w:val="0"/>
      <w:marBottom w:val="0"/>
      <w:divBdr>
        <w:top w:val="none" w:sz="0" w:space="0" w:color="auto"/>
        <w:left w:val="none" w:sz="0" w:space="0" w:color="auto"/>
        <w:bottom w:val="none" w:sz="0" w:space="0" w:color="auto"/>
        <w:right w:val="none" w:sz="0" w:space="0" w:color="auto"/>
      </w:divBdr>
    </w:div>
    <w:div w:id="155340428">
      <w:marLeft w:val="640"/>
      <w:marRight w:val="0"/>
      <w:marTop w:val="0"/>
      <w:marBottom w:val="0"/>
      <w:divBdr>
        <w:top w:val="none" w:sz="0" w:space="0" w:color="auto"/>
        <w:left w:val="none" w:sz="0" w:space="0" w:color="auto"/>
        <w:bottom w:val="none" w:sz="0" w:space="0" w:color="auto"/>
        <w:right w:val="none" w:sz="0" w:space="0" w:color="auto"/>
      </w:divBdr>
    </w:div>
    <w:div w:id="155610451">
      <w:marLeft w:val="640"/>
      <w:marRight w:val="0"/>
      <w:marTop w:val="0"/>
      <w:marBottom w:val="0"/>
      <w:divBdr>
        <w:top w:val="none" w:sz="0" w:space="0" w:color="auto"/>
        <w:left w:val="none" w:sz="0" w:space="0" w:color="auto"/>
        <w:bottom w:val="none" w:sz="0" w:space="0" w:color="auto"/>
        <w:right w:val="none" w:sz="0" w:space="0" w:color="auto"/>
      </w:divBdr>
    </w:div>
    <w:div w:id="156767003">
      <w:marLeft w:val="480"/>
      <w:marRight w:val="0"/>
      <w:marTop w:val="0"/>
      <w:marBottom w:val="0"/>
      <w:divBdr>
        <w:top w:val="none" w:sz="0" w:space="0" w:color="auto"/>
        <w:left w:val="none" w:sz="0" w:space="0" w:color="auto"/>
        <w:bottom w:val="none" w:sz="0" w:space="0" w:color="auto"/>
        <w:right w:val="none" w:sz="0" w:space="0" w:color="auto"/>
      </w:divBdr>
    </w:div>
    <w:div w:id="156962285">
      <w:marLeft w:val="640"/>
      <w:marRight w:val="0"/>
      <w:marTop w:val="0"/>
      <w:marBottom w:val="0"/>
      <w:divBdr>
        <w:top w:val="none" w:sz="0" w:space="0" w:color="auto"/>
        <w:left w:val="none" w:sz="0" w:space="0" w:color="auto"/>
        <w:bottom w:val="none" w:sz="0" w:space="0" w:color="auto"/>
        <w:right w:val="none" w:sz="0" w:space="0" w:color="auto"/>
      </w:divBdr>
    </w:div>
    <w:div w:id="157035869">
      <w:bodyDiv w:val="1"/>
      <w:marLeft w:val="0"/>
      <w:marRight w:val="0"/>
      <w:marTop w:val="0"/>
      <w:marBottom w:val="0"/>
      <w:divBdr>
        <w:top w:val="none" w:sz="0" w:space="0" w:color="auto"/>
        <w:left w:val="none" w:sz="0" w:space="0" w:color="auto"/>
        <w:bottom w:val="none" w:sz="0" w:space="0" w:color="auto"/>
        <w:right w:val="none" w:sz="0" w:space="0" w:color="auto"/>
      </w:divBdr>
    </w:div>
    <w:div w:id="157502650">
      <w:marLeft w:val="640"/>
      <w:marRight w:val="0"/>
      <w:marTop w:val="0"/>
      <w:marBottom w:val="0"/>
      <w:divBdr>
        <w:top w:val="none" w:sz="0" w:space="0" w:color="auto"/>
        <w:left w:val="none" w:sz="0" w:space="0" w:color="auto"/>
        <w:bottom w:val="none" w:sz="0" w:space="0" w:color="auto"/>
        <w:right w:val="none" w:sz="0" w:space="0" w:color="auto"/>
      </w:divBdr>
    </w:div>
    <w:div w:id="157772977">
      <w:bodyDiv w:val="1"/>
      <w:marLeft w:val="0"/>
      <w:marRight w:val="0"/>
      <w:marTop w:val="0"/>
      <w:marBottom w:val="0"/>
      <w:divBdr>
        <w:top w:val="none" w:sz="0" w:space="0" w:color="auto"/>
        <w:left w:val="none" w:sz="0" w:space="0" w:color="auto"/>
        <w:bottom w:val="none" w:sz="0" w:space="0" w:color="auto"/>
        <w:right w:val="none" w:sz="0" w:space="0" w:color="auto"/>
      </w:divBdr>
    </w:div>
    <w:div w:id="157963807">
      <w:marLeft w:val="640"/>
      <w:marRight w:val="0"/>
      <w:marTop w:val="0"/>
      <w:marBottom w:val="0"/>
      <w:divBdr>
        <w:top w:val="none" w:sz="0" w:space="0" w:color="auto"/>
        <w:left w:val="none" w:sz="0" w:space="0" w:color="auto"/>
        <w:bottom w:val="none" w:sz="0" w:space="0" w:color="auto"/>
        <w:right w:val="none" w:sz="0" w:space="0" w:color="auto"/>
      </w:divBdr>
    </w:div>
    <w:div w:id="158231908">
      <w:bodyDiv w:val="1"/>
      <w:marLeft w:val="0"/>
      <w:marRight w:val="0"/>
      <w:marTop w:val="0"/>
      <w:marBottom w:val="0"/>
      <w:divBdr>
        <w:top w:val="none" w:sz="0" w:space="0" w:color="auto"/>
        <w:left w:val="none" w:sz="0" w:space="0" w:color="auto"/>
        <w:bottom w:val="none" w:sz="0" w:space="0" w:color="auto"/>
        <w:right w:val="none" w:sz="0" w:space="0" w:color="auto"/>
      </w:divBdr>
    </w:div>
    <w:div w:id="158350563">
      <w:marLeft w:val="640"/>
      <w:marRight w:val="0"/>
      <w:marTop w:val="0"/>
      <w:marBottom w:val="0"/>
      <w:divBdr>
        <w:top w:val="none" w:sz="0" w:space="0" w:color="auto"/>
        <w:left w:val="none" w:sz="0" w:space="0" w:color="auto"/>
        <w:bottom w:val="none" w:sz="0" w:space="0" w:color="auto"/>
        <w:right w:val="none" w:sz="0" w:space="0" w:color="auto"/>
      </w:divBdr>
    </w:div>
    <w:div w:id="158694820">
      <w:marLeft w:val="640"/>
      <w:marRight w:val="0"/>
      <w:marTop w:val="0"/>
      <w:marBottom w:val="0"/>
      <w:divBdr>
        <w:top w:val="none" w:sz="0" w:space="0" w:color="auto"/>
        <w:left w:val="none" w:sz="0" w:space="0" w:color="auto"/>
        <w:bottom w:val="none" w:sz="0" w:space="0" w:color="auto"/>
        <w:right w:val="none" w:sz="0" w:space="0" w:color="auto"/>
      </w:divBdr>
    </w:div>
    <w:div w:id="159002598">
      <w:marLeft w:val="640"/>
      <w:marRight w:val="0"/>
      <w:marTop w:val="0"/>
      <w:marBottom w:val="0"/>
      <w:divBdr>
        <w:top w:val="none" w:sz="0" w:space="0" w:color="auto"/>
        <w:left w:val="none" w:sz="0" w:space="0" w:color="auto"/>
        <w:bottom w:val="none" w:sz="0" w:space="0" w:color="auto"/>
        <w:right w:val="none" w:sz="0" w:space="0" w:color="auto"/>
      </w:divBdr>
    </w:div>
    <w:div w:id="159200463">
      <w:marLeft w:val="640"/>
      <w:marRight w:val="0"/>
      <w:marTop w:val="0"/>
      <w:marBottom w:val="0"/>
      <w:divBdr>
        <w:top w:val="none" w:sz="0" w:space="0" w:color="auto"/>
        <w:left w:val="none" w:sz="0" w:space="0" w:color="auto"/>
        <w:bottom w:val="none" w:sz="0" w:space="0" w:color="auto"/>
        <w:right w:val="none" w:sz="0" w:space="0" w:color="auto"/>
      </w:divBdr>
    </w:div>
    <w:div w:id="159200822">
      <w:marLeft w:val="640"/>
      <w:marRight w:val="0"/>
      <w:marTop w:val="0"/>
      <w:marBottom w:val="0"/>
      <w:divBdr>
        <w:top w:val="none" w:sz="0" w:space="0" w:color="auto"/>
        <w:left w:val="none" w:sz="0" w:space="0" w:color="auto"/>
        <w:bottom w:val="none" w:sz="0" w:space="0" w:color="auto"/>
        <w:right w:val="none" w:sz="0" w:space="0" w:color="auto"/>
      </w:divBdr>
    </w:div>
    <w:div w:id="159733063">
      <w:bodyDiv w:val="1"/>
      <w:marLeft w:val="0"/>
      <w:marRight w:val="0"/>
      <w:marTop w:val="0"/>
      <w:marBottom w:val="0"/>
      <w:divBdr>
        <w:top w:val="none" w:sz="0" w:space="0" w:color="auto"/>
        <w:left w:val="none" w:sz="0" w:space="0" w:color="auto"/>
        <w:bottom w:val="none" w:sz="0" w:space="0" w:color="auto"/>
        <w:right w:val="none" w:sz="0" w:space="0" w:color="auto"/>
      </w:divBdr>
    </w:div>
    <w:div w:id="159783514">
      <w:marLeft w:val="640"/>
      <w:marRight w:val="0"/>
      <w:marTop w:val="0"/>
      <w:marBottom w:val="0"/>
      <w:divBdr>
        <w:top w:val="none" w:sz="0" w:space="0" w:color="auto"/>
        <w:left w:val="none" w:sz="0" w:space="0" w:color="auto"/>
        <w:bottom w:val="none" w:sz="0" w:space="0" w:color="auto"/>
        <w:right w:val="none" w:sz="0" w:space="0" w:color="auto"/>
      </w:divBdr>
    </w:div>
    <w:div w:id="160125715">
      <w:marLeft w:val="640"/>
      <w:marRight w:val="0"/>
      <w:marTop w:val="0"/>
      <w:marBottom w:val="0"/>
      <w:divBdr>
        <w:top w:val="none" w:sz="0" w:space="0" w:color="auto"/>
        <w:left w:val="none" w:sz="0" w:space="0" w:color="auto"/>
        <w:bottom w:val="none" w:sz="0" w:space="0" w:color="auto"/>
        <w:right w:val="none" w:sz="0" w:space="0" w:color="auto"/>
      </w:divBdr>
    </w:div>
    <w:div w:id="160437095">
      <w:marLeft w:val="640"/>
      <w:marRight w:val="0"/>
      <w:marTop w:val="0"/>
      <w:marBottom w:val="0"/>
      <w:divBdr>
        <w:top w:val="none" w:sz="0" w:space="0" w:color="auto"/>
        <w:left w:val="none" w:sz="0" w:space="0" w:color="auto"/>
        <w:bottom w:val="none" w:sz="0" w:space="0" w:color="auto"/>
        <w:right w:val="none" w:sz="0" w:space="0" w:color="auto"/>
      </w:divBdr>
    </w:div>
    <w:div w:id="160628869">
      <w:marLeft w:val="640"/>
      <w:marRight w:val="0"/>
      <w:marTop w:val="0"/>
      <w:marBottom w:val="0"/>
      <w:divBdr>
        <w:top w:val="none" w:sz="0" w:space="0" w:color="auto"/>
        <w:left w:val="none" w:sz="0" w:space="0" w:color="auto"/>
        <w:bottom w:val="none" w:sz="0" w:space="0" w:color="auto"/>
        <w:right w:val="none" w:sz="0" w:space="0" w:color="auto"/>
      </w:divBdr>
    </w:div>
    <w:div w:id="160631088">
      <w:marLeft w:val="640"/>
      <w:marRight w:val="0"/>
      <w:marTop w:val="0"/>
      <w:marBottom w:val="0"/>
      <w:divBdr>
        <w:top w:val="none" w:sz="0" w:space="0" w:color="auto"/>
        <w:left w:val="none" w:sz="0" w:space="0" w:color="auto"/>
        <w:bottom w:val="none" w:sz="0" w:space="0" w:color="auto"/>
        <w:right w:val="none" w:sz="0" w:space="0" w:color="auto"/>
      </w:divBdr>
    </w:div>
    <w:div w:id="160631193">
      <w:marLeft w:val="640"/>
      <w:marRight w:val="0"/>
      <w:marTop w:val="0"/>
      <w:marBottom w:val="0"/>
      <w:divBdr>
        <w:top w:val="none" w:sz="0" w:space="0" w:color="auto"/>
        <w:left w:val="none" w:sz="0" w:space="0" w:color="auto"/>
        <w:bottom w:val="none" w:sz="0" w:space="0" w:color="auto"/>
        <w:right w:val="none" w:sz="0" w:space="0" w:color="auto"/>
      </w:divBdr>
    </w:div>
    <w:div w:id="160776284">
      <w:marLeft w:val="480"/>
      <w:marRight w:val="0"/>
      <w:marTop w:val="0"/>
      <w:marBottom w:val="0"/>
      <w:divBdr>
        <w:top w:val="none" w:sz="0" w:space="0" w:color="auto"/>
        <w:left w:val="none" w:sz="0" w:space="0" w:color="auto"/>
        <w:bottom w:val="none" w:sz="0" w:space="0" w:color="auto"/>
        <w:right w:val="none" w:sz="0" w:space="0" w:color="auto"/>
      </w:divBdr>
    </w:div>
    <w:div w:id="161627992">
      <w:marLeft w:val="640"/>
      <w:marRight w:val="0"/>
      <w:marTop w:val="0"/>
      <w:marBottom w:val="0"/>
      <w:divBdr>
        <w:top w:val="none" w:sz="0" w:space="0" w:color="auto"/>
        <w:left w:val="none" w:sz="0" w:space="0" w:color="auto"/>
        <w:bottom w:val="none" w:sz="0" w:space="0" w:color="auto"/>
        <w:right w:val="none" w:sz="0" w:space="0" w:color="auto"/>
      </w:divBdr>
    </w:div>
    <w:div w:id="161894629">
      <w:marLeft w:val="640"/>
      <w:marRight w:val="0"/>
      <w:marTop w:val="0"/>
      <w:marBottom w:val="0"/>
      <w:divBdr>
        <w:top w:val="none" w:sz="0" w:space="0" w:color="auto"/>
        <w:left w:val="none" w:sz="0" w:space="0" w:color="auto"/>
        <w:bottom w:val="none" w:sz="0" w:space="0" w:color="auto"/>
        <w:right w:val="none" w:sz="0" w:space="0" w:color="auto"/>
      </w:divBdr>
    </w:div>
    <w:div w:id="162018867">
      <w:bodyDiv w:val="1"/>
      <w:marLeft w:val="0"/>
      <w:marRight w:val="0"/>
      <w:marTop w:val="0"/>
      <w:marBottom w:val="0"/>
      <w:divBdr>
        <w:top w:val="none" w:sz="0" w:space="0" w:color="auto"/>
        <w:left w:val="none" w:sz="0" w:space="0" w:color="auto"/>
        <w:bottom w:val="none" w:sz="0" w:space="0" w:color="auto"/>
        <w:right w:val="none" w:sz="0" w:space="0" w:color="auto"/>
      </w:divBdr>
    </w:div>
    <w:div w:id="162399046">
      <w:marLeft w:val="640"/>
      <w:marRight w:val="0"/>
      <w:marTop w:val="0"/>
      <w:marBottom w:val="0"/>
      <w:divBdr>
        <w:top w:val="none" w:sz="0" w:space="0" w:color="auto"/>
        <w:left w:val="none" w:sz="0" w:space="0" w:color="auto"/>
        <w:bottom w:val="none" w:sz="0" w:space="0" w:color="auto"/>
        <w:right w:val="none" w:sz="0" w:space="0" w:color="auto"/>
      </w:divBdr>
    </w:div>
    <w:div w:id="162404362">
      <w:marLeft w:val="640"/>
      <w:marRight w:val="0"/>
      <w:marTop w:val="0"/>
      <w:marBottom w:val="0"/>
      <w:divBdr>
        <w:top w:val="none" w:sz="0" w:space="0" w:color="auto"/>
        <w:left w:val="none" w:sz="0" w:space="0" w:color="auto"/>
        <w:bottom w:val="none" w:sz="0" w:space="0" w:color="auto"/>
        <w:right w:val="none" w:sz="0" w:space="0" w:color="auto"/>
      </w:divBdr>
    </w:div>
    <w:div w:id="162671481">
      <w:marLeft w:val="640"/>
      <w:marRight w:val="0"/>
      <w:marTop w:val="0"/>
      <w:marBottom w:val="0"/>
      <w:divBdr>
        <w:top w:val="none" w:sz="0" w:space="0" w:color="auto"/>
        <w:left w:val="none" w:sz="0" w:space="0" w:color="auto"/>
        <w:bottom w:val="none" w:sz="0" w:space="0" w:color="auto"/>
        <w:right w:val="none" w:sz="0" w:space="0" w:color="auto"/>
      </w:divBdr>
    </w:div>
    <w:div w:id="162937387">
      <w:bodyDiv w:val="1"/>
      <w:marLeft w:val="0"/>
      <w:marRight w:val="0"/>
      <w:marTop w:val="0"/>
      <w:marBottom w:val="0"/>
      <w:divBdr>
        <w:top w:val="none" w:sz="0" w:space="0" w:color="auto"/>
        <w:left w:val="none" w:sz="0" w:space="0" w:color="auto"/>
        <w:bottom w:val="none" w:sz="0" w:space="0" w:color="auto"/>
        <w:right w:val="none" w:sz="0" w:space="0" w:color="auto"/>
      </w:divBdr>
    </w:div>
    <w:div w:id="163515559">
      <w:marLeft w:val="640"/>
      <w:marRight w:val="0"/>
      <w:marTop w:val="0"/>
      <w:marBottom w:val="0"/>
      <w:divBdr>
        <w:top w:val="none" w:sz="0" w:space="0" w:color="auto"/>
        <w:left w:val="none" w:sz="0" w:space="0" w:color="auto"/>
        <w:bottom w:val="none" w:sz="0" w:space="0" w:color="auto"/>
        <w:right w:val="none" w:sz="0" w:space="0" w:color="auto"/>
      </w:divBdr>
    </w:div>
    <w:div w:id="163591703">
      <w:bodyDiv w:val="1"/>
      <w:marLeft w:val="0"/>
      <w:marRight w:val="0"/>
      <w:marTop w:val="0"/>
      <w:marBottom w:val="0"/>
      <w:divBdr>
        <w:top w:val="none" w:sz="0" w:space="0" w:color="auto"/>
        <w:left w:val="none" w:sz="0" w:space="0" w:color="auto"/>
        <w:bottom w:val="none" w:sz="0" w:space="0" w:color="auto"/>
        <w:right w:val="none" w:sz="0" w:space="0" w:color="auto"/>
      </w:divBdr>
    </w:div>
    <w:div w:id="163667066">
      <w:marLeft w:val="640"/>
      <w:marRight w:val="0"/>
      <w:marTop w:val="0"/>
      <w:marBottom w:val="0"/>
      <w:divBdr>
        <w:top w:val="none" w:sz="0" w:space="0" w:color="auto"/>
        <w:left w:val="none" w:sz="0" w:space="0" w:color="auto"/>
        <w:bottom w:val="none" w:sz="0" w:space="0" w:color="auto"/>
        <w:right w:val="none" w:sz="0" w:space="0" w:color="auto"/>
      </w:divBdr>
    </w:div>
    <w:div w:id="163866731">
      <w:marLeft w:val="640"/>
      <w:marRight w:val="0"/>
      <w:marTop w:val="0"/>
      <w:marBottom w:val="0"/>
      <w:divBdr>
        <w:top w:val="none" w:sz="0" w:space="0" w:color="auto"/>
        <w:left w:val="none" w:sz="0" w:space="0" w:color="auto"/>
        <w:bottom w:val="none" w:sz="0" w:space="0" w:color="auto"/>
        <w:right w:val="none" w:sz="0" w:space="0" w:color="auto"/>
      </w:divBdr>
    </w:div>
    <w:div w:id="164053933">
      <w:marLeft w:val="480"/>
      <w:marRight w:val="0"/>
      <w:marTop w:val="0"/>
      <w:marBottom w:val="0"/>
      <w:divBdr>
        <w:top w:val="none" w:sz="0" w:space="0" w:color="auto"/>
        <w:left w:val="none" w:sz="0" w:space="0" w:color="auto"/>
        <w:bottom w:val="none" w:sz="0" w:space="0" w:color="auto"/>
        <w:right w:val="none" w:sz="0" w:space="0" w:color="auto"/>
      </w:divBdr>
    </w:div>
    <w:div w:id="164637582">
      <w:marLeft w:val="640"/>
      <w:marRight w:val="0"/>
      <w:marTop w:val="0"/>
      <w:marBottom w:val="0"/>
      <w:divBdr>
        <w:top w:val="none" w:sz="0" w:space="0" w:color="auto"/>
        <w:left w:val="none" w:sz="0" w:space="0" w:color="auto"/>
        <w:bottom w:val="none" w:sz="0" w:space="0" w:color="auto"/>
        <w:right w:val="none" w:sz="0" w:space="0" w:color="auto"/>
      </w:divBdr>
    </w:div>
    <w:div w:id="164974470">
      <w:bodyDiv w:val="1"/>
      <w:marLeft w:val="0"/>
      <w:marRight w:val="0"/>
      <w:marTop w:val="0"/>
      <w:marBottom w:val="0"/>
      <w:divBdr>
        <w:top w:val="none" w:sz="0" w:space="0" w:color="auto"/>
        <w:left w:val="none" w:sz="0" w:space="0" w:color="auto"/>
        <w:bottom w:val="none" w:sz="0" w:space="0" w:color="auto"/>
        <w:right w:val="none" w:sz="0" w:space="0" w:color="auto"/>
      </w:divBdr>
    </w:div>
    <w:div w:id="165445154">
      <w:marLeft w:val="640"/>
      <w:marRight w:val="0"/>
      <w:marTop w:val="0"/>
      <w:marBottom w:val="0"/>
      <w:divBdr>
        <w:top w:val="none" w:sz="0" w:space="0" w:color="auto"/>
        <w:left w:val="none" w:sz="0" w:space="0" w:color="auto"/>
        <w:bottom w:val="none" w:sz="0" w:space="0" w:color="auto"/>
        <w:right w:val="none" w:sz="0" w:space="0" w:color="auto"/>
      </w:divBdr>
    </w:div>
    <w:div w:id="165677699">
      <w:marLeft w:val="640"/>
      <w:marRight w:val="0"/>
      <w:marTop w:val="0"/>
      <w:marBottom w:val="0"/>
      <w:divBdr>
        <w:top w:val="none" w:sz="0" w:space="0" w:color="auto"/>
        <w:left w:val="none" w:sz="0" w:space="0" w:color="auto"/>
        <w:bottom w:val="none" w:sz="0" w:space="0" w:color="auto"/>
        <w:right w:val="none" w:sz="0" w:space="0" w:color="auto"/>
      </w:divBdr>
    </w:div>
    <w:div w:id="165755426">
      <w:marLeft w:val="640"/>
      <w:marRight w:val="0"/>
      <w:marTop w:val="0"/>
      <w:marBottom w:val="0"/>
      <w:divBdr>
        <w:top w:val="none" w:sz="0" w:space="0" w:color="auto"/>
        <w:left w:val="none" w:sz="0" w:space="0" w:color="auto"/>
        <w:bottom w:val="none" w:sz="0" w:space="0" w:color="auto"/>
        <w:right w:val="none" w:sz="0" w:space="0" w:color="auto"/>
      </w:divBdr>
    </w:div>
    <w:div w:id="166018176">
      <w:marLeft w:val="640"/>
      <w:marRight w:val="0"/>
      <w:marTop w:val="0"/>
      <w:marBottom w:val="0"/>
      <w:divBdr>
        <w:top w:val="none" w:sz="0" w:space="0" w:color="auto"/>
        <w:left w:val="none" w:sz="0" w:space="0" w:color="auto"/>
        <w:bottom w:val="none" w:sz="0" w:space="0" w:color="auto"/>
        <w:right w:val="none" w:sz="0" w:space="0" w:color="auto"/>
      </w:divBdr>
    </w:div>
    <w:div w:id="166143621">
      <w:marLeft w:val="480"/>
      <w:marRight w:val="0"/>
      <w:marTop w:val="0"/>
      <w:marBottom w:val="0"/>
      <w:divBdr>
        <w:top w:val="none" w:sz="0" w:space="0" w:color="auto"/>
        <w:left w:val="none" w:sz="0" w:space="0" w:color="auto"/>
        <w:bottom w:val="none" w:sz="0" w:space="0" w:color="auto"/>
        <w:right w:val="none" w:sz="0" w:space="0" w:color="auto"/>
      </w:divBdr>
    </w:div>
    <w:div w:id="166288148">
      <w:bodyDiv w:val="1"/>
      <w:marLeft w:val="0"/>
      <w:marRight w:val="0"/>
      <w:marTop w:val="0"/>
      <w:marBottom w:val="0"/>
      <w:divBdr>
        <w:top w:val="none" w:sz="0" w:space="0" w:color="auto"/>
        <w:left w:val="none" w:sz="0" w:space="0" w:color="auto"/>
        <w:bottom w:val="none" w:sz="0" w:space="0" w:color="auto"/>
        <w:right w:val="none" w:sz="0" w:space="0" w:color="auto"/>
      </w:divBdr>
      <w:divsChild>
        <w:div w:id="17588383">
          <w:marLeft w:val="480"/>
          <w:marRight w:val="0"/>
          <w:marTop w:val="0"/>
          <w:marBottom w:val="0"/>
          <w:divBdr>
            <w:top w:val="none" w:sz="0" w:space="0" w:color="auto"/>
            <w:left w:val="none" w:sz="0" w:space="0" w:color="auto"/>
            <w:bottom w:val="none" w:sz="0" w:space="0" w:color="auto"/>
            <w:right w:val="none" w:sz="0" w:space="0" w:color="auto"/>
          </w:divBdr>
        </w:div>
        <w:div w:id="19167912">
          <w:marLeft w:val="480"/>
          <w:marRight w:val="0"/>
          <w:marTop w:val="0"/>
          <w:marBottom w:val="0"/>
          <w:divBdr>
            <w:top w:val="none" w:sz="0" w:space="0" w:color="auto"/>
            <w:left w:val="none" w:sz="0" w:space="0" w:color="auto"/>
            <w:bottom w:val="none" w:sz="0" w:space="0" w:color="auto"/>
            <w:right w:val="none" w:sz="0" w:space="0" w:color="auto"/>
          </w:divBdr>
        </w:div>
        <w:div w:id="50740494">
          <w:marLeft w:val="480"/>
          <w:marRight w:val="0"/>
          <w:marTop w:val="0"/>
          <w:marBottom w:val="0"/>
          <w:divBdr>
            <w:top w:val="none" w:sz="0" w:space="0" w:color="auto"/>
            <w:left w:val="none" w:sz="0" w:space="0" w:color="auto"/>
            <w:bottom w:val="none" w:sz="0" w:space="0" w:color="auto"/>
            <w:right w:val="none" w:sz="0" w:space="0" w:color="auto"/>
          </w:divBdr>
        </w:div>
        <w:div w:id="64181565">
          <w:marLeft w:val="480"/>
          <w:marRight w:val="0"/>
          <w:marTop w:val="0"/>
          <w:marBottom w:val="0"/>
          <w:divBdr>
            <w:top w:val="none" w:sz="0" w:space="0" w:color="auto"/>
            <w:left w:val="none" w:sz="0" w:space="0" w:color="auto"/>
            <w:bottom w:val="none" w:sz="0" w:space="0" w:color="auto"/>
            <w:right w:val="none" w:sz="0" w:space="0" w:color="auto"/>
          </w:divBdr>
        </w:div>
        <w:div w:id="87427209">
          <w:marLeft w:val="480"/>
          <w:marRight w:val="0"/>
          <w:marTop w:val="0"/>
          <w:marBottom w:val="0"/>
          <w:divBdr>
            <w:top w:val="none" w:sz="0" w:space="0" w:color="auto"/>
            <w:left w:val="none" w:sz="0" w:space="0" w:color="auto"/>
            <w:bottom w:val="none" w:sz="0" w:space="0" w:color="auto"/>
            <w:right w:val="none" w:sz="0" w:space="0" w:color="auto"/>
          </w:divBdr>
        </w:div>
        <w:div w:id="93333320">
          <w:marLeft w:val="480"/>
          <w:marRight w:val="0"/>
          <w:marTop w:val="0"/>
          <w:marBottom w:val="0"/>
          <w:divBdr>
            <w:top w:val="none" w:sz="0" w:space="0" w:color="auto"/>
            <w:left w:val="none" w:sz="0" w:space="0" w:color="auto"/>
            <w:bottom w:val="none" w:sz="0" w:space="0" w:color="auto"/>
            <w:right w:val="none" w:sz="0" w:space="0" w:color="auto"/>
          </w:divBdr>
        </w:div>
        <w:div w:id="158084808">
          <w:marLeft w:val="480"/>
          <w:marRight w:val="0"/>
          <w:marTop w:val="0"/>
          <w:marBottom w:val="0"/>
          <w:divBdr>
            <w:top w:val="none" w:sz="0" w:space="0" w:color="auto"/>
            <w:left w:val="none" w:sz="0" w:space="0" w:color="auto"/>
            <w:bottom w:val="none" w:sz="0" w:space="0" w:color="auto"/>
            <w:right w:val="none" w:sz="0" w:space="0" w:color="auto"/>
          </w:divBdr>
        </w:div>
        <w:div w:id="166331757">
          <w:marLeft w:val="480"/>
          <w:marRight w:val="0"/>
          <w:marTop w:val="0"/>
          <w:marBottom w:val="0"/>
          <w:divBdr>
            <w:top w:val="none" w:sz="0" w:space="0" w:color="auto"/>
            <w:left w:val="none" w:sz="0" w:space="0" w:color="auto"/>
            <w:bottom w:val="none" w:sz="0" w:space="0" w:color="auto"/>
            <w:right w:val="none" w:sz="0" w:space="0" w:color="auto"/>
          </w:divBdr>
        </w:div>
        <w:div w:id="183133307">
          <w:marLeft w:val="480"/>
          <w:marRight w:val="0"/>
          <w:marTop w:val="0"/>
          <w:marBottom w:val="0"/>
          <w:divBdr>
            <w:top w:val="none" w:sz="0" w:space="0" w:color="auto"/>
            <w:left w:val="none" w:sz="0" w:space="0" w:color="auto"/>
            <w:bottom w:val="none" w:sz="0" w:space="0" w:color="auto"/>
            <w:right w:val="none" w:sz="0" w:space="0" w:color="auto"/>
          </w:divBdr>
        </w:div>
        <w:div w:id="187454513">
          <w:marLeft w:val="480"/>
          <w:marRight w:val="0"/>
          <w:marTop w:val="0"/>
          <w:marBottom w:val="0"/>
          <w:divBdr>
            <w:top w:val="none" w:sz="0" w:space="0" w:color="auto"/>
            <w:left w:val="none" w:sz="0" w:space="0" w:color="auto"/>
            <w:bottom w:val="none" w:sz="0" w:space="0" w:color="auto"/>
            <w:right w:val="none" w:sz="0" w:space="0" w:color="auto"/>
          </w:divBdr>
        </w:div>
        <w:div w:id="199631960">
          <w:marLeft w:val="480"/>
          <w:marRight w:val="0"/>
          <w:marTop w:val="0"/>
          <w:marBottom w:val="0"/>
          <w:divBdr>
            <w:top w:val="none" w:sz="0" w:space="0" w:color="auto"/>
            <w:left w:val="none" w:sz="0" w:space="0" w:color="auto"/>
            <w:bottom w:val="none" w:sz="0" w:space="0" w:color="auto"/>
            <w:right w:val="none" w:sz="0" w:space="0" w:color="auto"/>
          </w:divBdr>
        </w:div>
        <w:div w:id="219826086">
          <w:marLeft w:val="480"/>
          <w:marRight w:val="0"/>
          <w:marTop w:val="0"/>
          <w:marBottom w:val="0"/>
          <w:divBdr>
            <w:top w:val="none" w:sz="0" w:space="0" w:color="auto"/>
            <w:left w:val="none" w:sz="0" w:space="0" w:color="auto"/>
            <w:bottom w:val="none" w:sz="0" w:space="0" w:color="auto"/>
            <w:right w:val="none" w:sz="0" w:space="0" w:color="auto"/>
          </w:divBdr>
        </w:div>
        <w:div w:id="220095714">
          <w:marLeft w:val="480"/>
          <w:marRight w:val="0"/>
          <w:marTop w:val="0"/>
          <w:marBottom w:val="0"/>
          <w:divBdr>
            <w:top w:val="none" w:sz="0" w:space="0" w:color="auto"/>
            <w:left w:val="none" w:sz="0" w:space="0" w:color="auto"/>
            <w:bottom w:val="none" w:sz="0" w:space="0" w:color="auto"/>
            <w:right w:val="none" w:sz="0" w:space="0" w:color="auto"/>
          </w:divBdr>
        </w:div>
        <w:div w:id="271938776">
          <w:marLeft w:val="480"/>
          <w:marRight w:val="0"/>
          <w:marTop w:val="0"/>
          <w:marBottom w:val="0"/>
          <w:divBdr>
            <w:top w:val="none" w:sz="0" w:space="0" w:color="auto"/>
            <w:left w:val="none" w:sz="0" w:space="0" w:color="auto"/>
            <w:bottom w:val="none" w:sz="0" w:space="0" w:color="auto"/>
            <w:right w:val="none" w:sz="0" w:space="0" w:color="auto"/>
          </w:divBdr>
        </w:div>
        <w:div w:id="331493389">
          <w:marLeft w:val="480"/>
          <w:marRight w:val="0"/>
          <w:marTop w:val="0"/>
          <w:marBottom w:val="0"/>
          <w:divBdr>
            <w:top w:val="none" w:sz="0" w:space="0" w:color="auto"/>
            <w:left w:val="none" w:sz="0" w:space="0" w:color="auto"/>
            <w:bottom w:val="none" w:sz="0" w:space="0" w:color="auto"/>
            <w:right w:val="none" w:sz="0" w:space="0" w:color="auto"/>
          </w:divBdr>
        </w:div>
        <w:div w:id="336153139">
          <w:marLeft w:val="480"/>
          <w:marRight w:val="0"/>
          <w:marTop w:val="0"/>
          <w:marBottom w:val="0"/>
          <w:divBdr>
            <w:top w:val="none" w:sz="0" w:space="0" w:color="auto"/>
            <w:left w:val="none" w:sz="0" w:space="0" w:color="auto"/>
            <w:bottom w:val="none" w:sz="0" w:space="0" w:color="auto"/>
            <w:right w:val="none" w:sz="0" w:space="0" w:color="auto"/>
          </w:divBdr>
        </w:div>
        <w:div w:id="342824183">
          <w:marLeft w:val="480"/>
          <w:marRight w:val="0"/>
          <w:marTop w:val="0"/>
          <w:marBottom w:val="0"/>
          <w:divBdr>
            <w:top w:val="none" w:sz="0" w:space="0" w:color="auto"/>
            <w:left w:val="none" w:sz="0" w:space="0" w:color="auto"/>
            <w:bottom w:val="none" w:sz="0" w:space="0" w:color="auto"/>
            <w:right w:val="none" w:sz="0" w:space="0" w:color="auto"/>
          </w:divBdr>
        </w:div>
        <w:div w:id="363864993">
          <w:marLeft w:val="480"/>
          <w:marRight w:val="0"/>
          <w:marTop w:val="0"/>
          <w:marBottom w:val="0"/>
          <w:divBdr>
            <w:top w:val="none" w:sz="0" w:space="0" w:color="auto"/>
            <w:left w:val="none" w:sz="0" w:space="0" w:color="auto"/>
            <w:bottom w:val="none" w:sz="0" w:space="0" w:color="auto"/>
            <w:right w:val="none" w:sz="0" w:space="0" w:color="auto"/>
          </w:divBdr>
        </w:div>
        <w:div w:id="381560819">
          <w:marLeft w:val="480"/>
          <w:marRight w:val="0"/>
          <w:marTop w:val="0"/>
          <w:marBottom w:val="0"/>
          <w:divBdr>
            <w:top w:val="none" w:sz="0" w:space="0" w:color="auto"/>
            <w:left w:val="none" w:sz="0" w:space="0" w:color="auto"/>
            <w:bottom w:val="none" w:sz="0" w:space="0" w:color="auto"/>
            <w:right w:val="none" w:sz="0" w:space="0" w:color="auto"/>
          </w:divBdr>
        </w:div>
        <w:div w:id="387729564">
          <w:marLeft w:val="480"/>
          <w:marRight w:val="0"/>
          <w:marTop w:val="0"/>
          <w:marBottom w:val="0"/>
          <w:divBdr>
            <w:top w:val="none" w:sz="0" w:space="0" w:color="auto"/>
            <w:left w:val="none" w:sz="0" w:space="0" w:color="auto"/>
            <w:bottom w:val="none" w:sz="0" w:space="0" w:color="auto"/>
            <w:right w:val="none" w:sz="0" w:space="0" w:color="auto"/>
          </w:divBdr>
        </w:div>
        <w:div w:id="409667049">
          <w:marLeft w:val="480"/>
          <w:marRight w:val="0"/>
          <w:marTop w:val="0"/>
          <w:marBottom w:val="0"/>
          <w:divBdr>
            <w:top w:val="none" w:sz="0" w:space="0" w:color="auto"/>
            <w:left w:val="none" w:sz="0" w:space="0" w:color="auto"/>
            <w:bottom w:val="none" w:sz="0" w:space="0" w:color="auto"/>
            <w:right w:val="none" w:sz="0" w:space="0" w:color="auto"/>
          </w:divBdr>
        </w:div>
        <w:div w:id="412513024">
          <w:marLeft w:val="480"/>
          <w:marRight w:val="0"/>
          <w:marTop w:val="0"/>
          <w:marBottom w:val="0"/>
          <w:divBdr>
            <w:top w:val="none" w:sz="0" w:space="0" w:color="auto"/>
            <w:left w:val="none" w:sz="0" w:space="0" w:color="auto"/>
            <w:bottom w:val="none" w:sz="0" w:space="0" w:color="auto"/>
            <w:right w:val="none" w:sz="0" w:space="0" w:color="auto"/>
          </w:divBdr>
        </w:div>
        <w:div w:id="418453703">
          <w:marLeft w:val="480"/>
          <w:marRight w:val="0"/>
          <w:marTop w:val="0"/>
          <w:marBottom w:val="0"/>
          <w:divBdr>
            <w:top w:val="none" w:sz="0" w:space="0" w:color="auto"/>
            <w:left w:val="none" w:sz="0" w:space="0" w:color="auto"/>
            <w:bottom w:val="none" w:sz="0" w:space="0" w:color="auto"/>
            <w:right w:val="none" w:sz="0" w:space="0" w:color="auto"/>
          </w:divBdr>
        </w:div>
        <w:div w:id="422915792">
          <w:marLeft w:val="480"/>
          <w:marRight w:val="0"/>
          <w:marTop w:val="0"/>
          <w:marBottom w:val="0"/>
          <w:divBdr>
            <w:top w:val="none" w:sz="0" w:space="0" w:color="auto"/>
            <w:left w:val="none" w:sz="0" w:space="0" w:color="auto"/>
            <w:bottom w:val="none" w:sz="0" w:space="0" w:color="auto"/>
            <w:right w:val="none" w:sz="0" w:space="0" w:color="auto"/>
          </w:divBdr>
        </w:div>
        <w:div w:id="451948958">
          <w:marLeft w:val="480"/>
          <w:marRight w:val="0"/>
          <w:marTop w:val="0"/>
          <w:marBottom w:val="0"/>
          <w:divBdr>
            <w:top w:val="none" w:sz="0" w:space="0" w:color="auto"/>
            <w:left w:val="none" w:sz="0" w:space="0" w:color="auto"/>
            <w:bottom w:val="none" w:sz="0" w:space="0" w:color="auto"/>
            <w:right w:val="none" w:sz="0" w:space="0" w:color="auto"/>
          </w:divBdr>
        </w:div>
        <w:div w:id="511997003">
          <w:marLeft w:val="480"/>
          <w:marRight w:val="0"/>
          <w:marTop w:val="0"/>
          <w:marBottom w:val="0"/>
          <w:divBdr>
            <w:top w:val="none" w:sz="0" w:space="0" w:color="auto"/>
            <w:left w:val="none" w:sz="0" w:space="0" w:color="auto"/>
            <w:bottom w:val="none" w:sz="0" w:space="0" w:color="auto"/>
            <w:right w:val="none" w:sz="0" w:space="0" w:color="auto"/>
          </w:divBdr>
        </w:div>
        <w:div w:id="514998372">
          <w:marLeft w:val="480"/>
          <w:marRight w:val="0"/>
          <w:marTop w:val="0"/>
          <w:marBottom w:val="0"/>
          <w:divBdr>
            <w:top w:val="none" w:sz="0" w:space="0" w:color="auto"/>
            <w:left w:val="none" w:sz="0" w:space="0" w:color="auto"/>
            <w:bottom w:val="none" w:sz="0" w:space="0" w:color="auto"/>
            <w:right w:val="none" w:sz="0" w:space="0" w:color="auto"/>
          </w:divBdr>
        </w:div>
        <w:div w:id="542138701">
          <w:marLeft w:val="480"/>
          <w:marRight w:val="0"/>
          <w:marTop w:val="0"/>
          <w:marBottom w:val="0"/>
          <w:divBdr>
            <w:top w:val="none" w:sz="0" w:space="0" w:color="auto"/>
            <w:left w:val="none" w:sz="0" w:space="0" w:color="auto"/>
            <w:bottom w:val="none" w:sz="0" w:space="0" w:color="auto"/>
            <w:right w:val="none" w:sz="0" w:space="0" w:color="auto"/>
          </w:divBdr>
        </w:div>
        <w:div w:id="551773428">
          <w:marLeft w:val="480"/>
          <w:marRight w:val="0"/>
          <w:marTop w:val="0"/>
          <w:marBottom w:val="0"/>
          <w:divBdr>
            <w:top w:val="none" w:sz="0" w:space="0" w:color="auto"/>
            <w:left w:val="none" w:sz="0" w:space="0" w:color="auto"/>
            <w:bottom w:val="none" w:sz="0" w:space="0" w:color="auto"/>
            <w:right w:val="none" w:sz="0" w:space="0" w:color="auto"/>
          </w:divBdr>
        </w:div>
        <w:div w:id="557011963">
          <w:marLeft w:val="480"/>
          <w:marRight w:val="0"/>
          <w:marTop w:val="0"/>
          <w:marBottom w:val="0"/>
          <w:divBdr>
            <w:top w:val="none" w:sz="0" w:space="0" w:color="auto"/>
            <w:left w:val="none" w:sz="0" w:space="0" w:color="auto"/>
            <w:bottom w:val="none" w:sz="0" w:space="0" w:color="auto"/>
            <w:right w:val="none" w:sz="0" w:space="0" w:color="auto"/>
          </w:divBdr>
        </w:div>
        <w:div w:id="574627511">
          <w:marLeft w:val="480"/>
          <w:marRight w:val="0"/>
          <w:marTop w:val="0"/>
          <w:marBottom w:val="0"/>
          <w:divBdr>
            <w:top w:val="none" w:sz="0" w:space="0" w:color="auto"/>
            <w:left w:val="none" w:sz="0" w:space="0" w:color="auto"/>
            <w:bottom w:val="none" w:sz="0" w:space="0" w:color="auto"/>
            <w:right w:val="none" w:sz="0" w:space="0" w:color="auto"/>
          </w:divBdr>
        </w:div>
        <w:div w:id="591162443">
          <w:marLeft w:val="480"/>
          <w:marRight w:val="0"/>
          <w:marTop w:val="0"/>
          <w:marBottom w:val="0"/>
          <w:divBdr>
            <w:top w:val="none" w:sz="0" w:space="0" w:color="auto"/>
            <w:left w:val="none" w:sz="0" w:space="0" w:color="auto"/>
            <w:bottom w:val="none" w:sz="0" w:space="0" w:color="auto"/>
            <w:right w:val="none" w:sz="0" w:space="0" w:color="auto"/>
          </w:divBdr>
        </w:div>
        <w:div w:id="601567628">
          <w:marLeft w:val="480"/>
          <w:marRight w:val="0"/>
          <w:marTop w:val="0"/>
          <w:marBottom w:val="0"/>
          <w:divBdr>
            <w:top w:val="none" w:sz="0" w:space="0" w:color="auto"/>
            <w:left w:val="none" w:sz="0" w:space="0" w:color="auto"/>
            <w:bottom w:val="none" w:sz="0" w:space="0" w:color="auto"/>
            <w:right w:val="none" w:sz="0" w:space="0" w:color="auto"/>
          </w:divBdr>
        </w:div>
        <w:div w:id="607736098">
          <w:marLeft w:val="480"/>
          <w:marRight w:val="0"/>
          <w:marTop w:val="0"/>
          <w:marBottom w:val="0"/>
          <w:divBdr>
            <w:top w:val="none" w:sz="0" w:space="0" w:color="auto"/>
            <w:left w:val="none" w:sz="0" w:space="0" w:color="auto"/>
            <w:bottom w:val="none" w:sz="0" w:space="0" w:color="auto"/>
            <w:right w:val="none" w:sz="0" w:space="0" w:color="auto"/>
          </w:divBdr>
        </w:div>
        <w:div w:id="619261493">
          <w:marLeft w:val="480"/>
          <w:marRight w:val="0"/>
          <w:marTop w:val="0"/>
          <w:marBottom w:val="0"/>
          <w:divBdr>
            <w:top w:val="none" w:sz="0" w:space="0" w:color="auto"/>
            <w:left w:val="none" w:sz="0" w:space="0" w:color="auto"/>
            <w:bottom w:val="none" w:sz="0" w:space="0" w:color="auto"/>
            <w:right w:val="none" w:sz="0" w:space="0" w:color="auto"/>
          </w:divBdr>
        </w:div>
        <w:div w:id="660351154">
          <w:marLeft w:val="480"/>
          <w:marRight w:val="0"/>
          <w:marTop w:val="0"/>
          <w:marBottom w:val="0"/>
          <w:divBdr>
            <w:top w:val="none" w:sz="0" w:space="0" w:color="auto"/>
            <w:left w:val="none" w:sz="0" w:space="0" w:color="auto"/>
            <w:bottom w:val="none" w:sz="0" w:space="0" w:color="auto"/>
            <w:right w:val="none" w:sz="0" w:space="0" w:color="auto"/>
          </w:divBdr>
        </w:div>
        <w:div w:id="683213843">
          <w:marLeft w:val="480"/>
          <w:marRight w:val="0"/>
          <w:marTop w:val="0"/>
          <w:marBottom w:val="0"/>
          <w:divBdr>
            <w:top w:val="none" w:sz="0" w:space="0" w:color="auto"/>
            <w:left w:val="none" w:sz="0" w:space="0" w:color="auto"/>
            <w:bottom w:val="none" w:sz="0" w:space="0" w:color="auto"/>
            <w:right w:val="none" w:sz="0" w:space="0" w:color="auto"/>
          </w:divBdr>
        </w:div>
        <w:div w:id="690647810">
          <w:marLeft w:val="480"/>
          <w:marRight w:val="0"/>
          <w:marTop w:val="0"/>
          <w:marBottom w:val="0"/>
          <w:divBdr>
            <w:top w:val="none" w:sz="0" w:space="0" w:color="auto"/>
            <w:left w:val="none" w:sz="0" w:space="0" w:color="auto"/>
            <w:bottom w:val="none" w:sz="0" w:space="0" w:color="auto"/>
            <w:right w:val="none" w:sz="0" w:space="0" w:color="auto"/>
          </w:divBdr>
        </w:div>
        <w:div w:id="719093323">
          <w:marLeft w:val="480"/>
          <w:marRight w:val="0"/>
          <w:marTop w:val="0"/>
          <w:marBottom w:val="0"/>
          <w:divBdr>
            <w:top w:val="none" w:sz="0" w:space="0" w:color="auto"/>
            <w:left w:val="none" w:sz="0" w:space="0" w:color="auto"/>
            <w:bottom w:val="none" w:sz="0" w:space="0" w:color="auto"/>
            <w:right w:val="none" w:sz="0" w:space="0" w:color="auto"/>
          </w:divBdr>
        </w:div>
        <w:div w:id="723874740">
          <w:marLeft w:val="480"/>
          <w:marRight w:val="0"/>
          <w:marTop w:val="0"/>
          <w:marBottom w:val="0"/>
          <w:divBdr>
            <w:top w:val="none" w:sz="0" w:space="0" w:color="auto"/>
            <w:left w:val="none" w:sz="0" w:space="0" w:color="auto"/>
            <w:bottom w:val="none" w:sz="0" w:space="0" w:color="auto"/>
            <w:right w:val="none" w:sz="0" w:space="0" w:color="auto"/>
          </w:divBdr>
        </w:div>
        <w:div w:id="779034097">
          <w:marLeft w:val="480"/>
          <w:marRight w:val="0"/>
          <w:marTop w:val="0"/>
          <w:marBottom w:val="0"/>
          <w:divBdr>
            <w:top w:val="none" w:sz="0" w:space="0" w:color="auto"/>
            <w:left w:val="none" w:sz="0" w:space="0" w:color="auto"/>
            <w:bottom w:val="none" w:sz="0" w:space="0" w:color="auto"/>
            <w:right w:val="none" w:sz="0" w:space="0" w:color="auto"/>
          </w:divBdr>
        </w:div>
        <w:div w:id="784158494">
          <w:marLeft w:val="480"/>
          <w:marRight w:val="0"/>
          <w:marTop w:val="0"/>
          <w:marBottom w:val="0"/>
          <w:divBdr>
            <w:top w:val="none" w:sz="0" w:space="0" w:color="auto"/>
            <w:left w:val="none" w:sz="0" w:space="0" w:color="auto"/>
            <w:bottom w:val="none" w:sz="0" w:space="0" w:color="auto"/>
            <w:right w:val="none" w:sz="0" w:space="0" w:color="auto"/>
          </w:divBdr>
        </w:div>
        <w:div w:id="792476969">
          <w:marLeft w:val="480"/>
          <w:marRight w:val="0"/>
          <w:marTop w:val="0"/>
          <w:marBottom w:val="0"/>
          <w:divBdr>
            <w:top w:val="none" w:sz="0" w:space="0" w:color="auto"/>
            <w:left w:val="none" w:sz="0" w:space="0" w:color="auto"/>
            <w:bottom w:val="none" w:sz="0" w:space="0" w:color="auto"/>
            <w:right w:val="none" w:sz="0" w:space="0" w:color="auto"/>
          </w:divBdr>
        </w:div>
        <w:div w:id="808480036">
          <w:marLeft w:val="480"/>
          <w:marRight w:val="0"/>
          <w:marTop w:val="0"/>
          <w:marBottom w:val="0"/>
          <w:divBdr>
            <w:top w:val="none" w:sz="0" w:space="0" w:color="auto"/>
            <w:left w:val="none" w:sz="0" w:space="0" w:color="auto"/>
            <w:bottom w:val="none" w:sz="0" w:space="0" w:color="auto"/>
            <w:right w:val="none" w:sz="0" w:space="0" w:color="auto"/>
          </w:divBdr>
        </w:div>
        <w:div w:id="813765094">
          <w:marLeft w:val="480"/>
          <w:marRight w:val="0"/>
          <w:marTop w:val="0"/>
          <w:marBottom w:val="0"/>
          <w:divBdr>
            <w:top w:val="none" w:sz="0" w:space="0" w:color="auto"/>
            <w:left w:val="none" w:sz="0" w:space="0" w:color="auto"/>
            <w:bottom w:val="none" w:sz="0" w:space="0" w:color="auto"/>
            <w:right w:val="none" w:sz="0" w:space="0" w:color="auto"/>
          </w:divBdr>
        </w:div>
        <w:div w:id="840005782">
          <w:marLeft w:val="480"/>
          <w:marRight w:val="0"/>
          <w:marTop w:val="0"/>
          <w:marBottom w:val="0"/>
          <w:divBdr>
            <w:top w:val="none" w:sz="0" w:space="0" w:color="auto"/>
            <w:left w:val="none" w:sz="0" w:space="0" w:color="auto"/>
            <w:bottom w:val="none" w:sz="0" w:space="0" w:color="auto"/>
            <w:right w:val="none" w:sz="0" w:space="0" w:color="auto"/>
          </w:divBdr>
        </w:div>
        <w:div w:id="915214570">
          <w:marLeft w:val="480"/>
          <w:marRight w:val="0"/>
          <w:marTop w:val="0"/>
          <w:marBottom w:val="0"/>
          <w:divBdr>
            <w:top w:val="none" w:sz="0" w:space="0" w:color="auto"/>
            <w:left w:val="none" w:sz="0" w:space="0" w:color="auto"/>
            <w:bottom w:val="none" w:sz="0" w:space="0" w:color="auto"/>
            <w:right w:val="none" w:sz="0" w:space="0" w:color="auto"/>
          </w:divBdr>
        </w:div>
        <w:div w:id="930239792">
          <w:marLeft w:val="480"/>
          <w:marRight w:val="0"/>
          <w:marTop w:val="0"/>
          <w:marBottom w:val="0"/>
          <w:divBdr>
            <w:top w:val="none" w:sz="0" w:space="0" w:color="auto"/>
            <w:left w:val="none" w:sz="0" w:space="0" w:color="auto"/>
            <w:bottom w:val="none" w:sz="0" w:space="0" w:color="auto"/>
            <w:right w:val="none" w:sz="0" w:space="0" w:color="auto"/>
          </w:divBdr>
        </w:div>
        <w:div w:id="962737301">
          <w:marLeft w:val="480"/>
          <w:marRight w:val="0"/>
          <w:marTop w:val="0"/>
          <w:marBottom w:val="0"/>
          <w:divBdr>
            <w:top w:val="none" w:sz="0" w:space="0" w:color="auto"/>
            <w:left w:val="none" w:sz="0" w:space="0" w:color="auto"/>
            <w:bottom w:val="none" w:sz="0" w:space="0" w:color="auto"/>
            <w:right w:val="none" w:sz="0" w:space="0" w:color="auto"/>
          </w:divBdr>
        </w:div>
        <w:div w:id="963852487">
          <w:marLeft w:val="480"/>
          <w:marRight w:val="0"/>
          <w:marTop w:val="0"/>
          <w:marBottom w:val="0"/>
          <w:divBdr>
            <w:top w:val="none" w:sz="0" w:space="0" w:color="auto"/>
            <w:left w:val="none" w:sz="0" w:space="0" w:color="auto"/>
            <w:bottom w:val="none" w:sz="0" w:space="0" w:color="auto"/>
            <w:right w:val="none" w:sz="0" w:space="0" w:color="auto"/>
          </w:divBdr>
        </w:div>
        <w:div w:id="1132362847">
          <w:marLeft w:val="480"/>
          <w:marRight w:val="0"/>
          <w:marTop w:val="0"/>
          <w:marBottom w:val="0"/>
          <w:divBdr>
            <w:top w:val="none" w:sz="0" w:space="0" w:color="auto"/>
            <w:left w:val="none" w:sz="0" w:space="0" w:color="auto"/>
            <w:bottom w:val="none" w:sz="0" w:space="0" w:color="auto"/>
            <w:right w:val="none" w:sz="0" w:space="0" w:color="auto"/>
          </w:divBdr>
        </w:div>
        <w:div w:id="1132941423">
          <w:marLeft w:val="480"/>
          <w:marRight w:val="0"/>
          <w:marTop w:val="0"/>
          <w:marBottom w:val="0"/>
          <w:divBdr>
            <w:top w:val="none" w:sz="0" w:space="0" w:color="auto"/>
            <w:left w:val="none" w:sz="0" w:space="0" w:color="auto"/>
            <w:bottom w:val="none" w:sz="0" w:space="0" w:color="auto"/>
            <w:right w:val="none" w:sz="0" w:space="0" w:color="auto"/>
          </w:divBdr>
        </w:div>
        <w:div w:id="1145662068">
          <w:marLeft w:val="480"/>
          <w:marRight w:val="0"/>
          <w:marTop w:val="0"/>
          <w:marBottom w:val="0"/>
          <w:divBdr>
            <w:top w:val="none" w:sz="0" w:space="0" w:color="auto"/>
            <w:left w:val="none" w:sz="0" w:space="0" w:color="auto"/>
            <w:bottom w:val="none" w:sz="0" w:space="0" w:color="auto"/>
            <w:right w:val="none" w:sz="0" w:space="0" w:color="auto"/>
          </w:divBdr>
        </w:div>
        <w:div w:id="1167938632">
          <w:marLeft w:val="480"/>
          <w:marRight w:val="0"/>
          <w:marTop w:val="0"/>
          <w:marBottom w:val="0"/>
          <w:divBdr>
            <w:top w:val="none" w:sz="0" w:space="0" w:color="auto"/>
            <w:left w:val="none" w:sz="0" w:space="0" w:color="auto"/>
            <w:bottom w:val="none" w:sz="0" w:space="0" w:color="auto"/>
            <w:right w:val="none" w:sz="0" w:space="0" w:color="auto"/>
          </w:divBdr>
        </w:div>
        <w:div w:id="1169251252">
          <w:marLeft w:val="480"/>
          <w:marRight w:val="0"/>
          <w:marTop w:val="0"/>
          <w:marBottom w:val="0"/>
          <w:divBdr>
            <w:top w:val="none" w:sz="0" w:space="0" w:color="auto"/>
            <w:left w:val="none" w:sz="0" w:space="0" w:color="auto"/>
            <w:bottom w:val="none" w:sz="0" w:space="0" w:color="auto"/>
            <w:right w:val="none" w:sz="0" w:space="0" w:color="auto"/>
          </w:divBdr>
        </w:div>
        <w:div w:id="1179810777">
          <w:marLeft w:val="480"/>
          <w:marRight w:val="0"/>
          <w:marTop w:val="0"/>
          <w:marBottom w:val="0"/>
          <w:divBdr>
            <w:top w:val="none" w:sz="0" w:space="0" w:color="auto"/>
            <w:left w:val="none" w:sz="0" w:space="0" w:color="auto"/>
            <w:bottom w:val="none" w:sz="0" w:space="0" w:color="auto"/>
            <w:right w:val="none" w:sz="0" w:space="0" w:color="auto"/>
          </w:divBdr>
        </w:div>
        <w:div w:id="1219197549">
          <w:marLeft w:val="480"/>
          <w:marRight w:val="0"/>
          <w:marTop w:val="0"/>
          <w:marBottom w:val="0"/>
          <w:divBdr>
            <w:top w:val="none" w:sz="0" w:space="0" w:color="auto"/>
            <w:left w:val="none" w:sz="0" w:space="0" w:color="auto"/>
            <w:bottom w:val="none" w:sz="0" w:space="0" w:color="auto"/>
            <w:right w:val="none" w:sz="0" w:space="0" w:color="auto"/>
          </w:divBdr>
        </w:div>
        <w:div w:id="1244147196">
          <w:marLeft w:val="480"/>
          <w:marRight w:val="0"/>
          <w:marTop w:val="0"/>
          <w:marBottom w:val="0"/>
          <w:divBdr>
            <w:top w:val="none" w:sz="0" w:space="0" w:color="auto"/>
            <w:left w:val="none" w:sz="0" w:space="0" w:color="auto"/>
            <w:bottom w:val="none" w:sz="0" w:space="0" w:color="auto"/>
            <w:right w:val="none" w:sz="0" w:space="0" w:color="auto"/>
          </w:divBdr>
        </w:div>
        <w:div w:id="1255550527">
          <w:marLeft w:val="480"/>
          <w:marRight w:val="0"/>
          <w:marTop w:val="0"/>
          <w:marBottom w:val="0"/>
          <w:divBdr>
            <w:top w:val="none" w:sz="0" w:space="0" w:color="auto"/>
            <w:left w:val="none" w:sz="0" w:space="0" w:color="auto"/>
            <w:bottom w:val="none" w:sz="0" w:space="0" w:color="auto"/>
            <w:right w:val="none" w:sz="0" w:space="0" w:color="auto"/>
          </w:divBdr>
        </w:div>
        <w:div w:id="1262883407">
          <w:marLeft w:val="480"/>
          <w:marRight w:val="0"/>
          <w:marTop w:val="0"/>
          <w:marBottom w:val="0"/>
          <w:divBdr>
            <w:top w:val="none" w:sz="0" w:space="0" w:color="auto"/>
            <w:left w:val="none" w:sz="0" w:space="0" w:color="auto"/>
            <w:bottom w:val="none" w:sz="0" w:space="0" w:color="auto"/>
            <w:right w:val="none" w:sz="0" w:space="0" w:color="auto"/>
          </w:divBdr>
        </w:div>
        <w:div w:id="1297418040">
          <w:marLeft w:val="480"/>
          <w:marRight w:val="0"/>
          <w:marTop w:val="0"/>
          <w:marBottom w:val="0"/>
          <w:divBdr>
            <w:top w:val="none" w:sz="0" w:space="0" w:color="auto"/>
            <w:left w:val="none" w:sz="0" w:space="0" w:color="auto"/>
            <w:bottom w:val="none" w:sz="0" w:space="0" w:color="auto"/>
            <w:right w:val="none" w:sz="0" w:space="0" w:color="auto"/>
          </w:divBdr>
        </w:div>
        <w:div w:id="1308583885">
          <w:marLeft w:val="480"/>
          <w:marRight w:val="0"/>
          <w:marTop w:val="0"/>
          <w:marBottom w:val="0"/>
          <w:divBdr>
            <w:top w:val="none" w:sz="0" w:space="0" w:color="auto"/>
            <w:left w:val="none" w:sz="0" w:space="0" w:color="auto"/>
            <w:bottom w:val="none" w:sz="0" w:space="0" w:color="auto"/>
            <w:right w:val="none" w:sz="0" w:space="0" w:color="auto"/>
          </w:divBdr>
        </w:div>
        <w:div w:id="1364869888">
          <w:marLeft w:val="480"/>
          <w:marRight w:val="0"/>
          <w:marTop w:val="0"/>
          <w:marBottom w:val="0"/>
          <w:divBdr>
            <w:top w:val="none" w:sz="0" w:space="0" w:color="auto"/>
            <w:left w:val="none" w:sz="0" w:space="0" w:color="auto"/>
            <w:bottom w:val="none" w:sz="0" w:space="0" w:color="auto"/>
            <w:right w:val="none" w:sz="0" w:space="0" w:color="auto"/>
          </w:divBdr>
        </w:div>
        <w:div w:id="1365136098">
          <w:marLeft w:val="480"/>
          <w:marRight w:val="0"/>
          <w:marTop w:val="0"/>
          <w:marBottom w:val="0"/>
          <w:divBdr>
            <w:top w:val="none" w:sz="0" w:space="0" w:color="auto"/>
            <w:left w:val="none" w:sz="0" w:space="0" w:color="auto"/>
            <w:bottom w:val="none" w:sz="0" w:space="0" w:color="auto"/>
            <w:right w:val="none" w:sz="0" w:space="0" w:color="auto"/>
          </w:divBdr>
        </w:div>
        <w:div w:id="1371806299">
          <w:marLeft w:val="480"/>
          <w:marRight w:val="0"/>
          <w:marTop w:val="0"/>
          <w:marBottom w:val="0"/>
          <w:divBdr>
            <w:top w:val="none" w:sz="0" w:space="0" w:color="auto"/>
            <w:left w:val="none" w:sz="0" w:space="0" w:color="auto"/>
            <w:bottom w:val="none" w:sz="0" w:space="0" w:color="auto"/>
            <w:right w:val="none" w:sz="0" w:space="0" w:color="auto"/>
          </w:divBdr>
        </w:div>
        <w:div w:id="1383675367">
          <w:marLeft w:val="480"/>
          <w:marRight w:val="0"/>
          <w:marTop w:val="0"/>
          <w:marBottom w:val="0"/>
          <w:divBdr>
            <w:top w:val="none" w:sz="0" w:space="0" w:color="auto"/>
            <w:left w:val="none" w:sz="0" w:space="0" w:color="auto"/>
            <w:bottom w:val="none" w:sz="0" w:space="0" w:color="auto"/>
            <w:right w:val="none" w:sz="0" w:space="0" w:color="auto"/>
          </w:divBdr>
        </w:div>
        <w:div w:id="1421633417">
          <w:marLeft w:val="480"/>
          <w:marRight w:val="0"/>
          <w:marTop w:val="0"/>
          <w:marBottom w:val="0"/>
          <w:divBdr>
            <w:top w:val="none" w:sz="0" w:space="0" w:color="auto"/>
            <w:left w:val="none" w:sz="0" w:space="0" w:color="auto"/>
            <w:bottom w:val="none" w:sz="0" w:space="0" w:color="auto"/>
            <w:right w:val="none" w:sz="0" w:space="0" w:color="auto"/>
          </w:divBdr>
        </w:div>
        <w:div w:id="1548183157">
          <w:marLeft w:val="480"/>
          <w:marRight w:val="0"/>
          <w:marTop w:val="0"/>
          <w:marBottom w:val="0"/>
          <w:divBdr>
            <w:top w:val="none" w:sz="0" w:space="0" w:color="auto"/>
            <w:left w:val="none" w:sz="0" w:space="0" w:color="auto"/>
            <w:bottom w:val="none" w:sz="0" w:space="0" w:color="auto"/>
            <w:right w:val="none" w:sz="0" w:space="0" w:color="auto"/>
          </w:divBdr>
        </w:div>
        <w:div w:id="1576428254">
          <w:marLeft w:val="480"/>
          <w:marRight w:val="0"/>
          <w:marTop w:val="0"/>
          <w:marBottom w:val="0"/>
          <w:divBdr>
            <w:top w:val="none" w:sz="0" w:space="0" w:color="auto"/>
            <w:left w:val="none" w:sz="0" w:space="0" w:color="auto"/>
            <w:bottom w:val="none" w:sz="0" w:space="0" w:color="auto"/>
            <w:right w:val="none" w:sz="0" w:space="0" w:color="auto"/>
          </w:divBdr>
        </w:div>
        <w:div w:id="1604876825">
          <w:marLeft w:val="480"/>
          <w:marRight w:val="0"/>
          <w:marTop w:val="0"/>
          <w:marBottom w:val="0"/>
          <w:divBdr>
            <w:top w:val="none" w:sz="0" w:space="0" w:color="auto"/>
            <w:left w:val="none" w:sz="0" w:space="0" w:color="auto"/>
            <w:bottom w:val="none" w:sz="0" w:space="0" w:color="auto"/>
            <w:right w:val="none" w:sz="0" w:space="0" w:color="auto"/>
          </w:divBdr>
        </w:div>
        <w:div w:id="1624114053">
          <w:marLeft w:val="480"/>
          <w:marRight w:val="0"/>
          <w:marTop w:val="0"/>
          <w:marBottom w:val="0"/>
          <w:divBdr>
            <w:top w:val="none" w:sz="0" w:space="0" w:color="auto"/>
            <w:left w:val="none" w:sz="0" w:space="0" w:color="auto"/>
            <w:bottom w:val="none" w:sz="0" w:space="0" w:color="auto"/>
            <w:right w:val="none" w:sz="0" w:space="0" w:color="auto"/>
          </w:divBdr>
        </w:div>
        <w:div w:id="1625502322">
          <w:marLeft w:val="480"/>
          <w:marRight w:val="0"/>
          <w:marTop w:val="0"/>
          <w:marBottom w:val="0"/>
          <w:divBdr>
            <w:top w:val="none" w:sz="0" w:space="0" w:color="auto"/>
            <w:left w:val="none" w:sz="0" w:space="0" w:color="auto"/>
            <w:bottom w:val="none" w:sz="0" w:space="0" w:color="auto"/>
            <w:right w:val="none" w:sz="0" w:space="0" w:color="auto"/>
          </w:divBdr>
        </w:div>
        <w:div w:id="1634947241">
          <w:marLeft w:val="480"/>
          <w:marRight w:val="0"/>
          <w:marTop w:val="0"/>
          <w:marBottom w:val="0"/>
          <w:divBdr>
            <w:top w:val="none" w:sz="0" w:space="0" w:color="auto"/>
            <w:left w:val="none" w:sz="0" w:space="0" w:color="auto"/>
            <w:bottom w:val="none" w:sz="0" w:space="0" w:color="auto"/>
            <w:right w:val="none" w:sz="0" w:space="0" w:color="auto"/>
          </w:divBdr>
        </w:div>
        <w:div w:id="1639990180">
          <w:marLeft w:val="480"/>
          <w:marRight w:val="0"/>
          <w:marTop w:val="0"/>
          <w:marBottom w:val="0"/>
          <w:divBdr>
            <w:top w:val="none" w:sz="0" w:space="0" w:color="auto"/>
            <w:left w:val="none" w:sz="0" w:space="0" w:color="auto"/>
            <w:bottom w:val="none" w:sz="0" w:space="0" w:color="auto"/>
            <w:right w:val="none" w:sz="0" w:space="0" w:color="auto"/>
          </w:divBdr>
        </w:div>
        <w:div w:id="1649942782">
          <w:marLeft w:val="480"/>
          <w:marRight w:val="0"/>
          <w:marTop w:val="0"/>
          <w:marBottom w:val="0"/>
          <w:divBdr>
            <w:top w:val="none" w:sz="0" w:space="0" w:color="auto"/>
            <w:left w:val="none" w:sz="0" w:space="0" w:color="auto"/>
            <w:bottom w:val="none" w:sz="0" w:space="0" w:color="auto"/>
            <w:right w:val="none" w:sz="0" w:space="0" w:color="auto"/>
          </w:divBdr>
        </w:div>
        <w:div w:id="1651786549">
          <w:marLeft w:val="480"/>
          <w:marRight w:val="0"/>
          <w:marTop w:val="0"/>
          <w:marBottom w:val="0"/>
          <w:divBdr>
            <w:top w:val="none" w:sz="0" w:space="0" w:color="auto"/>
            <w:left w:val="none" w:sz="0" w:space="0" w:color="auto"/>
            <w:bottom w:val="none" w:sz="0" w:space="0" w:color="auto"/>
            <w:right w:val="none" w:sz="0" w:space="0" w:color="auto"/>
          </w:divBdr>
        </w:div>
        <w:div w:id="1652364367">
          <w:marLeft w:val="480"/>
          <w:marRight w:val="0"/>
          <w:marTop w:val="0"/>
          <w:marBottom w:val="0"/>
          <w:divBdr>
            <w:top w:val="none" w:sz="0" w:space="0" w:color="auto"/>
            <w:left w:val="none" w:sz="0" w:space="0" w:color="auto"/>
            <w:bottom w:val="none" w:sz="0" w:space="0" w:color="auto"/>
            <w:right w:val="none" w:sz="0" w:space="0" w:color="auto"/>
          </w:divBdr>
        </w:div>
        <w:div w:id="1696617537">
          <w:marLeft w:val="480"/>
          <w:marRight w:val="0"/>
          <w:marTop w:val="0"/>
          <w:marBottom w:val="0"/>
          <w:divBdr>
            <w:top w:val="none" w:sz="0" w:space="0" w:color="auto"/>
            <w:left w:val="none" w:sz="0" w:space="0" w:color="auto"/>
            <w:bottom w:val="none" w:sz="0" w:space="0" w:color="auto"/>
            <w:right w:val="none" w:sz="0" w:space="0" w:color="auto"/>
          </w:divBdr>
        </w:div>
        <w:div w:id="1704790692">
          <w:marLeft w:val="480"/>
          <w:marRight w:val="0"/>
          <w:marTop w:val="0"/>
          <w:marBottom w:val="0"/>
          <w:divBdr>
            <w:top w:val="none" w:sz="0" w:space="0" w:color="auto"/>
            <w:left w:val="none" w:sz="0" w:space="0" w:color="auto"/>
            <w:bottom w:val="none" w:sz="0" w:space="0" w:color="auto"/>
            <w:right w:val="none" w:sz="0" w:space="0" w:color="auto"/>
          </w:divBdr>
        </w:div>
        <w:div w:id="1708406521">
          <w:marLeft w:val="480"/>
          <w:marRight w:val="0"/>
          <w:marTop w:val="0"/>
          <w:marBottom w:val="0"/>
          <w:divBdr>
            <w:top w:val="none" w:sz="0" w:space="0" w:color="auto"/>
            <w:left w:val="none" w:sz="0" w:space="0" w:color="auto"/>
            <w:bottom w:val="none" w:sz="0" w:space="0" w:color="auto"/>
            <w:right w:val="none" w:sz="0" w:space="0" w:color="auto"/>
          </w:divBdr>
        </w:div>
        <w:div w:id="1738897505">
          <w:marLeft w:val="480"/>
          <w:marRight w:val="0"/>
          <w:marTop w:val="0"/>
          <w:marBottom w:val="0"/>
          <w:divBdr>
            <w:top w:val="none" w:sz="0" w:space="0" w:color="auto"/>
            <w:left w:val="none" w:sz="0" w:space="0" w:color="auto"/>
            <w:bottom w:val="none" w:sz="0" w:space="0" w:color="auto"/>
            <w:right w:val="none" w:sz="0" w:space="0" w:color="auto"/>
          </w:divBdr>
        </w:div>
        <w:div w:id="1832596351">
          <w:marLeft w:val="480"/>
          <w:marRight w:val="0"/>
          <w:marTop w:val="0"/>
          <w:marBottom w:val="0"/>
          <w:divBdr>
            <w:top w:val="none" w:sz="0" w:space="0" w:color="auto"/>
            <w:left w:val="none" w:sz="0" w:space="0" w:color="auto"/>
            <w:bottom w:val="none" w:sz="0" w:space="0" w:color="auto"/>
            <w:right w:val="none" w:sz="0" w:space="0" w:color="auto"/>
          </w:divBdr>
        </w:div>
        <w:div w:id="1944337951">
          <w:marLeft w:val="480"/>
          <w:marRight w:val="0"/>
          <w:marTop w:val="0"/>
          <w:marBottom w:val="0"/>
          <w:divBdr>
            <w:top w:val="none" w:sz="0" w:space="0" w:color="auto"/>
            <w:left w:val="none" w:sz="0" w:space="0" w:color="auto"/>
            <w:bottom w:val="none" w:sz="0" w:space="0" w:color="auto"/>
            <w:right w:val="none" w:sz="0" w:space="0" w:color="auto"/>
          </w:divBdr>
        </w:div>
        <w:div w:id="1944992540">
          <w:marLeft w:val="480"/>
          <w:marRight w:val="0"/>
          <w:marTop w:val="0"/>
          <w:marBottom w:val="0"/>
          <w:divBdr>
            <w:top w:val="none" w:sz="0" w:space="0" w:color="auto"/>
            <w:left w:val="none" w:sz="0" w:space="0" w:color="auto"/>
            <w:bottom w:val="none" w:sz="0" w:space="0" w:color="auto"/>
            <w:right w:val="none" w:sz="0" w:space="0" w:color="auto"/>
          </w:divBdr>
        </w:div>
        <w:div w:id="1948275082">
          <w:marLeft w:val="480"/>
          <w:marRight w:val="0"/>
          <w:marTop w:val="0"/>
          <w:marBottom w:val="0"/>
          <w:divBdr>
            <w:top w:val="none" w:sz="0" w:space="0" w:color="auto"/>
            <w:left w:val="none" w:sz="0" w:space="0" w:color="auto"/>
            <w:bottom w:val="none" w:sz="0" w:space="0" w:color="auto"/>
            <w:right w:val="none" w:sz="0" w:space="0" w:color="auto"/>
          </w:divBdr>
        </w:div>
        <w:div w:id="1952006914">
          <w:marLeft w:val="480"/>
          <w:marRight w:val="0"/>
          <w:marTop w:val="0"/>
          <w:marBottom w:val="0"/>
          <w:divBdr>
            <w:top w:val="none" w:sz="0" w:space="0" w:color="auto"/>
            <w:left w:val="none" w:sz="0" w:space="0" w:color="auto"/>
            <w:bottom w:val="none" w:sz="0" w:space="0" w:color="auto"/>
            <w:right w:val="none" w:sz="0" w:space="0" w:color="auto"/>
          </w:divBdr>
        </w:div>
        <w:div w:id="1986007323">
          <w:marLeft w:val="480"/>
          <w:marRight w:val="0"/>
          <w:marTop w:val="0"/>
          <w:marBottom w:val="0"/>
          <w:divBdr>
            <w:top w:val="none" w:sz="0" w:space="0" w:color="auto"/>
            <w:left w:val="none" w:sz="0" w:space="0" w:color="auto"/>
            <w:bottom w:val="none" w:sz="0" w:space="0" w:color="auto"/>
            <w:right w:val="none" w:sz="0" w:space="0" w:color="auto"/>
          </w:divBdr>
        </w:div>
        <w:div w:id="2022580444">
          <w:marLeft w:val="480"/>
          <w:marRight w:val="0"/>
          <w:marTop w:val="0"/>
          <w:marBottom w:val="0"/>
          <w:divBdr>
            <w:top w:val="none" w:sz="0" w:space="0" w:color="auto"/>
            <w:left w:val="none" w:sz="0" w:space="0" w:color="auto"/>
            <w:bottom w:val="none" w:sz="0" w:space="0" w:color="auto"/>
            <w:right w:val="none" w:sz="0" w:space="0" w:color="auto"/>
          </w:divBdr>
        </w:div>
        <w:div w:id="2047945262">
          <w:marLeft w:val="480"/>
          <w:marRight w:val="0"/>
          <w:marTop w:val="0"/>
          <w:marBottom w:val="0"/>
          <w:divBdr>
            <w:top w:val="none" w:sz="0" w:space="0" w:color="auto"/>
            <w:left w:val="none" w:sz="0" w:space="0" w:color="auto"/>
            <w:bottom w:val="none" w:sz="0" w:space="0" w:color="auto"/>
            <w:right w:val="none" w:sz="0" w:space="0" w:color="auto"/>
          </w:divBdr>
        </w:div>
        <w:div w:id="2069259939">
          <w:marLeft w:val="480"/>
          <w:marRight w:val="0"/>
          <w:marTop w:val="0"/>
          <w:marBottom w:val="0"/>
          <w:divBdr>
            <w:top w:val="none" w:sz="0" w:space="0" w:color="auto"/>
            <w:left w:val="none" w:sz="0" w:space="0" w:color="auto"/>
            <w:bottom w:val="none" w:sz="0" w:space="0" w:color="auto"/>
            <w:right w:val="none" w:sz="0" w:space="0" w:color="auto"/>
          </w:divBdr>
        </w:div>
        <w:div w:id="2088721538">
          <w:marLeft w:val="480"/>
          <w:marRight w:val="0"/>
          <w:marTop w:val="0"/>
          <w:marBottom w:val="0"/>
          <w:divBdr>
            <w:top w:val="none" w:sz="0" w:space="0" w:color="auto"/>
            <w:left w:val="none" w:sz="0" w:space="0" w:color="auto"/>
            <w:bottom w:val="none" w:sz="0" w:space="0" w:color="auto"/>
            <w:right w:val="none" w:sz="0" w:space="0" w:color="auto"/>
          </w:divBdr>
        </w:div>
        <w:div w:id="2103336189">
          <w:marLeft w:val="480"/>
          <w:marRight w:val="0"/>
          <w:marTop w:val="0"/>
          <w:marBottom w:val="0"/>
          <w:divBdr>
            <w:top w:val="none" w:sz="0" w:space="0" w:color="auto"/>
            <w:left w:val="none" w:sz="0" w:space="0" w:color="auto"/>
            <w:bottom w:val="none" w:sz="0" w:space="0" w:color="auto"/>
            <w:right w:val="none" w:sz="0" w:space="0" w:color="auto"/>
          </w:divBdr>
        </w:div>
        <w:div w:id="2124808968">
          <w:marLeft w:val="480"/>
          <w:marRight w:val="0"/>
          <w:marTop w:val="0"/>
          <w:marBottom w:val="0"/>
          <w:divBdr>
            <w:top w:val="none" w:sz="0" w:space="0" w:color="auto"/>
            <w:left w:val="none" w:sz="0" w:space="0" w:color="auto"/>
            <w:bottom w:val="none" w:sz="0" w:space="0" w:color="auto"/>
            <w:right w:val="none" w:sz="0" w:space="0" w:color="auto"/>
          </w:divBdr>
        </w:div>
        <w:div w:id="2135519319">
          <w:marLeft w:val="480"/>
          <w:marRight w:val="0"/>
          <w:marTop w:val="0"/>
          <w:marBottom w:val="0"/>
          <w:divBdr>
            <w:top w:val="none" w:sz="0" w:space="0" w:color="auto"/>
            <w:left w:val="none" w:sz="0" w:space="0" w:color="auto"/>
            <w:bottom w:val="none" w:sz="0" w:space="0" w:color="auto"/>
            <w:right w:val="none" w:sz="0" w:space="0" w:color="auto"/>
          </w:divBdr>
        </w:div>
      </w:divsChild>
    </w:div>
    <w:div w:id="166871559">
      <w:marLeft w:val="640"/>
      <w:marRight w:val="0"/>
      <w:marTop w:val="0"/>
      <w:marBottom w:val="0"/>
      <w:divBdr>
        <w:top w:val="none" w:sz="0" w:space="0" w:color="auto"/>
        <w:left w:val="none" w:sz="0" w:space="0" w:color="auto"/>
        <w:bottom w:val="none" w:sz="0" w:space="0" w:color="auto"/>
        <w:right w:val="none" w:sz="0" w:space="0" w:color="auto"/>
      </w:divBdr>
    </w:div>
    <w:div w:id="166873485">
      <w:marLeft w:val="640"/>
      <w:marRight w:val="0"/>
      <w:marTop w:val="0"/>
      <w:marBottom w:val="0"/>
      <w:divBdr>
        <w:top w:val="none" w:sz="0" w:space="0" w:color="auto"/>
        <w:left w:val="none" w:sz="0" w:space="0" w:color="auto"/>
        <w:bottom w:val="none" w:sz="0" w:space="0" w:color="auto"/>
        <w:right w:val="none" w:sz="0" w:space="0" w:color="auto"/>
      </w:divBdr>
    </w:div>
    <w:div w:id="167253888">
      <w:marLeft w:val="640"/>
      <w:marRight w:val="0"/>
      <w:marTop w:val="0"/>
      <w:marBottom w:val="0"/>
      <w:divBdr>
        <w:top w:val="none" w:sz="0" w:space="0" w:color="auto"/>
        <w:left w:val="none" w:sz="0" w:space="0" w:color="auto"/>
        <w:bottom w:val="none" w:sz="0" w:space="0" w:color="auto"/>
        <w:right w:val="none" w:sz="0" w:space="0" w:color="auto"/>
      </w:divBdr>
    </w:div>
    <w:div w:id="167403742">
      <w:bodyDiv w:val="1"/>
      <w:marLeft w:val="0"/>
      <w:marRight w:val="0"/>
      <w:marTop w:val="0"/>
      <w:marBottom w:val="0"/>
      <w:divBdr>
        <w:top w:val="none" w:sz="0" w:space="0" w:color="auto"/>
        <w:left w:val="none" w:sz="0" w:space="0" w:color="auto"/>
        <w:bottom w:val="none" w:sz="0" w:space="0" w:color="auto"/>
        <w:right w:val="none" w:sz="0" w:space="0" w:color="auto"/>
      </w:divBdr>
    </w:div>
    <w:div w:id="167452705">
      <w:bodyDiv w:val="1"/>
      <w:marLeft w:val="0"/>
      <w:marRight w:val="0"/>
      <w:marTop w:val="0"/>
      <w:marBottom w:val="0"/>
      <w:divBdr>
        <w:top w:val="none" w:sz="0" w:space="0" w:color="auto"/>
        <w:left w:val="none" w:sz="0" w:space="0" w:color="auto"/>
        <w:bottom w:val="none" w:sz="0" w:space="0" w:color="auto"/>
        <w:right w:val="none" w:sz="0" w:space="0" w:color="auto"/>
      </w:divBdr>
      <w:divsChild>
        <w:div w:id="4021684">
          <w:marLeft w:val="480"/>
          <w:marRight w:val="0"/>
          <w:marTop w:val="0"/>
          <w:marBottom w:val="0"/>
          <w:divBdr>
            <w:top w:val="none" w:sz="0" w:space="0" w:color="auto"/>
            <w:left w:val="none" w:sz="0" w:space="0" w:color="auto"/>
            <w:bottom w:val="none" w:sz="0" w:space="0" w:color="auto"/>
            <w:right w:val="none" w:sz="0" w:space="0" w:color="auto"/>
          </w:divBdr>
        </w:div>
        <w:div w:id="7685617">
          <w:marLeft w:val="480"/>
          <w:marRight w:val="0"/>
          <w:marTop w:val="0"/>
          <w:marBottom w:val="0"/>
          <w:divBdr>
            <w:top w:val="none" w:sz="0" w:space="0" w:color="auto"/>
            <w:left w:val="none" w:sz="0" w:space="0" w:color="auto"/>
            <w:bottom w:val="none" w:sz="0" w:space="0" w:color="auto"/>
            <w:right w:val="none" w:sz="0" w:space="0" w:color="auto"/>
          </w:divBdr>
        </w:div>
        <w:div w:id="9377009">
          <w:marLeft w:val="480"/>
          <w:marRight w:val="0"/>
          <w:marTop w:val="0"/>
          <w:marBottom w:val="0"/>
          <w:divBdr>
            <w:top w:val="none" w:sz="0" w:space="0" w:color="auto"/>
            <w:left w:val="none" w:sz="0" w:space="0" w:color="auto"/>
            <w:bottom w:val="none" w:sz="0" w:space="0" w:color="auto"/>
            <w:right w:val="none" w:sz="0" w:space="0" w:color="auto"/>
          </w:divBdr>
        </w:div>
        <w:div w:id="39787953">
          <w:marLeft w:val="480"/>
          <w:marRight w:val="0"/>
          <w:marTop w:val="0"/>
          <w:marBottom w:val="0"/>
          <w:divBdr>
            <w:top w:val="none" w:sz="0" w:space="0" w:color="auto"/>
            <w:left w:val="none" w:sz="0" w:space="0" w:color="auto"/>
            <w:bottom w:val="none" w:sz="0" w:space="0" w:color="auto"/>
            <w:right w:val="none" w:sz="0" w:space="0" w:color="auto"/>
          </w:divBdr>
        </w:div>
        <w:div w:id="73355208">
          <w:marLeft w:val="480"/>
          <w:marRight w:val="0"/>
          <w:marTop w:val="0"/>
          <w:marBottom w:val="0"/>
          <w:divBdr>
            <w:top w:val="none" w:sz="0" w:space="0" w:color="auto"/>
            <w:left w:val="none" w:sz="0" w:space="0" w:color="auto"/>
            <w:bottom w:val="none" w:sz="0" w:space="0" w:color="auto"/>
            <w:right w:val="none" w:sz="0" w:space="0" w:color="auto"/>
          </w:divBdr>
        </w:div>
        <w:div w:id="200556115">
          <w:marLeft w:val="480"/>
          <w:marRight w:val="0"/>
          <w:marTop w:val="0"/>
          <w:marBottom w:val="0"/>
          <w:divBdr>
            <w:top w:val="none" w:sz="0" w:space="0" w:color="auto"/>
            <w:left w:val="none" w:sz="0" w:space="0" w:color="auto"/>
            <w:bottom w:val="none" w:sz="0" w:space="0" w:color="auto"/>
            <w:right w:val="none" w:sz="0" w:space="0" w:color="auto"/>
          </w:divBdr>
        </w:div>
        <w:div w:id="241723407">
          <w:marLeft w:val="480"/>
          <w:marRight w:val="0"/>
          <w:marTop w:val="0"/>
          <w:marBottom w:val="0"/>
          <w:divBdr>
            <w:top w:val="none" w:sz="0" w:space="0" w:color="auto"/>
            <w:left w:val="none" w:sz="0" w:space="0" w:color="auto"/>
            <w:bottom w:val="none" w:sz="0" w:space="0" w:color="auto"/>
            <w:right w:val="none" w:sz="0" w:space="0" w:color="auto"/>
          </w:divBdr>
        </w:div>
        <w:div w:id="288820378">
          <w:marLeft w:val="480"/>
          <w:marRight w:val="0"/>
          <w:marTop w:val="0"/>
          <w:marBottom w:val="0"/>
          <w:divBdr>
            <w:top w:val="none" w:sz="0" w:space="0" w:color="auto"/>
            <w:left w:val="none" w:sz="0" w:space="0" w:color="auto"/>
            <w:bottom w:val="none" w:sz="0" w:space="0" w:color="auto"/>
            <w:right w:val="none" w:sz="0" w:space="0" w:color="auto"/>
          </w:divBdr>
        </w:div>
        <w:div w:id="295721545">
          <w:marLeft w:val="480"/>
          <w:marRight w:val="0"/>
          <w:marTop w:val="0"/>
          <w:marBottom w:val="0"/>
          <w:divBdr>
            <w:top w:val="none" w:sz="0" w:space="0" w:color="auto"/>
            <w:left w:val="none" w:sz="0" w:space="0" w:color="auto"/>
            <w:bottom w:val="none" w:sz="0" w:space="0" w:color="auto"/>
            <w:right w:val="none" w:sz="0" w:space="0" w:color="auto"/>
          </w:divBdr>
        </w:div>
        <w:div w:id="344983880">
          <w:marLeft w:val="480"/>
          <w:marRight w:val="0"/>
          <w:marTop w:val="0"/>
          <w:marBottom w:val="0"/>
          <w:divBdr>
            <w:top w:val="none" w:sz="0" w:space="0" w:color="auto"/>
            <w:left w:val="none" w:sz="0" w:space="0" w:color="auto"/>
            <w:bottom w:val="none" w:sz="0" w:space="0" w:color="auto"/>
            <w:right w:val="none" w:sz="0" w:space="0" w:color="auto"/>
          </w:divBdr>
        </w:div>
        <w:div w:id="361976247">
          <w:marLeft w:val="480"/>
          <w:marRight w:val="0"/>
          <w:marTop w:val="0"/>
          <w:marBottom w:val="0"/>
          <w:divBdr>
            <w:top w:val="none" w:sz="0" w:space="0" w:color="auto"/>
            <w:left w:val="none" w:sz="0" w:space="0" w:color="auto"/>
            <w:bottom w:val="none" w:sz="0" w:space="0" w:color="auto"/>
            <w:right w:val="none" w:sz="0" w:space="0" w:color="auto"/>
          </w:divBdr>
        </w:div>
        <w:div w:id="381950763">
          <w:marLeft w:val="480"/>
          <w:marRight w:val="0"/>
          <w:marTop w:val="0"/>
          <w:marBottom w:val="0"/>
          <w:divBdr>
            <w:top w:val="none" w:sz="0" w:space="0" w:color="auto"/>
            <w:left w:val="none" w:sz="0" w:space="0" w:color="auto"/>
            <w:bottom w:val="none" w:sz="0" w:space="0" w:color="auto"/>
            <w:right w:val="none" w:sz="0" w:space="0" w:color="auto"/>
          </w:divBdr>
        </w:div>
        <w:div w:id="426461555">
          <w:marLeft w:val="480"/>
          <w:marRight w:val="0"/>
          <w:marTop w:val="0"/>
          <w:marBottom w:val="0"/>
          <w:divBdr>
            <w:top w:val="none" w:sz="0" w:space="0" w:color="auto"/>
            <w:left w:val="none" w:sz="0" w:space="0" w:color="auto"/>
            <w:bottom w:val="none" w:sz="0" w:space="0" w:color="auto"/>
            <w:right w:val="none" w:sz="0" w:space="0" w:color="auto"/>
          </w:divBdr>
        </w:div>
        <w:div w:id="470561706">
          <w:marLeft w:val="480"/>
          <w:marRight w:val="0"/>
          <w:marTop w:val="0"/>
          <w:marBottom w:val="0"/>
          <w:divBdr>
            <w:top w:val="none" w:sz="0" w:space="0" w:color="auto"/>
            <w:left w:val="none" w:sz="0" w:space="0" w:color="auto"/>
            <w:bottom w:val="none" w:sz="0" w:space="0" w:color="auto"/>
            <w:right w:val="none" w:sz="0" w:space="0" w:color="auto"/>
          </w:divBdr>
        </w:div>
        <w:div w:id="490483754">
          <w:marLeft w:val="480"/>
          <w:marRight w:val="0"/>
          <w:marTop w:val="0"/>
          <w:marBottom w:val="0"/>
          <w:divBdr>
            <w:top w:val="none" w:sz="0" w:space="0" w:color="auto"/>
            <w:left w:val="none" w:sz="0" w:space="0" w:color="auto"/>
            <w:bottom w:val="none" w:sz="0" w:space="0" w:color="auto"/>
            <w:right w:val="none" w:sz="0" w:space="0" w:color="auto"/>
          </w:divBdr>
        </w:div>
        <w:div w:id="525827840">
          <w:marLeft w:val="480"/>
          <w:marRight w:val="0"/>
          <w:marTop w:val="0"/>
          <w:marBottom w:val="0"/>
          <w:divBdr>
            <w:top w:val="none" w:sz="0" w:space="0" w:color="auto"/>
            <w:left w:val="none" w:sz="0" w:space="0" w:color="auto"/>
            <w:bottom w:val="none" w:sz="0" w:space="0" w:color="auto"/>
            <w:right w:val="none" w:sz="0" w:space="0" w:color="auto"/>
          </w:divBdr>
        </w:div>
        <w:div w:id="533154498">
          <w:marLeft w:val="480"/>
          <w:marRight w:val="0"/>
          <w:marTop w:val="0"/>
          <w:marBottom w:val="0"/>
          <w:divBdr>
            <w:top w:val="none" w:sz="0" w:space="0" w:color="auto"/>
            <w:left w:val="none" w:sz="0" w:space="0" w:color="auto"/>
            <w:bottom w:val="none" w:sz="0" w:space="0" w:color="auto"/>
            <w:right w:val="none" w:sz="0" w:space="0" w:color="auto"/>
          </w:divBdr>
        </w:div>
        <w:div w:id="533738323">
          <w:marLeft w:val="480"/>
          <w:marRight w:val="0"/>
          <w:marTop w:val="0"/>
          <w:marBottom w:val="0"/>
          <w:divBdr>
            <w:top w:val="none" w:sz="0" w:space="0" w:color="auto"/>
            <w:left w:val="none" w:sz="0" w:space="0" w:color="auto"/>
            <w:bottom w:val="none" w:sz="0" w:space="0" w:color="auto"/>
            <w:right w:val="none" w:sz="0" w:space="0" w:color="auto"/>
          </w:divBdr>
        </w:div>
        <w:div w:id="575437681">
          <w:marLeft w:val="480"/>
          <w:marRight w:val="0"/>
          <w:marTop w:val="0"/>
          <w:marBottom w:val="0"/>
          <w:divBdr>
            <w:top w:val="none" w:sz="0" w:space="0" w:color="auto"/>
            <w:left w:val="none" w:sz="0" w:space="0" w:color="auto"/>
            <w:bottom w:val="none" w:sz="0" w:space="0" w:color="auto"/>
            <w:right w:val="none" w:sz="0" w:space="0" w:color="auto"/>
          </w:divBdr>
        </w:div>
        <w:div w:id="655575844">
          <w:marLeft w:val="480"/>
          <w:marRight w:val="0"/>
          <w:marTop w:val="0"/>
          <w:marBottom w:val="0"/>
          <w:divBdr>
            <w:top w:val="none" w:sz="0" w:space="0" w:color="auto"/>
            <w:left w:val="none" w:sz="0" w:space="0" w:color="auto"/>
            <w:bottom w:val="none" w:sz="0" w:space="0" w:color="auto"/>
            <w:right w:val="none" w:sz="0" w:space="0" w:color="auto"/>
          </w:divBdr>
        </w:div>
        <w:div w:id="784688710">
          <w:marLeft w:val="480"/>
          <w:marRight w:val="0"/>
          <w:marTop w:val="0"/>
          <w:marBottom w:val="0"/>
          <w:divBdr>
            <w:top w:val="none" w:sz="0" w:space="0" w:color="auto"/>
            <w:left w:val="none" w:sz="0" w:space="0" w:color="auto"/>
            <w:bottom w:val="none" w:sz="0" w:space="0" w:color="auto"/>
            <w:right w:val="none" w:sz="0" w:space="0" w:color="auto"/>
          </w:divBdr>
        </w:div>
        <w:div w:id="800340925">
          <w:marLeft w:val="480"/>
          <w:marRight w:val="0"/>
          <w:marTop w:val="0"/>
          <w:marBottom w:val="0"/>
          <w:divBdr>
            <w:top w:val="none" w:sz="0" w:space="0" w:color="auto"/>
            <w:left w:val="none" w:sz="0" w:space="0" w:color="auto"/>
            <w:bottom w:val="none" w:sz="0" w:space="0" w:color="auto"/>
            <w:right w:val="none" w:sz="0" w:space="0" w:color="auto"/>
          </w:divBdr>
        </w:div>
        <w:div w:id="875852895">
          <w:marLeft w:val="480"/>
          <w:marRight w:val="0"/>
          <w:marTop w:val="0"/>
          <w:marBottom w:val="0"/>
          <w:divBdr>
            <w:top w:val="none" w:sz="0" w:space="0" w:color="auto"/>
            <w:left w:val="none" w:sz="0" w:space="0" w:color="auto"/>
            <w:bottom w:val="none" w:sz="0" w:space="0" w:color="auto"/>
            <w:right w:val="none" w:sz="0" w:space="0" w:color="auto"/>
          </w:divBdr>
        </w:div>
        <w:div w:id="915867359">
          <w:marLeft w:val="480"/>
          <w:marRight w:val="0"/>
          <w:marTop w:val="0"/>
          <w:marBottom w:val="0"/>
          <w:divBdr>
            <w:top w:val="none" w:sz="0" w:space="0" w:color="auto"/>
            <w:left w:val="none" w:sz="0" w:space="0" w:color="auto"/>
            <w:bottom w:val="none" w:sz="0" w:space="0" w:color="auto"/>
            <w:right w:val="none" w:sz="0" w:space="0" w:color="auto"/>
          </w:divBdr>
        </w:div>
        <w:div w:id="936595780">
          <w:marLeft w:val="480"/>
          <w:marRight w:val="0"/>
          <w:marTop w:val="0"/>
          <w:marBottom w:val="0"/>
          <w:divBdr>
            <w:top w:val="none" w:sz="0" w:space="0" w:color="auto"/>
            <w:left w:val="none" w:sz="0" w:space="0" w:color="auto"/>
            <w:bottom w:val="none" w:sz="0" w:space="0" w:color="auto"/>
            <w:right w:val="none" w:sz="0" w:space="0" w:color="auto"/>
          </w:divBdr>
        </w:div>
        <w:div w:id="955789072">
          <w:marLeft w:val="480"/>
          <w:marRight w:val="0"/>
          <w:marTop w:val="0"/>
          <w:marBottom w:val="0"/>
          <w:divBdr>
            <w:top w:val="none" w:sz="0" w:space="0" w:color="auto"/>
            <w:left w:val="none" w:sz="0" w:space="0" w:color="auto"/>
            <w:bottom w:val="none" w:sz="0" w:space="0" w:color="auto"/>
            <w:right w:val="none" w:sz="0" w:space="0" w:color="auto"/>
          </w:divBdr>
        </w:div>
        <w:div w:id="980234784">
          <w:marLeft w:val="480"/>
          <w:marRight w:val="0"/>
          <w:marTop w:val="0"/>
          <w:marBottom w:val="0"/>
          <w:divBdr>
            <w:top w:val="none" w:sz="0" w:space="0" w:color="auto"/>
            <w:left w:val="none" w:sz="0" w:space="0" w:color="auto"/>
            <w:bottom w:val="none" w:sz="0" w:space="0" w:color="auto"/>
            <w:right w:val="none" w:sz="0" w:space="0" w:color="auto"/>
          </w:divBdr>
        </w:div>
        <w:div w:id="984356206">
          <w:marLeft w:val="480"/>
          <w:marRight w:val="0"/>
          <w:marTop w:val="0"/>
          <w:marBottom w:val="0"/>
          <w:divBdr>
            <w:top w:val="none" w:sz="0" w:space="0" w:color="auto"/>
            <w:left w:val="none" w:sz="0" w:space="0" w:color="auto"/>
            <w:bottom w:val="none" w:sz="0" w:space="0" w:color="auto"/>
            <w:right w:val="none" w:sz="0" w:space="0" w:color="auto"/>
          </w:divBdr>
        </w:div>
        <w:div w:id="1027871669">
          <w:marLeft w:val="480"/>
          <w:marRight w:val="0"/>
          <w:marTop w:val="0"/>
          <w:marBottom w:val="0"/>
          <w:divBdr>
            <w:top w:val="none" w:sz="0" w:space="0" w:color="auto"/>
            <w:left w:val="none" w:sz="0" w:space="0" w:color="auto"/>
            <w:bottom w:val="none" w:sz="0" w:space="0" w:color="auto"/>
            <w:right w:val="none" w:sz="0" w:space="0" w:color="auto"/>
          </w:divBdr>
        </w:div>
        <w:div w:id="1046682273">
          <w:marLeft w:val="480"/>
          <w:marRight w:val="0"/>
          <w:marTop w:val="0"/>
          <w:marBottom w:val="0"/>
          <w:divBdr>
            <w:top w:val="none" w:sz="0" w:space="0" w:color="auto"/>
            <w:left w:val="none" w:sz="0" w:space="0" w:color="auto"/>
            <w:bottom w:val="none" w:sz="0" w:space="0" w:color="auto"/>
            <w:right w:val="none" w:sz="0" w:space="0" w:color="auto"/>
          </w:divBdr>
        </w:div>
        <w:div w:id="1087115186">
          <w:marLeft w:val="480"/>
          <w:marRight w:val="0"/>
          <w:marTop w:val="0"/>
          <w:marBottom w:val="0"/>
          <w:divBdr>
            <w:top w:val="none" w:sz="0" w:space="0" w:color="auto"/>
            <w:left w:val="none" w:sz="0" w:space="0" w:color="auto"/>
            <w:bottom w:val="none" w:sz="0" w:space="0" w:color="auto"/>
            <w:right w:val="none" w:sz="0" w:space="0" w:color="auto"/>
          </w:divBdr>
        </w:div>
        <w:div w:id="1108961307">
          <w:marLeft w:val="480"/>
          <w:marRight w:val="0"/>
          <w:marTop w:val="0"/>
          <w:marBottom w:val="0"/>
          <w:divBdr>
            <w:top w:val="none" w:sz="0" w:space="0" w:color="auto"/>
            <w:left w:val="none" w:sz="0" w:space="0" w:color="auto"/>
            <w:bottom w:val="none" w:sz="0" w:space="0" w:color="auto"/>
            <w:right w:val="none" w:sz="0" w:space="0" w:color="auto"/>
          </w:divBdr>
        </w:div>
        <w:div w:id="1146513565">
          <w:marLeft w:val="480"/>
          <w:marRight w:val="0"/>
          <w:marTop w:val="0"/>
          <w:marBottom w:val="0"/>
          <w:divBdr>
            <w:top w:val="none" w:sz="0" w:space="0" w:color="auto"/>
            <w:left w:val="none" w:sz="0" w:space="0" w:color="auto"/>
            <w:bottom w:val="none" w:sz="0" w:space="0" w:color="auto"/>
            <w:right w:val="none" w:sz="0" w:space="0" w:color="auto"/>
          </w:divBdr>
        </w:div>
        <w:div w:id="1200817199">
          <w:marLeft w:val="480"/>
          <w:marRight w:val="0"/>
          <w:marTop w:val="0"/>
          <w:marBottom w:val="0"/>
          <w:divBdr>
            <w:top w:val="none" w:sz="0" w:space="0" w:color="auto"/>
            <w:left w:val="none" w:sz="0" w:space="0" w:color="auto"/>
            <w:bottom w:val="none" w:sz="0" w:space="0" w:color="auto"/>
            <w:right w:val="none" w:sz="0" w:space="0" w:color="auto"/>
          </w:divBdr>
        </w:div>
        <w:div w:id="1202549317">
          <w:marLeft w:val="480"/>
          <w:marRight w:val="0"/>
          <w:marTop w:val="0"/>
          <w:marBottom w:val="0"/>
          <w:divBdr>
            <w:top w:val="none" w:sz="0" w:space="0" w:color="auto"/>
            <w:left w:val="none" w:sz="0" w:space="0" w:color="auto"/>
            <w:bottom w:val="none" w:sz="0" w:space="0" w:color="auto"/>
            <w:right w:val="none" w:sz="0" w:space="0" w:color="auto"/>
          </w:divBdr>
        </w:div>
        <w:div w:id="1314676627">
          <w:marLeft w:val="480"/>
          <w:marRight w:val="0"/>
          <w:marTop w:val="0"/>
          <w:marBottom w:val="0"/>
          <w:divBdr>
            <w:top w:val="none" w:sz="0" w:space="0" w:color="auto"/>
            <w:left w:val="none" w:sz="0" w:space="0" w:color="auto"/>
            <w:bottom w:val="none" w:sz="0" w:space="0" w:color="auto"/>
            <w:right w:val="none" w:sz="0" w:space="0" w:color="auto"/>
          </w:divBdr>
        </w:div>
        <w:div w:id="1336499868">
          <w:marLeft w:val="480"/>
          <w:marRight w:val="0"/>
          <w:marTop w:val="0"/>
          <w:marBottom w:val="0"/>
          <w:divBdr>
            <w:top w:val="none" w:sz="0" w:space="0" w:color="auto"/>
            <w:left w:val="none" w:sz="0" w:space="0" w:color="auto"/>
            <w:bottom w:val="none" w:sz="0" w:space="0" w:color="auto"/>
            <w:right w:val="none" w:sz="0" w:space="0" w:color="auto"/>
          </w:divBdr>
        </w:div>
        <w:div w:id="1337995668">
          <w:marLeft w:val="480"/>
          <w:marRight w:val="0"/>
          <w:marTop w:val="0"/>
          <w:marBottom w:val="0"/>
          <w:divBdr>
            <w:top w:val="none" w:sz="0" w:space="0" w:color="auto"/>
            <w:left w:val="none" w:sz="0" w:space="0" w:color="auto"/>
            <w:bottom w:val="none" w:sz="0" w:space="0" w:color="auto"/>
            <w:right w:val="none" w:sz="0" w:space="0" w:color="auto"/>
          </w:divBdr>
        </w:div>
        <w:div w:id="1384211581">
          <w:marLeft w:val="480"/>
          <w:marRight w:val="0"/>
          <w:marTop w:val="0"/>
          <w:marBottom w:val="0"/>
          <w:divBdr>
            <w:top w:val="none" w:sz="0" w:space="0" w:color="auto"/>
            <w:left w:val="none" w:sz="0" w:space="0" w:color="auto"/>
            <w:bottom w:val="none" w:sz="0" w:space="0" w:color="auto"/>
            <w:right w:val="none" w:sz="0" w:space="0" w:color="auto"/>
          </w:divBdr>
        </w:div>
        <w:div w:id="1387339281">
          <w:marLeft w:val="480"/>
          <w:marRight w:val="0"/>
          <w:marTop w:val="0"/>
          <w:marBottom w:val="0"/>
          <w:divBdr>
            <w:top w:val="none" w:sz="0" w:space="0" w:color="auto"/>
            <w:left w:val="none" w:sz="0" w:space="0" w:color="auto"/>
            <w:bottom w:val="none" w:sz="0" w:space="0" w:color="auto"/>
            <w:right w:val="none" w:sz="0" w:space="0" w:color="auto"/>
          </w:divBdr>
        </w:div>
        <w:div w:id="1414670171">
          <w:marLeft w:val="480"/>
          <w:marRight w:val="0"/>
          <w:marTop w:val="0"/>
          <w:marBottom w:val="0"/>
          <w:divBdr>
            <w:top w:val="none" w:sz="0" w:space="0" w:color="auto"/>
            <w:left w:val="none" w:sz="0" w:space="0" w:color="auto"/>
            <w:bottom w:val="none" w:sz="0" w:space="0" w:color="auto"/>
            <w:right w:val="none" w:sz="0" w:space="0" w:color="auto"/>
          </w:divBdr>
        </w:div>
        <w:div w:id="1431393896">
          <w:marLeft w:val="480"/>
          <w:marRight w:val="0"/>
          <w:marTop w:val="0"/>
          <w:marBottom w:val="0"/>
          <w:divBdr>
            <w:top w:val="none" w:sz="0" w:space="0" w:color="auto"/>
            <w:left w:val="none" w:sz="0" w:space="0" w:color="auto"/>
            <w:bottom w:val="none" w:sz="0" w:space="0" w:color="auto"/>
            <w:right w:val="none" w:sz="0" w:space="0" w:color="auto"/>
          </w:divBdr>
        </w:div>
        <w:div w:id="1453547720">
          <w:marLeft w:val="480"/>
          <w:marRight w:val="0"/>
          <w:marTop w:val="0"/>
          <w:marBottom w:val="0"/>
          <w:divBdr>
            <w:top w:val="none" w:sz="0" w:space="0" w:color="auto"/>
            <w:left w:val="none" w:sz="0" w:space="0" w:color="auto"/>
            <w:bottom w:val="none" w:sz="0" w:space="0" w:color="auto"/>
            <w:right w:val="none" w:sz="0" w:space="0" w:color="auto"/>
          </w:divBdr>
        </w:div>
        <w:div w:id="1492058853">
          <w:marLeft w:val="480"/>
          <w:marRight w:val="0"/>
          <w:marTop w:val="0"/>
          <w:marBottom w:val="0"/>
          <w:divBdr>
            <w:top w:val="none" w:sz="0" w:space="0" w:color="auto"/>
            <w:left w:val="none" w:sz="0" w:space="0" w:color="auto"/>
            <w:bottom w:val="none" w:sz="0" w:space="0" w:color="auto"/>
            <w:right w:val="none" w:sz="0" w:space="0" w:color="auto"/>
          </w:divBdr>
        </w:div>
        <w:div w:id="1496843911">
          <w:marLeft w:val="480"/>
          <w:marRight w:val="0"/>
          <w:marTop w:val="0"/>
          <w:marBottom w:val="0"/>
          <w:divBdr>
            <w:top w:val="none" w:sz="0" w:space="0" w:color="auto"/>
            <w:left w:val="none" w:sz="0" w:space="0" w:color="auto"/>
            <w:bottom w:val="none" w:sz="0" w:space="0" w:color="auto"/>
            <w:right w:val="none" w:sz="0" w:space="0" w:color="auto"/>
          </w:divBdr>
        </w:div>
        <w:div w:id="1529441564">
          <w:marLeft w:val="480"/>
          <w:marRight w:val="0"/>
          <w:marTop w:val="0"/>
          <w:marBottom w:val="0"/>
          <w:divBdr>
            <w:top w:val="none" w:sz="0" w:space="0" w:color="auto"/>
            <w:left w:val="none" w:sz="0" w:space="0" w:color="auto"/>
            <w:bottom w:val="none" w:sz="0" w:space="0" w:color="auto"/>
            <w:right w:val="none" w:sz="0" w:space="0" w:color="auto"/>
          </w:divBdr>
        </w:div>
        <w:div w:id="1585799853">
          <w:marLeft w:val="480"/>
          <w:marRight w:val="0"/>
          <w:marTop w:val="0"/>
          <w:marBottom w:val="0"/>
          <w:divBdr>
            <w:top w:val="none" w:sz="0" w:space="0" w:color="auto"/>
            <w:left w:val="none" w:sz="0" w:space="0" w:color="auto"/>
            <w:bottom w:val="none" w:sz="0" w:space="0" w:color="auto"/>
            <w:right w:val="none" w:sz="0" w:space="0" w:color="auto"/>
          </w:divBdr>
        </w:div>
        <w:div w:id="1593196585">
          <w:marLeft w:val="480"/>
          <w:marRight w:val="0"/>
          <w:marTop w:val="0"/>
          <w:marBottom w:val="0"/>
          <w:divBdr>
            <w:top w:val="none" w:sz="0" w:space="0" w:color="auto"/>
            <w:left w:val="none" w:sz="0" w:space="0" w:color="auto"/>
            <w:bottom w:val="none" w:sz="0" w:space="0" w:color="auto"/>
            <w:right w:val="none" w:sz="0" w:space="0" w:color="auto"/>
          </w:divBdr>
        </w:div>
        <w:div w:id="1623654932">
          <w:marLeft w:val="480"/>
          <w:marRight w:val="0"/>
          <w:marTop w:val="0"/>
          <w:marBottom w:val="0"/>
          <w:divBdr>
            <w:top w:val="none" w:sz="0" w:space="0" w:color="auto"/>
            <w:left w:val="none" w:sz="0" w:space="0" w:color="auto"/>
            <w:bottom w:val="none" w:sz="0" w:space="0" w:color="auto"/>
            <w:right w:val="none" w:sz="0" w:space="0" w:color="auto"/>
          </w:divBdr>
        </w:div>
        <w:div w:id="1737704661">
          <w:marLeft w:val="480"/>
          <w:marRight w:val="0"/>
          <w:marTop w:val="0"/>
          <w:marBottom w:val="0"/>
          <w:divBdr>
            <w:top w:val="none" w:sz="0" w:space="0" w:color="auto"/>
            <w:left w:val="none" w:sz="0" w:space="0" w:color="auto"/>
            <w:bottom w:val="none" w:sz="0" w:space="0" w:color="auto"/>
            <w:right w:val="none" w:sz="0" w:space="0" w:color="auto"/>
          </w:divBdr>
        </w:div>
        <w:div w:id="1752116607">
          <w:marLeft w:val="480"/>
          <w:marRight w:val="0"/>
          <w:marTop w:val="0"/>
          <w:marBottom w:val="0"/>
          <w:divBdr>
            <w:top w:val="none" w:sz="0" w:space="0" w:color="auto"/>
            <w:left w:val="none" w:sz="0" w:space="0" w:color="auto"/>
            <w:bottom w:val="none" w:sz="0" w:space="0" w:color="auto"/>
            <w:right w:val="none" w:sz="0" w:space="0" w:color="auto"/>
          </w:divBdr>
        </w:div>
        <w:div w:id="1872305430">
          <w:marLeft w:val="480"/>
          <w:marRight w:val="0"/>
          <w:marTop w:val="0"/>
          <w:marBottom w:val="0"/>
          <w:divBdr>
            <w:top w:val="none" w:sz="0" w:space="0" w:color="auto"/>
            <w:left w:val="none" w:sz="0" w:space="0" w:color="auto"/>
            <w:bottom w:val="none" w:sz="0" w:space="0" w:color="auto"/>
            <w:right w:val="none" w:sz="0" w:space="0" w:color="auto"/>
          </w:divBdr>
        </w:div>
        <w:div w:id="1885175546">
          <w:marLeft w:val="480"/>
          <w:marRight w:val="0"/>
          <w:marTop w:val="0"/>
          <w:marBottom w:val="0"/>
          <w:divBdr>
            <w:top w:val="none" w:sz="0" w:space="0" w:color="auto"/>
            <w:left w:val="none" w:sz="0" w:space="0" w:color="auto"/>
            <w:bottom w:val="none" w:sz="0" w:space="0" w:color="auto"/>
            <w:right w:val="none" w:sz="0" w:space="0" w:color="auto"/>
          </w:divBdr>
        </w:div>
        <w:div w:id="1947619610">
          <w:marLeft w:val="480"/>
          <w:marRight w:val="0"/>
          <w:marTop w:val="0"/>
          <w:marBottom w:val="0"/>
          <w:divBdr>
            <w:top w:val="none" w:sz="0" w:space="0" w:color="auto"/>
            <w:left w:val="none" w:sz="0" w:space="0" w:color="auto"/>
            <w:bottom w:val="none" w:sz="0" w:space="0" w:color="auto"/>
            <w:right w:val="none" w:sz="0" w:space="0" w:color="auto"/>
          </w:divBdr>
        </w:div>
        <w:div w:id="1991252302">
          <w:marLeft w:val="480"/>
          <w:marRight w:val="0"/>
          <w:marTop w:val="0"/>
          <w:marBottom w:val="0"/>
          <w:divBdr>
            <w:top w:val="none" w:sz="0" w:space="0" w:color="auto"/>
            <w:left w:val="none" w:sz="0" w:space="0" w:color="auto"/>
            <w:bottom w:val="none" w:sz="0" w:space="0" w:color="auto"/>
            <w:right w:val="none" w:sz="0" w:space="0" w:color="auto"/>
          </w:divBdr>
        </w:div>
        <w:div w:id="2018999247">
          <w:marLeft w:val="480"/>
          <w:marRight w:val="0"/>
          <w:marTop w:val="0"/>
          <w:marBottom w:val="0"/>
          <w:divBdr>
            <w:top w:val="none" w:sz="0" w:space="0" w:color="auto"/>
            <w:left w:val="none" w:sz="0" w:space="0" w:color="auto"/>
            <w:bottom w:val="none" w:sz="0" w:space="0" w:color="auto"/>
            <w:right w:val="none" w:sz="0" w:space="0" w:color="auto"/>
          </w:divBdr>
        </w:div>
        <w:div w:id="2040159891">
          <w:marLeft w:val="480"/>
          <w:marRight w:val="0"/>
          <w:marTop w:val="0"/>
          <w:marBottom w:val="0"/>
          <w:divBdr>
            <w:top w:val="none" w:sz="0" w:space="0" w:color="auto"/>
            <w:left w:val="none" w:sz="0" w:space="0" w:color="auto"/>
            <w:bottom w:val="none" w:sz="0" w:space="0" w:color="auto"/>
            <w:right w:val="none" w:sz="0" w:space="0" w:color="auto"/>
          </w:divBdr>
        </w:div>
        <w:div w:id="2085182599">
          <w:marLeft w:val="480"/>
          <w:marRight w:val="0"/>
          <w:marTop w:val="0"/>
          <w:marBottom w:val="0"/>
          <w:divBdr>
            <w:top w:val="none" w:sz="0" w:space="0" w:color="auto"/>
            <w:left w:val="none" w:sz="0" w:space="0" w:color="auto"/>
            <w:bottom w:val="none" w:sz="0" w:space="0" w:color="auto"/>
            <w:right w:val="none" w:sz="0" w:space="0" w:color="auto"/>
          </w:divBdr>
        </w:div>
        <w:div w:id="2107454453">
          <w:marLeft w:val="480"/>
          <w:marRight w:val="0"/>
          <w:marTop w:val="0"/>
          <w:marBottom w:val="0"/>
          <w:divBdr>
            <w:top w:val="none" w:sz="0" w:space="0" w:color="auto"/>
            <w:left w:val="none" w:sz="0" w:space="0" w:color="auto"/>
            <w:bottom w:val="none" w:sz="0" w:space="0" w:color="auto"/>
            <w:right w:val="none" w:sz="0" w:space="0" w:color="auto"/>
          </w:divBdr>
        </w:div>
      </w:divsChild>
    </w:div>
    <w:div w:id="167520518">
      <w:bodyDiv w:val="1"/>
      <w:marLeft w:val="0"/>
      <w:marRight w:val="0"/>
      <w:marTop w:val="0"/>
      <w:marBottom w:val="0"/>
      <w:divBdr>
        <w:top w:val="none" w:sz="0" w:space="0" w:color="auto"/>
        <w:left w:val="none" w:sz="0" w:space="0" w:color="auto"/>
        <w:bottom w:val="none" w:sz="0" w:space="0" w:color="auto"/>
        <w:right w:val="none" w:sz="0" w:space="0" w:color="auto"/>
      </w:divBdr>
      <w:divsChild>
        <w:div w:id="27294620">
          <w:marLeft w:val="480"/>
          <w:marRight w:val="0"/>
          <w:marTop w:val="0"/>
          <w:marBottom w:val="0"/>
          <w:divBdr>
            <w:top w:val="none" w:sz="0" w:space="0" w:color="auto"/>
            <w:left w:val="none" w:sz="0" w:space="0" w:color="auto"/>
            <w:bottom w:val="none" w:sz="0" w:space="0" w:color="auto"/>
            <w:right w:val="none" w:sz="0" w:space="0" w:color="auto"/>
          </w:divBdr>
        </w:div>
        <w:div w:id="79715367">
          <w:marLeft w:val="480"/>
          <w:marRight w:val="0"/>
          <w:marTop w:val="0"/>
          <w:marBottom w:val="0"/>
          <w:divBdr>
            <w:top w:val="none" w:sz="0" w:space="0" w:color="auto"/>
            <w:left w:val="none" w:sz="0" w:space="0" w:color="auto"/>
            <w:bottom w:val="none" w:sz="0" w:space="0" w:color="auto"/>
            <w:right w:val="none" w:sz="0" w:space="0" w:color="auto"/>
          </w:divBdr>
        </w:div>
        <w:div w:id="98524412">
          <w:marLeft w:val="480"/>
          <w:marRight w:val="0"/>
          <w:marTop w:val="0"/>
          <w:marBottom w:val="0"/>
          <w:divBdr>
            <w:top w:val="none" w:sz="0" w:space="0" w:color="auto"/>
            <w:left w:val="none" w:sz="0" w:space="0" w:color="auto"/>
            <w:bottom w:val="none" w:sz="0" w:space="0" w:color="auto"/>
            <w:right w:val="none" w:sz="0" w:space="0" w:color="auto"/>
          </w:divBdr>
        </w:div>
        <w:div w:id="100999857">
          <w:marLeft w:val="480"/>
          <w:marRight w:val="0"/>
          <w:marTop w:val="0"/>
          <w:marBottom w:val="0"/>
          <w:divBdr>
            <w:top w:val="none" w:sz="0" w:space="0" w:color="auto"/>
            <w:left w:val="none" w:sz="0" w:space="0" w:color="auto"/>
            <w:bottom w:val="none" w:sz="0" w:space="0" w:color="auto"/>
            <w:right w:val="none" w:sz="0" w:space="0" w:color="auto"/>
          </w:divBdr>
        </w:div>
        <w:div w:id="108159330">
          <w:marLeft w:val="480"/>
          <w:marRight w:val="0"/>
          <w:marTop w:val="0"/>
          <w:marBottom w:val="0"/>
          <w:divBdr>
            <w:top w:val="none" w:sz="0" w:space="0" w:color="auto"/>
            <w:left w:val="none" w:sz="0" w:space="0" w:color="auto"/>
            <w:bottom w:val="none" w:sz="0" w:space="0" w:color="auto"/>
            <w:right w:val="none" w:sz="0" w:space="0" w:color="auto"/>
          </w:divBdr>
        </w:div>
        <w:div w:id="113600441">
          <w:marLeft w:val="480"/>
          <w:marRight w:val="0"/>
          <w:marTop w:val="0"/>
          <w:marBottom w:val="0"/>
          <w:divBdr>
            <w:top w:val="none" w:sz="0" w:space="0" w:color="auto"/>
            <w:left w:val="none" w:sz="0" w:space="0" w:color="auto"/>
            <w:bottom w:val="none" w:sz="0" w:space="0" w:color="auto"/>
            <w:right w:val="none" w:sz="0" w:space="0" w:color="auto"/>
          </w:divBdr>
        </w:div>
        <w:div w:id="150830154">
          <w:marLeft w:val="480"/>
          <w:marRight w:val="0"/>
          <w:marTop w:val="0"/>
          <w:marBottom w:val="0"/>
          <w:divBdr>
            <w:top w:val="none" w:sz="0" w:space="0" w:color="auto"/>
            <w:left w:val="none" w:sz="0" w:space="0" w:color="auto"/>
            <w:bottom w:val="none" w:sz="0" w:space="0" w:color="auto"/>
            <w:right w:val="none" w:sz="0" w:space="0" w:color="auto"/>
          </w:divBdr>
        </w:div>
        <w:div w:id="182206515">
          <w:marLeft w:val="480"/>
          <w:marRight w:val="0"/>
          <w:marTop w:val="0"/>
          <w:marBottom w:val="0"/>
          <w:divBdr>
            <w:top w:val="none" w:sz="0" w:space="0" w:color="auto"/>
            <w:left w:val="none" w:sz="0" w:space="0" w:color="auto"/>
            <w:bottom w:val="none" w:sz="0" w:space="0" w:color="auto"/>
            <w:right w:val="none" w:sz="0" w:space="0" w:color="auto"/>
          </w:divBdr>
        </w:div>
        <w:div w:id="235865399">
          <w:marLeft w:val="480"/>
          <w:marRight w:val="0"/>
          <w:marTop w:val="0"/>
          <w:marBottom w:val="0"/>
          <w:divBdr>
            <w:top w:val="none" w:sz="0" w:space="0" w:color="auto"/>
            <w:left w:val="none" w:sz="0" w:space="0" w:color="auto"/>
            <w:bottom w:val="none" w:sz="0" w:space="0" w:color="auto"/>
            <w:right w:val="none" w:sz="0" w:space="0" w:color="auto"/>
          </w:divBdr>
        </w:div>
        <w:div w:id="261568882">
          <w:marLeft w:val="480"/>
          <w:marRight w:val="0"/>
          <w:marTop w:val="0"/>
          <w:marBottom w:val="0"/>
          <w:divBdr>
            <w:top w:val="none" w:sz="0" w:space="0" w:color="auto"/>
            <w:left w:val="none" w:sz="0" w:space="0" w:color="auto"/>
            <w:bottom w:val="none" w:sz="0" w:space="0" w:color="auto"/>
            <w:right w:val="none" w:sz="0" w:space="0" w:color="auto"/>
          </w:divBdr>
        </w:div>
        <w:div w:id="312223709">
          <w:marLeft w:val="480"/>
          <w:marRight w:val="0"/>
          <w:marTop w:val="0"/>
          <w:marBottom w:val="0"/>
          <w:divBdr>
            <w:top w:val="none" w:sz="0" w:space="0" w:color="auto"/>
            <w:left w:val="none" w:sz="0" w:space="0" w:color="auto"/>
            <w:bottom w:val="none" w:sz="0" w:space="0" w:color="auto"/>
            <w:right w:val="none" w:sz="0" w:space="0" w:color="auto"/>
          </w:divBdr>
        </w:div>
        <w:div w:id="393816422">
          <w:marLeft w:val="480"/>
          <w:marRight w:val="0"/>
          <w:marTop w:val="0"/>
          <w:marBottom w:val="0"/>
          <w:divBdr>
            <w:top w:val="none" w:sz="0" w:space="0" w:color="auto"/>
            <w:left w:val="none" w:sz="0" w:space="0" w:color="auto"/>
            <w:bottom w:val="none" w:sz="0" w:space="0" w:color="auto"/>
            <w:right w:val="none" w:sz="0" w:space="0" w:color="auto"/>
          </w:divBdr>
        </w:div>
        <w:div w:id="440533529">
          <w:marLeft w:val="480"/>
          <w:marRight w:val="0"/>
          <w:marTop w:val="0"/>
          <w:marBottom w:val="0"/>
          <w:divBdr>
            <w:top w:val="none" w:sz="0" w:space="0" w:color="auto"/>
            <w:left w:val="none" w:sz="0" w:space="0" w:color="auto"/>
            <w:bottom w:val="none" w:sz="0" w:space="0" w:color="auto"/>
            <w:right w:val="none" w:sz="0" w:space="0" w:color="auto"/>
          </w:divBdr>
        </w:div>
        <w:div w:id="444422271">
          <w:marLeft w:val="480"/>
          <w:marRight w:val="0"/>
          <w:marTop w:val="0"/>
          <w:marBottom w:val="0"/>
          <w:divBdr>
            <w:top w:val="none" w:sz="0" w:space="0" w:color="auto"/>
            <w:left w:val="none" w:sz="0" w:space="0" w:color="auto"/>
            <w:bottom w:val="none" w:sz="0" w:space="0" w:color="auto"/>
            <w:right w:val="none" w:sz="0" w:space="0" w:color="auto"/>
          </w:divBdr>
        </w:div>
        <w:div w:id="455489904">
          <w:marLeft w:val="480"/>
          <w:marRight w:val="0"/>
          <w:marTop w:val="0"/>
          <w:marBottom w:val="0"/>
          <w:divBdr>
            <w:top w:val="none" w:sz="0" w:space="0" w:color="auto"/>
            <w:left w:val="none" w:sz="0" w:space="0" w:color="auto"/>
            <w:bottom w:val="none" w:sz="0" w:space="0" w:color="auto"/>
            <w:right w:val="none" w:sz="0" w:space="0" w:color="auto"/>
          </w:divBdr>
        </w:div>
        <w:div w:id="468089570">
          <w:marLeft w:val="480"/>
          <w:marRight w:val="0"/>
          <w:marTop w:val="0"/>
          <w:marBottom w:val="0"/>
          <w:divBdr>
            <w:top w:val="none" w:sz="0" w:space="0" w:color="auto"/>
            <w:left w:val="none" w:sz="0" w:space="0" w:color="auto"/>
            <w:bottom w:val="none" w:sz="0" w:space="0" w:color="auto"/>
            <w:right w:val="none" w:sz="0" w:space="0" w:color="auto"/>
          </w:divBdr>
        </w:div>
        <w:div w:id="493961570">
          <w:marLeft w:val="480"/>
          <w:marRight w:val="0"/>
          <w:marTop w:val="0"/>
          <w:marBottom w:val="0"/>
          <w:divBdr>
            <w:top w:val="none" w:sz="0" w:space="0" w:color="auto"/>
            <w:left w:val="none" w:sz="0" w:space="0" w:color="auto"/>
            <w:bottom w:val="none" w:sz="0" w:space="0" w:color="auto"/>
            <w:right w:val="none" w:sz="0" w:space="0" w:color="auto"/>
          </w:divBdr>
        </w:div>
        <w:div w:id="497043042">
          <w:marLeft w:val="480"/>
          <w:marRight w:val="0"/>
          <w:marTop w:val="0"/>
          <w:marBottom w:val="0"/>
          <w:divBdr>
            <w:top w:val="none" w:sz="0" w:space="0" w:color="auto"/>
            <w:left w:val="none" w:sz="0" w:space="0" w:color="auto"/>
            <w:bottom w:val="none" w:sz="0" w:space="0" w:color="auto"/>
            <w:right w:val="none" w:sz="0" w:space="0" w:color="auto"/>
          </w:divBdr>
        </w:div>
        <w:div w:id="535432257">
          <w:marLeft w:val="480"/>
          <w:marRight w:val="0"/>
          <w:marTop w:val="0"/>
          <w:marBottom w:val="0"/>
          <w:divBdr>
            <w:top w:val="none" w:sz="0" w:space="0" w:color="auto"/>
            <w:left w:val="none" w:sz="0" w:space="0" w:color="auto"/>
            <w:bottom w:val="none" w:sz="0" w:space="0" w:color="auto"/>
            <w:right w:val="none" w:sz="0" w:space="0" w:color="auto"/>
          </w:divBdr>
        </w:div>
        <w:div w:id="536285454">
          <w:marLeft w:val="480"/>
          <w:marRight w:val="0"/>
          <w:marTop w:val="0"/>
          <w:marBottom w:val="0"/>
          <w:divBdr>
            <w:top w:val="none" w:sz="0" w:space="0" w:color="auto"/>
            <w:left w:val="none" w:sz="0" w:space="0" w:color="auto"/>
            <w:bottom w:val="none" w:sz="0" w:space="0" w:color="auto"/>
            <w:right w:val="none" w:sz="0" w:space="0" w:color="auto"/>
          </w:divBdr>
        </w:div>
        <w:div w:id="539978650">
          <w:marLeft w:val="480"/>
          <w:marRight w:val="0"/>
          <w:marTop w:val="0"/>
          <w:marBottom w:val="0"/>
          <w:divBdr>
            <w:top w:val="none" w:sz="0" w:space="0" w:color="auto"/>
            <w:left w:val="none" w:sz="0" w:space="0" w:color="auto"/>
            <w:bottom w:val="none" w:sz="0" w:space="0" w:color="auto"/>
            <w:right w:val="none" w:sz="0" w:space="0" w:color="auto"/>
          </w:divBdr>
        </w:div>
        <w:div w:id="564611963">
          <w:marLeft w:val="480"/>
          <w:marRight w:val="0"/>
          <w:marTop w:val="0"/>
          <w:marBottom w:val="0"/>
          <w:divBdr>
            <w:top w:val="none" w:sz="0" w:space="0" w:color="auto"/>
            <w:left w:val="none" w:sz="0" w:space="0" w:color="auto"/>
            <w:bottom w:val="none" w:sz="0" w:space="0" w:color="auto"/>
            <w:right w:val="none" w:sz="0" w:space="0" w:color="auto"/>
          </w:divBdr>
        </w:div>
        <w:div w:id="590236818">
          <w:marLeft w:val="480"/>
          <w:marRight w:val="0"/>
          <w:marTop w:val="0"/>
          <w:marBottom w:val="0"/>
          <w:divBdr>
            <w:top w:val="none" w:sz="0" w:space="0" w:color="auto"/>
            <w:left w:val="none" w:sz="0" w:space="0" w:color="auto"/>
            <w:bottom w:val="none" w:sz="0" w:space="0" w:color="auto"/>
            <w:right w:val="none" w:sz="0" w:space="0" w:color="auto"/>
          </w:divBdr>
        </w:div>
        <w:div w:id="602373223">
          <w:marLeft w:val="480"/>
          <w:marRight w:val="0"/>
          <w:marTop w:val="0"/>
          <w:marBottom w:val="0"/>
          <w:divBdr>
            <w:top w:val="none" w:sz="0" w:space="0" w:color="auto"/>
            <w:left w:val="none" w:sz="0" w:space="0" w:color="auto"/>
            <w:bottom w:val="none" w:sz="0" w:space="0" w:color="auto"/>
            <w:right w:val="none" w:sz="0" w:space="0" w:color="auto"/>
          </w:divBdr>
        </w:div>
        <w:div w:id="610362660">
          <w:marLeft w:val="480"/>
          <w:marRight w:val="0"/>
          <w:marTop w:val="0"/>
          <w:marBottom w:val="0"/>
          <w:divBdr>
            <w:top w:val="none" w:sz="0" w:space="0" w:color="auto"/>
            <w:left w:val="none" w:sz="0" w:space="0" w:color="auto"/>
            <w:bottom w:val="none" w:sz="0" w:space="0" w:color="auto"/>
            <w:right w:val="none" w:sz="0" w:space="0" w:color="auto"/>
          </w:divBdr>
        </w:div>
        <w:div w:id="710571500">
          <w:marLeft w:val="480"/>
          <w:marRight w:val="0"/>
          <w:marTop w:val="0"/>
          <w:marBottom w:val="0"/>
          <w:divBdr>
            <w:top w:val="none" w:sz="0" w:space="0" w:color="auto"/>
            <w:left w:val="none" w:sz="0" w:space="0" w:color="auto"/>
            <w:bottom w:val="none" w:sz="0" w:space="0" w:color="auto"/>
            <w:right w:val="none" w:sz="0" w:space="0" w:color="auto"/>
          </w:divBdr>
        </w:div>
        <w:div w:id="725563793">
          <w:marLeft w:val="480"/>
          <w:marRight w:val="0"/>
          <w:marTop w:val="0"/>
          <w:marBottom w:val="0"/>
          <w:divBdr>
            <w:top w:val="none" w:sz="0" w:space="0" w:color="auto"/>
            <w:left w:val="none" w:sz="0" w:space="0" w:color="auto"/>
            <w:bottom w:val="none" w:sz="0" w:space="0" w:color="auto"/>
            <w:right w:val="none" w:sz="0" w:space="0" w:color="auto"/>
          </w:divBdr>
        </w:div>
        <w:div w:id="742919585">
          <w:marLeft w:val="480"/>
          <w:marRight w:val="0"/>
          <w:marTop w:val="0"/>
          <w:marBottom w:val="0"/>
          <w:divBdr>
            <w:top w:val="none" w:sz="0" w:space="0" w:color="auto"/>
            <w:left w:val="none" w:sz="0" w:space="0" w:color="auto"/>
            <w:bottom w:val="none" w:sz="0" w:space="0" w:color="auto"/>
            <w:right w:val="none" w:sz="0" w:space="0" w:color="auto"/>
          </w:divBdr>
        </w:div>
        <w:div w:id="751396427">
          <w:marLeft w:val="480"/>
          <w:marRight w:val="0"/>
          <w:marTop w:val="0"/>
          <w:marBottom w:val="0"/>
          <w:divBdr>
            <w:top w:val="none" w:sz="0" w:space="0" w:color="auto"/>
            <w:left w:val="none" w:sz="0" w:space="0" w:color="auto"/>
            <w:bottom w:val="none" w:sz="0" w:space="0" w:color="auto"/>
            <w:right w:val="none" w:sz="0" w:space="0" w:color="auto"/>
          </w:divBdr>
        </w:div>
        <w:div w:id="766848603">
          <w:marLeft w:val="480"/>
          <w:marRight w:val="0"/>
          <w:marTop w:val="0"/>
          <w:marBottom w:val="0"/>
          <w:divBdr>
            <w:top w:val="none" w:sz="0" w:space="0" w:color="auto"/>
            <w:left w:val="none" w:sz="0" w:space="0" w:color="auto"/>
            <w:bottom w:val="none" w:sz="0" w:space="0" w:color="auto"/>
            <w:right w:val="none" w:sz="0" w:space="0" w:color="auto"/>
          </w:divBdr>
        </w:div>
        <w:div w:id="786390515">
          <w:marLeft w:val="480"/>
          <w:marRight w:val="0"/>
          <w:marTop w:val="0"/>
          <w:marBottom w:val="0"/>
          <w:divBdr>
            <w:top w:val="none" w:sz="0" w:space="0" w:color="auto"/>
            <w:left w:val="none" w:sz="0" w:space="0" w:color="auto"/>
            <w:bottom w:val="none" w:sz="0" w:space="0" w:color="auto"/>
            <w:right w:val="none" w:sz="0" w:space="0" w:color="auto"/>
          </w:divBdr>
        </w:div>
        <w:div w:id="826363153">
          <w:marLeft w:val="480"/>
          <w:marRight w:val="0"/>
          <w:marTop w:val="0"/>
          <w:marBottom w:val="0"/>
          <w:divBdr>
            <w:top w:val="none" w:sz="0" w:space="0" w:color="auto"/>
            <w:left w:val="none" w:sz="0" w:space="0" w:color="auto"/>
            <w:bottom w:val="none" w:sz="0" w:space="0" w:color="auto"/>
            <w:right w:val="none" w:sz="0" w:space="0" w:color="auto"/>
          </w:divBdr>
        </w:div>
        <w:div w:id="831674710">
          <w:marLeft w:val="480"/>
          <w:marRight w:val="0"/>
          <w:marTop w:val="0"/>
          <w:marBottom w:val="0"/>
          <w:divBdr>
            <w:top w:val="none" w:sz="0" w:space="0" w:color="auto"/>
            <w:left w:val="none" w:sz="0" w:space="0" w:color="auto"/>
            <w:bottom w:val="none" w:sz="0" w:space="0" w:color="auto"/>
            <w:right w:val="none" w:sz="0" w:space="0" w:color="auto"/>
          </w:divBdr>
        </w:div>
        <w:div w:id="871381080">
          <w:marLeft w:val="480"/>
          <w:marRight w:val="0"/>
          <w:marTop w:val="0"/>
          <w:marBottom w:val="0"/>
          <w:divBdr>
            <w:top w:val="none" w:sz="0" w:space="0" w:color="auto"/>
            <w:left w:val="none" w:sz="0" w:space="0" w:color="auto"/>
            <w:bottom w:val="none" w:sz="0" w:space="0" w:color="auto"/>
            <w:right w:val="none" w:sz="0" w:space="0" w:color="auto"/>
          </w:divBdr>
        </w:div>
        <w:div w:id="896816611">
          <w:marLeft w:val="480"/>
          <w:marRight w:val="0"/>
          <w:marTop w:val="0"/>
          <w:marBottom w:val="0"/>
          <w:divBdr>
            <w:top w:val="none" w:sz="0" w:space="0" w:color="auto"/>
            <w:left w:val="none" w:sz="0" w:space="0" w:color="auto"/>
            <w:bottom w:val="none" w:sz="0" w:space="0" w:color="auto"/>
            <w:right w:val="none" w:sz="0" w:space="0" w:color="auto"/>
          </w:divBdr>
        </w:div>
        <w:div w:id="943730023">
          <w:marLeft w:val="480"/>
          <w:marRight w:val="0"/>
          <w:marTop w:val="0"/>
          <w:marBottom w:val="0"/>
          <w:divBdr>
            <w:top w:val="none" w:sz="0" w:space="0" w:color="auto"/>
            <w:left w:val="none" w:sz="0" w:space="0" w:color="auto"/>
            <w:bottom w:val="none" w:sz="0" w:space="0" w:color="auto"/>
            <w:right w:val="none" w:sz="0" w:space="0" w:color="auto"/>
          </w:divBdr>
        </w:div>
        <w:div w:id="957100822">
          <w:marLeft w:val="480"/>
          <w:marRight w:val="0"/>
          <w:marTop w:val="0"/>
          <w:marBottom w:val="0"/>
          <w:divBdr>
            <w:top w:val="none" w:sz="0" w:space="0" w:color="auto"/>
            <w:left w:val="none" w:sz="0" w:space="0" w:color="auto"/>
            <w:bottom w:val="none" w:sz="0" w:space="0" w:color="auto"/>
            <w:right w:val="none" w:sz="0" w:space="0" w:color="auto"/>
          </w:divBdr>
        </w:div>
        <w:div w:id="960572102">
          <w:marLeft w:val="480"/>
          <w:marRight w:val="0"/>
          <w:marTop w:val="0"/>
          <w:marBottom w:val="0"/>
          <w:divBdr>
            <w:top w:val="none" w:sz="0" w:space="0" w:color="auto"/>
            <w:left w:val="none" w:sz="0" w:space="0" w:color="auto"/>
            <w:bottom w:val="none" w:sz="0" w:space="0" w:color="auto"/>
            <w:right w:val="none" w:sz="0" w:space="0" w:color="auto"/>
          </w:divBdr>
        </w:div>
        <w:div w:id="1025980177">
          <w:marLeft w:val="480"/>
          <w:marRight w:val="0"/>
          <w:marTop w:val="0"/>
          <w:marBottom w:val="0"/>
          <w:divBdr>
            <w:top w:val="none" w:sz="0" w:space="0" w:color="auto"/>
            <w:left w:val="none" w:sz="0" w:space="0" w:color="auto"/>
            <w:bottom w:val="none" w:sz="0" w:space="0" w:color="auto"/>
            <w:right w:val="none" w:sz="0" w:space="0" w:color="auto"/>
          </w:divBdr>
        </w:div>
        <w:div w:id="1051198053">
          <w:marLeft w:val="480"/>
          <w:marRight w:val="0"/>
          <w:marTop w:val="0"/>
          <w:marBottom w:val="0"/>
          <w:divBdr>
            <w:top w:val="none" w:sz="0" w:space="0" w:color="auto"/>
            <w:left w:val="none" w:sz="0" w:space="0" w:color="auto"/>
            <w:bottom w:val="none" w:sz="0" w:space="0" w:color="auto"/>
            <w:right w:val="none" w:sz="0" w:space="0" w:color="auto"/>
          </w:divBdr>
        </w:div>
        <w:div w:id="1058892207">
          <w:marLeft w:val="480"/>
          <w:marRight w:val="0"/>
          <w:marTop w:val="0"/>
          <w:marBottom w:val="0"/>
          <w:divBdr>
            <w:top w:val="none" w:sz="0" w:space="0" w:color="auto"/>
            <w:left w:val="none" w:sz="0" w:space="0" w:color="auto"/>
            <w:bottom w:val="none" w:sz="0" w:space="0" w:color="auto"/>
            <w:right w:val="none" w:sz="0" w:space="0" w:color="auto"/>
          </w:divBdr>
        </w:div>
        <w:div w:id="1070616396">
          <w:marLeft w:val="480"/>
          <w:marRight w:val="0"/>
          <w:marTop w:val="0"/>
          <w:marBottom w:val="0"/>
          <w:divBdr>
            <w:top w:val="none" w:sz="0" w:space="0" w:color="auto"/>
            <w:left w:val="none" w:sz="0" w:space="0" w:color="auto"/>
            <w:bottom w:val="none" w:sz="0" w:space="0" w:color="auto"/>
            <w:right w:val="none" w:sz="0" w:space="0" w:color="auto"/>
          </w:divBdr>
        </w:div>
        <w:div w:id="1101073395">
          <w:marLeft w:val="480"/>
          <w:marRight w:val="0"/>
          <w:marTop w:val="0"/>
          <w:marBottom w:val="0"/>
          <w:divBdr>
            <w:top w:val="none" w:sz="0" w:space="0" w:color="auto"/>
            <w:left w:val="none" w:sz="0" w:space="0" w:color="auto"/>
            <w:bottom w:val="none" w:sz="0" w:space="0" w:color="auto"/>
            <w:right w:val="none" w:sz="0" w:space="0" w:color="auto"/>
          </w:divBdr>
        </w:div>
        <w:div w:id="1133644645">
          <w:marLeft w:val="480"/>
          <w:marRight w:val="0"/>
          <w:marTop w:val="0"/>
          <w:marBottom w:val="0"/>
          <w:divBdr>
            <w:top w:val="none" w:sz="0" w:space="0" w:color="auto"/>
            <w:left w:val="none" w:sz="0" w:space="0" w:color="auto"/>
            <w:bottom w:val="none" w:sz="0" w:space="0" w:color="auto"/>
            <w:right w:val="none" w:sz="0" w:space="0" w:color="auto"/>
          </w:divBdr>
        </w:div>
        <w:div w:id="1192307646">
          <w:marLeft w:val="480"/>
          <w:marRight w:val="0"/>
          <w:marTop w:val="0"/>
          <w:marBottom w:val="0"/>
          <w:divBdr>
            <w:top w:val="none" w:sz="0" w:space="0" w:color="auto"/>
            <w:left w:val="none" w:sz="0" w:space="0" w:color="auto"/>
            <w:bottom w:val="none" w:sz="0" w:space="0" w:color="auto"/>
            <w:right w:val="none" w:sz="0" w:space="0" w:color="auto"/>
          </w:divBdr>
        </w:div>
        <w:div w:id="1196036858">
          <w:marLeft w:val="480"/>
          <w:marRight w:val="0"/>
          <w:marTop w:val="0"/>
          <w:marBottom w:val="0"/>
          <w:divBdr>
            <w:top w:val="none" w:sz="0" w:space="0" w:color="auto"/>
            <w:left w:val="none" w:sz="0" w:space="0" w:color="auto"/>
            <w:bottom w:val="none" w:sz="0" w:space="0" w:color="auto"/>
            <w:right w:val="none" w:sz="0" w:space="0" w:color="auto"/>
          </w:divBdr>
        </w:div>
        <w:div w:id="1235168662">
          <w:marLeft w:val="480"/>
          <w:marRight w:val="0"/>
          <w:marTop w:val="0"/>
          <w:marBottom w:val="0"/>
          <w:divBdr>
            <w:top w:val="none" w:sz="0" w:space="0" w:color="auto"/>
            <w:left w:val="none" w:sz="0" w:space="0" w:color="auto"/>
            <w:bottom w:val="none" w:sz="0" w:space="0" w:color="auto"/>
            <w:right w:val="none" w:sz="0" w:space="0" w:color="auto"/>
          </w:divBdr>
        </w:div>
        <w:div w:id="1240598036">
          <w:marLeft w:val="480"/>
          <w:marRight w:val="0"/>
          <w:marTop w:val="0"/>
          <w:marBottom w:val="0"/>
          <w:divBdr>
            <w:top w:val="none" w:sz="0" w:space="0" w:color="auto"/>
            <w:left w:val="none" w:sz="0" w:space="0" w:color="auto"/>
            <w:bottom w:val="none" w:sz="0" w:space="0" w:color="auto"/>
            <w:right w:val="none" w:sz="0" w:space="0" w:color="auto"/>
          </w:divBdr>
        </w:div>
        <w:div w:id="1349211054">
          <w:marLeft w:val="480"/>
          <w:marRight w:val="0"/>
          <w:marTop w:val="0"/>
          <w:marBottom w:val="0"/>
          <w:divBdr>
            <w:top w:val="none" w:sz="0" w:space="0" w:color="auto"/>
            <w:left w:val="none" w:sz="0" w:space="0" w:color="auto"/>
            <w:bottom w:val="none" w:sz="0" w:space="0" w:color="auto"/>
            <w:right w:val="none" w:sz="0" w:space="0" w:color="auto"/>
          </w:divBdr>
        </w:div>
        <w:div w:id="1354501696">
          <w:marLeft w:val="480"/>
          <w:marRight w:val="0"/>
          <w:marTop w:val="0"/>
          <w:marBottom w:val="0"/>
          <w:divBdr>
            <w:top w:val="none" w:sz="0" w:space="0" w:color="auto"/>
            <w:left w:val="none" w:sz="0" w:space="0" w:color="auto"/>
            <w:bottom w:val="none" w:sz="0" w:space="0" w:color="auto"/>
            <w:right w:val="none" w:sz="0" w:space="0" w:color="auto"/>
          </w:divBdr>
        </w:div>
        <w:div w:id="1356153637">
          <w:marLeft w:val="480"/>
          <w:marRight w:val="0"/>
          <w:marTop w:val="0"/>
          <w:marBottom w:val="0"/>
          <w:divBdr>
            <w:top w:val="none" w:sz="0" w:space="0" w:color="auto"/>
            <w:left w:val="none" w:sz="0" w:space="0" w:color="auto"/>
            <w:bottom w:val="none" w:sz="0" w:space="0" w:color="auto"/>
            <w:right w:val="none" w:sz="0" w:space="0" w:color="auto"/>
          </w:divBdr>
        </w:div>
        <w:div w:id="1358509015">
          <w:marLeft w:val="480"/>
          <w:marRight w:val="0"/>
          <w:marTop w:val="0"/>
          <w:marBottom w:val="0"/>
          <w:divBdr>
            <w:top w:val="none" w:sz="0" w:space="0" w:color="auto"/>
            <w:left w:val="none" w:sz="0" w:space="0" w:color="auto"/>
            <w:bottom w:val="none" w:sz="0" w:space="0" w:color="auto"/>
            <w:right w:val="none" w:sz="0" w:space="0" w:color="auto"/>
          </w:divBdr>
        </w:div>
        <w:div w:id="1372345214">
          <w:marLeft w:val="480"/>
          <w:marRight w:val="0"/>
          <w:marTop w:val="0"/>
          <w:marBottom w:val="0"/>
          <w:divBdr>
            <w:top w:val="none" w:sz="0" w:space="0" w:color="auto"/>
            <w:left w:val="none" w:sz="0" w:space="0" w:color="auto"/>
            <w:bottom w:val="none" w:sz="0" w:space="0" w:color="auto"/>
            <w:right w:val="none" w:sz="0" w:space="0" w:color="auto"/>
          </w:divBdr>
        </w:div>
        <w:div w:id="1426531031">
          <w:marLeft w:val="480"/>
          <w:marRight w:val="0"/>
          <w:marTop w:val="0"/>
          <w:marBottom w:val="0"/>
          <w:divBdr>
            <w:top w:val="none" w:sz="0" w:space="0" w:color="auto"/>
            <w:left w:val="none" w:sz="0" w:space="0" w:color="auto"/>
            <w:bottom w:val="none" w:sz="0" w:space="0" w:color="auto"/>
            <w:right w:val="none" w:sz="0" w:space="0" w:color="auto"/>
          </w:divBdr>
        </w:div>
        <w:div w:id="1480269561">
          <w:marLeft w:val="480"/>
          <w:marRight w:val="0"/>
          <w:marTop w:val="0"/>
          <w:marBottom w:val="0"/>
          <w:divBdr>
            <w:top w:val="none" w:sz="0" w:space="0" w:color="auto"/>
            <w:left w:val="none" w:sz="0" w:space="0" w:color="auto"/>
            <w:bottom w:val="none" w:sz="0" w:space="0" w:color="auto"/>
            <w:right w:val="none" w:sz="0" w:space="0" w:color="auto"/>
          </w:divBdr>
        </w:div>
        <w:div w:id="1537422809">
          <w:marLeft w:val="480"/>
          <w:marRight w:val="0"/>
          <w:marTop w:val="0"/>
          <w:marBottom w:val="0"/>
          <w:divBdr>
            <w:top w:val="none" w:sz="0" w:space="0" w:color="auto"/>
            <w:left w:val="none" w:sz="0" w:space="0" w:color="auto"/>
            <w:bottom w:val="none" w:sz="0" w:space="0" w:color="auto"/>
            <w:right w:val="none" w:sz="0" w:space="0" w:color="auto"/>
          </w:divBdr>
        </w:div>
        <w:div w:id="1562911453">
          <w:marLeft w:val="480"/>
          <w:marRight w:val="0"/>
          <w:marTop w:val="0"/>
          <w:marBottom w:val="0"/>
          <w:divBdr>
            <w:top w:val="none" w:sz="0" w:space="0" w:color="auto"/>
            <w:left w:val="none" w:sz="0" w:space="0" w:color="auto"/>
            <w:bottom w:val="none" w:sz="0" w:space="0" w:color="auto"/>
            <w:right w:val="none" w:sz="0" w:space="0" w:color="auto"/>
          </w:divBdr>
        </w:div>
        <w:div w:id="1593663154">
          <w:marLeft w:val="480"/>
          <w:marRight w:val="0"/>
          <w:marTop w:val="0"/>
          <w:marBottom w:val="0"/>
          <w:divBdr>
            <w:top w:val="none" w:sz="0" w:space="0" w:color="auto"/>
            <w:left w:val="none" w:sz="0" w:space="0" w:color="auto"/>
            <w:bottom w:val="none" w:sz="0" w:space="0" w:color="auto"/>
            <w:right w:val="none" w:sz="0" w:space="0" w:color="auto"/>
          </w:divBdr>
        </w:div>
        <w:div w:id="1639067463">
          <w:marLeft w:val="480"/>
          <w:marRight w:val="0"/>
          <w:marTop w:val="0"/>
          <w:marBottom w:val="0"/>
          <w:divBdr>
            <w:top w:val="none" w:sz="0" w:space="0" w:color="auto"/>
            <w:left w:val="none" w:sz="0" w:space="0" w:color="auto"/>
            <w:bottom w:val="none" w:sz="0" w:space="0" w:color="auto"/>
            <w:right w:val="none" w:sz="0" w:space="0" w:color="auto"/>
          </w:divBdr>
        </w:div>
        <w:div w:id="1698113643">
          <w:marLeft w:val="480"/>
          <w:marRight w:val="0"/>
          <w:marTop w:val="0"/>
          <w:marBottom w:val="0"/>
          <w:divBdr>
            <w:top w:val="none" w:sz="0" w:space="0" w:color="auto"/>
            <w:left w:val="none" w:sz="0" w:space="0" w:color="auto"/>
            <w:bottom w:val="none" w:sz="0" w:space="0" w:color="auto"/>
            <w:right w:val="none" w:sz="0" w:space="0" w:color="auto"/>
          </w:divBdr>
        </w:div>
        <w:div w:id="1796293605">
          <w:marLeft w:val="480"/>
          <w:marRight w:val="0"/>
          <w:marTop w:val="0"/>
          <w:marBottom w:val="0"/>
          <w:divBdr>
            <w:top w:val="none" w:sz="0" w:space="0" w:color="auto"/>
            <w:left w:val="none" w:sz="0" w:space="0" w:color="auto"/>
            <w:bottom w:val="none" w:sz="0" w:space="0" w:color="auto"/>
            <w:right w:val="none" w:sz="0" w:space="0" w:color="auto"/>
          </w:divBdr>
        </w:div>
        <w:div w:id="1848984053">
          <w:marLeft w:val="480"/>
          <w:marRight w:val="0"/>
          <w:marTop w:val="0"/>
          <w:marBottom w:val="0"/>
          <w:divBdr>
            <w:top w:val="none" w:sz="0" w:space="0" w:color="auto"/>
            <w:left w:val="none" w:sz="0" w:space="0" w:color="auto"/>
            <w:bottom w:val="none" w:sz="0" w:space="0" w:color="auto"/>
            <w:right w:val="none" w:sz="0" w:space="0" w:color="auto"/>
          </w:divBdr>
        </w:div>
        <w:div w:id="1885094068">
          <w:marLeft w:val="480"/>
          <w:marRight w:val="0"/>
          <w:marTop w:val="0"/>
          <w:marBottom w:val="0"/>
          <w:divBdr>
            <w:top w:val="none" w:sz="0" w:space="0" w:color="auto"/>
            <w:left w:val="none" w:sz="0" w:space="0" w:color="auto"/>
            <w:bottom w:val="none" w:sz="0" w:space="0" w:color="auto"/>
            <w:right w:val="none" w:sz="0" w:space="0" w:color="auto"/>
          </w:divBdr>
        </w:div>
        <w:div w:id="1921862541">
          <w:marLeft w:val="480"/>
          <w:marRight w:val="0"/>
          <w:marTop w:val="0"/>
          <w:marBottom w:val="0"/>
          <w:divBdr>
            <w:top w:val="none" w:sz="0" w:space="0" w:color="auto"/>
            <w:left w:val="none" w:sz="0" w:space="0" w:color="auto"/>
            <w:bottom w:val="none" w:sz="0" w:space="0" w:color="auto"/>
            <w:right w:val="none" w:sz="0" w:space="0" w:color="auto"/>
          </w:divBdr>
        </w:div>
        <w:div w:id="1970554123">
          <w:marLeft w:val="480"/>
          <w:marRight w:val="0"/>
          <w:marTop w:val="0"/>
          <w:marBottom w:val="0"/>
          <w:divBdr>
            <w:top w:val="none" w:sz="0" w:space="0" w:color="auto"/>
            <w:left w:val="none" w:sz="0" w:space="0" w:color="auto"/>
            <w:bottom w:val="none" w:sz="0" w:space="0" w:color="auto"/>
            <w:right w:val="none" w:sz="0" w:space="0" w:color="auto"/>
          </w:divBdr>
        </w:div>
        <w:div w:id="1980526606">
          <w:marLeft w:val="480"/>
          <w:marRight w:val="0"/>
          <w:marTop w:val="0"/>
          <w:marBottom w:val="0"/>
          <w:divBdr>
            <w:top w:val="none" w:sz="0" w:space="0" w:color="auto"/>
            <w:left w:val="none" w:sz="0" w:space="0" w:color="auto"/>
            <w:bottom w:val="none" w:sz="0" w:space="0" w:color="auto"/>
            <w:right w:val="none" w:sz="0" w:space="0" w:color="auto"/>
          </w:divBdr>
        </w:div>
        <w:div w:id="2039501498">
          <w:marLeft w:val="480"/>
          <w:marRight w:val="0"/>
          <w:marTop w:val="0"/>
          <w:marBottom w:val="0"/>
          <w:divBdr>
            <w:top w:val="none" w:sz="0" w:space="0" w:color="auto"/>
            <w:left w:val="none" w:sz="0" w:space="0" w:color="auto"/>
            <w:bottom w:val="none" w:sz="0" w:space="0" w:color="auto"/>
            <w:right w:val="none" w:sz="0" w:space="0" w:color="auto"/>
          </w:divBdr>
        </w:div>
        <w:div w:id="2053917554">
          <w:marLeft w:val="480"/>
          <w:marRight w:val="0"/>
          <w:marTop w:val="0"/>
          <w:marBottom w:val="0"/>
          <w:divBdr>
            <w:top w:val="none" w:sz="0" w:space="0" w:color="auto"/>
            <w:left w:val="none" w:sz="0" w:space="0" w:color="auto"/>
            <w:bottom w:val="none" w:sz="0" w:space="0" w:color="auto"/>
            <w:right w:val="none" w:sz="0" w:space="0" w:color="auto"/>
          </w:divBdr>
        </w:div>
        <w:div w:id="2059669189">
          <w:marLeft w:val="480"/>
          <w:marRight w:val="0"/>
          <w:marTop w:val="0"/>
          <w:marBottom w:val="0"/>
          <w:divBdr>
            <w:top w:val="none" w:sz="0" w:space="0" w:color="auto"/>
            <w:left w:val="none" w:sz="0" w:space="0" w:color="auto"/>
            <w:bottom w:val="none" w:sz="0" w:space="0" w:color="auto"/>
            <w:right w:val="none" w:sz="0" w:space="0" w:color="auto"/>
          </w:divBdr>
        </w:div>
        <w:div w:id="2080860954">
          <w:marLeft w:val="480"/>
          <w:marRight w:val="0"/>
          <w:marTop w:val="0"/>
          <w:marBottom w:val="0"/>
          <w:divBdr>
            <w:top w:val="none" w:sz="0" w:space="0" w:color="auto"/>
            <w:left w:val="none" w:sz="0" w:space="0" w:color="auto"/>
            <w:bottom w:val="none" w:sz="0" w:space="0" w:color="auto"/>
            <w:right w:val="none" w:sz="0" w:space="0" w:color="auto"/>
          </w:divBdr>
        </w:div>
        <w:div w:id="2146776329">
          <w:marLeft w:val="480"/>
          <w:marRight w:val="0"/>
          <w:marTop w:val="0"/>
          <w:marBottom w:val="0"/>
          <w:divBdr>
            <w:top w:val="none" w:sz="0" w:space="0" w:color="auto"/>
            <w:left w:val="none" w:sz="0" w:space="0" w:color="auto"/>
            <w:bottom w:val="none" w:sz="0" w:space="0" w:color="auto"/>
            <w:right w:val="none" w:sz="0" w:space="0" w:color="auto"/>
          </w:divBdr>
        </w:div>
      </w:divsChild>
    </w:div>
    <w:div w:id="168756664">
      <w:marLeft w:val="640"/>
      <w:marRight w:val="0"/>
      <w:marTop w:val="0"/>
      <w:marBottom w:val="0"/>
      <w:divBdr>
        <w:top w:val="none" w:sz="0" w:space="0" w:color="auto"/>
        <w:left w:val="none" w:sz="0" w:space="0" w:color="auto"/>
        <w:bottom w:val="none" w:sz="0" w:space="0" w:color="auto"/>
        <w:right w:val="none" w:sz="0" w:space="0" w:color="auto"/>
      </w:divBdr>
    </w:div>
    <w:div w:id="169100782">
      <w:marLeft w:val="640"/>
      <w:marRight w:val="0"/>
      <w:marTop w:val="0"/>
      <w:marBottom w:val="0"/>
      <w:divBdr>
        <w:top w:val="none" w:sz="0" w:space="0" w:color="auto"/>
        <w:left w:val="none" w:sz="0" w:space="0" w:color="auto"/>
        <w:bottom w:val="none" w:sz="0" w:space="0" w:color="auto"/>
        <w:right w:val="none" w:sz="0" w:space="0" w:color="auto"/>
      </w:divBdr>
    </w:div>
    <w:div w:id="169221104">
      <w:marLeft w:val="640"/>
      <w:marRight w:val="0"/>
      <w:marTop w:val="0"/>
      <w:marBottom w:val="0"/>
      <w:divBdr>
        <w:top w:val="none" w:sz="0" w:space="0" w:color="auto"/>
        <w:left w:val="none" w:sz="0" w:space="0" w:color="auto"/>
        <w:bottom w:val="none" w:sz="0" w:space="0" w:color="auto"/>
        <w:right w:val="none" w:sz="0" w:space="0" w:color="auto"/>
      </w:divBdr>
    </w:div>
    <w:div w:id="169680673">
      <w:marLeft w:val="640"/>
      <w:marRight w:val="0"/>
      <w:marTop w:val="0"/>
      <w:marBottom w:val="0"/>
      <w:divBdr>
        <w:top w:val="none" w:sz="0" w:space="0" w:color="auto"/>
        <w:left w:val="none" w:sz="0" w:space="0" w:color="auto"/>
        <w:bottom w:val="none" w:sz="0" w:space="0" w:color="auto"/>
        <w:right w:val="none" w:sz="0" w:space="0" w:color="auto"/>
      </w:divBdr>
    </w:div>
    <w:div w:id="170338026">
      <w:bodyDiv w:val="1"/>
      <w:marLeft w:val="0"/>
      <w:marRight w:val="0"/>
      <w:marTop w:val="0"/>
      <w:marBottom w:val="0"/>
      <w:divBdr>
        <w:top w:val="none" w:sz="0" w:space="0" w:color="auto"/>
        <w:left w:val="none" w:sz="0" w:space="0" w:color="auto"/>
        <w:bottom w:val="none" w:sz="0" w:space="0" w:color="auto"/>
        <w:right w:val="none" w:sz="0" w:space="0" w:color="auto"/>
      </w:divBdr>
    </w:div>
    <w:div w:id="170877917">
      <w:marLeft w:val="640"/>
      <w:marRight w:val="0"/>
      <w:marTop w:val="0"/>
      <w:marBottom w:val="0"/>
      <w:divBdr>
        <w:top w:val="none" w:sz="0" w:space="0" w:color="auto"/>
        <w:left w:val="none" w:sz="0" w:space="0" w:color="auto"/>
        <w:bottom w:val="none" w:sz="0" w:space="0" w:color="auto"/>
        <w:right w:val="none" w:sz="0" w:space="0" w:color="auto"/>
      </w:divBdr>
    </w:div>
    <w:div w:id="170989982">
      <w:marLeft w:val="640"/>
      <w:marRight w:val="0"/>
      <w:marTop w:val="0"/>
      <w:marBottom w:val="0"/>
      <w:divBdr>
        <w:top w:val="none" w:sz="0" w:space="0" w:color="auto"/>
        <w:left w:val="none" w:sz="0" w:space="0" w:color="auto"/>
        <w:bottom w:val="none" w:sz="0" w:space="0" w:color="auto"/>
        <w:right w:val="none" w:sz="0" w:space="0" w:color="auto"/>
      </w:divBdr>
    </w:div>
    <w:div w:id="171653328">
      <w:marLeft w:val="640"/>
      <w:marRight w:val="0"/>
      <w:marTop w:val="0"/>
      <w:marBottom w:val="0"/>
      <w:divBdr>
        <w:top w:val="none" w:sz="0" w:space="0" w:color="auto"/>
        <w:left w:val="none" w:sz="0" w:space="0" w:color="auto"/>
        <w:bottom w:val="none" w:sz="0" w:space="0" w:color="auto"/>
        <w:right w:val="none" w:sz="0" w:space="0" w:color="auto"/>
      </w:divBdr>
    </w:div>
    <w:div w:id="171990004">
      <w:bodyDiv w:val="1"/>
      <w:marLeft w:val="0"/>
      <w:marRight w:val="0"/>
      <w:marTop w:val="0"/>
      <w:marBottom w:val="0"/>
      <w:divBdr>
        <w:top w:val="none" w:sz="0" w:space="0" w:color="auto"/>
        <w:left w:val="none" w:sz="0" w:space="0" w:color="auto"/>
        <w:bottom w:val="none" w:sz="0" w:space="0" w:color="auto"/>
        <w:right w:val="none" w:sz="0" w:space="0" w:color="auto"/>
      </w:divBdr>
    </w:div>
    <w:div w:id="171998077">
      <w:marLeft w:val="480"/>
      <w:marRight w:val="0"/>
      <w:marTop w:val="0"/>
      <w:marBottom w:val="0"/>
      <w:divBdr>
        <w:top w:val="none" w:sz="0" w:space="0" w:color="auto"/>
        <w:left w:val="none" w:sz="0" w:space="0" w:color="auto"/>
        <w:bottom w:val="none" w:sz="0" w:space="0" w:color="auto"/>
        <w:right w:val="none" w:sz="0" w:space="0" w:color="auto"/>
      </w:divBdr>
    </w:div>
    <w:div w:id="172570383">
      <w:marLeft w:val="640"/>
      <w:marRight w:val="0"/>
      <w:marTop w:val="0"/>
      <w:marBottom w:val="0"/>
      <w:divBdr>
        <w:top w:val="none" w:sz="0" w:space="0" w:color="auto"/>
        <w:left w:val="none" w:sz="0" w:space="0" w:color="auto"/>
        <w:bottom w:val="none" w:sz="0" w:space="0" w:color="auto"/>
        <w:right w:val="none" w:sz="0" w:space="0" w:color="auto"/>
      </w:divBdr>
    </w:div>
    <w:div w:id="172647658">
      <w:marLeft w:val="640"/>
      <w:marRight w:val="0"/>
      <w:marTop w:val="0"/>
      <w:marBottom w:val="0"/>
      <w:divBdr>
        <w:top w:val="none" w:sz="0" w:space="0" w:color="auto"/>
        <w:left w:val="none" w:sz="0" w:space="0" w:color="auto"/>
        <w:bottom w:val="none" w:sz="0" w:space="0" w:color="auto"/>
        <w:right w:val="none" w:sz="0" w:space="0" w:color="auto"/>
      </w:divBdr>
    </w:div>
    <w:div w:id="173417409">
      <w:marLeft w:val="640"/>
      <w:marRight w:val="0"/>
      <w:marTop w:val="0"/>
      <w:marBottom w:val="0"/>
      <w:divBdr>
        <w:top w:val="none" w:sz="0" w:space="0" w:color="auto"/>
        <w:left w:val="none" w:sz="0" w:space="0" w:color="auto"/>
        <w:bottom w:val="none" w:sz="0" w:space="0" w:color="auto"/>
        <w:right w:val="none" w:sz="0" w:space="0" w:color="auto"/>
      </w:divBdr>
    </w:div>
    <w:div w:id="173764855">
      <w:bodyDiv w:val="1"/>
      <w:marLeft w:val="0"/>
      <w:marRight w:val="0"/>
      <w:marTop w:val="0"/>
      <w:marBottom w:val="0"/>
      <w:divBdr>
        <w:top w:val="none" w:sz="0" w:space="0" w:color="auto"/>
        <w:left w:val="none" w:sz="0" w:space="0" w:color="auto"/>
        <w:bottom w:val="none" w:sz="0" w:space="0" w:color="auto"/>
        <w:right w:val="none" w:sz="0" w:space="0" w:color="auto"/>
      </w:divBdr>
      <w:divsChild>
        <w:div w:id="99180981">
          <w:marLeft w:val="480"/>
          <w:marRight w:val="0"/>
          <w:marTop w:val="0"/>
          <w:marBottom w:val="0"/>
          <w:divBdr>
            <w:top w:val="none" w:sz="0" w:space="0" w:color="auto"/>
            <w:left w:val="none" w:sz="0" w:space="0" w:color="auto"/>
            <w:bottom w:val="none" w:sz="0" w:space="0" w:color="auto"/>
            <w:right w:val="none" w:sz="0" w:space="0" w:color="auto"/>
          </w:divBdr>
        </w:div>
        <w:div w:id="143352145">
          <w:marLeft w:val="480"/>
          <w:marRight w:val="0"/>
          <w:marTop w:val="0"/>
          <w:marBottom w:val="0"/>
          <w:divBdr>
            <w:top w:val="none" w:sz="0" w:space="0" w:color="auto"/>
            <w:left w:val="none" w:sz="0" w:space="0" w:color="auto"/>
            <w:bottom w:val="none" w:sz="0" w:space="0" w:color="auto"/>
            <w:right w:val="none" w:sz="0" w:space="0" w:color="auto"/>
          </w:divBdr>
        </w:div>
        <w:div w:id="143589586">
          <w:marLeft w:val="480"/>
          <w:marRight w:val="0"/>
          <w:marTop w:val="0"/>
          <w:marBottom w:val="0"/>
          <w:divBdr>
            <w:top w:val="none" w:sz="0" w:space="0" w:color="auto"/>
            <w:left w:val="none" w:sz="0" w:space="0" w:color="auto"/>
            <w:bottom w:val="none" w:sz="0" w:space="0" w:color="auto"/>
            <w:right w:val="none" w:sz="0" w:space="0" w:color="auto"/>
          </w:divBdr>
        </w:div>
        <w:div w:id="159588431">
          <w:marLeft w:val="480"/>
          <w:marRight w:val="0"/>
          <w:marTop w:val="0"/>
          <w:marBottom w:val="0"/>
          <w:divBdr>
            <w:top w:val="none" w:sz="0" w:space="0" w:color="auto"/>
            <w:left w:val="none" w:sz="0" w:space="0" w:color="auto"/>
            <w:bottom w:val="none" w:sz="0" w:space="0" w:color="auto"/>
            <w:right w:val="none" w:sz="0" w:space="0" w:color="auto"/>
          </w:divBdr>
        </w:div>
        <w:div w:id="292177678">
          <w:marLeft w:val="480"/>
          <w:marRight w:val="0"/>
          <w:marTop w:val="0"/>
          <w:marBottom w:val="0"/>
          <w:divBdr>
            <w:top w:val="none" w:sz="0" w:space="0" w:color="auto"/>
            <w:left w:val="none" w:sz="0" w:space="0" w:color="auto"/>
            <w:bottom w:val="none" w:sz="0" w:space="0" w:color="auto"/>
            <w:right w:val="none" w:sz="0" w:space="0" w:color="auto"/>
          </w:divBdr>
        </w:div>
        <w:div w:id="323045432">
          <w:marLeft w:val="480"/>
          <w:marRight w:val="0"/>
          <w:marTop w:val="0"/>
          <w:marBottom w:val="0"/>
          <w:divBdr>
            <w:top w:val="none" w:sz="0" w:space="0" w:color="auto"/>
            <w:left w:val="none" w:sz="0" w:space="0" w:color="auto"/>
            <w:bottom w:val="none" w:sz="0" w:space="0" w:color="auto"/>
            <w:right w:val="none" w:sz="0" w:space="0" w:color="auto"/>
          </w:divBdr>
        </w:div>
        <w:div w:id="370962364">
          <w:marLeft w:val="480"/>
          <w:marRight w:val="0"/>
          <w:marTop w:val="0"/>
          <w:marBottom w:val="0"/>
          <w:divBdr>
            <w:top w:val="none" w:sz="0" w:space="0" w:color="auto"/>
            <w:left w:val="none" w:sz="0" w:space="0" w:color="auto"/>
            <w:bottom w:val="none" w:sz="0" w:space="0" w:color="auto"/>
            <w:right w:val="none" w:sz="0" w:space="0" w:color="auto"/>
          </w:divBdr>
        </w:div>
        <w:div w:id="424156103">
          <w:marLeft w:val="480"/>
          <w:marRight w:val="0"/>
          <w:marTop w:val="0"/>
          <w:marBottom w:val="0"/>
          <w:divBdr>
            <w:top w:val="none" w:sz="0" w:space="0" w:color="auto"/>
            <w:left w:val="none" w:sz="0" w:space="0" w:color="auto"/>
            <w:bottom w:val="none" w:sz="0" w:space="0" w:color="auto"/>
            <w:right w:val="none" w:sz="0" w:space="0" w:color="auto"/>
          </w:divBdr>
        </w:div>
        <w:div w:id="430126587">
          <w:marLeft w:val="480"/>
          <w:marRight w:val="0"/>
          <w:marTop w:val="0"/>
          <w:marBottom w:val="0"/>
          <w:divBdr>
            <w:top w:val="none" w:sz="0" w:space="0" w:color="auto"/>
            <w:left w:val="none" w:sz="0" w:space="0" w:color="auto"/>
            <w:bottom w:val="none" w:sz="0" w:space="0" w:color="auto"/>
            <w:right w:val="none" w:sz="0" w:space="0" w:color="auto"/>
          </w:divBdr>
        </w:div>
        <w:div w:id="448739129">
          <w:marLeft w:val="480"/>
          <w:marRight w:val="0"/>
          <w:marTop w:val="0"/>
          <w:marBottom w:val="0"/>
          <w:divBdr>
            <w:top w:val="none" w:sz="0" w:space="0" w:color="auto"/>
            <w:left w:val="none" w:sz="0" w:space="0" w:color="auto"/>
            <w:bottom w:val="none" w:sz="0" w:space="0" w:color="auto"/>
            <w:right w:val="none" w:sz="0" w:space="0" w:color="auto"/>
          </w:divBdr>
        </w:div>
        <w:div w:id="456291034">
          <w:marLeft w:val="480"/>
          <w:marRight w:val="0"/>
          <w:marTop w:val="0"/>
          <w:marBottom w:val="0"/>
          <w:divBdr>
            <w:top w:val="none" w:sz="0" w:space="0" w:color="auto"/>
            <w:left w:val="none" w:sz="0" w:space="0" w:color="auto"/>
            <w:bottom w:val="none" w:sz="0" w:space="0" w:color="auto"/>
            <w:right w:val="none" w:sz="0" w:space="0" w:color="auto"/>
          </w:divBdr>
        </w:div>
        <w:div w:id="460269489">
          <w:marLeft w:val="480"/>
          <w:marRight w:val="0"/>
          <w:marTop w:val="0"/>
          <w:marBottom w:val="0"/>
          <w:divBdr>
            <w:top w:val="none" w:sz="0" w:space="0" w:color="auto"/>
            <w:left w:val="none" w:sz="0" w:space="0" w:color="auto"/>
            <w:bottom w:val="none" w:sz="0" w:space="0" w:color="auto"/>
            <w:right w:val="none" w:sz="0" w:space="0" w:color="auto"/>
          </w:divBdr>
        </w:div>
        <w:div w:id="468131896">
          <w:marLeft w:val="480"/>
          <w:marRight w:val="0"/>
          <w:marTop w:val="0"/>
          <w:marBottom w:val="0"/>
          <w:divBdr>
            <w:top w:val="none" w:sz="0" w:space="0" w:color="auto"/>
            <w:left w:val="none" w:sz="0" w:space="0" w:color="auto"/>
            <w:bottom w:val="none" w:sz="0" w:space="0" w:color="auto"/>
            <w:right w:val="none" w:sz="0" w:space="0" w:color="auto"/>
          </w:divBdr>
        </w:div>
        <w:div w:id="489833264">
          <w:marLeft w:val="480"/>
          <w:marRight w:val="0"/>
          <w:marTop w:val="0"/>
          <w:marBottom w:val="0"/>
          <w:divBdr>
            <w:top w:val="none" w:sz="0" w:space="0" w:color="auto"/>
            <w:left w:val="none" w:sz="0" w:space="0" w:color="auto"/>
            <w:bottom w:val="none" w:sz="0" w:space="0" w:color="auto"/>
            <w:right w:val="none" w:sz="0" w:space="0" w:color="auto"/>
          </w:divBdr>
        </w:div>
        <w:div w:id="530650797">
          <w:marLeft w:val="480"/>
          <w:marRight w:val="0"/>
          <w:marTop w:val="0"/>
          <w:marBottom w:val="0"/>
          <w:divBdr>
            <w:top w:val="none" w:sz="0" w:space="0" w:color="auto"/>
            <w:left w:val="none" w:sz="0" w:space="0" w:color="auto"/>
            <w:bottom w:val="none" w:sz="0" w:space="0" w:color="auto"/>
            <w:right w:val="none" w:sz="0" w:space="0" w:color="auto"/>
          </w:divBdr>
        </w:div>
        <w:div w:id="554052909">
          <w:marLeft w:val="480"/>
          <w:marRight w:val="0"/>
          <w:marTop w:val="0"/>
          <w:marBottom w:val="0"/>
          <w:divBdr>
            <w:top w:val="none" w:sz="0" w:space="0" w:color="auto"/>
            <w:left w:val="none" w:sz="0" w:space="0" w:color="auto"/>
            <w:bottom w:val="none" w:sz="0" w:space="0" w:color="auto"/>
            <w:right w:val="none" w:sz="0" w:space="0" w:color="auto"/>
          </w:divBdr>
        </w:div>
        <w:div w:id="554972721">
          <w:marLeft w:val="480"/>
          <w:marRight w:val="0"/>
          <w:marTop w:val="0"/>
          <w:marBottom w:val="0"/>
          <w:divBdr>
            <w:top w:val="none" w:sz="0" w:space="0" w:color="auto"/>
            <w:left w:val="none" w:sz="0" w:space="0" w:color="auto"/>
            <w:bottom w:val="none" w:sz="0" w:space="0" w:color="auto"/>
            <w:right w:val="none" w:sz="0" w:space="0" w:color="auto"/>
          </w:divBdr>
        </w:div>
        <w:div w:id="557597293">
          <w:marLeft w:val="480"/>
          <w:marRight w:val="0"/>
          <w:marTop w:val="0"/>
          <w:marBottom w:val="0"/>
          <w:divBdr>
            <w:top w:val="none" w:sz="0" w:space="0" w:color="auto"/>
            <w:left w:val="none" w:sz="0" w:space="0" w:color="auto"/>
            <w:bottom w:val="none" w:sz="0" w:space="0" w:color="auto"/>
            <w:right w:val="none" w:sz="0" w:space="0" w:color="auto"/>
          </w:divBdr>
        </w:div>
        <w:div w:id="629747289">
          <w:marLeft w:val="480"/>
          <w:marRight w:val="0"/>
          <w:marTop w:val="0"/>
          <w:marBottom w:val="0"/>
          <w:divBdr>
            <w:top w:val="none" w:sz="0" w:space="0" w:color="auto"/>
            <w:left w:val="none" w:sz="0" w:space="0" w:color="auto"/>
            <w:bottom w:val="none" w:sz="0" w:space="0" w:color="auto"/>
            <w:right w:val="none" w:sz="0" w:space="0" w:color="auto"/>
          </w:divBdr>
        </w:div>
        <w:div w:id="645400996">
          <w:marLeft w:val="480"/>
          <w:marRight w:val="0"/>
          <w:marTop w:val="0"/>
          <w:marBottom w:val="0"/>
          <w:divBdr>
            <w:top w:val="none" w:sz="0" w:space="0" w:color="auto"/>
            <w:left w:val="none" w:sz="0" w:space="0" w:color="auto"/>
            <w:bottom w:val="none" w:sz="0" w:space="0" w:color="auto"/>
            <w:right w:val="none" w:sz="0" w:space="0" w:color="auto"/>
          </w:divBdr>
        </w:div>
        <w:div w:id="675687742">
          <w:marLeft w:val="480"/>
          <w:marRight w:val="0"/>
          <w:marTop w:val="0"/>
          <w:marBottom w:val="0"/>
          <w:divBdr>
            <w:top w:val="none" w:sz="0" w:space="0" w:color="auto"/>
            <w:left w:val="none" w:sz="0" w:space="0" w:color="auto"/>
            <w:bottom w:val="none" w:sz="0" w:space="0" w:color="auto"/>
            <w:right w:val="none" w:sz="0" w:space="0" w:color="auto"/>
          </w:divBdr>
        </w:div>
        <w:div w:id="676689396">
          <w:marLeft w:val="480"/>
          <w:marRight w:val="0"/>
          <w:marTop w:val="0"/>
          <w:marBottom w:val="0"/>
          <w:divBdr>
            <w:top w:val="none" w:sz="0" w:space="0" w:color="auto"/>
            <w:left w:val="none" w:sz="0" w:space="0" w:color="auto"/>
            <w:bottom w:val="none" w:sz="0" w:space="0" w:color="auto"/>
            <w:right w:val="none" w:sz="0" w:space="0" w:color="auto"/>
          </w:divBdr>
        </w:div>
        <w:div w:id="681854945">
          <w:marLeft w:val="480"/>
          <w:marRight w:val="0"/>
          <w:marTop w:val="0"/>
          <w:marBottom w:val="0"/>
          <w:divBdr>
            <w:top w:val="none" w:sz="0" w:space="0" w:color="auto"/>
            <w:left w:val="none" w:sz="0" w:space="0" w:color="auto"/>
            <w:bottom w:val="none" w:sz="0" w:space="0" w:color="auto"/>
            <w:right w:val="none" w:sz="0" w:space="0" w:color="auto"/>
          </w:divBdr>
        </w:div>
        <w:div w:id="717317474">
          <w:marLeft w:val="480"/>
          <w:marRight w:val="0"/>
          <w:marTop w:val="0"/>
          <w:marBottom w:val="0"/>
          <w:divBdr>
            <w:top w:val="none" w:sz="0" w:space="0" w:color="auto"/>
            <w:left w:val="none" w:sz="0" w:space="0" w:color="auto"/>
            <w:bottom w:val="none" w:sz="0" w:space="0" w:color="auto"/>
            <w:right w:val="none" w:sz="0" w:space="0" w:color="auto"/>
          </w:divBdr>
        </w:div>
        <w:div w:id="720137056">
          <w:marLeft w:val="480"/>
          <w:marRight w:val="0"/>
          <w:marTop w:val="0"/>
          <w:marBottom w:val="0"/>
          <w:divBdr>
            <w:top w:val="none" w:sz="0" w:space="0" w:color="auto"/>
            <w:left w:val="none" w:sz="0" w:space="0" w:color="auto"/>
            <w:bottom w:val="none" w:sz="0" w:space="0" w:color="auto"/>
            <w:right w:val="none" w:sz="0" w:space="0" w:color="auto"/>
          </w:divBdr>
        </w:div>
        <w:div w:id="767694715">
          <w:marLeft w:val="480"/>
          <w:marRight w:val="0"/>
          <w:marTop w:val="0"/>
          <w:marBottom w:val="0"/>
          <w:divBdr>
            <w:top w:val="none" w:sz="0" w:space="0" w:color="auto"/>
            <w:left w:val="none" w:sz="0" w:space="0" w:color="auto"/>
            <w:bottom w:val="none" w:sz="0" w:space="0" w:color="auto"/>
            <w:right w:val="none" w:sz="0" w:space="0" w:color="auto"/>
          </w:divBdr>
        </w:div>
        <w:div w:id="786584541">
          <w:marLeft w:val="480"/>
          <w:marRight w:val="0"/>
          <w:marTop w:val="0"/>
          <w:marBottom w:val="0"/>
          <w:divBdr>
            <w:top w:val="none" w:sz="0" w:space="0" w:color="auto"/>
            <w:left w:val="none" w:sz="0" w:space="0" w:color="auto"/>
            <w:bottom w:val="none" w:sz="0" w:space="0" w:color="auto"/>
            <w:right w:val="none" w:sz="0" w:space="0" w:color="auto"/>
          </w:divBdr>
        </w:div>
        <w:div w:id="813788840">
          <w:marLeft w:val="480"/>
          <w:marRight w:val="0"/>
          <w:marTop w:val="0"/>
          <w:marBottom w:val="0"/>
          <w:divBdr>
            <w:top w:val="none" w:sz="0" w:space="0" w:color="auto"/>
            <w:left w:val="none" w:sz="0" w:space="0" w:color="auto"/>
            <w:bottom w:val="none" w:sz="0" w:space="0" w:color="auto"/>
            <w:right w:val="none" w:sz="0" w:space="0" w:color="auto"/>
          </w:divBdr>
        </w:div>
        <w:div w:id="921765863">
          <w:marLeft w:val="480"/>
          <w:marRight w:val="0"/>
          <w:marTop w:val="0"/>
          <w:marBottom w:val="0"/>
          <w:divBdr>
            <w:top w:val="none" w:sz="0" w:space="0" w:color="auto"/>
            <w:left w:val="none" w:sz="0" w:space="0" w:color="auto"/>
            <w:bottom w:val="none" w:sz="0" w:space="0" w:color="auto"/>
            <w:right w:val="none" w:sz="0" w:space="0" w:color="auto"/>
          </w:divBdr>
        </w:div>
        <w:div w:id="966617561">
          <w:marLeft w:val="480"/>
          <w:marRight w:val="0"/>
          <w:marTop w:val="0"/>
          <w:marBottom w:val="0"/>
          <w:divBdr>
            <w:top w:val="none" w:sz="0" w:space="0" w:color="auto"/>
            <w:left w:val="none" w:sz="0" w:space="0" w:color="auto"/>
            <w:bottom w:val="none" w:sz="0" w:space="0" w:color="auto"/>
            <w:right w:val="none" w:sz="0" w:space="0" w:color="auto"/>
          </w:divBdr>
        </w:div>
        <w:div w:id="997344729">
          <w:marLeft w:val="480"/>
          <w:marRight w:val="0"/>
          <w:marTop w:val="0"/>
          <w:marBottom w:val="0"/>
          <w:divBdr>
            <w:top w:val="none" w:sz="0" w:space="0" w:color="auto"/>
            <w:left w:val="none" w:sz="0" w:space="0" w:color="auto"/>
            <w:bottom w:val="none" w:sz="0" w:space="0" w:color="auto"/>
            <w:right w:val="none" w:sz="0" w:space="0" w:color="auto"/>
          </w:divBdr>
        </w:div>
        <w:div w:id="1065761629">
          <w:marLeft w:val="480"/>
          <w:marRight w:val="0"/>
          <w:marTop w:val="0"/>
          <w:marBottom w:val="0"/>
          <w:divBdr>
            <w:top w:val="none" w:sz="0" w:space="0" w:color="auto"/>
            <w:left w:val="none" w:sz="0" w:space="0" w:color="auto"/>
            <w:bottom w:val="none" w:sz="0" w:space="0" w:color="auto"/>
            <w:right w:val="none" w:sz="0" w:space="0" w:color="auto"/>
          </w:divBdr>
        </w:div>
        <w:div w:id="1070688208">
          <w:marLeft w:val="480"/>
          <w:marRight w:val="0"/>
          <w:marTop w:val="0"/>
          <w:marBottom w:val="0"/>
          <w:divBdr>
            <w:top w:val="none" w:sz="0" w:space="0" w:color="auto"/>
            <w:left w:val="none" w:sz="0" w:space="0" w:color="auto"/>
            <w:bottom w:val="none" w:sz="0" w:space="0" w:color="auto"/>
            <w:right w:val="none" w:sz="0" w:space="0" w:color="auto"/>
          </w:divBdr>
        </w:div>
        <w:div w:id="1126584704">
          <w:marLeft w:val="480"/>
          <w:marRight w:val="0"/>
          <w:marTop w:val="0"/>
          <w:marBottom w:val="0"/>
          <w:divBdr>
            <w:top w:val="none" w:sz="0" w:space="0" w:color="auto"/>
            <w:left w:val="none" w:sz="0" w:space="0" w:color="auto"/>
            <w:bottom w:val="none" w:sz="0" w:space="0" w:color="auto"/>
            <w:right w:val="none" w:sz="0" w:space="0" w:color="auto"/>
          </w:divBdr>
        </w:div>
        <w:div w:id="1127356535">
          <w:marLeft w:val="480"/>
          <w:marRight w:val="0"/>
          <w:marTop w:val="0"/>
          <w:marBottom w:val="0"/>
          <w:divBdr>
            <w:top w:val="none" w:sz="0" w:space="0" w:color="auto"/>
            <w:left w:val="none" w:sz="0" w:space="0" w:color="auto"/>
            <w:bottom w:val="none" w:sz="0" w:space="0" w:color="auto"/>
            <w:right w:val="none" w:sz="0" w:space="0" w:color="auto"/>
          </w:divBdr>
        </w:div>
        <w:div w:id="1175344558">
          <w:marLeft w:val="480"/>
          <w:marRight w:val="0"/>
          <w:marTop w:val="0"/>
          <w:marBottom w:val="0"/>
          <w:divBdr>
            <w:top w:val="none" w:sz="0" w:space="0" w:color="auto"/>
            <w:left w:val="none" w:sz="0" w:space="0" w:color="auto"/>
            <w:bottom w:val="none" w:sz="0" w:space="0" w:color="auto"/>
            <w:right w:val="none" w:sz="0" w:space="0" w:color="auto"/>
          </w:divBdr>
        </w:div>
        <w:div w:id="1180588457">
          <w:marLeft w:val="480"/>
          <w:marRight w:val="0"/>
          <w:marTop w:val="0"/>
          <w:marBottom w:val="0"/>
          <w:divBdr>
            <w:top w:val="none" w:sz="0" w:space="0" w:color="auto"/>
            <w:left w:val="none" w:sz="0" w:space="0" w:color="auto"/>
            <w:bottom w:val="none" w:sz="0" w:space="0" w:color="auto"/>
            <w:right w:val="none" w:sz="0" w:space="0" w:color="auto"/>
          </w:divBdr>
        </w:div>
        <w:div w:id="1190140915">
          <w:marLeft w:val="480"/>
          <w:marRight w:val="0"/>
          <w:marTop w:val="0"/>
          <w:marBottom w:val="0"/>
          <w:divBdr>
            <w:top w:val="none" w:sz="0" w:space="0" w:color="auto"/>
            <w:left w:val="none" w:sz="0" w:space="0" w:color="auto"/>
            <w:bottom w:val="none" w:sz="0" w:space="0" w:color="auto"/>
            <w:right w:val="none" w:sz="0" w:space="0" w:color="auto"/>
          </w:divBdr>
        </w:div>
        <w:div w:id="1192768351">
          <w:marLeft w:val="480"/>
          <w:marRight w:val="0"/>
          <w:marTop w:val="0"/>
          <w:marBottom w:val="0"/>
          <w:divBdr>
            <w:top w:val="none" w:sz="0" w:space="0" w:color="auto"/>
            <w:left w:val="none" w:sz="0" w:space="0" w:color="auto"/>
            <w:bottom w:val="none" w:sz="0" w:space="0" w:color="auto"/>
            <w:right w:val="none" w:sz="0" w:space="0" w:color="auto"/>
          </w:divBdr>
        </w:div>
        <w:div w:id="1230574188">
          <w:marLeft w:val="480"/>
          <w:marRight w:val="0"/>
          <w:marTop w:val="0"/>
          <w:marBottom w:val="0"/>
          <w:divBdr>
            <w:top w:val="none" w:sz="0" w:space="0" w:color="auto"/>
            <w:left w:val="none" w:sz="0" w:space="0" w:color="auto"/>
            <w:bottom w:val="none" w:sz="0" w:space="0" w:color="auto"/>
            <w:right w:val="none" w:sz="0" w:space="0" w:color="auto"/>
          </w:divBdr>
        </w:div>
        <w:div w:id="1271546639">
          <w:marLeft w:val="480"/>
          <w:marRight w:val="0"/>
          <w:marTop w:val="0"/>
          <w:marBottom w:val="0"/>
          <w:divBdr>
            <w:top w:val="none" w:sz="0" w:space="0" w:color="auto"/>
            <w:left w:val="none" w:sz="0" w:space="0" w:color="auto"/>
            <w:bottom w:val="none" w:sz="0" w:space="0" w:color="auto"/>
            <w:right w:val="none" w:sz="0" w:space="0" w:color="auto"/>
          </w:divBdr>
        </w:div>
        <w:div w:id="1347092796">
          <w:marLeft w:val="480"/>
          <w:marRight w:val="0"/>
          <w:marTop w:val="0"/>
          <w:marBottom w:val="0"/>
          <w:divBdr>
            <w:top w:val="none" w:sz="0" w:space="0" w:color="auto"/>
            <w:left w:val="none" w:sz="0" w:space="0" w:color="auto"/>
            <w:bottom w:val="none" w:sz="0" w:space="0" w:color="auto"/>
            <w:right w:val="none" w:sz="0" w:space="0" w:color="auto"/>
          </w:divBdr>
        </w:div>
        <w:div w:id="1349066080">
          <w:marLeft w:val="480"/>
          <w:marRight w:val="0"/>
          <w:marTop w:val="0"/>
          <w:marBottom w:val="0"/>
          <w:divBdr>
            <w:top w:val="none" w:sz="0" w:space="0" w:color="auto"/>
            <w:left w:val="none" w:sz="0" w:space="0" w:color="auto"/>
            <w:bottom w:val="none" w:sz="0" w:space="0" w:color="auto"/>
            <w:right w:val="none" w:sz="0" w:space="0" w:color="auto"/>
          </w:divBdr>
        </w:div>
        <w:div w:id="1361204899">
          <w:marLeft w:val="480"/>
          <w:marRight w:val="0"/>
          <w:marTop w:val="0"/>
          <w:marBottom w:val="0"/>
          <w:divBdr>
            <w:top w:val="none" w:sz="0" w:space="0" w:color="auto"/>
            <w:left w:val="none" w:sz="0" w:space="0" w:color="auto"/>
            <w:bottom w:val="none" w:sz="0" w:space="0" w:color="auto"/>
            <w:right w:val="none" w:sz="0" w:space="0" w:color="auto"/>
          </w:divBdr>
        </w:div>
        <w:div w:id="1376391589">
          <w:marLeft w:val="480"/>
          <w:marRight w:val="0"/>
          <w:marTop w:val="0"/>
          <w:marBottom w:val="0"/>
          <w:divBdr>
            <w:top w:val="none" w:sz="0" w:space="0" w:color="auto"/>
            <w:left w:val="none" w:sz="0" w:space="0" w:color="auto"/>
            <w:bottom w:val="none" w:sz="0" w:space="0" w:color="auto"/>
            <w:right w:val="none" w:sz="0" w:space="0" w:color="auto"/>
          </w:divBdr>
        </w:div>
        <w:div w:id="1412194422">
          <w:marLeft w:val="480"/>
          <w:marRight w:val="0"/>
          <w:marTop w:val="0"/>
          <w:marBottom w:val="0"/>
          <w:divBdr>
            <w:top w:val="none" w:sz="0" w:space="0" w:color="auto"/>
            <w:left w:val="none" w:sz="0" w:space="0" w:color="auto"/>
            <w:bottom w:val="none" w:sz="0" w:space="0" w:color="auto"/>
            <w:right w:val="none" w:sz="0" w:space="0" w:color="auto"/>
          </w:divBdr>
        </w:div>
        <w:div w:id="1432625148">
          <w:marLeft w:val="480"/>
          <w:marRight w:val="0"/>
          <w:marTop w:val="0"/>
          <w:marBottom w:val="0"/>
          <w:divBdr>
            <w:top w:val="none" w:sz="0" w:space="0" w:color="auto"/>
            <w:left w:val="none" w:sz="0" w:space="0" w:color="auto"/>
            <w:bottom w:val="none" w:sz="0" w:space="0" w:color="auto"/>
            <w:right w:val="none" w:sz="0" w:space="0" w:color="auto"/>
          </w:divBdr>
        </w:div>
        <w:div w:id="1530486880">
          <w:marLeft w:val="480"/>
          <w:marRight w:val="0"/>
          <w:marTop w:val="0"/>
          <w:marBottom w:val="0"/>
          <w:divBdr>
            <w:top w:val="none" w:sz="0" w:space="0" w:color="auto"/>
            <w:left w:val="none" w:sz="0" w:space="0" w:color="auto"/>
            <w:bottom w:val="none" w:sz="0" w:space="0" w:color="auto"/>
            <w:right w:val="none" w:sz="0" w:space="0" w:color="auto"/>
          </w:divBdr>
        </w:div>
        <w:div w:id="1557008082">
          <w:marLeft w:val="480"/>
          <w:marRight w:val="0"/>
          <w:marTop w:val="0"/>
          <w:marBottom w:val="0"/>
          <w:divBdr>
            <w:top w:val="none" w:sz="0" w:space="0" w:color="auto"/>
            <w:left w:val="none" w:sz="0" w:space="0" w:color="auto"/>
            <w:bottom w:val="none" w:sz="0" w:space="0" w:color="auto"/>
            <w:right w:val="none" w:sz="0" w:space="0" w:color="auto"/>
          </w:divBdr>
        </w:div>
        <w:div w:id="1562013459">
          <w:marLeft w:val="480"/>
          <w:marRight w:val="0"/>
          <w:marTop w:val="0"/>
          <w:marBottom w:val="0"/>
          <w:divBdr>
            <w:top w:val="none" w:sz="0" w:space="0" w:color="auto"/>
            <w:left w:val="none" w:sz="0" w:space="0" w:color="auto"/>
            <w:bottom w:val="none" w:sz="0" w:space="0" w:color="auto"/>
            <w:right w:val="none" w:sz="0" w:space="0" w:color="auto"/>
          </w:divBdr>
        </w:div>
        <w:div w:id="1607544072">
          <w:marLeft w:val="480"/>
          <w:marRight w:val="0"/>
          <w:marTop w:val="0"/>
          <w:marBottom w:val="0"/>
          <w:divBdr>
            <w:top w:val="none" w:sz="0" w:space="0" w:color="auto"/>
            <w:left w:val="none" w:sz="0" w:space="0" w:color="auto"/>
            <w:bottom w:val="none" w:sz="0" w:space="0" w:color="auto"/>
            <w:right w:val="none" w:sz="0" w:space="0" w:color="auto"/>
          </w:divBdr>
        </w:div>
        <w:div w:id="1631744138">
          <w:marLeft w:val="480"/>
          <w:marRight w:val="0"/>
          <w:marTop w:val="0"/>
          <w:marBottom w:val="0"/>
          <w:divBdr>
            <w:top w:val="none" w:sz="0" w:space="0" w:color="auto"/>
            <w:left w:val="none" w:sz="0" w:space="0" w:color="auto"/>
            <w:bottom w:val="none" w:sz="0" w:space="0" w:color="auto"/>
            <w:right w:val="none" w:sz="0" w:space="0" w:color="auto"/>
          </w:divBdr>
        </w:div>
        <w:div w:id="1660693065">
          <w:marLeft w:val="480"/>
          <w:marRight w:val="0"/>
          <w:marTop w:val="0"/>
          <w:marBottom w:val="0"/>
          <w:divBdr>
            <w:top w:val="none" w:sz="0" w:space="0" w:color="auto"/>
            <w:left w:val="none" w:sz="0" w:space="0" w:color="auto"/>
            <w:bottom w:val="none" w:sz="0" w:space="0" w:color="auto"/>
            <w:right w:val="none" w:sz="0" w:space="0" w:color="auto"/>
          </w:divBdr>
        </w:div>
        <w:div w:id="1725907271">
          <w:marLeft w:val="480"/>
          <w:marRight w:val="0"/>
          <w:marTop w:val="0"/>
          <w:marBottom w:val="0"/>
          <w:divBdr>
            <w:top w:val="none" w:sz="0" w:space="0" w:color="auto"/>
            <w:left w:val="none" w:sz="0" w:space="0" w:color="auto"/>
            <w:bottom w:val="none" w:sz="0" w:space="0" w:color="auto"/>
            <w:right w:val="none" w:sz="0" w:space="0" w:color="auto"/>
          </w:divBdr>
        </w:div>
        <w:div w:id="1734348269">
          <w:marLeft w:val="480"/>
          <w:marRight w:val="0"/>
          <w:marTop w:val="0"/>
          <w:marBottom w:val="0"/>
          <w:divBdr>
            <w:top w:val="none" w:sz="0" w:space="0" w:color="auto"/>
            <w:left w:val="none" w:sz="0" w:space="0" w:color="auto"/>
            <w:bottom w:val="none" w:sz="0" w:space="0" w:color="auto"/>
            <w:right w:val="none" w:sz="0" w:space="0" w:color="auto"/>
          </w:divBdr>
        </w:div>
        <w:div w:id="1751386384">
          <w:marLeft w:val="480"/>
          <w:marRight w:val="0"/>
          <w:marTop w:val="0"/>
          <w:marBottom w:val="0"/>
          <w:divBdr>
            <w:top w:val="none" w:sz="0" w:space="0" w:color="auto"/>
            <w:left w:val="none" w:sz="0" w:space="0" w:color="auto"/>
            <w:bottom w:val="none" w:sz="0" w:space="0" w:color="auto"/>
            <w:right w:val="none" w:sz="0" w:space="0" w:color="auto"/>
          </w:divBdr>
        </w:div>
        <w:div w:id="1770465286">
          <w:marLeft w:val="480"/>
          <w:marRight w:val="0"/>
          <w:marTop w:val="0"/>
          <w:marBottom w:val="0"/>
          <w:divBdr>
            <w:top w:val="none" w:sz="0" w:space="0" w:color="auto"/>
            <w:left w:val="none" w:sz="0" w:space="0" w:color="auto"/>
            <w:bottom w:val="none" w:sz="0" w:space="0" w:color="auto"/>
            <w:right w:val="none" w:sz="0" w:space="0" w:color="auto"/>
          </w:divBdr>
        </w:div>
        <w:div w:id="1782871025">
          <w:marLeft w:val="480"/>
          <w:marRight w:val="0"/>
          <w:marTop w:val="0"/>
          <w:marBottom w:val="0"/>
          <w:divBdr>
            <w:top w:val="none" w:sz="0" w:space="0" w:color="auto"/>
            <w:left w:val="none" w:sz="0" w:space="0" w:color="auto"/>
            <w:bottom w:val="none" w:sz="0" w:space="0" w:color="auto"/>
            <w:right w:val="none" w:sz="0" w:space="0" w:color="auto"/>
          </w:divBdr>
        </w:div>
        <w:div w:id="1822383267">
          <w:marLeft w:val="480"/>
          <w:marRight w:val="0"/>
          <w:marTop w:val="0"/>
          <w:marBottom w:val="0"/>
          <w:divBdr>
            <w:top w:val="none" w:sz="0" w:space="0" w:color="auto"/>
            <w:left w:val="none" w:sz="0" w:space="0" w:color="auto"/>
            <w:bottom w:val="none" w:sz="0" w:space="0" w:color="auto"/>
            <w:right w:val="none" w:sz="0" w:space="0" w:color="auto"/>
          </w:divBdr>
        </w:div>
        <w:div w:id="1861703679">
          <w:marLeft w:val="480"/>
          <w:marRight w:val="0"/>
          <w:marTop w:val="0"/>
          <w:marBottom w:val="0"/>
          <w:divBdr>
            <w:top w:val="none" w:sz="0" w:space="0" w:color="auto"/>
            <w:left w:val="none" w:sz="0" w:space="0" w:color="auto"/>
            <w:bottom w:val="none" w:sz="0" w:space="0" w:color="auto"/>
            <w:right w:val="none" w:sz="0" w:space="0" w:color="auto"/>
          </w:divBdr>
        </w:div>
        <w:div w:id="1885556669">
          <w:marLeft w:val="480"/>
          <w:marRight w:val="0"/>
          <w:marTop w:val="0"/>
          <w:marBottom w:val="0"/>
          <w:divBdr>
            <w:top w:val="none" w:sz="0" w:space="0" w:color="auto"/>
            <w:left w:val="none" w:sz="0" w:space="0" w:color="auto"/>
            <w:bottom w:val="none" w:sz="0" w:space="0" w:color="auto"/>
            <w:right w:val="none" w:sz="0" w:space="0" w:color="auto"/>
          </w:divBdr>
        </w:div>
        <w:div w:id="1885870720">
          <w:marLeft w:val="480"/>
          <w:marRight w:val="0"/>
          <w:marTop w:val="0"/>
          <w:marBottom w:val="0"/>
          <w:divBdr>
            <w:top w:val="none" w:sz="0" w:space="0" w:color="auto"/>
            <w:left w:val="none" w:sz="0" w:space="0" w:color="auto"/>
            <w:bottom w:val="none" w:sz="0" w:space="0" w:color="auto"/>
            <w:right w:val="none" w:sz="0" w:space="0" w:color="auto"/>
          </w:divBdr>
        </w:div>
        <w:div w:id="1899826822">
          <w:marLeft w:val="480"/>
          <w:marRight w:val="0"/>
          <w:marTop w:val="0"/>
          <w:marBottom w:val="0"/>
          <w:divBdr>
            <w:top w:val="none" w:sz="0" w:space="0" w:color="auto"/>
            <w:left w:val="none" w:sz="0" w:space="0" w:color="auto"/>
            <w:bottom w:val="none" w:sz="0" w:space="0" w:color="auto"/>
            <w:right w:val="none" w:sz="0" w:space="0" w:color="auto"/>
          </w:divBdr>
        </w:div>
        <w:div w:id="1907300586">
          <w:marLeft w:val="480"/>
          <w:marRight w:val="0"/>
          <w:marTop w:val="0"/>
          <w:marBottom w:val="0"/>
          <w:divBdr>
            <w:top w:val="none" w:sz="0" w:space="0" w:color="auto"/>
            <w:left w:val="none" w:sz="0" w:space="0" w:color="auto"/>
            <w:bottom w:val="none" w:sz="0" w:space="0" w:color="auto"/>
            <w:right w:val="none" w:sz="0" w:space="0" w:color="auto"/>
          </w:divBdr>
        </w:div>
        <w:div w:id="1912042344">
          <w:marLeft w:val="480"/>
          <w:marRight w:val="0"/>
          <w:marTop w:val="0"/>
          <w:marBottom w:val="0"/>
          <w:divBdr>
            <w:top w:val="none" w:sz="0" w:space="0" w:color="auto"/>
            <w:left w:val="none" w:sz="0" w:space="0" w:color="auto"/>
            <w:bottom w:val="none" w:sz="0" w:space="0" w:color="auto"/>
            <w:right w:val="none" w:sz="0" w:space="0" w:color="auto"/>
          </w:divBdr>
        </w:div>
        <w:div w:id="1934237943">
          <w:marLeft w:val="480"/>
          <w:marRight w:val="0"/>
          <w:marTop w:val="0"/>
          <w:marBottom w:val="0"/>
          <w:divBdr>
            <w:top w:val="none" w:sz="0" w:space="0" w:color="auto"/>
            <w:left w:val="none" w:sz="0" w:space="0" w:color="auto"/>
            <w:bottom w:val="none" w:sz="0" w:space="0" w:color="auto"/>
            <w:right w:val="none" w:sz="0" w:space="0" w:color="auto"/>
          </w:divBdr>
        </w:div>
        <w:div w:id="1969362221">
          <w:marLeft w:val="480"/>
          <w:marRight w:val="0"/>
          <w:marTop w:val="0"/>
          <w:marBottom w:val="0"/>
          <w:divBdr>
            <w:top w:val="none" w:sz="0" w:space="0" w:color="auto"/>
            <w:left w:val="none" w:sz="0" w:space="0" w:color="auto"/>
            <w:bottom w:val="none" w:sz="0" w:space="0" w:color="auto"/>
            <w:right w:val="none" w:sz="0" w:space="0" w:color="auto"/>
          </w:divBdr>
        </w:div>
        <w:div w:id="2038845922">
          <w:marLeft w:val="480"/>
          <w:marRight w:val="0"/>
          <w:marTop w:val="0"/>
          <w:marBottom w:val="0"/>
          <w:divBdr>
            <w:top w:val="none" w:sz="0" w:space="0" w:color="auto"/>
            <w:left w:val="none" w:sz="0" w:space="0" w:color="auto"/>
            <w:bottom w:val="none" w:sz="0" w:space="0" w:color="auto"/>
            <w:right w:val="none" w:sz="0" w:space="0" w:color="auto"/>
          </w:divBdr>
        </w:div>
        <w:div w:id="2078434570">
          <w:marLeft w:val="480"/>
          <w:marRight w:val="0"/>
          <w:marTop w:val="0"/>
          <w:marBottom w:val="0"/>
          <w:divBdr>
            <w:top w:val="none" w:sz="0" w:space="0" w:color="auto"/>
            <w:left w:val="none" w:sz="0" w:space="0" w:color="auto"/>
            <w:bottom w:val="none" w:sz="0" w:space="0" w:color="auto"/>
            <w:right w:val="none" w:sz="0" w:space="0" w:color="auto"/>
          </w:divBdr>
        </w:div>
        <w:div w:id="2096632925">
          <w:marLeft w:val="480"/>
          <w:marRight w:val="0"/>
          <w:marTop w:val="0"/>
          <w:marBottom w:val="0"/>
          <w:divBdr>
            <w:top w:val="none" w:sz="0" w:space="0" w:color="auto"/>
            <w:left w:val="none" w:sz="0" w:space="0" w:color="auto"/>
            <w:bottom w:val="none" w:sz="0" w:space="0" w:color="auto"/>
            <w:right w:val="none" w:sz="0" w:space="0" w:color="auto"/>
          </w:divBdr>
        </w:div>
        <w:div w:id="2117164880">
          <w:marLeft w:val="480"/>
          <w:marRight w:val="0"/>
          <w:marTop w:val="0"/>
          <w:marBottom w:val="0"/>
          <w:divBdr>
            <w:top w:val="none" w:sz="0" w:space="0" w:color="auto"/>
            <w:left w:val="none" w:sz="0" w:space="0" w:color="auto"/>
            <w:bottom w:val="none" w:sz="0" w:space="0" w:color="auto"/>
            <w:right w:val="none" w:sz="0" w:space="0" w:color="auto"/>
          </w:divBdr>
        </w:div>
      </w:divsChild>
    </w:div>
    <w:div w:id="174075333">
      <w:marLeft w:val="640"/>
      <w:marRight w:val="0"/>
      <w:marTop w:val="0"/>
      <w:marBottom w:val="0"/>
      <w:divBdr>
        <w:top w:val="none" w:sz="0" w:space="0" w:color="auto"/>
        <w:left w:val="none" w:sz="0" w:space="0" w:color="auto"/>
        <w:bottom w:val="none" w:sz="0" w:space="0" w:color="auto"/>
        <w:right w:val="none" w:sz="0" w:space="0" w:color="auto"/>
      </w:divBdr>
    </w:div>
    <w:div w:id="174266845">
      <w:bodyDiv w:val="1"/>
      <w:marLeft w:val="0"/>
      <w:marRight w:val="0"/>
      <w:marTop w:val="0"/>
      <w:marBottom w:val="0"/>
      <w:divBdr>
        <w:top w:val="none" w:sz="0" w:space="0" w:color="auto"/>
        <w:left w:val="none" w:sz="0" w:space="0" w:color="auto"/>
        <w:bottom w:val="none" w:sz="0" w:space="0" w:color="auto"/>
        <w:right w:val="none" w:sz="0" w:space="0" w:color="auto"/>
      </w:divBdr>
    </w:div>
    <w:div w:id="174344247">
      <w:marLeft w:val="640"/>
      <w:marRight w:val="0"/>
      <w:marTop w:val="0"/>
      <w:marBottom w:val="0"/>
      <w:divBdr>
        <w:top w:val="none" w:sz="0" w:space="0" w:color="auto"/>
        <w:left w:val="none" w:sz="0" w:space="0" w:color="auto"/>
        <w:bottom w:val="none" w:sz="0" w:space="0" w:color="auto"/>
        <w:right w:val="none" w:sz="0" w:space="0" w:color="auto"/>
      </w:divBdr>
    </w:div>
    <w:div w:id="174999897">
      <w:marLeft w:val="640"/>
      <w:marRight w:val="0"/>
      <w:marTop w:val="0"/>
      <w:marBottom w:val="0"/>
      <w:divBdr>
        <w:top w:val="none" w:sz="0" w:space="0" w:color="auto"/>
        <w:left w:val="none" w:sz="0" w:space="0" w:color="auto"/>
        <w:bottom w:val="none" w:sz="0" w:space="0" w:color="auto"/>
        <w:right w:val="none" w:sz="0" w:space="0" w:color="auto"/>
      </w:divBdr>
    </w:div>
    <w:div w:id="176313191">
      <w:marLeft w:val="640"/>
      <w:marRight w:val="0"/>
      <w:marTop w:val="0"/>
      <w:marBottom w:val="0"/>
      <w:divBdr>
        <w:top w:val="none" w:sz="0" w:space="0" w:color="auto"/>
        <w:left w:val="none" w:sz="0" w:space="0" w:color="auto"/>
        <w:bottom w:val="none" w:sz="0" w:space="0" w:color="auto"/>
        <w:right w:val="none" w:sz="0" w:space="0" w:color="auto"/>
      </w:divBdr>
    </w:div>
    <w:div w:id="176425522">
      <w:marLeft w:val="640"/>
      <w:marRight w:val="0"/>
      <w:marTop w:val="0"/>
      <w:marBottom w:val="0"/>
      <w:divBdr>
        <w:top w:val="none" w:sz="0" w:space="0" w:color="auto"/>
        <w:left w:val="none" w:sz="0" w:space="0" w:color="auto"/>
        <w:bottom w:val="none" w:sz="0" w:space="0" w:color="auto"/>
        <w:right w:val="none" w:sz="0" w:space="0" w:color="auto"/>
      </w:divBdr>
    </w:div>
    <w:div w:id="177085964">
      <w:marLeft w:val="640"/>
      <w:marRight w:val="0"/>
      <w:marTop w:val="0"/>
      <w:marBottom w:val="0"/>
      <w:divBdr>
        <w:top w:val="none" w:sz="0" w:space="0" w:color="auto"/>
        <w:left w:val="none" w:sz="0" w:space="0" w:color="auto"/>
        <w:bottom w:val="none" w:sz="0" w:space="0" w:color="auto"/>
        <w:right w:val="none" w:sz="0" w:space="0" w:color="auto"/>
      </w:divBdr>
    </w:div>
    <w:div w:id="177238186">
      <w:marLeft w:val="640"/>
      <w:marRight w:val="0"/>
      <w:marTop w:val="0"/>
      <w:marBottom w:val="0"/>
      <w:divBdr>
        <w:top w:val="none" w:sz="0" w:space="0" w:color="auto"/>
        <w:left w:val="none" w:sz="0" w:space="0" w:color="auto"/>
        <w:bottom w:val="none" w:sz="0" w:space="0" w:color="auto"/>
        <w:right w:val="none" w:sz="0" w:space="0" w:color="auto"/>
      </w:divBdr>
    </w:div>
    <w:div w:id="177888336">
      <w:marLeft w:val="640"/>
      <w:marRight w:val="0"/>
      <w:marTop w:val="0"/>
      <w:marBottom w:val="0"/>
      <w:divBdr>
        <w:top w:val="none" w:sz="0" w:space="0" w:color="auto"/>
        <w:left w:val="none" w:sz="0" w:space="0" w:color="auto"/>
        <w:bottom w:val="none" w:sz="0" w:space="0" w:color="auto"/>
        <w:right w:val="none" w:sz="0" w:space="0" w:color="auto"/>
      </w:divBdr>
    </w:div>
    <w:div w:id="177933772">
      <w:marLeft w:val="640"/>
      <w:marRight w:val="0"/>
      <w:marTop w:val="0"/>
      <w:marBottom w:val="0"/>
      <w:divBdr>
        <w:top w:val="none" w:sz="0" w:space="0" w:color="auto"/>
        <w:left w:val="none" w:sz="0" w:space="0" w:color="auto"/>
        <w:bottom w:val="none" w:sz="0" w:space="0" w:color="auto"/>
        <w:right w:val="none" w:sz="0" w:space="0" w:color="auto"/>
      </w:divBdr>
    </w:div>
    <w:div w:id="177936743">
      <w:bodyDiv w:val="1"/>
      <w:marLeft w:val="0"/>
      <w:marRight w:val="0"/>
      <w:marTop w:val="0"/>
      <w:marBottom w:val="0"/>
      <w:divBdr>
        <w:top w:val="none" w:sz="0" w:space="0" w:color="auto"/>
        <w:left w:val="none" w:sz="0" w:space="0" w:color="auto"/>
        <w:bottom w:val="none" w:sz="0" w:space="0" w:color="auto"/>
        <w:right w:val="none" w:sz="0" w:space="0" w:color="auto"/>
      </w:divBdr>
      <w:divsChild>
        <w:div w:id="7830004">
          <w:marLeft w:val="480"/>
          <w:marRight w:val="0"/>
          <w:marTop w:val="0"/>
          <w:marBottom w:val="0"/>
          <w:divBdr>
            <w:top w:val="none" w:sz="0" w:space="0" w:color="auto"/>
            <w:left w:val="none" w:sz="0" w:space="0" w:color="auto"/>
            <w:bottom w:val="none" w:sz="0" w:space="0" w:color="auto"/>
            <w:right w:val="none" w:sz="0" w:space="0" w:color="auto"/>
          </w:divBdr>
        </w:div>
        <w:div w:id="13073168">
          <w:marLeft w:val="480"/>
          <w:marRight w:val="0"/>
          <w:marTop w:val="0"/>
          <w:marBottom w:val="0"/>
          <w:divBdr>
            <w:top w:val="none" w:sz="0" w:space="0" w:color="auto"/>
            <w:left w:val="none" w:sz="0" w:space="0" w:color="auto"/>
            <w:bottom w:val="none" w:sz="0" w:space="0" w:color="auto"/>
            <w:right w:val="none" w:sz="0" w:space="0" w:color="auto"/>
          </w:divBdr>
        </w:div>
        <w:div w:id="57871933">
          <w:marLeft w:val="480"/>
          <w:marRight w:val="0"/>
          <w:marTop w:val="0"/>
          <w:marBottom w:val="0"/>
          <w:divBdr>
            <w:top w:val="none" w:sz="0" w:space="0" w:color="auto"/>
            <w:left w:val="none" w:sz="0" w:space="0" w:color="auto"/>
            <w:bottom w:val="none" w:sz="0" w:space="0" w:color="auto"/>
            <w:right w:val="none" w:sz="0" w:space="0" w:color="auto"/>
          </w:divBdr>
        </w:div>
        <w:div w:id="74592430">
          <w:marLeft w:val="480"/>
          <w:marRight w:val="0"/>
          <w:marTop w:val="0"/>
          <w:marBottom w:val="0"/>
          <w:divBdr>
            <w:top w:val="none" w:sz="0" w:space="0" w:color="auto"/>
            <w:left w:val="none" w:sz="0" w:space="0" w:color="auto"/>
            <w:bottom w:val="none" w:sz="0" w:space="0" w:color="auto"/>
            <w:right w:val="none" w:sz="0" w:space="0" w:color="auto"/>
          </w:divBdr>
        </w:div>
        <w:div w:id="114953744">
          <w:marLeft w:val="480"/>
          <w:marRight w:val="0"/>
          <w:marTop w:val="0"/>
          <w:marBottom w:val="0"/>
          <w:divBdr>
            <w:top w:val="none" w:sz="0" w:space="0" w:color="auto"/>
            <w:left w:val="none" w:sz="0" w:space="0" w:color="auto"/>
            <w:bottom w:val="none" w:sz="0" w:space="0" w:color="auto"/>
            <w:right w:val="none" w:sz="0" w:space="0" w:color="auto"/>
          </w:divBdr>
        </w:div>
        <w:div w:id="145171957">
          <w:marLeft w:val="480"/>
          <w:marRight w:val="0"/>
          <w:marTop w:val="0"/>
          <w:marBottom w:val="0"/>
          <w:divBdr>
            <w:top w:val="none" w:sz="0" w:space="0" w:color="auto"/>
            <w:left w:val="none" w:sz="0" w:space="0" w:color="auto"/>
            <w:bottom w:val="none" w:sz="0" w:space="0" w:color="auto"/>
            <w:right w:val="none" w:sz="0" w:space="0" w:color="auto"/>
          </w:divBdr>
        </w:div>
        <w:div w:id="180551784">
          <w:marLeft w:val="480"/>
          <w:marRight w:val="0"/>
          <w:marTop w:val="0"/>
          <w:marBottom w:val="0"/>
          <w:divBdr>
            <w:top w:val="none" w:sz="0" w:space="0" w:color="auto"/>
            <w:left w:val="none" w:sz="0" w:space="0" w:color="auto"/>
            <w:bottom w:val="none" w:sz="0" w:space="0" w:color="auto"/>
            <w:right w:val="none" w:sz="0" w:space="0" w:color="auto"/>
          </w:divBdr>
        </w:div>
        <w:div w:id="194739565">
          <w:marLeft w:val="480"/>
          <w:marRight w:val="0"/>
          <w:marTop w:val="0"/>
          <w:marBottom w:val="0"/>
          <w:divBdr>
            <w:top w:val="none" w:sz="0" w:space="0" w:color="auto"/>
            <w:left w:val="none" w:sz="0" w:space="0" w:color="auto"/>
            <w:bottom w:val="none" w:sz="0" w:space="0" w:color="auto"/>
            <w:right w:val="none" w:sz="0" w:space="0" w:color="auto"/>
          </w:divBdr>
        </w:div>
        <w:div w:id="202909055">
          <w:marLeft w:val="480"/>
          <w:marRight w:val="0"/>
          <w:marTop w:val="0"/>
          <w:marBottom w:val="0"/>
          <w:divBdr>
            <w:top w:val="none" w:sz="0" w:space="0" w:color="auto"/>
            <w:left w:val="none" w:sz="0" w:space="0" w:color="auto"/>
            <w:bottom w:val="none" w:sz="0" w:space="0" w:color="auto"/>
            <w:right w:val="none" w:sz="0" w:space="0" w:color="auto"/>
          </w:divBdr>
        </w:div>
        <w:div w:id="222639422">
          <w:marLeft w:val="480"/>
          <w:marRight w:val="0"/>
          <w:marTop w:val="0"/>
          <w:marBottom w:val="0"/>
          <w:divBdr>
            <w:top w:val="none" w:sz="0" w:space="0" w:color="auto"/>
            <w:left w:val="none" w:sz="0" w:space="0" w:color="auto"/>
            <w:bottom w:val="none" w:sz="0" w:space="0" w:color="auto"/>
            <w:right w:val="none" w:sz="0" w:space="0" w:color="auto"/>
          </w:divBdr>
        </w:div>
        <w:div w:id="262543420">
          <w:marLeft w:val="480"/>
          <w:marRight w:val="0"/>
          <w:marTop w:val="0"/>
          <w:marBottom w:val="0"/>
          <w:divBdr>
            <w:top w:val="none" w:sz="0" w:space="0" w:color="auto"/>
            <w:left w:val="none" w:sz="0" w:space="0" w:color="auto"/>
            <w:bottom w:val="none" w:sz="0" w:space="0" w:color="auto"/>
            <w:right w:val="none" w:sz="0" w:space="0" w:color="auto"/>
          </w:divBdr>
        </w:div>
        <w:div w:id="264963303">
          <w:marLeft w:val="480"/>
          <w:marRight w:val="0"/>
          <w:marTop w:val="0"/>
          <w:marBottom w:val="0"/>
          <w:divBdr>
            <w:top w:val="none" w:sz="0" w:space="0" w:color="auto"/>
            <w:left w:val="none" w:sz="0" w:space="0" w:color="auto"/>
            <w:bottom w:val="none" w:sz="0" w:space="0" w:color="auto"/>
            <w:right w:val="none" w:sz="0" w:space="0" w:color="auto"/>
          </w:divBdr>
        </w:div>
        <w:div w:id="389964836">
          <w:marLeft w:val="480"/>
          <w:marRight w:val="0"/>
          <w:marTop w:val="0"/>
          <w:marBottom w:val="0"/>
          <w:divBdr>
            <w:top w:val="none" w:sz="0" w:space="0" w:color="auto"/>
            <w:left w:val="none" w:sz="0" w:space="0" w:color="auto"/>
            <w:bottom w:val="none" w:sz="0" w:space="0" w:color="auto"/>
            <w:right w:val="none" w:sz="0" w:space="0" w:color="auto"/>
          </w:divBdr>
        </w:div>
        <w:div w:id="425155397">
          <w:marLeft w:val="480"/>
          <w:marRight w:val="0"/>
          <w:marTop w:val="0"/>
          <w:marBottom w:val="0"/>
          <w:divBdr>
            <w:top w:val="none" w:sz="0" w:space="0" w:color="auto"/>
            <w:left w:val="none" w:sz="0" w:space="0" w:color="auto"/>
            <w:bottom w:val="none" w:sz="0" w:space="0" w:color="auto"/>
            <w:right w:val="none" w:sz="0" w:space="0" w:color="auto"/>
          </w:divBdr>
        </w:div>
        <w:div w:id="448011139">
          <w:marLeft w:val="480"/>
          <w:marRight w:val="0"/>
          <w:marTop w:val="0"/>
          <w:marBottom w:val="0"/>
          <w:divBdr>
            <w:top w:val="none" w:sz="0" w:space="0" w:color="auto"/>
            <w:left w:val="none" w:sz="0" w:space="0" w:color="auto"/>
            <w:bottom w:val="none" w:sz="0" w:space="0" w:color="auto"/>
            <w:right w:val="none" w:sz="0" w:space="0" w:color="auto"/>
          </w:divBdr>
        </w:div>
        <w:div w:id="461463126">
          <w:marLeft w:val="480"/>
          <w:marRight w:val="0"/>
          <w:marTop w:val="0"/>
          <w:marBottom w:val="0"/>
          <w:divBdr>
            <w:top w:val="none" w:sz="0" w:space="0" w:color="auto"/>
            <w:left w:val="none" w:sz="0" w:space="0" w:color="auto"/>
            <w:bottom w:val="none" w:sz="0" w:space="0" w:color="auto"/>
            <w:right w:val="none" w:sz="0" w:space="0" w:color="auto"/>
          </w:divBdr>
        </w:div>
        <w:div w:id="492263887">
          <w:marLeft w:val="480"/>
          <w:marRight w:val="0"/>
          <w:marTop w:val="0"/>
          <w:marBottom w:val="0"/>
          <w:divBdr>
            <w:top w:val="none" w:sz="0" w:space="0" w:color="auto"/>
            <w:left w:val="none" w:sz="0" w:space="0" w:color="auto"/>
            <w:bottom w:val="none" w:sz="0" w:space="0" w:color="auto"/>
            <w:right w:val="none" w:sz="0" w:space="0" w:color="auto"/>
          </w:divBdr>
        </w:div>
        <w:div w:id="519007673">
          <w:marLeft w:val="480"/>
          <w:marRight w:val="0"/>
          <w:marTop w:val="0"/>
          <w:marBottom w:val="0"/>
          <w:divBdr>
            <w:top w:val="none" w:sz="0" w:space="0" w:color="auto"/>
            <w:left w:val="none" w:sz="0" w:space="0" w:color="auto"/>
            <w:bottom w:val="none" w:sz="0" w:space="0" w:color="auto"/>
            <w:right w:val="none" w:sz="0" w:space="0" w:color="auto"/>
          </w:divBdr>
        </w:div>
        <w:div w:id="538055723">
          <w:marLeft w:val="480"/>
          <w:marRight w:val="0"/>
          <w:marTop w:val="0"/>
          <w:marBottom w:val="0"/>
          <w:divBdr>
            <w:top w:val="none" w:sz="0" w:space="0" w:color="auto"/>
            <w:left w:val="none" w:sz="0" w:space="0" w:color="auto"/>
            <w:bottom w:val="none" w:sz="0" w:space="0" w:color="auto"/>
            <w:right w:val="none" w:sz="0" w:space="0" w:color="auto"/>
          </w:divBdr>
        </w:div>
        <w:div w:id="603417140">
          <w:marLeft w:val="480"/>
          <w:marRight w:val="0"/>
          <w:marTop w:val="0"/>
          <w:marBottom w:val="0"/>
          <w:divBdr>
            <w:top w:val="none" w:sz="0" w:space="0" w:color="auto"/>
            <w:left w:val="none" w:sz="0" w:space="0" w:color="auto"/>
            <w:bottom w:val="none" w:sz="0" w:space="0" w:color="auto"/>
            <w:right w:val="none" w:sz="0" w:space="0" w:color="auto"/>
          </w:divBdr>
        </w:div>
        <w:div w:id="610746593">
          <w:marLeft w:val="480"/>
          <w:marRight w:val="0"/>
          <w:marTop w:val="0"/>
          <w:marBottom w:val="0"/>
          <w:divBdr>
            <w:top w:val="none" w:sz="0" w:space="0" w:color="auto"/>
            <w:left w:val="none" w:sz="0" w:space="0" w:color="auto"/>
            <w:bottom w:val="none" w:sz="0" w:space="0" w:color="auto"/>
            <w:right w:val="none" w:sz="0" w:space="0" w:color="auto"/>
          </w:divBdr>
        </w:div>
        <w:div w:id="621226957">
          <w:marLeft w:val="480"/>
          <w:marRight w:val="0"/>
          <w:marTop w:val="0"/>
          <w:marBottom w:val="0"/>
          <w:divBdr>
            <w:top w:val="none" w:sz="0" w:space="0" w:color="auto"/>
            <w:left w:val="none" w:sz="0" w:space="0" w:color="auto"/>
            <w:bottom w:val="none" w:sz="0" w:space="0" w:color="auto"/>
            <w:right w:val="none" w:sz="0" w:space="0" w:color="auto"/>
          </w:divBdr>
        </w:div>
        <w:div w:id="690183520">
          <w:marLeft w:val="480"/>
          <w:marRight w:val="0"/>
          <w:marTop w:val="0"/>
          <w:marBottom w:val="0"/>
          <w:divBdr>
            <w:top w:val="none" w:sz="0" w:space="0" w:color="auto"/>
            <w:left w:val="none" w:sz="0" w:space="0" w:color="auto"/>
            <w:bottom w:val="none" w:sz="0" w:space="0" w:color="auto"/>
            <w:right w:val="none" w:sz="0" w:space="0" w:color="auto"/>
          </w:divBdr>
        </w:div>
        <w:div w:id="692268871">
          <w:marLeft w:val="480"/>
          <w:marRight w:val="0"/>
          <w:marTop w:val="0"/>
          <w:marBottom w:val="0"/>
          <w:divBdr>
            <w:top w:val="none" w:sz="0" w:space="0" w:color="auto"/>
            <w:left w:val="none" w:sz="0" w:space="0" w:color="auto"/>
            <w:bottom w:val="none" w:sz="0" w:space="0" w:color="auto"/>
            <w:right w:val="none" w:sz="0" w:space="0" w:color="auto"/>
          </w:divBdr>
        </w:div>
        <w:div w:id="704137666">
          <w:marLeft w:val="480"/>
          <w:marRight w:val="0"/>
          <w:marTop w:val="0"/>
          <w:marBottom w:val="0"/>
          <w:divBdr>
            <w:top w:val="none" w:sz="0" w:space="0" w:color="auto"/>
            <w:left w:val="none" w:sz="0" w:space="0" w:color="auto"/>
            <w:bottom w:val="none" w:sz="0" w:space="0" w:color="auto"/>
            <w:right w:val="none" w:sz="0" w:space="0" w:color="auto"/>
          </w:divBdr>
        </w:div>
        <w:div w:id="737359958">
          <w:marLeft w:val="480"/>
          <w:marRight w:val="0"/>
          <w:marTop w:val="0"/>
          <w:marBottom w:val="0"/>
          <w:divBdr>
            <w:top w:val="none" w:sz="0" w:space="0" w:color="auto"/>
            <w:left w:val="none" w:sz="0" w:space="0" w:color="auto"/>
            <w:bottom w:val="none" w:sz="0" w:space="0" w:color="auto"/>
            <w:right w:val="none" w:sz="0" w:space="0" w:color="auto"/>
          </w:divBdr>
        </w:div>
        <w:div w:id="774835747">
          <w:marLeft w:val="480"/>
          <w:marRight w:val="0"/>
          <w:marTop w:val="0"/>
          <w:marBottom w:val="0"/>
          <w:divBdr>
            <w:top w:val="none" w:sz="0" w:space="0" w:color="auto"/>
            <w:left w:val="none" w:sz="0" w:space="0" w:color="auto"/>
            <w:bottom w:val="none" w:sz="0" w:space="0" w:color="auto"/>
            <w:right w:val="none" w:sz="0" w:space="0" w:color="auto"/>
          </w:divBdr>
        </w:div>
        <w:div w:id="776945417">
          <w:marLeft w:val="480"/>
          <w:marRight w:val="0"/>
          <w:marTop w:val="0"/>
          <w:marBottom w:val="0"/>
          <w:divBdr>
            <w:top w:val="none" w:sz="0" w:space="0" w:color="auto"/>
            <w:left w:val="none" w:sz="0" w:space="0" w:color="auto"/>
            <w:bottom w:val="none" w:sz="0" w:space="0" w:color="auto"/>
            <w:right w:val="none" w:sz="0" w:space="0" w:color="auto"/>
          </w:divBdr>
        </w:div>
        <w:div w:id="790242637">
          <w:marLeft w:val="480"/>
          <w:marRight w:val="0"/>
          <w:marTop w:val="0"/>
          <w:marBottom w:val="0"/>
          <w:divBdr>
            <w:top w:val="none" w:sz="0" w:space="0" w:color="auto"/>
            <w:left w:val="none" w:sz="0" w:space="0" w:color="auto"/>
            <w:bottom w:val="none" w:sz="0" w:space="0" w:color="auto"/>
            <w:right w:val="none" w:sz="0" w:space="0" w:color="auto"/>
          </w:divBdr>
        </w:div>
        <w:div w:id="828329093">
          <w:marLeft w:val="480"/>
          <w:marRight w:val="0"/>
          <w:marTop w:val="0"/>
          <w:marBottom w:val="0"/>
          <w:divBdr>
            <w:top w:val="none" w:sz="0" w:space="0" w:color="auto"/>
            <w:left w:val="none" w:sz="0" w:space="0" w:color="auto"/>
            <w:bottom w:val="none" w:sz="0" w:space="0" w:color="auto"/>
            <w:right w:val="none" w:sz="0" w:space="0" w:color="auto"/>
          </w:divBdr>
        </w:div>
        <w:div w:id="844511289">
          <w:marLeft w:val="480"/>
          <w:marRight w:val="0"/>
          <w:marTop w:val="0"/>
          <w:marBottom w:val="0"/>
          <w:divBdr>
            <w:top w:val="none" w:sz="0" w:space="0" w:color="auto"/>
            <w:left w:val="none" w:sz="0" w:space="0" w:color="auto"/>
            <w:bottom w:val="none" w:sz="0" w:space="0" w:color="auto"/>
            <w:right w:val="none" w:sz="0" w:space="0" w:color="auto"/>
          </w:divBdr>
        </w:div>
        <w:div w:id="844707505">
          <w:marLeft w:val="480"/>
          <w:marRight w:val="0"/>
          <w:marTop w:val="0"/>
          <w:marBottom w:val="0"/>
          <w:divBdr>
            <w:top w:val="none" w:sz="0" w:space="0" w:color="auto"/>
            <w:left w:val="none" w:sz="0" w:space="0" w:color="auto"/>
            <w:bottom w:val="none" w:sz="0" w:space="0" w:color="auto"/>
            <w:right w:val="none" w:sz="0" w:space="0" w:color="auto"/>
          </w:divBdr>
        </w:div>
        <w:div w:id="845174599">
          <w:marLeft w:val="480"/>
          <w:marRight w:val="0"/>
          <w:marTop w:val="0"/>
          <w:marBottom w:val="0"/>
          <w:divBdr>
            <w:top w:val="none" w:sz="0" w:space="0" w:color="auto"/>
            <w:left w:val="none" w:sz="0" w:space="0" w:color="auto"/>
            <w:bottom w:val="none" w:sz="0" w:space="0" w:color="auto"/>
            <w:right w:val="none" w:sz="0" w:space="0" w:color="auto"/>
          </w:divBdr>
        </w:div>
        <w:div w:id="852262541">
          <w:marLeft w:val="480"/>
          <w:marRight w:val="0"/>
          <w:marTop w:val="0"/>
          <w:marBottom w:val="0"/>
          <w:divBdr>
            <w:top w:val="none" w:sz="0" w:space="0" w:color="auto"/>
            <w:left w:val="none" w:sz="0" w:space="0" w:color="auto"/>
            <w:bottom w:val="none" w:sz="0" w:space="0" w:color="auto"/>
            <w:right w:val="none" w:sz="0" w:space="0" w:color="auto"/>
          </w:divBdr>
        </w:div>
        <w:div w:id="869027902">
          <w:marLeft w:val="480"/>
          <w:marRight w:val="0"/>
          <w:marTop w:val="0"/>
          <w:marBottom w:val="0"/>
          <w:divBdr>
            <w:top w:val="none" w:sz="0" w:space="0" w:color="auto"/>
            <w:left w:val="none" w:sz="0" w:space="0" w:color="auto"/>
            <w:bottom w:val="none" w:sz="0" w:space="0" w:color="auto"/>
            <w:right w:val="none" w:sz="0" w:space="0" w:color="auto"/>
          </w:divBdr>
        </w:div>
        <w:div w:id="870187589">
          <w:marLeft w:val="480"/>
          <w:marRight w:val="0"/>
          <w:marTop w:val="0"/>
          <w:marBottom w:val="0"/>
          <w:divBdr>
            <w:top w:val="none" w:sz="0" w:space="0" w:color="auto"/>
            <w:left w:val="none" w:sz="0" w:space="0" w:color="auto"/>
            <w:bottom w:val="none" w:sz="0" w:space="0" w:color="auto"/>
            <w:right w:val="none" w:sz="0" w:space="0" w:color="auto"/>
          </w:divBdr>
        </w:div>
        <w:div w:id="915629423">
          <w:marLeft w:val="480"/>
          <w:marRight w:val="0"/>
          <w:marTop w:val="0"/>
          <w:marBottom w:val="0"/>
          <w:divBdr>
            <w:top w:val="none" w:sz="0" w:space="0" w:color="auto"/>
            <w:left w:val="none" w:sz="0" w:space="0" w:color="auto"/>
            <w:bottom w:val="none" w:sz="0" w:space="0" w:color="auto"/>
            <w:right w:val="none" w:sz="0" w:space="0" w:color="auto"/>
          </w:divBdr>
        </w:div>
        <w:div w:id="939410624">
          <w:marLeft w:val="480"/>
          <w:marRight w:val="0"/>
          <w:marTop w:val="0"/>
          <w:marBottom w:val="0"/>
          <w:divBdr>
            <w:top w:val="none" w:sz="0" w:space="0" w:color="auto"/>
            <w:left w:val="none" w:sz="0" w:space="0" w:color="auto"/>
            <w:bottom w:val="none" w:sz="0" w:space="0" w:color="auto"/>
            <w:right w:val="none" w:sz="0" w:space="0" w:color="auto"/>
          </w:divBdr>
        </w:div>
        <w:div w:id="947078842">
          <w:marLeft w:val="480"/>
          <w:marRight w:val="0"/>
          <w:marTop w:val="0"/>
          <w:marBottom w:val="0"/>
          <w:divBdr>
            <w:top w:val="none" w:sz="0" w:space="0" w:color="auto"/>
            <w:left w:val="none" w:sz="0" w:space="0" w:color="auto"/>
            <w:bottom w:val="none" w:sz="0" w:space="0" w:color="auto"/>
            <w:right w:val="none" w:sz="0" w:space="0" w:color="auto"/>
          </w:divBdr>
        </w:div>
        <w:div w:id="949167640">
          <w:marLeft w:val="480"/>
          <w:marRight w:val="0"/>
          <w:marTop w:val="0"/>
          <w:marBottom w:val="0"/>
          <w:divBdr>
            <w:top w:val="none" w:sz="0" w:space="0" w:color="auto"/>
            <w:left w:val="none" w:sz="0" w:space="0" w:color="auto"/>
            <w:bottom w:val="none" w:sz="0" w:space="0" w:color="auto"/>
            <w:right w:val="none" w:sz="0" w:space="0" w:color="auto"/>
          </w:divBdr>
        </w:div>
        <w:div w:id="970944380">
          <w:marLeft w:val="480"/>
          <w:marRight w:val="0"/>
          <w:marTop w:val="0"/>
          <w:marBottom w:val="0"/>
          <w:divBdr>
            <w:top w:val="none" w:sz="0" w:space="0" w:color="auto"/>
            <w:left w:val="none" w:sz="0" w:space="0" w:color="auto"/>
            <w:bottom w:val="none" w:sz="0" w:space="0" w:color="auto"/>
            <w:right w:val="none" w:sz="0" w:space="0" w:color="auto"/>
          </w:divBdr>
        </w:div>
        <w:div w:id="982002218">
          <w:marLeft w:val="480"/>
          <w:marRight w:val="0"/>
          <w:marTop w:val="0"/>
          <w:marBottom w:val="0"/>
          <w:divBdr>
            <w:top w:val="none" w:sz="0" w:space="0" w:color="auto"/>
            <w:left w:val="none" w:sz="0" w:space="0" w:color="auto"/>
            <w:bottom w:val="none" w:sz="0" w:space="0" w:color="auto"/>
            <w:right w:val="none" w:sz="0" w:space="0" w:color="auto"/>
          </w:divBdr>
        </w:div>
        <w:div w:id="1043794298">
          <w:marLeft w:val="480"/>
          <w:marRight w:val="0"/>
          <w:marTop w:val="0"/>
          <w:marBottom w:val="0"/>
          <w:divBdr>
            <w:top w:val="none" w:sz="0" w:space="0" w:color="auto"/>
            <w:left w:val="none" w:sz="0" w:space="0" w:color="auto"/>
            <w:bottom w:val="none" w:sz="0" w:space="0" w:color="auto"/>
            <w:right w:val="none" w:sz="0" w:space="0" w:color="auto"/>
          </w:divBdr>
        </w:div>
        <w:div w:id="1045763109">
          <w:marLeft w:val="480"/>
          <w:marRight w:val="0"/>
          <w:marTop w:val="0"/>
          <w:marBottom w:val="0"/>
          <w:divBdr>
            <w:top w:val="none" w:sz="0" w:space="0" w:color="auto"/>
            <w:left w:val="none" w:sz="0" w:space="0" w:color="auto"/>
            <w:bottom w:val="none" w:sz="0" w:space="0" w:color="auto"/>
            <w:right w:val="none" w:sz="0" w:space="0" w:color="auto"/>
          </w:divBdr>
        </w:div>
        <w:div w:id="1055079646">
          <w:marLeft w:val="480"/>
          <w:marRight w:val="0"/>
          <w:marTop w:val="0"/>
          <w:marBottom w:val="0"/>
          <w:divBdr>
            <w:top w:val="none" w:sz="0" w:space="0" w:color="auto"/>
            <w:left w:val="none" w:sz="0" w:space="0" w:color="auto"/>
            <w:bottom w:val="none" w:sz="0" w:space="0" w:color="auto"/>
            <w:right w:val="none" w:sz="0" w:space="0" w:color="auto"/>
          </w:divBdr>
        </w:div>
        <w:div w:id="1055080650">
          <w:marLeft w:val="480"/>
          <w:marRight w:val="0"/>
          <w:marTop w:val="0"/>
          <w:marBottom w:val="0"/>
          <w:divBdr>
            <w:top w:val="none" w:sz="0" w:space="0" w:color="auto"/>
            <w:left w:val="none" w:sz="0" w:space="0" w:color="auto"/>
            <w:bottom w:val="none" w:sz="0" w:space="0" w:color="auto"/>
            <w:right w:val="none" w:sz="0" w:space="0" w:color="auto"/>
          </w:divBdr>
        </w:div>
        <w:div w:id="1062556371">
          <w:marLeft w:val="480"/>
          <w:marRight w:val="0"/>
          <w:marTop w:val="0"/>
          <w:marBottom w:val="0"/>
          <w:divBdr>
            <w:top w:val="none" w:sz="0" w:space="0" w:color="auto"/>
            <w:left w:val="none" w:sz="0" w:space="0" w:color="auto"/>
            <w:bottom w:val="none" w:sz="0" w:space="0" w:color="auto"/>
            <w:right w:val="none" w:sz="0" w:space="0" w:color="auto"/>
          </w:divBdr>
        </w:div>
        <w:div w:id="1125274219">
          <w:marLeft w:val="480"/>
          <w:marRight w:val="0"/>
          <w:marTop w:val="0"/>
          <w:marBottom w:val="0"/>
          <w:divBdr>
            <w:top w:val="none" w:sz="0" w:space="0" w:color="auto"/>
            <w:left w:val="none" w:sz="0" w:space="0" w:color="auto"/>
            <w:bottom w:val="none" w:sz="0" w:space="0" w:color="auto"/>
            <w:right w:val="none" w:sz="0" w:space="0" w:color="auto"/>
          </w:divBdr>
        </w:div>
        <w:div w:id="1131944390">
          <w:marLeft w:val="480"/>
          <w:marRight w:val="0"/>
          <w:marTop w:val="0"/>
          <w:marBottom w:val="0"/>
          <w:divBdr>
            <w:top w:val="none" w:sz="0" w:space="0" w:color="auto"/>
            <w:left w:val="none" w:sz="0" w:space="0" w:color="auto"/>
            <w:bottom w:val="none" w:sz="0" w:space="0" w:color="auto"/>
            <w:right w:val="none" w:sz="0" w:space="0" w:color="auto"/>
          </w:divBdr>
        </w:div>
        <w:div w:id="1153643440">
          <w:marLeft w:val="480"/>
          <w:marRight w:val="0"/>
          <w:marTop w:val="0"/>
          <w:marBottom w:val="0"/>
          <w:divBdr>
            <w:top w:val="none" w:sz="0" w:space="0" w:color="auto"/>
            <w:left w:val="none" w:sz="0" w:space="0" w:color="auto"/>
            <w:bottom w:val="none" w:sz="0" w:space="0" w:color="auto"/>
            <w:right w:val="none" w:sz="0" w:space="0" w:color="auto"/>
          </w:divBdr>
        </w:div>
        <w:div w:id="1169176571">
          <w:marLeft w:val="480"/>
          <w:marRight w:val="0"/>
          <w:marTop w:val="0"/>
          <w:marBottom w:val="0"/>
          <w:divBdr>
            <w:top w:val="none" w:sz="0" w:space="0" w:color="auto"/>
            <w:left w:val="none" w:sz="0" w:space="0" w:color="auto"/>
            <w:bottom w:val="none" w:sz="0" w:space="0" w:color="auto"/>
            <w:right w:val="none" w:sz="0" w:space="0" w:color="auto"/>
          </w:divBdr>
        </w:div>
        <w:div w:id="1184856494">
          <w:marLeft w:val="480"/>
          <w:marRight w:val="0"/>
          <w:marTop w:val="0"/>
          <w:marBottom w:val="0"/>
          <w:divBdr>
            <w:top w:val="none" w:sz="0" w:space="0" w:color="auto"/>
            <w:left w:val="none" w:sz="0" w:space="0" w:color="auto"/>
            <w:bottom w:val="none" w:sz="0" w:space="0" w:color="auto"/>
            <w:right w:val="none" w:sz="0" w:space="0" w:color="auto"/>
          </w:divBdr>
        </w:div>
        <w:div w:id="1194273907">
          <w:marLeft w:val="480"/>
          <w:marRight w:val="0"/>
          <w:marTop w:val="0"/>
          <w:marBottom w:val="0"/>
          <w:divBdr>
            <w:top w:val="none" w:sz="0" w:space="0" w:color="auto"/>
            <w:left w:val="none" w:sz="0" w:space="0" w:color="auto"/>
            <w:bottom w:val="none" w:sz="0" w:space="0" w:color="auto"/>
            <w:right w:val="none" w:sz="0" w:space="0" w:color="auto"/>
          </w:divBdr>
        </w:div>
        <w:div w:id="1204369303">
          <w:marLeft w:val="480"/>
          <w:marRight w:val="0"/>
          <w:marTop w:val="0"/>
          <w:marBottom w:val="0"/>
          <w:divBdr>
            <w:top w:val="none" w:sz="0" w:space="0" w:color="auto"/>
            <w:left w:val="none" w:sz="0" w:space="0" w:color="auto"/>
            <w:bottom w:val="none" w:sz="0" w:space="0" w:color="auto"/>
            <w:right w:val="none" w:sz="0" w:space="0" w:color="auto"/>
          </w:divBdr>
        </w:div>
        <w:div w:id="1217207575">
          <w:marLeft w:val="480"/>
          <w:marRight w:val="0"/>
          <w:marTop w:val="0"/>
          <w:marBottom w:val="0"/>
          <w:divBdr>
            <w:top w:val="none" w:sz="0" w:space="0" w:color="auto"/>
            <w:left w:val="none" w:sz="0" w:space="0" w:color="auto"/>
            <w:bottom w:val="none" w:sz="0" w:space="0" w:color="auto"/>
            <w:right w:val="none" w:sz="0" w:space="0" w:color="auto"/>
          </w:divBdr>
        </w:div>
        <w:div w:id="1220093452">
          <w:marLeft w:val="480"/>
          <w:marRight w:val="0"/>
          <w:marTop w:val="0"/>
          <w:marBottom w:val="0"/>
          <w:divBdr>
            <w:top w:val="none" w:sz="0" w:space="0" w:color="auto"/>
            <w:left w:val="none" w:sz="0" w:space="0" w:color="auto"/>
            <w:bottom w:val="none" w:sz="0" w:space="0" w:color="auto"/>
            <w:right w:val="none" w:sz="0" w:space="0" w:color="auto"/>
          </w:divBdr>
        </w:div>
        <w:div w:id="1225532004">
          <w:marLeft w:val="480"/>
          <w:marRight w:val="0"/>
          <w:marTop w:val="0"/>
          <w:marBottom w:val="0"/>
          <w:divBdr>
            <w:top w:val="none" w:sz="0" w:space="0" w:color="auto"/>
            <w:left w:val="none" w:sz="0" w:space="0" w:color="auto"/>
            <w:bottom w:val="none" w:sz="0" w:space="0" w:color="auto"/>
            <w:right w:val="none" w:sz="0" w:space="0" w:color="auto"/>
          </w:divBdr>
        </w:div>
        <w:div w:id="1245336624">
          <w:marLeft w:val="480"/>
          <w:marRight w:val="0"/>
          <w:marTop w:val="0"/>
          <w:marBottom w:val="0"/>
          <w:divBdr>
            <w:top w:val="none" w:sz="0" w:space="0" w:color="auto"/>
            <w:left w:val="none" w:sz="0" w:space="0" w:color="auto"/>
            <w:bottom w:val="none" w:sz="0" w:space="0" w:color="auto"/>
            <w:right w:val="none" w:sz="0" w:space="0" w:color="auto"/>
          </w:divBdr>
        </w:div>
        <w:div w:id="1258715275">
          <w:marLeft w:val="480"/>
          <w:marRight w:val="0"/>
          <w:marTop w:val="0"/>
          <w:marBottom w:val="0"/>
          <w:divBdr>
            <w:top w:val="none" w:sz="0" w:space="0" w:color="auto"/>
            <w:left w:val="none" w:sz="0" w:space="0" w:color="auto"/>
            <w:bottom w:val="none" w:sz="0" w:space="0" w:color="auto"/>
            <w:right w:val="none" w:sz="0" w:space="0" w:color="auto"/>
          </w:divBdr>
        </w:div>
        <w:div w:id="1264532532">
          <w:marLeft w:val="480"/>
          <w:marRight w:val="0"/>
          <w:marTop w:val="0"/>
          <w:marBottom w:val="0"/>
          <w:divBdr>
            <w:top w:val="none" w:sz="0" w:space="0" w:color="auto"/>
            <w:left w:val="none" w:sz="0" w:space="0" w:color="auto"/>
            <w:bottom w:val="none" w:sz="0" w:space="0" w:color="auto"/>
            <w:right w:val="none" w:sz="0" w:space="0" w:color="auto"/>
          </w:divBdr>
        </w:div>
        <w:div w:id="1267155451">
          <w:marLeft w:val="480"/>
          <w:marRight w:val="0"/>
          <w:marTop w:val="0"/>
          <w:marBottom w:val="0"/>
          <w:divBdr>
            <w:top w:val="none" w:sz="0" w:space="0" w:color="auto"/>
            <w:left w:val="none" w:sz="0" w:space="0" w:color="auto"/>
            <w:bottom w:val="none" w:sz="0" w:space="0" w:color="auto"/>
            <w:right w:val="none" w:sz="0" w:space="0" w:color="auto"/>
          </w:divBdr>
        </w:div>
        <w:div w:id="1284996222">
          <w:marLeft w:val="480"/>
          <w:marRight w:val="0"/>
          <w:marTop w:val="0"/>
          <w:marBottom w:val="0"/>
          <w:divBdr>
            <w:top w:val="none" w:sz="0" w:space="0" w:color="auto"/>
            <w:left w:val="none" w:sz="0" w:space="0" w:color="auto"/>
            <w:bottom w:val="none" w:sz="0" w:space="0" w:color="auto"/>
            <w:right w:val="none" w:sz="0" w:space="0" w:color="auto"/>
          </w:divBdr>
        </w:div>
        <w:div w:id="1304848797">
          <w:marLeft w:val="480"/>
          <w:marRight w:val="0"/>
          <w:marTop w:val="0"/>
          <w:marBottom w:val="0"/>
          <w:divBdr>
            <w:top w:val="none" w:sz="0" w:space="0" w:color="auto"/>
            <w:left w:val="none" w:sz="0" w:space="0" w:color="auto"/>
            <w:bottom w:val="none" w:sz="0" w:space="0" w:color="auto"/>
            <w:right w:val="none" w:sz="0" w:space="0" w:color="auto"/>
          </w:divBdr>
        </w:div>
        <w:div w:id="1321735725">
          <w:marLeft w:val="480"/>
          <w:marRight w:val="0"/>
          <w:marTop w:val="0"/>
          <w:marBottom w:val="0"/>
          <w:divBdr>
            <w:top w:val="none" w:sz="0" w:space="0" w:color="auto"/>
            <w:left w:val="none" w:sz="0" w:space="0" w:color="auto"/>
            <w:bottom w:val="none" w:sz="0" w:space="0" w:color="auto"/>
            <w:right w:val="none" w:sz="0" w:space="0" w:color="auto"/>
          </w:divBdr>
        </w:div>
        <w:div w:id="1326981802">
          <w:marLeft w:val="480"/>
          <w:marRight w:val="0"/>
          <w:marTop w:val="0"/>
          <w:marBottom w:val="0"/>
          <w:divBdr>
            <w:top w:val="none" w:sz="0" w:space="0" w:color="auto"/>
            <w:left w:val="none" w:sz="0" w:space="0" w:color="auto"/>
            <w:bottom w:val="none" w:sz="0" w:space="0" w:color="auto"/>
            <w:right w:val="none" w:sz="0" w:space="0" w:color="auto"/>
          </w:divBdr>
        </w:div>
        <w:div w:id="1370036783">
          <w:marLeft w:val="480"/>
          <w:marRight w:val="0"/>
          <w:marTop w:val="0"/>
          <w:marBottom w:val="0"/>
          <w:divBdr>
            <w:top w:val="none" w:sz="0" w:space="0" w:color="auto"/>
            <w:left w:val="none" w:sz="0" w:space="0" w:color="auto"/>
            <w:bottom w:val="none" w:sz="0" w:space="0" w:color="auto"/>
            <w:right w:val="none" w:sz="0" w:space="0" w:color="auto"/>
          </w:divBdr>
        </w:div>
        <w:div w:id="1405688611">
          <w:marLeft w:val="480"/>
          <w:marRight w:val="0"/>
          <w:marTop w:val="0"/>
          <w:marBottom w:val="0"/>
          <w:divBdr>
            <w:top w:val="none" w:sz="0" w:space="0" w:color="auto"/>
            <w:left w:val="none" w:sz="0" w:space="0" w:color="auto"/>
            <w:bottom w:val="none" w:sz="0" w:space="0" w:color="auto"/>
            <w:right w:val="none" w:sz="0" w:space="0" w:color="auto"/>
          </w:divBdr>
        </w:div>
        <w:div w:id="1408960518">
          <w:marLeft w:val="480"/>
          <w:marRight w:val="0"/>
          <w:marTop w:val="0"/>
          <w:marBottom w:val="0"/>
          <w:divBdr>
            <w:top w:val="none" w:sz="0" w:space="0" w:color="auto"/>
            <w:left w:val="none" w:sz="0" w:space="0" w:color="auto"/>
            <w:bottom w:val="none" w:sz="0" w:space="0" w:color="auto"/>
            <w:right w:val="none" w:sz="0" w:space="0" w:color="auto"/>
          </w:divBdr>
        </w:div>
        <w:div w:id="1419327755">
          <w:marLeft w:val="480"/>
          <w:marRight w:val="0"/>
          <w:marTop w:val="0"/>
          <w:marBottom w:val="0"/>
          <w:divBdr>
            <w:top w:val="none" w:sz="0" w:space="0" w:color="auto"/>
            <w:left w:val="none" w:sz="0" w:space="0" w:color="auto"/>
            <w:bottom w:val="none" w:sz="0" w:space="0" w:color="auto"/>
            <w:right w:val="none" w:sz="0" w:space="0" w:color="auto"/>
          </w:divBdr>
        </w:div>
        <w:div w:id="1423069436">
          <w:marLeft w:val="480"/>
          <w:marRight w:val="0"/>
          <w:marTop w:val="0"/>
          <w:marBottom w:val="0"/>
          <w:divBdr>
            <w:top w:val="none" w:sz="0" w:space="0" w:color="auto"/>
            <w:left w:val="none" w:sz="0" w:space="0" w:color="auto"/>
            <w:bottom w:val="none" w:sz="0" w:space="0" w:color="auto"/>
            <w:right w:val="none" w:sz="0" w:space="0" w:color="auto"/>
          </w:divBdr>
        </w:div>
        <w:div w:id="1424641221">
          <w:marLeft w:val="480"/>
          <w:marRight w:val="0"/>
          <w:marTop w:val="0"/>
          <w:marBottom w:val="0"/>
          <w:divBdr>
            <w:top w:val="none" w:sz="0" w:space="0" w:color="auto"/>
            <w:left w:val="none" w:sz="0" w:space="0" w:color="auto"/>
            <w:bottom w:val="none" w:sz="0" w:space="0" w:color="auto"/>
            <w:right w:val="none" w:sz="0" w:space="0" w:color="auto"/>
          </w:divBdr>
        </w:div>
        <w:div w:id="1466466090">
          <w:marLeft w:val="480"/>
          <w:marRight w:val="0"/>
          <w:marTop w:val="0"/>
          <w:marBottom w:val="0"/>
          <w:divBdr>
            <w:top w:val="none" w:sz="0" w:space="0" w:color="auto"/>
            <w:left w:val="none" w:sz="0" w:space="0" w:color="auto"/>
            <w:bottom w:val="none" w:sz="0" w:space="0" w:color="auto"/>
            <w:right w:val="none" w:sz="0" w:space="0" w:color="auto"/>
          </w:divBdr>
        </w:div>
        <w:div w:id="1480612525">
          <w:marLeft w:val="480"/>
          <w:marRight w:val="0"/>
          <w:marTop w:val="0"/>
          <w:marBottom w:val="0"/>
          <w:divBdr>
            <w:top w:val="none" w:sz="0" w:space="0" w:color="auto"/>
            <w:left w:val="none" w:sz="0" w:space="0" w:color="auto"/>
            <w:bottom w:val="none" w:sz="0" w:space="0" w:color="auto"/>
            <w:right w:val="none" w:sz="0" w:space="0" w:color="auto"/>
          </w:divBdr>
        </w:div>
        <w:div w:id="1509323616">
          <w:marLeft w:val="480"/>
          <w:marRight w:val="0"/>
          <w:marTop w:val="0"/>
          <w:marBottom w:val="0"/>
          <w:divBdr>
            <w:top w:val="none" w:sz="0" w:space="0" w:color="auto"/>
            <w:left w:val="none" w:sz="0" w:space="0" w:color="auto"/>
            <w:bottom w:val="none" w:sz="0" w:space="0" w:color="auto"/>
            <w:right w:val="none" w:sz="0" w:space="0" w:color="auto"/>
          </w:divBdr>
        </w:div>
        <w:div w:id="1511482990">
          <w:marLeft w:val="480"/>
          <w:marRight w:val="0"/>
          <w:marTop w:val="0"/>
          <w:marBottom w:val="0"/>
          <w:divBdr>
            <w:top w:val="none" w:sz="0" w:space="0" w:color="auto"/>
            <w:left w:val="none" w:sz="0" w:space="0" w:color="auto"/>
            <w:bottom w:val="none" w:sz="0" w:space="0" w:color="auto"/>
            <w:right w:val="none" w:sz="0" w:space="0" w:color="auto"/>
          </w:divBdr>
        </w:div>
        <w:div w:id="1534460090">
          <w:marLeft w:val="480"/>
          <w:marRight w:val="0"/>
          <w:marTop w:val="0"/>
          <w:marBottom w:val="0"/>
          <w:divBdr>
            <w:top w:val="none" w:sz="0" w:space="0" w:color="auto"/>
            <w:left w:val="none" w:sz="0" w:space="0" w:color="auto"/>
            <w:bottom w:val="none" w:sz="0" w:space="0" w:color="auto"/>
            <w:right w:val="none" w:sz="0" w:space="0" w:color="auto"/>
          </w:divBdr>
        </w:div>
        <w:div w:id="1552427208">
          <w:marLeft w:val="480"/>
          <w:marRight w:val="0"/>
          <w:marTop w:val="0"/>
          <w:marBottom w:val="0"/>
          <w:divBdr>
            <w:top w:val="none" w:sz="0" w:space="0" w:color="auto"/>
            <w:left w:val="none" w:sz="0" w:space="0" w:color="auto"/>
            <w:bottom w:val="none" w:sz="0" w:space="0" w:color="auto"/>
            <w:right w:val="none" w:sz="0" w:space="0" w:color="auto"/>
          </w:divBdr>
        </w:div>
        <w:div w:id="1554467858">
          <w:marLeft w:val="480"/>
          <w:marRight w:val="0"/>
          <w:marTop w:val="0"/>
          <w:marBottom w:val="0"/>
          <w:divBdr>
            <w:top w:val="none" w:sz="0" w:space="0" w:color="auto"/>
            <w:left w:val="none" w:sz="0" w:space="0" w:color="auto"/>
            <w:bottom w:val="none" w:sz="0" w:space="0" w:color="auto"/>
            <w:right w:val="none" w:sz="0" w:space="0" w:color="auto"/>
          </w:divBdr>
        </w:div>
        <w:div w:id="1563298289">
          <w:marLeft w:val="480"/>
          <w:marRight w:val="0"/>
          <w:marTop w:val="0"/>
          <w:marBottom w:val="0"/>
          <w:divBdr>
            <w:top w:val="none" w:sz="0" w:space="0" w:color="auto"/>
            <w:left w:val="none" w:sz="0" w:space="0" w:color="auto"/>
            <w:bottom w:val="none" w:sz="0" w:space="0" w:color="auto"/>
            <w:right w:val="none" w:sz="0" w:space="0" w:color="auto"/>
          </w:divBdr>
        </w:div>
        <w:div w:id="1632444383">
          <w:marLeft w:val="480"/>
          <w:marRight w:val="0"/>
          <w:marTop w:val="0"/>
          <w:marBottom w:val="0"/>
          <w:divBdr>
            <w:top w:val="none" w:sz="0" w:space="0" w:color="auto"/>
            <w:left w:val="none" w:sz="0" w:space="0" w:color="auto"/>
            <w:bottom w:val="none" w:sz="0" w:space="0" w:color="auto"/>
            <w:right w:val="none" w:sz="0" w:space="0" w:color="auto"/>
          </w:divBdr>
        </w:div>
        <w:div w:id="1641421579">
          <w:marLeft w:val="480"/>
          <w:marRight w:val="0"/>
          <w:marTop w:val="0"/>
          <w:marBottom w:val="0"/>
          <w:divBdr>
            <w:top w:val="none" w:sz="0" w:space="0" w:color="auto"/>
            <w:left w:val="none" w:sz="0" w:space="0" w:color="auto"/>
            <w:bottom w:val="none" w:sz="0" w:space="0" w:color="auto"/>
            <w:right w:val="none" w:sz="0" w:space="0" w:color="auto"/>
          </w:divBdr>
        </w:div>
        <w:div w:id="1651597270">
          <w:marLeft w:val="480"/>
          <w:marRight w:val="0"/>
          <w:marTop w:val="0"/>
          <w:marBottom w:val="0"/>
          <w:divBdr>
            <w:top w:val="none" w:sz="0" w:space="0" w:color="auto"/>
            <w:left w:val="none" w:sz="0" w:space="0" w:color="auto"/>
            <w:bottom w:val="none" w:sz="0" w:space="0" w:color="auto"/>
            <w:right w:val="none" w:sz="0" w:space="0" w:color="auto"/>
          </w:divBdr>
        </w:div>
        <w:div w:id="1664553301">
          <w:marLeft w:val="480"/>
          <w:marRight w:val="0"/>
          <w:marTop w:val="0"/>
          <w:marBottom w:val="0"/>
          <w:divBdr>
            <w:top w:val="none" w:sz="0" w:space="0" w:color="auto"/>
            <w:left w:val="none" w:sz="0" w:space="0" w:color="auto"/>
            <w:bottom w:val="none" w:sz="0" w:space="0" w:color="auto"/>
            <w:right w:val="none" w:sz="0" w:space="0" w:color="auto"/>
          </w:divBdr>
        </w:div>
        <w:div w:id="1680890065">
          <w:marLeft w:val="480"/>
          <w:marRight w:val="0"/>
          <w:marTop w:val="0"/>
          <w:marBottom w:val="0"/>
          <w:divBdr>
            <w:top w:val="none" w:sz="0" w:space="0" w:color="auto"/>
            <w:left w:val="none" w:sz="0" w:space="0" w:color="auto"/>
            <w:bottom w:val="none" w:sz="0" w:space="0" w:color="auto"/>
            <w:right w:val="none" w:sz="0" w:space="0" w:color="auto"/>
          </w:divBdr>
        </w:div>
        <w:div w:id="1760640907">
          <w:marLeft w:val="480"/>
          <w:marRight w:val="0"/>
          <w:marTop w:val="0"/>
          <w:marBottom w:val="0"/>
          <w:divBdr>
            <w:top w:val="none" w:sz="0" w:space="0" w:color="auto"/>
            <w:left w:val="none" w:sz="0" w:space="0" w:color="auto"/>
            <w:bottom w:val="none" w:sz="0" w:space="0" w:color="auto"/>
            <w:right w:val="none" w:sz="0" w:space="0" w:color="auto"/>
          </w:divBdr>
        </w:div>
        <w:div w:id="1775397399">
          <w:marLeft w:val="480"/>
          <w:marRight w:val="0"/>
          <w:marTop w:val="0"/>
          <w:marBottom w:val="0"/>
          <w:divBdr>
            <w:top w:val="none" w:sz="0" w:space="0" w:color="auto"/>
            <w:left w:val="none" w:sz="0" w:space="0" w:color="auto"/>
            <w:bottom w:val="none" w:sz="0" w:space="0" w:color="auto"/>
            <w:right w:val="none" w:sz="0" w:space="0" w:color="auto"/>
          </w:divBdr>
        </w:div>
        <w:div w:id="1781680488">
          <w:marLeft w:val="480"/>
          <w:marRight w:val="0"/>
          <w:marTop w:val="0"/>
          <w:marBottom w:val="0"/>
          <w:divBdr>
            <w:top w:val="none" w:sz="0" w:space="0" w:color="auto"/>
            <w:left w:val="none" w:sz="0" w:space="0" w:color="auto"/>
            <w:bottom w:val="none" w:sz="0" w:space="0" w:color="auto"/>
            <w:right w:val="none" w:sz="0" w:space="0" w:color="auto"/>
          </w:divBdr>
        </w:div>
        <w:div w:id="1796942250">
          <w:marLeft w:val="480"/>
          <w:marRight w:val="0"/>
          <w:marTop w:val="0"/>
          <w:marBottom w:val="0"/>
          <w:divBdr>
            <w:top w:val="none" w:sz="0" w:space="0" w:color="auto"/>
            <w:left w:val="none" w:sz="0" w:space="0" w:color="auto"/>
            <w:bottom w:val="none" w:sz="0" w:space="0" w:color="auto"/>
            <w:right w:val="none" w:sz="0" w:space="0" w:color="auto"/>
          </w:divBdr>
        </w:div>
        <w:div w:id="1853446971">
          <w:marLeft w:val="480"/>
          <w:marRight w:val="0"/>
          <w:marTop w:val="0"/>
          <w:marBottom w:val="0"/>
          <w:divBdr>
            <w:top w:val="none" w:sz="0" w:space="0" w:color="auto"/>
            <w:left w:val="none" w:sz="0" w:space="0" w:color="auto"/>
            <w:bottom w:val="none" w:sz="0" w:space="0" w:color="auto"/>
            <w:right w:val="none" w:sz="0" w:space="0" w:color="auto"/>
          </w:divBdr>
        </w:div>
        <w:div w:id="1887444002">
          <w:marLeft w:val="480"/>
          <w:marRight w:val="0"/>
          <w:marTop w:val="0"/>
          <w:marBottom w:val="0"/>
          <w:divBdr>
            <w:top w:val="none" w:sz="0" w:space="0" w:color="auto"/>
            <w:left w:val="none" w:sz="0" w:space="0" w:color="auto"/>
            <w:bottom w:val="none" w:sz="0" w:space="0" w:color="auto"/>
            <w:right w:val="none" w:sz="0" w:space="0" w:color="auto"/>
          </w:divBdr>
        </w:div>
        <w:div w:id="1951471035">
          <w:marLeft w:val="480"/>
          <w:marRight w:val="0"/>
          <w:marTop w:val="0"/>
          <w:marBottom w:val="0"/>
          <w:divBdr>
            <w:top w:val="none" w:sz="0" w:space="0" w:color="auto"/>
            <w:left w:val="none" w:sz="0" w:space="0" w:color="auto"/>
            <w:bottom w:val="none" w:sz="0" w:space="0" w:color="auto"/>
            <w:right w:val="none" w:sz="0" w:space="0" w:color="auto"/>
          </w:divBdr>
        </w:div>
        <w:div w:id="2000647359">
          <w:marLeft w:val="480"/>
          <w:marRight w:val="0"/>
          <w:marTop w:val="0"/>
          <w:marBottom w:val="0"/>
          <w:divBdr>
            <w:top w:val="none" w:sz="0" w:space="0" w:color="auto"/>
            <w:left w:val="none" w:sz="0" w:space="0" w:color="auto"/>
            <w:bottom w:val="none" w:sz="0" w:space="0" w:color="auto"/>
            <w:right w:val="none" w:sz="0" w:space="0" w:color="auto"/>
          </w:divBdr>
        </w:div>
        <w:div w:id="2026321021">
          <w:marLeft w:val="480"/>
          <w:marRight w:val="0"/>
          <w:marTop w:val="0"/>
          <w:marBottom w:val="0"/>
          <w:divBdr>
            <w:top w:val="none" w:sz="0" w:space="0" w:color="auto"/>
            <w:left w:val="none" w:sz="0" w:space="0" w:color="auto"/>
            <w:bottom w:val="none" w:sz="0" w:space="0" w:color="auto"/>
            <w:right w:val="none" w:sz="0" w:space="0" w:color="auto"/>
          </w:divBdr>
        </w:div>
        <w:div w:id="2101562695">
          <w:marLeft w:val="480"/>
          <w:marRight w:val="0"/>
          <w:marTop w:val="0"/>
          <w:marBottom w:val="0"/>
          <w:divBdr>
            <w:top w:val="none" w:sz="0" w:space="0" w:color="auto"/>
            <w:left w:val="none" w:sz="0" w:space="0" w:color="auto"/>
            <w:bottom w:val="none" w:sz="0" w:space="0" w:color="auto"/>
            <w:right w:val="none" w:sz="0" w:space="0" w:color="auto"/>
          </w:divBdr>
        </w:div>
        <w:div w:id="2107656049">
          <w:marLeft w:val="480"/>
          <w:marRight w:val="0"/>
          <w:marTop w:val="0"/>
          <w:marBottom w:val="0"/>
          <w:divBdr>
            <w:top w:val="none" w:sz="0" w:space="0" w:color="auto"/>
            <w:left w:val="none" w:sz="0" w:space="0" w:color="auto"/>
            <w:bottom w:val="none" w:sz="0" w:space="0" w:color="auto"/>
            <w:right w:val="none" w:sz="0" w:space="0" w:color="auto"/>
          </w:divBdr>
        </w:div>
      </w:divsChild>
    </w:div>
    <w:div w:id="178008535">
      <w:bodyDiv w:val="1"/>
      <w:marLeft w:val="0"/>
      <w:marRight w:val="0"/>
      <w:marTop w:val="0"/>
      <w:marBottom w:val="0"/>
      <w:divBdr>
        <w:top w:val="none" w:sz="0" w:space="0" w:color="auto"/>
        <w:left w:val="none" w:sz="0" w:space="0" w:color="auto"/>
        <w:bottom w:val="none" w:sz="0" w:space="0" w:color="auto"/>
        <w:right w:val="none" w:sz="0" w:space="0" w:color="auto"/>
      </w:divBdr>
    </w:div>
    <w:div w:id="178813884">
      <w:marLeft w:val="640"/>
      <w:marRight w:val="0"/>
      <w:marTop w:val="0"/>
      <w:marBottom w:val="0"/>
      <w:divBdr>
        <w:top w:val="none" w:sz="0" w:space="0" w:color="auto"/>
        <w:left w:val="none" w:sz="0" w:space="0" w:color="auto"/>
        <w:bottom w:val="none" w:sz="0" w:space="0" w:color="auto"/>
        <w:right w:val="none" w:sz="0" w:space="0" w:color="auto"/>
      </w:divBdr>
    </w:div>
    <w:div w:id="178937664">
      <w:marLeft w:val="640"/>
      <w:marRight w:val="0"/>
      <w:marTop w:val="0"/>
      <w:marBottom w:val="0"/>
      <w:divBdr>
        <w:top w:val="none" w:sz="0" w:space="0" w:color="auto"/>
        <w:left w:val="none" w:sz="0" w:space="0" w:color="auto"/>
        <w:bottom w:val="none" w:sz="0" w:space="0" w:color="auto"/>
        <w:right w:val="none" w:sz="0" w:space="0" w:color="auto"/>
      </w:divBdr>
    </w:div>
    <w:div w:id="179122014">
      <w:marLeft w:val="640"/>
      <w:marRight w:val="0"/>
      <w:marTop w:val="0"/>
      <w:marBottom w:val="0"/>
      <w:divBdr>
        <w:top w:val="none" w:sz="0" w:space="0" w:color="auto"/>
        <w:left w:val="none" w:sz="0" w:space="0" w:color="auto"/>
        <w:bottom w:val="none" w:sz="0" w:space="0" w:color="auto"/>
        <w:right w:val="none" w:sz="0" w:space="0" w:color="auto"/>
      </w:divBdr>
    </w:div>
    <w:div w:id="179399426">
      <w:marLeft w:val="640"/>
      <w:marRight w:val="0"/>
      <w:marTop w:val="0"/>
      <w:marBottom w:val="0"/>
      <w:divBdr>
        <w:top w:val="none" w:sz="0" w:space="0" w:color="auto"/>
        <w:left w:val="none" w:sz="0" w:space="0" w:color="auto"/>
        <w:bottom w:val="none" w:sz="0" w:space="0" w:color="auto"/>
        <w:right w:val="none" w:sz="0" w:space="0" w:color="auto"/>
      </w:divBdr>
    </w:div>
    <w:div w:id="179586923">
      <w:bodyDiv w:val="1"/>
      <w:marLeft w:val="0"/>
      <w:marRight w:val="0"/>
      <w:marTop w:val="0"/>
      <w:marBottom w:val="0"/>
      <w:divBdr>
        <w:top w:val="none" w:sz="0" w:space="0" w:color="auto"/>
        <w:left w:val="none" w:sz="0" w:space="0" w:color="auto"/>
        <w:bottom w:val="none" w:sz="0" w:space="0" w:color="auto"/>
        <w:right w:val="none" w:sz="0" w:space="0" w:color="auto"/>
      </w:divBdr>
    </w:div>
    <w:div w:id="179660334">
      <w:bodyDiv w:val="1"/>
      <w:marLeft w:val="0"/>
      <w:marRight w:val="0"/>
      <w:marTop w:val="0"/>
      <w:marBottom w:val="0"/>
      <w:divBdr>
        <w:top w:val="none" w:sz="0" w:space="0" w:color="auto"/>
        <w:left w:val="none" w:sz="0" w:space="0" w:color="auto"/>
        <w:bottom w:val="none" w:sz="0" w:space="0" w:color="auto"/>
        <w:right w:val="none" w:sz="0" w:space="0" w:color="auto"/>
      </w:divBdr>
    </w:div>
    <w:div w:id="179904044">
      <w:marLeft w:val="640"/>
      <w:marRight w:val="0"/>
      <w:marTop w:val="0"/>
      <w:marBottom w:val="0"/>
      <w:divBdr>
        <w:top w:val="none" w:sz="0" w:space="0" w:color="auto"/>
        <w:left w:val="none" w:sz="0" w:space="0" w:color="auto"/>
        <w:bottom w:val="none" w:sz="0" w:space="0" w:color="auto"/>
        <w:right w:val="none" w:sz="0" w:space="0" w:color="auto"/>
      </w:divBdr>
    </w:div>
    <w:div w:id="180048108">
      <w:bodyDiv w:val="1"/>
      <w:marLeft w:val="0"/>
      <w:marRight w:val="0"/>
      <w:marTop w:val="0"/>
      <w:marBottom w:val="0"/>
      <w:divBdr>
        <w:top w:val="none" w:sz="0" w:space="0" w:color="auto"/>
        <w:left w:val="none" w:sz="0" w:space="0" w:color="auto"/>
        <w:bottom w:val="none" w:sz="0" w:space="0" w:color="auto"/>
        <w:right w:val="none" w:sz="0" w:space="0" w:color="auto"/>
      </w:divBdr>
    </w:div>
    <w:div w:id="180513222">
      <w:marLeft w:val="640"/>
      <w:marRight w:val="0"/>
      <w:marTop w:val="0"/>
      <w:marBottom w:val="0"/>
      <w:divBdr>
        <w:top w:val="none" w:sz="0" w:space="0" w:color="auto"/>
        <w:left w:val="none" w:sz="0" w:space="0" w:color="auto"/>
        <w:bottom w:val="none" w:sz="0" w:space="0" w:color="auto"/>
        <w:right w:val="none" w:sz="0" w:space="0" w:color="auto"/>
      </w:divBdr>
    </w:div>
    <w:div w:id="181357446">
      <w:marLeft w:val="640"/>
      <w:marRight w:val="0"/>
      <w:marTop w:val="0"/>
      <w:marBottom w:val="0"/>
      <w:divBdr>
        <w:top w:val="none" w:sz="0" w:space="0" w:color="auto"/>
        <w:left w:val="none" w:sz="0" w:space="0" w:color="auto"/>
        <w:bottom w:val="none" w:sz="0" w:space="0" w:color="auto"/>
        <w:right w:val="none" w:sz="0" w:space="0" w:color="auto"/>
      </w:divBdr>
    </w:div>
    <w:div w:id="181631220">
      <w:bodyDiv w:val="1"/>
      <w:marLeft w:val="0"/>
      <w:marRight w:val="0"/>
      <w:marTop w:val="0"/>
      <w:marBottom w:val="0"/>
      <w:divBdr>
        <w:top w:val="none" w:sz="0" w:space="0" w:color="auto"/>
        <w:left w:val="none" w:sz="0" w:space="0" w:color="auto"/>
        <w:bottom w:val="none" w:sz="0" w:space="0" w:color="auto"/>
        <w:right w:val="none" w:sz="0" w:space="0" w:color="auto"/>
      </w:divBdr>
    </w:div>
    <w:div w:id="182138038">
      <w:marLeft w:val="640"/>
      <w:marRight w:val="0"/>
      <w:marTop w:val="0"/>
      <w:marBottom w:val="0"/>
      <w:divBdr>
        <w:top w:val="none" w:sz="0" w:space="0" w:color="auto"/>
        <w:left w:val="none" w:sz="0" w:space="0" w:color="auto"/>
        <w:bottom w:val="none" w:sz="0" w:space="0" w:color="auto"/>
        <w:right w:val="none" w:sz="0" w:space="0" w:color="auto"/>
      </w:divBdr>
    </w:div>
    <w:div w:id="183178871">
      <w:marLeft w:val="640"/>
      <w:marRight w:val="0"/>
      <w:marTop w:val="0"/>
      <w:marBottom w:val="0"/>
      <w:divBdr>
        <w:top w:val="none" w:sz="0" w:space="0" w:color="auto"/>
        <w:left w:val="none" w:sz="0" w:space="0" w:color="auto"/>
        <w:bottom w:val="none" w:sz="0" w:space="0" w:color="auto"/>
        <w:right w:val="none" w:sz="0" w:space="0" w:color="auto"/>
      </w:divBdr>
    </w:div>
    <w:div w:id="183204002">
      <w:marLeft w:val="640"/>
      <w:marRight w:val="0"/>
      <w:marTop w:val="0"/>
      <w:marBottom w:val="0"/>
      <w:divBdr>
        <w:top w:val="none" w:sz="0" w:space="0" w:color="auto"/>
        <w:left w:val="none" w:sz="0" w:space="0" w:color="auto"/>
        <w:bottom w:val="none" w:sz="0" w:space="0" w:color="auto"/>
        <w:right w:val="none" w:sz="0" w:space="0" w:color="auto"/>
      </w:divBdr>
    </w:div>
    <w:div w:id="183590585">
      <w:bodyDiv w:val="1"/>
      <w:marLeft w:val="0"/>
      <w:marRight w:val="0"/>
      <w:marTop w:val="0"/>
      <w:marBottom w:val="0"/>
      <w:divBdr>
        <w:top w:val="none" w:sz="0" w:space="0" w:color="auto"/>
        <w:left w:val="none" w:sz="0" w:space="0" w:color="auto"/>
        <w:bottom w:val="none" w:sz="0" w:space="0" w:color="auto"/>
        <w:right w:val="none" w:sz="0" w:space="0" w:color="auto"/>
      </w:divBdr>
    </w:div>
    <w:div w:id="183907626">
      <w:marLeft w:val="640"/>
      <w:marRight w:val="0"/>
      <w:marTop w:val="0"/>
      <w:marBottom w:val="0"/>
      <w:divBdr>
        <w:top w:val="none" w:sz="0" w:space="0" w:color="auto"/>
        <w:left w:val="none" w:sz="0" w:space="0" w:color="auto"/>
        <w:bottom w:val="none" w:sz="0" w:space="0" w:color="auto"/>
        <w:right w:val="none" w:sz="0" w:space="0" w:color="auto"/>
      </w:divBdr>
    </w:div>
    <w:div w:id="184096334">
      <w:marLeft w:val="640"/>
      <w:marRight w:val="0"/>
      <w:marTop w:val="0"/>
      <w:marBottom w:val="0"/>
      <w:divBdr>
        <w:top w:val="none" w:sz="0" w:space="0" w:color="auto"/>
        <w:left w:val="none" w:sz="0" w:space="0" w:color="auto"/>
        <w:bottom w:val="none" w:sz="0" w:space="0" w:color="auto"/>
        <w:right w:val="none" w:sz="0" w:space="0" w:color="auto"/>
      </w:divBdr>
    </w:div>
    <w:div w:id="184174972">
      <w:marLeft w:val="640"/>
      <w:marRight w:val="0"/>
      <w:marTop w:val="0"/>
      <w:marBottom w:val="0"/>
      <w:divBdr>
        <w:top w:val="none" w:sz="0" w:space="0" w:color="auto"/>
        <w:left w:val="none" w:sz="0" w:space="0" w:color="auto"/>
        <w:bottom w:val="none" w:sz="0" w:space="0" w:color="auto"/>
        <w:right w:val="none" w:sz="0" w:space="0" w:color="auto"/>
      </w:divBdr>
    </w:div>
    <w:div w:id="184292902">
      <w:marLeft w:val="640"/>
      <w:marRight w:val="0"/>
      <w:marTop w:val="0"/>
      <w:marBottom w:val="0"/>
      <w:divBdr>
        <w:top w:val="none" w:sz="0" w:space="0" w:color="auto"/>
        <w:left w:val="none" w:sz="0" w:space="0" w:color="auto"/>
        <w:bottom w:val="none" w:sz="0" w:space="0" w:color="auto"/>
        <w:right w:val="none" w:sz="0" w:space="0" w:color="auto"/>
      </w:divBdr>
    </w:div>
    <w:div w:id="184639297">
      <w:marLeft w:val="640"/>
      <w:marRight w:val="0"/>
      <w:marTop w:val="0"/>
      <w:marBottom w:val="0"/>
      <w:divBdr>
        <w:top w:val="none" w:sz="0" w:space="0" w:color="auto"/>
        <w:left w:val="none" w:sz="0" w:space="0" w:color="auto"/>
        <w:bottom w:val="none" w:sz="0" w:space="0" w:color="auto"/>
        <w:right w:val="none" w:sz="0" w:space="0" w:color="auto"/>
      </w:divBdr>
    </w:div>
    <w:div w:id="184712685">
      <w:marLeft w:val="640"/>
      <w:marRight w:val="0"/>
      <w:marTop w:val="0"/>
      <w:marBottom w:val="0"/>
      <w:divBdr>
        <w:top w:val="none" w:sz="0" w:space="0" w:color="auto"/>
        <w:left w:val="none" w:sz="0" w:space="0" w:color="auto"/>
        <w:bottom w:val="none" w:sz="0" w:space="0" w:color="auto"/>
        <w:right w:val="none" w:sz="0" w:space="0" w:color="auto"/>
      </w:divBdr>
    </w:div>
    <w:div w:id="184754969">
      <w:marLeft w:val="640"/>
      <w:marRight w:val="0"/>
      <w:marTop w:val="0"/>
      <w:marBottom w:val="0"/>
      <w:divBdr>
        <w:top w:val="none" w:sz="0" w:space="0" w:color="auto"/>
        <w:left w:val="none" w:sz="0" w:space="0" w:color="auto"/>
        <w:bottom w:val="none" w:sz="0" w:space="0" w:color="auto"/>
        <w:right w:val="none" w:sz="0" w:space="0" w:color="auto"/>
      </w:divBdr>
    </w:div>
    <w:div w:id="185608343">
      <w:marLeft w:val="640"/>
      <w:marRight w:val="0"/>
      <w:marTop w:val="0"/>
      <w:marBottom w:val="0"/>
      <w:divBdr>
        <w:top w:val="none" w:sz="0" w:space="0" w:color="auto"/>
        <w:left w:val="none" w:sz="0" w:space="0" w:color="auto"/>
        <w:bottom w:val="none" w:sz="0" w:space="0" w:color="auto"/>
        <w:right w:val="none" w:sz="0" w:space="0" w:color="auto"/>
      </w:divBdr>
    </w:div>
    <w:div w:id="186256698">
      <w:bodyDiv w:val="1"/>
      <w:marLeft w:val="0"/>
      <w:marRight w:val="0"/>
      <w:marTop w:val="0"/>
      <w:marBottom w:val="0"/>
      <w:divBdr>
        <w:top w:val="none" w:sz="0" w:space="0" w:color="auto"/>
        <w:left w:val="none" w:sz="0" w:space="0" w:color="auto"/>
        <w:bottom w:val="none" w:sz="0" w:space="0" w:color="auto"/>
        <w:right w:val="none" w:sz="0" w:space="0" w:color="auto"/>
      </w:divBdr>
    </w:div>
    <w:div w:id="186337128">
      <w:marLeft w:val="640"/>
      <w:marRight w:val="0"/>
      <w:marTop w:val="0"/>
      <w:marBottom w:val="0"/>
      <w:divBdr>
        <w:top w:val="none" w:sz="0" w:space="0" w:color="auto"/>
        <w:left w:val="none" w:sz="0" w:space="0" w:color="auto"/>
        <w:bottom w:val="none" w:sz="0" w:space="0" w:color="auto"/>
        <w:right w:val="none" w:sz="0" w:space="0" w:color="auto"/>
      </w:divBdr>
    </w:div>
    <w:div w:id="186530704">
      <w:marLeft w:val="640"/>
      <w:marRight w:val="0"/>
      <w:marTop w:val="0"/>
      <w:marBottom w:val="0"/>
      <w:divBdr>
        <w:top w:val="none" w:sz="0" w:space="0" w:color="auto"/>
        <w:left w:val="none" w:sz="0" w:space="0" w:color="auto"/>
        <w:bottom w:val="none" w:sz="0" w:space="0" w:color="auto"/>
        <w:right w:val="none" w:sz="0" w:space="0" w:color="auto"/>
      </w:divBdr>
    </w:div>
    <w:div w:id="187185875">
      <w:bodyDiv w:val="1"/>
      <w:marLeft w:val="0"/>
      <w:marRight w:val="0"/>
      <w:marTop w:val="0"/>
      <w:marBottom w:val="0"/>
      <w:divBdr>
        <w:top w:val="none" w:sz="0" w:space="0" w:color="auto"/>
        <w:left w:val="none" w:sz="0" w:space="0" w:color="auto"/>
        <w:bottom w:val="none" w:sz="0" w:space="0" w:color="auto"/>
        <w:right w:val="none" w:sz="0" w:space="0" w:color="auto"/>
      </w:divBdr>
      <w:divsChild>
        <w:div w:id="6562406">
          <w:marLeft w:val="480"/>
          <w:marRight w:val="0"/>
          <w:marTop w:val="0"/>
          <w:marBottom w:val="0"/>
          <w:divBdr>
            <w:top w:val="none" w:sz="0" w:space="0" w:color="auto"/>
            <w:left w:val="none" w:sz="0" w:space="0" w:color="auto"/>
            <w:bottom w:val="none" w:sz="0" w:space="0" w:color="auto"/>
            <w:right w:val="none" w:sz="0" w:space="0" w:color="auto"/>
          </w:divBdr>
        </w:div>
        <w:div w:id="23332411">
          <w:marLeft w:val="480"/>
          <w:marRight w:val="0"/>
          <w:marTop w:val="0"/>
          <w:marBottom w:val="0"/>
          <w:divBdr>
            <w:top w:val="none" w:sz="0" w:space="0" w:color="auto"/>
            <w:left w:val="none" w:sz="0" w:space="0" w:color="auto"/>
            <w:bottom w:val="none" w:sz="0" w:space="0" w:color="auto"/>
            <w:right w:val="none" w:sz="0" w:space="0" w:color="auto"/>
          </w:divBdr>
        </w:div>
        <w:div w:id="24257510">
          <w:marLeft w:val="480"/>
          <w:marRight w:val="0"/>
          <w:marTop w:val="0"/>
          <w:marBottom w:val="0"/>
          <w:divBdr>
            <w:top w:val="none" w:sz="0" w:space="0" w:color="auto"/>
            <w:left w:val="none" w:sz="0" w:space="0" w:color="auto"/>
            <w:bottom w:val="none" w:sz="0" w:space="0" w:color="auto"/>
            <w:right w:val="none" w:sz="0" w:space="0" w:color="auto"/>
          </w:divBdr>
        </w:div>
        <w:div w:id="82380234">
          <w:marLeft w:val="480"/>
          <w:marRight w:val="0"/>
          <w:marTop w:val="0"/>
          <w:marBottom w:val="0"/>
          <w:divBdr>
            <w:top w:val="none" w:sz="0" w:space="0" w:color="auto"/>
            <w:left w:val="none" w:sz="0" w:space="0" w:color="auto"/>
            <w:bottom w:val="none" w:sz="0" w:space="0" w:color="auto"/>
            <w:right w:val="none" w:sz="0" w:space="0" w:color="auto"/>
          </w:divBdr>
        </w:div>
        <w:div w:id="178860530">
          <w:marLeft w:val="480"/>
          <w:marRight w:val="0"/>
          <w:marTop w:val="0"/>
          <w:marBottom w:val="0"/>
          <w:divBdr>
            <w:top w:val="none" w:sz="0" w:space="0" w:color="auto"/>
            <w:left w:val="none" w:sz="0" w:space="0" w:color="auto"/>
            <w:bottom w:val="none" w:sz="0" w:space="0" w:color="auto"/>
            <w:right w:val="none" w:sz="0" w:space="0" w:color="auto"/>
          </w:divBdr>
        </w:div>
        <w:div w:id="194780851">
          <w:marLeft w:val="480"/>
          <w:marRight w:val="0"/>
          <w:marTop w:val="0"/>
          <w:marBottom w:val="0"/>
          <w:divBdr>
            <w:top w:val="none" w:sz="0" w:space="0" w:color="auto"/>
            <w:left w:val="none" w:sz="0" w:space="0" w:color="auto"/>
            <w:bottom w:val="none" w:sz="0" w:space="0" w:color="auto"/>
            <w:right w:val="none" w:sz="0" w:space="0" w:color="auto"/>
          </w:divBdr>
        </w:div>
        <w:div w:id="221598921">
          <w:marLeft w:val="480"/>
          <w:marRight w:val="0"/>
          <w:marTop w:val="0"/>
          <w:marBottom w:val="0"/>
          <w:divBdr>
            <w:top w:val="none" w:sz="0" w:space="0" w:color="auto"/>
            <w:left w:val="none" w:sz="0" w:space="0" w:color="auto"/>
            <w:bottom w:val="none" w:sz="0" w:space="0" w:color="auto"/>
            <w:right w:val="none" w:sz="0" w:space="0" w:color="auto"/>
          </w:divBdr>
        </w:div>
        <w:div w:id="248394377">
          <w:marLeft w:val="480"/>
          <w:marRight w:val="0"/>
          <w:marTop w:val="0"/>
          <w:marBottom w:val="0"/>
          <w:divBdr>
            <w:top w:val="none" w:sz="0" w:space="0" w:color="auto"/>
            <w:left w:val="none" w:sz="0" w:space="0" w:color="auto"/>
            <w:bottom w:val="none" w:sz="0" w:space="0" w:color="auto"/>
            <w:right w:val="none" w:sz="0" w:space="0" w:color="auto"/>
          </w:divBdr>
        </w:div>
        <w:div w:id="264965378">
          <w:marLeft w:val="480"/>
          <w:marRight w:val="0"/>
          <w:marTop w:val="0"/>
          <w:marBottom w:val="0"/>
          <w:divBdr>
            <w:top w:val="none" w:sz="0" w:space="0" w:color="auto"/>
            <w:left w:val="none" w:sz="0" w:space="0" w:color="auto"/>
            <w:bottom w:val="none" w:sz="0" w:space="0" w:color="auto"/>
            <w:right w:val="none" w:sz="0" w:space="0" w:color="auto"/>
          </w:divBdr>
        </w:div>
        <w:div w:id="320811309">
          <w:marLeft w:val="480"/>
          <w:marRight w:val="0"/>
          <w:marTop w:val="0"/>
          <w:marBottom w:val="0"/>
          <w:divBdr>
            <w:top w:val="none" w:sz="0" w:space="0" w:color="auto"/>
            <w:left w:val="none" w:sz="0" w:space="0" w:color="auto"/>
            <w:bottom w:val="none" w:sz="0" w:space="0" w:color="auto"/>
            <w:right w:val="none" w:sz="0" w:space="0" w:color="auto"/>
          </w:divBdr>
        </w:div>
        <w:div w:id="395980527">
          <w:marLeft w:val="480"/>
          <w:marRight w:val="0"/>
          <w:marTop w:val="0"/>
          <w:marBottom w:val="0"/>
          <w:divBdr>
            <w:top w:val="none" w:sz="0" w:space="0" w:color="auto"/>
            <w:left w:val="none" w:sz="0" w:space="0" w:color="auto"/>
            <w:bottom w:val="none" w:sz="0" w:space="0" w:color="auto"/>
            <w:right w:val="none" w:sz="0" w:space="0" w:color="auto"/>
          </w:divBdr>
        </w:div>
        <w:div w:id="423039810">
          <w:marLeft w:val="480"/>
          <w:marRight w:val="0"/>
          <w:marTop w:val="0"/>
          <w:marBottom w:val="0"/>
          <w:divBdr>
            <w:top w:val="none" w:sz="0" w:space="0" w:color="auto"/>
            <w:left w:val="none" w:sz="0" w:space="0" w:color="auto"/>
            <w:bottom w:val="none" w:sz="0" w:space="0" w:color="auto"/>
            <w:right w:val="none" w:sz="0" w:space="0" w:color="auto"/>
          </w:divBdr>
        </w:div>
        <w:div w:id="511266561">
          <w:marLeft w:val="480"/>
          <w:marRight w:val="0"/>
          <w:marTop w:val="0"/>
          <w:marBottom w:val="0"/>
          <w:divBdr>
            <w:top w:val="none" w:sz="0" w:space="0" w:color="auto"/>
            <w:left w:val="none" w:sz="0" w:space="0" w:color="auto"/>
            <w:bottom w:val="none" w:sz="0" w:space="0" w:color="auto"/>
            <w:right w:val="none" w:sz="0" w:space="0" w:color="auto"/>
          </w:divBdr>
        </w:div>
        <w:div w:id="617218827">
          <w:marLeft w:val="480"/>
          <w:marRight w:val="0"/>
          <w:marTop w:val="0"/>
          <w:marBottom w:val="0"/>
          <w:divBdr>
            <w:top w:val="none" w:sz="0" w:space="0" w:color="auto"/>
            <w:left w:val="none" w:sz="0" w:space="0" w:color="auto"/>
            <w:bottom w:val="none" w:sz="0" w:space="0" w:color="auto"/>
            <w:right w:val="none" w:sz="0" w:space="0" w:color="auto"/>
          </w:divBdr>
        </w:div>
        <w:div w:id="626547381">
          <w:marLeft w:val="480"/>
          <w:marRight w:val="0"/>
          <w:marTop w:val="0"/>
          <w:marBottom w:val="0"/>
          <w:divBdr>
            <w:top w:val="none" w:sz="0" w:space="0" w:color="auto"/>
            <w:left w:val="none" w:sz="0" w:space="0" w:color="auto"/>
            <w:bottom w:val="none" w:sz="0" w:space="0" w:color="auto"/>
            <w:right w:val="none" w:sz="0" w:space="0" w:color="auto"/>
          </w:divBdr>
        </w:div>
        <w:div w:id="657535376">
          <w:marLeft w:val="480"/>
          <w:marRight w:val="0"/>
          <w:marTop w:val="0"/>
          <w:marBottom w:val="0"/>
          <w:divBdr>
            <w:top w:val="none" w:sz="0" w:space="0" w:color="auto"/>
            <w:left w:val="none" w:sz="0" w:space="0" w:color="auto"/>
            <w:bottom w:val="none" w:sz="0" w:space="0" w:color="auto"/>
            <w:right w:val="none" w:sz="0" w:space="0" w:color="auto"/>
          </w:divBdr>
        </w:div>
        <w:div w:id="668870997">
          <w:marLeft w:val="480"/>
          <w:marRight w:val="0"/>
          <w:marTop w:val="0"/>
          <w:marBottom w:val="0"/>
          <w:divBdr>
            <w:top w:val="none" w:sz="0" w:space="0" w:color="auto"/>
            <w:left w:val="none" w:sz="0" w:space="0" w:color="auto"/>
            <w:bottom w:val="none" w:sz="0" w:space="0" w:color="auto"/>
            <w:right w:val="none" w:sz="0" w:space="0" w:color="auto"/>
          </w:divBdr>
        </w:div>
        <w:div w:id="738942027">
          <w:marLeft w:val="480"/>
          <w:marRight w:val="0"/>
          <w:marTop w:val="0"/>
          <w:marBottom w:val="0"/>
          <w:divBdr>
            <w:top w:val="none" w:sz="0" w:space="0" w:color="auto"/>
            <w:left w:val="none" w:sz="0" w:space="0" w:color="auto"/>
            <w:bottom w:val="none" w:sz="0" w:space="0" w:color="auto"/>
            <w:right w:val="none" w:sz="0" w:space="0" w:color="auto"/>
          </w:divBdr>
        </w:div>
        <w:div w:id="785925700">
          <w:marLeft w:val="480"/>
          <w:marRight w:val="0"/>
          <w:marTop w:val="0"/>
          <w:marBottom w:val="0"/>
          <w:divBdr>
            <w:top w:val="none" w:sz="0" w:space="0" w:color="auto"/>
            <w:left w:val="none" w:sz="0" w:space="0" w:color="auto"/>
            <w:bottom w:val="none" w:sz="0" w:space="0" w:color="auto"/>
            <w:right w:val="none" w:sz="0" w:space="0" w:color="auto"/>
          </w:divBdr>
        </w:div>
        <w:div w:id="841626809">
          <w:marLeft w:val="480"/>
          <w:marRight w:val="0"/>
          <w:marTop w:val="0"/>
          <w:marBottom w:val="0"/>
          <w:divBdr>
            <w:top w:val="none" w:sz="0" w:space="0" w:color="auto"/>
            <w:left w:val="none" w:sz="0" w:space="0" w:color="auto"/>
            <w:bottom w:val="none" w:sz="0" w:space="0" w:color="auto"/>
            <w:right w:val="none" w:sz="0" w:space="0" w:color="auto"/>
          </w:divBdr>
        </w:div>
        <w:div w:id="910429260">
          <w:marLeft w:val="480"/>
          <w:marRight w:val="0"/>
          <w:marTop w:val="0"/>
          <w:marBottom w:val="0"/>
          <w:divBdr>
            <w:top w:val="none" w:sz="0" w:space="0" w:color="auto"/>
            <w:left w:val="none" w:sz="0" w:space="0" w:color="auto"/>
            <w:bottom w:val="none" w:sz="0" w:space="0" w:color="auto"/>
            <w:right w:val="none" w:sz="0" w:space="0" w:color="auto"/>
          </w:divBdr>
        </w:div>
        <w:div w:id="925382761">
          <w:marLeft w:val="480"/>
          <w:marRight w:val="0"/>
          <w:marTop w:val="0"/>
          <w:marBottom w:val="0"/>
          <w:divBdr>
            <w:top w:val="none" w:sz="0" w:space="0" w:color="auto"/>
            <w:left w:val="none" w:sz="0" w:space="0" w:color="auto"/>
            <w:bottom w:val="none" w:sz="0" w:space="0" w:color="auto"/>
            <w:right w:val="none" w:sz="0" w:space="0" w:color="auto"/>
          </w:divBdr>
        </w:div>
        <w:div w:id="973102183">
          <w:marLeft w:val="480"/>
          <w:marRight w:val="0"/>
          <w:marTop w:val="0"/>
          <w:marBottom w:val="0"/>
          <w:divBdr>
            <w:top w:val="none" w:sz="0" w:space="0" w:color="auto"/>
            <w:left w:val="none" w:sz="0" w:space="0" w:color="auto"/>
            <w:bottom w:val="none" w:sz="0" w:space="0" w:color="auto"/>
            <w:right w:val="none" w:sz="0" w:space="0" w:color="auto"/>
          </w:divBdr>
        </w:div>
        <w:div w:id="1016613362">
          <w:marLeft w:val="480"/>
          <w:marRight w:val="0"/>
          <w:marTop w:val="0"/>
          <w:marBottom w:val="0"/>
          <w:divBdr>
            <w:top w:val="none" w:sz="0" w:space="0" w:color="auto"/>
            <w:left w:val="none" w:sz="0" w:space="0" w:color="auto"/>
            <w:bottom w:val="none" w:sz="0" w:space="0" w:color="auto"/>
            <w:right w:val="none" w:sz="0" w:space="0" w:color="auto"/>
          </w:divBdr>
        </w:div>
        <w:div w:id="1026442280">
          <w:marLeft w:val="480"/>
          <w:marRight w:val="0"/>
          <w:marTop w:val="0"/>
          <w:marBottom w:val="0"/>
          <w:divBdr>
            <w:top w:val="none" w:sz="0" w:space="0" w:color="auto"/>
            <w:left w:val="none" w:sz="0" w:space="0" w:color="auto"/>
            <w:bottom w:val="none" w:sz="0" w:space="0" w:color="auto"/>
            <w:right w:val="none" w:sz="0" w:space="0" w:color="auto"/>
          </w:divBdr>
        </w:div>
        <w:div w:id="1051463594">
          <w:marLeft w:val="480"/>
          <w:marRight w:val="0"/>
          <w:marTop w:val="0"/>
          <w:marBottom w:val="0"/>
          <w:divBdr>
            <w:top w:val="none" w:sz="0" w:space="0" w:color="auto"/>
            <w:left w:val="none" w:sz="0" w:space="0" w:color="auto"/>
            <w:bottom w:val="none" w:sz="0" w:space="0" w:color="auto"/>
            <w:right w:val="none" w:sz="0" w:space="0" w:color="auto"/>
          </w:divBdr>
        </w:div>
        <w:div w:id="1060176821">
          <w:marLeft w:val="480"/>
          <w:marRight w:val="0"/>
          <w:marTop w:val="0"/>
          <w:marBottom w:val="0"/>
          <w:divBdr>
            <w:top w:val="none" w:sz="0" w:space="0" w:color="auto"/>
            <w:left w:val="none" w:sz="0" w:space="0" w:color="auto"/>
            <w:bottom w:val="none" w:sz="0" w:space="0" w:color="auto"/>
            <w:right w:val="none" w:sz="0" w:space="0" w:color="auto"/>
          </w:divBdr>
        </w:div>
        <w:div w:id="1099175956">
          <w:marLeft w:val="480"/>
          <w:marRight w:val="0"/>
          <w:marTop w:val="0"/>
          <w:marBottom w:val="0"/>
          <w:divBdr>
            <w:top w:val="none" w:sz="0" w:space="0" w:color="auto"/>
            <w:left w:val="none" w:sz="0" w:space="0" w:color="auto"/>
            <w:bottom w:val="none" w:sz="0" w:space="0" w:color="auto"/>
            <w:right w:val="none" w:sz="0" w:space="0" w:color="auto"/>
          </w:divBdr>
        </w:div>
        <w:div w:id="1118993301">
          <w:marLeft w:val="480"/>
          <w:marRight w:val="0"/>
          <w:marTop w:val="0"/>
          <w:marBottom w:val="0"/>
          <w:divBdr>
            <w:top w:val="none" w:sz="0" w:space="0" w:color="auto"/>
            <w:left w:val="none" w:sz="0" w:space="0" w:color="auto"/>
            <w:bottom w:val="none" w:sz="0" w:space="0" w:color="auto"/>
            <w:right w:val="none" w:sz="0" w:space="0" w:color="auto"/>
          </w:divBdr>
        </w:div>
        <w:div w:id="1174109739">
          <w:marLeft w:val="480"/>
          <w:marRight w:val="0"/>
          <w:marTop w:val="0"/>
          <w:marBottom w:val="0"/>
          <w:divBdr>
            <w:top w:val="none" w:sz="0" w:space="0" w:color="auto"/>
            <w:left w:val="none" w:sz="0" w:space="0" w:color="auto"/>
            <w:bottom w:val="none" w:sz="0" w:space="0" w:color="auto"/>
            <w:right w:val="none" w:sz="0" w:space="0" w:color="auto"/>
          </w:divBdr>
        </w:div>
        <w:div w:id="1192761455">
          <w:marLeft w:val="480"/>
          <w:marRight w:val="0"/>
          <w:marTop w:val="0"/>
          <w:marBottom w:val="0"/>
          <w:divBdr>
            <w:top w:val="none" w:sz="0" w:space="0" w:color="auto"/>
            <w:left w:val="none" w:sz="0" w:space="0" w:color="auto"/>
            <w:bottom w:val="none" w:sz="0" w:space="0" w:color="auto"/>
            <w:right w:val="none" w:sz="0" w:space="0" w:color="auto"/>
          </w:divBdr>
        </w:div>
        <w:div w:id="1219249406">
          <w:marLeft w:val="480"/>
          <w:marRight w:val="0"/>
          <w:marTop w:val="0"/>
          <w:marBottom w:val="0"/>
          <w:divBdr>
            <w:top w:val="none" w:sz="0" w:space="0" w:color="auto"/>
            <w:left w:val="none" w:sz="0" w:space="0" w:color="auto"/>
            <w:bottom w:val="none" w:sz="0" w:space="0" w:color="auto"/>
            <w:right w:val="none" w:sz="0" w:space="0" w:color="auto"/>
          </w:divBdr>
        </w:div>
        <w:div w:id="1268153936">
          <w:marLeft w:val="480"/>
          <w:marRight w:val="0"/>
          <w:marTop w:val="0"/>
          <w:marBottom w:val="0"/>
          <w:divBdr>
            <w:top w:val="none" w:sz="0" w:space="0" w:color="auto"/>
            <w:left w:val="none" w:sz="0" w:space="0" w:color="auto"/>
            <w:bottom w:val="none" w:sz="0" w:space="0" w:color="auto"/>
            <w:right w:val="none" w:sz="0" w:space="0" w:color="auto"/>
          </w:divBdr>
        </w:div>
        <w:div w:id="1294991394">
          <w:marLeft w:val="480"/>
          <w:marRight w:val="0"/>
          <w:marTop w:val="0"/>
          <w:marBottom w:val="0"/>
          <w:divBdr>
            <w:top w:val="none" w:sz="0" w:space="0" w:color="auto"/>
            <w:left w:val="none" w:sz="0" w:space="0" w:color="auto"/>
            <w:bottom w:val="none" w:sz="0" w:space="0" w:color="auto"/>
            <w:right w:val="none" w:sz="0" w:space="0" w:color="auto"/>
          </w:divBdr>
        </w:div>
        <w:div w:id="1298606283">
          <w:marLeft w:val="480"/>
          <w:marRight w:val="0"/>
          <w:marTop w:val="0"/>
          <w:marBottom w:val="0"/>
          <w:divBdr>
            <w:top w:val="none" w:sz="0" w:space="0" w:color="auto"/>
            <w:left w:val="none" w:sz="0" w:space="0" w:color="auto"/>
            <w:bottom w:val="none" w:sz="0" w:space="0" w:color="auto"/>
            <w:right w:val="none" w:sz="0" w:space="0" w:color="auto"/>
          </w:divBdr>
        </w:div>
        <w:div w:id="1375347053">
          <w:marLeft w:val="480"/>
          <w:marRight w:val="0"/>
          <w:marTop w:val="0"/>
          <w:marBottom w:val="0"/>
          <w:divBdr>
            <w:top w:val="none" w:sz="0" w:space="0" w:color="auto"/>
            <w:left w:val="none" w:sz="0" w:space="0" w:color="auto"/>
            <w:bottom w:val="none" w:sz="0" w:space="0" w:color="auto"/>
            <w:right w:val="none" w:sz="0" w:space="0" w:color="auto"/>
          </w:divBdr>
        </w:div>
        <w:div w:id="1433280884">
          <w:marLeft w:val="480"/>
          <w:marRight w:val="0"/>
          <w:marTop w:val="0"/>
          <w:marBottom w:val="0"/>
          <w:divBdr>
            <w:top w:val="none" w:sz="0" w:space="0" w:color="auto"/>
            <w:left w:val="none" w:sz="0" w:space="0" w:color="auto"/>
            <w:bottom w:val="none" w:sz="0" w:space="0" w:color="auto"/>
            <w:right w:val="none" w:sz="0" w:space="0" w:color="auto"/>
          </w:divBdr>
        </w:div>
        <w:div w:id="1439521019">
          <w:marLeft w:val="480"/>
          <w:marRight w:val="0"/>
          <w:marTop w:val="0"/>
          <w:marBottom w:val="0"/>
          <w:divBdr>
            <w:top w:val="none" w:sz="0" w:space="0" w:color="auto"/>
            <w:left w:val="none" w:sz="0" w:space="0" w:color="auto"/>
            <w:bottom w:val="none" w:sz="0" w:space="0" w:color="auto"/>
            <w:right w:val="none" w:sz="0" w:space="0" w:color="auto"/>
          </w:divBdr>
        </w:div>
        <w:div w:id="1457068497">
          <w:marLeft w:val="480"/>
          <w:marRight w:val="0"/>
          <w:marTop w:val="0"/>
          <w:marBottom w:val="0"/>
          <w:divBdr>
            <w:top w:val="none" w:sz="0" w:space="0" w:color="auto"/>
            <w:left w:val="none" w:sz="0" w:space="0" w:color="auto"/>
            <w:bottom w:val="none" w:sz="0" w:space="0" w:color="auto"/>
            <w:right w:val="none" w:sz="0" w:space="0" w:color="auto"/>
          </w:divBdr>
        </w:div>
        <w:div w:id="1478062642">
          <w:marLeft w:val="480"/>
          <w:marRight w:val="0"/>
          <w:marTop w:val="0"/>
          <w:marBottom w:val="0"/>
          <w:divBdr>
            <w:top w:val="none" w:sz="0" w:space="0" w:color="auto"/>
            <w:left w:val="none" w:sz="0" w:space="0" w:color="auto"/>
            <w:bottom w:val="none" w:sz="0" w:space="0" w:color="auto"/>
            <w:right w:val="none" w:sz="0" w:space="0" w:color="auto"/>
          </w:divBdr>
        </w:div>
        <w:div w:id="1518733808">
          <w:marLeft w:val="480"/>
          <w:marRight w:val="0"/>
          <w:marTop w:val="0"/>
          <w:marBottom w:val="0"/>
          <w:divBdr>
            <w:top w:val="none" w:sz="0" w:space="0" w:color="auto"/>
            <w:left w:val="none" w:sz="0" w:space="0" w:color="auto"/>
            <w:bottom w:val="none" w:sz="0" w:space="0" w:color="auto"/>
            <w:right w:val="none" w:sz="0" w:space="0" w:color="auto"/>
          </w:divBdr>
        </w:div>
        <w:div w:id="1590314039">
          <w:marLeft w:val="480"/>
          <w:marRight w:val="0"/>
          <w:marTop w:val="0"/>
          <w:marBottom w:val="0"/>
          <w:divBdr>
            <w:top w:val="none" w:sz="0" w:space="0" w:color="auto"/>
            <w:left w:val="none" w:sz="0" w:space="0" w:color="auto"/>
            <w:bottom w:val="none" w:sz="0" w:space="0" w:color="auto"/>
            <w:right w:val="none" w:sz="0" w:space="0" w:color="auto"/>
          </w:divBdr>
        </w:div>
        <w:div w:id="1603145278">
          <w:marLeft w:val="480"/>
          <w:marRight w:val="0"/>
          <w:marTop w:val="0"/>
          <w:marBottom w:val="0"/>
          <w:divBdr>
            <w:top w:val="none" w:sz="0" w:space="0" w:color="auto"/>
            <w:left w:val="none" w:sz="0" w:space="0" w:color="auto"/>
            <w:bottom w:val="none" w:sz="0" w:space="0" w:color="auto"/>
            <w:right w:val="none" w:sz="0" w:space="0" w:color="auto"/>
          </w:divBdr>
        </w:div>
        <w:div w:id="1608461250">
          <w:marLeft w:val="480"/>
          <w:marRight w:val="0"/>
          <w:marTop w:val="0"/>
          <w:marBottom w:val="0"/>
          <w:divBdr>
            <w:top w:val="none" w:sz="0" w:space="0" w:color="auto"/>
            <w:left w:val="none" w:sz="0" w:space="0" w:color="auto"/>
            <w:bottom w:val="none" w:sz="0" w:space="0" w:color="auto"/>
            <w:right w:val="none" w:sz="0" w:space="0" w:color="auto"/>
          </w:divBdr>
        </w:div>
        <w:div w:id="1712803181">
          <w:marLeft w:val="480"/>
          <w:marRight w:val="0"/>
          <w:marTop w:val="0"/>
          <w:marBottom w:val="0"/>
          <w:divBdr>
            <w:top w:val="none" w:sz="0" w:space="0" w:color="auto"/>
            <w:left w:val="none" w:sz="0" w:space="0" w:color="auto"/>
            <w:bottom w:val="none" w:sz="0" w:space="0" w:color="auto"/>
            <w:right w:val="none" w:sz="0" w:space="0" w:color="auto"/>
          </w:divBdr>
        </w:div>
        <w:div w:id="1723946204">
          <w:marLeft w:val="480"/>
          <w:marRight w:val="0"/>
          <w:marTop w:val="0"/>
          <w:marBottom w:val="0"/>
          <w:divBdr>
            <w:top w:val="none" w:sz="0" w:space="0" w:color="auto"/>
            <w:left w:val="none" w:sz="0" w:space="0" w:color="auto"/>
            <w:bottom w:val="none" w:sz="0" w:space="0" w:color="auto"/>
            <w:right w:val="none" w:sz="0" w:space="0" w:color="auto"/>
          </w:divBdr>
        </w:div>
        <w:div w:id="1844978575">
          <w:marLeft w:val="480"/>
          <w:marRight w:val="0"/>
          <w:marTop w:val="0"/>
          <w:marBottom w:val="0"/>
          <w:divBdr>
            <w:top w:val="none" w:sz="0" w:space="0" w:color="auto"/>
            <w:left w:val="none" w:sz="0" w:space="0" w:color="auto"/>
            <w:bottom w:val="none" w:sz="0" w:space="0" w:color="auto"/>
            <w:right w:val="none" w:sz="0" w:space="0" w:color="auto"/>
          </w:divBdr>
        </w:div>
        <w:div w:id="1846432958">
          <w:marLeft w:val="480"/>
          <w:marRight w:val="0"/>
          <w:marTop w:val="0"/>
          <w:marBottom w:val="0"/>
          <w:divBdr>
            <w:top w:val="none" w:sz="0" w:space="0" w:color="auto"/>
            <w:left w:val="none" w:sz="0" w:space="0" w:color="auto"/>
            <w:bottom w:val="none" w:sz="0" w:space="0" w:color="auto"/>
            <w:right w:val="none" w:sz="0" w:space="0" w:color="auto"/>
          </w:divBdr>
        </w:div>
        <w:div w:id="1862746440">
          <w:marLeft w:val="480"/>
          <w:marRight w:val="0"/>
          <w:marTop w:val="0"/>
          <w:marBottom w:val="0"/>
          <w:divBdr>
            <w:top w:val="none" w:sz="0" w:space="0" w:color="auto"/>
            <w:left w:val="none" w:sz="0" w:space="0" w:color="auto"/>
            <w:bottom w:val="none" w:sz="0" w:space="0" w:color="auto"/>
            <w:right w:val="none" w:sz="0" w:space="0" w:color="auto"/>
          </w:divBdr>
        </w:div>
        <w:div w:id="1923370260">
          <w:marLeft w:val="480"/>
          <w:marRight w:val="0"/>
          <w:marTop w:val="0"/>
          <w:marBottom w:val="0"/>
          <w:divBdr>
            <w:top w:val="none" w:sz="0" w:space="0" w:color="auto"/>
            <w:left w:val="none" w:sz="0" w:space="0" w:color="auto"/>
            <w:bottom w:val="none" w:sz="0" w:space="0" w:color="auto"/>
            <w:right w:val="none" w:sz="0" w:space="0" w:color="auto"/>
          </w:divBdr>
        </w:div>
        <w:div w:id="1924752907">
          <w:marLeft w:val="480"/>
          <w:marRight w:val="0"/>
          <w:marTop w:val="0"/>
          <w:marBottom w:val="0"/>
          <w:divBdr>
            <w:top w:val="none" w:sz="0" w:space="0" w:color="auto"/>
            <w:left w:val="none" w:sz="0" w:space="0" w:color="auto"/>
            <w:bottom w:val="none" w:sz="0" w:space="0" w:color="auto"/>
            <w:right w:val="none" w:sz="0" w:space="0" w:color="auto"/>
          </w:divBdr>
        </w:div>
        <w:div w:id="1929383624">
          <w:marLeft w:val="480"/>
          <w:marRight w:val="0"/>
          <w:marTop w:val="0"/>
          <w:marBottom w:val="0"/>
          <w:divBdr>
            <w:top w:val="none" w:sz="0" w:space="0" w:color="auto"/>
            <w:left w:val="none" w:sz="0" w:space="0" w:color="auto"/>
            <w:bottom w:val="none" w:sz="0" w:space="0" w:color="auto"/>
            <w:right w:val="none" w:sz="0" w:space="0" w:color="auto"/>
          </w:divBdr>
        </w:div>
        <w:div w:id="2098013160">
          <w:marLeft w:val="480"/>
          <w:marRight w:val="0"/>
          <w:marTop w:val="0"/>
          <w:marBottom w:val="0"/>
          <w:divBdr>
            <w:top w:val="none" w:sz="0" w:space="0" w:color="auto"/>
            <w:left w:val="none" w:sz="0" w:space="0" w:color="auto"/>
            <w:bottom w:val="none" w:sz="0" w:space="0" w:color="auto"/>
            <w:right w:val="none" w:sz="0" w:space="0" w:color="auto"/>
          </w:divBdr>
        </w:div>
        <w:div w:id="2106537411">
          <w:marLeft w:val="480"/>
          <w:marRight w:val="0"/>
          <w:marTop w:val="0"/>
          <w:marBottom w:val="0"/>
          <w:divBdr>
            <w:top w:val="none" w:sz="0" w:space="0" w:color="auto"/>
            <w:left w:val="none" w:sz="0" w:space="0" w:color="auto"/>
            <w:bottom w:val="none" w:sz="0" w:space="0" w:color="auto"/>
            <w:right w:val="none" w:sz="0" w:space="0" w:color="auto"/>
          </w:divBdr>
        </w:div>
      </w:divsChild>
    </w:div>
    <w:div w:id="187379740">
      <w:marLeft w:val="640"/>
      <w:marRight w:val="0"/>
      <w:marTop w:val="0"/>
      <w:marBottom w:val="0"/>
      <w:divBdr>
        <w:top w:val="none" w:sz="0" w:space="0" w:color="auto"/>
        <w:left w:val="none" w:sz="0" w:space="0" w:color="auto"/>
        <w:bottom w:val="none" w:sz="0" w:space="0" w:color="auto"/>
        <w:right w:val="none" w:sz="0" w:space="0" w:color="auto"/>
      </w:divBdr>
    </w:div>
    <w:div w:id="187572332">
      <w:marLeft w:val="640"/>
      <w:marRight w:val="0"/>
      <w:marTop w:val="0"/>
      <w:marBottom w:val="0"/>
      <w:divBdr>
        <w:top w:val="none" w:sz="0" w:space="0" w:color="auto"/>
        <w:left w:val="none" w:sz="0" w:space="0" w:color="auto"/>
        <w:bottom w:val="none" w:sz="0" w:space="0" w:color="auto"/>
        <w:right w:val="none" w:sz="0" w:space="0" w:color="auto"/>
      </w:divBdr>
    </w:div>
    <w:div w:id="187574247">
      <w:marLeft w:val="640"/>
      <w:marRight w:val="0"/>
      <w:marTop w:val="0"/>
      <w:marBottom w:val="0"/>
      <w:divBdr>
        <w:top w:val="none" w:sz="0" w:space="0" w:color="auto"/>
        <w:left w:val="none" w:sz="0" w:space="0" w:color="auto"/>
        <w:bottom w:val="none" w:sz="0" w:space="0" w:color="auto"/>
        <w:right w:val="none" w:sz="0" w:space="0" w:color="auto"/>
      </w:divBdr>
    </w:div>
    <w:div w:id="187915931">
      <w:marLeft w:val="480"/>
      <w:marRight w:val="0"/>
      <w:marTop w:val="0"/>
      <w:marBottom w:val="0"/>
      <w:divBdr>
        <w:top w:val="none" w:sz="0" w:space="0" w:color="auto"/>
        <w:left w:val="none" w:sz="0" w:space="0" w:color="auto"/>
        <w:bottom w:val="none" w:sz="0" w:space="0" w:color="auto"/>
        <w:right w:val="none" w:sz="0" w:space="0" w:color="auto"/>
      </w:divBdr>
    </w:div>
    <w:div w:id="188421952">
      <w:marLeft w:val="640"/>
      <w:marRight w:val="0"/>
      <w:marTop w:val="0"/>
      <w:marBottom w:val="0"/>
      <w:divBdr>
        <w:top w:val="none" w:sz="0" w:space="0" w:color="auto"/>
        <w:left w:val="none" w:sz="0" w:space="0" w:color="auto"/>
        <w:bottom w:val="none" w:sz="0" w:space="0" w:color="auto"/>
        <w:right w:val="none" w:sz="0" w:space="0" w:color="auto"/>
      </w:divBdr>
    </w:div>
    <w:div w:id="188491825">
      <w:marLeft w:val="480"/>
      <w:marRight w:val="0"/>
      <w:marTop w:val="0"/>
      <w:marBottom w:val="0"/>
      <w:divBdr>
        <w:top w:val="none" w:sz="0" w:space="0" w:color="auto"/>
        <w:left w:val="none" w:sz="0" w:space="0" w:color="auto"/>
        <w:bottom w:val="none" w:sz="0" w:space="0" w:color="auto"/>
        <w:right w:val="none" w:sz="0" w:space="0" w:color="auto"/>
      </w:divBdr>
    </w:div>
    <w:div w:id="189227986">
      <w:marLeft w:val="640"/>
      <w:marRight w:val="0"/>
      <w:marTop w:val="0"/>
      <w:marBottom w:val="0"/>
      <w:divBdr>
        <w:top w:val="none" w:sz="0" w:space="0" w:color="auto"/>
        <w:left w:val="none" w:sz="0" w:space="0" w:color="auto"/>
        <w:bottom w:val="none" w:sz="0" w:space="0" w:color="auto"/>
        <w:right w:val="none" w:sz="0" w:space="0" w:color="auto"/>
      </w:divBdr>
    </w:div>
    <w:div w:id="190387317">
      <w:marLeft w:val="640"/>
      <w:marRight w:val="0"/>
      <w:marTop w:val="0"/>
      <w:marBottom w:val="0"/>
      <w:divBdr>
        <w:top w:val="none" w:sz="0" w:space="0" w:color="auto"/>
        <w:left w:val="none" w:sz="0" w:space="0" w:color="auto"/>
        <w:bottom w:val="none" w:sz="0" w:space="0" w:color="auto"/>
        <w:right w:val="none" w:sz="0" w:space="0" w:color="auto"/>
      </w:divBdr>
    </w:div>
    <w:div w:id="190582070">
      <w:bodyDiv w:val="1"/>
      <w:marLeft w:val="0"/>
      <w:marRight w:val="0"/>
      <w:marTop w:val="0"/>
      <w:marBottom w:val="0"/>
      <w:divBdr>
        <w:top w:val="none" w:sz="0" w:space="0" w:color="auto"/>
        <w:left w:val="none" w:sz="0" w:space="0" w:color="auto"/>
        <w:bottom w:val="none" w:sz="0" w:space="0" w:color="auto"/>
        <w:right w:val="none" w:sz="0" w:space="0" w:color="auto"/>
      </w:divBdr>
      <w:divsChild>
        <w:div w:id="4484173">
          <w:marLeft w:val="480"/>
          <w:marRight w:val="0"/>
          <w:marTop w:val="0"/>
          <w:marBottom w:val="0"/>
          <w:divBdr>
            <w:top w:val="none" w:sz="0" w:space="0" w:color="auto"/>
            <w:left w:val="none" w:sz="0" w:space="0" w:color="auto"/>
            <w:bottom w:val="none" w:sz="0" w:space="0" w:color="auto"/>
            <w:right w:val="none" w:sz="0" w:space="0" w:color="auto"/>
          </w:divBdr>
        </w:div>
        <w:div w:id="10112791">
          <w:marLeft w:val="480"/>
          <w:marRight w:val="0"/>
          <w:marTop w:val="0"/>
          <w:marBottom w:val="0"/>
          <w:divBdr>
            <w:top w:val="none" w:sz="0" w:space="0" w:color="auto"/>
            <w:left w:val="none" w:sz="0" w:space="0" w:color="auto"/>
            <w:bottom w:val="none" w:sz="0" w:space="0" w:color="auto"/>
            <w:right w:val="none" w:sz="0" w:space="0" w:color="auto"/>
          </w:divBdr>
        </w:div>
        <w:div w:id="65689860">
          <w:marLeft w:val="480"/>
          <w:marRight w:val="0"/>
          <w:marTop w:val="0"/>
          <w:marBottom w:val="0"/>
          <w:divBdr>
            <w:top w:val="none" w:sz="0" w:space="0" w:color="auto"/>
            <w:left w:val="none" w:sz="0" w:space="0" w:color="auto"/>
            <w:bottom w:val="none" w:sz="0" w:space="0" w:color="auto"/>
            <w:right w:val="none" w:sz="0" w:space="0" w:color="auto"/>
          </w:divBdr>
        </w:div>
        <w:div w:id="83578188">
          <w:marLeft w:val="480"/>
          <w:marRight w:val="0"/>
          <w:marTop w:val="0"/>
          <w:marBottom w:val="0"/>
          <w:divBdr>
            <w:top w:val="none" w:sz="0" w:space="0" w:color="auto"/>
            <w:left w:val="none" w:sz="0" w:space="0" w:color="auto"/>
            <w:bottom w:val="none" w:sz="0" w:space="0" w:color="auto"/>
            <w:right w:val="none" w:sz="0" w:space="0" w:color="auto"/>
          </w:divBdr>
        </w:div>
        <w:div w:id="134109435">
          <w:marLeft w:val="480"/>
          <w:marRight w:val="0"/>
          <w:marTop w:val="0"/>
          <w:marBottom w:val="0"/>
          <w:divBdr>
            <w:top w:val="none" w:sz="0" w:space="0" w:color="auto"/>
            <w:left w:val="none" w:sz="0" w:space="0" w:color="auto"/>
            <w:bottom w:val="none" w:sz="0" w:space="0" w:color="auto"/>
            <w:right w:val="none" w:sz="0" w:space="0" w:color="auto"/>
          </w:divBdr>
        </w:div>
        <w:div w:id="197622512">
          <w:marLeft w:val="480"/>
          <w:marRight w:val="0"/>
          <w:marTop w:val="0"/>
          <w:marBottom w:val="0"/>
          <w:divBdr>
            <w:top w:val="none" w:sz="0" w:space="0" w:color="auto"/>
            <w:left w:val="none" w:sz="0" w:space="0" w:color="auto"/>
            <w:bottom w:val="none" w:sz="0" w:space="0" w:color="auto"/>
            <w:right w:val="none" w:sz="0" w:space="0" w:color="auto"/>
          </w:divBdr>
        </w:div>
        <w:div w:id="219639552">
          <w:marLeft w:val="480"/>
          <w:marRight w:val="0"/>
          <w:marTop w:val="0"/>
          <w:marBottom w:val="0"/>
          <w:divBdr>
            <w:top w:val="none" w:sz="0" w:space="0" w:color="auto"/>
            <w:left w:val="none" w:sz="0" w:space="0" w:color="auto"/>
            <w:bottom w:val="none" w:sz="0" w:space="0" w:color="auto"/>
            <w:right w:val="none" w:sz="0" w:space="0" w:color="auto"/>
          </w:divBdr>
        </w:div>
        <w:div w:id="265503906">
          <w:marLeft w:val="480"/>
          <w:marRight w:val="0"/>
          <w:marTop w:val="0"/>
          <w:marBottom w:val="0"/>
          <w:divBdr>
            <w:top w:val="none" w:sz="0" w:space="0" w:color="auto"/>
            <w:left w:val="none" w:sz="0" w:space="0" w:color="auto"/>
            <w:bottom w:val="none" w:sz="0" w:space="0" w:color="auto"/>
            <w:right w:val="none" w:sz="0" w:space="0" w:color="auto"/>
          </w:divBdr>
        </w:div>
        <w:div w:id="294533898">
          <w:marLeft w:val="480"/>
          <w:marRight w:val="0"/>
          <w:marTop w:val="0"/>
          <w:marBottom w:val="0"/>
          <w:divBdr>
            <w:top w:val="none" w:sz="0" w:space="0" w:color="auto"/>
            <w:left w:val="none" w:sz="0" w:space="0" w:color="auto"/>
            <w:bottom w:val="none" w:sz="0" w:space="0" w:color="auto"/>
            <w:right w:val="none" w:sz="0" w:space="0" w:color="auto"/>
          </w:divBdr>
        </w:div>
        <w:div w:id="438447546">
          <w:marLeft w:val="480"/>
          <w:marRight w:val="0"/>
          <w:marTop w:val="0"/>
          <w:marBottom w:val="0"/>
          <w:divBdr>
            <w:top w:val="none" w:sz="0" w:space="0" w:color="auto"/>
            <w:left w:val="none" w:sz="0" w:space="0" w:color="auto"/>
            <w:bottom w:val="none" w:sz="0" w:space="0" w:color="auto"/>
            <w:right w:val="none" w:sz="0" w:space="0" w:color="auto"/>
          </w:divBdr>
        </w:div>
        <w:div w:id="447705511">
          <w:marLeft w:val="480"/>
          <w:marRight w:val="0"/>
          <w:marTop w:val="0"/>
          <w:marBottom w:val="0"/>
          <w:divBdr>
            <w:top w:val="none" w:sz="0" w:space="0" w:color="auto"/>
            <w:left w:val="none" w:sz="0" w:space="0" w:color="auto"/>
            <w:bottom w:val="none" w:sz="0" w:space="0" w:color="auto"/>
            <w:right w:val="none" w:sz="0" w:space="0" w:color="auto"/>
          </w:divBdr>
        </w:div>
        <w:div w:id="507446099">
          <w:marLeft w:val="480"/>
          <w:marRight w:val="0"/>
          <w:marTop w:val="0"/>
          <w:marBottom w:val="0"/>
          <w:divBdr>
            <w:top w:val="none" w:sz="0" w:space="0" w:color="auto"/>
            <w:left w:val="none" w:sz="0" w:space="0" w:color="auto"/>
            <w:bottom w:val="none" w:sz="0" w:space="0" w:color="auto"/>
            <w:right w:val="none" w:sz="0" w:space="0" w:color="auto"/>
          </w:divBdr>
        </w:div>
        <w:div w:id="548734562">
          <w:marLeft w:val="480"/>
          <w:marRight w:val="0"/>
          <w:marTop w:val="0"/>
          <w:marBottom w:val="0"/>
          <w:divBdr>
            <w:top w:val="none" w:sz="0" w:space="0" w:color="auto"/>
            <w:left w:val="none" w:sz="0" w:space="0" w:color="auto"/>
            <w:bottom w:val="none" w:sz="0" w:space="0" w:color="auto"/>
            <w:right w:val="none" w:sz="0" w:space="0" w:color="auto"/>
          </w:divBdr>
        </w:div>
        <w:div w:id="639313175">
          <w:marLeft w:val="480"/>
          <w:marRight w:val="0"/>
          <w:marTop w:val="0"/>
          <w:marBottom w:val="0"/>
          <w:divBdr>
            <w:top w:val="none" w:sz="0" w:space="0" w:color="auto"/>
            <w:left w:val="none" w:sz="0" w:space="0" w:color="auto"/>
            <w:bottom w:val="none" w:sz="0" w:space="0" w:color="auto"/>
            <w:right w:val="none" w:sz="0" w:space="0" w:color="auto"/>
          </w:divBdr>
        </w:div>
        <w:div w:id="655455471">
          <w:marLeft w:val="480"/>
          <w:marRight w:val="0"/>
          <w:marTop w:val="0"/>
          <w:marBottom w:val="0"/>
          <w:divBdr>
            <w:top w:val="none" w:sz="0" w:space="0" w:color="auto"/>
            <w:left w:val="none" w:sz="0" w:space="0" w:color="auto"/>
            <w:bottom w:val="none" w:sz="0" w:space="0" w:color="auto"/>
            <w:right w:val="none" w:sz="0" w:space="0" w:color="auto"/>
          </w:divBdr>
        </w:div>
        <w:div w:id="664283586">
          <w:marLeft w:val="480"/>
          <w:marRight w:val="0"/>
          <w:marTop w:val="0"/>
          <w:marBottom w:val="0"/>
          <w:divBdr>
            <w:top w:val="none" w:sz="0" w:space="0" w:color="auto"/>
            <w:left w:val="none" w:sz="0" w:space="0" w:color="auto"/>
            <w:bottom w:val="none" w:sz="0" w:space="0" w:color="auto"/>
            <w:right w:val="none" w:sz="0" w:space="0" w:color="auto"/>
          </w:divBdr>
        </w:div>
        <w:div w:id="665714843">
          <w:marLeft w:val="480"/>
          <w:marRight w:val="0"/>
          <w:marTop w:val="0"/>
          <w:marBottom w:val="0"/>
          <w:divBdr>
            <w:top w:val="none" w:sz="0" w:space="0" w:color="auto"/>
            <w:left w:val="none" w:sz="0" w:space="0" w:color="auto"/>
            <w:bottom w:val="none" w:sz="0" w:space="0" w:color="auto"/>
            <w:right w:val="none" w:sz="0" w:space="0" w:color="auto"/>
          </w:divBdr>
        </w:div>
        <w:div w:id="680812217">
          <w:marLeft w:val="480"/>
          <w:marRight w:val="0"/>
          <w:marTop w:val="0"/>
          <w:marBottom w:val="0"/>
          <w:divBdr>
            <w:top w:val="none" w:sz="0" w:space="0" w:color="auto"/>
            <w:left w:val="none" w:sz="0" w:space="0" w:color="auto"/>
            <w:bottom w:val="none" w:sz="0" w:space="0" w:color="auto"/>
            <w:right w:val="none" w:sz="0" w:space="0" w:color="auto"/>
          </w:divBdr>
        </w:div>
        <w:div w:id="683048697">
          <w:marLeft w:val="480"/>
          <w:marRight w:val="0"/>
          <w:marTop w:val="0"/>
          <w:marBottom w:val="0"/>
          <w:divBdr>
            <w:top w:val="none" w:sz="0" w:space="0" w:color="auto"/>
            <w:left w:val="none" w:sz="0" w:space="0" w:color="auto"/>
            <w:bottom w:val="none" w:sz="0" w:space="0" w:color="auto"/>
            <w:right w:val="none" w:sz="0" w:space="0" w:color="auto"/>
          </w:divBdr>
        </w:div>
        <w:div w:id="727073222">
          <w:marLeft w:val="480"/>
          <w:marRight w:val="0"/>
          <w:marTop w:val="0"/>
          <w:marBottom w:val="0"/>
          <w:divBdr>
            <w:top w:val="none" w:sz="0" w:space="0" w:color="auto"/>
            <w:left w:val="none" w:sz="0" w:space="0" w:color="auto"/>
            <w:bottom w:val="none" w:sz="0" w:space="0" w:color="auto"/>
            <w:right w:val="none" w:sz="0" w:space="0" w:color="auto"/>
          </w:divBdr>
        </w:div>
        <w:div w:id="732973567">
          <w:marLeft w:val="480"/>
          <w:marRight w:val="0"/>
          <w:marTop w:val="0"/>
          <w:marBottom w:val="0"/>
          <w:divBdr>
            <w:top w:val="none" w:sz="0" w:space="0" w:color="auto"/>
            <w:left w:val="none" w:sz="0" w:space="0" w:color="auto"/>
            <w:bottom w:val="none" w:sz="0" w:space="0" w:color="auto"/>
            <w:right w:val="none" w:sz="0" w:space="0" w:color="auto"/>
          </w:divBdr>
        </w:div>
        <w:div w:id="739400384">
          <w:marLeft w:val="480"/>
          <w:marRight w:val="0"/>
          <w:marTop w:val="0"/>
          <w:marBottom w:val="0"/>
          <w:divBdr>
            <w:top w:val="none" w:sz="0" w:space="0" w:color="auto"/>
            <w:left w:val="none" w:sz="0" w:space="0" w:color="auto"/>
            <w:bottom w:val="none" w:sz="0" w:space="0" w:color="auto"/>
            <w:right w:val="none" w:sz="0" w:space="0" w:color="auto"/>
          </w:divBdr>
        </w:div>
        <w:div w:id="750001760">
          <w:marLeft w:val="480"/>
          <w:marRight w:val="0"/>
          <w:marTop w:val="0"/>
          <w:marBottom w:val="0"/>
          <w:divBdr>
            <w:top w:val="none" w:sz="0" w:space="0" w:color="auto"/>
            <w:left w:val="none" w:sz="0" w:space="0" w:color="auto"/>
            <w:bottom w:val="none" w:sz="0" w:space="0" w:color="auto"/>
            <w:right w:val="none" w:sz="0" w:space="0" w:color="auto"/>
          </w:divBdr>
        </w:div>
        <w:div w:id="807479638">
          <w:marLeft w:val="480"/>
          <w:marRight w:val="0"/>
          <w:marTop w:val="0"/>
          <w:marBottom w:val="0"/>
          <w:divBdr>
            <w:top w:val="none" w:sz="0" w:space="0" w:color="auto"/>
            <w:left w:val="none" w:sz="0" w:space="0" w:color="auto"/>
            <w:bottom w:val="none" w:sz="0" w:space="0" w:color="auto"/>
            <w:right w:val="none" w:sz="0" w:space="0" w:color="auto"/>
          </w:divBdr>
        </w:div>
        <w:div w:id="826746919">
          <w:marLeft w:val="480"/>
          <w:marRight w:val="0"/>
          <w:marTop w:val="0"/>
          <w:marBottom w:val="0"/>
          <w:divBdr>
            <w:top w:val="none" w:sz="0" w:space="0" w:color="auto"/>
            <w:left w:val="none" w:sz="0" w:space="0" w:color="auto"/>
            <w:bottom w:val="none" w:sz="0" w:space="0" w:color="auto"/>
            <w:right w:val="none" w:sz="0" w:space="0" w:color="auto"/>
          </w:divBdr>
        </w:div>
        <w:div w:id="827671990">
          <w:marLeft w:val="480"/>
          <w:marRight w:val="0"/>
          <w:marTop w:val="0"/>
          <w:marBottom w:val="0"/>
          <w:divBdr>
            <w:top w:val="none" w:sz="0" w:space="0" w:color="auto"/>
            <w:left w:val="none" w:sz="0" w:space="0" w:color="auto"/>
            <w:bottom w:val="none" w:sz="0" w:space="0" w:color="auto"/>
            <w:right w:val="none" w:sz="0" w:space="0" w:color="auto"/>
          </w:divBdr>
        </w:div>
        <w:div w:id="833567717">
          <w:marLeft w:val="480"/>
          <w:marRight w:val="0"/>
          <w:marTop w:val="0"/>
          <w:marBottom w:val="0"/>
          <w:divBdr>
            <w:top w:val="none" w:sz="0" w:space="0" w:color="auto"/>
            <w:left w:val="none" w:sz="0" w:space="0" w:color="auto"/>
            <w:bottom w:val="none" w:sz="0" w:space="0" w:color="auto"/>
            <w:right w:val="none" w:sz="0" w:space="0" w:color="auto"/>
          </w:divBdr>
        </w:div>
        <w:div w:id="876427631">
          <w:marLeft w:val="480"/>
          <w:marRight w:val="0"/>
          <w:marTop w:val="0"/>
          <w:marBottom w:val="0"/>
          <w:divBdr>
            <w:top w:val="none" w:sz="0" w:space="0" w:color="auto"/>
            <w:left w:val="none" w:sz="0" w:space="0" w:color="auto"/>
            <w:bottom w:val="none" w:sz="0" w:space="0" w:color="auto"/>
            <w:right w:val="none" w:sz="0" w:space="0" w:color="auto"/>
          </w:divBdr>
        </w:div>
        <w:div w:id="900555976">
          <w:marLeft w:val="480"/>
          <w:marRight w:val="0"/>
          <w:marTop w:val="0"/>
          <w:marBottom w:val="0"/>
          <w:divBdr>
            <w:top w:val="none" w:sz="0" w:space="0" w:color="auto"/>
            <w:left w:val="none" w:sz="0" w:space="0" w:color="auto"/>
            <w:bottom w:val="none" w:sz="0" w:space="0" w:color="auto"/>
            <w:right w:val="none" w:sz="0" w:space="0" w:color="auto"/>
          </w:divBdr>
        </w:div>
        <w:div w:id="910652288">
          <w:marLeft w:val="480"/>
          <w:marRight w:val="0"/>
          <w:marTop w:val="0"/>
          <w:marBottom w:val="0"/>
          <w:divBdr>
            <w:top w:val="none" w:sz="0" w:space="0" w:color="auto"/>
            <w:left w:val="none" w:sz="0" w:space="0" w:color="auto"/>
            <w:bottom w:val="none" w:sz="0" w:space="0" w:color="auto"/>
            <w:right w:val="none" w:sz="0" w:space="0" w:color="auto"/>
          </w:divBdr>
        </w:div>
        <w:div w:id="975525249">
          <w:marLeft w:val="480"/>
          <w:marRight w:val="0"/>
          <w:marTop w:val="0"/>
          <w:marBottom w:val="0"/>
          <w:divBdr>
            <w:top w:val="none" w:sz="0" w:space="0" w:color="auto"/>
            <w:left w:val="none" w:sz="0" w:space="0" w:color="auto"/>
            <w:bottom w:val="none" w:sz="0" w:space="0" w:color="auto"/>
            <w:right w:val="none" w:sz="0" w:space="0" w:color="auto"/>
          </w:divBdr>
        </w:div>
        <w:div w:id="979266813">
          <w:marLeft w:val="480"/>
          <w:marRight w:val="0"/>
          <w:marTop w:val="0"/>
          <w:marBottom w:val="0"/>
          <w:divBdr>
            <w:top w:val="none" w:sz="0" w:space="0" w:color="auto"/>
            <w:left w:val="none" w:sz="0" w:space="0" w:color="auto"/>
            <w:bottom w:val="none" w:sz="0" w:space="0" w:color="auto"/>
            <w:right w:val="none" w:sz="0" w:space="0" w:color="auto"/>
          </w:divBdr>
        </w:div>
        <w:div w:id="986781647">
          <w:marLeft w:val="480"/>
          <w:marRight w:val="0"/>
          <w:marTop w:val="0"/>
          <w:marBottom w:val="0"/>
          <w:divBdr>
            <w:top w:val="none" w:sz="0" w:space="0" w:color="auto"/>
            <w:left w:val="none" w:sz="0" w:space="0" w:color="auto"/>
            <w:bottom w:val="none" w:sz="0" w:space="0" w:color="auto"/>
            <w:right w:val="none" w:sz="0" w:space="0" w:color="auto"/>
          </w:divBdr>
        </w:div>
        <w:div w:id="991788717">
          <w:marLeft w:val="480"/>
          <w:marRight w:val="0"/>
          <w:marTop w:val="0"/>
          <w:marBottom w:val="0"/>
          <w:divBdr>
            <w:top w:val="none" w:sz="0" w:space="0" w:color="auto"/>
            <w:left w:val="none" w:sz="0" w:space="0" w:color="auto"/>
            <w:bottom w:val="none" w:sz="0" w:space="0" w:color="auto"/>
            <w:right w:val="none" w:sz="0" w:space="0" w:color="auto"/>
          </w:divBdr>
        </w:div>
        <w:div w:id="1017192953">
          <w:marLeft w:val="480"/>
          <w:marRight w:val="0"/>
          <w:marTop w:val="0"/>
          <w:marBottom w:val="0"/>
          <w:divBdr>
            <w:top w:val="none" w:sz="0" w:space="0" w:color="auto"/>
            <w:left w:val="none" w:sz="0" w:space="0" w:color="auto"/>
            <w:bottom w:val="none" w:sz="0" w:space="0" w:color="auto"/>
            <w:right w:val="none" w:sz="0" w:space="0" w:color="auto"/>
          </w:divBdr>
        </w:div>
        <w:div w:id="1040934377">
          <w:marLeft w:val="480"/>
          <w:marRight w:val="0"/>
          <w:marTop w:val="0"/>
          <w:marBottom w:val="0"/>
          <w:divBdr>
            <w:top w:val="none" w:sz="0" w:space="0" w:color="auto"/>
            <w:left w:val="none" w:sz="0" w:space="0" w:color="auto"/>
            <w:bottom w:val="none" w:sz="0" w:space="0" w:color="auto"/>
            <w:right w:val="none" w:sz="0" w:space="0" w:color="auto"/>
          </w:divBdr>
        </w:div>
        <w:div w:id="1044911154">
          <w:marLeft w:val="480"/>
          <w:marRight w:val="0"/>
          <w:marTop w:val="0"/>
          <w:marBottom w:val="0"/>
          <w:divBdr>
            <w:top w:val="none" w:sz="0" w:space="0" w:color="auto"/>
            <w:left w:val="none" w:sz="0" w:space="0" w:color="auto"/>
            <w:bottom w:val="none" w:sz="0" w:space="0" w:color="auto"/>
            <w:right w:val="none" w:sz="0" w:space="0" w:color="auto"/>
          </w:divBdr>
        </w:div>
        <w:div w:id="1053776804">
          <w:marLeft w:val="480"/>
          <w:marRight w:val="0"/>
          <w:marTop w:val="0"/>
          <w:marBottom w:val="0"/>
          <w:divBdr>
            <w:top w:val="none" w:sz="0" w:space="0" w:color="auto"/>
            <w:left w:val="none" w:sz="0" w:space="0" w:color="auto"/>
            <w:bottom w:val="none" w:sz="0" w:space="0" w:color="auto"/>
            <w:right w:val="none" w:sz="0" w:space="0" w:color="auto"/>
          </w:divBdr>
        </w:div>
        <w:div w:id="1100293952">
          <w:marLeft w:val="480"/>
          <w:marRight w:val="0"/>
          <w:marTop w:val="0"/>
          <w:marBottom w:val="0"/>
          <w:divBdr>
            <w:top w:val="none" w:sz="0" w:space="0" w:color="auto"/>
            <w:left w:val="none" w:sz="0" w:space="0" w:color="auto"/>
            <w:bottom w:val="none" w:sz="0" w:space="0" w:color="auto"/>
            <w:right w:val="none" w:sz="0" w:space="0" w:color="auto"/>
          </w:divBdr>
        </w:div>
        <w:div w:id="1100299286">
          <w:marLeft w:val="480"/>
          <w:marRight w:val="0"/>
          <w:marTop w:val="0"/>
          <w:marBottom w:val="0"/>
          <w:divBdr>
            <w:top w:val="none" w:sz="0" w:space="0" w:color="auto"/>
            <w:left w:val="none" w:sz="0" w:space="0" w:color="auto"/>
            <w:bottom w:val="none" w:sz="0" w:space="0" w:color="auto"/>
            <w:right w:val="none" w:sz="0" w:space="0" w:color="auto"/>
          </w:divBdr>
        </w:div>
        <w:div w:id="1124693896">
          <w:marLeft w:val="480"/>
          <w:marRight w:val="0"/>
          <w:marTop w:val="0"/>
          <w:marBottom w:val="0"/>
          <w:divBdr>
            <w:top w:val="none" w:sz="0" w:space="0" w:color="auto"/>
            <w:left w:val="none" w:sz="0" w:space="0" w:color="auto"/>
            <w:bottom w:val="none" w:sz="0" w:space="0" w:color="auto"/>
            <w:right w:val="none" w:sz="0" w:space="0" w:color="auto"/>
          </w:divBdr>
        </w:div>
        <w:div w:id="1130172161">
          <w:marLeft w:val="480"/>
          <w:marRight w:val="0"/>
          <w:marTop w:val="0"/>
          <w:marBottom w:val="0"/>
          <w:divBdr>
            <w:top w:val="none" w:sz="0" w:space="0" w:color="auto"/>
            <w:left w:val="none" w:sz="0" w:space="0" w:color="auto"/>
            <w:bottom w:val="none" w:sz="0" w:space="0" w:color="auto"/>
            <w:right w:val="none" w:sz="0" w:space="0" w:color="auto"/>
          </w:divBdr>
        </w:div>
        <w:div w:id="1132089486">
          <w:marLeft w:val="480"/>
          <w:marRight w:val="0"/>
          <w:marTop w:val="0"/>
          <w:marBottom w:val="0"/>
          <w:divBdr>
            <w:top w:val="none" w:sz="0" w:space="0" w:color="auto"/>
            <w:left w:val="none" w:sz="0" w:space="0" w:color="auto"/>
            <w:bottom w:val="none" w:sz="0" w:space="0" w:color="auto"/>
            <w:right w:val="none" w:sz="0" w:space="0" w:color="auto"/>
          </w:divBdr>
        </w:div>
        <w:div w:id="1148396392">
          <w:marLeft w:val="480"/>
          <w:marRight w:val="0"/>
          <w:marTop w:val="0"/>
          <w:marBottom w:val="0"/>
          <w:divBdr>
            <w:top w:val="none" w:sz="0" w:space="0" w:color="auto"/>
            <w:left w:val="none" w:sz="0" w:space="0" w:color="auto"/>
            <w:bottom w:val="none" w:sz="0" w:space="0" w:color="auto"/>
            <w:right w:val="none" w:sz="0" w:space="0" w:color="auto"/>
          </w:divBdr>
        </w:div>
        <w:div w:id="1215314847">
          <w:marLeft w:val="480"/>
          <w:marRight w:val="0"/>
          <w:marTop w:val="0"/>
          <w:marBottom w:val="0"/>
          <w:divBdr>
            <w:top w:val="none" w:sz="0" w:space="0" w:color="auto"/>
            <w:left w:val="none" w:sz="0" w:space="0" w:color="auto"/>
            <w:bottom w:val="none" w:sz="0" w:space="0" w:color="auto"/>
            <w:right w:val="none" w:sz="0" w:space="0" w:color="auto"/>
          </w:divBdr>
        </w:div>
        <w:div w:id="1277903708">
          <w:marLeft w:val="480"/>
          <w:marRight w:val="0"/>
          <w:marTop w:val="0"/>
          <w:marBottom w:val="0"/>
          <w:divBdr>
            <w:top w:val="none" w:sz="0" w:space="0" w:color="auto"/>
            <w:left w:val="none" w:sz="0" w:space="0" w:color="auto"/>
            <w:bottom w:val="none" w:sz="0" w:space="0" w:color="auto"/>
            <w:right w:val="none" w:sz="0" w:space="0" w:color="auto"/>
          </w:divBdr>
        </w:div>
        <w:div w:id="1293250210">
          <w:marLeft w:val="480"/>
          <w:marRight w:val="0"/>
          <w:marTop w:val="0"/>
          <w:marBottom w:val="0"/>
          <w:divBdr>
            <w:top w:val="none" w:sz="0" w:space="0" w:color="auto"/>
            <w:left w:val="none" w:sz="0" w:space="0" w:color="auto"/>
            <w:bottom w:val="none" w:sz="0" w:space="0" w:color="auto"/>
            <w:right w:val="none" w:sz="0" w:space="0" w:color="auto"/>
          </w:divBdr>
        </w:div>
        <w:div w:id="1303119485">
          <w:marLeft w:val="480"/>
          <w:marRight w:val="0"/>
          <w:marTop w:val="0"/>
          <w:marBottom w:val="0"/>
          <w:divBdr>
            <w:top w:val="none" w:sz="0" w:space="0" w:color="auto"/>
            <w:left w:val="none" w:sz="0" w:space="0" w:color="auto"/>
            <w:bottom w:val="none" w:sz="0" w:space="0" w:color="auto"/>
            <w:right w:val="none" w:sz="0" w:space="0" w:color="auto"/>
          </w:divBdr>
        </w:div>
        <w:div w:id="1305235018">
          <w:marLeft w:val="480"/>
          <w:marRight w:val="0"/>
          <w:marTop w:val="0"/>
          <w:marBottom w:val="0"/>
          <w:divBdr>
            <w:top w:val="none" w:sz="0" w:space="0" w:color="auto"/>
            <w:left w:val="none" w:sz="0" w:space="0" w:color="auto"/>
            <w:bottom w:val="none" w:sz="0" w:space="0" w:color="auto"/>
            <w:right w:val="none" w:sz="0" w:space="0" w:color="auto"/>
          </w:divBdr>
        </w:div>
        <w:div w:id="1329209365">
          <w:marLeft w:val="480"/>
          <w:marRight w:val="0"/>
          <w:marTop w:val="0"/>
          <w:marBottom w:val="0"/>
          <w:divBdr>
            <w:top w:val="none" w:sz="0" w:space="0" w:color="auto"/>
            <w:left w:val="none" w:sz="0" w:space="0" w:color="auto"/>
            <w:bottom w:val="none" w:sz="0" w:space="0" w:color="auto"/>
            <w:right w:val="none" w:sz="0" w:space="0" w:color="auto"/>
          </w:divBdr>
        </w:div>
        <w:div w:id="1346396104">
          <w:marLeft w:val="480"/>
          <w:marRight w:val="0"/>
          <w:marTop w:val="0"/>
          <w:marBottom w:val="0"/>
          <w:divBdr>
            <w:top w:val="none" w:sz="0" w:space="0" w:color="auto"/>
            <w:left w:val="none" w:sz="0" w:space="0" w:color="auto"/>
            <w:bottom w:val="none" w:sz="0" w:space="0" w:color="auto"/>
            <w:right w:val="none" w:sz="0" w:space="0" w:color="auto"/>
          </w:divBdr>
        </w:div>
        <w:div w:id="1354383400">
          <w:marLeft w:val="480"/>
          <w:marRight w:val="0"/>
          <w:marTop w:val="0"/>
          <w:marBottom w:val="0"/>
          <w:divBdr>
            <w:top w:val="none" w:sz="0" w:space="0" w:color="auto"/>
            <w:left w:val="none" w:sz="0" w:space="0" w:color="auto"/>
            <w:bottom w:val="none" w:sz="0" w:space="0" w:color="auto"/>
            <w:right w:val="none" w:sz="0" w:space="0" w:color="auto"/>
          </w:divBdr>
        </w:div>
        <w:div w:id="1358700666">
          <w:marLeft w:val="480"/>
          <w:marRight w:val="0"/>
          <w:marTop w:val="0"/>
          <w:marBottom w:val="0"/>
          <w:divBdr>
            <w:top w:val="none" w:sz="0" w:space="0" w:color="auto"/>
            <w:left w:val="none" w:sz="0" w:space="0" w:color="auto"/>
            <w:bottom w:val="none" w:sz="0" w:space="0" w:color="auto"/>
            <w:right w:val="none" w:sz="0" w:space="0" w:color="auto"/>
          </w:divBdr>
        </w:div>
        <w:div w:id="1415323337">
          <w:marLeft w:val="480"/>
          <w:marRight w:val="0"/>
          <w:marTop w:val="0"/>
          <w:marBottom w:val="0"/>
          <w:divBdr>
            <w:top w:val="none" w:sz="0" w:space="0" w:color="auto"/>
            <w:left w:val="none" w:sz="0" w:space="0" w:color="auto"/>
            <w:bottom w:val="none" w:sz="0" w:space="0" w:color="auto"/>
            <w:right w:val="none" w:sz="0" w:space="0" w:color="auto"/>
          </w:divBdr>
        </w:div>
        <w:div w:id="1446196008">
          <w:marLeft w:val="480"/>
          <w:marRight w:val="0"/>
          <w:marTop w:val="0"/>
          <w:marBottom w:val="0"/>
          <w:divBdr>
            <w:top w:val="none" w:sz="0" w:space="0" w:color="auto"/>
            <w:left w:val="none" w:sz="0" w:space="0" w:color="auto"/>
            <w:bottom w:val="none" w:sz="0" w:space="0" w:color="auto"/>
            <w:right w:val="none" w:sz="0" w:space="0" w:color="auto"/>
          </w:divBdr>
        </w:div>
        <w:div w:id="1447037585">
          <w:marLeft w:val="480"/>
          <w:marRight w:val="0"/>
          <w:marTop w:val="0"/>
          <w:marBottom w:val="0"/>
          <w:divBdr>
            <w:top w:val="none" w:sz="0" w:space="0" w:color="auto"/>
            <w:left w:val="none" w:sz="0" w:space="0" w:color="auto"/>
            <w:bottom w:val="none" w:sz="0" w:space="0" w:color="auto"/>
            <w:right w:val="none" w:sz="0" w:space="0" w:color="auto"/>
          </w:divBdr>
        </w:div>
        <w:div w:id="1453524016">
          <w:marLeft w:val="480"/>
          <w:marRight w:val="0"/>
          <w:marTop w:val="0"/>
          <w:marBottom w:val="0"/>
          <w:divBdr>
            <w:top w:val="none" w:sz="0" w:space="0" w:color="auto"/>
            <w:left w:val="none" w:sz="0" w:space="0" w:color="auto"/>
            <w:bottom w:val="none" w:sz="0" w:space="0" w:color="auto"/>
            <w:right w:val="none" w:sz="0" w:space="0" w:color="auto"/>
          </w:divBdr>
        </w:div>
        <w:div w:id="1465587058">
          <w:marLeft w:val="480"/>
          <w:marRight w:val="0"/>
          <w:marTop w:val="0"/>
          <w:marBottom w:val="0"/>
          <w:divBdr>
            <w:top w:val="none" w:sz="0" w:space="0" w:color="auto"/>
            <w:left w:val="none" w:sz="0" w:space="0" w:color="auto"/>
            <w:bottom w:val="none" w:sz="0" w:space="0" w:color="auto"/>
            <w:right w:val="none" w:sz="0" w:space="0" w:color="auto"/>
          </w:divBdr>
        </w:div>
        <w:div w:id="1492717167">
          <w:marLeft w:val="480"/>
          <w:marRight w:val="0"/>
          <w:marTop w:val="0"/>
          <w:marBottom w:val="0"/>
          <w:divBdr>
            <w:top w:val="none" w:sz="0" w:space="0" w:color="auto"/>
            <w:left w:val="none" w:sz="0" w:space="0" w:color="auto"/>
            <w:bottom w:val="none" w:sz="0" w:space="0" w:color="auto"/>
            <w:right w:val="none" w:sz="0" w:space="0" w:color="auto"/>
          </w:divBdr>
        </w:div>
        <w:div w:id="1551376613">
          <w:marLeft w:val="480"/>
          <w:marRight w:val="0"/>
          <w:marTop w:val="0"/>
          <w:marBottom w:val="0"/>
          <w:divBdr>
            <w:top w:val="none" w:sz="0" w:space="0" w:color="auto"/>
            <w:left w:val="none" w:sz="0" w:space="0" w:color="auto"/>
            <w:bottom w:val="none" w:sz="0" w:space="0" w:color="auto"/>
            <w:right w:val="none" w:sz="0" w:space="0" w:color="auto"/>
          </w:divBdr>
        </w:div>
        <w:div w:id="1573347837">
          <w:marLeft w:val="480"/>
          <w:marRight w:val="0"/>
          <w:marTop w:val="0"/>
          <w:marBottom w:val="0"/>
          <w:divBdr>
            <w:top w:val="none" w:sz="0" w:space="0" w:color="auto"/>
            <w:left w:val="none" w:sz="0" w:space="0" w:color="auto"/>
            <w:bottom w:val="none" w:sz="0" w:space="0" w:color="auto"/>
            <w:right w:val="none" w:sz="0" w:space="0" w:color="auto"/>
          </w:divBdr>
        </w:div>
        <w:div w:id="1581409622">
          <w:marLeft w:val="480"/>
          <w:marRight w:val="0"/>
          <w:marTop w:val="0"/>
          <w:marBottom w:val="0"/>
          <w:divBdr>
            <w:top w:val="none" w:sz="0" w:space="0" w:color="auto"/>
            <w:left w:val="none" w:sz="0" w:space="0" w:color="auto"/>
            <w:bottom w:val="none" w:sz="0" w:space="0" w:color="auto"/>
            <w:right w:val="none" w:sz="0" w:space="0" w:color="auto"/>
          </w:divBdr>
        </w:div>
        <w:div w:id="1583300299">
          <w:marLeft w:val="480"/>
          <w:marRight w:val="0"/>
          <w:marTop w:val="0"/>
          <w:marBottom w:val="0"/>
          <w:divBdr>
            <w:top w:val="none" w:sz="0" w:space="0" w:color="auto"/>
            <w:left w:val="none" w:sz="0" w:space="0" w:color="auto"/>
            <w:bottom w:val="none" w:sz="0" w:space="0" w:color="auto"/>
            <w:right w:val="none" w:sz="0" w:space="0" w:color="auto"/>
          </w:divBdr>
        </w:div>
        <w:div w:id="1583639813">
          <w:marLeft w:val="480"/>
          <w:marRight w:val="0"/>
          <w:marTop w:val="0"/>
          <w:marBottom w:val="0"/>
          <w:divBdr>
            <w:top w:val="none" w:sz="0" w:space="0" w:color="auto"/>
            <w:left w:val="none" w:sz="0" w:space="0" w:color="auto"/>
            <w:bottom w:val="none" w:sz="0" w:space="0" w:color="auto"/>
            <w:right w:val="none" w:sz="0" w:space="0" w:color="auto"/>
          </w:divBdr>
        </w:div>
        <w:div w:id="1591154553">
          <w:marLeft w:val="480"/>
          <w:marRight w:val="0"/>
          <w:marTop w:val="0"/>
          <w:marBottom w:val="0"/>
          <w:divBdr>
            <w:top w:val="none" w:sz="0" w:space="0" w:color="auto"/>
            <w:left w:val="none" w:sz="0" w:space="0" w:color="auto"/>
            <w:bottom w:val="none" w:sz="0" w:space="0" w:color="auto"/>
            <w:right w:val="none" w:sz="0" w:space="0" w:color="auto"/>
          </w:divBdr>
        </w:div>
        <w:div w:id="1605652873">
          <w:marLeft w:val="480"/>
          <w:marRight w:val="0"/>
          <w:marTop w:val="0"/>
          <w:marBottom w:val="0"/>
          <w:divBdr>
            <w:top w:val="none" w:sz="0" w:space="0" w:color="auto"/>
            <w:left w:val="none" w:sz="0" w:space="0" w:color="auto"/>
            <w:bottom w:val="none" w:sz="0" w:space="0" w:color="auto"/>
            <w:right w:val="none" w:sz="0" w:space="0" w:color="auto"/>
          </w:divBdr>
        </w:div>
        <w:div w:id="1651137273">
          <w:marLeft w:val="480"/>
          <w:marRight w:val="0"/>
          <w:marTop w:val="0"/>
          <w:marBottom w:val="0"/>
          <w:divBdr>
            <w:top w:val="none" w:sz="0" w:space="0" w:color="auto"/>
            <w:left w:val="none" w:sz="0" w:space="0" w:color="auto"/>
            <w:bottom w:val="none" w:sz="0" w:space="0" w:color="auto"/>
            <w:right w:val="none" w:sz="0" w:space="0" w:color="auto"/>
          </w:divBdr>
        </w:div>
        <w:div w:id="1659455928">
          <w:marLeft w:val="480"/>
          <w:marRight w:val="0"/>
          <w:marTop w:val="0"/>
          <w:marBottom w:val="0"/>
          <w:divBdr>
            <w:top w:val="none" w:sz="0" w:space="0" w:color="auto"/>
            <w:left w:val="none" w:sz="0" w:space="0" w:color="auto"/>
            <w:bottom w:val="none" w:sz="0" w:space="0" w:color="auto"/>
            <w:right w:val="none" w:sz="0" w:space="0" w:color="auto"/>
          </w:divBdr>
        </w:div>
        <w:div w:id="1762722376">
          <w:marLeft w:val="480"/>
          <w:marRight w:val="0"/>
          <w:marTop w:val="0"/>
          <w:marBottom w:val="0"/>
          <w:divBdr>
            <w:top w:val="none" w:sz="0" w:space="0" w:color="auto"/>
            <w:left w:val="none" w:sz="0" w:space="0" w:color="auto"/>
            <w:bottom w:val="none" w:sz="0" w:space="0" w:color="auto"/>
            <w:right w:val="none" w:sz="0" w:space="0" w:color="auto"/>
          </w:divBdr>
        </w:div>
        <w:div w:id="1794397782">
          <w:marLeft w:val="480"/>
          <w:marRight w:val="0"/>
          <w:marTop w:val="0"/>
          <w:marBottom w:val="0"/>
          <w:divBdr>
            <w:top w:val="none" w:sz="0" w:space="0" w:color="auto"/>
            <w:left w:val="none" w:sz="0" w:space="0" w:color="auto"/>
            <w:bottom w:val="none" w:sz="0" w:space="0" w:color="auto"/>
            <w:right w:val="none" w:sz="0" w:space="0" w:color="auto"/>
          </w:divBdr>
        </w:div>
        <w:div w:id="1798331127">
          <w:marLeft w:val="480"/>
          <w:marRight w:val="0"/>
          <w:marTop w:val="0"/>
          <w:marBottom w:val="0"/>
          <w:divBdr>
            <w:top w:val="none" w:sz="0" w:space="0" w:color="auto"/>
            <w:left w:val="none" w:sz="0" w:space="0" w:color="auto"/>
            <w:bottom w:val="none" w:sz="0" w:space="0" w:color="auto"/>
            <w:right w:val="none" w:sz="0" w:space="0" w:color="auto"/>
          </w:divBdr>
        </w:div>
        <w:div w:id="1808473826">
          <w:marLeft w:val="480"/>
          <w:marRight w:val="0"/>
          <w:marTop w:val="0"/>
          <w:marBottom w:val="0"/>
          <w:divBdr>
            <w:top w:val="none" w:sz="0" w:space="0" w:color="auto"/>
            <w:left w:val="none" w:sz="0" w:space="0" w:color="auto"/>
            <w:bottom w:val="none" w:sz="0" w:space="0" w:color="auto"/>
            <w:right w:val="none" w:sz="0" w:space="0" w:color="auto"/>
          </w:divBdr>
        </w:div>
        <w:div w:id="1844390594">
          <w:marLeft w:val="480"/>
          <w:marRight w:val="0"/>
          <w:marTop w:val="0"/>
          <w:marBottom w:val="0"/>
          <w:divBdr>
            <w:top w:val="none" w:sz="0" w:space="0" w:color="auto"/>
            <w:left w:val="none" w:sz="0" w:space="0" w:color="auto"/>
            <w:bottom w:val="none" w:sz="0" w:space="0" w:color="auto"/>
            <w:right w:val="none" w:sz="0" w:space="0" w:color="auto"/>
          </w:divBdr>
        </w:div>
        <w:div w:id="1849439671">
          <w:marLeft w:val="480"/>
          <w:marRight w:val="0"/>
          <w:marTop w:val="0"/>
          <w:marBottom w:val="0"/>
          <w:divBdr>
            <w:top w:val="none" w:sz="0" w:space="0" w:color="auto"/>
            <w:left w:val="none" w:sz="0" w:space="0" w:color="auto"/>
            <w:bottom w:val="none" w:sz="0" w:space="0" w:color="auto"/>
            <w:right w:val="none" w:sz="0" w:space="0" w:color="auto"/>
          </w:divBdr>
        </w:div>
        <w:div w:id="1868181117">
          <w:marLeft w:val="480"/>
          <w:marRight w:val="0"/>
          <w:marTop w:val="0"/>
          <w:marBottom w:val="0"/>
          <w:divBdr>
            <w:top w:val="none" w:sz="0" w:space="0" w:color="auto"/>
            <w:left w:val="none" w:sz="0" w:space="0" w:color="auto"/>
            <w:bottom w:val="none" w:sz="0" w:space="0" w:color="auto"/>
            <w:right w:val="none" w:sz="0" w:space="0" w:color="auto"/>
          </w:divBdr>
        </w:div>
        <w:div w:id="1876311860">
          <w:marLeft w:val="480"/>
          <w:marRight w:val="0"/>
          <w:marTop w:val="0"/>
          <w:marBottom w:val="0"/>
          <w:divBdr>
            <w:top w:val="none" w:sz="0" w:space="0" w:color="auto"/>
            <w:left w:val="none" w:sz="0" w:space="0" w:color="auto"/>
            <w:bottom w:val="none" w:sz="0" w:space="0" w:color="auto"/>
            <w:right w:val="none" w:sz="0" w:space="0" w:color="auto"/>
          </w:divBdr>
        </w:div>
        <w:div w:id="1959409525">
          <w:marLeft w:val="480"/>
          <w:marRight w:val="0"/>
          <w:marTop w:val="0"/>
          <w:marBottom w:val="0"/>
          <w:divBdr>
            <w:top w:val="none" w:sz="0" w:space="0" w:color="auto"/>
            <w:left w:val="none" w:sz="0" w:space="0" w:color="auto"/>
            <w:bottom w:val="none" w:sz="0" w:space="0" w:color="auto"/>
            <w:right w:val="none" w:sz="0" w:space="0" w:color="auto"/>
          </w:divBdr>
        </w:div>
        <w:div w:id="1984582582">
          <w:marLeft w:val="480"/>
          <w:marRight w:val="0"/>
          <w:marTop w:val="0"/>
          <w:marBottom w:val="0"/>
          <w:divBdr>
            <w:top w:val="none" w:sz="0" w:space="0" w:color="auto"/>
            <w:left w:val="none" w:sz="0" w:space="0" w:color="auto"/>
            <w:bottom w:val="none" w:sz="0" w:space="0" w:color="auto"/>
            <w:right w:val="none" w:sz="0" w:space="0" w:color="auto"/>
          </w:divBdr>
        </w:div>
        <w:div w:id="1997755095">
          <w:marLeft w:val="480"/>
          <w:marRight w:val="0"/>
          <w:marTop w:val="0"/>
          <w:marBottom w:val="0"/>
          <w:divBdr>
            <w:top w:val="none" w:sz="0" w:space="0" w:color="auto"/>
            <w:left w:val="none" w:sz="0" w:space="0" w:color="auto"/>
            <w:bottom w:val="none" w:sz="0" w:space="0" w:color="auto"/>
            <w:right w:val="none" w:sz="0" w:space="0" w:color="auto"/>
          </w:divBdr>
        </w:div>
        <w:div w:id="2018849560">
          <w:marLeft w:val="480"/>
          <w:marRight w:val="0"/>
          <w:marTop w:val="0"/>
          <w:marBottom w:val="0"/>
          <w:divBdr>
            <w:top w:val="none" w:sz="0" w:space="0" w:color="auto"/>
            <w:left w:val="none" w:sz="0" w:space="0" w:color="auto"/>
            <w:bottom w:val="none" w:sz="0" w:space="0" w:color="auto"/>
            <w:right w:val="none" w:sz="0" w:space="0" w:color="auto"/>
          </w:divBdr>
        </w:div>
        <w:div w:id="2037150995">
          <w:marLeft w:val="480"/>
          <w:marRight w:val="0"/>
          <w:marTop w:val="0"/>
          <w:marBottom w:val="0"/>
          <w:divBdr>
            <w:top w:val="none" w:sz="0" w:space="0" w:color="auto"/>
            <w:left w:val="none" w:sz="0" w:space="0" w:color="auto"/>
            <w:bottom w:val="none" w:sz="0" w:space="0" w:color="auto"/>
            <w:right w:val="none" w:sz="0" w:space="0" w:color="auto"/>
          </w:divBdr>
        </w:div>
        <w:div w:id="2044403257">
          <w:marLeft w:val="480"/>
          <w:marRight w:val="0"/>
          <w:marTop w:val="0"/>
          <w:marBottom w:val="0"/>
          <w:divBdr>
            <w:top w:val="none" w:sz="0" w:space="0" w:color="auto"/>
            <w:left w:val="none" w:sz="0" w:space="0" w:color="auto"/>
            <w:bottom w:val="none" w:sz="0" w:space="0" w:color="auto"/>
            <w:right w:val="none" w:sz="0" w:space="0" w:color="auto"/>
          </w:divBdr>
        </w:div>
        <w:div w:id="2082212382">
          <w:marLeft w:val="480"/>
          <w:marRight w:val="0"/>
          <w:marTop w:val="0"/>
          <w:marBottom w:val="0"/>
          <w:divBdr>
            <w:top w:val="none" w:sz="0" w:space="0" w:color="auto"/>
            <w:left w:val="none" w:sz="0" w:space="0" w:color="auto"/>
            <w:bottom w:val="none" w:sz="0" w:space="0" w:color="auto"/>
            <w:right w:val="none" w:sz="0" w:space="0" w:color="auto"/>
          </w:divBdr>
        </w:div>
        <w:div w:id="2101290287">
          <w:marLeft w:val="480"/>
          <w:marRight w:val="0"/>
          <w:marTop w:val="0"/>
          <w:marBottom w:val="0"/>
          <w:divBdr>
            <w:top w:val="none" w:sz="0" w:space="0" w:color="auto"/>
            <w:left w:val="none" w:sz="0" w:space="0" w:color="auto"/>
            <w:bottom w:val="none" w:sz="0" w:space="0" w:color="auto"/>
            <w:right w:val="none" w:sz="0" w:space="0" w:color="auto"/>
          </w:divBdr>
        </w:div>
        <w:div w:id="2110272302">
          <w:marLeft w:val="480"/>
          <w:marRight w:val="0"/>
          <w:marTop w:val="0"/>
          <w:marBottom w:val="0"/>
          <w:divBdr>
            <w:top w:val="none" w:sz="0" w:space="0" w:color="auto"/>
            <w:left w:val="none" w:sz="0" w:space="0" w:color="auto"/>
            <w:bottom w:val="none" w:sz="0" w:space="0" w:color="auto"/>
            <w:right w:val="none" w:sz="0" w:space="0" w:color="auto"/>
          </w:divBdr>
        </w:div>
      </w:divsChild>
    </w:div>
    <w:div w:id="191116872">
      <w:marLeft w:val="640"/>
      <w:marRight w:val="0"/>
      <w:marTop w:val="0"/>
      <w:marBottom w:val="0"/>
      <w:divBdr>
        <w:top w:val="none" w:sz="0" w:space="0" w:color="auto"/>
        <w:left w:val="none" w:sz="0" w:space="0" w:color="auto"/>
        <w:bottom w:val="none" w:sz="0" w:space="0" w:color="auto"/>
        <w:right w:val="none" w:sz="0" w:space="0" w:color="auto"/>
      </w:divBdr>
    </w:div>
    <w:div w:id="191499434">
      <w:marLeft w:val="640"/>
      <w:marRight w:val="0"/>
      <w:marTop w:val="0"/>
      <w:marBottom w:val="0"/>
      <w:divBdr>
        <w:top w:val="none" w:sz="0" w:space="0" w:color="auto"/>
        <w:left w:val="none" w:sz="0" w:space="0" w:color="auto"/>
        <w:bottom w:val="none" w:sz="0" w:space="0" w:color="auto"/>
        <w:right w:val="none" w:sz="0" w:space="0" w:color="auto"/>
      </w:divBdr>
    </w:div>
    <w:div w:id="192037137">
      <w:marLeft w:val="640"/>
      <w:marRight w:val="0"/>
      <w:marTop w:val="0"/>
      <w:marBottom w:val="0"/>
      <w:divBdr>
        <w:top w:val="none" w:sz="0" w:space="0" w:color="auto"/>
        <w:left w:val="none" w:sz="0" w:space="0" w:color="auto"/>
        <w:bottom w:val="none" w:sz="0" w:space="0" w:color="auto"/>
        <w:right w:val="none" w:sz="0" w:space="0" w:color="auto"/>
      </w:divBdr>
    </w:div>
    <w:div w:id="192765401">
      <w:marLeft w:val="640"/>
      <w:marRight w:val="0"/>
      <w:marTop w:val="0"/>
      <w:marBottom w:val="0"/>
      <w:divBdr>
        <w:top w:val="none" w:sz="0" w:space="0" w:color="auto"/>
        <w:left w:val="none" w:sz="0" w:space="0" w:color="auto"/>
        <w:bottom w:val="none" w:sz="0" w:space="0" w:color="auto"/>
        <w:right w:val="none" w:sz="0" w:space="0" w:color="auto"/>
      </w:divBdr>
    </w:div>
    <w:div w:id="193422081">
      <w:bodyDiv w:val="1"/>
      <w:marLeft w:val="0"/>
      <w:marRight w:val="0"/>
      <w:marTop w:val="0"/>
      <w:marBottom w:val="0"/>
      <w:divBdr>
        <w:top w:val="none" w:sz="0" w:space="0" w:color="auto"/>
        <w:left w:val="none" w:sz="0" w:space="0" w:color="auto"/>
        <w:bottom w:val="none" w:sz="0" w:space="0" w:color="auto"/>
        <w:right w:val="none" w:sz="0" w:space="0" w:color="auto"/>
      </w:divBdr>
    </w:div>
    <w:div w:id="193928611">
      <w:bodyDiv w:val="1"/>
      <w:marLeft w:val="0"/>
      <w:marRight w:val="0"/>
      <w:marTop w:val="0"/>
      <w:marBottom w:val="0"/>
      <w:divBdr>
        <w:top w:val="none" w:sz="0" w:space="0" w:color="auto"/>
        <w:left w:val="none" w:sz="0" w:space="0" w:color="auto"/>
        <w:bottom w:val="none" w:sz="0" w:space="0" w:color="auto"/>
        <w:right w:val="none" w:sz="0" w:space="0" w:color="auto"/>
      </w:divBdr>
    </w:div>
    <w:div w:id="194394670">
      <w:marLeft w:val="640"/>
      <w:marRight w:val="0"/>
      <w:marTop w:val="0"/>
      <w:marBottom w:val="0"/>
      <w:divBdr>
        <w:top w:val="none" w:sz="0" w:space="0" w:color="auto"/>
        <w:left w:val="none" w:sz="0" w:space="0" w:color="auto"/>
        <w:bottom w:val="none" w:sz="0" w:space="0" w:color="auto"/>
        <w:right w:val="none" w:sz="0" w:space="0" w:color="auto"/>
      </w:divBdr>
    </w:div>
    <w:div w:id="195779215">
      <w:marLeft w:val="640"/>
      <w:marRight w:val="0"/>
      <w:marTop w:val="0"/>
      <w:marBottom w:val="0"/>
      <w:divBdr>
        <w:top w:val="none" w:sz="0" w:space="0" w:color="auto"/>
        <w:left w:val="none" w:sz="0" w:space="0" w:color="auto"/>
        <w:bottom w:val="none" w:sz="0" w:space="0" w:color="auto"/>
        <w:right w:val="none" w:sz="0" w:space="0" w:color="auto"/>
      </w:divBdr>
    </w:div>
    <w:div w:id="196477903">
      <w:marLeft w:val="640"/>
      <w:marRight w:val="0"/>
      <w:marTop w:val="0"/>
      <w:marBottom w:val="0"/>
      <w:divBdr>
        <w:top w:val="none" w:sz="0" w:space="0" w:color="auto"/>
        <w:left w:val="none" w:sz="0" w:space="0" w:color="auto"/>
        <w:bottom w:val="none" w:sz="0" w:space="0" w:color="auto"/>
        <w:right w:val="none" w:sz="0" w:space="0" w:color="auto"/>
      </w:divBdr>
    </w:div>
    <w:div w:id="196747711">
      <w:marLeft w:val="640"/>
      <w:marRight w:val="0"/>
      <w:marTop w:val="0"/>
      <w:marBottom w:val="0"/>
      <w:divBdr>
        <w:top w:val="none" w:sz="0" w:space="0" w:color="auto"/>
        <w:left w:val="none" w:sz="0" w:space="0" w:color="auto"/>
        <w:bottom w:val="none" w:sz="0" w:space="0" w:color="auto"/>
        <w:right w:val="none" w:sz="0" w:space="0" w:color="auto"/>
      </w:divBdr>
    </w:div>
    <w:div w:id="197478482">
      <w:bodyDiv w:val="1"/>
      <w:marLeft w:val="0"/>
      <w:marRight w:val="0"/>
      <w:marTop w:val="0"/>
      <w:marBottom w:val="0"/>
      <w:divBdr>
        <w:top w:val="none" w:sz="0" w:space="0" w:color="auto"/>
        <w:left w:val="none" w:sz="0" w:space="0" w:color="auto"/>
        <w:bottom w:val="none" w:sz="0" w:space="0" w:color="auto"/>
        <w:right w:val="none" w:sz="0" w:space="0" w:color="auto"/>
      </w:divBdr>
      <w:divsChild>
        <w:div w:id="32777786">
          <w:marLeft w:val="480"/>
          <w:marRight w:val="0"/>
          <w:marTop w:val="0"/>
          <w:marBottom w:val="0"/>
          <w:divBdr>
            <w:top w:val="none" w:sz="0" w:space="0" w:color="auto"/>
            <w:left w:val="none" w:sz="0" w:space="0" w:color="auto"/>
            <w:bottom w:val="none" w:sz="0" w:space="0" w:color="auto"/>
            <w:right w:val="none" w:sz="0" w:space="0" w:color="auto"/>
          </w:divBdr>
        </w:div>
        <w:div w:id="82143803">
          <w:marLeft w:val="480"/>
          <w:marRight w:val="0"/>
          <w:marTop w:val="0"/>
          <w:marBottom w:val="0"/>
          <w:divBdr>
            <w:top w:val="none" w:sz="0" w:space="0" w:color="auto"/>
            <w:left w:val="none" w:sz="0" w:space="0" w:color="auto"/>
            <w:bottom w:val="none" w:sz="0" w:space="0" w:color="auto"/>
            <w:right w:val="none" w:sz="0" w:space="0" w:color="auto"/>
          </w:divBdr>
        </w:div>
        <w:div w:id="169880702">
          <w:marLeft w:val="480"/>
          <w:marRight w:val="0"/>
          <w:marTop w:val="0"/>
          <w:marBottom w:val="0"/>
          <w:divBdr>
            <w:top w:val="none" w:sz="0" w:space="0" w:color="auto"/>
            <w:left w:val="none" w:sz="0" w:space="0" w:color="auto"/>
            <w:bottom w:val="none" w:sz="0" w:space="0" w:color="auto"/>
            <w:right w:val="none" w:sz="0" w:space="0" w:color="auto"/>
          </w:divBdr>
        </w:div>
        <w:div w:id="208762384">
          <w:marLeft w:val="480"/>
          <w:marRight w:val="0"/>
          <w:marTop w:val="0"/>
          <w:marBottom w:val="0"/>
          <w:divBdr>
            <w:top w:val="none" w:sz="0" w:space="0" w:color="auto"/>
            <w:left w:val="none" w:sz="0" w:space="0" w:color="auto"/>
            <w:bottom w:val="none" w:sz="0" w:space="0" w:color="auto"/>
            <w:right w:val="none" w:sz="0" w:space="0" w:color="auto"/>
          </w:divBdr>
        </w:div>
        <w:div w:id="222182275">
          <w:marLeft w:val="480"/>
          <w:marRight w:val="0"/>
          <w:marTop w:val="0"/>
          <w:marBottom w:val="0"/>
          <w:divBdr>
            <w:top w:val="none" w:sz="0" w:space="0" w:color="auto"/>
            <w:left w:val="none" w:sz="0" w:space="0" w:color="auto"/>
            <w:bottom w:val="none" w:sz="0" w:space="0" w:color="auto"/>
            <w:right w:val="none" w:sz="0" w:space="0" w:color="auto"/>
          </w:divBdr>
        </w:div>
        <w:div w:id="261687513">
          <w:marLeft w:val="480"/>
          <w:marRight w:val="0"/>
          <w:marTop w:val="0"/>
          <w:marBottom w:val="0"/>
          <w:divBdr>
            <w:top w:val="none" w:sz="0" w:space="0" w:color="auto"/>
            <w:left w:val="none" w:sz="0" w:space="0" w:color="auto"/>
            <w:bottom w:val="none" w:sz="0" w:space="0" w:color="auto"/>
            <w:right w:val="none" w:sz="0" w:space="0" w:color="auto"/>
          </w:divBdr>
        </w:div>
        <w:div w:id="262420568">
          <w:marLeft w:val="480"/>
          <w:marRight w:val="0"/>
          <w:marTop w:val="0"/>
          <w:marBottom w:val="0"/>
          <w:divBdr>
            <w:top w:val="none" w:sz="0" w:space="0" w:color="auto"/>
            <w:left w:val="none" w:sz="0" w:space="0" w:color="auto"/>
            <w:bottom w:val="none" w:sz="0" w:space="0" w:color="auto"/>
            <w:right w:val="none" w:sz="0" w:space="0" w:color="auto"/>
          </w:divBdr>
        </w:div>
        <w:div w:id="309755566">
          <w:marLeft w:val="480"/>
          <w:marRight w:val="0"/>
          <w:marTop w:val="0"/>
          <w:marBottom w:val="0"/>
          <w:divBdr>
            <w:top w:val="none" w:sz="0" w:space="0" w:color="auto"/>
            <w:left w:val="none" w:sz="0" w:space="0" w:color="auto"/>
            <w:bottom w:val="none" w:sz="0" w:space="0" w:color="auto"/>
            <w:right w:val="none" w:sz="0" w:space="0" w:color="auto"/>
          </w:divBdr>
        </w:div>
        <w:div w:id="397898506">
          <w:marLeft w:val="480"/>
          <w:marRight w:val="0"/>
          <w:marTop w:val="0"/>
          <w:marBottom w:val="0"/>
          <w:divBdr>
            <w:top w:val="none" w:sz="0" w:space="0" w:color="auto"/>
            <w:left w:val="none" w:sz="0" w:space="0" w:color="auto"/>
            <w:bottom w:val="none" w:sz="0" w:space="0" w:color="auto"/>
            <w:right w:val="none" w:sz="0" w:space="0" w:color="auto"/>
          </w:divBdr>
        </w:div>
        <w:div w:id="401566927">
          <w:marLeft w:val="480"/>
          <w:marRight w:val="0"/>
          <w:marTop w:val="0"/>
          <w:marBottom w:val="0"/>
          <w:divBdr>
            <w:top w:val="none" w:sz="0" w:space="0" w:color="auto"/>
            <w:left w:val="none" w:sz="0" w:space="0" w:color="auto"/>
            <w:bottom w:val="none" w:sz="0" w:space="0" w:color="auto"/>
            <w:right w:val="none" w:sz="0" w:space="0" w:color="auto"/>
          </w:divBdr>
        </w:div>
        <w:div w:id="482814904">
          <w:marLeft w:val="480"/>
          <w:marRight w:val="0"/>
          <w:marTop w:val="0"/>
          <w:marBottom w:val="0"/>
          <w:divBdr>
            <w:top w:val="none" w:sz="0" w:space="0" w:color="auto"/>
            <w:left w:val="none" w:sz="0" w:space="0" w:color="auto"/>
            <w:bottom w:val="none" w:sz="0" w:space="0" w:color="auto"/>
            <w:right w:val="none" w:sz="0" w:space="0" w:color="auto"/>
          </w:divBdr>
        </w:div>
        <w:div w:id="487981378">
          <w:marLeft w:val="480"/>
          <w:marRight w:val="0"/>
          <w:marTop w:val="0"/>
          <w:marBottom w:val="0"/>
          <w:divBdr>
            <w:top w:val="none" w:sz="0" w:space="0" w:color="auto"/>
            <w:left w:val="none" w:sz="0" w:space="0" w:color="auto"/>
            <w:bottom w:val="none" w:sz="0" w:space="0" w:color="auto"/>
            <w:right w:val="none" w:sz="0" w:space="0" w:color="auto"/>
          </w:divBdr>
        </w:div>
        <w:div w:id="511341766">
          <w:marLeft w:val="480"/>
          <w:marRight w:val="0"/>
          <w:marTop w:val="0"/>
          <w:marBottom w:val="0"/>
          <w:divBdr>
            <w:top w:val="none" w:sz="0" w:space="0" w:color="auto"/>
            <w:left w:val="none" w:sz="0" w:space="0" w:color="auto"/>
            <w:bottom w:val="none" w:sz="0" w:space="0" w:color="auto"/>
            <w:right w:val="none" w:sz="0" w:space="0" w:color="auto"/>
          </w:divBdr>
        </w:div>
        <w:div w:id="562716258">
          <w:marLeft w:val="480"/>
          <w:marRight w:val="0"/>
          <w:marTop w:val="0"/>
          <w:marBottom w:val="0"/>
          <w:divBdr>
            <w:top w:val="none" w:sz="0" w:space="0" w:color="auto"/>
            <w:left w:val="none" w:sz="0" w:space="0" w:color="auto"/>
            <w:bottom w:val="none" w:sz="0" w:space="0" w:color="auto"/>
            <w:right w:val="none" w:sz="0" w:space="0" w:color="auto"/>
          </w:divBdr>
        </w:div>
        <w:div w:id="581061364">
          <w:marLeft w:val="480"/>
          <w:marRight w:val="0"/>
          <w:marTop w:val="0"/>
          <w:marBottom w:val="0"/>
          <w:divBdr>
            <w:top w:val="none" w:sz="0" w:space="0" w:color="auto"/>
            <w:left w:val="none" w:sz="0" w:space="0" w:color="auto"/>
            <w:bottom w:val="none" w:sz="0" w:space="0" w:color="auto"/>
            <w:right w:val="none" w:sz="0" w:space="0" w:color="auto"/>
          </w:divBdr>
        </w:div>
        <w:div w:id="634874169">
          <w:marLeft w:val="480"/>
          <w:marRight w:val="0"/>
          <w:marTop w:val="0"/>
          <w:marBottom w:val="0"/>
          <w:divBdr>
            <w:top w:val="none" w:sz="0" w:space="0" w:color="auto"/>
            <w:left w:val="none" w:sz="0" w:space="0" w:color="auto"/>
            <w:bottom w:val="none" w:sz="0" w:space="0" w:color="auto"/>
            <w:right w:val="none" w:sz="0" w:space="0" w:color="auto"/>
          </w:divBdr>
        </w:div>
        <w:div w:id="657850726">
          <w:marLeft w:val="480"/>
          <w:marRight w:val="0"/>
          <w:marTop w:val="0"/>
          <w:marBottom w:val="0"/>
          <w:divBdr>
            <w:top w:val="none" w:sz="0" w:space="0" w:color="auto"/>
            <w:left w:val="none" w:sz="0" w:space="0" w:color="auto"/>
            <w:bottom w:val="none" w:sz="0" w:space="0" w:color="auto"/>
            <w:right w:val="none" w:sz="0" w:space="0" w:color="auto"/>
          </w:divBdr>
        </w:div>
        <w:div w:id="661003365">
          <w:marLeft w:val="480"/>
          <w:marRight w:val="0"/>
          <w:marTop w:val="0"/>
          <w:marBottom w:val="0"/>
          <w:divBdr>
            <w:top w:val="none" w:sz="0" w:space="0" w:color="auto"/>
            <w:left w:val="none" w:sz="0" w:space="0" w:color="auto"/>
            <w:bottom w:val="none" w:sz="0" w:space="0" w:color="auto"/>
            <w:right w:val="none" w:sz="0" w:space="0" w:color="auto"/>
          </w:divBdr>
        </w:div>
        <w:div w:id="683440558">
          <w:marLeft w:val="480"/>
          <w:marRight w:val="0"/>
          <w:marTop w:val="0"/>
          <w:marBottom w:val="0"/>
          <w:divBdr>
            <w:top w:val="none" w:sz="0" w:space="0" w:color="auto"/>
            <w:left w:val="none" w:sz="0" w:space="0" w:color="auto"/>
            <w:bottom w:val="none" w:sz="0" w:space="0" w:color="auto"/>
            <w:right w:val="none" w:sz="0" w:space="0" w:color="auto"/>
          </w:divBdr>
        </w:div>
        <w:div w:id="718211362">
          <w:marLeft w:val="480"/>
          <w:marRight w:val="0"/>
          <w:marTop w:val="0"/>
          <w:marBottom w:val="0"/>
          <w:divBdr>
            <w:top w:val="none" w:sz="0" w:space="0" w:color="auto"/>
            <w:left w:val="none" w:sz="0" w:space="0" w:color="auto"/>
            <w:bottom w:val="none" w:sz="0" w:space="0" w:color="auto"/>
            <w:right w:val="none" w:sz="0" w:space="0" w:color="auto"/>
          </w:divBdr>
        </w:div>
        <w:div w:id="774982732">
          <w:marLeft w:val="480"/>
          <w:marRight w:val="0"/>
          <w:marTop w:val="0"/>
          <w:marBottom w:val="0"/>
          <w:divBdr>
            <w:top w:val="none" w:sz="0" w:space="0" w:color="auto"/>
            <w:left w:val="none" w:sz="0" w:space="0" w:color="auto"/>
            <w:bottom w:val="none" w:sz="0" w:space="0" w:color="auto"/>
            <w:right w:val="none" w:sz="0" w:space="0" w:color="auto"/>
          </w:divBdr>
        </w:div>
        <w:div w:id="792599903">
          <w:marLeft w:val="480"/>
          <w:marRight w:val="0"/>
          <w:marTop w:val="0"/>
          <w:marBottom w:val="0"/>
          <w:divBdr>
            <w:top w:val="none" w:sz="0" w:space="0" w:color="auto"/>
            <w:left w:val="none" w:sz="0" w:space="0" w:color="auto"/>
            <w:bottom w:val="none" w:sz="0" w:space="0" w:color="auto"/>
            <w:right w:val="none" w:sz="0" w:space="0" w:color="auto"/>
          </w:divBdr>
        </w:div>
        <w:div w:id="839856231">
          <w:marLeft w:val="480"/>
          <w:marRight w:val="0"/>
          <w:marTop w:val="0"/>
          <w:marBottom w:val="0"/>
          <w:divBdr>
            <w:top w:val="none" w:sz="0" w:space="0" w:color="auto"/>
            <w:left w:val="none" w:sz="0" w:space="0" w:color="auto"/>
            <w:bottom w:val="none" w:sz="0" w:space="0" w:color="auto"/>
            <w:right w:val="none" w:sz="0" w:space="0" w:color="auto"/>
          </w:divBdr>
        </w:div>
        <w:div w:id="894894597">
          <w:marLeft w:val="480"/>
          <w:marRight w:val="0"/>
          <w:marTop w:val="0"/>
          <w:marBottom w:val="0"/>
          <w:divBdr>
            <w:top w:val="none" w:sz="0" w:space="0" w:color="auto"/>
            <w:left w:val="none" w:sz="0" w:space="0" w:color="auto"/>
            <w:bottom w:val="none" w:sz="0" w:space="0" w:color="auto"/>
            <w:right w:val="none" w:sz="0" w:space="0" w:color="auto"/>
          </w:divBdr>
        </w:div>
        <w:div w:id="964584349">
          <w:marLeft w:val="480"/>
          <w:marRight w:val="0"/>
          <w:marTop w:val="0"/>
          <w:marBottom w:val="0"/>
          <w:divBdr>
            <w:top w:val="none" w:sz="0" w:space="0" w:color="auto"/>
            <w:left w:val="none" w:sz="0" w:space="0" w:color="auto"/>
            <w:bottom w:val="none" w:sz="0" w:space="0" w:color="auto"/>
            <w:right w:val="none" w:sz="0" w:space="0" w:color="auto"/>
          </w:divBdr>
        </w:div>
        <w:div w:id="991715529">
          <w:marLeft w:val="480"/>
          <w:marRight w:val="0"/>
          <w:marTop w:val="0"/>
          <w:marBottom w:val="0"/>
          <w:divBdr>
            <w:top w:val="none" w:sz="0" w:space="0" w:color="auto"/>
            <w:left w:val="none" w:sz="0" w:space="0" w:color="auto"/>
            <w:bottom w:val="none" w:sz="0" w:space="0" w:color="auto"/>
            <w:right w:val="none" w:sz="0" w:space="0" w:color="auto"/>
          </w:divBdr>
        </w:div>
        <w:div w:id="1025836616">
          <w:marLeft w:val="480"/>
          <w:marRight w:val="0"/>
          <w:marTop w:val="0"/>
          <w:marBottom w:val="0"/>
          <w:divBdr>
            <w:top w:val="none" w:sz="0" w:space="0" w:color="auto"/>
            <w:left w:val="none" w:sz="0" w:space="0" w:color="auto"/>
            <w:bottom w:val="none" w:sz="0" w:space="0" w:color="auto"/>
            <w:right w:val="none" w:sz="0" w:space="0" w:color="auto"/>
          </w:divBdr>
        </w:div>
        <w:div w:id="1038896895">
          <w:marLeft w:val="480"/>
          <w:marRight w:val="0"/>
          <w:marTop w:val="0"/>
          <w:marBottom w:val="0"/>
          <w:divBdr>
            <w:top w:val="none" w:sz="0" w:space="0" w:color="auto"/>
            <w:left w:val="none" w:sz="0" w:space="0" w:color="auto"/>
            <w:bottom w:val="none" w:sz="0" w:space="0" w:color="auto"/>
            <w:right w:val="none" w:sz="0" w:space="0" w:color="auto"/>
          </w:divBdr>
        </w:div>
        <w:div w:id="1053310495">
          <w:marLeft w:val="480"/>
          <w:marRight w:val="0"/>
          <w:marTop w:val="0"/>
          <w:marBottom w:val="0"/>
          <w:divBdr>
            <w:top w:val="none" w:sz="0" w:space="0" w:color="auto"/>
            <w:left w:val="none" w:sz="0" w:space="0" w:color="auto"/>
            <w:bottom w:val="none" w:sz="0" w:space="0" w:color="auto"/>
            <w:right w:val="none" w:sz="0" w:space="0" w:color="auto"/>
          </w:divBdr>
        </w:div>
        <w:div w:id="1096558799">
          <w:marLeft w:val="480"/>
          <w:marRight w:val="0"/>
          <w:marTop w:val="0"/>
          <w:marBottom w:val="0"/>
          <w:divBdr>
            <w:top w:val="none" w:sz="0" w:space="0" w:color="auto"/>
            <w:left w:val="none" w:sz="0" w:space="0" w:color="auto"/>
            <w:bottom w:val="none" w:sz="0" w:space="0" w:color="auto"/>
            <w:right w:val="none" w:sz="0" w:space="0" w:color="auto"/>
          </w:divBdr>
        </w:div>
        <w:div w:id="1109934499">
          <w:marLeft w:val="480"/>
          <w:marRight w:val="0"/>
          <w:marTop w:val="0"/>
          <w:marBottom w:val="0"/>
          <w:divBdr>
            <w:top w:val="none" w:sz="0" w:space="0" w:color="auto"/>
            <w:left w:val="none" w:sz="0" w:space="0" w:color="auto"/>
            <w:bottom w:val="none" w:sz="0" w:space="0" w:color="auto"/>
            <w:right w:val="none" w:sz="0" w:space="0" w:color="auto"/>
          </w:divBdr>
        </w:div>
        <w:div w:id="1324430200">
          <w:marLeft w:val="480"/>
          <w:marRight w:val="0"/>
          <w:marTop w:val="0"/>
          <w:marBottom w:val="0"/>
          <w:divBdr>
            <w:top w:val="none" w:sz="0" w:space="0" w:color="auto"/>
            <w:left w:val="none" w:sz="0" w:space="0" w:color="auto"/>
            <w:bottom w:val="none" w:sz="0" w:space="0" w:color="auto"/>
            <w:right w:val="none" w:sz="0" w:space="0" w:color="auto"/>
          </w:divBdr>
        </w:div>
        <w:div w:id="1332485413">
          <w:marLeft w:val="480"/>
          <w:marRight w:val="0"/>
          <w:marTop w:val="0"/>
          <w:marBottom w:val="0"/>
          <w:divBdr>
            <w:top w:val="none" w:sz="0" w:space="0" w:color="auto"/>
            <w:left w:val="none" w:sz="0" w:space="0" w:color="auto"/>
            <w:bottom w:val="none" w:sz="0" w:space="0" w:color="auto"/>
            <w:right w:val="none" w:sz="0" w:space="0" w:color="auto"/>
          </w:divBdr>
        </w:div>
        <w:div w:id="1415973941">
          <w:marLeft w:val="480"/>
          <w:marRight w:val="0"/>
          <w:marTop w:val="0"/>
          <w:marBottom w:val="0"/>
          <w:divBdr>
            <w:top w:val="none" w:sz="0" w:space="0" w:color="auto"/>
            <w:left w:val="none" w:sz="0" w:space="0" w:color="auto"/>
            <w:bottom w:val="none" w:sz="0" w:space="0" w:color="auto"/>
            <w:right w:val="none" w:sz="0" w:space="0" w:color="auto"/>
          </w:divBdr>
        </w:div>
        <w:div w:id="1419446948">
          <w:marLeft w:val="480"/>
          <w:marRight w:val="0"/>
          <w:marTop w:val="0"/>
          <w:marBottom w:val="0"/>
          <w:divBdr>
            <w:top w:val="none" w:sz="0" w:space="0" w:color="auto"/>
            <w:left w:val="none" w:sz="0" w:space="0" w:color="auto"/>
            <w:bottom w:val="none" w:sz="0" w:space="0" w:color="auto"/>
            <w:right w:val="none" w:sz="0" w:space="0" w:color="auto"/>
          </w:divBdr>
        </w:div>
        <w:div w:id="1451439913">
          <w:marLeft w:val="480"/>
          <w:marRight w:val="0"/>
          <w:marTop w:val="0"/>
          <w:marBottom w:val="0"/>
          <w:divBdr>
            <w:top w:val="none" w:sz="0" w:space="0" w:color="auto"/>
            <w:left w:val="none" w:sz="0" w:space="0" w:color="auto"/>
            <w:bottom w:val="none" w:sz="0" w:space="0" w:color="auto"/>
            <w:right w:val="none" w:sz="0" w:space="0" w:color="auto"/>
          </w:divBdr>
        </w:div>
        <w:div w:id="1461339397">
          <w:marLeft w:val="480"/>
          <w:marRight w:val="0"/>
          <w:marTop w:val="0"/>
          <w:marBottom w:val="0"/>
          <w:divBdr>
            <w:top w:val="none" w:sz="0" w:space="0" w:color="auto"/>
            <w:left w:val="none" w:sz="0" w:space="0" w:color="auto"/>
            <w:bottom w:val="none" w:sz="0" w:space="0" w:color="auto"/>
            <w:right w:val="none" w:sz="0" w:space="0" w:color="auto"/>
          </w:divBdr>
        </w:div>
        <w:div w:id="1487890800">
          <w:marLeft w:val="480"/>
          <w:marRight w:val="0"/>
          <w:marTop w:val="0"/>
          <w:marBottom w:val="0"/>
          <w:divBdr>
            <w:top w:val="none" w:sz="0" w:space="0" w:color="auto"/>
            <w:left w:val="none" w:sz="0" w:space="0" w:color="auto"/>
            <w:bottom w:val="none" w:sz="0" w:space="0" w:color="auto"/>
            <w:right w:val="none" w:sz="0" w:space="0" w:color="auto"/>
          </w:divBdr>
        </w:div>
        <w:div w:id="1502575385">
          <w:marLeft w:val="480"/>
          <w:marRight w:val="0"/>
          <w:marTop w:val="0"/>
          <w:marBottom w:val="0"/>
          <w:divBdr>
            <w:top w:val="none" w:sz="0" w:space="0" w:color="auto"/>
            <w:left w:val="none" w:sz="0" w:space="0" w:color="auto"/>
            <w:bottom w:val="none" w:sz="0" w:space="0" w:color="auto"/>
            <w:right w:val="none" w:sz="0" w:space="0" w:color="auto"/>
          </w:divBdr>
        </w:div>
        <w:div w:id="1535734255">
          <w:marLeft w:val="480"/>
          <w:marRight w:val="0"/>
          <w:marTop w:val="0"/>
          <w:marBottom w:val="0"/>
          <w:divBdr>
            <w:top w:val="none" w:sz="0" w:space="0" w:color="auto"/>
            <w:left w:val="none" w:sz="0" w:space="0" w:color="auto"/>
            <w:bottom w:val="none" w:sz="0" w:space="0" w:color="auto"/>
            <w:right w:val="none" w:sz="0" w:space="0" w:color="auto"/>
          </w:divBdr>
        </w:div>
        <w:div w:id="1542746539">
          <w:marLeft w:val="480"/>
          <w:marRight w:val="0"/>
          <w:marTop w:val="0"/>
          <w:marBottom w:val="0"/>
          <w:divBdr>
            <w:top w:val="none" w:sz="0" w:space="0" w:color="auto"/>
            <w:left w:val="none" w:sz="0" w:space="0" w:color="auto"/>
            <w:bottom w:val="none" w:sz="0" w:space="0" w:color="auto"/>
            <w:right w:val="none" w:sz="0" w:space="0" w:color="auto"/>
          </w:divBdr>
        </w:div>
        <w:div w:id="1573737979">
          <w:marLeft w:val="480"/>
          <w:marRight w:val="0"/>
          <w:marTop w:val="0"/>
          <w:marBottom w:val="0"/>
          <w:divBdr>
            <w:top w:val="none" w:sz="0" w:space="0" w:color="auto"/>
            <w:left w:val="none" w:sz="0" w:space="0" w:color="auto"/>
            <w:bottom w:val="none" w:sz="0" w:space="0" w:color="auto"/>
            <w:right w:val="none" w:sz="0" w:space="0" w:color="auto"/>
          </w:divBdr>
        </w:div>
        <w:div w:id="1582329819">
          <w:marLeft w:val="480"/>
          <w:marRight w:val="0"/>
          <w:marTop w:val="0"/>
          <w:marBottom w:val="0"/>
          <w:divBdr>
            <w:top w:val="none" w:sz="0" w:space="0" w:color="auto"/>
            <w:left w:val="none" w:sz="0" w:space="0" w:color="auto"/>
            <w:bottom w:val="none" w:sz="0" w:space="0" w:color="auto"/>
            <w:right w:val="none" w:sz="0" w:space="0" w:color="auto"/>
          </w:divBdr>
        </w:div>
        <w:div w:id="1625191621">
          <w:marLeft w:val="480"/>
          <w:marRight w:val="0"/>
          <w:marTop w:val="0"/>
          <w:marBottom w:val="0"/>
          <w:divBdr>
            <w:top w:val="none" w:sz="0" w:space="0" w:color="auto"/>
            <w:left w:val="none" w:sz="0" w:space="0" w:color="auto"/>
            <w:bottom w:val="none" w:sz="0" w:space="0" w:color="auto"/>
            <w:right w:val="none" w:sz="0" w:space="0" w:color="auto"/>
          </w:divBdr>
        </w:div>
        <w:div w:id="1697149659">
          <w:marLeft w:val="480"/>
          <w:marRight w:val="0"/>
          <w:marTop w:val="0"/>
          <w:marBottom w:val="0"/>
          <w:divBdr>
            <w:top w:val="none" w:sz="0" w:space="0" w:color="auto"/>
            <w:left w:val="none" w:sz="0" w:space="0" w:color="auto"/>
            <w:bottom w:val="none" w:sz="0" w:space="0" w:color="auto"/>
            <w:right w:val="none" w:sz="0" w:space="0" w:color="auto"/>
          </w:divBdr>
        </w:div>
        <w:div w:id="1713070465">
          <w:marLeft w:val="480"/>
          <w:marRight w:val="0"/>
          <w:marTop w:val="0"/>
          <w:marBottom w:val="0"/>
          <w:divBdr>
            <w:top w:val="none" w:sz="0" w:space="0" w:color="auto"/>
            <w:left w:val="none" w:sz="0" w:space="0" w:color="auto"/>
            <w:bottom w:val="none" w:sz="0" w:space="0" w:color="auto"/>
            <w:right w:val="none" w:sz="0" w:space="0" w:color="auto"/>
          </w:divBdr>
        </w:div>
        <w:div w:id="1886940044">
          <w:marLeft w:val="480"/>
          <w:marRight w:val="0"/>
          <w:marTop w:val="0"/>
          <w:marBottom w:val="0"/>
          <w:divBdr>
            <w:top w:val="none" w:sz="0" w:space="0" w:color="auto"/>
            <w:left w:val="none" w:sz="0" w:space="0" w:color="auto"/>
            <w:bottom w:val="none" w:sz="0" w:space="0" w:color="auto"/>
            <w:right w:val="none" w:sz="0" w:space="0" w:color="auto"/>
          </w:divBdr>
        </w:div>
        <w:div w:id="1938059147">
          <w:marLeft w:val="480"/>
          <w:marRight w:val="0"/>
          <w:marTop w:val="0"/>
          <w:marBottom w:val="0"/>
          <w:divBdr>
            <w:top w:val="none" w:sz="0" w:space="0" w:color="auto"/>
            <w:left w:val="none" w:sz="0" w:space="0" w:color="auto"/>
            <w:bottom w:val="none" w:sz="0" w:space="0" w:color="auto"/>
            <w:right w:val="none" w:sz="0" w:space="0" w:color="auto"/>
          </w:divBdr>
        </w:div>
        <w:div w:id="1943489554">
          <w:marLeft w:val="480"/>
          <w:marRight w:val="0"/>
          <w:marTop w:val="0"/>
          <w:marBottom w:val="0"/>
          <w:divBdr>
            <w:top w:val="none" w:sz="0" w:space="0" w:color="auto"/>
            <w:left w:val="none" w:sz="0" w:space="0" w:color="auto"/>
            <w:bottom w:val="none" w:sz="0" w:space="0" w:color="auto"/>
            <w:right w:val="none" w:sz="0" w:space="0" w:color="auto"/>
          </w:divBdr>
        </w:div>
        <w:div w:id="1970936643">
          <w:marLeft w:val="480"/>
          <w:marRight w:val="0"/>
          <w:marTop w:val="0"/>
          <w:marBottom w:val="0"/>
          <w:divBdr>
            <w:top w:val="none" w:sz="0" w:space="0" w:color="auto"/>
            <w:left w:val="none" w:sz="0" w:space="0" w:color="auto"/>
            <w:bottom w:val="none" w:sz="0" w:space="0" w:color="auto"/>
            <w:right w:val="none" w:sz="0" w:space="0" w:color="auto"/>
          </w:divBdr>
        </w:div>
        <w:div w:id="2035115036">
          <w:marLeft w:val="480"/>
          <w:marRight w:val="0"/>
          <w:marTop w:val="0"/>
          <w:marBottom w:val="0"/>
          <w:divBdr>
            <w:top w:val="none" w:sz="0" w:space="0" w:color="auto"/>
            <w:left w:val="none" w:sz="0" w:space="0" w:color="auto"/>
            <w:bottom w:val="none" w:sz="0" w:space="0" w:color="auto"/>
            <w:right w:val="none" w:sz="0" w:space="0" w:color="auto"/>
          </w:divBdr>
        </w:div>
        <w:div w:id="2057855447">
          <w:marLeft w:val="480"/>
          <w:marRight w:val="0"/>
          <w:marTop w:val="0"/>
          <w:marBottom w:val="0"/>
          <w:divBdr>
            <w:top w:val="none" w:sz="0" w:space="0" w:color="auto"/>
            <w:left w:val="none" w:sz="0" w:space="0" w:color="auto"/>
            <w:bottom w:val="none" w:sz="0" w:space="0" w:color="auto"/>
            <w:right w:val="none" w:sz="0" w:space="0" w:color="auto"/>
          </w:divBdr>
        </w:div>
        <w:div w:id="2082675841">
          <w:marLeft w:val="480"/>
          <w:marRight w:val="0"/>
          <w:marTop w:val="0"/>
          <w:marBottom w:val="0"/>
          <w:divBdr>
            <w:top w:val="none" w:sz="0" w:space="0" w:color="auto"/>
            <w:left w:val="none" w:sz="0" w:space="0" w:color="auto"/>
            <w:bottom w:val="none" w:sz="0" w:space="0" w:color="auto"/>
            <w:right w:val="none" w:sz="0" w:space="0" w:color="auto"/>
          </w:divBdr>
        </w:div>
        <w:div w:id="2123567605">
          <w:marLeft w:val="480"/>
          <w:marRight w:val="0"/>
          <w:marTop w:val="0"/>
          <w:marBottom w:val="0"/>
          <w:divBdr>
            <w:top w:val="none" w:sz="0" w:space="0" w:color="auto"/>
            <w:left w:val="none" w:sz="0" w:space="0" w:color="auto"/>
            <w:bottom w:val="none" w:sz="0" w:space="0" w:color="auto"/>
            <w:right w:val="none" w:sz="0" w:space="0" w:color="auto"/>
          </w:divBdr>
        </w:div>
      </w:divsChild>
    </w:div>
    <w:div w:id="197620242">
      <w:marLeft w:val="640"/>
      <w:marRight w:val="0"/>
      <w:marTop w:val="0"/>
      <w:marBottom w:val="0"/>
      <w:divBdr>
        <w:top w:val="none" w:sz="0" w:space="0" w:color="auto"/>
        <w:left w:val="none" w:sz="0" w:space="0" w:color="auto"/>
        <w:bottom w:val="none" w:sz="0" w:space="0" w:color="auto"/>
        <w:right w:val="none" w:sz="0" w:space="0" w:color="auto"/>
      </w:divBdr>
    </w:div>
    <w:div w:id="198514830">
      <w:marLeft w:val="640"/>
      <w:marRight w:val="0"/>
      <w:marTop w:val="0"/>
      <w:marBottom w:val="0"/>
      <w:divBdr>
        <w:top w:val="none" w:sz="0" w:space="0" w:color="auto"/>
        <w:left w:val="none" w:sz="0" w:space="0" w:color="auto"/>
        <w:bottom w:val="none" w:sz="0" w:space="0" w:color="auto"/>
        <w:right w:val="none" w:sz="0" w:space="0" w:color="auto"/>
      </w:divBdr>
    </w:div>
    <w:div w:id="198516275">
      <w:marLeft w:val="640"/>
      <w:marRight w:val="0"/>
      <w:marTop w:val="0"/>
      <w:marBottom w:val="0"/>
      <w:divBdr>
        <w:top w:val="none" w:sz="0" w:space="0" w:color="auto"/>
        <w:left w:val="none" w:sz="0" w:space="0" w:color="auto"/>
        <w:bottom w:val="none" w:sz="0" w:space="0" w:color="auto"/>
        <w:right w:val="none" w:sz="0" w:space="0" w:color="auto"/>
      </w:divBdr>
    </w:div>
    <w:div w:id="198594924">
      <w:marLeft w:val="640"/>
      <w:marRight w:val="0"/>
      <w:marTop w:val="0"/>
      <w:marBottom w:val="0"/>
      <w:divBdr>
        <w:top w:val="none" w:sz="0" w:space="0" w:color="auto"/>
        <w:left w:val="none" w:sz="0" w:space="0" w:color="auto"/>
        <w:bottom w:val="none" w:sz="0" w:space="0" w:color="auto"/>
        <w:right w:val="none" w:sz="0" w:space="0" w:color="auto"/>
      </w:divBdr>
    </w:div>
    <w:div w:id="198931363">
      <w:marLeft w:val="640"/>
      <w:marRight w:val="0"/>
      <w:marTop w:val="0"/>
      <w:marBottom w:val="0"/>
      <w:divBdr>
        <w:top w:val="none" w:sz="0" w:space="0" w:color="auto"/>
        <w:left w:val="none" w:sz="0" w:space="0" w:color="auto"/>
        <w:bottom w:val="none" w:sz="0" w:space="0" w:color="auto"/>
        <w:right w:val="none" w:sz="0" w:space="0" w:color="auto"/>
      </w:divBdr>
    </w:div>
    <w:div w:id="199511909">
      <w:marLeft w:val="640"/>
      <w:marRight w:val="0"/>
      <w:marTop w:val="0"/>
      <w:marBottom w:val="0"/>
      <w:divBdr>
        <w:top w:val="none" w:sz="0" w:space="0" w:color="auto"/>
        <w:left w:val="none" w:sz="0" w:space="0" w:color="auto"/>
        <w:bottom w:val="none" w:sz="0" w:space="0" w:color="auto"/>
        <w:right w:val="none" w:sz="0" w:space="0" w:color="auto"/>
      </w:divBdr>
    </w:div>
    <w:div w:id="200245109">
      <w:marLeft w:val="640"/>
      <w:marRight w:val="0"/>
      <w:marTop w:val="0"/>
      <w:marBottom w:val="0"/>
      <w:divBdr>
        <w:top w:val="none" w:sz="0" w:space="0" w:color="auto"/>
        <w:left w:val="none" w:sz="0" w:space="0" w:color="auto"/>
        <w:bottom w:val="none" w:sz="0" w:space="0" w:color="auto"/>
        <w:right w:val="none" w:sz="0" w:space="0" w:color="auto"/>
      </w:divBdr>
    </w:div>
    <w:div w:id="200484893">
      <w:marLeft w:val="640"/>
      <w:marRight w:val="0"/>
      <w:marTop w:val="0"/>
      <w:marBottom w:val="0"/>
      <w:divBdr>
        <w:top w:val="none" w:sz="0" w:space="0" w:color="auto"/>
        <w:left w:val="none" w:sz="0" w:space="0" w:color="auto"/>
        <w:bottom w:val="none" w:sz="0" w:space="0" w:color="auto"/>
        <w:right w:val="none" w:sz="0" w:space="0" w:color="auto"/>
      </w:divBdr>
    </w:div>
    <w:div w:id="200554229">
      <w:marLeft w:val="640"/>
      <w:marRight w:val="0"/>
      <w:marTop w:val="0"/>
      <w:marBottom w:val="0"/>
      <w:divBdr>
        <w:top w:val="none" w:sz="0" w:space="0" w:color="auto"/>
        <w:left w:val="none" w:sz="0" w:space="0" w:color="auto"/>
        <w:bottom w:val="none" w:sz="0" w:space="0" w:color="auto"/>
        <w:right w:val="none" w:sz="0" w:space="0" w:color="auto"/>
      </w:divBdr>
    </w:div>
    <w:div w:id="200671272">
      <w:marLeft w:val="640"/>
      <w:marRight w:val="0"/>
      <w:marTop w:val="0"/>
      <w:marBottom w:val="0"/>
      <w:divBdr>
        <w:top w:val="none" w:sz="0" w:space="0" w:color="auto"/>
        <w:left w:val="none" w:sz="0" w:space="0" w:color="auto"/>
        <w:bottom w:val="none" w:sz="0" w:space="0" w:color="auto"/>
        <w:right w:val="none" w:sz="0" w:space="0" w:color="auto"/>
      </w:divBdr>
    </w:div>
    <w:div w:id="201476521">
      <w:marLeft w:val="640"/>
      <w:marRight w:val="0"/>
      <w:marTop w:val="0"/>
      <w:marBottom w:val="0"/>
      <w:divBdr>
        <w:top w:val="none" w:sz="0" w:space="0" w:color="auto"/>
        <w:left w:val="none" w:sz="0" w:space="0" w:color="auto"/>
        <w:bottom w:val="none" w:sz="0" w:space="0" w:color="auto"/>
        <w:right w:val="none" w:sz="0" w:space="0" w:color="auto"/>
      </w:divBdr>
    </w:div>
    <w:div w:id="201596852">
      <w:bodyDiv w:val="1"/>
      <w:marLeft w:val="0"/>
      <w:marRight w:val="0"/>
      <w:marTop w:val="0"/>
      <w:marBottom w:val="0"/>
      <w:divBdr>
        <w:top w:val="none" w:sz="0" w:space="0" w:color="auto"/>
        <w:left w:val="none" w:sz="0" w:space="0" w:color="auto"/>
        <w:bottom w:val="none" w:sz="0" w:space="0" w:color="auto"/>
        <w:right w:val="none" w:sz="0" w:space="0" w:color="auto"/>
      </w:divBdr>
    </w:div>
    <w:div w:id="201677006">
      <w:marLeft w:val="640"/>
      <w:marRight w:val="0"/>
      <w:marTop w:val="0"/>
      <w:marBottom w:val="0"/>
      <w:divBdr>
        <w:top w:val="none" w:sz="0" w:space="0" w:color="auto"/>
        <w:left w:val="none" w:sz="0" w:space="0" w:color="auto"/>
        <w:bottom w:val="none" w:sz="0" w:space="0" w:color="auto"/>
        <w:right w:val="none" w:sz="0" w:space="0" w:color="auto"/>
      </w:divBdr>
    </w:div>
    <w:div w:id="202208093">
      <w:marLeft w:val="640"/>
      <w:marRight w:val="0"/>
      <w:marTop w:val="0"/>
      <w:marBottom w:val="0"/>
      <w:divBdr>
        <w:top w:val="none" w:sz="0" w:space="0" w:color="auto"/>
        <w:left w:val="none" w:sz="0" w:space="0" w:color="auto"/>
        <w:bottom w:val="none" w:sz="0" w:space="0" w:color="auto"/>
        <w:right w:val="none" w:sz="0" w:space="0" w:color="auto"/>
      </w:divBdr>
    </w:div>
    <w:div w:id="204292490">
      <w:bodyDiv w:val="1"/>
      <w:marLeft w:val="0"/>
      <w:marRight w:val="0"/>
      <w:marTop w:val="0"/>
      <w:marBottom w:val="0"/>
      <w:divBdr>
        <w:top w:val="none" w:sz="0" w:space="0" w:color="auto"/>
        <w:left w:val="none" w:sz="0" w:space="0" w:color="auto"/>
        <w:bottom w:val="none" w:sz="0" w:space="0" w:color="auto"/>
        <w:right w:val="none" w:sz="0" w:space="0" w:color="auto"/>
      </w:divBdr>
    </w:div>
    <w:div w:id="204414137">
      <w:marLeft w:val="640"/>
      <w:marRight w:val="0"/>
      <w:marTop w:val="0"/>
      <w:marBottom w:val="0"/>
      <w:divBdr>
        <w:top w:val="none" w:sz="0" w:space="0" w:color="auto"/>
        <w:left w:val="none" w:sz="0" w:space="0" w:color="auto"/>
        <w:bottom w:val="none" w:sz="0" w:space="0" w:color="auto"/>
        <w:right w:val="none" w:sz="0" w:space="0" w:color="auto"/>
      </w:divBdr>
    </w:div>
    <w:div w:id="204609210">
      <w:marLeft w:val="640"/>
      <w:marRight w:val="0"/>
      <w:marTop w:val="0"/>
      <w:marBottom w:val="0"/>
      <w:divBdr>
        <w:top w:val="none" w:sz="0" w:space="0" w:color="auto"/>
        <w:left w:val="none" w:sz="0" w:space="0" w:color="auto"/>
        <w:bottom w:val="none" w:sz="0" w:space="0" w:color="auto"/>
        <w:right w:val="none" w:sz="0" w:space="0" w:color="auto"/>
      </w:divBdr>
    </w:div>
    <w:div w:id="205216437">
      <w:marLeft w:val="480"/>
      <w:marRight w:val="0"/>
      <w:marTop w:val="0"/>
      <w:marBottom w:val="0"/>
      <w:divBdr>
        <w:top w:val="none" w:sz="0" w:space="0" w:color="auto"/>
        <w:left w:val="none" w:sz="0" w:space="0" w:color="auto"/>
        <w:bottom w:val="none" w:sz="0" w:space="0" w:color="auto"/>
        <w:right w:val="none" w:sz="0" w:space="0" w:color="auto"/>
      </w:divBdr>
    </w:div>
    <w:div w:id="205532664">
      <w:marLeft w:val="640"/>
      <w:marRight w:val="0"/>
      <w:marTop w:val="0"/>
      <w:marBottom w:val="0"/>
      <w:divBdr>
        <w:top w:val="none" w:sz="0" w:space="0" w:color="auto"/>
        <w:left w:val="none" w:sz="0" w:space="0" w:color="auto"/>
        <w:bottom w:val="none" w:sz="0" w:space="0" w:color="auto"/>
        <w:right w:val="none" w:sz="0" w:space="0" w:color="auto"/>
      </w:divBdr>
    </w:div>
    <w:div w:id="205684061">
      <w:marLeft w:val="640"/>
      <w:marRight w:val="0"/>
      <w:marTop w:val="0"/>
      <w:marBottom w:val="0"/>
      <w:divBdr>
        <w:top w:val="none" w:sz="0" w:space="0" w:color="auto"/>
        <w:left w:val="none" w:sz="0" w:space="0" w:color="auto"/>
        <w:bottom w:val="none" w:sz="0" w:space="0" w:color="auto"/>
        <w:right w:val="none" w:sz="0" w:space="0" w:color="auto"/>
      </w:divBdr>
    </w:div>
    <w:div w:id="205724547">
      <w:marLeft w:val="640"/>
      <w:marRight w:val="0"/>
      <w:marTop w:val="0"/>
      <w:marBottom w:val="0"/>
      <w:divBdr>
        <w:top w:val="none" w:sz="0" w:space="0" w:color="auto"/>
        <w:left w:val="none" w:sz="0" w:space="0" w:color="auto"/>
        <w:bottom w:val="none" w:sz="0" w:space="0" w:color="auto"/>
        <w:right w:val="none" w:sz="0" w:space="0" w:color="auto"/>
      </w:divBdr>
    </w:div>
    <w:div w:id="205990340">
      <w:marLeft w:val="640"/>
      <w:marRight w:val="0"/>
      <w:marTop w:val="0"/>
      <w:marBottom w:val="0"/>
      <w:divBdr>
        <w:top w:val="none" w:sz="0" w:space="0" w:color="auto"/>
        <w:left w:val="none" w:sz="0" w:space="0" w:color="auto"/>
        <w:bottom w:val="none" w:sz="0" w:space="0" w:color="auto"/>
        <w:right w:val="none" w:sz="0" w:space="0" w:color="auto"/>
      </w:divBdr>
    </w:div>
    <w:div w:id="206376138">
      <w:marLeft w:val="640"/>
      <w:marRight w:val="0"/>
      <w:marTop w:val="0"/>
      <w:marBottom w:val="0"/>
      <w:divBdr>
        <w:top w:val="none" w:sz="0" w:space="0" w:color="auto"/>
        <w:left w:val="none" w:sz="0" w:space="0" w:color="auto"/>
        <w:bottom w:val="none" w:sz="0" w:space="0" w:color="auto"/>
        <w:right w:val="none" w:sz="0" w:space="0" w:color="auto"/>
      </w:divBdr>
    </w:div>
    <w:div w:id="206844210">
      <w:marLeft w:val="640"/>
      <w:marRight w:val="0"/>
      <w:marTop w:val="0"/>
      <w:marBottom w:val="0"/>
      <w:divBdr>
        <w:top w:val="none" w:sz="0" w:space="0" w:color="auto"/>
        <w:left w:val="none" w:sz="0" w:space="0" w:color="auto"/>
        <w:bottom w:val="none" w:sz="0" w:space="0" w:color="auto"/>
        <w:right w:val="none" w:sz="0" w:space="0" w:color="auto"/>
      </w:divBdr>
    </w:div>
    <w:div w:id="207035117">
      <w:marLeft w:val="640"/>
      <w:marRight w:val="0"/>
      <w:marTop w:val="0"/>
      <w:marBottom w:val="0"/>
      <w:divBdr>
        <w:top w:val="none" w:sz="0" w:space="0" w:color="auto"/>
        <w:left w:val="none" w:sz="0" w:space="0" w:color="auto"/>
        <w:bottom w:val="none" w:sz="0" w:space="0" w:color="auto"/>
        <w:right w:val="none" w:sz="0" w:space="0" w:color="auto"/>
      </w:divBdr>
    </w:div>
    <w:div w:id="208154381">
      <w:marLeft w:val="640"/>
      <w:marRight w:val="0"/>
      <w:marTop w:val="0"/>
      <w:marBottom w:val="0"/>
      <w:divBdr>
        <w:top w:val="none" w:sz="0" w:space="0" w:color="auto"/>
        <w:left w:val="none" w:sz="0" w:space="0" w:color="auto"/>
        <w:bottom w:val="none" w:sz="0" w:space="0" w:color="auto"/>
        <w:right w:val="none" w:sz="0" w:space="0" w:color="auto"/>
      </w:divBdr>
    </w:div>
    <w:div w:id="208225649">
      <w:marLeft w:val="640"/>
      <w:marRight w:val="0"/>
      <w:marTop w:val="0"/>
      <w:marBottom w:val="0"/>
      <w:divBdr>
        <w:top w:val="none" w:sz="0" w:space="0" w:color="auto"/>
        <w:left w:val="none" w:sz="0" w:space="0" w:color="auto"/>
        <w:bottom w:val="none" w:sz="0" w:space="0" w:color="auto"/>
        <w:right w:val="none" w:sz="0" w:space="0" w:color="auto"/>
      </w:divBdr>
    </w:div>
    <w:div w:id="208304940">
      <w:marLeft w:val="640"/>
      <w:marRight w:val="0"/>
      <w:marTop w:val="0"/>
      <w:marBottom w:val="0"/>
      <w:divBdr>
        <w:top w:val="none" w:sz="0" w:space="0" w:color="auto"/>
        <w:left w:val="none" w:sz="0" w:space="0" w:color="auto"/>
        <w:bottom w:val="none" w:sz="0" w:space="0" w:color="auto"/>
        <w:right w:val="none" w:sz="0" w:space="0" w:color="auto"/>
      </w:divBdr>
    </w:div>
    <w:div w:id="208495156">
      <w:marLeft w:val="640"/>
      <w:marRight w:val="0"/>
      <w:marTop w:val="0"/>
      <w:marBottom w:val="0"/>
      <w:divBdr>
        <w:top w:val="none" w:sz="0" w:space="0" w:color="auto"/>
        <w:left w:val="none" w:sz="0" w:space="0" w:color="auto"/>
        <w:bottom w:val="none" w:sz="0" w:space="0" w:color="auto"/>
        <w:right w:val="none" w:sz="0" w:space="0" w:color="auto"/>
      </w:divBdr>
    </w:div>
    <w:div w:id="208497268">
      <w:marLeft w:val="640"/>
      <w:marRight w:val="0"/>
      <w:marTop w:val="0"/>
      <w:marBottom w:val="0"/>
      <w:divBdr>
        <w:top w:val="none" w:sz="0" w:space="0" w:color="auto"/>
        <w:left w:val="none" w:sz="0" w:space="0" w:color="auto"/>
        <w:bottom w:val="none" w:sz="0" w:space="0" w:color="auto"/>
        <w:right w:val="none" w:sz="0" w:space="0" w:color="auto"/>
      </w:divBdr>
    </w:div>
    <w:div w:id="208693174">
      <w:marLeft w:val="640"/>
      <w:marRight w:val="0"/>
      <w:marTop w:val="0"/>
      <w:marBottom w:val="0"/>
      <w:divBdr>
        <w:top w:val="none" w:sz="0" w:space="0" w:color="auto"/>
        <w:left w:val="none" w:sz="0" w:space="0" w:color="auto"/>
        <w:bottom w:val="none" w:sz="0" w:space="0" w:color="auto"/>
        <w:right w:val="none" w:sz="0" w:space="0" w:color="auto"/>
      </w:divBdr>
    </w:div>
    <w:div w:id="208763676">
      <w:bodyDiv w:val="1"/>
      <w:marLeft w:val="0"/>
      <w:marRight w:val="0"/>
      <w:marTop w:val="0"/>
      <w:marBottom w:val="0"/>
      <w:divBdr>
        <w:top w:val="none" w:sz="0" w:space="0" w:color="auto"/>
        <w:left w:val="none" w:sz="0" w:space="0" w:color="auto"/>
        <w:bottom w:val="none" w:sz="0" w:space="0" w:color="auto"/>
        <w:right w:val="none" w:sz="0" w:space="0" w:color="auto"/>
      </w:divBdr>
      <w:divsChild>
        <w:div w:id="1133261">
          <w:marLeft w:val="480"/>
          <w:marRight w:val="0"/>
          <w:marTop w:val="0"/>
          <w:marBottom w:val="0"/>
          <w:divBdr>
            <w:top w:val="none" w:sz="0" w:space="0" w:color="auto"/>
            <w:left w:val="none" w:sz="0" w:space="0" w:color="auto"/>
            <w:bottom w:val="none" w:sz="0" w:space="0" w:color="auto"/>
            <w:right w:val="none" w:sz="0" w:space="0" w:color="auto"/>
          </w:divBdr>
        </w:div>
        <w:div w:id="7830740">
          <w:marLeft w:val="480"/>
          <w:marRight w:val="0"/>
          <w:marTop w:val="0"/>
          <w:marBottom w:val="0"/>
          <w:divBdr>
            <w:top w:val="none" w:sz="0" w:space="0" w:color="auto"/>
            <w:left w:val="none" w:sz="0" w:space="0" w:color="auto"/>
            <w:bottom w:val="none" w:sz="0" w:space="0" w:color="auto"/>
            <w:right w:val="none" w:sz="0" w:space="0" w:color="auto"/>
          </w:divBdr>
        </w:div>
        <w:div w:id="20937604">
          <w:marLeft w:val="480"/>
          <w:marRight w:val="0"/>
          <w:marTop w:val="0"/>
          <w:marBottom w:val="0"/>
          <w:divBdr>
            <w:top w:val="none" w:sz="0" w:space="0" w:color="auto"/>
            <w:left w:val="none" w:sz="0" w:space="0" w:color="auto"/>
            <w:bottom w:val="none" w:sz="0" w:space="0" w:color="auto"/>
            <w:right w:val="none" w:sz="0" w:space="0" w:color="auto"/>
          </w:divBdr>
        </w:div>
        <w:div w:id="49807441">
          <w:marLeft w:val="480"/>
          <w:marRight w:val="0"/>
          <w:marTop w:val="0"/>
          <w:marBottom w:val="0"/>
          <w:divBdr>
            <w:top w:val="none" w:sz="0" w:space="0" w:color="auto"/>
            <w:left w:val="none" w:sz="0" w:space="0" w:color="auto"/>
            <w:bottom w:val="none" w:sz="0" w:space="0" w:color="auto"/>
            <w:right w:val="none" w:sz="0" w:space="0" w:color="auto"/>
          </w:divBdr>
        </w:div>
        <w:div w:id="51081168">
          <w:marLeft w:val="480"/>
          <w:marRight w:val="0"/>
          <w:marTop w:val="0"/>
          <w:marBottom w:val="0"/>
          <w:divBdr>
            <w:top w:val="none" w:sz="0" w:space="0" w:color="auto"/>
            <w:left w:val="none" w:sz="0" w:space="0" w:color="auto"/>
            <w:bottom w:val="none" w:sz="0" w:space="0" w:color="auto"/>
            <w:right w:val="none" w:sz="0" w:space="0" w:color="auto"/>
          </w:divBdr>
        </w:div>
        <w:div w:id="53622837">
          <w:marLeft w:val="480"/>
          <w:marRight w:val="0"/>
          <w:marTop w:val="0"/>
          <w:marBottom w:val="0"/>
          <w:divBdr>
            <w:top w:val="none" w:sz="0" w:space="0" w:color="auto"/>
            <w:left w:val="none" w:sz="0" w:space="0" w:color="auto"/>
            <w:bottom w:val="none" w:sz="0" w:space="0" w:color="auto"/>
            <w:right w:val="none" w:sz="0" w:space="0" w:color="auto"/>
          </w:divBdr>
        </w:div>
        <w:div w:id="88818164">
          <w:marLeft w:val="480"/>
          <w:marRight w:val="0"/>
          <w:marTop w:val="0"/>
          <w:marBottom w:val="0"/>
          <w:divBdr>
            <w:top w:val="none" w:sz="0" w:space="0" w:color="auto"/>
            <w:left w:val="none" w:sz="0" w:space="0" w:color="auto"/>
            <w:bottom w:val="none" w:sz="0" w:space="0" w:color="auto"/>
            <w:right w:val="none" w:sz="0" w:space="0" w:color="auto"/>
          </w:divBdr>
        </w:div>
        <w:div w:id="149947739">
          <w:marLeft w:val="480"/>
          <w:marRight w:val="0"/>
          <w:marTop w:val="0"/>
          <w:marBottom w:val="0"/>
          <w:divBdr>
            <w:top w:val="none" w:sz="0" w:space="0" w:color="auto"/>
            <w:left w:val="none" w:sz="0" w:space="0" w:color="auto"/>
            <w:bottom w:val="none" w:sz="0" w:space="0" w:color="auto"/>
            <w:right w:val="none" w:sz="0" w:space="0" w:color="auto"/>
          </w:divBdr>
        </w:div>
        <w:div w:id="166211072">
          <w:marLeft w:val="480"/>
          <w:marRight w:val="0"/>
          <w:marTop w:val="0"/>
          <w:marBottom w:val="0"/>
          <w:divBdr>
            <w:top w:val="none" w:sz="0" w:space="0" w:color="auto"/>
            <w:left w:val="none" w:sz="0" w:space="0" w:color="auto"/>
            <w:bottom w:val="none" w:sz="0" w:space="0" w:color="auto"/>
            <w:right w:val="none" w:sz="0" w:space="0" w:color="auto"/>
          </w:divBdr>
        </w:div>
        <w:div w:id="166409963">
          <w:marLeft w:val="480"/>
          <w:marRight w:val="0"/>
          <w:marTop w:val="0"/>
          <w:marBottom w:val="0"/>
          <w:divBdr>
            <w:top w:val="none" w:sz="0" w:space="0" w:color="auto"/>
            <w:left w:val="none" w:sz="0" w:space="0" w:color="auto"/>
            <w:bottom w:val="none" w:sz="0" w:space="0" w:color="auto"/>
            <w:right w:val="none" w:sz="0" w:space="0" w:color="auto"/>
          </w:divBdr>
        </w:div>
        <w:div w:id="220793299">
          <w:marLeft w:val="480"/>
          <w:marRight w:val="0"/>
          <w:marTop w:val="0"/>
          <w:marBottom w:val="0"/>
          <w:divBdr>
            <w:top w:val="none" w:sz="0" w:space="0" w:color="auto"/>
            <w:left w:val="none" w:sz="0" w:space="0" w:color="auto"/>
            <w:bottom w:val="none" w:sz="0" w:space="0" w:color="auto"/>
            <w:right w:val="none" w:sz="0" w:space="0" w:color="auto"/>
          </w:divBdr>
        </w:div>
        <w:div w:id="253589637">
          <w:marLeft w:val="480"/>
          <w:marRight w:val="0"/>
          <w:marTop w:val="0"/>
          <w:marBottom w:val="0"/>
          <w:divBdr>
            <w:top w:val="none" w:sz="0" w:space="0" w:color="auto"/>
            <w:left w:val="none" w:sz="0" w:space="0" w:color="auto"/>
            <w:bottom w:val="none" w:sz="0" w:space="0" w:color="auto"/>
            <w:right w:val="none" w:sz="0" w:space="0" w:color="auto"/>
          </w:divBdr>
        </w:div>
        <w:div w:id="320623870">
          <w:marLeft w:val="480"/>
          <w:marRight w:val="0"/>
          <w:marTop w:val="0"/>
          <w:marBottom w:val="0"/>
          <w:divBdr>
            <w:top w:val="none" w:sz="0" w:space="0" w:color="auto"/>
            <w:left w:val="none" w:sz="0" w:space="0" w:color="auto"/>
            <w:bottom w:val="none" w:sz="0" w:space="0" w:color="auto"/>
            <w:right w:val="none" w:sz="0" w:space="0" w:color="auto"/>
          </w:divBdr>
        </w:div>
        <w:div w:id="330645016">
          <w:marLeft w:val="480"/>
          <w:marRight w:val="0"/>
          <w:marTop w:val="0"/>
          <w:marBottom w:val="0"/>
          <w:divBdr>
            <w:top w:val="none" w:sz="0" w:space="0" w:color="auto"/>
            <w:left w:val="none" w:sz="0" w:space="0" w:color="auto"/>
            <w:bottom w:val="none" w:sz="0" w:space="0" w:color="auto"/>
            <w:right w:val="none" w:sz="0" w:space="0" w:color="auto"/>
          </w:divBdr>
        </w:div>
        <w:div w:id="388117555">
          <w:marLeft w:val="480"/>
          <w:marRight w:val="0"/>
          <w:marTop w:val="0"/>
          <w:marBottom w:val="0"/>
          <w:divBdr>
            <w:top w:val="none" w:sz="0" w:space="0" w:color="auto"/>
            <w:left w:val="none" w:sz="0" w:space="0" w:color="auto"/>
            <w:bottom w:val="none" w:sz="0" w:space="0" w:color="auto"/>
            <w:right w:val="none" w:sz="0" w:space="0" w:color="auto"/>
          </w:divBdr>
        </w:div>
        <w:div w:id="428156664">
          <w:marLeft w:val="480"/>
          <w:marRight w:val="0"/>
          <w:marTop w:val="0"/>
          <w:marBottom w:val="0"/>
          <w:divBdr>
            <w:top w:val="none" w:sz="0" w:space="0" w:color="auto"/>
            <w:left w:val="none" w:sz="0" w:space="0" w:color="auto"/>
            <w:bottom w:val="none" w:sz="0" w:space="0" w:color="auto"/>
            <w:right w:val="none" w:sz="0" w:space="0" w:color="auto"/>
          </w:divBdr>
        </w:div>
        <w:div w:id="609973949">
          <w:marLeft w:val="480"/>
          <w:marRight w:val="0"/>
          <w:marTop w:val="0"/>
          <w:marBottom w:val="0"/>
          <w:divBdr>
            <w:top w:val="none" w:sz="0" w:space="0" w:color="auto"/>
            <w:left w:val="none" w:sz="0" w:space="0" w:color="auto"/>
            <w:bottom w:val="none" w:sz="0" w:space="0" w:color="auto"/>
            <w:right w:val="none" w:sz="0" w:space="0" w:color="auto"/>
          </w:divBdr>
        </w:div>
        <w:div w:id="641232059">
          <w:marLeft w:val="480"/>
          <w:marRight w:val="0"/>
          <w:marTop w:val="0"/>
          <w:marBottom w:val="0"/>
          <w:divBdr>
            <w:top w:val="none" w:sz="0" w:space="0" w:color="auto"/>
            <w:left w:val="none" w:sz="0" w:space="0" w:color="auto"/>
            <w:bottom w:val="none" w:sz="0" w:space="0" w:color="auto"/>
            <w:right w:val="none" w:sz="0" w:space="0" w:color="auto"/>
          </w:divBdr>
        </w:div>
        <w:div w:id="660542554">
          <w:marLeft w:val="480"/>
          <w:marRight w:val="0"/>
          <w:marTop w:val="0"/>
          <w:marBottom w:val="0"/>
          <w:divBdr>
            <w:top w:val="none" w:sz="0" w:space="0" w:color="auto"/>
            <w:left w:val="none" w:sz="0" w:space="0" w:color="auto"/>
            <w:bottom w:val="none" w:sz="0" w:space="0" w:color="auto"/>
            <w:right w:val="none" w:sz="0" w:space="0" w:color="auto"/>
          </w:divBdr>
        </w:div>
        <w:div w:id="682512910">
          <w:marLeft w:val="480"/>
          <w:marRight w:val="0"/>
          <w:marTop w:val="0"/>
          <w:marBottom w:val="0"/>
          <w:divBdr>
            <w:top w:val="none" w:sz="0" w:space="0" w:color="auto"/>
            <w:left w:val="none" w:sz="0" w:space="0" w:color="auto"/>
            <w:bottom w:val="none" w:sz="0" w:space="0" w:color="auto"/>
            <w:right w:val="none" w:sz="0" w:space="0" w:color="auto"/>
          </w:divBdr>
        </w:div>
        <w:div w:id="686641368">
          <w:marLeft w:val="480"/>
          <w:marRight w:val="0"/>
          <w:marTop w:val="0"/>
          <w:marBottom w:val="0"/>
          <w:divBdr>
            <w:top w:val="none" w:sz="0" w:space="0" w:color="auto"/>
            <w:left w:val="none" w:sz="0" w:space="0" w:color="auto"/>
            <w:bottom w:val="none" w:sz="0" w:space="0" w:color="auto"/>
            <w:right w:val="none" w:sz="0" w:space="0" w:color="auto"/>
          </w:divBdr>
        </w:div>
        <w:div w:id="706950024">
          <w:marLeft w:val="480"/>
          <w:marRight w:val="0"/>
          <w:marTop w:val="0"/>
          <w:marBottom w:val="0"/>
          <w:divBdr>
            <w:top w:val="none" w:sz="0" w:space="0" w:color="auto"/>
            <w:left w:val="none" w:sz="0" w:space="0" w:color="auto"/>
            <w:bottom w:val="none" w:sz="0" w:space="0" w:color="auto"/>
            <w:right w:val="none" w:sz="0" w:space="0" w:color="auto"/>
          </w:divBdr>
        </w:div>
        <w:div w:id="723867425">
          <w:marLeft w:val="480"/>
          <w:marRight w:val="0"/>
          <w:marTop w:val="0"/>
          <w:marBottom w:val="0"/>
          <w:divBdr>
            <w:top w:val="none" w:sz="0" w:space="0" w:color="auto"/>
            <w:left w:val="none" w:sz="0" w:space="0" w:color="auto"/>
            <w:bottom w:val="none" w:sz="0" w:space="0" w:color="auto"/>
            <w:right w:val="none" w:sz="0" w:space="0" w:color="auto"/>
          </w:divBdr>
        </w:div>
        <w:div w:id="765806459">
          <w:marLeft w:val="480"/>
          <w:marRight w:val="0"/>
          <w:marTop w:val="0"/>
          <w:marBottom w:val="0"/>
          <w:divBdr>
            <w:top w:val="none" w:sz="0" w:space="0" w:color="auto"/>
            <w:left w:val="none" w:sz="0" w:space="0" w:color="auto"/>
            <w:bottom w:val="none" w:sz="0" w:space="0" w:color="auto"/>
            <w:right w:val="none" w:sz="0" w:space="0" w:color="auto"/>
          </w:divBdr>
        </w:div>
        <w:div w:id="768545459">
          <w:marLeft w:val="480"/>
          <w:marRight w:val="0"/>
          <w:marTop w:val="0"/>
          <w:marBottom w:val="0"/>
          <w:divBdr>
            <w:top w:val="none" w:sz="0" w:space="0" w:color="auto"/>
            <w:left w:val="none" w:sz="0" w:space="0" w:color="auto"/>
            <w:bottom w:val="none" w:sz="0" w:space="0" w:color="auto"/>
            <w:right w:val="none" w:sz="0" w:space="0" w:color="auto"/>
          </w:divBdr>
        </w:div>
        <w:div w:id="818963026">
          <w:marLeft w:val="480"/>
          <w:marRight w:val="0"/>
          <w:marTop w:val="0"/>
          <w:marBottom w:val="0"/>
          <w:divBdr>
            <w:top w:val="none" w:sz="0" w:space="0" w:color="auto"/>
            <w:left w:val="none" w:sz="0" w:space="0" w:color="auto"/>
            <w:bottom w:val="none" w:sz="0" w:space="0" w:color="auto"/>
            <w:right w:val="none" w:sz="0" w:space="0" w:color="auto"/>
          </w:divBdr>
        </w:div>
        <w:div w:id="828249406">
          <w:marLeft w:val="480"/>
          <w:marRight w:val="0"/>
          <w:marTop w:val="0"/>
          <w:marBottom w:val="0"/>
          <w:divBdr>
            <w:top w:val="none" w:sz="0" w:space="0" w:color="auto"/>
            <w:left w:val="none" w:sz="0" w:space="0" w:color="auto"/>
            <w:bottom w:val="none" w:sz="0" w:space="0" w:color="auto"/>
            <w:right w:val="none" w:sz="0" w:space="0" w:color="auto"/>
          </w:divBdr>
        </w:div>
        <w:div w:id="851258565">
          <w:marLeft w:val="480"/>
          <w:marRight w:val="0"/>
          <w:marTop w:val="0"/>
          <w:marBottom w:val="0"/>
          <w:divBdr>
            <w:top w:val="none" w:sz="0" w:space="0" w:color="auto"/>
            <w:left w:val="none" w:sz="0" w:space="0" w:color="auto"/>
            <w:bottom w:val="none" w:sz="0" w:space="0" w:color="auto"/>
            <w:right w:val="none" w:sz="0" w:space="0" w:color="auto"/>
          </w:divBdr>
        </w:div>
        <w:div w:id="956792476">
          <w:marLeft w:val="480"/>
          <w:marRight w:val="0"/>
          <w:marTop w:val="0"/>
          <w:marBottom w:val="0"/>
          <w:divBdr>
            <w:top w:val="none" w:sz="0" w:space="0" w:color="auto"/>
            <w:left w:val="none" w:sz="0" w:space="0" w:color="auto"/>
            <w:bottom w:val="none" w:sz="0" w:space="0" w:color="auto"/>
            <w:right w:val="none" w:sz="0" w:space="0" w:color="auto"/>
          </w:divBdr>
        </w:div>
        <w:div w:id="1037244636">
          <w:marLeft w:val="480"/>
          <w:marRight w:val="0"/>
          <w:marTop w:val="0"/>
          <w:marBottom w:val="0"/>
          <w:divBdr>
            <w:top w:val="none" w:sz="0" w:space="0" w:color="auto"/>
            <w:left w:val="none" w:sz="0" w:space="0" w:color="auto"/>
            <w:bottom w:val="none" w:sz="0" w:space="0" w:color="auto"/>
            <w:right w:val="none" w:sz="0" w:space="0" w:color="auto"/>
          </w:divBdr>
        </w:div>
        <w:div w:id="1052147538">
          <w:marLeft w:val="480"/>
          <w:marRight w:val="0"/>
          <w:marTop w:val="0"/>
          <w:marBottom w:val="0"/>
          <w:divBdr>
            <w:top w:val="none" w:sz="0" w:space="0" w:color="auto"/>
            <w:left w:val="none" w:sz="0" w:space="0" w:color="auto"/>
            <w:bottom w:val="none" w:sz="0" w:space="0" w:color="auto"/>
            <w:right w:val="none" w:sz="0" w:space="0" w:color="auto"/>
          </w:divBdr>
        </w:div>
        <w:div w:id="1182204088">
          <w:marLeft w:val="480"/>
          <w:marRight w:val="0"/>
          <w:marTop w:val="0"/>
          <w:marBottom w:val="0"/>
          <w:divBdr>
            <w:top w:val="none" w:sz="0" w:space="0" w:color="auto"/>
            <w:left w:val="none" w:sz="0" w:space="0" w:color="auto"/>
            <w:bottom w:val="none" w:sz="0" w:space="0" w:color="auto"/>
            <w:right w:val="none" w:sz="0" w:space="0" w:color="auto"/>
          </w:divBdr>
        </w:div>
        <w:div w:id="1214777785">
          <w:marLeft w:val="480"/>
          <w:marRight w:val="0"/>
          <w:marTop w:val="0"/>
          <w:marBottom w:val="0"/>
          <w:divBdr>
            <w:top w:val="none" w:sz="0" w:space="0" w:color="auto"/>
            <w:left w:val="none" w:sz="0" w:space="0" w:color="auto"/>
            <w:bottom w:val="none" w:sz="0" w:space="0" w:color="auto"/>
            <w:right w:val="none" w:sz="0" w:space="0" w:color="auto"/>
          </w:divBdr>
        </w:div>
        <w:div w:id="1249735807">
          <w:marLeft w:val="480"/>
          <w:marRight w:val="0"/>
          <w:marTop w:val="0"/>
          <w:marBottom w:val="0"/>
          <w:divBdr>
            <w:top w:val="none" w:sz="0" w:space="0" w:color="auto"/>
            <w:left w:val="none" w:sz="0" w:space="0" w:color="auto"/>
            <w:bottom w:val="none" w:sz="0" w:space="0" w:color="auto"/>
            <w:right w:val="none" w:sz="0" w:space="0" w:color="auto"/>
          </w:divBdr>
        </w:div>
        <w:div w:id="1345086394">
          <w:marLeft w:val="480"/>
          <w:marRight w:val="0"/>
          <w:marTop w:val="0"/>
          <w:marBottom w:val="0"/>
          <w:divBdr>
            <w:top w:val="none" w:sz="0" w:space="0" w:color="auto"/>
            <w:left w:val="none" w:sz="0" w:space="0" w:color="auto"/>
            <w:bottom w:val="none" w:sz="0" w:space="0" w:color="auto"/>
            <w:right w:val="none" w:sz="0" w:space="0" w:color="auto"/>
          </w:divBdr>
        </w:div>
        <w:div w:id="1357652663">
          <w:marLeft w:val="480"/>
          <w:marRight w:val="0"/>
          <w:marTop w:val="0"/>
          <w:marBottom w:val="0"/>
          <w:divBdr>
            <w:top w:val="none" w:sz="0" w:space="0" w:color="auto"/>
            <w:left w:val="none" w:sz="0" w:space="0" w:color="auto"/>
            <w:bottom w:val="none" w:sz="0" w:space="0" w:color="auto"/>
            <w:right w:val="none" w:sz="0" w:space="0" w:color="auto"/>
          </w:divBdr>
        </w:div>
        <w:div w:id="1379552744">
          <w:marLeft w:val="480"/>
          <w:marRight w:val="0"/>
          <w:marTop w:val="0"/>
          <w:marBottom w:val="0"/>
          <w:divBdr>
            <w:top w:val="none" w:sz="0" w:space="0" w:color="auto"/>
            <w:left w:val="none" w:sz="0" w:space="0" w:color="auto"/>
            <w:bottom w:val="none" w:sz="0" w:space="0" w:color="auto"/>
            <w:right w:val="none" w:sz="0" w:space="0" w:color="auto"/>
          </w:divBdr>
        </w:div>
        <w:div w:id="1510874737">
          <w:marLeft w:val="480"/>
          <w:marRight w:val="0"/>
          <w:marTop w:val="0"/>
          <w:marBottom w:val="0"/>
          <w:divBdr>
            <w:top w:val="none" w:sz="0" w:space="0" w:color="auto"/>
            <w:left w:val="none" w:sz="0" w:space="0" w:color="auto"/>
            <w:bottom w:val="none" w:sz="0" w:space="0" w:color="auto"/>
            <w:right w:val="none" w:sz="0" w:space="0" w:color="auto"/>
          </w:divBdr>
        </w:div>
        <w:div w:id="1546411076">
          <w:marLeft w:val="480"/>
          <w:marRight w:val="0"/>
          <w:marTop w:val="0"/>
          <w:marBottom w:val="0"/>
          <w:divBdr>
            <w:top w:val="none" w:sz="0" w:space="0" w:color="auto"/>
            <w:left w:val="none" w:sz="0" w:space="0" w:color="auto"/>
            <w:bottom w:val="none" w:sz="0" w:space="0" w:color="auto"/>
            <w:right w:val="none" w:sz="0" w:space="0" w:color="auto"/>
          </w:divBdr>
        </w:div>
        <w:div w:id="1647585799">
          <w:marLeft w:val="480"/>
          <w:marRight w:val="0"/>
          <w:marTop w:val="0"/>
          <w:marBottom w:val="0"/>
          <w:divBdr>
            <w:top w:val="none" w:sz="0" w:space="0" w:color="auto"/>
            <w:left w:val="none" w:sz="0" w:space="0" w:color="auto"/>
            <w:bottom w:val="none" w:sz="0" w:space="0" w:color="auto"/>
            <w:right w:val="none" w:sz="0" w:space="0" w:color="auto"/>
          </w:divBdr>
        </w:div>
        <w:div w:id="1663389279">
          <w:marLeft w:val="480"/>
          <w:marRight w:val="0"/>
          <w:marTop w:val="0"/>
          <w:marBottom w:val="0"/>
          <w:divBdr>
            <w:top w:val="none" w:sz="0" w:space="0" w:color="auto"/>
            <w:left w:val="none" w:sz="0" w:space="0" w:color="auto"/>
            <w:bottom w:val="none" w:sz="0" w:space="0" w:color="auto"/>
            <w:right w:val="none" w:sz="0" w:space="0" w:color="auto"/>
          </w:divBdr>
        </w:div>
        <w:div w:id="1677002227">
          <w:marLeft w:val="480"/>
          <w:marRight w:val="0"/>
          <w:marTop w:val="0"/>
          <w:marBottom w:val="0"/>
          <w:divBdr>
            <w:top w:val="none" w:sz="0" w:space="0" w:color="auto"/>
            <w:left w:val="none" w:sz="0" w:space="0" w:color="auto"/>
            <w:bottom w:val="none" w:sz="0" w:space="0" w:color="auto"/>
            <w:right w:val="none" w:sz="0" w:space="0" w:color="auto"/>
          </w:divBdr>
        </w:div>
        <w:div w:id="1716585601">
          <w:marLeft w:val="480"/>
          <w:marRight w:val="0"/>
          <w:marTop w:val="0"/>
          <w:marBottom w:val="0"/>
          <w:divBdr>
            <w:top w:val="none" w:sz="0" w:space="0" w:color="auto"/>
            <w:left w:val="none" w:sz="0" w:space="0" w:color="auto"/>
            <w:bottom w:val="none" w:sz="0" w:space="0" w:color="auto"/>
            <w:right w:val="none" w:sz="0" w:space="0" w:color="auto"/>
          </w:divBdr>
        </w:div>
        <w:div w:id="1747412118">
          <w:marLeft w:val="480"/>
          <w:marRight w:val="0"/>
          <w:marTop w:val="0"/>
          <w:marBottom w:val="0"/>
          <w:divBdr>
            <w:top w:val="none" w:sz="0" w:space="0" w:color="auto"/>
            <w:left w:val="none" w:sz="0" w:space="0" w:color="auto"/>
            <w:bottom w:val="none" w:sz="0" w:space="0" w:color="auto"/>
            <w:right w:val="none" w:sz="0" w:space="0" w:color="auto"/>
          </w:divBdr>
        </w:div>
        <w:div w:id="1766686012">
          <w:marLeft w:val="480"/>
          <w:marRight w:val="0"/>
          <w:marTop w:val="0"/>
          <w:marBottom w:val="0"/>
          <w:divBdr>
            <w:top w:val="none" w:sz="0" w:space="0" w:color="auto"/>
            <w:left w:val="none" w:sz="0" w:space="0" w:color="auto"/>
            <w:bottom w:val="none" w:sz="0" w:space="0" w:color="auto"/>
            <w:right w:val="none" w:sz="0" w:space="0" w:color="auto"/>
          </w:divBdr>
        </w:div>
        <w:div w:id="1827551098">
          <w:marLeft w:val="480"/>
          <w:marRight w:val="0"/>
          <w:marTop w:val="0"/>
          <w:marBottom w:val="0"/>
          <w:divBdr>
            <w:top w:val="none" w:sz="0" w:space="0" w:color="auto"/>
            <w:left w:val="none" w:sz="0" w:space="0" w:color="auto"/>
            <w:bottom w:val="none" w:sz="0" w:space="0" w:color="auto"/>
            <w:right w:val="none" w:sz="0" w:space="0" w:color="auto"/>
          </w:divBdr>
        </w:div>
        <w:div w:id="1856772111">
          <w:marLeft w:val="480"/>
          <w:marRight w:val="0"/>
          <w:marTop w:val="0"/>
          <w:marBottom w:val="0"/>
          <w:divBdr>
            <w:top w:val="none" w:sz="0" w:space="0" w:color="auto"/>
            <w:left w:val="none" w:sz="0" w:space="0" w:color="auto"/>
            <w:bottom w:val="none" w:sz="0" w:space="0" w:color="auto"/>
            <w:right w:val="none" w:sz="0" w:space="0" w:color="auto"/>
          </w:divBdr>
        </w:div>
        <w:div w:id="1940330403">
          <w:marLeft w:val="480"/>
          <w:marRight w:val="0"/>
          <w:marTop w:val="0"/>
          <w:marBottom w:val="0"/>
          <w:divBdr>
            <w:top w:val="none" w:sz="0" w:space="0" w:color="auto"/>
            <w:left w:val="none" w:sz="0" w:space="0" w:color="auto"/>
            <w:bottom w:val="none" w:sz="0" w:space="0" w:color="auto"/>
            <w:right w:val="none" w:sz="0" w:space="0" w:color="auto"/>
          </w:divBdr>
        </w:div>
        <w:div w:id="1942444870">
          <w:marLeft w:val="480"/>
          <w:marRight w:val="0"/>
          <w:marTop w:val="0"/>
          <w:marBottom w:val="0"/>
          <w:divBdr>
            <w:top w:val="none" w:sz="0" w:space="0" w:color="auto"/>
            <w:left w:val="none" w:sz="0" w:space="0" w:color="auto"/>
            <w:bottom w:val="none" w:sz="0" w:space="0" w:color="auto"/>
            <w:right w:val="none" w:sz="0" w:space="0" w:color="auto"/>
          </w:divBdr>
        </w:div>
        <w:div w:id="1959025755">
          <w:marLeft w:val="480"/>
          <w:marRight w:val="0"/>
          <w:marTop w:val="0"/>
          <w:marBottom w:val="0"/>
          <w:divBdr>
            <w:top w:val="none" w:sz="0" w:space="0" w:color="auto"/>
            <w:left w:val="none" w:sz="0" w:space="0" w:color="auto"/>
            <w:bottom w:val="none" w:sz="0" w:space="0" w:color="auto"/>
            <w:right w:val="none" w:sz="0" w:space="0" w:color="auto"/>
          </w:divBdr>
        </w:div>
        <w:div w:id="1960451926">
          <w:marLeft w:val="480"/>
          <w:marRight w:val="0"/>
          <w:marTop w:val="0"/>
          <w:marBottom w:val="0"/>
          <w:divBdr>
            <w:top w:val="none" w:sz="0" w:space="0" w:color="auto"/>
            <w:left w:val="none" w:sz="0" w:space="0" w:color="auto"/>
            <w:bottom w:val="none" w:sz="0" w:space="0" w:color="auto"/>
            <w:right w:val="none" w:sz="0" w:space="0" w:color="auto"/>
          </w:divBdr>
        </w:div>
        <w:div w:id="2103407660">
          <w:marLeft w:val="480"/>
          <w:marRight w:val="0"/>
          <w:marTop w:val="0"/>
          <w:marBottom w:val="0"/>
          <w:divBdr>
            <w:top w:val="none" w:sz="0" w:space="0" w:color="auto"/>
            <w:left w:val="none" w:sz="0" w:space="0" w:color="auto"/>
            <w:bottom w:val="none" w:sz="0" w:space="0" w:color="auto"/>
            <w:right w:val="none" w:sz="0" w:space="0" w:color="auto"/>
          </w:divBdr>
        </w:div>
        <w:div w:id="2123766799">
          <w:marLeft w:val="480"/>
          <w:marRight w:val="0"/>
          <w:marTop w:val="0"/>
          <w:marBottom w:val="0"/>
          <w:divBdr>
            <w:top w:val="none" w:sz="0" w:space="0" w:color="auto"/>
            <w:left w:val="none" w:sz="0" w:space="0" w:color="auto"/>
            <w:bottom w:val="none" w:sz="0" w:space="0" w:color="auto"/>
            <w:right w:val="none" w:sz="0" w:space="0" w:color="auto"/>
          </w:divBdr>
        </w:div>
        <w:div w:id="2137485165">
          <w:marLeft w:val="480"/>
          <w:marRight w:val="0"/>
          <w:marTop w:val="0"/>
          <w:marBottom w:val="0"/>
          <w:divBdr>
            <w:top w:val="none" w:sz="0" w:space="0" w:color="auto"/>
            <w:left w:val="none" w:sz="0" w:space="0" w:color="auto"/>
            <w:bottom w:val="none" w:sz="0" w:space="0" w:color="auto"/>
            <w:right w:val="none" w:sz="0" w:space="0" w:color="auto"/>
          </w:divBdr>
        </w:div>
      </w:divsChild>
    </w:div>
    <w:div w:id="209077573">
      <w:marLeft w:val="640"/>
      <w:marRight w:val="0"/>
      <w:marTop w:val="0"/>
      <w:marBottom w:val="0"/>
      <w:divBdr>
        <w:top w:val="none" w:sz="0" w:space="0" w:color="auto"/>
        <w:left w:val="none" w:sz="0" w:space="0" w:color="auto"/>
        <w:bottom w:val="none" w:sz="0" w:space="0" w:color="auto"/>
        <w:right w:val="none" w:sz="0" w:space="0" w:color="auto"/>
      </w:divBdr>
    </w:div>
    <w:div w:id="209265850">
      <w:marLeft w:val="640"/>
      <w:marRight w:val="0"/>
      <w:marTop w:val="0"/>
      <w:marBottom w:val="0"/>
      <w:divBdr>
        <w:top w:val="none" w:sz="0" w:space="0" w:color="auto"/>
        <w:left w:val="none" w:sz="0" w:space="0" w:color="auto"/>
        <w:bottom w:val="none" w:sz="0" w:space="0" w:color="auto"/>
        <w:right w:val="none" w:sz="0" w:space="0" w:color="auto"/>
      </w:divBdr>
    </w:div>
    <w:div w:id="209343014">
      <w:bodyDiv w:val="1"/>
      <w:marLeft w:val="0"/>
      <w:marRight w:val="0"/>
      <w:marTop w:val="0"/>
      <w:marBottom w:val="0"/>
      <w:divBdr>
        <w:top w:val="none" w:sz="0" w:space="0" w:color="auto"/>
        <w:left w:val="none" w:sz="0" w:space="0" w:color="auto"/>
        <w:bottom w:val="none" w:sz="0" w:space="0" w:color="auto"/>
        <w:right w:val="none" w:sz="0" w:space="0" w:color="auto"/>
      </w:divBdr>
    </w:div>
    <w:div w:id="209806752">
      <w:marLeft w:val="640"/>
      <w:marRight w:val="0"/>
      <w:marTop w:val="0"/>
      <w:marBottom w:val="0"/>
      <w:divBdr>
        <w:top w:val="none" w:sz="0" w:space="0" w:color="auto"/>
        <w:left w:val="none" w:sz="0" w:space="0" w:color="auto"/>
        <w:bottom w:val="none" w:sz="0" w:space="0" w:color="auto"/>
        <w:right w:val="none" w:sz="0" w:space="0" w:color="auto"/>
      </w:divBdr>
    </w:div>
    <w:div w:id="209809402">
      <w:marLeft w:val="640"/>
      <w:marRight w:val="0"/>
      <w:marTop w:val="0"/>
      <w:marBottom w:val="0"/>
      <w:divBdr>
        <w:top w:val="none" w:sz="0" w:space="0" w:color="auto"/>
        <w:left w:val="none" w:sz="0" w:space="0" w:color="auto"/>
        <w:bottom w:val="none" w:sz="0" w:space="0" w:color="auto"/>
        <w:right w:val="none" w:sz="0" w:space="0" w:color="auto"/>
      </w:divBdr>
    </w:div>
    <w:div w:id="209925288">
      <w:marLeft w:val="640"/>
      <w:marRight w:val="0"/>
      <w:marTop w:val="0"/>
      <w:marBottom w:val="0"/>
      <w:divBdr>
        <w:top w:val="none" w:sz="0" w:space="0" w:color="auto"/>
        <w:left w:val="none" w:sz="0" w:space="0" w:color="auto"/>
        <w:bottom w:val="none" w:sz="0" w:space="0" w:color="auto"/>
        <w:right w:val="none" w:sz="0" w:space="0" w:color="auto"/>
      </w:divBdr>
    </w:div>
    <w:div w:id="210042897">
      <w:marLeft w:val="640"/>
      <w:marRight w:val="0"/>
      <w:marTop w:val="0"/>
      <w:marBottom w:val="0"/>
      <w:divBdr>
        <w:top w:val="none" w:sz="0" w:space="0" w:color="auto"/>
        <w:left w:val="none" w:sz="0" w:space="0" w:color="auto"/>
        <w:bottom w:val="none" w:sz="0" w:space="0" w:color="auto"/>
        <w:right w:val="none" w:sz="0" w:space="0" w:color="auto"/>
      </w:divBdr>
    </w:div>
    <w:div w:id="210386728">
      <w:marLeft w:val="640"/>
      <w:marRight w:val="0"/>
      <w:marTop w:val="0"/>
      <w:marBottom w:val="0"/>
      <w:divBdr>
        <w:top w:val="none" w:sz="0" w:space="0" w:color="auto"/>
        <w:left w:val="none" w:sz="0" w:space="0" w:color="auto"/>
        <w:bottom w:val="none" w:sz="0" w:space="0" w:color="auto"/>
        <w:right w:val="none" w:sz="0" w:space="0" w:color="auto"/>
      </w:divBdr>
    </w:div>
    <w:div w:id="210650252">
      <w:marLeft w:val="640"/>
      <w:marRight w:val="0"/>
      <w:marTop w:val="0"/>
      <w:marBottom w:val="0"/>
      <w:divBdr>
        <w:top w:val="none" w:sz="0" w:space="0" w:color="auto"/>
        <w:left w:val="none" w:sz="0" w:space="0" w:color="auto"/>
        <w:bottom w:val="none" w:sz="0" w:space="0" w:color="auto"/>
        <w:right w:val="none" w:sz="0" w:space="0" w:color="auto"/>
      </w:divBdr>
    </w:div>
    <w:div w:id="210924490">
      <w:bodyDiv w:val="1"/>
      <w:marLeft w:val="0"/>
      <w:marRight w:val="0"/>
      <w:marTop w:val="0"/>
      <w:marBottom w:val="0"/>
      <w:divBdr>
        <w:top w:val="none" w:sz="0" w:space="0" w:color="auto"/>
        <w:left w:val="none" w:sz="0" w:space="0" w:color="auto"/>
        <w:bottom w:val="none" w:sz="0" w:space="0" w:color="auto"/>
        <w:right w:val="none" w:sz="0" w:space="0" w:color="auto"/>
      </w:divBdr>
    </w:div>
    <w:div w:id="211230400">
      <w:marLeft w:val="480"/>
      <w:marRight w:val="0"/>
      <w:marTop w:val="0"/>
      <w:marBottom w:val="0"/>
      <w:divBdr>
        <w:top w:val="none" w:sz="0" w:space="0" w:color="auto"/>
        <w:left w:val="none" w:sz="0" w:space="0" w:color="auto"/>
        <w:bottom w:val="none" w:sz="0" w:space="0" w:color="auto"/>
        <w:right w:val="none" w:sz="0" w:space="0" w:color="auto"/>
      </w:divBdr>
    </w:div>
    <w:div w:id="212160168">
      <w:marLeft w:val="640"/>
      <w:marRight w:val="0"/>
      <w:marTop w:val="0"/>
      <w:marBottom w:val="0"/>
      <w:divBdr>
        <w:top w:val="none" w:sz="0" w:space="0" w:color="auto"/>
        <w:left w:val="none" w:sz="0" w:space="0" w:color="auto"/>
        <w:bottom w:val="none" w:sz="0" w:space="0" w:color="auto"/>
        <w:right w:val="none" w:sz="0" w:space="0" w:color="auto"/>
      </w:divBdr>
    </w:div>
    <w:div w:id="212813215">
      <w:marLeft w:val="640"/>
      <w:marRight w:val="0"/>
      <w:marTop w:val="0"/>
      <w:marBottom w:val="0"/>
      <w:divBdr>
        <w:top w:val="none" w:sz="0" w:space="0" w:color="auto"/>
        <w:left w:val="none" w:sz="0" w:space="0" w:color="auto"/>
        <w:bottom w:val="none" w:sz="0" w:space="0" w:color="auto"/>
        <w:right w:val="none" w:sz="0" w:space="0" w:color="auto"/>
      </w:divBdr>
    </w:div>
    <w:div w:id="212815155">
      <w:bodyDiv w:val="1"/>
      <w:marLeft w:val="0"/>
      <w:marRight w:val="0"/>
      <w:marTop w:val="0"/>
      <w:marBottom w:val="0"/>
      <w:divBdr>
        <w:top w:val="none" w:sz="0" w:space="0" w:color="auto"/>
        <w:left w:val="none" w:sz="0" w:space="0" w:color="auto"/>
        <w:bottom w:val="none" w:sz="0" w:space="0" w:color="auto"/>
        <w:right w:val="none" w:sz="0" w:space="0" w:color="auto"/>
      </w:divBdr>
    </w:div>
    <w:div w:id="213852429">
      <w:marLeft w:val="640"/>
      <w:marRight w:val="0"/>
      <w:marTop w:val="0"/>
      <w:marBottom w:val="0"/>
      <w:divBdr>
        <w:top w:val="none" w:sz="0" w:space="0" w:color="auto"/>
        <w:left w:val="none" w:sz="0" w:space="0" w:color="auto"/>
        <w:bottom w:val="none" w:sz="0" w:space="0" w:color="auto"/>
        <w:right w:val="none" w:sz="0" w:space="0" w:color="auto"/>
      </w:divBdr>
    </w:div>
    <w:div w:id="213935577">
      <w:marLeft w:val="640"/>
      <w:marRight w:val="0"/>
      <w:marTop w:val="0"/>
      <w:marBottom w:val="0"/>
      <w:divBdr>
        <w:top w:val="none" w:sz="0" w:space="0" w:color="auto"/>
        <w:left w:val="none" w:sz="0" w:space="0" w:color="auto"/>
        <w:bottom w:val="none" w:sz="0" w:space="0" w:color="auto"/>
        <w:right w:val="none" w:sz="0" w:space="0" w:color="auto"/>
      </w:divBdr>
    </w:div>
    <w:div w:id="215287188">
      <w:marLeft w:val="640"/>
      <w:marRight w:val="0"/>
      <w:marTop w:val="0"/>
      <w:marBottom w:val="0"/>
      <w:divBdr>
        <w:top w:val="none" w:sz="0" w:space="0" w:color="auto"/>
        <w:left w:val="none" w:sz="0" w:space="0" w:color="auto"/>
        <w:bottom w:val="none" w:sz="0" w:space="0" w:color="auto"/>
        <w:right w:val="none" w:sz="0" w:space="0" w:color="auto"/>
      </w:divBdr>
    </w:div>
    <w:div w:id="215895872">
      <w:marLeft w:val="640"/>
      <w:marRight w:val="0"/>
      <w:marTop w:val="0"/>
      <w:marBottom w:val="0"/>
      <w:divBdr>
        <w:top w:val="none" w:sz="0" w:space="0" w:color="auto"/>
        <w:left w:val="none" w:sz="0" w:space="0" w:color="auto"/>
        <w:bottom w:val="none" w:sz="0" w:space="0" w:color="auto"/>
        <w:right w:val="none" w:sz="0" w:space="0" w:color="auto"/>
      </w:divBdr>
    </w:div>
    <w:div w:id="215897924">
      <w:marLeft w:val="640"/>
      <w:marRight w:val="0"/>
      <w:marTop w:val="0"/>
      <w:marBottom w:val="0"/>
      <w:divBdr>
        <w:top w:val="none" w:sz="0" w:space="0" w:color="auto"/>
        <w:left w:val="none" w:sz="0" w:space="0" w:color="auto"/>
        <w:bottom w:val="none" w:sz="0" w:space="0" w:color="auto"/>
        <w:right w:val="none" w:sz="0" w:space="0" w:color="auto"/>
      </w:divBdr>
    </w:div>
    <w:div w:id="215973212">
      <w:marLeft w:val="640"/>
      <w:marRight w:val="0"/>
      <w:marTop w:val="0"/>
      <w:marBottom w:val="0"/>
      <w:divBdr>
        <w:top w:val="none" w:sz="0" w:space="0" w:color="auto"/>
        <w:left w:val="none" w:sz="0" w:space="0" w:color="auto"/>
        <w:bottom w:val="none" w:sz="0" w:space="0" w:color="auto"/>
        <w:right w:val="none" w:sz="0" w:space="0" w:color="auto"/>
      </w:divBdr>
    </w:div>
    <w:div w:id="216860008">
      <w:bodyDiv w:val="1"/>
      <w:marLeft w:val="0"/>
      <w:marRight w:val="0"/>
      <w:marTop w:val="0"/>
      <w:marBottom w:val="0"/>
      <w:divBdr>
        <w:top w:val="none" w:sz="0" w:space="0" w:color="auto"/>
        <w:left w:val="none" w:sz="0" w:space="0" w:color="auto"/>
        <w:bottom w:val="none" w:sz="0" w:space="0" w:color="auto"/>
        <w:right w:val="none" w:sz="0" w:space="0" w:color="auto"/>
      </w:divBdr>
    </w:div>
    <w:div w:id="217127035">
      <w:marLeft w:val="640"/>
      <w:marRight w:val="0"/>
      <w:marTop w:val="0"/>
      <w:marBottom w:val="0"/>
      <w:divBdr>
        <w:top w:val="none" w:sz="0" w:space="0" w:color="auto"/>
        <w:left w:val="none" w:sz="0" w:space="0" w:color="auto"/>
        <w:bottom w:val="none" w:sz="0" w:space="0" w:color="auto"/>
        <w:right w:val="none" w:sz="0" w:space="0" w:color="auto"/>
      </w:divBdr>
    </w:div>
    <w:div w:id="217132568">
      <w:marLeft w:val="640"/>
      <w:marRight w:val="0"/>
      <w:marTop w:val="0"/>
      <w:marBottom w:val="0"/>
      <w:divBdr>
        <w:top w:val="none" w:sz="0" w:space="0" w:color="auto"/>
        <w:left w:val="none" w:sz="0" w:space="0" w:color="auto"/>
        <w:bottom w:val="none" w:sz="0" w:space="0" w:color="auto"/>
        <w:right w:val="none" w:sz="0" w:space="0" w:color="auto"/>
      </w:divBdr>
    </w:div>
    <w:div w:id="217206112">
      <w:marLeft w:val="640"/>
      <w:marRight w:val="0"/>
      <w:marTop w:val="0"/>
      <w:marBottom w:val="0"/>
      <w:divBdr>
        <w:top w:val="none" w:sz="0" w:space="0" w:color="auto"/>
        <w:left w:val="none" w:sz="0" w:space="0" w:color="auto"/>
        <w:bottom w:val="none" w:sz="0" w:space="0" w:color="auto"/>
        <w:right w:val="none" w:sz="0" w:space="0" w:color="auto"/>
      </w:divBdr>
    </w:div>
    <w:div w:id="217474652">
      <w:marLeft w:val="640"/>
      <w:marRight w:val="0"/>
      <w:marTop w:val="0"/>
      <w:marBottom w:val="0"/>
      <w:divBdr>
        <w:top w:val="none" w:sz="0" w:space="0" w:color="auto"/>
        <w:left w:val="none" w:sz="0" w:space="0" w:color="auto"/>
        <w:bottom w:val="none" w:sz="0" w:space="0" w:color="auto"/>
        <w:right w:val="none" w:sz="0" w:space="0" w:color="auto"/>
      </w:divBdr>
    </w:div>
    <w:div w:id="217713045">
      <w:marLeft w:val="480"/>
      <w:marRight w:val="0"/>
      <w:marTop w:val="0"/>
      <w:marBottom w:val="0"/>
      <w:divBdr>
        <w:top w:val="none" w:sz="0" w:space="0" w:color="auto"/>
        <w:left w:val="none" w:sz="0" w:space="0" w:color="auto"/>
        <w:bottom w:val="none" w:sz="0" w:space="0" w:color="auto"/>
        <w:right w:val="none" w:sz="0" w:space="0" w:color="auto"/>
      </w:divBdr>
    </w:div>
    <w:div w:id="217784246">
      <w:marLeft w:val="640"/>
      <w:marRight w:val="0"/>
      <w:marTop w:val="0"/>
      <w:marBottom w:val="0"/>
      <w:divBdr>
        <w:top w:val="none" w:sz="0" w:space="0" w:color="auto"/>
        <w:left w:val="none" w:sz="0" w:space="0" w:color="auto"/>
        <w:bottom w:val="none" w:sz="0" w:space="0" w:color="auto"/>
        <w:right w:val="none" w:sz="0" w:space="0" w:color="auto"/>
      </w:divBdr>
    </w:div>
    <w:div w:id="218247551">
      <w:bodyDiv w:val="1"/>
      <w:marLeft w:val="0"/>
      <w:marRight w:val="0"/>
      <w:marTop w:val="0"/>
      <w:marBottom w:val="0"/>
      <w:divBdr>
        <w:top w:val="none" w:sz="0" w:space="0" w:color="auto"/>
        <w:left w:val="none" w:sz="0" w:space="0" w:color="auto"/>
        <w:bottom w:val="none" w:sz="0" w:space="0" w:color="auto"/>
        <w:right w:val="none" w:sz="0" w:space="0" w:color="auto"/>
      </w:divBdr>
    </w:div>
    <w:div w:id="218515320">
      <w:bodyDiv w:val="1"/>
      <w:marLeft w:val="0"/>
      <w:marRight w:val="0"/>
      <w:marTop w:val="0"/>
      <w:marBottom w:val="0"/>
      <w:divBdr>
        <w:top w:val="none" w:sz="0" w:space="0" w:color="auto"/>
        <w:left w:val="none" w:sz="0" w:space="0" w:color="auto"/>
        <w:bottom w:val="none" w:sz="0" w:space="0" w:color="auto"/>
        <w:right w:val="none" w:sz="0" w:space="0" w:color="auto"/>
      </w:divBdr>
    </w:div>
    <w:div w:id="218521535">
      <w:marLeft w:val="640"/>
      <w:marRight w:val="0"/>
      <w:marTop w:val="0"/>
      <w:marBottom w:val="0"/>
      <w:divBdr>
        <w:top w:val="none" w:sz="0" w:space="0" w:color="auto"/>
        <w:left w:val="none" w:sz="0" w:space="0" w:color="auto"/>
        <w:bottom w:val="none" w:sz="0" w:space="0" w:color="auto"/>
        <w:right w:val="none" w:sz="0" w:space="0" w:color="auto"/>
      </w:divBdr>
    </w:div>
    <w:div w:id="218789576">
      <w:marLeft w:val="640"/>
      <w:marRight w:val="0"/>
      <w:marTop w:val="0"/>
      <w:marBottom w:val="0"/>
      <w:divBdr>
        <w:top w:val="none" w:sz="0" w:space="0" w:color="auto"/>
        <w:left w:val="none" w:sz="0" w:space="0" w:color="auto"/>
        <w:bottom w:val="none" w:sz="0" w:space="0" w:color="auto"/>
        <w:right w:val="none" w:sz="0" w:space="0" w:color="auto"/>
      </w:divBdr>
    </w:div>
    <w:div w:id="219093103">
      <w:marLeft w:val="480"/>
      <w:marRight w:val="0"/>
      <w:marTop w:val="0"/>
      <w:marBottom w:val="0"/>
      <w:divBdr>
        <w:top w:val="none" w:sz="0" w:space="0" w:color="auto"/>
        <w:left w:val="none" w:sz="0" w:space="0" w:color="auto"/>
        <w:bottom w:val="none" w:sz="0" w:space="0" w:color="auto"/>
        <w:right w:val="none" w:sz="0" w:space="0" w:color="auto"/>
      </w:divBdr>
    </w:div>
    <w:div w:id="219173853">
      <w:marLeft w:val="640"/>
      <w:marRight w:val="0"/>
      <w:marTop w:val="0"/>
      <w:marBottom w:val="0"/>
      <w:divBdr>
        <w:top w:val="none" w:sz="0" w:space="0" w:color="auto"/>
        <w:left w:val="none" w:sz="0" w:space="0" w:color="auto"/>
        <w:bottom w:val="none" w:sz="0" w:space="0" w:color="auto"/>
        <w:right w:val="none" w:sz="0" w:space="0" w:color="auto"/>
      </w:divBdr>
    </w:div>
    <w:div w:id="219873943">
      <w:marLeft w:val="640"/>
      <w:marRight w:val="0"/>
      <w:marTop w:val="0"/>
      <w:marBottom w:val="0"/>
      <w:divBdr>
        <w:top w:val="none" w:sz="0" w:space="0" w:color="auto"/>
        <w:left w:val="none" w:sz="0" w:space="0" w:color="auto"/>
        <w:bottom w:val="none" w:sz="0" w:space="0" w:color="auto"/>
        <w:right w:val="none" w:sz="0" w:space="0" w:color="auto"/>
      </w:divBdr>
    </w:div>
    <w:div w:id="220332753">
      <w:marLeft w:val="640"/>
      <w:marRight w:val="0"/>
      <w:marTop w:val="0"/>
      <w:marBottom w:val="0"/>
      <w:divBdr>
        <w:top w:val="none" w:sz="0" w:space="0" w:color="auto"/>
        <w:left w:val="none" w:sz="0" w:space="0" w:color="auto"/>
        <w:bottom w:val="none" w:sz="0" w:space="0" w:color="auto"/>
        <w:right w:val="none" w:sz="0" w:space="0" w:color="auto"/>
      </w:divBdr>
    </w:div>
    <w:div w:id="220753635">
      <w:marLeft w:val="640"/>
      <w:marRight w:val="0"/>
      <w:marTop w:val="0"/>
      <w:marBottom w:val="0"/>
      <w:divBdr>
        <w:top w:val="none" w:sz="0" w:space="0" w:color="auto"/>
        <w:left w:val="none" w:sz="0" w:space="0" w:color="auto"/>
        <w:bottom w:val="none" w:sz="0" w:space="0" w:color="auto"/>
        <w:right w:val="none" w:sz="0" w:space="0" w:color="auto"/>
      </w:divBdr>
    </w:div>
    <w:div w:id="220945102">
      <w:marLeft w:val="640"/>
      <w:marRight w:val="0"/>
      <w:marTop w:val="0"/>
      <w:marBottom w:val="0"/>
      <w:divBdr>
        <w:top w:val="none" w:sz="0" w:space="0" w:color="auto"/>
        <w:left w:val="none" w:sz="0" w:space="0" w:color="auto"/>
        <w:bottom w:val="none" w:sz="0" w:space="0" w:color="auto"/>
        <w:right w:val="none" w:sz="0" w:space="0" w:color="auto"/>
      </w:divBdr>
    </w:div>
    <w:div w:id="221136577">
      <w:marLeft w:val="480"/>
      <w:marRight w:val="0"/>
      <w:marTop w:val="0"/>
      <w:marBottom w:val="0"/>
      <w:divBdr>
        <w:top w:val="none" w:sz="0" w:space="0" w:color="auto"/>
        <w:left w:val="none" w:sz="0" w:space="0" w:color="auto"/>
        <w:bottom w:val="none" w:sz="0" w:space="0" w:color="auto"/>
        <w:right w:val="none" w:sz="0" w:space="0" w:color="auto"/>
      </w:divBdr>
    </w:div>
    <w:div w:id="221214613">
      <w:marLeft w:val="480"/>
      <w:marRight w:val="0"/>
      <w:marTop w:val="0"/>
      <w:marBottom w:val="0"/>
      <w:divBdr>
        <w:top w:val="none" w:sz="0" w:space="0" w:color="auto"/>
        <w:left w:val="none" w:sz="0" w:space="0" w:color="auto"/>
        <w:bottom w:val="none" w:sz="0" w:space="0" w:color="auto"/>
        <w:right w:val="none" w:sz="0" w:space="0" w:color="auto"/>
      </w:divBdr>
    </w:div>
    <w:div w:id="222494896">
      <w:marLeft w:val="640"/>
      <w:marRight w:val="0"/>
      <w:marTop w:val="0"/>
      <w:marBottom w:val="0"/>
      <w:divBdr>
        <w:top w:val="none" w:sz="0" w:space="0" w:color="auto"/>
        <w:left w:val="none" w:sz="0" w:space="0" w:color="auto"/>
        <w:bottom w:val="none" w:sz="0" w:space="0" w:color="auto"/>
        <w:right w:val="none" w:sz="0" w:space="0" w:color="auto"/>
      </w:divBdr>
    </w:div>
    <w:div w:id="222643133">
      <w:marLeft w:val="640"/>
      <w:marRight w:val="0"/>
      <w:marTop w:val="0"/>
      <w:marBottom w:val="0"/>
      <w:divBdr>
        <w:top w:val="none" w:sz="0" w:space="0" w:color="auto"/>
        <w:left w:val="none" w:sz="0" w:space="0" w:color="auto"/>
        <w:bottom w:val="none" w:sz="0" w:space="0" w:color="auto"/>
        <w:right w:val="none" w:sz="0" w:space="0" w:color="auto"/>
      </w:divBdr>
    </w:div>
    <w:div w:id="222833208">
      <w:bodyDiv w:val="1"/>
      <w:marLeft w:val="0"/>
      <w:marRight w:val="0"/>
      <w:marTop w:val="0"/>
      <w:marBottom w:val="0"/>
      <w:divBdr>
        <w:top w:val="none" w:sz="0" w:space="0" w:color="auto"/>
        <w:left w:val="none" w:sz="0" w:space="0" w:color="auto"/>
        <w:bottom w:val="none" w:sz="0" w:space="0" w:color="auto"/>
        <w:right w:val="none" w:sz="0" w:space="0" w:color="auto"/>
      </w:divBdr>
    </w:div>
    <w:div w:id="224026487">
      <w:marLeft w:val="640"/>
      <w:marRight w:val="0"/>
      <w:marTop w:val="0"/>
      <w:marBottom w:val="0"/>
      <w:divBdr>
        <w:top w:val="none" w:sz="0" w:space="0" w:color="auto"/>
        <w:left w:val="none" w:sz="0" w:space="0" w:color="auto"/>
        <w:bottom w:val="none" w:sz="0" w:space="0" w:color="auto"/>
        <w:right w:val="none" w:sz="0" w:space="0" w:color="auto"/>
      </w:divBdr>
    </w:div>
    <w:div w:id="224220715">
      <w:marLeft w:val="640"/>
      <w:marRight w:val="0"/>
      <w:marTop w:val="0"/>
      <w:marBottom w:val="0"/>
      <w:divBdr>
        <w:top w:val="none" w:sz="0" w:space="0" w:color="auto"/>
        <w:left w:val="none" w:sz="0" w:space="0" w:color="auto"/>
        <w:bottom w:val="none" w:sz="0" w:space="0" w:color="auto"/>
        <w:right w:val="none" w:sz="0" w:space="0" w:color="auto"/>
      </w:divBdr>
    </w:div>
    <w:div w:id="224492700">
      <w:marLeft w:val="640"/>
      <w:marRight w:val="0"/>
      <w:marTop w:val="0"/>
      <w:marBottom w:val="0"/>
      <w:divBdr>
        <w:top w:val="none" w:sz="0" w:space="0" w:color="auto"/>
        <w:left w:val="none" w:sz="0" w:space="0" w:color="auto"/>
        <w:bottom w:val="none" w:sz="0" w:space="0" w:color="auto"/>
        <w:right w:val="none" w:sz="0" w:space="0" w:color="auto"/>
      </w:divBdr>
    </w:div>
    <w:div w:id="224685592">
      <w:marLeft w:val="640"/>
      <w:marRight w:val="0"/>
      <w:marTop w:val="0"/>
      <w:marBottom w:val="0"/>
      <w:divBdr>
        <w:top w:val="none" w:sz="0" w:space="0" w:color="auto"/>
        <w:left w:val="none" w:sz="0" w:space="0" w:color="auto"/>
        <w:bottom w:val="none" w:sz="0" w:space="0" w:color="auto"/>
        <w:right w:val="none" w:sz="0" w:space="0" w:color="auto"/>
      </w:divBdr>
    </w:div>
    <w:div w:id="225409688">
      <w:marLeft w:val="640"/>
      <w:marRight w:val="0"/>
      <w:marTop w:val="0"/>
      <w:marBottom w:val="0"/>
      <w:divBdr>
        <w:top w:val="none" w:sz="0" w:space="0" w:color="auto"/>
        <w:left w:val="none" w:sz="0" w:space="0" w:color="auto"/>
        <w:bottom w:val="none" w:sz="0" w:space="0" w:color="auto"/>
        <w:right w:val="none" w:sz="0" w:space="0" w:color="auto"/>
      </w:divBdr>
    </w:div>
    <w:div w:id="225454918">
      <w:marLeft w:val="640"/>
      <w:marRight w:val="0"/>
      <w:marTop w:val="0"/>
      <w:marBottom w:val="0"/>
      <w:divBdr>
        <w:top w:val="none" w:sz="0" w:space="0" w:color="auto"/>
        <w:left w:val="none" w:sz="0" w:space="0" w:color="auto"/>
        <w:bottom w:val="none" w:sz="0" w:space="0" w:color="auto"/>
        <w:right w:val="none" w:sz="0" w:space="0" w:color="auto"/>
      </w:divBdr>
    </w:div>
    <w:div w:id="225650927">
      <w:marLeft w:val="640"/>
      <w:marRight w:val="0"/>
      <w:marTop w:val="0"/>
      <w:marBottom w:val="0"/>
      <w:divBdr>
        <w:top w:val="none" w:sz="0" w:space="0" w:color="auto"/>
        <w:left w:val="none" w:sz="0" w:space="0" w:color="auto"/>
        <w:bottom w:val="none" w:sz="0" w:space="0" w:color="auto"/>
        <w:right w:val="none" w:sz="0" w:space="0" w:color="auto"/>
      </w:divBdr>
    </w:div>
    <w:div w:id="225652073">
      <w:marLeft w:val="640"/>
      <w:marRight w:val="0"/>
      <w:marTop w:val="0"/>
      <w:marBottom w:val="0"/>
      <w:divBdr>
        <w:top w:val="none" w:sz="0" w:space="0" w:color="auto"/>
        <w:left w:val="none" w:sz="0" w:space="0" w:color="auto"/>
        <w:bottom w:val="none" w:sz="0" w:space="0" w:color="auto"/>
        <w:right w:val="none" w:sz="0" w:space="0" w:color="auto"/>
      </w:divBdr>
    </w:div>
    <w:div w:id="225798352">
      <w:marLeft w:val="640"/>
      <w:marRight w:val="0"/>
      <w:marTop w:val="0"/>
      <w:marBottom w:val="0"/>
      <w:divBdr>
        <w:top w:val="none" w:sz="0" w:space="0" w:color="auto"/>
        <w:left w:val="none" w:sz="0" w:space="0" w:color="auto"/>
        <w:bottom w:val="none" w:sz="0" w:space="0" w:color="auto"/>
        <w:right w:val="none" w:sz="0" w:space="0" w:color="auto"/>
      </w:divBdr>
    </w:div>
    <w:div w:id="225847356">
      <w:marLeft w:val="640"/>
      <w:marRight w:val="0"/>
      <w:marTop w:val="0"/>
      <w:marBottom w:val="0"/>
      <w:divBdr>
        <w:top w:val="none" w:sz="0" w:space="0" w:color="auto"/>
        <w:left w:val="none" w:sz="0" w:space="0" w:color="auto"/>
        <w:bottom w:val="none" w:sz="0" w:space="0" w:color="auto"/>
        <w:right w:val="none" w:sz="0" w:space="0" w:color="auto"/>
      </w:divBdr>
    </w:div>
    <w:div w:id="226259514">
      <w:marLeft w:val="640"/>
      <w:marRight w:val="0"/>
      <w:marTop w:val="0"/>
      <w:marBottom w:val="0"/>
      <w:divBdr>
        <w:top w:val="none" w:sz="0" w:space="0" w:color="auto"/>
        <w:left w:val="none" w:sz="0" w:space="0" w:color="auto"/>
        <w:bottom w:val="none" w:sz="0" w:space="0" w:color="auto"/>
        <w:right w:val="none" w:sz="0" w:space="0" w:color="auto"/>
      </w:divBdr>
    </w:div>
    <w:div w:id="226498168">
      <w:marLeft w:val="640"/>
      <w:marRight w:val="0"/>
      <w:marTop w:val="0"/>
      <w:marBottom w:val="0"/>
      <w:divBdr>
        <w:top w:val="none" w:sz="0" w:space="0" w:color="auto"/>
        <w:left w:val="none" w:sz="0" w:space="0" w:color="auto"/>
        <w:bottom w:val="none" w:sz="0" w:space="0" w:color="auto"/>
        <w:right w:val="none" w:sz="0" w:space="0" w:color="auto"/>
      </w:divBdr>
    </w:div>
    <w:div w:id="227570842">
      <w:marLeft w:val="640"/>
      <w:marRight w:val="0"/>
      <w:marTop w:val="0"/>
      <w:marBottom w:val="0"/>
      <w:divBdr>
        <w:top w:val="none" w:sz="0" w:space="0" w:color="auto"/>
        <w:left w:val="none" w:sz="0" w:space="0" w:color="auto"/>
        <w:bottom w:val="none" w:sz="0" w:space="0" w:color="auto"/>
        <w:right w:val="none" w:sz="0" w:space="0" w:color="auto"/>
      </w:divBdr>
    </w:div>
    <w:div w:id="227571002">
      <w:marLeft w:val="640"/>
      <w:marRight w:val="0"/>
      <w:marTop w:val="0"/>
      <w:marBottom w:val="0"/>
      <w:divBdr>
        <w:top w:val="none" w:sz="0" w:space="0" w:color="auto"/>
        <w:left w:val="none" w:sz="0" w:space="0" w:color="auto"/>
        <w:bottom w:val="none" w:sz="0" w:space="0" w:color="auto"/>
        <w:right w:val="none" w:sz="0" w:space="0" w:color="auto"/>
      </w:divBdr>
    </w:div>
    <w:div w:id="227964480">
      <w:marLeft w:val="640"/>
      <w:marRight w:val="0"/>
      <w:marTop w:val="0"/>
      <w:marBottom w:val="0"/>
      <w:divBdr>
        <w:top w:val="none" w:sz="0" w:space="0" w:color="auto"/>
        <w:left w:val="none" w:sz="0" w:space="0" w:color="auto"/>
        <w:bottom w:val="none" w:sz="0" w:space="0" w:color="auto"/>
        <w:right w:val="none" w:sz="0" w:space="0" w:color="auto"/>
      </w:divBdr>
    </w:div>
    <w:div w:id="228152543">
      <w:marLeft w:val="640"/>
      <w:marRight w:val="0"/>
      <w:marTop w:val="0"/>
      <w:marBottom w:val="0"/>
      <w:divBdr>
        <w:top w:val="none" w:sz="0" w:space="0" w:color="auto"/>
        <w:left w:val="none" w:sz="0" w:space="0" w:color="auto"/>
        <w:bottom w:val="none" w:sz="0" w:space="0" w:color="auto"/>
        <w:right w:val="none" w:sz="0" w:space="0" w:color="auto"/>
      </w:divBdr>
    </w:div>
    <w:div w:id="228881687">
      <w:marLeft w:val="640"/>
      <w:marRight w:val="0"/>
      <w:marTop w:val="0"/>
      <w:marBottom w:val="0"/>
      <w:divBdr>
        <w:top w:val="none" w:sz="0" w:space="0" w:color="auto"/>
        <w:left w:val="none" w:sz="0" w:space="0" w:color="auto"/>
        <w:bottom w:val="none" w:sz="0" w:space="0" w:color="auto"/>
        <w:right w:val="none" w:sz="0" w:space="0" w:color="auto"/>
      </w:divBdr>
    </w:div>
    <w:div w:id="229006943">
      <w:marLeft w:val="640"/>
      <w:marRight w:val="0"/>
      <w:marTop w:val="0"/>
      <w:marBottom w:val="0"/>
      <w:divBdr>
        <w:top w:val="none" w:sz="0" w:space="0" w:color="auto"/>
        <w:left w:val="none" w:sz="0" w:space="0" w:color="auto"/>
        <w:bottom w:val="none" w:sz="0" w:space="0" w:color="auto"/>
        <w:right w:val="none" w:sz="0" w:space="0" w:color="auto"/>
      </w:divBdr>
    </w:div>
    <w:div w:id="230819570">
      <w:marLeft w:val="640"/>
      <w:marRight w:val="0"/>
      <w:marTop w:val="0"/>
      <w:marBottom w:val="0"/>
      <w:divBdr>
        <w:top w:val="none" w:sz="0" w:space="0" w:color="auto"/>
        <w:left w:val="none" w:sz="0" w:space="0" w:color="auto"/>
        <w:bottom w:val="none" w:sz="0" w:space="0" w:color="auto"/>
        <w:right w:val="none" w:sz="0" w:space="0" w:color="auto"/>
      </w:divBdr>
    </w:div>
    <w:div w:id="230820448">
      <w:marLeft w:val="640"/>
      <w:marRight w:val="0"/>
      <w:marTop w:val="0"/>
      <w:marBottom w:val="0"/>
      <w:divBdr>
        <w:top w:val="none" w:sz="0" w:space="0" w:color="auto"/>
        <w:left w:val="none" w:sz="0" w:space="0" w:color="auto"/>
        <w:bottom w:val="none" w:sz="0" w:space="0" w:color="auto"/>
        <w:right w:val="none" w:sz="0" w:space="0" w:color="auto"/>
      </w:divBdr>
    </w:div>
    <w:div w:id="231162230">
      <w:marLeft w:val="640"/>
      <w:marRight w:val="0"/>
      <w:marTop w:val="0"/>
      <w:marBottom w:val="0"/>
      <w:divBdr>
        <w:top w:val="none" w:sz="0" w:space="0" w:color="auto"/>
        <w:left w:val="none" w:sz="0" w:space="0" w:color="auto"/>
        <w:bottom w:val="none" w:sz="0" w:space="0" w:color="auto"/>
        <w:right w:val="none" w:sz="0" w:space="0" w:color="auto"/>
      </w:divBdr>
    </w:div>
    <w:div w:id="231544016">
      <w:marLeft w:val="640"/>
      <w:marRight w:val="0"/>
      <w:marTop w:val="0"/>
      <w:marBottom w:val="0"/>
      <w:divBdr>
        <w:top w:val="none" w:sz="0" w:space="0" w:color="auto"/>
        <w:left w:val="none" w:sz="0" w:space="0" w:color="auto"/>
        <w:bottom w:val="none" w:sz="0" w:space="0" w:color="auto"/>
        <w:right w:val="none" w:sz="0" w:space="0" w:color="auto"/>
      </w:divBdr>
    </w:div>
    <w:div w:id="231694396">
      <w:marLeft w:val="640"/>
      <w:marRight w:val="0"/>
      <w:marTop w:val="0"/>
      <w:marBottom w:val="0"/>
      <w:divBdr>
        <w:top w:val="none" w:sz="0" w:space="0" w:color="auto"/>
        <w:left w:val="none" w:sz="0" w:space="0" w:color="auto"/>
        <w:bottom w:val="none" w:sz="0" w:space="0" w:color="auto"/>
        <w:right w:val="none" w:sz="0" w:space="0" w:color="auto"/>
      </w:divBdr>
    </w:div>
    <w:div w:id="231963696">
      <w:marLeft w:val="640"/>
      <w:marRight w:val="0"/>
      <w:marTop w:val="0"/>
      <w:marBottom w:val="0"/>
      <w:divBdr>
        <w:top w:val="none" w:sz="0" w:space="0" w:color="auto"/>
        <w:left w:val="none" w:sz="0" w:space="0" w:color="auto"/>
        <w:bottom w:val="none" w:sz="0" w:space="0" w:color="auto"/>
        <w:right w:val="none" w:sz="0" w:space="0" w:color="auto"/>
      </w:divBdr>
    </w:div>
    <w:div w:id="232006408">
      <w:bodyDiv w:val="1"/>
      <w:marLeft w:val="0"/>
      <w:marRight w:val="0"/>
      <w:marTop w:val="0"/>
      <w:marBottom w:val="0"/>
      <w:divBdr>
        <w:top w:val="none" w:sz="0" w:space="0" w:color="auto"/>
        <w:left w:val="none" w:sz="0" w:space="0" w:color="auto"/>
        <w:bottom w:val="none" w:sz="0" w:space="0" w:color="auto"/>
        <w:right w:val="none" w:sz="0" w:space="0" w:color="auto"/>
      </w:divBdr>
    </w:div>
    <w:div w:id="232474773">
      <w:marLeft w:val="640"/>
      <w:marRight w:val="0"/>
      <w:marTop w:val="0"/>
      <w:marBottom w:val="0"/>
      <w:divBdr>
        <w:top w:val="none" w:sz="0" w:space="0" w:color="auto"/>
        <w:left w:val="none" w:sz="0" w:space="0" w:color="auto"/>
        <w:bottom w:val="none" w:sz="0" w:space="0" w:color="auto"/>
        <w:right w:val="none" w:sz="0" w:space="0" w:color="auto"/>
      </w:divBdr>
    </w:div>
    <w:div w:id="232664706">
      <w:marLeft w:val="640"/>
      <w:marRight w:val="0"/>
      <w:marTop w:val="0"/>
      <w:marBottom w:val="0"/>
      <w:divBdr>
        <w:top w:val="none" w:sz="0" w:space="0" w:color="auto"/>
        <w:left w:val="none" w:sz="0" w:space="0" w:color="auto"/>
        <w:bottom w:val="none" w:sz="0" w:space="0" w:color="auto"/>
        <w:right w:val="none" w:sz="0" w:space="0" w:color="auto"/>
      </w:divBdr>
    </w:div>
    <w:div w:id="232812909">
      <w:bodyDiv w:val="1"/>
      <w:marLeft w:val="0"/>
      <w:marRight w:val="0"/>
      <w:marTop w:val="0"/>
      <w:marBottom w:val="0"/>
      <w:divBdr>
        <w:top w:val="none" w:sz="0" w:space="0" w:color="auto"/>
        <w:left w:val="none" w:sz="0" w:space="0" w:color="auto"/>
        <w:bottom w:val="none" w:sz="0" w:space="0" w:color="auto"/>
        <w:right w:val="none" w:sz="0" w:space="0" w:color="auto"/>
      </w:divBdr>
    </w:div>
    <w:div w:id="232858139">
      <w:marLeft w:val="640"/>
      <w:marRight w:val="0"/>
      <w:marTop w:val="0"/>
      <w:marBottom w:val="0"/>
      <w:divBdr>
        <w:top w:val="none" w:sz="0" w:space="0" w:color="auto"/>
        <w:left w:val="none" w:sz="0" w:space="0" w:color="auto"/>
        <w:bottom w:val="none" w:sz="0" w:space="0" w:color="auto"/>
        <w:right w:val="none" w:sz="0" w:space="0" w:color="auto"/>
      </w:divBdr>
    </w:div>
    <w:div w:id="233053311">
      <w:marLeft w:val="640"/>
      <w:marRight w:val="0"/>
      <w:marTop w:val="0"/>
      <w:marBottom w:val="0"/>
      <w:divBdr>
        <w:top w:val="none" w:sz="0" w:space="0" w:color="auto"/>
        <w:left w:val="none" w:sz="0" w:space="0" w:color="auto"/>
        <w:bottom w:val="none" w:sz="0" w:space="0" w:color="auto"/>
        <w:right w:val="none" w:sz="0" w:space="0" w:color="auto"/>
      </w:divBdr>
    </w:div>
    <w:div w:id="233130514">
      <w:marLeft w:val="640"/>
      <w:marRight w:val="0"/>
      <w:marTop w:val="0"/>
      <w:marBottom w:val="0"/>
      <w:divBdr>
        <w:top w:val="none" w:sz="0" w:space="0" w:color="auto"/>
        <w:left w:val="none" w:sz="0" w:space="0" w:color="auto"/>
        <w:bottom w:val="none" w:sz="0" w:space="0" w:color="auto"/>
        <w:right w:val="none" w:sz="0" w:space="0" w:color="auto"/>
      </w:divBdr>
    </w:div>
    <w:div w:id="235095739">
      <w:marLeft w:val="640"/>
      <w:marRight w:val="0"/>
      <w:marTop w:val="0"/>
      <w:marBottom w:val="0"/>
      <w:divBdr>
        <w:top w:val="none" w:sz="0" w:space="0" w:color="auto"/>
        <w:left w:val="none" w:sz="0" w:space="0" w:color="auto"/>
        <w:bottom w:val="none" w:sz="0" w:space="0" w:color="auto"/>
        <w:right w:val="none" w:sz="0" w:space="0" w:color="auto"/>
      </w:divBdr>
    </w:div>
    <w:div w:id="236405407">
      <w:marLeft w:val="640"/>
      <w:marRight w:val="0"/>
      <w:marTop w:val="0"/>
      <w:marBottom w:val="0"/>
      <w:divBdr>
        <w:top w:val="none" w:sz="0" w:space="0" w:color="auto"/>
        <w:left w:val="none" w:sz="0" w:space="0" w:color="auto"/>
        <w:bottom w:val="none" w:sz="0" w:space="0" w:color="auto"/>
        <w:right w:val="none" w:sz="0" w:space="0" w:color="auto"/>
      </w:divBdr>
    </w:div>
    <w:div w:id="237059181">
      <w:marLeft w:val="640"/>
      <w:marRight w:val="0"/>
      <w:marTop w:val="0"/>
      <w:marBottom w:val="0"/>
      <w:divBdr>
        <w:top w:val="none" w:sz="0" w:space="0" w:color="auto"/>
        <w:left w:val="none" w:sz="0" w:space="0" w:color="auto"/>
        <w:bottom w:val="none" w:sz="0" w:space="0" w:color="auto"/>
        <w:right w:val="none" w:sz="0" w:space="0" w:color="auto"/>
      </w:divBdr>
    </w:div>
    <w:div w:id="237175854">
      <w:marLeft w:val="640"/>
      <w:marRight w:val="0"/>
      <w:marTop w:val="0"/>
      <w:marBottom w:val="0"/>
      <w:divBdr>
        <w:top w:val="none" w:sz="0" w:space="0" w:color="auto"/>
        <w:left w:val="none" w:sz="0" w:space="0" w:color="auto"/>
        <w:bottom w:val="none" w:sz="0" w:space="0" w:color="auto"/>
        <w:right w:val="none" w:sz="0" w:space="0" w:color="auto"/>
      </w:divBdr>
    </w:div>
    <w:div w:id="237325351">
      <w:marLeft w:val="640"/>
      <w:marRight w:val="0"/>
      <w:marTop w:val="0"/>
      <w:marBottom w:val="0"/>
      <w:divBdr>
        <w:top w:val="none" w:sz="0" w:space="0" w:color="auto"/>
        <w:left w:val="none" w:sz="0" w:space="0" w:color="auto"/>
        <w:bottom w:val="none" w:sz="0" w:space="0" w:color="auto"/>
        <w:right w:val="none" w:sz="0" w:space="0" w:color="auto"/>
      </w:divBdr>
    </w:div>
    <w:div w:id="237634909">
      <w:marLeft w:val="640"/>
      <w:marRight w:val="0"/>
      <w:marTop w:val="0"/>
      <w:marBottom w:val="0"/>
      <w:divBdr>
        <w:top w:val="none" w:sz="0" w:space="0" w:color="auto"/>
        <w:left w:val="none" w:sz="0" w:space="0" w:color="auto"/>
        <w:bottom w:val="none" w:sz="0" w:space="0" w:color="auto"/>
        <w:right w:val="none" w:sz="0" w:space="0" w:color="auto"/>
      </w:divBdr>
    </w:div>
    <w:div w:id="238178518">
      <w:bodyDiv w:val="1"/>
      <w:marLeft w:val="0"/>
      <w:marRight w:val="0"/>
      <w:marTop w:val="0"/>
      <w:marBottom w:val="0"/>
      <w:divBdr>
        <w:top w:val="none" w:sz="0" w:space="0" w:color="auto"/>
        <w:left w:val="none" w:sz="0" w:space="0" w:color="auto"/>
        <w:bottom w:val="none" w:sz="0" w:space="0" w:color="auto"/>
        <w:right w:val="none" w:sz="0" w:space="0" w:color="auto"/>
      </w:divBdr>
    </w:div>
    <w:div w:id="238179827">
      <w:marLeft w:val="640"/>
      <w:marRight w:val="0"/>
      <w:marTop w:val="0"/>
      <w:marBottom w:val="0"/>
      <w:divBdr>
        <w:top w:val="none" w:sz="0" w:space="0" w:color="auto"/>
        <w:left w:val="none" w:sz="0" w:space="0" w:color="auto"/>
        <w:bottom w:val="none" w:sz="0" w:space="0" w:color="auto"/>
        <w:right w:val="none" w:sz="0" w:space="0" w:color="auto"/>
      </w:divBdr>
    </w:div>
    <w:div w:id="239023499">
      <w:marLeft w:val="480"/>
      <w:marRight w:val="0"/>
      <w:marTop w:val="0"/>
      <w:marBottom w:val="0"/>
      <w:divBdr>
        <w:top w:val="none" w:sz="0" w:space="0" w:color="auto"/>
        <w:left w:val="none" w:sz="0" w:space="0" w:color="auto"/>
        <w:bottom w:val="none" w:sz="0" w:space="0" w:color="auto"/>
        <w:right w:val="none" w:sz="0" w:space="0" w:color="auto"/>
      </w:divBdr>
    </w:div>
    <w:div w:id="240260554">
      <w:marLeft w:val="640"/>
      <w:marRight w:val="0"/>
      <w:marTop w:val="0"/>
      <w:marBottom w:val="0"/>
      <w:divBdr>
        <w:top w:val="none" w:sz="0" w:space="0" w:color="auto"/>
        <w:left w:val="none" w:sz="0" w:space="0" w:color="auto"/>
        <w:bottom w:val="none" w:sz="0" w:space="0" w:color="auto"/>
        <w:right w:val="none" w:sz="0" w:space="0" w:color="auto"/>
      </w:divBdr>
    </w:div>
    <w:div w:id="240338735">
      <w:marLeft w:val="640"/>
      <w:marRight w:val="0"/>
      <w:marTop w:val="0"/>
      <w:marBottom w:val="0"/>
      <w:divBdr>
        <w:top w:val="none" w:sz="0" w:space="0" w:color="auto"/>
        <w:left w:val="none" w:sz="0" w:space="0" w:color="auto"/>
        <w:bottom w:val="none" w:sz="0" w:space="0" w:color="auto"/>
        <w:right w:val="none" w:sz="0" w:space="0" w:color="auto"/>
      </w:divBdr>
    </w:div>
    <w:div w:id="240526054">
      <w:bodyDiv w:val="1"/>
      <w:marLeft w:val="0"/>
      <w:marRight w:val="0"/>
      <w:marTop w:val="0"/>
      <w:marBottom w:val="0"/>
      <w:divBdr>
        <w:top w:val="none" w:sz="0" w:space="0" w:color="auto"/>
        <w:left w:val="none" w:sz="0" w:space="0" w:color="auto"/>
        <w:bottom w:val="none" w:sz="0" w:space="0" w:color="auto"/>
        <w:right w:val="none" w:sz="0" w:space="0" w:color="auto"/>
      </w:divBdr>
      <w:divsChild>
        <w:div w:id="62878491">
          <w:marLeft w:val="480"/>
          <w:marRight w:val="0"/>
          <w:marTop w:val="0"/>
          <w:marBottom w:val="0"/>
          <w:divBdr>
            <w:top w:val="none" w:sz="0" w:space="0" w:color="auto"/>
            <w:left w:val="none" w:sz="0" w:space="0" w:color="auto"/>
            <w:bottom w:val="none" w:sz="0" w:space="0" w:color="auto"/>
            <w:right w:val="none" w:sz="0" w:space="0" w:color="auto"/>
          </w:divBdr>
        </w:div>
        <w:div w:id="68427407">
          <w:marLeft w:val="480"/>
          <w:marRight w:val="0"/>
          <w:marTop w:val="0"/>
          <w:marBottom w:val="0"/>
          <w:divBdr>
            <w:top w:val="none" w:sz="0" w:space="0" w:color="auto"/>
            <w:left w:val="none" w:sz="0" w:space="0" w:color="auto"/>
            <w:bottom w:val="none" w:sz="0" w:space="0" w:color="auto"/>
            <w:right w:val="none" w:sz="0" w:space="0" w:color="auto"/>
          </w:divBdr>
        </w:div>
        <w:div w:id="101152125">
          <w:marLeft w:val="480"/>
          <w:marRight w:val="0"/>
          <w:marTop w:val="0"/>
          <w:marBottom w:val="0"/>
          <w:divBdr>
            <w:top w:val="none" w:sz="0" w:space="0" w:color="auto"/>
            <w:left w:val="none" w:sz="0" w:space="0" w:color="auto"/>
            <w:bottom w:val="none" w:sz="0" w:space="0" w:color="auto"/>
            <w:right w:val="none" w:sz="0" w:space="0" w:color="auto"/>
          </w:divBdr>
        </w:div>
        <w:div w:id="131020116">
          <w:marLeft w:val="480"/>
          <w:marRight w:val="0"/>
          <w:marTop w:val="0"/>
          <w:marBottom w:val="0"/>
          <w:divBdr>
            <w:top w:val="none" w:sz="0" w:space="0" w:color="auto"/>
            <w:left w:val="none" w:sz="0" w:space="0" w:color="auto"/>
            <w:bottom w:val="none" w:sz="0" w:space="0" w:color="auto"/>
            <w:right w:val="none" w:sz="0" w:space="0" w:color="auto"/>
          </w:divBdr>
        </w:div>
        <w:div w:id="176770786">
          <w:marLeft w:val="480"/>
          <w:marRight w:val="0"/>
          <w:marTop w:val="0"/>
          <w:marBottom w:val="0"/>
          <w:divBdr>
            <w:top w:val="none" w:sz="0" w:space="0" w:color="auto"/>
            <w:left w:val="none" w:sz="0" w:space="0" w:color="auto"/>
            <w:bottom w:val="none" w:sz="0" w:space="0" w:color="auto"/>
            <w:right w:val="none" w:sz="0" w:space="0" w:color="auto"/>
          </w:divBdr>
        </w:div>
        <w:div w:id="181018616">
          <w:marLeft w:val="480"/>
          <w:marRight w:val="0"/>
          <w:marTop w:val="0"/>
          <w:marBottom w:val="0"/>
          <w:divBdr>
            <w:top w:val="none" w:sz="0" w:space="0" w:color="auto"/>
            <w:left w:val="none" w:sz="0" w:space="0" w:color="auto"/>
            <w:bottom w:val="none" w:sz="0" w:space="0" w:color="auto"/>
            <w:right w:val="none" w:sz="0" w:space="0" w:color="auto"/>
          </w:divBdr>
        </w:div>
        <w:div w:id="231046299">
          <w:marLeft w:val="480"/>
          <w:marRight w:val="0"/>
          <w:marTop w:val="0"/>
          <w:marBottom w:val="0"/>
          <w:divBdr>
            <w:top w:val="none" w:sz="0" w:space="0" w:color="auto"/>
            <w:left w:val="none" w:sz="0" w:space="0" w:color="auto"/>
            <w:bottom w:val="none" w:sz="0" w:space="0" w:color="auto"/>
            <w:right w:val="none" w:sz="0" w:space="0" w:color="auto"/>
          </w:divBdr>
        </w:div>
        <w:div w:id="241455682">
          <w:marLeft w:val="480"/>
          <w:marRight w:val="0"/>
          <w:marTop w:val="0"/>
          <w:marBottom w:val="0"/>
          <w:divBdr>
            <w:top w:val="none" w:sz="0" w:space="0" w:color="auto"/>
            <w:left w:val="none" w:sz="0" w:space="0" w:color="auto"/>
            <w:bottom w:val="none" w:sz="0" w:space="0" w:color="auto"/>
            <w:right w:val="none" w:sz="0" w:space="0" w:color="auto"/>
          </w:divBdr>
        </w:div>
        <w:div w:id="264655667">
          <w:marLeft w:val="480"/>
          <w:marRight w:val="0"/>
          <w:marTop w:val="0"/>
          <w:marBottom w:val="0"/>
          <w:divBdr>
            <w:top w:val="none" w:sz="0" w:space="0" w:color="auto"/>
            <w:left w:val="none" w:sz="0" w:space="0" w:color="auto"/>
            <w:bottom w:val="none" w:sz="0" w:space="0" w:color="auto"/>
            <w:right w:val="none" w:sz="0" w:space="0" w:color="auto"/>
          </w:divBdr>
        </w:div>
        <w:div w:id="269553500">
          <w:marLeft w:val="480"/>
          <w:marRight w:val="0"/>
          <w:marTop w:val="0"/>
          <w:marBottom w:val="0"/>
          <w:divBdr>
            <w:top w:val="none" w:sz="0" w:space="0" w:color="auto"/>
            <w:left w:val="none" w:sz="0" w:space="0" w:color="auto"/>
            <w:bottom w:val="none" w:sz="0" w:space="0" w:color="auto"/>
            <w:right w:val="none" w:sz="0" w:space="0" w:color="auto"/>
          </w:divBdr>
        </w:div>
        <w:div w:id="358090250">
          <w:marLeft w:val="480"/>
          <w:marRight w:val="0"/>
          <w:marTop w:val="0"/>
          <w:marBottom w:val="0"/>
          <w:divBdr>
            <w:top w:val="none" w:sz="0" w:space="0" w:color="auto"/>
            <w:left w:val="none" w:sz="0" w:space="0" w:color="auto"/>
            <w:bottom w:val="none" w:sz="0" w:space="0" w:color="auto"/>
            <w:right w:val="none" w:sz="0" w:space="0" w:color="auto"/>
          </w:divBdr>
        </w:div>
        <w:div w:id="371811820">
          <w:marLeft w:val="480"/>
          <w:marRight w:val="0"/>
          <w:marTop w:val="0"/>
          <w:marBottom w:val="0"/>
          <w:divBdr>
            <w:top w:val="none" w:sz="0" w:space="0" w:color="auto"/>
            <w:left w:val="none" w:sz="0" w:space="0" w:color="auto"/>
            <w:bottom w:val="none" w:sz="0" w:space="0" w:color="auto"/>
            <w:right w:val="none" w:sz="0" w:space="0" w:color="auto"/>
          </w:divBdr>
        </w:div>
        <w:div w:id="389423841">
          <w:marLeft w:val="480"/>
          <w:marRight w:val="0"/>
          <w:marTop w:val="0"/>
          <w:marBottom w:val="0"/>
          <w:divBdr>
            <w:top w:val="none" w:sz="0" w:space="0" w:color="auto"/>
            <w:left w:val="none" w:sz="0" w:space="0" w:color="auto"/>
            <w:bottom w:val="none" w:sz="0" w:space="0" w:color="auto"/>
            <w:right w:val="none" w:sz="0" w:space="0" w:color="auto"/>
          </w:divBdr>
        </w:div>
        <w:div w:id="452478506">
          <w:marLeft w:val="480"/>
          <w:marRight w:val="0"/>
          <w:marTop w:val="0"/>
          <w:marBottom w:val="0"/>
          <w:divBdr>
            <w:top w:val="none" w:sz="0" w:space="0" w:color="auto"/>
            <w:left w:val="none" w:sz="0" w:space="0" w:color="auto"/>
            <w:bottom w:val="none" w:sz="0" w:space="0" w:color="auto"/>
            <w:right w:val="none" w:sz="0" w:space="0" w:color="auto"/>
          </w:divBdr>
        </w:div>
        <w:div w:id="457458356">
          <w:marLeft w:val="480"/>
          <w:marRight w:val="0"/>
          <w:marTop w:val="0"/>
          <w:marBottom w:val="0"/>
          <w:divBdr>
            <w:top w:val="none" w:sz="0" w:space="0" w:color="auto"/>
            <w:left w:val="none" w:sz="0" w:space="0" w:color="auto"/>
            <w:bottom w:val="none" w:sz="0" w:space="0" w:color="auto"/>
            <w:right w:val="none" w:sz="0" w:space="0" w:color="auto"/>
          </w:divBdr>
        </w:div>
        <w:div w:id="490220364">
          <w:marLeft w:val="480"/>
          <w:marRight w:val="0"/>
          <w:marTop w:val="0"/>
          <w:marBottom w:val="0"/>
          <w:divBdr>
            <w:top w:val="none" w:sz="0" w:space="0" w:color="auto"/>
            <w:left w:val="none" w:sz="0" w:space="0" w:color="auto"/>
            <w:bottom w:val="none" w:sz="0" w:space="0" w:color="auto"/>
            <w:right w:val="none" w:sz="0" w:space="0" w:color="auto"/>
          </w:divBdr>
        </w:div>
        <w:div w:id="580796868">
          <w:marLeft w:val="480"/>
          <w:marRight w:val="0"/>
          <w:marTop w:val="0"/>
          <w:marBottom w:val="0"/>
          <w:divBdr>
            <w:top w:val="none" w:sz="0" w:space="0" w:color="auto"/>
            <w:left w:val="none" w:sz="0" w:space="0" w:color="auto"/>
            <w:bottom w:val="none" w:sz="0" w:space="0" w:color="auto"/>
            <w:right w:val="none" w:sz="0" w:space="0" w:color="auto"/>
          </w:divBdr>
        </w:div>
        <w:div w:id="586689487">
          <w:marLeft w:val="480"/>
          <w:marRight w:val="0"/>
          <w:marTop w:val="0"/>
          <w:marBottom w:val="0"/>
          <w:divBdr>
            <w:top w:val="none" w:sz="0" w:space="0" w:color="auto"/>
            <w:left w:val="none" w:sz="0" w:space="0" w:color="auto"/>
            <w:bottom w:val="none" w:sz="0" w:space="0" w:color="auto"/>
            <w:right w:val="none" w:sz="0" w:space="0" w:color="auto"/>
          </w:divBdr>
        </w:div>
        <w:div w:id="619262315">
          <w:marLeft w:val="480"/>
          <w:marRight w:val="0"/>
          <w:marTop w:val="0"/>
          <w:marBottom w:val="0"/>
          <w:divBdr>
            <w:top w:val="none" w:sz="0" w:space="0" w:color="auto"/>
            <w:left w:val="none" w:sz="0" w:space="0" w:color="auto"/>
            <w:bottom w:val="none" w:sz="0" w:space="0" w:color="auto"/>
            <w:right w:val="none" w:sz="0" w:space="0" w:color="auto"/>
          </w:divBdr>
        </w:div>
        <w:div w:id="642929576">
          <w:marLeft w:val="480"/>
          <w:marRight w:val="0"/>
          <w:marTop w:val="0"/>
          <w:marBottom w:val="0"/>
          <w:divBdr>
            <w:top w:val="none" w:sz="0" w:space="0" w:color="auto"/>
            <w:left w:val="none" w:sz="0" w:space="0" w:color="auto"/>
            <w:bottom w:val="none" w:sz="0" w:space="0" w:color="auto"/>
            <w:right w:val="none" w:sz="0" w:space="0" w:color="auto"/>
          </w:divBdr>
        </w:div>
        <w:div w:id="643513652">
          <w:marLeft w:val="480"/>
          <w:marRight w:val="0"/>
          <w:marTop w:val="0"/>
          <w:marBottom w:val="0"/>
          <w:divBdr>
            <w:top w:val="none" w:sz="0" w:space="0" w:color="auto"/>
            <w:left w:val="none" w:sz="0" w:space="0" w:color="auto"/>
            <w:bottom w:val="none" w:sz="0" w:space="0" w:color="auto"/>
            <w:right w:val="none" w:sz="0" w:space="0" w:color="auto"/>
          </w:divBdr>
        </w:div>
        <w:div w:id="687145218">
          <w:marLeft w:val="480"/>
          <w:marRight w:val="0"/>
          <w:marTop w:val="0"/>
          <w:marBottom w:val="0"/>
          <w:divBdr>
            <w:top w:val="none" w:sz="0" w:space="0" w:color="auto"/>
            <w:left w:val="none" w:sz="0" w:space="0" w:color="auto"/>
            <w:bottom w:val="none" w:sz="0" w:space="0" w:color="auto"/>
            <w:right w:val="none" w:sz="0" w:space="0" w:color="auto"/>
          </w:divBdr>
        </w:div>
        <w:div w:id="722943829">
          <w:marLeft w:val="480"/>
          <w:marRight w:val="0"/>
          <w:marTop w:val="0"/>
          <w:marBottom w:val="0"/>
          <w:divBdr>
            <w:top w:val="none" w:sz="0" w:space="0" w:color="auto"/>
            <w:left w:val="none" w:sz="0" w:space="0" w:color="auto"/>
            <w:bottom w:val="none" w:sz="0" w:space="0" w:color="auto"/>
            <w:right w:val="none" w:sz="0" w:space="0" w:color="auto"/>
          </w:divBdr>
        </w:div>
        <w:div w:id="761419099">
          <w:marLeft w:val="480"/>
          <w:marRight w:val="0"/>
          <w:marTop w:val="0"/>
          <w:marBottom w:val="0"/>
          <w:divBdr>
            <w:top w:val="none" w:sz="0" w:space="0" w:color="auto"/>
            <w:left w:val="none" w:sz="0" w:space="0" w:color="auto"/>
            <w:bottom w:val="none" w:sz="0" w:space="0" w:color="auto"/>
            <w:right w:val="none" w:sz="0" w:space="0" w:color="auto"/>
          </w:divBdr>
        </w:div>
        <w:div w:id="765418376">
          <w:marLeft w:val="480"/>
          <w:marRight w:val="0"/>
          <w:marTop w:val="0"/>
          <w:marBottom w:val="0"/>
          <w:divBdr>
            <w:top w:val="none" w:sz="0" w:space="0" w:color="auto"/>
            <w:left w:val="none" w:sz="0" w:space="0" w:color="auto"/>
            <w:bottom w:val="none" w:sz="0" w:space="0" w:color="auto"/>
            <w:right w:val="none" w:sz="0" w:space="0" w:color="auto"/>
          </w:divBdr>
        </w:div>
        <w:div w:id="765661157">
          <w:marLeft w:val="480"/>
          <w:marRight w:val="0"/>
          <w:marTop w:val="0"/>
          <w:marBottom w:val="0"/>
          <w:divBdr>
            <w:top w:val="none" w:sz="0" w:space="0" w:color="auto"/>
            <w:left w:val="none" w:sz="0" w:space="0" w:color="auto"/>
            <w:bottom w:val="none" w:sz="0" w:space="0" w:color="auto"/>
            <w:right w:val="none" w:sz="0" w:space="0" w:color="auto"/>
          </w:divBdr>
        </w:div>
        <w:div w:id="787546298">
          <w:marLeft w:val="480"/>
          <w:marRight w:val="0"/>
          <w:marTop w:val="0"/>
          <w:marBottom w:val="0"/>
          <w:divBdr>
            <w:top w:val="none" w:sz="0" w:space="0" w:color="auto"/>
            <w:left w:val="none" w:sz="0" w:space="0" w:color="auto"/>
            <w:bottom w:val="none" w:sz="0" w:space="0" w:color="auto"/>
            <w:right w:val="none" w:sz="0" w:space="0" w:color="auto"/>
          </w:divBdr>
        </w:div>
        <w:div w:id="790132002">
          <w:marLeft w:val="480"/>
          <w:marRight w:val="0"/>
          <w:marTop w:val="0"/>
          <w:marBottom w:val="0"/>
          <w:divBdr>
            <w:top w:val="none" w:sz="0" w:space="0" w:color="auto"/>
            <w:left w:val="none" w:sz="0" w:space="0" w:color="auto"/>
            <w:bottom w:val="none" w:sz="0" w:space="0" w:color="auto"/>
            <w:right w:val="none" w:sz="0" w:space="0" w:color="auto"/>
          </w:divBdr>
        </w:div>
        <w:div w:id="805006892">
          <w:marLeft w:val="480"/>
          <w:marRight w:val="0"/>
          <w:marTop w:val="0"/>
          <w:marBottom w:val="0"/>
          <w:divBdr>
            <w:top w:val="none" w:sz="0" w:space="0" w:color="auto"/>
            <w:left w:val="none" w:sz="0" w:space="0" w:color="auto"/>
            <w:bottom w:val="none" w:sz="0" w:space="0" w:color="auto"/>
            <w:right w:val="none" w:sz="0" w:space="0" w:color="auto"/>
          </w:divBdr>
        </w:div>
        <w:div w:id="838421364">
          <w:marLeft w:val="480"/>
          <w:marRight w:val="0"/>
          <w:marTop w:val="0"/>
          <w:marBottom w:val="0"/>
          <w:divBdr>
            <w:top w:val="none" w:sz="0" w:space="0" w:color="auto"/>
            <w:left w:val="none" w:sz="0" w:space="0" w:color="auto"/>
            <w:bottom w:val="none" w:sz="0" w:space="0" w:color="auto"/>
            <w:right w:val="none" w:sz="0" w:space="0" w:color="auto"/>
          </w:divBdr>
        </w:div>
        <w:div w:id="864055237">
          <w:marLeft w:val="480"/>
          <w:marRight w:val="0"/>
          <w:marTop w:val="0"/>
          <w:marBottom w:val="0"/>
          <w:divBdr>
            <w:top w:val="none" w:sz="0" w:space="0" w:color="auto"/>
            <w:left w:val="none" w:sz="0" w:space="0" w:color="auto"/>
            <w:bottom w:val="none" w:sz="0" w:space="0" w:color="auto"/>
            <w:right w:val="none" w:sz="0" w:space="0" w:color="auto"/>
          </w:divBdr>
        </w:div>
        <w:div w:id="881406813">
          <w:marLeft w:val="480"/>
          <w:marRight w:val="0"/>
          <w:marTop w:val="0"/>
          <w:marBottom w:val="0"/>
          <w:divBdr>
            <w:top w:val="none" w:sz="0" w:space="0" w:color="auto"/>
            <w:left w:val="none" w:sz="0" w:space="0" w:color="auto"/>
            <w:bottom w:val="none" w:sz="0" w:space="0" w:color="auto"/>
            <w:right w:val="none" w:sz="0" w:space="0" w:color="auto"/>
          </w:divBdr>
        </w:div>
        <w:div w:id="963578498">
          <w:marLeft w:val="480"/>
          <w:marRight w:val="0"/>
          <w:marTop w:val="0"/>
          <w:marBottom w:val="0"/>
          <w:divBdr>
            <w:top w:val="none" w:sz="0" w:space="0" w:color="auto"/>
            <w:left w:val="none" w:sz="0" w:space="0" w:color="auto"/>
            <w:bottom w:val="none" w:sz="0" w:space="0" w:color="auto"/>
            <w:right w:val="none" w:sz="0" w:space="0" w:color="auto"/>
          </w:divBdr>
        </w:div>
        <w:div w:id="988941274">
          <w:marLeft w:val="480"/>
          <w:marRight w:val="0"/>
          <w:marTop w:val="0"/>
          <w:marBottom w:val="0"/>
          <w:divBdr>
            <w:top w:val="none" w:sz="0" w:space="0" w:color="auto"/>
            <w:left w:val="none" w:sz="0" w:space="0" w:color="auto"/>
            <w:bottom w:val="none" w:sz="0" w:space="0" w:color="auto"/>
            <w:right w:val="none" w:sz="0" w:space="0" w:color="auto"/>
          </w:divBdr>
        </w:div>
        <w:div w:id="1041596125">
          <w:marLeft w:val="480"/>
          <w:marRight w:val="0"/>
          <w:marTop w:val="0"/>
          <w:marBottom w:val="0"/>
          <w:divBdr>
            <w:top w:val="none" w:sz="0" w:space="0" w:color="auto"/>
            <w:left w:val="none" w:sz="0" w:space="0" w:color="auto"/>
            <w:bottom w:val="none" w:sz="0" w:space="0" w:color="auto"/>
            <w:right w:val="none" w:sz="0" w:space="0" w:color="auto"/>
          </w:divBdr>
        </w:div>
        <w:div w:id="1062946649">
          <w:marLeft w:val="480"/>
          <w:marRight w:val="0"/>
          <w:marTop w:val="0"/>
          <w:marBottom w:val="0"/>
          <w:divBdr>
            <w:top w:val="none" w:sz="0" w:space="0" w:color="auto"/>
            <w:left w:val="none" w:sz="0" w:space="0" w:color="auto"/>
            <w:bottom w:val="none" w:sz="0" w:space="0" w:color="auto"/>
            <w:right w:val="none" w:sz="0" w:space="0" w:color="auto"/>
          </w:divBdr>
        </w:div>
        <w:div w:id="1104151539">
          <w:marLeft w:val="480"/>
          <w:marRight w:val="0"/>
          <w:marTop w:val="0"/>
          <w:marBottom w:val="0"/>
          <w:divBdr>
            <w:top w:val="none" w:sz="0" w:space="0" w:color="auto"/>
            <w:left w:val="none" w:sz="0" w:space="0" w:color="auto"/>
            <w:bottom w:val="none" w:sz="0" w:space="0" w:color="auto"/>
            <w:right w:val="none" w:sz="0" w:space="0" w:color="auto"/>
          </w:divBdr>
        </w:div>
        <w:div w:id="1114205740">
          <w:marLeft w:val="480"/>
          <w:marRight w:val="0"/>
          <w:marTop w:val="0"/>
          <w:marBottom w:val="0"/>
          <w:divBdr>
            <w:top w:val="none" w:sz="0" w:space="0" w:color="auto"/>
            <w:left w:val="none" w:sz="0" w:space="0" w:color="auto"/>
            <w:bottom w:val="none" w:sz="0" w:space="0" w:color="auto"/>
            <w:right w:val="none" w:sz="0" w:space="0" w:color="auto"/>
          </w:divBdr>
        </w:div>
        <w:div w:id="1121531070">
          <w:marLeft w:val="480"/>
          <w:marRight w:val="0"/>
          <w:marTop w:val="0"/>
          <w:marBottom w:val="0"/>
          <w:divBdr>
            <w:top w:val="none" w:sz="0" w:space="0" w:color="auto"/>
            <w:left w:val="none" w:sz="0" w:space="0" w:color="auto"/>
            <w:bottom w:val="none" w:sz="0" w:space="0" w:color="auto"/>
            <w:right w:val="none" w:sz="0" w:space="0" w:color="auto"/>
          </w:divBdr>
        </w:div>
        <w:div w:id="1220291417">
          <w:marLeft w:val="480"/>
          <w:marRight w:val="0"/>
          <w:marTop w:val="0"/>
          <w:marBottom w:val="0"/>
          <w:divBdr>
            <w:top w:val="none" w:sz="0" w:space="0" w:color="auto"/>
            <w:left w:val="none" w:sz="0" w:space="0" w:color="auto"/>
            <w:bottom w:val="none" w:sz="0" w:space="0" w:color="auto"/>
            <w:right w:val="none" w:sz="0" w:space="0" w:color="auto"/>
          </w:divBdr>
        </w:div>
        <w:div w:id="1266186366">
          <w:marLeft w:val="480"/>
          <w:marRight w:val="0"/>
          <w:marTop w:val="0"/>
          <w:marBottom w:val="0"/>
          <w:divBdr>
            <w:top w:val="none" w:sz="0" w:space="0" w:color="auto"/>
            <w:left w:val="none" w:sz="0" w:space="0" w:color="auto"/>
            <w:bottom w:val="none" w:sz="0" w:space="0" w:color="auto"/>
            <w:right w:val="none" w:sz="0" w:space="0" w:color="auto"/>
          </w:divBdr>
        </w:div>
        <w:div w:id="1294943953">
          <w:marLeft w:val="480"/>
          <w:marRight w:val="0"/>
          <w:marTop w:val="0"/>
          <w:marBottom w:val="0"/>
          <w:divBdr>
            <w:top w:val="none" w:sz="0" w:space="0" w:color="auto"/>
            <w:left w:val="none" w:sz="0" w:space="0" w:color="auto"/>
            <w:bottom w:val="none" w:sz="0" w:space="0" w:color="auto"/>
            <w:right w:val="none" w:sz="0" w:space="0" w:color="auto"/>
          </w:divBdr>
        </w:div>
        <w:div w:id="1295022786">
          <w:marLeft w:val="480"/>
          <w:marRight w:val="0"/>
          <w:marTop w:val="0"/>
          <w:marBottom w:val="0"/>
          <w:divBdr>
            <w:top w:val="none" w:sz="0" w:space="0" w:color="auto"/>
            <w:left w:val="none" w:sz="0" w:space="0" w:color="auto"/>
            <w:bottom w:val="none" w:sz="0" w:space="0" w:color="auto"/>
            <w:right w:val="none" w:sz="0" w:space="0" w:color="auto"/>
          </w:divBdr>
        </w:div>
        <w:div w:id="1359163365">
          <w:marLeft w:val="480"/>
          <w:marRight w:val="0"/>
          <w:marTop w:val="0"/>
          <w:marBottom w:val="0"/>
          <w:divBdr>
            <w:top w:val="none" w:sz="0" w:space="0" w:color="auto"/>
            <w:left w:val="none" w:sz="0" w:space="0" w:color="auto"/>
            <w:bottom w:val="none" w:sz="0" w:space="0" w:color="auto"/>
            <w:right w:val="none" w:sz="0" w:space="0" w:color="auto"/>
          </w:divBdr>
        </w:div>
        <w:div w:id="1440906163">
          <w:marLeft w:val="480"/>
          <w:marRight w:val="0"/>
          <w:marTop w:val="0"/>
          <w:marBottom w:val="0"/>
          <w:divBdr>
            <w:top w:val="none" w:sz="0" w:space="0" w:color="auto"/>
            <w:left w:val="none" w:sz="0" w:space="0" w:color="auto"/>
            <w:bottom w:val="none" w:sz="0" w:space="0" w:color="auto"/>
            <w:right w:val="none" w:sz="0" w:space="0" w:color="auto"/>
          </w:divBdr>
        </w:div>
        <w:div w:id="1449397359">
          <w:marLeft w:val="480"/>
          <w:marRight w:val="0"/>
          <w:marTop w:val="0"/>
          <w:marBottom w:val="0"/>
          <w:divBdr>
            <w:top w:val="none" w:sz="0" w:space="0" w:color="auto"/>
            <w:left w:val="none" w:sz="0" w:space="0" w:color="auto"/>
            <w:bottom w:val="none" w:sz="0" w:space="0" w:color="auto"/>
            <w:right w:val="none" w:sz="0" w:space="0" w:color="auto"/>
          </w:divBdr>
        </w:div>
        <w:div w:id="1481074989">
          <w:marLeft w:val="480"/>
          <w:marRight w:val="0"/>
          <w:marTop w:val="0"/>
          <w:marBottom w:val="0"/>
          <w:divBdr>
            <w:top w:val="none" w:sz="0" w:space="0" w:color="auto"/>
            <w:left w:val="none" w:sz="0" w:space="0" w:color="auto"/>
            <w:bottom w:val="none" w:sz="0" w:space="0" w:color="auto"/>
            <w:right w:val="none" w:sz="0" w:space="0" w:color="auto"/>
          </w:divBdr>
        </w:div>
        <w:div w:id="1530873962">
          <w:marLeft w:val="480"/>
          <w:marRight w:val="0"/>
          <w:marTop w:val="0"/>
          <w:marBottom w:val="0"/>
          <w:divBdr>
            <w:top w:val="none" w:sz="0" w:space="0" w:color="auto"/>
            <w:left w:val="none" w:sz="0" w:space="0" w:color="auto"/>
            <w:bottom w:val="none" w:sz="0" w:space="0" w:color="auto"/>
            <w:right w:val="none" w:sz="0" w:space="0" w:color="auto"/>
          </w:divBdr>
        </w:div>
        <w:div w:id="1534031181">
          <w:marLeft w:val="480"/>
          <w:marRight w:val="0"/>
          <w:marTop w:val="0"/>
          <w:marBottom w:val="0"/>
          <w:divBdr>
            <w:top w:val="none" w:sz="0" w:space="0" w:color="auto"/>
            <w:left w:val="none" w:sz="0" w:space="0" w:color="auto"/>
            <w:bottom w:val="none" w:sz="0" w:space="0" w:color="auto"/>
            <w:right w:val="none" w:sz="0" w:space="0" w:color="auto"/>
          </w:divBdr>
        </w:div>
        <w:div w:id="1534264923">
          <w:marLeft w:val="480"/>
          <w:marRight w:val="0"/>
          <w:marTop w:val="0"/>
          <w:marBottom w:val="0"/>
          <w:divBdr>
            <w:top w:val="none" w:sz="0" w:space="0" w:color="auto"/>
            <w:left w:val="none" w:sz="0" w:space="0" w:color="auto"/>
            <w:bottom w:val="none" w:sz="0" w:space="0" w:color="auto"/>
            <w:right w:val="none" w:sz="0" w:space="0" w:color="auto"/>
          </w:divBdr>
        </w:div>
        <w:div w:id="1545799553">
          <w:marLeft w:val="480"/>
          <w:marRight w:val="0"/>
          <w:marTop w:val="0"/>
          <w:marBottom w:val="0"/>
          <w:divBdr>
            <w:top w:val="none" w:sz="0" w:space="0" w:color="auto"/>
            <w:left w:val="none" w:sz="0" w:space="0" w:color="auto"/>
            <w:bottom w:val="none" w:sz="0" w:space="0" w:color="auto"/>
            <w:right w:val="none" w:sz="0" w:space="0" w:color="auto"/>
          </w:divBdr>
        </w:div>
        <w:div w:id="1549731007">
          <w:marLeft w:val="480"/>
          <w:marRight w:val="0"/>
          <w:marTop w:val="0"/>
          <w:marBottom w:val="0"/>
          <w:divBdr>
            <w:top w:val="none" w:sz="0" w:space="0" w:color="auto"/>
            <w:left w:val="none" w:sz="0" w:space="0" w:color="auto"/>
            <w:bottom w:val="none" w:sz="0" w:space="0" w:color="auto"/>
            <w:right w:val="none" w:sz="0" w:space="0" w:color="auto"/>
          </w:divBdr>
        </w:div>
        <w:div w:id="1552879824">
          <w:marLeft w:val="480"/>
          <w:marRight w:val="0"/>
          <w:marTop w:val="0"/>
          <w:marBottom w:val="0"/>
          <w:divBdr>
            <w:top w:val="none" w:sz="0" w:space="0" w:color="auto"/>
            <w:left w:val="none" w:sz="0" w:space="0" w:color="auto"/>
            <w:bottom w:val="none" w:sz="0" w:space="0" w:color="auto"/>
            <w:right w:val="none" w:sz="0" w:space="0" w:color="auto"/>
          </w:divBdr>
        </w:div>
        <w:div w:id="1645041829">
          <w:marLeft w:val="480"/>
          <w:marRight w:val="0"/>
          <w:marTop w:val="0"/>
          <w:marBottom w:val="0"/>
          <w:divBdr>
            <w:top w:val="none" w:sz="0" w:space="0" w:color="auto"/>
            <w:left w:val="none" w:sz="0" w:space="0" w:color="auto"/>
            <w:bottom w:val="none" w:sz="0" w:space="0" w:color="auto"/>
            <w:right w:val="none" w:sz="0" w:space="0" w:color="auto"/>
          </w:divBdr>
        </w:div>
        <w:div w:id="1655645016">
          <w:marLeft w:val="480"/>
          <w:marRight w:val="0"/>
          <w:marTop w:val="0"/>
          <w:marBottom w:val="0"/>
          <w:divBdr>
            <w:top w:val="none" w:sz="0" w:space="0" w:color="auto"/>
            <w:left w:val="none" w:sz="0" w:space="0" w:color="auto"/>
            <w:bottom w:val="none" w:sz="0" w:space="0" w:color="auto"/>
            <w:right w:val="none" w:sz="0" w:space="0" w:color="auto"/>
          </w:divBdr>
        </w:div>
        <w:div w:id="1661035186">
          <w:marLeft w:val="480"/>
          <w:marRight w:val="0"/>
          <w:marTop w:val="0"/>
          <w:marBottom w:val="0"/>
          <w:divBdr>
            <w:top w:val="none" w:sz="0" w:space="0" w:color="auto"/>
            <w:left w:val="none" w:sz="0" w:space="0" w:color="auto"/>
            <w:bottom w:val="none" w:sz="0" w:space="0" w:color="auto"/>
            <w:right w:val="none" w:sz="0" w:space="0" w:color="auto"/>
          </w:divBdr>
        </w:div>
        <w:div w:id="1670671139">
          <w:marLeft w:val="480"/>
          <w:marRight w:val="0"/>
          <w:marTop w:val="0"/>
          <w:marBottom w:val="0"/>
          <w:divBdr>
            <w:top w:val="none" w:sz="0" w:space="0" w:color="auto"/>
            <w:left w:val="none" w:sz="0" w:space="0" w:color="auto"/>
            <w:bottom w:val="none" w:sz="0" w:space="0" w:color="auto"/>
            <w:right w:val="none" w:sz="0" w:space="0" w:color="auto"/>
          </w:divBdr>
        </w:div>
        <w:div w:id="1688290313">
          <w:marLeft w:val="480"/>
          <w:marRight w:val="0"/>
          <w:marTop w:val="0"/>
          <w:marBottom w:val="0"/>
          <w:divBdr>
            <w:top w:val="none" w:sz="0" w:space="0" w:color="auto"/>
            <w:left w:val="none" w:sz="0" w:space="0" w:color="auto"/>
            <w:bottom w:val="none" w:sz="0" w:space="0" w:color="auto"/>
            <w:right w:val="none" w:sz="0" w:space="0" w:color="auto"/>
          </w:divBdr>
        </w:div>
        <w:div w:id="1712880086">
          <w:marLeft w:val="480"/>
          <w:marRight w:val="0"/>
          <w:marTop w:val="0"/>
          <w:marBottom w:val="0"/>
          <w:divBdr>
            <w:top w:val="none" w:sz="0" w:space="0" w:color="auto"/>
            <w:left w:val="none" w:sz="0" w:space="0" w:color="auto"/>
            <w:bottom w:val="none" w:sz="0" w:space="0" w:color="auto"/>
            <w:right w:val="none" w:sz="0" w:space="0" w:color="auto"/>
          </w:divBdr>
        </w:div>
        <w:div w:id="1722900591">
          <w:marLeft w:val="480"/>
          <w:marRight w:val="0"/>
          <w:marTop w:val="0"/>
          <w:marBottom w:val="0"/>
          <w:divBdr>
            <w:top w:val="none" w:sz="0" w:space="0" w:color="auto"/>
            <w:left w:val="none" w:sz="0" w:space="0" w:color="auto"/>
            <w:bottom w:val="none" w:sz="0" w:space="0" w:color="auto"/>
            <w:right w:val="none" w:sz="0" w:space="0" w:color="auto"/>
          </w:divBdr>
        </w:div>
        <w:div w:id="1726367676">
          <w:marLeft w:val="480"/>
          <w:marRight w:val="0"/>
          <w:marTop w:val="0"/>
          <w:marBottom w:val="0"/>
          <w:divBdr>
            <w:top w:val="none" w:sz="0" w:space="0" w:color="auto"/>
            <w:left w:val="none" w:sz="0" w:space="0" w:color="auto"/>
            <w:bottom w:val="none" w:sz="0" w:space="0" w:color="auto"/>
            <w:right w:val="none" w:sz="0" w:space="0" w:color="auto"/>
          </w:divBdr>
        </w:div>
        <w:div w:id="1734621710">
          <w:marLeft w:val="480"/>
          <w:marRight w:val="0"/>
          <w:marTop w:val="0"/>
          <w:marBottom w:val="0"/>
          <w:divBdr>
            <w:top w:val="none" w:sz="0" w:space="0" w:color="auto"/>
            <w:left w:val="none" w:sz="0" w:space="0" w:color="auto"/>
            <w:bottom w:val="none" w:sz="0" w:space="0" w:color="auto"/>
            <w:right w:val="none" w:sz="0" w:space="0" w:color="auto"/>
          </w:divBdr>
        </w:div>
        <w:div w:id="1859544842">
          <w:marLeft w:val="480"/>
          <w:marRight w:val="0"/>
          <w:marTop w:val="0"/>
          <w:marBottom w:val="0"/>
          <w:divBdr>
            <w:top w:val="none" w:sz="0" w:space="0" w:color="auto"/>
            <w:left w:val="none" w:sz="0" w:space="0" w:color="auto"/>
            <w:bottom w:val="none" w:sz="0" w:space="0" w:color="auto"/>
            <w:right w:val="none" w:sz="0" w:space="0" w:color="auto"/>
          </w:divBdr>
        </w:div>
        <w:div w:id="1891113736">
          <w:marLeft w:val="480"/>
          <w:marRight w:val="0"/>
          <w:marTop w:val="0"/>
          <w:marBottom w:val="0"/>
          <w:divBdr>
            <w:top w:val="none" w:sz="0" w:space="0" w:color="auto"/>
            <w:left w:val="none" w:sz="0" w:space="0" w:color="auto"/>
            <w:bottom w:val="none" w:sz="0" w:space="0" w:color="auto"/>
            <w:right w:val="none" w:sz="0" w:space="0" w:color="auto"/>
          </w:divBdr>
        </w:div>
        <w:div w:id="1924215638">
          <w:marLeft w:val="480"/>
          <w:marRight w:val="0"/>
          <w:marTop w:val="0"/>
          <w:marBottom w:val="0"/>
          <w:divBdr>
            <w:top w:val="none" w:sz="0" w:space="0" w:color="auto"/>
            <w:left w:val="none" w:sz="0" w:space="0" w:color="auto"/>
            <w:bottom w:val="none" w:sz="0" w:space="0" w:color="auto"/>
            <w:right w:val="none" w:sz="0" w:space="0" w:color="auto"/>
          </w:divBdr>
        </w:div>
        <w:div w:id="1956517030">
          <w:marLeft w:val="480"/>
          <w:marRight w:val="0"/>
          <w:marTop w:val="0"/>
          <w:marBottom w:val="0"/>
          <w:divBdr>
            <w:top w:val="none" w:sz="0" w:space="0" w:color="auto"/>
            <w:left w:val="none" w:sz="0" w:space="0" w:color="auto"/>
            <w:bottom w:val="none" w:sz="0" w:space="0" w:color="auto"/>
            <w:right w:val="none" w:sz="0" w:space="0" w:color="auto"/>
          </w:divBdr>
        </w:div>
        <w:div w:id="2012446569">
          <w:marLeft w:val="480"/>
          <w:marRight w:val="0"/>
          <w:marTop w:val="0"/>
          <w:marBottom w:val="0"/>
          <w:divBdr>
            <w:top w:val="none" w:sz="0" w:space="0" w:color="auto"/>
            <w:left w:val="none" w:sz="0" w:space="0" w:color="auto"/>
            <w:bottom w:val="none" w:sz="0" w:space="0" w:color="auto"/>
            <w:right w:val="none" w:sz="0" w:space="0" w:color="auto"/>
          </w:divBdr>
        </w:div>
        <w:div w:id="2016692018">
          <w:marLeft w:val="480"/>
          <w:marRight w:val="0"/>
          <w:marTop w:val="0"/>
          <w:marBottom w:val="0"/>
          <w:divBdr>
            <w:top w:val="none" w:sz="0" w:space="0" w:color="auto"/>
            <w:left w:val="none" w:sz="0" w:space="0" w:color="auto"/>
            <w:bottom w:val="none" w:sz="0" w:space="0" w:color="auto"/>
            <w:right w:val="none" w:sz="0" w:space="0" w:color="auto"/>
          </w:divBdr>
        </w:div>
        <w:div w:id="2020964519">
          <w:marLeft w:val="480"/>
          <w:marRight w:val="0"/>
          <w:marTop w:val="0"/>
          <w:marBottom w:val="0"/>
          <w:divBdr>
            <w:top w:val="none" w:sz="0" w:space="0" w:color="auto"/>
            <w:left w:val="none" w:sz="0" w:space="0" w:color="auto"/>
            <w:bottom w:val="none" w:sz="0" w:space="0" w:color="auto"/>
            <w:right w:val="none" w:sz="0" w:space="0" w:color="auto"/>
          </w:divBdr>
        </w:div>
        <w:div w:id="2032340951">
          <w:marLeft w:val="480"/>
          <w:marRight w:val="0"/>
          <w:marTop w:val="0"/>
          <w:marBottom w:val="0"/>
          <w:divBdr>
            <w:top w:val="none" w:sz="0" w:space="0" w:color="auto"/>
            <w:left w:val="none" w:sz="0" w:space="0" w:color="auto"/>
            <w:bottom w:val="none" w:sz="0" w:space="0" w:color="auto"/>
            <w:right w:val="none" w:sz="0" w:space="0" w:color="auto"/>
          </w:divBdr>
        </w:div>
        <w:div w:id="2041279949">
          <w:marLeft w:val="480"/>
          <w:marRight w:val="0"/>
          <w:marTop w:val="0"/>
          <w:marBottom w:val="0"/>
          <w:divBdr>
            <w:top w:val="none" w:sz="0" w:space="0" w:color="auto"/>
            <w:left w:val="none" w:sz="0" w:space="0" w:color="auto"/>
            <w:bottom w:val="none" w:sz="0" w:space="0" w:color="auto"/>
            <w:right w:val="none" w:sz="0" w:space="0" w:color="auto"/>
          </w:divBdr>
        </w:div>
        <w:div w:id="2049986032">
          <w:marLeft w:val="480"/>
          <w:marRight w:val="0"/>
          <w:marTop w:val="0"/>
          <w:marBottom w:val="0"/>
          <w:divBdr>
            <w:top w:val="none" w:sz="0" w:space="0" w:color="auto"/>
            <w:left w:val="none" w:sz="0" w:space="0" w:color="auto"/>
            <w:bottom w:val="none" w:sz="0" w:space="0" w:color="auto"/>
            <w:right w:val="none" w:sz="0" w:space="0" w:color="auto"/>
          </w:divBdr>
        </w:div>
        <w:div w:id="2051956648">
          <w:marLeft w:val="480"/>
          <w:marRight w:val="0"/>
          <w:marTop w:val="0"/>
          <w:marBottom w:val="0"/>
          <w:divBdr>
            <w:top w:val="none" w:sz="0" w:space="0" w:color="auto"/>
            <w:left w:val="none" w:sz="0" w:space="0" w:color="auto"/>
            <w:bottom w:val="none" w:sz="0" w:space="0" w:color="auto"/>
            <w:right w:val="none" w:sz="0" w:space="0" w:color="auto"/>
          </w:divBdr>
        </w:div>
        <w:div w:id="2056585370">
          <w:marLeft w:val="480"/>
          <w:marRight w:val="0"/>
          <w:marTop w:val="0"/>
          <w:marBottom w:val="0"/>
          <w:divBdr>
            <w:top w:val="none" w:sz="0" w:space="0" w:color="auto"/>
            <w:left w:val="none" w:sz="0" w:space="0" w:color="auto"/>
            <w:bottom w:val="none" w:sz="0" w:space="0" w:color="auto"/>
            <w:right w:val="none" w:sz="0" w:space="0" w:color="auto"/>
          </w:divBdr>
        </w:div>
        <w:div w:id="2071413916">
          <w:marLeft w:val="480"/>
          <w:marRight w:val="0"/>
          <w:marTop w:val="0"/>
          <w:marBottom w:val="0"/>
          <w:divBdr>
            <w:top w:val="none" w:sz="0" w:space="0" w:color="auto"/>
            <w:left w:val="none" w:sz="0" w:space="0" w:color="auto"/>
            <w:bottom w:val="none" w:sz="0" w:space="0" w:color="auto"/>
            <w:right w:val="none" w:sz="0" w:space="0" w:color="auto"/>
          </w:divBdr>
        </w:div>
        <w:div w:id="2129615641">
          <w:marLeft w:val="480"/>
          <w:marRight w:val="0"/>
          <w:marTop w:val="0"/>
          <w:marBottom w:val="0"/>
          <w:divBdr>
            <w:top w:val="none" w:sz="0" w:space="0" w:color="auto"/>
            <w:left w:val="none" w:sz="0" w:space="0" w:color="auto"/>
            <w:bottom w:val="none" w:sz="0" w:space="0" w:color="auto"/>
            <w:right w:val="none" w:sz="0" w:space="0" w:color="auto"/>
          </w:divBdr>
        </w:div>
      </w:divsChild>
    </w:div>
    <w:div w:id="240526972">
      <w:bodyDiv w:val="1"/>
      <w:marLeft w:val="0"/>
      <w:marRight w:val="0"/>
      <w:marTop w:val="0"/>
      <w:marBottom w:val="0"/>
      <w:divBdr>
        <w:top w:val="none" w:sz="0" w:space="0" w:color="auto"/>
        <w:left w:val="none" w:sz="0" w:space="0" w:color="auto"/>
        <w:bottom w:val="none" w:sz="0" w:space="0" w:color="auto"/>
        <w:right w:val="none" w:sz="0" w:space="0" w:color="auto"/>
      </w:divBdr>
    </w:div>
    <w:div w:id="240680858">
      <w:marLeft w:val="640"/>
      <w:marRight w:val="0"/>
      <w:marTop w:val="0"/>
      <w:marBottom w:val="0"/>
      <w:divBdr>
        <w:top w:val="none" w:sz="0" w:space="0" w:color="auto"/>
        <w:left w:val="none" w:sz="0" w:space="0" w:color="auto"/>
        <w:bottom w:val="none" w:sz="0" w:space="0" w:color="auto"/>
        <w:right w:val="none" w:sz="0" w:space="0" w:color="auto"/>
      </w:divBdr>
    </w:div>
    <w:div w:id="241066044">
      <w:marLeft w:val="640"/>
      <w:marRight w:val="0"/>
      <w:marTop w:val="0"/>
      <w:marBottom w:val="0"/>
      <w:divBdr>
        <w:top w:val="none" w:sz="0" w:space="0" w:color="auto"/>
        <w:left w:val="none" w:sz="0" w:space="0" w:color="auto"/>
        <w:bottom w:val="none" w:sz="0" w:space="0" w:color="auto"/>
        <w:right w:val="none" w:sz="0" w:space="0" w:color="auto"/>
      </w:divBdr>
    </w:div>
    <w:div w:id="241258095">
      <w:marLeft w:val="640"/>
      <w:marRight w:val="0"/>
      <w:marTop w:val="0"/>
      <w:marBottom w:val="0"/>
      <w:divBdr>
        <w:top w:val="none" w:sz="0" w:space="0" w:color="auto"/>
        <w:left w:val="none" w:sz="0" w:space="0" w:color="auto"/>
        <w:bottom w:val="none" w:sz="0" w:space="0" w:color="auto"/>
        <w:right w:val="none" w:sz="0" w:space="0" w:color="auto"/>
      </w:divBdr>
    </w:div>
    <w:div w:id="241331970">
      <w:bodyDiv w:val="1"/>
      <w:marLeft w:val="0"/>
      <w:marRight w:val="0"/>
      <w:marTop w:val="0"/>
      <w:marBottom w:val="0"/>
      <w:divBdr>
        <w:top w:val="none" w:sz="0" w:space="0" w:color="auto"/>
        <w:left w:val="none" w:sz="0" w:space="0" w:color="auto"/>
        <w:bottom w:val="none" w:sz="0" w:space="0" w:color="auto"/>
        <w:right w:val="none" w:sz="0" w:space="0" w:color="auto"/>
      </w:divBdr>
    </w:div>
    <w:div w:id="241447459">
      <w:marLeft w:val="640"/>
      <w:marRight w:val="0"/>
      <w:marTop w:val="0"/>
      <w:marBottom w:val="0"/>
      <w:divBdr>
        <w:top w:val="none" w:sz="0" w:space="0" w:color="auto"/>
        <w:left w:val="none" w:sz="0" w:space="0" w:color="auto"/>
        <w:bottom w:val="none" w:sz="0" w:space="0" w:color="auto"/>
        <w:right w:val="none" w:sz="0" w:space="0" w:color="auto"/>
      </w:divBdr>
    </w:div>
    <w:div w:id="241448838">
      <w:marLeft w:val="640"/>
      <w:marRight w:val="0"/>
      <w:marTop w:val="0"/>
      <w:marBottom w:val="0"/>
      <w:divBdr>
        <w:top w:val="none" w:sz="0" w:space="0" w:color="auto"/>
        <w:left w:val="none" w:sz="0" w:space="0" w:color="auto"/>
        <w:bottom w:val="none" w:sz="0" w:space="0" w:color="auto"/>
        <w:right w:val="none" w:sz="0" w:space="0" w:color="auto"/>
      </w:divBdr>
    </w:div>
    <w:div w:id="241572218">
      <w:marLeft w:val="640"/>
      <w:marRight w:val="0"/>
      <w:marTop w:val="0"/>
      <w:marBottom w:val="0"/>
      <w:divBdr>
        <w:top w:val="none" w:sz="0" w:space="0" w:color="auto"/>
        <w:left w:val="none" w:sz="0" w:space="0" w:color="auto"/>
        <w:bottom w:val="none" w:sz="0" w:space="0" w:color="auto"/>
        <w:right w:val="none" w:sz="0" w:space="0" w:color="auto"/>
      </w:divBdr>
    </w:div>
    <w:div w:id="241719434">
      <w:marLeft w:val="640"/>
      <w:marRight w:val="0"/>
      <w:marTop w:val="0"/>
      <w:marBottom w:val="0"/>
      <w:divBdr>
        <w:top w:val="none" w:sz="0" w:space="0" w:color="auto"/>
        <w:left w:val="none" w:sz="0" w:space="0" w:color="auto"/>
        <w:bottom w:val="none" w:sz="0" w:space="0" w:color="auto"/>
        <w:right w:val="none" w:sz="0" w:space="0" w:color="auto"/>
      </w:divBdr>
    </w:div>
    <w:div w:id="241722752">
      <w:marLeft w:val="640"/>
      <w:marRight w:val="0"/>
      <w:marTop w:val="0"/>
      <w:marBottom w:val="0"/>
      <w:divBdr>
        <w:top w:val="none" w:sz="0" w:space="0" w:color="auto"/>
        <w:left w:val="none" w:sz="0" w:space="0" w:color="auto"/>
        <w:bottom w:val="none" w:sz="0" w:space="0" w:color="auto"/>
        <w:right w:val="none" w:sz="0" w:space="0" w:color="auto"/>
      </w:divBdr>
    </w:div>
    <w:div w:id="241841539">
      <w:marLeft w:val="640"/>
      <w:marRight w:val="0"/>
      <w:marTop w:val="0"/>
      <w:marBottom w:val="0"/>
      <w:divBdr>
        <w:top w:val="none" w:sz="0" w:space="0" w:color="auto"/>
        <w:left w:val="none" w:sz="0" w:space="0" w:color="auto"/>
        <w:bottom w:val="none" w:sz="0" w:space="0" w:color="auto"/>
        <w:right w:val="none" w:sz="0" w:space="0" w:color="auto"/>
      </w:divBdr>
    </w:div>
    <w:div w:id="241912147">
      <w:marLeft w:val="640"/>
      <w:marRight w:val="0"/>
      <w:marTop w:val="0"/>
      <w:marBottom w:val="0"/>
      <w:divBdr>
        <w:top w:val="none" w:sz="0" w:space="0" w:color="auto"/>
        <w:left w:val="none" w:sz="0" w:space="0" w:color="auto"/>
        <w:bottom w:val="none" w:sz="0" w:space="0" w:color="auto"/>
        <w:right w:val="none" w:sz="0" w:space="0" w:color="auto"/>
      </w:divBdr>
    </w:div>
    <w:div w:id="241959228">
      <w:marLeft w:val="640"/>
      <w:marRight w:val="0"/>
      <w:marTop w:val="0"/>
      <w:marBottom w:val="0"/>
      <w:divBdr>
        <w:top w:val="none" w:sz="0" w:space="0" w:color="auto"/>
        <w:left w:val="none" w:sz="0" w:space="0" w:color="auto"/>
        <w:bottom w:val="none" w:sz="0" w:space="0" w:color="auto"/>
        <w:right w:val="none" w:sz="0" w:space="0" w:color="auto"/>
      </w:divBdr>
    </w:div>
    <w:div w:id="242226703">
      <w:marLeft w:val="640"/>
      <w:marRight w:val="0"/>
      <w:marTop w:val="0"/>
      <w:marBottom w:val="0"/>
      <w:divBdr>
        <w:top w:val="none" w:sz="0" w:space="0" w:color="auto"/>
        <w:left w:val="none" w:sz="0" w:space="0" w:color="auto"/>
        <w:bottom w:val="none" w:sz="0" w:space="0" w:color="auto"/>
        <w:right w:val="none" w:sz="0" w:space="0" w:color="auto"/>
      </w:divBdr>
    </w:div>
    <w:div w:id="243033029">
      <w:marLeft w:val="640"/>
      <w:marRight w:val="0"/>
      <w:marTop w:val="0"/>
      <w:marBottom w:val="0"/>
      <w:divBdr>
        <w:top w:val="none" w:sz="0" w:space="0" w:color="auto"/>
        <w:left w:val="none" w:sz="0" w:space="0" w:color="auto"/>
        <w:bottom w:val="none" w:sz="0" w:space="0" w:color="auto"/>
        <w:right w:val="none" w:sz="0" w:space="0" w:color="auto"/>
      </w:divBdr>
    </w:div>
    <w:div w:id="243272188">
      <w:marLeft w:val="640"/>
      <w:marRight w:val="0"/>
      <w:marTop w:val="0"/>
      <w:marBottom w:val="0"/>
      <w:divBdr>
        <w:top w:val="none" w:sz="0" w:space="0" w:color="auto"/>
        <w:left w:val="none" w:sz="0" w:space="0" w:color="auto"/>
        <w:bottom w:val="none" w:sz="0" w:space="0" w:color="auto"/>
        <w:right w:val="none" w:sz="0" w:space="0" w:color="auto"/>
      </w:divBdr>
    </w:div>
    <w:div w:id="243339833">
      <w:bodyDiv w:val="1"/>
      <w:marLeft w:val="0"/>
      <w:marRight w:val="0"/>
      <w:marTop w:val="0"/>
      <w:marBottom w:val="0"/>
      <w:divBdr>
        <w:top w:val="none" w:sz="0" w:space="0" w:color="auto"/>
        <w:left w:val="none" w:sz="0" w:space="0" w:color="auto"/>
        <w:bottom w:val="none" w:sz="0" w:space="0" w:color="auto"/>
        <w:right w:val="none" w:sz="0" w:space="0" w:color="auto"/>
      </w:divBdr>
    </w:div>
    <w:div w:id="243880407">
      <w:marLeft w:val="640"/>
      <w:marRight w:val="0"/>
      <w:marTop w:val="0"/>
      <w:marBottom w:val="0"/>
      <w:divBdr>
        <w:top w:val="none" w:sz="0" w:space="0" w:color="auto"/>
        <w:left w:val="none" w:sz="0" w:space="0" w:color="auto"/>
        <w:bottom w:val="none" w:sz="0" w:space="0" w:color="auto"/>
        <w:right w:val="none" w:sz="0" w:space="0" w:color="auto"/>
      </w:divBdr>
    </w:div>
    <w:div w:id="244415433">
      <w:marLeft w:val="640"/>
      <w:marRight w:val="0"/>
      <w:marTop w:val="0"/>
      <w:marBottom w:val="0"/>
      <w:divBdr>
        <w:top w:val="none" w:sz="0" w:space="0" w:color="auto"/>
        <w:left w:val="none" w:sz="0" w:space="0" w:color="auto"/>
        <w:bottom w:val="none" w:sz="0" w:space="0" w:color="auto"/>
        <w:right w:val="none" w:sz="0" w:space="0" w:color="auto"/>
      </w:divBdr>
    </w:div>
    <w:div w:id="244612860">
      <w:marLeft w:val="640"/>
      <w:marRight w:val="0"/>
      <w:marTop w:val="0"/>
      <w:marBottom w:val="0"/>
      <w:divBdr>
        <w:top w:val="none" w:sz="0" w:space="0" w:color="auto"/>
        <w:left w:val="none" w:sz="0" w:space="0" w:color="auto"/>
        <w:bottom w:val="none" w:sz="0" w:space="0" w:color="auto"/>
        <w:right w:val="none" w:sz="0" w:space="0" w:color="auto"/>
      </w:divBdr>
    </w:div>
    <w:div w:id="244804626">
      <w:marLeft w:val="640"/>
      <w:marRight w:val="0"/>
      <w:marTop w:val="0"/>
      <w:marBottom w:val="0"/>
      <w:divBdr>
        <w:top w:val="none" w:sz="0" w:space="0" w:color="auto"/>
        <w:left w:val="none" w:sz="0" w:space="0" w:color="auto"/>
        <w:bottom w:val="none" w:sz="0" w:space="0" w:color="auto"/>
        <w:right w:val="none" w:sz="0" w:space="0" w:color="auto"/>
      </w:divBdr>
    </w:div>
    <w:div w:id="244845151">
      <w:bodyDiv w:val="1"/>
      <w:marLeft w:val="0"/>
      <w:marRight w:val="0"/>
      <w:marTop w:val="0"/>
      <w:marBottom w:val="0"/>
      <w:divBdr>
        <w:top w:val="none" w:sz="0" w:space="0" w:color="auto"/>
        <w:left w:val="none" w:sz="0" w:space="0" w:color="auto"/>
        <w:bottom w:val="none" w:sz="0" w:space="0" w:color="auto"/>
        <w:right w:val="none" w:sz="0" w:space="0" w:color="auto"/>
      </w:divBdr>
    </w:div>
    <w:div w:id="245071301">
      <w:marLeft w:val="640"/>
      <w:marRight w:val="0"/>
      <w:marTop w:val="0"/>
      <w:marBottom w:val="0"/>
      <w:divBdr>
        <w:top w:val="none" w:sz="0" w:space="0" w:color="auto"/>
        <w:left w:val="none" w:sz="0" w:space="0" w:color="auto"/>
        <w:bottom w:val="none" w:sz="0" w:space="0" w:color="auto"/>
        <w:right w:val="none" w:sz="0" w:space="0" w:color="auto"/>
      </w:divBdr>
    </w:div>
    <w:div w:id="245462891">
      <w:marLeft w:val="640"/>
      <w:marRight w:val="0"/>
      <w:marTop w:val="0"/>
      <w:marBottom w:val="0"/>
      <w:divBdr>
        <w:top w:val="none" w:sz="0" w:space="0" w:color="auto"/>
        <w:left w:val="none" w:sz="0" w:space="0" w:color="auto"/>
        <w:bottom w:val="none" w:sz="0" w:space="0" w:color="auto"/>
        <w:right w:val="none" w:sz="0" w:space="0" w:color="auto"/>
      </w:divBdr>
    </w:div>
    <w:div w:id="246354750">
      <w:marLeft w:val="640"/>
      <w:marRight w:val="0"/>
      <w:marTop w:val="0"/>
      <w:marBottom w:val="0"/>
      <w:divBdr>
        <w:top w:val="none" w:sz="0" w:space="0" w:color="auto"/>
        <w:left w:val="none" w:sz="0" w:space="0" w:color="auto"/>
        <w:bottom w:val="none" w:sz="0" w:space="0" w:color="auto"/>
        <w:right w:val="none" w:sz="0" w:space="0" w:color="auto"/>
      </w:divBdr>
    </w:div>
    <w:div w:id="246615683">
      <w:marLeft w:val="640"/>
      <w:marRight w:val="0"/>
      <w:marTop w:val="0"/>
      <w:marBottom w:val="0"/>
      <w:divBdr>
        <w:top w:val="none" w:sz="0" w:space="0" w:color="auto"/>
        <w:left w:val="none" w:sz="0" w:space="0" w:color="auto"/>
        <w:bottom w:val="none" w:sz="0" w:space="0" w:color="auto"/>
        <w:right w:val="none" w:sz="0" w:space="0" w:color="auto"/>
      </w:divBdr>
    </w:div>
    <w:div w:id="246884625">
      <w:marLeft w:val="640"/>
      <w:marRight w:val="0"/>
      <w:marTop w:val="0"/>
      <w:marBottom w:val="0"/>
      <w:divBdr>
        <w:top w:val="none" w:sz="0" w:space="0" w:color="auto"/>
        <w:left w:val="none" w:sz="0" w:space="0" w:color="auto"/>
        <w:bottom w:val="none" w:sz="0" w:space="0" w:color="auto"/>
        <w:right w:val="none" w:sz="0" w:space="0" w:color="auto"/>
      </w:divBdr>
    </w:div>
    <w:div w:id="247153616">
      <w:bodyDiv w:val="1"/>
      <w:marLeft w:val="0"/>
      <w:marRight w:val="0"/>
      <w:marTop w:val="0"/>
      <w:marBottom w:val="0"/>
      <w:divBdr>
        <w:top w:val="none" w:sz="0" w:space="0" w:color="auto"/>
        <w:left w:val="none" w:sz="0" w:space="0" w:color="auto"/>
        <w:bottom w:val="none" w:sz="0" w:space="0" w:color="auto"/>
        <w:right w:val="none" w:sz="0" w:space="0" w:color="auto"/>
      </w:divBdr>
    </w:div>
    <w:div w:id="247275068">
      <w:marLeft w:val="640"/>
      <w:marRight w:val="0"/>
      <w:marTop w:val="0"/>
      <w:marBottom w:val="0"/>
      <w:divBdr>
        <w:top w:val="none" w:sz="0" w:space="0" w:color="auto"/>
        <w:left w:val="none" w:sz="0" w:space="0" w:color="auto"/>
        <w:bottom w:val="none" w:sz="0" w:space="0" w:color="auto"/>
        <w:right w:val="none" w:sz="0" w:space="0" w:color="auto"/>
      </w:divBdr>
    </w:div>
    <w:div w:id="248009484">
      <w:marLeft w:val="640"/>
      <w:marRight w:val="0"/>
      <w:marTop w:val="0"/>
      <w:marBottom w:val="0"/>
      <w:divBdr>
        <w:top w:val="none" w:sz="0" w:space="0" w:color="auto"/>
        <w:left w:val="none" w:sz="0" w:space="0" w:color="auto"/>
        <w:bottom w:val="none" w:sz="0" w:space="0" w:color="auto"/>
        <w:right w:val="none" w:sz="0" w:space="0" w:color="auto"/>
      </w:divBdr>
    </w:div>
    <w:div w:id="248588853">
      <w:marLeft w:val="480"/>
      <w:marRight w:val="0"/>
      <w:marTop w:val="0"/>
      <w:marBottom w:val="0"/>
      <w:divBdr>
        <w:top w:val="none" w:sz="0" w:space="0" w:color="auto"/>
        <w:left w:val="none" w:sz="0" w:space="0" w:color="auto"/>
        <w:bottom w:val="none" w:sz="0" w:space="0" w:color="auto"/>
        <w:right w:val="none" w:sz="0" w:space="0" w:color="auto"/>
      </w:divBdr>
    </w:div>
    <w:div w:id="248854011">
      <w:marLeft w:val="480"/>
      <w:marRight w:val="0"/>
      <w:marTop w:val="0"/>
      <w:marBottom w:val="0"/>
      <w:divBdr>
        <w:top w:val="none" w:sz="0" w:space="0" w:color="auto"/>
        <w:left w:val="none" w:sz="0" w:space="0" w:color="auto"/>
        <w:bottom w:val="none" w:sz="0" w:space="0" w:color="auto"/>
        <w:right w:val="none" w:sz="0" w:space="0" w:color="auto"/>
      </w:divBdr>
    </w:div>
    <w:div w:id="249047805">
      <w:marLeft w:val="640"/>
      <w:marRight w:val="0"/>
      <w:marTop w:val="0"/>
      <w:marBottom w:val="0"/>
      <w:divBdr>
        <w:top w:val="none" w:sz="0" w:space="0" w:color="auto"/>
        <w:left w:val="none" w:sz="0" w:space="0" w:color="auto"/>
        <w:bottom w:val="none" w:sz="0" w:space="0" w:color="auto"/>
        <w:right w:val="none" w:sz="0" w:space="0" w:color="auto"/>
      </w:divBdr>
    </w:div>
    <w:div w:id="249772909">
      <w:bodyDiv w:val="1"/>
      <w:marLeft w:val="0"/>
      <w:marRight w:val="0"/>
      <w:marTop w:val="0"/>
      <w:marBottom w:val="0"/>
      <w:divBdr>
        <w:top w:val="none" w:sz="0" w:space="0" w:color="auto"/>
        <w:left w:val="none" w:sz="0" w:space="0" w:color="auto"/>
        <w:bottom w:val="none" w:sz="0" w:space="0" w:color="auto"/>
        <w:right w:val="none" w:sz="0" w:space="0" w:color="auto"/>
      </w:divBdr>
      <w:divsChild>
        <w:div w:id="34239866">
          <w:marLeft w:val="480"/>
          <w:marRight w:val="0"/>
          <w:marTop w:val="0"/>
          <w:marBottom w:val="0"/>
          <w:divBdr>
            <w:top w:val="none" w:sz="0" w:space="0" w:color="auto"/>
            <w:left w:val="none" w:sz="0" w:space="0" w:color="auto"/>
            <w:bottom w:val="none" w:sz="0" w:space="0" w:color="auto"/>
            <w:right w:val="none" w:sz="0" w:space="0" w:color="auto"/>
          </w:divBdr>
        </w:div>
        <w:div w:id="38357181">
          <w:marLeft w:val="480"/>
          <w:marRight w:val="0"/>
          <w:marTop w:val="0"/>
          <w:marBottom w:val="0"/>
          <w:divBdr>
            <w:top w:val="none" w:sz="0" w:space="0" w:color="auto"/>
            <w:left w:val="none" w:sz="0" w:space="0" w:color="auto"/>
            <w:bottom w:val="none" w:sz="0" w:space="0" w:color="auto"/>
            <w:right w:val="none" w:sz="0" w:space="0" w:color="auto"/>
          </w:divBdr>
        </w:div>
        <w:div w:id="194195026">
          <w:marLeft w:val="480"/>
          <w:marRight w:val="0"/>
          <w:marTop w:val="0"/>
          <w:marBottom w:val="0"/>
          <w:divBdr>
            <w:top w:val="none" w:sz="0" w:space="0" w:color="auto"/>
            <w:left w:val="none" w:sz="0" w:space="0" w:color="auto"/>
            <w:bottom w:val="none" w:sz="0" w:space="0" w:color="auto"/>
            <w:right w:val="none" w:sz="0" w:space="0" w:color="auto"/>
          </w:divBdr>
        </w:div>
        <w:div w:id="239800113">
          <w:marLeft w:val="480"/>
          <w:marRight w:val="0"/>
          <w:marTop w:val="0"/>
          <w:marBottom w:val="0"/>
          <w:divBdr>
            <w:top w:val="none" w:sz="0" w:space="0" w:color="auto"/>
            <w:left w:val="none" w:sz="0" w:space="0" w:color="auto"/>
            <w:bottom w:val="none" w:sz="0" w:space="0" w:color="auto"/>
            <w:right w:val="none" w:sz="0" w:space="0" w:color="auto"/>
          </w:divBdr>
        </w:div>
        <w:div w:id="304356872">
          <w:marLeft w:val="480"/>
          <w:marRight w:val="0"/>
          <w:marTop w:val="0"/>
          <w:marBottom w:val="0"/>
          <w:divBdr>
            <w:top w:val="none" w:sz="0" w:space="0" w:color="auto"/>
            <w:left w:val="none" w:sz="0" w:space="0" w:color="auto"/>
            <w:bottom w:val="none" w:sz="0" w:space="0" w:color="auto"/>
            <w:right w:val="none" w:sz="0" w:space="0" w:color="auto"/>
          </w:divBdr>
        </w:div>
        <w:div w:id="392434349">
          <w:marLeft w:val="480"/>
          <w:marRight w:val="0"/>
          <w:marTop w:val="0"/>
          <w:marBottom w:val="0"/>
          <w:divBdr>
            <w:top w:val="none" w:sz="0" w:space="0" w:color="auto"/>
            <w:left w:val="none" w:sz="0" w:space="0" w:color="auto"/>
            <w:bottom w:val="none" w:sz="0" w:space="0" w:color="auto"/>
            <w:right w:val="none" w:sz="0" w:space="0" w:color="auto"/>
          </w:divBdr>
        </w:div>
        <w:div w:id="523137340">
          <w:marLeft w:val="480"/>
          <w:marRight w:val="0"/>
          <w:marTop w:val="0"/>
          <w:marBottom w:val="0"/>
          <w:divBdr>
            <w:top w:val="none" w:sz="0" w:space="0" w:color="auto"/>
            <w:left w:val="none" w:sz="0" w:space="0" w:color="auto"/>
            <w:bottom w:val="none" w:sz="0" w:space="0" w:color="auto"/>
            <w:right w:val="none" w:sz="0" w:space="0" w:color="auto"/>
          </w:divBdr>
        </w:div>
        <w:div w:id="541284091">
          <w:marLeft w:val="480"/>
          <w:marRight w:val="0"/>
          <w:marTop w:val="0"/>
          <w:marBottom w:val="0"/>
          <w:divBdr>
            <w:top w:val="none" w:sz="0" w:space="0" w:color="auto"/>
            <w:left w:val="none" w:sz="0" w:space="0" w:color="auto"/>
            <w:bottom w:val="none" w:sz="0" w:space="0" w:color="auto"/>
            <w:right w:val="none" w:sz="0" w:space="0" w:color="auto"/>
          </w:divBdr>
        </w:div>
        <w:div w:id="566064655">
          <w:marLeft w:val="480"/>
          <w:marRight w:val="0"/>
          <w:marTop w:val="0"/>
          <w:marBottom w:val="0"/>
          <w:divBdr>
            <w:top w:val="none" w:sz="0" w:space="0" w:color="auto"/>
            <w:left w:val="none" w:sz="0" w:space="0" w:color="auto"/>
            <w:bottom w:val="none" w:sz="0" w:space="0" w:color="auto"/>
            <w:right w:val="none" w:sz="0" w:space="0" w:color="auto"/>
          </w:divBdr>
        </w:div>
        <w:div w:id="621350466">
          <w:marLeft w:val="480"/>
          <w:marRight w:val="0"/>
          <w:marTop w:val="0"/>
          <w:marBottom w:val="0"/>
          <w:divBdr>
            <w:top w:val="none" w:sz="0" w:space="0" w:color="auto"/>
            <w:left w:val="none" w:sz="0" w:space="0" w:color="auto"/>
            <w:bottom w:val="none" w:sz="0" w:space="0" w:color="auto"/>
            <w:right w:val="none" w:sz="0" w:space="0" w:color="auto"/>
          </w:divBdr>
        </w:div>
        <w:div w:id="692733586">
          <w:marLeft w:val="480"/>
          <w:marRight w:val="0"/>
          <w:marTop w:val="0"/>
          <w:marBottom w:val="0"/>
          <w:divBdr>
            <w:top w:val="none" w:sz="0" w:space="0" w:color="auto"/>
            <w:left w:val="none" w:sz="0" w:space="0" w:color="auto"/>
            <w:bottom w:val="none" w:sz="0" w:space="0" w:color="auto"/>
            <w:right w:val="none" w:sz="0" w:space="0" w:color="auto"/>
          </w:divBdr>
        </w:div>
        <w:div w:id="699361020">
          <w:marLeft w:val="480"/>
          <w:marRight w:val="0"/>
          <w:marTop w:val="0"/>
          <w:marBottom w:val="0"/>
          <w:divBdr>
            <w:top w:val="none" w:sz="0" w:space="0" w:color="auto"/>
            <w:left w:val="none" w:sz="0" w:space="0" w:color="auto"/>
            <w:bottom w:val="none" w:sz="0" w:space="0" w:color="auto"/>
            <w:right w:val="none" w:sz="0" w:space="0" w:color="auto"/>
          </w:divBdr>
        </w:div>
        <w:div w:id="725029574">
          <w:marLeft w:val="480"/>
          <w:marRight w:val="0"/>
          <w:marTop w:val="0"/>
          <w:marBottom w:val="0"/>
          <w:divBdr>
            <w:top w:val="none" w:sz="0" w:space="0" w:color="auto"/>
            <w:left w:val="none" w:sz="0" w:space="0" w:color="auto"/>
            <w:bottom w:val="none" w:sz="0" w:space="0" w:color="auto"/>
            <w:right w:val="none" w:sz="0" w:space="0" w:color="auto"/>
          </w:divBdr>
        </w:div>
        <w:div w:id="742948752">
          <w:marLeft w:val="480"/>
          <w:marRight w:val="0"/>
          <w:marTop w:val="0"/>
          <w:marBottom w:val="0"/>
          <w:divBdr>
            <w:top w:val="none" w:sz="0" w:space="0" w:color="auto"/>
            <w:left w:val="none" w:sz="0" w:space="0" w:color="auto"/>
            <w:bottom w:val="none" w:sz="0" w:space="0" w:color="auto"/>
            <w:right w:val="none" w:sz="0" w:space="0" w:color="auto"/>
          </w:divBdr>
        </w:div>
        <w:div w:id="841776570">
          <w:marLeft w:val="480"/>
          <w:marRight w:val="0"/>
          <w:marTop w:val="0"/>
          <w:marBottom w:val="0"/>
          <w:divBdr>
            <w:top w:val="none" w:sz="0" w:space="0" w:color="auto"/>
            <w:left w:val="none" w:sz="0" w:space="0" w:color="auto"/>
            <w:bottom w:val="none" w:sz="0" w:space="0" w:color="auto"/>
            <w:right w:val="none" w:sz="0" w:space="0" w:color="auto"/>
          </w:divBdr>
        </w:div>
        <w:div w:id="854612662">
          <w:marLeft w:val="480"/>
          <w:marRight w:val="0"/>
          <w:marTop w:val="0"/>
          <w:marBottom w:val="0"/>
          <w:divBdr>
            <w:top w:val="none" w:sz="0" w:space="0" w:color="auto"/>
            <w:left w:val="none" w:sz="0" w:space="0" w:color="auto"/>
            <w:bottom w:val="none" w:sz="0" w:space="0" w:color="auto"/>
            <w:right w:val="none" w:sz="0" w:space="0" w:color="auto"/>
          </w:divBdr>
        </w:div>
        <w:div w:id="894127955">
          <w:marLeft w:val="480"/>
          <w:marRight w:val="0"/>
          <w:marTop w:val="0"/>
          <w:marBottom w:val="0"/>
          <w:divBdr>
            <w:top w:val="none" w:sz="0" w:space="0" w:color="auto"/>
            <w:left w:val="none" w:sz="0" w:space="0" w:color="auto"/>
            <w:bottom w:val="none" w:sz="0" w:space="0" w:color="auto"/>
            <w:right w:val="none" w:sz="0" w:space="0" w:color="auto"/>
          </w:divBdr>
        </w:div>
        <w:div w:id="909576453">
          <w:marLeft w:val="480"/>
          <w:marRight w:val="0"/>
          <w:marTop w:val="0"/>
          <w:marBottom w:val="0"/>
          <w:divBdr>
            <w:top w:val="none" w:sz="0" w:space="0" w:color="auto"/>
            <w:left w:val="none" w:sz="0" w:space="0" w:color="auto"/>
            <w:bottom w:val="none" w:sz="0" w:space="0" w:color="auto"/>
            <w:right w:val="none" w:sz="0" w:space="0" w:color="auto"/>
          </w:divBdr>
        </w:div>
        <w:div w:id="932668399">
          <w:marLeft w:val="480"/>
          <w:marRight w:val="0"/>
          <w:marTop w:val="0"/>
          <w:marBottom w:val="0"/>
          <w:divBdr>
            <w:top w:val="none" w:sz="0" w:space="0" w:color="auto"/>
            <w:left w:val="none" w:sz="0" w:space="0" w:color="auto"/>
            <w:bottom w:val="none" w:sz="0" w:space="0" w:color="auto"/>
            <w:right w:val="none" w:sz="0" w:space="0" w:color="auto"/>
          </w:divBdr>
        </w:div>
        <w:div w:id="957762229">
          <w:marLeft w:val="480"/>
          <w:marRight w:val="0"/>
          <w:marTop w:val="0"/>
          <w:marBottom w:val="0"/>
          <w:divBdr>
            <w:top w:val="none" w:sz="0" w:space="0" w:color="auto"/>
            <w:left w:val="none" w:sz="0" w:space="0" w:color="auto"/>
            <w:bottom w:val="none" w:sz="0" w:space="0" w:color="auto"/>
            <w:right w:val="none" w:sz="0" w:space="0" w:color="auto"/>
          </w:divBdr>
        </w:div>
        <w:div w:id="996375376">
          <w:marLeft w:val="480"/>
          <w:marRight w:val="0"/>
          <w:marTop w:val="0"/>
          <w:marBottom w:val="0"/>
          <w:divBdr>
            <w:top w:val="none" w:sz="0" w:space="0" w:color="auto"/>
            <w:left w:val="none" w:sz="0" w:space="0" w:color="auto"/>
            <w:bottom w:val="none" w:sz="0" w:space="0" w:color="auto"/>
            <w:right w:val="none" w:sz="0" w:space="0" w:color="auto"/>
          </w:divBdr>
        </w:div>
        <w:div w:id="1043748871">
          <w:marLeft w:val="480"/>
          <w:marRight w:val="0"/>
          <w:marTop w:val="0"/>
          <w:marBottom w:val="0"/>
          <w:divBdr>
            <w:top w:val="none" w:sz="0" w:space="0" w:color="auto"/>
            <w:left w:val="none" w:sz="0" w:space="0" w:color="auto"/>
            <w:bottom w:val="none" w:sz="0" w:space="0" w:color="auto"/>
            <w:right w:val="none" w:sz="0" w:space="0" w:color="auto"/>
          </w:divBdr>
        </w:div>
        <w:div w:id="1109201602">
          <w:marLeft w:val="480"/>
          <w:marRight w:val="0"/>
          <w:marTop w:val="0"/>
          <w:marBottom w:val="0"/>
          <w:divBdr>
            <w:top w:val="none" w:sz="0" w:space="0" w:color="auto"/>
            <w:left w:val="none" w:sz="0" w:space="0" w:color="auto"/>
            <w:bottom w:val="none" w:sz="0" w:space="0" w:color="auto"/>
            <w:right w:val="none" w:sz="0" w:space="0" w:color="auto"/>
          </w:divBdr>
        </w:div>
        <w:div w:id="1235042340">
          <w:marLeft w:val="480"/>
          <w:marRight w:val="0"/>
          <w:marTop w:val="0"/>
          <w:marBottom w:val="0"/>
          <w:divBdr>
            <w:top w:val="none" w:sz="0" w:space="0" w:color="auto"/>
            <w:left w:val="none" w:sz="0" w:space="0" w:color="auto"/>
            <w:bottom w:val="none" w:sz="0" w:space="0" w:color="auto"/>
            <w:right w:val="none" w:sz="0" w:space="0" w:color="auto"/>
          </w:divBdr>
        </w:div>
        <w:div w:id="1318730634">
          <w:marLeft w:val="480"/>
          <w:marRight w:val="0"/>
          <w:marTop w:val="0"/>
          <w:marBottom w:val="0"/>
          <w:divBdr>
            <w:top w:val="none" w:sz="0" w:space="0" w:color="auto"/>
            <w:left w:val="none" w:sz="0" w:space="0" w:color="auto"/>
            <w:bottom w:val="none" w:sz="0" w:space="0" w:color="auto"/>
            <w:right w:val="none" w:sz="0" w:space="0" w:color="auto"/>
          </w:divBdr>
        </w:div>
        <w:div w:id="1328170856">
          <w:marLeft w:val="480"/>
          <w:marRight w:val="0"/>
          <w:marTop w:val="0"/>
          <w:marBottom w:val="0"/>
          <w:divBdr>
            <w:top w:val="none" w:sz="0" w:space="0" w:color="auto"/>
            <w:left w:val="none" w:sz="0" w:space="0" w:color="auto"/>
            <w:bottom w:val="none" w:sz="0" w:space="0" w:color="auto"/>
            <w:right w:val="none" w:sz="0" w:space="0" w:color="auto"/>
          </w:divBdr>
        </w:div>
        <w:div w:id="1339042221">
          <w:marLeft w:val="480"/>
          <w:marRight w:val="0"/>
          <w:marTop w:val="0"/>
          <w:marBottom w:val="0"/>
          <w:divBdr>
            <w:top w:val="none" w:sz="0" w:space="0" w:color="auto"/>
            <w:left w:val="none" w:sz="0" w:space="0" w:color="auto"/>
            <w:bottom w:val="none" w:sz="0" w:space="0" w:color="auto"/>
            <w:right w:val="none" w:sz="0" w:space="0" w:color="auto"/>
          </w:divBdr>
        </w:div>
        <w:div w:id="1373765713">
          <w:marLeft w:val="480"/>
          <w:marRight w:val="0"/>
          <w:marTop w:val="0"/>
          <w:marBottom w:val="0"/>
          <w:divBdr>
            <w:top w:val="none" w:sz="0" w:space="0" w:color="auto"/>
            <w:left w:val="none" w:sz="0" w:space="0" w:color="auto"/>
            <w:bottom w:val="none" w:sz="0" w:space="0" w:color="auto"/>
            <w:right w:val="none" w:sz="0" w:space="0" w:color="auto"/>
          </w:divBdr>
        </w:div>
        <w:div w:id="1406145076">
          <w:marLeft w:val="480"/>
          <w:marRight w:val="0"/>
          <w:marTop w:val="0"/>
          <w:marBottom w:val="0"/>
          <w:divBdr>
            <w:top w:val="none" w:sz="0" w:space="0" w:color="auto"/>
            <w:left w:val="none" w:sz="0" w:space="0" w:color="auto"/>
            <w:bottom w:val="none" w:sz="0" w:space="0" w:color="auto"/>
            <w:right w:val="none" w:sz="0" w:space="0" w:color="auto"/>
          </w:divBdr>
        </w:div>
        <w:div w:id="1432967665">
          <w:marLeft w:val="480"/>
          <w:marRight w:val="0"/>
          <w:marTop w:val="0"/>
          <w:marBottom w:val="0"/>
          <w:divBdr>
            <w:top w:val="none" w:sz="0" w:space="0" w:color="auto"/>
            <w:left w:val="none" w:sz="0" w:space="0" w:color="auto"/>
            <w:bottom w:val="none" w:sz="0" w:space="0" w:color="auto"/>
            <w:right w:val="none" w:sz="0" w:space="0" w:color="auto"/>
          </w:divBdr>
        </w:div>
        <w:div w:id="1480072124">
          <w:marLeft w:val="480"/>
          <w:marRight w:val="0"/>
          <w:marTop w:val="0"/>
          <w:marBottom w:val="0"/>
          <w:divBdr>
            <w:top w:val="none" w:sz="0" w:space="0" w:color="auto"/>
            <w:left w:val="none" w:sz="0" w:space="0" w:color="auto"/>
            <w:bottom w:val="none" w:sz="0" w:space="0" w:color="auto"/>
            <w:right w:val="none" w:sz="0" w:space="0" w:color="auto"/>
          </w:divBdr>
        </w:div>
        <w:div w:id="1502043792">
          <w:marLeft w:val="480"/>
          <w:marRight w:val="0"/>
          <w:marTop w:val="0"/>
          <w:marBottom w:val="0"/>
          <w:divBdr>
            <w:top w:val="none" w:sz="0" w:space="0" w:color="auto"/>
            <w:left w:val="none" w:sz="0" w:space="0" w:color="auto"/>
            <w:bottom w:val="none" w:sz="0" w:space="0" w:color="auto"/>
            <w:right w:val="none" w:sz="0" w:space="0" w:color="auto"/>
          </w:divBdr>
        </w:div>
        <w:div w:id="1523469681">
          <w:marLeft w:val="480"/>
          <w:marRight w:val="0"/>
          <w:marTop w:val="0"/>
          <w:marBottom w:val="0"/>
          <w:divBdr>
            <w:top w:val="none" w:sz="0" w:space="0" w:color="auto"/>
            <w:left w:val="none" w:sz="0" w:space="0" w:color="auto"/>
            <w:bottom w:val="none" w:sz="0" w:space="0" w:color="auto"/>
            <w:right w:val="none" w:sz="0" w:space="0" w:color="auto"/>
          </w:divBdr>
        </w:div>
        <w:div w:id="1613514309">
          <w:marLeft w:val="480"/>
          <w:marRight w:val="0"/>
          <w:marTop w:val="0"/>
          <w:marBottom w:val="0"/>
          <w:divBdr>
            <w:top w:val="none" w:sz="0" w:space="0" w:color="auto"/>
            <w:left w:val="none" w:sz="0" w:space="0" w:color="auto"/>
            <w:bottom w:val="none" w:sz="0" w:space="0" w:color="auto"/>
            <w:right w:val="none" w:sz="0" w:space="0" w:color="auto"/>
          </w:divBdr>
        </w:div>
        <w:div w:id="1652906025">
          <w:marLeft w:val="480"/>
          <w:marRight w:val="0"/>
          <w:marTop w:val="0"/>
          <w:marBottom w:val="0"/>
          <w:divBdr>
            <w:top w:val="none" w:sz="0" w:space="0" w:color="auto"/>
            <w:left w:val="none" w:sz="0" w:space="0" w:color="auto"/>
            <w:bottom w:val="none" w:sz="0" w:space="0" w:color="auto"/>
            <w:right w:val="none" w:sz="0" w:space="0" w:color="auto"/>
          </w:divBdr>
        </w:div>
        <w:div w:id="1665430833">
          <w:marLeft w:val="480"/>
          <w:marRight w:val="0"/>
          <w:marTop w:val="0"/>
          <w:marBottom w:val="0"/>
          <w:divBdr>
            <w:top w:val="none" w:sz="0" w:space="0" w:color="auto"/>
            <w:left w:val="none" w:sz="0" w:space="0" w:color="auto"/>
            <w:bottom w:val="none" w:sz="0" w:space="0" w:color="auto"/>
            <w:right w:val="none" w:sz="0" w:space="0" w:color="auto"/>
          </w:divBdr>
        </w:div>
        <w:div w:id="1670601494">
          <w:marLeft w:val="480"/>
          <w:marRight w:val="0"/>
          <w:marTop w:val="0"/>
          <w:marBottom w:val="0"/>
          <w:divBdr>
            <w:top w:val="none" w:sz="0" w:space="0" w:color="auto"/>
            <w:left w:val="none" w:sz="0" w:space="0" w:color="auto"/>
            <w:bottom w:val="none" w:sz="0" w:space="0" w:color="auto"/>
            <w:right w:val="none" w:sz="0" w:space="0" w:color="auto"/>
          </w:divBdr>
        </w:div>
        <w:div w:id="1683895852">
          <w:marLeft w:val="480"/>
          <w:marRight w:val="0"/>
          <w:marTop w:val="0"/>
          <w:marBottom w:val="0"/>
          <w:divBdr>
            <w:top w:val="none" w:sz="0" w:space="0" w:color="auto"/>
            <w:left w:val="none" w:sz="0" w:space="0" w:color="auto"/>
            <w:bottom w:val="none" w:sz="0" w:space="0" w:color="auto"/>
            <w:right w:val="none" w:sz="0" w:space="0" w:color="auto"/>
          </w:divBdr>
        </w:div>
        <w:div w:id="1698501624">
          <w:marLeft w:val="480"/>
          <w:marRight w:val="0"/>
          <w:marTop w:val="0"/>
          <w:marBottom w:val="0"/>
          <w:divBdr>
            <w:top w:val="none" w:sz="0" w:space="0" w:color="auto"/>
            <w:left w:val="none" w:sz="0" w:space="0" w:color="auto"/>
            <w:bottom w:val="none" w:sz="0" w:space="0" w:color="auto"/>
            <w:right w:val="none" w:sz="0" w:space="0" w:color="auto"/>
          </w:divBdr>
        </w:div>
        <w:div w:id="1718580458">
          <w:marLeft w:val="480"/>
          <w:marRight w:val="0"/>
          <w:marTop w:val="0"/>
          <w:marBottom w:val="0"/>
          <w:divBdr>
            <w:top w:val="none" w:sz="0" w:space="0" w:color="auto"/>
            <w:left w:val="none" w:sz="0" w:space="0" w:color="auto"/>
            <w:bottom w:val="none" w:sz="0" w:space="0" w:color="auto"/>
            <w:right w:val="none" w:sz="0" w:space="0" w:color="auto"/>
          </w:divBdr>
        </w:div>
        <w:div w:id="1753887253">
          <w:marLeft w:val="480"/>
          <w:marRight w:val="0"/>
          <w:marTop w:val="0"/>
          <w:marBottom w:val="0"/>
          <w:divBdr>
            <w:top w:val="none" w:sz="0" w:space="0" w:color="auto"/>
            <w:left w:val="none" w:sz="0" w:space="0" w:color="auto"/>
            <w:bottom w:val="none" w:sz="0" w:space="0" w:color="auto"/>
            <w:right w:val="none" w:sz="0" w:space="0" w:color="auto"/>
          </w:divBdr>
        </w:div>
        <w:div w:id="1822578672">
          <w:marLeft w:val="480"/>
          <w:marRight w:val="0"/>
          <w:marTop w:val="0"/>
          <w:marBottom w:val="0"/>
          <w:divBdr>
            <w:top w:val="none" w:sz="0" w:space="0" w:color="auto"/>
            <w:left w:val="none" w:sz="0" w:space="0" w:color="auto"/>
            <w:bottom w:val="none" w:sz="0" w:space="0" w:color="auto"/>
            <w:right w:val="none" w:sz="0" w:space="0" w:color="auto"/>
          </w:divBdr>
        </w:div>
        <w:div w:id="1856767008">
          <w:marLeft w:val="480"/>
          <w:marRight w:val="0"/>
          <w:marTop w:val="0"/>
          <w:marBottom w:val="0"/>
          <w:divBdr>
            <w:top w:val="none" w:sz="0" w:space="0" w:color="auto"/>
            <w:left w:val="none" w:sz="0" w:space="0" w:color="auto"/>
            <w:bottom w:val="none" w:sz="0" w:space="0" w:color="auto"/>
            <w:right w:val="none" w:sz="0" w:space="0" w:color="auto"/>
          </w:divBdr>
        </w:div>
        <w:div w:id="1883320635">
          <w:marLeft w:val="480"/>
          <w:marRight w:val="0"/>
          <w:marTop w:val="0"/>
          <w:marBottom w:val="0"/>
          <w:divBdr>
            <w:top w:val="none" w:sz="0" w:space="0" w:color="auto"/>
            <w:left w:val="none" w:sz="0" w:space="0" w:color="auto"/>
            <w:bottom w:val="none" w:sz="0" w:space="0" w:color="auto"/>
            <w:right w:val="none" w:sz="0" w:space="0" w:color="auto"/>
          </w:divBdr>
        </w:div>
        <w:div w:id="1896164427">
          <w:marLeft w:val="480"/>
          <w:marRight w:val="0"/>
          <w:marTop w:val="0"/>
          <w:marBottom w:val="0"/>
          <w:divBdr>
            <w:top w:val="none" w:sz="0" w:space="0" w:color="auto"/>
            <w:left w:val="none" w:sz="0" w:space="0" w:color="auto"/>
            <w:bottom w:val="none" w:sz="0" w:space="0" w:color="auto"/>
            <w:right w:val="none" w:sz="0" w:space="0" w:color="auto"/>
          </w:divBdr>
        </w:div>
        <w:div w:id="1914924269">
          <w:marLeft w:val="480"/>
          <w:marRight w:val="0"/>
          <w:marTop w:val="0"/>
          <w:marBottom w:val="0"/>
          <w:divBdr>
            <w:top w:val="none" w:sz="0" w:space="0" w:color="auto"/>
            <w:left w:val="none" w:sz="0" w:space="0" w:color="auto"/>
            <w:bottom w:val="none" w:sz="0" w:space="0" w:color="auto"/>
            <w:right w:val="none" w:sz="0" w:space="0" w:color="auto"/>
          </w:divBdr>
        </w:div>
        <w:div w:id="1971545598">
          <w:marLeft w:val="480"/>
          <w:marRight w:val="0"/>
          <w:marTop w:val="0"/>
          <w:marBottom w:val="0"/>
          <w:divBdr>
            <w:top w:val="none" w:sz="0" w:space="0" w:color="auto"/>
            <w:left w:val="none" w:sz="0" w:space="0" w:color="auto"/>
            <w:bottom w:val="none" w:sz="0" w:space="0" w:color="auto"/>
            <w:right w:val="none" w:sz="0" w:space="0" w:color="auto"/>
          </w:divBdr>
        </w:div>
        <w:div w:id="1991128674">
          <w:marLeft w:val="480"/>
          <w:marRight w:val="0"/>
          <w:marTop w:val="0"/>
          <w:marBottom w:val="0"/>
          <w:divBdr>
            <w:top w:val="none" w:sz="0" w:space="0" w:color="auto"/>
            <w:left w:val="none" w:sz="0" w:space="0" w:color="auto"/>
            <w:bottom w:val="none" w:sz="0" w:space="0" w:color="auto"/>
            <w:right w:val="none" w:sz="0" w:space="0" w:color="auto"/>
          </w:divBdr>
        </w:div>
        <w:div w:id="2016691102">
          <w:marLeft w:val="480"/>
          <w:marRight w:val="0"/>
          <w:marTop w:val="0"/>
          <w:marBottom w:val="0"/>
          <w:divBdr>
            <w:top w:val="none" w:sz="0" w:space="0" w:color="auto"/>
            <w:left w:val="none" w:sz="0" w:space="0" w:color="auto"/>
            <w:bottom w:val="none" w:sz="0" w:space="0" w:color="auto"/>
            <w:right w:val="none" w:sz="0" w:space="0" w:color="auto"/>
          </w:divBdr>
        </w:div>
        <w:div w:id="2026059366">
          <w:marLeft w:val="480"/>
          <w:marRight w:val="0"/>
          <w:marTop w:val="0"/>
          <w:marBottom w:val="0"/>
          <w:divBdr>
            <w:top w:val="none" w:sz="0" w:space="0" w:color="auto"/>
            <w:left w:val="none" w:sz="0" w:space="0" w:color="auto"/>
            <w:bottom w:val="none" w:sz="0" w:space="0" w:color="auto"/>
            <w:right w:val="none" w:sz="0" w:space="0" w:color="auto"/>
          </w:divBdr>
        </w:div>
        <w:div w:id="2061318679">
          <w:marLeft w:val="480"/>
          <w:marRight w:val="0"/>
          <w:marTop w:val="0"/>
          <w:marBottom w:val="0"/>
          <w:divBdr>
            <w:top w:val="none" w:sz="0" w:space="0" w:color="auto"/>
            <w:left w:val="none" w:sz="0" w:space="0" w:color="auto"/>
            <w:bottom w:val="none" w:sz="0" w:space="0" w:color="auto"/>
            <w:right w:val="none" w:sz="0" w:space="0" w:color="auto"/>
          </w:divBdr>
        </w:div>
        <w:div w:id="2083944223">
          <w:marLeft w:val="480"/>
          <w:marRight w:val="0"/>
          <w:marTop w:val="0"/>
          <w:marBottom w:val="0"/>
          <w:divBdr>
            <w:top w:val="none" w:sz="0" w:space="0" w:color="auto"/>
            <w:left w:val="none" w:sz="0" w:space="0" w:color="auto"/>
            <w:bottom w:val="none" w:sz="0" w:space="0" w:color="auto"/>
            <w:right w:val="none" w:sz="0" w:space="0" w:color="auto"/>
          </w:divBdr>
        </w:div>
        <w:div w:id="2085108878">
          <w:marLeft w:val="480"/>
          <w:marRight w:val="0"/>
          <w:marTop w:val="0"/>
          <w:marBottom w:val="0"/>
          <w:divBdr>
            <w:top w:val="none" w:sz="0" w:space="0" w:color="auto"/>
            <w:left w:val="none" w:sz="0" w:space="0" w:color="auto"/>
            <w:bottom w:val="none" w:sz="0" w:space="0" w:color="auto"/>
            <w:right w:val="none" w:sz="0" w:space="0" w:color="auto"/>
          </w:divBdr>
        </w:div>
        <w:div w:id="2142377831">
          <w:marLeft w:val="480"/>
          <w:marRight w:val="0"/>
          <w:marTop w:val="0"/>
          <w:marBottom w:val="0"/>
          <w:divBdr>
            <w:top w:val="none" w:sz="0" w:space="0" w:color="auto"/>
            <w:left w:val="none" w:sz="0" w:space="0" w:color="auto"/>
            <w:bottom w:val="none" w:sz="0" w:space="0" w:color="auto"/>
            <w:right w:val="none" w:sz="0" w:space="0" w:color="auto"/>
          </w:divBdr>
        </w:div>
      </w:divsChild>
    </w:div>
    <w:div w:id="249774052">
      <w:marLeft w:val="640"/>
      <w:marRight w:val="0"/>
      <w:marTop w:val="0"/>
      <w:marBottom w:val="0"/>
      <w:divBdr>
        <w:top w:val="none" w:sz="0" w:space="0" w:color="auto"/>
        <w:left w:val="none" w:sz="0" w:space="0" w:color="auto"/>
        <w:bottom w:val="none" w:sz="0" w:space="0" w:color="auto"/>
        <w:right w:val="none" w:sz="0" w:space="0" w:color="auto"/>
      </w:divBdr>
    </w:div>
    <w:div w:id="249775531">
      <w:marLeft w:val="640"/>
      <w:marRight w:val="0"/>
      <w:marTop w:val="0"/>
      <w:marBottom w:val="0"/>
      <w:divBdr>
        <w:top w:val="none" w:sz="0" w:space="0" w:color="auto"/>
        <w:left w:val="none" w:sz="0" w:space="0" w:color="auto"/>
        <w:bottom w:val="none" w:sz="0" w:space="0" w:color="auto"/>
        <w:right w:val="none" w:sz="0" w:space="0" w:color="auto"/>
      </w:divBdr>
    </w:div>
    <w:div w:id="249824230">
      <w:marLeft w:val="640"/>
      <w:marRight w:val="0"/>
      <w:marTop w:val="0"/>
      <w:marBottom w:val="0"/>
      <w:divBdr>
        <w:top w:val="none" w:sz="0" w:space="0" w:color="auto"/>
        <w:left w:val="none" w:sz="0" w:space="0" w:color="auto"/>
        <w:bottom w:val="none" w:sz="0" w:space="0" w:color="auto"/>
        <w:right w:val="none" w:sz="0" w:space="0" w:color="auto"/>
      </w:divBdr>
    </w:div>
    <w:div w:id="250239872">
      <w:marLeft w:val="640"/>
      <w:marRight w:val="0"/>
      <w:marTop w:val="0"/>
      <w:marBottom w:val="0"/>
      <w:divBdr>
        <w:top w:val="none" w:sz="0" w:space="0" w:color="auto"/>
        <w:left w:val="none" w:sz="0" w:space="0" w:color="auto"/>
        <w:bottom w:val="none" w:sz="0" w:space="0" w:color="auto"/>
        <w:right w:val="none" w:sz="0" w:space="0" w:color="auto"/>
      </w:divBdr>
    </w:div>
    <w:div w:id="250314164">
      <w:bodyDiv w:val="1"/>
      <w:marLeft w:val="0"/>
      <w:marRight w:val="0"/>
      <w:marTop w:val="0"/>
      <w:marBottom w:val="0"/>
      <w:divBdr>
        <w:top w:val="none" w:sz="0" w:space="0" w:color="auto"/>
        <w:left w:val="none" w:sz="0" w:space="0" w:color="auto"/>
        <w:bottom w:val="none" w:sz="0" w:space="0" w:color="auto"/>
        <w:right w:val="none" w:sz="0" w:space="0" w:color="auto"/>
      </w:divBdr>
    </w:div>
    <w:div w:id="250355066">
      <w:marLeft w:val="640"/>
      <w:marRight w:val="0"/>
      <w:marTop w:val="0"/>
      <w:marBottom w:val="0"/>
      <w:divBdr>
        <w:top w:val="none" w:sz="0" w:space="0" w:color="auto"/>
        <w:left w:val="none" w:sz="0" w:space="0" w:color="auto"/>
        <w:bottom w:val="none" w:sz="0" w:space="0" w:color="auto"/>
        <w:right w:val="none" w:sz="0" w:space="0" w:color="auto"/>
      </w:divBdr>
    </w:div>
    <w:div w:id="250899049">
      <w:marLeft w:val="480"/>
      <w:marRight w:val="0"/>
      <w:marTop w:val="0"/>
      <w:marBottom w:val="0"/>
      <w:divBdr>
        <w:top w:val="none" w:sz="0" w:space="0" w:color="auto"/>
        <w:left w:val="none" w:sz="0" w:space="0" w:color="auto"/>
        <w:bottom w:val="none" w:sz="0" w:space="0" w:color="auto"/>
        <w:right w:val="none" w:sz="0" w:space="0" w:color="auto"/>
      </w:divBdr>
    </w:div>
    <w:div w:id="251359474">
      <w:marLeft w:val="640"/>
      <w:marRight w:val="0"/>
      <w:marTop w:val="0"/>
      <w:marBottom w:val="0"/>
      <w:divBdr>
        <w:top w:val="none" w:sz="0" w:space="0" w:color="auto"/>
        <w:left w:val="none" w:sz="0" w:space="0" w:color="auto"/>
        <w:bottom w:val="none" w:sz="0" w:space="0" w:color="auto"/>
        <w:right w:val="none" w:sz="0" w:space="0" w:color="auto"/>
      </w:divBdr>
    </w:div>
    <w:div w:id="251477105">
      <w:marLeft w:val="640"/>
      <w:marRight w:val="0"/>
      <w:marTop w:val="0"/>
      <w:marBottom w:val="0"/>
      <w:divBdr>
        <w:top w:val="none" w:sz="0" w:space="0" w:color="auto"/>
        <w:left w:val="none" w:sz="0" w:space="0" w:color="auto"/>
        <w:bottom w:val="none" w:sz="0" w:space="0" w:color="auto"/>
        <w:right w:val="none" w:sz="0" w:space="0" w:color="auto"/>
      </w:divBdr>
    </w:div>
    <w:div w:id="251553814">
      <w:marLeft w:val="640"/>
      <w:marRight w:val="0"/>
      <w:marTop w:val="0"/>
      <w:marBottom w:val="0"/>
      <w:divBdr>
        <w:top w:val="none" w:sz="0" w:space="0" w:color="auto"/>
        <w:left w:val="none" w:sz="0" w:space="0" w:color="auto"/>
        <w:bottom w:val="none" w:sz="0" w:space="0" w:color="auto"/>
        <w:right w:val="none" w:sz="0" w:space="0" w:color="auto"/>
      </w:divBdr>
    </w:div>
    <w:div w:id="251789586">
      <w:marLeft w:val="640"/>
      <w:marRight w:val="0"/>
      <w:marTop w:val="0"/>
      <w:marBottom w:val="0"/>
      <w:divBdr>
        <w:top w:val="none" w:sz="0" w:space="0" w:color="auto"/>
        <w:left w:val="none" w:sz="0" w:space="0" w:color="auto"/>
        <w:bottom w:val="none" w:sz="0" w:space="0" w:color="auto"/>
        <w:right w:val="none" w:sz="0" w:space="0" w:color="auto"/>
      </w:divBdr>
    </w:div>
    <w:div w:id="252058760">
      <w:bodyDiv w:val="1"/>
      <w:marLeft w:val="0"/>
      <w:marRight w:val="0"/>
      <w:marTop w:val="0"/>
      <w:marBottom w:val="0"/>
      <w:divBdr>
        <w:top w:val="none" w:sz="0" w:space="0" w:color="auto"/>
        <w:left w:val="none" w:sz="0" w:space="0" w:color="auto"/>
        <w:bottom w:val="none" w:sz="0" w:space="0" w:color="auto"/>
        <w:right w:val="none" w:sz="0" w:space="0" w:color="auto"/>
      </w:divBdr>
    </w:div>
    <w:div w:id="252205315">
      <w:marLeft w:val="640"/>
      <w:marRight w:val="0"/>
      <w:marTop w:val="0"/>
      <w:marBottom w:val="0"/>
      <w:divBdr>
        <w:top w:val="none" w:sz="0" w:space="0" w:color="auto"/>
        <w:left w:val="none" w:sz="0" w:space="0" w:color="auto"/>
        <w:bottom w:val="none" w:sz="0" w:space="0" w:color="auto"/>
        <w:right w:val="none" w:sz="0" w:space="0" w:color="auto"/>
      </w:divBdr>
    </w:div>
    <w:div w:id="252398631">
      <w:marLeft w:val="640"/>
      <w:marRight w:val="0"/>
      <w:marTop w:val="0"/>
      <w:marBottom w:val="0"/>
      <w:divBdr>
        <w:top w:val="none" w:sz="0" w:space="0" w:color="auto"/>
        <w:left w:val="none" w:sz="0" w:space="0" w:color="auto"/>
        <w:bottom w:val="none" w:sz="0" w:space="0" w:color="auto"/>
        <w:right w:val="none" w:sz="0" w:space="0" w:color="auto"/>
      </w:divBdr>
    </w:div>
    <w:div w:id="252668453">
      <w:bodyDiv w:val="1"/>
      <w:marLeft w:val="0"/>
      <w:marRight w:val="0"/>
      <w:marTop w:val="0"/>
      <w:marBottom w:val="0"/>
      <w:divBdr>
        <w:top w:val="none" w:sz="0" w:space="0" w:color="auto"/>
        <w:left w:val="none" w:sz="0" w:space="0" w:color="auto"/>
        <w:bottom w:val="none" w:sz="0" w:space="0" w:color="auto"/>
        <w:right w:val="none" w:sz="0" w:space="0" w:color="auto"/>
      </w:divBdr>
      <w:divsChild>
        <w:div w:id="8606399">
          <w:marLeft w:val="480"/>
          <w:marRight w:val="0"/>
          <w:marTop w:val="0"/>
          <w:marBottom w:val="0"/>
          <w:divBdr>
            <w:top w:val="none" w:sz="0" w:space="0" w:color="auto"/>
            <w:left w:val="none" w:sz="0" w:space="0" w:color="auto"/>
            <w:bottom w:val="none" w:sz="0" w:space="0" w:color="auto"/>
            <w:right w:val="none" w:sz="0" w:space="0" w:color="auto"/>
          </w:divBdr>
        </w:div>
        <w:div w:id="16011678">
          <w:marLeft w:val="480"/>
          <w:marRight w:val="0"/>
          <w:marTop w:val="0"/>
          <w:marBottom w:val="0"/>
          <w:divBdr>
            <w:top w:val="none" w:sz="0" w:space="0" w:color="auto"/>
            <w:left w:val="none" w:sz="0" w:space="0" w:color="auto"/>
            <w:bottom w:val="none" w:sz="0" w:space="0" w:color="auto"/>
            <w:right w:val="none" w:sz="0" w:space="0" w:color="auto"/>
          </w:divBdr>
        </w:div>
        <w:div w:id="47463816">
          <w:marLeft w:val="480"/>
          <w:marRight w:val="0"/>
          <w:marTop w:val="0"/>
          <w:marBottom w:val="0"/>
          <w:divBdr>
            <w:top w:val="none" w:sz="0" w:space="0" w:color="auto"/>
            <w:left w:val="none" w:sz="0" w:space="0" w:color="auto"/>
            <w:bottom w:val="none" w:sz="0" w:space="0" w:color="auto"/>
            <w:right w:val="none" w:sz="0" w:space="0" w:color="auto"/>
          </w:divBdr>
        </w:div>
        <w:div w:id="55512154">
          <w:marLeft w:val="480"/>
          <w:marRight w:val="0"/>
          <w:marTop w:val="0"/>
          <w:marBottom w:val="0"/>
          <w:divBdr>
            <w:top w:val="none" w:sz="0" w:space="0" w:color="auto"/>
            <w:left w:val="none" w:sz="0" w:space="0" w:color="auto"/>
            <w:bottom w:val="none" w:sz="0" w:space="0" w:color="auto"/>
            <w:right w:val="none" w:sz="0" w:space="0" w:color="auto"/>
          </w:divBdr>
        </w:div>
        <w:div w:id="70473452">
          <w:marLeft w:val="480"/>
          <w:marRight w:val="0"/>
          <w:marTop w:val="0"/>
          <w:marBottom w:val="0"/>
          <w:divBdr>
            <w:top w:val="none" w:sz="0" w:space="0" w:color="auto"/>
            <w:left w:val="none" w:sz="0" w:space="0" w:color="auto"/>
            <w:bottom w:val="none" w:sz="0" w:space="0" w:color="auto"/>
            <w:right w:val="none" w:sz="0" w:space="0" w:color="auto"/>
          </w:divBdr>
        </w:div>
        <w:div w:id="98181235">
          <w:marLeft w:val="480"/>
          <w:marRight w:val="0"/>
          <w:marTop w:val="0"/>
          <w:marBottom w:val="0"/>
          <w:divBdr>
            <w:top w:val="none" w:sz="0" w:space="0" w:color="auto"/>
            <w:left w:val="none" w:sz="0" w:space="0" w:color="auto"/>
            <w:bottom w:val="none" w:sz="0" w:space="0" w:color="auto"/>
            <w:right w:val="none" w:sz="0" w:space="0" w:color="auto"/>
          </w:divBdr>
        </w:div>
        <w:div w:id="162552724">
          <w:marLeft w:val="480"/>
          <w:marRight w:val="0"/>
          <w:marTop w:val="0"/>
          <w:marBottom w:val="0"/>
          <w:divBdr>
            <w:top w:val="none" w:sz="0" w:space="0" w:color="auto"/>
            <w:left w:val="none" w:sz="0" w:space="0" w:color="auto"/>
            <w:bottom w:val="none" w:sz="0" w:space="0" w:color="auto"/>
            <w:right w:val="none" w:sz="0" w:space="0" w:color="auto"/>
          </w:divBdr>
        </w:div>
        <w:div w:id="227033185">
          <w:marLeft w:val="480"/>
          <w:marRight w:val="0"/>
          <w:marTop w:val="0"/>
          <w:marBottom w:val="0"/>
          <w:divBdr>
            <w:top w:val="none" w:sz="0" w:space="0" w:color="auto"/>
            <w:left w:val="none" w:sz="0" w:space="0" w:color="auto"/>
            <w:bottom w:val="none" w:sz="0" w:space="0" w:color="auto"/>
            <w:right w:val="none" w:sz="0" w:space="0" w:color="auto"/>
          </w:divBdr>
        </w:div>
        <w:div w:id="233930612">
          <w:marLeft w:val="480"/>
          <w:marRight w:val="0"/>
          <w:marTop w:val="0"/>
          <w:marBottom w:val="0"/>
          <w:divBdr>
            <w:top w:val="none" w:sz="0" w:space="0" w:color="auto"/>
            <w:left w:val="none" w:sz="0" w:space="0" w:color="auto"/>
            <w:bottom w:val="none" w:sz="0" w:space="0" w:color="auto"/>
            <w:right w:val="none" w:sz="0" w:space="0" w:color="auto"/>
          </w:divBdr>
        </w:div>
        <w:div w:id="363673415">
          <w:marLeft w:val="480"/>
          <w:marRight w:val="0"/>
          <w:marTop w:val="0"/>
          <w:marBottom w:val="0"/>
          <w:divBdr>
            <w:top w:val="none" w:sz="0" w:space="0" w:color="auto"/>
            <w:left w:val="none" w:sz="0" w:space="0" w:color="auto"/>
            <w:bottom w:val="none" w:sz="0" w:space="0" w:color="auto"/>
            <w:right w:val="none" w:sz="0" w:space="0" w:color="auto"/>
          </w:divBdr>
        </w:div>
        <w:div w:id="473722392">
          <w:marLeft w:val="480"/>
          <w:marRight w:val="0"/>
          <w:marTop w:val="0"/>
          <w:marBottom w:val="0"/>
          <w:divBdr>
            <w:top w:val="none" w:sz="0" w:space="0" w:color="auto"/>
            <w:left w:val="none" w:sz="0" w:space="0" w:color="auto"/>
            <w:bottom w:val="none" w:sz="0" w:space="0" w:color="auto"/>
            <w:right w:val="none" w:sz="0" w:space="0" w:color="auto"/>
          </w:divBdr>
        </w:div>
        <w:div w:id="555312006">
          <w:marLeft w:val="480"/>
          <w:marRight w:val="0"/>
          <w:marTop w:val="0"/>
          <w:marBottom w:val="0"/>
          <w:divBdr>
            <w:top w:val="none" w:sz="0" w:space="0" w:color="auto"/>
            <w:left w:val="none" w:sz="0" w:space="0" w:color="auto"/>
            <w:bottom w:val="none" w:sz="0" w:space="0" w:color="auto"/>
            <w:right w:val="none" w:sz="0" w:space="0" w:color="auto"/>
          </w:divBdr>
        </w:div>
        <w:div w:id="595089883">
          <w:marLeft w:val="480"/>
          <w:marRight w:val="0"/>
          <w:marTop w:val="0"/>
          <w:marBottom w:val="0"/>
          <w:divBdr>
            <w:top w:val="none" w:sz="0" w:space="0" w:color="auto"/>
            <w:left w:val="none" w:sz="0" w:space="0" w:color="auto"/>
            <w:bottom w:val="none" w:sz="0" w:space="0" w:color="auto"/>
            <w:right w:val="none" w:sz="0" w:space="0" w:color="auto"/>
          </w:divBdr>
        </w:div>
        <w:div w:id="737900805">
          <w:marLeft w:val="480"/>
          <w:marRight w:val="0"/>
          <w:marTop w:val="0"/>
          <w:marBottom w:val="0"/>
          <w:divBdr>
            <w:top w:val="none" w:sz="0" w:space="0" w:color="auto"/>
            <w:left w:val="none" w:sz="0" w:space="0" w:color="auto"/>
            <w:bottom w:val="none" w:sz="0" w:space="0" w:color="auto"/>
            <w:right w:val="none" w:sz="0" w:space="0" w:color="auto"/>
          </w:divBdr>
        </w:div>
        <w:div w:id="773287260">
          <w:marLeft w:val="480"/>
          <w:marRight w:val="0"/>
          <w:marTop w:val="0"/>
          <w:marBottom w:val="0"/>
          <w:divBdr>
            <w:top w:val="none" w:sz="0" w:space="0" w:color="auto"/>
            <w:left w:val="none" w:sz="0" w:space="0" w:color="auto"/>
            <w:bottom w:val="none" w:sz="0" w:space="0" w:color="auto"/>
            <w:right w:val="none" w:sz="0" w:space="0" w:color="auto"/>
          </w:divBdr>
        </w:div>
        <w:div w:id="787358067">
          <w:marLeft w:val="480"/>
          <w:marRight w:val="0"/>
          <w:marTop w:val="0"/>
          <w:marBottom w:val="0"/>
          <w:divBdr>
            <w:top w:val="none" w:sz="0" w:space="0" w:color="auto"/>
            <w:left w:val="none" w:sz="0" w:space="0" w:color="auto"/>
            <w:bottom w:val="none" w:sz="0" w:space="0" w:color="auto"/>
            <w:right w:val="none" w:sz="0" w:space="0" w:color="auto"/>
          </w:divBdr>
        </w:div>
        <w:div w:id="795217466">
          <w:marLeft w:val="480"/>
          <w:marRight w:val="0"/>
          <w:marTop w:val="0"/>
          <w:marBottom w:val="0"/>
          <w:divBdr>
            <w:top w:val="none" w:sz="0" w:space="0" w:color="auto"/>
            <w:left w:val="none" w:sz="0" w:space="0" w:color="auto"/>
            <w:bottom w:val="none" w:sz="0" w:space="0" w:color="auto"/>
            <w:right w:val="none" w:sz="0" w:space="0" w:color="auto"/>
          </w:divBdr>
        </w:div>
        <w:div w:id="795682686">
          <w:marLeft w:val="480"/>
          <w:marRight w:val="0"/>
          <w:marTop w:val="0"/>
          <w:marBottom w:val="0"/>
          <w:divBdr>
            <w:top w:val="none" w:sz="0" w:space="0" w:color="auto"/>
            <w:left w:val="none" w:sz="0" w:space="0" w:color="auto"/>
            <w:bottom w:val="none" w:sz="0" w:space="0" w:color="auto"/>
            <w:right w:val="none" w:sz="0" w:space="0" w:color="auto"/>
          </w:divBdr>
        </w:div>
        <w:div w:id="886531820">
          <w:marLeft w:val="480"/>
          <w:marRight w:val="0"/>
          <w:marTop w:val="0"/>
          <w:marBottom w:val="0"/>
          <w:divBdr>
            <w:top w:val="none" w:sz="0" w:space="0" w:color="auto"/>
            <w:left w:val="none" w:sz="0" w:space="0" w:color="auto"/>
            <w:bottom w:val="none" w:sz="0" w:space="0" w:color="auto"/>
            <w:right w:val="none" w:sz="0" w:space="0" w:color="auto"/>
          </w:divBdr>
        </w:div>
        <w:div w:id="911425622">
          <w:marLeft w:val="480"/>
          <w:marRight w:val="0"/>
          <w:marTop w:val="0"/>
          <w:marBottom w:val="0"/>
          <w:divBdr>
            <w:top w:val="none" w:sz="0" w:space="0" w:color="auto"/>
            <w:left w:val="none" w:sz="0" w:space="0" w:color="auto"/>
            <w:bottom w:val="none" w:sz="0" w:space="0" w:color="auto"/>
            <w:right w:val="none" w:sz="0" w:space="0" w:color="auto"/>
          </w:divBdr>
        </w:div>
        <w:div w:id="941492495">
          <w:marLeft w:val="480"/>
          <w:marRight w:val="0"/>
          <w:marTop w:val="0"/>
          <w:marBottom w:val="0"/>
          <w:divBdr>
            <w:top w:val="none" w:sz="0" w:space="0" w:color="auto"/>
            <w:left w:val="none" w:sz="0" w:space="0" w:color="auto"/>
            <w:bottom w:val="none" w:sz="0" w:space="0" w:color="auto"/>
            <w:right w:val="none" w:sz="0" w:space="0" w:color="auto"/>
          </w:divBdr>
        </w:div>
        <w:div w:id="952442290">
          <w:marLeft w:val="480"/>
          <w:marRight w:val="0"/>
          <w:marTop w:val="0"/>
          <w:marBottom w:val="0"/>
          <w:divBdr>
            <w:top w:val="none" w:sz="0" w:space="0" w:color="auto"/>
            <w:left w:val="none" w:sz="0" w:space="0" w:color="auto"/>
            <w:bottom w:val="none" w:sz="0" w:space="0" w:color="auto"/>
            <w:right w:val="none" w:sz="0" w:space="0" w:color="auto"/>
          </w:divBdr>
        </w:div>
        <w:div w:id="972440874">
          <w:marLeft w:val="480"/>
          <w:marRight w:val="0"/>
          <w:marTop w:val="0"/>
          <w:marBottom w:val="0"/>
          <w:divBdr>
            <w:top w:val="none" w:sz="0" w:space="0" w:color="auto"/>
            <w:left w:val="none" w:sz="0" w:space="0" w:color="auto"/>
            <w:bottom w:val="none" w:sz="0" w:space="0" w:color="auto"/>
            <w:right w:val="none" w:sz="0" w:space="0" w:color="auto"/>
          </w:divBdr>
        </w:div>
        <w:div w:id="997656178">
          <w:marLeft w:val="480"/>
          <w:marRight w:val="0"/>
          <w:marTop w:val="0"/>
          <w:marBottom w:val="0"/>
          <w:divBdr>
            <w:top w:val="none" w:sz="0" w:space="0" w:color="auto"/>
            <w:left w:val="none" w:sz="0" w:space="0" w:color="auto"/>
            <w:bottom w:val="none" w:sz="0" w:space="0" w:color="auto"/>
            <w:right w:val="none" w:sz="0" w:space="0" w:color="auto"/>
          </w:divBdr>
        </w:div>
        <w:div w:id="1025324158">
          <w:marLeft w:val="480"/>
          <w:marRight w:val="0"/>
          <w:marTop w:val="0"/>
          <w:marBottom w:val="0"/>
          <w:divBdr>
            <w:top w:val="none" w:sz="0" w:space="0" w:color="auto"/>
            <w:left w:val="none" w:sz="0" w:space="0" w:color="auto"/>
            <w:bottom w:val="none" w:sz="0" w:space="0" w:color="auto"/>
            <w:right w:val="none" w:sz="0" w:space="0" w:color="auto"/>
          </w:divBdr>
        </w:div>
        <w:div w:id="1033581406">
          <w:marLeft w:val="480"/>
          <w:marRight w:val="0"/>
          <w:marTop w:val="0"/>
          <w:marBottom w:val="0"/>
          <w:divBdr>
            <w:top w:val="none" w:sz="0" w:space="0" w:color="auto"/>
            <w:left w:val="none" w:sz="0" w:space="0" w:color="auto"/>
            <w:bottom w:val="none" w:sz="0" w:space="0" w:color="auto"/>
            <w:right w:val="none" w:sz="0" w:space="0" w:color="auto"/>
          </w:divBdr>
        </w:div>
        <w:div w:id="1046829126">
          <w:marLeft w:val="480"/>
          <w:marRight w:val="0"/>
          <w:marTop w:val="0"/>
          <w:marBottom w:val="0"/>
          <w:divBdr>
            <w:top w:val="none" w:sz="0" w:space="0" w:color="auto"/>
            <w:left w:val="none" w:sz="0" w:space="0" w:color="auto"/>
            <w:bottom w:val="none" w:sz="0" w:space="0" w:color="auto"/>
            <w:right w:val="none" w:sz="0" w:space="0" w:color="auto"/>
          </w:divBdr>
        </w:div>
        <w:div w:id="1066150178">
          <w:marLeft w:val="480"/>
          <w:marRight w:val="0"/>
          <w:marTop w:val="0"/>
          <w:marBottom w:val="0"/>
          <w:divBdr>
            <w:top w:val="none" w:sz="0" w:space="0" w:color="auto"/>
            <w:left w:val="none" w:sz="0" w:space="0" w:color="auto"/>
            <w:bottom w:val="none" w:sz="0" w:space="0" w:color="auto"/>
            <w:right w:val="none" w:sz="0" w:space="0" w:color="auto"/>
          </w:divBdr>
        </w:div>
        <w:div w:id="1067651087">
          <w:marLeft w:val="480"/>
          <w:marRight w:val="0"/>
          <w:marTop w:val="0"/>
          <w:marBottom w:val="0"/>
          <w:divBdr>
            <w:top w:val="none" w:sz="0" w:space="0" w:color="auto"/>
            <w:left w:val="none" w:sz="0" w:space="0" w:color="auto"/>
            <w:bottom w:val="none" w:sz="0" w:space="0" w:color="auto"/>
            <w:right w:val="none" w:sz="0" w:space="0" w:color="auto"/>
          </w:divBdr>
        </w:div>
        <w:div w:id="1107771893">
          <w:marLeft w:val="480"/>
          <w:marRight w:val="0"/>
          <w:marTop w:val="0"/>
          <w:marBottom w:val="0"/>
          <w:divBdr>
            <w:top w:val="none" w:sz="0" w:space="0" w:color="auto"/>
            <w:left w:val="none" w:sz="0" w:space="0" w:color="auto"/>
            <w:bottom w:val="none" w:sz="0" w:space="0" w:color="auto"/>
            <w:right w:val="none" w:sz="0" w:space="0" w:color="auto"/>
          </w:divBdr>
        </w:div>
        <w:div w:id="1112288898">
          <w:marLeft w:val="480"/>
          <w:marRight w:val="0"/>
          <w:marTop w:val="0"/>
          <w:marBottom w:val="0"/>
          <w:divBdr>
            <w:top w:val="none" w:sz="0" w:space="0" w:color="auto"/>
            <w:left w:val="none" w:sz="0" w:space="0" w:color="auto"/>
            <w:bottom w:val="none" w:sz="0" w:space="0" w:color="auto"/>
            <w:right w:val="none" w:sz="0" w:space="0" w:color="auto"/>
          </w:divBdr>
        </w:div>
        <w:div w:id="1166818297">
          <w:marLeft w:val="480"/>
          <w:marRight w:val="0"/>
          <w:marTop w:val="0"/>
          <w:marBottom w:val="0"/>
          <w:divBdr>
            <w:top w:val="none" w:sz="0" w:space="0" w:color="auto"/>
            <w:left w:val="none" w:sz="0" w:space="0" w:color="auto"/>
            <w:bottom w:val="none" w:sz="0" w:space="0" w:color="auto"/>
            <w:right w:val="none" w:sz="0" w:space="0" w:color="auto"/>
          </w:divBdr>
        </w:div>
        <w:div w:id="1171146251">
          <w:marLeft w:val="480"/>
          <w:marRight w:val="0"/>
          <w:marTop w:val="0"/>
          <w:marBottom w:val="0"/>
          <w:divBdr>
            <w:top w:val="none" w:sz="0" w:space="0" w:color="auto"/>
            <w:left w:val="none" w:sz="0" w:space="0" w:color="auto"/>
            <w:bottom w:val="none" w:sz="0" w:space="0" w:color="auto"/>
            <w:right w:val="none" w:sz="0" w:space="0" w:color="auto"/>
          </w:divBdr>
        </w:div>
        <w:div w:id="1186141388">
          <w:marLeft w:val="480"/>
          <w:marRight w:val="0"/>
          <w:marTop w:val="0"/>
          <w:marBottom w:val="0"/>
          <w:divBdr>
            <w:top w:val="none" w:sz="0" w:space="0" w:color="auto"/>
            <w:left w:val="none" w:sz="0" w:space="0" w:color="auto"/>
            <w:bottom w:val="none" w:sz="0" w:space="0" w:color="auto"/>
            <w:right w:val="none" w:sz="0" w:space="0" w:color="auto"/>
          </w:divBdr>
        </w:div>
        <w:div w:id="1209339307">
          <w:marLeft w:val="480"/>
          <w:marRight w:val="0"/>
          <w:marTop w:val="0"/>
          <w:marBottom w:val="0"/>
          <w:divBdr>
            <w:top w:val="none" w:sz="0" w:space="0" w:color="auto"/>
            <w:left w:val="none" w:sz="0" w:space="0" w:color="auto"/>
            <w:bottom w:val="none" w:sz="0" w:space="0" w:color="auto"/>
            <w:right w:val="none" w:sz="0" w:space="0" w:color="auto"/>
          </w:divBdr>
        </w:div>
        <w:div w:id="1232274057">
          <w:marLeft w:val="480"/>
          <w:marRight w:val="0"/>
          <w:marTop w:val="0"/>
          <w:marBottom w:val="0"/>
          <w:divBdr>
            <w:top w:val="none" w:sz="0" w:space="0" w:color="auto"/>
            <w:left w:val="none" w:sz="0" w:space="0" w:color="auto"/>
            <w:bottom w:val="none" w:sz="0" w:space="0" w:color="auto"/>
            <w:right w:val="none" w:sz="0" w:space="0" w:color="auto"/>
          </w:divBdr>
        </w:div>
        <w:div w:id="1235772595">
          <w:marLeft w:val="480"/>
          <w:marRight w:val="0"/>
          <w:marTop w:val="0"/>
          <w:marBottom w:val="0"/>
          <w:divBdr>
            <w:top w:val="none" w:sz="0" w:space="0" w:color="auto"/>
            <w:left w:val="none" w:sz="0" w:space="0" w:color="auto"/>
            <w:bottom w:val="none" w:sz="0" w:space="0" w:color="auto"/>
            <w:right w:val="none" w:sz="0" w:space="0" w:color="auto"/>
          </w:divBdr>
        </w:div>
        <w:div w:id="1316841450">
          <w:marLeft w:val="480"/>
          <w:marRight w:val="0"/>
          <w:marTop w:val="0"/>
          <w:marBottom w:val="0"/>
          <w:divBdr>
            <w:top w:val="none" w:sz="0" w:space="0" w:color="auto"/>
            <w:left w:val="none" w:sz="0" w:space="0" w:color="auto"/>
            <w:bottom w:val="none" w:sz="0" w:space="0" w:color="auto"/>
            <w:right w:val="none" w:sz="0" w:space="0" w:color="auto"/>
          </w:divBdr>
        </w:div>
        <w:div w:id="1407844872">
          <w:marLeft w:val="480"/>
          <w:marRight w:val="0"/>
          <w:marTop w:val="0"/>
          <w:marBottom w:val="0"/>
          <w:divBdr>
            <w:top w:val="none" w:sz="0" w:space="0" w:color="auto"/>
            <w:left w:val="none" w:sz="0" w:space="0" w:color="auto"/>
            <w:bottom w:val="none" w:sz="0" w:space="0" w:color="auto"/>
            <w:right w:val="none" w:sz="0" w:space="0" w:color="auto"/>
          </w:divBdr>
        </w:div>
        <w:div w:id="1419205923">
          <w:marLeft w:val="480"/>
          <w:marRight w:val="0"/>
          <w:marTop w:val="0"/>
          <w:marBottom w:val="0"/>
          <w:divBdr>
            <w:top w:val="none" w:sz="0" w:space="0" w:color="auto"/>
            <w:left w:val="none" w:sz="0" w:space="0" w:color="auto"/>
            <w:bottom w:val="none" w:sz="0" w:space="0" w:color="auto"/>
            <w:right w:val="none" w:sz="0" w:space="0" w:color="auto"/>
          </w:divBdr>
        </w:div>
        <w:div w:id="1439371263">
          <w:marLeft w:val="480"/>
          <w:marRight w:val="0"/>
          <w:marTop w:val="0"/>
          <w:marBottom w:val="0"/>
          <w:divBdr>
            <w:top w:val="none" w:sz="0" w:space="0" w:color="auto"/>
            <w:left w:val="none" w:sz="0" w:space="0" w:color="auto"/>
            <w:bottom w:val="none" w:sz="0" w:space="0" w:color="auto"/>
            <w:right w:val="none" w:sz="0" w:space="0" w:color="auto"/>
          </w:divBdr>
        </w:div>
        <w:div w:id="1493451940">
          <w:marLeft w:val="480"/>
          <w:marRight w:val="0"/>
          <w:marTop w:val="0"/>
          <w:marBottom w:val="0"/>
          <w:divBdr>
            <w:top w:val="none" w:sz="0" w:space="0" w:color="auto"/>
            <w:left w:val="none" w:sz="0" w:space="0" w:color="auto"/>
            <w:bottom w:val="none" w:sz="0" w:space="0" w:color="auto"/>
            <w:right w:val="none" w:sz="0" w:space="0" w:color="auto"/>
          </w:divBdr>
        </w:div>
        <w:div w:id="1520698942">
          <w:marLeft w:val="480"/>
          <w:marRight w:val="0"/>
          <w:marTop w:val="0"/>
          <w:marBottom w:val="0"/>
          <w:divBdr>
            <w:top w:val="none" w:sz="0" w:space="0" w:color="auto"/>
            <w:left w:val="none" w:sz="0" w:space="0" w:color="auto"/>
            <w:bottom w:val="none" w:sz="0" w:space="0" w:color="auto"/>
            <w:right w:val="none" w:sz="0" w:space="0" w:color="auto"/>
          </w:divBdr>
        </w:div>
        <w:div w:id="1603957106">
          <w:marLeft w:val="480"/>
          <w:marRight w:val="0"/>
          <w:marTop w:val="0"/>
          <w:marBottom w:val="0"/>
          <w:divBdr>
            <w:top w:val="none" w:sz="0" w:space="0" w:color="auto"/>
            <w:left w:val="none" w:sz="0" w:space="0" w:color="auto"/>
            <w:bottom w:val="none" w:sz="0" w:space="0" w:color="auto"/>
            <w:right w:val="none" w:sz="0" w:space="0" w:color="auto"/>
          </w:divBdr>
        </w:div>
        <w:div w:id="1643265474">
          <w:marLeft w:val="480"/>
          <w:marRight w:val="0"/>
          <w:marTop w:val="0"/>
          <w:marBottom w:val="0"/>
          <w:divBdr>
            <w:top w:val="none" w:sz="0" w:space="0" w:color="auto"/>
            <w:left w:val="none" w:sz="0" w:space="0" w:color="auto"/>
            <w:bottom w:val="none" w:sz="0" w:space="0" w:color="auto"/>
            <w:right w:val="none" w:sz="0" w:space="0" w:color="auto"/>
          </w:divBdr>
        </w:div>
        <w:div w:id="1673216343">
          <w:marLeft w:val="480"/>
          <w:marRight w:val="0"/>
          <w:marTop w:val="0"/>
          <w:marBottom w:val="0"/>
          <w:divBdr>
            <w:top w:val="none" w:sz="0" w:space="0" w:color="auto"/>
            <w:left w:val="none" w:sz="0" w:space="0" w:color="auto"/>
            <w:bottom w:val="none" w:sz="0" w:space="0" w:color="auto"/>
            <w:right w:val="none" w:sz="0" w:space="0" w:color="auto"/>
          </w:divBdr>
        </w:div>
        <w:div w:id="1728411275">
          <w:marLeft w:val="480"/>
          <w:marRight w:val="0"/>
          <w:marTop w:val="0"/>
          <w:marBottom w:val="0"/>
          <w:divBdr>
            <w:top w:val="none" w:sz="0" w:space="0" w:color="auto"/>
            <w:left w:val="none" w:sz="0" w:space="0" w:color="auto"/>
            <w:bottom w:val="none" w:sz="0" w:space="0" w:color="auto"/>
            <w:right w:val="none" w:sz="0" w:space="0" w:color="auto"/>
          </w:divBdr>
        </w:div>
        <w:div w:id="1733121312">
          <w:marLeft w:val="480"/>
          <w:marRight w:val="0"/>
          <w:marTop w:val="0"/>
          <w:marBottom w:val="0"/>
          <w:divBdr>
            <w:top w:val="none" w:sz="0" w:space="0" w:color="auto"/>
            <w:left w:val="none" w:sz="0" w:space="0" w:color="auto"/>
            <w:bottom w:val="none" w:sz="0" w:space="0" w:color="auto"/>
            <w:right w:val="none" w:sz="0" w:space="0" w:color="auto"/>
          </w:divBdr>
        </w:div>
        <w:div w:id="1758287572">
          <w:marLeft w:val="480"/>
          <w:marRight w:val="0"/>
          <w:marTop w:val="0"/>
          <w:marBottom w:val="0"/>
          <w:divBdr>
            <w:top w:val="none" w:sz="0" w:space="0" w:color="auto"/>
            <w:left w:val="none" w:sz="0" w:space="0" w:color="auto"/>
            <w:bottom w:val="none" w:sz="0" w:space="0" w:color="auto"/>
            <w:right w:val="none" w:sz="0" w:space="0" w:color="auto"/>
          </w:divBdr>
        </w:div>
        <w:div w:id="1792161517">
          <w:marLeft w:val="480"/>
          <w:marRight w:val="0"/>
          <w:marTop w:val="0"/>
          <w:marBottom w:val="0"/>
          <w:divBdr>
            <w:top w:val="none" w:sz="0" w:space="0" w:color="auto"/>
            <w:left w:val="none" w:sz="0" w:space="0" w:color="auto"/>
            <w:bottom w:val="none" w:sz="0" w:space="0" w:color="auto"/>
            <w:right w:val="none" w:sz="0" w:space="0" w:color="auto"/>
          </w:divBdr>
        </w:div>
        <w:div w:id="1871408071">
          <w:marLeft w:val="480"/>
          <w:marRight w:val="0"/>
          <w:marTop w:val="0"/>
          <w:marBottom w:val="0"/>
          <w:divBdr>
            <w:top w:val="none" w:sz="0" w:space="0" w:color="auto"/>
            <w:left w:val="none" w:sz="0" w:space="0" w:color="auto"/>
            <w:bottom w:val="none" w:sz="0" w:space="0" w:color="auto"/>
            <w:right w:val="none" w:sz="0" w:space="0" w:color="auto"/>
          </w:divBdr>
        </w:div>
        <w:div w:id="1879271913">
          <w:marLeft w:val="480"/>
          <w:marRight w:val="0"/>
          <w:marTop w:val="0"/>
          <w:marBottom w:val="0"/>
          <w:divBdr>
            <w:top w:val="none" w:sz="0" w:space="0" w:color="auto"/>
            <w:left w:val="none" w:sz="0" w:space="0" w:color="auto"/>
            <w:bottom w:val="none" w:sz="0" w:space="0" w:color="auto"/>
            <w:right w:val="none" w:sz="0" w:space="0" w:color="auto"/>
          </w:divBdr>
        </w:div>
        <w:div w:id="1999846788">
          <w:marLeft w:val="480"/>
          <w:marRight w:val="0"/>
          <w:marTop w:val="0"/>
          <w:marBottom w:val="0"/>
          <w:divBdr>
            <w:top w:val="none" w:sz="0" w:space="0" w:color="auto"/>
            <w:left w:val="none" w:sz="0" w:space="0" w:color="auto"/>
            <w:bottom w:val="none" w:sz="0" w:space="0" w:color="auto"/>
            <w:right w:val="none" w:sz="0" w:space="0" w:color="auto"/>
          </w:divBdr>
        </w:div>
        <w:div w:id="2022663764">
          <w:marLeft w:val="480"/>
          <w:marRight w:val="0"/>
          <w:marTop w:val="0"/>
          <w:marBottom w:val="0"/>
          <w:divBdr>
            <w:top w:val="none" w:sz="0" w:space="0" w:color="auto"/>
            <w:left w:val="none" w:sz="0" w:space="0" w:color="auto"/>
            <w:bottom w:val="none" w:sz="0" w:space="0" w:color="auto"/>
            <w:right w:val="none" w:sz="0" w:space="0" w:color="auto"/>
          </w:divBdr>
        </w:div>
        <w:div w:id="2033727089">
          <w:marLeft w:val="480"/>
          <w:marRight w:val="0"/>
          <w:marTop w:val="0"/>
          <w:marBottom w:val="0"/>
          <w:divBdr>
            <w:top w:val="none" w:sz="0" w:space="0" w:color="auto"/>
            <w:left w:val="none" w:sz="0" w:space="0" w:color="auto"/>
            <w:bottom w:val="none" w:sz="0" w:space="0" w:color="auto"/>
            <w:right w:val="none" w:sz="0" w:space="0" w:color="auto"/>
          </w:divBdr>
        </w:div>
        <w:div w:id="2055620996">
          <w:marLeft w:val="480"/>
          <w:marRight w:val="0"/>
          <w:marTop w:val="0"/>
          <w:marBottom w:val="0"/>
          <w:divBdr>
            <w:top w:val="none" w:sz="0" w:space="0" w:color="auto"/>
            <w:left w:val="none" w:sz="0" w:space="0" w:color="auto"/>
            <w:bottom w:val="none" w:sz="0" w:space="0" w:color="auto"/>
            <w:right w:val="none" w:sz="0" w:space="0" w:color="auto"/>
          </w:divBdr>
        </w:div>
        <w:div w:id="2085443189">
          <w:marLeft w:val="480"/>
          <w:marRight w:val="0"/>
          <w:marTop w:val="0"/>
          <w:marBottom w:val="0"/>
          <w:divBdr>
            <w:top w:val="none" w:sz="0" w:space="0" w:color="auto"/>
            <w:left w:val="none" w:sz="0" w:space="0" w:color="auto"/>
            <w:bottom w:val="none" w:sz="0" w:space="0" w:color="auto"/>
            <w:right w:val="none" w:sz="0" w:space="0" w:color="auto"/>
          </w:divBdr>
        </w:div>
        <w:div w:id="2101441086">
          <w:marLeft w:val="480"/>
          <w:marRight w:val="0"/>
          <w:marTop w:val="0"/>
          <w:marBottom w:val="0"/>
          <w:divBdr>
            <w:top w:val="none" w:sz="0" w:space="0" w:color="auto"/>
            <w:left w:val="none" w:sz="0" w:space="0" w:color="auto"/>
            <w:bottom w:val="none" w:sz="0" w:space="0" w:color="auto"/>
            <w:right w:val="none" w:sz="0" w:space="0" w:color="auto"/>
          </w:divBdr>
        </w:div>
      </w:divsChild>
    </w:div>
    <w:div w:id="252977139">
      <w:marLeft w:val="640"/>
      <w:marRight w:val="0"/>
      <w:marTop w:val="0"/>
      <w:marBottom w:val="0"/>
      <w:divBdr>
        <w:top w:val="none" w:sz="0" w:space="0" w:color="auto"/>
        <w:left w:val="none" w:sz="0" w:space="0" w:color="auto"/>
        <w:bottom w:val="none" w:sz="0" w:space="0" w:color="auto"/>
        <w:right w:val="none" w:sz="0" w:space="0" w:color="auto"/>
      </w:divBdr>
    </w:div>
    <w:div w:id="253322121">
      <w:marLeft w:val="640"/>
      <w:marRight w:val="0"/>
      <w:marTop w:val="0"/>
      <w:marBottom w:val="0"/>
      <w:divBdr>
        <w:top w:val="none" w:sz="0" w:space="0" w:color="auto"/>
        <w:left w:val="none" w:sz="0" w:space="0" w:color="auto"/>
        <w:bottom w:val="none" w:sz="0" w:space="0" w:color="auto"/>
        <w:right w:val="none" w:sz="0" w:space="0" w:color="auto"/>
      </w:divBdr>
    </w:div>
    <w:div w:id="253785644">
      <w:marLeft w:val="640"/>
      <w:marRight w:val="0"/>
      <w:marTop w:val="0"/>
      <w:marBottom w:val="0"/>
      <w:divBdr>
        <w:top w:val="none" w:sz="0" w:space="0" w:color="auto"/>
        <w:left w:val="none" w:sz="0" w:space="0" w:color="auto"/>
        <w:bottom w:val="none" w:sz="0" w:space="0" w:color="auto"/>
        <w:right w:val="none" w:sz="0" w:space="0" w:color="auto"/>
      </w:divBdr>
    </w:div>
    <w:div w:id="253822285">
      <w:marLeft w:val="640"/>
      <w:marRight w:val="0"/>
      <w:marTop w:val="0"/>
      <w:marBottom w:val="0"/>
      <w:divBdr>
        <w:top w:val="none" w:sz="0" w:space="0" w:color="auto"/>
        <w:left w:val="none" w:sz="0" w:space="0" w:color="auto"/>
        <w:bottom w:val="none" w:sz="0" w:space="0" w:color="auto"/>
        <w:right w:val="none" w:sz="0" w:space="0" w:color="auto"/>
      </w:divBdr>
    </w:div>
    <w:div w:id="253979498">
      <w:marLeft w:val="640"/>
      <w:marRight w:val="0"/>
      <w:marTop w:val="0"/>
      <w:marBottom w:val="0"/>
      <w:divBdr>
        <w:top w:val="none" w:sz="0" w:space="0" w:color="auto"/>
        <w:left w:val="none" w:sz="0" w:space="0" w:color="auto"/>
        <w:bottom w:val="none" w:sz="0" w:space="0" w:color="auto"/>
        <w:right w:val="none" w:sz="0" w:space="0" w:color="auto"/>
      </w:divBdr>
    </w:div>
    <w:div w:id="254360890">
      <w:bodyDiv w:val="1"/>
      <w:marLeft w:val="0"/>
      <w:marRight w:val="0"/>
      <w:marTop w:val="0"/>
      <w:marBottom w:val="0"/>
      <w:divBdr>
        <w:top w:val="none" w:sz="0" w:space="0" w:color="auto"/>
        <w:left w:val="none" w:sz="0" w:space="0" w:color="auto"/>
        <w:bottom w:val="none" w:sz="0" w:space="0" w:color="auto"/>
        <w:right w:val="none" w:sz="0" w:space="0" w:color="auto"/>
      </w:divBdr>
    </w:div>
    <w:div w:id="254411753">
      <w:bodyDiv w:val="1"/>
      <w:marLeft w:val="0"/>
      <w:marRight w:val="0"/>
      <w:marTop w:val="0"/>
      <w:marBottom w:val="0"/>
      <w:divBdr>
        <w:top w:val="none" w:sz="0" w:space="0" w:color="auto"/>
        <w:left w:val="none" w:sz="0" w:space="0" w:color="auto"/>
        <w:bottom w:val="none" w:sz="0" w:space="0" w:color="auto"/>
        <w:right w:val="none" w:sz="0" w:space="0" w:color="auto"/>
      </w:divBdr>
    </w:div>
    <w:div w:id="254552862">
      <w:marLeft w:val="640"/>
      <w:marRight w:val="0"/>
      <w:marTop w:val="0"/>
      <w:marBottom w:val="0"/>
      <w:divBdr>
        <w:top w:val="none" w:sz="0" w:space="0" w:color="auto"/>
        <w:left w:val="none" w:sz="0" w:space="0" w:color="auto"/>
        <w:bottom w:val="none" w:sz="0" w:space="0" w:color="auto"/>
        <w:right w:val="none" w:sz="0" w:space="0" w:color="auto"/>
      </w:divBdr>
    </w:div>
    <w:div w:id="255137394">
      <w:bodyDiv w:val="1"/>
      <w:marLeft w:val="0"/>
      <w:marRight w:val="0"/>
      <w:marTop w:val="0"/>
      <w:marBottom w:val="0"/>
      <w:divBdr>
        <w:top w:val="none" w:sz="0" w:space="0" w:color="auto"/>
        <w:left w:val="none" w:sz="0" w:space="0" w:color="auto"/>
        <w:bottom w:val="none" w:sz="0" w:space="0" w:color="auto"/>
        <w:right w:val="none" w:sz="0" w:space="0" w:color="auto"/>
      </w:divBdr>
      <w:divsChild>
        <w:div w:id="46535331">
          <w:marLeft w:val="480"/>
          <w:marRight w:val="0"/>
          <w:marTop w:val="0"/>
          <w:marBottom w:val="0"/>
          <w:divBdr>
            <w:top w:val="none" w:sz="0" w:space="0" w:color="auto"/>
            <w:left w:val="none" w:sz="0" w:space="0" w:color="auto"/>
            <w:bottom w:val="none" w:sz="0" w:space="0" w:color="auto"/>
            <w:right w:val="none" w:sz="0" w:space="0" w:color="auto"/>
          </w:divBdr>
        </w:div>
        <w:div w:id="111288146">
          <w:marLeft w:val="480"/>
          <w:marRight w:val="0"/>
          <w:marTop w:val="0"/>
          <w:marBottom w:val="0"/>
          <w:divBdr>
            <w:top w:val="none" w:sz="0" w:space="0" w:color="auto"/>
            <w:left w:val="none" w:sz="0" w:space="0" w:color="auto"/>
            <w:bottom w:val="none" w:sz="0" w:space="0" w:color="auto"/>
            <w:right w:val="none" w:sz="0" w:space="0" w:color="auto"/>
          </w:divBdr>
        </w:div>
        <w:div w:id="118957506">
          <w:marLeft w:val="480"/>
          <w:marRight w:val="0"/>
          <w:marTop w:val="0"/>
          <w:marBottom w:val="0"/>
          <w:divBdr>
            <w:top w:val="none" w:sz="0" w:space="0" w:color="auto"/>
            <w:left w:val="none" w:sz="0" w:space="0" w:color="auto"/>
            <w:bottom w:val="none" w:sz="0" w:space="0" w:color="auto"/>
            <w:right w:val="none" w:sz="0" w:space="0" w:color="auto"/>
          </w:divBdr>
        </w:div>
        <w:div w:id="163665523">
          <w:marLeft w:val="480"/>
          <w:marRight w:val="0"/>
          <w:marTop w:val="0"/>
          <w:marBottom w:val="0"/>
          <w:divBdr>
            <w:top w:val="none" w:sz="0" w:space="0" w:color="auto"/>
            <w:left w:val="none" w:sz="0" w:space="0" w:color="auto"/>
            <w:bottom w:val="none" w:sz="0" w:space="0" w:color="auto"/>
            <w:right w:val="none" w:sz="0" w:space="0" w:color="auto"/>
          </w:divBdr>
        </w:div>
        <w:div w:id="176431110">
          <w:marLeft w:val="480"/>
          <w:marRight w:val="0"/>
          <w:marTop w:val="0"/>
          <w:marBottom w:val="0"/>
          <w:divBdr>
            <w:top w:val="none" w:sz="0" w:space="0" w:color="auto"/>
            <w:left w:val="none" w:sz="0" w:space="0" w:color="auto"/>
            <w:bottom w:val="none" w:sz="0" w:space="0" w:color="auto"/>
            <w:right w:val="none" w:sz="0" w:space="0" w:color="auto"/>
          </w:divBdr>
        </w:div>
        <w:div w:id="182285126">
          <w:marLeft w:val="480"/>
          <w:marRight w:val="0"/>
          <w:marTop w:val="0"/>
          <w:marBottom w:val="0"/>
          <w:divBdr>
            <w:top w:val="none" w:sz="0" w:space="0" w:color="auto"/>
            <w:left w:val="none" w:sz="0" w:space="0" w:color="auto"/>
            <w:bottom w:val="none" w:sz="0" w:space="0" w:color="auto"/>
            <w:right w:val="none" w:sz="0" w:space="0" w:color="auto"/>
          </w:divBdr>
        </w:div>
        <w:div w:id="222451660">
          <w:marLeft w:val="480"/>
          <w:marRight w:val="0"/>
          <w:marTop w:val="0"/>
          <w:marBottom w:val="0"/>
          <w:divBdr>
            <w:top w:val="none" w:sz="0" w:space="0" w:color="auto"/>
            <w:left w:val="none" w:sz="0" w:space="0" w:color="auto"/>
            <w:bottom w:val="none" w:sz="0" w:space="0" w:color="auto"/>
            <w:right w:val="none" w:sz="0" w:space="0" w:color="auto"/>
          </w:divBdr>
        </w:div>
        <w:div w:id="268974854">
          <w:marLeft w:val="480"/>
          <w:marRight w:val="0"/>
          <w:marTop w:val="0"/>
          <w:marBottom w:val="0"/>
          <w:divBdr>
            <w:top w:val="none" w:sz="0" w:space="0" w:color="auto"/>
            <w:left w:val="none" w:sz="0" w:space="0" w:color="auto"/>
            <w:bottom w:val="none" w:sz="0" w:space="0" w:color="auto"/>
            <w:right w:val="none" w:sz="0" w:space="0" w:color="auto"/>
          </w:divBdr>
        </w:div>
        <w:div w:id="348726735">
          <w:marLeft w:val="480"/>
          <w:marRight w:val="0"/>
          <w:marTop w:val="0"/>
          <w:marBottom w:val="0"/>
          <w:divBdr>
            <w:top w:val="none" w:sz="0" w:space="0" w:color="auto"/>
            <w:left w:val="none" w:sz="0" w:space="0" w:color="auto"/>
            <w:bottom w:val="none" w:sz="0" w:space="0" w:color="auto"/>
            <w:right w:val="none" w:sz="0" w:space="0" w:color="auto"/>
          </w:divBdr>
        </w:div>
        <w:div w:id="382293854">
          <w:marLeft w:val="480"/>
          <w:marRight w:val="0"/>
          <w:marTop w:val="0"/>
          <w:marBottom w:val="0"/>
          <w:divBdr>
            <w:top w:val="none" w:sz="0" w:space="0" w:color="auto"/>
            <w:left w:val="none" w:sz="0" w:space="0" w:color="auto"/>
            <w:bottom w:val="none" w:sz="0" w:space="0" w:color="auto"/>
            <w:right w:val="none" w:sz="0" w:space="0" w:color="auto"/>
          </w:divBdr>
        </w:div>
        <w:div w:id="405037252">
          <w:marLeft w:val="480"/>
          <w:marRight w:val="0"/>
          <w:marTop w:val="0"/>
          <w:marBottom w:val="0"/>
          <w:divBdr>
            <w:top w:val="none" w:sz="0" w:space="0" w:color="auto"/>
            <w:left w:val="none" w:sz="0" w:space="0" w:color="auto"/>
            <w:bottom w:val="none" w:sz="0" w:space="0" w:color="auto"/>
            <w:right w:val="none" w:sz="0" w:space="0" w:color="auto"/>
          </w:divBdr>
        </w:div>
        <w:div w:id="473060724">
          <w:marLeft w:val="480"/>
          <w:marRight w:val="0"/>
          <w:marTop w:val="0"/>
          <w:marBottom w:val="0"/>
          <w:divBdr>
            <w:top w:val="none" w:sz="0" w:space="0" w:color="auto"/>
            <w:left w:val="none" w:sz="0" w:space="0" w:color="auto"/>
            <w:bottom w:val="none" w:sz="0" w:space="0" w:color="auto"/>
            <w:right w:val="none" w:sz="0" w:space="0" w:color="auto"/>
          </w:divBdr>
        </w:div>
        <w:div w:id="510873072">
          <w:marLeft w:val="480"/>
          <w:marRight w:val="0"/>
          <w:marTop w:val="0"/>
          <w:marBottom w:val="0"/>
          <w:divBdr>
            <w:top w:val="none" w:sz="0" w:space="0" w:color="auto"/>
            <w:left w:val="none" w:sz="0" w:space="0" w:color="auto"/>
            <w:bottom w:val="none" w:sz="0" w:space="0" w:color="auto"/>
            <w:right w:val="none" w:sz="0" w:space="0" w:color="auto"/>
          </w:divBdr>
        </w:div>
        <w:div w:id="519929672">
          <w:marLeft w:val="480"/>
          <w:marRight w:val="0"/>
          <w:marTop w:val="0"/>
          <w:marBottom w:val="0"/>
          <w:divBdr>
            <w:top w:val="none" w:sz="0" w:space="0" w:color="auto"/>
            <w:left w:val="none" w:sz="0" w:space="0" w:color="auto"/>
            <w:bottom w:val="none" w:sz="0" w:space="0" w:color="auto"/>
            <w:right w:val="none" w:sz="0" w:space="0" w:color="auto"/>
          </w:divBdr>
        </w:div>
        <w:div w:id="520818945">
          <w:marLeft w:val="480"/>
          <w:marRight w:val="0"/>
          <w:marTop w:val="0"/>
          <w:marBottom w:val="0"/>
          <w:divBdr>
            <w:top w:val="none" w:sz="0" w:space="0" w:color="auto"/>
            <w:left w:val="none" w:sz="0" w:space="0" w:color="auto"/>
            <w:bottom w:val="none" w:sz="0" w:space="0" w:color="auto"/>
            <w:right w:val="none" w:sz="0" w:space="0" w:color="auto"/>
          </w:divBdr>
        </w:div>
        <w:div w:id="658272249">
          <w:marLeft w:val="480"/>
          <w:marRight w:val="0"/>
          <w:marTop w:val="0"/>
          <w:marBottom w:val="0"/>
          <w:divBdr>
            <w:top w:val="none" w:sz="0" w:space="0" w:color="auto"/>
            <w:left w:val="none" w:sz="0" w:space="0" w:color="auto"/>
            <w:bottom w:val="none" w:sz="0" w:space="0" w:color="auto"/>
            <w:right w:val="none" w:sz="0" w:space="0" w:color="auto"/>
          </w:divBdr>
        </w:div>
        <w:div w:id="668750313">
          <w:marLeft w:val="480"/>
          <w:marRight w:val="0"/>
          <w:marTop w:val="0"/>
          <w:marBottom w:val="0"/>
          <w:divBdr>
            <w:top w:val="none" w:sz="0" w:space="0" w:color="auto"/>
            <w:left w:val="none" w:sz="0" w:space="0" w:color="auto"/>
            <w:bottom w:val="none" w:sz="0" w:space="0" w:color="auto"/>
            <w:right w:val="none" w:sz="0" w:space="0" w:color="auto"/>
          </w:divBdr>
        </w:div>
        <w:div w:id="738404536">
          <w:marLeft w:val="480"/>
          <w:marRight w:val="0"/>
          <w:marTop w:val="0"/>
          <w:marBottom w:val="0"/>
          <w:divBdr>
            <w:top w:val="none" w:sz="0" w:space="0" w:color="auto"/>
            <w:left w:val="none" w:sz="0" w:space="0" w:color="auto"/>
            <w:bottom w:val="none" w:sz="0" w:space="0" w:color="auto"/>
            <w:right w:val="none" w:sz="0" w:space="0" w:color="auto"/>
          </w:divBdr>
        </w:div>
        <w:div w:id="740517500">
          <w:marLeft w:val="480"/>
          <w:marRight w:val="0"/>
          <w:marTop w:val="0"/>
          <w:marBottom w:val="0"/>
          <w:divBdr>
            <w:top w:val="none" w:sz="0" w:space="0" w:color="auto"/>
            <w:left w:val="none" w:sz="0" w:space="0" w:color="auto"/>
            <w:bottom w:val="none" w:sz="0" w:space="0" w:color="auto"/>
            <w:right w:val="none" w:sz="0" w:space="0" w:color="auto"/>
          </w:divBdr>
        </w:div>
        <w:div w:id="768506517">
          <w:marLeft w:val="480"/>
          <w:marRight w:val="0"/>
          <w:marTop w:val="0"/>
          <w:marBottom w:val="0"/>
          <w:divBdr>
            <w:top w:val="none" w:sz="0" w:space="0" w:color="auto"/>
            <w:left w:val="none" w:sz="0" w:space="0" w:color="auto"/>
            <w:bottom w:val="none" w:sz="0" w:space="0" w:color="auto"/>
            <w:right w:val="none" w:sz="0" w:space="0" w:color="auto"/>
          </w:divBdr>
        </w:div>
        <w:div w:id="790321594">
          <w:marLeft w:val="480"/>
          <w:marRight w:val="0"/>
          <w:marTop w:val="0"/>
          <w:marBottom w:val="0"/>
          <w:divBdr>
            <w:top w:val="none" w:sz="0" w:space="0" w:color="auto"/>
            <w:left w:val="none" w:sz="0" w:space="0" w:color="auto"/>
            <w:bottom w:val="none" w:sz="0" w:space="0" w:color="auto"/>
            <w:right w:val="none" w:sz="0" w:space="0" w:color="auto"/>
          </w:divBdr>
        </w:div>
        <w:div w:id="902957616">
          <w:marLeft w:val="480"/>
          <w:marRight w:val="0"/>
          <w:marTop w:val="0"/>
          <w:marBottom w:val="0"/>
          <w:divBdr>
            <w:top w:val="none" w:sz="0" w:space="0" w:color="auto"/>
            <w:left w:val="none" w:sz="0" w:space="0" w:color="auto"/>
            <w:bottom w:val="none" w:sz="0" w:space="0" w:color="auto"/>
            <w:right w:val="none" w:sz="0" w:space="0" w:color="auto"/>
          </w:divBdr>
        </w:div>
        <w:div w:id="930771932">
          <w:marLeft w:val="480"/>
          <w:marRight w:val="0"/>
          <w:marTop w:val="0"/>
          <w:marBottom w:val="0"/>
          <w:divBdr>
            <w:top w:val="none" w:sz="0" w:space="0" w:color="auto"/>
            <w:left w:val="none" w:sz="0" w:space="0" w:color="auto"/>
            <w:bottom w:val="none" w:sz="0" w:space="0" w:color="auto"/>
            <w:right w:val="none" w:sz="0" w:space="0" w:color="auto"/>
          </w:divBdr>
        </w:div>
        <w:div w:id="931669835">
          <w:marLeft w:val="480"/>
          <w:marRight w:val="0"/>
          <w:marTop w:val="0"/>
          <w:marBottom w:val="0"/>
          <w:divBdr>
            <w:top w:val="none" w:sz="0" w:space="0" w:color="auto"/>
            <w:left w:val="none" w:sz="0" w:space="0" w:color="auto"/>
            <w:bottom w:val="none" w:sz="0" w:space="0" w:color="auto"/>
            <w:right w:val="none" w:sz="0" w:space="0" w:color="auto"/>
          </w:divBdr>
        </w:div>
        <w:div w:id="932199639">
          <w:marLeft w:val="480"/>
          <w:marRight w:val="0"/>
          <w:marTop w:val="0"/>
          <w:marBottom w:val="0"/>
          <w:divBdr>
            <w:top w:val="none" w:sz="0" w:space="0" w:color="auto"/>
            <w:left w:val="none" w:sz="0" w:space="0" w:color="auto"/>
            <w:bottom w:val="none" w:sz="0" w:space="0" w:color="auto"/>
            <w:right w:val="none" w:sz="0" w:space="0" w:color="auto"/>
          </w:divBdr>
        </w:div>
        <w:div w:id="1007292234">
          <w:marLeft w:val="480"/>
          <w:marRight w:val="0"/>
          <w:marTop w:val="0"/>
          <w:marBottom w:val="0"/>
          <w:divBdr>
            <w:top w:val="none" w:sz="0" w:space="0" w:color="auto"/>
            <w:left w:val="none" w:sz="0" w:space="0" w:color="auto"/>
            <w:bottom w:val="none" w:sz="0" w:space="0" w:color="auto"/>
            <w:right w:val="none" w:sz="0" w:space="0" w:color="auto"/>
          </w:divBdr>
        </w:div>
        <w:div w:id="1061706996">
          <w:marLeft w:val="480"/>
          <w:marRight w:val="0"/>
          <w:marTop w:val="0"/>
          <w:marBottom w:val="0"/>
          <w:divBdr>
            <w:top w:val="none" w:sz="0" w:space="0" w:color="auto"/>
            <w:left w:val="none" w:sz="0" w:space="0" w:color="auto"/>
            <w:bottom w:val="none" w:sz="0" w:space="0" w:color="auto"/>
            <w:right w:val="none" w:sz="0" w:space="0" w:color="auto"/>
          </w:divBdr>
        </w:div>
        <w:div w:id="1066685544">
          <w:marLeft w:val="480"/>
          <w:marRight w:val="0"/>
          <w:marTop w:val="0"/>
          <w:marBottom w:val="0"/>
          <w:divBdr>
            <w:top w:val="none" w:sz="0" w:space="0" w:color="auto"/>
            <w:left w:val="none" w:sz="0" w:space="0" w:color="auto"/>
            <w:bottom w:val="none" w:sz="0" w:space="0" w:color="auto"/>
            <w:right w:val="none" w:sz="0" w:space="0" w:color="auto"/>
          </w:divBdr>
        </w:div>
        <w:div w:id="1130242166">
          <w:marLeft w:val="480"/>
          <w:marRight w:val="0"/>
          <w:marTop w:val="0"/>
          <w:marBottom w:val="0"/>
          <w:divBdr>
            <w:top w:val="none" w:sz="0" w:space="0" w:color="auto"/>
            <w:left w:val="none" w:sz="0" w:space="0" w:color="auto"/>
            <w:bottom w:val="none" w:sz="0" w:space="0" w:color="auto"/>
            <w:right w:val="none" w:sz="0" w:space="0" w:color="auto"/>
          </w:divBdr>
        </w:div>
        <w:div w:id="1148787839">
          <w:marLeft w:val="480"/>
          <w:marRight w:val="0"/>
          <w:marTop w:val="0"/>
          <w:marBottom w:val="0"/>
          <w:divBdr>
            <w:top w:val="none" w:sz="0" w:space="0" w:color="auto"/>
            <w:left w:val="none" w:sz="0" w:space="0" w:color="auto"/>
            <w:bottom w:val="none" w:sz="0" w:space="0" w:color="auto"/>
            <w:right w:val="none" w:sz="0" w:space="0" w:color="auto"/>
          </w:divBdr>
        </w:div>
        <w:div w:id="1165171284">
          <w:marLeft w:val="480"/>
          <w:marRight w:val="0"/>
          <w:marTop w:val="0"/>
          <w:marBottom w:val="0"/>
          <w:divBdr>
            <w:top w:val="none" w:sz="0" w:space="0" w:color="auto"/>
            <w:left w:val="none" w:sz="0" w:space="0" w:color="auto"/>
            <w:bottom w:val="none" w:sz="0" w:space="0" w:color="auto"/>
            <w:right w:val="none" w:sz="0" w:space="0" w:color="auto"/>
          </w:divBdr>
        </w:div>
        <w:div w:id="1244989385">
          <w:marLeft w:val="480"/>
          <w:marRight w:val="0"/>
          <w:marTop w:val="0"/>
          <w:marBottom w:val="0"/>
          <w:divBdr>
            <w:top w:val="none" w:sz="0" w:space="0" w:color="auto"/>
            <w:left w:val="none" w:sz="0" w:space="0" w:color="auto"/>
            <w:bottom w:val="none" w:sz="0" w:space="0" w:color="auto"/>
            <w:right w:val="none" w:sz="0" w:space="0" w:color="auto"/>
          </w:divBdr>
        </w:div>
        <w:div w:id="1282687414">
          <w:marLeft w:val="480"/>
          <w:marRight w:val="0"/>
          <w:marTop w:val="0"/>
          <w:marBottom w:val="0"/>
          <w:divBdr>
            <w:top w:val="none" w:sz="0" w:space="0" w:color="auto"/>
            <w:left w:val="none" w:sz="0" w:space="0" w:color="auto"/>
            <w:bottom w:val="none" w:sz="0" w:space="0" w:color="auto"/>
            <w:right w:val="none" w:sz="0" w:space="0" w:color="auto"/>
          </w:divBdr>
        </w:div>
        <w:div w:id="1334338295">
          <w:marLeft w:val="480"/>
          <w:marRight w:val="0"/>
          <w:marTop w:val="0"/>
          <w:marBottom w:val="0"/>
          <w:divBdr>
            <w:top w:val="none" w:sz="0" w:space="0" w:color="auto"/>
            <w:left w:val="none" w:sz="0" w:space="0" w:color="auto"/>
            <w:bottom w:val="none" w:sz="0" w:space="0" w:color="auto"/>
            <w:right w:val="none" w:sz="0" w:space="0" w:color="auto"/>
          </w:divBdr>
        </w:div>
        <w:div w:id="1338851210">
          <w:marLeft w:val="480"/>
          <w:marRight w:val="0"/>
          <w:marTop w:val="0"/>
          <w:marBottom w:val="0"/>
          <w:divBdr>
            <w:top w:val="none" w:sz="0" w:space="0" w:color="auto"/>
            <w:left w:val="none" w:sz="0" w:space="0" w:color="auto"/>
            <w:bottom w:val="none" w:sz="0" w:space="0" w:color="auto"/>
            <w:right w:val="none" w:sz="0" w:space="0" w:color="auto"/>
          </w:divBdr>
        </w:div>
        <w:div w:id="1446341775">
          <w:marLeft w:val="480"/>
          <w:marRight w:val="0"/>
          <w:marTop w:val="0"/>
          <w:marBottom w:val="0"/>
          <w:divBdr>
            <w:top w:val="none" w:sz="0" w:space="0" w:color="auto"/>
            <w:left w:val="none" w:sz="0" w:space="0" w:color="auto"/>
            <w:bottom w:val="none" w:sz="0" w:space="0" w:color="auto"/>
            <w:right w:val="none" w:sz="0" w:space="0" w:color="auto"/>
          </w:divBdr>
        </w:div>
        <w:div w:id="1457530057">
          <w:marLeft w:val="480"/>
          <w:marRight w:val="0"/>
          <w:marTop w:val="0"/>
          <w:marBottom w:val="0"/>
          <w:divBdr>
            <w:top w:val="none" w:sz="0" w:space="0" w:color="auto"/>
            <w:left w:val="none" w:sz="0" w:space="0" w:color="auto"/>
            <w:bottom w:val="none" w:sz="0" w:space="0" w:color="auto"/>
            <w:right w:val="none" w:sz="0" w:space="0" w:color="auto"/>
          </w:divBdr>
        </w:div>
        <w:div w:id="1488010641">
          <w:marLeft w:val="480"/>
          <w:marRight w:val="0"/>
          <w:marTop w:val="0"/>
          <w:marBottom w:val="0"/>
          <w:divBdr>
            <w:top w:val="none" w:sz="0" w:space="0" w:color="auto"/>
            <w:left w:val="none" w:sz="0" w:space="0" w:color="auto"/>
            <w:bottom w:val="none" w:sz="0" w:space="0" w:color="auto"/>
            <w:right w:val="none" w:sz="0" w:space="0" w:color="auto"/>
          </w:divBdr>
        </w:div>
        <w:div w:id="1521895545">
          <w:marLeft w:val="480"/>
          <w:marRight w:val="0"/>
          <w:marTop w:val="0"/>
          <w:marBottom w:val="0"/>
          <w:divBdr>
            <w:top w:val="none" w:sz="0" w:space="0" w:color="auto"/>
            <w:left w:val="none" w:sz="0" w:space="0" w:color="auto"/>
            <w:bottom w:val="none" w:sz="0" w:space="0" w:color="auto"/>
            <w:right w:val="none" w:sz="0" w:space="0" w:color="auto"/>
          </w:divBdr>
        </w:div>
        <w:div w:id="1528522884">
          <w:marLeft w:val="480"/>
          <w:marRight w:val="0"/>
          <w:marTop w:val="0"/>
          <w:marBottom w:val="0"/>
          <w:divBdr>
            <w:top w:val="none" w:sz="0" w:space="0" w:color="auto"/>
            <w:left w:val="none" w:sz="0" w:space="0" w:color="auto"/>
            <w:bottom w:val="none" w:sz="0" w:space="0" w:color="auto"/>
            <w:right w:val="none" w:sz="0" w:space="0" w:color="auto"/>
          </w:divBdr>
        </w:div>
        <w:div w:id="1565219369">
          <w:marLeft w:val="480"/>
          <w:marRight w:val="0"/>
          <w:marTop w:val="0"/>
          <w:marBottom w:val="0"/>
          <w:divBdr>
            <w:top w:val="none" w:sz="0" w:space="0" w:color="auto"/>
            <w:left w:val="none" w:sz="0" w:space="0" w:color="auto"/>
            <w:bottom w:val="none" w:sz="0" w:space="0" w:color="auto"/>
            <w:right w:val="none" w:sz="0" w:space="0" w:color="auto"/>
          </w:divBdr>
        </w:div>
        <w:div w:id="1609779383">
          <w:marLeft w:val="480"/>
          <w:marRight w:val="0"/>
          <w:marTop w:val="0"/>
          <w:marBottom w:val="0"/>
          <w:divBdr>
            <w:top w:val="none" w:sz="0" w:space="0" w:color="auto"/>
            <w:left w:val="none" w:sz="0" w:space="0" w:color="auto"/>
            <w:bottom w:val="none" w:sz="0" w:space="0" w:color="auto"/>
            <w:right w:val="none" w:sz="0" w:space="0" w:color="auto"/>
          </w:divBdr>
        </w:div>
        <w:div w:id="1723358400">
          <w:marLeft w:val="480"/>
          <w:marRight w:val="0"/>
          <w:marTop w:val="0"/>
          <w:marBottom w:val="0"/>
          <w:divBdr>
            <w:top w:val="none" w:sz="0" w:space="0" w:color="auto"/>
            <w:left w:val="none" w:sz="0" w:space="0" w:color="auto"/>
            <w:bottom w:val="none" w:sz="0" w:space="0" w:color="auto"/>
            <w:right w:val="none" w:sz="0" w:space="0" w:color="auto"/>
          </w:divBdr>
        </w:div>
        <w:div w:id="1730373434">
          <w:marLeft w:val="480"/>
          <w:marRight w:val="0"/>
          <w:marTop w:val="0"/>
          <w:marBottom w:val="0"/>
          <w:divBdr>
            <w:top w:val="none" w:sz="0" w:space="0" w:color="auto"/>
            <w:left w:val="none" w:sz="0" w:space="0" w:color="auto"/>
            <w:bottom w:val="none" w:sz="0" w:space="0" w:color="auto"/>
            <w:right w:val="none" w:sz="0" w:space="0" w:color="auto"/>
          </w:divBdr>
        </w:div>
        <w:div w:id="1735349645">
          <w:marLeft w:val="480"/>
          <w:marRight w:val="0"/>
          <w:marTop w:val="0"/>
          <w:marBottom w:val="0"/>
          <w:divBdr>
            <w:top w:val="none" w:sz="0" w:space="0" w:color="auto"/>
            <w:left w:val="none" w:sz="0" w:space="0" w:color="auto"/>
            <w:bottom w:val="none" w:sz="0" w:space="0" w:color="auto"/>
            <w:right w:val="none" w:sz="0" w:space="0" w:color="auto"/>
          </w:divBdr>
        </w:div>
        <w:div w:id="1785151673">
          <w:marLeft w:val="480"/>
          <w:marRight w:val="0"/>
          <w:marTop w:val="0"/>
          <w:marBottom w:val="0"/>
          <w:divBdr>
            <w:top w:val="none" w:sz="0" w:space="0" w:color="auto"/>
            <w:left w:val="none" w:sz="0" w:space="0" w:color="auto"/>
            <w:bottom w:val="none" w:sz="0" w:space="0" w:color="auto"/>
            <w:right w:val="none" w:sz="0" w:space="0" w:color="auto"/>
          </w:divBdr>
        </w:div>
        <w:div w:id="1885674031">
          <w:marLeft w:val="480"/>
          <w:marRight w:val="0"/>
          <w:marTop w:val="0"/>
          <w:marBottom w:val="0"/>
          <w:divBdr>
            <w:top w:val="none" w:sz="0" w:space="0" w:color="auto"/>
            <w:left w:val="none" w:sz="0" w:space="0" w:color="auto"/>
            <w:bottom w:val="none" w:sz="0" w:space="0" w:color="auto"/>
            <w:right w:val="none" w:sz="0" w:space="0" w:color="auto"/>
          </w:divBdr>
        </w:div>
        <w:div w:id="1894779079">
          <w:marLeft w:val="480"/>
          <w:marRight w:val="0"/>
          <w:marTop w:val="0"/>
          <w:marBottom w:val="0"/>
          <w:divBdr>
            <w:top w:val="none" w:sz="0" w:space="0" w:color="auto"/>
            <w:left w:val="none" w:sz="0" w:space="0" w:color="auto"/>
            <w:bottom w:val="none" w:sz="0" w:space="0" w:color="auto"/>
            <w:right w:val="none" w:sz="0" w:space="0" w:color="auto"/>
          </w:divBdr>
        </w:div>
        <w:div w:id="1916276116">
          <w:marLeft w:val="480"/>
          <w:marRight w:val="0"/>
          <w:marTop w:val="0"/>
          <w:marBottom w:val="0"/>
          <w:divBdr>
            <w:top w:val="none" w:sz="0" w:space="0" w:color="auto"/>
            <w:left w:val="none" w:sz="0" w:space="0" w:color="auto"/>
            <w:bottom w:val="none" w:sz="0" w:space="0" w:color="auto"/>
            <w:right w:val="none" w:sz="0" w:space="0" w:color="auto"/>
          </w:divBdr>
        </w:div>
        <w:div w:id="1934437998">
          <w:marLeft w:val="480"/>
          <w:marRight w:val="0"/>
          <w:marTop w:val="0"/>
          <w:marBottom w:val="0"/>
          <w:divBdr>
            <w:top w:val="none" w:sz="0" w:space="0" w:color="auto"/>
            <w:left w:val="none" w:sz="0" w:space="0" w:color="auto"/>
            <w:bottom w:val="none" w:sz="0" w:space="0" w:color="auto"/>
            <w:right w:val="none" w:sz="0" w:space="0" w:color="auto"/>
          </w:divBdr>
        </w:div>
        <w:div w:id="1963922572">
          <w:marLeft w:val="480"/>
          <w:marRight w:val="0"/>
          <w:marTop w:val="0"/>
          <w:marBottom w:val="0"/>
          <w:divBdr>
            <w:top w:val="none" w:sz="0" w:space="0" w:color="auto"/>
            <w:left w:val="none" w:sz="0" w:space="0" w:color="auto"/>
            <w:bottom w:val="none" w:sz="0" w:space="0" w:color="auto"/>
            <w:right w:val="none" w:sz="0" w:space="0" w:color="auto"/>
          </w:divBdr>
        </w:div>
        <w:div w:id="1975400731">
          <w:marLeft w:val="480"/>
          <w:marRight w:val="0"/>
          <w:marTop w:val="0"/>
          <w:marBottom w:val="0"/>
          <w:divBdr>
            <w:top w:val="none" w:sz="0" w:space="0" w:color="auto"/>
            <w:left w:val="none" w:sz="0" w:space="0" w:color="auto"/>
            <w:bottom w:val="none" w:sz="0" w:space="0" w:color="auto"/>
            <w:right w:val="none" w:sz="0" w:space="0" w:color="auto"/>
          </w:divBdr>
        </w:div>
        <w:div w:id="1984970062">
          <w:marLeft w:val="480"/>
          <w:marRight w:val="0"/>
          <w:marTop w:val="0"/>
          <w:marBottom w:val="0"/>
          <w:divBdr>
            <w:top w:val="none" w:sz="0" w:space="0" w:color="auto"/>
            <w:left w:val="none" w:sz="0" w:space="0" w:color="auto"/>
            <w:bottom w:val="none" w:sz="0" w:space="0" w:color="auto"/>
            <w:right w:val="none" w:sz="0" w:space="0" w:color="auto"/>
          </w:divBdr>
        </w:div>
        <w:div w:id="2099016890">
          <w:marLeft w:val="480"/>
          <w:marRight w:val="0"/>
          <w:marTop w:val="0"/>
          <w:marBottom w:val="0"/>
          <w:divBdr>
            <w:top w:val="none" w:sz="0" w:space="0" w:color="auto"/>
            <w:left w:val="none" w:sz="0" w:space="0" w:color="auto"/>
            <w:bottom w:val="none" w:sz="0" w:space="0" w:color="auto"/>
            <w:right w:val="none" w:sz="0" w:space="0" w:color="auto"/>
          </w:divBdr>
        </w:div>
      </w:divsChild>
    </w:div>
    <w:div w:id="255865092">
      <w:marLeft w:val="640"/>
      <w:marRight w:val="0"/>
      <w:marTop w:val="0"/>
      <w:marBottom w:val="0"/>
      <w:divBdr>
        <w:top w:val="none" w:sz="0" w:space="0" w:color="auto"/>
        <w:left w:val="none" w:sz="0" w:space="0" w:color="auto"/>
        <w:bottom w:val="none" w:sz="0" w:space="0" w:color="auto"/>
        <w:right w:val="none" w:sz="0" w:space="0" w:color="auto"/>
      </w:divBdr>
    </w:div>
    <w:div w:id="256211792">
      <w:marLeft w:val="640"/>
      <w:marRight w:val="0"/>
      <w:marTop w:val="0"/>
      <w:marBottom w:val="0"/>
      <w:divBdr>
        <w:top w:val="none" w:sz="0" w:space="0" w:color="auto"/>
        <w:left w:val="none" w:sz="0" w:space="0" w:color="auto"/>
        <w:bottom w:val="none" w:sz="0" w:space="0" w:color="auto"/>
        <w:right w:val="none" w:sz="0" w:space="0" w:color="auto"/>
      </w:divBdr>
    </w:div>
    <w:div w:id="256981272">
      <w:marLeft w:val="640"/>
      <w:marRight w:val="0"/>
      <w:marTop w:val="0"/>
      <w:marBottom w:val="0"/>
      <w:divBdr>
        <w:top w:val="none" w:sz="0" w:space="0" w:color="auto"/>
        <w:left w:val="none" w:sz="0" w:space="0" w:color="auto"/>
        <w:bottom w:val="none" w:sz="0" w:space="0" w:color="auto"/>
        <w:right w:val="none" w:sz="0" w:space="0" w:color="auto"/>
      </w:divBdr>
    </w:div>
    <w:div w:id="257062048">
      <w:marLeft w:val="480"/>
      <w:marRight w:val="0"/>
      <w:marTop w:val="0"/>
      <w:marBottom w:val="0"/>
      <w:divBdr>
        <w:top w:val="none" w:sz="0" w:space="0" w:color="auto"/>
        <w:left w:val="none" w:sz="0" w:space="0" w:color="auto"/>
        <w:bottom w:val="none" w:sz="0" w:space="0" w:color="auto"/>
        <w:right w:val="none" w:sz="0" w:space="0" w:color="auto"/>
      </w:divBdr>
    </w:div>
    <w:div w:id="257374177">
      <w:marLeft w:val="640"/>
      <w:marRight w:val="0"/>
      <w:marTop w:val="0"/>
      <w:marBottom w:val="0"/>
      <w:divBdr>
        <w:top w:val="none" w:sz="0" w:space="0" w:color="auto"/>
        <w:left w:val="none" w:sz="0" w:space="0" w:color="auto"/>
        <w:bottom w:val="none" w:sz="0" w:space="0" w:color="auto"/>
        <w:right w:val="none" w:sz="0" w:space="0" w:color="auto"/>
      </w:divBdr>
    </w:div>
    <w:div w:id="257374901">
      <w:marLeft w:val="640"/>
      <w:marRight w:val="0"/>
      <w:marTop w:val="0"/>
      <w:marBottom w:val="0"/>
      <w:divBdr>
        <w:top w:val="none" w:sz="0" w:space="0" w:color="auto"/>
        <w:left w:val="none" w:sz="0" w:space="0" w:color="auto"/>
        <w:bottom w:val="none" w:sz="0" w:space="0" w:color="auto"/>
        <w:right w:val="none" w:sz="0" w:space="0" w:color="auto"/>
      </w:divBdr>
    </w:div>
    <w:div w:id="258223725">
      <w:marLeft w:val="640"/>
      <w:marRight w:val="0"/>
      <w:marTop w:val="0"/>
      <w:marBottom w:val="0"/>
      <w:divBdr>
        <w:top w:val="none" w:sz="0" w:space="0" w:color="auto"/>
        <w:left w:val="none" w:sz="0" w:space="0" w:color="auto"/>
        <w:bottom w:val="none" w:sz="0" w:space="0" w:color="auto"/>
        <w:right w:val="none" w:sz="0" w:space="0" w:color="auto"/>
      </w:divBdr>
    </w:div>
    <w:div w:id="258561422">
      <w:marLeft w:val="640"/>
      <w:marRight w:val="0"/>
      <w:marTop w:val="0"/>
      <w:marBottom w:val="0"/>
      <w:divBdr>
        <w:top w:val="none" w:sz="0" w:space="0" w:color="auto"/>
        <w:left w:val="none" w:sz="0" w:space="0" w:color="auto"/>
        <w:bottom w:val="none" w:sz="0" w:space="0" w:color="auto"/>
        <w:right w:val="none" w:sz="0" w:space="0" w:color="auto"/>
      </w:divBdr>
    </w:div>
    <w:div w:id="258566969">
      <w:marLeft w:val="640"/>
      <w:marRight w:val="0"/>
      <w:marTop w:val="0"/>
      <w:marBottom w:val="0"/>
      <w:divBdr>
        <w:top w:val="none" w:sz="0" w:space="0" w:color="auto"/>
        <w:left w:val="none" w:sz="0" w:space="0" w:color="auto"/>
        <w:bottom w:val="none" w:sz="0" w:space="0" w:color="auto"/>
        <w:right w:val="none" w:sz="0" w:space="0" w:color="auto"/>
      </w:divBdr>
    </w:div>
    <w:div w:id="258637358">
      <w:marLeft w:val="640"/>
      <w:marRight w:val="0"/>
      <w:marTop w:val="0"/>
      <w:marBottom w:val="0"/>
      <w:divBdr>
        <w:top w:val="none" w:sz="0" w:space="0" w:color="auto"/>
        <w:left w:val="none" w:sz="0" w:space="0" w:color="auto"/>
        <w:bottom w:val="none" w:sz="0" w:space="0" w:color="auto"/>
        <w:right w:val="none" w:sz="0" w:space="0" w:color="auto"/>
      </w:divBdr>
    </w:div>
    <w:div w:id="259262715">
      <w:marLeft w:val="640"/>
      <w:marRight w:val="0"/>
      <w:marTop w:val="0"/>
      <w:marBottom w:val="0"/>
      <w:divBdr>
        <w:top w:val="none" w:sz="0" w:space="0" w:color="auto"/>
        <w:left w:val="none" w:sz="0" w:space="0" w:color="auto"/>
        <w:bottom w:val="none" w:sz="0" w:space="0" w:color="auto"/>
        <w:right w:val="none" w:sz="0" w:space="0" w:color="auto"/>
      </w:divBdr>
    </w:div>
    <w:div w:id="259412885">
      <w:bodyDiv w:val="1"/>
      <w:marLeft w:val="0"/>
      <w:marRight w:val="0"/>
      <w:marTop w:val="0"/>
      <w:marBottom w:val="0"/>
      <w:divBdr>
        <w:top w:val="none" w:sz="0" w:space="0" w:color="auto"/>
        <w:left w:val="none" w:sz="0" w:space="0" w:color="auto"/>
        <w:bottom w:val="none" w:sz="0" w:space="0" w:color="auto"/>
        <w:right w:val="none" w:sz="0" w:space="0" w:color="auto"/>
      </w:divBdr>
      <w:divsChild>
        <w:div w:id="25522576">
          <w:marLeft w:val="480"/>
          <w:marRight w:val="0"/>
          <w:marTop w:val="0"/>
          <w:marBottom w:val="0"/>
          <w:divBdr>
            <w:top w:val="none" w:sz="0" w:space="0" w:color="auto"/>
            <w:left w:val="none" w:sz="0" w:space="0" w:color="auto"/>
            <w:bottom w:val="none" w:sz="0" w:space="0" w:color="auto"/>
            <w:right w:val="none" w:sz="0" w:space="0" w:color="auto"/>
          </w:divBdr>
        </w:div>
        <w:div w:id="70079637">
          <w:marLeft w:val="480"/>
          <w:marRight w:val="0"/>
          <w:marTop w:val="0"/>
          <w:marBottom w:val="0"/>
          <w:divBdr>
            <w:top w:val="none" w:sz="0" w:space="0" w:color="auto"/>
            <w:left w:val="none" w:sz="0" w:space="0" w:color="auto"/>
            <w:bottom w:val="none" w:sz="0" w:space="0" w:color="auto"/>
            <w:right w:val="none" w:sz="0" w:space="0" w:color="auto"/>
          </w:divBdr>
        </w:div>
        <w:div w:id="123737013">
          <w:marLeft w:val="480"/>
          <w:marRight w:val="0"/>
          <w:marTop w:val="0"/>
          <w:marBottom w:val="0"/>
          <w:divBdr>
            <w:top w:val="none" w:sz="0" w:space="0" w:color="auto"/>
            <w:left w:val="none" w:sz="0" w:space="0" w:color="auto"/>
            <w:bottom w:val="none" w:sz="0" w:space="0" w:color="auto"/>
            <w:right w:val="none" w:sz="0" w:space="0" w:color="auto"/>
          </w:divBdr>
        </w:div>
        <w:div w:id="211961118">
          <w:marLeft w:val="480"/>
          <w:marRight w:val="0"/>
          <w:marTop w:val="0"/>
          <w:marBottom w:val="0"/>
          <w:divBdr>
            <w:top w:val="none" w:sz="0" w:space="0" w:color="auto"/>
            <w:left w:val="none" w:sz="0" w:space="0" w:color="auto"/>
            <w:bottom w:val="none" w:sz="0" w:space="0" w:color="auto"/>
            <w:right w:val="none" w:sz="0" w:space="0" w:color="auto"/>
          </w:divBdr>
        </w:div>
        <w:div w:id="300963940">
          <w:marLeft w:val="480"/>
          <w:marRight w:val="0"/>
          <w:marTop w:val="0"/>
          <w:marBottom w:val="0"/>
          <w:divBdr>
            <w:top w:val="none" w:sz="0" w:space="0" w:color="auto"/>
            <w:left w:val="none" w:sz="0" w:space="0" w:color="auto"/>
            <w:bottom w:val="none" w:sz="0" w:space="0" w:color="auto"/>
            <w:right w:val="none" w:sz="0" w:space="0" w:color="auto"/>
          </w:divBdr>
        </w:div>
        <w:div w:id="363021543">
          <w:marLeft w:val="480"/>
          <w:marRight w:val="0"/>
          <w:marTop w:val="0"/>
          <w:marBottom w:val="0"/>
          <w:divBdr>
            <w:top w:val="none" w:sz="0" w:space="0" w:color="auto"/>
            <w:left w:val="none" w:sz="0" w:space="0" w:color="auto"/>
            <w:bottom w:val="none" w:sz="0" w:space="0" w:color="auto"/>
            <w:right w:val="none" w:sz="0" w:space="0" w:color="auto"/>
          </w:divBdr>
        </w:div>
        <w:div w:id="380634218">
          <w:marLeft w:val="480"/>
          <w:marRight w:val="0"/>
          <w:marTop w:val="0"/>
          <w:marBottom w:val="0"/>
          <w:divBdr>
            <w:top w:val="none" w:sz="0" w:space="0" w:color="auto"/>
            <w:left w:val="none" w:sz="0" w:space="0" w:color="auto"/>
            <w:bottom w:val="none" w:sz="0" w:space="0" w:color="auto"/>
            <w:right w:val="none" w:sz="0" w:space="0" w:color="auto"/>
          </w:divBdr>
        </w:div>
        <w:div w:id="389962664">
          <w:marLeft w:val="480"/>
          <w:marRight w:val="0"/>
          <w:marTop w:val="0"/>
          <w:marBottom w:val="0"/>
          <w:divBdr>
            <w:top w:val="none" w:sz="0" w:space="0" w:color="auto"/>
            <w:left w:val="none" w:sz="0" w:space="0" w:color="auto"/>
            <w:bottom w:val="none" w:sz="0" w:space="0" w:color="auto"/>
            <w:right w:val="none" w:sz="0" w:space="0" w:color="auto"/>
          </w:divBdr>
        </w:div>
        <w:div w:id="394662741">
          <w:marLeft w:val="480"/>
          <w:marRight w:val="0"/>
          <w:marTop w:val="0"/>
          <w:marBottom w:val="0"/>
          <w:divBdr>
            <w:top w:val="none" w:sz="0" w:space="0" w:color="auto"/>
            <w:left w:val="none" w:sz="0" w:space="0" w:color="auto"/>
            <w:bottom w:val="none" w:sz="0" w:space="0" w:color="auto"/>
            <w:right w:val="none" w:sz="0" w:space="0" w:color="auto"/>
          </w:divBdr>
        </w:div>
        <w:div w:id="407653254">
          <w:marLeft w:val="480"/>
          <w:marRight w:val="0"/>
          <w:marTop w:val="0"/>
          <w:marBottom w:val="0"/>
          <w:divBdr>
            <w:top w:val="none" w:sz="0" w:space="0" w:color="auto"/>
            <w:left w:val="none" w:sz="0" w:space="0" w:color="auto"/>
            <w:bottom w:val="none" w:sz="0" w:space="0" w:color="auto"/>
            <w:right w:val="none" w:sz="0" w:space="0" w:color="auto"/>
          </w:divBdr>
        </w:div>
        <w:div w:id="432213115">
          <w:marLeft w:val="480"/>
          <w:marRight w:val="0"/>
          <w:marTop w:val="0"/>
          <w:marBottom w:val="0"/>
          <w:divBdr>
            <w:top w:val="none" w:sz="0" w:space="0" w:color="auto"/>
            <w:left w:val="none" w:sz="0" w:space="0" w:color="auto"/>
            <w:bottom w:val="none" w:sz="0" w:space="0" w:color="auto"/>
            <w:right w:val="none" w:sz="0" w:space="0" w:color="auto"/>
          </w:divBdr>
        </w:div>
        <w:div w:id="443230157">
          <w:marLeft w:val="480"/>
          <w:marRight w:val="0"/>
          <w:marTop w:val="0"/>
          <w:marBottom w:val="0"/>
          <w:divBdr>
            <w:top w:val="none" w:sz="0" w:space="0" w:color="auto"/>
            <w:left w:val="none" w:sz="0" w:space="0" w:color="auto"/>
            <w:bottom w:val="none" w:sz="0" w:space="0" w:color="auto"/>
            <w:right w:val="none" w:sz="0" w:space="0" w:color="auto"/>
          </w:divBdr>
        </w:div>
        <w:div w:id="474882932">
          <w:marLeft w:val="480"/>
          <w:marRight w:val="0"/>
          <w:marTop w:val="0"/>
          <w:marBottom w:val="0"/>
          <w:divBdr>
            <w:top w:val="none" w:sz="0" w:space="0" w:color="auto"/>
            <w:left w:val="none" w:sz="0" w:space="0" w:color="auto"/>
            <w:bottom w:val="none" w:sz="0" w:space="0" w:color="auto"/>
            <w:right w:val="none" w:sz="0" w:space="0" w:color="auto"/>
          </w:divBdr>
        </w:div>
        <w:div w:id="499123400">
          <w:marLeft w:val="480"/>
          <w:marRight w:val="0"/>
          <w:marTop w:val="0"/>
          <w:marBottom w:val="0"/>
          <w:divBdr>
            <w:top w:val="none" w:sz="0" w:space="0" w:color="auto"/>
            <w:left w:val="none" w:sz="0" w:space="0" w:color="auto"/>
            <w:bottom w:val="none" w:sz="0" w:space="0" w:color="auto"/>
            <w:right w:val="none" w:sz="0" w:space="0" w:color="auto"/>
          </w:divBdr>
        </w:div>
        <w:div w:id="574777528">
          <w:marLeft w:val="480"/>
          <w:marRight w:val="0"/>
          <w:marTop w:val="0"/>
          <w:marBottom w:val="0"/>
          <w:divBdr>
            <w:top w:val="none" w:sz="0" w:space="0" w:color="auto"/>
            <w:left w:val="none" w:sz="0" w:space="0" w:color="auto"/>
            <w:bottom w:val="none" w:sz="0" w:space="0" w:color="auto"/>
            <w:right w:val="none" w:sz="0" w:space="0" w:color="auto"/>
          </w:divBdr>
        </w:div>
        <w:div w:id="625354975">
          <w:marLeft w:val="480"/>
          <w:marRight w:val="0"/>
          <w:marTop w:val="0"/>
          <w:marBottom w:val="0"/>
          <w:divBdr>
            <w:top w:val="none" w:sz="0" w:space="0" w:color="auto"/>
            <w:left w:val="none" w:sz="0" w:space="0" w:color="auto"/>
            <w:bottom w:val="none" w:sz="0" w:space="0" w:color="auto"/>
            <w:right w:val="none" w:sz="0" w:space="0" w:color="auto"/>
          </w:divBdr>
        </w:div>
        <w:div w:id="653223079">
          <w:marLeft w:val="480"/>
          <w:marRight w:val="0"/>
          <w:marTop w:val="0"/>
          <w:marBottom w:val="0"/>
          <w:divBdr>
            <w:top w:val="none" w:sz="0" w:space="0" w:color="auto"/>
            <w:left w:val="none" w:sz="0" w:space="0" w:color="auto"/>
            <w:bottom w:val="none" w:sz="0" w:space="0" w:color="auto"/>
            <w:right w:val="none" w:sz="0" w:space="0" w:color="auto"/>
          </w:divBdr>
        </w:div>
        <w:div w:id="731271244">
          <w:marLeft w:val="480"/>
          <w:marRight w:val="0"/>
          <w:marTop w:val="0"/>
          <w:marBottom w:val="0"/>
          <w:divBdr>
            <w:top w:val="none" w:sz="0" w:space="0" w:color="auto"/>
            <w:left w:val="none" w:sz="0" w:space="0" w:color="auto"/>
            <w:bottom w:val="none" w:sz="0" w:space="0" w:color="auto"/>
            <w:right w:val="none" w:sz="0" w:space="0" w:color="auto"/>
          </w:divBdr>
        </w:div>
        <w:div w:id="754085352">
          <w:marLeft w:val="480"/>
          <w:marRight w:val="0"/>
          <w:marTop w:val="0"/>
          <w:marBottom w:val="0"/>
          <w:divBdr>
            <w:top w:val="none" w:sz="0" w:space="0" w:color="auto"/>
            <w:left w:val="none" w:sz="0" w:space="0" w:color="auto"/>
            <w:bottom w:val="none" w:sz="0" w:space="0" w:color="auto"/>
            <w:right w:val="none" w:sz="0" w:space="0" w:color="auto"/>
          </w:divBdr>
        </w:div>
        <w:div w:id="763454246">
          <w:marLeft w:val="480"/>
          <w:marRight w:val="0"/>
          <w:marTop w:val="0"/>
          <w:marBottom w:val="0"/>
          <w:divBdr>
            <w:top w:val="none" w:sz="0" w:space="0" w:color="auto"/>
            <w:left w:val="none" w:sz="0" w:space="0" w:color="auto"/>
            <w:bottom w:val="none" w:sz="0" w:space="0" w:color="auto"/>
            <w:right w:val="none" w:sz="0" w:space="0" w:color="auto"/>
          </w:divBdr>
        </w:div>
        <w:div w:id="765728704">
          <w:marLeft w:val="480"/>
          <w:marRight w:val="0"/>
          <w:marTop w:val="0"/>
          <w:marBottom w:val="0"/>
          <w:divBdr>
            <w:top w:val="none" w:sz="0" w:space="0" w:color="auto"/>
            <w:left w:val="none" w:sz="0" w:space="0" w:color="auto"/>
            <w:bottom w:val="none" w:sz="0" w:space="0" w:color="auto"/>
            <w:right w:val="none" w:sz="0" w:space="0" w:color="auto"/>
          </w:divBdr>
        </w:div>
        <w:div w:id="773013252">
          <w:marLeft w:val="480"/>
          <w:marRight w:val="0"/>
          <w:marTop w:val="0"/>
          <w:marBottom w:val="0"/>
          <w:divBdr>
            <w:top w:val="none" w:sz="0" w:space="0" w:color="auto"/>
            <w:left w:val="none" w:sz="0" w:space="0" w:color="auto"/>
            <w:bottom w:val="none" w:sz="0" w:space="0" w:color="auto"/>
            <w:right w:val="none" w:sz="0" w:space="0" w:color="auto"/>
          </w:divBdr>
        </w:div>
        <w:div w:id="784035894">
          <w:marLeft w:val="480"/>
          <w:marRight w:val="0"/>
          <w:marTop w:val="0"/>
          <w:marBottom w:val="0"/>
          <w:divBdr>
            <w:top w:val="none" w:sz="0" w:space="0" w:color="auto"/>
            <w:left w:val="none" w:sz="0" w:space="0" w:color="auto"/>
            <w:bottom w:val="none" w:sz="0" w:space="0" w:color="auto"/>
            <w:right w:val="none" w:sz="0" w:space="0" w:color="auto"/>
          </w:divBdr>
        </w:div>
        <w:div w:id="808940190">
          <w:marLeft w:val="480"/>
          <w:marRight w:val="0"/>
          <w:marTop w:val="0"/>
          <w:marBottom w:val="0"/>
          <w:divBdr>
            <w:top w:val="none" w:sz="0" w:space="0" w:color="auto"/>
            <w:left w:val="none" w:sz="0" w:space="0" w:color="auto"/>
            <w:bottom w:val="none" w:sz="0" w:space="0" w:color="auto"/>
            <w:right w:val="none" w:sz="0" w:space="0" w:color="auto"/>
          </w:divBdr>
        </w:div>
        <w:div w:id="828398526">
          <w:marLeft w:val="480"/>
          <w:marRight w:val="0"/>
          <w:marTop w:val="0"/>
          <w:marBottom w:val="0"/>
          <w:divBdr>
            <w:top w:val="none" w:sz="0" w:space="0" w:color="auto"/>
            <w:left w:val="none" w:sz="0" w:space="0" w:color="auto"/>
            <w:bottom w:val="none" w:sz="0" w:space="0" w:color="auto"/>
            <w:right w:val="none" w:sz="0" w:space="0" w:color="auto"/>
          </w:divBdr>
        </w:div>
        <w:div w:id="832572485">
          <w:marLeft w:val="480"/>
          <w:marRight w:val="0"/>
          <w:marTop w:val="0"/>
          <w:marBottom w:val="0"/>
          <w:divBdr>
            <w:top w:val="none" w:sz="0" w:space="0" w:color="auto"/>
            <w:left w:val="none" w:sz="0" w:space="0" w:color="auto"/>
            <w:bottom w:val="none" w:sz="0" w:space="0" w:color="auto"/>
            <w:right w:val="none" w:sz="0" w:space="0" w:color="auto"/>
          </w:divBdr>
        </w:div>
        <w:div w:id="839124174">
          <w:marLeft w:val="480"/>
          <w:marRight w:val="0"/>
          <w:marTop w:val="0"/>
          <w:marBottom w:val="0"/>
          <w:divBdr>
            <w:top w:val="none" w:sz="0" w:space="0" w:color="auto"/>
            <w:left w:val="none" w:sz="0" w:space="0" w:color="auto"/>
            <w:bottom w:val="none" w:sz="0" w:space="0" w:color="auto"/>
            <w:right w:val="none" w:sz="0" w:space="0" w:color="auto"/>
          </w:divBdr>
        </w:div>
        <w:div w:id="939870014">
          <w:marLeft w:val="480"/>
          <w:marRight w:val="0"/>
          <w:marTop w:val="0"/>
          <w:marBottom w:val="0"/>
          <w:divBdr>
            <w:top w:val="none" w:sz="0" w:space="0" w:color="auto"/>
            <w:left w:val="none" w:sz="0" w:space="0" w:color="auto"/>
            <w:bottom w:val="none" w:sz="0" w:space="0" w:color="auto"/>
            <w:right w:val="none" w:sz="0" w:space="0" w:color="auto"/>
          </w:divBdr>
        </w:div>
        <w:div w:id="964964790">
          <w:marLeft w:val="480"/>
          <w:marRight w:val="0"/>
          <w:marTop w:val="0"/>
          <w:marBottom w:val="0"/>
          <w:divBdr>
            <w:top w:val="none" w:sz="0" w:space="0" w:color="auto"/>
            <w:left w:val="none" w:sz="0" w:space="0" w:color="auto"/>
            <w:bottom w:val="none" w:sz="0" w:space="0" w:color="auto"/>
            <w:right w:val="none" w:sz="0" w:space="0" w:color="auto"/>
          </w:divBdr>
        </w:div>
        <w:div w:id="1065303368">
          <w:marLeft w:val="480"/>
          <w:marRight w:val="0"/>
          <w:marTop w:val="0"/>
          <w:marBottom w:val="0"/>
          <w:divBdr>
            <w:top w:val="none" w:sz="0" w:space="0" w:color="auto"/>
            <w:left w:val="none" w:sz="0" w:space="0" w:color="auto"/>
            <w:bottom w:val="none" w:sz="0" w:space="0" w:color="auto"/>
            <w:right w:val="none" w:sz="0" w:space="0" w:color="auto"/>
          </w:divBdr>
        </w:div>
        <w:div w:id="1077675863">
          <w:marLeft w:val="480"/>
          <w:marRight w:val="0"/>
          <w:marTop w:val="0"/>
          <w:marBottom w:val="0"/>
          <w:divBdr>
            <w:top w:val="none" w:sz="0" w:space="0" w:color="auto"/>
            <w:left w:val="none" w:sz="0" w:space="0" w:color="auto"/>
            <w:bottom w:val="none" w:sz="0" w:space="0" w:color="auto"/>
            <w:right w:val="none" w:sz="0" w:space="0" w:color="auto"/>
          </w:divBdr>
        </w:div>
        <w:div w:id="1095131516">
          <w:marLeft w:val="480"/>
          <w:marRight w:val="0"/>
          <w:marTop w:val="0"/>
          <w:marBottom w:val="0"/>
          <w:divBdr>
            <w:top w:val="none" w:sz="0" w:space="0" w:color="auto"/>
            <w:left w:val="none" w:sz="0" w:space="0" w:color="auto"/>
            <w:bottom w:val="none" w:sz="0" w:space="0" w:color="auto"/>
            <w:right w:val="none" w:sz="0" w:space="0" w:color="auto"/>
          </w:divBdr>
        </w:div>
        <w:div w:id="1202328892">
          <w:marLeft w:val="480"/>
          <w:marRight w:val="0"/>
          <w:marTop w:val="0"/>
          <w:marBottom w:val="0"/>
          <w:divBdr>
            <w:top w:val="none" w:sz="0" w:space="0" w:color="auto"/>
            <w:left w:val="none" w:sz="0" w:space="0" w:color="auto"/>
            <w:bottom w:val="none" w:sz="0" w:space="0" w:color="auto"/>
            <w:right w:val="none" w:sz="0" w:space="0" w:color="auto"/>
          </w:divBdr>
        </w:div>
        <w:div w:id="1234927251">
          <w:marLeft w:val="480"/>
          <w:marRight w:val="0"/>
          <w:marTop w:val="0"/>
          <w:marBottom w:val="0"/>
          <w:divBdr>
            <w:top w:val="none" w:sz="0" w:space="0" w:color="auto"/>
            <w:left w:val="none" w:sz="0" w:space="0" w:color="auto"/>
            <w:bottom w:val="none" w:sz="0" w:space="0" w:color="auto"/>
            <w:right w:val="none" w:sz="0" w:space="0" w:color="auto"/>
          </w:divBdr>
        </w:div>
        <w:div w:id="1304119815">
          <w:marLeft w:val="480"/>
          <w:marRight w:val="0"/>
          <w:marTop w:val="0"/>
          <w:marBottom w:val="0"/>
          <w:divBdr>
            <w:top w:val="none" w:sz="0" w:space="0" w:color="auto"/>
            <w:left w:val="none" w:sz="0" w:space="0" w:color="auto"/>
            <w:bottom w:val="none" w:sz="0" w:space="0" w:color="auto"/>
            <w:right w:val="none" w:sz="0" w:space="0" w:color="auto"/>
          </w:divBdr>
        </w:div>
        <w:div w:id="1305161188">
          <w:marLeft w:val="480"/>
          <w:marRight w:val="0"/>
          <w:marTop w:val="0"/>
          <w:marBottom w:val="0"/>
          <w:divBdr>
            <w:top w:val="none" w:sz="0" w:space="0" w:color="auto"/>
            <w:left w:val="none" w:sz="0" w:space="0" w:color="auto"/>
            <w:bottom w:val="none" w:sz="0" w:space="0" w:color="auto"/>
            <w:right w:val="none" w:sz="0" w:space="0" w:color="auto"/>
          </w:divBdr>
        </w:div>
        <w:div w:id="1318535214">
          <w:marLeft w:val="480"/>
          <w:marRight w:val="0"/>
          <w:marTop w:val="0"/>
          <w:marBottom w:val="0"/>
          <w:divBdr>
            <w:top w:val="none" w:sz="0" w:space="0" w:color="auto"/>
            <w:left w:val="none" w:sz="0" w:space="0" w:color="auto"/>
            <w:bottom w:val="none" w:sz="0" w:space="0" w:color="auto"/>
            <w:right w:val="none" w:sz="0" w:space="0" w:color="auto"/>
          </w:divBdr>
        </w:div>
        <w:div w:id="1435438422">
          <w:marLeft w:val="480"/>
          <w:marRight w:val="0"/>
          <w:marTop w:val="0"/>
          <w:marBottom w:val="0"/>
          <w:divBdr>
            <w:top w:val="none" w:sz="0" w:space="0" w:color="auto"/>
            <w:left w:val="none" w:sz="0" w:space="0" w:color="auto"/>
            <w:bottom w:val="none" w:sz="0" w:space="0" w:color="auto"/>
            <w:right w:val="none" w:sz="0" w:space="0" w:color="auto"/>
          </w:divBdr>
        </w:div>
        <w:div w:id="1451169943">
          <w:marLeft w:val="480"/>
          <w:marRight w:val="0"/>
          <w:marTop w:val="0"/>
          <w:marBottom w:val="0"/>
          <w:divBdr>
            <w:top w:val="none" w:sz="0" w:space="0" w:color="auto"/>
            <w:left w:val="none" w:sz="0" w:space="0" w:color="auto"/>
            <w:bottom w:val="none" w:sz="0" w:space="0" w:color="auto"/>
            <w:right w:val="none" w:sz="0" w:space="0" w:color="auto"/>
          </w:divBdr>
        </w:div>
        <w:div w:id="1465078626">
          <w:marLeft w:val="480"/>
          <w:marRight w:val="0"/>
          <w:marTop w:val="0"/>
          <w:marBottom w:val="0"/>
          <w:divBdr>
            <w:top w:val="none" w:sz="0" w:space="0" w:color="auto"/>
            <w:left w:val="none" w:sz="0" w:space="0" w:color="auto"/>
            <w:bottom w:val="none" w:sz="0" w:space="0" w:color="auto"/>
            <w:right w:val="none" w:sz="0" w:space="0" w:color="auto"/>
          </w:divBdr>
        </w:div>
        <w:div w:id="1537306386">
          <w:marLeft w:val="480"/>
          <w:marRight w:val="0"/>
          <w:marTop w:val="0"/>
          <w:marBottom w:val="0"/>
          <w:divBdr>
            <w:top w:val="none" w:sz="0" w:space="0" w:color="auto"/>
            <w:left w:val="none" w:sz="0" w:space="0" w:color="auto"/>
            <w:bottom w:val="none" w:sz="0" w:space="0" w:color="auto"/>
            <w:right w:val="none" w:sz="0" w:space="0" w:color="auto"/>
          </w:divBdr>
        </w:div>
        <w:div w:id="1541160991">
          <w:marLeft w:val="480"/>
          <w:marRight w:val="0"/>
          <w:marTop w:val="0"/>
          <w:marBottom w:val="0"/>
          <w:divBdr>
            <w:top w:val="none" w:sz="0" w:space="0" w:color="auto"/>
            <w:left w:val="none" w:sz="0" w:space="0" w:color="auto"/>
            <w:bottom w:val="none" w:sz="0" w:space="0" w:color="auto"/>
            <w:right w:val="none" w:sz="0" w:space="0" w:color="auto"/>
          </w:divBdr>
        </w:div>
        <w:div w:id="1660575041">
          <w:marLeft w:val="480"/>
          <w:marRight w:val="0"/>
          <w:marTop w:val="0"/>
          <w:marBottom w:val="0"/>
          <w:divBdr>
            <w:top w:val="none" w:sz="0" w:space="0" w:color="auto"/>
            <w:left w:val="none" w:sz="0" w:space="0" w:color="auto"/>
            <w:bottom w:val="none" w:sz="0" w:space="0" w:color="auto"/>
            <w:right w:val="none" w:sz="0" w:space="0" w:color="auto"/>
          </w:divBdr>
        </w:div>
        <w:div w:id="1676884123">
          <w:marLeft w:val="480"/>
          <w:marRight w:val="0"/>
          <w:marTop w:val="0"/>
          <w:marBottom w:val="0"/>
          <w:divBdr>
            <w:top w:val="none" w:sz="0" w:space="0" w:color="auto"/>
            <w:left w:val="none" w:sz="0" w:space="0" w:color="auto"/>
            <w:bottom w:val="none" w:sz="0" w:space="0" w:color="auto"/>
            <w:right w:val="none" w:sz="0" w:space="0" w:color="auto"/>
          </w:divBdr>
        </w:div>
        <w:div w:id="1754351872">
          <w:marLeft w:val="480"/>
          <w:marRight w:val="0"/>
          <w:marTop w:val="0"/>
          <w:marBottom w:val="0"/>
          <w:divBdr>
            <w:top w:val="none" w:sz="0" w:space="0" w:color="auto"/>
            <w:left w:val="none" w:sz="0" w:space="0" w:color="auto"/>
            <w:bottom w:val="none" w:sz="0" w:space="0" w:color="auto"/>
            <w:right w:val="none" w:sz="0" w:space="0" w:color="auto"/>
          </w:divBdr>
        </w:div>
        <w:div w:id="1826819011">
          <w:marLeft w:val="480"/>
          <w:marRight w:val="0"/>
          <w:marTop w:val="0"/>
          <w:marBottom w:val="0"/>
          <w:divBdr>
            <w:top w:val="none" w:sz="0" w:space="0" w:color="auto"/>
            <w:left w:val="none" w:sz="0" w:space="0" w:color="auto"/>
            <w:bottom w:val="none" w:sz="0" w:space="0" w:color="auto"/>
            <w:right w:val="none" w:sz="0" w:space="0" w:color="auto"/>
          </w:divBdr>
        </w:div>
        <w:div w:id="1878005018">
          <w:marLeft w:val="480"/>
          <w:marRight w:val="0"/>
          <w:marTop w:val="0"/>
          <w:marBottom w:val="0"/>
          <w:divBdr>
            <w:top w:val="none" w:sz="0" w:space="0" w:color="auto"/>
            <w:left w:val="none" w:sz="0" w:space="0" w:color="auto"/>
            <w:bottom w:val="none" w:sz="0" w:space="0" w:color="auto"/>
            <w:right w:val="none" w:sz="0" w:space="0" w:color="auto"/>
          </w:divBdr>
        </w:div>
        <w:div w:id="1922179358">
          <w:marLeft w:val="480"/>
          <w:marRight w:val="0"/>
          <w:marTop w:val="0"/>
          <w:marBottom w:val="0"/>
          <w:divBdr>
            <w:top w:val="none" w:sz="0" w:space="0" w:color="auto"/>
            <w:left w:val="none" w:sz="0" w:space="0" w:color="auto"/>
            <w:bottom w:val="none" w:sz="0" w:space="0" w:color="auto"/>
            <w:right w:val="none" w:sz="0" w:space="0" w:color="auto"/>
          </w:divBdr>
        </w:div>
        <w:div w:id="1960332065">
          <w:marLeft w:val="480"/>
          <w:marRight w:val="0"/>
          <w:marTop w:val="0"/>
          <w:marBottom w:val="0"/>
          <w:divBdr>
            <w:top w:val="none" w:sz="0" w:space="0" w:color="auto"/>
            <w:left w:val="none" w:sz="0" w:space="0" w:color="auto"/>
            <w:bottom w:val="none" w:sz="0" w:space="0" w:color="auto"/>
            <w:right w:val="none" w:sz="0" w:space="0" w:color="auto"/>
          </w:divBdr>
        </w:div>
        <w:div w:id="1962106067">
          <w:marLeft w:val="480"/>
          <w:marRight w:val="0"/>
          <w:marTop w:val="0"/>
          <w:marBottom w:val="0"/>
          <w:divBdr>
            <w:top w:val="none" w:sz="0" w:space="0" w:color="auto"/>
            <w:left w:val="none" w:sz="0" w:space="0" w:color="auto"/>
            <w:bottom w:val="none" w:sz="0" w:space="0" w:color="auto"/>
            <w:right w:val="none" w:sz="0" w:space="0" w:color="auto"/>
          </w:divBdr>
        </w:div>
        <w:div w:id="1980645882">
          <w:marLeft w:val="480"/>
          <w:marRight w:val="0"/>
          <w:marTop w:val="0"/>
          <w:marBottom w:val="0"/>
          <w:divBdr>
            <w:top w:val="none" w:sz="0" w:space="0" w:color="auto"/>
            <w:left w:val="none" w:sz="0" w:space="0" w:color="auto"/>
            <w:bottom w:val="none" w:sz="0" w:space="0" w:color="auto"/>
            <w:right w:val="none" w:sz="0" w:space="0" w:color="auto"/>
          </w:divBdr>
        </w:div>
        <w:div w:id="2013530195">
          <w:marLeft w:val="480"/>
          <w:marRight w:val="0"/>
          <w:marTop w:val="0"/>
          <w:marBottom w:val="0"/>
          <w:divBdr>
            <w:top w:val="none" w:sz="0" w:space="0" w:color="auto"/>
            <w:left w:val="none" w:sz="0" w:space="0" w:color="auto"/>
            <w:bottom w:val="none" w:sz="0" w:space="0" w:color="auto"/>
            <w:right w:val="none" w:sz="0" w:space="0" w:color="auto"/>
          </w:divBdr>
        </w:div>
        <w:div w:id="2071884284">
          <w:marLeft w:val="480"/>
          <w:marRight w:val="0"/>
          <w:marTop w:val="0"/>
          <w:marBottom w:val="0"/>
          <w:divBdr>
            <w:top w:val="none" w:sz="0" w:space="0" w:color="auto"/>
            <w:left w:val="none" w:sz="0" w:space="0" w:color="auto"/>
            <w:bottom w:val="none" w:sz="0" w:space="0" w:color="auto"/>
            <w:right w:val="none" w:sz="0" w:space="0" w:color="auto"/>
          </w:divBdr>
        </w:div>
        <w:div w:id="2101290513">
          <w:marLeft w:val="480"/>
          <w:marRight w:val="0"/>
          <w:marTop w:val="0"/>
          <w:marBottom w:val="0"/>
          <w:divBdr>
            <w:top w:val="none" w:sz="0" w:space="0" w:color="auto"/>
            <w:left w:val="none" w:sz="0" w:space="0" w:color="auto"/>
            <w:bottom w:val="none" w:sz="0" w:space="0" w:color="auto"/>
            <w:right w:val="none" w:sz="0" w:space="0" w:color="auto"/>
          </w:divBdr>
        </w:div>
      </w:divsChild>
    </w:div>
    <w:div w:id="259457297">
      <w:marLeft w:val="640"/>
      <w:marRight w:val="0"/>
      <w:marTop w:val="0"/>
      <w:marBottom w:val="0"/>
      <w:divBdr>
        <w:top w:val="none" w:sz="0" w:space="0" w:color="auto"/>
        <w:left w:val="none" w:sz="0" w:space="0" w:color="auto"/>
        <w:bottom w:val="none" w:sz="0" w:space="0" w:color="auto"/>
        <w:right w:val="none" w:sz="0" w:space="0" w:color="auto"/>
      </w:divBdr>
    </w:div>
    <w:div w:id="259609516">
      <w:marLeft w:val="640"/>
      <w:marRight w:val="0"/>
      <w:marTop w:val="0"/>
      <w:marBottom w:val="0"/>
      <w:divBdr>
        <w:top w:val="none" w:sz="0" w:space="0" w:color="auto"/>
        <w:left w:val="none" w:sz="0" w:space="0" w:color="auto"/>
        <w:bottom w:val="none" w:sz="0" w:space="0" w:color="auto"/>
        <w:right w:val="none" w:sz="0" w:space="0" w:color="auto"/>
      </w:divBdr>
    </w:div>
    <w:div w:id="259683074">
      <w:marLeft w:val="640"/>
      <w:marRight w:val="0"/>
      <w:marTop w:val="0"/>
      <w:marBottom w:val="0"/>
      <w:divBdr>
        <w:top w:val="none" w:sz="0" w:space="0" w:color="auto"/>
        <w:left w:val="none" w:sz="0" w:space="0" w:color="auto"/>
        <w:bottom w:val="none" w:sz="0" w:space="0" w:color="auto"/>
        <w:right w:val="none" w:sz="0" w:space="0" w:color="auto"/>
      </w:divBdr>
    </w:div>
    <w:div w:id="260375257">
      <w:bodyDiv w:val="1"/>
      <w:marLeft w:val="0"/>
      <w:marRight w:val="0"/>
      <w:marTop w:val="0"/>
      <w:marBottom w:val="0"/>
      <w:divBdr>
        <w:top w:val="none" w:sz="0" w:space="0" w:color="auto"/>
        <w:left w:val="none" w:sz="0" w:space="0" w:color="auto"/>
        <w:bottom w:val="none" w:sz="0" w:space="0" w:color="auto"/>
        <w:right w:val="none" w:sz="0" w:space="0" w:color="auto"/>
      </w:divBdr>
    </w:div>
    <w:div w:id="260768011">
      <w:bodyDiv w:val="1"/>
      <w:marLeft w:val="0"/>
      <w:marRight w:val="0"/>
      <w:marTop w:val="0"/>
      <w:marBottom w:val="0"/>
      <w:divBdr>
        <w:top w:val="none" w:sz="0" w:space="0" w:color="auto"/>
        <w:left w:val="none" w:sz="0" w:space="0" w:color="auto"/>
        <w:bottom w:val="none" w:sz="0" w:space="0" w:color="auto"/>
        <w:right w:val="none" w:sz="0" w:space="0" w:color="auto"/>
      </w:divBdr>
    </w:div>
    <w:div w:id="261032565">
      <w:marLeft w:val="640"/>
      <w:marRight w:val="0"/>
      <w:marTop w:val="0"/>
      <w:marBottom w:val="0"/>
      <w:divBdr>
        <w:top w:val="none" w:sz="0" w:space="0" w:color="auto"/>
        <w:left w:val="none" w:sz="0" w:space="0" w:color="auto"/>
        <w:bottom w:val="none" w:sz="0" w:space="0" w:color="auto"/>
        <w:right w:val="none" w:sz="0" w:space="0" w:color="auto"/>
      </w:divBdr>
    </w:div>
    <w:div w:id="261228914">
      <w:marLeft w:val="640"/>
      <w:marRight w:val="0"/>
      <w:marTop w:val="0"/>
      <w:marBottom w:val="0"/>
      <w:divBdr>
        <w:top w:val="none" w:sz="0" w:space="0" w:color="auto"/>
        <w:left w:val="none" w:sz="0" w:space="0" w:color="auto"/>
        <w:bottom w:val="none" w:sz="0" w:space="0" w:color="auto"/>
        <w:right w:val="none" w:sz="0" w:space="0" w:color="auto"/>
      </w:divBdr>
    </w:div>
    <w:div w:id="261375401">
      <w:marLeft w:val="640"/>
      <w:marRight w:val="0"/>
      <w:marTop w:val="0"/>
      <w:marBottom w:val="0"/>
      <w:divBdr>
        <w:top w:val="none" w:sz="0" w:space="0" w:color="auto"/>
        <w:left w:val="none" w:sz="0" w:space="0" w:color="auto"/>
        <w:bottom w:val="none" w:sz="0" w:space="0" w:color="auto"/>
        <w:right w:val="none" w:sz="0" w:space="0" w:color="auto"/>
      </w:divBdr>
    </w:div>
    <w:div w:id="261883415">
      <w:bodyDiv w:val="1"/>
      <w:marLeft w:val="0"/>
      <w:marRight w:val="0"/>
      <w:marTop w:val="0"/>
      <w:marBottom w:val="0"/>
      <w:divBdr>
        <w:top w:val="none" w:sz="0" w:space="0" w:color="auto"/>
        <w:left w:val="none" w:sz="0" w:space="0" w:color="auto"/>
        <w:bottom w:val="none" w:sz="0" w:space="0" w:color="auto"/>
        <w:right w:val="none" w:sz="0" w:space="0" w:color="auto"/>
      </w:divBdr>
    </w:div>
    <w:div w:id="263458702">
      <w:marLeft w:val="640"/>
      <w:marRight w:val="0"/>
      <w:marTop w:val="0"/>
      <w:marBottom w:val="0"/>
      <w:divBdr>
        <w:top w:val="none" w:sz="0" w:space="0" w:color="auto"/>
        <w:left w:val="none" w:sz="0" w:space="0" w:color="auto"/>
        <w:bottom w:val="none" w:sz="0" w:space="0" w:color="auto"/>
        <w:right w:val="none" w:sz="0" w:space="0" w:color="auto"/>
      </w:divBdr>
    </w:div>
    <w:div w:id="263534821">
      <w:marLeft w:val="480"/>
      <w:marRight w:val="0"/>
      <w:marTop w:val="0"/>
      <w:marBottom w:val="0"/>
      <w:divBdr>
        <w:top w:val="none" w:sz="0" w:space="0" w:color="auto"/>
        <w:left w:val="none" w:sz="0" w:space="0" w:color="auto"/>
        <w:bottom w:val="none" w:sz="0" w:space="0" w:color="auto"/>
        <w:right w:val="none" w:sz="0" w:space="0" w:color="auto"/>
      </w:divBdr>
    </w:div>
    <w:div w:id="263542599">
      <w:marLeft w:val="640"/>
      <w:marRight w:val="0"/>
      <w:marTop w:val="0"/>
      <w:marBottom w:val="0"/>
      <w:divBdr>
        <w:top w:val="none" w:sz="0" w:space="0" w:color="auto"/>
        <w:left w:val="none" w:sz="0" w:space="0" w:color="auto"/>
        <w:bottom w:val="none" w:sz="0" w:space="0" w:color="auto"/>
        <w:right w:val="none" w:sz="0" w:space="0" w:color="auto"/>
      </w:divBdr>
    </w:div>
    <w:div w:id="263920977">
      <w:marLeft w:val="640"/>
      <w:marRight w:val="0"/>
      <w:marTop w:val="0"/>
      <w:marBottom w:val="0"/>
      <w:divBdr>
        <w:top w:val="none" w:sz="0" w:space="0" w:color="auto"/>
        <w:left w:val="none" w:sz="0" w:space="0" w:color="auto"/>
        <w:bottom w:val="none" w:sz="0" w:space="0" w:color="auto"/>
        <w:right w:val="none" w:sz="0" w:space="0" w:color="auto"/>
      </w:divBdr>
    </w:div>
    <w:div w:id="264270627">
      <w:marLeft w:val="640"/>
      <w:marRight w:val="0"/>
      <w:marTop w:val="0"/>
      <w:marBottom w:val="0"/>
      <w:divBdr>
        <w:top w:val="none" w:sz="0" w:space="0" w:color="auto"/>
        <w:left w:val="none" w:sz="0" w:space="0" w:color="auto"/>
        <w:bottom w:val="none" w:sz="0" w:space="0" w:color="auto"/>
        <w:right w:val="none" w:sz="0" w:space="0" w:color="auto"/>
      </w:divBdr>
    </w:div>
    <w:div w:id="264311261">
      <w:marLeft w:val="640"/>
      <w:marRight w:val="0"/>
      <w:marTop w:val="0"/>
      <w:marBottom w:val="0"/>
      <w:divBdr>
        <w:top w:val="none" w:sz="0" w:space="0" w:color="auto"/>
        <w:left w:val="none" w:sz="0" w:space="0" w:color="auto"/>
        <w:bottom w:val="none" w:sz="0" w:space="0" w:color="auto"/>
        <w:right w:val="none" w:sz="0" w:space="0" w:color="auto"/>
      </w:divBdr>
    </w:div>
    <w:div w:id="264700405">
      <w:marLeft w:val="640"/>
      <w:marRight w:val="0"/>
      <w:marTop w:val="0"/>
      <w:marBottom w:val="0"/>
      <w:divBdr>
        <w:top w:val="none" w:sz="0" w:space="0" w:color="auto"/>
        <w:left w:val="none" w:sz="0" w:space="0" w:color="auto"/>
        <w:bottom w:val="none" w:sz="0" w:space="0" w:color="auto"/>
        <w:right w:val="none" w:sz="0" w:space="0" w:color="auto"/>
      </w:divBdr>
    </w:div>
    <w:div w:id="264728566">
      <w:marLeft w:val="640"/>
      <w:marRight w:val="0"/>
      <w:marTop w:val="0"/>
      <w:marBottom w:val="0"/>
      <w:divBdr>
        <w:top w:val="none" w:sz="0" w:space="0" w:color="auto"/>
        <w:left w:val="none" w:sz="0" w:space="0" w:color="auto"/>
        <w:bottom w:val="none" w:sz="0" w:space="0" w:color="auto"/>
        <w:right w:val="none" w:sz="0" w:space="0" w:color="auto"/>
      </w:divBdr>
    </w:div>
    <w:div w:id="265118713">
      <w:bodyDiv w:val="1"/>
      <w:marLeft w:val="0"/>
      <w:marRight w:val="0"/>
      <w:marTop w:val="0"/>
      <w:marBottom w:val="0"/>
      <w:divBdr>
        <w:top w:val="none" w:sz="0" w:space="0" w:color="auto"/>
        <w:left w:val="none" w:sz="0" w:space="0" w:color="auto"/>
        <w:bottom w:val="none" w:sz="0" w:space="0" w:color="auto"/>
        <w:right w:val="none" w:sz="0" w:space="0" w:color="auto"/>
      </w:divBdr>
      <w:divsChild>
        <w:div w:id="14766880">
          <w:marLeft w:val="480"/>
          <w:marRight w:val="0"/>
          <w:marTop w:val="0"/>
          <w:marBottom w:val="0"/>
          <w:divBdr>
            <w:top w:val="none" w:sz="0" w:space="0" w:color="auto"/>
            <w:left w:val="none" w:sz="0" w:space="0" w:color="auto"/>
            <w:bottom w:val="none" w:sz="0" w:space="0" w:color="auto"/>
            <w:right w:val="none" w:sz="0" w:space="0" w:color="auto"/>
          </w:divBdr>
        </w:div>
        <w:div w:id="40977798">
          <w:marLeft w:val="480"/>
          <w:marRight w:val="0"/>
          <w:marTop w:val="0"/>
          <w:marBottom w:val="0"/>
          <w:divBdr>
            <w:top w:val="none" w:sz="0" w:space="0" w:color="auto"/>
            <w:left w:val="none" w:sz="0" w:space="0" w:color="auto"/>
            <w:bottom w:val="none" w:sz="0" w:space="0" w:color="auto"/>
            <w:right w:val="none" w:sz="0" w:space="0" w:color="auto"/>
          </w:divBdr>
        </w:div>
        <w:div w:id="171645269">
          <w:marLeft w:val="480"/>
          <w:marRight w:val="0"/>
          <w:marTop w:val="0"/>
          <w:marBottom w:val="0"/>
          <w:divBdr>
            <w:top w:val="none" w:sz="0" w:space="0" w:color="auto"/>
            <w:left w:val="none" w:sz="0" w:space="0" w:color="auto"/>
            <w:bottom w:val="none" w:sz="0" w:space="0" w:color="auto"/>
            <w:right w:val="none" w:sz="0" w:space="0" w:color="auto"/>
          </w:divBdr>
        </w:div>
        <w:div w:id="258565982">
          <w:marLeft w:val="480"/>
          <w:marRight w:val="0"/>
          <w:marTop w:val="0"/>
          <w:marBottom w:val="0"/>
          <w:divBdr>
            <w:top w:val="none" w:sz="0" w:space="0" w:color="auto"/>
            <w:left w:val="none" w:sz="0" w:space="0" w:color="auto"/>
            <w:bottom w:val="none" w:sz="0" w:space="0" w:color="auto"/>
            <w:right w:val="none" w:sz="0" w:space="0" w:color="auto"/>
          </w:divBdr>
        </w:div>
        <w:div w:id="284697694">
          <w:marLeft w:val="480"/>
          <w:marRight w:val="0"/>
          <w:marTop w:val="0"/>
          <w:marBottom w:val="0"/>
          <w:divBdr>
            <w:top w:val="none" w:sz="0" w:space="0" w:color="auto"/>
            <w:left w:val="none" w:sz="0" w:space="0" w:color="auto"/>
            <w:bottom w:val="none" w:sz="0" w:space="0" w:color="auto"/>
            <w:right w:val="none" w:sz="0" w:space="0" w:color="auto"/>
          </w:divBdr>
        </w:div>
        <w:div w:id="297760280">
          <w:marLeft w:val="480"/>
          <w:marRight w:val="0"/>
          <w:marTop w:val="0"/>
          <w:marBottom w:val="0"/>
          <w:divBdr>
            <w:top w:val="none" w:sz="0" w:space="0" w:color="auto"/>
            <w:left w:val="none" w:sz="0" w:space="0" w:color="auto"/>
            <w:bottom w:val="none" w:sz="0" w:space="0" w:color="auto"/>
            <w:right w:val="none" w:sz="0" w:space="0" w:color="auto"/>
          </w:divBdr>
        </w:div>
        <w:div w:id="332496480">
          <w:marLeft w:val="480"/>
          <w:marRight w:val="0"/>
          <w:marTop w:val="0"/>
          <w:marBottom w:val="0"/>
          <w:divBdr>
            <w:top w:val="none" w:sz="0" w:space="0" w:color="auto"/>
            <w:left w:val="none" w:sz="0" w:space="0" w:color="auto"/>
            <w:bottom w:val="none" w:sz="0" w:space="0" w:color="auto"/>
            <w:right w:val="none" w:sz="0" w:space="0" w:color="auto"/>
          </w:divBdr>
        </w:div>
        <w:div w:id="389304351">
          <w:marLeft w:val="480"/>
          <w:marRight w:val="0"/>
          <w:marTop w:val="0"/>
          <w:marBottom w:val="0"/>
          <w:divBdr>
            <w:top w:val="none" w:sz="0" w:space="0" w:color="auto"/>
            <w:left w:val="none" w:sz="0" w:space="0" w:color="auto"/>
            <w:bottom w:val="none" w:sz="0" w:space="0" w:color="auto"/>
            <w:right w:val="none" w:sz="0" w:space="0" w:color="auto"/>
          </w:divBdr>
        </w:div>
        <w:div w:id="405765251">
          <w:marLeft w:val="480"/>
          <w:marRight w:val="0"/>
          <w:marTop w:val="0"/>
          <w:marBottom w:val="0"/>
          <w:divBdr>
            <w:top w:val="none" w:sz="0" w:space="0" w:color="auto"/>
            <w:left w:val="none" w:sz="0" w:space="0" w:color="auto"/>
            <w:bottom w:val="none" w:sz="0" w:space="0" w:color="auto"/>
            <w:right w:val="none" w:sz="0" w:space="0" w:color="auto"/>
          </w:divBdr>
        </w:div>
        <w:div w:id="458572928">
          <w:marLeft w:val="480"/>
          <w:marRight w:val="0"/>
          <w:marTop w:val="0"/>
          <w:marBottom w:val="0"/>
          <w:divBdr>
            <w:top w:val="none" w:sz="0" w:space="0" w:color="auto"/>
            <w:left w:val="none" w:sz="0" w:space="0" w:color="auto"/>
            <w:bottom w:val="none" w:sz="0" w:space="0" w:color="auto"/>
            <w:right w:val="none" w:sz="0" w:space="0" w:color="auto"/>
          </w:divBdr>
        </w:div>
        <w:div w:id="460921548">
          <w:marLeft w:val="480"/>
          <w:marRight w:val="0"/>
          <w:marTop w:val="0"/>
          <w:marBottom w:val="0"/>
          <w:divBdr>
            <w:top w:val="none" w:sz="0" w:space="0" w:color="auto"/>
            <w:left w:val="none" w:sz="0" w:space="0" w:color="auto"/>
            <w:bottom w:val="none" w:sz="0" w:space="0" w:color="auto"/>
            <w:right w:val="none" w:sz="0" w:space="0" w:color="auto"/>
          </w:divBdr>
        </w:div>
        <w:div w:id="493299616">
          <w:marLeft w:val="480"/>
          <w:marRight w:val="0"/>
          <w:marTop w:val="0"/>
          <w:marBottom w:val="0"/>
          <w:divBdr>
            <w:top w:val="none" w:sz="0" w:space="0" w:color="auto"/>
            <w:left w:val="none" w:sz="0" w:space="0" w:color="auto"/>
            <w:bottom w:val="none" w:sz="0" w:space="0" w:color="auto"/>
            <w:right w:val="none" w:sz="0" w:space="0" w:color="auto"/>
          </w:divBdr>
        </w:div>
        <w:div w:id="532570452">
          <w:marLeft w:val="480"/>
          <w:marRight w:val="0"/>
          <w:marTop w:val="0"/>
          <w:marBottom w:val="0"/>
          <w:divBdr>
            <w:top w:val="none" w:sz="0" w:space="0" w:color="auto"/>
            <w:left w:val="none" w:sz="0" w:space="0" w:color="auto"/>
            <w:bottom w:val="none" w:sz="0" w:space="0" w:color="auto"/>
            <w:right w:val="none" w:sz="0" w:space="0" w:color="auto"/>
          </w:divBdr>
        </w:div>
        <w:div w:id="550727130">
          <w:marLeft w:val="480"/>
          <w:marRight w:val="0"/>
          <w:marTop w:val="0"/>
          <w:marBottom w:val="0"/>
          <w:divBdr>
            <w:top w:val="none" w:sz="0" w:space="0" w:color="auto"/>
            <w:left w:val="none" w:sz="0" w:space="0" w:color="auto"/>
            <w:bottom w:val="none" w:sz="0" w:space="0" w:color="auto"/>
            <w:right w:val="none" w:sz="0" w:space="0" w:color="auto"/>
          </w:divBdr>
        </w:div>
        <w:div w:id="608901932">
          <w:marLeft w:val="480"/>
          <w:marRight w:val="0"/>
          <w:marTop w:val="0"/>
          <w:marBottom w:val="0"/>
          <w:divBdr>
            <w:top w:val="none" w:sz="0" w:space="0" w:color="auto"/>
            <w:left w:val="none" w:sz="0" w:space="0" w:color="auto"/>
            <w:bottom w:val="none" w:sz="0" w:space="0" w:color="auto"/>
            <w:right w:val="none" w:sz="0" w:space="0" w:color="auto"/>
          </w:divBdr>
        </w:div>
        <w:div w:id="759721822">
          <w:marLeft w:val="480"/>
          <w:marRight w:val="0"/>
          <w:marTop w:val="0"/>
          <w:marBottom w:val="0"/>
          <w:divBdr>
            <w:top w:val="none" w:sz="0" w:space="0" w:color="auto"/>
            <w:left w:val="none" w:sz="0" w:space="0" w:color="auto"/>
            <w:bottom w:val="none" w:sz="0" w:space="0" w:color="auto"/>
            <w:right w:val="none" w:sz="0" w:space="0" w:color="auto"/>
          </w:divBdr>
        </w:div>
        <w:div w:id="791443421">
          <w:marLeft w:val="480"/>
          <w:marRight w:val="0"/>
          <w:marTop w:val="0"/>
          <w:marBottom w:val="0"/>
          <w:divBdr>
            <w:top w:val="none" w:sz="0" w:space="0" w:color="auto"/>
            <w:left w:val="none" w:sz="0" w:space="0" w:color="auto"/>
            <w:bottom w:val="none" w:sz="0" w:space="0" w:color="auto"/>
            <w:right w:val="none" w:sz="0" w:space="0" w:color="auto"/>
          </w:divBdr>
        </w:div>
        <w:div w:id="824081160">
          <w:marLeft w:val="480"/>
          <w:marRight w:val="0"/>
          <w:marTop w:val="0"/>
          <w:marBottom w:val="0"/>
          <w:divBdr>
            <w:top w:val="none" w:sz="0" w:space="0" w:color="auto"/>
            <w:left w:val="none" w:sz="0" w:space="0" w:color="auto"/>
            <w:bottom w:val="none" w:sz="0" w:space="0" w:color="auto"/>
            <w:right w:val="none" w:sz="0" w:space="0" w:color="auto"/>
          </w:divBdr>
        </w:div>
        <w:div w:id="826484578">
          <w:marLeft w:val="480"/>
          <w:marRight w:val="0"/>
          <w:marTop w:val="0"/>
          <w:marBottom w:val="0"/>
          <w:divBdr>
            <w:top w:val="none" w:sz="0" w:space="0" w:color="auto"/>
            <w:left w:val="none" w:sz="0" w:space="0" w:color="auto"/>
            <w:bottom w:val="none" w:sz="0" w:space="0" w:color="auto"/>
            <w:right w:val="none" w:sz="0" w:space="0" w:color="auto"/>
          </w:divBdr>
        </w:div>
        <w:div w:id="853109380">
          <w:marLeft w:val="480"/>
          <w:marRight w:val="0"/>
          <w:marTop w:val="0"/>
          <w:marBottom w:val="0"/>
          <w:divBdr>
            <w:top w:val="none" w:sz="0" w:space="0" w:color="auto"/>
            <w:left w:val="none" w:sz="0" w:space="0" w:color="auto"/>
            <w:bottom w:val="none" w:sz="0" w:space="0" w:color="auto"/>
            <w:right w:val="none" w:sz="0" w:space="0" w:color="auto"/>
          </w:divBdr>
        </w:div>
        <w:div w:id="950746222">
          <w:marLeft w:val="480"/>
          <w:marRight w:val="0"/>
          <w:marTop w:val="0"/>
          <w:marBottom w:val="0"/>
          <w:divBdr>
            <w:top w:val="none" w:sz="0" w:space="0" w:color="auto"/>
            <w:left w:val="none" w:sz="0" w:space="0" w:color="auto"/>
            <w:bottom w:val="none" w:sz="0" w:space="0" w:color="auto"/>
            <w:right w:val="none" w:sz="0" w:space="0" w:color="auto"/>
          </w:divBdr>
        </w:div>
        <w:div w:id="1029179331">
          <w:marLeft w:val="480"/>
          <w:marRight w:val="0"/>
          <w:marTop w:val="0"/>
          <w:marBottom w:val="0"/>
          <w:divBdr>
            <w:top w:val="none" w:sz="0" w:space="0" w:color="auto"/>
            <w:left w:val="none" w:sz="0" w:space="0" w:color="auto"/>
            <w:bottom w:val="none" w:sz="0" w:space="0" w:color="auto"/>
            <w:right w:val="none" w:sz="0" w:space="0" w:color="auto"/>
          </w:divBdr>
        </w:div>
        <w:div w:id="1030379886">
          <w:marLeft w:val="480"/>
          <w:marRight w:val="0"/>
          <w:marTop w:val="0"/>
          <w:marBottom w:val="0"/>
          <w:divBdr>
            <w:top w:val="none" w:sz="0" w:space="0" w:color="auto"/>
            <w:left w:val="none" w:sz="0" w:space="0" w:color="auto"/>
            <w:bottom w:val="none" w:sz="0" w:space="0" w:color="auto"/>
            <w:right w:val="none" w:sz="0" w:space="0" w:color="auto"/>
          </w:divBdr>
        </w:div>
        <w:div w:id="1050954470">
          <w:marLeft w:val="480"/>
          <w:marRight w:val="0"/>
          <w:marTop w:val="0"/>
          <w:marBottom w:val="0"/>
          <w:divBdr>
            <w:top w:val="none" w:sz="0" w:space="0" w:color="auto"/>
            <w:left w:val="none" w:sz="0" w:space="0" w:color="auto"/>
            <w:bottom w:val="none" w:sz="0" w:space="0" w:color="auto"/>
            <w:right w:val="none" w:sz="0" w:space="0" w:color="auto"/>
          </w:divBdr>
        </w:div>
        <w:div w:id="1104619589">
          <w:marLeft w:val="480"/>
          <w:marRight w:val="0"/>
          <w:marTop w:val="0"/>
          <w:marBottom w:val="0"/>
          <w:divBdr>
            <w:top w:val="none" w:sz="0" w:space="0" w:color="auto"/>
            <w:left w:val="none" w:sz="0" w:space="0" w:color="auto"/>
            <w:bottom w:val="none" w:sz="0" w:space="0" w:color="auto"/>
            <w:right w:val="none" w:sz="0" w:space="0" w:color="auto"/>
          </w:divBdr>
        </w:div>
        <w:div w:id="1118376123">
          <w:marLeft w:val="480"/>
          <w:marRight w:val="0"/>
          <w:marTop w:val="0"/>
          <w:marBottom w:val="0"/>
          <w:divBdr>
            <w:top w:val="none" w:sz="0" w:space="0" w:color="auto"/>
            <w:left w:val="none" w:sz="0" w:space="0" w:color="auto"/>
            <w:bottom w:val="none" w:sz="0" w:space="0" w:color="auto"/>
            <w:right w:val="none" w:sz="0" w:space="0" w:color="auto"/>
          </w:divBdr>
        </w:div>
        <w:div w:id="1163667789">
          <w:marLeft w:val="480"/>
          <w:marRight w:val="0"/>
          <w:marTop w:val="0"/>
          <w:marBottom w:val="0"/>
          <w:divBdr>
            <w:top w:val="none" w:sz="0" w:space="0" w:color="auto"/>
            <w:left w:val="none" w:sz="0" w:space="0" w:color="auto"/>
            <w:bottom w:val="none" w:sz="0" w:space="0" w:color="auto"/>
            <w:right w:val="none" w:sz="0" w:space="0" w:color="auto"/>
          </w:divBdr>
        </w:div>
        <w:div w:id="1170221073">
          <w:marLeft w:val="480"/>
          <w:marRight w:val="0"/>
          <w:marTop w:val="0"/>
          <w:marBottom w:val="0"/>
          <w:divBdr>
            <w:top w:val="none" w:sz="0" w:space="0" w:color="auto"/>
            <w:left w:val="none" w:sz="0" w:space="0" w:color="auto"/>
            <w:bottom w:val="none" w:sz="0" w:space="0" w:color="auto"/>
            <w:right w:val="none" w:sz="0" w:space="0" w:color="auto"/>
          </w:divBdr>
        </w:div>
        <w:div w:id="1201896097">
          <w:marLeft w:val="480"/>
          <w:marRight w:val="0"/>
          <w:marTop w:val="0"/>
          <w:marBottom w:val="0"/>
          <w:divBdr>
            <w:top w:val="none" w:sz="0" w:space="0" w:color="auto"/>
            <w:left w:val="none" w:sz="0" w:space="0" w:color="auto"/>
            <w:bottom w:val="none" w:sz="0" w:space="0" w:color="auto"/>
            <w:right w:val="none" w:sz="0" w:space="0" w:color="auto"/>
          </w:divBdr>
        </w:div>
        <w:div w:id="1284851595">
          <w:marLeft w:val="480"/>
          <w:marRight w:val="0"/>
          <w:marTop w:val="0"/>
          <w:marBottom w:val="0"/>
          <w:divBdr>
            <w:top w:val="none" w:sz="0" w:space="0" w:color="auto"/>
            <w:left w:val="none" w:sz="0" w:space="0" w:color="auto"/>
            <w:bottom w:val="none" w:sz="0" w:space="0" w:color="auto"/>
            <w:right w:val="none" w:sz="0" w:space="0" w:color="auto"/>
          </w:divBdr>
        </w:div>
        <w:div w:id="1327586511">
          <w:marLeft w:val="480"/>
          <w:marRight w:val="0"/>
          <w:marTop w:val="0"/>
          <w:marBottom w:val="0"/>
          <w:divBdr>
            <w:top w:val="none" w:sz="0" w:space="0" w:color="auto"/>
            <w:left w:val="none" w:sz="0" w:space="0" w:color="auto"/>
            <w:bottom w:val="none" w:sz="0" w:space="0" w:color="auto"/>
            <w:right w:val="none" w:sz="0" w:space="0" w:color="auto"/>
          </w:divBdr>
        </w:div>
        <w:div w:id="1337077412">
          <w:marLeft w:val="480"/>
          <w:marRight w:val="0"/>
          <w:marTop w:val="0"/>
          <w:marBottom w:val="0"/>
          <w:divBdr>
            <w:top w:val="none" w:sz="0" w:space="0" w:color="auto"/>
            <w:left w:val="none" w:sz="0" w:space="0" w:color="auto"/>
            <w:bottom w:val="none" w:sz="0" w:space="0" w:color="auto"/>
            <w:right w:val="none" w:sz="0" w:space="0" w:color="auto"/>
          </w:divBdr>
        </w:div>
        <w:div w:id="1352340546">
          <w:marLeft w:val="480"/>
          <w:marRight w:val="0"/>
          <w:marTop w:val="0"/>
          <w:marBottom w:val="0"/>
          <w:divBdr>
            <w:top w:val="none" w:sz="0" w:space="0" w:color="auto"/>
            <w:left w:val="none" w:sz="0" w:space="0" w:color="auto"/>
            <w:bottom w:val="none" w:sz="0" w:space="0" w:color="auto"/>
            <w:right w:val="none" w:sz="0" w:space="0" w:color="auto"/>
          </w:divBdr>
        </w:div>
        <w:div w:id="1362128811">
          <w:marLeft w:val="480"/>
          <w:marRight w:val="0"/>
          <w:marTop w:val="0"/>
          <w:marBottom w:val="0"/>
          <w:divBdr>
            <w:top w:val="none" w:sz="0" w:space="0" w:color="auto"/>
            <w:left w:val="none" w:sz="0" w:space="0" w:color="auto"/>
            <w:bottom w:val="none" w:sz="0" w:space="0" w:color="auto"/>
            <w:right w:val="none" w:sz="0" w:space="0" w:color="auto"/>
          </w:divBdr>
        </w:div>
        <w:div w:id="1379741979">
          <w:marLeft w:val="480"/>
          <w:marRight w:val="0"/>
          <w:marTop w:val="0"/>
          <w:marBottom w:val="0"/>
          <w:divBdr>
            <w:top w:val="none" w:sz="0" w:space="0" w:color="auto"/>
            <w:left w:val="none" w:sz="0" w:space="0" w:color="auto"/>
            <w:bottom w:val="none" w:sz="0" w:space="0" w:color="auto"/>
            <w:right w:val="none" w:sz="0" w:space="0" w:color="auto"/>
          </w:divBdr>
        </w:div>
        <w:div w:id="1387992869">
          <w:marLeft w:val="480"/>
          <w:marRight w:val="0"/>
          <w:marTop w:val="0"/>
          <w:marBottom w:val="0"/>
          <w:divBdr>
            <w:top w:val="none" w:sz="0" w:space="0" w:color="auto"/>
            <w:left w:val="none" w:sz="0" w:space="0" w:color="auto"/>
            <w:bottom w:val="none" w:sz="0" w:space="0" w:color="auto"/>
            <w:right w:val="none" w:sz="0" w:space="0" w:color="auto"/>
          </w:divBdr>
        </w:div>
        <w:div w:id="1394111433">
          <w:marLeft w:val="480"/>
          <w:marRight w:val="0"/>
          <w:marTop w:val="0"/>
          <w:marBottom w:val="0"/>
          <w:divBdr>
            <w:top w:val="none" w:sz="0" w:space="0" w:color="auto"/>
            <w:left w:val="none" w:sz="0" w:space="0" w:color="auto"/>
            <w:bottom w:val="none" w:sz="0" w:space="0" w:color="auto"/>
            <w:right w:val="none" w:sz="0" w:space="0" w:color="auto"/>
          </w:divBdr>
        </w:div>
        <w:div w:id="1475876271">
          <w:marLeft w:val="480"/>
          <w:marRight w:val="0"/>
          <w:marTop w:val="0"/>
          <w:marBottom w:val="0"/>
          <w:divBdr>
            <w:top w:val="none" w:sz="0" w:space="0" w:color="auto"/>
            <w:left w:val="none" w:sz="0" w:space="0" w:color="auto"/>
            <w:bottom w:val="none" w:sz="0" w:space="0" w:color="auto"/>
            <w:right w:val="none" w:sz="0" w:space="0" w:color="auto"/>
          </w:divBdr>
        </w:div>
        <w:div w:id="1512795846">
          <w:marLeft w:val="480"/>
          <w:marRight w:val="0"/>
          <w:marTop w:val="0"/>
          <w:marBottom w:val="0"/>
          <w:divBdr>
            <w:top w:val="none" w:sz="0" w:space="0" w:color="auto"/>
            <w:left w:val="none" w:sz="0" w:space="0" w:color="auto"/>
            <w:bottom w:val="none" w:sz="0" w:space="0" w:color="auto"/>
            <w:right w:val="none" w:sz="0" w:space="0" w:color="auto"/>
          </w:divBdr>
        </w:div>
        <w:div w:id="1549145131">
          <w:marLeft w:val="480"/>
          <w:marRight w:val="0"/>
          <w:marTop w:val="0"/>
          <w:marBottom w:val="0"/>
          <w:divBdr>
            <w:top w:val="none" w:sz="0" w:space="0" w:color="auto"/>
            <w:left w:val="none" w:sz="0" w:space="0" w:color="auto"/>
            <w:bottom w:val="none" w:sz="0" w:space="0" w:color="auto"/>
            <w:right w:val="none" w:sz="0" w:space="0" w:color="auto"/>
          </w:divBdr>
        </w:div>
        <w:div w:id="1581525952">
          <w:marLeft w:val="480"/>
          <w:marRight w:val="0"/>
          <w:marTop w:val="0"/>
          <w:marBottom w:val="0"/>
          <w:divBdr>
            <w:top w:val="none" w:sz="0" w:space="0" w:color="auto"/>
            <w:left w:val="none" w:sz="0" w:space="0" w:color="auto"/>
            <w:bottom w:val="none" w:sz="0" w:space="0" w:color="auto"/>
            <w:right w:val="none" w:sz="0" w:space="0" w:color="auto"/>
          </w:divBdr>
        </w:div>
        <w:div w:id="1619723032">
          <w:marLeft w:val="480"/>
          <w:marRight w:val="0"/>
          <w:marTop w:val="0"/>
          <w:marBottom w:val="0"/>
          <w:divBdr>
            <w:top w:val="none" w:sz="0" w:space="0" w:color="auto"/>
            <w:left w:val="none" w:sz="0" w:space="0" w:color="auto"/>
            <w:bottom w:val="none" w:sz="0" w:space="0" w:color="auto"/>
            <w:right w:val="none" w:sz="0" w:space="0" w:color="auto"/>
          </w:divBdr>
        </w:div>
        <w:div w:id="1641110197">
          <w:marLeft w:val="480"/>
          <w:marRight w:val="0"/>
          <w:marTop w:val="0"/>
          <w:marBottom w:val="0"/>
          <w:divBdr>
            <w:top w:val="none" w:sz="0" w:space="0" w:color="auto"/>
            <w:left w:val="none" w:sz="0" w:space="0" w:color="auto"/>
            <w:bottom w:val="none" w:sz="0" w:space="0" w:color="auto"/>
            <w:right w:val="none" w:sz="0" w:space="0" w:color="auto"/>
          </w:divBdr>
        </w:div>
        <w:div w:id="1648314931">
          <w:marLeft w:val="480"/>
          <w:marRight w:val="0"/>
          <w:marTop w:val="0"/>
          <w:marBottom w:val="0"/>
          <w:divBdr>
            <w:top w:val="none" w:sz="0" w:space="0" w:color="auto"/>
            <w:left w:val="none" w:sz="0" w:space="0" w:color="auto"/>
            <w:bottom w:val="none" w:sz="0" w:space="0" w:color="auto"/>
            <w:right w:val="none" w:sz="0" w:space="0" w:color="auto"/>
          </w:divBdr>
        </w:div>
        <w:div w:id="1740515960">
          <w:marLeft w:val="480"/>
          <w:marRight w:val="0"/>
          <w:marTop w:val="0"/>
          <w:marBottom w:val="0"/>
          <w:divBdr>
            <w:top w:val="none" w:sz="0" w:space="0" w:color="auto"/>
            <w:left w:val="none" w:sz="0" w:space="0" w:color="auto"/>
            <w:bottom w:val="none" w:sz="0" w:space="0" w:color="auto"/>
            <w:right w:val="none" w:sz="0" w:space="0" w:color="auto"/>
          </w:divBdr>
        </w:div>
        <w:div w:id="1762531824">
          <w:marLeft w:val="480"/>
          <w:marRight w:val="0"/>
          <w:marTop w:val="0"/>
          <w:marBottom w:val="0"/>
          <w:divBdr>
            <w:top w:val="none" w:sz="0" w:space="0" w:color="auto"/>
            <w:left w:val="none" w:sz="0" w:space="0" w:color="auto"/>
            <w:bottom w:val="none" w:sz="0" w:space="0" w:color="auto"/>
            <w:right w:val="none" w:sz="0" w:space="0" w:color="auto"/>
          </w:divBdr>
        </w:div>
        <w:div w:id="1815177195">
          <w:marLeft w:val="480"/>
          <w:marRight w:val="0"/>
          <w:marTop w:val="0"/>
          <w:marBottom w:val="0"/>
          <w:divBdr>
            <w:top w:val="none" w:sz="0" w:space="0" w:color="auto"/>
            <w:left w:val="none" w:sz="0" w:space="0" w:color="auto"/>
            <w:bottom w:val="none" w:sz="0" w:space="0" w:color="auto"/>
            <w:right w:val="none" w:sz="0" w:space="0" w:color="auto"/>
          </w:divBdr>
        </w:div>
        <w:div w:id="1902671632">
          <w:marLeft w:val="480"/>
          <w:marRight w:val="0"/>
          <w:marTop w:val="0"/>
          <w:marBottom w:val="0"/>
          <w:divBdr>
            <w:top w:val="none" w:sz="0" w:space="0" w:color="auto"/>
            <w:left w:val="none" w:sz="0" w:space="0" w:color="auto"/>
            <w:bottom w:val="none" w:sz="0" w:space="0" w:color="auto"/>
            <w:right w:val="none" w:sz="0" w:space="0" w:color="auto"/>
          </w:divBdr>
        </w:div>
        <w:div w:id="1963032144">
          <w:marLeft w:val="480"/>
          <w:marRight w:val="0"/>
          <w:marTop w:val="0"/>
          <w:marBottom w:val="0"/>
          <w:divBdr>
            <w:top w:val="none" w:sz="0" w:space="0" w:color="auto"/>
            <w:left w:val="none" w:sz="0" w:space="0" w:color="auto"/>
            <w:bottom w:val="none" w:sz="0" w:space="0" w:color="auto"/>
            <w:right w:val="none" w:sz="0" w:space="0" w:color="auto"/>
          </w:divBdr>
        </w:div>
        <w:div w:id="1986162219">
          <w:marLeft w:val="480"/>
          <w:marRight w:val="0"/>
          <w:marTop w:val="0"/>
          <w:marBottom w:val="0"/>
          <w:divBdr>
            <w:top w:val="none" w:sz="0" w:space="0" w:color="auto"/>
            <w:left w:val="none" w:sz="0" w:space="0" w:color="auto"/>
            <w:bottom w:val="none" w:sz="0" w:space="0" w:color="auto"/>
            <w:right w:val="none" w:sz="0" w:space="0" w:color="auto"/>
          </w:divBdr>
        </w:div>
        <w:div w:id="1990162923">
          <w:marLeft w:val="480"/>
          <w:marRight w:val="0"/>
          <w:marTop w:val="0"/>
          <w:marBottom w:val="0"/>
          <w:divBdr>
            <w:top w:val="none" w:sz="0" w:space="0" w:color="auto"/>
            <w:left w:val="none" w:sz="0" w:space="0" w:color="auto"/>
            <w:bottom w:val="none" w:sz="0" w:space="0" w:color="auto"/>
            <w:right w:val="none" w:sz="0" w:space="0" w:color="auto"/>
          </w:divBdr>
        </w:div>
        <w:div w:id="2058696107">
          <w:marLeft w:val="480"/>
          <w:marRight w:val="0"/>
          <w:marTop w:val="0"/>
          <w:marBottom w:val="0"/>
          <w:divBdr>
            <w:top w:val="none" w:sz="0" w:space="0" w:color="auto"/>
            <w:left w:val="none" w:sz="0" w:space="0" w:color="auto"/>
            <w:bottom w:val="none" w:sz="0" w:space="0" w:color="auto"/>
            <w:right w:val="none" w:sz="0" w:space="0" w:color="auto"/>
          </w:divBdr>
        </w:div>
        <w:div w:id="2107536511">
          <w:marLeft w:val="480"/>
          <w:marRight w:val="0"/>
          <w:marTop w:val="0"/>
          <w:marBottom w:val="0"/>
          <w:divBdr>
            <w:top w:val="none" w:sz="0" w:space="0" w:color="auto"/>
            <w:left w:val="none" w:sz="0" w:space="0" w:color="auto"/>
            <w:bottom w:val="none" w:sz="0" w:space="0" w:color="auto"/>
            <w:right w:val="none" w:sz="0" w:space="0" w:color="auto"/>
          </w:divBdr>
        </w:div>
        <w:div w:id="2132936589">
          <w:marLeft w:val="480"/>
          <w:marRight w:val="0"/>
          <w:marTop w:val="0"/>
          <w:marBottom w:val="0"/>
          <w:divBdr>
            <w:top w:val="none" w:sz="0" w:space="0" w:color="auto"/>
            <w:left w:val="none" w:sz="0" w:space="0" w:color="auto"/>
            <w:bottom w:val="none" w:sz="0" w:space="0" w:color="auto"/>
            <w:right w:val="none" w:sz="0" w:space="0" w:color="auto"/>
          </w:divBdr>
        </w:div>
      </w:divsChild>
    </w:div>
    <w:div w:id="265191097">
      <w:marLeft w:val="640"/>
      <w:marRight w:val="0"/>
      <w:marTop w:val="0"/>
      <w:marBottom w:val="0"/>
      <w:divBdr>
        <w:top w:val="none" w:sz="0" w:space="0" w:color="auto"/>
        <w:left w:val="none" w:sz="0" w:space="0" w:color="auto"/>
        <w:bottom w:val="none" w:sz="0" w:space="0" w:color="auto"/>
        <w:right w:val="none" w:sz="0" w:space="0" w:color="auto"/>
      </w:divBdr>
    </w:div>
    <w:div w:id="265356802">
      <w:marLeft w:val="640"/>
      <w:marRight w:val="0"/>
      <w:marTop w:val="0"/>
      <w:marBottom w:val="0"/>
      <w:divBdr>
        <w:top w:val="none" w:sz="0" w:space="0" w:color="auto"/>
        <w:left w:val="none" w:sz="0" w:space="0" w:color="auto"/>
        <w:bottom w:val="none" w:sz="0" w:space="0" w:color="auto"/>
        <w:right w:val="none" w:sz="0" w:space="0" w:color="auto"/>
      </w:divBdr>
    </w:div>
    <w:div w:id="265777265">
      <w:marLeft w:val="640"/>
      <w:marRight w:val="0"/>
      <w:marTop w:val="0"/>
      <w:marBottom w:val="0"/>
      <w:divBdr>
        <w:top w:val="none" w:sz="0" w:space="0" w:color="auto"/>
        <w:left w:val="none" w:sz="0" w:space="0" w:color="auto"/>
        <w:bottom w:val="none" w:sz="0" w:space="0" w:color="auto"/>
        <w:right w:val="none" w:sz="0" w:space="0" w:color="auto"/>
      </w:divBdr>
    </w:div>
    <w:div w:id="265844503">
      <w:marLeft w:val="640"/>
      <w:marRight w:val="0"/>
      <w:marTop w:val="0"/>
      <w:marBottom w:val="0"/>
      <w:divBdr>
        <w:top w:val="none" w:sz="0" w:space="0" w:color="auto"/>
        <w:left w:val="none" w:sz="0" w:space="0" w:color="auto"/>
        <w:bottom w:val="none" w:sz="0" w:space="0" w:color="auto"/>
        <w:right w:val="none" w:sz="0" w:space="0" w:color="auto"/>
      </w:divBdr>
    </w:div>
    <w:div w:id="265894728">
      <w:marLeft w:val="640"/>
      <w:marRight w:val="0"/>
      <w:marTop w:val="0"/>
      <w:marBottom w:val="0"/>
      <w:divBdr>
        <w:top w:val="none" w:sz="0" w:space="0" w:color="auto"/>
        <w:left w:val="none" w:sz="0" w:space="0" w:color="auto"/>
        <w:bottom w:val="none" w:sz="0" w:space="0" w:color="auto"/>
        <w:right w:val="none" w:sz="0" w:space="0" w:color="auto"/>
      </w:divBdr>
    </w:div>
    <w:div w:id="266550175">
      <w:marLeft w:val="640"/>
      <w:marRight w:val="0"/>
      <w:marTop w:val="0"/>
      <w:marBottom w:val="0"/>
      <w:divBdr>
        <w:top w:val="none" w:sz="0" w:space="0" w:color="auto"/>
        <w:left w:val="none" w:sz="0" w:space="0" w:color="auto"/>
        <w:bottom w:val="none" w:sz="0" w:space="0" w:color="auto"/>
        <w:right w:val="none" w:sz="0" w:space="0" w:color="auto"/>
      </w:divBdr>
    </w:div>
    <w:div w:id="267542301">
      <w:bodyDiv w:val="1"/>
      <w:marLeft w:val="0"/>
      <w:marRight w:val="0"/>
      <w:marTop w:val="0"/>
      <w:marBottom w:val="0"/>
      <w:divBdr>
        <w:top w:val="none" w:sz="0" w:space="0" w:color="auto"/>
        <w:left w:val="none" w:sz="0" w:space="0" w:color="auto"/>
        <w:bottom w:val="none" w:sz="0" w:space="0" w:color="auto"/>
        <w:right w:val="none" w:sz="0" w:space="0" w:color="auto"/>
      </w:divBdr>
    </w:div>
    <w:div w:id="267584258">
      <w:marLeft w:val="640"/>
      <w:marRight w:val="0"/>
      <w:marTop w:val="0"/>
      <w:marBottom w:val="0"/>
      <w:divBdr>
        <w:top w:val="none" w:sz="0" w:space="0" w:color="auto"/>
        <w:left w:val="none" w:sz="0" w:space="0" w:color="auto"/>
        <w:bottom w:val="none" w:sz="0" w:space="0" w:color="auto"/>
        <w:right w:val="none" w:sz="0" w:space="0" w:color="auto"/>
      </w:divBdr>
    </w:div>
    <w:div w:id="267665323">
      <w:marLeft w:val="640"/>
      <w:marRight w:val="0"/>
      <w:marTop w:val="0"/>
      <w:marBottom w:val="0"/>
      <w:divBdr>
        <w:top w:val="none" w:sz="0" w:space="0" w:color="auto"/>
        <w:left w:val="none" w:sz="0" w:space="0" w:color="auto"/>
        <w:bottom w:val="none" w:sz="0" w:space="0" w:color="auto"/>
        <w:right w:val="none" w:sz="0" w:space="0" w:color="auto"/>
      </w:divBdr>
    </w:div>
    <w:div w:id="267739709">
      <w:marLeft w:val="640"/>
      <w:marRight w:val="0"/>
      <w:marTop w:val="0"/>
      <w:marBottom w:val="0"/>
      <w:divBdr>
        <w:top w:val="none" w:sz="0" w:space="0" w:color="auto"/>
        <w:left w:val="none" w:sz="0" w:space="0" w:color="auto"/>
        <w:bottom w:val="none" w:sz="0" w:space="0" w:color="auto"/>
        <w:right w:val="none" w:sz="0" w:space="0" w:color="auto"/>
      </w:divBdr>
    </w:div>
    <w:div w:id="267933890">
      <w:marLeft w:val="640"/>
      <w:marRight w:val="0"/>
      <w:marTop w:val="0"/>
      <w:marBottom w:val="0"/>
      <w:divBdr>
        <w:top w:val="none" w:sz="0" w:space="0" w:color="auto"/>
        <w:left w:val="none" w:sz="0" w:space="0" w:color="auto"/>
        <w:bottom w:val="none" w:sz="0" w:space="0" w:color="auto"/>
        <w:right w:val="none" w:sz="0" w:space="0" w:color="auto"/>
      </w:divBdr>
    </w:div>
    <w:div w:id="268319581">
      <w:marLeft w:val="640"/>
      <w:marRight w:val="0"/>
      <w:marTop w:val="0"/>
      <w:marBottom w:val="0"/>
      <w:divBdr>
        <w:top w:val="none" w:sz="0" w:space="0" w:color="auto"/>
        <w:left w:val="none" w:sz="0" w:space="0" w:color="auto"/>
        <w:bottom w:val="none" w:sz="0" w:space="0" w:color="auto"/>
        <w:right w:val="none" w:sz="0" w:space="0" w:color="auto"/>
      </w:divBdr>
    </w:div>
    <w:div w:id="268660016">
      <w:marLeft w:val="640"/>
      <w:marRight w:val="0"/>
      <w:marTop w:val="0"/>
      <w:marBottom w:val="0"/>
      <w:divBdr>
        <w:top w:val="none" w:sz="0" w:space="0" w:color="auto"/>
        <w:left w:val="none" w:sz="0" w:space="0" w:color="auto"/>
        <w:bottom w:val="none" w:sz="0" w:space="0" w:color="auto"/>
        <w:right w:val="none" w:sz="0" w:space="0" w:color="auto"/>
      </w:divBdr>
    </w:div>
    <w:div w:id="268896208">
      <w:marLeft w:val="640"/>
      <w:marRight w:val="0"/>
      <w:marTop w:val="0"/>
      <w:marBottom w:val="0"/>
      <w:divBdr>
        <w:top w:val="none" w:sz="0" w:space="0" w:color="auto"/>
        <w:left w:val="none" w:sz="0" w:space="0" w:color="auto"/>
        <w:bottom w:val="none" w:sz="0" w:space="0" w:color="auto"/>
        <w:right w:val="none" w:sz="0" w:space="0" w:color="auto"/>
      </w:divBdr>
    </w:div>
    <w:div w:id="268903066">
      <w:bodyDiv w:val="1"/>
      <w:marLeft w:val="0"/>
      <w:marRight w:val="0"/>
      <w:marTop w:val="0"/>
      <w:marBottom w:val="0"/>
      <w:divBdr>
        <w:top w:val="none" w:sz="0" w:space="0" w:color="auto"/>
        <w:left w:val="none" w:sz="0" w:space="0" w:color="auto"/>
        <w:bottom w:val="none" w:sz="0" w:space="0" w:color="auto"/>
        <w:right w:val="none" w:sz="0" w:space="0" w:color="auto"/>
      </w:divBdr>
      <w:divsChild>
        <w:div w:id="30765917">
          <w:marLeft w:val="480"/>
          <w:marRight w:val="0"/>
          <w:marTop w:val="0"/>
          <w:marBottom w:val="0"/>
          <w:divBdr>
            <w:top w:val="none" w:sz="0" w:space="0" w:color="auto"/>
            <w:left w:val="none" w:sz="0" w:space="0" w:color="auto"/>
            <w:bottom w:val="none" w:sz="0" w:space="0" w:color="auto"/>
            <w:right w:val="none" w:sz="0" w:space="0" w:color="auto"/>
          </w:divBdr>
        </w:div>
        <w:div w:id="34013320">
          <w:marLeft w:val="480"/>
          <w:marRight w:val="0"/>
          <w:marTop w:val="0"/>
          <w:marBottom w:val="0"/>
          <w:divBdr>
            <w:top w:val="none" w:sz="0" w:space="0" w:color="auto"/>
            <w:left w:val="none" w:sz="0" w:space="0" w:color="auto"/>
            <w:bottom w:val="none" w:sz="0" w:space="0" w:color="auto"/>
            <w:right w:val="none" w:sz="0" w:space="0" w:color="auto"/>
          </w:divBdr>
        </w:div>
        <w:div w:id="39716561">
          <w:marLeft w:val="480"/>
          <w:marRight w:val="0"/>
          <w:marTop w:val="0"/>
          <w:marBottom w:val="0"/>
          <w:divBdr>
            <w:top w:val="none" w:sz="0" w:space="0" w:color="auto"/>
            <w:left w:val="none" w:sz="0" w:space="0" w:color="auto"/>
            <w:bottom w:val="none" w:sz="0" w:space="0" w:color="auto"/>
            <w:right w:val="none" w:sz="0" w:space="0" w:color="auto"/>
          </w:divBdr>
        </w:div>
        <w:div w:id="52507518">
          <w:marLeft w:val="480"/>
          <w:marRight w:val="0"/>
          <w:marTop w:val="0"/>
          <w:marBottom w:val="0"/>
          <w:divBdr>
            <w:top w:val="none" w:sz="0" w:space="0" w:color="auto"/>
            <w:left w:val="none" w:sz="0" w:space="0" w:color="auto"/>
            <w:bottom w:val="none" w:sz="0" w:space="0" w:color="auto"/>
            <w:right w:val="none" w:sz="0" w:space="0" w:color="auto"/>
          </w:divBdr>
        </w:div>
        <w:div w:id="57368094">
          <w:marLeft w:val="480"/>
          <w:marRight w:val="0"/>
          <w:marTop w:val="0"/>
          <w:marBottom w:val="0"/>
          <w:divBdr>
            <w:top w:val="none" w:sz="0" w:space="0" w:color="auto"/>
            <w:left w:val="none" w:sz="0" w:space="0" w:color="auto"/>
            <w:bottom w:val="none" w:sz="0" w:space="0" w:color="auto"/>
            <w:right w:val="none" w:sz="0" w:space="0" w:color="auto"/>
          </w:divBdr>
        </w:div>
        <w:div w:id="57629337">
          <w:marLeft w:val="480"/>
          <w:marRight w:val="0"/>
          <w:marTop w:val="0"/>
          <w:marBottom w:val="0"/>
          <w:divBdr>
            <w:top w:val="none" w:sz="0" w:space="0" w:color="auto"/>
            <w:left w:val="none" w:sz="0" w:space="0" w:color="auto"/>
            <w:bottom w:val="none" w:sz="0" w:space="0" w:color="auto"/>
            <w:right w:val="none" w:sz="0" w:space="0" w:color="auto"/>
          </w:divBdr>
        </w:div>
        <w:div w:id="82193475">
          <w:marLeft w:val="480"/>
          <w:marRight w:val="0"/>
          <w:marTop w:val="0"/>
          <w:marBottom w:val="0"/>
          <w:divBdr>
            <w:top w:val="none" w:sz="0" w:space="0" w:color="auto"/>
            <w:left w:val="none" w:sz="0" w:space="0" w:color="auto"/>
            <w:bottom w:val="none" w:sz="0" w:space="0" w:color="auto"/>
            <w:right w:val="none" w:sz="0" w:space="0" w:color="auto"/>
          </w:divBdr>
        </w:div>
        <w:div w:id="106245638">
          <w:marLeft w:val="480"/>
          <w:marRight w:val="0"/>
          <w:marTop w:val="0"/>
          <w:marBottom w:val="0"/>
          <w:divBdr>
            <w:top w:val="none" w:sz="0" w:space="0" w:color="auto"/>
            <w:left w:val="none" w:sz="0" w:space="0" w:color="auto"/>
            <w:bottom w:val="none" w:sz="0" w:space="0" w:color="auto"/>
            <w:right w:val="none" w:sz="0" w:space="0" w:color="auto"/>
          </w:divBdr>
        </w:div>
        <w:div w:id="129716848">
          <w:marLeft w:val="480"/>
          <w:marRight w:val="0"/>
          <w:marTop w:val="0"/>
          <w:marBottom w:val="0"/>
          <w:divBdr>
            <w:top w:val="none" w:sz="0" w:space="0" w:color="auto"/>
            <w:left w:val="none" w:sz="0" w:space="0" w:color="auto"/>
            <w:bottom w:val="none" w:sz="0" w:space="0" w:color="auto"/>
            <w:right w:val="none" w:sz="0" w:space="0" w:color="auto"/>
          </w:divBdr>
        </w:div>
        <w:div w:id="145320447">
          <w:marLeft w:val="480"/>
          <w:marRight w:val="0"/>
          <w:marTop w:val="0"/>
          <w:marBottom w:val="0"/>
          <w:divBdr>
            <w:top w:val="none" w:sz="0" w:space="0" w:color="auto"/>
            <w:left w:val="none" w:sz="0" w:space="0" w:color="auto"/>
            <w:bottom w:val="none" w:sz="0" w:space="0" w:color="auto"/>
            <w:right w:val="none" w:sz="0" w:space="0" w:color="auto"/>
          </w:divBdr>
        </w:div>
        <w:div w:id="161897411">
          <w:marLeft w:val="480"/>
          <w:marRight w:val="0"/>
          <w:marTop w:val="0"/>
          <w:marBottom w:val="0"/>
          <w:divBdr>
            <w:top w:val="none" w:sz="0" w:space="0" w:color="auto"/>
            <w:left w:val="none" w:sz="0" w:space="0" w:color="auto"/>
            <w:bottom w:val="none" w:sz="0" w:space="0" w:color="auto"/>
            <w:right w:val="none" w:sz="0" w:space="0" w:color="auto"/>
          </w:divBdr>
        </w:div>
        <w:div w:id="167988375">
          <w:marLeft w:val="480"/>
          <w:marRight w:val="0"/>
          <w:marTop w:val="0"/>
          <w:marBottom w:val="0"/>
          <w:divBdr>
            <w:top w:val="none" w:sz="0" w:space="0" w:color="auto"/>
            <w:left w:val="none" w:sz="0" w:space="0" w:color="auto"/>
            <w:bottom w:val="none" w:sz="0" w:space="0" w:color="auto"/>
            <w:right w:val="none" w:sz="0" w:space="0" w:color="auto"/>
          </w:divBdr>
        </w:div>
        <w:div w:id="196429337">
          <w:marLeft w:val="480"/>
          <w:marRight w:val="0"/>
          <w:marTop w:val="0"/>
          <w:marBottom w:val="0"/>
          <w:divBdr>
            <w:top w:val="none" w:sz="0" w:space="0" w:color="auto"/>
            <w:left w:val="none" w:sz="0" w:space="0" w:color="auto"/>
            <w:bottom w:val="none" w:sz="0" w:space="0" w:color="auto"/>
            <w:right w:val="none" w:sz="0" w:space="0" w:color="auto"/>
          </w:divBdr>
        </w:div>
        <w:div w:id="220597373">
          <w:marLeft w:val="480"/>
          <w:marRight w:val="0"/>
          <w:marTop w:val="0"/>
          <w:marBottom w:val="0"/>
          <w:divBdr>
            <w:top w:val="none" w:sz="0" w:space="0" w:color="auto"/>
            <w:left w:val="none" w:sz="0" w:space="0" w:color="auto"/>
            <w:bottom w:val="none" w:sz="0" w:space="0" w:color="auto"/>
            <w:right w:val="none" w:sz="0" w:space="0" w:color="auto"/>
          </w:divBdr>
        </w:div>
        <w:div w:id="258372968">
          <w:marLeft w:val="480"/>
          <w:marRight w:val="0"/>
          <w:marTop w:val="0"/>
          <w:marBottom w:val="0"/>
          <w:divBdr>
            <w:top w:val="none" w:sz="0" w:space="0" w:color="auto"/>
            <w:left w:val="none" w:sz="0" w:space="0" w:color="auto"/>
            <w:bottom w:val="none" w:sz="0" w:space="0" w:color="auto"/>
            <w:right w:val="none" w:sz="0" w:space="0" w:color="auto"/>
          </w:divBdr>
        </w:div>
        <w:div w:id="264505591">
          <w:marLeft w:val="480"/>
          <w:marRight w:val="0"/>
          <w:marTop w:val="0"/>
          <w:marBottom w:val="0"/>
          <w:divBdr>
            <w:top w:val="none" w:sz="0" w:space="0" w:color="auto"/>
            <w:left w:val="none" w:sz="0" w:space="0" w:color="auto"/>
            <w:bottom w:val="none" w:sz="0" w:space="0" w:color="auto"/>
            <w:right w:val="none" w:sz="0" w:space="0" w:color="auto"/>
          </w:divBdr>
        </w:div>
        <w:div w:id="309024072">
          <w:marLeft w:val="480"/>
          <w:marRight w:val="0"/>
          <w:marTop w:val="0"/>
          <w:marBottom w:val="0"/>
          <w:divBdr>
            <w:top w:val="none" w:sz="0" w:space="0" w:color="auto"/>
            <w:left w:val="none" w:sz="0" w:space="0" w:color="auto"/>
            <w:bottom w:val="none" w:sz="0" w:space="0" w:color="auto"/>
            <w:right w:val="none" w:sz="0" w:space="0" w:color="auto"/>
          </w:divBdr>
        </w:div>
        <w:div w:id="319115671">
          <w:marLeft w:val="480"/>
          <w:marRight w:val="0"/>
          <w:marTop w:val="0"/>
          <w:marBottom w:val="0"/>
          <w:divBdr>
            <w:top w:val="none" w:sz="0" w:space="0" w:color="auto"/>
            <w:left w:val="none" w:sz="0" w:space="0" w:color="auto"/>
            <w:bottom w:val="none" w:sz="0" w:space="0" w:color="auto"/>
            <w:right w:val="none" w:sz="0" w:space="0" w:color="auto"/>
          </w:divBdr>
        </w:div>
        <w:div w:id="327025469">
          <w:marLeft w:val="480"/>
          <w:marRight w:val="0"/>
          <w:marTop w:val="0"/>
          <w:marBottom w:val="0"/>
          <w:divBdr>
            <w:top w:val="none" w:sz="0" w:space="0" w:color="auto"/>
            <w:left w:val="none" w:sz="0" w:space="0" w:color="auto"/>
            <w:bottom w:val="none" w:sz="0" w:space="0" w:color="auto"/>
            <w:right w:val="none" w:sz="0" w:space="0" w:color="auto"/>
          </w:divBdr>
        </w:div>
        <w:div w:id="377316344">
          <w:marLeft w:val="480"/>
          <w:marRight w:val="0"/>
          <w:marTop w:val="0"/>
          <w:marBottom w:val="0"/>
          <w:divBdr>
            <w:top w:val="none" w:sz="0" w:space="0" w:color="auto"/>
            <w:left w:val="none" w:sz="0" w:space="0" w:color="auto"/>
            <w:bottom w:val="none" w:sz="0" w:space="0" w:color="auto"/>
            <w:right w:val="none" w:sz="0" w:space="0" w:color="auto"/>
          </w:divBdr>
        </w:div>
        <w:div w:id="388722823">
          <w:marLeft w:val="480"/>
          <w:marRight w:val="0"/>
          <w:marTop w:val="0"/>
          <w:marBottom w:val="0"/>
          <w:divBdr>
            <w:top w:val="none" w:sz="0" w:space="0" w:color="auto"/>
            <w:left w:val="none" w:sz="0" w:space="0" w:color="auto"/>
            <w:bottom w:val="none" w:sz="0" w:space="0" w:color="auto"/>
            <w:right w:val="none" w:sz="0" w:space="0" w:color="auto"/>
          </w:divBdr>
        </w:div>
        <w:div w:id="389423857">
          <w:marLeft w:val="480"/>
          <w:marRight w:val="0"/>
          <w:marTop w:val="0"/>
          <w:marBottom w:val="0"/>
          <w:divBdr>
            <w:top w:val="none" w:sz="0" w:space="0" w:color="auto"/>
            <w:left w:val="none" w:sz="0" w:space="0" w:color="auto"/>
            <w:bottom w:val="none" w:sz="0" w:space="0" w:color="auto"/>
            <w:right w:val="none" w:sz="0" w:space="0" w:color="auto"/>
          </w:divBdr>
        </w:div>
        <w:div w:id="409347343">
          <w:marLeft w:val="480"/>
          <w:marRight w:val="0"/>
          <w:marTop w:val="0"/>
          <w:marBottom w:val="0"/>
          <w:divBdr>
            <w:top w:val="none" w:sz="0" w:space="0" w:color="auto"/>
            <w:left w:val="none" w:sz="0" w:space="0" w:color="auto"/>
            <w:bottom w:val="none" w:sz="0" w:space="0" w:color="auto"/>
            <w:right w:val="none" w:sz="0" w:space="0" w:color="auto"/>
          </w:divBdr>
        </w:div>
        <w:div w:id="420027409">
          <w:marLeft w:val="480"/>
          <w:marRight w:val="0"/>
          <w:marTop w:val="0"/>
          <w:marBottom w:val="0"/>
          <w:divBdr>
            <w:top w:val="none" w:sz="0" w:space="0" w:color="auto"/>
            <w:left w:val="none" w:sz="0" w:space="0" w:color="auto"/>
            <w:bottom w:val="none" w:sz="0" w:space="0" w:color="auto"/>
            <w:right w:val="none" w:sz="0" w:space="0" w:color="auto"/>
          </w:divBdr>
        </w:div>
        <w:div w:id="476264753">
          <w:marLeft w:val="480"/>
          <w:marRight w:val="0"/>
          <w:marTop w:val="0"/>
          <w:marBottom w:val="0"/>
          <w:divBdr>
            <w:top w:val="none" w:sz="0" w:space="0" w:color="auto"/>
            <w:left w:val="none" w:sz="0" w:space="0" w:color="auto"/>
            <w:bottom w:val="none" w:sz="0" w:space="0" w:color="auto"/>
            <w:right w:val="none" w:sz="0" w:space="0" w:color="auto"/>
          </w:divBdr>
        </w:div>
        <w:div w:id="537855763">
          <w:marLeft w:val="480"/>
          <w:marRight w:val="0"/>
          <w:marTop w:val="0"/>
          <w:marBottom w:val="0"/>
          <w:divBdr>
            <w:top w:val="none" w:sz="0" w:space="0" w:color="auto"/>
            <w:left w:val="none" w:sz="0" w:space="0" w:color="auto"/>
            <w:bottom w:val="none" w:sz="0" w:space="0" w:color="auto"/>
            <w:right w:val="none" w:sz="0" w:space="0" w:color="auto"/>
          </w:divBdr>
        </w:div>
        <w:div w:id="538975598">
          <w:marLeft w:val="480"/>
          <w:marRight w:val="0"/>
          <w:marTop w:val="0"/>
          <w:marBottom w:val="0"/>
          <w:divBdr>
            <w:top w:val="none" w:sz="0" w:space="0" w:color="auto"/>
            <w:left w:val="none" w:sz="0" w:space="0" w:color="auto"/>
            <w:bottom w:val="none" w:sz="0" w:space="0" w:color="auto"/>
            <w:right w:val="none" w:sz="0" w:space="0" w:color="auto"/>
          </w:divBdr>
        </w:div>
        <w:div w:id="630479853">
          <w:marLeft w:val="480"/>
          <w:marRight w:val="0"/>
          <w:marTop w:val="0"/>
          <w:marBottom w:val="0"/>
          <w:divBdr>
            <w:top w:val="none" w:sz="0" w:space="0" w:color="auto"/>
            <w:left w:val="none" w:sz="0" w:space="0" w:color="auto"/>
            <w:bottom w:val="none" w:sz="0" w:space="0" w:color="auto"/>
            <w:right w:val="none" w:sz="0" w:space="0" w:color="auto"/>
          </w:divBdr>
        </w:div>
        <w:div w:id="661618060">
          <w:marLeft w:val="480"/>
          <w:marRight w:val="0"/>
          <w:marTop w:val="0"/>
          <w:marBottom w:val="0"/>
          <w:divBdr>
            <w:top w:val="none" w:sz="0" w:space="0" w:color="auto"/>
            <w:left w:val="none" w:sz="0" w:space="0" w:color="auto"/>
            <w:bottom w:val="none" w:sz="0" w:space="0" w:color="auto"/>
            <w:right w:val="none" w:sz="0" w:space="0" w:color="auto"/>
          </w:divBdr>
        </w:div>
        <w:div w:id="680474197">
          <w:marLeft w:val="480"/>
          <w:marRight w:val="0"/>
          <w:marTop w:val="0"/>
          <w:marBottom w:val="0"/>
          <w:divBdr>
            <w:top w:val="none" w:sz="0" w:space="0" w:color="auto"/>
            <w:left w:val="none" w:sz="0" w:space="0" w:color="auto"/>
            <w:bottom w:val="none" w:sz="0" w:space="0" w:color="auto"/>
            <w:right w:val="none" w:sz="0" w:space="0" w:color="auto"/>
          </w:divBdr>
        </w:div>
        <w:div w:id="735006365">
          <w:marLeft w:val="480"/>
          <w:marRight w:val="0"/>
          <w:marTop w:val="0"/>
          <w:marBottom w:val="0"/>
          <w:divBdr>
            <w:top w:val="none" w:sz="0" w:space="0" w:color="auto"/>
            <w:left w:val="none" w:sz="0" w:space="0" w:color="auto"/>
            <w:bottom w:val="none" w:sz="0" w:space="0" w:color="auto"/>
            <w:right w:val="none" w:sz="0" w:space="0" w:color="auto"/>
          </w:divBdr>
        </w:div>
        <w:div w:id="785386712">
          <w:marLeft w:val="480"/>
          <w:marRight w:val="0"/>
          <w:marTop w:val="0"/>
          <w:marBottom w:val="0"/>
          <w:divBdr>
            <w:top w:val="none" w:sz="0" w:space="0" w:color="auto"/>
            <w:left w:val="none" w:sz="0" w:space="0" w:color="auto"/>
            <w:bottom w:val="none" w:sz="0" w:space="0" w:color="auto"/>
            <w:right w:val="none" w:sz="0" w:space="0" w:color="auto"/>
          </w:divBdr>
        </w:div>
        <w:div w:id="788234223">
          <w:marLeft w:val="480"/>
          <w:marRight w:val="0"/>
          <w:marTop w:val="0"/>
          <w:marBottom w:val="0"/>
          <w:divBdr>
            <w:top w:val="none" w:sz="0" w:space="0" w:color="auto"/>
            <w:left w:val="none" w:sz="0" w:space="0" w:color="auto"/>
            <w:bottom w:val="none" w:sz="0" w:space="0" w:color="auto"/>
            <w:right w:val="none" w:sz="0" w:space="0" w:color="auto"/>
          </w:divBdr>
        </w:div>
        <w:div w:id="810556672">
          <w:marLeft w:val="480"/>
          <w:marRight w:val="0"/>
          <w:marTop w:val="0"/>
          <w:marBottom w:val="0"/>
          <w:divBdr>
            <w:top w:val="none" w:sz="0" w:space="0" w:color="auto"/>
            <w:left w:val="none" w:sz="0" w:space="0" w:color="auto"/>
            <w:bottom w:val="none" w:sz="0" w:space="0" w:color="auto"/>
            <w:right w:val="none" w:sz="0" w:space="0" w:color="auto"/>
          </w:divBdr>
        </w:div>
        <w:div w:id="866991874">
          <w:marLeft w:val="480"/>
          <w:marRight w:val="0"/>
          <w:marTop w:val="0"/>
          <w:marBottom w:val="0"/>
          <w:divBdr>
            <w:top w:val="none" w:sz="0" w:space="0" w:color="auto"/>
            <w:left w:val="none" w:sz="0" w:space="0" w:color="auto"/>
            <w:bottom w:val="none" w:sz="0" w:space="0" w:color="auto"/>
            <w:right w:val="none" w:sz="0" w:space="0" w:color="auto"/>
          </w:divBdr>
        </w:div>
        <w:div w:id="893321687">
          <w:marLeft w:val="480"/>
          <w:marRight w:val="0"/>
          <w:marTop w:val="0"/>
          <w:marBottom w:val="0"/>
          <w:divBdr>
            <w:top w:val="none" w:sz="0" w:space="0" w:color="auto"/>
            <w:left w:val="none" w:sz="0" w:space="0" w:color="auto"/>
            <w:bottom w:val="none" w:sz="0" w:space="0" w:color="auto"/>
            <w:right w:val="none" w:sz="0" w:space="0" w:color="auto"/>
          </w:divBdr>
        </w:div>
        <w:div w:id="902832997">
          <w:marLeft w:val="480"/>
          <w:marRight w:val="0"/>
          <w:marTop w:val="0"/>
          <w:marBottom w:val="0"/>
          <w:divBdr>
            <w:top w:val="none" w:sz="0" w:space="0" w:color="auto"/>
            <w:left w:val="none" w:sz="0" w:space="0" w:color="auto"/>
            <w:bottom w:val="none" w:sz="0" w:space="0" w:color="auto"/>
            <w:right w:val="none" w:sz="0" w:space="0" w:color="auto"/>
          </w:divBdr>
        </w:div>
        <w:div w:id="903758296">
          <w:marLeft w:val="480"/>
          <w:marRight w:val="0"/>
          <w:marTop w:val="0"/>
          <w:marBottom w:val="0"/>
          <w:divBdr>
            <w:top w:val="none" w:sz="0" w:space="0" w:color="auto"/>
            <w:left w:val="none" w:sz="0" w:space="0" w:color="auto"/>
            <w:bottom w:val="none" w:sz="0" w:space="0" w:color="auto"/>
            <w:right w:val="none" w:sz="0" w:space="0" w:color="auto"/>
          </w:divBdr>
        </w:div>
        <w:div w:id="939030158">
          <w:marLeft w:val="480"/>
          <w:marRight w:val="0"/>
          <w:marTop w:val="0"/>
          <w:marBottom w:val="0"/>
          <w:divBdr>
            <w:top w:val="none" w:sz="0" w:space="0" w:color="auto"/>
            <w:left w:val="none" w:sz="0" w:space="0" w:color="auto"/>
            <w:bottom w:val="none" w:sz="0" w:space="0" w:color="auto"/>
            <w:right w:val="none" w:sz="0" w:space="0" w:color="auto"/>
          </w:divBdr>
        </w:div>
        <w:div w:id="957831007">
          <w:marLeft w:val="480"/>
          <w:marRight w:val="0"/>
          <w:marTop w:val="0"/>
          <w:marBottom w:val="0"/>
          <w:divBdr>
            <w:top w:val="none" w:sz="0" w:space="0" w:color="auto"/>
            <w:left w:val="none" w:sz="0" w:space="0" w:color="auto"/>
            <w:bottom w:val="none" w:sz="0" w:space="0" w:color="auto"/>
            <w:right w:val="none" w:sz="0" w:space="0" w:color="auto"/>
          </w:divBdr>
        </w:div>
        <w:div w:id="961888560">
          <w:marLeft w:val="480"/>
          <w:marRight w:val="0"/>
          <w:marTop w:val="0"/>
          <w:marBottom w:val="0"/>
          <w:divBdr>
            <w:top w:val="none" w:sz="0" w:space="0" w:color="auto"/>
            <w:left w:val="none" w:sz="0" w:space="0" w:color="auto"/>
            <w:bottom w:val="none" w:sz="0" w:space="0" w:color="auto"/>
            <w:right w:val="none" w:sz="0" w:space="0" w:color="auto"/>
          </w:divBdr>
        </w:div>
        <w:div w:id="983584485">
          <w:marLeft w:val="480"/>
          <w:marRight w:val="0"/>
          <w:marTop w:val="0"/>
          <w:marBottom w:val="0"/>
          <w:divBdr>
            <w:top w:val="none" w:sz="0" w:space="0" w:color="auto"/>
            <w:left w:val="none" w:sz="0" w:space="0" w:color="auto"/>
            <w:bottom w:val="none" w:sz="0" w:space="0" w:color="auto"/>
            <w:right w:val="none" w:sz="0" w:space="0" w:color="auto"/>
          </w:divBdr>
        </w:div>
        <w:div w:id="1000350358">
          <w:marLeft w:val="480"/>
          <w:marRight w:val="0"/>
          <w:marTop w:val="0"/>
          <w:marBottom w:val="0"/>
          <w:divBdr>
            <w:top w:val="none" w:sz="0" w:space="0" w:color="auto"/>
            <w:left w:val="none" w:sz="0" w:space="0" w:color="auto"/>
            <w:bottom w:val="none" w:sz="0" w:space="0" w:color="auto"/>
            <w:right w:val="none" w:sz="0" w:space="0" w:color="auto"/>
          </w:divBdr>
        </w:div>
        <w:div w:id="1007561958">
          <w:marLeft w:val="480"/>
          <w:marRight w:val="0"/>
          <w:marTop w:val="0"/>
          <w:marBottom w:val="0"/>
          <w:divBdr>
            <w:top w:val="none" w:sz="0" w:space="0" w:color="auto"/>
            <w:left w:val="none" w:sz="0" w:space="0" w:color="auto"/>
            <w:bottom w:val="none" w:sz="0" w:space="0" w:color="auto"/>
            <w:right w:val="none" w:sz="0" w:space="0" w:color="auto"/>
          </w:divBdr>
        </w:div>
        <w:div w:id="1009674219">
          <w:marLeft w:val="480"/>
          <w:marRight w:val="0"/>
          <w:marTop w:val="0"/>
          <w:marBottom w:val="0"/>
          <w:divBdr>
            <w:top w:val="none" w:sz="0" w:space="0" w:color="auto"/>
            <w:left w:val="none" w:sz="0" w:space="0" w:color="auto"/>
            <w:bottom w:val="none" w:sz="0" w:space="0" w:color="auto"/>
            <w:right w:val="none" w:sz="0" w:space="0" w:color="auto"/>
          </w:divBdr>
        </w:div>
        <w:div w:id="1039626052">
          <w:marLeft w:val="480"/>
          <w:marRight w:val="0"/>
          <w:marTop w:val="0"/>
          <w:marBottom w:val="0"/>
          <w:divBdr>
            <w:top w:val="none" w:sz="0" w:space="0" w:color="auto"/>
            <w:left w:val="none" w:sz="0" w:space="0" w:color="auto"/>
            <w:bottom w:val="none" w:sz="0" w:space="0" w:color="auto"/>
            <w:right w:val="none" w:sz="0" w:space="0" w:color="auto"/>
          </w:divBdr>
        </w:div>
        <w:div w:id="1043023999">
          <w:marLeft w:val="480"/>
          <w:marRight w:val="0"/>
          <w:marTop w:val="0"/>
          <w:marBottom w:val="0"/>
          <w:divBdr>
            <w:top w:val="none" w:sz="0" w:space="0" w:color="auto"/>
            <w:left w:val="none" w:sz="0" w:space="0" w:color="auto"/>
            <w:bottom w:val="none" w:sz="0" w:space="0" w:color="auto"/>
            <w:right w:val="none" w:sz="0" w:space="0" w:color="auto"/>
          </w:divBdr>
        </w:div>
        <w:div w:id="1061363773">
          <w:marLeft w:val="480"/>
          <w:marRight w:val="0"/>
          <w:marTop w:val="0"/>
          <w:marBottom w:val="0"/>
          <w:divBdr>
            <w:top w:val="none" w:sz="0" w:space="0" w:color="auto"/>
            <w:left w:val="none" w:sz="0" w:space="0" w:color="auto"/>
            <w:bottom w:val="none" w:sz="0" w:space="0" w:color="auto"/>
            <w:right w:val="none" w:sz="0" w:space="0" w:color="auto"/>
          </w:divBdr>
        </w:div>
        <w:div w:id="1129397001">
          <w:marLeft w:val="480"/>
          <w:marRight w:val="0"/>
          <w:marTop w:val="0"/>
          <w:marBottom w:val="0"/>
          <w:divBdr>
            <w:top w:val="none" w:sz="0" w:space="0" w:color="auto"/>
            <w:left w:val="none" w:sz="0" w:space="0" w:color="auto"/>
            <w:bottom w:val="none" w:sz="0" w:space="0" w:color="auto"/>
            <w:right w:val="none" w:sz="0" w:space="0" w:color="auto"/>
          </w:divBdr>
        </w:div>
        <w:div w:id="1202209528">
          <w:marLeft w:val="480"/>
          <w:marRight w:val="0"/>
          <w:marTop w:val="0"/>
          <w:marBottom w:val="0"/>
          <w:divBdr>
            <w:top w:val="none" w:sz="0" w:space="0" w:color="auto"/>
            <w:left w:val="none" w:sz="0" w:space="0" w:color="auto"/>
            <w:bottom w:val="none" w:sz="0" w:space="0" w:color="auto"/>
            <w:right w:val="none" w:sz="0" w:space="0" w:color="auto"/>
          </w:divBdr>
        </w:div>
        <w:div w:id="1219511932">
          <w:marLeft w:val="480"/>
          <w:marRight w:val="0"/>
          <w:marTop w:val="0"/>
          <w:marBottom w:val="0"/>
          <w:divBdr>
            <w:top w:val="none" w:sz="0" w:space="0" w:color="auto"/>
            <w:left w:val="none" w:sz="0" w:space="0" w:color="auto"/>
            <w:bottom w:val="none" w:sz="0" w:space="0" w:color="auto"/>
            <w:right w:val="none" w:sz="0" w:space="0" w:color="auto"/>
          </w:divBdr>
        </w:div>
        <w:div w:id="1238594716">
          <w:marLeft w:val="480"/>
          <w:marRight w:val="0"/>
          <w:marTop w:val="0"/>
          <w:marBottom w:val="0"/>
          <w:divBdr>
            <w:top w:val="none" w:sz="0" w:space="0" w:color="auto"/>
            <w:left w:val="none" w:sz="0" w:space="0" w:color="auto"/>
            <w:bottom w:val="none" w:sz="0" w:space="0" w:color="auto"/>
            <w:right w:val="none" w:sz="0" w:space="0" w:color="auto"/>
          </w:divBdr>
        </w:div>
        <w:div w:id="1253390304">
          <w:marLeft w:val="480"/>
          <w:marRight w:val="0"/>
          <w:marTop w:val="0"/>
          <w:marBottom w:val="0"/>
          <w:divBdr>
            <w:top w:val="none" w:sz="0" w:space="0" w:color="auto"/>
            <w:left w:val="none" w:sz="0" w:space="0" w:color="auto"/>
            <w:bottom w:val="none" w:sz="0" w:space="0" w:color="auto"/>
            <w:right w:val="none" w:sz="0" w:space="0" w:color="auto"/>
          </w:divBdr>
        </w:div>
        <w:div w:id="1302534770">
          <w:marLeft w:val="480"/>
          <w:marRight w:val="0"/>
          <w:marTop w:val="0"/>
          <w:marBottom w:val="0"/>
          <w:divBdr>
            <w:top w:val="none" w:sz="0" w:space="0" w:color="auto"/>
            <w:left w:val="none" w:sz="0" w:space="0" w:color="auto"/>
            <w:bottom w:val="none" w:sz="0" w:space="0" w:color="auto"/>
            <w:right w:val="none" w:sz="0" w:space="0" w:color="auto"/>
          </w:divBdr>
        </w:div>
        <w:div w:id="1313021379">
          <w:marLeft w:val="480"/>
          <w:marRight w:val="0"/>
          <w:marTop w:val="0"/>
          <w:marBottom w:val="0"/>
          <w:divBdr>
            <w:top w:val="none" w:sz="0" w:space="0" w:color="auto"/>
            <w:left w:val="none" w:sz="0" w:space="0" w:color="auto"/>
            <w:bottom w:val="none" w:sz="0" w:space="0" w:color="auto"/>
            <w:right w:val="none" w:sz="0" w:space="0" w:color="auto"/>
          </w:divBdr>
        </w:div>
        <w:div w:id="1385833610">
          <w:marLeft w:val="480"/>
          <w:marRight w:val="0"/>
          <w:marTop w:val="0"/>
          <w:marBottom w:val="0"/>
          <w:divBdr>
            <w:top w:val="none" w:sz="0" w:space="0" w:color="auto"/>
            <w:left w:val="none" w:sz="0" w:space="0" w:color="auto"/>
            <w:bottom w:val="none" w:sz="0" w:space="0" w:color="auto"/>
            <w:right w:val="none" w:sz="0" w:space="0" w:color="auto"/>
          </w:divBdr>
        </w:div>
        <w:div w:id="1418021923">
          <w:marLeft w:val="480"/>
          <w:marRight w:val="0"/>
          <w:marTop w:val="0"/>
          <w:marBottom w:val="0"/>
          <w:divBdr>
            <w:top w:val="none" w:sz="0" w:space="0" w:color="auto"/>
            <w:left w:val="none" w:sz="0" w:space="0" w:color="auto"/>
            <w:bottom w:val="none" w:sz="0" w:space="0" w:color="auto"/>
            <w:right w:val="none" w:sz="0" w:space="0" w:color="auto"/>
          </w:divBdr>
        </w:div>
        <w:div w:id="1537814451">
          <w:marLeft w:val="480"/>
          <w:marRight w:val="0"/>
          <w:marTop w:val="0"/>
          <w:marBottom w:val="0"/>
          <w:divBdr>
            <w:top w:val="none" w:sz="0" w:space="0" w:color="auto"/>
            <w:left w:val="none" w:sz="0" w:space="0" w:color="auto"/>
            <w:bottom w:val="none" w:sz="0" w:space="0" w:color="auto"/>
            <w:right w:val="none" w:sz="0" w:space="0" w:color="auto"/>
          </w:divBdr>
        </w:div>
        <w:div w:id="1547832066">
          <w:marLeft w:val="480"/>
          <w:marRight w:val="0"/>
          <w:marTop w:val="0"/>
          <w:marBottom w:val="0"/>
          <w:divBdr>
            <w:top w:val="none" w:sz="0" w:space="0" w:color="auto"/>
            <w:left w:val="none" w:sz="0" w:space="0" w:color="auto"/>
            <w:bottom w:val="none" w:sz="0" w:space="0" w:color="auto"/>
            <w:right w:val="none" w:sz="0" w:space="0" w:color="auto"/>
          </w:divBdr>
        </w:div>
        <w:div w:id="1566139062">
          <w:marLeft w:val="480"/>
          <w:marRight w:val="0"/>
          <w:marTop w:val="0"/>
          <w:marBottom w:val="0"/>
          <w:divBdr>
            <w:top w:val="none" w:sz="0" w:space="0" w:color="auto"/>
            <w:left w:val="none" w:sz="0" w:space="0" w:color="auto"/>
            <w:bottom w:val="none" w:sz="0" w:space="0" w:color="auto"/>
            <w:right w:val="none" w:sz="0" w:space="0" w:color="auto"/>
          </w:divBdr>
        </w:div>
        <w:div w:id="1572543336">
          <w:marLeft w:val="480"/>
          <w:marRight w:val="0"/>
          <w:marTop w:val="0"/>
          <w:marBottom w:val="0"/>
          <w:divBdr>
            <w:top w:val="none" w:sz="0" w:space="0" w:color="auto"/>
            <w:left w:val="none" w:sz="0" w:space="0" w:color="auto"/>
            <w:bottom w:val="none" w:sz="0" w:space="0" w:color="auto"/>
            <w:right w:val="none" w:sz="0" w:space="0" w:color="auto"/>
          </w:divBdr>
        </w:div>
        <w:div w:id="1653751901">
          <w:marLeft w:val="480"/>
          <w:marRight w:val="0"/>
          <w:marTop w:val="0"/>
          <w:marBottom w:val="0"/>
          <w:divBdr>
            <w:top w:val="none" w:sz="0" w:space="0" w:color="auto"/>
            <w:left w:val="none" w:sz="0" w:space="0" w:color="auto"/>
            <w:bottom w:val="none" w:sz="0" w:space="0" w:color="auto"/>
            <w:right w:val="none" w:sz="0" w:space="0" w:color="auto"/>
          </w:divBdr>
        </w:div>
        <w:div w:id="1703902727">
          <w:marLeft w:val="480"/>
          <w:marRight w:val="0"/>
          <w:marTop w:val="0"/>
          <w:marBottom w:val="0"/>
          <w:divBdr>
            <w:top w:val="none" w:sz="0" w:space="0" w:color="auto"/>
            <w:left w:val="none" w:sz="0" w:space="0" w:color="auto"/>
            <w:bottom w:val="none" w:sz="0" w:space="0" w:color="auto"/>
            <w:right w:val="none" w:sz="0" w:space="0" w:color="auto"/>
          </w:divBdr>
        </w:div>
        <w:div w:id="1729106807">
          <w:marLeft w:val="480"/>
          <w:marRight w:val="0"/>
          <w:marTop w:val="0"/>
          <w:marBottom w:val="0"/>
          <w:divBdr>
            <w:top w:val="none" w:sz="0" w:space="0" w:color="auto"/>
            <w:left w:val="none" w:sz="0" w:space="0" w:color="auto"/>
            <w:bottom w:val="none" w:sz="0" w:space="0" w:color="auto"/>
            <w:right w:val="none" w:sz="0" w:space="0" w:color="auto"/>
          </w:divBdr>
        </w:div>
        <w:div w:id="1735079683">
          <w:marLeft w:val="480"/>
          <w:marRight w:val="0"/>
          <w:marTop w:val="0"/>
          <w:marBottom w:val="0"/>
          <w:divBdr>
            <w:top w:val="none" w:sz="0" w:space="0" w:color="auto"/>
            <w:left w:val="none" w:sz="0" w:space="0" w:color="auto"/>
            <w:bottom w:val="none" w:sz="0" w:space="0" w:color="auto"/>
            <w:right w:val="none" w:sz="0" w:space="0" w:color="auto"/>
          </w:divBdr>
        </w:div>
        <w:div w:id="1817913449">
          <w:marLeft w:val="480"/>
          <w:marRight w:val="0"/>
          <w:marTop w:val="0"/>
          <w:marBottom w:val="0"/>
          <w:divBdr>
            <w:top w:val="none" w:sz="0" w:space="0" w:color="auto"/>
            <w:left w:val="none" w:sz="0" w:space="0" w:color="auto"/>
            <w:bottom w:val="none" w:sz="0" w:space="0" w:color="auto"/>
            <w:right w:val="none" w:sz="0" w:space="0" w:color="auto"/>
          </w:divBdr>
        </w:div>
        <w:div w:id="1858080354">
          <w:marLeft w:val="480"/>
          <w:marRight w:val="0"/>
          <w:marTop w:val="0"/>
          <w:marBottom w:val="0"/>
          <w:divBdr>
            <w:top w:val="none" w:sz="0" w:space="0" w:color="auto"/>
            <w:left w:val="none" w:sz="0" w:space="0" w:color="auto"/>
            <w:bottom w:val="none" w:sz="0" w:space="0" w:color="auto"/>
            <w:right w:val="none" w:sz="0" w:space="0" w:color="auto"/>
          </w:divBdr>
        </w:div>
        <w:div w:id="1872185343">
          <w:marLeft w:val="480"/>
          <w:marRight w:val="0"/>
          <w:marTop w:val="0"/>
          <w:marBottom w:val="0"/>
          <w:divBdr>
            <w:top w:val="none" w:sz="0" w:space="0" w:color="auto"/>
            <w:left w:val="none" w:sz="0" w:space="0" w:color="auto"/>
            <w:bottom w:val="none" w:sz="0" w:space="0" w:color="auto"/>
            <w:right w:val="none" w:sz="0" w:space="0" w:color="auto"/>
          </w:divBdr>
        </w:div>
        <w:div w:id="1872566171">
          <w:marLeft w:val="480"/>
          <w:marRight w:val="0"/>
          <w:marTop w:val="0"/>
          <w:marBottom w:val="0"/>
          <w:divBdr>
            <w:top w:val="none" w:sz="0" w:space="0" w:color="auto"/>
            <w:left w:val="none" w:sz="0" w:space="0" w:color="auto"/>
            <w:bottom w:val="none" w:sz="0" w:space="0" w:color="auto"/>
            <w:right w:val="none" w:sz="0" w:space="0" w:color="auto"/>
          </w:divBdr>
        </w:div>
        <w:div w:id="1880387750">
          <w:marLeft w:val="480"/>
          <w:marRight w:val="0"/>
          <w:marTop w:val="0"/>
          <w:marBottom w:val="0"/>
          <w:divBdr>
            <w:top w:val="none" w:sz="0" w:space="0" w:color="auto"/>
            <w:left w:val="none" w:sz="0" w:space="0" w:color="auto"/>
            <w:bottom w:val="none" w:sz="0" w:space="0" w:color="auto"/>
            <w:right w:val="none" w:sz="0" w:space="0" w:color="auto"/>
          </w:divBdr>
        </w:div>
        <w:div w:id="1890409604">
          <w:marLeft w:val="480"/>
          <w:marRight w:val="0"/>
          <w:marTop w:val="0"/>
          <w:marBottom w:val="0"/>
          <w:divBdr>
            <w:top w:val="none" w:sz="0" w:space="0" w:color="auto"/>
            <w:left w:val="none" w:sz="0" w:space="0" w:color="auto"/>
            <w:bottom w:val="none" w:sz="0" w:space="0" w:color="auto"/>
            <w:right w:val="none" w:sz="0" w:space="0" w:color="auto"/>
          </w:divBdr>
        </w:div>
        <w:div w:id="1895772700">
          <w:marLeft w:val="480"/>
          <w:marRight w:val="0"/>
          <w:marTop w:val="0"/>
          <w:marBottom w:val="0"/>
          <w:divBdr>
            <w:top w:val="none" w:sz="0" w:space="0" w:color="auto"/>
            <w:left w:val="none" w:sz="0" w:space="0" w:color="auto"/>
            <w:bottom w:val="none" w:sz="0" w:space="0" w:color="auto"/>
            <w:right w:val="none" w:sz="0" w:space="0" w:color="auto"/>
          </w:divBdr>
        </w:div>
        <w:div w:id="1932005980">
          <w:marLeft w:val="480"/>
          <w:marRight w:val="0"/>
          <w:marTop w:val="0"/>
          <w:marBottom w:val="0"/>
          <w:divBdr>
            <w:top w:val="none" w:sz="0" w:space="0" w:color="auto"/>
            <w:left w:val="none" w:sz="0" w:space="0" w:color="auto"/>
            <w:bottom w:val="none" w:sz="0" w:space="0" w:color="auto"/>
            <w:right w:val="none" w:sz="0" w:space="0" w:color="auto"/>
          </w:divBdr>
        </w:div>
        <w:div w:id="1937322019">
          <w:marLeft w:val="480"/>
          <w:marRight w:val="0"/>
          <w:marTop w:val="0"/>
          <w:marBottom w:val="0"/>
          <w:divBdr>
            <w:top w:val="none" w:sz="0" w:space="0" w:color="auto"/>
            <w:left w:val="none" w:sz="0" w:space="0" w:color="auto"/>
            <w:bottom w:val="none" w:sz="0" w:space="0" w:color="auto"/>
            <w:right w:val="none" w:sz="0" w:space="0" w:color="auto"/>
          </w:divBdr>
        </w:div>
        <w:div w:id="1954048022">
          <w:marLeft w:val="480"/>
          <w:marRight w:val="0"/>
          <w:marTop w:val="0"/>
          <w:marBottom w:val="0"/>
          <w:divBdr>
            <w:top w:val="none" w:sz="0" w:space="0" w:color="auto"/>
            <w:left w:val="none" w:sz="0" w:space="0" w:color="auto"/>
            <w:bottom w:val="none" w:sz="0" w:space="0" w:color="auto"/>
            <w:right w:val="none" w:sz="0" w:space="0" w:color="auto"/>
          </w:divBdr>
        </w:div>
        <w:div w:id="1978416746">
          <w:marLeft w:val="480"/>
          <w:marRight w:val="0"/>
          <w:marTop w:val="0"/>
          <w:marBottom w:val="0"/>
          <w:divBdr>
            <w:top w:val="none" w:sz="0" w:space="0" w:color="auto"/>
            <w:left w:val="none" w:sz="0" w:space="0" w:color="auto"/>
            <w:bottom w:val="none" w:sz="0" w:space="0" w:color="auto"/>
            <w:right w:val="none" w:sz="0" w:space="0" w:color="auto"/>
          </w:divBdr>
        </w:div>
        <w:div w:id="1984002764">
          <w:marLeft w:val="480"/>
          <w:marRight w:val="0"/>
          <w:marTop w:val="0"/>
          <w:marBottom w:val="0"/>
          <w:divBdr>
            <w:top w:val="none" w:sz="0" w:space="0" w:color="auto"/>
            <w:left w:val="none" w:sz="0" w:space="0" w:color="auto"/>
            <w:bottom w:val="none" w:sz="0" w:space="0" w:color="auto"/>
            <w:right w:val="none" w:sz="0" w:space="0" w:color="auto"/>
          </w:divBdr>
        </w:div>
        <w:div w:id="2066219566">
          <w:marLeft w:val="480"/>
          <w:marRight w:val="0"/>
          <w:marTop w:val="0"/>
          <w:marBottom w:val="0"/>
          <w:divBdr>
            <w:top w:val="none" w:sz="0" w:space="0" w:color="auto"/>
            <w:left w:val="none" w:sz="0" w:space="0" w:color="auto"/>
            <w:bottom w:val="none" w:sz="0" w:space="0" w:color="auto"/>
            <w:right w:val="none" w:sz="0" w:space="0" w:color="auto"/>
          </w:divBdr>
        </w:div>
        <w:div w:id="2077043227">
          <w:marLeft w:val="480"/>
          <w:marRight w:val="0"/>
          <w:marTop w:val="0"/>
          <w:marBottom w:val="0"/>
          <w:divBdr>
            <w:top w:val="none" w:sz="0" w:space="0" w:color="auto"/>
            <w:left w:val="none" w:sz="0" w:space="0" w:color="auto"/>
            <w:bottom w:val="none" w:sz="0" w:space="0" w:color="auto"/>
            <w:right w:val="none" w:sz="0" w:space="0" w:color="auto"/>
          </w:divBdr>
        </w:div>
        <w:div w:id="2095199783">
          <w:marLeft w:val="480"/>
          <w:marRight w:val="0"/>
          <w:marTop w:val="0"/>
          <w:marBottom w:val="0"/>
          <w:divBdr>
            <w:top w:val="none" w:sz="0" w:space="0" w:color="auto"/>
            <w:left w:val="none" w:sz="0" w:space="0" w:color="auto"/>
            <w:bottom w:val="none" w:sz="0" w:space="0" w:color="auto"/>
            <w:right w:val="none" w:sz="0" w:space="0" w:color="auto"/>
          </w:divBdr>
        </w:div>
      </w:divsChild>
    </w:div>
    <w:div w:id="269318859">
      <w:marLeft w:val="480"/>
      <w:marRight w:val="0"/>
      <w:marTop w:val="0"/>
      <w:marBottom w:val="0"/>
      <w:divBdr>
        <w:top w:val="none" w:sz="0" w:space="0" w:color="auto"/>
        <w:left w:val="none" w:sz="0" w:space="0" w:color="auto"/>
        <w:bottom w:val="none" w:sz="0" w:space="0" w:color="auto"/>
        <w:right w:val="none" w:sz="0" w:space="0" w:color="auto"/>
      </w:divBdr>
    </w:div>
    <w:div w:id="269432272">
      <w:marLeft w:val="640"/>
      <w:marRight w:val="0"/>
      <w:marTop w:val="0"/>
      <w:marBottom w:val="0"/>
      <w:divBdr>
        <w:top w:val="none" w:sz="0" w:space="0" w:color="auto"/>
        <w:left w:val="none" w:sz="0" w:space="0" w:color="auto"/>
        <w:bottom w:val="none" w:sz="0" w:space="0" w:color="auto"/>
        <w:right w:val="none" w:sz="0" w:space="0" w:color="auto"/>
      </w:divBdr>
    </w:div>
    <w:div w:id="269899196">
      <w:marLeft w:val="480"/>
      <w:marRight w:val="0"/>
      <w:marTop w:val="0"/>
      <w:marBottom w:val="0"/>
      <w:divBdr>
        <w:top w:val="none" w:sz="0" w:space="0" w:color="auto"/>
        <w:left w:val="none" w:sz="0" w:space="0" w:color="auto"/>
        <w:bottom w:val="none" w:sz="0" w:space="0" w:color="auto"/>
        <w:right w:val="none" w:sz="0" w:space="0" w:color="auto"/>
      </w:divBdr>
    </w:div>
    <w:div w:id="270281694">
      <w:bodyDiv w:val="1"/>
      <w:marLeft w:val="0"/>
      <w:marRight w:val="0"/>
      <w:marTop w:val="0"/>
      <w:marBottom w:val="0"/>
      <w:divBdr>
        <w:top w:val="none" w:sz="0" w:space="0" w:color="auto"/>
        <w:left w:val="none" w:sz="0" w:space="0" w:color="auto"/>
        <w:bottom w:val="none" w:sz="0" w:space="0" w:color="auto"/>
        <w:right w:val="none" w:sz="0" w:space="0" w:color="auto"/>
      </w:divBdr>
    </w:div>
    <w:div w:id="270433339">
      <w:marLeft w:val="640"/>
      <w:marRight w:val="0"/>
      <w:marTop w:val="0"/>
      <w:marBottom w:val="0"/>
      <w:divBdr>
        <w:top w:val="none" w:sz="0" w:space="0" w:color="auto"/>
        <w:left w:val="none" w:sz="0" w:space="0" w:color="auto"/>
        <w:bottom w:val="none" w:sz="0" w:space="0" w:color="auto"/>
        <w:right w:val="none" w:sz="0" w:space="0" w:color="auto"/>
      </w:divBdr>
    </w:div>
    <w:div w:id="270551533">
      <w:marLeft w:val="640"/>
      <w:marRight w:val="0"/>
      <w:marTop w:val="0"/>
      <w:marBottom w:val="0"/>
      <w:divBdr>
        <w:top w:val="none" w:sz="0" w:space="0" w:color="auto"/>
        <w:left w:val="none" w:sz="0" w:space="0" w:color="auto"/>
        <w:bottom w:val="none" w:sz="0" w:space="0" w:color="auto"/>
        <w:right w:val="none" w:sz="0" w:space="0" w:color="auto"/>
      </w:divBdr>
    </w:div>
    <w:div w:id="271011326">
      <w:marLeft w:val="640"/>
      <w:marRight w:val="0"/>
      <w:marTop w:val="0"/>
      <w:marBottom w:val="0"/>
      <w:divBdr>
        <w:top w:val="none" w:sz="0" w:space="0" w:color="auto"/>
        <w:left w:val="none" w:sz="0" w:space="0" w:color="auto"/>
        <w:bottom w:val="none" w:sz="0" w:space="0" w:color="auto"/>
        <w:right w:val="none" w:sz="0" w:space="0" w:color="auto"/>
      </w:divBdr>
    </w:div>
    <w:div w:id="271060267">
      <w:marLeft w:val="480"/>
      <w:marRight w:val="0"/>
      <w:marTop w:val="0"/>
      <w:marBottom w:val="0"/>
      <w:divBdr>
        <w:top w:val="none" w:sz="0" w:space="0" w:color="auto"/>
        <w:left w:val="none" w:sz="0" w:space="0" w:color="auto"/>
        <w:bottom w:val="none" w:sz="0" w:space="0" w:color="auto"/>
        <w:right w:val="none" w:sz="0" w:space="0" w:color="auto"/>
      </w:divBdr>
    </w:div>
    <w:div w:id="271327271">
      <w:marLeft w:val="640"/>
      <w:marRight w:val="0"/>
      <w:marTop w:val="0"/>
      <w:marBottom w:val="0"/>
      <w:divBdr>
        <w:top w:val="none" w:sz="0" w:space="0" w:color="auto"/>
        <w:left w:val="none" w:sz="0" w:space="0" w:color="auto"/>
        <w:bottom w:val="none" w:sz="0" w:space="0" w:color="auto"/>
        <w:right w:val="none" w:sz="0" w:space="0" w:color="auto"/>
      </w:divBdr>
    </w:div>
    <w:div w:id="271940665">
      <w:bodyDiv w:val="1"/>
      <w:marLeft w:val="0"/>
      <w:marRight w:val="0"/>
      <w:marTop w:val="0"/>
      <w:marBottom w:val="0"/>
      <w:divBdr>
        <w:top w:val="none" w:sz="0" w:space="0" w:color="auto"/>
        <w:left w:val="none" w:sz="0" w:space="0" w:color="auto"/>
        <w:bottom w:val="none" w:sz="0" w:space="0" w:color="auto"/>
        <w:right w:val="none" w:sz="0" w:space="0" w:color="auto"/>
      </w:divBdr>
    </w:div>
    <w:div w:id="272059325">
      <w:marLeft w:val="640"/>
      <w:marRight w:val="0"/>
      <w:marTop w:val="0"/>
      <w:marBottom w:val="0"/>
      <w:divBdr>
        <w:top w:val="none" w:sz="0" w:space="0" w:color="auto"/>
        <w:left w:val="none" w:sz="0" w:space="0" w:color="auto"/>
        <w:bottom w:val="none" w:sz="0" w:space="0" w:color="auto"/>
        <w:right w:val="none" w:sz="0" w:space="0" w:color="auto"/>
      </w:divBdr>
    </w:div>
    <w:div w:id="272172130">
      <w:bodyDiv w:val="1"/>
      <w:marLeft w:val="0"/>
      <w:marRight w:val="0"/>
      <w:marTop w:val="0"/>
      <w:marBottom w:val="0"/>
      <w:divBdr>
        <w:top w:val="none" w:sz="0" w:space="0" w:color="auto"/>
        <w:left w:val="none" w:sz="0" w:space="0" w:color="auto"/>
        <w:bottom w:val="none" w:sz="0" w:space="0" w:color="auto"/>
        <w:right w:val="none" w:sz="0" w:space="0" w:color="auto"/>
      </w:divBdr>
    </w:div>
    <w:div w:id="272980774">
      <w:marLeft w:val="640"/>
      <w:marRight w:val="0"/>
      <w:marTop w:val="0"/>
      <w:marBottom w:val="0"/>
      <w:divBdr>
        <w:top w:val="none" w:sz="0" w:space="0" w:color="auto"/>
        <w:left w:val="none" w:sz="0" w:space="0" w:color="auto"/>
        <w:bottom w:val="none" w:sz="0" w:space="0" w:color="auto"/>
        <w:right w:val="none" w:sz="0" w:space="0" w:color="auto"/>
      </w:divBdr>
    </w:div>
    <w:div w:id="273362541">
      <w:marLeft w:val="480"/>
      <w:marRight w:val="0"/>
      <w:marTop w:val="0"/>
      <w:marBottom w:val="0"/>
      <w:divBdr>
        <w:top w:val="none" w:sz="0" w:space="0" w:color="auto"/>
        <w:left w:val="none" w:sz="0" w:space="0" w:color="auto"/>
        <w:bottom w:val="none" w:sz="0" w:space="0" w:color="auto"/>
        <w:right w:val="none" w:sz="0" w:space="0" w:color="auto"/>
      </w:divBdr>
    </w:div>
    <w:div w:id="273635470">
      <w:marLeft w:val="640"/>
      <w:marRight w:val="0"/>
      <w:marTop w:val="0"/>
      <w:marBottom w:val="0"/>
      <w:divBdr>
        <w:top w:val="none" w:sz="0" w:space="0" w:color="auto"/>
        <w:left w:val="none" w:sz="0" w:space="0" w:color="auto"/>
        <w:bottom w:val="none" w:sz="0" w:space="0" w:color="auto"/>
        <w:right w:val="none" w:sz="0" w:space="0" w:color="auto"/>
      </w:divBdr>
    </w:div>
    <w:div w:id="274025918">
      <w:marLeft w:val="640"/>
      <w:marRight w:val="0"/>
      <w:marTop w:val="0"/>
      <w:marBottom w:val="0"/>
      <w:divBdr>
        <w:top w:val="none" w:sz="0" w:space="0" w:color="auto"/>
        <w:left w:val="none" w:sz="0" w:space="0" w:color="auto"/>
        <w:bottom w:val="none" w:sz="0" w:space="0" w:color="auto"/>
        <w:right w:val="none" w:sz="0" w:space="0" w:color="auto"/>
      </w:divBdr>
    </w:div>
    <w:div w:id="274101575">
      <w:marLeft w:val="640"/>
      <w:marRight w:val="0"/>
      <w:marTop w:val="0"/>
      <w:marBottom w:val="0"/>
      <w:divBdr>
        <w:top w:val="none" w:sz="0" w:space="0" w:color="auto"/>
        <w:left w:val="none" w:sz="0" w:space="0" w:color="auto"/>
        <w:bottom w:val="none" w:sz="0" w:space="0" w:color="auto"/>
        <w:right w:val="none" w:sz="0" w:space="0" w:color="auto"/>
      </w:divBdr>
    </w:div>
    <w:div w:id="274212137">
      <w:marLeft w:val="640"/>
      <w:marRight w:val="0"/>
      <w:marTop w:val="0"/>
      <w:marBottom w:val="0"/>
      <w:divBdr>
        <w:top w:val="none" w:sz="0" w:space="0" w:color="auto"/>
        <w:left w:val="none" w:sz="0" w:space="0" w:color="auto"/>
        <w:bottom w:val="none" w:sz="0" w:space="0" w:color="auto"/>
        <w:right w:val="none" w:sz="0" w:space="0" w:color="auto"/>
      </w:divBdr>
    </w:div>
    <w:div w:id="274482225">
      <w:marLeft w:val="640"/>
      <w:marRight w:val="0"/>
      <w:marTop w:val="0"/>
      <w:marBottom w:val="0"/>
      <w:divBdr>
        <w:top w:val="none" w:sz="0" w:space="0" w:color="auto"/>
        <w:left w:val="none" w:sz="0" w:space="0" w:color="auto"/>
        <w:bottom w:val="none" w:sz="0" w:space="0" w:color="auto"/>
        <w:right w:val="none" w:sz="0" w:space="0" w:color="auto"/>
      </w:divBdr>
    </w:div>
    <w:div w:id="274676071">
      <w:marLeft w:val="640"/>
      <w:marRight w:val="0"/>
      <w:marTop w:val="0"/>
      <w:marBottom w:val="0"/>
      <w:divBdr>
        <w:top w:val="none" w:sz="0" w:space="0" w:color="auto"/>
        <w:left w:val="none" w:sz="0" w:space="0" w:color="auto"/>
        <w:bottom w:val="none" w:sz="0" w:space="0" w:color="auto"/>
        <w:right w:val="none" w:sz="0" w:space="0" w:color="auto"/>
      </w:divBdr>
    </w:div>
    <w:div w:id="274800049">
      <w:marLeft w:val="640"/>
      <w:marRight w:val="0"/>
      <w:marTop w:val="0"/>
      <w:marBottom w:val="0"/>
      <w:divBdr>
        <w:top w:val="none" w:sz="0" w:space="0" w:color="auto"/>
        <w:left w:val="none" w:sz="0" w:space="0" w:color="auto"/>
        <w:bottom w:val="none" w:sz="0" w:space="0" w:color="auto"/>
        <w:right w:val="none" w:sz="0" w:space="0" w:color="auto"/>
      </w:divBdr>
    </w:div>
    <w:div w:id="275331247">
      <w:marLeft w:val="640"/>
      <w:marRight w:val="0"/>
      <w:marTop w:val="0"/>
      <w:marBottom w:val="0"/>
      <w:divBdr>
        <w:top w:val="none" w:sz="0" w:space="0" w:color="auto"/>
        <w:left w:val="none" w:sz="0" w:space="0" w:color="auto"/>
        <w:bottom w:val="none" w:sz="0" w:space="0" w:color="auto"/>
        <w:right w:val="none" w:sz="0" w:space="0" w:color="auto"/>
      </w:divBdr>
    </w:div>
    <w:div w:id="275986315">
      <w:bodyDiv w:val="1"/>
      <w:marLeft w:val="0"/>
      <w:marRight w:val="0"/>
      <w:marTop w:val="0"/>
      <w:marBottom w:val="0"/>
      <w:divBdr>
        <w:top w:val="none" w:sz="0" w:space="0" w:color="auto"/>
        <w:left w:val="none" w:sz="0" w:space="0" w:color="auto"/>
        <w:bottom w:val="none" w:sz="0" w:space="0" w:color="auto"/>
        <w:right w:val="none" w:sz="0" w:space="0" w:color="auto"/>
      </w:divBdr>
      <w:divsChild>
        <w:div w:id="89357432">
          <w:marLeft w:val="480"/>
          <w:marRight w:val="0"/>
          <w:marTop w:val="0"/>
          <w:marBottom w:val="0"/>
          <w:divBdr>
            <w:top w:val="none" w:sz="0" w:space="0" w:color="auto"/>
            <w:left w:val="none" w:sz="0" w:space="0" w:color="auto"/>
            <w:bottom w:val="none" w:sz="0" w:space="0" w:color="auto"/>
            <w:right w:val="none" w:sz="0" w:space="0" w:color="auto"/>
          </w:divBdr>
        </w:div>
        <w:div w:id="101808166">
          <w:marLeft w:val="480"/>
          <w:marRight w:val="0"/>
          <w:marTop w:val="0"/>
          <w:marBottom w:val="0"/>
          <w:divBdr>
            <w:top w:val="none" w:sz="0" w:space="0" w:color="auto"/>
            <w:left w:val="none" w:sz="0" w:space="0" w:color="auto"/>
            <w:bottom w:val="none" w:sz="0" w:space="0" w:color="auto"/>
            <w:right w:val="none" w:sz="0" w:space="0" w:color="auto"/>
          </w:divBdr>
        </w:div>
        <w:div w:id="108671823">
          <w:marLeft w:val="480"/>
          <w:marRight w:val="0"/>
          <w:marTop w:val="0"/>
          <w:marBottom w:val="0"/>
          <w:divBdr>
            <w:top w:val="none" w:sz="0" w:space="0" w:color="auto"/>
            <w:left w:val="none" w:sz="0" w:space="0" w:color="auto"/>
            <w:bottom w:val="none" w:sz="0" w:space="0" w:color="auto"/>
            <w:right w:val="none" w:sz="0" w:space="0" w:color="auto"/>
          </w:divBdr>
        </w:div>
        <w:div w:id="122694576">
          <w:marLeft w:val="480"/>
          <w:marRight w:val="0"/>
          <w:marTop w:val="0"/>
          <w:marBottom w:val="0"/>
          <w:divBdr>
            <w:top w:val="none" w:sz="0" w:space="0" w:color="auto"/>
            <w:left w:val="none" w:sz="0" w:space="0" w:color="auto"/>
            <w:bottom w:val="none" w:sz="0" w:space="0" w:color="auto"/>
            <w:right w:val="none" w:sz="0" w:space="0" w:color="auto"/>
          </w:divBdr>
        </w:div>
        <w:div w:id="135268662">
          <w:marLeft w:val="480"/>
          <w:marRight w:val="0"/>
          <w:marTop w:val="0"/>
          <w:marBottom w:val="0"/>
          <w:divBdr>
            <w:top w:val="none" w:sz="0" w:space="0" w:color="auto"/>
            <w:left w:val="none" w:sz="0" w:space="0" w:color="auto"/>
            <w:bottom w:val="none" w:sz="0" w:space="0" w:color="auto"/>
            <w:right w:val="none" w:sz="0" w:space="0" w:color="auto"/>
          </w:divBdr>
        </w:div>
        <w:div w:id="205993184">
          <w:marLeft w:val="480"/>
          <w:marRight w:val="0"/>
          <w:marTop w:val="0"/>
          <w:marBottom w:val="0"/>
          <w:divBdr>
            <w:top w:val="none" w:sz="0" w:space="0" w:color="auto"/>
            <w:left w:val="none" w:sz="0" w:space="0" w:color="auto"/>
            <w:bottom w:val="none" w:sz="0" w:space="0" w:color="auto"/>
            <w:right w:val="none" w:sz="0" w:space="0" w:color="auto"/>
          </w:divBdr>
        </w:div>
        <w:div w:id="281226713">
          <w:marLeft w:val="480"/>
          <w:marRight w:val="0"/>
          <w:marTop w:val="0"/>
          <w:marBottom w:val="0"/>
          <w:divBdr>
            <w:top w:val="none" w:sz="0" w:space="0" w:color="auto"/>
            <w:left w:val="none" w:sz="0" w:space="0" w:color="auto"/>
            <w:bottom w:val="none" w:sz="0" w:space="0" w:color="auto"/>
            <w:right w:val="none" w:sz="0" w:space="0" w:color="auto"/>
          </w:divBdr>
        </w:div>
        <w:div w:id="359094317">
          <w:marLeft w:val="480"/>
          <w:marRight w:val="0"/>
          <w:marTop w:val="0"/>
          <w:marBottom w:val="0"/>
          <w:divBdr>
            <w:top w:val="none" w:sz="0" w:space="0" w:color="auto"/>
            <w:left w:val="none" w:sz="0" w:space="0" w:color="auto"/>
            <w:bottom w:val="none" w:sz="0" w:space="0" w:color="auto"/>
            <w:right w:val="none" w:sz="0" w:space="0" w:color="auto"/>
          </w:divBdr>
        </w:div>
        <w:div w:id="415787915">
          <w:marLeft w:val="480"/>
          <w:marRight w:val="0"/>
          <w:marTop w:val="0"/>
          <w:marBottom w:val="0"/>
          <w:divBdr>
            <w:top w:val="none" w:sz="0" w:space="0" w:color="auto"/>
            <w:left w:val="none" w:sz="0" w:space="0" w:color="auto"/>
            <w:bottom w:val="none" w:sz="0" w:space="0" w:color="auto"/>
            <w:right w:val="none" w:sz="0" w:space="0" w:color="auto"/>
          </w:divBdr>
        </w:div>
        <w:div w:id="480774144">
          <w:marLeft w:val="480"/>
          <w:marRight w:val="0"/>
          <w:marTop w:val="0"/>
          <w:marBottom w:val="0"/>
          <w:divBdr>
            <w:top w:val="none" w:sz="0" w:space="0" w:color="auto"/>
            <w:left w:val="none" w:sz="0" w:space="0" w:color="auto"/>
            <w:bottom w:val="none" w:sz="0" w:space="0" w:color="auto"/>
            <w:right w:val="none" w:sz="0" w:space="0" w:color="auto"/>
          </w:divBdr>
        </w:div>
        <w:div w:id="518742573">
          <w:marLeft w:val="480"/>
          <w:marRight w:val="0"/>
          <w:marTop w:val="0"/>
          <w:marBottom w:val="0"/>
          <w:divBdr>
            <w:top w:val="none" w:sz="0" w:space="0" w:color="auto"/>
            <w:left w:val="none" w:sz="0" w:space="0" w:color="auto"/>
            <w:bottom w:val="none" w:sz="0" w:space="0" w:color="auto"/>
            <w:right w:val="none" w:sz="0" w:space="0" w:color="auto"/>
          </w:divBdr>
        </w:div>
        <w:div w:id="522473126">
          <w:marLeft w:val="480"/>
          <w:marRight w:val="0"/>
          <w:marTop w:val="0"/>
          <w:marBottom w:val="0"/>
          <w:divBdr>
            <w:top w:val="none" w:sz="0" w:space="0" w:color="auto"/>
            <w:left w:val="none" w:sz="0" w:space="0" w:color="auto"/>
            <w:bottom w:val="none" w:sz="0" w:space="0" w:color="auto"/>
            <w:right w:val="none" w:sz="0" w:space="0" w:color="auto"/>
          </w:divBdr>
        </w:div>
        <w:div w:id="566695549">
          <w:marLeft w:val="480"/>
          <w:marRight w:val="0"/>
          <w:marTop w:val="0"/>
          <w:marBottom w:val="0"/>
          <w:divBdr>
            <w:top w:val="none" w:sz="0" w:space="0" w:color="auto"/>
            <w:left w:val="none" w:sz="0" w:space="0" w:color="auto"/>
            <w:bottom w:val="none" w:sz="0" w:space="0" w:color="auto"/>
            <w:right w:val="none" w:sz="0" w:space="0" w:color="auto"/>
          </w:divBdr>
        </w:div>
        <w:div w:id="607854324">
          <w:marLeft w:val="480"/>
          <w:marRight w:val="0"/>
          <w:marTop w:val="0"/>
          <w:marBottom w:val="0"/>
          <w:divBdr>
            <w:top w:val="none" w:sz="0" w:space="0" w:color="auto"/>
            <w:left w:val="none" w:sz="0" w:space="0" w:color="auto"/>
            <w:bottom w:val="none" w:sz="0" w:space="0" w:color="auto"/>
            <w:right w:val="none" w:sz="0" w:space="0" w:color="auto"/>
          </w:divBdr>
        </w:div>
        <w:div w:id="621348650">
          <w:marLeft w:val="480"/>
          <w:marRight w:val="0"/>
          <w:marTop w:val="0"/>
          <w:marBottom w:val="0"/>
          <w:divBdr>
            <w:top w:val="none" w:sz="0" w:space="0" w:color="auto"/>
            <w:left w:val="none" w:sz="0" w:space="0" w:color="auto"/>
            <w:bottom w:val="none" w:sz="0" w:space="0" w:color="auto"/>
            <w:right w:val="none" w:sz="0" w:space="0" w:color="auto"/>
          </w:divBdr>
        </w:div>
        <w:div w:id="629167481">
          <w:marLeft w:val="480"/>
          <w:marRight w:val="0"/>
          <w:marTop w:val="0"/>
          <w:marBottom w:val="0"/>
          <w:divBdr>
            <w:top w:val="none" w:sz="0" w:space="0" w:color="auto"/>
            <w:left w:val="none" w:sz="0" w:space="0" w:color="auto"/>
            <w:bottom w:val="none" w:sz="0" w:space="0" w:color="auto"/>
            <w:right w:val="none" w:sz="0" w:space="0" w:color="auto"/>
          </w:divBdr>
        </w:div>
        <w:div w:id="710688808">
          <w:marLeft w:val="480"/>
          <w:marRight w:val="0"/>
          <w:marTop w:val="0"/>
          <w:marBottom w:val="0"/>
          <w:divBdr>
            <w:top w:val="none" w:sz="0" w:space="0" w:color="auto"/>
            <w:left w:val="none" w:sz="0" w:space="0" w:color="auto"/>
            <w:bottom w:val="none" w:sz="0" w:space="0" w:color="auto"/>
            <w:right w:val="none" w:sz="0" w:space="0" w:color="auto"/>
          </w:divBdr>
        </w:div>
        <w:div w:id="754939624">
          <w:marLeft w:val="480"/>
          <w:marRight w:val="0"/>
          <w:marTop w:val="0"/>
          <w:marBottom w:val="0"/>
          <w:divBdr>
            <w:top w:val="none" w:sz="0" w:space="0" w:color="auto"/>
            <w:left w:val="none" w:sz="0" w:space="0" w:color="auto"/>
            <w:bottom w:val="none" w:sz="0" w:space="0" w:color="auto"/>
            <w:right w:val="none" w:sz="0" w:space="0" w:color="auto"/>
          </w:divBdr>
        </w:div>
        <w:div w:id="764419775">
          <w:marLeft w:val="480"/>
          <w:marRight w:val="0"/>
          <w:marTop w:val="0"/>
          <w:marBottom w:val="0"/>
          <w:divBdr>
            <w:top w:val="none" w:sz="0" w:space="0" w:color="auto"/>
            <w:left w:val="none" w:sz="0" w:space="0" w:color="auto"/>
            <w:bottom w:val="none" w:sz="0" w:space="0" w:color="auto"/>
            <w:right w:val="none" w:sz="0" w:space="0" w:color="auto"/>
          </w:divBdr>
        </w:div>
        <w:div w:id="833691382">
          <w:marLeft w:val="480"/>
          <w:marRight w:val="0"/>
          <w:marTop w:val="0"/>
          <w:marBottom w:val="0"/>
          <w:divBdr>
            <w:top w:val="none" w:sz="0" w:space="0" w:color="auto"/>
            <w:left w:val="none" w:sz="0" w:space="0" w:color="auto"/>
            <w:bottom w:val="none" w:sz="0" w:space="0" w:color="auto"/>
            <w:right w:val="none" w:sz="0" w:space="0" w:color="auto"/>
          </w:divBdr>
        </w:div>
        <w:div w:id="967398636">
          <w:marLeft w:val="480"/>
          <w:marRight w:val="0"/>
          <w:marTop w:val="0"/>
          <w:marBottom w:val="0"/>
          <w:divBdr>
            <w:top w:val="none" w:sz="0" w:space="0" w:color="auto"/>
            <w:left w:val="none" w:sz="0" w:space="0" w:color="auto"/>
            <w:bottom w:val="none" w:sz="0" w:space="0" w:color="auto"/>
            <w:right w:val="none" w:sz="0" w:space="0" w:color="auto"/>
          </w:divBdr>
        </w:div>
        <w:div w:id="972950019">
          <w:marLeft w:val="480"/>
          <w:marRight w:val="0"/>
          <w:marTop w:val="0"/>
          <w:marBottom w:val="0"/>
          <w:divBdr>
            <w:top w:val="none" w:sz="0" w:space="0" w:color="auto"/>
            <w:left w:val="none" w:sz="0" w:space="0" w:color="auto"/>
            <w:bottom w:val="none" w:sz="0" w:space="0" w:color="auto"/>
            <w:right w:val="none" w:sz="0" w:space="0" w:color="auto"/>
          </w:divBdr>
        </w:div>
        <w:div w:id="976183349">
          <w:marLeft w:val="480"/>
          <w:marRight w:val="0"/>
          <w:marTop w:val="0"/>
          <w:marBottom w:val="0"/>
          <w:divBdr>
            <w:top w:val="none" w:sz="0" w:space="0" w:color="auto"/>
            <w:left w:val="none" w:sz="0" w:space="0" w:color="auto"/>
            <w:bottom w:val="none" w:sz="0" w:space="0" w:color="auto"/>
            <w:right w:val="none" w:sz="0" w:space="0" w:color="auto"/>
          </w:divBdr>
        </w:div>
        <w:div w:id="979455254">
          <w:marLeft w:val="480"/>
          <w:marRight w:val="0"/>
          <w:marTop w:val="0"/>
          <w:marBottom w:val="0"/>
          <w:divBdr>
            <w:top w:val="none" w:sz="0" w:space="0" w:color="auto"/>
            <w:left w:val="none" w:sz="0" w:space="0" w:color="auto"/>
            <w:bottom w:val="none" w:sz="0" w:space="0" w:color="auto"/>
            <w:right w:val="none" w:sz="0" w:space="0" w:color="auto"/>
          </w:divBdr>
        </w:div>
        <w:div w:id="1087772338">
          <w:marLeft w:val="480"/>
          <w:marRight w:val="0"/>
          <w:marTop w:val="0"/>
          <w:marBottom w:val="0"/>
          <w:divBdr>
            <w:top w:val="none" w:sz="0" w:space="0" w:color="auto"/>
            <w:left w:val="none" w:sz="0" w:space="0" w:color="auto"/>
            <w:bottom w:val="none" w:sz="0" w:space="0" w:color="auto"/>
            <w:right w:val="none" w:sz="0" w:space="0" w:color="auto"/>
          </w:divBdr>
        </w:div>
        <w:div w:id="1106920712">
          <w:marLeft w:val="480"/>
          <w:marRight w:val="0"/>
          <w:marTop w:val="0"/>
          <w:marBottom w:val="0"/>
          <w:divBdr>
            <w:top w:val="none" w:sz="0" w:space="0" w:color="auto"/>
            <w:left w:val="none" w:sz="0" w:space="0" w:color="auto"/>
            <w:bottom w:val="none" w:sz="0" w:space="0" w:color="auto"/>
            <w:right w:val="none" w:sz="0" w:space="0" w:color="auto"/>
          </w:divBdr>
        </w:div>
        <w:div w:id="1109662742">
          <w:marLeft w:val="480"/>
          <w:marRight w:val="0"/>
          <w:marTop w:val="0"/>
          <w:marBottom w:val="0"/>
          <w:divBdr>
            <w:top w:val="none" w:sz="0" w:space="0" w:color="auto"/>
            <w:left w:val="none" w:sz="0" w:space="0" w:color="auto"/>
            <w:bottom w:val="none" w:sz="0" w:space="0" w:color="auto"/>
            <w:right w:val="none" w:sz="0" w:space="0" w:color="auto"/>
          </w:divBdr>
        </w:div>
        <w:div w:id="1207110440">
          <w:marLeft w:val="480"/>
          <w:marRight w:val="0"/>
          <w:marTop w:val="0"/>
          <w:marBottom w:val="0"/>
          <w:divBdr>
            <w:top w:val="none" w:sz="0" w:space="0" w:color="auto"/>
            <w:left w:val="none" w:sz="0" w:space="0" w:color="auto"/>
            <w:bottom w:val="none" w:sz="0" w:space="0" w:color="auto"/>
            <w:right w:val="none" w:sz="0" w:space="0" w:color="auto"/>
          </w:divBdr>
        </w:div>
        <w:div w:id="1230842187">
          <w:marLeft w:val="480"/>
          <w:marRight w:val="0"/>
          <w:marTop w:val="0"/>
          <w:marBottom w:val="0"/>
          <w:divBdr>
            <w:top w:val="none" w:sz="0" w:space="0" w:color="auto"/>
            <w:left w:val="none" w:sz="0" w:space="0" w:color="auto"/>
            <w:bottom w:val="none" w:sz="0" w:space="0" w:color="auto"/>
            <w:right w:val="none" w:sz="0" w:space="0" w:color="auto"/>
          </w:divBdr>
        </w:div>
        <w:div w:id="1234075376">
          <w:marLeft w:val="480"/>
          <w:marRight w:val="0"/>
          <w:marTop w:val="0"/>
          <w:marBottom w:val="0"/>
          <w:divBdr>
            <w:top w:val="none" w:sz="0" w:space="0" w:color="auto"/>
            <w:left w:val="none" w:sz="0" w:space="0" w:color="auto"/>
            <w:bottom w:val="none" w:sz="0" w:space="0" w:color="auto"/>
            <w:right w:val="none" w:sz="0" w:space="0" w:color="auto"/>
          </w:divBdr>
        </w:div>
        <w:div w:id="1291738742">
          <w:marLeft w:val="480"/>
          <w:marRight w:val="0"/>
          <w:marTop w:val="0"/>
          <w:marBottom w:val="0"/>
          <w:divBdr>
            <w:top w:val="none" w:sz="0" w:space="0" w:color="auto"/>
            <w:left w:val="none" w:sz="0" w:space="0" w:color="auto"/>
            <w:bottom w:val="none" w:sz="0" w:space="0" w:color="auto"/>
            <w:right w:val="none" w:sz="0" w:space="0" w:color="auto"/>
          </w:divBdr>
        </w:div>
        <w:div w:id="1331133693">
          <w:marLeft w:val="480"/>
          <w:marRight w:val="0"/>
          <w:marTop w:val="0"/>
          <w:marBottom w:val="0"/>
          <w:divBdr>
            <w:top w:val="none" w:sz="0" w:space="0" w:color="auto"/>
            <w:left w:val="none" w:sz="0" w:space="0" w:color="auto"/>
            <w:bottom w:val="none" w:sz="0" w:space="0" w:color="auto"/>
            <w:right w:val="none" w:sz="0" w:space="0" w:color="auto"/>
          </w:divBdr>
        </w:div>
        <w:div w:id="1343047658">
          <w:marLeft w:val="480"/>
          <w:marRight w:val="0"/>
          <w:marTop w:val="0"/>
          <w:marBottom w:val="0"/>
          <w:divBdr>
            <w:top w:val="none" w:sz="0" w:space="0" w:color="auto"/>
            <w:left w:val="none" w:sz="0" w:space="0" w:color="auto"/>
            <w:bottom w:val="none" w:sz="0" w:space="0" w:color="auto"/>
            <w:right w:val="none" w:sz="0" w:space="0" w:color="auto"/>
          </w:divBdr>
        </w:div>
        <w:div w:id="1348018626">
          <w:marLeft w:val="480"/>
          <w:marRight w:val="0"/>
          <w:marTop w:val="0"/>
          <w:marBottom w:val="0"/>
          <w:divBdr>
            <w:top w:val="none" w:sz="0" w:space="0" w:color="auto"/>
            <w:left w:val="none" w:sz="0" w:space="0" w:color="auto"/>
            <w:bottom w:val="none" w:sz="0" w:space="0" w:color="auto"/>
            <w:right w:val="none" w:sz="0" w:space="0" w:color="auto"/>
          </w:divBdr>
        </w:div>
        <w:div w:id="1394742837">
          <w:marLeft w:val="480"/>
          <w:marRight w:val="0"/>
          <w:marTop w:val="0"/>
          <w:marBottom w:val="0"/>
          <w:divBdr>
            <w:top w:val="none" w:sz="0" w:space="0" w:color="auto"/>
            <w:left w:val="none" w:sz="0" w:space="0" w:color="auto"/>
            <w:bottom w:val="none" w:sz="0" w:space="0" w:color="auto"/>
            <w:right w:val="none" w:sz="0" w:space="0" w:color="auto"/>
          </w:divBdr>
        </w:div>
        <w:div w:id="1444810310">
          <w:marLeft w:val="480"/>
          <w:marRight w:val="0"/>
          <w:marTop w:val="0"/>
          <w:marBottom w:val="0"/>
          <w:divBdr>
            <w:top w:val="none" w:sz="0" w:space="0" w:color="auto"/>
            <w:left w:val="none" w:sz="0" w:space="0" w:color="auto"/>
            <w:bottom w:val="none" w:sz="0" w:space="0" w:color="auto"/>
            <w:right w:val="none" w:sz="0" w:space="0" w:color="auto"/>
          </w:divBdr>
        </w:div>
        <w:div w:id="1454515781">
          <w:marLeft w:val="480"/>
          <w:marRight w:val="0"/>
          <w:marTop w:val="0"/>
          <w:marBottom w:val="0"/>
          <w:divBdr>
            <w:top w:val="none" w:sz="0" w:space="0" w:color="auto"/>
            <w:left w:val="none" w:sz="0" w:space="0" w:color="auto"/>
            <w:bottom w:val="none" w:sz="0" w:space="0" w:color="auto"/>
            <w:right w:val="none" w:sz="0" w:space="0" w:color="auto"/>
          </w:divBdr>
        </w:div>
        <w:div w:id="1523976203">
          <w:marLeft w:val="480"/>
          <w:marRight w:val="0"/>
          <w:marTop w:val="0"/>
          <w:marBottom w:val="0"/>
          <w:divBdr>
            <w:top w:val="none" w:sz="0" w:space="0" w:color="auto"/>
            <w:left w:val="none" w:sz="0" w:space="0" w:color="auto"/>
            <w:bottom w:val="none" w:sz="0" w:space="0" w:color="auto"/>
            <w:right w:val="none" w:sz="0" w:space="0" w:color="auto"/>
          </w:divBdr>
        </w:div>
        <w:div w:id="1577517825">
          <w:marLeft w:val="480"/>
          <w:marRight w:val="0"/>
          <w:marTop w:val="0"/>
          <w:marBottom w:val="0"/>
          <w:divBdr>
            <w:top w:val="none" w:sz="0" w:space="0" w:color="auto"/>
            <w:left w:val="none" w:sz="0" w:space="0" w:color="auto"/>
            <w:bottom w:val="none" w:sz="0" w:space="0" w:color="auto"/>
            <w:right w:val="none" w:sz="0" w:space="0" w:color="auto"/>
          </w:divBdr>
        </w:div>
        <w:div w:id="1593202145">
          <w:marLeft w:val="480"/>
          <w:marRight w:val="0"/>
          <w:marTop w:val="0"/>
          <w:marBottom w:val="0"/>
          <w:divBdr>
            <w:top w:val="none" w:sz="0" w:space="0" w:color="auto"/>
            <w:left w:val="none" w:sz="0" w:space="0" w:color="auto"/>
            <w:bottom w:val="none" w:sz="0" w:space="0" w:color="auto"/>
            <w:right w:val="none" w:sz="0" w:space="0" w:color="auto"/>
          </w:divBdr>
        </w:div>
        <w:div w:id="1640915805">
          <w:marLeft w:val="480"/>
          <w:marRight w:val="0"/>
          <w:marTop w:val="0"/>
          <w:marBottom w:val="0"/>
          <w:divBdr>
            <w:top w:val="none" w:sz="0" w:space="0" w:color="auto"/>
            <w:left w:val="none" w:sz="0" w:space="0" w:color="auto"/>
            <w:bottom w:val="none" w:sz="0" w:space="0" w:color="auto"/>
            <w:right w:val="none" w:sz="0" w:space="0" w:color="auto"/>
          </w:divBdr>
        </w:div>
        <w:div w:id="1650134170">
          <w:marLeft w:val="480"/>
          <w:marRight w:val="0"/>
          <w:marTop w:val="0"/>
          <w:marBottom w:val="0"/>
          <w:divBdr>
            <w:top w:val="none" w:sz="0" w:space="0" w:color="auto"/>
            <w:left w:val="none" w:sz="0" w:space="0" w:color="auto"/>
            <w:bottom w:val="none" w:sz="0" w:space="0" w:color="auto"/>
            <w:right w:val="none" w:sz="0" w:space="0" w:color="auto"/>
          </w:divBdr>
        </w:div>
        <w:div w:id="1650474419">
          <w:marLeft w:val="480"/>
          <w:marRight w:val="0"/>
          <w:marTop w:val="0"/>
          <w:marBottom w:val="0"/>
          <w:divBdr>
            <w:top w:val="none" w:sz="0" w:space="0" w:color="auto"/>
            <w:left w:val="none" w:sz="0" w:space="0" w:color="auto"/>
            <w:bottom w:val="none" w:sz="0" w:space="0" w:color="auto"/>
            <w:right w:val="none" w:sz="0" w:space="0" w:color="auto"/>
          </w:divBdr>
        </w:div>
        <w:div w:id="1698238620">
          <w:marLeft w:val="480"/>
          <w:marRight w:val="0"/>
          <w:marTop w:val="0"/>
          <w:marBottom w:val="0"/>
          <w:divBdr>
            <w:top w:val="none" w:sz="0" w:space="0" w:color="auto"/>
            <w:left w:val="none" w:sz="0" w:space="0" w:color="auto"/>
            <w:bottom w:val="none" w:sz="0" w:space="0" w:color="auto"/>
            <w:right w:val="none" w:sz="0" w:space="0" w:color="auto"/>
          </w:divBdr>
        </w:div>
        <w:div w:id="1717193128">
          <w:marLeft w:val="480"/>
          <w:marRight w:val="0"/>
          <w:marTop w:val="0"/>
          <w:marBottom w:val="0"/>
          <w:divBdr>
            <w:top w:val="none" w:sz="0" w:space="0" w:color="auto"/>
            <w:left w:val="none" w:sz="0" w:space="0" w:color="auto"/>
            <w:bottom w:val="none" w:sz="0" w:space="0" w:color="auto"/>
            <w:right w:val="none" w:sz="0" w:space="0" w:color="auto"/>
          </w:divBdr>
        </w:div>
        <w:div w:id="1724983280">
          <w:marLeft w:val="480"/>
          <w:marRight w:val="0"/>
          <w:marTop w:val="0"/>
          <w:marBottom w:val="0"/>
          <w:divBdr>
            <w:top w:val="none" w:sz="0" w:space="0" w:color="auto"/>
            <w:left w:val="none" w:sz="0" w:space="0" w:color="auto"/>
            <w:bottom w:val="none" w:sz="0" w:space="0" w:color="auto"/>
            <w:right w:val="none" w:sz="0" w:space="0" w:color="auto"/>
          </w:divBdr>
        </w:div>
        <w:div w:id="1759592094">
          <w:marLeft w:val="480"/>
          <w:marRight w:val="0"/>
          <w:marTop w:val="0"/>
          <w:marBottom w:val="0"/>
          <w:divBdr>
            <w:top w:val="none" w:sz="0" w:space="0" w:color="auto"/>
            <w:left w:val="none" w:sz="0" w:space="0" w:color="auto"/>
            <w:bottom w:val="none" w:sz="0" w:space="0" w:color="auto"/>
            <w:right w:val="none" w:sz="0" w:space="0" w:color="auto"/>
          </w:divBdr>
        </w:div>
        <w:div w:id="1863471034">
          <w:marLeft w:val="480"/>
          <w:marRight w:val="0"/>
          <w:marTop w:val="0"/>
          <w:marBottom w:val="0"/>
          <w:divBdr>
            <w:top w:val="none" w:sz="0" w:space="0" w:color="auto"/>
            <w:left w:val="none" w:sz="0" w:space="0" w:color="auto"/>
            <w:bottom w:val="none" w:sz="0" w:space="0" w:color="auto"/>
            <w:right w:val="none" w:sz="0" w:space="0" w:color="auto"/>
          </w:divBdr>
        </w:div>
        <w:div w:id="1935935025">
          <w:marLeft w:val="480"/>
          <w:marRight w:val="0"/>
          <w:marTop w:val="0"/>
          <w:marBottom w:val="0"/>
          <w:divBdr>
            <w:top w:val="none" w:sz="0" w:space="0" w:color="auto"/>
            <w:left w:val="none" w:sz="0" w:space="0" w:color="auto"/>
            <w:bottom w:val="none" w:sz="0" w:space="0" w:color="auto"/>
            <w:right w:val="none" w:sz="0" w:space="0" w:color="auto"/>
          </w:divBdr>
        </w:div>
        <w:div w:id="1938364660">
          <w:marLeft w:val="480"/>
          <w:marRight w:val="0"/>
          <w:marTop w:val="0"/>
          <w:marBottom w:val="0"/>
          <w:divBdr>
            <w:top w:val="none" w:sz="0" w:space="0" w:color="auto"/>
            <w:left w:val="none" w:sz="0" w:space="0" w:color="auto"/>
            <w:bottom w:val="none" w:sz="0" w:space="0" w:color="auto"/>
            <w:right w:val="none" w:sz="0" w:space="0" w:color="auto"/>
          </w:divBdr>
        </w:div>
        <w:div w:id="1989557467">
          <w:marLeft w:val="480"/>
          <w:marRight w:val="0"/>
          <w:marTop w:val="0"/>
          <w:marBottom w:val="0"/>
          <w:divBdr>
            <w:top w:val="none" w:sz="0" w:space="0" w:color="auto"/>
            <w:left w:val="none" w:sz="0" w:space="0" w:color="auto"/>
            <w:bottom w:val="none" w:sz="0" w:space="0" w:color="auto"/>
            <w:right w:val="none" w:sz="0" w:space="0" w:color="auto"/>
          </w:divBdr>
        </w:div>
        <w:div w:id="2087142036">
          <w:marLeft w:val="480"/>
          <w:marRight w:val="0"/>
          <w:marTop w:val="0"/>
          <w:marBottom w:val="0"/>
          <w:divBdr>
            <w:top w:val="none" w:sz="0" w:space="0" w:color="auto"/>
            <w:left w:val="none" w:sz="0" w:space="0" w:color="auto"/>
            <w:bottom w:val="none" w:sz="0" w:space="0" w:color="auto"/>
            <w:right w:val="none" w:sz="0" w:space="0" w:color="auto"/>
          </w:divBdr>
        </w:div>
        <w:div w:id="2097051053">
          <w:marLeft w:val="480"/>
          <w:marRight w:val="0"/>
          <w:marTop w:val="0"/>
          <w:marBottom w:val="0"/>
          <w:divBdr>
            <w:top w:val="none" w:sz="0" w:space="0" w:color="auto"/>
            <w:left w:val="none" w:sz="0" w:space="0" w:color="auto"/>
            <w:bottom w:val="none" w:sz="0" w:space="0" w:color="auto"/>
            <w:right w:val="none" w:sz="0" w:space="0" w:color="auto"/>
          </w:divBdr>
        </w:div>
        <w:div w:id="2113814649">
          <w:marLeft w:val="480"/>
          <w:marRight w:val="0"/>
          <w:marTop w:val="0"/>
          <w:marBottom w:val="0"/>
          <w:divBdr>
            <w:top w:val="none" w:sz="0" w:space="0" w:color="auto"/>
            <w:left w:val="none" w:sz="0" w:space="0" w:color="auto"/>
            <w:bottom w:val="none" w:sz="0" w:space="0" w:color="auto"/>
            <w:right w:val="none" w:sz="0" w:space="0" w:color="auto"/>
          </w:divBdr>
        </w:div>
      </w:divsChild>
    </w:div>
    <w:div w:id="276524892">
      <w:marLeft w:val="480"/>
      <w:marRight w:val="0"/>
      <w:marTop w:val="0"/>
      <w:marBottom w:val="0"/>
      <w:divBdr>
        <w:top w:val="none" w:sz="0" w:space="0" w:color="auto"/>
        <w:left w:val="none" w:sz="0" w:space="0" w:color="auto"/>
        <w:bottom w:val="none" w:sz="0" w:space="0" w:color="auto"/>
        <w:right w:val="none" w:sz="0" w:space="0" w:color="auto"/>
      </w:divBdr>
    </w:div>
    <w:div w:id="276564114">
      <w:bodyDiv w:val="1"/>
      <w:marLeft w:val="0"/>
      <w:marRight w:val="0"/>
      <w:marTop w:val="0"/>
      <w:marBottom w:val="0"/>
      <w:divBdr>
        <w:top w:val="none" w:sz="0" w:space="0" w:color="auto"/>
        <w:left w:val="none" w:sz="0" w:space="0" w:color="auto"/>
        <w:bottom w:val="none" w:sz="0" w:space="0" w:color="auto"/>
        <w:right w:val="none" w:sz="0" w:space="0" w:color="auto"/>
      </w:divBdr>
    </w:div>
    <w:div w:id="276915777">
      <w:marLeft w:val="640"/>
      <w:marRight w:val="0"/>
      <w:marTop w:val="0"/>
      <w:marBottom w:val="0"/>
      <w:divBdr>
        <w:top w:val="none" w:sz="0" w:space="0" w:color="auto"/>
        <w:left w:val="none" w:sz="0" w:space="0" w:color="auto"/>
        <w:bottom w:val="none" w:sz="0" w:space="0" w:color="auto"/>
        <w:right w:val="none" w:sz="0" w:space="0" w:color="auto"/>
      </w:divBdr>
    </w:div>
    <w:div w:id="277445724">
      <w:marLeft w:val="640"/>
      <w:marRight w:val="0"/>
      <w:marTop w:val="0"/>
      <w:marBottom w:val="0"/>
      <w:divBdr>
        <w:top w:val="none" w:sz="0" w:space="0" w:color="auto"/>
        <w:left w:val="none" w:sz="0" w:space="0" w:color="auto"/>
        <w:bottom w:val="none" w:sz="0" w:space="0" w:color="auto"/>
        <w:right w:val="none" w:sz="0" w:space="0" w:color="auto"/>
      </w:divBdr>
    </w:div>
    <w:div w:id="278070195">
      <w:marLeft w:val="640"/>
      <w:marRight w:val="0"/>
      <w:marTop w:val="0"/>
      <w:marBottom w:val="0"/>
      <w:divBdr>
        <w:top w:val="none" w:sz="0" w:space="0" w:color="auto"/>
        <w:left w:val="none" w:sz="0" w:space="0" w:color="auto"/>
        <w:bottom w:val="none" w:sz="0" w:space="0" w:color="auto"/>
        <w:right w:val="none" w:sz="0" w:space="0" w:color="auto"/>
      </w:divBdr>
    </w:div>
    <w:div w:id="278294098">
      <w:marLeft w:val="640"/>
      <w:marRight w:val="0"/>
      <w:marTop w:val="0"/>
      <w:marBottom w:val="0"/>
      <w:divBdr>
        <w:top w:val="none" w:sz="0" w:space="0" w:color="auto"/>
        <w:left w:val="none" w:sz="0" w:space="0" w:color="auto"/>
        <w:bottom w:val="none" w:sz="0" w:space="0" w:color="auto"/>
        <w:right w:val="none" w:sz="0" w:space="0" w:color="auto"/>
      </w:divBdr>
    </w:div>
    <w:div w:id="278411277">
      <w:marLeft w:val="640"/>
      <w:marRight w:val="0"/>
      <w:marTop w:val="0"/>
      <w:marBottom w:val="0"/>
      <w:divBdr>
        <w:top w:val="none" w:sz="0" w:space="0" w:color="auto"/>
        <w:left w:val="none" w:sz="0" w:space="0" w:color="auto"/>
        <w:bottom w:val="none" w:sz="0" w:space="0" w:color="auto"/>
        <w:right w:val="none" w:sz="0" w:space="0" w:color="auto"/>
      </w:divBdr>
    </w:div>
    <w:div w:id="282078356">
      <w:marLeft w:val="480"/>
      <w:marRight w:val="0"/>
      <w:marTop w:val="0"/>
      <w:marBottom w:val="0"/>
      <w:divBdr>
        <w:top w:val="none" w:sz="0" w:space="0" w:color="auto"/>
        <w:left w:val="none" w:sz="0" w:space="0" w:color="auto"/>
        <w:bottom w:val="none" w:sz="0" w:space="0" w:color="auto"/>
        <w:right w:val="none" w:sz="0" w:space="0" w:color="auto"/>
      </w:divBdr>
    </w:div>
    <w:div w:id="282620068">
      <w:marLeft w:val="640"/>
      <w:marRight w:val="0"/>
      <w:marTop w:val="0"/>
      <w:marBottom w:val="0"/>
      <w:divBdr>
        <w:top w:val="none" w:sz="0" w:space="0" w:color="auto"/>
        <w:left w:val="none" w:sz="0" w:space="0" w:color="auto"/>
        <w:bottom w:val="none" w:sz="0" w:space="0" w:color="auto"/>
        <w:right w:val="none" w:sz="0" w:space="0" w:color="auto"/>
      </w:divBdr>
    </w:div>
    <w:div w:id="283536382">
      <w:marLeft w:val="640"/>
      <w:marRight w:val="0"/>
      <w:marTop w:val="0"/>
      <w:marBottom w:val="0"/>
      <w:divBdr>
        <w:top w:val="none" w:sz="0" w:space="0" w:color="auto"/>
        <w:left w:val="none" w:sz="0" w:space="0" w:color="auto"/>
        <w:bottom w:val="none" w:sz="0" w:space="0" w:color="auto"/>
        <w:right w:val="none" w:sz="0" w:space="0" w:color="auto"/>
      </w:divBdr>
    </w:div>
    <w:div w:id="284309078">
      <w:marLeft w:val="640"/>
      <w:marRight w:val="0"/>
      <w:marTop w:val="0"/>
      <w:marBottom w:val="0"/>
      <w:divBdr>
        <w:top w:val="none" w:sz="0" w:space="0" w:color="auto"/>
        <w:left w:val="none" w:sz="0" w:space="0" w:color="auto"/>
        <w:bottom w:val="none" w:sz="0" w:space="0" w:color="auto"/>
        <w:right w:val="none" w:sz="0" w:space="0" w:color="auto"/>
      </w:divBdr>
    </w:div>
    <w:div w:id="284972385">
      <w:marLeft w:val="640"/>
      <w:marRight w:val="0"/>
      <w:marTop w:val="0"/>
      <w:marBottom w:val="0"/>
      <w:divBdr>
        <w:top w:val="none" w:sz="0" w:space="0" w:color="auto"/>
        <w:left w:val="none" w:sz="0" w:space="0" w:color="auto"/>
        <w:bottom w:val="none" w:sz="0" w:space="0" w:color="auto"/>
        <w:right w:val="none" w:sz="0" w:space="0" w:color="auto"/>
      </w:divBdr>
    </w:div>
    <w:div w:id="285476989">
      <w:marLeft w:val="640"/>
      <w:marRight w:val="0"/>
      <w:marTop w:val="0"/>
      <w:marBottom w:val="0"/>
      <w:divBdr>
        <w:top w:val="none" w:sz="0" w:space="0" w:color="auto"/>
        <w:left w:val="none" w:sz="0" w:space="0" w:color="auto"/>
        <w:bottom w:val="none" w:sz="0" w:space="0" w:color="auto"/>
        <w:right w:val="none" w:sz="0" w:space="0" w:color="auto"/>
      </w:divBdr>
    </w:div>
    <w:div w:id="285746537">
      <w:marLeft w:val="640"/>
      <w:marRight w:val="0"/>
      <w:marTop w:val="0"/>
      <w:marBottom w:val="0"/>
      <w:divBdr>
        <w:top w:val="none" w:sz="0" w:space="0" w:color="auto"/>
        <w:left w:val="none" w:sz="0" w:space="0" w:color="auto"/>
        <w:bottom w:val="none" w:sz="0" w:space="0" w:color="auto"/>
        <w:right w:val="none" w:sz="0" w:space="0" w:color="auto"/>
      </w:divBdr>
    </w:div>
    <w:div w:id="285964285">
      <w:marLeft w:val="640"/>
      <w:marRight w:val="0"/>
      <w:marTop w:val="0"/>
      <w:marBottom w:val="0"/>
      <w:divBdr>
        <w:top w:val="none" w:sz="0" w:space="0" w:color="auto"/>
        <w:left w:val="none" w:sz="0" w:space="0" w:color="auto"/>
        <w:bottom w:val="none" w:sz="0" w:space="0" w:color="auto"/>
        <w:right w:val="none" w:sz="0" w:space="0" w:color="auto"/>
      </w:divBdr>
    </w:div>
    <w:div w:id="286011171">
      <w:marLeft w:val="480"/>
      <w:marRight w:val="0"/>
      <w:marTop w:val="0"/>
      <w:marBottom w:val="0"/>
      <w:divBdr>
        <w:top w:val="none" w:sz="0" w:space="0" w:color="auto"/>
        <w:left w:val="none" w:sz="0" w:space="0" w:color="auto"/>
        <w:bottom w:val="none" w:sz="0" w:space="0" w:color="auto"/>
        <w:right w:val="none" w:sz="0" w:space="0" w:color="auto"/>
      </w:divBdr>
    </w:div>
    <w:div w:id="286594085">
      <w:marLeft w:val="480"/>
      <w:marRight w:val="0"/>
      <w:marTop w:val="0"/>
      <w:marBottom w:val="0"/>
      <w:divBdr>
        <w:top w:val="none" w:sz="0" w:space="0" w:color="auto"/>
        <w:left w:val="none" w:sz="0" w:space="0" w:color="auto"/>
        <w:bottom w:val="none" w:sz="0" w:space="0" w:color="auto"/>
        <w:right w:val="none" w:sz="0" w:space="0" w:color="auto"/>
      </w:divBdr>
    </w:div>
    <w:div w:id="286859976">
      <w:marLeft w:val="640"/>
      <w:marRight w:val="0"/>
      <w:marTop w:val="0"/>
      <w:marBottom w:val="0"/>
      <w:divBdr>
        <w:top w:val="none" w:sz="0" w:space="0" w:color="auto"/>
        <w:left w:val="none" w:sz="0" w:space="0" w:color="auto"/>
        <w:bottom w:val="none" w:sz="0" w:space="0" w:color="auto"/>
        <w:right w:val="none" w:sz="0" w:space="0" w:color="auto"/>
      </w:divBdr>
    </w:div>
    <w:div w:id="287588874">
      <w:marLeft w:val="640"/>
      <w:marRight w:val="0"/>
      <w:marTop w:val="0"/>
      <w:marBottom w:val="0"/>
      <w:divBdr>
        <w:top w:val="none" w:sz="0" w:space="0" w:color="auto"/>
        <w:left w:val="none" w:sz="0" w:space="0" w:color="auto"/>
        <w:bottom w:val="none" w:sz="0" w:space="0" w:color="auto"/>
        <w:right w:val="none" w:sz="0" w:space="0" w:color="auto"/>
      </w:divBdr>
    </w:div>
    <w:div w:id="288124658">
      <w:bodyDiv w:val="1"/>
      <w:marLeft w:val="0"/>
      <w:marRight w:val="0"/>
      <w:marTop w:val="0"/>
      <w:marBottom w:val="0"/>
      <w:divBdr>
        <w:top w:val="none" w:sz="0" w:space="0" w:color="auto"/>
        <w:left w:val="none" w:sz="0" w:space="0" w:color="auto"/>
        <w:bottom w:val="none" w:sz="0" w:space="0" w:color="auto"/>
        <w:right w:val="none" w:sz="0" w:space="0" w:color="auto"/>
      </w:divBdr>
      <w:divsChild>
        <w:div w:id="749426421">
          <w:marLeft w:val="0"/>
          <w:marRight w:val="0"/>
          <w:marTop w:val="225"/>
          <w:marBottom w:val="0"/>
          <w:divBdr>
            <w:top w:val="none" w:sz="0" w:space="0" w:color="auto"/>
            <w:left w:val="none" w:sz="0" w:space="0" w:color="auto"/>
            <w:bottom w:val="none" w:sz="0" w:space="0" w:color="auto"/>
            <w:right w:val="none" w:sz="0" w:space="0" w:color="auto"/>
          </w:divBdr>
        </w:div>
      </w:divsChild>
    </w:div>
    <w:div w:id="289018532">
      <w:bodyDiv w:val="1"/>
      <w:marLeft w:val="0"/>
      <w:marRight w:val="0"/>
      <w:marTop w:val="0"/>
      <w:marBottom w:val="0"/>
      <w:divBdr>
        <w:top w:val="none" w:sz="0" w:space="0" w:color="auto"/>
        <w:left w:val="none" w:sz="0" w:space="0" w:color="auto"/>
        <w:bottom w:val="none" w:sz="0" w:space="0" w:color="auto"/>
        <w:right w:val="none" w:sz="0" w:space="0" w:color="auto"/>
      </w:divBdr>
    </w:div>
    <w:div w:id="289096513">
      <w:marLeft w:val="640"/>
      <w:marRight w:val="0"/>
      <w:marTop w:val="0"/>
      <w:marBottom w:val="0"/>
      <w:divBdr>
        <w:top w:val="none" w:sz="0" w:space="0" w:color="auto"/>
        <w:left w:val="none" w:sz="0" w:space="0" w:color="auto"/>
        <w:bottom w:val="none" w:sz="0" w:space="0" w:color="auto"/>
        <w:right w:val="none" w:sz="0" w:space="0" w:color="auto"/>
      </w:divBdr>
    </w:div>
    <w:div w:id="289173450">
      <w:marLeft w:val="640"/>
      <w:marRight w:val="0"/>
      <w:marTop w:val="0"/>
      <w:marBottom w:val="0"/>
      <w:divBdr>
        <w:top w:val="none" w:sz="0" w:space="0" w:color="auto"/>
        <w:left w:val="none" w:sz="0" w:space="0" w:color="auto"/>
        <w:bottom w:val="none" w:sz="0" w:space="0" w:color="auto"/>
        <w:right w:val="none" w:sz="0" w:space="0" w:color="auto"/>
      </w:divBdr>
    </w:div>
    <w:div w:id="289211522">
      <w:marLeft w:val="640"/>
      <w:marRight w:val="0"/>
      <w:marTop w:val="0"/>
      <w:marBottom w:val="0"/>
      <w:divBdr>
        <w:top w:val="none" w:sz="0" w:space="0" w:color="auto"/>
        <w:left w:val="none" w:sz="0" w:space="0" w:color="auto"/>
        <w:bottom w:val="none" w:sz="0" w:space="0" w:color="auto"/>
        <w:right w:val="none" w:sz="0" w:space="0" w:color="auto"/>
      </w:divBdr>
    </w:div>
    <w:div w:id="290328229">
      <w:marLeft w:val="640"/>
      <w:marRight w:val="0"/>
      <w:marTop w:val="0"/>
      <w:marBottom w:val="0"/>
      <w:divBdr>
        <w:top w:val="none" w:sz="0" w:space="0" w:color="auto"/>
        <w:left w:val="none" w:sz="0" w:space="0" w:color="auto"/>
        <w:bottom w:val="none" w:sz="0" w:space="0" w:color="auto"/>
        <w:right w:val="none" w:sz="0" w:space="0" w:color="auto"/>
      </w:divBdr>
    </w:div>
    <w:div w:id="290599726">
      <w:marLeft w:val="640"/>
      <w:marRight w:val="0"/>
      <w:marTop w:val="0"/>
      <w:marBottom w:val="0"/>
      <w:divBdr>
        <w:top w:val="none" w:sz="0" w:space="0" w:color="auto"/>
        <w:left w:val="none" w:sz="0" w:space="0" w:color="auto"/>
        <w:bottom w:val="none" w:sz="0" w:space="0" w:color="auto"/>
        <w:right w:val="none" w:sz="0" w:space="0" w:color="auto"/>
      </w:divBdr>
    </w:div>
    <w:div w:id="290745389">
      <w:bodyDiv w:val="1"/>
      <w:marLeft w:val="0"/>
      <w:marRight w:val="0"/>
      <w:marTop w:val="0"/>
      <w:marBottom w:val="0"/>
      <w:divBdr>
        <w:top w:val="none" w:sz="0" w:space="0" w:color="auto"/>
        <w:left w:val="none" w:sz="0" w:space="0" w:color="auto"/>
        <w:bottom w:val="none" w:sz="0" w:space="0" w:color="auto"/>
        <w:right w:val="none" w:sz="0" w:space="0" w:color="auto"/>
      </w:divBdr>
    </w:div>
    <w:div w:id="290748780">
      <w:marLeft w:val="640"/>
      <w:marRight w:val="0"/>
      <w:marTop w:val="0"/>
      <w:marBottom w:val="0"/>
      <w:divBdr>
        <w:top w:val="none" w:sz="0" w:space="0" w:color="auto"/>
        <w:left w:val="none" w:sz="0" w:space="0" w:color="auto"/>
        <w:bottom w:val="none" w:sz="0" w:space="0" w:color="auto"/>
        <w:right w:val="none" w:sz="0" w:space="0" w:color="auto"/>
      </w:divBdr>
    </w:div>
    <w:div w:id="291252245">
      <w:marLeft w:val="640"/>
      <w:marRight w:val="0"/>
      <w:marTop w:val="0"/>
      <w:marBottom w:val="0"/>
      <w:divBdr>
        <w:top w:val="none" w:sz="0" w:space="0" w:color="auto"/>
        <w:left w:val="none" w:sz="0" w:space="0" w:color="auto"/>
        <w:bottom w:val="none" w:sz="0" w:space="0" w:color="auto"/>
        <w:right w:val="none" w:sz="0" w:space="0" w:color="auto"/>
      </w:divBdr>
    </w:div>
    <w:div w:id="291643813">
      <w:marLeft w:val="640"/>
      <w:marRight w:val="0"/>
      <w:marTop w:val="0"/>
      <w:marBottom w:val="0"/>
      <w:divBdr>
        <w:top w:val="none" w:sz="0" w:space="0" w:color="auto"/>
        <w:left w:val="none" w:sz="0" w:space="0" w:color="auto"/>
        <w:bottom w:val="none" w:sz="0" w:space="0" w:color="auto"/>
        <w:right w:val="none" w:sz="0" w:space="0" w:color="auto"/>
      </w:divBdr>
    </w:div>
    <w:div w:id="291789429">
      <w:marLeft w:val="640"/>
      <w:marRight w:val="0"/>
      <w:marTop w:val="0"/>
      <w:marBottom w:val="0"/>
      <w:divBdr>
        <w:top w:val="none" w:sz="0" w:space="0" w:color="auto"/>
        <w:left w:val="none" w:sz="0" w:space="0" w:color="auto"/>
        <w:bottom w:val="none" w:sz="0" w:space="0" w:color="auto"/>
        <w:right w:val="none" w:sz="0" w:space="0" w:color="auto"/>
      </w:divBdr>
    </w:div>
    <w:div w:id="292294129">
      <w:marLeft w:val="640"/>
      <w:marRight w:val="0"/>
      <w:marTop w:val="0"/>
      <w:marBottom w:val="0"/>
      <w:divBdr>
        <w:top w:val="none" w:sz="0" w:space="0" w:color="auto"/>
        <w:left w:val="none" w:sz="0" w:space="0" w:color="auto"/>
        <w:bottom w:val="none" w:sz="0" w:space="0" w:color="auto"/>
        <w:right w:val="none" w:sz="0" w:space="0" w:color="auto"/>
      </w:divBdr>
    </w:div>
    <w:div w:id="294025734">
      <w:marLeft w:val="640"/>
      <w:marRight w:val="0"/>
      <w:marTop w:val="0"/>
      <w:marBottom w:val="0"/>
      <w:divBdr>
        <w:top w:val="none" w:sz="0" w:space="0" w:color="auto"/>
        <w:left w:val="none" w:sz="0" w:space="0" w:color="auto"/>
        <w:bottom w:val="none" w:sz="0" w:space="0" w:color="auto"/>
        <w:right w:val="none" w:sz="0" w:space="0" w:color="auto"/>
      </w:divBdr>
    </w:div>
    <w:div w:id="294217935">
      <w:marLeft w:val="640"/>
      <w:marRight w:val="0"/>
      <w:marTop w:val="0"/>
      <w:marBottom w:val="0"/>
      <w:divBdr>
        <w:top w:val="none" w:sz="0" w:space="0" w:color="auto"/>
        <w:left w:val="none" w:sz="0" w:space="0" w:color="auto"/>
        <w:bottom w:val="none" w:sz="0" w:space="0" w:color="auto"/>
        <w:right w:val="none" w:sz="0" w:space="0" w:color="auto"/>
      </w:divBdr>
    </w:div>
    <w:div w:id="294719971">
      <w:marLeft w:val="640"/>
      <w:marRight w:val="0"/>
      <w:marTop w:val="0"/>
      <w:marBottom w:val="0"/>
      <w:divBdr>
        <w:top w:val="none" w:sz="0" w:space="0" w:color="auto"/>
        <w:left w:val="none" w:sz="0" w:space="0" w:color="auto"/>
        <w:bottom w:val="none" w:sz="0" w:space="0" w:color="auto"/>
        <w:right w:val="none" w:sz="0" w:space="0" w:color="auto"/>
      </w:divBdr>
    </w:div>
    <w:div w:id="294796716">
      <w:marLeft w:val="640"/>
      <w:marRight w:val="0"/>
      <w:marTop w:val="0"/>
      <w:marBottom w:val="0"/>
      <w:divBdr>
        <w:top w:val="none" w:sz="0" w:space="0" w:color="auto"/>
        <w:left w:val="none" w:sz="0" w:space="0" w:color="auto"/>
        <w:bottom w:val="none" w:sz="0" w:space="0" w:color="auto"/>
        <w:right w:val="none" w:sz="0" w:space="0" w:color="auto"/>
      </w:divBdr>
    </w:div>
    <w:div w:id="295256822">
      <w:bodyDiv w:val="1"/>
      <w:marLeft w:val="0"/>
      <w:marRight w:val="0"/>
      <w:marTop w:val="0"/>
      <w:marBottom w:val="0"/>
      <w:divBdr>
        <w:top w:val="none" w:sz="0" w:space="0" w:color="auto"/>
        <w:left w:val="none" w:sz="0" w:space="0" w:color="auto"/>
        <w:bottom w:val="none" w:sz="0" w:space="0" w:color="auto"/>
        <w:right w:val="none" w:sz="0" w:space="0" w:color="auto"/>
      </w:divBdr>
      <w:divsChild>
        <w:div w:id="4209224">
          <w:marLeft w:val="480"/>
          <w:marRight w:val="0"/>
          <w:marTop w:val="0"/>
          <w:marBottom w:val="0"/>
          <w:divBdr>
            <w:top w:val="none" w:sz="0" w:space="0" w:color="auto"/>
            <w:left w:val="none" w:sz="0" w:space="0" w:color="auto"/>
            <w:bottom w:val="none" w:sz="0" w:space="0" w:color="auto"/>
            <w:right w:val="none" w:sz="0" w:space="0" w:color="auto"/>
          </w:divBdr>
        </w:div>
        <w:div w:id="64230024">
          <w:marLeft w:val="480"/>
          <w:marRight w:val="0"/>
          <w:marTop w:val="0"/>
          <w:marBottom w:val="0"/>
          <w:divBdr>
            <w:top w:val="none" w:sz="0" w:space="0" w:color="auto"/>
            <w:left w:val="none" w:sz="0" w:space="0" w:color="auto"/>
            <w:bottom w:val="none" w:sz="0" w:space="0" w:color="auto"/>
            <w:right w:val="none" w:sz="0" w:space="0" w:color="auto"/>
          </w:divBdr>
        </w:div>
        <w:div w:id="108010705">
          <w:marLeft w:val="480"/>
          <w:marRight w:val="0"/>
          <w:marTop w:val="0"/>
          <w:marBottom w:val="0"/>
          <w:divBdr>
            <w:top w:val="none" w:sz="0" w:space="0" w:color="auto"/>
            <w:left w:val="none" w:sz="0" w:space="0" w:color="auto"/>
            <w:bottom w:val="none" w:sz="0" w:space="0" w:color="auto"/>
            <w:right w:val="none" w:sz="0" w:space="0" w:color="auto"/>
          </w:divBdr>
        </w:div>
        <w:div w:id="134565053">
          <w:marLeft w:val="480"/>
          <w:marRight w:val="0"/>
          <w:marTop w:val="0"/>
          <w:marBottom w:val="0"/>
          <w:divBdr>
            <w:top w:val="none" w:sz="0" w:space="0" w:color="auto"/>
            <w:left w:val="none" w:sz="0" w:space="0" w:color="auto"/>
            <w:bottom w:val="none" w:sz="0" w:space="0" w:color="auto"/>
            <w:right w:val="none" w:sz="0" w:space="0" w:color="auto"/>
          </w:divBdr>
        </w:div>
        <w:div w:id="146094038">
          <w:marLeft w:val="480"/>
          <w:marRight w:val="0"/>
          <w:marTop w:val="0"/>
          <w:marBottom w:val="0"/>
          <w:divBdr>
            <w:top w:val="none" w:sz="0" w:space="0" w:color="auto"/>
            <w:left w:val="none" w:sz="0" w:space="0" w:color="auto"/>
            <w:bottom w:val="none" w:sz="0" w:space="0" w:color="auto"/>
            <w:right w:val="none" w:sz="0" w:space="0" w:color="auto"/>
          </w:divBdr>
        </w:div>
        <w:div w:id="146407648">
          <w:marLeft w:val="480"/>
          <w:marRight w:val="0"/>
          <w:marTop w:val="0"/>
          <w:marBottom w:val="0"/>
          <w:divBdr>
            <w:top w:val="none" w:sz="0" w:space="0" w:color="auto"/>
            <w:left w:val="none" w:sz="0" w:space="0" w:color="auto"/>
            <w:bottom w:val="none" w:sz="0" w:space="0" w:color="auto"/>
            <w:right w:val="none" w:sz="0" w:space="0" w:color="auto"/>
          </w:divBdr>
        </w:div>
        <w:div w:id="189029970">
          <w:marLeft w:val="480"/>
          <w:marRight w:val="0"/>
          <w:marTop w:val="0"/>
          <w:marBottom w:val="0"/>
          <w:divBdr>
            <w:top w:val="none" w:sz="0" w:space="0" w:color="auto"/>
            <w:left w:val="none" w:sz="0" w:space="0" w:color="auto"/>
            <w:bottom w:val="none" w:sz="0" w:space="0" w:color="auto"/>
            <w:right w:val="none" w:sz="0" w:space="0" w:color="auto"/>
          </w:divBdr>
        </w:div>
        <w:div w:id="222180724">
          <w:marLeft w:val="480"/>
          <w:marRight w:val="0"/>
          <w:marTop w:val="0"/>
          <w:marBottom w:val="0"/>
          <w:divBdr>
            <w:top w:val="none" w:sz="0" w:space="0" w:color="auto"/>
            <w:left w:val="none" w:sz="0" w:space="0" w:color="auto"/>
            <w:bottom w:val="none" w:sz="0" w:space="0" w:color="auto"/>
            <w:right w:val="none" w:sz="0" w:space="0" w:color="auto"/>
          </w:divBdr>
        </w:div>
        <w:div w:id="249704194">
          <w:marLeft w:val="480"/>
          <w:marRight w:val="0"/>
          <w:marTop w:val="0"/>
          <w:marBottom w:val="0"/>
          <w:divBdr>
            <w:top w:val="none" w:sz="0" w:space="0" w:color="auto"/>
            <w:left w:val="none" w:sz="0" w:space="0" w:color="auto"/>
            <w:bottom w:val="none" w:sz="0" w:space="0" w:color="auto"/>
            <w:right w:val="none" w:sz="0" w:space="0" w:color="auto"/>
          </w:divBdr>
        </w:div>
        <w:div w:id="257715187">
          <w:marLeft w:val="480"/>
          <w:marRight w:val="0"/>
          <w:marTop w:val="0"/>
          <w:marBottom w:val="0"/>
          <w:divBdr>
            <w:top w:val="none" w:sz="0" w:space="0" w:color="auto"/>
            <w:left w:val="none" w:sz="0" w:space="0" w:color="auto"/>
            <w:bottom w:val="none" w:sz="0" w:space="0" w:color="auto"/>
            <w:right w:val="none" w:sz="0" w:space="0" w:color="auto"/>
          </w:divBdr>
        </w:div>
        <w:div w:id="259335870">
          <w:marLeft w:val="480"/>
          <w:marRight w:val="0"/>
          <w:marTop w:val="0"/>
          <w:marBottom w:val="0"/>
          <w:divBdr>
            <w:top w:val="none" w:sz="0" w:space="0" w:color="auto"/>
            <w:left w:val="none" w:sz="0" w:space="0" w:color="auto"/>
            <w:bottom w:val="none" w:sz="0" w:space="0" w:color="auto"/>
            <w:right w:val="none" w:sz="0" w:space="0" w:color="auto"/>
          </w:divBdr>
        </w:div>
        <w:div w:id="260382709">
          <w:marLeft w:val="480"/>
          <w:marRight w:val="0"/>
          <w:marTop w:val="0"/>
          <w:marBottom w:val="0"/>
          <w:divBdr>
            <w:top w:val="none" w:sz="0" w:space="0" w:color="auto"/>
            <w:left w:val="none" w:sz="0" w:space="0" w:color="auto"/>
            <w:bottom w:val="none" w:sz="0" w:space="0" w:color="auto"/>
            <w:right w:val="none" w:sz="0" w:space="0" w:color="auto"/>
          </w:divBdr>
        </w:div>
        <w:div w:id="263005055">
          <w:marLeft w:val="480"/>
          <w:marRight w:val="0"/>
          <w:marTop w:val="0"/>
          <w:marBottom w:val="0"/>
          <w:divBdr>
            <w:top w:val="none" w:sz="0" w:space="0" w:color="auto"/>
            <w:left w:val="none" w:sz="0" w:space="0" w:color="auto"/>
            <w:bottom w:val="none" w:sz="0" w:space="0" w:color="auto"/>
            <w:right w:val="none" w:sz="0" w:space="0" w:color="auto"/>
          </w:divBdr>
        </w:div>
        <w:div w:id="322319161">
          <w:marLeft w:val="480"/>
          <w:marRight w:val="0"/>
          <w:marTop w:val="0"/>
          <w:marBottom w:val="0"/>
          <w:divBdr>
            <w:top w:val="none" w:sz="0" w:space="0" w:color="auto"/>
            <w:left w:val="none" w:sz="0" w:space="0" w:color="auto"/>
            <w:bottom w:val="none" w:sz="0" w:space="0" w:color="auto"/>
            <w:right w:val="none" w:sz="0" w:space="0" w:color="auto"/>
          </w:divBdr>
        </w:div>
        <w:div w:id="325208560">
          <w:marLeft w:val="480"/>
          <w:marRight w:val="0"/>
          <w:marTop w:val="0"/>
          <w:marBottom w:val="0"/>
          <w:divBdr>
            <w:top w:val="none" w:sz="0" w:space="0" w:color="auto"/>
            <w:left w:val="none" w:sz="0" w:space="0" w:color="auto"/>
            <w:bottom w:val="none" w:sz="0" w:space="0" w:color="auto"/>
            <w:right w:val="none" w:sz="0" w:space="0" w:color="auto"/>
          </w:divBdr>
        </w:div>
        <w:div w:id="329411822">
          <w:marLeft w:val="480"/>
          <w:marRight w:val="0"/>
          <w:marTop w:val="0"/>
          <w:marBottom w:val="0"/>
          <w:divBdr>
            <w:top w:val="none" w:sz="0" w:space="0" w:color="auto"/>
            <w:left w:val="none" w:sz="0" w:space="0" w:color="auto"/>
            <w:bottom w:val="none" w:sz="0" w:space="0" w:color="auto"/>
            <w:right w:val="none" w:sz="0" w:space="0" w:color="auto"/>
          </w:divBdr>
        </w:div>
        <w:div w:id="398215590">
          <w:marLeft w:val="480"/>
          <w:marRight w:val="0"/>
          <w:marTop w:val="0"/>
          <w:marBottom w:val="0"/>
          <w:divBdr>
            <w:top w:val="none" w:sz="0" w:space="0" w:color="auto"/>
            <w:left w:val="none" w:sz="0" w:space="0" w:color="auto"/>
            <w:bottom w:val="none" w:sz="0" w:space="0" w:color="auto"/>
            <w:right w:val="none" w:sz="0" w:space="0" w:color="auto"/>
          </w:divBdr>
        </w:div>
        <w:div w:id="421488890">
          <w:marLeft w:val="480"/>
          <w:marRight w:val="0"/>
          <w:marTop w:val="0"/>
          <w:marBottom w:val="0"/>
          <w:divBdr>
            <w:top w:val="none" w:sz="0" w:space="0" w:color="auto"/>
            <w:left w:val="none" w:sz="0" w:space="0" w:color="auto"/>
            <w:bottom w:val="none" w:sz="0" w:space="0" w:color="auto"/>
            <w:right w:val="none" w:sz="0" w:space="0" w:color="auto"/>
          </w:divBdr>
        </w:div>
        <w:div w:id="433866820">
          <w:marLeft w:val="480"/>
          <w:marRight w:val="0"/>
          <w:marTop w:val="0"/>
          <w:marBottom w:val="0"/>
          <w:divBdr>
            <w:top w:val="none" w:sz="0" w:space="0" w:color="auto"/>
            <w:left w:val="none" w:sz="0" w:space="0" w:color="auto"/>
            <w:bottom w:val="none" w:sz="0" w:space="0" w:color="auto"/>
            <w:right w:val="none" w:sz="0" w:space="0" w:color="auto"/>
          </w:divBdr>
        </w:div>
        <w:div w:id="481388808">
          <w:marLeft w:val="480"/>
          <w:marRight w:val="0"/>
          <w:marTop w:val="0"/>
          <w:marBottom w:val="0"/>
          <w:divBdr>
            <w:top w:val="none" w:sz="0" w:space="0" w:color="auto"/>
            <w:left w:val="none" w:sz="0" w:space="0" w:color="auto"/>
            <w:bottom w:val="none" w:sz="0" w:space="0" w:color="auto"/>
            <w:right w:val="none" w:sz="0" w:space="0" w:color="auto"/>
          </w:divBdr>
        </w:div>
        <w:div w:id="524252124">
          <w:marLeft w:val="480"/>
          <w:marRight w:val="0"/>
          <w:marTop w:val="0"/>
          <w:marBottom w:val="0"/>
          <w:divBdr>
            <w:top w:val="none" w:sz="0" w:space="0" w:color="auto"/>
            <w:left w:val="none" w:sz="0" w:space="0" w:color="auto"/>
            <w:bottom w:val="none" w:sz="0" w:space="0" w:color="auto"/>
            <w:right w:val="none" w:sz="0" w:space="0" w:color="auto"/>
          </w:divBdr>
        </w:div>
        <w:div w:id="530074188">
          <w:marLeft w:val="480"/>
          <w:marRight w:val="0"/>
          <w:marTop w:val="0"/>
          <w:marBottom w:val="0"/>
          <w:divBdr>
            <w:top w:val="none" w:sz="0" w:space="0" w:color="auto"/>
            <w:left w:val="none" w:sz="0" w:space="0" w:color="auto"/>
            <w:bottom w:val="none" w:sz="0" w:space="0" w:color="auto"/>
            <w:right w:val="none" w:sz="0" w:space="0" w:color="auto"/>
          </w:divBdr>
        </w:div>
        <w:div w:id="606085403">
          <w:marLeft w:val="480"/>
          <w:marRight w:val="0"/>
          <w:marTop w:val="0"/>
          <w:marBottom w:val="0"/>
          <w:divBdr>
            <w:top w:val="none" w:sz="0" w:space="0" w:color="auto"/>
            <w:left w:val="none" w:sz="0" w:space="0" w:color="auto"/>
            <w:bottom w:val="none" w:sz="0" w:space="0" w:color="auto"/>
            <w:right w:val="none" w:sz="0" w:space="0" w:color="auto"/>
          </w:divBdr>
        </w:div>
        <w:div w:id="633099390">
          <w:marLeft w:val="480"/>
          <w:marRight w:val="0"/>
          <w:marTop w:val="0"/>
          <w:marBottom w:val="0"/>
          <w:divBdr>
            <w:top w:val="none" w:sz="0" w:space="0" w:color="auto"/>
            <w:left w:val="none" w:sz="0" w:space="0" w:color="auto"/>
            <w:bottom w:val="none" w:sz="0" w:space="0" w:color="auto"/>
            <w:right w:val="none" w:sz="0" w:space="0" w:color="auto"/>
          </w:divBdr>
        </w:div>
        <w:div w:id="643192807">
          <w:marLeft w:val="480"/>
          <w:marRight w:val="0"/>
          <w:marTop w:val="0"/>
          <w:marBottom w:val="0"/>
          <w:divBdr>
            <w:top w:val="none" w:sz="0" w:space="0" w:color="auto"/>
            <w:left w:val="none" w:sz="0" w:space="0" w:color="auto"/>
            <w:bottom w:val="none" w:sz="0" w:space="0" w:color="auto"/>
            <w:right w:val="none" w:sz="0" w:space="0" w:color="auto"/>
          </w:divBdr>
        </w:div>
        <w:div w:id="684090614">
          <w:marLeft w:val="480"/>
          <w:marRight w:val="0"/>
          <w:marTop w:val="0"/>
          <w:marBottom w:val="0"/>
          <w:divBdr>
            <w:top w:val="none" w:sz="0" w:space="0" w:color="auto"/>
            <w:left w:val="none" w:sz="0" w:space="0" w:color="auto"/>
            <w:bottom w:val="none" w:sz="0" w:space="0" w:color="auto"/>
            <w:right w:val="none" w:sz="0" w:space="0" w:color="auto"/>
          </w:divBdr>
        </w:div>
        <w:div w:id="757486816">
          <w:marLeft w:val="480"/>
          <w:marRight w:val="0"/>
          <w:marTop w:val="0"/>
          <w:marBottom w:val="0"/>
          <w:divBdr>
            <w:top w:val="none" w:sz="0" w:space="0" w:color="auto"/>
            <w:left w:val="none" w:sz="0" w:space="0" w:color="auto"/>
            <w:bottom w:val="none" w:sz="0" w:space="0" w:color="auto"/>
            <w:right w:val="none" w:sz="0" w:space="0" w:color="auto"/>
          </w:divBdr>
        </w:div>
        <w:div w:id="810905574">
          <w:marLeft w:val="480"/>
          <w:marRight w:val="0"/>
          <w:marTop w:val="0"/>
          <w:marBottom w:val="0"/>
          <w:divBdr>
            <w:top w:val="none" w:sz="0" w:space="0" w:color="auto"/>
            <w:left w:val="none" w:sz="0" w:space="0" w:color="auto"/>
            <w:bottom w:val="none" w:sz="0" w:space="0" w:color="auto"/>
            <w:right w:val="none" w:sz="0" w:space="0" w:color="auto"/>
          </w:divBdr>
        </w:div>
        <w:div w:id="833959769">
          <w:marLeft w:val="480"/>
          <w:marRight w:val="0"/>
          <w:marTop w:val="0"/>
          <w:marBottom w:val="0"/>
          <w:divBdr>
            <w:top w:val="none" w:sz="0" w:space="0" w:color="auto"/>
            <w:left w:val="none" w:sz="0" w:space="0" w:color="auto"/>
            <w:bottom w:val="none" w:sz="0" w:space="0" w:color="auto"/>
            <w:right w:val="none" w:sz="0" w:space="0" w:color="auto"/>
          </w:divBdr>
        </w:div>
        <w:div w:id="834151126">
          <w:marLeft w:val="480"/>
          <w:marRight w:val="0"/>
          <w:marTop w:val="0"/>
          <w:marBottom w:val="0"/>
          <w:divBdr>
            <w:top w:val="none" w:sz="0" w:space="0" w:color="auto"/>
            <w:left w:val="none" w:sz="0" w:space="0" w:color="auto"/>
            <w:bottom w:val="none" w:sz="0" w:space="0" w:color="auto"/>
            <w:right w:val="none" w:sz="0" w:space="0" w:color="auto"/>
          </w:divBdr>
        </w:div>
        <w:div w:id="838816570">
          <w:marLeft w:val="480"/>
          <w:marRight w:val="0"/>
          <w:marTop w:val="0"/>
          <w:marBottom w:val="0"/>
          <w:divBdr>
            <w:top w:val="none" w:sz="0" w:space="0" w:color="auto"/>
            <w:left w:val="none" w:sz="0" w:space="0" w:color="auto"/>
            <w:bottom w:val="none" w:sz="0" w:space="0" w:color="auto"/>
            <w:right w:val="none" w:sz="0" w:space="0" w:color="auto"/>
          </w:divBdr>
        </w:div>
        <w:div w:id="899941479">
          <w:marLeft w:val="480"/>
          <w:marRight w:val="0"/>
          <w:marTop w:val="0"/>
          <w:marBottom w:val="0"/>
          <w:divBdr>
            <w:top w:val="none" w:sz="0" w:space="0" w:color="auto"/>
            <w:left w:val="none" w:sz="0" w:space="0" w:color="auto"/>
            <w:bottom w:val="none" w:sz="0" w:space="0" w:color="auto"/>
            <w:right w:val="none" w:sz="0" w:space="0" w:color="auto"/>
          </w:divBdr>
        </w:div>
        <w:div w:id="902835479">
          <w:marLeft w:val="480"/>
          <w:marRight w:val="0"/>
          <w:marTop w:val="0"/>
          <w:marBottom w:val="0"/>
          <w:divBdr>
            <w:top w:val="none" w:sz="0" w:space="0" w:color="auto"/>
            <w:left w:val="none" w:sz="0" w:space="0" w:color="auto"/>
            <w:bottom w:val="none" w:sz="0" w:space="0" w:color="auto"/>
            <w:right w:val="none" w:sz="0" w:space="0" w:color="auto"/>
          </w:divBdr>
        </w:div>
        <w:div w:id="904606174">
          <w:marLeft w:val="480"/>
          <w:marRight w:val="0"/>
          <w:marTop w:val="0"/>
          <w:marBottom w:val="0"/>
          <w:divBdr>
            <w:top w:val="none" w:sz="0" w:space="0" w:color="auto"/>
            <w:left w:val="none" w:sz="0" w:space="0" w:color="auto"/>
            <w:bottom w:val="none" w:sz="0" w:space="0" w:color="auto"/>
            <w:right w:val="none" w:sz="0" w:space="0" w:color="auto"/>
          </w:divBdr>
        </w:div>
        <w:div w:id="918950128">
          <w:marLeft w:val="480"/>
          <w:marRight w:val="0"/>
          <w:marTop w:val="0"/>
          <w:marBottom w:val="0"/>
          <w:divBdr>
            <w:top w:val="none" w:sz="0" w:space="0" w:color="auto"/>
            <w:left w:val="none" w:sz="0" w:space="0" w:color="auto"/>
            <w:bottom w:val="none" w:sz="0" w:space="0" w:color="auto"/>
            <w:right w:val="none" w:sz="0" w:space="0" w:color="auto"/>
          </w:divBdr>
        </w:div>
        <w:div w:id="951935032">
          <w:marLeft w:val="480"/>
          <w:marRight w:val="0"/>
          <w:marTop w:val="0"/>
          <w:marBottom w:val="0"/>
          <w:divBdr>
            <w:top w:val="none" w:sz="0" w:space="0" w:color="auto"/>
            <w:left w:val="none" w:sz="0" w:space="0" w:color="auto"/>
            <w:bottom w:val="none" w:sz="0" w:space="0" w:color="auto"/>
            <w:right w:val="none" w:sz="0" w:space="0" w:color="auto"/>
          </w:divBdr>
        </w:div>
        <w:div w:id="967516222">
          <w:marLeft w:val="480"/>
          <w:marRight w:val="0"/>
          <w:marTop w:val="0"/>
          <w:marBottom w:val="0"/>
          <w:divBdr>
            <w:top w:val="none" w:sz="0" w:space="0" w:color="auto"/>
            <w:left w:val="none" w:sz="0" w:space="0" w:color="auto"/>
            <w:bottom w:val="none" w:sz="0" w:space="0" w:color="auto"/>
            <w:right w:val="none" w:sz="0" w:space="0" w:color="auto"/>
          </w:divBdr>
        </w:div>
        <w:div w:id="993332953">
          <w:marLeft w:val="480"/>
          <w:marRight w:val="0"/>
          <w:marTop w:val="0"/>
          <w:marBottom w:val="0"/>
          <w:divBdr>
            <w:top w:val="none" w:sz="0" w:space="0" w:color="auto"/>
            <w:left w:val="none" w:sz="0" w:space="0" w:color="auto"/>
            <w:bottom w:val="none" w:sz="0" w:space="0" w:color="auto"/>
            <w:right w:val="none" w:sz="0" w:space="0" w:color="auto"/>
          </w:divBdr>
        </w:div>
        <w:div w:id="1082800720">
          <w:marLeft w:val="480"/>
          <w:marRight w:val="0"/>
          <w:marTop w:val="0"/>
          <w:marBottom w:val="0"/>
          <w:divBdr>
            <w:top w:val="none" w:sz="0" w:space="0" w:color="auto"/>
            <w:left w:val="none" w:sz="0" w:space="0" w:color="auto"/>
            <w:bottom w:val="none" w:sz="0" w:space="0" w:color="auto"/>
            <w:right w:val="none" w:sz="0" w:space="0" w:color="auto"/>
          </w:divBdr>
        </w:div>
        <w:div w:id="1083184195">
          <w:marLeft w:val="480"/>
          <w:marRight w:val="0"/>
          <w:marTop w:val="0"/>
          <w:marBottom w:val="0"/>
          <w:divBdr>
            <w:top w:val="none" w:sz="0" w:space="0" w:color="auto"/>
            <w:left w:val="none" w:sz="0" w:space="0" w:color="auto"/>
            <w:bottom w:val="none" w:sz="0" w:space="0" w:color="auto"/>
            <w:right w:val="none" w:sz="0" w:space="0" w:color="auto"/>
          </w:divBdr>
        </w:div>
        <w:div w:id="1094479227">
          <w:marLeft w:val="480"/>
          <w:marRight w:val="0"/>
          <w:marTop w:val="0"/>
          <w:marBottom w:val="0"/>
          <w:divBdr>
            <w:top w:val="none" w:sz="0" w:space="0" w:color="auto"/>
            <w:left w:val="none" w:sz="0" w:space="0" w:color="auto"/>
            <w:bottom w:val="none" w:sz="0" w:space="0" w:color="auto"/>
            <w:right w:val="none" w:sz="0" w:space="0" w:color="auto"/>
          </w:divBdr>
        </w:div>
        <w:div w:id="1111971531">
          <w:marLeft w:val="480"/>
          <w:marRight w:val="0"/>
          <w:marTop w:val="0"/>
          <w:marBottom w:val="0"/>
          <w:divBdr>
            <w:top w:val="none" w:sz="0" w:space="0" w:color="auto"/>
            <w:left w:val="none" w:sz="0" w:space="0" w:color="auto"/>
            <w:bottom w:val="none" w:sz="0" w:space="0" w:color="auto"/>
            <w:right w:val="none" w:sz="0" w:space="0" w:color="auto"/>
          </w:divBdr>
        </w:div>
        <w:div w:id="1135296029">
          <w:marLeft w:val="480"/>
          <w:marRight w:val="0"/>
          <w:marTop w:val="0"/>
          <w:marBottom w:val="0"/>
          <w:divBdr>
            <w:top w:val="none" w:sz="0" w:space="0" w:color="auto"/>
            <w:left w:val="none" w:sz="0" w:space="0" w:color="auto"/>
            <w:bottom w:val="none" w:sz="0" w:space="0" w:color="auto"/>
            <w:right w:val="none" w:sz="0" w:space="0" w:color="auto"/>
          </w:divBdr>
        </w:div>
        <w:div w:id="1158422680">
          <w:marLeft w:val="480"/>
          <w:marRight w:val="0"/>
          <w:marTop w:val="0"/>
          <w:marBottom w:val="0"/>
          <w:divBdr>
            <w:top w:val="none" w:sz="0" w:space="0" w:color="auto"/>
            <w:left w:val="none" w:sz="0" w:space="0" w:color="auto"/>
            <w:bottom w:val="none" w:sz="0" w:space="0" w:color="auto"/>
            <w:right w:val="none" w:sz="0" w:space="0" w:color="auto"/>
          </w:divBdr>
        </w:div>
        <w:div w:id="1168445864">
          <w:marLeft w:val="480"/>
          <w:marRight w:val="0"/>
          <w:marTop w:val="0"/>
          <w:marBottom w:val="0"/>
          <w:divBdr>
            <w:top w:val="none" w:sz="0" w:space="0" w:color="auto"/>
            <w:left w:val="none" w:sz="0" w:space="0" w:color="auto"/>
            <w:bottom w:val="none" w:sz="0" w:space="0" w:color="auto"/>
            <w:right w:val="none" w:sz="0" w:space="0" w:color="auto"/>
          </w:divBdr>
        </w:div>
        <w:div w:id="1183668754">
          <w:marLeft w:val="480"/>
          <w:marRight w:val="0"/>
          <w:marTop w:val="0"/>
          <w:marBottom w:val="0"/>
          <w:divBdr>
            <w:top w:val="none" w:sz="0" w:space="0" w:color="auto"/>
            <w:left w:val="none" w:sz="0" w:space="0" w:color="auto"/>
            <w:bottom w:val="none" w:sz="0" w:space="0" w:color="auto"/>
            <w:right w:val="none" w:sz="0" w:space="0" w:color="auto"/>
          </w:divBdr>
        </w:div>
        <w:div w:id="1184367807">
          <w:marLeft w:val="480"/>
          <w:marRight w:val="0"/>
          <w:marTop w:val="0"/>
          <w:marBottom w:val="0"/>
          <w:divBdr>
            <w:top w:val="none" w:sz="0" w:space="0" w:color="auto"/>
            <w:left w:val="none" w:sz="0" w:space="0" w:color="auto"/>
            <w:bottom w:val="none" w:sz="0" w:space="0" w:color="auto"/>
            <w:right w:val="none" w:sz="0" w:space="0" w:color="auto"/>
          </w:divBdr>
        </w:div>
        <w:div w:id="1186748358">
          <w:marLeft w:val="480"/>
          <w:marRight w:val="0"/>
          <w:marTop w:val="0"/>
          <w:marBottom w:val="0"/>
          <w:divBdr>
            <w:top w:val="none" w:sz="0" w:space="0" w:color="auto"/>
            <w:left w:val="none" w:sz="0" w:space="0" w:color="auto"/>
            <w:bottom w:val="none" w:sz="0" w:space="0" w:color="auto"/>
            <w:right w:val="none" w:sz="0" w:space="0" w:color="auto"/>
          </w:divBdr>
        </w:div>
        <w:div w:id="1215124039">
          <w:marLeft w:val="480"/>
          <w:marRight w:val="0"/>
          <w:marTop w:val="0"/>
          <w:marBottom w:val="0"/>
          <w:divBdr>
            <w:top w:val="none" w:sz="0" w:space="0" w:color="auto"/>
            <w:left w:val="none" w:sz="0" w:space="0" w:color="auto"/>
            <w:bottom w:val="none" w:sz="0" w:space="0" w:color="auto"/>
            <w:right w:val="none" w:sz="0" w:space="0" w:color="auto"/>
          </w:divBdr>
        </w:div>
        <w:div w:id="1225339486">
          <w:marLeft w:val="480"/>
          <w:marRight w:val="0"/>
          <w:marTop w:val="0"/>
          <w:marBottom w:val="0"/>
          <w:divBdr>
            <w:top w:val="none" w:sz="0" w:space="0" w:color="auto"/>
            <w:left w:val="none" w:sz="0" w:space="0" w:color="auto"/>
            <w:bottom w:val="none" w:sz="0" w:space="0" w:color="auto"/>
            <w:right w:val="none" w:sz="0" w:space="0" w:color="auto"/>
          </w:divBdr>
        </w:div>
        <w:div w:id="1231699477">
          <w:marLeft w:val="480"/>
          <w:marRight w:val="0"/>
          <w:marTop w:val="0"/>
          <w:marBottom w:val="0"/>
          <w:divBdr>
            <w:top w:val="none" w:sz="0" w:space="0" w:color="auto"/>
            <w:left w:val="none" w:sz="0" w:space="0" w:color="auto"/>
            <w:bottom w:val="none" w:sz="0" w:space="0" w:color="auto"/>
            <w:right w:val="none" w:sz="0" w:space="0" w:color="auto"/>
          </w:divBdr>
        </w:div>
        <w:div w:id="1238857245">
          <w:marLeft w:val="480"/>
          <w:marRight w:val="0"/>
          <w:marTop w:val="0"/>
          <w:marBottom w:val="0"/>
          <w:divBdr>
            <w:top w:val="none" w:sz="0" w:space="0" w:color="auto"/>
            <w:left w:val="none" w:sz="0" w:space="0" w:color="auto"/>
            <w:bottom w:val="none" w:sz="0" w:space="0" w:color="auto"/>
            <w:right w:val="none" w:sz="0" w:space="0" w:color="auto"/>
          </w:divBdr>
        </w:div>
        <w:div w:id="1248732276">
          <w:marLeft w:val="480"/>
          <w:marRight w:val="0"/>
          <w:marTop w:val="0"/>
          <w:marBottom w:val="0"/>
          <w:divBdr>
            <w:top w:val="none" w:sz="0" w:space="0" w:color="auto"/>
            <w:left w:val="none" w:sz="0" w:space="0" w:color="auto"/>
            <w:bottom w:val="none" w:sz="0" w:space="0" w:color="auto"/>
            <w:right w:val="none" w:sz="0" w:space="0" w:color="auto"/>
          </w:divBdr>
        </w:div>
        <w:div w:id="1331063341">
          <w:marLeft w:val="480"/>
          <w:marRight w:val="0"/>
          <w:marTop w:val="0"/>
          <w:marBottom w:val="0"/>
          <w:divBdr>
            <w:top w:val="none" w:sz="0" w:space="0" w:color="auto"/>
            <w:left w:val="none" w:sz="0" w:space="0" w:color="auto"/>
            <w:bottom w:val="none" w:sz="0" w:space="0" w:color="auto"/>
            <w:right w:val="none" w:sz="0" w:space="0" w:color="auto"/>
          </w:divBdr>
        </w:div>
        <w:div w:id="1334146233">
          <w:marLeft w:val="480"/>
          <w:marRight w:val="0"/>
          <w:marTop w:val="0"/>
          <w:marBottom w:val="0"/>
          <w:divBdr>
            <w:top w:val="none" w:sz="0" w:space="0" w:color="auto"/>
            <w:left w:val="none" w:sz="0" w:space="0" w:color="auto"/>
            <w:bottom w:val="none" w:sz="0" w:space="0" w:color="auto"/>
            <w:right w:val="none" w:sz="0" w:space="0" w:color="auto"/>
          </w:divBdr>
        </w:div>
        <w:div w:id="1390768369">
          <w:marLeft w:val="480"/>
          <w:marRight w:val="0"/>
          <w:marTop w:val="0"/>
          <w:marBottom w:val="0"/>
          <w:divBdr>
            <w:top w:val="none" w:sz="0" w:space="0" w:color="auto"/>
            <w:left w:val="none" w:sz="0" w:space="0" w:color="auto"/>
            <w:bottom w:val="none" w:sz="0" w:space="0" w:color="auto"/>
            <w:right w:val="none" w:sz="0" w:space="0" w:color="auto"/>
          </w:divBdr>
        </w:div>
        <w:div w:id="1467973119">
          <w:marLeft w:val="480"/>
          <w:marRight w:val="0"/>
          <w:marTop w:val="0"/>
          <w:marBottom w:val="0"/>
          <w:divBdr>
            <w:top w:val="none" w:sz="0" w:space="0" w:color="auto"/>
            <w:left w:val="none" w:sz="0" w:space="0" w:color="auto"/>
            <w:bottom w:val="none" w:sz="0" w:space="0" w:color="auto"/>
            <w:right w:val="none" w:sz="0" w:space="0" w:color="auto"/>
          </w:divBdr>
        </w:div>
        <w:div w:id="1481651306">
          <w:marLeft w:val="480"/>
          <w:marRight w:val="0"/>
          <w:marTop w:val="0"/>
          <w:marBottom w:val="0"/>
          <w:divBdr>
            <w:top w:val="none" w:sz="0" w:space="0" w:color="auto"/>
            <w:left w:val="none" w:sz="0" w:space="0" w:color="auto"/>
            <w:bottom w:val="none" w:sz="0" w:space="0" w:color="auto"/>
            <w:right w:val="none" w:sz="0" w:space="0" w:color="auto"/>
          </w:divBdr>
        </w:div>
        <w:div w:id="1514998418">
          <w:marLeft w:val="480"/>
          <w:marRight w:val="0"/>
          <w:marTop w:val="0"/>
          <w:marBottom w:val="0"/>
          <w:divBdr>
            <w:top w:val="none" w:sz="0" w:space="0" w:color="auto"/>
            <w:left w:val="none" w:sz="0" w:space="0" w:color="auto"/>
            <w:bottom w:val="none" w:sz="0" w:space="0" w:color="auto"/>
            <w:right w:val="none" w:sz="0" w:space="0" w:color="auto"/>
          </w:divBdr>
        </w:div>
        <w:div w:id="1520267518">
          <w:marLeft w:val="480"/>
          <w:marRight w:val="0"/>
          <w:marTop w:val="0"/>
          <w:marBottom w:val="0"/>
          <w:divBdr>
            <w:top w:val="none" w:sz="0" w:space="0" w:color="auto"/>
            <w:left w:val="none" w:sz="0" w:space="0" w:color="auto"/>
            <w:bottom w:val="none" w:sz="0" w:space="0" w:color="auto"/>
            <w:right w:val="none" w:sz="0" w:space="0" w:color="auto"/>
          </w:divBdr>
        </w:div>
        <w:div w:id="1543906209">
          <w:marLeft w:val="480"/>
          <w:marRight w:val="0"/>
          <w:marTop w:val="0"/>
          <w:marBottom w:val="0"/>
          <w:divBdr>
            <w:top w:val="none" w:sz="0" w:space="0" w:color="auto"/>
            <w:left w:val="none" w:sz="0" w:space="0" w:color="auto"/>
            <w:bottom w:val="none" w:sz="0" w:space="0" w:color="auto"/>
            <w:right w:val="none" w:sz="0" w:space="0" w:color="auto"/>
          </w:divBdr>
        </w:div>
        <w:div w:id="1559895489">
          <w:marLeft w:val="480"/>
          <w:marRight w:val="0"/>
          <w:marTop w:val="0"/>
          <w:marBottom w:val="0"/>
          <w:divBdr>
            <w:top w:val="none" w:sz="0" w:space="0" w:color="auto"/>
            <w:left w:val="none" w:sz="0" w:space="0" w:color="auto"/>
            <w:bottom w:val="none" w:sz="0" w:space="0" w:color="auto"/>
            <w:right w:val="none" w:sz="0" w:space="0" w:color="auto"/>
          </w:divBdr>
        </w:div>
        <w:div w:id="1587305456">
          <w:marLeft w:val="480"/>
          <w:marRight w:val="0"/>
          <w:marTop w:val="0"/>
          <w:marBottom w:val="0"/>
          <w:divBdr>
            <w:top w:val="none" w:sz="0" w:space="0" w:color="auto"/>
            <w:left w:val="none" w:sz="0" w:space="0" w:color="auto"/>
            <w:bottom w:val="none" w:sz="0" w:space="0" w:color="auto"/>
            <w:right w:val="none" w:sz="0" w:space="0" w:color="auto"/>
          </w:divBdr>
        </w:div>
        <w:div w:id="1614819252">
          <w:marLeft w:val="480"/>
          <w:marRight w:val="0"/>
          <w:marTop w:val="0"/>
          <w:marBottom w:val="0"/>
          <w:divBdr>
            <w:top w:val="none" w:sz="0" w:space="0" w:color="auto"/>
            <w:left w:val="none" w:sz="0" w:space="0" w:color="auto"/>
            <w:bottom w:val="none" w:sz="0" w:space="0" w:color="auto"/>
            <w:right w:val="none" w:sz="0" w:space="0" w:color="auto"/>
          </w:divBdr>
        </w:div>
        <w:div w:id="1639870846">
          <w:marLeft w:val="480"/>
          <w:marRight w:val="0"/>
          <w:marTop w:val="0"/>
          <w:marBottom w:val="0"/>
          <w:divBdr>
            <w:top w:val="none" w:sz="0" w:space="0" w:color="auto"/>
            <w:left w:val="none" w:sz="0" w:space="0" w:color="auto"/>
            <w:bottom w:val="none" w:sz="0" w:space="0" w:color="auto"/>
            <w:right w:val="none" w:sz="0" w:space="0" w:color="auto"/>
          </w:divBdr>
        </w:div>
        <w:div w:id="1653561182">
          <w:marLeft w:val="480"/>
          <w:marRight w:val="0"/>
          <w:marTop w:val="0"/>
          <w:marBottom w:val="0"/>
          <w:divBdr>
            <w:top w:val="none" w:sz="0" w:space="0" w:color="auto"/>
            <w:left w:val="none" w:sz="0" w:space="0" w:color="auto"/>
            <w:bottom w:val="none" w:sz="0" w:space="0" w:color="auto"/>
            <w:right w:val="none" w:sz="0" w:space="0" w:color="auto"/>
          </w:divBdr>
        </w:div>
        <w:div w:id="1690912105">
          <w:marLeft w:val="480"/>
          <w:marRight w:val="0"/>
          <w:marTop w:val="0"/>
          <w:marBottom w:val="0"/>
          <w:divBdr>
            <w:top w:val="none" w:sz="0" w:space="0" w:color="auto"/>
            <w:left w:val="none" w:sz="0" w:space="0" w:color="auto"/>
            <w:bottom w:val="none" w:sz="0" w:space="0" w:color="auto"/>
            <w:right w:val="none" w:sz="0" w:space="0" w:color="auto"/>
          </w:divBdr>
        </w:div>
        <w:div w:id="1721438925">
          <w:marLeft w:val="480"/>
          <w:marRight w:val="0"/>
          <w:marTop w:val="0"/>
          <w:marBottom w:val="0"/>
          <w:divBdr>
            <w:top w:val="none" w:sz="0" w:space="0" w:color="auto"/>
            <w:left w:val="none" w:sz="0" w:space="0" w:color="auto"/>
            <w:bottom w:val="none" w:sz="0" w:space="0" w:color="auto"/>
            <w:right w:val="none" w:sz="0" w:space="0" w:color="auto"/>
          </w:divBdr>
        </w:div>
        <w:div w:id="1753773977">
          <w:marLeft w:val="480"/>
          <w:marRight w:val="0"/>
          <w:marTop w:val="0"/>
          <w:marBottom w:val="0"/>
          <w:divBdr>
            <w:top w:val="none" w:sz="0" w:space="0" w:color="auto"/>
            <w:left w:val="none" w:sz="0" w:space="0" w:color="auto"/>
            <w:bottom w:val="none" w:sz="0" w:space="0" w:color="auto"/>
            <w:right w:val="none" w:sz="0" w:space="0" w:color="auto"/>
          </w:divBdr>
        </w:div>
        <w:div w:id="1772554190">
          <w:marLeft w:val="480"/>
          <w:marRight w:val="0"/>
          <w:marTop w:val="0"/>
          <w:marBottom w:val="0"/>
          <w:divBdr>
            <w:top w:val="none" w:sz="0" w:space="0" w:color="auto"/>
            <w:left w:val="none" w:sz="0" w:space="0" w:color="auto"/>
            <w:bottom w:val="none" w:sz="0" w:space="0" w:color="auto"/>
            <w:right w:val="none" w:sz="0" w:space="0" w:color="auto"/>
          </w:divBdr>
        </w:div>
        <w:div w:id="1791777889">
          <w:marLeft w:val="480"/>
          <w:marRight w:val="0"/>
          <w:marTop w:val="0"/>
          <w:marBottom w:val="0"/>
          <w:divBdr>
            <w:top w:val="none" w:sz="0" w:space="0" w:color="auto"/>
            <w:left w:val="none" w:sz="0" w:space="0" w:color="auto"/>
            <w:bottom w:val="none" w:sz="0" w:space="0" w:color="auto"/>
            <w:right w:val="none" w:sz="0" w:space="0" w:color="auto"/>
          </w:divBdr>
        </w:div>
        <w:div w:id="1792164239">
          <w:marLeft w:val="480"/>
          <w:marRight w:val="0"/>
          <w:marTop w:val="0"/>
          <w:marBottom w:val="0"/>
          <w:divBdr>
            <w:top w:val="none" w:sz="0" w:space="0" w:color="auto"/>
            <w:left w:val="none" w:sz="0" w:space="0" w:color="auto"/>
            <w:bottom w:val="none" w:sz="0" w:space="0" w:color="auto"/>
            <w:right w:val="none" w:sz="0" w:space="0" w:color="auto"/>
          </w:divBdr>
        </w:div>
        <w:div w:id="1831361808">
          <w:marLeft w:val="480"/>
          <w:marRight w:val="0"/>
          <w:marTop w:val="0"/>
          <w:marBottom w:val="0"/>
          <w:divBdr>
            <w:top w:val="none" w:sz="0" w:space="0" w:color="auto"/>
            <w:left w:val="none" w:sz="0" w:space="0" w:color="auto"/>
            <w:bottom w:val="none" w:sz="0" w:space="0" w:color="auto"/>
            <w:right w:val="none" w:sz="0" w:space="0" w:color="auto"/>
          </w:divBdr>
        </w:div>
        <w:div w:id="1840347192">
          <w:marLeft w:val="480"/>
          <w:marRight w:val="0"/>
          <w:marTop w:val="0"/>
          <w:marBottom w:val="0"/>
          <w:divBdr>
            <w:top w:val="none" w:sz="0" w:space="0" w:color="auto"/>
            <w:left w:val="none" w:sz="0" w:space="0" w:color="auto"/>
            <w:bottom w:val="none" w:sz="0" w:space="0" w:color="auto"/>
            <w:right w:val="none" w:sz="0" w:space="0" w:color="auto"/>
          </w:divBdr>
        </w:div>
        <w:div w:id="1862738592">
          <w:marLeft w:val="480"/>
          <w:marRight w:val="0"/>
          <w:marTop w:val="0"/>
          <w:marBottom w:val="0"/>
          <w:divBdr>
            <w:top w:val="none" w:sz="0" w:space="0" w:color="auto"/>
            <w:left w:val="none" w:sz="0" w:space="0" w:color="auto"/>
            <w:bottom w:val="none" w:sz="0" w:space="0" w:color="auto"/>
            <w:right w:val="none" w:sz="0" w:space="0" w:color="auto"/>
          </w:divBdr>
        </w:div>
        <w:div w:id="1919363763">
          <w:marLeft w:val="480"/>
          <w:marRight w:val="0"/>
          <w:marTop w:val="0"/>
          <w:marBottom w:val="0"/>
          <w:divBdr>
            <w:top w:val="none" w:sz="0" w:space="0" w:color="auto"/>
            <w:left w:val="none" w:sz="0" w:space="0" w:color="auto"/>
            <w:bottom w:val="none" w:sz="0" w:space="0" w:color="auto"/>
            <w:right w:val="none" w:sz="0" w:space="0" w:color="auto"/>
          </w:divBdr>
        </w:div>
        <w:div w:id="1921258761">
          <w:marLeft w:val="480"/>
          <w:marRight w:val="0"/>
          <w:marTop w:val="0"/>
          <w:marBottom w:val="0"/>
          <w:divBdr>
            <w:top w:val="none" w:sz="0" w:space="0" w:color="auto"/>
            <w:left w:val="none" w:sz="0" w:space="0" w:color="auto"/>
            <w:bottom w:val="none" w:sz="0" w:space="0" w:color="auto"/>
            <w:right w:val="none" w:sz="0" w:space="0" w:color="auto"/>
          </w:divBdr>
        </w:div>
        <w:div w:id="1925646675">
          <w:marLeft w:val="480"/>
          <w:marRight w:val="0"/>
          <w:marTop w:val="0"/>
          <w:marBottom w:val="0"/>
          <w:divBdr>
            <w:top w:val="none" w:sz="0" w:space="0" w:color="auto"/>
            <w:left w:val="none" w:sz="0" w:space="0" w:color="auto"/>
            <w:bottom w:val="none" w:sz="0" w:space="0" w:color="auto"/>
            <w:right w:val="none" w:sz="0" w:space="0" w:color="auto"/>
          </w:divBdr>
        </w:div>
        <w:div w:id="1939367398">
          <w:marLeft w:val="480"/>
          <w:marRight w:val="0"/>
          <w:marTop w:val="0"/>
          <w:marBottom w:val="0"/>
          <w:divBdr>
            <w:top w:val="none" w:sz="0" w:space="0" w:color="auto"/>
            <w:left w:val="none" w:sz="0" w:space="0" w:color="auto"/>
            <w:bottom w:val="none" w:sz="0" w:space="0" w:color="auto"/>
            <w:right w:val="none" w:sz="0" w:space="0" w:color="auto"/>
          </w:divBdr>
        </w:div>
        <w:div w:id="1943611951">
          <w:marLeft w:val="480"/>
          <w:marRight w:val="0"/>
          <w:marTop w:val="0"/>
          <w:marBottom w:val="0"/>
          <w:divBdr>
            <w:top w:val="none" w:sz="0" w:space="0" w:color="auto"/>
            <w:left w:val="none" w:sz="0" w:space="0" w:color="auto"/>
            <w:bottom w:val="none" w:sz="0" w:space="0" w:color="auto"/>
            <w:right w:val="none" w:sz="0" w:space="0" w:color="auto"/>
          </w:divBdr>
        </w:div>
        <w:div w:id="1956517492">
          <w:marLeft w:val="480"/>
          <w:marRight w:val="0"/>
          <w:marTop w:val="0"/>
          <w:marBottom w:val="0"/>
          <w:divBdr>
            <w:top w:val="none" w:sz="0" w:space="0" w:color="auto"/>
            <w:left w:val="none" w:sz="0" w:space="0" w:color="auto"/>
            <w:bottom w:val="none" w:sz="0" w:space="0" w:color="auto"/>
            <w:right w:val="none" w:sz="0" w:space="0" w:color="auto"/>
          </w:divBdr>
        </w:div>
        <w:div w:id="1982735928">
          <w:marLeft w:val="480"/>
          <w:marRight w:val="0"/>
          <w:marTop w:val="0"/>
          <w:marBottom w:val="0"/>
          <w:divBdr>
            <w:top w:val="none" w:sz="0" w:space="0" w:color="auto"/>
            <w:left w:val="none" w:sz="0" w:space="0" w:color="auto"/>
            <w:bottom w:val="none" w:sz="0" w:space="0" w:color="auto"/>
            <w:right w:val="none" w:sz="0" w:space="0" w:color="auto"/>
          </w:divBdr>
        </w:div>
        <w:div w:id="1996371807">
          <w:marLeft w:val="480"/>
          <w:marRight w:val="0"/>
          <w:marTop w:val="0"/>
          <w:marBottom w:val="0"/>
          <w:divBdr>
            <w:top w:val="none" w:sz="0" w:space="0" w:color="auto"/>
            <w:left w:val="none" w:sz="0" w:space="0" w:color="auto"/>
            <w:bottom w:val="none" w:sz="0" w:space="0" w:color="auto"/>
            <w:right w:val="none" w:sz="0" w:space="0" w:color="auto"/>
          </w:divBdr>
        </w:div>
        <w:div w:id="2008362530">
          <w:marLeft w:val="480"/>
          <w:marRight w:val="0"/>
          <w:marTop w:val="0"/>
          <w:marBottom w:val="0"/>
          <w:divBdr>
            <w:top w:val="none" w:sz="0" w:space="0" w:color="auto"/>
            <w:left w:val="none" w:sz="0" w:space="0" w:color="auto"/>
            <w:bottom w:val="none" w:sz="0" w:space="0" w:color="auto"/>
            <w:right w:val="none" w:sz="0" w:space="0" w:color="auto"/>
          </w:divBdr>
        </w:div>
        <w:div w:id="2018576671">
          <w:marLeft w:val="480"/>
          <w:marRight w:val="0"/>
          <w:marTop w:val="0"/>
          <w:marBottom w:val="0"/>
          <w:divBdr>
            <w:top w:val="none" w:sz="0" w:space="0" w:color="auto"/>
            <w:left w:val="none" w:sz="0" w:space="0" w:color="auto"/>
            <w:bottom w:val="none" w:sz="0" w:space="0" w:color="auto"/>
            <w:right w:val="none" w:sz="0" w:space="0" w:color="auto"/>
          </w:divBdr>
        </w:div>
        <w:div w:id="2081708337">
          <w:marLeft w:val="480"/>
          <w:marRight w:val="0"/>
          <w:marTop w:val="0"/>
          <w:marBottom w:val="0"/>
          <w:divBdr>
            <w:top w:val="none" w:sz="0" w:space="0" w:color="auto"/>
            <w:left w:val="none" w:sz="0" w:space="0" w:color="auto"/>
            <w:bottom w:val="none" w:sz="0" w:space="0" w:color="auto"/>
            <w:right w:val="none" w:sz="0" w:space="0" w:color="auto"/>
          </w:divBdr>
        </w:div>
        <w:div w:id="2084909418">
          <w:marLeft w:val="480"/>
          <w:marRight w:val="0"/>
          <w:marTop w:val="0"/>
          <w:marBottom w:val="0"/>
          <w:divBdr>
            <w:top w:val="none" w:sz="0" w:space="0" w:color="auto"/>
            <w:left w:val="none" w:sz="0" w:space="0" w:color="auto"/>
            <w:bottom w:val="none" w:sz="0" w:space="0" w:color="auto"/>
            <w:right w:val="none" w:sz="0" w:space="0" w:color="auto"/>
          </w:divBdr>
        </w:div>
        <w:div w:id="2091348037">
          <w:marLeft w:val="480"/>
          <w:marRight w:val="0"/>
          <w:marTop w:val="0"/>
          <w:marBottom w:val="0"/>
          <w:divBdr>
            <w:top w:val="none" w:sz="0" w:space="0" w:color="auto"/>
            <w:left w:val="none" w:sz="0" w:space="0" w:color="auto"/>
            <w:bottom w:val="none" w:sz="0" w:space="0" w:color="auto"/>
            <w:right w:val="none" w:sz="0" w:space="0" w:color="auto"/>
          </w:divBdr>
        </w:div>
        <w:div w:id="2134901586">
          <w:marLeft w:val="480"/>
          <w:marRight w:val="0"/>
          <w:marTop w:val="0"/>
          <w:marBottom w:val="0"/>
          <w:divBdr>
            <w:top w:val="none" w:sz="0" w:space="0" w:color="auto"/>
            <w:left w:val="none" w:sz="0" w:space="0" w:color="auto"/>
            <w:bottom w:val="none" w:sz="0" w:space="0" w:color="auto"/>
            <w:right w:val="none" w:sz="0" w:space="0" w:color="auto"/>
          </w:divBdr>
        </w:div>
      </w:divsChild>
    </w:div>
    <w:div w:id="295725329">
      <w:marLeft w:val="480"/>
      <w:marRight w:val="0"/>
      <w:marTop w:val="0"/>
      <w:marBottom w:val="0"/>
      <w:divBdr>
        <w:top w:val="none" w:sz="0" w:space="0" w:color="auto"/>
        <w:left w:val="none" w:sz="0" w:space="0" w:color="auto"/>
        <w:bottom w:val="none" w:sz="0" w:space="0" w:color="auto"/>
        <w:right w:val="none" w:sz="0" w:space="0" w:color="auto"/>
      </w:divBdr>
    </w:div>
    <w:div w:id="295911025">
      <w:marLeft w:val="640"/>
      <w:marRight w:val="0"/>
      <w:marTop w:val="0"/>
      <w:marBottom w:val="0"/>
      <w:divBdr>
        <w:top w:val="none" w:sz="0" w:space="0" w:color="auto"/>
        <w:left w:val="none" w:sz="0" w:space="0" w:color="auto"/>
        <w:bottom w:val="none" w:sz="0" w:space="0" w:color="auto"/>
        <w:right w:val="none" w:sz="0" w:space="0" w:color="auto"/>
      </w:divBdr>
    </w:div>
    <w:div w:id="296181823">
      <w:marLeft w:val="640"/>
      <w:marRight w:val="0"/>
      <w:marTop w:val="0"/>
      <w:marBottom w:val="0"/>
      <w:divBdr>
        <w:top w:val="none" w:sz="0" w:space="0" w:color="auto"/>
        <w:left w:val="none" w:sz="0" w:space="0" w:color="auto"/>
        <w:bottom w:val="none" w:sz="0" w:space="0" w:color="auto"/>
        <w:right w:val="none" w:sz="0" w:space="0" w:color="auto"/>
      </w:divBdr>
    </w:div>
    <w:div w:id="296303473">
      <w:marLeft w:val="640"/>
      <w:marRight w:val="0"/>
      <w:marTop w:val="0"/>
      <w:marBottom w:val="0"/>
      <w:divBdr>
        <w:top w:val="none" w:sz="0" w:space="0" w:color="auto"/>
        <w:left w:val="none" w:sz="0" w:space="0" w:color="auto"/>
        <w:bottom w:val="none" w:sz="0" w:space="0" w:color="auto"/>
        <w:right w:val="none" w:sz="0" w:space="0" w:color="auto"/>
      </w:divBdr>
    </w:div>
    <w:div w:id="296837453">
      <w:bodyDiv w:val="1"/>
      <w:marLeft w:val="0"/>
      <w:marRight w:val="0"/>
      <w:marTop w:val="0"/>
      <w:marBottom w:val="0"/>
      <w:divBdr>
        <w:top w:val="none" w:sz="0" w:space="0" w:color="auto"/>
        <w:left w:val="none" w:sz="0" w:space="0" w:color="auto"/>
        <w:bottom w:val="none" w:sz="0" w:space="0" w:color="auto"/>
        <w:right w:val="none" w:sz="0" w:space="0" w:color="auto"/>
      </w:divBdr>
    </w:div>
    <w:div w:id="297146808">
      <w:marLeft w:val="640"/>
      <w:marRight w:val="0"/>
      <w:marTop w:val="0"/>
      <w:marBottom w:val="0"/>
      <w:divBdr>
        <w:top w:val="none" w:sz="0" w:space="0" w:color="auto"/>
        <w:left w:val="none" w:sz="0" w:space="0" w:color="auto"/>
        <w:bottom w:val="none" w:sz="0" w:space="0" w:color="auto"/>
        <w:right w:val="none" w:sz="0" w:space="0" w:color="auto"/>
      </w:divBdr>
    </w:div>
    <w:div w:id="297762248">
      <w:marLeft w:val="640"/>
      <w:marRight w:val="0"/>
      <w:marTop w:val="0"/>
      <w:marBottom w:val="0"/>
      <w:divBdr>
        <w:top w:val="none" w:sz="0" w:space="0" w:color="auto"/>
        <w:left w:val="none" w:sz="0" w:space="0" w:color="auto"/>
        <w:bottom w:val="none" w:sz="0" w:space="0" w:color="auto"/>
        <w:right w:val="none" w:sz="0" w:space="0" w:color="auto"/>
      </w:divBdr>
    </w:div>
    <w:div w:id="297806702">
      <w:marLeft w:val="640"/>
      <w:marRight w:val="0"/>
      <w:marTop w:val="0"/>
      <w:marBottom w:val="0"/>
      <w:divBdr>
        <w:top w:val="none" w:sz="0" w:space="0" w:color="auto"/>
        <w:left w:val="none" w:sz="0" w:space="0" w:color="auto"/>
        <w:bottom w:val="none" w:sz="0" w:space="0" w:color="auto"/>
        <w:right w:val="none" w:sz="0" w:space="0" w:color="auto"/>
      </w:divBdr>
    </w:div>
    <w:div w:id="298073981">
      <w:bodyDiv w:val="1"/>
      <w:marLeft w:val="0"/>
      <w:marRight w:val="0"/>
      <w:marTop w:val="0"/>
      <w:marBottom w:val="0"/>
      <w:divBdr>
        <w:top w:val="none" w:sz="0" w:space="0" w:color="auto"/>
        <w:left w:val="none" w:sz="0" w:space="0" w:color="auto"/>
        <w:bottom w:val="none" w:sz="0" w:space="0" w:color="auto"/>
        <w:right w:val="none" w:sz="0" w:space="0" w:color="auto"/>
      </w:divBdr>
    </w:div>
    <w:div w:id="298074668">
      <w:bodyDiv w:val="1"/>
      <w:marLeft w:val="0"/>
      <w:marRight w:val="0"/>
      <w:marTop w:val="0"/>
      <w:marBottom w:val="0"/>
      <w:divBdr>
        <w:top w:val="none" w:sz="0" w:space="0" w:color="auto"/>
        <w:left w:val="none" w:sz="0" w:space="0" w:color="auto"/>
        <w:bottom w:val="none" w:sz="0" w:space="0" w:color="auto"/>
        <w:right w:val="none" w:sz="0" w:space="0" w:color="auto"/>
      </w:divBdr>
    </w:div>
    <w:div w:id="298078792">
      <w:marLeft w:val="640"/>
      <w:marRight w:val="0"/>
      <w:marTop w:val="0"/>
      <w:marBottom w:val="0"/>
      <w:divBdr>
        <w:top w:val="none" w:sz="0" w:space="0" w:color="auto"/>
        <w:left w:val="none" w:sz="0" w:space="0" w:color="auto"/>
        <w:bottom w:val="none" w:sz="0" w:space="0" w:color="auto"/>
        <w:right w:val="none" w:sz="0" w:space="0" w:color="auto"/>
      </w:divBdr>
    </w:div>
    <w:div w:id="298535774">
      <w:marLeft w:val="640"/>
      <w:marRight w:val="0"/>
      <w:marTop w:val="0"/>
      <w:marBottom w:val="0"/>
      <w:divBdr>
        <w:top w:val="none" w:sz="0" w:space="0" w:color="auto"/>
        <w:left w:val="none" w:sz="0" w:space="0" w:color="auto"/>
        <w:bottom w:val="none" w:sz="0" w:space="0" w:color="auto"/>
        <w:right w:val="none" w:sz="0" w:space="0" w:color="auto"/>
      </w:divBdr>
    </w:div>
    <w:div w:id="298925235">
      <w:marLeft w:val="640"/>
      <w:marRight w:val="0"/>
      <w:marTop w:val="0"/>
      <w:marBottom w:val="0"/>
      <w:divBdr>
        <w:top w:val="none" w:sz="0" w:space="0" w:color="auto"/>
        <w:left w:val="none" w:sz="0" w:space="0" w:color="auto"/>
        <w:bottom w:val="none" w:sz="0" w:space="0" w:color="auto"/>
        <w:right w:val="none" w:sz="0" w:space="0" w:color="auto"/>
      </w:divBdr>
    </w:div>
    <w:div w:id="299506616">
      <w:marLeft w:val="640"/>
      <w:marRight w:val="0"/>
      <w:marTop w:val="0"/>
      <w:marBottom w:val="0"/>
      <w:divBdr>
        <w:top w:val="none" w:sz="0" w:space="0" w:color="auto"/>
        <w:left w:val="none" w:sz="0" w:space="0" w:color="auto"/>
        <w:bottom w:val="none" w:sz="0" w:space="0" w:color="auto"/>
        <w:right w:val="none" w:sz="0" w:space="0" w:color="auto"/>
      </w:divBdr>
    </w:div>
    <w:div w:id="299850483">
      <w:marLeft w:val="640"/>
      <w:marRight w:val="0"/>
      <w:marTop w:val="0"/>
      <w:marBottom w:val="0"/>
      <w:divBdr>
        <w:top w:val="none" w:sz="0" w:space="0" w:color="auto"/>
        <w:left w:val="none" w:sz="0" w:space="0" w:color="auto"/>
        <w:bottom w:val="none" w:sz="0" w:space="0" w:color="auto"/>
        <w:right w:val="none" w:sz="0" w:space="0" w:color="auto"/>
      </w:divBdr>
    </w:div>
    <w:div w:id="299923613">
      <w:marLeft w:val="480"/>
      <w:marRight w:val="0"/>
      <w:marTop w:val="0"/>
      <w:marBottom w:val="0"/>
      <w:divBdr>
        <w:top w:val="none" w:sz="0" w:space="0" w:color="auto"/>
        <w:left w:val="none" w:sz="0" w:space="0" w:color="auto"/>
        <w:bottom w:val="none" w:sz="0" w:space="0" w:color="auto"/>
        <w:right w:val="none" w:sz="0" w:space="0" w:color="auto"/>
      </w:divBdr>
    </w:div>
    <w:div w:id="299968281">
      <w:marLeft w:val="640"/>
      <w:marRight w:val="0"/>
      <w:marTop w:val="0"/>
      <w:marBottom w:val="0"/>
      <w:divBdr>
        <w:top w:val="none" w:sz="0" w:space="0" w:color="auto"/>
        <w:left w:val="none" w:sz="0" w:space="0" w:color="auto"/>
        <w:bottom w:val="none" w:sz="0" w:space="0" w:color="auto"/>
        <w:right w:val="none" w:sz="0" w:space="0" w:color="auto"/>
      </w:divBdr>
    </w:div>
    <w:div w:id="300305176">
      <w:bodyDiv w:val="1"/>
      <w:marLeft w:val="0"/>
      <w:marRight w:val="0"/>
      <w:marTop w:val="0"/>
      <w:marBottom w:val="0"/>
      <w:divBdr>
        <w:top w:val="none" w:sz="0" w:space="0" w:color="auto"/>
        <w:left w:val="none" w:sz="0" w:space="0" w:color="auto"/>
        <w:bottom w:val="none" w:sz="0" w:space="0" w:color="auto"/>
        <w:right w:val="none" w:sz="0" w:space="0" w:color="auto"/>
      </w:divBdr>
    </w:div>
    <w:div w:id="300620023">
      <w:marLeft w:val="640"/>
      <w:marRight w:val="0"/>
      <w:marTop w:val="0"/>
      <w:marBottom w:val="0"/>
      <w:divBdr>
        <w:top w:val="none" w:sz="0" w:space="0" w:color="auto"/>
        <w:left w:val="none" w:sz="0" w:space="0" w:color="auto"/>
        <w:bottom w:val="none" w:sz="0" w:space="0" w:color="auto"/>
        <w:right w:val="none" w:sz="0" w:space="0" w:color="auto"/>
      </w:divBdr>
    </w:div>
    <w:div w:id="300962259">
      <w:marLeft w:val="640"/>
      <w:marRight w:val="0"/>
      <w:marTop w:val="0"/>
      <w:marBottom w:val="0"/>
      <w:divBdr>
        <w:top w:val="none" w:sz="0" w:space="0" w:color="auto"/>
        <w:left w:val="none" w:sz="0" w:space="0" w:color="auto"/>
        <w:bottom w:val="none" w:sz="0" w:space="0" w:color="auto"/>
        <w:right w:val="none" w:sz="0" w:space="0" w:color="auto"/>
      </w:divBdr>
    </w:div>
    <w:div w:id="301276640">
      <w:marLeft w:val="640"/>
      <w:marRight w:val="0"/>
      <w:marTop w:val="0"/>
      <w:marBottom w:val="0"/>
      <w:divBdr>
        <w:top w:val="none" w:sz="0" w:space="0" w:color="auto"/>
        <w:left w:val="none" w:sz="0" w:space="0" w:color="auto"/>
        <w:bottom w:val="none" w:sz="0" w:space="0" w:color="auto"/>
        <w:right w:val="none" w:sz="0" w:space="0" w:color="auto"/>
      </w:divBdr>
    </w:div>
    <w:div w:id="301276883">
      <w:marLeft w:val="640"/>
      <w:marRight w:val="0"/>
      <w:marTop w:val="0"/>
      <w:marBottom w:val="0"/>
      <w:divBdr>
        <w:top w:val="none" w:sz="0" w:space="0" w:color="auto"/>
        <w:left w:val="none" w:sz="0" w:space="0" w:color="auto"/>
        <w:bottom w:val="none" w:sz="0" w:space="0" w:color="auto"/>
        <w:right w:val="none" w:sz="0" w:space="0" w:color="auto"/>
      </w:divBdr>
    </w:div>
    <w:div w:id="301428055">
      <w:marLeft w:val="640"/>
      <w:marRight w:val="0"/>
      <w:marTop w:val="0"/>
      <w:marBottom w:val="0"/>
      <w:divBdr>
        <w:top w:val="none" w:sz="0" w:space="0" w:color="auto"/>
        <w:left w:val="none" w:sz="0" w:space="0" w:color="auto"/>
        <w:bottom w:val="none" w:sz="0" w:space="0" w:color="auto"/>
        <w:right w:val="none" w:sz="0" w:space="0" w:color="auto"/>
      </w:divBdr>
    </w:div>
    <w:div w:id="301732639">
      <w:marLeft w:val="640"/>
      <w:marRight w:val="0"/>
      <w:marTop w:val="0"/>
      <w:marBottom w:val="0"/>
      <w:divBdr>
        <w:top w:val="none" w:sz="0" w:space="0" w:color="auto"/>
        <w:left w:val="none" w:sz="0" w:space="0" w:color="auto"/>
        <w:bottom w:val="none" w:sz="0" w:space="0" w:color="auto"/>
        <w:right w:val="none" w:sz="0" w:space="0" w:color="auto"/>
      </w:divBdr>
    </w:div>
    <w:div w:id="302127159">
      <w:marLeft w:val="640"/>
      <w:marRight w:val="0"/>
      <w:marTop w:val="0"/>
      <w:marBottom w:val="0"/>
      <w:divBdr>
        <w:top w:val="none" w:sz="0" w:space="0" w:color="auto"/>
        <w:left w:val="none" w:sz="0" w:space="0" w:color="auto"/>
        <w:bottom w:val="none" w:sz="0" w:space="0" w:color="auto"/>
        <w:right w:val="none" w:sz="0" w:space="0" w:color="auto"/>
      </w:divBdr>
    </w:div>
    <w:div w:id="303505027">
      <w:marLeft w:val="480"/>
      <w:marRight w:val="0"/>
      <w:marTop w:val="0"/>
      <w:marBottom w:val="0"/>
      <w:divBdr>
        <w:top w:val="none" w:sz="0" w:space="0" w:color="auto"/>
        <w:left w:val="none" w:sz="0" w:space="0" w:color="auto"/>
        <w:bottom w:val="none" w:sz="0" w:space="0" w:color="auto"/>
        <w:right w:val="none" w:sz="0" w:space="0" w:color="auto"/>
      </w:divBdr>
    </w:div>
    <w:div w:id="303895314">
      <w:marLeft w:val="640"/>
      <w:marRight w:val="0"/>
      <w:marTop w:val="0"/>
      <w:marBottom w:val="0"/>
      <w:divBdr>
        <w:top w:val="none" w:sz="0" w:space="0" w:color="auto"/>
        <w:left w:val="none" w:sz="0" w:space="0" w:color="auto"/>
        <w:bottom w:val="none" w:sz="0" w:space="0" w:color="auto"/>
        <w:right w:val="none" w:sz="0" w:space="0" w:color="auto"/>
      </w:divBdr>
    </w:div>
    <w:div w:id="304436696">
      <w:marLeft w:val="640"/>
      <w:marRight w:val="0"/>
      <w:marTop w:val="0"/>
      <w:marBottom w:val="0"/>
      <w:divBdr>
        <w:top w:val="none" w:sz="0" w:space="0" w:color="auto"/>
        <w:left w:val="none" w:sz="0" w:space="0" w:color="auto"/>
        <w:bottom w:val="none" w:sz="0" w:space="0" w:color="auto"/>
        <w:right w:val="none" w:sz="0" w:space="0" w:color="auto"/>
      </w:divBdr>
    </w:div>
    <w:div w:id="304511576">
      <w:marLeft w:val="640"/>
      <w:marRight w:val="0"/>
      <w:marTop w:val="0"/>
      <w:marBottom w:val="0"/>
      <w:divBdr>
        <w:top w:val="none" w:sz="0" w:space="0" w:color="auto"/>
        <w:left w:val="none" w:sz="0" w:space="0" w:color="auto"/>
        <w:bottom w:val="none" w:sz="0" w:space="0" w:color="auto"/>
        <w:right w:val="none" w:sz="0" w:space="0" w:color="auto"/>
      </w:divBdr>
    </w:div>
    <w:div w:id="304749220">
      <w:marLeft w:val="640"/>
      <w:marRight w:val="0"/>
      <w:marTop w:val="0"/>
      <w:marBottom w:val="0"/>
      <w:divBdr>
        <w:top w:val="none" w:sz="0" w:space="0" w:color="auto"/>
        <w:left w:val="none" w:sz="0" w:space="0" w:color="auto"/>
        <w:bottom w:val="none" w:sz="0" w:space="0" w:color="auto"/>
        <w:right w:val="none" w:sz="0" w:space="0" w:color="auto"/>
      </w:divBdr>
    </w:div>
    <w:div w:id="305166899">
      <w:marLeft w:val="640"/>
      <w:marRight w:val="0"/>
      <w:marTop w:val="0"/>
      <w:marBottom w:val="0"/>
      <w:divBdr>
        <w:top w:val="none" w:sz="0" w:space="0" w:color="auto"/>
        <w:left w:val="none" w:sz="0" w:space="0" w:color="auto"/>
        <w:bottom w:val="none" w:sz="0" w:space="0" w:color="auto"/>
        <w:right w:val="none" w:sz="0" w:space="0" w:color="auto"/>
      </w:divBdr>
    </w:div>
    <w:div w:id="306472519">
      <w:marLeft w:val="640"/>
      <w:marRight w:val="0"/>
      <w:marTop w:val="0"/>
      <w:marBottom w:val="0"/>
      <w:divBdr>
        <w:top w:val="none" w:sz="0" w:space="0" w:color="auto"/>
        <w:left w:val="none" w:sz="0" w:space="0" w:color="auto"/>
        <w:bottom w:val="none" w:sz="0" w:space="0" w:color="auto"/>
        <w:right w:val="none" w:sz="0" w:space="0" w:color="auto"/>
      </w:divBdr>
    </w:div>
    <w:div w:id="307829773">
      <w:marLeft w:val="640"/>
      <w:marRight w:val="0"/>
      <w:marTop w:val="0"/>
      <w:marBottom w:val="0"/>
      <w:divBdr>
        <w:top w:val="none" w:sz="0" w:space="0" w:color="auto"/>
        <w:left w:val="none" w:sz="0" w:space="0" w:color="auto"/>
        <w:bottom w:val="none" w:sz="0" w:space="0" w:color="auto"/>
        <w:right w:val="none" w:sz="0" w:space="0" w:color="auto"/>
      </w:divBdr>
    </w:div>
    <w:div w:id="308364645">
      <w:bodyDiv w:val="1"/>
      <w:marLeft w:val="0"/>
      <w:marRight w:val="0"/>
      <w:marTop w:val="0"/>
      <w:marBottom w:val="0"/>
      <w:divBdr>
        <w:top w:val="none" w:sz="0" w:space="0" w:color="auto"/>
        <w:left w:val="none" w:sz="0" w:space="0" w:color="auto"/>
        <w:bottom w:val="none" w:sz="0" w:space="0" w:color="auto"/>
        <w:right w:val="none" w:sz="0" w:space="0" w:color="auto"/>
      </w:divBdr>
    </w:div>
    <w:div w:id="308630599">
      <w:marLeft w:val="640"/>
      <w:marRight w:val="0"/>
      <w:marTop w:val="0"/>
      <w:marBottom w:val="0"/>
      <w:divBdr>
        <w:top w:val="none" w:sz="0" w:space="0" w:color="auto"/>
        <w:left w:val="none" w:sz="0" w:space="0" w:color="auto"/>
        <w:bottom w:val="none" w:sz="0" w:space="0" w:color="auto"/>
        <w:right w:val="none" w:sz="0" w:space="0" w:color="auto"/>
      </w:divBdr>
    </w:div>
    <w:div w:id="308676350">
      <w:marLeft w:val="640"/>
      <w:marRight w:val="0"/>
      <w:marTop w:val="0"/>
      <w:marBottom w:val="0"/>
      <w:divBdr>
        <w:top w:val="none" w:sz="0" w:space="0" w:color="auto"/>
        <w:left w:val="none" w:sz="0" w:space="0" w:color="auto"/>
        <w:bottom w:val="none" w:sz="0" w:space="0" w:color="auto"/>
        <w:right w:val="none" w:sz="0" w:space="0" w:color="auto"/>
      </w:divBdr>
    </w:div>
    <w:div w:id="309216971">
      <w:marLeft w:val="640"/>
      <w:marRight w:val="0"/>
      <w:marTop w:val="0"/>
      <w:marBottom w:val="0"/>
      <w:divBdr>
        <w:top w:val="none" w:sz="0" w:space="0" w:color="auto"/>
        <w:left w:val="none" w:sz="0" w:space="0" w:color="auto"/>
        <w:bottom w:val="none" w:sz="0" w:space="0" w:color="auto"/>
        <w:right w:val="none" w:sz="0" w:space="0" w:color="auto"/>
      </w:divBdr>
    </w:div>
    <w:div w:id="309552862">
      <w:marLeft w:val="640"/>
      <w:marRight w:val="0"/>
      <w:marTop w:val="0"/>
      <w:marBottom w:val="0"/>
      <w:divBdr>
        <w:top w:val="none" w:sz="0" w:space="0" w:color="auto"/>
        <w:left w:val="none" w:sz="0" w:space="0" w:color="auto"/>
        <w:bottom w:val="none" w:sz="0" w:space="0" w:color="auto"/>
        <w:right w:val="none" w:sz="0" w:space="0" w:color="auto"/>
      </w:divBdr>
    </w:div>
    <w:div w:id="309597372">
      <w:marLeft w:val="640"/>
      <w:marRight w:val="0"/>
      <w:marTop w:val="0"/>
      <w:marBottom w:val="0"/>
      <w:divBdr>
        <w:top w:val="none" w:sz="0" w:space="0" w:color="auto"/>
        <w:left w:val="none" w:sz="0" w:space="0" w:color="auto"/>
        <w:bottom w:val="none" w:sz="0" w:space="0" w:color="auto"/>
        <w:right w:val="none" w:sz="0" w:space="0" w:color="auto"/>
      </w:divBdr>
    </w:div>
    <w:div w:id="309671643">
      <w:marLeft w:val="640"/>
      <w:marRight w:val="0"/>
      <w:marTop w:val="0"/>
      <w:marBottom w:val="0"/>
      <w:divBdr>
        <w:top w:val="none" w:sz="0" w:space="0" w:color="auto"/>
        <w:left w:val="none" w:sz="0" w:space="0" w:color="auto"/>
        <w:bottom w:val="none" w:sz="0" w:space="0" w:color="auto"/>
        <w:right w:val="none" w:sz="0" w:space="0" w:color="auto"/>
      </w:divBdr>
    </w:div>
    <w:div w:id="310059782">
      <w:marLeft w:val="640"/>
      <w:marRight w:val="0"/>
      <w:marTop w:val="0"/>
      <w:marBottom w:val="0"/>
      <w:divBdr>
        <w:top w:val="none" w:sz="0" w:space="0" w:color="auto"/>
        <w:left w:val="none" w:sz="0" w:space="0" w:color="auto"/>
        <w:bottom w:val="none" w:sz="0" w:space="0" w:color="auto"/>
        <w:right w:val="none" w:sz="0" w:space="0" w:color="auto"/>
      </w:divBdr>
    </w:div>
    <w:div w:id="310603406">
      <w:marLeft w:val="640"/>
      <w:marRight w:val="0"/>
      <w:marTop w:val="0"/>
      <w:marBottom w:val="0"/>
      <w:divBdr>
        <w:top w:val="none" w:sz="0" w:space="0" w:color="auto"/>
        <w:left w:val="none" w:sz="0" w:space="0" w:color="auto"/>
        <w:bottom w:val="none" w:sz="0" w:space="0" w:color="auto"/>
        <w:right w:val="none" w:sz="0" w:space="0" w:color="auto"/>
      </w:divBdr>
    </w:div>
    <w:div w:id="310982013">
      <w:marLeft w:val="640"/>
      <w:marRight w:val="0"/>
      <w:marTop w:val="0"/>
      <w:marBottom w:val="0"/>
      <w:divBdr>
        <w:top w:val="none" w:sz="0" w:space="0" w:color="auto"/>
        <w:left w:val="none" w:sz="0" w:space="0" w:color="auto"/>
        <w:bottom w:val="none" w:sz="0" w:space="0" w:color="auto"/>
        <w:right w:val="none" w:sz="0" w:space="0" w:color="auto"/>
      </w:divBdr>
    </w:div>
    <w:div w:id="311375823">
      <w:marLeft w:val="640"/>
      <w:marRight w:val="0"/>
      <w:marTop w:val="0"/>
      <w:marBottom w:val="0"/>
      <w:divBdr>
        <w:top w:val="none" w:sz="0" w:space="0" w:color="auto"/>
        <w:left w:val="none" w:sz="0" w:space="0" w:color="auto"/>
        <w:bottom w:val="none" w:sz="0" w:space="0" w:color="auto"/>
        <w:right w:val="none" w:sz="0" w:space="0" w:color="auto"/>
      </w:divBdr>
    </w:div>
    <w:div w:id="311757011">
      <w:marLeft w:val="640"/>
      <w:marRight w:val="0"/>
      <w:marTop w:val="0"/>
      <w:marBottom w:val="0"/>
      <w:divBdr>
        <w:top w:val="none" w:sz="0" w:space="0" w:color="auto"/>
        <w:left w:val="none" w:sz="0" w:space="0" w:color="auto"/>
        <w:bottom w:val="none" w:sz="0" w:space="0" w:color="auto"/>
        <w:right w:val="none" w:sz="0" w:space="0" w:color="auto"/>
      </w:divBdr>
    </w:div>
    <w:div w:id="311832865">
      <w:marLeft w:val="640"/>
      <w:marRight w:val="0"/>
      <w:marTop w:val="0"/>
      <w:marBottom w:val="0"/>
      <w:divBdr>
        <w:top w:val="none" w:sz="0" w:space="0" w:color="auto"/>
        <w:left w:val="none" w:sz="0" w:space="0" w:color="auto"/>
        <w:bottom w:val="none" w:sz="0" w:space="0" w:color="auto"/>
        <w:right w:val="none" w:sz="0" w:space="0" w:color="auto"/>
      </w:divBdr>
    </w:div>
    <w:div w:id="311836466">
      <w:bodyDiv w:val="1"/>
      <w:marLeft w:val="0"/>
      <w:marRight w:val="0"/>
      <w:marTop w:val="0"/>
      <w:marBottom w:val="0"/>
      <w:divBdr>
        <w:top w:val="none" w:sz="0" w:space="0" w:color="auto"/>
        <w:left w:val="none" w:sz="0" w:space="0" w:color="auto"/>
        <w:bottom w:val="none" w:sz="0" w:space="0" w:color="auto"/>
        <w:right w:val="none" w:sz="0" w:space="0" w:color="auto"/>
      </w:divBdr>
    </w:div>
    <w:div w:id="311910586">
      <w:bodyDiv w:val="1"/>
      <w:marLeft w:val="0"/>
      <w:marRight w:val="0"/>
      <w:marTop w:val="0"/>
      <w:marBottom w:val="0"/>
      <w:divBdr>
        <w:top w:val="none" w:sz="0" w:space="0" w:color="auto"/>
        <w:left w:val="none" w:sz="0" w:space="0" w:color="auto"/>
        <w:bottom w:val="none" w:sz="0" w:space="0" w:color="auto"/>
        <w:right w:val="none" w:sz="0" w:space="0" w:color="auto"/>
      </w:divBdr>
    </w:div>
    <w:div w:id="312102131">
      <w:marLeft w:val="640"/>
      <w:marRight w:val="0"/>
      <w:marTop w:val="0"/>
      <w:marBottom w:val="0"/>
      <w:divBdr>
        <w:top w:val="none" w:sz="0" w:space="0" w:color="auto"/>
        <w:left w:val="none" w:sz="0" w:space="0" w:color="auto"/>
        <w:bottom w:val="none" w:sz="0" w:space="0" w:color="auto"/>
        <w:right w:val="none" w:sz="0" w:space="0" w:color="auto"/>
      </w:divBdr>
    </w:div>
    <w:div w:id="312563878">
      <w:marLeft w:val="640"/>
      <w:marRight w:val="0"/>
      <w:marTop w:val="0"/>
      <w:marBottom w:val="0"/>
      <w:divBdr>
        <w:top w:val="none" w:sz="0" w:space="0" w:color="auto"/>
        <w:left w:val="none" w:sz="0" w:space="0" w:color="auto"/>
        <w:bottom w:val="none" w:sz="0" w:space="0" w:color="auto"/>
        <w:right w:val="none" w:sz="0" w:space="0" w:color="auto"/>
      </w:divBdr>
    </w:div>
    <w:div w:id="312954664">
      <w:marLeft w:val="640"/>
      <w:marRight w:val="0"/>
      <w:marTop w:val="0"/>
      <w:marBottom w:val="0"/>
      <w:divBdr>
        <w:top w:val="none" w:sz="0" w:space="0" w:color="auto"/>
        <w:left w:val="none" w:sz="0" w:space="0" w:color="auto"/>
        <w:bottom w:val="none" w:sz="0" w:space="0" w:color="auto"/>
        <w:right w:val="none" w:sz="0" w:space="0" w:color="auto"/>
      </w:divBdr>
    </w:div>
    <w:div w:id="313412734">
      <w:marLeft w:val="640"/>
      <w:marRight w:val="0"/>
      <w:marTop w:val="0"/>
      <w:marBottom w:val="0"/>
      <w:divBdr>
        <w:top w:val="none" w:sz="0" w:space="0" w:color="auto"/>
        <w:left w:val="none" w:sz="0" w:space="0" w:color="auto"/>
        <w:bottom w:val="none" w:sz="0" w:space="0" w:color="auto"/>
        <w:right w:val="none" w:sz="0" w:space="0" w:color="auto"/>
      </w:divBdr>
    </w:div>
    <w:div w:id="315260169">
      <w:marLeft w:val="640"/>
      <w:marRight w:val="0"/>
      <w:marTop w:val="0"/>
      <w:marBottom w:val="0"/>
      <w:divBdr>
        <w:top w:val="none" w:sz="0" w:space="0" w:color="auto"/>
        <w:left w:val="none" w:sz="0" w:space="0" w:color="auto"/>
        <w:bottom w:val="none" w:sz="0" w:space="0" w:color="auto"/>
        <w:right w:val="none" w:sz="0" w:space="0" w:color="auto"/>
      </w:divBdr>
    </w:div>
    <w:div w:id="315301624">
      <w:marLeft w:val="640"/>
      <w:marRight w:val="0"/>
      <w:marTop w:val="0"/>
      <w:marBottom w:val="0"/>
      <w:divBdr>
        <w:top w:val="none" w:sz="0" w:space="0" w:color="auto"/>
        <w:left w:val="none" w:sz="0" w:space="0" w:color="auto"/>
        <w:bottom w:val="none" w:sz="0" w:space="0" w:color="auto"/>
        <w:right w:val="none" w:sz="0" w:space="0" w:color="auto"/>
      </w:divBdr>
    </w:div>
    <w:div w:id="315305717">
      <w:marLeft w:val="640"/>
      <w:marRight w:val="0"/>
      <w:marTop w:val="0"/>
      <w:marBottom w:val="0"/>
      <w:divBdr>
        <w:top w:val="none" w:sz="0" w:space="0" w:color="auto"/>
        <w:left w:val="none" w:sz="0" w:space="0" w:color="auto"/>
        <w:bottom w:val="none" w:sz="0" w:space="0" w:color="auto"/>
        <w:right w:val="none" w:sz="0" w:space="0" w:color="auto"/>
      </w:divBdr>
    </w:div>
    <w:div w:id="315378453">
      <w:marLeft w:val="640"/>
      <w:marRight w:val="0"/>
      <w:marTop w:val="0"/>
      <w:marBottom w:val="0"/>
      <w:divBdr>
        <w:top w:val="none" w:sz="0" w:space="0" w:color="auto"/>
        <w:left w:val="none" w:sz="0" w:space="0" w:color="auto"/>
        <w:bottom w:val="none" w:sz="0" w:space="0" w:color="auto"/>
        <w:right w:val="none" w:sz="0" w:space="0" w:color="auto"/>
      </w:divBdr>
    </w:div>
    <w:div w:id="315499593">
      <w:marLeft w:val="640"/>
      <w:marRight w:val="0"/>
      <w:marTop w:val="0"/>
      <w:marBottom w:val="0"/>
      <w:divBdr>
        <w:top w:val="none" w:sz="0" w:space="0" w:color="auto"/>
        <w:left w:val="none" w:sz="0" w:space="0" w:color="auto"/>
        <w:bottom w:val="none" w:sz="0" w:space="0" w:color="auto"/>
        <w:right w:val="none" w:sz="0" w:space="0" w:color="auto"/>
      </w:divBdr>
    </w:div>
    <w:div w:id="315572090">
      <w:bodyDiv w:val="1"/>
      <w:marLeft w:val="0"/>
      <w:marRight w:val="0"/>
      <w:marTop w:val="0"/>
      <w:marBottom w:val="0"/>
      <w:divBdr>
        <w:top w:val="none" w:sz="0" w:space="0" w:color="auto"/>
        <w:left w:val="none" w:sz="0" w:space="0" w:color="auto"/>
        <w:bottom w:val="none" w:sz="0" w:space="0" w:color="auto"/>
        <w:right w:val="none" w:sz="0" w:space="0" w:color="auto"/>
      </w:divBdr>
    </w:div>
    <w:div w:id="315646548">
      <w:marLeft w:val="480"/>
      <w:marRight w:val="0"/>
      <w:marTop w:val="0"/>
      <w:marBottom w:val="0"/>
      <w:divBdr>
        <w:top w:val="none" w:sz="0" w:space="0" w:color="auto"/>
        <w:left w:val="none" w:sz="0" w:space="0" w:color="auto"/>
        <w:bottom w:val="none" w:sz="0" w:space="0" w:color="auto"/>
        <w:right w:val="none" w:sz="0" w:space="0" w:color="auto"/>
      </w:divBdr>
    </w:div>
    <w:div w:id="316225204">
      <w:marLeft w:val="640"/>
      <w:marRight w:val="0"/>
      <w:marTop w:val="0"/>
      <w:marBottom w:val="0"/>
      <w:divBdr>
        <w:top w:val="none" w:sz="0" w:space="0" w:color="auto"/>
        <w:left w:val="none" w:sz="0" w:space="0" w:color="auto"/>
        <w:bottom w:val="none" w:sz="0" w:space="0" w:color="auto"/>
        <w:right w:val="none" w:sz="0" w:space="0" w:color="auto"/>
      </w:divBdr>
    </w:div>
    <w:div w:id="316610377">
      <w:marLeft w:val="640"/>
      <w:marRight w:val="0"/>
      <w:marTop w:val="0"/>
      <w:marBottom w:val="0"/>
      <w:divBdr>
        <w:top w:val="none" w:sz="0" w:space="0" w:color="auto"/>
        <w:left w:val="none" w:sz="0" w:space="0" w:color="auto"/>
        <w:bottom w:val="none" w:sz="0" w:space="0" w:color="auto"/>
        <w:right w:val="none" w:sz="0" w:space="0" w:color="auto"/>
      </w:divBdr>
    </w:div>
    <w:div w:id="316963028">
      <w:marLeft w:val="640"/>
      <w:marRight w:val="0"/>
      <w:marTop w:val="0"/>
      <w:marBottom w:val="0"/>
      <w:divBdr>
        <w:top w:val="none" w:sz="0" w:space="0" w:color="auto"/>
        <w:left w:val="none" w:sz="0" w:space="0" w:color="auto"/>
        <w:bottom w:val="none" w:sz="0" w:space="0" w:color="auto"/>
        <w:right w:val="none" w:sz="0" w:space="0" w:color="auto"/>
      </w:divBdr>
    </w:div>
    <w:div w:id="317196131">
      <w:marLeft w:val="640"/>
      <w:marRight w:val="0"/>
      <w:marTop w:val="0"/>
      <w:marBottom w:val="0"/>
      <w:divBdr>
        <w:top w:val="none" w:sz="0" w:space="0" w:color="auto"/>
        <w:left w:val="none" w:sz="0" w:space="0" w:color="auto"/>
        <w:bottom w:val="none" w:sz="0" w:space="0" w:color="auto"/>
        <w:right w:val="none" w:sz="0" w:space="0" w:color="auto"/>
      </w:divBdr>
    </w:div>
    <w:div w:id="317811711">
      <w:marLeft w:val="640"/>
      <w:marRight w:val="0"/>
      <w:marTop w:val="0"/>
      <w:marBottom w:val="0"/>
      <w:divBdr>
        <w:top w:val="none" w:sz="0" w:space="0" w:color="auto"/>
        <w:left w:val="none" w:sz="0" w:space="0" w:color="auto"/>
        <w:bottom w:val="none" w:sz="0" w:space="0" w:color="auto"/>
        <w:right w:val="none" w:sz="0" w:space="0" w:color="auto"/>
      </w:divBdr>
    </w:div>
    <w:div w:id="318465955">
      <w:bodyDiv w:val="1"/>
      <w:marLeft w:val="0"/>
      <w:marRight w:val="0"/>
      <w:marTop w:val="0"/>
      <w:marBottom w:val="0"/>
      <w:divBdr>
        <w:top w:val="none" w:sz="0" w:space="0" w:color="auto"/>
        <w:left w:val="none" w:sz="0" w:space="0" w:color="auto"/>
        <w:bottom w:val="none" w:sz="0" w:space="0" w:color="auto"/>
        <w:right w:val="none" w:sz="0" w:space="0" w:color="auto"/>
      </w:divBdr>
    </w:div>
    <w:div w:id="318847636">
      <w:bodyDiv w:val="1"/>
      <w:marLeft w:val="0"/>
      <w:marRight w:val="0"/>
      <w:marTop w:val="0"/>
      <w:marBottom w:val="0"/>
      <w:divBdr>
        <w:top w:val="none" w:sz="0" w:space="0" w:color="auto"/>
        <w:left w:val="none" w:sz="0" w:space="0" w:color="auto"/>
        <w:bottom w:val="none" w:sz="0" w:space="0" w:color="auto"/>
        <w:right w:val="none" w:sz="0" w:space="0" w:color="auto"/>
      </w:divBdr>
      <w:divsChild>
        <w:div w:id="35812343">
          <w:marLeft w:val="480"/>
          <w:marRight w:val="0"/>
          <w:marTop w:val="0"/>
          <w:marBottom w:val="0"/>
          <w:divBdr>
            <w:top w:val="none" w:sz="0" w:space="0" w:color="auto"/>
            <w:left w:val="none" w:sz="0" w:space="0" w:color="auto"/>
            <w:bottom w:val="none" w:sz="0" w:space="0" w:color="auto"/>
            <w:right w:val="none" w:sz="0" w:space="0" w:color="auto"/>
          </w:divBdr>
        </w:div>
        <w:div w:id="42144657">
          <w:marLeft w:val="480"/>
          <w:marRight w:val="0"/>
          <w:marTop w:val="0"/>
          <w:marBottom w:val="0"/>
          <w:divBdr>
            <w:top w:val="none" w:sz="0" w:space="0" w:color="auto"/>
            <w:left w:val="none" w:sz="0" w:space="0" w:color="auto"/>
            <w:bottom w:val="none" w:sz="0" w:space="0" w:color="auto"/>
            <w:right w:val="none" w:sz="0" w:space="0" w:color="auto"/>
          </w:divBdr>
        </w:div>
        <w:div w:id="119958422">
          <w:marLeft w:val="480"/>
          <w:marRight w:val="0"/>
          <w:marTop w:val="0"/>
          <w:marBottom w:val="0"/>
          <w:divBdr>
            <w:top w:val="none" w:sz="0" w:space="0" w:color="auto"/>
            <w:left w:val="none" w:sz="0" w:space="0" w:color="auto"/>
            <w:bottom w:val="none" w:sz="0" w:space="0" w:color="auto"/>
            <w:right w:val="none" w:sz="0" w:space="0" w:color="auto"/>
          </w:divBdr>
        </w:div>
        <w:div w:id="125780309">
          <w:marLeft w:val="480"/>
          <w:marRight w:val="0"/>
          <w:marTop w:val="0"/>
          <w:marBottom w:val="0"/>
          <w:divBdr>
            <w:top w:val="none" w:sz="0" w:space="0" w:color="auto"/>
            <w:left w:val="none" w:sz="0" w:space="0" w:color="auto"/>
            <w:bottom w:val="none" w:sz="0" w:space="0" w:color="auto"/>
            <w:right w:val="none" w:sz="0" w:space="0" w:color="auto"/>
          </w:divBdr>
        </w:div>
        <w:div w:id="202399958">
          <w:marLeft w:val="480"/>
          <w:marRight w:val="0"/>
          <w:marTop w:val="0"/>
          <w:marBottom w:val="0"/>
          <w:divBdr>
            <w:top w:val="none" w:sz="0" w:space="0" w:color="auto"/>
            <w:left w:val="none" w:sz="0" w:space="0" w:color="auto"/>
            <w:bottom w:val="none" w:sz="0" w:space="0" w:color="auto"/>
            <w:right w:val="none" w:sz="0" w:space="0" w:color="auto"/>
          </w:divBdr>
        </w:div>
        <w:div w:id="222571506">
          <w:marLeft w:val="480"/>
          <w:marRight w:val="0"/>
          <w:marTop w:val="0"/>
          <w:marBottom w:val="0"/>
          <w:divBdr>
            <w:top w:val="none" w:sz="0" w:space="0" w:color="auto"/>
            <w:left w:val="none" w:sz="0" w:space="0" w:color="auto"/>
            <w:bottom w:val="none" w:sz="0" w:space="0" w:color="auto"/>
            <w:right w:val="none" w:sz="0" w:space="0" w:color="auto"/>
          </w:divBdr>
        </w:div>
        <w:div w:id="249312331">
          <w:marLeft w:val="480"/>
          <w:marRight w:val="0"/>
          <w:marTop w:val="0"/>
          <w:marBottom w:val="0"/>
          <w:divBdr>
            <w:top w:val="none" w:sz="0" w:space="0" w:color="auto"/>
            <w:left w:val="none" w:sz="0" w:space="0" w:color="auto"/>
            <w:bottom w:val="none" w:sz="0" w:space="0" w:color="auto"/>
            <w:right w:val="none" w:sz="0" w:space="0" w:color="auto"/>
          </w:divBdr>
        </w:div>
        <w:div w:id="252396949">
          <w:marLeft w:val="480"/>
          <w:marRight w:val="0"/>
          <w:marTop w:val="0"/>
          <w:marBottom w:val="0"/>
          <w:divBdr>
            <w:top w:val="none" w:sz="0" w:space="0" w:color="auto"/>
            <w:left w:val="none" w:sz="0" w:space="0" w:color="auto"/>
            <w:bottom w:val="none" w:sz="0" w:space="0" w:color="auto"/>
            <w:right w:val="none" w:sz="0" w:space="0" w:color="auto"/>
          </w:divBdr>
        </w:div>
        <w:div w:id="263878530">
          <w:marLeft w:val="480"/>
          <w:marRight w:val="0"/>
          <w:marTop w:val="0"/>
          <w:marBottom w:val="0"/>
          <w:divBdr>
            <w:top w:val="none" w:sz="0" w:space="0" w:color="auto"/>
            <w:left w:val="none" w:sz="0" w:space="0" w:color="auto"/>
            <w:bottom w:val="none" w:sz="0" w:space="0" w:color="auto"/>
            <w:right w:val="none" w:sz="0" w:space="0" w:color="auto"/>
          </w:divBdr>
        </w:div>
        <w:div w:id="268240624">
          <w:marLeft w:val="480"/>
          <w:marRight w:val="0"/>
          <w:marTop w:val="0"/>
          <w:marBottom w:val="0"/>
          <w:divBdr>
            <w:top w:val="none" w:sz="0" w:space="0" w:color="auto"/>
            <w:left w:val="none" w:sz="0" w:space="0" w:color="auto"/>
            <w:bottom w:val="none" w:sz="0" w:space="0" w:color="auto"/>
            <w:right w:val="none" w:sz="0" w:space="0" w:color="auto"/>
          </w:divBdr>
        </w:div>
        <w:div w:id="277949561">
          <w:marLeft w:val="480"/>
          <w:marRight w:val="0"/>
          <w:marTop w:val="0"/>
          <w:marBottom w:val="0"/>
          <w:divBdr>
            <w:top w:val="none" w:sz="0" w:space="0" w:color="auto"/>
            <w:left w:val="none" w:sz="0" w:space="0" w:color="auto"/>
            <w:bottom w:val="none" w:sz="0" w:space="0" w:color="auto"/>
            <w:right w:val="none" w:sz="0" w:space="0" w:color="auto"/>
          </w:divBdr>
        </w:div>
        <w:div w:id="330911811">
          <w:marLeft w:val="480"/>
          <w:marRight w:val="0"/>
          <w:marTop w:val="0"/>
          <w:marBottom w:val="0"/>
          <w:divBdr>
            <w:top w:val="none" w:sz="0" w:space="0" w:color="auto"/>
            <w:left w:val="none" w:sz="0" w:space="0" w:color="auto"/>
            <w:bottom w:val="none" w:sz="0" w:space="0" w:color="auto"/>
            <w:right w:val="none" w:sz="0" w:space="0" w:color="auto"/>
          </w:divBdr>
        </w:div>
        <w:div w:id="414978416">
          <w:marLeft w:val="480"/>
          <w:marRight w:val="0"/>
          <w:marTop w:val="0"/>
          <w:marBottom w:val="0"/>
          <w:divBdr>
            <w:top w:val="none" w:sz="0" w:space="0" w:color="auto"/>
            <w:left w:val="none" w:sz="0" w:space="0" w:color="auto"/>
            <w:bottom w:val="none" w:sz="0" w:space="0" w:color="auto"/>
            <w:right w:val="none" w:sz="0" w:space="0" w:color="auto"/>
          </w:divBdr>
        </w:div>
        <w:div w:id="433521424">
          <w:marLeft w:val="480"/>
          <w:marRight w:val="0"/>
          <w:marTop w:val="0"/>
          <w:marBottom w:val="0"/>
          <w:divBdr>
            <w:top w:val="none" w:sz="0" w:space="0" w:color="auto"/>
            <w:left w:val="none" w:sz="0" w:space="0" w:color="auto"/>
            <w:bottom w:val="none" w:sz="0" w:space="0" w:color="auto"/>
            <w:right w:val="none" w:sz="0" w:space="0" w:color="auto"/>
          </w:divBdr>
        </w:div>
        <w:div w:id="479158820">
          <w:marLeft w:val="480"/>
          <w:marRight w:val="0"/>
          <w:marTop w:val="0"/>
          <w:marBottom w:val="0"/>
          <w:divBdr>
            <w:top w:val="none" w:sz="0" w:space="0" w:color="auto"/>
            <w:left w:val="none" w:sz="0" w:space="0" w:color="auto"/>
            <w:bottom w:val="none" w:sz="0" w:space="0" w:color="auto"/>
            <w:right w:val="none" w:sz="0" w:space="0" w:color="auto"/>
          </w:divBdr>
        </w:div>
        <w:div w:id="480661994">
          <w:marLeft w:val="480"/>
          <w:marRight w:val="0"/>
          <w:marTop w:val="0"/>
          <w:marBottom w:val="0"/>
          <w:divBdr>
            <w:top w:val="none" w:sz="0" w:space="0" w:color="auto"/>
            <w:left w:val="none" w:sz="0" w:space="0" w:color="auto"/>
            <w:bottom w:val="none" w:sz="0" w:space="0" w:color="auto"/>
            <w:right w:val="none" w:sz="0" w:space="0" w:color="auto"/>
          </w:divBdr>
        </w:div>
        <w:div w:id="486828412">
          <w:marLeft w:val="480"/>
          <w:marRight w:val="0"/>
          <w:marTop w:val="0"/>
          <w:marBottom w:val="0"/>
          <w:divBdr>
            <w:top w:val="none" w:sz="0" w:space="0" w:color="auto"/>
            <w:left w:val="none" w:sz="0" w:space="0" w:color="auto"/>
            <w:bottom w:val="none" w:sz="0" w:space="0" w:color="auto"/>
            <w:right w:val="none" w:sz="0" w:space="0" w:color="auto"/>
          </w:divBdr>
        </w:div>
        <w:div w:id="586620173">
          <w:marLeft w:val="480"/>
          <w:marRight w:val="0"/>
          <w:marTop w:val="0"/>
          <w:marBottom w:val="0"/>
          <w:divBdr>
            <w:top w:val="none" w:sz="0" w:space="0" w:color="auto"/>
            <w:left w:val="none" w:sz="0" w:space="0" w:color="auto"/>
            <w:bottom w:val="none" w:sz="0" w:space="0" w:color="auto"/>
            <w:right w:val="none" w:sz="0" w:space="0" w:color="auto"/>
          </w:divBdr>
        </w:div>
        <w:div w:id="590890026">
          <w:marLeft w:val="480"/>
          <w:marRight w:val="0"/>
          <w:marTop w:val="0"/>
          <w:marBottom w:val="0"/>
          <w:divBdr>
            <w:top w:val="none" w:sz="0" w:space="0" w:color="auto"/>
            <w:left w:val="none" w:sz="0" w:space="0" w:color="auto"/>
            <w:bottom w:val="none" w:sz="0" w:space="0" w:color="auto"/>
            <w:right w:val="none" w:sz="0" w:space="0" w:color="auto"/>
          </w:divBdr>
        </w:div>
        <w:div w:id="634717415">
          <w:marLeft w:val="480"/>
          <w:marRight w:val="0"/>
          <w:marTop w:val="0"/>
          <w:marBottom w:val="0"/>
          <w:divBdr>
            <w:top w:val="none" w:sz="0" w:space="0" w:color="auto"/>
            <w:left w:val="none" w:sz="0" w:space="0" w:color="auto"/>
            <w:bottom w:val="none" w:sz="0" w:space="0" w:color="auto"/>
            <w:right w:val="none" w:sz="0" w:space="0" w:color="auto"/>
          </w:divBdr>
        </w:div>
        <w:div w:id="642395218">
          <w:marLeft w:val="480"/>
          <w:marRight w:val="0"/>
          <w:marTop w:val="0"/>
          <w:marBottom w:val="0"/>
          <w:divBdr>
            <w:top w:val="none" w:sz="0" w:space="0" w:color="auto"/>
            <w:left w:val="none" w:sz="0" w:space="0" w:color="auto"/>
            <w:bottom w:val="none" w:sz="0" w:space="0" w:color="auto"/>
            <w:right w:val="none" w:sz="0" w:space="0" w:color="auto"/>
          </w:divBdr>
        </w:div>
        <w:div w:id="643120819">
          <w:marLeft w:val="480"/>
          <w:marRight w:val="0"/>
          <w:marTop w:val="0"/>
          <w:marBottom w:val="0"/>
          <w:divBdr>
            <w:top w:val="none" w:sz="0" w:space="0" w:color="auto"/>
            <w:left w:val="none" w:sz="0" w:space="0" w:color="auto"/>
            <w:bottom w:val="none" w:sz="0" w:space="0" w:color="auto"/>
            <w:right w:val="none" w:sz="0" w:space="0" w:color="auto"/>
          </w:divBdr>
        </w:div>
        <w:div w:id="667827348">
          <w:marLeft w:val="480"/>
          <w:marRight w:val="0"/>
          <w:marTop w:val="0"/>
          <w:marBottom w:val="0"/>
          <w:divBdr>
            <w:top w:val="none" w:sz="0" w:space="0" w:color="auto"/>
            <w:left w:val="none" w:sz="0" w:space="0" w:color="auto"/>
            <w:bottom w:val="none" w:sz="0" w:space="0" w:color="auto"/>
            <w:right w:val="none" w:sz="0" w:space="0" w:color="auto"/>
          </w:divBdr>
        </w:div>
        <w:div w:id="736905275">
          <w:marLeft w:val="480"/>
          <w:marRight w:val="0"/>
          <w:marTop w:val="0"/>
          <w:marBottom w:val="0"/>
          <w:divBdr>
            <w:top w:val="none" w:sz="0" w:space="0" w:color="auto"/>
            <w:left w:val="none" w:sz="0" w:space="0" w:color="auto"/>
            <w:bottom w:val="none" w:sz="0" w:space="0" w:color="auto"/>
            <w:right w:val="none" w:sz="0" w:space="0" w:color="auto"/>
          </w:divBdr>
        </w:div>
        <w:div w:id="737678425">
          <w:marLeft w:val="480"/>
          <w:marRight w:val="0"/>
          <w:marTop w:val="0"/>
          <w:marBottom w:val="0"/>
          <w:divBdr>
            <w:top w:val="none" w:sz="0" w:space="0" w:color="auto"/>
            <w:left w:val="none" w:sz="0" w:space="0" w:color="auto"/>
            <w:bottom w:val="none" w:sz="0" w:space="0" w:color="auto"/>
            <w:right w:val="none" w:sz="0" w:space="0" w:color="auto"/>
          </w:divBdr>
        </w:div>
        <w:div w:id="823665845">
          <w:marLeft w:val="480"/>
          <w:marRight w:val="0"/>
          <w:marTop w:val="0"/>
          <w:marBottom w:val="0"/>
          <w:divBdr>
            <w:top w:val="none" w:sz="0" w:space="0" w:color="auto"/>
            <w:left w:val="none" w:sz="0" w:space="0" w:color="auto"/>
            <w:bottom w:val="none" w:sz="0" w:space="0" w:color="auto"/>
            <w:right w:val="none" w:sz="0" w:space="0" w:color="auto"/>
          </w:divBdr>
        </w:div>
        <w:div w:id="835611774">
          <w:marLeft w:val="480"/>
          <w:marRight w:val="0"/>
          <w:marTop w:val="0"/>
          <w:marBottom w:val="0"/>
          <w:divBdr>
            <w:top w:val="none" w:sz="0" w:space="0" w:color="auto"/>
            <w:left w:val="none" w:sz="0" w:space="0" w:color="auto"/>
            <w:bottom w:val="none" w:sz="0" w:space="0" w:color="auto"/>
            <w:right w:val="none" w:sz="0" w:space="0" w:color="auto"/>
          </w:divBdr>
        </w:div>
        <w:div w:id="884829942">
          <w:marLeft w:val="480"/>
          <w:marRight w:val="0"/>
          <w:marTop w:val="0"/>
          <w:marBottom w:val="0"/>
          <w:divBdr>
            <w:top w:val="none" w:sz="0" w:space="0" w:color="auto"/>
            <w:left w:val="none" w:sz="0" w:space="0" w:color="auto"/>
            <w:bottom w:val="none" w:sz="0" w:space="0" w:color="auto"/>
            <w:right w:val="none" w:sz="0" w:space="0" w:color="auto"/>
          </w:divBdr>
        </w:div>
        <w:div w:id="899091791">
          <w:marLeft w:val="480"/>
          <w:marRight w:val="0"/>
          <w:marTop w:val="0"/>
          <w:marBottom w:val="0"/>
          <w:divBdr>
            <w:top w:val="none" w:sz="0" w:space="0" w:color="auto"/>
            <w:left w:val="none" w:sz="0" w:space="0" w:color="auto"/>
            <w:bottom w:val="none" w:sz="0" w:space="0" w:color="auto"/>
            <w:right w:val="none" w:sz="0" w:space="0" w:color="auto"/>
          </w:divBdr>
        </w:div>
        <w:div w:id="917985188">
          <w:marLeft w:val="480"/>
          <w:marRight w:val="0"/>
          <w:marTop w:val="0"/>
          <w:marBottom w:val="0"/>
          <w:divBdr>
            <w:top w:val="none" w:sz="0" w:space="0" w:color="auto"/>
            <w:left w:val="none" w:sz="0" w:space="0" w:color="auto"/>
            <w:bottom w:val="none" w:sz="0" w:space="0" w:color="auto"/>
            <w:right w:val="none" w:sz="0" w:space="0" w:color="auto"/>
          </w:divBdr>
        </w:div>
        <w:div w:id="933901031">
          <w:marLeft w:val="480"/>
          <w:marRight w:val="0"/>
          <w:marTop w:val="0"/>
          <w:marBottom w:val="0"/>
          <w:divBdr>
            <w:top w:val="none" w:sz="0" w:space="0" w:color="auto"/>
            <w:left w:val="none" w:sz="0" w:space="0" w:color="auto"/>
            <w:bottom w:val="none" w:sz="0" w:space="0" w:color="auto"/>
            <w:right w:val="none" w:sz="0" w:space="0" w:color="auto"/>
          </w:divBdr>
        </w:div>
        <w:div w:id="964308691">
          <w:marLeft w:val="480"/>
          <w:marRight w:val="0"/>
          <w:marTop w:val="0"/>
          <w:marBottom w:val="0"/>
          <w:divBdr>
            <w:top w:val="none" w:sz="0" w:space="0" w:color="auto"/>
            <w:left w:val="none" w:sz="0" w:space="0" w:color="auto"/>
            <w:bottom w:val="none" w:sz="0" w:space="0" w:color="auto"/>
            <w:right w:val="none" w:sz="0" w:space="0" w:color="auto"/>
          </w:divBdr>
        </w:div>
        <w:div w:id="994719744">
          <w:marLeft w:val="480"/>
          <w:marRight w:val="0"/>
          <w:marTop w:val="0"/>
          <w:marBottom w:val="0"/>
          <w:divBdr>
            <w:top w:val="none" w:sz="0" w:space="0" w:color="auto"/>
            <w:left w:val="none" w:sz="0" w:space="0" w:color="auto"/>
            <w:bottom w:val="none" w:sz="0" w:space="0" w:color="auto"/>
            <w:right w:val="none" w:sz="0" w:space="0" w:color="auto"/>
          </w:divBdr>
        </w:div>
        <w:div w:id="1018190453">
          <w:marLeft w:val="480"/>
          <w:marRight w:val="0"/>
          <w:marTop w:val="0"/>
          <w:marBottom w:val="0"/>
          <w:divBdr>
            <w:top w:val="none" w:sz="0" w:space="0" w:color="auto"/>
            <w:left w:val="none" w:sz="0" w:space="0" w:color="auto"/>
            <w:bottom w:val="none" w:sz="0" w:space="0" w:color="auto"/>
            <w:right w:val="none" w:sz="0" w:space="0" w:color="auto"/>
          </w:divBdr>
        </w:div>
        <w:div w:id="1022635106">
          <w:marLeft w:val="480"/>
          <w:marRight w:val="0"/>
          <w:marTop w:val="0"/>
          <w:marBottom w:val="0"/>
          <w:divBdr>
            <w:top w:val="none" w:sz="0" w:space="0" w:color="auto"/>
            <w:left w:val="none" w:sz="0" w:space="0" w:color="auto"/>
            <w:bottom w:val="none" w:sz="0" w:space="0" w:color="auto"/>
            <w:right w:val="none" w:sz="0" w:space="0" w:color="auto"/>
          </w:divBdr>
        </w:div>
        <w:div w:id="1030256755">
          <w:marLeft w:val="480"/>
          <w:marRight w:val="0"/>
          <w:marTop w:val="0"/>
          <w:marBottom w:val="0"/>
          <w:divBdr>
            <w:top w:val="none" w:sz="0" w:space="0" w:color="auto"/>
            <w:left w:val="none" w:sz="0" w:space="0" w:color="auto"/>
            <w:bottom w:val="none" w:sz="0" w:space="0" w:color="auto"/>
            <w:right w:val="none" w:sz="0" w:space="0" w:color="auto"/>
          </w:divBdr>
        </w:div>
        <w:div w:id="1058479954">
          <w:marLeft w:val="480"/>
          <w:marRight w:val="0"/>
          <w:marTop w:val="0"/>
          <w:marBottom w:val="0"/>
          <w:divBdr>
            <w:top w:val="none" w:sz="0" w:space="0" w:color="auto"/>
            <w:left w:val="none" w:sz="0" w:space="0" w:color="auto"/>
            <w:bottom w:val="none" w:sz="0" w:space="0" w:color="auto"/>
            <w:right w:val="none" w:sz="0" w:space="0" w:color="auto"/>
          </w:divBdr>
        </w:div>
        <w:div w:id="1089737823">
          <w:marLeft w:val="480"/>
          <w:marRight w:val="0"/>
          <w:marTop w:val="0"/>
          <w:marBottom w:val="0"/>
          <w:divBdr>
            <w:top w:val="none" w:sz="0" w:space="0" w:color="auto"/>
            <w:left w:val="none" w:sz="0" w:space="0" w:color="auto"/>
            <w:bottom w:val="none" w:sz="0" w:space="0" w:color="auto"/>
            <w:right w:val="none" w:sz="0" w:space="0" w:color="auto"/>
          </w:divBdr>
        </w:div>
        <w:div w:id="1097021325">
          <w:marLeft w:val="480"/>
          <w:marRight w:val="0"/>
          <w:marTop w:val="0"/>
          <w:marBottom w:val="0"/>
          <w:divBdr>
            <w:top w:val="none" w:sz="0" w:space="0" w:color="auto"/>
            <w:left w:val="none" w:sz="0" w:space="0" w:color="auto"/>
            <w:bottom w:val="none" w:sz="0" w:space="0" w:color="auto"/>
            <w:right w:val="none" w:sz="0" w:space="0" w:color="auto"/>
          </w:divBdr>
        </w:div>
        <w:div w:id="1114904227">
          <w:marLeft w:val="480"/>
          <w:marRight w:val="0"/>
          <w:marTop w:val="0"/>
          <w:marBottom w:val="0"/>
          <w:divBdr>
            <w:top w:val="none" w:sz="0" w:space="0" w:color="auto"/>
            <w:left w:val="none" w:sz="0" w:space="0" w:color="auto"/>
            <w:bottom w:val="none" w:sz="0" w:space="0" w:color="auto"/>
            <w:right w:val="none" w:sz="0" w:space="0" w:color="auto"/>
          </w:divBdr>
        </w:div>
        <w:div w:id="1151554244">
          <w:marLeft w:val="480"/>
          <w:marRight w:val="0"/>
          <w:marTop w:val="0"/>
          <w:marBottom w:val="0"/>
          <w:divBdr>
            <w:top w:val="none" w:sz="0" w:space="0" w:color="auto"/>
            <w:left w:val="none" w:sz="0" w:space="0" w:color="auto"/>
            <w:bottom w:val="none" w:sz="0" w:space="0" w:color="auto"/>
            <w:right w:val="none" w:sz="0" w:space="0" w:color="auto"/>
          </w:divBdr>
        </w:div>
        <w:div w:id="1162743062">
          <w:marLeft w:val="480"/>
          <w:marRight w:val="0"/>
          <w:marTop w:val="0"/>
          <w:marBottom w:val="0"/>
          <w:divBdr>
            <w:top w:val="none" w:sz="0" w:space="0" w:color="auto"/>
            <w:left w:val="none" w:sz="0" w:space="0" w:color="auto"/>
            <w:bottom w:val="none" w:sz="0" w:space="0" w:color="auto"/>
            <w:right w:val="none" w:sz="0" w:space="0" w:color="auto"/>
          </w:divBdr>
        </w:div>
        <w:div w:id="1224367486">
          <w:marLeft w:val="480"/>
          <w:marRight w:val="0"/>
          <w:marTop w:val="0"/>
          <w:marBottom w:val="0"/>
          <w:divBdr>
            <w:top w:val="none" w:sz="0" w:space="0" w:color="auto"/>
            <w:left w:val="none" w:sz="0" w:space="0" w:color="auto"/>
            <w:bottom w:val="none" w:sz="0" w:space="0" w:color="auto"/>
            <w:right w:val="none" w:sz="0" w:space="0" w:color="auto"/>
          </w:divBdr>
        </w:div>
        <w:div w:id="1232421863">
          <w:marLeft w:val="480"/>
          <w:marRight w:val="0"/>
          <w:marTop w:val="0"/>
          <w:marBottom w:val="0"/>
          <w:divBdr>
            <w:top w:val="none" w:sz="0" w:space="0" w:color="auto"/>
            <w:left w:val="none" w:sz="0" w:space="0" w:color="auto"/>
            <w:bottom w:val="none" w:sz="0" w:space="0" w:color="auto"/>
            <w:right w:val="none" w:sz="0" w:space="0" w:color="auto"/>
          </w:divBdr>
        </w:div>
        <w:div w:id="1263611055">
          <w:marLeft w:val="480"/>
          <w:marRight w:val="0"/>
          <w:marTop w:val="0"/>
          <w:marBottom w:val="0"/>
          <w:divBdr>
            <w:top w:val="none" w:sz="0" w:space="0" w:color="auto"/>
            <w:left w:val="none" w:sz="0" w:space="0" w:color="auto"/>
            <w:bottom w:val="none" w:sz="0" w:space="0" w:color="auto"/>
            <w:right w:val="none" w:sz="0" w:space="0" w:color="auto"/>
          </w:divBdr>
        </w:div>
        <w:div w:id="1276980602">
          <w:marLeft w:val="480"/>
          <w:marRight w:val="0"/>
          <w:marTop w:val="0"/>
          <w:marBottom w:val="0"/>
          <w:divBdr>
            <w:top w:val="none" w:sz="0" w:space="0" w:color="auto"/>
            <w:left w:val="none" w:sz="0" w:space="0" w:color="auto"/>
            <w:bottom w:val="none" w:sz="0" w:space="0" w:color="auto"/>
            <w:right w:val="none" w:sz="0" w:space="0" w:color="auto"/>
          </w:divBdr>
        </w:div>
        <w:div w:id="1281300630">
          <w:marLeft w:val="480"/>
          <w:marRight w:val="0"/>
          <w:marTop w:val="0"/>
          <w:marBottom w:val="0"/>
          <w:divBdr>
            <w:top w:val="none" w:sz="0" w:space="0" w:color="auto"/>
            <w:left w:val="none" w:sz="0" w:space="0" w:color="auto"/>
            <w:bottom w:val="none" w:sz="0" w:space="0" w:color="auto"/>
            <w:right w:val="none" w:sz="0" w:space="0" w:color="auto"/>
          </w:divBdr>
        </w:div>
        <w:div w:id="1298797994">
          <w:marLeft w:val="480"/>
          <w:marRight w:val="0"/>
          <w:marTop w:val="0"/>
          <w:marBottom w:val="0"/>
          <w:divBdr>
            <w:top w:val="none" w:sz="0" w:space="0" w:color="auto"/>
            <w:left w:val="none" w:sz="0" w:space="0" w:color="auto"/>
            <w:bottom w:val="none" w:sz="0" w:space="0" w:color="auto"/>
            <w:right w:val="none" w:sz="0" w:space="0" w:color="auto"/>
          </w:divBdr>
        </w:div>
        <w:div w:id="1351908752">
          <w:marLeft w:val="480"/>
          <w:marRight w:val="0"/>
          <w:marTop w:val="0"/>
          <w:marBottom w:val="0"/>
          <w:divBdr>
            <w:top w:val="none" w:sz="0" w:space="0" w:color="auto"/>
            <w:left w:val="none" w:sz="0" w:space="0" w:color="auto"/>
            <w:bottom w:val="none" w:sz="0" w:space="0" w:color="auto"/>
            <w:right w:val="none" w:sz="0" w:space="0" w:color="auto"/>
          </w:divBdr>
        </w:div>
        <w:div w:id="1394504603">
          <w:marLeft w:val="480"/>
          <w:marRight w:val="0"/>
          <w:marTop w:val="0"/>
          <w:marBottom w:val="0"/>
          <w:divBdr>
            <w:top w:val="none" w:sz="0" w:space="0" w:color="auto"/>
            <w:left w:val="none" w:sz="0" w:space="0" w:color="auto"/>
            <w:bottom w:val="none" w:sz="0" w:space="0" w:color="auto"/>
            <w:right w:val="none" w:sz="0" w:space="0" w:color="auto"/>
          </w:divBdr>
        </w:div>
        <w:div w:id="1423798641">
          <w:marLeft w:val="480"/>
          <w:marRight w:val="0"/>
          <w:marTop w:val="0"/>
          <w:marBottom w:val="0"/>
          <w:divBdr>
            <w:top w:val="none" w:sz="0" w:space="0" w:color="auto"/>
            <w:left w:val="none" w:sz="0" w:space="0" w:color="auto"/>
            <w:bottom w:val="none" w:sz="0" w:space="0" w:color="auto"/>
            <w:right w:val="none" w:sz="0" w:space="0" w:color="auto"/>
          </w:divBdr>
        </w:div>
        <w:div w:id="1463966328">
          <w:marLeft w:val="480"/>
          <w:marRight w:val="0"/>
          <w:marTop w:val="0"/>
          <w:marBottom w:val="0"/>
          <w:divBdr>
            <w:top w:val="none" w:sz="0" w:space="0" w:color="auto"/>
            <w:left w:val="none" w:sz="0" w:space="0" w:color="auto"/>
            <w:bottom w:val="none" w:sz="0" w:space="0" w:color="auto"/>
            <w:right w:val="none" w:sz="0" w:space="0" w:color="auto"/>
          </w:divBdr>
        </w:div>
        <w:div w:id="1573076388">
          <w:marLeft w:val="480"/>
          <w:marRight w:val="0"/>
          <w:marTop w:val="0"/>
          <w:marBottom w:val="0"/>
          <w:divBdr>
            <w:top w:val="none" w:sz="0" w:space="0" w:color="auto"/>
            <w:left w:val="none" w:sz="0" w:space="0" w:color="auto"/>
            <w:bottom w:val="none" w:sz="0" w:space="0" w:color="auto"/>
            <w:right w:val="none" w:sz="0" w:space="0" w:color="auto"/>
          </w:divBdr>
        </w:div>
        <w:div w:id="1576552822">
          <w:marLeft w:val="480"/>
          <w:marRight w:val="0"/>
          <w:marTop w:val="0"/>
          <w:marBottom w:val="0"/>
          <w:divBdr>
            <w:top w:val="none" w:sz="0" w:space="0" w:color="auto"/>
            <w:left w:val="none" w:sz="0" w:space="0" w:color="auto"/>
            <w:bottom w:val="none" w:sz="0" w:space="0" w:color="auto"/>
            <w:right w:val="none" w:sz="0" w:space="0" w:color="auto"/>
          </w:divBdr>
        </w:div>
        <w:div w:id="1616450100">
          <w:marLeft w:val="480"/>
          <w:marRight w:val="0"/>
          <w:marTop w:val="0"/>
          <w:marBottom w:val="0"/>
          <w:divBdr>
            <w:top w:val="none" w:sz="0" w:space="0" w:color="auto"/>
            <w:left w:val="none" w:sz="0" w:space="0" w:color="auto"/>
            <w:bottom w:val="none" w:sz="0" w:space="0" w:color="auto"/>
            <w:right w:val="none" w:sz="0" w:space="0" w:color="auto"/>
          </w:divBdr>
        </w:div>
        <w:div w:id="1632519788">
          <w:marLeft w:val="480"/>
          <w:marRight w:val="0"/>
          <w:marTop w:val="0"/>
          <w:marBottom w:val="0"/>
          <w:divBdr>
            <w:top w:val="none" w:sz="0" w:space="0" w:color="auto"/>
            <w:left w:val="none" w:sz="0" w:space="0" w:color="auto"/>
            <w:bottom w:val="none" w:sz="0" w:space="0" w:color="auto"/>
            <w:right w:val="none" w:sz="0" w:space="0" w:color="auto"/>
          </w:divBdr>
        </w:div>
        <w:div w:id="1700010238">
          <w:marLeft w:val="480"/>
          <w:marRight w:val="0"/>
          <w:marTop w:val="0"/>
          <w:marBottom w:val="0"/>
          <w:divBdr>
            <w:top w:val="none" w:sz="0" w:space="0" w:color="auto"/>
            <w:left w:val="none" w:sz="0" w:space="0" w:color="auto"/>
            <w:bottom w:val="none" w:sz="0" w:space="0" w:color="auto"/>
            <w:right w:val="none" w:sz="0" w:space="0" w:color="auto"/>
          </w:divBdr>
        </w:div>
        <w:div w:id="1827940093">
          <w:marLeft w:val="480"/>
          <w:marRight w:val="0"/>
          <w:marTop w:val="0"/>
          <w:marBottom w:val="0"/>
          <w:divBdr>
            <w:top w:val="none" w:sz="0" w:space="0" w:color="auto"/>
            <w:left w:val="none" w:sz="0" w:space="0" w:color="auto"/>
            <w:bottom w:val="none" w:sz="0" w:space="0" w:color="auto"/>
            <w:right w:val="none" w:sz="0" w:space="0" w:color="auto"/>
          </w:divBdr>
        </w:div>
        <w:div w:id="1854762512">
          <w:marLeft w:val="480"/>
          <w:marRight w:val="0"/>
          <w:marTop w:val="0"/>
          <w:marBottom w:val="0"/>
          <w:divBdr>
            <w:top w:val="none" w:sz="0" w:space="0" w:color="auto"/>
            <w:left w:val="none" w:sz="0" w:space="0" w:color="auto"/>
            <w:bottom w:val="none" w:sz="0" w:space="0" w:color="auto"/>
            <w:right w:val="none" w:sz="0" w:space="0" w:color="auto"/>
          </w:divBdr>
        </w:div>
        <w:div w:id="1882086349">
          <w:marLeft w:val="480"/>
          <w:marRight w:val="0"/>
          <w:marTop w:val="0"/>
          <w:marBottom w:val="0"/>
          <w:divBdr>
            <w:top w:val="none" w:sz="0" w:space="0" w:color="auto"/>
            <w:left w:val="none" w:sz="0" w:space="0" w:color="auto"/>
            <w:bottom w:val="none" w:sz="0" w:space="0" w:color="auto"/>
            <w:right w:val="none" w:sz="0" w:space="0" w:color="auto"/>
          </w:divBdr>
        </w:div>
        <w:div w:id="1892380783">
          <w:marLeft w:val="480"/>
          <w:marRight w:val="0"/>
          <w:marTop w:val="0"/>
          <w:marBottom w:val="0"/>
          <w:divBdr>
            <w:top w:val="none" w:sz="0" w:space="0" w:color="auto"/>
            <w:left w:val="none" w:sz="0" w:space="0" w:color="auto"/>
            <w:bottom w:val="none" w:sz="0" w:space="0" w:color="auto"/>
            <w:right w:val="none" w:sz="0" w:space="0" w:color="auto"/>
          </w:divBdr>
        </w:div>
        <w:div w:id="1929193223">
          <w:marLeft w:val="480"/>
          <w:marRight w:val="0"/>
          <w:marTop w:val="0"/>
          <w:marBottom w:val="0"/>
          <w:divBdr>
            <w:top w:val="none" w:sz="0" w:space="0" w:color="auto"/>
            <w:left w:val="none" w:sz="0" w:space="0" w:color="auto"/>
            <w:bottom w:val="none" w:sz="0" w:space="0" w:color="auto"/>
            <w:right w:val="none" w:sz="0" w:space="0" w:color="auto"/>
          </w:divBdr>
        </w:div>
        <w:div w:id="2001956589">
          <w:marLeft w:val="480"/>
          <w:marRight w:val="0"/>
          <w:marTop w:val="0"/>
          <w:marBottom w:val="0"/>
          <w:divBdr>
            <w:top w:val="none" w:sz="0" w:space="0" w:color="auto"/>
            <w:left w:val="none" w:sz="0" w:space="0" w:color="auto"/>
            <w:bottom w:val="none" w:sz="0" w:space="0" w:color="auto"/>
            <w:right w:val="none" w:sz="0" w:space="0" w:color="auto"/>
          </w:divBdr>
        </w:div>
        <w:div w:id="2012367505">
          <w:marLeft w:val="480"/>
          <w:marRight w:val="0"/>
          <w:marTop w:val="0"/>
          <w:marBottom w:val="0"/>
          <w:divBdr>
            <w:top w:val="none" w:sz="0" w:space="0" w:color="auto"/>
            <w:left w:val="none" w:sz="0" w:space="0" w:color="auto"/>
            <w:bottom w:val="none" w:sz="0" w:space="0" w:color="auto"/>
            <w:right w:val="none" w:sz="0" w:space="0" w:color="auto"/>
          </w:divBdr>
        </w:div>
        <w:div w:id="2029140016">
          <w:marLeft w:val="480"/>
          <w:marRight w:val="0"/>
          <w:marTop w:val="0"/>
          <w:marBottom w:val="0"/>
          <w:divBdr>
            <w:top w:val="none" w:sz="0" w:space="0" w:color="auto"/>
            <w:left w:val="none" w:sz="0" w:space="0" w:color="auto"/>
            <w:bottom w:val="none" w:sz="0" w:space="0" w:color="auto"/>
            <w:right w:val="none" w:sz="0" w:space="0" w:color="auto"/>
          </w:divBdr>
        </w:div>
        <w:div w:id="2098476493">
          <w:marLeft w:val="480"/>
          <w:marRight w:val="0"/>
          <w:marTop w:val="0"/>
          <w:marBottom w:val="0"/>
          <w:divBdr>
            <w:top w:val="none" w:sz="0" w:space="0" w:color="auto"/>
            <w:left w:val="none" w:sz="0" w:space="0" w:color="auto"/>
            <w:bottom w:val="none" w:sz="0" w:space="0" w:color="auto"/>
            <w:right w:val="none" w:sz="0" w:space="0" w:color="auto"/>
          </w:divBdr>
        </w:div>
        <w:div w:id="2130123599">
          <w:marLeft w:val="480"/>
          <w:marRight w:val="0"/>
          <w:marTop w:val="0"/>
          <w:marBottom w:val="0"/>
          <w:divBdr>
            <w:top w:val="none" w:sz="0" w:space="0" w:color="auto"/>
            <w:left w:val="none" w:sz="0" w:space="0" w:color="auto"/>
            <w:bottom w:val="none" w:sz="0" w:space="0" w:color="auto"/>
            <w:right w:val="none" w:sz="0" w:space="0" w:color="auto"/>
          </w:divBdr>
        </w:div>
        <w:div w:id="2140102894">
          <w:marLeft w:val="480"/>
          <w:marRight w:val="0"/>
          <w:marTop w:val="0"/>
          <w:marBottom w:val="0"/>
          <w:divBdr>
            <w:top w:val="none" w:sz="0" w:space="0" w:color="auto"/>
            <w:left w:val="none" w:sz="0" w:space="0" w:color="auto"/>
            <w:bottom w:val="none" w:sz="0" w:space="0" w:color="auto"/>
            <w:right w:val="none" w:sz="0" w:space="0" w:color="auto"/>
          </w:divBdr>
        </w:div>
      </w:divsChild>
    </w:div>
    <w:div w:id="319389217">
      <w:marLeft w:val="640"/>
      <w:marRight w:val="0"/>
      <w:marTop w:val="0"/>
      <w:marBottom w:val="0"/>
      <w:divBdr>
        <w:top w:val="none" w:sz="0" w:space="0" w:color="auto"/>
        <w:left w:val="none" w:sz="0" w:space="0" w:color="auto"/>
        <w:bottom w:val="none" w:sz="0" w:space="0" w:color="auto"/>
        <w:right w:val="none" w:sz="0" w:space="0" w:color="auto"/>
      </w:divBdr>
    </w:div>
    <w:div w:id="319695441">
      <w:marLeft w:val="480"/>
      <w:marRight w:val="0"/>
      <w:marTop w:val="0"/>
      <w:marBottom w:val="0"/>
      <w:divBdr>
        <w:top w:val="none" w:sz="0" w:space="0" w:color="auto"/>
        <w:left w:val="none" w:sz="0" w:space="0" w:color="auto"/>
        <w:bottom w:val="none" w:sz="0" w:space="0" w:color="auto"/>
        <w:right w:val="none" w:sz="0" w:space="0" w:color="auto"/>
      </w:divBdr>
    </w:div>
    <w:div w:id="320234606">
      <w:marLeft w:val="640"/>
      <w:marRight w:val="0"/>
      <w:marTop w:val="0"/>
      <w:marBottom w:val="0"/>
      <w:divBdr>
        <w:top w:val="none" w:sz="0" w:space="0" w:color="auto"/>
        <w:left w:val="none" w:sz="0" w:space="0" w:color="auto"/>
        <w:bottom w:val="none" w:sz="0" w:space="0" w:color="auto"/>
        <w:right w:val="none" w:sz="0" w:space="0" w:color="auto"/>
      </w:divBdr>
    </w:div>
    <w:div w:id="320275712">
      <w:marLeft w:val="480"/>
      <w:marRight w:val="0"/>
      <w:marTop w:val="0"/>
      <w:marBottom w:val="0"/>
      <w:divBdr>
        <w:top w:val="none" w:sz="0" w:space="0" w:color="auto"/>
        <w:left w:val="none" w:sz="0" w:space="0" w:color="auto"/>
        <w:bottom w:val="none" w:sz="0" w:space="0" w:color="auto"/>
        <w:right w:val="none" w:sz="0" w:space="0" w:color="auto"/>
      </w:divBdr>
    </w:div>
    <w:div w:id="320357716">
      <w:marLeft w:val="640"/>
      <w:marRight w:val="0"/>
      <w:marTop w:val="0"/>
      <w:marBottom w:val="0"/>
      <w:divBdr>
        <w:top w:val="none" w:sz="0" w:space="0" w:color="auto"/>
        <w:left w:val="none" w:sz="0" w:space="0" w:color="auto"/>
        <w:bottom w:val="none" w:sz="0" w:space="0" w:color="auto"/>
        <w:right w:val="none" w:sz="0" w:space="0" w:color="auto"/>
      </w:divBdr>
    </w:div>
    <w:div w:id="322127982">
      <w:marLeft w:val="640"/>
      <w:marRight w:val="0"/>
      <w:marTop w:val="0"/>
      <w:marBottom w:val="0"/>
      <w:divBdr>
        <w:top w:val="none" w:sz="0" w:space="0" w:color="auto"/>
        <w:left w:val="none" w:sz="0" w:space="0" w:color="auto"/>
        <w:bottom w:val="none" w:sz="0" w:space="0" w:color="auto"/>
        <w:right w:val="none" w:sz="0" w:space="0" w:color="auto"/>
      </w:divBdr>
    </w:div>
    <w:div w:id="322439993">
      <w:marLeft w:val="640"/>
      <w:marRight w:val="0"/>
      <w:marTop w:val="0"/>
      <w:marBottom w:val="0"/>
      <w:divBdr>
        <w:top w:val="none" w:sz="0" w:space="0" w:color="auto"/>
        <w:left w:val="none" w:sz="0" w:space="0" w:color="auto"/>
        <w:bottom w:val="none" w:sz="0" w:space="0" w:color="auto"/>
        <w:right w:val="none" w:sz="0" w:space="0" w:color="auto"/>
      </w:divBdr>
    </w:div>
    <w:div w:id="322897156">
      <w:marLeft w:val="640"/>
      <w:marRight w:val="0"/>
      <w:marTop w:val="0"/>
      <w:marBottom w:val="0"/>
      <w:divBdr>
        <w:top w:val="none" w:sz="0" w:space="0" w:color="auto"/>
        <w:left w:val="none" w:sz="0" w:space="0" w:color="auto"/>
        <w:bottom w:val="none" w:sz="0" w:space="0" w:color="auto"/>
        <w:right w:val="none" w:sz="0" w:space="0" w:color="auto"/>
      </w:divBdr>
    </w:div>
    <w:div w:id="322901813">
      <w:marLeft w:val="640"/>
      <w:marRight w:val="0"/>
      <w:marTop w:val="0"/>
      <w:marBottom w:val="0"/>
      <w:divBdr>
        <w:top w:val="none" w:sz="0" w:space="0" w:color="auto"/>
        <w:left w:val="none" w:sz="0" w:space="0" w:color="auto"/>
        <w:bottom w:val="none" w:sz="0" w:space="0" w:color="auto"/>
        <w:right w:val="none" w:sz="0" w:space="0" w:color="auto"/>
      </w:divBdr>
    </w:div>
    <w:div w:id="325482072">
      <w:marLeft w:val="640"/>
      <w:marRight w:val="0"/>
      <w:marTop w:val="0"/>
      <w:marBottom w:val="0"/>
      <w:divBdr>
        <w:top w:val="none" w:sz="0" w:space="0" w:color="auto"/>
        <w:left w:val="none" w:sz="0" w:space="0" w:color="auto"/>
        <w:bottom w:val="none" w:sz="0" w:space="0" w:color="auto"/>
        <w:right w:val="none" w:sz="0" w:space="0" w:color="auto"/>
      </w:divBdr>
    </w:div>
    <w:div w:id="325982043">
      <w:marLeft w:val="640"/>
      <w:marRight w:val="0"/>
      <w:marTop w:val="0"/>
      <w:marBottom w:val="0"/>
      <w:divBdr>
        <w:top w:val="none" w:sz="0" w:space="0" w:color="auto"/>
        <w:left w:val="none" w:sz="0" w:space="0" w:color="auto"/>
        <w:bottom w:val="none" w:sz="0" w:space="0" w:color="auto"/>
        <w:right w:val="none" w:sz="0" w:space="0" w:color="auto"/>
      </w:divBdr>
    </w:div>
    <w:div w:id="326324538">
      <w:marLeft w:val="480"/>
      <w:marRight w:val="0"/>
      <w:marTop w:val="0"/>
      <w:marBottom w:val="0"/>
      <w:divBdr>
        <w:top w:val="none" w:sz="0" w:space="0" w:color="auto"/>
        <w:left w:val="none" w:sz="0" w:space="0" w:color="auto"/>
        <w:bottom w:val="none" w:sz="0" w:space="0" w:color="auto"/>
        <w:right w:val="none" w:sz="0" w:space="0" w:color="auto"/>
      </w:divBdr>
    </w:div>
    <w:div w:id="326330091">
      <w:marLeft w:val="640"/>
      <w:marRight w:val="0"/>
      <w:marTop w:val="0"/>
      <w:marBottom w:val="0"/>
      <w:divBdr>
        <w:top w:val="none" w:sz="0" w:space="0" w:color="auto"/>
        <w:left w:val="none" w:sz="0" w:space="0" w:color="auto"/>
        <w:bottom w:val="none" w:sz="0" w:space="0" w:color="auto"/>
        <w:right w:val="none" w:sz="0" w:space="0" w:color="auto"/>
      </w:divBdr>
    </w:div>
    <w:div w:id="326445718">
      <w:marLeft w:val="640"/>
      <w:marRight w:val="0"/>
      <w:marTop w:val="0"/>
      <w:marBottom w:val="0"/>
      <w:divBdr>
        <w:top w:val="none" w:sz="0" w:space="0" w:color="auto"/>
        <w:left w:val="none" w:sz="0" w:space="0" w:color="auto"/>
        <w:bottom w:val="none" w:sz="0" w:space="0" w:color="auto"/>
        <w:right w:val="none" w:sz="0" w:space="0" w:color="auto"/>
      </w:divBdr>
    </w:div>
    <w:div w:id="326590895">
      <w:marLeft w:val="640"/>
      <w:marRight w:val="0"/>
      <w:marTop w:val="0"/>
      <w:marBottom w:val="0"/>
      <w:divBdr>
        <w:top w:val="none" w:sz="0" w:space="0" w:color="auto"/>
        <w:left w:val="none" w:sz="0" w:space="0" w:color="auto"/>
        <w:bottom w:val="none" w:sz="0" w:space="0" w:color="auto"/>
        <w:right w:val="none" w:sz="0" w:space="0" w:color="auto"/>
      </w:divBdr>
    </w:div>
    <w:div w:id="326712004">
      <w:marLeft w:val="640"/>
      <w:marRight w:val="0"/>
      <w:marTop w:val="0"/>
      <w:marBottom w:val="0"/>
      <w:divBdr>
        <w:top w:val="none" w:sz="0" w:space="0" w:color="auto"/>
        <w:left w:val="none" w:sz="0" w:space="0" w:color="auto"/>
        <w:bottom w:val="none" w:sz="0" w:space="0" w:color="auto"/>
        <w:right w:val="none" w:sz="0" w:space="0" w:color="auto"/>
      </w:divBdr>
    </w:div>
    <w:div w:id="326829612">
      <w:marLeft w:val="640"/>
      <w:marRight w:val="0"/>
      <w:marTop w:val="0"/>
      <w:marBottom w:val="0"/>
      <w:divBdr>
        <w:top w:val="none" w:sz="0" w:space="0" w:color="auto"/>
        <w:left w:val="none" w:sz="0" w:space="0" w:color="auto"/>
        <w:bottom w:val="none" w:sz="0" w:space="0" w:color="auto"/>
        <w:right w:val="none" w:sz="0" w:space="0" w:color="auto"/>
      </w:divBdr>
    </w:div>
    <w:div w:id="326984681">
      <w:marLeft w:val="640"/>
      <w:marRight w:val="0"/>
      <w:marTop w:val="0"/>
      <w:marBottom w:val="0"/>
      <w:divBdr>
        <w:top w:val="none" w:sz="0" w:space="0" w:color="auto"/>
        <w:left w:val="none" w:sz="0" w:space="0" w:color="auto"/>
        <w:bottom w:val="none" w:sz="0" w:space="0" w:color="auto"/>
        <w:right w:val="none" w:sz="0" w:space="0" w:color="auto"/>
      </w:divBdr>
    </w:div>
    <w:div w:id="327364100">
      <w:marLeft w:val="640"/>
      <w:marRight w:val="0"/>
      <w:marTop w:val="0"/>
      <w:marBottom w:val="0"/>
      <w:divBdr>
        <w:top w:val="none" w:sz="0" w:space="0" w:color="auto"/>
        <w:left w:val="none" w:sz="0" w:space="0" w:color="auto"/>
        <w:bottom w:val="none" w:sz="0" w:space="0" w:color="auto"/>
        <w:right w:val="none" w:sz="0" w:space="0" w:color="auto"/>
      </w:divBdr>
    </w:div>
    <w:div w:id="327365974">
      <w:marLeft w:val="640"/>
      <w:marRight w:val="0"/>
      <w:marTop w:val="0"/>
      <w:marBottom w:val="0"/>
      <w:divBdr>
        <w:top w:val="none" w:sz="0" w:space="0" w:color="auto"/>
        <w:left w:val="none" w:sz="0" w:space="0" w:color="auto"/>
        <w:bottom w:val="none" w:sz="0" w:space="0" w:color="auto"/>
        <w:right w:val="none" w:sz="0" w:space="0" w:color="auto"/>
      </w:divBdr>
    </w:div>
    <w:div w:id="327489078">
      <w:marLeft w:val="640"/>
      <w:marRight w:val="0"/>
      <w:marTop w:val="0"/>
      <w:marBottom w:val="0"/>
      <w:divBdr>
        <w:top w:val="none" w:sz="0" w:space="0" w:color="auto"/>
        <w:left w:val="none" w:sz="0" w:space="0" w:color="auto"/>
        <w:bottom w:val="none" w:sz="0" w:space="0" w:color="auto"/>
        <w:right w:val="none" w:sz="0" w:space="0" w:color="auto"/>
      </w:divBdr>
    </w:div>
    <w:div w:id="327831023">
      <w:marLeft w:val="640"/>
      <w:marRight w:val="0"/>
      <w:marTop w:val="0"/>
      <w:marBottom w:val="0"/>
      <w:divBdr>
        <w:top w:val="none" w:sz="0" w:space="0" w:color="auto"/>
        <w:left w:val="none" w:sz="0" w:space="0" w:color="auto"/>
        <w:bottom w:val="none" w:sz="0" w:space="0" w:color="auto"/>
        <w:right w:val="none" w:sz="0" w:space="0" w:color="auto"/>
      </w:divBdr>
    </w:div>
    <w:div w:id="328100633">
      <w:marLeft w:val="640"/>
      <w:marRight w:val="0"/>
      <w:marTop w:val="0"/>
      <w:marBottom w:val="0"/>
      <w:divBdr>
        <w:top w:val="none" w:sz="0" w:space="0" w:color="auto"/>
        <w:left w:val="none" w:sz="0" w:space="0" w:color="auto"/>
        <w:bottom w:val="none" w:sz="0" w:space="0" w:color="auto"/>
        <w:right w:val="none" w:sz="0" w:space="0" w:color="auto"/>
      </w:divBdr>
    </w:div>
    <w:div w:id="328602068">
      <w:marLeft w:val="640"/>
      <w:marRight w:val="0"/>
      <w:marTop w:val="0"/>
      <w:marBottom w:val="0"/>
      <w:divBdr>
        <w:top w:val="none" w:sz="0" w:space="0" w:color="auto"/>
        <w:left w:val="none" w:sz="0" w:space="0" w:color="auto"/>
        <w:bottom w:val="none" w:sz="0" w:space="0" w:color="auto"/>
        <w:right w:val="none" w:sz="0" w:space="0" w:color="auto"/>
      </w:divBdr>
    </w:div>
    <w:div w:id="328795609">
      <w:marLeft w:val="640"/>
      <w:marRight w:val="0"/>
      <w:marTop w:val="0"/>
      <w:marBottom w:val="0"/>
      <w:divBdr>
        <w:top w:val="none" w:sz="0" w:space="0" w:color="auto"/>
        <w:left w:val="none" w:sz="0" w:space="0" w:color="auto"/>
        <w:bottom w:val="none" w:sz="0" w:space="0" w:color="auto"/>
        <w:right w:val="none" w:sz="0" w:space="0" w:color="auto"/>
      </w:divBdr>
    </w:div>
    <w:div w:id="329136877">
      <w:marLeft w:val="640"/>
      <w:marRight w:val="0"/>
      <w:marTop w:val="0"/>
      <w:marBottom w:val="0"/>
      <w:divBdr>
        <w:top w:val="none" w:sz="0" w:space="0" w:color="auto"/>
        <w:left w:val="none" w:sz="0" w:space="0" w:color="auto"/>
        <w:bottom w:val="none" w:sz="0" w:space="0" w:color="auto"/>
        <w:right w:val="none" w:sz="0" w:space="0" w:color="auto"/>
      </w:divBdr>
    </w:div>
    <w:div w:id="329331312">
      <w:marLeft w:val="640"/>
      <w:marRight w:val="0"/>
      <w:marTop w:val="0"/>
      <w:marBottom w:val="0"/>
      <w:divBdr>
        <w:top w:val="none" w:sz="0" w:space="0" w:color="auto"/>
        <w:left w:val="none" w:sz="0" w:space="0" w:color="auto"/>
        <w:bottom w:val="none" w:sz="0" w:space="0" w:color="auto"/>
        <w:right w:val="none" w:sz="0" w:space="0" w:color="auto"/>
      </w:divBdr>
    </w:div>
    <w:div w:id="329598538">
      <w:marLeft w:val="640"/>
      <w:marRight w:val="0"/>
      <w:marTop w:val="0"/>
      <w:marBottom w:val="0"/>
      <w:divBdr>
        <w:top w:val="none" w:sz="0" w:space="0" w:color="auto"/>
        <w:left w:val="none" w:sz="0" w:space="0" w:color="auto"/>
        <w:bottom w:val="none" w:sz="0" w:space="0" w:color="auto"/>
        <w:right w:val="none" w:sz="0" w:space="0" w:color="auto"/>
      </w:divBdr>
    </w:div>
    <w:div w:id="329722352">
      <w:marLeft w:val="480"/>
      <w:marRight w:val="0"/>
      <w:marTop w:val="0"/>
      <w:marBottom w:val="0"/>
      <w:divBdr>
        <w:top w:val="none" w:sz="0" w:space="0" w:color="auto"/>
        <w:left w:val="none" w:sz="0" w:space="0" w:color="auto"/>
        <w:bottom w:val="none" w:sz="0" w:space="0" w:color="auto"/>
        <w:right w:val="none" w:sz="0" w:space="0" w:color="auto"/>
      </w:divBdr>
    </w:div>
    <w:div w:id="329993558">
      <w:marLeft w:val="640"/>
      <w:marRight w:val="0"/>
      <w:marTop w:val="0"/>
      <w:marBottom w:val="0"/>
      <w:divBdr>
        <w:top w:val="none" w:sz="0" w:space="0" w:color="auto"/>
        <w:left w:val="none" w:sz="0" w:space="0" w:color="auto"/>
        <w:bottom w:val="none" w:sz="0" w:space="0" w:color="auto"/>
        <w:right w:val="none" w:sz="0" w:space="0" w:color="auto"/>
      </w:divBdr>
    </w:div>
    <w:div w:id="330063094">
      <w:marLeft w:val="640"/>
      <w:marRight w:val="0"/>
      <w:marTop w:val="0"/>
      <w:marBottom w:val="0"/>
      <w:divBdr>
        <w:top w:val="none" w:sz="0" w:space="0" w:color="auto"/>
        <w:left w:val="none" w:sz="0" w:space="0" w:color="auto"/>
        <w:bottom w:val="none" w:sz="0" w:space="0" w:color="auto"/>
        <w:right w:val="none" w:sz="0" w:space="0" w:color="auto"/>
      </w:divBdr>
    </w:div>
    <w:div w:id="330064060">
      <w:bodyDiv w:val="1"/>
      <w:marLeft w:val="0"/>
      <w:marRight w:val="0"/>
      <w:marTop w:val="0"/>
      <w:marBottom w:val="0"/>
      <w:divBdr>
        <w:top w:val="none" w:sz="0" w:space="0" w:color="auto"/>
        <w:left w:val="none" w:sz="0" w:space="0" w:color="auto"/>
        <w:bottom w:val="none" w:sz="0" w:space="0" w:color="auto"/>
        <w:right w:val="none" w:sz="0" w:space="0" w:color="auto"/>
      </w:divBdr>
      <w:divsChild>
        <w:div w:id="107704168">
          <w:marLeft w:val="480"/>
          <w:marRight w:val="0"/>
          <w:marTop w:val="0"/>
          <w:marBottom w:val="0"/>
          <w:divBdr>
            <w:top w:val="none" w:sz="0" w:space="0" w:color="auto"/>
            <w:left w:val="none" w:sz="0" w:space="0" w:color="auto"/>
            <w:bottom w:val="none" w:sz="0" w:space="0" w:color="auto"/>
            <w:right w:val="none" w:sz="0" w:space="0" w:color="auto"/>
          </w:divBdr>
        </w:div>
        <w:div w:id="160701766">
          <w:marLeft w:val="480"/>
          <w:marRight w:val="0"/>
          <w:marTop w:val="0"/>
          <w:marBottom w:val="0"/>
          <w:divBdr>
            <w:top w:val="none" w:sz="0" w:space="0" w:color="auto"/>
            <w:left w:val="none" w:sz="0" w:space="0" w:color="auto"/>
            <w:bottom w:val="none" w:sz="0" w:space="0" w:color="auto"/>
            <w:right w:val="none" w:sz="0" w:space="0" w:color="auto"/>
          </w:divBdr>
        </w:div>
        <w:div w:id="188185522">
          <w:marLeft w:val="480"/>
          <w:marRight w:val="0"/>
          <w:marTop w:val="0"/>
          <w:marBottom w:val="0"/>
          <w:divBdr>
            <w:top w:val="none" w:sz="0" w:space="0" w:color="auto"/>
            <w:left w:val="none" w:sz="0" w:space="0" w:color="auto"/>
            <w:bottom w:val="none" w:sz="0" w:space="0" w:color="auto"/>
            <w:right w:val="none" w:sz="0" w:space="0" w:color="auto"/>
          </w:divBdr>
        </w:div>
        <w:div w:id="195778985">
          <w:marLeft w:val="480"/>
          <w:marRight w:val="0"/>
          <w:marTop w:val="0"/>
          <w:marBottom w:val="0"/>
          <w:divBdr>
            <w:top w:val="none" w:sz="0" w:space="0" w:color="auto"/>
            <w:left w:val="none" w:sz="0" w:space="0" w:color="auto"/>
            <w:bottom w:val="none" w:sz="0" w:space="0" w:color="auto"/>
            <w:right w:val="none" w:sz="0" w:space="0" w:color="auto"/>
          </w:divBdr>
        </w:div>
        <w:div w:id="307440417">
          <w:marLeft w:val="480"/>
          <w:marRight w:val="0"/>
          <w:marTop w:val="0"/>
          <w:marBottom w:val="0"/>
          <w:divBdr>
            <w:top w:val="none" w:sz="0" w:space="0" w:color="auto"/>
            <w:left w:val="none" w:sz="0" w:space="0" w:color="auto"/>
            <w:bottom w:val="none" w:sz="0" w:space="0" w:color="auto"/>
            <w:right w:val="none" w:sz="0" w:space="0" w:color="auto"/>
          </w:divBdr>
        </w:div>
        <w:div w:id="344869540">
          <w:marLeft w:val="480"/>
          <w:marRight w:val="0"/>
          <w:marTop w:val="0"/>
          <w:marBottom w:val="0"/>
          <w:divBdr>
            <w:top w:val="none" w:sz="0" w:space="0" w:color="auto"/>
            <w:left w:val="none" w:sz="0" w:space="0" w:color="auto"/>
            <w:bottom w:val="none" w:sz="0" w:space="0" w:color="auto"/>
            <w:right w:val="none" w:sz="0" w:space="0" w:color="auto"/>
          </w:divBdr>
        </w:div>
        <w:div w:id="372853083">
          <w:marLeft w:val="480"/>
          <w:marRight w:val="0"/>
          <w:marTop w:val="0"/>
          <w:marBottom w:val="0"/>
          <w:divBdr>
            <w:top w:val="none" w:sz="0" w:space="0" w:color="auto"/>
            <w:left w:val="none" w:sz="0" w:space="0" w:color="auto"/>
            <w:bottom w:val="none" w:sz="0" w:space="0" w:color="auto"/>
            <w:right w:val="none" w:sz="0" w:space="0" w:color="auto"/>
          </w:divBdr>
        </w:div>
        <w:div w:id="388459930">
          <w:marLeft w:val="480"/>
          <w:marRight w:val="0"/>
          <w:marTop w:val="0"/>
          <w:marBottom w:val="0"/>
          <w:divBdr>
            <w:top w:val="none" w:sz="0" w:space="0" w:color="auto"/>
            <w:left w:val="none" w:sz="0" w:space="0" w:color="auto"/>
            <w:bottom w:val="none" w:sz="0" w:space="0" w:color="auto"/>
            <w:right w:val="none" w:sz="0" w:space="0" w:color="auto"/>
          </w:divBdr>
        </w:div>
        <w:div w:id="396054187">
          <w:marLeft w:val="480"/>
          <w:marRight w:val="0"/>
          <w:marTop w:val="0"/>
          <w:marBottom w:val="0"/>
          <w:divBdr>
            <w:top w:val="none" w:sz="0" w:space="0" w:color="auto"/>
            <w:left w:val="none" w:sz="0" w:space="0" w:color="auto"/>
            <w:bottom w:val="none" w:sz="0" w:space="0" w:color="auto"/>
            <w:right w:val="none" w:sz="0" w:space="0" w:color="auto"/>
          </w:divBdr>
        </w:div>
        <w:div w:id="401829570">
          <w:marLeft w:val="480"/>
          <w:marRight w:val="0"/>
          <w:marTop w:val="0"/>
          <w:marBottom w:val="0"/>
          <w:divBdr>
            <w:top w:val="none" w:sz="0" w:space="0" w:color="auto"/>
            <w:left w:val="none" w:sz="0" w:space="0" w:color="auto"/>
            <w:bottom w:val="none" w:sz="0" w:space="0" w:color="auto"/>
            <w:right w:val="none" w:sz="0" w:space="0" w:color="auto"/>
          </w:divBdr>
        </w:div>
        <w:div w:id="454103884">
          <w:marLeft w:val="480"/>
          <w:marRight w:val="0"/>
          <w:marTop w:val="0"/>
          <w:marBottom w:val="0"/>
          <w:divBdr>
            <w:top w:val="none" w:sz="0" w:space="0" w:color="auto"/>
            <w:left w:val="none" w:sz="0" w:space="0" w:color="auto"/>
            <w:bottom w:val="none" w:sz="0" w:space="0" w:color="auto"/>
            <w:right w:val="none" w:sz="0" w:space="0" w:color="auto"/>
          </w:divBdr>
        </w:div>
        <w:div w:id="491799211">
          <w:marLeft w:val="480"/>
          <w:marRight w:val="0"/>
          <w:marTop w:val="0"/>
          <w:marBottom w:val="0"/>
          <w:divBdr>
            <w:top w:val="none" w:sz="0" w:space="0" w:color="auto"/>
            <w:left w:val="none" w:sz="0" w:space="0" w:color="auto"/>
            <w:bottom w:val="none" w:sz="0" w:space="0" w:color="auto"/>
            <w:right w:val="none" w:sz="0" w:space="0" w:color="auto"/>
          </w:divBdr>
        </w:div>
        <w:div w:id="516193818">
          <w:marLeft w:val="480"/>
          <w:marRight w:val="0"/>
          <w:marTop w:val="0"/>
          <w:marBottom w:val="0"/>
          <w:divBdr>
            <w:top w:val="none" w:sz="0" w:space="0" w:color="auto"/>
            <w:left w:val="none" w:sz="0" w:space="0" w:color="auto"/>
            <w:bottom w:val="none" w:sz="0" w:space="0" w:color="auto"/>
            <w:right w:val="none" w:sz="0" w:space="0" w:color="auto"/>
          </w:divBdr>
        </w:div>
        <w:div w:id="592012432">
          <w:marLeft w:val="480"/>
          <w:marRight w:val="0"/>
          <w:marTop w:val="0"/>
          <w:marBottom w:val="0"/>
          <w:divBdr>
            <w:top w:val="none" w:sz="0" w:space="0" w:color="auto"/>
            <w:left w:val="none" w:sz="0" w:space="0" w:color="auto"/>
            <w:bottom w:val="none" w:sz="0" w:space="0" w:color="auto"/>
            <w:right w:val="none" w:sz="0" w:space="0" w:color="auto"/>
          </w:divBdr>
        </w:div>
        <w:div w:id="610939332">
          <w:marLeft w:val="480"/>
          <w:marRight w:val="0"/>
          <w:marTop w:val="0"/>
          <w:marBottom w:val="0"/>
          <w:divBdr>
            <w:top w:val="none" w:sz="0" w:space="0" w:color="auto"/>
            <w:left w:val="none" w:sz="0" w:space="0" w:color="auto"/>
            <w:bottom w:val="none" w:sz="0" w:space="0" w:color="auto"/>
            <w:right w:val="none" w:sz="0" w:space="0" w:color="auto"/>
          </w:divBdr>
        </w:div>
        <w:div w:id="791947490">
          <w:marLeft w:val="480"/>
          <w:marRight w:val="0"/>
          <w:marTop w:val="0"/>
          <w:marBottom w:val="0"/>
          <w:divBdr>
            <w:top w:val="none" w:sz="0" w:space="0" w:color="auto"/>
            <w:left w:val="none" w:sz="0" w:space="0" w:color="auto"/>
            <w:bottom w:val="none" w:sz="0" w:space="0" w:color="auto"/>
            <w:right w:val="none" w:sz="0" w:space="0" w:color="auto"/>
          </w:divBdr>
        </w:div>
        <w:div w:id="836382090">
          <w:marLeft w:val="480"/>
          <w:marRight w:val="0"/>
          <w:marTop w:val="0"/>
          <w:marBottom w:val="0"/>
          <w:divBdr>
            <w:top w:val="none" w:sz="0" w:space="0" w:color="auto"/>
            <w:left w:val="none" w:sz="0" w:space="0" w:color="auto"/>
            <w:bottom w:val="none" w:sz="0" w:space="0" w:color="auto"/>
            <w:right w:val="none" w:sz="0" w:space="0" w:color="auto"/>
          </w:divBdr>
        </w:div>
        <w:div w:id="837844321">
          <w:marLeft w:val="480"/>
          <w:marRight w:val="0"/>
          <w:marTop w:val="0"/>
          <w:marBottom w:val="0"/>
          <w:divBdr>
            <w:top w:val="none" w:sz="0" w:space="0" w:color="auto"/>
            <w:left w:val="none" w:sz="0" w:space="0" w:color="auto"/>
            <w:bottom w:val="none" w:sz="0" w:space="0" w:color="auto"/>
            <w:right w:val="none" w:sz="0" w:space="0" w:color="auto"/>
          </w:divBdr>
        </w:div>
        <w:div w:id="882793753">
          <w:marLeft w:val="480"/>
          <w:marRight w:val="0"/>
          <w:marTop w:val="0"/>
          <w:marBottom w:val="0"/>
          <w:divBdr>
            <w:top w:val="none" w:sz="0" w:space="0" w:color="auto"/>
            <w:left w:val="none" w:sz="0" w:space="0" w:color="auto"/>
            <w:bottom w:val="none" w:sz="0" w:space="0" w:color="auto"/>
            <w:right w:val="none" w:sz="0" w:space="0" w:color="auto"/>
          </w:divBdr>
        </w:div>
        <w:div w:id="887574568">
          <w:marLeft w:val="480"/>
          <w:marRight w:val="0"/>
          <w:marTop w:val="0"/>
          <w:marBottom w:val="0"/>
          <w:divBdr>
            <w:top w:val="none" w:sz="0" w:space="0" w:color="auto"/>
            <w:left w:val="none" w:sz="0" w:space="0" w:color="auto"/>
            <w:bottom w:val="none" w:sz="0" w:space="0" w:color="auto"/>
            <w:right w:val="none" w:sz="0" w:space="0" w:color="auto"/>
          </w:divBdr>
        </w:div>
        <w:div w:id="891968456">
          <w:marLeft w:val="480"/>
          <w:marRight w:val="0"/>
          <w:marTop w:val="0"/>
          <w:marBottom w:val="0"/>
          <w:divBdr>
            <w:top w:val="none" w:sz="0" w:space="0" w:color="auto"/>
            <w:left w:val="none" w:sz="0" w:space="0" w:color="auto"/>
            <w:bottom w:val="none" w:sz="0" w:space="0" w:color="auto"/>
            <w:right w:val="none" w:sz="0" w:space="0" w:color="auto"/>
          </w:divBdr>
        </w:div>
        <w:div w:id="905845559">
          <w:marLeft w:val="480"/>
          <w:marRight w:val="0"/>
          <w:marTop w:val="0"/>
          <w:marBottom w:val="0"/>
          <w:divBdr>
            <w:top w:val="none" w:sz="0" w:space="0" w:color="auto"/>
            <w:left w:val="none" w:sz="0" w:space="0" w:color="auto"/>
            <w:bottom w:val="none" w:sz="0" w:space="0" w:color="auto"/>
            <w:right w:val="none" w:sz="0" w:space="0" w:color="auto"/>
          </w:divBdr>
        </w:div>
        <w:div w:id="915895853">
          <w:marLeft w:val="480"/>
          <w:marRight w:val="0"/>
          <w:marTop w:val="0"/>
          <w:marBottom w:val="0"/>
          <w:divBdr>
            <w:top w:val="none" w:sz="0" w:space="0" w:color="auto"/>
            <w:left w:val="none" w:sz="0" w:space="0" w:color="auto"/>
            <w:bottom w:val="none" w:sz="0" w:space="0" w:color="auto"/>
            <w:right w:val="none" w:sz="0" w:space="0" w:color="auto"/>
          </w:divBdr>
        </w:div>
        <w:div w:id="920984820">
          <w:marLeft w:val="480"/>
          <w:marRight w:val="0"/>
          <w:marTop w:val="0"/>
          <w:marBottom w:val="0"/>
          <w:divBdr>
            <w:top w:val="none" w:sz="0" w:space="0" w:color="auto"/>
            <w:left w:val="none" w:sz="0" w:space="0" w:color="auto"/>
            <w:bottom w:val="none" w:sz="0" w:space="0" w:color="auto"/>
            <w:right w:val="none" w:sz="0" w:space="0" w:color="auto"/>
          </w:divBdr>
        </w:div>
        <w:div w:id="1000695492">
          <w:marLeft w:val="480"/>
          <w:marRight w:val="0"/>
          <w:marTop w:val="0"/>
          <w:marBottom w:val="0"/>
          <w:divBdr>
            <w:top w:val="none" w:sz="0" w:space="0" w:color="auto"/>
            <w:left w:val="none" w:sz="0" w:space="0" w:color="auto"/>
            <w:bottom w:val="none" w:sz="0" w:space="0" w:color="auto"/>
            <w:right w:val="none" w:sz="0" w:space="0" w:color="auto"/>
          </w:divBdr>
        </w:div>
        <w:div w:id="1004935677">
          <w:marLeft w:val="480"/>
          <w:marRight w:val="0"/>
          <w:marTop w:val="0"/>
          <w:marBottom w:val="0"/>
          <w:divBdr>
            <w:top w:val="none" w:sz="0" w:space="0" w:color="auto"/>
            <w:left w:val="none" w:sz="0" w:space="0" w:color="auto"/>
            <w:bottom w:val="none" w:sz="0" w:space="0" w:color="auto"/>
            <w:right w:val="none" w:sz="0" w:space="0" w:color="auto"/>
          </w:divBdr>
        </w:div>
        <w:div w:id="1011100326">
          <w:marLeft w:val="480"/>
          <w:marRight w:val="0"/>
          <w:marTop w:val="0"/>
          <w:marBottom w:val="0"/>
          <w:divBdr>
            <w:top w:val="none" w:sz="0" w:space="0" w:color="auto"/>
            <w:left w:val="none" w:sz="0" w:space="0" w:color="auto"/>
            <w:bottom w:val="none" w:sz="0" w:space="0" w:color="auto"/>
            <w:right w:val="none" w:sz="0" w:space="0" w:color="auto"/>
          </w:divBdr>
        </w:div>
        <w:div w:id="1075206177">
          <w:marLeft w:val="480"/>
          <w:marRight w:val="0"/>
          <w:marTop w:val="0"/>
          <w:marBottom w:val="0"/>
          <w:divBdr>
            <w:top w:val="none" w:sz="0" w:space="0" w:color="auto"/>
            <w:left w:val="none" w:sz="0" w:space="0" w:color="auto"/>
            <w:bottom w:val="none" w:sz="0" w:space="0" w:color="auto"/>
            <w:right w:val="none" w:sz="0" w:space="0" w:color="auto"/>
          </w:divBdr>
        </w:div>
        <w:div w:id="1148089168">
          <w:marLeft w:val="480"/>
          <w:marRight w:val="0"/>
          <w:marTop w:val="0"/>
          <w:marBottom w:val="0"/>
          <w:divBdr>
            <w:top w:val="none" w:sz="0" w:space="0" w:color="auto"/>
            <w:left w:val="none" w:sz="0" w:space="0" w:color="auto"/>
            <w:bottom w:val="none" w:sz="0" w:space="0" w:color="auto"/>
            <w:right w:val="none" w:sz="0" w:space="0" w:color="auto"/>
          </w:divBdr>
        </w:div>
        <w:div w:id="1180389760">
          <w:marLeft w:val="480"/>
          <w:marRight w:val="0"/>
          <w:marTop w:val="0"/>
          <w:marBottom w:val="0"/>
          <w:divBdr>
            <w:top w:val="none" w:sz="0" w:space="0" w:color="auto"/>
            <w:left w:val="none" w:sz="0" w:space="0" w:color="auto"/>
            <w:bottom w:val="none" w:sz="0" w:space="0" w:color="auto"/>
            <w:right w:val="none" w:sz="0" w:space="0" w:color="auto"/>
          </w:divBdr>
        </w:div>
        <w:div w:id="1302005292">
          <w:marLeft w:val="480"/>
          <w:marRight w:val="0"/>
          <w:marTop w:val="0"/>
          <w:marBottom w:val="0"/>
          <w:divBdr>
            <w:top w:val="none" w:sz="0" w:space="0" w:color="auto"/>
            <w:left w:val="none" w:sz="0" w:space="0" w:color="auto"/>
            <w:bottom w:val="none" w:sz="0" w:space="0" w:color="auto"/>
            <w:right w:val="none" w:sz="0" w:space="0" w:color="auto"/>
          </w:divBdr>
        </w:div>
        <w:div w:id="1311059804">
          <w:marLeft w:val="480"/>
          <w:marRight w:val="0"/>
          <w:marTop w:val="0"/>
          <w:marBottom w:val="0"/>
          <w:divBdr>
            <w:top w:val="none" w:sz="0" w:space="0" w:color="auto"/>
            <w:left w:val="none" w:sz="0" w:space="0" w:color="auto"/>
            <w:bottom w:val="none" w:sz="0" w:space="0" w:color="auto"/>
            <w:right w:val="none" w:sz="0" w:space="0" w:color="auto"/>
          </w:divBdr>
        </w:div>
        <w:div w:id="1315570332">
          <w:marLeft w:val="480"/>
          <w:marRight w:val="0"/>
          <w:marTop w:val="0"/>
          <w:marBottom w:val="0"/>
          <w:divBdr>
            <w:top w:val="none" w:sz="0" w:space="0" w:color="auto"/>
            <w:left w:val="none" w:sz="0" w:space="0" w:color="auto"/>
            <w:bottom w:val="none" w:sz="0" w:space="0" w:color="auto"/>
            <w:right w:val="none" w:sz="0" w:space="0" w:color="auto"/>
          </w:divBdr>
        </w:div>
        <w:div w:id="1361975315">
          <w:marLeft w:val="480"/>
          <w:marRight w:val="0"/>
          <w:marTop w:val="0"/>
          <w:marBottom w:val="0"/>
          <w:divBdr>
            <w:top w:val="none" w:sz="0" w:space="0" w:color="auto"/>
            <w:left w:val="none" w:sz="0" w:space="0" w:color="auto"/>
            <w:bottom w:val="none" w:sz="0" w:space="0" w:color="auto"/>
            <w:right w:val="none" w:sz="0" w:space="0" w:color="auto"/>
          </w:divBdr>
        </w:div>
        <w:div w:id="1380859009">
          <w:marLeft w:val="480"/>
          <w:marRight w:val="0"/>
          <w:marTop w:val="0"/>
          <w:marBottom w:val="0"/>
          <w:divBdr>
            <w:top w:val="none" w:sz="0" w:space="0" w:color="auto"/>
            <w:left w:val="none" w:sz="0" w:space="0" w:color="auto"/>
            <w:bottom w:val="none" w:sz="0" w:space="0" w:color="auto"/>
            <w:right w:val="none" w:sz="0" w:space="0" w:color="auto"/>
          </w:divBdr>
        </w:div>
        <w:div w:id="1415666023">
          <w:marLeft w:val="480"/>
          <w:marRight w:val="0"/>
          <w:marTop w:val="0"/>
          <w:marBottom w:val="0"/>
          <w:divBdr>
            <w:top w:val="none" w:sz="0" w:space="0" w:color="auto"/>
            <w:left w:val="none" w:sz="0" w:space="0" w:color="auto"/>
            <w:bottom w:val="none" w:sz="0" w:space="0" w:color="auto"/>
            <w:right w:val="none" w:sz="0" w:space="0" w:color="auto"/>
          </w:divBdr>
        </w:div>
        <w:div w:id="1482968405">
          <w:marLeft w:val="480"/>
          <w:marRight w:val="0"/>
          <w:marTop w:val="0"/>
          <w:marBottom w:val="0"/>
          <w:divBdr>
            <w:top w:val="none" w:sz="0" w:space="0" w:color="auto"/>
            <w:left w:val="none" w:sz="0" w:space="0" w:color="auto"/>
            <w:bottom w:val="none" w:sz="0" w:space="0" w:color="auto"/>
            <w:right w:val="none" w:sz="0" w:space="0" w:color="auto"/>
          </w:divBdr>
        </w:div>
        <w:div w:id="1494761151">
          <w:marLeft w:val="480"/>
          <w:marRight w:val="0"/>
          <w:marTop w:val="0"/>
          <w:marBottom w:val="0"/>
          <w:divBdr>
            <w:top w:val="none" w:sz="0" w:space="0" w:color="auto"/>
            <w:left w:val="none" w:sz="0" w:space="0" w:color="auto"/>
            <w:bottom w:val="none" w:sz="0" w:space="0" w:color="auto"/>
            <w:right w:val="none" w:sz="0" w:space="0" w:color="auto"/>
          </w:divBdr>
        </w:div>
        <w:div w:id="1513839758">
          <w:marLeft w:val="480"/>
          <w:marRight w:val="0"/>
          <w:marTop w:val="0"/>
          <w:marBottom w:val="0"/>
          <w:divBdr>
            <w:top w:val="none" w:sz="0" w:space="0" w:color="auto"/>
            <w:left w:val="none" w:sz="0" w:space="0" w:color="auto"/>
            <w:bottom w:val="none" w:sz="0" w:space="0" w:color="auto"/>
            <w:right w:val="none" w:sz="0" w:space="0" w:color="auto"/>
          </w:divBdr>
        </w:div>
        <w:div w:id="1537742613">
          <w:marLeft w:val="480"/>
          <w:marRight w:val="0"/>
          <w:marTop w:val="0"/>
          <w:marBottom w:val="0"/>
          <w:divBdr>
            <w:top w:val="none" w:sz="0" w:space="0" w:color="auto"/>
            <w:left w:val="none" w:sz="0" w:space="0" w:color="auto"/>
            <w:bottom w:val="none" w:sz="0" w:space="0" w:color="auto"/>
            <w:right w:val="none" w:sz="0" w:space="0" w:color="auto"/>
          </w:divBdr>
        </w:div>
        <w:div w:id="1562666531">
          <w:marLeft w:val="480"/>
          <w:marRight w:val="0"/>
          <w:marTop w:val="0"/>
          <w:marBottom w:val="0"/>
          <w:divBdr>
            <w:top w:val="none" w:sz="0" w:space="0" w:color="auto"/>
            <w:left w:val="none" w:sz="0" w:space="0" w:color="auto"/>
            <w:bottom w:val="none" w:sz="0" w:space="0" w:color="auto"/>
            <w:right w:val="none" w:sz="0" w:space="0" w:color="auto"/>
          </w:divBdr>
        </w:div>
        <w:div w:id="1569684426">
          <w:marLeft w:val="480"/>
          <w:marRight w:val="0"/>
          <w:marTop w:val="0"/>
          <w:marBottom w:val="0"/>
          <w:divBdr>
            <w:top w:val="none" w:sz="0" w:space="0" w:color="auto"/>
            <w:left w:val="none" w:sz="0" w:space="0" w:color="auto"/>
            <w:bottom w:val="none" w:sz="0" w:space="0" w:color="auto"/>
            <w:right w:val="none" w:sz="0" w:space="0" w:color="auto"/>
          </w:divBdr>
        </w:div>
        <w:div w:id="1594046651">
          <w:marLeft w:val="480"/>
          <w:marRight w:val="0"/>
          <w:marTop w:val="0"/>
          <w:marBottom w:val="0"/>
          <w:divBdr>
            <w:top w:val="none" w:sz="0" w:space="0" w:color="auto"/>
            <w:left w:val="none" w:sz="0" w:space="0" w:color="auto"/>
            <w:bottom w:val="none" w:sz="0" w:space="0" w:color="auto"/>
            <w:right w:val="none" w:sz="0" w:space="0" w:color="auto"/>
          </w:divBdr>
        </w:div>
        <w:div w:id="1694919685">
          <w:marLeft w:val="480"/>
          <w:marRight w:val="0"/>
          <w:marTop w:val="0"/>
          <w:marBottom w:val="0"/>
          <w:divBdr>
            <w:top w:val="none" w:sz="0" w:space="0" w:color="auto"/>
            <w:left w:val="none" w:sz="0" w:space="0" w:color="auto"/>
            <w:bottom w:val="none" w:sz="0" w:space="0" w:color="auto"/>
            <w:right w:val="none" w:sz="0" w:space="0" w:color="auto"/>
          </w:divBdr>
        </w:div>
        <w:div w:id="1721981568">
          <w:marLeft w:val="480"/>
          <w:marRight w:val="0"/>
          <w:marTop w:val="0"/>
          <w:marBottom w:val="0"/>
          <w:divBdr>
            <w:top w:val="none" w:sz="0" w:space="0" w:color="auto"/>
            <w:left w:val="none" w:sz="0" w:space="0" w:color="auto"/>
            <w:bottom w:val="none" w:sz="0" w:space="0" w:color="auto"/>
            <w:right w:val="none" w:sz="0" w:space="0" w:color="auto"/>
          </w:divBdr>
        </w:div>
        <w:div w:id="1894004974">
          <w:marLeft w:val="480"/>
          <w:marRight w:val="0"/>
          <w:marTop w:val="0"/>
          <w:marBottom w:val="0"/>
          <w:divBdr>
            <w:top w:val="none" w:sz="0" w:space="0" w:color="auto"/>
            <w:left w:val="none" w:sz="0" w:space="0" w:color="auto"/>
            <w:bottom w:val="none" w:sz="0" w:space="0" w:color="auto"/>
            <w:right w:val="none" w:sz="0" w:space="0" w:color="auto"/>
          </w:divBdr>
        </w:div>
        <w:div w:id="1924096732">
          <w:marLeft w:val="480"/>
          <w:marRight w:val="0"/>
          <w:marTop w:val="0"/>
          <w:marBottom w:val="0"/>
          <w:divBdr>
            <w:top w:val="none" w:sz="0" w:space="0" w:color="auto"/>
            <w:left w:val="none" w:sz="0" w:space="0" w:color="auto"/>
            <w:bottom w:val="none" w:sz="0" w:space="0" w:color="auto"/>
            <w:right w:val="none" w:sz="0" w:space="0" w:color="auto"/>
          </w:divBdr>
        </w:div>
        <w:div w:id="1927224705">
          <w:marLeft w:val="480"/>
          <w:marRight w:val="0"/>
          <w:marTop w:val="0"/>
          <w:marBottom w:val="0"/>
          <w:divBdr>
            <w:top w:val="none" w:sz="0" w:space="0" w:color="auto"/>
            <w:left w:val="none" w:sz="0" w:space="0" w:color="auto"/>
            <w:bottom w:val="none" w:sz="0" w:space="0" w:color="auto"/>
            <w:right w:val="none" w:sz="0" w:space="0" w:color="auto"/>
          </w:divBdr>
        </w:div>
        <w:div w:id="1964186382">
          <w:marLeft w:val="480"/>
          <w:marRight w:val="0"/>
          <w:marTop w:val="0"/>
          <w:marBottom w:val="0"/>
          <w:divBdr>
            <w:top w:val="none" w:sz="0" w:space="0" w:color="auto"/>
            <w:left w:val="none" w:sz="0" w:space="0" w:color="auto"/>
            <w:bottom w:val="none" w:sz="0" w:space="0" w:color="auto"/>
            <w:right w:val="none" w:sz="0" w:space="0" w:color="auto"/>
          </w:divBdr>
        </w:div>
        <w:div w:id="2014212827">
          <w:marLeft w:val="480"/>
          <w:marRight w:val="0"/>
          <w:marTop w:val="0"/>
          <w:marBottom w:val="0"/>
          <w:divBdr>
            <w:top w:val="none" w:sz="0" w:space="0" w:color="auto"/>
            <w:left w:val="none" w:sz="0" w:space="0" w:color="auto"/>
            <w:bottom w:val="none" w:sz="0" w:space="0" w:color="auto"/>
            <w:right w:val="none" w:sz="0" w:space="0" w:color="auto"/>
          </w:divBdr>
        </w:div>
        <w:div w:id="2032609611">
          <w:marLeft w:val="480"/>
          <w:marRight w:val="0"/>
          <w:marTop w:val="0"/>
          <w:marBottom w:val="0"/>
          <w:divBdr>
            <w:top w:val="none" w:sz="0" w:space="0" w:color="auto"/>
            <w:left w:val="none" w:sz="0" w:space="0" w:color="auto"/>
            <w:bottom w:val="none" w:sz="0" w:space="0" w:color="auto"/>
            <w:right w:val="none" w:sz="0" w:space="0" w:color="auto"/>
          </w:divBdr>
        </w:div>
        <w:div w:id="2038963854">
          <w:marLeft w:val="480"/>
          <w:marRight w:val="0"/>
          <w:marTop w:val="0"/>
          <w:marBottom w:val="0"/>
          <w:divBdr>
            <w:top w:val="none" w:sz="0" w:space="0" w:color="auto"/>
            <w:left w:val="none" w:sz="0" w:space="0" w:color="auto"/>
            <w:bottom w:val="none" w:sz="0" w:space="0" w:color="auto"/>
            <w:right w:val="none" w:sz="0" w:space="0" w:color="auto"/>
          </w:divBdr>
        </w:div>
        <w:div w:id="2044211378">
          <w:marLeft w:val="480"/>
          <w:marRight w:val="0"/>
          <w:marTop w:val="0"/>
          <w:marBottom w:val="0"/>
          <w:divBdr>
            <w:top w:val="none" w:sz="0" w:space="0" w:color="auto"/>
            <w:left w:val="none" w:sz="0" w:space="0" w:color="auto"/>
            <w:bottom w:val="none" w:sz="0" w:space="0" w:color="auto"/>
            <w:right w:val="none" w:sz="0" w:space="0" w:color="auto"/>
          </w:divBdr>
        </w:div>
        <w:div w:id="2134054530">
          <w:marLeft w:val="480"/>
          <w:marRight w:val="0"/>
          <w:marTop w:val="0"/>
          <w:marBottom w:val="0"/>
          <w:divBdr>
            <w:top w:val="none" w:sz="0" w:space="0" w:color="auto"/>
            <w:left w:val="none" w:sz="0" w:space="0" w:color="auto"/>
            <w:bottom w:val="none" w:sz="0" w:space="0" w:color="auto"/>
            <w:right w:val="none" w:sz="0" w:space="0" w:color="auto"/>
          </w:divBdr>
        </w:div>
      </w:divsChild>
    </w:div>
    <w:div w:id="331762454">
      <w:marLeft w:val="640"/>
      <w:marRight w:val="0"/>
      <w:marTop w:val="0"/>
      <w:marBottom w:val="0"/>
      <w:divBdr>
        <w:top w:val="none" w:sz="0" w:space="0" w:color="auto"/>
        <w:left w:val="none" w:sz="0" w:space="0" w:color="auto"/>
        <w:bottom w:val="none" w:sz="0" w:space="0" w:color="auto"/>
        <w:right w:val="none" w:sz="0" w:space="0" w:color="auto"/>
      </w:divBdr>
    </w:div>
    <w:div w:id="331874500">
      <w:bodyDiv w:val="1"/>
      <w:marLeft w:val="0"/>
      <w:marRight w:val="0"/>
      <w:marTop w:val="0"/>
      <w:marBottom w:val="0"/>
      <w:divBdr>
        <w:top w:val="none" w:sz="0" w:space="0" w:color="auto"/>
        <w:left w:val="none" w:sz="0" w:space="0" w:color="auto"/>
        <w:bottom w:val="none" w:sz="0" w:space="0" w:color="auto"/>
        <w:right w:val="none" w:sz="0" w:space="0" w:color="auto"/>
      </w:divBdr>
    </w:div>
    <w:div w:id="331953864">
      <w:marLeft w:val="640"/>
      <w:marRight w:val="0"/>
      <w:marTop w:val="0"/>
      <w:marBottom w:val="0"/>
      <w:divBdr>
        <w:top w:val="none" w:sz="0" w:space="0" w:color="auto"/>
        <w:left w:val="none" w:sz="0" w:space="0" w:color="auto"/>
        <w:bottom w:val="none" w:sz="0" w:space="0" w:color="auto"/>
        <w:right w:val="none" w:sz="0" w:space="0" w:color="auto"/>
      </w:divBdr>
    </w:div>
    <w:div w:id="332490894">
      <w:bodyDiv w:val="1"/>
      <w:marLeft w:val="0"/>
      <w:marRight w:val="0"/>
      <w:marTop w:val="0"/>
      <w:marBottom w:val="0"/>
      <w:divBdr>
        <w:top w:val="none" w:sz="0" w:space="0" w:color="auto"/>
        <w:left w:val="none" w:sz="0" w:space="0" w:color="auto"/>
        <w:bottom w:val="none" w:sz="0" w:space="0" w:color="auto"/>
        <w:right w:val="none" w:sz="0" w:space="0" w:color="auto"/>
      </w:divBdr>
      <w:divsChild>
        <w:div w:id="75790408">
          <w:marLeft w:val="480"/>
          <w:marRight w:val="0"/>
          <w:marTop w:val="0"/>
          <w:marBottom w:val="0"/>
          <w:divBdr>
            <w:top w:val="none" w:sz="0" w:space="0" w:color="auto"/>
            <w:left w:val="none" w:sz="0" w:space="0" w:color="auto"/>
            <w:bottom w:val="none" w:sz="0" w:space="0" w:color="auto"/>
            <w:right w:val="none" w:sz="0" w:space="0" w:color="auto"/>
          </w:divBdr>
        </w:div>
        <w:div w:id="138765781">
          <w:marLeft w:val="480"/>
          <w:marRight w:val="0"/>
          <w:marTop w:val="0"/>
          <w:marBottom w:val="0"/>
          <w:divBdr>
            <w:top w:val="none" w:sz="0" w:space="0" w:color="auto"/>
            <w:left w:val="none" w:sz="0" w:space="0" w:color="auto"/>
            <w:bottom w:val="none" w:sz="0" w:space="0" w:color="auto"/>
            <w:right w:val="none" w:sz="0" w:space="0" w:color="auto"/>
          </w:divBdr>
        </w:div>
        <w:div w:id="188571221">
          <w:marLeft w:val="480"/>
          <w:marRight w:val="0"/>
          <w:marTop w:val="0"/>
          <w:marBottom w:val="0"/>
          <w:divBdr>
            <w:top w:val="none" w:sz="0" w:space="0" w:color="auto"/>
            <w:left w:val="none" w:sz="0" w:space="0" w:color="auto"/>
            <w:bottom w:val="none" w:sz="0" w:space="0" w:color="auto"/>
            <w:right w:val="none" w:sz="0" w:space="0" w:color="auto"/>
          </w:divBdr>
        </w:div>
        <w:div w:id="221723278">
          <w:marLeft w:val="480"/>
          <w:marRight w:val="0"/>
          <w:marTop w:val="0"/>
          <w:marBottom w:val="0"/>
          <w:divBdr>
            <w:top w:val="none" w:sz="0" w:space="0" w:color="auto"/>
            <w:left w:val="none" w:sz="0" w:space="0" w:color="auto"/>
            <w:bottom w:val="none" w:sz="0" w:space="0" w:color="auto"/>
            <w:right w:val="none" w:sz="0" w:space="0" w:color="auto"/>
          </w:divBdr>
        </w:div>
        <w:div w:id="280383016">
          <w:marLeft w:val="480"/>
          <w:marRight w:val="0"/>
          <w:marTop w:val="0"/>
          <w:marBottom w:val="0"/>
          <w:divBdr>
            <w:top w:val="none" w:sz="0" w:space="0" w:color="auto"/>
            <w:left w:val="none" w:sz="0" w:space="0" w:color="auto"/>
            <w:bottom w:val="none" w:sz="0" w:space="0" w:color="auto"/>
            <w:right w:val="none" w:sz="0" w:space="0" w:color="auto"/>
          </w:divBdr>
        </w:div>
        <w:div w:id="348530179">
          <w:marLeft w:val="480"/>
          <w:marRight w:val="0"/>
          <w:marTop w:val="0"/>
          <w:marBottom w:val="0"/>
          <w:divBdr>
            <w:top w:val="none" w:sz="0" w:space="0" w:color="auto"/>
            <w:left w:val="none" w:sz="0" w:space="0" w:color="auto"/>
            <w:bottom w:val="none" w:sz="0" w:space="0" w:color="auto"/>
            <w:right w:val="none" w:sz="0" w:space="0" w:color="auto"/>
          </w:divBdr>
        </w:div>
        <w:div w:id="416554962">
          <w:marLeft w:val="480"/>
          <w:marRight w:val="0"/>
          <w:marTop w:val="0"/>
          <w:marBottom w:val="0"/>
          <w:divBdr>
            <w:top w:val="none" w:sz="0" w:space="0" w:color="auto"/>
            <w:left w:val="none" w:sz="0" w:space="0" w:color="auto"/>
            <w:bottom w:val="none" w:sz="0" w:space="0" w:color="auto"/>
            <w:right w:val="none" w:sz="0" w:space="0" w:color="auto"/>
          </w:divBdr>
        </w:div>
        <w:div w:id="422537086">
          <w:marLeft w:val="480"/>
          <w:marRight w:val="0"/>
          <w:marTop w:val="0"/>
          <w:marBottom w:val="0"/>
          <w:divBdr>
            <w:top w:val="none" w:sz="0" w:space="0" w:color="auto"/>
            <w:left w:val="none" w:sz="0" w:space="0" w:color="auto"/>
            <w:bottom w:val="none" w:sz="0" w:space="0" w:color="auto"/>
            <w:right w:val="none" w:sz="0" w:space="0" w:color="auto"/>
          </w:divBdr>
        </w:div>
        <w:div w:id="433325723">
          <w:marLeft w:val="480"/>
          <w:marRight w:val="0"/>
          <w:marTop w:val="0"/>
          <w:marBottom w:val="0"/>
          <w:divBdr>
            <w:top w:val="none" w:sz="0" w:space="0" w:color="auto"/>
            <w:left w:val="none" w:sz="0" w:space="0" w:color="auto"/>
            <w:bottom w:val="none" w:sz="0" w:space="0" w:color="auto"/>
            <w:right w:val="none" w:sz="0" w:space="0" w:color="auto"/>
          </w:divBdr>
        </w:div>
        <w:div w:id="461121849">
          <w:marLeft w:val="480"/>
          <w:marRight w:val="0"/>
          <w:marTop w:val="0"/>
          <w:marBottom w:val="0"/>
          <w:divBdr>
            <w:top w:val="none" w:sz="0" w:space="0" w:color="auto"/>
            <w:left w:val="none" w:sz="0" w:space="0" w:color="auto"/>
            <w:bottom w:val="none" w:sz="0" w:space="0" w:color="auto"/>
            <w:right w:val="none" w:sz="0" w:space="0" w:color="auto"/>
          </w:divBdr>
        </w:div>
        <w:div w:id="538707037">
          <w:marLeft w:val="480"/>
          <w:marRight w:val="0"/>
          <w:marTop w:val="0"/>
          <w:marBottom w:val="0"/>
          <w:divBdr>
            <w:top w:val="none" w:sz="0" w:space="0" w:color="auto"/>
            <w:left w:val="none" w:sz="0" w:space="0" w:color="auto"/>
            <w:bottom w:val="none" w:sz="0" w:space="0" w:color="auto"/>
            <w:right w:val="none" w:sz="0" w:space="0" w:color="auto"/>
          </w:divBdr>
        </w:div>
        <w:div w:id="552153986">
          <w:marLeft w:val="480"/>
          <w:marRight w:val="0"/>
          <w:marTop w:val="0"/>
          <w:marBottom w:val="0"/>
          <w:divBdr>
            <w:top w:val="none" w:sz="0" w:space="0" w:color="auto"/>
            <w:left w:val="none" w:sz="0" w:space="0" w:color="auto"/>
            <w:bottom w:val="none" w:sz="0" w:space="0" w:color="auto"/>
            <w:right w:val="none" w:sz="0" w:space="0" w:color="auto"/>
          </w:divBdr>
        </w:div>
        <w:div w:id="571820816">
          <w:marLeft w:val="480"/>
          <w:marRight w:val="0"/>
          <w:marTop w:val="0"/>
          <w:marBottom w:val="0"/>
          <w:divBdr>
            <w:top w:val="none" w:sz="0" w:space="0" w:color="auto"/>
            <w:left w:val="none" w:sz="0" w:space="0" w:color="auto"/>
            <w:bottom w:val="none" w:sz="0" w:space="0" w:color="auto"/>
            <w:right w:val="none" w:sz="0" w:space="0" w:color="auto"/>
          </w:divBdr>
        </w:div>
        <w:div w:id="576523908">
          <w:marLeft w:val="480"/>
          <w:marRight w:val="0"/>
          <w:marTop w:val="0"/>
          <w:marBottom w:val="0"/>
          <w:divBdr>
            <w:top w:val="none" w:sz="0" w:space="0" w:color="auto"/>
            <w:left w:val="none" w:sz="0" w:space="0" w:color="auto"/>
            <w:bottom w:val="none" w:sz="0" w:space="0" w:color="auto"/>
            <w:right w:val="none" w:sz="0" w:space="0" w:color="auto"/>
          </w:divBdr>
        </w:div>
        <w:div w:id="578564254">
          <w:marLeft w:val="480"/>
          <w:marRight w:val="0"/>
          <w:marTop w:val="0"/>
          <w:marBottom w:val="0"/>
          <w:divBdr>
            <w:top w:val="none" w:sz="0" w:space="0" w:color="auto"/>
            <w:left w:val="none" w:sz="0" w:space="0" w:color="auto"/>
            <w:bottom w:val="none" w:sz="0" w:space="0" w:color="auto"/>
            <w:right w:val="none" w:sz="0" w:space="0" w:color="auto"/>
          </w:divBdr>
        </w:div>
        <w:div w:id="584002138">
          <w:marLeft w:val="480"/>
          <w:marRight w:val="0"/>
          <w:marTop w:val="0"/>
          <w:marBottom w:val="0"/>
          <w:divBdr>
            <w:top w:val="none" w:sz="0" w:space="0" w:color="auto"/>
            <w:left w:val="none" w:sz="0" w:space="0" w:color="auto"/>
            <w:bottom w:val="none" w:sz="0" w:space="0" w:color="auto"/>
            <w:right w:val="none" w:sz="0" w:space="0" w:color="auto"/>
          </w:divBdr>
        </w:div>
        <w:div w:id="610430899">
          <w:marLeft w:val="480"/>
          <w:marRight w:val="0"/>
          <w:marTop w:val="0"/>
          <w:marBottom w:val="0"/>
          <w:divBdr>
            <w:top w:val="none" w:sz="0" w:space="0" w:color="auto"/>
            <w:left w:val="none" w:sz="0" w:space="0" w:color="auto"/>
            <w:bottom w:val="none" w:sz="0" w:space="0" w:color="auto"/>
            <w:right w:val="none" w:sz="0" w:space="0" w:color="auto"/>
          </w:divBdr>
        </w:div>
        <w:div w:id="658774184">
          <w:marLeft w:val="480"/>
          <w:marRight w:val="0"/>
          <w:marTop w:val="0"/>
          <w:marBottom w:val="0"/>
          <w:divBdr>
            <w:top w:val="none" w:sz="0" w:space="0" w:color="auto"/>
            <w:left w:val="none" w:sz="0" w:space="0" w:color="auto"/>
            <w:bottom w:val="none" w:sz="0" w:space="0" w:color="auto"/>
            <w:right w:val="none" w:sz="0" w:space="0" w:color="auto"/>
          </w:divBdr>
        </w:div>
        <w:div w:id="668170398">
          <w:marLeft w:val="480"/>
          <w:marRight w:val="0"/>
          <w:marTop w:val="0"/>
          <w:marBottom w:val="0"/>
          <w:divBdr>
            <w:top w:val="none" w:sz="0" w:space="0" w:color="auto"/>
            <w:left w:val="none" w:sz="0" w:space="0" w:color="auto"/>
            <w:bottom w:val="none" w:sz="0" w:space="0" w:color="auto"/>
            <w:right w:val="none" w:sz="0" w:space="0" w:color="auto"/>
          </w:divBdr>
        </w:div>
        <w:div w:id="682629455">
          <w:marLeft w:val="480"/>
          <w:marRight w:val="0"/>
          <w:marTop w:val="0"/>
          <w:marBottom w:val="0"/>
          <w:divBdr>
            <w:top w:val="none" w:sz="0" w:space="0" w:color="auto"/>
            <w:left w:val="none" w:sz="0" w:space="0" w:color="auto"/>
            <w:bottom w:val="none" w:sz="0" w:space="0" w:color="auto"/>
            <w:right w:val="none" w:sz="0" w:space="0" w:color="auto"/>
          </w:divBdr>
        </w:div>
        <w:div w:id="689912730">
          <w:marLeft w:val="480"/>
          <w:marRight w:val="0"/>
          <w:marTop w:val="0"/>
          <w:marBottom w:val="0"/>
          <w:divBdr>
            <w:top w:val="none" w:sz="0" w:space="0" w:color="auto"/>
            <w:left w:val="none" w:sz="0" w:space="0" w:color="auto"/>
            <w:bottom w:val="none" w:sz="0" w:space="0" w:color="auto"/>
            <w:right w:val="none" w:sz="0" w:space="0" w:color="auto"/>
          </w:divBdr>
        </w:div>
        <w:div w:id="719405566">
          <w:marLeft w:val="480"/>
          <w:marRight w:val="0"/>
          <w:marTop w:val="0"/>
          <w:marBottom w:val="0"/>
          <w:divBdr>
            <w:top w:val="none" w:sz="0" w:space="0" w:color="auto"/>
            <w:left w:val="none" w:sz="0" w:space="0" w:color="auto"/>
            <w:bottom w:val="none" w:sz="0" w:space="0" w:color="auto"/>
            <w:right w:val="none" w:sz="0" w:space="0" w:color="auto"/>
          </w:divBdr>
        </w:div>
        <w:div w:id="763569650">
          <w:marLeft w:val="480"/>
          <w:marRight w:val="0"/>
          <w:marTop w:val="0"/>
          <w:marBottom w:val="0"/>
          <w:divBdr>
            <w:top w:val="none" w:sz="0" w:space="0" w:color="auto"/>
            <w:left w:val="none" w:sz="0" w:space="0" w:color="auto"/>
            <w:bottom w:val="none" w:sz="0" w:space="0" w:color="auto"/>
            <w:right w:val="none" w:sz="0" w:space="0" w:color="auto"/>
          </w:divBdr>
        </w:div>
        <w:div w:id="784274232">
          <w:marLeft w:val="480"/>
          <w:marRight w:val="0"/>
          <w:marTop w:val="0"/>
          <w:marBottom w:val="0"/>
          <w:divBdr>
            <w:top w:val="none" w:sz="0" w:space="0" w:color="auto"/>
            <w:left w:val="none" w:sz="0" w:space="0" w:color="auto"/>
            <w:bottom w:val="none" w:sz="0" w:space="0" w:color="auto"/>
            <w:right w:val="none" w:sz="0" w:space="0" w:color="auto"/>
          </w:divBdr>
        </w:div>
        <w:div w:id="798844668">
          <w:marLeft w:val="480"/>
          <w:marRight w:val="0"/>
          <w:marTop w:val="0"/>
          <w:marBottom w:val="0"/>
          <w:divBdr>
            <w:top w:val="none" w:sz="0" w:space="0" w:color="auto"/>
            <w:left w:val="none" w:sz="0" w:space="0" w:color="auto"/>
            <w:bottom w:val="none" w:sz="0" w:space="0" w:color="auto"/>
            <w:right w:val="none" w:sz="0" w:space="0" w:color="auto"/>
          </w:divBdr>
        </w:div>
        <w:div w:id="812213087">
          <w:marLeft w:val="480"/>
          <w:marRight w:val="0"/>
          <w:marTop w:val="0"/>
          <w:marBottom w:val="0"/>
          <w:divBdr>
            <w:top w:val="none" w:sz="0" w:space="0" w:color="auto"/>
            <w:left w:val="none" w:sz="0" w:space="0" w:color="auto"/>
            <w:bottom w:val="none" w:sz="0" w:space="0" w:color="auto"/>
            <w:right w:val="none" w:sz="0" w:space="0" w:color="auto"/>
          </w:divBdr>
        </w:div>
        <w:div w:id="821625609">
          <w:marLeft w:val="480"/>
          <w:marRight w:val="0"/>
          <w:marTop w:val="0"/>
          <w:marBottom w:val="0"/>
          <w:divBdr>
            <w:top w:val="none" w:sz="0" w:space="0" w:color="auto"/>
            <w:left w:val="none" w:sz="0" w:space="0" w:color="auto"/>
            <w:bottom w:val="none" w:sz="0" w:space="0" w:color="auto"/>
            <w:right w:val="none" w:sz="0" w:space="0" w:color="auto"/>
          </w:divBdr>
        </w:div>
        <w:div w:id="836649928">
          <w:marLeft w:val="480"/>
          <w:marRight w:val="0"/>
          <w:marTop w:val="0"/>
          <w:marBottom w:val="0"/>
          <w:divBdr>
            <w:top w:val="none" w:sz="0" w:space="0" w:color="auto"/>
            <w:left w:val="none" w:sz="0" w:space="0" w:color="auto"/>
            <w:bottom w:val="none" w:sz="0" w:space="0" w:color="auto"/>
            <w:right w:val="none" w:sz="0" w:space="0" w:color="auto"/>
          </w:divBdr>
        </w:div>
        <w:div w:id="857622529">
          <w:marLeft w:val="480"/>
          <w:marRight w:val="0"/>
          <w:marTop w:val="0"/>
          <w:marBottom w:val="0"/>
          <w:divBdr>
            <w:top w:val="none" w:sz="0" w:space="0" w:color="auto"/>
            <w:left w:val="none" w:sz="0" w:space="0" w:color="auto"/>
            <w:bottom w:val="none" w:sz="0" w:space="0" w:color="auto"/>
            <w:right w:val="none" w:sz="0" w:space="0" w:color="auto"/>
          </w:divBdr>
        </w:div>
        <w:div w:id="878203531">
          <w:marLeft w:val="480"/>
          <w:marRight w:val="0"/>
          <w:marTop w:val="0"/>
          <w:marBottom w:val="0"/>
          <w:divBdr>
            <w:top w:val="none" w:sz="0" w:space="0" w:color="auto"/>
            <w:left w:val="none" w:sz="0" w:space="0" w:color="auto"/>
            <w:bottom w:val="none" w:sz="0" w:space="0" w:color="auto"/>
            <w:right w:val="none" w:sz="0" w:space="0" w:color="auto"/>
          </w:divBdr>
        </w:div>
        <w:div w:id="886837584">
          <w:marLeft w:val="480"/>
          <w:marRight w:val="0"/>
          <w:marTop w:val="0"/>
          <w:marBottom w:val="0"/>
          <w:divBdr>
            <w:top w:val="none" w:sz="0" w:space="0" w:color="auto"/>
            <w:left w:val="none" w:sz="0" w:space="0" w:color="auto"/>
            <w:bottom w:val="none" w:sz="0" w:space="0" w:color="auto"/>
            <w:right w:val="none" w:sz="0" w:space="0" w:color="auto"/>
          </w:divBdr>
        </w:div>
        <w:div w:id="894002897">
          <w:marLeft w:val="480"/>
          <w:marRight w:val="0"/>
          <w:marTop w:val="0"/>
          <w:marBottom w:val="0"/>
          <w:divBdr>
            <w:top w:val="none" w:sz="0" w:space="0" w:color="auto"/>
            <w:left w:val="none" w:sz="0" w:space="0" w:color="auto"/>
            <w:bottom w:val="none" w:sz="0" w:space="0" w:color="auto"/>
            <w:right w:val="none" w:sz="0" w:space="0" w:color="auto"/>
          </w:divBdr>
        </w:div>
        <w:div w:id="954096008">
          <w:marLeft w:val="480"/>
          <w:marRight w:val="0"/>
          <w:marTop w:val="0"/>
          <w:marBottom w:val="0"/>
          <w:divBdr>
            <w:top w:val="none" w:sz="0" w:space="0" w:color="auto"/>
            <w:left w:val="none" w:sz="0" w:space="0" w:color="auto"/>
            <w:bottom w:val="none" w:sz="0" w:space="0" w:color="auto"/>
            <w:right w:val="none" w:sz="0" w:space="0" w:color="auto"/>
          </w:divBdr>
        </w:div>
        <w:div w:id="990407968">
          <w:marLeft w:val="480"/>
          <w:marRight w:val="0"/>
          <w:marTop w:val="0"/>
          <w:marBottom w:val="0"/>
          <w:divBdr>
            <w:top w:val="none" w:sz="0" w:space="0" w:color="auto"/>
            <w:left w:val="none" w:sz="0" w:space="0" w:color="auto"/>
            <w:bottom w:val="none" w:sz="0" w:space="0" w:color="auto"/>
            <w:right w:val="none" w:sz="0" w:space="0" w:color="auto"/>
          </w:divBdr>
        </w:div>
        <w:div w:id="1025981584">
          <w:marLeft w:val="480"/>
          <w:marRight w:val="0"/>
          <w:marTop w:val="0"/>
          <w:marBottom w:val="0"/>
          <w:divBdr>
            <w:top w:val="none" w:sz="0" w:space="0" w:color="auto"/>
            <w:left w:val="none" w:sz="0" w:space="0" w:color="auto"/>
            <w:bottom w:val="none" w:sz="0" w:space="0" w:color="auto"/>
            <w:right w:val="none" w:sz="0" w:space="0" w:color="auto"/>
          </w:divBdr>
        </w:div>
        <w:div w:id="1055473063">
          <w:marLeft w:val="480"/>
          <w:marRight w:val="0"/>
          <w:marTop w:val="0"/>
          <w:marBottom w:val="0"/>
          <w:divBdr>
            <w:top w:val="none" w:sz="0" w:space="0" w:color="auto"/>
            <w:left w:val="none" w:sz="0" w:space="0" w:color="auto"/>
            <w:bottom w:val="none" w:sz="0" w:space="0" w:color="auto"/>
            <w:right w:val="none" w:sz="0" w:space="0" w:color="auto"/>
          </w:divBdr>
        </w:div>
        <w:div w:id="1080492990">
          <w:marLeft w:val="480"/>
          <w:marRight w:val="0"/>
          <w:marTop w:val="0"/>
          <w:marBottom w:val="0"/>
          <w:divBdr>
            <w:top w:val="none" w:sz="0" w:space="0" w:color="auto"/>
            <w:left w:val="none" w:sz="0" w:space="0" w:color="auto"/>
            <w:bottom w:val="none" w:sz="0" w:space="0" w:color="auto"/>
            <w:right w:val="none" w:sz="0" w:space="0" w:color="auto"/>
          </w:divBdr>
        </w:div>
        <w:div w:id="1120808060">
          <w:marLeft w:val="480"/>
          <w:marRight w:val="0"/>
          <w:marTop w:val="0"/>
          <w:marBottom w:val="0"/>
          <w:divBdr>
            <w:top w:val="none" w:sz="0" w:space="0" w:color="auto"/>
            <w:left w:val="none" w:sz="0" w:space="0" w:color="auto"/>
            <w:bottom w:val="none" w:sz="0" w:space="0" w:color="auto"/>
            <w:right w:val="none" w:sz="0" w:space="0" w:color="auto"/>
          </w:divBdr>
        </w:div>
        <w:div w:id="1135101551">
          <w:marLeft w:val="480"/>
          <w:marRight w:val="0"/>
          <w:marTop w:val="0"/>
          <w:marBottom w:val="0"/>
          <w:divBdr>
            <w:top w:val="none" w:sz="0" w:space="0" w:color="auto"/>
            <w:left w:val="none" w:sz="0" w:space="0" w:color="auto"/>
            <w:bottom w:val="none" w:sz="0" w:space="0" w:color="auto"/>
            <w:right w:val="none" w:sz="0" w:space="0" w:color="auto"/>
          </w:divBdr>
        </w:div>
        <w:div w:id="1147430648">
          <w:marLeft w:val="480"/>
          <w:marRight w:val="0"/>
          <w:marTop w:val="0"/>
          <w:marBottom w:val="0"/>
          <w:divBdr>
            <w:top w:val="none" w:sz="0" w:space="0" w:color="auto"/>
            <w:left w:val="none" w:sz="0" w:space="0" w:color="auto"/>
            <w:bottom w:val="none" w:sz="0" w:space="0" w:color="auto"/>
            <w:right w:val="none" w:sz="0" w:space="0" w:color="auto"/>
          </w:divBdr>
        </w:div>
        <w:div w:id="1191409470">
          <w:marLeft w:val="480"/>
          <w:marRight w:val="0"/>
          <w:marTop w:val="0"/>
          <w:marBottom w:val="0"/>
          <w:divBdr>
            <w:top w:val="none" w:sz="0" w:space="0" w:color="auto"/>
            <w:left w:val="none" w:sz="0" w:space="0" w:color="auto"/>
            <w:bottom w:val="none" w:sz="0" w:space="0" w:color="auto"/>
            <w:right w:val="none" w:sz="0" w:space="0" w:color="auto"/>
          </w:divBdr>
        </w:div>
        <w:div w:id="1240093650">
          <w:marLeft w:val="480"/>
          <w:marRight w:val="0"/>
          <w:marTop w:val="0"/>
          <w:marBottom w:val="0"/>
          <w:divBdr>
            <w:top w:val="none" w:sz="0" w:space="0" w:color="auto"/>
            <w:left w:val="none" w:sz="0" w:space="0" w:color="auto"/>
            <w:bottom w:val="none" w:sz="0" w:space="0" w:color="auto"/>
            <w:right w:val="none" w:sz="0" w:space="0" w:color="auto"/>
          </w:divBdr>
        </w:div>
        <w:div w:id="1291940341">
          <w:marLeft w:val="480"/>
          <w:marRight w:val="0"/>
          <w:marTop w:val="0"/>
          <w:marBottom w:val="0"/>
          <w:divBdr>
            <w:top w:val="none" w:sz="0" w:space="0" w:color="auto"/>
            <w:left w:val="none" w:sz="0" w:space="0" w:color="auto"/>
            <w:bottom w:val="none" w:sz="0" w:space="0" w:color="auto"/>
            <w:right w:val="none" w:sz="0" w:space="0" w:color="auto"/>
          </w:divBdr>
        </w:div>
        <w:div w:id="1296369061">
          <w:marLeft w:val="480"/>
          <w:marRight w:val="0"/>
          <w:marTop w:val="0"/>
          <w:marBottom w:val="0"/>
          <w:divBdr>
            <w:top w:val="none" w:sz="0" w:space="0" w:color="auto"/>
            <w:left w:val="none" w:sz="0" w:space="0" w:color="auto"/>
            <w:bottom w:val="none" w:sz="0" w:space="0" w:color="auto"/>
            <w:right w:val="none" w:sz="0" w:space="0" w:color="auto"/>
          </w:divBdr>
        </w:div>
        <w:div w:id="1316912482">
          <w:marLeft w:val="480"/>
          <w:marRight w:val="0"/>
          <w:marTop w:val="0"/>
          <w:marBottom w:val="0"/>
          <w:divBdr>
            <w:top w:val="none" w:sz="0" w:space="0" w:color="auto"/>
            <w:left w:val="none" w:sz="0" w:space="0" w:color="auto"/>
            <w:bottom w:val="none" w:sz="0" w:space="0" w:color="auto"/>
            <w:right w:val="none" w:sz="0" w:space="0" w:color="auto"/>
          </w:divBdr>
        </w:div>
        <w:div w:id="1335645475">
          <w:marLeft w:val="480"/>
          <w:marRight w:val="0"/>
          <w:marTop w:val="0"/>
          <w:marBottom w:val="0"/>
          <w:divBdr>
            <w:top w:val="none" w:sz="0" w:space="0" w:color="auto"/>
            <w:left w:val="none" w:sz="0" w:space="0" w:color="auto"/>
            <w:bottom w:val="none" w:sz="0" w:space="0" w:color="auto"/>
            <w:right w:val="none" w:sz="0" w:space="0" w:color="auto"/>
          </w:divBdr>
        </w:div>
        <w:div w:id="1430464941">
          <w:marLeft w:val="480"/>
          <w:marRight w:val="0"/>
          <w:marTop w:val="0"/>
          <w:marBottom w:val="0"/>
          <w:divBdr>
            <w:top w:val="none" w:sz="0" w:space="0" w:color="auto"/>
            <w:left w:val="none" w:sz="0" w:space="0" w:color="auto"/>
            <w:bottom w:val="none" w:sz="0" w:space="0" w:color="auto"/>
            <w:right w:val="none" w:sz="0" w:space="0" w:color="auto"/>
          </w:divBdr>
        </w:div>
        <w:div w:id="1462457980">
          <w:marLeft w:val="480"/>
          <w:marRight w:val="0"/>
          <w:marTop w:val="0"/>
          <w:marBottom w:val="0"/>
          <w:divBdr>
            <w:top w:val="none" w:sz="0" w:space="0" w:color="auto"/>
            <w:left w:val="none" w:sz="0" w:space="0" w:color="auto"/>
            <w:bottom w:val="none" w:sz="0" w:space="0" w:color="auto"/>
            <w:right w:val="none" w:sz="0" w:space="0" w:color="auto"/>
          </w:divBdr>
        </w:div>
        <w:div w:id="1474177250">
          <w:marLeft w:val="480"/>
          <w:marRight w:val="0"/>
          <w:marTop w:val="0"/>
          <w:marBottom w:val="0"/>
          <w:divBdr>
            <w:top w:val="none" w:sz="0" w:space="0" w:color="auto"/>
            <w:left w:val="none" w:sz="0" w:space="0" w:color="auto"/>
            <w:bottom w:val="none" w:sz="0" w:space="0" w:color="auto"/>
            <w:right w:val="none" w:sz="0" w:space="0" w:color="auto"/>
          </w:divBdr>
        </w:div>
        <w:div w:id="1474983019">
          <w:marLeft w:val="480"/>
          <w:marRight w:val="0"/>
          <w:marTop w:val="0"/>
          <w:marBottom w:val="0"/>
          <w:divBdr>
            <w:top w:val="none" w:sz="0" w:space="0" w:color="auto"/>
            <w:left w:val="none" w:sz="0" w:space="0" w:color="auto"/>
            <w:bottom w:val="none" w:sz="0" w:space="0" w:color="auto"/>
            <w:right w:val="none" w:sz="0" w:space="0" w:color="auto"/>
          </w:divBdr>
        </w:div>
        <w:div w:id="1644580628">
          <w:marLeft w:val="480"/>
          <w:marRight w:val="0"/>
          <w:marTop w:val="0"/>
          <w:marBottom w:val="0"/>
          <w:divBdr>
            <w:top w:val="none" w:sz="0" w:space="0" w:color="auto"/>
            <w:left w:val="none" w:sz="0" w:space="0" w:color="auto"/>
            <w:bottom w:val="none" w:sz="0" w:space="0" w:color="auto"/>
            <w:right w:val="none" w:sz="0" w:space="0" w:color="auto"/>
          </w:divBdr>
        </w:div>
        <w:div w:id="1653634017">
          <w:marLeft w:val="480"/>
          <w:marRight w:val="0"/>
          <w:marTop w:val="0"/>
          <w:marBottom w:val="0"/>
          <w:divBdr>
            <w:top w:val="none" w:sz="0" w:space="0" w:color="auto"/>
            <w:left w:val="none" w:sz="0" w:space="0" w:color="auto"/>
            <w:bottom w:val="none" w:sz="0" w:space="0" w:color="auto"/>
            <w:right w:val="none" w:sz="0" w:space="0" w:color="auto"/>
          </w:divBdr>
        </w:div>
        <w:div w:id="1673874728">
          <w:marLeft w:val="480"/>
          <w:marRight w:val="0"/>
          <w:marTop w:val="0"/>
          <w:marBottom w:val="0"/>
          <w:divBdr>
            <w:top w:val="none" w:sz="0" w:space="0" w:color="auto"/>
            <w:left w:val="none" w:sz="0" w:space="0" w:color="auto"/>
            <w:bottom w:val="none" w:sz="0" w:space="0" w:color="auto"/>
            <w:right w:val="none" w:sz="0" w:space="0" w:color="auto"/>
          </w:divBdr>
        </w:div>
        <w:div w:id="1698119896">
          <w:marLeft w:val="480"/>
          <w:marRight w:val="0"/>
          <w:marTop w:val="0"/>
          <w:marBottom w:val="0"/>
          <w:divBdr>
            <w:top w:val="none" w:sz="0" w:space="0" w:color="auto"/>
            <w:left w:val="none" w:sz="0" w:space="0" w:color="auto"/>
            <w:bottom w:val="none" w:sz="0" w:space="0" w:color="auto"/>
            <w:right w:val="none" w:sz="0" w:space="0" w:color="auto"/>
          </w:divBdr>
        </w:div>
        <w:div w:id="1707288560">
          <w:marLeft w:val="480"/>
          <w:marRight w:val="0"/>
          <w:marTop w:val="0"/>
          <w:marBottom w:val="0"/>
          <w:divBdr>
            <w:top w:val="none" w:sz="0" w:space="0" w:color="auto"/>
            <w:left w:val="none" w:sz="0" w:space="0" w:color="auto"/>
            <w:bottom w:val="none" w:sz="0" w:space="0" w:color="auto"/>
            <w:right w:val="none" w:sz="0" w:space="0" w:color="auto"/>
          </w:divBdr>
        </w:div>
        <w:div w:id="1721586419">
          <w:marLeft w:val="480"/>
          <w:marRight w:val="0"/>
          <w:marTop w:val="0"/>
          <w:marBottom w:val="0"/>
          <w:divBdr>
            <w:top w:val="none" w:sz="0" w:space="0" w:color="auto"/>
            <w:left w:val="none" w:sz="0" w:space="0" w:color="auto"/>
            <w:bottom w:val="none" w:sz="0" w:space="0" w:color="auto"/>
            <w:right w:val="none" w:sz="0" w:space="0" w:color="auto"/>
          </w:divBdr>
        </w:div>
        <w:div w:id="1737706148">
          <w:marLeft w:val="480"/>
          <w:marRight w:val="0"/>
          <w:marTop w:val="0"/>
          <w:marBottom w:val="0"/>
          <w:divBdr>
            <w:top w:val="none" w:sz="0" w:space="0" w:color="auto"/>
            <w:left w:val="none" w:sz="0" w:space="0" w:color="auto"/>
            <w:bottom w:val="none" w:sz="0" w:space="0" w:color="auto"/>
            <w:right w:val="none" w:sz="0" w:space="0" w:color="auto"/>
          </w:divBdr>
        </w:div>
        <w:div w:id="1758790900">
          <w:marLeft w:val="480"/>
          <w:marRight w:val="0"/>
          <w:marTop w:val="0"/>
          <w:marBottom w:val="0"/>
          <w:divBdr>
            <w:top w:val="none" w:sz="0" w:space="0" w:color="auto"/>
            <w:left w:val="none" w:sz="0" w:space="0" w:color="auto"/>
            <w:bottom w:val="none" w:sz="0" w:space="0" w:color="auto"/>
            <w:right w:val="none" w:sz="0" w:space="0" w:color="auto"/>
          </w:divBdr>
        </w:div>
        <w:div w:id="1762068471">
          <w:marLeft w:val="480"/>
          <w:marRight w:val="0"/>
          <w:marTop w:val="0"/>
          <w:marBottom w:val="0"/>
          <w:divBdr>
            <w:top w:val="none" w:sz="0" w:space="0" w:color="auto"/>
            <w:left w:val="none" w:sz="0" w:space="0" w:color="auto"/>
            <w:bottom w:val="none" w:sz="0" w:space="0" w:color="auto"/>
            <w:right w:val="none" w:sz="0" w:space="0" w:color="auto"/>
          </w:divBdr>
        </w:div>
        <w:div w:id="1764955648">
          <w:marLeft w:val="480"/>
          <w:marRight w:val="0"/>
          <w:marTop w:val="0"/>
          <w:marBottom w:val="0"/>
          <w:divBdr>
            <w:top w:val="none" w:sz="0" w:space="0" w:color="auto"/>
            <w:left w:val="none" w:sz="0" w:space="0" w:color="auto"/>
            <w:bottom w:val="none" w:sz="0" w:space="0" w:color="auto"/>
            <w:right w:val="none" w:sz="0" w:space="0" w:color="auto"/>
          </w:divBdr>
        </w:div>
        <w:div w:id="1778256388">
          <w:marLeft w:val="480"/>
          <w:marRight w:val="0"/>
          <w:marTop w:val="0"/>
          <w:marBottom w:val="0"/>
          <w:divBdr>
            <w:top w:val="none" w:sz="0" w:space="0" w:color="auto"/>
            <w:left w:val="none" w:sz="0" w:space="0" w:color="auto"/>
            <w:bottom w:val="none" w:sz="0" w:space="0" w:color="auto"/>
            <w:right w:val="none" w:sz="0" w:space="0" w:color="auto"/>
          </w:divBdr>
        </w:div>
        <w:div w:id="1792818509">
          <w:marLeft w:val="480"/>
          <w:marRight w:val="0"/>
          <w:marTop w:val="0"/>
          <w:marBottom w:val="0"/>
          <w:divBdr>
            <w:top w:val="none" w:sz="0" w:space="0" w:color="auto"/>
            <w:left w:val="none" w:sz="0" w:space="0" w:color="auto"/>
            <w:bottom w:val="none" w:sz="0" w:space="0" w:color="auto"/>
            <w:right w:val="none" w:sz="0" w:space="0" w:color="auto"/>
          </w:divBdr>
        </w:div>
        <w:div w:id="1825197135">
          <w:marLeft w:val="480"/>
          <w:marRight w:val="0"/>
          <w:marTop w:val="0"/>
          <w:marBottom w:val="0"/>
          <w:divBdr>
            <w:top w:val="none" w:sz="0" w:space="0" w:color="auto"/>
            <w:left w:val="none" w:sz="0" w:space="0" w:color="auto"/>
            <w:bottom w:val="none" w:sz="0" w:space="0" w:color="auto"/>
            <w:right w:val="none" w:sz="0" w:space="0" w:color="auto"/>
          </w:divBdr>
        </w:div>
        <w:div w:id="1842501447">
          <w:marLeft w:val="480"/>
          <w:marRight w:val="0"/>
          <w:marTop w:val="0"/>
          <w:marBottom w:val="0"/>
          <w:divBdr>
            <w:top w:val="none" w:sz="0" w:space="0" w:color="auto"/>
            <w:left w:val="none" w:sz="0" w:space="0" w:color="auto"/>
            <w:bottom w:val="none" w:sz="0" w:space="0" w:color="auto"/>
            <w:right w:val="none" w:sz="0" w:space="0" w:color="auto"/>
          </w:divBdr>
        </w:div>
        <w:div w:id="1865248040">
          <w:marLeft w:val="480"/>
          <w:marRight w:val="0"/>
          <w:marTop w:val="0"/>
          <w:marBottom w:val="0"/>
          <w:divBdr>
            <w:top w:val="none" w:sz="0" w:space="0" w:color="auto"/>
            <w:left w:val="none" w:sz="0" w:space="0" w:color="auto"/>
            <w:bottom w:val="none" w:sz="0" w:space="0" w:color="auto"/>
            <w:right w:val="none" w:sz="0" w:space="0" w:color="auto"/>
          </w:divBdr>
        </w:div>
        <w:div w:id="1867787524">
          <w:marLeft w:val="480"/>
          <w:marRight w:val="0"/>
          <w:marTop w:val="0"/>
          <w:marBottom w:val="0"/>
          <w:divBdr>
            <w:top w:val="none" w:sz="0" w:space="0" w:color="auto"/>
            <w:left w:val="none" w:sz="0" w:space="0" w:color="auto"/>
            <w:bottom w:val="none" w:sz="0" w:space="0" w:color="auto"/>
            <w:right w:val="none" w:sz="0" w:space="0" w:color="auto"/>
          </w:divBdr>
        </w:div>
        <w:div w:id="1874416134">
          <w:marLeft w:val="480"/>
          <w:marRight w:val="0"/>
          <w:marTop w:val="0"/>
          <w:marBottom w:val="0"/>
          <w:divBdr>
            <w:top w:val="none" w:sz="0" w:space="0" w:color="auto"/>
            <w:left w:val="none" w:sz="0" w:space="0" w:color="auto"/>
            <w:bottom w:val="none" w:sz="0" w:space="0" w:color="auto"/>
            <w:right w:val="none" w:sz="0" w:space="0" w:color="auto"/>
          </w:divBdr>
        </w:div>
        <w:div w:id="1901553530">
          <w:marLeft w:val="480"/>
          <w:marRight w:val="0"/>
          <w:marTop w:val="0"/>
          <w:marBottom w:val="0"/>
          <w:divBdr>
            <w:top w:val="none" w:sz="0" w:space="0" w:color="auto"/>
            <w:left w:val="none" w:sz="0" w:space="0" w:color="auto"/>
            <w:bottom w:val="none" w:sz="0" w:space="0" w:color="auto"/>
            <w:right w:val="none" w:sz="0" w:space="0" w:color="auto"/>
          </w:divBdr>
        </w:div>
        <w:div w:id="1946573304">
          <w:marLeft w:val="480"/>
          <w:marRight w:val="0"/>
          <w:marTop w:val="0"/>
          <w:marBottom w:val="0"/>
          <w:divBdr>
            <w:top w:val="none" w:sz="0" w:space="0" w:color="auto"/>
            <w:left w:val="none" w:sz="0" w:space="0" w:color="auto"/>
            <w:bottom w:val="none" w:sz="0" w:space="0" w:color="auto"/>
            <w:right w:val="none" w:sz="0" w:space="0" w:color="auto"/>
          </w:divBdr>
        </w:div>
        <w:div w:id="1946577485">
          <w:marLeft w:val="480"/>
          <w:marRight w:val="0"/>
          <w:marTop w:val="0"/>
          <w:marBottom w:val="0"/>
          <w:divBdr>
            <w:top w:val="none" w:sz="0" w:space="0" w:color="auto"/>
            <w:left w:val="none" w:sz="0" w:space="0" w:color="auto"/>
            <w:bottom w:val="none" w:sz="0" w:space="0" w:color="auto"/>
            <w:right w:val="none" w:sz="0" w:space="0" w:color="auto"/>
          </w:divBdr>
        </w:div>
        <w:div w:id="2015958333">
          <w:marLeft w:val="480"/>
          <w:marRight w:val="0"/>
          <w:marTop w:val="0"/>
          <w:marBottom w:val="0"/>
          <w:divBdr>
            <w:top w:val="none" w:sz="0" w:space="0" w:color="auto"/>
            <w:left w:val="none" w:sz="0" w:space="0" w:color="auto"/>
            <w:bottom w:val="none" w:sz="0" w:space="0" w:color="auto"/>
            <w:right w:val="none" w:sz="0" w:space="0" w:color="auto"/>
          </w:divBdr>
        </w:div>
        <w:div w:id="2123069980">
          <w:marLeft w:val="480"/>
          <w:marRight w:val="0"/>
          <w:marTop w:val="0"/>
          <w:marBottom w:val="0"/>
          <w:divBdr>
            <w:top w:val="none" w:sz="0" w:space="0" w:color="auto"/>
            <w:left w:val="none" w:sz="0" w:space="0" w:color="auto"/>
            <w:bottom w:val="none" w:sz="0" w:space="0" w:color="auto"/>
            <w:right w:val="none" w:sz="0" w:space="0" w:color="auto"/>
          </w:divBdr>
        </w:div>
        <w:div w:id="2146505436">
          <w:marLeft w:val="480"/>
          <w:marRight w:val="0"/>
          <w:marTop w:val="0"/>
          <w:marBottom w:val="0"/>
          <w:divBdr>
            <w:top w:val="none" w:sz="0" w:space="0" w:color="auto"/>
            <w:left w:val="none" w:sz="0" w:space="0" w:color="auto"/>
            <w:bottom w:val="none" w:sz="0" w:space="0" w:color="auto"/>
            <w:right w:val="none" w:sz="0" w:space="0" w:color="auto"/>
          </w:divBdr>
        </w:div>
      </w:divsChild>
    </w:div>
    <w:div w:id="332951878">
      <w:marLeft w:val="640"/>
      <w:marRight w:val="0"/>
      <w:marTop w:val="0"/>
      <w:marBottom w:val="0"/>
      <w:divBdr>
        <w:top w:val="none" w:sz="0" w:space="0" w:color="auto"/>
        <w:left w:val="none" w:sz="0" w:space="0" w:color="auto"/>
        <w:bottom w:val="none" w:sz="0" w:space="0" w:color="auto"/>
        <w:right w:val="none" w:sz="0" w:space="0" w:color="auto"/>
      </w:divBdr>
    </w:div>
    <w:div w:id="334693475">
      <w:marLeft w:val="640"/>
      <w:marRight w:val="0"/>
      <w:marTop w:val="0"/>
      <w:marBottom w:val="0"/>
      <w:divBdr>
        <w:top w:val="none" w:sz="0" w:space="0" w:color="auto"/>
        <w:left w:val="none" w:sz="0" w:space="0" w:color="auto"/>
        <w:bottom w:val="none" w:sz="0" w:space="0" w:color="auto"/>
        <w:right w:val="none" w:sz="0" w:space="0" w:color="auto"/>
      </w:divBdr>
    </w:div>
    <w:div w:id="335231762">
      <w:marLeft w:val="640"/>
      <w:marRight w:val="0"/>
      <w:marTop w:val="0"/>
      <w:marBottom w:val="0"/>
      <w:divBdr>
        <w:top w:val="none" w:sz="0" w:space="0" w:color="auto"/>
        <w:left w:val="none" w:sz="0" w:space="0" w:color="auto"/>
        <w:bottom w:val="none" w:sz="0" w:space="0" w:color="auto"/>
        <w:right w:val="none" w:sz="0" w:space="0" w:color="auto"/>
      </w:divBdr>
    </w:div>
    <w:div w:id="335618223">
      <w:marLeft w:val="640"/>
      <w:marRight w:val="0"/>
      <w:marTop w:val="0"/>
      <w:marBottom w:val="0"/>
      <w:divBdr>
        <w:top w:val="none" w:sz="0" w:space="0" w:color="auto"/>
        <w:left w:val="none" w:sz="0" w:space="0" w:color="auto"/>
        <w:bottom w:val="none" w:sz="0" w:space="0" w:color="auto"/>
        <w:right w:val="none" w:sz="0" w:space="0" w:color="auto"/>
      </w:divBdr>
    </w:div>
    <w:div w:id="335690651">
      <w:bodyDiv w:val="1"/>
      <w:marLeft w:val="0"/>
      <w:marRight w:val="0"/>
      <w:marTop w:val="0"/>
      <w:marBottom w:val="0"/>
      <w:divBdr>
        <w:top w:val="none" w:sz="0" w:space="0" w:color="auto"/>
        <w:left w:val="none" w:sz="0" w:space="0" w:color="auto"/>
        <w:bottom w:val="none" w:sz="0" w:space="0" w:color="auto"/>
        <w:right w:val="none" w:sz="0" w:space="0" w:color="auto"/>
      </w:divBdr>
      <w:divsChild>
        <w:div w:id="19475490">
          <w:marLeft w:val="480"/>
          <w:marRight w:val="0"/>
          <w:marTop w:val="0"/>
          <w:marBottom w:val="0"/>
          <w:divBdr>
            <w:top w:val="none" w:sz="0" w:space="0" w:color="auto"/>
            <w:left w:val="none" w:sz="0" w:space="0" w:color="auto"/>
            <w:bottom w:val="none" w:sz="0" w:space="0" w:color="auto"/>
            <w:right w:val="none" w:sz="0" w:space="0" w:color="auto"/>
          </w:divBdr>
        </w:div>
        <w:div w:id="66465452">
          <w:marLeft w:val="480"/>
          <w:marRight w:val="0"/>
          <w:marTop w:val="0"/>
          <w:marBottom w:val="0"/>
          <w:divBdr>
            <w:top w:val="none" w:sz="0" w:space="0" w:color="auto"/>
            <w:left w:val="none" w:sz="0" w:space="0" w:color="auto"/>
            <w:bottom w:val="none" w:sz="0" w:space="0" w:color="auto"/>
            <w:right w:val="none" w:sz="0" w:space="0" w:color="auto"/>
          </w:divBdr>
        </w:div>
        <w:div w:id="123932355">
          <w:marLeft w:val="480"/>
          <w:marRight w:val="0"/>
          <w:marTop w:val="0"/>
          <w:marBottom w:val="0"/>
          <w:divBdr>
            <w:top w:val="none" w:sz="0" w:space="0" w:color="auto"/>
            <w:left w:val="none" w:sz="0" w:space="0" w:color="auto"/>
            <w:bottom w:val="none" w:sz="0" w:space="0" w:color="auto"/>
            <w:right w:val="none" w:sz="0" w:space="0" w:color="auto"/>
          </w:divBdr>
        </w:div>
        <w:div w:id="164520866">
          <w:marLeft w:val="480"/>
          <w:marRight w:val="0"/>
          <w:marTop w:val="0"/>
          <w:marBottom w:val="0"/>
          <w:divBdr>
            <w:top w:val="none" w:sz="0" w:space="0" w:color="auto"/>
            <w:left w:val="none" w:sz="0" w:space="0" w:color="auto"/>
            <w:bottom w:val="none" w:sz="0" w:space="0" w:color="auto"/>
            <w:right w:val="none" w:sz="0" w:space="0" w:color="auto"/>
          </w:divBdr>
        </w:div>
        <w:div w:id="189033504">
          <w:marLeft w:val="480"/>
          <w:marRight w:val="0"/>
          <w:marTop w:val="0"/>
          <w:marBottom w:val="0"/>
          <w:divBdr>
            <w:top w:val="none" w:sz="0" w:space="0" w:color="auto"/>
            <w:left w:val="none" w:sz="0" w:space="0" w:color="auto"/>
            <w:bottom w:val="none" w:sz="0" w:space="0" w:color="auto"/>
            <w:right w:val="none" w:sz="0" w:space="0" w:color="auto"/>
          </w:divBdr>
        </w:div>
        <w:div w:id="228733751">
          <w:marLeft w:val="480"/>
          <w:marRight w:val="0"/>
          <w:marTop w:val="0"/>
          <w:marBottom w:val="0"/>
          <w:divBdr>
            <w:top w:val="none" w:sz="0" w:space="0" w:color="auto"/>
            <w:left w:val="none" w:sz="0" w:space="0" w:color="auto"/>
            <w:bottom w:val="none" w:sz="0" w:space="0" w:color="auto"/>
            <w:right w:val="none" w:sz="0" w:space="0" w:color="auto"/>
          </w:divBdr>
        </w:div>
        <w:div w:id="276107228">
          <w:marLeft w:val="480"/>
          <w:marRight w:val="0"/>
          <w:marTop w:val="0"/>
          <w:marBottom w:val="0"/>
          <w:divBdr>
            <w:top w:val="none" w:sz="0" w:space="0" w:color="auto"/>
            <w:left w:val="none" w:sz="0" w:space="0" w:color="auto"/>
            <w:bottom w:val="none" w:sz="0" w:space="0" w:color="auto"/>
            <w:right w:val="none" w:sz="0" w:space="0" w:color="auto"/>
          </w:divBdr>
        </w:div>
        <w:div w:id="285818995">
          <w:marLeft w:val="480"/>
          <w:marRight w:val="0"/>
          <w:marTop w:val="0"/>
          <w:marBottom w:val="0"/>
          <w:divBdr>
            <w:top w:val="none" w:sz="0" w:space="0" w:color="auto"/>
            <w:left w:val="none" w:sz="0" w:space="0" w:color="auto"/>
            <w:bottom w:val="none" w:sz="0" w:space="0" w:color="auto"/>
            <w:right w:val="none" w:sz="0" w:space="0" w:color="auto"/>
          </w:divBdr>
        </w:div>
        <w:div w:id="368190858">
          <w:marLeft w:val="480"/>
          <w:marRight w:val="0"/>
          <w:marTop w:val="0"/>
          <w:marBottom w:val="0"/>
          <w:divBdr>
            <w:top w:val="none" w:sz="0" w:space="0" w:color="auto"/>
            <w:left w:val="none" w:sz="0" w:space="0" w:color="auto"/>
            <w:bottom w:val="none" w:sz="0" w:space="0" w:color="auto"/>
            <w:right w:val="none" w:sz="0" w:space="0" w:color="auto"/>
          </w:divBdr>
        </w:div>
        <w:div w:id="421341271">
          <w:marLeft w:val="480"/>
          <w:marRight w:val="0"/>
          <w:marTop w:val="0"/>
          <w:marBottom w:val="0"/>
          <w:divBdr>
            <w:top w:val="none" w:sz="0" w:space="0" w:color="auto"/>
            <w:left w:val="none" w:sz="0" w:space="0" w:color="auto"/>
            <w:bottom w:val="none" w:sz="0" w:space="0" w:color="auto"/>
            <w:right w:val="none" w:sz="0" w:space="0" w:color="auto"/>
          </w:divBdr>
        </w:div>
        <w:div w:id="465392528">
          <w:marLeft w:val="480"/>
          <w:marRight w:val="0"/>
          <w:marTop w:val="0"/>
          <w:marBottom w:val="0"/>
          <w:divBdr>
            <w:top w:val="none" w:sz="0" w:space="0" w:color="auto"/>
            <w:left w:val="none" w:sz="0" w:space="0" w:color="auto"/>
            <w:bottom w:val="none" w:sz="0" w:space="0" w:color="auto"/>
            <w:right w:val="none" w:sz="0" w:space="0" w:color="auto"/>
          </w:divBdr>
        </w:div>
        <w:div w:id="516771616">
          <w:marLeft w:val="480"/>
          <w:marRight w:val="0"/>
          <w:marTop w:val="0"/>
          <w:marBottom w:val="0"/>
          <w:divBdr>
            <w:top w:val="none" w:sz="0" w:space="0" w:color="auto"/>
            <w:left w:val="none" w:sz="0" w:space="0" w:color="auto"/>
            <w:bottom w:val="none" w:sz="0" w:space="0" w:color="auto"/>
            <w:right w:val="none" w:sz="0" w:space="0" w:color="auto"/>
          </w:divBdr>
        </w:div>
        <w:div w:id="538595069">
          <w:marLeft w:val="480"/>
          <w:marRight w:val="0"/>
          <w:marTop w:val="0"/>
          <w:marBottom w:val="0"/>
          <w:divBdr>
            <w:top w:val="none" w:sz="0" w:space="0" w:color="auto"/>
            <w:left w:val="none" w:sz="0" w:space="0" w:color="auto"/>
            <w:bottom w:val="none" w:sz="0" w:space="0" w:color="auto"/>
            <w:right w:val="none" w:sz="0" w:space="0" w:color="auto"/>
          </w:divBdr>
        </w:div>
        <w:div w:id="595945122">
          <w:marLeft w:val="480"/>
          <w:marRight w:val="0"/>
          <w:marTop w:val="0"/>
          <w:marBottom w:val="0"/>
          <w:divBdr>
            <w:top w:val="none" w:sz="0" w:space="0" w:color="auto"/>
            <w:left w:val="none" w:sz="0" w:space="0" w:color="auto"/>
            <w:bottom w:val="none" w:sz="0" w:space="0" w:color="auto"/>
            <w:right w:val="none" w:sz="0" w:space="0" w:color="auto"/>
          </w:divBdr>
        </w:div>
        <w:div w:id="601961843">
          <w:marLeft w:val="480"/>
          <w:marRight w:val="0"/>
          <w:marTop w:val="0"/>
          <w:marBottom w:val="0"/>
          <w:divBdr>
            <w:top w:val="none" w:sz="0" w:space="0" w:color="auto"/>
            <w:left w:val="none" w:sz="0" w:space="0" w:color="auto"/>
            <w:bottom w:val="none" w:sz="0" w:space="0" w:color="auto"/>
            <w:right w:val="none" w:sz="0" w:space="0" w:color="auto"/>
          </w:divBdr>
        </w:div>
        <w:div w:id="631519243">
          <w:marLeft w:val="480"/>
          <w:marRight w:val="0"/>
          <w:marTop w:val="0"/>
          <w:marBottom w:val="0"/>
          <w:divBdr>
            <w:top w:val="none" w:sz="0" w:space="0" w:color="auto"/>
            <w:left w:val="none" w:sz="0" w:space="0" w:color="auto"/>
            <w:bottom w:val="none" w:sz="0" w:space="0" w:color="auto"/>
            <w:right w:val="none" w:sz="0" w:space="0" w:color="auto"/>
          </w:divBdr>
        </w:div>
        <w:div w:id="659773828">
          <w:marLeft w:val="480"/>
          <w:marRight w:val="0"/>
          <w:marTop w:val="0"/>
          <w:marBottom w:val="0"/>
          <w:divBdr>
            <w:top w:val="none" w:sz="0" w:space="0" w:color="auto"/>
            <w:left w:val="none" w:sz="0" w:space="0" w:color="auto"/>
            <w:bottom w:val="none" w:sz="0" w:space="0" w:color="auto"/>
            <w:right w:val="none" w:sz="0" w:space="0" w:color="auto"/>
          </w:divBdr>
        </w:div>
        <w:div w:id="700714211">
          <w:marLeft w:val="480"/>
          <w:marRight w:val="0"/>
          <w:marTop w:val="0"/>
          <w:marBottom w:val="0"/>
          <w:divBdr>
            <w:top w:val="none" w:sz="0" w:space="0" w:color="auto"/>
            <w:left w:val="none" w:sz="0" w:space="0" w:color="auto"/>
            <w:bottom w:val="none" w:sz="0" w:space="0" w:color="auto"/>
            <w:right w:val="none" w:sz="0" w:space="0" w:color="auto"/>
          </w:divBdr>
        </w:div>
        <w:div w:id="767121248">
          <w:marLeft w:val="480"/>
          <w:marRight w:val="0"/>
          <w:marTop w:val="0"/>
          <w:marBottom w:val="0"/>
          <w:divBdr>
            <w:top w:val="none" w:sz="0" w:space="0" w:color="auto"/>
            <w:left w:val="none" w:sz="0" w:space="0" w:color="auto"/>
            <w:bottom w:val="none" w:sz="0" w:space="0" w:color="auto"/>
            <w:right w:val="none" w:sz="0" w:space="0" w:color="auto"/>
          </w:divBdr>
        </w:div>
        <w:div w:id="775294776">
          <w:marLeft w:val="480"/>
          <w:marRight w:val="0"/>
          <w:marTop w:val="0"/>
          <w:marBottom w:val="0"/>
          <w:divBdr>
            <w:top w:val="none" w:sz="0" w:space="0" w:color="auto"/>
            <w:left w:val="none" w:sz="0" w:space="0" w:color="auto"/>
            <w:bottom w:val="none" w:sz="0" w:space="0" w:color="auto"/>
            <w:right w:val="none" w:sz="0" w:space="0" w:color="auto"/>
          </w:divBdr>
        </w:div>
        <w:div w:id="788548044">
          <w:marLeft w:val="480"/>
          <w:marRight w:val="0"/>
          <w:marTop w:val="0"/>
          <w:marBottom w:val="0"/>
          <w:divBdr>
            <w:top w:val="none" w:sz="0" w:space="0" w:color="auto"/>
            <w:left w:val="none" w:sz="0" w:space="0" w:color="auto"/>
            <w:bottom w:val="none" w:sz="0" w:space="0" w:color="auto"/>
            <w:right w:val="none" w:sz="0" w:space="0" w:color="auto"/>
          </w:divBdr>
        </w:div>
        <w:div w:id="800270431">
          <w:marLeft w:val="480"/>
          <w:marRight w:val="0"/>
          <w:marTop w:val="0"/>
          <w:marBottom w:val="0"/>
          <w:divBdr>
            <w:top w:val="none" w:sz="0" w:space="0" w:color="auto"/>
            <w:left w:val="none" w:sz="0" w:space="0" w:color="auto"/>
            <w:bottom w:val="none" w:sz="0" w:space="0" w:color="auto"/>
            <w:right w:val="none" w:sz="0" w:space="0" w:color="auto"/>
          </w:divBdr>
        </w:div>
        <w:div w:id="878324346">
          <w:marLeft w:val="480"/>
          <w:marRight w:val="0"/>
          <w:marTop w:val="0"/>
          <w:marBottom w:val="0"/>
          <w:divBdr>
            <w:top w:val="none" w:sz="0" w:space="0" w:color="auto"/>
            <w:left w:val="none" w:sz="0" w:space="0" w:color="auto"/>
            <w:bottom w:val="none" w:sz="0" w:space="0" w:color="auto"/>
            <w:right w:val="none" w:sz="0" w:space="0" w:color="auto"/>
          </w:divBdr>
        </w:div>
        <w:div w:id="968245495">
          <w:marLeft w:val="480"/>
          <w:marRight w:val="0"/>
          <w:marTop w:val="0"/>
          <w:marBottom w:val="0"/>
          <w:divBdr>
            <w:top w:val="none" w:sz="0" w:space="0" w:color="auto"/>
            <w:left w:val="none" w:sz="0" w:space="0" w:color="auto"/>
            <w:bottom w:val="none" w:sz="0" w:space="0" w:color="auto"/>
            <w:right w:val="none" w:sz="0" w:space="0" w:color="auto"/>
          </w:divBdr>
        </w:div>
        <w:div w:id="1091775651">
          <w:marLeft w:val="480"/>
          <w:marRight w:val="0"/>
          <w:marTop w:val="0"/>
          <w:marBottom w:val="0"/>
          <w:divBdr>
            <w:top w:val="none" w:sz="0" w:space="0" w:color="auto"/>
            <w:left w:val="none" w:sz="0" w:space="0" w:color="auto"/>
            <w:bottom w:val="none" w:sz="0" w:space="0" w:color="auto"/>
            <w:right w:val="none" w:sz="0" w:space="0" w:color="auto"/>
          </w:divBdr>
        </w:div>
        <w:div w:id="1125582166">
          <w:marLeft w:val="480"/>
          <w:marRight w:val="0"/>
          <w:marTop w:val="0"/>
          <w:marBottom w:val="0"/>
          <w:divBdr>
            <w:top w:val="none" w:sz="0" w:space="0" w:color="auto"/>
            <w:left w:val="none" w:sz="0" w:space="0" w:color="auto"/>
            <w:bottom w:val="none" w:sz="0" w:space="0" w:color="auto"/>
            <w:right w:val="none" w:sz="0" w:space="0" w:color="auto"/>
          </w:divBdr>
        </w:div>
        <w:div w:id="1147086945">
          <w:marLeft w:val="480"/>
          <w:marRight w:val="0"/>
          <w:marTop w:val="0"/>
          <w:marBottom w:val="0"/>
          <w:divBdr>
            <w:top w:val="none" w:sz="0" w:space="0" w:color="auto"/>
            <w:left w:val="none" w:sz="0" w:space="0" w:color="auto"/>
            <w:bottom w:val="none" w:sz="0" w:space="0" w:color="auto"/>
            <w:right w:val="none" w:sz="0" w:space="0" w:color="auto"/>
          </w:divBdr>
        </w:div>
        <w:div w:id="1164783644">
          <w:marLeft w:val="480"/>
          <w:marRight w:val="0"/>
          <w:marTop w:val="0"/>
          <w:marBottom w:val="0"/>
          <w:divBdr>
            <w:top w:val="none" w:sz="0" w:space="0" w:color="auto"/>
            <w:left w:val="none" w:sz="0" w:space="0" w:color="auto"/>
            <w:bottom w:val="none" w:sz="0" w:space="0" w:color="auto"/>
            <w:right w:val="none" w:sz="0" w:space="0" w:color="auto"/>
          </w:divBdr>
        </w:div>
        <w:div w:id="1195575029">
          <w:marLeft w:val="480"/>
          <w:marRight w:val="0"/>
          <w:marTop w:val="0"/>
          <w:marBottom w:val="0"/>
          <w:divBdr>
            <w:top w:val="none" w:sz="0" w:space="0" w:color="auto"/>
            <w:left w:val="none" w:sz="0" w:space="0" w:color="auto"/>
            <w:bottom w:val="none" w:sz="0" w:space="0" w:color="auto"/>
            <w:right w:val="none" w:sz="0" w:space="0" w:color="auto"/>
          </w:divBdr>
        </w:div>
        <w:div w:id="1204638686">
          <w:marLeft w:val="480"/>
          <w:marRight w:val="0"/>
          <w:marTop w:val="0"/>
          <w:marBottom w:val="0"/>
          <w:divBdr>
            <w:top w:val="none" w:sz="0" w:space="0" w:color="auto"/>
            <w:left w:val="none" w:sz="0" w:space="0" w:color="auto"/>
            <w:bottom w:val="none" w:sz="0" w:space="0" w:color="auto"/>
            <w:right w:val="none" w:sz="0" w:space="0" w:color="auto"/>
          </w:divBdr>
        </w:div>
        <w:div w:id="1218325021">
          <w:marLeft w:val="480"/>
          <w:marRight w:val="0"/>
          <w:marTop w:val="0"/>
          <w:marBottom w:val="0"/>
          <w:divBdr>
            <w:top w:val="none" w:sz="0" w:space="0" w:color="auto"/>
            <w:left w:val="none" w:sz="0" w:space="0" w:color="auto"/>
            <w:bottom w:val="none" w:sz="0" w:space="0" w:color="auto"/>
            <w:right w:val="none" w:sz="0" w:space="0" w:color="auto"/>
          </w:divBdr>
        </w:div>
        <w:div w:id="1239360067">
          <w:marLeft w:val="480"/>
          <w:marRight w:val="0"/>
          <w:marTop w:val="0"/>
          <w:marBottom w:val="0"/>
          <w:divBdr>
            <w:top w:val="none" w:sz="0" w:space="0" w:color="auto"/>
            <w:left w:val="none" w:sz="0" w:space="0" w:color="auto"/>
            <w:bottom w:val="none" w:sz="0" w:space="0" w:color="auto"/>
            <w:right w:val="none" w:sz="0" w:space="0" w:color="auto"/>
          </w:divBdr>
        </w:div>
        <w:div w:id="1255477786">
          <w:marLeft w:val="480"/>
          <w:marRight w:val="0"/>
          <w:marTop w:val="0"/>
          <w:marBottom w:val="0"/>
          <w:divBdr>
            <w:top w:val="none" w:sz="0" w:space="0" w:color="auto"/>
            <w:left w:val="none" w:sz="0" w:space="0" w:color="auto"/>
            <w:bottom w:val="none" w:sz="0" w:space="0" w:color="auto"/>
            <w:right w:val="none" w:sz="0" w:space="0" w:color="auto"/>
          </w:divBdr>
        </w:div>
        <w:div w:id="1263610777">
          <w:marLeft w:val="480"/>
          <w:marRight w:val="0"/>
          <w:marTop w:val="0"/>
          <w:marBottom w:val="0"/>
          <w:divBdr>
            <w:top w:val="none" w:sz="0" w:space="0" w:color="auto"/>
            <w:left w:val="none" w:sz="0" w:space="0" w:color="auto"/>
            <w:bottom w:val="none" w:sz="0" w:space="0" w:color="auto"/>
            <w:right w:val="none" w:sz="0" w:space="0" w:color="auto"/>
          </w:divBdr>
        </w:div>
        <w:div w:id="1317805957">
          <w:marLeft w:val="480"/>
          <w:marRight w:val="0"/>
          <w:marTop w:val="0"/>
          <w:marBottom w:val="0"/>
          <w:divBdr>
            <w:top w:val="none" w:sz="0" w:space="0" w:color="auto"/>
            <w:left w:val="none" w:sz="0" w:space="0" w:color="auto"/>
            <w:bottom w:val="none" w:sz="0" w:space="0" w:color="auto"/>
            <w:right w:val="none" w:sz="0" w:space="0" w:color="auto"/>
          </w:divBdr>
        </w:div>
        <w:div w:id="1355115339">
          <w:marLeft w:val="480"/>
          <w:marRight w:val="0"/>
          <w:marTop w:val="0"/>
          <w:marBottom w:val="0"/>
          <w:divBdr>
            <w:top w:val="none" w:sz="0" w:space="0" w:color="auto"/>
            <w:left w:val="none" w:sz="0" w:space="0" w:color="auto"/>
            <w:bottom w:val="none" w:sz="0" w:space="0" w:color="auto"/>
            <w:right w:val="none" w:sz="0" w:space="0" w:color="auto"/>
          </w:divBdr>
        </w:div>
        <w:div w:id="1412775429">
          <w:marLeft w:val="480"/>
          <w:marRight w:val="0"/>
          <w:marTop w:val="0"/>
          <w:marBottom w:val="0"/>
          <w:divBdr>
            <w:top w:val="none" w:sz="0" w:space="0" w:color="auto"/>
            <w:left w:val="none" w:sz="0" w:space="0" w:color="auto"/>
            <w:bottom w:val="none" w:sz="0" w:space="0" w:color="auto"/>
            <w:right w:val="none" w:sz="0" w:space="0" w:color="auto"/>
          </w:divBdr>
        </w:div>
        <w:div w:id="1451052629">
          <w:marLeft w:val="480"/>
          <w:marRight w:val="0"/>
          <w:marTop w:val="0"/>
          <w:marBottom w:val="0"/>
          <w:divBdr>
            <w:top w:val="none" w:sz="0" w:space="0" w:color="auto"/>
            <w:left w:val="none" w:sz="0" w:space="0" w:color="auto"/>
            <w:bottom w:val="none" w:sz="0" w:space="0" w:color="auto"/>
            <w:right w:val="none" w:sz="0" w:space="0" w:color="auto"/>
          </w:divBdr>
        </w:div>
        <w:div w:id="1461724269">
          <w:marLeft w:val="480"/>
          <w:marRight w:val="0"/>
          <w:marTop w:val="0"/>
          <w:marBottom w:val="0"/>
          <w:divBdr>
            <w:top w:val="none" w:sz="0" w:space="0" w:color="auto"/>
            <w:left w:val="none" w:sz="0" w:space="0" w:color="auto"/>
            <w:bottom w:val="none" w:sz="0" w:space="0" w:color="auto"/>
            <w:right w:val="none" w:sz="0" w:space="0" w:color="auto"/>
          </w:divBdr>
        </w:div>
        <w:div w:id="1509707895">
          <w:marLeft w:val="480"/>
          <w:marRight w:val="0"/>
          <w:marTop w:val="0"/>
          <w:marBottom w:val="0"/>
          <w:divBdr>
            <w:top w:val="none" w:sz="0" w:space="0" w:color="auto"/>
            <w:left w:val="none" w:sz="0" w:space="0" w:color="auto"/>
            <w:bottom w:val="none" w:sz="0" w:space="0" w:color="auto"/>
            <w:right w:val="none" w:sz="0" w:space="0" w:color="auto"/>
          </w:divBdr>
        </w:div>
        <w:div w:id="1539321102">
          <w:marLeft w:val="480"/>
          <w:marRight w:val="0"/>
          <w:marTop w:val="0"/>
          <w:marBottom w:val="0"/>
          <w:divBdr>
            <w:top w:val="none" w:sz="0" w:space="0" w:color="auto"/>
            <w:left w:val="none" w:sz="0" w:space="0" w:color="auto"/>
            <w:bottom w:val="none" w:sz="0" w:space="0" w:color="auto"/>
            <w:right w:val="none" w:sz="0" w:space="0" w:color="auto"/>
          </w:divBdr>
        </w:div>
        <w:div w:id="1547445482">
          <w:marLeft w:val="480"/>
          <w:marRight w:val="0"/>
          <w:marTop w:val="0"/>
          <w:marBottom w:val="0"/>
          <w:divBdr>
            <w:top w:val="none" w:sz="0" w:space="0" w:color="auto"/>
            <w:left w:val="none" w:sz="0" w:space="0" w:color="auto"/>
            <w:bottom w:val="none" w:sz="0" w:space="0" w:color="auto"/>
            <w:right w:val="none" w:sz="0" w:space="0" w:color="auto"/>
          </w:divBdr>
        </w:div>
        <w:div w:id="1549491703">
          <w:marLeft w:val="480"/>
          <w:marRight w:val="0"/>
          <w:marTop w:val="0"/>
          <w:marBottom w:val="0"/>
          <w:divBdr>
            <w:top w:val="none" w:sz="0" w:space="0" w:color="auto"/>
            <w:left w:val="none" w:sz="0" w:space="0" w:color="auto"/>
            <w:bottom w:val="none" w:sz="0" w:space="0" w:color="auto"/>
            <w:right w:val="none" w:sz="0" w:space="0" w:color="auto"/>
          </w:divBdr>
        </w:div>
        <w:div w:id="1558515484">
          <w:marLeft w:val="480"/>
          <w:marRight w:val="0"/>
          <w:marTop w:val="0"/>
          <w:marBottom w:val="0"/>
          <w:divBdr>
            <w:top w:val="none" w:sz="0" w:space="0" w:color="auto"/>
            <w:left w:val="none" w:sz="0" w:space="0" w:color="auto"/>
            <w:bottom w:val="none" w:sz="0" w:space="0" w:color="auto"/>
            <w:right w:val="none" w:sz="0" w:space="0" w:color="auto"/>
          </w:divBdr>
        </w:div>
        <w:div w:id="1559196754">
          <w:marLeft w:val="480"/>
          <w:marRight w:val="0"/>
          <w:marTop w:val="0"/>
          <w:marBottom w:val="0"/>
          <w:divBdr>
            <w:top w:val="none" w:sz="0" w:space="0" w:color="auto"/>
            <w:left w:val="none" w:sz="0" w:space="0" w:color="auto"/>
            <w:bottom w:val="none" w:sz="0" w:space="0" w:color="auto"/>
            <w:right w:val="none" w:sz="0" w:space="0" w:color="auto"/>
          </w:divBdr>
        </w:div>
        <w:div w:id="1563755588">
          <w:marLeft w:val="480"/>
          <w:marRight w:val="0"/>
          <w:marTop w:val="0"/>
          <w:marBottom w:val="0"/>
          <w:divBdr>
            <w:top w:val="none" w:sz="0" w:space="0" w:color="auto"/>
            <w:left w:val="none" w:sz="0" w:space="0" w:color="auto"/>
            <w:bottom w:val="none" w:sz="0" w:space="0" w:color="auto"/>
            <w:right w:val="none" w:sz="0" w:space="0" w:color="auto"/>
          </w:divBdr>
        </w:div>
        <w:div w:id="1571453562">
          <w:marLeft w:val="480"/>
          <w:marRight w:val="0"/>
          <w:marTop w:val="0"/>
          <w:marBottom w:val="0"/>
          <w:divBdr>
            <w:top w:val="none" w:sz="0" w:space="0" w:color="auto"/>
            <w:left w:val="none" w:sz="0" w:space="0" w:color="auto"/>
            <w:bottom w:val="none" w:sz="0" w:space="0" w:color="auto"/>
            <w:right w:val="none" w:sz="0" w:space="0" w:color="auto"/>
          </w:divBdr>
        </w:div>
        <w:div w:id="1612665305">
          <w:marLeft w:val="480"/>
          <w:marRight w:val="0"/>
          <w:marTop w:val="0"/>
          <w:marBottom w:val="0"/>
          <w:divBdr>
            <w:top w:val="none" w:sz="0" w:space="0" w:color="auto"/>
            <w:left w:val="none" w:sz="0" w:space="0" w:color="auto"/>
            <w:bottom w:val="none" w:sz="0" w:space="0" w:color="auto"/>
            <w:right w:val="none" w:sz="0" w:space="0" w:color="auto"/>
          </w:divBdr>
        </w:div>
        <w:div w:id="1636369429">
          <w:marLeft w:val="480"/>
          <w:marRight w:val="0"/>
          <w:marTop w:val="0"/>
          <w:marBottom w:val="0"/>
          <w:divBdr>
            <w:top w:val="none" w:sz="0" w:space="0" w:color="auto"/>
            <w:left w:val="none" w:sz="0" w:space="0" w:color="auto"/>
            <w:bottom w:val="none" w:sz="0" w:space="0" w:color="auto"/>
            <w:right w:val="none" w:sz="0" w:space="0" w:color="auto"/>
          </w:divBdr>
        </w:div>
        <w:div w:id="1647851418">
          <w:marLeft w:val="480"/>
          <w:marRight w:val="0"/>
          <w:marTop w:val="0"/>
          <w:marBottom w:val="0"/>
          <w:divBdr>
            <w:top w:val="none" w:sz="0" w:space="0" w:color="auto"/>
            <w:left w:val="none" w:sz="0" w:space="0" w:color="auto"/>
            <w:bottom w:val="none" w:sz="0" w:space="0" w:color="auto"/>
            <w:right w:val="none" w:sz="0" w:space="0" w:color="auto"/>
          </w:divBdr>
        </w:div>
        <w:div w:id="1765758479">
          <w:marLeft w:val="480"/>
          <w:marRight w:val="0"/>
          <w:marTop w:val="0"/>
          <w:marBottom w:val="0"/>
          <w:divBdr>
            <w:top w:val="none" w:sz="0" w:space="0" w:color="auto"/>
            <w:left w:val="none" w:sz="0" w:space="0" w:color="auto"/>
            <w:bottom w:val="none" w:sz="0" w:space="0" w:color="auto"/>
            <w:right w:val="none" w:sz="0" w:space="0" w:color="auto"/>
          </w:divBdr>
        </w:div>
        <w:div w:id="1767188565">
          <w:marLeft w:val="480"/>
          <w:marRight w:val="0"/>
          <w:marTop w:val="0"/>
          <w:marBottom w:val="0"/>
          <w:divBdr>
            <w:top w:val="none" w:sz="0" w:space="0" w:color="auto"/>
            <w:left w:val="none" w:sz="0" w:space="0" w:color="auto"/>
            <w:bottom w:val="none" w:sz="0" w:space="0" w:color="auto"/>
            <w:right w:val="none" w:sz="0" w:space="0" w:color="auto"/>
          </w:divBdr>
        </w:div>
        <w:div w:id="1780838056">
          <w:marLeft w:val="480"/>
          <w:marRight w:val="0"/>
          <w:marTop w:val="0"/>
          <w:marBottom w:val="0"/>
          <w:divBdr>
            <w:top w:val="none" w:sz="0" w:space="0" w:color="auto"/>
            <w:left w:val="none" w:sz="0" w:space="0" w:color="auto"/>
            <w:bottom w:val="none" w:sz="0" w:space="0" w:color="auto"/>
            <w:right w:val="none" w:sz="0" w:space="0" w:color="auto"/>
          </w:divBdr>
        </w:div>
        <w:div w:id="1782605601">
          <w:marLeft w:val="480"/>
          <w:marRight w:val="0"/>
          <w:marTop w:val="0"/>
          <w:marBottom w:val="0"/>
          <w:divBdr>
            <w:top w:val="none" w:sz="0" w:space="0" w:color="auto"/>
            <w:left w:val="none" w:sz="0" w:space="0" w:color="auto"/>
            <w:bottom w:val="none" w:sz="0" w:space="0" w:color="auto"/>
            <w:right w:val="none" w:sz="0" w:space="0" w:color="auto"/>
          </w:divBdr>
        </w:div>
        <w:div w:id="1791896326">
          <w:marLeft w:val="480"/>
          <w:marRight w:val="0"/>
          <w:marTop w:val="0"/>
          <w:marBottom w:val="0"/>
          <w:divBdr>
            <w:top w:val="none" w:sz="0" w:space="0" w:color="auto"/>
            <w:left w:val="none" w:sz="0" w:space="0" w:color="auto"/>
            <w:bottom w:val="none" w:sz="0" w:space="0" w:color="auto"/>
            <w:right w:val="none" w:sz="0" w:space="0" w:color="auto"/>
          </w:divBdr>
        </w:div>
        <w:div w:id="1867208671">
          <w:marLeft w:val="480"/>
          <w:marRight w:val="0"/>
          <w:marTop w:val="0"/>
          <w:marBottom w:val="0"/>
          <w:divBdr>
            <w:top w:val="none" w:sz="0" w:space="0" w:color="auto"/>
            <w:left w:val="none" w:sz="0" w:space="0" w:color="auto"/>
            <w:bottom w:val="none" w:sz="0" w:space="0" w:color="auto"/>
            <w:right w:val="none" w:sz="0" w:space="0" w:color="auto"/>
          </w:divBdr>
        </w:div>
        <w:div w:id="1896971364">
          <w:marLeft w:val="480"/>
          <w:marRight w:val="0"/>
          <w:marTop w:val="0"/>
          <w:marBottom w:val="0"/>
          <w:divBdr>
            <w:top w:val="none" w:sz="0" w:space="0" w:color="auto"/>
            <w:left w:val="none" w:sz="0" w:space="0" w:color="auto"/>
            <w:bottom w:val="none" w:sz="0" w:space="0" w:color="auto"/>
            <w:right w:val="none" w:sz="0" w:space="0" w:color="auto"/>
          </w:divBdr>
        </w:div>
        <w:div w:id="1968900081">
          <w:marLeft w:val="480"/>
          <w:marRight w:val="0"/>
          <w:marTop w:val="0"/>
          <w:marBottom w:val="0"/>
          <w:divBdr>
            <w:top w:val="none" w:sz="0" w:space="0" w:color="auto"/>
            <w:left w:val="none" w:sz="0" w:space="0" w:color="auto"/>
            <w:bottom w:val="none" w:sz="0" w:space="0" w:color="auto"/>
            <w:right w:val="none" w:sz="0" w:space="0" w:color="auto"/>
          </w:divBdr>
        </w:div>
        <w:div w:id="1985231062">
          <w:marLeft w:val="480"/>
          <w:marRight w:val="0"/>
          <w:marTop w:val="0"/>
          <w:marBottom w:val="0"/>
          <w:divBdr>
            <w:top w:val="none" w:sz="0" w:space="0" w:color="auto"/>
            <w:left w:val="none" w:sz="0" w:space="0" w:color="auto"/>
            <w:bottom w:val="none" w:sz="0" w:space="0" w:color="auto"/>
            <w:right w:val="none" w:sz="0" w:space="0" w:color="auto"/>
          </w:divBdr>
        </w:div>
        <w:div w:id="2085372204">
          <w:marLeft w:val="480"/>
          <w:marRight w:val="0"/>
          <w:marTop w:val="0"/>
          <w:marBottom w:val="0"/>
          <w:divBdr>
            <w:top w:val="none" w:sz="0" w:space="0" w:color="auto"/>
            <w:left w:val="none" w:sz="0" w:space="0" w:color="auto"/>
            <w:bottom w:val="none" w:sz="0" w:space="0" w:color="auto"/>
            <w:right w:val="none" w:sz="0" w:space="0" w:color="auto"/>
          </w:divBdr>
        </w:div>
        <w:div w:id="2133790169">
          <w:marLeft w:val="480"/>
          <w:marRight w:val="0"/>
          <w:marTop w:val="0"/>
          <w:marBottom w:val="0"/>
          <w:divBdr>
            <w:top w:val="none" w:sz="0" w:space="0" w:color="auto"/>
            <w:left w:val="none" w:sz="0" w:space="0" w:color="auto"/>
            <w:bottom w:val="none" w:sz="0" w:space="0" w:color="auto"/>
            <w:right w:val="none" w:sz="0" w:space="0" w:color="auto"/>
          </w:divBdr>
        </w:div>
      </w:divsChild>
    </w:div>
    <w:div w:id="335812597">
      <w:marLeft w:val="640"/>
      <w:marRight w:val="0"/>
      <w:marTop w:val="0"/>
      <w:marBottom w:val="0"/>
      <w:divBdr>
        <w:top w:val="none" w:sz="0" w:space="0" w:color="auto"/>
        <w:left w:val="none" w:sz="0" w:space="0" w:color="auto"/>
        <w:bottom w:val="none" w:sz="0" w:space="0" w:color="auto"/>
        <w:right w:val="none" w:sz="0" w:space="0" w:color="auto"/>
      </w:divBdr>
    </w:div>
    <w:div w:id="335888524">
      <w:marLeft w:val="640"/>
      <w:marRight w:val="0"/>
      <w:marTop w:val="0"/>
      <w:marBottom w:val="0"/>
      <w:divBdr>
        <w:top w:val="none" w:sz="0" w:space="0" w:color="auto"/>
        <w:left w:val="none" w:sz="0" w:space="0" w:color="auto"/>
        <w:bottom w:val="none" w:sz="0" w:space="0" w:color="auto"/>
        <w:right w:val="none" w:sz="0" w:space="0" w:color="auto"/>
      </w:divBdr>
    </w:div>
    <w:div w:id="336269841">
      <w:marLeft w:val="640"/>
      <w:marRight w:val="0"/>
      <w:marTop w:val="0"/>
      <w:marBottom w:val="0"/>
      <w:divBdr>
        <w:top w:val="none" w:sz="0" w:space="0" w:color="auto"/>
        <w:left w:val="none" w:sz="0" w:space="0" w:color="auto"/>
        <w:bottom w:val="none" w:sz="0" w:space="0" w:color="auto"/>
        <w:right w:val="none" w:sz="0" w:space="0" w:color="auto"/>
      </w:divBdr>
    </w:div>
    <w:div w:id="336348765">
      <w:bodyDiv w:val="1"/>
      <w:marLeft w:val="0"/>
      <w:marRight w:val="0"/>
      <w:marTop w:val="0"/>
      <w:marBottom w:val="0"/>
      <w:divBdr>
        <w:top w:val="none" w:sz="0" w:space="0" w:color="auto"/>
        <w:left w:val="none" w:sz="0" w:space="0" w:color="auto"/>
        <w:bottom w:val="none" w:sz="0" w:space="0" w:color="auto"/>
        <w:right w:val="none" w:sz="0" w:space="0" w:color="auto"/>
      </w:divBdr>
    </w:div>
    <w:div w:id="337196128">
      <w:bodyDiv w:val="1"/>
      <w:marLeft w:val="0"/>
      <w:marRight w:val="0"/>
      <w:marTop w:val="0"/>
      <w:marBottom w:val="0"/>
      <w:divBdr>
        <w:top w:val="none" w:sz="0" w:space="0" w:color="auto"/>
        <w:left w:val="none" w:sz="0" w:space="0" w:color="auto"/>
        <w:bottom w:val="none" w:sz="0" w:space="0" w:color="auto"/>
        <w:right w:val="none" w:sz="0" w:space="0" w:color="auto"/>
      </w:divBdr>
    </w:div>
    <w:div w:id="337317090">
      <w:marLeft w:val="640"/>
      <w:marRight w:val="0"/>
      <w:marTop w:val="0"/>
      <w:marBottom w:val="0"/>
      <w:divBdr>
        <w:top w:val="none" w:sz="0" w:space="0" w:color="auto"/>
        <w:left w:val="none" w:sz="0" w:space="0" w:color="auto"/>
        <w:bottom w:val="none" w:sz="0" w:space="0" w:color="auto"/>
        <w:right w:val="none" w:sz="0" w:space="0" w:color="auto"/>
      </w:divBdr>
    </w:div>
    <w:div w:id="337345066">
      <w:marLeft w:val="640"/>
      <w:marRight w:val="0"/>
      <w:marTop w:val="0"/>
      <w:marBottom w:val="0"/>
      <w:divBdr>
        <w:top w:val="none" w:sz="0" w:space="0" w:color="auto"/>
        <w:left w:val="none" w:sz="0" w:space="0" w:color="auto"/>
        <w:bottom w:val="none" w:sz="0" w:space="0" w:color="auto"/>
        <w:right w:val="none" w:sz="0" w:space="0" w:color="auto"/>
      </w:divBdr>
    </w:div>
    <w:div w:id="338197865">
      <w:marLeft w:val="640"/>
      <w:marRight w:val="0"/>
      <w:marTop w:val="0"/>
      <w:marBottom w:val="0"/>
      <w:divBdr>
        <w:top w:val="none" w:sz="0" w:space="0" w:color="auto"/>
        <w:left w:val="none" w:sz="0" w:space="0" w:color="auto"/>
        <w:bottom w:val="none" w:sz="0" w:space="0" w:color="auto"/>
        <w:right w:val="none" w:sz="0" w:space="0" w:color="auto"/>
      </w:divBdr>
    </w:div>
    <w:div w:id="339048059">
      <w:marLeft w:val="640"/>
      <w:marRight w:val="0"/>
      <w:marTop w:val="0"/>
      <w:marBottom w:val="0"/>
      <w:divBdr>
        <w:top w:val="none" w:sz="0" w:space="0" w:color="auto"/>
        <w:left w:val="none" w:sz="0" w:space="0" w:color="auto"/>
        <w:bottom w:val="none" w:sz="0" w:space="0" w:color="auto"/>
        <w:right w:val="none" w:sz="0" w:space="0" w:color="auto"/>
      </w:divBdr>
    </w:div>
    <w:div w:id="339160593">
      <w:marLeft w:val="640"/>
      <w:marRight w:val="0"/>
      <w:marTop w:val="0"/>
      <w:marBottom w:val="0"/>
      <w:divBdr>
        <w:top w:val="none" w:sz="0" w:space="0" w:color="auto"/>
        <w:left w:val="none" w:sz="0" w:space="0" w:color="auto"/>
        <w:bottom w:val="none" w:sz="0" w:space="0" w:color="auto"/>
        <w:right w:val="none" w:sz="0" w:space="0" w:color="auto"/>
      </w:divBdr>
    </w:div>
    <w:div w:id="339166228">
      <w:marLeft w:val="640"/>
      <w:marRight w:val="0"/>
      <w:marTop w:val="0"/>
      <w:marBottom w:val="0"/>
      <w:divBdr>
        <w:top w:val="none" w:sz="0" w:space="0" w:color="auto"/>
        <w:left w:val="none" w:sz="0" w:space="0" w:color="auto"/>
        <w:bottom w:val="none" w:sz="0" w:space="0" w:color="auto"/>
        <w:right w:val="none" w:sz="0" w:space="0" w:color="auto"/>
      </w:divBdr>
    </w:div>
    <w:div w:id="339704731">
      <w:marLeft w:val="640"/>
      <w:marRight w:val="0"/>
      <w:marTop w:val="0"/>
      <w:marBottom w:val="0"/>
      <w:divBdr>
        <w:top w:val="none" w:sz="0" w:space="0" w:color="auto"/>
        <w:left w:val="none" w:sz="0" w:space="0" w:color="auto"/>
        <w:bottom w:val="none" w:sz="0" w:space="0" w:color="auto"/>
        <w:right w:val="none" w:sz="0" w:space="0" w:color="auto"/>
      </w:divBdr>
    </w:div>
    <w:div w:id="340203804">
      <w:marLeft w:val="640"/>
      <w:marRight w:val="0"/>
      <w:marTop w:val="0"/>
      <w:marBottom w:val="0"/>
      <w:divBdr>
        <w:top w:val="none" w:sz="0" w:space="0" w:color="auto"/>
        <w:left w:val="none" w:sz="0" w:space="0" w:color="auto"/>
        <w:bottom w:val="none" w:sz="0" w:space="0" w:color="auto"/>
        <w:right w:val="none" w:sz="0" w:space="0" w:color="auto"/>
      </w:divBdr>
    </w:div>
    <w:div w:id="341590480">
      <w:bodyDiv w:val="1"/>
      <w:marLeft w:val="0"/>
      <w:marRight w:val="0"/>
      <w:marTop w:val="0"/>
      <w:marBottom w:val="0"/>
      <w:divBdr>
        <w:top w:val="none" w:sz="0" w:space="0" w:color="auto"/>
        <w:left w:val="none" w:sz="0" w:space="0" w:color="auto"/>
        <w:bottom w:val="none" w:sz="0" w:space="0" w:color="auto"/>
        <w:right w:val="none" w:sz="0" w:space="0" w:color="auto"/>
      </w:divBdr>
    </w:div>
    <w:div w:id="341782024">
      <w:marLeft w:val="640"/>
      <w:marRight w:val="0"/>
      <w:marTop w:val="0"/>
      <w:marBottom w:val="0"/>
      <w:divBdr>
        <w:top w:val="none" w:sz="0" w:space="0" w:color="auto"/>
        <w:left w:val="none" w:sz="0" w:space="0" w:color="auto"/>
        <w:bottom w:val="none" w:sz="0" w:space="0" w:color="auto"/>
        <w:right w:val="none" w:sz="0" w:space="0" w:color="auto"/>
      </w:divBdr>
    </w:div>
    <w:div w:id="341929697">
      <w:marLeft w:val="640"/>
      <w:marRight w:val="0"/>
      <w:marTop w:val="0"/>
      <w:marBottom w:val="0"/>
      <w:divBdr>
        <w:top w:val="none" w:sz="0" w:space="0" w:color="auto"/>
        <w:left w:val="none" w:sz="0" w:space="0" w:color="auto"/>
        <w:bottom w:val="none" w:sz="0" w:space="0" w:color="auto"/>
        <w:right w:val="none" w:sz="0" w:space="0" w:color="auto"/>
      </w:divBdr>
    </w:div>
    <w:div w:id="342437259">
      <w:marLeft w:val="640"/>
      <w:marRight w:val="0"/>
      <w:marTop w:val="0"/>
      <w:marBottom w:val="0"/>
      <w:divBdr>
        <w:top w:val="none" w:sz="0" w:space="0" w:color="auto"/>
        <w:left w:val="none" w:sz="0" w:space="0" w:color="auto"/>
        <w:bottom w:val="none" w:sz="0" w:space="0" w:color="auto"/>
        <w:right w:val="none" w:sz="0" w:space="0" w:color="auto"/>
      </w:divBdr>
    </w:div>
    <w:div w:id="343820942">
      <w:marLeft w:val="640"/>
      <w:marRight w:val="0"/>
      <w:marTop w:val="0"/>
      <w:marBottom w:val="0"/>
      <w:divBdr>
        <w:top w:val="none" w:sz="0" w:space="0" w:color="auto"/>
        <w:left w:val="none" w:sz="0" w:space="0" w:color="auto"/>
        <w:bottom w:val="none" w:sz="0" w:space="0" w:color="auto"/>
        <w:right w:val="none" w:sz="0" w:space="0" w:color="auto"/>
      </w:divBdr>
    </w:div>
    <w:div w:id="344020486">
      <w:marLeft w:val="640"/>
      <w:marRight w:val="0"/>
      <w:marTop w:val="0"/>
      <w:marBottom w:val="0"/>
      <w:divBdr>
        <w:top w:val="none" w:sz="0" w:space="0" w:color="auto"/>
        <w:left w:val="none" w:sz="0" w:space="0" w:color="auto"/>
        <w:bottom w:val="none" w:sz="0" w:space="0" w:color="auto"/>
        <w:right w:val="none" w:sz="0" w:space="0" w:color="auto"/>
      </w:divBdr>
    </w:div>
    <w:div w:id="344140162">
      <w:bodyDiv w:val="1"/>
      <w:marLeft w:val="0"/>
      <w:marRight w:val="0"/>
      <w:marTop w:val="0"/>
      <w:marBottom w:val="0"/>
      <w:divBdr>
        <w:top w:val="none" w:sz="0" w:space="0" w:color="auto"/>
        <w:left w:val="none" w:sz="0" w:space="0" w:color="auto"/>
        <w:bottom w:val="none" w:sz="0" w:space="0" w:color="auto"/>
        <w:right w:val="none" w:sz="0" w:space="0" w:color="auto"/>
      </w:divBdr>
    </w:div>
    <w:div w:id="345252469">
      <w:marLeft w:val="640"/>
      <w:marRight w:val="0"/>
      <w:marTop w:val="0"/>
      <w:marBottom w:val="0"/>
      <w:divBdr>
        <w:top w:val="none" w:sz="0" w:space="0" w:color="auto"/>
        <w:left w:val="none" w:sz="0" w:space="0" w:color="auto"/>
        <w:bottom w:val="none" w:sz="0" w:space="0" w:color="auto"/>
        <w:right w:val="none" w:sz="0" w:space="0" w:color="auto"/>
      </w:divBdr>
    </w:div>
    <w:div w:id="345375964">
      <w:marLeft w:val="640"/>
      <w:marRight w:val="0"/>
      <w:marTop w:val="0"/>
      <w:marBottom w:val="0"/>
      <w:divBdr>
        <w:top w:val="none" w:sz="0" w:space="0" w:color="auto"/>
        <w:left w:val="none" w:sz="0" w:space="0" w:color="auto"/>
        <w:bottom w:val="none" w:sz="0" w:space="0" w:color="auto"/>
        <w:right w:val="none" w:sz="0" w:space="0" w:color="auto"/>
      </w:divBdr>
    </w:div>
    <w:div w:id="345519934">
      <w:bodyDiv w:val="1"/>
      <w:marLeft w:val="0"/>
      <w:marRight w:val="0"/>
      <w:marTop w:val="0"/>
      <w:marBottom w:val="0"/>
      <w:divBdr>
        <w:top w:val="none" w:sz="0" w:space="0" w:color="auto"/>
        <w:left w:val="none" w:sz="0" w:space="0" w:color="auto"/>
        <w:bottom w:val="none" w:sz="0" w:space="0" w:color="auto"/>
        <w:right w:val="none" w:sz="0" w:space="0" w:color="auto"/>
      </w:divBdr>
    </w:div>
    <w:div w:id="346254416">
      <w:marLeft w:val="640"/>
      <w:marRight w:val="0"/>
      <w:marTop w:val="0"/>
      <w:marBottom w:val="0"/>
      <w:divBdr>
        <w:top w:val="none" w:sz="0" w:space="0" w:color="auto"/>
        <w:left w:val="none" w:sz="0" w:space="0" w:color="auto"/>
        <w:bottom w:val="none" w:sz="0" w:space="0" w:color="auto"/>
        <w:right w:val="none" w:sz="0" w:space="0" w:color="auto"/>
      </w:divBdr>
    </w:div>
    <w:div w:id="346560575">
      <w:marLeft w:val="640"/>
      <w:marRight w:val="0"/>
      <w:marTop w:val="0"/>
      <w:marBottom w:val="0"/>
      <w:divBdr>
        <w:top w:val="none" w:sz="0" w:space="0" w:color="auto"/>
        <w:left w:val="none" w:sz="0" w:space="0" w:color="auto"/>
        <w:bottom w:val="none" w:sz="0" w:space="0" w:color="auto"/>
        <w:right w:val="none" w:sz="0" w:space="0" w:color="auto"/>
      </w:divBdr>
    </w:div>
    <w:div w:id="347417295">
      <w:marLeft w:val="640"/>
      <w:marRight w:val="0"/>
      <w:marTop w:val="0"/>
      <w:marBottom w:val="0"/>
      <w:divBdr>
        <w:top w:val="none" w:sz="0" w:space="0" w:color="auto"/>
        <w:left w:val="none" w:sz="0" w:space="0" w:color="auto"/>
        <w:bottom w:val="none" w:sz="0" w:space="0" w:color="auto"/>
        <w:right w:val="none" w:sz="0" w:space="0" w:color="auto"/>
      </w:divBdr>
    </w:div>
    <w:div w:id="347756499">
      <w:marLeft w:val="640"/>
      <w:marRight w:val="0"/>
      <w:marTop w:val="0"/>
      <w:marBottom w:val="0"/>
      <w:divBdr>
        <w:top w:val="none" w:sz="0" w:space="0" w:color="auto"/>
        <w:left w:val="none" w:sz="0" w:space="0" w:color="auto"/>
        <w:bottom w:val="none" w:sz="0" w:space="0" w:color="auto"/>
        <w:right w:val="none" w:sz="0" w:space="0" w:color="auto"/>
      </w:divBdr>
    </w:div>
    <w:div w:id="347827547">
      <w:marLeft w:val="640"/>
      <w:marRight w:val="0"/>
      <w:marTop w:val="0"/>
      <w:marBottom w:val="0"/>
      <w:divBdr>
        <w:top w:val="none" w:sz="0" w:space="0" w:color="auto"/>
        <w:left w:val="none" w:sz="0" w:space="0" w:color="auto"/>
        <w:bottom w:val="none" w:sz="0" w:space="0" w:color="auto"/>
        <w:right w:val="none" w:sz="0" w:space="0" w:color="auto"/>
      </w:divBdr>
    </w:div>
    <w:div w:id="348072654">
      <w:marLeft w:val="640"/>
      <w:marRight w:val="0"/>
      <w:marTop w:val="0"/>
      <w:marBottom w:val="0"/>
      <w:divBdr>
        <w:top w:val="none" w:sz="0" w:space="0" w:color="auto"/>
        <w:left w:val="none" w:sz="0" w:space="0" w:color="auto"/>
        <w:bottom w:val="none" w:sz="0" w:space="0" w:color="auto"/>
        <w:right w:val="none" w:sz="0" w:space="0" w:color="auto"/>
      </w:divBdr>
    </w:div>
    <w:div w:id="348219017">
      <w:marLeft w:val="640"/>
      <w:marRight w:val="0"/>
      <w:marTop w:val="0"/>
      <w:marBottom w:val="0"/>
      <w:divBdr>
        <w:top w:val="none" w:sz="0" w:space="0" w:color="auto"/>
        <w:left w:val="none" w:sz="0" w:space="0" w:color="auto"/>
        <w:bottom w:val="none" w:sz="0" w:space="0" w:color="auto"/>
        <w:right w:val="none" w:sz="0" w:space="0" w:color="auto"/>
      </w:divBdr>
    </w:div>
    <w:div w:id="348534602">
      <w:marLeft w:val="640"/>
      <w:marRight w:val="0"/>
      <w:marTop w:val="0"/>
      <w:marBottom w:val="0"/>
      <w:divBdr>
        <w:top w:val="none" w:sz="0" w:space="0" w:color="auto"/>
        <w:left w:val="none" w:sz="0" w:space="0" w:color="auto"/>
        <w:bottom w:val="none" w:sz="0" w:space="0" w:color="auto"/>
        <w:right w:val="none" w:sz="0" w:space="0" w:color="auto"/>
      </w:divBdr>
    </w:div>
    <w:div w:id="348652411">
      <w:marLeft w:val="640"/>
      <w:marRight w:val="0"/>
      <w:marTop w:val="0"/>
      <w:marBottom w:val="0"/>
      <w:divBdr>
        <w:top w:val="none" w:sz="0" w:space="0" w:color="auto"/>
        <w:left w:val="none" w:sz="0" w:space="0" w:color="auto"/>
        <w:bottom w:val="none" w:sz="0" w:space="0" w:color="auto"/>
        <w:right w:val="none" w:sz="0" w:space="0" w:color="auto"/>
      </w:divBdr>
    </w:div>
    <w:div w:id="349069612">
      <w:marLeft w:val="640"/>
      <w:marRight w:val="0"/>
      <w:marTop w:val="0"/>
      <w:marBottom w:val="0"/>
      <w:divBdr>
        <w:top w:val="none" w:sz="0" w:space="0" w:color="auto"/>
        <w:left w:val="none" w:sz="0" w:space="0" w:color="auto"/>
        <w:bottom w:val="none" w:sz="0" w:space="0" w:color="auto"/>
        <w:right w:val="none" w:sz="0" w:space="0" w:color="auto"/>
      </w:divBdr>
    </w:div>
    <w:div w:id="349994054">
      <w:bodyDiv w:val="1"/>
      <w:marLeft w:val="0"/>
      <w:marRight w:val="0"/>
      <w:marTop w:val="0"/>
      <w:marBottom w:val="0"/>
      <w:divBdr>
        <w:top w:val="none" w:sz="0" w:space="0" w:color="auto"/>
        <w:left w:val="none" w:sz="0" w:space="0" w:color="auto"/>
        <w:bottom w:val="none" w:sz="0" w:space="0" w:color="auto"/>
        <w:right w:val="none" w:sz="0" w:space="0" w:color="auto"/>
      </w:divBdr>
    </w:div>
    <w:div w:id="350297717">
      <w:marLeft w:val="640"/>
      <w:marRight w:val="0"/>
      <w:marTop w:val="0"/>
      <w:marBottom w:val="0"/>
      <w:divBdr>
        <w:top w:val="none" w:sz="0" w:space="0" w:color="auto"/>
        <w:left w:val="none" w:sz="0" w:space="0" w:color="auto"/>
        <w:bottom w:val="none" w:sz="0" w:space="0" w:color="auto"/>
        <w:right w:val="none" w:sz="0" w:space="0" w:color="auto"/>
      </w:divBdr>
    </w:div>
    <w:div w:id="350424858">
      <w:marLeft w:val="640"/>
      <w:marRight w:val="0"/>
      <w:marTop w:val="0"/>
      <w:marBottom w:val="0"/>
      <w:divBdr>
        <w:top w:val="none" w:sz="0" w:space="0" w:color="auto"/>
        <w:left w:val="none" w:sz="0" w:space="0" w:color="auto"/>
        <w:bottom w:val="none" w:sz="0" w:space="0" w:color="auto"/>
        <w:right w:val="none" w:sz="0" w:space="0" w:color="auto"/>
      </w:divBdr>
    </w:div>
    <w:div w:id="350647551">
      <w:marLeft w:val="640"/>
      <w:marRight w:val="0"/>
      <w:marTop w:val="0"/>
      <w:marBottom w:val="0"/>
      <w:divBdr>
        <w:top w:val="none" w:sz="0" w:space="0" w:color="auto"/>
        <w:left w:val="none" w:sz="0" w:space="0" w:color="auto"/>
        <w:bottom w:val="none" w:sz="0" w:space="0" w:color="auto"/>
        <w:right w:val="none" w:sz="0" w:space="0" w:color="auto"/>
      </w:divBdr>
    </w:div>
    <w:div w:id="351152711">
      <w:marLeft w:val="640"/>
      <w:marRight w:val="0"/>
      <w:marTop w:val="0"/>
      <w:marBottom w:val="0"/>
      <w:divBdr>
        <w:top w:val="none" w:sz="0" w:space="0" w:color="auto"/>
        <w:left w:val="none" w:sz="0" w:space="0" w:color="auto"/>
        <w:bottom w:val="none" w:sz="0" w:space="0" w:color="auto"/>
        <w:right w:val="none" w:sz="0" w:space="0" w:color="auto"/>
      </w:divBdr>
    </w:div>
    <w:div w:id="351806508">
      <w:marLeft w:val="480"/>
      <w:marRight w:val="0"/>
      <w:marTop w:val="0"/>
      <w:marBottom w:val="0"/>
      <w:divBdr>
        <w:top w:val="none" w:sz="0" w:space="0" w:color="auto"/>
        <w:left w:val="none" w:sz="0" w:space="0" w:color="auto"/>
        <w:bottom w:val="none" w:sz="0" w:space="0" w:color="auto"/>
        <w:right w:val="none" w:sz="0" w:space="0" w:color="auto"/>
      </w:divBdr>
    </w:div>
    <w:div w:id="351878562">
      <w:marLeft w:val="640"/>
      <w:marRight w:val="0"/>
      <w:marTop w:val="0"/>
      <w:marBottom w:val="0"/>
      <w:divBdr>
        <w:top w:val="none" w:sz="0" w:space="0" w:color="auto"/>
        <w:left w:val="none" w:sz="0" w:space="0" w:color="auto"/>
        <w:bottom w:val="none" w:sz="0" w:space="0" w:color="auto"/>
        <w:right w:val="none" w:sz="0" w:space="0" w:color="auto"/>
      </w:divBdr>
    </w:div>
    <w:div w:id="352146946">
      <w:marLeft w:val="640"/>
      <w:marRight w:val="0"/>
      <w:marTop w:val="0"/>
      <w:marBottom w:val="0"/>
      <w:divBdr>
        <w:top w:val="none" w:sz="0" w:space="0" w:color="auto"/>
        <w:left w:val="none" w:sz="0" w:space="0" w:color="auto"/>
        <w:bottom w:val="none" w:sz="0" w:space="0" w:color="auto"/>
        <w:right w:val="none" w:sz="0" w:space="0" w:color="auto"/>
      </w:divBdr>
    </w:div>
    <w:div w:id="352341070">
      <w:marLeft w:val="640"/>
      <w:marRight w:val="0"/>
      <w:marTop w:val="0"/>
      <w:marBottom w:val="0"/>
      <w:divBdr>
        <w:top w:val="none" w:sz="0" w:space="0" w:color="auto"/>
        <w:left w:val="none" w:sz="0" w:space="0" w:color="auto"/>
        <w:bottom w:val="none" w:sz="0" w:space="0" w:color="auto"/>
        <w:right w:val="none" w:sz="0" w:space="0" w:color="auto"/>
      </w:divBdr>
    </w:div>
    <w:div w:id="353531641">
      <w:marLeft w:val="640"/>
      <w:marRight w:val="0"/>
      <w:marTop w:val="0"/>
      <w:marBottom w:val="0"/>
      <w:divBdr>
        <w:top w:val="none" w:sz="0" w:space="0" w:color="auto"/>
        <w:left w:val="none" w:sz="0" w:space="0" w:color="auto"/>
        <w:bottom w:val="none" w:sz="0" w:space="0" w:color="auto"/>
        <w:right w:val="none" w:sz="0" w:space="0" w:color="auto"/>
      </w:divBdr>
    </w:div>
    <w:div w:id="353728955">
      <w:bodyDiv w:val="1"/>
      <w:marLeft w:val="0"/>
      <w:marRight w:val="0"/>
      <w:marTop w:val="0"/>
      <w:marBottom w:val="0"/>
      <w:divBdr>
        <w:top w:val="none" w:sz="0" w:space="0" w:color="auto"/>
        <w:left w:val="none" w:sz="0" w:space="0" w:color="auto"/>
        <w:bottom w:val="none" w:sz="0" w:space="0" w:color="auto"/>
        <w:right w:val="none" w:sz="0" w:space="0" w:color="auto"/>
      </w:divBdr>
    </w:div>
    <w:div w:id="353776596">
      <w:marLeft w:val="640"/>
      <w:marRight w:val="0"/>
      <w:marTop w:val="0"/>
      <w:marBottom w:val="0"/>
      <w:divBdr>
        <w:top w:val="none" w:sz="0" w:space="0" w:color="auto"/>
        <w:left w:val="none" w:sz="0" w:space="0" w:color="auto"/>
        <w:bottom w:val="none" w:sz="0" w:space="0" w:color="auto"/>
        <w:right w:val="none" w:sz="0" w:space="0" w:color="auto"/>
      </w:divBdr>
    </w:div>
    <w:div w:id="353852078">
      <w:marLeft w:val="640"/>
      <w:marRight w:val="0"/>
      <w:marTop w:val="0"/>
      <w:marBottom w:val="0"/>
      <w:divBdr>
        <w:top w:val="none" w:sz="0" w:space="0" w:color="auto"/>
        <w:left w:val="none" w:sz="0" w:space="0" w:color="auto"/>
        <w:bottom w:val="none" w:sz="0" w:space="0" w:color="auto"/>
        <w:right w:val="none" w:sz="0" w:space="0" w:color="auto"/>
      </w:divBdr>
    </w:div>
    <w:div w:id="354771901">
      <w:marLeft w:val="640"/>
      <w:marRight w:val="0"/>
      <w:marTop w:val="0"/>
      <w:marBottom w:val="0"/>
      <w:divBdr>
        <w:top w:val="none" w:sz="0" w:space="0" w:color="auto"/>
        <w:left w:val="none" w:sz="0" w:space="0" w:color="auto"/>
        <w:bottom w:val="none" w:sz="0" w:space="0" w:color="auto"/>
        <w:right w:val="none" w:sz="0" w:space="0" w:color="auto"/>
      </w:divBdr>
    </w:div>
    <w:div w:id="354843982">
      <w:marLeft w:val="640"/>
      <w:marRight w:val="0"/>
      <w:marTop w:val="0"/>
      <w:marBottom w:val="0"/>
      <w:divBdr>
        <w:top w:val="none" w:sz="0" w:space="0" w:color="auto"/>
        <w:left w:val="none" w:sz="0" w:space="0" w:color="auto"/>
        <w:bottom w:val="none" w:sz="0" w:space="0" w:color="auto"/>
        <w:right w:val="none" w:sz="0" w:space="0" w:color="auto"/>
      </w:divBdr>
    </w:div>
    <w:div w:id="354968523">
      <w:marLeft w:val="640"/>
      <w:marRight w:val="0"/>
      <w:marTop w:val="0"/>
      <w:marBottom w:val="0"/>
      <w:divBdr>
        <w:top w:val="none" w:sz="0" w:space="0" w:color="auto"/>
        <w:left w:val="none" w:sz="0" w:space="0" w:color="auto"/>
        <w:bottom w:val="none" w:sz="0" w:space="0" w:color="auto"/>
        <w:right w:val="none" w:sz="0" w:space="0" w:color="auto"/>
      </w:divBdr>
    </w:div>
    <w:div w:id="355035539">
      <w:marLeft w:val="640"/>
      <w:marRight w:val="0"/>
      <w:marTop w:val="0"/>
      <w:marBottom w:val="0"/>
      <w:divBdr>
        <w:top w:val="none" w:sz="0" w:space="0" w:color="auto"/>
        <w:left w:val="none" w:sz="0" w:space="0" w:color="auto"/>
        <w:bottom w:val="none" w:sz="0" w:space="0" w:color="auto"/>
        <w:right w:val="none" w:sz="0" w:space="0" w:color="auto"/>
      </w:divBdr>
    </w:div>
    <w:div w:id="355232502">
      <w:marLeft w:val="640"/>
      <w:marRight w:val="0"/>
      <w:marTop w:val="0"/>
      <w:marBottom w:val="0"/>
      <w:divBdr>
        <w:top w:val="none" w:sz="0" w:space="0" w:color="auto"/>
        <w:left w:val="none" w:sz="0" w:space="0" w:color="auto"/>
        <w:bottom w:val="none" w:sz="0" w:space="0" w:color="auto"/>
        <w:right w:val="none" w:sz="0" w:space="0" w:color="auto"/>
      </w:divBdr>
    </w:div>
    <w:div w:id="355468731">
      <w:marLeft w:val="640"/>
      <w:marRight w:val="0"/>
      <w:marTop w:val="0"/>
      <w:marBottom w:val="0"/>
      <w:divBdr>
        <w:top w:val="none" w:sz="0" w:space="0" w:color="auto"/>
        <w:left w:val="none" w:sz="0" w:space="0" w:color="auto"/>
        <w:bottom w:val="none" w:sz="0" w:space="0" w:color="auto"/>
        <w:right w:val="none" w:sz="0" w:space="0" w:color="auto"/>
      </w:divBdr>
    </w:div>
    <w:div w:id="356007688">
      <w:marLeft w:val="640"/>
      <w:marRight w:val="0"/>
      <w:marTop w:val="0"/>
      <w:marBottom w:val="0"/>
      <w:divBdr>
        <w:top w:val="none" w:sz="0" w:space="0" w:color="auto"/>
        <w:left w:val="none" w:sz="0" w:space="0" w:color="auto"/>
        <w:bottom w:val="none" w:sz="0" w:space="0" w:color="auto"/>
        <w:right w:val="none" w:sz="0" w:space="0" w:color="auto"/>
      </w:divBdr>
    </w:div>
    <w:div w:id="356079034">
      <w:bodyDiv w:val="1"/>
      <w:marLeft w:val="0"/>
      <w:marRight w:val="0"/>
      <w:marTop w:val="0"/>
      <w:marBottom w:val="0"/>
      <w:divBdr>
        <w:top w:val="none" w:sz="0" w:space="0" w:color="auto"/>
        <w:left w:val="none" w:sz="0" w:space="0" w:color="auto"/>
        <w:bottom w:val="none" w:sz="0" w:space="0" w:color="auto"/>
        <w:right w:val="none" w:sz="0" w:space="0" w:color="auto"/>
      </w:divBdr>
    </w:div>
    <w:div w:id="356779544">
      <w:marLeft w:val="640"/>
      <w:marRight w:val="0"/>
      <w:marTop w:val="0"/>
      <w:marBottom w:val="0"/>
      <w:divBdr>
        <w:top w:val="none" w:sz="0" w:space="0" w:color="auto"/>
        <w:left w:val="none" w:sz="0" w:space="0" w:color="auto"/>
        <w:bottom w:val="none" w:sz="0" w:space="0" w:color="auto"/>
        <w:right w:val="none" w:sz="0" w:space="0" w:color="auto"/>
      </w:divBdr>
    </w:div>
    <w:div w:id="356851150">
      <w:marLeft w:val="640"/>
      <w:marRight w:val="0"/>
      <w:marTop w:val="0"/>
      <w:marBottom w:val="0"/>
      <w:divBdr>
        <w:top w:val="none" w:sz="0" w:space="0" w:color="auto"/>
        <w:left w:val="none" w:sz="0" w:space="0" w:color="auto"/>
        <w:bottom w:val="none" w:sz="0" w:space="0" w:color="auto"/>
        <w:right w:val="none" w:sz="0" w:space="0" w:color="auto"/>
      </w:divBdr>
    </w:div>
    <w:div w:id="356851849">
      <w:marLeft w:val="640"/>
      <w:marRight w:val="0"/>
      <w:marTop w:val="0"/>
      <w:marBottom w:val="0"/>
      <w:divBdr>
        <w:top w:val="none" w:sz="0" w:space="0" w:color="auto"/>
        <w:left w:val="none" w:sz="0" w:space="0" w:color="auto"/>
        <w:bottom w:val="none" w:sz="0" w:space="0" w:color="auto"/>
        <w:right w:val="none" w:sz="0" w:space="0" w:color="auto"/>
      </w:divBdr>
    </w:div>
    <w:div w:id="357391989">
      <w:bodyDiv w:val="1"/>
      <w:marLeft w:val="0"/>
      <w:marRight w:val="0"/>
      <w:marTop w:val="0"/>
      <w:marBottom w:val="0"/>
      <w:divBdr>
        <w:top w:val="none" w:sz="0" w:space="0" w:color="auto"/>
        <w:left w:val="none" w:sz="0" w:space="0" w:color="auto"/>
        <w:bottom w:val="none" w:sz="0" w:space="0" w:color="auto"/>
        <w:right w:val="none" w:sz="0" w:space="0" w:color="auto"/>
      </w:divBdr>
    </w:div>
    <w:div w:id="358550942">
      <w:marLeft w:val="480"/>
      <w:marRight w:val="0"/>
      <w:marTop w:val="0"/>
      <w:marBottom w:val="0"/>
      <w:divBdr>
        <w:top w:val="none" w:sz="0" w:space="0" w:color="auto"/>
        <w:left w:val="none" w:sz="0" w:space="0" w:color="auto"/>
        <w:bottom w:val="none" w:sz="0" w:space="0" w:color="auto"/>
        <w:right w:val="none" w:sz="0" w:space="0" w:color="auto"/>
      </w:divBdr>
    </w:div>
    <w:div w:id="358623519">
      <w:marLeft w:val="640"/>
      <w:marRight w:val="0"/>
      <w:marTop w:val="0"/>
      <w:marBottom w:val="0"/>
      <w:divBdr>
        <w:top w:val="none" w:sz="0" w:space="0" w:color="auto"/>
        <w:left w:val="none" w:sz="0" w:space="0" w:color="auto"/>
        <w:bottom w:val="none" w:sz="0" w:space="0" w:color="auto"/>
        <w:right w:val="none" w:sz="0" w:space="0" w:color="auto"/>
      </w:divBdr>
    </w:div>
    <w:div w:id="358701465">
      <w:bodyDiv w:val="1"/>
      <w:marLeft w:val="0"/>
      <w:marRight w:val="0"/>
      <w:marTop w:val="0"/>
      <w:marBottom w:val="0"/>
      <w:divBdr>
        <w:top w:val="none" w:sz="0" w:space="0" w:color="auto"/>
        <w:left w:val="none" w:sz="0" w:space="0" w:color="auto"/>
        <w:bottom w:val="none" w:sz="0" w:space="0" w:color="auto"/>
        <w:right w:val="none" w:sz="0" w:space="0" w:color="auto"/>
      </w:divBdr>
    </w:div>
    <w:div w:id="358773738">
      <w:marLeft w:val="640"/>
      <w:marRight w:val="0"/>
      <w:marTop w:val="0"/>
      <w:marBottom w:val="0"/>
      <w:divBdr>
        <w:top w:val="none" w:sz="0" w:space="0" w:color="auto"/>
        <w:left w:val="none" w:sz="0" w:space="0" w:color="auto"/>
        <w:bottom w:val="none" w:sz="0" w:space="0" w:color="auto"/>
        <w:right w:val="none" w:sz="0" w:space="0" w:color="auto"/>
      </w:divBdr>
    </w:div>
    <w:div w:id="358816967">
      <w:marLeft w:val="640"/>
      <w:marRight w:val="0"/>
      <w:marTop w:val="0"/>
      <w:marBottom w:val="0"/>
      <w:divBdr>
        <w:top w:val="none" w:sz="0" w:space="0" w:color="auto"/>
        <w:left w:val="none" w:sz="0" w:space="0" w:color="auto"/>
        <w:bottom w:val="none" w:sz="0" w:space="0" w:color="auto"/>
        <w:right w:val="none" w:sz="0" w:space="0" w:color="auto"/>
      </w:divBdr>
    </w:div>
    <w:div w:id="358894450">
      <w:bodyDiv w:val="1"/>
      <w:marLeft w:val="0"/>
      <w:marRight w:val="0"/>
      <w:marTop w:val="0"/>
      <w:marBottom w:val="0"/>
      <w:divBdr>
        <w:top w:val="none" w:sz="0" w:space="0" w:color="auto"/>
        <w:left w:val="none" w:sz="0" w:space="0" w:color="auto"/>
        <w:bottom w:val="none" w:sz="0" w:space="0" w:color="auto"/>
        <w:right w:val="none" w:sz="0" w:space="0" w:color="auto"/>
      </w:divBdr>
    </w:div>
    <w:div w:id="358896400">
      <w:marLeft w:val="640"/>
      <w:marRight w:val="0"/>
      <w:marTop w:val="0"/>
      <w:marBottom w:val="0"/>
      <w:divBdr>
        <w:top w:val="none" w:sz="0" w:space="0" w:color="auto"/>
        <w:left w:val="none" w:sz="0" w:space="0" w:color="auto"/>
        <w:bottom w:val="none" w:sz="0" w:space="0" w:color="auto"/>
        <w:right w:val="none" w:sz="0" w:space="0" w:color="auto"/>
      </w:divBdr>
    </w:div>
    <w:div w:id="359018024">
      <w:marLeft w:val="640"/>
      <w:marRight w:val="0"/>
      <w:marTop w:val="0"/>
      <w:marBottom w:val="0"/>
      <w:divBdr>
        <w:top w:val="none" w:sz="0" w:space="0" w:color="auto"/>
        <w:left w:val="none" w:sz="0" w:space="0" w:color="auto"/>
        <w:bottom w:val="none" w:sz="0" w:space="0" w:color="auto"/>
        <w:right w:val="none" w:sz="0" w:space="0" w:color="auto"/>
      </w:divBdr>
    </w:div>
    <w:div w:id="359280465">
      <w:bodyDiv w:val="1"/>
      <w:marLeft w:val="0"/>
      <w:marRight w:val="0"/>
      <w:marTop w:val="0"/>
      <w:marBottom w:val="0"/>
      <w:divBdr>
        <w:top w:val="none" w:sz="0" w:space="0" w:color="auto"/>
        <w:left w:val="none" w:sz="0" w:space="0" w:color="auto"/>
        <w:bottom w:val="none" w:sz="0" w:space="0" w:color="auto"/>
        <w:right w:val="none" w:sz="0" w:space="0" w:color="auto"/>
      </w:divBdr>
    </w:div>
    <w:div w:id="360127835">
      <w:marLeft w:val="480"/>
      <w:marRight w:val="0"/>
      <w:marTop w:val="0"/>
      <w:marBottom w:val="0"/>
      <w:divBdr>
        <w:top w:val="none" w:sz="0" w:space="0" w:color="auto"/>
        <w:left w:val="none" w:sz="0" w:space="0" w:color="auto"/>
        <w:bottom w:val="none" w:sz="0" w:space="0" w:color="auto"/>
        <w:right w:val="none" w:sz="0" w:space="0" w:color="auto"/>
      </w:divBdr>
    </w:div>
    <w:div w:id="360135552">
      <w:marLeft w:val="640"/>
      <w:marRight w:val="0"/>
      <w:marTop w:val="0"/>
      <w:marBottom w:val="0"/>
      <w:divBdr>
        <w:top w:val="none" w:sz="0" w:space="0" w:color="auto"/>
        <w:left w:val="none" w:sz="0" w:space="0" w:color="auto"/>
        <w:bottom w:val="none" w:sz="0" w:space="0" w:color="auto"/>
        <w:right w:val="none" w:sz="0" w:space="0" w:color="auto"/>
      </w:divBdr>
    </w:div>
    <w:div w:id="360397997">
      <w:bodyDiv w:val="1"/>
      <w:marLeft w:val="0"/>
      <w:marRight w:val="0"/>
      <w:marTop w:val="0"/>
      <w:marBottom w:val="0"/>
      <w:divBdr>
        <w:top w:val="none" w:sz="0" w:space="0" w:color="auto"/>
        <w:left w:val="none" w:sz="0" w:space="0" w:color="auto"/>
        <w:bottom w:val="none" w:sz="0" w:space="0" w:color="auto"/>
        <w:right w:val="none" w:sz="0" w:space="0" w:color="auto"/>
      </w:divBdr>
    </w:div>
    <w:div w:id="361057235">
      <w:marLeft w:val="640"/>
      <w:marRight w:val="0"/>
      <w:marTop w:val="0"/>
      <w:marBottom w:val="0"/>
      <w:divBdr>
        <w:top w:val="none" w:sz="0" w:space="0" w:color="auto"/>
        <w:left w:val="none" w:sz="0" w:space="0" w:color="auto"/>
        <w:bottom w:val="none" w:sz="0" w:space="0" w:color="auto"/>
        <w:right w:val="none" w:sz="0" w:space="0" w:color="auto"/>
      </w:divBdr>
    </w:div>
    <w:div w:id="361443506">
      <w:marLeft w:val="640"/>
      <w:marRight w:val="0"/>
      <w:marTop w:val="0"/>
      <w:marBottom w:val="0"/>
      <w:divBdr>
        <w:top w:val="none" w:sz="0" w:space="0" w:color="auto"/>
        <w:left w:val="none" w:sz="0" w:space="0" w:color="auto"/>
        <w:bottom w:val="none" w:sz="0" w:space="0" w:color="auto"/>
        <w:right w:val="none" w:sz="0" w:space="0" w:color="auto"/>
      </w:divBdr>
    </w:div>
    <w:div w:id="361705863">
      <w:marLeft w:val="640"/>
      <w:marRight w:val="0"/>
      <w:marTop w:val="0"/>
      <w:marBottom w:val="0"/>
      <w:divBdr>
        <w:top w:val="none" w:sz="0" w:space="0" w:color="auto"/>
        <w:left w:val="none" w:sz="0" w:space="0" w:color="auto"/>
        <w:bottom w:val="none" w:sz="0" w:space="0" w:color="auto"/>
        <w:right w:val="none" w:sz="0" w:space="0" w:color="auto"/>
      </w:divBdr>
    </w:div>
    <w:div w:id="361975848">
      <w:marLeft w:val="640"/>
      <w:marRight w:val="0"/>
      <w:marTop w:val="0"/>
      <w:marBottom w:val="0"/>
      <w:divBdr>
        <w:top w:val="none" w:sz="0" w:space="0" w:color="auto"/>
        <w:left w:val="none" w:sz="0" w:space="0" w:color="auto"/>
        <w:bottom w:val="none" w:sz="0" w:space="0" w:color="auto"/>
        <w:right w:val="none" w:sz="0" w:space="0" w:color="auto"/>
      </w:divBdr>
    </w:div>
    <w:div w:id="362100656">
      <w:marLeft w:val="640"/>
      <w:marRight w:val="0"/>
      <w:marTop w:val="0"/>
      <w:marBottom w:val="0"/>
      <w:divBdr>
        <w:top w:val="none" w:sz="0" w:space="0" w:color="auto"/>
        <w:left w:val="none" w:sz="0" w:space="0" w:color="auto"/>
        <w:bottom w:val="none" w:sz="0" w:space="0" w:color="auto"/>
        <w:right w:val="none" w:sz="0" w:space="0" w:color="auto"/>
      </w:divBdr>
    </w:div>
    <w:div w:id="362171399">
      <w:marLeft w:val="640"/>
      <w:marRight w:val="0"/>
      <w:marTop w:val="0"/>
      <w:marBottom w:val="0"/>
      <w:divBdr>
        <w:top w:val="none" w:sz="0" w:space="0" w:color="auto"/>
        <w:left w:val="none" w:sz="0" w:space="0" w:color="auto"/>
        <w:bottom w:val="none" w:sz="0" w:space="0" w:color="auto"/>
        <w:right w:val="none" w:sz="0" w:space="0" w:color="auto"/>
      </w:divBdr>
    </w:div>
    <w:div w:id="362365442">
      <w:marLeft w:val="640"/>
      <w:marRight w:val="0"/>
      <w:marTop w:val="0"/>
      <w:marBottom w:val="0"/>
      <w:divBdr>
        <w:top w:val="none" w:sz="0" w:space="0" w:color="auto"/>
        <w:left w:val="none" w:sz="0" w:space="0" w:color="auto"/>
        <w:bottom w:val="none" w:sz="0" w:space="0" w:color="auto"/>
        <w:right w:val="none" w:sz="0" w:space="0" w:color="auto"/>
      </w:divBdr>
    </w:div>
    <w:div w:id="362754186">
      <w:marLeft w:val="640"/>
      <w:marRight w:val="0"/>
      <w:marTop w:val="0"/>
      <w:marBottom w:val="0"/>
      <w:divBdr>
        <w:top w:val="none" w:sz="0" w:space="0" w:color="auto"/>
        <w:left w:val="none" w:sz="0" w:space="0" w:color="auto"/>
        <w:bottom w:val="none" w:sz="0" w:space="0" w:color="auto"/>
        <w:right w:val="none" w:sz="0" w:space="0" w:color="auto"/>
      </w:divBdr>
    </w:div>
    <w:div w:id="362948515">
      <w:bodyDiv w:val="1"/>
      <w:marLeft w:val="0"/>
      <w:marRight w:val="0"/>
      <w:marTop w:val="0"/>
      <w:marBottom w:val="0"/>
      <w:divBdr>
        <w:top w:val="none" w:sz="0" w:space="0" w:color="auto"/>
        <w:left w:val="none" w:sz="0" w:space="0" w:color="auto"/>
        <w:bottom w:val="none" w:sz="0" w:space="0" w:color="auto"/>
        <w:right w:val="none" w:sz="0" w:space="0" w:color="auto"/>
      </w:divBdr>
      <w:divsChild>
        <w:div w:id="94176011">
          <w:marLeft w:val="480"/>
          <w:marRight w:val="0"/>
          <w:marTop w:val="0"/>
          <w:marBottom w:val="0"/>
          <w:divBdr>
            <w:top w:val="none" w:sz="0" w:space="0" w:color="auto"/>
            <w:left w:val="none" w:sz="0" w:space="0" w:color="auto"/>
            <w:bottom w:val="none" w:sz="0" w:space="0" w:color="auto"/>
            <w:right w:val="none" w:sz="0" w:space="0" w:color="auto"/>
          </w:divBdr>
        </w:div>
        <w:div w:id="181474605">
          <w:marLeft w:val="480"/>
          <w:marRight w:val="0"/>
          <w:marTop w:val="0"/>
          <w:marBottom w:val="0"/>
          <w:divBdr>
            <w:top w:val="none" w:sz="0" w:space="0" w:color="auto"/>
            <w:left w:val="none" w:sz="0" w:space="0" w:color="auto"/>
            <w:bottom w:val="none" w:sz="0" w:space="0" w:color="auto"/>
            <w:right w:val="none" w:sz="0" w:space="0" w:color="auto"/>
          </w:divBdr>
        </w:div>
        <w:div w:id="185212972">
          <w:marLeft w:val="480"/>
          <w:marRight w:val="0"/>
          <w:marTop w:val="0"/>
          <w:marBottom w:val="0"/>
          <w:divBdr>
            <w:top w:val="none" w:sz="0" w:space="0" w:color="auto"/>
            <w:left w:val="none" w:sz="0" w:space="0" w:color="auto"/>
            <w:bottom w:val="none" w:sz="0" w:space="0" w:color="auto"/>
            <w:right w:val="none" w:sz="0" w:space="0" w:color="auto"/>
          </w:divBdr>
        </w:div>
        <w:div w:id="186913190">
          <w:marLeft w:val="480"/>
          <w:marRight w:val="0"/>
          <w:marTop w:val="0"/>
          <w:marBottom w:val="0"/>
          <w:divBdr>
            <w:top w:val="none" w:sz="0" w:space="0" w:color="auto"/>
            <w:left w:val="none" w:sz="0" w:space="0" w:color="auto"/>
            <w:bottom w:val="none" w:sz="0" w:space="0" w:color="auto"/>
            <w:right w:val="none" w:sz="0" w:space="0" w:color="auto"/>
          </w:divBdr>
        </w:div>
        <w:div w:id="199439108">
          <w:marLeft w:val="480"/>
          <w:marRight w:val="0"/>
          <w:marTop w:val="0"/>
          <w:marBottom w:val="0"/>
          <w:divBdr>
            <w:top w:val="none" w:sz="0" w:space="0" w:color="auto"/>
            <w:left w:val="none" w:sz="0" w:space="0" w:color="auto"/>
            <w:bottom w:val="none" w:sz="0" w:space="0" w:color="auto"/>
            <w:right w:val="none" w:sz="0" w:space="0" w:color="auto"/>
          </w:divBdr>
        </w:div>
        <w:div w:id="220406499">
          <w:marLeft w:val="480"/>
          <w:marRight w:val="0"/>
          <w:marTop w:val="0"/>
          <w:marBottom w:val="0"/>
          <w:divBdr>
            <w:top w:val="none" w:sz="0" w:space="0" w:color="auto"/>
            <w:left w:val="none" w:sz="0" w:space="0" w:color="auto"/>
            <w:bottom w:val="none" w:sz="0" w:space="0" w:color="auto"/>
            <w:right w:val="none" w:sz="0" w:space="0" w:color="auto"/>
          </w:divBdr>
        </w:div>
        <w:div w:id="253636352">
          <w:marLeft w:val="480"/>
          <w:marRight w:val="0"/>
          <w:marTop w:val="0"/>
          <w:marBottom w:val="0"/>
          <w:divBdr>
            <w:top w:val="none" w:sz="0" w:space="0" w:color="auto"/>
            <w:left w:val="none" w:sz="0" w:space="0" w:color="auto"/>
            <w:bottom w:val="none" w:sz="0" w:space="0" w:color="auto"/>
            <w:right w:val="none" w:sz="0" w:space="0" w:color="auto"/>
          </w:divBdr>
        </w:div>
        <w:div w:id="260796430">
          <w:marLeft w:val="480"/>
          <w:marRight w:val="0"/>
          <w:marTop w:val="0"/>
          <w:marBottom w:val="0"/>
          <w:divBdr>
            <w:top w:val="none" w:sz="0" w:space="0" w:color="auto"/>
            <w:left w:val="none" w:sz="0" w:space="0" w:color="auto"/>
            <w:bottom w:val="none" w:sz="0" w:space="0" w:color="auto"/>
            <w:right w:val="none" w:sz="0" w:space="0" w:color="auto"/>
          </w:divBdr>
        </w:div>
        <w:div w:id="267739817">
          <w:marLeft w:val="480"/>
          <w:marRight w:val="0"/>
          <w:marTop w:val="0"/>
          <w:marBottom w:val="0"/>
          <w:divBdr>
            <w:top w:val="none" w:sz="0" w:space="0" w:color="auto"/>
            <w:left w:val="none" w:sz="0" w:space="0" w:color="auto"/>
            <w:bottom w:val="none" w:sz="0" w:space="0" w:color="auto"/>
            <w:right w:val="none" w:sz="0" w:space="0" w:color="auto"/>
          </w:divBdr>
        </w:div>
        <w:div w:id="302345860">
          <w:marLeft w:val="480"/>
          <w:marRight w:val="0"/>
          <w:marTop w:val="0"/>
          <w:marBottom w:val="0"/>
          <w:divBdr>
            <w:top w:val="none" w:sz="0" w:space="0" w:color="auto"/>
            <w:left w:val="none" w:sz="0" w:space="0" w:color="auto"/>
            <w:bottom w:val="none" w:sz="0" w:space="0" w:color="auto"/>
            <w:right w:val="none" w:sz="0" w:space="0" w:color="auto"/>
          </w:divBdr>
        </w:div>
        <w:div w:id="334384736">
          <w:marLeft w:val="480"/>
          <w:marRight w:val="0"/>
          <w:marTop w:val="0"/>
          <w:marBottom w:val="0"/>
          <w:divBdr>
            <w:top w:val="none" w:sz="0" w:space="0" w:color="auto"/>
            <w:left w:val="none" w:sz="0" w:space="0" w:color="auto"/>
            <w:bottom w:val="none" w:sz="0" w:space="0" w:color="auto"/>
            <w:right w:val="none" w:sz="0" w:space="0" w:color="auto"/>
          </w:divBdr>
        </w:div>
        <w:div w:id="345909780">
          <w:marLeft w:val="480"/>
          <w:marRight w:val="0"/>
          <w:marTop w:val="0"/>
          <w:marBottom w:val="0"/>
          <w:divBdr>
            <w:top w:val="none" w:sz="0" w:space="0" w:color="auto"/>
            <w:left w:val="none" w:sz="0" w:space="0" w:color="auto"/>
            <w:bottom w:val="none" w:sz="0" w:space="0" w:color="auto"/>
            <w:right w:val="none" w:sz="0" w:space="0" w:color="auto"/>
          </w:divBdr>
        </w:div>
        <w:div w:id="359742059">
          <w:marLeft w:val="480"/>
          <w:marRight w:val="0"/>
          <w:marTop w:val="0"/>
          <w:marBottom w:val="0"/>
          <w:divBdr>
            <w:top w:val="none" w:sz="0" w:space="0" w:color="auto"/>
            <w:left w:val="none" w:sz="0" w:space="0" w:color="auto"/>
            <w:bottom w:val="none" w:sz="0" w:space="0" w:color="auto"/>
            <w:right w:val="none" w:sz="0" w:space="0" w:color="auto"/>
          </w:divBdr>
        </w:div>
        <w:div w:id="370737301">
          <w:marLeft w:val="480"/>
          <w:marRight w:val="0"/>
          <w:marTop w:val="0"/>
          <w:marBottom w:val="0"/>
          <w:divBdr>
            <w:top w:val="none" w:sz="0" w:space="0" w:color="auto"/>
            <w:left w:val="none" w:sz="0" w:space="0" w:color="auto"/>
            <w:bottom w:val="none" w:sz="0" w:space="0" w:color="auto"/>
            <w:right w:val="none" w:sz="0" w:space="0" w:color="auto"/>
          </w:divBdr>
        </w:div>
        <w:div w:id="393508951">
          <w:marLeft w:val="480"/>
          <w:marRight w:val="0"/>
          <w:marTop w:val="0"/>
          <w:marBottom w:val="0"/>
          <w:divBdr>
            <w:top w:val="none" w:sz="0" w:space="0" w:color="auto"/>
            <w:left w:val="none" w:sz="0" w:space="0" w:color="auto"/>
            <w:bottom w:val="none" w:sz="0" w:space="0" w:color="auto"/>
            <w:right w:val="none" w:sz="0" w:space="0" w:color="auto"/>
          </w:divBdr>
        </w:div>
        <w:div w:id="406466364">
          <w:marLeft w:val="480"/>
          <w:marRight w:val="0"/>
          <w:marTop w:val="0"/>
          <w:marBottom w:val="0"/>
          <w:divBdr>
            <w:top w:val="none" w:sz="0" w:space="0" w:color="auto"/>
            <w:left w:val="none" w:sz="0" w:space="0" w:color="auto"/>
            <w:bottom w:val="none" w:sz="0" w:space="0" w:color="auto"/>
            <w:right w:val="none" w:sz="0" w:space="0" w:color="auto"/>
          </w:divBdr>
        </w:div>
        <w:div w:id="419565094">
          <w:marLeft w:val="480"/>
          <w:marRight w:val="0"/>
          <w:marTop w:val="0"/>
          <w:marBottom w:val="0"/>
          <w:divBdr>
            <w:top w:val="none" w:sz="0" w:space="0" w:color="auto"/>
            <w:left w:val="none" w:sz="0" w:space="0" w:color="auto"/>
            <w:bottom w:val="none" w:sz="0" w:space="0" w:color="auto"/>
            <w:right w:val="none" w:sz="0" w:space="0" w:color="auto"/>
          </w:divBdr>
        </w:div>
        <w:div w:id="439183043">
          <w:marLeft w:val="480"/>
          <w:marRight w:val="0"/>
          <w:marTop w:val="0"/>
          <w:marBottom w:val="0"/>
          <w:divBdr>
            <w:top w:val="none" w:sz="0" w:space="0" w:color="auto"/>
            <w:left w:val="none" w:sz="0" w:space="0" w:color="auto"/>
            <w:bottom w:val="none" w:sz="0" w:space="0" w:color="auto"/>
            <w:right w:val="none" w:sz="0" w:space="0" w:color="auto"/>
          </w:divBdr>
        </w:div>
        <w:div w:id="444153643">
          <w:marLeft w:val="480"/>
          <w:marRight w:val="0"/>
          <w:marTop w:val="0"/>
          <w:marBottom w:val="0"/>
          <w:divBdr>
            <w:top w:val="none" w:sz="0" w:space="0" w:color="auto"/>
            <w:left w:val="none" w:sz="0" w:space="0" w:color="auto"/>
            <w:bottom w:val="none" w:sz="0" w:space="0" w:color="auto"/>
            <w:right w:val="none" w:sz="0" w:space="0" w:color="auto"/>
          </w:divBdr>
        </w:div>
        <w:div w:id="464472927">
          <w:marLeft w:val="480"/>
          <w:marRight w:val="0"/>
          <w:marTop w:val="0"/>
          <w:marBottom w:val="0"/>
          <w:divBdr>
            <w:top w:val="none" w:sz="0" w:space="0" w:color="auto"/>
            <w:left w:val="none" w:sz="0" w:space="0" w:color="auto"/>
            <w:bottom w:val="none" w:sz="0" w:space="0" w:color="auto"/>
            <w:right w:val="none" w:sz="0" w:space="0" w:color="auto"/>
          </w:divBdr>
        </w:div>
        <w:div w:id="466900710">
          <w:marLeft w:val="480"/>
          <w:marRight w:val="0"/>
          <w:marTop w:val="0"/>
          <w:marBottom w:val="0"/>
          <w:divBdr>
            <w:top w:val="none" w:sz="0" w:space="0" w:color="auto"/>
            <w:left w:val="none" w:sz="0" w:space="0" w:color="auto"/>
            <w:bottom w:val="none" w:sz="0" w:space="0" w:color="auto"/>
            <w:right w:val="none" w:sz="0" w:space="0" w:color="auto"/>
          </w:divBdr>
        </w:div>
        <w:div w:id="474025806">
          <w:marLeft w:val="480"/>
          <w:marRight w:val="0"/>
          <w:marTop w:val="0"/>
          <w:marBottom w:val="0"/>
          <w:divBdr>
            <w:top w:val="none" w:sz="0" w:space="0" w:color="auto"/>
            <w:left w:val="none" w:sz="0" w:space="0" w:color="auto"/>
            <w:bottom w:val="none" w:sz="0" w:space="0" w:color="auto"/>
            <w:right w:val="none" w:sz="0" w:space="0" w:color="auto"/>
          </w:divBdr>
        </w:div>
        <w:div w:id="486822432">
          <w:marLeft w:val="480"/>
          <w:marRight w:val="0"/>
          <w:marTop w:val="0"/>
          <w:marBottom w:val="0"/>
          <w:divBdr>
            <w:top w:val="none" w:sz="0" w:space="0" w:color="auto"/>
            <w:left w:val="none" w:sz="0" w:space="0" w:color="auto"/>
            <w:bottom w:val="none" w:sz="0" w:space="0" w:color="auto"/>
            <w:right w:val="none" w:sz="0" w:space="0" w:color="auto"/>
          </w:divBdr>
        </w:div>
        <w:div w:id="497119884">
          <w:marLeft w:val="480"/>
          <w:marRight w:val="0"/>
          <w:marTop w:val="0"/>
          <w:marBottom w:val="0"/>
          <w:divBdr>
            <w:top w:val="none" w:sz="0" w:space="0" w:color="auto"/>
            <w:left w:val="none" w:sz="0" w:space="0" w:color="auto"/>
            <w:bottom w:val="none" w:sz="0" w:space="0" w:color="auto"/>
            <w:right w:val="none" w:sz="0" w:space="0" w:color="auto"/>
          </w:divBdr>
        </w:div>
        <w:div w:id="548536927">
          <w:marLeft w:val="480"/>
          <w:marRight w:val="0"/>
          <w:marTop w:val="0"/>
          <w:marBottom w:val="0"/>
          <w:divBdr>
            <w:top w:val="none" w:sz="0" w:space="0" w:color="auto"/>
            <w:left w:val="none" w:sz="0" w:space="0" w:color="auto"/>
            <w:bottom w:val="none" w:sz="0" w:space="0" w:color="auto"/>
            <w:right w:val="none" w:sz="0" w:space="0" w:color="auto"/>
          </w:divBdr>
        </w:div>
        <w:div w:id="561865935">
          <w:marLeft w:val="480"/>
          <w:marRight w:val="0"/>
          <w:marTop w:val="0"/>
          <w:marBottom w:val="0"/>
          <w:divBdr>
            <w:top w:val="none" w:sz="0" w:space="0" w:color="auto"/>
            <w:left w:val="none" w:sz="0" w:space="0" w:color="auto"/>
            <w:bottom w:val="none" w:sz="0" w:space="0" w:color="auto"/>
            <w:right w:val="none" w:sz="0" w:space="0" w:color="auto"/>
          </w:divBdr>
        </w:div>
        <w:div w:id="574631812">
          <w:marLeft w:val="480"/>
          <w:marRight w:val="0"/>
          <w:marTop w:val="0"/>
          <w:marBottom w:val="0"/>
          <w:divBdr>
            <w:top w:val="none" w:sz="0" w:space="0" w:color="auto"/>
            <w:left w:val="none" w:sz="0" w:space="0" w:color="auto"/>
            <w:bottom w:val="none" w:sz="0" w:space="0" w:color="auto"/>
            <w:right w:val="none" w:sz="0" w:space="0" w:color="auto"/>
          </w:divBdr>
        </w:div>
        <w:div w:id="575549865">
          <w:marLeft w:val="480"/>
          <w:marRight w:val="0"/>
          <w:marTop w:val="0"/>
          <w:marBottom w:val="0"/>
          <w:divBdr>
            <w:top w:val="none" w:sz="0" w:space="0" w:color="auto"/>
            <w:left w:val="none" w:sz="0" w:space="0" w:color="auto"/>
            <w:bottom w:val="none" w:sz="0" w:space="0" w:color="auto"/>
            <w:right w:val="none" w:sz="0" w:space="0" w:color="auto"/>
          </w:divBdr>
        </w:div>
        <w:div w:id="641424925">
          <w:marLeft w:val="480"/>
          <w:marRight w:val="0"/>
          <w:marTop w:val="0"/>
          <w:marBottom w:val="0"/>
          <w:divBdr>
            <w:top w:val="none" w:sz="0" w:space="0" w:color="auto"/>
            <w:left w:val="none" w:sz="0" w:space="0" w:color="auto"/>
            <w:bottom w:val="none" w:sz="0" w:space="0" w:color="auto"/>
            <w:right w:val="none" w:sz="0" w:space="0" w:color="auto"/>
          </w:divBdr>
        </w:div>
        <w:div w:id="694698129">
          <w:marLeft w:val="480"/>
          <w:marRight w:val="0"/>
          <w:marTop w:val="0"/>
          <w:marBottom w:val="0"/>
          <w:divBdr>
            <w:top w:val="none" w:sz="0" w:space="0" w:color="auto"/>
            <w:left w:val="none" w:sz="0" w:space="0" w:color="auto"/>
            <w:bottom w:val="none" w:sz="0" w:space="0" w:color="auto"/>
            <w:right w:val="none" w:sz="0" w:space="0" w:color="auto"/>
          </w:divBdr>
        </w:div>
        <w:div w:id="709689627">
          <w:marLeft w:val="480"/>
          <w:marRight w:val="0"/>
          <w:marTop w:val="0"/>
          <w:marBottom w:val="0"/>
          <w:divBdr>
            <w:top w:val="none" w:sz="0" w:space="0" w:color="auto"/>
            <w:left w:val="none" w:sz="0" w:space="0" w:color="auto"/>
            <w:bottom w:val="none" w:sz="0" w:space="0" w:color="auto"/>
            <w:right w:val="none" w:sz="0" w:space="0" w:color="auto"/>
          </w:divBdr>
        </w:div>
        <w:div w:id="783883233">
          <w:marLeft w:val="480"/>
          <w:marRight w:val="0"/>
          <w:marTop w:val="0"/>
          <w:marBottom w:val="0"/>
          <w:divBdr>
            <w:top w:val="none" w:sz="0" w:space="0" w:color="auto"/>
            <w:left w:val="none" w:sz="0" w:space="0" w:color="auto"/>
            <w:bottom w:val="none" w:sz="0" w:space="0" w:color="auto"/>
            <w:right w:val="none" w:sz="0" w:space="0" w:color="auto"/>
          </w:divBdr>
        </w:div>
        <w:div w:id="792747888">
          <w:marLeft w:val="480"/>
          <w:marRight w:val="0"/>
          <w:marTop w:val="0"/>
          <w:marBottom w:val="0"/>
          <w:divBdr>
            <w:top w:val="none" w:sz="0" w:space="0" w:color="auto"/>
            <w:left w:val="none" w:sz="0" w:space="0" w:color="auto"/>
            <w:bottom w:val="none" w:sz="0" w:space="0" w:color="auto"/>
            <w:right w:val="none" w:sz="0" w:space="0" w:color="auto"/>
          </w:divBdr>
        </w:div>
        <w:div w:id="798839323">
          <w:marLeft w:val="480"/>
          <w:marRight w:val="0"/>
          <w:marTop w:val="0"/>
          <w:marBottom w:val="0"/>
          <w:divBdr>
            <w:top w:val="none" w:sz="0" w:space="0" w:color="auto"/>
            <w:left w:val="none" w:sz="0" w:space="0" w:color="auto"/>
            <w:bottom w:val="none" w:sz="0" w:space="0" w:color="auto"/>
            <w:right w:val="none" w:sz="0" w:space="0" w:color="auto"/>
          </w:divBdr>
        </w:div>
        <w:div w:id="841042197">
          <w:marLeft w:val="480"/>
          <w:marRight w:val="0"/>
          <w:marTop w:val="0"/>
          <w:marBottom w:val="0"/>
          <w:divBdr>
            <w:top w:val="none" w:sz="0" w:space="0" w:color="auto"/>
            <w:left w:val="none" w:sz="0" w:space="0" w:color="auto"/>
            <w:bottom w:val="none" w:sz="0" w:space="0" w:color="auto"/>
            <w:right w:val="none" w:sz="0" w:space="0" w:color="auto"/>
          </w:divBdr>
        </w:div>
        <w:div w:id="877398241">
          <w:marLeft w:val="480"/>
          <w:marRight w:val="0"/>
          <w:marTop w:val="0"/>
          <w:marBottom w:val="0"/>
          <w:divBdr>
            <w:top w:val="none" w:sz="0" w:space="0" w:color="auto"/>
            <w:left w:val="none" w:sz="0" w:space="0" w:color="auto"/>
            <w:bottom w:val="none" w:sz="0" w:space="0" w:color="auto"/>
            <w:right w:val="none" w:sz="0" w:space="0" w:color="auto"/>
          </w:divBdr>
        </w:div>
        <w:div w:id="880901697">
          <w:marLeft w:val="480"/>
          <w:marRight w:val="0"/>
          <w:marTop w:val="0"/>
          <w:marBottom w:val="0"/>
          <w:divBdr>
            <w:top w:val="none" w:sz="0" w:space="0" w:color="auto"/>
            <w:left w:val="none" w:sz="0" w:space="0" w:color="auto"/>
            <w:bottom w:val="none" w:sz="0" w:space="0" w:color="auto"/>
            <w:right w:val="none" w:sz="0" w:space="0" w:color="auto"/>
          </w:divBdr>
        </w:div>
        <w:div w:id="890767310">
          <w:marLeft w:val="480"/>
          <w:marRight w:val="0"/>
          <w:marTop w:val="0"/>
          <w:marBottom w:val="0"/>
          <w:divBdr>
            <w:top w:val="none" w:sz="0" w:space="0" w:color="auto"/>
            <w:left w:val="none" w:sz="0" w:space="0" w:color="auto"/>
            <w:bottom w:val="none" w:sz="0" w:space="0" w:color="auto"/>
            <w:right w:val="none" w:sz="0" w:space="0" w:color="auto"/>
          </w:divBdr>
        </w:div>
        <w:div w:id="1000621362">
          <w:marLeft w:val="480"/>
          <w:marRight w:val="0"/>
          <w:marTop w:val="0"/>
          <w:marBottom w:val="0"/>
          <w:divBdr>
            <w:top w:val="none" w:sz="0" w:space="0" w:color="auto"/>
            <w:left w:val="none" w:sz="0" w:space="0" w:color="auto"/>
            <w:bottom w:val="none" w:sz="0" w:space="0" w:color="auto"/>
            <w:right w:val="none" w:sz="0" w:space="0" w:color="auto"/>
          </w:divBdr>
        </w:div>
        <w:div w:id="1017468991">
          <w:marLeft w:val="480"/>
          <w:marRight w:val="0"/>
          <w:marTop w:val="0"/>
          <w:marBottom w:val="0"/>
          <w:divBdr>
            <w:top w:val="none" w:sz="0" w:space="0" w:color="auto"/>
            <w:left w:val="none" w:sz="0" w:space="0" w:color="auto"/>
            <w:bottom w:val="none" w:sz="0" w:space="0" w:color="auto"/>
            <w:right w:val="none" w:sz="0" w:space="0" w:color="auto"/>
          </w:divBdr>
        </w:div>
        <w:div w:id="1024984652">
          <w:marLeft w:val="480"/>
          <w:marRight w:val="0"/>
          <w:marTop w:val="0"/>
          <w:marBottom w:val="0"/>
          <w:divBdr>
            <w:top w:val="none" w:sz="0" w:space="0" w:color="auto"/>
            <w:left w:val="none" w:sz="0" w:space="0" w:color="auto"/>
            <w:bottom w:val="none" w:sz="0" w:space="0" w:color="auto"/>
            <w:right w:val="none" w:sz="0" w:space="0" w:color="auto"/>
          </w:divBdr>
        </w:div>
        <w:div w:id="1071543276">
          <w:marLeft w:val="480"/>
          <w:marRight w:val="0"/>
          <w:marTop w:val="0"/>
          <w:marBottom w:val="0"/>
          <w:divBdr>
            <w:top w:val="none" w:sz="0" w:space="0" w:color="auto"/>
            <w:left w:val="none" w:sz="0" w:space="0" w:color="auto"/>
            <w:bottom w:val="none" w:sz="0" w:space="0" w:color="auto"/>
            <w:right w:val="none" w:sz="0" w:space="0" w:color="auto"/>
          </w:divBdr>
        </w:div>
        <w:div w:id="1090584851">
          <w:marLeft w:val="480"/>
          <w:marRight w:val="0"/>
          <w:marTop w:val="0"/>
          <w:marBottom w:val="0"/>
          <w:divBdr>
            <w:top w:val="none" w:sz="0" w:space="0" w:color="auto"/>
            <w:left w:val="none" w:sz="0" w:space="0" w:color="auto"/>
            <w:bottom w:val="none" w:sz="0" w:space="0" w:color="auto"/>
            <w:right w:val="none" w:sz="0" w:space="0" w:color="auto"/>
          </w:divBdr>
        </w:div>
        <w:div w:id="1114179143">
          <w:marLeft w:val="480"/>
          <w:marRight w:val="0"/>
          <w:marTop w:val="0"/>
          <w:marBottom w:val="0"/>
          <w:divBdr>
            <w:top w:val="none" w:sz="0" w:space="0" w:color="auto"/>
            <w:left w:val="none" w:sz="0" w:space="0" w:color="auto"/>
            <w:bottom w:val="none" w:sz="0" w:space="0" w:color="auto"/>
            <w:right w:val="none" w:sz="0" w:space="0" w:color="auto"/>
          </w:divBdr>
        </w:div>
        <w:div w:id="1136606011">
          <w:marLeft w:val="480"/>
          <w:marRight w:val="0"/>
          <w:marTop w:val="0"/>
          <w:marBottom w:val="0"/>
          <w:divBdr>
            <w:top w:val="none" w:sz="0" w:space="0" w:color="auto"/>
            <w:left w:val="none" w:sz="0" w:space="0" w:color="auto"/>
            <w:bottom w:val="none" w:sz="0" w:space="0" w:color="auto"/>
            <w:right w:val="none" w:sz="0" w:space="0" w:color="auto"/>
          </w:divBdr>
        </w:div>
        <w:div w:id="1170756051">
          <w:marLeft w:val="480"/>
          <w:marRight w:val="0"/>
          <w:marTop w:val="0"/>
          <w:marBottom w:val="0"/>
          <w:divBdr>
            <w:top w:val="none" w:sz="0" w:space="0" w:color="auto"/>
            <w:left w:val="none" w:sz="0" w:space="0" w:color="auto"/>
            <w:bottom w:val="none" w:sz="0" w:space="0" w:color="auto"/>
            <w:right w:val="none" w:sz="0" w:space="0" w:color="auto"/>
          </w:divBdr>
        </w:div>
        <w:div w:id="1303923918">
          <w:marLeft w:val="480"/>
          <w:marRight w:val="0"/>
          <w:marTop w:val="0"/>
          <w:marBottom w:val="0"/>
          <w:divBdr>
            <w:top w:val="none" w:sz="0" w:space="0" w:color="auto"/>
            <w:left w:val="none" w:sz="0" w:space="0" w:color="auto"/>
            <w:bottom w:val="none" w:sz="0" w:space="0" w:color="auto"/>
            <w:right w:val="none" w:sz="0" w:space="0" w:color="auto"/>
          </w:divBdr>
        </w:div>
        <w:div w:id="1333411207">
          <w:marLeft w:val="480"/>
          <w:marRight w:val="0"/>
          <w:marTop w:val="0"/>
          <w:marBottom w:val="0"/>
          <w:divBdr>
            <w:top w:val="none" w:sz="0" w:space="0" w:color="auto"/>
            <w:left w:val="none" w:sz="0" w:space="0" w:color="auto"/>
            <w:bottom w:val="none" w:sz="0" w:space="0" w:color="auto"/>
            <w:right w:val="none" w:sz="0" w:space="0" w:color="auto"/>
          </w:divBdr>
        </w:div>
        <w:div w:id="1365400148">
          <w:marLeft w:val="480"/>
          <w:marRight w:val="0"/>
          <w:marTop w:val="0"/>
          <w:marBottom w:val="0"/>
          <w:divBdr>
            <w:top w:val="none" w:sz="0" w:space="0" w:color="auto"/>
            <w:left w:val="none" w:sz="0" w:space="0" w:color="auto"/>
            <w:bottom w:val="none" w:sz="0" w:space="0" w:color="auto"/>
            <w:right w:val="none" w:sz="0" w:space="0" w:color="auto"/>
          </w:divBdr>
        </w:div>
        <w:div w:id="1396732533">
          <w:marLeft w:val="480"/>
          <w:marRight w:val="0"/>
          <w:marTop w:val="0"/>
          <w:marBottom w:val="0"/>
          <w:divBdr>
            <w:top w:val="none" w:sz="0" w:space="0" w:color="auto"/>
            <w:left w:val="none" w:sz="0" w:space="0" w:color="auto"/>
            <w:bottom w:val="none" w:sz="0" w:space="0" w:color="auto"/>
            <w:right w:val="none" w:sz="0" w:space="0" w:color="auto"/>
          </w:divBdr>
        </w:div>
        <w:div w:id="1457723499">
          <w:marLeft w:val="480"/>
          <w:marRight w:val="0"/>
          <w:marTop w:val="0"/>
          <w:marBottom w:val="0"/>
          <w:divBdr>
            <w:top w:val="none" w:sz="0" w:space="0" w:color="auto"/>
            <w:left w:val="none" w:sz="0" w:space="0" w:color="auto"/>
            <w:bottom w:val="none" w:sz="0" w:space="0" w:color="auto"/>
            <w:right w:val="none" w:sz="0" w:space="0" w:color="auto"/>
          </w:divBdr>
        </w:div>
        <w:div w:id="1463424715">
          <w:marLeft w:val="480"/>
          <w:marRight w:val="0"/>
          <w:marTop w:val="0"/>
          <w:marBottom w:val="0"/>
          <w:divBdr>
            <w:top w:val="none" w:sz="0" w:space="0" w:color="auto"/>
            <w:left w:val="none" w:sz="0" w:space="0" w:color="auto"/>
            <w:bottom w:val="none" w:sz="0" w:space="0" w:color="auto"/>
            <w:right w:val="none" w:sz="0" w:space="0" w:color="auto"/>
          </w:divBdr>
        </w:div>
        <w:div w:id="1531527582">
          <w:marLeft w:val="480"/>
          <w:marRight w:val="0"/>
          <w:marTop w:val="0"/>
          <w:marBottom w:val="0"/>
          <w:divBdr>
            <w:top w:val="none" w:sz="0" w:space="0" w:color="auto"/>
            <w:left w:val="none" w:sz="0" w:space="0" w:color="auto"/>
            <w:bottom w:val="none" w:sz="0" w:space="0" w:color="auto"/>
            <w:right w:val="none" w:sz="0" w:space="0" w:color="auto"/>
          </w:divBdr>
        </w:div>
        <w:div w:id="1626814216">
          <w:marLeft w:val="480"/>
          <w:marRight w:val="0"/>
          <w:marTop w:val="0"/>
          <w:marBottom w:val="0"/>
          <w:divBdr>
            <w:top w:val="none" w:sz="0" w:space="0" w:color="auto"/>
            <w:left w:val="none" w:sz="0" w:space="0" w:color="auto"/>
            <w:bottom w:val="none" w:sz="0" w:space="0" w:color="auto"/>
            <w:right w:val="none" w:sz="0" w:space="0" w:color="auto"/>
          </w:divBdr>
        </w:div>
        <w:div w:id="1706442941">
          <w:marLeft w:val="480"/>
          <w:marRight w:val="0"/>
          <w:marTop w:val="0"/>
          <w:marBottom w:val="0"/>
          <w:divBdr>
            <w:top w:val="none" w:sz="0" w:space="0" w:color="auto"/>
            <w:left w:val="none" w:sz="0" w:space="0" w:color="auto"/>
            <w:bottom w:val="none" w:sz="0" w:space="0" w:color="auto"/>
            <w:right w:val="none" w:sz="0" w:space="0" w:color="auto"/>
          </w:divBdr>
        </w:div>
        <w:div w:id="1719209950">
          <w:marLeft w:val="480"/>
          <w:marRight w:val="0"/>
          <w:marTop w:val="0"/>
          <w:marBottom w:val="0"/>
          <w:divBdr>
            <w:top w:val="none" w:sz="0" w:space="0" w:color="auto"/>
            <w:left w:val="none" w:sz="0" w:space="0" w:color="auto"/>
            <w:bottom w:val="none" w:sz="0" w:space="0" w:color="auto"/>
            <w:right w:val="none" w:sz="0" w:space="0" w:color="auto"/>
          </w:divBdr>
        </w:div>
        <w:div w:id="1729375849">
          <w:marLeft w:val="480"/>
          <w:marRight w:val="0"/>
          <w:marTop w:val="0"/>
          <w:marBottom w:val="0"/>
          <w:divBdr>
            <w:top w:val="none" w:sz="0" w:space="0" w:color="auto"/>
            <w:left w:val="none" w:sz="0" w:space="0" w:color="auto"/>
            <w:bottom w:val="none" w:sz="0" w:space="0" w:color="auto"/>
            <w:right w:val="none" w:sz="0" w:space="0" w:color="auto"/>
          </w:divBdr>
        </w:div>
        <w:div w:id="1765414412">
          <w:marLeft w:val="480"/>
          <w:marRight w:val="0"/>
          <w:marTop w:val="0"/>
          <w:marBottom w:val="0"/>
          <w:divBdr>
            <w:top w:val="none" w:sz="0" w:space="0" w:color="auto"/>
            <w:left w:val="none" w:sz="0" w:space="0" w:color="auto"/>
            <w:bottom w:val="none" w:sz="0" w:space="0" w:color="auto"/>
            <w:right w:val="none" w:sz="0" w:space="0" w:color="auto"/>
          </w:divBdr>
        </w:div>
        <w:div w:id="1777016848">
          <w:marLeft w:val="480"/>
          <w:marRight w:val="0"/>
          <w:marTop w:val="0"/>
          <w:marBottom w:val="0"/>
          <w:divBdr>
            <w:top w:val="none" w:sz="0" w:space="0" w:color="auto"/>
            <w:left w:val="none" w:sz="0" w:space="0" w:color="auto"/>
            <w:bottom w:val="none" w:sz="0" w:space="0" w:color="auto"/>
            <w:right w:val="none" w:sz="0" w:space="0" w:color="auto"/>
          </w:divBdr>
        </w:div>
        <w:div w:id="1812406123">
          <w:marLeft w:val="480"/>
          <w:marRight w:val="0"/>
          <w:marTop w:val="0"/>
          <w:marBottom w:val="0"/>
          <w:divBdr>
            <w:top w:val="none" w:sz="0" w:space="0" w:color="auto"/>
            <w:left w:val="none" w:sz="0" w:space="0" w:color="auto"/>
            <w:bottom w:val="none" w:sz="0" w:space="0" w:color="auto"/>
            <w:right w:val="none" w:sz="0" w:space="0" w:color="auto"/>
          </w:divBdr>
        </w:div>
        <w:div w:id="1870144345">
          <w:marLeft w:val="480"/>
          <w:marRight w:val="0"/>
          <w:marTop w:val="0"/>
          <w:marBottom w:val="0"/>
          <w:divBdr>
            <w:top w:val="none" w:sz="0" w:space="0" w:color="auto"/>
            <w:left w:val="none" w:sz="0" w:space="0" w:color="auto"/>
            <w:bottom w:val="none" w:sz="0" w:space="0" w:color="auto"/>
            <w:right w:val="none" w:sz="0" w:space="0" w:color="auto"/>
          </w:divBdr>
        </w:div>
        <w:div w:id="1991907500">
          <w:marLeft w:val="480"/>
          <w:marRight w:val="0"/>
          <w:marTop w:val="0"/>
          <w:marBottom w:val="0"/>
          <w:divBdr>
            <w:top w:val="none" w:sz="0" w:space="0" w:color="auto"/>
            <w:left w:val="none" w:sz="0" w:space="0" w:color="auto"/>
            <w:bottom w:val="none" w:sz="0" w:space="0" w:color="auto"/>
            <w:right w:val="none" w:sz="0" w:space="0" w:color="auto"/>
          </w:divBdr>
        </w:div>
        <w:div w:id="2040859441">
          <w:marLeft w:val="480"/>
          <w:marRight w:val="0"/>
          <w:marTop w:val="0"/>
          <w:marBottom w:val="0"/>
          <w:divBdr>
            <w:top w:val="none" w:sz="0" w:space="0" w:color="auto"/>
            <w:left w:val="none" w:sz="0" w:space="0" w:color="auto"/>
            <w:bottom w:val="none" w:sz="0" w:space="0" w:color="auto"/>
            <w:right w:val="none" w:sz="0" w:space="0" w:color="auto"/>
          </w:divBdr>
        </w:div>
        <w:div w:id="2070222085">
          <w:marLeft w:val="480"/>
          <w:marRight w:val="0"/>
          <w:marTop w:val="0"/>
          <w:marBottom w:val="0"/>
          <w:divBdr>
            <w:top w:val="none" w:sz="0" w:space="0" w:color="auto"/>
            <w:left w:val="none" w:sz="0" w:space="0" w:color="auto"/>
            <w:bottom w:val="none" w:sz="0" w:space="0" w:color="auto"/>
            <w:right w:val="none" w:sz="0" w:space="0" w:color="auto"/>
          </w:divBdr>
        </w:div>
        <w:div w:id="2104062212">
          <w:marLeft w:val="480"/>
          <w:marRight w:val="0"/>
          <w:marTop w:val="0"/>
          <w:marBottom w:val="0"/>
          <w:divBdr>
            <w:top w:val="none" w:sz="0" w:space="0" w:color="auto"/>
            <w:left w:val="none" w:sz="0" w:space="0" w:color="auto"/>
            <w:bottom w:val="none" w:sz="0" w:space="0" w:color="auto"/>
            <w:right w:val="none" w:sz="0" w:space="0" w:color="auto"/>
          </w:divBdr>
        </w:div>
        <w:div w:id="2145274654">
          <w:marLeft w:val="480"/>
          <w:marRight w:val="0"/>
          <w:marTop w:val="0"/>
          <w:marBottom w:val="0"/>
          <w:divBdr>
            <w:top w:val="none" w:sz="0" w:space="0" w:color="auto"/>
            <w:left w:val="none" w:sz="0" w:space="0" w:color="auto"/>
            <w:bottom w:val="none" w:sz="0" w:space="0" w:color="auto"/>
            <w:right w:val="none" w:sz="0" w:space="0" w:color="auto"/>
          </w:divBdr>
        </w:div>
      </w:divsChild>
    </w:div>
    <w:div w:id="362949165">
      <w:marLeft w:val="640"/>
      <w:marRight w:val="0"/>
      <w:marTop w:val="0"/>
      <w:marBottom w:val="0"/>
      <w:divBdr>
        <w:top w:val="none" w:sz="0" w:space="0" w:color="auto"/>
        <w:left w:val="none" w:sz="0" w:space="0" w:color="auto"/>
        <w:bottom w:val="none" w:sz="0" w:space="0" w:color="auto"/>
        <w:right w:val="none" w:sz="0" w:space="0" w:color="auto"/>
      </w:divBdr>
    </w:div>
    <w:div w:id="363092989">
      <w:marLeft w:val="640"/>
      <w:marRight w:val="0"/>
      <w:marTop w:val="0"/>
      <w:marBottom w:val="0"/>
      <w:divBdr>
        <w:top w:val="none" w:sz="0" w:space="0" w:color="auto"/>
        <w:left w:val="none" w:sz="0" w:space="0" w:color="auto"/>
        <w:bottom w:val="none" w:sz="0" w:space="0" w:color="auto"/>
        <w:right w:val="none" w:sz="0" w:space="0" w:color="auto"/>
      </w:divBdr>
    </w:div>
    <w:div w:id="363100542">
      <w:bodyDiv w:val="1"/>
      <w:marLeft w:val="0"/>
      <w:marRight w:val="0"/>
      <w:marTop w:val="0"/>
      <w:marBottom w:val="0"/>
      <w:divBdr>
        <w:top w:val="none" w:sz="0" w:space="0" w:color="auto"/>
        <w:left w:val="none" w:sz="0" w:space="0" w:color="auto"/>
        <w:bottom w:val="none" w:sz="0" w:space="0" w:color="auto"/>
        <w:right w:val="none" w:sz="0" w:space="0" w:color="auto"/>
      </w:divBdr>
    </w:div>
    <w:div w:id="364139886">
      <w:bodyDiv w:val="1"/>
      <w:marLeft w:val="0"/>
      <w:marRight w:val="0"/>
      <w:marTop w:val="0"/>
      <w:marBottom w:val="0"/>
      <w:divBdr>
        <w:top w:val="none" w:sz="0" w:space="0" w:color="auto"/>
        <w:left w:val="none" w:sz="0" w:space="0" w:color="auto"/>
        <w:bottom w:val="none" w:sz="0" w:space="0" w:color="auto"/>
        <w:right w:val="none" w:sz="0" w:space="0" w:color="auto"/>
      </w:divBdr>
    </w:div>
    <w:div w:id="364336013">
      <w:marLeft w:val="640"/>
      <w:marRight w:val="0"/>
      <w:marTop w:val="0"/>
      <w:marBottom w:val="0"/>
      <w:divBdr>
        <w:top w:val="none" w:sz="0" w:space="0" w:color="auto"/>
        <w:left w:val="none" w:sz="0" w:space="0" w:color="auto"/>
        <w:bottom w:val="none" w:sz="0" w:space="0" w:color="auto"/>
        <w:right w:val="none" w:sz="0" w:space="0" w:color="auto"/>
      </w:divBdr>
    </w:div>
    <w:div w:id="364722833">
      <w:bodyDiv w:val="1"/>
      <w:marLeft w:val="0"/>
      <w:marRight w:val="0"/>
      <w:marTop w:val="0"/>
      <w:marBottom w:val="0"/>
      <w:divBdr>
        <w:top w:val="none" w:sz="0" w:space="0" w:color="auto"/>
        <w:left w:val="none" w:sz="0" w:space="0" w:color="auto"/>
        <w:bottom w:val="none" w:sz="0" w:space="0" w:color="auto"/>
        <w:right w:val="none" w:sz="0" w:space="0" w:color="auto"/>
      </w:divBdr>
      <w:divsChild>
        <w:div w:id="15813929">
          <w:marLeft w:val="480"/>
          <w:marRight w:val="0"/>
          <w:marTop w:val="0"/>
          <w:marBottom w:val="0"/>
          <w:divBdr>
            <w:top w:val="none" w:sz="0" w:space="0" w:color="auto"/>
            <w:left w:val="none" w:sz="0" w:space="0" w:color="auto"/>
            <w:bottom w:val="none" w:sz="0" w:space="0" w:color="auto"/>
            <w:right w:val="none" w:sz="0" w:space="0" w:color="auto"/>
          </w:divBdr>
        </w:div>
        <w:div w:id="18048896">
          <w:marLeft w:val="480"/>
          <w:marRight w:val="0"/>
          <w:marTop w:val="0"/>
          <w:marBottom w:val="0"/>
          <w:divBdr>
            <w:top w:val="none" w:sz="0" w:space="0" w:color="auto"/>
            <w:left w:val="none" w:sz="0" w:space="0" w:color="auto"/>
            <w:bottom w:val="none" w:sz="0" w:space="0" w:color="auto"/>
            <w:right w:val="none" w:sz="0" w:space="0" w:color="auto"/>
          </w:divBdr>
        </w:div>
        <w:div w:id="27725555">
          <w:marLeft w:val="480"/>
          <w:marRight w:val="0"/>
          <w:marTop w:val="0"/>
          <w:marBottom w:val="0"/>
          <w:divBdr>
            <w:top w:val="none" w:sz="0" w:space="0" w:color="auto"/>
            <w:left w:val="none" w:sz="0" w:space="0" w:color="auto"/>
            <w:bottom w:val="none" w:sz="0" w:space="0" w:color="auto"/>
            <w:right w:val="none" w:sz="0" w:space="0" w:color="auto"/>
          </w:divBdr>
        </w:div>
        <w:div w:id="82141740">
          <w:marLeft w:val="480"/>
          <w:marRight w:val="0"/>
          <w:marTop w:val="0"/>
          <w:marBottom w:val="0"/>
          <w:divBdr>
            <w:top w:val="none" w:sz="0" w:space="0" w:color="auto"/>
            <w:left w:val="none" w:sz="0" w:space="0" w:color="auto"/>
            <w:bottom w:val="none" w:sz="0" w:space="0" w:color="auto"/>
            <w:right w:val="none" w:sz="0" w:space="0" w:color="auto"/>
          </w:divBdr>
        </w:div>
        <w:div w:id="99111271">
          <w:marLeft w:val="480"/>
          <w:marRight w:val="0"/>
          <w:marTop w:val="0"/>
          <w:marBottom w:val="0"/>
          <w:divBdr>
            <w:top w:val="none" w:sz="0" w:space="0" w:color="auto"/>
            <w:left w:val="none" w:sz="0" w:space="0" w:color="auto"/>
            <w:bottom w:val="none" w:sz="0" w:space="0" w:color="auto"/>
            <w:right w:val="none" w:sz="0" w:space="0" w:color="auto"/>
          </w:divBdr>
        </w:div>
        <w:div w:id="107816075">
          <w:marLeft w:val="480"/>
          <w:marRight w:val="0"/>
          <w:marTop w:val="0"/>
          <w:marBottom w:val="0"/>
          <w:divBdr>
            <w:top w:val="none" w:sz="0" w:space="0" w:color="auto"/>
            <w:left w:val="none" w:sz="0" w:space="0" w:color="auto"/>
            <w:bottom w:val="none" w:sz="0" w:space="0" w:color="auto"/>
            <w:right w:val="none" w:sz="0" w:space="0" w:color="auto"/>
          </w:divBdr>
        </w:div>
        <w:div w:id="112359468">
          <w:marLeft w:val="480"/>
          <w:marRight w:val="0"/>
          <w:marTop w:val="0"/>
          <w:marBottom w:val="0"/>
          <w:divBdr>
            <w:top w:val="none" w:sz="0" w:space="0" w:color="auto"/>
            <w:left w:val="none" w:sz="0" w:space="0" w:color="auto"/>
            <w:bottom w:val="none" w:sz="0" w:space="0" w:color="auto"/>
            <w:right w:val="none" w:sz="0" w:space="0" w:color="auto"/>
          </w:divBdr>
        </w:div>
        <w:div w:id="128481829">
          <w:marLeft w:val="480"/>
          <w:marRight w:val="0"/>
          <w:marTop w:val="0"/>
          <w:marBottom w:val="0"/>
          <w:divBdr>
            <w:top w:val="none" w:sz="0" w:space="0" w:color="auto"/>
            <w:left w:val="none" w:sz="0" w:space="0" w:color="auto"/>
            <w:bottom w:val="none" w:sz="0" w:space="0" w:color="auto"/>
            <w:right w:val="none" w:sz="0" w:space="0" w:color="auto"/>
          </w:divBdr>
        </w:div>
        <w:div w:id="141315641">
          <w:marLeft w:val="480"/>
          <w:marRight w:val="0"/>
          <w:marTop w:val="0"/>
          <w:marBottom w:val="0"/>
          <w:divBdr>
            <w:top w:val="none" w:sz="0" w:space="0" w:color="auto"/>
            <w:left w:val="none" w:sz="0" w:space="0" w:color="auto"/>
            <w:bottom w:val="none" w:sz="0" w:space="0" w:color="auto"/>
            <w:right w:val="none" w:sz="0" w:space="0" w:color="auto"/>
          </w:divBdr>
        </w:div>
        <w:div w:id="152063372">
          <w:marLeft w:val="480"/>
          <w:marRight w:val="0"/>
          <w:marTop w:val="0"/>
          <w:marBottom w:val="0"/>
          <w:divBdr>
            <w:top w:val="none" w:sz="0" w:space="0" w:color="auto"/>
            <w:left w:val="none" w:sz="0" w:space="0" w:color="auto"/>
            <w:bottom w:val="none" w:sz="0" w:space="0" w:color="auto"/>
            <w:right w:val="none" w:sz="0" w:space="0" w:color="auto"/>
          </w:divBdr>
        </w:div>
        <w:div w:id="160776145">
          <w:marLeft w:val="480"/>
          <w:marRight w:val="0"/>
          <w:marTop w:val="0"/>
          <w:marBottom w:val="0"/>
          <w:divBdr>
            <w:top w:val="none" w:sz="0" w:space="0" w:color="auto"/>
            <w:left w:val="none" w:sz="0" w:space="0" w:color="auto"/>
            <w:bottom w:val="none" w:sz="0" w:space="0" w:color="auto"/>
            <w:right w:val="none" w:sz="0" w:space="0" w:color="auto"/>
          </w:divBdr>
        </w:div>
        <w:div w:id="269746774">
          <w:marLeft w:val="480"/>
          <w:marRight w:val="0"/>
          <w:marTop w:val="0"/>
          <w:marBottom w:val="0"/>
          <w:divBdr>
            <w:top w:val="none" w:sz="0" w:space="0" w:color="auto"/>
            <w:left w:val="none" w:sz="0" w:space="0" w:color="auto"/>
            <w:bottom w:val="none" w:sz="0" w:space="0" w:color="auto"/>
            <w:right w:val="none" w:sz="0" w:space="0" w:color="auto"/>
          </w:divBdr>
        </w:div>
        <w:div w:id="269902223">
          <w:marLeft w:val="480"/>
          <w:marRight w:val="0"/>
          <w:marTop w:val="0"/>
          <w:marBottom w:val="0"/>
          <w:divBdr>
            <w:top w:val="none" w:sz="0" w:space="0" w:color="auto"/>
            <w:left w:val="none" w:sz="0" w:space="0" w:color="auto"/>
            <w:bottom w:val="none" w:sz="0" w:space="0" w:color="auto"/>
            <w:right w:val="none" w:sz="0" w:space="0" w:color="auto"/>
          </w:divBdr>
        </w:div>
        <w:div w:id="283849147">
          <w:marLeft w:val="480"/>
          <w:marRight w:val="0"/>
          <w:marTop w:val="0"/>
          <w:marBottom w:val="0"/>
          <w:divBdr>
            <w:top w:val="none" w:sz="0" w:space="0" w:color="auto"/>
            <w:left w:val="none" w:sz="0" w:space="0" w:color="auto"/>
            <w:bottom w:val="none" w:sz="0" w:space="0" w:color="auto"/>
            <w:right w:val="none" w:sz="0" w:space="0" w:color="auto"/>
          </w:divBdr>
        </w:div>
        <w:div w:id="291402209">
          <w:marLeft w:val="480"/>
          <w:marRight w:val="0"/>
          <w:marTop w:val="0"/>
          <w:marBottom w:val="0"/>
          <w:divBdr>
            <w:top w:val="none" w:sz="0" w:space="0" w:color="auto"/>
            <w:left w:val="none" w:sz="0" w:space="0" w:color="auto"/>
            <w:bottom w:val="none" w:sz="0" w:space="0" w:color="auto"/>
            <w:right w:val="none" w:sz="0" w:space="0" w:color="auto"/>
          </w:divBdr>
        </w:div>
        <w:div w:id="343551911">
          <w:marLeft w:val="480"/>
          <w:marRight w:val="0"/>
          <w:marTop w:val="0"/>
          <w:marBottom w:val="0"/>
          <w:divBdr>
            <w:top w:val="none" w:sz="0" w:space="0" w:color="auto"/>
            <w:left w:val="none" w:sz="0" w:space="0" w:color="auto"/>
            <w:bottom w:val="none" w:sz="0" w:space="0" w:color="auto"/>
            <w:right w:val="none" w:sz="0" w:space="0" w:color="auto"/>
          </w:divBdr>
        </w:div>
        <w:div w:id="364714745">
          <w:marLeft w:val="480"/>
          <w:marRight w:val="0"/>
          <w:marTop w:val="0"/>
          <w:marBottom w:val="0"/>
          <w:divBdr>
            <w:top w:val="none" w:sz="0" w:space="0" w:color="auto"/>
            <w:left w:val="none" w:sz="0" w:space="0" w:color="auto"/>
            <w:bottom w:val="none" w:sz="0" w:space="0" w:color="auto"/>
            <w:right w:val="none" w:sz="0" w:space="0" w:color="auto"/>
          </w:divBdr>
        </w:div>
        <w:div w:id="368334939">
          <w:marLeft w:val="480"/>
          <w:marRight w:val="0"/>
          <w:marTop w:val="0"/>
          <w:marBottom w:val="0"/>
          <w:divBdr>
            <w:top w:val="none" w:sz="0" w:space="0" w:color="auto"/>
            <w:left w:val="none" w:sz="0" w:space="0" w:color="auto"/>
            <w:bottom w:val="none" w:sz="0" w:space="0" w:color="auto"/>
            <w:right w:val="none" w:sz="0" w:space="0" w:color="auto"/>
          </w:divBdr>
        </w:div>
        <w:div w:id="382025465">
          <w:marLeft w:val="480"/>
          <w:marRight w:val="0"/>
          <w:marTop w:val="0"/>
          <w:marBottom w:val="0"/>
          <w:divBdr>
            <w:top w:val="none" w:sz="0" w:space="0" w:color="auto"/>
            <w:left w:val="none" w:sz="0" w:space="0" w:color="auto"/>
            <w:bottom w:val="none" w:sz="0" w:space="0" w:color="auto"/>
            <w:right w:val="none" w:sz="0" w:space="0" w:color="auto"/>
          </w:divBdr>
        </w:div>
        <w:div w:id="384989949">
          <w:marLeft w:val="480"/>
          <w:marRight w:val="0"/>
          <w:marTop w:val="0"/>
          <w:marBottom w:val="0"/>
          <w:divBdr>
            <w:top w:val="none" w:sz="0" w:space="0" w:color="auto"/>
            <w:left w:val="none" w:sz="0" w:space="0" w:color="auto"/>
            <w:bottom w:val="none" w:sz="0" w:space="0" w:color="auto"/>
            <w:right w:val="none" w:sz="0" w:space="0" w:color="auto"/>
          </w:divBdr>
        </w:div>
        <w:div w:id="409431311">
          <w:marLeft w:val="480"/>
          <w:marRight w:val="0"/>
          <w:marTop w:val="0"/>
          <w:marBottom w:val="0"/>
          <w:divBdr>
            <w:top w:val="none" w:sz="0" w:space="0" w:color="auto"/>
            <w:left w:val="none" w:sz="0" w:space="0" w:color="auto"/>
            <w:bottom w:val="none" w:sz="0" w:space="0" w:color="auto"/>
            <w:right w:val="none" w:sz="0" w:space="0" w:color="auto"/>
          </w:divBdr>
        </w:div>
        <w:div w:id="429666751">
          <w:marLeft w:val="480"/>
          <w:marRight w:val="0"/>
          <w:marTop w:val="0"/>
          <w:marBottom w:val="0"/>
          <w:divBdr>
            <w:top w:val="none" w:sz="0" w:space="0" w:color="auto"/>
            <w:left w:val="none" w:sz="0" w:space="0" w:color="auto"/>
            <w:bottom w:val="none" w:sz="0" w:space="0" w:color="auto"/>
            <w:right w:val="none" w:sz="0" w:space="0" w:color="auto"/>
          </w:divBdr>
        </w:div>
        <w:div w:id="432823087">
          <w:marLeft w:val="480"/>
          <w:marRight w:val="0"/>
          <w:marTop w:val="0"/>
          <w:marBottom w:val="0"/>
          <w:divBdr>
            <w:top w:val="none" w:sz="0" w:space="0" w:color="auto"/>
            <w:left w:val="none" w:sz="0" w:space="0" w:color="auto"/>
            <w:bottom w:val="none" w:sz="0" w:space="0" w:color="auto"/>
            <w:right w:val="none" w:sz="0" w:space="0" w:color="auto"/>
          </w:divBdr>
        </w:div>
        <w:div w:id="490757451">
          <w:marLeft w:val="480"/>
          <w:marRight w:val="0"/>
          <w:marTop w:val="0"/>
          <w:marBottom w:val="0"/>
          <w:divBdr>
            <w:top w:val="none" w:sz="0" w:space="0" w:color="auto"/>
            <w:left w:val="none" w:sz="0" w:space="0" w:color="auto"/>
            <w:bottom w:val="none" w:sz="0" w:space="0" w:color="auto"/>
            <w:right w:val="none" w:sz="0" w:space="0" w:color="auto"/>
          </w:divBdr>
        </w:div>
        <w:div w:id="505750880">
          <w:marLeft w:val="480"/>
          <w:marRight w:val="0"/>
          <w:marTop w:val="0"/>
          <w:marBottom w:val="0"/>
          <w:divBdr>
            <w:top w:val="none" w:sz="0" w:space="0" w:color="auto"/>
            <w:left w:val="none" w:sz="0" w:space="0" w:color="auto"/>
            <w:bottom w:val="none" w:sz="0" w:space="0" w:color="auto"/>
            <w:right w:val="none" w:sz="0" w:space="0" w:color="auto"/>
          </w:divBdr>
        </w:div>
        <w:div w:id="555700915">
          <w:marLeft w:val="480"/>
          <w:marRight w:val="0"/>
          <w:marTop w:val="0"/>
          <w:marBottom w:val="0"/>
          <w:divBdr>
            <w:top w:val="none" w:sz="0" w:space="0" w:color="auto"/>
            <w:left w:val="none" w:sz="0" w:space="0" w:color="auto"/>
            <w:bottom w:val="none" w:sz="0" w:space="0" w:color="auto"/>
            <w:right w:val="none" w:sz="0" w:space="0" w:color="auto"/>
          </w:divBdr>
        </w:div>
        <w:div w:id="568423465">
          <w:marLeft w:val="480"/>
          <w:marRight w:val="0"/>
          <w:marTop w:val="0"/>
          <w:marBottom w:val="0"/>
          <w:divBdr>
            <w:top w:val="none" w:sz="0" w:space="0" w:color="auto"/>
            <w:left w:val="none" w:sz="0" w:space="0" w:color="auto"/>
            <w:bottom w:val="none" w:sz="0" w:space="0" w:color="auto"/>
            <w:right w:val="none" w:sz="0" w:space="0" w:color="auto"/>
          </w:divBdr>
        </w:div>
        <w:div w:id="592904651">
          <w:marLeft w:val="480"/>
          <w:marRight w:val="0"/>
          <w:marTop w:val="0"/>
          <w:marBottom w:val="0"/>
          <w:divBdr>
            <w:top w:val="none" w:sz="0" w:space="0" w:color="auto"/>
            <w:left w:val="none" w:sz="0" w:space="0" w:color="auto"/>
            <w:bottom w:val="none" w:sz="0" w:space="0" w:color="auto"/>
            <w:right w:val="none" w:sz="0" w:space="0" w:color="auto"/>
          </w:divBdr>
        </w:div>
        <w:div w:id="643001587">
          <w:marLeft w:val="480"/>
          <w:marRight w:val="0"/>
          <w:marTop w:val="0"/>
          <w:marBottom w:val="0"/>
          <w:divBdr>
            <w:top w:val="none" w:sz="0" w:space="0" w:color="auto"/>
            <w:left w:val="none" w:sz="0" w:space="0" w:color="auto"/>
            <w:bottom w:val="none" w:sz="0" w:space="0" w:color="auto"/>
            <w:right w:val="none" w:sz="0" w:space="0" w:color="auto"/>
          </w:divBdr>
        </w:div>
        <w:div w:id="678240138">
          <w:marLeft w:val="480"/>
          <w:marRight w:val="0"/>
          <w:marTop w:val="0"/>
          <w:marBottom w:val="0"/>
          <w:divBdr>
            <w:top w:val="none" w:sz="0" w:space="0" w:color="auto"/>
            <w:left w:val="none" w:sz="0" w:space="0" w:color="auto"/>
            <w:bottom w:val="none" w:sz="0" w:space="0" w:color="auto"/>
            <w:right w:val="none" w:sz="0" w:space="0" w:color="auto"/>
          </w:divBdr>
        </w:div>
        <w:div w:id="736442288">
          <w:marLeft w:val="480"/>
          <w:marRight w:val="0"/>
          <w:marTop w:val="0"/>
          <w:marBottom w:val="0"/>
          <w:divBdr>
            <w:top w:val="none" w:sz="0" w:space="0" w:color="auto"/>
            <w:left w:val="none" w:sz="0" w:space="0" w:color="auto"/>
            <w:bottom w:val="none" w:sz="0" w:space="0" w:color="auto"/>
            <w:right w:val="none" w:sz="0" w:space="0" w:color="auto"/>
          </w:divBdr>
        </w:div>
        <w:div w:id="808205863">
          <w:marLeft w:val="480"/>
          <w:marRight w:val="0"/>
          <w:marTop w:val="0"/>
          <w:marBottom w:val="0"/>
          <w:divBdr>
            <w:top w:val="none" w:sz="0" w:space="0" w:color="auto"/>
            <w:left w:val="none" w:sz="0" w:space="0" w:color="auto"/>
            <w:bottom w:val="none" w:sz="0" w:space="0" w:color="auto"/>
            <w:right w:val="none" w:sz="0" w:space="0" w:color="auto"/>
          </w:divBdr>
        </w:div>
        <w:div w:id="819344064">
          <w:marLeft w:val="480"/>
          <w:marRight w:val="0"/>
          <w:marTop w:val="0"/>
          <w:marBottom w:val="0"/>
          <w:divBdr>
            <w:top w:val="none" w:sz="0" w:space="0" w:color="auto"/>
            <w:left w:val="none" w:sz="0" w:space="0" w:color="auto"/>
            <w:bottom w:val="none" w:sz="0" w:space="0" w:color="auto"/>
            <w:right w:val="none" w:sz="0" w:space="0" w:color="auto"/>
          </w:divBdr>
        </w:div>
        <w:div w:id="822044615">
          <w:marLeft w:val="480"/>
          <w:marRight w:val="0"/>
          <w:marTop w:val="0"/>
          <w:marBottom w:val="0"/>
          <w:divBdr>
            <w:top w:val="none" w:sz="0" w:space="0" w:color="auto"/>
            <w:left w:val="none" w:sz="0" w:space="0" w:color="auto"/>
            <w:bottom w:val="none" w:sz="0" w:space="0" w:color="auto"/>
            <w:right w:val="none" w:sz="0" w:space="0" w:color="auto"/>
          </w:divBdr>
        </w:div>
        <w:div w:id="875972349">
          <w:marLeft w:val="480"/>
          <w:marRight w:val="0"/>
          <w:marTop w:val="0"/>
          <w:marBottom w:val="0"/>
          <w:divBdr>
            <w:top w:val="none" w:sz="0" w:space="0" w:color="auto"/>
            <w:left w:val="none" w:sz="0" w:space="0" w:color="auto"/>
            <w:bottom w:val="none" w:sz="0" w:space="0" w:color="auto"/>
            <w:right w:val="none" w:sz="0" w:space="0" w:color="auto"/>
          </w:divBdr>
        </w:div>
        <w:div w:id="898902395">
          <w:marLeft w:val="480"/>
          <w:marRight w:val="0"/>
          <w:marTop w:val="0"/>
          <w:marBottom w:val="0"/>
          <w:divBdr>
            <w:top w:val="none" w:sz="0" w:space="0" w:color="auto"/>
            <w:left w:val="none" w:sz="0" w:space="0" w:color="auto"/>
            <w:bottom w:val="none" w:sz="0" w:space="0" w:color="auto"/>
            <w:right w:val="none" w:sz="0" w:space="0" w:color="auto"/>
          </w:divBdr>
        </w:div>
        <w:div w:id="931474115">
          <w:marLeft w:val="480"/>
          <w:marRight w:val="0"/>
          <w:marTop w:val="0"/>
          <w:marBottom w:val="0"/>
          <w:divBdr>
            <w:top w:val="none" w:sz="0" w:space="0" w:color="auto"/>
            <w:left w:val="none" w:sz="0" w:space="0" w:color="auto"/>
            <w:bottom w:val="none" w:sz="0" w:space="0" w:color="auto"/>
            <w:right w:val="none" w:sz="0" w:space="0" w:color="auto"/>
          </w:divBdr>
        </w:div>
        <w:div w:id="987784420">
          <w:marLeft w:val="480"/>
          <w:marRight w:val="0"/>
          <w:marTop w:val="0"/>
          <w:marBottom w:val="0"/>
          <w:divBdr>
            <w:top w:val="none" w:sz="0" w:space="0" w:color="auto"/>
            <w:left w:val="none" w:sz="0" w:space="0" w:color="auto"/>
            <w:bottom w:val="none" w:sz="0" w:space="0" w:color="auto"/>
            <w:right w:val="none" w:sz="0" w:space="0" w:color="auto"/>
          </w:divBdr>
        </w:div>
        <w:div w:id="1028407206">
          <w:marLeft w:val="480"/>
          <w:marRight w:val="0"/>
          <w:marTop w:val="0"/>
          <w:marBottom w:val="0"/>
          <w:divBdr>
            <w:top w:val="none" w:sz="0" w:space="0" w:color="auto"/>
            <w:left w:val="none" w:sz="0" w:space="0" w:color="auto"/>
            <w:bottom w:val="none" w:sz="0" w:space="0" w:color="auto"/>
            <w:right w:val="none" w:sz="0" w:space="0" w:color="auto"/>
          </w:divBdr>
        </w:div>
        <w:div w:id="1046418967">
          <w:marLeft w:val="480"/>
          <w:marRight w:val="0"/>
          <w:marTop w:val="0"/>
          <w:marBottom w:val="0"/>
          <w:divBdr>
            <w:top w:val="none" w:sz="0" w:space="0" w:color="auto"/>
            <w:left w:val="none" w:sz="0" w:space="0" w:color="auto"/>
            <w:bottom w:val="none" w:sz="0" w:space="0" w:color="auto"/>
            <w:right w:val="none" w:sz="0" w:space="0" w:color="auto"/>
          </w:divBdr>
        </w:div>
        <w:div w:id="1103113735">
          <w:marLeft w:val="480"/>
          <w:marRight w:val="0"/>
          <w:marTop w:val="0"/>
          <w:marBottom w:val="0"/>
          <w:divBdr>
            <w:top w:val="none" w:sz="0" w:space="0" w:color="auto"/>
            <w:left w:val="none" w:sz="0" w:space="0" w:color="auto"/>
            <w:bottom w:val="none" w:sz="0" w:space="0" w:color="auto"/>
            <w:right w:val="none" w:sz="0" w:space="0" w:color="auto"/>
          </w:divBdr>
        </w:div>
        <w:div w:id="1122723757">
          <w:marLeft w:val="480"/>
          <w:marRight w:val="0"/>
          <w:marTop w:val="0"/>
          <w:marBottom w:val="0"/>
          <w:divBdr>
            <w:top w:val="none" w:sz="0" w:space="0" w:color="auto"/>
            <w:left w:val="none" w:sz="0" w:space="0" w:color="auto"/>
            <w:bottom w:val="none" w:sz="0" w:space="0" w:color="auto"/>
            <w:right w:val="none" w:sz="0" w:space="0" w:color="auto"/>
          </w:divBdr>
        </w:div>
        <w:div w:id="1213158207">
          <w:marLeft w:val="480"/>
          <w:marRight w:val="0"/>
          <w:marTop w:val="0"/>
          <w:marBottom w:val="0"/>
          <w:divBdr>
            <w:top w:val="none" w:sz="0" w:space="0" w:color="auto"/>
            <w:left w:val="none" w:sz="0" w:space="0" w:color="auto"/>
            <w:bottom w:val="none" w:sz="0" w:space="0" w:color="auto"/>
            <w:right w:val="none" w:sz="0" w:space="0" w:color="auto"/>
          </w:divBdr>
        </w:div>
        <w:div w:id="1213343570">
          <w:marLeft w:val="480"/>
          <w:marRight w:val="0"/>
          <w:marTop w:val="0"/>
          <w:marBottom w:val="0"/>
          <w:divBdr>
            <w:top w:val="none" w:sz="0" w:space="0" w:color="auto"/>
            <w:left w:val="none" w:sz="0" w:space="0" w:color="auto"/>
            <w:bottom w:val="none" w:sz="0" w:space="0" w:color="auto"/>
            <w:right w:val="none" w:sz="0" w:space="0" w:color="auto"/>
          </w:divBdr>
        </w:div>
        <w:div w:id="1220284513">
          <w:marLeft w:val="480"/>
          <w:marRight w:val="0"/>
          <w:marTop w:val="0"/>
          <w:marBottom w:val="0"/>
          <w:divBdr>
            <w:top w:val="none" w:sz="0" w:space="0" w:color="auto"/>
            <w:left w:val="none" w:sz="0" w:space="0" w:color="auto"/>
            <w:bottom w:val="none" w:sz="0" w:space="0" w:color="auto"/>
            <w:right w:val="none" w:sz="0" w:space="0" w:color="auto"/>
          </w:divBdr>
        </w:div>
        <w:div w:id="1308894673">
          <w:marLeft w:val="480"/>
          <w:marRight w:val="0"/>
          <w:marTop w:val="0"/>
          <w:marBottom w:val="0"/>
          <w:divBdr>
            <w:top w:val="none" w:sz="0" w:space="0" w:color="auto"/>
            <w:left w:val="none" w:sz="0" w:space="0" w:color="auto"/>
            <w:bottom w:val="none" w:sz="0" w:space="0" w:color="auto"/>
            <w:right w:val="none" w:sz="0" w:space="0" w:color="auto"/>
          </w:divBdr>
        </w:div>
        <w:div w:id="1325357758">
          <w:marLeft w:val="480"/>
          <w:marRight w:val="0"/>
          <w:marTop w:val="0"/>
          <w:marBottom w:val="0"/>
          <w:divBdr>
            <w:top w:val="none" w:sz="0" w:space="0" w:color="auto"/>
            <w:left w:val="none" w:sz="0" w:space="0" w:color="auto"/>
            <w:bottom w:val="none" w:sz="0" w:space="0" w:color="auto"/>
            <w:right w:val="none" w:sz="0" w:space="0" w:color="auto"/>
          </w:divBdr>
        </w:div>
        <w:div w:id="1335105292">
          <w:marLeft w:val="480"/>
          <w:marRight w:val="0"/>
          <w:marTop w:val="0"/>
          <w:marBottom w:val="0"/>
          <w:divBdr>
            <w:top w:val="none" w:sz="0" w:space="0" w:color="auto"/>
            <w:left w:val="none" w:sz="0" w:space="0" w:color="auto"/>
            <w:bottom w:val="none" w:sz="0" w:space="0" w:color="auto"/>
            <w:right w:val="none" w:sz="0" w:space="0" w:color="auto"/>
          </w:divBdr>
        </w:div>
        <w:div w:id="1353802802">
          <w:marLeft w:val="480"/>
          <w:marRight w:val="0"/>
          <w:marTop w:val="0"/>
          <w:marBottom w:val="0"/>
          <w:divBdr>
            <w:top w:val="none" w:sz="0" w:space="0" w:color="auto"/>
            <w:left w:val="none" w:sz="0" w:space="0" w:color="auto"/>
            <w:bottom w:val="none" w:sz="0" w:space="0" w:color="auto"/>
            <w:right w:val="none" w:sz="0" w:space="0" w:color="auto"/>
          </w:divBdr>
        </w:div>
        <w:div w:id="1410883951">
          <w:marLeft w:val="480"/>
          <w:marRight w:val="0"/>
          <w:marTop w:val="0"/>
          <w:marBottom w:val="0"/>
          <w:divBdr>
            <w:top w:val="none" w:sz="0" w:space="0" w:color="auto"/>
            <w:left w:val="none" w:sz="0" w:space="0" w:color="auto"/>
            <w:bottom w:val="none" w:sz="0" w:space="0" w:color="auto"/>
            <w:right w:val="none" w:sz="0" w:space="0" w:color="auto"/>
          </w:divBdr>
        </w:div>
        <w:div w:id="1411007416">
          <w:marLeft w:val="480"/>
          <w:marRight w:val="0"/>
          <w:marTop w:val="0"/>
          <w:marBottom w:val="0"/>
          <w:divBdr>
            <w:top w:val="none" w:sz="0" w:space="0" w:color="auto"/>
            <w:left w:val="none" w:sz="0" w:space="0" w:color="auto"/>
            <w:bottom w:val="none" w:sz="0" w:space="0" w:color="auto"/>
            <w:right w:val="none" w:sz="0" w:space="0" w:color="auto"/>
          </w:divBdr>
        </w:div>
        <w:div w:id="1442795480">
          <w:marLeft w:val="480"/>
          <w:marRight w:val="0"/>
          <w:marTop w:val="0"/>
          <w:marBottom w:val="0"/>
          <w:divBdr>
            <w:top w:val="none" w:sz="0" w:space="0" w:color="auto"/>
            <w:left w:val="none" w:sz="0" w:space="0" w:color="auto"/>
            <w:bottom w:val="none" w:sz="0" w:space="0" w:color="auto"/>
            <w:right w:val="none" w:sz="0" w:space="0" w:color="auto"/>
          </w:divBdr>
        </w:div>
        <w:div w:id="1445491694">
          <w:marLeft w:val="480"/>
          <w:marRight w:val="0"/>
          <w:marTop w:val="0"/>
          <w:marBottom w:val="0"/>
          <w:divBdr>
            <w:top w:val="none" w:sz="0" w:space="0" w:color="auto"/>
            <w:left w:val="none" w:sz="0" w:space="0" w:color="auto"/>
            <w:bottom w:val="none" w:sz="0" w:space="0" w:color="auto"/>
            <w:right w:val="none" w:sz="0" w:space="0" w:color="auto"/>
          </w:divBdr>
        </w:div>
        <w:div w:id="1452017529">
          <w:marLeft w:val="480"/>
          <w:marRight w:val="0"/>
          <w:marTop w:val="0"/>
          <w:marBottom w:val="0"/>
          <w:divBdr>
            <w:top w:val="none" w:sz="0" w:space="0" w:color="auto"/>
            <w:left w:val="none" w:sz="0" w:space="0" w:color="auto"/>
            <w:bottom w:val="none" w:sz="0" w:space="0" w:color="auto"/>
            <w:right w:val="none" w:sz="0" w:space="0" w:color="auto"/>
          </w:divBdr>
        </w:div>
        <w:div w:id="1480339416">
          <w:marLeft w:val="480"/>
          <w:marRight w:val="0"/>
          <w:marTop w:val="0"/>
          <w:marBottom w:val="0"/>
          <w:divBdr>
            <w:top w:val="none" w:sz="0" w:space="0" w:color="auto"/>
            <w:left w:val="none" w:sz="0" w:space="0" w:color="auto"/>
            <w:bottom w:val="none" w:sz="0" w:space="0" w:color="auto"/>
            <w:right w:val="none" w:sz="0" w:space="0" w:color="auto"/>
          </w:divBdr>
        </w:div>
        <w:div w:id="1493981516">
          <w:marLeft w:val="480"/>
          <w:marRight w:val="0"/>
          <w:marTop w:val="0"/>
          <w:marBottom w:val="0"/>
          <w:divBdr>
            <w:top w:val="none" w:sz="0" w:space="0" w:color="auto"/>
            <w:left w:val="none" w:sz="0" w:space="0" w:color="auto"/>
            <w:bottom w:val="none" w:sz="0" w:space="0" w:color="auto"/>
            <w:right w:val="none" w:sz="0" w:space="0" w:color="auto"/>
          </w:divBdr>
        </w:div>
        <w:div w:id="1520508392">
          <w:marLeft w:val="480"/>
          <w:marRight w:val="0"/>
          <w:marTop w:val="0"/>
          <w:marBottom w:val="0"/>
          <w:divBdr>
            <w:top w:val="none" w:sz="0" w:space="0" w:color="auto"/>
            <w:left w:val="none" w:sz="0" w:space="0" w:color="auto"/>
            <w:bottom w:val="none" w:sz="0" w:space="0" w:color="auto"/>
            <w:right w:val="none" w:sz="0" w:space="0" w:color="auto"/>
          </w:divBdr>
        </w:div>
        <w:div w:id="1521433609">
          <w:marLeft w:val="480"/>
          <w:marRight w:val="0"/>
          <w:marTop w:val="0"/>
          <w:marBottom w:val="0"/>
          <w:divBdr>
            <w:top w:val="none" w:sz="0" w:space="0" w:color="auto"/>
            <w:left w:val="none" w:sz="0" w:space="0" w:color="auto"/>
            <w:bottom w:val="none" w:sz="0" w:space="0" w:color="auto"/>
            <w:right w:val="none" w:sz="0" w:space="0" w:color="auto"/>
          </w:divBdr>
        </w:div>
        <w:div w:id="1532762804">
          <w:marLeft w:val="480"/>
          <w:marRight w:val="0"/>
          <w:marTop w:val="0"/>
          <w:marBottom w:val="0"/>
          <w:divBdr>
            <w:top w:val="none" w:sz="0" w:space="0" w:color="auto"/>
            <w:left w:val="none" w:sz="0" w:space="0" w:color="auto"/>
            <w:bottom w:val="none" w:sz="0" w:space="0" w:color="auto"/>
            <w:right w:val="none" w:sz="0" w:space="0" w:color="auto"/>
          </w:divBdr>
        </w:div>
        <w:div w:id="1545826452">
          <w:marLeft w:val="480"/>
          <w:marRight w:val="0"/>
          <w:marTop w:val="0"/>
          <w:marBottom w:val="0"/>
          <w:divBdr>
            <w:top w:val="none" w:sz="0" w:space="0" w:color="auto"/>
            <w:left w:val="none" w:sz="0" w:space="0" w:color="auto"/>
            <w:bottom w:val="none" w:sz="0" w:space="0" w:color="auto"/>
            <w:right w:val="none" w:sz="0" w:space="0" w:color="auto"/>
          </w:divBdr>
        </w:div>
        <w:div w:id="1601372361">
          <w:marLeft w:val="480"/>
          <w:marRight w:val="0"/>
          <w:marTop w:val="0"/>
          <w:marBottom w:val="0"/>
          <w:divBdr>
            <w:top w:val="none" w:sz="0" w:space="0" w:color="auto"/>
            <w:left w:val="none" w:sz="0" w:space="0" w:color="auto"/>
            <w:bottom w:val="none" w:sz="0" w:space="0" w:color="auto"/>
            <w:right w:val="none" w:sz="0" w:space="0" w:color="auto"/>
          </w:divBdr>
        </w:div>
        <w:div w:id="1630671664">
          <w:marLeft w:val="480"/>
          <w:marRight w:val="0"/>
          <w:marTop w:val="0"/>
          <w:marBottom w:val="0"/>
          <w:divBdr>
            <w:top w:val="none" w:sz="0" w:space="0" w:color="auto"/>
            <w:left w:val="none" w:sz="0" w:space="0" w:color="auto"/>
            <w:bottom w:val="none" w:sz="0" w:space="0" w:color="auto"/>
            <w:right w:val="none" w:sz="0" w:space="0" w:color="auto"/>
          </w:divBdr>
        </w:div>
        <w:div w:id="1640500342">
          <w:marLeft w:val="480"/>
          <w:marRight w:val="0"/>
          <w:marTop w:val="0"/>
          <w:marBottom w:val="0"/>
          <w:divBdr>
            <w:top w:val="none" w:sz="0" w:space="0" w:color="auto"/>
            <w:left w:val="none" w:sz="0" w:space="0" w:color="auto"/>
            <w:bottom w:val="none" w:sz="0" w:space="0" w:color="auto"/>
            <w:right w:val="none" w:sz="0" w:space="0" w:color="auto"/>
          </w:divBdr>
        </w:div>
        <w:div w:id="1738699440">
          <w:marLeft w:val="480"/>
          <w:marRight w:val="0"/>
          <w:marTop w:val="0"/>
          <w:marBottom w:val="0"/>
          <w:divBdr>
            <w:top w:val="none" w:sz="0" w:space="0" w:color="auto"/>
            <w:left w:val="none" w:sz="0" w:space="0" w:color="auto"/>
            <w:bottom w:val="none" w:sz="0" w:space="0" w:color="auto"/>
            <w:right w:val="none" w:sz="0" w:space="0" w:color="auto"/>
          </w:divBdr>
        </w:div>
        <w:div w:id="1810780719">
          <w:marLeft w:val="480"/>
          <w:marRight w:val="0"/>
          <w:marTop w:val="0"/>
          <w:marBottom w:val="0"/>
          <w:divBdr>
            <w:top w:val="none" w:sz="0" w:space="0" w:color="auto"/>
            <w:left w:val="none" w:sz="0" w:space="0" w:color="auto"/>
            <w:bottom w:val="none" w:sz="0" w:space="0" w:color="auto"/>
            <w:right w:val="none" w:sz="0" w:space="0" w:color="auto"/>
          </w:divBdr>
        </w:div>
        <w:div w:id="1855487401">
          <w:marLeft w:val="480"/>
          <w:marRight w:val="0"/>
          <w:marTop w:val="0"/>
          <w:marBottom w:val="0"/>
          <w:divBdr>
            <w:top w:val="none" w:sz="0" w:space="0" w:color="auto"/>
            <w:left w:val="none" w:sz="0" w:space="0" w:color="auto"/>
            <w:bottom w:val="none" w:sz="0" w:space="0" w:color="auto"/>
            <w:right w:val="none" w:sz="0" w:space="0" w:color="auto"/>
          </w:divBdr>
        </w:div>
        <w:div w:id="1902445241">
          <w:marLeft w:val="480"/>
          <w:marRight w:val="0"/>
          <w:marTop w:val="0"/>
          <w:marBottom w:val="0"/>
          <w:divBdr>
            <w:top w:val="none" w:sz="0" w:space="0" w:color="auto"/>
            <w:left w:val="none" w:sz="0" w:space="0" w:color="auto"/>
            <w:bottom w:val="none" w:sz="0" w:space="0" w:color="auto"/>
            <w:right w:val="none" w:sz="0" w:space="0" w:color="auto"/>
          </w:divBdr>
        </w:div>
        <w:div w:id="1903177261">
          <w:marLeft w:val="480"/>
          <w:marRight w:val="0"/>
          <w:marTop w:val="0"/>
          <w:marBottom w:val="0"/>
          <w:divBdr>
            <w:top w:val="none" w:sz="0" w:space="0" w:color="auto"/>
            <w:left w:val="none" w:sz="0" w:space="0" w:color="auto"/>
            <w:bottom w:val="none" w:sz="0" w:space="0" w:color="auto"/>
            <w:right w:val="none" w:sz="0" w:space="0" w:color="auto"/>
          </w:divBdr>
        </w:div>
        <w:div w:id="1931935904">
          <w:marLeft w:val="480"/>
          <w:marRight w:val="0"/>
          <w:marTop w:val="0"/>
          <w:marBottom w:val="0"/>
          <w:divBdr>
            <w:top w:val="none" w:sz="0" w:space="0" w:color="auto"/>
            <w:left w:val="none" w:sz="0" w:space="0" w:color="auto"/>
            <w:bottom w:val="none" w:sz="0" w:space="0" w:color="auto"/>
            <w:right w:val="none" w:sz="0" w:space="0" w:color="auto"/>
          </w:divBdr>
        </w:div>
        <w:div w:id="2007592554">
          <w:marLeft w:val="480"/>
          <w:marRight w:val="0"/>
          <w:marTop w:val="0"/>
          <w:marBottom w:val="0"/>
          <w:divBdr>
            <w:top w:val="none" w:sz="0" w:space="0" w:color="auto"/>
            <w:left w:val="none" w:sz="0" w:space="0" w:color="auto"/>
            <w:bottom w:val="none" w:sz="0" w:space="0" w:color="auto"/>
            <w:right w:val="none" w:sz="0" w:space="0" w:color="auto"/>
          </w:divBdr>
        </w:div>
        <w:div w:id="2009478482">
          <w:marLeft w:val="480"/>
          <w:marRight w:val="0"/>
          <w:marTop w:val="0"/>
          <w:marBottom w:val="0"/>
          <w:divBdr>
            <w:top w:val="none" w:sz="0" w:space="0" w:color="auto"/>
            <w:left w:val="none" w:sz="0" w:space="0" w:color="auto"/>
            <w:bottom w:val="none" w:sz="0" w:space="0" w:color="auto"/>
            <w:right w:val="none" w:sz="0" w:space="0" w:color="auto"/>
          </w:divBdr>
        </w:div>
        <w:div w:id="2025277338">
          <w:marLeft w:val="480"/>
          <w:marRight w:val="0"/>
          <w:marTop w:val="0"/>
          <w:marBottom w:val="0"/>
          <w:divBdr>
            <w:top w:val="none" w:sz="0" w:space="0" w:color="auto"/>
            <w:left w:val="none" w:sz="0" w:space="0" w:color="auto"/>
            <w:bottom w:val="none" w:sz="0" w:space="0" w:color="auto"/>
            <w:right w:val="none" w:sz="0" w:space="0" w:color="auto"/>
          </w:divBdr>
        </w:div>
        <w:div w:id="2087913963">
          <w:marLeft w:val="480"/>
          <w:marRight w:val="0"/>
          <w:marTop w:val="0"/>
          <w:marBottom w:val="0"/>
          <w:divBdr>
            <w:top w:val="none" w:sz="0" w:space="0" w:color="auto"/>
            <w:left w:val="none" w:sz="0" w:space="0" w:color="auto"/>
            <w:bottom w:val="none" w:sz="0" w:space="0" w:color="auto"/>
            <w:right w:val="none" w:sz="0" w:space="0" w:color="auto"/>
          </w:divBdr>
        </w:div>
      </w:divsChild>
    </w:div>
    <w:div w:id="364990794">
      <w:marLeft w:val="640"/>
      <w:marRight w:val="0"/>
      <w:marTop w:val="0"/>
      <w:marBottom w:val="0"/>
      <w:divBdr>
        <w:top w:val="none" w:sz="0" w:space="0" w:color="auto"/>
        <w:left w:val="none" w:sz="0" w:space="0" w:color="auto"/>
        <w:bottom w:val="none" w:sz="0" w:space="0" w:color="auto"/>
        <w:right w:val="none" w:sz="0" w:space="0" w:color="auto"/>
      </w:divBdr>
    </w:div>
    <w:div w:id="365525292">
      <w:marLeft w:val="640"/>
      <w:marRight w:val="0"/>
      <w:marTop w:val="0"/>
      <w:marBottom w:val="0"/>
      <w:divBdr>
        <w:top w:val="none" w:sz="0" w:space="0" w:color="auto"/>
        <w:left w:val="none" w:sz="0" w:space="0" w:color="auto"/>
        <w:bottom w:val="none" w:sz="0" w:space="0" w:color="auto"/>
        <w:right w:val="none" w:sz="0" w:space="0" w:color="auto"/>
      </w:divBdr>
    </w:div>
    <w:div w:id="365718823">
      <w:marLeft w:val="640"/>
      <w:marRight w:val="0"/>
      <w:marTop w:val="0"/>
      <w:marBottom w:val="0"/>
      <w:divBdr>
        <w:top w:val="none" w:sz="0" w:space="0" w:color="auto"/>
        <w:left w:val="none" w:sz="0" w:space="0" w:color="auto"/>
        <w:bottom w:val="none" w:sz="0" w:space="0" w:color="auto"/>
        <w:right w:val="none" w:sz="0" w:space="0" w:color="auto"/>
      </w:divBdr>
    </w:div>
    <w:div w:id="365911528">
      <w:bodyDiv w:val="1"/>
      <w:marLeft w:val="0"/>
      <w:marRight w:val="0"/>
      <w:marTop w:val="0"/>
      <w:marBottom w:val="0"/>
      <w:divBdr>
        <w:top w:val="none" w:sz="0" w:space="0" w:color="auto"/>
        <w:left w:val="none" w:sz="0" w:space="0" w:color="auto"/>
        <w:bottom w:val="none" w:sz="0" w:space="0" w:color="auto"/>
        <w:right w:val="none" w:sz="0" w:space="0" w:color="auto"/>
      </w:divBdr>
    </w:div>
    <w:div w:id="366221592">
      <w:marLeft w:val="640"/>
      <w:marRight w:val="0"/>
      <w:marTop w:val="0"/>
      <w:marBottom w:val="0"/>
      <w:divBdr>
        <w:top w:val="none" w:sz="0" w:space="0" w:color="auto"/>
        <w:left w:val="none" w:sz="0" w:space="0" w:color="auto"/>
        <w:bottom w:val="none" w:sz="0" w:space="0" w:color="auto"/>
        <w:right w:val="none" w:sz="0" w:space="0" w:color="auto"/>
      </w:divBdr>
    </w:div>
    <w:div w:id="366679830">
      <w:marLeft w:val="640"/>
      <w:marRight w:val="0"/>
      <w:marTop w:val="0"/>
      <w:marBottom w:val="0"/>
      <w:divBdr>
        <w:top w:val="none" w:sz="0" w:space="0" w:color="auto"/>
        <w:left w:val="none" w:sz="0" w:space="0" w:color="auto"/>
        <w:bottom w:val="none" w:sz="0" w:space="0" w:color="auto"/>
        <w:right w:val="none" w:sz="0" w:space="0" w:color="auto"/>
      </w:divBdr>
    </w:div>
    <w:div w:id="366879362">
      <w:marLeft w:val="640"/>
      <w:marRight w:val="0"/>
      <w:marTop w:val="0"/>
      <w:marBottom w:val="0"/>
      <w:divBdr>
        <w:top w:val="none" w:sz="0" w:space="0" w:color="auto"/>
        <w:left w:val="none" w:sz="0" w:space="0" w:color="auto"/>
        <w:bottom w:val="none" w:sz="0" w:space="0" w:color="auto"/>
        <w:right w:val="none" w:sz="0" w:space="0" w:color="auto"/>
      </w:divBdr>
    </w:div>
    <w:div w:id="367145314">
      <w:marLeft w:val="640"/>
      <w:marRight w:val="0"/>
      <w:marTop w:val="0"/>
      <w:marBottom w:val="0"/>
      <w:divBdr>
        <w:top w:val="none" w:sz="0" w:space="0" w:color="auto"/>
        <w:left w:val="none" w:sz="0" w:space="0" w:color="auto"/>
        <w:bottom w:val="none" w:sz="0" w:space="0" w:color="auto"/>
        <w:right w:val="none" w:sz="0" w:space="0" w:color="auto"/>
      </w:divBdr>
    </w:div>
    <w:div w:id="367489853">
      <w:marLeft w:val="640"/>
      <w:marRight w:val="0"/>
      <w:marTop w:val="0"/>
      <w:marBottom w:val="0"/>
      <w:divBdr>
        <w:top w:val="none" w:sz="0" w:space="0" w:color="auto"/>
        <w:left w:val="none" w:sz="0" w:space="0" w:color="auto"/>
        <w:bottom w:val="none" w:sz="0" w:space="0" w:color="auto"/>
        <w:right w:val="none" w:sz="0" w:space="0" w:color="auto"/>
      </w:divBdr>
    </w:div>
    <w:div w:id="367875816">
      <w:marLeft w:val="640"/>
      <w:marRight w:val="0"/>
      <w:marTop w:val="0"/>
      <w:marBottom w:val="0"/>
      <w:divBdr>
        <w:top w:val="none" w:sz="0" w:space="0" w:color="auto"/>
        <w:left w:val="none" w:sz="0" w:space="0" w:color="auto"/>
        <w:bottom w:val="none" w:sz="0" w:space="0" w:color="auto"/>
        <w:right w:val="none" w:sz="0" w:space="0" w:color="auto"/>
      </w:divBdr>
    </w:div>
    <w:div w:id="367951683">
      <w:marLeft w:val="640"/>
      <w:marRight w:val="0"/>
      <w:marTop w:val="0"/>
      <w:marBottom w:val="0"/>
      <w:divBdr>
        <w:top w:val="none" w:sz="0" w:space="0" w:color="auto"/>
        <w:left w:val="none" w:sz="0" w:space="0" w:color="auto"/>
        <w:bottom w:val="none" w:sz="0" w:space="0" w:color="auto"/>
        <w:right w:val="none" w:sz="0" w:space="0" w:color="auto"/>
      </w:divBdr>
    </w:div>
    <w:div w:id="368145621">
      <w:marLeft w:val="640"/>
      <w:marRight w:val="0"/>
      <w:marTop w:val="0"/>
      <w:marBottom w:val="0"/>
      <w:divBdr>
        <w:top w:val="none" w:sz="0" w:space="0" w:color="auto"/>
        <w:left w:val="none" w:sz="0" w:space="0" w:color="auto"/>
        <w:bottom w:val="none" w:sz="0" w:space="0" w:color="auto"/>
        <w:right w:val="none" w:sz="0" w:space="0" w:color="auto"/>
      </w:divBdr>
    </w:div>
    <w:div w:id="368342032">
      <w:marLeft w:val="640"/>
      <w:marRight w:val="0"/>
      <w:marTop w:val="0"/>
      <w:marBottom w:val="0"/>
      <w:divBdr>
        <w:top w:val="none" w:sz="0" w:space="0" w:color="auto"/>
        <w:left w:val="none" w:sz="0" w:space="0" w:color="auto"/>
        <w:bottom w:val="none" w:sz="0" w:space="0" w:color="auto"/>
        <w:right w:val="none" w:sz="0" w:space="0" w:color="auto"/>
      </w:divBdr>
    </w:div>
    <w:div w:id="368918753">
      <w:bodyDiv w:val="1"/>
      <w:marLeft w:val="0"/>
      <w:marRight w:val="0"/>
      <w:marTop w:val="0"/>
      <w:marBottom w:val="0"/>
      <w:divBdr>
        <w:top w:val="none" w:sz="0" w:space="0" w:color="auto"/>
        <w:left w:val="none" w:sz="0" w:space="0" w:color="auto"/>
        <w:bottom w:val="none" w:sz="0" w:space="0" w:color="auto"/>
        <w:right w:val="none" w:sz="0" w:space="0" w:color="auto"/>
      </w:divBdr>
    </w:div>
    <w:div w:id="368920337">
      <w:marLeft w:val="640"/>
      <w:marRight w:val="0"/>
      <w:marTop w:val="0"/>
      <w:marBottom w:val="0"/>
      <w:divBdr>
        <w:top w:val="none" w:sz="0" w:space="0" w:color="auto"/>
        <w:left w:val="none" w:sz="0" w:space="0" w:color="auto"/>
        <w:bottom w:val="none" w:sz="0" w:space="0" w:color="auto"/>
        <w:right w:val="none" w:sz="0" w:space="0" w:color="auto"/>
      </w:divBdr>
    </w:div>
    <w:div w:id="369303499">
      <w:marLeft w:val="640"/>
      <w:marRight w:val="0"/>
      <w:marTop w:val="0"/>
      <w:marBottom w:val="0"/>
      <w:divBdr>
        <w:top w:val="none" w:sz="0" w:space="0" w:color="auto"/>
        <w:left w:val="none" w:sz="0" w:space="0" w:color="auto"/>
        <w:bottom w:val="none" w:sz="0" w:space="0" w:color="auto"/>
        <w:right w:val="none" w:sz="0" w:space="0" w:color="auto"/>
      </w:divBdr>
    </w:div>
    <w:div w:id="369577418">
      <w:marLeft w:val="640"/>
      <w:marRight w:val="0"/>
      <w:marTop w:val="0"/>
      <w:marBottom w:val="0"/>
      <w:divBdr>
        <w:top w:val="none" w:sz="0" w:space="0" w:color="auto"/>
        <w:left w:val="none" w:sz="0" w:space="0" w:color="auto"/>
        <w:bottom w:val="none" w:sz="0" w:space="0" w:color="auto"/>
        <w:right w:val="none" w:sz="0" w:space="0" w:color="auto"/>
      </w:divBdr>
    </w:div>
    <w:div w:id="370156389">
      <w:bodyDiv w:val="1"/>
      <w:marLeft w:val="0"/>
      <w:marRight w:val="0"/>
      <w:marTop w:val="0"/>
      <w:marBottom w:val="0"/>
      <w:divBdr>
        <w:top w:val="none" w:sz="0" w:space="0" w:color="auto"/>
        <w:left w:val="none" w:sz="0" w:space="0" w:color="auto"/>
        <w:bottom w:val="none" w:sz="0" w:space="0" w:color="auto"/>
        <w:right w:val="none" w:sz="0" w:space="0" w:color="auto"/>
      </w:divBdr>
    </w:div>
    <w:div w:id="370497635">
      <w:marLeft w:val="640"/>
      <w:marRight w:val="0"/>
      <w:marTop w:val="0"/>
      <w:marBottom w:val="0"/>
      <w:divBdr>
        <w:top w:val="none" w:sz="0" w:space="0" w:color="auto"/>
        <w:left w:val="none" w:sz="0" w:space="0" w:color="auto"/>
        <w:bottom w:val="none" w:sz="0" w:space="0" w:color="auto"/>
        <w:right w:val="none" w:sz="0" w:space="0" w:color="auto"/>
      </w:divBdr>
    </w:div>
    <w:div w:id="370616218">
      <w:marLeft w:val="640"/>
      <w:marRight w:val="0"/>
      <w:marTop w:val="0"/>
      <w:marBottom w:val="0"/>
      <w:divBdr>
        <w:top w:val="none" w:sz="0" w:space="0" w:color="auto"/>
        <w:left w:val="none" w:sz="0" w:space="0" w:color="auto"/>
        <w:bottom w:val="none" w:sz="0" w:space="0" w:color="auto"/>
        <w:right w:val="none" w:sz="0" w:space="0" w:color="auto"/>
      </w:divBdr>
    </w:div>
    <w:div w:id="370763885">
      <w:marLeft w:val="640"/>
      <w:marRight w:val="0"/>
      <w:marTop w:val="0"/>
      <w:marBottom w:val="0"/>
      <w:divBdr>
        <w:top w:val="none" w:sz="0" w:space="0" w:color="auto"/>
        <w:left w:val="none" w:sz="0" w:space="0" w:color="auto"/>
        <w:bottom w:val="none" w:sz="0" w:space="0" w:color="auto"/>
        <w:right w:val="none" w:sz="0" w:space="0" w:color="auto"/>
      </w:divBdr>
    </w:div>
    <w:div w:id="371001984">
      <w:marLeft w:val="640"/>
      <w:marRight w:val="0"/>
      <w:marTop w:val="0"/>
      <w:marBottom w:val="0"/>
      <w:divBdr>
        <w:top w:val="none" w:sz="0" w:space="0" w:color="auto"/>
        <w:left w:val="none" w:sz="0" w:space="0" w:color="auto"/>
        <w:bottom w:val="none" w:sz="0" w:space="0" w:color="auto"/>
        <w:right w:val="none" w:sz="0" w:space="0" w:color="auto"/>
      </w:divBdr>
    </w:div>
    <w:div w:id="371080229">
      <w:marLeft w:val="640"/>
      <w:marRight w:val="0"/>
      <w:marTop w:val="0"/>
      <w:marBottom w:val="0"/>
      <w:divBdr>
        <w:top w:val="none" w:sz="0" w:space="0" w:color="auto"/>
        <w:left w:val="none" w:sz="0" w:space="0" w:color="auto"/>
        <w:bottom w:val="none" w:sz="0" w:space="0" w:color="auto"/>
        <w:right w:val="none" w:sz="0" w:space="0" w:color="auto"/>
      </w:divBdr>
    </w:div>
    <w:div w:id="371227452">
      <w:marLeft w:val="640"/>
      <w:marRight w:val="0"/>
      <w:marTop w:val="0"/>
      <w:marBottom w:val="0"/>
      <w:divBdr>
        <w:top w:val="none" w:sz="0" w:space="0" w:color="auto"/>
        <w:left w:val="none" w:sz="0" w:space="0" w:color="auto"/>
        <w:bottom w:val="none" w:sz="0" w:space="0" w:color="auto"/>
        <w:right w:val="none" w:sz="0" w:space="0" w:color="auto"/>
      </w:divBdr>
    </w:div>
    <w:div w:id="372536097">
      <w:bodyDiv w:val="1"/>
      <w:marLeft w:val="0"/>
      <w:marRight w:val="0"/>
      <w:marTop w:val="0"/>
      <w:marBottom w:val="0"/>
      <w:divBdr>
        <w:top w:val="none" w:sz="0" w:space="0" w:color="auto"/>
        <w:left w:val="none" w:sz="0" w:space="0" w:color="auto"/>
        <w:bottom w:val="none" w:sz="0" w:space="0" w:color="auto"/>
        <w:right w:val="none" w:sz="0" w:space="0" w:color="auto"/>
      </w:divBdr>
      <w:divsChild>
        <w:div w:id="86924162">
          <w:marLeft w:val="480"/>
          <w:marRight w:val="0"/>
          <w:marTop w:val="0"/>
          <w:marBottom w:val="0"/>
          <w:divBdr>
            <w:top w:val="none" w:sz="0" w:space="0" w:color="auto"/>
            <w:left w:val="none" w:sz="0" w:space="0" w:color="auto"/>
            <w:bottom w:val="none" w:sz="0" w:space="0" w:color="auto"/>
            <w:right w:val="none" w:sz="0" w:space="0" w:color="auto"/>
          </w:divBdr>
        </w:div>
        <w:div w:id="139078444">
          <w:marLeft w:val="480"/>
          <w:marRight w:val="0"/>
          <w:marTop w:val="0"/>
          <w:marBottom w:val="0"/>
          <w:divBdr>
            <w:top w:val="none" w:sz="0" w:space="0" w:color="auto"/>
            <w:left w:val="none" w:sz="0" w:space="0" w:color="auto"/>
            <w:bottom w:val="none" w:sz="0" w:space="0" w:color="auto"/>
            <w:right w:val="none" w:sz="0" w:space="0" w:color="auto"/>
          </w:divBdr>
        </w:div>
        <w:div w:id="231694905">
          <w:marLeft w:val="480"/>
          <w:marRight w:val="0"/>
          <w:marTop w:val="0"/>
          <w:marBottom w:val="0"/>
          <w:divBdr>
            <w:top w:val="none" w:sz="0" w:space="0" w:color="auto"/>
            <w:left w:val="none" w:sz="0" w:space="0" w:color="auto"/>
            <w:bottom w:val="none" w:sz="0" w:space="0" w:color="auto"/>
            <w:right w:val="none" w:sz="0" w:space="0" w:color="auto"/>
          </w:divBdr>
        </w:div>
        <w:div w:id="284233435">
          <w:marLeft w:val="480"/>
          <w:marRight w:val="0"/>
          <w:marTop w:val="0"/>
          <w:marBottom w:val="0"/>
          <w:divBdr>
            <w:top w:val="none" w:sz="0" w:space="0" w:color="auto"/>
            <w:left w:val="none" w:sz="0" w:space="0" w:color="auto"/>
            <w:bottom w:val="none" w:sz="0" w:space="0" w:color="auto"/>
            <w:right w:val="none" w:sz="0" w:space="0" w:color="auto"/>
          </w:divBdr>
        </w:div>
        <w:div w:id="351108077">
          <w:marLeft w:val="480"/>
          <w:marRight w:val="0"/>
          <w:marTop w:val="0"/>
          <w:marBottom w:val="0"/>
          <w:divBdr>
            <w:top w:val="none" w:sz="0" w:space="0" w:color="auto"/>
            <w:left w:val="none" w:sz="0" w:space="0" w:color="auto"/>
            <w:bottom w:val="none" w:sz="0" w:space="0" w:color="auto"/>
            <w:right w:val="none" w:sz="0" w:space="0" w:color="auto"/>
          </w:divBdr>
        </w:div>
        <w:div w:id="357052767">
          <w:marLeft w:val="480"/>
          <w:marRight w:val="0"/>
          <w:marTop w:val="0"/>
          <w:marBottom w:val="0"/>
          <w:divBdr>
            <w:top w:val="none" w:sz="0" w:space="0" w:color="auto"/>
            <w:left w:val="none" w:sz="0" w:space="0" w:color="auto"/>
            <w:bottom w:val="none" w:sz="0" w:space="0" w:color="auto"/>
            <w:right w:val="none" w:sz="0" w:space="0" w:color="auto"/>
          </w:divBdr>
        </w:div>
        <w:div w:id="403798130">
          <w:marLeft w:val="480"/>
          <w:marRight w:val="0"/>
          <w:marTop w:val="0"/>
          <w:marBottom w:val="0"/>
          <w:divBdr>
            <w:top w:val="none" w:sz="0" w:space="0" w:color="auto"/>
            <w:left w:val="none" w:sz="0" w:space="0" w:color="auto"/>
            <w:bottom w:val="none" w:sz="0" w:space="0" w:color="auto"/>
            <w:right w:val="none" w:sz="0" w:space="0" w:color="auto"/>
          </w:divBdr>
        </w:div>
        <w:div w:id="423769337">
          <w:marLeft w:val="480"/>
          <w:marRight w:val="0"/>
          <w:marTop w:val="0"/>
          <w:marBottom w:val="0"/>
          <w:divBdr>
            <w:top w:val="none" w:sz="0" w:space="0" w:color="auto"/>
            <w:left w:val="none" w:sz="0" w:space="0" w:color="auto"/>
            <w:bottom w:val="none" w:sz="0" w:space="0" w:color="auto"/>
            <w:right w:val="none" w:sz="0" w:space="0" w:color="auto"/>
          </w:divBdr>
        </w:div>
        <w:div w:id="453640252">
          <w:marLeft w:val="480"/>
          <w:marRight w:val="0"/>
          <w:marTop w:val="0"/>
          <w:marBottom w:val="0"/>
          <w:divBdr>
            <w:top w:val="none" w:sz="0" w:space="0" w:color="auto"/>
            <w:left w:val="none" w:sz="0" w:space="0" w:color="auto"/>
            <w:bottom w:val="none" w:sz="0" w:space="0" w:color="auto"/>
            <w:right w:val="none" w:sz="0" w:space="0" w:color="auto"/>
          </w:divBdr>
        </w:div>
        <w:div w:id="462621687">
          <w:marLeft w:val="480"/>
          <w:marRight w:val="0"/>
          <w:marTop w:val="0"/>
          <w:marBottom w:val="0"/>
          <w:divBdr>
            <w:top w:val="none" w:sz="0" w:space="0" w:color="auto"/>
            <w:left w:val="none" w:sz="0" w:space="0" w:color="auto"/>
            <w:bottom w:val="none" w:sz="0" w:space="0" w:color="auto"/>
            <w:right w:val="none" w:sz="0" w:space="0" w:color="auto"/>
          </w:divBdr>
        </w:div>
        <w:div w:id="469133065">
          <w:marLeft w:val="480"/>
          <w:marRight w:val="0"/>
          <w:marTop w:val="0"/>
          <w:marBottom w:val="0"/>
          <w:divBdr>
            <w:top w:val="none" w:sz="0" w:space="0" w:color="auto"/>
            <w:left w:val="none" w:sz="0" w:space="0" w:color="auto"/>
            <w:bottom w:val="none" w:sz="0" w:space="0" w:color="auto"/>
            <w:right w:val="none" w:sz="0" w:space="0" w:color="auto"/>
          </w:divBdr>
        </w:div>
        <w:div w:id="507671037">
          <w:marLeft w:val="480"/>
          <w:marRight w:val="0"/>
          <w:marTop w:val="0"/>
          <w:marBottom w:val="0"/>
          <w:divBdr>
            <w:top w:val="none" w:sz="0" w:space="0" w:color="auto"/>
            <w:left w:val="none" w:sz="0" w:space="0" w:color="auto"/>
            <w:bottom w:val="none" w:sz="0" w:space="0" w:color="auto"/>
            <w:right w:val="none" w:sz="0" w:space="0" w:color="auto"/>
          </w:divBdr>
        </w:div>
        <w:div w:id="593368396">
          <w:marLeft w:val="480"/>
          <w:marRight w:val="0"/>
          <w:marTop w:val="0"/>
          <w:marBottom w:val="0"/>
          <w:divBdr>
            <w:top w:val="none" w:sz="0" w:space="0" w:color="auto"/>
            <w:left w:val="none" w:sz="0" w:space="0" w:color="auto"/>
            <w:bottom w:val="none" w:sz="0" w:space="0" w:color="auto"/>
            <w:right w:val="none" w:sz="0" w:space="0" w:color="auto"/>
          </w:divBdr>
        </w:div>
        <w:div w:id="619147507">
          <w:marLeft w:val="480"/>
          <w:marRight w:val="0"/>
          <w:marTop w:val="0"/>
          <w:marBottom w:val="0"/>
          <w:divBdr>
            <w:top w:val="none" w:sz="0" w:space="0" w:color="auto"/>
            <w:left w:val="none" w:sz="0" w:space="0" w:color="auto"/>
            <w:bottom w:val="none" w:sz="0" w:space="0" w:color="auto"/>
            <w:right w:val="none" w:sz="0" w:space="0" w:color="auto"/>
          </w:divBdr>
        </w:div>
        <w:div w:id="642613112">
          <w:marLeft w:val="480"/>
          <w:marRight w:val="0"/>
          <w:marTop w:val="0"/>
          <w:marBottom w:val="0"/>
          <w:divBdr>
            <w:top w:val="none" w:sz="0" w:space="0" w:color="auto"/>
            <w:left w:val="none" w:sz="0" w:space="0" w:color="auto"/>
            <w:bottom w:val="none" w:sz="0" w:space="0" w:color="auto"/>
            <w:right w:val="none" w:sz="0" w:space="0" w:color="auto"/>
          </w:divBdr>
        </w:div>
        <w:div w:id="667366452">
          <w:marLeft w:val="480"/>
          <w:marRight w:val="0"/>
          <w:marTop w:val="0"/>
          <w:marBottom w:val="0"/>
          <w:divBdr>
            <w:top w:val="none" w:sz="0" w:space="0" w:color="auto"/>
            <w:left w:val="none" w:sz="0" w:space="0" w:color="auto"/>
            <w:bottom w:val="none" w:sz="0" w:space="0" w:color="auto"/>
            <w:right w:val="none" w:sz="0" w:space="0" w:color="auto"/>
          </w:divBdr>
        </w:div>
        <w:div w:id="682828118">
          <w:marLeft w:val="480"/>
          <w:marRight w:val="0"/>
          <w:marTop w:val="0"/>
          <w:marBottom w:val="0"/>
          <w:divBdr>
            <w:top w:val="none" w:sz="0" w:space="0" w:color="auto"/>
            <w:left w:val="none" w:sz="0" w:space="0" w:color="auto"/>
            <w:bottom w:val="none" w:sz="0" w:space="0" w:color="auto"/>
            <w:right w:val="none" w:sz="0" w:space="0" w:color="auto"/>
          </w:divBdr>
        </w:div>
        <w:div w:id="698437011">
          <w:marLeft w:val="480"/>
          <w:marRight w:val="0"/>
          <w:marTop w:val="0"/>
          <w:marBottom w:val="0"/>
          <w:divBdr>
            <w:top w:val="none" w:sz="0" w:space="0" w:color="auto"/>
            <w:left w:val="none" w:sz="0" w:space="0" w:color="auto"/>
            <w:bottom w:val="none" w:sz="0" w:space="0" w:color="auto"/>
            <w:right w:val="none" w:sz="0" w:space="0" w:color="auto"/>
          </w:divBdr>
        </w:div>
        <w:div w:id="706757519">
          <w:marLeft w:val="480"/>
          <w:marRight w:val="0"/>
          <w:marTop w:val="0"/>
          <w:marBottom w:val="0"/>
          <w:divBdr>
            <w:top w:val="none" w:sz="0" w:space="0" w:color="auto"/>
            <w:left w:val="none" w:sz="0" w:space="0" w:color="auto"/>
            <w:bottom w:val="none" w:sz="0" w:space="0" w:color="auto"/>
            <w:right w:val="none" w:sz="0" w:space="0" w:color="auto"/>
          </w:divBdr>
        </w:div>
        <w:div w:id="751587357">
          <w:marLeft w:val="480"/>
          <w:marRight w:val="0"/>
          <w:marTop w:val="0"/>
          <w:marBottom w:val="0"/>
          <w:divBdr>
            <w:top w:val="none" w:sz="0" w:space="0" w:color="auto"/>
            <w:left w:val="none" w:sz="0" w:space="0" w:color="auto"/>
            <w:bottom w:val="none" w:sz="0" w:space="0" w:color="auto"/>
            <w:right w:val="none" w:sz="0" w:space="0" w:color="auto"/>
          </w:divBdr>
        </w:div>
        <w:div w:id="751850464">
          <w:marLeft w:val="480"/>
          <w:marRight w:val="0"/>
          <w:marTop w:val="0"/>
          <w:marBottom w:val="0"/>
          <w:divBdr>
            <w:top w:val="none" w:sz="0" w:space="0" w:color="auto"/>
            <w:left w:val="none" w:sz="0" w:space="0" w:color="auto"/>
            <w:bottom w:val="none" w:sz="0" w:space="0" w:color="auto"/>
            <w:right w:val="none" w:sz="0" w:space="0" w:color="auto"/>
          </w:divBdr>
        </w:div>
        <w:div w:id="800806352">
          <w:marLeft w:val="480"/>
          <w:marRight w:val="0"/>
          <w:marTop w:val="0"/>
          <w:marBottom w:val="0"/>
          <w:divBdr>
            <w:top w:val="none" w:sz="0" w:space="0" w:color="auto"/>
            <w:left w:val="none" w:sz="0" w:space="0" w:color="auto"/>
            <w:bottom w:val="none" w:sz="0" w:space="0" w:color="auto"/>
            <w:right w:val="none" w:sz="0" w:space="0" w:color="auto"/>
          </w:divBdr>
        </w:div>
        <w:div w:id="820266550">
          <w:marLeft w:val="480"/>
          <w:marRight w:val="0"/>
          <w:marTop w:val="0"/>
          <w:marBottom w:val="0"/>
          <w:divBdr>
            <w:top w:val="none" w:sz="0" w:space="0" w:color="auto"/>
            <w:left w:val="none" w:sz="0" w:space="0" w:color="auto"/>
            <w:bottom w:val="none" w:sz="0" w:space="0" w:color="auto"/>
            <w:right w:val="none" w:sz="0" w:space="0" w:color="auto"/>
          </w:divBdr>
        </w:div>
        <w:div w:id="891382034">
          <w:marLeft w:val="480"/>
          <w:marRight w:val="0"/>
          <w:marTop w:val="0"/>
          <w:marBottom w:val="0"/>
          <w:divBdr>
            <w:top w:val="none" w:sz="0" w:space="0" w:color="auto"/>
            <w:left w:val="none" w:sz="0" w:space="0" w:color="auto"/>
            <w:bottom w:val="none" w:sz="0" w:space="0" w:color="auto"/>
            <w:right w:val="none" w:sz="0" w:space="0" w:color="auto"/>
          </w:divBdr>
        </w:div>
        <w:div w:id="892157015">
          <w:marLeft w:val="480"/>
          <w:marRight w:val="0"/>
          <w:marTop w:val="0"/>
          <w:marBottom w:val="0"/>
          <w:divBdr>
            <w:top w:val="none" w:sz="0" w:space="0" w:color="auto"/>
            <w:left w:val="none" w:sz="0" w:space="0" w:color="auto"/>
            <w:bottom w:val="none" w:sz="0" w:space="0" w:color="auto"/>
            <w:right w:val="none" w:sz="0" w:space="0" w:color="auto"/>
          </w:divBdr>
        </w:div>
        <w:div w:id="1017000771">
          <w:marLeft w:val="480"/>
          <w:marRight w:val="0"/>
          <w:marTop w:val="0"/>
          <w:marBottom w:val="0"/>
          <w:divBdr>
            <w:top w:val="none" w:sz="0" w:space="0" w:color="auto"/>
            <w:left w:val="none" w:sz="0" w:space="0" w:color="auto"/>
            <w:bottom w:val="none" w:sz="0" w:space="0" w:color="auto"/>
            <w:right w:val="none" w:sz="0" w:space="0" w:color="auto"/>
          </w:divBdr>
        </w:div>
        <w:div w:id="1103304588">
          <w:marLeft w:val="480"/>
          <w:marRight w:val="0"/>
          <w:marTop w:val="0"/>
          <w:marBottom w:val="0"/>
          <w:divBdr>
            <w:top w:val="none" w:sz="0" w:space="0" w:color="auto"/>
            <w:left w:val="none" w:sz="0" w:space="0" w:color="auto"/>
            <w:bottom w:val="none" w:sz="0" w:space="0" w:color="auto"/>
            <w:right w:val="none" w:sz="0" w:space="0" w:color="auto"/>
          </w:divBdr>
        </w:div>
        <w:div w:id="1110508057">
          <w:marLeft w:val="480"/>
          <w:marRight w:val="0"/>
          <w:marTop w:val="0"/>
          <w:marBottom w:val="0"/>
          <w:divBdr>
            <w:top w:val="none" w:sz="0" w:space="0" w:color="auto"/>
            <w:left w:val="none" w:sz="0" w:space="0" w:color="auto"/>
            <w:bottom w:val="none" w:sz="0" w:space="0" w:color="auto"/>
            <w:right w:val="none" w:sz="0" w:space="0" w:color="auto"/>
          </w:divBdr>
        </w:div>
        <w:div w:id="1112630153">
          <w:marLeft w:val="480"/>
          <w:marRight w:val="0"/>
          <w:marTop w:val="0"/>
          <w:marBottom w:val="0"/>
          <w:divBdr>
            <w:top w:val="none" w:sz="0" w:space="0" w:color="auto"/>
            <w:left w:val="none" w:sz="0" w:space="0" w:color="auto"/>
            <w:bottom w:val="none" w:sz="0" w:space="0" w:color="auto"/>
            <w:right w:val="none" w:sz="0" w:space="0" w:color="auto"/>
          </w:divBdr>
        </w:div>
        <w:div w:id="1150369913">
          <w:marLeft w:val="480"/>
          <w:marRight w:val="0"/>
          <w:marTop w:val="0"/>
          <w:marBottom w:val="0"/>
          <w:divBdr>
            <w:top w:val="none" w:sz="0" w:space="0" w:color="auto"/>
            <w:left w:val="none" w:sz="0" w:space="0" w:color="auto"/>
            <w:bottom w:val="none" w:sz="0" w:space="0" w:color="auto"/>
            <w:right w:val="none" w:sz="0" w:space="0" w:color="auto"/>
          </w:divBdr>
        </w:div>
        <w:div w:id="1219242476">
          <w:marLeft w:val="480"/>
          <w:marRight w:val="0"/>
          <w:marTop w:val="0"/>
          <w:marBottom w:val="0"/>
          <w:divBdr>
            <w:top w:val="none" w:sz="0" w:space="0" w:color="auto"/>
            <w:left w:val="none" w:sz="0" w:space="0" w:color="auto"/>
            <w:bottom w:val="none" w:sz="0" w:space="0" w:color="auto"/>
            <w:right w:val="none" w:sz="0" w:space="0" w:color="auto"/>
          </w:divBdr>
        </w:div>
        <w:div w:id="1357078023">
          <w:marLeft w:val="480"/>
          <w:marRight w:val="0"/>
          <w:marTop w:val="0"/>
          <w:marBottom w:val="0"/>
          <w:divBdr>
            <w:top w:val="none" w:sz="0" w:space="0" w:color="auto"/>
            <w:left w:val="none" w:sz="0" w:space="0" w:color="auto"/>
            <w:bottom w:val="none" w:sz="0" w:space="0" w:color="auto"/>
            <w:right w:val="none" w:sz="0" w:space="0" w:color="auto"/>
          </w:divBdr>
        </w:div>
        <w:div w:id="1377925535">
          <w:marLeft w:val="480"/>
          <w:marRight w:val="0"/>
          <w:marTop w:val="0"/>
          <w:marBottom w:val="0"/>
          <w:divBdr>
            <w:top w:val="none" w:sz="0" w:space="0" w:color="auto"/>
            <w:left w:val="none" w:sz="0" w:space="0" w:color="auto"/>
            <w:bottom w:val="none" w:sz="0" w:space="0" w:color="auto"/>
            <w:right w:val="none" w:sz="0" w:space="0" w:color="auto"/>
          </w:divBdr>
        </w:div>
        <w:div w:id="1384132481">
          <w:marLeft w:val="480"/>
          <w:marRight w:val="0"/>
          <w:marTop w:val="0"/>
          <w:marBottom w:val="0"/>
          <w:divBdr>
            <w:top w:val="none" w:sz="0" w:space="0" w:color="auto"/>
            <w:left w:val="none" w:sz="0" w:space="0" w:color="auto"/>
            <w:bottom w:val="none" w:sz="0" w:space="0" w:color="auto"/>
            <w:right w:val="none" w:sz="0" w:space="0" w:color="auto"/>
          </w:divBdr>
        </w:div>
        <w:div w:id="1426731329">
          <w:marLeft w:val="480"/>
          <w:marRight w:val="0"/>
          <w:marTop w:val="0"/>
          <w:marBottom w:val="0"/>
          <w:divBdr>
            <w:top w:val="none" w:sz="0" w:space="0" w:color="auto"/>
            <w:left w:val="none" w:sz="0" w:space="0" w:color="auto"/>
            <w:bottom w:val="none" w:sz="0" w:space="0" w:color="auto"/>
            <w:right w:val="none" w:sz="0" w:space="0" w:color="auto"/>
          </w:divBdr>
        </w:div>
        <w:div w:id="1457521967">
          <w:marLeft w:val="480"/>
          <w:marRight w:val="0"/>
          <w:marTop w:val="0"/>
          <w:marBottom w:val="0"/>
          <w:divBdr>
            <w:top w:val="none" w:sz="0" w:space="0" w:color="auto"/>
            <w:left w:val="none" w:sz="0" w:space="0" w:color="auto"/>
            <w:bottom w:val="none" w:sz="0" w:space="0" w:color="auto"/>
            <w:right w:val="none" w:sz="0" w:space="0" w:color="auto"/>
          </w:divBdr>
        </w:div>
        <w:div w:id="1476068519">
          <w:marLeft w:val="480"/>
          <w:marRight w:val="0"/>
          <w:marTop w:val="0"/>
          <w:marBottom w:val="0"/>
          <w:divBdr>
            <w:top w:val="none" w:sz="0" w:space="0" w:color="auto"/>
            <w:left w:val="none" w:sz="0" w:space="0" w:color="auto"/>
            <w:bottom w:val="none" w:sz="0" w:space="0" w:color="auto"/>
            <w:right w:val="none" w:sz="0" w:space="0" w:color="auto"/>
          </w:divBdr>
        </w:div>
        <w:div w:id="1481657561">
          <w:marLeft w:val="480"/>
          <w:marRight w:val="0"/>
          <w:marTop w:val="0"/>
          <w:marBottom w:val="0"/>
          <w:divBdr>
            <w:top w:val="none" w:sz="0" w:space="0" w:color="auto"/>
            <w:left w:val="none" w:sz="0" w:space="0" w:color="auto"/>
            <w:bottom w:val="none" w:sz="0" w:space="0" w:color="auto"/>
            <w:right w:val="none" w:sz="0" w:space="0" w:color="auto"/>
          </w:divBdr>
        </w:div>
        <w:div w:id="1503424312">
          <w:marLeft w:val="480"/>
          <w:marRight w:val="0"/>
          <w:marTop w:val="0"/>
          <w:marBottom w:val="0"/>
          <w:divBdr>
            <w:top w:val="none" w:sz="0" w:space="0" w:color="auto"/>
            <w:left w:val="none" w:sz="0" w:space="0" w:color="auto"/>
            <w:bottom w:val="none" w:sz="0" w:space="0" w:color="auto"/>
            <w:right w:val="none" w:sz="0" w:space="0" w:color="auto"/>
          </w:divBdr>
        </w:div>
        <w:div w:id="1532917184">
          <w:marLeft w:val="480"/>
          <w:marRight w:val="0"/>
          <w:marTop w:val="0"/>
          <w:marBottom w:val="0"/>
          <w:divBdr>
            <w:top w:val="none" w:sz="0" w:space="0" w:color="auto"/>
            <w:left w:val="none" w:sz="0" w:space="0" w:color="auto"/>
            <w:bottom w:val="none" w:sz="0" w:space="0" w:color="auto"/>
            <w:right w:val="none" w:sz="0" w:space="0" w:color="auto"/>
          </w:divBdr>
        </w:div>
        <w:div w:id="1610116624">
          <w:marLeft w:val="480"/>
          <w:marRight w:val="0"/>
          <w:marTop w:val="0"/>
          <w:marBottom w:val="0"/>
          <w:divBdr>
            <w:top w:val="none" w:sz="0" w:space="0" w:color="auto"/>
            <w:left w:val="none" w:sz="0" w:space="0" w:color="auto"/>
            <w:bottom w:val="none" w:sz="0" w:space="0" w:color="auto"/>
            <w:right w:val="none" w:sz="0" w:space="0" w:color="auto"/>
          </w:divBdr>
        </w:div>
        <w:div w:id="1725787704">
          <w:marLeft w:val="480"/>
          <w:marRight w:val="0"/>
          <w:marTop w:val="0"/>
          <w:marBottom w:val="0"/>
          <w:divBdr>
            <w:top w:val="none" w:sz="0" w:space="0" w:color="auto"/>
            <w:left w:val="none" w:sz="0" w:space="0" w:color="auto"/>
            <w:bottom w:val="none" w:sz="0" w:space="0" w:color="auto"/>
            <w:right w:val="none" w:sz="0" w:space="0" w:color="auto"/>
          </w:divBdr>
        </w:div>
        <w:div w:id="1758284052">
          <w:marLeft w:val="480"/>
          <w:marRight w:val="0"/>
          <w:marTop w:val="0"/>
          <w:marBottom w:val="0"/>
          <w:divBdr>
            <w:top w:val="none" w:sz="0" w:space="0" w:color="auto"/>
            <w:left w:val="none" w:sz="0" w:space="0" w:color="auto"/>
            <w:bottom w:val="none" w:sz="0" w:space="0" w:color="auto"/>
            <w:right w:val="none" w:sz="0" w:space="0" w:color="auto"/>
          </w:divBdr>
        </w:div>
        <w:div w:id="1772965410">
          <w:marLeft w:val="480"/>
          <w:marRight w:val="0"/>
          <w:marTop w:val="0"/>
          <w:marBottom w:val="0"/>
          <w:divBdr>
            <w:top w:val="none" w:sz="0" w:space="0" w:color="auto"/>
            <w:left w:val="none" w:sz="0" w:space="0" w:color="auto"/>
            <w:bottom w:val="none" w:sz="0" w:space="0" w:color="auto"/>
            <w:right w:val="none" w:sz="0" w:space="0" w:color="auto"/>
          </w:divBdr>
        </w:div>
        <w:div w:id="1776947082">
          <w:marLeft w:val="480"/>
          <w:marRight w:val="0"/>
          <w:marTop w:val="0"/>
          <w:marBottom w:val="0"/>
          <w:divBdr>
            <w:top w:val="none" w:sz="0" w:space="0" w:color="auto"/>
            <w:left w:val="none" w:sz="0" w:space="0" w:color="auto"/>
            <w:bottom w:val="none" w:sz="0" w:space="0" w:color="auto"/>
            <w:right w:val="none" w:sz="0" w:space="0" w:color="auto"/>
          </w:divBdr>
        </w:div>
        <w:div w:id="1784885286">
          <w:marLeft w:val="480"/>
          <w:marRight w:val="0"/>
          <w:marTop w:val="0"/>
          <w:marBottom w:val="0"/>
          <w:divBdr>
            <w:top w:val="none" w:sz="0" w:space="0" w:color="auto"/>
            <w:left w:val="none" w:sz="0" w:space="0" w:color="auto"/>
            <w:bottom w:val="none" w:sz="0" w:space="0" w:color="auto"/>
            <w:right w:val="none" w:sz="0" w:space="0" w:color="auto"/>
          </w:divBdr>
        </w:div>
        <w:div w:id="1790078784">
          <w:marLeft w:val="480"/>
          <w:marRight w:val="0"/>
          <w:marTop w:val="0"/>
          <w:marBottom w:val="0"/>
          <w:divBdr>
            <w:top w:val="none" w:sz="0" w:space="0" w:color="auto"/>
            <w:left w:val="none" w:sz="0" w:space="0" w:color="auto"/>
            <w:bottom w:val="none" w:sz="0" w:space="0" w:color="auto"/>
            <w:right w:val="none" w:sz="0" w:space="0" w:color="auto"/>
          </w:divBdr>
        </w:div>
        <w:div w:id="1838764613">
          <w:marLeft w:val="480"/>
          <w:marRight w:val="0"/>
          <w:marTop w:val="0"/>
          <w:marBottom w:val="0"/>
          <w:divBdr>
            <w:top w:val="none" w:sz="0" w:space="0" w:color="auto"/>
            <w:left w:val="none" w:sz="0" w:space="0" w:color="auto"/>
            <w:bottom w:val="none" w:sz="0" w:space="0" w:color="auto"/>
            <w:right w:val="none" w:sz="0" w:space="0" w:color="auto"/>
          </w:divBdr>
        </w:div>
        <w:div w:id="2020892335">
          <w:marLeft w:val="480"/>
          <w:marRight w:val="0"/>
          <w:marTop w:val="0"/>
          <w:marBottom w:val="0"/>
          <w:divBdr>
            <w:top w:val="none" w:sz="0" w:space="0" w:color="auto"/>
            <w:left w:val="none" w:sz="0" w:space="0" w:color="auto"/>
            <w:bottom w:val="none" w:sz="0" w:space="0" w:color="auto"/>
            <w:right w:val="none" w:sz="0" w:space="0" w:color="auto"/>
          </w:divBdr>
        </w:div>
        <w:div w:id="2027831398">
          <w:marLeft w:val="480"/>
          <w:marRight w:val="0"/>
          <w:marTop w:val="0"/>
          <w:marBottom w:val="0"/>
          <w:divBdr>
            <w:top w:val="none" w:sz="0" w:space="0" w:color="auto"/>
            <w:left w:val="none" w:sz="0" w:space="0" w:color="auto"/>
            <w:bottom w:val="none" w:sz="0" w:space="0" w:color="auto"/>
            <w:right w:val="none" w:sz="0" w:space="0" w:color="auto"/>
          </w:divBdr>
        </w:div>
        <w:div w:id="2029064249">
          <w:marLeft w:val="480"/>
          <w:marRight w:val="0"/>
          <w:marTop w:val="0"/>
          <w:marBottom w:val="0"/>
          <w:divBdr>
            <w:top w:val="none" w:sz="0" w:space="0" w:color="auto"/>
            <w:left w:val="none" w:sz="0" w:space="0" w:color="auto"/>
            <w:bottom w:val="none" w:sz="0" w:space="0" w:color="auto"/>
            <w:right w:val="none" w:sz="0" w:space="0" w:color="auto"/>
          </w:divBdr>
        </w:div>
        <w:div w:id="2045860821">
          <w:marLeft w:val="480"/>
          <w:marRight w:val="0"/>
          <w:marTop w:val="0"/>
          <w:marBottom w:val="0"/>
          <w:divBdr>
            <w:top w:val="none" w:sz="0" w:space="0" w:color="auto"/>
            <w:left w:val="none" w:sz="0" w:space="0" w:color="auto"/>
            <w:bottom w:val="none" w:sz="0" w:space="0" w:color="auto"/>
            <w:right w:val="none" w:sz="0" w:space="0" w:color="auto"/>
          </w:divBdr>
        </w:div>
        <w:div w:id="2092386743">
          <w:marLeft w:val="480"/>
          <w:marRight w:val="0"/>
          <w:marTop w:val="0"/>
          <w:marBottom w:val="0"/>
          <w:divBdr>
            <w:top w:val="none" w:sz="0" w:space="0" w:color="auto"/>
            <w:left w:val="none" w:sz="0" w:space="0" w:color="auto"/>
            <w:bottom w:val="none" w:sz="0" w:space="0" w:color="auto"/>
            <w:right w:val="none" w:sz="0" w:space="0" w:color="auto"/>
          </w:divBdr>
        </w:div>
        <w:div w:id="2096391346">
          <w:marLeft w:val="480"/>
          <w:marRight w:val="0"/>
          <w:marTop w:val="0"/>
          <w:marBottom w:val="0"/>
          <w:divBdr>
            <w:top w:val="none" w:sz="0" w:space="0" w:color="auto"/>
            <w:left w:val="none" w:sz="0" w:space="0" w:color="auto"/>
            <w:bottom w:val="none" w:sz="0" w:space="0" w:color="auto"/>
            <w:right w:val="none" w:sz="0" w:space="0" w:color="auto"/>
          </w:divBdr>
        </w:div>
      </w:divsChild>
    </w:div>
    <w:div w:id="372582035">
      <w:bodyDiv w:val="1"/>
      <w:marLeft w:val="0"/>
      <w:marRight w:val="0"/>
      <w:marTop w:val="0"/>
      <w:marBottom w:val="0"/>
      <w:divBdr>
        <w:top w:val="none" w:sz="0" w:space="0" w:color="auto"/>
        <w:left w:val="none" w:sz="0" w:space="0" w:color="auto"/>
        <w:bottom w:val="none" w:sz="0" w:space="0" w:color="auto"/>
        <w:right w:val="none" w:sz="0" w:space="0" w:color="auto"/>
      </w:divBdr>
      <w:divsChild>
        <w:div w:id="18169392">
          <w:marLeft w:val="480"/>
          <w:marRight w:val="0"/>
          <w:marTop w:val="0"/>
          <w:marBottom w:val="0"/>
          <w:divBdr>
            <w:top w:val="none" w:sz="0" w:space="0" w:color="auto"/>
            <w:left w:val="none" w:sz="0" w:space="0" w:color="auto"/>
            <w:bottom w:val="none" w:sz="0" w:space="0" w:color="auto"/>
            <w:right w:val="none" w:sz="0" w:space="0" w:color="auto"/>
          </w:divBdr>
        </w:div>
        <w:div w:id="49967557">
          <w:marLeft w:val="480"/>
          <w:marRight w:val="0"/>
          <w:marTop w:val="0"/>
          <w:marBottom w:val="0"/>
          <w:divBdr>
            <w:top w:val="none" w:sz="0" w:space="0" w:color="auto"/>
            <w:left w:val="none" w:sz="0" w:space="0" w:color="auto"/>
            <w:bottom w:val="none" w:sz="0" w:space="0" w:color="auto"/>
            <w:right w:val="none" w:sz="0" w:space="0" w:color="auto"/>
          </w:divBdr>
        </w:div>
        <w:div w:id="57628924">
          <w:marLeft w:val="480"/>
          <w:marRight w:val="0"/>
          <w:marTop w:val="0"/>
          <w:marBottom w:val="0"/>
          <w:divBdr>
            <w:top w:val="none" w:sz="0" w:space="0" w:color="auto"/>
            <w:left w:val="none" w:sz="0" w:space="0" w:color="auto"/>
            <w:bottom w:val="none" w:sz="0" w:space="0" w:color="auto"/>
            <w:right w:val="none" w:sz="0" w:space="0" w:color="auto"/>
          </w:divBdr>
        </w:div>
        <w:div w:id="66924017">
          <w:marLeft w:val="480"/>
          <w:marRight w:val="0"/>
          <w:marTop w:val="0"/>
          <w:marBottom w:val="0"/>
          <w:divBdr>
            <w:top w:val="none" w:sz="0" w:space="0" w:color="auto"/>
            <w:left w:val="none" w:sz="0" w:space="0" w:color="auto"/>
            <w:bottom w:val="none" w:sz="0" w:space="0" w:color="auto"/>
            <w:right w:val="none" w:sz="0" w:space="0" w:color="auto"/>
          </w:divBdr>
        </w:div>
        <w:div w:id="94330048">
          <w:marLeft w:val="480"/>
          <w:marRight w:val="0"/>
          <w:marTop w:val="0"/>
          <w:marBottom w:val="0"/>
          <w:divBdr>
            <w:top w:val="none" w:sz="0" w:space="0" w:color="auto"/>
            <w:left w:val="none" w:sz="0" w:space="0" w:color="auto"/>
            <w:bottom w:val="none" w:sz="0" w:space="0" w:color="auto"/>
            <w:right w:val="none" w:sz="0" w:space="0" w:color="auto"/>
          </w:divBdr>
        </w:div>
        <w:div w:id="226383149">
          <w:marLeft w:val="480"/>
          <w:marRight w:val="0"/>
          <w:marTop w:val="0"/>
          <w:marBottom w:val="0"/>
          <w:divBdr>
            <w:top w:val="none" w:sz="0" w:space="0" w:color="auto"/>
            <w:left w:val="none" w:sz="0" w:space="0" w:color="auto"/>
            <w:bottom w:val="none" w:sz="0" w:space="0" w:color="auto"/>
            <w:right w:val="none" w:sz="0" w:space="0" w:color="auto"/>
          </w:divBdr>
        </w:div>
        <w:div w:id="258878374">
          <w:marLeft w:val="480"/>
          <w:marRight w:val="0"/>
          <w:marTop w:val="0"/>
          <w:marBottom w:val="0"/>
          <w:divBdr>
            <w:top w:val="none" w:sz="0" w:space="0" w:color="auto"/>
            <w:left w:val="none" w:sz="0" w:space="0" w:color="auto"/>
            <w:bottom w:val="none" w:sz="0" w:space="0" w:color="auto"/>
            <w:right w:val="none" w:sz="0" w:space="0" w:color="auto"/>
          </w:divBdr>
        </w:div>
        <w:div w:id="341980989">
          <w:marLeft w:val="480"/>
          <w:marRight w:val="0"/>
          <w:marTop w:val="0"/>
          <w:marBottom w:val="0"/>
          <w:divBdr>
            <w:top w:val="none" w:sz="0" w:space="0" w:color="auto"/>
            <w:left w:val="none" w:sz="0" w:space="0" w:color="auto"/>
            <w:bottom w:val="none" w:sz="0" w:space="0" w:color="auto"/>
            <w:right w:val="none" w:sz="0" w:space="0" w:color="auto"/>
          </w:divBdr>
        </w:div>
        <w:div w:id="413089180">
          <w:marLeft w:val="480"/>
          <w:marRight w:val="0"/>
          <w:marTop w:val="0"/>
          <w:marBottom w:val="0"/>
          <w:divBdr>
            <w:top w:val="none" w:sz="0" w:space="0" w:color="auto"/>
            <w:left w:val="none" w:sz="0" w:space="0" w:color="auto"/>
            <w:bottom w:val="none" w:sz="0" w:space="0" w:color="auto"/>
            <w:right w:val="none" w:sz="0" w:space="0" w:color="auto"/>
          </w:divBdr>
        </w:div>
        <w:div w:id="418912365">
          <w:marLeft w:val="480"/>
          <w:marRight w:val="0"/>
          <w:marTop w:val="0"/>
          <w:marBottom w:val="0"/>
          <w:divBdr>
            <w:top w:val="none" w:sz="0" w:space="0" w:color="auto"/>
            <w:left w:val="none" w:sz="0" w:space="0" w:color="auto"/>
            <w:bottom w:val="none" w:sz="0" w:space="0" w:color="auto"/>
            <w:right w:val="none" w:sz="0" w:space="0" w:color="auto"/>
          </w:divBdr>
        </w:div>
        <w:div w:id="436103789">
          <w:marLeft w:val="480"/>
          <w:marRight w:val="0"/>
          <w:marTop w:val="0"/>
          <w:marBottom w:val="0"/>
          <w:divBdr>
            <w:top w:val="none" w:sz="0" w:space="0" w:color="auto"/>
            <w:left w:val="none" w:sz="0" w:space="0" w:color="auto"/>
            <w:bottom w:val="none" w:sz="0" w:space="0" w:color="auto"/>
            <w:right w:val="none" w:sz="0" w:space="0" w:color="auto"/>
          </w:divBdr>
        </w:div>
        <w:div w:id="510532792">
          <w:marLeft w:val="480"/>
          <w:marRight w:val="0"/>
          <w:marTop w:val="0"/>
          <w:marBottom w:val="0"/>
          <w:divBdr>
            <w:top w:val="none" w:sz="0" w:space="0" w:color="auto"/>
            <w:left w:val="none" w:sz="0" w:space="0" w:color="auto"/>
            <w:bottom w:val="none" w:sz="0" w:space="0" w:color="auto"/>
            <w:right w:val="none" w:sz="0" w:space="0" w:color="auto"/>
          </w:divBdr>
        </w:div>
        <w:div w:id="599069803">
          <w:marLeft w:val="480"/>
          <w:marRight w:val="0"/>
          <w:marTop w:val="0"/>
          <w:marBottom w:val="0"/>
          <w:divBdr>
            <w:top w:val="none" w:sz="0" w:space="0" w:color="auto"/>
            <w:left w:val="none" w:sz="0" w:space="0" w:color="auto"/>
            <w:bottom w:val="none" w:sz="0" w:space="0" w:color="auto"/>
            <w:right w:val="none" w:sz="0" w:space="0" w:color="auto"/>
          </w:divBdr>
        </w:div>
        <w:div w:id="650401185">
          <w:marLeft w:val="480"/>
          <w:marRight w:val="0"/>
          <w:marTop w:val="0"/>
          <w:marBottom w:val="0"/>
          <w:divBdr>
            <w:top w:val="none" w:sz="0" w:space="0" w:color="auto"/>
            <w:left w:val="none" w:sz="0" w:space="0" w:color="auto"/>
            <w:bottom w:val="none" w:sz="0" w:space="0" w:color="auto"/>
            <w:right w:val="none" w:sz="0" w:space="0" w:color="auto"/>
          </w:divBdr>
        </w:div>
        <w:div w:id="722756303">
          <w:marLeft w:val="480"/>
          <w:marRight w:val="0"/>
          <w:marTop w:val="0"/>
          <w:marBottom w:val="0"/>
          <w:divBdr>
            <w:top w:val="none" w:sz="0" w:space="0" w:color="auto"/>
            <w:left w:val="none" w:sz="0" w:space="0" w:color="auto"/>
            <w:bottom w:val="none" w:sz="0" w:space="0" w:color="auto"/>
            <w:right w:val="none" w:sz="0" w:space="0" w:color="auto"/>
          </w:divBdr>
        </w:div>
        <w:div w:id="737485687">
          <w:marLeft w:val="480"/>
          <w:marRight w:val="0"/>
          <w:marTop w:val="0"/>
          <w:marBottom w:val="0"/>
          <w:divBdr>
            <w:top w:val="none" w:sz="0" w:space="0" w:color="auto"/>
            <w:left w:val="none" w:sz="0" w:space="0" w:color="auto"/>
            <w:bottom w:val="none" w:sz="0" w:space="0" w:color="auto"/>
            <w:right w:val="none" w:sz="0" w:space="0" w:color="auto"/>
          </w:divBdr>
        </w:div>
        <w:div w:id="761147304">
          <w:marLeft w:val="480"/>
          <w:marRight w:val="0"/>
          <w:marTop w:val="0"/>
          <w:marBottom w:val="0"/>
          <w:divBdr>
            <w:top w:val="none" w:sz="0" w:space="0" w:color="auto"/>
            <w:left w:val="none" w:sz="0" w:space="0" w:color="auto"/>
            <w:bottom w:val="none" w:sz="0" w:space="0" w:color="auto"/>
            <w:right w:val="none" w:sz="0" w:space="0" w:color="auto"/>
          </w:divBdr>
        </w:div>
        <w:div w:id="772020962">
          <w:marLeft w:val="480"/>
          <w:marRight w:val="0"/>
          <w:marTop w:val="0"/>
          <w:marBottom w:val="0"/>
          <w:divBdr>
            <w:top w:val="none" w:sz="0" w:space="0" w:color="auto"/>
            <w:left w:val="none" w:sz="0" w:space="0" w:color="auto"/>
            <w:bottom w:val="none" w:sz="0" w:space="0" w:color="auto"/>
            <w:right w:val="none" w:sz="0" w:space="0" w:color="auto"/>
          </w:divBdr>
        </w:div>
        <w:div w:id="788475358">
          <w:marLeft w:val="480"/>
          <w:marRight w:val="0"/>
          <w:marTop w:val="0"/>
          <w:marBottom w:val="0"/>
          <w:divBdr>
            <w:top w:val="none" w:sz="0" w:space="0" w:color="auto"/>
            <w:left w:val="none" w:sz="0" w:space="0" w:color="auto"/>
            <w:bottom w:val="none" w:sz="0" w:space="0" w:color="auto"/>
            <w:right w:val="none" w:sz="0" w:space="0" w:color="auto"/>
          </w:divBdr>
        </w:div>
        <w:div w:id="824206804">
          <w:marLeft w:val="480"/>
          <w:marRight w:val="0"/>
          <w:marTop w:val="0"/>
          <w:marBottom w:val="0"/>
          <w:divBdr>
            <w:top w:val="none" w:sz="0" w:space="0" w:color="auto"/>
            <w:left w:val="none" w:sz="0" w:space="0" w:color="auto"/>
            <w:bottom w:val="none" w:sz="0" w:space="0" w:color="auto"/>
            <w:right w:val="none" w:sz="0" w:space="0" w:color="auto"/>
          </w:divBdr>
        </w:div>
        <w:div w:id="925457920">
          <w:marLeft w:val="480"/>
          <w:marRight w:val="0"/>
          <w:marTop w:val="0"/>
          <w:marBottom w:val="0"/>
          <w:divBdr>
            <w:top w:val="none" w:sz="0" w:space="0" w:color="auto"/>
            <w:left w:val="none" w:sz="0" w:space="0" w:color="auto"/>
            <w:bottom w:val="none" w:sz="0" w:space="0" w:color="auto"/>
            <w:right w:val="none" w:sz="0" w:space="0" w:color="auto"/>
          </w:divBdr>
        </w:div>
        <w:div w:id="968130263">
          <w:marLeft w:val="480"/>
          <w:marRight w:val="0"/>
          <w:marTop w:val="0"/>
          <w:marBottom w:val="0"/>
          <w:divBdr>
            <w:top w:val="none" w:sz="0" w:space="0" w:color="auto"/>
            <w:left w:val="none" w:sz="0" w:space="0" w:color="auto"/>
            <w:bottom w:val="none" w:sz="0" w:space="0" w:color="auto"/>
            <w:right w:val="none" w:sz="0" w:space="0" w:color="auto"/>
          </w:divBdr>
        </w:div>
        <w:div w:id="982732786">
          <w:marLeft w:val="480"/>
          <w:marRight w:val="0"/>
          <w:marTop w:val="0"/>
          <w:marBottom w:val="0"/>
          <w:divBdr>
            <w:top w:val="none" w:sz="0" w:space="0" w:color="auto"/>
            <w:left w:val="none" w:sz="0" w:space="0" w:color="auto"/>
            <w:bottom w:val="none" w:sz="0" w:space="0" w:color="auto"/>
            <w:right w:val="none" w:sz="0" w:space="0" w:color="auto"/>
          </w:divBdr>
        </w:div>
        <w:div w:id="1024401088">
          <w:marLeft w:val="480"/>
          <w:marRight w:val="0"/>
          <w:marTop w:val="0"/>
          <w:marBottom w:val="0"/>
          <w:divBdr>
            <w:top w:val="none" w:sz="0" w:space="0" w:color="auto"/>
            <w:left w:val="none" w:sz="0" w:space="0" w:color="auto"/>
            <w:bottom w:val="none" w:sz="0" w:space="0" w:color="auto"/>
            <w:right w:val="none" w:sz="0" w:space="0" w:color="auto"/>
          </w:divBdr>
        </w:div>
        <w:div w:id="1030571201">
          <w:marLeft w:val="480"/>
          <w:marRight w:val="0"/>
          <w:marTop w:val="0"/>
          <w:marBottom w:val="0"/>
          <w:divBdr>
            <w:top w:val="none" w:sz="0" w:space="0" w:color="auto"/>
            <w:left w:val="none" w:sz="0" w:space="0" w:color="auto"/>
            <w:bottom w:val="none" w:sz="0" w:space="0" w:color="auto"/>
            <w:right w:val="none" w:sz="0" w:space="0" w:color="auto"/>
          </w:divBdr>
        </w:div>
        <w:div w:id="1115055529">
          <w:marLeft w:val="480"/>
          <w:marRight w:val="0"/>
          <w:marTop w:val="0"/>
          <w:marBottom w:val="0"/>
          <w:divBdr>
            <w:top w:val="none" w:sz="0" w:space="0" w:color="auto"/>
            <w:left w:val="none" w:sz="0" w:space="0" w:color="auto"/>
            <w:bottom w:val="none" w:sz="0" w:space="0" w:color="auto"/>
            <w:right w:val="none" w:sz="0" w:space="0" w:color="auto"/>
          </w:divBdr>
        </w:div>
        <w:div w:id="1116801079">
          <w:marLeft w:val="480"/>
          <w:marRight w:val="0"/>
          <w:marTop w:val="0"/>
          <w:marBottom w:val="0"/>
          <w:divBdr>
            <w:top w:val="none" w:sz="0" w:space="0" w:color="auto"/>
            <w:left w:val="none" w:sz="0" w:space="0" w:color="auto"/>
            <w:bottom w:val="none" w:sz="0" w:space="0" w:color="auto"/>
            <w:right w:val="none" w:sz="0" w:space="0" w:color="auto"/>
          </w:divBdr>
        </w:div>
        <w:div w:id="1122575226">
          <w:marLeft w:val="480"/>
          <w:marRight w:val="0"/>
          <w:marTop w:val="0"/>
          <w:marBottom w:val="0"/>
          <w:divBdr>
            <w:top w:val="none" w:sz="0" w:space="0" w:color="auto"/>
            <w:left w:val="none" w:sz="0" w:space="0" w:color="auto"/>
            <w:bottom w:val="none" w:sz="0" w:space="0" w:color="auto"/>
            <w:right w:val="none" w:sz="0" w:space="0" w:color="auto"/>
          </w:divBdr>
        </w:div>
        <w:div w:id="1152139319">
          <w:marLeft w:val="480"/>
          <w:marRight w:val="0"/>
          <w:marTop w:val="0"/>
          <w:marBottom w:val="0"/>
          <w:divBdr>
            <w:top w:val="none" w:sz="0" w:space="0" w:color="auto"/>
            <w:left w:val="none" w:sz="0" w:space="0" w:color="auto"/>
            <w:bottom w:val="none" w:sz="0" w:space="0" w:color="auto"/>
            <w:right w:val="none" w:sz="0" w:space="0" w:color="auto"/>
          </w:divBdr>
        </w:div>
        <w:div w:id="1206336164">
          <w:marLeft w:val="480"/>
          <w:marRight w:val="0"/>
          <w:marTop w:val="0"/>
          <w:marBottom w:val="0"/>
          <w:divBdr>
            <w:top w:val="none" w:sz="0" w:space="0" w:color="auto"/>
            <w:left w:val="none" w:sz="0" w:space="0" w:color="auto"/>
            <w:bottom w:val="none" w:sz="0" w:space="0" w:color="auto"/>
            <w:right w:val="none" w:sz="0" w:space="0" w:color="auto"/>
          </w:divBdr>
        </w:div>
        <w:div w:id="1329943668">
          <w:marLeft w:val="480"/>
          <w:marRight w:val="0"/>
          <w:marTop w:val="0"/>
          <w:marBottom w:val="0"/>
          <w:divBdr>
            <w:top w:val="none" w:sz="0" w:space="0" w:color="auto"/>
            <w:left w:val="none" w:sz="0" w:space="0" w:color="auto"/>
            <w:bottom w:val="none" w:sz="0" w:space="0" w:color="auto"/>
            <w:right w:val="none" w:sz="0" w:space="0" w:color="auto"/>
          </w:divBdr>
        </w:div>
        <w:div w:id="1379817396">
          <w:marLeft w:val="480"/>
          <w:marRight w:val="0"/>
          <w:marTop w:val="0"/>
          <w:marBottom w:val="0"/>
          <w:divBdr>
            <w:top w:val="none" w:sz="0" w:space="0" w:color="auto"/>
            <w:left w:val="none" w:sz="0" w:space="0" w:color="auto"/>
            <w:bottom w:val="none" w:sz="0" w:space="0" w:color="auto"/>
            <w:right w:val="none" w:sz="0" w:space="0" w:color="auto"/>
          </w:divBdr>
        </w:div>
        <w:div w:id="1522670905">
          <w:marLeft w:val="480"/>
          <w:marRight w:val="0"/>
          <w:marTop w:val="0"/>
          <w:marBottom w:val="0"/>
          <w:divBdr>
            <w:top w:val="none" w:sz="0" w:space="0" w:color="auto"/>
            <w:left w:val="none" w:sz="0" w:space="0" w:color="auto"/>
            <w:bottom w:val="none" w:sz="0" w:space="0" w:color="auto"/>
            <w:right w:val="none" w:sz="0" w:space="0" w:color="auto"/>
          </w:divBdr>
        </w:div>
        <w:div w:id="1546016054">
          <w:marLeft w:val="480"/>
          <w:marRight w:val="0"/>
          <w:marTop w:val="0"/>
          <w:marBottom w:val="0"/>
          <w:divBdr>
            <w:top w:val="none" w:sz="0" w:space="0" w:color="auto"/>
            <w:left w:val="none" w:sz="0" w:space="0" w:color="auto"/>
            <w:bottom w:val="none" w:sz="0" w:space="0" w:color="auto"/>
            <w:right w:val="none" w:sz="0" w:space="0" w:color="auto"/>
          </w:divBdr>
        </w:div>
        <w:div w:id="1557621294">
          <w:marLeft w:val="480"/>
          <w:marRight w:val="0"/>
          <w:marTop w:val="0"/>
          <w:marBottom w:val="0"/>
          <w:divBdr>
            <w:top w:val="none" w:sz="0" w:space="0" w:color="auto"/>
            <w:left w:val="none" w:sz="0" w:space="0" w:color="auto"/>
            <w:bottom w:val="none" w:sz="0" w:space="0" w:color="auto"/>
            <w:right w:val="none" w:sz="0" w:space="0" w:color="auto"/>
          </w:divBdr>
        </w:div>
        <w:div w:id="1581520870">
          <w:marLeft w:val="480"/>
          <w:marRight w:val="0"/>
          <w:marTop w:val="0"/>
          <w:marBottom w:val="0"/>
          <w:divBdr>
            <w:top w:val="none" w:sz="0" w:space="0" w:color="auto"/>
            <w:left w:val="none" w:sz="0" w:space="0" w:color="auto"/>
            <w:bottom w:val="none" w:sz="0" w:space="0" w:color="auto"/>
            <w:right w:val="none" w:sz="0" w:space="0" w:color="auto"/>
          </w:divBdr>
        </w:div>
        <w:div w:id="1621758889">
          <w:marLeft w:val="480"/>
          <w:marRight w:val="0"/>
          <w:marTop w:val="0"/>
          <w:marBottom w:val="0"/>
          <w:divBdr>
            <w:top w:val="none" w:sz="0" w:space="0" w:color="auto"/>
            <w:left w:val="none" w:sz="0" w:space="0" w:color="auto"/>
            <w:bottom w:val="none" w:sz="0" w:space="0" w:color="auto"/>
            <w:right w:val="none" w:sz="0" w:space="0" w:color="auto"/>
          </w:divBdr>
        </w:div>
        <w:div w:id="1640305223">
          <w:marLeft w:val="480"/>
          <w:marRight w:val="0"/>
          <w:marTop w:val="0"/>
          <w:marBottom w:val="0"/>
          <w:divBdr>
            <w:top w:val="none" w:sz="0" w:space="0" w:color="auto"/>
            <w:left w:val="none" w:sz="0" w:space="0" w:color="auto"/>
            <w:bottom w:val="none" w:sz="0" w:space="0" w:color="auto"/>
            <w:right w:val="none" w:sz="0" w:space="0" w:color="auto"/>
          </w:divBdr>
        </w:div>
        <w:div w:id="1714846264">
          <w:marLeft w:val="480"/>
          <w:marRight w:val="0"/>
          <w:marTop w:val="0"/>
          <w:marBottom w:val="0"/>
          <w:divBdr>
            <w:top w:val="none" w:sz="0" w:space="0" w:color="auto"/>
            <w:left w:val="none" w:sz="0" w:space="0" w:color="auto"/>
            <w:bottom w:val="none" w:sz="0" w:space="0" w:color="auto"/>
            <w:right w:val="none" w:sz="0" w:space="0" w:color="auto"/>
          </w:divBdr>
        </w:div>
        <w:div w:id="1791312793">
          <w:marLeft w:val="480"/>
          <w:marRight w:val="0"/>
          <w:marTop w:val="0"/>
          <w:marBottom w:val="0"/>
          <w:divBdr>
            <w:top w:val="none" w:sz="0" w:space="0" w:color="auto"/>
            <w:left w:val="none" w:sz="0" w:space="0" w:color="auto"/>
            <w:bottom w:val="none" w:sz="0" w:space="0" w:color="auto"/>
            <w:right w:val="none" w:sz="0" w:space="0" w:color="auto"/>
          </w:divBdr>
        </w:div>
        <w:div w:id="1818495238">
          <w:marLeft w:val="480"/>
          <w:marRight w:val="0"/>
          <w:marTop w:val="0"/>
          <w:marBottom w:val="0"/>
          <w:divBdr>
            <w:top w:val="none" w:sz="0" w:space="0" w:color="auto"/>
            <w:left w:val="none" w:sz="0" w:space="0" w:color="auto"/>
            <w:bottom w:val="none" w:sz="0" w:space="0" w:color="auto"/>
            <w:right w:val="none" w:sz="0" w:space="0" w:color="auto"/>
          </w:divBdr>
        </w:div>
        <w:div w:id="1840610415">
          <w:marLeft w:val="480"/>
          <w:marRight w:val="0"/>
          <w:marTop w:val="0"/>
          <w:marBottom w:val="0"/>
          <w:divBdr>
            <w:top w:val="none" w:sz="0" w:space="0" w:color="auto"/>
            <w:left w:val="none" w:sz="0" w:space="0" w:color="auto"/>
            <w:bottom w:val="none" w:sz="0" w:space="0" w:color="auto"/>
            <w:right w:val="none" w:sz="0" w:space="0" w:color="auto"/>
          </w:divBdr>
        </w:div>
        <w:div w:id="1845509728">
          <w:marLeft w:val="480"/>
          <w:marRight w:val="0"/>
          <w:marTop w:val="0"/>
          <w:marBottom w:val="0"/>
          <w:divBdr>
            <w:top w:val="none" w:sz="0" w:space="0" w:color="auto"/>
            <w:left w:val="none" w:sz="0" w:space="0" w:color="auto"/>
            <w:bottom w:val="none" w:sz="0" w:space="0" w:color="auto"/>
            <w:right w:val="none" w:sz="0" w:space="0" w:color="auto"/>
          </w:divBdr>
        </w:div>
        <w:div w:id="1946107627">
          <w:marLeft w:val="480"/>
          <w:marRight w:val="0"/>
          <w:marTop w:val="0"/>
          <w:marBottom w:val="0"/>
          <w:divBdr>
            <w:top w:val="none" w:sz="0" w:space="0" w:color="auto"/>
            <w:left w:val="none" w:sz="0" w:space="0" w:color="auto"/>
            <w:bottom w:val="none" w:sz="0" w:space="0" w:color="auto"/>
            <w:right w:val="none" w:sz="0" w:space="0" w:color="auto"/>
          </w:divBdr>
        </w:div>
        <w:div w:id="1997371724">
          <w:marLeft w:val="480"/>
          <w:marRight w:val="0"/>
          <w:marTop w:val="0"/>
          <w:marBottom w:val="0"/>
          <w:divBdr>
            <w:top w:val="none" w:sz="0" w:space="0" w:color="auto"/>
            <w:left w:val="none" w:sz="0" w:space="0" w:color="auto"/>
            <w:bottom w:val="none" w:sz="0" w:space="0" w:color="auto"/>
            <w:right w:val="none" w:sz="0" w:space="0" w:color="auto"/>
          </w:divBdr>
        </w:div>
        <w:div w:id="2002193365">
          <w:marLeft w:val="480"/>
          <w:marRight w:val="0"/>
          <w:marTop w:val="0"/>
          <w:marBottom w:val="0"/>
          <w:divBdr>
            <w:top w:val="none" w:sz="0" w:space="0" w:color="auto"/>
            <w:left w:val="none" w:sz="0" w:space="0" w:color="auto"/>
            <w:bottom w:val="none" w:sz="0" w:space="0" w:color="auto"/>
            <w:right w:val="none" w:sz="0" w:space="0" w:color="auto"/>
          </w:divBdr>
        </w:div>
        <w:div w:id="2026208268">
          <w:marLeft w:val="480"/>
          <w:marRight w:val="0"/>
          <w:marTop w:val="0"/>
          <w:marBottom w:val="0"/>
          <w:divBdr>
            <w:top w:val="none" w:sz="0" w:space="0" w:color="auto"/>
            <w:left w:val="none" w:sz="0" w:space="0" w:color="auto"/>
            <w:bottom w:val="none" w:sz="0" w:space="0" w:color="auto"/>
            <w:right w:val="none" w:sz="0" w:space="0" w:color="auto"/>
          </w:divBdr>
        </w:div>
        <w:div w:id="2027125599">
          <w:marLeft w:val="480"/>
          <w:marRight w:val="0"/>
          <w:marTop w:val="0"/>
          <w:marBottom w:val="0"/>
          <w:divBdr>
            <w:top w:val="none" w:sz="0" w:space="0" w:color="auto"/>
            <w:left w:val="none" w:sz="0" w:space="0" w:color="auto"/>
            <w:bottom w:val="none" w:sz="0" w:space="0" w:color="auto"/>
            <w:right w:val="none" w:sz="0" w:space="0" w:color="auto"/>
          </w:divBdr>
        </w:div>
        <w:div w:id="2033993048">
          <w:marLeft w:val="480"/>
          <w:marRight w:val="0"/>
          <w:marTop w:val="0"/>
          <w:marBottom w:val="0"/>
          <w:divBdr>
            <w:top w:val="none" w:sz="0" w:space="0" w:color="auto"/>
            <w:left w:val="none" w:sz="0" w:space="0" w:color="auto"/>
            <w:bottom w:val="none" w:sz="0" w:space="0" w:color="auto"/>
            <w:right w:val="none" w:sz="0" w:space="0" w:color="auto"/>
          </w:divBdr>
        </w:div>
        <w:div w:id="2037923860">
          <w:marLeft w:val="480"/>
          <w:marRight w:val="0"/>
          <w:marTop w:val="0"/>
          <w:marBottom w:val="0"/>
          <w:divBdr>
            <w:top w:val="none" w:sz="0" w:space="0" w:color="auto"/>
            <w:left w:val="none" w:sz="0" w:space="0" w:color="auto"/>
            <w:bottom w:val="none" w:sz="0" w:space="0" w:color="auto"/>
            <w:right w:val="none" w:sz="0" w:space="0" w:color="auto"/>
          </w:divBdr>
        </w:div>
        <w:div w:id="2055154569">
          <w:marLeft w:val="480"/>
          <w:marRight w:val="0"/>
          <w:marTop w:val="0"/>
          <w:marBottom w:val="0"/>
          <w:divBdr>
            <w:top w:val="none" w:sz="0" w:space="0" w:color="auto"/>
            <w:left w:val="none" w:sz="0" w:space="0" w:color="auto"/>
            <w:bottom w:val="none" w:sz="0" w:space="0" w:color="auto"/>
            <w:right w:val="none" w:sz="0" w:space="0" w:color="auto"/>
          </w:divBdr>
        </w:div>
        <w:div w:id="2082022897">
          <w:marLeft w:val="480"/>
          <w:marRight w:val="0"/>
          <w:marTop w:val="0"/>
          <w:marBottom w:val="0"/>
          <w:divBdr>
            <w:top w:val="none" w:sz="0" w:space="0" w:color="auto"/>
            <w:left w:val="none" w:sz="0" w:space="0" w:color="auto"/>
            <w:bottom w:val="none" w:sz="0" w:space="0" w:color="auto"/>
            <w:right w:val="none" w:sz="0" w:space="0" w:color="auto"/>
          </w:divBdr>
        </w:div>
        <w:div w:id="2083718120">
          <w:marLeft w:val="480"/>
          <w:marRight w:val="0"/>
          <w:marTop w:val="0"/>
          <w:marBottom w:val="0"/>
          <w:divBdr>
            <w:top w:val="none" w:sz="0" w:space="0" w:color="auto"/>
            <w:left w:val="none" w:sz="0" w:space="0" w:color="auto"/>
            <w:bottom w:val="none" w:sz="0" w:space="0" w:color="auto"/>
            <w:right w:val="none" w:sz="0" w:space="0" w:color="auto"/>
          </w:divBdr>
        </w:div>
        <w:div w:id="2131897275">
          <w:marLeft w:val="480"/>
          <w:marRight w:val="0"/>
          <w:marTop w:val="0"/>
          <w:marBottom w:val="0"/>
          <w:divBdr>
            <w:top w:val="none" w:sz="0" w:space="0" w:color="auto"/>
            <w:left w:val="none" w:sz="0" w:space="0" w:color="auto"/>
            <w:bottom w:val="none" w:sz="0" w:space="0" w:color="auto"/>
            <w:right w:val="none" w:sz="0" w:space="0" w:color="auto"/>
          </w:divBdr>
        </w:div>
      </w:divsChild>
    </w:div>
    <w:div w:id="373232739">
      <w:marLeft w:val="640"/>
      <w:marRight w:val="0"/>
      <w:marTop w:val="0"/>
      <w:marBottom w:val="0"/>
      <w:divBdr>
        <w:top w:val="none" w:sz="0" w:space="0" w:color="auto"/>
        <w:left w:val="none" w:sz="0" w:space="0" w:color="auto"/>
        <w:bottom w:val="none" w:sz="0" w:space="0" w:color="auto"/>
        <w:right w:val="none" w:sz="0" w:space="0" w:color="auto"/>
      </w:divBdr>
    </w:div>
    <w:div w:id="373698145">
      <w:marLeft w:val="640"/>
      <w:marRight w:val="0"/>
      <w:marTop w:val="0"/>
      <w:marBottom w:val="0"/>
      <w:divBdr>
        <w:top w:val="none" w:sz="0" w:space="0" w:color="auto"/>
        <w:left w:val="none" w:sz="0" w:space="0" w:color="auto"/>
        <w:bottom w:val="none" w:sz="0" w:space="0" w:color="auto"/>
        <w:right w:val="none" w:sz="0" w:space="0" w:color="auto"/>
      </w:divBdr>
    </w:div>
    <w:div w:id="374085438">
      <w:marLeft w:val="640"/>
      <w:marRight w:val="0"/>
      <w:marTop w:val="0"/>
      <w:marBottom w:val="0"/>
      <w:divBdr>
        <w:top w:val="none" w:sz="0" w:space="0" w:color="auto"/>
        <w:left w:val="none" w:sz="0" w:space="0" w:color="auto"/>
        <w:bottom w:val="none" w:sz="0" w:space="0" w:color="auto"/>
        <w:right w:val="none" w:sz="0" w:space="0" w:color="auto"/>
      </w:divBdr>
    </w:div>
    <w:div w:id="374551082">
      <w:bodyDiv w:val="1"/>
      <w:marLeft w:val="0"/>
      <w:marRight w:val="0"/>
      <w:marTop w:val="0"/>
      <w:marBottom w:val="0"/>
      <w:divBdr>
        <w:top w:val="none" w:sz="0" w:space="0" w:color="auto"/>
        <w:left w:val="none" w:sz="0" w:space="0" w:color="auto"/>
        <w:bottom w:val="none" w:sz="0" w:space="0" w:color="auto"/>
        <w:right w:val="none" w:sz="0" w:space="0" w:color="auto"/>
      </w:divBdr>
      <w:divsChild>
        <w:div w:id="120537703">
          <w:marLeft w:val="480"/>
          <w:marRight w:val="0"/>
          <w:marTop w:val="0"/>
          <w:marBottom w:val="0"/>
          <w:divBdr>
            <w:top w:val="none" w:sz="0" w:space="0" w:color="auto"/>
            <w:left w:val="none" w:sz="0" w:space="0" w:color="auto"/>
            <w:bottom w:val="none" w:sz="0" w:space="0" w:color="auto"/>
            <w:right w:val="none" w:sz="0" w:space="0" w:color="auto"/>
          </w:divBdr>
        </w:div>
        <w:div w:id="137188378">
          <w:marLeft w:val="480"/>
          <w:marRight w:val="0"/>
          <w:marTop w:val="0"/>
          <w:marBottom w:val="0"/>
          <w:divBdr>
            <w:top w:val="none" w:sz="0" w:space="0" w:color="auto"/>
            <w:left w:val="none" w:sz="0" w:space="0" w:color="auto"/>
            <w:bottom w:val="none" w:sz="0" w:space="0" w:color="auto"/>
            <w:right w:val="none" w:sz="0" w:space="0" w:color="auto"/>
          </w:divBdr>
        </w:div>
        <w:div w:id="193080675">
          <w:marLeft w:val="480"/>
          <w:marRight w:val="0"/>
          <w:marTop w:val="0"/>
          <w:marBottom w:val="0"/>
          <w:divBdr>
            <w:top w:val="none" w:sz="0" w:space="0" w:color="auto"/>
            <w:left w:val="none" w:sz="0" w:space="0" w:color="auto"/>
            <w:bottom w:val="none" w:sz="0" w:space="0" w:color="auto"/>
            <w:right w:val="none" w:sz="0" w:space="0" w:color="auto"/>
          </w:divBdr>
        </w:div>
        <w:div w:id="342780413">
          <w:marLeft w:val="480"/>
          <w:marRight w:val="0"/>
          <w:marTop w:val="0"/>
          <w:marBottom w:val="0"/>
          <w:divBdr>
            <w:top w:val="none" w:sz="0" w:space="0" w:color="auto"/>
            <w:left w:val="none" w:sz="0" w:space="0" w:color="auto"/>
            <w:bottom w:val="none" w:sz="0" w:space="0" w:color="auto"/>
            <w:right w:val="none" w:sz="0" w:space="0" w:color="auto"/>
          </w:divBdr>
        </w:div>
        <w:div w:id="358816570">
          <w:marLeft w:val="480"/>
          <w:marRight w:val="0"/>
          <w:marTop w:val="0"/>
          <w:marBottom w:val="0"/>
          <w:divBdr>
            <w:top w:val="none" w:sz="0" w:space="0" w:color="auto"/>
            <w:left w:val="none" w:sz="0" w:space="0" w:color="auto"/>
            <w:bottom w:val="none" w:sz="0" w:space="0" w:color="auto"/>
            <w:right w:val="none" w:sz="0" w:space="0" w:color="auto"/>
          </w:divBdr>
        </w:div>
        <w:div w:id="361828858">
          <w:marLeft w:val="480"/>
          <w:marRight w:val="0"/>
          <w:marTop w:val="0"/>
          <w:marBottom w:val="0"/>
          <w:divBdr>
            <w:top w:val="none" w:sz="0" w:space="0" w:color="auto"/>
            <w:left w:val="none" w:sz="0" w:space="0" w:color="auto"/>
            <w:bottom w:val="none" w:sz="0" w:space="0" w:color="auto"/>
            <w:right w:val="none" w:sz="0" w:space="0" w:color="auto"/>
          </w:divBdr>
        </w:div>
        <w:div w:id="365328571">
          <w:marLeft w:val="480"/>
          <w:marRight w:val="0"/>
          <w:marTop w:val="0"/>
          <w:marBottom w:val="0"/>
          <w:divBdr>
            <w:top w:val="none" w:sz="0" w:space="0" w:color="auto"/>
            <w:left w:val="none" w:sz="0" w:space="0" w:color="auto"/>
            <w:bottom w:val="none" w:sz="0" w:space="0" w:color="auto"/>
            <w:right w:val="none" w:sz="0" w:space="0" w:color="auto"/>
          </w:divBdr>
        </w:div>
        <w:div w:id="398596965">
          <w:marLeft w:val="480"/>
          <w:marRight w:val="0"/>
          <w:marTop w:val="0"/>
          <w:marBottom w:val="0"/>
          <w:divBdr>
            <w:top w:val="none" w:sz="0" w:space="0" w:color="auto"/>
            <w:left w:val="none" w:sz="0" w:space="0" w:color="auto"/>
            <w:bottom w:val="none" w:sz="0" w:space="0" w:color="auto"/>
            <w:right w:val="none" w:sz="0" w:space="0" w:color="auto"/>
          </w:divBdr>
        </w:div>
        <w:div w:id="519706786">
          <w:marLeft w:val="480"/>
          <w:marRight w:val="0"/>
          <w:marTop w:val="0"/>
          <w:marBottom w:val="0"/>
          <w:divBdr>
            <w:top w:val="none" w:sz="0" w:space="0" w:color="auto"/>
            <w:left w:val="none" w:sz="0" w:space="0" w:color="auto"/>
            <w:bottom w:val="none" w:sz="0" w:space="0" w:color="auto"/>
            <w:right w:val="none" w:sz="0" w:space="0" w:color="auto"/>
          </w:divBdr>
        </w:div>
        <w:div w:id="547956751">
          <w:marLeft w:val="480"/>
          <w:marRight w:val="0"/>
          <w:marTop w:val="0"/>
          <w:marBottom w:val="0"/>
          <w:divBdr>
            <w:top w:val="none" w:sz="0" w:space="0" w:color="auto"/>
            <w:left w:val="none" w:sz="0" w:space="0" w:color="auto"/>
            <w:bottom w:val="none" w:sz="0" w:space="0" w:color="auto"/>
            <w:right w:val="none" w:sz="0" w:space="0" w:color="auto"/>
          </w:divBdr>
        </w:div>
        <w:div w:id="558828473">
          <w:marLeft w:val="480"/>
          <w:marRight w:val="0"/>
          <w:marTop w:val="0"/>
          <w:marBottom w:val="0"/>
          <w:divBdr>
            <w:top w:val="none" w:sz="0" w:space="0" w:color="auto"/>
            <w:left w:val="none" w:sz="0" w:space="0" w:color="auto"/>
            <w:bottom w:val="none" w:sz="0" w:space="0" w:color="auto"/>
            <w:right w:val="none" w:sz="0" w:space="0" w:color="auto"/>
          </w:divBdr>
        </w:div>
        <w:div w:id="592906174">
          <w:marLeft w:val="480"/>
          <w:marRight w:val="0"/>
          <w:marTop w:val="0"/>
          <w:marBottom w:val="0"/>
          <w:divBdr>
            <w:top w:val="none" w:sz="0" w:space="0" w:color="auto"/>
            <w:left w:val="none" w:sz="0" w:space="0" w:color="auto"/>
            <w:bottom w:val="none" w:sz="0" w:space="0" w:color="auto"/>
            <w:right w:val="none" w:sz="0" w:space="0" w:color="auto"/>
          </w:divBdr>
        </w:div>
        <w:div w:id="635720236">
          <w:marLeft w:val="480"/>
          <w:marRight w:val="0"/>
          <w:marTop w:val="0"/>
          <w:marBottom w:val="0"/>
          <w:divBdr>
            <w:top w:val="none" w:sz="0" w:space="0" w:color="auto"/>
            <w:left w:val="none" w:sz="0" w:space="0" w:color="auto"/>
            <w:bottom w:val="none" w:sz="0" w:space="0" w:color="auto"/>
            <w:right w:val="none" w:sz="0" w:space="0" w:color="auto"/>
          </w:divBdr>
        </w:div>
        <w:div w:id="778984191">
          <w:marLeft w:val="480"/>
          <w:marRight w:val="0"/>
          <w:marTop w:val="0"/>
          <w:marBottom w:val="0"/>
          <w:divBdr>
            <w:top w:val="none" w:sz="0" w:space="0" w:color="auto"/>
            <w:left w:val="none" w:sz="0" w:space="0" w:color="auto"/>
            <w:bottom w:val="none" w:sz="0" w:space="0" w:color="auto"/>
            <w:right w:val="none" w:sz="0" w:space="0" w:color="auto"/>
          </w:divBdr>
        </w:div>
        <w:div w:id="849179979">
          <w:marLeft w:val="480"/>
          <w:marRight w:val="0"/>
          <w:marTop w:val="0"/>
          <w:marBottom w:val="0"/>
          <w:divBdr>
            <w:top w:val="none" w:sz="0" w:space="0" w:color="auto"/>
            <w:left w:val="none" w:sz="0" w:space="0" w:color="auto"/>
            <w:bottom w:val="none" w:sz="0" w:space="0" w:color="auto"/>
            <w:right w:val="none" w:sz="0" w:space="0" w:color="auto"/>
          </w:divBdr>
        </w:div>
        <w:div w:id="938680535">
          <w:marLeft w:val="480"/>
          <w:marRight w:val="0"/>
          <w:marTop w:val="0"/>
          <w:marBottom w:val="0"/>
          <w:divBdr>
            <w:top w:val="none" w:sz="0" w:space="0" w:color="auto"/>
            <w:left w:val="none" w:sz="0" w:space="0" w:color="auto"/>
            <w:bottom w:val="none" w:sz="0" w:space="0" w:color="auto"/>
            <w:right w:val="none" w:sz="0" w:space="0" w:color="auto"/>
          </w:divBdr>
        </w:div>
        <w:div w:id="945574895">
          <w:marLeft w:val="480"/>
          <w:marRight w:val="0"/>
          <w:marTop w:val="0"/>
          <w:marBottom w:val="0"/>
          <w:divBdr>
            <w:top w:val="none" w:sz="0" w:space="0" w:color="auto"/>
            <w:left w:val="none" w:sz="0" w:space="0" w:color="auto"/>
            <w:bottom w:val="none" w:sz="0" w:space="0" w:color="auto"/>
            <w:right w:val="none" w:sz="0" w:space="0" w:color="auto"/>
          </w:divBdr>
        </w:div>
        <w:div w:id="1022173360">
          <w:marLeft w:val="480"/>
          <w:marRight w:val="0"/>
          <w:marTop w:val="0"/>
          <w:marBottom w:val="0"/>
          <w:divBdr>
            <w:top w:val="none" w:sz="0" w:space="0" w:color="auto"/>
            <w:left w:val="none" w:sz="0" w:space="0" w:color="auto"/>
            <w:bottom w:val="none" w:sz="0" w:space="0" w:color="auto"/>
            <w:right w:val="none" w:sz="0" w:space="0" w:color="auto"/>
          </w:divBdr>
        </w:div>
        <w:div w:id="1053581460">
          <w:marLeft w:val="480"/>
          <w:marRight w:val="0"/>
          <w:marTop w:val="0"/>
          <w:marBottom w:val="0"/>
          <w:divBdr>
            <w:top w:val="none" w:sz="0" w:space="0" w:color="auto"/>
            <w:left w:val="none" w:sz="0" w:space="0" w:color="auto"/>
            <w:bottom w:val="none" w:sz="0" w:space="0" w:color="auto"/>
            <w:right w:val="none" w:sz="0" w:space="0" w:color="auto"/>
          </w:divBdr>
        </w:div>
        <w:div w:id="1114209184">
          <w:marLeft w:val="480"/>
          <w:marRight w:val="0"/>
          <w:marTop w:val="0"/>
          <w:marBottom w:val="0"/>
          <w:divBdr>
            <w:top w:val="none" w:sz="0" w:space="0" w:color="auto"/>
            <w:left w:val="none" w:sz="0" w:space="0" w:color="auto"/>
            <w:bottom w:val="none" w:sz="0" w:space="0" w:color="auto"/>
            <w:right w:val="none" w:sz="0" w:space="0" w:color="auto"/>
          </w:divBdr>
        </w:div>
        <w:div w:id="1137919362">
          <w:marLeft w:val="480"/>
          <w:marRight w:val="0"/>
          <w:marTop w:val="0"/>
          <w:marBottom w:val="0"/>
          <w:divBdr>
            <w:top w:val="none" w:sz="0" w:space="0" w:color="auto"/>
            <w:left w:val="none" w:sz="0" w:space="0" w:color="auto"/>
            <w:bottom w:val="none" w:sz="0" w:space="0" w:color="auto"/>
            <w:right w:val="none" w:sz="0" w:space="0" w:color="auto"/>
          </w:divBdr>
        </w:div>
        <w:div w:id="1139803738">
          <w:marLeft w:val="480"/>
          <w:marRight w:val="0"/>
          <w:marTop w:val="0"/>
          <w:marBottom w:val="0"/>
          <w:divBdr>
            <w:top w:val="none" w:sz="0" w:space="0" w:color="auto"/>
            <w:left w:val="none" w:sz="0" w:space="0" w:color="auto"/>
            <w:bottom w:val="none" w:sz="0" w:space="0" w:color="auto"/>
            <w:right w:val="none" w:sz="0" w:space="0" w:color="auto"/>
          </w:divBdr>
        </w:div>
        <w:div w:id="1155880383">
          <w:marLeft w:val="480"/>
          <w:marRight w:val="0"/>
          <w:marTop w:val="0"/>
          <w:marBottom w:val="0"/>
          <w:divBdr>
            <w:top w:val="none" w:sz="0" w:space="0" w:color="auto"/>
            <w:left w:val="none" w:sz="0" w:space="0" w:color="auto"/>
            <w:bottom w:val="none" w:sz="0" w:space="0" w:color="auto"/>
            <w:right w:val="none" w:sz="0" w:space="0" w:color="auto"/>
          </w:divBdr>
        </w:div>
        <w:div w:id="1174421049">
          <w:marLeft w:val="480"/>
          <w:marRight w:val="0"/>
          <w:marTop w:val="0"/>
          <w:marBottom w:val="0"/>
          <w:divBdr>
            <w:top w:val="none" w:sz="0" w:space="0" w:color="auto"/>
            <w:left w:val="none" w:sz="0" w:space="0" w:color="auto"/>
            <w:bottom w:val="none" w:sz="0" w:space="0" w:color="auto"/>
            <w:right w:val="none" w:sz="0" w:space="0" w:color="auto"/>
          </w:divBdr>
        </w:div>
        <w:div w:id="1182470673">
          <w:marLeft w:val="480"/>
          <w:marRight w:val="0"/>
          <w:marTop w:val="0"/>
          <w:marBottom w:val="0"/>
          <w:divBdr>
            <w:top w:val="none" w:sz="0" w:space="0" w:color="auto"/>
            <w:left w:val="none" w:sz="0" w:space="0" w:color="auto"/>
            <w:bottom w:val="none" w:sz="0" w:space="0" w:color="auto"/>
            <w:right w:val="none" w:sz="0" w:space="0" w:color="auto"/>
          </w:divBdr>
        </w:div>
        <w:div w:id="1206137612">
          <w:marLeft w:val="480"/>
          <w:marRight w:val="0"/>
          <w:marTop w:val="0"/>
          <w:marBottom w:val="0"/>
          <w:divBdr>
            <w:top w:val="none" w:sz="0" w:space="0" w:color="auto"/>
            <w:left w:val="none" w:sz="0" w:space="0" w:color="auto"/>
            <w:bottom w:val="none" w:sz="0" w:space="0" w:color="auto"/>
            <w:right w:val="none" w:sz="0" w:space="0" w:color="auto"/>
          </w:divBdr>
        </w:div>
        <w:div w:id="1234200612">
          <w:marLeft w:val="480"/>
          <w:marRight w:val="0"/>
          <w:marTop w:val="0"/>
          <w:marBottom w:val="0"/>
          <w:divBdr>
            <w:top w:val="none" w:sz="0" w:space="0" w:color="auto"/>
            <w:left w:val="none" w:sz="0" w:space="0" w:color="auto"/>
            <w:bottom w:val="none" w:sz="0" w:space="0" w:color="auto"/>
            <w:right w:val="none" w:sz="0" w:space="0" w:color="auto"/>
          </w:divBdr>
        </w:div>
        <w:div w:id="1269436517">
          <w:marLeft w:val="480"/>
          <w:marRight w:val="0"/>
          <w:marTop w:val="0"/>
          <w:marBottom w:val="0"/>
          <w:divBdr>
            <w:top w:val="none" w:sz="0" w:space="0" w:color="auto"/>
            <w:left w:val="none" w:sz="0" w:space="0" w:color="auto"/>
            <w:bottom w:val="none" w:sz="0" w:space="0" w:color="auto"/>
            <w:right w:val="none" w:sz="0" w:space="0" w:color="auto"/>
          </w:divBdr>
        </w:div>
        <w:div w:id="1277716317">
          <w:marLeft w:val="480"/>
          <w:marRight w:val="0"/>
          <w:marTop w:val="0"/>
          <w:marBottom w:val="0"/>
          <w:divBdr>
            <w:top w:val="none" w:sz="0" w:space="0" w:color="auto"/>
            <w:left w:val="none" w:sz="0" w:space="0" w:color="auto"/>
            <w:bottom w:val="none" w:sz="0" w:space="0" w:color="auto"/>
            <w:right w:val="none" w:sz="0" w:space="0" w:color="auto"/>
          </w:divBdr>
        </w:div>
        <w:div w:id="1333341472">
          <w:marLeft w:val="480"/>
          <w:marRight w:val="0"/>
          <w:marTop w:val="0"/>
          <w:marBottom w:val="0"/>
          <w:divBdr>
            <w:top w:val="none" w:sz="0" w:space="0" w:color="auto"/>
            <w:left w:val="none" w:sz="0" w:space="0" w:color="auto"/>
            <w:bottom w:val="none" w:sz="0" w:space="0" w:color="auto"/>
            <w:right w:val="none" w:sz="0" w:space="0" w:color="auto"/>
          </w:divBdr>
        </w:div>
        <w:div w:id="1348866776">
          <w:marLeft w:val="480"/>
          <w:marRight w:val="0"/>
          <w:marTop w:val="0"/>
          <w:marBottom w:val="0"/>
          <w:divBdr>
            <w:top w:val="none" w:sz="0" w:space="0" w:color="auto"/>
            <w:left w:val="none" w:sz="0" w:space="0" w:color="auto"/>
            <w:bottom w:val="none" w:sz="0" w:space="0" w:color="auto"/>
            <w:right w:val="none" w:sz="0" w:space="0" w:color="auto"/>
          </w:divBdr>
        </w:div>
        <w:div w:id="1352990830">
          <w:marLeft w:val="480"/>
          <w:marRight w:val="0"/>
          <w:marTop w:val="0"/>
          <w:marBottom w:val="0"/>
          <w:divBdr>
            <w:top w:val="none" w:sz="0" w:space="0" w:color="auto"/>
            <w:left w:val="none" w:sz="0" w:space="0" w:color="auto"/>
            <w:bottom w:val="none" w:sz="0" w:space="0" w:color="auto"/>
            <w:right w:val="none" w:sz="0" w:space="0" w:color="auto"/>
          </w:divBdr>
        </w:div>
        <w:div w:id="1403797260">
          <w:marLeft w:val="480"/>
          <w:marRight w:val="0"/>
          <w:marTop w:val="0"/>
          <w:marBottom w:val="0"/>
          <w:divBdr>
            <w:top w:val="none" w:sz="0" w:space="0" w:color="auto"/>
            <w:left w:val="none" w:sz="0" w:space="0" w:color="auto"/>
            <w:bottom w:val="none" w:sz="0" w:space="0" w:color="auto"/>
            <w:right w:val="none" w:sz="0" w:space="0" w:color="auto"/>
          </w:divBdr>
        </w:div>
        <w:div w:id="1495147808">
          <w:marLeft w:val="480"/>
          <w:marRight w:val="0"/>
          <w:marTop w:val="0"/>
          <w:marBottom w:val="0"/>
          <w:divBdr>
            <w:top w:val="none" w:sz="0" w:space="0" w:color="auto"/>
            <w:left w:val="none" w:sz="0" w:space="0" w:color="auto"/>
            <w:bottom w:val="none" w:sz="0" w:space="0" w:color="auto"/>
            <w:right w:val="none" w:sz="0" w:space="0" w:color="auto"/>
          </w:divBdr>
        </w:div>
        <w:div w:id="1514030470">
          <w:marLeft w:val="480"/>
          <w:marRight w:val="0"/>
          <w:marTop w:val="0"/>
          <w:marBottom w:val="0"/>
          <w:divBdr>
            <w:top w:val="none" w:sz="0" w:space="0" w:color="auto"/>
            <w:left w:val="none" w:sz="0" w:space="0" w:color="auto"/>
            <w:bottom w:val="none" w:sz="0" w:space="0" w:color="auto"/>
            <w:right w:val="none" w:sz="0" w:space="0" w:color="auto"/>
          </w:divBdr>
        </w:div>
        <w:div w:id="1515221343">
          <w:marLeft w:val="480"/>
          <w:marRight w:val="0"/>
          <w:marTop w:val="0"/>
          <w:marBottom w:val="0"/>
          <w:divBdr>
            <w:top w:val="none" w:sz="0" w:space="0" w:color="auto"/>
            <w:left w:val="none" w:sz="0" w:space="0" w:color="auto"/>
            <w:bottom w:val="none" w:sz="0" w:space="0" w:color="auto"/>
            <w:right w:val="none" w:sz="0" w:space="0" w:color="auto"/>
          </w:divBdr>
        </w:div>
        <w:div w:id="1528524759">
          <w:marLeft w:val="480"/>
          <w:marRight w:val="0"/>
          <w:marTop w:val="0"/>
          <w:marBottom w:val="0"/>
          <w:divBdr>
            <w:top w:val="none" w:sz="0" w:space="0" w:color="auto"/>
            <w:left w:val="none" w:sz="0" w:space="0" w:color="auto"/>
            <w:bottom w:val="none" w:sz="0" w:space="0" w:color="auto"/>
            <w:right w:val="none" w:sz="0" w:space="0" w:color="auto"/>
          </w:divBdr>
        </w:div>
        <w:div w:id="1557935174">
          <w:marLeft w:val="480"/>
          <w:marRight w:val="0"/>
          <w:marTop w:val="0"/>
          <w:marBottom w:val="0"/>
          <w:divBdr>
            <w:top w:val="none" w:sz="0" w:space="0" w:color="auto"/>
            <w:left w:val="none" w:sz="0" w:space="0" w:color="auto"/>
            <w:bottom w:val="none" w:sz="0" w:space="0" w:color="auto"/>
            <w:right w:val="none" w:sz="0" w:space="0" w:color="auto"/>
          </w:divBdr>
        </w:div>
        <w:div w:id="1566604075">
          <w:marLeft w:val="480"/>
          <w:marRight w:val="0"/>
          <w:marTop w:val="0"/>
          <w:marBottom w:val="0"/>
          <w:divBdr>
            <w:top w:val="none" w:sz="0" w:space="0" w:color="auto"/>
            <w:left w:val="none" w:sz="0" w:space="0" w:color="auto"/>
            <w:bottom w:val="none" w:sz="0" w:space="0" w:color="auto"/>
            <w:right w:val="none" w:sz="0" w:space="0" w:color="auto"/>
          </w:divBdr>
        </w:div>
        <w:div w:id="1572344706">
          <w:marLeft w:val="480"/>
          <w:marRight w:val="0"/>
          <w:marTop w:val="0"/>
          <w:marBottom w:val="0"/>
          <w:divBdr>
            <w:top w:val="none" w:sz="0" w:space="0" w:color="auto"/>
            <w:left w:val="none" w:sz="0" w:space="0" w:color="auto"/>
            <w:bottom w:val="none" w:sz="0" w:space="0" w:color="auto"/>
            <w:right w:val="none" w:sz="0" w:space="0" w:color="auto"/>
          </w:divBdr>
        </w:div>
        <w:div w:id="1574848564">
          <w:marLeft w:val="480"/>
          <w:marRight w:val="0"/>
          <w:marTop w:val="0"/>
          <w:marBottom w:val="0"/>
          <w:divBdr>
            <w:top w:val="none" w:sz="0" w:space="0" w:color="auto"/>
            <w:left w:val="none" w:sz="0" w:space="0" w:color="auto"/>
            <w:bottom w:val="none" w:sz="0" w:space="0" w:color="auto"/>
            <w:right w:val="none" w:sz="0" w:space="0" w:color="auto"/>
          </w:divBdr>
        </w:div>
        <w:div w:id="1645038547">
          <w:marLeft w:val="480"/>
          <w:marRight w:val="0"/>
          <w:marTop w:val="0"/>
          <w:marBottom w:val="0"/>
          <w:divBdr>
            <w:top w:val="none" w:sz="0" w:space="0" w:color="auto"/>
            <w:left w:val="none" w:sz="0" w:space="0" w:color="auto"/>
            <w:bottom w:val="none" w:sz="0" w:space="0" w:color="auto"/>
            <w:right w:val="none" w:sz="0" w:space="0" w:color="auto"/>
          </w:divBdr>
        </w:div>
        <w:div w:id="1673873683">
          <w:marLeft w:val="480"/>
          <w:marRight w:val="0"/>
          <w:marTop w:val="0"/>
          <w:marBottom w:val="0"/>
          <w:divBdr>
            <w:top w:val="none" w:sz="0" w:space="0" w:color="auto"/>
            <w:left w:val="none" w:sz="0" w:space="0" w:color="auto"/>
            <w:bottom w:val="none" w:sz="0" w:space="0" w:color="auto"/>
            <w:right w:val="none" w:sz="0" w:space="0" w:color="auto"/>
          </w:divBdr>
        </w:div>
        <w:div w:id="1693995174">
          <w:marLeft w:val="480"/>
          <w:marRight w:val="0"/>
          <w:marTop w:val="0"/>
          <w:marBottom w:val="0"/>
          <w:divBdr>
            <w:top w:val="none" w:sz="0" w:space="0" w:color="auto"/>
            <w:left w:val="none" w:sz="0" w:space="0" w:color="auto"/>
            <w:bottom w:val="none" w:sz="0" w:space="0" w:color="auto"/>
            <w:right w:val="none" w:sz="0" w:space="0" w:color="auto"/>
          </w:divBdr>
        </w:div>
        <w:div w:id="1743480421">
          <w:marLeft w:val="480"/>
          <w:marRight w:val="0"/>
          <w:marTop w:val="0"/>
          <w:marBottom w:val="0"/>
          <w:divBdr>
            <w:top w:val="none" w:sz="0" w:space="0" w:color="auto"/>
            <w:left w:val="none" w:sz="0" w:space="0" w:color="auto"/>
            <w:bottom w:val="none" w:sz="0" w:space="0" w:color="auto"/>
            <w:right w:val="none" w:sz="0" w:space="0" w:color="auto"/>
          </w:divBdr>
        </w:div>
        <w:div w:id="1817869114">
          <w:marLeft w:val="480"/>
          <w:marRight w:val="0"/>
          <w:marTop w:val="0"/>
          <w:marBottom w:val="0"/>
          <w:divBdr>
            <w:top w:val="none" w:sz="0" w:space="0" w:color="auto"/>
            <w:left w:val="none" w:sz="0" w:space="0" w:color="auto"/>
            <w:bottom w:val="none" w:sz="0" w:space="0" w:color="auto"/>
            <w:right w:val="none" w:sz="0" w:space="0" w:color="auto"/>
          </w:divBdr>
        </w:div>
        <w:div w:id="1824465901">
          <w:marLeft w:val="480"/>
          <w:marRight w:val="0"/>
          <w:marTop w:val="0"/>
          <w:marBottom w:val="0"/>
          <w:divBdr>
            <w:top w:val="none" w:sz="0" w:space="0" w:color="auto"/>
            <w:left w:val="none" w:sz="0" w:space="0" w:color="auto"/>
            <w:bottom w:val="none" w:sz="0" w:space="0" w:color="auto"/>
            <w:right w:val="none" w:sz="0" w:space="0" w:color="auto"/>
          </w:divBdr>
        </w:div>
        <w:div w:id="1824737725">
          <w:marLeft w:val="480"/>
          <w:marRight w:val="0"/>
          <w:marTop w:val="0"/>
          <w:marBottom w:val="0"/>
          <w:divBdr>
            <w:top w:val="none" w:sz="0" w:space="0" w:color="auto"/>
            <w:left w:val="none" w:sz="0" w:space="0" w:color="auto"/>
            <w:bottom w:val="none" w:sz="0" w:space="0" w:color="auto"/>
            <w:right w:val="none" w:sz="0" w:space="0" w:color="auto"/>
          </w:divBdr>
        </w:div>
        <w:div w:id="1842700201">
          <w:marLeft w:val="480"/>
          <w:marRight w:val="0"/>
          <w:marTop w:val="0"/>
          <w:marBottom w:val="0"/>
          <w:divBdr>
            <w:top w:val="none" w:sz="0" w:space="0" w:color="auto"/>
            <w:left w:val="none" w:sz="0" w:space="0" w:color="auto"/>
            <w:bottom w:val="none" w:sz="0" w:space="0" w:color="auto"/>
            <w:right w:val="none" w:sz="0" w:space="0" w:color="auto"/>
          </w:divBdr>
        </w:div>
        <w:div w:id="1901553364">
          <w:marLeft w:val="480"/>
          <w:marRight w:val="0"/>
          <w:marTop w:val="0"/>
          <w:marBottom w:val="0"/>
          <w:divBdr>
            <w:top w:val="none" w:sz="0" w:space="0" w:color="auto"/>
            <w:left w:val="none" w:sz="0" w:space="0" w:color="auto"/>
            <w:bottom w:val="none" w:sz="0" w:space="0" w:color="auto"/>
            <w:right w:val="none" w:sz="0" w:space="0" w:color="auto"/>
          </w:divBdr>
        </w:div>
        <w:div w:id="1906405602">
          <w:marLeft w:val="480"/>
          <w:marRight w:val="0"/>
          <w:marTop w:val="0"/>
          <w:marBottom w:val="0"/>
          <w:divBdr>
            <w:top w:val="none" w:sz="0" w:space="0" w:color="auto"/>
            <w:left w:val="none" w:sz="0" w:space="0" w:color="auto"/>
            <w:bottom w:val="none" w:sz="0" w:space="0" w:color="auto"/>
            <w:right w:val="none" w:sz="0" w:space="0" w:color="auto"/>
          </w:divBdr>
        </w:div>
        <w:div w:id="1923054763">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1949701220">
          <w:marLeft w:val="480"/>
          <w:marRight w:val="0"/>
          <w:marTop w:val="0"/>
          <w:marBottom w:val="0"/>
          <w:divBdr>
            <w:top w:val="none" w:sz="0" w:space="0" w:color="auto"/>
            <w:left w:val="none" w:sz="0" w:space="0" w:color="auto"/>
            <w:bottom w:val="none" w:sz="0" w:space="0" w:color="auto"/>
            <w:right w:val="none" w:sz="0" w:space="0" w:color="auto"/>
          </w:divBdr>
        </w:div>
        <w:div w:id="1953903963">
          <w:marLeft w:val="480"/>
          <w:marRight w:val="0"/>
          <w:marTop w:val="0"/>
          <w:marBottom w:val="0"/>
          <w:divBdr>
            <w:top w:val="none" w:sz="0" w:space="0" w:color="auto"/>
            <w:left w:val="none" w:sz="0" w:space="0" w:color="auto"/>
            <w:bottom w:val="none" w:sz="0" w:space="0" w:color="auto"/>
            <w:right w:val="none" w:sz="0" w:space="0" w:color="auto"/>
          </w:divBdr>
        </w:div>
        <w:div w:id="1963027434">
          <w:marLeft w:val="480"/>
          <w:marRight w:val="0"/>
          <w:marTop w:val="0"/>
          <w:marBottom w:val="0"/>
          <w:divBdr>
            <w:top w:val="none" w:sz="0" w:space="0" w:color="auto"/>
            <w:left w:val="none" w:sz="0" w:space="0" w:color="auto"/>
            <w:bottom w:val="none" w:sz="0" w:space="0" w:color="auto"/>
            <w:right w:val="none" w:sz="0" w:space="0" w:color="auto"/>
          </w:divBdr>
        </w:div>
        <w:div w:id="2028363560">
          <w:marLeft w:val="480"/>
          <w:marRight w:val="0"/>
          <w:marTop w:val="0"/>
          <w:marBottom w:val="0"/>
          <w:divBdr>
            <w:top w:val="none" w:sz="0" w:space="0" w:color="auto"/>
            <w:left w:val="none" w:sz="0" w:space="0" w:color="auto"/>
            <w:bottom w:val="none" w:sz="0" w:space="0" w:color="auto"/>
            <w:right w:val="none" w:sz="0" w:space="0" w:color="auto"/>
          </w:divBdr>
        </w:div>
        <w:div w:id="2033066821">
          <w:marLeft w:val="480"/>
          <w:marRight w:val="0"/>
          <w:marTop w:val="0"/>
          <w:marBottom w:val="0"/>
          <w:divBdr>
            <w:top w:val="none" w:sz="0" w:space="0" w:color="auto"/>
            <w:left w:val="none" w:sz="0" w:space="0" w:color="auto"/>
            <w:bottom w:val="none" w:sz="0" w:space="0" w:color="auto"/>
            <w:right w:val="none" w:sz="0" w:space="0" w:color="auto"/>
          </w:divBdr>
        </w:div>
        <w:div w:id="2039964845">
          <w:marLeft w:val="480"/>
          <w:marRight w:val="0"/>
          <w:marTop w:val="0"/>
          <w:marBottom w:val="0"/>
          <w:divBdr>
            <w:top w:val="none" w:sz="0" w:space="0" w:color="auto"/>
            <w:left w:val="none" w:sz="0" w:space="0" w:color="auto"/>
            <w:bottom w:val="none" w:sz="0" w:space="0" w:color="auto"/>
            <w:right w:val="none" w:sz="0" w:space="0" w:color="auto"/>
          </w:divBdr>
        </w:div>
        <w:div w:id="2093770349">
          <w:marLeft w:val="480"/>
          <w:marRight w:val="0"/>
          <w:marTop w:val="0"/>
          <w:marBottom w:val="0"/>
          <w:divBdr>
            <w:top w:val="none" w:sz="0" w:space="0" w:color="auto"/>
            <w:left w:val="none" w:sz="0" w:space="0" w:color="auto"/>
            <w:bottom w:val="none" w:sz="0" w:space="0" w:color="auto"/>
            <w:right w:val="none" w:sz="0" w:space="0" w:color="auto"/>
          </w:divBdr>
        </w:div>
        <w:div w:id="2096902856">
          <w:marLeft w:val="480"/>
          <w:marRight w:val="0"/>
          <w:marTop w:val="0"/>
          <w:marBottom w:val="0"/>
          <w:divBdr>
            <w:top w:val="none" w:sz="0" w:space="0" w:color="auto"/>
            <w:left w:val="none" w:sz="0" w:space="0" w:color="auto"/>
            <w:bottom w:val="none" w:sz="0" w:space="0" w:color="auto"/>
            <w:right w:val="none" w:sz="0" w:space="0" w:color="auto"/>
          </w:divBdr>
        </w:div>
        <w:div w:id="2112965543">
          <w:marLeft w:val="480"/>
          <w:marRight w:val="0"/>
          <w:marTop w:val="0"/>
          <w:marBottom w:val="0"/>
          <w:divBdr>
            <w:top w:val="none" w:sz="0" w:space="0" w:color="auto"/>
            <w:left w:val="none" w:sz="0" w:space="0" w:color="auto"/>
            <w:bottom w:val="none" w:sz="0" w:space="0" w:color="auto"/>
            <w:right w:val="none" w:sz="0" w:space="0" w:color="auto"/>
          </w:divBdr>
        </w:div>
        <w:div w:id="2114864677">
          <w:marLeft w:val="480"/>
          <w:marRight w:val="0"/>
          <w:marTop w:val="0"/>
          <w:marBottom w:val="0"/>
          <w:divBdr>
            <w:top w:val="none" w:sz="0" w:space="0" w:color="auto"/>
            <w:left w:val="none" w:sz="0" w:space="0" w:color="auto"/>
            <w:bottom w:val="none" w:sz="0" w:space="0" w:color="auto"/>
            <w:right w:val="none" w:sz="0" w:space="0" w:color="auto"/>
          </w:divBdr>
        </w:div>
        <w:div w:id="2137211587">
          <w:marLeft w:val="480"/>
          <w:marRight w:val="0"/>
          <w:marTop w:val="0"/>
          <w:marBottom w:val="0"/>
          <w:divBdr>
            <w:top w:val="none" w:sz="0" w:space="0" w:color="auto"/>
            <w:left w:val="none" w:sz="0" w:space="0" w:color="auto"/>
            <w:bottom w:val="none" w:sz="0" w:space="0" w:color="auto"/>
            <w:right w:val="none" w:sz="0" w:space="0" w:color="auto"/>
          </w:divBdr>
        </w:div>
      </w:divsChild>
    </w:div>
    <w:div w:id="374695401">
      <w:marLeft w:val="640"/>
      <w:marRight w:val="0"/>
      <w:marTop w:val="0"/>
      <w:marBottom w:val="0"/>
      <w:divBdr>
        <w:top w:val="none" w:sz="0" w:space="0" w:color="auto"/>
        <w:left w:val="none" w:sz="0" w:space="0" w:color="auto"/>
        <w:bottom w:val="none" w:sz="0" w:space="0" w:color="auto"/>
        <w:right w:val="none" w:sz="0" w:space="0" w:color="auto"/>
      </w:divBdr>
    </w:div>
    <w:div w:id="375204085">
      <w:marLeft w:val="640"/>
      <w:marRight w:val="0"/>
      <w:marTop w:val="0"/>
      <w:marBottom w:val="0"/>
      <w:divBdr>
        <w:top w:val="none" w:sz="0" w:space="0" w:color="auto"/>
        <w:left w:val="none" w:sz="0" w:space="0" w:color="auto"/>
        <w:bottom w:val="none" w:sz="0" w:space="0" w:color="auto"/>
        <w:right w:val="none" w:sz="0" w:space="0" w:color="auto"/>
      </w:divBdr>
    </w:div>
    <w:div w:id="375474241">
      <w:marLeft w:val="640"/>
      <w:marRight w:val="0"/>
      <w:marTop w:val="0"/>
      <w:marBottom w:val="0"/>
      <w:divBdr>
        <w:top w:val="none" w:sz="0" w:space="0" w:color="auto"/>
        <w:left w:val="none" w:sz="0" w:space="0" w:color="auto"/>
        <w:bottom w:val="none" w:sz="0" w:space="0" w:color="auto"/>
        <w:right w:val="none" w:sz="0" w:space="0" w:color="auto"/>
      </w:divBdr>
    </w:div>
    <w:div w:id="375547610">
      <w:marLeft w:val="640"/>
      <w:marRight w:val="0"/>
      <w:marTop w:val="0"/>
      <w:marBottom w:val="0"/>
      <w:divBdr>
        <w:top w:val="none" w:sz="0" w:space="0" w:color="auto"/>
        <w:left w:val="none" w:sz="0" w:space="0" w:color="auto"/>
        <w:bottom w:val="none" w:sz="0" w:space="0" w:color="auto"/>
        <w:right w:val="none" w:sz="0" w:space="0" w:color="auto"/>
      </w:divBdr>
    </w:div>
    <w:div w:id="375811335">
      <w:marLeft w:val="640"/>
      <w:marRight w:val="0"/>
      <w:marTop w:val="0"/>
      <w:marBottom w:val="0"/>
      <w:divBdr>
        <w:top w:val="none" w:sz="0" w:space="0" w:color="auto"/>
        <w:left w:val="none" w:sz="0" w:space="0" w:color="auto"/>
        <w:bottom w:val="none" w:sz="0" w:space="0" w:color="auto"/>
        <w:right w:val="none" w:sz="0" w:space="0" w:color="auto"/>
      </w:divBdr>
    </w:div>
    <w:div w:id="376205394">
      <w:bodyDiv w:val="1"/>
      <w:marLeft w:val="0"/>
      <w:marRight w:val="0"/>
      <w:marTop w:val="0"/>
      <w:marBottom w:val="0"/>
      <w:divBdr>
        <w:top w:val="none" w:sz="0" w:space="0" w:color="auto"/>
        <w:left w:val="none" w:sz="0" w:space="0" w:color="auto"/>
        <w:bottom w:val="none" w:sz="0" w:space="0" w:color="auto"/>
        <w:right w:val="none" w:sz="0" w:space="0" w:color="auto"/>
      </w:divBdr>
    </w:div>
    <w:div w:id="376244131">
      <w:marLeft w:val="640"/>
      <w:marRight w:val="0"/>
      <w:marTop w:val="0"/>
      <w:marBottom w:val="0"/>
      <w:divBdr>
        <w:top w:val="none" w:sz="0" w:space="0" w:color="auto"/>
        <w:left w:val="none" w:sz="0" w:space="0" w:color="auto"/>
        <w:bottom w:val="none" w:sz="0" w:space="0" w:color="auto"/>
        <w:right w:val="none" w:sz="0" w:space="0" w:color="auto"/>
      </w:divBdr>
    </w:div>
    <w:div w:id="376857434">
      <w:marLeft w:val="640"/>
      <w:marRight w:val="0"/>
      <w:marTop w:val="0"/>
      <w:marBottom w:val="0"/>
      <w:divBdr>
        <w:top w:val="none" w:sz="0" w:space="0" w:color="auto"/>
        <w:left w:val="none" w:sz="0" w:space="0" w:color="auto"/>
        <w:bottom w:val="none" w:sz="0" w:space="0" w:color="auto"/>
        <w:right w:val="none" w:sz="0" w:space="0" w:color="auto"/>
      </w:divBdr>
    </w:div>
    <w:div w:id="377627636">
      <w:marLeft w:val="640"/>
      <w:marRight w:val="0"/>
      <w:marTop w:val="0"/>
      <w:marBottom w:val="0"/>
      <w:divBdr>
        <w:top w:val="none" w:sz="0" w:space="0" w:color="auto"/>
        <w:left w:val="none" w:sz="0" w:space="0" w:color="auto"/>
        <w:bottom w:val="none" w:sz="0" w:space="0" w:color="auto"/>
        <w:right w:val="none" w:sz="0" w:space="0" w:color="auto"/>
      </w:divBdr>
    </w:div>
    <w:div w:id="377819983">
      <w:marLeft w:val="640"/>
      <w:marRight w:val="0"/>
      <w:marTop w:val="0"/>
      <w:marBottom w:val="0"/>
      <w:divBdr>
        <w:top w:val="none" w:sz="0" w:space="0" w:color="auto"/>
        <w:left w:val="none" w:sz="0" w:space="0" w:color="auto"/>
        <w:bottom w:val="none" w:sz="0" w:space="0" w:color="auto"/>
        <w:right w:val="none" w:sz="0" w:space="0" w:color="auto"/>
      </w:divBdr>
    </w:div>
    <w:div w:id="377827453">
      <w:marLeft w:val="640"/>
      <w:marRight w:val="0"/>
      <w:marTop w:val="0"/>
      <w:marBottom w:val="0"/>
      <w:divBdr>
        <w:top w:val="none" w:sz="0" w:space="0" w:color="auto"/>
        <w:left w:val="none" w:sz="0" w:space="0" w:color="auto"/>
        <w:bottom w:val="none" w:sz="0" w:space="0" w:color="auto"/>
        <w:right w:val="none" w:sz="0" w:space="0" w:color="auto"/>
      </w:divBdr>
    </w:div>
    <w:div w:id="378096347">
      <w:marLeft w:val="640"/>
      <w:marRight w:val="0"/>
      <w:marTop w:val="0"/>
      <w:marBottom w:val="0"/>
      <w:divBdr>
        <w:top w:val="none" w:sz="0" w:space="0" w:color="auto"/>
        <w:left w:val="none" w:sz="0" w:space="0" w:color="auto"/>
        <w:bottom w:val="none" w:sz="0" w:space="0" w:color="auto"/>
        <w:right w:val="none" w:sz="0" w:space="0" w:color="auto"/>
      </w:divBdr>
    </w:div>
    <w:div w:id="378675450">
      <w:marLeft w:val="640"/>
      <w:marRight w:val="0"/>
      <w:marTop w:val="0"/>
      <w:marBottom w:val="0"/>
      <w:divBdr>
        <w:top w:val="none" w:sz="0" w:space="0" w:color="auto"/>
        <w:left w:val="none" w:sz="0" w:space="0" w:color="auto"/>
        <w:bottom w:val="none" w:sz="0" w:space="0" w:color="auto"/>
        <w:right w:val="none" w:sz="0" w:space="0" w:color="auto"/>
      </w:divBdr>
    </w:div>
    <w:div w:id="378823677">
      <w:marLeft w:val="640"/>
      <w:marRight w:val="0"/>
      <w:marTop w:val="0"/>
      <w:marBottom w:val="0"/>
      <w:divBdr>
        <w:top w:val="none" w:sz="0" w:space="0" w:color="auto"/>
        <w:left w:val="none" w:sz="0" w:space="0" w:color="auto"/>
        <w:bottom w:val="none" w:sz="0" w:space="0" w:color="auto"/>
        <w:right w:val="none" w:sz="0" w:space="0" w:color="auto"/>
      </w:divBdr>
    </w:div>
    <w:div w:id="379136744">
      <w:marLeft w:val="640"/>
      <w:marRight w:val="0"/>
      <w:marTop w:val="0"/>
      <w:marBottom w:val="0"/>
      <w:divBdr>
        <w:top w:val="none" w:sz="0" w:space="0" w:color="auto"/>
        <w:left w:val="none" w:sz="0" w:space="0" w:color="auto"/>
        <w:bottom w:val="none" w:sz="0" w:space="0" w:color="auto"/>
        <w:right w:val="none" w:sz="0" w:space="0" w:color="auto"/>
      </w:divBdr>
    </w:div>
    <w:div w:id="379398609">
      <w:marLeft w:val="640"/>
      <w:marRight w:val="0"/>
      <w:marTop w:val="0"/>
      <w:marBottom w:val="0"/>
      <w:divBdr>
        <w:top w:val="none" w:sz="0" w:space="0" w:color="auto"/>
        <w:left w:val="none" w:sz="0" w:space="0" w:color="auto"/>
        <w:bottom w:val="none" w:sz="0" w:space="0" w:color="auto"/>
        <w:right w:val="none" w:sz="0" w:space="0" w:color="auto"/>
      </w:divBdr>
    </w:div>
    <w:div w:id="379790931">
      <w:bodyDiv w:val="1"/>
      <w:marLeft w:val="0"/>
      <w:marRight w:val="0"/>
      <w:marTop w:val="0"/>
      <w:marBottom w:val="0"/>
      <w:divBdr>
        <w:top w:val="none" w:sz="0" w:space="0" w:color="auto"/>
        <w:left w:val="none" w:sz="0" w:space="0" w:color="auto"/>
        <w:bottom w:val="none" w:sz="0" w:space="0" w:color="auto"/>
        <w:right w:val="none" w:sz="0" w:space="0" w:color="auto"/>
      </w:divBdr>
    </w:div>
    <w:div w:id="379984479">
      <w:marLeft w:val="640"/>
      <w:marRight w:val="0"/>
      <w:marTop w:val="0"/>
      <w:marBottom w:val="0"/>
      <w:divBdr>
        <w:top w:val="none" w:sz="0" w:space="0" w:color="auto"/>
        <w:left w:val="none" w:sz="0" w:space="0" w:color="auto"/>
        <w:bottom w:val="none" w:sz="0" w:space="0" w:color="auto"/>
        <w:right w:val="none" w:sz="0" w:space="0" w:color="auto"/>
      </w:divBdr>
    </w:div>
    <w:div w:id="380254912">
      <w:marLeft w:val="640"/>
      <w:marRight w:val="0"/>
      <w:marTop w:val="0"/>
      <w:marBottom w:val="0"/>
      <w:divBdr>
        <w:top w:val="none" w:sz="0" w:space="0" w:color="auto"/>
        <w:left w:val="none" w:sz="0" w:space="0" w:color="auto"/>
        <w:bottom w:val="none" w:sz="0" w:space="0" w:color="auto"/>
        <w:right w:val="none" w:sz="0" w:space="0" w:color="auto"/>
      </w:divBdr>
    </w:div>
    <w:div w:id="380595419">
      <w:bodyDiv w:val="1"/>
      <w:marLeft w:val="0"/>
      <w:marRight w:val="0"/>
      <w:marTop w:val="0"/>
      <w:marBottom w:val="0"/>
      <w:divBdr>
        <w:top w:val="none" w:sz="0" w:space="0" w:color="auto"/>
        <w:left w:val="none" w:sz="0" w:space="0" w:color="auto"/>
        <w:bottom w:val="none" w:sz="0" w:space="0" w:color="auto"/>
        <w:right w:val="none" w:sz="0" w:space="0" w:color="auto"/>
      </w:divBdr>
    </w:div>
    <w:div w:id="380641338">
      <w:marLeft w:val="640"/>
      <w:marRight w:val="0"/>
      <w:marTop w:val="0"/>
      <w:marBottom w:val="0"/>
      <w:divBdr>
        <w:top w:val="none" w:sz="0" w:space="0" w:color="auto"/>
        <w:left w:val="none" w:sz="0" w:space="0" w:color="auto"/>
        <w:bottom w:val="none" w:sz="0" w:space="0" w:color="auto"/>
        <w:right w:val="none" w:sz="0" w:space="0" w:color="auto"/>
      </w:divBdr>
    </w:div>
    <w:div w:id="380715323">
      <w:bodyDiv w:val="1"/>
      <w:marLeft w:val="0"/>
      <w:marRight w:val="0"/>
      <w:marTop w:val="0"/>
      <w:marBottom w:val="0"/>
      <w:divBdr>
        <w:top w:val="none" w:sz="0" w:space="0" w:color="auto"/>
        <w:left w:val="none" w:sz="0" w:space="0" w:color="auto"/>
        <w:bottom w:val="none" w:sz="0" w:space="0" w:color="auto"/>
        <w:right w:val="none" w:sz="0" w:space="0" w:color="auto"/>
      </w:divBdr>
      <w:divsChild>
        <w:div w:id="37627179">
          <w:marLeft w:val="480"/>
          <w:marRight w:val="0"/>
          <w:marTop w:val="0"/>
          <w:marBottom w:val="0"/>
          <w:divBdr>
            <w:top w:val="none" w:sz="0" w:space="0" w:color="auto"/>
            <w:left w:val="none" w:sz="0" w:space="0" w:color="auto"/>
            <w:bottom w:val="none" w:sz="0" w:space="0" w:color="auto"/>
            <w:right w:val="none" w:sz="0" w:space="0" w:color="auto"/>
          </w:divBdr>
        </w:div>
        <w:div w:id="90201180">
          <w:marLeft w:val="480"/>
          <w:marRight w:val="0"/>
          <w:marTop w:val="0"/>
          <w:marBottom w:val="0"/>
          <w:divBdr>
            <w:top w:val="none" w:sz="0" w:space="0" w:color="auto"/>
            <w:left w:val="none" w:sz="0" w:space="0" w:color="auto"/>
            <w:bottom w:val="none" w:sz="0" w:space="0" w:color="auto"/>
            <w:right w:val="none" w:sz="0" w:space="0" w:color="auto"/>
          </w:divBdr>
        </w:div>
        <w:div w:id="123543431">
          <w:marLeft w:val="480"/>
          <w:marRight w:val="0"/>
          <w:marTop w:val="0"/>
          <w:marBottom w:val="0"/>
          <w:divBdr>
            <w:top w:val="none" w:sz="0" w:space="0" w:color="auto"/>
            <w:left w:val="none" w:sz="0" w:space="0" w:color="auto"/>
            <w:bottom w:val="none" w:sz="0" w:space="0" w:color="auto"/>
            <w:right w:val="none" w:sz="0" w:space="0" w:color="auto"/>
          </w:divBdr>
        </w:div>
        <w:div w:id="237176466">
          <w:marLeft w:val="480"/>
          <w:marRight w:val="0"/>
          <w:marTop w:val="0"/>
          <w:marBottom w:val="0"/>
          <w:divBdr>
            <w:top w:val="none" w:sz="0" w:space="0" w:color="auto"/>
            <w:left w:val="none" w:sz="0" w:space="0" w:color="auto"/>
            <w:bottom w:val="none" w:sz="0" w:space="0" w:color="auto"/>
            <w:right w:val="none" w:sz="0" w:space="0" w:color="auto"/>
          </w:divBdr>
        </w:div>
        <w:div w:id="242958281">
          <w:marLeft w:val="480"/>
          <w:marRight w:val="0"/>
          <w:marTop w:val="0"/>
          <w:marBottom w:val="0"/>
          <w:divBdr>
            <w:top w:val="none" w:sz="0" w:space="0" w:color="auto"/>
            <w:left w:val="none" w:sz="0" w:space="0" w:color="auto"/>
            <w:bottom w:val="none" w:sz="0" w:space="0" w:color="auto"/>
            <w:right w:val="none" w:sz="0" w:space="0" w:color="auto"/>
          </w:divBdr>
        </w:div>
        <w:div w:id="264461934">
          <w:marLeft w:val="480"/>
          <w:marRight w:val="0"/>
          <w:marTop w:val="0"/>
          <w:marBottom w:val="0"/>
          <w:divBdr>
            <w:top w:val="none" w:sz="0" w:space="0" w:color="auto"/>
            <w:left w:val="none" w:sz="0" w:space="0" w:color="auto"/>
            <w:bottom w:val="none" w:sz="0" w:space="0" w:color="auto"/>
            <w:right w:val="none" w:sz="0" w:space="0" w:color="auto"/>
          </w:divBdr>
        </w:div>
        <w:div w:id="271012449">
          <w:marLeft w:val="480"/>
          <w:marRight w:val="0"/>
          <w:marTop w:val="0"/>
          <w:marBottom w:val="0"/>
          <w:divBdr>
            <w:top w:val="none" w:sz="0" w:space="0" w:color="auto"/>
            <w:left w:val="none" w:sz="0" w:space="0" w:color="auto"/>
            <w:bottom w:val="none" w:sz="0" w:space="0" w:color="auto"/>
            <w:right w:val="none" w:sz="0" w:space="0" w:color="auto"/>
          </w:divBdr>
        </w:div>
        <w:div w:id="283004317">
          <w:marLeft w:val="480"/>
          <w:marRight w:val="0"/>
          <w:marTop w:val="0"/>
          <w:marBottom w:val="0"/>
          <w:divBdr>
            <w:top w:val="none" w:sz="0" w:space="0" w:color="auto"/>
            <w:left w:val="none" w:sz="0" w:space="0" w:color="auto"/>
            <w:bottom w:val="none" w:sz="0" w:space="0" w:color="auto"/>
            <w:right w:val="none" w:sz="0" w:space="0" w:color="auto"/>
          </w:divBdr>
        </w:div>
        <w:div w:id="307326369">
          <w:marLeft w:val="480"/>
          <w:marRight w:val="0"/>
          <w:marTop w:val="0"/>
          <w:marBottom w:val="0"/>
          <w:divBdr>
            <w:top w:val="none" w:sz="0" w:space="0" w:color="auto"/>
            <w:left w:val="none" w:sz="0" w:space="0" w:color="auto"/>
            <w:bottom w:val="none" w:sz="0" w:space="0" w:color="auto"/>
            <w:right w:val="none" w:sz="0" w:space="0" w:color="auto"/>
          </w:divBdr>
        </w:div>
        <w:div w:id="318121046">
          <w:marLeft w:val="480"/>
          <w:marRight w:val="0"/>
          <w:marTop w:val="0"/>
          <w:marBottom w:val="0"/>
          <w:divBdr>
            <w:top w:val="none" w:sz="0" w:space="0" w:color="auto"/>
            <w:left w:val="none" w:sz="0" w:space="0" w:color="auto"/>
            <w:bottom w:val="none" w:sz="0" w:space="0" w:color="auto"/>
            <w:right w:val="none" w:sz="0" w:space="0" w:color="auto"/>
          </w:divBdr>
        </w:div>
        <w:div w:id="376586184">
          <w:marLeft w:val="480"/>
          <w:marRight w:val="0"/>
          <w:marTop w:val="0"/>
          <w:marBottom w:val="0"/>
          <w:divBdr>
            <w:top w:val="none" w:sz="0" w:space="0" w:color="auto"/>
            <w:left w:val="none" w:sz="0" w:space="0" w:color="auto"/>
            <w:bottom w:val="none" w:sz="0" w:space="0" w:color="auto"/>
            <w:right w:val="none" w:sz="0" w:space="0" w:color="auto"/>
          </w:divBdr>
        </w:div>
        <w:div w:id="424228454">
          <w:marLeft w:val="480"/>
          <w:marRight w:val="0"/>
          <w:marTop w:val="0"/>
          <w:marBottom w:val="0"/>
          <w:divBdr>
            <w:top w:val="none" w:sz="0" w:space="0" w:color="auto"/>
            <w:left w:val="none" w:sz="0" w:space="0" w:color="auto"/>
            <w:bottom w:val="none" w:sz="0" w:space="0" w:color="auto"/>
            <w:right w:val="none" w:sz="0" w:space="0" w:color="auto"/>
          </w:divBdr>
        </w:div>
        <w:div w:id="575435230">
          <w:marLeft w:val="480"/>
          <w:marRight w:val="0"/>
          <w:marTop w:val="0"/>
          <w:marBottom w:val="0"/>
          <w:divBdr>
            <w:top w:val="none" w:sz="0" w:space="0" w:color="auto"/>
            <w:left w:val="none" w:sz="0" w:space="0" w:color="auto"/>
            <w:bottom w:val="none" w:sz="0" w:space="0" w:color="auto"/>
            <w:right w:val="none" w:sz="0" w:space="0" w:color="auto"/>
          </w:divBdr>
        </w:div>
        <w:div w:id="588848105">
          <w:marLeft w:val="480"/>
          <w:marRight w:val="0"/>
          <w:marTop w:val="0"/>
          <w:marBottom w:val="0"/>
          <w:divBdr>
            <w:top w:val="none" w:sz="0" w:space="0" w:color="auto"/>
            <w:left w:val="none" w:sz="0" w:space="0" w:color="auto"/>
            <w:bottom w:val="none" w:sz="0" w:space="0" w:color="auto"/>
            <w:right w:val="none" w:sz="0" w:space="0" w:color="auto"/>
          </w:divBdr>
        </w:div>
        <w:div w:id="606157344">
          <w:marLeft w:val="480"/>
          <w:marRight w:val="0"/>
          <w:marTop w:val="0"/>
          <w:marBottom w:val="0"/>
          <w:divBdr>
            <w:top w:val="none" w:sz="0" w:space="0" w:color="auto"/>
            <w:left w:val="none" w:sz="0" w:space="0" w:color="auto"/>
            <w:bottom w:val="none" w:sz="0" w:space="0" w:color="auto"/>
            <w:right w:val="none" w:sz="0" w:space="0" w:color="auto"/>
          </w:divBdr>
        </w:div>
        <w:div w:id="620111284">
          <w:marLeft w:val="480"/>
          <w:marRight w:val="0"/>
          <w:marTop w:val="0"/>
          <w:marBottom w:val="0"/>
          <w:divBdr>
            <w:top w:val="none" w:sz="0" w:space="0" w:color="auto"/>
            <w:left w:val="none" w:sz="0" w:space="0" w:color="auto"/>
            <w:bottom w:val="none" w:sz="0" w:space="0" w:color="auto"/>
            <w:right w:val="none" w:sz="0" w:space="0" w:color="auto"/>
          </w:divBdr>
        </w:div>
        <w:div w:id="626932339">
          <w:marLeft w:val="480"/>
          <w:marRight w:val="0"/>
          <w:marTop w:val="0"/>
          <w:marBottom w:val="0"/>
          <w:divBdr>
            <w:top w:val="none" w:sz="0" w:space="0" w:color="auto"/>
            <w:left w:val="none" w:sz="0" w:space="0" w:color="auto"/>
            <w:bottom w:val="none" w:sz="0" w:space="0" w:color="auto"/>
            <w:right w:val="none" w:sz="0" w:space="0" w:color="auto"/>
          </w:divBdr>
        </w:div>
        <w:div w:id="680551304">
          <w:marLeft w:val="480"/>
          <w:marRight w:val="0"/>
          <w:marTop w:val="0"/>
          <w:marBottom w:val="0"/>
          <w:divBdr>
            <w:top w:val="none" w:sz="0" w:space="0" w:color="auto"/>
            <w:left w:val="none" w:sz="0" w:space="0" w:color="auto"/>
            <w:bottom w:val="none" w:sz="0" w:space="0" w:color="auto"/>
            <w:right w:val="none" w:sz="0" w:space="0" w:color="auto"/>
          </w:divBdr>
        </w:div>
        <w:div w:id="708145910">
          <w:marLeft w:val="480"/>
          <w:marRight w:val="0"/>
          <w:marTop w:val="0"/>
          <w:marBottom w:val="0"/>
          <w:divBdr>
            <w:top w:val="none" w:sz="0" w:space="0" w:color="auto"/>
            <w:left w:val="none" w:sz="0" w:space="0" w:color="auto"/>
            <w:bottom w:val="none" w:sz="0" w:space="0" w:color="auto"/>
            <w:right w:val="none" w:sz="0" w:space="0" w:color="auto"/>
          </w:divBdr>
        </w:div>
        <w:div w:id="717511931">
          <w:marLeft w:val="480"/>
          <w:marRight w:val="0"/>
          <w:marTop w:val="0"/>
          <w:marBottom w:val="0"/>
          <w:divBdr>
            <w:top w:val="none" w:sz="0" w:space="0" w:color="auto"/>
            <w:left w:val="none" w:sz="0" w:space="0" w:color="auto"/>
            <w:bottom w:val="none" w:sz="0" w:space="0" w:color="auto"/>
            <w:right w:val="none" w:sz="0" w:space="0" w:color="auto"/>
          </w:divBdr>
        </w:div>
        <w:div w:id="750352432">
          <w:marLeft w:val="480"/>
          <w:marRight w:val="0"/>
          <w:marTop w:val="0"/>
          <w:marBottom w:val="0"/>
          <w:divBdr>
            <w:top w:val="none" w:sz="0" w:space="0" w:color="auto"/>
            <w:left w:val="none" w:sz="0" w:space="0" w:color="auto"/>
            <w:bottom w:val="none" w:sz="0" w:space="0" w:color="auto"/>
            <w:right w:val="none" w:sz="0" w:space="0" w:color="auto"/>
          </w:divBdr>
        </w:div>
        <w:div w:id="778719403">
          <w:marLeft w:val="480"/>
          <w:marRight w:val="0"/>
          <w:marTop w:val="0"/>
          <w:marBottom w:val="0"/>
          <w:divBdr>
            <w:top w:val="none" w:sz="0" w:space="0" w:color="auto"/>
            <w:left w:val="none" w:sz="0" w:space="0" w:color="auto"/>
            <w:bottom w:val="none" w:sz="0" w:space="0" w:color="auto"/>
            <w:right w:val="none" w:sz="0" w:space="0" w:color="auto"/>
          </w:divBdr>
        </w:div>
        <w:div w:id="847713666">
          <w:marLeft w:val="480"/>
          <w:marRight w:val="0"/>
          <w:marTop w:val="0"/>
          <w:marBottom w:val="0"/>
          <w:divBdr>
            <w:top w:val="none" w:sz="0" w:space="0" w:color="auto"/>
            <w:left w:val="none" w:sz="0" w:space="0" w:color="auto"/>
            <w:bottom w:val="none" w:sz="0" w:space="0" w:color="auto"/>
            <w:right w:val="none" w:sz="0" w:space="0" w:color="auto"/>
          </w:divBdr>
        </w:div>
        <w:div w:id="903838885">
          <w:marLeft w:val="480"/>
          <w:marRight w:val="0"/>
          <w:marTop w:val="0"/>
          <w:marBottom w:val="0"/>
          <w:divBdr>
            <w:top w:val="none" w:sz="0" w:space="0" w:color="auto"/>
            <w:left w:val="none" w:sz="0" w:space="0" w:color="auto"/>
            <w:bottom w:val="none" w:sz="0" w:space="0" w:color="auto"/>
            <w:right w:val="none" w:sz="0" w:space="0" w:color="auto"/>
          </w:divBdr>
        </w:div>
        <w:div w:id="997922138">
          <w:marLeft w:val="480"/>
          <w:marRight w:val="0"/>
          <w:marTop w:val="0"/>
          <w:marBottom w:val="0"/>
          <w:divBdr>
            <w:top w:val="none" w:sz="0" w:space="0" w:color="auto"/>
            <w:left w:val="none" w:sz="0" w:space="0" w:color="auto"/>
            <w:bottom w:val="none" w:sz="0" w:space="0" w:color="auto"/>
            <w:right w:val="none" w:sz="0" w:space="0" w:color="auto"/>
          </w:divBdr>
        </w:div>
        <w:div w:id="1008558840">
          <w:marLeft w:val="480"/>
          <w:marRight w:val="0"/>
          <w:marTop w:val="0"/>
          <w:marBottom w:val="0"/>
          <w:divBdr>
            <w:top w:val="none" w:sz="0" w:space="0" w:color="auto"/>
            <w:left w:val="none" w:sz="0" w:space="0" w:color="auto"/>
            <w:bottom w:val="none" w:sz="0" w:space="0" w:color="auto"/>
            <w:right w:val="none" w:sz="0" w:space="0" w:color="auto"/>
          </w:divBdr>
        </w:div>
        <w:div w:id="1132284469">
          <w:marLeft w:val="480"/>
          <w:marRight w:val="0"/>
          <w:marTop w:val="0"/>
          <w:marBottom w:val="0"/>
          <w:divBdr>
            <w:top w:val="none" w:sz="0" w:space="0" w:color="auto"/>
            <w:left w:val="none" w:sz="0" w:space="0" w:color="auto"/>
            <w:bottom w:val="none" w:sz="0" w:space="0" w:color="auto"/>
            <w:right w:val="none" w:sz="0" w:space="0" w:color="auto"/>
          </w:divBdr>
        </w:div>
        <w:div w:id="1204488326">
          <w:marLeft w:val="480"/>
          <w:marRight w:val="0"/>
          <w:marTop w:val="0"/>
          <w:marBottom w:val="0"/>
          <w:divBdr>
            <w:top w:val="none" w:sz="0" w:space="0" w:color="auto"/>
            <w:left w:val="none" w:sz="0" w:space="0" w:color="auto"/>
            <w:bottom w:val="none" w:sz="0" w:space="0" w:color="auto"/>
            <w:right w:val="none" w:sz="0" w:space="0" w:color="auto"/>
          </w:divBdr>
        </w:div>
        <w:div w:id="1270430159">
          <w:marLeft w:val="480"/>
          <w:marRight w:val="0"/>
          <w:marTop w:val="0"/>
          <w:marBottom w:val="0"/>
          <w:divBdr>
            <w:top w:val="none" w:sz="0" w:space="0" w:color="auto"/>
            <w:left w:val="none" w:sz="0" w:space="0" w:color="auto"/>
            <w:bottom w:val="none" w:sz="0" w:space="0" w:color="auto"/>
            <w:right w:val="none" w:sz="0" w:space="0" w:color="auto"/>
          </w:divBdr>
        </w:div>
        <w:div w:id="1336688022">
          <w:marLeft w:val="480"/>
          <w:marRight w:val="0"/>
          <w:marTop w:val="0"/>
          <w:marBottom w:val="0"/>
          <w:divBdr>
            <w:top w:val="none" w:sz="0" w:space="0" w:color="auto"/>
            <w:left w:val="none" w:sz="0" w:space="0" w:color="auto"/>
            <w:bottom w:val="none" w:sz="0" w:space="0" w:color="auto"/>
            <w:right w:val="none" w:sz="0" w:space="0" w:color="auto"/>
          </w:divBdr>
        </w:div>
        <w:div w:id="1337880229">
          <w:marLeft w:val="480"/>
          <w:marRight w:val="0"/>
          <w:marTop w:val="0"/>
          <w:marBottom w:val="0"/>
          <w:divBdr>
            <w:top w:val="none" w:sz="0" w:space="0" w:color="auto"/>
            <w:left w:val="none" w:sz="0" w:space="0" w:color="auto"/>
            <w:bottom w:val="none" w:sz="0" w:space="0" w:color="auto"/>
            <w:right w:val="none" w:sz="0" w:space="0" w:color="auto"/>
          </w:divBdr>
        </w:div>
        <w:div w:id="1357463092">
          <w:marLeft w:val="480"/>
          <w:marRight w:val="0"/>
          <w:marTop w:val="0"/>
          <w:marBottom w:val="0"/>
          <w:divBdr>
            <w:top w:val="none" w:sz="0" w:space="0" w:color="auto"/>
            <w:left w:val="none" w:sz="0" w:space="0" w:color="auto"/>
            <w:bottom w:val="none" w:sz="0" w:space="0" w:color="auto"/>
            <w:right w:val="none" w:sz="0" w:space="0" w:color="auto"/>
          </w:divBdr>
        </w:div>
        <w:div w:id="1362196679">
          <w:marLeft w:val="480"/>
          <w:marRight w:val="0"/>
          <w:marTop w:val="0"/>
          <w:marBottom w:val="0"/>
          <w:divBdr>
            <w:top w:val="none" w:sz="0" w:space="0" w:color="auto"/>
            <w:left w:val="none" w:sz="0" w:space="0" w:color="auto"/>
            <w:bottom w:val="none" w:sz="0" w:space="0" w:color="auto"/>
            <w:right w:val="none" w:sz="0" w:space="0" w:color="auto"/>
          </w:divBdr>
        </w:div>
        <w:div w:id="1372460622">
          <w:marLeft w:val="480"/>
          <w:marRight w:val="0"/>
          <w:marTop w:val="0"/>
          <w:marBottom w:val="0"/>
          <w:divBdr>
            <w:top w:val="none" w:sz="0" w:space="0" w:color="auto"/>
            <w:left w:val="none" w:sz="0" w:space="0" w:color="auto"/>
            <w:bottom w:val="none" w:sz="0" w:space="0" w:color="auto"/>
            <w:right w:val="none" w:sz="0" w:space="0" w:color="auto"/>
          </w:divBdr>
        </w:div>
        <w:div w:id="1393964158">
          <w:marLeft w:val="480"/>
          <w:marRight w:val="0"/>
          <w:marTop w:val="0"/>
          <w:marBottom w:val="0"/>
          <w:divBdr>
            <w:top w:val="none" w:sz="0" w:space="0" w:color="auto"/>
            <w:left w:val="none" w:sz="0" w:space="0" w:color="auto"/>
            <w:bottom w:val="none" w:sz="0" w:space="0" w:color="auto"/>
            <w:right w:val="none" w:sz="0" w:space="0" w:color="auto"/>
          </w:divBdr>
        </w:div>
        <w:div w:id="1395159242">
          <w:marLeft w:val="480"/>
          <w:marRight w:val="0"/>
          <w:marTop w:val="0"/>
          <w:marBottom w:val="0"/>
          <w:divBdr>
            <w:top w:val="none" w:sz="0" w:space="0" w:color="auto"/>
            <w:left w:val="none" w:sz="0" w:space="0" w:color="auto"/>
            <w:bottom w:val="none" w:sz="0" w:space="0" w:color="auto"/>
            <w:right w:val="none" w:sz="0" w:space="0" w:color="auto"/>
          </w:divBdr>
        </w:div>
        <w:div w:id="1416828883">
          <w:marLeft w:val="480"/>
          <w:marRight w:val="0"/>
          <w:marTop w:val="0"/>
          <w:marBottom w:val="0"/>
          <w:divBdr>
            <w:top w:val="none" w:sz="0" w:space="0" w:color="auto"/>
            <w:left w:val="none" w:sz="0" w:space="0" w:color="auto"/>
            <w:bottom w:val="none" w:sz="0" w:space="0" w:color="auto"/>
            <w:right w:val="none" w:sz="0" w:space="0" w:color="auto"/>
          </w:divBdr>
        </w:div>
        <w:div w:id="1439133563">
          <w:marLeft w:val="480"/>
          <w:marRight w:val="0"/>
          <w:marTop w:val="0"/>
          <w:marBottom w:val="0"/>
          <w:divBdr>
            <w:top w:val="none" w:sz="0" w:space="0" w:color="auto"/>
            <w:left w:val="none" w:sz="0" w:space="0" w:color="auto"/>
            <w:bottom w:val="none" w:sz="0" w:space="0" w:color="auto"/>
            <w:right w:val="none" w:sz="0" w:space="0" w:color="auto"/>
          </w:divBdr>
        </w:div>
        <w:div w:id="1506894388">
          <w:marLeft w:val="480"/>
          <w:marRight w:val="0"/>
          <w:marTop w:val="0"/>
          <w:marBottom w:val="0"/>
          <w:divBdr>
            <w:top w:val="none" w:sz="0" w:space="0" w:color="auto"/>
            <w:left w:val="none" w:sz="0" w:space="0" w:color="auto"/>
            <w:bottom w:val="none" w:sz="0" w:space="0" w:color="auto"/>
            <w:right w:val="none" w:sz="0" w:space="0" w:color="auto"/>
          </w:divBdr>
        </w:div>
        <w:div w:id="1595357971">
          <w:marLeft w:val="480"/>
          <w:marRight w:val="0"/>
          <w:marTop w:val="0"/>
          <w:marBottom w:val="0"/>
          <w:divBdr>
            <w:top w:val="none" w:sz="0" w:space="0" w:color="auto"/>
            <w:left w:val="none" w:sz="0" w:space="0" w:color="auto"/>
            <w:bottom w:val="none" w:sz="0" w:space="0" w:color="auto"/>
            <w:right w:val="none" w:sz="0" w:space="0" w:color="auto"/>
          </w:divBdr>
        </w:div>
        <w:div w:id="1664241749">
          <w:marLeft w:val="480"/>
          <w:marRight w:val="0"/>
          <w:marTop w:val="0"/>
          <w:marBottom w:val="0"/>
          <w:divBdr>
            <w:top w:val="none" w:sz="0" w:space="0" w:color="auto"/>
            <w:left w:val="none" w:sz="0" w:space="0" w:color="auto"/>
            <w:bottom w:val="none" w:sz="0" w:space="0" w:color="auto"/>
            <w:right w:val="none" w:sz="0" w:space="0" w:color="auto"/>
          </w:divBdr>
        </w:div>
        <w:div w:id="1691025437">
          <w:marLeft w:val="480"/>
          <w:marRight w:val="0"/>
          <w:marTop w:val="0"/>
          <w:marBottom w:val="0"/>
          <w:divBdr>
            <w:top w:val="none" w:sz="0" w:space="0" w:color="auto"/>
            <w:left w:val="none" w:sz="0" w:space="0" w:color="auto"/>
            <w:bottom w:val="none" w:sz="0" w:space="0" w:color="auto"/>
            <w:right w:val="none" w:sz="0" w:space="0" w:color="auto"/>
          </w:divBdr>
        </w:div>
        <w:div w:id="1739592515">
          <w:marLeft w:val="480"/>
          <w:marRight w:val="0"/>
          <w:marTop w:val="0"/>
          <w:marBottom w:val="0"/>
          <w:divBdr>
            <w:top w:val="none" w:sz="0" w:space="0" w:color="auto"/>
            <w:left w:val="none" w:sz="0" w:space="0" w:color="auto"/>
            <w:bottom w:val="none" w:sz="0" w:space="0" w:color="auto"/>
            <w:right w:val="none" w:sz="0" w:space="0" w:color="auto"/>
          </w:divBdr>
        </w:div>
        <w:div w:id="1801653285">
          <w:marLeft w:val="480"/>
          <w:marRight w:val="0"/>
          <w:marTop w:val="0"/>
          <w:marBottom w:val="0"/>
          <w:divBdr>
            <w:top w:val="none" w:sz="0" w:space="0" w:color="auto"/>
            <w:left w:val="none" w:sz="0" w:space="0" w:color="auto"/>
            <w:bottom w:val="none" w:sz="0" w:space="0" w:color="auto"/>
            <w:right w:val="none" w:sz="0" w:space="0" w:color="auto"/>
          </w:divBdr>
        </w:div>
        <w:div w:id="1811097080">
          <w:marLeft w:val="480"/>
          <w:marRight w:val="0"/>
          <w:marTop w:val="0"/>
          <w:marBottom w:val="0"/>
          <w:divBdr>
            <w:top w:val="none" w:sz="0" w:space="0" w:color="auto"/>
            <w:left w:val="none" w:sz="0" w:space="0" w:color="auto"/>
            <w:bottom w:val="none" w:sz="0" w:space="0" w:color="auto"/>
            <w:right w:val="none" w:sz="0" w:space="0" w:color="auto"/>
          </w:divBdr>
        </w:div>
        <w:div w:id="1873689832">
          <w:marLeft w:val="480"/>
          <w:marRight w:val="0"/>
          <w:marTop w:val="0"/>
          <w:marBottom w:val="0"/>
          <w:divBdr>
            <w:top w:val="none" w:sz="0" w:space="0" w:color="auto"/>
            <w:left w:val="none" w:sz="0" w:space="0" w:color="auto"/>
            <w:bottom w:val="none" w:sz="0" w:space="0" w:color="auto"/>
            <w:right w:val="none" w:sz="0" w:space="0" w:color="auto"/>
          </w:divBdr>
        </w:div>
        <w:div w:id="1975866893">
          <w:marLeft w:val="480"/>
          <w:marRight w:val="0"/>
          <w:marTop w:val="0"/>
          <w:marBottom w:val="0"/>
          <w:divBdr>
            <w:top w:val="none" w:sz="0" w:space="0" w:color="auto"/>
            <w:left w:val="none" w:sz="0" w:space="0" w:color="auto"/>
            <w:bottom w:val="none" w:sz="0" w:space="0" w:color="auto"/>
            <w:right w:val="none" w:sz="0" w:space="0" w:color="auto"/>
          </w:divBdr>
        </w:div>
        <w:div w:id="1979843028">
          <w:marLeft w:val="480"/>
          <w:marRight w:val="0"/>
          <w:marTop w:val="0"/>
          <w:marBottom w:val="0"/>
          <w:divBdr>
            <w:top w:val="none" w:sz="0" w:space="0" w:color="auto"/>
            <w:left w:val="none" w:sz="0" w:space="0" w:color="auto"/>
            <w:bottom w:val="none" w:sz="0" w:space="0" w:color="auto"/>
            <w:right w:val="none" w:sz="0" w:space="0" w:color="auto"/>
          </w:divBdr>
        </w:div>
        <w:div w:id="2045708049">
          <w:marLeft w:val="480"/>
          <w:marRight w:val="0"/>
          <w:marTop w:val="0"/>
          <w:marBottom w:val="0"/>
          <w:divBdr>
            <w:top w:val="none" w:sz="0" w:space="0" w:color="auto"/>
            <w:left w:val="none" w:sz="0" w:space="0" w:color="auto"/>
            <w:bottom w:val="none" w:sz="0" w:space="0" w:color="auto"/>
            <w:right w:val="none" w:sz="0" w:space="0" w:color="auto"/>
          </w:divBdr>
        </w:div>
        <w:div w:id="2074083650">
          <w:marLeft w:val="480"/>
          <w:marRight w:val="0"/>
          <w:marTop w:val="0"/>
          <w:marBottom w:val="0"/>
          <w:divBdr>
            <w:top w:val="none" w:sz="0" w:space="0" w:color="auto"/>
            <w:left w:val="none" w:sz="0" w:space="0" w:color="auto"/>
            <w:bottom w:val="none" w:sz="0" w:space="0" w:color="auto"/>
            <w:right w:val="none" w:sz="0" w:space="0" w:color="auto"/>
          </w:divBdr>
        </w:div>
        <w:div w:id="2092047784">
          <w:marLeft w:val="480"/>
          <w:marRight w:val="0"/>
          <w:marTop w:val="0"/>
          <w:marBottom w:val="0"/>
          <w:divBdr>
            <w:top w:val="none" w:sz="0" w:space="0" w:color="auto"/>
            <w:left w:val="none" w:sz="0" w:space="0" w:color="auto"/>
            <w:bottom w:val="none" w:sz="0" w:space="0" w:color="auto"/>
            <w:right w:val="none" w:sz="0" w:space="0" w:color="auto"/>
          </w:divBdr>
        </w:div>
        <w:div w:id="2099977375">
          <w:marLeft w:val="480"/>
          <w:marRight w:val="0"/>
          <w:marTop w:val="0"/>
          <w:marBottom w:val="0"/>
          <w:divBdr>
            <w:top w:val="none" w:sz="0" w:space="0" w:color="auto"/>
            <w:left w:val="none" w:sz="0" w:space="0" w:color="auto"/>
            <w:bottom w:val="none" w:sz="0" w:space="0" w:color="auto"/>
            <w:right w:val="none" w:sz="0" w:space="0" w:color="auto"/>
          </w:divBdr>
        </w:div>
        <w:div w:id="2108890080">
          <w:marLeft w:val="480"/>
          <w:marRight w:val="0"/>
          <w:marTop w:val="0"/>
          <w:marBottom w:val="0"/>
          <w:divBdr>
            <w:top w:val="none" w:sz="0" w:space="0" w:color="auto"/>
            <w:left w:val="none" w:sz="0" w:space="0" w:color="auto"/>
            <w:bottom w:val="none" w:sz="0" w:space="0" w:color="auto"/>
            <w:right w:val="none" w:sz="0" w:space="0" w:color="auto"/>
          </w:divBdr>
        </w:div>
        <w:div w:id="2110929463">
          <w:marLeft w:val="480"/>
          <w:marRight w:val="0"/>
          <w:marTop w:val="0"/>
          <w:marBottom w:val="0"/>
          <w:divBdr>
            <w:top w:val="none" w:sz="0" w:space="0" w:color="auto"/>
            <w:left w:val="none" w:sz="0" w:space="0" w:color="auto"/>
            <w:bottom w:val="none" w:sz="0" w:space="0" w:color="auto"/>
            <w:right w:val="none" w:sz="0" w:space="0" w:color="auto"/>
          </w:divBdr>
        </w:div>
      </w:divsChild>
    </w:div>
    <w:div w:id="381176005">
      <w:marLeft w:val="480"/>
      <w:marRight w:val="0"/>
      <w:marTop w:val="0"/>
      <w:marBottom w:val="0"/>
      <w:divBdr>
        <w:top w:val="none" w:sz="0" w:space="0" w:color="auto"/>
        <w:left w:val="none" w:sz="0" w:space="0" w:color="auto"/>
        <w:bottom w:val="none" w:sz="0" w:space="0" w:color="auto"/>
        <w:right w:val="none" w:sz="0" w:space="0" w:color="auto"/>
      </w:divBdr>
    </w:div>
    <w:div w:id="381641176">
      <w:marLeft w:val="640"/>
      <w:marRight w:val="0"/>
      <w:marTop w:val="0"/>
      <w:marBottom w:val="0"/>
      <w:divBdr>
        <w:top w:val="none" w:sz="0" w:space="0" w:color="auto"/>
        <w:left w:val="none" w:sz="0" w:space="0" w:color="auto"/>
        <w:bottom w:val="none" w:sz="0" w:space="0" w:color="auto"/>
        <w:right w:val="none" w:sz="0" w:space="0" w:color="auto"/>
      </w:divBdr>
    </w:div>
    <w:div w:id="382140725">
      <w:bodyDiv w:val="1"/>
      <w:marLeft w:val="0"/>
      <w:marRight w:val="0"/>
      <w:marTop w:val="0"/>
      <w:marBottom w:val="0"/>
      <w:divBdr>
        <w:top w:val="none" w:sz="0" w:space="0" w:color="auto"/>
        <w:left w:val="none" w:sz="0" w:space="0" w:color="auto"/>
        <w:bottom w:val="none" w:sz="0" w:space="0" w:color="auto"/>
        <w:right w:val="none" w:sz="0" w:space="0" w:color="auto"/>
      </w:divBdr>
    </w:div>
    <w:div w:id="382289867">
      <w:bodyDiv w:val="1"/>
      <w:marLeft w:val="0"/>
      <w:marRight w:val="0"/>
      <w:marTop w:val="0"/>
      <w:marBottom w:val="0"/>
      <w:divBdr>
        <w:top w:val="none" w:sz="0" w:space="0" w:color="auto"/>
        <w:left w:val="none" w:sz="0" w:space="0" w:color="auto"/>
        <w:bottom w:val="none" w:sz="0" w:space="0" w:color="auto"/>
        <w:right w:val="none" w:sz="0" w:space="0" w:color="auto"/>
      </w:divBdr>
    </w:div>
    <w:div w:id="382367855">
      <w:marLeft w:val="640"/>
      <w:marRight w:val="0"/>
      <w:marTop w:val="0"/>
      <w:marBottom w:val="0"/>
      <w:divBdr>
        <w:top w:val="none" w:sz="0" w:space="0" w:color="auto"/>
        <w:left w:val="none" w:sz="0" w:space="0" w:color="auto"/>
        <w:bottom w:val="none" w:sz="0" w:space="0" w:color="auto"/>
        <w:right w:val="none" w:sz="0" w:space="0" w:color="auto"/>
      </w:divBdr>
    </w:div>
    <w:div w:id="382556702">
      <w:marLeft w:val="640"/>
      <w:marRight w:val="0"/>
      <w:marTop w:val="0"/>
      <w:marBottom w:val="0"/>
      <w:divBdr>
        <w:top w:val="none" w:sz="0" w:space="0" w:color="auto"/>
        <w:left w:val="none" w:sz="0" w:space="0" w:color="auto"/>
        <w:bottom w:val="none" w:sz="0" w:space="0" w:color="auto"/>
        <w:right w:val="none" w:sz="0" w:space="0" w:color="auto"/>
      </w:divBdr>
    </w:div>
    <w:div w:id="382750275">
      <w:marLeft w:val="640"/>
      <w:marRight w:val="0"/>
      <w:marTop w:val="0"/>
      <w:marBottom w:val="0"/>
      <w:divBdr>
        <w:top w:val="none" w:sz="0" w:space="0" w:color="auto"/>
        <w:left w:val="none" w:sz="0" w:space="0" w:color="auto"/>
        <w:bottom w:val="none" w:sz="0" w:space="0" w:color="auto"/>
        <w:right w:val="none" w:sz="0" w:space="0" w:color="auto"/>
      </w:divBdr>
    </w:div>
    <w:div w:id="382946201">
      <w:bodyDiv w:val="1"/>
      <w:marLeft w:val="0"/>
      <w:marRight w:val="0"/>
      <w:marTop w:val="0"/>
      <w:marBottom w:val="0"/>
      <w:divBdr>
        <w:top w:val="none" w:sz="0" w:space="0" w:color="auto"/>
        <w:left w:val="none" w:sz="0" w:space="0" w:color="auto"/>
        <w:bottom w:val="none" w:sz="0" w:space="0" w:color="auto"/>
        <w:right w:val="none" w:sz="0" w:space="0" w:color="auto"/>
      </w:divBdr>
    </w:div>
    <w:div w:id="383018482">
      <w:marLeft w:val="640"/>
      <w:marRight w:val="0"/>
      <w:marTop w:val="0"/>
      <w:marBottom w:val="0"/>
      <w:divBdr>
        <w:top w:val="none" w:sz="0" w:space="0" w:color="auto"/>
        <w:left w:val="none" w:sz="0" w:space="0" w:color="auto"/>
        <w:bottom w:val="none" w:sz="0" w:space="0" w:color="auto"/>
        <w:right w:val="none" w:sz="0" w:space="0" w:color="auto"/>
      </w:divBdr>
    </w:div>
    <w:div w:id="383648223">
      <w:bodyDiv w:val="1"/>
      <w:marLeft w:val="0"/>
      <w:marRight w:val="0"/>
      <w:marTop w:val="0"/>
      <w:marBottom w:val="0"/>
      <w:divBdr>
        <w:top w:val="none" w:sz="0" w:space="0" w:color="auto"/>
        <w:left w:val="none" w:sz="0" w:space="0" w:color="auto"/>
        <w:bottom w:val="none" w:sz="0" w:space="0" w:color="auto"/>
        <w:right w:val="none" w:sz="0" w:space="0" w:color="auto"/>
      </w:divBdr>
    </w:div>
    <w:div w:id="384573774">
      <w:marLeft w:val="640"/>
      <w:marRight w:val="0"/>
      <w:marTop w:val="0"/>
      <w:marBottom w:val="0"/>
      <w:divBdr>
        <w:top w:val="none" w:sz="0" w:space="0" w:color="auto"/>
        <w:left w:val="none" w:sz="0" w:space="0" w:color="auto"/>
        <w:bottom w:val="none" w:sz="0" w:space="0" w:color="auto"/>
        <w:right w:val="none" w:sz="0" w:space="0" w:color="auto"/>
      </w:divBdr>
    </w:div>
    <w:div w:id="384838886">
      <w:marLeft w:val="640"/>
      <w:marRight w:val="0"/>
      <w:marTop w:val="0"/>
      <w:marBottom w:val="0"/>
      <w:divBdr>
        <w:top w:val="none" w:sz="0" w:space="0" w:color="auto"/>
        <w:left w:val="none" w:sz="0" w:space="0" w:color="auto"/>
        <w:bottom w:val="none" w:sz="0" w:space="0" w:color="auto"/>
        <w:right w:val="none" w:sz="0" w:space="0" w:color="auto"/>
      </w:divBdr>
    </w:div>
    <w:div w:id="384915843">
      <w:marLeft w:val="640"/>
      <w:marRight w:val="0"/>
      <w:marTop w:val="0"/>
      <w:marBottom w:val="0"/>
      <w:divBdr>
        <w:top w:val="none" w:sz="0" w:space="0" w:color="auto"/>
        <w:left w:val="none" w:sz="0" w:space="0" w:color="auto"/>
        <w:bottom w:val="none" w:sz="0" w:space="0" w:color="auto"/>
        <w:right w:val="none" w:sz="0" w:space="0" w:color="auto"/>
      </w:divBdr>
    </w:div>
    <w:div w:id="385297759">
      <w:bodyDiv w:val="1"/>
      <w:marLeft w:val="0"/>
      <w:marRight w:val="0"/>
      <w:marTop w:val="0"/>
      <w:marBottom w:val="0"/>
      <w:divBdr>
        <w:top w:val="none" w:sz="0" w:space="0" w:color="auto"/>
        <w:left w:val="none" w:sz="0" w:space="0" w:color="auto"/>
        <w:bottom w:val="none" w:sz="0" w:space="0" w:color="auto"/>
        <w:right w:val="none" w:sz="0" w:space="0" w:color="auto"/>
      </w:divBdr>
    </w:div>
    <w:div w:id="386147378">
      <w:marLeft w:val="640"/>
      <w:marRight w:val="0"/>
      <w:marTop w:val="0"/>
      <w:marBottom w:val="0"/>
      <w:divBdr>
        <w:top w:val="none" w:sz="0" w:space="0" w:color="auto"/>
        <w:left w:val="none" w:sz="0" w:space="0" w:color="auto"/>
        <w:bottom w:val="none" w:sz="0" w:space="0" w:color="auto"/>
        <w:right w:val="none" w:sz="0" w:space="0" w:color="auto"/>
      </w:divBdr>
    </w:div>
    <w:div w:id="386152082">
      <w:marLeft w:val="640"/>
      <w:marRight w:val="0"/>
      <w:marTop w:val="0"/>
      <w:marBottom w:val="0"/>
      <w:divBdr>
        <w:top w:val="none" w:sz="0" w:space="0" w:color="auto"/>
        <w:left w:val="none" w:sz="0" w:space="0" w:color="auto"/>
        <w:bottom w:val="none" w:sz="0" w:space="0" w:color="auto"/>
        <w:right w:val="none" w:sz="0" w:space="0" w:color="auto"/>
      </w:divBdr>
    </w:div>
    <w:div w:id="386294742">
      <w:marLeft w:val="640"/>
      <w:marRight w:val="0"/>
      <w:marTop w:val="0"/>
      <w:marBottom w:val="0"/>
      <w:divBdr>
        <w:top w:val="none" w:sz="0" w:space="0" w:color="auto"/>
        <w:left w:val="none" w:sz="0" w:space="0" w:color="auto"/>
        <w:bottom w:val="none" w:sz="0" w:space="0" w:color="auto"/>
        <w:right w:val="none" w:sz="0" w:space="0" w:color="auto"/>
      </w:divBdr>
    </w:div>
    <w:div w:id="386413072">
      <w:marLeft w:val="640"/>
      <w:marRight w:val="0"/>
      <w:marTop w:val="0"/>
      <w:marBottom w:val="0"/>
      <w:divBdr>
        <w:top w:val="none" w:sz="0" w:space="0" w:color="auto"/>
        <w:left w:val="none" w:sz="0" w:space="0" w:color="auto"/>
        <w:bottom w:val="none" w:sz="0" w:space="0" w:color="auto"/>
        <w:right w:val="none" w:sz="0" w:space="0" w:color="auto"/>
      </w:divBdr>
    </w:div>
    <w:div w:id="386610861">
      <w:marLeft w:val="640"/>
      <w:marRight w:val="0"/>
      <w:marTop w:val="0"/>
      <w:marBottom w:val="0"/>
      <w:divBdr>
        <w:top w:val="none" w:sz="0" w:space="0" w:color="auto"/>
        <w:left w:val="none" w:sz="0" w:space="0" w:color="auto"/>
        <w:bottom w:val="none" w:sz="0" w:space="0" w:color="auto"/>
        <w:right w:val="none" w:sz="0" w:space="0" w:color="auto"/>
      </w:divBdr>
    </w:div>
    <w:div w:id="386950284">
      <w:marLeft w:val="640"/>
      <w:marRight w:val="0"/>
      <w:marTop w:val="0"/>
      <w:marBottom w:val="0"/>
      <w:divBdr>
        <w:top w:val="none" w:sz="0" w:space="0" w:color="auto"/>
        <w:left w:val="none" w:sz="0" w:space="0" w:color="auto"/>
        <w:bottom w:val="none" w:sz="0" w:space="0" w:color="auto"/>
        <w:right w:val="none" w:sz="0" w:space="0" w:color="auto"/>
      </w:divBdr>
    </w:div>
    <w:div w:id="386956594">
      <w:marLeft w:val="640"/>
      <w:marRight w:val="0"/>
      <w:marTop w:val="0"/>
      <w:marBottom w:val="0"/>
      <w:divBdr>
        <w:top w:val="none" w:sz="0" w:space="0" w:color="auto"/>
        <w:left w:val="none" w:sz="0" w:space="0" w:color="auto"/>
        <w:bottom w:val="none" w:sz="0" w:space="0" w:color="auto"/>
        <w:right w:val="none" w:sz="0" w:space="0" w:color="auto"/>
      </w:divBdr>
    </w:div>
    <w:div w:id="387150254">
      <w:bodyDiv w:val="1"/>
      <w:marLeft w:val="0"/>
      <w:marRight w:val="0"/>
      <w:marTop w:val="0"/>
      <w:marBottom w:val="0"/>
      <w:divBdr>
        <w:top w:val="none" w:sz="0" w:space="0" w:color="auto"/>
        <w:left w:val="none" w:sz="0" w:space="0" w:color="auto"/>
        <w:bottom w:val="none" w:sz="0" w:space="0" w:color="auto"/>
        <w:right w:val="none" w:sz="0" w:space="0" w:color="auto"/>
      </w:divBdr>
    </w:div>
    <w:div w:id="387416046">
      <w:marLeft w:val="640"/>
      <w:marRight w:val="0"/>
      <w:marTop w:val="0"/>
      <w:marBottom w:val="0"/>
      <w:divBdr>
        <w:top w:val="none" w:sz="0" w:space="0" w:color="auto"/>
        <w:left w:val="none" w:sz="0" w:space="0" w:color="auto"/>
        <w:bottom w:val="none" w:sz="0" w:space="0" w:color="auto"/>
        <w:right w:val="none" w:sz="0" w:space="0" w:color="auto"/>
      </w:divBdr>
    </w:div>
    <w:div w:id="387611306">
      <w:marLeft w:val="640"/>
      <w:marRight w:val="0"/>
      <w:marTop w:val="0"/>
      <w:marBottom w:val="0"/>
      <w:divBdr>
        <w:top w:val="none" w:sz="0" w:space="0" w:color="auto"/>
        <w:left w:val="none" w:sz="0" w:space="0" w:color="auto"/>
        <w:bottom w:val="none" w:sz="0" w:space="0" w:color="auto"/>
        <w:right w:val="none" w:sz="0" w:space="0" w:color="auto"/>
      </w:divBdr>
    </w:div>
    <w:div w:id="387917343">
      <w:marLeft w:val="640"/>
      <w:marRight w:val="0"/>
      <w:marTop w:val="0"/>
      <w:marBottom w:val="0"/>
      <w:divBdr>
        <w:top w:val="none" w:sz="0" w:space="0" w:color="auto"/>
        <w:left w:val="none" w:sz="0" w:space="0" w:color="auto"/>
        <w:bottom w:val="none" w:sz="0" w:space="0" w:color="auto"/>
        <w:right w:val="none" w:sz="0" w:space="0" w:color="auto"/>
      </w:divBdr>
    </w:div>
    <w:div w:id="388261031">
      <w:marLeft w:val="640"/>
      <w:marRight w:val="0"/>
      <w:marTop w:val="0"/>
      <w:marBottom w:val="0"/>
      <w:divBdr>
        <w:top w:val="none" w:sz="0" w:space="0" w:color="auto"/>
        <w:left w:val="none" w:sz="0" w:space="0" w:color="auto"/>
        <w:bottom w:val="none" w:sz="0" w:space="0" w:color="auto"/>
        <w:right w:val="none" w:sz="0" w:space="0" w:color="auto"/>
      </w:divBdr>
    </w:div>
    <w:div w:id="388383891">
      <w:bodyDiv w:val="1"/>
      <w:marLeft w:val="0"/>
      <w:marRight w:val="0"/>
      <w:marTop w:val="0"/>
      <w:marBottom w:val="0"/>
      <w:divBdr>
        <w:top w:val="none" w:sz="0" w:space="0" w:color="auto"/>
        <w:left w:val="none" w:sz="0" w:space="0" w:color="auto"/>
        <w:bottom w:val="none" w:sz="0" w:space="0" w:color="auto"/>
        <w:right w:val="none" w:sz="0" w:space="0" w:color="auto"/>
      </w:divBdr>
    </w:div>
    <w:div w:id="388457460">
      <w:bodyDiv w:val="1"/>
      <w:marLeft w:val="0"/>
      <w:marRight w:val="0"/>
      <w:marTop w:val="0"/>
      <w:marBottom w:val="0"/>
      <w:divBdr>
        <w:top w:val="none" w:sz="0" w:space="0" w:color="auto"/>
        <w:left w:val="none" w:sz="0" w:space="0" w:color="auto"/>
        <w:bottom w:val="none" w:sz="0" w:space="0" w:color="auto"/>
        <w:right w:val="none" w:sz="0" w:space="0" w:color="auto"/>
      </w:divBdr>
    </w:div>
    <w:div w:id="388581330">
      <w:marLeft w:val="640"/>
      <w:marRight w:val="0"/>
      <w:marTop w:val="0"/>
      <w:marBottom w:val="0"/>
      <w:divBdr>
        <w:top w:val="none" w:sz="0" w:space="0" w:color="auto"/>
        <w:left w:val="none" w:sz="0" w:space="0" w:color="auto"/>
        <w:bottom w:val="none" w:sz="0" w:space="0" w:color="auto"/>
        <w:right w:val="none" w:sz="0" w:space="0" w:color="auto"/>
      </w:divBdr>
    </w:div>
    <w:div w:id="388724603">
      <w:marLeft w:val="640"/>
      <w:marRight w:val="0"/>
      <w:marTop w:val="0"/>
      <w:marBottom w:val="0"/>
      <w:divBdr>
        <w:top w:val="none" w:sz="0" w:space="0" w:color="auto"/>
        <w:left w:val="none" w:sz="0" w:space="0" w:color="auto"/>
        <w:bottom w:val="none" w:sz="0" w:space="0" w:color="auto"/>
        <w:right w:val="none" w:sz="0" w:space="0" w:color="auto"/>
      </w:divBdr>
    </w:div>
    <w:div w:id="389233819">
      <w:marLeft w:val="640"/>
      <w:marRight w:val="0"/>
      <w:marTop w:val="0"/>
      <w:marBottom w:val="0"/>
      <w:divBdr>
        <w:top w:val="none" w:sz="0" w:space="0" w:color="auto"/>
        <w:left w:val="none" w:sz="0" w:space="0" w:color="auto"/>
        <w:bottom w:val="none" w:sz="0" w:space="0" w:color="auto"/>
        <w:right w:val="none" w:sz="0" w:space="0" w:color="auto"/>
      </w:divBdr>
    </w:div>
    <w:div w:id="389354024">
      <w:marLeft w:val="640"/>
      <w:marRight w:val="0"/>
      <w:marTop w:val="0"/>
      <w:marBottom w:val="0"/>
      <w:divBdr>
        <w:top w:val="none" w:sz="0" w:space="0" w:color="auto"/>
        <w:left w:val="none" w:sz="0" w:space="0" w:color="auto"/>
        <w:bottom w:val="none" w:sz="0" w:space="0" w:color="auto"/>
        <w:right w:val="none" w:sz="0" w:space="0" w:color="auto"/>
      </w:divBdr>
    </w:div>
    <w:div w:id="389578245">
      <w:marLeft w:val="640"/>
      <w:marRight w:val="0"/>
      <w:marTop w:val="0"/>
      <w:marBottom w:val="0"/>
      <w:divBdr>
        <w:top w:val="none" w:sz="0" w:space="0" w:color="auto"/>
        <w:left w:val="none" w:sz="0" w:space="0" w:color="auto"/>
        <w:bottom w:val="none" w:sz="0" w:space="0" w:color="auto"/>
        <w:right w:val="none" w:sz="0" w:space="0" w:color="auto"/>
      </w:divBdr>
    </w:div>
    <w:div w:id="390004965">
      <w:marLeft w:val="640"/>
      <w:marRight w:val="0"/>
      <w:marTop w:val="0"/>
      <w:marBottom w:val="0"/>
      <w:divBdr>
        <w:top w:val="none" w:sz="0" w:space="0" w:color="auto"/>
        <w:left w:val="none" w:sz="0" w:space="0" w:color="auto"/>
        <w:bottom w:val="none" w:sz="0" w:space="0" w:color="auto"/>
        <w:right w:val="none" w:sz="0" w:space="0" w:color="auto"/>
      </w:divBdr>
    </w:div>
    <w:div w:id="390008823">
      <w:bodyDiv w:val="1"/>
      <w:marLeft w:val="0"/>
      <w:marRight w:val="0"/>
      <w:marTop w:val="0"/>
      <w:marBottom w:val="0"/>
      <w:divBdr>
        <w:top w:val="none" w:sz="0" w:space="0" w:color="auto"/>
        <w:left w:val="none" w:sz="0" w:space="0" w:color="auto"/>
        <w:bottom w:val="none" w:sz="0" w:space="0" w:color="auto"/>
        <w:right w:val="none" w:sz="0" w:space="0" w:color="auto"/>
      </w:divBdr>
    </w:div>
    <w:div w:id="390426590">
      <w:marLeft w:val="640"/>
      <w:marRight w:val="0"/>
      <w:marTop w:val="0"/>
      <w:marBottom w:val="0"/>
      <w:divBdr>
        <w:top w:val="none" w:sz="0" w:space="0" w:color="auto"/>
        <w:left w:val="none" w:sz="0" w:space="0" w:color="auto"/>
        <w:bottom w:val="none" w:sz="0" w:space="0" w:color="auto"/>
        <w:right w:val="none" w:sz="0" w:space="0" w:color="auto"/>
      </w:divBdr>
    </w:div>
    <w:div w:id="390543518">
      <w:marLeft w:val="640"/>
      <w:marRight w:val="0"/>
      <w:marTop w:val="0"/>
      <w:marBottom w:val="0"/>
      <w:divBdr>
        <w:top w:val="none" w:sz="0" w:space="0" w:color="auto"/>
        <w:left w:val="none" w:sz="0" w:space="0" w:color="auto"/>
        <w:bottom w:val="none" w:sz="0" w:space="0" w:color="auto"/>
        <w:right w:val="none" w:sz="0" w:space="0" w:color="auto"/>
      </w:divBdr>
    </w:div>
    <w:div w:id="390546477">
      <w:bodyDiv w:val="1"/>
      <w:marLeft w:val="0"/>
      <w:marRight w:val="0"/>
      <w:marTop w:val="0"/>
      <w:marBottom w:val="0"/>
      <w:divBdr>
        <w:top w:val="none" w:sz="0" w:space="0" w:color="auto"/>
        <w:left w:val="none" w:sz="0" w:space="0" w:color="auto"/>
        <w:bottom w:val="none" w:sz="0" w:space="0" w:color="auto"/>
        <w:right w:val="none" w:sz="0" w:space="0" w:color="auto"/>
      </w:divBdr>
    </w:div>
    <w:div w:id="390688703">
      <w:marLeft w:val="640"/>
      <w:marRight w:val="0"/>
      <w:marTop w:val="0"/>
      <w:marBottom w:val="0"/>
      <w:divBdr>
        <w:top w:val="none" w:sz="0" w:space="0" w:color="auto"/>
        <w:left w:val="none" w:sz="0" w:space="0" w:color="auto"/>
        <w:bottom w:val="none" w:sz="0" w:space="0" w:color="auto"/>
        <w:right w:val="none" w:sz="0" w:space="0" w:color="auto"/>
      </w:divBdr>
    </w:div>
    <w:div w:id="391008533">
      <w:marLeft w:val="640"/>
      <w:marRight w:val="0"/>
      <w:marTop w:val="0"/>
      <w:marBottom w:val="0"/>
      <w:divBdr>
        <w:top w:val="none" w:sz="0" w:space="0" w:color="auto"/>
        <w:left w:val="none" w:sz="0" w:space="0" w:color="auto"/>
        <w:bottom w:val="none" w:sz="0" w:space="0" w:color="auto"/>
        <w:right w:val="none" w:sz="0" w:space="0" w:color="auto"/>
      </w:divBdr>
    </w:div>
    <w:div w:id="391659141">
      <w:marLeft w:val="640"/>
      <w:marRight w:val="0"/>
      <w:marTop w:val="0"/>
      <w:marBottom w:val="0"/>
      <w:divBdr>
        <w:top w:val="none" w:sz="0" w:space="0" w:color="auto"/>
        <w:left w:val="none" w:sz="0" w:space="0" w:color="auto"/>
        <w:bottom w:val="none" w:sz="0" w:space="0" w:color="auto"/>
        <w:right w:val="none" w:sz="0" w:space="0" w:color="auto"/>
      </w:divBdr>
    </w:div>
    <w:div w:id="391848858">
      <w:marLeft w:val="640"/>
      <w:marRight w:val="0"/>
      <w:marTop w:val="0"/>
      <w:marBottom w:val="0"/>
      <w:divBdr>
        <w:top w:val="none" w:sz="0" w:space="0" w:color="auto"/>
        <w:left w:val="none" w:sz="0" w:space="0" w:color="auto"/>
        <w:bottom w:val="none" w:sz="0" w:space="0" w:color="auto"/>
        <w:right w:val="none" w:sz="0" w:space="0" w:color="auto"/>
      </w:divBdr>
    </w:div>
    <w:div w:id="392001169">
      <w:bodyDiv w:val="1"/>
      <w:marLeft w:val="0"/>
      <w:marRight w:val="0"/>
      <w:marTop w:val="0"/>
      <w:marBottom w:val="0"/>
      <w:divBdr>
        <w:top w:val="none" w:sz="0" w:space="0" w:color="auto"/>
        <w:left w:val="none" w:sz="0" w:space="0" w:color="auto"/>
        <w:bottom w:val="none" w:sz="0" w:space="0" w:color="auto"/>
        <w:right w:val="none" w:sz="0" w:space="0" w:color="auto"/>
      </w:divBdr>
    </w:div>
    <w:div w:id="392388843">
      <w:bodyDiv w:val="1"/>
      <w:marLeft w:val="0"/>
      <w:marRight w:val="0"/>
      <w:marTop w:val="0"/>
      <w:marBottom w:val="0"/>
      <w:divBdr>
        <w:top w:val="none" w:sz="0" w:space="0" w:color="auto"/>
        <w:left w:val="none" w:sz="0" w:space="0" w:color="auto"/>
        <w:bottom w:val="none" w:sz="0" w:space="0" w:color="auto"/>
        <w:right w:val="none" w:sz="0" w:space="0" w:color="auto"/>
      </w:divBdr>
      <w:divsChild>
        <w:div w:id="35932323">
          <w:marLeft w:val="480"/>
          <w:marRight w:val="0"/>
          <w:marTop w:val="0"/>
          <w:marBottom w:val="0"/>
          <w:divBdr>
            <w:top w:val="none" w:sz="0" w:space="0" w:color="auto"/>
            <w:left w:val="none" w:sz="0" w:space="0" w:color="auto"/>
            <w:bottom w:val="none" w:sz="0" w:space="0" w:color="auto"/>
            <w:right w:val="none" w:sz="0" w:space="0" w:color="auto"/>
          </w:divBdr>
        </w:div>
        <w:div w:id="109515011">
          <w:marLeft w:val="480"/>
          <w:marRight w:val="0"/>
          <w:marTop w:val="0"/>
          <w:marBottom w:val="0"/>
          <w:divBdr>
            <w:top w:val="none" w:sz="0" w:space="0" w:color="auto"/>
            <w:left w:val="none" w:sz="0" w:space="0" w:color="auto"/>
            <w:bottom w:val="none" w:sz="0" w:space="0" w:color="auto"/>
            <w:right w:val="none" w:sz="0" w:space="0" w:color="auto"/>
          </w:divBdr>
        </w:div>
        <w:div w:id="130289082">
          <w:marLeft w:val="480"/>
          <w:marRight w:val="0"/>
          <w:marTop w:val="0"/>
          <w:marBottom w:val="0"/>
          <w:divBdr>
            <w:top w:val="none" w:sz="0" w:space="0" w:color="auto"/>
            <w:left w:val="none" w:sz="0" w:space="0" w:color="auto"/>
            <w:bottom w:val="none" w:sz="0" w:space="0" w:color="auto"/>
            <w:right w:val="none" w:sz="0" w:space="0" w:color="auto"/>
          </w:divBdr>
        </w:div>
        <w:div w:id="146211747">
          <w:marLeft w:val="480"/>
          <w:marRight w:val="0"/>
          <w:marTop w:val="0"/>
          <w:marBottom w:val="0"/>
          <w:divBdr>
            <w:top w:val="none" w:sz="0" w:space="0" w:color="auto"/>
            <w:left w:val="none" w:sz="0" w:space="0" w:color="auto"/>
            <w:bottom w:val="none" w:sz="0" w:space="0" w:color="auto"/>
            <w:right w:val="none" w:sz="0" w:space="0" w:color="auto"/>
          </w:divBdr>
        </w:div>
        <w:div w:id="150798837">
          <w:marLeft w:val="480"/>
          <w:marRight w:val="0"/>
          <w:marTop w:val="0"/>
          <w:marBottom w:val="0"/>
          <w:divBdr>
            <w:top w:val="none" w:sz="0" w:space="0" w:color="auto"/>
            <w:left w:val="none" w:sz="0" w:space="0" w:color="auto"/>
            <w:bottom w:val="none" w:sz="0" w:space="0" w:color="auto"/>
            <w:right w:val="none" w:sz="0" w:space="0" w:color="auto"/>
          </w:divBdr>
        </w:div>
        <w:div w:id="167520168">
          <w:marLeft w:val="480"/>
          <w:marRight w:val="0"/>
          <w:marTop w:val="0"/>
          <w:marBottom w:val="0"/>
          <w:divBdr>
            <w:top w:val="none" w:sz="0" w:space="0" w:color="auto"/>
            <w:left w:val="none" w:sz="0" w:space="0" w:color="auto"/>
            <w:bottom w:val="none" w:sz="0" w:space="0" w:color="auto"/>
            <w:right w:val="none" w:sz="0" w:space="0" w:color="auto"/>
          </w:divBdr>
        </w:div>
        <w:div w:id="264192448">
          <w:marLeft w:val="480"/>
          <w:marRight w:val="0"/>
          <w:marTop w:val="0"/>
          <w:marBottom w:val="0"/>
          <w:divBdr>
            <w:top w:val="none" w:sz="0" w:space="0" w:color="auto"/>
            <w:left w:val="none" w:sz="0" w:space="0" w:color="auto"/>
            <w:bottom w:val="none" w:sz="0" w:space="0" w:color="auto"/>
            <w:right w:val="none" w:sz="0" w:space="0" w:color="auto"/>
          </w:divBdr>
        </w:div>
        <w:div w:id="387341271">
          <w:marLeft w:val="480"/>
          <w:marRight w:val="0"/>
          <w:marTop w:val="0"/>
          <w:marBottom w:val="0"/>
          <w:divBdr>
            <w:top w:val="none" w:sz="0" w:space="0" w:color="auto"/>
            <w:left w:val="none" w:sz="0" w:space="0" w:color="auto"/>
            <w:bottom w:val="none" w:sz="0" w:space="0" w:color="auto"/>
            <w:right w:val="none" w:sz="0" w:space="0" w:color="auto"/>
          </w:divBdr>
        </w:div>
        <w:div w:id="389572804">
          <w:marLeft w:val="480"/>
          <w:marRight w:val="0"/>
          <w:marTop w:val="0"/>
          <w:marBottom w:val="0"/>
          <w:divBdr>
            <w:top w:val="none" w:sz="0" w:space="0" w:color="auto"/>
            <w:left w:val="none" w:sz="0" w:space="0" w:color="auto"/>
            <w:bottom w:val="none" w:sz="0" w:space="0" w:color="auto"/>
            <w:right w:val="none" w:sz="0" w:space="0" w:color="auto"/>
          </w:divBdr>
        </w:div>
        <w:div w:id="399643275">
          <w:marLeft w:val="480"/>
          <w:marRight w:val="0"/>
          <w:marTop w:val="0"/>
          <w:marBottom w:val="0"/>
          <w:divBdr>
            <w:top w:val="none" w:sz="0" w:space="0" w:color="auto"/>
            <w:left w:val="none" w:sz="0" w:space="0" w:color="auto"/>
            <w:bottom w:val="none" w:sz="0" w:space="0" w:color="auto"/>
            <w:right w:val="none" w:sz="0" w:space="0" w:color="auto"/>
          </w:divBdr>
        </w:div>
        <w:div w:id="408767853">
          <w:marLeft w:val="480"/>
          <w:marRight w:val="0"/>
          <w:marTop w:val="0"/>
          <w:marBottom w:val="0"/>
          <w:divBdr>
            <w:top w:val="none" w:sz="0" w:space="0" w:color="auto"/>
            <w:left w:val="none" w:sz="0" w:space="0" w:color="auto"/>
            <w:bottom w:val="none" w:sz="0" w:space="0" w:color="auto"/>
            <w:right w:val="none" w:sz="0" w:space="0" w:color="auto"/>
          </w:divBdr>
        </w:div>
        <w:div w:id="414936105">
          <w:marLeft w:val="480"/>
          <w:marRight w:val="0"/>
          <w:marTop w:val="0"/>
          <w:marBottom w:val="0"/>
          <w:divBdr>
            <w:top w:val="none" w:sz="0" w:space="0" w:color="auto"/>
            <w:left w:val="none" w:sz="0" w:space="0" w:color="auto"/>
            <w:bottom w:val="none" w:sz="0" w:space="0" w:color="auto"/>
            <w:right w:val="none" w:sz="0" w:space="0" w:color="auto"/>
          </w:divBdr>
        </w:div>
        <w:div w:id="454639117">
          <w:marLeft w:val="480"/>
          <w:marRight w:val="0"/>
          <w:marTop w:val="0"/>
          <w:marBottom w:val="0"/>
          <w:divBdr>
            <w:top w:val="none" w:sz="0" w:space="0" w:color="auto"/>
            <w:left w:val="none" w:sz="0" w:space="0" w:color="auto"/>
            <w:bottom w:val="none" w:sz="0" w:space="0" w:color="auto"/>
            <w:right w:val="none" w:sz="0" w:space="0" w:color="auto"/>
          </w:divBdr>
        </w:div>
        <w:div w:id="485317005">
          <w:marLeft w:val="480"/>
          <w:marRight w:val="0"/>
          <w:marTop w:val="0"/>
          <w:marBottom w:val="0"/>
          <w:divBdr>
            <w:top w:val="none" w:sz="0" w:space="0" w:color="auto"/>
            <w:left w:val="none" w:sz="0" w:space="0" w:color="auto"/>
            <w:bottom w:val="none" w:sz="0" w:space="0" w:color="auto"/>
            <w:right w:val="none" w:sz="0" w:space="0" w:color="auto"/>
          </w:divBdr>
        </w:div>
        <w:div w:id="494884519">
          <w:marLeft w:val="480"/>
          <w:marRight w:val="0"/>
          <w:marTop w:val="0"/>
          <w:marBottom w:val="0"/>
          <w:divBdr>
            <w:top w:val="none" w:sz="0" w:space="0" w:color="auto"/>
            <w:left w:val="none" w:sz="0" w:space="0" w:color="auto"/>
            <w:bottom w:val="none" w:sz="0" w:space="0" w:color="auto"/>
            <w:right w:val="none" w:sz="0" w:space="0" w:color="auto"/>
          </w:divBdr>
        </w:div>
        <w:div w:id="542328554">
          <w:marLeft w:val="480"/>
          <w:marRight w:val="0"/>
          <w:marTop w:val="0"/>
          <w:marBottom w:val="0"/>
          <w:divBdr>
            <w:top w:val="none" w:sz="0" w:space="0" w:color="auto"/>
            <w:left w:val="none" w:sz="0" w:space="0" w:color="auto"/>
            <w:bottom w:val="none" w:sz="0" w:space="0" w:color="auto"/>
            <w:right w:val="none" w:sz="0" w:space="0" w:color="auto"/>
          </w:divBdr>
        </w:div>
        <w:div w:id="573853704">
          <w:marLeft w:val="480"/>
          <w:marRight w:val="0"/>
          <w:marTop w:val="0"/>
          <w:marBottom w:val="0"/>
          <w:divBdr>
            <w:top w:val="none" w:sz="0" w:space="0" w:color="auto"/>
            <w:left w:val="none" w:sz="0" w:space="0" w:color="auto"/>
            <w:bottom w:val="none" w:sz="0" w:space="0" w:color="auto"/>
            <w:right w:val="none" w:sz="0" w:space="0" w:color="auto"/>
          </w:divBdr>
        </w:div>
        <w:div w:id="580677511">
          <w:marLeft w:val="480"/>
          <w:marRight w:val="0"/>
          <w:marTop w:val="0"/>
          <w:marBottom w:val="0"/>
          <w:divBdr>
            <w:top w:val="none" w:sz="0" w:space="0" w:color="auto"/>
            <w:left w:val="none" w:sz="0" w:space="0" w:color="auto"/>
            <w:bottom w:val="none" w:sz="0" w:space="0" w:color="auto"/>
            <w:right w:val="none" w:sz="0" w:space="0" w:color="auto"/>
          </w:divBdr>
        </w:div>
        <w:div w:id="714694061">
          <w:marLeft w:val="480"/>
          <w:marRight w:val="0"/>
          <w:marTop w:val="0"/>
          <w:marBottom w:val="0"/>
          <w:divBdr>
            <w:top w:val="none" w:sz="0" w:space="0" w:color="auto"/>
            <w:left w:val="none" w:sz="0" w:space="0" w:color="auto"/>
            <w:bottom w:val="none" w:sz="0" w:space="0" w:color="auto"/>
            <w:right w:val="none" w:sz="0" w:space="0" w:color="auto"/>
          </w:divBdr>
        </w:div>
        <w:div w:id="730351009">
          <w:marLeft w:val="480"/>
          <w:marRight w:val="0"/>
          <w:marTop w:val="0"/>
          <w:marBottom w:val="0"/>
          <w:divBdr>
            <w:top w:val="none" w:sz="0" w:space="0" w:color="auto"/>
            <w:left w:val="none" w:sz="0" w:space="0" w:color="auto"/>
            <w:bottom w:val="none" w:sz="0" w:space="0" w:color="auto"/>
            <w:right w:val="none" w:sz="0" w:space="0" w:color="auto"/>
          </w:divBdr>
        </w:div>
        <w:div w:id="739865139">
          <w:marLeft w:val="480"/>
          <w:marRight w:val="0"/>
          <w:marTop w:val="0"/>
          <w:marBottom w:val="0"/>
          <w:divBdr>
            <w:top w:val="none" w:sz="0" w:space="0" w:color="auto"/>
            <w:left w:val="none" w:sz="0" w:space="0" w:color="auto"/>
            <w:bottom w:val="none" w:sz="0" w:space="0" w:color="auto"/>
            <w:right w:val="none" w:sz="0" w:space="0" w:color="auto"/>
          </w:divBdr>
        </w:div>
        <w:div w:id="846556434">
          <w:marLeft w:val="480"/>
          <w:marRight w:val="0"/>
          <w:marTop w:val="0"/>
          <w:marBottom w:val="0"/>
          <w:divBdr>
            <w:top w:val="none" w:sz="0" w:space="0" w:color="auto"/>
            <w:left w:val="none" w:sz="0" w:space="0" w:color="auto"/>
            <w:bottom w:val="none" w:sz="0" w:space="0" w:color="auto"/>
            <w:right w:val="none" w:sz="0" w:space="0" w:color="auto"/>
          </w:divBdr>
        </w:div>
        <w:div w:id="846678587">
          <w:marLeft w:val="480"/>
          <w:marRight w:val="0"/>
          <w:marTop w:val="0"/>
          <w:marBottom w:val="0"/>
          <w:divBdr>
            <w:top w:val="none" w:sz="0" w:space="0" w:color="auto"/>
            <w:left w:val="none" w:sz="0" w:space="0" w:color="auto"/>
            <w:bottom w:val="none" w:sz="0" w:space="0" w:color="auto"/>
            <w:right w:val="none" w:sz="0" w:space="0" w:color="auto"/>
          </w:divBdr>
        </w:div>
        <w:div w:id="867722797">
          <w:marLeft w:val="480"/>
          <w:marRight w:val="0"/>
          <w:marTop w:val="0"/>
          <w:marBottom w:val="0"/>
          <w:divBdr>
            <w:top w:val="none" w:sz="0" w:space="0" w:color="auto"/>
            <w:left w:val="none" w:sz="0" w:space="0" w:color="auto"/>
            <w:bottom w:val="none" w:sz="0" w:space="0" w:color="auto"/>
            <w:right w:val="none" w:sz="0" w:space="0" w:color="auto"/>
          </w:divBdr>
        </w:div>
        <w:div w:id="884682093">
          <w:marLeft w:val="480"/>
          <w:marRight w:val="0"/>
          <w:marTop w:val="0"/>
          <w:marBottom w:val="0"/>
          <w:divBdr>
            <w:top w:val="none" w:sz="0" w:space="0" w:color="auto"/>
            <w:left w:val="none" w:sz="0" w:space="0" w:color="auto"/>
            <w:bottom w:val="none" w:sz="0" w:space="0" w:color="auto"/>
            <w:right w:val="none" w:sz="0" w:space="0" w:color="auto"/>
          </w:divBdr>
        </w:div>
        <w:div w:id="886255489">
          <w:marLeft w:val="480"/>
          <w:marRight w:val="0"/>
          <w:marTop w:val="0"/>
          <w:marBottom w:val="0"/>
          <w:divBdr>
            <w:top w:val="none" w:sz="0" w:space="0" w:color="auto"/>
            <w:left w:val="none" w:sz="0" w:space="0" w:color="auto"/>
            <w:bottom w:val="none" w:sz="0" w:space="0" w:color="auto"/>
            <w:right w:val="none" w:sz="0" w:space="0" w:color="auto"/>
          </w:divBdr>
        </w:div>
        <w:div w:id="997609610">
          <w:marLeft w:val="480"/>
          <w:marRight w:val="0"/>
          <w:marTop w:val="0"/>
          <w:marBottom w:val="0"/>
          <w:divBdr>
            <w:top w:val="none" w:sz="0" w:space="0" w:color="auto"/>
            <w:left w:val="none" w:sz="0" w:space="0" w:color="auto"/>
            <w:bottom w:val="none" w:sz="0" w:space="0" w:color="auto"/>
            <w:right w:val="none" w:sz="0" w:space="0" w:color="auto"/>
          </w:divBdr>
        </w:div>
        <w:div w:id="1103695317">
          <w:marLeft w:val="480"/>
          <w:marRight w:val="0"/>
          <w:marTop w:val="0"/>
          <w:marBottom w:val="0"/>
          <w:divBdr>
            <w:top w:val="none" w:sz="0" w:space="0" w:color="auto"/>
            <w:left w:val="none" w:sz="0" w:space="0" w:color="auto"/>
            <w:bottom w:val="none" w:sz="0" w:space="0" w:color="auto"/>
            <w:right w:val="none" w:sz="0" w:space="0" w:color="auto"/>
          </w:divBdr>
        </w:div>
        <w:div w:id="1148785438">
          <w:marLeft w:val="480"/>
          <w:marRight w:val="0"/>
          <w:marTop w:val="0"/>
          <w:marBottom w:val="0"/>
          <w:divBdr>
            <w:top w:val="none" w:sz="0" w:space="0" w:color="auto"/>
            <w:left w:val="none" w:sz="0" w:space="0" w:color="auto"/>
            <w:bottom w:val="none" w:sz="0" w:space="0" w:color="auto"/>
            <w:right w:val="none" w:sz="0" w:space="0" w:color="auto"/>
          </w:divBdr>
        </w:div>
        <w:div w:id="1197112993">
          <w:marLeft w:val="480"/>
          <w:marRight w:val="0"/>
          <w:marTop w:val="0"/>
          <w:marBottom w:val="0"/>
          <w:divBdr>
            <w:top w:val="none" w:sz="0" w:space="0" w:color="auto"/>
            <w:left w:val="none" w:sz="0" w:space="0" w:color="auto"/>
            <w:bottom w:val="none" w:sz="0" w:space="0" w:color="auto"/>
            <w:right w:val="none" w:sz="0" w:space="0" w:color="auto"/>
          </w:divBdr>
        </w:div>
        <w:div w:id="1215309837">
          <w:marLeft w:val="480"/>
          <w:marRight w:val="0"/>
          <w:marTop w:val="0"/>
          <w:marBottom w:val="0"/>
          <w:divBdr>
            <w:top w:val="none" w:sz="0" w:space="0" w:color="auto"/>
            <w:left w:val="none" w:sz="0" w:space="0" w:color="auto"/>
            <w:bottom w:val="none" w:sz="0" w:space="0" w:color="auto"/>
            <w:right w:val="none" w:sz="0" w:space="0" w:color="auto"/>
          </w:divBdr>
        </w:div>
        <w:div w:id="1217737880">
          <w:marLeft w:val="480"/>
          <w:marRight w:val="0"/>
          <w:marTop w:val="0"/>
          <w:marBottom w:val="0"/>
          <w:divBdr>
            <w:top w:val="none" w:sz="0" w:space="0" w:color="auto"/>
            <w:left w:val="none" w:sz="0" w:space="0" w:color="auto"/>
            <w:bottom w:val="none" w:sz="0" w:space="0" w:color="auto"/>
            <w:right w:val="none" w:sz="0" w:space="0" w:color="auto"/>
          </w:divBdr>
        </w:div>
        <w:div w:id="1233812577">
          <w:marLeft w:val="480"/>
          <w:marRight w:val="0"/>
          <w:marTop w:val="0"/>
          <w:marBottom w:val="0"/>
          <w:divBdr>
            <w:top w:val="none" w:sz="0" w:space="0" w:color="auto"/>
            <w:left w:val="none" w:sz="0" w:space="0" w:color="auto"/>
            <w:bottom w:val="none" w:sz="0" w:space="0" w:color="auto"/>
            <w:right w:val="none" w:sz="0" w:space="0" w:color="auto"/>
          </w:divBdr>
        </w:div>
        <w:div w:id="1273629177">
          <w:marLeft w:val="480"/>
          <w:marRight w:val="0"/>
          <w:marTop w:val="0"/>
          <w:marBottom w:val="0"/>
          <w:divBdr>
            <w:top w:val="none" w:sz="0" w:space="0" w:color="auto"/>
            <w:left w:val="none" w:sz="0" w:space="0" w:color="auto"/>
            <w:bottom w:val="none" w:sz="0" w:space="0" w:color="auto"/>
            <w:right w:val="none" w:sz="0" w:space="0" w:color="auto"/>
          </w:divBdr>
        </w:div>
        <w:div w:id="1379162124">
          <w:marLeft w:val="480"/>
          <w:marRight w:val="0"/>
          <w:marTop w:val="0"/>
          <w:marBottom w:val="0"/>
          <w:divBdr>
            <w:top w:val="none" w:sz="0" w:space="0" w:color="auto"/>
            <w:left w:val="none" w:sz="0" w:space="0" w:color="auto"/>
            <w:bottom w:val="none" w:sz="0" w:space="0" w:color="auto"/>
            <w:right w:val="none" w:sz="0" w:space="0" w:color="auto"/>
          </w:divBdr>
        </w:div>
        <w:div w:id="1395011809">
          <w:marLeft w:val="480"/>
          <w:marRight w:val="0"/>
          <w:marTop w:val="0"/>
          <w:marBottom w:val="0"/>
          <w:divBdr>
            <w:top w:val="none" w:sz="0" w:space="0" w:color="auto"/>
            <w:left w:val="none" w:sz="0" w:space="0" w:color="auto"/>
            <w:bottom w:val="none" w:sz="0" w:space="0" w:color="auto"/>
            <w:right w:val="none" w:sz="0" w:space="0" w:color="auto"/>
          </w:divBdr>
        </w:div>
        <w:div w:id="1395932020">
          <w:marLeft w:val="480"/>
          <w:marRight w:val="0"/>
          <w:marTop w:val="0"/>
          <w:marBottom w:val="0"/>
          <w:divBdr>
            <w:top w:val="none" w:sz="0" w:space="0" w:color="auto"/>
            <w:left w:val="none" w:sz="0" w:space="0" w:color="auto"/>
            <w:bottom w:val="none" w:sz="0" w:space="0" w:color="auto"/>
            <w:right w:val="none" w:sz="0" w:space="0" w:color="auto"/>
          </w:divBdr>
        </w:div>
        <w:div w:id="1420902218">
          <w:marLeft w:val="480"/>
          <w:marRight w:val="0"/>
          <w:marTop w:val="0"/>
          <w:marBottom w:val="0"/>
          <w:divBdr>
            <w:top w:val="none" w:sz="0" w:space="0" w:color="auto"/>
            <w:left w:val="none" w:sz="0" w:space="0" w:color="auto"/>
            <w:bottom w:val="none" w:sz="0" w:space="0" w:color="auto"/>
            <w:right w:val="none" w:sz="0" w:space="0" w:color="auto"/>
          </w:divBdr>
        </w:div>
        <w:div w:id="1440955262">
          <w:marLeft w:val="480"/>
          <w:marRight w:val="0"/>
          <w:marTop w:val="0"/>
          <w:marBottom w:val="0"/>
          <w:divBdr>
            <w:top w:val="none" w:sz="0" w:space="0" w:color="auto"/>
            <w:left w:val="none" w:sz="0" w:space="0" w:color="auto"/>
            <w:bottom w:val="none" w:sz="0" w:space="0" w:color="auto"/>
            <w:right w:val="none" w:sz="0" w:space="0" w:color="auto"/>
          </w:divBdr>
        </w:div>
        <w:div w:id="1509714307">
          <w:marLeft w:val="480"/>
          <w:marRight w:val="0"/>
          <w:marTop w:val="0"/>
          <w:marBottom w:val="0"/>
          <w:divBdr>
            <w:top w:val="none" w:sz="0" w:space="0" w:color="auto"/>
            <w:left w:val="none" w:sz="0" w:space="0" w:color="auto"/>
            <w:bottom w:val="none" w:sz="0" w:space="0" w:color="auto"/>
            <w:right w:val="none" w:sz="0" w:space="0" w:color="auto"/>
          </w:divBdr>
        </w:div>
        <w:div w:id="1515220944">
          <w:marLeft w:val="480"/>
          <w:marRight w:val="0"/>
          <w:marTop w:val="0"/>
          <w:marBottom w:val="0"/>
          <w:divBdr>
            <w:top w:val="none" w:sz="0" w:space="0" w:color="auto"/>
            <w:left w:val="none" w:sz="0" w:space="0" w:color="auto"/>
            <w:bottom w:val="none" w:sz="0" w:space="0" w:color="auto"/>
            <w:right w:val="none" w:sz="0" w:space="0" w:color="auto"/>
          </w:divBdr>
        </w:div>
        <w:div w:id="1539389697">
          <w:marLeft w:val="480"/>
          <w:marRight w:val="0"/>
          <w:marTop w:val="0"/>
          <w:marBottom w:val="0"/>
          <w:divBdr>
            <w:top w:val="none" w:sz="0" w:space="0" w:color="auto"/>
            <w:left w:val="none" w:sz="0" w:space="0" w:color="auto"/>
            <w:bottom w:val="none" w:sz="0" w:space="0" w:color="auto"/>
            <w:right w:val="none" w:sz="0" w:space="0" w:color="auto"/>
          </w:divBdr>
        </w:div>
        <w:div w:id="1588265110">
          <w:marLeft w:val="480"/>
          <w:marRight w:val="0"/>
          <w:marTop w:val="0"/>
          <w:marBottom w:val="0"/>
          <w:divBdr>
            <w:top w:val="none" w:sz="0" w:space="0" w:color="auto"/>
            <w:left w:val="none" w:sz="0" w:space="0" w:color="auto"/>
            <w:bottom w:val="none" w:sz="0" w:space="0" w:color="auto"/>
            <w:right w:val="none" w:sz="0" w:space="0" w:color="auto"/>
          </w:divBdr>
        </w:div>
        <w:div w:id="1606231441">
          <w:marLeft w:val="480"/>
          <w:marRight w:val="0"/>
          <w:marTop w:val="0"/>
          <w:marBottom w:val="0"/>
          <w:divBdr>
            <w:top w:val="none" w:sz="0" w:space="0" w:color="auto"/>
            <w:left w:val="none" w:sz="0" w:space="0" w:color="auto"/>
            <w:bottom w:val="none" w:sz="0" w:space="0" w:color="auto"/>
            <w:right w:val="none" w:sz="0" w:space="0" w:color="auto"/>
          </w:divBdr>
        </w:div>
        <w:div w:id="1639842597">
          <w:marLeft w:val="480"/>
          <w:marRight w:val="0"/>
          <w:marTop w:val="0"/>
          <w:marBottom w:val="0"/>
          <w:divBdr>
            <w:top w:val="none" w:sz="0" w:space="0" w:color="auto"/>
            <w:left w:val="none" w:sz="0" w:space="0" w:color="auto"/>
            <w:bottom w:val="none" w:sz="0" w:space="0" w:color="auto"/>
            <w:right w:val="none" w:sz="0" w:space="0" w:color="auto"/>
          </w:divBdr>
        </w:div>
        <w:div w:id="1730807650">
          <w:marLeft w:val="480"/>
          <w:marRight w:val="0"/>
          <w:marTop w:val="0"/>
          <w:marBottom w:val="0"/>
          <w:divBdr>
            <w:top w:val="none" w:sz="0" w:space="0" w:color="auto"/>
            <w:left w:val="none" w:sz="0" w:space="0" w:color="auto"/>
            <w:bottom w:val="none" w:sz="0" w:space="0" w:color="auto"/>
            <w:right w:val="none" w:sz="0" w:space="0" w:color="auto"/>
          </w:divBdr>
        </w:div>
        <w:div w:id="1740861636">
          <w:marLeft w:val="480"/>
          <w:marRight w:val="0"/>
          <w:marTop w:val="0"/>
          <w:marBottom w:val="0"/>
          <w:divBdr>
            <w:top w:val="none" w:sz="0" w:space="0" w:color="auto"/>
            <w:left w:val="none" w:sz="0" w:space="0" w:color="auto"/>
            <w:bottom w:val="none" w:sz="0" w:space="0" w:color="auto"/>
            <w:right w:val="none" w:sz="0" w:space="0" w:color="auto"/>
          </w:divBdr>
        </w:div>
        <w:div w:id="1834639414">
          <w:marLeft w:val="480"/>
          <w:marRight w:val="0"/>
          <w:marTop w:val="0"/>
          <w:marBottom w:val="0"/>
          <w:divBdr>
            <w:top w:val="none" w:sz="0" w:space="0" w:color="auto"/>
            <w:left w:val="none" w:sz="0" w:space="0" w:color="auto"/>
            <w:bottom w:val="none" w:sz="0" w:space="0" w:color="auto"/>
            <w:right w:val="none" w:sz="0" w:space="0" w:color="auto"/>
          </w:divBdr>
        </w:div>
        <w:div w:id="1919241060">
          <w:marLeft w:val="480"/>
          <w:marRight w:val="0"/>
          <w:marTop w:val="0"/>
          <w:marBottom w:val="0"/>
          <w:divBdr>
            <w:top w:val="none" w:sz="0" w:space="0" w:color="auto"/>
            <w:left w:val="none" w:sz="0" w:space="0" w:color="auto"/>
            <w:bottom w:val="none" w:sz="0" w:space="0" w:color="auto"/>
            <w:right w:val="none" w:sz="0" w:space="0" w:color="auto"/>
          </w:divBdr>
        </w:div>
        <w:div w:id="1972248616">
          <w:marLeft w:val="480"/>
          <w:marRight w:val="0"/>
          <w:marTop w:val="0"/>
          <w:marBottom w:val="0"/>
          <w:divBdr>
            <w:top w:val="none" w:sz="0" w:space="0" w:color="auto"/>
            <w:left w:val="none" w:sz="0" w:space="0" w:color="auto"/>
            <w:bottom w:val="none" w:sz="0" w:space="0" w:color="auto"/>
            <w:right w:val="none" w:sz="0" w:space="0" w:color="auto"/>
          </w:divBdr>
        </w:div>
        <w:div w:id="1984506412">
          <w:marLeft w:val="480"/>
          <w:marRight w:val="0"/>
          <w:marTop w:val="0"/>
          <w:marBottom w:val="0"/>
          <w:divBdr>
            <w:top w:val="none" w:sz="0" w:space="0" w:color="auto"/>
            <w:left w:val="none" w:sz="0" w:space="0" w:color="auto"/>
            <w:bottom w:val="none" w:sz="0" w:space="0" w:color="auto"/>
            <w:right w:val="none" w:sz="0" w:space="0" w:color="auto"/>
          </w:divBdr>
        </w:div>
        <w:div w:id="1993680468">
          <w:marLeft w:val="480"/>
          <w:marRight w:val="0"/>
          <w:marTop w:val="0"/>
          <w:marBottom w:val="0"/>
          <w:divBdr>
            <w:top w:val="none" w:sz="0" w:space="0" w:color="auto"/>
            <w:left w:val="none" w:sz="0" w:space="0" w:color="auto"/>
            <w:bottom w:val="none" w:sz="0" w:space="0" w:color="auto"/>
            <w:right w:val="none" w:sz="0" w:space="0" w:color="auto"/>
          </w:divBdr>
        </w:div>
        <w:div w:id="1998805827">
          <w:marLeft w:val="480"/>
          <w:marRight w:val="0"/>
          <w:marTop w:val="0"/>
          <w:marBottom w:val="0"/>
          <w:divBdr>
            <w:top w:val="none" w:sz="0" w:space="0" w:color="auto"/>
            <w:left w:val="none" w:sz="0" w:space="0" w:color="auto"/>
            <w:bottom w:val="none" w:sz="0" w:space="0" w:color="auto"/>
            <w:right w:val="none" w:sz="0" w:space="0" w:color="auto"/>
          </w:divBdr>
        </w:div>
        <w:div w:id="2145928935">
          <w:marLeft w:val="480"/>
          <w:marRight w:val="0"/>
          <w:marTop w:val="0"/>
          <w:marBottom w:val="0"/>
          <w:divBdr>
            <w:top w:val="none" w:sz="0" w:space="0" w:color="auto"/>
            <w:left w:val="none" w:sz="0" w:space="0" w:color="auto"/>
            <w:bottom w:val="none" w:sz="0" w:space="0" w:color="auto"/>
            <w:right w:val="none" w:sz="0" w:space="0" w:color="auto"/>
          </w:divBdr>
        </w:div>
      </w:divsChild>
    </w:div>
    <w:div w:id="392630268">
      <w:marLeft w:val="640"/>
      <w:marRight w:val="0"/>
      <w:marTop w:val="0"/>
      <w:marBottom w:val="0"/>
      <w:divBdr>
        <w:top w:val="none" w:sz="0" w:space="0" w:color="auto"/>
        <w:left w:val="none" w:sz="0" w:space="0" w:color="auto"/>
        <w:bottom w:val="none" w:sz="0" w:space="0" w:color="auto"/>
        <w:right w:val="none" w:sz="0" w:space="0" w:color="auto"/>
      </w:divBdr>
    </w:div>
    <w:div w:id="393046998">
      <w:marLeft w:val="640"/>
      <w:marRight w:val="0"/>
      <w:marTop w:val="0"/>
      <w:marBottom w:val="0"/>
      <w:divBdr>
        <w:top w:val="none" w:sz="0" w:space="0" w:color="auto"/>
        <w:left w:val="none" w:sz="0" w:space="0" w:color="auto"/>
        <w:bottom w:val="none" w:sz="0" w:space="0" w:color="auto"/>
        <w:right w:val="none" w:sz="0" w:space="0" w:color="auto"/>
      </w:divBdr>
    </w:div>
    <w:div w:id="393167606">
      <w:bodyDiv w:val="1"/>
      <w:marLeft w:val="0"/>
      <w:marRight w:val="0"/>
      <w:marTop w:val="0"/>
      <w:marBottom w:val="0"/>
      <w:divBdr>
        <w:top w:val="none" w:sz="0" w:space="0" w:color="auto"/>
        <w:left w:val="none" w:sz="0" w:space="0" w:color="auto"/>
        <w:bottom w:val="none" w:sz="0" w:space="0" w:color="auto"/>
        <w:right w:val="none" w:sz="0" w:space="0" w:color="auto"/>
      </w:divBdr>
      <w:divsChild>
        <w:div w:id="14425068">
          <w:marLeft w:val="480"/>
          <w:marRight w:val="0"/>
          <w:marTop w:val="0"/>
          <w:marBottom w:val="0"/>
          <w:divBdr>
            <w:top w:val="none" w:sz="0" w:space="0" w:color="auto"/>
            <w:left w:val="none" w:sz="0" w:space="0" w:color="auto"/>
            <w:bottom w:val="none" w:sz="0" w:space="0" w:color="auto"/>
            <w:right w:val="none" w:sz="0" w:space="0" w:color="auto"/>
          </w:divBdr>
        </w:div>
        <w:div w:id="83185402">
          <w:marLeft w:val="480"/>
          <w:marRight w:val="0"/>
          <w:marTop w:val="0"/>
          <w:marBottom w:val="0"/>
          <w:divBdr>
            <w:top w:val="none" w:sz="0" w:space="0" w:color="auto"/>
            <w:left w:val="none" w:sz="0" w:space="0" w:color="auto"/>
            <w:bottom w:val="none" w:sz="0" w:space="0" w:color="auto"/>
            <w:right w:val="none" w:sz="0" w:space="0" w:color="auto"/>
          </w:divBdr>
        </w:div>
        <w:div w:id="86780622">
          <w:marLeft w:val="480"/>
          <w:marRight w:val="0"/>
          <w:marTop w:val="0"/>
          <w:marBottom w:val="0"/>
          <w:divBdr>
            <w:top w:val="none" w:sz="0" w:space="0" w:color="auto"/>
            <w:left w:val="none" w:sz="0" w:space="0" w:color="auto"/>
            <w:bottom w:val="none" w:sz="0" w:space="0" w:color="auto"/>
            <w:right w:val="none" w:sz="0" w:space="0" w:color="auto"/>
          </w:divBdr>
        </w:div>
        <w:div w:id="109133336">
          <w:marLeft w:val="480"/>
          <w:marRight w:val="0"/>
          <w:marTop w:val="0"/>
          <w:marBottom w:val="0"/>
          <w:divBdr>
            <w:top w:val="none" w:sz="0" w:space="0" w:color="auto"/>
            <w:left w:val="none" w:sz="0" w:space="0" w:color="auto"/>
            <w:bottom w:val="none" w:sz="0" w:space="0" w:color="auto"/>
            <w:right w:val="none" w:sz="0" w:space="0" w:color="auto"/>
          </w:divBdr>
        </w:div>
        <w:div w:id="127015445">
          <w:marLeft w:val="480"/>
          <w:marRight w:val="0"/>
          <w:marTop w:val="0"/>
          <w:marBottom w:val="0"/>
          <w:divBdr>
            <w:top w:val="none" w:sz="0" w:space="0" w:color="auto"/>
            <w:left w:val="none" w:sz="0" w:space="0" w:color="auto"/>
            <w:bottom w:val="none" w:sz="0" w:space="0" w:color="auto"/>
            <w:right w:val="none" w:sz="0" w:space="0" w:color="auto"/>
          </w:divBdr>
        </w:div>
        <w:div w:id="132796082">
          <w:marLeft w:val="480"/>
          <w:marRight w:val="0"/>
          <w:marTop w:val="0"/>
          <w:marBottom w:val="0"/>
          <w:divBdr>
            <w:top w:val="none" w:sz="0" w:space="0" w:color="auto"/>
            <w:left w:val="none" w:sz="0" w:space="0" w:color="auto"/>
            <w:bottom w:val="none" w:sz="0" w:space="0" w:color="auto"/>
            <w:right w:val="none" w:sz="0" w:space="0" w:color="auto"/>
          </w:divBdr>
        </w:div>
        <w:div w:id="143476506">
          <w:marLeft w:val="480"/>
          <w:marRight w:val="0"/>
          <w:marTop w:val="0"/>
          <w:marBottom w:val="0"/>
          <w:divBdr>
            <w:top w:val="none" w:sz="0" w:space="0" w:color="auto"/>
            <w:left w:val="none" w:sz="0" w:space="0" w:color="auto"/>
            <w:bottom w:val="none" w:sz="0" w:space="0" w:color="auto"/>
            <w:right w:val="none" w:sz="0" w:space="0" w:color="auto"/>
          </w:divBdr>
        </w:div>
        <w:div w:id="143738198">
          <w:marLeft w:val="480"/>
          <w:marRight w:val="0"/>
          <w:marTop w:val="0"/>
          <w:marBottom w:val="0"/>
          <w:divBdr>
            <w:top w:val="none" w:sz="0" w:space="0" w:color="auto"/>
            <w:left w:val="none" w:sz="0" w:space="0" w:color="auto"/>
            <w:bottom w:val="none" w:sz="0" w:space="0" w:color="auto"/>
            <w:right w:val="none" w:sz="0" w:space="0" w:color="auto"/>
          </w:divBdr>
        </w:div>
        <w:div w:id="164563144">
          <w:marLeft w:val="480"/>
          <w:marRight w:val="0"/>
          <w:marTop w:val="0"/>
          <w:marBottom w:val="0"/>
          <w:divBdr>
            <w:top w:val="none" w:sz="0" w:space="0" w:color="auto"/>
            <w:left w:val="none" w:sz="0" w:space="0" w:color="auto"/>
            <w:bottom w:val="none" w:sz="0" w:space="0" w:color="auto"/>
            <w:right w:val="none" w:sz="0" w:space="0" w:color="auto"/>
          </w:divBdr>
        </w:div>
        <w:div w:id="168637513">
          <w:marLeft w:val="480"/>
          <w:marRight w:val="0"/>
          <w:marTop w:val="0"/>
          <w:marBottom w:val="0"/>
          <w:divBdr>
            <w:top w:val="none" w:sz="0" w:space="0" w:color="auto"/>
            <w:left w:val="none" w:sz="0" w:space="0" w:color="auto"/>
            <w:bottom w:val="none" w:sz="0" w:space="0" w:color="auto"/>
            <w:right w:val="none" w:sz="0" w:space="0" w:color="auto"/>
          </w:divBdr>
        </w:div>
        <w:div w:id="172688514">
          <w:marLeft w:val="480"/>
          <w:marRight w:val="0"/>
          <w:marTop w:val="0"/>
          <w:marBottom w:val="0"/>
          <w:divBdr>
            <w:top w:val="none" w:sz="0" w:space="0" w:color="auto"/>
            <w:left w:val="none" w:sz="0" w:space="0" w:color="auto"/>
            <w:bottom w:val="none" w:sz="0" w:space="0" w:color="auto"/>
            <w:right w:val="none" w:sz="0" w:space="0" w:color="auto"/>
          </w:divBdr>
        </w:div>
        <w:div w:id="202324613">
          <w:marLeft w:val="480"/>
          <w:marRight w:val="0"/>
          <w:marTop w:val="0"/>
          <w:marBottom w:val="0"/>
          <w:divBdr>
            <w:top w:val="none" w:sz="0" w:space="0" w:color="auto"/>
            <w:left w:val="none" w:sz="0" w:space="0" w:color="auto"/>
            <w:bottom w:val="none" w:sz="0" w:space="0" w:color="auto"/>
            <w:right w:val="none" w:sz="0" w:space="0" w:color="auto"/>
          </w:divBdr>
        </w:div>
        <w:div w:id="226230932">
          <w:marLeft w:val="480"/>
          <w:marRight w:val="0"/>
          <w:marTop w:val="0"/>
          <w:marBottom w:val="0"/>
          <w:divBdr>
            <w:top w:val="none" w:sz="0" w:space="0" w:color="auto"/>
            <w:left w:val="none" w:sz="0" w:space="0" w:color="auto"/>
            <w:bottom w:val="none" w:sz="0" w:space="0" w:color="auto"/>
            <w:right w:val="none" w:sz="0" w:space="0" w:color="auto"/>
          </w:divBdr>
        </w:div>
        <w:div w:id="242952947">
          <w:marLeft w:val="480"/>
          <w:marRight w:val="0"/>
          <w:marTop w:val="0"/>
          <w:marBottom w:val="0"/>
          <w:divBdr>
            <w:top w:val="none" w:sz="0" w:space="0" w:color="auto"/>
            <w:left w:val="none" w:sz="0" w:space="0" w:color="auto"/>
            <w:bottom w:val="none" w:sz="0" w:space="0" w:color="auto"/>
            <w:right w:val="none" w:sz="0" w:space="0" w:color="auto"/>
          </w:divBdr>
        </w:div>
        <w:div w:id="251205596">
          <w:marLeft w:val="480"/>
          <w:marRight w:val="0"/>
          <w:marTop w:val="0"/>
          <w:marBottom w:val="0"/>
          <w:divBdr>
            <w:top w:val="none" w:sz="0" w:space="0" w:color="auto"/>
            <w:left w:val="none" w:sz="0" w:space="0" w:color="auto"/>
            <w:bottom w:val="none" w:sz="0" w:space="0" w:color="auto"/>
            <w:right w:val="none" w:sz="0" w:space="0" w:color="auto"/>
          </w:divBdr>
        </w:div>
        <w:div w:id="252785964">
          <w:marLeft w:val="480"/>
          <w:marRight w:val="0"/>
          <w:marTop w:val="0"/>
          <w:marBottom w:val="0"/>
          <w:divBdr>
            <w:top w:val="none" w:sz="0" w:space="0" w:color="auto"/>
            <w:left w:val="none" w:sz="0" w:space="0" w:color="auto"/>
            <w:bottom w:val="none" w:sz="0" w:space="0" w:color="auto"/>
            <w:right w:val="none" w:sz="0" w:space="0" w:color="auto"/>
          </w:divBdr>
        </w:div>
        <w:div w:id="285891265">
          <w:marLeft w:val="480"/>
          <w:marRight w:val="0"/>
          <w:marTop w:val="0"/>
          <w:marBottom w:val="0"/>
          <w:divBdr>
            <w:top w:val="none" w:sz="0" w:space="0" w:color="auto"/>
            <w:left w:val="none" w:sz="0" w:space="0" w:color="auto"/>
            <w:bottom w:val="none" w:sz="0" w:space="0" w:color="auto"/>
            <w:right w:val="none" w:sz="0" w:space="0" w:color="auto"/>
          </w:divBdr>
        </w:div>
        <w:div w:id="313415547">
          <w:marLeft w:val="480"/>
          <w:marRight w:val="0"/>
          <w:marTop w:val="0"/>
          <w:marBottom w:val="0"/>
          <w:divBdr>
            <w:top w:val="none" w:sz="0" w:space="0" w:color="auto"/>
            <w:left w:val="none" w:sz="0" w:space="0" w:color="auto"/>
            <w:bottom w:val="none" w:sz="0" w:space="0" w:color="auto"/>
            <w:right w:val="none" w:sz="0" w:space="0" w:color="auto"/>
          </w:divBdr>
        </w:div>
        <w:div w:id="335617085">
          <w:marLeft w:val="480"/>
          <w:marRight w:val="0"/>
          <w:marTop w:val="0"/>
          <w:marBottom w:val="0"/>
          <w:divBdr>
            <w:top w:val="none" w:sz="0" w:space="0" w:color="auto"/>
            <w:left w:val="none" w:sz="0" w:space="0" w:color="auto"/>
            <w:bottom w:val="none" w:sz="0" w:space="0" w:color="auto"/>
            <w:right w:val="none" w:sz="0" w:space="0" w:color="auto"/>
          </w:divBdr>
        </w:div>
        <w:div w:id="356546140">
          <w:marLeft w:val="480"/>
          <w:marRight w:val="0"/>
          <w:marTop w:val="0"/>
          <w:marBottom w:val="0"/>
          <w:divBdr>
            <w:top w:val="none" w:sz="0" w:space="0" w:color="auto"/>
            <w:left w:val="none" w:sz="0" w:space="0" w:color="auto"/>
            <w:bottom w:val="none" w:sz="0" w:space="0" w:color="auto"/>
            <w:right w:val="none" w:sz="0" w:space="0" w:color="auto"/>
          </w:divBdr>
        </w:div>
        <w:div w:id="358891270">
          <w:marLeft w:val="480"/>
          <w:marRight w:val="0"/>
          <w:marTop w:val="0"/>
          <w:marBottom w:val="0"/>
          <w:divBdr>
            <w:top w:val="none" w:sz="0" w:space="0" w:color="auto"/>
            <w:left w:val="none" w:sz="0" w:space="0" w:color="auto"/>
            <w:bottom w:val="none" w:sz="0" w:space="0" w:color="auto"/>
            <w:right w:val="none" w:sz="0" w:space="0" w:color="auto"/>
          </w:divBdr>
        </w:div>
        <w:div w:id="361324768">
          <w:marLeft w:val="480"/>
          <w:marRight w:val="0"/>
          <w:marTop w:val="0"/>
          <w:marBottom w:val="0"/>
          <w:divBdr>
            <w:top w:val="none" w:sz="0" w:space="0" w:color="auto"/>
            <w:left w:val="none" w:sz="0" w:space="0" w:color="auto"/>
            <w:bottom w:val="none" w:sz="0" w:space="0" w:color="auto"/>
            <w:right w:val="none" w:sz="0" w:space="0" w:color="auto"/>
          </w:divBdr>
        </w:div>
        <w:div w:id="361446641">
          <w:marLeft w:val="480"/>
          <w:marRight w:val="0"/>
          <w:marTop w:val="0"/>
          <w:marBottom w:val="0"/>
          <w:divBdr>
            <w:top w:val="none" w:sz="0" w:space="0" w:color="auto"/>
            <w:left w:val="none" w:sz="0" w:space="0" w:color="auto"/>
            <w:bottom w:val="none" w:sz="0" w:space="0" w:color="auto"/>
            <w:right w:val="none" w:sz="0" w:space="0" w:color="auto"/>
          </w:divBdr>
        </w:div>
        <w:div w:id="421074373">
          <w:marLeft w:val="480"/>
          <w:marRight w:val="0"/>
          <w:marTop w:val="0"/>
          <w:marBottom w:val="0"/>
          <w:divBdr>
            <w:top w:val="none" w:sz="0" w:space="0" w:color="auto"/>
            <w:left w:val="none" w:sz="0" w:space="0" w:color="auto"/>
            <w:bottom w:val="none" w:sz="0" w:space="0" w:color="auto"/>
            <w:right w:val="none" w:sz="0" w:space="0" w:color="auto"/>
          </w:divBdr>
        </w:div>
        <w:div w:id="431820201">
          <w:marLeft w:val="480"/>
          <w:marRight w:val="0"/>
          <w:marTop w:val="0"/>
          <w:marBottom w:val="0"/>
          <w:divBdr>
            <w:top w:val="none" w:sz="0" w:space="0" w:color="auto"/>
            <w:left w:val="none" w:sz="0" w:space="0" w:color="auto"/>
            <w:bottom w:val="none" w:sz="0" w:space="0" w:color="auto"/>
            <w:right w:val="none" w:sz="0" w:space="0" w:color="auto"/>
          </w:divBdr>
        </w:div>
        <w:div w:id="483929693">
          <w:marLeft w:val="480"/>
          <w:marRight w:val="0"/>
          <w:marTop w:val="0"/>
          <w:marBottom w:val="0"/>
          <w:divBdr>
            <w:top w:val="none" w:sz="0" w:space="0" w:color="auto"/>
            <w:left w:val="none" w:sz="0" w:space="0" w:color="auto"/>
            <w:bottom w:val="none" w:sz="0" w:space="0" w:color="auto"/>
            <w:right w:val="none" w:sz="0" w:space="0" w:color="auto"/>
          </w:divBdr>
        </w:div>
        <w:div w:id="592082584">
          <w:marLeft w:val="480"/>
          <w:marRight w:val="0"/>
          <w:marTop w:val="0"/>
          <w:marBottom w:val="0"/>
          <w:divBdr>
            <w:top w:val="none" w:sz="0" w:space="0" w:color="auto"/>
            <w:left w:val="none" w:sz="0" w:space="0" w:color="auto"/>
            <w:bottom w:val="none" w:sz="0" w:space="0" w:color="auto"/>
            <w:right w:val="none" w:sz="0" w:space="0" w:color="auto"/>
          </w:divBdr>
        </w:div>
        <w:div w:id="628165739">
          <w:marLeft w:val="480"/>
          <w:marRight w:val="0"/>
          <w:marTop w:val="0"/>
          <w:marBottom w:val="0"/>
          <w:divBdr>
            <w:top w:val="none" w:sz="0" w:space="0" w:color="auto"/>
            <w:left w:val="none" w:sz="0" w:space="0" w:color="auto"/>
            <w:bottom w:val="none" w:sz="0" w:space="0" w:color="auto"/>
            <w:right w:val="none" w:sz="0" w:space="0" w:color="auto"/>
          </w:divBdr>
        </w:div>
        <w:div w:id="638995367">
          <w:marLeft w:val="480"/>
          <w:marRight w:val="0"/>
          <w:marTop w:val="0"/>
          <w:marBottom w:val="0"/>
          <w:divBdr>
            <w:top w:val="none" w:sz="0" w:space="0" w:color="auto"/>
            <w:left w:val="none" w:sz="0" w:space="0" w:color="auto"/>
            <w:bottom w:val="none" w:sz="0" w:space="0" w:color="auto"/>
            <w:right w:val="none" w:sz="0" w:space="0" w:color="auto"/>
          </w:divBdr>
        </w:div>
        <w:div w:id="666714502">
          <w:marLeft w:val="480"/>
          <w:marRight w:val="0"/>
          <w:marTop w:val="0"/>
          <w:marBottom w:val="0"/>
          <w:divBdr>
            <w:top w:val="none" w:sz="0" w:space="0" w:color="auto"/>
            <w:left w:val="none" w:sz="0" w:space="0" w:color="auto"/>
            <w:bottom w:val="none" w:sz="0" w:space="0" w:color="auto"/>
            <w:right w:val="none" w:sz="0" w:space="0" w:color="auto"/>
          </w:divBdr>
        </w:div>
        <w:div w:id="678972393">
          <w:marLeft w:val="480"/>
          <w:marRight w:val="0"/>
          <w:marTop w:val="0"/>
          <w:marBottom w:val="0"/>
          <w:divBdr>
            <w:top w:val="none" w:sz="0" w:space="0" w:color="auto"/>
            <w:left w:val="none" w:sz="0" w:space="0" w:color="auto"/>
            <w:bottom w:val="none" w:sz="0" w:space="0" w:color="auto"/>
            <w:right w:val="none" w:sz="0" w:space="0" w:color="auto"/>
          </w:divBdr>
        </w:div>
        <w:div w:id="681667539">
          <w:marLeft w:val="480"/>
          <w:marRight w:val="0"/>
          <w:marTop w:val="0"/>
          <w:marBottom w:val="0"/>
          <w:divBdr>
            <w:top w:val="none" w:sz="0" w:space="0" w:color="auto"/>
            <w:left w:val="none" w:sz="0" w:space="0" w:color="auto"/>
            <w:bottom w:val="none" w:sz="0" w:space="0" w:color="auto"/>
            <w:right w:val="none" w:sz="0" w:space="0" w:color="auto"/>
          </w:divBdr>
        </w:div>
        <w:div w:id="692003654">
          <w:marLeft w:val="480"/>
          <w:marRight w:val="0"/>
          <w:marTop w:val="0"/>
          <w:marBottom w:val="0"/>
          <w:divBdr>
            <w:top w:val="none" w:sz="0" w:space="0" w:color="auto"/>
            <w:left w:val="none" w:sz="0" w:space="0" w:color="auto"/>
            <w:bottom w:val="none" w:sz="0" w:space="0" w:color="auto"/>
            <w:right w:val="none" w:sz="0" w:space="0" w:color="auto"/>
          </w:divBdr>
        </w:div>
        <w:div w:id="700128757">
          <w:marLeft w:val="480"/>
          <w:marRight w:val="0"/>
          <w:marTop w:val="0"/>
          <w:marBottom w:val="0"/>
          <w:divBdr>
            <w:top w:val="none" w:sz="0" w:space="0" w:color="auto"/>
            <w:left w:val="none" w:sz="0" w:space="0" w:color="auto"/>
            <w:bottom w:val="none" w:sz="0" w:space="0" w:color="auto"/>
            <w:right w:val="none" w:sz="0" w:space="0" w:color="auto"/>
          </w:divBdr>
        </w:div>
        <w:div w:id="781068211">
          <w:marLeft w:val="480"/>
          <w:marRight w:val="0"/>
          <w:marTop w:val="0"/>
          <w:marBottom w:val="0"/>
          <w:divBdr>
            <w:top w:val="none" w:sz="0" w:space="0" w:color="auto"/>
            <w:left w:val="none" w:sz="0" w:space="0" w:color="auto"/>
            <w:bottom w:val="none" w:sz="0" w:space="0" w:color="auto"/>
            <w:right w:val="none" w:sz="0" w:space="0" w:color="auto"/>
          </w:divBdr>
        </w:div>
        <w:div w:id="787701820">
          <w:marLeft w:val="480"/>
          <w:marRight w:val="0"/>
          <w:marTop w:val="0"/>
          <w:marBottom w:val="0"/>
          <w:divBdr>
            <w:top w:val="none" w:sz="0" w:space="0" w:color="auto"/>
            <w:left w:val="none" w:sz="0" w:space="0" w:color="auto"/>
            <w:bottom w:val="none" w:sz="0" w:space="0" w:color="auto"/>
            <w:right w:val="none" w:sz="0" w:space="0" w:color="auto"/>
          </w:divBdr>
        </w:div>
        <w:div w:id="790056681">
          <w:marLeft w:val="480"/>
          <w:marRight w:val="0"/>
          <w:marTop w:val="0"/>
          <w:marBottom w:val="0"/>
          <w:divBdr>
            <w:top w:val="none" w:sz="0" w:space="0" w:color="auto"/>
            <w:left w:val="none" w:sz="0" w:space="0" w:color="auto"/>
            <w:bottom w:val="none" w:sz="0" w:space="0" w:color="auto"/>
            <w:right w:val="none" w:sz="0" w:space="0" w:color="auto"/>
          </w:divBdr>
        </w:div>
        <w:div w:id="802969920">
          <w:marLeft w:val="480"/>
          <w:marRight w:val="0"/>
          <w:marTop w:val="0"/>
          <w:marBottom w:val="0"/>
          <w:divBdr>
            <w:top w:val="none" w:sz="0" w:space="0" w:color="auto"/>
            <w:left w:val="none" w:sz="0" w:space="0" w:color="auto"/>
            <w:bottom w:val="none" w:sz="0" w:space="0" w:color="auto"/>
            <w:right w:val="none" w:sz="0" w:space="0" w:color="auto"/>
          </w:divBdr>
        </w:div>
        <w:div w:id="857425623">
          <w:marLeft w:val="480"/>
          <w:marRight w:val="0"/>
          <w:marTop w:val="0"/>
          <w:marBottom w:val="0"/>
          <w:divBdr>
            <w:top w:val="none" w:sz="0" w:space="0" w:color="auto"/>
            <w:left w:val="none" w:sz="0" w:space="0" w:color="auto"/>
            <w:bottom w:val="none" w:sz="0" w:space="0" w:color="auto"/>
            <w:right w:val="none" w:sz="0" w:space="0" w:color="auto"/>
          </w:divBdr>
        </w:div>
        <w:div w:id="888808376">
          <w:marLeft w:val="480"/>
          <w:marRight w:val="0"/>
          <w:marTop w:val="0"/>
          <w:marBottom w:val="0"/>
          <w:divBdr>
            <w:top w:val="none" w:sz="0" w:space="0" w:color="auto"/>
            <w:left w:val="none" w:sz="0" w:space="0" w:color="auto"/>
            <w:bottom w:val="none" w:sz="0" w:space="0" w:color="auto"/>
            <w:right w:val="none" w:sz="0" w:space="0" w:color="auto"/>
          </w:divBdr>
        </w:div>
        <w:div w:id="889536443">
          <w:marLeft w:val="480"/>
          <w:marRight w:val="0"/>
          <w:marTop w:val="0"/>
          <w:marBottom w:val="0"/>
          <w:divBdr>
            <w:top w:val="none" w:sz="0" w:space="0" w:color="auto"/>
            <w:left w:val="none" w:sz="0" w:space="0" w:color="auto"/>
            <w:bottom w:val="none" w:sz="0" w:space="0" w:color="auto"/>
            <w:right w:val="none" w:sz="0" w:space="0" w:color="auto"/>
          </w:divBdr>
        </w:div>
        <w:div w:id="921334386">
          <w:marLeft w:val="480"/>
          <w:marRight w:val="0"/>
          <w:marTop w:val="0"/>
          <w:marBottom w:val="0"/>
          <w:divBdr>
            <w:top w:val="none" w:sz="0" w:space="0" w:color="auto"/>
            <w:left w:val="none" w:sz="0" w:space="0" w:color="auto"/>
            <w:bottom w:val="none" w:sz="0" w:space="0" w:color="auto"/>
            <w:right w:val="none" w:sz="0" w:space="0" w:color="auto"/>
          </w:divBdr>
        </w:div>
        <w:div w:id="930510996">
          <w:marLeft w:val="480"/>
          <w:marRight w:val="0"/>
          <w:marTop w:val="0"/>
          <w:marBottom w:val="0"/>
          <w:divBdr>
            <w:top w:val="none" w:sz="0" w:space="0" w:color="auto"/>
            <w:left w:val="none" w:sz="0" w:space="0" w:color="auto"/>
            <w:bottom w:val="none" w:sz="0" w:space="0" w:color="auto"/>
            <w:right w:val="none" w:sz="0" w:space="0" w:color="auto"/>
          </w:divBdr>
        </w:div>
        <w:div w:id="1002858197">
          <w:marLeft w:val="480"/>
          <w:marRight w:val="0"/>
          <w:marTop w:val="0"/>
          <w:marBottom w:val="0"/>
          <w:divBdr>
            <w:top w:val="none" w:sz="0" w:space="0" w:color="auto"/>
            <w:left w:val="none" w:sz="0" w:space="0" w:color="auto"/>
            <w:bottom w:val="none" w:sz="0" w:space="0" w:color="auto"/>
            <w:right w:val="none" w:sz="0" w:space="0" w:color="auto"/>
          </w:divBdr>
        </w:div>
        <w:div w:id="1003051366">
          <w:marLeft w:val="480"/>
          <w:marRight w:val="0"/>
          <w:marTop w:val="0"/>
          <w:marBottom w:val="0"/>
          <w:divBdr>
            <w:top w:val="none" w:sz="0" w:space="0" w:color="auto"/>
            <w:left w:val="none" w:sz="0" w:space="0" w:color="auto"/>
            <w:bottom w:val="none" w:sz="0" w:space="0" w:color="auto"/>
            <w:right w:val="none" w:sz="0" w:space="0" w:color="auto"/>
          </w:divBdr>
        </w:div>
        <w:div w:id="1029258653">
          <w:marLeft w:val="480"/>
          <w:marRight w:val="0"/>
          <w:marTop w:val="0"/>
          <w:marBottom w:val="0"/>
          <w:divBdr>
            <w:top w:val="none" w:sz="0" w:space="0" w:color="auto"/>
            <w:left w:val="none" w:sz="0" w:space="0" w:color="auto"/>
            <w:bottom w:val="none" w:sz="0" w:space="0" w:color="auto"/>
            <w:right w:val="none" w:sz="0" w:space="0" w:color="auto"/>
          </w:divBdr>
        </w:div>
        <w:div w:id="1046642423">
          <w:marLeft w:val="480"/>
          <w:marRight w:val="0"/>
          <w:marTop w:val="0"/>
          <w:marBottom w:val="0"/>
          <w:divBdr>
            <w:top w:val="none" w:sz="0" w:space="0" w:color="auto"/>
            <w:left w:val="none" w:sz="0" w:space="0" w:color="auto"/>
            <w:bottom w:val="none" w:sz="0" w:space="0" w:color="auto"/>
            <w:right w:val="none" w:sz="0" w:space="0" w:color="auto"/>
          </w:divBdr>
        </w:div>
        <w:div w:id="1067268273">
          <w:marLeft w:val="480"/>
          <w:marRight w:val="0"/>
          <w:marTop w:val="0"/>
          <w:marBottom w:val="0"/>
          <w:divBdr>
            <w:top w:val="none" w:sz="0" w:space="0" w:color="auto"/>
            <w:left w:val="none" w:sz="0" w:space="0" w:color="auto"/>
            <w:bottom w:val="none" w:sz="0" w:space="0" w:color="auto"/>
            <w:right w:val="none" w:sz="0" w:space="0" w:color="auto"/>
          </w:divBdr>
        </w:div>
        <w:div w:id="1104882238">
          <w:marLeft w:val="480"/>
          <w:marRight w:val="0"/>
          <w:marTop w:val="0"/>
          <w:marBottom w:val="0"/>
          <w:divBdr>
            <w:top w:val="none" w:sz="0" w:space="0" w:color="auto"/>
            <w:left w:val="none" w:sz="0" w:space="0" w:color="auto"/>
            <w:bottom w:val="none" w:sz="0" w:space="0" w:color="auto"/>
            <w:right w:val="none" w:sz="0" w:space="0" w:color="auto"/>
          </w:divBdr>
        </w:div>
        <w:div w:id="1110129232">
          <w:marLeft w:val="480"/>
          <w:marRight w:val="0"/>
          <w:marTop w:val="0"/>
          <w:marBottom w:val="0"/>
          <w:divBdr>
            <w:top w:val="none" w:sz="0" w:space="0" w:color="auto"/>
            <w:left w:val="none" w:sz="0" w:space="0" w:color="auto"/>
            <w:bottom w:val="none" w:sz="0" w:space="0" w:color="auto"/>
            <w:right w:val="none" w:sz="0" w:space="0" w:color="auto"/>
          </w:divBdr>
        </w:div>
        <w:div w:id="1123108772">
          <w:marLeft w:val="480"/>
          <w:marRight w:val="0"/>
          <w:marTop w:val="0"/>
          <w:marBottom w:val="0"/>
          <w:divBdr>
            <w:top w:val="none" w:sz="0" w:space="0" w:color="auto"/>
            <w:left w:val="none" w:sz="0" w:space="0" w:color="auto"/>
            <w:bottom w:val="none" w:sz="0" w:space="0" w:color="auto"/>
            <w:right w:val="none" w:sz="0" w:space="0" w:color="auto"/>
          </w:divBdr>
        </w:div>
        <w:div w:id="1146438066">
          <w:marLeft w:val="480"/>
          <w:marRight w:val="0"/>
          <w:marTop w:val="0"/>
          <w:marBottom w:val="0"/>
          <w:divBdr>
            <w:top w:val="none" w:sz="0" w:space="0" w:color="auto"/>
            <w:left w:val="none" w:sz="0" w:space="0" w:color="auto"/>
            <w:bottom w:val="none" w:sz="0" w:space="0" w:color="auto"/>
            <w:right w:val="none" w:sz="0" w:space="0" w:color="auto"/>
          </w:divBdr>
        </w:div>
        <w:div w:id="1154949999">
          <w:marLeft w:val="480"/>
          <w:marRight w:val="0"/>
          <w:marTop w:val="0"/>
          <w:marBottom w:val="0"/>
          <w:divBdr>
            <w:top w:val="none" w:sz="0" w:space="0" w:color="auto"/>
            <w:left w:val="none" w:sz="0" w:space="0" w:color="auto"/>
            <w:bottom w:val="none" w:sz="0" w:space="0" w:color="auto"/>
            <w:right w:val="none" w:sz="0" w:space="0" w:color="auto"/>
          </w:divBdr>
        </w:div>
        <w:div w:id="1163351580">
          <w:marLeft w:val="480"/>
          <w:marRight w:val="0"/>
          <w:marTop w:val="0"/>
          <w:marBottom w:val="0"/>
          <w:divBdr>
            <w:top w:val="none" w:sz="0" w:space="0" w:color="auto"/>
            <w:left w:val="none" w:sz="0" w:space="0" w:color="auto"/>
            <w:bottom w:val="none" w:sz="0" w:space="0" w:color="auto"/>
            <w:right w:val="none" w:sz="0" w:space="0" w:color="auto"/>
          </w:divBdr>
        </w:div>
        <w:div w:id="1189414056">
          <w:marLeft w:val="480"/>
          <w:marRight w:val="0"/>
          <w:marTop w:val="0"/>
          <w:marBottom w:val="0"/>
          <w:divBdr>
            <w:top w:val="none" w:sz="0" w:space="0" w:color="auto"/>
            <w:left w:val="none" w:sz="0" w:space="0" w:color="auto"/>
            <w:bottom w:val="none" w:sz="0" w:space="0" w:color="auto"/>
            <w:right w:val="none" w:sz="0" w:space="0" w:color="auto"/>
          </w:divBdr>
        </w:div>
        <w:div w:id="1197349553">
          <w:marLeft w:val="480"/>
          <w:marRight w:val="0"/>
          <w:marTop w:val="0"/>
          <w:marBottom w:val="0"/>
          <w:divBdr>
            <w:top w:val="none" w:sz="0" w:space="0" w:color="auto"/>
            <w:left w:val="none" w:sz="0" w:space="0" w:color="auto"/>
            <w:bottom w:val="none" w:sz="0" w:space="0" w:color="auto"/>
            <w:right w:val="none" w:sz="0" w:space="0" w:color="auto"/>
          </w:divBdr>
        </w:div>
        <w:div w:id="1230847566">
          <w:marLeft w:val="480"/>
          <w:marRight w:val="0"/>
          <w:marTop w:val="0"/>
          <w:marBottom w:val="0"/>
          <w:divBdr>
            <w:top w:val="none" w:sz="0" w:space="0" w:color="auto"/>
            <w:left w:val="none" w:sz="0" w:space="0" w:color="auto"/>
            <w:bottom w:val="none" w:sz="0" w:space="0" w:color="auto"/>
            <w:right w:val="none" w:sz="0" w:space="0" w:color="auto"/>
          </w:divBdr>
        </w:div>
        <w:div w:id="1244679841">
          <w:marLeft w:val="480"/>
          <w:marRight w:val="0"/>
          <w:marTop w:val="0"/>
          <w:marBottom w:val="0"/>
          <w:divBdr>
            <w:top w:val="none" w:sz="0" w:space="0" w:color="auto"/>
            <w:left w:val="none" w:sz="0" w:space="0" w:color="auto"/>
            <w:bottom w:val="none" w:sz="0" w:space="0" w:color="auto"/>
            <w:right w:val="none" w:sz="0" w:space="0" w:color="auto"/>
          </w:divBdr>
        </w:div>
        <w:div w:id="1245451428">
          <w:marLeft w:val="480"/>
          <w:marRight w:val="0"/>
          <w:marTop w:val="0"/>
          <w:marBottom w:val="0"/>
          <w:divBdr>
            <w:top w:val="none" w:sz="0" w:space="0" w:color="auto"/>
            <w:left w:val="none" w:sz="0" w:space="0" w:color="auto"/>
            <w:bottom w:val="none" w:sz="0" w:space="0" w:color="auto"/>
            <w:right w:val="none" w:sz="0" w:space="0" w:color="auto"/>
          </w:divBdr>
        </w:div>
        <w:div w:id="1255820821">
          <w:marLeft w:val="480"/>
          <w:marRight w:val="0"/>
          <w:marTop w:val="0"/>
          <w:marBottom w:val="0"/>
          <w:divBdr>
            <w:top w:val="none" w:sz="0" w:space="0" w:color="auto"/>
            <w:left w:val="none" w:sz="0" w:space="0" w:color="auto"/>
            <w:bottom w:val="none" w:sz="0" w:space="0" w:color="auto"/>
            <w:right w:val="none" w:sz="0" w:space="0" w:color="auto"/>
          </w:divBdr>
        </w:div>
        <w:div w:id="1292519425">
          <w:marLeft w:val="480"/>
          <w:marRight w:val="0"/>
          <w:marTop w:val="0"/>
          <w:marBottom w:val="0"/>
          <w:divBdr>
            <w:top w:val="none" w:sz="0" w:space="0" w:color="auto"/>
            <w:left w:val="none" w:sz="0" w:space="0" w:color="auto"/>
            <w:bottom w:val="none" w:sz="0" w:space="0" w:color="auto"/>
            <w:right w:val="none" w:sz="0" w:space="0" w:color="auto"/>
          </w:divBdr>
        </w:div>
        <w:div w:id="1292782690">
          <w:marLeft w:val="480"/>
          <w:marRight w:val="0"/>
          <w:marTop w:val="0"/>
          <w:marBottom w:val="0"/>
          <w:divBdr>
            <w:top w:val="none" w:sz="0" w:space="0" w:color="auto"/>
            <w:left w:val="none" w:sz="0" w:space="0" w:color="auto"/>
            <w:bottom w:val="none" w:sz="0" w:space="0" w:color="auto"/>
            <w:right w:val="none" w:sz="0" w:space="0" w:color="auto"/>
          </w:divBdr>
        </w:div>
        <w:div w:id="1308432028">
          <w:marLeft w:val="480"/>
          <w:marRight w:val="0"/>
          <w:marTop w:val="0"/>
          <w:marBottom w:val="0"/>
          <w:divBdr>
            <w:top w:val="none" w:sz="0" w:space="0" w:color="auto"/>
            <w:left w:val="none" w:sz="0" w:space="0" w:color="auto"/>
            <w:bottom w:val="none" w:sz="0" w:space="0" w:color="auto"/>
            <w:right w:val="none" w:sz="0" w:space="0" w:color="auto"/>
          </w:divBdr>
        </w:div>
        <w:div w:id="1379941109">
          <w:marLeft w:val="480"/>
          <w:marRight w:val="0"/>
          <w:marTop w:val="0"/>
          <w:marBottom w:val="0"/>
          <w:divBdr>
            <w:top w:val="none" w:sz="0" w:space="0" w:color="auto"/>
            <w:left w:val="none" w:sz="0" w:space="0" w:color="auto"/>
            <w:bottom w:val="none" w:sz="0" w:space="0" w:color="auto"/>
            <w:right w:val="none" w:sz="0" w:space="0" w:color="auto"/>
          </w:divBdr>
        </w:div>
        <w:div w:id="1381441904">
          <w:marLeft w:val="480"/>
          <w:marRight w:val="0"/>
          <w:marTop w:val="0"/>
          <w:marBottom w:val="0"/>
          <w:divBdr>
            <w:top w:val="none" w:sz="0" w:space="0" w:color="auto"/>
            <w:left w:val="none" w:sz="0" w:space="0" w:color="auto"/>
            <w:bottom w:val="none" w:sz="0" w:space="0" w:color="auto"/>
            <w:right w:val="none" w:sz="0" w:space="0" w:color="auto"/>
          </w:divBdr>
        </w:div>
        <w:div w:id="1420518034">
          <w:marLeft w:val="480"/>
          <w:marRight w:val="0"/>
          <w:marTop w:val="0"/>
          <w:marBottom w:val="0"/>
          <w:divBdr>
            <w:top w:val="none" w:sz="0" w:space="0" w:color="auto"/>
            <w:left w:val="none" w:sz="0" w:space="0" w:color="auto"/>
            <w:bottom w:val="none" w:sz="0" w:space="0" w:color="auto"/>
            <w:right w:val="none" w:sz="0" w:space="0" w:color="auto"/>
          </w:divBdr>
        </w:div>
        <w:div w:id="1424915000">
          <w:marLeft w:val="480"/>
          <w:marRight w:val="0"/>
          <w:marTop w:val="0"/>
          <w:marBottom w:val="0"/>
          <w:divBdr>
            <w:top w:val="none" w:sz="0" w:space="0" w:color="auto"/>
            <w:left w:val="none" w:sz="0" w:space="0" w:color="auto"/>
            <w:bottom w:val="none" w:sz="0" w:space="0" w:color="auto"/>
            <w:right w:val="none" w:sz="0" w:space="0" w:color="auto"/>
          </w:divBdr>
        </w:div>
        <w:div w:id="1453287449">
          <w:marLeft w:val="480"/>
          <w:marRight w:val="0"/>
          <w:marTop w:val="0"/>
          <w:marBottom w:val="0"/>
          <w:divBdr>
            <w:top w:val="none" w:sz="0" w:space="0" w:color="auto"/>
            <w:left w:val="none" w:sz="0" w:space="0" w:color="auto"/>
            <w:bottom w:val="none" w:sz="0" w:space="0" w:color="auto"/>
            <w:right w:val="none" w:sz="0" w:space="0" w:color="auto"/>
          </w:divBdr>
        </w:div>
        <w:div w:id="1489709338">
          <w:marLeft w:val="480"/>
          <w:marRight w:val="0"/>
          <w:marTop w:val="0"/>
          <w:marBottom w:val="0"/>
          <w:divBdr>
            <w:top w:val="none" w:sz="0" w:space="0" w:color="auto"/>
            <w:left w:val="none" w:sz="0" w:space="0" w:color="auto"/>
            <w:bottom w:val="none" w:sz="0" w:space="0" w:color="auto"/>
            <w:right w:val="none" w:sz="0" w:space="0" w:color="auto"/>
          </w:divBdr>
        </w:div>
        <w:div w:id="1517885579">
          <w:marLeft w:val="480"/>
          <w:marRight w:val="0"/>
          <w:marTop w:val="0"/>
          <w:marBottom w:val="0"/>
          <w:divBdr>
            <w:top w:val="none" w:sz="0" w:space="0" w:color="auto"/>
            <w:left w:val="none" w:sz="0" w:space="0" w:color="auto"/>
            <w:bottom w:val="none" w:sz="0" w:space="0" w:color="auto"/>
            <w:right w:val="none" w:sz="0" w:space="0" w:color="auto"/>
          </w:divBdr>
        </w:div>
        <w:div w:id="1595818341">
          <w:marLeft w:val="480"/>
          <w:marRight w:val="0"/>
          <w:marTop w:val="0"/>
          <w:marBottom w:val="0"/>
          <w:divBdr>
            <w:top w:val="none" w:sz="0" w:space="0" w:color="auto"/>
            <w:left w:val="none" w:sz="0" w:space="0" w:color="auto"/>
            <w:bottom w:val="none" w:sz="0" w:space="0" w:color="auto"/>
            <w:right w:val="none" w:sz="0" w:space="0" w:color="auto"/>
          </w:divBdr>
        </w:div>
        <w:div w:id="1641614403">
          <w:marLeft w:val="480"/>
          <w:marRight w:val="0"/>
          <w:marTop w:val="0"/>
          <w:marBottom w:val="0"/>
          <w:divBdr>
            <w:top w:val="none" w:sz="0" w:space="0" w:color="auto"/>
            <w:left w:val="none" w:sz="0" w:space="0" w:color="auto"/>
            <w:bottom w:val="none" w:sz="0" w:space="0" w:color="auto"/>
            <w:right w:val="none" w:sz="0" w:space="0" w:color="auto"/>
          </w:divBdr>
        </w:div>
        <w:div w:id="1650556281">
          <w:marLeft w:val="480"/>
          <w:marRight w:val="0"/>
          <w:marTop w:val="0"/>
          <w:marBottom w:val="0"/>
          <w:divBdr>
            <w:top w:val="none" w:sz="0" w:space="0" w:color="auto"/>
            <w:left w:val="none" w:sz="0" w:space="0" w:color="auto"/>
            <w:bottom w:val="none" w:sz="0" w:space="0" w:color="auto"/>
            <w:right w:val="none" w:sz="0" w:space="0" w:color="auto"/>
          </w:divBdr>
        </w:div>
        <w:div w:id="1659965633">
          <w:marLeft w:val="480"/>
          <w:marRight w:val="0"/>
          <w:marTop w:val="0"/>
          <w:marBottom w:val="0"/>
          <w:divBdr>
            <w:top w:val="none" w:sz="0" w:space="0" w:color="auto"/>
            <w:left w:val="none" w:sz="0" w:space="0" w:color="auto"/>
            <w:bottom w:val="none" w:sz="0" w:space="0" w:color="auto"/>
            <w:right w:val="none" w:sz="0" w:space="0" w:color="auto"/>
          </w:divBdr>
        </w:div>
        <w:div w:id="1678115365">
          <w:marLeft w:val="480"/>
          <w:marRight w:val="0"/>
          <w:marTop w:val="0"/>
          <w:marBottom w:val="0"/>
          <w:divBdr>
            <w:top w:val="none" w:sz="0" w:space="0" w:color="auto"/>
            <w:left w:val="none" w:sz="0" w:space="0" w:color="auto"/>
            <w:bottom w:val="none" w:sz="0" w:space="0" w:color="auto"/>
            <w:right w:val="none" w:sz="0" w:space="0" w:color="auto"/>
          </w:divBdr>
        </w:div>
        <w:div w:id="1715614904">
          <w:marLeft w:val="480"/>
          <w:marRight w:val="0"/>
          <w:marTop w:val="0"/>
          <w:marBottom w:val="0"/>
          <w:divBdr>
            <w:top w:val="none" w:sz="0" w:space="0" w:color="auto"/>
            <w:left w:val="none" w:sz="0" w:space="0" w:color="auto"/>
            <w:bottom w:val="none" w:sz="0" w:space="0" w:color="auto"/>
            <w:right w:val="none" w:sz="0" w:space="0" w:color="auto"/>
          </w:divBdr>
        </w:div>
        <w:div w:id="1735278776">
          <w:marLeft w:val="480"/>
          <w:marRight w:val="0"/>
          <w:marTop w:val="0"/>
          <w:marBottom w:val="0"/>
          <w:divBdr>
            <w:top w:val="none" w:sz="0" w:space="0" w:color="auto"/>
            <w:left w:val="none" w:sz="0" w:space="0" w:color="auto"/>
            <w:bottom w:val="none" w:sz="0" w:space="0" w:color="auto"/>
            <w:right w:val="none" w:sz="0" w:space="0" w:color="auto"/>
          </w:divBdr>
        </w:div>
        <w:div w:id="1808231696">
          <w:marLeft w:val="480"/>
          <w:marRight w:val="0"/>
          <w:marTop w:val="0"/>
          <w:marBottom w:val="0"/>
          <w:divBdr>
            <w:top w:val="none" w:sz="0" w:space="0" w:color="auto"/>
            <w:left w:val="none" w:sz="0" w:space="0" w:color="auto"/>
            <w:bottom w:val="none" w:sz="0" w:space="0" w:color="auto"/>
            <w:right w:val="none" w:sz="0" w:space="0" w:color="auto"/>
          </w:divBdr>
        </w:div>
        <w:div w:id="1826816196">
          <w:marLeft w:val="480"/>
          <w:marRight w:val="0"/>
          <w:marTop w:val="0"/>
          <w:marBottom w:val="0"/>
          <w:divBdr>
            <w:top w:val="none" w:sz="0" w:space="0" w:color="auto"/>
            <w:left w:val="none" w:sz="0" w:space="0" w:color="auto"/>
            <w:bottom w:val="none" w:sz="0" w:space="0" w:color="auto"/>
            <w:right w:val="none" w:sz="0" w:space="0" w:color="auto"/>
          </w:divBdr>
        </w:div>
        <w:div w:id="1842234642">
          <w:marLeft w:val="480"/>
          <w:marRight w:val="0"/>
          <w:marTop w:val="0"/>
          <w:marBottom w:val="0"/>
          <w:divBdr>
            <w:top w:val="none" w:sz="0" w:space="0" w:color="auto"/>
            <w:left w:val="none" w:sz="0" w:space="0" w:color="auto"/>
            <w:bottom w:val="none" w:sz="0" w:space="0" w:color="auto"/>
            <w:right w:val="none" w:sz="0" w:space="0" w:color="auto"/>
          </w:divBdr>
        </w:div>
        <w:div w:id="1903710474">
          <w:marLeft w:val="480"/>
          <w:marRight w:val="0"/>
          <w:marTop w:val="0"/>
          <w:marBottom w:val="0"/>
          <w:divBdr>
            <w:top w:val="none" w:sz="0" w:space="0" w:color="auto"/>
            <w:left w:val="none" w:sz="0" w:space="0" w:color="auto"/>
            <w:bottom w:val="none" w:sz="0" w:space="0" w:color="auto"/>
            <w:right w:val="none" w:sz="0" w:space="0" w:color="auto"/>
          </w:divBdr>
        </w:div>
        <w:div w:id="1961493521">
          <w:marLeft w:val="480"/>
          <w:marRight w:val="0"/>
          <w:marTop w:val="0"/>
          <w:marBottom w:val="0"/>
          <w:divBdr>
            <w:top w:val="none" w:sz="0" w:space="0" w:color="auto"/>
            <w:left w:val="none" w:sz="0" w:space="0" w:color="auto"/>
            <w:bottom w:val="none" w:sz="0" w:space="0" w:color="auto"/>
            <w:right w:val="none" w:sz="0" w:space="0" w:color="auto"/>
          </w:divBdr>
        </w:div>
        <w:div w:id="1969772782">
          <w:marLeft w:val="480"/>
          <w:marRight w:val="0"/>
          <w:marTop w:val="0"/>
          <w:marBottom w:val="0"/>
          <w:divBdr>
            <w:top w:val="none" w:sz="0" w:space="0" w:color="auto"/>
            <w:left w:val="none" w:sz="0" w:space="0" w:color="auto"/>
            <w:bottom w:val="none" w:sz="0" w:space="0" w:color="auto"/>
            <w:right w:val="none" w:sz="0" w:space="0" w:color="auto"/>
          </w:divBdr>
        </w:div>
        <w:div w:id="1973754710">
          <w:marLeft w:val="480"/>
          <w:marRight w:val="0"/>
          <w:marTop w:val="0"/>
          <w:marBottom w:val="0"/>
          <w:divBdr>
            <w:top w:val="none" w:sz="0" w:space="0" w:color="auto"/>
            <w:left w:val="none" w:sz="0" w:space="0" w:color="auto"/>
            <w:bottom w:val="none" w:sz="0" w:space="0" w:color="auto"/>
            <w:right w:val="none" w:sz="0" w:space="0" w:color="auto"/>
          </w:divBdr>
        </w:div>
        <w:div w:id="1982689474">
          <w:marLeft w:val="480"/>
          <w:marRight w:val="0"/>
          <w:marTop w:val="0"/>
          <w:marBottom w:val="0"/>
          <w:divBdr>
            <w:top w:val="none" w:sz="0" w:space="0" w:color="auto"/>
            <w:left w:val="none" w:sz="0" w:space="0" w:color="auto"/>
            <w:bottom w:val="none" w:sz="0" w:space="0" w:color="auto"/>
            <w:right w:val="none" w:sz="0" w:space="0" w:color="auto"/>
          </w:divBdr>
        </w:div>
        <w:div w:id="2003390705">
          <w:marLeft w:val="480"/>
          <w:marRight w:val="0"/>
          <w:marTop w:val="0"/>
          <w:marBottom w:val="0"/>
          <w:divBdr>
            <w:top w:val="none" w:sz="0" w:space="0" w:color="auto"/>
            <w:left w:val="none" w:sz="0" w:space="0" w:color="auto"/>
            <w:bottom w:val="none" w:sz="0" w:space="0" w:color="auto"/>
            <w:right w:val="none" w:sz="0" w:space="0" w:color="auto"/>
          </w:divBdr>
        </w:div>
        <w:div w:id="2008089133">
          <w:marLeft w:val="480"/>
          <w:marRight w:val="0"/>
          <w:marTop w:val="0"/>
          <w:marBottom w:val="0"/>
          <w:divBdr>
            <w:top w:val="none" w:sz="0" w:space="0" w:color="auto"/>
            <w:left w:val="none" w:sz="0" w:space="0" w:color="auto"/>
            <w:bottom w:val="none" w:sz="0" w:space="0" w:color="auto"/>
            <w:right w:val="none" w:sz="0" w:space="0" w:color="auto"/>
          </w:divBdr>
        </w:div>
        <w:div w:id="2026401807">
          <w:marLeft w:val="480"/>
          <w:marRight w:val="0"/>
          <w:marTop w:val="0"/>
          <w:marBottom w:val="0"/>
          <w:divBdr>
            <w:top w:val="none" w:sz="0" w:space="0" w:color="auto"/>
            <w:left w:val="none" w:sz="0" w:space="0" w:color="auto"/>
            <w:bottom w:val="none" w:sz="0" w:space="0" w:color="auto"/>
            <w:right w:val="none" w:sz="0" w:space="0" w:color="auto"/>
          </w:divBdr>
        </w:div>
        <w:div w:id="2029792792">
          <w:marLeft w:val="480"/>
          <w:marRight w:val="0"/>
          <w:marTop w:val="0"/>
          <w:marBottom w:val="0"/>
          <w:divBdr>
            <w:top w:val="none" w:sz="0" w:space="0" w:color="auto"/>
            <w:left w:val="none" w:sz="0" w:space="0" w:color="auto"/>
            <w:bottom w:val="none" w:sz="0" w:space="0" w:color="auto"/>
            <w:right w:val="none" w:sz="0" w:space="0" w:color="auto"/>
          </w:divBdr>
        </w:div>
        <w:div w:id="2039695248">
          <w:marLeft w:val="480"/>
          <w:marRight w:val="0"/>
          <w:marTop w:val="0"/>
          <w:marBottom w:val="0"/>
          <w:divBdr>
            <w:top w:val="none" w:sz="0" w:space="0" w:color="auto"/>
            <w:left w:val="none" w:sz="0" w:space="0" w:color="auto"/>
            <w:bottom w:val="none" w:sz="0" w:space="0" w:color="auto"/>
            <w:right w:val="none" w:sz="0" w:space="0" w:color="auto"/>
          </w:divBdr>
        </w:div>
        <w:div w:id="2045977071">
          <w:marLeft w:val="480"/>
          <w:marRight w:val="0"/>
          <w:marTop w:val="0"/>
          <w:marBottom w:val="0"/>
          <w:divBdr>
            <w:top w:val="none" w:sz="0" w:space="0" w:color="auto"/>
            <w:left w:val="none" w:sz="0" w:space="0" w:color="auto"/>
            <w:bottom w:val="none" w:sz="0" w:space="0" w:color="auto"/>
            <w:right w:val="none" w:sz="0" w:space="0" w:color="auto"/>
          </w:divBdr>
        </w:div>
        <w:div w:id="2066832699">
          <w:marLeft w:val="480"/>
          <w:marRight w:val="0"/>
          <w:marTop w:val="0"/>
          <w:marBottom w:val="0"/>
          <w:divBdr>
            <w:top w:val="none" w:sz="0" w:space="0" w:color="auto"/>
            <w:left w:val="none" w:sz="0" w:space="0" w:color="auto"/>
            <w:bottom w:val="none" w:sz="0" w:space="0" w:color="auto"/>
            <w:right w:val="none" w:sz="0" w:space="0" w:color="auto"/>
          </w:divBdr>
        </w:div>
        <w:div w:id="2103453163">
          <w:marLeft w:val="480"/>
          <w:marRight w:val="0"/>
          <w:marTop w:val="0"/>
          <w:marBottom w:val="0"/>
          <w:divBdr>
            <w:top w:val="none" w:sz="0" w:space="0" w:color="auto"/>
            <w:left w:val="none" w:sz="0" w:space="0" w:color="auto"/>
            <w:bottom w:val="none" w:sz="0" w:space="0" w:color="auto"/>
            <w:right w:val="none" w:sz="0" w:space="0" w:color="auto"/>
          </w:divBdr>
        </w:div>
        <w:div w:id="2114545832">
          <w:marLeft w:val="480"/>
          <w:marRight w:val="0"/>
          <w:marTop w:val="0"/>
          <w:marBottom w:val="0"/>
          <w:divBdr>
            <w:top w:val="none" w:sz="0" w:space="0" w:color="auto"/>
            <w:left w:val="none" w:sz="0" w:space="0" w:color="auto"/>
            <w:bottom w:val="none" w:sz="0" w:space="0" w:color="auto"/>
            <w:right w:val="none" w:sz="0" w:space="0" w:color="auto"/>
          </w:divBdr>
        </w:div>
      </w:divsChild>
    </w:div>
    <w:div w:id="393310377">
      <w:marLeft w:val="640"/>
      <w:marRight w:val="0"/>
      <w:marTop w:val="0"/>
      <w:marBottom w:val="0"/>
      <w:divBdr>
        <w:top w:val="none" w:sz="0" w:space="0" w:color="auto"/>
        <w:left w:val="none" w:sz="0" w:space="0" w:color="auto"/>
        <w:bottom w:val="none" w:sz="0" w:space="0" w:color="auto"/>
        <w:right w:val="none" w:sz="0" w:space="0" w:color="auto"/>
      </w:divBdr>
    </w:div>
    <w:div w:id="394015847">
      <w:marLeft w:val="480"/>
      <w:marRight w:val="0"/>
      <w:marTop w:val="0"/>
      <w:marBottom w:val="0"/>
      <w:divBdr>
        <w:top w:val="none" w:sz="0" w:space="0" w:color="auto"/>
        <w:left w:val="none" w:sz="0" w:space="0" w:color="auto"/>
        <w:bottom w:val="none" w:sz="0" w:space="0" w:color="auto"/>
        <w:right w:val="none" w:sz="0" w:space="0" w:color="auto"/>
      </w:divBdr>
    </w:div>
    <w:div w:id="394204567">
      <w:bodyDiv w:val="1"/>
      <w:marLeft w:val="0"/>
      <w:marRight w:val="0"/>
      <w:marTop w:val="0"/>
      <w:marBottom w:val="0"/>
      <w:divBdr>
        <w:top w:val="none" w:sz="0" w:space="0" w:color="auto"/>
        <w:left w:val="none" w:sz="0" w:space="0" w:color="auto"/>
        <w:bottom w:val="none" w:sz="0" w:space="0" w:color="auto"/>
        <w:right w:val="none" w:sz="0" w:space="0" w:color="auto"/>
      </w:divBdr>
    </w:div>
    <w:div w:id="394471719">
      <w:marLeft w:val="640"/>
      <w:marRight w:val="0"/>
      <w:marTop w:val="0"/>
      <w:marBottom w:val="0"/>
      <w:divBdr>
        <w:top w:val="none" w:sz="0" w:space="0" w:color="auto"/>
        <w:left w:val="none" w:sz="0" w:space="0" w:color="auto"/>
        <w:bottom w:val="none" w:sz="0" w:space="0" w:color="auto"/>
        <w:right w:val="none" w:sz="0" w:space="0" w:color="auto"/>
      </w:divBdr>
    </w:div>
    <w:div w:id="394476986">
      <w:marLeft w:val="480"/>
      <w:marRight w:val="0"/>
      <w:marTop w:val="0"/>
      <w:marBottom w:val="0"/>
      <w:divBdr>
        <w:top w:val="none" w:sz="0" w:space="0" w:color="auto"/>
        <w:left w:val="none" w:sz="0" w:space="0" w:color="auto"/>
        <w:bottom w:val="none" w:sz="0" w:space="0" w:color="auto"/>
        <w:right w:val="none" w:sz="0" w:space="0" w:color="auto"/>
      </w:divBdr>
    </w:div>
    <w:div w:id="394477385">
      <w:marLeft w:val="640"/>
      <w:marRight w:val="0"/>
      <w:marTop w:val="0"/>
      <w:marBottom w:val="0"/>
      <w:divBdr>
        <w:top w:val="none" w:sz="0" w:space="0" w:color="auto"/>
        <w:left w:val="none" w:sz="0" w:space="0" w:color="auto"/>
        <w:bottom w:val="none" w:sz="0" w:space="0" w:color="auto"/>
        <w:right w:val="none" w:sz="0" w:space="0" w:color="auto"/>
      </w:divBdr>
    </w:div>
    <w:div w:id="395007371">
      <w:marLeft w:val="640"/>
      <w:marRight w:val="0"/>
      <w:marTop w:val="0"/>
      <w:marBottom w:val="0"/>
      <w:divBdr>
        <w:top w:val="none" w:sz="0" w:space="0" w:color="auto"/>
        <w:left w:val="none" w:sz="0" w:space="0" w:color="auto"/>
        <w:bottom w:val="none" w:sz="0" w:space="0" w:color="auto"/>
        <w:right w:val="none" w:sz="0" w:space="0" w:color="auto"/>
      </w:divBdr>
    </w:div>
    <w:div w:id="395051211">
      <w:marLeft w:val="640"/>
      <w:marRight w:val="0"/>
      <w:marTop w:val="0"/>
      <w:marBottom w:val="0"/>
      <w:divBdr>
        <w:top w:val="none" w:sz="0" w:space="0" w:color="auto"/>
        <w:left w:val="none" w:sz="0" w:space="0" w:color="auto"/>
        <w:bottom w:val="none" w:sz="0" w:space="0" w:color="auto"/>
        <w:right w:val="none" w:sz="0" w:space="0" w:color="auto"/>
      </w:divBdr>
    </w:div>
    <w:div w:id="395130762">
      <w:marLeft w:val="640"/>
      <w:marRight w:val="0"/>
      <w:marTop w:val="0"/>
      <w:marBottom w:val="0"/>
      <w:divBdr>
        <w:top w:val="none" w:sz="0" w:space="0" w:color="auto"/>
        <w:left w:val="none" w:sz="0" w:space="0" w:color="auto"/>
        <w:bottom w:val="none" w:sz="0" w:space="0" w:color="auto"/>
        <w:right w:val="none" w:sz="0" w:space="0" w:color="auto"/>
      </w:divBdr>
    </w:div>
    <w:div w:id="395208523">
      <w:bodyDiv w:val="1"/>
      <w:marLeft w:val="0"/>
      <w:marRight w:val="0"/>
      <w:marTop w:val="0"/>
      <w:marBottom w:val="0"/>
      <w:divBdr>
        <w:top w:val="none" w:sz="0" w:space="0" w:color="auto"/>
        <w:left w:val="none" w:sz="0" w:space="0" w:color="auto"/>
        <w:bottom w:val="none" w:sz="0" w:space="0" w:color="auto"/>
        <w:right w:val="none" w:sz="0" w:space="0" w:color="auto"/>
      </w:divBdr>
    </w:div>
    <w:div w:id="395976346">
      <w:marLeft w:val="640"/>
      <w:marRight w:val="0"/>
      <w:marTop w:val="0"/>
      <w:marBottom w:val="0"/>
      <w:divBdr>
        <w:top w:val="none" w:sz="0" w:space="0" w:color="auto"/>
        <w:left w:val="none" w:sz="0" w:space="0" w:color="auto"/>
        <w:bottom w:val="none" w:sz="0" w:space="0" w:color="auto"/>
        <w:right w:val="none" w:sz="0" w:space="0" w:color="auto"/>
      </w:divBdr>
    </w:div>
    <w:div w:id="396707936">
      <w:marLeft w:val="640"/>
      <w:marRight w:val="0"/>
      <w:marTop w:val="0"/>
      <w:marBottom w:val="0"/>
      <w:divBdr>
        <w:top w:val="none" w:sz="0" w:space="0" w:color="auto"/>
        <w:left w:val="none" w:sz="0" w:space="0" w:color="auto"/>
        <w:bottom w:val="none" w:sz="0" w:space="0" w:color="auto"/>
        <w:right w:val="none" w:sz="0" w:space="0" w:color="auto"/>
      </w:divBdr>
    </w:div>
    <w:div w:id="397214746">
      <w:marLeft w:val="640"/>
      <w:marRight w:val="0"/>
      <w:marTop w:val="0"/>
      <w:marBottom w:val="0"/>
      <w:divBdr>
        <w:top w:val="none" w:sz="0" w:space="0" w:color="auto"/>
        <w:left w:val="none" w:sz="0" w:space="0" w:color="auto"/>
        <w:bottom w:val="none" w:sz="0" w:space="0" w:color="auto"/>
        <w:right w:val="none" w:sz="0" w:space="0" w:color="auto"/>
      </w:divBdr>
    </w:div>
    <w:div w:id="397293005">
      <w:marLeft w:val="640"/>
      <w:marRight w:val="0"/>
      <w:marTop w:val="0"/>
      <w:marBottom w:val="0"/>
      <w:divBdr>
        <w:top w:val="none" w:sz="0" w:space="0" w:color="auto"/>
        <w:left w:val="none" w:sz="0" w:space="0" w:color="auto"/>
        <w:bottom w:val="none" w:sz="0" w:space="0" w:color="auto"/>
        <w:right w:val="none" w:sz="0" w:space="0" w:color="auto"/>
      </w:divBdr>
    </w:div>
    <w:div w:id="397631609">
      <w:marLeft w:val="640"/>
      <w:marRight w:val="0"/>
      <w:marTop w:val="0"/>
      <w:marBottom w:val="0"/>
      <w:divBdr>
        <w:top w:val="none" w:sz="0" w:space="0" w:color="auto"/>
        <w:left w:val="none" w:sz="0" w:space="0" w:color="auto"/>
        <w:bottom w:val="none" w:sz="0" w:space="0" w:color="auto"/>
        <w:right w:val="none" w:sz="0" w:space="0" w:color="auto"/>
      </w:divBdr>
    </w:div>
    <w:div w:id="397634773">
      <w:marLeft w:val="480"/>
      <w:marRight w:val="0"/>
      <w:marTop w:val="0"/>
      <w:marBottom w:val="0"/>
      <w:divBdr>
        <w:top w:val="none" w:sz="0" w:space="0" w:color="auto"/>
        <w:left w:val="none" w:sz="0" w:space="0" w:color="auto"/>
        <w:bottom w:val="none" w:sz="0" w:space="0" w:color="auto"/>
        <w:right w:val="none" w:sz="0" w:space="0" w:color="auto"/>
      </w:divBdr>
    </w:div>
    <w:div w:id="398482349">
      <w:marLeft w:val="640"/>
      <w:marRight w:val="0"/>
      <w:marTop w:val="0"/>
      <w:marBottom w:val="0"/>
      <w:divBdr>
        <w:top w:val="none" w:sz="0" w:space="0" w:color="auto"/>
        <w:left w:val="none" w:sz="0" w:space="0" w:color="auto"/>
        <w:bottom w:val="none" w:sz="0" w:space="0" w:color="auto"/>
        <w:right w:val="none" w:sz="0" w:space="0" w:color="auto"/>
      </w:divBdr>
    </w:div>
    <w:div w:id="398483723">
      <w:bodyDiv w:val="1"/>
      <w:marLeft w:val="0"/>
      <w:marRight w:val="0"/>
      <w:marTop w:val="0"/>
      <w:marBottom w:val="0"/>
      <w:divBdr>
        <w:top w:val="none" w:sz="0" w:space="0" w:color="auto"/>
        <w:left w:val="none" w:sz="0" w:space="0" w:color="auto"/>
        <w:bottom w:val="none" w:sz="0" w:space="0" w:color="auto"/>
        <w:right w:val="none" w:sz="0" w:space="0" w:color="auto"/>
      </w:divBdr>
    </w:div>
    <w:div w:id="398795000">
      <w:marLeft w:val="640"/>
      <w:marRight w:val="0"/>
      <w:marTop w:val="0"/>
      <w:marBottom w:val="0"/>
      <w:divBdr>
        <w:top w:val="none" w:sz="0" w:space="0" w:color="auto"/>
        <w:left w:val="none" w:sz="0" w:space="0" w:color="auto"/>
        <w:bottom w:val="none" w:sz="0" w:space="0" w:color="auto"/>
        <w:right w:val="none" w:sz="0" w:space="0" w:color="auto"/>
      </w:divBdr>
    </w:div>
    <w:div w:id="398796265">
      <w:marLeft w:val="640"/>
      <w:marRight w:val="0"/>
      <w:marTop w:val="0"/>
      <w:marBottom w:val="0"/>
      <w:divBdr>
        <w:top w:val="none" w:sz="0" w:space="0" w:color="auto"/>
        <w:left w:val="none" w:sz="0" w:space="0" w:color="auto"/>
        <w:bottom w:val="none" w:sz="0" w:space="0" w:color="auto"/>
        <w:right w:val="none" w:sz="0" w:space="0" w:color="auto"/>
      </w:divBdr>
    </w:div>
    <w:div w:id="398863030">
      <w:marLeft w:val="640"/>
      <w:marRight w:val="0"/>
      <w:marTop w:val="0"/>
      <w:marBottom w:val="0"/>
      <w:divBdr>
        <w:top w:val="none" w:sz="0" w:space="0" w:color="auto"/>
        <w:left w:val="none" w:sz="0" w:space="0" w:color="auto"/>
        <w:bottom w:val="none" w:sz="0" w:space="0" w:color="auto"/>
        <w:right w:val="none" w:sz="0" w:space="0" w:color="auto"/>
      </w:divBdr>
    </w:div>
    <w:div w:id="399141026">
      <w:bodyDiv w:val="1"/>
      <w:marLeft w:val="0"/>
      <w:marRight w:val="0"/>
      <w:marTop w:val="0"/>
      <w:marBottom w:val="0"/>
      <w:divBdr>
        <w:top w:val="none" w:sz="0" w:space="0" w:color="auto"/>
        <w:left w:val="none" w:sz="0" w:space="0" w:color="auto"/>
        <w:bottom w:val="none" w:sz="0" w:space="0" w:color="auto"/>
        <w:right w:val="none" w:sz="0" w:space="0" w:color="auto"/>
      </w:divBdr>
    </w:div>
    <w:div w:id="399333881">
      <w:marLeft w:val="640"/>
      <w:marRight w:val="0"/>
      <w:marTop w:val="0"/>
      <w:marBottom w:val="0"/>
      <w:divBdr>
        <w:top w:val="none" w:sz="0" w:space="0" w:color="auto"/>
        <w:left w:val="none" w:sz="0" w:space="0" w:color="auto"/>
        <w:bottom w:val="none" w:sz="0" w:space="0" w:color="auto"/>
        <w:right w:val="none" w:sz="0" w:space="0" w:color="auto"/>
      </w:divBdr>
    </w:div>
    <w:div w:id="399593879">
      <w:marLeft w:val="640"/>
      <w:marRight w:val="0"/>
      <w:marTop w:val="0"/>
      <w:marBottom w:val="0"/>
      <w:divBdr>
        <w:top w:val="none" w:sz="0" w:space="0" w:color="auto"/>
        <w:left w:val="none" w:sz="0" w:space="0" w:color="auto"/>
        <w:bottom w:val="none" w:sz="0" w:space="0" w:color="auto"/>
        <w:right w:val="none" w:sz="0" w:space="0" w:color="auto"/>
      </w:divBdr>
    </w:div>
    <w:div w:id="399639320">
      <w:marLeft w:val="640"/>
      <w:marRight w:val="0"/>
      <w:marTop w:val="0"/>
      <w:marBottom w:val="0"/>
      <w:divBdr>
        <w:top w:val="none" w:sz="0" w:space="0" w:color="auto"/>
        <w:left w:val="none" w:sz="0" w:space="0" w:color="auto"/>
        <w:bottom w:val="none" w:sz="0" w:space="0" w:color="auto"/>
        <w:right w:val="none" w:sz="0" w:space="0" w:color="auto"/>
      </w:divBdr>
    </w:div>
    <w:div w:id="400637801">
      <w:marLeft w:val="640"/>
      <w:marRight w:val="0"/>
      <w:marTop w:val="0"/>
      <w:marBottom w:val="0"/>
      <w:divBdr>
        <w:top w:val="none" w:sz="0" w:space="0" w:color="auto"/>
        <w:left w:val="none" w:sz="0" w:space="0" w:color="auto"/>
        <w:bottom w:val="none" w:sz="0" w:space="0" w:color="auto"/>
        <w:right w:val="none" w:sz="0" w:space="0" w:color="auto"/>
      </w:divBdr>
    </w:div>
    <w:div w:id="401149426">
      <w:marLeft w:val="640"/>
      <w:marRight w:val="0"/>
      <w:marTop w:val="0"/>
      <w:marBottom w:val="0"/>
      <w:divBdr>
        <w:top w:val="none" w:sz="0" w:space="0" w:color="auto"/>
        <w:left w:val="none" w:sz="0" w:space="0" w:color="auto"/>
        <w:bottom w:val="none" w:sz="0" w:space="0" w:color="auto"/>
        <w:right w:val="none" w:sz="0" w:space="0" w:color="auto"/>
      </w:divBdr>
    </w:div>
    <w:div w:id="401292842">
      <w:marLeft w:val="640"/>
      <w:marRight w:val="0"/>
      <w:marTop w:val="0"/>
      <w:marBottom w:val="0"/>
      <w:divBdr>
        <w:top w:val="none" w:sz="0" w:space="0" w:color="auto"/>
        <w:left w:val="none" w:sz="0" w:space="0" w:color="auto"/>
        <w:bottom w:val="none" w:sz="0" w:space="0" w:color="auto"/>
        <w:right w:val="none" w:sz="0" w:space="0" w:color="auto"/>
      </w:divBdr>
    </w:div>
    <w:div w:id="401559714">
      <w:marLeft w:val="640"/>
      <w:marRight w:val="0"/>
      <w:marTop w:val="0"/>
      <w:marBottom w:val="0"/>
      <w:divBdr>
        <w:top w:val="none" w:sz="0" w:space="0" w:color="auto"/>
        <w:left w:val="none" w:sz="0" w:space="0" w:color="auto"/>
        <w:bottom w:val="none" w:sz="0" w:space="0" w:color="auto"/>
        <w:right w:val="none" w:sz="0" w:space="0" w:color="auto"/>
      </w:divBdr>
    </w:div>
    <w:div w:id="401636755">
      <w:marLeft w:val="640"/>
      <w:marRight w:val="0"/>
      <w:marTop w:val="0"/>
      <w:marBottom w:val="0"/>
      <w:divBdr>
        <w:top w:val="none" w:sz="0" w:space="0" w:color="auto"/>
        <w:left w:val="none" w:sz="0" w:space="0" w:color="auto"/>
        <w:bottom w:val="none" w:sz="0" w:space="0" w:color="auto"/>
        <w:right w:val="none" w:sz="0" w:space="0" w:color="auto"/>
      </w:divBdr>
    </w:div>
    <w:div w:id="401637355">
      <w:bodyDiv w:val="1"/>
      <w:marLeft w:val="0"/>
      <w:marRight w:val="0"/>
      <w:marTop w:val="0"/>
      <w:marBottom w:val="0"/>
      <w:divBdr>
        <w:top w:val="none" w:sz="0" w:space="0" w:color="auto"/>
        <w:left w:val="none" w:sz="0" w:space="0" w:color="auto"/>
        <w:bottom w:val="none" w:sz="0" w:space="0" w:color="auto"/>
        <w:right w:val="none" w:sz="0" w:space="0" w:color="auto"/>
      </w:divBdr>
      <w:divsChild>
        <w:div w:id="84428449">
          <w:marLeft w:val="480"/>
          <w:marRight w:val="0"/>
          <w:marTop w:val="0"/>
          <w:marBottom w:val="0"/>
          <w:divBdr>
            <w:top w:val="none" w:sz="0" w:space="0" w:color="auto"/>
            <w:left w:val="none" w:sz="0" w:space="0" w:color="auto"/>
            <w:bottom w:val="none" w:sz="0" w:space="0" w:color="auto"/>
            <w:right w:val="none" w:sz="0" w:space="0" w:color="auto"/>
          </w:divBdr>
        </w:div>
        <w:div w:id="123696539">
          <w:marLeft w:val="480"/>
          <w:marRight w:val="0"/>
          <w:marTop w:val="0"/>
          <w:marBottom w:val="0"/>
          <w:divBdr>
            <w:top w:val="none" w:sz="0" w:space="0" w:color="auto"/>
            <w:left w:val="none" w:sz="0" w:space="0" w:color="auto"/>
            <w:bottom w:val="none" w:sz="0" w:space="0" w:color="auto"/>
            <w:right w:val="none" w:sz="0" w:space="0" w:color="auto"/>
          </w:divBdr>
        </w:div>
        <w:div w:id="163977985">
          <w:marLeft w:val="480"/>
          <w:marRight w:val="0"/>
          <w:marTop w:val="0"/>
          <w:marBottom w:val="0"/>
          <w:divBdr>
            <w:top w:val="none" w:sz="0" w:space="0" w:color="auto"/>
            <w:left w:val="none" w:sz="0" w:space="0" w:color="auto"/>
            <w:bottom w:val="none" w:sz="0" w:space="0" w:color="auto"/>
            <w:right w:val="none" w:sz="0" w:space="0" w:color="auto"/>
          </w:divBdr>
        </w:div>
        <w:div w:id="177234366">
          <w:marLeft w:val="480"/>
          <w:marRight w:val="0"/>
          <w:marTop w:val="0"/>
          <w:marBottom w:val="0"/>
          <w:divBdr>
            <w:top w:val="none" w:sz="0" w:space="0" w:color="auto"/>
            <w:left w:val="none" w:sz="0" w:space="0" w:color="auto"/>
            <w:bottom w:val="none" w:sz="0" w:space="0" w:color="auto"/>
            <w:right w:val="none" w:sz="0" w:space="0" w:color="auto"/>
          </w:divBdr>
        </w:div>
        <w:div w:id="207649703">
          <w:marLeft w:val="480"/>
          <w:marRight w:val="0"/>
          <w:marTop w:val="0"/>
          <w:marBottom w:val="0"/>
          <w:divBdr>
            <w:top w:val="none" w:sz="0" w:space="0" w:color="auto"/>
            <w:left w:val="none" w:sz="0" w:space="0" w:color="auto"/>
            <w:bottom w:val="none" w:sz="0" w:space="0" w:color="auto"/>
            <w:right w:val="none" w:sz="0" w:space="0" w:color="auto"/>
          </w:divBdr>
        </w:div>
        <w:div w:id="233900966">
          <w:marLeft w:val="480"/>
          <w:marRight w:val="0"/>
          <w:marTop w:val="0"/>
          <w:marBottom w:val="0"/>
          <w:divBdr>
            <w:top w:val="none" w:sz="0" w:space="0" w:color="auto"/>
            <w:left w:val="none" w:sz="0" w:space="0" w:color="auto"/>
            <w:bottom w:val="none" w:sz="0" w:space="0" w:color="auto"/>
            <w:right w:val="none" w:sz="0" w:space="0" w:color="auto"/>
          </w:divBdr>
        </w:div>
        <w:div w:id="261301839">
          <w:marLeft w:val="480"/>
          <w:marRight w:val="0"/>
          <w:marTop w:val="0"/>
          <w:marBottom w:val="0"/>
          <w:divBdr>
            <w:top w:val="none" w:sz="0" w:space="0" w:color="auto"/>
            <w:left w:val="none" w:sz="0" w:space="0" w:color="auto"/>
            <w:bottom w:val="none" w:sz="0" w:space="0" w:color="auto"/>
            <w:right w:val="none" w:sz="0" w:space="0" w:color="auto"/>
          </w:divBdr>
        </w:div>
        <w:div w:id="351079983">
          <w:marLeft w:val="480"/>
          <w:marRight w:val="0"/>
          <w:marTop w:val="0"/>
          <w:marBottom w:val="0"/>
          <w:divBdr>
            <w:top w:val="none" w:sz="0" w:space="0" w:color="auto"/>
            <w:left w:val="none" w:sz="0" w:space="0" w:color="auto"/>
            <w:bottom w:val="none" w:sz="0" w:space="0" w:color="auto"/>
            <w:right w:val="none" w:sz="0" w:space="0" w:color="auto"/>
          </w:divBdr>
        </w:div>
        <w:div w:id="414471177">
          <w:marLeft w:val="480"/>
          <w:marRight w:val="0"/>
          <w:marTop w:val="0"/>
          <w:marBottom w:val="0"/>
          <w:divBdr>
            <w:top w:val="none" w:sz="0" w:space="0" w:color="auto"/>
            <w:left w:val="none" w:sz="0" w:space="0" w:color="auto"/>
            <w:bottom w:val="none" w:sz="0" w:space="0" w:color="auto"/>
            <w:right w:val="none" w:sz="0" w:space="0" w:color="auto"/>
          </w:divBdr>
        </w:div>
        <w:div w:id="457143380">
          <w:marLeft w:val="480"/>
          <w:marRight w:val="0"/>
          <w:marTop w:val="0"/>
          <w:marBottom w:val="0"/>
          <w:divBdr>
            <w:top w:val="none" w:sz="0" w:space="0" w:color="auto"/>
            <w:left w:val="none" w:sz="0" w:space="0" w:color="auto"/>
            <w:bottom w:val="none" w:sz="0" w:space="0" w:color="auto"/>
            <w:right w:val="none" w:sz="0" w:space="0" w:color="auto"/>
          </w:divBdr>
        </w:div>
        <w:div w:id="482085636">
          <w:marLeft w:val="480"/>
          <w:marRight w:val="0"/>
          <w:marTop w:val="0"/>
          <w:marBottom w:val="0"/>
          <w:divBdr>
            <w:top w:val="none" w:sz="0" w:space="0" w:color="auto"/>
            <w:left w:val="none" w:sz="0" w:space="0" w:color="auto"/>
            <w:bottom w:val="none" w:sz="0" w:space="0" w:color="auto"/>
            <w:right w:val="none" w:sz="0" w:space="0" w:color="auto"/>
          </w:divBdr>
        </w:div>
        <w:div w:id="486439001">
          <w:marLeft w:val="480"/>
          <w:marRight w:val="0"/>
          <w:marTop w:val="0"/>
          <w:marBottom w:val="0"/>
          <w:divBdr>
            <w:top w:val="none" w:sz="0" w:space="0" w:color="auto"/>
            <w:left w:val="none" w:sz="0" w:space="0" w:color="auto"/>
            <w:bottom w:val="none" w:sz="0" w:space="0" w:color="auto"/>
            <w:right w:val="none" w:sz="0" w:space="0" w:color="auto"/>
          </w:divBdr>
        </w:div>
        <w:div w:id="500898929">
          <w:marLeft w:val="480"/>
          <w:marRight w:val="0"/>
          <w:marTop w:val="0"/>
          <w:marBottom w:val="0"/>
          <w:divBdr>
            <w:top w:val="none" w:sz="0" w:space="0" w:color="auto"/>
            <w:left w:val="none" w:sz="0" w:space="0" w:color="auto"/>
            <w:bottom w:val="none" w:sz="0" w:space="0" w:color="auto"/>
            <w:right w:val="none" w:sz="0" w:space="0" w:color="auto"/>
          </w:divBdr>
        </w:div>
        <w:div w:id="525021223">
          <w:marLeft w:val="480"/>
          <w:marRight w:val="0"/>
          <w:marTop w:val="0"/>
          <w:marBottom w:val="0"/>
          <w:divBdr>
            <w:top w:val="none" w:sz="0" w:space="0" w:color="auto"/>
            <w:left w:val="none" w:sz="0" w:space="0" w:color="auto"/>
            <w:bottom w:val="none" w:sz="0" w:space="0" w:color="auto"/>
            <w:right w:val="none" w:sz="0" w:space="0" w:color="auto"/>
          </w:divBdr>
        </w:div>
        <w:div w:id="528950334">
          <w:marLeft w:val="480"/>
          <w:marRight w:val="0"/>
          <w:marTop w:val="0"/>
          <w:marBottom w:val="0"/>
          <w:divBdr>
            <w:top w:val="none" w:sz="0" w:space="0" w:color="auto"/>
            <w:left w:val="none" w:sz="0" w:space="0" w:color="auto"/>
            <w:bottom w:val="none" w:sz="0" w:space="0" w:color="auto"/>
            <w:right w:val="none" w:sz="0" w:space="0" w:color="auto"/>
          </w:divBdr>
        </w:div>
        <w:div w:id="547687761">
          <w:marLeft w:val="480"/>
          <w:marRight w:val="0"/>
          <w:marTop w:val="0"/>
          <w:marBottom w:val="0"/>
          <w:divBdr>
            <w:top w:val="none" w:sz="0" w:space="0" w:color="auto"/>
            <w:left w:val="none" w:sz="0" w:space="0" w:color="auto"/>
            <w:bottom w:val="none" w:sz="0" w:space="0" w:color="auto"/>
            <w:right w:val="none" w:sz="0" w:space="0" w:color="auto"/>
          </w:divBdr>
        </w:div>
        <w:div w:id="626590645">
          <w:marLeft w:val="480"/>
          <w:marRight w:val="0"/>
          <w:marTop w:val="0"/>
          <w:marBottom w:val="0"/>
          <w:divBdr>
            <w:top w:val="none" w:sz="0" w:space="0" w:color="auto"/>
            <w:left w:val="none" w:sz="0" w:space="0" w:color="auto"/>
            <w:bottom w:val="none" w:sz="0" w:space="0" w:color="auto"/>
            <w:right w:val="none" w:sz="0" w:space="0" w:color="auto"/>
          </w:divBdr>
        </w:div>
        <w:div w:id="762185406">
          <w:marLeft w:val="480"/>
          <w:marRight w:val="0"/>
          <w:marTop w:val="0"/>
          <w:marBottom w:val="0"/>
          <w:divBdr>
            <w:top w:val="none" w:sz="0" w:space="0" w:color="auto"/>
            <w:left w:val="none" w:sz="0" w:space="0" w:color="auto"/>
            <w:bottom w:val="none" w:sz="0" w:space="0" w:color="auto"/>
            <w:right w:val="none" w:sz="0" w:space="0" w:color="auto"/>
          </w:divBdr>
        </w:div>
        <w:div w:id="770855901">
          <w:marLeft w:val="480"/>
          <w:marRight w:val="0"/>
          <w:marTop w:val="0"/>
          <w:marBottom w:val="0"/>
          <w:divBdr>
            <w:top w:val="none" w:sz="0" w:space="0" w:color="auto"/>
            <w:left w:val="none" w:sz="0" w:space="0" w:color="auto"/>
            <w:bottom w:val="none" w:sz="0" w:space="0" w:color="auto"/>
            <w:right w:val="none" w:sz="0" w:space="0" w:color="auto"/>
          </w:divBdr>
        </w:div>
        <w:div w:id="796684076">
          <w:marLeft w:val="480"/>
          <w:marRight w:val="0"/>
          <w:marTop w:val="0"/>
          <w:marBottom w:val="0"/>
          <w:divBdr>
            <w:top w:val="none" w:sz="0" w:space="0" w:color="auto"/>
            <w:left w:val="none" w:sz="0" w:space="0" w:color="auto"/>
            <w:bottom w:val="none" w:sz="0" w:space="0" w:color="auto"/>
            <w:right w:val="none" w:sz="0" w:space="0" w:color="auto"/>
          </w:divBdr>
        </w:div>
        <w:div w:id="873619726">
          <w:marLeft w:val="480"/>
          <w:marRight w:val="0"/>
          <w:marTop w:val="0"/>
          <w:marBottom w:val="0"/>
          <w:divBdr>
            <w:top w:val="none" w:sz="0" w:space="0" w:color="auto"/>
            <w:left w:val="none" w:sz="0" w:space="0" w:color="auto"/>
            <w:bottom w:val="none" w:sz="0" w:space="0" w:color="auto"/>
            <w:right w:val="none" w:sz="0" w:space="0" w:color="auto"/>
          </w:divBdr>
        </w:div>
        <w:div w:id="910702883">
          <w:marLeft w:val="480"/>
          <w:marRight w:val="0"/>
          <w:marTop w:val="0"/>
          <w:marBottom w:val="0"/>
          <w:divBdr>
            <w:top w:val="none" w:sz="0" w:space="0" w:color="auto"/>
            <w:left w:val="none" w:sz="0" w:space="0" w:color="auto"/>
            <w:bottom w:val="none" w:sz="0" w:space="0" w:color="auto"/>
            <w:right w:val="none" w:sz="0" w:space="0" w:color="auto"/>
          </w:divBdr>
        </w:div>
        <w:div w:id="948127068">
          <w:marLeft w:val="480"/>
          <w:marRight w:val="0"/>
          <w:marTop w:val="0"/>
          <w:marBottom w:val="0"/>
          <w:divBdr>
            <w:top w:val="none" w:sz="0" w:space="0" w:color="auto"/>
            <w:left w:val="none" w:sz="0" w:space="0" w:color="auto"/>
            <w:bottom w:val="none" w:sz="0" w:space="0" w:color="auto"/>
            <w:right w:val="none" w:sz="0" w:space="0" w:color="auto"/>
          </w:divBdr>
        </w:div>
        <w:div w:id="973019936">
          <w:marLeft w:val="480"/>
          <w:marRight w:val="0"/>
          <w:marTop w:val="0"/>
          <w:marBottom w:val="0"/>
          <w:divBdr>
            <w:top w:val="none" w:sz="0" w:space="0" w:color="auto"/>
            <w:left w:val="none" w:sz="0" w:space="0" w:color="auto"/>
            <w:bottom w:val="none" w:sz="0" w:space="0" w:color="auto"/>
            <w:right w:val="none" w:sz="0" w:space="0" w:color="auto"/>
          </w:divBdr>
        </w:div>
        <w:div w:id="995382941">
          <w:marLeft w:val="480"/>
          <w:marRight w:val="0"/>
          <w:marTop w:val="0"/>
          <w:marBottom w:val="0"/>
          <w:divBdr>
            <w:top w:val="none" w:sz="0" w:space="0" w:color="auto"/>
            <w:left w:val="none" w:sz="0" w:space="0" w:color="auto"/>
            <w:bottom w:val="none" w:sz="0" w:space="0" w:color="auto"/>
            <w:right w:val="none" w:sz="0" w:space="0" w:color="auto"/>
          </w:divBdr>
        </w:div>
        <w:div w:id="1018655681">
          <w:marLeft w:val="480"/>
          <w:marRight w:val="0"/>
          <w:marTop w:val="0"/>
          <w:marBottom w:val="0"/>
          <w:divBdr>
            <w:top w:val="none" w:sz="0" w:space="0" w:color="auto"/>
            <w:left w:val="none" w:sz="0" w:space="0" w:color="auto"/>
            <w:bottom w:val="none" w:sz="0" w:space="0" w:color="auto"/>
            <w:right w:val="none" w:sz="0" w:space="0" w:color="auto"/>
          </w:divBdr>
        </w:div>
        <w:div w:id="1024938722">
          <w:marLeft w:val="480"/>
          <w:marRight w:val="0"/>
          <w:marTop w:val="0"/>
          <w:marBottom w:val="0"/>
          <w:divBdr>
            <w:top w:val="none" w:sz="0" w:space="0" w:color="auto"/>
            <w:left w:val="none" w:sz="0" w:space="0" w:color="auto"/>
            <w:bottom w:val="none" w:sz="0" w:space="0" w:color="auto"/>
            <w:right w:val="none" w:sz="0" w:space="0" w:color="auto"/>
          </w:divBdr>
        </w:div>
        <w:div w:id="1046611781">
          <w:marLeft w:val="480"/>
          <w:marRight w:val="0"/>
          <w:marTop w:val="0"/>
          <w:marBottom w:val="0"/>
          <w:divBdr>
            <w:top w:val="none" w:sz="0" w:space="0" w:color="auto"/>
            <w:left w:val="none" w:sz="0" w:space="0" w:color="auto"/>
            <w:bottom w:val="none" w:sz="0" w:space="0" w:color="auto"/>
            <w:right w:val="none" w:sz="0" w:space="0" w:color="auto"/>
          </w:divBdr>
        </w:div>
        <w:div w:id="1118183950">
          <w:marLeft w:val="480"/>
          <w:marRight w:val="0"/>
          <w:marTop w:val="0"/>
          <w:marBottom w:val="0"/>
          <w:divBdr>
            <w:top w:val="none" w:sz="0" w:space="0" w:color="auto"/>
            <w:left w:val="none" w:sz="0" w:space="0" w:color="auto"/>
            <w:bottom w:val="none" w:sz="0" w:space="0" w:color="auto"/>
            <w:right w:val="none" w:sz="0" w:space="0" w:color="auto"/>
          </w:divBdr>
        </w:div>
        <w:div w:id="1142389411">
          <w:marLeft w:val="480"/>
          <w:marRight w:val="0"/>
          <w:marTop w:val="0"/>
          <w:marBottom w:val="0"/>
          <w:divBdr>
            <w:top w:val="none" w:sz="0" w:space="0" w:color="auto"/>
            <w:left w:val="none" w:sz="0" w:space="0" w:color="auto"/>
            <w:bottom w:val="none" w:sz="0" w:space="0" w:color="auto"/>
            <w:right w:val="none" w:sz="0" w:space="0" w:color="auto"/>
          </w:divBdr>
        </w:div>
        <w:div w:id="1175417663">
          <w:marLeft w:val="480"/>
          <w:marRight w:val="0"/>
          <w:marTop w:val="0"/>
          <w:marBottom w:val="0"/>
          <w:divBdr>
            <w:top w:val="none" w:sz="0" w:space="0" w:color="auto"/>
            <w:left w:val="none" w:sz="0" w:space="0" w:color="auto"/>
            <w:bottom w:val="none" w:sz="0" w:space="0" w:color="auto"/>
            <w:right w:val="none" w:sz="0" w:space="0" w:color="auto"/>
          </w:divBdr>
        </w:div>
        <w:div w:id="1208296400">
          <w:marLeft w:val="480"/>
          <w:marRight w:val="0"/>
          <w:marTop w:val="0"/>
          <w:marBottom w:val="0"/>
          <w:divBdr>
            <w:top w:val="none" w:sz="0" w:space="0" w:color="auto"/>
            <w:left w:val="none" w:sz="0" w:space="0" w:color="auto"/>
            <w:bottom w:val="none" w:sz="0" w:space="0" w:color="auto"/>
            <w:right w:val="none" w:sz="0" w:space="0" w:color="auto"/>
          </w:divBdr>
        </w:div>
        <w:div w:id="1241017974">
          <w:marLeft w:val="480"/>
          <w:marRight w:val="0"/>
          <w:marTop w:val="0"/>
          <w:marBottom w:val="0"/>
          <w:divBdr>
            <w:top w:val="none" w:sz="0" w:space="0" w:color="auto"/>
            <w:left w:val="none" w:sz="0" w:space="0" w:color="auto"/>
            <w:bottom w:val="none" w:sz="0" w:space="0" w:color="auto"/>
            <w:right w:val="none" w:sz="0" w:space="0" w:color="auto"/>
          </w:divBdr>
        </w:div>
        <w:div w:id="1266108475">
          <w:marLeft w:val="480"/>
          <w:marRight w:val="0"/>
          <w:marTop w:val="0"/>
          <w:marBottom w:val="0"/>
          <w:divBdr>
            <w:top w:val="none" w:sz="0" w:space="0" w:color="auto"/>
            <w:left w:val="none" w:sz="0" w:space="0" w:color="auto"/>
            <w:bottom w:val="none" w:sz="0" w:space="0" w:color="auto"/>
            <w:right w:val="none" w:sz="0" w:space="0" w:color="auto"/>
          </w:divBdr>
        </w:div>
        <w:div w:id="1278562234">
          <w:marLeft w:val="480"/>
          <w:marRight w:val="0"/>
          <w:marTop w:val="0"/>
          <w:marBottom w:val="0"/>
          <w:divBdr>
            <w:top w:val="none" w:sz="0" w:space="0" w:color="auto"/>
            <w:left w:val="none" w:sz="0" w:space="0" w:color="auto"/>
            <w:bottom w:val="none" w:sz="0" w:space="0" w:color="auto"/>
            <w:right w:val="none" w:sz="0" w:space="0" w:color="auto"/>
          </w:divBdr>
        </w:div>
        <w:div w:id="1317537168">
          <w:marLeft w:val="480"/>
          <w:marRight w:val="0"/>
          <w:marTop w:val="0"/>
          <w:marBottom w:val="0"/>
          <w:divBdr>
            <w:top w:val="none" w:sz="0" w:space="0" w:color="auto"/>
            <w:left w:val="none" w:sz="0" w:space="0" w:color="auto"/>
            <w:bottom w:val="none" w:sz="0" w:space="0" w:color="auto"/>
            <w:right w:val="none" w:sz="0" w:space="0" w:color="auto"/>
          </w:divBdr>
        </w:div>
        <w:div w:id="1320689780">
          <w:marLeft w:val="480"/>
          <w:marRight w:val="0"/>
          <w:marTop w:val="0"/>
          <w:marBottom w:val="0"/>
          <w:divBdr>
            <w:top w:val="none" w:sz="0" w:space="0" w:color="auto"/>
            <w:left w:val="none" w:sz="0" w:space="0" w:color="auto"/>
            <w:bottom w:val="none" w:sz="0" w:space="0" w:color="auto"/>
            <w:right w:val="none" w:sz="0" w:space="0" w:color="auto"/>
          </w:divBdr>
        </w:div>
        <w:div w:id="1361130119">
          <w:marLeft w:val="480"/>
          <w:marRight w:val="0"/>
          <w:marTop w:val="0"/>
          <w:marBottom w:val="0"/>
          <w:divBdr>
            <w:top w:val="none" w:sz="0" w:space="0" w:color="auto"/>
            <w:left w:val="none" w:sz="0" w:space="0" w:color="auto"/>
            <w:bottom w:val="none" w:sz="0" w:space="0" w:color="auto"/>
            <w:right w:val="none" w:sz="0" w:space="0" w:color="auto"/>
          </w:divBdr>
        </w:div>
        <w:div w:id="1473058881">
          <w:marLeft w:val="480"/>
          <w:marRight w:val="0"/>
          <w:marTop w:val="0"/>
          <w:marBottom w:val="0"/>
          <w:divBdr>
            <w:top w:val="none" w:sz="0" w:space="0" w:color="auto"/>
            <w:left w:val="none" w:sz="0" w:space="0" w:color="auto"/>
            <w:bottom w:val="none" w:sz="0" w:space="0" w:color="auto"/>
            <w:right w:val="none" w:sz="0" w:space="0" w:color="auto"/>
          </w:divBdr>
        </w:div>
        <w:div w:id="1480228798">
          <w:marLeft w:val="480"/>
          <w:marRight w:val="0"/>
          <w:marTop w:val="0"/>
          <w:marBottom w:val="0"/>
          <w:divBdr>
            <w:top w:val="none" w:sz="0" w:space="0" w:color="auto"/>
            <w:left w:val="none" w:sz="0" w:space="0" w:color="auto"/>
            <w:bottom w:val="none" w:sz="0" w:space="0" w:color="auto"/>
            <w:right w:val="none" w:sz="0" w:space="0" w:color="auto"/>
          </w:divBdr>
        </w:div>
        <w:div w:id="1480268043">
          <w:marLeft w:val="480"/>
          <w:marRight w:val="0"/>
          <w:marTop w:val="0"/>
          <w:marBottom w:val="0"/>
          <w:divBdr>
            <w:top w:val="none" w:sz="0" w:space="0" w:color="auto"/>
            <w:left w:val="none" w:sz="0" w:space="0" w:color="auto"/>
            <w:bottom w:val="none" w:sz="0" w:space="0" w:color="auto"/>
            <w:right w:val="none" w:sz="0" w:space="0" w:color="auto"/>
          </w:divBdr>
        </w:div>
        <w:div w:id="1522816116">
          <w:marLeft w:val="480"/>
          <w:marRight w:val="0"/>
          <w:marTop w:val="0"/>
          <w:marBottom w:val="0"/>
          <w:divBdr>
            <w:top w:val="none" w:sz="0" w:space="0" w:color="auto"/>
            <w:left w:val="none" w:sz="0" w:space="0" w:color="auto"/>
            <w:bottom w:val="none" w:sz="0" w:space="0" w:color="auto"/>
            <w:right w:val="none" w:sz="0" w:space="0" w:color="auto"/>
          </w:divBdr>
        </w:div>
        <w:div w:id="1557888797">
          <w:marLeft w:val="480"/>
          <w:marRight w:val="0"/>
          <w:marTop w:val="0"/>
          <w:marBottom w:val="0"/>
          <w:divBdr>
            <w:top w:val="none" w:sz="0" w:space="0" w:color="auto"/>
            <w:left w:val="none" w:sz="0" w:space="0" w:color="auto"/>
            <w:bottom w:val="none" w:sz="0" w:space="0" w:color="auto"/>
            <w:right w:val="none" w:sz="0" w:space="0" w:color="auto"/>
          </w:divBdr>
        </w:div>
        <w:div w:id="1581528141">
          <w:marLeft w:val="480"/>
          <w:marRight w:val="0"/>
          <w:marTop w:val="0"/>
          <w:marBottom w:val="0"/>
          <w:divBdr>
            <w:top w:val="none" w:sz="0" w:space="0" w:color="auto"/>
            <w:left w:val="none" w:sz="0" w:space="0" w:color="auto"/>
            <w:bottom w:val="none" w:sz="0" w:space="0" w:color="auto"/>
            <w:right w:val="none" w:sz="0" w:space="0" w:color="auto"/>
          </w:divBdr>
        </w:div>
        <w:div w:id="1658803337">
          <w:marLeft w:val="480"/>
          <w:marRight w:val="0"/>
          <w:marTop w:val="0"/>
          <w:marBottom w:val="0"/>
          <w:divBdr>
            <w:top w:val="none" w:sz="0" w:space="0" w:color="auto"/>
            <w:left w:val="none" w:sz="0" w:space="0" w:color="auto"/>
            <w:bottom w:val="none" w:sz="0" w:space="0" w:color="auto"/>
            <w:right w:val="none" w:sz="0" w:space="0" w:color="auto"/>
          </w:divBdr>
        </w:div>
        <w:div w:id="1689333633">
          <w:marLeft w:val="480"/>
          <w:marRight w:val="0"/>
          <w:marTop w:val="0"/>
          <w:marBottom w:val="0"/>
          <w:divBdr>
            <w:top w:val="none" w:sz="0" w:space="0" w:color="auto"/>
            <w:left w:val="none" w:sz="0" w:space="0" w:color="auto"/>
            <w:bottom w:val="none" w:sz="0" w:space="0" w:color="auto"/>
            <w:right w:val="none" w:sz="0" w:space="0" w:color="auto"/>
          </w:divBdr>
        </w:div>
        <w:div w:id="1732803551">
          <w:marLeft w:val="480"/>
          <w:marRight w:val="0"/>
          <w:marTop w:val="0"/>
          <w:marBottom w:val="0"/>
          <w:divBdr>
            <w:top w:val="none" w:sz="0" w:space="0" w:color="auto"/>
            <w:left w:val="none" w:sz="0" w:space="0" w:color="auto"/>
            <w:bottom w:val="none" w:sz="0" w:space="0" w:color="auto"/>
            <w:right w:val="none" w:sz="0" w:space="0" w:color="auto"/>
          </w:divBdr>
        </w:div>
        <w:div w:id="1756627694">
          <w:marLeft w:val="480"/>
          <w:marRight w:val="0"/>
          <w:marTop w:val="0"/>
          <w:marBottom w:val="0"/>
          <w:divBdr>
            <w:top w:val="none" w:sz="0" w:space="0" w:color="auto"/>
            <w:left w:val="none" w:sz="0" w:space="0" w:color="auto"/>
            <w:bottom w:val="none" w:sz="0" w:space="0" w:color="auto"/>
            <w:right w:val="none" w:sz="0" w:space="0" w:color="auto"/>
          </w:divBdr>
        </w:div>
        <w:div w:id="1764838592">
          <w:marLeft w:val="480"/>
          <w:marRight w:val="0"/>
          <w:marTop w:val="0"/>
          <w:marBottom w:val="0"/>
          <w:divBdr>
            <w:top w:val="none" w:sz="0" w:space="0" w:color="auto"/>
            <w:left w:val="none" w:sz="0" w:space="0" w:color="auto"/>
            <w:bottom w:val="none" w:sz="0" w:space="0" w:color="auto"/>
            <w:right w:val="none" w:sz="0" w:space="0" w:color="auto"/>
          </w:divBdr>
        </w:div>
        <w:div w:id="1784105476">
          <w:marLeft w:val="480"/>
          <w:marRight w:val="0"/>
          <w:marTop w:val="0"/>
          <w:marBottom w:val="0"/>
          <w:divBdr>
            <w:top w:val="none" w:sz="0" w:space="0" w:color="auto"/>
            <w:left w:val="none" w:sz="0" w:space="0" w:color="auto"/>
            <w:bottom w:val="none" w:sz="0" w:space="0" w:color="auto"/>
            <w:right w:val="none" w:sz="0" w:space="0" w:color="auto"/>
          </w:divBdr>
        </w:div>
        <w:div w:id="1847942379">
          <w:marLeft w:val="480"/>
          <w:marRight w:val="0"/>
          <w:marTop w:val="0"/>
          <w:marBottom w:val="0"/>
          <w:divBdr>
            <w:top w:val="none" w:sz="0" w:space="0" w:color="auto"/>
            <w:left w:val="none" w:sz="0" w:space="0" w:color="auto"/>
            <w:bottom w:val="none" w:sz="0" w:space="0" w:color="auto"/>
            <w:right w:val="none" w:sz="0" w:space="0" w:color="auto"/>
          </w:divBdr>
        </w:div>
        <w:div w:id="1868134090">
          <w:marLeft w:val="480"/>
          <w:marRight w:val="0"/>
          <w:marTop w:val="0"/>
          <w:marBottom w:val="0"/>
          <w:divBdr>
            <w:top w:val="none" w:sz="0" w:space="0" w:color="auto"/>
            <w:left w:val="none" w:sz="0" w:space="0" w:color="auto"/>
            <w:bottom w:val="none" w:sz="0" w:space="0" w:color="auto"/>
            <w:right w:val="none" w:sz="0" w:space="0" w:color="auto"/>
          </w:divBdr>
        </w:div>
        <w:div w:id="1881897236">
          <w:marLeft w:val="480"/>
          <w:marRight w:val="0"/>
          <w:marTop w:val="0"/>
          <w:marBottom w:val="0"/>
          <w:divBdr>
            <w:top w:val="none" w:sz="0" w:space="0" w:color="auto"/>
            <w:left w:val="none" w:sz="0" w:space="0" w:color="auto"/>
            <w:bottom w:val="none" w:sz="0" w:space="0" w:color="auto"/>
            <w:right w:val="none" w:sz="0" w:space="0" w:color="auto"/>
          </w:divBdr>
        </w:div>
        <w:div w:id="1956060643">
          <w:marLeft w:val="480"/>
          <w:marRight w:val="0"/>
          <w:marTop w:val="0"/>
          <w:marBottom w:val="0"/>
          <w:divBdr>
            <w:top w:val="none" w:sz="0" w:space="0" w:color="auto"/>
            <w:left w:val="none" w:sz="0" w:space="0" w:color="auto"/>
            <w:bottom w:val="none" w:sz="0" w:space="0" w:color="auto"/>
            <w:right w:val="none" w:sz="0" w:space="0" w:color="auto"/>
          </w:divBdr>
        </w:div>
        <w:div w:id="1980572520">
          <w:marLeft w:val="480"/>
          <w:marRight w:val="0"/>
          <w:marTop w:val="0"/>
          <w:marBottom w:val="0"/>
          <w:divBdr>
            <w:top w:val="none" w:sz="0" w:space="0" w:color="auto"/>
            <w:left w:val="none" w:sz="0" w:space="0" w:color="auto"/>
            <w:bottom w:val="none" w:sz="0" w:space="0" w:color="auto"/>
            <w:right w:val="none" w:sz="0" w:space="0" w:color="auto"/>
          </w:divBdr>
        </w:div>
        <w:div w:id="2002469169">
          <w:marLeft w:val="480"/>
          <w:marRight w:val="0"/>
          <w:marTop w:val="0"/>
          <w:marBottom w:val="0"/>
          <w:divBdr>
            <w:top w:val="none" w:sz="0" w:space="0" w:color="auto"/>
            <w:left w:val="none" w:sz="0" w:space="0" w:color="auto"/>
            <w:bottom w:val="none" w:sz="0" w:space="0" w:color="auto"/>
            <w:right w:val="none" w:sz="0" w:space="0" w:color="auto"/>
          </w:divBdr>
        </w:div>
        <w:div w:id="2038001035">
          <w:marLeft w:val="480"/>
          <w:marRight w:val="0"/>
          <w:marTop w:val="0"/>
          <w:marBottom w:val="0"/>
          <w:divBdr>
            <w:top w:val="none" w:sz="0" w:space="0" w:color="auto"/>
            <w:left w:val="none" w:sz="0" w:space="0" w:color="auto"/>
            <w:bottom w:val="none" w:sz="0" w:space="0" w:color="auto"/>
            <w:right w:val="none" w:sz="0" w:space="0" w:color="auto"/>
          </w:divBdr>
        </w:div>
        <w:div w:id="2057661753">
          <w:marLeft w:val="480"/>
          <w:marRight w:val="0"/>
          <w:marTop w:val="0"/>
          <w:marBottom w:val="0"/>
          <w:divBdr>
            <w:top w:val="none" w:sz="0" w:space="0" w:color="auto"/>
            <w:left w:val="none" w:sz="0" w:space="0" w:color="auto"/>
            <w:bottom w:val="none" w:sz="0" w:space="0" w:color="auto"/>
            <w:right w:val="none" w:sz="0" w:space="0" w:color="auto"/>
          </w:divBdr>
        </w:div>
        <w:div w:id="2120446970">
          <w:marLeft w:val="480"/>
          <w:marRight w:val="0"/>
          <w:marTop w:val="0"/>
          <w:marBottom w:val="0"/>
          <w:divBdr>
            <w:top w:val="none" w:sz="0" w:space="0" w:color="auto"/>
            <w:left w:val="none" w:sz="0" w:space="0" w:color="auto"/>
            <w:bottom w:val="none" w:sz="0" w:space="0" w:color="auto"/>
            <w:right w:val="none" w:sz="0" w:space="0" w:color="auto"/>
          </w:divBdr>
        </w:div>
        <w:div w:id="2121103401">
          <w:marLeft w:val="480"/>
          <w:marRight w:val="0"/>
          <w:marTop w:val="0"/>
          <w:marBottom w:val="0"/>
          <w:divBdr>
            <w:top w:val="none" w:sz="0" w:space="0" w:color="auto"/>
            <w:left w:val="none" w:sz="0" w:space="0" w:color="auto"/>
            <w:bottom w:val="none" w:sz="0" w:space="0" w:color="auto"/>
            <w:right w:val="none" w:sz="0" w:space="0" w:color="auto"/>
          </w:divBdr>
        </w:div>
      </w:divsChild>
    </w:div>
    <w:div w:id="402024329">
      <w:marLeft w:val="640"/>
      <w:marRight w:val="0"/>
      <w:marTop w:val="0"/>
      <w:marBottom w:val="0"/>
      <w:divBdr>
        <w:top w:val="none" w:sz="0" w:space="0" w:color="auto"/>
        <w:left w:val="none" w:sz="0" w:space="0" w:color="auto"/>
        <w:bottom w:val="none" w:sz="0" w:space="0" w:color="auto"/>
        <w:right w:val="none" w:sz="0" w:space="0" w:color="auto"/>
      </w:divBdr>
    </w:div>
    <w:div w:id="402261841">
      <w:marLeft w:val="640"/>
      <w:marRight w:val="0"/>
      <w:marTop w:val="0"/>
      <w:marBottom w:val="0"/>
      <w:divBdr>
        <w:top w:val="none" w:sz="0" w:space="0" w:color="auto"/>
        <w:left w:val="none" w:sz="0" w:space="0" w:color="auto"/>
        <w:bottom w:val="none" w:sz="0" w:space="0" w:color="auto"/>
        <w:right w:val="none" w:sz="0" w:space="0" w:color="auto"/>
      </w:divBdr>
    </w:div>
    <w:div w:id="402458630">
      <w:marLeft w:val="640"/>
      <w:marRight w:val="0"/>
      <w:marTop w:val="0"/>
      <w:marBottom w:val="0"/>
      <w:divBdr>
        <w:top w:val="none" w:sz="0" w:space="0" w:color="auto"/>
        <w:left w:val="none" w:sz="0" w:space="0" w:color="auto"/>
        <w:bottom w:val="none" w:sz="0" w:space="0" w:color="auto"/>
        <w:right w:val="none" w:sz="0" w:space="0" w:color="auto"/>
      </w:divBdr>
    </w:div>
    <w:div w:id="402486816">
      <w:marLeft w:val="640"/>
      <w:marRight w:val="0"/>
      <w:marTop w:val="0"/>
      <w:marBottom w:val="0"/>
      <w:divBdr>
        <w:top w:val="none" w:sz="0" w:space="0" w:color="auto"/>
        <w:left w:val="none" w:sz="0" w:space="0" w:color="auto"/>
        <w:bottom w:val="none" w:sz="0" w:space="0" w:color="auto"/>
        <w:right w:val="none" w:sz="0" w:space="0" w:color="auto"/>
      </w:divBdr>
    </w:div>
    <w:div w:id="402988156">
      <w:marLeft w:val="640"/>
      <w:marRight w:val="0"/>
      <w:marTop w:val="0"/>
      <w:marBottom w:val="0"/>
      <w:divBdr>
        <w:top w:val="none" w:sz="0" w:space="0" w:color="auto"/>
        <w:left w:val="none" w:sz="0" w:space="0" w:color="auto"/>
        <w:bottom w:val="none" w:sz="0" w:space="0" w:color="auto"/>
        <w:right w:val="none" w:sz="0" w:space="0" w:color="auto"/>
      </w:divBdr>
    </w:div>
    <w:div w:id="403649955">
      <w:bodyDiv w:val="1"/>
      <w:marLeft w:val="0"/>
      <w:marRight w:val="0"/>
      <w:marTop w:val="0"/>
      <w:marBottom w:val="0"/>
      <w:divBdr>
        <w:top w:val="none" w:sz="0" w:space="0" w:color="auto"/>
        <w:left w:val="none" w:sz="0" w:space="0" w:color="auto"/>
        <w:bottom w:val="none" w:sz="0" w:space="0" w:color="auto"/>
        <w:right w:val="none" w:sz="0" w:space="0" w:color="auto"/>
      </w:divBdr>
      <w:divsChild>
        <w:div w:id="13507890">
          <w:marLeft w:val="480"/>
          <w:marRight w:val="0"/>
          <w:marTop w:val="0"/>
          <w:marBottom w:val="0"/>
          <w:divBdr>
            <w:top w:val="none" w:sz="0" w:space="0" w:color="auto"/>
            <w:left w:val="none" w:sz="0" w:space="0" w:color="auto"/>
            <w:bottom w:val="none" w:sz="0" w:space="0" w:color="auto"/>
            <w:right w:val="none" w:sz="0" w:space="0" w:color="auto"/>
          </w:divBdr>
        </w:div>
        <w:div w:id="20471279">
          <w:marLeft w:val="480"/>
          <w:marRight w:val="0"/>
          <w:marTop w:val="0"/>
          <w:marBottom w:val="0"/>
          <w:divBdr>
            <w:top w:val="none" w:sz="0" w:space="0" w:color="auto"/>
            <w:left w:val="none" w:sz="0" w:space="0" w:color="auto"/>
            <w:bottom w:val="none" w:sz="0" w:space="0" w:color="auto"/>
            <w:right w:val="none" w:sz="0" w:space="0" w:color="auto"/>
          </w:divBdr>
        </w:div>
        <w:div w:id="89278802">
          <w:marLeft w:val="480"/>
          <w:marRight w:val="0"/>
          <w:marTop w:val="0"/>
          <w:marBottom w:val="0"/>
          <w:divBdr>
            <w:top w:val="none" w:sz="0" w:space="0" w:color="auto"/>
            <w:left w:val="none" w:sz="0" w:space="0" w:color="auto"/>
            <w:bottom w:val="none" w:sz="0" w:space="0" w:color="auto"/>
            <w:right w:val="none" w:sz="0" w:space="0" w:color="auto"/>
          </w:divBdr>
        </w:div>
        <w:div w:id="103812097">
          <w:marLeft w:val="480"/>
          <w:marRight w:val="0"/>
          <w:marTop w:val="0"/>
          <w:marBottom w:val="0"/>
          <w:divBdr>
            <w:top w:val="none" w:sz="0" w:space="0" w:color="auto"/>
            <w:left w:val="none" w:sz="0" w:space="0" w:color="auto"/>
            <w:bottom w:val="none" w:sz="0" w:space="0" w:color="auto"/>
            <w:right w:val="none" w:sz="0" w:space="0" w:color="auto"/>
          </w:divBdr>
        </w:div>
        <w:div w:id="161700750">
          <w:marLeft w:val="480"/>
          <w:marRight w:val="0"/>
          <w:marTop w:val="0"/>
          <w:marBottom w:val="0"/>
          <w:divBdr>
            <w:top w:val="none" w:sz="0" w:space="0" w:color="auto"/>
            <w:left w:val="none" w:sz="0" w:space="0" w:color="auto"/>
            <w:bottom w:val="none" w:sz="0" w:space="0" w:color="auto"/>
            <w:right w:val="none" w:sz="0" w:space="0" w:color="auto"/>
          </w:divBdr>
        </w:div>
        <w:div w:id="193736345">
          <w:marLeft w:val="480"/>
          <w:marRight w:val="0"/>
          <w:marTop w:val="0"/>
          <w:marBottom w:val="0"/>
          <w:divBdr>
            <w:top w:val="none" w:sz="0" w:space="0" w:color="auto"/>
            <w:left w:val="none" w:sz="0" w:space="0" w:color="auto"/>
            <w:bottom w:val="none" w:sz="0" w:space="0" w:color="auto"/>
            <w:right w:val="none" w:sz="0" w:space="0" w:color="auto"/>
          </w:divBdr>
        </w:div>
        <w:div w:id="226721418">
          <w:marLeft w:val="480"/>
          <w:marRight w:val="0"/>
          <w:marTop w:val="0"/>
          <w:marBottom w:val="0"/>
          <w:divBdr>
            <w:top w:val="none" w:sz="0" w:space="0" w:color="auto"/>
            <w:left w:val="none" w:sz="0" w:space="0" w:color="auto"/>
            <w:bottom w:val="none" w:sz="0" w:space="0" w:color="auto"/>
            <w:right w:val="none" w:sz="0" w:space="0" w:color="auto"/>
          </w:divBdr>
        </w:div>
        <w:div w:id="244924489">
          <w:marLeft w:val="480"/>
          <w:marRight w:val="0"/>
          <w:marTop w:val="0"/>
          <w:marBottom w:val="0"/>
          <w:divBdr>
            <w:top w:val="none" w:sz="0" w:space="0" w:color="auto"/>
            <w:left w:val="none" w:sz="0" w:space="0" w:color="auto"/>
            <w:bottom w:val="none" w:sz="0" w:space="0" w:color="auto"/>
            <w:right w:val="none" w:sz="0" w:space="0" w:color="auto"/>
          </w:divBdr>
        </w:div>
        <w:div w:id="268781201">
          <w:marLeft w:val="480"/>
          <w:marRight w:val="0"/>
          <w:marTop w:val="0"/>
          <w:marBottom w:val="0"/>
          <w:divBdr>
            <w:top w:val="none" w:sz="0" w:space="0" w:color="auto"/>
            <w:left w:val="none" w:sz="0" w:space="0" w:color="auto"/>
            <w:bottom w:val="none" w:sz="0" w:space="0" w:color="auto"/>
            <w:right w:val="none" w:sz="0" w:space="0" w:color="auto"/>
          </w:divBdr>
        </w:div>
        <w:div w:id="276181445">
          <w:marLeft w:val="480"/>
          <w:marRight w:val="0"/>
          <w:marTop w:val="0"/>
          <w:marBottom w:val="0"/>
          <w:divBdr>
            <w:top w:val="none" w:sz="0" w:space="0" w:color="auto"/>
            <w:left w:val="none" w:sz="0" w:space="0" w:color="auto"/>
            <w:bottom w:val="none" w:sz="0" w:space="0" w:color="auto"/>
            <w:right w:val="none" w:sz="0" w:space="0" w:color="auto"/>
          </w:divBdr>
        </w:div>
        <w:div w:id="331108929">
          <w:marLeft w:val="480"/>
          <w:marRight w:val="0"/>
          <w:marTop w:val="0"/>
          <w:marBottom w:val="0"/>
          <w:divBdr>
            <w:top w:val="none" w:sz="0" w:space="0" w:color="auto"/>
            <w:left w:val="none" w:sz="0" w:space="0" w:color="auto"/>
            <w:bottom w:val="none" w:sz="0" w:space="0" w:color="auto"/>
            <w:right w:val="none" w:sz="0" w:space="0" w:color="auto"/>
          </w:divBdr>
        </w:div>
        <w:div w:id="424349605">
          <w:marLeft w:val="480"/>
          <w:marRight w:val="0"/>
          <w:marTop w:val="0"/>
          <w:marBottom w:val="0"/>
          <w:divBdr>
            <w:top w:val="none" w:sz="0" w:space="0" w:color="auto"/>
            <w:left w:val="none" w:sz="0" w:space="0" w:color="auto"/>
            <w:bottom w:val="none" w:sz="0" w:space="0" w:color="auto"/>
            <w:right w:val="none" w:sz="0" w:space="0" w:color="auto"/>
          </w:divBdr>
        </w:div>
        <w:div w:id="442773405">
          <w:marLeft w:val="480"/>
          <w:marRight w:val="0"/>
          <w:marTop w:val="0"/>
          <w:marBottom w:val="0"/>
          <w:divBdr>
            <w:top w:val="none" w:sz="0" w:space="0" w:color="auto"/>
            <w:left w:val="none" w:sz="0" w:space="0" w:color="auto"/>
            <w:bottom w:val="none" w:sz="0" w:space="0" w:color="auto"/>
            <w:right w:val="none" w:sz="0" w:space="0" w:color="auto"/>
          </w:divBdr>
        </w:div>
        <w:div w:id="469052603">
          <w:marLeft w:val="480"/>
          <w:marRight w:val="0"/>
          <w:marTop w:val="0"/>
          <w:marBottom w:val="0"/>
          <w:divBdr>
            <w:top w:val="none" w:sz="0" w:space="0" w:color="auto"/>
            <w:left w:val="none" w:sz="0" w:space="0" w:color="auto"/>
            <w:bottom w:val="none" w:sz="0" w:space="0" w:color="auto"/>
            <w:right w:val="none" w:sz="0" w:space="0" w:color="auto"/>
          </w:divBdr>
        </w:div>
        <w:div w:id="471749590">
          <w:marLeft w:val="480"/>
          <w:marRight w:val="0"/>
          <w:marTop w:val="0"/>
          <w:marBottom w:val="0"/>
          <w:divBdr>
            <w:top w:val="none" w:sz="0" w:space="0" w:color="auto"/>
            <w:left w:val="none" w:sz="0" w:space="0" w:color="auto"/>
            <w:bottom w:val="none" w:sz="0" w:space="0" w:color="auto"/>
            <w:right w:val="none" w:sz="0" w:space="0" w:color="auto"/>
          </w:divBdr>
        </w:div>
        <w:div w:id="492378770">
          <w:marLeft w:val="480"/>
          <w:marRight w:val="0"/>
          <w:marTop w:val="0"/>
          <w:marBottom w:val="0"/>
          <w:divBdr>
            <w:top w:val="none" w:sz="0" w:space="0" w:color="auto"/>
            <w:left w:val="none" w:sz="0" w:space="0" w:color="auto"/>
            <w:bottom w:val="none" w:sz="0" w:space="0" w:color="auto"/>
            <w:right w:val="none" w:sz="0" w:space="0" w:color="auto"/>
          </w:divBdr>
        </w:div>
        <w:div w:id="495071900">
          <w:marLeft w:val="480"/>
          <w:marRight w:val="0"/>
          <w:marTop w:val="0"/>
          <w:marBottom w:val="0"/>
          <w:divBdr>
            <w:top w:val="none" w:sz="0" w:space="0" w:color="auto"/>
            <w:left w:val="none" w:sz="0" w:space="0" w:color="auto"/>
            <w:bottom w:val="none" w:sz="0" w:space="0" w:color="auto"/>
            <w:right w:val="none" w:sz="0" w:space="0" w:color="auto"/>
          </w:divBdr>
        </w:div>
        <w:div w:id="504787718">
          <w:marLeft w:val="480"/>
          <w:marRight w:val="0"/>
          <w:marTop w:val="0"/>
          <w:marBottom w:val="0"/>
          <w:divBdr>
            <w:top w:val="none" w:sz="0" w:space="0" w:color="auto"/>
            <w:left w:val="none" w:sz="0" w:space="0" w:color="auto"/>
            <w:bottom w:val="none" w:sz="0" w:space="0" w:color="auto"/>
            <w:right w:val="none" w:sz="0" w:space="0" w:color="auto"/>
          </w:divBdr>
        </w:div>
        <w:div w:id="514540207">
          <w:marLeft w:val="480"/>
          <w:marRight w:val="0"/>
          <w:marTop w:val="0"/>
          <w:marBottom w:val="0"/>
          <w:divBdr>
            <w:top w:val="none" w:sz="0" w:space="0" w:color="auto"/>
            <w:left w:val="none" w:sz="0" w:space="0" w:color="auto"/>
            <w:bottom w:val="none" w:sz="0" w:space="0" w:color="auto"/>
            <w:right w:val="none" w:sz="0" w:space="0" w:color="auto"/>
          </w:divBdr>
        </w:div>
        <w:div w:id="514686294">
          <w:marLeft w:val="480"/>
          <w:marRight w:val="0"/>
          <w:marTop w:val="0"/>
          <w:marBottom w:val="0"/>
          <w:divBdr>
            <w:top w:val="none" w:sz="0" w:space="0" w:color="auto"/>
            <w:left w:val="none" w:sz="0" w:space="0" w:color="auto"/>
            <w:bottom w:val="none" w:sz="0" w:space="0" w:color="auto"/>
            <w:right w:val="none" w:sz="0" w:space="0" w:color="auto"/>
          </w:divBdr>
        </w:div>
        <w:div w:id="545919867">
          <w:marLeft w:val="480"/>
          <w:marRight w:val="0"/>
          <w:marTop w:val="0"/>
          <w:marBottom w:val="0"/>
          <w:divBdr>
            <w:top w:val="none" w:sz="0" w:space="0" w:color="auto"/>
            <w:left w:val="none" w:sz="0" w:space="0" w:color="auto"/>
            <w:bottom w:val="none" w:sz="0" w:space="0" w:color="auto"/>
            <w:right w:val="none" w:sz="0" w:space="0" w:color="auto"/>
          </w:divBdr>
        </w:div>
        <w:div w:id="580525126">
          <w:marLeft w:val="480"/>
          <w:marRight w:val="0"/>
          <w:marTop w:val="0"/>
          <w:marBottom w:val="0"/>
          <w:divBdr>
            <w:top w:val="none" w:sz="0" w:space="0" w:color="auto"/>
            <w:left w:val="none" w:sz="0" w:space="0" w:color="auto"/>
            <w:bottom w:val="none" w:sz="0" w:space="0" w:color="auto"/>
            <w:right w:val="none" w:sz="0" w:space="0" w:color="auto"/>
          </w:divBdr>
        </w:div>
        <w:div w:id="584192704">
          <w:marLeft w:val="480"/>
          <w:marRight w:val="0"/>
          <w:marTop w:val="0"/>
          <w:marBottom w:val="0"/>
          <w:divBdr>
            <w:top w:val="none" w:sz="0" w:space="0" w:color="auto"/>
            <w:left w:val="none" w:sz="0" w:space="0" w:color="auto"/>
            <w:bottom w:val="none" w:sz="0" w:space="0" w:color="auto"/>
            <w:right w:val="none" w:sz="0" w:space="0" w:color="auto"/>
          </w:divBdr>
        </w:div>
        <w:div w:id="618491750">
          <w:marLeft w:val="480"/>
          <w:marRight w:val="0"/>
          <w:marTop w:val="0"/>
          <w:marBottom w:val="0"/>
          <w:divBdr>
            <w:top w:val="none" w:sz="0" w:space="0" w:color="auto"/>
            <w:left w:val="none" w:sz="0" w:space="0" w:color="auto"/>
            <w:bottom w:val="none" w:sz="0" w:space="0" w:color="auto"/>
            <w:right w:val="none" w:sz="0" w:space="0" w:color="auto"/>
          </w:divBdr>
        </w:div>
        <w:div w:id="659774811">
          <w:marLeft w:val="480"/>
          <w:marRight w:val="0"/>
          <w:marTop w:val="0"/>
          <w:marBottom w:val="0"/>
          <w:divBdr>
            <w:top w:val="none" w:sz="0" w:space="0" w:color="auto"/>
            <w:left w:val="none" w:sz="0" w:space="0" w:color="auto"/>
            <w:bottom w:val="none" w:sz="0" w:space="0" w:color="auto"/>
            <w:right w:val="none" w:sz="0" w:space="0" w:color="auto"/>
          </w:divBdr>
        </w:div>
        <w:div w:id="666321457">
          <w:marLeft w:val="480"/>
          <w:marRight w:val="0"/>
          <w:marTop w:val="0"/>
          <w:marBottom w:val="0"/>
          <w:divBdr>
            <w:top w:val="none" w:sz="0" w:space="0" w:color="auto"/>
            <w:left w:val="none" w:sz="0" w:space="0" w:color="auto"/>
            <w:bottom w:val="none" w:sz="0" w:space="0" w:color="auto"/>
            <w:right w:val="none" w:sz="0" w:space="0" w:color="auto"/>
          </w:divBdr>
        </w:div>
        <w:div w:id="678196451">
          <w:marLeft w:val="480"/>
          <w:marRight w:val="0"/>
          <w:marTop w:val="0"/>
          <w:marBottom w:val="0"/>
          <w:divBdr>
            <w:top w:val="none" w:sz="0" w:space="0" w:color="auto"/>
            <w:left w:val="none" w:sz="0" w:space="0" w:color="auto"/>
            <w:bottom w:val="none" w:sz="0" w:space="0" w:color="auto"/>
            <w:right w:val="none" w:sz="0" w:space="0" w:color="auto"/>
          </w:divBdr>
        </w:div>
        <w:div w:id="702948336">
          <w:marLeft w:val="480"/>
          <w:marRight w:val="0"/>
          <w:marTop w:val="0"/>
          <w:marBottom w:val="0"/>
          <w:divBdr>
            <w:top w:val="none" w:sz="0" w:space="0" w:color="auto"/>
            <w:left w:val="none" w:sz="0" w:space="0" w:color="auto"/>
            <w:bottom w:val="none" w:sz="0" w:space="0" w:color="auto"/>
            <w:right w:val="none" w:sz="0" w:space="0" w:color="auto"/>
          </w:divBdr>
        </w:div>
        <w:div w:id="715809801">
          <w:marLeft w:val="480"/>
          <w:marRight w:val="0"/>
          <w:marTop w:val="0"/>
          <w:marBottom w:val="0"/>
          <w:divBdr>
            <w:top w:val="none" w:sz="0" w:space="0" w:color="auto"/>
            <w:left w:val="none" w:sz="0" w:space="0" w:color="auto"/>
            <w:bottom w:val="none" w:sz="0" w:space="0" w:color="auto"/>
            <w:right w:val="none" w:sz="0" w:space="0" w:color="auto"/>
          </w:divBdr>
        </w:div>
        <w:div w:id="767238295">
          <w:marLeft w:val="480"/>
          <w:marRight w:val="0"/>
          <w:marTop w:val="0"/>
          <w:marBottom w:val="0"/>
          <w:divBdr>
            <w:top w:val="none" w:sz="0" w:space="0" w:color="auto"/>
            <w:left w:val="none" w:sz="0" w:space="0" w:color="auto"/>
            <w:bottom w:val="none" w:sz="0" w:space="0" w:color="auto"/>
            <w:right w:val="none" w:sz="0" w:space="0" w:color="auto"/>
          </w:divBdr>
        </w:div>
        <w:div w:id="820275186">
          <w:marLeft w:val="480"/>
          <w:marRight w:val="0"/>
          <w:marTop w:val="0"/>
          <w:marBottom w:val="0"/>
          <w:divBdr>
            <w:top w:val="none" w:sz="0" w:space="0" w:color="auto"/>
            <w:left w:val="none" w:sz="0" w:space="0" w:color="auto"/>
            <w:bottom w:val="none" w:sz="0" w:space="0" w:color="auto"/>
            <w:right w:val="none" w:sz="0" w:space="0" w:color="auto"/>
          </w:divBdr>
        </w:div>
        <w:div w:id="825823627">
          <w:marLeft w:val="480"/>
          <w:marRight w:val="0"/>
          <w:marTop w:val="0"/>
          <w:marBottom w:val="0"/>
          <w:divBdr>
            <w:top w:val="none" w:sz="0" w:space="0" w:color="auto"/>
            <w:left w:val="none" w:sz="0" w:space="0" w:color="auto"/>
            <w:bottom w:val="none" w:sz="0" w:space="0" w:color="auto"/>
            <w:right w:val="none" w:sz="0" w:space="0" w:color="auto"/>
          </w:divBdr>
        </w:div>
        <w:div w:id="834106015">
          <w:marLeft w:val="480"/>
          <w:marRight w:val="0"/>
          <w:marTop w:val="0"/>
          <w:marBottom w:val="0"/>
          <w:divBdr>
            <w:top w:val="none" w:sz="0" w:space="0" w:color="auto"/>
            <w:left w:val="none" w:sz="0" w:space="0" w:color="auto"/>
            <w:bottom w:val="none" w:sz="0" w:space="0" w:color="auto"/>
            <w:right w:val="none" w:sz="0" w:space="0" w:color="auto"/>
          </w:divBdr>
        </w:div>
        <w:div w:id="882405501">
          <w:marLeft w:val="480"/>
          <w:marRight w:val="0"/>
          <w:marTop w:val="0"/>
          <w:marBottom w:val="0"/>
          <w:divBdr>
            <w:top w:val="none" w:sz="0" w:space="0" w:color="auto"/>
            <w:left w:val="none" w:sz="0" w:space="0" w:color="auto"/>
            <w:bottom w:val="none" w:sz="0" w:space="0" w:color="auto"/>
            <w:right w:val="none" w:sz="0" w:space="0" w:color="auto"/>
          </w:divBdr>
        </w:div>
        <w:div w:id="956988809">
          <w:marLeft w:val="480"/>
          <w:marRight w:val="0"/>
          <w:marTop w:val="0"/>
          <w:marBottom w:val="0"/>
          <w:divBdr>
            <w:top w:val="none" w:sz="0" w:space="0" w:color="auto"/>
            <w:left w:val="none" w:sz="0" w:space="0" w:color="auto"/>
            <w:bottom w:val="none" w:sz="0" w:space="0" w:color="auto"/>
            <w:right w:val="none" w:sz="0" w:space="0" w:color="auto"/>
          </w:divBdr>
        </w:div>
        <w:div w:id="1023937184">
          <w:marLeft w:val="480"/>
          <w:marRight w:val="0"/>
          <w:marTop w:val="0"/>
          <w:marBottom w:val="0"/>
          <w:divBdr>
            <w:top w:val="none" w:sz="0" w:space="0" w:color="auto"/>
            <w:left w:val="none" w:sz="0" w:space="0" w:color="auto"/>
            <w:bottom w:val="none" w:sz="0" w:space="0" w:color="auto"/>
            <w:right w:val="none" w:sz="0" w:space="0" w:color="auto"/>
          </w:divBdr>
        </w:div>
        <w:div w:id="1056588883">
          <w:marLeft w:val="480"/>
          <w:marRight w:val="0"/>
          <w:marTop w:val="0"/>
          <w:marBottom w:val="0"/>
          <w:divBdr>
            <w:top w:val="none" w:sz="0" w:space="0" w:color="auto"/>
            <w:left w:val="none" w:sz="0" w:space="0" w:color="auto"/>
            <w:bottom w:val="none" w:sz="0" w:space="0" w:color="auto"/>
            <w:right w:val="none" w:sz="0" w:space="0" w:color="auto"/>
          </w:divBdr>
        </w:div>
        <w:div w:id="1072234901">
          <w:marLeft w:val="480"/>
          <w:marRight w:val="0"/>
          <w:marTop w:val="0"/>
          <w:marBottom w:val="0"/>
          <w:divBdr>
            <w:top w:val="none" w:sz="0" w:space="0" w:color="auto"/>
            <w:left w:val="none" w:sz="0" w:space="0" w:color="auto"/>
            <w:bottom w:val="none" w:sz="0" w:space="0" w:color="auto"/>
            <w:right w:val="none" w:sz="0" w:space="0" w:color="auto"/>
          </w:divBdr>
        </w:div>
        <w:div w:id="1162503258">
          <w:marLeft w:val="480"/>
          <w:marRight w:val="0"/>
          <w:marTop w:val="0"/>
          <w:marBottom w:val="0"/>
          <w:divBdr>
            <w:top w:val="none" w:sz="0" w:space="0" w:color="auto"/>
            <w:left w:val="none" w:sz="0" w:space="0" w:color="auto"/>
            <w:bottom w:val="none" w:sz="0" w:space="0" w:color="auto"/>
            <w:right w:val="none" w:sz="0" w:space="0" w:color="auto"/>
          </w:divBdr>
        </w:div>
        <w:div w:id="1185442673">
          <w:marLeft w:val="480"/>
          <w:marRight w:val="0"/>
          <w:marTop w:val="0"/>
          <w:marBottom w:val="0"/>
          <w:divBdr>
            <w:top w:val="none" w:sz="0" w:space="0" w:color="auto"/>
            <w:left w:val="none" w:sz="0" w:space="0" w:color="auto"/>
            <w:bottom w:val="none" w:sz="0" w:space="0" w:color="auto"/>
            <w:right w:val="none" w:sz="0" w:space="0" w:color="auto"/>
          </w:divBdr>
        </w:div>
        <w:div w:id="1194467228">
          <w:marLeft w:val="480"/>
          <w:marRight w:val="0"/>
          <w:marTop w:val="0"/>
          <w:marBottom w:val="0"/>
          <w:divBdr>
            <w:top w:val="none" w:sz="0" w:space="0" w:color="auto"/>
            <w:left w:val="none" w:sz="0" w:space="0" w:color="auto"/>
            <w:bottom w:val="none" w:sz="0" w:space="0" w:color="auto"/>
            <w:right w:val="none" w:sz="0" w:space="0" w:color="auto"/>
          </w:divBdr>
        </w:div>
        <w:div w:id="1204486923">
          <w:marLeft w:val="480"/>
          <w:marRight w:val="0"/>
          <w:marTop w:val="0"/>
          <w:marBottom w:val="0"/>
          <w:divBdr>
            <w:top w:val="none" w:sz="0" w:space="0" w:color="auto"/>
            <w:left w:val="none" w:sz="0" w:space="0" w:color="auto"/>
            <w:bottom w:val="none" w:sz="0" w:space="0" w:color="auto"/>
            <w:right w:val="none" w:sz="0" w:space="0" w:color="auto"/>
          </w:divBdr>
        </w:div>
        <w:div w:id="1235431874">
          <w:marLeft w:val="480"/>
          <w:marRight w:val="0"/>
          <w:marTop w:val="0"/>
          <w:marBottom w:val="0"/>
          <w:divBdr>
            <w:top w:val="none" w:sz="0" w:space="0" w:color="auto"/>
            <w:left w:val="none" w:sz="0" w:space="0" w:color="auto"/>
            <w:bottom w:val="none" w:sz="0" w:space="0" w:color="auto"/>
            <w:right w:val="none" w:sz="0" w:space="0" w:color="auto"/>
          </w:divBdr>
        </w:div>
        <w:div w:id="1256554251">
          <w:marLeft w:val="480"/>
          <w:marRight w:val="0"/>
          <w:marTop w:val="0"/>
          <w:marBottom w:val="0"/>
          <w:divBdr>
            <w:top w:val="none" w:sz="0" w:space="0" w:color="auto"/>
            <w:left w:val="none" w:sz="0" w:space="0" w:color="auto"/>
            <w:bottom w:val="none" w:sz="0" w:space="0" w:color="auto"/>
            <w:right w:val="none" w:sz="0" w:space="0" w:color="auto"/>
          </w:divBdr>
        </w:div>
        <w:div w:id="1263146595">
          <w:marLeft w:val="480"/>
          <w:marRight w:val="0"/>
          <w:marTop w:val="0"/>
          <w:marBottom w:val="0"/>
          <w:divBdr>
            <w:top w:val="none" w:sz="0" w:space="0" w:color="auto"/>
            <w:left w:val="none" w:sz="0" w:space="0" w:color="auto"/>
            <w:bottom w:val="none" w:sz="0" w:space="0" w:color="auto"/>
            <w:right w:val="none" w:sz="0" w:space="0" w:color="auto"/>
          </w:divBdr>
        </w:div>
        <w:div w:id="1297292176">
          <w:marLeft w:val="480"/>
          <w:marRight w:val="0"/>
          <w:marTop w:val="0"/>
          <w:marBottom w:val="0"/>
          <w:divBdr>
            <w:top w:val="none" w:sz="0" w:space="0" w:color="auto"/>
            <w:left w:val="none" w:sz="0" w:space="0" w:color="auto"/>
            <w:bottom w:val="none" w:sz="0" w:space="0" w:color="auto"/>
            <w:right w:val="none" w:sz="0" w:space="0" w:color="auto"/>
          </w:divBdr>
        </w:div>
        <w:div w:id="1299645601">
          <w:marLeft w:val="480"/>
          <w:marRight w:val="0"/>
          <w:marTop w:val="0"/>
          <w:marBottom w:val="0"/>
          <w:divBdr>
            <w:top w:val="none" w:sz="0" w:space="0" w:color="auto"/>
            <w:left w:val="none" w:sz="0" w:space="0" w:color="auto"/>
            <w:bottom w:val="none" w:sz="0" w:space="0" w:color="auto"/>
            <w:right w:val="none" w:sz="0" w:space="0" w:color="auto"/>
          </w:divBdr>
        </w:div>
        <w:div w:id="1349411764">
          <w:marLeft w:val="480"/>
          <w:marRight w:val="0"/>
          <w:marTop w:val="0"/>
          <w:marBottom w:val="0"/>
          <w:divBdr>
            <w:top w:val="none" w:sz="0" w:space="0" w:color="auto"/>
            <w:left w:val="none" w:sz="0" w:space="0" w:color="auto"/>
            <w:bottom w:val="none" w:sz="0" w:space="0" w:color="auto"/>
            <w:right w:val="none" w:sz="0" w:space="0" w:color="auto"/>
          </w:divBdr>
        </w:div>
        <w:div w:id="1403218204">
          <w:marLeft w:val="480"/>
          <w:marRight w:val="0"/>
          <w:marTop w:val="0"/>
          <w:marBottom w:val="0"/>
          <w:divBdr>
            <w:top w:val="none" w:sz="0" w:space="0" w:color="auto"/>
            <w:left w:val="none" w:sz="0" w:space="0" w:color="auto"/>
            <w:bottom w:val="none" w:sz="0" w:space="0" w:color="auto"/>
            <w:right w:val="none" w:sz="0" w:space="0" w:color="auto"/>
          </w:divBdr>
        </w:div>
        <w:div w:id="1455292773">
          <w:marLeft w:val="480"/>
          <w:marRight w:val="0"/>
          <w:marTop w:val="0"/>
          <w:marBottom w:val="0"/>
          <w:divBdr>
            <w:top w:val="none" w:sz="0" w:space="0" w:color="auto"/>
            <w:left w:val="none" w:sz="0" w:space="0" w:color="auto"/>
            <w:bottom w:val="none" w:sz="0" w:space="0" w:color="auto"/>
            <w:right w:val="none" w:sz="0" w:space="0" w:color="auto"/>
          </w:divBdr>
        </w:div>
        <w:div w:id="1466238890">
          <w:marLeft w:val="480"/>
          <w:marRight w:val="0"/>
          <w:marTop w:val="0"/>
          <w:marBottom w:val="0"/>
          <w:divBdr>
            <w:top w:val="none" w:sz="0" w:space="0" w:color="auto"/>
            <w:left w:val="none" w:sz="0" w:space="0" w:color="auto"/>
            <w:bottom w:val="none" w:sz="0" w:space="0" w:color="auto"/>
            <w:right w:val="none" w:sz="0" w:space="0" w:color="auto"/>
          </w:divBdr>
        </w:div>
        <w:div w:id="1475954402">
          <w:marLeft w:val="480"/>
          <w:marRight w:val="0"/>
          <w:marTop w:val="0"/>
          <w:marBottom w:val="0"/>
          <w:divBdr>
            <w:top w:val="none" w:sz="0" w:space="0" w:color="auto"/>
            <w:left w:val="none" w:sz="0" w:space="0" w:color="auto"/>
            <w:bottom w:val="none" w:sz="0" w:space="0" w:color="auto"/>
            <w:right w:val="none" w:sz="0" w:space="0" w:color="auto"/>
          </w:divBdr>
        </w:div>
        <w:div w:id="1500729799">
          <w:marLeft w:val="480"/>
          <w:marRight w:val="0"/>
          <w:marTop w:val="0"/>
          <w:marBottom w:val="0"/>
          <w:divBdr>
            <w:top w:val="none" w:sz="0" w:space="0" w:color="auto"/>
            <w:left w:val="none" w:sz="0" w:space="0" w:color="auto"/>
            <w:bottom w:val="none" w:sz="0" w:space="0" w:color="auto"/>
            <w:right w:val="none" w:sz="0" w:space="0" w:color="auto"/>
          </w:divBdr>
        </w:div>
        <w:div w:id="1568489493">
          <w:marLeft w:val="480"/>
          <w:marRight w:val="0"/>
          <w:marTop w:val="0"/>
          <w:marBottom w:val="0"/>
          <w:divBdr>
            <w:top w:val="none" w:sz="0" w:space="0" w:color="auto"/>
            <w:left w:val="none" w:sz="0" w:space="0" w:color="auto"/>
            <w:bottom w:val="none" w:sz="0" w:space="0" w:color="auto"/>
            <w:right w:val="none" w:sz="0" w:space="0" w:color="auto"/>
          </w:divBdr>
        </w:div>
        <w:div w:id="1609045753">
          <w:marLeft w:val="480"/>
          <w:marRight w:val="0"/>
          <w:marTop w:val="0"/>
          <w:marBottom w:val="0"/>
          <w:divBdr>
            <w:top w:val="none" w:sz="0" w:space="0" w:color="auto"/>
            <w:left w:val="none" w:sz="0" w:space="0" w:color="auto"/>
            <w:bottom w:val="none" w:sz="0" w:space="0" w:color="auto"/>
            <w:right w:val="none" w:sz="0" w:space="0" w:color="auto"/>
          </w:divBdr>
        </w:div>
        <w:div w:id="1629168841">
          <w:marLeft w:val="480"/>
          <w:marRight w:val="0"/>
          <w:marTop w:val="0"/>
          <w:marBottom w:val="0"/>
          <w:divBdr>
            <w:top w:val="none" w:sz="0" w:space="0" w:color="auto"/>
            <w:left w:val="none" w:sz="0" w:space="0" w:color="auto"/>
            <w:bottom w:val="none" w:sz="0" w:space="0" w:color="auto"/>
            <w:right w:val="none" w:sz="0" w:space="0" w:color="auto"/>
          </w:divBdr>
        </w:div>
        <w:div w:id="1674915081">
          <w:marLeft w:val="480"/>
          <w:marRight w:val="0"/>
          <w:marTop w:val="0"/>
          <w:marBottom w:val="0"/>
          <w:divBdr>
            <w:top w:val="none" w:sz="0" w:space="0" w:color="auto"/>
            <w:left w:val="none" w:sz="0" w:space="0" w:color="auto"/>
            <w:bottom w:val="none" w:sz="0" w:space="0" w:color="auto"/>
            <w:right w:val="none" w:sz="0" w:space="0" w:color="auto"/>
          </w:divBdr>
        </w:div>
        <w:div w:id="1696812404">
          <w:marLeft w:val="480"/>
          <w:marRight w:val="0"/>
          <w:marTop w:val="0"/>
          <w:marBottom w:val="0"/>
          <w:divBdr>
            <w:top w:val="none" w:sz="0" w:space="0" w:color="auto"/>
            <w:left w:val="none" w:sz="0" w:space="0" w:color="auto"/>
            <w:bottom w:val="none" w:sz="0" w:space="0" w:color="auto"/>
            <w:right w:val="none" w:sz="0" w:space="0" w:color="auto"/>
          </w:divBdr>
        </w:div>
        <w:div w:id="1728724197">
          <w:marLeft w:val="480"/>
          <w:marRight w:val="0"/>
          <w:marTop w:val="0"/>
          <w:marBottom w:val="0"/>
          <w:divBdr>
            <w:top w:val="none" w:sz="0" w:space="0" w:color="auto"/>
            <w:left w:val="none" w:sz="0" w:space="0" w:color="auto"/>
            <w:bottom w:val="none" w:sz="0" w:space="0" w:color="auto"/>
            <w:right w:val="none" w:sz="0" w:space="0" w:color="auto"/>
          </w:divBdr>
        </w:div>
        <w:div w:id="1753627907">
          <w:marLeft w:val="480"/>
          <w:marRight w:val="0"/>
          <w:marTop w:val="0"/>
          <w:marBottom w:val="0"/>
          <w:divBdr>
            <w:top w:val="none" w:sz="0" w:space="0" w:color="auto"/>
            <w:left w:val="none" w:sz="0" w:space="0" w:color="auto"/>
            <w:bottom w:val="none" w:sz="0" w:space="0" w:color="auto"/>
            <w:right w:val="none" w:sz="0" w:space="0" w:color="auto"/>
          </w:divBdr>
        </w:div>
        <w:div w:id="1807048007">
          <w:marLeft w:val="480"/>
          <w:marRight w:val="0"/>
          <w:marTop w:val="0"/>
          <w:marBottom w:val="0"/>
          <w:divBdr>
            <w:top w:val="none" w:sz="0" w:space="0" w:color="auto"/>
            <w:left w:val="none" w:sz="0" w:space="0" w:color="auto"/>
            <w:bottom w:val="none" w:sz="0" w:space="0" w:color="auto"/>
            <w:right w:val="none" w:sz="0" w:space="0" w:color="auto"/>
          </w:divBdr>
        </w:div>
        <w:div w:id="1821115164">
          <w:marLeft w:val="480"/>
          <w:marRight w:val="0"/>
          <w:marTop w:val="0"/>
          <w:marBottom w:val="0"/>
          <w:divBdr>
            <w:top w:val="none" w:sz="0" w:space="0" w:color="auto"/>
            <w:left w:val="none" w:sz="0" w:space="0" w:color="auto"/>
            <w:bottom w:val="none" w:sz="0" w:space="0" w:color="auto"/>
            <w:right w:val="none" w:sz="0" w:space="0" w:color="auto"/>
          </w:divBdr>
        </w:div>
        <w:div w:id="1844273324">
          <w:marLeft w:val="480"/>
          <w:marRight w:val="0"/>
          <w:marTop w:val="0"/>
          <w:marBottom w:val="0"/>
          <w:divBdr>
            <w:top w:val="none" w:sz="0" w:space="0" w:color="auto"/>
            <w:left w:val="none" w:sz="0" w:space="0" w:color="auto"/>
            <w:bottom w:val="none" w:sz="0" w:space="0" w:color="auto"/>
            <w:right w:val="none" w:sz="0" w:space="0" w:color="auto"/>
          </w:divBdr>
        </w:div>
        <w:div w:id="1878927263">
          <w:marLeft w:val="480"/>
          <w:marRight w:val="0"/>
          <w:marTop w:val="0"/>
          <w:marBottom w:val="0"/>
          <w:divBdr>
            <w:top w:val="none" w:sz="0" w:space="0" w:color="auto"/>
            <w:left w:val="none" w:sz="0" w:space="0" w:color="auto"/>
            <w:bottom w:val="none" w:sz="0" w:space="0" w:color="auto"/>
            <w:right w:val="none" w:sz="0" w:space="0" w:color="auto"/>
          </w:divBdr>
        </w:div>
        <w:div w:id="1900166679">
          <w:marLeft w:val="480"/>
          <w:marRight w:val="0"/>
          <w:marTop w:val="0"/>
          <w:marBottom w:val="0"/>
          <w:divBdr>
            <w:top w:val="none" w:sz="0" w:space="0" w:color="auto"/>
            <w:left w:val="none" w:sz="0" w:space="0" w:color="auto"/>
            <w:bottom w:val="none" w:sz="0" w:space="0" w:color="auto"/>
            <w:right w:val="none" w:sz="0" w:space="0" w:color="auto"/>
          </w:divBdr>
        </w:div>
        <w:div w:id="1902402475">
          <w:marLeft w:val="480"/>
          <w:marRight w:val="0"/>
          <w:marTop w:val="0"/>
          <w:marBottom w:val="0"/>
          <w:divBdr>
            <w:top w:val="none" w:sz="0" w:space="0" w:color="auto"/>
            <w:left w:val="none" w:sz="0" w:space="0" w:color="auto"/>
            <w:bottom w:val="none" w:sz="0" w:space="0" w:color="auto"/>
            <w:right w:val="none" w:sz="0" w:space="0" w:color="auto"/>
          </w:divBdr>
        </w:div>
        <w:div w:id="1930654576">
          <w:marLeft w:val="480"/>
          <w:marRight w:val="0"/>
          <w:marTop w:val="0"/>
          <w:marBottom w:val="0"/>
          <w:divBdr>
            <w:top w:val="none" w:sz="0" w:space="0" w:color="auto"/>
            <w:left w:val="none" w:sz="0" w:space="0" w:color="auto"/>
            <w:bottom w:val="none" w:sz="0" w:space="0" w:color="auto"/>
            <w:right w:val="none" w:sz="0" w:space="0" w:color="auto"/>
          </w:divBdr>
        </w:div>
        <w:div w:id="1951745263">
          <w:marLeft w:val="480"/>
          <w:marRight w:val="0"/>
          <w:marTop w:val="0"/>
          <w:marBottom w:val="0"/>
          <w:divBdr>
            <w:top w:val="none" w:sz="0" w:space="0" w:color="auto"/>
            <w:left w:val="none" w:sz="0" w:space="0" w:color="auto"/>
            <w:bottom w:val="none" w:sz="0" w:space="0" w:color="auto"/>
            <w:right w:val="none" w:sz="0" w:space="0" w:color="auto"/>
          </w:divBdr>
        </w:div>
        <w:div w:id="1984308261">
          <w:marLeft w:val="480"/>
          <w:marRight w:val="0"/>
          <w:marTop w:val="0"/>
          <w:marBottom w:val="0"/>
          <w:divBdr>
            <w:top w:val="none" w:sz="0" w:space="0" w:color="auto"/>
            <w:left w:val="none" w:sz="0" w:space="0" w:color="auto"/>
            <w:bottom w:val="none" w:sz="0" w:space="0" w:color="auto"/>
            <w:right w:val="none" w:sz="0" w:space="0" w:color="auto"/>
          </w:divBdr>
        </w:div>
        <w:div w:id="1990086191">
          <w:marLeft w:val="480"/>
          <w:marRight w:val="0"/>
          <w:marTop w:val="0"/>
          <w:marBottom w:val="0"/>
          <w:divBdr>
            <w:top w:val="none" w:sz="0" w:space="0" w:color="auto"/>
            <w:left w:val="none" w:sz="0" w:space="0" w:color="auto"/>
            <w:bottom w:val="none" w:sz="0" w:space="0" w:color="auto"/>
            <w:right w:val="none" w:sz="0" w:space="0" w:color="auto"/>
          </w:divBdr>
        </w:div>
        <w:div w:id="2015841700">
          <w:marLeft w:val="480"/>
          <w:marRight w:val="0"/>
          <w:marTop w:val="0"/>
          <w:marBottom w:val="0"/>
          <w:divBdr>
            <w:top w:val="none" w:sz="0" w:space="0" w:color="auto"/>
            <w:left w:val="none" w:sz="0" w:space="0" w:color="auto"/>
            <w:bottom w:val="none" w:sz="0" w:space="0" w:color="auto"/>
            <w:right w:val="none" w:sz="0" w:space="0" w:color="auto"/>
          </w:divBdr>
        </w:div>
        <w:div w:id="2050373598">
          <w:marLeft w:val="480"/>
          <w:marRight w:val="0"/>
          <w:marTop w:val="0"/>
          <w:marBottom w:val="0"/>
          <w:divBdr>
            <w:top w:val="none" w:sz="0" w:space="0" w:color="auto"/>
            <w:left w:val="none" w:sz="0" w:space="0" w:color="auto"/>
            <w:bottom w:val="none" w:sz="0" w:space="0" w:color="auto"/>
            <w:right w:val="none" w:sz="0" w:space="0" w:color="auto"/>
          </w:divBdr>
        </w:div>
        <w:div w:id="2080709530">
          <w:marLeft w:val="480"/>
          <w:marRight w:val="0"/>
          <w:marTop w:val="0"/>
          <w:marBottom w:val="0"/>
          <w:divBdr>
            <w:top w:val="none" w:sz="0" w:space="0" w:color="auto"/>
            <w:left w:val="none" w:sz="0" w:space="0" w:color="auto"/>
            <w:bottom w:val="none" w:sz="0" w:space="0" w:color="auto"/>
            <w:right w:val="none" w:sz="0" w:space="0" w:color="auto"/>
          </w:divBdr>
        </w:div>
        <w:div w:id="2092266999">
          <w:marLeft w:val="480"/>
          <w:marRight w:val="0"/>
          <w:marTop w:val="0"/>
          <w:marBottom w:val="0"/>
          <w:divBdr>
            <w:top w:val="none" w:sz="0" w:space="0" w:color="auto"/>
            <w:left w:val="none" w:sz="0" w:space="0" w:color="auto"/>
            <w:bottom w:val="none" w:sz="0" w:space="0" w:color="auto"/>
            <w:right w:val="none" w:sz="0" w:space="0" w:color="auto"/>
          </w:divBdr>
        </w:div>
        <w:div w:id="2092657385">
          <w:marLeft w:val="480"/>
          <w:marRight w:val="0"/>
          <w:marTop w:val="0"/>
          <w:marBottom w:val="0"/>
          <w:divBdr>
            <w:top w:val="none" w:sz="0" w:space="0" w:color="auto"/>
            <w:left w:val="none" w:sz="0" w:space="0" w:color="auto"/>
            <w:bottom w:val="none" w:sz="0" w:space="0" w:color="auto"/>
            <w:right w:val="none" w:sz="0" w:space="0" w:color="auto"/>
          </w:divBdr>
        </w:div>
        <w:div w:id="2106267322">
          <w:marLeft w:val="480"/>
          <w:marRight w:val="0"/>
          <w:marTop w:val="0"/>
          <w:marBottom w:val="0"/>
          <w:divBdr>
            <w:top w:val="none" w:sz="0" w:space="0" w:color="auto"/>
            <w:left w:val="none" w:sz="0" w:space="0" w:color="auto"/>
            <w:bottom w:val="none" w:sz="0" w:space="0" w:color="auto"/>
            <w:right w:val="none" w:sz="0" w:space="0" w:color="auto"/>
          </w:divBdr>
        </w:div>
      </w:divsChild>
    </w:div>
    <w:div w:id="403912314">
      <w:marLeft w:val="640"/>
      <w:marRight w:val="0"/>
      <w:marTop w:val="0"/>
      <w:marBottom w:val="0"/>
      <w:divBdr>
        <w:top w:val="none" w:sz="0" w:space="0" w:color="auto"/>
        <w:left w:val="none" w:sz="0" w:space="0" w:color="auto"/>
        <w:bottom w:val="none" w:sz="0" w:space="0" w:color="auto"/>
        <w:right w:val="none" w:sz="0" w:space="0" w:color="auto"/>
      </w:divBdr>
    </w:div>
    <w:div w:id="404110316">
      <w:bodyDiv w:val="1"/>
      <w:marLeft w:val="0"/>
      <w:marRight w:val="0"/>
      <w:marTop w:val="0"/>
      <w:marBottom w:val="0"/>
      <w:divBdr>
        <w:top w:val="none" w:sz="0" w:space="0" w:color="auto"/>
        <w:left w:val="none" w:sz="0" w:space="0" w:color="auto"/>
        <w:bottom w:val="none" w:sz="0" w:space="0" w:color="auto"/>
        <w:right w:val="none" w:sz="0" w:space="0" w:color="auto"/>
      </w:divBdr>
    </w:div>
    <w:div w:id="404181270">
      <w:marLeft w:val="640"/>
      <w:marRight w:val="0"/>
      <w:marTop w:val="0"/>
      <w:marBottom w:val="0"/>
      <w:divBdr>
        <w:top w:val="none" w:sz="0" w:space="0" w:color="auto"/>
        <w:left w:val="none" w:sz="0" w:space="0" w:color="auto"/>
        <w:bottom w:val="none" w:sz="0" w:space="0" w:color="auto"/>
        <w:right w:val="none" w:sz="0" w:space="0" w:color="auto"/>
      </w:divBdr>
    </w:div>
    <w:div w:id="404498667">
      <w:marLeft w:val="640"/>
      <w:marRight w:val="0"/>
      <w:marTop w:val="0"/>
      <w:marBottom w:val="0"/>
      <w:divBdr>
        <w:top w:val="none" w:sz="0" w:space="0" w:color="auto"/>
        <w:left w:val="none" w:sz="0" w:space="0" w:color="auto"/>
        <w:bottom w:val="none" w:sz="0" w:space="0" w:color="auto"/>
        <w:right w:val="none" w:sz="0" w:space="0" w:color="auto"/>
      </w:divBdr>
    </w:div>
    <w:div w:id="405303906">
      <w:marLeft w:val="640"/>
      <w:marRight w:val="0"/>
      <w:marTop w:val="0"/>
      <w:marBottom w:val="0"/>
      <w:divBdr>
        <w:top w:val="none" w:sz="0" w:space="0" w:color="auto"/>
        <w:left w:val="none" w:sz="0" w:space="0" w:color="auto"/>
        <w:bottom w:val="none" w:sz="0" w:space="0" w:color="auto"/>
        <w:right w:val="none" w:sz="0" w:space="0" w:color="auto"/>
      </w:divBdr>
    </w:div>
    <w:div w:id="405419869">
      <w:marLeft w:val="640"/>
      <w:marRight w:val="0"/>
      <w:marTop w:val="0"/>
      <w:marBottom w:val="0"/>
      <w:divBdr>
        <w:top w:val="none" w:sz="0" w:space="0" w:color="auto"/>
        <w:left w:val="none" w:sz="0" w:space="0" w:color="auto"/>
        <w:bottom w:val="none" w:sz="0" w:space="0" w:color="auto"/>
        <w:right w:val="none" w:sz="0" w:space="0" w:color="auto"/>
      </w:divBdr>
    </w:div>
    <w:div w:id="405609279">
      <w:marLeft w:val="640"/>
      <w:marRight w:val="0"/>
      <w:marTop w:val="0"/>
      <w:marBottom w:val="0"/>
      <w:divBdr>
        <w:top w:val="none" w:sz="0" w:space="0" w:color="auto"/>
        <w:left w:val="none" w:sz="0" w:space="0" w:color="auto"/>
        <w:bottom w:val="none" w:sz="0" w:space="0" w:color="auto"/>
        <w:right w:val="none" w:sz="0" w:space="0" w:color="auto"/>
      </w:divBdr>
    </w:div>
    <w:div w:id="405617600">
      <w:marLeft w:val="640"/>
      <w:marRight w:val="0"/>
      <w:marTop w:val="0"/>
      <w:marBottom w:val="0"/>
      <w:divBdr>
        <w:top w:val="none" w:sz="0" w:space="0" w:color="auto"/>
        <w:left w:val="none" w:sz="0" w:space="0" w:color="auto"/>
        <w:bottom w:val="none" w:sz="0" w:space="0" w:color="auto"/>
        <w:right w:val="none" w:sz="0" w:space="0" w:color="auto"/>
      </w:divBdr>
    </w:div>
    <w:div w:id="405882713">
      <w:marLeft w:val="640"/>
      <w:marRight w:val="0"/>
      <w:marTop w:val="0"/>
      <w:marBottom w:val="0"/>
      <w:divBdr>
        <w:top w:val="none" w:sz="0" w:space="0" w:color="auto"/>
        <w:left w:val="none" w:sz="0" w:space="0" w:color="auto"/>
        <w:bottom w:val="none" w:sz="0" w:space="0" w:color="auto"/>
        <w:right w:val="none" w:sz="0" w:space="0" w:color="auto"/>
      </w:divBdr>
    </w:div>
    <w:div w:id="407003857">
      <w:marLeft w:val="640"/>
      <w:marRight w:val="0"/>
      <w:marTop w:val="0"/>
      <w:marBottom w:val="0"/>
      <w:divBdr>
        <w:top w:val="none" w:sz="0" w:space="0" w:color="auto"/>
        <w:left w:val="none" w:sz="0" w:space="0" w:color="auto"/>
        <w:bottom w:val="none" w:sz="0" w:space="0" w:color="auto"/>
        <w:right w:val="none" w:sz="0" w:space="0" w:color="auto"/>
      </w:divBdr>
    </w:div>
    <w:div w:id="407122091">
      <w:marLeft w:val="640"/>
      <w:marRight w:val="0"/>
      <w:marTop w:val="0"/>
      <w:marBottom w:val="0"/>
      <w:divBdr>
        <w:top w:val="none" w:sz="0" w:space="0" w:color="auto"/>
        <w:left w:val="none" w:sz="0" w:space="0" w:color="auto"/>
        <w:bottom w:val="none" w:sz="0" w:space="0" w:color="auto"/>
        <w:right w:val="none" w:sz="0" w:space="0" w:color="auto"/>
      </w:divBdr>
    </w:div>
    <w:div w:id="407654331">
      <w:marLeft w:val="640"/>
      <w:marRight w:val="0"/>
      <w:marTop w:val="0"/>
      <w:marBottom w:val="0"/>
      <w:divBdr>
        <w:top w:val="none" w:sz="0" w:space="0" w:color="auto"/>
        <w:left w:val="none" w:sz="0" w:space="0" w:color="auto"/>
        <w:bottom w:val="none" w:sz="0" w:space="0" w:color="auto"/>
        <w:right w:val="none" w:sz="0" w:space="0" w:color="auto"/>
      </w:divBdr>
    </w:div>
    <w:div w:id="408697573">
      <w:marLeft w:val="640"/>
      <w:marRight w:val="0"/>
      <w:marTop w:val="0"/>
      <w:marBottom w:val="0"/>
      <w:divBdr>
        <w:top w:val="none" w:sz="0" w:space="0" w:color="auto"/>
        <w:left w:val="none" w:sz="0" w:space="0" w:color="auto"/>
        <w:bottom w:val="none" w:sz="0" w:space="0" w:color="auto"/>
        <w:right w:val="none" w:sz="0" w:space="0" w:color="auto"/>
      </w:divBdr>
    </w:div>
    <w:div w:id="409011242">
      <w:marLeft w:val="640"/>
      <w:marRight w:val="0"/>
      <w:marTop w:val="0"/>
      <w:marBottom w:val="0"/>
      <w:divBdr>
        <w:top w:val="none" w:sz="0" w:space="0" w:color="auto"/>
        <w:left w:val="none" w:sz="0" w:space="0" w:color="auto"/>
        <w:bottom w:val="none" w:sz="0" w:space="0" w:color="auto"/>
        <w:right w:val="none" w:sz="0" w:space="0" w:color="auto"/>
      </w:divBdr>
    </w:div>
    <w:div w:id="409038024">
      <w:marLeft w:val="640"/>
      <w:marRight w:val="0"/>
      <w:marTop w:val="0"/>
      <w:marBottom w:val="0"/>
      <w:divBdr>
        <w:top w:val="none" w:sz="0" w:space="0" w:color="auto"/>
        <w:left w:val="none" w:sz="0" w:space="0" w:color="auto"/>
        <w:bottom w:val="none" w:sz="0" w:space="0" w:color="auto"/>
        <w:right w:val="none" w:sz="0" w:space="0" w:color="auto"/>
      </w:divBdr>
    </w:div>
    <w:div w:id="409352223">
      <w:marLeft w:val="640"/>
      <w:marRight w:val="0"/>
      <w:marTop w:val="0"/>
      <w:marBottom w:val="0"/>
      <w:divBdr>
        <w:top w:val="none" w:sz="0" w:space="0" w:color="auto"/>
        <w:left w:val="none" w:sz="0" w:space="0" w:color="auto"/>
        <w:bottom w:val="none" w:sz="0" w:space="0" w:color="auto"/>
        <w:right w:val="none" w:sz="0" w:space="0" w:color="auto"/>
      </w:divBdr>
    </w:div>
    <w:div w:id="409623734">
      <w:marLeft w:val="640"/>
      <w:marRight w:val="0"/>
      <w:marTop w:val="0"/>
      <w:marBottom w:val="0"/>
      <w:divBdr>
        <w:top w:val="none" w:sz="0" w:space="0" w:color="auto"/>
        <w:left w:val="none" w:sz="0" w:space="0" w:color="auto"/>
        <w:bottom w:val="none" w:sz="0" w:space="0" w:color="auto"/>
        <w:right w:val="none" w:sz="0" w:space="0" w:color="auto"/>
      </w:divBdr>
    </w:div>
    <w:div w:id="409817767">
      <w:marLeft w:val="640"/>
      <w:marRight w:val="0"/>
      <w:marTop w:val="0"/>
      <w:marBottom w:val="0"/>
      <w:divBdr>
        <w:top w:val="none" w:sz="0" w:space="0" w:color="auto"/>
        <w:left w:val="none" w:sz="0" w:space="0" w:color="auto"/>
        <w:bottom w:val="none" w:sz="0" w:space="0" w:color="auto"/>
        <w:right w:val="none" w:sz="0" w:space="0" w:color="auto"/>
      </w:divBdr>
    </w:div>
    <w:div w:id="410659492">
      <w:marLeft w:val="480"/>
      <w:marRight w:val="0"/>
      <w:marTop w:val="0"/>
      <w:marBottom w:val="0"/>
      <w:divBdr>
        <w:top w:val="none" w:sz="0" w:space="0" w:color="auto"/>
        <w:left w:val="none" w:sz="0" w:space="0" w:color="auto"/>
        <w:bottom w:val="none" w:sz="0" w:space="0" w:color="auto"/>
        <w:right w:val="none" w:sz="0" w:space="0" w:color="auto"/>
      </w:divBdr>
    </w:div>
    <w:div w:id="410780778">
      <w:marLeft w:val="640"/>
      <w:marRight w:val="0"/>
      <w:marTop w:val="0"/>
      <w:marBottom w:val="0"/>
      <w:divBdr>
        <w:top w:val="none" w:sz="0" w:space="0" w:color="auto"/>
        <w:left w:val="none" w:sz="0" w:space="0" w:color="auto"/>
        <w:bottom w:val="none" w:sz="0" w:space="0" w:color="auto"/>
        <w:right w:val="none" w:sz="0" w:space="0" w:color="auto"/>
      </w:divBdr>
    </w:div>
    <w:div w:id="410810888">
      <w:marLeft w:val="640"/>
      <w:marRight w:val="0"/>
      <w:marTop w:val="0"/>
      <w:marBottom w:val="0"/>
      <w:divBdr>
        <w:top w:val="none" w:sz="0" w:space="0" w:color="auto"/>
        <w:left w:val="none" w:sz="0" w:space="0" w:color="auto"/>
        <w:bottom w:val="none" w:sz="0" w:space="0" w:color="auto"/>
        <w:right w:val="none" w:sz="0" w:space="0" w:color="auto"/>
      </w:divBdr>
    </w:div>
    <w:div w:id="411127587">
      <w:marLeft w:val="640"/>
      <w:marRight w:val="0"/>
      <w:marTop w:val="0"/>
      <w:marBottom w:val="0"/>
      <w:divBdr>
        <w:top w:val="none" w:sz="0" w:space="0" w:color="auto"/>
        <w:left w:val="none" w:sz="0" w:space="0" w:color="auto"/>
        <w:bottom w:val="none" w:sz="0" w:space="0" w:color="auto"/>
        <w:right w:val="none" w:sz="0" w:space="0" w:color="auto"/>
      </w:divBdr>
    </w:div>
    <w:div w:id="411320330">
      <w:marLeft w:val="640"/>
      <w:marRight w:val="0"/>
      <w:marTop w:val="0"/>
      <w:marBottom w:val="0"/>
      <w:divBdr>
        <w:top w:val="none" w:sz="0" w:space="0" w:color="auto"/>
        <w:left w:val="none" w:sz="0" w:space="0" w:color="auto"/>
        <w:bottom w:val="none" w:sz="0" w:space="0" w:color="auto"/>
        <w:right w:val="none" w:sz="0" w:space="0" w:color="auto"/>
      </w:divBdr>
    </w:div>
    <w:div w:id="411633713">
      <w:marLeft w:val="640"/>
      <w:marRight w:val="0"/>
      <w:marTop w:val="0"/>
      <w:marBottom w:val="0"/>
      <w:divBdr>
        <w:top w:val="none" w:sz="0" w:space="0" w:color="auto"/>
        <w:left w:val="none" w:sz="0" w:space="0" w:color="auto"/>
        <w:bottom w:val="none" w:sz="0" w:space="0" w:color="auto"/>
        <w:right w:val="none" w:sz="0" w:space="0" w:color="auto"/>
      </w:divBdr>
    </w:div>
    <w:div w:id="411895180">
      <w:marLeft w:val="640"/>
      <w:marRight w:val="0"/>
      <w:marTop w:val="0"/>
      <w:marBottom w:val="0"/>
      <w:divBdr>
        <w:top w:val="none" w:sz="0" w:space="0" w:color="auto"/>
        <w:left w:val="none" w:sz="0" w:space="0" w:color="auto"/>
        <w:bottom w:val="none" w:sz="0" w:space="0" w:color="auto"/>
        <w:right w:val="none" w:sz="0" w:space="0" w:color="auto"/>
      </w:divBdr>
    </w:div>
    <w:div w:id="412052840">
      <w:bodyDiv w:val="1"/>
      <w:marLeft w:val="0"/>
      <w:marRight w:val="0"/>
      <w:marTop w:val="0"/>
      <w:marBottom w:val="0"/>
      <w:divBdr>
        <w:top w:val="none" w:sz="0" w:space="0" w:color="auto"/>
        <w:left w:val="none" w:sz="0" w:space="0" w:color="auto"/>
        <w:bottom w:val="none" w:sz="0" w:space="0" w:color="auto"/>
        <w:right w:val="none" w:sz="0" w:space="0" w:color="auto"/>
      </w:divBdr>
    </w:div>
    <w:div w:id="412824003">
      <w:marLeft w:val="640"/>
      <w:marRight w:val="0"/>
      <w:marTop w:val="0"/>
      <w:marBottom w:val="0"/>
      <w:divBdr>
        <w:top w:val="none" w:sz="0" w:space="0" w:color="auto"/>
        <w:left w:val="none" w:sz="0" w:space="0" w:color="auto"/>
        <w:bottom w:val="none" w:sz="0" w:space="0" w:color="auto"/>
        <w:right w:val="none" w:sz="0" w:space="0" w:color="auto"/>
      </w:divBdr>
    </w:div>
    <w:div w:id="413360394">
      <w:marLeft w:val="640"/>
      <w:marRight w:val="0"/>
      <w:marTop w:val="0"/>
      <w:marBottom w:val="0"/>
      <w:divBdr>
        <w:top w:val="none" w:sz="0" w:space="0" w:color="auto"/>
        <w:left w:val="none" w:sz="0" w:space="0" w:color="auto"/>
        <w:bottom w:val="none" w:sz="0" w:space="0" w:color="auto"/>
        <w:right w:val="none" w:sz="0" w:space="0" w:color="auto"/>
      </w:divBdr>
    </w:div>
    <w:div w:id="413403967">
      <w:marLeft w:val="640"/>
      <w:marRight w:val="0"/>
      <w:marTop w:val="0"/>
      <w:marBottom w:val="0"/>
      <w:divBdr>
        <w:top w:val="none" w:sz="0" w:space="0" w:color="auto"/>
        <w:left w:val="none" w:sz="0" w:space="0" w:color="auto"/>
        <w:bottom w:val="none" w:sz="0" w:space="0" w:color="auto"/>
        <w:right w:val="none" w:sz="0" w:space="0" w:color="auto"/>
      </w:divBdr>
    </w:div>
    <w:div w:id="413556127">
      <w:marLeft w:val="640"/>
      <w:marRight w:val="0"/>
      <w:marTop w:val="0"/>
      <w:marBottom w:val="0"/>
      <w:divBdr>
        <w:top w:val="none" w:sz="0" w:space="0" w:color="auto"/>
        <w:left w:val="none" w:sz="0" w:space="0" w:color="auto"/>
        <w:bottom w:val="none" w:sz="0" w:space="0" w:color="auto"/>
        <w:right w:val="none" w:sz="0" w:space="0" w:color="auto"/>
      </w:divBdr>
    </w:div>
    <w:div w:id="414018961">
      <w:marLeft w:val="640"/>
      <w:marRight w:val="0"/>
      <w:marTop w:val="0"/>
      <w:marBottom w:val="0"/>
      <w:divBdr>
        <w:top w:val="none" w:sz="0" w:space="0" w:color="auto"/>
        <w:left w:val="none" w:sz="0" w:space="0" w:color="auto"/>
        <w:bottom w:val="none" w:sz="0" w:space="0" w:color="auto"/>
        <w:right w:val="none" w:sz="0" w:space="0" w:color="auto"/>
      </w:divBdr>
    </w:div>
    <w:div w:id="414474168">
      <w:marLeft w:val="640"/>
      <w:marRight w:val="0"/>
      <w:marTop w:val="0"/>
      <w:marBottom w:val="0"/>
      <w:divBdr>
        <w:top w:val="none" w:sz="0" w:space="0" w:color="auto"/>
        <w:left w:val="none" w:sz="0" w:space="0" w:color="auto"/>
        <w:bottom w:val="none" w:sz="0" w:space="0" w:color="auto"/>
        <w:right w:val="none" w:sz="0" w:space="0" w:color="auto"/>
      </w:divBdr>
    </w:div>
    <w:div w:id="414521228">
      <w:marLeft w:val="640"/>
      <w:marRight w:val="0"/>
      <w:marTop w:val="0"/>
      <w:marBottom w:val="0"/>
      <w:divBdr>
        <w:top w:val="none" w:sz="0" w:space="0" w:color="auto"/>
        <w:left w:val="none" w:sz="0" w:space="0" w:color="auto"/>
        <w:bottom w:val="none" w:sz="0" w:space="0" w:color="auto"/>
        <w:right w:val="none" w:sz="0" w:space="0" w:color="auto"/>
      </w:divBdr>
    </w:div>
    <w:div w:id="414864678">
      <w:marLeft w:val="640"/>
      <w:marRight w:val="0"/>
      <w:marTop w:val="0"/>
      <w:marBottom w:val="0"/>
      <w:divBdr>
        <w:top w:val="none" w:sz="0" w:space="0" w:color="auto"/>
        <w:left w:val="none" w:sz="0" w:space="0" w:color="auto"/>
        <w:bottom w:val="none" w:sz="0" w:space="0" w:color="auto"/>
        <w:right w:val="none" w:sz="0" w:space="0" w:color="auto"/>
      </w:divBdr>
    </w:div>
    <w:div w:id="415591430">
      <w:marLeft w:val="640"/>
      <w:marRight w:val="0"/>
      <w:marTop w:val="0"/>
      <w:marBottom w:val="0"/>
      <w:divBdr>
        <w:top w:val="none" w:sz="0" w:space="0" w:color="auto"/>
        <w:left w:val="none" w:sz="0" w:space="0" w:color="auto"/>
        <w:bottom w:val="none" w:sz="0" w:space="0" w:color="auto"/>
        <w:right w:val="none" w:sz="0" w:space="0" w:color="auto"/>
      </w:divBdr>
    </w:div>
    <w:div w:id="416026354">
      <w:marLeft w:val="640"/>
      <w:marRight w:val="0"/>
      <w:marTop w:val="0"/>
      <w:marBottom w:val="0"/>
      <w:divBdr>
        <w:top w:val="none" w:sz="0" w:space="0" w:color="auto"/>
        <w:left w:val="none" w:sz="0" w:space="0" w:color="auto"/>
        <w:bottom w:val="none" w:sz="0" w:space="0" w:color="auto"/>
        <w:right w:val="none" w:sz="0" w:space="0" w:color="auto"/>
      </w:divBdr>
    </w:div>
    <w:div w:id="416096485">
      <w:marLeft w:val="640"/>
      <w:marRight w:val="0"/>
      <w:marTop w:val="0"/>
      <w:marBottom w:val="0"/>
      <w:divBdr>
        <w:top w:val="none" w:sz="0" w:space="0" w:color="auto"/>
        <w:left w:val="none" w:sz="0" w:space="0" w:color="auto"/>
        <w:bottom w:val="none" w:sz="0" w:space="0" w:color="auto"/>
        <w:right w:val="none" w:sz="0" w:space="0" w:color="auto"/>
      </w:divBdr>
    </w:div>
    <w:div w:id="416291808">
      <w:marLeft w:val="640"/>
      <w:marRight w:val="0"/>
      <w:marTop w:val="0"/>
      <w:marBottom w:val="0"/>
      <w:divBdr>
        <w:top w:val="none" w:sz="0" w:space="0" w:color="auto"/>
        <w:left w:val="none" w:sz="0" w:space="0" w:color="auto"/>
        <w:bottom w:val="none" w:sz="0" w:space="0" w:color="auto"/>
        <w:right w:val="none" w:sz="0" w:space="0" w:color="auto"/>
      </w:divBdr>
    </w:div>
    <w:div w:id="416295851">
      <w:bodyDiv w:val="1"/>
      <w:marLeft w:val="0"/>
      <w:marRight w:val="0"/>
      <w:marTop w:val="0"/>
      <w:marBottom w:val="0"/>
      <w:divBdr>
        <w:top w:val="none" w:sz="0" w:space="0" w:color="auto"/>
        <w:left w:val="none" w:sz="0" w:space="0" w:color="auto"/>
        <w:bottom w:val="none" w:sz="0" w:space="0" w:color="auto"/>
        <w:right w:val="none" w:sz="0" w:space="0" w:color="auto"/>
      </w:divBdr>
    </w:div>
    <w:div w:id="416561736">
      <w:marLeft w:val="640"/>
      <w:marRight w:val="0"/>
      <w:marTop w:val="0"/>
      <w:marBottom w:val="0"/>
      <w:divBdr>
        <w:top w:val="none" w:sz="0" w:space="0" w:color="auto"/>
        <w:left w:val="none" w:sz="0" w:space="0" w:color="auto"/>
        <w:bottom w:val="none" w:sz="0" w:space="0" w:color="auto"/>
        <w:right w:val="none" w:sz="0" w:space="0" w:color="auto"/>
      </w:divBdr>
    </w:div>
    <w:div w:id="416948312">
      <w:marLeft w:val="640"/>
      <w:marRight w:val="0"/>
      <w:marTop w:val="0"/>
      <w:marBottom w:val="0"/>
      <w:divBdr>
        <w:top w:val="none" w:sz="0" w:space="0" w:color="auto"/>
        <w:left w:val="none" w:sz="0" w:space="0" w:color="auto"/>
        <w:bottom w:val="none" w:sz="0" w:space="0" w:color="auto"/>
        <w:right w:val="none" w:sz="0" w:space="0" w:color="auto"/>
      </w:divBdr>
    </w:div>
    <w:div w:id="417554948">
      <w:marLeft w:val="640"/>
      <w:marRight w:val="0"/>
      <w:marTop w:val="0"/>
      <w:marBottom w:val="0"/>
      <w:divBdr>
        <w:top w:val="none" w:sz="0" w:space="0" w:color="auto"/>
        <w:left w:val="none" w:sz="0" w:space="0" w:color="auto"/>
        <w:bottom w:val="none" w:sz="0" w:space="0" w:color="auto"/>
        <w:right w:val="none" w:sz="0" w:space="0" w:color="auto"/>
      </w:divBdr>
    </w:div>
    <w:div w:id="418017169">
      <w:marLeft w:val="640"/>
      <w:marRight w:val="0"/>
      <w:marTop w:val="0"/>
      <w:marBottom w:val="0"/>
      <w:divBdr>
        <w:top w:val="none" w:sz="0" w:space="0" w:color="auto"/>
        <w:left w:val="none" w:sz="0" w:space="0" w:color="auto"/>
        <w:bottom w:val="none" w:sz="0" w:space="0" w:color="auto"/>
        <w:right w:val="none" w:sz="0" w:space="0" w:color="auto"/>
      </w:divBdr>
    </w:div>
    <w:div w:id="418327670">
      <w:bodyDiv w:val="1"/>
      <w:marLeft w:val="0"/>
      <w:marRight w:val="0"/>
      <w:marTop w:val="0"/>
      <w:marBottom w:val="0"/>
      <w:divBdr>
        <w:top w:val="none" w:sz="0" w:space="0" w:color="auto"/>
        <w:left w:val="none" w:sz="0" w:space="0" w:color="auto"/>
        <w:bottom w:val="none" w:sz="0" w:space="0" w:color="auto"/>
        <w:right w:val="none" w:sz="0" w:space="0" w:color="auto"/>
      </w:divBdr>
    </w:div>
    <w:div w:id="418722907">
      <w:marLeft w:val="640"/>
      <w:marRight w:val="0"/>
      <w:marTop w:val="0"/>
      <w:marBottom w:val="0"/>
      <w:divBdr>
        <w:top w:val="none" w:sz="0" w:space="0" w:color="auto"/>
        <w:left w:val="none" w:sz="0" w:space="0" w:color="auto"/>
        <w:bottom w:val="none" w:sz="0" w:space="0" w:color="auto"/>
        <w:right w:val="none" w:sz="0" w:space="0" w:color="auto"/>
      </w:divBdr>
    </w:div>
    <w:div w:id="419133536">
      <w:marLeft w:val="640"/>
      <w:marRight w:val="0"/>
      <w:marTop w:val="0"/>
      <w:marBottom w:val="0"/>
      <w:divBdr>
        <w:top w:val="none" w:sz="0" w:space="0" w:color="auto"/>
        <w:left w:val="none" w:sz="0" w:space="0" w:color="auto"/>
        <w:bottom w:val="none" w:sz="0" w:space="0" w:color="auto"/>
        <w:right w:val="none" w:sz="0" w:space="0" w:color="auto"/>
      </w:divBdr>
    </w:div>
    <w:div w:id="419254280">
      <w:marLeft w:val="640"/>
      <w:marRight w:val="0"/>
      <w:marTop w:val="0"/>
      <w:marBottom w:val="0"/>
      <w:divBdr>
        <w:top w:val="none" w:sz="0" w:space="0" w:color="auto"/>
        <w:left w:val="none" w:sz="0" w:space="0" w:color="auto"/>
        <w:bottom w:val="none" w:sz="0" w:space="0" w:color="auto"/>
        <w:right w:val="none" w:sz="0" w:space="0" w:color="auto"/>
      </w:divBdr>
    </w:div>
    <w:div w:id="419260063">
      <w:marLeft w:val="640"/>
      <w:marRight w:val="0"/>
      <w:marTop w:val="0"/>
      <w:marBottom w:val="0"/>
      <w:divBdr>
        <w:top w:val="none" w:sz="0" w:space="0" w:color="auto"/>
        <w:left w:val="none" w:sz="0" w:space="0" w:color="auto"/>
        <w:bottom w:val="none" w:sz="0" w:space="0" w:color="auto"/>
        <w:right w:val="none" w:sz="0" w:space="0" w:color="auto"/>
      </w:divBdr>
    </w:div>
    <w:div w:id="419564129">
      <w:marLeft w:val="640"/>
      <w:marRight w:val="0"/>
      <w:marTop w:val="0"/>
      <w:marBottom w:val="0"/>
      <w:divBdr>
        <w:top w:val="none" w:sz="0" w:space="0" w:color="auto"/>
        <w:left w:val="none" w:sz="0" w:space="0" w:color="auto"/>
        <w:bottom w:val="none" w:sz="0" w:space="0" w:color="auto"/>
        <w:right w:val="none" w:sz="0" w:space="0" w:color="auto"/>
      </w:divBdr>
    </w:div>
    <w:div w:id="419717451">
      <w:marLeft w:val="480"/>
      <w:marRight w:val="0"/>
      <w:marTop w:val="0"/>
      <w:marBottom w:val="0"/>
      <w:divBdr>
        <w:top w:val="none" w:sz="0" w:space="0" w:color="auto"/>
        <w:left w:val="none" w:sz="0" w:space="0" w:color="auto"/>
        <w:bottom w:val="none" w:sz="0" w:space="0" w:color="auto"/>
        <w:right w:val="none" w:sz="0" w:space="0" w:color="auto"/>
      </w:divBdr>
    </w:div>
    <w:div w:id="419762459">
      <w:marLeft w:val="640"/>
      <w:marRight w:val="0"/>
      <w:marTop w:val="0"/>
      <w:marBottom w:val="0"/>
      <w:divBdr>
        <w:top w:val="none" w:sz="0" w:space="0" w:color="auto"/>
        <w:left w:val="none" w:sz="0" w:space="0" w:color="auto"/>
        <w:bottom w:val="none" w:sz="0" w:space="0" w:color="auto"/>
        <w:right w:val="none" w:sz="0" w:space="0" w:color="auto"/>
      </w:divBdr>
    </w:div>
    <w:div w:id="420563075">
      <w:marLeft w:val="640"/>
      <w:marRight w:val="0"/>
      <w:marTop w:val="0"/>
      <w:marBottom w:val="0"/>
      <w:divBdr>
        <w:top w:val="none" w:sz="0" w:space="0" w:color="auto"/>
        <w:left w:val="none" w:sz="0" w:space="0" w:color="auto"/>
        <w:bottom w:val="none" w:sz="0" w:space="0" w:color="auto"/>
        <w:right w:val="none" w:sz="0" w:space="0" w:color="auto"/>
      </w:divBdr>
    </w:div>
    <w:div w:id="420641961">
      <w:marLeft w:val="640"/>
      <w:marRight w:val="0"/>
      <w:marTop w:val="0"/>
      <w:marBottom w:val="0"/>
      <w:divBdr>
        <w:top w:val="none" w:sz="0" w:space="0" w:color="auto"/>
        <w:left w:val="none" w:sz="0" w:space="0" w:color="auto"/>
        <w:bottom w:val="none" w:sz="0" w:space="0" w:color="auto"/>
        <w:right w:val="none" w:sz="0" w:space="0" w:color="auto"/>
      </w:divBdr>
    </w:div>
    <w:div w:id="420948544">
      <w:bodyDiv w:val="1"/>
      <w:marLeft w:val="0"/>
      <w:marRight w:val="0"/>
      <w:marTop w:val="0"/>
      <w:marBottom w:val="0"/>
      <w:divBdr>
        <w:top w:val="none" w:sz="0" w:space="0" w:color="auto"/>
        <w:left w:val="none" w:sz="0" w:space="0" w:color="auto"/>
        <w:bottom w:val="none" w:sz="0" w:space="0" w:color="auto"/>
        <w:right w:val="none" w:sz="0" w:space="0" w:color="auto"/>
      </w:divBdr>
    </w:div>
    <w:div w:id="421226176">
      <w:marLeft w:val="640"/>
      <w:marRight w:val="0"/>
      <w:marTop w:val="0"/>
      <w:marBottom w:val="0"/>
      <w:divBdr>
        <w:top w:val="none" w:sz="0" w:space="0" w:color="auto"/>
        <w:left w:val="none" w:sz="0" w:space="0" w:color="auto"/>
        <w:bottom w:val="none" w:sz="0" w:space="0" w:color="auto"/>
        <w:right w:val="none" w:sz="0" w:space="0" w:color="auto"/>
      </w:divBdr>
    </w:div>
    <w:div w:id="421293761">
      <w:marLeft w:val="640"/>
      <w:marRight w:val="0"/>
      <w:marTop w:val="0"/>
      <w:marBottom w:val="0"/>
      <w:divBdr>
        <w:top w:val="none" w:sz="0" w:space="0" w:color="auto"/>
        <w:left w:val="none" w:sz="0" w:space="0" w:color="auto"/>
        <w:bottom w:val="none" w:sz="0" w:space="0" w:color="auto"/>
        <w:right w:val="none" w:sz="0" w:space="0" w:color="auto"/>
      </w:divBdr>
    </w:div>
    <w:div w:id="421293892">
      <w:marLeft w:val="480"/>
      <w:marRight w:val="0"/>
      <w:marTop w:val="0"/>
      <w:marBottom w:val="0"/>
      <w:divBdr>
        <w:top w:val="none" w:sz="0" w:space="0" w:color="auto"/>
        <w:left w:val="none" w:sz="0" w:space="0" w:color="auto"/>
        <w:bottom w:val="none" w:sz="0" w:space="0" w:color="auto"/>
        <w:right w:val="none" w:sz="0" w:space="0" w:color="auto"/>
      </w:divBdr>
    </w:div>
    <w:div w:id="421685034">
      <w:marLeft w:val="640"/>
      <w:marRight w:val="0"/>
      <w:marTop w:val="0"/>
      <w:marBottom w:val="0"/>
      <w:divBdr>
        <w:top w:val="none" w:sz="0" w:space="0" w:color="auto"/>
        <w:left w:val="none" w:sz="0" w:space="0" w:color="auto"/>
        <w:bottom w:val="none" w:sz="0" w:space="0" w:color="auto"/>
        <w:right w:val="none" w:sz="0" w:space="0" w:color="auto"/>
      </w:divBdr>
    </w:div>
    <w:div w:id="421729117">
      <w:bodyDiv w:val="1"/>
      <w:marLeft w:val="0"/>
      <w:marRight w:val="0"/>
      <w:marTop w:val="0"/>
      <w:marBottom w:val="0"/>
      <w:divBdr>
        <w:top w:val="none" w:sz="0" w:space="0" w:color="auto"/>
        <w:left w:val="none" w:sz="0" w:space="0" w:color="auto"/>
        <w:bottom w:val="none" w:sz="0" w:space="0" w:color="auto"/>
        <w:right w:val="none" w:sz="0" w:space="0" w:color="auto"/>
      </w:divBdr>
    </w:div>
    <w:div w:id="422528035">
      <w:marLeft w:val="640"/>
      <w:marRight w:val="0"/>
      <w:marTop w:val="0"/>
      <w:marBottom w:val="0"/>
      <w:divBdr>
        <w:top w:val="none" w:sz="0" w:space="0" w:color="auto"/>
        <w:left w:val="none" w:sz="0" w:space="0" w:color="auto"/>
        <w:bottom w:val="none" w:sz="0" w:space="0" w:color="auto"/>
        <w:right w:val="none" w:sz="0" w:space="0" w:color="auto"/>
      </w:divBdr>
    </w:div>
    <w:div w:id="422603603">
      <w:marLeft w:val="640"/>
      <w:marRight w:val="0"/>
      <w:marTop w:val="0"/>
      <w:marBottom w:val="0"/>
      <w:divBdr>
        <w:top w:val="none" w:sz="0" w:space="0" w:color="auto"/>
        <w:left w:val="none" w:sz="0" w:space="0" w:color="auto"/>
        <w:bottom w:val="none" w:sz="0" w:space="0" w:color="auto"/>
        <w:right w:val="none" w:sz="0" w:space="0" w:color="auto"/>
      </w:divBdr>
    </w:div>
    <w:div w:id="422649477">
      <w:bodyDiv w:val="1"/>
      <w:marLeft w:val="0"/>
      <w:marRight w:val="0"/>
      <w:marTop w:val="0"/>
      <w:marBottom w:val="0"/>
      <w:divBdr>
        <w:top w:val="none" w:sz="0" w:space="0" w:color="auto"/>
        <w:left w:val="none" w:sz="0" w:space="0" w:color="auto"/>
        <w:bottom w:val="none" w:sz="0" w:space="0" w:color="auto"/>
        <w:right w:val="none" w:sz="0" w:space="0" w:color="auto"/>
      </w:divBdr>
      <w:divsChild>
        <w:div w:id="10686260">
          <w:marLeft w:val="480"/>
          <w:marRight w:val="0"/>
          <w:marTop w:val="0"/>
          <w:marBottom w:val="0"/>
          <w:divBdr>
            <w:top w:val="none" w:sz="0" w:space="0" w:color="auto"/>
            <w:left w:val="none" w:sz="0" w:space="0" w:color="auto"/>
            <w:bottom w:val="none" w:sz="0" w:space="0" w:color="auto"/>
            <w:right w:val="none" w:sz="0" w:space="0" w:color="auto"/>
          </w:divBdr>
        </w:div>
        <w:div w:id="27874529">
          <w:marLeft w:val="480"/>
          <w:marRight w:val="0"/>
          <w:marTop w:val="0"/>
          <w:marBottom w:val="0"/>
          <w:divBdr>
            <w:top w:val="none" w:sz="0" w:space="0" w:color="auto"/>
            <w:left w:val="none" w:sz="0" w:space="0" w:color="auto"/>
            <w:bottom w:val="none" w:sz="0" w:space="0" w:color="auto"/>
            <w:right w:val="none" w:sz="0" w:space="0" w:color="auto"/>
          </w:divBdr>
        </w:div>
        <w:div w:id="68162874">
          <w:marLeft w:val="480"/>
          <w:marRight w:val="0"/>
          <w:marTop w:val="0"/>
          <w:marBottom w:val="0"/>
          <w:divBdr>
            <w:top w:val="none" w:sz="0" w:space="0" w:color="auto"/>
            <w:left w:val="none" w:sz="0" w:space="0" w:color="auto"/>
            <w:bottom w:val="none" w:sz="0" w:space="0" w:color="auto"/>
            <w:right w:val="none" w:sz="0" w:space="0" w:color="auto"/>
          </w:divBdr>
        </w:div>
        <w:div w:id="115871974">
          <w:marLeft w:val="480"/>
          <w:marRight w:val="0"/>
          <w:marTop w:val="0"/>
          <w:marBottom w:val="0"/>
          <w:divBdr>
            <w:top w:val="none" w:sz="0" w:space="0" w:color="auto"/>
            <w:left w:val="none" w:sz="0" w:space="0" w:color="auto"/>
            <w:bottom w:val="none" w:sz="0" w:space="0" w:color="auto"/>
            <w:right w:val="none" w:sz="0" w:space="0" w:color="auto"/>
          </w:divBdr>
        </w:div>
        <w:div w:id="157036409">
          <w:marLeft w:val="480"/>
          <w:marRight w:val="0"/>
          <w:marTop w:val="0"/>
          <w:marBottom w:val="0"/>
          <w:divBdr>
            <w:top w:val="none" w:sz="0" w:space="0" w:color="auto"/>
            <w:left w:val="none" w:sz="0" w:space="0" w:color="auto"/>
            <w:bottom w:val="none" w:sz="0" w:space="0" w:color="auto"/>
            <w:right w:val="none" w:sz="0" w:space="0" w:color="auto"/>
          </w:divBdr>
        </w:div>
        <w:div w:id="202403842">
          <w:marLeft w:val="480"/>
          <w:marRight w:val="0"/>
          <w:marTop w:val="0"/>
          <w:marBottom w:val="0"/>
          <w:divBdr>
            <w:top w:val="none" w:sz="0" w:space="0" w:color="auto"/>
            <w:left w:val="none" w:sz="0" w:space="0" w:color="auto"/>
            <w:bottom w:val="none" w:sz="0" w:space="0" w:color="auto"/>
            <w:right w:val="none" w:sz="0" w:space="0" w:color="auto"/>
          </w:divBdr>
        </w:div>
        <w:div w:id="219483296">
          <w:marLeft w:val="480"/>
          <w:marRight w:val="0"/>
          <w:marTop w:val="0"/>
          <w:marBottom w:val="0"/>
          <w:divBdr>
            <w:top w:val="none" w:sz="0" w:space="0" w:color="auto"/>
            <w:left w:val="none" w:sz="0" w:space="0" w:color="auto"/>
            <w:bottom w:val="none" w:sz="0" w:space="0" w:color="auto"/>
            <w:right w:val="none" w:sz="0" w:space="0" w:color="auto"/>
          </w:divBdr>
        </w:div>
        <w:div w:id="303201662">
          <w:marLeft w:val="480"/>
          <w:marRight w:val="0"/>
          <w:marTop w:val="0"/>
          <w:marBottom w:val="0"/>
          <w:divBdr>
            <w:top w:val="none" w:sz="0" w:space="0" w:color="auto"/>
            <w:left w:val="none" w:sz="0" w:space="0" w:color="auto"/>
            <w:bottom w:val="none" w:sz="0" w:space="0" w:color="auto"/>
            <w:right w:val="none" w:sz="0" w:space="0" w:color="auto"/>
          </w:divBdr>
        </w:div>
        <w:div w:id="306397186">
          <w:marLeft w:val="480"/>
          <w:marRight w:val="0"/>
          <w:marTop w:val="0"/>
          <w:marBottom w:val="0"/>
          <w:divBdr>
            <w:top w:val="none" w:sz="0" w:space="0" w:color="auto"/>
            <w:left w:val="none" w:sz="0" w:space="0" w:color="auto"/>
            <w:bottom w:val="none" w:sz="0" w:space="0" w:color="auto"/>
            <w:right w:val="none" w:sz="0" w:space="0" w:color="auto"/>
          </w:divBdr>
        </w:div>
        <w:div w:id="344594144">
          <w:marLeft w:val="480"/>
          <w:marRight w:val="0"/>
          <w:marTop w:val="0"/>
          <w:marBottom w:val="0"/>
          <w:divBdr>
            <w:top w:val="none" w:sz="0" w:space="0" w:color="auto"/>
            <w:left w:val="none" w:sz="0" w:space="0" w:color="auto"/>
            <w:bottom w:val="none" w:sz="0" w:space="0" w:color="auto"/>
            <w:right w:val="none" w:sz="0" w:space="0" w:color="auto"/>
          </w:divBdr>
        </w:div>
        <w:div w:id="382103832">
          <w:marLeft w:val="480"/>
          <w:marRight w:val="0"/>
          <w:marTop w:val="0"/>
          <w:marBottom w:val="0"/>
          <w:divBdr>
            <w:top w:val="none" w:sz="0" w:space="0" w:color="auto"/>
            <w:left w:val="none" w:sz="0" w:space="0" w:color="auto"/>
            <w:bottom w:val="none" w:sz="0" w:space="0" w:color="auto"/>
            <w:right w:val="none" w:sz="0" w:space="0" w:color="auto"/>
          </w:divBdr>
        </w:div>
        <w:div w:id="433598508">
          <w:marLeft w:val="480"/>
          <w:marRight w:val="0"/>
          <w:marTop w:val="0"/>
          <w:marBottom w:val="0"/>
          <w:divBdr>
            <w:top w:val="none" w:sz="0" w:space="0" w:color="auto"/>
            <w:left w:val="none" w:sz="0" w:space="0" w:color="auto"/>
            <w:bottom w:val="none" w:sz="0" w:space="0" w:color="auto"/>
            <w:right w:val="none" w:sz="0" w:space="0" w:color="auto"/>
          </w:divBdr>
        </w:div>
        <w:div w:id="494036004">
          <w:marLeft w:val="480"/>
          <w:marRight w:val="0"/>
          <w:marTop w:val="0"/>
          <w:marBottom w:val="0"/>
          <w:divBdr>
            <w:top w:val="none" w:sz="0" w:space="0" w:color="auto"/>
            <w:left w:val="none" w:sz="0" w:space="0" w:color="auto"/>
            <w:bottom w:val="none" w:sz="0" w:space="0" w:color="auto"/>
            <w:right w:val="none" w:sz="0" w:space="0" w:color="auto"/>
          </w:divBdr>
        </w:div>
        <w:div w:id="527715323">
          <w:marLeft w:val="480"/>
          <w:marRight w:val="0"/>
          <w:marTop w:val="0"/>
          <w:marBottom w:val="0"/>
          <w:divBdr>
            <w:top w:val="none" w:sz="0" w:space="0" w:color="auto"/>
            <w:left w:val="none" w:sz="0" w:space="0" w:color="auto"/>
            <w:bottom w:val="none" w:sz="0" w:space="0" w:color="auto"/>
            <w:right w:val="none" w:sz="0" w:space="0" w:color="auto"/>
          </w:divBdr>
        </w:div>
        <w:div w:id="578251398">
          <w:marLeft w:val="480"/>
          <w:marRight w:val="0"/>
          <w:marTop w:val="0"/>
          <w:marBottom w:val="0"/>
          <w:divBdr>
            <w:top w:val="none" w:sz="0" w:space="0" w:color="auto"/>
            <w:left w:val="none" w:sz="0" w:space="0" w:color="auto"/>
            <w:bottom w:val="none" w:sz="0" w:space="0" w:color="auto"/>
            <w:right w:val="none" w:sz="0" w:space="0" w:color="auto"/>
          </w:divBdr>
        </w:div>
        <w:div w:id="721517076">
          <w:marLeft w:val="480"/>
          <w:marRight w:val="0"/>
          <w:marTop w:val="0"/>
          <w:marBottom w:val="0"/>
          <w:divBdr>
            <w:top w:val="none" w:sz="0" w:space="0" w:color="auto"/>
            <w:left w:val="none" w:sz="0" w:space="0" w:color="auto"/>
            <w:bottom w:val="none" w:sz="0" w:space="0" w:color="auto"/>
            <w:right w:val="none" w:sz="0" w:space="0" w:color="auto"/>
          </w:divBdr>
        </w:div>
        <w:div w:id="725645234">
          <w:marLeft w:val="480"/>
          <w:marRight w:val="0"/>
          <w:marTop w:val="0"/>
          <w:marBottom w:val="0"/>
          <w:divBdr>
            <w:top w:val="none" w:sz="0" w:space="0" w:color="auto"/>
            <w:left w:val="none" w:sz="0" w:space="0" w:color="auto"/>
            <w:bottom w:val="none" w:sz="0" w:space="0" w:color="auto"/>
            <w:right w:val="none" w:sz="0" w:space="0" w:color="auto"/>
          </w:divBdr>
        </w:div>
        <w:div w:id="773869478">
          <w:marLeft w:val="480"/>
          <w:marRight w:val="0"/>
          <w:marTop w:val="0"/>
          <w:marBottom w:val="0"/>
          <w:divBdr>
            <w:top w:val="none" w:sz="0" w:space="0" w:color="auto"/>
            <w:left w:val="none" w:sz="0" w:space="0" w:color="auto"/>
            <w:bottom w:val="none" w:sz="0" w:space="0" w:color="auto"/>
            <w:right w:val="none" w:sz="0" w:space="0" w:color="auto"/>
          </w:divBdr>
        </w:div>
        <w:div w:id="819469360">
          <w:marLeft w:val="480"/>
          <w:marRight w:val="0"/>
          <w:marTop w:val="0"/>
          <w:marBottom w:val="0"/>
          <w:divBdr>
            <w:top w:val="none" w:sz="0" w:space="0" w:color="auto"/>
            <w:left w:val="none" w:sz="0" w:space="0" w:color="auto"/>
            <w:bottom w:val="none" w:sz="0" w:space="0" w:color="auto"/>
            <w:right w:val="none" w:sz="0" w:space="0" w:color="auto"/>
          </w:divBdr>
        </w:div>
        <w:div w:id="831026798">
          <w:marLeft w:val="480"/>
          <w:marRight w:val="0"/>
          <w:marTop w:val="0"/>
          <w:marBottom w:val="0"/>
          <w:divBdr>
            <w:top w:val="none" w:sz="0" w:space="0" w:color="auto"/>
            <w:left w:val="none" w:sz="0" w:space="0" w:color="auto"/>
            <w:bottom w:val="none" w:sz="0" w:space="0" w:color="auto"/>
            <w:right w:val="none" w:sz="0" w:space="0" w:color="auto"/>
          </w:divBdr>
        </w:div>
        <w:div w:id="846213665">
          <w:marLeft w:val="480"/>
          <w:marRight w:val="0"/>
          <w:marTop w:val="0"/>
          <w:marBottom w:val="0"/>
          <w:divBdr>
            <w:top w:val="none" w:sz="0" w:space="0" w:color="auto"/>
            <w:left w:val="none" w:sz="0" w:space="0" w:color="auto"/>
            <w:bottom w:val="none" w:sz="0" w:space="0" w:color="auto"/>
            <w:right w:val="none" w:sz="0" w:space="0" w:color="auto"/>
          </w:divBdr>
        </w:div>
        <w:div w:id="902987535">
          <w:marLeft w:val="480"/>
          <w:marRight w:val="0"/>
          <w:marTop w:val="0"/>
          <w:marBottom w:val="0"/>
          <w:divBdr>
            <w:top w:val="none" w:sz="0" w:space="0" w:color="auto"/>
            <w:left w:val="none" w:sz="0" w:space="0" w:color="auto"/>
            <w:bottom w:val="none" w:sz="0" w:space="0" w:color="auto"/>
            <w:right w:val="none" w:sz="0" w:space="0" w:color="auto"/>
          </w:divBdr>
        </w:div>
        <w:div w:id="908810142">
          <w:marLeft w:val="480"/>
          <w:marRight w:val="0"/>
          <w:marTop w:val="0"/>
          <w:marBottom w:val="0"/>
          <w:divBdr>
            <w:top w:val="none" w:sz="0" w:space="0" w:color="auto"/>
            <w:left w:val="none" w:sz="0" w:space="0" w:color="auto"/>
            <w:bottom w:val="none" w:sz="0" w:space="0" w:color="auto"/>
            <w:right w:val="none" w:sz="0" w:space="0" w:color="auto"/>
          </w:divBdr>
        </w:div>
        <w:div w:id="970868073">
          <w:marLeft w:val="480"/>
          <w:marRight w:val="0"/>
          <w:marTop w:val="0"/>
          <w:marBottom w:val="0"/>
          <w:divBdr>
            <w:top w:val="none" w:sz="0" w:space="0" w:color="auto"/>
            <w:left w:val="none" w:sz="0" w:space="0" w:color="auto"/>
            <w:bottom w:val="none" w:sz="0" w:space="0" w:color="auto"/>
            <w:right w:val="none" w:sz="0" w:space="0" w:color="auto"/>
          </w:divBdr>
        </w:div>
        <w:div w:id="1005397476">
          <w:marLeft w:val="480"/>
          <w:marRight w:val="0"/>
          <w:marTop w:val="0"/>
          <w:marBottom w:val="0"/>
          <w:divBdr>
            <w:top w:val="none" w:sz="0" w:space="0" w:color="auto"/>
            <w:left w:val="none" w:sz="0" w:space="0" w:color="auto"/>
            <w:bottom w:val="none" w:sz="0" w:space="0" w:color="auto"/>
            <w:right w:val="none" w:sz="0" w:space="0" w:color="auto"/>
          </w:divBdr>
        </w:div>
        <w:div w:id="1017654325">
          <w:marLeft w:val="480"/>
          <w:marRight w:val="0"/>
          <w:marTop w:val="0"/>
          <w:marBottom w:val="0"/>
          <w:divBdr>
            <w:top w:val="none" w:sz="0" w:space="0" w:color="auto"/>
            <w:left w:val="none" w:sz="0" w:space="0" w:color="auto"/>
            <w:bottom w:val="none" w:sz="0" w:space="0" w:color="auto"/>
            <w:right w:val="none" w:sz="0" w:space="0" w:color="auto"/>
          </w:divBdr>
        </w:div>
        <w:div w:id="1025254564">
          <w:marLeft w:val="480"/>
          <w:marRight w:val="0"/>
          <w:marTop w:val="0"/>
          <w:marBottom w:val="0"/>
          <w:divBdr>
            <w:top w:val="none" w:sz="0" w:space="0" w:color="auto"/>
            <w:left w:val="none" w:sz="0" w:space="0" w:color="auto"/>
            <w:bottom w:val="none" w:sz="0" w:space="0" w:color="auto"/>
            <w:right w:val="none" w:sz="0" w:space="0" w:color="auto"/>
          </w:divBdr>
        </w:div>
        <w:div w:id="1081416071">
          <w:marLeft w:val="480"/>
          <w:marRight w:val="0"/>
          <w:marTop w:val="0"/>
          <w:marBottom w:val="0"/>
          <w:divBdr>
            <w:top w:val="none" w:sz="0" w:space="0" w:color="auto"/>
            <w:left w:val="none" w:sz="0" w:space="0" w:color="auto"/>
            <w:bottom w:val="none" w:sz="0" w:space="0" w:color="auto"/>
            <w:right w:val="none" w:sz="0" w:space="0" w:color="auto"/>
          </w:divBdr>
        </w:div>
        <w:div w:id="1086074208">
          <w:marLeft w:val="480"/>
          <w:marRight w:val="0"/>
          <w:marTop w:val="0"/>
          <w:marBottom w:val="0"/>
          <w:divBdr>
            <w:top w:val="none" w:sz="0" w:space="0" w:color="auto"/>
            <w:left w:val="none" w:sz="0" w:space="0" w:color="auto"/>
            <w:bottom w:val="none" w:sz="0" w:space="0" w:color="auto"/>
            <w:right w:val="none" w:sz="0" w:space="0" w:color="auto"/>
          </w:divBdr>
        </w:div>
        <w:div w:id="1129788750">
          <w:marLeft w:val="480"/>
          <w:marRight w:val="0"/>
          <w:marTop w:val="0"/>
          <w:marBottom w:val="0"/>
          <w:divBdr>
            <w:top w:val="none" w:sz="0" w:space="0" w:color="auto"/>
            <w:left w:val="none" w:sz="0" w:space="0" w:color="auto"/>
            <w:bottom w:val="none" w:sz="0" w:space="0" w:color="auto"/>
            <w:right w:val="none" w:sz="0" w:space="0" w:color="auto"/>
          </w:divBdr>
        </w:div>
        <w:div w:id="1193835934">
          <w:marLeft w:val="480"/>
          <w:marRight w:val="0"/>
          <w:marTop w:val="0"/>
          <w:marBottom w:val="0"/>
          <w:divBdr>
            <w:top w:val="none" w:sz="0" w:space="0" w:color="auto"/>
            <w:left w:val="none" w:sz="0" w:space="0" w:color="auto"/>
            <w:bottom w:val="none" w:sz="0" w:space="0" w:color="auto"/>
            <w:right w:val="none" w:sz="0" w:space="0" w:color="auto"/>
          </w:divBdr>
        </w:div>
        <w:div w:id="1221475825">
          <w:marLeft w:val="480"/>
          <w:marRight w:val="0"/>
          <w:marTop w:val="0"/>
          <w:marBottom w:val="0"/>
          <w:divBdr>
            <w:top w:val="none" w:sz="0" w:space="0" w:color="auto"/>
            <w:left w:val="none" w:sz="0" w:space="0" w:color="auto"/>
            <w:bottom w:val="none" w:sz="0" w:space="0" w:color="auto"/>
            <w:right w:val="none" w:sz="0" w:space="0" w:color="auto"/>
          </w:divBdr>
        </w:div>
        <w:div w:id="1290551953">
          <w:marLeft w:val="480"/>
          <w:marRight w:val="0"/>
          <w:marTop w:val="0"/>
          <w:marBottom w:val="0"/>
          <w:divBdr>
            <w:top w:val="none" w:sz="0" w:space="0" w:color="auto"/>
            <w:left w:val="none" w:sz="0" w:space="0" w:color="auto"/>
            <w:bottom w:val="none" w:sz="0" w:space="0" w:color="auto"/>
            <w:right w:val="none" w:sz="0" w:space="0" w:color="auto"/>
          </w:divBdr>
        </w:div>
        <w:div w:id="1290623607">
          <w:marLeft w:val="480"/>
          <w:marRight w:val="0"/>
          <w:marTop w:val="0"/>
          <w:marBottom w:val="0"/>
          <w:divBdr>
            <w:top w:val="none" w:sz="0" w:space="0" w:color="auto"/>
            <w:left w:val="none" w:sz="0" w:space="0" w:color="auto"/>
            <w:bottom w:val="none" w:sz="0" w:space="0" w:color="auto"/>
            <w:right w:val="none" w:sz="0" w:space="0" w:color="auto"/>
          </w:divBdr>
        </w:div>
        <w:div w:id="1312783432">
          <w:marLeft w:val="480"/>
          <w:marRight w:val="0"/>
          <w:marTop w:val="0"/>
          <w:marBottom w:val="0"/>
          <w:divBdr>
            <w:top w:val="none" w:sz="0" w:space="0" w:color="auto"/>
            <w:left w:val="none" w:sz="0" w:space="0" w:color="auto"/>
            <w:bottom w:val="none" w:sz="0" w:space="0" w:color="auto"/>
            <w:right w:val="none" w:sz="0" w:space="0" w:color="auto"/>
          </w:divBdr>
        </w:div>
        <w:div w:id="1325550487">
          <w:marLeft w:val="480"/>
          <w:marRight w:val="0"/>
          <w:marTop w:val="0"/>
          <w:marBottom w:val="0"/>
          <w:divBdr>
            <w:top w:val="none" w:sz="0" w:space="0" w:color="auto"/>
            <w:left w:val="none" w:sz="0" w:space="0" w:color="auto"/>
            <w:bottom w:val="none" w:sz="0" w:space="0" w:color="auto"/>
            <w:right w:val="none" w:sz="0" w:space="0" w:color="auto"/>
          </w:divBdr>
        </w:div>
        <w:div w:id="1326276139">
          <w:marLeft w:val="480"/>
          <w:marRight w:val="0"/>
          <w:marTop w:val="0"/>
          <w:marBottom w:val="0"/>
          <w:divBdr>
            <w:top w:val="none" w:sz="0" w:space="0" w:color="auto"/>
            <w:left w:val="none" w:sz="0" w:space="0" w:color="auto"/>
            <w:bottom w:val="none" w:sz="0" w:space="0" w:color="auto"/>
            <w:right w:val="none" w:sz="0" w:space="0" w:color="auto"/>
          </w:divBdr>
        </w:div>
        <w:div w:id="1364866782">
          <w:marLeft w:val="480"/>
          <w:marRight w:val="0"/>
          <w:marTop w:val="0"/>
          <w:marBottom w:val="0"/>
          <w:divBdr>
            <w:top w:val="none" w:sz="0" w:space="0" w:color="auto"/>
            <w:left w:val="none" w:sz="0" w:space="0" w:color="auto"/>
            <w:bottom w:val="none" w:sz="0" w:space="0" w:color="auto"/>
            <w:right w:val="none" w:sz="0" w:space="0" w:color="auto"/>
          </w:divBdr>
        </w:div>
        <w:div w:id="1375428334">
          <w:marLeft w:val="480"/>
          <w:marRight w:val="0"/>
          <w:marTop w:val="0"/>
          <w:marBottom w:val="0"/>
          <w:divBdr>
            <w:top w:val="none" w:sz="0" w:space="0" w:color="auto"/>
            <w:left w:val="none" w:sz="0" w:space="0" w:color="auto"/>
            <w:bottom w:val="none" w:sz="0" w:space="0" w:color="auto"/>
            <w:right w:val="none" w:sz="0" w:space="0" w:color="auto"/>
          </w:divBdr>
        </w:div>
        <w:div w:id="1478841822">
          <w:marLeft w:val="480"/>
          <w:marRight w:val="0"/>
          <w:marTop w:val="0"/>
          <w:marBottom w:val="0"/>
          <w:divBdr>
            <w:top w:val="none" w:sz="0" w:space="0" w:color="auto"/>
            <w:left w:val="none" w:sz="0" w:space="0" w:color="auto"/>
            <w:bottom w:val="none" w:sz="0" w:space="0" w:color="auto"/>
            <w:right w:val="none" w:sz="0" w:space="0" w:color="auto"/>
          </w:divBdr>
        </w:div>
        <w:div w:id="1487359424">
          <w:marLeft w:val="480"/>
          <w:marRight w:val="0"/>
          <w:marTop w:val="0"/>
          <w:marBottom w:val="0"/>
          <w:divBdr>
            <w:top w:val="none" w:sz="0" w:space="0" w:color="auto"/>
            <w:left w:val="none" w:sz="0" w:space="0" w:color="auto"/>
            <w:bottom w:val="none" w:sz="0" w:space="0" w:color="auto"/>
            <w:right w:val="none" w:sz="0" w:space="0" w:color="auto"/>
          </w:divBdr>
        </w:div>
        <w:div w:id="1490823913">
          <w:marLeft w:val="480"/>
          <w:marRight w:val="0"/>
          <w:marTop w:val="0"/>
          <w:marBottom w:val="0"/>
          <w:divBdr>
            <w:top w:val="none" w:sz="0" w:space="0" w:color="auto"/>
            <w:left w:val="none" w:sz="0" w:space="0" w:color="auto"/>
            <w:bottom w:val="none" w:sz="0" w:space="0" w:color="auto"/>
            <w:right w:val="none" w:sz="0" w:space="0" w:color="auto"/>
          </w:divBdr>
        </w:div>
        <w:div w:id="1504661460">
          <w:marLeft w:val="480"/>
          <w:marRight w:val="0"/>
          <w:marTop w:val="0"/>
          <w:marBottom w:val="0"/>
          <w:divBdr>
            <w:top w:val="none" w:sz="0" w:space="0" w:color="auto"/>
            <w:left w:val="none" w:sz="0" w:space="0" w:color="auto"/>
            <w:bottom w:val="none" w:sz="0" w:space="0" w:color="auto"/>
            <w:right w:val="none" w:sz="0" w:space="0" w:color="auto"/>
          </w:divBdr>
        </w:div>
        <w:div w:id="1568491067">
          <w:marLeft w:val="480"/>
          <w:marRight w:val="0"/>
          <w:marTop w:val="0"/>
          <w:marBottom w:val="0"/>
          <w:divBdr>
            <w:top w:val="none" w:sz="0" w:space="0" w:color="auto"/>
            <w:left w:val="none" w:sz="0" w:space="0" w:color="auto"/>
            <w:bottom w:val="none" w:sz="0" w:space="0" w:color="auto"/>
            <w:right w:val="none" w:sz="0" w:space="0" w:color="auto"/>
          </w:divBdr>
        </w:div>
        <w:div w:id="1572306842">
          <w:marLeft w:val="480"/>
          <w:marRight w:val="0"/>
          <w:marTop w:val="0"/>
          <w:marBottom w:val="0"/>
          <w:divBdr>
            <w:top w:val="none" w:sz="0" w:space="0" w:color="auto"/>
            <w:left w:val="none" w:sz="0" w:space="0" w:color="auto"/>
            <w:bottom w:val="none" w:sz="0" w:space="0" w:color="auto"/>
            <w:right w:val="none" w:sz="0" w:space="0" w:color="auto"/>
          </w:divBdr>
        </w:div>
        <w:div w:id="1621565116">
          <w:marLeft w:val="480"/>
          <w:marRight w:val="0"/>
          <w:marTop w:val="0"/>
          <w:marBottom w:val="0"/>
          <w:divBdr>
            <w:top w:val="none" w:sz="0" w:space="0" w:color="auto"/>
            <w:left w:val="none" w:sz="0" w:space="0" w:color="auto"/>
            <w:bottom w:val="none" w:sz="0" w:space="0" w:color="auto"/>
            <w:right w:val="none" w:sz="0" w:space="0" w:color="auto"/>
          </w:divBdr>
        </w:div>
        <w:div w:id="1643075806">
          <w:marLeft w:val="480"/>
          <w:marRight w:val="0"/>
          <w:marTop w:val="0"/>
          <w:marBottom w:val="0"/>
          <w:divBdr>
            <w:top w:val="none" w:sz="0" w:space="0" w:color="auto"/>
            <w:left w:val="none" w:sz="0" w:space="0" w:color="auto"/>
            <w:bottom w:val="none" w:sz="0" w:space="0" w:color="auto"/>
            <w:right w:val="none" w:sz="0" w:space="0" w:color="auto"/>
          </w:divBdr>
        </w:div>
        <w:div w:id="1644386017">
          <w:marLeft w:val="480"/>
          <w:marRight w:val="0"/>
          <w:marTop w:val="0"/>
          <w:marBottom w:val="0"/>
          <w:divBdr>
            <w:top w:val="none" w:sz="0" w:space="0" w:color="auto"/>
            <w:left w:val="none" w:sz="0" w:space="0" w:color="auto"/>
            <w:bottom w:val="none" w:sz="0" w:space="0" w:color="auto"/>
            <w:right w:val="none" w:sz="0" w:space="0" w:color="auto"/>
          </w:divBdr>
        </w:div>
        <w:div w:id="1710765449">
          <w:marLeft w:val="480"/>
          <w:marRight w:val="0"/>
          <w:marTop w:val="0"/>
          <w:marBottom w:val="0"/>
          <w:divBdr>
            <w:top w:val="none" w:sz="0" w:space="0" w:color="auto"/>
            <w:left w:val="none" w:sz="0" w:space="0" w:color="auto"/>
            <w:bottom w:val="none" w:sz="0" w:space="0" w:color="auto"/>
            <w:right w:val="none" w:sz="0" w:space="0" w:color="auto"/>
          </w:divBdr>
        </w:div>
        <w:div w:id="1726173922">
          <w:marLeft w:val="480"/>
          <w:marRight w:val="0"/>
          <w:marTop w:val="0"/>
          <w:marBottom w:val="0"/>
          <w:divBdr>
            <w:top w:val="none" w:sz="0" w:space="0" w:color="auto"/>
            <w:left w:val="none" w:sz="0" w:space="0" w:color="auto"/>
            <w:bottom w:val="none" w:sz="0" w:space="0" w:color="auto"/>
            <w:right w:val="none" w:sz="0" w:space="0" w:color="auto"/>
          </w:divBdr>
        </w:div>
        <w:div w:id="1880819359">
          <w:marLeft w:val="480"/>
          <w:marRight w:val="0"/>
          <w:marTop w:val="0"/>
          <w:marBottom w:val="0"/>
          <w:divBdr>
            <w:top w:val="none" w:sz="0" w:space="0" w:color="auto"/>
            <w:left w:val="none" w:sz="0" w:space="0" w:color="auto"/>
            <w:bottom w:val="none" w:sz="0" w:space="0" w:color="auto"/>
            <w:right w:val="none" w:sz="0" w:space="0" w:color="auto"/>
          </w:divBdr>
        </w:div>
        <w:div w:id="1883323968">
          <w:marLeft w:val="480"/>
          <w:marRight w:val="0"/>
          <w:marTop w:val="0"/>
          <w:marBottom w:val="0"/>
          <w:divBdr>
            <w:top w:val="none" w:sz="0" w:space="0" w:color="auto"/>
            <w:left w:val="none" w:sz="0" w:space="0" w:color="auto"/>
            <w:bottom w:val="none" w:sz="0" w:space="0" w:color="auto"/>
            <w:right w:val="none" w:sz="0" w:space="0" w:color="auto"/>
          </w:divBdr>
        </w:div>
        <w:div w:id="1988632462">
          <w:marLeft w:val="480"/>
          <w:marRight w:val="0"/>
          <w:marTop w:val="0"/>
          <w:marBottom w:val="0"/>
          <w:divBdr>
            <w:top w:val="none" w:sz="0" w:space="0" w:color="auto"/>
            <w:left w:val="none" w:sz="0" w:space="0" w:color="auto"/>
            <w:bottom w:val="none" w:sz="0" w:space="0" w:color="auto"/>
            <w:right w:val="none" w:sz="0" w:space="0" w:color="auto"/>
          </w:divBdr>
        </w:div>
        <w:div w:id="2028486524">
          <w:marLeft w:val="480"/>
          <w:marRight w:val="0"/>
          <w:marTop w:val="0"/>
          <w:marBottom w:val="0"/>
          <w:divBdr>
            <w:top w:val="none" w:sz="0" w:space="0" w:color="auto"/>
            <w:left w:val="none" w:sz="0" w:space="0" w:color="auto"/>
            <w:bottom w:val="none" w:sz="0" w:space="0" w:color="auto"/>
            <w:right w:val="none" w:sz="0" w:space="0" w:color="auto"/>
          </w:divBdr>
        </w:div>
        <w:div w:id="2042894976">
          <w:marLeft w:val="480"/>
          <w:marRight w:val="0"/>
          <w:marTop w:val="0"/>
          <w:marBottom w:val="0"/>
          <w:divBdr>
            <w:top w:val="none" w:sz="0" w:space="0" w:color="auto"/>
            <w:left w:val="none" w:sz="0" w:space="0" w:color="auto"/>
            <w:bottom w:val="none" w:sz="0" w:space="0" w:color="auto"/>
            <w:right w:val="none" w:sz="0" w:space="0" w:color="auto"/>
          </w:divBdr>
        </w:div>
        <w:div w:id="2111193786">
          <w:marLeft w:val="480"/>
          <w:marRight w:val="0"/>
          <w:marTop w:val="0"/>
          <w:marBottom w:val="0"/>
          <w:divBdr>
            <w:top w:val="none" w:sz="0" w:space="0" w:color="auto"/>
            <w:left w:val="none" w:sz="0" w:space="0" w:color="auto"/>
            <w:bottom w:val="none" w:sz="0" w:space="0" w:color="auto"/>
            <w:right w:val="none" w:sz="0" w:space="0" w:color="auto"/>
          </w:divBdr>
        </w:div>
        <w:div w:id="2123454901">
          <w:marLeft w:val="480"/>
          <w:marRight w:val="0"/>
          <w:marTop w:val="0"/>
          <w:marBottom w:val="0"/>
          <w:divBdr>
            <w:top w:val="none" w:sz="0" w:space="0" w:color="auto"/>
            <w:left w:val="none" w:sz="0" w:space="0" w:color="auto"/>
            <w:bottom w:val="none" w:sz="0" w:space="0" w:color="auto"/>
            <w:right w:val="none" w:sz="0" w:space="0" w:color="auto"/>
          </w:divBdr>
        </w:div>
        <w:div w:id="2136898487">
          <w:marLeft w:val="480"/>
          <w:marRight w:val="0"/>
          <w:marTop w:val="0"/>
          <w:marBottom w:val="0"/>
          <w:divBdr>
            <w:top w:val="none" w:sz="0" w:space="0" w:color="auto"/>
            <w:left w:val="none" w:sz="0" w:space="0" w:color="auto"/>
            <w:bottom w:val="none" w:sz="0" w:space="0" w:color="auto"/>
            <w:right w:val="none" w:sz="0" w:space="0" w:color="auto"/>
          </w:divBdr>
        </w:div>
      </w:divsChild>
    </w:div>
    <w:div w:id="422722956">
      <w:marLeft w:val="640"/>
      <w:marRight w:val="0"/>
      <w:marTop w:val="0"/>
      <w:marBottom w:val="0"/>
      <w:divBdr>
        <w:top w:val="none" w:sz="0" w:space="0" w:color="auto"/>
        <w:left w:val="none" w:sz="0" w:space="0" w:color="auto"/>
        <w:bottom w:val="none" w:sz="0" w:space="0" w:color="auto"/>
        <w:right w:val="none" w:sz="0" w:space="0" w:color="auto"/>
      </w:divBdr>
    </w:div>
    <w:div w:id="422842990">
      <w:marLeft w:val="640"/>
      <w:marRight w:val="0"/>
      <w:marTop w:val="0"/>
      <w:marBottom w:val="0"/>
      <w:divBdr>
        <w:top w:val="none" w:sz="0" w:space="0" w:color="auto"/>
        <w:left w:val="none" w:sz="0" w:space="0" w:color="auto"/>
        <w:bottom w:val="none" w:sz="0" w:space="0" w:color="auto"/>
        <w:right w:val="none" w:sz="0" w:space="0" w:color="auto"/>
      </w:divBdr>
    </w:div>
    <w:div w:id="423190529">
      <w:marLeft w:val="640"/>
      <w:marRight w:val="0"/>
      <w:marTop w:val="0"/>
      <w:marBottom w:val="0"/>
      <w:divBdr>
        <w:top w:val="none" w:sz="0" w:space="0" w:color="auto"/>
        <w:left w:val="none" w:sz="0" w:space="0" w:color="auto"/>
        <w:bottom w:val="none" w:sz="0" w:space="0" w:color="auto"/>
        <w:right w:val="none" w:sz="0" w:space="0" w:color="auto"/>
      </w:divBdr>
    </w:div>
    <w:div w:id="423455323">
      <w:marLeft w:val="640"/>
      <w:marRight w:val="0"/>
      <w:marTop w:val="0"/>
      <w:marBottom w:val="0"/>
      <w:divBdr>
        <w:top w:val="none" w:sz="0" w:space="0" w:color="auto"/>
        <w:left w:val="none" w:sz="0" w:space="0" w:color="auto"/>
        <w:bottom w:val="none" w:sz="0" w:space="0" w:color="auto"/>
        <w:right w:val="none" w:sz="0" w:space="0" w:color="auto"/>
      </w:divBdr>
    </w:div>
    <w:div w:id="423917029">
      <w:marLeft w:val="640"/>
      <w:marRight w:val="0"/>
      <w:marTop w:val="0"/>
      <w:marBottom w:val="0"/>
      <w:divBdr>
        <w:top w:val="none" w:sz="0" w:space="0" w:color="auto"/>
        <w:left w:val="none" w:sz="0" w:space="0" w:color="auto"/>
        <w:bottom w:val="none" w:sz="0" w:space="0" w:color="auto"/>
        <w:right w:val="none" w:sz="0" w:space="0" w:color="auto"/>
      </w:divBdr>
    </w:div>
    <w:div w:id="424303780">
      <w:bodyDiv w:val="1"/>
      <w:marLeft w:val="0"/>
      <w:marRight w:val="0"/>
      <w:marTop w:val="0"/>
      <w:marBottom w:val="0"/>
      <w:divBdr>
        <w:top w:val="none" w:sz="0" w:space="0" w:color="auto"/>
        <w:left w:val="none" w:sz="0" w:space="0" w:color="auto"/>
        <w:bottom w:val="none" w:sz="0" w:space="0" w:color="auto"/>
        <w:right w:val="none" w:sz="0" w:space="0" w:color="auto"/>
      </w:divBdr>
    </w:div>
    <w:div w:id="424692122">
      <w:bodyDiv w:val="1"/>
      <w:marLeft w:val="0"/>
      <w:marRight w:val="0"/>
      <w:marTop w:val="0"/>
      <w:marBottom w:val="0"/>
      <w:divBdr>
        <w:top w:val="none" w:sz="0" w:space="0" w:color="auto"/>
        <w:left w:val="none" w:sz="0" w:space="0" w:color="auto"/>
        <w:bottom w:val="none" w:sz="0" w:space="0" w:color="auto"/>
        <w:right w:val="none" w:sz="0" w:space="0" w:color="auto"/>
      </w:divBdr>
    </w:div>
    <w:div w:id="424960085">
      <w:marLeft w:val="640"/>
      <w:marRight w:val="0"/>
      <w:marTop w:val="0"/>
      <w:marBottom w:val="0"/>
      <w:divBdr>
        <w:top w:val="none" w:sz="0" w:space="0" w:color="auto"/>
        <w:left w:val="none" w:sz="0" w:space="0" w:color="auto"/>
        <w:bottom w:val="none" w:sz="0" w:space="0" w:color="auto"/>
        <w:right w:val="none" w:sz="0" w:space="0" w:color="auto"/>
      </w:divBdr>
    </w:div>
    <w:div w:id="427042756">
      <w:marLeft w:val="640"/>
      <w:marRight w:val="0"/>
      <w:marTop w:val="0"/>
      <w:marBottom w:val="0"/>
      <w:divBdr>
        <w:top w:val="none" w:sz="0" w:space="0" w:color="auto"/>
        <w:left w:val="none" w:sz="0" w:space="0" w:color="auto"/>
        <w:bottom w:val="none" w:sz="0" w:space="0" w:color="auto"/>
        <w:right w:val="none" w:sz="0" w:space="0" w:color="auto"/>
      </w:divBdr>
    </w:div>
    <w:div w:id="427622838">
      <w:marLeft w:val="640"/>
      <w:marRight w:val="0"/>
      <w:marTop w:val="0"/>
      <w:marBottom w:val="0"/>
      <w:divBdr>
        <w:top w:val="none" w:sz="0" w:space="0" w:color="auto"/>
        <w:left w:val="none" w:sz="0" w:space="0" w:color="auto"/>
        <w:bottom w:val="none" w:sz="0" w:space="0" w:color="auto"/>
        <w:right w:val="none" w:sz="0" w:space="0" w:color="auto"/>
      </w:divBdr>
    </w:div>
    <w:div w:id="427969895">
      <w:bodyDiv w:val="1"/>
      <w:marLeft w:val="0"/>
      <w:marRight w:val="0"/>
      <w:marTop w:val="0"/>
      <w:marBottom w:val="0"/>
      <w:divBdr>
        <w:top w:val="none" w:sz="0" w:space="0" w:color="auto"/>
        <w:left w:val="none" w:sz="0" w:space="0" w:color="auto"/>
        <w:bottom w:val="none" w:sz="0" w:space="0" w:color="auto"/>
        <w:right w:val="none" w:sz="0" w:space="0" w:color="auto"/>
      </w:divBdr>
      <w:divsChild>
        <w:div w:id="12806690">
          <w:marLeft w:val="480"/>
          <w:marRight w:val="0"/>
          <w:marTop w:val="0"/>
          <w:marBottom w:val="0"/>
          <w:divBdr>
            <w:top w:val="none" w:sz="0" w:space="0" w:color="auto"/>
            <w:left w:val="none" w:sz="0" w:space="0" w:color="auto"/>
            <w:bottom w:val="none" w:sz="0" w:space="0" w:color="auto"/>
            <w:right w:val="none" w:sz="0" w:space="0" w:color="auto"/>
          </w:divBdr>
        </w:div>
        <w:div w:id="95442715">
          <w:marLeft w:val="480"/>
          <w:marRight w:val="0"/>
          <w:marTop w:val="0"/>
          <w:marBottom w:val="0"/>
          <w:divBdr>
            <w:top w:val="none" w:sz="0" w:space="0" w:color="auto"/>
            <w:left w:val="none" w:sz="0" w:space="0" w:color="auto"/>
            <w:bottom w:val="none" w:sz="0" w:space="0" w:color="auto"/>
            <w:right w:val="none" w:sz="0" w:space="0" w:color="auto"/>
          </w:divBdr>
        </w:div>
        <w:div w:id="103841679">
          <w:marLeft w:val="480"/>
          <w:marRight w:val="0"/>
          <w:marTop w:val="0"/>
          <w:marBottom w:val="0"/>
          <w:divBdr>
            <w:top w:val="none" w:sz="0" w:space="0" w:color="auto"/>
            <w:left w:val="none" w:sz="0" w:space="0" w:color="auto"/>
            <w:bottom w:val="none" w:sz="0" w:space="0" w:color="auto"/>
            <w:right w:val="none" w:sz="0" w:space="0" w:color="auto"/>
          </w:divBdr>
        </w:div>
        <w:div w:id="109665463">
          <w:marLeft w:val="480"/>
          <w:marRight w:val="0"/>
          <w:marTop w:val="0"/>
          <w:marBottom w:val="0"/>
          <w:divBdr>
            <w:top w:val="none" w:sz="0" w:space="0" w:color="auto"/>
            <w:left w:val="none" w:sz="0" w:space="0" w:color="auto"/>
            <w:bottom w:val="none" w:sz="0" w:space="0" w:color="auto"/>
            <w:right w:val="none" w:sz="0" w:space="0" w:color="auto"/>
          </w:divBdr>
        </w:div>
        <w:div w:id="140197255">
          <w:marLeft w:val="480"/>
          <w:marRight w:val="0"/>
          <w:marTop w:val="0"/>
          <w:marBottom w:val="0"/>
          <w:divBdr>
            <w:top w:val="none" w:sz="0" w:space="0" w:color="auto"/>
            <w:left w:val="none" w:sz="0" w:space="0" w:color="auto"/>
            <w:bottom w:val="none" w:sz="0" w:space="0" w:color="auto"/>
            <w:right w:val="none" w:sz="0" w:space="0" w:color="auto"/>
          </w:divBdr>
        </w:div>
        <w:div w:id="163592420">
          <w:marLeft w:val="480"/>
          <w:marRight w:val="0"/>
          <w:marTop w:val="0"/>
          <w:marBottom w:val="0"/>
          <w:divBdr>
            <w:top w:val="none" w:sz="0" w:space="0" w:color="auto"/>
            <w:left w:val="none" w:sz="0" w:space="0" w:color="auto"/>
            <w:bottom w:val="none" w:sz="0" w:space="0" w:color="auto"/>
            <w:right w:val="none" w:sz="0" w:space="0" w:color="auto"/>
          </w:divBdr>
        </w:div>
        <w:div w:id="172687647">
          <w:marLeft w:val="480"/>
          <w:marRight w:val="0"/>
          <w:marTop w:val="0"/>
          <w:marBottom w:val="0"/>
          <w:divBdr>
            <w:top w:val="none" w:sz="0" w:space="0" w:color="auto"/>
            <w:left w:val="none" w:sz="0" w:space="0" w:color="auto"/>
            <w:bottom w:val="none" w:sz="0" w:space="0" w:color="auto"/>
            <w:right w:val="none" w:sz="0" w:space="0" w:color="auto"/>
          </w:divBdr>
        </w:div>
        <w:div w:id="182210224">
          <w:marLeft w:val="480"/>
          <w:marRight w:val="0"/>
          <w:marTop w:val="0"/>
          <w:marBottom w:val="0"/>
          <w:divBdr>
            <w:top w:val="none" w:sz="0" w:space="0" w:color="auto"/>
            <w:left w:val="none" w:sz="0" w:space="0" w:color="auto"/>
            <w:bottom w:val="none" w:sz="0" w:space="0" w:color="auto"/>
            <w:right w:val="none" w:sz="0" w:space="0" w:color="auto"/>
          </w:divBdr>
        </w:div>
        <w:div w:id="243075468">
          <w:marLeft w:val="480"/>
          <w:marRight w:val="0"/>
          <w:marTop w:val="0"/>
          <w:marBottom w:val="0"/>
          <w:divBdr>
            <w:top w:val="none" w:sz="0" w:space="0" w:color="auto"/>
            <w:left w:val="none" w:sz="0" w:space="0" w:color="auto"/>
            <w:bottom w:val="none" w:sz="0" w:space="0" w:color="auto"/>
            <w:right w:val="none" w:sz="0" w:space="0" w:color="auto"/>
          </w:divBdr>
        </w:div>
        <w:div w:id="353846675">
          <w:marLeft w:val="480"/>
          <w:marRight w:val="0"/>
          <w:marTop w:val="0"/>
          <w:marBottom w:val="0"/>
          <w:divBdr>
            <w:top w:val="none" w:sz="0" w:space="0" w:color="auto"/>
            <w:left w:val="none" w:sz="0" w:space="0" w:color="auto"/>
            <w:bottom w:val="none" w:sz="0" w:space="0" w:color="auto"/>
            <w:right w:val="none" w:sz="0" w:space="0" w:color="auto"/>
          </w:divBdr>
        </w:div>
        <w:div w:id="362944991">
          <w:marLeft w:val="480"/>
          <w:marRight w:val="0"/>
          <w:marTop w:val="0"/>
          <w:marBottom w:val="0"/>
          <w:divBdr>
            <w:top w:val="none" w:sz="0" w:space="0" w:color="auto"/>
            <w:left w:val="none" w:sz="0" w:space="0" w:color="auto"/>
            <w:bottom w:val="none" w:sz="0" w:space="0" w:color="auto"/>
            <w:right w:val="none" w:sz="0" w:space="0" w:color="auto"/>
          </w:divBdr>
        </w:div>
        <w:div w:id="368188241">
          <w:marLeft w:val="480"/>
          <w:marRight w:val="0"/>
          <w:marTop w:val="0"/>
          <w:marBottom w:val="0"/>
          <w:divBdr>
            <w:top w:val="none" w:sz="0" w:space="0" w:color="auto"/>
            <w:left w:val="none" w:sz="0" w:space="0" w:color="auto"/>
            <w:bottom w:val="none" w:sz="0" w:space="0" w:color="auto"/>
            <w:right w:val="none" w:sz="0" w:space="0" w:color="auto"/>
          </w:divBdr>
        </w:div>
        <w:div w:id="375355924">
          <w:marLeft w:val="480"/>
          <w:marRight w:val="0"/>
          <w:marTop w:val="0"/>
          <w:marBottom w:val="0"/>
          <w:divBdr>
            <w:top w:val="none" w:sz="0" w:space="0" w:color="auto"/>
            <w:left w:val="none" w:sz="0" w:space="0" w:color="auto"/>
            <w:bottom w:val="none" w:sz="0" w:space="0" w:color="auto"/>
            <w:right w:val="none" w:sz="0" w:space="0" w:color="auto"/>
          </w:divBdr>
        </w:div>
        <w:div w:id="403112927">
          <w:marLeft w:val="480"/>
          <w:marRight w:val="0"/>
          <w:marTop w:val="0"/>
          <w:marBottom w:val="0"/>
          <w:divBdr>
            <w:top w:val="none" w:sz="0" w:space="0" w:color="auto"/>
            <w:left w:val="none" w:sz="0" w:space="0" w:color="auto"/>
            <w:bottom w:val="none" w:sz="0" w:space="0" w:color="auto"/>
            <w:right w:val="none" w:sz="0" w:space="0" w:color="auto"/>
          </w:divBdr>
        </w:div>
        <w:div w:id="404495873">
          <w:marLeft w:val="480"/>
          <w:marRight w:val="0"/>
          <w:marTop w:val="0"/>
          <w:marBottom w:val="0"/>
          <w:divBdr>
            <w:top w:val="none" w:sz="0" w:space="0" w:color="auto"/>
            <w:left w:val="none" w:sz="0" w:space="0" w:color="auto"/>
            <w:bottom w:val="none" w:sz="0" w:space="0" w:color="auto"/>
            <w:right w:val="none" w:sz="0" w:space="0" w:color="auto"/>
          </w:divBdr>
        </w:div>
        <w:div w:id="458841004">
          <w:marLeft w:val="480"/>
          <w:marRight w:val="0"/>
          <w:marTop w:val="0"/>
          <w:marBottom w:val="0"/>
          <w:divBdr>
            <w:top w:val="none" w:sz="0" w:space="0" w:color="auto"/>
            <w:left w:val="none" w:sz="0" w:space="0" w:color="auto"/>
            <w:bottom w:val="none" w:sz="0" w:space="0" w:color="auto"/>
            <w:right w:val="none" w:sz="0" w:space="0" w:color="auto"/>
          </w:divBdr>
        </w:div>
        <w:div w:id="488327008">
          <w:marLeft w:val="480"/>
          <w:marRight w:val="0"/>
          <w:marTop w:val="0"/>
          <w:marBottom w:val="0"/>
          <w:divBdr>
            <w:top w:val="none" w:sz="0" w:space="0" w:color="auto"/>
            <w:left w:val="none" w:sz="0" w:space="0" w:color="auto"/>
            <w:bottom w:val="none" w:sz="0" w:space="0" w:color="auto"/>
            <w:right w:val="none" w:sz="0" w:space="0" w:color="auto"/>
          </w:divBdr>
        </w:div>
        <w:div w:id="634139353">
          <w:marLeft w:val="480"/>
          <w:marRight w:val="0"/>
          <w:marTop w:val="0"/>
          <w:marBottom w:val="0"/>
          <w:divBdr>
            <w:top w:val="none" w:sz="0" w:space="0" w:color="auto"/>
            <w:left w:val="none" w:sz="0" w:space="0" w:color="auto"/>
            <w:bottom w:val="none" w:sz="0" w:space="0" w:color="auto"/>
            <w:right w:val="none" w:sz="0" w:space="0" w:color="auto"/>
          </w:divBdr>
        </w:div>
        <w:div w:id="652415398">
          <w:marLeft w:val="480"/>
          <w:marRight w:val="0"/>
          <w:marTop w:val="0"/>
          <w:marBottom w:val="0"/>
          <w:divBdr>
            <w:top w:val="none" w:sz="0" w:space="0" w:color="auto"/>
            <w:left w:val="none" w:sz="0" w:space="0" w:color="auto"/>
            <w:bottom w:val="none" w:sz="0" w:space="0" w:color="auto"/>
            <w:right w:val="none" w:sz="0" w:space="0" w:color="auto"/>
          </w:divBdr>
        </w:div>
        <w:div w:id="688874511">
          <w:marLeft w:val="480"/>
          <w:marRight w:val="0"/>
          <w:marTop w:val="0"/>
          <w:marBottom w:val="0"/>
          <w:divBdr>
            <w:top w:val="none" w:sz="0" w:space="0" w:color="auto"/>
            <w:left w:val="none" w:sz="0" w:space="0" w:color="auto"/>
            <w:bottom w:val="none" w:sz="0" w:space="0" w:color="auto"/>
            <w:right w:val="none" w:sz="0" w:space="0" w:color="auto"/>
          </w:divBdr>
        </w:div>
        <w:div w:id="782765837">
          <w:marLeft w:val="480"/>
          <w:marRight w:val="0"/>
          <w:marTop w:val="0"/>
          <w:marBottom w:val="0"/>
          <w:divBdr>
            <w:top w:val="none" w:sz="0" w:space="0" w:color="auto"/>
            <w:left w:val="none" w:sz="0" w:space="0" w:color="auto"/>
            <w:bottom w:val="none" w:sz="0" w:space="0" w:color="auto"/>
            <w:right w:val="none" w:sz="0" w:space="0" w:color="auto"/>
          </w:divBdr>
        </w:div>
        <w:div w:id="905913591">
          <w:marLeft w:val="480"/>
          <w:marRight w:val="0"/>
          <w:marTop w:val="0"/>
          <w:marBottom w:val="0"/>
          <w:divBdr>
            <w:top w:val="none" w:sz="0" w:space="0" w:color="auto"/>
            <w:left w:val="none" w:sz="0" w:space="0" w:color="auto"/>
            <w:bottom w:val="none" w:sz="0" w:space="0" w:color="auto"/>
            <w:right w:val="none" w:sz="0" w:space="0" w:color="auto"/>
          </w:divBdr>
        </w:div>
        <w:div w:id="940911787">
          <w:marLeft w:val="480"/>
          <w:marRight w:val="0"/>
          <w:marTop w:val="0"/>
          <w:marBottom w:val="0"/>
          <w:divBdr>
            <w:top w:val="none" w:sz="0" w:space="0" w:color="auto"/>
            <w:left w:val="none" w:sz="0" w:space="0" w:color="auto"/>
            <w:bottom w:val="none" w:sz="0" w:space="0" w:color="auto"/>
            <w:right w:val="none" w:sz="0" w:space="0" w:color="auto"/>
          </w:divBdr>
        </w:div>
        <w:div w:id="977153327">
          <w:marLeft w:val="480"/>
          <w:marRight w:val="0"/>
          <w:marTop w:val="0"/>
          <w:marBottom w:val="0"/>
          <w:divBdr>
            <w:top w:val="none" w:sz="0" w:space="0" w:color="auto"/>
            <w:left w:val="none" w:sz="0" w:space="0" w:color="auto"/>
            <w:bottom w:val="none" w:sz="0" w:space="0" w:color="auto"/>
            <w:right w:val="none" w:sz="0" w:space="0" w:color="auto"/>
          </w:divBdr>
        </w:div>
        <w:div w:id="996685518">
          <w:marLeft w:val="480"/>
          <w:marRight w:val="0"/>
          <w:marTop w:val="0"/>
          <w:marBottom w:val="0"/>
          <w:divBdr>
            <w:top w:val="none" w:sz="0" w:space="0" w:color="auto"/>
            <w:left w:val="none" w:sz="0" w:space="0" w:color="auto"/>
            <w:bottom w:val="none" w:sz="0" w:space="0" w:color="auto"/>
            <w:right w:val="none" w:sz="0" w:space="0" w:color="auto"/>
          </w:divBdr>
        </w:div>
        <w:div w:id="1002776222">
          <w:marLeft w:val="480"/>
          <w:marRight w:val="0"/>
          <w:marTop w:val="0"/>
          <w:marBottom w:val="0"/>
          <w:divBdr>
            <w:top w:val="none" w:sz="0" w:space="0" w:color="auto"/>
            <w:left w:val="none" w:sz="0" w:space="0" w:color="auto"/>
            <w:bottom w:val="none" w:sz="0" w:space="0" w:color="auto"/>
            <w:right w:val="none" w:sz="0" w:space="0" w:color="auto"/>
          </w:divBdr>
        </w:div>
        <w:div w:id="1004675014">
          <w:marLeft w:val="480"/>
          <w:marRight w:val="0"/>
          <w:marTop w:val="0"/>
          <w:marBottom w:val="0"/>
          <w:divBdr>
            <w:top w:val="none" w:sz="0" w:space="0" w:color="auto"/>
            <w:left w:val="none" w:sz="0" w:space="0" w:color="auto"/>
            <w:bottom w:val="none" w:sz="0" w:space="0" w:color="auto"/>
            <w:right w:val="none" w:sz="0" w:space="0" w:color="auto"/>
          </w:divBdr>
        </w:div>
        <w:div w:id="1014116713">
          <w:marLeft w:val="480"/>
          <w:marRight w:val="0"/>
          <w:marTop w:val="0"/>
          <w:marBottom w:val="0"/>
          <w:divBdr>
            <w:top w:val="none" w:sz="0" w:space="0" w:color="auto"/>
            <w:left w:val="none" w:sz="0" w:space="0" w:color="auto"/>
            <w:bottom w:val="none" w:sz="0" w:space="0" w:color="auto"/>
            <w:right w:val="none" w:sz="0" w:space="0" w:color="auto"/>
          </w:divBdr>
        </w:div>
        <w:div w:id="1036271616">
          <w:marLeft w:val="480"/>
          <w:marRight w:val="0"/>
          <w:marTop w:val="0"/>
          <w:marBottom w:val="0"/>
          <w:divBdr>
            <w:top w:val="none" w:sz="0" w:space="0" w:color="auto"/>
            <w:left w:val="none" w:sz="0" w:space="0" w:color="auto"/>
            <w:bottom w:val="none" w:sz="0" w:space="0" w:color="auto"/>
            <w:right w:val="none" w:sz="0" w:space="0" w:color="auto"/>
          </w:divBdr>
        </w:div>
        <w:div w:id="1062873497">
          <w:marLeft w:val="480"/>
          <w:marRight w:val="0"/>
          <w:marTop w:val="0"/>
          <w:marBottom w:val="0"/>
          <w:divBdr>
            <w:top w:val="none" w:sz="0" w:space="0" w:color="auto"/>
            <w:left w:val="none" w:sz="0" w:space="0" w:color="auto"/>
            <w:bottom w:val="none" w:sz="0" w:space="0" w:color="auto"/>
            <w:right w:val="none" w:sz="0" w:space="0" w:color="auto"/>
          </w:divBdr>
        </w:div>
        <w:div w:id="1089891028">
          <w:marLeft w:val="480"/>
          <w:marRight w:val="0"/>
          <w:marTop w:val="0"/>
          <w:marBottom w:val="0"/>
          <w:divBdr>
            <w:top w:val="none" w:sz="0" w:space="0" w:color="auto"/>
            <w:left w:val="none" w:sz="0" w:space="0" w:color="auto"/>
            <w:bottom w:val="none" w:sz="0" w:space="0" w:color="auto"/>
            <w:right w:val="none" w:sz="0" w:space="0" w:color="auto"/>
          </w:divBdr>
        </w:div>
        <w:div w:id="1105927520">
          <w:marLeft w:val="480"/>
          <w:marRight w:val="0"/>
          <w:marTop w:val="0"/>
          <w:marBottom w:val="0"/>
          <w:divBdr>
            <w:top w:val="none" w:sz="0" w:space="0" w:color="auto"/>
            <w:left w:val="none" w:sz="0" w:space="0" w:color="auto"/>
            <w:bottom w:val="none" w:sz="0" w:space="0" w:color="auto"/>
            <w:right w:val="none" w:sz="0" w:space="0" w:color="auto"/>
          </w:divBdr>
        </w:div>
        <w:div w:id="1131173598">
          <w:marLeft w:val="480"/>
          <w:marRight w:val="0"/>
          <w:marTop w:val="0"/>
          <w:marBottom w:val="0"/>
          <w:divBdr>
            <w:top w:val="none" w:sz="0" w:space="0" w:color="auto"/>
            <w:left w:val="none" w:sz="0" w:space="0" w:color="auto"/>
            <w:bottom w:val="none" w:sz="0" w:space="0" w:color="auto"/>
            <w:right w:val="none" w:sz="0" w:space="0" w:color="auto"/>
          </w:divBdr>
        </w:div>
        <w:div w:id="1149056981">
          <w:marLeft w:val="480"/>
          <w:marRight w:val="0"/>
          <w:marTop w:val="0"/>
          <w:marBottom w:val="0"/>
          <w:divBdr>
            <w:top w:val="none" w:sz="0" w:space="0" w:color="auto"/>
            <w:left w:val="none" w:sz="0" w:space="0" w:color="auto"/>
            <w:bottom w:val="none" w:sz="0" w:space="0" w:color="auto"/>
            <w:right w:val="none" w:sz="0" w:space="0" w:color="auto"/>
          </w:divBdr>
        </w:div>
        <w:div w:id="1173448162">
          <w:marLeft w:val="480"/>
          <w:marRight w:val="0"/>
          <w:marTop w:val="0"/>
          <w:marBottom w:val="0"/>
          <w:divBdr>
            <w:top w:val="none" w:sz="0" w:space="0" w:color="auto"/>
            <w:left w:val="none" w:sz="0" w:space="0" w:color="auto"/>
            <w:bottom w:val="none" w:sz="0" w:space="0" w:color="auto"/>
            <w:right w:val="none" w:sz="0" w:space="0" w:color="auto"/>
          </w:divBdr>
        </w:div>
        <w:div w:id="1207523167">
          <w:marLeft w:val="480"/>
          <w:marRight w:val="0"/>
          <w:marTop w:val="0"/>
          <w:marBottom w:val="0"/>
          <w:divBdr>
            <w:top w:val="none" w:sz="0" w:space="0" w:color="auto"/>
            <w:left w:val="none" w:sz="0" w:space="0" w:color="auto"/>
            <w:bottom w:val="none" w:sz="0" w:space="0" w:color="auto"/>
            <w:right w:val="none" w:sz="0" w:space="0" w:color="auto"/>
          </w:divBdr>
        </w:div>
        <w:div w:id="1208446403">
          <w:marLeft w:val="480"/>
          <w:marRight w:val="0"/>
          <w:marTop w:val="0"/>
          <w:marBottom w:val="0"/>
          <w:divBdr>
            <w:top w:val="none" w:sz="0" w:space="0" w:color="auto"/>
            <w:left w:val="none" w:sz="0" w:space="0" w:color="auto"/>
            <w:bottom w:val="none" w:sz="0" w:space="0" w:color="auto"/>
            <w:right w:val="none" w:sz="0" w:space="0" w:color="auto"/>
          </w:divBdr>
        </w:div>
        <w:div w:id="1281642174">
          <w:marLeft w:val="480"/>
          <w:marRight w:val="0"/>
          <w:marTop w:val="0"/>
          <w:marBottom w:val="0"/>
          <w:divBdr>
            <w:top w:val="none" w:sz="0" w:space="0" w:color="auto"/>
            <w:left w:val="none" w:sz="0" w:space="0" w:color="auto"/>
            <w:bottom w:val="none" w:sz="0" w:space="0" w:color="auto"/>
            <w:right w:val="none" w:sz="0" w:space="0" w:color="auto"/>
          </w:divBdr>
        </w:div>
        <w:div w:id="1334723020">
          <w:marLeft w:val="480"/>
          <w:marRight w:val="0"/>
          <w:marTop w:val="0"/>
          <w:marBottom w:val="0"/>
          <w:divBdr>
            <w:top w:val="none" w:sz="0" w:space="0" w:color="auto"/>
            <w:left w:val="none" w:sz="0" w:space="0" w:color="auto"/>
            <w:bottom w:val="none" w:sz="0" w:space="0" w:color="auto"/>
            <w:right w:val="none" w:sz="0" w:space="0" w:color="auto"/>
          </w:divBdr>
        </w:div>
        <w:div w:id="1357924083">
          <w:marLeft w:val="480"/>
          <w:marRight w:val="0"/>
          <w:marTop w:val="0"/>
          <w:marBottom w:val="0"/>
          <w:divBdr>
            <w:top w:val="none" w:sz="0" w:space="0" w:color="auto"/>
            <w:left w:val="none" w:sz="0" w:space="0" w:color="auto"/>
            <w:bottom w:val="none" w:sz="0" w:space="0" w:color="auto"/>
            <w:right w:val="none" w:sz="0" w:space="0" w:color="auto"/>
          </w:divBdr>
        </w:div>
        <w:div w:id="1420830797">
          <w:marLeft w:val="480"/>
          <w:marRight w:val="0"/>
          <w:marTop w:val="0"/>
          <w:marBottom w:val="0"/>
          <w:divBdr>
            <w:top w:val="none" w:sz="0" w:space="0" w:color="auto"/>
            <w:left w:val="none" w:sz="0" w:space="0" w:color="auto"/>
            <w:bottom w:val="none" w:sz="0" w:space="0" w:color="auto"/>
            <w:right w:val="none" w:sz="0" w:space="0" w:color="auto"/>
          </w:divBdr>
        </w:div>
        <w:div w:id="1429421863">
          <w:marLeft w:val="480"/>
          <w:marRight w:val="0"/>
          <w:marTop w:val="0"/>
          <w:marBottom w:val="0"/>
          <w:divBdr>
            <w:top w:val="none" w:sz="0" w:space="0" w:color="auto"/>
            <w:left w:val="none" w:sz="0" w:space="0" w:color="auto"/>
            <w:bottom w:val="none" w:sz="0" w:space="0" w:color="auto"/>
            <w:right w:val="none" w:sz="0" w:space="0" w:color="auto"/>
          </w:divBdr>
        </w:div>
        <w:div w:id="1466660619">
          <w:marLeft w:val="480"/>
          <w:marRight w:val="0"/>
          <w:marTop w:val="0"/>
          <w:marBottom w:val="0"/>
          <w:divBdr>
            <w:top w:val="none" w:sz="0" w:space="0" w:color="auto"/>
            <w:left w:val="none" w:sz="0" w:space="0" w:color="auto"/>
            <w:bottom w:val="none" w:sz="0" w:space="0" w:color="auto"/>
            <w:right w:val="none" w:sz="0" w:space="0" w:color="auto"/>
          </w:divBdr>
        </w:div>
        <w:div w:id="1530484989">
          <w:marLeft w:val="480"/>
          <w:marRight w:val="0"/>
          <w:marTop w:val="0"/>
          <w:marBottom w:val="0"/>
          <w:divBdr>
            <w:top w:val="none" w:sz="0" w:space="0" w:color="auto"/>
            <w:left w:val="none" w:sz="0" w:space="0" w:color="auto"/>
            <w:bottom w:val="none" w:sz="0" w:space="0" w:color="auto"/>
            <w:right w:val="none" w:sz="0" w:space="0" w:color="auto"/>
          </w:divBdr>
        </w:div>
        <w:div w:id="1532912117">
          <w:marLeft w:val="480"/>
          <w:marRight w:val="0"/>
          <w:marTop w:val="0"/>
          <w:marBottom w:val="0"/>
          <w:divBdr>
            <w:top w:val="none" w:sz="0" w:space="0" w:color="auto"/>
            <w:left w:val="none" w:sz="0" w:space="0" w:color="auto"/>
            <w:bottom w:val="none" w:sz="0" w:space="0" w:color="auto"/>
            <w:right w:val="none" w:sz="0" w:space="0" w:color="auto"/>
          </w:divBdr>
        </w:div>
        <w:div w:id="1542742148">
          <w:marLeft w:val="480"/>
          <w:marRight w:val="0"/>
          <w:marTop w:val="0"/>
          <w:marBottom w:val="0"/>
          <w:divBdr>
            <w:top w:val="none" w:sz="0" w:space="0" w:color="auto"/>
            <w:left w:val="none" w:sz="0" w:space="0" w:color="auto"/>
            <w:bottom w:val="none" w:sz="0" w:space="0" w:color="auto"/>
            <w:right w:val="none" w:sz="0" w:space="0" w:color="auto"/>
          </w:divBdr>
        </w:div>
        <w:div w:id="1586186504">
          <w:marLeft w:val="480"/>
          <w:marRight w:val="0"/>
          <w:marTop w:val="0"/>
          <w:marBottom w:val="0"/>
          <w:divBdr>
            <w:top w:val="none" w:sz="0" w:space="0" w:color="auto"/>
            <w:left w:val="none" w:sz="0" w:space="0" w:color="auto"/>
            <w:bottom w:val="none" w:sz="0" w:space="0" w:color="auto"/>
            <w:right w:val="none" w:sz="0" w:space="0" w:color="auto"/>
          </w:divBdr>
        </w:div>
        <w:div w:id="1627353380">
          <w:marLeft w:val="480"/>
          <w:marRight w:val="0"/>
          <w:marTop w:val="0"/>
          <w:marBottom w:val="0"/>
          <w:divBdr>
            <w:top w:val="none" w:sz="0" w:space="0" w:color="auto"/>
            <w:left w:val="none" w:sz="0" w:space="0" w:color="auto"/>
            <w:bottom w:val="none" w:sz="0" w:space="0" w:color="auto"/>
            <w:right w:val="none" w:sz="0" w:space="0" w:color="auto"/>
          </w:divBdr>
        </w:div>
        <w:div w:id="1761950787">
          <w:marLeft w:val="480"/>
          <w:marRight w:val="0"/>
          <w:marTop w:val="0"/>
          <w:marBottom w:val="0"/>
          <w:divBdr>
            <w:top w:val="none" w:sz="0" w:space="0" w:color="auto"/>
            <w:left w:val="none" w:sz="0" w:space="0" w:color="auto"/>
            <w:bottom w:val="none" w:sz="0" w:space="0" w:color="auto"/>
            <w:right w:val="none" w:sz="0" w:space="0" w:color="auto"/>
          </w:divBdr>
        </w:div>
        <w:div w:id="1790200065">
          <w:marLeft w:val="480"/>
          <w:marRight w:val="0"/>
          <w:marTop w:val="0"/>
          <w:marBottom w:val="0"/>
          <w:divBdr>
            <w:top w:val="none" w:sz="0" w:space="0" w:color="auto"/>
            <w:left w:val="none" w:sz="0" w:space="0" w:color="auto"/>
            <w:bottom w:val="none" w:sz="0" w:space="0" w:color="auto"/>
            <w:right w:val="none" w:sz="0" w:space="0" w:color="auto"/>
          </w:divBdr>
        </w:div>
        <w:div w:id="1811944642">
          <w:marLeft w:val="480"/>
          <w:marRight w:val="0"/>
          <w:marTop w:val="0"/>
          <w:marBottom w:val="0"/>
          <w:divBdr>
            <w:top w:val="none" w:sz="0" w:space="0" w:color="auto"/>
            <w:left w:val="none" w:sz="0" w:space="0" w:color="auto"/>
            <w:bottom w:val="none" w:sz="0" w:space="0" w:color="auto"/>
            <w:right w:val="none" w:sz="0" w:space="0" w:color="auto"/>
          </w:divBdr>
        </w:div>
        <w:div w:id="1838182826">
          <w:marLeft w:val="480"/>
          <w:marRight w:val="0"/>
          <w:marTop w:val="0"/>
          <w:marBottom w:val="0"/>
          <w:divBdr>
            <w:top w:val="none" w:sz="0" w:space="0" w:color="auto"/>
            <w:left w:val="none" w:sz="0" w:space="0" w:color="auto"/>
            <w:bottom w:val="none" w:sz="0" w:space="0" w:color="auto"/>
            <w:right w:val="none" w:sz="0" w:space="0" w:color="auto"/>
          </w:divBdr>
        </w:div>
        <w:div w:id="1907253800">
          <w:marLeft w:val="480"/>
          <w:marRight w:val="0"/>
          <w:marTop w:val="0"/>
          <w:marBottom w:val="0"/>
          <w:divBdr>
            <w:top w:val="none" w:sz="0" w:space="0" w:color="auto"/>
            <w:left w:val="none" w:sz="0" w:space="0" w:color="auto"/>
            <w:bottom w:val="none" w:sz="0" w:space="0" w:color="auto"/>
            <w:right w:val="none" w:sz="0" w:space="0" w:color="auto"/>
          </w:divBdr>
        </w:div>
        <w:div w:id="2011520678">
          <w:marLeft w:val="480"/>
          <w:marRight w:val="0"/>
          <w:marTop w:val="0"/>
          <w:marBottom w:val="0"/>
          <w:divBdr>
            <w:top w:val="none" w:sz="0" w:space="0" w:color="auto"/>
            <w:left w:val="none" w:sz="0" w:space="0" w:color="auto"/>
            <w:bottom w:val="none" w:sz="0" w:space="0" w:color="auto"/>
            <w:right w:val="none" w:sz="0" w:space="0" w:color="auto"/>
          </w:divBdr>
        </w:div>
        <w:div w:id="2054496293">
          <w:marLeft w:val="480"/>
          <w:marRight w:val="0"/>
          <w:marTop w:val="0"/>
          <w:marBottom w:val="0"/>
          <w:divBdr>
            <w:top w:val="none" w:sz="0" w:space="0" w:color="auto"/>
            <w:left w:val="none" w:sz="0" w:space="0" w:color="auto"/>
            <w:bottom w:val="none" w:sz="0" w:space="0" w:color="auto"/>
            <w:right w:val="none" w:sz="0" w:space="0" w:color="auto"/>
          </w:divBdr>
        </w:div>
        <w:div w:id="2077898027">
          <w:marLeft w:val="480"/>
          <w:marRight w:val="0"/>
          <w:marTop w:val="0"/>
          <w:marBottom w:val="0"/>
          <w:divBdr>
            <w:top w:val="none" w:sz="0" w:space="0" w:color="auto"/>
            <w:left w:val="none" w:sz="0" w:space="0" w:color="auto"/>
            <w:bottom w:val="none" w:sz="0" w:space="0" w:color="auto"/>
            <w:right w:val="none" w:sz="0" w:space="0" w:color="auto"/>
          </w:divBdr>
        </w:div>
        <w:div w:id="2087023183">
          <w:marLeft w:val="480"/>
          <w:marRight w:val="0"/>
          <w:marTop w:val="0"/>
          <w:marBottom w:val="0"/>
          <w:divBdr>
            <w:top w:val="none" w:sz="0" w:space="0" w:color="auto"/>
            <w:left w:val="none" w:sz="0" w:space="0" w:color="auto"/>
            <w:bottom w:val="none" w:sz="0" w:space="0" w:color="auto"/>
            <w:right w:val="none" w:sz="0" w:space="0" w:color="auto"/>
          </w:divBdr>
        </w:div>
        <w:div w:id="2129010986">
          <w:marLeft w:val="480"/>
          <w:marRight w:val="0"/>
          <w:marTop w:val="0"/>
          <w:marBottom w:val="0"/>
          <w:divBdr>
            <w:top w:val="none" w:sz="0" w:space="0" w:color="auto"/>
            <w:left w:val="none" w:sz="0" w:space="0" w:color="auto"/>
            <w:bottom w:val="none" w:sz="0" w:space="0" w:color="auto"/>
            <w:right w:val="none" w:sz="0" w:space="0" w:color="auto"/>
          </w:divBdr>
        </w:div>
      </w:divsChild>
    </w:div>
    <w:div w:id="428964866">
      <w:marLeft w:val="640"/>
      <w:marRight w:val="0"/>
      <w:marTop w:val="0"/>
      <w:marBottom w:val="0"/>
      <w:divBdr>
        <w:top w:val="none" w:sz="0" w:space="0" w:color="auto"/>
        <w:left w:val="none" w:sz="0" w:space="0" w:color="auto"/>
        <w:bottom w:val="none" w:sz="0" w:space="0" w:color="auto"/>
        <w:right w:val="none" w:sz="0" w:space="0" w:color="auto"/>
      </w:divBdr>
    </w:div>
    <w:div w:id="429198966">
      <w:bodyDiv w:val="1"/>
      <w:marLeft w:val="0"/>
      <w:marRight w:val="0"/>
      <w:marTop w:val="0"/>
      <w:marBottom w:val="0"/>
      <w:divBdr>
        <w:top w:val="none" w:sz="0" w:space="0" w:color="auto"/>
        <w:left w:val="none" w:sz="0" w:space="0" w:color="auto"/>
        <w:bottom w:val="none" w:sz="0" w:space="0" w:color="auto"/>
        <w:right w:val="none" w:sz="0" w:space="0" w:color="auto"/>
      </w:divBdr>
    </w:div>
    <w:div w:id="429279242">
      <w:marLeft w:val="640"/>
      <w:marRight w:val="0"/>
      <w:marTop w:val="0"/>
      <w:marBottom w:val="0"/>
      <w:divBdr>
        <w:top w:val="none" w:sz="0" w:space="0" w:color="auto"/>
        <w:left w:val="none" w:sz="0" w:space="0" w:color="auto"/>
        <w:bottom w:val="none" w:sz="0" w:space="0" w:color="auto"/>
        <w:right w:val="none" w:sz="0" w:space="0" w:color="auto"/>
      </w:divBdr>
    </w:div>
    <w:div w:id="429590445">
      <w:bodyDiv w:val="1"/>
      <w:marLeft w:val="0"/>
      <w:marRight w:val="0"/>
      <w:marTop w:val="0"/>
      <w:marBottom w:val="0"/>
      <w:divBdr>
        <w:top w:val="none" w:sz="0" w:space="0" w:color="auto"/>
        <w:left w:val="none" w:sz="0" w:space="0" w:color="auto"/>
        <w:bottom w:val="none" w:sz="0" w:space="0" w:color="auto"/>
        <w:right w:val="none" w:sz="0" w:space="0" w:color="auto"/>
      </w:divBdr>
    </w:div>
    <w:div w:id="429814787">
      <w:bodyDiv w:val="1"/>
      <w:marLeft w:val="0"/>
      <w:marRight w:val="0"/>
      <w:marTop w:val="0"/>
      <w:marBottom w:val="0"/>
      <w:divBdr>
        <w:top w:val="none" w:sz="0" w:space="0" w:color="auto"/>
        <w:left w:val="none" w:sz="0" w:space="0" w:color="auto"/>
        <w:bottom w:val="none" w:sz="0" w:space="0" w:color="auto"/>
        <w:right w:val="none" w:sz="0" w:space="0" w:color="auto"/>
      </w:divBdr>
    </w:div>
    <w:div w:id="429931907">
      <w:marLeft w:val="640"/>
      <w:marRight w:val="0"/>
      <w:marTop w:val="0"/>
      <w:marBottom w:val="0"/>
      <w:divBdr>
        <w:top w:val="none" w:sz="0" w:space="0" w:color="auto"/>
        <w:left w:val="none" w:sz="0" w:space="0" w:color="auto"/>
        <w:bottom w:val="none" w:sz="0" w:space="0" w:color="auto"/>
        <w:right w:val="none" w:sz="0" w:space="0" w:color="auto"/>
      </w:divBdr>
    </w:div>
    <w:div w:id="430273459">
      <w:marLeft w:val="640"/>
      <w:marRight w:val="0"/>
      <w:marTop w:val="0"/>
      <w:marBottom w:val="0"/>
      <w:divBdr>
        <w:top w:val="none" w:sz="0" w:space="0" w:color="auto"/>
        <w:left w:val="none" w:sz="0" w:space="0" w:color="auto"/>
        <w:bottom w:val="none" w:sz="0" w:space="0" w:color="auto"/>
        <w:right w:val="none" w:sz="0" w:space="0" w:color="auto"/>
      </w:divBdr>
    </w:div>
    <w:div w:id="431172357">
      <w:bodyDiv w:val="1"/>
      <w:marLeft w:val="0"/>
      <w:marRight w:val="0"/>
      <w:marTop w:val="0"/>
      <w:marBottom w:val="0"/>
      <w:divBdr>
        <w:top w:val="none" w:sz="0" w:space="0" w:color="auto"/>
        <w:left w:val="none" w:sz="0" w:space="0" w:color="auto"/>
        <w:bottom w:val="none" w:sz="0" w:space="0" w:color="auto"/>
        <w:right w:val="none" w:sz="0" w:space="0" w:color="auto"/>
      </w:divBdr>
    </w:div>
    <w:div w:id="431630722">
      <w:marLeft w:val="640"/>
      <w:marRight w:val="0"/>
      <w:marTop w:val="0"/>
      <w:marBottom w:val="0"/>
      <w:divBdr>
        <w:top w:val="none" w:sz="0" w:space="0" w:color="auto"/>
        <w:left w:val="none" w:sz="0" w:space="0" w:color="auto"/>
        <w:bottom w:val="none" w:sz="0" w:space="0" w:color="auto"/>
        <w:right w:val="none" w:sz="0" w:space="0" w:color="auto"/>
      </w:divBdr>
    </w:div>
    <w:div w:id="431979563">
      <w:marLeft w:val="640"/>
      <w:marRight w:val="0"/>
      <w:marTop w:val="0"/>
      <w:marBottom w:val="0"/>
      <w:divBdr>
        <w:top w:val="none" w:sz="0" w:space="0" w:color="auto"/>
        <w:left w:val="none" w:sz="0" w:space="0" w:color="auto"/>
        <w:bottom w:val="none" w:sz="0" w:space="0" w:color="auto"/>
        <w:right w:val="none" w:sz="0" w:space="0" w:color="auto"/>
      </w:divBdr>
    </w:div>
    <w:div w:id="432020143">
      <w:marLeft w:val="640"/>
      <w:marRight w:val="0"/>
      <w:marTop w:val="0"/>
      <w:marBottom w:val="0"/>
      <w:divBdr>
        <w:top w:val="none" w:sz="0" w:space="0" w:color="auto"/>
        <w:left w:val="none" w:sz="0" w:space="0" w:color="auto"/>
        <w:bottom w:val="none" w:sz="0" w:space="0" w:color="auto"/>
        <w:right w:val="none" w:sz="0" w:space="0" w:color="auto"/>
      </w:divBdr>
    </w:div>
    <w:div w:id="432477352">
      <w:marLeft w:val="640"/>
      <w:marRight w:val="0"/>
      <w:marTop w:val="0"/>
      <w:marBottom w:val="0"/>
      <w:divBdr>
        <w:top w:val="none" w:sz="0" w:space="0" w:color="auto"/>
        <w:left w:val="none" w:sz="0" w:space="0" w:color="auto"/>
        <w:bottom w:val="none" w:sz="0" w:space="0" w:color="auto"/>
        <w:right w:val="none" w:sz="0" w:space="0" w:color="auto"/>
      </w:divBdr>
    </w:div>
    <w:div w:id="432558931">
      <w:marLeft w:val="640"/>
      <w:marRight w:val="0"/>
      <w:marTop w:val="0"/>
      <w:marBottom w:val="0"/>
      <w:divBdr>
        <w:top w:val="none" w:sz="0" w:space="0" w:color="auto"/>
        <w:left w:val="none" w:sz="0" w:space="0" w:color="auto"/>
        <w:bottom w:val="none" w:sz="0" w:space="0" w:color="auto"/>
        <w:right w:val="none" w:sz="0" w:space="0" w:color="auto"/>
      </w:divBdr>
    </w:div>
    <w:div w:id="432823088">
      <w:marLeft w:val="640"/>
      <w:marRight w:val="0"/>
      <w:marTop w:val="0"/>
      <w:marBottom w:val="0"/>
      <w:divBdr>
        <w:top w:val="none" w:sz="0" w:space="0" w:color="auto"/>
        <w:left w:val="none" w:sz="0" w:space="0" w:color="auto"/>
        <w:bottom w:val="none" w:sz="0" w:space="0" w:color="auto"/>
        <w:right w:val="none" w:sz="0" w:space="0" w:color="auto"/>
      </w:divBdr>
    </w:div>
    <w:div w:id="433018110">
      <w:bodyDiv w:val="1"/>
      <w:marLeft w:val="0"/>
      <w:marRight w:val="0"/>
      <w:marTop w:val="0"/>
      <w:marBottom w:val="0"/>
      <w:divBdr>
        <w:top w:val="none" w:sz="0" w:space="0" w:color="auto"/>
        <w:left w:val="none" w:sz="0" w:space="0" w:color="auto"/>
        <w:bottom w:val="none" w:sz="0" w:space="0" w:color="auto"/>
        <w:right w:val="none" w:sz="0" w:space="0" w:color="auto"/>
      </w:divBdr>
    </w:div>
    <w:div w:id="433473930">
      <w:marLeft w:val="640"/>
      <w:marRight w:val="0"/>
      <w:marTop w:val="0"/>
      <w:marBottom w:val="0"/>
      <w:divBdr>
        <w:top w:val="none" w:sz="0" w:space="0" w:color="auto"/>
        <w:left w:val="none" w:sz="0" w:space="0" w:color="auto"/>
        <w:bottom w:val="none" w:sz="0" w:space="0" w:color="auto"/>
        <w:right w:val="none" w:sz="0" w:space="0" w:color="auto"/>
      </w:divBdr>
    </w:div>
    <w:div w:id="433593130">
      <w:bodyDiv w:val="1"/>
      <w:marLeft w:val="0"/>
      <w:marRight w:val="0"/>
      <w:marTop w:val="0"/>
      <w:marBottom w:val="0"/>
      <w:divBdr>
        <w:top w:val="none" w:sz="0" w:space="0" w:color="auto"/>
        <w:left w:val="none" w:sz="0" w:space="0" w:color="auto"/>
        <w:bottom w:val="none" w:sz="0" w:space="0" w:color="auto"/>
        <w:right w:val="none" w:sz="0" w:space="0" w:color="auto"/>
      </w:divBdr>
    </w:div>
    <w:div w:id="433599930">
      <w:marLeft w:val="640"/>
      <w:marRight w:val="0"/>
      <w:marTop w:val="0"/>
      <w:marBottom w:val="0"/>
      <w:divBdr>
        <w:top w:val="none" w:sz="0" w:space="0" w:color="auto"/>
        <w:left w:val="none" w:sz="0" w:space="0" w:color="auto"/>
        <w:bottom w:val="none" w:sz="0" w:space="0" w:color="auto"/>
        <w:right w:val="none" w:sz="0" w:space="0" w:color="auto"/>
      </w:divBdr>
    </w:div>
    <w:div w:id="433675232">
      <w:marLeft w:val="480"/>
      <w:marRight w:val="0"/>
      <w:marTop w:val="0"/>
      <w:marBottom w:val="0"/>
      <w:divBdr>
        <w:top w:val="none" w:sz="0" w:space="0" w:color="auto"/>
        <w:left w:val="none" w:sz="0" w:space="0" w:color="auto"/>
        <w:bottom w:val="none" w:sz="0" w:space="0" w:color="auto"/>
        <w:right w:val="none" w:sz="0" w:space="0" w:color="auto"/>
      </w:divBdr>
    </w:div>
    <w:div w:id="434519552">
      <w:marLeft w:val="640"/>
      <w:marRight w:val="0"/>
      <w:marTop w:val="0"/>
      <w:marBottom w:val="0"/>
      <w:divBdr>
        <w:top w:val="none" w:sz="0" w:space="0" w:color="auto"/>
        <w:left w:val="none" w:sz="0" w:space="0" w:color="auto"/>
        <w:bottom w:val="none" w:sz="0" w:space="0" w:color="auto"/>
        <w:right w:val="none" w:sz="0" w:space="0" w:color="auto"/>
      </w:divBdr>
    </w:div>
    <w:div w:id="435367453">
      <w:marLeft w:val="640"/>
      <w:marRight w:val="0"/>
      <w:marTop w:val="0"/>
      <w:marBottom w:val="0"/>
      <w:divBdr>
        <w:top w:val="none" w:sz="0" w:space="0" w:color="auto"/>
        <w:left w:val="none" w:sz="0" w:space="0" w:color="auto"/>
        <w:bottom w:val="none" w:sz="0" w:space="0" w:color="auto"/>
        <w:right w:val="none" w:sz="0" w:space="0" w:color="auto"/>
      </w:divBdr>
    </w:div>
    <w:div w:id="436096490">
      <w:marLeft w:val="640"/>
      <w:marRight w:val="0"/>
      <w:marTop w:val="0"/>
      <w:marBottom w:val="0"/>
      <w:divBdr>
        <w:top w:val="none" w:sz="0" w:space="0" w:color="auto"/>
        <w:left w:val="none" w:sz="0" w:space="0" w:color="auto"/>
        <w:bottom w:val="none" w:sz="0" w:space="0" w:color="auto"/>
        <w:right w:val="none" w:sz="0" w:space="0" w:color="auto"/>
      </w:divBdr>
    </w:div>
    <w:div w:id="436146958">
      <w:marLeft w:val="640"/>
      <w:marRight w:val="0"/>
      <w:marTop w:val="0"/>
      <w:marBottom w:val="0"/>
      <w:divBdr>
        <w:top w:val="none" w:sz="0" w:space="0" w:color="auto"/>
        <w:left w:val="none" w:sz="0" w:space="0" w:color="auto"/>
        <w:bottom w:val="none" w:sz="0" w:space="0" w:color="auto"/>
        <w:right w:val="none" w:sz="0" w:space="0" w:color="auto"/>
      </w:divBdr>
    </w:div>
    <w:div w:id="436218795">
      <w:marLeft w:val="480"/>
      <w:marRight w:val="0"/>
      <w:marTop w:val="0"/>
      <w:marBottom w:val="0"/>
      <w:divBdr>
        <w:top w:val="none" w:sz="0" w:space="0" w:color="auto"/>
        <w:left w:val="none" w:sz="0" w:space="0" w:color="auto"/>
        <w:bottom w:val="none" w:sz="0" w:space="0" w:color="auto"/>
        <w:right w:val="none" w:sz="0" w:space="0" w:color="auto"/>
      </w:divBdr>
    </w:div>
    <w:div w:id="436873873">
      <w:marLeft w:val="640"/>
      <w:marRight w:val="0"/>
      <w:marTop w:val="0"/>
      <w:marBottom w:val="0"/>
      <w:divBdr>
        <w:top w:val="none" w:sz="0" w:space="0" w:color="auto"/>
        <w:left w:val="none" w:sz="0" w:space="0" w:color="auto"/>
        <w:bottom w:val="none" w:sz="0" w:space="0" w:color="auto"/>
        <w:right w:val="none" w:sz="0" w:space="0" w:color="auto"/>
      </w:divBdr>
    </w:div>
    <w:div w:id="437723148">
      <w:bodyDiv w:val="1"/>
      <w:marLeft w:val="0"/>
      <w:marRight w:val="0"/>
      <w:marTop w:val="0"/>
      <w:marBottom w:val="0"/>
      <w:divBdr>
        <w:top w:val="none" w:sz="0" w:space="0" w:color="auto"/>
        <w:left w:val="none" w:sz="0" w:space="0" w:color="auto"/>
        <w:bottom w:val="none" w:sz="0" w:space="0" w:color="auto"/>
        <w:right w:val="none" w:sz="0" w:space="0" w:color="auto"/>
      </w:divBdr>
      <w:divsChild>
        <w:div w:id="26375622">
          <w:marLeft w:val="480"/>
          <w:marRight w:val="0"/>
          <w:marTop w:val="0"/>
          <w:marBottom w:val="0"/>
          <w:divBdr>
            <w:top w:val="none" w:sz="0" w:space="0" w:color="auto"/>
            <w:left w:val="none" w:sz="0" w:space="0" w:color="auto"/>
            <w:bottom w:val="none" w:sz="0" w:space="0" w:color="auto"/>
            <w:right w:val="none" w:sz="0" w:space="0" w:color="auto"/>
          </w:divBdr>
        </w:div>
        <w:div w:id="54553166">
          <w:marLeft w:val="480"/>
          <w:marRight w:val="0"/>
          <w:marTop w:val="0"/>
          <w:marBottom w:val="0"/>
          <w:divBdr>
            <w:top w:val="none" w:sz="0" w:space="0" w:color="auto"/>
            <w:left w:val="none" w:sz="0" w:space="0" w:color="auto"/>
            <w:bottom w:val="none" w:sz="0" w:space="0" w:color="auto"/>
            <w:right w:val="none" w:sz="0" w:space="0" w:color="auto"/>
          </w:divBdr>
        </w:div>
        <w:div w:id="63722753">
          <w:marLeft w:val="480"/>
          <w:marRight w:val="0"/>
          <w:marTop w:val="0"/>
          <w:marBottom w:val="0"/>
          <w:divBdr>
            <w:top w:val="none" w:sz="0" w:space="0" w:color="auto"/>
            <w:left w:val="none" w:sz="0" w:space="0" w:color="auto"/>
            <w:bottom w:val="none" w:sz="0" w:space="0" w:color="auto"/>
            <w:right w:val="none" w:sz="0" w:space="0" w:color="auto"/>
          </w:divBdr>
        </w:div>
        <w:div w:id="160580934">
          <w:marLeft w:val="480"/>
          <w:marRight w:val="0"/>
          <w:marTop w:val="0"/>
          <w:marBottom w:val="0"/>
          <w:divBdr>
            <w:top w:val="none" w:sz="0" w:space="0" w:color="auto"/>
            <w:left w:val="none" w:sz="0" w:space="0" w:color="auto"/>
            <w:bottom w:val="none" w:sz="0" w:space="0" w:color="auto"/>
            <w:right w:val="none" w:sz="0" w:space="0" w:color="auto"/>
          </w:divBdr>
        </w:div>
        <w:div w:id="163781770">
          <w:marLeft w:val="480"/>
          <w:marRight w:val="0"/>
          <w:marTop w:val="0"/>
          <w:marBottom w:val="0"/>
          <w:divBdr>
            <w:top w:val="none" w:sz="0" w:space="0" w:color="auto"/>
            <w:left w:val="none" w:sz="0" w:space="0" w:color="auto"/>
            <w:bottom w:val="none" w:sz="0" w:space="0" w:color="auto"/>
            <w:right w:val="none" w:sz="0" w:space="0" w:color="auto"/>
          </w:divBdr>
        </w:div>
        <w:div w:id="173425385">
          <w:marLeft w:val="480"/>
          <w:marRight w:val="0"/>
          <w:marTop w:val="0"/>
          <w:marBottom w:val="0"/>
          <w:divBdr>
            <w:top w:val="none" w:sz="0" w:space="0" w:color="auto"/>
            <w:left w:val="none" w:sz="0" w:space="0" w:color="auto"/>
            <w:bottom w:val="none" w:sz="0" w:space="0" w:color="auto"/>
            <w:right w:val="none" w:sz="0" w:space="0" w:color="auto"/>
          </w:divBdr>
        </w:div>
        <w:div w:id="200479174">
          <w:marLeft w:val="480"/>
          <w:marRight w:val="0"/>
          <w:marTop w:val="0"/>
          <w:marBottom w:val="0"/>
          <w:divBdr>
            <w:top w:val="none" w:sz="0" w:space="0" w:color="auto"/>
            <w:left w:val="none" w:sz="0" w:space="0" w:color="auto"/>
            <w:bottom w:val="none" w:sz="0" w:space="0" w:color="auto"/>
            <w:right w:val="none" w:sz="0" w:space="0" w:color="auto"/>
          </w:divBdr>
        </w:div>
        <w:div w:id="225537399">
          <w:marLeft w:val="480"/>
          <w:marRight w:val="0"/>
          <w:marTop w:val="0"/>
          <w:marBottom w:val="0"/>
          <w:divBdr>
            <w:top w:val="none" w:sz="0" w:space="0" w:color="auto"/>
            <w:left w:val="none" w:sz="0" w:space="0" w:color="auto"/>
            <w:bottom w:val="none" w:sz="0" w:space="0" w:color="auto"/>
            <w:right w:val="none" w:sz="0" w:space="0" w:color="auto"/>
          </w:divBdr>
        </w:div>
        <w:div w:id="256060412">
          <w:marLeft w:val="480"/>
          <w:marRight w:val="0"/>
          <w:marTop w:val="0"/>
          <w:marBottom w:val="0"/>
          <w:divBdr>
            <w:top w:val="none" w:sz="0" w:space="0" w:color="auto"/>
            <w:left w:val="none" w:sz="0" w:space="0" w:color="auto"/>
            <w:bottom w:val="none" w:sz="0" w:space="0" w:color="auto"/>
            <w:right w:val="none" w:sz="0" w:space="0" w:color="auto"/>
          </w:divBdr>
        </w:div>
        <w:div w:id="290213976">
          <w:marLeft w:val="480"/>
          <w:marRight w:val="0"/>
          <w:marTop w:val="0"/>
          <w:marBottom w:val="0"/>
          <w:divBdr>
            <w:top w:val="none" w:sz="0" w:space="0" w:color="auto"/>
            <w:left w:val="none" w:sz="0" w:space="0" w:color="auto"/>
            <w:bottom w:val="none" w:sz="0" w:space="0" w:color="auto"/>
            <w:right w:val="none" w:sz="0" w:space="0" w:color="auto"/>
          </w:divBdr>
        </w:div>
        <w:div w:id="291254618">
          <w:marLeft w:val="480"/>
          <w:marRight w:val="0"/>
          <w:marTop w:val="0"/>
          <w:marBottom w:val="0"/>
          <w:divBdr>
            <w:top w:val="none" w:sz="0" w:space="0" w:color="auto"/>
            <w:left w:val="none" w:sz="0" w:space="0" w:color="auto"/>
            <w:bottom w:val="none" w:sz="0" w:space="0" w:color="auto"/>
            <w:right w:val="none" w:sz="0" w:space="0" w:color="auto"/>
          </w:divBdr>
        </w:div>
        <w:div w:id="295334538">
          <w:marLeft w:val="480"/>
          <w:marRight w:val="0"/>
          <w:marTop w:val="0"/>
          <w:marBottom w:val="0"/>
          <w:divBdr>
            <w:top w:val="none" w:sz="0" w:space="0" w:color="auto"/>
            <w:left w:val="none" w:sz="0" w:space="0" w:color="auto"/>
            <w:bottom w:val="none" w:sz="0" w:space="0" w:color="auto"/>
            <w:right w:val="none" w:sz="0" w:space="0" w:color="auto"/>
          </w:divBdr>
        </w:div>
        <w:div w:id="351147189">
          <w:marLeft w:val="480"/>
          <w:marRight w:val="0"/>
          <w:marTop w:val="0"/>
          <w:marBottom w:val="0"/>
          <w:divBdr>
            <w:top w:val="none" w:sz="0" w:space="0" w:color="auto"/>
            <w:left w:val="none" w:sz="0" w:space="0" w:color="auto"/>
            <w:bottom w:val="none" w:sz="0" w:space="0" w:color="auto"/>
            <w:right w:val="none" w:sz="0" w:space="0" w:color="auto"/>
          </w:divBdr>
        </w:div>
        <w:div w:id="375399961">
          <w:marLeft w:val="480"/>
          <w:marRight w:val="0"/>
          <w:marTop w:val="0"/>
          <w:marBottom w:val="0"/>
          <w:divBdr>
            <w:top w:val="none" w:sz="0" w:space="0" w:color="auto"/>
            <w:left w:val="none" w:sz="0" w:space="0" w:color="auto"/>
            <w:bottom w:val="none" w:sz="0" w:space="0" w:color="auto"/>
            <w:right w:val="none" w:sz="0" w:space="0" w:color="auto"/>
          </w:divBdr>
        </w:div>
        <w:div w:id="410003152">
          <w:marLeft w:val="480"/>
          <w:marRight w:val="0"/>
          <w:marTop w:val="0"/>
          <w:marBottom w:val="0"/>
          <w:divBdr>
            <w:top w:val="none" w:sz="0" w:space="0" w:color="auto"/>
            <w:left w:val="none" w:sz="0" w:space="0" w:color="auto"/>
            <w:bottom w:val="none" w:sz="0" w:space="0" w:color="auto"/>
            <w:right w:val="none" w:sz="0" w:space="0" w:color="auto"/>
          </w:divBdr>
        </w:div>
        <w:div w:id="413362256">
          <w:marLeft w:val="480"/>
          <w:marRight w:val="0"/>
          <w:marTop w:val="0"/>
          <w:marBottom w:val="0"/>
          <w:divBdr>
            <w:top w:val="none" w:sz="0" w:space="0" w:color="auto"/>
            <w:left w:val="none" w:sz="0" w:space="0" w:color="auto"/>
            <w:bottom w:val="none" w:sz="0" w:space="0" w:color="auto"/>
            <w:right w:val="none" w:sz="0" w:space="0" w:color="auto"/>
          </w:divBdr>
        </w:div>
        <w:div w:id="419913059">
          <w:marLeft w:val="480"/>
          <w:marRight w:val="0"/>
          <w:marTop w:val="0"/>
          <w:marBottom w:val="0"/>
          <w:divBdr>
            <w:top w:val="none" w:sz="0" w:space="0" w:color="auto"/>
            <w:left w:val="none" w:sz="0" w:space="0" w:color="auto"/>
            <w:bottom w:val="none" w:sz="0" w:space="0" w:color="auto"/>
            <w:right w:val="none" w:sz="0" w:space="0" w:color="auto"/>
          </w:divBdr>
        </w:div>
        <w:div w:id="469829454">
          <w:marLeft w:val="480"/>
          <w:marRight w:val="0"/>
          <w:marTop w:val="0"/>
          <w:marBottom w:val="0"/>
          <w:divBdr>
            <w:top w:val="none" w:sz="0" w:space="0" w:color="auto"/>
            <w:left w:val="none" w:sz="0" w:space="0" w:color="auto"/>
            <w:bottom w:val="none" w:sz="0" w:space="0" w:color="auto"/>
            <w:right w:val="none" w:sz="0" w:space="0" w:color="auto"/>
          </w:divBdr>
        </w:div>
        <w:div w:id="535433814">
          <w:marLeft w:val="480"/>
          <w:marRight w:val="0"/>
          <w:marTop w:val="0"/>
          <w:marBottom w:val="0"/>
          <w:divBdr>
            <w:top w:val="none" w:sz="0" w:space="0" w:color="auto"/>
            <w:left w:val="none" w:sz="0" w:space="0" w:color="auto"/>
            <w:bottom w:val="none" w:sz="0" w:space="0" w:color="auto"/>
            <w:right w:val="none" w:sz="0" w:space="0" w:color="auto"/>
          </w:divBdr>
        </w:div>
        <w:div w:id="566494040">
          <w:marLeft w:val="480"/>
          <w:marRight w:val="0"/>
          <w:marTop w:val="0"/>
          <w:marBottom w:val="0"/>
          <w:divBdr>
            <w:top w:val="none" w:sz="0" w:space="0" w:color="auto"/>
            <w:left w:val="none" w:sz="0" w:space="0" w:color="auto"/>
            <w:bottom w:val="none" w:sz="0" w:space="0" w:color="auto"/>
            <w:right w:val="none" w:sz="0" w:space="0" w:color="auto"/>
          </w:divBdr>
        </w:div>
        <w:div w:id="654187675">
          <w:marLeft w:val="480"/>
          <w:marRight w:val="0"/>
          <w:marTop w:val="0"/>
          <w:marBottom w:val="0"/>
          <w:divBdr>
            <w:top w:val="none" w:sz="0" w:space="0" w:color="auto"/>
            <w:left w:val="none" w:sz="0" w:space="0" w:color="auto"/>
            <w:bottom w:val="none" w:sz="0" w:space="0" w:color="auto"/>
            <w:right w:val="none" w:sz="0" w:space="0" w:color="auto"/>
          </w:divBdr>
        </w:div>
        <w:div w:id="677972882">
          <w:marLeft w:val="480"/>
          <w:marRight w:val="0"/>
          <w:marTop w:val="0"/>
          <w:marBottom w:val="0"/>
          <w:divBdr>
            <w:top w:val="none" w:sz="0" w:space="0" w:color="auto"/>
            <w:left w:val="none" w:sz="0" w:space="0" w:color="auto"/>
            <w:bottom w:val="none" w:sz="0" w:space="0" w:color="auto"/>
            <w:right w:val="none" w:sz="0" w:space="0" w:color="auto"/>
          </w:divBdr>
        </w:div>
        <w:div w:id="679820945">
          <w:marLeft w:val="480"/>
          <w:marRight w:val="0"/>
          <w:marTop w:val="0"/>
          <w:marBottom w:val="0"/>
          <w:divBdr>
            <w:top w:val="none" w:sz="0" w:space="0" w:color="auto"/>
            <w:left w:val="none" w:sz="0" w:space="0" w:color="auto"/>
            <w:bottom w:val="none" w:sz="0" w:space="0" w:color="auto"/>
            <w:right w:val="none" w:sz="0" w:space="0" w:color="auto"/>
          </w:divBdr>
        </w:div>
        <w:div w:id="679963227">
          <w:marLeft w:val="480"/>
          <w:marRight w:val="0"/>
          <w:marTop w:val="0"/>
          <w:marBottom w:val="0"/>
          <w:divBdr>
            <w:top w:val="none" w:sz="0" w:space="0" w:color="auto"/>
            <w:left w:val="none" w:sz="0" w:space="0" w:color="auto"/>
            <w:bottom w:val="none" w:sz="0" w:space="0" w:color="auto"/>
            <w:right w:val="none" w:sz="0" w:space="0" w:color="auto"/>
          </w:divBdr>
        </w:div>
        <w:div w:id="712659334">
          <w:marLeft w:val="480"/>
          <w:marRight w:val="0"/>
          <w:marTop w:val="0"/>
          <w:marBottom w:val="0"/>
          <w:divBdr>
            <w:top w:val="none" w:sz="0" w:space="0" w:color="auto"/>
            <w:left w:val="none" w:sz="0" w:space="0" w:color="auto"/>
            <w:bottom w:val="none" w:sz="0" w:space="0" w:color="auto"/>
            <w:right w:val="none" w:sz="0" w:space="0" w:color="auto"/>
          </w:divBdr>
        </w:div>
        <w:div w:id="725950727">
          <w:marLeft w:val="480"/>
          <w:marRight w:val="0"/>
          <w:marTop w:val="0"/>
          <w:marBottom w:val="0"/>
          <w:divBdr>
            <w:top w:val="none" w:sz="0" w:space="0" w:color="auto"/>
            <w:left w:val="none" w:sz="0" w:space="0" w:color="auto"/>
            <w:bottom w:val="none" w:sz="0" w:space="0" w:color="auto"/>
            <w:right w:val="none" w:sz="0" w:space="0" w:color="auto"/>
          </w:divBdr>
        </w:div>
        <w:div w:id="736973740">
          <w:marLeft w:val="480"/>
          <w:marRight w:val="0"/>
          <w:marTop w:val="0"/>
          <w:marBottom w:val="0"/>
          <w:divBdr>
            <w:top w:val="none" w:sz="0" w:space="0" w:color="auto"/>
            <w:left w:val="none" w:sz="0" w:space="0" w:color="auto"/>
            <w:bottom w:val="none" w:sz="0" w:space="0" w:color="auto"/>
            <w:right w:val="none" w:sz="0" w:space="0" w:color="auto"/>
          </w:divBdr>
        </w:div>
        <w:div w:id="748846800">
          <w:marLeft w:val="480"/>
          <w:marRight w:val="0"/>
          <w:marTop w:val="0"/>
          <w:marBottom w:val="0"/>
          <w:divBdr>
            <w:top w:val="none" w:sz="0" w:space="0" w:color="auto"/>
            <w:left w:val="none" w:sz="0" w:space="0" w:color="auto"/>
            <w:bottom w:val="none" w:sz="0" w:space="0" w:color="auto"/>
            <w:right w:val="none" w:sz="0" w:space="0" w:color="auto"/>
          </w:divBdr>
        </w:div>
        <w:div w:id="756514427">
          <w:marLeft w:val="480"/>
          <w:marRight w:val="0"/>
          <w:marTop w:val="0"/>
          <w:marBottom w:val="0"/>
          <w:divBdr>
            <w:top w:val="none" w:sz="0" w:space="0" w:color="auto"/>
            <w:left w:val="none" w:sz="0" w:space="0" w:color="auto"/>
            <w:bottom w:val="none" w:sz="0" w:space="0" w:color="auto"/>
            <w:right w:val="none" w:sz="0" w:space="0" w:color="auto"/>
          </w:divBdr>
        </w:div>
        <w:div w:id="823163805">
          <w:marLeft w:val="480"/>
          <w:marRight w:val="0"/>
          <w:marTop w:val="0"/>
          <w:marBottom w:val="0"/>
          <w:divBdr>
            <w:top w:val="none" w:sz="0" w:space="0" w:color="auto"/>
            <w:left w:val="none" w:sz="0" w:space="0" w:color="auto"/>
            <w:bottom w:val="none" w:sz="0" w:space="0" w:color="auto"/>
            <w:right w:val="none" w:sz="0" w:space="0" w:color="auto"/>
          </w:divBdr>
        </w:div>
        <w:div w:id="824054374">
          <w:marLeft w:val="480"/>
          <w:marRight w:val="0"/>
          <w:marTop w:val="0"/>
          <w:marBottom w:val="0"/>
          <w:divBdr>
            <w:top w:val="none" w:sz="0" w:space="0" w:color="auto"/>
            <w:left w:val="none" w:sz="0" w:space="0" w:color="auto"/>
            <w:bottom w:val="none" w:sz="0" w:space="0" w:color="auto"/>
            <w:right w:val="none" w:sz="0" w:space="0" w:color="auto"/>
          </w:divBdr>
        </w:div>
        <w:div w:id="847333122">
          <w:marLeft w:val="480"/>
          <w:marRight w:val="0"/>
          <w:marTop w:val="0"/>
          <w:marBottom w:val="0"/>
          <w:divBdr>
            <w:top w:val="none" w:sz="0" w:space="0" w:color="auto"/>
            <w:left w:val="none" w:sz="0" w:space="0" w:color="auto"/>
            <w:bottom w:val="none" w:sz="0" w:space="0" w:color="auto"/>
            <w:right w:val="none" w:sz="0" w:space="0" w:color="auto"/>
          </w:divBdr>
        </w:div>
        <w:div w:id="849297495">
          <w:marLeft w:val="480"/>
          <w:marRight w:val="0"/>
          <w:marTop w:val="0"/>
          <w:marBottom w:val="0"/>
          <w:divBdr>
            <w:top w:val="none" w:sz="0" w:space="0" w:color="auto"/>
            <w:left w:val="none" w:sz="0" w:space="0" w:color="auto"/>
            <w:bottom w:val="none" w:sz="0" w:space="0" w:color="auto"/>
            <w:right w:val="none" w:sz="0" w:space="0" w:color="auto"/>
          </w:divBdr>
        </w:div>
        <w:div w:id="899365065">
          <w:marLeft w:val="480"/>
          <w:marRight w:val="0"/>
          <w:marTop w:val="0"/>
          <w:marBottom w:val="0"/>
          <w:divBdr>
            <w:top w:val="none" w:sz="0" w:space="0" w:color="auto"/>
            <w:left w:val="none" w:sz="0" w:space="0" w:color="auto"/>
            <w:bottom w:val="none" w:sz="0" w:space="0" w:color="auto"/>
            <w:right w:val="none" w:sz="0" w:space="0" w:color="auto"/>
          </w:divBdr>
        </w:div>
        <w:div w:id="901907997">
          <w:marLeft w:val="480"/>
          <w:marRight w:val="0"/>
          <w:marTop w:val="0"/>
          <w:marBottom w:val="0"/>
          <w:divBdr>
            <w:top w:val="none" w:sz="0" w:space="0" w:color="auto"/>
            <w:left w:val="none" w:sz="0" w:space="0" w:color="auto"/>
            <w:bottom w:val="none" w:sz="0" w:space="0" w:color="auto"/>
            <w:right w:val="none" w:sz="0" w:space="0" w:color="auto"/>
          </w:divBdr>
        </w:div>
        <w:div w:id="907493031">
          <w:marLeft w:val="480"/>
          <w:marRight w:val="0"/>
          <w:marTop w:val="0"/>
          <w:marBottom w:val="0"/>
          <w:divBdr>
            <w:top w:val="none" w:sz="0" w:space="0" w:color="auto"/>
            <w:left w:val="none" w:sz="0" w:space="0" w:color="auto"/>
            <w:bottom w:val="none" w:sz="0" w:space="0" w:color="auto"/>
            <w:right w:val="none" w:sz="0" w:space="0" w:color="auto"/>
          </w:divBdr>
        </w:div>
        <w:div w:id="1065682930">
          <w:marLeft w:val="480"/>
          <w:marRight w:val="0"/>
          <w:marTop w:val="0"/>
          <w:marBottom w:val="0"/>
          <w:divBdr>
            <w:top w:val="none" w:sz="0" w:space="0" w:color="auto"/>
            <w:left w:val="none" w:sz="0" w:space="0" w:color="auto"/>
            <w:bottom w:val="none" w:sz="0" w:space="0" w:color="auto"/>
            <w:right w:val="none" w:sz="0" w:space="0" w:color="auto"/>
          </w:divBdr>
        </w:div>
        <w:div w:id="1071076793">
          <w:marLeft w:val="480"/>
          <w:marRight w:val="0"/>
          <w:marTop w:val="0"/>
          <w:marBottom w:val="0"/>
          <w:divBdr>
            <w:top w:val="none" w:sz="0" w:space="0" w:color="auto"/>
            <w:left w:val="none" w:sz="0" w:space="0" w:color="auto"/>
            <w:bottom w:val="none" w:sz="0" w:space="0" w:color="auto"/>
            <w:right w:val="none" w:sz="0" w:space="0" w:color="auto"/>
          </w:divBdr>
        </w:div>
        <w:div w:id="1080181714">
          <w:marLeft w:val="480"/>
          <w:marRight w:val="0"/>
          <w:marTop w:val="0"/>
          <w:marBottom w:val="0"/>
          <w:divBdr>
            <w:top w:val="none" w:sz="0" w:space="0" w:color="auto"/>
            <w:left w:val="none" w:sz="0" w:space="0" w:color="auto"/>
            <w:bottom w:val="none" w:sz="0" w:space="0" w:color="auto"/>
            <w:right w:val="none" w:sz="0" w:space="0" w:color="auto"/>
          </w:divBdr>
        </w:div>
        <w:div w:id="1131479726">
          <w:marLeft w:val="480"/>
          <w:marRight w:val="0"/>
          <w:marTop w:val="0"/>
          <w:marBottom w:val="0"/>
          <w:divBdr>
            <w:top w:val="none" w:sz="0" w:space="0" w:color="auto"/>
            <w:left w:val="none" w:sz="0" w:space="0" w:color="auto"/>
            <w:bottom w:val="none" w:sz="0" w:space="0" w:color="auto"/>
            <w:right w:val="none" w:sz="0" w:space="0" w:color="auto"/>
          </w:divBdr>
        </w:div>
        <w:div w:id="1142818765">
          <w:marLeft w:val="480"/>
          <w:marRight w:val="0"/>
          <w:marTop w:val="0"/>
          <w:marBottom w:val="0"/>
          <w:divBdr>
            <w:top w:val="none" w:sz="0" w:space="0" w:color="auto"/>
            <w:left w:val="none" w:sz="0" w:space="0" w:color="auto"/>
            <w:bottom w:val="none" w:sz="0" w:space="0" w:color="auto"/>
            <w:right w:val="none" w:sz="0" w:space="0" w:color="auto"/>
          </w:divBdr>
        </w:div>
        <w:div w:id="1146506337">
          <w:marLeft w:val="480"/>
          <w:marRight w:val="0"/>
          <w:marTop w:val="0"/>
          <w:marBottom w:val="0"/>
          <w:divBdr>
            <w:top w:val="none" w:sz="0" w:space="0" w:color="auto"/>
            <w:left w:val="none" w:sz="0" w:space="0" w:color="auto"/>
            <w:bottom w:val="none" w:sz="0" w:space="0" w:color="auto"/>
            <w:right w:val="none" w:sz="0" w:space="0" w:color="auto"/>
          </w:divBdr>
        </w:div>
        <w:div w:id="1148013074">
          <w:marLeft w:val="480"/>
          <w:marRight w:val="0"/>
          <w:marTop w:val="0"/>
          <w:marBottom w:val="0"/>
          <w:divBdr>
            <w:top w:val="none" w:sz="0" w:space="0" w:color="auto"/>
            <w:left w:val="none" w:sz="0" w:space="0" w:color="auto"/>
            <w:bottom w:val="none" w:sz="0" w:space="0" w:color="auto"/>
            <w:right w:val="none" w:sz="0" w:space="0" w:color="auto"/>
          </w:divBdr>
        </w:div>
        <w:div w:id="1173686562">
          <w:marLeft w:val="480"/>
          <w:marRight w:val="0"/>
          <w:marTop w:val="0"/>
          <w:marBottom w:val="0"/>
          <w:divBdr>
            <w:top w:val="none" w:sz="0" w:space="0" w:color="auto"/>
            <w:left w:val="none" w:sz="0" w:space="0" w:color="auto"/>
            <w:bottom w:val="none" w:sz="0" w:space="0" w:color="auto"/>
            <w:right w:val="none" w:sz="0" w:space="0" w:color="auto"/>
          </w:divBdr>
        </w:div>
        <w:div w:id="1179393216">
          <w:marLeft w:val="480"/>
          <w:marRight w:val="0"/>
          <w:marTop w:val="0"/>
          <w:marBottom w:val="0"/>
          <w:divBdr>
            <w:top w:val="none" w:sz="0" w:space="0" w:color="auto"/>
            <w:left w:val="none" w:sz="0" w:space="0" w:color="auto"/>
            <w:bottom w:val="none" w:sz="0" w:space="0" w:color="auto"/>
            <w:right w:val="none" w:sz="0" w:space="0" w:color="auto"/>
          </w:divBdr>
        </w:div>
        <w:div w:id="1186333865">
          <w:marLeft w:val="480"/>
          <w:marRight w:val="0"/>
          <w:marTop w:val="0"/>
          <w:marBottom w:val="0"/>
          <w:divBdr>
            <w:top w:val="none" w:sz="0" w:space="0" w:color="auto"/>
            <w:left w:val="none" w:sz="0" w:space="0" w:color="auto"/>
            <w:bottom w:val="none" w:sz="0" w:space="0" w:color="auto"/>
            <w:right w:val="none" w:sz="0" w:space="0" w:color="auto"/>
          </w:divBdr>
        </w:div>
        <w:div w:id="1238318626">
          <w:marLeft w:val="480"/>
          <w:marRight w:val="0"/>
          <w:marTop w:val="0"/>
          <w:marBottom w:val="0"/>
          <w:divBdr>
            <w:top w:val="none" w:sz="0" w:space="0" w:color="auto"/>
            <w:left w:val="none" w:sz="0" w:space="0" w:color="auto"/>
            <w:bottom w:val="none" w:sz="0" w:space="0" w:color="auto"/>
            <w:right w:val="none" w:sz="0" w:space="0" w:color="auto"/>
          </w:divBdr>
        </w:div>
        <w:div w:id="1322462250">
          <w:marLeft w:val="480"/>
          <w:marRight w:val="0"/>
          <w:marTop w:val="0"/>
          <w:marBottom w:val="0"/>
          <w:divBdr>
            <w:top w:val="none" w:sz="0" w:space="0" w:color="auto"/>
            <w:left w:val="none" w:sz="0" w:space="0" w:color="auto"/>
            <w:bottom w:val="none" w:sz="0" w:space="0" w:color="auto"/>
            <w:right w:val="none" w:sz="0" w:space="0" w:color="auto"/>
          </w:divBdr>
        </w:div>
        <w:div w:id="1387795717">
          <w:marLeft w:val="480"/>
          <w:marRight w:val="0"/>
          <w:marTop w:val="0"/>
          <w:marBottom w:val="0"/>
          <w:divBdr>
            <w:top w:val="none" w:sz="0" w:space="0" w:color="auto"/>
            <w:left w:val="none" w:sz="0" w:space="0" w:color="auto"/>
            <w:bottom w:val="none" w:sz="0" w:space="0" w:color="auto"/>
            <w:right w:val="none" w:sz="0" w:space="0" w:color="auto"/>
          </w:divBdr>
        </w:div>
        <w:div w:id="1394040132">
          <w:marLeft w:val="480"/>
          <w:marRight w:val="0"/>
          <w:marTop w:val="0"/>
          <w:marBottom w:val="0"/>
          <w:divBdr>
            <w:top w:val="none" w:sz="0" w:space="0" w:color="auto"/>
            <w:left w:val="none" w:sz="0" w:space="0" w:color="auto"/>
            <w:bottom w:val="none" w:sz="0" w:space="0" w:color="auto"/>
            <w:right w:val="none" w:sz="0" w:space="0" w:color="auto"/>
          </w:divBdr>
        </w:div>
        <w:div w:id="1416316830">
          <w:marLeft w:val="480"/>
          <w:marRight w:val="0"/>
          <w:marTop w:val="0"/>
          <w:marBottom w:val="0"/>
          <w:divBdr>
            <w:top w:val="none" w:sz="0" w:space="0" w:color="auto"/>
            <w:left w:val="none" w:sz="0" w:space="0" w:color="auto"/>
            <w:bottom w:val="none" w:sz="0" w:space="0" w:color="auto"/>
            <w:right w:val="none" w:sz="0" w:space="0" w:color="auto"/>
          </w:divBdr>
        </w:div>
        <w:div w:id="1479690789">
          <w:marLeft w:val="480"/>
          <w:marRight w:val="0"/>
          <w:marTop w:val="0"/>
          <w:marBottom w:val="0"/>
          <w:divBdr>
            <w:top w:val="none" w:sz="0" w:space="0" w:color="auto"/>
            <w:left w:val="none" w:sz="0" w:space="0" w:color="auto"/>
            <w:bottom w:val="none" w:sz="0" w:space="0" w:color="auto"/>
            <w:right w:val="none" w:sz="0" w:space="0" w:color="auto"/>
          </w:divBdr>
        </w:div>
        <w:div w:id="1531986592">
          <w:marLeft w:val="480"/>
          <w:marRight w:val="0"/>
          <w:marTop w:val="0"/>
          <w:marBottom w:val="0"/>
          <w:divBdr>
            <w:top w:val="none" w:sz="0" w:space="0" w:color="auto"/>
            <w:left w:val="none" w:sz="0" w:space="0" w:color="auto"/>
            <w:bottom w:val="none" w:sz="0" w:space="0" w:color="auto"/>
            <w:right w:val="none" w:sz="0" w:space="0" w:color="auto"/>
          </w:divBdr>
        </w:div>
        <w:div w:id="1543899712">
          <w:marLeft w:val="480"/>
          <w:marRight w:val="0"/>
          <w:marTop w:val="0"/>
          <w:marBottom w:val="0"/>
          <w:divBdr>
            <w:top w:val="none" w:sz="0" w:space="0" w:color="auto"/>
            <w:left w:val="none" w:sz="0" w:space="0" w:color="auto"/>
            <w:bottom w:val="none" w:sz="0" w:space="0" w:color="auto"/>
            <w:right w:val="none" w:sz="0" w:space="0" w:color="auto"/>
          </w:divBdr>
        </w:div>
        <w:div w:id="1555193570">
          <w:marLeft w:val="480"/>
          <w:marRight w:val="0"/>
          <w:marTop w:val="0"/>
          <w:marBottom w:val="0"/>
          <w:divBdr>
            <w:top w:val="none" w:sz="0" w:space="0" w:color="auto"/>
            <w:left w:val="none" w:sz="0" w:space="0" w:color="auto"/>
            <w:bottom w:val="none" w:sz="0" w:space="0" w:color="auto"/>
            <w:right w:val="none" w:sz="0" w:space="0" w:color="auto"/>
          </w:divBdr>
        </w:div>
        <w:div w:id="1617643046">
          <w:marLeft w:val="480"/>
          <w:marRight w:val="0"/>
          <w:marTop w:val="0"/>
          <w:marBottom w:val="0"/>
          <w:divBdr>
            <w:top w:val="none" w:sz="0" w:space="0" w:color="auto"/>
            <w:left w:val="none" w:sz="0" w:space="0" w:color="auto"/>
            <w:bottom w:val="none" w:sz="0" w:space="0" w:color="auto"/>
            <w:right w:val="none" w:sz="0" w:space="0" w:color="auto"/>
          </w:divBdr>
        </w:div>
        <w:div w:id="1653680009">
          <w:marLeft w:val="480"/>
          <w:marRight w:val="0"/>
          <w:marTop w:val="0"/>
          <w:marBottom w:val="0"/>
          <w:divBdr>
            <w:top w:val="none" w:sz="0" w:space="0" w:color="auto"/>
            <w:left w:val="none" w:sz="0" w:space="0" w:color="auto"/>
            <w:bottom w:val="none" w:sz="0" w:space="0" w:color="auto"/>
            <w:right w:val="none" w:sz="0" w:space="0" w:color="auto"/>
          </w:divBdr>
        </w:div>
        <w:div w:id="1689671949">
          <w:marLeft w:val="480"/>
          <w:marRight w:val="0"/>
          <w:marTop w:val="0"/>
          <w:marBottom w:val="0"/>
          <w:divBdr>
            <w:top w:val="none" w:sz="0" w:space="0" w:color="auto"/>
            <w:left w:val="none" w:sz="0" w:space="0" w:color="auto"/>
            <w:bottom w:val="none" w:sz="0" w:space="0" w:color="auto"/>
            <w:right w:val="none" w:sz="0" w:space="0" w:color="auto"/>
          </w:divBdr>
        </w:div>
        <w:div w:id="1774013548">
          <w:marLeft w:val="480"/>
          <w:marRight w:val="0"/>
          <w:marTop w:val="0"/>
          <w:marBottom w:val="0"/>
          <w:divBdr>
            <w:top w:val="none" w:sz="0" w:space="0" w:color="auto"/>
            <w:left w:val="none" w:sz="0" w:space="0" w:color="auto"/>
            <w:bottom w:val="none" w:sz="0" w:space="0" w:color="auto"/>
            <w:right w:val="none" w:sz="0" w:space="0" w:color="auto"/>
          </w:divBdr>
        </w:div>
        <w:div w:id="1777481731">
          <w:marLeft w:val="480"/>
          <w:marRight w:val="0"/>
          <w:marTop w:val="0"/>
          <w:marBottom w:val="0"/>
          <w:divBdr>
            <w:top w:val="none" w:sz="0" w:space="0" w:color="auto"/>
            <w:left w:val="none" w:sz="0" w:space="0" w:color="auto"/>
            <w:bottom w:val="none" w:sz="0" w:space="0" w:color="auto"/>
            <w:right w:val="none" w:sz="0" w:space="0" w:color="auto"/>
          </w:divBdr>
        </w:div>
        <w:div w:id="1794977781">
          <w:marLeft w:val="480"/>
          <w:marRight w:val="0"/>
          <w:marTop w:val="0"/>
          <w:marBottom w:val="0"/>
          <w:divBdr>
            <w:top w:val="none" w:sz="0" w:space="0" w:color="auto"/>
            <w:left w:val="none" w:sz="0" w:space="0" w:color="auto"/>
            <w:bottom w:val="none" w:sz="0" w:space="0" w:color="auto"/>
            <w:right w:val="none" w:sz="0" w:space="0" w:color="auto"/>
          </w:divBdr>
        </w:div>
        <w:div w:id="1828090317">
          <w:marLeft w:val="480"/>
          <w:marRight w:val="0"/>
          <w:marTop w:val="0"/>
          <w:marBottom w:val="0"/>
          <w:divBdr>
            <w:top w:val="none" w:sz="0" w:space="0" w:color="auto"/>
            <w:left w:val="none" w:sz="0" w:space="0" w:color="auto"/>
            <w:bottom w:val="none" w:sz="0" w:space="0" w:color="auto"/>
            <w:right w:val="none" w:sz="0" w:space="0" w:color="auto"/>
          </w:divBdr>
        </w:div>
        <w:div w:id="1859003182">
          <w:marLeft w:val="480"/>
          <w:marRight w:val="0"/>
          <w:marTop w:val="0"/>
          <w:marBottom w:val="0"/>
          <w:divBdr>
            <w:top w:val="none" w:sz="0" w:space="0" w:color="auto"/>
            <w:left w:val="none" w:sz="0" w:space="0" w:color="auto"/>
            <w:bottom w:val="none" w:sz="0" w:space="0" w:color="auto"/>
            <w:right w:val="none" w:sz="0" w:space="0" w:color="auto"/>
          </w:divBdr>
        </w:div>
        <w:div w:id="1860728688">
          <w:marLeft w:val="480"/>
          <w:marRight w:val="0"/>
          <w:marTop w:val="0"/>
          <w:marBottom w:val="0"/>
          <w:divBdr>
            <w:top w:val="none" w:sz="0" w:space="0" w:color="auto"/>
            <w:left w:val="none" w:sz="0" w:space="0" w:color="auto"/>
            <w:bottom w:val="none" w:sz="0" w:space="0" w:color="auto"/>
            <w:right w:val="none" w:sz="0" w:space="0" w:color="auto"/>
          </w:divBdr>
        </w:div>
        <w:div w:id="1905024052">
          <w:marLeft w:val="480"/>
          <w:marRight w:val="0"/>
          <w:marTop w:val="0"/>
          <w:marBottom w:val="0"/>
          <w:divBdr>
            <w:top w:val="none" w:sz="0" w:space="0" w:color="auto"/>
            <w:left w:val="none" w:sz="0" w:space="0" w:color="auto"/>
            <w:bottom w:val="none" w:sz="0" w:space="0" w:color="auto"/>
            <w:right w:val="none" w:sz="0" w:space="0" w:color="auto"/>
          </w:divBdr>
        </w:div>
        <w:div w:id="1954704656">
          <w:marLeft w:val="480"/>
          <w:marRight w:val="0"/>
          <w:marTop w:val="0"/>
          <w:marBottom w:val="0"/>
          <w:divBdr>
            <w:top w:val="none" w:sz="0" w:space="0" w:color="auto"/>
            <w:left w:val="none" w:sz="0" w:space="0" w:color="auto"/>
            <w:bottom w:val="none" w:sz="0" w:space="0" w:color="auto"/>
            <w:right w:val="none" w:sz="0" w:space="0" w:color="auto"/>
          </w:divBdr>
        </w:div>
        <w:div w:id="1969553409">
          <w:marLeft w:val="480"/>
          <w:marRight w:val="0"/>
          <w:marTop w:val="0"/>
          <w:marBottom w:val="0"/>
          <w:divBdr>
            <w:top w:val="none" w:sz="0" w:space="0" w:color="auto"/>
            <w:left w:val="none" w:sz="0" w:space="0" w:color="auto"/>
            <w:bottom w:val="none" w:sz="0" w:space="0" w:color="auto"/>
            <w:right w:val="none" w:sz="0" w:space="0" w:color="auto"/>
          </w:divBdr>
        </w:div>
        <w:div w:id="1977180879">
          <w:marLeft w:val="480"/>
          <w:marRight w:val="0"/>
          <w:marTop w:val="0"/>
          <w:marBottom w:val="0"/>
          <w:divBdr>
            <w:top w:val="none" w:sz="0" w:space="0" w:color="auto"/>
            <w:left w:val="none" w:sz="0" w:space="0" w:color="auto"/>
            <w:bottom w:val="none" w:sz="0" w:space="0" w:color="auto"/>
            <w:right w:val="none" w:sz="0" w:space="0" w:color="auto"/>
          </w:divBdr>
        </w:div>
        <w:div w:id="2019261308">
          <w:marLeft w:val="480"/>
          <w:marRight w:val="0"/>
          <w:marTop w:val="0"/>
          <w:marBottom w:val="0"/>
          <w:divBdr>
            <w:top w:val="none" w:sz="0" w:space="0" w:color="auto"/>
            <w:left w:val="none" w:sz="0" w:space="0" w:color="auto"/>
            <w:bottom w:val="none" w:sz="0" w:space="0" w:color="auto"/>
            <w:right w:val="none" w:sz="0" w:space="0" w:color="auto"/>
          </w:divBdr>
        </w:div>
        <w:div w:id="2025476380">
          <w:marLeft w:val="480"/>
          <w:marRight w:val="0"/>
          <w:marTop w:val="0"/>
          <w:marBottom w:val="0"/>
          <w:divBdr>
            <w:top w:val="none" w:sz="0" w:space="0" w:color="auto"/>
            <w:left w:val="none" w:sz="0" w:space="0" w:color="auto"/>
            <w:bottom w:val="none" w:sz="0" w:space="0" w:color="auto"/>
            <w:right w:val="none" w:sz="0" w:space="0" w:color="auto"/>
          </w:divBdr>
        </w:div>
        <w:div w:id="2036997983">
          <w:marLeft w:val="480"/>
          <w:marRight w:val="0"/>
          <w:marTop w:val="0"/>
          <w:marBottom w:val="0"/>
          <w:divBdr>
            <w:top w:val="none" w:sz="0" w:space="0" w:color="auto"/>
            <w:left w:val="none" w:sz="0" w:space="0" w:color="auto"/>
            <w:bottom w:val="none" w:sz="0" w:space="0" w:color="auto"/>
            <w:right w:val="none" w:sz="0" w:space="0" w:color="auto"/>
          </w:divBdr>
        </w:div>
        <w:div w:id="2060477173">
          <w:marLeft w:val="480"/>
          <w:marRight w:val="0"/>
          <w:marTop w:val="0"/>
          <w:marBottom w:val="0"/>
          <w:divBdr>
            <w:top w:val="none" w:sz="0" w:space="0" w:color="auto"/>
            <w:left w:val="none" w:sz="0" w:space="0" w:color="auto"/>
            <w:bottom w:val="none" w:sz="0" w:space="0" w:color="auto"/>
            <w:right w:val="none" w:sz="0" w:space="0" w:color="auto"/>
          </w:divBdr>
        </w:div>
        <w:div w:id="2107194269">
          <w:marLeft w:val="480"/>
          <w:marRight w:val="0"/>
          <w:marTop w:val="0"/>
          <w:marBottom w:val="0"/>
          <w:divBdr>
            <w:top w:val="none" w:sz="0" w:space="0" w:color="auto"/>
            <w:left w:val="none" w:sz="0" w:space="0" w:color="auto"/>
            <w:bottom w:val="none" w:sz="0" w:space="0" w:color="auto"/>
            <w:right w:val="none" w:sz="0" w:space="0" w:color="auto"/>
          </w:divBdr>
        </w:div>
      </w:divsChild>
    </w:div>
    <w:div w:id="437912662">
      <w:marLeft w:val="640"/>
      <w:marRight w:val="0"/>
      <w:marTop w:val="0"/>
      <w:marBottom w:val="0"/>
      <w:divBdr>
        <w:top w:val="none" w:sz="0" w:space="0" w:color="auto"/>
        <w:left w:val="none" w:sz="0" w:space="0" w:color="auto"/>
        <w:bottom w:val="none" w:sz="0" w:space="0" w:color="auto"/>
        <w:right w:val="none" w:sz="0" w:space="0" w:color="auto"/>
      </w:divBdr>
    </w:div>
    <w:div w:id="438765419">
      <w:marLeft w:val="640"/>
      <w:marRight w:val="0"/>
      <w:marTop w:val="0"/>
      <w:marBottom w:val="0"/>
      <w:divBdr>
        <w:top w:val="none" w:sz="0" w:space="0" w:color="auto"/>
        <w:left w:val="none" w:sz="0" w:space="0" w:color="auto"/>
        <w:bottom w:val="none" w:sz="0" w:space="0" w:color="auto"/>
        <w:right w:val="none" w:sz="0" w:space="0" w:color="auto"/>
      </w:divBdr>
    </w:div>
    <w:div w:id="439030813">
      <w:marLeft w:val="640"/>
      <w:marRight w:val="0"/>
      <w:marTop w:val="0"/>
      <w:marBottom w:val="0"/>
      <w:divBdr>
        <w:top w:val="none" w:sz="0" w:space="0" w:color="auto"/>
        <w:left w:val="none" w:sz="0" w:space="0" w:color="auto"/>
        <w:bottom w:val="none" w:sz="0" w:space="0" w:color="auto"/>
        <w:right w:val="none" w:sz="0" w:space="0" w:color="auto"/>
      </w:divBdr>
    </w:div>
    <w:div w:id="439186502">
      <w:marLeft w:val="640"/>
      <w:marRight w:val="0"/>
      <w:marTop w:val="0"/>
      <w:marBottom w:val="0"/>
      <w:divBdr>
        <w:top w:val="none" w:sz="0" w:space="0" w:color="auto"/>
        <w:left w:val="none" w:sz="0" w:space="0" w:color="auto"/>
        <w:bottom w:val="none" w:sz="0" w:space="0" w:color="auto"/>
        <w:right w:val="none" w:sz="0" w:space="0" w:color="auto"/>
      </w:divBdr>
    </w:div>
    <w:div w:id="439420644">
      <w:marLeft w:val="640"/>
      <w:marRight w:val="0"/>
      <w:marTop w:val="0"/>
      <w:marBottom w:val="0"/>
      <w:divBdr>
        <w:top w:val="none" w:sz="0" w:space="0" w:color="auto"/>
        <w:left w:val="none" w:sz="0" w:space="0" w:color="auto"/>
        <w:bottom w:val="none" w:sz="0" w:space="0" w:color="auto"/>
        <w:right w:val="none" w:sz="0" w:space="0" w:color="auto"/>
      </w:divBdr>
    </w:div>
    <w:div w:id="440228320">
      <w:marLeft w:val="640"/>
      <w:marRight w:val="0"/>
      <w:marTop w:val="0"/>
      <w:marBottom w:val="0"/>
      <w:divBdr>
        <w:top w:val="none" w:sz="0" w:space="0" w:color="auto"/>
        <w:left w:val="none" w:sz="0" w:space="0" w:color="auto"/>
        <w:bottom w:val="none" w:sz="0" w:space="0" w:color="auto"/>
        <w:right w:val="none" w:sz="0" w:space="0" w:color="auto"/>
      </w:divBdr>
    </w:div>
    <w:div w:id="440271732">
      <w:marLeft w:val="480"/>
      <w:marRight w:val="0"/>
      <w:marTop w:val="0"/>
      <w:marBottom w:val="0"/>
      <w:divBdr>
        <w:top w:val="none" w:sz="0" w:space="0" w:color="auto"/>
        <w:left w:val="none" w:sz="0" w:space="0" w:color="auto"/>
        <w:bottom w:val="none" w:sz="0" w:space="0" w:color="auto"/>
        <w:right w:val="none" w:sz="0" w:space="0" w:color="auto"/>
      </w:divBdr>
    </w:div>
    <w:div w:id="440296623">
      <w:marLeft w:val="640"/>
      <w:marRight w:val="0"/>
      <w:marTop w:val="0"/>
      <w:marBottom w:val="0"/>
      <w:divBdr>
        <w:top w:val="none" w:sz="0" w:space="0" w:color="auto"/>
        <w:left w:val="none" w:sz="0" w:space="0" w:color="auto"/>
        <w:bottom w:val="none" w:sz="0" w:space="0" w:color="auto"/>
        <w:right w:val="none" w:sz="0" w:space="0" w:color="auto"/>
      </w:divBdr>
    </w:div>
    <w:div w:id="440420592">
      <w:marLeft w:val="640"/>
      <w:marRight w:val="0"/>
      <w:marTop w:val="0"/>
      <w:marBottom w:val="0"/>
      <w:divBdr>
        <w:top w:val="none" w:sz="0" w:space="0" w:color="auto"/>
        <w:left w:val="none" w:sz="0" w:space="0" w:color="auto"/>
        <w:bottom w:val="none" w:sz="0" w:space="0" w:color="auto"/>
        <w:right w:val="none" w:sz="0" w:space="0" w:color="auto"/>
      </w:divBdr>
    </w:div>
    <w:div w:id="440489955">
      <w:marLeft w:val="640"/>
      <w:marRight w:val="0"/>
      <w:marTop w:val="0"/>
      <w:marBottom w:val="0"/>
      <w:divBdr>
        <w:top w:val="none" w:sz="0" w:space="0" w:color="auto"/>
        <w:left w:val="none" w:sz="0" w:space="0" w:color="auto"/>
        <w:bottom w:val="none" w:sz="0" w:space="0" w:color="auto"/>
        <w:right w:val="none" w:sz="0" w:space="0" w:color="auto"/>
      </w:divBdr>
    </w:div>
    <w:div w:id="440807600">
      <w:marLeft w:val="640"/>
      <w:marRight w:val="0"/>
      <w:marTop w:val="0"/>
      <w:marBottom w:val="0"/>
      <w:divBdr>
        <w:top w:val="none" w:sz="0" w:space="0" w:color="auto"/>
        <w:left w:val="none" w:sz="0" w:space="0" w:color="auto"/>
        <w:bottom w:val="none" w:sz="0" w:space="0" w:color="auto"/>
        <w:right w:val="none" w:sz="0" w:space="0" w:color="auto"/>
      </w:divBdr>
    </w:div>
    <w:div w:id="442574227">
      <w:bodyDiv w:val="1"/>
      <w:marLeft w:val="0"/>
      <w:marRight w:val="0"/>
      <w:marTop w:val="0"/>
      <w:marBottom w:val="0"/>
      <w:divBdr>
        <w:top w:val="none" w:sz="0" w:space="0" w:color="auto"/>
        <w:left w:val="none" w:sz="0" w:space="0" w:color="auto"/>
        <w:bottom w:val="none" w:sz="0" w:space="0" w:color="auto"/>
        <w:right w:val="none" w:sz="0" w:space="0" w:color="auto"/>
      </w:divBdr>
    </w:div>
    <w:div w:id="442578809">
      <w:marLeft w:val="640"/>
      <w:marRight w:val="0"/>
      <w:marTop w:val="0"/>
      <w:marBottom w:val="0"/>
      <w:divBdr>
        <w:top w:val="none" w:sz="0" w:space="0" w:color="auto"/>
        <w:left w:val="none" w:sz="0" w:space="0" w:color="auto"/>
        <w:bottom w:val="none" w:sz="0" w:space="0" w:color="auto"/>
        <w:right w:val="none" w:sz="0" w:space="0" w:color="auto"/>
      </w:divBdr>
    </w:div>
    <w:div w:id="442773712">
      <w:bodyDiv w:val="1"/>
      <w:marLeft w:val="0"/>
      <w:marRight w:val="0"/>
      <w:marTop w:val="0"/>
      <w:marBottom w:val="0"/>
      <w:divBdr>
        <w:top w:val="none" w:sz="0" w:space="0" w:color="auto"/>
        <w:left w:val="none" w:sz="0" w:space="0" w:color="auto"/>
        <w:bottom w:val="none" w:sz="0" w:space="0" w:color="auto"/>
        <w:right w:val="none" w:sz="0" w:space="0" w:color="auto"/>
      </w:divBdr>
      <w:divsChild>
        <w:div w:id="32392006">
          <w:marLeft w:val="480"/>
          <w:marRight w:val="0"/>
          <w:marTop w:val="0"/>
          <w:marBottom w:val="0"/>
          <w:divBdr>
            <w:top w:val="none" w:sz="0" w:space="0" w:color="auto"/>
            <w:left w:val="none" w:sz="0" w:space="0" w:color="auto"/>
            <w:bottom w:val="none" w:sz="0" w:space="0" w:color="auto"/>
            <w:right w:val="none" w:sz="0" w:space="0" w:color="auto"/>
          </w:divBdr>
        </w:div>
        <w:div w:id="68309243">
          <w:marLeft w:val="480"/>
          <w:marRight w:val="0"/>
          <w:marTop w:val="0"/>
          <w:marBottom w:val="0"/>
          <w:divBdr>
            <w:top w:val="none" w:sz="0" w:space="0" w:color="auto"/>
            <w:left w:val="none" w:sz="0" w:space="0" w:color="auto"/>
            <w:bottom w:val="none" w:sz="0" w:space="0" w:color="auto"/>
            <w:right w:val="none" w:sz="0" w:space="0" w:color="auto"/>
          </w:divBdr>
        </w:div>
        <w:div w:id="82142682">
          <w:marLeft w:val="480"/>
          <w:marRight w:val="0"/>
          <w:marTop w:val="0"/>
          <w:marBottom w:val="0"/>
          <w:divBdr>
            <w:top w:val="none" w:sz="0" w:space="0" w:color="auto"/>
            <w:left w:val="none" w:sz="0" w:space="0" w:color="auto"/>
            <w:bottom w:val="none" w:sz="0" w:space="0" w:color="auto"/>
            <w:right w:val="none" w:sz="0" w:space="0" w:color="auto"/>
          </w:divBdr>
        </w:div>
        <w:div w:id="113719534">
          <w:marLeft w:val="480"/>
          <w:marRight w:val="0"/>
          <w:marTop w:val="0"/>
          <w:marBottom w:val="0"/>
          <w:divBdr>
            <w:top w:val="none" w:sz="0" w:space="0" w:color="auto"/>
            <w:left w:val="none" w:sz="0" w:space="0" w:color="auto"/>
            <w:bottom w:val="none" w:sz="0" w:space="0" w:color="auto"/>
            <w:right w:val="none" w:sz="0" w:space="0" w:color="auto"/>
          </w:divBdr>
        </w:div>
        <w:div w:id="122162911">
          <w:marLeft w:val="480"/>
          <w:marRight w:val="0"/>
          <w:marTop w:val="0"/>
          <w:marBottom w:val="0"/>
          <w:divBdr>
            <w:top w:val="none" w:sz="0" w:space="0" w:color="auto"/>
            <w:left w:val="none" w:sz="0" w:space="0" w:color="auto"/>
            <w:bottom w:val="none" w:sz="0" w:space="0" w:color="auto"/>
            <w:right w:val="none" w:sz="0" w:space="0" w:color="auto"/>
          </w:divBdr>
        </w:div>
        <w:div w:id="151877520">
          <w:marLeft w:val="480"/>
          <w:marRight w:val="0"/>
          <w:marTop w:val="0"/>
          <w:marBottom w:val="0"/>
          <w:divBdr>
            <w:top w:val="none" w:sz="0" w:space="0" w:color="auto"/>
            <w:left w:val="none" w:sz="0" w:space="0" w:color="auto"/>
            <w:bottom w:val="none" w:sz="0" w:space="0" w:color="auto"/>
            <w:right w:val="none" w:sz="0" w:space="0" w:color="auto"/>
          </w:divBdr>
        </w:div>
        <w:div w:id="163396071">
          <w:marLeft w:val="480"/>
          <w:marRight w:val="0"/>
          <w:marTop w:val="0"/>
          <w:marBottom w:val="0"/>
          <w:divBdr>
            <w:top w:val="none" w:sz="0" w:space="0" w:color="auto"/>
            <w:left w:val="none" w:sz="0" w:space="0" w:color="auto"/>
            <w:bottom w:val="none" w:sz="0" w:space="0" w:color="auto"/>
            <w:right w:val="none" w:sz="0" w:space="0" w:color="auto"/>
          </w:divBdr>
        </w:div>
        <w:div w:id="166792977">
          <w:marLeft w:val="480"/>
          <w:marRight w:val="0"/>
          <w:marTop w:val="0"/>
          <w:marBottom w:val="0"/>
          <w:divBdr>
            <w:top w:val="none" w:sz="0" w:space="0" w:color="auto"/>
            <w:left w:val="none" w:sz="0" w:space="0" w:color="auto"/>
            <w:bottom w:val="none" w:sz="0" w:space="0" w:color="auto"/>
            <w:right w:val="none" w:sz="0" w:space="0" w:color="auto"/>
          </w:divBdr>
        </w:div>
        <w:div w:id="173737441">
          <w:marLeft w:val="480"/>
          <w:marRight w:val="0"/>
          <w:marTop w:val="0"/>
          <w:marBottom w:val="0"/>
          <w:divBdr>
            <w:top w:val="none" w:sz="0" w:space="0" w:color="auto"/>
            <w:left w:val="none" w:sz="0" w:space="0" w:color="auto"/>
            <w:bottom w:val="none" w:sz="0" w:space="0" w:color="auto"/>
            <w:right w:val="none" w:sz="0" w:space="0" w:color="auto"/>
          </w:divBdr>
        </w:div>
        <w:div w:id="181820469">
          <w:marLeft w:val="480"/>
          <w:marRight w:val="0"/>
          <w:marTop w:val="0"/>
          <w:marBottom w:val="0"/>
          <w:divBdr>
            <w:top w:val="none" w:sz="0" w:space="0" w:color="auto"/>
            <w:left w:val="none" w:sz="0" w:space="0" w:color="auto"/>
            <w:bottom w:val="none" w:sz="0" w:space="0" w:color="auto"/>
            <w:right w:val="none" w:sz="0" w:space="0" w:color="auto"/>
          </w:divBdr>
        </w:div>
        <w:div w:id="216816684">
          <w:marLeft w:val="480"/>
          <w:marRight w:val="0"/>
          <w:marTop w:val="0"/>
          <w:marBottom w:val="0"/>
          <w:divBdr>
            <w:top w:val="none" w:sz="0" w:space="0" w:color="auto"/>
            <w:left w:val="none" w:sz="0" w:space="0" w:color="auto"/>
            <w:bottom w:val="none" w:sz="0" w:space="0" w:color="auto"/>
            <w:right w:val="none" w:sz="0" w:space="0" w:color="auto"/>
          </w:divBdr>
        </w:div>
        <w:div w:id="234439447">
          <w:marLeft w:val="480"/>
          <w:marRight w:val="0"/>
          <w:marTop w:val="0"/>
          <w:marBottom w:val="0"/>
          <w:divBdr>
            <w:top w:val="none" w:sz="0" w:space="0" w:color="auto"/>
            <w:left w:val="none" w:sz="0" w:space="0" w:color="auto"/>
            <w:bottom w:val="none" w:sz="0" w:space="0" w:color="auto"/>
            <w:right w:val="none" w:sz="0" w:space="0" w:color="auto"/>
          </w:divBdr>
        </w:div>
        <w:div w:id="236088708">
          <w:marLeft w:val="480"/>
          <w:marRight w:val="0"/>
          <w:marTop w:val="0"/>
          <w:marBottom w:val="0"/>
          <w:divBdr>
            <w:top w:val="none" w:sz="0" w:space="0" w:color="auto"/>
            <w:left w:val="none" w:sz="0" w:space="0" w:color="auto"/>
            <w:bottom w:val="none" w:sz="0" w:space="0" w:color="auto"/>
            <w:right w:val="none" w:sz="0" w:space="0" w:color="auto"/>
          </w:divBdr>
        </w:div>
        <w:div w:id="259148391">
          <w:marLeft w:val="480"/>
          <w:marRight w:val="0"/>
          <w:marTop w:val="0"/>
          <w:marBottom w:val="0"/>
          <w:divBdr>
            <w:top w:val="none" w:sz="0" w:space="0" w:color="auto"/>
            <w:left w:val="none" w:sz="0" w:space="0" w:color="auto"/>
            <w:bottom w:val="none" w:sz="0" w:space="0" w:color="auto"/>
            <w:right w:val="none" w:sz="0" w:space="0" w:color="auto"/>
          </w:divBdr>
        </w:div>
        <w:div w:id="274872912">
          <w:marLeft w:val="480"/>
          <w:marRight w:val="0"/>
          <w:marTop w:val="0"/>
          <w:marBottom w:val="0"/>
          <w:divBdr>
            <w:top w:val="none" w:sz="0" w:space="0" w:color="auto"/>
            <w:left w:val="none" w:sz="0" w:space="0" w:color="auto"/>
            <w:bottom w:val="none" w:sz="0" w:space="0" w:color="auto"/>
            <w:right w:val="none" w:sz="0" w:space="0" w:color="auto"/>
          </w:divBdr>
        </w:div>
        <w:div w:id="315687762">
          <w:marLeft w:val="480"/>
          <w:marRight w:val="0"/>
          <w:marTop w:val="0"/>
          <w:marBottom w:val="0"/>
          <w:divBdr>
            <w:top w:val="none" w:sz="0" w:space="0" w:color="auto"/>
            <w:left w:val="none" w:sz="0" w:space="0" w:color="auto"/>
            <w:bottom w:val="none" w:sz="0" w:space="0" w:color="auto"/>
            <w:right w:val="none" w:sz="0" w:space="0" w:color="auto"/>
          </w:divBdr>
        </w:div>
        <w:div w:id="489099120">
          <w:marLeft w:val="480"/>
          <w:marRight w:val="0"/>
          <w:marTop w:val="0"/>
          <w:marBottom w:val="0"/>
          <w:divBdr>
            <w:top w:val="none" w:sz="0" w:space="0" w:color="auto"/>
            <w:left w:val="none" w:sz="0" w:space="0" w:color="auto"/>
            <w:bottom w:val="none" w:sz="0" w:space="0" w:color="auto"/>
            <w:right w:val="none" w:sz="0" w:space="0" w:color="auto"/>
          </w:divBdr>
        </w:div>
        <w:div w:id="508720082">
          <w:marLeft w:val="480"/>
          <w:marRight w:val="0"/>
          <w:marTop w:val="0"/>
          <w:marBottom w:val="0"/>
          <w:divBdr>
            <w:top w:val="none" w:sz="0" w:space="0" w:color="auto"/>
            <w:left w:val="none" w:sz="0" w:space="0" w:color="auto"/>
            <w:bottom w:val="none" w:sz="0" w:space="0" w:color="auto"/>
            <w:right w:val="none" w:sz="0" w:space="0" w:color="auto"/>
          </w:divBdr>
        </w:div>
        <w:div w:id="560602391">
          <w:marLeft w:val="480"/>
          <w:marRight w:val="0"/>
          <w:marTop w:val="0"/>
          <w:marBottom w:val="0"/>
          <w:divBdr>
            <w:top w:val="none" w:sz="0" w:space="0" w:color="auto"/>
            <w:left w:val="none" w:sz="0" w:space="0" w:color="auto"/>
            <w:bottom w:val="none" w:sz="0" w:space="0" w:color="auto"/>
            <w:right w:val="none" w:sz="0" w:space="0" w:color="auto"/>
          </w:divBdr>
        </w:div>
        <w:div w:id="573122313">
          <w:marLeft w:val="480"/>
          <w:marRight w:val="0"/>
          <w:marTop w:val="0"/>
          <w:marBottom w:val="0"/>
          <w:divBdr>
            <w:top w:val="none" w:sz="0" w:space="0" w:color="auto"/>
            <w:left w:val="none" w:sz="0" w:space="0" w:color="auto"/>
            <w:bottom w:val="none" w:sz="0" w:space="0" w:color="auto"/>
            <w:right w:val="none" w:sz="0" w:space="0" w:color="auto"/>
          </w:divBdr>
        </w:div>
        <w:div w:id="590822443">
          <w:marLeft w:val="480"/>
          <w:marRight w:val="0"/>
          <w:marTop w:val="0"/>
          <w:marBottom w:val="0"/>
          <w:divBdr>
            <w:top w:val="none" w:sz="0" w:space="0" w:color="auto"/>
            <w:left w:val="none" w:sz="0" w:space="0" w:color="auto"/>
            <w:bottom w:val="none" w:sz="0" w:space="0" w:color="auto"/>
            <w:right w:val="none" w:sz="0" w:space="0" w:color="auto"/>
          </w:divBdr>
        </w:div>
        <w:div w:id="636759257">
          <w:marLeft w:val="480"/>
          <w:marRight w:val="0"/>
          <w:marTop w:val="0"/>
          <w:marBottom w:val="0"/>
          <w:divBdr>
            <w:top w:val="none" w:sz="0" w:space="0" w:color="auto"/>
            <w:left w:val="none" w:sz="0" w:space="0" w:color="auto"/>
            <w:bottom w:val="none" w:sz="0" w:space="0" w:color="auto"/>
            <w:right w:val="none" w:sz="0" w:space="0" w:color="auto"/>
          </w:divBdr>
        </w:div>
        <w:div w:id="649596960">
          <w:marLeft w:val="480"/>
          <w:marRight w:val="0"/>
          <w:marTop w:val="0"/>
          <w:marBottom w:val="0"/>
          <w:divBdr>
            <w:top w:val="none" w:sz="0" w:space="0" w:color="auto"/>
            <w:left w:val="none" w:sz="0" w:space="0" w:color="auto"/>
            <w:bottom w:val="none" w:sz="0" w:space="0" w:color="auto"/>
            <w:right w:val="none" w:sz="0" w:space="0" w:color="auto"/>
          </w:divBdr>
        </w:div>
        <w:div w:id="652954408">
          <w:marLeft w:val="480"/>
          <w:marRight w:val="0"/>
          <w:marTop w:val="0"/>
          <w:marBottom w:val="0"/>
          <w:divBdr>
            <w:top w:val="none" w:sz="0" w:space="0" w:color="auto"/>
            <w:left w:val="none" w:sz="0" w:space="0" w:color="auto"/>
            <w:bottom w:val="none" w:sz="0" w:space="0" w:color="auto"/>
            <w:right w:val="none" w:sz="0" w:space="0" w:color="auto"/>
          </w:divBdr>
        </w:div>
        <w:div w:id="658577615">
          <w:marLeft w:val="480"/>
          <w:marRight w:val="0"/>
          <w:marTop w:val="0"/>
          <w:marBottom w:val="0"/>
          <w:divBdr>
            <w:top w:val="none" w:sz="0" w:space="0" w:color="auto"/>
            <w:left w:val="none" w:sz="0" w:space="0" w:color="auto"/>
            <w:bottom w:val="none" w:sz="0" w:space="0" w:color="auto"/>
            <w:right w:val="none" w:sz="0" w:space="0" w:color="auto"/>
          </w:divBdr>
        </w:div>
        <w:div w:id="715399785">
          <w:marLeft w:val="480"/>
          <w:marRight w:val="0"/>
          <w:marTop w:val="0"/>
          <w:marBottom w:val="0"/>
          <w:divBdr>
            <w:top w:val="none" w:sz="0" w:space="0" w:color="auto"/>
            <w:left w:val="none" w:sz="0" w:space="0" w:color="auto"/>
            <w:bottom w:val="none" w:sz="0" w:space="0" w:color="auto"/>
            <w:right w:val="none" w:sz="0" w:space="0" w:color="auto"/>
          </w:divBdr>
        </w:div>
        <w:div w:id="727725021">
          <w:marLeft w:val="480"/>
          <w:marRight w:val="0"/>
          <w:marTop w:val="0"/>
          <w:marBottom w:val="0"/>
          <w:divBdr>
            <w:top w:val="none" w:sz="0" w:space="0" w:color="auto"/>
            <w:left w:val="none" w:sz="0" w:space="0" w:color="auto"/>
            <w:bottom w:val="none" w:sz="0" w:space="0" w:color="auto"/>
            <w:right w:val="none" w:sz="0" w:space="0" w:color="auto"/>
          </w:divBdr>
        </w:div>
        <w:div w:id="727874826">
          <w:marLeft w:val="480"/>
          <w:marRight w:val="0"/>
          <w:marTop w:val="0"/>
          <w:marBottom w:val="0"/>
          <w:divBdr>
            <w:top w:val="none" w:sz="0" w:space="0" w:color="auto"/>
            <w:left w:val="none" w:sz="0" w:space="0" w:color="auto"/>
            <w:bottom w:val="none" w:sz="0" w:space="0" w:color="auto"/>
            <w:right w:val="none" w:sz="0" w:space="0" w:color="auto"/>
          </w:divBdr>
        </w:div>
        <w:div w:id="739520125">
          <w:marLeft w:val="480"/>
          <w:marRight w:val="0"/>
          <w:marTop w:val="0"/>
          <w:marBottom w:val="0"/>
          <w:divBdr>
            <w:top w:val="none" w:sz="0" w:space="0" w:color="auto"/>
            <w:left w:val="none" w:sz="0" w:space="0" w:color="auto"/>
            <w:bottom w:val="none" w:sz="0" w:space="0" w:color="auto"/>
            <w:right w:val="none" w:sz="0" w:space="0" w:color="auto"/>
          </w:divBdr>
        </w:div>
        <w:div w:id="755983456">
          <w:marLeft w:val="480"/>
          <w:marRight w:val="0"/>
          <w:marTop w:val="0"/>
          <w:marBottom w:val="0"/>
          <w:divBdr>
            <w:top w:val="none" w:sz="0" w:space="0" w:color="auto"/>
            <w:left w:val="none" w:sz="0" w:space="0" w:color="auto"/>
            <w:bottom w:val="none" w:sz="0" w:space="0" w:color="auto"/>
            <w:right w:val="none" w:sz="0" w:space="0" w:color="auto"/>
          </w:divBdr>
        </w:div>
        <w:div w:id="816842719">
          <w:marLeft w:val="480"/>
          <w:marRight w:val="0"/>
          <w:marTop w:val="0"/>
          <w:marBottom w:val="0"/>
          <w:divBdr>
            <w:top w:val="none" w:sz="0" w:space="0" w:color="auto"/>
            <w:left w:val="none" w:sz="0" w:space="0" w:color="auto"/>
            <w:bottom w:val="none" w:sz="0" w:space="0" w:color="auto"/>
            <w:right w:val="none" w:sz="0" w:space="0" w:color="auto"/>
          </w:divBdr>
        </w:div>
        <w:div w:id="825975786">
          <w:marLeft w:val="480"/>
          <w:marRight w:val="0"/>
          <w:marTop w:val="0"/>
          <w:marBottom w:val="0"/>
          <w:divBdr>
            <w:top w:val="none" w:sz="0" w:space="0" w:color="auto"/>
            <w:left w:val="none" w:sz="0" w:space="0" w:color="auto"/>
            <w:bottom w:val="none" w:sz="0" w:space="0" w:color="auto"/>
            <w:right w:val="none" w:sz="0" w:space="0" w:color="auto"/>
          </w:divBdr>
        </w:div>
        <w:div w:id="831143128">
          <w:marLeft w:val="480"/>
          <w:marRight w:val="0"/>
          <w:marTop w:val="0"/>
          <w:marBottom w:val="0"/>
          <w:divBdr>
            <w:top w:val="none" w:sz="0" w:space="0" w:color="auto"/>
            <w:left w:val="none" w:sz="0" w:space="0" w:color="auto"/>
            <w:bottom w:val="none" w:sz="0" w:space="0" w:color="auto"/>
            <w:right w:val="none" w:sz="0" w:space="0" w:color="auto"/>
          </w:divBdr>
        </w:div>
        <w:div w:id="837236037">
          <w:marLeft w:val="480"/>
          <w:marRight w:val="0"/>
          <w:marTop w:val="0"/>
          <w:marBottom w:val="0"/>
          <w:divBdr>
            <w:top w:val="none" w:sz="0" w:space="0" w:color="auto"/>
            <w:left w:val="none" w:sz="0" w:space="0" w:color="auto"/>
            <w:bottom w:val="none" w:sz="0" w:space="0" w:color="auto"/>
            <w:right w:val="none" w:sz="0" w:space="0" w:color="auto"/>
          </w:divBdr>
        </w:div>
        <w:div w:id="859003134">
          <w:marLeft w:val="480"/>
          <w:marRight w:val="0"/>
          <w:marTop w:val="0"/>
          <w:marBottom w:val="0"/>
          <w:divBdr>
            <w:top w:val="none" w:sz="0" w:space="0" w:color="auto"/>
            <w:left w:val="none" w:sz="0" w:space="0" w:color="auto"/>
            <w:bottom w:val="none" w:sz="0" w:space="0" w:color="auto"/>
            <w:right w:val="none" w:sz="0" w:space="0" w:color="auto"/>
          </w:divBdr>
        </w:div>
        <w:div w:id="884563318">
          <w:marLeft w:val="480"/>
          <w:marRight w:val="0"/>
          <w:marTop w:val="0"/>
          <w:marBottom w:val="0"/>
          <w:divBdr>
            <w:top w:val="none" w:sz="0" w:space="0" w:color="auto"/>
            <w:left w:val="none" w:sz="0" w:space="0" w:color="auto"/>
            <w:bottom w:val="none" w:sz="0" w:space="0" w:color="auto"/>
            <w:right w:val="none" w:sz="0" w:space="0" w:color="auto"/>
          </w:divBdr>
        </w:div>
        <w:div w:id="892280120">
          <w:marLeft w:val="480"/>
          <w:marRight w:val="0"/>
          <w:marTop w:val="0"/>
          <w:marBottom w:val="0"/>
          <w:divBdr>
            <w:top w:val="none" w:sz="0" w:space="0" w:color="auto"/>
            <w:left w:val="none" w:sz="0" w:space="0" w:color="auto"/>
            <w:bottom w:val="none" w:sz="0" w:space="0" w:color="auto"/>
            <w:right w:val="none" w:sz="0" w:space="0" w:color="auto"/>
          </w:divBdr>
        </w:div>
        <w:div w:id="903418387">
          <w:marLeft w:val="480"/>
          <w:marRight w:val="0"/>
          <w:marTop w:val="0"/>
          <w:marBottom w:val="0"/>
          <w:divBdr>
            <w:top w:val="none" w:sz="0" w:space="0" w:color="auto"/>
            <w:left w:val="none" w:sz="0" w:space="0" w:color="auto"/>
            <w:bottom w:val="none" w:sz="0" w:space="0" w:color="auto"/>
            <w:right w:val="none" w:sz="0" w:space="0" w:color="auto"/>
          </w:divBdr>
        </w:div>
        <w:div w:id="922026963">
          <w:marLeft w:val="480"/>
          <w:marRight w:val="0"/>
          <w:marTop w:val="0"/>
          <w:marBottom w:val="0"/>
          <w:divBdr>
            <w:top w:val="none" w:sz="0" w:space="0" w:color="auto"/>
            <w:left w:val="none" w:sz="0" w:space="0" w:color="auto"/>
            <w:bottom w:val="none" w:sz="0" w:space="0" w:color="auto"/>
            <w:right w:val="none" w:sz="0" w:space="0" w:color="auto"/>
          </w:divBdr>
        </w:div>
        <w:div w:id="937443192">
          <w:marLeft w:val="480"/>
          <w:marRight w:val="0"/>
          <w:marTop w:val="0"/>
          <w:marBottom w:val="0"/>
          <w:divBdr>
            <w:top w:val="none" w:sz="0" w:space="0" w:color="auto"/>
            <w:left w:val="none" w:sz="0" w:space="0" w:color="auto"/>
            <w:bottom w:val="none" w:sz="0" w:space="0" w:color="auto"/>
            <w:right w:val="none" w:sz="0" w:space="0" w:color="auto"/>
          </w:divBdr>
        </w:div>
        <w:div w:id="939526889">
          <w:marLeft w:val="480"/>
          <w:marRight w:val="0"/>
          <w:marTop w:val="0"/>
          <w:marBottom w:val="0"/>
          <w:divBdr>
            <w:top w:val="none" w:sz="0" w:space="0" w:color="auto"/>
            <w:left w:val="none" w:sz="0" w:space="0" w:color="auto"/>
            <w:bottom w:val="none" w:sz="0" w:space="0" w:color="auto"/>
            <w:right w:val="none" w:sz="0" w:space="0" w:color="auto"/>
          </w:divBdr>
        </w:div>
        <w:div w:id="976570625">
          <w:marLeft w:val="480"/>
          <w:marRight w:val="0"/>
          <w:marTop w:val="0"/>
          <w:marBottom w:val="0"/>
          <w:divBdr>
            <w:top w:val="none" w:sz="0" w:space="0" w:color="auto"/>
            <w:left w:val="none" w:sz="0" w:space="0" w:color="auto"/>
            <w:bottom w:val="none" w:sz="0" w:space="0" w:color="auto"/>
            <w:right w:val="none" w:sz="0" w:space="0" w:color="auto"/>
          </w:divBdr>
        </w:div>
        <w:div w:id="1016999561">
          <w:marLeft w:val="480"/>
          <w:marRight w:val="0"/>
          <w:marTop w:val="0"/>
          <w:marBottom w:val="0"/>
          <w:divBdr>
            <w:top w:val="none" w:sz="0" w:space="0" w:color="auto"/>
            <w:left w:val="none" w:sz="0" w:space="0" w:color="auto"/>
            <w:bottom w:val="none" w:sz="0" w:space="0" w:color="auto"/>
            <w:right w:val="none" w:sz="0" w:space="0" w:color="auto"/>
          </w:divBdr>
        </w:div>
        <w:div w:id="1018199928">
          <w:marLeft w:val="480"/>
          <w:marRight w:val="0"/>
          <w:marTop w:val="0"/>
          <w:marBottom w:val="0"/>
          <w:divBdr>
            <w:top w:val="none" w:sz="0" w:space="0" w:color="auto"/>
            <w:left w:val="none" w:sz="0" w:space="0" w:color="auto"/>
            <w:bottom w:val="none" w:sz="0" w:space="0" w:color="auto"/>
            <w:right w:val="none" w:sz="0" w:space="0" w:color="auto"/>
          </w:divBdr>
        </w:div>
        <w:div w:id="1108890052">
          <w:marLeft w:val="480"/>
          <w:marRight w:val="0"/>
          <w:marTop w:val="0"/>
          <w:marBottom w:val="0"/>
          <w:divBdr>
            <w:top w:val="none" w:sz="0" w:space="0" w:color="auto"/>
            <w:left w:val="none" w:sz="0" w:space="0" w:color="auto"/>
            <w:bottom w:val="none" w:sz="0" w:space="0" w:color="auto"/>
            <w:right w:val="none" w:sz="0" w:space="0" w:color="auto"/>
          </w:divBdr>
        </w:div>
        <w:div w:id="1118640784">
          <w:marLeft w:val="480"/>
          <w:marRight w:val="0"/>
          <w:marTop w:val="0"/>
          <w:marBottom w:val="0"/>
          <w:divBdr>
            <w:top w:val="none" w:sz="0" w:space="0" w:color="auto"/>
            <w:left w:val="none" w:sz="0" w:space="0" w:color="auto"/>
            <w:bottom w:val="none" w:sz="0" w:space="0" w:color="auto"/>
            <w:right w:val="none" w:sz="0" w:space="0" w:color="auto"/>
          </w:divBdr>
        </w:div>
        <w:div w:id="1154569099">
          <w:marLeft w:val="480"/>
          <w:marRight w:val="0"/>
          <w:marTop w:val="0"/>
          <w:marBottom w:val="0"/>
          <w:divBdr>
            <w:top w:val="none" w:sz="0" w:space="0" w:color="auto"/>
            <w:left w:val="none" w:sz="0" w:space="0" w:color="auto"/>
            <w:bottom w:val="none" w:sz="0" w:space="0" w:color="auto"/>
            <w:right w:val="none" w:sz="0" w:space="0" w:color="auto"/>
          </w:divBdr>
        </w:div>
        <w:div w:id="1171679946">
          <w:marLeft w:val="480"/>
          <w:marRight w:val="0"/>
          <w:marTop w:val="0"/>
          <w:marBottom w:val="0"/>
          <w:divBdr>
            <w:top w:val="none" w:sz="0" w:space="0" w:color="auto"/>
            <w:left w:val="none" w:sz="0" w:space="0" w:color="auto"/>
            <w:bottom w:val="none" w:sz="0" w:space="0" w:color="auto"/>
            <w:right w:val="none" w:sz="0" w:space="0" w:color="auto"/>
          </w:divBdr>
        </w:div>
        <w:div w:id="1181578632">
          <w:marLeft w:val="480"/>
          <w:marRight w:val="0"/>
          <w:marTop w:val="0"/>
          <w:marBottom w:val="0"/>
          <w:divBdr>
            <w:top w:val="none" w:sz="0" w:space="0" w:color="auto"/>
            <w:left w:val="none" w:sz="0" w:space="0" w:color="auto"/>
            <w:bottom w:val="none" w:sz="0" w:space="0" w:color="auto"/>
            <w:right w:val="none" w:sz="0" w:space="0" w:color="auto"/>
          </w:divBdr>
        </w:div>
        <w:div w:id="1202941356">
          <w:marLeft w:val="480"/>
          <w:marRight w:val="0"/>
          <w:marTop w:val="0"/>
          <w:marBottom w:val="0"/>
          <w:divBdr>
            <w:top w:val="none" w:sz="0" w:space="0" w:color="auto"/>
            <w:left w:val="none" w:sz="0" w:space="0" w:color="auto"/>
            <w:bottom w:val="none" w:sz="0" w:space="0" w:color="auto"/>
            <w:right w:val="none" w:sz="0" w:space="0" w:color="auto"/>
          </w:divBdr>
        </w:div>
        <w:div w:id="1224020319">
          <w:marLeft w:val="480"/>
          <w:marRight w:val="0"/>
          <w:marTop w:val="0"/>
          <w:marBottom w:val="0"/>
          <w:divBdr>
            <w:top w:val="none" w:sz="0" w:space="0" w:color="auto"/>
            <w:left w:val="none" w:sz="0" w:space="0" w:color="auto"/>
            <w:bottom w:val="none" w:sz="0" w:space="0" w:color="auto"/>
            <w:right w:val="none" w:sz="0" w:space="0" w:color="auto"/>
          </w:divBdr>
        </w:div>
        <w:div w:id="1272664030">
          <w:marLeft w:val="480"/>
          <w:marRight w:val="0"/>
          <w:marTop w:val="0"/>
          <w:marBottom w:val="0"/>
          <w:divBdr>
            <w:top w:val="none" w:sz="0" w:space="0" w:color="auto"/>
            <w:left w:val="none" w:sz="0" w:space="0" w:color="auto"/>
            <w:bottom w:val="none" w:sz="0" w:space="0" w:color="auto"/>
            <w:right w:val="none" w:sz="0" w:space="0" w:color="auto"/>
          </w:divBdr>
        </w:div>
        <w:div w:id="1286038323">
          <w:marLeft w:val="480"/>
          <w:marRight w:val="0"/>
          <w:marTop w:val="0"/>
          <w:marBottom w:val="0"/>
          <w:divBdr>
            <w:top w:val="none" w:sz="0" w:space="0" w:color="auto"/>
            <w:left w:val="none" w:sz="0" w:space="0" w:color="auto"/>
            <w:bottom w:val="none" w:sz="0" w:space="0" w:color="auto"/>
            <w:right w:val="none" w:sz="0" w:space="0" w:color="auto"/>
          </w:divBdr>
        </w:div>
        <w:div w:id="1305500801">
          <w:marLeft w:val="480"/>
          <w:marRight w:val="0"/>
          <w:marTop w:val="0"/>
          <w:marBottom w:val="0"/>
          <w:divBdr>
            <w:top w:val="none" w:sz="0" w:space="0" w:color="auto"/>
            <w:left w:val="none" w:sz="0" w:space="0" w:color="auto"/>
            <w:bottom w:val="none" w:sz="0" w:space="0" w:color="auto"/>
            <w:right w:val="none" w:sz="0" w:space="0" w:color="auto"/>
          </w:divBdr>
        </w:div>
        <w:div w:id="1310284899">
          <w:marLeft w:val="480"/>
          <w:marRight w:val="0"/>
          <w:marTop w:val="0"/>
          <w:marBottom w:val="0"/>
          <w:divBdr>
            <w:top w:val="none" w:sz="0" w:space="0" w:color="auto"/>
            <w:left w:val="none" w:sz="0" w:space="0" w:color="auto"/>
            <w:bottom w:val="none" w:sz="0" w:space="0" w:color="auto"/>
            <w:right w:val="none" w:sz="0" w:space="0" w:color="auto"/>
          </w:divBdr>
        </w:div>
        <w:div w:id="1339503669">
          <w:marLeft w:val="480"/>
          <w:marRight w:val="0"/>
          <w:marTop w:val="0"/>
          <w:marBottom w:val="0"/>
          <w:divBdr>
            <w:top w:val="none" w:sz="0" w:space="0" w:color="auto"/>
            <w:left w:val="none" w:sz="0" w:space="0" w:color="auto"/>
            <w:bottom w:val="none" w:sz="0" w:space="0" w:color="auto"/>
            <w:right w:val="none" w:sz="0" w:space="0" w:color="auto"/>
          </w:divBdr>
        </w:div>
        <w:div w:id="1366906608">
          <w:marLeft w:val="480"/>
          <w:marRight w:val="0"/>
          <w:marTop w:val="0"/>
          <w:marBottom w:val="0"/>
          <w:divBdr>
            <w:top w:val="none" w:sz="0" w:space="0" w:color="auto"/>
            <w:left w:val="none" w:sz="0" w:space="0" w:color="auto"/>
            <w:bottom w:val="none" w:sz="0" w:space="0" w:color="auto"/>
            <w:right w:val="none" w:sz="0" w:space="0" w:color="auto"/>
          </w:divBdr>
        </w:div>
        <w:div w:id="1367487046">
          <w:marLeft w:val="480"/>
          <w:marRight w:val="0"/>
          <w:marTop w:val="0"/>
          <w:marBottom w:val="0"/>
          <w:divBdr>
            <w:top w:val="none" w:sz="0" w:space="0" w:color="auto"/>
            <w:left w:val="none" w:sz="0" w:space="0" w:color="auto"/>
            <w:bottom w:val="none" w:sz="0" w:space="0" w:color="auto"/>
            <w:right w:val="none" w:sz="0" w:space="0" w:color="auto"/>
          </w:divBdr>
        </w:div>
        <w:div w:id="1417938384">
          <w:marLeft w:val="480"/>
          <w:marRight w:val="0"/>
          <w:marTop w:val="0"/>
          <w:marBottom w:val="0"/>
          <w:divBdr>
            <w:top w:val="none" w:sz="0" w:space="0" w:color="auto"/>
            <w:left w:val="none" w:sz="0" w:space="0" w:color="auto"/>
            <w:bottom w:val="none" w:sz="0" w:space="0" w:color="auto"/>
            <w:right w:val="none" w:sz="0" w:space="0" w:color="auto"/>
          </w:divBdr>
        </w:div>
        <w:div w:id="1458570093">
          <w:marLeft w:val="480"/>
          <w:marRight w:val="0"/>
          <w:marTop w:val="0"/>
          <w:marBottom w:val="0"/>
          <w:divBdr>
            <w:top w:val="none" w:sz="0" w:space="0" w:color="auto"/>
            <w:left w:val="none" w:sz="0" w:space="0" w:color="auto"/>
            <w:bottom w:val="none" w:sz="0" w:space="0" w:color="auto"/>
            <w:right w:val="none" w:sz="0" w:space="0" w:color="auto"/>
          </w:divBdr>
        </w:div>
        <w:div w:id="1539009118">
          <w:marLeft w:val="480"/>
          <w:marRight w:val="0"/>
          <w:marTop w:val="0"/>
          <w:marBottom w:val="0"/>
          <w:divBdr>
            <w:top w:val="none" w:sz="0" w:space="0" w:color="auto"/>
            <w:left w:val="none" w:sz="0" w:space="0" w:color="auto"/>
            <w:bottom w:val="none" w:sz="0" w:space="0" w:color="auto"/>
            <w:right w:val="none" w:sz="0" w:space="0" w:color="auto"/>
          </w:divBdr>
        </w:div>
        <w:div w:id="1628850804">
          <w:marLeft w:val="480"/>
          <w:marRight w:val="0"/>
          <w:marTop w:val="0"/>
          <w:marBottom w:val="0"/>
          <w:divBdr>
            <w:top w:val="none" w:sz="0" w:space="0" w:color="auto"/>
            <w:left w:val="none" w:sz="0" w:space="0" w:color="auto"/>
            <w:bottom w:val="none" w:sz="0" w:space="0" w:color="auto"/>
            <w:right w:val="none" w:sz="0" w:space="0" w:color="auto"/>
          </w:divBdr>
        </w:div>
        <w:div w:id="1660815145">
          <w:marLeft w:val="480"/>
          <w:marRight w:val="0"/>
          <w:marTop w:val="0"/>
          <w:marBottom w:val="0"/>
          <w:divBdr>
            <w:top w:val="none" w:sz="0" w:space="0" w:color="auto"/>
            <w:left w:val="none" w:sz="0" w:space="0" w:color="auto"/>
            <w:bottom w:val="none" w:sz="0" w:space="0" w:color="auto"/>
            <w:right w:val="none" w:sz="0" w:space="0" w:color="auto"/>
          </w:divBdr>
        </w:div>
        <w:div w:id="1694645577">
          <w:marLeft w:val="480"/>
          <w:marRight w:val="0"/>
          <w:marTop w:val="0"/>
          <w:marBottom w:val="0"/>
          <w:divBdr>
            <w:top w:val="none" w:sz="0" w:space="0" w:color="auto"/>
            <w:left w:val="none" w:sz="0" w:space="0" w:color="auto"/>
            <w:bottom w:val="none" w:sz="0" w:space="0" w:color="auto"/>
            <w:right w:val="none" w:sz="0" w:space="0" w:color="auto"/>
          </w:divBdr>
        </w:div>
        <w:div w:id="1704282061">
          <w:marLeft w:val="480"/>
          <w:marRight w:val="0"/>
          <w:marTop w:val="0"/>
          <w:marBottom w:val="0"/>
          <w:divBdr>
            <w:top w:val="none" w:sz="0" w:space="0" w:color="auto"/>
            <w:left w:val="none" w:sz="0" w:space="0" w:color="auto"/>
            <w:bottom w:val="none" w:sz="0" w:space="0" w:color="auto"/>
            <w:right w:val="none" w:sz="0" w:space="0" w:color="auto"/>
          </w:divBdr>
        </w:div>
        <w:div w:id="1730690761">
          <w:marLeft w:val="480"/>
          <w:marRight w:val="0"/>
          <w:marTop w:val="0"/>
          <w:marBottom w:val="0"/>
          <w:divBdr>
            <w:top w:val="none" w:sz="0" w:space="0" w:color="auto"/>
            <w:left w:val="none" w:sz="0" w:space="0" w:color="auto"/>
            <w:bottom w:val="none" w:sz="0" w:space="0" w:color="auto"/>
            <w:right w:val="none" w:sz="0" w:space="0" w:color="auto"/>
          </w:divBdr>
        </w:div>
        <w:div w:id="1744915200">
          <w:marLeft w:val="480"/>
          <w:marRight w:val="0"/>
          <w:marTop w:val="0"/>
          <w:marBottom w:val="0"/>
          <w:divBdr>
            <w:top w:val="none" w:sz="0" w:space="0" w:color="auto"/>
            <w:left w:val="none" w:sz="0" w:space="0" w:color="auto"/>
            <w:bottom w:val="none" w:sz="0" w:space="0" w:color="auto"/>
            <w:right w:val="none" w:sz="0" w:space="0" w:color="auto"/>
          </w:divBdr>
        </w:div>
        <w:div w:id="1774472802">
          <w:marLeft w:val="480"/>
          <w:marRight w:val="0"/>
          <w:marTop w:val="0"/>
          <w:marBottom w:val="0"/>
          <w:divBdr>
            <w:top w:val="none" w:sz="0" w:space="0" w:color="auto"/>
            <w:left w:val="none" w:sz="0" w:space="0" w:color="auto"/>
            <w:bottom w:val="none" w:sz="0" w:space="0" w:color="auto"/>
            <w:right w:val="none" w:sz="0" w:space="0" w:color="auto"/>
          </w:divBdr>
        </w:div>
        <w:div w:id="1780298024">
          <w:marLeft w:val="480"/>
          <w:marRight w:val="0"/>
          <w:marTop w:val="0"/>
          <w:marBottom w:val="0"/>
          <w:divBdr>
            <w:top w:val="none" w:sz="0" w:space="0" w:color="auto"/>
            <w:left w:val="none" w:sz="0" w:space="0" w:color="auto"/>
            <w:bottom w:val="none" w:sz="0" w:space="0" w:color="auto"/>
            <w:right w:val="none" w:sz="0" w:space="0" w:color="auto"/>
          </w:divBdr>
        </w:div>
        <w:div w:id="1831173824">
          <w:marLeft w:val="480"/>
          <w:marRight w:val="0"/>
          <w:marTop w:val="0"/>
          <w:marBottom w:val="0"/>
          <w:divBdr>
            <w:top w:val="none" w:sz="0" w:space="0" w:color="auto"/>
            <w:left w:val="none" w:sz="0" w:space="0" w:color="auto"/>
            <w:bottom w:val="none" w:sz="0" w:space="0" w:color="auto"/>
            <w:right w:val="none" w:sz="0" w:space="0" w:color="auto"/>
          </w:divBdr>
        </w:div>
        <w:div w:id="1833139244">
          <w:marLeft w:val="480"/>
          <w:marRight w:val="0"/>
          <w:marTop w:val="0"/>
          <w:marBottom w:val="0"/>
          <w:divBdr>
            <w:top w:val="none" w:sz="0" w:space="0" w:color="auto"/>
            <w:left w:val="none" w:sz="0" w:space="0" w:color="auto"/>
            <w:bottom w:val="none" w:sz="0" w:space="0" w:color="auto"/>
            <w:right w:val="none" w:sz="0" w:space="0" w:color="auto"/>
          </w:divBdr>
        </w:div>
        <w:div w:id="1850482082">
          <w:marLeft w:val="480"/>
          <w:marRight w:val="0"/>
          <w:marTop w:val="0"/>
          <w:marBottom w:val="0"/>
          <w:divBdr>
            <w:top w:val="none" w:sz="0" w:space="0" w:color="auto"/>
            <w:left w:val="none" w:sz="0" w:space="0" w:color="auto"/>
            <w:bottom w:val="none" w:sz="0" w:space="0" w:color="auto"/>
            <w:right w:val="none" w:sz="0" w:space="0" w:color="auto"/>
          </w:divBdr>
        </w:div>
        <w:div w:id="1875537583">
          <w:marLeft w:val="480"/>
          <w:marRight w:val="0"/>
          <w:marTop w:val="0"/>
          <w:marBottom w:val="0"/>
          <w:divBdr>
            <w:top w:val="none" w:sz="0" w:space="0" w:color="auto"/>
            <w:left w:val="none" w:sz="0" w:space="0" w:color="auto"/>
            <w:bottom w:val="none" w:sz="0" w:space="0" w:color="auto"/>
            <w:right w:val="none" w:sz="0" w:space="0" w:color="auto"/>
          </w:divBdr>
        </w:div>
        <w:div w:id="1875851367">
          <w:marLeft w:val="480"/>
          <w:marRight w:val="0"/>
          <w:marTop w:val="0"/>
          <w:marBottom w:val="0"/>
          <w:divBdr>
            <w:top w:val="none" w:sz="0" w:space="0" w:color="auto"/>
            <w:left w:val="none" w:sz="0" w:space="0" w:color="auto"/>
            <w:bottom w:val="none" w:sz="0" w:space="0" w:color="auto"/>
            <w:right w:val="none" w:sz="0" w:space="0" w:color="auto"/>
          </w:divBdr>
        </w:div>
        <w:div w:id="1879704638">
          <w:marLeft w:val="480"/>
          <w:marRight w:val="0"/>
          <w:marTop w:val="0"/>
          <w:marBottom w:val="0"/>
          <w:divBdr>
            <w:top w:val="none" w:sz="0" w:space="0" w:color="auto"/>
            <w:left w:val="none" w:sz="0" w:space="0" w:color="auto"/>
            <w:bottom w:val="none" w:sz="0" w:space="0" w:color="auto"/>
            <w:right w:val="none" w:sz="0" w:space="0" w:color="auto"/>
          </w:divBdr>
        </w:div>
        <w:div w:id="1895963929">
          <w:marLeft w:val="480"/>
          <w:marRight w:val="0"/>
          <w:marTop w:val="0"/>
          <w:marBottom w:val="0"/>
          <w:divBdr>
            <w:top w:val="none" w:sz="0" w:space="0" w:color="auto"/>
            <w:left w:val="none" w:sz="0" w:space="0" w:color="auto"/>
            <w:bottom w:val="none" w:sz="0" w:space="0" w:color="auto"/>
            <w:right w:val="none" w:sz="0" w:space="0" w:color="auto"/>
          </w:divBdr>
        </w:div>
        <w:div w:id="2072537372">
          <w:marLeft w:val="480"/>
          <w:marRight w:val="0"/>
          <w:marTop w:val="0"/>
          <w:marBottom w:val="0"/>
          <w:divBdr>
            <w:top w:val="none" w:sz="0" w:space="0" w:color="auto"/>
            <w:left w:val="none" w:sz="0" w:space="0" w:color="auto"/>
            <w:bottom w:val="none" w:sz="0" w:space="0" w:color="auto"/>
            <w:right w:val="none" w:sz="0" w:space="0" w:color="auto"/>
          </w:divBdr>
        </w:div>
        <w:div w:id="2079786931">
          <w:marLeft w:val="480"/>
          <w:marRight w:val="0"/>
          <w:marTop w:val="0"/>
          <w:marBottom w:val="0"/>
          <w:divBdr>
            <w:top w:val="none" w:sz="0" w:space="0" w:color="auto"/>
            <w:left w:val="none" w:sz="0" w:space="0" w:color="auto"/>
            <w:bottom w:val="none" w:sz="0" w:space="0" w:color="auto"/>
            <w:right w:val="none" w:sz="0" w:space="0" w:color="auto"/>
          </w:divBdr>
        </w:div>
        <w:div w:id="2081246376">
          <w:marLeft w:val="480"/>
          <w:marRight w:val="0"/>
          <w:marTop w:val="0"/>
          <w:marBottom w:val="0"/>
          <w:divBdr>
            <w:top w:val="none" w:sz="0" w:space="0" w:color="auto"/>
            <w:left w:val="none" w:sz="0" w:space="0" w:color="auto"/>
            <w:bottom w:val="none" w:sz="0" w:space="0" w:color="auto"/>
            <w:right w:val="none" w:sz="0" w:space="0" w:color="auto"/>
          </w:divBdr>
        </w:div>
        <w:div w:id="2094473235">
          <w:marLeft w:val="480"/>
          <w:marRight w:val="0"/>
          <w:marTop w:val="0"/>
          <w:marBottom w:val="0"/>
          <w:divBdr>
            <w:top w:val="none" w:sz="0" w:space="0" w:color="auto"/>
            <w:left w:val="none" w:sz="0" w:space="0" w:color="auto"/>
            <w:bottom w:val="none" w:sz="0" w:space="0" w:color="auto"/>
            <w:right w:val="none" w:sz="0" w:space="0" w:color="auto"/>
          </w:divBdr>
        </w:div>
        <w:div w:id="2107774307">
          <w:marLeft w:val="480"/>
          <w:marRight w:val="0"/>
          <w:marTop w:val="0"/>
          <w:marBottom w:val="0"/>
          <w:divBdr>
            <w:top w:val="none" w:sz="0" w:space="0" w:color="auto"/>
            <w:left w:val="none" w:sz="0" w:space="0" w:color="auto"/>
            <w:bottom w:val="none" w:sz="0" w:space="0" w:color="auto"/>
            <w:right w:val="none" w:sz="0" w:space="0" w:color="auto"/>
          </w:divBdr>
        </w:div>
        <w:div w:id="2131169656">
          <w:marLeft w:val="480"/>
          <w:marRight w:val="0"/>
          <w:marTop w:val="0"/>
          <w:marBottom w:val="0"/>
          <w:divBdr>
            <w:top w:val="none" w:sz="0" w:space="0" w:color="auto"/>
            <w:left w:val="none" w:sz="0" w:space="0" w:color="auto"/>
            <w:bottom w:val="none" w:sz="0" w:space="0" w:color="auto"/>
            <w:right w:val="none" w:sz="0" w:space="0" w:color="auto"/>
          </w:divBdr>
        </w:div>
      </w:divsChild>
    </w:div>
    <w:div w:id="442962886">
      <w:bodyDiv w:val="1"/>
      <w:marLeft w:val="0"/>
      <w:marRight w:val="0"/>
      <w:marTop w:val="0"/>
      <w:marBottom w:val="0"/>
      <w:divBdr>
        <w:top w:val="none" w:sz="0" w:space="0" w:color="auto"/>
        <w:left w:val="none" w:sz="0" w:space="0" w:color="auto"/>
        <w:bottom w:val="none" w:sz="0" w:space="0" w:color="auto"/>
        <w:right w:val="none" w:sz="0" w:space="0" w:color="auto"/>
      </w:divBdr>
    </w:div>
    <w:div w:id="442965239">
      <w:marLeft w:val="640"/>
      <w:marRight w:val="0"/>
      <w:marTop w:val="0"/>
      <w:marBottom w:val="0"/>
      <w:divBdr>
        <w:top w:val="none" w:sz="0" w:space="0" w:color="auto"/>
        <w:left w:val="none" w:sz="0" w:space="0" w:color="auto"/>
        <w:bottom w:val="none" w:sz="0" w:space="0" w:color="auto"/>
        <w:right w:val="none" w:sz="0" w:space="0" w:color="auto"/>
      </w:divBdr>
    </w:div>
    <w:div w:id="443109776">
      <w:marLeft w:val="640"/>
      <w:marRight w:val="0"/>
      <w:marTop w:val="0"/>
      <w:marBottom w:val="0"/>
      <w:divBdr>
        <w:top w:val="none" w:sz="0" w:space="0" w:color="auto"/>
        <w:left w:val="none" w:sz="0" w:space="0" w:color="auto"/>
        <w:bottom w:val="none" w:sz="0" w:space="0" w:color="auto"/>
        <w:right w:val="none" w:sz="0" w:space="0" w:color="auto"/>
      </w:divBdr>
    </w:div>
    <w:div w:id="443698997">
      <w:marLeft w:val="640"/>
      <w:marRight w:val="0"/>
      <w:marTop w:val="0"/>
      <w:marBottom w:val="0"/>
      <w:divBdr>
        <w:top w:val="none" w:sz="0" w:space="0" w:color="auto"/>
        <w:left w:val="none" w:sz="0" w:space="0" w:color="auto"/>
        <w:bottom w:val="none" w:sz="0" w:space="0" w:color="auto"/>
        <w:right w:val="none" w:sz="0" w:space="0" w:color="auto"/>
      </w:divBdr>
    </w:div>
    <w:div w:id="443963973">
      <w:marLeft w:val="640"/>
      <w:marRight w:val="0"/>
      <w:marTop w:val="0"/>
      <w:marBottom w:val="0"/>
      <w:divBdr>
        <w:top w:val="none" w:sz="0" w:space="0" w:color="auto"/>
        <w:left w:val="none" w:sz="0" w:space="0" w:color="auto"/>
        <w:bottom w:val="none" w:sz="0" w:space="0" w:color="auto"/>
        <w:right w:val="none" w:sz="0" w:space="0" w:color="auto"/>
      </w:divBdr>
    </w:div>
    <w:div w:id="444078140">
      <w:marLeft w:val="480"/>
      <w:marRight w:val="0"/>
      <w:marTop w:val="0"/>
      <w:marBottom w:val="0"/>
      <w:divBdr>
        <w:top w:val="none" w:sz="0" w:space="0" w:color="auto"/>
        <w:left w:val="none" w:sz="0" w:space="0" w:color="auto"/>
        <w:bottom w:val="none" w:sz="0" w:space="0" w:color="auto"/>
        <w:right w:val="none" w:sz="0" w:space="0" w:color="auto"/>
      </w:divBdr>
    </w:div>
    <w:div w:id="444926826">
      <w:marLeft w:val="640"/>
      <w:marRight w:val="0"/>
      <w:marTop w:val="0"/>
      <w:marBottom w:val="0"/>
      <w:divBdr>
        <w:top w:val="none" w:sz="0" w:space="0" w:color="auto"/>
        <w:left w:val="none" w:sz="0" w:space="0" w:color="auto"/>
        <w:bottom w:val="none" w:sz="0" w:space="0" w:color="auto"/>
        <w:right w:val="none" w:sz="0" w:space="0" w:color="auto"/>
      </w:divBdr>
    </w:div>
    <w:div w:id="445387610">
      <w:marLeft w:val="640"/>
      <w:marRight w:val="0"/>
      <w:marTop w:val="0"/>
      <w:marBottom w:val="0"/>
      <w:divBdr>
        <w:top w:val="none" w:sz="0" w:space="0" w:color="auto"/>
        <w:left w:val="none" w:sz="0" w:space="0" w:color="auto"/>
        <w:bottom w:val="none" w:sz="0" w:space="0" w:color="auto"/>
        <w:right w:val="none" w:sz="0" w:space="0" w:color="auto"/>
      </w:divBdr>
    </w:div>
    <w:div w:id="445393543">
      <w:marLeft w:val="640"/>
      <w:marRight w:val="0"/>
      <w:marTop w:val="0"/>
      <w:marBottom w:val="0"/>
      <w:divBdr>
        <w:top w:val="none" w:sz="0" w:space="0" w:color="auto"/>
        <w:left w:val="none" w:sz="0" w:space="0" w:color="auto"/>
        <w:bottom w:val="none" w:sz="0" w:space="0" w:color="auto"/>
        <w:right w:val="none" w:sz="0" w:space="0" w:color="auto"/>
      </w:divBdr>
    </w:div>
    <w:div w:id="445465813">
      <w:bodyDiv w:val="1"/>
      <w:marLeft w:val="0"/>
      <w:marRight w:val="0"/>
      <w:marTop w:val="0"/>
      <w:marBottom w:val="0"/>
      <w:divBdr>
        <w:top w:val="none" w:sz="0" w:space="0" w:color="auto"/>
        <w:left w:val="none" w:sz="0" w:space="0" w:color="auto"/>
        <w:bottom w:val="none" w:sz="0" w:space="0" w:color="auto"/>
        <w:right w:val="none" w:sz="0" w:space="0" w:color="auto"/>
      </w:divBdr>
    </w:div>
    <w:div w:id="445471880">
      <w:bodyDiv w:val="1"/>
      <w:marLeft w:val="0"/>
      <w:marRight w:val="0"/>
      <w:marTop w:val="0"/>
      <w:marBottom w:val="0"/>
      <w:divBdr>
        <w:top w:val="none" w:sz="0" w:space="0" w:color="auto"/>
        <w:left w:val="none" w:sz="0" w:space="0" w:color="auto"/>
        <w:bottom w:val="none" w:sz="0" w:space="0" w:color="auto"/>
        <w:right w:val="none" w:sz="0" w:space="0" w:color="auto"/>
      </w:divBdr>
      <w:divsChild>
        <w:div w:id="85420096">
          <w:marLeft w:val="480"/>
          <w:marRight w:val="0"/>
          <w:marTop w:val="0"/>
          <w:marBottom w:val="0"/>
          <w:divBdr>
            <w:top w:val="none" w:sz="0" w:space="0" w:color="auto"/>
            <w:left w:val="none" w:sz="0" w:space="0" w:color="auto"/>
            <w:bottom w:val="none" w:sz="0" w:space="0" w:color="auto"/>
            <w:right w:val="none" w:sz="0" w:space="0" w:color="auto"/>
          </w:divBdr>
        </w:div>
        <w:div w:id="103616450">
          <w:marLeft w:val="480"/>
          <w:marRight w:val="0"/>
          <w:marTop w:val="0"/>
          <w:marBottom w:val="0"/>
          <w:divBdr>
            <w:top w:val="none" w:sz="0" w:space="0" w:color="auto"/>
            <w:left w:val="none" w:sz="0" w:space="0" w:color="auto"/>
            <w:bottom w:val="none" w:sz="0" w:space="0" w:color="auto"/>
            <w:right w:val="none" w:sz="0" w:space="0" w:color="auto"/>
          </w:divBdr>
        </w:div>
        <w:div w:id="120418510">
          <w:marLeft w:val="480"/>
          <w:marRight w:val="0"/>
          <w:marTop w:val="0"/>
          <w:marBottom w:val="0"/>
          <w:divBdr>
            <w:top w:val="none" w:sz="0" w:space="0" w:color="auto"/>
            <w:left w:val="none" w:sz="0" w:space="0" w:color="auto"/>
            <w:bottom w:val="none" w:sz="0" w:space="0" w:color="auto"/>
            <w:right w:val="none" w:sz="0" w:space="0" w:color="auto"/>
          </w:divBdr>
        </w:div>
        <w:div w:id="129522851">
          <w:marLeft w:val="480"/>
          <w:marRight w:val="0"/>
          <w:marTop w:val="0"/>
          <w:marBottom w:val="0"/>
          <w:divBdr>
            <w:top w:val="none" w:sz="0" w:space="0" w:color="auto"/>
            <w:left w:val="none" w:sz="0" w:space="0" w:color="auto"/>
            <w:bottom w:val="none" w:sz="0" w:space="0" w:color="auto"/>
            <w:right w:val="none" w:sz="0" w:space="0" w:color="auto"/>
          </w:divBdr>
        </w:div>
        <w:div w:id="142283227">
          <w:marLeft w:val="480"/>
          <w:marRight w:val="0"/>
          <w:marTop w:val="0"/>
          <w:marBottom w:val="0"/>
          <w:divBdr>
            <w:top w:val="none" w:sz="0" w:space="0" w:color="auto"/>
            <w:left w:val="none" w:sz="0" w:space="0" w:color="auto"/>
            <w:bottom w:val="none" w:sz="0" w:space="0" w:color="auto"/>
            <w:right w:val="none" w:sz="0" w:space="0" w:color="auto"/>
          </w:divBdr>
        </w:div>
        <w:div w:id="217398037">
          <w:marLeft w:val="480"/>
          <w:marRight w:val="0"/>
          <w:marTop w:val="0"/>
          <w:marBottom w:val="0"/>
          <w:divBdr>
            <w:top w:val="none" w:sz="0" w:space="0" w:color="auto"/>
            <w:left w:val="none" w:sz="0" w:space="0" w:color="auto"/>
            <w:bottom w:val="none" w:sz="0" w:space="0" w:color="auto"/>
            <w:right w:val="none" w:sz="0" w:space="0" w:color="auto"/>
          </w:divBdr>
        </w:div>
        <w:div w:id="227569421">
          <w:marLeft w:val="480"/>
          <w:marRight w:val="0"/>
          <w:marTop w:val="0"/>
          <w:marBottom w:val="0"/>
          <w:divBdr>
            <w:top w:val="none" w:sz="0" w:space="0" w:color="auto"/>
            <w:left w:val="none" w:sz="0" w:space="0" w:color="auto"/>
            <w:bottom w:val="none" w:sz="0" w:space="0" w:color="auto"/>
            <w:right w:val="none" w:sz="0" w:space="0" w:color="auto"/>
          </w:divBdr>
        </w:div>
        <w:div w:id="232087972">
          <w:marLeft w:val="480"/>
          <w:marRight w:val="0"/>
          <w:marTop w:val="0"/>
          <w:marBottom w:val="0"/>
          <w:divBdr>
            <w:top w:val="none" w:sz="0" w:space="0" w:color="auto"/>
            <w:left w:val="none" w:sz="0" w:space="0" w:color="auto"/>
            <w:bottom w:val="none" w:sz="0" w:space="0" w:color="auto"/>
            <w:right w:val="none" w:sz="0" w:space="0" w:color="auto"/>
          </w:divBdr>
        </w:div>
        <w:div w:id="253368315">
          <w:marLeft w:val="480"/>
          <w:marRight w:val="0"/>
          <w:marTop w:val="0"/>
          <w:marBottom w:val="0"/>
          <w:divBdr>
            <w:top w:val="none" w:sz="0" w:space="0" w:color="auto"/>
            <w:left w:val="none" w:sz="0" w:space="0" w:color="auto"/>
            <w:bottom w:val="none" w:sz="0" w:space="0" w:color="auto"/>
            <w:right w:val="none" w:sz="0" w:space="0" w:color="auto"/>
          </w:divBdr>
        </w:div>
        <w:div w:id="285892534">
          <w:marLeft w:val="480"/>
          <w:marRight w:val="0"/>
          <w:marTop w:val="0"/>
          <w:marBottom w:val="0"/>
          <w:divBdr>
            <w:top w:val="none" w:sz="0" w:space="0" w:color="auto"/>
            <w:left w:val="none" w:sz="0" w:space="0" w:color="auto"/>
            <w:bottom w:val="none" w:sz="0" w:space="0" w:color="auto"/>
            <w:right w:val="none" w:sz="0" w:space="0" w:color="auto"/>
          </w:divBdr>
        </w:div>
        <w:div w:id="348264986">
          <w:marLeft w:val="480"/>
          <w:marRight w:val="0"/>
          <w:marTop w:val="0"/>
          <w:marBottom w:val="0"/>
          <w:divBdr>
            <w:top w:val="none" w:sz="0" w:space="0" w:color="auto"/>
            <w:left w:val="none" w:sz="0" w:space="0" w:color="auto"/>
            <w:bottom w:val="none" w:sz="0" w:space="0" w:color="auto"/>
            <w:right w:val="none" w:sz="0" w:space="0" w:color="auto"/>
          </w:divBdr>
        </w:div>
        <w:div w:id="360982587">
          <w:marLeft w:val="480"/>
          <w:marRight w:val="0"/>
          <w:marTop w:val="0"/>
          <w:marBottom w:val="0"/>
          <w:divBdr>
            <w:top w:val="none" w:sz="0" w:space="0" w:color="auto"/>
            <w:left w:val="none" w:sz="0" w:space="0" w:color="auto"/>
            <w:bottom w:val="none" w:sz="0" w:space="0" w:color="auto"/>
            <w:right w:val="none" w:sz="0" w:space="0" w:color="auto"/>
          </w:divBdr>
        </w:div>
        <w:div w:id="388965960">
          <w:marLeft w:val="480"/>
          <w:marRight w:val="0"/>
          <w:marTop w:val="0"/>
          <w:marBottom w:val="0"/>
          <w:divBdr>
            <w:top w:val="none" w:sz="0" w:space="0" w:color="auto"/>
            <w:left w:val="none" w:sz="0" w:space="0" w:color="auto"/>
            <w:bottom w:val="none" w:sz="0" w:space="0" w:color="auto"/>
            <w:right w:val="none" w:sz="0" w:space="0" w:color="auto"/>
          </w:divBdr>
        </w:div>
        <w:div w:id="421731496">
          <w:marLeft w:val="480"/>
          <w:marRight w:val="0"/>
          <w:marTop w:val="0"/>
          <w:marBottom w:val="0"/>
          <w:divBdr>
            <w:top w:val="none" w:sz="0" w:space="0" w:color="auto"/>
            <w:left w:val="none" w:sz="0" w:space="0" w:color="auto"/>
            <w:bottom w:val="none" w:sz="0" w:space="0" w:color="auto"/>
            <w:right w:val="none" w:sz="0" w:space="0" w:color="auto"/>
          </w:divBdr>
        </w:div>
        <w:div w:id="448016577">
          <w:marLeft w:val="480"/>
          <w:marRight w:val="0"/>
          <w:marTop w:val="0"/>
          <w:marBottom w:val="0"/>
          <w:divBdr>
            <w:top w:val="none" w:sz="0" w:space="0" w:color="auto"/>
            <w:left w:val="none" w:sz="0" w:space="0" w:color="auto"/>
            <w:bottom w:val="none" w:sz="0" w:space="0" w:color="auto"/>
            <w:right w:val="none" w:sz="0" w:space="0" w:color="auto"/>
          </w:divBdr>
        </w:div>
        <w:div w:id="457769222">
          <w:marLeft w:val="480"/>
          <w:marRight w:val="0"/>
          <w:marTop w:val="0"/>
          <w:marBottom w:val="0"/>
          <w:divBdr>
            <w:top w:val="none" w:sz="0" w:space="0" w:color="auto"/>
            <w:left w:val="none" w:sz="0" w:space="0" w:color="auto"/>
            <w:bottom w:val="none" w:sz="0" w:space="0" w:color="auto"/>
            <w:right w:val="none" w:sz="0" w:space="0" w:color="auto"/>
          </w:divBdr>
        </w:div>
        <w:div w:id="466510887">
          <w:marLeft w:val="480"/>
          <w:marRight w:val="0"/>
          <w:marTop w:val="0"/>
          <w:marBottom w:val="0"/>
          <w:divBdr>
            <w:top w:val="none" w:sz="0" w:space="0" w:color="auto"/>
            <w:left w:val="none" w:sz="0" w:space="0" w:color="auto"/>
            <w:bottom w:val="none" w:sz="0" w:space="0" w:color="auto"/>
            <w:right w:val="none" w:sz="0" w:space="0" w:color="auto"/>
          </w:divBdr>
        </w:div>
        <w:div w:id="468405247">
          <w:marLeft w:val="480"/>
          <w:marRight w:val="0"/>
          <w:marTop w:val="0"/>
          <w:marBottom w:val="0"/>
          <w:divBdr>
            <w:top w:val="none" w:sz="0" w:space="0" w:color="auto"/>
            <w:left w:val="none" w:sz="0" w:space="0" w:color="auto"/>
            <w:bottom w:val="none" w:sz="0" w:space="0" w:color="auto"/>
            <w:right w:val="none" w:sz="0" w:space="0" w:color="auto"/>
          </w:divBdr>
        </w:div>
        <w:div w:id="481122201">
          <w:marLeft w:val="480"/>
          <w:marRight w:val="0"/>
          <w:marTop w:val="0"/>
          <w:marBottom w:val="0"/>
          <w:divBdr>
            <w:top w:val="none" w:sz="0" w:space="0" w:color="auto"/>
            <w:left w:val="none" w:sz="0" w:space="0" w:color="auto"/>
            <w:bottom w:val="none" w:sz="0" w:space="0" w:color="auto"/>
            <w:right w:val="none" w:sz="0" w:space="0" w:color="auto"/>
          </w:divBdr>
        </w:div>
        <w:div w:id="517084529">
          <w:marLeft w:val="480"/>
          <w:marRight w:val="0"/>
          <w:marTop w:val="0"/>
          <w:marBottom w:val="0"/>
          <w:divBdr>
            <w:top w:val="none" w:sz="0" w:space="0" w:color="auto"/>
            <w:left w:val="none" w:sz="0" w:space="0" w:color="auto"/>
            <w:bottom w:val="none" w:sz="0" w:space="0" w:color="auto"/>
            <w:right w:val="none" w:sz="0" w:space="0" w:color="auto"/>
          </w:divBdr>
        </w:div>
        <w:div w:id="554662857">
          <w:marLeft w:val="480"/>
          <w:marRight w:val="0"/>
          <w:marTop w:val="0"/>
          <w:marBottom w:val="0"/>
          <w:divBdr>
            <w:top w:val="none" w:sz="0" w:space="0" w:color="auto"/>
            <w:left w:val="none" w:sz="0" w:space="0" w:color="auto"/>
            <w:bottom w:val="none" w:sz="0" w:space="0" w:color="auto"/>
            <w:right w:val="none" w:sz="0" w:space="0" w:color="auto"/>
          </w:divBdr>
        </w:div>
        <w:div w:id="563224122">
          <w:marLeft w:val="480"/>
          <w:marRight w:val="0"/>
          <w:marTop w:val="0"/>
          <w:marBottom w:val="0"/>
          <w:divBdr>
            <w:top w:val="none" w:sz="0" w:space="0" w:color="auto"/>
            <w:left w:val="none" w:sz="0" w:space="0" w:color="auto"/>
            <w:bottom w:val="none" w:sz="0" w:space="0" w:color="auto"/>
            <w:right w:val="none" w:sz="0" w:space="0" w:color="auto"/>
          </w:divBdr>
        </w:div>
        <w:div w:id="653340060">
          <w:marLeft w:val="480"/>
          <w:marRight w:val="0"/>
          <w:marTop w:val="0"/>
          <w:marBottom w:val="0"/>
          <w:divBdr>
            <w:top w:val="none" w:sz="0" w:space="0" w:color="auto"/>
            <w:left w:val="none" w:sz="0" w:space="0" w:color="auto"/>
            <w:bottom w:val="none" w:sz="0" w:space="0" w:color="auto"/>
            <w:right w:val="none" w:sz="0" w:space="0" w:color="auto"/>
          </w:divBdr>
        </w:div>
        <w:div w:id="691302047">
          <w:marLeft w:val="480"/>
          <w:marRight w:val="0"/>
          <w:marTop w:val="0"/>
          <w:marBottom w:val="0"/>
          <w:divBdr>
            <w:top w:val="none" w:sz="0" w:space="0" w:color="auto"/>
            <w:left w:val="none" w:sz="0" w:space="0" w:color="auto"/>
            <w:bottom w:val="none" w:sz="0" w:space="0" w:color="auto"/>
            <w:right w:val="none" w:sz="0" w:space="0" w:color="auto"/>
          </w:divBdr>
        </w:div>
        <w:div w:id="706180879">
          <w:marLeft w:val="480"/>
          <w:marRight w:val="0"/>
          <w:marTop w:val="0"/>
          <w:marBottom w:val="0"/>
          <w:divBdr>
            <w:top w:val="none" w:sz="0" w:space="0" w:color="auto"/>
            <w:left w:val="none" w:sz="0" w:space="0" w:color="auto"/>
            <w:bottom w:val="none" w:sz="0" w:space="0" w:color="auto"/>
            <w:right w:val="none" w:sz="0" w:space="0" w:color="auto"/>
          </w:divBdr>
        </w:div>
        <w:div w:id="731776002">
          <w:marLeft w:val="480"/>
          <w:marRight w:val="0"/>
          <w:marTop w:val="0"/>
          <w:marBottom w:val="0"/>
          <w:divBdr>
            <w:top w:val="none" w:sz="0" w:space="0" w:color="auto"/>
            <w:left w:val="none" w:sz="0" w:space="0" w:color="auto"/>
            <w:bottom w:val="none" w:sz="0" w:space="0" w:color="auto"/>
            <w:right w:val="none" w:sz="0" w:space="0" w:color="auto"/>
          </w:divBdr>
        </w:div>
        <w:div w:id="751976712">
          <w:marLeft w:val="480"/>
          <w:marRight w:val="0"/>
          <w:marTop w:val="0"/>
          <w:marBottom w:val="0"/>
          <w:divBdr>
            <w:top w:val="none" w:sz="0" w:space="0" w:color="auto"/>
            <w:left w:val="none" w:sz="0" w:space="0" w:color="auto"/>
            <w:bottom w:val="none" w:sz="0" w:space="0" w:color="auto"/>
            <w:right w:val="none" w:sz="0" w:space="0" w:color="auto"/>
          </w:divBdr>
        </w:div>
        <w:div w:id="760839272">
          <w:marLeft w:val="480"/>
          <w:marRight w:val="0"/>
          <w:marTop w:val="0"/>
          <w:marBottom w:val="0"/>
          <w:divBdr>
            <w:top w:val="none" w:sz="0" w:space="0" w:color="auto"/>
            <w:left w:val="none" w:sz="0" w:space="0" w:color="auto"/>
            <w:bottom w:val="none" w:sz="0" w:space="0" w:color="auto"/>
            <w:right w:val="none" w:sz="0" w:space="0" w:color="auto"/>
          </w:divBdr>
        </w:div>
        <w:div w:id="763115481">
          <w:marLeft w:val="480"/>
          <w:marRight w:val="0"/>
          <w:marTop w:val="0"/>
          <w:marBottom w:val="0"/>
          <w:divBdr>
            <w:top w:val="none" w:sz="0" w:space="0" w:color="auto"/>
            <w:left w:val="none" w:sz="0" w:space="0" w:color="auto"/>
            <w:bottom w:val="none" w:sz="0" w:space="0" w:color="auto"/>
            <w:right w:val="none" w:sz="0" w:space="0" w:color="auto"/>
          </w:divBdr>
        </w:div>
        <w:div w:id="778791439">
          <w:marLeft w:val="480"/>
          <w:marRight w:val="0"/>
          <w:marTop w:val="0"/>
          <w:marBottom w:val="0"/>
          <w:divBdr>
            <w:top w:val="none" w:sz="0" w:space="0" w:color="auto"/>
            <w:left w:val="none" w:sz="0" w:space="0" w:color="auto"/>
            <w:bottom w:val="none" w:sz="0" w:space="0" w:color="auto"/>
            <w:right w:val="none" w:sz="0" w:space="0" w:color="auto"/>
          </w:divBdr>
        </w:div>
        <w:div w:id="781647958">
          <w:marLeft w:val="480"/>
          <w:marRight w:val="0"/>
          <w:marTop w:val="0"/>
          <w:marBottom w:val="0"/>
          <w:divBdr>
            <w:top w:val="none" w:sz="0" w:space="0" w:color="auto"/>
            <w:left w:val="none" w:sz="0" w:space="0" w:color="auto"/>
            <w:bottom w:val="none" w:sz="0" w:space="0" w:color="auto"/>
            <w:right w:val="none" w:sz="0" w:space="0" w:color="auto"/>
          </w:divBdr>
        </w:div>
        <w:div w:id="787241115">
          <w:marLeft w:val="480"/>
          <w:marRight w:val="0"/>
          <w:marTop w:val="0"/>
          <w:marBottom w:val="0"/>
          <w:divBdr>
            <w:top w:val="none" w:sz="0" w:space="0" w:color="auto"/>
            <w:left w:val="none" w:sz="0" w:space="0" w:color="auto"/>
            <w:bottom w:val="none" w:sz="0" w:space="0" w:color="auto"/>
            <w:right w:val="none" w:sz="0" w:space="0" w:color="auto"/>
          </w:divBdr>
        </w:div>
        <w:div w:id="787893321">
          <w:marLeft w:val="480"/>
          <w:marRight w:val="0"/>
          <w:marTop w:val="0"/>
          <w:marBottom w:val="0"/>
          <w:divBdr>
            <w:top w:val="none" w:sz="0" w:space="0" w:color="auto"/>
            <w:left w:val="none" w:sz="0" w:space="0" w:color="auto"/>
            <w:bottom w:val="none" w:sz="0" w:space="0" w:color="auto"/>
            <w:right w:val="none" w:sz="0" w:space="0" w:color="auto"/>
          </w:divBdr>
        </w:div>
        <w:div w:id="877274700">
          <w:marLeft w:val="480"/>
          <w:marRight w:val="0"/>
          <w:marTop w:val="0"/>
          <w:marBottom w:val="0"/>
          <w:divBdr>
            <w:top w:val="none" w:sz="0" w:space="0" w:color="auto"/>
            <w:left w:val="none" w:sz="0" w:space="0" w:color="auto"/>
            <w:bottom w:val="none" w:sz="0" w:space="0" w:color="auto"/>
            <w:right w:val="none" w:sz="0" w:space="0" w:color="auto"/>
          </w:divBdr>
        </w:div>
        <w:div w:id="879630921">
          <w:marLeft w:val="480"/>
          <w:marRight w:val="0"/>
          <w:marTop w:val="0"/>
          <w:marBottom w:val="0"/>
          <w:divBdr>
            <w:top w:val="none" w:sz="0" w:space="0" w:color="auto"/>
            <w:left w:val="none" w:sz="0" w:space="0" w:color="auto"/>
            <w:bottom w:val="none" w:sz="0" w:space="0" w:color="auto"/>
            <w:right w:val="none" w:sz="0" w:space="0" w:color="auto"/>
          </w:divBdr>
        </w:div>
        <w:div w:id="883060672">
          <w:marLeft w:val="480"/>
          <w:marRight w:val="0"/>
          <w:marTop w:val="0"/>
          <w:marBottom w:val="0"/>
          <w:divBdr>
            <w:top w:val="none" w:sz="0" w:space="0" w:color="auto"/>
            <w:left w:val="none" w:sz="0" w:space="0" w:color="auto"/>
            <w:bottom w:val="none" w:sz="0" w:space="0" w:color="auto"/>
            <w:right w:val="none" w:sz="0" w:space="0" w:color="auto"/>
          </w:divBdr>
        </w:div>
        <w:div w:id="899756668">
          <w:marLeft w:val="480"/>
          <w:marRight w:val="0"/>
          <w:marTop w:val="0"/>
          <w:marBottom w:val="0"/>
          <w:divBdr>
            <w:top w:val="none" w:sz="0" w:space="0" w:color="auto"/>
            <w:left w:val="none" w:sz="0" w:space="0" w:color="auto"/>
            <w:bottom w:val="none" w:sz="0" w:space="0" w:color="auto"/>
            <w:right w:val="none" w:sz="0" w:space="0" w:color="auto"/>
          </w:divBdr>
        </w:div>
        <w:div w:id="917176509">
          <w:marLeft w:val="480"/>
          <w:marRight w:val="0"/>
          <w:marTop w:val="0"/>
          <w:marBottom w:val="0"/>
          <w:divBdr>
            <w:top w:val="none" w:sz="0" w:space="0" w:color="auto"/>
            <w:left w:val="none" w:sz="0" w:space="0" w:color="auto"/>
            <w:bottom w:val="none" w:sz="0" w:space="0" w:color="auto"/>
            <w:right w:val="none" w:sz="0" w:space="0" w:color="auto"/>
          </w:divBdr>
        </w:div>
        <w:div w:id="917252252">
          <w:marLeft w:val="480"/>
          <w:marRight w:val="0"/>
          <w:marTop w:val="0"/>
          <w:marBottom w:val="0"/>
          <w:divBdr>
            <w:top w:val="none" w:sz="0" w:space="0" w:color="auto"/>
            <w:left w:val="none" w:sz="0" w:space="0" w:color="auto"/>
            <w:bottom w:val="none" w:sz="0" w:space="0" w:color="auto"/>
            <w:right w:val="none" w:sz="0" w:space="0" w:color="auto"/>
          </w:divBdr>
        </w:div>
        <w:div w:id="1099642415">
          <w:marLeft w:val="480"/>
          <w:marRight w:val="0"/>
          <w:marTop w:val="0"/>
          <w:marBottom w:val="0"/>
          <w:divBdr>
            <w:top w:val="none" w:sz="0" w:space="0" w:color="auto"/>
            <w:left w:val="none" w:sz="0" w:space="0" w:color="auto"/>
            <w:bottom w:val="none" w:sz="0" w:space="0" w:color="auto"/>
            <w:right w:val="none" w:sz="0" w:space="0" w:color="auto"/>
          </w:divBdr>
        </w:div>
        <w:div w:id="1139616398">
          <w:marLeft w:val="480"/>
          <w:marRight w:val="0"/>
          <w:marTop w:val="0"/>
          <w:marBottom w:val="0"/>
          <w:divBdr>
            <w:top w:val="none" w:sz="0" w:space="0" w:color="auto"/>
            <w:left w:val="none" w:sz="0" w:space="0" w:color="auto"/>
            <w:bottom w:val="none" w:sz="0" w:space="0" w:color="auto"/>
            <w:right w:val="none" w:sz="0" w:space="0" w:color="auto"/>
          </w:divBdr>
        </w:div>
        <w:div w:id="1175918154">
          <w:marLeft w:val="480"/>
          <w:marRight w:val="0"/>
          <w:marTop w:val="0"/>
          <w:marBottom w:val="0"/>
          <w:divBdr>
            <w:top w:val="none" w:sz="0" w:space="0" w:color="auto"/>
            <w:left w:val="none" w:sz="0" w:space="0" w:color="auto"/>
            <w:bottom w:val="none" w:sz="0" w:space="0" w:color="auto"/>
            <w:right w:val="none" w:sz="0" w:space="0" w:color="auto"/>
          </w:divBdr>
        </w:div>
        <w:div w:id="1187593776">
          <w:marLeft w:val="480"/>
          <w:marRight w:val="0"/>
          <w:marTop w:val="0"/>
          <w:marBottom w:val="0"/>
          <w:divBdr>
            <w:top w:val="none" w:sz="0" w:space="0" w:color="auto"/>
            <w:left w:val="none" w:sz="0" w:space="0" w:color="auto"/>
            <w:bottom w:val="none" w:sz="0" w:space="0" w:color="auto"/>
            <w:right w:val="none" w:sz="0" w:space="0" w:color="auto"/>
          </w:divBdr>
        </w:div>
        <w:div w:id="1233084748">
          <w:marLeft w:val="480"/>
          <w:marRight w:val="0"/>
          <w:marTop w:val="0"/>
          <w:marBottom w:val="0"/>
          <w:divBdr>
            <w:top w:val="none" w:sz="0" w:space="0" w:color="auto"/>
            <w:left w:val="none" w:sz="0" w:space="0" w:color="auto"/>
            <w:bottom w:val="none" w:sz="0" w:space="0" w:color="auto"/>
            <w:right w:val="none" w:sz="0" w:space="0" w:color="auto"/>
          </w:divBdr>
        </w:div>
        <w:div w:id="1238595314">
          <w:marLeft w:val="480"/>
          <w:marRight w:val="0"/>
          <w:marTop w:val="0"/>
          <w:marBottom w:val="0"/>
          <w:divBdr>
            <w:top w:val="none" w:sz="0" w:space="0" w:color="auto"/>
            <w:left w:val="none" w:sz="0" w:space="0" w:color="auto"/>
            <w:bottom w:val="none" w:sz="0" w:space="0" w:color="auto"/>
            <w:right w:val="none" w:sz="0" w:space="0" w:color="auto"/>
          </w:divBdr>
        </w:div>
        <w:div w:id="1240945417">
          <w:marLeft w:val="480"/>
          <w:marRight w:val="0"/>
          <w:marTop w:val="0"/>
          <w:marBottom w:val="0"/>
          <w:divBdr>
            <w:top w:val="none" w:sz="0" w:space="0" w:color="auto"/>
            <w:left w:val="none" w:sz="0" w:space="0" w:color="auto"/>
            <w:bottom w:val="none" w:sz="0" w:space="0" w:color="auto"/>
            <w:right w:val="none" w:sz="0" w:space="0" w:color="auto"/>
          </w:divBdr>
        </w:div>
        <w:div w:id="1248229315">
          <w:marLeft w:val="480"/>
          <w:marRight w:val="0"/>
          <w:marTop w:val="0"/>
          <w:marBottom w:val="0"/>
          <w:divBdr>
            <w:top w:val="none" w:sz="0" w:space="0" w:color="auto"/>
            <w:left w:val="none" w:sz="0" w:space="0" w:color="auto"/>
            <w:bottom w:val="none" w:sz="0" w:space="0" w:color="auto"/>
            <w:right w:val="none" w:sz="0" w:space="0" w:color="auto"/>
          </w:divBdr>
        </w:div>
        <w:div w:id="1259824706">
          <w:marLeft w:val="480"/>
          <w:marRight w:val="0"/>
          <w:marTop w:val="0"/>
          <w:marBottom w:val="0"/>
          <w:divBdr>
            <w:top w:val="none" w:sz="0" w:space="0" w:color="auto"/>
            <w:left w:val="none" w:sz="0" w:space="0" w:color="auto"/>
            <w:bottom w:val="none" w:sz="0" w:space="0" w:color="auto"/>
            <w:right w:val="none" w:sz="0" w:space="0" w:color="auto"/>
          </w:divBdr>
        </w:div>
        <w:div w:id="1277523663">
          <w:marLeft w:val="480"/>
          <w:marRight w:val="0"/>
          <w:marTop w:val="0"/>
          <w:marBottom w:val="0"/>
          <w:divBdr>
            <w:top w:val="none" w:sz="0" w:space="0" w:color="auto"/>
            <w:left w:val="none" w:sz="0" w:space="0" w:color="auto"/>
            <w:bottom w:val="none" w:sz="0" w:space="0" w:color="auto"/>
            <w:right w:val="none" w:sz="0" w:space="0" w:color="auto"/>
          </w:divBdr>
        </w:div>
        <w:div w:id="1289162201">
          <w:marLeft w:val="480"/>
          <w:marRight w:val="0"/>
          <w:marTop w:val="0"/>
          <w:marBottom w:val="0"/>
          <w:divBdr>
            <w:top w:val="none" w:sz="0" w:space="0" w:color="auto"/>
            <w:left w:val="none" w:sz="0" w:space="0" w:color="auto"/>
            <w:bottom w:val="none" w:sz="0" w:space="0" w:color="auto"/>
            <w:right w:val="none" w:sz="0" w:space="0" w:color="auto"/>
          </w:divBdr>
        </w:div>
        <w:div w:id="1331443791">
          <w:marLeft w:val="480"/>
          <w:marRight w:val="0"/>
          <w:marTop w:val="0"/>
          <w:marBottom w:val="0"/>
          <w:divBdr>
            <w:top w:val="none" w:sz="0" w:space="0" w:color="auto"/>
            <w:left w:val="none" w:sz="0" w:space="0" w:color="auto"/>
            <w:bottom w:val="none" w:sz="0" w:space="0" w:color="auto"/>
            <w:right w:val="none" w:sz="0" w:space="0" w:color="auto"/>
          </w:divBdr>
        </w:div>
        <w:div w:id="1373533672">
          <w:marLeft w:val="480"/>
          <w:marRight w:val="0"/>
          <w:marTop w:val="0"/>
          <w:marBottom w:val="0"/>
          <w:divBdr>
            <w:top w:val="none" w:sz="0" w:space="0" w:color="auto"/>
            <w:left w:val="none" w:sz="0" w:space="0" w:color="auto"/>
            <w:bottom w:val="none" w:sz="0" w:space="0" w:color="auto"/>
            <w:right w:val="none" w:sz="0" w:space="0" w:color="auto"/>
          </w:divBdr>
        </w:div>
        <w:div w:id="1375078407">
          <w:marLeft w:val="480"/>
          <w:marRight w:val="0"/>
          <w:marTop w:val="0"/>
          <w:marBottom w:val="0"/>
          <w:divBdr>
            <w:top w:val="none" w:sz="0" w:space="0" w:color="auto"/>
            <w:left w:val="none" w:sz="0" w:space="0" w:color="auto"/>
            <w:bottom w:val="none" w:sz="0" w:space="0" w:color="auto"/>
            <w:right w:val="none" w:sz="0" w:space="0" w:color="auto"/>
          </w:divBdr>
        </w:div>
        <w:div w:id="1408727159">
          <w:marLeft w:val="480"/>
          <w:marRight w:val="0"/>
          <w:marTop w:val="0"/>
          <w:marBottom w:val="0"/>
          <w:divBdr>
            <w:top w:val="none" w:sz="0" w:space="0" w:color="auto"/>
            <w:left w:val="none" w:sz="0" w:space="0" w:color="auto"/>
            <w:bottom w:val="none" w:sz="0" w:space="0" w:color="auto"/>
            <w:right w:val="none" w:sz="0" w:space="0" w:color="auto"/>
          </w:divBdr>
        </w:div>
        <w:div w:id="1413891264">
          <w:marLeft w:val="480"/>
          <w:marRight w:val="0"/>
          <w:marTop w:val="0"/>
          <w:marBottom w:val="0"/>
          <w:divBdr>
            <w:top w:val="none" w:sz="0" w:space="0" w:color="auto"/>
            <w:left w:val="none" w:sz="0" w:space="0" w:color="auto"/>
            <w:bottom w:val="none" w:sz="0" w:space="0" w:color="auto"/>
            <w:right w:val="none" w:sz="0" w:space="0" w:color="auto"/>
          </w:divBdr>
        </w:div>
        <w:div w:id="1450583318">
          <w:marLeft w:val="480"/>
          <w:marRight w:val="0"/>
          <w:marTop w:val="0"/>
          <w:marBottom w:val="0"/>
          <w:divBdr>
            <w:top w:val="none" w:sz="0" w:space="0" w:color="auto"/>
            <w:left w:val="none" w:sz="0" w:space="0" w:color="auto"/>
            <w:bottom w:val="none" w:sz="0" w:space="0" w:color="auto"/>
            <w:right w:val="none" w:sz="0" w:space="0" w:color="auto"/>
          </w:divBdr>
        </w:div>
        <w:div w:id="1463889895">
          <w:marLeft w:val="480"/>
          <w:marRight w:val="0"/>
          <w:marTop w:val="0"/>
          <w:marBottom w:val="0"/>
          <w:divBdr>
            <w:top w:val="none" w:sz="0" w:space="0" w:color="auto"/>
            <w:left w:val="none" w:sz="0" w:space="0" w:color="auto"/>
            <w:bottom w:val="none" w:sz="0" w:space="0" w:color="auto"/>
            <w:right w:val="none" w:sz="0" w:space="0" w:color="auto"/>
          </w:divBdr>
        </w:div>
        <w:div w:id="1511870522">
          <w:marLeft w:val="480"/>
          <w:marRight w:val="0"/>
          <w:marTop w:val="0"/>
          <w:marBottom w:val="0"/>
          <w:divBdr>
            <w:top w:val="none" w:sz="0" w:space="0" w:color="auto"/>
            <w:left w:val="none" w:sz="0" w:space="0" w:color="auto"/>
            <w:bottom w:val="none" w:sz="0" w:space="0" w:color="auto"/>
            <w:right w:val="none" w:sz="0" w:space="0" w:color="auto"/>
          </w:divBdr>
        </w:div>
        <w:div w:id="1538545790">
          <w:marLeft w:val="480"/>
          <w:marRight w:val="0"/>
          <w:marTop w:val="0"/>
          <w:marBottom w:val="0"/>
          <w:divBdr>
            <w:top w:val="none" w:sz="0" w:space="0" w:color="auto"/>
            <w:left w:val="none" w:sz="0" w:space="0" w:color="auto"/>
            <w:bottom w:val="none" w:sz="0" w:space="0" w:color="auto"/>
            <w:right w:val="none" w:sz="0" w:space="0" w:color="auto"/>
          </w:divBdr>
        </w:div>
        <w:div w:id="1583828853">
          <w:marLeft w:val="480"/>
          <w:marRight w:val="0"/>
          <w:marTop w:val="0"/>
          <w:marBottom w:val="0"/>
          <w:divBdr>
            <w:top w:val="none" w:sz="0" w:space="0" w:color="auto"/>
            <w:left w:val="none" w:sz="0" w:space="0" w:color="auto"/>
            <w:bottom w:val="none" w:sz="0" w:space="0" w:color="auto"/>
            <w:right w:val="none" w:sz="0" w:space="0" w:color="auto"/>
          </w:divBdr>
        </w:div>
        <w:div w:id="1593972802">
          <w:marLeft w:val="480"/>
          <w:marRight w:val="0"/>
          <w:marTop w:val="0"/>
          <w:marBottom w:val="0"/>
          <w:divBdr>
            <w:top w:val="none" w:sz="0" w:space="0" w:color="auto"/>
            <w:left w:val="none" w:sz="0" w:space="0" w:color="auto"/>
            <w:bottom w:val="none" w:sz="0" w:space="0" w:color="auto"/>
            <w:right w:val="none" w:sz="0" w:space="0" w:color="auto"/>
          </w:divBdr>
        </w:div>
        <w:div w:id="1637102266">
          <w:marLeft w:val="480"/>
          <w:marRight w:val="0"/>
          <w:marTop w:val="0"/>
          <w:marBottom w:val="0"/>
          <w:divBdr>
            <w:top w:val="none" w:sz="0" w:space="0" w:color="auto"/>
            <w:left w:val="none" w:sz="0" w:space="0" w:color="auto"/>
            <w:bottom w:val="none" w:sz="0" w:space="0" w:color="auto"/>
            <w:right w:val="none" w:sz="0" w:space="0" w:color="auto"/>
          </w:divBdr>
        </w:div>
        <w:div w:id="1695182446">
          <w:marLeft w:val="480"/>
          <w:marRight w:val="0"/>
          <w:marTop w:val="0"/>
          <w:marBottom w:val="0"/>
          <w:divBdr>
            <w:top w:val="none" w:sz="0" w:space="0" w:color="auto"/>
            <w:left w:val="none" w:sz="0" w:space="0" w:color="auto"/>
            <w:bottom w:val="none" w:sz="0" w:space="0" w:color="auto"/>
            <w:right w:val="none" w:sz="0" w:space="0" w:color="auto"/>
          </w:divBdr>
        </w:div>
        <w:div w:id="1726828917">
          <w:marLeft w:val="480"/>
          <w:marRight w:val="0"/>
          <w:marTop w:val="0"/>
          <w:marBottom w:val="0"/>
          <w:divBdr>
            <w:top w:val="none" w:sz="0" w:space="0" w:color="auto"/>
            <w:left w:val="none" w:sz="0" w:space="0" w:color="auto"/>
            <w:bottom w:val="none" w:sz="0" w:space="0" w:color="auto"/>
            <w:right w:val="none" w:sz="0" w:space="0" w:color="auto"/>
          </w:divBdr>
        </w:div>
        <w:div w:id="1734503382">
          <w:marLeft w:val="480"/>
          <w:marRight w:val="0"/>
          <w:marTop w:val="0"/>
          <w:marBottom w:val="0"/>
          <w:divBdr>
            <w:top w:val="none" w:sz="0" w:space="0" w:color="auto"/>
            <w:left w:val="none" w:sz="0" w:space="0" w:color="auto"/>
            <w:bottom w:val="none" w:sz="0" w:space="0" w:color="auto"/>
            <w:right w:val="none" w:sz="0" w:space="0" w:color="auto"/>
          </w:divBdr>
        </w:div>
        <w:div w:id="1752388181">
          <w:marLeft w:val="480"/>
          <w:marRight w:val="0"/>
          <w:marTop w:val="0"/>
          <w:marBottom w:val="0"/>
          <w:divBdr>
            <w:top w:val="none" w:sz="0" w:space="0" w:color="auto"/>
            <w:left w:val="none" w:sz="0" w:space="0" w:color="auto"/>
            <w:bottom w:val="none" w:sz="0" w:space="0" w:color="auto"/>
            <w:right w:val="none" w:sz="0" w:space="0" w:color="auto"/>
          </w:divBdr>
        </w:div>
        <w:div w:id="1829242825">
          <w:marLeft w:val="480"/>
          <w:marRight w:val="0"/>
          <w:marTop w:val="0"/>
          <w:marBottom w:val="0"/>
          <w:divBdr>
            <w:top w:val="none" w:sz="0" w:space="0" w:color="auto"/>
            <w:left w:val="none" w:sz="0" w:space="0" w:color="auto"/>
            <w:bottom w:val="none" w:sz="0" w:space="0" w:color="auto"/>
            <w:right w:val="none" w:sz="0" w:space="0" w:color="auto"/>
          </w:divBdr>
        </w:div>
        <w:div w:id="1835224071">
          <w:marLeft w:val="480"/>
          <w:marRight w:val="0"/>
          <w:marTop w:val="0"/>
          <w:marBottom w:val="0"/>
          <w:divBdr>
            <w:top w:val="none" w:sz="0" w:space="0" w:color="auto"/>
            <w:left w:val="none" w:sz="0" w:space="0" w:color="auto"/>
            <w:bottom w:val="none" w:sz="0" w:space="0" w:color="auto"/>
            <w:right w:val="none" w:sz="0" w:space="0" w:color="auto"/>
          </w:divBdr>
        </w:div>
        <w:div w:id="1846630325">
          <w:marLeft w:val="480"/>
          <w:marRight w:val="0"/>
          <w:marTop w:val="0"/>
          <w:marBottom w:val="0"/>
          <w:divBdr>
            <w:top w:val="none" w:sz="0" w:space="0" w:color="auto"/>
            <w:left w:val="none" w:sz="0" w:space="0" w:color="auto"/>
            <w:bottom w:val="none" w:sz="0" w:space="0" w:color="auto"/>
            <w:right w:val="none" w:sz="0" w:space="0" w:color="auto"/>
          </w:divBdr>
        </w:div>
        <w:div w:id="1865442030">
          <w:marLeft w:val="480"/>
          <w:marRight w:val="0"/>
          <w:marTop w:val="0"/>
          <w:marBottom w:val="0"/>
          <w:divBdr>
            <w:top w:val="none" w:sz="0" w:space="0" w:color="auto"/>
            <w:left w:val="none" w:sz="0" w:space="0" w:color="auto"/>
            <w:bottom w:val="none" w:sz="0" w:space="0" w:color="auto"/>
            <w:right w:val="none" w:sz="0" w:space="0" w:color="auto"/>
          </w:divBdr>
        </w:div>
        <w:div w:id="1870213746">
          <w:marLeft w:val="480"/>
          <w:marRight w:val="0"/>
          <w:marTop w:val="0"/>
          <w:marBottom w:val="0"/>
          <w:divBdr>
            <w:top w:val="none" w:sz="0" w:space="0" w:color="auto"/>
            <w:left w:val="none" w:sz="0" w:space="0" w:color="auto"/>
            <w:bottom w:val="none" w:sz="0" w:space="0" w:color="auto"/>
            <w:right w:val="none" w:sz="0" w:space="0" w:color="auto"/>
          </w:divBdr>
        </w:div>
        <w:div w:id="1876885694">
          <w:marLeft w:val="480"/>
          <w:marRight w:val="0"/>
          <w:marTop w:val="0"/>
          <w:marBottom w:val="0"/>
          <w:divBdr>
            <w:top w:val="none" w:sz="0" w:space="0" w:color="auto"/>
            <w:left w:val="none" w:sz="0" w:space="0" w:color="auto"/>
            <w:bottom w:val="none" w:sz="0" w:space="0" w:color="auto"/>
            <w:right w:val="none" w:sz="0" w:space="0" w:color="auto"/>
          </w:divBdr>
        </w:div>
        <w:div w:id="1895119165">
          <w:marLeft w:val="480"/>
          <w:marRight w:val="0"/>
          <w:marTop w:val="0"/>
          <w:marBottom w:val="0"/>
          <w:divBdr>
            <w:top w:val="none" w:sz="0" w:space="0" w:color="auto"/>
            <w:left w:val="none" w:sz="0" w:space="0" w:color="auto"/>
            <w:bottom w:val="none" w:sz="0" w:space="0" w:color="auto"/>
            <w:right w:val="none" w:sz="0" w:space="0" w:color="auto"/>
          </w:divBdr>
        </w:div>
        <w:div w:id="1934624634">
          <w:marLeft w:val="480"/>
          <w:marRight w:val="0"/>
          <w:marTop w:val="0"/>
          <w:marBottom w:val="0"/>
          <w:divBdr>
            <w:top w:val="none" w:sz="0" w:space="0" w:color="auto"/>
            <w:left w:val="none" w:sz="0" w:space="0" w:color="auto"/>
            <w:bottom w:val="none" w:sz="0" w:space="0" w:color="auto"/>
            <w:right w:val="none" w:sz="0" w:space="0" w:color="auto"/>
          </w:divBdr>
        </w:div>
        <w:div w:id="1940405900">
          <w:marLeft w:val="480"/>
          <w:marRight w:val="0"/>
          <w:marTop w:val="0"/>
          <w:marBottom w:val="0"/>
          <w:divBdr>
            <w:top w:val="none" w:sz="0" w:space="0" w:color="auto"/>
            <w:left w:val="none" w:sz="0" w:space="0" w:color="auto"/>
            <w:bottom w:val="none" w:sz="0" w:space="0" w:color="auto"/>
            <w:right w:val="none" w:sz="0" w:space="0" w:color="auto"/>
          </w:divBdr>
        </w:div>
        <w:div w:id="1958028389">
          <w:marLeft w:val="480"/>
          <w:marRight w:val="0"/>
          <w:marTop w:val="0"/>
          <w:marBottom w:val="0"/>
          <w:divBdr>
            <w:top w:val="none" w:sz="0" w:space="0" w:color="auto"/>
            <w:left w:val="none" w:sz="0" w:space="0" w:color="auto"/>
            <w:bottom w:val="none" w:sz="0" w:space="0" w:color="auto"/>
            <w:right w:val="none" w:sz="0" w:space="0" w:color="auto"/>
          </w:divBdr>
        </w:div>
        <w:div w:id="1958101171">
          <w:marLeft w:val="480"/>
          <w:marRight w:val="0"/>
          <w:marTop w:val="0"/>
          <w:marBottom w:val="0"/>
          <w:divBdr>
            <w:top w:val="none" w:sz="0" w:space="0" w:color="auto"/>
            <w:left w:val="none" w:sz="0" w:space="0" w:color="auto"/>
            <w:bottom w:val="none" w:sz="0" w:space="0" w:color="auto"/>
            <w:right w:val="none" w:sz="0" w:space="0" w:color="auto"/>
          </w:divBdr>
        </w:div>
        <w:div w:id="2009600316">
          <w:marLeft w:val="480"/>
          <w:marRight w:val="0"/>
          <w:marTop w:val="0"/>
          <w:marBottom w:val="0"/>
          <w:divBdr>
            <w:top w:val="none" w:sz="0" w:space="0" w:color="auto"/>
            <w:left w:val="none" w:sz="0" w:space="0" w:color="auto"/>
            <w:bottom w:val="none" w:sz="0" w:space="0" w:color="auto"/>
            <w:right w:val="none" w:sz="0" w:space="0" w:color="auto"/>
          </w:divBdr>
        </w:div>
        <w:div w:id="2089882439">
          <w:marLeft w:val="480"/>
          <w:marRight w:val="0"/>
          <w:marTop w:val="0"/>
          <w:marBottom w:val="0"/>
          <w:divBdr>
            <w:top w:val="none" w:sz="0" w:space="0" w:color="auto"/>
            <w:left w:val="none" w:sz="0" w:space="0" w:color="auto"/>
            <w:bottom w:val="none" w:sz="0" w:space="0" w:color="auto"/>
            <w:right w:val="none" w:sz="0" w:space="0" w:color="auto"/>
          </w:divBdr>
        </w:div>
        <w:div w:id="2090226375">
          <w:marLeft w:val="480"/>
          <w:marRight w:val="0"/>
          <w:marTop w:val="0"/>
          <w:marBottom w:val="0"/>
          <w:divBdr>
            <w:top w:val="none" w:sz="0" w:space="0" w:color="auto"/>
            <w:left w:val="none" w:sz="0" w:space="0" w:color="auto"/>
            <w:bottom w:val="none" w:sz="0" w:space="0" w:color="auto"/>
            <w:right w:val="none" w:sz="0" w:space="0" w:color="auto"/>
          </w:divBdr>
        </w:div>
        <w:div w:id="2103649466">
          <w:marLeft w:val="480"/>
          <w:marRight w:val="0"/>
          <w:marTop w:val="0"/>
          <w:marBottom w:val="0"/>
          <w:divBdr>
            <w:top w:val="none" w:sz="0" w:space="0" w:color="auto"/>
            <w:left w:val="none" w:sz="0" w:space="0" w:color="auto"/>
            <w:bottom w:val="none" w:sz="0" w:space="0" w:color="auto"/>
            <w:right w:val="none" w:sz="0" w:space="0" w:color="auto"/>
          </w:divBdr>
        </w:div>
        <w:div w:id="2129665160">
          <w:marLeft w:val="480"/>
          <w:marRight w:val="0"/>
          <w:marTop w:val="0"/>
          <w:marBottom w:val="0"/>
          <w:divBdr>
            <w:top w:val="none" w:sz="0" w:space="0" w:color="auto"/>
            <w:left w:val="none" w:sz="0" w:space="0" w:color="auto"/>
            <w:bottom w:val="none" w:sz="0" w:space="0" w:color="auto"/>
            <w:right w:val="none" w:sz="0" w:space="0" w:color="auto"/>
          </w:divBdr>
        </w:div>
      </w:divsChild>
    </w:div>
    <w:div w:id="445542672">
      <w:bodyDiv w:val="1"/>
      <w:marLeft w:val="0"/>
      <w:marRight w:val="0"/>
      <w:marTop w:val="0"/>
      <w:marBottom w:val="0"/>
      <w:divBdr>
        <w:top w:val="none" w:sz="0" w:space="0" w:color="auto"/>
        <w:left w:val="none" w:sz="0" w:space="0" w:color="auto"/>
        <w:bottom w:val="none" w:sz="0" w:space="0" w:color="auto"/>
        <w:right w:val="none" w:sz="0" w:space="0" w:color="auto"/>
      </w:divBdr>
      <w:divsChild>
        <w:div w:id="69471366">
          <w:marLeft w:val="480"/>
          <w:marRight w:val="0"/>
          <w:marTop w:val="0"/>
          <w:marBottom w:val="0"/>
          <w:divBdr>
            <w:top w:val="none" w:sz="0" w:space="0" w:color="auto"/>
            <w:left w:val="none" w:sz="0" w:space="0" w:color="auto"/>
            <w:bottom w:val="none" w:sz="0" w:space="0" w:color="auto"/>
            <w:right w:val="none" w:sz="0" w:space="0" w:color="auto"/>
          </w:divBdr>
        </w:div>
        <w:div w:id="74326312">
          <w:marLeft w:val="480"/>
          <w:marRight w:val="0"/>
          <w:marTop w:val="0"/>
          <w:marBottom w:val="0"/>
          <w:divBdr>
            <w:top w:val="none" w:sz="0" w:space="0" w:color="auto"/>
            <w:left w:val="none" w:sz="0" w:space="0" w:color="auto"/>
            <w:bottom w:val="none" w:sz="0" w:space="0" w:color="auto"/>
            <w:right w:val="none" w:sz="0" w:space="0" w:color="auto"/>
          </w:divBdr>
        </w:div>
        <w:div w:id="85345152">
          <w:marLeft w:val="480"/>
          <w:marRight w:val="0"/>
          <w:marTop w:val="0"/>
          <w:marBottom w:val="0"/>
          <w:divBdr>
            <w:top w:val="none" w:sz="0" w:space="0" w:color="auto"/>
            <w:left w:val="none" w:sz="0" w:space="0" w:color="auto"/>
            <w:bottom w:val="none" w:sz="0" w:space="0" w:color="auto"/>
            <w:right w:val="none" w:sz="0" w:space="0" w:color="auto"/>
          </w:divBdr>
        </w:div>
        <w:div w:id="189954895">
          <w:marLeft w:val="480"/>
          <w:marRight w:val="0"/>
          <w:marTop w:val="0"/>
          <w:marBottom w:val="0"/>
          <w:divBdr>
            <w:top w:val="none" w:sz="0" w:space="0" w:color="auto"/>
            <w:left w:val="none" w:sz="0" w:space="0" w:color="auto"/>
            <w:bottom w:val="none" w:sz="0" w:space="0" w:color="auto"/>
            <w:right w:val="none" w:sz="0" w:space="0" w:color="auto"/>
          </w:divBdr>
        </w:div>
        <w:div w:id="209810411">
          <w:marLeft w:val="480"/>
          <w:marRight w:val="0"/>
          <w:marTop w:val="0"/>
          <w:marBottom w:val="0"/>
          <w:divBdr>
            <w:top w:val="none" w:sz="0" w:space="0" w:color="auto"/>
            <w:left w:val="none" w:sz="0" w:space="0" w:color="auto"/>
            <w:bottom w:val="none" w:sz="0" w:space="0" w:color="auto"/>
            <w:right w:val="none" w:sz="0" w:space="0" w:color="auto"/>
          </w:divBdr>
        </w:div>
        <w:div w:id="210847640">
          <w:marLeft w:val="480"/>
          <w:marRight w:val="0"/>
          <w:marTop w:val="0"/>
          <w:marBottom w:val="0"/>
          <w:divBdr>
            <w:top w:val="none" w:sz="0" w:space="0" w:color="auto"/>
            <w:left w:val="none" w:sz="0" w:space="0" w:color="auto"/>
            <w:bottom w:val="none" w:sz="0" w:space="0" w:color="auto"/>
            <w:right w:val="none" w:sz="0" w:space="0" w:color="auto"/>
          </w:divBdr>
        </w:div>
        <w:div w:id="221912678">
          <w:marLeft w:val="480"/>
          <w:marRight w:val="0"/>
          <w:marTop w:val="0"/>
          <w:marBottom w:val="0"/>
          <w:divBdr>
            <w:top w:val="none" w:sz="0" w:space="0" w:color="auto"/>
            <w:left w:val="none" w:sz="0" w:space="0" w:color="auto"/>
            <w:bottom w:val="none" w:sz="0" w:space="0" w:color="auto"/>
            <w:right w:val="none" w:sz="0" w:space="0" w:color="auto"/>
          </w:divBdr>
        </w:div>
        <w:div w:id="235476778">
          <w:marLeft w:val="480"/>
          <w:marRight w:val="0"/>
          <w:marTop w:val="0"/>
          <w:marBottom w:val="0"/>
          <w:divBdr>
            <w:top w:val="none" w:sz="0" w:space="0" w:color="auto"/>
            <w:left w:val="none" w:sz="0" w:space="0" w:color="auto"/>
            <w:bottom w:val="none" w:sz="0" w:space="0" w:color="auto"/>
            <w:right w:val="none" w:sz="0" w:space="0" w:color="auto"/>
          </w:divBdr>
        </w:div>
        <w:div w:id="275992415">
          <w:marLeft w:val="480"/>
          <w:marRight w:val="0"/>
          <w:marTop w:val="0"/>
          <w:marBottom w:val="0"/>
          <w:divBdr>
            <w:top w:val="none" w:sz="0" w:space="0" w:color="auto"/>
            <w:left w:val="none" w:sz="0" w:space="0" w:color="auto"/>
            <w:bottom w:val="none" w:sz="0" w:space="0" w:color="auto"/>
            <w:right w:val="none" w:sz="0" w:space="0" w:color="auto"/>
          </w:divBdr>
        </w:div>
        <w:div w:id="339042083">
          <w:marLeft w:val="480"/>
          <w:marRight w:val="0"/>
          <w:marTop w:val="0"/>
          <w:marBottom w:val="0"/>
          <w:divBdr>
            <w:top w:val="none" w:sz="0" w:space="0" w:color="auto"/>
            <w:left w:val="none" w:sz="0" w:space="0" w:color="auto"/>
            <w:bottom w:val="none" w:sz="0" w:space="0" w:color="auto"/>
            <w:right w:val="none" w:sz="0" w:space="0" w:color="auto"/>
          </w:divBdr>
        </w:div>
        <w:div w:id="434256339">
          <w:marLeft w:val="480"/>
          <w:marRight w:val="0"/>
          <w:marTop w:val="0"/>
          <w:marBottom w:val="0"/>
          <w:divBdr>
            <w:top w:val="none" w:sz="0" w:space="0" w:color="auto"/>
            <w:left w:val="none" w:sz="0" w:space="0" w:color="auto"/>
            <w:bottom w:val="none" w:sz="0" w:space="0" w:color="auto"/>
            <w:right w:val="none" w:sz="0" w:space="0" w:color="auto"/>
          </w:divBdr>
        </w:div>
        <w:div w:id="439420165">
          <w:marLeft w:val="480"/>
          <w:marRight w:val="0"/>
          <w:marTop w:val="0"/>
          <w:marBottom w:val="0"/>
          <w:divBdr>
            <w:top w:val="none" w:sz="0" w:space="0" w:color="auto"/>
            <w:left w:val="none" w:sz="0" w:space="0" w:color="auto"/>
            <w:bottom w:val="none" w:sz="0" w:space="0" w:color="auto"/>
            <w:right w:val="none" w:sz="0" w:space="0" w:color="auto"/>
          </w:divBdr>
        </w:div>
        <w:div w:id="442649380">
          <w:marLeft w:val="480"/>
          <w:marRight w:val="0"/>
          <w:marTop w:val="0"/>
          <w:marBottom w:val="0"/>
          <w:divBdr>
            <w:top w:val="none" w:sz="0" w:space="0" w:color="auto"/>
            <w:left w:val="none" w:sz="0" w:space="0" w:color="auto"/>
            <w:bottom w:val="none" w:sz="0" w:space="0" w:color="auto"/>
            <w:right w:val="none" w:sz="0" w:space="0" w:color="auto"/>
          </w:divBdr>
        </w:div>
        <w:div w:id="480776054">
          <w:marLeft w:val="480"/>
          <w:marRight w:val="0"/>
          <w:marTop w:val="0"/>
          <w:marBottom w:val="0"/>
          <w:divBdr>
            <w:top w:val="none" w:sz="0" w:space="0" w:color="auto"/>
            <w:left w:val="none" w:sz="0" w:space="0" w:color="auto"/>
            <w:bottom w:val="none" w:sz="0" w:space="0" w:color="auto"/>
            <w:right w:val="none" w:sz="0" w:space="0" w:color="auto"/>
          </w:divBdr>
        </w:div>
        <w:div w:id="489055730">
          <w:marLeft w:val="480"/>
          <w:marRight w:val="0"/>
          <w:marTop w:val="0"/>
          <w:marBottom w:val="0"/>
          <w:divBdr>
            <w:top w:val="none" w:sz="0" w:space="0" w:color="auto"/>
            <w:left w:val="none" w:sz="0" w:space="0" w:color="auto"/>
            <w:bottom w:val="none" w:sz="0" w:space="0" w:color="auto"/>
            <w:right w:val="none" w:sz="0" w:space="0" w:color="auto"/>
          </w:divBdr>
        </w:div>
        <w:div w:id="548228680">
          <w:marLeft w:val="480"/>
          <w:marRight w:val="0"/>
          <w:marTop w:val="0"/>
          <w:marBottom w:val="0"/>
          <w:divBdr>
            <w:top w:val="none" w:sz="0" w:space="0" w:color="auto"/>
            <w:left w:val="none" w:sz="0" w:space="0" w:color="auto"/>
            <w:bottom w:val="none" w:sz="0" w:space="0" w:color="auto"/>
            <w:right w:val="none" w:sz="0" w:space="0" w:color="auto"/>
          </w:divBdr>
        </w:div>
        <w:div w:id="548539340">
          <w:marLeft w:val="480"/>
          <w:marRight w:val="0"/>
          <w:marTop w:val="0"/>
          <w:marBottom w:val="0"/>
          <w:divBdr>
            <w:top w:val="none" w:sz="0" w:space="0" w:color="auto"/>
            <w:left w:val="none" w:sz="0" w:space="0" w:color="auto"/>
            <w:bottom w:val="none" w:sz="0" w:space="0" w:color="auto"/>
            <w:right w:val="none" w:sz="0" w:space="0" w:color="auto"/>
          </w:divBdr>
        </w:div>
        <w:div w:id="553583393">
          <w:marLeft w:val="480"/>
          <w:marRight w:val="0"/>
          <w:marTop w:val="0"/>
          <w:marBottom w:val="0"/>
          <w:divBdr>
            <w:top w:val="none" w:sz="0" w:space="0" w:color="auto"/>
            <w:left w:val="none" w:sz="0" w:space="0" w:color="auto"/>
            <w:bottom w:val="none" w:sz="0" w:space="0" w:color="auto"/>
            <w:right w:val="none" w:sz="0" w:space="0" w:color="auto"/>
          </w:divBdr>
        </w:div>
        <w:div w:id="580985428">
          <w:marLeft w:val="480"/>
          <w:marRight w:val="0"/>
          <w:marTop w:val="0"/>
          <w:marBottom w:val="0"/>
          <w:divBdr>
            <w:top w:val="none" w:sz="0" w:space="0" w:color="auto"/>
            <w:left w:val="none" w:sz="0" w:space="0" w:color="auto"/>
            <w:bottom w:val="none" w:sz="0" w:space="0" w:color="auto"/>
            <w:right w:val="none" w:sz="0" w:space="0" w:color="auto"/>
          </w:divBdr>
        </w:div>
        <w:div w:id="654338701">
          <w:marLeft w:val="480"/>
          <w:marRight w:val="0"/>
          <w:marTop w:val="0"/>
          <w:marBottom w:val="0"/>
          <w:divBdr>
            <w:top w:val="none" w:sz="0" w:space="0" w:color="auto"/>
            <w:left w:val="none" w:sz="0" w:space="0" w:color="auto"/>
            <w:bottom w:val="none" w:sz="0" w:space="0" w:color="auto"/>
            <w:right w:val="none" w:sz="0" w:space="0" w:color="auto"/>
          </w:divBdr>
        </w:div>
        <w:div w:id="660281640">
          <w:marLeft w:val="480"/>
          <w:marRight w:val="0"/>
          <w:marTop w:val="0"/>
          <w:marBottom w:val="0"/>
          <w:divBdr>
            <w:top w:val="none" w:sz="0" w:space="0" w:color="auto"/>
            <w:left w:val="none" w:sz="0" w:space="0" w:color="auto"/>
            <w:bottom w:val="none" w:sz="0" w:space="0" w:color="auto"/>
            <w:right w:val="none" w:sz="0" w:space="0" w:color="auto"/>
          </w:divBdr>
        </w:div>
        <w:div w:id="679622889">
          <w:marLeft w:val="480"/>
          <w:marRight w:val="0"/>
          <w:marTop w:val="0"/>
          <w:marBottom w:val="0"/>
          <w:divBdr>
            <w:top w:val="none" w:sz="0" w:space="0" w:color="auto"/>
            <w:left w:val="none" w:sz="0" w:space="0" w:color="auto"/>
            <w:bottom w:val="none" w:sz="0" w:space="0" w:color="auto"/>
            <w:right w:val="none" w:sz="0" w:space="0" w:color="auto"/>
          </w:divBdr>
        </w:div>
        <w:div w:id="729114489">
          <w:marLeft w:val="480"/>
          <w:marRight w:val="0"/>
          <w:marTop w:val="0"/>
          <w:marBottom w:val="0"/>
          <w:divBdr>
            <w:top w:val="none" w:sz="0" w:space="0" w:color="auto"/>
            <w:left w:val="none" w:sz="0" w:space="0" w:color="auto"/>
            <w:bottom w:val="none" w:sz="0" w:space="0" w:color="auto"/>
            <w:right w:val="none" w:sz="0" w:space="0" w:color="auto"/>
          </w:divBdr>
        </w:div>
        <w:div w:id="862061292">
          <w:marLeft w:val="480"/>
          <w:marRight w:val="0"/>
          <w:marTop w:val="0"/>
          <w:marBottom w:val="0"/>
          <w:divBdr>
            <w:top w:val="none" w:sz="0" w:space="0" w:color="auto"/>
            <w:left w:val="none" w:sz="0" w:space="0" w:color="auto"/>
            <w:bottom w:val="none" w:sz="0" w:space="0" w:color="auto"/>
            <w:right w:val="none" w:sz="0" w:space="0" w:color="auto"/>
          </w:divBdr>
        </w:div>
        <w:div w:id="864976340">
          <w:marLeft w:val="480"/>
          <w:marRight w:val="0"/>
          <w:marTop w:val="0"/>
          <w:marBottom w:val="0"/>
          <w:divBdr>
            <w:top w:val="none" w:sz="0" w:space="0" w:color="auto"/>
            <w:left w:val="none" w:sz="0" w:space="0" w:color="auto"/>
            <w:bottom w:val="none" w:sz="0" w:space="0" w:color="auto"/>
            <w:right w:val="none" w:sz="0" w:space="0" w:color="auto"/>
          </w:divBdr>
        </w:div>
        <w:div w:id="888495011">
          <w:marLeft w:val="480"/>
          <w:marRight w:val="0"/>
          <w:marTop w:val="0"/>
          <w:marBottom w:val="0"/>
          <w:divBdr>
            <w:top w:val="none" w:sz="0" w:space="0" w:color="auto"/>
            <w:left w:val="none" w:sz="0" w:space="0" w:color="auto"/>
            <w:bottom w:val="none" w:sz="0" w:space="0" w:color="auto"/>
            <w:right w:val="none" w:sz="0" w:space="0" w:color="auto"/>
          </w:divBdr>
        </w:div>
        <w:div w:id="911740199">
          <w:marLeft w:val="480"/>
          <w:marRight w:val="0"/>
          <w:marTop w:val="0"/>
          <w:marBottom w:val="0"/>
          <w:divBdr>
            <w:top w:val="none" w:sz="0" w:space="0" w:color="auto"/>
            <w:left w:val="none" w:sz="0" w:space="0" w:color="auto"/>
            <w:bottom w:val="none" w:sz="0" w:space="0" w:color="auto"/>
            <w:right w:val="none" w:sz="0" w:space="0" w:color="auto"/>
          </w:divBdr>
        </w:div>
        <w:div w:id="968896758">
          <w:marLeft w:val="480"/>
          <w:marRight w:val="0"/>
          <w:marTop w:val="0"/>
          <w:marBottom w:val="0"/>
          <w:divBdr>
            <w:top w:val="none" w:sz="0" w:space="0" w:color="auto"/>
            <w:left w:val="none" w:sz="0" w:space="0" w:color="auto"/>
            <w:bottom w:val="none" w:sz="0" w:space="0" w:color="auto"/>
            <w:right w:val="none" w:sz="0" w:space="0" w:color="auto"/>
          </w:divBdr>
        </w:div>
        <w:div w:id="1053046728">
          <w:marLeft w:val="480"/>
          <w:marRight w:val="0"/>
          <w:marTop w:val="0"/>
          <w:marBottom w:val="0"/>
          <w:divBdr>
            <w:top w:val="none" w:sz="0" w:space="0" w:color="auto"/>
            <w:left w:val="none" w:sz="0" w:space="0" w:color="auto"/>
            <w:bottom w:val="none" w:sz="0" w:space="0" w:color="auto"/>
            <w:right w:val="none" w:sz="0" w:space="0" w:color="auto"/>
          </w:divBdr>
        </w:div>
        <w:div w:id="1114439965">
          <w:marLeft w:val="480"/>
          <w:marRight w:val="0"/>
          <w:marTop w:val="0"/>
          <w:marBottom w:val="0"/>
          <w:divBdr>
            <w:top w:val="none" w:sz="0" w:space="0" w:color="auto"/>
            <w:left w:val="none" w:sz="0" w:space="0" w:color="auto"/>
            <w:bottom w:val="none" w:sz="0" w:space="0" w:color="auto"/>
            <w:right w:val="none" w:sz="0" w:space="0" w:color="auto"/>
          </w:divBdr>
        </w:div>
        <w:div w:id="1203404120">
          <w:marLeft w:val="480"/>
          <w:marRight w:val="0"/>
          <w:marTop w:val="0"/>
          <w:marBottom w:val="0"/>
          <w:divBdr>
            <w:top w:val="none" w:sz="0" w:space="0" w:color="auto"/>
            <w:left w:val="none" w:sz="0" w:space="0" w:color="auto"/>
            <w:bottom w:val="none" w:sz="0" w:space="0" w:color="auto"/>
            <w:right w:val="none" w:sz="0" w:space="0" w:color="auto"/>
          </w:divBdr>
        </w:div>
        <w:div w:id="1315522448">
          <w:marLeft w:val="480"/>
          <w:marRight w:val="0"/>
          <w:marTop w:val="0"/>
          <w:marBottom w:val="0"/>
          <w:divBdr>
            <w:top w:val="none" w:sz="0" w:space="0" w:color="auto"/>
            <w:left w:val="none" w:sz="0" w:space="0" w:color="auto"/>
            <w:bottom w:val="none" w:sz="0" w:space="0" w:color="auto"/>
            <w:right w:val="none" w:sz="0" w:space="0" w:color="auto"/>
          </w:divBdr>
        </w:div>
        <w:div w:id="1328483835">
          <w:marLeft w:val="480"/>
          <w:marRight w:val="0"/>
          <w:marTop w:val="0"/>
          <w:marBottom w:val="0"/>
          <w:divBdr>
            <w:top w:val="none" w:sz="0" w:space="0" w:color="auto"/>
            <w:left w:val="none" w:sz="0" w:space="0" w:color="auto"/>
            <w:bottom w:val="none" w:sz="0" w:space="0" w:color="auto"/>
            <w:right w:val="none" w:sz="0" w:space="0" w:color="auto"/>
          </w:divBdr>
        </w:div>
        <w:div w:id="1333600609">
          <w:marLeft w:val="480"/>
          <w:marRight w:val="0"/>
          <w:marTop w:val="0"/>
          <w:marBottom w:val="0"/>
          <w:divBdr>
            <w:top w:val="none" w:sz="0" w:space="0" w:color="auto"/>
            <w:left w:val="none" w:sz="0" w:space="0" w:color="auto"/>
            <w:bottom w:val="none" w:sz="0" w:space="0" w:color="auto"/>
            <w:right w:val="none" w:sz="0" w:space="0" w:color="auto"/>
          </w:divBdr>
        </w:div>
        <w:div w:id="1354070079">
          <w:marLeft w:val="480"/>
          <w:marRight w:val="0"/>
          <w:marTop w:val="0"/>
          <w:marBottom w:val="0"/>
          <w:divBdr>
            <w:top w:val="none" w:sz="0" w:space="0" w:color="auto"/>
            <w:left w:val="none" w:sz="0" w:space="0" w:color="auto"/>
            <w:bottom w:val="none" w:sz="0" w:space="0" w:color="auto"/>
            <w:right w:val="none" w:sz="0" w:space="0" w:color="auto"/>
          </w:divBdr>
        </w:div>
        <w:div w:id="1435127872">
          <w:marLeft w:val="480"/>
          <w:marRight w:val="0"/>
          <w:marTop w:val="0"/>
          <w:marBottom w:val="0"/>
          <w:divBdr>
            <w:top w:val="none" w:sz="0" w:space="0" w:color="auto"/>
            <w:left w:val="none" w:sz="0" w:space="0" w:color="auto"/>
            <w:bottom w:val="none" w:sz="0" w:space="0" w:color="auto"/>
            <w:right w:val="none" w:sz="0" w:space="0" w:color="auto"/>
          </w:divBdr>
        </w:div>
        <w:div w:id="1438714582">
          <w:marLeft w:val="480"/>
          <w:marRight w:val="0"/>
          <w:marTop w:val="0"/>
          <w:marBottom w:val="0"/>
          <w:divBdr>
            <w:top w:val="none" w:sz="0" w:space="0" w:color="auto"/>
            <w:left w:val="none" w:sz="0" w:space="0" w:color="auto"/>
            <w:bottom w:val="none" w:sz="0" w:space="0" w:color="auto"/>
            <w:right w:val="none" w:sz="0" w:space="0" w:color="auto"/>
          </w:divBdr>
        </w:div>
        <w:div w:id="1603758456">
          <w:marLeft w:val="480"/>
          <w:marRight w:val="0"/>
          <w:marTop w:val="0"/>
          <w:marBottom w:val="0"/>
          <w:divBdr>
            <w:top w:val="none" w:sz="0" w:space="0" w:color="auto"/>
            <w:left w:val="none" w:sz="0" w:space="0" w:color="auto"/>
            <w:bottom w:val="none" w:sz="0" w:space="0" w:color="auto"/>
            <w:right w:val="none" w:sz="0" w:space="0" w:color="auto"/>
          </w:divBdr>
        </w:div>
        <w:div w:id="1604923319">
          <w:marLeft w:val="480"/>
          <w:marRight w:val="0"/>
          <w:marTop w:val="0"/>
          <w:marBottom w:val="0"/>
          <w:divBdr>
            <w:top w:val="none" w:sz="0" w:space="0" w:color="auto"/>
            <w:left w:val="none" w:sz="0" w:space="0" w:color="auto"/>
            <w:bottom w:val="none" w:sz="0" w:space="0" w:color="auto"/>
            <w:right w:val="none" w:sz="0" w:space="0" w:color="auto"/>
          </w:divBdr>
        </w:div>
        <w:div w:id="1632010203">
          <w:marLeft w:val="480"/>
          <w:marRight w:val="0"/>
          <w:marTop w:val="0"/>
          <w:marBottom w:val="0"/>
          <w:divBdr>
            <w:top w:val="none" w:sz="0" w:space="0" w:color="auto"/>
            <w:left w:val="none" w:sz="0" w:space="0" w:color="auto"/>
            <w:bottom w:val="none" w:sz="0" w:space="0" w:color="auto"/>
            <w:right w:val="none" w:sz="0" w:space="0" w:color="auto"/>
          </w:divBdr>
        </w:div>
        <w:div w:id="1635717966">
          <w:marLeft w:val="480"/>
          <w:marRight w:val="0"/>
          <w:marTop w:val="0"/>
          <w:marBottom w:val="0"/>
          <w:divBdr>
            <w:top w:val="none" w:sz="0" w:space="0" w:color="auto"/>
            <w:left w:val="none" w:sz="0" w:space="0" w:color="auto"/>
            <w:bottom w:val="none" w:sz="0" w:space="0" w:color="auto"/>
            <w:right w:val="none" w:sz="0" w:space="0" w:color="auto"/>
          </w:divBdr>
        </w:div>
        <w:div w:id="1636762261">
          <w:marLeft w:val="480"/>
          <w:marRight w:val="0"/>
          <w:marTop w:val="0"/>
          <w:marBottom w:val="0"/>
          <w:divBdr>
            <w:top w:val="none" w:sz="0" w:space="0" w:color="auto"/>
            <w:left w:val="none" w:sz="0" w:space="0" w:color="auto"/>
            <w:bottom w:val="none" w:sz="0" w:space="0" w:color="auto"/>
            <w:right w:val="none" w:sz="0" w:space="0" w:color="auto"/>
          </w:divBdr>
        </w:div>
        <w:div w:id="1642690087">
          <w:marLeft w:val="480"/>
          <w:marRight w:val="0"/>
          <w:marTop w:val="0"/>
          <w:marBottom w:val="0"/>
          <w:divBdr>
            <w:top w:val="none" w:sz="0" w:space="0" w:color="auto"/>
            <w:left w:val="none" w:sz="0" w:space="0" w:color="auto"/>
            <w:bottom w:val="none" w:sz="0" w:space="0" w:color="auto"/>
            <w:right w:val="none" w:sz="0" w:space="0" w:color="auto"/>
          </w:divBdr>
        </w:div>
        <w:div w:id="1667705556">
          <w:marLeft w:val="480"/>
          <w:marRight w:val="0"/>
          <w:marTop w:val="0"/>
          <w:marBottom w:val="0"/>
          <w:divBdr>
            <w:top w:val="none" w:sz="0" w:space="0" w:color="auto"/>
            <w:left w:val="none" w:sz="0" w:space="0" w:color="auto"/>
            <w:bottom w:val="none" w:sz="0" w:space="0" w:color="auto"/>
            <w:right w:val="none" w:sz="0" w:space="0" w:color="auto"/>
          </w:divBdr>
        </w:div>
        <w:div w:id="1699115252">
          <w:marLeft w:val="480"/>
          <w:marRight w:val="0"/>
          <w:marTop w:val="0"/>
          <w:marBottom w:val="0"/>
          <w:divBdr>
            <w:top w:val="none" w:sz="0" w:space="0" w:color="auto"/>
            <w:left w:val="none" w:sz="0" w:space="0" w:color="auto"/>
            <w:bottom w:val="none" w:sz="0" w:space="0" w:color="auto"/>
            <w:right w:val="none" w:sz="0" w:space="0" w:color="auto"/>
          </w:divBdr>
        </w:div>
        <w:div w:id="1814323887">
          <w:marLeft w:val="480"/>
          <w:marRight w:val="0"/>
          <w:marTop w:val="0"/>
          <w:marBottom w:val="0"/>
          <w:divBdr>
            <w:top w:val="none" w:sz="0" w:space="0" w:color="auto"/>
            <w:left w:val="none" w:sz="0" w:space="0" w:color="auto"/>
            <w:bottom w:val="none" w:sz="0" w:space="0" w:color="auto"/>
            <w:right w:val="none" w:sz="0" w:space="0" w:color="auto"/>
          </w:divBdr>
        </w:div>
        <w:div w:id="1843007686">
          <w:marLeft w:val="480"/>
          <w:marRight w:val="0"/>
          <w:marTop w:val="0"/>
          <w:marBottom w:val="0"/>
          <w:divBdr>
            <w:top w:val="none" w:sz="0" w:space="0" w:color="auto"/>
            <w:left w:val="none" w:sz="0" w:space="0" w:color="auto"/>
            <w:bottom w:val="none" w:sz="0" w:space="0" w:color="auto"/>
            <w:right w:val="none" w:sz="0" w:space="0" w:color="auto"/>
          </w:divBdr>
        </w:div>
        <w:div w:id="1843934004">
          <w:marLeft w:val="480"/>
          <w:marRight w:val="0"/>
          <w:marTop w:val="0"/>
          <w:marBottom w:val="0"/>
          <w:divBdr>
            <w:top w:val="none" w:sz="0" w:space="0" w:color="auto"/>
            <w:left w:val="none" w:sz="0" w:space="0" w:color="auto"/>
            <w:bottom w:val="none" w:sz="0" w:space="0" w:color="auto"/>
            <w:right w:val="none" w:sz="0" w:space="0" w:color="auto"/>
          </w:divBdr>
        </w:div>
        <w:div w:id="1926526185">
          <w:marLeft w:val="480"/>
          <w:marRight w:val="0"/>
          <w:marTop w:val="0"/>
          <w:marBottom w:val="0"/>
          <w:divBdr>
            <w:top w:val="none" w:sz="0" w:space="0" w:color="auto"/>
            <w:left w:val="none" w:sz="0" w:space="0" w:color="auto"/>
            <w:bottom w:val="none" w:sz="0" w:space="0" w:color="auto"/>
            <w:right w:val="none" w:sz="0" w:space="0" w:color="auto"/>
          </w:divBdr>
        </w:div>
        <w:div w:id="1933195093">
          <w:marLeft w:val="480"/>
          <w:marRight w:val="0"/>
          <w:marTop w:val="0"/>
          <w:marBottom w:val="0"/>
          <w:divBdr>
            <w:top w:val="none" w:sz="0" w:space="0" w:color="auto"/>
            <w:left w:val="none" w:sz="0" w:space="0" w:color="auto"/>
            <w:bottom w:val="none" w:sz="0" w:space="0" w:color="auto"/>
            <w:right w:val="none" w:sz="0" w:space="0" w:color="auto"/>
          </w:divBdr>
        </w:div>
        <w:div w:id="1936593915">
          <w:marLeft w:val="480"/>
          <w:marRight w:val="0"/>
          <w:marTop w:val="0"/>
          <w:marBottom w:val="0"/>
          <w:divBdr>
            <w:top w:val="none" w:sz="0" w:space="0" w:color="auto"/>
            <w:left w:val="none" w:sz="0" w:space="0" w:color="auto"/>
            <w:bottom w:val="none" w:sz="0" w:space="0" w:color="auto"/>
            <w:right w:val="none" w:sz="0" w:space="0" w:color="auto"/>
          </w:divBdr>
        </w:div>
        <w:div w:id="1954363396">
          <w:marLeft w:val="480"/>
          <w:marRight w:val="0"/>
          <w:marTop w:val="0"/>
          <w:marBottom w:val="0"/>
          <w:divBdr>
            <w:top w:val="none" w:sz="0" w:space="0" w:color="auto"/>
            <w:left w:val="none" w:sz="0" w:space="0" w:color="auto"/>
            <w:bottom w:val="none" w:sz="0" w:space="0" w:color="auto"/>
            <w:right w:val="none" w:sz="0" w:space="0" w:color="auto"/>
          </w:divBdr>
        </w:div>
        <w:div w:id="1958677527">
          <w:marLeft w:val="480"/>
          <w:marRight w:val="0"/>
          <w:marTop w:val="0"/>
          <w:marBottom w:val="0"/>
          <w:divBdr>
            <w:top w:val="none" w:sz="0" w:space="0" w:color="auto"/>
            <w:left w:val="none" w:sz="0" w:space="0" w:color="auto"/>
            <w:bottom w:val="none" w:sz="0" w:space="0" w:color="auto"/>
            <w:right w:val="none" w:sz="0" w:space="0" w:color="auto"/>
          </w:divBdr>
        </w:div>
        <w:div w:id="2008288811">
          <w:marLeft w:val="480"/>
          <w:marRight w:val="0"/>
          <w:marTop w:val="0"/>
          <w:marBottom w:val="0"/>
          <w:divBdr>
            <w:top w:val="none" w:sz="0" w:space="0" w:color="auto"/>
            <w:left w:val="none" w:sz="0" w:space="0" w:color="auto"/>
            <w:bottom w:val="none" w:sz="0" w:space="0" w:color="auto"/>
            <w:right w:val="none" w:sz="0" w:space="0" w:color="auto"/>
          </w:divBdr>
        </w:div>
        <w:div w:id="2052727074">
          <w:marLeft w:val="480"/>
          <w:marRight w:val="0"/>
          <w:marTop w:val="0"/>
          <w:marBottom w:val="0"/>
          <w:divBdr>
            <w:top w:val="none" w:sz="0" w:space="0" w:color="auto"/>
            <w:left w:val="none" w:sz="0" w:space="0" w:color="auto"/>
            <w:bottom w:val="none" w:sz="0" w:space="0" w:color="auto"/>
            <w:right w:val="none" w:sz="0" w:space="0" w:color="auto"/>
          </w:divBdr>
        </w:div>
      </w:divsChild>
    </w:div>
    <w:div w:id="445856458">
      <w:bodyDiv w:val="1"/>
      <w:marLeft w:val="0"/>
      <w:marRight w:val="0"/>
      <w:marTop w:val="0"/>
      <w:marBottom w:val="0"/>
      <w:divBdr>
        <w:top w:val="none" w:sz="0" w:space="0" w:color="auto"/>
        <w:left w:val="none" w:sz="0" w:space="0" w:color="auto"/>
        <w:bottom w:val="none" w:sz="0" w:space="0" w:color="auto"/>
        <w:right w:val="none" w:sz="0" w:space="0" w:color="auto"/>
      </w:divBdr>
      <w:divsChild>
        <w:div w:id="2363335">
          <w:marLeft w:val="480"/>
          <w:marRight w:val="0"/>
          <w:marTop w:val="0"/>
          <w:marBottom w:val="0"/>
          <w:divBdr>
            <w:top w:val="none" w:sz="0" w:space="0" w:color="auto"/>
            <w:left w:val="none" w:sz="0" w:space="0" w:color="auto"/>
            <w:bottom w:val="none" w:sz="0" w:space="0" w:color="auto"/>
            <w:right w:val="none" w:sz="0" w:space="0" w:color="auto"/>
          </w:divBdr>
        </w:div>
        <w:div w:id="10183990">
          <w:marLeft w:val="480"/>
          <w:marRight w:val="0"/>
          <w:marTop w:val="0"/>
          <w:marBottom w:val="0"/>
          <w:divBdr>
            <w:top w:val="none" w:sz="0" w:space="0" w:color="auto"/>
            <w:left w:val="none" w:sz="0" w:space="0" w:color="auto"/>
            <w:bottom w:val="none" w:sz="0" w:space="0" w:color="auto"/>
            <w:right w:val="none" w:sz="0" w:space="0" w:color="auto"/>
          </w:divBdr>
        </w:div>
        <w:div w:id="25757721">
          <w:marLeft w:val="480"/>
          <w:marRight w:val="0"/>
          <w:marTop w:val="0"/>
          <w:marBottom w:val="0"/>
          <w:divBdr>
            <w:top w:val="none" w:sz="0" w:space="0" w:color="auto"/>
            <w:left w:val="none" w:sz="0" w:space="0" w:color="auto"/>
            <w:bottom w:val="none" w:sz="0" w:space="0" w:color="auto"/>
            <w:right w:val="none" w:sz="0" w:space="0" w:color="auto"/>
          </w:divBdr>
        </w:div>
        <w:div w:id="41247365">
          <w:marLeft w:val="480"/>
          <w:marRight w:val="0"/>
          <w:marTop w:val="0"/>
          <w:marBottom w:val="0"/>
          <w:divBdr>
            <w:top w:val="none" w:sz="0" w:space="0" w:color="auto"/>
            <w:left w:val="none" w:sz="0" w:space="0" w:color="auto"/>
            <w:bottom w:val="none" w:sz="0" w:space="0" w:color="auto"/>
            <w:right w:val="none" w:sz="0" w:space="0" w:color="auto"/>
          </w:divBdr>
        </w:div>
        <w:div w:id="59209967">
          <w:marLeft w:val="480"/>
          <w:marRight w:val="0"/>
          <w:marTop w:val="0"/>
          <w:marBottom w:val="0"/>
          <w:divBdr>
            <w:top w:val="none" w:sz="0" w:space="0" w:color="auto"/>
            <w:left w:val="none" w:sz="0" w:space="0" w:color="auto"/>
            <w:bottom w:val="none" w:sz="0" w:space="0" w:color="auto"/>
            <w:right w:val="none" w:sz="0" w:space="0" w:color="auto"/>
          </w:divBdr>
        </w:div>
        <w:div w:id="172647891">
          <w:marLeft w:val="480"/>
          <w:marRight w:val="0"/>
          <w:marTop w:val="0"/>
          <w:marBottom w:val="0"/>
          <w:divBdr>
            <w:top w:val="none" w:sz="0" w:space="0" w:color="auto"/>
            <w:left w:val="none" w:sz="0" w:space="0" w:color="auto"/>
            <w:bottom w:val="none" w:sz="0" w:space="0" w:color="auto"/>
            <w:right w:val="none" w:sz="0" w:space="0" w:color="auto"/>
          </w:divBdr>
        </w:div>
        <w:div w:id="277759642">
          <w:marLeft w:val="480"/>
          <w:marRight w:val="0"/>
          <w:marTop w:val="0"/>
          <w:marBottom w:val="0"/>
          <w:divBdr>
            <w:top w:val="none" w:sz="0" w:space="0" w:color="auto"/>
            <w:left w:val="none" w:sz="0" w:space="0" w:color="auto"/>
            <w:bottom w:val="none" w:sz="0" w:space="0" w:color="auto"/>
            <w:right w:val="none" w:sz="0" w:space="0" w:color="auto"/>
          </w:divBdr>
        </w:div>
        <w:div w:id="278419318">
          <w:marLeft w:val="480"/>
          <w:marRight w:val="0"/>
          <w:marTop w:val="0"/>
          <w:marBottom w:val="0"/>
          <w:divBdr>
            <w:top w:val="none" w:sz="0" w:space="0" w:color="auto"/>
            <w:left w:val="none" w:sz="0" w:space="0" w:color="auto"/>
            <w:bottom w:val="none" w:sz="0" w:space="0" w:color="auto"/>
            <w:right w:val="none" w:sz="0" w:space="0" w:color="auto"/>
          </w:divBdr>
        </w:div>
        <w:div w:id="302539365">
          <w:marLeft w:val="480"/>
          <w:marRight w:val="0"/>
          <w:marTop w:val="0"/>
          <w:marBottom w:val="0"/>
          <w:divBdr>
            <w:top w:val="none" w:sz="0" w:space="0" w:color="auto"/>
            <w:left w:val="none" w:sz="0" w:space="0" w:color="auto"/>
            <w:bottom w:val="none" w:sz="0" w:space="0" w:color="auto"/>
            <w:right w:val="none" w:sz="0" w:space="0" w:color="auto"/>
          </w:divBdr>
        </w:div>
        <w:div w:id="316298739">
          <w:marLeft w:val="480"/>
          <w:marRight w:val="0"/>
          <w:marTop w:val="0"/>
          <w:marBottom w:val="0"/>
          <w:divBdr>
            <w:top w:val="none" w:sz="0" w:space="0" w:color="auto"/>
            <w:left w:val="none" w:sz="0" w:space="0" w:color="auto"/>
            <w:bottom w:val="none" w:sz="0" w:space="0" w:color="auto"/>
            <w:right w:val="none" w:sz="0" w:space="0" w:color="auto"/>
          </w:divBdr>
        </w:div>
        <w:div w:id="323433076">
          <w:marLeft w:val="480"/>
          <w:marRight w:val="0"/>
          <w:marTop w:val="0"/>
          <w:marBottom w:val="0"/>
          <w:divBdr>
            <w:top w:val="none" w:sz="0" w:space="0" w:color="auto"/>
            <w:left w:val="none" w:sz="0" w:space="0" w:color="auto"/>
            <w:bottom w:val="none" w:sz="0" w:space="0" w:color="auto"/>
            <w:right w:val="none" w:sz="0" w:space="0" w:color="auto"/>
          </w:divBdr>
        </w:div>
        <w:div w:id="395468842">
          <w:marLeft w:val="480"/>
          <w:marRight w:val="0"/>
          <w:marTop w:val="0"/>
          <w:marBottom w:val="0"/>
          <w:divBdr>
            <w:top w:val="none" w:sz="0" w:space="0" w:color="auto"/>
            <w:left w:val="none" w:sz="0" w:space="0" w:color="auto"/>
            <w:bottom w:val="none" w:sz="0" w:space="0" w:color="auto"/>
            <w:right w:val="none" w:sz="0" w:space="0" w:color="auto"/>
          </w:divBdr>
        </w:div>
        <w:div w:id="419254167">
          <w:marLeft w:val="480"/>
          <w:marRight w:val="0"/>
          <w:marTop w:val="0"/>
          <w:marBottom w:val="0"/>
          <w:divBdr>
            <w:top w:val="none" w:sz="0" w:space="0" w:color="auto"/>
            <w:left w:val="none" w:sz="0" w:space="0" w:color="auto"/>
            <w:bottom w:val="none" w:sz="0" w:space="0" w:color="auto"/>
            <w:right w:val="none" w:sz="0" w:space="0" w:color="auto"/>
          </w:divBdr>
        </w:div>
        <w:div w:id="431708563">
          <w:marLeft w:val="480"/>
          <w:marRight w:val="0"/>
          <w:marTop w:val="0"/>
          <w:marBottom w:val="0"/>
          <w:divBdr>
            <w:top w:val="none" w:sz="0" w:space="0" w:color="auto"/>
            <w:left w:val="none" w:sz="0" w:space="0" w:color="auto"/>
            <w:bottom w:val="none" w:sz="0" w:space="0" w:color="auto"/>
            <w:right w:val="none" w:sz="0" w:space="0" w:color="auto"/>
          </w:divBdr>
        </w:div>
        <w:div w:id="450980121">
          <w:marLeft w:val="480"/>
          <w:marRight w:val="0"/>
          <w:marTop w:val="0"/>
          <w:marBottom w:val="0"/>
          <w:divBdr>
            <w:top w:val="none" w:sz="0" w:space="0" w:color="auto"/>
            <w:left w:val="none" w:sz="0" w:space="0" w:color="auto"/>
            <w:bottom w:val="none" w:sz="0" w:space="0" w:color="auto"/>
            <w:right w:val="none" w:sz="0" w:space="0" w:color="auto"/>
          </w:divBdr>
        </w:div>
        <w:div w:id="464349477">
          <w:marLeft w:val="480"/>
          <w:marRight w:val="0"/>
          <w:marTop w:val="0"/>
          <w:marBottom w:val="0"/>
          <w:divBdr>
            <w:top w:val="none" w:sz="0" w:space="0" w:color="auto"/>
            <w:left w:val="none" w:sz="0" w:space="0" w:color="auto"/>
            <w:bottom w:val="none" w:sz="0" w:space="0" w:color="auto"/>
            <w:right w:val="none" w:sz="0" w:space="0" w:color="auto"/>
          </w:divBdr>
        </w:div>
        <w:div w:id="484590747">
          <w:marLeft w:val="480"/>
          <w:marRight w:val="0"/>
          <w:marTop w:val="0"/>
          <w:marBottom w:val="0"/>
          <w:divBdr>
            <w:top w:val="none" w:sz="0" w:space="0" w:color="auto"/>
            <w:left w:val="none" w:sz="0" w:space="0" w:color="auto"/>
            <w:bottom w:val="none" w:sz="0" w:space="0" w:color="auto"/>
            <w:right w:val="none" w:sz="0" w:space="0" w:color="auto"/>
          </w:divBdr>
        </w:div>
        <w:div w:id="488131107">
          <w:marLeft w:val="480"/>
          <w:marRight w:val="0"/>
          <w:marTop w:val="0"/>
          <w:marBottom w:val="0"/>
          <w:divBdr>
            <w:top w:val="none" w:sz="0" w:space="0" w:color="auto"/>
            <w:left w:val="none" w:sz="0" w:space="0" w:color="auto"/>
            <w:bottom w:val="none" w:sz="0" w:space="0" w:color="auto"/>
            <w:right w:val="none" w:sz="0" w:space="0" w:color="auto"/>
          </w:divBdr>
        </w:div>
        <w:div w:id="563300975">
          <w:marLeft w:val="480"/>
          <w:marRight w:val="0"/>
          <w:marTop w:val="0"/>
          <w:marBottom w:val="0"/>
          <w:divBdr>
            <w:top w:val="none" w:sz="0" w:space="0" w:color="auto"/>
            <w:left w:val="none" w:sz="0" w:space="0" w:color="auto"/>
            <w:bottom w:val="none" w:sz="0" w:space="0" w:color="auto"/>
            <w:right w:val="none" w:sz="0" w:space="0" w:color="auto"/>
          </w:divBdr>
        </w:div>
        <w:div w:id="565267867">
          <w:marLeft w:val="480"/>
          <w:marRight w:val="0"/>
          <w:marTop w:val="0"/>
          <w:marBottom w:val="0"/>
          <w:divBdr>
            <w:top w:val="none" w:sz="0" w:space="0" w:color="auto"/>
            <w:left w:val="none" w:sz="0" w:space="0" w:color="auto"/>
            <w:bottom w:val="none" w:sz="0" w:space="0" w:color="auto"/>
            <w:right w:val="none" w:sz="0" w:space="0" w:color="auto"/>
          </w:divBdr>
        </w:div>
        <w:div w:id="583419671">
          <w:marLeft w:val="480"/>
          <w:marRight w:val="0"/>
          <w:marTop w:val="0"/>
          <w:marBottom w:val="0"/>
          <w:divBdr>
            <w:top w:val="none" w:sz="0" w:space="0" w:color="auto"/>
            <w:left w:val="none" w:sz="0" w:space="0" w:color="auto"/>
            <w:bottom w:val="none" w:sz="0" w:space="0" w:color="auto"/>
            <w:right w:val="none" w:sz="0" w:space="0" w:color="auto"/>
          </w:divBdr>
        </w:div>
        <w:div w:id="584192373">
          <w:marLeft w:val="480"/>
          <w:marRight w:val="0"/>
          <w:marTop w:val="0"/>
          <w:marBottom w:val="0"/>
          <w:divBdr>
            <w:top w:val="none" w:sz="0" w:space="0" w:color="auto"/>
            <w:left w:val="none" w:sz="0" w:space="0" w:color="auto"/>
            <w:bottom w:val="none" w:sz="0" w:space="0" w:color="auto"/>
            <w:right w:val="none" w:sz="0" w:space="0" w:color="auto"/>
          </w:divBdr>
        </w:div>
        <w:div w:id="698706785">
          <w:marLeft w:val="480"/>
          <w:marRight w:val="0"/>
          <w:marTop w:val="0"/>
          <w:marBottom w:val="0"/>
          <w:divBdr>
            <w:top w:val="none" w:sz="0" w:space="0" w:color="auto"/>
            <w:left w:val="none" w:sz="0" w:space="0" w:color="auto"/>
            <w:bottom w:val="none" w:sz="0" w:space="0" w:color="auto"/>
            <w:right w:val="none" w:sz="0" w:space="0" w:color="auto"/>
          </w:divBdr>
        </w:div>
        <w:div w:id="875116369">
          <w:marLeft w:val="480"/>
          <w:marRight w:val="0"/>
          <w:marTop w:val="0"/>
          <w:marBottom w:val="0"/>
          <w:divBdr>
            <w:top w:val="none" w:sz="0" w:space="0" w:color="auto"/>
            <w:left w:val="none" w:sz="0" w:space="0" w:color="auto"/>
            <w:bottom w:val="none" w:sz="0" w:space="0" w:color="auto"/>
            <w:right w:val="none" w:sz="0" w:space="0" w:color="auto"/>
          </w:divBdr>
        </w:div>
        <w:div w:id="905919885">
          <w:marLeft w:val="480"/>
          <w:marRight w:val="0"/>
          <w:marTop w:val="0"/>
          <w:marBottom w:val="0"/>
          <w:divBdr>
            <w:top w:val="none" w:sz="0" w:space="0" w:color="auto"/>
            <w:left w:val="none" w:sz="0" w:space="0" w:color="auto"/>
            <w:bottom w:val="none" w:sz="0" w:space="0" w:color="auto"/>
            <w:right w:val="none" w:sz="0" w:space="0" w:color="auto"/>
          </w:divBdr>
        </w:div>
        <w:div w:id="909997575">
          <w:marLeft w:val="480"/>
          <w:marRight w:val="0"/>
          <w:marTop w:val="0"/>
          <w:marBottom w:val="0"/>
          <w:divBdr>
            <w:top w:val="none" w:sz="0" w:space="0" w:color="auto"/>
            <w:left w:val="none" w:sz="0" w:space="0" w:color="auto"/>
            <w:bottom w:val="none" w:sz="0" w:space="0" w:color="auto"/>
            <w:right w:val="none" w:sz="0" w:space="0" w:color="auto"/>
          </w:divBdr>
        </w:div>
        <w:div w:id="943423167">
          <w:marLeft w:val="480"/>
          <w:marRight w:val="0"/>
          <w:marTop w:val="0"/>
          <w:marBottom w:val="0"/>
          <w:divBdr>
            <w:top w:val="none" w:sz="0" w:space="0" w:color="auto"/>
            <w:left w:val="none" w:sz="0" w:space="0" w:color="auto"/>
            <w:bottom w:val="none" w:sz="0" w:space="0" w:color="auto"/>
            <w:right w:val="none" w:sz="0" w:space="0" w:color="auto"/>
          </w:divBdr>
        </w:div>
        <w:div w:id="946274727">
          <w:marLeft w:val="480"/>
          <w:marRight w:val="0"/>
          <w:marTop w:val="0"/>
          <w:marBottom w:val="0"/>
          <w:divBdr>
            <w:top w:val="none" w:sz="0" w:space="0" w:color="auto"/>
            <w:left w:val="none" w:sz="0" w:space="0" w:color="auto"/>
            <w:bottom w:val="none" w:sz="0" w:space="0" w:color="auto"/>
            <w:right w:val="none" w:sz="0" w:space="0" w:color="auto"/>
          </w:divBdr>
        </w:div>
        <w:div w:id="946891717">
          <w:marLeft w:val="480"/>
          <w:marRight w:val="0"/>
          <w:marTop w:val="0"/>
          <w:marBottom w:val="0"/>
          <w:divBdr>
            <w:top w:val="none" w:sz="0" w:space="0" w:color="auto"/>
            <w:left w:val="none" w:sz="0" w:space="0" w:color="auto"/>
            <w:bottom w:val="none" w:sz="0" w:space="0" w:color="auto"/>
            <w:right w:val="none" w:sz="0" w:space="0" w:color="auto"/>
          </w:divBdr>
        </w:div>
        <w:div w:id="955479414">
          <w:marLeft w:val="480"/>
          <w:marRight w:val="0"/>
          <w:marTop w:val="0"/>
          <w:marBottom w:val="0"/>
          <w:divBdr>
            <w:top w:val="none" w:sz="0" w:space="0" w:color="auto"/>
            <w:left w:val="none" w:sz="0" w:space="0" w:color="auto"/>
            <w:bottom w:val="none" w:sz="0" w:space="0" w:color="auto"/>
            <w:right w:val="none" w:sz="0" w:space="0" w:color="auto"/>
          </w:divBdr>
        </w:div>
        <w:div w:id="1006052669">
          <w:marLeft w:val="480"/>
          <w:marRight w:val="0"/>
          <w:marTop w:val="0"/>
          <w:marBottom w:val="0"/>
          <w:divBdr>
            <w:top w:val="none" w:sz="0" w:space="0" w:color="auto"/>
            <w:left w:val="none" w:sz="0" w:space="0" w:color="auto"/>
            <w:bottom w:val="none" w:sz="0" w:space="0" w:color="auto"/>
            <w:right w:val="none" w:sz="0" w:space="0" w:color="auto"/>
          </w:divBdr>
        </w:div>
        <w:div w:id="1028220767">
          <w:marLeft w:val="480"/>
          <w:marRight w:val="0"/>
          <w:marTop w:val="0"/>
          <w:marBottom w:val="0"/>
          <w:divBdr>
            <w:top w:val="none" w:sz="0" w:space="0" w:color="auto"/>
            <w:left w:val="none" w:sz="0" w:space="0" w:color="auto"/>
            <w:bottom w:val="none" w:sz="0" w:space="0" w:color="auto"/>
            <w:right w:val="none" w:sz="0" w:space="0" w:color="auto"/>
          </w:divBdr>
        </w:div>
        <w:div w:id="1181359417">
          <w:marLeft w:val="480"/>
          <w:marRight w:val="0"/>
          <w:marTop w:val="0"/>
          <w:marBottom w:val="0"/>
          <w:divBdr>
            <w:top w:val="none" w:sz="0" w:space="0" w:color="auto"/>
            <w:left w:val="none" w:sz="0" w:space="0" w:color="auto"/>
            <w:bottom w:val="none" w:sz="0" w:space="0" w:color="auto"/>
            <w:right w:val="none" w:sz="0" w:space="0" w:color="auto"/>
          </w:divBdr>
        </w:div>
        <w:div w:id="1243643553">
          <w:marLeft w:val="480"/>
          <w:marRight w:val="0"/>
          <w:marTop w:val="0"/>
          <w:marBottom w:val="0"/>
          <w:divBdr>
            <w:top w:val="none" w:sz="0" w:space="0" w:color="auto"/>
            <w:left w:val="none" w:sz="0" w:space="0" w:color="auto"/>
            <w:bottom w:val="none" w:sz="0" w:space="0" w:color="auto"/>
            <w:right w:val="none" w:sz="0" w:space="0" w:color="auto"/>
          </w:divBdr>
        </w:div>
        <w:div w:id="1264612334">
          <w:marLeft w:val="480"/>
          <w:marRight w:val="0"/>
          <w:marTop w:val="0"/>
          <w:marBottom w:val="0"/>
          <w:divBdr>
            <w:top w:val="none" w:sz="0" w:space="0" w:color="auto"/>
            <w:left w:val="none" w:sz="0" w:space="0" w:color="auto"/>
            <w:bottom w:val="none" w:sz="0" w:space="0" w:color="auto"/>
            <w:right w:val="none" w:sz="0" w:space="0" w:color="auto"/>
          </w:divBdr>
        </w:div>
        <w:div w:id="1310162623">
          <w:marLeft w:val="480"/>
          <w:marRight w:val="0"/>
          <w:marTop w:val="0"/>
          <w:marBottom w:val="0"/>
          <w:divBdr>
            <w:top w:val="none" w:sz="0" w:space="0" w:color="auto"/>
            <w:left w:val="none" w:sz="0" w:space="0" w:color="auto"/>
            <w:bottom w:val="none" w:sz="0" w:space="0" w:color="auto"/>
            <w:right w:val="none" w:sz="0" w:space="0" w:color="auto"/>
          </w:divBdr>
        </w:div>
        <w:div w:id="1318067873">
          <w:marLeft w:val="480"/>
          <w:marRight w:val="0"/>
          <w:marTop w:val="0"/>
          <w:marBottom w:val="0"/>
          <w:divBdr>
            <w:top w:val="none" w:sz="0" w:space="0" w:color="auto"/>
            <w:left w:val="none" w:sz="0" w:space="0" w:color="auto"/>
            <w:bottom w:val="none" w:sz="0" w:space="0" w:color="auto"/>
            <w:right w:val="none" w:sz="0" w:space="0" w:color="auto"/>
          </w:divBdr>
        </w:div>
        <w:div w:id="1321275403">
          <w:marLeft w:val="480"/>
          <w:marRight w:val="0"/>
          <w:marTop w:val="0"/>
          <w:marBottom w:val="0"/>
          <w:divBdr>
            <w:top w:val="none" w:sz="0" w:space="0" w:color="auto"/>
            <w:left w:val="none" w:sz="0" w:space="0" w:color="auto"/>
            <w:bottom w:val="none" w:sz="0" w:space="0" w:color="auto"/>
            <w:right w:val="none" w:sz="0" w:space="0" w:color="auto"/>
          </w:divBdr>
        </w:div>
        <w:div w:id="1358771025">
          <w:marLeft w:val="480"/>
          <w:marRight w:val="0"/>
          <w:marTop w:val="0"/>
          <w:marBottom w:val="0"/>
          <w:divBdr>
            <w:top w:val="none" w:sz="0" w:space="0" w:color="auto"/>
            <w:left w:val="none" w:sz="0" w:space="0" w:color="auto"/>
            <w:bottom w:val="none" w:sz="0" w:space="0" w:color="auto"/>
            <w:right w:val="none" w:sz="0" w:space="0" w:color="auto"/>
          </w:divBdr>
        </w:div>
        <w:div w:id="1403257933">
          <w:marLeft w:val="480"/>
          <w:marRight w:val="0"/>
          <w:marTop w:val="0"/>
          <w:marBottom w:val="0"/>
          <w:divBdr>
            <w:top w:val="none" w:sz="0" w:space="0" w:color="auto"/>
            <w:left w:val="none" w:sz="0" w:space="0" w:color="auto"/>
            <w:bottom w:val="none" w:sz="0" w:space="0" w:color="auto"/>
            <w:right w:val="none" w:sz="0" w:space="0" w:color="auto"/>
          </w:divBdr>
        </w:div>
        <w:div w:id="1472557006">
          <w:marLeft w:val="480"/>
          <w:marRight w:val="0"/>
          <w:marTop w:val="0"/>
          <w:marBottom w:val="0"/>
          <w:divBdr>
            <w:top w:val="none" w:sz="0" w:space="0" w:color="auto"/>
            <w:left w:val="none" w:sz="0" w:space="0" w:color="auto"/>
            <w:bottom w:val="none" w:sz="0" w:space="0" w:color="auto"/>
            <w:right w:val="none" w:sz="0" w:space="0" w:color="auto"/>
          </w:divBdr>
        </w:div>
        <w:div w:id="1526211316">
          <w:marLeft w:val="480"/>
          <w:marRight w:val="0"/>
          <w:marTop w:val="0"/>
          <w:marBottom w:val="0"/>
          <w:divBdr>
            <w:top w:val="none" w:sz="0" w:space="0" w:color="auto"/>
            <w:left w:val="none" w:sz="0" w:space="0" w:color="auto"/>
            <w:bottom w:val="none" w:sz="0" w:space="0" w:color="auto"/>
            <w:right w:val="none" w:sz="0" w:space="0" w:color="auto"/>
          </w:divBdr>
        </w:div>
        <w:div w:id="1745493060">
          <w:marLeft w:val="480"/>
          <w:marRight w:val="0"/>
          <w:marTop w:val="0"/>
          <w:marBottom w:val="0"/>
          <w:divBdr>
            <w:top w:val="none" w:sz="0" w:space="0" w:color="auto"/>
            <w:left w:val="none" w:sz="0" w:space="0" w:color="auto"/>
            <w:bottom w:val="none" w:sz="0" w:space="0" w:color="auto"/>
            <w:right w:val="none" w:sz="0" w:space="0" w:color="auto"/>
          </w:divBdr>
        </w:div>
        <w:div w:id="1749838868">
          <w:marLeft w:val="480"/>
          <w:marRight w:val="0"/>
          <w:marTop w:val="0"/>
          <w:marBottom w:val="0"/>
          <w:divBdr>
            <w:top w:val="none" w:sz="0" w:space="0" w:color="auto"/>
            <w:left w:val="none" w:sz="0" w:space="0" w:color="auto"/>
            <w:bottom w:val="none" w:sz="0" w:space="0" w:color="auto"/>
            <w:right w:val="none" w:sz="0" w:space="0" w:color="auto"/>
          </w:divBdr>
        </w:div>
        <w:div w:id="1777093815">
          <w:marLeft w:val="480"/>
          <w:marRight w:val="0"/>
          <w:marTop w:val="0"/>
          <w:marBottom w:val="0"/>
          <w:divBdr>
            <w:top w:val="none" w:sz="0" w:space="0" w:color="auto"/>
            <w:left w:val="none" w:sz="0" w:space="0" w:color="auto"/>
            <w:bottom w:val="none" w:sz="0" w:space="0" w:color="auto"/>
            <w:right w:val="none" w:sz="0" w:space="0" w:color="auto"/>
          </w:divBdr>
        </w:div>
        <w:div w:id="1825199045">
          <w:marLeft w:val="480"/>
          <w:marRight w:val="0"/>
          <w:marTop w:val="0"/>
          <w:marBottom w:val="0"/>
          <w:divBdr>
            <w:top w:val="none" w:sz="0" w:space="0" w:color="auto"/>
            <w:left w:val="none" w:sz="0" w:space="0" w:color="auto"/>
            <w:bottom w:val="none" w:sz="0" w:space="0" w:color="auto"/>
            <w:right w:val="none" w:sz="0" w:space="0" w:color="auto"/>
          </w:divBdr>
        </w:div>
        <w:div w:id="1857575063">
          <w:marLeft w:val="480"/>
          <w:marRight w:val="0"/>
          <w:marTop w:val="0"/>
          <w:marBottom w:val="0"/>
          <w:divBdr>
            <w:top w:val="none" w:sz="0" w:space="0" w:color="auto"/>
            <w:left w:val="none" w:sz="0" w:space="0" w:color="auto"/>
            <w:bottom w:val="none" w:sz="0" w:space="0" w:color="auto"/>
            <w:right w:val="none" w:sz="0" w:space="0" w:color="auto"/>
          </w:divBdr>
        </w:div>
        <w:div w:id="1887639116">
          <w:marLeft w:val="480"/>
          <w:marRight w:val="0"/>
          <w:marTop w:val="0"/>
          <w:marBottom w:val="0"/>
          <w:divBdr>
            <w:top w:val="none" w:sz="0" w:space="0" w:color="auto"/>
            <w:left w:val="none" w:sz="0" w:space="0" w:color="auto"/>
            <w:bottom w:val="none" w:sz="0" w:space="0" w:color="auto"/>
            <w:right w:val="none" w:sz="0" w:space="0" w:color="auto"/>
          </w:divBdr>
        </w:div>
        <w:div w:id="1891501540">
          <w:marLeft w:val="480"/>
          <w:marRight w:val="0"/>
          <w:marTop w:val="0"/>
          <w:marBottom w:val="0"/>
          <w:divBdr>
            <w:top w:val="none" w:sz="0" w:space="0" w:color="auto"/>
            <w:left w:val="none" w:sz="0" w:space="0" w:color="auto"/>
            <w:bottom w:val="none" w:sz="0" w:space="0" w:color="auto"/>
            <w:right w:val="none" w:sz="0" w:space="0" w:color="auto"/>
          </w:divBdr>
        </w:div>
        <w:div w:id="1932664385">
          <w:marLeft w:val="480"/>
          <w:marRight w:val="0"/>
          <w:marTop w:val="0"/>
          <w:marBottom w:val="0"/>
          <w:divBdr>
            <w:top w:val="none" w:sz="0" w:space="0" w:color="auto"/>
            <w:left w:val="none" w:sz="0" w:space="0" w:color="auto"/>
            <w:bottom w:val="none" w:sz="0" w:space="0" w:color="auto"/>
            <w:right w:val="none" w:sz="0" w:space="0" w:color="auto"/>
          </w:divBdr>
        </w:div>
        <w:div w:id="1968655349">
          <w:marLeft w:val="480"/>
          <w:marRight w:val="0"/>
          <w:marTop w:val="0"/>
          <w:marBottom w:val="0"/>
          <w:divBdr>
            <w:top w:val="none" w:sz="0" w:space="0" w:color="auto"/>
            <w:left w:val="none" w:sz="0" w:space="0" w:color="auto"/>
            <w:bottom w:val="none" w:sz="0" w:space="0" w:color="auto"/>
            <w:right w:val="none" w:sz="0" w:space="0" w:color="auto"/>
          </w:divBdr>
        </w:div>
        <w:div w:id="1977948948">
          <w:marLeft w:val="480"/>
          <w:marRight w:val="0"/>
          <w:marTop w:val="0"/>
          <w:marBottom w:val="0"/>
          <w:divBdr>
            <w:top w:val="none" w:sz="0" w:space="0" w:color="auto"/>
            <w:left w:val="none" w:sz="0" w:space="0" w:color="auto"/>
            <w:bottom w:val="none" w:sz="0" w:space="0" w:color="auto"/>
            <w:right w:val="none" w:sz="0" w:space="0" w:color="auto"/>
          </w:divBdr>
        </w:div>
        <w:div w:id="1987395454">
          <w:marLeft w:val="480"/>
          <w:marRight w:val="0"/>
          <w:marTop w:val="0"/>
          <w:marBottom w:val="0"/>
          <w:divBdr>
            <w:top w:val="none" w:sz="0" w:space="0" w:color="auto"/>
            <w:left w:val="none" w:sz="0" w:space="0" w:color="auto"/>
            <w:bottom w:val="none" w:sz="0" w:space="0" w:color="auto"/>
            <w:right w:val="none" w:sz="0" w:space="0" w:color="auto"/>
          </w:divBdr>
        </w:div>
        <w:div w:id="2117751620">
          <w:marLeft w:val="480"/>
          <w:marRight w:val="0"/>
          <w:marTop w:val="0"/>
          <w:marBottom w:val="0"/>
          <w:divBdr>
            <w:top w:val="none" w:sz="0" w:space="0" w:color="auto"/>
            <w:left w:val="none" w:sz="0" w:space="0" w:color="auto"/>
            <w:bottom w:val="none" w:sz="0" w:space="0" w:color="auto"/>
            <w:right w:val="none" w:sz="0" w:space="0" w:color="auto"/>
          </w:divBdr>
        </w:div>
      </w:divsChild>
    </w:div>
    <w:div w:id="446237804">
      <w:marLeft w:val="640"/>
      <w:marRight w:val="0"/>
      <w:marTop w:val="0"/>
      <w:marBottom w:val="0"/>
      <w:divBdr>
        <w:top w:val="none" w:sz="0" w:space="0" w:color="auto"/>
        <w:left w:val="none" w:sz="0" w:space="0" w:color="auto"/>
        <w:bottom w:val="none" w:sz="0" w:space="0" w:color="auto"/>
        <w:right w:val="none" w:sz="0" w:space="0" w:color="auto"/>
      </w:divBdr>
    </w:div>
    <w:div w:id="446462740">
      <w:bodyDiv w:val="1"/>
      <w:marLeft w:val="0"/>
      <w:marRight w:val="0"/>
      <w:marTop w:val="0"/>
      <w:marBottom w:val="0"/>
      <w:divBdr>
        <w:top w:val="none" w:sz="0" w:space="0" w:color="auto"/>
        <w:left w:val="none" w:sz="0" w:space="0" w:color="auto"/>
        <w:bottom w:val="none" w:sz="0" w:space="0" w:color="auto"/>
        <w:right w:val="none" w:sz="0" w:space="0" w:color="auto"/>
      </w:divBdr>
      <w:divsChild>
        <w:div w:id="91172377">
          <w:marLeft w:val="480"/>
          <w:marRight w:val="0"/>
          <w:marTop w:val="0"/>
          <w:marBottom w:val="0"/>
          <w:divBdr>
            <w:top w:val="none" w:sz="0" w:space="0" w:color="auto"/>
            <w:left w:val="none" w:sz="0" w:space="0" w:color="auto"/>
            <w:bottom w:val="none" w:sz="0" w:space="0" w:color="auto"/>
            <w:right w:val="none" w:sz="0" w:space="0" w:color="auto"/>
          </w:divBdr>
        </w:div>
        <w:div w:id="134762264">
          <w:marLeft w:val="480"/>
          <w:marRight w:val="0"/>
          <w:marTop w:val="0"/>
          <w:marBottom w:val="0"/>
          <w:divBdr>
            <w:top w:val="none" w:sz="0" w:space="0" w:color="auto"/>
            <w:left w:val="none" w:sz="0" w:space="0" w:color="auto"/>
            <w:bottom w:val="none" w:sz="0" w:space="0" w:color="auto"/>
            <w:right w:val="none" w:sz="0" w:space="0" w:color="auto"/>
          </w:divBdr>
        </w:div>
        <w:div w:id="138770110">
          <w:marLeft w:val="480"/>
          <w:marRight w:val="0"/>
          <w:marTop w:val="0"/>
          <w:marBottom w:val="0"/>
          <w:divBdr>
            <w:top w:val="none" w:sz="0" w:space="0" w:color="auto"/>
            <w:left w:val="none" w:sz="0" w:space="0" w:color="auto"/>
            <w:bottom w:val="none" w:sz="0" w:space="0" w:color="auto"/>
            <w:right w:val="none" w:sz="0" w:space="0" w:color="auto"/>
          </w:divBdr>
        </w:div>
        <w:div w:id="221258388">
          <w:marLeft w:val="480"/>
          <w:marRight w:val="0"/>
          <w:marTop w:val="0"/>
          <w:marBottom w:val="0"/>
          <w:divBdr>
            <w:top w:val="none" w:sz="0" w:space="0" w:color="auto"/>
            <w:left w:val="none" w:sz="0" w:space="0" w:color="auto"/>
            <w:bottom w:val="none" w:sz="0" w:space="0" w:color="auto"/>
            <w:right w:val="none" w:sz="0" w:space="0" w:color="auto"/>
          </w:divBdr>
        </w:div>
        <w:div w:id="293214495">
          <w:marLeft w:val="480"/>
          <w:marRight w:val="0"/>
          <w:marTop w:val="0"/>
          <w:marBottom w:val="0"/>
          <w:divBdr>
            <w:top w:val="none" w:sz="0" w:space="0" w:color="auto"/>
            <w:left w:val="none" w:sz="0" w:space="0" w:color="auto"/>
            <w:bottom w:val="none" w:sz="0" w:space="0" w:color="auto"/>
            <w:right w:val="none" w:sz="0" w:space="0" w:color="auto"/>
          </w:divBdr>
        </w:div>
        <w:div w:id="368605835">
          <w:marLeft w:val="480"/>
          <w:marRight w:val="0"/>
          <w:marTop w:val="0"/>
          <w:marBottom w:val="0"/>
          <w:divBdr>
            <w:top w:val="none" w:sz="0" w:space="0" w:color="auto"/>
            <w:left w:val="none" w:sz="0" w:space="0" w:color="auto"/>
            <w:bottom w:val="none" w:sz="0" w:space="0" w:color="auto"/>
            <w:right w:val="none" w:sz="0" w:space="0" w:color="auto"/>
          </w:divBdr>
        </w:div>
        <w:div w:id="404379667">
          <w:marLeft w:val="480"/>
          <w:marRight w:val="0"/>
          <w:marTop w:val="0"/>
          <w:marBottom w:val="0"/>
          <w:divBdr>
            <w:top w:val="none" w:sz="0" w:space="0" w:color="auto"/>
            <w:left w:val="none" w:sz="0" w:space="0" w:color="auto"/>
            <w:bottom w:val="none" w:sz="0" w:space="0" w:color="auto"/>
            <w:right w:val="none" w:sz="0" w:space="0" w:color="auto"/>
          </w:divBdr>
        </w:div>
        <w:div w:id="419955218">
          <w:marLeft w:val="480"/>
          <w:marRight w:val="0"/>
          <w:marTop w:val="0"/>
          <w:marBottom w:val="0"/>
          <w:divBdr>
            <w:top w:val="none" w:sz="0" w:space="0" w:color="auto"/>
            <w:left w:val="none" w:sz="0" w:space="0" w:color="auto"/>
            <w:bottom w:val="none" w:sz="0" w:space="0" w:color="auto"/>
            <w:right w:val="none" w:sz="0" w:space="0" w:color="auto"/>
          </w:divBdr>
        </w:div>
        <w:div w:id="434055995">
          <w:marLeft w:val="480"/>
          <w:marRight w:val="0"/>
          <w:marTop w:val="0"/>
          <w:marBottom w:val="0"/>
          <w:divBdr>
            <w:top w:val="none" w:sz="0" w:space="0" w:color="auto"/>
            <w:left w:val="none" w:sz="0" w:space="0" w:color="auto"/>
            <w:bottom w:val="none" w:sz="0" w:space="0" w:color="auto"/>
            <w:right w:val="none" w:sz="0" w:space="0" w:color="auto"/>
          </w:divBdr>
        </w:div>
        <w:div w:id="456724837">
          <w:marLeft w:val="480"/>
          <w:marRight w:val="0"/>
          <w:marTop w:val="0"/>
          <w:marBottom w:val="0"/>
          <w:divBdr>
            <w:top w:val="none" w:sz="0" w:space="0" w:color="auto"/>
            <w:left w:val="none" w:sz="0" w:space="0" w:color="auto"/>
            <w:bottom w:val="none" w:sz="0" w:space="0" w:color="auto"/>
            <w:right w:val="none" w:sz="0" w:space="0" w:color="auto"/>
          </w:divBdr>
        </w:div>
        <w:div w:id="492525260">
          <w:marLeft w:val="480"/>
          <w:marRight w:val="0"/>
          <w:marTop w:val="0"/>
          <w:marBottom w:val="0"/>
          <w:divBdr>
            <w:top w:val="none" w:sz="0" w:space="0" w:color="auto"/>
            <w:left w:val="none" w:sz="0" w:space="0" w:color="auto"/>
            <w:bottom w:val="none" w:sz="0" w:space="0" w:color="auto"/>
            <w:right w:val="none" w:sz="0" w:space="0" w:color="auto"/>
          </w:divBdr>
        </w:div>
        <w:div w:id="504323112">
          <w:marLeft w:val="480"/>
          <w:marRight w:val="0"/>
          <w:marTop w:val="0"/>
          <w:marBottom w:val="0"/>
          <w:divBdr>
            <w:top w:val="none" w:sz="0" w:space="0" w:color="auto"/>
            <w:left w:val="none" w:sz="0" w:space="0" w:color="auto"/>
            <w:bottom w:val="none" w:sz="0" w:space="0" w:color="auto"/>
            <w:right w:val="none" w:sz="0" w:space="0" w:color="auto"/>
          </w:divBdr>
        </w:div>
        <w:div w:id="515385925">
          <w:marLeft w:val="480"/>
          <w:marRight w:val="0"/>
          <w:marTop w:val="0"/>
          <w:marBottom w:val="0"/>
          <w:divBdr>
            <w:top w:val="none" w:sz="0" w:space="0" w:color="auto"/>
            <w:left w:val="none" w:sz="0" w:space="0" w:color="auto"/>
            <w:bottom w:val="none" w:sz="0" w:space="0" w:color="auto"/>
            <w:right w:val="none" w:sz="0" w:space="0" w:color="auto"/>
          </w:divBdr>
        </w:div>
        <w:div w:id="525141569">
          <w:marLeft w:val="480"/>
          <w:marRight w:val="0"/>
          <w:marTop w:val="0"/>
          <w:marBottom w:val="0"/>
          <w:divBdr>
            <w:top w:val="none" w:sz="0" w:space="0" w:color="auto"/>
            <w:left w:val="none" w:sz="0" w:space="0" w:color="auto"/>
            <w:bottom w:val="none" w:sz="0" w:space="0" w:color="auto"/>
            <w:right w:val="none" w:sz="0" w:space="0" w:color="auto"/>
          </w:divBdr>
        </w:div>
        <w:div w:id="538014035">
          <w:marLeft w:val="480"/>
          <w:marRight w:val="0"/>
          <w:marTop w:val="0"/>
          <w:marBottom w:val="0"/>
          <w:divBdr>
            <w:top w:val="none" w:sz="0" w:space="0" w:color="auto"/>
            <w:left w:val="none" w:sz="0" w:space="0" w:color="auto"/>
            <w:bottom w:val="none" w:sz="0" w:space="0" w:color="auto"/>
            <w:right w:val="none" w:sz="0" w:space="0" w:color="auto"/>
          </w:divBdr>
        </w:div>
        <w:div w:id="575943915">
          <w:marLeft w:val="480"/>
          <w:marRight w:val="0"/>
          <w:marTop w:val="0"/>
          <w:marBottom w:val="0"/>
          <w:divBdr>
            <w:top w:val="none" w:sz="0" w:space="0" w:color="auto"/>
            <w:left w:val="none" w:sz="0" w:space="0" w:color="auto"/>
            <w:bottom w:val="none" w:sz="0" w:space="0" w:color="auto"/>
            <w:right w:val="none" w:sz="0" w:space="0" w:color="auto"/>
          </w:divBdr>
        </w:div>
        <w:div w:id="603153429">
          <w:marLeft w:val="480"/>
          <w:marRight w:val="0"/>
          <w:marTop w:val="0"/>
          <w:marBottom w:val="0"/>
          <w:divBdr>
            <w:top w:val="none" w:sz="0" w:space="0" w:color="auto"/>
            <w:left w:val="none" w:sz="0" w:space="0" w:color="auto"/>
            <w:bottom w:val="none" w:sz="0" w:space="0" w:color="auto"/>
            <w:right w:val="none" w:sz="0" w:space="0" w:color="auto"/>
          </w:divBdr>
        </w:div>
        <w:div w:id="607080786">
          <w:marLeft w:val="480"/>
          <w:marRight w:val="0"/>
          <w:marTop w:val="0"/>
          <w:marBottom w:val="0"/>
          <w:divBdr>
            <w:top w:val="none" w:sz="0" w:space="0" w:color="auto"/>
            <w:left w:val="none" w:sz="0" w:space="0" w:color="auto"/>
            <w:bottom w:val="none" w:sz="0" w:space="0" w:color="auto"/>
            <w:right w:val="none" w:sz="0" w:space="0" w:color="auto"/>
          </w:divBdr>
        </w:div>
        <w:div w:id="636842846">
          <w:marLeft w:val="480"/>
          <w:marRight w:val="0"/>
          <w:marTop w:val="0"/>
          <w:marBottom w:val="0"/>
          <w:divBdr>
            <w:top w:val="none" w:sz="0" w:space="0" w:color="auto"/>
            <w:left w:val="none" w:sz="0" w:space="0" w:color="auto"/>
            <w:bottom w:val="none" w:sz="0" w:space="0" w:color="auto"/>
            <w:right w:val="none" w:sz="0" w:space="0" w:color="auto"/>
          </w:divBdr>
        </w:div>
        <w:div w:id="651443537">
          <w:marLeft w:val="480"/>
          <w:marRight w:val="0"/>
          <w:marTop w:val="0"/>
          <w:marBottom w:val="0"/>
          <w:divBdr>
            <w:top w:val="none" w:sz="0" w:space="0" w:color="auto"/>
            <w:left w:val="none" w:sz="0" w:space="0" w:color="auto"/>
            <w:bottom w:val="none" w:sz="0" w:space="0" w:color="auto"/>
            <w:right w:val="none" w:sz="0" w:space="0" w:color="auto"/>
          </w:divBdr>
        </w:div>
        <w:div w:id="657196969">
          <w:marLeft w:val="480"/>
          <w:marRight w:val="0"/>
          <w:marTop w:val="0"/>
          <w:marBottom w:val="0"/>
          <w:divBdr>
            <w:top w:val="none" w:sz="0" w:space="0" w:color="auto"/>
            <w:left w:val="none" w:sz="0" w:space="0" w:color="auto"/>
            <w:bottom w:val="none" w:sz="0" w:space="0" w:color="auto"/>
            <w:right w:val="none" w:sz="0" w:space="0" w:color="auto"/>
          </w:divBdr>
        </w:div>
        <w:div w:id="750614692">
          <w:marLeft w:val="480"/>
          <w:marRight w:val="0"/>
          <w:marTop w:val="0"/>
          <w:marBottom w:val="0"/>
          <w:divBdr>
            <w:top w:val="none" w:sz="0" w:space="0" w:color="auto"/>
            <w:left w:val="none" w:sz="0" w:space="0" w:color="auto"/>
            <w:bottom w:val="none" w:sz="0" w:space="0" w:color="auto"/>
            <w:right w:val="none" w:sz="0" w:space="0" w:color="auto"/>
          </w:divBdr>
        </w:div>
        <w:div w:id="890655819">
          <w:marLeft w:val="480"/>
          <w:marRight w:val="0"/>
          <w:marTop w:val="0"/>
          <w:marBottom w:val="0"/>
          <w:divBdr>
            <w:top w:val="none" w:sz="0" w:space="0" w:color="auto"/>
            <w:left w:val="none" w:sz="0" w:space="0" w:color="auto"/>
            <w:bottom w:val="none" w:sz="0" w:space="0" w:color="auto"/>
            <w:right w:val="none" w:sz="0" w:space="0" w:color="auto"/>
          </w:divBdr>
        </w:div>
        <w:div w:id="993264241">
          <w:marLeft w:val="480"/>
          <w:marRight w:val="0"/>
          <w:marTop w:val="0"/>
          <w:marBottom w:val="0"/>
          <w:divBdr>
            <w:top w:val="none" w:sz="0" w:space="0" w:color="auto"/>
            <w:left w:val="none" w:sz="0" w:space="0" w:color="auto"/>
            <w:bottom w:val="none" w:sz="0" w:space="0" w:color="auto"/>
            <w:right w:val="none" w:sz="0" w:space="0" w:color="auto"/>
          </w:divBdr>
        </w:div>
        <w:div w:id="999652476">
          <w:marLeft w:val="480"/>
          <w:marRight w:val="0"/>
          <w:marTop w:val="0"/>
          <w:marBottom w:val="0"/>
          <w:divBdr>
            <w:top w:val="none" w:sz="0" w:space="0" w:color="auto"/>
            <w:left w:val="none" w:sz="0" w:space="0" w:color="auto"/>
            <w:bottom w:val="none" w:sz="0" w:space="0" w:color="auto"/>
            <w:right w:val="none" w:sz="0" w:space="0" w:color="auto"/>
          </w:divBdr>
        </w:div>
        <w:div w:id="1044021164">
          <w:marLeft w:val="480"/>
          <w:marRight w:val="0"/>
          <w:marTop w:val="0"/>
          <w:marBottom w:val="0"/>
          <w:divBdr>
            <w:top w:val="none" w:sz="0" w:space="0" w:color="auto"/>
            <w:left w:val="none" w:sz="0" w:space="0" w:color="auto"/>
            <w:bottom w:val="none" w:sz="0" w:space="0" w:color="auto"/>
            <w:right w:val="none" w:sz="0" w:space="0" w:color="auto"/>
          </w:divBdr>
        </w:div>
        <w:div w:id="1072579934">
          <w:marLeft w:val="480"/>
          <w:marRight w:val="0"/>
          <w:marTop w:val="0"/>
          <w:marBottom w:val="0"/>
          <w:divBdr>
            <w:top w:val="none" w:sz="0" w:space="0" w:color="auto"/>
            <w:left w:val="none" w:sz="0" w:space="0" w:color="auto"/>
            <w:bottom w:val="none" w:sz="0" w:space="0" w:color="auto"/>
            <w:right w:val="none" w:sz="0" w:space="0" w:color="auto"/>
          </w:divBdr>
        </w:div>
        <w:div w:id="1108158353">
          <w:marLeft w:val="480"/>
          <w:marRight w:val="0"/>
          <w:marTop w:val="0"/>
          <w:marBottom w:val="0"/>
          <w:divBdr>
            <w:top w:val="none" w:sz="0" w:space="0" w:color="auto"/>
            <w:left w:val="none" w:sz="0" w:space="0" w:color="auto"/>
            <w:bottom w:val="none" w:sz="0" w:space="0" w:color="auto"/>
            <w:right w:val="none" w:sz="0" w:space="0" w:color="auto"/>
          </w:divBdr>
        </w:div>
        <w:div w:id="1160464645">
          <w:marLeft w:val="480"/>
          <w:marRight w:val="0"/>
          <w:marTop w:val="0"/>
          <w:marBottom w:val="0"/>
          <w:divBdr>
            <w:top w:val="none" w:sz="0" w:space="0" w:color="auto"/>
            <w:left w:val="none" w:sz="0" w:space="0" w:color="auto"/>
            <w:bottom w:val="none" w:sz="0" w:space="0" w:color="auto"/>
            <w:right w:val="none" w:sz="0" w:space="0" w:color="auto"/>
          </w:divBdr>
        </w:div>
        <w:div w:id="1217812327">
          <w:marLeft w:val="480"/>
          <w:marRight w:val="0"/>
          <w:marTop w:val="0"/>
          <w:marBottom w:val="0"/>
          <w:divBdr>
            <w:top w:val="none" w:sz="0" w:space="0" w:color="auto"/>
            <w:left w:val="none" w:sz="0" w:space="0" w:color="auto"/>
            <w:bottom w:val="none" w:sz="0" w:space="0" w:color="auto"/>
            <w:right w:val="none" w:sz="0" w:space="0" w:color="auto"/>
          </w:divBdr>
        </w:div>
        <w:div w:id="1241914333">
          <w:marLeft w:val="480"/>
          <w:marRight w:val="0"/>
          <w:marTop w:val="0"/>
          <w:marBottom w:val="0"/>
          <w:divBdr>
            <w:top w:val="none" w:sz="0" w:space="0" w:color="auto"/>
            <w:left w:val="none" w:sz="0" w:space="0" w:color="auto"/>
            <w:bottom w:val="none" w:sz="0" w:space="0" w:color="auto"/>
            <w:right w:val="none" w:sz="0" w:space="0" w:color="auto"/>
          </w:divBdr>
        </w:div>
        <w:div w:id="1262954053">
          <w:marLeft w:val="480"/>
          <w:marRight w:val="0"/>
          <w:marTop w:val="0"/>
          <w:marBottom w:val="0"/>
          <w:divBdr>
            <w:top w:val="none" w:sz="0" w:space="0" w:color="auto"/>
            <w:left w:val="none" w:sz="0" w:space="0" w:color="auto"/>
            <w:bottom w:val="none" w:sz="0" w:space="0" w:color="auto"/>
            <w:right w:val="none" w:sz="0" w:space="0" w:color="auto"/>
          </w:divBdr>
        </w:div>
        <w:div w:id="1282804212">
          <w:marLeft w:val="480"/>
          <w:marRight w:val="0"/>
          <w:marTop w:val="0"/>
          <w:marBottom w:val="0"/>
          <w:divBdr>
            <w:top w:val="none" w:sz="0" w:space="0" w:color="auto"/>
            <w:left w:val="none" w:sz="0" w:space="0" w:color="auto"/>
            <w:bottom w:val="none" w:sz="0" w:space="0" w:color="auto"/>
            <w:right w:val="none" w:sz="0" w:space="0" w:color="auto"/>
          </w:divBdr>
        </w:div>
        <w:div w:id="1309823747">
          <w:marLeft w:val="480"/>
          <w:marRight w:val="0"/>
          <w:marTop w:val="0"/>
          <w:marBottom w:val="0"/>
          <w:divBdr>
            <w:top w:val="none" w:sz="0" w:space="0" w:color="auto"/>
            <w:left w:val="none" w:sz="0" w:space="0" w:color="auto"/>
            <w:bottom w:val="none" w:sz="0" w:space="0" w:color="auto"/>
            <w:right w:val="none" w:sz="0" w:space="0" w:color="auto"/>
          </w:divBdr>
        </w:div>
        <w:div w:id="1342395305">
          <w:marLeft w:val="480"/>
          <w:marRight w:val="0"/>
          <w:marTop w:val="0"/>
          <w:marBottom w:val="0"/>
          <w:divBdr>
            <w:top w:val="none" w:sz="0" w:space="0" w:color="auto"/>
            <w:left w:val="none" w:sz="0" w:space="0" w:color="auto"/>
            <w:bottom w:val="none" w:sz="0" w:space="0" w:color="auto"/>
            <w:right w:val="none" w:sz="0" w:space="0" w:color="auto"/>
          </w:divBdr>
        </w:div>
        <w:div w:id="1352956943">
          <w:marLeft w:val="480"/>
          <w:marRight w:val="0"/>
          <w:marTop w:val="0"/>
          <w:marBottom w:val="0"/>
          <w:divBdr>
            <w:top w:val="none" w:sz="0" w:space="0" w:color="auto"/>
            <w:left w:val="none" w:sz="0" w:space="0" w:color="auto"/>
            <w:bottom w:val="none" w:sz="0" w:space="0" w:color="auto"/>
            <w:right w:val="none" w:sz="0" w:space="0" w:color="auto"/>
          </w:divBdr>
        </w:div>
        <w:div w:id="1362974701">
          <w:marLeft w:val="480"/>
          <w:marRight w:val="0"/>
          <w:marTop w:val="0"/>
          <w:marBottom w:val="0"/>
          <w:divBdr>
            <w:top w:val="none" w:sz="0" w:space="0" w:color="auto"/>
            <w:left w:val="none" w:sz="0" w:space="0" w:color="auto"/>
            <w:bottom w:val="none" w:sz="0" w:space="0" w:color="auto"/>
            <w:right w:val="none" w:sz="0" w:space="0" w:color="auto"/>
          </w:divBdr>
        </w:div>
        <w:div w:id="1424105086">
          <w:marLeft w:val="480"/>
          <w:marRight w:val="0"/>
          <w:marTop w:val="0"/>
          <w:marBottom w:val="0"/>
          <w:divBdr>
            <w:top w:val="none" w:sz="0" w:space="0" w:color="auto"/>
            <w:left w:val="none" w:sz="0" w:space="0" w:color="auto"/>
            <w:bottom w:val="none" w:sz="0" w:space="0" w:color="auto"/>
            <w:right w:val="none" w:sz="0" w:space="0" w:color="auto"/>
          </w:divBdr>
        </w:div>
        <w:div w:id="1461723371">
          <w:marLeft w:val="480"/>
          <w:marRight w:val="0"/>
          <w:marTop w:val="0"/>
          <w:marBottom w:val="0"/>
          <w:divBdr>
            <w:top w:val="none" w:sz="0" w:space="0" w:color="auto"/>
            <w:left w:val="none" w:sz="0" w:space="0" w:color="auto"/>
            <w:bottom w:val="none" w:sz="0" w:space="0" w:color="auto"/>
            <w:right w:val="none" w:sz="0" w:space="0" w:color="auto"/>
          </w:divBdr>
        </w:div>
        <w:div w:id="1503202574">
          <w:marLeft w:val="480"/>
          <w:marRight w:val="0"/>
          <w:marTop w:val="0"/>
          <w:marBottom w:val="0"/>
          <w:divBdr>
            <w:top w:val="none" w:sz="0" w:space="0" w:color="auto"/>
            <w:left w:val="none" w:sz="0" w:space="0" w:color="auto"/>
            <w:bottom w:val="none" w:sz="0" w:space="0" w:color="auto"/>
            <w:right w:val="none" w:sz="0" w:space="0" w:color="auto"/>
          </w:divBdr>
        </w:div>
        <w:div w:id="1509297402">
          <w:marLeft w:val="480"/>
          <w:marRight w:val="0"/>
          <w:marTop w:val="0"/>
          <w:marBottom w:val="0"/>
          <w:divBdr>
            <w:top w:val="none" w:sz="0" w:space="0" w:color="auto"/>
            <w:left w:val="none" w:sz="0" w:space="0" w:color="auto"/>
            <w:bottom w:val="none" w:sz="0" w:space="0" w:color="auto"/>
            <w:right w:val="none" w:sz="0" w:space="0" w:color="auto"/>
          </w:divBdr>
        </w:div>
        <w:div w:id="1525896816">
          <w:marLeft w:val="480"/>
          <w:marRight w:val="0"/>
          <w:marTop w:val="0"/>
          <w:marBottom w:val="0"/>
          <w:divBdr>
            <w:top w:val="none" w:sz="0" w:space="0" w:color="auto"/>
            <w:left w:val="none" w:sz="0" w:space="0" w:color="auto"/>
            <w:bottom w:val="none" w:sz="0" w:space="0" w:color="auto"/>
            <w:right w:val="none" w:sz="0" w:space="0" w:color="auto"/>
          </w:divBdr>
        </w:div>
        <w:div w:id="1571111646">
          <w:marLeft w:val="480"/>
          <w:marRight w:val="0"/>
          <w:marTop w:val="0"/>
          <w:marBottom w:val="0"/>
          <w:divBdr>
            <w:top w:val="none" w:sz="0" w:space="0" w:color="auto"/>
            <w:left w:val="none" w:sz="0" w:space="0" w:color="auto"/>
            <w:bottom w:val="none" w:sz="0" w:space="0" w:color="auto"/>
            <w:right w:val="none" w:sz="0" w:space="0" w:color="auto"/>
          </w:divBdr>
        </w:div>
        <w:div w:id="1673485524">
          <w:marLeft w:val="480"/>
          <w:marRight w:val="0"/>
          <w:marTop w:val="0"/>
          <w:marBottom w:val="0"/>
          <w:divBdr>
            <w:top w:val="none" w:sz="0" w:space="0" w:color="auto"/>
            <w:left w:val="none" w:sz="0" w:space="0" w:color="auto"/>
            <w:bottom w:val="none" w:sz="0" w:space="0" w:color="auto"/>
            <w:right w:val="none" w:sz="0" w:space="0" w:color="auto"/>
          </w:divBdr>
        </w:div>
        <w:div w:id="1718703794">
          <w:marLeft w:val="480"/>
          <w:marRight w:val="0"/>
          <w:marTop w:val="0"/>
          <w:marBottom w:val="0"/>
          <w:divBdr>
            <w:top w:val="none" w:sz="0" w:space="0" w:color="auto"/>
            <w:left w:val="none" w:sz="0" w:space="0" w:color="auto"/>
            <w:bottom w:val="none" w:sz="0" w:space="0" w:color="auto"/>
            <w:right w:val="none" w:sz="0" w:space="0" w:color="auto"/>
          </w:divBdr>
        </w:div>
        <w:div w:id="1736734243">
          <w:marLeft w:val="480"/>
          <w:marRight w:val="0"/>
          <w:marTop w:val="0"/>
          <w:marBottom w:val="0"/>
          <w:divBdr>
            <w:top w:val="none" w:sz="0" w:space="0" w:color="auto"/>
            <w:left w:val="none" w:sz="0" w:space="0" w:color="auto"/>
            <w:bottom w:val="none" w:sz="0" w:space="0" w:color="auto"/>
            <w:right w:val="none" w:sz="0" w:space="0" w:color="auto"/>
          </w:divBdr>
        </w:div>
        <w:div w:id="1845584929">
          <w:marLeft w:val="480"/>
          <w:marRight w:val="0"/>
          <w:marTop w:val="0"/>
          <w:marBottom w:val="0"/>
          <w:divBdr>
            <w:top w:val="none" w:sz="0" w:space="0" w:color="auto"/>
            <w:left w:val="none" w:sz="0" w:space="0" w:color="auto"/>
            <w:bottom w:val="none" w:sz="0" w:space="0" w:color="auto"/>
            <w:right w:val="none" w:sz="0" w:space="0" w:color="auto"/>
          </w:divBdr>
        </w:div>
        <w:div w:id="1903252698">
          <w:marLeft w:val="480"/>
          <w:marRight w:val="0"/>
          <w:marTop w:val="0"/>
          <w:marBottom w:val="0"/>
          <w:divBdr>
            <w:top w:val="none" w:sz="0" w:space="0" w:color="auto"/>
            <w:left w:val="none" w:sz="0" w:space="0" w:color="auto"/>
            <w:bottom w:val="none" w:sz="0" w:space="0" w:color="auto"/>
            <w:right w:val="none" w:sz="0" w:space="0" w:color="auto"/>
          </w:divBdr>
        </w:div>
        <w:div w:id="1969121929">
          <w:marLeft w:val="480"/>
          <w:marRight w:val="0"/>
          <w:marTop w:val="0"/>
          <w:marBottom w:val="0"/>
          <w:divBdr>
            <w:top w:val="none" w:sz="0" w:space="0" w:color="auto"/>
            <w:left w:val="none" w:sz="0" w:space="0" w:color="auto"/>
            <w:bottom w:val="none" w:sz="0" w:space="0" w:color="auto"/>
            <w:right w:val="none" w:sz="0" w:space="0" w:color="auto"/>
          </w:divBdr>
        </w:div>
        <w:div w:id="1986230507">
          <w:marLeft w:val="480"/>
          <w:marRight w:val="0"/>
          <w:marTop w:val="0"/>
          <w:marBottom w:val="0"/>
          <w:divBdr>
            <w:top w:val="none" w:sz="0" w:space="0" w:color="auto"/>
            <w:left w:val="none" w:sz="0" w:space="0" w:color="auto"/>
            <w:bottom w:val="none" w:sz="0" w:space="0" w:color="auto"/>
            <w:right w:val="none" w:sz="0" w:space="0" w:color="auto"/>
          </w:divBdr>
        </w:div>
        <w:div w:id="2023892570">
          <w:marLeft w:val="480"/>
          <w:marRight w:val="0"/>
          <w:marTop w:val="0"/>
          <w:marBottom w:val="0"/>
          <w:divBdr>
            <w:top w:val="none" w:sz="0" w:space="0" w:color="auto"/>
            <w:left w:val="none" w:sz="0" w:space="0" w:color="auto"/>
            <w:bottom w:val="none" w:sz="0" w:space="0" w:color="auto"/>
            <w:right w:val="none" w:sz="0" w:space="0" w:color="auto"/>
          </w:divBdr>
        </w:div>
        <w:div w:id="2031955355">
          <w:marLeft w:val="480"/>
          <w:marRight w:val="0"/>
          <w:marTop w:val="0"/>
          <w:marBottom w:val="0"/>
          <w:divBdr>
            <w:top w:val="none" w:sz="0" w:space="0" w:color="auto"/>
            <w:left w:val="none" w:sz="0" w:space="0" w:color="auto"/>
            <w:bottom w:val="none" w:sz="0" w:space="0" w:color="auto"/>
            <w:right w:val="none" w:sz="0" w:space="0" w:color="auto"/>
          </w:divBdr>
        </w:div>
        <w:div w:id="2086107595">
          <w:marLeft w:val="480"/>
          <w:marRight w:val="0"/>
          <w:marTop w:val="0"/>
          <w:marBottom w:val="0"/>
          <w:divBdr>
            <w:top w:val="none" w:sz="0" w:space="0" w:color="auto"/>
            <w:left w:val="none" w:sz="0" w:space="0" w:color="auto"/>
            <w:bottom w:val="none" w:sz="0" w:space="0" w:color="auto"/>
            <w:right w:val="none" w:sz="0" w:space="0" w:color="auto"/>
          </w:divBdr>
        </w:div>
        <w:div w:id="2130006529">
          <w:marLeft w:val="480"/>
          <w:marRight w:val="0"/>
          <w:marTop w:val="0"/>
          <w:marBottom w:val="0"/>
          <w:divBdr>
            <w:top w:val="none" w:sz="0" w:space="0" w:color="auto"/>
            <w:left w:val="none" w:sz="0" w:space="0" w:color="auto"/>
            <w:bottom w:val="none" w:sz="0" w:space="0" w:color="auto"/>
            <w:right w:val="none" w:sz="0" w:space="0" w:color="auto"/>
          </w:divBdr>
        </w:div>
      </w:divsChild>
    </w:div>
    <w:div w:id="446512899">
      <w:bodyDiv w:val="1"/>
      <w:marLeft w:val="0"/>
      <w:marRight w:val="0"/>
      <w:marTop w:val="0"/>
      <w:marBottom w:val="0"/>
      <w:divBdr>
        <w:top w:val="none" w:sz="0" w:space="0" w:color="auto"/>
        <w:left w:val="none" w:sz="0" w:space="0" w:color="auto"/>
        <w:bottom w:val="none" w:sz="0" w:space="0" w:color="auto"/>
        <w:right w:val="none" w:sz="0" w:space="0" w:color="auto"/>
      </w:divBdr>
    </w:div>
    <w:div w:id="446513350">
      <w:marLeft w:val="640"/>
      <w:marRight w:val="0"/>
      <w:marTop w:val="0"/>
      <w:marBottom w:val="0"/>
      <w:divBdr>
        <w:top w:val="none" w:sz="0" w:space="0" w:color="auto"/>
        <w:left w:val="none" w:sz="0" w:space="0" w:color="auto"/>
        <w:bottom w:val="none" w:sz="0" w:space="0" w:color="auto"/>
        <w:right w:val="none" w:sz="0" w:space="0" w:color="auto"/>
      </w:divBdr>
    </w:div>
    <w:div w:id="446967134">
      <w:marLeft w:val="640"/>
      <w:marRight w:val="0"/>
      <w:marTop w:val="0"/>
      <w:marBottom w:val="0"/>
      <w:divBdr>
        <w:top w:val="none" w:sz="0" w:space="0" w:color="auto"/>
        <w:left w:val="none" w:sz="0" w:space="0" w:color="auto"/>
        <w:bottom w:val="none" w:sz="0" w:space="0" w:color="auto"/>
        <w:right w:val="none" w:sz="0" w:space="0" w:color="auto"/>
      </w:divBdr>
    </w:div>
    <w:div w:id="447118719">
      <w:marLeft w:val="640"/>
      <w:marRight w:val="0"/>
      <w:marTop w:val="0"/>
      <w:marBottom w:val="0"/>
      <w:divBdr>
        <w:top w:val="none" w:sz="0" w:space="0" w:color="auto"/>
        <w:left w:val="none" w:sz="0" w:space="0" w:color="auto"/>
        <w:bottom w:val="none" w:sz="0" w:space="0" w:color="auto"/>
        <w:right w:val="none" w:sz="0" w:space="0" w:color="auto"/>
      </w:divBdr>
    </w:div>
    <w:div w:id="447555606">
      <w:marLeft w:val="640"/>
      <w:marRight w:val="0"/>
      <w:marTop w:val="0"/>
      <w:marBottom w:val="0"/>
      <w:divBdr>
        <w:top w:val="none" w:sz="0" w:space="0" w:color="auto"/>
        <w:left w:val="none" w:sz="0" w:space="0" w:color="auto"/>
        <w:bottom w:val="none" w:sz="0" w:space="0" w:color="auto"/>
        <w:right w:val="none" w:sz="0" w:space="0" w:color="auto"/>
      </w:divBdr>
    </w:div>
    <w:div w:id="447774632">
      <w:marLeft w:val="640"/>
      <w:marRight w:val="0"/>
      <w:marTop w:val="0"/>
      <w:marBottom w:val="0"/>
      <w:divBdr>
        <w:top w:val="none" w:sz="0" w:space="0" w:color="auto"/>
        <w:left w:val="none" w:sz="0" w:space="0" w:color="auto"/>
        <w:bottom w:val="none" w:sz="0" w:space="0" w:color="auto"/>
        <w:right w:val="none" w:sz="0" w:space="0" w:color="auto"/>
      </w:divBdr>
    </w:div>
    <w:div w:id="448554138">
      <w:marLeft w:val="640"/>
      <w:marRight w:val="0"/>
      <w:marTop w:val="0"/>
      <w:marBottom w:val="0"/>
      <w:divBdr>
        <w:top w:val="none" w:sz="0" w:space="0" w:color="auto"/>
        <w:left w:val="none" w:sz="0" w:space="0" w:color="auto"/>
        <w:bottom w:val="none" w:sz="0" w:space="0" w:color="auto"/>
        <w:right w:val="none" w:sz="0" w:space="0" w:color="auto"/>
      </w:divBdr>
    </w:div>
    <w:div w:id="448623450">
      <w:bodyDiv w:val="1"/>
      <w:marLeft w:val="0"/>
      <w:marRight w:val="0"/>
      <w:marTop w:val="0"/>
      <w:marBottom w:val="0"/>
      <w:divBdr>
        <w:top w:val="none" w:sz="0" w:space="0" w:color="auto"/>
        <w:left w:val="none" w:sz="0" w:space="0" w:color="auto"/>
        <w:bottom w:val="none" w:sz="0" w:space="0" w:color="auto"/>
        <w:right w:val="none" w:sz="0" w:space="0" w:color="auto"/>
      </w:divBdr>
    </w:div>
    <w:div w:id="448941334">
      <w:marLeft w:val="640"/>
      <w:marRight w:val="0"/>
      <w:marTop w:val="0"/>
      <w:marBottom w:val="0"/>
      <w:divBdr>
        <w:top w:val="none" w:sz="0" w:space="0" w:color="auto"/>
        <w:left w:val="none" w:sz="0" w:space="0" w:color="auto"/>
        <w:bottom w:val="none" w:sz="0" w:space="0" w:color="auto"/>
        <w:right w:val="none" w:sz="0" w:space="0" w:color="auto"/>
      </w:divBdr>
    </w:div>
    <w:div w:id="449052767">
      <w:bodyDiv w:val="1"/>
      <w:marLeft w:val="0"/>
      <w:marRight w:val="0"/>
      <w:marTop w:val="0"/>
      <w:marBottom w:val="0"/>
      <w:divBdr>
        <w:top w:val="none" w:sz="0" w:space="0" w:color="auto"/>
        <w:left w:val="none" w:sz="0" w:space="0" w:color="auto"/>
        <w:bottom w:val="none" w:sz="0" w:space="0" w:color="auto"/>
        <w:right w:val="none" w:sz="0" w:space="0" w:color="auto"/>
      </w:divBdr>
    </w:div>
    <w:div w:id="449084986">
      <w:marLeft w:val="640"/>
      <w:marRight w:val="0"/>
      <w:marTop w:val="0"/>
      <w:marBottom w:val="0"/>
      <w:divBdr>
        <w:top w:val="none" w:sz="0" w:space="0" w:color="auto"/>
        <w:left w:val="none" w:sz="0" w:space="0" w:color="auto"/>
        <w:bottom w:val="none" w:sz="0" w:space="0" w:color="auto"/>
        <w:right w:val="none" w:sz="0" w:space="0" w:color="auto"/>
      </w:divBdr>
    </w:div>
    <w:div w:id="449201504">
      <w:marLeft w:val="640"/>
      <w:marRight w:val="0"/>
      <w:marTop w:val="0"/>
      <w:marBottom w:val="0"/>
      <w:divBdr>
        <w:top w:val="none" w:sz="0" w:space="0" w:color="auto"/>
        <w:left w:val="none" w:sz="0" w:space="0" w:color="auto"/>
        <w:bottom w:val="none" w:sz="0" w:space="0" w:color="auto"/>
        <w:right w:val="none" w:sz="0" w:space="0" w:color="auto"/>
      </w:divBdr>
    </w:div>
    <w:div w:id="449250945">
      <w:marLeft w:val="640"/>
      <w:marRight w:val="0"/>
      <w:marTop w:val="0"/>
      <w:marBottom w:val="0"/>
      <w:divBdr>
        <w:top w:val="none" w:sz="0" w:space="0" w:color="auto"/>
        <w:left w:val="none" w:sz="0" w:space="0" w:color="auto"/>
        <w:bottom w:val="none" w:sz="0" w:space="0" w:color="auto"/>
        <w:right w:val="none" w:sz="0" w:space="0" w:color="auto"/>
      </w:divBdr>
    </w:div>
    <w:div w:id="449666813">
      <w:marLeft w:val="640"/>
      <w:marRight w:val="0"/>
      <w:marTop w:val="0"/>
      <w:marBottom w:val="0"/>
      <w:divBdr>
        <w:top w:val="none" w:sz="0" w:space="0" w:color="auto"/>
        <w:left w:val="none" w:sz="0" w:space="0" w:color="auto"/>
        <w:bottom w:val="none" w:sz="0" w:space="0" w:color="auto"/>
        <w:right w:val="none" w:sz="0" w:space="0" w:color="auto"/>
      </w:divBdr>
    </w:div>
    <w:div w:id="450125072">
      <w:marLeft w:val="640"/>
      <w:marRight w:val="0"/>
      <w:marTop w:val="0"/>
      <w:marBottom w:val="0"/>
      <w:divBdr>
        <w:top w:val="none" w:sz="0" w:space="0" w:color="auto"/>
        <w:left w:val="none" w:sz="0" w:space="0" w:color="auto"/>
        <w:bottom w:val="none" w:sz="0" w:space="0" w:color="auto"/>
        <w:right w:val="none" w:sz="0" w:space="0" w:color="auto"/>
      </w:divBdr>
    </w:div>
    <w:div w:id="450128743">
      <w:marLeft w:val="640"/>
      <w:marRight w:val="0"/>
      <w:marTop w:val="0"/>
      <w:marBottom w:val="0"/>
      <w:divBdr>
        <w:top w:val="none" w:sz="0" w:space="0" w:color="auto"/>
        <w:left w:val="none" w:sz="0" w:space="0" w:color="auto"/>
        <w:bottom w:val="none" w:sz="0" w:space="0" w:color="auto"/>
        <w:right w:val="none" w:sz="0" w:space="0" w:color="auto"/>
      </w:divBdr>
    </w:div>
    <w:div w:id="450782001">
      <w:marLeft w:val="640"/>
      <w:marRight w:val="0"/>
      <w:marTop w:val="0"/>
      <w:marBottom w:val="0"/>
      <w:divBdr>
        <w:top w:val="none" w:sz="0" w:space="0" w:color="auto"/>
        <w:left w:val="none" w:sz="0" w:space="0" w:color="auto"/>
        <w:bottom w:val="none" w:sz="0" w:space="0" w:color="auto"/>
        <w:right w:val="none" w:sz="0" w:space="0" w:color="auto"/>
      </w:divBdr>
    </w:div>
    <w:div w:id="450977457">
      <w:marLeft w:val="640"/>
      <w:marRight w:val="0"/>
      <w:marTop w:val="0"/>
      <w:marBottom w:val="0"/>
      <w:divBdr>
        <w:top w:val="none" w:sz="0" w:space="0" w:color="auto"/>
        <w:left w:val="none" w:sz="0" w:space="0" w:color="auto"/>
        <w:bottom w:val="none" w:sz="0" w:space="0" w:color="auto"/>
        <w:right w:val="none" w:sz="0" w:space="0" w:color="auto"/>
      </w:divBdr>
    </w:div>
    <w:div w:id="451245508">
      <w:marLeft w:val="640"/>
      <w:marRight w:val="0"/>
      <w:marTop w:val="0"/>
      <w:marBottom w:val="0"/>
      <w:divBdr>
        <w:top w:val="none" w:sz="0" w:space="0" w:color="auto"/>
        <w:left w:val="none" w:sz="0" w:space="0" w:color="auto"/>
        <w:bottom w:val="none" w:sz="0" w:space="0" w:color="auto"/>
        <w:right w:val="none" w:sz="0" w:space="0" w:color="auto"/>
      </w:divBdr>
    </w:div>
    <w:div w:id="451287553">
      <w:marLeft w:val="480"/>
      <w:marRight w:val="0"/>
      <w:marTop w:val="0"/>
      <w:marBottom w:val="0"/>
      <w:divBdr>
        <w:top w:val="none" w:sz="0" w:space="0" w:color="auto"/>
        <w:left w:val="none" w:sz="0" w:space="0" w:color="auto"/>
        <w:bottom w:val="none" w:sz="0" w:space="0" w:color="auto"/>
        <w:right w:val="none" w:sz="0" w:space="0" w:color="auto"/>
      </w:divBdr>
    </w:div>
    <w:div w:id="454057051">
      <w:marLeft w:val="480"/>
      <w:marRight w:val="0"/>
      <w:marTop w:val="0"/>
      <w:marBottom w:val="0"/>
      <w:divBdr>
        <w:top w:val="none" w:sz="0" w:space="0" w:color="auto"/>
        <w:left w:val="none" w:sz="0" w:space="0" w:color="auto"/>
        <w:bottom w:val="none" w:sz="0" w:space="0" w:color="auto"/>
        <w:right w:val="none" w:sz="0" w:space="0" w:color="auto"/>
      </w:divBdr>
    </w:div>
    <w:div w:id="454065433">
      <w:marLeft w:val="640"/>
      <w:marRight w:val="0"/>
      <w:marTop w:val="0"/>
      <w:marBottom w:val="0"/>
      <w:divBdr>
        <w:top w:val="none" w:sz="0" w:space="0" w:color="auto"/>
        <w:left w:val="none" w:sz="0" w:space="0" w:color="auto"/>
        <w:bottom w:val="none" w:sz="0" w:space="0" w:color="auto"/>
        <w:right w:val="none" w:sz="0" w:space="0" w:color="auto"/>
      </w:divBdr>
    </w:div>
    <w:div w:id="454174191">
      <w:marLeft w:val="640"/>
      <w:marRight w:val="0"/>
      <w:marTop w:val="0"/>
      <w:marBottom w:val="0"/>
      <w:divBdr>
        <w:top w:val="none" w:sz="0" w:space="0" w:color="auto"/>
        <w:left w:val="none" w:sz="0" w:space="0" w:color="auto"/>
        <w:bottom w:val="none" w:sz="0" w:space="0" w:color="auto"/>
        <w:right w:val="none" w:sz="0" w:space="0" w:color="auto"/>
      </w:divBdr>
    </w:div>
    <w:div w:id="454251121">
      <w:marLeft w:val="640"/>
      <w:marRight w:val="0"/>
      <w:marTop w:val="0"/>
      <w:marBottom w:val="0"/>
      <w:divBdr>
        <w:top w:val="none" w:sz="0" w:space="0" w:color="auto"/>
        <w:left w:val="none" w:sz="0" w:space="0" w:color="auto"/>
        <w:bottom w:val="none" w:sz="0" w:space="0" w:color="auto"/>
        <w:right w:val="none" w:sz="0" w:space="0" w:color="auto"/>
      </w:divBdr>
    </w:div>
    <w:div w:id="454297301">
      <w:bodyDiv w:val="1"/>
      <w:marLeft w:val="0"/>
      <w:marRight w:val="0"/>
      <w:marTop w:val="0"/>
      <w:marBottom w:val="0"/>
      <w:divBdr>
        <w:top w:val="none" w:sz="0" w:space="0" w:color="auto"/>
        <w:left w:val="none" w:sz="0" w:space="0" w:color="auto"/>
        <w:bottom w:val="none" w:sz="0" w:space="0" w:color="auto"/>
        <w:right w:val="none" w:sz="0" w:space="0" w:color="auto"/>
      </w:divBdr>
      <w:divsChild>
        <w:div w:id="101805311">
          <w:marLeft w:val="480"/>
          <w:marRight w:val="0"/>
          <w:marTop w:val="0"/>
          <w:marBottom w:val="0"/>
          <w:divBdr>
            <w:top w:val="none" w:sz="0" w:space="0" w:color="auto"/>
            <w:left w:val="none" w:sz="0" w:space="0" w:color="auto"/>
            <w:bottom w:val="none" w:sz="0" w:space="0" w:color="auto"/>
            <w:right w:val="none" w:sz="0" w:space="0" w:color="auto"/>
          </w:divBdr>
        </w:div>
        <w:div w:id="114297909">
          <w:marLeft w:val="480"/>
          <w:marRight w:val="0"/>
          <w:marTop w:val="0"/>
          <w:marBottom w:val="0"/>
          <w:divBdr>
            <w:top w:val="none" w:sz="0" w:space="0" w:color="auto"/>
            <w:left w:val="none" w:sz="0" w:space="0" w:color="auto"/>
            <w:bottom w:val="none" w:sz="0" w:space="0" w:color="auto"/>
            <w:right w:val="none" w:sz="0" w:space="0" w:color="auto"/>
          </w:divBdr>
        </w:div>
        <w:div w:id="122355856">
          <w:marLeft w:val="480"/>
          <w:marRight w:val="0"/>
          <w:marTop w:val="0"/>
          <w:marBottom w:val="0"/>
          <w:divBdr>
            <w:top w:val="none" w:sz="0" w:space="0" w:color="auto"/>
            <w:left w:val="none" w:sz="0" w:space="0" w:color="auto"/>
            <w:bottom w:val="none" w:sz="0" w:space="0" w:color="auto"/>
            <w:right w:val="none" w:sz="0" w:space="0" w:color="auto"/>
          </w:divBdr>
        </w:div>
        <w:div w:id="167251382">
          <w:marLeft w:val="480"/>
          <w:marRight w:val="0"/>
          <w:marTop w:val="0"/>
          <w:marBottom w:val="0"/>
          <w:divBdr>
            <w:top w:val="none" w:sz="0" w:space="0" w:color="auto"/>
            <w:left w:val="none" w:sz="0" w:space="0" w:color="auto"/>
            <w:bottom w:val="none" w:sz="0" w:space="0" w:color="auto"/>
            <w:right w:val="none" w:sz="0" w:space="0" w:color="auto"/>
          </w:divBdr>
        </w:div>
        <w:div w:id="222067229">
          <w:marLeft w:val="480"/>
          <w:marRight w:val="0"/>
          <w:marTop w:val="0"/>
          <w:marBottom w:val="0"/>
          <w:divBdr>
            <w:top w:val="none" w:sz="0" w:space="0" w:color="auto"/>
            <w:left w:val="none" w:sz="0" w:space="0" w:color="auto"/>
            <w:bottom w:val="none" w:sz="0" w:space="0" w:color="auto"/>
            <w:right w:val="none" w:sz="0" w:space="0" w:color="auto"/>
          </w:divBdr>
        </w:div>
        <w:div w:id="261258564">
          <w:marLeft w:val="480"/>
          <w:marRight w:val="0"/>
          <w:marTop w:val="0"/>
          <w:marBottom w:val="0"/>
          <w:divBdr>
            <w:top w:val="none" w:sz="0" w:space="0" w:color="auto"/>
            <w:left w:val="none" w:sz="0" w:space="0" w:color="auto"/>
            <w:bottom w:val="none" w:sz="0" w:space="0" w:color="auto"/>
            <w:right w:val="none" w:sz="0" w:space="0" w:color="auto"/>
          </w:divBdr>
        </w:div>
        <w:div w:id="294022074">
          <w:marLeft w:val="480"/>
          <w:marRight w:val="0"/>
          <w:marTop w:val="0"/>
          <w:marBottom w:val="0"/>
          <w:divBdr>
            <w:top w:val="none" w:sz="0" w:space="0" w:color="auto"/>
            <w:left w:val="none" w:sz="0" w:space="0" w:color="auto"/>
            <w:bottom w:val="none" w:sz="0" w:space="0" w:color="auto"/>
            <w:right w:val="none" w:sz="0" w:space="0" w:color="auto"/>
          </w:divBdr>
        </w:div>
        <w:div w:id="338317011">
          <w:marLeft w:val="480"/>
          <w:marRight w:val="0"/>
          <w:marTop w:val="0"/>
          <w:marBottom w:val="0"/>
          <w:divBdr>
            <w:top w:val="none" w:sz="0" w:space="0" w:color="auto"/>
            <w:left w:val="none" w:sz="0" w:space="0" w:color="auto"/>
            <w:bottom w:val="none" w:sz="0" w:space="0" w:color="auto"/>
            <w:right w:val="none" w:sz="0" w:space="0" w:color="auto"/>
          </w:divBdr>
        </w:div>
        <w:div w:id="357632593">
          <w:marLeft w:val="480"/>
          <w:marRight w:val="0"/>
          <w:marTop w:val="0"/>
          <w:marBottom w:val="0"/>
          <w:divBdr>
            <w:top w:val="none" w:sz="0" w:space="0" w:color="auto"/>
            <w:left w:val="none" w:sz="0" w:space="0" w:color="auto"/>
            <w:bottom w:val="none" w:sz="0" w:space="0" w:color="auto"/>
            <w:right w:val="none" w:sz="0" w:space="0" w:color="auto"/>
          </w:divBdr>
        </w:div>
        <w:div w:id="374937498">
          <w:marLeft w:val="480"/>
          <w:marRight w:val="0"/>
          <w:marTop w:val="0"/>
          <w:marBottom w:val="0"/>
          <w:divBdr>
            <w:top w:val="none" w:sz="0" w:space="0" w:color="auto"/>
            <w:left w:val="none" w:sz="0" w:space="0" w:color="auto"/>
            <w:bottom w:val="none" w:sz="0" w:space="0" w:color="auto"/>
            <w:right w:val="none" w:sz="0" w:space="0" w:color="auto"/>
          </w:divBdr>
        </w:div>
        <w:div w:id="390007490">
          <w:marLeft w:val="480"/>
          <w:marRight w:val="0"/>
          <w:marTop w:val="0"/>
          <w:marBottom w:val="0"/>
          <w:divBdr>
            <w:top w:val="none" w:sz="0" w:space="0" w:color="auto"/>
            <w:left w:val="none" w:sz="0" w:space="0" w:color="auto"/>
            <w:bottom w:val="none" w:sz="0" w:space="0" w:color="auto"/>
            <w:right w:val="none" w:sz="0" w:space="0" w:color="auto"/>
          </w:divBdr>
        </w:div>
        <w:div w:id="405346146">
          <w:marLeft w:val="480"/>
          <w:marRight w:val="0"/>
          <w:marTop w:val="0"/>
          <w:marBottom w:val="0"/>
          <w:divBdr>
            <w:top w:val="none" w:sz="0" w:space="0" w:color="auto"/>
            <w:left w:val="none" w:sz="0" w:space="0" w:color="auto"/>
            <w:bottom w:val="none" w:sz="0" w:space="0" w:color="auto"/>
            <w:right w:val="none" w:sz="0" w:space="0" w:color="auto"/>
          </w:divBdr>
        </w:div>
        <w:div w:id="414207036">
          <w:marLeft w:val="480"/>
          <w:marRight w:val="0"/>
          <w:marTop w:val="0"/>
          <w:marBottom w:val="0"/>
          <w:divBdr>
            <w:top w:val="none" w:sz="0" w:space="0" w:color="auto"/>
            <w:left w:val="none" w:sz="0" w:space="0" w:color="auto"/>
            <w:bottom w:val="none" w:sz="0" w:space="0" w:color="auto"/>
            <w:right w:val="none" w:sz="0" w:space="0" w:color="auto"/>
          </w:divBdr>
        </w:div>
        <w:div w:id="443576921">
          <w:marLeft w:val="480"/>
          <w:marRight w:val="0"/>
          <w:marTop w:val="0"/>
          <w:marBottom w:val="0"/>
          <w:divBdr>
            <w:top w:val="none" w:sz="0" w:space="0" w:color="auto"/>
            <w:left w:val="none" w:sz="0" w:space="0" w:color="auto"/>
            <w:bottom w:val="none" w:sz="0" w:space="0" w:color="auto"/>
            <w:right w:val="none" w:sz="0" w:space="0" w:color="auto"/>
          </w:divBdr>
        </w:div>
        <w:div w:id="464007812">
          <w:marLeft w:val="480"/>
          <w:marRight w:val="0"/>
          <w:marTop w:val="0"/>
          <w:marBottom w:val="0"/>
          <w:divBdr>
            <w:top w:val="none" w:sz="0" w:space="0" w:color="auto"/>
            <w:left w:val="none" w:sz="0" w:space="0" w:color="auto"/>
            <w:bottom w:val="none" w:sz="0" w:space="0" w:color="auto"/>
            <w:right w:val="none" w:sz="0" w:space="0" w:color="auto"/>
          </w:divBdr>
        </w:div>
        <w:div w:id="504824432">
          <w:marLeft w:val="480"/>
          <w:marRight w:val="0"/>
          <w:marTop w:val="0"/>
          <w:marBottom w:val="0"/>
          <w:divBdr>
            <w:top w:val="none" w:sz="0" w:space="0" w:color="auto"/>
            <w:left w:val="none" w:sz="0" w:space="0" w:color="auto"/>
            <w:bottom w:val="none" w:sz="0" w:space="0" w:color="auto"/>
            <w:right w:val="none" w:sz="0" w:space="0" w:color="auto"/>
          </w:divBdr>
        </w:div>
        <w:div w:id="533005383">
          <w:marLeft w:val="480"/>
          <w:marRight w:val="0"/>
          <w:marTop w:val="0"/>
          <w:marBottom w:val="0"/>
          <w:divBdr>
            <w:top w:val="none" w:sz="0" w:space="0" w:color="auto"/>
            <w:left w:val="none" w:sz="0" w:space="0" w:color="auto"/>
            <w:bottom w:val="none" w:sz="0" w:space="0" w:color="auto"/>
            <w:right w:val="none" w:sz="0" w:space="0" w:color="auto"/>
          </w:divBdr>
        </w:div>
        <w:div w:id="563103378">
          <w:marLeft w:val="480"/>
          <w:marRight w:val="0"/>
          <w:marTop w:val="0"/>
          <w:marBottom w:val="0"/>
          <w:divBdr>
            <w:top w:val="none" w:sz="0" w:space="0" w:color="auto"/>
            <w:left w:val="none" w:sz="0" w:space="0" w:color="auto"/>
            <w:bottom w:val="none" w:sz="0" w:space="0" w:color="auto"/>
            <w:right w:val="none" w:sz="0" w:space="0" w:color="auto"/>
          </w:divBdr>
        </w:div>
        <w:div w:id="636685557">
          <w:marLeft w:val="480"/>
          <w:marRight w:val="0"/>
          <w:marTop w:val="0"/>
          <w:marBottom w:val="0"/>
          <w:divBdr>
            <w:top w:val="none" w:sz="0" w:space="0" w:color="auto"/>
            <w:left w:val="none" w:sz="0" w:space="0" w:color="auto"/>
            <w:bottom w:val="none" w:sz="0" w:space="0" w:color="auto"/>
            <w:right w:val="none" w:sz="0" w:space="0" w:color="auto"/>
          </w:divBdr>
        </w:div>
        <w:div w:id="644433630">
          <w:marLeft w:val="480"/>
          <w:marRight w:val="0"/>
          <w:marTop w:val="0"/>
          <w:marBottom w:val="0"/>
          <w:divBdr>
            <w:top w:val="none" w:sz="0" w:space="0" w:color="auto"/>
            <w:left w:val="none" w:sz="0" w:space="0" w:color="auto"/>
            <w:bottom w:val="none" w:sz="0" w:space="0" w:color="auto"/>
            <w:right w:val="none" w:sz="0" w:space="0" w:color="auto"/>
          </w:divBdr>
        </w:div>
        <w:div w:id="656572014">
          <w:marLeft w:val="480"/>
          <w:marRight w:val="0"/>
          <w:marTop w:val="0"/>
          <w:marBottom w:val="0"/>
          <w:divBdr>
            <w:top w:val="none" w:sz="0" w:space="0" w:color="auto"/>
            <w:left w:val="none" w:sz="0" w:space="0" w:color="auto"/>
            <w:bottom w:val="none" w:sz="0" w:space="0" w:color="auto"/>
            <w:right w:val="none" w:sz="0" w:space="0" w:color="auto"/>
          </w:divBdr>
        </w:div>
        <w:div w:id="697506261">
          <w:marLeft w:val="480"/>
          <w:marRight w:val="0"/>
          <w:marTop w:val="0"/>
          <w:marBottom w:val="0"/>
          <w:divBdr>
            <w:top w:val="none" w:sz="0" w:space="0" w:color="auto"/>
            <w:left w:val="none" w:sz="0" w:space="0" w:color="auto"/>
            <w:bottom w:val="none" w:sz="0" w:space="0" w:color="auto"/>
            <w:right w:val="none" w:sz="0" w:space="0" w:color="auto"/>
          </w:divBdr>
        </w:div>
        <w:div w:id="723720865">
          <w:marLeft w:val="480"/>
          <w:marRight w:val="0"/>
          <w:marTop w:val="0"/>
          <w:marBottom w:val="0"/>
          <w:divBdr>
            <w:top w:val="none" w:sz="0" w:space="0" w:color="auto"/>
            <w:left w:val="none" w:sz="0" w:space="0" w:color="auto"/>
            <w:bottom w:val="none" w:sz="0" w:space="0" w:color="auto"/>
            <w:right w:val="none" w:sz="0" w:space="0" w:color="auto"/>
          </w:divBdr>
        </w:div>
        <w:div w:id="723987311">
          <w:marLeft w:val="480"/>
          <w:marRight w:val="0"/>
          <w:marTop w:val="0"/>
          <w:marBottom w:val="0"/>
          <w:divBdr>
            <w:top w:val="none" w:sz="0" w:space="0" w:color="auto"/>
            <w:left w:val="none" w:sz="0" w:space="0" w:color="auto"/>
            <w:bottom w:val="none" w:sz="0" w:space="0" w:color="auto"/>
            <w:right w:val="none" w:sz="0" w:space="0" w:color="auto"/>
          </w:divBdr>
        </w:div>
        <w:div w:id="733506729">
          <w:marLeft w:val="480"/>
          <w:marRight w:val="0"/>
          <w:marTop w:val="0"/>
          <w:marBottom w:val="0"/>
          <w:divBdr>
            <w:top w:val="none" w:sz="0" w:space="0" w:color="auto"/>
            <w:left w:val="none" w:sz="0" w:space="0" w:color="auto"/>
            <w:bottom w:val="none" w:sz="0" w:space="0" w:color="auto"/>
            <w:right w:val="none" w:sz="0" w:space="0" w:color="auto"/>
          </w:divBdr>
        </w:div>
        <w:div w:id="778448382">
          <w:marLeft w:val="480"/>
          <w:marRight w:val="0"/>
          <w:marTop w:val="0"/>
          <w:marBottom w:val="0"/>
          <w:divBdr>
            <w:top w:val="none" w:sz="0" w:space="0" w:color="auto"/>
            <w:left w:val="none" w:sz="0" w:space="0" w:color="auto"/>
            <w:bottom w:val="none" w:sz="0" w:space="0" w:color="auto"/>
            <w:right w:val="none" w:sz="0" w:space="0" w:color="auto"/>
          </w:divBdr>
        </w:div>
        <w:div w:id="870263208">
          <w:marLeft w:val="480"/>
          <w:marRight w:val="0"/>
          <w:marTop w:val="0"/>
          <w:marBottom w:val="0"/>
          <w:divBdr>
            <w:top w:val="none" w:sz="0" w:space="0" w:color="auto"/>
            <w:left w:val="none" w:sz="0" w:space="0" w:color="auto"/>
            <w:bottom w:val="none" w:sz="0" w:space="0" w:color="auto"/>
            <w:right w:val="none" w:sz="0" w:space="0" w:color="auto"/>
          </w:divBdr>
        </w:div>
        <w:div w:id="908224674">
          <w:marLeft w:val="480"/>
          <w:marRight w:val="0"/>
          <w:marTop w:val="0"/>
          <w:marBottom w:val="0"/>
          <w:divBdr>
            <w:top w:val="none" w:sz="0" w:space="0" w:color="auto"/>
            <w:left w:val="none" w:sz="0" w:space="0" w:color="auto"/>
            <w:bottom w:val="none" w:sz="0" w:space="0" w:color="auto"/>
            <w:right w:val="none" w:sz="0" w:space="0" w:color="auto"/>
          </w:divBdr>
        </w:div>
        <w:div w:id="935361979">
          <w:marLeft w:val="480"/>
          <w:marRight w:val="0"/>
          <w:marTop w:val="0"/>
          <w:marBottom w:val="0"/>
          <w:divBdr>
            <w:top w:val="none" w:sz="0" w:space="0" w:color="auto"/>
            <w:left w:val="none" w:sz="0" w:space="0" w:color="auto"/>
            <w:bottom w:val="none" w:sz="0" w:space="0" w:color="auto"/>
            <w:right w:val="none" w:sz="0" w:space="0" w:color="auto"/>
          </w:divBdr>
        </w:div>
        <w:div w:id="937712442">
          <w:marLeft w:val="480"/>
          <w:marRight w:val="0"/>
          <w:marTop w:val="0"/>
          <w:marBottom w:val="0"/>
          <w:divBdr>
            <w:top w:val="none" w:sz="0" w:space="0" w:color="auto"/>
            <w:left w:val="none" w:sz="0" w:space="0" w:color="auto"/>
            <w:bottom w:val="none" w:sz="0" w:space="0" w:color="auto"/>
            <w:right w:val="none" w:sz="0" w:space="0" w:color="auto"/>
          </w:divBdr>
        </w:div>
        <w:div w:id="981735605">
          <w:marLeft w:val="480"/>
          <w:marRight w:val="0"/>
          <w:marTop w:val="0"/>
          <w:marBottom w:val="0"/>
          <w:divBdr>
            <w:top w:val="none" w:sz="0" w:space="0" w:color="auto"/>
            <w:left w:val="none" w:sz="0" w:space="0" w:color="auto"/>
            <w:bottom w:val="none" w:sz="0" w:space="0" w:color="auto"/>
            <w:right w:val="none" w:sz="0" w:space="0" w:color="auto"/>
          </w:divBdr>
        </w:div>
        <w:div w:id="1002391475">
          <w:marLeft w:val="480"/>
          <w:marRight w:val="0"/>
          <w:marTop w:val="0"/>
          <w:marBottom w:val="0"/>
          <w:divBdr>
            <w:top w:val="none" w:sz="0" w:space="0" w:color="auto"/>
            <w:left w:val="none" w:sz="0" w:space="0" w:color="auto"/>
            <w:bottom w:val="none" w:sz="0" w:space="0" w:color="auto"/>
            <w:right w:val="none" w:sz="0" w:space="0" w:color="auto"/>
          </w:divBdr>
        </w:div>
        <w:div w:id="1022708282">
          <w:marLeft w:val="480"/>
          <w:marRight w:val="0"/>
          <w:marTop w:val="0"/>
          <w:marBottom w:val="0"/>
          <w:divBdr>
            <w:top w:val="none" w:sz="0" w:space="0" w:color="auto"/>
            <w:left w:val="none" w:sz="0" w:space="0" w:color="auto"/>
            <w:bottom w:val="none" w:sz="0" w:space="0" w:color="auto"/>
            <w:right w:val="none" w:sz="0" w:space="0" w:color="auto"/>
          </w:divBdr>
        </w:div>
        <w:div w:id="1080249346">
          <w:marLeft w:val="480"/>
          <w:marRight w:val="0"/>
          <w:marTop w:val="0"/>
          <w:marBottom w:val="0"/>
          <w:divBdr>
            <w:top w:val="none" w:sz="0" w:space="0" w:color="auto"/>
            <w:left w:val="none" w:sz="0" w:space="0" w:color="auto"/>
            <w:bottom w:val="none" w:sz="0" w:space="0" w:color="auto"/>
            <w:right w:val="none" w:sz="0" w:space="0" w:color="auto"/>
          </w:divBdr>
        </w:div>
        <w:div w:id="1100678848">
          <w:marLeft w:val="480"/>
          <w:marRight w:val="0"/>
          <w:marTop w:val="0"/>
          <w:marBottom w:val="0"/>
          <w:divBdr>
            <w:top w:val="none" w:sz="0" w:space="0" w:color="auto"/>
            <w:left w:val="none" w:sz="0" w:space="0" w:color="auto"/>
            <w:bottom w:val="none" w:sz="0" w:space="0" w:color="auto"/>
            <w:right w:val="none" w:sz="0" w:space="0" w:color="auto"/>
          </w:divBdr>
        </w:div>
        <w:div w:id="1131247662">
          <w:marLeft w:val="480"/>
          <w:marRight w:val="0"/>
          <w:marTop w:val="0"/>
          <w:marBottom w:val="0"/>
          <w:divBdr>
            <w:top w:val="none" w:sz="0" w:space="0" w:color="auto"/>
            <w:left w:val="none" w:sz="0" w:space="0" w:color="auto"/>
            <w:bottom w:val="none" w:sz="0" w:space="0" w:color="auto"/>
            <w:right w:val="none" w:sz="0" w:space="0" w:color="auto"/>
          </w:divBdr>
        </w:div>
        <w:div w:id="1324704781">
          <w:marLeft w:val="480"/>
          <w:marRight w:val="0"/>
          <w:marTop w:val="0"/>
          <w:marBottom w:val="0"/>
          <w:divBdr>
            <w:top w:val="none" w:sz="0" w:space="0" w:color="auto"/>
            <w:left w:val="none" w:sz="0" w:space="0" w:color="auto"/>
            <w:bottom w:val="none" w:sz="0" w:space="0" w:color="auto"/>
            <w:right w:val="none" w:sz="0" w:space="0" w:color="auto"/>
          </w:divBdr>
        </w:div>
        <w:div w:id="1357150544">
          <w:marLeft w:val="480"/>
          <w:marRight w:val="0"/>
          <w:marTop w:val="0"/>
          <w:marBottom w:val="0"/>
          <w:divBdr>
            <w:top w:val="none" w:sz="0" w:space="0" w:color="auto"/>
            <w:left w:val="none" w:sz="0" w:space="0" w:color="auto"/>
            <w:bottom w:val="none" w:sz="0" w:space="0" w:color="auto"/>
            <w:right w:val="none" w:sz="0" w:space="0" w:color="auto"/>
          </w:divBdr>
        </w:div>
        <w:div w:id="1360741150">
          <w:marLeft w:val="480"/>
          <w:marRight w:val="0"/>
          <w:marTop w:val="0"/>
          <w:marBottom w:val="0"/>
          <w:divBdr>
            <w:top w:val="none" w:sz="0" w:space="0" w:color="auto"/>
            <w:left w:val="none" w:sz="0" w:space="0" w:color="auto"/>
            <w:bottom w:val="none" w:sz="0" w:space="0" w:color="auto"/>
            <w:right w:val="none" w:sz="0" w:space="0" w:color="auto"/>
          </w:divBdr>
        </w:div>
        <w:div w:id="1361054856">
          <w:marLeft w:val="480"/>
          <w:marRight w:val="0"/>
          <w:marTop w:val="0"/>
          <w:marBottom w:val="0"/>
          <w:divBdr>
            <w:top w:val="none" w:sz="0" w:space="0" w:color="auto"/>
            <w:left w:val="none" w:sz="0" w:space="0" w:color="auto"/>
            <w:bottom w:val="none" w:sz="0" w:space="0" w:color="auto"/>
            <w:right w:val="none" w:sz="0" w:space="0" w:color="auto"/>
          </w:divBdr>
        </w:div>
        <w:div w:id="1383482885">
          <w:marLeft w:val="480"/>
          <w:marRight w:val="0"/>
          <w:marTop w:val="0"/>
          <w:marBottom w:val="0"/>
          <w:divBdr>
            <w:top w:val="none" w:sz="0" w:space="0" w:color="auto"/>
            <w:left w:val="none" w:sz="0" w:space="0" w:color="auto"/>
            <w:bottom w:val="none" w:sz="0" w:space="0" w:color="auto"/>
            <w:right w:val="none" w:sz="0" w:space="0" w:color="auto"/>
          </w:divBdr>
        </w:div>
        <w:div w:id="1395619961">
          <w:marLeft w:val="480"/>
          <w:marRight w:val="0"/>
          <w:marTop w:val="0"/>
          <w:marBottom w:val="0"/>
          <w:divBdr>
            <w:top w:val="none" w:sz="0" w:space="0" w:color="auto"/>
            <w:left w:val="none" w:sz="0" w:space="0" w:color="auto"/>
            <w:bottom w:val="none" w:sz="0" w:space="0" w:color="auto"/>
            <w:right w:val="none" w:sz="0" w:space="0" w:color="auto"/>
          </w:divBdr>
        </w:div>
        <w:div w:id="1412115294">
          <w:marLeft w:val="480"/>
          <w:marRight w:val="0"/>
          <w:marTop w:val="0"/>
          <w:marBottom w:val="0"/>
          <w:divBdr>
            <w:top w:val="none" w:sz="0" w:space="0" w:color="auto"/>
            <w:left w:val="none" w:sz="0" w:space="0" w:color="auto"/>
            <w:bottom w:val="none" w:sz="0" w:space="0" w:color="auto"/>
            <w:right w:val="none" w:sz="0" w:space="0" w:color="auto"/>
          </w:divBdr>
        </w:div>
        <w:div w:id="1519781183">
          <w:marLeft w:val="480"/>
          <w:marRight w:val="0"/>
          <w:marTop w:val="0"/>
          <w:marBottom w:val="0"/>
          <w:divBdr>
            <w:top w:val="none" w:sz="0" w:space="0" w:color="auto"/>
            <w:left w:val="none" w:sz="0" w:space="0" w:color="auto"/>
            <w:bottom w:val="none" w:sz="0" w:space="0" w:color="auto"/>
            <w:right w:val="none" w:sz="0" w:space="0" w:color="auto"/>
          </w:divBdr>
        </w:div>
        <w:div w:id="1521967483">
          <w:marLeft w:val="480"/>
          <w:marRight w:val="0"/>
          <w:marTop w:val="0"/>
          <w:marBottom w:val="0"/>
          <w:divBdr>
            <w:top w:val="none" w:sz="0" w:space="0" w:color="auto"/>
            <w:left w:val="none" w:sz="0" w:space="0" w:color="auto"/>
            <w:bottom w:val="none" w:sz="0" w:space="0" w:color="auto"/>
            <w:right w:val="none" w:sz="0" w:space="0" w:color="auto"/>
          </w:divBdr>
        </w:div>
        <w:div w:id="1523087723">
          <w:marLeft w:val="480"/>
          <w:marRight w:val="0"/>
          <w:marTop w:val="0"/>
          <w:marBottom w:val="0"/>
          <w:divBdr>
            <w:top w:val="none" w:sz="0" w:space="0" w:color="auto"/>
            <w:left w:val="none" w:sz="0" w:space="0" w:color="auto"/>
            <w:bottom w:val="none" w:sz="0" w:space="0" w:color="auto"/>
            <w:right w:val="none" w:sz="0" w:space="0" w:color="auto"/>
          </w:divBdr>
        </w:div>
        <w:div w:id="1586568593">
          <w:marLeft w:val="480"/>
          <w:marRight w:val="0"/>
          <w:marTop w:val="0"/>
          <w:marBottom w:val="0"/>
          <w:divBdr>
            <w:top w:val="none" w:sz="0" w:space="0" w:color="auto"/>
            <w:left w:val="none" w:sz="0" w:space="0" w:color="auto"/>
            <w:bottom w:val="none" w:sz="0" w:space="0" w:color="auto"/>
            <w:right w:val="none" w:sz="0" w:space="0" w:color="auto"/>
          </w:divBdr>
        </w:div>
        <w:div w:id="1655255866">
          <w:marLeft w:val="480"/>
          <w:marRight w:val="0"/>
          <w:marTop w:val="0"/>
          <w:marBottom w:val="0"/>
          <w:divBdr>
            <w:top w:val="none" w:sz="0" w:space="0" w:color="auto"/>
            <w:left w:val="none" w:sz="0" w:space="0" w:color="auto"/>
            <w:bottom w:val="none" w:sz="0" w:space="0" w:color="auto"/>
            <w:right w:val="none" w:sz="0" w:space="0" w:color="auto"/>
          </w:divBdr>
        </w:div>
        <w:div w:id="1682852928">
          <w:marLeft w:val="480"/>
          <w:marRight w:val="0"/>
          <w:marTop w:val="0"/>
          <w:marBottom w:val="0"/>
          <w:divBdr>
            <w:top w:val="none" w:sz="0" w:space="0" w:color="auto"/>
            <w:left w:val="none" w:sz="0" w:space="0" w:color="auto"/>
            <w:bottom w:val="none" w:sz="0" w:space="0" w:color="auto"/>
            <w:right w:val="none" w:sz="0" w:space="0" w:color="auto"/>
          </w:divBdr>
        </w:div>
        <w:div w:id="1716351208">
          <w:marLeft w:val="480"/>
          <w:marRight w:val="0"/>
          <w:marTop w:val="0"/>
          <w:marBottom w:val="0"/>
          <w:divBdr>
            <w:top w:val="none" w:sz="0" w:space="0" w:color="auto"/>
            <w:left w:val="none" w:sz="0" w:space="0" w:color="auto"/>
            <w:bottom w:val="none" w:sz="0" w:space="0" w:color="auto"/>
            <w:right w:val="none" w:sz="0" w:space="0" w:color="auto"/>
          </w:divBdr>
        </w:div>
        <w:div w:id="1743289983">
          <w:marLeft w:val="480"/>
          <w:marRight w:val="0"/>
          <w:marTop w:val="0"/>
          <w:marBottom w:val="0"/>
          <w:divBdr>
            <w:top w:val="none" w:sz="0" w:space="0" w:color="auto"/>
            <w:left w:val="none" w:sz="0" w:space="0" w:color="auto"/>
            <w:bottom w:val="none" w:sz="0" w:space="0" w:color="auto"/>
            <w:right w:val="none" w:sz="0" w:space="0" w:color="auto"/>
          </w:divBdr>
        </w:div>
        <w:div w:id="1784422838">
          <w:marLeft w:val="480"/>
          <w:marRight w:val="0"/>
          <w:marTop w:val="0"/>
          <w:marBottom w:val="0"/>
          <w:divBdr>
            <w:top w:val="none" w:sz="0" w:space="0" w:color="auto"/>
            <w:left w:val="none" w:sz="0" w:space="0" w:color="auto"/>
            <w:bottom w:val="none" w:sz="0" w:space="0" w:color="auto"/>
            <w:right w:val="none" w:sz="0" w:space="0" w:color="auto"/>
          </w:divBdr>
        </w:div>
        <w:div w:id="1788936517">
          <w:marLeft w:val="480"/>
          <w:marRight w:val="0"/>
          <w:marTop w:val="0"/>
          <w:marBottom w:val="0"/>
          <w:divBdr>
            <w:top w:val="none" w:sz="0" w:space="0" w:color="auto"/>
            <w:left w:val="none" w:sz="0" w:space="0" w:color="auto"/>
            <w:bottom w:val="none" w:sz="0" w:space="0" w:color="auto"/>
            <w:right w:val="none" w:sz="0" w:space="0" w:color="auto"/>
          </w:divBdr>
        </w:div>
        <w:div w:id="1851214693">
          <w:marLeft w:val="480"/>
          <w:marRight w:val="0"/>
          <w:marTop w:val="0"/>
          <w:marBottom w:val="0"/>
          <w:divBdr>
            <w:top w:val="none" w:sz="0" w:space="0" w:color="auto"/>
            <w:left w:val="none" w:sz="0" w:space="0" w:color="auto"/>
            <w:bottom w:val="none" w:sz="0" w:space="0" w:color="auto"/>
            <w:right w:val="none" w:sz="0" w:space="0" w:color="auto"/>
          </w:divBdr>
        </w:div>
        <w:div w:id="1893688585">
          <w:marLeft w:val="480"/>
          <w:marRight w:val="0"/>
          <w:marTop w:val="0"/>
          <w:marBottom w:val="0"/>
          <w:divBdr>
            <w:top w:val="none" w:sz="0" w:space="0" w:color="auto"/>
            <w:left w:val="none" w:sz="0" w:space="0" w:color="auto"/>
            <w:bottom w:val="none" w:sz="0" w:space="0" w:color="auto"/>
            <w:right w:val="none" w:sz="0" w:space="0" w:color="auto"/>
          </w:divBdr>
        </w:div>
        <w:div w:id="1933659674">
          <w:marLeft w:val="480"/>
          <w:marRight w:val="0"/>
          <w:marTop w:val="0"/>
          <w:marBottom w:val="0"/>
          <w:divBdr>
            <w:top w:val="none" w:sz="0" w:space="0" w:color="auto"/>
            <w:left w:val="none" w:sz="0" w:space="0" w:color="auto"/>
            <w:bottom w:val="none" w:sz="0" w:space="0" w:color="auto"/>
            <w:right w:val="none" w:sz="0" w:space="0" w:color="auto"/>
          </w:divBdr>
        </w:div>
        <w:div w:id="1943876948">
          <w:marLeft w:val="480"/>
          <w:marRight w:val="0"/>
          <w:marTop w:val="0"/>
          <w:marBottom w:val="0"/>
          <w:divBdr>
            <w:top w:val="none" w:sz="0" w:space="0" w:color="auto"/>
            <w:left w:val="none" w:sz="0" w:space="0" w:color="auto"/>
            <w:bottom w:val="none" w:sz="0" w:space="0" w:color="auto"/>
            <w:right w:val="none" w:sz="0" w:space="0" w:color="auto"/>
          </w:divBdr>
        </w:div>
        <w:div w:id="1952010663">
          <w:marLeft w:val="480"/>
          <w:marRight w:val="0"/>
          <w:marTop w:val="0"/>
          <w:marBottom w:val="0"/>
          <w:divBdr>
            <w:top w:val="none" w:sz="0" w:space="0" w:color="auto"/>
            <w:left w:val="none" w:sz="0" w:space="0" w:color="auto"/>
            <w:bottom w:val="none" w:sz="0" w:space="0" w:color="auto"/>
            <w:right w:val="none" w:sz="0" w:space="0" w:color="auto"/>
          </w:divBdr>
        </w:div>
        <w:div w:id="1961765047">
          <w:marLeft w:val="480"/>
          <w:marRight w:val="0"/>
          <w:marTop w:val="0"/>
          <w:marBottom w:val="0"/>
          <w:divBdr>
            <w:top w:val="none" w:sz="0" w:space="0" w:color="auto"/>
            <w:left w:val="none" w:sz="0" w:space="0" w:color="auto"/>
            <w:bottom w:val="none" w:sz="0" w:space="0" w:color="auto"/>
            <w:right w:val="none" w:sz="0" w:space="0" w:color="auto"/>
          </w:divBdr>
        </w:div>
        <w:div w:id="1965847609">
          <w:marLeft w:val="480"/>
          <w:marRight w:val="0"/>
          <w:marTop w:val="0"/>
          <w:marBottom w:val="0"/>
          <w:divBdr>
            <w:top w:val="none" w:sz="0" w:space="0" w:color="auto"/>
            <w:left w:val="none" w:sz="0" w:space="0" w:color="auto"/>
            <w:bottom w:val="none" w:sz="0" w:space="0" w:color="auto"/>
            <w:right w:val="none" w:sz="0" w:space="0" w:color="auto"/>
          </w:divBdr>
        </w:div>
        <w:div w:id="2002079620">
          <w:marLeft w:val="480"/>
          <w:marRight w:val="0"/>
          <w:marTop w:val="0"/>
          <w:marBottom w:val="0"/>
          <w:divBdr>
            <w:top w:val="none" w:sz="0" w:space="0" w:color="auto"/>
            <w:left w:val="none" w:sz="0" w:space="0" w:color="auto"/>
            <w:bottom w:val="none" w:sz="0" w:space="0" w:color="auto"/>
            <w:right w:val="none" w:sz="0" w:space="0" w:color="auto"/>
          </w:divBdr>
        </w:div>
        <w:div w:id="2045597677">
          <w:marLeft w:val="480"/>
          <w:marRight w:val="0"/>
          <w:marTop w:val="0"/>
          <w:marBottom w:val="0"/>
          <w:divBdr>
            <w:top w:val="none" w:sz="0" w:space="0" w:color="auto"/>
            <w:left w:val="none" w:sz="0" w:space="0" w:color="auto"/>
            <w:bottom w:val="none" w:sz="0" w:space="0" w:color="auto"/>
            <w:right w:val="none" w:sz="0" w:space="0" w:color="auto"/>
          </w:divBdr>
        </w:div>
        <w:div w:id="2130002055">
          <w:marLeft w:val="480"/>
          <w:marRight w:val="0"/>
          <w:marTop w:val="0"/>
          <w:marBottom w:val="0"/>
          <w:divBdr>
            <w:top w:val="none" w:sz="0" w:space="0" w:color="auto"/>
            <w:left w:val="none" w:sz="0" w:space="0" w:color="auto"/>
            <w:bottom w:val="none" w:sz="0" w:space="0" w:color="auto"/>
            <w:right w:val="none" w:sz="0" w:space="0" w:color="auto"/>
          </w:divBdr>
        </w:div>
        <w:div w:id="2144426115">
          <w:marLeft w:val="480"/>
          <w:marRight w:val="0"/>
          <w:marTop w:val="0"/>
          <w:marBottom w:val="0"/>
          <w:divBdr>
            <w:top w:val="none" w:sz="0" w:space="0" w:color="auto"/>
            <w:left w:val="none" w:sz="0" w:space="0" w:color="auto"/>
            <w:bottom w:val="none" w:sz="0" w:space="0" w:color="auto"/>
            <w:right w:val="none" w:sz="0" w:space="0" w:color="auto"/>
          </w:divBdr>
        </w:div>
      </w:divsChild>
    </w:div>
    <w:div w:id="454376534">
      <w:marLeft w:val="640"/>
      <w:marRight w:val="0"/>
      <w:marTop w:val="0"/>
      <w:marBottom w:val="0"/>
      <w:divBdr>
        <w:top w:val="none" w:sz="0" w:space="0" w:color="auto"/>
        <w:left w:val="none" w:sz="0" w:space="0" w:color="auto"/>
        <w:bottom w:val="none" w:sz="0" w:space="0" w:color="auto"/>
        <w:right w:val="none" w:sz="0" w:space="0" w:color="auto"/>
      </w:divBdr>
    </w:div>
    <w:div w:id="455873894">
      <w:marLeft w:val="640"/>
      <w:marRight w:val="0"/>
      <w:marTop w:val="0"/>
      <w:marBottom w:val="0"/>
      <w:divBdr>
        <w:top w:val="none" w:sz="0" w:space="0" w:color="auto"/>
        <w:left w:val="none" w:sz="0" w:space="0" w:color="auto"/>
        <w:bottom w:val="none" w:sz="0" w:space="0" w:color="auto"/>
        <w:right w:val="none" w:sz="0" w:space="0" w:color="auto"/>
      </w:divBdr>
    </w:div>
    <w:div w:id="456221674">
      <w:bodyDiv w:val="1"/>
      <w:marLeft w:val="0"/>
      <w:marRight w:val="0"/>
      <w:marTop w:val="0"/>
      <w:marBottom w:val="0"/>
      <w:divBdr>
        <w:top w:val="none" w:sz="0" w:space="0" w:color="auto"/>
        <w:left w:val="none" w:sz="0" w:space="0" w:color="auto"/>
        <w:bottom w:val="none" w:sz="0" w:space="0" w:color="auto"/>
        <w:right w:val="none" w:sz="0" w:space="0" w:color="auto"/>
      </w:divBdr>
      <w:divsChild>
        <w:div w:id="10498471">
          <w:marLeft w:val="480"/>
          <w:marRight w:val="0"/>
          <w:marTop w:val="0"/>
          <w:marBottom w:val="0"/>
          <w:divBdr>
            <w:top w:val="none" w:sz="0" w:space="0" w:color="auto"/>
            <w:left w:val="none" w:sz="0" w:space="0" w:color="auto"/>
            <w:bottom w:val="none" w:sz="0" w:space="0" w:color="auto"/>
            <w:right w:val="none" w:sz="0" w:space="0" w:color="auto"/>
          </w:divBdr>
        </w:div>
        <w:div w:id="33233638">
          <w:marLeft w:val="480"/>
          <w:marRight w:val="0"/>
          <w:marTop w:val="0"/>
          <w:marBottom w:val="0"/>
          <w:divBdr>
            <w:top w:val="none" w:sz="0" w:space="0" w:color="auto"/>
            <w:left w:val="none" w:sz="0" w:space="0" w:color="auto"/>
            <w:bottom w:val="none" w:sz="0" w:space="0" w:color="auto"/>
            <w:right w:val="none" w:sz="0" w:space="0" w:color="auto"/>
          </w:divBdr>
        </w:div>
        <w:div w:id="36007189">
          <w:marLeft w:val="480"/>
          <w:marRight w:val="0"/>
          <w:marTop w:val="0"/>
          <w:marBottom w:val="0"/>
          <w:divBdr>
            <w:top w:val="none" w:sz="0" w:space="0" w:color="auto"/>
            <w:left w:val="none" w:sz="0" w:space="0" w:color="auto"/>
            <w:bottom w:val="none" w:sz="0" w:space="0" w:color="auto"/>
            <w:right w:val="none" w:sz="0" w:space="0" w:color="auto"/>
          </w:divBdr>
        </w:div>
        <w:div w:id="38937090">
          <w:marLeft w:val="480"/>
          <w:marRight w:val="0"/>
          <w:marTop w:val="0"/>
          <w:marBottom w:val="0"/>
          <w:divBdr>
            <w:top w:val="none" w:sz="0" w:space="0" w:color="auto"/>
            <w:left w:val="none" w:sz="0" w:space="0" w:color="auto"/>
            <w:bottom w:val="none" w:sz="0" w:space="0" w:color="auto"/>
            <w:right w:val="none" w:sz="0" w:space="0" w:color="auto"/>
          </w:divBdr>
        </w:div>
        <w:div w:id="44986222">
          <w:marLeft w:val="480"/>
          <w:marRight w:val="0"/>
          <w:marTop w:val="0"/>
          <w:marBottom w:val="0"/>
          <w:divBdr>
            <w:top w:val="none" w:sz="0" w:space="0" w:color="auto"/>
            <w:left w:val="none" w:sz="0" w:space="0" w:color="auto"/>
            <w:bottom w:val="none" w:sz="0" w:space="0" w:color="auto"/>
            <w:right w:val="none" w:sz="0" w:space="0" w:color="auto"/>
          </w:divBdr>
        </w:div>
        <w:div w:id="84544082">
          <w:marLeft w:val="480"/>
          <w:marRight w:val="0"/>
          <w:marTop w:val="0"/>
          <w:marBottom w:val="0"/>
          <w:divBdr>
            <w:top w:val="none" w:sz="0" w:space="0" w:color="auto"/>
            <w:left w:val="none" w:sz="0" w:space="0" w:color="auto"/>
            <w:bottom w:val="none" w:sz="0" w:space="0" w:color="auto"/>
            <w:right w:val="none" w:sz="0" w:space="0" w:color="auto"/>
          </w:divBdr>
        </w:div>
        <w:div w:id="113603901">
          <w:marLeft w:val="480"/>
          <w:marRight w:val="0"/>
          <w:marTop w:val="0"/>
          <w:marBottom w:val="0"/>
          <w:divBdr>
            <w:top w:val="none" w:sz="0" w:space="0" w:color="auto"/>
            <w:left w:val="none" w:sz="0" w:space="0" w:color="auto"/>
            <w:bottom w:val="none" w:sz="0" w:space="0" w:color="auto"/>
            <w:right w:val="none" w:sz="0" w:space="0" w:color="auto"/>
          </w:divBdr>
        </w:div>
        <w:div w:id="160170258">
          <w:marLeft w:val="480"/>
          <w:marRight w:val="0"/>
          <w:marTop w:val="0"/>
          <w:marBottom w:val="0"/>
          <w:divBdr>
            <w:top w:val="none" w:sz="0" w:space="0" w:color="auto"/>
            <w:left w:val="none" w:sz="0" w:space="0" w:color="auto"/>
            <w:bottom w:val="none" w:sz="0" w:space="0" w:color="auto"/>
            <w:right w:val="none" w:sz="0" w:space="0" w:color="auto"/>
          </w:divBdr>
        </w:div>
        <w:div w:id="177278749">
          <w:marLeft w:val="480"/>
          <w:marRight w:val="0"/>
          <w:marTop w:val="0"/>
          <w:marBottom w:val="0"/>
          <w:divBdr>
            <w:top w:val="none" w:sz="0" w:space="0" w:color="auto"/>
            <w:left w:val="none" w:sz="0" w:space="0" w:color="auto"/>
            <w:bottom w:val="none" w:sz="0" w:space="0" w:color="auto"/>
            <w:right w:val="none" w:sz="0" w:space="0" w:color="auto"/>
          </w:divBdr>
        </w:div>
        <w:div w:id="219294954">
          <w:marLeft w:val="480"/>
          <w:marRight w:val="0"/>
          <w:marTop w:val="0"/>
          <w:marBottom w:val="0"/>
          <w:divBdr>
            <w:top w:val="none" w:sz="0" w:space="0" w:color="auto"/>
            <w:left w:val="none" w:sz="0" w:space="0" w:color="auto"/>
            <w:bottom w:val="none" w:sz="0" w:space="0" w:color="auto"/>
            <w:right w:val="none" w:sz="0" w:space="0" w:color="auto"/>
          </w:divBdr>
        </w:div>
        <w:div w:id="343408815">
          <w:marLeft w:val="480"/>
          <w:marRight w:val="0"/>
          <w:marTop w:val="0"/>
          <w:marBottom w:val="0"/>
          <w:divBdr>
            <w:top w:val="none" w:sz="0" w:space="0" w:color="auto"/>
            <w:left w:val="none" w:sz="0" w:space="0" w:color="auto"/>
            <w:bottom w:val="none" w:sz="0" w:space="0" w:color="auto"/>
            <w:right w:val="none" w:sz="0" w:space="0" w:color="auto"/>
          </w:divBdr>
        </w:div>
        <w:div w:id="347754376">
          <w:marLeft w:val="480"/>
          <w:marRight w:val="0"/>
          <w:marTop w:val="0"/>
          <w:marBottom w:val="0"/>
          <w:divBdr>
            <w:top w:val="none" w:sz="0" w:space="0" w:color="auto"/>
            <w:left w:val="none" w:sz="0" w:space="0" w:color="auto"/>
            <w:bottom w:val="none" w:sz="0" w:space="0" w:color="auto"/>
            <w:right w:val="none" w:sz="0" w:space="0" w:color="auto"/>
          </w:divBdr>
        </w:div>
        <w:div w:id="381636362">
          <w:marLeft w:val="480"/>
          <w:marRight w:val="0"/>
          <w:marTop w:val="0"/>
          <w:marBottom w:val="0"/>
          <w:divBdr>
            <w:top w:val="none" w:sz="0" w:space="0" w:color="auto"/>
            <w:left w:val="none" w:sz="0" w:space="0" w:color="auto"/>
            <w:bottom w:val="none" w:sz="0" w:space="0" w:color="auto"/>
            <w:right w:val="none" w:sz="0" w:space="0" w:color="auto"/>
          </w:divBdr>
        </w:div>
        <w:div w:id="384793650">
          <w:marLeft w:val="480"/>
          <w:marRight w:val="0"/>
          <w:marTop w:val="0"/>
          <w:marBottom w:val="0"/>
          <w:divBdr>
            <w:top w:val="none" w:sz="0" w:space="0" w:color="auto"/>
            <w:left w:val="none" w:sz="0" w:space="0" w:color="auto"/>
            <w:bottom w:val="none" w:sz="0" w:space="0" w:color="auto"/>
            <w:right w:val="none" w:sz="0" w:space="0" w:color="auto"/>
          </w:divBdr>
        </w:div>
        <w:div w:id="399401730">
          <w:marLeft w:val="480"/>
          <w:marRight w:val="0"/>
          <w:marTop w:val="0"/>
          <w:marBottom w:val="0"/>
          <w:divBdr>
            <w:top w:val="none" w:sz="0" w:space="0" w:color="auto"/>
            <w:left w:val="none" w:sz="0" w:space="0" w:color="auto"/>
            <w:bottom w:val="none" w:sz="0" w:space="0" w:color="auto"/>
            <w:right w:val="none" w:sz="0" w:space="0" w:color="auto"/>
          </w:divBdr>
        </w:div>
        <w:div w:id="434794148">
          <w:marLeft w:val="480"/>
          <w:marRight w:val="0"/>
          <w:marTop w:val="0"/>
          <w:marBottom w:val="0"/>
          <w:divBdr>
            <w:top w:val="none" w:sz="0" w:space="0" w:color="auto"/>
            <w:left w:val="none" w:sz="0" w:space="0" w:color="auto"/>
            <w:bottom w:val="none" w:sz="0" w:space="0" w:color="auto"/>
            <w:right w:val="none" w:sz="0" w:space="0" w:color="auto"/>
          </w:divBdr>
        </w:div>
        <w:div w:id="446779462">
          <w:marLeft w:val="480"/>
          <w:marRight w:val="0"/>
          <w:marTop w:val="0"/>
          <w:marBottom w:val="0"/>
          <w:divBdr>
            <w:top w:val="none" w:sz="0" w:space="0" w:color="auto"/>
            <w:left w:val="none" w:sz="0" w:space="0" w:color="auto"/>
            <w:bottom w:val="none" w:sz="0" w:space="0" w:color="auto"/>
            <w:right w:val="none" w:sz="0" w:space="0" w:color="auto"/>
          </w:divBdr>
        </w:div>
        <w:div w:id="515266925">
          <w:marLeft w:val="480"/>
          <w:marRight w:val="0"/>
          <w:marTop w:val="0"/>
          <w:marBottom w:val="0"/>
          <w:divBdr>
            <w:top w:val="none" w:sz="0" w:space="0" w:color="auto"/>
            <w:left w:val="none" w:sz="0" w:space="0" w:color="auto"/>
            <w:bottom w:val="none" w:sz="0" w:space="0" w:color="auto"/>
            <w:right w:val="none" w:sz="0" w:space="0" w:color="auto"/>
          </w:divBdr>
        </w:div>
        <w:div w:id="527375774">
          <w:marLeft w:val="480"/>
          <w:marRight w:val="0"/>
          <w:marTop w:val="0"/>
          <w:marBottom w:val="0"/>
          <w:divBdr>
            <w:top w:val="none" w:sz="0" w:space="0" w:color="auto"/>
            <w:left w:val="none" w:sz="0" w:space="0" w:color="auto"/>
            <w:bottom w:val="none" w:sz="0" w:space="0" w:color="auto"/>
            <w:right w:val="none" w:sz="0" w:space="0" w:color="auto"/>
          </w:divBdr>
        </w:div>
        <w:div w:id="529029338">
          <w:marLeft w:val="480"/>
          <w:marRight w:val="0"/>
          <w:marTop w:val="0"/>
          <w:marBottom w:val="0"/>
          <w:divBdr>
            <w:top w:val="none" w:sz="0" w:space="0" w:color="auto"/>
            <w:left w:val="none" w:sz="0" w:space="0" w:color="auto"/>
            <w:bottom w:val="none" w:sz="0" w:space="0" w:color="auto"/>
            <w:right w:val="none" w:sz="0" w:space="0" w:color="auto"/>
          </w:divBdr>
        </w:div>
        <w:div w:id="623342758">
          <w:marLeft w:val="480"/>
          <w:marRight w:val="0"/>
          <w:marTop w:val="0"/>
          <w:marBottom w:val="0"/>
          <w:divBdr>
            <w:top w:val="none" w:sz="0" w:space="0" w:color="auto"/>
            <w:left w:val="none" w:sz="0" w:space="0" w:color="auto"/>
            <w:bottom w:val="none" w:sz="0" w:space="0" w:color="auto"/>
            <w:right w:val="none" w:sz="0" w:space="0" w:color="auto"/>
          </w:divBdr>
        </w:div>
        <w:div w:id="665281463">
          <w:marLeft w:val="480"/>
          <w:marRight w:val="0"/>
          <w:marTop w:val="0"/>
          <w:marBottom w:val="0"/>
          <w:divBdr>
            <w:top w:val="none" w:sz="0" w:space="0" w:color="auto"/>
            <w:left w:val="none" w:sz="0" w:space="0" w:color="auto"/>
            <w:bottom w:val="none" w:sz="0" w:space="0" w:color="auto"/>
            <w:right w:val="none" w:sz="0" w:space="0" w:color="auto"/>
          </w:divBdr>
        </w:div>
        <w:div w:id="699817366">
          <w:marLeft w:val="480"/>
          <w:marRight w:val="0"/>
          <w:marTop w:val="0"/>
          <w:marBottom w:val="0"/>
          <w:divBdr>
            <w:top w:val="none" w:sz="0" w:space="0" w:color="auto"/>
            <w:left w:val="none" w:sz="0" w:space="0" w:color="auto"/>
            <w:bottom w:val="none" w:sz="0" w:space="0" w:color="auto"/>
            <w:right w:val="none" w:sz="0" w:space="0" w:color="auto"/>
          </w:divBdr>
        </w:div>
        <w:div w:id="774208852">
          <w:marLeft w:val="480"/>
          <w:marRight w:val="0"/>
          <w:marTop w:val="0"/>
          <w:marBottom w:val="0"/>
          <w:divBdr>
            <w:top w:val="none" w:sz="0" w:space="0" w:color="auto"/>
            <w:left w:val="none" w:sz="0" w:space="0" w:color="auto"/>
            <w:bottom w:val="none" w:sz="0" w:space="0" w:color="auto"/>
            <w:right w:val="none" w:sz="0" w:space="0" w:color="auto"/>
          </w:divBdr>
        </w:div>
        <w:div w:id="849754248">
          <w:marLeft w:val="480"/>
          <w:marRight w:val="0"/>
          <w:marTop w:val="0"/>
          <w:marBottom w:val="0"/>
          <w:divBdr>
            <w:top w:val="none" w:sz="0" w:space="0" w:color="auto"/>
            <w:left w:val="none" w:sz="0" w:space="0" w:color="auto"/>
            <w:bottom w:val="none" w:sz="0" w:space="0" w:color="auto"/>
            <w:right w:val="none" w:sz="0" w:space="0" w:color="auto"/>
          </w:divBdr>
        </w:div>
        <w:div w:id="858009091">
          <w:marLeft w:val="480"/>
          <w:marRight w:val="0"/>
          <w:marTop w:val="0"/>
          <w:marBottom w:val="0"/>
          <w:divBdr>
            <w:top w:val="none" w:sz="0" w:space="0" w:color="auto"/>
            <w:left w:val="none" w:sz="0" w:space="0" w:color="auto"/>
            <w:bottom w:val="none" w:sz="0" w:space="0" w:color="auto"/>
            <w:right w:val="none" w:sz="0" w:space="0" w:color="auto"/>
          </w:divBdr>
        </w:div>
        <w:div w:id="901525361">
          <w:marLeft w:val="480"/>
          <w:marRight w:val="0"/>
          <w:marTop w:val="0"/>
          <w:marBottom w:val="0"/>
          <w:divBdr>
            <w:top w:val="none" w:sz="0" w:space="0" w:color="auto"/>
            <w:left w:val="none" w:sz="0" w:space="0" w:color="auto"/>
            <w:bottom w:val="none" w:sz="0" w:space="0" w:color="auto"/>
            <w:right w:val="none" w:sz="0" w:space="0" w:color="auto"/>
          </w:divBdr>
        </w:div>
        <w:div w:id="1005791745">
          <w:marLeft w:val="480"/>
          <w:marRight w:val="0"/>
          <w:marTop w:val="0"/>
          <w:marBottom w:val="0"/>
          <w:divBdr>
            <w:top w:val="none" w:sz="0" w:space="0" w:color="auto"/>
            <w:left w:val="none" w:sz="0" w:space="0" w:color="auto"/>
            <w:bottom w:val="none" w:sz="0" w:space="0" w:color="auto"/>
            <w:right w:val="none" w:sz="0" w:space="0" w:color="auto"/>
          </w:divBdr>
        </w:div>
        <w:div w:id="1010447272">
          <w:marLeft w:val="480"/>
          <w:marRight w:val="0"/>
          <w:marTop w:val="0"/>
          <w:marBottom w:val="0"/>
          <w:divBdr>
            <w:top w:val="none" w:sz="0" w:space="0" w:color="auto"/>
            <w:left w:val="none" w:sz="0" w:space="0" w:color="auto"/>
            <w:bottom w:val="none" w:sz="0" w:space="0" w:color="auto"/>
            <w:right w:val="none" w:sz="0" w:space="0" w:color="auto"/>
          </w:divBdr>
        </w:div>
        <w:div w:id="1060442828">
          <w:marLeft w:val="480"/>
          <w:marRight w:val="0"/>
          <w:marTop w:val="0"/>
          <w:marBottom w:val="0"/>
          <w:divBdr>
            <w:top w:val="none" w:sz="0" w:space="0" w:color="auto"/>
            <w:left w:val="none" w:sz="0" w:space="0" w:color="auto"/>
            <w:bottom w:val="none" w:sz="0" w:space="0" w:color="auto"/>
            <w:right w:val="none" w:sz="0" w:space="0" w:color="auto"/>
          </w:divBdr>
        </w:div>
        <w:div w:id="1103306878">
          <w:marLeft w:val="480"/>
          <w:marRight w:val="0"/>
          <w:marTop w:val="0"/>
          <w:marBottom w:val="0"/>
          <w:divBdr>
            <w:top w:val="none" w:sz="0" w:space="0" w:color="auto"/>
            <w:left w:val="none" w:sz="0" w:space="0" w:color="auto"/>
            <w:bottom w:val="none" w:sz="0" w:space="0" w:color="auto"/>
            <w:right w:val="none" w:sz="0" w:space="0" w:color="auto"/>
          </w:divBdr>
        </w:div>
        <w:div w:id="1167209677">
          <w:marLeft w:val="480"/>
          <w:marRight w:val="0"/>
          <w:marTop w:val="0"/>
          <w:marBottom w:val="0"/>
          <w:divBdr>
            <w:top w:val="none" w:sz="0" w:space="0" w:color="auto"/>
            <w:left w:val="none" w:sz="0" w:space="0" w:color="auto"/>
            <w:bottom w:val="none" w:sz="0" w:space="0" w:color="auto"/>
            <w:right w:val="none" w:sz="0" w:space="0" w:color="auto"/>
          </w:divBdr>
        </w:div>
        <w:div w:id="1222794235">
          <w:marLeft w:val="480"/>
          <w:marRight w:val="0"/>
          <w:marTop w:val="0"/>
          <w:marBottom w:val="0"/>
          <w:divBdr>
            <w:top w:val="none" w:sz="0" w:space="0" w:color="auto"/>
            <w:left w:val="none" w:sz="0" w:space="0" w:color="auto"/>
            <w:bottom w:val="none" w:sz="0" w:space="0" w:color="auto"/>
            <w:right w:val="none" w:sz="0" w:space="0" w:color="auto"/>
          </w:divBdr>
        </w:div>
        <w:div w:id="1229268264">
          <w:marLeft w:val="480"/>
          <w:marRight w:val="0"/>
          <w:marTop w:val="0"/>
          <w:marBottom w:val="0"/>
          <w:divBdr>
            <w:top w:val="none" w:sz="0" w:space="0" w:color="auto"/>
            <w:left w:val="none" w:sz="0" w:space="0" w:color="auto"/>
            <w:bottom w:val="none" w:sz="0" w:space="0" w:color="auto"/>
            <w:right w:val="none" w:sz="0" w:space="0" w:color="auto"/>
          </w:divBdr>
        </w:div>
        <w:div w:id="1247805775">
          <w:marLeft w:val="480"/>
          <w:marRight w:val="0"/>
          <w:marTop w:val="0"/>
          <w:marBottom w:val="0"/>
          <w:divBdr>
            <w:top w:val="none" w:sz="0" w:space="0" w:color="auto"/>
            <w:left w:val="none" w:sz="0" w:space="0" w:color="auto"/>
            <w:bottom w:val="none" w:sz="0" w:space="0" w:color="auto"/>
            <w:right w:val="none" w:sz="0" w:space="0" w:color="auto"/>
          </w:divBdr>
        </w:div>
        <w:div w:id="1258977048">
          <w:marLeft w:val="480"/>
          <w:marRight w:val="0"/>
          <w:marTop w:val="0"/>
          <w:marBottom w:val="0"/>
          <w:divBdr>
            <w:top w:val="none" w:sz="0" w:space="0" w:color="auto"/>
            <w:left w:val="none" w:sz="0" w:space="0" w:color="auto"/>
            <w:bottom w:val="none" w:sz="0" w:space="0" w:color="auto"/>
            <w:right w:val="none" w:sz="0" w:space="0" w:color="auto"/>
          </w:divBdr>
        </w:div>
        <w:div w:id="1351449873">
          <w:marLeft w:val="480"/>
          <w:marRight w:val="0"/>
          <w:marTop w:val="0"/>
          <w:marBottom w:val="0"/>
          <w:divBdr>
            <w:top w:val="none" w:sz="0" w:space="0" w:color="auto"/>
            <w:left w:val="none" w:sz="0" w:space="0" w:color="auto"/>
            <w:bottom w:val="none" w:sz="0" w:space="0" w:color="auto"/>
            <w:right w:val="none" w:sz="0" w:space="0" w:color="auto"/>
          </w:divBdr>
        </w:div>
        <w:div w:id="1351639938">
          <w:marLeft w:val="480"/>
          <w:marRight w:val="0"/>
          <w:marTop w:val="0"/>
          <w:marBottom w:val="0"/>
          <w:divBdr>
            <w:top w:val="none" w:sz="0" w:space="0" w:color="auto"/>
            <w:left w:val="none" w:sz="0" w:space="0" w:color="auto"/>
            <w:bottom w:val="none" w:sz="0" w:space="0" w:color="auto"/>
            <w:right w:val="none" w:sz="0" w:space="0" w:color="auto"/>
          </w:divBdr>
        </w:div>
        <w:div w:id="1384403305">
          <w:marLeft w:val="480"/>
          <w:marRight w:val="0"/>
          <w:marTop w:val="0"/>
          <w:marBottom w:val="0"/>
          <w:divBdr>
            <w:top w:val="none" w:sz="0" w:space="0" w:color="auto"/>
            <w:left w:val="none" w:sz="0" w:space="0" w:color="auto"/>
            <w:bottom w:val="none" w:sz="0" w:space="0" w:color="auto"/>
            <w:right w:val="none" w:sz="0" w:space="0" w:color="auto"/>
          </w:divBdr>
        </w:div>
        <w:div w:id="1407074329">
          <w:marLeft w:val="480"/>
          <w:marRight w:val="0"/>
          <w:marTop w:val="0"/>
          <w:marBottom w:val="0"/>
          <w:divBdr>
            <w:top w:val="none" w:sz="0" w:space="0" w:color="auto"/>
            <w:left w:val="none" w:sz="0" w:space="0" w:color="auto"/>
            <w:bottom w:val="none" w:sz="0" w:space="0" w:color="auto"/>
            <w:right w:val="none" w:sz="0" w:space="0" w:color="auto"/>
          </w:divBdr>
        </w:div>
        <w:div w:id="1424181955">
          <w:marLeft w:val="480"/>
          <w:marRight w:val="0"/>
          <w:marTop w:val="0"/>
          <w:marBottom w:val="0"/>
          <w:divBdr>
            <w:top w:val="none" w:sz="0" w:space="0" w:color="auto"/>
            <w:left w:val="none" w:sz="0" w:space="0" w:color="auto"/>
            <w:bottom w:val="none" w:sz="0" w:space="0" w:color="auto"/>
            <w:right w:val="none" w:sz="0" w:space="0" w:color="auto"/>
          </w:divBdr>
        </w:div>
        <w:div w:id="1437096119">
          <w:marLeft w:val="480"/>
          <w:marRight w:val="0"/>
          <w:marTop w:val="0"/>
          <w:marBottom w:val="0"/>
          <w:divBdr>
            <w:top w:val="none" w:sz="0" w:space="0" w:color="auto"/>
            <w:left w:val="none" w:sz="0" w:space="0" w:color="auto"/>
            <w:bottom w:val="none" w:sz="0" w:space="0" w:color="auto"/>
            <w:right w:val="none" w:sz="0" w:space="0" w:color="auto"/>
          </w:divBdr>
        </w:div>
        <w:div w:id="1456286998">
          <w:marLeft w:val="480"/>
          <w:marRight w:val="0"/>
          <w:marTop w:val="0"/>
          <w:marBottom w:val="0"/>
          <w:divBdr>
            <w:top w:val="none" w:sz="0" w:space="0" w:color="auto"/>
            <w:left w:val="none" w:sz="0" w:space="0" w:color="auto"/>
            <w:bottom w:val="none" w:sz="0" w:space="0" w:color="auto"/>
            <w:right w:val="none" w:sz="0" w:space="0" w:color="auto"/>
          </w:divBdr>
        </w:div>
        <w:div w:id="1513572138">
          <w:marLeft w:val="480"/>
          <w:marRight w:val="0"/>
          <w:marTop w:val="0"/>
          <w:marBottom w:val="0"/>
          <w:divBdr>
            <w:top w:val="none" w:sz="0" w:space="0" w:color="auto"/>
            <w:left w:val="none" w:sz="0" w:space="0" w:color="auto"/>
            <w:bottom w:val="none" w:sz="0" w:space="0" w:color="auto"/>
            <w:right w:val="none" w:sz="0" w:space="0" w:color="auto"/>
          </w:divBdr>
        </w:div>
        <w:div w:id="1545601966">
          <w:marLeft w:val="480"/>
          <w:marRight w:val="0"/>
          <w:marTop w:val="0"/>
          <w:marBottom w:val="0"/>
          <w:divBdr>
            <w:top w:val="none" w:sz="0" w:space="0" w:color="auto"/>
            <w:left w:val="none" w:sz="0" w:space="0" w:color="auto"/>
            <w:bottom w:val="none" w:sz="0" w:space="0" w:color="auto"/>
            <w:right w:val="none" w:sz="0" w:space="0" w:color="auto"/>
          </w:divBdr>
        </w:div>
        <w:div w:id="1594585575">
          <w:marLeft w:val="480"/>
          <w:marRight w:val="0"/>
          <w:marTop w:val="0"/>
          <w:marBottom w:val="0"/>
          <w:divBdr>
            <w:top w:val="none" w:sz="0" w:space="0" w:color="auto"/>
            <w:left w:val="none" w:sz="0" w:space="0" w:color="auto"/>
            <w:bottom w:val="none" w:sz="0" w:space="0" w:color="auto"/>
            <w:right w:val="none" w:sz="0" w:space="0" w:color="auto"/>
          </w:divBdr>
        </w:div>
        <w:div w:id="1605263637">
          <w:marLeft w:val="480"/>
          <w:marRight w:val="0"/>
          <w:marTop w:val="0"/>
          <w:marBottom w:val="0"/>
          <w:divBdr>
            <w:top w:val="none" w:sz="0" w:space="0" w:color="auto"/>
            <w:left w:val="none" w:sz="0" w:space="0" w:color="auto"/>
            <w:bottom w:val="none" w:sz="0" w:space="0" w:color="auto"/>
            <w:right w:val="none" w:sz="0" w:space="0" w:color="auto"/>
          </w:divBdr>
        </w:div>
        <w:div w:id="1654331982">
          <w:marLeft w:val="480"/>
          <w:marRight w:val="0"/>
          <w:marTop w:val="0"/>
          <w:marBottom w:val="0"/>
          <w:divBdr>
            <w:top w:val="none" w:sz="0" w:space="0" w:color="auto"/>
            <w:left w:val="none" w:sz="0" w:space="0" w:color="auto"/>
            <w:bottom w:val="none" w:sz="0" w:space="0" w:color="auto"/>
            <w:right w:val="none" w:sz="0" w:space="0" w:color="auto"/>
          </w:divBdr>
        </w:div>
        <w:div w:id="1654681175">
          <w:marLeft w:val="480"/>
          <w:marRight w:val="0"/>
          <w:marTop w:val="0"/>
          <w:marBottom w:val="0"/>
          <w:divBdr>
            <w:top w:val="none" w:sz="0" w:space="0" w:color="auto"/>
            <w:left w:val="none" w:sz="0" w:space="0" w:color="auto"/>
            <w:bottom w:val="none" w:sz="0" w:space="0" w:color="auto"/>
            <w:right w:val="none" w:sz="0" w:space="0" w:color="auto"/>
          </w:divBdr>
        </w:div>
        <w:div w:id="1717391176">
          <w:marLeft w:val="480"/>
          <w:marRight w:val="0"/>
          <w:marTop w:val="0"/>
          <w:marBottom w:val="0"/>
          <w:divBdr>
            <w:top w:val="none" w:sz="0" w:space="0" w:color="auto"/>
            <w:left w:val="none" w:sz="0" w:space="0" w:color="auto"/>
            <w:bottom w:val="none" w:sz="0" w:space="0" w:color="auto"/>
            <w:right w:val="none" w:sz="0" w:space="0" w:color="auto"/>
          </w:divBdr>
        </w:div>
        <w:div w:id="1730494413">
          <w:marLeft w:val="480"/>
          <w:marRight w:val="0"/>
          <w:marTop w:val="0"/>
          <w:marBottom w:val="0"/>
          <w:divBdr>
            <w:top w:val="none" w:sz="0" w:space="0" w:color="auto"/>
            <w:left w:val="none" w:sz="0" w:space="0" w:color="auto"/>
            <w:bottom w:val="none" w:sz="0" w:space="0" w:color="auto"/>
            <w:right w:val="none" w:sz="0" w:space="0" w:color="auto"/>
          </w:divBdr>
        </w:div>
        <w:div w:id="1737625625">
          <w:marLeft w:val="480"/>
          <w:marRight w:val="0"/>
          <w:marTop w:val="0"/>
          <w:marBottom w:val="0"/>
          <w:divBdr>
            <w:top w:val="none" w:sz="0" w:space="0" w:color="auto"/>
            <w:left w:val="none" w:sz="0" w:space="0" w:color="auto"/>
            <w:bottom w:val="none" w:sz="0" w:space="0" w:color="auto"/>
            <w:right w:val="none" w:sz="0" w:space="0" w:color="auto"/>
          </w:divBdr>
        </w:div>
        <w:div w:id="1769303415">
          <w:marLeft w:val="480"/>
          <w:marRight w:val="0"/>
          <w:marTop w:val="0"/>
          <w:marBottom w:val="0"/>
          <w:divBdr>
            <w:top w:val="none" w:sz="0" w:space="0" w:color="auto"/>
            <w:left w:val="none" w:sz="0" w:space="0" w:color="auto"/>
            <w:bottom w:val="none" w:sz="0" w:space="0" w:color="auto"/>
            <w:right w:val="none" w:sz="0" w:space="0" w:color="auto"/>
          </w:divBdr>
        </w:div>
        <w:div w:id="1821727670">
          <w:marLeft w:val="480"/>
          <w:marRight w:val="0"/>
          <w:marTop w:val="0"/>
          <w:marBottom w:val="0"/>
          <w:divBdr>
            <w:top w:val="none" w:sz="0" w:space="0" w:color="auto"/>
            <w:left w:val="none" w:sz="0" w:space="0" w:color="auto"/>
            <w:bottom w:val="none" w:sz="0" w:space="0" w:color="auto"/>
            <w:right w:val="none" w:sz="0" w:space="0" w:color="auto"/>
          </w:divBdr>
        </w:div>
        <w:div w:id="1843163529">
          <w:marLeft w:val="480"/>
          <w:marRight w:val="0"/>
          <w:marTop w:val="0"/>
          <w:marBottom w:val="0"/>
          <w:divBdr>
            <w:top w:val="none" w:sz="0" w:space="0" w:color="auto"/>
            <w:left w:val="none" w:sz="0" w:space="0" w:color="auto"/>
            <w:bottom w:val="none" w:sz="0" w:space="0" w:color="auto"/>
            <w:right w:val="none" w:sz="0" w:space="0" w:color="auto"/>
          </w:divBdr>
        </w:div>
        <w:div w:id="1969580025">
          <w:marLeft w:val="480"/>
          <w:marRight w:val="0"/>
          <w:marTop w:val="0"/>
          <w:marBottom w:val="0"/>
          <w:divBdr>
            <w:top w:val="none" w:sz="0" w:space="0" w:color="auto"/>
            <w:left w:val="none" w:sz="0" w:space="0" w:color="auto"/>
            <w:bottom w:val="none" w:sz="0" w:space="0" w:color="auto"/>
            <w:right w:val="none" w:sz="0" w:space="0" w:color="auto"/>
          </w:divBdr>
        </w:div>
        <w:div w:id="1993412543">
          <w:marLeft w:val="480"/>
          <w:marRight w:val="0"/>
          <w:marTop w:val="0"/>
          <w:marBottom w:val="0"/>
          <w:divBdr>
            <w:top w:val="none" w:sz="0" w:space="0" w:color="auto"/>
            <w:left w:val="none" w:sz="0" w:space="0" w:color="auto"/>
            <w:bottom w:val="none" w:sz="0" w:space="0" w:color="auto"/>
            <w:right w:val="none" w:sz="0" w:space="0" w:color="auto"/>
          </w:divBdr>
        </w:div>
        <w:div w:id="2017268867">
          <w:marLeft w:val="480"/>
          <w:marRight w:val="0"/>
          <w:marTop w:val="0"/>
          <w:marBottom w:val="0"/>
          <w:divBdr>
            <w:top w:val="none" w:sz="0" w:space="0" w:color="auto"/>
            <w:left w:val="none" w:sz="0" w:space="0" w:color="auto"/>
            <w:bottom w:val="none" w:sz="0" w:space="0" w:color="auto"/>
            <w:right w:val="none" w:sz="0" w:space="0" w:color="auto"/>
          </w:divBdr>
        </w:div>
        <w:div w:id="2060543774">
          <w:marLeft w:val="480"/>
          <w:marRight w:val="0"/>
          <w:marTop w:val="0"/>
          <w:marBottom w:val="0"/>
          <w:divBdr>
            <w:top w:val="none" w:sz="0" w:space="0" w:color="auto"/>
            <w:left w:val="none" w:sz="0" w:space="0" w:color="auto"/>
            <w:bottom w:val="none" w:sz="0" w:space="0" w:color="auto"/>
            <w:right w:val="none" w:sz="0" w:space="0" w:color="auto"/>
          </w:divBdr>
        </w:div>
        <w:div w:id="2062244503">
          <w:marLeft w:val="480"/>
          <w:marRight w:val="0"/>
          <w:marTop w:val="0"/>
          <w:marBottom w:val="0"/>
          <w:divBdr>
            <w:top w:val="none" w:sz="0" w:space="0" w:color="auto"/>
            <w:left w:val="none" w:sz="0" w:space="0" w:color="auto"/>
            <w:bottom w:val="none" w:sz="0" w:space="0" w:color="auto"/>
            <w:right w:val="none" w:sz="0" w:space="0" w:color="auto"/>
          </w:divBdr>
        </w:div>
        <w:div w:id="2087913695">
          <w:marLeft w:val="480"/>
          <w:marRight w:val="0"/>
          <w:marTop w:val="0"/>
          <w:marBottom w:val="0"/>
          <w:divBdr>
            <w:top w:val="none" w:sz="0" w:space="0" w:color="auto"/>
            <w:left w:val="none" w:sz="0" w:space="0" w:color="auto"/>
            <w:bottom w:val="none" w:sz="0" w:space="0" w:color="auto"/>
            <w:right w:val="none" w:sz="0" w:space="0" w:color="auto"/>
          </w:divBdr>
        </w:div>
        <w:div w:id="2089113314">
          <w:marLeft w:val="480"/>
          <w:marRight w:val="0"/>
          <w:marTop w:val="0"/>
          <w:marBottom w:val="0"/>
          <w:divBdr>
            <w:top w:val="none" w:sz="0" w:space="0" w:color="auto"/>
            <w:left w:val="none" w:sz="0" w:space="0" w:color="auto"/>
            <w:bottom w:val="none" w:sz="0" w:space="0" w:color="auto"/>
            <w:right w:val="none" w:sz="0" w:space="0" w:color="auto"/>
          </w:divBdr>
        </w:div>
      </w:divsChild>
    </w:div>
    <w:div w:id="456533365">
      <w:marLeft w:val="640"/>
      <w:marRight w:val="0"/>
      <w:marTop w:val="0"/>
      <w:marBottom w:val="0"/>
      <w:divBdr>
        <w:top w:val="none" w:sz="0" w:space="0" w:color="auto"/>
        <w:left w:val="none" w:sz="0" w:space="0" w:color="auto"/>
        <w:bottom w:val="none" w:sz="0" w:space="0" w:color="auto"/>
        <w:right w:val="none" w:sz="0" w:space="0" w:color="auto"/>
      </w:divBdr>
    </w:div>
    <w:div w:id="457069262">
      <w:marLeft w:val="640"/>
      <w:marRight w:val="0"/>
      <w:marTop w:val="0"/>
      <w:marBottom w:val="0"/>
      <w:divBdr>
        <w:top w:val="none" w:sz="0" w:space="0" w:color="auto"/>
        <w:left w:val="none" w:sz="0" w:space="0" w:color="auto"/>
        <w:bottom w:val="none" w:sz="0" w:space="0" w:color="auto"/>
        <w:right w:val="none" w:sz="0" w:space="0" w:color="auto"/>
      </w:divBdr>
    </w:div>
    <w:div w:id="457139105">
      <w:marLeft w:val="640"/>
      <w:marRight w:val="0"/>
      <w:marTop w:val="0"/>
      <w:marBottom w:val="0"/>
      <w:divBdr>
        <w:top w:val="none" w:sz="0" w:space="0" w:color="auto"/>
        <w:left w:val="none" w:sz="0" w:space="0" w:color="auto"/>
        <w:bottom w:val="none" w:sz="0" w:space="0" w:color="auto"/>
        <w:right w:val="none" w:sz="0" w:space="0" w:color="auto"/>
      </w:divBdr>
    </w:div>
    <w:div w:id="457332530">
      <w:marLeft w:val="480"/>
      <w:marRight w:val="0"/>
      <w:marTop w:val="0"/>
      <w:marBottom w:val="0"/>
      <w:divBdr>
        <w:top w:val="none" w:sz="0" w:space="0" w:color="auto"/>
        <w:left w:val="none" w:sz="0" w:space="0" w:color="auto"/>
        <w:bottom w:val="none" w:sz="0" w:space="0" w:color="auto"/>
        <w:right w:val="none" w:sz="0" w:space="0" w:color="auto"/>
      </w:divBdr>
    </w:div>
    <w:div w:id="457338321">
      <w:bodyDiv w:val="1"/>
      <w:marLeft w:val="0"/>
      <w:marRight w:val="0"/>
      <w:marTop w:val="0"/>
      <w:marBottom w:val="0"/>
      <w:divBdr>
        <w:top w:val="none" w:sz="0" w:space="0" w:color="auto"/>
        <w:left w:val="none" w:sz="0" w:space="0" w:color="auto"/>
        <w:bottom w:val="none" w:sz="0" w:space="0" w:color="auto"/>
        <w:right w:val="none" w:sz="0" w:space="0" w:color="auto"/>
      </w:divBdr>
    </w:div>
    <w:div w:id="457376283">
      <w:marLeft w:val="640"/>
      <w:marRight w:val="0"/>
      <w:marTop w:val="0"/>
      <w:marBottom w:val="0"/>
      <w:divBdr>
        <w:top w:val="none" w:sz="0" w:space="0" w:color="auto"/>
        <w:left w:val="none" w:sz="0" w:space="0" w:color="auto"/>
        <w:bottom w:val="none" w:sz="0" w:space="0" w:color="auto"/>
        <w:right w:val="none" w:sz="0" w:space="0" w:color="auto"/>
      </w:divBdr>
    </w:div>
    <w:div w:id="457720521">
      <w:marLeft w:val="640"/>
      <w:marRight w:val="0"/>
      <w:marTop w:val="0"/>
      <w:marBottom w:val="0"/>
      <w:divBdr>
        <w:top w:val="none" w:sz="0" w:space="0" w:color="auto"/>
        <w:left w:val="none" w:sz="0" w:space="0" w:color="auto"/>
        <w:bottom w:val="none" w:sz="0" w:space="0" w:color="auto"/>
        <w:right w:val="none" w:sz="0" w:space="0" w:color="auto"/>
      </w:divBdr>
    </w:div>
    <w:div w:id="458693569">
      <w:marLeft w:val="640"/>
      <w:marRight w:val="0"/>
      <w:marTop w:val="0"/>
      <w:marBottom w:val="0"/>
      <w:divBdr>
        <w:top w:val="none" w:sz="0" w:space="0" w:color="auto"/>
        <w:left w:val="none" w:sz="0" w:space="0" w:color="auto"/>
        <w:bottom w:val="none" w:sz="0" w:space="0" w:color="auto"/>
        <w:right w:val="none" w:sz="0" w:space="0" w:color="auto"/>
      </w:divBdr>
    </w:div>
    <w:div w:id="458837181">
      <w:marLeft w:val="640"/>
      <w:marRight w:val="0"/>
      <w:marTop w:val="0"/>
      <w:marBottom w:val="0"/>
      <w:divBdr>
        <w:top w:val="none" w:sz="0" w:space="0" w:color="auto"/>
        <w:left w:val="none" w:sz="0" w:space="0" w:color="auto"/>
        <w:bottom w:val="none" w:sz="0" w:space="0" w:color="auto"/>
        <w:right w:val="none" w:sz="0" w:space="0" w:color="auto"/>
      </w:divBdr>
    </w:div>
    <w:div w:id="459736268">
      <w:marLeft w:val="480"/>
      <w:marRight w:val="0"/>
      <w:marTop w:val="0"/>
      <w:marBottom w:val="0"/>
      <w:divBdr>
        <w:top w:val="none" w:sz="0" w:space="0" w:color="auto"/>
        <w:left w:val="none" w:sz="0" w:space="0" w:color="auto"/>
        <w:bottom w:val="none" w:sz="0" w:space="0" w:color="auto"/>
        <w:right w:val="none" w:sz="0" w:space="0" w:color="auto"/>
      </w:divBdr>
    </w:div>
    <w:div w:id="460226365">
      <w:bodyDiv w:val="1"/>
      <w:marLeft w:val="0"/>
      <w:marRight w:val="0"/>
      <w:marTop w:val="0"/>
      <w:marBottom w:val="0"/>
      <w:divBdr>
        <w:top w:val="none" w:sz="0" w:space="0" w:color="auto"/>
        <w:left w:val="none" w:sz="0" w:space="0" w:color="auto"/>
        <w:bottom w:val="none" w:sz="0" w:space="0" w:color="auto"/>
        <w:right w:val="none" w:sz="0" w:space="0" w:color="auto"/>
      </w:divBdr>
    </w:div>
    <w:div w:id="460273123">
      <w:marLeft w:val="640"/>
      <w:marRight w:val="0"/>
      <w:marTop w:val="0"/>
      <w:marBottom w:val="0"/>
      <w:divBdr>
        <w:top w:val="none" w:sz="0" w:space="0" w:color="auto"/>
        <w:left w:val="none" w:sz="0" w:space="0" w:color="auto"/>
        <w:bottom w:val="none" w:sz="0" w:space="0" w:color="auto"/>
        <w:right w:val="none" w:sz="0" w:space="0" w:color="auto"/>
      </w:divBdr>
    </w:div>
    <w:div w:id="460349020">
      <w:marLeft w:val="640"/>
      <w:marRight w:val="0"/>
      <w:marTop w:val="0"/>
      <w:marBottom w:val="0"/>
      <w:divBdr>
        <w:top w:val="none" w:sz="0" w:space="0" w:color="auto"/>
        <w:left w:val="none" w:sz="0" w:space="0" w:color="auto"/>
        <w:bottom w:val="none" w:sz="0" w:space="0" w:color="auto"/>
        <w:right w:val="none" w:sz="0" w:space="0" w:color="auto"/>
      </w:divBdr>
    </w:div>
    <w:div w:id="460927986">
      <w:marLeft w:val="640"/>
      <w:marRight w:val="0"/>
      <w:marTop w:val="0"/>
      <w:marBottom w:val="0"/>
      <w:divBdr>
        <w:top w:val="none" w:sz="0" w:space="0" w:color="auto"/>
        <w:left w:val="none" w:sz="0" w:space="0" w:color="auto"/>
        <w:bottom w:val="none" w:sz="0" w:space="0" w:color="auto"/>
        <w:right w:val="none" w:sz="0" w:space="0" w:color="auto"/>
      </w:divBdr>
    </w:div>
    <w:div w:id="461845340">
      <w:marLeft w:val="640"/>
      <w:marRight w:val="0"/>
      <w:marTop w:val="0"/>
      <w:marBottom w:val="0"/>
      <w:divBdr>
        <w:top w:val="none" w:sz="0" w:space="0" w:color="auto"/>
        <w:left w:val="none" w:sz="0" w:space="0" w:color="auto"/>
        <w:bottom w:val="none" w:sz="0" w:space="0" w:color="auto"/>
        <w:right w:val="none" w:sz="0" w:space="0" w:color="auto"/>
      </w:divBdr>
    </w:div>
    <w:div w:id="461853341">
      <w:marLeft w:val="640"/>
      <w:marRight w:val="0"/>
      <w:marTop w:val="0"/>
      <w:marBottom w:val="0"/>
      <w:divBdr>
        <w:top w:val="none" w:sz="0" w:space="0" w:color="auto"/>
        <w:left w:val="none" w:sz="0" w:space="0" w:color="auto"/>
        <w:bottom w:val="none" w:sz="0" w:space="0" w:color="auto"/>
        <w:right w:val="none" w:sz="0" w:space="0" w:color="auto"/>
      </w:divBdr>
    </w:div>
    <w:div w:id="462046667">
      <w:marLeft w:val="640"/>
      <w:marRight w:val="0"/>
      <w:marTop w:val="0"/>
      <w:marBottom w:val="0"/>
      <w:divBdr>
        <w:top w:val="none" w:sz="0" w:space="0" w:color="auto"/>
        <w:left w:val="none" w:sz="0" w:space="0" w:color="auto"/>
        <w:bottom w:val="none" w:sz="0" w:space="0" w:color="auto"/>
        <w:right w:val="none" w:sz="0" w:space="0" w:color="auto"/>
      </w:divBdr>
    </w:div>
    <w:div w:id="462505246">
      <w:marLeft w:val="640"/>
      <w:marRight w:val="0"/>
      <w:marTop w:val="0"/>
      <w:marBottom w:val="0"/>
      <w:divBdr>
        <w:top w:val="none" w:sz="0" w:space="0" w:color="auto"/>
        <w:left w:val="none" w:sz="0" w:space="0" w:color="auto"/>
        <w:bottom w:val="none" w:sz="0" w:space="0" w:color="auto"/>
        <w:right w:val="none" w:sz="0" w:space="0" w:color="auto"/>
      </w:divBdr>
    </w:div>
    <w:div w:id="462894362">
      <w:marLeft w:val="480"/>
      <w:marRight w:val="0"/>
      <w:marTop w:val="0"/>
      <w:marBottom w:val="0"/>
      <w:divBdr>
        <w:top w:val="none" w:sz="0" w:space="0" w:color="auto"/>
        <w:left w:val="none" w:sz="0" w:space="0" w:color="auto"/>
        <w:bottom w:val="none" w:sz="0" w:space="0" w:color="auto"/>
        <w:right w:val="none" w:sz="0" w:space="0" w:color="auto"/>
      </w:divBdr>
    </w:div>
    <w:div w:id="462969456">
      <w:marLeft w:val="640"/>
      <w:marRight w:val="0"/>
      <w:marTop w:val="0"/>
      <w:marBottom w:val="0"/>
      <w:divBdr>
        <w:top w:val="none" w:sz="0" w:space="0" w:color="auto"/>
        <w:left w:val="none" w:sz="0" w:space="0" w:color="auto"/>
        <w:bottom w:val="none" w:sz="0" w:space="0" w:color="auto"/>
        <w:right w:val="none" w:sz="0" w:space="0" w:color="auto"/>
      </w:divBdr>
    </w:div>
    <w:div w:id="463081840">
      <w:bodyDiv w:val="1"/>
      <w:marLeft w:val="0"/>
      <w:marRight w:val="0"/>
      <w:marTop w:val="0"/>
      <w:marBottom w:val="0"/>
      <w:divBdr>
        <w:top w:val="none" w:sz="0" w:space="0" w:color="auto"/>
        <w:left w:val="none" w:sz="0" w:space="0" w:color="auto"/>
        <w:bottom w:val="none" w:sz="0" w:space="0" w:color="auto"/>
        <w:right w:val="none" w:sz="0" w:space="0" w:color="auto"/>
      </w:divBdr>
      <w:divsChild>
        <w:div w:id="31420209">
          <w:marLeft w:val="480"/>
          <w:marRight w:val="0"/>
          <w:marTop w:val="0"/>
          <w:marBottom w:val="0"/>
          <w:divBdr>
            <w:top w:val="none" w:sz="0" w:space="0" w:color="auto"/>
            <w:left w:val="none" w:sz="0" w:space="0" w:color="auto"/>
            <w:bottom w:val="none" w:sz="0" w:space="0" w:color="auto"/>
            <w:right w:val="none" w:sz="0" w:space="0" w:color="auto"/>
          </w:divBdr>
        </w:div>
        <w:div w:id="74284950">
          <w:marLeft w:val="480"/>
          <w:marRight w:val="0"/>
          <w:marTop w:val="0"/>
          <w:marBottom w:val="0"/>
          <w:divBdr>
            <w:top w:val="none" w:sz="0" w:space="0" w:color="auto"/>
            <w:left w:val="none" w:sz="0" w:space="0" w:color="auto"/>
            <w:bottom w:val="none" w:sz="0" w:space="0" w:color="auto"/>
            <w:right w:val="none" w:sz="0" w:space="0" w:color="auto"/>
          </w:divBdr>
        </w:div>
        <w:div w:id="166751554">
          <w:marLeft w:val="480"/>
          <w:marRight w:val="0"/>
          <w:marTop w:val="0"/>
          <w:marBottom w:val="0"/>
          <w:divBdr>
            <w:top w:val="none" w:sz="0" w:space="0" w:color="auto"/>
            <w:left w:val="none" w:sz="0" w:space="0" w:color="auto"/>
            <w:bottom w:val="none" w:sz="0" w:space="0" w:color="auto"/>
            <w:right w:val="none" w:sz="0" w:space="0" w:color="auto"/>
          </w:divBdr>
        </w:div>
        <w:div w:id="231938262">
          <w:marLeft w:val="480"/>
          <w:marRight w:val="0"/>
          <w:marTop w:val="0"/>
          <w:marBottom w:val="0"/>
          <w:divBdr>
            <w:top w:val="none" w:sz="0" w:space="0" w:color="auto"/>
            <w:left w:val="none" w:sz="0" w:space="0" w:color="auto"/>
            <w:bottom w:val="none" w:sz="0" w:space="0" w:color="auto"/>
            <w:right w:val="none" w:sz="0" w:space="0" w:color="auto"/>
          </w:divBdr>
        </w:div>
        <w:div w:id="238446153">
          <w:marLeft w:val="480"/>
          <w:marRight w:val="0"/>
          <w:marTop w:val="0"/>
          <w:marBottom w:val="0"/>
          <w:divBdr>
            <w:top w:val="none" w:sz="0" w:space="0" w:color="auto"/>
            <w:left w:val="none" w:sz="0" w:space="0" w:color="auto"/>
            <w:bottom w:val="none" w:sz="0" w:space="0" w:color="auto"/>
            <w:right w:val="none" w:sz="0" w:space="0" w:color="auto"/>
          </w:divBdr>
        </w:div>
        <w:div w:id="310063628">
          <w:marLeft w:val="480"/>
          <w:marRight w:val="0"/>
          <w:marTop w:val="0"/>
          <w:marBottom w:val="0"/>
          <w:divBdr>
            <w:top w:val="none" w:sz="0" w:space="0" w:color="auto"/>
            <w:left w:val="none" w:sz="0" w:space="0" w:color="auto"/>
            <w:bottom w:val="none" w:sz="0" w:space="0" w:color="auto"/>
            <w:right w:val="none" w:sz="0" w:space="0" w:color="auto"/>
          </w:divBdr>
        </w:div>
        <w:div w:id="314455168">
          <w:marLeft w:val="480"/>
          <w:marRight w:val="0"/>
          <w:marTop w:val="0"/>
          <w:marBottom w:val="0"/>
          <w:divBdr>
            <w:top w:val="none" w:sz="0" w:space="0" w:color="auto"/>
            <w:left w:val="none" w:sz="0" w:space="0" w:color="auto"/>
            <w:bottom w:val="none" w:sz="0" w:space="0" w:color="auto"/>
            <w:right w:val="none" w:sz="0" w:space="0" w:color="auto"/>
          </w:divBdr>
        </w:div>
        <w:div w:id="341318142">
          <w:marLeft w:val="480"/>
          <w:marRight w:val="0"/>
          <w:marTop w:val="0"/>
          <w:marBottom w:val="0"/>
          <w:divBdr>
            <w:top w:val="none" w:sz="0" w:space="0" w:color="auto"/>
            <w:left w:val="none" w:sz="0" w:space="0" w:color="auto"/>
            <w:bottom w:val="none" w:sz="0" w:space="0" w:color="auto"/>
            <w:right w:val="none" w:sz="0" w:space="0" w:color="auto"/>
          </w:divBdr>
        </w:div>
        <w:div w:id="348526332">
          <w:marLeft w:val="480"/>
          <w:marRight w:val="0"/>
          <w:marTop w:val="0"/>
          <w:marBottom w:val="0"/>
          <w:divBdr>
            <w:top w:val="none" w:sz="0" w:space="0" w:color="auto"/>
            <w:left w:val="none" w:sz="0" w:space="0" w:color="auto"/>
            <w:bottom w:val="none" w:sz="0" w:space="0" w:color="auto"/>
            <w:right w:val="none" w:sz="0" w:space="0" w:color="auto"/>
          </w:divBdr>
        </w:div>
        <w:div w:id="358698341">
          <w:marLeft w:val="480"/>
          <w:marRight w:val="0"/>
          <w:marTop w:val="0"/>
          <w:marBottom w:val="0"/>
          <w:divBdr>
            <w:top w:val="none" w:sz="0" w:space="0" w:color="auto"/>
            <w:left w:val="none" w:sz="0" w:space="0" w:color="auto"/>
            <w:bottom w:val="none" w:sz="0" w:space="0" w:color="auto"/>
            <w:right w:val="none" w:sz="0" w:space="0" w:color="auto"/>
          </w:divBdr>
        </w:div>
        <w:div w:id="369309951">
          <w:marLeft w:val="480"/>
          <w:marRight w:val="0"/>
          <w:marTop w:val="0"/>
          <w:marBottom w:val="0"/>
          <w:divBdr>
            <w:top w:val="none" w:sz="0" w:space="0" w:color="auto"/>
            <w:left w:val="none" w:sz="0" w:space="0" w:color="auto"/>
            <w:bottom w:val="none" w:sz="0" w:space="0" w:color="auto"/>
            <w:right w:val="none" w:sz="0" w:space="0" w:color="auto"/>
          </w:divBdr>
        </w:div>
        <w:div w:id="380322419">
          <w:marLeft w:val="480"/>
          <w:marRight w:val="0"/>
          <w:marTop w:val="0"/>
          <w:marBottom w:val="0"/>
          <w:divBdr>
            <w:top w:val="none" w:sz="0" w:space="0" w:color="auto"/>
            <w:left w:val="none" w:sz="0" w:space="0" w:color="auto"/>
            <w:bottom w:val="none" w:sz="0" w:space="0" w:color="auto"/>
            <w:right w:val="none" w:sz="0" w:space="0" w:color="auto"/>
          </w:divBdr>
        </w:div>
        <w:div w:id="394594195">
          <w:marLeft w:val="480"/>
          <w:marRight w:val="0"/>
          <w:marTop w:val="0"/>
          <w:marBottom w:val="0"/>
          <w:divBdr>
            <w:top w:val="none" w:sz="0" w:space="0" w:color="auto"/>
            <w:left w:val="none" w:sz="0" w:space="0" w:color="auto"/>
            <w:bottom w:val="none" w:sz="0" w:space="0" w:color="auto"/>
            <w:right w:val="none" w:sz="0" w:space="0" w:color="auto"/>
          </w:divBdr>
        </w:div>
        <w:div w:id="404307147">
          <w:marLeft w:val="480"/>
          <w:marRight w:val="0"/>
          <w:marTop w:val="0"/>
          <w:marBottom w:val="0"/>
          <w:divBdr>
            <w:top w:val="none" w:sz="0" w:space="0" w:color="auto"/>
            <w:left w:val="none" w:sz="0" w:space="0" w:color="auto"/>
            <w:bottom w:val="none" w:sz="0" w:space="0" w:color="auto"/>
            <w:right w:val="none" w:sz="0" w:space="0" w:color="auto"/>
          </w:divBdr>
        </w:div>
        <w:div w:id="441851120">
          <w:marLeft w:val="480"/>
          <w:marRight w:val="0"/>
          <w:marTop w:val="0"/>
          <w:marBottom w:val="0"/>
          <w:divBdr>
            <w:top w:val="none" w:sz="0" w:space="0" w:color="auto"/>
            <w:left w:val="none" w:sz="0" w:space="0" w:color="auto"/>
            <w:bottom w:val="none" w:sz="0" w:space="0" w:color="auto"/>
            <w:right w:val="none" w:sz="0" w:space="0" w:color="auto"/>
          </w:divBdr>
        </w:div>
        <w:div w:id="532618344">
          <w:marLeft w:val="480"/>
          <w:marRight w:val="0"/>
          <w:marTop w:val="0"/>
          <w:marBottom w:val="0"/>
          <w:divBdr>
            <w:top w:val="none" w:sz="0" w:space="0" w:color="auto"/>
            <w:left w:val="none" w:sz="0" w:space="0" w:color="auto"/>
            <w:bottom w:val="none" w:sz="0" w:space="0" w:color="auto"/>
            <w:right w:val="none" w:sz="0" w:space="0" w:color="auto"/>
          </w:divBdr>
        </w:div>
        <w:div w:id="544022164">
          <w:marLeft w:val="480"/>
          <w:marRight w:val="0"/>
          <w:marTop w:val="0"/>
          <w:marBottom w:val="0"/>
          <w:divBdr>
            <w:top w:val="none" w:sz="0" w:space="0" w:color="auto"/>
            <w:left w:val="none" w:sz="0" w:space="0" w:color="auto"/>
            <w:bottom w:val="none" w:sz="0" w:space="0" w:color="auto"/>
            <w:right w:val="none" w:sz="0" w:space="0" w:color="auto"/>
          </w:divBdr>
        </w:div>
        <w:div w:id="714159456">
          <w:marLeft w:val="480"/>
          <w:marRight w:val="0"/>
          <w:marTop w:val="0"/>
          <w:marBottom w:val="0"/>
          <w:divBdr>
            <w:top w:val="none" w:sz="0" w:space="0" w:color="auto"/>
            <w:left w:val="none" w:sz="0" w:space="0" w:color="auto"/>
            <w:bottom w:val="none" w:sz="0" w:space="0" w:color="auto"/>
            <w:right w:val="none" w:sz="0" w:space="0" w:color="auto"/>
          </w:divBdr>
        </w:div>
        <w:div w:id="738208549">
          <w:marLeft w:val="480"/>
          <w:marRight w:val="0"/>
          <w:marTop w:val="0"/>
          <w:marBottom w:val="0"/>
          <w:divBdr>
            <w:top w:val="none" w:sz="0" w:space="0" w:color="auto"/>
            <w:left w:val="none" w:sz="0" w:space="0" w:color="auto"/>
            <w:bottom w:val="none" w:sz="0" w:space="0" w:color="auto"/>
            <w:right w:val="none" w:sz="0" w:space="0" w:color="auto"/>
          </w:divBdr>
        </w:div>
        <w:div w:id="813639172">
          <w:marLeft w:val="480"/>
          <w:marRight w:val="0"/>
          <w:marTop w:val="0"/>
          <w:marBottom w:val="0"/>
          <w:divBdr>
            <w:top w:val="none" w:sz="0" w:space="0" w:color="auto"/>
            <w:left w:val="none" w:sz="0" w:space="0" w:color="auto"/>
            <w:bottom w:val="none" w:sz="0" w:space="0" w:color="auto"/>
            <w:right w:val="none" w:sz="0" w:space="0" w:color="auto"/>
          </w:divBdr>
        </w:div>
        <w:div w:id="832985589">
          <w:marLeft w:val="480"/>
          <w:marRight w:val="0"/>
          <w:marTop w:val="0"/>
          <w:marBottom w:val="0"/>
          <w:divBdr>
            <w:top w:val="none" w:sz="0" w:space="0" w:color="auto"/>
            <w:left w:val="none" w:sz="0" w:space="0" w:color="auto"/>
            <w:bottom w:val="none" w:sz="0" w:space="0" w:color="auto"/>
            <w:right w:val="none" w:sz="0" w:space="0" w:color="auto"/>
          </w:divBdr>
        </w:div>
        <w:div w:id="898396350">
          <w:marLeft w:val="480"/>
          <w:marRight w:val="0"/>
          <w:marTop w:val="0"/>
          <w:marBottom w:val="0"/>
          <w:divBdr>
            <w:top w:val="none" w:sz="0" w:space="0" w:color="auto"/>
            <w:left w:val="none" w:sz="0" w:space="0" w:color="auto"/>
            <w:bottom w:val="none" w:sz="0" w:space="0" w:color="auto"/>
            <w:right w:val="none" w:sz="0" w:space="0" w:color="auto"/>
          </w:divBdr>
        </w:div>
        <w:div w:id="967705413">
          <w:marLeft w:val="480"/>
          <w:marRight w:val="0"/>
          <w:marTop w:val="0"/>
          <w:marBottom w:val="0"/>
          <w:divBdr>
            <w:top w:val="none" w:sz="0" w:space="0" w:color="auto"/>
            <w:left w:val="none" w:sz="0" w:space="0" w:color="auto"/>
            <w:bottom w:val="none" w:sz="0" w:space="0" w:color="auto"/>
            <w:right w:val="none" w:sz="0" w:space="0" w:color="auto"/>
          </w:divBdr>
        </w:div>
        <w:div w:id="981688499">
          <w:marLeft w:val="480"/>
          <w:marRight w:val="0"/>
          <w:marTop w:val="0"/>
          <w:marBottom w:val="0"/>
          <w:divBdr>
            <w:top w:val="none" w:sz="0" w:space="0" w:color="auto"/>
            <w:left w:val="none" w:sz="0" w:space="0" w:color="auto"/>
            <w:bottom w:val="none" w:sz="0" w:space="0" w:color="auto"/>
            <w:right w:val="none" w:sz="0" w:space="0" w:color="auto"/>
          </w:divBdr>
        </w:div>
        <w:div w:id="991326398">
          <w:marLeft w:val="480"/>
          <w:marRight w:val="0"/>
          <w:marTop w:val="0"/>
          <w:marBottom w:val="0"/>
          <w:divBdr>
            <w:top w:val="none" w:sz="0" w:space="0" w:color="auto"/>
            <w:left w:val="none" w:sz="0" w:space="0" w:color="auto"/>
            <w:bottom w:val="none" w:sz="0" w:space="0" w:color="auto"/>
            <w:right w:val="none" w:sz="0" w:space="0" w:color="auto"/>
          </w:divBdr>
        </w:div>
        <w:div w:id="1002658370">
          <w:marLeft w:val="480"/>
          <w:marRight w:val="0"/>
          <w:marTop w:val="0"/>
          <w:marBottom w:val="0"/>
          <w:divBdr>
            <w:top w:val="none" w:sz="0" w:space="0" w:color="auto"/>
            <w:left w:val="none" w:sz="0" w:space="0" w:color="auto"/>
            <w:bottom w:val="none" w:sz="0" w:space="0" w:color="auto"/>
            <w:right w:val="none" w:sz="0" w:space="0" w:color="auto"/>
          </w:divBdr>
        </w:div>
        <w:div w:id="1044524738">
          <w:marLeft w:val="480"/>
          <w:marRight w:val="0"/>
          <w:marTop w:val="0"/>
          <w:marBottom w:val="0"/>
          <w:divBdr>
            <w:top w:val="none" w:sz="0" w:space="0" w:color="auto"/>
            <w:left w:val="none" w:sz="0" w:space="0" w:color="auto"/>
            <w:bottom w:val="none" w:sz="0" w:space="0" w:color="auto"/>
            <w:right w:val="none" w:sz="0" w:space="0" w:color="auto"/>
          </w:divBdr>
        </w:div>
        <w:div w:id="1076636485">
          <w:marLeft w:val="480"/>
          <w:marRight w:val="0"/>
          <w:marTop w:val="0"/>
          <w:marBottom w:val="0"/>
          <w:divBdr>
            <w:top w:val="none" w:sz="0" w:space="0" w:color="auto"/>
            <w:left w:val="none" w:sz="0" w:space="0" w:color="auto"/>
            <w:bottom w:val="none" w:sz="0" w:space="0" w:color="auto"/>
            <w:right w:val="none" w:sz="0" w:space="0" w:color="auto"/>
          </w:divBdr>
        </w:div>
        <w:div w:id="1163547069">
          <w:marLeft w:val="480"/>
          <w:marRight w:val="0"/>
          <w:marTop w:val="0"/>
          <w:marBottom w:val="0"/>
          <w:divBdr>
            <w:top w:val="none" w:sz="0" w:space="0" w:color="auto"/>
            <w:left w:val="none" w:sz="0" w:space="0" w:color="auto"/>
            <w:bottom w:val="none" w:sz="0" w:space="0" w:color="auto"/>
            <w:right w:val="none" w:sz="0" w:space="0" w:color="auto"/>
          </w:divBdr>
        </w:div>
        <w:div w:id="1418943602">
          <w:marLeft w:val="480"/>
          <w:marRight w:val="0"/>
          <w:marTop w:val="0"/>
          <w:marBottom w:val="0"/>
          <w:divBdr>
            <w:top w:val="none" w:sz="0" w:space="0" w:color="auto"/>
            <w:left w:val="none" w:sz="0" w:space="0" w:color="auto"/>
            <w:bottom w:val="none" w:sz="0" w:space="0" w:color="auto"/>
            <w:right w:val="none" w:sz="0" w:space="0" w:color="auto"/>
          </w:divBdr>
        </w:div>
        <w:div w:id="1448621752">
          <w:marLeft w:val="480"/>
          <w:marRight w:val="0"/>
          <w:marTop w:val="0"/>
          <w:marBottom w:val="0"/>
          <w:divBdr>
            <w:top w:val="none" w:sz="0" w:space="0" w:color="auto"/>
            <w:left w:val="none" w:sz="0" w:space="0" w:color="auto"/>
            <w:bottom w:val="none" w:sz="0" w:space="0" w:color="auto"/>
            <w:right w:val="none" w:sz="0" w:space="0" w:color="auto"/>
          </w:divBdr>
        </w:div>
        <w:div w:id="1469476364">
          <w:marLeft w:val="480"/>
          <w:marRight w:val="0"/>
          <w:marTop w:val="0"/>
          <w:marBottom w:val="0"/>
          <w:divBdr>
            <w:top w:val="none" w:sz="0" w:space="0" w:color="auto"/>
            <w:left w:val="none" w:sz="0" w:space="0" w:color="auto"/>
            <w:bottom w:val="none" w:sz="0" w:space="0" w:color="auto"/>
            <w:right w:val="none" w:sz="0" w:space="0" w:color="auto"/>
          </w:divBdr>
        </w:div>
        <w:div w:id="1519419110">
          <w:marLeft w:val="480"/>
          <w:marRight w:val="0"/>
          <w:marTop w:val="0"/>
          <w:marBottom w:val="0"/>
          <w:divBdr>
            <w:top w:val="none" w:sz="0" w:space="0" w:color="auto"/>
            <w:left w:val="none" w:sz="0" w:space="0" w:color="auto"/>
            <w:bottom w:val="none" w:sz="0" w:space="0" w:color="auto"/>
            <w:right w:val="none" w:sz="0" w:space="0" w:color="auto"/>
          </w:divBdr>
        </w:div>
        <w:div w:id="1521697068">
          <w:marLeft w:val="480"/>
          <w:marRight w:val="0"/>
          <w:marTop w:val="0"/>
          <w:marBottom w:val="0"/>
          <w:divBdr>
            <w:top w:val="none" w:sz="0" w:space="0" w:color="auto"/>
            <w:left w:val="none" w:sz="0" w:space="0" w:color="auto"/>
            <w:bottom w:val="none" w:sz="0" w:space="0" w:color="auto"/>
            <w:right w:val="none" w:sz="0" w:space="0" w:color="auto"/>
          </w:divBdr>
        </w:div>
        <w:div w:id="1530029829">
          <w:marLeft w:val="480"/>
          <w:marRight w:val="0"/>
          <w:marTop w:val="0"/>
          <w:marBottom w:val="0"/>
          <w:divBdr>
            <w:top w:val="none" w:sz="0" w:space="0" w:color="auto"/>
            <w:left w:val="none" w:sz="0" w:space="0" w:color="auto"/>
            <w:bottom w:val="none" w:sz="0" w:space="0" w:color="auto"/>
            <w:right w:val="none" w:sz="0" w:space="0" w:color="auto"/>
          </w:divBdr>
        </w:div>
        <w:div w:id="1530607033">
          <w:marLeft w:val="480"/>
          <w:marRight w:val="0"/>
          <w:marTop w:val="0"/>
          <w:marBottom w:val="0"/>
          <w:divBdr>
            <w:top w:val="none" w:sz="0" w:space="0" w:color="auto"/>
            <w:left w:val="none" w:sz="0" w:space="0" w:color="auto"/>
            <w:bottom w:val="none" w:sz="0" w:space="0" w:color="auto"/>
            <w:right w:val="none" w:sz="0" w:space="0" w:color="auto"/>
          </w:divBdr>
        </w:div>
        <w:div w:id="1587887333">
          <w:marLeft w:val="480"/>
          <w:marRight w:val="0"/>
          <w:marTop w:val="0"/>
          <w:marBottom w:val="0"/>
          <w:divBdr>
            <w:top w:val="none" w:sz="0" w:space="0" w:color="auto"/>
            <w:left w:val="none" w:sz="0" w:space="0" w:color="auto"/>
            <w:bottom w:val="none" w:sz="0" w:space="0" w:color="auto"/>
            <w:right w:val="none" w:sz="0" w:space="0" w:color="auto"/>
          </w:divBdr>
        </w:div>
        <w:div w:id="1591085655">
          <w:marLeft w:val="480"/>
          <w:marRight w:val="0"/>
          <w:marTop w:val="0"/>
          <w:marBottom w:val="0"/>
          <w:divBdr>
            <w:top w:val="none" w:sz="0" w:space="0" w:color="auto"/>
            <w:left w:val="none" w:sz="0" w:space="0" w:color="auto"/>
            <w:bottom w:val="none" w:sz="0" w:space="0" w:color="auto"/>
            <w:right w:val="none" w:sz="0" w:space="0" w:color="auto"/>
          </w:divBdr>
        </w:div>
        <w:div w:id="1607536485">
          <w:marLeft w:val="480"/>
          <w:marRight w:val="0"/>
          <w:marTop w:val="0"/>
          <w:marBottom w:val="0"/>
          <w:divBdr>
            <w:top w:val="none" w:sz="0" w:space="0" w:color="auto"/>
            <w:left w:val="none" w:sz="0" w:space="0" w:color="auto"/>
            <w:bottom w:val="none" w:sz="0" w:space="0" w:color="auto"/>
            <w:right w:val="none" w:sz="0" w:space="0" w:color="auto"/>
          </w:divBdr>
        </w:div>
        <w:div w:id="1640184415">
          <w:marLeft w:val="480"/>
          <w:marRight w:val="0"/>
          <w:marTop w:val="0"/>
          <w:marBottom w:val="0"/>
          <w:divBdr>
            <w:top w:val="none" w:sz="0" w:space="0" w:color="auto"/>
            <w:left w:val="none" w:sz="0" w:space="0" w:color="auto"/>
            <w:bottom w:val="none" w:sz="0" w:space="0" w:color="auto"/>
            <w:right w:val="none" w:sz="0" w:space="0" w:color="auto"/>
          </w:divBdr>
        </w:div>
        <w:div w:id="1652832652">
          <w:marLeft w:val="480"/>
          <w:marRight w:val="0"/>
          <w:marTop w:val="0"/>
          <w:marBottom w:val="0"/>
          <w:divBdr>
            <w:top w:val="none" w:sz="0" w:space="0" w:color="auto"/>
            <w:left w:val="none" w:sz="0" w:space="0" w:color="auto"/>
            <w:bottom w:val="none" w:sz="0" w:space="0" w:color="auto"/>
            <w:right w:val="none" w:sz="0" w:space="0" w:color="auto"/>
          </w:divBdr>
        </w:div>
        <w:div w:id="1725522149">
          <w:marLeft w:val="480"/>
          <w:marRight w:val="0"/>
          <w:marTop w:val="0"/>
          <w:marBottom w:val="0"/>
          <w:divBdr>
            <w:top w:val="none" w:sz="0" w:space="0" w:color="auto"/>
            <w:left w:val="none" w:sz="0" w:space="0" w:color="auto"/>
            <w:bottom w:val="none" w:sz="0" w:space="0" w:color="auto"/>
            <w:right w:val="none" w:sz="0" w:space="0" w:color="auto"/>
          </w:divBdr>
        </w:div>
        <w:div w:id="1761024786">
          <w:marLeft w:val="480"/>
          <w:marRight w:val="0"/>
          <w:marTop w:val="0"/>
          <w:marBottom w:val="0"/>
          <w:divBdr>
            <w:top w:val="none" w:sz="0" w:space="0" w:color="auto"/>
            <w:left w:val="none" w:sz="0" w:space="0" w:color="auto"/>
            <w:bottom w:val="none" w:sz="0" w:space="0" w:color="auto"/>
            <w:right w:val="none" w:sz="0" w:space="0" w:color="auto"/>
          </w:divBdr>
        </w:div>
        <w:div w:id="1913271072">
          <w:marLeft w:val="480"/>
          <w:marRight w:val="0"/>
          <w:marTop w:val="0"/>
          <w:marBottom w:val="0"/>
          <w:divBdr>
            <w:top w:val="none" w:sz="0" w:space="0" w:color="auto"/>
            <w:left w:val="none" w:sz="0" w:space="0" w:color="auto"/>
            <w:bottom w:val="none" w:sz="0" w:space="0" w:color="auto"/>
            <w:right w:val="none" w:sz="0" w:space="0" w:color="auto"/>
          </w:divBdr>
        </w:div>
        <w:div w:id="1920021443">
          <w:marLeft w:val="480"/>
          <w:marRight w:val="0"/>
          <w:marTop w:val="0"/>
          <w:marBottom w:val="0"/>
          <w:divBdr>
            <w:top w:val="none" w:sz="0" w:space="0" w:color="auto"/>
            <w:left w:val="none" w:sz="0" w:space="0" w:color="auto"/>
            <w:bottom w:val="none" w:sz="0" w:space="0" w:color="auto"/>
            <w:right w:val="none" w:sz="0" w:space="0" w:color="auto"/>
          </w:divBdr>
        </w:div>
        <w:div w:id="1924679459">
          <w:marLeft w:val="480"/>
          <w:marRight w:val="0"/>
          <w:marTop w:val="0"/>
          <w:marBottom w:val="0"/>
          <w:divBdr>
            <w:top w:val="none" w:sz="0" w:space="0" w:color="auto"/>
            <w:left w:val="none" w:sz="0" w:space="0" w:color="auto"/>
            <w:bottom w:val="none" w:sz="0" w:space="0" w:color="auto"/>
            <w:right w:val="none" w:sz="0" w:space="0" w:color="auto"/>
          </w:divBdr>
        </w:div>
        <w:div w:id="1947810439">
          <w:marLeft w:val="480"/>
          <w:marRight w:val="0"/>
          <w:marTop w:val="0"/>
          <w:marBottom w:val="0"/>
          <w:divBdr>
            <w:top w:val="none" w:sz="0" w:space="0" w:color="auto"/>
            <w:left w:val="none" w:sz="0" w:space="0" w:color="auto"/>
            <w:bottom w:val="none" w:sz="0" w:space="0" w:color="auto"/>
            <w:right w:val="none" w:sz="0" w:space="0" w:color="auto"/>
          </w:divBdr>
        </w:div>
        <w:div w:id="1974674963">
          <w:marLeft w:val="480"/>
          <w:marRight w:val="0"/>
          <w:marTop w:val="0"/>
          <w:marBottom w:val="0"/>
          <w:divBdr>
            <w:top w:val="none" w:sz="0" w:space="0" w:color="auto"/>
            <w:left w:val="none" w:sz="0" w:space="0" w:color="auto"/>
            <w:bottom w:val="none" w:sz="0" w:space="0" w:color="auto"/>
            <w:right w:val="none" w:sz="0" w:space="0" w:color="auto"/>
          </w:divBdr>
        </w:div>
        <w:div w:id="1999460848">
          <w:marLeft w:val="480"/>
          <w:marRight w:val="0"/>
          <w:marTop w:val="0"/>
          <w:marBottom w:val="0"/>
          <w:divBdr>
            <w:top w:val="none" w:sz="0" w:space="0" w:color="auto"/>
            <w:left w:val="none" w:sz="0" w:space="0" w:color="auto"/>
            <w:bottom w:val="none" w:sz="0" w:space="0" w:color="auto"/>
            <w:right w:val="none" w:sz="0" w:space="0" w:color="auto"/>
          </w:divBdr>
        </w:div>
        <w:div w:id="2017263833">
          <w:marLeft w:val="480"/>
          <w:marRight w:val="0"/>
          <w:marTop w:val="0"/>
          <w:marBottom w:val="0"/>
          <w:divBdr>
            <w:top w:val="none" w:sz="0" w:space="0" w:color="auto"/>
            <w:left w:val="none" w:sz="0" w:space="0" w:color="auto"/>
            <w:bottom w:val="none" w:sz="0" w:space="0" w:color="auto"/>
            <w:right w:val="none" w:sz="0" w:space="0" w:color="auto"/>
          </w:divBdr>
        </w:div>
        <w:div w:id="2030137241">
          <w:marLeft w:val="480"/>
          <w:marRight w:val="0"/>
          <w:marTop w:val="0"/>
          <w:marBottom w:val="0"/>
          <w:divBdr>
            <w:top w:val="none" w:sz="0" w:space="0" w:color="auto"/>
            <w:left w:val="none" w:sz="0" w:space="0" w:color="auto"/>
            <w:bottom w:val="none" w:sz="0" w:space="0" w:color="auto"/>
            <w:right w:val="none" w:sz="0" w:space="0" w:color="auto"/>
          </w:divBdr>
        </w:div>
        <w:div w:id="2088992283">
          <w:marLeft w:val="480"/>
          <w:marRight w:val="0"/>
          <w:marTop w:val="0"/>
          <w:marBottom w:val="0"/>
          <w:divBdr>
            <w:top w:val="none" w:sz="0" w:space="0" w:color="auto"/>
            <w:left w:val="none" w:sz="0" w:space="0" w:color="auto"/>
            <w:bottom w:val="none" w:sz="0" w:space="0" w:color="auto"/>
            <w:right w:val="none" w:sz="0" w:space="0" w:color="auto"/>
          </w:divBdr>
        </w:div>
        <w:div w:id="2094082444">
          <w:marLeft w:val="480"/>
          <w:marRight w:val="0"/>
          <w:marTop w:val="0"/>
          <w:marBottom w:val="0"/>
          <w:divBdr>
            <w:top w:val="none" w:sz="0" w:space="0" w:color="auto"/>
            <w:left w:val="none" w:sz="0" w:space="0" w:color="auto"/>
            <w:bottom w:val="none" w:sz="0" w:space="0" w:color="auto"/>
            <w:right w:val="none" w:sz="0" w:space="0" w:color="auto"/>
          </w:divBdr>
        </w:div>
        <w:div w:id="2140221660">
          <w:marLeft w:val="480"/>
          <w:marRight w:val="0"/>
          <w:marTop w:val="0"/>
          <w:marBottom w:val="0"/>
          <w:divBdr>
            <w:top w:val="none" w:sz="0" w:space="0" w:color="auto"/>
            <w:left w:val="none" w:sz="0" w:space="0" w:color="auto"/>
            <w:bottom w:val="none" w:sz="0" w:space="0" w:color="auto"/>
            <w:right w:val="none" w:sz="0" w:space="0" w:color="auto"/>
          </w:divBdr>
        </w:div>
      </w:divsChild>
    </w:div>
    <w:div w:id="463274513">
      <w:marLeft w:val="640"/>
      <w:marRight w:val="0"/>
      <w:marTop w:val="0"/>
      <w:marBottom w:val="0"/>
      <w:divBdr>
        <w:top w:val="none" w:sz="0" w:space="0" w:color="auto"/>
        <w:left w:val="none" w:sz="0" w:space="0" w:color="auto"/>
        <w:bottom w:val="none" w:sz="0" w:space="0" w:color="auto"/>
        <w:right w:val="none" w:sz="0" w:space="0" w:color="auto"/>
      </w:divBdr>
    </w:div>
    <w:div w:id="463933324">
      <w:marLeft w:val="640"/>
      <w:marRight w:val="0"/>
      <w:marTop w:val="0"/>
      <w:marBottom w:val="0"/>
      <w:divBdr>
        <w:top w:val="none" w:sz="0" w:space="0" w:color="auto"/>
        <w:left w:val="none" w:sz="0" w:space="0" w:color="auto"/>
        <w:bottom w:val="none" w:sz="0" w:space="0" w:color="auto"/>
        <w:right w:val="none" w:sz="0" w:space="0" w:color="auto"/>
      </w:divBdr>
    </w:div>
    <w:div w:id="464154767">
      <w:marLeft w:val="640"/>
      <w:marRight w:val="0"/>
      <w:marTop w:val="0"/>
      <w:marBottom w:val="0"/>
      <w:divBdr>
        <w:top w:val="none" w:sz="0" w:space="0" w:color="auto"/>
        <w:left w:val="none" w:sz="0" w:space="0" w:color="auto"/>
        <w:bottom w:val="none" w:sz="0" w:space="0" w:color="auto"/>
        <w:right w:val="none" w:sz="0" w:space="0" w:color="auto"/>
      </w:divBdr>
    </w:div>
    <w:div w:id="464591730">
      <w:marLeft w:val="640"/>
      <w:marRight w:val="0"/>
      <w:marTop w:val="0"/>
      <w:marBottom w:val="0"/>
      <w:divBdr>
        <w:top w:val="none" w:sz="0" w:space="0" w:color="auto"/>
        <w:left w:val="none" w:sz="0" w:space="0" w:color="auto"/>
        <w:bottom w:val="none" w:sz="0" w:space="0" w:color="auto"/>
        <w:right w:val="none" w:sz="0" w:space="0" w:color="auto"/>
      </w:divBdr>
    </w:div>
    <w:div w:id="465245703">
      <w:marLeft w:val="640"/>
      <w:marRight w:val="0"/>
      <w:marTop w:val="0"/>
      <w:marBottom w:val="0"/>
      <w:divBdr>
        <w:top w:val="none" w:sz="0" w:space="0" w:color="auto"/>
        <w:left w:val="none" w:sz="0" w:space="0" w:color="auto"/>
        <w:bottom w:val="none" w:sz="0" w:space="0" w:color="auto"/>
        <w:right w:val="none" w:sz="0" w:space="0" w:color="auto"/>
      </w:divBdr>
    </w:div>
    <w:div w:id="466633065">
      <w:marLeft w:val="640"/>
      <w:marRight w:val="0"/>
      <w:marTop w:val="0"/>
      <w:marBottom w:val="0"/>
      <w:divBdr>
        <w:top w:val="none" w:sz="0" w:space="0" w:color="auto"/>
        <w:left w:val="none" w:sz="0" w:space="0" w:color="auto"/>
        <w:bottom w:val="none" w:sz="0" w:space="0" w:color="auto"/>
        <w:right w:val="none" w:sz="0" w:space="0" w:color="auto"/>
      </w:divBdr>
    </w:div>
    <w:div w:id="466777292">
      <w:marLeft w:val="640"/>
      <w:marRight w:val="0"/>
      <w:marTop w:val="0"/>
      <w:marBottom w:val="0"/>
      <w:divBdr>
        <w:top w:val="none" w:sz="0" w:space="0" w:color="auto"/>
        <w:left w:val="none" w:sz="0" w:space="0" w:color="auto"/>
        <w:bottom w:val="none" w:sz="0" w:space="0" w:color="auto"/>
        <w:right w:val="none" w:sz="0" w:space="0" w:color="auto"/>
      </w:divBdr>
    </w:div>
    <w:div w:id="466778986">
      <w:marLeft w:val="640"/>
      <w:marRight w:val="0"/>
      <w:marTop w:val="0"/>
      <w:marBottom w:val="0"/>
      <w:divBdr>
        <w:top w:val="none" w:sz="0" w:space="0" w:color="auto"/>
        <w:left w:val="none" w:sz="0" w:space="0" w:color="auto"/>
        <w:bottom w:val="none" w:sz="0" w:space="0" w:color="auto"/>
        <w:right w:val="none" w:sz="0" w:space="0" w:color="auto"/>
      </w:divBdr>
    </w:div>
    <w:div w:id="466824313">
      <w:bodyDiv w:val="1"/>
      <w:marLeft w:val="0"/>
      <w:marRight w:val="0"/>
      <w:marTop w:val="0"/>
      <w:marBottom w:val="0"/>
      <w:divBdr>
        <w:top w:val="none" w:sz="0" w:space="0" w:color="auto"/>
        <w:left w:val="none" w:sz="0" w:space="0" w:color="auto"/>
        <w:bottom w:val="none" w:sz="0" w:space="0" w:color="auto"/>
        <w:right w:val="none" w:sz="0" w:space="0" w:color="auto"/>
      </w:divBdr>
    </w:div>
    <w:div w:id="467163111">
      <w:marLeft w:val="640"/>
      <w:marRight w:val="0"/>
      <w:marTop w:val="0"/>
      <w:marBottom w:val="0"/>
      <w:divBdr>
        <w:top w:val="none" w:sz="0" w:space="0" w:color="auto"/>
        <w:left w:val="none" w:sz="0" w:space="0" w:color="auto"/>
        <w:bottom w:val="none" w:sz="0" w:space="0" w:color="auto"/>
        <w:right w:val="none" w:sz="0" w:space="0" w:color="auto"/>
      </w:divBdr>
    </w:div>
    <w:div w:id="467673132">
      <w:marLeft w:val="480"/>
      <w:marRight w:val="0"/>
      <w:marTop w:val="0"/>
      <w:marBottom w:val="0"/>
      <w:divBdr>
        <w:top w:val="none" w:sz="0" w:space="0" w:color="auto"/>
        <w:left w:val="none" w:sz="0" w:space="0" w:color="auto"/>
        <w:bottom w:val="none" w:sz="0" w:space="0" w:color="auto"/>
        <w:right w:val="none" w:sz="0" w:space="0" w:color="auto"/>
      </w:divBdr>
    </w:div>
    <w:div w:id="467863889">
      <w:marLeft w:val="640"/>
      <w:marRight w:val="0"/>
      <w:marTop w:val="0"/>
      <w:marBottom w:val="0"/>
      <w:divBdr>
        <w:top w:val="none" w:sz="0" w:space="0" w:color="auto"/>
        <w:left w:val="none" w:sz="0" w:space="0" w:color="auto"/>
        <w:bottom w:val="none" w:sz="0" w:space="0" w:color="auto"/>
        <w:right w:val="none" w:sz="0" w:space="0" w:color="auto"/>
      </w:divBdr>
    </w:div>
    <w:div w:id="468934366">
      <w:bodyDiv w:val="1"/>
      <w:marLeft w:val="0"/>
      <w:marRight w:val="0"/>
      <w:marTop w:val="0"/>
      <w:marBottom w:val="0"/>
      <w:divBdr>
        <w:top w:val="none" w:sz="0" w:space="0" w:color="auto"/>
        <w:left w:val="none" w:sz="0" w:space="0" w:color="auto"/>
        <w:bottom w:val="none" w:sz="0" w:space="0" w:color="auto"/>
        <w:right w:val="none" w:sz="0" w:space="0" w:color="auto"/>
      </w:divBdr>
    </w:div>
    <w:div w:id="468979527">
      <w:bodyDiv w:val="1"/>
      <w:marLeft w:val="0"/>
      <w:marRight w:val="0"/>
      <w:marTop w:val="0"/>
      <w:marBottom w:val="0"/>
      <w:divBdr>
        <w:top w:val="none" w:sz="0" w:space="0" w:color="auto"/>
        <w:left w:val="none" w:sz="0" w:space="0" w:color="auto"/>
        <w:bottom w:val="none" w:sz="0" w:space="0" w:color="auto"/>
        <w:right w:val="none" w:sz="0" w:space="0" w:color="auto"/>
      </w:divBdr>
    </w:div>
    <w:div w:id="469632705">
      <w:marLeft w:val="640"/>
      <w:marRight w:val="0"/>
      <w:marTop w:val="0"/>
      <w:marBottom w:val="0"/>
      <w:divBdr>
        <w:top w:val="none" w:sz="0" w:space="0" w:color="auto"/>
        <w:left w:val="none" w:sz="0" w:space="0" w:color="auto"/>
        <w:bottom w:val="none" w:sz="0" w:space="0" w:color="auto"/>
        <w:right w:val="none" w:sz="0" w:space="0" w:color="auto"/>
      </w:divBdr>
    </w:div>
    <w:div w:id="469831622">
      <w:marLeft w:val="640"/>
      <w:marRight w:val="0"/>
      <w:marTop w:val="0"/>
      <w:marBottom w:val="0"/>
      <w:divBdr>
        <w:top w:val="none" w:sz="0" w:space="0" w:color="auto"/>
        <w:left w:val="none" w:sz="0" w:space="0" w:color="auto"/>
        <w:bottom w:val="none" w:sz="0" w:space="0" w:color="auto"/>
        <w:right w:val="none" w:sz="0" w:space="0" w:color="auto"/>
      </w:divBdr>
    </w:div>
    <w:div w:id="470175503">
      <w:marLeft w:val="640"/>
      <w:marRight w:val="0"/>
      <w:marTop w:val="0"/>
      <w:marBottom w:val="0"/>
      <w:divBdr>
        <w:top w:val="none" w:sz="0" w:space="0" w:color="auto"/>
        <w:left w:val="none" w:sz="0" w:space="0" w:color="auto"/>
        <w:bottom w:val="none" w:sz="0" w:space="0" w:color="auto"/>
        <w:right w:val="none" w:sz="0" w:space="0" w:color="auto"/>
      </w:divBdr>
    </w:div>
    <w:div w:id="470440906">
      <w:marLeft w:val="640"/>
      <w:marRight w:val="0"/>
      <w:marTop w:val="0"/>
      <w:marBottom w:val="0"/>
      <w:divBdr>
        <w:top w:val="none" w:sz="0" w:space="0" w:color="auto"/>
        <w:left w:val="none" w:sz="0" w:space="0" w:color="auto"/>
        <w:bottom w:val="none" w:sz="0" w:space="0" w:color="auto"/>
        <w:right w:val="none" w:sz="0" w:space="0" w:color="auto"/>
      </w:divBdr>
    </w:div>
    <w:div w:id="470709702">
      <w:marLeft w:val="640"/>
      <w:marRight w:val="0"/>
      <w:marTop w:val="0"/>
      <w:marBottom w:val="0"/>
      <w:divBdr>
        <w:top w:val="none" w:sz="0" w:space="0" w:color="auto"/>
        <w:left w:val="none" w:sz="0" w:space="0" w:color="auto"/>
        <w:bottom w:val="none" w:sz="0" w:space="0" w:color="auto"/>
        <w:right w:val="none" w:sz="0" w:space="0" w:color="auto"/>
      </w:divBdr>
    </w:div>
    <w:div w:id="470829333">
      <w:marLeft w:val="640"/>
      <w:marRight w:val="0"/>
      <w:marTop w:val="0"/>
      <w:marBottom w:val="0"/>
      <w:divBdr>
        <w:top w:val="none" w:sz="0" w:space="0" w:color="auto"/>
        <w:left w:val="none" w:sz="0" w:space="0" w:color="auto"/>
        <w:bottom w:val="none" w:sz="0" w:space="0" w:color="auto"/>
        <w:right w:val="none" w:sz="0" w:space="0" w:color="auto"/>
      </w:divBdr>
    </w:div>
    <w:div w:id="470949974">
      <w:marLeft w:val="640"/>
      <w:marRight w:val="0"/>
      <w:marTop w:val="0"/>
      <w:marBottom w:val="0"/>
      <w:divBdr>
        <w:top w:val="none" w:sz="0" w:space="0" w:color="auto"/>
        <w:left w:val="none" w:sz="0" w:space="0" w:color="auto"/>
        <w:bottom w:val="none" w:sz="0" w:space="0" w:color="auto"/>
        <w:right w:val="none" w:sz="0" w:space="0" w:color="auto"/>
      </w:divBdr>
    </w:div>
    <w:div w:id="471869323">
      <w:marLeft w:val="640"/>
      <w:marRight w:val="0"/>
      <w:marTop w:val="0"/>
      <w:marBottom w:val="0"/>
      <w:divBdr>
        <w:top w:val="none" w:sz="0" w:space="0" w:color="auto"/>
        <w:left w:val="none" w:sz="0" w:space="0" w:color="auto"/>
        <w:bottom w:val="none" w:sz="0" w:space="0" w:color="auto"/>
        <w:right w:val="none" w:sz="0" w:space="0" w:color="auto"/>
      </w:divBdr>
    </w:div>
    <w:div w:id="471948000">
      <w:marLeft w:val="640"/>
      <w:marRight w:val="0"/>
      <w:marTop w:val="0"/>
      <w:marBottom w:val="0"/>
      <w:divBdr>
        <w:top w:val="none" w:sz="0" w:space="0" w:color="auto"/>
        <w:left w:val="none" w:sz="0" w:space="0" w:color="auto"/>
        <w:bottom w:val="none" w:sz="0" w:space="0" w:color="auto"/>
        <w:right w:val="none" w:sz="0" w:space="0" w:color="auto"/>
      </w:divBdr>
    </w:div>
    <w:div w:id="472527664">
      <w:marLeft w:val="640"/>
      <w:marRight w:val="0"/>
      <w:marTop w:val="0"/>
      <w:marBottom w:val="0"/>
      <w:divBdr>
        <w:top w:val="none" w:sz="0" w:space="0" w:color="auto"/>
        <w:left w:val="none" w:sz="0" w:space="0" w:color="auto"/>
        <w:bottom w:val="none" w:sz="0" w:space="0" w:color="auto"/>
        <w:right w:val="none" w:sz="0" w:space="0" w:color="auto"/>
      </w:divBdr>
    </w:div>
    <w:div w:id="472597150">
      <w:marLeft w:val="640"/>
      <w:marRight w:val="0"/>
      <w:marTop w:val="0"/>
      <w:marBottom w:val="0"/>
      <w:divBdr>
        <w:top w:val="none" w:sz="0" w:space="0" w:color="auto"/>
        <w:left w:val="none" w:sz="0" w:space="0" w:color="auto"/>
        <w:bottom w:val="none" w:sz="0" w:space="0" w:color="auto"/>
        <w:right w:val="none" w:sz="0" w:space="0" w:color="auto"/>
      </w:divBdr>
    </w:div>
    <w:div w:id="472601956">
      <w:bodyDiv w:val="1"/>
      <w:marLeft w:val="0"/>
      <w:marRight w:val="0"/>
      <w:marTop w:val="0"/>
      <w:marBottom w:val="0"/>
      <w:divBdr>
        <w:top w:val="none" w:sz="0" w:space="0" w:color="auto"/>
        <w:left w:val="none" w:sz="0" w:space="0" w:color="auto"/>
        <w:bottom w:val="none" w:sz="0" w:space="0" w:color="auto"/>
        <w:right w:val="none" w:sz="0" w:space="0" w:color="auto"/>
      </w:divBdr>
    </w:div>
    <w:div w:id="472873507">
      <w:marLeft w:val="640"/>
      <w:marRight w:val="0"/>
      <w:marTop w:val="0"/>
      <w:marBottom w:val="0"/>
      <w:divBdr>
        <w:top w:val="none" w:sz="0" w:space="0" w:color="auto"/>
        <w:left w:val="none" w:sz="0" w:space="0" w:color="auto"/>
        <w:bottom w:val="none" w:sz="0" w:space="0" w:color="auto"/>
        <w:right w:val="none" w:sz="0" w:space="0" w:color="auto"/>
      </w:divBdr>
    </w:div>
    <w:div w:id="472917354">
      <w:bodyDiv w:val="1"/>
      <w:marLeft w:val="0"/>
      <w:marRight w:val="0"/>
      <w:marTop w:val="0"/>
      <w:marBottom w:val="0"/>
      <w:divBdr>
        <w:top w:val="none" w:sz="0" w:space="0" w:color="auto"/>
        <w:left w:val="none" w:sz="0" w:space="0" w:color="auto"/>
        <w:bottom w:val="none" w:sz="0" w:space="0" w:color="auto"/>
        <w:right w:val="none" w:sz="0" w:space="0" w:color="auto"/>
      </w:divBdr>
      <w:divsChild>
        <w:div w:id="15008091">
          <w:marLeft w:val="480"/>
          <w:marRight w:val="0"/>
          <w:marTop w:val="0"/>
          <w:marBottom w:val="0"/>
          <w:divBdr>
            <w:top w:val="none" w:sz="0" w:space="0" w:color="auto"/>
            <w:left w:val="none" w:sz="0" w:space="0" w:color="auto"/>
            <w:bottom w:val="none" w:sz="0" w:space="0" w:color="auto"/>
            <w:right w:val="none" w:sz="0" w:space="0" w:color="auto"/>
          </w:divBdr>
        </w:div>
        <w:div w:id="40717545">
          <w:marLeft w:val="480"/>
          <w:marRight w:val="0"/>
          <w:marTop w:val="0"/>
          <w:marBottom w:val="0"/>
          <w:divBdr>
            <w:top w:val="none" w:sz="0" w:space="0" w:color="auto"/>
            <w:left w:val="none" w:sz="0" w:space="0" w:color="auto"/>
            <w:bottom w:val="none" w:sz="0" w:space="0" w:color="auto"/>
            <w:right w:val="none" w:sz="0" w:space="0" w:color="auto"/>
          </w:divBdr>
        </w:div>
        <w:div w:id="55591203">
          <w:marLeft w:val="480"/>
          <w:marRight w:val="0"/>
          <w:marTop w:val="0"/>
          <w:marBottom w:val="0"/>
          <w:divBdr>
            <w:top w:val="none" w:sz="0" w:space="0" w:color="auto"/>
            <w:left w:val="none" w:sz="0" w:space="0" w:color="auto"/>
            <w:bottom w:val="none" w:sz="0" w:space="0" w:color="auto"/>
            <w:right w:val="none" w:sz="0" w:space="0" w:color="auto"/>
          </w:divBdr>
        </w:div>
        <w:div w:id="79109087">
          <w:marLeft w:val="480"/>
          <w:marRight w:val="0"/>
          <w:marTop w:val="0"/>
          <w:marBottom w:val="0"/>
          <w:divBdr>
            <w:top w:val="none" w:sz="0" w:space="0" w:color="auto"/>
            <w:left w:val="none" w:sz="0" w:space="0" w:color="auto"/>
            <w:bottom w:val="none" w:sz="0" w:space="0" w:color="auto"/>
            <w:right w:val="none" w:sz="0" w:space="0" w:color="auto"/>
          </w:divBdr>
        </w:div>
        <w:div w:id="88737478">
          <w:marLeft w:val="480"/>
          <w:marRight w:val="0"/>
          <w:marTop w:val="0"/>
          <w:marBottom w:val="0"/>
          <w:divBdr>
            <w:top w:val="none" w:sz="0" w:space="0" w:color="auto"/>
            <w:left w:val="none" w:sz="0" w:space="0" w:color="auto"/>
            <w:bottom w:val="none" w:sz="0" w:space="0" w:color="auto"/>
            <w:right w:val="none" w:sz="0" w:space="0" w:color="auto"/>
          </w:divBdr>
        </w:div>
        <w:div w:id="153108313">
          <w:marLeft w:val="480"/>
          <w:marRight w:val="0"/>
          <w:marTop w:val="0"/>
          <w:marBottom w:val="0"/>
          <w:divBdr>
            <w:top w:val="none" w:sz="0" w:space="0" w:color="auto"/>
            <w:left w:val="none" w:sz="0" w:space="0" w:color="auto"/>
            <w:bottom w:val="none" w:sz="0" w:space="0" w:color="auto"/>
            <w:right w:val="none" w:sz="0" w:space="0" w:color="auto"/>
          </w:divBdr>
        </w:div>
        <w:div w:id="204877106">
          <w:marLeft w:val="480"/>
          <w:marRight w:val="0"/>
          <w:marTop w:val="0"/>
          <w:marBottom w:val="0"/>
          <w:divBdr>
            <w:top w:val="none" w:sz="0" w:space="0" w:color="auto"/>
            <w:left w:val="none" w:sz="0" w:space="0" w:color="auto"/>
            <w:bottom w:val="none" w:sz="0" w:space="0" w:color="auto"/>
            <w:right w:val="none" w:sz="0" w:space="0" w:color="auto"/>
          </w:divBdr>
        </w:div>
        <w:div w:id="228660185">
          <w:marLeft w:val="480"/>
          <w:marRight w:val="0"/>
          <w:marTop w:val="0"/>
          <w:marBottom w:val="0"/>
          <w:divBdr>
            <w:top w:val="none" w:sz="0" w:space="0" w:color="auto"/>
            <w:left w:val="none" w:sz="0" w:space="0" w:color="auto"/>
            <w:bottom w:val="none" w:sz="0" w:space="0" w:color="auto"/>
            <w:right w:val="none" w:sz="0" w:space="0" w:color="auto"/>
          </w:divBdr>
        </w:div>
        <w:div w:id="258610243">
          <w:marLeft w:val="480"/>
          <w:marRight w:val="0"/>
          <w:marTop w:val="0"/>
          <w:marBottom w:val="0"/>
          <w:divBdr>
            <w:top w:val="none" w:sz="0" w:space="0" w:color="auto"/>
            <w:left w:val="none" w:sz="0" w:space="0" w:color="auto"/>
            <w:bottom w:val="none" w:sz="0" w:space="0" w:color="auto"/>
            <w:right w:val="none" w:sz="0" w:space="0" w:color="auto"/>
          </w:divBdr>
        </w:div>
        <w:div w:id="274559892">
          <w:marLeft w:val="480"/>
          <w:marRight w:val="0"/>
          <w:marTop w:val="0"/>
          <w:marBottom w:val="0"/>
          <w:divBdr>
            <w:top w:val="none" w:sz="0" w:space="0" w:color="auto"/>
            <w:left w:val="none" w:sz="0" w:space="0" w:color="auto"/>
            <w:bottom w:val="none" w:sz="0" w:space="0" w:color="auto"/>
            <w:right w:val="none" w:sz="0" w:space="0" w:color="auto"/>
          </w:divBdr>
        </w:div>
        <w:div w:id="343746310">
          <w:marLeft w:val="480"/>
          <w:marRight w:val="0"/>
          <w:marTop w:val="0"/>
          <w:marBottom w:val="0"/>
          <w:divBdr>
            <w:top w:val="none" w:sz="0" w:space="0" w:color="auto"/>
            <w:left w:val="none" w:sz="0" w:space="0" w:color="auto"/>
            <w:bottom w:val="none" w:sz="0" w:space="0" w:color="auto"/>
            <w:right w:val="none" w:sz="0" w:space="0" w:color="auto"/>
          </w:divBdr>
        </w:div>
        <w:div w:id="360478265">
          <w:marLeft w:val="480"/>
          <w:marRight w:val="0"/>
          <w:marTop w:val="0"/>
          <w:marBottom w:val="0"/>
          <w:divBdr>
            <w:top w:val="none" w:sz="0" w:space="0" w:color="auto"/>
            <w:left w:val="none" w:sz="0" w:space="0" w:color="auto"/>
            <w:bottom w:val="none" w:sz="0" w:space="0" w:color="auto"/>
            <w:right w:val="none" w:sz="0" w:space="0" w:color="auto"/>
          </w:divBdr>
        </w:div>
        <w:div w:id="372536351">
          <w:marLeft w:val="480"/>
          <w:marRight w:val="0"/>
          <w:marTop w:val="0"/>
          <w:marBottom w:val="0"/>
          <w:divBdr>
            <w:top w:val="none" w:sz="0" w:space="0" w:color="auto"/>
            <w:left w:val="none" w:sz="0" w:space="0" w:color="auto"/>
            <w:bottom w:val="none" w:sz="0" w:space="0" w:color="auto"/>
            <w:right w:val="none" w:sz="0" w:space="0" w:color="auto"/>
          </w:divBdr>
        </w:div>
        <w:div w:id="377050295">
          <w:marLeft w:val="480"/>
          <w:marRight w:val="0"/>
          <w:marTop w:val="0"/>
          <w:marBottom w:val="0"/>
          <w:divBdr>
            <w:top w:val="none" w:sz="0" w:space="0" w:color="auto"/>
            <w:left w:val="none" w:sz="0" w:space="0" w:color="auto"/>
            <w:bottom w:val="none" w:sz="0" w:space="0" w:color="auto"/>
            <w:right w:val="none" w:sz="0" w:space="0" w:color="auto"/>
          </w:divBdr>
        </w:div>
        <w:div w:id="378361182">
          <w:marLeft w:val="480"/>
          <w:marRight w:val="0"/>
          <w:marTop w:val="0"/>
          <w:marBottom w:val="0"/>
          <w:divBdr>
            <w:top w:val="none" w:sz="0" w:space="0" w:color="auto"/>
            <w:left w:val="none" w:sz="0" w:space="0" w:color="auto"/>
            <w:bottom w:val="none" w:sz="0" w:space="0" w:color="auto"/>
            <w:right w:val="none" w:sz="0" w:space="0" w:color="auto"/>
          </w:divBdr>
        </w:div>
        <w:div w:id="494885113">
          <w:marLeft w:val="480"/>
          <w:marRight w:val="0"/>
          <w:marTop w:val="0"/>
          <w:marBottom w:val="0"/>
          <w:divBdr>
            <w:top w:val="none" w:sz="0" w:space="0" w:color="auto"/>
            <w:left w:val="none" w:sz="0" w:space="0" w:color="auto"/>
            <w:bottom w:val="none" w:sz="0" w:space="0" w:color="auto"/>
            <w:right w:val="none" w:sz="0" w:space="0" w:color="auto"/>
          </w:divBdr>
        </w:div>
        <w:div w:id="498081657">
          <w:marLeft w:val="480"/>
          <w:marRight w:val="0"/>
          <w:marTop w:val="0"/>
          <w:marBottom w:val="0"/>
          <w:divBdr>
            <w:top w:val="none" w:sz="0" w:space="0" w:color="auto"/>
            <w:left w:val="none" w:sz="0" w:space="0" w:color="auto"/>
            <w:bottom w:val="none" w:sz="0" w:space="0" w:color="auto"/>
            <w:right w:val="none" w:sz="0" w:space="0" w:color="auto"/>
          </w:divBdr>
        </w:div>
        <w:div w:id="516695043">
          <w:marLeft w:val="480"/>
          <w:marRight w:val="0"/>
          <w:marTop w:val="0"/>
          <w:marBottom w:val="0"/>
          <w:divBdr>
            <w:top w:val="none" w:sz="0" w:space="0" w:color="auto"/>
            <w:left w:val="none" w:sz="0" w:space="0" w:color="auto"/>
            <w:bottom w:val="none" w:sz="0" w:space="0" w:color="auto"/>
            <w:right w:val="none" w:sz="0" w:space="0" w:color="auto"/>
          </w:divBdr>
        </w:div>
        <w:div w:id="517813275">
          <w:marLeft w:val="480"/>
          <w:marRight w:val="0"/>
          <w:marTop w:val="0"/>
          <w:marBottom w:val="0"/>
          <w:divBdr>
            <w:top w:val="none" w:sz="0" w:space="0" w:color="auto"/>
            <w:left w:val="none" w:sz="0" w:space="0" w:color="auto"/>
            <w:bottom w:val="none" w:sz="0" w:space="0" w:color="auto"/>
            <w:right w:val="none" w:sz="0" w:space="0" w:color="auto"/>
          </w:divBdr>
        </w:div>
        <w:div w:id="523591030">
          <w:marLeft w:val="480"/>
          <w:marRight w:val="0"/>
          <w:marTop w:val="0"/>
          <w:marBottom w:val="0"/>
          <w:divBdr>
            <w:top w:val="none" w:sz="0" w:space="0" w:color="auto"/>
            <w:left w:val="none" w:sz="0" w:space="0" w:color="auto"/>
            <w:bottom w:val="none" w:sz="0" w:space="0" w:color="auto"/>
            <w:right w:val="none" w:sz="0" w:space="0" w:color="auto"/>
          </w:divBdr>
        </w:div>
        <w:div w:id="543101806">
          <w:marLeft w:val="480"/>
          <w:marRight w:val="0"/>
          <w:marTop w:val="0"/>
          <w:marBottom w:val="0"/>
          <w:divBdr>
            <w:top w:val="none" w:sz="0" w:space="0" w:color="auto"/>
            <w:left w:val="none" w:sz="0" w:space="0" w:color="auto"/>
            <w:bottom w:val="none" w:sz="0" w:space="0" w:color="auto"/>
            <w:right w:val="none" w:sz="0" w:space="0" w:color="auto"/>
          </w:divBdr>
        </w:div>
        <w:div w:id="564415541">
          <w:marLeft w:val="480"/>
          <w:marRight w:val="0"/>
          <w:marTop w:val="0"/>
          <w:marBottom w:val="0"/>
          <w:divBdr>
            <w:top w:val="none" w:sz="0" w:space="0" w:color="auto"/>
            <w:left w:val="none" w:sz="0" w:space="0" w:color="auto"/>
            <w:bottom w:val="none" w:sz="0" w:space="0" w:color="auto"/>
            <w:right w:val="none" w:sz="0" w:space="0" w:color="auto"/>
          </w:divBdr>
        </w:div>
        <w:div w:id="672804525">
          <w:marLeft w:val="480"/>
          <w:marRight w:val="0"/>
          <w:marTop w:val="0"/>
          <w:marBottom w:val="0"/>
          <w:divBdr>
            <w:top w:val="none" w:sz="0" w:space="0" w:color="auto"/>
            <w:left w:val="none" w:sz="0" w:space="0" w:color="auto"/>
            <w:bottom w:val="none" w:sz="0" w:space="0" w:color="auto"/>
            <w:right w:val="none" w:sz="0" w:space="0" w:color="auto"/>
          </w:divBdr>
        </w:div>
        <w:div w:id="692531518">
          <w:marLeft w:val="480"/>
          <w:marRight w:val="0"/>
          <w:marTop w:val="0"/>
          <w:marBottom w:val="0"/>
          <w:divBdr>
            <w:top w:val="none" w:sz="0" w:space="0" w:color="auto"/>
            <w:left w:val="none" w:sz="0" w:space="0" w:color="auto"/>
            <w:bottom w:val="none" w:sz="0" w:space="0" w:color="auto"/>
            <w:right w:val="none" w:sz="0" w:space="0" w:color="auto"/>
          </w:divBdr>
        </w:div>
        <w:div w:id="697855991">
          <w:marLeft w:val="480"/>
          <w:marRight w:val="0"/>
          <w:marTop w:val="0"/>
          <w:marBottom w:val="0"/>
          <w:divBdr>
            <w:top w:val="none" w:sz="0" w:space="0" w:color="auto"/>
            <w:left w:val="none" w:sz="0" w:space="0" w:color="auto"/>
            <w:bottom w:val="none" w:sz="0" w:space="0" w:color="auto"/>
            <w:right w:val="none" w:sz="0" w:space="0" w:color="auto"/>
          </w:divBdr>
        </w:div>
        <w:div w:id="712846460">
          <w:marLeft w:val="480"/>
          <w:marRight w:val="0"/>
          <w:marTop w:val="0"/>
          <w:marBottom w:val="0"/>
          <w:divBdr>
            <w:top w:val="none" w:sz="0" w:space="0" w:color="auto"/>
            <w:left w:val="none" w:sz="0" w:space="0" w:color="auto"/>
            <w:bottom w:val="none" w:sz="0" w:space="0" w:color="auto"/>
            <w:right w:val="none" w:sz="0" w:space="0" w:color="auto"/>
          </w:divBdr>
        </w:div>
        <w:div w:id="746731556">
          <w:marLeft w:val="480"/>
          <w:marRight w:val="0"/>
          <w:marTop w:val="0"/>
          <w:marBottom w:val="0"/>
          <w:divBdr>
            <w:top w:val="none" w:sz="0" w:space="0" w:color="auto"/>
            <w:left w:val="none" w:sz="0" w:space="0" w:color="auto"/>
            <w:bottom w:val="none" w:sz="0" w:space="0" w:color="auto"/>
            <w:right w:val="none" w:sz="0" w:space="0" w:color="auto"/>
          </w:divBdr>
        </w:div>
        <w:div w:id="760951548">
          <w:marLeft w:val="480"/>
          <w:marRight w:val="0"/>
          <w:marTop w:val="0"/>
          <w:marBottom w:val="0"/>
          <w:divBdr>
            <w:top w:val="none" w:sz="0" w:space="0" w:color="auto"/>
            <w:left w:val="none" w:sz="0" w:space="0" w:color="auto"/>
            <w:bottom w:val="none" w:sz="0" w:space="0" w:color="auto"/>
            <w:right w:val="none" w:sz="0" w:space="0" w:color="auto"/>
          </w:divBdr>
        </w:div>
        <w:div w:id="770928643">
          <w:marLeft w:val="480"/>
          <w:marRight w:val="0"/>
          <w:marTop w:val="0"/>
          <w:marBottom w:val="0"/>
          <w:divBdr>
            <w:top w:val="none" w:sz="0" w:space="0" w:color="auto"/>
            <w:left w:val="none" w:sz="0" w:space="0" w:color="auto"/>
            <w:bottom w:val="none" w:sz="0" w:space="0" w:color="auto"/>
            <w:right w:val="none" w:sz="0" w:space="0" w:color="auto"/>
          </w:divBdr>
        </w:div>
        <w:div w:id="786511813">
          <w:marLeft w:val="480"/>
          <w:marRight w:val="0"/>
          <w:marTop w:val="0"/>
          <w:marBottom w:val="0"/>
          <w:divBdr>
            <w:top w:val="none" w:sz="0" w:space="0" w:color="auto"/>
            <w:left w:val="none" w:sz="0" w:space="0" w:color="auto"/>
            <w:bottom w:val="none" w:sz="0" w:space="0" w:color="auto"/>
            <w:right w:val="none" w:sz="0" w:space="0" w:color="auto"/>
          </w:divBdr>
        </w:div>
        <w:div w:id="826625861">
          <w:marLeft w:val="480"/>
          <w:marRight w:val="0"/>
          <w:marTop w:val="0"/>
          <w:marBottom w:val="0"/>
          <w:divBdr>
            <w:top w:val="none" w:sz="0" w:space="0" w:color="auto"/>
            <w:left w:val="none" w:sz="0" w:space="0" w:color="auto"/>
            <w:bottom w:val="none" w:sz="0" w:space="0" w:color="auto"/>
            <w:right w:val="none" w:sz="0" w:space="0" w:color="auto"/>
          </w:divBdr>
        </w:div>
        <w:div w:id="880481793">
          <w:marLeft w:val="480"/>
          <w:marRight w:val="0"/>
          <w:marTop w:val="0"/>
          <w:marBottom w:val="0"/>
          <w:divBdr>
            <w:top w:val="none" w:sz="0" w:space="0" w:color="auto"/>
            <w:left w:val="none" w:sz="0" w:space="0" w:color="auto"/>
            <w:bottom w:val="none" w:sz="0" w:space="0" w:color="auto"/>
            <w:right w:val="none" w:sz="0" w:space="0" w:color="auto"/>
          </w:divBdr>
        </w:div>
        <w:div w:id="920020479">
          <w:marLeft w:val="480"/>
          <w:marRight w:val="0"/>
          <w:marTop w:val="0"/>
          <w:marBottom w:val="0"/>
          <w:divBdr>
            <w:top w:val="none" w:sz="0" w:space="0" w:color="auto"/>
            <w:left w:val="none" w:sz="0" w:space="0" w:color="auto"/>
            <w:bottom w:val="none" w:sz="0" w:space="0" w:color="auto"/>
            <w:right w:val="none" w:sz="0" w:space="0" w:color="auto"/>
          </w:divBdr>
        </w:div>
        <w:div w:id="924143504">
          <w:marLeft w:val="480"/>
          <w:marRight w:val="0"/>
          <w:marTop w:val="0"/>
          <w:marBottom w:val="0"/>
          <w:divBdr>
            <w:top w:val="none" w:sz="0" w:space="0" w:color="auto"/>
            <w:left w:val="none" w:sz="0" w:space="0" w:color="auto"/>
            <w:bottom w:val="none" w:sz="0" w:space="0" w:color="auto"/>
            <w:right w:val="none" w:sz="0" w:space="0" w:color="auto"/>
          </w:divBdr>
        </w:div>
        <w:div w:id="956645382">
          <w:marLeft w:val="480"/>
          <w:marRight w:val="0"/>
          <w:marTop w:val="0"/>
          <w:marBottom w:val="0"/>
          <w:divBdr>
            <w:top w:val="none" w:sz="0" w:space="0" w:color="auto"/>
            <w:left w:val="none" w:sz="0" w:space="0" w:color="auto"/>
            <w:bottom w:val="none" w:sz="0" w:space="0" w:color="auto"/>
            <w:right w:val="none" w:sz="0" w:space="0" w:color="auto"/>
          </w:divBdr>
        </w:div>
        <w:div w:id="992677227">
          <w:marLeft w:val="480"/>
          <w:marRight w:val="0"/>
          <w:marTop w:val="0"/>
          <w:marBottom w:val="0"/>
          <w:divBdr>
            <w:top w:val="none" w:sz="0" w:space="0" w:color="auto"/>
            <w:left w:val="none" w:sz="0" w:space="0" w:color="auto"/>
            <w:bottom w:val="none" w:sz="0" w:space="0" w:color="auto"/>
            <w:right w:val="none" w:sz="0" w:space="0" w:color="auto"/>
          </w:divBdr>
        </w:div>
        <w:div w:id="996034682">
          <w:marLeft w:val="480"/>
          <w:marRight w:val="0"/>
          <w:marTop w:val="0"/>
          <w:marBottom w:val="0"/>
          <w:divBdr>
            <w:top w:val="none" w:sz="0" w:space="0" w:color="auto"/>
            <w:left w:val="none" w:sz="0" w:space="0" w:color="auto"/>
            <w:bottom w:val="none" w:sz="0" w:space="0" w:color="auto"/>
            <w:right w:val="none" w:sz="0" w:space="0" w:color="auto"/>
          </w:divBdr>
        </w:div>
        <w:div w:id="1005354634">
          <w:marLeft w:val="480"/>
          <w:marRight w:val="0"/>
          <w:marTop w:val="0"/>
          <w:marBottom w:val="0"/>
          <w:divBdr>
            <w:top w:val="none" w:sz="0" w:space="0" w:color="auto"/>
            <w:left w:val="none" w:sz="0" w:space="0" w:color="auto"/>
            <w:bottom w:val="none" w:sz="0" w:space="0" w:color="auto"/>
            <w:right w:val="none" w:sz="0" w:space="0" w:color="auto"/>
          </w:divBdr>
        </w:div>
        <w:div w:id="1009716847">
          <w:marLeft w:val="480"/>
          <w:marRight w:val="0"/>
          <w:marTop w:val="0"/>
          <w:marBottom w:val="0"/>
          <w:divBdr>
            <w:top w:val="none" w:sz="0" w:space="0" w:color="auto"/>
            <w:left w:val="none" w:sz="0" w:space="0" w:color="auto"/>
            <w:bottom w:val="none" w:sz="0" w:space="0" w:color="auto"/>
            <w:right w:val="none" w:sz="0" w:space="0" w:color="auto"/>
          </w:divBdr>
        </w:div>
        <w:div w:id="1023899750">
          <w:marLeft w:val="480"/>
          <w:marRight w:val="0"/>
          <w:marTop w:val="0"/>
          <w:marBottom w:val="0"/>
          <w:divBdr>
            <w:top w:val="none" w:sz="0" w:space="0" w:color="auto"/>
            <w:left w:val="none" w:sz="0" w:space="0" w:color="auto"/>
            <w:bottom w:val="none" w:sz="0" w:space="0" w:color="auto"/>
            <w:right w:val="none" w:sz="0" w:space="0" w:color="auto"/>
          </w:divBdr>
        </w:div>
        <w:div w:id="1037047729">
          <w:marLeft w:val="480"/>
          <w:marRight w:val="0"/>
          <w:marTop w:val="0"/>
          <w:marBottom w:val="0"/>
          <w:divBdr>
            <w:top w:val="none" w:sz="0" w:space="0" w:color="auto"/>
            <w:left w:val="none" w:sz="0" w:space="0" w:color="auto"/>
            <w:bottom w:val="none" w:sz="0" w:space="0" w:color="auto"/>
            <w:right w:val="none" w:sz="0" w:space="0" w:color="auto"/>
          </w:divBdr>
        </w:div>
        <w:div w:id="1054549907">
          <w:marLeft w:val="480"/>
          <w:marRight w:val="0"/>
          <w:marTop w:val="0"/>
          <w:marBottom w:val="0"/>
          <w:divBdr>
            <w:top w:val="none" w:sz="0" w:space="0" w:color="auto"/>
            <w:left w:val="none" w:sz="0" w:space="0" w:color="auto"/>
            <w:bottom w:val="none" w:sz="0" w:space="0" w:color="auto"/>
            <w:right w:val="none" w:sz="0" w:space="0" w:color="auto"/>
          </w:divBdr>
        </w:div>
        <w:div w:id="1062872434">
          <w:marLeft w:val="480"/>
          <w:marRight w:val="0"/>
          <w:marTop w:val="0"/>
          <w:marBottom w:val="0"/>
          <w:divBdr>
            <w:top w:val="none" w:sz="0" w:space="0" w:color="auto"/>
            <w:left w:val="none" w:sz="0" w:space="0" w:color="auto"/>
            <w:bottom w:val="none" w:sz="0" w:space="0" w:color="auto"/>
            <w:right w:val="none" w:sz="0" w:space="0" w:color="auto"/>
          </w:divBdr>
        </w:div>
        <w:div w:id="1109082472">
          <w:marLeft w:val="480"/>
          <w:marRight w:val="0"/>
          <w:marTop w:val="0"/>
          <w:marBottom w:val="0"/>
          <w:divBdr>
            <w:top w:val="none" w:sz="0" w:space="0" w:color="auto"/>
            <w:left w:val="none" w:sz="0" w:space="0" w:color="auto"/>
            <w:bottom w:val="none" w:sz="0" w:space="0" w:color="auto"/>
            <w:right w:val="none" w:sz="0" w:space="0" w:color="auto"/>
          </w:divBdr>
        </w:div>
        <w:div w:id="1129713163">
          <w:marLeft w:val="480"/>
          <w:marRight w:val="0"/>
          <w:marTop w:val="0"/>
          <w:marBottom w:val="0"/>
          <w:divBdr>
            <w:top w:val="none" w:sz="0" w:space="0" w:color="auto"/>
            <w:left w:val="none" w:sz="0" w:space="0" w:color="auto"/>
            <w:bottom w:val="none" w:sz="0" w:space="0" w:color="auto"/>
            <w:right w:val="none" w:sz="0" w:space="0" w:color="auto"/>
          </w:divBdr>
        </w:div>
        <w:div w:id="1135872029">
          <w:marLeft w:val="480"/>
          <w:marRight w:val="0"/>
          <w:marTop w:val="0"/>
          <w:marBottom w:val="0"/>
          <w:divBdr>
            <w:top w:val="none" w:sz="0" w:space="0" w:color="auto"/>
            <w:left w:val="none" w:sz="0" w:space="0" w:color="auto"/>
            <w:bottom w:val="none" w:sz="0" w:space="0" w:color="auto"/>
            <w:right w:val="none" w:sz="0" w:space="0" w:color="auto"/>
          </w:divBdr>
        </w:div>
        <w:div w:id="1202211350">
          <w:marLeft w:val="480"/>
          <w:marRight w:val="0"/>
          <w:marTop w:val="0"/>
          <w:marBottom w:val="0"/>
          <w:divBdr>
            <w:top w:val="none" w:sz="0" w:space="0" w:color="auto"/>
            <w:left w:val="none" w:sz="0" w:space="0" w:color="auto"/>
            <w:bottom w:val="none" w:sz="0" w:space="0" w:color="auto"/>
            <w:right w:val="none" w:sz="0" w:space="0" w:color="auto"/>
          </w:divBdr>
        </w:div>
        <w:div w:id="1215579703">
          <w:marLeft w:val="480"/>
          <w:marRight w:val="0"/>
          <w:marTop w:val="0"/>
          <w:marBottom w:val="0"/>
          <w:divBdr>
            <w:top w:val="none" w:sz="0" w:space="0" w:color="auto"/>
            <w:left w:val="none" w:sz="0" w:space="0" w:color="auto"/>
            <w:bottom w:val="none" w:sz="0" w:space="0" w:color="auto"/>
            <w:right w:val="none" w:sz="0" w:space="0" w:color="auto"/>
          </w:divBdr>
        </w:div>
        <w:div w:id="1227296929">
          <w:marLeft w:val="480"/>
          <w:marRight w:val="0"/>
          <w:marTop w:val="0"/>
          <w:marBottom w:val="0"/>
          <w:divBdr>
            <w:top w:val="none" w:sz="0" w:space="0" w:color="auto"/>
            <w:left w:val="none" w:sz="0" w:space="0" w:color="auto"/>
            <w:bottom w:val="none" w:sz="0" w:space="0" w:color="auto"/>
            <w:right w:val="none" w:sz="0" w:space="0" w:color="auto"/>
          </w:divBdr>
        </w:div>
        <w:div w:id="1290164736">
          <w:marLeft w:val="480"/>
          <w:marRight w:val="0"/>
          <w:marTop w:val="0"/>
          <w:marBottom w:val="0"/>
          <w:divBdr>
            <w:top w:val="none" w:sz="0" w:space="0" w:color="auto"/>
            <w:left w:val="none" w:sz="0" w:space="0" w:color="auto"/>
            <w:bottom w:val="none" w:sz="0" w:space="0" w:color="auto"/>
            <w:right w:val="none" w:sz="0" w:space="0" w:color="auto"/>
          </w:divBdr>
        </w:div>
        <w:div w:id="1334188695">
          <w:marLeft w:val="480"/>
          <w:marRight w:val="0"/>
          <w:marTop w:val="0"/>
          <w:marBottom w:val="0"/>
          <w:divBdr>
            <w:top w:val="none" w:sz="0" w:space="0" w:color="auto"/>
            <w:left w:val="none" w:sz="0" w:space="0" w:color="auto"/>
            <w:bottom w:val="none" w:sz="0" w:space="0" w:color="auto"/>
            <w:right w:val="none" w:sz="0" w:space="0" w:color="auto"/>
          </w:divBdr>
        </w:div>
        <w:div w:id="1346442018">
          <w:marLeft w:val="480"/>
          <w:marRight w:val="0"/>
          <w:marTop w:val="0"/>
          <w:marBottom w:val="0"/>
          <w:divBdr>
            <w:top w:val="none" w:sz="0" w:space="0" w:color="auto"/>
            <w:left w:val="none" w:sz="0" w:space="0" w:color="auto"/>
            <w:bottom w:val="none" w:sz="0" w:space="0" w:color="auto"/>
            <w:right w:val="none" w:sz="0" w:space="0" w:color="auto"/>
          </w:divBdr>
        </w:div>
        <w:div w:id="1370379314">
          <w:marLeft w:val="480"/>
          <w:marRight w:val="0"/>
          <w:marTop w:val="0"/>
          <w:marBottom w:val="0"/>
          <w:divBdr>
            <w:top w:val="none" w:sz="0" w:space="0" w:color="auto"/>
            <w:left w:val="none" w:sz="0" w:space="0" w:color="auto"/>
            <w:bottom w:val="none" w:sz="0" w:space="0" w:color="auto"/>
            <w:right w:val="none" w:sz="0" w:space="0" w:color="auto"/>
          </w:divBdr>
        </w:div>
        <w:div w:id="1385250859">
          <w:marLeft w:val="480"/>
          <w:marRight w:val="0"/>
          <w:marTop w:val="0"/>
          <w:marBottom w:val="0"/>
          <w:divBdr>
            <w:top w:val="none" w:sz="0" w:space="0" w:color="auto"/>
            <w:left w:val="none" w:sz="0" w:space="0" w:color="auto"/>
            <w:bottom w:val="none" w:sz="0" w:space="0" w:color="auto"/>
            <w:right w:val="none" w:sz="0" w:space="0" w:color="auto"/>
          </w:divBdr>
        </w:div>
        <w:div w:id="1386024724">
          <w:marLeft w:val="480"/>
          <w:marRight w:val="0"/>
          <w:marTop w:val="0"/>
          <w:marBottom w:val="0"/>
          <w:divBdr>
            <w:top w:val="none" w:sz="0" w:space="0" w:color="auto"/>
            <w:left w:val="none" w:sz="0" w:space="0" w:color="auto"/>
            <w:bottom w:val="none" w:sz="0" w:space="0" w:color="auto"/>
            <w:right w:val="none" w:sz="0" w:space="0" w:color="auto"/>
          </w:divBdr>
        </w:div>
        <w:div w:id="1392267473">
          <w:marLeft w:val="480"/>
          <w:marRight w:val="0"/>
          <w:marTop w:val="0"/>
          <w:marBottom w:val="0"/>
          <w:divBdr>
            <w:top w:val="none" w:sz="0" w:space="0" w:color="auto"/>
            <w:left w:val="none" w:sz="0" w:space="0" w:color="auto"/>
            <w:bottom w:val="none" w:sz="0" w:space="0" w:color="auto"/>
            <w:right w:val="none" w:sz="0" w:space="0" w:color="auto"/>
          </w:divBdr>
        </w:div>
        <w:div w:id="1435438061">
          <w:marLeft w:val="480"/>
          <w:marRight w:val="0"/>
          <w:marTop w:val="0"/>
          <w:marBottom w:val="0"/>
          <w:divBdr>
            <w:top w:val="none" w:sz="0" w:space="0" w:color="auto"/>
            <w:left w:val="none" w:sz="0" w:space="0" w:color="auto"/>
            <w:bottom w:val="none" w:sz="0" w:space="0" w:color="auto"/>
            <w:right w:val="none" w:sz="0" w:space="0" w:color="auto"/>
          </w:divBdr>
        </w:div>
        <w:div w:id="1441148019">
          <w:marLeft w:val="480"/>
          <w:marRight w:val="0"/>
          <w:marTop w:val="0"/>
          <w:marBottom w:val="0"/>
          <w:divBdr>
            <w:top w:val="none" w:sz="0" w:space="0" w:color="auto"/>
            <w:left w:val="none" w:sz="0" w:space="0" w:color="auto"/>
            <w:bottom w:val="none" w:sz="0" w:space="0" w:color="auto"/>
            <w:right w:val="none" w:sz="0" w:space="0" w:color="auto"/>
          </w:divBdr>
        </w:div>
        <w:div w:id="1459251961">
          <w:marLeft w:val="480"/>
          <w:marRight w:val="0"/>
          <w:marTop w:val="0"/>
          <w:marBottom w:val="0"/>
          <w:divBdr>
            <w:top w:val="none" w:sz="0" w:space="0" w:color="auto"/>
            <w:left w:val="none" w:sz="0" w:space="0" w:color="auto"/>
            <w:bottom w:val="none" w:sz="0" w:space="0" w:color="auto"/>
            <w:right w:val="none" w:sz="0" w:space="0" w:color="auto"/>
          </w:divBdr>
        </w:div>
        <w:div w:id="1475217153">
          <w:marLeft w:val="480"/>
          <w:marRight w:val="0"/>
          <w:marTop w:val="0"/>
          <w:marBottom w:val="0"/>
          <w:divBdr>
            <w:top w:val="none" w:sz="0" w:space="0" w:color="auto"/>
            <w:left w:val="none" w:sz="0" w:space="0" w:color="auto"/>
            <w:bottom w:val="none" w:sz="0" w:space="0" w:color="auto"/>
            <w:right w:val="none" w:sz="0" w:space="0" w:color="auto"/>
          </w:divBdr>
        </w:div>
        <w:div w:id="1495105097">
          <w:marLeft w:val="480"/>
          <w:marRight w:val="0"/>
          <w:marTop w:val="0"/>
          <w:marBottom w:val="0"/>
          <w:divBdr>
            <w:top w:val="none" w:sz="0" w:space="0" w:color="auto"/>
            <w:left w:val="none" w:sz="0" w:space="0" w:color="auto"/>
            <w:bottom w:val="none" w:sz="0" w:space="0" w:color="auto"/>
            <w:right w:val="none" w:sz="0" w:space="0" w:color="auto"/>
          </w:divBdr>
        </w:div>
        <w:div w:id="1497303203">
          <w:marLeft w:val="480"/>
          <w:marRight w:val="0"/>
          <w:marTop w:val="0"/>
          <w:marBottom w:val="0"/>
          <w:divBdr>
            <w:top w:val="none" w:sz="0" w:space="0" w:color="auto"/>
            <w:left w:val="none" w:sz="0" w:space="0" w:color="auto"/>
            <w:bottom w:val="none" w:sz="0" w:space="0" w:color="auto"/>
            <w:right w:val="none" w:sz="0" w:space="0" w:color="auto"/>
          </w:divBdr>
        </w:div>
        <w:div w:id="1522162224">
          <w:marLeft w:val="480"/>
          <w:marRight w:val="0"/>
          <w:marTop w:val="0"/>
          <w:marBottom w:val="0"/>
          <w:divBdr>
            <w:top w:val="none" w:sz="0" w:space="0" w:color="auto"/>
            <w:left w:val="none" w:sz="0" w:space="0" w:color="auto"/>
            <w:bottom w:val="none" w:sz="0" w:space="0" w:color="auto"/>
            <w:right w:val="none" w:sz="0" w:space="0" w:color="auto"/>
          </w:divBdr>
        </w:div>
        <w:div w:id="1540585138">
          <w:marLeft w:val="480"/>
          <w:marRight w:val="0"/>
          <w:marTop w:val="0"/>
          <w:marBottom w:val="0"/>
          <w:divBdr>
            <w:top w:val="none" w:sz="0" w:space="0" w:color="auto"/>
            <w:left w:val="none" w:sz="0" w:space="0" w:color="auto"/>
            <w:bottom w:val="none" w:sz="0" w:space="0" w:color="auto"/>
            <w:right w:val="none" w:sz="0" w:space="0" w:color="auto"/>
          </w:divBdr>
        </w:div>
        <w:div w:id="1540975710">
          <w:marLeft w:val="480"/>
          <w:marRight w:val="0"/>
          <w:marTop w:val="0"/>
          <w:marBottom w:val="0"/>
          <w:divBdr>
            <w:top w:val="none" w:sz="0" w:space="0" w:color="auto"/>
            <w:left w:val="none" w:sz="0" w:space="0" w:color="auto"/>
            <w:bottom w:val="none" w:sz="0" w:space="0" w:color="auto"/>
            <w:right w:val="none" w:sz="0" w:space="0" w:color="auto"/>
          </w:divBdr>
        </w:div>
        <w:div w:id="1556815040">
          <w:marLeft w:val="480"/>
          <w:marRight w:val="0"/>
          <w:marTop w:val="0"/>
          <w:marBottom w:val="0"/>
          <w:divBdr>
            <w:top w:val="none" w:sz="0" w:space="0" w:color="auto"/>
            <w:left w:val="none" w:sz="0" w:space="0" w:color="auto"/>
            <w:bottom w:val="none" w:sz="0" w:space="0" w:color="auto"/>
            <w:right w:val="none" w:sz="0" w:space="0" w:color="auto"/>
          </w:divBdr>
        </w:div>
        <w:div w:id="1562053645">
          <w:marLeft w:val="480"/>
          <w:marRight w:val="0"/>
          <w:marTop w:val="0"/>
          <w:marBottom w:val="0"/>
          <w:divBdr>
            <w:top w:val="none" w:sz="0" w:space="0" w:color="auto"/>
            <w:left w:val="none" w:sz="0" w:space="0" w:color="auto"/>
            <w:bottom w:val="none" w:sz="0" w:space="0" w:color="auto"/>
            <w:right w:val="none" w:sz="0" w:space="0" w:color="auto"/>
          </w:divBdr>
        </w:div>
        <w:div w:id="1572502679">
          <w:marLeft w:val="480"/>
          <w:marRight w:val="0"/>
          <w:marTop w:val="0"/>
          <w:marBottom w:val="0"/>
          <w:divBdr>
            <w:top w:val="none" w:sz="0" w:space="0" w:color="auto"/>
            <w:left w:val="none" w:sz="0" w:space="0" w:color="auto"/>
            <w:bottom w:val="none" w:sz="0" w:space="0" w:color="auto"/>
            <w:right w:val="none" w:sz="0" w:space="0" w:color="auto"/>
          </w:divBdr>
        </w:div>
        <w:div w:id="1599216479">
          <w:marLeft w:val="480"/>
          <w:marRight w:val="0"/>
          <w:marTop w:val="0"/>
          <w:marBottom w:val="0"/>
          <w:divBdr>
            <w:top w:val="none" w:sz="0" w:space="0" w:color="auto"/>
            <w:left w:val="none" w:sz="0" w:space="0" w:color="auto"/>
            <w:bottom w:val="none" w:sz="0" w:space="0" w:color="auto"/>
            <w:right w:val="none" w:sz="0" w:space="0" w:color="auto"/>
          </w:divBdr>
        </w:div>
        <w:div w:id="1622613171">
          <w:marLeft w:val="480"/>
          <w:marRight w:val="0"/>
          <w:marTop w:val="0"/>
          <w:marBottom w:val="0"/>
          <w:divBdr>
            <w:top w:val="none" w:sz="0" w:space="0" w:color="auto"/>
            <w:left w:val="none" w:sz="0" w:space="0" w:color="auto"/>
            <w:bottom w:val="none" w:sz="0" w:space="0" w:color="auto"/>
            <w:right w:val="none" w:sz="0" w:space="0" w:color="auto"/>
          </w:divBdr>
        </w:div>
        <w:div w:id="1778672723">
          <w:marLeft w:val="480"/>
          <w:marRight w:val="0"/>
          <w:marTop w:val="0"/>
          <w:marBottom w:val="0"/>
          <w:divBdr>
            <w:top w:val="none" w:sz="0" w:space="0" w:color="auto"/>
            <w:left w:val="none" w:sz="0" w:space="0" w:color="auto"/>
            <w:bottom w:val="none" w:sz="0" w:space="0" w:color="auto"/>
            <w:right w:val="none" w:sz="0" w:space="0" w:color="auto"/>
          </w:divBdr>
        </w:div>
        <w:div w:id="1779174116">
          <w:marLeft w:val="480"/>
          <w:marRight w:val="0"/>
          <w:marTop w:val="0"/>
          <w:marBottom w:val="0"/>
          <w:divBdr>
            <w:top w:val="none" w:sz="0" w:space="0" w:color="auto"/>
            <w:left w:val="none" w:sz="0" w:space="0" w:color="auto"/>
            <w:bottom w:val="none" w:sz="0" w:space="0" w:color="auto"/>
            <w:right w:val="none" w:sz="0" w:space="0" w:color="auto"/>
          </w:divBdr>
        </w:div>
        <w:div w:id="1855143746">
          <w:marLeft w:val="480"/>
          <w:marRight w:val="0"/>
          <w:marTop w:val="0"/>
          <w:marBottom w:val="0"/>
          <w:divBdr>
            <w:top w:val="none" w:sz="0" w:space="0" w:color="auto"/>
            <w:left w:val="none" w:sz="0" w:space="0" w:color="auto"/>
            <w:bottom w:val="none" w:sz="0" w:space="0" w:color="auto"/>
            <w:right w:val="none" w:sz="0" w:space="0" w:color="auto"/>
          </w:divBdr>
        </w:div>
        <w:div w:id="1911116131">
          <w:marLeft w:val="480"/>
          <w:marRight w:val="0"/>
          <w:marTop w:val="0"/>
          <w:marBottom w:val="0"/>
          <w:divBdr>
            <w:top w:val="none" w:sz="0" w:space="0" w:color="auto"/>
            <w:left w:val="none" w:sz="0" w:space="0" w:color="auto"/>
            <w:bottom w:val="none" w:sz="0" w:space="0" w:color="auto"/>
            <w:right w:val="none" w:sz="0" w:space="0" w:color="auto"/>
          </w:divBdr>
        </w:div>
        <w:div w:id="1911847215">
          <w:marLeft w:val="480"/>
          <w:marRight w:val="0"/>
          <w:marTop w:val="0"/>
          <w:marBottom w:val="0"/>
          <w:divBdr>
            <w:top w:val="none" w:sz="0" w:space="0" w:color="auto"/>
            <w:left w:val="none" w:sz="0" w:space="0" w:color="auto"/>
            <w:bottom w:val="none" w:sz="0" w:space="0" w:color="auto"/>
            <w:right w:val="none" w:sz="0" w:space="0" w:color="auto"/>
          </w:divBdr>
        </w:div>
        <w:div w:id="1943220454">
          <w:marLeft w:val="480"/>
          <w:marRight w:val="0"/>
          <w:marTop w:val="0"/>
          <w:marBottom w:val="0"/>
          <w:divBdr>
            <w:top w:val="none" w:sz="0" w:space="0" w:color="auto"/>
            <w:left w:val="none" w:sz="0" w:space="0" w:color="auto"/>
            <w:bottom w:val="none" w:sz="0" w:space="0" w:color="auto"/>
            <w:right w:val="none" w:sz="0" w:space="0" w:color="auto"/>
          </w:divBdr>
        </w:div>
        <w:div w:id="1954359562">
          <w:marLeft w:val="480"/>
          <w:marRight w:val="0"/>
          <w:marTop w:val="0"/>
          <w:marBottom w:val="0"/>
          <w:divBdr>
            <w:top w:val="none" w:sz="0" w:space="0" w:color="auto"/>
            <w:left w:val="none" w:sz="0" w:space="0" w:color="auto"/>
            <w:bottom w:val="none" w:sz="0" w:space="0" w:color="auto"/>
            <w:right w:val="none" w:sz="0" w:space="0" w:color="auto"/>
          </w:divBdr>
        </w:div>
        <w:div w:id="1963999025">
          <w:marLeft w:val="480"/>
          <w:marRight w:val="0"/>
          <w:marTop w:val="0"/>
          <w:marBottom w:val="0"/>
          <w:divBdr>
            <w:top w:val="none" w:sz="0" w:space="0" w:color="auto"/>
            <w:left w:val="none" w:sz="0" w:space="0" w:color="auto"/>
            <w:bottom w:val="none" w:sz="0" w:space="0" w:color="auto"/>
            <w:right w:val="none" w:sz="0" w:space="0" w:color="auto"/>
          </w:divBdr>
        </w:div>
        <w:div w:id="1988121796">
          <w:marLeft w:val="480"/>
          <w:marRight w:val="0"/>
          <w:marTop w:val="0"/>
          <w:marBottom w:val="0"/>
          <w:divBdr>
            <w:top w:val="none" w:sz="0" w:space="0" w:color="auto"/>
            <w:left w:val="none" w:sz="0" w:space="0" w:color="auto"/>
            <w:bottom w:val="none" w:sz="0" w:space="0" w:color="auto"/>
            <w:right w:val="none" w:sz="0" w:space="0" w:color="auto"/>
          </w:divBdr>
        </w:div>
        <w:div w:id="2003970232">
          <w:marLeft w:val="480"/>
          <w:marRight w:val="0"/>
          <w:marTop w:val="0"/>
          <w:marBottom w:val="0"/>
          <w:divBdr>
            <w:top w:val="none" w:sz="0" w:space="0" w:color="auto"/>
            <w:left w:val="none" w:sz="0" w:space="0" w:color="auto"/>
            <w:bottom w:val="none" w:sz="0" w:space="0" w:color="auto"/>
            <w:right w:val="none" w:sz="0" w:space="0" w:color="auto"/>
          </w:divBdr>
        </w:div>
        <w:div w:id="2023050352">
          <w:marLeft w:val="480"/>
          <w:marRight w:val="0"/>
          <w:marTop w:val="0"/>
          <w:marBottom w:val="0"/>
          <w:divBdr>
            <w:top w:val="none" w:sz="0" w:space="0" w:color="auto"/>
            <w:left w:val="none" w:sz="0" w:space="0" w:color="auto"/>
            <w:bottom w:val="none" w:sz="0" w:space="0" w:color="auto"/>
            <w:right w:val="none" w:sz="0" w:space="0" w:color="auto"/>
          </w:divBdr>
        </w:div>
        <w:div w:id="2096050081">
          <w:marLeft w:val="480"/>
          <w:marRight w:val="0"/>
          <w:marTop w:val="0"/>
          <w:marBottom w:val="0"/>
          <w:divBdr>
            <w:top w:val="none" w:sz="0" w:space="0" w:color="auto"/>
            <w:left w:val="none" w:sz="0" w:space="0" w:color="auto"/>
            <w:bottom w:val="none" w:sz="0" w:space="0" w:color="auto"/>
            <w:right w:val="none" w:sz="0" w:space="0" w:color="auto"/>
          </w:divBdr>
        </w:div>
      </w:divsChild>
    </w:div>
    <w:div w:id="473303529">
      <w:bodyDiv w:val="1"/>
      <w:marLeft w:val="0"/>
      <w:marRight w:val="0"/>
      <w:marTop w:val="0"/>
      <w:marBottom w:val="0"/>
      <w:divBdr>
        <w:top w:val="none" w:sz="0" w:space="0" w:color="auto"/>
        <w:left w:val="none" w:sz="0" w:space="0" w:color="auto"/>
        <w:bottom w:val="none" w:sz="0" w:space="0" w:color="auto"/>
        <w:right w:val="none" w:sz="0" w:space="0" w:color="auto"/>
      </w:divBdr>
    </w:div>
    <w:div w:id="473450087">
      <w:marLeft w:val="640"/>
      <w:marRight w:val="0"/>
      <w:marTop w:val="0"/>
      <w:marBottom w:val="0"/>
      <w:divBdr>
        <w:top w:val="none" w:sz="0" w:space="0" w:color="auto"/>
        <w:left w:val="none" w:sz="0" w:space="0" w:color="auto"/>
        <w:bottom w:val="none" w:sz="0" w:space="0" w:color="auto"/>
        <w:right w:val="none" w:sz="0" w:space="0" w:color="auto"/>
      </w:divBdr>
    </w:div>
    <w:div w:id="474419598">
      <w:marLeft w:val="640"/>
      <w:marRight w:val="0"/>
      <w:marTop w:val="0"/>
      <w:marBottom w:val="0"/>
      <w:divBdr>
        <w:top w:val="none" w:sz="0" w:space="0" w:color="auto"/>
        <w:left w:val="none" w:sz="0" w:space="0" w:color="auto"/>
        <w:bottom w:val="none" w:sz="0" w:space="0" w:color="auto"/>
        <w:right w:val="none" w:sz="0" w:space="0" w:color="auto"/>
      </w:divBdr>
    </w:div>
    <w:div w:id="474879398">
      <w:marLeft w:val="640"/>
      <w:marRight w:val="0"/>
      <w:marTop w:val="0"/>
      <w:marBottom w:val="0"/>
      <w:divBdr>
        <w:top w:val="none" w:sz="0" w:space="0" w:color="auto"/>
        <w:left w:val="none" w:sz="0" w:space="0" w:color="auto"/>
        <w:bottom w:val="none" w:sz="0" w:space="0" w:color="auto"/>
        <w:right w:val="none" w:sz="0" w:space="0" w:color="auto"/>
      </w:divBdr>
    </w:div>
    <w:div w:id="474949631">
      <w:marLeft w:val="640"/>
      <w:marRight w:val="0"/>
      <w:marTop w:val="0"/>
      <w:marBottom w:val="0"/>
      <w:divBdr>
        <w:top w:val="none" w:sz="0" w:space="0" w:color="auto"/>
        <w:left w:val="none" w:sz="0" w:space="0" w:color="auto"/>
        <w:bottom w:val="none" w:sz="0" w:space="0" w:color="auto"/>
        <w:right w:val="none" w:sz="0" w:space="0" w:color="auto"/>
      </w:divBdr>
    </w:div>
    <w:div w:id="475033274">
      <w:bodyDiv w:val="1"/>
      <w:marLeft w:val="0"/>
      <w:marRight w:val="0"/>
      <w:marTop w:val="0"/>
      <w:marBottom w:val="0"/>
      <w:divBdr>
        <w:top w:val="none" w:sz="0" w:space="0" w:color="auto"/>
        <w:left w:val="none" w:sz="0" w:space="0" w:color="auto"/>
        <w:bottom w:val="none" w:sz="0" w:space="0" w:color="auto"/>
        <w:right w:val="none" w:sz="0" w:space="0" w:color="auto"/>
      </w:divBdr>
    </w:div>
    <w:div w:id="476385209">
      <w:marLeft w:val="640"/>
      <w:marRight w:val="0"/>
      <w:marTop w:val="0"/>
      <w:marBottom w:val="0"/>
      <w:divBdr>
        <w:top w:val="none" w:sz="0" w:space="0" w:color="auto"/>
        <w:left w:val="none" w:sz="0" w:space="0" w:color="auto"/>
        <w:bottom w:val="none" w:sz="0" w:space="0" w:color="auto"/>
        <w:right w:val="none" w:sz="0" w:space="0" w:color="auto"/>
      </w:divBdr>
    </w:div>
    <w:div w:id="476608713">
      <w:marLeft w:val="640"/>
      <w:marRight w:val="0"/>
      <w:marTop w:val="0"/>
      <w:marBottom w:val="0"/>
      <w:divBdr>
        <w:top w:val="none" w:sz="0" w:space="0" w:color="auto"/>
        <w:left w:val="none" w:sz="0" w:space="0" w:color="auto"/>
        <w:bottom w:val="none" w:sz="0" w:space="0" w:color="auto"/>
        <w:right w:val="none" w:sz="0" w:space="0" w:color="auto"/>
      </w:divBdr>
    </w:div>
    <w:div w:id="476920056">
      <w:bodyDiv w:val="1"/>
      <w:marLeft w:val="0"/>
      <w:marRight w:val="0"/>
      <w:marTop w:val="0"/>
      <w:marBottom w:val="0"/>
      <w:divBdr>
        <w:top w:val="none" w:sz="0" w:space="0" w:color="auto"/>
        <w:left w:val="none" w:sz="0" w:space="0" w:color="auto"/>
        <w:bottom w:val="none" w:sz="0" w:space="0" w:color="auto"/>
        <w:right w:val="none" w:sz="0" w:space="0" w:color="auto"/>
      </w:divBdr>
    </w:div>
    <w:div w:id="477841592">
      <w:marLeft w:val="640"/>
      <w:marRight w:val="0"/>
      <w:marTop w:val="0"/>
      <w:marBottom w:val="0"/>
      <w:divBdr>
        <w:top w:val="none" w:sz="0" w:space="0" w:color="auto"/>
        <w:left w:val="none" w:sz="0" w:space="0" w:color="auto"/>
        <w:bottom w:val="none" w:sz="0" w:space="0" w:color="auto"/>
        <w:right w:val="none" w:sz="0" w:space="0" w:color="auto"/>
      </w:divBdr>
    </w:div>
    <w:div w:id="477957103">
      <w:bodyDiv w:val="1"/>
      <w:marLeft w:val="0"/>
      <w:marRight w:val="0"/>
      <w:marTop w:val="0"/>
      <w:marBottom w:val="0"/>
      <w:divBdr>
        <w:top w:val="none" w:sz="0" w:space="0" w:color="auto"/>
        <w:left w:val="none" w:sz="0" w:space="0" w:color="auto"/>
        <w:bottom w:val="none" w:sz="0" w:space="0" w:color="auto"/>
        <w:right w:val="none" w:sz="0" w:space="0" w:color="auto"/>
      </w:divBdr>
    </w:div>
    <w:div w:id="478234204">
      <w:marLeft w:val="640"/>
      <w:marRight w:val="0"/>
      <w:marTop w:val="0"/>
      <w:marBottom w:val="0"/>
      <w:divBdr>
        <w:top w:val="none" w:sz="0" w:space="0" w:color="auto"/>
        <w:left w:val="none" w:sz="0" w:space="0" w:color="auto"/>
        <w:bottom w:val="none" w:sz="0" w:space="0" w:color="auto"/>
        <w:right w:val="none" w:sz="0" w:space="0" w:color="auto"/>
      </w:divBdr>
    </w:div>
    <w:div w:id="478425456">
      <w:bodyDiv w:val="1"/>
      <w:marLeft w:val="0"/>
      <w:marRight w:val="0"/>
      <w:marTop w:val="0"/>
      <w:marBottom w:val="0"/>
      <w:divBdr>
        <w:top w:val="none" w:sz="0" w:space="0" w:color="auto"/>
        <w:left w:val="none" w:sz="0" w:space="0" w:color="auto"/>
        <w:bottom w:val="none" w:sz="0" w:space="0" w:color="auto"/>
        <w:right w:val="none" w:sz="0" w:space="0" w:color="auto"/>
      </w:divBdr>
    </w:div>
    <w:div w:id="479731809">
      <w:bodyDiv w:val="1"/>
      <w:marLeft w:val="0"/>
      <w:marRight w:val="0"/>
      <w:marTop w:val="0"/>
      <w:marBottom w:val="0"/>
      <w:divBdr>
        <w:top w:val="none" w:sz="0" w:space="0" w:color="auto"/>
        <w:left w:val="none" w:sz="0" w:space="0" w:color="auto"/>
        <w:bottom w:val="none" w:sz="0" w:space="0" w:color="auto"/>
        <w:right w:val="none" w:sz="0" w:space="0" w:color="auto"/>
      </w:divBdr>
    </w:div>
    <w:div w:id="480275906">
      <w:marLeft w:val="640"/>
      <w:marRight w:val="0"/>
      <w:marTop w:val="0"/>
      <w:marBottom w:val="0"/>
      <w:divBdr>
        <w:top w:val="none" w:sz="0" w:space="0" w:color="auto"/>
        <w:left w:val="none" w:sz="0" w:space="0" w:color="auto"/>
        <w:bottom w:val="none" w:sz="0" w:space="0" w:color="auto"/>
        <w:right w:val="none" w:sz="0" w:space="0" w:color="auto"/>
      </w:divBdr>
    </w:div>
    <w:div w:id="480345889">
      <w:bodyDiv w:val="1"/>
      <w:marLeft w:val="0"/>
      <w:marRight w:val="0"/>
      <w:marTop w:val="0"/>
      <w:marBottom w:val="0"/>
      <w:divBdr>
        <w:top w:val="none" w:sz="0" w:space="0" w:color="auto"/>
        <w:left w:val="none" w:sz="0" w:space="0" w:color="auto"/>
        <w:bottom w:val="none" w:sz="0" w:space="0" w:color="auto"/>
        <w:right w:val="none" w:sz="0" w:space="0" w:color="auto"/>
      </w:divBdr>
    </w:div>
    <w:div w:id="480386133">
      <w:marLeft w:val="640"/>
      <w:marRight w:val="0"/>
      <w:marTop w:val="0"/>
      <w:marBottom w:val="0"/>
      <w:divBdr>
        <w:top w:val="none" w:sz="0" w:space="0" w:color="auto"/>
        <w:left w:val="none" w:sz="0" w:space="0" w:color="auto"/>
        <w:bottom w:val="none" w:sz="0" w:space="0" w:color="auto"/>
        <w:right w:val="none" w:sz="0" w:space="0" w:color="auto"/>
      </w:divBdr>
    </w:div>
    <w:div w:id="481580579">
      <w:marLeft w:val="640"/>
      <w:marRight w:val="0"/>
      <w:marTop w:val="0"/>
      <w:marBottom w:val="0"/>
      <w:divBdr>
        <w:top w:val="none" w:sz="0" w:space="0" w:color="auto"/>
        <w:left w:val="none" w:sz="0" w:space="0" w:color="auto"/>
        <w:bottom w:val="none" w:sz="0" w:space="0" w:color="auto"/>
        <w:right w:val="none" w:sz="0" w:space="0" w:color="auto"/>
      </w:divBdr>
    </w:div>
    <w:div w:id="481654880">
      <w:bodyDiv w:val="1"/>
      <w:marLeft w:val="0"/>
      <w:marRight w:val="0"/>
      <w:marTop w:val="0"/>
      <w:marBottom w:val="0"/>
      <w:divBdr>
        <w:top w:val="none" w:sz="0" w:space="0" w:color="auto"/>
        <w:left w:val="none" w:sz="0" w:space="0" w:color="auto"/>
        <w:bottom w:val="none" w:sz="0" w:space="0" w:color="auto"/>
        <w:right w:val="none" w:sz="0" w:space="0" w:color="auto"/>
      </w:divBdr>
    </w:div>
    <w:div w:id="482083032">
      <w:marLeft w:val="640"/>
      <w:marRight w:val="0"/>
      <w:marTop w:val="0"/>
      <w:marBottom w:val="0"/>
      <w:divBdr>
        <w:top w:val="none" w:sz="0" w:space="0" w:color="auto"/>
        <w:left w:val="none" w:sz="0" w:space="0" w:color="auto"/>
        <w:bottom w:val="none" w:sz="0" w:space="0" w:color="auto"/>
        <w:right w:val="none" w:sz="0" w:space="0" w:color="auto"/>
      </w:divBdr>
    </w:div>
    <w:div w:id="482241145">
      <w:bodyDiv w:val="1"/>
      <w:marLeft w:val="0"/>
      <w:marRight w:val="0"/>
      <w:marTop w:val="0"/>
      <w:marBottom w:val="0"/>
      <w:divBdr>
        <w:top w:val="none" w:sz="0" w:space="0" w:color="auto"/>
        <w:left w:val="none" w:sz="0" w:space="0" w:color="auto"/>
        <w:bottom w:val="none" w:sz="0" w:space="0" w:color="auto"/>
        <w:right w:val="none" w:sz="0" w:space="0" w:color="auto"/>
      </w:divBdr>
    </w:div>
    <w:div w:id="482504584">
      <w:marLeft w:val="640"/>
      <w:marRight w:val="0"/>
      <w:marTop w:val="0"/>
      <w:marBottom w:val="0"/>
      <w:divBdr>
        <w:top w:val="none" w:sz="0" w:space="0" w:color="auto"/>
        <w:left w:val="none" w:sz="0" w:space="0" w:color="auto"/>
        <w:bottom w:val="none" w:sz="0" w:space="0" w:color="auto"/>
        <w:right w:val="none" w:sz="0" w:space="0" w:color="auto"/>
      </w:divBdr>
    </w:div>
    <w:div w:id="483204182">
      <w:marLeft w:val="640"/>
      <w:marRight w:val="0"/>
      <w:marTop w:val="0"/>
      <w:marBottom w:val="0"/>
      <w:divBdr>
        <w:top w:val="none" w:sz="0" w:space="0" w:color="auto"/>
        <w:left w:val="none" w:sz="0" w:space="0" w:color="auto"/>
        <w:bottom w:val="none" w:sz="0" w:space="0" w:color="auto"/>
        <w:right w:val="none" w:sz="0" w:space="0" w:color="auto"/>
      </w:divBdr>
    </w:div>
    <w:div w:id="483358219">
      <w:bodyDiv w:val="1"/>
      <w:marLeft w:val="0"/>
      <w:marRight w:val="0"/>
      <w:marTop w:val="0"/>
      <w:marBottom w:val="0"/>
      <w:divBdr>
        <w:top w:val="none" w:sz="0" w:space="0" w:color="auto"/>
        <w:left w:val="none" w:sz="0" w:space="0" w:color="auto"/>
        <w:bottom w:val="none" w:sz="0" w:space="0" w:color="auto"/>
        <w:right w:val="none" w:sz="0" w:space="0" w:color="auto"/>
      </w:divBdr>
    </w:div>
    <w:div w:id="483740117">
      <w:marLeft w:val="640"/>
      <w:marRight w:val="0"/>
      <w:marTop w:val="0"/>
      <w:marBottom w:val="0"/>
      <w:divBdr>
        <w:top w:val="none" w:sz="0" w:space="0" w:color="auto"/>
        <w:left w:val="none" w:sz="0" w:space="0" w:color="auto"/>
        <w:bottom w:val="none" w:sz="0" w:space="0" w:color="auto"/>
        <w:right w:val="none" w:sz="0" w:space="0" w:color="auto"/>
      </w:divBdr>
    </w:div>
    <w:div w:id="483744847">
      <w:marLeft w:val="640"/>
      <w:marRight w:val="0"/>
      <w:marTop w:val="0"/>
      <w:marBottom w:val="0"/>
      <w:divBdr>
        <w:top w:val="none" w:sz="0" w:space="0" w:color="auto"/>
        <w:left w:val="none" w:sz="0" w:space="0" w:color="auto"/>
        <w:bottom w:val="none" w:sz="0" w:space="0" w:color="auto"/>
        <w:right w:val="none" w:sz="0" w:space="0" w:color="auto"/>
      </w:divBdr>
    </w:div>
    <w:div w:id="485124931">
      <w:marLeft w:val="640"/>
      <w:marRight w:val="0"/>
      <w:marTop w:val="0"/>
      <w:marBottom w:val="0"/>
      <w:divBdr>
        <w:top w:val="none" w:sz="0" w:space="0" w:color="auto"/>
        <w:left w:val="none" w:sz="0" w:space="0" w:color="auto"/>
        <w:bottom w:val="none" w:sz="0" w:space="0" w:color="auto"/>
        <w:right w:val="none" w:sz="0" w:space="0" w:color="auto"/>
      </w:divBdr>
    </w:div>
    <w:div w:id="485559838">
      <w:marLeft w:val="640"/>
      <w:marRight w:val="0"/>
      <w:marTop w:val="0"/>
      <w:marBottom w:val="0"/>
      <w:divBdr>
        <w:top w:val="none" w:sz="0" w:space="0" w:color="auto"/>
        <w:left w:val="none" w:sz="0" w:space="0" w:color="auto"/>
        <w:bottom w:val="none" w:sz="0" w:space="0" w:color="auto"/>
        <w:right w:val="none" w:sz="0" w:space="0" w:color="auto"/>
      </w:divBdr>
    </w:div>
    <w:div w:id="486089555">
      <w:marLeft w:val="640"/>
      <w:marRight w:val="0"/>
      <w:marTop w:val="0"/>
      <w:marBottom w:val="0"/>
      <w:divBdr>
        <w:top w:val="none" w:sz="0" w:space="0" w:color="auto"/>
        <w:left w:val="none" w:sz="0" w:space="0" w:color="auto"/>
        <w:bottom w:val="none" w:sz="0" w:space="0" w:color="auto"/>
        <w:right w:val="none" w:sz="0" w:space="0" w:color="auto"/>
      </w:divBdr>
    </w:div>
    <w:div w:id="487088489">
      <w:marLeft w:val="640"/>
      <w:marRight w:val="0"/>
      <w:marTop w:val="0"/>
      <w:marBottom w:val="0"/>
      <w:divBdr>
        <w:top w:val="none" w:sz="0" w:space="0" w:color="auto"/>
        <w:left w:val="none" w:sz="0" w:space="0" w:color="auto"/>
        <w:bottom w:val="none" w:sz="0" w:space="0" w:color="auto"/>
        <w:right w:val="none" w:sz="0" w:space="0" w:color="auto"/>
      </w:divBdr>
    </w:div>
    <w:div w:id="487550607">
      <w:marLeft w:val="640"/>
      <w:marRight w:val="0"/>
      <w:marTop w:val="0"/>
      <w:marBottom w:val="0"/>
      <w:divBdr>
        <w:top w:val="none" w:sz="0" w:space="0" w:color="auto"/>
        <w:left w:val="none" w:sz="0" w:space="0" w:color="auto"/>
        <w:bottom w:val="none" w:sz="0" w:space="0" w:color="auto"/>
        <w:right w:val="none" w:sz="0" w:space="0" w:color="auto"/>
      </w:divBdr>
    </w:div>
    <w:div w:id="488248268">
      <w:marLeft w:val="640"/>
      <w:marRight w:val="0"/>
      <w:marTop w:val="0"/>
      <w:marBottom w:val="0"/>
      <w:divBdr>
        <w:top w:val="none" w:sz="0" w:space="0" w:color="auto"/>
        <w:left w:val="none" w:sz="0" w:space="0" w:color="auto"/>
        <w:bottom w:val="none" w:sz="0" w:space="0" w:color="auto"/>
        <w:right w:val="none" w:sz="0" w:space="0" w:color="auto"/>
      </w:divBdr>
    </w:div>
    <w:div w:id="488716206">
      <w:marLeft w:val="640"/>
      <w:marRight w:val="0"/>
      <w:marTop w:val="0"/>
      <w:marBottom w:val="0"/>
      <w:divBdr>
        <w:top w:val="none" w:sz="0" w:space="0" w:color="auto"/>
        <w:left w:val="none" w:sz="0" w:space="0" w:color="auto"/>
        <w:bottom w:val="none" w:sz="0" w:space="0" w:color="auto"/>
        <w:right w:val="none" w:sz="0" w:space="0" w:color="auto"/>
      </w:divBdr>
    </w:div>
    <w:div w:id="489760976">
      <w:marLeft w:val="640"/>
      <w:marRight w:val="0"/>
      <w:marTop w:val="0"/>
      <w:marBottom w:val="0"/>
      <w:divBdr>
        <w:top w:val="none" w:sz="0" w:space="0" w:color="auto"/>
        <w:left w:val="none" w:sz="0" w:space="0" w:color="auto"/>
        <w:bottom w:val="none" w:sz="0" w:space="0" w:color="auto"/>
        <w:right w:val="none" w:sz="0" w:space="0" w:color="auto"/>
      </w:divBdr>
    </w:div>
    <w:div w:id="490172156">
      <w:marLeft w:val="640"/>
      <w:marRight w:val="0"/>
      <w:marTop w:val="0"/>
      <w:marBottom w:val="0"/>
      <w:divBdr>
        <w:top w:val="none" w:sz="0" w:space="0" w:color="auto"/>
        <w:left w:val="none" w:sz="0" w:space="0" w:color="auto"/>
        <w:bottom w:val="none" w:sz="0" w:space="0" w:color="auto"/>
        <w:right w:val="none" w:sz="0" w:space="0" w:color="auto"/>
      </w:divBdr>
    </w:div>
    <w:div w:id="490214065">
      <w:marLeft w:val="640"/>
      <w:marRight w:val="0"/>
      <w:marTop w:val="0"/>
      <w:marBottom w:val="0"/>
      <w:divBdr>
        <w:top w:val="none" w:sz="0" w:space="0" w:color="auto"/>
        <w:left w:val="none" w:sz="0" w:space="0" w:color="auto"/>
        <w:bottom w:val="none" w:sz="0" w:space="0" w:color="auto"/>
        <w:right w:val="none" w:sz="0" w:space="0" w:color="auto"/>
      </w:divBdr>
    </w:div>
    <w:div w:id="490217124">
      <w:marLeft w:val="640"/>
      <w:marRight w:val="0"/>
      <w:marTop w:val="0"/>
      <w:marBottom w:val="0"/>
      <w:divBdr>
        <w:top w:val="none" w:sz="0" w:space="0" w:color="auto"/>
        <w:left w:val="none" w:sz="0" w:space="0" w:color="auto"/>
        <w:bottom w:val="none" w:sz="0" w:space="0" w:color="auto"/>
        <w:right w:val="none" w:sz="0" w:space="0" w:color="auto"/>
      </w:divBdr>
    </w:div>
    <w:div w:id="490365672">
      <w:marLeft w:val="640"/>
      <w:marRight w:val="0"/>
      <w:marTop w:val="0"/>
      <w:marBottom w:val="0"/>
      <w:divBdr>
        <w:top w:val="none" w:sz="0" w:space="0" w:color="auto"/>
        <w:left w:val="none" w:sz="0" w:space="0" w:color="auto"/>
        <w:bottom w:val="none" w:sz="0" w:space="0" w:color="auto"/>
        <w:right w:val="none" w:sz="0" w:space="0" w:color="auto"/>
      </w:divBdr>
    </w:div>
    <w:div w:id="490830283">
      <w:marLeft w:val="640"/>
      <w:marRight w:val="0"/>
      <w:marTop w:val="0"/>
      <w:marBottom w:val="0"/>
      <w:divBdr>
        <w:top w:val="none" w:sz="0" w:space="0" w:color="auto"/>
        <w:left w:val="none" w:sz="0" w:space="0" w:color="auto"/>
        <w:bottom w:val="none" w:sz="0" w:space="0" w:color="auto"/>
        <w:right w:val="none" w:sz="0" w:space="0" w:color="auto"/>
      </w:divBdr>
    </w:div>
    <w:div w:id="491338711">
      <w:marLeft w:val="640"/>
      <w:marRight w:val="0"/>
      <w:marTop w:val="0"/>
      <w:marBottom w:val="0"/>
      <w:divBdr>
        <w:top w:val="none" w:sz="0" w:space="0" w:color="auto"/>
        <w:left w:val="none" w:sz="0" w:space="0" w:color="auto"/>
        <w:bottom w:val="none" w:sz="0" w:space="0" w:color="auto"/>
        <w:right w:val="none" w:sz="0" w:space="0" w:color="auto"/>
      </w:divBdr>
    </w:div>
    <w:div w:id="491796925">
      <w:marLeft w:val="640"/>
      <w:marRight w:val="0"/>
      <w:marTop w:val="0"/>
      <w:marBottom w:val="0"/>
      <w:divBdr>
        <w:top w:val="none" w:sz="0" w:space="0" w:color="auto"/>
        <w:left w:val="none" w:sz="0" w:space="0" w:color="auto"/>
        <w:bottom w:val="none" w:sz="0" w:space="0" w:color="auto"/>
        <w:right w:val="none" w:sz="0" w:space="0" w:color="auto"/>
      </w:divBdr>
    </w:div>
    <w:div w:id="492836601">
      <w:bodyDiv w:val="1"/>
      <w:marLeft w:val="0"/>
      <w:marRight w:val="0"/>
      <w:marTop w:val="0"/>
      <w:marBottom w:val="0"/>
      <w:divBdr>
        <w:top w:val="none" w:sz="0" w:space="0" w:color="auto"/>
        <w:left w:val="none" w:sz="0" w:space="0" w:color="auto"/>
        <w:bottom w:val="none" w:sz="0" w:space="0" w:color="auto"/>
        <w:right w:val="none" w:sz="0" w:space="0" w:color="auto"/>
      </w:divBdr>
    </w:div>
    <w:div w:id="493373849">
      <w:marLeft w:val="640"/>
      <w:marRight w:val="0"/>
      <w:marTop w:val="0"/>
      <w:marBottom w:val="0"/>
      <w:divBdr>
        <w:top w:val="none" w:sz="0" w:space="0" w:color="auto"/>
        <w:left w:val="none" w:sz="0" w:space="0" w:color="auto"/>
        <w:bottom w:val="none" w:sz="0" w:space="0" w:color="auto"/>
        <w:right w:val="none" w:sz="0" w:space="0" w:color="auto"/>
      </w:divBdr>
    </w:div>
    <w:div w:id="493568273">
      <w:marLeft w:val="640"/>
      <w:marRight w:val="0"/>
      <w:marTop w:val="0"/>
      <w:marBottom w:val="0"/>
      <w:divBdr>
        <w:top w:val="none" w:sz="0" w:space="0" w:color="auto"/>
        <w:left w:val="none" w:sz="0" w:space="0" w:color="auto"/>
        <w:bottom w:val="none" w:sz="0" w:space="0" w:color="auto"/>
        <w:right w:val="none" w:sz="0" w:space="0" w:color="auto"/>
      </w:divBdr>
    </w:div>
    <w:div w:id="494032032">
      <w:bodyDiv w:val="1"/>
      <w:marLeft w:val="0"/>
      <w:marRight w:val="0"/>
      <w:marTop w:val="0"/>
      <w:marBottom w:val="0"/>
      <w:divBdr>
        <w:top w:val="none" w:sz="0" w:space="0" w:color="auto"/>
        <w:left w:val="none" w:sz="0" w:space="0" w:color="auto"/>
        <w:bottom w:val="none" w:sz="0" w:space="0" w:color="auto"/>
        <w:right w:val="none" w:sz="0" w:space="0" w:color="auto"/>
      </w:divBdr>
    </w:div>
    <w:div w:id="494150329">
      <w:marLeft w:val="640"/>
      <w:marRight w:val="0"/>
      <w:marTop w:val="0"/>
      <w:marBottom w:val="0"/>
      <w:divBdr>
        <w:top w:val="none" w:sz="0" w:space="0" w:color="auto"/>
        <w:left w:val="none" w:sz="0" w:space="0" w:color="auto"/>
        <w:bottom w:val="none" w:sz="0" w:space="0" w:color="auto"/>
        <w:right w:val="none" w:sz="0" w:space="0" w:color="auto"/>
      </w:divBdr>
    </w:div>
    <w:div w:id="494421148">
      <w:marLeft w:val="640"/>
      <w:marRight w:val="0"/>
      <w:marTop w:val="0"/>
      <w:marBottom w:val="0"/>
      <w:divBdr>
        <w:top w:val="none" w:sz="0" w:space="0" w:color="auto"/>
        <w:left w:val="none" w:sz="0" w:space="0" w:color="auto"/>
        <w:bottom w:val="none" w:sz="0" w:space="0" w:color="auto"/>
        <w:right w:val="none" w:sz="0" w:space="0" w:color="auto"/>
      </w:divBdr>
    </w:div>
    <w:div w:id="495222145">
      <w:marLeft w:val="640"/>
      <w:marRight w:val="0"/>
      <w:marTop w:val="0"/>
      <w:marBottom w:val="0"/>
      <w:divBdr>
        <w:top w:val="none" w:sz="0" w:space="0" w:color="auto"/>
        <w:left w:val="none" w:sz="0" w:space="0" w:color="auto"/>
        <w:bottom w:val="none" w:sz="0" w:space="0" w:color="auto"/>
        <w:right w:val="none" w:sz="0" w:space="0" w:color="auto"/>
      </w:divBdr>
    </w:div>
    <w:div w:id="495613250">
      <w:marLeft w:val="640"/>
      <w:marRight w:val="0"/>
      <w:marTop w:val="0"/>
      <w:marBottom w:val="0"/>
      <w:divBdr>
        <w:top w:val="none" w:sz="0" w:space="0" w:color="auto"/>
        <w:left w:val="none" w:sz="0" w:space="0" w:color="auto"/>
        <w:bottom w:val="none" w:sz="0" w:space="0" w:color="auto"/>
        <w:right w:val="none" w:sz="0" w:space="0" w:color="auto"/>
      </w:divBdr>
    </w:div>
    <w:div w:id="495803402">
      <w:marLeft w:val="640"/>
      <w:marRight w:val="0"/>
      <w:marTop w:val="0"/>
      <w:marBottom w:val="0"/>
      <w:divBdr>
        <w:top w:val="none" w:sz="0" w:space="0" w:color="auto"/>
        <w:left w:val="none" w:sz="0" w:space="0" w:color="auto"/>
        <w:bottom w:val="none" w:sz="0" w:space="0" w:color="auto"/>
        <w:right w:val="none" w:sz="0" w:space="0" w:color="auto"/>
      </w:divBdr>
    </w:div>
    <w:div w:id="495920451">
      <w:marLeft w:val="640"/>
      <w:marRight w:val="0"/>
      <w:marTop w:val="0"/>
      <w:marBottom w:val="0"/>
      <w:divBdr>
        <w:top w:val="none" w:sz="0" w:space="0" w:color="auto"/>
        <w:left w:val="none" w:sz="0" w:space="0" w:color="auto"/>
        <w:bottom w:val="none" w:sz="0" w:space="0" w:color="auto"/>
        <w:right w:val="none" w:sz="0" w:space="0" w:color="auto"/>
      </w:divBdr>
    </w:div>
    <w:div w:id="495996201">
      <w:marLeft w:val="640"/>
      <w:marRight w:val="0"/>
      <w:marTop w:val="0"/>
      <w:marBottom w:val="0"/>
      <w:divBdr>
        <w:top w:val="none" w:sz="0" w:space="0" w:color="auto"/>
        <w:left w:val="none" w:sz="0" w:space="0" w:color="auto"/>
        <w:bottom w:val="none" w:sz="0" w:space="0" w:color="auto"/>
        <w:right w:val="none" w:sz="0" w:space="0" w:color="auto"/>
      </w:divBdr>
    </w:div>
    <w:div w:id="496073737">
      <w:marLeft w:val="640"/>
      <w:marRight w:val="0"/>
      <w:marTop w:val="0"/>
      <w:marBottom w:val="0"/>
      <w:divBdr>
        <w:top w:val="none" w:sz="0" w:space="0" w:color="auto"/>
        <w:left w:val="none" w:sz="0" w:space="0" w:color="auto"/>
        <w:bottom w:val="none" w:sz="0" w:space="0" w:color="auto"/>
        <w:right w:val="none" w:sz="0" w:space="0" w:color="auto"/>
      </w:divBdr>
    </w:div>
    <w:div w:id="496306703">
      <w:bodyDiv w:val="1"/>
      <w:marLeft w:val="0"/>
      <w:marRight w:val="0"/>
      <w:marTop w:val="0"/>
      <w:marBottom w:val="0"/>
      <w:divBdr>
        <w:top w:val="none" w:sz="0" w:space="0" w:color="auto"/>
        <w:left w:val="none" w:sz="0" w:space="0" w:color="auto"/>
        <w:bottom w:val="none" w:sz="0" w:space="0" w:color="auto"/>
        <w:right w:val="none" w:sz="0" w:space="0" w:color="auto"/>
      </w:divBdr>
    </w:div>
    <w:div w:id="496533056">
      <w:bodyDiv w:val="1"/>
      <w:marLeft w:val="0"/>
      <w:marRight w:val="0"/>
      <w:marTop w:val="0"/>
      <w:marBottom w:val="0"/>
      <w:divBdr>
        <w:top w:val="none" w:sz="0" w:space="0" w:color="auto"/>
        <w:left w:val="none" w:sz="0" w:space="0" w:color="auto"/>
        <w:bottom w:val="none" w:sz="0" w:space="0" w:color="auto"/>
        <w:right w:val="none" w:sz="0" w:space="0" w:color="auto"/>
      </w:divBdr>
    </w:div>
    <w:div w:id="496580303">
      <w:marLeft w:val="640"/>
      <w:marRight w:val="0"/>
      <w:marTop w:val="0"/>
      <w:marBottom w:val="0"/>
      <w:divBdr>
        <w:top w:val="none" w:sz="0" w:space="0" w:color="auto"/>
        <w:left w:val="none" w:sz="0" w:space="0" w:color="auto"/>
        <w:bottom w:val="none" w:sz="0" w:space="0" w:color="auto"/>
        <w:right w:val="none" w:sz="0" w:space="0" w:color="auto"/>
      </w:divBdr>
    </w:div>
    <w:div w:id="497616144">
      <w:marLeft w:val="640"/>
      <w:marRight w:val="0"/>
      <w:marTop w:val="0"/>
      <w:marBottom w:val="0"/>
      <w:divBdr>
        <w:top w:val="none" w:sz="0" w:space="0" w:color="auto"/>
        <w:left w:val="none" w:sz="0" w:space="0" w:color="auto"/>
        <w:bottom w:val="none" w:sz="0" w:space="0" w:color="auto"/>
        <w:right w:val="none" w:sz="0" w:space="0" w:color="auto"/>
      </w:divBdr>
    </w:div>
    <w:div w:id="497620913">
      <w:marLeft w:val="640"/>
      <w:marRight w:val="0"/>
      <w:marTop w:val="0"/>
      <w:marBottom w:val="0"/>
      <w:divBdr>
        <w:top w:val="none" w:sz="0" w:space="0" w:color="auto"/>
        <w:left w:val="none" w:sz="0" w:space="0" w:color="auto"/>
        <w:bottom w:val="none" w:sz="0" w:space="0" w:color="auto"/>
        <w:right w:val="none" w:sz="0" w:space="0" w:color="auto"/>
      </w:divBdr>
    </w:div>
    <w:div w:id="498039314">
      <w:marLeft w:val="640"/>
      <w:marRight w:val="0"/>
      <w:marTop w:val="0"/>
      <w:marBottom w:val="0"/>
      <w:divBdr>
        <w:top w:val="none" w:sz="0" w:space="0" w:color="auto"/>
        <w:left w:val="none" w:sz="0" w:space="0" w:color="auto"/>
        <w:bottom w:val="none" w:sz="0" w:space="0" w:color="auto"/>
        <w:right w:val="none" w:sz="0" w:space="0" w:color="auto"/>
      </w:divBdr>
    </w:div>
    <w:div w:id="498350403">
      <w:marLeft w:val="640"/>
      <w:marRight w:val="0"/>
      <w:marTop w:val="0"/>
      <w:marBottom w:val="0"/>
      <w:divBdr>
        <w:top w:val="none" w:sz="0" w:space="0" w:color="auto"/>
        <w:left w:val="none" w:sz="0" w:space="0" w:color="auto"/>
        <w:bottom w:val="none" w:sz="0" w:space="0" w:color="auto"/>
        <w:right w:val="none" w:sz="0" w:space="0" w:color="auto"/>
      </w:divBdr>
    </w:div>
    <w:div w:id="498890385">
      <w:marLeft w:val="640"/>
      <w:marRight w:val="0"/>
      <w:marTop w:val="0"/>
      <w:marBottom w:val="0"/>
      <w:divBdr>
        <w:top w:val="none" w:sz="0" w:space="0" w:color="auto"/>
        <w:left w:val="none" w:sz="0" w:space="0" w:color="auto"/>
        <w:bottom w:val="none" w:sz="0" w:space="0" w:color="auto"/>
        <w:right w:val="none" w:sz="0" w:space="0" w:color="auto"/>
      </w:divBdr>
    </w:div>
    <w:div w:id="499387605">
      <w:marLeft w:val="640"/>
      <w:marRight w:val="0"/>
      <w:marTop w:val="0"/>
      <w:marBottom w:val="0"/>
      <w:divBdr>
        <w:top w:val="none" w:sz="0" w:space="0" w:color="auto"/>
        <w:left w:val="none" w:sz="0" w:space="0" w:color="auto"/>
        <w:bottom w:val="none" w:sz="0" w:space="0" w:color="auto"/>
        <w:right w:val="none" w:sz="0" w:space="0" w:color="auto"/>
      </w:divBdr>
    </w:div>
    <w:div w:id="499392466">
      <w:marLeft w:val="640"/>
      <w:marRight w:val="0"/>
      <w:marTop w:val="0"/>
      <w:marBottom w:val="0"/>
      <w:divBdr>
        <w:top w:val="none" w:sz="0" w:space="0" w:color="auto"/>
        <w:left w:val="none" w:sz="0" w:space="0" w:color="auto"/>
        <w:bottom w:val="none" w:sz="0" w:space="0" w:color="auto"/>
        <w:right w:val="none" w:sz="0" w:space="0" w:color="auto"/>
      </w:divBdr>
    </w:div>
    <w:div w:id="499590428">
      <w:marLeft w:val="640"/>
      <w:marRight w:val="0"/>
      <w:marTop w:val="0"/>
      <w:marBottom w:val="0"/>
      <w:divBdr>
        <w:top w:val="none" w:sz="0" w:space="0" w:color="auto"/>
        <w:left w:val="none" w:sz="0" w:space="0" w:color="auto"/>
        <w:bottom w:val="none" w:sz="0" w:space="0" w:color="auto"/>
        <w:right w:val="none" w:sz="0" w:space="0" w:color="auto"/>
      </w:divBdr>
    </w:div>
    <w:div w:id="499739830">
      <w:marLeft w:val="640"/>
      <w:marRight w:val="0"/>
      <w:marTop w:val="0"/>
      <w:marBottom w:val="0"/>
      <w:divBdr>
        <w:top w:val="none" w:sz="0" w:space="0" w:color="auto"/>
        <w:left w:val="none" w:sz="0" w:space="0" w:color="auto"/>
        <w:bottom w:val="none" w:sz="0" w:space="0" w:color="auto"/>
        <w:right w:val="none" w:sz="0" w:space="0" w:color="auto"/>
      </w:divBdr>
    </w:div>
    <w:div w:id="499781556">
      <w:marLeft w:val="640"/>
      <w:marRight w:val="0"/>
      <w:marTop w:val="0"/>
      <w:marBottom w:val="0"/>
      <w:divBdr>
        <w:top w:val="none" w:sz="0" w:space="0" w:color="auto"/>
        <w:left w:val="none" w:sz="0" w:space="0" w:color="auto"/>
        <w:bottom w:val="none" w:sz="0" w:space="0" w:color="auto"/>
        <w:right w:val="none" w:sz="0" w:space="0" w:color="auto"/>
      </w:divBdr>
    </w:div>
    <w:div w:id="500699192">
      <w:marLeft w:val="640"/>
      <w:marRight w:val="0"/>
      <w:marTop w:val="0"/>
      <w:marBottom w:val="0"/>
      <w:divBdr>
        <w:top w:val="none" w:sz="0" w:space="0" w:color="auto"/>
        <w:left w:val="none" w:sz="0" w:space="0" w:color="auto"/>
        <w:bottom w:val="none" w:sz="0" w:space="0" w:color="auto"/>
        <w:right w:val="none" w:sz="0" w:space="0" w:color="auto"/>
      </w:divBdr>
    </w:div>
    <w:div w:id="501043509">
      <w:marLeft w:val="640"/>
      <w:marRight w:val="0"/>
      <w:marTop w:val="0"/>
      <w:marBottom w:val="0"/>
      <w:divBdr>
        <w:top w:val="none" w:sz="0" w:space="0" w:color="auto"/>
        <w:left w:val="none" w:sz="0" w:space="0" w:color="auto"/>
        <w:bottom w:val="none" w:sz="0" w:space="0" w:color="auto"/>
        <w:right w:val="none" w:sz="0" w:space="0" w:color="auto"/>
      </w:divBdr>
    </w:div>
    <w:div w:id="501162276">
      <w:marLeft w:val="480"/>
      <w:marRight w:val="0"/>
      <w:marTop w:val="0"/>
      <w:marBottom w:val="0"/>
      <w:divBdr>
        <w:top w:val="none" w:sz="0" w:space="0" w:color="auto"/>
        <w:left w:val="none" w:sz="0" w:space="0" w:color="auto"/>
        <w:bottom w:val="none" w:sz="0" w:space="0" w:color="auto"/>
        <w:right w:val="none" w:sz="0" w:space="0" w:color="auto"/>
      </w:divBdr>
    </w:div>
    <w:div w:id="501509887">
      <w:marLeft w:val="640"/>
      <w:marRight w:val="0"/>
      <w:marTop w:val="0"/>
      <w:marBottom w:val="0"/>
      <w:divBdr>
        <w:top w:val="none" w:sz="0" w:space="0" w:color="auto"/>
        <w:left w:val="none" w:sz="0" w:space="0" w:color="auto"/>
        <w:bottom w:val="none" w:sz="0" w:space="0" w:color="auto"/>
        <w:right w:val="none" w:sz="0" w:space="0" w:color="auto"/>
      </w:divBdr>
    </w:div>
    <w:div w:id="501890635">
      <w:marLeft w:val="480"/>
      <w:marRight w:val="0"/>
      <w:marTop w:val="0"/>
      <w:marBottom w:val="0"/>
      <w:divBdr>
        <w:top w:val="none" w:sz="0" w:space="0" w:color="auto"/>
        <w:left w:val="none" w:sz="0" w:space="0" w:color="auto"/>
        <w:bottom w:val="none" w:sz="0" w:space="0" w:color="auto"/>
        <w:right w:val="none" w:sz="0" w:space="0" w:color="auto"/>
      </w:divBdr>
    </w:div>
    <w:div w:id="502091716">
      <w:marLeft w:val="640"/>
      <w:marRight w:val="0"/>
      <w:marTop w:val="0"/>
      <w:marBottom w:val="0"/>
      <w:divBdr>
        <w:top w:val="none" w:sz="0" w:space="0" w:color="auto"/>
        <w:left w:val="none" w:sz="0" w:space="0" w:color="auto"/>
        <w:bottom w:val="none" w:sz="0" w:space="0" w:color="auto"/>
        <w:right w:val="none" w:sz="0" w:space="0" w:color="auto"/>
      </w:divBdr>
    </w:div>
    <w:div w:id="502092966">
      <w:marLeft w:val="640"/>
      <w:marRight w:val="0"/>
      <w:marTop w:val="0"/>
      <w:marBottom w:val="0"/>
      <w:divBdr>
        <w:top w:val="none" w:sz="0" w:space="0" w:color="auto"/>
        <w:left w:val="none" w:sz="0" w:space="0" w:color="auto"/>
        <w:bottom w:val="none" w:sz="0" w:space="0" w:color="auto"/>
        <w:right w:val="none" w:sz="0" w:space="0" w:color="auto"/>
      </w:divBdr>
    </w:div>
    <w:div w:id="502352597">
      <w:marLeft w:val="640"/>
      <w:marRight w:val="0"/>
      <w:marTop w:val="0"/>
      <w:marBottom w:val="0"/>
      <w:divBdr>
        <w:top w:val="none" w:sz="0" w:space="0" w:color="auto"/>
        <w:left w:val="none" w:sz="0" w:space="0" w:color="auto"/>
        <w:bottom w:val="none" w:sz="0" w:space="0" w:color="auto"/>
        <w:right w:val="none" w:sz="0" w:space="0" w:color="auto"/>
      </w:divBdr>
    </w:div>
    <w:div w:id="503016653">
      <w:bodyDiv w:val="1"/>
      <w:marLeft w:val="0"/>
      <w:marRight w:val="0"/>
      <w:marTop w:val="0"/>
      <w:marBottom w:val="0"/>
      <w:divBdr>
        <w:top w:val="none" w:sz="0" w:space="0" w:color="auto"/>
        <w:left w:val="none" w:sz="0" w:space="0" w:color="auto"/>
        <w:bottom w:val="none" w:sz="0" w:space="0" w:color="auto"/>
        <w:right w:val="none" w:sz="0" w:space="0" w:color="auto"/>
      </w:divBdr>
      <w:divsChild>
        <w:div w:id="10229377">
          <w:marLeft w:val="480"/>
          <w:marRight w:val="0"/>
          <w:marTop w:val="0"/>
          <w:marBottom w:val="0"/>
          <w:divBdr>
            <w:top w:val="none" w:sz="0" w:space="0" w:color="auto"/>
            <w:left w:val="none" w:sz="0" w:space="0" w:color="auto"/>
            <w:bottom w:val="none" w:sz="0" w:space="0" w:color="auto"/>
            <w:right w:val="none" w:sz="0" w:space="0" w:color="auto"/>
          </w:divBdr>
        </w:div>
        <w:div w:id="38671307">
          <w:marLeft w:val="480"/>
          <w:marRight w:val="0"/>
          <w:marTop w:val="0"/>
          <w:marBottom w:val="0"/>
          <w:divBdr>
            <w:top w:val="none" w:sz="0" w:space="0" w:color="auto"/>
            <w:left w:val="none" w:sz="0" w:space="0" w:color="auto"/>
            <w:bottom w:val="none" w:sz="0" w:space="0" w:color="auto"/>
            <w:right w:val="none" w:sz="0" w:space="0" w:color="auto"/>
          </w:divBdr>
        </w:div>
        <w:div w:id="63065206">
          <w:marLeft w:val="480"/>
          <w:marRight w:val="0"/>
          <w:marTop w:val="0"/>
          <w:marBottom w:val="0"/>
          <w:divBdr>
            <w:top w:val="none" w:sz="0" w:space="0" w:color="auto"/>
            <w:left w:val="none" w:sz="0" w:space="0" w:color="auto"/>
            <w:bottom w:val="none" w:sz="0" w:space="0" w:color="auto"/>
            <w:right w:val="none" w:sz="0" w:space="0" w:color="auto"/>
          </w:divBdr>
        </w:div>
        <w:div w:id="98912231">
          <w:marLeft w:val="480"/>
          <w:marRight w:val="0"/>
          <w:marTop w:val="0"/>
          <w:marBottom w:val="0"/>
          <w:divBdr>
            <w:top w:val="none" w:sz="0" w:space="0" w:color="auto"/>
            <w:left w:val="none" w:sz="0" w:space="0" w:color="auto"/>
            <w:bottom w:val="none" w:sz="0" w:space="0" w:color="auto"/>
            <w:right w:val="none" w:sz="0" w:space="0" w:color="auto"/>
          </w:divBdr>
        </w:div>
        <w:div w:id="115225736">
          <w:marLeft w:val="480"/>
          <w:marRight w:val="0"/>
          <w:marTop w:val="0"/>
          <w:marBottom w:val="0"/>
          <w:divBdr>
            <w:top w:val="none" w:sz="0" w:space="0" w:color="auto"/>
            <w:left w:val="none" w:sz="0" w:space="0" w:color="auto"/>
            <w:bottom w:val="none" w:sz="0" w:space="0" w:color="auto"/>
            <w:right w:val="none" w:sz="0" w:space="0" w:color="auto"/>
          </w:divBdr>
        </w:div>
        <w:div w:id="169150794">
          <w:marLeft w:val="480"/>
          <w:marRight w:val="0"/>
          <w:marTop w:val="0"/>
          <w:marBottom w:val="0"/>
          <w:divBdr>
            <w:top w:val="none" w:sz="0" w:space="0" w:color="auto"/>
            <w:left w:val="none" w:sz="0" w:space="0" w:color="auto"/>
            <w:bottom w:val="none" w:sz="0" w:space="0" w:color="auto"/>
            <w:right w:val="none" w:sz="0" w:space="0" w:color="auto"/>
          </w:divBdr>
        </w:div>
        <w:div w:id="255140726">
          <w:marLeft w:val="480"/>
          <w:marRight w:val="0"/>
          <w:marTop w:val="0"/>
          <w:marBottom w:val="0"/>
          <w:divBdr>
            <w:top w:val="none" w:sz="0" w:space="0" w:color="auto"/>
            <w:left w:val="none" w:sz="0" w:space="0" w:color="auto"/>
            <w:bottom w:val="none" w:sz="0" w:space="0" w:color="auto"/>
            <w:right w:val="none" w:sz="0" w:space="0" w:color="auto"/>
          </w:divBdr>
        </w:div>
        <w:div w:id="263808406">
          <w:marLeft w:val="480"/>
          <w:marRight w:val="0"/>
          <w:marTop w:val="0"/>
          <w:marBottom w:val="0"/>
          <w:divBdr>
            <w:top w:val="none" w:sz="0" w:space="0" w:color="auto"/>
            <w:left w:val="none" w:sz="0" w:space="0" w:color="auto"/>
            <w:bottom w:val="none" w:sz="0" w:space="0" w:color="auto"/>
            <w:right w:val="none" w:sz="0" w:space="0" w:color="auto"/>
          </w:divBdr>
        </w:div>
        <w:div w:id="383068363">
          <w:marLeft w:val="480"/>
          <w:marRight w:val="0"/>
          <w:marTop w:val="0"/>
          <w:marBottom w:val="0"/>
          <w:divBdr>
            <w:top w:val="none" w:sz="0" w:space="0" w:color="auto"/>
            <w:left w:val="none" w:sz="0" w:space="0" w:color="auto"/>
            <w:bottom w:val="none" w:sz="0" w:space="0" w:color="auto"/>
            <w:right w:val="none" w:sz="0" w:space="0" w:color="auto"/>
          </w:divBdr>
        </w:div>
        <w:div w:id="402028688">
          <w:marLeft w:val="480"/>
          <w:marRight w:val="0"/>
          <w:marTop w:val="0"/>
          <w:marBottom w:val="0"/>
          <w:divBdr>
            <w:top w:val="none" w:sz="0" w:space="0" w:color="auto"/>
            <w:left w:val="none" w:sz="0" w:space="0" w:color="auto"/>
            <w:bottom w:val="none" w:sz="0" w:space="0" w:color="auto"/>
            <w:right w:val="none" w:sz="0" w:space="0" w:color="auto"/>
          </w:divBdr>
        </w:div>
        <w:div w:id="428358512">
          <w:marLeft w:val="480"/>
          <w:marRight w:val="0"/>
          <w:marTop w:val="0"/>
          <w:marBottom w:val="0"/>
          <w:divBdr>
            <w:top w:val="none" w:sz="0" w:space="0" w:color="auto"/>
            <w:left w:val="none" w:sz="0" w:space="0" w:color="auto"/>
            <w:bottom w:val="none" w:sz="0" w:space="0" w:color="auto"/>
            <w:right w:val="none" w:sz="0" w:space="0" w:color="auto"/>
          </w:divBdr>
        </w:div>
        <w:div w:id="482086108">
          <w:marLeft w:val="480"/>
          <w:marRight w:val="0"/>
          <w:marTop w:val="0"/>
          <w:marBottom w:val="0"/>
          <w:divBdr>
            <w:top w:val="none" w:sz="0" w:space="0" w:color="auto"/>
            <w:left w:val="none" w:sz="0" w:space="0" w:color="auto"/>
            <w:bottom w:val="none" w:sz="0" w:space="0" w:color="auto"/>
            <w:right w:val="none" w:sz="0" w:space="0" w:color="auto"/>
          </w:divBdr>
        </w:div>
        <w:div w:id="549151979">
          <w:marLeft w:val="480"/>
          <w:marRight w:val="0"/>
          <w:marTop w:val="0"/>
          <w:marBottom w:val="0"/>
          <w:divBdr>
            <w:top w:val="none" w:sz="0" w:space="0" w:color="auto"/>
            <w:left w:val="none" w:sz="0" w:space="0" w:color="auto"/>
            <w:bottom w:val="none" w:sz="0" w:space="0" w:color="auto"/>
            <w:right w:val="none" w:sz="0" w:space="0" w:color="auto"/>
          </w:divBdr>
        </w:div>
        <w:div w:id="550459393">
          <w:marLeft w:val="480"/>
          <w:marRight w:val="0"/>
          <w:marTop w:val="0"/>
          <w:marBottom w:val="0"/>
          <w:divBdr>
            <w:top w:val="none" w:sz="0" w:space="0" w:color="auto"/>
            <w:left w:val="none" w:sz="0" w:space="0" w:color="auto"/>
            <w:bottom w:val="none" w:sz="0" w:space="0" w:color="auto"/>
            <w:right w:val="none" w:sz="0" w:space="0" w:color="auto"/>
          </w:divBdr>
        </w:div>
        <w:div w:id="563373473">
          <w:marLeft w:val="480"/>
          <w:marRight w:val="0"/>
          <w:marTop w:val="0"/>
          <w:marBottom w:val="0"/>
          <w:divBdr>
            <w:top w:val="none" w:sz="0" w:space="0" w:color="auto"/>
            <w:left w:val="none" w:sz="0" w:space="0" w:color="auto"/>
            <w:bottom w:val="none" w:sz="0" w:space="0" w:color="auto"/>
            <w:right w:val="none" w:sz="0" w:space="0" w:color="auto"/>
          </w:divBdr>
        </w:div>
        <w:div w:id="667563475">
          <w:marLeft w:val="480"/>
          <w:marRight w:val="0"/>
          <w:marTop w:val="0"/>
          <w:marBottom w:val="0"/>
          <w:divBdr>
            <w:top w:val="none" w:sz="0" w:space="0" w:color="auto"/>
            <w:left w:val="none" w:sz="0" w:space="0" w:color="auto"/>
            <w:bottom w:val="none" w:sz="0" w:space="0" w:color="auto"/>
            <w:right w:val="none" w:sz="0" w:space="0" w:color="auto"/>
          </w:divBdr>
        </w:div>
        <w:div w:id="719868568">
          <w:marLeft w:val="480"/>
          <w:marRight w:val="0"/>
          <w:marTop w:val="0"/>
          <w:marBottom w:val="0"/>
          <w:divBdr>
            <w:top w:val="none" w:sz="0" w:space="0" w:color="auto"/>
            <w:left w:val="none" w:sz="0" w:space="0" w:color="auto"/>
            <w:bottom w:val="none" w:sz="0" w:space="0" w:color="auto"/>
            <w:right w:val="none" w:sz="0" w:space="0" w:color="auto"/>
          </w:divBdr>
        </w:div>
        <w:div w:id="808091585">
          <w:marLeft w:val="480"/>
          <w:marRight w:val="0"/>
          <w:marTop w:val="0"/>
          <w:marBottom w:val="0"/>
          <w:divBdr>
            <w:top w:val="none" w:sz="0" w:space="0" w:color="auto"/>
            <w:left w:val="none" w:sz="0" w:space="0" w:color="auto"/>
            <w:bottom w:val="none" w:sz="0" w:space="0" w:color="auto"/>
            <w:right w:val="none" w:sz="0" w:space="0" w:color="auto"/>
          </w:divBdr>
        </w:div>
        <w:div w:id="838227195">
          <w:marLeft w:val="480"/>
          <w:marRight w:val="0"/>
          <w:marTop w:val="0"/>
          <w:marBottom w:val="0"/>
          <w:divBdr>
            <w:top w:val="none" w:sz="0" w:space="0" w:color="auto"/>
            <w:left w:val="none" w:sz="0" w:space="0" w:color="auto"/>
            <w:bottom w:val="none" w:sz="0" w:space="0" w:color="auto"/>
            <w:right w:val="none" w:sz="0" w:space="0" w:color="auto"/>
          </w:divBdr>
        </w:div>
        <w:div w:id="884027887">
          <w:marLeft w:val="480"/>
          <w:marRight w:val="0"/>
          <w:marTop w:val="0"/>
          <w:marBottom w:val="0"/>
          <w:divBdr>
            <w:top w:val="none" w:sz="0" w:space="0" w:color="auto"/>
            <w:left w:val="none" w:sz="0" w:space="0" w:color="auto"/>
            <w:bottom w:val="none" w:sz="0" w:space="0" w:color="auto"/>
            <w:right w:val="none" w:sz="0" w:space="0" w:color="auto"/>
          </w:divBdr>
        </w:div>
        <w:div w:id="910117761">
          <w:marLeft w:val="480"/>
          <w:marRight w:val="0"/>
          <w:marTop w:val="0"/>
          <w:marBottom w:val="0"/>
          <w:divBdr>
            <w:top w:val="none" w:sz="0" w:space="0" w:color="auto"/>
            <w:left w:val="none" w:sz="0" w:space="0" w:color="auto"/>
            <w:bottom w:val="none" w:sz="0" w:space="0" w:color="auto"/>
            <w:right w:val="none" w:sz="0" w:space="0" w:color="auto"/>
          </w:divBdr>
        </w:div>
        <w:div w:id="1021972631">
          <w:marLeft w:val="480"/>
          <w:marRight w:val="0"/>
          <w:marTop w:val="0"/>
          <w:marBottom w:val="0"/>
          <w:divBdr>
            <w:top w:val="none" w:sz="0" w:space="0" w:color="auto"/>
            <w:left w:val="none" w:sz="0" w:space="0" w:color="auto"/>
            <w:bottom w:val="none" w:sz="0" w:space="0" w:color="auto"/>
            <w:right w:val="none" w:sz="0" w:space="0" w:color="auto"/>
          </w:divBdr>
        </w:div>
        <w:div w:id="1057361947">
          <w:marLeft w:val="480"/>
          <w:marRight w:val="0"/>
          <w:marTop w:val="0"/>
          <w:marBottom w:val="0"/>
          <w:divBdr>
            <w:top w:val="none" w:sz="0" w:space="0" w:color="auto"/>
            <w:left w:val="none" w:sz="0" w:space="0" w:color="auto"/>
            <w:bottom w:val="none" w:sz="0" w:space="0" w:color="auto"/>
            <w:right w:val="none" w:sz="0" w:space="0" w:color="auto"/>
          </w:divBdr>
        </w:div>
        <w:div w:id="1057973328">
          <w:marLeft w:val="480"/>
          <w:marRight w:val="0"/>
          <w:marTop w:val="0"/>
          <w:marBottom w:val="0"/>
          <w:divBdr>
            <w:top w:val="none" w:sz="0" w:space="0" w:color="auto"/>
            <w:left w:val="none" w:sz="0" w:space="0" w:color="auto"/>
            <w:bottom w:val="none" w:sz="0" w:space="0" w:color="auto"/>
            <w:right w:val="none" w:sz="0" w:space="0" w:color="auto"/>
          </w:divBdr>
        </w:div>
        <w:div w:id="1067000390">
          <w:marLeft w:val="480"/>
          <w:marRight w:val="0"/>
          <w:marTop w:val="0"/>
          <w:marBottom w:val="0"/>
          <w:divBdr>
            <w:top w:val="none" w:sz="0" w:space="0" w:color="auto"/>
            <w:left w:val="none" w:sz="0" w:space="0" w:color="auto"/>
            <w:bottom w:val="none" w:sz="0" w:space="0" w:color="auto"/>
            <w:right w:val="none" w:sz="0" w:space="0" w:color="auto"/>
          </w:divBdr>
        </w:div>
        <w:div w:id="1189366142">
          <w:marLeft w:val="480"/>
          <w:marRight w:val="0"/>
          <w:marTop w:val="0"/>
          <w:marBottom w:val="0"/>
          <w:divBdr>
            <w:top w:val="none" w:sz="0" w:space="0" w:color="auto"/>
            <w:left w:val="none" w:sz="0" w:space="0" w:color="auto"/>
            <w:bottom w:val="none" w:sz="0" w:space="0" w:color="auto"/>
            <w:right w:val="none" w:sz="0" w:space="0" w:color="auto"/>
          </w:divBdr>
        </w:div>
        <w:div w:id="1228875857">
          <w:marLeft w:val="480"/>
          <w:marRight w:val="0"/>
          <w:marTop w:val="0"/>
          <w:marBottom w:val="0"/>
          <w:divBdr>
            <w:top w:val="none" w:sz="0" w:space="0" w:color="auto"/>
            <w:left w:val="none" w:sz="0" w:space="0" w:color="auto"/>
            <w:bottom w:val="none" w:sz="0" w:space="0" w:color="auto"/>
            <w:right w:val="none" w:sz="0" w:space="0" w:color="auto"/>
          </w:divBdr>
        </w:div>
        <w:div w:id="1233388295">
          <w:marLeft w:val="480"/>
          <w:marRight w:val="0"/>
          <w:marTop w:val="0"/>
          <w:marBottom w:val="0"/>
          <w:divBdr>
            <w:top w:val="none" w:sz="0" w:space="0" w:color="auto"/>
            <w:left w:val="none" w:sz="0" w:space="0" w:color="auto"/>
            <w:bottom w:val="none" w:sz="0" w:space="0" w:color="auto"/>
            <w:right w:val="none" w:sz="0" w:space="0" w:color="auto"/>
          </w:divBdr>
        </w:div>
        <w:div w:id="1283535672">
          <w:marLeft w:val="480"/>
          <w:marRight w:val="0"/>
          <w:marTop w:val="0"/>
          <w:marBottom w:val="0"/>
          <w:divBdr>
            <w:top w:val="none" w:sz="0" w:space="0" w:color="auto"/>
            <w:left w:val="none" w:sz="0" w:space="0" w:color="auto"/>
            <w:bottom w:val="none" w:sz="0" w:space="0" w:color="auto"/>
            <w:right w:val="none" w:sz="0" w:space="0" w:color="auto"/>
          </w:divBdr>
        </w:div>
        <w:div w:id="1373531905">
          <w:marLeft w:val="480"/>
          <w:marRight w:val="0"/>
          <w:marTop w:val="0"/>
          <w:marBottom w:val="0"/>
          <w:divBdr>
            <w:top w:val="none" w:sz="0" w:space="0" w:color="auto"/>
            <w:left w:val="none" w:sz="0" w:space="0" w:color="auto"/>
            <w:bottom w:val="none" w:sz="0" w:space="0" w:color="auto"/>
            <w:right w:val="none" w:sz="0" w:space="0" w:color="auto"/>
          </w:divBdr>
        </w:div>
        <w:div w:id="1407411261">
          <w:marLeft w:val="480"/>
          <w:marRight w:val="0"/>
          <w:marTop w:val="0"/>
          <w:marBottom w:val="0"/>
          <w:divBdr>
            <w:top w:val="none" w:sz="0" w:space="0" w:color="auto"/>
            <w:left w:val="none" w:sz="0" w:space="0" w:color="auto"/>
            <w:bottom w:val="none" w:sz="0" w:space="0" w:color="auto"/>
            <w:right w:val="none" w:sz="0" w:space="0" w:color="auto"/>
          </w:divBdr>
        </w:div>
        <w:div w:id="1424523224">
          <w:marLeft w:val="480"/>
          <w:marRight w:val="0"/>
          <w:marTop w:val="0"/>
          <w:marBottom w:val="0"/>
          <w:divBdr>
            <w:top w:val="none" w:sz="0" w:space="0" w:color="auto"/>
            <w:left w:val="none" w:sz="0" w:space="0" w:color="auto"/>
            <w:bottom w:val="none" w:sz="0" w:space="0" w:color="auto"/>
            <w:right w:val="none" w:sz="0" w:space="0" w:color="auto"/>
          </w:divBdr>
        </w:div>
        <w:div w:id="1430853120">
          <w:marLeft w:val="480"/>
          <w:marRight w:val="0"/>
          <w:marTop w:val="0"/>
          <w:marBottom w:val="0"/>
          <w:divBdr>
            <w:top w:val="none" w:sz="0" w:space="0" w:color="auto"/>
            <w:left w:val="none" w:sz="0" w:space="0" w:color="auto"/>
            <w:bottom w:val="none" w:sz="0" w:space="0" w:color="auto"/>
            <w:right w:val="none" w:sz="0" w:space="0" w:color="auto"/>
          </w:divBdr>
        </w:div>
        <w:div w:id="1436753692">
          <w:marLeft w:val="480"/>
          <w:marRight w:val="0"/>
          <w:marTop w:val="0"/>
          <w:marBottom w:val="0"/>
          <w:divBdr>
            <w:top w:val="none" w:sz="0" w:space="0" w:color="auto"/>
            <w:left w:val="none" w:sz="0" w:space="0" w:color="auto"/>
            <w:bottom w:val="none" w:sz="0" w:space="0" w:color="auto"/>
            <w:right w:val="none" w:sz="0" w:space="0" w:color="auto"/>
          </w:divBdr>
        </w:div>
        <w:div w:id="1438018527">
          <w:marLeft w:val="480"/>
          <w:marRight w:val="0"/>
          <w:marTop w:val="0"/>
          <w:marBottom w:val="0"/>
          <w:divBdr>
            <w:top w:val="none" w:sz="0" w:space="0" w:color="auto"/>
            <w:left w:val="none" w:sz="0" w:space="0" w:color="auto"/>
            <w:bottom w:val="none" w:sz="0" w:space="0" w:color="auto"/>
            <w:right w:val="none" w:sz="0" w:space="0" w:color="auto"/>
          </w:divBdr>
        </w:div>
        <w:div w:id="1452280034">
          <w:marLeft w:val="480"/>
          <w:marRight w:val="0"/>
          <w:marTop w:val="0"/>
          <w:marBottom w:val="0"/>
          <w:divBdr>
            <w:top w:val="none" w:sz="0" w:space="0" w:color="auto"/>
            <w:left w:val="none" w:sz="0" w:space="0" w:color="auto"/>
            <w:bottom w:val="none" w:sz="0" w:space="0" w:color="auto"/>
            <w:right w:val="none" w:sz="0" w:space="0" w:color="auto"/>
          </w:divBdr>
        </w:div>
        <w:div w:id="1518079335">
          <w:marLeft w:val="480"/>
          <w:marRight w:val="0"/>
          <w:marTop w:val="0"/>
          <w:marBottom w:val="0"/>
          <w:divBdr>
            <w:top w:val="none" w:sz="0" w:space="0" w:color="auto"/>
            <w:left w:val="none" w:sz="0" w:space="0" w:color="auto"/>
            <w:bottom w:val="none" w:sz="0" w:space="0" w:color="auto"/>
            <w:right w:val="none" w:sz="0" w:space="0" w:color="auto"/>
          </w:divBdr>
        </w:div>
        <w:div w:id="1645043173">
          <w:marLeft w:val="480"/>
          <w:marRight w:val="0"/>
          <w:marTop w:val="0"/>
          <w:marBottom w:val="0"/>
          <w:divBdr>
            <w:top w:val="none" w:sz="0" w:space="0" w:color="auto"/>
            <w:left w:val="none" w:sz="0" w:space="0" w:color="auto"/>
            <w:bottom w:val="none" w:sz="0" w:space="0" w:color="auto"/>
            <w:right w:val="none" w:sz="0" w:space="0" w:color="auto"/>
          </w:divBdr>
        </w:div>
        <w:div w:id="1660116966">
          <w:marLeft w:val="480"/>
          <w:marRight w:val="0"/>
          <w:marTop w:val="0"/>
          <w:marBottom w:val="0"/>
          <w:divBdr>
            <w:top w:val="none" w:sz="0" w:space="0" w:color="auto"/>
            <w:left w:val="none" w:sz="0" w:space="0" w:color="auto"/>
            <w:bottom w:val="none" w:sz="0" w:space="0" w:color="auto"/>
            <w:right w:val="none" w:sz="0" w:space="0" w:color="auto"/>
          </w:divBdr>
        </w:div>
        <w:div w:id="1676610660">
          <w:marLeft w:val="480"/>
          <w:marRight w:val="0"/>
          <w:marTop w:val="0"/>
          <w:marBottom w:val="0"/>
          <w:divBdr>
            <w:top w:val="none" w:sz="0" w:space="0" w:color="auto"/>
            <w:left w:val="none" w:sz="0" w:space="0" w:color="auto"/>
            <w:bottom w:val="none" w:sz="0" w:space="0" w:color="auto"/>
            <w:right w:val="none" w:sz="0" w:space="0" w:color="auto"/>
          </w:divBdr>
        </w:div>
        <w:div w:id="1724979838">
          <w:marLeft w:val="480"/>
          <w:marRight w:val="0"/>
          <w:marTop w:val="0"/>
          <w:marBottom w:val="0"/>
          <w:divBdr>
            <w:top w:val="none" w:sz="0" w:space="0" w:color="auto"/>
            <w:left w:val="none" w:sz="0" w:space="0" w:color="auto"/>
            <w:bottom w:val="none" w:sz="0" w:space="0" w:color="auto"/>
            <w:right w:val="none" w:sz="0" w:space="0" w:color="auto"/>
          </w:divBdr>
        </w:div>
        <w:div w:id="1800341791">
          <w:marLeft w:val="480"/>
          <w:marRight w:val="0"/>
          <w:marTop w:val="0"/>
          <w:marBottom w:val="0"/>
          <w:divBdr>
            <w:top w:val="none" w:sz="0" w:space="0" w:color="auto"/>
            <w:left w:val="none" w:sz="0" w:space="0" w:color="auto"/>
            <w:bottom w:val="none" w:sz="0" w:space="0" w:color="auto"/>
            <w:right w:val="none" w:sz="0" w:space="0" w:color="auto"/>
          </w:divBdr>
        </w:div>
        <w:div w:id="1826317439">
          <w:marLeft w:val="480"/>
          <w:marRight w:val="0"/>
          <w:marTop w:val="0"/>
          <w:marBottom w:val="0"/>
          <w:divBdr>
            <w:top w:val="none" w:sz="0" w:space="0" w:color="auto"/>
            <w:left w:val="none" w:sz="0" w:space="0" w:color="auto"/>
            <w:bottom w:val="none" w:sz="0" w:space="0" w:color="auto"/>
            <w:right w:val="none" w:sz="0" w:space="0" w:color="auto"/>
          </w:divBdr>
        </w:div>
        <w:div w:id="1832208625">
          <w:marLeft w:val="480"/>
          <w:marRight w:val="0"/>
          <w:marTop w:val="0"/>
          <w:marBottom w:val="0"/>
          <w:divBdr>
            <w:top w:val="none" w:sz="0" w:space="0" w:color="auto"/>
            <w:left w:val="none" w:sz="0" w:space="0" w:color="auto"/>
            <w:bottom w:val="none" w:sz="0" w:space="0" w:color="auto"/>
            <w:right w:val="none" w:sz="0" w:space="0" w:color="auto"/>
          </w:divBdr>
        </w:div>
        <w:div w:id="1855876442">
          <w:marLeft w:val="480"/>
          <w:marRight w:val="0"/>
          <w:marTop w:val="0"/>
          <w:marBottom w:val="0"/>
          <w:divBdr>
            <w:top w:val="none" w:sz="0" w:space="0" w:color="auto"/>
            <w:left w:val="none" w:sz="0" w:space="0" w:color="auto"/>
            <w:bottom w:val="none" w:sz="0" w:space="0" w:color="auto"/>
            <w:right w:val="none" w:sz="0" w:space="0" w:color="auto"/>
          </w:divBdr>
        </w:div>
        <w:div w:id="1864368406">
          <w:marLeft w:val="480"/>
          <w:marRight w:val="0"/>
          <w:marTop w:val="0"/>
          <w:marBottom w:val="0"/>
          <w:divBdr>
            <w:top w:val="none" w:sz="0" w:space="0" w:color="auto"/>
            <w:left w:val="none" w:sz="0" w:space="0" w:color="auto"/>
            <w:bottom w:val="none" w:sz="0" w:space="0" w:color="auto"/>
            <w:right w:val="none" w:sz="0" w:space="0" w:color="auto"/>
          </w:divBdr>
        </w:div>
        <w:div w:id="1883663150">
          <w:marLeft w:val="480"/>
          <w:marRight w:val="0"/>
          <w:marTop w:val="0"/>
          <w:marBottom w:val="0"/>
          <w:divBdr>
            <w:top w:val="none" w:sz="0" w:space="0" w:color="auto"/>
            <w:left w:val="none" w:sz="0" w:space="0" w:color="auto"/>
            <w:bottom w:val="none" w:sz="0" w:space="0" w:color="auto"/>
            <w:right w:val="none" w:sz="0" w:space="0" w:color="auto"/>
          </w:divBdr>
        </w:div>
        <w:div w:id="1896773036">
          <w:marLeft w:val="480"/>
          <w:marRight w:val="0"/>
          <w:marTop w:val="0"/>
          <w:marBottom w:val="0"/>
          <w:divBdr>
            <w:top w:val="none" w:sz="0" w:space="0" w:color="auto"/>
            <w:left w:val="none" w:sz="0" w:space="0" w:color="auto"/>
            <w:bottom w:val="none" w:sz="0" w:space="0" w:color="auto"/>
            <w:right w:val="none" w:sz="0" w:space="0" w:color="auto"/>
          </w:divBdr>
        </w:div>
        <w:div w:id="1918903363">
          <w:marLeft w:val="480"/>
          <w:marRight w:val="0"/>
          <w:marTop w:val="0"/>
          <w:marBottom w:val="0"/>
          <w:divBdr>
            <w:top w:val="none" w:sz="0" w:space="0" w:color="auto"/>
            <w:left w:val="none" w:sz="0" w:space="0" w:color="auto"/>
            <w:bottom w:val="none" w:sz="0" w:space="0" w:color="auto"/>
            <w:right w:val="none" w:sz="0" w:space="0" w:color="auto"/>
          </w:divBdr>
        </w:div>
        <w:div w:id="1977369649">
          <w:marLeft w:val="480"/>
          <w:marRight w:val="0"/>
          <w:marTop w:val="0"/>
          <w:marBottom w:val="0"/>
          <w:divBdr>
            <w:top w:val="none" w:sz="0" w:space="0" w:color="auto"/>
            <w:left w:val="none" w:sz="0" w:space="0" w:color="auto"/>
            <w:bottom w:val="none" w:sz="0" w:space="0" w:color="auto"/>
            <w:right w:val="none" w:sz="0" w:space="0" w:color="auto"/>
          </w:divBdr>
        </w:div>
        <w:div w:id="1992367775">
          <w:marLeft w:val="480"/>
          <w:marRight w:val="0"/>
          <w:marTop w:val="0"/>
          <w:marBottom w:val="0"/>
          <w:divBdr>
            <w:top w:val="none" w:sz="0" w:space="0" w:color="auto"/>
            <w:left w:val="none" w:sz="0" w:space="0" w:color="auto"/>
            <w:bottom w:val="none" w:sz="0" w:space="0" w:color="auto"/>
            <w:right w:val="none" w:sz="0" w:space="0" w:color="auto"/>
          </w:divBdr>
        </w:div>
        <w:div w:id="2041274371">
          <w:marLeft w:val="480"/>
          <w:marRight w:val="0"/>
          <w:marTop w:val="0"/>
          <w:marBottom w:val="0"/>
          <w:divBdr>
            <w:top w:val="none" w:sz="0" w:space="0" w:color="auto"/>
            <w:left w:val="none" w:sz="0" w:space="0" w:color="auto"/>
            <w:bottom w:val="none" w:sz="0" w:space="0" w:color="auto"/>
            <w:right w:val="none" w:sz="0" w:space="0" w:color="auto"/>
          </w:divBdr>
        </w:div>
        <w:div w:id="2060323663">
          <w:marLeft w:val="480"/>
          <w:marRight w:val="0"/>
          <w:marTop w:val="0"/>
          <w:marBottom w:val="0"/>
          <w:divBdr>
            <w:top w:val="none" w:sz="0" w:space="0" w:color="auto"/>
            <w:left w:val="none" w:sz="0" w:space="0" w:color="auto"/>
            <w:bottom w:val="none" w:sz="0" w:space="0" w:color="auto"/>
            <w:right w:val="none" w:sz="0" w:space="0" w:color="auto"/>
          </w:divBdr>
        </w:div>
        <w:div w:id="2079474684">
          <w:marLeft w:val="480"/>
          <w:marRight w:val="0"/>
          <w:marTop w:val="0"/>
          <w:marBottom w:val="0"/>
          <w:divBdr>
            <w:top w:val="none" w:sz="0" w:space="0" w:color="auto"/>
            <w:left w:val="none" w:sz="0" w:space="0" w:color="auto"/>
            <w:bottom w:val="none" w:sz="0" w:space="0" w:color="auto"/>
            <w:right w:val="none" w:sz="0" w:space="0" w:color="auto"/>
          </w:divBdr>
        </w:div>
      </w:divsChild>
    </w:div>
    <w:div w:id="503133822">
      <w:marLeft w:val="480"/>
      <w:marRight w:val="0"/>
      <w:marTop w:val="0"/>
      <w:marBottom w:val="0"/>
      <w:divBdr>
        <w:top w:val="none" w:sz="0" w:space="0" w:color="auto"/>
        <w:left w:val="none" w:sz="0" w:space="0" w:color="auto"/>
        <w:bottom w:val="none" w:sz="0" w:space="0" w:color="auto"/>
        <w:right w:val="none" w:sz="0" w:space="0" w:color="auto"/>
      </w:divBdr>
    </w:div>
    <w:div w:id="503325749">
      <w:bodyDiv w:val="1"/>
      <w:marLeft w:val="0"/>
      <w:marRight w:val="0"/>
      <w:marTop w:val="0"/>
      <w:marBottom w:val="0"/>
      <w:divBdr>
        <w:top w:val="none" w:sz="0" w:space="0" w:color="auto"/>
        <w:left w:val="none" w:sz="0" w:space="0" w:color="auto"/>
        <w:bottom w:val="none" w:sz="0" w:space="0" w:color="auto"/>
        <w:right w:val="none" w:sz="0" w:space="0" w:color="auto"/>
      </w:divBdr>
    </w:div>
    <w:div w:id="503857467">
      <w:marLeft w:val="640"/>
      <w:marRight w:val="0"/>
      <w:marTop w:val="0"/>
      <w:marBottom w:val="0"/>
      <w:divBdr>
        <w:top w:val="none" w:sz="0" w:space="0" w:color="auto"/>
        <w:left w:val="none" w:sz="0" w:space="0" w:color="auto"/>
        <w:bottom w:val="none" w:sz="0" w:space="0" w:color="auto"/>
        <w:right w:val="none" w:sz="0" w:space="0" w:color="auto"/>
      </w:divBdr>
    </w:div>
    <w:div w:id="505099416">
      <w:bodyDiv w:val="1"/>
      <w:marLeft w:val="0"/>
      <w:marRight w:val="0"/>
      <w:marTop w:val="0"/>
      <w:marBottom w:val="0"/>
      <w:divBdr>
        <w:top w:val="none" w:sz="0" w:space="0" w:color="auto"/>
        <w:left w:val="none" w:sz="0" w:space="0" w:color="auto"/>
        <w:bottom w:val="none" w:sz="0" w:space="0" w:color="auto"/>
        <w:right w:val="none" w:sz="0" w:space="0" w:color="auto"/>
      </w:divBdr>
    </w:div>
    <w:div w:id="505245148">
      <w:marLeft w:val="640"/>
      <w:marRight w:val="0"/>
      <w:marTop w:val="0"/>
      <w:marBottom w:val="0"/>
      <w:divBdr>
        <w:top w:val="none" w:sz="0" w:space="0" w:color="auto"/>
        <w:left w:val="none" w:sz="0" w:space="0" w:color="auto"/>
        <w:bottom w:val="none" w:sz="0" w:space="0" w:color="auto"/>
        <w:right w:val="none" w:sz="0" w:space="0" w:color="auto"/>
      </w:divBdr>
    </w:div>
    <w:div w:id="505480420">
      <w:marLeft w:val="640"/>
      <w:marRight w:val="0"/>
      <w:marTop w:val="0"/>
      <w:marBottom w:val="0"/>
      <w:divBdr>
        <w:top w:val="none" w:sz="0" w:space="0" w:color="auto"/>
        <w:left w:val="none" w:sz="0" w:space="0" w:color="auto"/>
        <w:bottom w:val="none" w:sz="0" w:space="0" w:color="auto"/>
        <w:right w:val="none" w:sz="0" w:space="0" w:color="auto"/>
      </w:divBdr>
    </w:div>
    <w:div w:id="505633139">
      <w:bodyDiv w:val="1"/>
      <w:marLeft w:val="0"/>
      <w:marRight w:val="0"/>
      <w:marTop w:val="0"/>
      <w:marBottom w:val="0"/>
      <w:divBdr>
        <w:top w:val="none" w:sz="0" w:space="0" w:color="auto"/>
        <w:left w:val="none" w:sz="0" w:space="0" w:color="auto"/>
        <w:bottom w:val="none" w:sz="0" w:space="0" w:color="auto"/>
        <w:right w:val="none" w:sz="0" w:space="0" w:color="auto"/>
      </w:divBdr>
      <w:divsChild>
        <w:div w:id="25108579">
          <w:marLeft w:val="480"/>
          <w:marRight w:val="0"/>
          <w:marTop w:val="0"/>
          <w:marBottom w:val="0"/>
          <w:divBdr>
            <w:top w:val="none" w:sz="0" w:space="0" w:color="auto"/>
            <w:left w:val="none" w:sz="0" w:space="0" w:color="auto"/>
            <w:bottom w:val="none" w:sz="0" w:space="0" w:color="auto"/>
            <w:right w:val="none" w:sz="0" w:space="0" w:color="auto"/>
          </w:divBdr>
        </w:div>
        <w:div w:id="25722467">
          <w:marLeft w:val="480"/>
          <w:marRight w:val="0"/>
          <w:marTop w:val="0"/>
          <w:marBottom w:val="0"/>
          <w:divBdr>
            <w:top w:val="none" w:sz="0" w:space="0" w:color="auto"/>
            <w:left w:val="none" w:sz="0" w:space="0" w:color="auto"/>
            <w:bottom w:val="none" w:sz="0" w:space="0" w:color="auto"/>
            <w:right w:val="none" w:sz="0" w:space="0" w:color="auto"/>
          </w:divBdr>
        </w:div>
        <w:div w:id="60446477">
          <w:marLeft w:val="480"/>
          <w:marRight w:val="0"/>
          <w:marTop w:val="0"/>
          <w:marBottom w:val="0"/>
          <w:divBdr>
            <w:top w:val="none" w:sz="0" w:space="0" w:color="auto"/>
            <w:left w:val="none" w:sz="0" w:space="0" w:color="auto"/>
            <w:bottom w:val="none" w:sz="0" w:space="0" w:color="auto"/>
            <w:right w:val="none" w:sz="0" w:space="0" w:color="auto"/>
          </w:divBdr>
        </w:div>
        <w:div w:id="78798784">
          <w:marLeft w:val="480"/>
          <w:marRight w:val="0"/>
          <w:marTop w:val="0"/>
          <w:marBottom w:val="0"/>
          <w:divBdr>
            <w:top w:val="none" w:sz="0" w:space="0" w:color="auto"/>
            <w:left w:val="none" w:sz="0" w:space="0" w:color="auto"/>
            <w:bottom w:val="none" w:sz="0" w:space="0" w:color="auto"/>
            <w:right w:val="none" w:sz="0" w:space="0" w:color="auto"/>
          </w:divBdr>
        </w:div>
        <w:div w:id="86853578">
          <w:marLeft w:val="480"/>
          <w:marRight w:val="0"/>
          <w:marTop w:val="0"/>
          <w:marBottom w:val="0"/>
          <w:divBdr>
            <w:top w:val="none" w:sz="0" w:space="0" w:color="auto"/>
            <w:left w:val="none" w:sz="0" w:space="0" w:color="auto"/>
            <w:bottom w:val="none" w:sz="0" w:space="0" w:color="auto"/>
            <w:right w:val="none" w:sz="0" w:space="0" w:color="auto"/>
          </w:divBdr>
        </w:div>
        <w:div w:id="102842450">
          <w:marLeft w:val="480"/>
          <w:marRight w:val="0"/>
          <w:marTop w:val="0"/>
          <w:marBottom w:val="0"/>
          <w:divBdr>
            <w:top w:val="none" w:sz="0" w:space="0" w:color="auto"/>
            <w:left w:val="none" w:sz="0" w:space="0" w:color="auto"/>
            <w:bottom w:val="none" w:sz="0" w:space="0" w:color="auto"/>
            <w:right w:val="none" w:sz="0" w:space="0" w:color="auto"/>
          </w:divBdr>
        </w:div>
        <w:div w:id="106897715">
          <w:marLeft w:val="480"/>
          <w:marRight w:val="0"/>
          <w:marTop w:val="0"/>
          <w:marBottom w:val="0"/>
          <w:divBdr>
            <w:top w:val="none" w:sz="0" w:space="0" w:color="auto"/>
            <w:left w:val="none" w:sz="0" w:space="0" w:color="auto"/>
            <w:bottom w:val="none" w:sz="0" w:space="0" w:color="auto"/>
            <w:right w:val="none" w:sz="0" w:space="0" w:color="auto"/>
          </w:divBdr>
        </w:div>
        <w:div w:id="147795134">
          <w:marLeft w:val="480"/>
          <w:marRight w:val="0"/>
          <w:marTop w:val="0"/>
          <w:marBottom w:val="0"/>
          <w:divBdr>
            <w:top w:val="none" w:sz="0" w:space="0" w:color="auto"/>
            <w:left w:val="none" w:sz="0" w:space="0" w:color="auto"/>
            <w:bottom w:val="none" w:sz="0" w:space="0" w:color="auto"/>
            <w:right w:val="none" w:sz="0" w:space="0" w:color="auto"/>
          </w:divBdr>
        </w:div>
        <w:div w:id="238950885">
          <w:marLeft w:val="480"/>
          <w:marRight w:val="0"/>
          <w:marTop w:val="0"/>
          <w:marBottom w:val="0"/>
          <w:divBdr>
            <w:top w:val="none" w:sz="0" w:space="0" w:color="auto"/>
            <w:left w:val="none" w:sz="0" w:space="0" w:color="auto"/>
            <w:bottom w:val="none" w:sz="0" w:space="0" w:color="auto"/>
            <w:right w:val="none" w:sz="0" w:space="0" w:color="auto"/>
          </w:divBdr>
        </w:div>
        <w:div w:id="284434085">
          <w:marLeft w:val="480"/>
          <w:marRight w:val="0"/>
          <w:marTop w:val="0"/>
          <w:marBottom w:val="0"/>
          <w:divBdr>
            <w:top w:val="none" w:sz="0" w:space="0" w:color="auto"/>
            <w:left w:val="none" w:sz="0" w:space="0" w:color="auto"/>
            <w:bottom w:val="none" w:sz="0" w:space="0" w:color="auto"/>
            <w:right w:val="none" w:sz="0" w:space="0" w:color="auto"/>
          </w:divBdr>
        </w:div>
        <w:div w:id="297028561">
          <w:marLeft w:val="480"/>
          <w:marRight w:val="0"/>
          <w:marTop w:val="0"/>
          <w:marBottom w:val="0"/>
          <w:divBdr>
            <w:top w:val="none" w:sz="0" w:space="0" w:color="auto"/>
            <w:left w:val="none" w:sz="0" w:space="0" w:color="auto"/>
            <w:bottom w:val="none" w:sz="0" w:space="0" w:color="auto"/>
            <w:right w:val="none" w:sz="0" w:space="0" w:color="auto"/>
          </w:divBdr>
        </w:div>
        <w:div w:id="359554449">
          <w:marLeft w:val="480"/>
          <w:marRight w:val="0"/>
          <w:marTop w:val="0"/>
          <w:marBottom w:val="0"/>
          <w:divBdr>
            <w:top w:val="none" w:sz="0" w:space="0" w:color="auto"/>
            <w:left w:val="none" w:sz="0" w:space="0" w:color="auto"/>
            <w:bottom w:val="none" w:sz="0" w:space="0" w:color="auto"/>
            <w:right w:val="none" w:sz="0" w:space="0" w:color="auto"/>
          </w:divBdr>
        </w:div>
        <w:div w:id="409274014">
          <w:marLeft w:val="480"/>
          <w:marRight w:val="0"/>
          <w:marTop w:val="0"/>
          <w:marBottom w:val="0"/>
          <w:divBdr>
            <w:top w:val="none" w:sz="0" w:space="0" w:color="auto"/>
            <w:left w:val="none" w:sz="0" w:space="0" w:color="auto"/>
            <w:bottom w:val="none" w:sz="0" w:space="0" w:color="auto"/>
            <w:right w:val="none" w:sz="0" w:space="0" w:color="auto"/>
          </w:divBdr>
        </w:div>
        <w:div w:id="481504918">
          <w:marLeft w:val="480"/>
          <w:marRight w:val="0"/>
          <w:marTop w:val="0"/>
          <w:marBottom w:val="0"/>
          <w:divBdr>
            <w:top w:val="none" w:sz="0" w:space="0" w:color="auto"/>
            <w:left w:val="none" w:sz="0" w:space="0" w:color="auto"/>
            <w:bottom w:val="none" w:sz="0" w:space="0" w:color="auto"/>
            <w:right w:val="none" w:sz="0" w:space="0" w:color="auto"/>
          </w:divBdr>
        </w:div>
        <w:div w:id="500970915">
          <w:marLeft w:val="480"/>
          <w:marRight w:val="0"/>
          <w:marTop w:val="0"/>
          <w:marBottom w:val="0"/>
          <w:divBdr>
            <w:top w:val="none" w:sz="0" w:space="0" w:color="auto"/>
            <w:left w:val="none" w:sz="0" w:space="0" w:color="auto"/>
            <w:bottom w:val="none" w:sz="0" w:space="0" w:color="auto"/>
            <w:right w:val="none" w:sz="0" w:space="0" w:color="auto"/>
          </w:divBdr>
        </w:div>
        <w:div w:id="559366098">
          <w:marLeft w:val="480"/>
          <w:marRight w:val="0"/>
          <w:marTop w:val="0"/>
          <w:marBottom w:val="0"/>
          <w:divBdr>
            <w:top w:val="none" w:sz="0" w:space="0" w:color="auto"/>
            <w:left w:val="none" w:sz="0" w:space="0" w:color="auto"/>
            <w:bottom w:val="none" w:sz="0" w:space="0" w:color="auto"/>
            <w:right w:val="none" w:sz="0" w:space="0" w:color="auto"/>
          </w:divBdr>
        </w:div>
        <w:div w:id="590773187">
          <w:marLeft w:val="480"/>
          <w:marRight w:val="0"/>
          <w:marTop w:val="0"/>
          <w:marBottom w:val="0"/>
          <w:divBdr>
            <w:top w:val="none" w:sz="0" w:space="0" w:color="auto"/>
            <w:left w:val="none" w:sz="0" w:space="0" w:color="auto"/>
            <w:bottom w:val="none" w:sz="0" w:space="0" w:color="auto"/>
            <w:right w:val="none" w:sz="0" w:space="0" w:color="auto"/>
          </w:divBdr>
        </w:div>
        <w:div w:id="602882562">
          <w:marLeft w:val="480"/>
          <w:marRight w:val="0"/>
          <w:marTop w:val="0"/>
          <w:marBottom w:val="0"/>
          <w:divBdr>
            <w:top w:val="none" w:sz="0" w:space="0" w:color="auto"/>
            <w:left w:val="none" w:sz="0" w:space="0" w:color="auto"/>
            <w:bottom w:val="none" w:sz="0" w:space="0" w:color="auto"/>
            <w:right w:val="none" w:sz="0" w:space="0" w:color="auto"/>
          </w:divBdr>
        </w:div>
        <w:div w:id="643510511">
          <w:marLeft w:val="480"/>
          <w:marRight w:val="0"/>
          <w:marTop w:val="0"/>
          <w:marBottom w:val="0"/>
          <w:divBdr>
            <w:top w:val="none" w:sz="0" w:space="0" w:color="auto"/>
            <w:left w:val="none" w:sz="0" w:space="0" w:color="auto"/>
            <w:bottom w:val="none" w:sz="0" w:space="0" w:color="auto"/>
            <w:right w:val="none" w:sz="0" w:space="0" w:color="auto"/>
          </w:divBdr>
        </w:div>
        <w:div w:id="650712339">
          <w:marLeft w:val="480"/>
          <w:marRight w:val="0"/>
          <w:marTop w:val="0"/>
          <w:marBottom w:val="0"/>
          <w:divBdr>
            <w:top w:val="none" w:sz="0" w:space="0" w:color="auto"/>
            <w:left w:val="none" w:sz="0" w:space="0" w:color="auto"/>
            <w:bottom w:val="none" w:sz="0" w:space="0" w:color="auto"/>
            <w:right w:val="none" w:sz="0" w:space="0" w:color="auto"/>
          </w:divBdr>
        </w:div>
        <w:div w:id="653410123">
          <w:marLeft w:val="480"/>
          <w:marRight w:val="0"/>
          <w:marTop w:val="0"/>
          <w:marBottom w:val="0"/>
          <w:divBdr>
            <w:top w:val="none" w:sz="0" w:space="0" w:color="auto"/>
            <w:left w:val="none" w:sz="0" w:space="0" w:color="auto"/>
            <w:bottom w:val="none" w:sz="0" w:space="0" w:color="auto"/>
            <w:right w:val="none" w:sz="0" w:space="0" w:color="auto"/>
          </w:divBdr>
        </w:div>
        <w:div w:id="678002042">
          <w:marLeft w:val="480"/>
          <w:marRight w:val="0"/>
          <w:marTop w:val="0"/>
          <w:marBottom w:val="0"/>
          <w:divBdr>
            <w:top w:val="none" w:sz="0" w:space="0" w:color="auto"/>
            <w:left w:val="none" w:sz="0" w:space="0" w:color="auto"/>
            <w:bottom w:val="none" w:sz="0" w:space="0" w:color="auto"/>
            <w:right w:val="none" w:sz="0" w:space="0" w:color="auto"/>
          </w:divBdr>
        </w:div>
        <w:div w:id="704452633">
          <w:marLeft w:val="480"/>
          <w:marRight w:val="0"/>
          <w:marTop w:val="0"/>
          <w:marBottom w:val="0"/>
          <w:divBdr>
            <w:top w:val="none" w:sz="0" w:space="0" w:color="auto"/>
            <w:left w:val="none" w:sz="0" w:space="0" w:color="auto"/>
            <w:bottom w:val="none" w:sz="0" w:space="0" w:color="auto"/>
            <w:right w:val="none" w:sz="0" w:space="0" w:color="auto"/>
          </w:divBdr>
        </w:div>
        <w:div w:id="716470005">
          <w:marLeft w:val="480"/>
          <w:marRight w:val="0"/>
          <w:marTop w:val="0"/>
          <w:marBottom w:val="0"/>
          <w:divBdr>
            <w:top w:val="none" w:sz="0" w:space="0" w:color="auto"/>
            <w:left w:val="none" w:sz="0" w:space="0" w:color="auto"/>
            <w:bottom w:val="none" w:sz="0" w:space="0" w:color="auto"/>
            <w:right w:val="none" w:sz="0" w:space="0" w:color="auto"/>
          </w:divBdr>
        </w:div>
        <w:div w:id="822695926">
          <w:marLeft w:val="480"/>
          <w:marRight w:val="0"/>
          <w:marTop w:val="0"/>
          <w:marBottom w:val="0"/>
          <w:divBdr>
            <w:top w:val="none" w:sz="0" w:space="0" w:color="auto"/>
            <w:left w:val="none" w:sz="0" w:space="0" w:color="auto"/>
            <w:bottom w:val="none" w:sz="0" w:space="0" w:color="auto"/>
            <w:right w:val="none" w:sz="0" w:space="0" w:color="auto"/>
          </w:divBdr>
        </w:div>
        <w:div w:id="839393840">
          <w:marLeft w:val="480"/>
          <w:marRight w:val="0"/>
          <w:marTop w:val="0"/>
          <w:marBottom w:val="0"/>
          <w:divBdr>
            <w:top w:val="none" w:sz="0" w:space="0" w:color="auto"/>
            <w:left w:val="none" w:sz="0" w:space="0" w:color="auto"/>
            <w:bottom w:val="none" w:sz="0" w:space="0" w:color="auto"/>
            <w:right w:val="none" w:sz="0" w:space="0" w:color="auto"/>
          </w:divBdr>
        </w:div>
        <w:div w:id="840239660">
          <w:marLeft w:val="480"/>
          <w:marRight w:val="0"/>
          <w:marTop w:val="0"/>
          <w:marBottom w:val="0"/>
          <w:divBdr>
            <w:top w:val="none" w:sz="0" w:space="0" w:color="auto"/>
            <w:left w:val="none" w:sz="0" w:space="0" w:color="auto"/>
            <w:bottom w:val="none" w:sz="0" w:space="0" w:color="auto"/>
            <w:right w:val="none" w:sz="0" w:space="0" w:color="auto"/>
          </w:divBdr>
        </w:div>
        <w:div w:id="882524900">
          <w:marLeft w:val="480"/>
          <w:marRight w:val="0"/>
          <w:marTop w:val="0"/>
          <w:marBottom w:val="0"/>
          <w:divBdr>
            <w:top w:val="none" w:sz="0" w:space="0" w:color="auto"/>
            <w:left w:val="none" w:sz="0" w:space="0" w:color="auto"/>
            <w:bottom w:val="none" w:sz="0" w:space="0" w:color="auto"/>
            <w:right w:val="none" w:sz="0" w:space="0" w:color="auto"/>
          </w:divBdr>
        </w:div>
        <w:div w:id="960648886">
          <w:marLeft w:val="480"/>
          <w:marRight w:val="0"/>
          <w:marTop w:val="0"/>
          <w:marBottom w:val="0"/>
          <w:divBdr>
            <w:top w:val="none" w:sz="0" w:space="0" w:color="auto"/>
            <w:left w:val="none" w:sz="0" w:space="0" w:color="auto"/>
            <w:bottom w:val="none" w:sz="0" w:space="0" w:color="auto"/>
            <w:right w:val="none" w:sz="0" w:space="0" w:color="auto"/>
          </w:divBdr>
        </w:div>
        <w:div w:id="1028259909">
          <w:marLeft w:val="480"/>
          <w:marRight w:val="0"/>
          <w:marTop w:val="0"/>
          <w:marBottom w:val="0"/>
          <w:divBdr>
            <w:top w:val="none" w:sz="0" w:space="0" w:color="auto"/>
            <w:left w:val="none" w:sz="0" w:space="0" w:color="auto"/>
            <w:bottom w:val="none" w:sz="0" w:space="0" w:color="auto"/>
            <w:right w:val="none" w:sz="0" w:space="0" w:color="auto"/>
          </w:divBdr>
        </w:div>
        <w:div w:id="1036274054">
          <w:marLeft w:val="480"/>
          <w:marRight w:val="0"/>
          <w:marTop w:val="0"/>
          <w:marBottom w:val="0"/>
          <w:divBdr>
            <w:top w:val="none" w:sz="0" w:space="0" w:color="auto"/>
            <w:left w:val="none" w:sz="0" w:space="0" w:color="auto"/>
            <w:bottom w:val="none" w:sz="0" w:space="0" w:color="auto"/>
            <w:right w:val="none" w:sz="0" w:space="0" w:color="auto"/>
          </w:divBdr>
        </w:div>
        <w:div w:id="1167940784">
          <w:marLeft w:val="480"/>
          <w:marRight w:val="0"/>
          <w:marTop w:val="0"/>
          <w:marBottom w:val="0"/>
          <w:divBdr>
            <w:top w:val="none" w:sz="0" w:space="0" w:color="auto"/>
            <w:left w:val="none" w:sz="0" w:space="0" w:color="auto"/>
            <w:bottom w:val="none" w:sz="0" w:space="0" w:color="auto"/>
            <w:right w:val="none" w:sz="0" w:space="0" w:color="auto"/>
          </w:divBdr>
        </w:div>
        <w:div w:id="1186560914">
          <w:marLeft w:val="480"/>
          <w:marRight w:val="0"/>
          <w:marTop w:val="0"/>
          <w:marBottom w:val="0"/>
          <w:divBdr>
            <w:top w:val="none" w:sz="0" w:space="0" w:color="auto"/>
            <w:left w:val="none" w:sz="0" w:space="0" w:color="auto"/>
            <w:bottom w:val="none" w:sz="0" w:space="0" w:color="auto"/>
            <w:right w:val="none" w:sz="0" w:space="0" w:color="auto"/>
          </w:divBdr>
        </w:div>
        <w:div w:id="1222594601">
          <w:marLeft w:val="480"/>
          <w:marRight w:val="0"/>
          <w:marTop w:val="0"/>
          <w:marBottom w:val="0"/>
          <w:divBdr>
            <w:top w:val="none" w:sz="0" w:space="0" w:color="auto"/>
            <w:left w:val="none" w:sz="0" w:space="0" w:color="auto"/>
            <w:bottom w:val="none" w:sz="0" w:space="0" w:color="auto"/>
            <w:right w:val="none" w:sz="0" w:space="0" w:color="auto"/>
          </w:divBdr>
        </w:div>
        <w:div w:id="1262685088">
          <w:marLeft w:val="480"/>
          <w:marRight w:val="0"/>
          <w:marTop w:val="0"/>
          <w:marBottom w:val="0"/>
          <w:divBdr>
            <w:top w:val="none" w:sz="0" w:space="0" w:color="auto"/>
            <w:left w:val="none" w:sz="0" w:space="0" w:color="auto"/>
            <w:bottom w:val="none" w:sz="0" w:space="0" w:color="auto"/>
            <w:right w:val="none" w:sz="0" w:space="0" w:color="auto"/>
          </w:divBdr>
        </w:div>
        <w:div w:id="1304889423">
          <w:marLeft w:val="480"/>
          <w:marRight w:val="0"/>
          <w:marTop w:val="0"/>
          <w:marBottom w:val="0"/>
          <w:divBdr>
            <w:top w:val="none" w:sz="0" w:space="0" w:color="auto"/>
            <w:left w:val="none" w:sz="0" w:space="0" w:color="auto"/>
            <w:bottom w:val="none" w:sz="0" w:space="0" w:color="auto"/>
            <w:right w:val="none" w:sz="0" w:space="0" w:color="auto"/>
          </w:divBdr>
        </w:div>
        <w:div w:id="1400862868">
          <w:marLeft w:val="480"/>
          <w:marRight w:val="0"/>
          <w:marTop w:val="0"/>
          <w:marBottom w:val="0"/>
          <w:divBdr>
            <w:top w:val="none" w:sz="0" w:space="0" w:color="auto"/>
            <w:left w:val="none" w:sz="0" w:space="0" w:color="auto"/>
            <w:bottom w:val="none" w:sz="0" w:space="0" w:color="auto"/>
            <w:right w:val="none" w:sz="0" w:space="0" w:color="auto"/>
          </w:divBdr>
        </w:div>
        <w:div w:id="1408767940">
          <w:marLeft w:val="480"/>
          <w:marRight w:val="0"/>
          <w:marTop w:val="0"/>
          <w:marBottom w:val="0"/>
          <w:divBdr>
            <w:top w:val="none" w:sz="0" w:space="0" w:color="auto"/>
            <w:left w:val="none" w:sz="0" w:space="0" w:color="auto"/>
            <w:bottom w:val="none" w:sz="0" w:space="0" w:color="auto"/>
            <w:right w:val="none" w:sz="0" w:space="0" w:color="auto"/>
          </w:divBdr>
        </w:div>
        <w:div w:id="1442644594">
          <w:marLeft w:val="480"/>
          <w:marRight w:val="0"/>
          <w:marTop w:val="0"/>
          <w:marBottom w:val="0"/>
          <w:divBdr>
            <w:top w:val="none" w:sz="0" w:space="0" w:color="auto"/>
            <w:left w:val="none" w:sz="0" w:space="0" w:color="auto"/>
            <w:bottom w:val="none" w:sz="0" w:space="0" w:color="auto"/>
            <w:right w:val="none" w:sz="0" w:space="0" w:color="auto"/>
          </w:divBdr>
        </w:div>
        <w:div w:id="1542356410">
          <w:marLeft w:val="480"/>
          <w:marRight w:val="0"/>
          <w:marTop w:val="0"/>
          <w:marBottom w:val="0"/>
          <w:divBdr>
            <w:top w:val="none" w:sz="0" w:space="0" w:color="auto"/>
            <w:left w:val="none" w:sz="0" w:space="0" w:color="auto"/>
            <w:bottom w:val="none" w:sz="0" w:space="0" w:color="auto"/>
            <w:right w:val="none" w:sz="0" w:space="0" w:color="auto"/>
          </w:divBdr>
        </w:div>
        <w:div w:id="1586114620">
          <w:marLeft w:val="480"/>
          <w:marRight w:val="0"/>
          <w:marTop w:val="0"/>
          <w:marBottom w:val="0"/>
          <w:divBdr>
            <w:top w:val="none" w:sz="0" w:space="0" w:color="auto"/>
            <w:left w:val="none" w:sz="0" w:space="0" w:color="auto"/>
            <w:bottom w:val="none" w:sz="0" w:space="0" w:color="auto"/>
            <w:right w:val="none" w:sz="0" w:space="0" w:color="auto"/>
          </w:divBdr>
        </w:div>
        <w:div w:id="1621185040">
          <w:marLeft w:val="480"/>
          <w:marRight w:val="0"/>
          <w:marTop w:val="0"/>
          <w:marBottom w:val="0"/>
          <w:divBdr>
            <w:top w:val="none" w:sz="0" w:space="0" w:color="auto"/>
            <w:left w:val="none" w:sz="0" w:space="0" w:color="auto"/>
            <w:bottom w:val="none" w:sz="0" w:space="0" w:color="auto"/>
            <w:right w:val="none" w:sz="0" w:space="0" w:color="auto"/>
          </w:divBdr>
        </w:div>
        <w:div w:id="1730110745">
          <w:marLeft w:val="480"/>
          <w:marRight w:val="0"/>
          <w:marTop w:val="0"/>
          <w:marBottom w:val="0"/>
          <w:divBdr>
            <w:top w:val="none" w:sz="0" w:space="0" w:color="auto"/>
            <w:left w:val="none" w:sz="0" w:space="0" w:color="auto"/>
            <w:bottom w:val="none" w:sz="0" w:space="0" w:color="auto"/>
            <w:right w:val="none" w:sz="0" w:space="0" w:color="auto"/>
          </w:divBdr>
        </w:div>
        <w:div w:id="1780099021">
          <w:marLeft w:val="480"/>
          <w:marRight w:val="0"/>
          <w:marTop w:val="0"/>
          <w:marBottom w:val="0"/>
          <w:divBdr>
            <w:top w:val="none" w:sz="0" w:space="0" w:color="auto"/>
            <w:left w:val="none" w:sz="0" w:space="0" w:color="auto"/>
            <w:bottom w:val="none" w:sz="0" w:space="0" w:color="auto"/>
            <w:right w:val="none" w:sz="0" w:space="0" w:color="auto"/>
          </w:divBdr>
        </w:div>
        <w:div w:id="1796294308">
          <w:marLeft w:val="480"/>
          <w:marRight w:val="0"/>
          <w:marTop w:val="0"/>
          <w:marBottom w:val="0"/>
          <w:divBdr>
            <w:top w:val="none" w:sz="0" w:space="0" w:color="auto"/>
            <w:left w:val="none" w:sz="0" w:space="0" w:color="auto"/>
            <w:bottom w:val="none" w:sz="0" w:space="0" w:color="auto"/>
            <w:right w:val="none" w:sz="0" w:space="0" w:color="auto"/>
          </w:divBdr>
        </w:div>
        <w:div w:id="1840269800">
          <w:marLeft w:val="480"/>
          <w:marRight w:val="0"/>
          <w:marTop w:val="0"/>
          <w:marBottom w:val="0"/>
          <w:divBdr>
            <w:top w:val="none" w:sz="0" w:space="0" w:color="auto"/>
            <w:left w:val="none" w:sz="0" w:space="0" w:color="auto"/>
            <w:bottom w:val="none" w:sz="0" w:space="0" w:color="auto"/>
            <w:right w:val="none" w:sz="0" w:space="0" w:color="auto"/>
          </w:divBdr>
        </w:div>
        <w:div w:id="1842742614">
          <w:marLeft w:val="480"/>
          <w:marRight w:val="0"/>
          <w:marTop w:val="0"/>
          <w:marBottom w:val="0"/>
          <w:divBdr>
            <w:top w:val="none" w:sz="0" w:space="0" w:color="auto"/>
            <w:left w:val="none" w:sz="0" w:space="0" w:color="auto"/>
            <w:bottom w:val="none" w:sz="0" w:space="0" w:color="auto"/>
            <w:right w:val="none" w:sz="0" w:space="0" w:color="auto"/>
          </w:divBdr>
        </w:div>
        <w:div w:id="1850750131">
          <w:marLeft w:val="480"/>
          <w:marRight w:val="0"/>
          <w:marTop w:val="0"/>
          <w:marBottom w:val="0"/>
          <w:divBdr>
            <w:top w:val="none" w:sz="0" w:space="0" w:color="auto"/>
            <w:left w:val="none" w:sz="0" w:space="0" w:color="auto"/>
            <w:bottom w:val="none" w:sz="0" w:space="0" w:color="auto"/>
            <w:right w:val="none" w:sz="0" w:space="0" w:color="auto"/>
          </w:divBdr>
        </w:div>
        <w:div w:id="1877545328">
          <w:marLeft w:val="480"/>
          <w:marRight w:val="0"/>
          <w:marTop w:val="0"/>
          <w:marBottom w:val="0"/>
          <w:divBdr>
            <w:top w:val="none" w:sz="0" w:space="0" w:color="auto"/>
            <w:left w:val="none" w:sz="0" w:space="0" w:color="auto"/>
            <w:bottom w:val="none" w:sz="0" w:space="0" w:color="auto"/>
            <w:right w:val="none" w:sz="0" w:space="0" w:color="auto"/>
          </w:divBdr>
        </w:div>
        <w:div w:id="1927033761">
          <w:marLeft w:val="480"/>
          <w:marRight w:val="0"/>
          <w:marTop w:val="0"/>
          <w:marBottom w:val="0"/>
          <w:divBdr>
            <w:top w:val="none" w:sz="0" w:space="0" w:color="auto"/>
            <w:left w:val="none" w:sz="0" w:space="0" w:color="auto"/>
            <w:bottom w:val="none" w:sz="0" w:space="0" w:color="auto"/>
            <w:right w:val="none" w:sz="0" w:space="0" w:color="auto"/>
          </w:divBdr>
        </w:div>
        <w:div w:id="1972437455">
          <w:marLeft w:val="480"/>
          <w:marRight w:val="0"/>
          <w:marTop w:val="0"/>
          <w:marBottom w:val="0"/>
          <w:divBdr>
            <w:top w:val="none" w:sz="0" w:space="0" w:color="auto"/>
            <w:left w:val="none" w:sz="0" w:space="0" w:color="auto"/>
            <w:bottom w:val="none" w:sz="0" w:space="0" w:color="auto"/>
            <w:right w:val="none" w:sz="0" w:space="0" w:color="auto"/>
          </w:divBdr>
        </w:div>
        <w:div w:id="2064058519">
          <w:marLeft w:val="480"/>
          <w:marRight w:val="0"/>
          <w:marTop w:val="0"/>
          <w:marBottom w:val="0"/>
          <w:divBdr>
            <w:top w:val="none" w:sz="0" w:space="0" w:color="auto"/>
            <w:left w:val="none" w:sz="0" w:space="0" w:color="auto"/>
            <w:bottom w:val="none" w:sz="0" w:space="0" w:color="auto"/>
            <w:right w:val="none" w:sz="0" w:space="0" w:color="auto"/>
          </w:divBdr>
        </w:div>
        <w:div w:id="2124229570">
          <w:marLeft w:val="480"/>
          <w:marRight w:val="0"/>
          <w:marTop w:val="0"/>
          <w:marBottom w:val="0"/>
          <w:divBdr>
            <w:top w:val="none" w:sz="0" w:space="0" w:color="auto"/>
            <w:left w:val="none" w:sz="0" w:space="0" w:color="auto"/>
            <w:bottom w:val="none" w:sz="0" w:space="0" w:color="auto"/>
            <w:right w:val="none" w:sz="0" w:space="0" w:color="auto"/>
          </w:divBdr>
        </w:div>
      </w:divsChild>
    </w:div>
    <w:div w:id="507015351">
      <w:marLeft w:val="640"/>
      <w:marRight w:val="0"/>
      <w:marTop w:val="0"/>
      <w:marBottom w:val="0"/>
      <w:divBdr>
        <w:top w:val="none" w:sz="0" w:space="0" w:color="auto"/>
        <w:left w:val="none" w:sz="0" w:space="0" w:color="auto"/>
        <w:bottom w:val="none" w:sz="0" w:space="0" w:color="auto"/>
        <w:right w:val="none" w:sz="0" w:space="0" w:color="auto"/>
      </w:divBdr>
    </w:div>
    <w:div w:id="507208938">
      <w:marLeft w:val="640"/>
      <w:marRight w:val="0"/>
      <w:marTop w:val="0"/>
      <w:marBottom w:val="0"/>
      <w:divBdr>
        <w:top w:val="none" w:sz="0" w:space="0" w:color="auto"/>
        <w:left w:val="none" w:sz="0" w:space="0" w:color="auto"/>
        <w:bottom w:val="none" w:sz="0" w:space="0" w:color="auto"/>
        <w:right w:val="none" w:sz="0" w:space="0" w:color="auto"/>
      </w:divBdr>
    </w:div>
    <w:div w:id="507790595">
      <w:marLeft w:val="480"/>
      <w:marRight w:val="0"/>
      <w:marTop w:val="0"/>
      <w:marBottom w:val="0"/>
      <w:divBdr>
        <w:top w:val="none" w:sz="0" w:space="0" w:color="auto"/>
        <w:left w:val="none" w:sz="0" w:space="0" w:color="auto"/>
        <w:bottom w:val="none" w:sz="0" w:space="0" w:color="auto"/>
        <w:right w:val="none" w:sz="0" w:space="0" w:color="auto"/>
      </w:divBdr>
    </w:div>
    <w:div w:id="508065799">
      <w:marLeft w:val="640"/>
      <w:marRight w:val="0"/>
      <w:marTop w:val="0"/>
      <w:marBottom w:val="0"/>
      <w:divBdr>
        <w:top w:val="none" w:sz="0" w:space="0" w:color="auto"/>
        <w:left w:val="none" w:sz="0" w:space="0" w:color="auto"/>
        <w:bottom w:val="none" w:sz="0" w:space="0" w:color="auto"/>
        <w:right w:val="none" w:sz="0" w:space="0" w:color="auto"/>
      </w:divBdr>
    </w:div>
    <w:div w:id="508257550">
      <w:marLeft w:val="640"/>
      <w:marRight w:val="0"/>
      <w:marTop w:val="0"/>
      <w:marBottom w:val="0"/>
      <w:divBdr>
        <w:top w:val="none" w:sz="0" w:space="0" w:color="auto"/>
        <w:left w:val="none" w:sz="0" w:space="0" w:color="auto"/>
        <w:bottom w:val="none" w:sz="0" w:space="0" w:color="auto"/>
        <w:right w:val="none" w:sz="0" w:space="0" w:color="auto"/>
      </w:divBdr>
    </w:div>
    <w:div w:id="508836925">
      <w:marLeft w:val="640"/>
      <w:marRight w:val="0"/>
      <w:marTop w:val="0"/>
      <w:marBottom w:val="0"/>
      <w:divBdr>
        <w:top w:val="none" w:sz="0" w:space="0" w:color="auto"/>
        <w:left w:val="none" w:sz="0" w:space="0" w:color="auto"/>
        <w:bottom w:val="none" w:sz="0" w:space="0" w:color="auto"/>
        <w:right w:val="none" w:sz="0" w:space="0" w:color="auto"/>
      </w:divBdr>
    </w:div>
    <w:div w:id="508837665">
      <w:marLeft w:val="640"/>
      <w:marRight w:val="0"/>
      <w:marTop w:val="0"/>
      <w:marBottom w:val="0"/>
      <w:divBdr>
        <w:top w:val="none" w:sz="0" w:space="0" w:color="auto"/>
        <w:left w:val="none" w:sz="0" w:space="0" w:color="auto"/>
        <w:bottom w:val="none" w:sz="0" w:space="0" w:color="auto"/>
        <w:right w:val="none" w:sz="0" w:space="0" w:color="auto"/>
      </w:divBdr>
    </w:div>
    <w:div w:id="509217148">
      <w:marLeft w:val="640"/>
      <w:marRight w:val="0"/>
      <w:marTop w:val="0"/>
      <w:marBottom w:val="0"/>
      <w:divBdr>
        <w:top w:val="none" w:sz="0" w:space="0" w:color="auto"/>
        <w:left w:val="none" w:sz="0" w:space="0" w:color="auto"/>
        <w:bottom w:val="none" w:sz="0" w:space="0" w:color="auto"/>
        <w:right w:val="none" w:sz="0" w:space="0" w:color="auto"/>
      </w:divBdr>
    </w:div>
    <w:div w:id="509562181">
      <w:marLeft w:val="640"/>
      <w:marRight w:val="0"/>
      <w:marTop w:val="0"/>
      <w:marBottom w:val="0"/>
      <w:divBdr>
        <w:top w:val="none" w:sz="0" w:space="0" w:color="auto"/>
        <w:left w:val="none" w:sz="0" w:space="0" w:color="auto"/>
        <w:bottom w:val="none" w:sz="0" w:space="0" w:color="auto"/>
        <w:right w:val="none" w:sz="0" w:space="0" w:color="auto"/>
      </w:divBdr>
    </w:div>
    <w:div w:id="509956562">
      <w:bodyDiv w:val="1"/>
      <w:marLeft w:val="0"/>
      <w:marRight w:val="0"/>
      <w:marTop w:val="0"/>
      <w:marBottom w:val="0"/>
      <w:divBdr>
        <w:top w:val="none" w:sz="0" w:space="0" w:color="auto"/>
        <w:left w:val="none" w:sz="0" w:space="0" w:color="auto"/>
        <w:bottom w:val="none" w:sz="0" w:space="0" w:color="auto"/>
        <w:right w:val="none" w:sz="0" w:space="0" w:color="auto"/>
      </w:divBdr>
      <w:divsChild>
        <w:div w:id="28802915">
          <w:marLeft w:val="480"/>
          <w:marRight w:val="0"/>
          <w:marTop w:val="0"/>
          <w:marBottom w:val="0"/>
          <w:divBdr>
            <w:top w:val="none" w:sz="0" w:space="0" w:color="auto"/>
            <w:left w:val="none" w:sz="0" w:space="0" w:color="auto"/>
            <w:bottom w:val="none" w:sz="0" w:space="0" w:color="auto"/>
            <w:right w:val="none" w:sz="0" w:space="0" w:color="auto"/>
          </w:divBdr>
        </w:div>
        <w:div w:id="48769878">
          <w:marLeft w:val="480"/>
          <w:marRight w:val="0"/>
          <w:marTop w:val="0"/>
          <w:marBottom w:val="0"/>
          <w:divBdr>
            <w:top w:val="none" w:sz="0" w:space="0" w:color="auto"/>
            <w:left w:val="none" w:sz="0" w:space="0" w:color="auto"/>
            <w:bottom w:val="none" w:sz="0" w:space="0" w:color="auto"/>
            <w:right w:val="none" w:sz="0" w:space="0" w:color="auto"/>
          </w:divBdr>
        </w:div>
        <w:div w:id="124157203">
          <w:marLeft w:val="480"/>
          <w:marRight w:val="0"/>
          <w:marTop w:val="0"/>
          <w:marBottom w:val="0"/>
          <w:divBdr>
            <w:top w:val="none" w:sz="0" w:space="0" w:color="auto"/>
            <w:left w:val="none" w:sz="0" w:space="0" w:color="auto"/>
            <w:bottom w:val="none" w:sz="0" w:space="0" w:color="auto"/>
            <w:right w:val="none" w:sz="0" w:space="0" w:color="auto"/>
          </w:divBdr>
        </w:div>
        <w:div w:id="154494541">
          <w:marLeft w:val="480"/>
          <w:marRight w:val="0"/>
          <w:marTop w:val="0"/>
          <w:marBottom w:val="0"/>
          <w:divBdr>
            <w:top w:val="none" w:sz="0" w:space="0" w:color="auto"/>
            <w:left w:val="none" w:sz="0" w:space="0" w:color="auto"/>
            <w:bottom w:val="none" w:sz="0" w:space="0" w:color="auto"/>
            <w:right w:val="none" w:sz="0" w:space="0" w:color="auto"/>
          </w:divBdr>
        </w:div>
        <w:div w:id="187377051">
          <w:marLeft w:val="480"/>
          <w:marRight w:val="0"/>
          <w:marTop w:val="0"/>
          <w:marBottom w:val="0"/>
          <w:divBdr>
            <w:top w:val="none" w:sz="0" w:space="0" w:color="auto"/>
            <w:left w:val="none" w:sz="0" w:space="0" w:color="auto"/>
            <w:bottom w:val="none" w:sz="0" w:space="0" w:color="auto"/>
            <w:right w:val="none" w:sz="0" w:space="0" w:color="auto"/>
          </w:divBdr>
        </w:div>
        <w:div w:id="202601992">
          <w:marLeft w:val="480"/>
          <w:marRight w:val="0"/>
          <w:marTop w:val="0"/>
          <w:marBottom w:val="0"/>
          <w:divBdr>
            <w:top w:val="none" w:sz="0" w:space="0" w:color="auto"/>
            <w:left w:val="none" w:sz="0" w:space="0" w:color="auto"/>
            <w:bottom w:val="none" w:sz="0" w:space="0" w:color="auto"/>
            <w:right w:val="none" w:sz="0" w:space="0" w:color="auto"/>
          </w:divBdr>
        </w:div>
        <w:div w:id="209726873">
          <w:marLeft w:val="480"/>
          <w:marRight w:val="0"/>
          <w:marTop w:val="0"/>
          <w:marBottom w:val="0"/>
          <w:divBdr>
            <w:top w:val="none" w:sz="0" w:space="0" w:color="auto"/>
            <w:left w:val="none" w:sz="0" w:space="0" w:color="auto"/>
            <w:bottom w:val="none" w:sz="0" w:space="0" w:color="auto"/>
            <w:right w:val="none" w:sz="0" w:space="0" w:color="auto"/>
          </w:divBdr>
        </w:div>
        <w:div w:id="318656899">
          <w:marLeft w:val="480"/>
          <w:marRight w:val="0"/>
          <w:marTop w:val="0"/>
          <w:marBottom w:val="0"/>
          <w:divBdr>
            <w:top w:val="none" w:sz="0" w:space="0" w:color="auto"/>
            <w:left w:val="none" w:sz="0" w:space="0" w:color="auto"/>
            <w:bottom w:val="none" w:sz="0" w:space="0" w:color="auto"/>
            <w:right w:val="none" w:sz="0" w:space="0" w:color="auto"/>
          </w:divBdr>
        </w:div>
        <w:div w:id="349912055">
          <w:marLeft w:val="480"/>
          <w:marRight w:val="0"/>
          <w:marTop w:val="0"/>
          <w:marBottom w:val="0"/>
          <w:divBdr>
            <w:top w:val="none" w:sz="0" w:space="0" w:color="auto"/>
            <w:left w:val="none" w:sz="0" w:space="0" w:color="auto"/>
            <w:bottom w:val="none" w:sz="0" w:space="0" w:color="auto"/>
            <w:right w:val="none" w:sz="0" w:space="0" w:color="auto"/>
          </w:divBdr>
        </w:div>
        <w:div w:id="359744060">
          <w:marLeft w:val="480"/>
          <w:marRight w:val="0"/>
          <w:marTop w:val="0"/>
          <w:marBottom w:val="0"/>
          <w:divBdr>
            <w:top w:val="none" w:sz="0" w:space="0" w:color="auto"/>
            <w:left w:val="none" w:sz="0" w:space="0" w:color="auto"/>
            <w:bottom w:val="none" w:sz="0" w:space="0" w:color="auto"/>
            <w:right w:val="none" w:sz="0" w:space="0" w:color="auto"/>
          </w:divBdr>
        </w:div>
        <w:div w:id="398213411">
          <w:marLeft w:val="480"/>
          <w:marRight w:val="0"/>
          <w:marTop w:val="0"/>
          <w:marBottom w:val="0"/>
          <w:divBdr>
            <w:top w:val="none" w:sz="0" w:space="0" w:color="auto"/>
            <w:left w:val="none" w:sz="0" w:space="0" w:color="auto"/>
            <w:bottom w:val="none" w:sz="0" w:space="0" w:color="auto"/>
            <w:right w:val="none" w:sz="0" w:space="0" w:color="auto"/>
          </w:divBdr>
        </w:div>
        <w:div w:id="403721638">
          <w:marLeft w:val="480"/>
          <w:marRight w:val="0"/>
          <w:marTop w:val="0"/>
          <w:marBottom w:val="0"/>
          <w:divBdr>
            <w:top w:val="none" w:sz="0" w:space="0" w:color="auto"/>
            <w:left w:val="none" w:sz="0" w:space="0" w:color="auto"/>
            <w:bottom w:val="none" w:sz="0" w:space="0" w:color="auto"/>
            <w:right w:val="none" w:sz="0" w:space="0" w:color="auto"/>
          </w:divBdr>
        </w:div>
        <w:div w:id="409928422">
          <w:marLeft w:val="480"/>
          <w:marRight w:val="0"/>
          <w:marTop w:val="0"/>
          <w:marBottom w:val="0"/>
          <w:divBdr>
            <w:top w:val="none" w:sz="0" w:space="0" w:color="auto"/>
            <w:left w:val="none" w:sz="0" w:space="0" w:color="auto"/>
            <w:bottom w:val="none" w:sz="0" w:space="0" w:color="auto"/>
            <w:right w:val="none" w:sz="0" w:space="0" w:color="auto"/>
          </w:divBdr>
        </w:div>
        <w:div w:id="436365635">
          <w:marLeft w:val="480"/>
          <w:marRight w:val="0"/>
          <w:marTop w:val="0"/>
          <w:marBottom w:val="0"/>
          <w:divBdr>
            <w:top w:val="none" w:sz="0" w:space="0" w:color="auto"/>
            <w:left w:val="none" w:sz="0" w:space="0" w:color="auto"/>
            <w:bottom w:val="none" w:sz="0" w:space="0" w:color="auto"/>
            <w:right w:val="none" w:sz="0" w:space="0" w:color="auto"/>
          </w:divBdr>
        </w:div>
        <w:div w:id="506360428">
          <w:marLeft w:val="480"/>
          <w:marRight w:val="0"/>
          <w:marTop w:val="0"/>
          <w:marBottom w:val="0"/>
          <w:divBdr>
            <w:top w:val="none" w:sz="0" w:space="0" w:color="auto"/>
            <w:left w:val="none" w:sz="0" w:space="0" w:color="auto"/>
            <w:bottom w:val="none" w:sz="0" w:space="0" w:color="auto"/>
            <w:right w:val="none" w:sz="0" w:space="0" w:color="auto"/>
          </w:divBdr>
        </w:div>
        <w:div w:id="575867608">
          <w:marLeft w:val="480"/>
          <w:marRight w:val="0"/>
          <w:marTop w:val="0"/>
          <w:marBottom w:val="0"/>
          <w:divBdr>
            <w:top w:val="none" w:sz="0" w:space="0" w:color="auto"/>
            <w:left w:val="none" w:sz="0" w:space="0" w:color="auto"/>
            <w:bottom w:val="none" w:sz="0" w:space="0" w:color="auto"/>
            <w:right w:val="none" w:sz="0" w:space="0" w:color="auto"/>
          </w:divBdr>
        </w:div>
        <w:div w:id="619916961">
          <w:marLeft w:val="480"/>
          <w:marRight w:val="0"/>
          <w:marTop w:val="0"/>
          <w:marBottom w:val="0"/>
          <w:divBdr>
            <w:top w:val="none" w:sz="0" w:space="0" w:color="auto"/>
            <w:left w:val="none" w:sz="0" w:space="0" w:color="auto"/>
            <w:bottom w:val="none" w:sz="0" w:space="0" w:color="auto"/>
            <w:right w:val="none" w:sz="0" w:space="0" w:color="auto"/>
          </w:divBdr>
        </w:div>
        <w:div w:id="721174020">
          <w:marLeft w:val="480"/>
          <w:marRight w:val="0"/>
          <w:marTop w:val="0"/>
          <w:marBottom w:val="0"/>
          <w:divBdr>
            <w:top w:val="none" w:sz="0" w:space="0" w:color="auto"/>
            <w:left w:val="none" w:sz="0" w:space="0" w:color="auto"/>
            <w:bottom w:val="none" w:sz="0" w:space="0" w:color="auto"/>
            <w:right w:val="none" w:sz="0" w:space="0" w:color="auto"/>
          </w:divBdr>
        </w:div>
        <w:div w:id="792595276">
          <w:marLeft w:val="480"/>
          <w:marRight w:val="0"/>
          <w:marTop w:val="0"/>
          <w:marBottom w:val="0"/>
          <w:divBdr>
            <w:top w:val="none" w:sz="0" w:space="0" w:color="auto"/>
            <w:left w:val="none" w:sz="0" w:space="0" w:color="auto"/>
            <w:bottom w:val="none" w:sz="0" w:space="0" w:color="auto"/>
            <w:right w:val="none" w:sz="0" w:space="0" w:color="auto"/>
          </w:divBdr>
        </w:div>
        <w:div w:id="800920990">
          <w:marLeft w:val="480"/>
          <w:marRight w:val="0"/>
          <w:marTop w:val="0"/>
          <w:marBottom w:val="0"/>
          <w:divBdr>
            <w:top w:val="none" w:sz="0" w:space="0" w:color="auto"/>
            <w:left w:val="none" w:sz="0" w:space="0" w:color="auto"/>
            <w:bottom w:val="none" w:sz="0" w:space="0" w:color="auto"/>
            <w:right w:val="none" w:sz="0" w:space="0" w:color="auto"/>
          </w:divBdr>
        </w:div>
        <w:div w:id="827943121">
          <w:marLeft w:val="480"/>
          <w:marRight w:val="0"/>
          <w:marTop w:val="0"/>
          <w:marBottom w:val="0"/>
          <w:divBdr>
            <w:top w:val="none" w:sz="0" w:space="0" w:color="auto"/>
            <w:left w:val="none" w:sz="0" w:space="0" w:color="auto"/>
            <w:bottom w:val="none" w:sz="0" w:space="0" w:color="auto"/>
            <w:right w:val="none" w:sz="0" w:space="0" w:color="auto"/>
          </w:divBdr>
        </w:div>
        <w:div w:id="924219272">
          <w:marLeft w:val="480"/>
          <w:marRight w:val="0"/>
          <w:marTop w:val="0"/>
          <w:marBottom w:val="0"/>
          <w:divBdr>
            <w:top w:val="none" w:sz="0" w:space="0" w:color="auto"/>
            <w:left w:val="none" w:sz="0" w:space="0" w:color="auto"/>
            <w:bottom w:val="none" w:sz="0" w:space="0" w:color="auto"/>
            <w:right w:val="none" w:sz="0" w:space="0" w:color="auto"/>
          </w:divBdr>
        </w:div>
        <w:div w:id="958141426">
          <w:marLeft w:val="480"/>
          <w:marRight w:val="0"/>
          <w:marTop w:val="0"/>
          <w:marBottom w:val="0"/>
          <w:divBdr>
            <w:top w:val="none" w:sz="0" w:space="0" w:color="auto"/>
            <w:left w:val="none" w:sz="0" w:space="0" w:color="auto"/>
            <w:bottom w:val="none" w:sz="0" w:space="0" w:color="auto"/>
            <w:right w:val="none" w:sz="0" w:space="0" w:color="auto"/>
          </w:divBdr>
        </w:div>
        <w:div w:id="1010791091">
          <w:marLeft w:val="480"/>
          <w:marRight w:val="0"/>
          <w:marTop w:val="0"/>
          <w:marBottom w:val="0"/>
          <w:divBdr>
            <w:top w:val="none" w:sz="0" w:space="0" w:color="auto"/>
            <w:left w:val="none" w:sz="0" w:space="0" w:color="auto"/>
            <w:bottom w:val="none" w:sz="0" w:space="0" w:color="auto"/>
            <w:right w:val="none" w:sz="0" w:space="0" w:color="auto"/>
          </w:divBdr>
        </w:div>
        <w:div w:id="1014188748">
          <w:marLeft w:val="480"/>
          <w:marRight w:val="0"/>
          <w:marTop w:val="0"/>
          <w:marBottom w:val="0"/>
          <w:divBdr>
            <w:top w:val="none" w:sz="0" w:space="0" w:color="auto"/>
            <w:left w:val="none" w:sz="0" w:space="0" w:color="auto"/>
            <w:bottom w:val="none" w:sz="0" w:space="0" w:color="auto"/>
            <w:right w:val="none" w:sz="0" w:space="0" w:color="auto"/>
          </w:divBdr>
        </w:div>
        <w:div w:id="1019551405">
          <w:marLeft w:val="480"/>
          <w:marRight w:val="0"/>
          <w:marTop w:val="0"/>
          <w:marBottom w:val="0"/>
          <w:divBdr>
            <w:top w:val="none" w:sz="0" w:space="0" w:color="auto"/>
            <w:left w:val="none" w:sz="0" w:space="0" w:color="auto"/>
            <w:bottom w:val="none" w:sz="0" w:space="0" w:color="auto"/>
            <w:right w:val="none" w:sz="0" w:space="0" w:color="auto"/>
          </w:divBdr>
        </w:div>
        <w:div w:id="1041713117">
          <w:marLeft w:val="480"/>
          <w:marRight w:val="0"/>
          <w:marTop w:val="0"/>
          <w:marBottom w:val="0"/>
          <w:divBdr>
            <w:top w:val="none" w:sz="0" w:space="0" w:color="auto"/>
            <w:left w:val="none" w:sz="0" w:space="0" w:color="auto"/>
            <w:bottom w:val="none" w:sz="0" w:space="0" w:color="auto"/>
            <w:right w:val="none" w:sz="0" w:space="0" w:color="auto"/>
          </w:divBdr>
        </w:div>
        <w:div w:id="1102843256">
          <w:marLeft w:val="480"/>
          <w:marRight w:val="0"/>
          <w:marTop w:val="0"/>
          <w:marBottom w:val="0"/>
          <w:divBdr>
            <w:top w:val="none" w:sz="0" w:space="0" w:color="auto"/>
            <w:left w:val="none" w:sz="0" w:space="0" w:color="auto"/>
            <w:bottom w:val="none" w:sz="0" w:space="0" w:color="auto"/>
            <w:right w:val="none" w:sz="0" w:space="0" w:color="auto"/>
          </w:divBdr>
        </w:div>
        <w:div w:id="1131753759">
          <w:marLeft w:val="480"/>
          <w:marRight w:val="0"/>
          <w:marTop w:val="0"/>
          <w:marBottom w:val="0"/>
          <w:divBdr>
            <w:top w:val="none" w:sz="0" w:space="0" w:color="auto"/>
            <w:left w:val="none" w:sz="0" w:space="0" w:color="auto"/>
            <w:bottom w:val="none" w:sz="0" w:space="0" w:color="auto"/>
            <w:right w:val="none" w:sz="0" w:space="0" w:color="auto"/>
          </w:divBdr>
        </w:div>
        <w:div w:id="1189677735">
          <w:marLeft w:val="480"/>
          <w:marRight w:val="0"/>
          <w:marTop w:val="0"/>
          <w:marBottom w:val="0"/>
          <w:divBdr>
            <w:top w:val="none" w:sz="0" w:space="0" w:color="auto"/>
            <w:left w:val="none" w:sz="0" w:space="0" w:color="auto"/>
            <w:bottom w:val="none" w:sz="0" w:space="0" w:color="auto"/>
            <w:right w:val="none" w:sz="0" w:space="0" w:color="auto"/>
          </w:divBdr>
        </w:div>
        <w:div w:id="1228495935">
          <w:marLeft w:val="480"/>
          <w:marRight w:val="0"/>
          <w:marTop w:val="0"/>
          <w:marBottom w:val="0"/>
          <w:divBdr>
            <w:top w:val="none" w:sz="0" w:space="0" w:color="auto"/>
            <w:left w:val="none" w:sz="0" w:space="0" w:color="auto"/>
            <w:bottom w:val="none" w:sz="0" w:space="0" w:color="auto"/>
            <w:right w:val="none" w:sz="0" w:space="0" w:color="auto"/>
          </w:divBdr>
        </w:div>
        <w:div w:id="1244997619">
          <w:marLeft w:val="480"/>
          <w:marRight w:val="0"/>
          <w:marTop w:val="0"/>
          <w:marBottom w:val="0"/>
          <w:divBdr>
            <w:top w:val="none" w:sz="0" w:space="0" w:color="auto"/>
            <w:left w:val="none" w:sz="0" w:space="0" w:color="auto"/>
            <w:bottom w:val="none" w:sz="0" w:space="0" w:color="auto"/>
            <w:right w:val="none" w:sz="0" w:space="0" w:color="auto"/>
          </w:divBdr>
        </w:div>
        <w:div w:id="1262686014">
          <w:marLeft w:val="480"/>
          <w:marRight w:val="0"/>
          <w:marTop w:val="0"/>
          <w:marBottom w:val="0"/>
          <w:divBdr>
            <w:top w:val="none" w:sz="0" w:space="0" w:color="auto"/>
            <w:left w:val="none" w:sz="0" w:space="0" w:color="auto"/>
            <w:bottom w:val="none" w:sz="0" w:space="0" w:color="auto"/>
            <w:right w:val="none" w:sz="0" w:space="0" w:color="auto"/>
          </w:divBdr>
        </w:div>
        <w:div w:id="1325010580">
          <w:marLeft w:val="480"/>
          <w:marRight w:val="0"/>
          <w:marTop w:val="0"/>
          <w:marBottom w:val="0"/>
          <w:divBdr>
            <w:top w:val="none" w:sz="0" w:space="0" w:color="auto"/>
            <w:left w:val="none" w:sz="0" w:space="0" w:color="auto"/>
            <w:bottom w:val="none" w:sz="0" w:space="0" w:color="auto"/>
            <w:right w:val="none" w:sz="0" w:space="0" w:color="auto"/>
          </w:divBdr>
        </w:div>
        <w:div w:id="1330252879">
          <w:marLeft w:val="480"/>
          <w:marRight w:val="0"/>
          <w:marTop w:val="0"/>
          <w:marBottom w:val="0"/>
          <w:divBdr>
            <w:top w:val="none" w:sz="0" w:space="0" w:color="auto"/>
            <w:left w:val="none" w:sz="0" w:space="0" w:color="auto"/>
            <w:bottom w:val="none" w:sz="0" w:space="0" w:color="auto"/>
            <w:right w:val="none" w:sz="0" w:space="0" w:color="auto"/>
          </w:divBdr>
        </w:div>
        <w:div w:id="1346135041">
          <w:marLeft w:val="480"/>
          <w:marRight w:val="0"/>
          <w:marTop w:val="0"/>
          <w:marBottom w:val="0"/>
          <w:divBdr>
            <w:top w:val="none" w:sz="0" w:space="0" w:color="auto"/>
            <w:left w:val="none" w:sz="0" w:space="0" w:color="auto"/>
            <w:bottom w:val="none" w:sz="0" w:space="0" w:color="auto"/>
            <w:right w:val="none" w:sz="0" w:space="0" w:color="auto"/>
          </w:divBdr>
        </w:div>
        <w:div w:id="1347824358">
          <w:marLeft w:val="480"/>
          <w:marRight w:val="0"/>
          <w:marTop w:val="0"/>
          <w:marBottom w:val="0"/>
          <w:divBdr>
            <w:top w:val="none" w:sz="0" w:space="0" w:color="auto"/>
            <w:left w:val="none" w:sz="0" w:space="0" w:color="auto"/>
            <w:bottom w:val="none" w:sz="0" w:space="0" w:color="auto"/>
            <w:right w:val="none" w:sz="0" w:space="0" w:color="auto"/>
          </w:divBdr>
        </w:div>
        <w:div w:id="1385984626">
          <w:marLeft w:val="480"/>
          <w:marRight w:val="0"/>
          <w:marTop w:val="0"/>
          <w:marBottom w:val="0"/>
          <w:divBdr>
            <w:top w:val="none" w:sz="0" w:space="0" w:color="auto"/>
            <w:left w:val="none" w:sz="0" w:space="0" w:color="auto"/>
            <w:bottom w:val="none" w:sz="0" w:space="0" w:color="auto"/>
            <w:right w:val="none" w:sz="0" w:space="0" w:color="auto"/>
          </w:divBdr>
        </w:div>
        <w:div w:id="1497646464">
          <w:marLeft w:val="480"/>
          <w:marRight w:val="0"/>
          <w:marTop w:val="0"/>
          <w:marBottom w:val="0"/>
          <w:divBdr>
            <w:top w:val="none" w:sz="0" w:space="0" w:color="auto"/>
            <w:left w:val="none" w:sz="0" w:space="0" w:color="auto"/>
            <w:bottom w:val="none" w:sz="0" w:space="0" w:color="auto"/>
            <w:right w:val="none" w:sz="0" w:space="0" w:color="auto"/>
          </w:divBdr>
        </w:div>
        <w:div w:id="1508402404">
          <w:marLeft w:val="480"/>
          <w:marRight w:val="0"/>
          <w:marTop w:val="0"/>
          <w:marBottom w:val="0"/>
          <w:divBdr>
            <w:top w:val="none" w:sz="0" w:space="0" w:color="auto"/>
            <w:left w:val="none" w:sz="0" w:space="0" w:color="auto"/>
            <w:bottom w:val="none" w:sz="0" w:space="0" w:color="auto"/>
            <w:right w:val="none" w:sz="0" w:space="0" w:color="auto"/>
          </w:divBdr>
        </w:div>
        <w:div w:id="1537935128">
          <w:marLeft w:val="480"/>
          <w:marRight w:val="0"/>
          <w:marTop w:val="0"/>
          <w:marBottom w:val="0"/>
          <w:divBdr>
            <w:top w:val="none" w:sz="0" w:space="0" w:color="auto"/>
            <w:left w:val="none" w:sz="0" w:space="0" w:color="auto"/>
            <w:bottom w:val="none" w:sz="0" w:space="0" w:color="auto"/>
            <w:right w:val="none" w:sz="0" w:space="0" w:color="auto"/>
          </w:divBdr>
        </w:div>
        <w:div w:id="1539665164">
          <w:marLeft w:val="480"/>
          <w:marRight w:val="0"/>
          <w:marTop w:val="0"/>
          <w:marBottom w:val="0"/>
          <w:divBdr>
            <w:top w:val="none" w:sz="0" w:space="0" w:color="auto"/>
            <w:left w:val="none" w:sz="0" w:space="0" w:color="auto"/>
            <w:bottom w:val="none" w:sz="0" w:space="0" w:color="auto"/>
            <w:right w:val="none" w:sz="0" w:space="0" w:color="auto"/>
          </w:divBdr>
        </w:div>
        <w:div w:id="1553074486">
          <w:marLeft w:val="480"/>
          <w:marRight w:val="0"/>
          <w:marTop w:val="0"/>
          <w:marBottom w:val="0"/>
          <w:divBdr>
            <w:top w:val="none" w:sz="0" w:space="0" w:color="auto"/>
            <w:left w:val="none" w:sz="0" w:space="0" w:color="auto"/>
            <w:bottom w:val="none" w:sz="0" w:space="0" w:color="auto"/>
            <w:right w:val="none" w:sz="0" w:space="0" w:color="auto"/>
          </w:divBdr>
        </w:div>
        <w:div w:id="1587348409">
          <w:marLeft w:val="480"/>
          <w:marRight w:val="0"/>
          <w:marTop w:val="0"/>
          <w:marBottom w:val="0"/>
          <w:divBdr>
            <w:top w:val="none" w:sz="0" w:space="0" w:color="auto"/>
            <w:left w:val="none" w:sz="0" w:space="0" w:color="auto"/>
            <w:bottom w:val="none" w:sz="0" w:space="0" w:color="auto"/>
            <w:right w:val="none" w:sz="0" w:space="0" w:color="auto"/>
          </w:divBdr>
        </w:div>
        <w:div w:id="1669942766">
          <w:marLeft w:val="480"/>
          <w:marRight w:val="0"/>
          <w:marTop w:val="0"/>
          <w:marBottom w:val="0"/>
          <w:divBdr>
            <w:top w:val="none" w:sz="0" w:space="0" w:color="auto"/>
            <w:left w:val="none" w:sz="0" w:space="0" w:color="auto"/>
            <w:bottom w:val="none" w:sz="0" w:space="0" w:color="auto"/>
            <w:right w:val="none" w:sz="0" w:space="0" w:color="auto"/>
          </w:divBdr>
        </w:div>
        <w:div w:id="1706784898">
          <w:marLeft w:val="480"/>
          <w:marRight w:val="0"/>
          <w:marTop w:val="0"/>
          <w:marBottom w:val="0"/>
          <w:divBdr>
            <w:top w:val="none" w:sz="0" w:space="0" w:color="auto"/>
            <w:left w:val="none" w:sz="0" w:space="0" w:color="auto"/>
            <w:bottom w:val="none" w:sz="0" w:space="0" w:color="auto"/>
            <w:right w:val="none" w:sz="0" w:space="0" w:color="auto"/>
          </w:divBdr>
        </w:div>
        <w:div w:id="1772121987">
          <w:marLeft w:val="480"/>
          <w:marRight w:val="0"/>
          <w:marTop w:val="0"/>
          <w:marBottom w:val="0"/>
          <w:divBdr>
            <w:top w:val="none" w:sz="0" w:space="0" w:color="auto"/>
            <w:left w:val="none" w:sz="0" w:space="0" w:color="auto"/>
            <w:bottom w:val="none" w:sz="0" w:space="0" w:color="auto"/>
            <w:right w:val="none" w:sz="0" w:space="0" w:color="auto"/>
          </w:divBdr>
        </w:div>
        <w:div w:id="1777753615">
          <w:marLeft w:val="480"/>
          <w:marRight w:val="0"/>
          <w:marTop w:val="0"/>
          <w:marBottom w:val="0"/>
          <w:divBdr>
            <w:top w:val="none" w:sz="0" w:space="0" w:color="auto"/>
            <w:left w:val="none" w:sz="0" w:space="0" w:color="auto"/>
            <w:bottom w:val="none" w:sz="0" w:space="0" w:color="auto"/>
            <w:right w:val="none" w:sz="0" w:space="0" w:color="auto"/>
          </w:divBdr>
        </w:div>
        <w:div w:id="1811707623">
          <w:marLeft w:val="480"/>
          <w:marRight w:val="0"/>
          <w:marTop w:val="0"/>
          <w:marBottom w:val="0"/>
          <w:divBdr>
            <w:top w:val="none" w:sz="0" w:space="0" w:color="auto"/>
            <w:left w:val="none" w:sz="0" w:space="0" w:color="auto"/>
            <w:bottom w:val="none" w:sz="0" w:space="0" w:color="auto"/>
            <w:right w:val="none" w:sz="0" w:space="0" w:color="auto"/>
          </w:divBdr>
        </w:div>
        <w:div w:id="1918830253">
          <w:marLeft w:val="480"/>
          <w:marRight w:val="0"/>
          <w:marTop w:val="0"/>
          <w:marBottom w:val="0"/>
          <w:divBdr>
            <w:top w:val="none" w:sz="0" w:space="0" w:color="auto"/>
            <w:left w:val="none" w:sz="0" w:space="0" w:color="auto"/>
            <w:bottom w:val="none" w:sz="0" w:space="0" w:color="auto"/>
            <w:right w:val="none" w:sz="0" w:space="0" w:color="auto"/>
          </w:divBdr>
        </w:div>
        <w:div w:id="1926377286">
          <w:marLeft w:val="480"/>
          <w:marRight w:val="0"/>
          <w:marTop w:val="0"/>
          <w:marBottom w:val="0"/>
          <w:divBdr>
            <w:top w:val="none" w:sz="0" w:space="0" w:color="auto"/>
            <w:left w:val="none" w:sz="0" w:space="0" w:color="auto"/>
            <w:bottom w:val="none" w:sz="0" w:space="0" w:color="auto"/>
            <w:right w:val="none" w:sz="0" w:space="0" w:color="auto"/>
          </w:divBdr>
        </w:div>
        <w:div w:id="1956011575">
          <w:marLeft w:val="480"/>
          <w:marRight w:val="0"/>
          <w:marTop w:val="0"/>
          <w:marBottom w:val="0"/>
          <w:divBdr>
            <w:top w:val="none" w:sz="0" w:space="0" w:color="auto"/>
            <w:left w:val="none" w:sz="0" w:space="0" w:color="auto"/>
            <w:bottom w:val="none" w:sz="0" w:space="0" w:color="auto"/>
            <w:right w:val="none" w:sz="0" w:space="0" w:color="auto"/>
          </w:divBdr>
        </w:div>
        <w:div w:id="2036272209">
          <w:marLeft w:val="480"/>
          <w:marRight w:val="0"/>
          <w:marTop w:val="0"/>
          <w:marBottom w:val="0"/>
          <w:divBdr>
            <w:top w:val="none" w:sz="0" w:space="0" w:color="auto"/>
            <w:left w:val="none" w:sz="0" w:space="0" w:color="auto"/>
            <w:bottom w:val="none" w:sz="0" w:space="0" w:color="auto"/>
            <w:right w:val="none" w:sz="0" w:space="0" w:color="auto"/>
          </w:divBdr>
        </w:div>
        <w:div w:id="2059698149">
          <w:marLeft w:val="480"/>
          <w:marRight w:val="0"/>
          <w:marTop w:val="0"/>
          <w:marBottom w:val="0"/>
          <w:divBdr>
            <w:top w:val="none" w:sz="0" w:space="0" w:color="auto"/>
            <w:left w:val="none" w:sz="0" w:space="0" w:color="auto"/>
            <w:bottom w:val="none" w:sz="0" w:space="0" w:color="auto"/>
            <w:right w:val="none" w:sz="0" w:space="0" w:color="auto"/>
          </w:divBdr>
        </w:div>
      </w:divsChild>
    </w:div>
    <w:div w:id="510294031">
      <w:marLeft w:val="640"/>
      <w:marRight w:val="0"/>
      <w:marTop w:val="0"/>
      <w:marBottom w:val="0"/>
      <w:divBdr>
        <w:top w:val="none" w:sz="0" w:space="0" w:color="auto"/>
        <w:left w:val="none" w:sz="0" w:space="0" w:color="auto"/>
        <w:bottom w:val="none" w:sz="0" w:space="0" w:color="auto"/>
        <w:right w:val="none" w:sz="0" w:space="0" w:color="auto"/>
      </w:divBdr>
    </w:div>
    <w:div w:id="510417565">
      <w:bodyDiv w:val="1"/>
      <w:marLeft w:val="0"/>
      <w:marRight w:val="0"/>
      <w:marTop w:val="0"/>
      <w:marBottom w:val="0"/>
      <w:divBdr>
        <w:top w:val="none" w:sz="0" w:space="0" w:color="auto"/>
        <w:left w:val="none" w:sz="0" w:space="0" w:color="auto"/>
        <w:bottom w:val="none" w:sz="0" w:space="0" w:color="auto"/>
        <w:right w:val="none" w:sz="0" w:space="0" w:color="auto"/>
      </w:divBdr>
    </w:div>
    <w:div w:id="510722486">
      <w:marLeft w:val="640"/>
      <w:marRight w:val="0"/>
      <w:marTop w:val="0"/>
      <w:marBottom w:val="0"/>
      <w:divBdr>
        <w:top w:val="none" w:sz="0" w:space="0" w:color="auto"/>
        <w:left w:val="none" w:sz="0" w:space="0" w:color="auto"/>
        <w:bottom w:val="none" w:sz="0" w:space="0" w:color="auto"/>
        <w:right w:val="none" w:sz="0" w:space="0" w:color="auto"/>
      </w:divBdr>
    </w:div>
    <w:div w:id="510800329">
      <w:marLeft w:val="640"/>
      <w:marRight w:val="0"/>
      <w:marTop w:val="0"/>
      <w:marBottom w:val="0"/>
      <w:divBdr>
        <w:top w:val="none" w:sz="0" w:space="0" w:color="auto"/>
        <w:left w:val="none" w:sz="0" w:space="0" w:color="auto"/>
        <w:bottom w:val="none" w:sz="0" w:space="0" w:color="auto"/>
        <w:right w:val="none" w:sz="0" w:space="0" w:color="auto"/>
      </w:divBdr>
    </w:div>
    <w:div w:id="511340775">
      <w:marLeft w:val="640"/>
      <w:marRight w:val="0"/>
      <w:marTop w:val="0"/>
      <w:marBottom w:val="0"/>
      <w:divBdr>
        <w:top w:val="none" w:sz="0" w:space="0" w:color="auto"/>
        <w:left w:val="none" w:sz="0" w:space="0" w:color="auto"/>
        <w:bottom w:val="none" w:sz="0" w:space="0" w:color="auto"/>
        <w:right w:val="none" w:sz="0" w:space="0" w:color="auto"/>
      </w:divBdr>
    </w:div>
    <w:div w:id="511409582">
      <w:marLeft w:val="640"/>
      <w:marRight w:val="0"/>
      <w:marTop w:val="0"/>
      <w:marBottom w:val="0"/>
      <w:divBdr>
        <w:top w:val="none" w:sz="0" w:space="0" w:color="auto"/>
        <w:left w:val="none" w:sz="0" w:space="0" w:color="auto"/>
        <w:bottom w:val="none" w:sz="0" w:space="0" w:color="auto"/>
        <w:right w:val="none" w:sz="0" w:space="0" w:color="auto"/>
      </w:divBdr>
    </w:div>
    <w:div w:id="512376337">
      <w:marLeft w:val="640"/>
      <w:marRight w:val="0"/>
      <w:marTop w:val="0"/>
      <w:marBottom w:val="0"/>
      <w:divBdr>
        <w:top w:val="none" w:sz="0" w:space="0" w:color="auto"/>
        <w:left w:val="none" w:sz="0" w:space="0" w:color="auto"/>
        <w:bottom w:val="none" w:sz="0" w:space="0" w:color="auto"/>
        <w:right w:val="none" w:sz="0" w:space="0" w:color="auto"/>
      </w:divBdr>
    </w:div>
    <w:div w:id="512693715">
      <w:marLeft w:val="640"/>
      <w:marRight w:val="0"/>
      <w:marTop w:val="0"/>
      <w:marBottom w:val="0"/>
      <w:divBdr>
        <w:top w:val="none" w:sz="0" w:space="0" w:color="auto"/>
        <w:left w:val="none" w:sz="0" w:space="0" w:color="auto"/>
        <w:bottom w:val="none" w:sz="0" w:space="0" w:color="auto"/>
        <w:right w:val="none" w:sz="0" w:space="0" w:color="auto"/>
      </w:divBdr>
    </w:div>
    <w:div w:id="513351024">
      <w:marLeft w:val="640"/>
      <w:marRight w:val="0"/>
      <w:marTop w:val="0"/>
      <w:marBottom w:val="0"/>
      <w:divBdr>
        <w:top w:val="none" w:sz="0" w:space="0" w:color="auto"/>
        <w:left w:val="none" w:sz="0" w:space="0" w:color="auto"/>
        <w:bottom w:val="none" w:sz="0" w:space="0" w:color="auto"/>
        <w:right w:val="none" w:sz="0" w:space="0" w:color="auto"/>
      </w:divBdr>
    </w:div>
    <w:div w:id="513617317">
      <w:marLeft w:val="640"/>
      <w:marRight w:val="0"/>
      <w:marTop w:val="0"/>
      <w:marBottom w:val="0"/>
      <w:divBdr>
        <w:top w:val="none" w:sz="0" w:space="0" w:color="auto"/>
        <w:left w:val="none" w:sz="0" w:space="0" w:color="auto"/>
        <w:bottom w:val="none" w:sz="0" w:space="0" w:color="auto"/>
        <w:right w:val="none" w:sz="0" w:space="0" w:color="auto"/>
      </w:divBdr>
    </w:div>
    <w:div w:id="513809874">
      <w:marLeft w:val="640"/>
      <w:marRight w:val="0"/>
      <w:marTop w:val="0"/>
      <w:marBottom w:val="0"/>
      <w:divBdr>
        <w:top w:val="none" w:sz="0" w:space="0" w:color="auto"/>
        <w:left w:val="none" w:sz="0" w:space="0" w:color="auto"/>
        <w:bottom w:val="none" w:sz="0" w:space="0" w:color="auto"/>
        <w:right w:val="none" w:sz="0" w:space="0" w:color="auto"/>
      </w:divBdr>
    </w:div>
    <w:div w:id="514001806">
      <w:bodyDiv w:val="1"/>
      <w:marLeft w:val="0"/>
      <w:marRight w:val="0"/>
      <w:marTop w:val="0"/>
      <w:marBottom w:val="0"/>
      <w:divBdr>
        <w:top w:val="none" w:sz="0" w:space="0" w:color="auto"/>
        <w:left w:val="none" w:sz="0" w:space="0" w:color="auto"/>
        <w:bottom w:val="none" w:sz="0" w:space="0" w:color="auto"/>
        <w:right w:val="none" w:sz="0" w:space="0" w:color="auto"/>
      </w:divBdr>
    </w:div>
    <w:div w:id="514348843">
      <w:marLeft w:val="640"/>
      <w:marRight w:val="0"/>
      <w:marTop w:val="0"/>
      <w:marBottom w:val="0"/>
      <w:divBdr>
        <w:top w:val="none" w:sz="0" w:space="0" w:color="auto"/>
        <w:left w:val="none" w:sz="0" w:space="0" w:color="auto"/>
        <w:bottom w:val="none" w:sz="0" w:space="0" w:color="auto"/>
        <w:right w:val="none" w:sz="0" w:space="0" w:color="auto"/>
      </w:divBdr>
    </w:div>
    <w:div w:id="515123702">
      <w:marLeft w:val="640"/>
      <w:marRight w:val="0"/>
      <w:marTop w:val="0"/>
      <w:marBottom w:val="0"/>
      <w:divBdr>
        <w:top w:val="none" w:sz="0" w:space="0" w:color="auto"/>
        <w:left w:val="none" w:sz="0" w:space="0" w:color="auto"/>
        <w:bottom w:val="none" w:sz="0" w:space="0" w:color="auto"/>
        <w:right w:val="none" w:sz="0" w:space="0" w:color="auto"/>
      </w:divBdr>
    </w:div>
    <w:div w:id="515340493">
      <w:marLeft w:val="640"/>
      <w:marRight w:val="0"/>
      <w:marTop w:val="0"/>
      <w:marBottom w:val="0"/>
      <w:divBdr>
        <w:top w:val="none" w:sz="0" w:space="0" w:color="auto"/>
        <w:left w:val="none" w:sz="0" w:space="0" w:color="auto"/>
        <w:bottom w:val="none" w:sz="0" w:space="0" w:color="auto"/>
        <w:right w:val="none" w:sz="0" w:space="0" w:color="auto"/>
      </w:divBdr>
    </w:div>
    <w:div w:id="515387994">
      <w:marLeft w:val="640"/>
      <w:marRight w:val="0"/>
      <w:marTop w:val="0"/>
      <w:marBottom w:val="0"/>
      <w:divBdr>
        <w:top w:val="none" w:sz="0" w:space="0" w:color="auto"/>
        <w:left w:val="none" w:sz="0" w:space="0" w:color="auto"/>
        <w:bottom w:val="none" w:sz="0" w:space="0" w:color="auto"/>
        <w:right w:val="none" w:sz="0" w:space="0" w:color="auto"/>
      </w:divBdr>
    </w:div>
    <w:div w:id="515535355">
      <w:marLeft w:val="640"/>
      <w:marRight w:val="0"/>
      <w:marTop w:val="0"/>
      <w:marBottom w:val="0"/>
      <w:divBdr>
        <w:top w:val="none" w:sz="0" w:space="0" w:color="auto"/>
        <w:left w:val="none" w:sz="0" w:space="0" w:color="auto"/>
        <w:bottom w:val="none" w:sz="0" w:space="0" w:color="auto"/>
        <w:right w:val="none" w:sz="0" w:space="0" w:color="auto"/>
      </w:divBdr>
    </w:div>
    <w:div w:id="515654391">
      <w:bodyDiv w:val="1"/>
      <w:marLeft w:val="0"/>
      <w:marRight w:val="0"/>
      <w:marTop w:val="0"/>
      <w:marBottom w:val="0"/>
      <w:divBdr>
        <w:top w:val="none" w:sz="0" w:space="0" w:color="auto"/>
        <w:left w:val="none" w:sz="0" w:space="0" w:color="auto"/>
        <w:bottom w:val="none" w:sz="0" w:space="0" w:color="auto"/>
        <w:right w:val="none" w:sz="0" w:space="0" w:color="auto"/>
      </w:divBdr>
      <w:divsChild>
        <w:div w:id="8335037">
          <w:marLeft w:val="480"/>
          <w:marRight w:val="0"/>
          <w:marTop w:val="0"/>
          <w:marBottom w:val="0"/>
          <w:divBdr>
            <w:top w:val="none" w:sz="0" w:space="0" w:color="auto"/>
            <w:left w:val="none" w:sz="0" w:space="0" w:color="auto"/>
            <w:bottom w:val="none" w:sz="0" w:space="0" w:color="auto"/>
            <w:right w:val="none" w:sz="0" w:space="0" w:color="auto"/>
          </w:divBdr>
        </w:div>
        <w:div w:id="62526547">
          <w:marLeft w:val="480"/>
          <w:marRight w:val="0"/>
          <w:marTop w:val="0"/>
          <w:marBottom w:val="0"/>
          <w:divBdr>
            <w:top w:val="none" w:sz="0" w:space="0" w:color="auto"/>
            <w:left w:val="none" w:sz="0" w:space="0" w:color="auto"/>
            <w:bottom w:val="none" w:sz="0" w:space="0" w:color="auto"/>
            <w:right w:val="none" w:sz="0" w:space="0" w:color="auto"/>
          </w:divBdr>
        </w:div>
        <w:div w:id="139227774">
          <w:marLeft w:val="480"/>
          <w:marRight w:val="0"/>
          <w:marTop w:val="0"/>
          <w:marBottom w:val="0"/>
          <w:divBdr>
            <w:top w:val="none" w:sz="0" w:space="0" w:color="auto"/>
            <w:left w:val="none" w:sz="0" w:space="0" w:color="auto"/>
            <w:bottom w:val="none" w:sz="0" w:space="0" w:color="auto"/>
            <w:right w:val="none" w:sz="0" w:space="0" w:color="auto"/>
          </w:divBdr>
        </w:div>
        <w:div w:id="151916666">
          <w:marLeft w:val="480"/>
          <w:marRight w:val="0"/>
          <w:marTop w:val="0"/>
          <w:marBottom w:val="0"/>
          <w:divBdr>
            <w:top w:val="none" w:sz="0" w:space="0" w:color="auto"/>
            <w:left w:val="none" w:sz="0" w:space="0" w:color="auto"/>
            <w:bottom w:val="none" w:sz="0" w:space="0" w:color="auto"/>
            <w:right w:val="none" w:sz="0" w:space="0" w:color="auto"/>
          </w:divBdr>
        </w:div>
        <w:div w:id="210308237">
          <w:marLeft w:val="480"/>
          <w:marRight w:val="0"/>
          <w:marTop w:val="0"/>
          <w:marBottom w:val="0"/>
          <w:divBdr>
            <w:top w:val="none" w:sz="0" w:space="0" w:color="auto"/>
            <w:left w:val="none" w:sz="0" w:space="0" w:color="auto"/>
            <w:bottom w:val="none" w:sz="0" w:space="0" w:color="auto"/>
            <w:right w:val="none" w:sz="0" w:space="0" w:color="auto"/>
          </w:divBdr>
        </w:div>
        <w:div w:id="210968263">
          <w:marLeft w:val="480"/>
          <w:marRight w:val="0"/>
          <w:marTop w:val="0"/>
          <w:marBottom w:val="0"/>
          <w:divBdr>
            <w:top w:val="none" w:sz="0" w:space="0" w:color="auto"/>
            <w:left w:val="none" w:sz="0" w:space="0" w:color="auto"/>
            <w:bottom w:val="none" w:sz="0" w:space="0" w:color="auto"/>
            <w:right w:val="none" w:sz="0" w:space="0" w:color="auto"/>
          </w:divBdr>
        </w:div>
        <w:div w:id="214320427">
          <w:marLeft w:val="480"/>
          <w:marRight w:val="0"/>
          <w:marTop w:val="0"/>
          <w:marBottom w:val="0"/>
          <w:divBdr>
            <w:top w:val="none" w:sz="0" w:space="0" w:color="auto"/>
            <w:left w:val="none" w:sz="0" w:space="0" w:color="auto"/>
            <w:bottom w:val="none" w:sz="0" w:space="0" w:color="auto"/>
            <w:right w:val="none" w:sz="0" w:space="0" w:color="auto"/>
          </w:divBdr>
        </w:div>
        <w:div w:id="451285695">
          <w:marLeft w:val="480"/>
          <w:marRight w:val="0"/>
          <w:marTop w:val="0"/>
          <w:marBottom w:val="0"/>
          <w:divBdr>
            <w:top w:val="none" w:sz="0" w:space="0" w:color="auto"/>
            <w:left w:val="none" w:sz="0" w:space="0" w:color="auto"/>
            <w:bottom w:val="none" w:sz="0" w:space="0" w:color="auto"/>
            <w:right w:val="none" w:sz="0" w:space="0" w:color="auto"/>
          </w:divBdr>
        </w:div>
        <w:div w:id="473832161">
          <w:marLeft w:val="480"/>
          <w:marRight w:val="0"/>
          <w:marTop w:val="0"/>
          <w:marBottom w:val="0"/>
          <w:divBdr>
            <w:top w:val="none" w:sz="0" w:space="0" w:color="auto"/>
            <w:left w:val="none" w:sz="0" w:space="0" w:color="auto"/>
            <w:bottom w:val="none" w:sz="0" w:space="0" w:color="auto"/>
            <w:right w:val="none" w:sz="0" w:space="0" w:color="auto"/>
          </w:divBdr>
        </w:div>
        <w:div w:id="565989662">
          <w:marLeft w:val="480"/>
          <w:marRight w:val="0"/>
          <w:marTop w:val="0"/>
          <w:marBottom w:val="0"/>
          <w:divBdr>
            <w:top w:val="none" w:sz="0" w:space="0" w:color="auto"/>
            <w:left w:val="none" w:sz="0" w:space="0" w:color="auto"/>
            <w:bottom w:val="none" w:sz="0" w:space="0" w:color="auto"/>
            <w:right w:val="none" w:sz="0" w:space="0" w:color="auto"/>
          </w:divBdr>
        </w:div>
        <w:div w:id="567499806">
          <w:marLeft w:val="480"/>
          <w:marRight w:val="0"/>
          <w:marTop w:val="0"/>
          <w:marBottom w:val="0"/>
          <w:divBdr>
            <w:top w:val="none" w:sz="0" w:space="0" w:color="auto"/>
            <w:left w:val="none" w:sz="0" w:space="0" w:color="auto"/>
            <w:bottom w:val="none" w:sz="0" w:space="0" w:color="auto"/>
            <w:right w:val="none" w:sz="0" w:space="0" w:color="auto"/>
          </w:divBdr>
        </w:div>
        <w:div w:id="574055090">
          <w:marLeft w:val="480"/>
          <w:marRight w:val="0"/>
          <w:marTop w:val="0"/>
          <w:marBottom w:val="0"/>
          <w:divBdr>
            <w:top w:val="none" w:sz="0" w:space="0" w:color="auto"/>
            <w:left w:val="none" w:sz="0" w:space="0" w:color="auto"/>
            <w:bottom w:val="none" w:sz="0" w:space="0" w:color="auto"/>
            <w:right w:val="none" w:sz="0" w:space="0" w:color="auto"/>
          </w:divBdr>
        </w:div>
        <w:div w:id="687368415">
          <w:marLeft w:val="480"/>
          <w:marRight w:val="0"/>
          <w:marTop w:val="0"/>
          <w:marBottom w:val="0"/>
          <w:divBdr>
            <w:top w:val="none" w:sz="0" w:space="0" w:color="auto"/>
            <w:left w:val="none" w:sz="0" w:space="0" w:color="auto"/>
            <w:bottom w:val="none" w:sz="0" w:space="0" w:color="auto"/>
            <w:right w:val="none" w:sz="0" w:space="0" w:color="auto"/>
          </w:divBdr>
        </w:div>
        <w:div w:id="774591926">
          <w:marLeft w:val="480"/>
          <w:marRight w:val="0"/>
          <w:marTop w:val="0"/>
          <w:marBottom w:val="0"/>
          <w:divBdr>
            <w:top w:val="none" w:sz="0" w:space="0" w:color="auto"/>
            <w:left w:val="none" w:sz="0" w:space="0" w:color="auto"/>
            <w:bottom w:val="none" w:sz="0" w:space="0" w:color="auto"/>
            <w:right w:val="none" w:sz="0" w:space="0" w:color="auto"/>
          </w:divBdr>
        </w:div>
        <w:div w:id="825586329">
          <w:marLeft w:val="480"/>
          <w:marRight w:val="0"/>
          <w:marTop w:val="0"/>
          <w:marBottom w:val="0"/>
          <w:divBdr>
            <w:top w:val="none" w:sz="0" w:space="0" w:color="auto"/>
            <w:left w:val="none" w:sz="0" w:space="0" w:color="auto"/>
            <w:bottom w:val="none" w:sz="0" w:space="0" w:color="auto"/>
            <w:right w:val="none" w:sz="0" w:space="0" w:color="auto"/>
          </w:divBdr>
        </w:div>
        <w:div w:id="838618304">
          <w:marLeft w:val="480"/>
          <w:marRight w:val="0"/>
          <w:marTop w:val="0"/>
          <w:marBottom w:val="0"/>
          <w:divBdr>
            <w:top w:val="none" w:sz="0" w:space="0" w:color="auto"/>
            <w:left w:val="none" w:sz="0" w:space="0" w:color="auto"/>
            <w:bottom w:val="none" w:sz="0" w:space="0" w:color="auto"/>
            <w:right w:val="none" w:sz="0" w:space="0" w:color="auto"/>
          </w:divBdr>
        </w:div>
        <w:div w:id="839736252">
          <w:marLeft w:val="480"/>
          <w:marRight w:val="0"/>
          <w:marTop w:val="0"/>
          <w:marBottom w:val="0"/>
          <w:divBdr>
            <w:top w:val="none" w:sz="0" w:space="0" w:color="auto"/>
            <w:left w:val="none" w:sz="0" w:space="0" w:color="auto"/>
            <w:bottom w:val="none" w:sz="0" w:space="0" w:color="auto"/>
            <w:right w:val="none" w:sz="0" w:space="0" w:color="auto"/>
          </w:divBdr>
        </w:div>
        <w:div w:id="881599070">
          <w:marLeft w:val="480"/>
          <w:marRight w:val="0"/>
          <w:marTop w:val="0"/>
          <w:marBottom w:val="0"/>
          <w:divBdr>
            <w:top w:val="none" w:sz="0" w:space="0" w:color="auto"/>
            <w:left w:val="none" w:sz="0" w:space="0" w:color="auto"/>
            <w:bottom w:val="none" w:sz="0" w:space="0" w:color="auto"/>
            <w:right w:val="none" w:sz="0" w:space="0" w:color="auto"/>
          </w:divBdr>
        </w:div>
        <w:div w:id="905339459">
          <w:marLeft w:val="480"/>
          <w:marRight w:val="0"/>
          <w:marTop w:val="0"/>
          <w:marBottom w:val="0"/>
          <w:divBdr>
            <w:top w:val="none" w:sz="0" w:space="0" w:color="auto"/>
            <w:left w:val="none" w:sz="0" w:space="0" w:color="auto"/>
            <w:bottom w:val="none" w:sz="0" w:space="0" w:color="auto"/>
            <w:right w:val="none" w:sz="0" w:space="0" w:color="auto"/>
          </w:divBdr>
        </w:div>
        <w:div w:id="929389290">
          <w:marLeft w:val="480"/>
          <w:marRight w:val="0"/>
          <w:marTop w:val="0"/>
          <w:marBottom w:val="0"/>
          <w:divBdr>
            <w:top w:val="none" w:sz="0" w:space="0" w:color="auto"/>
            <w:left w:val="none" w:sz="0" w:space="0" w:color="auto"/>
            <w:bottom w:val="none" w:sz="0" w:space="0" w:color="auto"/>
            <w:right w:val="none" w:sz="0" w:space="0" w:color="auto"/>
          </w:divBdr>
        </w:div>
        <w:div w:id="963077086">
          <w:marLeft w:val="480"/>
          <w:marRight w:val="0"/>
          <w:marTop w:val="0"/>
          <w:marBottom w:val="0"/>
          <w:divBdr>
            <w:top w:val="none" w:sz="0" w:space="0" w:color="auto"/>
            <w:left w:val="none" w:sz="0" w:space="0" w:color="auto"/>
            <w:bottom w:val="none" w:sz="0" w:space="0" w:color="auto"/>
            <w:right w:val="none" w:sz="0" w:space="0" w:color="auto"/>
          </w:divBdr>
        </w:div>
        <w:div w:id="963972858">
          <w:marLeft w:val="480"/>
          <w:marRight w:val="0"/>
          <w:marTop w:val="0"/>
          <w:marBottom w:val="0"/>
          <w:divBdr>
            <w:top w:val="none" w:sz="0" w:space="0" w:color="auto"/>
            <w:left w:val="none" w:sz="0" w:space="0" w:color="auto"/>
            <w:bottom w:val="none" w:sz="0" w:space="0" w:color="auto"/>
            <w:right w:val="none" w:sz="0" w:space="0" w:color="auto"/>
          </w:divBdr>
        </w:div>
        <w:div w:id="1003707298">
          <w:marLeft w:val="480"/>
          <w:marRight w:val="0"/>
          <w:marTop w:val="0"/>
          <w:marBottom w:val="0"/>
          <w:divBdr>
            <w:top w:val="none" w:sz="0" w:space="0" w:color="auto"/>
            <w:left w:val="none" w:sz="0" w:space="0" w:color="auto"/>
            <w:bottom w:val="none" w:sz="0" w:space="0" w:color="auto"/>
            <w:right w:val="none" w:sz="0" w:space="0" w:color="auto"/>
          </w:divBdr>
        </w:div>
        <w:div w:id="1008217395">
          <w:marLeft w:val="480"/>
          <w:marRight w:val="0"/>
          <w:marTop w:val="0"/>
          <w:marBottom w:val="0"/>
          <w:divBdr>
            <w:top w:val="none" w:sz="0" w:space="0" w:color="auto"/>
            <w:left w:val="none" w:sz="0" w:space="0" w:color="auto"/>
            <w:bottom w:val="none" w:sz="0" w:space="0" w:color="auto"/>
            <w:right w:val="none" w:sz="0" w:space="0" w:color="auto"/>
          </w:divBdr>
        </w:div>
        <w:div w:id="1010913545">
          <w:marLeft w:val="480"/>
          <w:marRight w:val="0"/>
          <w:marTop w:val="0"/>
          <w:marBottom w:val="0"/>
          <w:divBdr>
            <w:top w:val="none" w:sz="0" w:space="0" w:color="auto"/>
            <w:left w:val="none" w:sz="0" w:space="0" w:color="auto"/>
            <w:bottom w:val="none" w:sz="0" w:space="0" w:color="auto"/>
            <w:right w:val="none" w:sz="0" w:space="0" w:color="auto"/>
          </w:divBdr>
        </w:div>
        <w:div w:id="1012805511">
          <w:marLeft w:val="480"/>
          <w:marRight w:val="0"/>
          <w:marTop w:val="0"/>
          <w:marBottom w:val="0"/>
          <w:divBdr>
            <w:top w:val="none" w:sz="0" w:space="0" w:color="auto"/>
            <w:left w:val="none" w:sz="0" w:space="0" w:color="auto"/>
            <w:bottom w:val="none" w:sz="0" w:space="0" w:color="auto"/>
            <w:right w:val="none" w:sz="0" w:space="0" w:color="auto"/>
          </w:divBdr>
        </w:div>
        <w:div w:id="1015350532">
          <w:marLeft w:val="480"/>
          <w:marRight w:val="0"/>
          <w:marTop w:val="0"/>
          <w:marBottom w:val="0"/>
          <w:divBdr>
            <w:top w:val="none" w:sz="0" w:space="0" w:color="auto"/>
            <w:left w:val="none" w:sz="0" w:space="0" w:color="auto"/>
            <w:bottom w:val="none" w:sz="0" w:space="0" w:color="auto"/>
            <w:right w:val="none" w:sz="0" w:space="0" w:color="auto"/>
          </w:divBdr>
        </w:div>
        <w:div w:id="1037509762">
          <w:marLeft w:val="480"/>
          <w:marRight w:val="0"/>
          <w:marTop w:val="0"/>
          <w:marBottom w:val="0"/>
          <w:divBdr>
            <w:top w:val="none" w:sz="0" w:space="0" w:color="auto"/>
            <w:left w:val="none" w:sz="0" w:space="0" w:color="auto"/>
            <w:bottom w:val="none" w:sz="0" w:space="0" w:color="auto"/>
            <w:right w:val="none" w:sz="0" w:space="0" w:color="auto"/>
          </w:divBdr>
        </w:div>
        <w:div w:id="1103502236">
          <w:marLeft w:val="480"/>
          <w:marRight w:val="0"/>
          <w:marTop w:val="0"/>
          <w:marBottom w:val="0"/>
          <w:divBdr>
            <w:top w:val="none" w:sz="0" w:space="0" w:color="auto"/>
            <w:left w:val="none" w:sz="0" w:space="0" w:color="auto"/>
            <w:bottom w:val="none" w:sz="0" w:space="0" w:color="auto"/>
            <w:right w:val="none" w:sz="0" w:space="0" w:color="auto"/>
          </w:divBdr>
        </w:div>
        <w:div w:id="1185023846">
          <w:marLeft w:val="480"/>
          <w:marRight w:val="0"/>
          <w:marTop w:val="0"/>
          <w:marBottom w:val="0"/>
          <w:divBdr>
            <w:top w:val="none" w:sz="0" w:space="0" w:color="auto"/>
            <w:left w:val="none" w:sz="0" w:space="0" w:color="auto"/>
            <w:bottom w:val="none" w:sz="0" w:space="0" w:color="auto"/>
            <w:right w:val="none" w:sz="0" w:space="0" w:color="auto"/>
          </w:divBdr>
        </w:div>
        <w:div w:id="1347289267">
          <w:marLeft w:val="480"/>
          <w:marRight w:val="0"/>
          <w:marTop w:val="0"/>
          <w:marBottom w:val="0"/>
          <w:divBdr>
            <w:top w:val="none" w:sz="0" w:space="0" w:color="auto"/>
            <w:left w:val="none" w:sz="0" w:space="0" w:color="auto"/>
            <w:bottom w:val="none" w:sz="0" w:space="0" w:color="auto"/>
            <w:right w:val="none" w:sz="0" w:space="0" w:color="auto"/>
          </w:divBdr>
        </w:div>
        <w:div w:id="1414738022">
          <w:marLeft w:val="480"/>
          <w:marRight w:val="0"/>
          <w:marTop w:val="0"/>
          <w:marBottom w:val="0"/>
          <w:divBdr>
            <w:top w:val="none" w:sz="0" w:space="0" w:color="auto"/>
            <w:left w:val="none" w:sz="0" w:space="0" w:color="auto"/>
            <w:bottom w:val="none" w:sz="0" w:space="0" w:color="auto"/>
            <w:right w:val="none" w:sz="0" w:space="0" w:color="auto"/>
          </w:divBdr>
        </w:div>
        <w:div w:id="1513911414">
          <w:marLeft w:val="480"/>
          <w:marRight w:val="0"/>
          <w:marTop w:val="0"/>
          <w:marBottom w:val="0"/>
          <w:divBdr>
            <w:top w:val="none" w:sz="0" w:space="0" w:color="auto"/>
            <w:left w:val="none" w:sz="0" w:space="0" w:color="auto"/>
            <w:bottom w:val="none" w:sz="0" w:space="0" w:color="auto"/>
            <w:right w:val="none" w:sz="0" w:space="0" w:color="auto"/>
          </w:divBdr>
        </w:div>
        <w:div w:id="1515681065">
          <w:marLeft w:val="480"/>
          <w:marRight w:val="0"/>
          <w:marTop w:val="0"/>
          <w:marBottom w:val="0"/>
          <w:divBdr>
            <w:top w:val="none" w:sz="0" w:space="0" w:color="auto"/>
            <w:left w:val="none" w:sz="0" w:space="0" w:color="auto"/>
            <w:bottom w:val="none" w:sz="0" w:space="0" w:color="auto"/>
            <w:right w:val="none" w:sz="0" w:space="0" w:color="auto"/>
          </w:divBdr>
        </w:div>
        <w:div w:id="1574585137">
          <w:marLeft w:val="480"/>
          <w:marRight w:val="0"/>
          <w:marTop w:val="0"/>
          <w:marBottom w:val="0"/>
          <w:divBdr>
            <w:top w:val="none" w:sz="0" w:space="0" w:color="auto"/>
            <w:left w:val="none" w:sz="0" w:space="0" w:color="auto"/>
            <w:bottom w:val="none" w:sz="0" w:space="0" w:color="auto"/>
            <w:right w:val="none" w:sz="0" w:space="0" w:color="auto"/>
          </w:divBdr>
        </w:div>
        <w:div w:id="1585796358">
          <w:marLeft w:val="480"/>
          <w:marRight w:val="0"/>
          <w:marTop w:val="0"/>
          <w:marBottom w:val="0"/>
          <w:divBdr>
            <w:top w:val="none" w:sz="0" w:space="0" w:color="auto"/>
            <w:left w:val="none" w:sz="0" w:space="0" w:color="auto"/>
            <w:bottom w:val="none" w:sz="0" w:space="0" w:color="auto"/>
            <w:right w:val="none" w:sz="0" w:space="0" w:color="auto"/>
          </w:divBdr>
        </w:div>
        <w:div w:id="1627856821">
          <w:marLeft w:val="480"/>
          <w:marRight w:val="0"/>
          <w:marTop w:val="0"/>
          <w:marBottom w:val="0"/>
          <w:divBdr>
            <w:top w:val="none" w:sz="0" w:space="0" w:color="auto"/>
            <w:left w:val="none" w:sz="0" w:space="0" w:color="auto"/>
            <w:bottom w:val="none" w:sz="0" w:space="0" w:color="auto"/>
            <w:right w:val="none" w:sz="0" w:space="0" w:color="auto"/>
          </w:divBdr>
        </w:div>
        <w:div w:id="1660813547">
          <w:marLeft w:val="480"/>
          <w:marRight w:val="0"/>
          <w:marTop w:val="0"/>
          <w:marBottom w:val="0"/>
          <w:divBdr>
            <w:top w:val="none" w:sz="0" w:space="0" w:color="auto"/>
            <w:left w:val="none" w:sz="0" w:space="0" w:color="auto"/>
            <w:bottom w:val="none" w:sz="0" w:space="0" w:color="auto"/>
            <w:right w:val="none" w:sz="0" w:space="0" w:color="auto"/>
          </w:divBdr>
        </w:div>
        <w:div w:id="1696805545">
          <w:marLeft w:val="480"/>
          <w:marRight w:val="0"/>
          <w:marTop w:val="0"/>
          <w:marBottom w:val="0"/>
          <w:divBdr>
            <w:top w:val="none" w:sz="0" w:space="0" w:color="auto"/>
            <w:left w:val="none" w:sz="0" w:space="0" w:color="auto"/>
            <w:bottom w:val="none" w:sz="0" w:space="0" w:color="auto"/>
            <w:right w:val="none" w:sz="0" w:space="0" w:color="auto"/>
          </w:divBdr>
        </w:div>
        <w:div w:id="1713845425">
          <w:marLeft w:val="480"/>
          <w:marRight w:val="0"/>
          <w:marTop w:val="0"/>
          <w:marBottom w:val="0"/>
          <w:divBdr>
            <w:top w:val="none" w:sz="0" w:space="0" w:color="auto"/>
            <w:left w:val="none" w:sz="0" w:space="0" w:color="auto"/>
            <w:bottom w:val="none" w:sz="0" w:space="0" w:color="auto"/>
            <w:right w:val="none" w:sz="0" w:space="0" w:color="auto"/>
          </w:divBdr>
        </w:div>
        <w:div w:id="1735547713">
          <w:marLeft w:val="480"/>
          <w:marRight w:val="0"/>
          <w:marTop w:val="0"/>
          <w:marBottom w:val="0"/>
          <w:divBdr>
            <w:top w:val="none" w:sz="0" w:space="0" w:color="auto"/>
            <w:left w:val="none" w:sz="0" w:space="0" w:color="auto"/>
            <w:bottom w:val="none" w:sz="0" w:space="0" w:color="auto"/>
            <w:right w:val="none" w:sz="0" w:space="0" w:color="auto"/>
          </w:divBdr>
        </w:div>
        <w:div w:id="1785996021">
          <w:marLeft w:val="480"/>
          <w:marRight w:val="0"/>
          <w:marTop w:val="0"/>
          <w:marBottom w:val="0"/>
          <w:divBdr>
            <w:top w:val="none" w:sz="0" w:space="0" w:color="auto"/>
            <w:left w:val="none" w:sz="0" w:space="0" w:color="auto"/>
            <w:bottom w:val="none" w:sz="0" w:space="0" w:color="auto"/>
            <w:right w:val="none" w:sz="0" w:space="0" w:color="auto"/>
          </w:divBdr>
        </w:div>
        <w:div w:id="1788503252">
          <w:marLeft w:val="480"/>
          <w:marRight w:val="0"/>
          <w:marTop w:val="0"/>
          <w:marBottom w:val="0"/>
          <w:divBdr>
            <w:top w:val="none" w:sz="0" w:space="0" w:color="auto"/>
            <w:left w:val="none" w:sz="0" w:space="0" w:color="auto"/>
            <w:bottom w:val="none" w:sz="0" w:space="0" w:color="auto"/>
            <w:right w:val="none" w:sz="0" w:space="0" w:color="auto"/>
          </w:divBdr>
        </w:div>
        <w:div w:id="1800029849">
          <w:marLeft w:val="480"/>
          <w:marRight w:val="0"/>
          <w:marTop w:val="0"/>
          <w:marBottom w:val="0"/>
          <w:divBdr>
            <w:top w:val="none" w:sz="0" w:space="0" w:color="auto"/>
            <w:left w:val="none" w:sz="0" w:space="0" w:color="auto"/>
            <w:bottom w:val="none" w:sz="0" w:space="0" w:color="auto"/>
            <w:right w:val="none" w:sz="0" w:space="0" w:color="auto"/>
          </w:divBdr>
        </w:div>
        <w:div w:id="1801458957">
          <w:marLeft w:val="480"/>
          <w:marRight w:val="0"/>
          <w:marTop w:val="0"/>
          <w:marBottom w:val="0"/>
          <w:divBdr>
            <w:top w:val="none" w:sz="0" w:space="0" w:color="auto"/>
            <w:left w:val="none" w:sz="0" w:space="0" w:color="auto"/>
            <w:bottom w:val="none" w:sz="0" w:space="0" w:color="auto"/>
            <w:right w:val="none" w:sz="0" w:space="0" w:color="auto"/>
          </w:divBdr>
        </w:div>
        <w:div w:id="1840534622">
          <w:marLeft w:val="480"/>
          <w:marRight w:val="0"/>
          <w:marTop w:val="0"/>
          <w:marBottom w:val="0"/>
          <w:divBdr>
            <w:top w:val="none" w:sz="0" w:space="0" w:color="auto"/>
            <w:left w:val="none" w:sz="0" w:space="0" w:color="auto"/>
            <w:bottom w:val="none" w:sz="0" w:space="0" w:color="auto"/>
            <w:right w:val="none" w:sz="0" w:space="0" w:color="auto"/>
          </w:divBdr>
        </w:div>
        <w:div w:id="1866365235">
          <w:marLeft w:val="480"/>
          <w:marRight w:val="0"/>
          <w:marTop w:val="0"/>
          <w:marBottom w:val="0"/>
          <w:divBdr>
            <w:top w:val="none" w:sz="0" w:space="0" w:color="auto"/>
            <w:left w:val="none" w:sz="0" w:space="0" w:color="auto"/>
            <w:bottom w:val="none" w:sz="0" w:space="0" w:color="auto"/>
            <w:right w:val="none" w:sz="0" w:space="0" w:color="auto"/>
          </w:divBdr>
        </w:div>
        <w:div w:id="1876312759">
          <w:marLeft w:val="480"/>
          <w:marRight w:val="0"/>
          <w:marTop w:val="0"/>
          <w:marBottom w:val="0"/>
          <w:divBdr>
            <w:top w:val="none" w:sz="0" w:space="0" w:color="auto"/>
            <w:left w:val="none" w:sz="0" w:space="0" w:color="auto"/>
            <w:bottom w:val="none" w:sz="0" w:space="0" w:color="auto"/>
            <w:right w:val="none" w:sz="0" w:space="0" w:color="auto"/>
          </w:divBdr>
        </w:div>
        <w:div w:id="1983197699">
          <w:marLeft w:val="480"/>
          <w:marRight w:val="0"/>
          <w:marTop w:val="0"/>
          <w:marBottom w:val="0"/>
          <w:divBdr>
            <w:top w:val="none" w:sz="0" w:space="0" w:color="auto"/>
            <w:left w:val="none" w:sz="0" w:space="0" w:color="auto"/>
            <w:bottom w:val="none" w:sz="0" w:space="0" w:color="auto"/>
            <w:right w:val="none" w:sz="0" w:space="0" w:color="auto"/>
          </w:divBdr>
        </w:div>
        <w:div w:id="1993630636">
          <w:marLeft w:val="480"/>
          <w:marRight w:val="0"/>
          <w:marTop w:val="0"/>
          <w:marBottom w:val="0"/>
          <w:divBdr>
            <w:top w:val="none" w:sz="0" w:space="0" w:color="auto"/>
            <w:left w:val="none" w:sz="0" w:space="0" w:color="auto"/>
            <w:bottom w:val="none" w:sz="0" w:space="0" w:color="auto"/>
            <w:right w:val="none" w:sz="0" w:space="0" w:color="auto"/>
          </w:divBdr>
        </w:div>
        <w:div w:id="1994799147">
          <w:marLeft w:val="480"/>
          <w:marRight w:val="0"/>
          <w:marTop w:val="0"/>
          <w:marBottom w:val="0"/>
          <w:divBdr>
            <w:top w:val="none" w:sz="0" w:space="0" w:color="auto"/>
            <w:left w:val="none" w:sz="0" w:space="0" w:color="auto"/>
            <w:bottom w:val="none" w:sz="0" w:space="0" w:color="auto"/>
            <w:right w:val="none" w:sz="0" w:space="0" w:color="auto"/>
          </w:divBdr>
        </w:div>
        <w:div w:id="2002614901">
          <w:marLeft w:val="480"/>
          <w:marRight w:val="0"/>
          <w:marTop w:val="0"/>
          <w:marBottom w:val="0"/>
          <w:divBdr>
            <w:top w:val="none" w:sz="0" w:space="0" w:color="auto"/>
            <w:left w:val="none" w:sz="0" w:space="0" w:color="auto"/>
            <w:bottom w:val="none" w:sz="0" w:space="0" w:color="auto"/>
            <w:right w:val="none" w:sz="0" w:space="0" w:color="auto"/>
          </w:divBdr>
        </w:div>
        <w:div w:id="2032949920">
          <w:marLeft w:val="480"/>
          <w:marRight w:val="0"/>
          <w:marTop w:val="0"/>
          <w:marBottom w:val="0"/>
          <w:divBdr>
            <w:top w:val="none" w:sz="0" w:space="0" w:color="auto"/>
            <w:left w:val="none" w:sz="0" w:space="0" w:color="auto"/>
            <w:bottom w:val="none" w:sz="0" w:space="0" w:color="auto"/>
            <w:right w:val="none" w:sz="0" w:space="0" w:color="auto"/>
          </w:divBdr>
        </w:div>
        <w:div w:id="2052148680">
          <w:marLeft w:val="480"/>
          <w:marRight w:val="0"/>
          <w:marTop w:val="0"/>
          <w:marBottom w:val="0"/>
          <w:divBdr>
            <w:top w:val="none" w:sz="0" w:space="0" w:color="auto"/>
            <w:left w:val="none" w:sz="0" w:space="0" w:color="auto"/>
            <w:bottom w:val="none" w:sz="0" w:space="0" w:color="auto"/>
            <w:right w:val="none" w:sz="0" w:space="0" w:color="auto"/>
          </w:divBdr>
        </w:div>
      </w:divsChild>
    </w:div>
    <w:div w:id="515852786">
      <w:marLeft w:val="640"/>
      <w:marRight w:val="0"/>
      <w:marTop w:val="0"/>
      <w:marBottom w:val="0"/>
      <w:divBdr>
        <w:top w:val="none" w:sz="0" w:space="0" w:color="auto"/>
        <w:left w:val="none" w:sz="0" w:space="0" w:color="auto"/>
        <w:bottom w:val="none" w:sz="0" w:space="0" w:color="auto"/>
        <w:right w:val="none" w:sz="0" w:space="0" w:color="auto"/>
      </w:divBdr>
    </w:div>
    <w:div w:id="515854321">
      <w:marLeft w:val="640"/>
      <w:marRight w:val="0"/>
      <w:marTop w:val="0"/>
      <w:marBottom w:val="0"/>
      <w:divBdr>
        <w:top w:val="none" w:sz="0" w:space="0" w:color="auto"/>
        <w:left w:val="none" w:sz="0" w:space="0" w:color="auto"/>
        <w:bottom w:val="none" w:sz="0" w:space="0" w:color="auto"/>
        <w:right w:val="none" w:sz="0" w:space="0" w:color="auto"/>
      </w:divBdr>
    </w:div>
    <w:div w:id="516311084">
      <w:bodyDiv w:val="1"/>
      <w:marLeft w:val="0"/>
      <w:marRight w:val="0"/>
      <w:marTop w:val="0"/>
      <w:marBottom w:val="0"/>
      <w:divBdr>
        <w:top w:val="none" w:sz="0" w:space="0" w:color="auto"/>
        <w:left w:val="none" w:sz="0" w:space="0" w:color="auto"/>
        <w:bottom w:val="none" w:sz="0" w:space="0" w:color="auto"/>
        <w:right w:val="none" w:sz="0" w:space="0" w:color="auto"/>
      </w:divBdr>
    </w:div>
    <w:div w:id="517089399">
      <w:marLeft w:val="480"/>
      <w:marRight w:val="0"/>
      <w:marTop w:val="0"/>
      <w:marBottom w:val="0"/>
      <w:divBdr>
        <w:top w:val="none" w:sz="0" w:space="0" w:color="auto"/>
        <w:left w:val="none" w:sz="0" w:space="0" w:color="auto"/>
        <w:bottom w:val="none" w:sz="0" w:space="0" w:color="auto"/>
        <w:right w:val="none" w:sz="0" w:space="0" w:color="auto"/>
      </w:divBdr>
    </w:div>
    <w:div w:id="517354366">
      <w:marLeft w:val="640"/>
      <w:marRight w:val="0"/>
      <w:marTop w:val="0"/>
      <w:marBottom w:val="0"/>
      <w:divBdr>
        <w:top w:val="none" w:sz="0" w:space="0" w:color="auto"/>
        <w:left w:val="none" w:sz="0" w:space="0" w:color="auto"/>
        <w:bottom w:val="none" w:sz="0" w:space="0" w:color="auto"/>
        <w:right w:val="none" w:sz="0" w:space="0" w:color="auto"/>
      </w:divBdr>
    </w:div>
    <w:div w:id="517814888">
      <w:marLeft w:val="640"/>
      <w:marRight w:val="0"/>
      <w:marTop w:val="0"/>
      <w:marBottom w:val="0"/>
      <w:divBdr>
        <w:top w:val="none" w:sz="0" w:space="0" w:color="auto"/>
        <w:left w:val="none" w:sz="0" w:space="0" w:color="auto"/>
        <w:bottom w:val="none" w:sz="0" w:space="0" w:color="auto"/>
        <w:right w:val="none" w:sz="0" w:space="0" w:color="auto"/>
      </w:divBdr>
    </w:div>
    <w:div w:id="518815216">
      <w:marLeft w:val="640"/>
      <w:marRight w:val="0"/>
      <w:marTop w:val="0"/>
      <w:marBottom w:val="0"/>
      <w:divBdr>
        <w:top w:val="none" w:sz="0" w:space="0" w:color="auto"/>
        <w:left w:val="none" w:sz="0" w:space="0" w:color="auto"/>
        <w:bottom w:val="none" w:sz="0" w:space="0" w:color="auto"/>
        <w:right w:val="none" w:sz="0" w:space="0" w:color="auto"/>
      </w:divBdr>
    </w:div>
    <w:div w:id="519050627">
      <w:marLeft w:val="640"/>
      <w:marRight w:val="0"/>
      <w:marTop w:val="0"/>
      <w:marBottom w:val="0"/>
      <w:divBdr>
        <w:top w:val="none" w:sz="0" w:space="0" w:color="auto"/>
        <w:left w:val="none" w:sz="0" w:space="0" w:color="auto"/>
        <w:bottom w:val="none" w:sz="0" w:space="0" w:color="auto"/>
        <w:right w:val="none" w:sz="0" w:space="0" w:color="auto"/>
      </w:divBdr>
    </w:div>
    <w:div w:id="519054054">
      <w:marLeft w:val="640"/>
      <w:marRight w:val="0"/>
      <w:marTop w:val="0"/>
      <w:marBottom w:val="0"/>
      <w:divBdr>
        <w:top w:val="none" w:sz="0" w:space="0" w:color="auto"/>
        <w:left w:val="none" w:sz="0" w:space="0" w:color="auto"/>
        <w:bottom w:val="none" w:sz="0" w:space="0" w:color="auto"/>
        <w:right w:val="none" w:sz="0" w:space="0" w:color="auto"/>
      </w:divBdr>
    </w:div>
    <w:div w:id="519205382">
      <w:marLeft w:val="640"/>
      <w:marRight w:val="0"/>
      <w:marTop w:val="0"/>
      <w:marBottom w:val="0"/>
      <w:divBdr>
        <w:top w:val="none" w:sz="0" w:space="0" w:color="auto"/>
        <w:left w:val="none" w:sz="0" w:space="0" w:color="auto"/>
        <w:bottom w:val="none" w:sz="0" w:space="0" w:color="auto"/>
        <w:right w:val="none" w:sz="0" w:space="0" w:color="auto"/>
      </w:divBdr>
    </w:div>
    <w:div w:id="519856375">
      <w:marLeft w:val="640"/>
      <w:marRight w:val="0"/>
      <w:marTop w:val="0"/>
      <w:marBottom w:val="0"/>
      <w:divBdr>
        <w:top w:val="none" w:sz="0" w:space="0" w:color="auto"/>
        <w:left w:val="none" w:sz="0" w:space="0" w:color="auto"/>
        <w:bottom w:val="none" w:sz="0" w:space="0" w:color="auto"/>
        <w:right w:val="none" w:sz="0" w:space="0" w:color="auto"/>
      </w:divBdr>
    </w:div>
    <w:div w:id="519857917">
      <w:bodyDiv w:val="1"/>
      <w:marLeft w:val="0"/>
      <w:marRight w:val="0"/>
      <w:marTop w:val="0"/>
      <w:marBottom w:val="0"/>
      <w:divBdr>
        <w:top w:val="none" w:sz="0" w:space="0" w:color="auto"/>
        <w:left w:val="none" w:sz="0" w:space="0" w:color="auto"/>
        <w:bottom w:val="none" w:sz="0" w:space="0" w:color="auto"/>
        <w:right w:val="none" w:sz="0" w:space="0" w:color="auto"/>
      </w:divBdr>
      <w:divsChild>
        <w:div w:id="10231893">
          <w:marLeft w:val="480"/>
          <w:marRight w:val="0"/>
          <w:marTop w:val="0"/>
          <w:marBottom w:val="0"/>
          <w:divBdr>
            <w:top w:val="none" w:sz="0" w:space="0" w:color="auto"/>
            <w:left w:val="none" w:sz="0" w:space="0" w:color="auto"/>
            <w:bottom w:val="none" w:sz="0" w:space="0" w:color="auto"/>
            <w:right w:val="none" w:sz="0" w:space="0" w:color="auto"/>
          </w:divBdr>
        </w:div>
        <w:div w:id="37556320">
          <w:marLeft w:val="480"/>
          <w:marRight w:val="0"/>
          <w:marTop w:val="0"/>
          <w:marBottom w:val="0"/>
          <w:divBdr>
            <w:top w:val="none" w:sz="0" w:space="0" w:color="auto"/>
            <w:left w:val="none" w:sz="0" w:space="0" w:color="auto"/>
            <w:bottom w:val="none" w:sz="0" w:space="0" w:color="auto"/>
            <w:right w:val="none" w:sz="0" w:space="0" w:color="auto"/>
          </w:divBdr>
        </w:div>
        <w:div w:id="54280353">
          <w:marLeft w:val="480"/>
          <w:marRight w:val="0"/>
          <w:marTop w:val="0"/>
          <w:marBottom w:val="0"/>
          <w:divBdr>
            <w:top w:val="none" w:sz="0" w:space="0" w:color="auto"/>
            <w:left w:val="none" w:sz="0" w:space="0" w:color="auto"/>
            <w:bottom w:val="none" w:sz="0" w:space="0" w:color="auto"/>
            <w:right w:val="none" w:sz="0" w:space="0" w:color="auto"/>
          </w:divBdr>
        </w:div>
        <w:div w:id="74253692">
          <w:marLeft w:val="480"/>
          <w:marRight w:val="0"/>
          <w:marTop w:val="0"/>
          <w:marBottom w:val="0"/>
          <w:divBdr>
            <w:top w:val="none" w:sz="0" w:space="0" w:color="auto"/>
            <w:left w:val="none" w:sz="0" w:space="0" w:color="auto"/>
            <w:bottom w:val="none" w:sz="0" w:space="0" w:color="auto"/>
            <w:right w:val="none" w:sz="0" w:space="0" w:color="auto"/>
          </w:divBdr>
        </w:div>
        <w:div w:id="100689644">
          <w:marLeft w:val="480"/>
          <w:marRight w:val="0"/>
          <w:marTop w:val="0"/>
          <w:marBottom w:val="0"/>
          <w:divBdr>
            <w:top w:val="none" w:sz="0" w:space="0" w:color="auto"/>
            <w:left w:val="none" w:sz="0" w:space="0" w:color="auto"/>
            <w:bottom w:val="none" w:sz="0" w:space="0" w:color="auto"/>
            <w:right w:val="none" w:sz="0" w:space="0" w:color="auto"/>
          </w:divBdr>
        </w:div>
        <w:div w:id="100806471">
          <w:marLeft w:val="480"/>
          <w:marRight w:val="0"/>
          <w:marTop w:val="0"/>
          <w:marBottom w:val="0"/>
          <w:divBdr>
            <w:top w:val="none" w:sz="0" w:space="0" w:color="auto"/>
            <w:left w:val="none" w:sz="0" w:space="0" w:color="auto"/>
            <w:bottom w:val="none" w:sz="0" w:space="0" w:color="auto"/>
            <w:right w:val="none" w:sz="0" w:space="0" w:color="auto"/>
          </w:divBdr>
        </w:div>
        <w:div w:id="103116635">
          <w:marLeft w:val="480"/>
          <w:marRight w:val="0"/>
          <w:marTop w:val="0"/>
          <w:marBottom w:val="0"/>
          <w:divBdr>
            <w:top w:val="none" w:sz="0" w:space="0" w:color="auto"/>
            <w:left w:val="none" w:sz="0" w:space="0" w:color="auto"/>
            <w:bottom w:val="none" w:sz="0" w:space="0" w:color="auto"/>
            <w:right w:val="none" w:sz="0" w:space="0" w:color="auto"/>
          </w:divBdr>
        </w:div>
        <w:div w:id="148988125">
          <w:marLeft w:val="480"/>
          <w:marRight w:val="0"/>
          <w:marTop w:val="0"/>
          <w:marBottom w:val="0"/>
          <w:divBdr>
            <w:top w:val="none" w:sz="0" w:space="0" w:color="auto"/>
            <w:left w:val="none" w:sz="0" w:space="0" w:color="auto"/>
            <w:bottom w:val="none" w:sz="0" w:space="0" w:color="auto"/>
            <w:right w:val="none" w:sz="0" w:space="0" w:color="auto"/>
          </w:divBdr>
        </w:div>
        <w:div w:id="149562006">
          <w:marLeft w:val="480"/>
          <w:marRight w:val="0"/>
          <w:marTop w:val="0"/>
          <w:marBottom w:val="0"/>
          <w:divBdr>
            <w:top w:val="none" w:sz="0" w:space="0" w:color="auto"/>
            <w:left w:val="none" w:sz="0" w:space="0" w:color="auto"/>
            <w:bottom w:val="none" w:sz="0" w:space="0" w:color="auto"/>
            <w:right w:val="none" w:sz="0" w:space="0" w:color="auto"/>
          </w:divBdr>
        </w:div>
        <w:div w:id="151455567">
          <w:marLeft w:val="480"/>
          <w:marRight w:val="0"/>
          <w:marTop w:val="0"/>
          <w:marBottom w:val="0"/>
          <w:divBdr>
            <w:top w:val="none" w:sz="0" w:space="0" w:color="auto"/>
            <w:left w:val="none" w:sz="0" w:space="0" w:color="auto"/>
            <w:bottom w:val="none" w:sz="0" w:space="0" w:color="auto"/>
            <w:right w:val="none" w:sz="0" w:space="0" w:color="auto"/>
          </w:divBdr>
        </w:div>
        <w:div w:id="166138733">
          <w:marLeft w:val="480"/>
          <w:marRight w:val="0"/>
          <w:marTop w:val="0"/>
          <w:marBottom w:val="0"/>
          <w:divBdr>
            <w:top w:val="none" w:sz="0" w:space="0" w:color="auto"/>
            <w:left w:val="none" w:sz="0" w:space="0" w:color="auto"/>
            <w:bottom w:val="none" w:sz="0" w:space="0" w:color="auto"/>
            <w:right w:val="none" w:sz="0" w:space="0" w:color="auto"/>
          </w:divBdr>
        </w:div>
        <w:div w:id="166527932">
          <w:marLeft w:val="480"/>
          <w:marRight w:val="0"/>
          <w:marTop w:val="0"/>
          <w:marBottom w:val="0"/>
          <w:divBdr>
            <w:top w:val="none" w:sz="0" w:space="0" w:color="auto"/>
            <w:left w:val="none" w:sz="0" w:space="0" w:color="auto"/>
            <w:bottom w:val="none" w:sz="0" w:space="0" w:color="auto"/>
            <w:right w:val="none" w:sz="0" w:space="0" w:color="auto"/>
          </w:divBdr>
        </w:div>
        <w:div w:id="169296246">
          <w:marLeft w:val="480"/>
          <w:marRight w:val="0"/>
          <w:marTop w:val="0"/>
          <w:marBottom w:val="0"/>
          <w:divBdr>
            <w:top w:val="none" w:sz="0" w:space="0" w:color="auto"/>
            <w:left w:val="none" w:sz="0" w:space="0" w:color="auto"/>
            <w:bottom w:val="none" w:sz="0" w:space="0" w:color="auto"/>
            <w:right w:val="none" w:sz="0" w:space="0" w:color="auto"/>
          </w:divBdr>
        </w:div>
        <w:div w:id="201018718">
          <w:marLeft w:val="480"/>
          <w:marRight w:val="0"/>
          <w:marTop w:val="0"/>
          <w:marBottom w:val="0"/>
          <w:divBdr>
            <w:top w:val="none" w:sz="0" w:space="0" w:color="auto"/>
            <w:left w:val="none" w:sz="0" w:space="0" w:color="auto"/>
            <w:bottom w:val="none" w:sz="0" w:space="0" w:color="auto"/>
            <w:right w:val="none" w:sz="0" w:space="0" w:color="auto"/>
          </w:divBdr>
        </w:div>
        <w:div w:id="209154723">
          <w:marLeft w:val="480"/>
          <w:marRight w:val="0"/>
          <w:marTop w:val="0"/>
          <w:marBottom w:val="0"/>
          <w:divBdr>
            <w:top w:val="none" w:sz="0" w:space="0" w:color="auto"/>
            <w:left w:val="none" w:sz="0" w:space="0" w:color="auto"/>
            <w:bottom w:val="none" w:sz="0" w:space="0" w:color="auto"/>
            <w:right w:val="none" w:sz="0" w:space="0" w:color="auto"/>
          </w:divBdr>
        </w:div>
        <w:div w:id="225456464">
          <w:marLeft w:val="480"/>
          <w:marRight w:val="0"/>
          <w:marTop w:val="0"/>
          <w:marBottom w:val="0"/>
          <w:divBdr>
            <w:top w:val="none" w:sz="0" w:space="0" w:color="auto"/>
            <w:left w:val="none" w:sz="0" w:space="0" w:color="auto"/>
            <w:bottom w:val="none" w:sz="0" w:space="0" w:color="auto"/>
            <w:right w:val="none" w:sz="0" w:space="0" w:color="auto"/>
          </w:divBdr>
        </w:div>
        <w:div w:id="289897923">
          <w:marLeft w:val="480"/>
          <w:marRight w:val="0"/>
          <w:marTop w:val="0"/>
          <w:marBottom w:val="0"/>
          <w:divBdr>
            <w:top w:val="none" w:sz="0" w:space="0" w:color="auto"/>
            <w:left w:val="none" w:sz="0" w:space="0" w:color="auto"/>
            <w:bottom w:val="none" w:sz="0" w:space="0" w:color="auto"/>
            <w:right w:val="none" w:sz="0" w:space="0" w:color="auto"/>
          </w:divBdr>
        </w:div>
        <w:div w:id="322003983">
          <w:marLeft w:val="480"/>
          <w:marRight w:val="0"/>
          <w:marTop w:val="0"/>
          <w:marBottom w:val="0"/>
          <w:divBdr>
            <w:top w:val="none" w:sz="0" w:space="0" w:color="auto"/>
            <w:left w:val="none" w:sz="0" w:space="0" w:color="auto"/>
            <w:bottom w:val="none" w:sz="0" w:space="0" w:color="auto"/>
            <w:right w:val="none" w:sz="0" w:space="0" w:color="auto"/>
          </w:divBdr>
        </w:div>
        <w:div w:id="367948419">
          <w:marLeft w:val="480"/>
          <w:marRight w:val="0"/>
          <w:marTop w:val="0"/>
          <w:marBottom w:val="0"/>
          <w:divBdr>
            <w:top w:val="none" w:sz="0" w:space="0" w:color="auto"/>
            <w:left w:val="none" w:sz="0" w:space="0" w:color="auto"/>
            <w:bottom w:val="none" w:sz="0" w:space="0" w:color="auto"/>
            <w:right w:val="none" w:sz="0" w:space="0" w:color="auto"/>
          </w:divBdr>
        </w:div>
        <w:div w:id="370418754">
          <w:marLeft w:val="480"/>
          <w:marRight w:val="0"/>
          <w:marTop w:val="0"/>
          <w:marBottom w:val="0"/>
          <w:divBdr>
            <w:top w:val="none" w:sz="0" w:space="0" w:color="auto"/>
            <w:left w:val="none" w:sz="0" w:space="0" w:color="auto"/>
            <w:bottom w:val="none" w:sz="0" w:space="0" w:color="auto"/>
            <w:right w:val="none" w:sz="0" w:space="0" w:color="auto"/>
          </w:divBdr>
        </w:div>
        <w:div w:id="394083735">
          <w:marLeft w:val="480"/>
          <w:marRight w:val="0"/>
          <w:marTop w:val="0"/>
          <w:marBottom w:val="0"/>
          <w:divBdr>
            <w:top w:val="none" w:sz="0" w:space="0" w:color="auto"/>
            <w:left w:val="none" w:sz="0" w:space="0" w:color="auto"/>
            <w:bottom w:val="none" w:sz="0" w:space="0" w:color="auto"/>
            <w:right w:val="none" w:sz="0" w:space="0" w:color="auto"/>
          </w:divBdr>
        </w:div>
        <w:div w:id="396980953">
          <w:marLeft w:val="480"/>
          <w:marRight w:val="0"/>
          <w:marTop w:val="0"/>
          <w:marBottom w:val="0"/>
          <w:divBdr>
            <w:top w:val="none" w:sz="0" w:space="0" w:color="auto"/>
            <w:left w:val="none" w:sz="0" w:space="0" w:color="auto"/>
            <w:bottom w:val="none" w:sz="0" w:space="0" w:color="auto"/>
            <w:right w:val="none" w:sz="0" w:space="0" w:color="auto"/>
          </w:divBdr>
        </w:div>
        <w:div w:id="410591587">
          <w:marLeft w:val="480"/>
          <w:marRight w:val="0"/>
          <w:marTop w:val="0"/>
          <w:marBottom w:val="0"/>
          <w:divBdr>
            <w:top w:val="none" w:sz="0" w:space="0" w:color="auto"/>
            <w:left w:val="none" w:sz="0" w:space="0" w:color="auto"/>
            <w:bottom w:val="none" w:sz="0" w:space="0" w:color="auto"/>
            <w:right w:val="none" w:sz="0" w:space="0" w:color="auto"/>
          </w:divBdr>
        </w:div>
        <w:div w:id="418209447">
          <w:marLeft w:val="480"/>
          <w:marRight w:val="0"/>
          <w:marTop w:val="0"/>
          <w:marBottom w:val="0"/>
          <w:divBdr>
            <w:top w:val="none" w:sz="0" w:space="0" w:color="auto"/>
            <w:left w:val="none" w:sz="0" w:space="0" w:color="auto"/>
            <w:bottom w:val="none" w:sz="0" w:space="0" w:color="auto"/>
            <w:right w:val="none" w:sz="0" w:space="0" w:color="auto"/>
          </w:divBdr>
        </w:div>
        <w:div w:id="458113438">
          <w:marLeft w:val="480"/>
          <w:marRight w:val="0"/>
          <w:marTop w:val="0"/>
          <w:marBottom w:val="0"/>
          <w:divBdr>
            <w:top w:val="none" w:sz="0" w:space="0" w:color="auto"/>
            <w:left w:val="none" w:sz="0" w:space="0" w:color="auto"/>
            <w:bottom w:val="none" w:sz="0" w:space="0" w:color="auto"/>
            <w:right w:val="none" w:sz="0" w:space="0" w:color="auto"/>
          </w:divBdr>
        </w:div>
        <w:div w:id="476461282">
          <w:marLeft w:val="480"/>
          <w:marRight w:val="0"/>
          <w:marTop w:val="0"/>
          <w:marBottom w:val="0"/>
          <w:divBdr>
            <w:top w:val="none" w:sz="0" w:space="0" w:color="auto"/>
            <w:left w:val="none" w:sz="0" w:space="0" w:color="auto"/>
            <w:bottom w:val="none" w:sz="0" w:space="0" w:color="auto"/>
            <w:right w:val="none" w:sz="0" w:space="0" w:color="auto"/>
          </w:divBdr>
        </w:div>
        <w:div w:id="500780392">
          <w:marLeft w:val="480"/>
          <w:marRight w:val="0"/>
          <w:marTop w:val="0"/>
          <w:marBottom w:val="0"/>
          <w:divBdr>
            <w:top w:val="none" w:sz="0" w:space="0" w:color="auto"/>
            <w:left w:val="none" w:sz="0" w:space="0" w:color="auto"/>
            <w:bottom w:val="none" w:sz="0" w:space="0" w:color="auto"/>
            <w:right w:val="none" w:sz="0" w:space="0" w:color="auto"/>
          </w:divBdr>
        </w:div>
        <w:div w:id="522399365">
          <w:marLeft w:val="480"/>
          <w:marRight w:val="0"/>
          <w:marTop w:val="0"/>
          <w:marBottom w:val="0"/>
          <w:divBdr>
            <w:top w:val="none" w:sz="0" w:space="0" w:color="auto"/>
            <w:left w:val="none" w:sz="0" w:space="0" w:color="auto"/>
            <w:bottom w:val="none" w:sz="0" w:space="0" w:color="auto"/>
            <w:right w:val="none" w:sz="0" w:space="0" w:color="auto"/>
          </w:divBdr>
        </w:div>
        <w:div w:id="549734434">
          <w:marLeft w:val="480"/>
          <w:marRight w:val="0"/>
          <w:marTop w:val="0"/>
          <w:marBottom w:val="0"/>
          <w:divBdr>
            <w:top w:val="none" w:sz="0" w:space="0" w:color="auto"/>
            <w:left w:val="none" w:sz="0" w:space="0" w:color="auto"/>
            <w:bottom w:val="none" w:sz="0" w:space="0" w:color="auto"/>
            <w:right w:val="none" w:sz="0" w:space="0" w:color="auto"/>
          </w:divBdr>
        </w:div>
        <w:div w:id="556622984">
          <w:marLeft w:val="480"/>
          <w:marRight w:val="0"/>
          <w:marTop w:val="0"/>
          <w:marBottom w:val="0"/>
          <w:divBdr>
            <w:top w:val="none" w:sz="0" w:space="0" w:color="auto"/>
            <w:left w:val="none" w:sz="0" w:space="0" w:color="auto"/>
            <w:bottom w:val="none" w:sz="0" w:space="0" w:color="auto"/>
            <w:right w:val="none" w:sz="0" w:space="0" w:color="auto"/>
          </w:divBdr>
        </w:div>
        <w:div w:id="560334295">
          <w:marLeft w:val="480"/>
          <w:marRight w:val="0"/>
          <w:marTop w:val="0"/>
          <w:marBottom w:val="0"/>
          <w:divBdr>
            <w:top w:val="none" w:sz="0" w:space="0" w:color="auto"/>
            <w:left w:val="none" w:sz="0" w:space="0" w:color="auto"/>
            <w:bottom w:val="none" w:sz="0" w:space="0" w:color="auto"/>
            <w:right w:val="none" w:sz="0" w:space="0" w:color="auto"/>
          </w:divBdr>
        </w:div>
        <w:div w:id="632708500">
          <w:marLeft w:val="480"/>
          <w:marRight w:val="0"/>
          <w:marTop w:val="0"/>
          <w:marBottom w:val="0"/>
          <w:divBdr>
            <w:top w:val="none" w:sz="0" w:space="0" w:color="auto"/>
            <w:left w:val="none" w:sz="0" w:space="0" w:color="auto"/>
            <w:bottom w:val="none" w:sz="0" w:space="0" w:color="auto"/>
            <w:right w:val="none" w:sz="0" w:space="0" w:color="auto"/>
          </w:divBdr>
        </w:div>
        <w:div w:id="636762798">
          <w:marLeft w:val="480"/>
          <w:marRight w:val="0"/>
          <w:marTop w:val="0"/>
          <w:marBottom w:val="0"/>
          <w:divBdr>
            <w:top w:val="none" w:sz="0" w:space="0" w:color="auto"/>
            <w:left w:val="none" w:sz="0" w:space="0" w:color="auto"/>
            <w:bottom w:val="none" w:sz="0" w:space="0" w:color="auto"/>
            <w:right w:val="none" w:sz="0" w:space="0" w:color="auto"/>
          </w:divBdr>
        </w:div>
        <w:div w:id="687954174">
          <w:marLeft w:val="480"/>
          <w:marRight w:val="0"/>
          <w:marTop w:val="0"/>
          <w:marBottom w:val="0"/>
          <w:divBdr>
            <w:top w:val="none" w:sz="0" w:space="0" w:color="auto"/>
            <w:left w:val="none" w:sz="0" w:space="0" w:color="auto"/>
            <w:bottom w:val="none" w:sz="0" w:space="0" w:color="auto"/>
            <w:right w:val="none" w:sz="0" w:space="0" w:color="auto"/>
          </w:divBdr>
        </w:div>
        <w:div w:id="728649016">
          <w:marLeft w:val="480"/>
          <w:marRight w:val="0"/>
          <w:marTop w:val="0"/>
          <w:marBottom w:val="0"/>
          <w:divBdr>
            <w:top w:val="none" w:sz="0" w:space="0" w:color="auto"/>
            <w:left w:val="none" w:sz="0" w:space="0" w:color="auto"/>
            <w:bottom w:val="none" w:sz="0" w:space="0" w:color="auto"/>
            <w:right w:val="none" w:sz="0" w:space="0" w:color="auto"/>
          </w:divBdr>
        </w:div>
        <w:div w:id="752168321">
          <w:marLeft w:val="480"/>
          <w:marRight w:val="0"/>
          <w:marTop w:val="0"/>
          <w:marBottom w:val="0"/>
          <w:divBdr>
            <w:top w:val="none" w:sz="0" w:space="0" w:color="auto"/>
            <w:left w:val="none" w:sz="0" w:space="0" w:color="auto"/>
            <w:bottom w:val="none" w:sz="0" w:space="0" w:color="auto"/>
            <w:right w:val="none" w:sz="0" w:space="0" w:color="auto"/>
          </w:divBdr>
        </w:div>
        <w:div w:id="808324660">
          <w:marLeft w:val="480"/>
          <w:marRight w:val="0"/>
          <w:marTop w:val="0"/>
          <w:marBottom w:val="0"/>
          <w:divBdr>
            <w:top w:val="none" w:sz="0" w:space="0" w:color="auto"/>
            <w:left w:val="none" w:sz="0" w:space="0" w:color="auto"/>
            <w:bottom w:val="none" w:sz="0" w:space="0" w:color="auto"/>
            <w:right w:val="none" w:sz="0" w:space="0" w:color="auto"/>
          </w:divBdr>
        </w:div>
        <w:div w:id="833762307">
          <w:marLeft w:val="480"/>
          <w:marRight w:val="0"/>
          <w:marTop w:val="0"/>
          <w:marBottom w:val="0"/>
          <w:divBdr>
            <w:top w:val="none" w:sz="0" w:space="0" w:color="auto"/>
            <w:left w:val="none" w:sz="0" w:space="0" w:color="auto"/>
            <w:bottom w:val="none" w:sz="0" w:space="0" w:color="auto"/>
            <w:right w:val="none" w:sz="0" w:space="0" w:color="auto"/>
          </w:divBdr>
        </w:div>
        <w:div w:id="841354665">
          <w:marLeft w:val="480"/>
          <w:marRight w:val="0"/>
          <w:marTop w:val="0"/>
          <w:marBottom w:val="0"/>
          <w:divBdr>
            <w:top w:val="none" w:sz="0" w:space="0" w:color="auto"/>
            <w:left w:val="none" w:sz="0" w:space="0" w:color="auto"/>
            <w:bottom w:val="none" w:sz="0" w:space="0" w:color="auto"/>
            <w:right w:val="none" w:sz="0" w:space="0" w:color="auto"/>
          </w:divBdr>
        </w:div>
        <w:div w:id="844906016">
          <w:marLeft w:val="480"/>
          <w:marRight w:val="0"/>
          <w:marTop w:val="0"/>
          <w:marBottom w:val="0"/>
          <w:divBdr>
            <w:top w:val="none" w:sz="0" w:space="0" w:color="auto"/>
            <w:left w:val="none" w:sz="0" w:space="0" w:color="auto"/>
            <w:bottom w:val="none" w:sz="0" w:space="0" w:color="auto"/>
            <w:right w:val="none" w:sz="0" w:space="0" w:color="auto"/>
          </w:divBdr>
        </w:div>
        <w:div w:id="878013447">
          <w:marLeft w:val="480"/>
          <w:marRight w:val="0"/>
          <w:marTop w:val="0"/>
          <w:marBottom w:val="0"/>
          <w:divBdr>
            <w:top w:val="none" w:sz="0" w:space="0" w:color="auto"/>
            <w:left w:val="none" w:sz="0" w:space="0" w:color="auto"/>
            <w:bottom w:val="none" w:sz="0" w:space="0" w:color="auto"/>
            <w:right w:val="none" w:sz="0" w:space="0" w:color="auto"/>
          </w:divBdr>
        </w:div>
        <w:div w:id="894853673">
          <w:marLeft w:val="480"/>
          <w:marRight w:val="0"/>
          <w:marTop w:val="0"/>
          <w:marBottom w:val="0"/>
          <w:divBdr>
            <w:top w:val="none" w:sz="0" w:space="0" w:color="auto"/>
            <w:left w:val="none" w:sz="0" w:space="0" w:color="auto"/>
            <w:bottom w:val="none" w:sz="0" w:space="0" w:color="auto"/>
            <w:right w:val="none" w:sz="0" w:space="0" w:color="auto"/>
          </w:divBdr>
        </w:div>
        <w:div w:id="997617913">
          <w:marLeft w:val="480"/>
          <w:marRight w:val="0"/>
          <w:marTop w:val="0"/>
          <w:marBottom w:val="0"/>
          <w:divBdr>
            <w:top w:val="none" w:sz="0" w:space="0" w:color="auto"/>
            <w:left w:val="none" w:sz="0" w:space="0" w:color="auto"/>
            <w:bottom w:val="none" w:sz="0" w:space="0" w:color="auto"/>
            <w:right w:val="none" w:sz="0" w:space="0" w:color="auto"/>
          </w:divBdr>
        </w:div>
        <w:div w:id="1053315480">
          <w:marLeft w:val="480"/>
          <w:marRight w:val="0"/>
          <w:marTop w:val="0"/>
          <w:marBottom w:val="0"/>
          <w:divBdr>
            <w:top w:val="none" w:sz="0" w:space="0" w:color="auto"/>
            <w:left w:val="none" w:sz="0" w:space="0" w:color="auto"/>
            <w:bottom w:val="none" w:sz="0" w:space="0" w:color="auto"/>
            <w:right w:val="none" w:sz="0" w:space="0" w:color="auto"/>
          </w:divBdr>
        </w:div>
        <w:div w:id="1096366523">
          <w:marLeft w:val="480"/>
          <w:marRight w:val="0"/>
          <w:marTop w:val="0"/>
          <w:marBottom w:val="0"/>
          <w:divBdr>
            <w:top w:val="none" w:sz="0" w:space="0" w:color="auto"/>
            <w:left w:val="none" w:sz="0" w:space="0" w:color="auto"/>
            <w:bottom w:val="none" w:sz="0" w:space="0" w:color="auto"/>
            <w:right w:val="none" w:sz="0" w:space="0" w:color="auto"/>
          </w:divBdr>
        </w:div>
        <w:div w:id="1142113268">
          <w:marLeft w:val="480"/>
          <w:marRight w:val="0"/>
          <w:marTop w:val="0"/>
          <w:marBottom w:val="0"/>
          <w:divBdr>
            <w:top w:val="none" w:sz="0" w:space="0" w:color="auto"/>
            <w:left w:val="none" w:sz="0" w:space="0" w:color="auto"/>
            <w:bottom w:val="none" w:sz="0" w:space="0" w:color="auto"/>
            <w:right w:val="none" w:sz="0" w:space="0" w:color="auto"/>
          </w:divBdr>
        </w:div>
        <w:div w:id="1183476689">
          <w:marLeft w:val="480"/>
          <w:marRight w:val="0"/>
          <w:marTop w:val="0"/>
          <w:marBottom w:val="0"/>
          <w:divBdr>
            <w:top w:val="none" w:sz="0" w:space="0" w:color="auto"/>
            <w:left w:val="none" w:sz="0" w:space="0" w:color="auto"/>
            <w:bottom w:val="none" w:sz="0" w:space="0" w:color="auto"/>
            <w:right w:val="none" w:sz="0" w:space="0" w:color="auto"/>
          </w:divBdr>
        </w:div>
        <w:div w:id="1206061774">
          <w:marLeft w:val="480"/>
          <w:marRight w:val="0"/>
          <w:marTop w:val="0"/>
          <w:marBottom w:val="0"/>
          <w:divBdr>
            <w:top w:val="none" w:sz="0" w:space="0" w:color="auto"/>
            <w:left w:val="none" w:sz="0" w:space="0" w:color="auto"/>
            <w:bottom w:val="none" w:sz="0" w:space="0" w:color="auto"/>
            <w:right w:val="none" w:sz="0" w:space="0" w:color="auto"/>
          </w:divBdr>
        </w:div>
        <w:div w:id="1207327645">
          <w:marLeft w:val="480"/>
          <w:marRight w:val="0"/>
          <w:marTop w:val="0"/>
          <w:marBottom w:val="0"/>
          <w:divBdr>
            <w:top w:val="none" w:sz="0" w:space="0" w:color="auto"/>
            <w:left w:val="none" w:sz="0" w:space="0" w:color="auto"/>
            <w:bottom w:val="none" w:sz="0" w:space="0" w:color="auto"/>
            <w:right w:val="none" w:sz="0" w:space="0" w:color="auto"/>
          </w:divBdr>
        </w:div>
        <w:div w:id="1233614177">
          <w:marLeft w:val="480"/>
          <w:marRight w:val="0"/>
          <w:marTop w:val="0"/>
          <w:marBottom w:val="0"/>
          <w:divBdr>
            <w:top w:val="none" w:sz="0" w:space="0" w:color="auto"/>
            <w:left w:val="none" w:sz="0" w:space="0" w:color="auto"/>
            <w:bottom w:val="none" w:sz="0" w:space="0" w:color="auto"/>
            <w:right w:val="none" w:sz="0" w:space="0" w:color="auto"/>
          </w:divBdr>
        </w:div>
        <w:div w:id="1239707967">
          <w:marLeft w:val="480"/>
          <w:marRight w:val="0"/>
          <w:marTop w:val="0"/>
          <w:marBottom w:val="0"/>
          <w:divBdr>
            <w:top w:val="none" w:sz="0" w:space="0" w:color="auto"/>
            <w:left w:val="none" w:sz="0" w:space="0" w:color="auto"/>
            <w:bottom w:val="none" w:sz="0" w:space="0" w:color="auto"/>
            <w:right w:val="none" w:sz="0" w:space="0" w:color="auto"/>
          </w:divBdr>
        </w:div>
        <w:div w:id="1299796174">
          <w:marLeft w:val="480"/>
          <w:marRight w:val="0"/>
          <w:marTop w:val="0"/>
          <w:marBottom w:val="0"/>
          <w:divBdr>
            <w:top w:val="none" w:sz="0" w:space="0" w:color="auto"/>
            <w:left w:val="none" w:sz="0" w:space="0" w:color="auto"/>
            <w:bottom w:val="none" w:sz="0" w:space="0" w:color="auto"/>
            <w:right w:val="none" w:sz="0" w:space="0" w:color="auto"/>
          </w:divBdr>
        </w:div>
        <w:div w:id="1324819279">
          <w:marLeft w:val="480"/>
          <w:marRight w:val="0"/>
          <w:marTop w:val="0"/>
          <w:marBottom w:val="0"/>
          <w:divBdr>
            <w:top w:val="none" w:sz="0" w:space="0" w:color="auto"/>
            <w:left w:val="none" w:sz="0" w:space="0" w:color="auto"/>
            <w:bottom w:val="none" w:sz="0" w:space="0" w:color="auto"/>
            <w:right w:val="none" w:sz="0" w:space="0" w:color="auto"/>
          </w:divBdr>
        </w:div>
        <w:div w:id="1347638932">
          <w:marLeft w:val="480"/>
          <w:marRight w:val="0"/>
          <w:marTop w:val="0"/>
          <w:marBottom w:val="0"/>
          <w:divBdr>
            <w:top w:val="none" w:sz="0" w:space="0" w:color="auto"/>
            <w:left w:val="none" w:sz="0" w:space="0" w:color="auto"/>
            <w:bottom w:val="none" w:sz="0" w:space="0" w:color="auto"/>
            <w:right w:val="none" w:sz="0" w:space="0" w:color="auto"/>
          </w:divBdr>
        </w:div>
        <w:div w:id="1349139049">
          <w:marLeft w:val="480"/>
          <w:marRight w:val="0"/>
          <w:marTop w:val="0"/>
          <w:marBottom w:val="0"/>
          <w:divBdr>
            <w:top w:val="none" w:sz="0" w:space="0" w:color="auto"/>
            <w:left w:val="none" w:sz="0" w:space="0" w:color="auto"/>
            <w:bottom w:val="none" w:sz="0" w:space="0" w:color="auto"/>
            <w:right w:val="none" w:sz="0" w:space="0" w:color="auto"/>
          </w:divBdr>
        </w:div>
        <w:div w:id="1364093597">
          <w:marLeft w:val="480"/>
          <w:marRight w:val="0"/>
          <w:marTop w:val="0"/>
          <w:marBottom w:val="0"/>
          <w:divBdr>
            <w:top w:val="none" w:sz="0" w:space="0" w:color="auto"/>
            <w:left w:val="none" w:sz="0" w:space="0" w:color="auto"/>
            <w:bottom w:val="none" w:sz="0" w:space="0" w:color="auto"/>
            <w:right w:val="none" w:sz="0" w:space="0" w:color="auto"/>
          </w:divBdr>
        </w:div>
        <w:div w:id="1377122383">
          <w:marLeft w:val="480"/>
          <w:marRight w:val="0"/>
          <w:marTop w:val="0"/>
          <w:marBottom w:val="0"/>
          <w:divBdr>
            <w:top w:val="none" w:sz="0" w:space="0" w:color="auto"/>
            <w:left w:val="none" w:sz="0" w:space="0" w:color="auto"/>
            <w:bottom w:val="none" w:sz="0" w:space="0" w:color="auto"/>
            <w:right w:val="none" w:sz="0" w:space="0" w:color="auto"/>
          </w:divBdr>
        </w:div>
        <w:div w:id="1393698344">
          <w:marLeft w:val="480"/>
          <w:marRight w:val="0"/>
          <w:marTop w:val="0"/>
          <w:marBottom w:val="0"/>
          <w:divBdr>
            <w:top w:val="none" w:sz="0" w:space="0" w:color="auto"/>
            <w:left w:val="none" w:sz="0" w:space="0" w:color="auto"/>
            <w:bottom w:val="none" w:sz="0" w:space="0" w:color="auto"/>
            <w:right w:val="none" w:sz="0" w:space="0" w:color="auto"/>
          </w:divBdr>
        </w:div>
        <w:div w:id="1408457946">
          <w:marLeft w:val="480"/>
          <w:marRight w:val="0"/>
          <w:marTop w:val="0"/>
          <w:marBottom w:val="0"/>
          <w:divBdr>
            <w:top w:val="none" w:sz="0" w:space="0" w:color="auto"/>
            <w:left w:val="none" w:sz="0" w:space="0" w:color="auto"/>
            <w:bottom w:val="none" w:sz="0" w:space="0" w:color="auto"/>
            <w:right w:val="none" w:sz="0" w:space="0" w:color="auto"/>
          </w:divBdr>
        </w:div>
        <w:div w:id="1456677909">
          <w:marLeft w:val="480"/>
          <w:marRight w:val="0"/>
          <w:marTop w:val="0"/>
          <w:marBottom w:val="0"/>
          <w:divBdr>
            <w:top w:val="none" w:sz="0" w:space="0" w:color="auto"/>
            <w:left w:val="none" w:sz="0" w:space="0" w:color="auto"/>
            <w:bottom w:val="none" w:sz="0" w:space="0" w:color="auto"/>
            <w:right w:val="none" w:sz="0" w:space="0" w:color="auto"/>
          </w:divBdr>
        </w:div>
        <w:div w:id="1470659993">
          <w:marLeft w:val="480"/>
          <w:marRight w:val="0"/>
          <w:marTop w:val="0"/>
          <w:marBottom w:val="0"/>
          <w:divBdr>
            <w:top w:val="none" w:sz="0" w:space="0" w:color="auto"/>
            <w:left w:val="none" w:sz="0" w:space="0" w:color="auto"/>
            <w:bottom w:val="none" w:sz="0" w:space="0" w:color="auto"/>
            <w:right w:val="none" w:sz="0" w:space="0" w:color="auto"/>
          </w:divBdr>
        </w:div>
        <w:div w:id="1471678190">
          <w:marLeft w:val="480"/>
          <w:marRight w:val="0"/>
          <w:marTop w:val="0"/>
          <w:marBottom w:val="0"/>
          <w:divBdr>
            <w:top w:val="none" w:sz="0" w:space="0" w:color="auto"/>
            <w:left w:val="none" w:sz="0" w:space="0" w:color="auto"/>
            <w:bottom w:val="none" w:sz="0" w:space="0" w:color="auto"/>
            <w:right w:val="none" w:sz="0" w:space="0" w:color="auto"/>
          </w:divBdr>
        </w:div>
        <w:div w:id="1487089628">
          <w:marLeft w:val="480"/>
          <w:marRight w:val="0"/>
          <w:marTop w:val="0"/>
          <w:marBottom w:val="0"/>
          <w:divBdr>
            <w:top w:val="none" w:sz="0" w:space="0" w:color="auto"/>
            <w:left w:val="none" w:sz="0" w:space="0" w:color="auto"/>
            <w:bottom w:val="none" w:sz="0" w:space="0" w:color="auto"/>
            <w:right w:val="none" w:sz="0" w:space="0" w:color="auto"/>
          </w:divBdr>
        </w:div>
        <w:div w:id="1489788303">
          <w:marLeft w:val="480"/>
          <w:marRight w:val="0"/>
          <w:marTop w:val="0"/>
          <w:marBottom w:val="0"/>
          <w:divBdr>
            <w:top w:val="none" w:sz="0" w:space="0" w:color="auto"/>
            <w:left w:val="none" w:sz="0" w:space="0" w:color="auto"/>
            <w:bottom w:val="none" w:sz="0" w:space="0" w:color="auto"/>
            <w:right w:val="none" w:sz="0" w:space="0" w:color="auto"/>
          </w:divBdr>
        </w:div>
        <w:div w:id="1518999921">
          <w:marLeft w:val="480"/>
          <w:marRight w:val="0"/>
          <w:marTop w:val="0"/>
          <w:marBottom w:val="0"/>
          <w:divBdr>
            <w:top w:val="none" w:sz="0" w:space="0" w:color="auto"/>
            <w:left w:val="none" w:sz="0" w:space="0" w:color="auto"/>
            <w:bottom w:val="none" w:sz="0" w:space="0" w:color="auto"/>
            <w:right w:val="none" w:sz="0" w:space="0" w:color="auto"/>
          </w:divBdr>
        </w:div>
        <w:div w:id="1520460925">
          <w:marLeft w:val="480"/>
          <w:marRight w:val="0"/>
          <w:marTop w:val="0"/>
          <w:marBottom w:val="0"/>
          <w:divBdr>
            <w:top w:val="none" w:sz="0" w:space="0" w:color="auto"/>
            <w:left w:val="none" w:sz="0" w:space="0" w:color="auto"/>
            <w:bottom w:val="none" w:sz="0" w:space="0" w:color="auto"/>
            <w:right w:val="none" w:sz="0" w:space="0" w:color="auto"/>
          </w:divBdr>
        </w:div>
        <w:div w:id="1521317329">
          <w:marLeft w:val="480"/>
          <w:marRight w:val="0"/>
          <w:marTop w:val="0"/>
          <w:marBottom w:val="0"/>
          <w:divBdr>
            <w:top w:val="none" w:sz="0" w:space="0" w:color="auto"/>
            <w:left w:val="none" w:sz="0" w:space="0" w:color="auto"/>
            <w:bottom w:val="none" w:sz="0" w:space="0" w:color="auto"/>
            <w:right w:val="none" w:sz="0" w:space="0" w:color="auto"/>
          </w:divBdr>
        </w:div>
        <w:div w:id="1547326987">
          <w:marLeft w:val="480"/>
          <w:marRight w:val="0"/>
          <w:marTop w:val="0"/>
          <w:marBottom w:val="0"/>
          <w:divBdr>
            <w:top w:val="none" w:sz="0" w:space="0" w:color="auto"/>
            <w:left w:val="none" w:sz="0" w:space="0" w:color="auto"/>
            <w:bottom w:val="none" w:sz="0" w:space="0" w:color="auto"/>
            <w:right w:val="none" w:sz="0" w:space="0" w:color="auto"/>
          </w:divBdr>
        </w:div>
        <w:div w:id="1548026126">
          <w:marLeft w:val="480"/>
          <w:marRight w:val="0"/>
          <w:marTop w:val="0"/>
          <w:marBottom w:val="0"/>
          <w:divBdr>
            <w:top w:val="none" w:sz="0" w:space="0" w:color="auto"/>
            <w:left w:val="none" w:sz="0" w:space="0" w:color="auto"/>
            <w:bottom w:val="none" w:sz="0" w:space="0" w:color="auto"/>
            <w:right w:val="none" w:sz="0" w:space="0" w:color="auto"/>
          </w:divBdr>
        </w:div>
        <w:div w:id="1552183392">
          <w:marLeft w:val="480"/>
          <w:marRight w:val="0"/>
          <w:marTop w:val="0"/>
          <w:marBottom w:val="0"/>
          <w:divBdr>
            <w:top w:val="none" w:sz="0" w:space="0" w:color="auto"/>
            <w:left w:val="none" w:sz="0" w:space="0" w:color="auto"/>
            <w:bottom w:val="none" w:sz="0" w:space="0" w:color="auto"/>
            <w:right w:val="none" w:sz="0" w:space="0" w:color="auto"/>
          </w:divBdr>
        </w:div>
        <w:div w:id="1627128009">
          <w:marLeft w:val="480"/>
          <w:marRight w:val="0"/>
          <w:marTop w:val="0"/>
          <w:marBottom w:val="0"/>
          <w:divBdr>
            <w:top w:val="none" w:sz="0" w:space="0" w:color="auto"/>
            <w:left w:val="none" w:sz="0" w:space="0" w:color="auto"/>
            <w:bottom w:val="none" w:sz="0" w:space="0" w:color="auto"/>
            <w:right w:val="none" w:sz="0" w:space="0" w:color="auto"/>
          </w:divBdr>
        </w:div>
        <w:div w:id="1646935153">
          <w:marLeft w:val="480"/>
          <w:marRight w:val="0"/>
          <w:marTop w:val="0"/>
          <w:marBottom w:val="0"/>
          <w:divBdr>
            <w:top w:val="none" w:sz="0" w:space="0" w:color="auto"/>
            <w:left w:val="none" w:sz="0" w:space="0" w:color="auto"/>
            <w:bottom w:val="none" w:sz="0" w:space="0" w:color="auto"/>
            <w:right w:val="none" w:sz="0" w:space="0" w:color="auto"/>
          </w:divBdr>
        </w:div>
        <w:div w:id="1649825005">
          <w:marLeft w:val="480"/>
          <w:marRight w:val="0"/>
          <w:marTop w:val="0"/>
          <w:marBottom w:val="0"/>
          <w:divBdr>
            <w:top w:val="none" w:sz="0" w:space="0" w:color="auto"/>
            <w:left w:val="none" w:sz="0" w:space="0" w:color="auto"/>
            <w:bottom w:val="none" w:sz="0" w:space="0" w:color="auto"/>
            <w:right w:val="none" w:sz="0" w:space="0" w:color="auto"/>
          </w:divBdr>
        </w:div>
        <w:div w:id="1662081674">
          <w:marLeft w:val="480"/>
          <w:marRight w:val="0"/>
          <w:marTop w:val="0"/>
          <w:marBottom w:val="0"/>
          <w:divBdr>
            <w:top w:val="none" w:sz="0" w:space="0" w:color="auto"/>
            <w:left w:val="none" w:sz="0" w:space="0" w:color="auto"/>
            <w:bottom w:val="none" w:sz="0" w:space="0" w:color="auto"/>
            <w:right w:val="none" w:sz="0" w:space="0" w:color="auto"/>
          </w:divBdr>
        </w:div>
        <w:div w:id="1678342036">
          <w:marLeft w:val="480"/>
          <w:marRight w:val="0"/>
          <w:marTop w:val="0"/>
          <w:marBottom w:val="0"/>
          <w:divBdr>
            <w:top w:val="none" w:sz="0" w:space="0" w:color="auto"/>
            <w:left w:val="none" w:sz="0" w:space="0" w:color="auto"/>
            <w:bottom w:val="none" w:sz="0" w:space="0" w:color="auto"/>
            <w:right w:val="none" w:sz="0" w:space="0" w:color="auto"/>
          </w:divBdr>
        </w:div>
        <w:div w:id="1680620264">
          <w:marLeft w:val="480"/>
          <w:marRight w:val="0"/>
          <w:marTop w:val="0"/>
          <w:marBottom w:val="0"/>
          <w:divBdr>
            <w:top w:val="none" w:sz="0" w:space="0" w:color="auto"/>
            <w:left w:val="none" w:sz="0" w:space="0" w:color="auto"/>
            <w:bottom w:val="none" w:sz="0" w:space="0" w:color="auto"/>
            <w:right w:val="none" w:sz="0" w:space="0" w:color="auto"/>
          </w:divBdr>
        </w:div>
        <w:div w:id="1746027130">
          <w:marLeft w:val="480"/>
          <w:marRight w:val="0"/>
          <w:marTop w:val="0"/>
          <w:marBottom w:val="0"/>
          <w:divBdr>
            <w:top w:val="none" w:sz="0" w:space="0" w:color="auto"/>
            <w:left w:val="none" w:sz="0" w:space="0" w:color="auto"/>
            <w:bottom w:val="none" w:sz="0" w:space="0" w:color="auto"/>
            <w:right w:val="none" w:sz="0" w:space="0" w:color="auto"/>
          </w:divBdr>
        </w:div>
        <w:div w:id="1755391403">
          <w:marLeft w:val="480"/>
          <w:marRight w:val="0"/>
          <w:marTop w:val="0"/>
          <w:marBottom w:val="0"/>
          <w:divBdr>
            <w:top w:val="none" w:sz="0" w:space="0" w:color="auto"/>
            <w:left w:val="none" w:sz="0" w:space="0" w:color="auto"/>
            <w:bottom w:val="none" w:sz="0" w:space="0" w:color="auto"/>
            <w:right w:val="none" w:sz="0" w:space="0" w:color="auto"/>
          </w:divBdr>
        </w:div>
        <w:div w:id="1756591595">
          <w:marLeft w:val="480"/>
          <w:marRight w:val="0"/>
          <w:marTop w:val="0"/>
          <w:marBottom w:val="0"/>
          <w:divBdr>
            <w:top w:val="none" w:sz="0" w:space="0" w:color="auto"/>
            <w:left w:val="none" w:sz="0" w:space="0" w:color="auto"/>
            <w:bottom w:val="none" w:sz="0" w:space="0" w:color="auto"/>
            <w:right w:val="none" w:sz="0" w:space="0" w:color="auto"/>
          </w:divBdr>
        </w:div>
        <w:div w:id="1766614206">
          <w:marLeft w:val="480"/>
          <w:marRight w:val="0"/>
          <w:marTop w:val="0"/>
          <w:marBottom w:val="0"/>
          <w:divBdr>
            <w:top w:val="none" w:sz="0" w:space="0" w:color="auto"/>
            <w:left w:val="none" w:sz="0" w:space="0" w:color="auto"/>
            <w:bottom w:val="none" w:sz="0" w:space="0" w:color="auto"/>
            <w:right w:val="none" w:sz="0" w:space="0" w:color="auto"/>
          </w:divBdr>
        </w:div>
        <w:div w:id="1776973810">
          <w:marLeft w:val="480"/>
          <w:marRight w:val="0"/>
          <w:marTop w:val="0"/>
          <w:marBottom w:val="0"/>
          <w:divBdr>
            <w:top w:val="none" w:sz="0" w:space="0" w:color="auto"/>
            <w:left w:val="none" w:sz="0" w:space="0" w:color="auto"/>
            <w:bottom w:val="none" w:sz="0" w:space="0" w:color="auto"/>
            <w:right w:val="none" w:sz="0" w:space="0" w:color="auto"/>
          </w:divBdr>
        </w:div>
        <w:div w:id="1809476195">
          <w:marLeft w:val="480"/>
          <w:marRight w:val="0"/>
          <w:marTop w:val="0"/>
          <w:marBottom w:val="0"/>
          <w:divBdr>
            <w:top w:val="none" w:sz="0" w:space="0" w:color="auto"/>
            <w:left w:val="none" w:sz="0" w:space="0" w:color="auto"/>
            <w:bottom w:val="none" w:sz="0" w:space="0" w:color="auto"/>
            <w:right w:val="none" w:sz="0" w:space="0" w:color="auto"/>
          </w:divBdr>
        </w:div>
        <w:div w:id="1815290425">
          <w:marLeft w:val="480"/>
          <w:marRight w:val="0"/>
          <w:marTop w:val="0"/>
          <w:marBottom w:val="0"/>
          <w:divBdr>
            <w:top w:val="none" w:sz="0" w:space="0" w:color="auto"/>
            <w:left w:val="none" w:sz="0" w:space="0" w:color="auto"/>
            <w:bottom w:val="none" w:sz="0" w:space="0" w:color="auto"/>
            <w:right w:val="none" w:sz="0" w:space="0" w:color="auto"/>
          </w:divBdr>
        </w:div>
        <w:div w:id="1822699715">
          <w:marLeft w:val="480"/>
          <w:marRight w:val="0"/>
          <w:marTop w:val="0"/>
          <w:marBottom w:val="0"/>
          <w:divBdr>
            <w:top w:val="none" w:sz="0" w:space="0" w:color="auto"/>
            <w:left w:val="none" w:sz="0" w:space="0" w:color="auto"/>
            <w:bottom w:val="none" w:sz="0" w:space="0" w:color="auto"/>
            <w:right w:val="none" w:sz="0" w:space="0" w:color="auto"/>
          </w:divBdr>
        </w:div>
        <w:div w:id="1882857730">
          <w:marLeft w:val="480"/>
          <w:marRight w:val="0"/>
          <w:marTop w:val="0"/>
          <w:marBottom w:val="0"/>
          <w:divBdr>
            <w:top w:val="none" w:sz="0" w:space="0" w:color="auto"/>
            <w:left w:val="none" w:sz="0" w:space="0" w:color="auto"/>
            <w:bottom w:val="none" w:sz="0" w:space="0" w:color="auto"/>
            <w:right w:val="none" w:sz="0" w:space="0" w:color="auto"/>
          </w:divBdr>
        </w:div>
        <w:div w:id="1884245706">
          <w:marLeft w:val="480"/>
          <w:marRight w:val="0"/>
          <w:marTop w:val="0"/>
          <w:marBottom w:val="0"/>
          <w:divBdr>
            <w:top w:val="none" w:sz="0" w:space="0" w:color="auto"/>
            <w:left w:val="none" w:sz="0" w:space="0" w:color="auto"/>
            <w:bottom w:val="none" w:sz="0" w:space="0" w:color="auto"/>
            <w:right w:val="none" w:sz="0" w:space="0" w:color="auto"/>
          </w:divBdr>
        </w:div>
        <w:div w:id="1899394580">
          <w:marLeft w:val="480"/>
          <w:marRight w:val="0"/>
          <w:marTop w:val="0"/>
          <w:marBottom w:val="0"/>
          <w:divBdr>
            <w:top w:val="none" w:sz="0" w:space="0" w:color="auto"/>
            <w:left w:val="none" w:sz="0" w:space="0" w:color="auto"/>
            <w:bottom w:val="none" w:sz="0" w:space="0" w:color="auto"/>
            <w:right w:val="none" w:sz="0" w:space="0" w:color="auto"/>
          </w:divBdr>
        </w:div>
        <w:div w:id="1934050239">
          <w:marLeft w:val="480"/>
          <w:marRight w:val="0"/>
          <w:marTop w:val="0"/>
          <w:marBottom w:val="0"/>
          <w:divBdr>
            <w:top w:val="none" w:sz="0" w:space="0" w:color="auto"/>
            <w:left w:val="none" w:sz="0" w:space="0" w:color="auto"/>
            <w:bottom w:val="none" w:sz="0" w:space="0" w:color="auto"/>
            <w:right w:val="none" w:sz="0" w:space="0" w:color="auto"/>
          </w:divBdr>
        </w:div>
        <w:div w:id="1950241339">
          <w:marLeft w:val="480"/>
          <w:marRight w:val="0"/>
          <w:marTop w:val="0"/>
          <w:marBottom w:val="0"/>
          <w:divBdr>
            <w:top w:val="none" w:sz="0" w:space="0" w:color="auto"/>
            <w:left w:val="none" w:sz="0" w:space="0" w:color="auto"/>
            <w:bottom w:val="none" w:sz="0" w:space="0" w:color="auto"/>
            <w:right w:val="none" w:sz="0" w:space="0" w:color="auto"/>
          </w:divBdr>
        </w:div>
        <w:div w:id="1958174627">
          <w:marLeft w:val="480"/>
          <w:marRight w:val="0"/>
          <w:marTop w:val="0"/>
          <w:marBottom w:val="0"/>
          <w:divBdr>
            <w:top w:val="none" w:sz="0" w:space="0" w:color="auto"/>
            <w:left w:val="none" w:sz="0" w:space="0" w:color="auto"/>
            <w:bottom w:val="none" w:sz="0" w:space="0" w:color="auto"/>
            <w:right w:val="none" w:sz="0" w:space="0" w:color="auto"/>
          </w:divBdr>
        </w:div>
        <w:div w:id="1969697483">
          <w:marLeft w:val="480"/>
          <w:marRight w:val="0"/>
          <w:marTop w:val="0"/>
          <w:marBottom w:val="0"/>
          <w:divBdr>
            <w:top w:val="none" w:sz="0" w:space="0" w:color="auto"/>
            <w:left w:val="none" w:sz="0" w:space="0" w:color="auto"/>
            <w:bottom w:val="none" w:sz="0" w:space="0" w:color="auto"/>
            <w:right w:val="none" w:sz="0" w:space="0" w:color="auto"/>
          </w:divBdr>
        </w:div>
        <w:div w:id="1998682276">
          <w:marLeft w:val="480"/>
          <w:marRight w:val="0"/>
          <w:marTop w:val="0"/>
          <w:marBottom w:val="0"/>
          <w:divBdr>
            <w:top w:val="none" w:sz="0" w:space="0" w:color="auto"/>
            <w:left w:val="none" w:sz="0" w:space="0" w:color="auto"/>
            <w:bottom w:val="none" w:sz="0" w:space="0" w:color="auto"/>
            <w:right w:val="none" w:sz="0" w:space="0" w:color="auto"/>
          </w:divBdr>
        </w:div>
        <w:div w:id="2026593125">
          <w:marLeft w:val="480"/>
          <w:marRight w:val="0"/>
          <w:marTop w:val="0"/>
          <w:marBottom w:val="0"/>
          <w:divBdr>
            <w:top w:val="none" w:sz="0" w:space="0" w:color="auto"/>
            <w:left w:val="none" w:sz="0" w:space="0" w:color="auto"/>
            <w:bottom w:val="none" w:sz="0" w:space="0" w:color="auto"/>
            <w:right w:val="none" w:sz="0" w:space="0" w:color="auto"/>
          </w:divBdr>
        </w:div>
        <w:div w:id="2028946678">
          <w:marLeft w:val="480"/>
          <w:marRight w:val="0"/>
          <w:marTop w:val="0"/>
          <w:marBottom w:val="0"/>
          <w:divBdr>
            <w:top w:val="none" w:sz="0" w:space="0" w:color="auto"/>
            <w:left w:val="none" w:sz="0" w:space="0" w:color="auto"/>
            <w:bottom w:val="none" w:sz="0" w:space="0" w:color="auto"/>
            <w:right w:val="none" w:sz="0" w:space="0" w:color="auto"/>
          </w:divBdr>
        </w:div>
        <w:div w:id="2144763173">
          <w:marLeft w:val="480"/>
          <w:marRight w:val="0"/>
          <w:marTop w:val="0"/>
          <w:marBottom w:val="0"/>
          <w:divBdr>
            <w:top w:val="none" w:sz="0" w:space="0" w:color="auto"/>
            <w:left w:val="none" w:sz="0" w:space="0" w:color="auto"/>
            <w:bottom w:val="none" w:sz="0" w:space="0" w:color="auto"/>
            <w:right w:val="none" w:sz="0" w:space="0" w:color="auto"/>
          </w:divBdr>
        </w:div>
      </w:divsChild>
    </w:div>
    <w:div w:id="519903313">
      <w:bodyDiv w:val="1"/>
      <w:marLeft w:val="0"/>
      <w:marRight w:val="0"/>
      <w:marTop w:val="0"/>
      <w:marBottom w:val="0"/>
      <w:divBdr>
        <w:top w:val="none" w:sz="0" w:space="0" w:color="auto"/>
        <w:left w:val="none" w:sz="0" w:space="0" w:color="auto"/>
        <w:bottom w:val="none" w:sz="0" w:space="0" w:color="auto"/>
        <w:right w:val="none" w:sz="0" w:space="0" w:color="auto"/>
      </w:divBdr>
    </w:div>
    <w:div w:id="520359656">
      <w:marLeft w:val="640"/>
      <w:marRight w:val="0"/>
      <w:marTop w:val="0"/>
      <w:marBottom w:val="0"/>
      <w:divBdr>
        <w:top w:val="none" w:sz="0" w:space="0" w:color="auto"/>
        <w:left w:val="none" w:sz="0" w:space="0" w:color="auto"/>
        <w:bottom w:val="none" w:sz="0" w:space="0" w:color="auto"/>
        <w:right w:val="none" w:sz="0" w:space="0" w:color="auto"/>
      </w:divBdr>
    </w:div>
    <w:div w:id="520360520">
      <w:marLeft w:val="640"/>
      <w:marRight w:val="0"/>
      <w:marTop w:val="0"/>
      <w:marBottom w:val="0"/>
      <w:divBdr>
        <w:top w:val="none" w:sz="0" w:space="0" w:color="auto"/>
        <w:left w:val="none" w:sz="0" w:space="0" w:color="auto"/>
        <w:bottom w:val="none" w:sz="0" w:space="0" w:color="auto"/>
        <w:right w:val="none" w:sz="0" w:space="0" w:color="auto"/>
      </w:divBdr>
    </w:div>
    <w:div w:id="520506889">
      <w:marLeft w:val="640"/>
      <w:marRight w:val="0"/>
      <w:marTop w:val="0"/>
      <w:marBottom w:val="0"/>
      <w:divBdr>
        <w:top w:val="none" w:sz="0" w:space="0" w:color="auto"/>
        <w:left w:val="none" w:sz="0" w:space="0" w:color="auto"/>
        <w:bottom w:val="none" w:sz="0" w:space="0" w:color="auto"/>
        <w:right w:val="none" w:sz="0" w:space="0" w:color="auto"/>
      </w:divBdr>
    </w:div>
    <w:div w:id="521018720">
      <w:marLeft w:val="640"/>
      <w:marRight w:val="0"/>
      <w:marTop w:val="0"/>
      <w:marBottom w:val="0"/>
      <w:divBdr>
        <w:top w:val="none" w:sz="0" w:space="0" w:color="auto"/>
        <w:left w:val="none" w:sz="0" w:space="0" w:color="auto"/>
        <w:bottom w:val="none" w:sz="0" w:space="0" w:color="auto"/>
        <w:right w:val="none" w:sz="0" w:space="0" w:color="auto"/>
      </w:divBdr>
    </w:div>
    <w:div w:id="521170219">
      <w:bodyDiv w:val="1"/>
      <w:marLeft w:val="0"/>
      <w:marRight w:val="0"/>
      <w:marTop w:val="0"/>
      <w:marBottom w:val="0"/>
      <w:divBdr>
        <w:top w:val="none" w:sz="0" w:space="0" w:color="auto"/>
        <w:left w:val="none" w:sz="0" w:space="0" w:color="auto"/>
        <w:bottom w:val="none" w:sz="0" w:space="0" w:color="auto"/>
        <w:right w:val="none" w:sz="0" w:space="0" w:color="auto"/>
      </w:divBdr>
    </w:div>
    <w:div w:id="521435737">
      <w:marLeft w:val="480"/>
      <w:marRight w:val="0"/>
      <w:marTop w:val="0"/>
      <w:marBottom w:val="0"/>
      <w:divBdr>
        <w:top w:val="none" w:sz="0" w:space="0" w:color="auto"/>
        <w:left w:val="none" w:sz="0" w:space="0" w:color="auto"/>
        <w:bottom w:val="none" w:sz="0" w:space="0" w:color="auto"/>
        <w:right w:val="none" w:sz="0" w:space="0" w:color="auto"/>
      </w:divBdr>
    </w:div>
    <w:div w:id="521818719">
      <w:marLeft w:val="640"/>
      <w:marRight w:val="0"/>
      <w:marTop w:val="0"/>
      <w:marBottom w:val="0"/>
      <w:divBdr>
        <w:top w:val="none" w:sz="0" w:space="0" w:color="auto"/>
        <w:left w:val="none" w:sz="0" w:space="0" w:color="auto"/>
        <w:bottom w:val="none" w:sz="0" w:space="0" w:color="auto"/>
        <w:right w:val="none" w:sz="0" w:space="0" w:color="auto"/>
      </w:divBdr>
    </w:div>
    <w:div w:id="521823188">
      <w:bodyDiv w:val="1"/>
      <w:marLeft w:val="0"/>
      <w:marRight w:val="0"/>
      <w:marTop w:val="0"/>
      <w:marBottom w:val="0"/>
      <w:divBdr>
        <w:top w:val="none" w:sz="0" w:space="0" w:color="auto"/>
        <w:left w:val="none" w:sz="0" w:space="0" w:color="auto"/>
        <w:bottom w:val="none" w:sz="0" w:space="0" w:color="auto"/>
        <w:right w:val="none" w:sz="0" w:space="0" w:color="auto"/>
      </w:divBdr>
    </w:div>
    <w:div w:id="521943483">
      <w:bodyDiv w:val="1"/>
      <w:marLeft w:val="0"/>
      <w:marRight w:val="0"/>
      <w:marTop w:val="0"/>
      <w:marBottom w:val="0"/>
      <w:divBdr>
        <w:top w:val="none" w:sz="0" w:space="0" w:color="auto"/>
        <w:left w:val="none" w:sz="0" w:space="0" w:color="auto"/>
        <w:bottom w:val="none" w:sz="0" w:space="0" w:color="auto"/>
        <w:right w:val="none" w:sz="0" w:space="0" w:color="auto"/>
      </w:divBdr>
    </w:div>
    <w:div w:id="522209183">
      <w:marLeft w:val="640"/>
      <w:marRight w:val="0"/>
      <w:marTop w:val="0"/>
      <w:marBottom w:val="0"/>
      <w:divBdr>
        <w:top w:val="none" w:sz="0" w:space="0" w:color="auto"/>
        <w:left w:val="none" w:sz="0" w:space="0" w:color="auto"/>
        <w:bottom w:val="none" w:sz="0" w:space="0" w:color="auto"/>
        <w:right w:val="none" w:sz="0" w:space="0" w:color="auto"/>
      </w:divBdr>
    </w:div>
    <w:div w:id="522328636">
      <w:marLeft w:val="640"/>
      <w:marRight w:val="0"/>
      <w:marTop w:val="0"/>
      <w:marBottom w:val="0"/>
      <w:divBdr>
        <w:top w:val="none" w:sz="0" w:space="0" w:color="auto"/>
        <w:left w:val="none" w:sz="0" w:space="0" w:color="auto"/>
        <w:bottom w:val="none" w:sz="0" w:space="0" w:color="auto"/>
        <w:right w:val="none" w:sz="0" w:space="0" w:color="auto"/>
      </w:divBdr>
    </w:div>
    <w:div w:id="522669469">
      <w:marLeft w:val="640"/>
      <w:marRight w:val="0"/>
      <w:marTop w:val="0"/>
      <w:marBottom w:val="0"/>
      <w:divBdr>
        <w:top w:val="none" w:sz="0" w:space="0" w:color="auto"/>
        <w:left w:val="none" w:sz="0" w:space="0" w:color="auto"/>
        <w:bottom w:val="none" w:sz="0" w:space="0" w:color="auto"/>
        <w:right w:val="none" w:sz="0" w:space="0" w:color="auto"/>
      </w:divBdr>
    </w:div>
    <w:div w:id="522716708">
      <w:marLeft w:val="640"/>
      <w:marRight w:val="0"/>
      <w:marTop w:val="0"/>
      <w:marBottom w:val="0"/>
      <w:divBdr>
        <w:top w:val="none" w:sz="0" w:space="0" w:color="auto"/>
        <w:left w:val="none" w:sz="0" w:space="0" w:color="auto"/>
        <w:bottom w:val="none" w:sz="0" w:space="0" w:color="auto"/>
        <w:right w:val="none" w:sz="0" w:space="0" w:color="auto"/>
      </w:divBdr>
    </w:div>
    <w:div w:id="523784827">
      <w:marLeft w:val="640"/>
      <w:marRight w:val="0"/>
      <w:marTop w:val="0"/>
      <w:marBottom w:val="0"/>
      <w:divBdr>
        <w:top w:val="none" w:sz="0" w:space="0" w:color="auto"/>
        <w:left w:val="none" w:sz="0" w:space="0" w:color="auto"/>
        <w:bottom w:val="none" w:sz="0" w:space="0" w:color="auto"/>
        <w:right w:val="none" w:sz="0" w:space="0" w:color="auto"/>
      </w:divBdr>
    </w:div>
    <w:div w:id="524254580">
      <w:marLeft w:val="640"/>
      <w:marRight w:val="0"/>
      <w:marTop w:val="0"/>
      <w:marBottom w:val="0"/>
      <w:divBdr>
        <w:top w:val="none" w:sz="0" w:space="0" w:color="auto"/>
        <w:left w:val="none" w:sz="0" w:space="0" w:color="auto"/>
        <w:bottom w:val="none" w:sz="0" w:space="0" w:color="auto"/>
        <w:right w:val="none" w:sz="0" w:space="0" w:color="auto"/>
      </w:divBdr>
    </w:div>
    <w:div w:id="524952641">
      <w:marLeft w:val="640"/>
      <w:marRight w:val="0"/>
      <w:marTop w:val="0"/>
      <w:marBottom w:val="0"/>
      <w:divBdr>
        <w:top w:val="none" w:sz="0" w:space="0" w:color="auto"/>
        <w:left w:val="none" w:sz="0" w:space="0" w:color="auto"/>
        <w:bottom w:val="none" w:sz="0" w:space="0" w:color="auto"/>
        <w:right w:val="none" w:sz="0" w:space="0" w:color="auto"/>
      </w:divBdr>
    </w:div>
    <w:div w:id="525363090">
      <w:marLeft w:val="640"/>
      <w:marRight w:val="0"/>
      <w:marTop w:val="0"/>
      <w:marBottom w:val="0"/>
      <w:divBdr>
        <w:top w:val="none" w:sz="0" w:space="0" w:color="auto"/>
        <w:left w:val="none" w:sz="0" w:space="0" w:color="auto"/>
        <w:bottom w:val="none" w:sz="0" w:space="0" w:color="auto"/>
        <w:right w:val="none" w:sz="0" w:space="0" w:color="auto"/>
      </w:divBdr>
    </w:div>
    <w:div w:id="525868982">
      <w:marLeft w:val="640"/>
      <w:marRight w:val="0"/>
      <w:marTop w:val="0"/>
      <w:marBottom w:val="0"/>
      <w:divBdr>
        <w:top w:val="none" w:sz="0" w:space="0" w:color="auto"/>
        <w:left w:val="none" w:sz="0" w:space="0" w:color="auto"/>
        <w:bottom w:val="none" w:sz="0" w:space="0" w:color="auto"/>
        <w:right w:val="none" w:sz="0" w:space="0" w:color="auto"/>
      </w:divBdr>
    </w:div>
    <w:div w:id="526257025">
      <w:marLeft w:val="640"/>
      <w:marRight w:val="0"/>
      <w:marTop w:val="0"/>
      <w:marBottom w:val="0"/>
      <w:divBdr>
        <w:top w:val="none" w:sz="0" w:space="0" w:color="auto"/>
        <w:left w:val="none" w:sz="0" w:space="0" w:color="auto"/>
        <w:bottom w:val="none" w:sz="0" w:space="0" w:color="auto"/>
        <w:right w:val="none" w:sz="0" w:space="0" w:color="auto"/>
      </w:divBdr>
    </w:div>
    <w:div w:id="526603020">
      <w:bodyDiv w:val="1"/>
      <w:marLeft w:val="0"/>
      <w:marRight w:val="0"/>
      <w:marTop w:val="0"/>
      <w:marBottom w:val="0"/>
      <w:divBdr>
        <w:top w:val="none" w:sz="0" w:space="0" w:color="auto"/>
        <w:left w:val="none" w:sz="0" w:space="0" w:color="auto"/>
        <w:bottom w:val="none" w:sz="0" w:space="0" w:color="auto"/>
        <w:right w:val="none" w:sz="0" w:space="0" w:color="auto"/>
      </w:divBdr>
    </w:div>
    <w:div w:id="526675313">
      <w:marLeft w:val="640"/>
      <w:marRight w:val="0"/>
      <w:marTop w:val="0"/>
      <w:marBottom w:val="0"/>
      <w:divBdr>
        <w:top w:val="none" w:sz="0" w:space="0" w:color="auto"/>
        <w:left w:val="none" w:sz="0" w:space="0" w:color="auto"/>
        <w:bottom w:val="none" w:sz="0" w:space="0" w:color="auto"/>
        <w:right w:val="none" w:sz="0" w:space="0" w:color="auto"/>
      </w:divBdr>
    </w:div>
    <w:div w:id="527447701">
      <w:marLeft w:val="640"/>
      <w:marRight w:val="0"/>
      <w:marTop w:val="0"/>
      <w:marBottom w:val="0"/>
      <w:divBdr>
        <w:top w:val="none" w:sz="0" w:space="0" w:color="auto"/>
        <w:left w:val="none" w:sz="0" w:space="0" w:color="auto"/>
        <w:bottom w:val="none" w:sz="0" w:space="0" w:color="auto"/>
        <w:right w:val="none" w:sz="0" w:space="0" w:color="auto"/>
      </w:divBdr>
    </w:div>
    <w:div w:id="527449581">
      <w:marLeft w:val="640"/>
      <w:marRight w:val="0"/>
      <w:marTop w:val="0"/>
      <w:marBottom w:val="0"/>
      <w:divBdr>
        <w:top w:val="none" w:sz="0" w:space="0" w:color="auto"/>
        <w:left w:val="none" w:sz="0" w:space="0" w:color="auto"/>
        <w:bottom w:val="none" w:sz="0" w:space="0" w:color="auto"/>
        <w:right w:val="none" w:sz="0" w:space="0" w:color="auto"/>
      </w:divBdr>
    </w:div>
    <w:div w:id="527566234">
      <w:bodyDiv w:val="1"/>
      <w:marLeft w:val="0"/>
      <w:marRight w:val="0"/>
      <w:marTop w:val="0"/>
      <w:marBottom w:val="0"/>
      <w:divBdr>
        <w:top w:val="none" w:sz="0" w:space="0" w:color="auto"/>
        <w:left w:val="none" w:sz="0" w:space="0" w:color="auto"/>
        <w:bottom w:val="none" w:sz="0" w:space="0" w:color="auto"/>
        <w:right w:val="none" w:sz="0" w:space="0" w:color="auto"/>
      </w:divBdr>
    </w:div>
    <w:div w:id="527764301">
      <w:marLeft w:val="640"/>
      <w:marRight w:val="0"/>
      <w:marTop w:val="0"/>
      <w:marBottom w:val="0"/>
      <w:divBdr>
        <w:top w:val="none" w:sz="0" w:space="0" w:color="auto"/>
        <w:left w:val="none" w:sz="0" w:space="0" w:color="auto"/>
        <w:bottom w:val="none" w:sz="0" w:space="0" w:color="auto"/>
        <w:right w:val="none" w:sz="0" w:space="0" w:color="auto"/>
      </w:divBdr>
    </w:div>
    <w:div w:id="527909186">
      <w:marLeft w:val="640"/>
      <w:marRight w:val="0"/>
      <w:marTop w:val="0"/>
      <w:marBottom w:val="0"/>
      <w:divBdr>
        <w:top w:val="none" w:sz="0" w:space="0" w:color="auto"/>
        <w:left w:val="none" w:sz="0" w:space="0" w:color="auto"/>
        <w:bottom w:val="none" w:sz="0" w:space="0" w:color="auto"/>
        <w:right w:val="none" w:sz="0" w:space="0" w:color="auto"/>
      </w:divBdr>
    </w:div>
    <w:div w:id="527983448">
      <w:marLeft w:val="640"/>
      <w:marRight w:val="0"/>
      <w:marTop w:val="0"/>
      <w:marBottom w:val="0"/>
      <w:divBdr>
        <w:top w:val="none" w:sz="0" w:space="0" w:color="auto"/>
        <w:left w:val="none" w:sz="0" w:space="0" w:color="auto"/>
        <w:bottom w:val="none" w:sz="0" w:space="0" w:color="auto"/>
        <w:right w:val="none" w:sz="0" w:space="0" w:color="auto"/>
      </w:divBdr>
    </w:div>
    <w:div w:id="528109588">
      <w:marLeft w:val="640"/>
      <w:marRight w:val="0"/>
      <w:marTop w:val="0"/>
      <w:marBottom w:val="0"/>
      <w:divBdr>
        <w:top w:val="none" w:sz="0" w:space="0" w:color="auto"/>
        <w:left w:val="none" w:sz="0" w:space="0" w:color="auto"/>
        <w:bottom w:val="none" w:sz="0" w:space="0" w:color="auto"/>
        <w:right w:val="none" w:sz="0" w:space="0" w:color="auto"/>
      </w:divBdr>
    </w:div>
    <w:div w:id="528223444">
      <w:marLeft w:val="640"/>
      <w:marRight w:val="0"/>
      <w:marTop w:val="0"/>
      <w:marBottom w:val="0"/>
      <w:divBdr>
        <w:top w:val="none" w:sz="0" w:space="0" w:color="auto"/>
        <w:left w:val="none" w:sz="0" w:space="0" w:color="auto"/>
        <w:bottom w:val="none" w:sz="0" w:space="0" w:color="auto"/>
        <w:right w:val="none" w:sz="0" w:space="0" w:color="auto"/>
      </w:divBdr>
    </w:div>
    <w:div w:id="528300191">
      <w:marLeft w:val="640"/>
      <w:marRight w:val="0"/>
      <w:marTop w:val="0"/>
      <w:marBottom w:val="0"/>
      <w:divBdr>
        <w:top w:val="none" w:sz="0" w:space="0" w:color="auto"/>
        <w:left w:val="none" w:sz="0" w:space="0" w:color="auto"/>
        <w:bottom w:val="none" w:sz="0" w:space="0" w:color="auto"/>
        <w:right w:val="none" w:sz="0" w:space="0" w:color="auto"/>
      </w:divBdr>
    </w:div>
    <w:div w:id="528379036">
      <w:marLeft w:val="640"/>
      <w:marRight w:val="0"/>
      <w:marTop w:val="0"/>
      <w:marBottom w:val="0"/>
      <w:divBdr>
        <w:top w:val="none" w:sz="0" w:space="0" w:color="auto"/>
        <w:left w:val="none" w:sz="0" w:space="0" w:color="auto"/>
        <w:bottom w:val="none" w:sz="0" w:space="0" w:color="auto"/>
        <w:right w:val="none" w:sz="0" w:space="0" w:color="auto"/>
      </w:divBdr>
    </w:div>
    <w:div w:id="528690982">
      <w:marLeft w:val="640"/>
      <w:marRight w:val="0"/>
      <w:marTop w:val="0"/>
      <w:marBottom w:val="0"/>
      <w:divBdr>
        <w:top w:val="none" w:sz="0" w:space="0" w:color="auto"/>
        <w:left w:val="none" w:sz="0" w:space="0" w:color="auto"/>
        <w:bottom w:val="none" w:sz="0" w:space="0" w:color="auto"/>
        <w:right w:val="none" w:sz="0" w:space="0" w:color="auto"/>
      </w:divBdr>
    </w:div>
    <w:div w:id="529488172">
      <w:bodyDiv w:val="1"/>
      <w:marLeft w:val="0"/>
      <w:marRight w:val="0"/>
      <w:marTop w:val="0"/>
      <w:marBottom w:val="0"/>
      <w:divBdr>
        <w:top w:val="none" w:sz="0" w:space="0" w:color="auto"/>
        <w:left w:val="none" w:sz="0" w:space="0" w:color="auto"/>
        <w:bottom w:val="none" w:sz="0" w:space="0" w:color="auto"/>
        <w:right w:val="none" w:sz="0" w:space="0" w:color="auto"/>
      </w:divBdr>
      <w:divsChild>
        <w:div w:id="19166635">
          <w:marLeft w:val="480"/>
          <w:marRight w:val="0"/>
          <w:marTop w:val="0"/>
          <w:marBottom w:val="0"/>
          <w:divBdr>
            <w:top w:val="none" w:sz="0" w:space="0" w:color="auto"/>
            <w:left w:val="none" w:sz="0" w:space="0" w:color="auto"/>
            <w:bottom w:val="none" w:sz="0" w:space="0" w:color="auto"/>
            <w:right w:val="none" w:sz="0" w:space="0" w:color="auto"/>
          </w:divBdr>
        </w:div>
        <w:div w:id="28067375">
          <w:marLeft w:val="480"/>
          <w:marRight w:val="0"/>
          <w:marTop w:val="0"/>
          <w:marBottom w:val="0"/>
          <w:divBdr>
            <w:top w:val="none" w:sz="0" w:space="0" w:color="auto"/>
            <w:left w:val="none" w:sz="0" w:space="0" w:color="auto"/>
            <w:bottom w:val="none" w:sz="0" w:space="0" w:color="auto"/>
            <w:right w:val="none" w:sz="0" w:space="0" w:color="auto"/>
          </w:divBdr>
        </w:div>
        <w:div w:id="37702285">
          <w:marLeft w:val="480"/>
          <w:marRight w:val="0"/>
          <w:marTop w:val="0"/>
          <w:marBottom w:val="0"/>
          <w:divBdr>
            <w:top w:val="none" w:sz="0" w:space="0" w:color="auto"/>
            <w:left w:val="none" w:sz="0" w:space="0" w:color="auto"/>
            <w:bottom w:val="none" w:sz="0" w:space="0" w:color="auto"/>
            <w:right w:val="none" w:sz="0" w:space="0" w:color="auto"/>
          </w:divBdr>
        </w:div>
        <w:div w:id="166603300">
          <w:marLeft w:val="480"/>
          <w:marRight w:val="0"/>
          <w:marTop w:val="0"/>
          <w:marBottom w:val="0"/>
          <w:divBdr>
            <w:top w:val="none" w:sz="0" w:space="0" w:color="auto"/>
            <w:left w:val="none" w:sz="0" w:space="0" w:color="auto"/>
            <w:bottom w:val="none" w:sz="0" w:space="0" w:color="auto"/>
            <w:right w:val="none" w:sz="0" w:space="0" w:color="auto"/>
          </w:divBdr>
        </w:div>
        <w:div w:id="183594215">
          <w:marLeft w:val="480"/>
          <w:marRight w:val="0"/>
          <w:marTop w:val="0"/>
          <w:marBottom w:val="0"/>
          <w:divBdr>
            <w:top w:val="none" w:sz="0" w:space="0" w:color="auto"/>
            <w:left w:val="none" w:sz="0" w:space="0" w:color="auto"/>
            <w:bottom w:val="none" w:sz="0" w:space="0" w:color="auto"/>
            <w:right w:val="none" w:sz="0" w:space="0" w:color="auto"/>
          </w:divBdr>
        </w:div>
        <w:div w:id="231699799">
          <w:marLeft w:val="480"/>
          <w:marRight w:val="0"/>
          <w:marTop w:val="0"/>
          <w:marBottom w:val="0"/>
          <w:divBdr>
            <w:top w:val="none" w:sz="0" w:space="0" w:color="auto"/>
            <w:left w:val="none" w:sz="0" w:space="0" w:color="auto"/>
            <w:bottom w:val="none" w:sz="0" w:space="0" w:color="auto"/>
            <w:right w:val="none" w:sz="0" w:space="0" w:color="auto"/>
          </w:divBdr>
        </w:div>
        <w:div w:id="238439894">
          <w:marLeft w:val="480"/>
          <w:marRight w:val="0"/>
          <w:marTop w:val="0"/>
          <w:marBottom w:val="0"/>
          <w:divBdr>
            <w:top w:val="none" w:sz="0" w:space="0" w:color="auto"/>
            <w:left w:val="none" w:sz="0" w:space="0" w:color="auto"/>
            <w:bottom w:val="none" w:sz="0" w:space="0" w:color="auto"/>
            <w:right w:val="none" w:sz="0" w:space="0" w:color="auto"/>
          </w:divBdr>
        </w:div>
        <w:div w:id="257956480">
          <w:marLeft w:val="480"/>
          <w:marRight w:val="0"/>
          <w:marTop w:val="0"/>
          <w:marBottom w:val="0"/>
          <w:divBdr>
            <w:top w:val="none" w:sz="0" w:space="0" w:color="auto"/>
            <w:left w:val="none" w:sz="0" w:space="0" w:color="auto"/>
            <w:bottom w:val="none" w:sz="0" w:space="0" w:color="auto"/>
            <w:right w:val="none" w:sz="0" w:space="0" w:color="auto"/>
          </w:divBdr>
        </w:div>
        <w:div w:id="338849888">
          <w:marLeft w:val="480"/>
          <w:marRight w:val="0"/>
          <w:marTop w:val="0"/>
          <w:marBottom w:val="0"/>
          <w:divBdr>
            <w:top w:val="none" w:sz="0" w:space="0" w:color="auto"/>
            <w:left w:val="none" w:sz="0" w:space="0" w:color="auto"/>
            <w:bottom w:val="none" w:sz="0" w:space="0" w:color="auto"/>
            <w:right w:val="none" w:sz="0" w:space="0" w:color="auto"/>
          </w:divBdr>
        </w:div>
        <w:div w:id="342585314">
          <w:marLeft w:val="480"/>
          <w:marRight w:val="0"/>
          <w:marTop w:val="0"/>
          <w:marBottom w:val="0"/>
          <w:divBdr>
            <w:top w:val="none" w:sz="0" w:space="0" w:color="auto"/>
            <w:left w:val="none" w:sz="0" w:space="0" w:color="auto"/>
            <w:bottom w:val="none" w:sz="0" w:space="0" w:color="auto"/>
            <w:right w:val="none" w:sz="0" w:space="0" w:color="auto"/>
          </w:divBdr>
        </w:div>
        <w:div w:id="361326316">
          <w:marLeft w:val="480"/>
          <w:marRight w:val="0"/>
          <w:marTop w:val="0"/>
          <w:marBottom w:val="0"/>
          <w:divBdr>
            <w:top w:val="none" w:sz="0" w:space="0" w:color="auto"/>
            <w:left w:val="none" w:sz="0" w:space="0" w:color="auto"/>
            <w:bottom w:val="none" w:sz="0" w:space="0" w:color="auto"/>
            <w:right w:val="none" w:sz="0" w:space="0" w:color="auto"/>
          </w:divBdr>
        </w:div>
        <w:div w:id="390470918">
          <w:marLeft w:val="480"/>
          <w:marRight w:val="0"/>
          <w:marTop w:val="0"/>
          <w:marBottom w:val="0"/>
          <w:divBdr>
            <w:top w:val="none" w:sz="0" w:space="0" w:color="auto"/>
            <w:left w:val="none" w:sz="0" w:space="0" w:color="auto"/>
            <w:bottom w:val="none" w:sz="0" w:space="0" w:color="auto"/>
            <w:right w:val="none" w:sz="0" w:space="0" w:color="auto"/>
          </w:divBdr>
        </w:div>
        <w:div w:id="413163572">
          <w:marLeft w:val="480"/>
          <w:marRight w:val="0"/>
          <w:marTop w:val="0"/>
          <w:marBottom w:val="0"/>
          <w:divBdr>
            <w:top w:val="none" w:sz="0" w:space="0" w:color="auto"/>
            <w:left w:val="none" w:sz="0" w:space="0" w:color="auto"/>
            <w:bottom w:val="none" w:sz="0" w:space="0" w:color="auto"/>
            <w:right w:val="none" w:sz="0" w:space="0" w:color="auto"/>
          </w:divBdr>
        </w:div>
        <w:div w:id="496189441">
          <w:marLeft w:val="480"/>
          <w:marRight w:val="0"/>
          <w:marTop w:val="0"/>
          <w:marBottom w:val="0"/>
          <w:divBdr>
            <w:top w:val="none" w:sz="0" w:space="0" w:color="auto"/>
            <w:left w:val="none" w:sz="0" w:space="0" w:color="auto"/>
            <w:bottom w:val="none" w:sz="0" w:space="0" w:color="auto"/>
            <w:right w:val="none" w:sz="0" w:space="0" w:color="auto"/>
          </w:divBdr>
        </w:div>
        <w:div w:id="506941316">
          <w:marLeft w:val="480"/>
          <w:marRight w:val="0"/>
          <w:marTop w:val="0"/>
          <w:marBottom w:val="0"/>
          <w:divBdr>
            <w:top w:val="none" w:sz="0" w:space="0" w:color="auto"/>
            <w:left w:val="none" w:sz="0" w:space="0" w:color="auto"/>
            <w:bottom w:val="none" w:sz="0" w:space="0" w:color="auto"/>
            <w:right w:val="none" w:sz="0" w:space="0" w:color="auto"/>
          </w:divBdr>
        </w:div>
        <w:div w:id="533471026">
          <w:marLeft w:val="480"/>
          <w:marRight w:val="0"/>
          <w:marTop w:val="0"/>
          <w:marBottom w:val="0"/>
          <w:divBdr>
            <w:top w:val="none" w:sz="0" w:space="0" w:color="auto"/>
            <w:left w:val="none" w:sz="0" w:space="0" w:color="auto"/>
            <w:bottom w:val="none" w:sz="0" w:space="0" w:color="auto"/>
            <w:right w:val="none" w:sz="0" w:space="0" w:color="auto"/>
          </w:divBdr>
        </w:div>
        <w:div w:id="570576117">
          <w:marLeft w:val="480"/>
          <w:marRight w:val="0"/>
          <w:marTop w:val="0"/>
          <w:marBottom w:val="0"/>
          <w:divBdr>
            <w:top w:val="none" w:sz="0" w:space="0" w:color="auto"/>
            <w:left w:val="none" w:sz="0" w:space="0" w:color="auto"/>
            <w:bottom w:val="none" w:sz="0" w:space="0" w:color="auto"/>
            <w:right w:val="none" w:sz="0" w:space="0" w:color="auto"/>
          </w:divBdr>
        </w:div>
        <w:div w:id="637803708">
          <w:marLeft w:val="480"/>
          <w:marRight w:val="0"/>
          <w:marTop w:val="0"/>
          <w:marBottom w:val="0"/>
          <w:divBdr>
            <w:top w:val="none" w:sz="0" w:space="0" w:color="auto"/>
            <w:left w:val="none" w:sz="0" w:space="0" w:color="auto"/>
            <w:bottom w:val="none" w:sz="0" w:space="0" w:color="auto"/>
            <w:right w:val="none" w:sz="0" w:space="0" w:color="auto"/>
          </w:divBdr>
        </w:div>
        <w:div w:id="678504916">
          <w:marLeft w:val="480"/>
          <w:marRight w:val="0"/>
          <w:marTop w:val="0"/>
          <w:marBottom w:val="0"/>
          <w:divBdr>
            <w:top w:val="none" w:sz="0" w:space="0" w:color="auto"/>
            <w:left w:val="none" w:sz="0" w:space="0" w:color="auto"/>
            <w:bottom w:val="none" w:sz="0" w:space="0" w:color="auto"/>
            <w:right w:val="none" w:sz="0" w:space="0" w:color="auto"/>
          </w:divBdr>
        </w:div>
        <w:div w:id="681974749">
          <w:marLeft w:val="480"/>
          <w:marRight w:val="0"/>
          <w:marTop w:val="0"/>
          <w:marBottom w:val="0"/>
          <w:divBdr>
            <w:top w:val="none" w:sz="0" w:space="0" w:color="auto"/>
            <w:left w:val="none" w:sz="0" w:space="0" w:color="auto"/>
            <w:bottom w:val="none" w:sz="0" w:space="0" w:color="auto"/>
            <w:right w:val="none" w:sz="0" w:space="0" w:color="auto"/>
          </w:divBdr>
        </w:div>
        <w:div w:id="751245144">
          <w:marLeft w:val="480"/>
          <w:marRight w:val="0"/>
          <w:marTop w:val="0"/>
          <w:marBottom w:val="0"/>
          <w:divBdr>
            <w:top w:val="none" w:sz="0" w:space="0" w:color="auto"/>
            <w:left w:val="none" w:sz="0" w:space="0" w:color="auto"/>
            <w:bottom w:val="none" w:sz="0" w:space="0" w:color="auto"/>
            <w:right w:val="none" w:sz="0" w:space="0" w:color="auto"/>
          </w:divBdr>
        </w:div>
        <w:div w:id="756637046">
          <w:marLeft w:val="480"/>
          <w:marRight w:val="0"/>
          <w:marTop w:val="0"/>
          <w:marBottom w:val="0"/>
          <w:divBdr>
            <w:top w:val="none" w:sz="0" w:space="0" w:color="auto"/>
            <w:left w:val="none" w:sz="0" w:space="0" w:color="auto"/>
            <w:bottom w:val="none" w:sz="0" w:space="0" w:color="auto"/>
            <w:right w:val="none" w:sz="0" w:space="0" w:color="auto"/>
          </w:divBdr>
        </w:div>
        <w:div w:id="784469944">
          <w:marLeft w:val="480"/>
          <w:marRight w:val="0"/>
          <w:marTop w:val="0"/>
          <w:marBottom w:val="0"/>
          <w:divBdr>
            <w:top w:val="none" w:sz="0" w:space="0" w:color="auto"/>
            <w:left w:val="none" w:sz="0" w:space="0" w:color="auto"/>
            <w:bottom w:val="none" w:sz="0" w:space="0" w:color="auto"/>
            <w:right w:val="none" w:sz="0" w:space="0" w:color="auto"/>
          </w:divBdr>
        </w:div>
        <w:div w:id="793448292">
          <w:marLeft w:val="480"/>
          <w:marRight w:val="0"/>
          <w:marTop w:val="0"/>
          <w:marBottom w:val="0"/>
          <w:divBdr>
            <w:top w:val="none" w:sz="0" w:space="0" w:color="auto"/>
            <w:left w:val="none" w:sz="0" w:space="0" w:color="auto"/>
            <w:bottom w:val="none" w:sz="0" w:space="0" w:color="auto"/>
            <w:right w:val="none" w:sz="0" w:space="0" w:color="auto"/>
          </w:divBdr>
        </w:div>
        <w:div w:id="828784640">
          <w:marLeft w:val="480"/>
          <w:marRight w:val="0"/>
          <w:marTop w:val="0"/>
          <w:marBottom w:val="0"/>
          <w:divBdr>
            <w:top w:val="none" w:sz="0" w:space="0" w:color="auto"/>
            <w:left w:val="none" w:sz="0" w:space="0" w:color="auto"/>
            <w:bottom w:val="none" w:sz="0" w:space="0" w:color="auto"/>
            <w:right w:val="none" w:sz="0" w:space="0" w:color="auto"/>
          </w:divBdr>
        </w:div>
        <w:div w:id="850921480">
          <w:marLeft w:val="480"/>
          <w:marRight w:val="0"/>
          <w:marTop w:val="0"/>
          <w:marBottom w:val="0"/>
          <w:divBdr>
            <w:top w:val="none" w:sz="0" w:space="0" w:color="auto"/>
            <w:left w:val="none" w:sz="0" w:space="0" w:color="auto"/>
            <w:bottom w:val="none" w:sz="0" w:space="0" w:color="auto"/>
            <w:right w:val="none" w:sz="0" w:space="0" w:color="auto"/>
          </w:divBdr>
        </w:div>
        <w:div w:id="933318969">
          <w:marLeft w:val="480"/>
          <w:marRight w:val="0"/>
          <w:marTop w:val="0"/>
          <w:marBottom w:val="0"/>
          <w:divBdr>
            <w:top w:val="none" w:sz="0" w:space="0" w:color="auto"/>
            <w:left w:val="none" w:sz="0" w:space="0" w:color="auto"/>
            <w:bottom w:val="none" w:sz="0" w:space="0" w:color="auto"/>
            <w:right w:val="none" w:sz="0" w:space="0" w:color="auto"/>
          </w:divBdr>
        </w:div>
        <w:div w:id="936212641">
          <w:marLeft w:val="480"/>
          <w:marRight w:val="0"/>
          <w:marTop w:val="0"/>
          <w:marBottom w:val="0"/>
          <w:divBdr>
            <w:top w:val="none" w:sz="0" w:space="0" w:color="auto"/>
            <w:left w:val="none" w:sz="0" w:space="0" w:color="auto"/>
            <w:bottom w:val="none" w:sz="0" w:space="0" w:color="auto"/>
            <w:right w:val="none" w:sz="0" w:space="0" w:color="auto"/>
          </w:divBdr>
        </w:div>
        <w:div w:id="936593520">
          <w:marLeft w:val="480"/>
          <w:marRight w:val="0"/>
          <w:marTop w:val="0"/>
          <w:marBottom w:val="0"/>
          <w:divBdr>
            <w:top w:val="none" w:sz="0" w:space="0" w:color="auto"/>
            <w:left w:val="none" w:sz="0" w:space="0" w:color="auto"/>
            <w:bottom w:val="none" w:sz="0" w:space="0" w:color="auto"/>
            <w:right w:val="none" w:sz="0" w:space="0" w:color="auto"/>
          </w:divBdr>
        </w:div>
        <w:div w:id="996304036">
          <w:marLeft w:val="480"/>
          <w:marRight w:val="0"/>
          <w:marTop w:val="0"/>
          <w:marBottom w:val="0"/>
          <w:divBdr>
            <w:top w:val="none" w:sz="0" w:space="0" w:color="auto"/>
            <w:left w:val="none" w:sz="0" w:space="0" w:color="auto"/>
            <w:bottom w:val="none" w:sz="0" w:space="0" w:color="auto"/>
            <w:right w:val="none" w:sz="0" w:space="0" w:color="auto"/>
          </w:divBdr>
        </w:div>
        <w:div w:id="1076170714">
          <w:marLeft w:val="480"/>
          <w:marRight w:val="0"/>
          <w:marTop w:val="0"/>
          <w:marBottom w:val="0"/>
          <w:divBdr>
            <w:top w:val="none" w:sz="0" w:space="0" w:color="auto"/>
            <w:left w:val="none" w:sz="0" w:space="0" w:color="auto"/>
            <w:bottom w:val="none" w:sz="0" w:space="0" w:color="auto"/>
            <w:right w:val="none" w:sz="0" w:space="0" w:color="auto"/>
          </w:divBdr>
        </w:div>
        <w:div w:id="1122727632">
          <w:marLeft w:val="480"/>
          <w:marRight w:val="0"/>
          <w:marTop w:val="0"/>
          <w:marBottom w:val="0"/>
          <w:divBdr>
            <w:top w:val="none" w:sz="0" w:space="0" w:color="auto"/>
            <w:left w:val="none" w:sz="0" w:space="0" w:color="auto"/>
            <w:bottom w:val="none" w:sz="0" w:space="0" w:color="auto"/>
            <w:right w:val="none" w:sz="0" w:space="0" w:color="auto"/>
          </w:divBdr>
        </w:div>
        <w:div w:id="1124156144">
          <w:marLeft w:val="480"/>
          <w:marRight w:val="0"/>
          <w:marTop w:val="0"/>
          <w:marBottom w:val="0"/>
          <w:divBdr>
            <w:top w:val="none" w:sz="0" w:space="0" w:color="auto"/>
            <w:left w:val="none" w:sz="0" w:space="0" w:color="auto"/>
            <w:bottom w:val="none" w:sz="0" w:space="0" w:color="auto"/>
            <w:right w:val="none" w:sz="0" w:space="0" w:color="auto"/>
          </w:divBdr>
        </w:div>
        <w:div w:id="1212960219">
          <w:marLeft w:val="480"/>
          <w:marRight w:val="0"/>
          <w:marTop w:val="0"/>
          <w:marBottom w:val="0"/>
          <w:divBdr>
            <w:top w:val="none" w:sz="0" w:space="0" w:color="auto"/>
            <w:left w:val="none" w:sz="0" w:space="0" w:color="auto"/>
            <w:bottom w:val="none" w:sz="0" w:space="0" w:color="auto"/>
            <w:right w:val="none" w:sz="0" w:space="0" w:color="auto"/>
          </w:divBdr>
        </w:div>
        <w:div w:id="1227570424">
          <w:marLeft w:val="480"/>
          <w:marRight w:val="0"/>
          <w:marTop w:val="0"/>
          <w:marBottom w:val="0"/>
          <w:divBdr>
            <w:top w:val="none" w:sz="0" w:space="0" w:color="auto"/>
            <w:left w:val="none" w:sz="0" w:space="0" w:color="auto"/>
            <w:bottom w:val="none" w:sz="0" w:space="0" w:color="auto"/>
            <w:right w:val="none" w:sz="0" w:space="0" w:color="auto"/>
          </w:divBdr>
        </w:div>
        <w:div w:id="1243025127">
          <w:marLeft w:val="480"/>
          <w:marRight w:val="0"/>
          <w:marTop w:val="0"/>
          <w:marBottom w:val="0"/>
          <w:divBdr>
            <w:top w:val="none" w:sz="0" w:space="0" w:color="auto"/>
            <w:left w:val="none" w:sz="0" w:space="0" w:color="auto"/>
            <w:bottom w:val="none" w:sz="0" w:space="0" w:color="auto"/>
            <w:right w:val="none" w:sz="0" w:space="0" w:color="auto"/>
          </w:divBdr>
        </w:div>
        <w:div w:id="1275163823">
          <w:marLeft w:val="480"/>
          <w:marRight w:val="0"/>
          <w:marTop w:val="0"/>
          <w:marBottom w:val="0"/>
          <w:divBdr>
            <w:top w:val="none" w:sz="0" w:space="0" w:color="auto"/>
            <w:left w:val="none" w:sz="0" w:space="0" w:color="auto"/>
            <w:bottom w:val="none" w:sz="0" w:space="0" w:color="auto"/>
            <w:right w:val="none" w:sz="0" w:space="0" w:color="auto"/>
          </w:divBdr>
        </w:div>
        <w:div w:id="1313634497">
          <w:marLeft w:val="480"/>
          <w:marRight w:val="0"/>
          <w:marTop w:val="0"/>
          <w:marBottom w:val="0"/>
          <w:divBdr>
            <w:top w:val="none" w:sz="0" w:space="0" w:color="auto"/>
            <w:left w:val="none" w:sz="0" w:space="0" w:color="auto"/>
            <w:bottom w:val="none" w:sz="0" w:space="0" w:color="auto"/>
            <w:right w:val="none" w:sz="0" w:space="0" w:color="auto"/>
          </w:divBdr>
        </w:div>
        <w:div w:id="1314993837">
          <w:marLeft w:val="480"/>
          <w:marRight w:val="0"/>
          <w:marTop w:val="0"/>
          <w:marBottom w:val="0"/>
          <w:divBdr>
            <w:top w:val="none" w:sz="0" w:space="0" w:color="auto"/>
            <w:left w:val="none" w:sz="0" w:space="0" w:color="auto"/>
            <w:bottom w:val="none" w:sz="0" w:space="0" w:color="auto"/>
            <w:right w:val="none" w:sz="0" w:space="0" w:color="auto"/>
          </w:divBdr>
        </w:div>
        <w:div w:id="1317763734">
          <w:marLeft w:val="480"/>
          <w:marRight w:val="0"/>
          <w:marTop w:val="0"/>
          <w:marBottom w:val="0"/>
          <w:divBdr>
            <w:top w:val="none" w:sz="0" w:space="0" w:color="auto"/>
            <w:left w:val="none" w:sz="0" w:space="0" w:color="auto"/>
            <w:bottom w:val="none" w:sz="0" w:space="0" w:color="auto"/>
            <w:right w:val="none" w:sz="0" w:space="0" w:color="auto"/>
          </w:divBdr>
        </w:div>
        <w:div w:id="1351758143">
          <w:marLeft w:val="480"/>
          <w:marRight w:val="0"/>
          <w:marTop w:val="0"/>
          <w:marBottom w:val="0"/>
          <w:divBdr>
            <w:top w:val="none" w:sz="0" w:space="0" w:color="auto"/>
            <w:left w:val="none" w:sz="0" w:space="0" w:color="auto"/>
            <w:bottom w:val="none" w:sz="0" w:space="0" w:color="auto"/>
            <w:right w:val="none" w:sz="0" w:space="0" w:color="auto"/>
          </w:divBdr>
        </w:div>
        <w:div w:id="1380473022">
          <w:marLeft w:val="480"/>
          <w:marRight w:val="0"/>
          <w:marTop w:val="0"/>
          <w:marBottom w:val="0"/>
          <w:divBdr>
            <w:top w:val="none" w:sz="0" w:space="0" w:color="auto"/>
            <w:left w:val="none" w:sz="0" w:space="0" w:color="auto"/>
            <w:bottom w:val="none" w:sz="0" w:space="0" w:color="auto"/>
            <w:right w:val="none" w:sz="0" w:space="0" w:color="auto"/>
          </w:divBdr>
        </w:div>
        <w:div w:id="1391538014">
          <w:marLeft w:val="480"/>
          <w:marRight w:val="0"/>
          <w:marTop w:val="0"/>
          <w:marBottom w:val="0"/>
          <w:divBdr>
            <w:top w:val="none" w:sz="0" w:space="0" w:color="auto"/>
            <w:left w:val="none" w:sz="0" w:space="0" w:color="auto"/>
            <w:bottom w:val="none" w:sz="0" w:space="0" w:color="auto"/>
            <w:right w:val="none" w:sz="0" w:space="0" w:color="auto"/>
          </w:divBdr>
        </w:div>
        <w:div w:id="1481507565">
          <w:marLeft w:val="480"/>
          <w:marRight w:val="0"/>
          <w:marTop w:val="0"/>
          <w:marBottom w:val="0"/>
          <w:divBdr>
            <w:top w:val="none" w:sz="0" w:space="0" w:color="auto"/>
            <w:left w:val="none" w:sz="0" w:space="0" w:color="auto"/>
            <w:bottom w:val="none" w:sz="0" w:space="0" w:color="auto"/>
            <w:right w:val="none" w:sz="0" w:space="0" w:color="auto"/>
          </w:divBdr>
        </w:div>
        <w:div w:id="1512525361">
          <w:marLeft w:val="480"/>
          <w:marRight w:val="0"/>
          <w:marTop w:val="0"/>
          <w:marBottom w:val="0"/>
          <w:divBdr>
            <w:top w:val="none" w:sz="0" w:space="0" w:color="auto"/>
            <w:left w:val="none" w:sz="0" w:space="0" w:color="auto"/>
            <w:bottom w:val="none" w:sz="0" w:space="0" w:color="auto"/>
            <w:right w:val="none" w:sz="0" w:space="0" w:color="auto"/>
          </w:divBdr>
        </w:div>
        <w:div w:id="1537157762">
          <w:marLeft w:val="480"/>
          <w:marRight w:val="0"/>
          <w:marTop w:val="0"/>
          <w:marBottom w:val="0"/>
          <w:divBdr>
            <w:top w:val="none" w:sz="0" w:space="0" w:color="auto"/>
            <w:left w:val="none" w:sz="0" w:space="0" w:color="auto"/>
            <w:bottom w:val="none" w:sz="0" w:space="0" w:color="auto"/>
            <w:right w:val="none" w:sz="0" w:space="0" w:color="auto"/>
          </w:divBdr>
        </w:div>
        <w:div w:id="1554386060">
          <w:marLeft w:val="480"/>
          <w:marRight w:val="0"/>
          <w:marTop w:val="0"/>
          <w:marBottom w:val="0"/>
          <w:divBdr>
            <w:top w:val="none" w:sz="0" w:space="0" w:color="auto"/>
            <w:left w:val="none" w:sz="0" w:space="0" w:color="auto"/>
            <w:bottom w:val="none" w:sz="0" w:space="0" w:color="auto"/>
            <w:right w:val="none" w:sz="0" w:space="0" w:color="auto"/>
          </w:divBdr>
        </w:div>
        <w:div w:id="1579754824">
          <w:marLeft w:val="480"/>
          <w:marRight w:val="0"/>
          <w:marTop w:val="0"/>
          <w:marBottom w:val="0"/>
          <w:divBdr>
            <w:top w:val="none" w:sz="0" w:space="0" w:color="auto"/>
            <w:left w:val="none" w:sz="0" w:space="0" w:color="auto"/>
            <w:bottom w:val="none" w:sz="0" w:space="0" w:color="auto"/>
            <w:right w:val="none" w:sz="0" w:space="0" w:color="auto"/>
          </w:divBdr>
        </w:div>
        <w:div w:id="1601988502">
          <w:marLeft w:val="480"/>
          <w:marRight w:val="0"/>
          <w:marTop w:val="0"/>
          <w:marBottom w:val="0"/>
          <w:divBdr>
            <w:top w:val="none" w:sz="0" w:space="0" w:color="auto"/>
            <w:left w:val="none" w:sz="0" w:space="0" w:color="auto"/>
            <w:bottom w:val="none" w:sz="0" w:space="0" w:color="auto"/>
            <w:right w:val="none" w:sz="0" w:space="0" w:color="auto"/>
          </w:divBdr>
        </w:div>
        <w:div w:id="1646204491">
          <w:marLeft w:val="480"/>
          <w:marRight w:val="0"/>
          <w:marTop w:val="0"/>
          <w:marBottom w:val="0"/>
          <w:divBdr>
            <w:top w:val="none" w:sz="0" w:space="0" w:color="auto"/>
            <w:left w:val="none" w:sz="0" w:space="0" w:color="auto"/>
            <w:bottom w:val="none" w:sz="0" w:space="0" w:color="auto"/>
            <w:right w:val="none" w:sz="0" w:space="0" w:color="auto"/>
          </w:divBdr>
        </w:div>
        <w:div w:id="1646666301">
          <w:marLeft w:val="480"/>
          <w:marRight w:val="0"/>
          <w:marTop w:val="0"/>
          <w:marBottom w:val="0"/>
          <w:divBdr>
            <w:top w:val="none" w:sz="0" w:space="0" w:color="auto"/>
            <w:left w:val="none" w:sz="0" w:space="0" w:color="auto"/>
            <w:bottom w:val="none" w:sz="0" w:space="0" w:color="auto"/>
            <w:right w:val="none" w:sz="0" w:space="0" w:color="auto"/>
          </w:divBdr>
        </w:div>
        <w:div w:id="1674215123">
          <w:marLeft w:val="480"/>
          <w:marRight w:val="0"/>
          <w:marTop w:val="0"/>
          <w:marBottom w:val="0"/>
          <w:divBdr>
            <w:top w:val="none" w:sz="0" w:space="0" w:color="auto"/>
            <w:left w:val="none" w:sz="0" w:space="0" w:color="auto"/>
            <w:bottom w:val="none" w:sz="0" w:space="0" w:color="auto"/>
            <w:right w:val="none" w:sz="0" w:space="0" w:color="auto"/>
          </w:divBdr>
        </w:div>
        <w:div w:id="1688095602">
          <w:marLeft w:val="480"/>
          <w:marRight w:val="0"/>
          <w:marTop w:val="0"/>
          <w:marBottom w:val="0"/>
          <w:divBdr>
            <w:top w:val="none" w:sz="0" w:space="0" w:color="auto"/>
            <w:left w:val="none" w:sz="0" w:space="0" w:color="auto"/>
            <w:bottom w:val="none" w:sz="0" w:space="0" w:color="auto"/>
            <w:right w:val="none" w:sz="0" w:space="0" w:color="auto"/>
          </w:divBdr>
        </w:div>
        <w:div w:id="1769697091">
          <w:marLeft w:val="480"/>
          <w:marRight w:val="0"/>
          <w:marTop w:val="0"/>
          <w:marBottom w:val="0"/>
          <w:divBdr>
            <w:top w:val="none" w:sz="0" w:space="0" w:color="auto"/>
            <w:left w:val="none" w:sz="0" w:space="0" w:color="auto"/>
            <w:bottom w:val="none" w:sz="0" w:space="0" w:color="auto"/>
            <w:right w:val="none" w:sz="0" w:space="0" w:color="auto"/>
          </w:divBdr>
        </w:div>
        <w:div w:id="1827698814">
          <w:marLeft w:val="480"/>
          <w:marRight w:val="0"/>
          <w:marTop w:val="0"/>
          <w:marBottom w:val="0"/>
          <w:divBdr>
            <w:top w:val="none" w:sz="0" w:space="0" w:color="auto"/>
            <w:left w:val="none" w:sz="0" w:space="0" w:color="auto"/>
            <w:bottom w:val="none" w:sz="0" w:space="0" w:color="auto"/>
            <w:right w:val="none" w:sz="0" w:space="0" w:color="auto"/>
          </w:divBdr>
        </w:div>
        <w:div w:id="1879314009">
          <w:marLeft w:val="480"/>
          <w:marRight w:val="0"/>
          <w:marTop w:val="0"/>
          <w:marBottom w:val="0"/>
          <w:divBdr>
            <w:top w:val="none" w:sz="0" w:space="0" w:color="auto"/>
            <w:left w:val="none" w:sz="0" w:space="0" w:color="auto"/>
            <w:bottom w:val="none" w:sz="0" w:space="0" w:color="auto"/>
            <w:right w:val="none" w:sz="0" w:space="0" w:color="auto"/>
          </w:divBdr>
        </w:div>
        <w:div w:id="1879931175">
          <w:marLeft w:val="480"/>
          <w:marRight w:val="0"/>
          <w:marTop w:val="0"/>
          <w:marBottom w:val="0"/>
          <w:divBdr>
            <w:top w:val="none" w:sz="0" w:space="0" w:color="auto"/>
            <w:left w:val="none" w:sz="0" w:space="0" w:color="auto"/>
            <w:bottom w:val="none" w:sz="0" w:space="0" w:color="auto"/>
            <w:right w:val="none" w:sz="0" w:space="0" w:color="auto"/>
          </w:divBdr>
        </w:div>
        <w:div w:id="1989363465">
          <w:marLeft w:val="480"/>
          <w:marRight w:val="0"/>
          <w:marTop w:val="0"/>
          <w:marBottom w:val="0"/>
          <w:divBdr>
            <w:top w:val="none" w:sz="0" w:space="0" w:color="auto"/>
            <w:left w:val="none" w:sz="0" w:space="0" w:color="auto"/>
            <w:bottom w:val="none" w:sz="0" w:space="0" w:color="auto"/>
            <w:right w:val="none" w:sz="0" w:space="0" w:color="auto"/>
          </w:divBdr>
        </w:div>
        <w:div w:id="2001956984">
          <w:marLeft w:val="480"/>
          <w:marRight w:val="0"/>
          <w:marTop w:val="0"/>
          <w:marBottom w:val="0"/>
          <w:divBdr>
            <w:top w:val="none" w:sz="0" w:space="0" w:color="auto"/>
            <w:left w:val="none" w:sz="0" w:space="0" w:color="auto"/>
            <w:bottom w:val="none" w:sz="0" w:space="0" w:color="auto"/>
            <w:right w:val="none" w:sz="0" w:space="0" w:color="auto"/>
          </w:divBdr>
        </w:div>
        <w:div w:id="2013949416">
          <w:marLeft w:val="480"/>
          <w:marRight w:val="0"/>
          <w:marTop w:val="0"/>
          <w:marBottom w:val="0"/>
          <w:divBdr>
            <w:top w:val="none" w:sz="0" w:space="0" w:color="auto"/>
            <w:left w:val="none" w:sz="0" w:space="0" w:color="auto"/>
            <w:bottom w:val="none" w:sz="0" w:space="0" w:color="auto"/>
            <w:right w:val="none" w:sz="0" w:space="0" w:color="auto"/>
          </w:divBdr>
        </w:div>
        <w:div w:id="2020696762">
          <w:marLeft w:val="480"/>
          <w:marRight w:val="0"/>
          <w:marTop w:val="0"/>
          <w:marBottom w:val="0"/>
          <w:divBdr>
            <w:top w:val="none" w:sz="0" w:space="0" w:color="auto"/>
            <w:left w:val="none" w:sz="0" w:space="0" w:color="auto"/>
            <w:bottom w:val="none" w:sz="0" w:space="0" w:color="auto"/>
            <w:right w:val="none" w:sz="0" w:space="0" w:color="auto"/>
          </w:divBdr>
        </w:div>
        <w:div w:id="2031294598">
          <w:marLeft w:val="480"/>
          <w:marRight w:val="0"/>
          <w:marTop w:val="0"/>
          <w:marBottom w:val="0"/>
          <w:divBdr>
            <w:top w:val="none" w:sz="0" w:space="0" w:color="auto"/>
            <w:left w:val="none" w:sz="0" w:space="0" w:color="auto"/>
            <w:bottom w:val="none" w:sz="0" w:space="0" w:color="auto"/>
            <w:right w:val="none" w:sz="0" w:space="0" w:color="auto"/>
          </w:divBdr>
        </w:div>
        <w:div w:id="2036349684">
          <w:marLeft w:val="480"/>
          <w:marRight w:val="0"/>
          <w:marTop w:val="0"/>
          <w:marBottom w:val="0"/>
          <w:divBdr>
            <w:top w:val="none" w:sz="0" w:space="0" w:color="auto"/>
            <w:left w:val="none" w:sz="0" w:space="0" w:color="auto"/>
            <w:bottom w:val="none" w:sz="0" w:space="0" w:color="auto"/>
            <w:right w:val="none" w:sz="0" w:space="0" w:color="auto"/>
          </w:divBdr>
        </w:div>
        <w:div w:id="2056733244">
          <w:marLeft w:val="480"/>
          <w:marRight w:val="0"/>
          <w:marTop w:val="0"/>
          <w:marBottom w:val="0"/>
          <w:divBdr>
            <w:top w:val="none" w:sz="0" w:space="0" w:color="auto"/>
            <w:left w:val="none" w:sz="0" w:space="0" w:color="auto"/>
            <w:bottom w:val="none" w:sz="0" w:space="0" w:color="auto"/>
            <w:right w:val="none" w:sz="0" w:space="0" w:color="auto"/>
          </w:divBdr>
        </w:div>
        <w:div w:id="2086491066">
          <w:marLeft w:val="480"/>
          <w:marRight w:val="0"/>
          <w:marTop w:val="0"/>
          <w:marBottom w:val="0"/>
          <w:divBdr>
            <w:top w:val="none" w:sz="0" w:space="0" w:color="auto"/>
            <w:left w:val="none" w:sz="0" w:space="0" w:color="auto"/>
            <w:bottom w:val="none" w:sz="0" w:space="0" w:color="auto"/>
            <w:right w:val="none" w:sz="0" w:space="0" w:color="auto"/>
          </w:divBdr>
        </w:div>
        <w:div w:id="2091347375">
          <w:marLeft w:val="480"/>
          <w:marRight w:val="0"/>
          <w:marTop w:val="0"/>
          <w:marBottom w:val="0"/>
          <w:divBdr>
            <w:top w:val="none" w:sz="0" w:space="0" w:color="auto"/>
            <w:left w:val="none" w:sz="0" w:space="0" w:color="auto"/>
            <w:bottom w:val="none" w:sz="0" w:space="0" w:color="auto"/>
            <w:right w:val="none" w:sz="0" w:space="0" w:color="auto"/>
          </w:divBdr>
        </w:div>
        <w:div w:id="2099669115">
          <w:marLeft w:val="480"/>
          <w:marRight w:val="0"/>
          <w:marTop w:val="0"/>
          <w:marBottom w:val="0"/>
          <w:divBdr>
            <w:top w:val="none" w:sz="0" w:space="0" w:color="auto"/>
            <w:left w:val="none" w:sz="0" w:space="0" w:color="auto"/>
            <w:bottom w:val="none" w:sz="0" w:space="0" w:color="auto"/>
            <w:right w:val="none" w:sz="0" w:space="0" w:color="auto"/>
          </w:divBdr>
        </w:div>
        <w:div w:id="2104641544">
          <w:marLeft w:val="480"/>
          <w:marRight w:val="0"/>
          <w:marTop w:val="0"/>
          <w:marBottom w:val="0"/>
          <w:divBdr>
            <w:top w:val="none" w:sz="0" w:space="0" w:color="auto"/>
            <w:left w:val="none" w:sz="0" w:space="0" w:color="auto"/>
            <w:bottom w:val="none" w:sz="0" w:space="0" w:color="auto"/>
            <w:right w:val="none" w:sz="0" w:space="0" w:color="auto"/>
          </w:divBdr>
        </w:div>
        <w:div w:id="2125032183">
          <w:marLeft w:val="480"/>
          <w:marRight w:val="0"/>
          <w:marTop w:val="0"/>
          <w:marBottom w:val="0"/>
          <w:divBdr>
            <w:top w:val="none" w:sz="0" w:space="0" w:color="auto"/>
            <w:left w:val="none" w:sz="0" w:space="0" w:color="auto"/>
            <w:bottom w:val="none" w:sz="0" w:space="0" w:color="auto"/>
            <w:right w:val="none" w:sz="0" w:space="0" w:color="auto"/>
          </w:divBdr>
        </w:div>
      </w:divsChild>
    </w:div>
    <w:div w:id="529605255">
      <w:marLeft w:val="640"/>
      <w:marRight w:val="0"/>
      <w:marTop w:val="0"/>
      <w:marBottom w:val="0"/>
      <w:divBdr>
        <w:top w:val="none" w:sz="0" w:space="0" w:color="auto"/>
        <w:left w:val="none" w:sz="0" w:space="0" w:color="auto"/>
        <w:bottom w:val="none" w:sz="0" w:space="0" w:color="auto"/>
        <w:right w:val="none" w:sz="0" w:space="0" w:color="auto"/>
      </w:divBdr>
    </w:div>
    <w:div w:id="529758846">
      <w:marLeft w:val="640"/>
      <w:marRight w:val="0"/>
      <w:marTop w:val="0"/>
      <w:marBottom w:val="0"/>
      <w:divBdr>
        <w:top w:val="none" w:sz="0" w:space="0" w:color="auto"/>
        <w:left w:val="none" w:sz="0" w:space="0" w:color="auto"/>
        <w:bottom w:val="none" w:sz="0" w:space="0" w:color="auto"/>
        <w:right w:val="none" w:sz="0" w:space="0" w:color="auto"/>
      </w:divBdr>
    </w:div>
    <w:div w:id="530069665">
      <w:marLeft w:val="640"/>
      <w:marRight w:val="0"/>
      <w:marTop w:val="0"/>
      <w:marBottom w:val="0"/>
      <w:divBdr>
        <w:top w:val="none" w:sz="0" w:space="0" w:color="auto"/>
        <w:left w:val="none" w:sz="0" w:space="0" w:color="auto"/>
        <w:bottom w:val="none" w:sz="0" w:space="0" w:color="auto"/>
        <w:right w:val="none" w:sz="0" w:space="0" w:color="auto"/>
      </w:divBdr>
    </w:div>
    <w:div w:id="530924057">
      <w:marLeft w:val="640"/>
      <w:marRight w:val="0"/>
      <w:marTop w:val="0"/>
      <w:marBottom w:val="0"/>
      <w:divBdr>
        <w:top w:val="none" w:sz="0" w:space="0" w:color="auto"/>
        <w:left w:val="none" w:sz="0" w:space="0" w:color="auto"/>
        <w:bottom w:val="none" w:sz="0" w:space="0" w:color="auto"/>
        <w:right w:val="none" w:sz="0" w:space="0" w:color="auto"/>
      </w:divBdr>
    </w:div>
    <w:div w:id="531454338">
      <w:marLeft w:val="640"/>
      <w:marRight w:val="0"/>
      <w:marTop w:val="0"/>
      <w:marBottom w:val="0"/>
      <w:divBdr>
        <w:top w:val="none" w:sz="0" w:space="0" w:color="auto"/>
        <w:left w:val="none" w:sz="0" w:space="0" w:color="auto"/>
        <w:bottom w:val="none" w:sz="0" w:space="0" w:color="auto"/>
        <w:right w:val="none" w:sz="0" w:space="0" w:color="auto"/>
      </w:divBdr>
    </w:div>
    <w:div w:id="531963622">
      <w:marLeft w:val="640"/>
      <w:marRight w:val="0"/>
      <w:marTop w:val="0"/>
      <w:marBottom w:val="0"/>
      <w:divBdr>
        <w:top w:val="none" w:sz="0" w:space="0" w:color="auto"/>
        <w:left w:val="none" w:sz="0" w:space="0" w:color="auto"/>
        <w:bottom w:val="none" w:sz="0" w:space="0" w:color="auto"/>
        <w:right w:val="none" w:sz="0" w:space="0" w:color="auto"/>
      </w:divBdr>
    </w:div>
    <w:div w:id="532377600">
      <w:bodyDiv w:val="1"/>
      <w:marLeft w:val="0"/>
      <w:marRight w:val="0"/>
      <w:marTop w:val="0"/>
      <w:marBottom w:val="0"/>
      <w:divBdr>
        <w:top w:val="none" w:sz="0" w:space="0" w:color="auto"/>
        <w:left w:val="none" w:sz="0" w:space="0" w:color="auto"/>
        <w:bottom w:val="none" w:sz="0" w:space="0" w:color="auto"/>
        <w:right w:val="none" w:sz="0" w:space="0" w:color="auto"/>
      </w:divBdr>
    </w:div>
    <w:div w:id="532495525">
      <w:marLeft w:val="640"/>
      <w:marRight w:val="0"/>
      <w:marTop w:val="0"/>
      <w:marBottom w:val="0"/>
      <w:divBdr>
        <w:top w:val="none" w:sz="0" w:space="0" w:color="auto"/>
        <w:left w:val="none" w:sz="0" w:space="0" w:color="auto"/>
        <w:bottom w:val="none" w:sz="0" w:space="0" w:color="auto"/>
        <w:right w:val="none" w:sz="0" w:space="0" w:color="auto"/>
      </w:divBdr>
    </w:div>
    <w:div w:id="532496350">
      <w:marLeft w:val="640"/>
      <w:marRight w:val="0"/>
      <w:marTop w:val="0"/>
      <w:marBottom w:val="0"/>
      <w:divBdr>
        <w:top w:val="none" w:sz="0" w:space="0" w:color="auto"/>
        <w:left w:val="none" w:sz="0" w:space="0" w:color="auto"/>
        <w:bottom w:val="none" w:sz="0" w:space="0" w:color="auto"/>
        <w:right w:val="none" w:sz="0" w:space="0" w:color="auto"/>
      </w:divBdr>
    </w:div>
    <w:div w:id="532617784">
      <w:marLeft w:val="640"/>
      <w:marRight w:val="0"/>
      <w:marTop w:val="0"/>
      <w:marBottom w:val="0"/>
      <w:divBdr>
        <w:top w:val="none" w:sz="0" w:space="0" w:color="auto"/>
        <w:left w:val="none" w:sz="0" w:space="0" w:color="auto"/>
        <w:bottom w:val="none" w:sz="0" w:space="0" w:color="auto"/>
        <w:right w:val="none" w:sz="0" w:space="0" w:color="auto"/>
      </w:divBdr>
    </w:div>
    <w:div w:id="533814267">
      <w:marLeft w:val="640"/>
      <w:marRight w:val="0"/>
      <w:marTop w:val="0"/>
      <w:marBottom w:val="0"/>
      <w:divBdr>
        <w:top w:val="none" w:sz="0" w:space="0" w:color="auto"/>
        <w:left w:val="none" w:sz="0" w:space="0" w:color="auto"/>
        <w:bottom w:val="none" w:sz="0" w:space="0" w:color="auto"/>
        <w:right w:val="none" w:sz="0" w:space="0" w:color="auto"/>
      </w:divBdr>
    </w:div>
    <w:div w:id="534118928">
      <w:marLeft w:val="640"/>
      <w:marRight w:val="0"/>
      <w:marTop w:val="0"/>
      <w:marBottom w:val="0"/>
      <w:divBdr>
        <w:top w:val="none" w:sz="0" w:space="0" w:color="auto"/>
        <w:left w:val="none" w:sz="0" w:space="0" w:color="auto"/>
        <w:bottom w:val="none" w:sz="0" w:space="0" w:color="auto"/>
        <w:right w:val="none" w:sz="0" w:space="0" w:color="auto"/>
      </w:divBdr>
    </w:div>
    <w:div w:id="534317365">
      <w:bodyDiv w:val="1"/>
      <w:marLeft w:val="0"/>
      <w:marRight w:val="0"/>
      <w:marTop w:val="0"/>
      <w:marBottom w:val="0"/>
      <w:divBdr>
        <w:top w:val="none" w:sz="0" w:space="0" w:color="auto"/>
        <w:left w:val="none" w:sz="0" w:space="0" w:color="auto"/>
        <w:bottom w:val="none" w:sz="0" w:space="0" w:color="auto"/>
        <w:right w:val="none" w:sz="0" w:space="0" w:color="auto"/>
      </w:divBdr>
    </w:div>
    <w:div w:id="534584982">
      <w:bodyDiv w:val="1"/>
      <w:marLeft w:val="0"/>
      <w:marRight w:val="0"/>
      <w:marTop w:val="0"/>
      <w:marBottom w:val="0"/>
      <w:divBdr>
        <w:top w:val="none" w:sz="0" w:space="0" w:color="auto"/>
        <w:left w:val="none" w:sz="0" w:space="0" w:color="auto"/>
        <w:bottom w:val="none" w:sz="0" w:space="0" w:color="auto"/>
        <w:right w:val="none" w:sz="0" w:space="0" w:color="auto"/>
      </w:divBdr>
    </w:div>
    <w:div w:id="534661375">
      <w:marLeft w:val="640"/>
      <w:marRight w:val="0"/>
      <w:marTop w:val="0"/>
      <w:marBottom w:val="0"/>
      <w:divBdr>
        <w:top w:val="none" w:sz="0" w:space="0" w:color="auto"/>
        <w:left w:val="none" w:sz="0" w:space="0" w:color="auto"/>
        <w:bottom w:val="none" w:sz="0" w:space="0" w:color="auto"/>
        <w:right w:val="none" w:sz="0" w:space="0" w:color="auto"/>
      </w:divBdr>
    </w:div>
    <w:div w:id="534773936">
      <w:marLeft w:val="640"/>
      <w:marRight w:val="0"/>
      <w:marTop w:val="0"/>
      <w:marBottom w:val="0"/>
      <w:divBdr>
        <w:top w:val="none" w:sz="0" w:space="0" w:color="auto"/>
        <w:left w:val="none" w:sz="0" w:space="0" w:color="auto"/>
        <w:bottom w:val="none" w:sz="0" w:space="0" w:color="auto"/>
        <w:right w:val="none" w:sz="0" w:space="0" w:color="auto"/>
      </w:divBdr>
    </w:div>
    <w:div w:id="534999463">
      <w:marLeft w:val="640"/>
      <w:marRight w:val="0"/>
      <w:marTop w:val="0"/>
      <w:marBottom w:val="0"/>
      <w:divBdr>
        <w:top w:val="none" w:sz="0" w:space="0" w:color="auto"/>
        <w:left w:val="none" w:sz="0" w:space="0" w:color="auto"/>
        <w:bottom w:val="none" w:sz="0" w:space="0" w:color="auto"/>
        <w:right w:val="none" w:sz="0" w:space="0" w:color="auto"/>
      </w:divBdr>
    </w:div>
    <w:div w:id="535045636">
      <w:marLeft w:val="640"/>
      <w:marRight w:val="0"/>
      <w:marTop w:val="0"/>
      <w:marBottom w:val="0"/>
      <w:divBdr>
        <w:top w:val="none" w:sz="0" w:space="0" w:color="auto"/>
        <w:left w:val="none" w:sz="0" w:space="0" w:color="auto"/>
        <w:bottom w:val="none" w:sz="0" w:space="0" w:color="auto"/>
        <w:right w:val="none" w:sz="0" w:space="0" w:color="auto"/>
      </w:divBdr>
    </w:div>
    <w:div w:id="535385929">
      <w:marLeft w:val="640"/>
      <w:marRight w:val="0"/>
      <w:marTop w:val="0"/>
      <w:marBottom w:val="0"/>
      <w:divBdr>
        <w:top w:val="none" w:sz="0" w:space="0" w:color="auto"/>
        <w:left w:val="none" w:sz="0" w:space="0" w:color="auto"/>
        <w:bottom w:val="none" w:sz="0" w:space="0" w:color="auto"/>
        <w:right w:val="none" w:sz="0" w:space="0" w:color="auto"/>
      </w:divBdr>
    </w:div>
    <w:div w:id="535392829">
      <w:marLeft w:val="640"/>
      <w:marRight w:val="0"/>
      <w:marTop w:val="0"/>
      <w:marBottom w:val="0"/>
      <w:divBdr>
        <w:top w:val="none" w:sz="0" w:space="0" w:color="auto"/>
        <w:left w:val="none" w:sz="0" w:space="0" w:color="auto"/>
        <w:bottom w:val="none" w:sz="0" w:space="0" w:color="auto"/>
        <w:right w:val="none" w:sz="0" w:space="0" w:color="auto"/>
      </w:divBdr>
    </w:div>
    <w:div w:id="535626627">
      <w:bodyDiv w:val="1"/>
      <w:marLeft w:val="0"/>
      <w:marRight w:val="0"/>
      <w:marTop w:val="0"/>
      <w:marBottom w:val="0"/>
      <w:divBdr>
        <w:top w:val="none" w:sz="0" w:space="0" w:color="auto"/>
        <w:left w:val="none" w:sz="0" w:space="0" w:color="auto"/>
        <w:bottom w:val="none" w:sz="0" w:space="0" w:color="auto"/>
        <w:right w:val="none" w:sz="0" w:space="0" w:color="auto"/>
      </w:divBdr>
      <w:divsChild>
        <w:div w:id="7605537">
          <w:marLeft w:val="480"/>
          <w:marRight w:val="0"/>
          <w:marTop w:val="0"/>
          <w:marBottom w:val="0"/>
          <w:divBdr>
            <w:top w:val="none" w:sz="0" w:space="0" w:color="auto"/>
            <w:left w:val="none" w:sz="0" w:space="0" w:color="auto"/>
            <w:bottom w:val="none" w:sz="0" w:space="0" w:color="auto"/>
            <w:right w:val="none" w:sz="0" w:space="0" w:color="auto"/>
          </w:divBdr>
        </w:div>
        <w:div w:id="46687764">
          <w:marLeft w:val="480"/>
          <w:marRight w:val="0"/>
          <w:marTop w:val="0"/>
          <w:marBottom w:val="0"/>
          <w:divBdr>
            <w:top w:val="none" w:sz="0" w:space="0" w:color="auto"/>
            <w:left w:val="none" w:sz="0" w:space="0" w:color="auto"/>
            <w:bottom w:val="none" w:sz="0" w:space="0" w:color="auto"/>
            <w:right w:val="none" w:sz="0" w:space="0" w:color="auto"/>
          </w:divBdr>
        </w:div>
        <w:div w:id="67272678">
          <w:marLeft w:val="480"/>
          <w:marRight w:val="0"/>
          <w:marTop w:val="0"/>
          <w:marBottom w:val="0"/>
          <w:divBdr>
            <w:top w:val="none" w:sz="0" w:space="0" w:color="auto"/>
            <w:left w:val="none" w:sz="0" w:space="0" w:color="auto"/>
            <w:bottom w:val="none" w:sz="0" w:space="0" w:color="auto"/>
            <w:right w:val="none" w:sz="0" w:space="0" w:color="auto"/>
          </w:divBdr>
        </w:div>
        <w:div w:id="105972852">
          <w:marLeft w:val="480"/>
          <w:marRight w:val="0"/>
          <w:marTop w:val="0"/>
          <w:marBottom w:val="0"/>
          <w:divBdr>
            <w:top w:val="none" w:sz="0" w:space="0" w:color="auto"/>
            <w:left w:val="none" w:sz="0" w:space="0" w:color="auto"/>
            <w:bottom w:val="none" w:sz="0" w:space="0" w:color="auto"/>
            <w:right w:val="none" w:sz="0" w:space="0" w:color="auto"/>
          </w:divBdr>
        </w:div>
        <w:div w:id="118110129">
          <w:marLeft w:val="480"/>
          <w:marRight w:val="0"/>
          <w:marTop w:val="0"/>
          <w:marBottom w:val="0"/>
          <w:divBdr>
            <w:top w:val="none" w:sz="0" w:space="0" w:color="auto"/>
            <w:left w:val="none" w:sz="0" w:space="0" w:color="auto"/>
            <w:bottom w:val="none" w:sz="0" w:space="0" w:color="auto"/>
            <w:right w:val="none" w:sz="0" w:space="0" w:color="auto"/>
          </w:divBdr>
        </w:div>
        <w:div w:id="163135714">
          <w:marLeft w:val="480"/>
          <w:marRight w:val="0"/>
          <w:marTop w:val="0"/>
          <w:marBottom w:val="0"/>
          <w:divBdr>
            <w:top w:val="none" w:sz="0" w:space="0" w:color="auto"/>
            <w:left w:val="none" w:sz="0" w:space="0" w:color="auto"/>
            <w:bottom w:val="none" w:sz="0" w:space="0" w:color="auto"/>
            <w:right w:val="none" w:sz="0" w:space="0" w:color="auto"/>
          </w:divBdr>
        </w:div>
        <w:div w:id="174417353">
          <w:marLeft w:val="480"/>
          <w:marRight w:val="0"/>
          <w:marTop w:val="0"/>
          <w:marBottom w:val="0"/>
          <w:divBdr>
            <w:top w:val="none" w:sz="0" w:space="0" w:color="auto"/>
            <w:left w:val="none" w:sz="0" w:space="0" w:color="auto"/>
            <w:bottom w:val="none" w:sz="0" w:space="0" w:color="auto"/>
            <w:right w:val="none" w:sz="0" w:space="0" w:color="auto"/>
          </w:divBdr>
        </w:div>
        <w:div w:id="206991463">
          <w:marLeft w:val="480"/>
          <w:marRight w:val="0"/>
          <w:marTop w:val="0"/>
          <w:marBottom w:val="0"/>
          <w:divBdr>
            <w:top w:val="none" w:sz="0" w:space="0" w:color="auto"/>
            <w:left w:val="none" w:sz="0" w:space="0" w:color="auto"/>
            <w:bottom w:val="none" w:sz="0" w:space="0" w:color="auto"/>
            <w:right w:val="none" w:sz="0" w:space="0" w:color="auto"/>
          </w:divBdr>
        </w:div>
        <w:div w:id="217516880">
          <w:marLeft w:val="480"/>
          <w:marRight w:val="0"/>
          <w:marTop w:val="0"/>
          <w:marBottom w:val="0"/>
          <w:divBdr>
            <w:top w:val="none" w:sz="0" w:space="0" w:color="auto"/>
            <w:left w:val="none" w:sz="0" w:space="0" w:color="auto"/>
            <w:bottom w:val="none" w:sz="0" w:space="0" w:color="auto"/>
            <w:right w:val="none" w:sz="0" w:space="0" w:color="auto"/>
          </w:divBdr>
        </w:div>
        <w:div w:id="244072791">
          <w:marLeft w:val="480"/>
          <w:marRight w:val="0"/>
          <w:marTop w:val="0"/>
          <w:marBottom w:val="0"/>
          <w:divBdr>
            <w:top w:val="none" w:sz="0" w:space="0" w:color="auto"/>
            <w:left w:val="none" w:sz="0" w:space="0" w:color="auto"/>
            <w:bottom w:val="none" w:sz="0" w:space="0" w:color="auto"/>
            <w:right w:val="none" w:sz="0" w:space="0" w:color="auto"/>
          </w:divBdr>
        </w:div>
        <w:div w:id="245921595">
          <w:marLeft w:val="480"/>
          <w:marRight w:val="0"/>
          <w:marTop w:val="0"/>
          <w:marBottom w:val="0"/>
          <w:divBdr>
            <w:top w:val="none" w:sz="0" w:space="0" w:color="auto"/>
            <w:left w:val="none" w:sz="0" w:space="0" w:color="auto"/>
            <w:bottom w:val="none" w:sz="0" w:space="0" w:color="auto"/>
            <w:right w:val="none" w:sz="0" w:space="0" w:color="auto"/>
          </w:divBdr>
        </w:div>
        <w:div w:id="254091662">
          <w:marLeft w:val="480"/>
          <w:marRight w:val="0"/>
          <w:marTop w:val="0"/>
          <w:marBottom w:val="0"/>
          <w:divBdr>
            <w:top w:val="none" w:sz="0" w:space="0" w:color="auto"/>
            <w:left w:val="none" w:sz="0" w:space="0" w:color="auto"/>
            <w:bottom w:val="none" w:sz="0" w:space="0" w:color="auto"/>
            <w:right w:val="none" w:sz="0" w:space="0" w:color="auto"/>
          </w:divBdr>
        </w:div>
        <w:div w:id="269818854">
          <w:marLeft w:val="480"/>
          <w:marRight w:val="0"/>
          <w:marTop w:val="0"/>
          <w:marBottom w:val="0"/>
          <w:divBdr>
            <w:top w:val="none" w:sz="0" w:space="0" w:color="auto"/>
            <w:left w:val="none" w:sz="0" w:space="0" w:color="auto"/>
            <w:bottom w:val="none" w:sz="0" w:space="0" w:color="auto"/>
            <w:right w:val="none" w:sz="0" w:space="0" w:color="auto"/>
          </w:divBdr>
        </w:div>
        <w:div w:id="304697598">
          <w:marLeft w:val="480"/>
          <w:marRight w:val="0"/>
          <w:marTop w:val="0"/>
          <w:marBottom w:val="0"/>
          <w:divBdr>
            <w:top w:val="none" w:sz="0" w:space="0" w:color="auto"/>
            <w:left w:val="none" w:sz="0" w:space="0" w:color="auto"/>
            <w:bottom w:val="none" w:sz="0" w:space="0" w:color="auto"/>
            <w:right w:val="none" w:sz="0" w:space="0" w:color="auto"/>
          </w:divBdr>
        </w:div>
        <w:div w:id="307520184">
          <w:marLeft w:val="480"/>
          <w:marRight w:val="0"/>
          <w:marTop w:val="0"/>
          <w:marBottom w:val="0"/>
          <w:divBdr>
            <w:top w:val="none" w:sz="0" w:space="0" w:color="auto"/>
            <w:left w:val="none" w:sz="0" w:space="0" w:color="auto"/>
            <w:bottom w:val="none" w:sz="0" w:space="0" w:color="auto"/>
            <w:right w:val="none" w:sz="0" w:space="0" w:color="auto"/>
          </w:divBdr>
        </w:div>
        <w:div w:id="367800630">
          <w:marLeft w:val="480"/>
          <w:marRight w:val="0"/>
          <w:marTop w:val="0"/>
          <w:marBottom w:val="0"/>
          <w:divBdr>
            <w:top w:val="none" w:sz="0" w:space="0" w:color="auto"/>
            <w:left w:val="none" w:sz="0" w:space="0" w:color="auto"/>
            <w:bottom w:val="none" w:sz="0" w:space="0" w:color="auto"/>
            <w:right w:val="none" w:sz="0" w:space="0" w:color="auto"/>
          </w:divBdr>
        </w:div>
        <w:div w:id="452476759">
          <w:marLeft w:val="480"/>
          <w:marRight w:val="0"/>
          <w:marTop w:val="0"/>
          <w:marBottom w:val="0"/>
          <w:divBdr>
            <w:top w:val="none" w:sz="0" w:space="0" w:color="auto"/>
            <w:left w:val="none" w:sz="0" w:space="0" w:color="auto"/>
            <w:bottom w:val="none" w:sz="0" w:space="0" w:color="auto"/>
            <w:right w:val="none" w:sz="0" w:space="0" w:color="auto"/>
          </w:divBdr>
        </w:div>
        <w:div w:id="481577804">
          <w:marLeft w:val="480"/>
          <w:marRight w:val="0"/>
          <w:marTop w:val="0"/>
          <w:marBottom w:val="0"/>
          <w:divBdr>
            <w:top w:val="none" w:sz="0" w:space="0" w:color="auto"/>
            <w:left w:val="none" w:sz="0" w:space="0" w:color="auto"/>
            <w:bottom w:val="none" w:sz="0" w:space="0" w:color="auto"/>
            <w:right w:val="none" w:sz="0" w:space="0" w:color="auto"/>
          </w:divBdr>
        </w:div>
        <w:div w:id="499778924">
          <w:marLeft w:val="480"/>
          <w:marRight w:val="0"/>
          <w:marTop w:val="0"/>
          <w:marBottom w:val="0"/>
          <w:divBdr>
            <w:top w:val="none" w:sz="0" w:space="0" w:color="auto"/>
            <w:left w:val="none" w:sz="0" w:space="0" w:color="auto"/>
            <w:bottom w:val="none" w:sz="0" w:space="0" w:color="auto"/>
            <w:right w:val="none" w:sz="0" w:space="0" w:color="auto"/>
          </w:divBdr>
        </w:div>
        <w:div w:id="502089433">
          <w:marLeft w:val="480"/>
          <w:marRight w:val="0"/>
          <w:marTop w:val="0"/>
          <w:marBottom w:val="0"/>
          <w:divBdr>
            <w:top w:val="none" w:sz="0" w:space="0" w:color="auto"/>
            <w:left w:val="none" w:sz="0" w:space="0" w:color="auto"/>
            <w:bottom w:val="none" w:sz="0" w:space="0" w:color="auto"/>
            <w:right w:val="none" w:sz="0" w:space="0" w:color="auto"/>
          </w:divBdr>
        </w:div>
        <w:div w:id="553932308">
          <w:marLeft w:val="480"/>
          <w:marRight w:val="0"/>
          <w:marTop w:val="0"/>
          <w:marBottom w:val="0"/>
          <w:divBdr>
            <w:top w:val="none" w:sz="0" w:space="0" w:color="auto"/>
            <w:left w:val="none" w:sz="0" w:space="0" w:color="auto"/>
            <w:bottom w:val="none" w:sz="0" w:space="0" w:color="auto"/>
            <w:right w:val="none" w:sz="0" w:space="0" w:color="auto"/>
          </w:divBdr>
        </w:div>
        <w:div w:id="582109354">
          <w:marLeft w:val="480"/>
          <w:marRight w:val="0"/>
          <w:marTop w:val="0"/>
          <w:marBottom w:val="0"/>
          <w:divBdr>
            <w:top w:val="none" w:sz="0" w:space="0" w:color="auto"/>
            <w:left w:val="none" w:sz="0" w:space="0" w:color="auto"/>
            <w:bottom w:val="none" w:sz="0" w:space="0" w:color="auto"/>
            <w:right w:val="none" w:sz="0" w:space="0" w:color="auto"/>
          </w:divBdr>
        </w:div>
        <w:div w:id="623465706">
          <w:marLeft w:val="480"/>
          <w:marRight w:val="0"/>
          <w:marTop w:val="0"/>
          <w:marBottom w:val="0"/>
          <w:divBdr>
            <w:top w:val="none" w:sz="0" w:space="0" w:color="auto"/>
            <w:left w:val="none" w:sz="0" w:space="0" w:color="auto"/>
            <w:bottom w:val="none" w:sz="0" w:space="0" w:color="auto"/>
            <w:right w:val="none" w:sz="0" w:space="0" w:color="auto"/>
          </w:divBdr>
        </w:div>
        <w:div w:id="658268347">
          <w:marLeft w:val="480"/>
          <w:marRight w:val="0"/>
          <w:marTop w:val="0"/>
          <w:marBottom w:val="0"/>
          <w:divBdr>
            <w:top w:val="none" w:sz="0" w:space="0" w:color="auto"/>
            <w:left w:val="none" w:sz="0" w:space="0" w:color="auto"/>
            <w:bottom w:val="none" w:sz="0" w:space="0" w:color="auto"/>
            <w:right w:val="none" w:sz="0" w:space="0" w:color="auto"/>
          </w:divBdr>
        </w:div>
        <w:div w:id="670987640">
          <w:marLeft w:val="480"/>
          <w:marRight w:val="0"/>
          <w:marTop w:val="0"/>
          <w:marBottom w:val="0"/>
          <w:divBdr>
            <w:top w:val="none" w:sz="0" w:space="0" w:color="auto"/>
            <w:left w:val="none" w:sz="0" w:space="0" w:color="auto"/>
            <w:bottom w:val="none" w:sz="0" w:space="0" w:color="auto"/>
            <w:right w:val="none" w:sz="0" w:space="0" w:color="auto"/>
          </w:divBdr>
        </w:div>
        <w:div w:id="716508378">
          <w:marLeft w:val="480"/>
          <w:marRight w:val="0"/>
          <w:marTop w:val="0"/>
          <w:marBottom w:val="0"/>
          <w:divBdr>
            <w:top w:val="none" w:sz="0" w:space="0" w:color="auto"/>
            <w:left w:val="none" w:sz="0" w:space="0" w:color="auto"/>
            <w:bottom w:val="none" w:sz="0" w:space="0" w:color="auto"/>
            <w:right w:val="none" w:sz="0" w:space="0" w:color="auto"/>
          </w:divBdr>
        </w:div>
        <w:div w:id="733161327">
          <w:marLeft w:val="480"/>
          <w:marRight w:val="0"/>
          <w:marTop w:val="0"/>
          <w:marBottom w:val="0"/>
          <w:divBdr>
            <w:top w:val="none" w:sz="0" w:space="0" w:color="auto"/>
            <w:left w:val="none" w:sz="0" w:space="0" w:color="auto"/>
            <w:bottom w:val="none" w:sz="0" w:space="0" w:color="auto"/>
            <w:right w:val="none" w:sz="0" w:space="0" w:color="auto"/>
          </w:divBdr>
        </w:div>
        <w:div w:id="818807383">
          <w:marLeft w:val="480"/>
          <w:marRight w:val="0"/>
          <w:marTop w:val="0"/>
          <w:marBottom w:val="0"/>
          <w:divBdr>
            <w:top w:val="none" w:sz="0" w:space="0" w:color="auto"/>
            <w:left w:val="none" w:sz="0" w:space="0" w:color="auto"/>
            <w:bottom w:val="none" w:sz="0" w:space="0" w:color="auto"/>
            <w:right w:val="none" w:sz="0" w:space="0" w:color="auto"/>
          </w:divBdr>
        </w:div>
        <w:div w:id="869296709">
          <w:marLeft w:val="480"/>
          <w:marRight w:val="0"/>
          <w:marTop w:val="0"/>
          <w:marBottom w:val="0"/>
          <w:divBdr>
            <w:top w:val="none" w:sz="0" w:space="0" w:color="auto"/>
            <w:left w:val="none" w:sz="0" w:space="0" w:color="auto"/>
            <w:bottom w:val="none" w:sz="0" w:space="0" w:color="auto"/>
            <w:right w:val="none" w:sz="0" w:space="0" w:color="auto"/>
          </w:divBdr>
        </w:div>
        <w:div w:id="926697988">
          <w:marLeft w:val="480"/>
          <w:marRight w:val="0"/>
          <w:marTop w:val="0"/>
          <w:marBottom w:val="0"/>
          <w:divBdr>
            <w:top w:val="none" w:sz="0" w:space="0" w:color="auto"/>
            <w:left w:val="none" w:sz="0" w:space="0" w:color="auto"/>
            <w:bottom w:val="none" w:sz="0" w:space="0" w:color="auto"/>
            <w:right w:val="none" w:sz="0" w:space="0" w:color="auto"/>
          </w:divBdr>
        </w:div>
        <w:div w:id="972710289">
          <w:marLeft w:val="480"/>
          <w:marRight w:val="0"/>
          <w:marTop w:val="0"/>
          <w:marBottom w:val="0"/>
          <w:divBdr>
            <w:top w:val="none" w:sz="0" w:space="0" w:color="auto"/>
            <w:left w:val="none" w:sz="0" w:space="0" w:color="auto"/>
            <w:bottom w:val="none" w:sz="0" w:space="0" w:color="auto"/>
            <w:right w:val="none" w:sz="0" w:space="0" w:color="auto"/>
          </w:divBdr>
        </w:div>
        <w:div w:id="976757748">
          <w:marLeft w:val="480"/>
          <w:marRight w:val="0"/>
          <w:marTop w:val="0"/>
          <w:marBottom w:val="0"/>
          <w:divBdr>
            <w:top w:val="none" w:sz="0" w:space="0" w:color="auto"/>
            <w:left w:val="none" w:sz="0" w:space="0" w:color="auto"/>
            <w:bottom w:val="none" w:sz="0" w:space="0" w:color="auto"/>
            <w:right w:val="none" w:sz="0" w:space="0" w:color="auto"/>
          </w:divBdr>
        </w:div>
        <w:div w:id="1084302319">
          <w:marLeft w:val="480"/>
          <w:marRight w:val="0"/>
          <w:marTop w:val="0"/>
          <w:marBottom w:val="0"/>
          <w:divBdr>
            <w:top w:val="none" w:sz="0" w:space="0" w:color="auto"/>
            <w:left w:val="none" w:sz="0" w:space="0" w:color="auto"/>
            <w:bottom w:val="none" w:sz="0" w:space="0" w:color="auto"/>
            <w:right w:val="none" w:sz="0" w:space="0" w:color="auto"/>
          </w:divBdr>
        </w:div>
        <w:div w:id="1104228484">
          <w:marLeft w:val="480"/>
          <w:marRight w:val="0"/>
          <w:marTop w:val="0"/>
          <w:marBottom w:val="0"/>
          <w:divBdr>
            <w:top w:val="none" w:sz="0" w:space="0" w:color="auto"/>
            <w:left w:val="none" w:sz="0" w:space="0" w:color="auto"/>
            <w:bottom w:val="none" w:sz="0" w:space="0" w:color="auto"/>
            <w:right w:val="none" w:sz="0" w:space="0" w:color="auto"/>
          </w:divBdr>
        </w:div>
        <w:div w:id="1179586852">
          <w:marLeft w:val="480"/>
          <w:marRight w:val="0"/>
          <w:marTop w:val="0"/>
          <w:marBottom w:val="0"/>
          <w:divBdr>
            <w:top w:val="none" w:sz="0" w:space="0" w:color="auto"/>
            <w:left w:val="none" w:sz="0" w:space="0" w:color="auto"/>
            <w:bottom w:val="none" w:sz="0" w:space="0" w:color="auto"/>
            <w:right w:val="none" w:sz="0" w:space="0" w:color="auto"/>
          </w:divBdr>
        </w:div>
        <w:div w:id="1315377803">
          <w:marLeft w:val="480"/>
          <w:marRight w:val="0"/>
          <w:marTop w:val="0"/>
          <w:marBottom w:val="0"/>
          <w:divBdr>
            <w:top w:val="none" w:sz="0" w:space="0" w:color="auto"/>
            <w:left w:val="none" w:sz="0" w:space="0" w:color="auto"/>
            <w:bottom w:val="none" w:sz="0" w:space="0" w:color="auto"/>
            <w:right w:val="none" w:sz="0" w:space="0" w:color="auto"/>
          </w:divBdr>
        </w:div>
        <w:div w:id="1324040808">
          <w:marLeft w:val="480"/>
          <w:marRight w:val="0"/>
          <w:marTop w:val="0"/>
          <w:marBottom w:val="0"/>
          <w:divBdr>
            <w:top w:val="none" w:sz="0" w:space="0" w:color="auto"/>
            <w:left w:val="none" w:sz="0" w:space="0" w:color="auto"/>
            <w:bottom w:val="none" w:sz="0" w:space="0" w:color="auto"/>
            <w:right w:val="none" w:sz="0" w:space="0" w:color="auto"/>
          </w:divBdr>
        </w:div>
        <w:div w:id="1428381870">
          <w:marLeft w:val="480"/>
          <w:marRight w:val="0"/>
          <w:marTop w:val="0"/>
          <w:marBottom w:val="0"/>
          <w:divBdr>
            <w:top w:val="none" w:sz="0" w:space="0" w:color="auto"/>
            <w:left w:val="none" w:sz="0" w:space="0" w:color="auto"/>
            <w:bottom w:val="none" w:sz="0" w:space="0" w:color="auto"/>
            <w:right w:val="none" w:sz="0" w:space="0" w:color="auto"/>
          </w:divBdr>
        </w:div>
        <w:div w:id="1535265077">
          <w:marLeft w:val="480"/>
          <w:marRight w:val="0"/>
          <w:marTop w:val="0"/>
          <w:marBottom w:val="0"/>
          <w:divBdr>
            <w:top w:val="none" w:sz="0" w:space="0" w:color="auto"/>
            <w:left w:val="none" w:sz="0" w:space="0" w:color="auto"/>
            <w:bottom w:val="none" w:sz="0" w:space="0" w:color="auto"/>
            <w:right w:val="none" w:sz="0" w:space="0" w:color="auto"/>
          </w:divBdr>
        </w:div>
        <w:div w:id="1605336513">
          <w:marLeft w:val="480"/>
          <w:marRight w:val="0"/>
          <w:marTop w:val="0"/>
          <w:marBottom w:val="0"/>
          <w:divBdr>
            <w:top w:val="none" w:sz="0" w:space="0" w:color="auto"/>
            <w:left w:val="none" w:sz="0" w:space="0" w:color="auto"/>
            <w:bottom w:val="none" w:sz="0" w:space="0" w:color="auto"/>
            <w:right w:val="none" w:sz="0" w:space="0" w:color="auto"/>
          </w:divBdr>
        </w:div>
        <w:div w:id="1778400775">
          <w:marLeft w:val="480"/>
          <w:marRight w:val="0"/>
          <w:marTop w:val="0"/>
          <w:marBottom w:val="0"/>
          <w:divBdr>
            <w:top w:val="none" w:sz="0" w:space="0" w:color="auto"/>
            <w:left w:val="none" w:sz="0" w:space="0" w:color="auto"/>
            <w:bottom w:val="none" w:sz="0" w:space="0" w:color="auto"/>
            <w:right w:val="none" w:sz="0" w:space="0" w:color="auto"/>
          </w:divBdr>
        </w:div>
        <w:div w:id="1837575661">
          <w:marLeft w:val="480"/>
          <w:marRight w:val="0"/>
          <w:marTop w:val="0"/>
          <w:marBottom w:val="0"/>
          <w:divBdr>
            <w:top w:val="none" w:sz="0" w:space="0" w:color="auto"/>
            <w:left w:val="none" w:sz="0" w:space="0" w:color="auto"/>
            <w:bottom w:val="none" w:sz="0" w:space="0" w:color="auto"/>
            <w:right w:val="none" w:sz="0" w:space="0" w:color="auto"/>
          </w:divBdr>
        </w:div>
        <w:div w:id="1913662502">
          <w:marLeft w:val="480"/>
          <w:marRight w:val="0"/>
          <w:marTop w:val="0"/>
          <w:marBottom w:val="0"/>
          <w:divBdr>
            <w:top w:val="none" w:sz="0" w:space="0" w:color="auto"/>
            <w:left w:val="none" w:sz="0" w:space="0" w:color="auto"/>
            <w:bottom w:val="none" w:sz="0" w:space="0" w:color="auto"/>
            <w:right w:val="none" w:sz="0" w:space="0" w:color="auto"/>
          </w:divBdr>
        </w:div>
        <w:div w:id="1923371446">
          <w:marLeft w:val="480"/>
          <w:marRight w:val="0"/>
          <w:marTop w:val="0"/>
          <w:marBottom w:val="0"/>
          <w:divBdr>
            <w:top w:val="none" w:sz="0" w:space="0" w:color="auto"/>
            <w:left w:val="none" w:sz="0" w:space="0" w:color="auto"/>
            <w:bottom w:val="none" w:sz="0" w:space="0" w:color="auto"/>
            <w:right w:val="none" w:sz="0" w:space="0" w:color="auto"/>
          </w:divBdr>
        </w:div>
        <w:div w:id="1944990789">
          <w:marLeft w:val="480"/>
          <w:marRight w:val="0"/>
          <w:marTop w:val="0"/>
          <w:marBottom w:val="0"/>
          <w:divBdr>
            <w:top w:val="none" w:sz="0" w:space="0" w:color="auto"/>
            <w:left w:val="none" w:sz="0" w:space="0" w:color="auto"/>
            <w:bottom w:val="none" w:sz="0" w:space="0" w:color="auto"/>
            <w:right w:val="none" w:sz="0" w:space="0" w:color="auto"/>
          </w:divBdr>
        </w:div>
        <w:div w:id="2034186431">
          <w:marLeft w:val="480"/>
          <w:marRight w:val="0"/>
          <w:marTop w:val="0"/>
          <w:marBottom w:val="0"/>
          <w:divBdr>
            <w:top w:val="none" w:sz="0" w:space="0" w:color="auto"/>
            <w:left w:val="none" w:sz="0" w:space="0" w:color="auto"/>
            <w:bottom w:val="none" w:sz="0" w:space="0" w:color="auto"/>
            <w:right w:val="none" w:sz="0" w:space="0" w:color="auto"/>
          </w:divBdr>
        </w:div>
        <w:div w:id="2046515746">
          <w:marLeft w:val="480"/>
          <w:marRight w:val="0"/>
          <w:marTop w:val="0"/>
          <w:marBottom w:val="0"/>
          <w:divBdr>
            <w:top w:val="none" w:sz="0" w:space="0" w:color="auto"/>
            <w:left w:val="none" w:sz="0" w:space="0" w:color="auto"/>
            <w:bottom w:val="none" w:sz="0" w:space="0" w:color="auto"/>
            <w:right w:val="none" w:sz="0" w:space="0" w:color="auto"/>
          </w:divBdr>
        </w:div>
        <w:div w:id="2058777967">
          <w:marLeft w:val="480"/>
          <w:marRight w:val="0"/>
          <w:marTop w:val="0"/>
          <w:marBottom w:val="0"/>
          <w:divBdr>
            <w:top w:val="none" w:sz="0" w:space="0" w:color="auto"/>
            <w:left w:val="none" w:sz="0" w:space="0" w:color="auto"/>
            <w:bottom w:val="none" w:sz="0" w:space="0" w:color="auto"/>
            <w:right w:val="none" w:sz="0" w:space="0" w:color="auto"/>
          </w:divBdr>
        </w:div>
        <w:div w:id="2059160260">
          <w:marLeft w:val="480"/>
          <w:marRight w:val="0"/>
          <w:marTop w:val="0"/>
          <w:marBottom w:val="0"/>
          <w:divBdr>
            <w:top w:val="none" w:sz="0" w:space="0" w:color="auto"/>
            <w:left w:val="none" w:sz="0" w:space="0" w:color="auto"/>
            <w:bottom w:val="none" w:sz="0" w:space="0" w:color="auto"/>
            <w:right w:val="none" w:sz="0" w:space="0" w:color="auto"/>
          </w:divBdr>
        </w:div>
        <w:div w:id="2087336002">
          <w:marLeft w:val="480"/>
          <w:marRight w:val="0"/>
          <w:marTop w:val="0"/>
          <w:marBottom w:val="0"/>
          <w:divBdr>
            <w:top w:val="none" w:sz="0" w:space="0" w:color="auto"/>
            <w:left w:val="none" w:sz="0" w:space="0" w:color="auto"/>
            <w:bottom w:val="none" w:sz="0" w:space="0" w:color="auto"/>
            <w:right w:val="none" w:sz="0" w:space="0" w:color="auto"/>
          </w:divBdr>
        </w:div>
        <w:div w:id="2098940010">
          <w:marLeft w:val="480"/>
          <w:marRight w:val="0"/>
          <w:marTop w:val="0"/>
          <w:marBottom w:val="0"/>
          <w:divBdr>
            <w:top w:val="none" w:sz="0" w:space="0" w:color="auto"/>
            <w:left w:val="none" w:sz="0" w:space="0" w:color="auto"/>
            <w:bottom w:val="none" w:sz="0" w:space="0" w:color="auto"/>
            <w:right w:val="none" w:sz="0" w:space="0" w:color="auto"/>
          </w:divBdr>
        </w:div>
        <w:div w:id="2105110767">
          <w:marLeft w:val="480"/>
          <w:marRight w:val="0"/>
          <w:marTop w:val="0"/>
          <w:marBottom w:val="0"/>
          <w:divBdr>
            <w:top w:val="none" w:sz="0" w:space="0" w:color="auto"/>
            <w:left w:val="none" w:sz="0" w:space="0" w:color="auto"/>
            <w:bottom w:val="none" w:sz="0" w:space="0" w:color="auto"/>
            <w:right w:val="none" w:sz="0" w:space="0" w:color="auto"/>
          </w:divBdr>
        </w:div>
        <w:div w:id="2119642334">
          <w:marLeft w:val="480"/>
          <w:marRight w:val="0"/>
          <w:marTop w:val="0"/>
          <w:marBottom w:val="0"/>
          <w:divBdr>
            <w:top w:val="none" w:sz="0" w:space="0" w:color="auto"/>
            <w:left w:val="none" w:sz="0" w:space="0" w:color="auto"/>
            <w:bottom w:val="none" w:sz="0" w:space="0" w:color="auto"/>
            <w:right w:val="none" w:sz="0" w:space="0" w:color="auto"/>
          </w:divBdr>
        </w:div>
        <w:div w:id="2132164680">
          <w:marLeft w:val="480"/>
          <w:marRight w:val="0"/>
          <w:marTop w:val="0"/>
          <w:marBottom w:val="0"/>
          <w:divBdr>
            <w:top w:val="none" w:sz="0" w:space="0" w:color="auto"/>
            <w:left w:val="none" w:sz="0" w:space="0" w:color="auto"/>
            <w:bottom w:val="none" w:sz="0" w:space="0" w:color="auto"/>
            <w:right w:val="none" w:sz="0" w:space="0" w:color="auto"/>
          </w:divBdr>
        </w:div>
      </w:divsChild>
    </w:div>
    <w:div w:id="536046954">
      <w:marLeft w:val="640"/>
      <w:marRight w:val="0"/>
      <w:marTop w:val="0"/>
      <w:marBottom w:val="0"/>
      <w:divBdr>
        <w:top w:val="none" w:sz="0" w:space="0" w:color="auto"/>
        <w:left w:val="none" w:sz="0" w:space="0" w:color="auto"/>
        <w:bottom w:val="none" w:sz="0" w:space="0" w:color="auto"/>
        <w:right w:val="none" w:sz="0" w:space="0" w:color="auto"/>
      </w:divBdr>
    </w:div>
    <w:div w:id="536235634">
      <w:bodyDiv w:val="1"/>
      <w:marLeft w:val="0"/>
      <w:marRight w:val="0"/>
      <w:marTop w:val="0"/>
      <w:marBottom w:val="0"/>
      <w:divBdr>
        <w:top w:val="none" w:sz="0" w:space="0" w:color="auto"/>
        <w:left w:val="none" w:sz="0" w:space="0" w:color="auto"/>
        <w:bottom w:val="none" w:sz="0" w:space="0" w:color="auto"/>
        <w:right w:val="none" w:sz="0" w:space="0" w:color="auto"/>
      </w:divBdr>
    </w:div>
    <w:div w:id="536430676">
      <w:bodyDiv w:val="1"/>
      <w:marLeft w:val="0"/>
      <w:marRight w:val="0"/>
      <w:marTop w:val="0"/>
      <w:marBottom w:val="0"/>
      <w:divBdr>
        <w:top w:val="none" w:sz="0" w:space="0" w:color="auto"/>
        <w:left w:val="none" w:sz="0" w:space="0" w:color="auto"/>
        <w:bottom w:val="none" w:sz="0" w:space="0" w:color="auto"/>
        <w:right w:val="none" w:sz="0" w:space="0" w:color="auto"/>
      </w:divBdr>
    </w:div>
    <w:div w:id="536507801">
      <w:bodyDiv w:val="1"/>
      <w:marLeft w:val="0"/>
      <w:marRight w:val="0"/>
      <w:marTop w:val="0"/>
      <w:marBottom w:val="0"/>
      <w:divBdr>
        <w:top w:val="none" w:sz="0" w:space="0" w:color="auto"/>
        <w:left w:val="none" w:sz="0" w:space="0" w:color="auto"/>
        <w:bottom w:val="none" w:sz="0" w:space="0" w:color="auto"/>
        <w:right w:val="none" w:sz="0" w:space="0" w:color="auto"/>
      </w:divBdr>
      <w:divsChild>
        <w:div w:id="10422649">
          <w:marLeft w:val="480"/>
          <w:marRight w:val="0"/>
          <w:marTop w:val="0"/>
          <w:marBottom w:val="0"/>
          <w:divBdr>
            <w:top w:val="none" w:sz="0" w:space="0" w:color="auto"/>
            <w:left w:val="none" w:sz="0" w:space="0" w:color="auto"/>
            <w:bottom w:val="none" w:sz="0" w:space="0" w:color="auto"/>
            <w:right w:val="none" w:sz="0" w:space="0" w:color="auto"/>
          </w:divBdr>
        </w:div>
        <w:div w:id="41637023">
          <w:marLeft w:val="480"/>
          <w:marRight w:val="0"/>
          <w:marTop w:val="0"/>
          <w:marBottom w:val="0"/>
          <w:divBdr>
            <w:top w:val="none" w:sz="0" w:space="0" w:color="auto"/>
            <w:left w:val="none" w:sz="0" w:space="0" w:color="auto"/>
            <w:bottom w:val="none" w:sz="0" w:space="0" w:color="auto"/>
            <w:right w:val="none" w:sz="0" w:space="0" w:color="auto"/>
          </w:divBdr>
        </w:div>
        <w:div w:id="104735203">
          <w:marLeft w:val="480"/>
          <w:marRight w:val="0"/>
          <w:marTop w:val="0"/>
          <w:marBottom w:val="0"/>
          <w:divBdr>
            <w:top w:val="none" w:sz="0" w:space="0" w:color="auto"/>
            <w:left w:val="none" w:sz="0" w:space="0" w:color="auto"/>
            <w:bottom w:val="none" w:sz="0" w:space="0" w:color="auto"/>
            <w:right w:val="none" w:sz="0" w:space="0" w:color="auto"/>
          </w:divBdr>
        </w:div>
        <w:div w:id="118689340">
          <w:marLeft w:val="480"/>
          <w:marRight w:val="0"/>
          <w:marTop w:val="0"/>
          <w:marBottom w:val="0"/>
          <w:divBdr>
            <w:top w:val="none" w:sz="0" w:space="0" w:color="auto"/>
            <w:left w:val="none" w:sz="0" w:space="0" w:color="auto"/>
            <w:bottom w:val="none" w:sz="0" w:space="0" w:color="auto"/>
            <w:right w:val="none" w:sz="0" w:space="0" w:color="auto"/>
          </w:divBdr>
        </w:div>
        <w:div w:id="131756724">
          <w:marLeft w:val="480"/>
          <w:marRight w:val="0"/>
          <w:marTop w:val="0"/>
          <w:marBottom w:val="0"/>
          <w:divBdr>
            <w:top w:val="none" w:sz="0" w:space="0" w:color="auto"/>
            <w:left w:val="none" w:sz="0" w:space="0" w:color="auto"/>
            <w:bottom w:val="none" w:sz="0" w:space="0" w:color="auto"/>
            <w:right w:val="none" w:sz="0" w:space="0" w:color="auto"/>
          </w:divBdr>
        </w:div>
        <w:div w:id="155004210">
          <w:marLeft w:val="480"/>
          <w:marRight w:val="0"/>
          <w:marTop w:val="0"/>
          <w:marBottom w:val="0"/>
          <w:divBdr>
            <w:top w:val="none" w:sz="0" w:space="0" w:color="auto"/>
            <w:left w:val="none" w:sz="0" w:space="0" w:color="auto"/>
            <w:bottom w:val="none" w:sz="0" w:space="0" w:color="auto"/>
            <w:right w:val="none" w:sz="0" w:space="0" w:color="auto"/>
          </w:divBdr>
        </w:div>
        <w:div w:id="171772165">
          <w:marLeft w:val="480"/>
          <w:marRight w:val="0"/>
          <w:marTop w:val="0"/>
          <w:marBottom w:val="0"/>
          <w:divBdr>
            <w:top w:val="none" w:sz="0" w:space="0" w:color="auto"/>
            <w:left w:val="none" w:sz="0" w:space="0" w:color="auto"/>
            <w:bottom w:val="none" w:sz="0" w:space="0" w:color="auto"/>
            <w:right w:val="none" w:sz="0" w:space="0" w:color="auto"/>
          </w:divBdr>
        </w:div>
        <w:div w:id="172652079">
          <w:marLeft w:val="480"/>
          <w:marRight w:val="0"/>
          <w:marTop w:val="0"/>
          <w:marBottom w:val="0"/>
          <w:divBdr>
            <w:top w:val="none" w:sz="0" w:space="0" w:color="auto"/>
            <w:left w:val="none" w:sz="0" w:space="0" w:color="auto"/>
            <w:bottom w:val="none" w:sz="0" w:space="0" w:color="auto"/>
            <w:right w:val="none" w:sz="0" w:space="0" w:color="auto"/>
          </w:divBdr>
        </w:div>
        <w:div w:id="174002454">
          <w:marLeft w:val="480"/>
          <w:marRight w:val="0"/>
          <w:marTop w:val="0"/>
          <w:marBottom w:val="0"/>
          <w:divBdr>
            <w:top w:val="none" w:sz="0" w:space="0" w:color="auto"/>
            <w:left w:val="none" w:sz="0" w:space="0" w:color="auto"/>
            <w:bottom w:val="none" w:sz="0" w:space="0" w:color="auto"/>
            <w:right w:val="none" w:sz="0" w:space="0" w:color="auto"/>
          </w:divBdr>
        </w:div>
        <w:div w:id="198013797">
          <w:marLeft w:val="480"/>
          <w:marRight w:val="0"/>
          <w:marTop w:val="0"/>
          <w:marBottom w:val="0"/>
          <w:divBdr>
            <w:top w:val="none" w:sz="0" w:space="0" w:color="auto"/>
            <w:left w:val="none" w:sz="0" w:space="0" w:color="auto"/>
            <w:bottom w:val="none" w:sz="0" w:space="0" w:color="auto"/>
            <w:right w:val="none" w:sz="0" w:space="0" w:color="auto"/>
          </w:divBdr>
        </w:div>
        <w:div w:id="198515328">
          <w:marLeft w:val="480"/>
          <w:marRight w:val="0"/>
          <w:marTop w:val="0"/>
          <w:marBottom w:val="0"/>
          <w:divBdr>
            <w:top w:val="none" w:sz="0" w:space="0" w:color="auto"/>
            <w:left w:val="none" w:sz="0" w:space="0" w:color="auto"/>
            <w:bottom w:val="none" w:sz="0" w:space="0" w:color="auto"/>
            <w:right w:val="none" w:sz="0" w:space="0" w:color="auto"/>
          </w:divBdr>
        </w:div>
        <w:div w:id="272639468">
          <w:marLeft w:val="480"/>
          <w:marRight w:val="0"/>
          <w:marTop w:val="0"/>
          <w:marBottom w:val="0"/>
          <w:divBdr>
            <w:top w:val="none" w:sz="0" w:space="0" w:color="auto"/>
            <w:left w:val="none" w:sz="0" w:space="0" w:color="auto"/>
            <w:bottom w:val="none" w:sz="0" w:space="0" w:color="auto"/>
            <w:right w:val="none" w:sz="0" w:space="0" w:color="auto"/>
          </w:divBdr>
        </w:div>
        <w:div w:id="311835738">
          <w:marLeft w:val="480"/>
          <w:marRight w:val="0"/>
          <w:marTop w:val="0"/>
          <w:marBottom w:val="0"/>
          <w:divBdr>
            <w:top w:val="none" w:sz="0" w:space="0" w:color="auto"/>
            <w:left w:val="none" w:sz="0" w:space="0" w:color="auto"/>
            <w:bottom w:val="none" w:sz="0" w:space="0" w:color="auto"/>
            <w:right w:val="none" w:sz="0" w:space="0" w:color="auto"/>
          </w:divBdr>
        </w:div>
        <w:div w:id="349382569">
          <w:marLeft w:val="480"/>
          <w:marRight w:val="0"/>
          <w:marTop w:val="0"/>
          <w:marBottom w:val="0"/>
          <w:divBdr>
            <w:top w:val="none" w:sz="0" w:space="0" w:color="auto"/>
            <w:left w:val="none" w:sz="0" w:space="0" w:color="auto"/>
            <w:bottom w:val="none" w:sz="0" w:space="0" w:color="auto"/>
            <w:right w:val="none" w:sz="0" w:space="0" w:color="auto"/>
          </w:divBdr>
        </w:div>
        <w:div w:id="349450053">
          <w:marLeft w:val="480"/>
          <w:marRight w:val="0"/>
          <w:marTop w:val="0"/>
          <w:marBottom w:val="0"/>
          <w:divBdr>
            <w:top w:val="none" w:sz="0" w:space="0" w:color="auto"/>
            <w:left w:val="none" w:sz="0" w:space="0" w:color="auto"/>
            <w:bottom w:val="none" w:sz="0" w:space="0" w:color="auto"/>
            <w:right w:val="none" w:sz="0" w:space="0" w:color="auto"/>
          </w:divBdr>
        </w:div>
        <w:div w:id="359429190">
          <w:marLeft w:val="480"/>
          <w:marRight w:val="0"/>
          <w:marTop w:val="0"/>
          <w:marBottom w:val="0"/>
          <w:divBdr>
            <w:top w:val="none" w:sz="0" w:space="0" w:color="auto"/>
            <w:left w:val="none" w:sz="0" w:space="0" w:color="auto"/>
            <w:bottom w:val="none" w:sz="0" w:space="0" w:color="auto"/>
            <w:right w:val="none" w:sz="0" w:space="0" w:color="auto"/>
          </w:divBdr>
        </w:div>
        <w:div w:id="454519320">
          <w:marLeft w:val="480"/>
          <w:marRight w:val="0"/>
          <w:marTop w:val="0"/>
          <w:marBottom w:val="0"/>
          <w:divBdr>
            <w:top w:val="none" w:sz="0" w:space="0" w:color="auto"/>
            <w:left w:val="none" w:sz="0" w:space="0" w:color="auto"/>
            <w:bottom w:val="none" w:sz="0" w:space="0" w:color="auto"/>
            <w:right w:val="none" w:sz="0" w:space="0" w:color="auto"/>
          </w:divBdr>
        </w:div>
        <w:div w:id="457339162">
          <w:marLeft w:val="480"/>
          <w:marRight w:val="0"/>
          <w:marTop w:val="0"/>
          <w:marBottom w:val="0"/>
          <w:divBdr>
            <w:top w:val="none" w:sz="0" w:space="0" w:color="auto"/>
            <w:left w:val="none" w:sz="0" w:space="0" w:color="auto"/>
            <w:bottom w:val="none" w:sz="0" w:space="0" w:color="auto"/>
            <w:right w:val="none" w:sz="0" w:space="0" w:color="auto"/>
          </w:divBdr>
        </w:div>
        <w:div w:id="487478807">
          <w:marLeft w:val="480"/>
          <w:marRight w:val="0"/>
          <w:marTop w:val="0"/>
          <w:marBottom w:val="0"/>
          <w:divBdr>
            <w:top w:val="none" w:sz="0" w:space="0" w:color="auto"/>
            <w:left w:val="none" w:sz="0" w:space="0" w:color="auto"/>
            <w:bottom w:val="none" w:sz="0" w:space="0" w:color="auto"/>
            <w:right w:val="none" w:sz="0" w:space="0" w:color="auto"/>
          </w:divBdr>
        </w:div>
        <w:div w:id="496264471">
          <w:marLeft w:val="480"/>
          <w:marRight w:val="0"/>
          <w:marTop w:val="0"/>
          <w:marBottom w:val="0"/>
          <w:divBdr>
            <w:top w:val="none" w:sz="0" w:space="0" w:color="auto"/>
            <w:left w:val="none" w:sz="0" w:space="0" w:color="auto"/>
            <w:bottom w:val="none" w:sz="0" w:space="0" w:color="auto"/>
            <w:right w:val="none" w:sz="0" w:space="0" w:color="auto"/>
          </w:divBdr>
        </w:div>
        <w:div w:id="510608391">
          <w:marLeft w:val="480"/>
          <w:marRight w:val="0"/>
          <w:marTop w:val="0"/>
          <w:marBottom w:val="0"/>
          <w:divBdr>
            <w:top w:val="none" w:sz="0" w:space="0" w:color="auto"/>
            <w:left w:val="none" w:sz="0" w:space="0" w:color="auto"/>
            <w:bottom w:val="none" w:sz="0" w:space="0" w:color="auto"/>
            <w:right w:val="none" w:sz="0" w:space="0" w:color="auto"/>
          </w:divBdr>
        </w:div>
        <w:div w:id="516966909">
          <w:marLeft w:val="480"/>
          <w:marRight w:val="0"/>
          <w:marTop w:val="0"/>
          <w:marBottom w:val="0"/>
          <w:divBdr>
            <w:top w:val="none" w:sz="0" w:space="0" w:color="auto"/>
            <w:left w:val="none" w:sz="0" w:space="0" w:color="auto"/>
            <w:bottom w:val="none" w:sz="0" w:space="0" w:color="auto"/>
            <w:right w:val="none" w:sz="0" w:space="0" w:color="auto"/>
          </w:divBdr>
        </w:div>
        <w:div w:id="519127033">
          <w:marLeft w:val="480"/>
          <w:marRight w:val="0"/>
          <w:marTop w:val="0"/>
          <w:marBottom w:val="0"/>
          <w:divBdr>
            <w:top w:val="none" w:sz="0" w:space="0" w:color="auto"/>
            <w:left w:val="none" w:sz="0" w:space="0" w:color="auto"/>
            <w:bottom w:val="none" w:sz="0" w:space="0" w:color="auto"/>
            <w:right w:val="none" w:sz="0" w:space="0" w:color="auto"/>
          </w:divBdr>
        </w:div>
        <w:div w:id="537743144">
          <w:marLeft w:val="480"/>
          <w:marRight w:val="0"/>
          <w:marTop w:val="0"/>
          <w:marBottom w:val="0"/>
          <w:divBdr>
            <w:top w:val="none" w:sz="0" w:space="0" w:color="auto"/>
            <w:left w:val="none" w:sz="0" w:space="0" w:color="auto"/>
            <w:bottom w:val="none" w:sz="0" w:space="0" w:color="auto"/>
            <w:right w:val="none" w:sz="0" w:space="0" w:color="auto"/>
          </w:divBdr>
        </w:div>
        <w:div w:id="569969591">
          <w:marLeft w:val="480"/>
          <w:marRight w:val="0"/>
          <w:marTop w:val="0"/>
          <w:marBottom w:val="0"/>
          <w:divBdr>
            <w:top w:val="none" w:sz="0" w:space="0" w:color="auto"/>
            <w:left w:val="none" w:sz="0" w:space="0" w:color="auto"/>
            <w:bottom w:val="none" w:sz="0" w:space="0" w:color="auto"/>
            <w:right w:val="none" w:sz="0" w:space="0" w:color="auto"/>
          </w:divBdr>
        </w:div>
        <w:div w:id="610163833">
          <w:marLeft w:val="480"/>
          <w:marRight w:val="0"/>
          <w:marTop w:val="0"/>
          <w:marBottom w:val="0"/>
          <w:divBdr>
            <w:top w:val="none" w:sz="0" w:space="0" w:color="auto"/>
            <w:left w:val="none" w:sz="0" w:space="0" w:color="auto"/>
            <w:bottom w:val="none" w:sz="0" w:space="0" w:color="auto"/>
            <w:right w:val="none" w:sz="0" w:space="0" w:color="auto"/>
          </w:divBdr>
        </w:div>
        <w:div w:id="615211665">
          <w:marLeft w:val="480"/>
          <w:marRight w:val="0"/>
          <w:marTop w:val="0"/>
          <w:marBottom w:val="0"/>
          <w:divBdr>
            <w:top w:val="none" w:sz="0" w:space="0" w:color="auto"/>
            <w:left w:val="none" w:sz="0" w:space="0" w:color="auto"/>
            <w:bottom w:val="none" w:sz="0" w:space="0" w:color="auto"/>
            <w:right w:val="none" w:sz="0" w:space="0" w:color="auto"/>
          </w:divBdr>
        </w:div>
        <w:div w:id="616303635">
          <w:marLeft w:val="480"/>
          <w:marRight w:val="0"/>
          <w:marTop w:val="0"/>
          <w:marBottom w:val="0"/>
          <w:divBdr>
            <w:top w:val="none" w:sz="0" w:space="0" w:color="auto"/>
            <w:left w:val="none" w:sz="0" w:space="0" w:color="auto"/>
            <w:bottom w:val="none" w:sz="0" w:space="0" w:color="auto"/>
            <w:right w:val="none" w:sz="0" w:space="0" w:color="auto"/>
          </w:divBdr>
        </w:div>
        <w:div w:id="658310707">
          <w:marLeft w:val="480"/>
          <w:marRight w:val="0"/>
          <w:marTop w:val="0"/>
          <w:marBottom w:val="0"/>
          <w:divBdr>
            <w:top w:val="none" w:sz="0" w:space="0" w:color="auto"/>
            <w:left w:val="none" w:sz="0" w:space="0" w:color="auto"/>
            <w:bottom w:val="none" w:sz="0" w:space="0" w:color="auto"/>
            <w:right w:val="none" w:sz="0" w:space="0" w:color="auto"/>
          </w:divBdr>
        </w:div>
        <w:div w:id="682706525">
          <w:marLeft w:val="480"/>
          <w:marRight w:val="0"/>
          <w:marTop w:val="0"/>
          <w:marBottom w:val="0"/>
          <w:divBdr>
            <w:top w:val="none" w:sz="0" w:space="0" w:color="auto"/>
            <w:left w:val="none" w:sz="0" w:space="0" w:color="auto"/>
            <w:bottom w:val="none" w:sz="0" w:space="0" w:color="auto"/>
            <w:right w:val="none" w:sz="0" w:space="0" w:color="auto"/>
          </w:divBdr>
        </w:div>
        <w:div w:id="693774063">
          <w:marLeft w:val="480"/>
          <w:marRight w:val="0"/>
          <w:marTop w:val="0"/>
          <w:marBottom w:val="0"/>
          <w:divBdr>
            <w:top w:val="none" w:sz="0" w:space="0" w:color="auto"/>
            <w:left w:val="none" w:sz="0" w:space="0" w:color="auto"/>
            <w:bottom w:val="none" w:sz="0" w:space="0" w:color="auto"/>
            <w:right w:val="none" w:sz="0" w:space="0" w:color="auto"/>
          </w:divBdr>
        </w:div>
        <w:div w:id="696469333">
          <w:marLeft w:val="480"/>
          <w:marRight w:val="0"/>
          <w:marTop w:val="0"/>
          <w:marBottom w:val="0"/>
          <w:divBdr>
            <w:top w:val="none" w:sz="0" w:space="0" w:color="auto"/>
            <w:left w:val="none" w:sz="0" w:space="0" w:color="auto"/>
            <w:bottom w:val="none" w:sz="0" w:space="0" w:color="auto"/>
            <w:right w:val="none" w:sz="0" w:space="0" w:color="auto"/>
          </w:divBdr>
        </w:div>
        <w:div w:id="716200216">
          <w:marLeft w:val="480"/>
          <w:marRight w:val="0"/>
          <w:marTop w:val="0"/>
          <w:marBottom w:val="0"/>
          <w:divBdr>
            <w:top w:val="none" w:sz="0" w:space="0" w:color="auto"/>
            <w:left w:val="none" w:sz="0" w:space="0" w:color="auto"/>
            <w:bottom w:val="none" w:sz="0" w:space="0" w:color="auto"/>
            <w:right w:val="none" w:sz="0" w:space="0" w:color="auto"/>
          </w:divBdr>
        </w:div>
        <w:div w:id="765077130">
          <w:marLeft w:val="480"/>
          <w:marRight w:val="0"/>
          <w:marTop w:val="0"/>
          <w:marBottom w:val="0"/>
          <w:divBdr>
            <w:top w:val="none" w:sz="0" w:space="0" w:color="auto"/>
            <w:left w:val="none" w:sz="0" w:space="0" w:color="auto"/>
            <w:bottom w:val="none" w:sz="0" w:space="0" w:color="auto"/>
            <w:right w:val="none" w:sz="0" w:space="0" w:color="auto"/>
          </w:divBdr>
        </w:div>
        <w:div w:id="783035323">
          <w:marLeft w:val="480"/>
          <w:marRight w:val="0"/>
          <w:marTop w:val="0"/>
          <w:marBottom w:val="0"/>
          <w:divBdr>
            <w:top w:val="none" w:sz="0" w:space="0" w:color="auto"/>
            <w:left w:val="none" w:sz="0" w:space="0" w:color="auto"/>
            <w:bottom w:val="none" w:sz="0" w:space="0" w:color="auto"/>
            <w:right w:val="none" w:sz="0" w:space="0" w:color="auto"/>
          </w:divBdr>
        </w:div>
        <w:div w:id="836119610">
          <w:marLeft w:val="480"/>
          <w:marRight w:val="0"/>
          <w:marTop w:val="0"/>
          <w:marBottom w:val="0"/>
          <w:divBdr>
            <w:top w:val="none" w:sz="0" w:space="0" w:color="auto"/>
            <w:left w:val="none" w:sz="0" w:space="0" w:color="auto"/>
            <w:bottom w:val="none" w:sz="0" w:space="0" w:color="auto"/>
            <w:right w:val="none" w:sz="0" w:space="0" w:color="auto"/>
          </w:divBdr>
        </w:div>
        <w:div w:id="877819173">
          <w:marLeft w:val="480"/>
          <w:marRight w:val="0"/>
          <w:marTop w:val="0"/>
          <w:marBottom w:val="0"/>
          <w:divBdr>
            <w:top w:val="none" w:sz="0" w:space="0" w:color="auto"/>
            <w:left w:val="none" w:sz="0" w:space="0" w:color="auto"/>
            <w:bottom w:val="none" w:sz="0" w:space="0" w:color="auto"/>
            <w:right w:val="none" w:sz="0" w:space="0" w:color="auto"/>
          </w:divBdr>
        </w:div>
        <w:div w:id="891427204">
          <w:marLeft w:val="480"/>
          <w:marRight w:val="0"/>
          <w:marTop w:val="0"/>
          <w:marBottom w:val="0"/>
          <w:divBdr>
            <w:top w:val="none" w:sz="0" w:space="0" w:color="auto"/>
            <w:left w:val="none" w:sz="0" w:space="0" w:color="auto"/>
            <w:bottom w:val="none" w:sz="0" w:space="0" w:color="auto"/>
            <w:right w:val="none" w:sz="0" w:space="0" w:color="auto"/>
          </w:divBdr>
        </w:div>
        <w:div w:id="945114482">
          <w:marLeft w:val="480"/>
          <w:marRight w:val="0"/>
          <w:marTop w:val="0"/>
          <w:marBottom w:val="0"/>
          <w:divBdr>
            <w:top w:val="none" w:sz="0" w:space="0" w:color="auto"/>
            <w:left w:val="none" w:sz="0" w:space="0" w:color="auto"/>
            <w:bottom w:val="none" w:sz="0" w:space="0" w:color="auto"/>
            <w:right w:val="none" w:sz="0" w:space="0" w:color="auto"/>
          </w:divBdr>
        </w:div>
        <w:div w:id="949773840">
          <w:marLeft w:val="480"/>
          <w:marRight w:val="0"/>
          <w:marTop w:val="0"/>
          <w:marBottom w:val="0"/>
          <w:divBdr>
            <w:top w:val="none" w:sz="0" w:space="0" w:color="auto"/>
            <w:left w:val="none" w:sz="0" w:space="0" w:color="auto"/>
            <w:bottom w:val="none" w:sz="0" w:space="0" w:color="auto"/>
            <w:right w:val="none" w:sz="0" w:space="0" w:color="auto"/>
          </w:divBdr>
        </w:div>
        <w:div w:id="949776304">
          <w:marLeft w:val="480"/>
          <w:marRight w:val="0"/>
          <w:marTop w:val="0"/>
          <w:marBottom w:val="0"/>
          <w:divBdr>
            <w:top w:val="none" w:sz="0" w:space="0" w:color="auto"/>
            <w:left w:val="none" w:sz="0" w:space="0" w:color="auto"/>
            <w:bottom w:val="none" w:sz="0" w:space="0" w:color="auto"/>
            <w:right w:val="none" w:sz="0" w:space="0" w:color="auto"/>
          </w:divBdr>
        </w:div>
        <w:div w:id="963661623">
          <w:marLeft w:val="480"/>
          <w:marRight w:val="0"/>
          <w:marTop w:val="0"/>
          <w:marBottom w:val="0"/>
          <w:divBdr>
            <w:top w:val="none" w:sz="0" w:space="0" w:color="auto"/>
            <w:left w:val="none" w:sz="0" w:space="0" w:color="auto"/>
            <w:bottom w:val="none" w:sz="0" w:space="0" w:color="auto"/>
            <w:right w:val="none" w:sz="0" w:space="0" w:color="auto"/>
          </w:divBdr>
        </w:div>
        <w:div w:id="973753115">
          <w:marLeft w:val="480"/>
          <w:marRight w:val="0"/>
          <w:marTop w:val="0"/>
          <w:marBottom w:val="0"/>
          <w:divBdr>
            <w:top w:val="none" w:sz="0" w:space="0" w:color="auto"/>
            <w:left w:val="none" w:sz="0" w:space="0" w:color="auto"/>
            <w:bottom w:val="none" w:sz="0" w:space="0" w:color="auto"/>
            <w:right w:val="none" w:sz="0" w:space="0" w:color="auto"/>
          </w:divBdr>
        </w:div>
        <w:div w:id="973871022">
          <w:marLeft w:val="480"/>
          <w:marRight w:val="0"/>
          <w:marTop w:val="0"/>
          <w:marBottom w:val="0"/>
          <w:divBdr>
            <w:top w:val="none" w:sz="0" w:space="0" w:color="auto"/>
            <w:left w:val="none" w:sz="0" w:space="0" w:color="auto"/>
            <w:bottom w:val="none" w:sz="0" w:space="0" w:color="auto"/>
            <w:right w:val="none" w:sz="0" w:space="0" w:color="auto"/>
          </w:divBdr>
        </w:div>
        <w:div w:id="989098001">
          <w:marLeft w:val="480"/>
          <w:marRight w:val="0"/>
          <w:marTop w:val="0"/>
          <w:marBottom w:val="0"/>
          <w:divBdr>
            <w:top w:val="none" w:sz="0" w:space="0" w:color="auto"/>
            <w:left w:val="none" w:sz="0" w:space="0" w:color="auto"/>
            <w:bottom w:val="none" w:sz="0" w:space="0" w:color="auto"/>
            <w:right w:val="none" w:sz="0" w:space="0" w:color="auto"/>
          </w:divBdr>
        </w:div>
        <w:div w:id="1018047272">
          <w:marLeft w:val="480"/>
          <w:marRight w:val="0"/>
          <w:marTop w:val="0"/>
          <w:marBottom w:val="0"/>
          <w:divBdr>
            <w:top w:val="none" w:sz="0" w:space="0" w:color="auto"/>
            <w:left w:val="none" w:sz="0" w:space="0" w:color="auto"/>
            <w:bottom w:val="none" w:sz="0" w:space="0" w:color="auto"/>
            <w:right w:val="none" w:sz="0" w:space="0" w:color="auto"/>
          </w:divBdr>
        </w:div>
        <w:div w:id="1102187815">
          <w:marLeft w:val="480"/>
          <w:marRight w:val="0"/>
          <w:marTop w:val="0"/>
          <w:marBottom w:val="0"/>
          <w:divBdr>
            <w:top w:val="none" w:sz="0" w:space="0" w:color="auto"/>
            <w:left w:val="none" w:sz="0" w:space="0" w:color="auto"/>
            <w:bottom w:val="none" w:sz="0" w:space="0" w:color="auto"/>
            <w:right w:val="none" w:sz="0" w:space="0" w:color="auto"/>
          </w:divBdr>
        </w:div>
        <w:div w:id="1164127684">
          <w:marLeft w:val="480"/>
          <w:marRight w:val="0"/>
          <w:marTop w:val="0"/>
          <w:marBottom w:val="0"/>
          <w:divBdr>
            <w:top w:val="none" w:sz="0" w:space="0" w:color="auto"/>
            <w:left w:val="none" w:sz="0" w:space="0" w:color="auto"/>
            <w:bottom w:val="none" w:sz="0" w:space="0" w:color="auto"/>
            <w:right w:val="none" w:sz="0" w:space="0" w:color="auto"/>
          </w:divBdr>
        </w:div>
        <w:div w:id="1178159857">
          <w:marLeft w:val="480"/>
          <w:marRight w:val="0"/>
          <w:marTop w:val="0"/>
          <w:marBottom w:val="0"/>
          <w:divBdr>
            <w:top w:val="none" w:sz="0" w:space="0" w:color="auto"/>
            <w:left w:val="none" w:sz="0" w:space="0" w:color="auto"/>
            <w:bottom w:val="none" w:sz="0" w:space="0" w:color="auto"/>
            <w:right w:val="none" w:sz="0" w:space="0" w:color="auto"/>
          </w:divBdr>
        </w:div>
        <w:div w:id="1235433738">
          <w:marLeft w:val="480"/>
          <w:marRight w:val="0"/>
          <w:marTop w:val="0"/>
          <w:marBottom w:val="0"/>
          <w:divBdr>
            <w:top w:val="none" w:sz="0" w:space="0" w:color="auto"/>
            <w:left w:val="none" w:sz="0" w:space="0" w:color="auto"/>
            <w:bottom w:val="none" w:sz="0" w:space="0" w:color="auto"/>
            <w:right w:val="none" w:sz="0" w:space="0" w:color="auto"/>
          </w:divBdr>
        </w:div>
        <w:div w:id="1253508626">
          <w:marLeft w:val="480"/>
          <w:marRight w:val="0"/>
          <w:marTop w:val="0"/>
          <w:marBottom w:val="0"/>
          <w:divBdr>
            <w:top w:val="none" w:sz="0" w:space="0" w:color="auto"/>
            <w:left w:val="none" w:sz="0" w:space="0" w:color="auto"/>
            <w:bottom w:val="none" w:sz="0" w:space="0" w:color="auto"/>
            <w:right w:val="none" w:sz="0" w:space="0" w:color="auto"/>
          </w:divBdr>
        </w:div>
        <w:div w:id="1276910698">
          <w:marLeft w:val="480"/>
          <w:marRight w:val="0"/>
          <w:marTop w:val="0"/>
          <w:marBottom w:val="0"/>
          <w:divBdr>
            <w:top w:val="none" w:sz="0" w:space="0" w:color="auto"/>
            <w:left w:val="none" w:sz="0" w:space="0" w:color="auto"/>
            <w:bottom w:val="none" w:sz="0" w:space="0" w:color="auto"/>
            <w:right w:val="none" w:sz="0" w:space="0" w:color="auto"/>
          </w:divBdr>
        </w:div>
        <w:div w:id="1301299109">
          <w:marLeft w:val="480"/>
          <w:marRight w:val="0"/>
          <w:marTop w:val="0"/>
          <w:marBottom w:val="0"/>
          <w:divBdr>
            <w:top w:val="none" w:sz="0" w:space="0" w:color="auto"/>
            <w:left w:val="none" w:sz="0" w:space="0" w:color="auto"/>
            <w:bottom w:val="none" w:sz="0" w:space="0" w:color="auto"/>
            <w:right w:val="none" w:sz="0" w:space="0" w:color="auto"/>
          </w:divBdr>
        </w:div>
        <w:div w:id="1309893802">
          <w:marLeft w:val="480"/>
          <w:marRight w:val="0"/>
          <w:marTop w:val="0"/>
          <w:marBottom w:val="0"/>
          <w:divBdr>
            <w:top w:val="none" w:sz="0" w:space="0" w:color="auto"/>
            <w:left w:val="none" w:sz="0" w:space="0" w:color="auto"/>
            <w:bottom w:val="none" w:sz="0" w:space="0" w:color="auto"/>
            <w:right w:val="none" w:sz="0" w:space="0" w:color="auto"/>
          </w:divBdr>
        </w:div>
        <w:div w:id="1310941021">
          <w:marLeft w:val="480"/>
          <w:marRight w:val="0"/>
          <w:marTop w:val="0"/>
          <w:marBottom w:val="0"/>
          <w:divBdr>
            <w:top w:val="none" w:sz="0" w:space="0" w:color="auto"/>
            <w:left w:val="none" w:sz="0" w:space="0" w:color="auto"/>
            <w:bottom w:val="none" w:sz="0" w:space="0" w:color="auto"/>
            <w:right w:val="none" w:sz="0" w:space="0" w:color="auto"/>
          </w:divBdr>
        </w:div>
        <w:div w:id="1318145263">
          <w:marLeft w:val="480"/>
          <w:marRight w:val="0"/>
          <w:marTop w:val="0"/>
          <w:marBottom w:val="0"/>
          <w:divBdr>
            <w:top w:val="none" w:sz="0" w:space="0" w:color="auto"/>
            <w:left w:val="none" w:sz="0" w:space="0" w:color="auto"/>
            <w:bottom w:val="none" w:sz="0" w:space="0" w:color="auto"/>
            <w:right w:val="none" w:sz="0" w:space="0" w:color="auto"/>
          </w:divBdr>
        </w:div>
        <w:div w:id="1321346836">
          <w:marLeft w:val="480"/>
          <w:marRight w:val="0"/>
          <w:marTop w:val="0"/>
          <w:marBottom w:val="0"/>
          <w:divBdr>
            <w:top w:val="none" w:sz="0" w:space="0" w:color="auto"/>
            <w:left w:val="none" w:sz="0" w:space="0" w:color="auto"/>
            <w:bottom w:val="none" w:sz="0" w:space="0" w:color="auto"/>
            <w:right w:val="none" w:sz="0" w:space="0" w:color="auto"/>
          </w:divBdr>
        </w:div>
        <w:div w:id="1337273198">
          <w:marLeft w:val="480"/>
          <w:marRight w:val="0"/>
          <w:marTop w:val="0"/>
          <w:marBottom w:val="0"/>
          <w:divBdr>
            <w:top w:val="none" w:sz="0" w:space="0" w:color="auto"/>
            <w:left w:val="none" w:sz="0" w:space="0" w:color="auto"/>
            <w:bottom w:val="none" w:sz="0" w:space="0" w:color="auto"/>
            <w:right w:val="none" w:sz="0" w:space="0" w:color="auto"/>
          </w:divBdr>
        </w:div>
        <w:div w:id="1340426992">
          <w:marLeft w:val="480"/>
          <w:marRight w:val="0"/>
          <w:marTop w:val="0"/>
          <w:marBottom w:val="0"/>
          <w:divBdr>
            <w:top w:val="none" w:sz="0" w:space="0" w:color="auto"/>
            <w:left w:val="none" w:sz="0" w:space="0" w:color="auto"/>
            <w:bottom w:val="none" w:sz="0" w:space="0" w:color="auto"/>
            <w:right w:val="none" w:sz="0" w:space="0" w:color="auto"/>
          </w:divBdr>
        </w:div>
        <w:div w:id="1347706090">
          <w:marLeft w:val="480"/>
          <w:marRight w:val="0"/>
          <w:marTop w:val="0"/>
          <w:marBottom w:val="0"/>
          <w:divBdr>
            <w:top w:val="none" w:sz="0" w:space="0" w:color="auto"/>
            <w:left w:val="none" w:sz="0" w:space="0" w:color="auto"/>
            <w:bottom w:val="none" w:sz="0" w:space="0" w:color="auto"/>
            <w:right w:val="none" w:sz="0" w:space="0" w:color="auto"/>
          </w:divBdr>
        </w:div>
        <w:div w:id="1385446438">
          <w:marLeft w:val="480"/>
          <w:marRight w:val="0"/>
          <w:marTop w:val="0"/>
          <w:marBottom w:val="0"/>
          <w:divBdr>
            <w:top w:val="none" w:sz="0" w:space="0" w:color="auto"/>
            <w:left w:val="none" w:sz="0" w:space="0" w:color="auto"/>
            <w:bottom w:val="none" w:sz="0" w:space="0" w:color="auto"/>
            <w:right w:val="none" w:sz="0" w:space="0" w:color="auto"/>
          </w:divBdr>
        </w:div>
        <w:div w:id="1402406481">
          <w:marLeft w:val="480"/>
          <w:marRight w:val="0"/>
          <w:marTop w:val="0"/>
          <w:marBottom w:val="0"/>
          <w:divBdr>
            <w:top w:val="none" w:sz="0" w:space="0" w:color="auto"/>
            <w:left w:val="none" w:sz="0" w:space="0" w:color="auto"/>
            <w:bottom w:val="none" w:sz="0" w:space="0" w:color="auto"/>
            <w:right w:val="none" w:sz="0" w:space="0" w:color="auto"/>
          </w:divBdr>
        </w:div>
        <w:div w:id="1407148451">
          <w:marLeft w:val="480"/>
          <w:marRight w:val="0"/>
          <w:marTop w:val="0"/>
          <w:marBottom w:val="0"/>
          <w:divBdr>
            <w:top w:val="none" w:sz="0" w:space="0" w:color="auto"/>
            <w:left w:val="none" w:sz="0" w:space="0" w:color="auto"/>
            <w:bottom w:val="none" w:sz="0" w:space="0" w:color="auto"/>
            <w:right w:val="none" w:sz="0" w:space="0" w:color="auto"/>
          </w:divBdr>
        </w:div>
        <w:div w:id="1417290000">
          <w:marLeft w:val="480"/>
          <w:marRight w:val="0"/>
          <w:marTop w:val="0"/>
          <w:marBottom w:val="0"/>
          <w:divBdr>
            <w:top w:val="none" w:sz="0" w:space="0" w:color="auto"/>
            <w:left w:val="none" w:sz="0" w:space="0" w:color="auto"/>
            <w:bottom w:val="none" w:sz="0" w:space="0" w:color="auto"/>
            <w:right w:val="none" w:sz="0" w:space="0" w:color="auto"/>
          </w:divBdr>
        </w:div>
        <w:div w:id="1461995745">
          <w:marLeft w:val="480"/>
          <w:marRight w:val="0"/>
          <w:marTop w:val="0"/>
          <w:marBottom w:val="0"/>
          <w:divBdr>
            <w:top w:val="none" w:sz="0" w:space="0" w:color="auto"/>
            <w:left w:val="none" w:sz="0" w:space="0" w:color="auto"/>
            <w:bottom w:val="none" w:sz="0" w:space="0" w:color="auto"/>
            <w:right w:val="none" w:sz="0" w:space="0" w:color="auto"/>
          </w:divBdr>
        </w:div>
        <w:div w:id="1466118976">
          <w:marLeft w:val="480"/>
          <w:marRight w:val="0"/>
          <w:marTop w:val="0"/>
          <w:marBottom w:val="0"/>
          <w:divBdr>
            <w:top w:val="none" w:sz="0" w:space="0" w:color="auto"/>
            <w:left w:val="none" w:sz="0" w:space="0" w:color="auto"/>
            <w:bottom w:val="none" w:sz="0" w:space="0" w:color="auto"/>
            <w:right w:val="none" w:sz="0" w:space="0" w:color="auto"/>
          </w:divBdr>
        </w:div>
        <w:div w:id="1468817788">
          <w:marLeft w:val="480"/>
          <w:marRight w:val="0"/>
          <w:marTop w:val="0"/>
          <w:marBottom w:val="0"/>
          <w:divBdr>
            <w:top w:val="none" w:sz="0" w:space="0" w:color="auto"/>
            <w:left w:val="none" w:sz="0" w:space="0" w:color="auto"/>
            <w:bottom w:val="none" w:sz="0" w:space="0" w:color="auto"/>
            <w:right w:val="none" w:sz="0" w:space="0" w:color="auto"/>
          </w:divBdr>
        </w:div>
        <w:div w:id="1534928108">
          <w:marLeft w:val="480"/>
          <w:marRight w:val="0"/>
          <w:marTop w:val="0"/>
          <w:marBottom w:val="0"/>
          <w:divBdr>
            <w:top w:val="none" w:sz="0" w:space="0" w:color="auto"/>
            <w:left w:val="none" w:sz="0" w:space="0" w:color="auto"/>
            <w:bottom w:val="none" w:sz="0" w:space="0" w:color="auto"/>
            <w:right w:val="none" w:sz="0" w:space="0" w:color="auto"/>
          </w:divBdr>
        </w:div>
        <w:div w:id="1548756171">
          <w:marLeft w:val="480"/>
          <w:marRight w:val="0"/>
          <w:marTop w:val="0"/>
          <w:marBottom w:val="0"/>
          <w:divBdr>
            <w:top w:val="none" w:sz="0" w:space="0" w:color="auto"/>
            <w:left w:val="none" w:sz="0" w:space="0" w:color="auto"/>
            <w:bottom w:val="none" w:sz="0" w:space="0" w:color="auto"/>
            <w:right w:val="none" w:sz="0" w:space="0" w:color="auto"/>
          </w:divBdr>
        </w:div>
        <w:div w:id="1551964869">
          <w:marLeft w:val="480"/>
          <w:marRight w:val="0"/>
          <w:marTop w:val="0"/>
          <w:marBottom w:val="0"/>
          <w:divBdr>
            <w:top w:val="none" w:sz="0" w:space="0" w:color="auto"/>
            <w:left w:val="none" w:sz="0" w:space="0" w:color="auto"/>
            <w:bottom w:val="none" w:sz="0" w:space="0" w:color="auto"/>
            <w:right w:val="none" w:sz="0" w:space="0" w:color="auto"/>
          </w:divBdr>
        </w:div>
        <w:div w:id="1571619094">
          <w:marLeft w:val="480"/>
          <w:marRight w:val="0"/>
          <w:marTop w:val="0"/>
          <w:marBottom w:val="0"/>
          <w:divBdr>
            <w:top w:val="none" w:sz="0" w:space="0" w:color="auto"/>
            <w:left w:val="none" w:sz="0" w:space="0" w:color="auto"/>
            <w:bottom w:val="none" w:sz="0" w:space="0" w:color="auto"/>
            <w:right w:val="none" w:sz="0" w:space="0" w:color="auto"/>
          </w:divBdr>
        </w:div>
        <w:div w:id="1611007534">
          <w:marLeft w:val="480"/>
          <w:marRight w:val="0"/>
          <w:marTop w:val="0"/>
          <w:marBottom w:val="0"/>
          <w:divBdr>
            <w:top w:val="none" w:sz="0" w:space="0" w:color="auto"/>
            <w:left w:val="none" w:sz="0" w:space="0" w:color="auto"/>
            <w:bottom w:val="none" w:sz="0" w:space="0" w:color="auto"/>
            <w:right w:val="none" w:sz="0" w:space="0" w:color="auto"/>
          </w:divBdr>
        </w:div>
        <w:div w:id="1614170439">
          <w:marLeft w:val="480"/>
          <w:marRight w:val="0"/>
          <w:marTop w:val="0"/>
          <w:marBottom w:val="0"/>
          <w:divBdr>
            <w:top w:val="none" w:sz="0" w:space="0" w:color="auto"/>
            <w:left w:val="none" w:sz="0" w:space="0" w:color="auto"/>
            <w:bottom w:val="none" w:sz="0" w:space="0" w:color="auto"/>
            <w:right w:val="none" w:sz="0" w:space="0" w:color="auto"/>
          </w:divBdr>
        </w:div>
        <w:div w:id="1649869127">
          <w:marLeft w:val="480"/>
          <w:marRight w:val="0"/>
          <w:marTop w:val="0"/>
          <w:marBottom w:val="0"/>
          <w:divBdr>
            <w:top w:val="none" w:sz="0" w:space="0" w:color="auto"/>
            <w:left w:val="none" w:sz="0" w:space="0" w:color="auto"/>
            <w:bottom w:val="none" w:sz="0" w:space="0" w:color="auto"/>
            <w:right w:val="none" w:sz="0" w:space="0" w:color="auto"/>
          </w:divBdr>
        </w:div>
        <w:div w:id="1650358727">
          <w:marLeft w:val="480"/>
          <w:marRight w:val="0"/>
          <w:marTop w:val="0"/>
          <w:marBottom w:val="0"/>
          <w:divBdr>
            <w:top w:val="none" w:sz="0" w:space="0" w:color="auto"/>
            <w:left w:val="none" w:sz="0" w:space="0" w:color="auto"/>
            <w:bottom w:val="none" w:sz="0" w:space="0" w:color="auto"/>
            <w:right w:val="none" w:sz="0" w:space="0" w:color="auto"/>
          </w:divBdr>
        </w:div>
        <w:div w:id="1653213569">
          <w:marLeft w:val="480"/>
          <w:marRight w:val="0"/>
          <w:marTop w:val="0"/>
          <w:marBottom w:val="0"/>
          <w:divBdr>
            <w:top w:val="none" w:sz="0" w:space="0" w:color="auto"/>
            <w:left w:val="none" w:sz="0" w:space="0" w:color="auto"/>
            <w:bottom w:val="none" w:sz="0" w:space="0" w:color="auto"/>
            <w:right w:val="none" w:sz="0" w:space="0" w:color="auto"/>
          </w:divBdr>
        </w:div>
        <w:div w:id="1696736171">
          <w:marLeft w:val="480"/>
          <w:marRight w:val="0"/>
          <w:marTop w:val="0"/>
          <w:marBottom w:val="0"/>
          <w:divBdr>
            <w:top w:val="none" w:sz="0" w:space="0" w:color="auto"/>
            <w:left w:val="none" w:sz="0" w:space="0" w:color="auto"/>
            <w:bottom w:val="none" w:sz="0" w:space="0" w:color="auto"/>
            <w:right w:val="none" w:sz="0" w:space="0" w:color="auto"/>
          </w:divBdr>
        </w:div>
        <w:div w:id="1708406875">
          <w:marLeft w:val="480"/>
          <w:marRight w:val="0"/>
          <w:marTop w:val="0"/>
          <w:marBottom w:val="0"/>
          <w:divBdr>
            <w:top w:val="none" w:sz="0" w:space="0" w:color="auto"/>
            <w:left w:val="none" w:sz="0" w:space="0" w:color="auto"/>
            <w:bottom w:val="none" w:sz="0" w:space="0" w:color="auto"/>
            <w:right w:val="none" w:sz="0" w:space="0" w:color="auto"/>
          </w:divBdr>
        </w:div>
        <w:div w:id="1781022914">
          <w:marLeft w:val="480"/>
          <w:marRight w:val="0"/>
          <w:marTop w:val="0"/>
          <w:marBottom w:val="0"/>
          <w:divBdr>
            <w:top w:val="none" w:sz="0" w:space="0" w:color="auto"/>
            <w:left w:val="none" w:sz="0" w:space="0" w:color="auto"/>
            <w:bottom w:val="none" w:sz="0" w:space="0" w:color="auto"/>
            <w:right w:val="none" w:sz="0" w:space="0" w:color="auto"/>
          </w:divBdr>
        </w:div>
        <w:div w:id="1865895928">
          <w:marLeft w:val="480"/>
          <w:marRight w:val="0"/>
          <w:marTop w:val="0"/>
          <w:marBottom w:val="0"/>
          <w:divBdr>
            <w:top w:val="none" w:sz="0" w:space="0" w:color="auto"/>
            <w:left w:val="none" w:sz="0" w:space="0" w:color="auto"/>
            <w:bottom w:val="none" w:sz="0" w:space="0" w:color="auto"/>
            <w:right w:val="none" w:sz="0" w:space="0" w:color="auto"/>
          </w:divBdr>
        </w:div>
        <w:div w:id="1865942416">
          <w:marLeft w:val="480"/>
          <w:marRight w:val="0"/>
          <w:marTop w:val="0"/>
          <w:marBottom w:val="0"/>
          <w:divBdr>
            <w:top w:val="none" w:sz="0" w:space="0" w:color="auto"/>
            <w:left w:val="none" w:sz="0" w:space="0" w:color="auto"/>
            <w:bottom w:val="none" w:sz="0" w:space="0" w:color="auto"/>
            <w:right w:val="none" w:sz="0" w:space="0" w:color="auto"/>
          </w:divBdr>
        </w:div>
        <w:div w:id="1884176752">
          <w:marLeft w:val="480"/>
          <w:marRight w:val="0"/>
          <w:marTop w:val="0"/>
          <w:marBottom w:val="0"/>
          <w:divBdr>
            <w:top w:val="none" w:sz="0" w:space="0" w:color="auto"/>
            <w:left w:val="none" w:sz="0" w:space="0" w:color="auto"/>
            <w:bottom w:val="none" w:sz="0" w:space="0" w:color="auto"/>
            <w:right w:val="none" w:sz="0" w:space="0" w:color="auto"/>
          </w:divBdr>
        </w:div>
        <w:div w:id="1903755712">
          <w:marLeft w:val="480"/>
          <w:marRight w:val="0"/>
          <w:marTop w:val="0"/>
          <w:marBottom w:val="0"/>
          <w:divBdr>
            <w:top w:val="none" w:sz="0" w:space="0" w:color="auto"/>
            <w:left w:val="none" w:sz="0" w:space="0" w:color="auto"/>
            <w:bottom w:val="none" w:sz="0" w:space="0" w:color="auto"/>
            <w:right w:val="none" w:sz="0" w:space="0" w:color="auto"/>
          </w:divBdr>
        </w:div>
        <w:div w:id="1914121215">
          <w:marLeft w:val="480"/>
          <w:marRight w:val="0"/>
          <w:marTop w:val="0"/>
          <w:marBottom w:val="0"/>
          <w:divBdr>
            <w:top w:val="none" w:sz="0" w:space="0" w:color="auto"/>
            <w:left w:val="none" w:sz="0" w:space="0" w:color="auto"/>
            <w:bottom w:val="none" w:sz="0" w:space="0" w:color="auto"/>
            <w:right w:val="none" w:sz="0" w:space="0" w:color="auto"/>
          </w:divBdr>
        </w:div>
        <w:div w:id="1916623120">
          <w:marLeft w:val="480"/>
          <w:marRight w:val="0"/>
          <w:marTop w:val="0"/>
          <w:marBottom w:val="0"/>
          <w:divBdr>
            <w:top w:val="none" w:sz="0" w:space="0" w:color="auto"/>
            <w:left w:val="none" w:sz="0" w:space="0" w:color="auto"/>
            <w:bottom w:val="none" w:sz="0" w:space="0" w:color="auto"/>
            <w:right w:val="none" w:sz="0" w:space="0" w:color="auto"/>
          </w:divBdr>
        </w:div>
        <w:div w:id="1924946695">
          <w:marLeft w:val="480"/>
          <w:marRight w:val="0"/>
          <w:marTop w:val="0"/>
          <w:marBottom w:val="0"/>
          <w:divBdr>
            <w:top w:val="none" w:sz="0" w:space="0" w:color="auto"/>
            <w:left w:val="none" w:sz="0" w:space="0" w:color="auto"/>
            <w:bottom w:val="none" w:sz="0" w:space="0" w:color="auto"/>
            <w:right w:val="none" w:sz="0" w:space="0" w:color="auto"/>
          </w:divBdr>
        </w:div>
        <w:div w:id="2036694008">
          <w:marLeft w:val="480"/>
          <w:marRight w:val="0"/>
          <w:marTop w:val="0"/>
          <w:marBottom w:val="0"/>
          <w:divBdr>
            <w:top w:val="none" w:sz="0" w:space="0" w:color="auto"/>
            <w:left w:val="none" w:sz="0" w:space="0" w:color="auto"/>
            <w:bottom w:val="none" w:sz="0" w:space="0" w:color="auto"/>
            <w:right w:val="none" w:sz="0" w:space="0" w:color="auto"/>
          </w:divBdr>
        </w:div>
        <w:div w:id="2080207358">
          <w:marLeft w:val="480"/>
          <w:marRight w:val="0"/>
          <w:marTop w:val="0"/>
          <w:marBottom w:val="0"/>
          <w:divBdr>
            <w:top w:val="none" w:sz="0" w:space="0" w:color="auto"/>
            <w:left w:val="none" w:sz="0" w:space="0" w:color="auto"/>
            <w:bottom w:val="none" w:sz="0" w:space="0" w:color="auto"/>
            <w:right w:val="none" w:sz="0" w:space="0" w:color="auto"/>
          </w:divBdr>
        </w:div>
        <w:div w:id="2081706346">
          <w:marLeft w:val="480"/>
          <w:marRight w:val="0"/>
          <w:marTop w:val="0"/>
          <w:marBottom w:val="0"/>
          <w:divBdr>
            <w:top w:val="none" w:sz="0" w:space="0" w:color="auto"/>
            <w:left w:val="none" w:sz="0" w:space="0" w:color="auto"/>
            <w:bottom w:val="none" w:sz="0" w:space="0" w:color="auto"/>
            <w:right w:val="none" w:sz="0" w:space="0" w:color="auto"/>
          </w:divBdr>
        </w:div>
        <w:div w:id="2096439973">
          <w:marLeft w:val="480"/>
          <w:marRight w:val="0"/>
          <w:marTop w:val="0"/>
          <w:marBottom w:val="0"/>
          <w:divBdr>
            <w:top w:val="none" w:sz="0" w:space="0" w:color="auto"/>
            <w:left w:val="none" w:sz="0" w:space="0" w:color="auto"/>
            <w:bottom w:val="none" w:sz="0" w:space="0" w:color="auto"/>
            <w:right w:val="none" w:sz="0" w:space="0" w:color="auto"/>
          </w:divBdr>
        </w:div>
        <w:div w:id="2112626340">
          <w:marLeft w:val="480"/>
          <w:marRight w:val="0"/>
          <w:marTop w:val="0"/>
          <w:marBottom w:val="0"/>
          <w:divBdr>
            <w:top w:val="none" w:sz="0" w:space="0" w:color="auto"/>
            <w:left w:val="none" w:sz="0" w:space="0" w:color="auto"/>
            <w:bottom w:val="none" w:sz="0" w:space="0" w:color="auto"/>
            <w:right w:val="none" w:sz="0" w:space="0" w:color="auto"/>
          </w:divBdr>
        </w:div>
        <w:div w:id="2125225086">
          <w:marLeft w:val="480"/>
          <w:marRight w:val="0"/>
          <w:marTop w:val="0"/>
          <w:marBottom w:val="0"/>
          <w:divBdr>
            <w:top w:val="none" w:sz="0" w:space="0" w:color="auto"/>
            <w:left w:val="none" w:sz="0" w:space="0" w:color="auto"/>
            <w:bottom w:val="none" w:sz="0" w:space="0" w:color="auto"/>
            <w:right w:val="none" w:sz="0" w:space="0" w:color="auto"/>
          </w:divBdr>
        </w:div>
        <w:div w:id="2139297851">
          <w:marLeft w:val="480"/>
          <w:marRight w:val="0"/>
          <w:marTop w:val="0"/>
          <w:marBottom w:val="0"/>
          <w:divBdr>
            <w:top w:val="none" w:sz="0" w:space="0" w:color="auto"/>
            <w:left w:val="none" w:sz="0" w:space="0" w:color="auto"/>
            <w:bottom w:val="none" w:sz="0" w:space="0" w:color="auto"/>
            <w:right w:val="none" w:sz="0" w:space="0" w:color="auto"/>
          </w:divBdr>
        </w:div>
        <w:div w:id="2141414365">
          <w:marLeft w:val="480"/>
          <w:marRight w:val="0"/>
          <w:marTop w:val="0"/>
          <w:marBottom w:val="0"/>
          <w:divBdr>
            <w:top w:val="none" w:sz="0" w:space="0" w:color="auto"/>
            <w:left w:val="none" w:sz="0" w:space="0" w:color="auto"/>
            <w:bottom w:val="none" w:sz="0" w:space="0" w:color="auto"/>
            <w:right w:val="none" w:sz="0" w:space="0" w:color="auto"/>
          </w:divBdr>
        </w:div>
        <w:div w:id="2147122727">
          <w:marLeft w:val="480"/>
          <w:marRight w:val="0"/>
          <w:marTop w:val="0"/>
          <w:marBottom w:val="0"/>
          <w:divBdr>
            <w:top w:val="none" w:sz="0" w:space="0" w:color="auto"/>
            <w:left w:val="none" w:sz="0" w:space="0" w:color="auto"/>
            <w:bottom w:val="none" w:sz="0" w:space="0" w:color="auto"/>
            <w:right w:val="none" w:sz="0" w:space="0" w:color="auto"/>
          </w:divBdr>
        </w:div>
      </w:divsChild>
    </w:div>
    <w:div w:id="536819282">
      <w:marLeft w:val="640"/>
      <w:marRight w:val="0"/>
      <w:marTop w:val="0"/>
      <w:marBottom w:val="0"/>
      <w:divBdr>
        <w:top w:val="none" w:sz="0" w:space="0" w:color="auto"/>
        <w:left w:val="none" w:sz="0" w:space="0" w:color="auto"/>
        <w:bottom w:val="none" w:sz="0" w:space="0" w:color="auto"/>
        <w:right w:val="none" w:sz="0" w:space="0" w:color="auto"/>
      </w:divBdr>
    </w:div>
    <w:div w:id="537201147">
      <w:bodyDiv w:val="1"/>
      <w:marLeft w:val="0"/>
      <w:marRight w:val="0"/>
      <w:marTop w:val="0"/>
      <w:marBottom w:val="0"/>
      <w:divBdr>
        <w:top w:val="none" w:sz="0" w:space="0" w:color="auto"/>
        <w:left w:val="none" w:sz="0" w:space="0" w:color="auto"/>
        <w:bottom w:val="none" w:sz="0" w:space="0" w:color="auto"/>
        <w:right w:val="none" w:sz="0" w:space="0" w:color="auto"/>
      </w:divBdr>
      <w:divsChild>
        <w:div w:id="91904001">
          <w:marLeft w:val="480"/>
          <w:marRight w:val="0"/>
          <w:marTop w:val="0"/>
          <w:marBottom w:val="0"/>
          <w:divBdr>
            <w:top w:val="none" w:sz="0" w:space="0" w:color="auto"/>
            <w:left w:val="none" w:sz="0" w:space="0" w:color="auto"/>
            <w:bottom w:val="none" w:sz="0" w:space="0" w:color="auto"/>
            <w:right w:val="none" w:sz="0" w:space="0" w:color="auto"/>
          </w:divBdr>
        </w:div>
        <w:div w:id="106891519">
          <w:marLeft w:val="480"/>
          <w:marRight w:val="0"/>
          <w:marTop w:val="0"/>
          <w:marBottom w:val="0"/>
          <w:divBdr>
            <w:top w:val="none" w:sz="0" w:space="0" w:color="auto"/>
            <w:left w:val="none" w:sz="0" w:space="0" w:color="auto"/>
            <w:bottom w:val="none" w:sz="0" w:space="0" w:color="auto"/>
            <w:right w:val="none" w:sz="0" w:space="0" w:color="auto"/>
          </w:divBdr>
        </w:div>
        <w:div w:id="135145184">
          <w:marLeft w:val="480"/>
          <w:marRight w:val="0"/>
          <w:marTop w:val="0"/>
          <w:marBottom w:val="0"/>
          <w:divBdr>
            <w:top w:val="none" w:sz="0" w:space="0" w:color="auto"/>
            <w:left w:val="none" w:sz="0" w:space="0" w:color="auto"/>
            <w:bottom w:val="none" w:sz="0" w:space="0" w:color="auto"/>
            <w:right w:val="none" w:sz="0" w:space="0" w:color="auto"/>
          </w:divBdr>
        </w:div>
        <w:div w:id="142279606">
          <w:marLeft w:val="480"/>
          <w:marRight w:val="0"/>
          <w:marTop w:val="0"/>
          <w:marBottom w:val="0"/>
          <w:divBdr>
            <w:top w:val="none" w:sz="0" w:space="0" w:color="auto"/>
            <w:left w:val="none" w:sz="0" w:space="0" w:color="auto"/>
            <w:bottom w:val="none" w:sz="0" w:space="0" w:color="auto"/>
            <w:right w:val="none" w:sz="0" w:space="0" w:color="auto"/>
          </w:divBdr>
        </w:div>
        <w:div w:id="182138406">
          <w:marLeft w:val="480"/>
          <w:marRight w:val="0"/>
          <w:marTop w:val="0"/>
          <w:marBottom w:val="0"/>
          <w:divBdr>
            <w:top w:val="none" w:sz="0" w:space="0" w:color="auto"/>
            <w:left w:val="none" w:sz="0" w:space="0" w:color="auto"/>
            <w:bottom w:val="none" w:sz="0" w:space="0" w:color="auto"/>
            <w:right w:val="none" w:sz="0" w:space="0" w:color="auto"/>
          </w:divBdr>
        </w:div>
        <w:div w:id="182785004">
          <w:marLeft w:val="480"/>
          <w:marRight w:val="0"/>
          <w:marTop w:val="0"/>
          <w:marBottom w:val="0"/>
          <w:divBdr>
            <w:top w:val="none" w:sz="0" w:space="0" w:color="auto"/>
            <w:left w:val="none" w:sz="0" w:space="0" w:color="auto"/>
            <w:bottom w:val="none" w:sz="0" w:space="0" w:color="auto"/>
            <w:right w:val="none" w:sz="0" w:space="0" w:color="auto"/>
          </w:divBdr>
        </w:div>
        <w:div w:id="183981331">
          <w:marLeft w:val="480"/>
          <w:marRight w:val="0"/>
          <w:marTop w:val="0"/>
          <w:marBottom w:val="0"/>
          <w:divBdr>
            <w:top w:val="none" w:sz="0" w:space="0" w:color="auto"/>
            <w:left w:val="none" w:sz="0" w:space="0" w:color="auto"/>
            <w:bottom w:val="none" w:sz="0" w:space="0" w:color="auto"/>
            <w:right w:val="none" w:sz="0" w:space="0" w:color="auto"/>
          </w:divBdr>
        </w:div>
        <w:div w:id="207256983">
          <w:marLeft w:val="480"/>
          <w:marRight w:val="0"/>
          <w:marTop w:val="0"/>
          <w:marBottom w:val="0"/>
          <w:divBdr>
            <w:top w:val="none" w:sz="0" w:space="0" w:color="auto"/>
            <w:left w:val="none" w:sz="0" w:space="0" w:color="auto"/>
            <w:bottom w:val="none" w:sz="0" w:space="0" w:color="auto"/>
            <w:right w:val="none" w:sz="0" w:space="0" w:color="auto"/>
          </w:divBdr>
        </w:div>
        <w:div w:id="236131560">
          <w:marLeft w:val="480"/>
          <w:marRight w:val="0"/>
          <w:marTop w:val="0"/>
          <w:marBottom w:val="0"/>
          <w:divBdr>
            <w:top w:val="none" w:sz="0" w:space="0" w:color="auto"/>
            <w:left w:val="none" w:sz="0" w:space="0" w:color="auto"/>
            <w:bottom w:val="none" w:sz="0" w:space="0" w:color="auto"/>
            <w:right w:val="none" w:sz="0" w:space="0" w:color="auto"/>
          </w:divBdr>
        </w:div>
        <w:div w:id="260189791">
          <w:marLeft w:val="480"/>
          <w:marRight w:val="0"/>
          <w:marTop w:val="0"/>
          <w:marBottom w:val="0"/>
          <w:divBdr>
            <w:top w:val="none" w:sz="0" w:space="0" w:color="auto"/>
            <w:left w:val="none" w:sz="0" w:space="0" w:color="auto"/>
            <w:bottom w:val="none" w:sz="0" w:space="0" w:color="auto"/>
            <w:right w:val="none" w:sz="0" w:space="0" w:color="auto"/>
          </w:divBdr>
        </w:div>
        <w:div w:id="282033077">
          <w:marLeft w:val="480"/>
          <w:marRight w:val="0"/>
          <w:marTop w:val="0"/>
          <w:marBottom w:val="0"/>
          <w:divBdr>
            <w:top w:val="none" w:sz="0" w:space="0" w:color="auto"/>
            <w:left w:val="none" w:sz="0" w:space="0" w:color="auto"/>
            <w:bottom w:val="none" w:sz="0" w:space="0" w:color="auto"/>
            <w:right w:val="none" w:sz="0" w:space="0" w:color="auto"/>
          </w:divBdr>
        </w:div>
        <w:div w:id="288823035">
          <w:marLeft w:val="480"/>
          <w:marRight w:val="0"/>
          <w:marTop w:val="0"/>
          <w:marBottom w:val="0"/>
          <w:divBdr>
            <w:top w:val="none" w:sz="0" w:space="0" w:color="auto"/>
            <w:left w:val="none" w:sz="0" w:space="0" w:color="auto"/>
            <w:bottom w:val="none" w:sz="0" w:space="0" w:color="auto"/>
            <w:right w:val="none" w:sz="0" w:space="0" w:color="auto"/>
          </w:divBdr>
        </w:div>
        <w:div w:id="329677841">
          <w:marLeft w:val="480"/>
          <w:marRight w:val="0"/>
          <w:marTop w:val="0"/>
          <w:marBottom w:val="0"/>
          <w:divBdr>
            <w:top w:val="none" w:sz="0" w:space="0" w:color="auto"/>
            <w:left w:val="none" w:sz="0" w:space="0" w:color="auto"/>
            <w:bottom w:val="none" w:sz="0" w:space="0" w:color="auto"/>
            <w:right w:val="none" w:sz="0" w:space="0" w:color="auto"/>
          </w:divBdr>
        </w:div>
        <w:div w:id="330105990">
          <w:marLeft w:val="480"/>
          <w:marRight w:val="0"/>
          <w:marTop w:val="0"/>
          <w:marBottom w:val="0"/>
          <w:divBdr>
            <w:top w:val="none" w:sz="0" w:space="0" w:color="auto"/>
            <w:left w:val="none" w:sz="0" w:space="0" w:color="auto"/>
            <w:bottom w:val="none" w:sz="0" w:space="0" w:color="auto"/>
            <w:right w:val="none" w:sz="0" w:space="0" w:color="auto"/>
          </w:divBdr>
        </w:div>
        <w:div w:id="337342897">
          <w:marLeft w:val="480"/>
          <w:marRight w:val="0"/>
          <w:marTop w:val="0"/>
          <w:marBottom w:val="0"/>
          <w:divBdr>
            <w:top w:val="none" w:sz="0" w:space="0" w:color="auto"/>
            <w:left w:val="none" w:sz="0" w:space="0" w:color="auto"/>
            <w:bottom w:val="none" w:sz="0" w:space="0" w:color="auto"/>
            <w:right w:val="none" w:sz="0" w:space="0" w:color="auto"/>
          </w:divBdr>
        </w:div>
        <w:div w:id="339740787">
          <w:marLeft w:val="480"/>
          <w:marRight w:val="0"/>
          <w:marTop w:val="0"/>
          <w:marBottom w:val="0"/>
          <w:divBdr>
            <w:top w:val="none" w:sz="0" w:space="0" w:color="auto"/>
            <w:left w:val="none" w:sz="0" w:space="0" w:color="auto"/>
            <w:bottom w:val="none" w:sz="0" w:space="0" w:color="auto"/>
            <w:right w:val="none" w:sz="0" w:space="0" w:color="auto"/>
          </w:divBdr>
        </w:div>
        <w:div w:id="341670131">
          <w:marLeft w:val="480"/>
          <w:marRight w:val="0"/>
          <w:marTop w:val="0"/>
          <w:marBottom w:val="0"/>
          <w:divBdr>
            <w:top w:val="none" w:sz="0" w:space="0" w:color="auto"/>
            <w:left w:val="none" w:sz="0" w:space="0" w:color="auto"/>
            <w:bottom w:val="none" w:sz="0" w:space="0" w:color="auto"/>
            <w:right w:val="none" w:sz="0" w:space="0" w:color="auto"/>
          </w:divBdr>
        </w:div>
        <w:div w:id="382020646">
          <w:marLeft w:val="480"/>
          <w:marRight w:val="0"/>
          <w:marTop w:val="0"/>
          <w:marBottom w:val="0"/>
          <w:divBdr>
            <w:top w:val="none" w:sz="0" w:space="0" w:color="auto"/>
            <w:left w:val="none" w:sz="0" w:space="0" w:color="auto"/>
            <w:bottom w:val="none" w:sz="0" w:space="0" w:color="auto"/>
            <w:right w:val="none" w:sz="0" w:space="0" w:color="auto"/>
          </w:divBdr>
        </w:div>
        <w:div w:id="433793066">
          <w:marLeft w:val="480"/>
          <w:marRight w:val="0"/>
          <w:marTop w:val="0"/>
          <w:marBottom w:val="0"/>
          <w:divBdr>
            <w:top w:val="none" w:sz="0" w:space="0" w:color="auto"/>
            <w:left w:val="none" w:sz="0" w:space="0" w:color="auto"/>
            <w:bottom w:val="none" w:sz="0" w:space="0" w:color="auto"/>
            <w:right w:val="none" w:sz="0" w:space="0" w:color="auto"/>
          </w:divBdr>
        </w:div>
        <w:div w:id="437333066">
          <w:marLeft w:val="480"/>
          <w:marRight w:val="0"/>
          <w:marTop w:val="0"/>
          <w:marBottom w:val="0"/>
          <w:divBdr>
            <w:top w:val="none" w:sz="0" w:space="0" w:color="auto"/>
            <w:left w:val="none" w:sz="0" w:space="0" w:color="auto"/>
            <w:bottom w:val="none" w:sz="0" w:space="0" w:color="auto"/>
            <w:right w:val="none" w:sz="0" w:space="0" w:color="auto"/>
          </w:divBdr>
        </w:div>
        <w:div w:id="440806743">
          <w:marLeft w:val="480"/>
          <w:marRight w:val="0"/>
          <w:marTop w:val="0"/>
          <w:marBottom w:val="0"/>
          <w:divBdr>
            <w:top w:val="none" w:sz="0" w:space="0" w:color="auto"/>
            <w:left w:val="none" w:sz="0" w:space="0" w:color="auto"/>
            <w:bottom w:val="none" w:sz="0" w:space="0" w:color="auto"/>
            <w:right w:val="none" w:sz="0" w:space="0" w:color="auto"/>
          </w:divBdr>
        </w:div>
        <w:div w:id="553464004">
          <w:marLeft w:val="480"/>
          <w:marRight w:val="0"/>
          <w:marTop w:val="0"/>
          <w:marBottom w:val="0"/>
          <w:divBdr>
            <w:top w:val="none" w:sz="0" w:space="0" w:color="auto"/>
            <w:left w:val="none" w:sz="0" w:space="0" w:color="auto"/>
            <w:bottom w:val="none" w:sz="0" w:space="0" w:color="auto"/>
            <w:right w:val="none" w:sz="0" w:space="0" w:color="auto"/>
          </w:divBdr>
        </w:div>
        <w:div w:id="569462860">
          <w:marLeft w:val="480"/>
          <w:marRight w:val="0"/>
          <w:marTop w:val="0"/>
          <w:marBottom w:val="0"/>
          <w:divBdr>
            <w:top w:val="none" w:sz="0" w:space="0" w:color="auto"/>
            <w:left w:val="none" w:sz="0" w:space="0" w:color="auto"/>
            <w:bottom w:val="none" w:sz="0" w:space="0" w:color="auto"/>
            <w:right w:val="none" w:sz="0" w:space="0" w:color="auto"/>
          </w:divBdr>
        </w:div>
        <w:div w:id="570968057">
          <w:marLeft w:val="480"/>
          <w:marRight w:val="0"/>
          <w:marTop w:val="0"/>
          <w:marBottom w:val="0"/>
          <w:divBdr>
            <w:top w:val="none" w:sz="0" w:space="0" w:color="auto"/>
            <w:left w:val="none" w:sz="0" w:space="0" w:color="auto"/>
            <w:bottom w:val="none" w:sz="0" w:space="0" w:color="auto"/>
            <w:right w:val="none" w:sz="0" w:space="0" w:color="auto"/>
          </w:divBdr>
        </w:div>
        <w:div w:id="611863225">
          <w:marLeft w:val="480"/>
          <w:marRight w:val="0"/>
          <w:marTop w:val="0"/>
          <w:marBottom w:val="0"/>
          <w:divBdr>
            <w:top w:val="none" w:sz="0" w:space="0" w:color="auto"/>
            <w:left w:val="none" w:sz="0" w:space="0" w:color="auto"/>
            <w:bottom w:val="none" w:sz="0" w:space="0" w:color="auto"/>
            <w:right w:val="none" w:sz="0" w:space="0" w:color="auto"/>
          </w:divBdr>
        </w:div>
        <w:div w:id="613052343">
          <w:marLeft w:val="480"/>
          <w:marRight w:val="0"/>
          <w:marTop w:val="0"/>
          <w:marBottom w:val="0"/>
          <w:divBdr>
            <w:top w:val="none" w:sz="0" w:space="0" w:color="auto"/>
            <w:left w:val="none" w:sz="0" w:space="0" w:color="auto"/>
            <w:bottom w:val="none" w:sz="0" w:space="0" w:color="auto"/>
            <w:right w:val="none" w:sz="0" w:space="0" w:color="auto"/>
          </w:divBdr>
        </w:div>
        <w:div w:id="633566712">
          <w:marLeft w:val="480"/>
          <w:marRight w:val="0"/>
          <w:marTop w:val="0"/>
          <w:marBottom w:val="0"/>
          <w:divBdr>
            <w:top w:val="none" w:sz="0" w:space="0" w:color="auto"/>
            <w:left w:val="none" w:sz="0" w:space="0" w:color="auto"/>
            <w:bottom w:val="none" w:sz="0" w:space="0" w:color="auto"/>
            <w:right w:val="none" w:sz="0" w:space="0" w:color="auto"/>
          </w:divBdr>
        </w:div>
        <w:div w:id="703948092">
          <w:marLeft w:val="480"/>
          <w:marRight w:val="0"/>
          <w:marTop w:val="0"/>
          <w:marBottom w:val="0"/>
          <w:divBdr>
            <w:top w:val="none" w:sz="0" w:space="0" w:color="auto"/>
            <w:left w:val="none" w:sz="0" w:space="0" w:color="auto"/>
            <w:bottom w:val="none" w:sz="0" w:space="0" w:color="auto"/>
            <w:right w:val="none" w:sz="0" w:space="0" w:color="auto"/>
          </w:divBdr>
        </w:div>
        <w:div w:id="753010673">
          <w:marLeft w:val="480"/>
          <w:marRight w:val="0"/>
          <w:marTop w:val="0"/>
          <w:marBottom w:val="0"/>
          <w:divBdr>
            <w:top w:val="none" w:sz="0" w:space="0" w:color="auto"/>
            <w:left w:val="none" w:sz="0" w:space="0" w:color="auto"/>
            <w:bottom w:val="none" w:sz="0" w:space="0" w:color="auto"/>
            <w:right w:val="none" w:sz="0" w:space="0" w:color="auto"/>
          </w:divBdr>
        </w:div>
        <w:div w:id="778137270">
          <w:marLeft w:val="480"/>
          <w:marRight w:val="0"/>
          <w:marTop w:val="0"/>
          <w:marBottom w:val="0"/>
          <w:divBdr>
            <w:top w:val="none" w:sz="0" w:space="0" w:color="auto"/>
            <w:left w:val="none" w:sz="0" w:space="0" w:color="auto"/>
            <w:bottom w:val="none" w:sz="0" w:space="0" w:color="auto"/>
            <w:right w:val="none" w:sz="0" w:space="0" w:color="auto"/>
          </w:divBdr>
        </w:div>
        <w:div w:id="834999064">
          <w:marLeft w:val="480"/>
          <w:marRight w:val="0"/>
          <w:marTop w:val="0"/>
          <w:marBottom w:val="0"/>
          <w:divBdr>
            <w:top w:val="none" w:sz="0" w:space="0" w:color="auto"/>
            <w:left w:val="none" w:sz="0" w:space="0" w:color="auto"/>
            <w:bottom w:val="none" w:sz="0" w:space="0" w:color="auto"/>
            <w:right w:val="none" w:sz="0" w:space="0" w:color="auto"/>
          </w:divBdr>
        </w:div>
        <w:div w:id="849104302">
          <w:marLeft w:val="480"/>
          <w:marRight w:val="0"/>
          <w:marTop w:val="0"/>
          <w:marBottom w:val="0"/>
          <w:divBdr>
            <w:top w:val="none" w:sz="0" w:space="0" w:color="auto"/>
            <w:left w:val="none" w:sz="0" w:space="0" w:color="auto"/>
            <w:bottom w:val="none" w:sz="0" w:space="0" w:color="auto"/>
            <w:right w:val="none" w:sz="0" w:space="0" w:color="auto"/>
          </w:divBdr>
        </w:div>
        <w:div w:id="858129159">
          <w:marLeft w:val="480"/>
          <w:marRight w:val="0"/>
          <w:marTop w:val="0"/>
          <w:marBottom w:val="0"/>
          <w:divBdr>
            <w:top w:val="none" w:sz="0" w:space="0" w:color="auto"/>
            <w:left w:val="none" w:sz="0" w:space="0" w:color="auto"/>
            <w:bottom w:val="none" w:sz="0" w:space="0" w:color="auto"/>
            <w:right w:val="none" w:sz="0" w:space="0" w:color="auto"/>
          </w:divBdr>
        </w:div>
        <w:div w:id="875121404">
          <w:marLeft w:val="480"/>
          <w:marRight w:val="0"/>
          <w:marTop w:val="0"/>
          <w:marBottom w:val="0"/>
          <w:divBdr>
            <w:top w:val="none" w:sz="0" w:space="0" w:color="auto"/>
            <w:left w:val="none" w:sz="0" w:space="0" w:color="auto"/>
            <w:bottom w:val="none" w:sz="0" w:space="0" w:color="auto"/>
            <w:right w:val="none" w:sz="0" w:space="0" w:color="auto"/>
          </w:divBdr>
        </w:div>
        <w:div w:id="890464655">
          <w:marLeft w:val="480"/>
          <w:marRight w:val="0"/>
          <w:marTop w:val="0"/>
          <w:marBottom w:val="0"/>
          <w:divBdr>
            <w:top w:val="none" w:sz="0" w:space="0" w:color="auto"/>
            <w:left w:val="none" w:sz="0" w:space="0" w:color="auto"/>
            <w:bottom w:val="none" w:sz="0" w:space="0" w:color="auto"/>
            <w:right w:val="none" w:sz="0" w:space="0" w:color="auto"/>
          </w:divBdr>
        </w:div>
        <w:div w:id="891843260">
          <w:marLeft w:val="480"/>
          <w:marRight w:val="0"/>
          <w:marTop w:val="0"/>
          <w:marBottom w:val="0"/>
          <w:divBdr>
            <w:top w:val="none" w:sz="0" w:space="0" w:color="auto"/>
            <w:left w:val="none" w:sz="0" w:space="0" w:color="auto"/>
            <w:bottom w:val="none" w:sz="0" w:space="0" w:color="auto"/>
            <w:right w:val="none" w:sz="0" w:space="0" w:color="auto"/>
          </w:divBdr>
        </w:div>
        <w:div w:id="944465071">
          <w:marLeft w:val="480"/>
          <w:marRight w:val="0"/>
          <w:marTop w:val="0"/>
          <w:marBottom w:val="0"/>
          <w:divBdr>
            <w:top w:val="none" w:sz="0" w:space="0" w:color="auto"/>
            <w:left w:val="none" w:sz="0" w:space="0" w:color="auto"/>
            <w:bottom w:val="none" w:sz="0" w:space="0" w:color="auto"/>
            <w:right w:val="none" w:sz="0" w:space="0" w:color="auto"/>
          </w:divBdr>
        </w:div>
        <w:div w:id="990208060">
          <w:marLeft w:val="480"/>
          <w:marRight w:val="0"/>
          <w:marTop w:val="0"/>
          <w:marBottom w:val="0"/>
          <w:divBdr>
            <w:top w:val="none" w:sz="0" w:space="0" w:color="auto"/>
            <w:left w:val="none" w:sz="0" w:space="0" w:color="auto"/>
            <w:bottom w:val="none" w:sz="0" w:space="0" w:color="auto"/>
            <w:right w:val="none" w:sz="0" w:space="0" w:color="auto"/>
          </w:divBdr>
        </w:div>
        <w:div w:id="1000426255">
          <w:marLeft w:val="480"/>
          <w:marRight w:val="0"/>
          <w:marTop w:val="0"/>
          <w:marBottom w:val="0"/>
          <w:divBdr>
            <w:top w:val="none" w:sz="0" w:space="0" w:color="auto"/>
            <w:left w:val="none" w:sz="0" w:space="0" w:color="auto"/>
            <w:bottom w:val="none" w:sz="0" w:space="0" w:color="auto"/>
            <w:right w:val="none" w:sz="0" w:space="0" w:color="auto"/>
          </w:divBdr>
        </w:div>
        <w:div w:id="1024595101">
          <w:marLeft w:val="480"/>
          <w:marRight w:val="0"/>
          <w:marTop w:val="0"/>
          <w:marBottom w:val="0"/>
          <w:divBdr>
            <w:top w:val="none" w:sz="0" w:space="0" w:color="auto"/>
            <w:left w:val="none" w:sz="0" w:space="0" w:color="auto"/>
            <w:bottom w:val="none" w:sz="0" w:space="0" w:color="auto"/>
            <w:right w:val="none" w:sz="0" w:space="0" w:color="auto"/>
          </w:divBdr>
        </w:div>
        <w:div w:id="1087968587">
          <w:marLeft w:val="480"/>
          <w:marRight w:val="0"/>
          <w:marTop w:val="0"/>
          <w:marBottom w:val="0"/>
          <w:divBdr>
            <w:top w:val="none" w:sz="0" w:space="0" w:color="auto"/>
            <w:left w:val="none" w:sz="0" w:space="0" w:color="auto"/>
            <w:bottom w:val="none" w:sz="0" w:space="0" w:color="auto"/>
            <w:right w:val="none" w:sz="0" w:space="0" w:color="auto"/>
          </w:divBdr>
        </w:div>
        <w:div w:id="1136071503">
          <w:marLeft w:val="480"/>
          <w:marRight w:val="0"/>
          <w:marTop w:val="0"/>
          <w:marBottom w:val="0"/>
          <w:divBdr>
            <w:top w:val="none" w:sz="0" w:space="0" w:color="auto"/>
            <w:left w:val="none" w:sz="0" w:space="0" w:color="auto"/>
            <w:bottom w:val="none" w:sz="0" w:space="0" w:color="auto"/>
            <w:right w:val="none" w:sz="0" w:space="0" w:color="auto"/>
          </w:divBdr>
        </w:div>
        <w:div w:id="1174567661">
          <w:marLeft w:val="480"/>
          <w:marRight w:val="0"/>
          <w:marTop w:val="0"/>
          <w:marBottom w:val="0"/>
          <w:divBdr>
            <w:top w:val="none" w:sz="0" w:space="0" w:color="auto"/>
            <w:left w:val="none" w:sz="0" w:space="0" w:color="auto"/>
            <w:bottom w:val="none" w:sz="0" w:space="0" w:color="auto"/>
            <w:right w:val="none" w:sz="0" w:space="0" w:color="auto"/>
          </w:divBdr>
        </w:div>
        <w:div w:id="1174608064">
          <w:marLeft w:val="480"/>
          <w:marRight w:val="0"/>
          <w:marTop w:val="0"/>
          <w:marBottom w:val="0"/>
          <w:divBdr>
            <w:top w:val="none" w:sz="0" w:space="0" w:color="auto"/>
            <w:left w:val="none" w:sz="0" w:space="0" w:color="auto"/>
            <w:bottom w:val="none" w:sz="0" w:space="0" w:color="auto"/>
            <w:right w:val="none" w:sz="0" w:space="0" w:color="auto"/>
          </w:divBdr>
        </w:div>
        <w:div w:id="1175221872">
          <w:marLeft w:val="480"/>
          <w:marRight w:val="0"/>
          <w:marTop w:val="0"/>
          <w:marBottom w:val="0"/>
          <w:divBdr>
            <w:top w:val="none" w:sz="0" w:space="0" w:color="auto"/>
            <w:left w:val="none" w:sz="0" w:space="0" w:color="auto"/>
            <w:bottom w:val="none" w:sz="0" w:space="0" w:color="auto"/>
            <w:right w:val="none" w:sz="0" w:space="0" w:color="auto"/>
          </w:divBdr>
        </w:div>
        <w:div w:id="1276909125">
          <w:marLeft w:val="480"/>
          <w:marRight w:val="0"/>
          <w:marTop w:val="0"/>
          <w:marBottom w:val="0"/>
          <w:divBdr>
            <w:top w:val="none" w:sz="0" w:space="0" w:color="auto"/>
            <w:left w:val="none" w:sz="0" w:space="0" w:color="auto"/>
            <w:bottom w:val="none" w:sz="0" w:space="0" w:color="auto"/>
            <w:right w:val="none" w:sz="0" w:space="0" w:color="auto"/>
          </w:divBdr>
        </w:div>
        <w:div w:id="1339774874">
          <w:marLeft w:val="480"/>
          <w:marRight w:val="0"/>
          <w:marTop w:val="0"/>
          <w:marBottom w:val="0"/>
          <w:divBdr>
            <w:top w:val="none" w:sz="0" w:space="0" w:color="auto"/>
            <w:left w:val="none" w:sz="0" w:space="0" w:color="auto"/>
            <w:bottom w:val="none" w:sz="0" w:space="0" w:color="auto"/>
            <w:right w:val="none" w:sz="0" w:space="0" w:color="auto"/>
          </w:divBdr>
        </w:div>
        <w:div w:id="1364288110">
          <w:marLeft w:val="480"/>
          <w:marRight w:val="0"/>
          <w:marTop w:val="0"/>
          <w:marBottom w:val="0"/>
          <w:divBdr>
            <w:top w:val="none" w:sz="0" w:space="0" w:color="auto"/>
            <w:left w:val="none" w:sz="0" w:space="0" w:color="auto"/>
            <w:bottom w:val="none" w:sz="0" w:space="0" w:color="auto"/>
            <w:right w:val="none" w:sz="0" w:space="0" w:color="auto"/>
          </w:divBdr>
        </w:div>
        <w:div w:id="1435441100">
          <w:marLeft w:val="480"/>
          <w:marRight w:val="0"/>
          <w:marTop w:val="0"/>
          <w:marBottom w:val="0"/>
          <w:divBdr>
            <w:top w:val="none" w:sz="0" w:space="0" w:color="auto"/>
            <w:left w:val="none" w:sz="0" w:space="0" w:color="auto"/>
            <w:bottom w:val="none" w:sz="0" w:space="0" w:color="auto"/>
            <w:right w:val="none" w:sz="0" w:space="0" w:color="auto"/>
          </w:divBdr>
        </w:div>
        <w:div w:id="1436710603">
          <w:marLeft w:val="480"/>
          <w:marRight w:val="0"/>
          <w:marTop w:val="0"/>
          <w:marBottom w:val="0"/>
          <w:divBdr>
            <w:top w:val="none" w:sz="0" w:space="0" w:color="auto"/>
            <w:left w:val="none" w:sz="0" w:space="0" w:color="auto"/>
            <w:bottom w:val="none" w:sz="0" w:space="0" w:color="auto"/>
            <w:right w:val="none" w:sz="0" w:space="0" w:color="auto"/>
          </w:divBdr>
        </w:div>
        <w:div w:id="1473793541">
          <w:marLeft w:val="480"/>
          <w:marRight w:val="0"/>
          <w:marTop w:val="0"/>
          <w:marBottom w:val="0"/>
          <w:divBdr>
            <w:top w:val="none" w:sz="0" w:space="0" w:color="auto"/>
            <w:left w:val="none" w:sz="0" w:space="0" w:color="auto"/>
            <w:bottom w:val="none" w:sz="0" w:space="0" w:color="auto"/>
            <w:right w:val="none" w:sz="0" w:space="0" w:color="auto"/>
          </w:divBdr>
        </w:div>
        <w:div w:id="1486360523">
          <w:marLeft w:val="480"/>
          <w:marRight w:val="0"/>
          <w:marTop w:val="0"/>
          <w:marBottom w:val="0"/>
          <w:divBdr>
            <w:top w:val="none" w:sz="0" w:space="0" w:color="auto"/>
            <w:left w:val="none" w:sz="0" w:space="0" w:color="auto"/>
            <w:bottom w:val="none" w:sz="0" w:space="0" w:color="auto"/>
            <w:right w:val="none" w:sz="0" w:space="0" w:color="auto"/>
          </w:divBdr>
        </w:div>
        <w:div w:id="1497040597">
          <w:marLeft w:val="480"/>
          <w:marRight w:val="0"/>
          <w:marTop w:val="0"/>
          <w:marBottom w:val="0"/>
          <w:divBdr>
            <w:top w:val="none" w:sz="0" w:space="0" w:color="auto"/>
            <w:left w:val="none" w:sz="0" w:space="0" w:color="auto"/>
            <w:bottom w:val="none" w:sz="0" w:space="0" w:color="auto"/>
            <w:right w:val="none" w:sz="0" w:space="0" w:color="auto"/>
          </w:divBdr>
        </w:div>
        <w:div w:id="1531921019">
          <w:marLeft w:val="480"/>
          <w:marRight w:val="0"/>
          <w:marTop w:val="0"/>
          <w:marBottom w:val="0"/>
          <w:divBdr>
            <w:top w:val="none" w:sz="0" w:space="0" w:color="auto"/>
            <w:left w:val="none" w:sz="0" w:space="0" w:color="auto"/>
            <w:bottom w:val="none" w:sz="0" w:space="0" w:color="auto"/>
            <w:right w:val="none" w:sz="0" w:space="0" w:color="auto"/>
          </w:divBdr>
        </w:div>
        <w:div w:id="1545294251">
          <w:marLeft w:val="480"/>
          <w:marRight w:val="0"/>
          <w:marTop w:val="0"/>
          <w:marBottom w:val="0"/>
          <w:divBdr>
            <w:top w:val="none" w:sz="0" w:space="0" w:color="auto"/>
            <w:left w:val="none" w:sz="0" w:space="0" w:color="auto"/>
            <w:bottom w:val="none" w:sz="0" w:space="0" w:color="auto"/>
            <w:right w:val="none" w:sz="0" w:space="0" w:color="auto"/>
          </w:divBdr>
        </w:div>
        <w:div w:id="1565990108">
          <w:marLeft w:val="480"/>
          <w:marRight w:val="0"/>
          <w:marTop w:val="0"/>
          <w:marBottom w:val="0"/>
          <w:divBdr>
            <w:top w:val="none" w:sz="0" w:space="0" w:color="auto"/>
            <w:left w:val="none" w:sz="0" w:space="0" w:color="auto"/>
            <w:bottom w:val="none" w:sz="0" w:space="0" w:color="auto"/>
            <w:right w:val="none" w:sz="0" w:space="0" w:color="auto"/>
          </w:divBdr>
        </w:div>
        <w:div w:id="1576281958">
          <w:marLeft w:val="480"/>
          <w:marRight w:val="0"/>
          <w:marTop w:val="0"/>
          <w:marBottom w:val="0"/>
          <w:divBdr>
            <w:top w:val="none" w:sz="0" w:space="0" w:color="auto"/>
            <w:left w:val="none" w:sz="0" w:space="0" w:color="auto"/>
            <w:bottom w:val="none" w:sz="0" w:space="0" w:color="auto"/>
            <w:right w:val="none" w:sz="0" w:space="0" w:color="auto"/>
          </w:divBdr>
        </w:div>
        <w:div w:id="1617829541">
          <w:marLeft w:val="480"/>
          <w:marRight w:val="0"/>
          <w:marTop w:val="0"/>
          <w:marBottom w:val="0"/>
          <w:divBdr>
            <w:top w:val="none" w:sz="0" w:space="0" w:color="auto"/>
            <w:left w:val="none" w:sz="0" w:space="0" w:color="auto"/>
            <w:bottom w:val="none" w:sz="0" w:space="0" w:color="auto"/>
            <w:right w:val="none" w:sz="0" w:space="0" w:color="auto"/>
          </w:divBdr>
        </w:div>
        <w:div w:id="1635602976">
          <w:marLeft w:val="480"/>
          <w:marRight w:val="0"/>
          <w:marTop w:val="0"/>
          <w:marBottom w:val="0"/>
          <w:divBdr>
            <w:top w:val="none" w:sz="0" w:space="0" w:color="auto"/>
            <w:left w:val="none" w:sz="0" w:space="0" w:color="auto"/>
            <w:bottom w:val="none" w:sz="0" w:space="0" w:color="auto"/>
            <w:right w:val="none" w:sz="0" w:space="0" w:color="auto"/>
          </w:divBdr>
        </w:div>
        <w:div w:id="1662343751">
          <w:marLeft w:val="480"/>
          <w:marRight w:val="0"/>
          <w:marTop w:val="0"/>
          <w:marBottom w:val="0"/>
          <w:divBdr>
            <w:top w:val="none" w:sz="0" w:space="0" w:color="auto"/>
            <w:left w:val="none" w:sz="0" w:space="0" w:color="auto"/>
            <w:bottom w:val="none" w:sz="0" w:space="0" w:color="auto"/>
            <w:right w:val="none" w:sz="0" w:space="0" w:color="auto"/>
          </w:divBdr>
        </w:div>
        <w:div w:id="1712923046">
          <w:marLeft w:val="480"/>
          <w:marRight w:val="0"/>
          <w:marTop w:val="0"/>
          <w:marBottom w:val="0"/>
          <w:divBdr>
            <w:top w:val="none" w:sz="0" w:space="0" w:color="auto"/>
            <w:left w:val="none" w:sz="0" w:space="0" w:color="auto"/>
            <w:bottom w:val="none" w:sz="0" w:space="0" w:color="auto"/>
            <w:right w:val="none" w:sz="0" w:space="0" w:color="auto"/>
          </w:divBdr>
        </w:div>
        <w:div w:id="1801873488">
          <w:marLeft w:val="480"/>
          <w:marRight w:val="0"/>
          <w:marTop w:val="0"/>
          <w:marBottom w:val="0"/>
          <w:divBdr>
            <w:top w:val="none" w:sz="0" w:space="0" w:color="auto"/>
            <w:left w:val="none" w:sz="0" w:space="0" w:color="auto"/>
            <w:bottom w:val="none" w:sz="0" w:space="0" w:color="auto"/>
            <w:right w:val="none" w:sz="0" w:space="0" w:color="auto"/>
          </w:divBdr>
        </w:div>
        <w:div w:id="1820539312">
          <w:marLeft w:val="480"/>
          <w:marRight w:val="0"/>
          <w:marTop w:val="0"/>
          <w:marBottom w:val="0"/>
          <w:divBdr>
            <w:top w:val="none" w:sz="0" w:space="0" w:color="auto"/>
            <w:left w:val="none" w:sz="0" w:space="0" w:color="auto"/>
            <w:bottom w:val="none" w:sz="0" w:space="0" w:color="auto"/>
            <w:right w:val="none" w:sz="0" w:space="0" w:color="auto"/>
          </w:divBdr>
        </w:div>
        <w:div w:id="1906842049">
          <w:marLeft w:val="480"/>
          <w:marRight w:val="0"/>
          <w:marTop w:val="0"/>
          <w:marBottom w:val="0"/>
          <w:divBdr>
            <w:top w:val="none" w:sz="0" w:space="0" w:color="auto"/>
            <w:left w:val="none" w:sz="0" w:space="0" w:color="auto"/>
            <w:bottom w:val="none" w:sz="0" w:space="0" w:color="auto"/>
            <w:right w:val="none" w:sz="0" w:space="0" w:color="auto"/>
          </w:divBdr>
        </w:div>
        <w:div w:id="1914461017">
          <w:marLeft w:val="480"/>
          <w:marRight w:val="0"/>
          <w:marTop w:val="0"/>
          <w:marBottom w:val="0"/>
          <w:divBdr>
            <w:top w:val="none" w:sz="0" w:space="0" w:color="auto"/>
            <w:left w:val="none" w:sz="0" w:space="0" w:color="auto"/>
            <w:bottom w:val="none" w:sz="0" w:space="0" w:color="auto"/>
            <w:right w:val="none" w:sz="0" w:space="0" w:color="auto"/>
          </w:divBdr>
        </w:div>
        <w:div w:id="1918592712">
          <w:marLeft w:val="480"/>
          <w:marRight w:val="0"/>
          <w:marTop w:val="0"/>
          <w:marBottom w:val="0"/>
          <w:divBdr>
            <w:top w:val="none" w:sz="0" w:space="0" w:color="auto"/>
            <w:left w:val="none" w:sz="0" w:space="0" w:color="auto"/>
            <w:bottom w:val="none" w:sz="0" w:space="0" w:color="auto"/>
            <w:right w:val="none" w:sz="0" w:space="0" w:color="auto"/>
          </w:divBdr>
        </w:div>
        <w:div w:id="1928808676">
          <w:marLeft w:val="480"/>
          <w:marRight w:val="0"/>
          <w:marTop w:val="0"/>
          <w:marBottom w:val="0"/>
          <w:divBdr>
            <w:top w:val="none" w:sz="0" w:space="0" w:color="auto"/>
            <w:left w:val="none" w:sz="0" w:space="0" w:color="auto"/>
            <w:bottom w:val="none" w:sz="0" w:space="0" w:color="auto"/>
            <w:right w:val="none" w:sz="0" w:space="0" w:color="auto"/>
          </w:divBdr>
        </w:div>
        <w:div w:id="1934583005">
          <w:marLeft w:val="480"/>
          <w:marRight w:val="0"/>
          <w:marTop w:val="0"/>
          <w:marBottom w:val="0"/>
          <w:divBdr>
            <w:top w:val="none" w:sz="0" w:space="0" w:color="auto"/>
            <w:left w:val="none" w:sz="0" w:space="0" w:color="auto"/>
            <w:bottom w:val="none" w:sz="0" w:space="0" w:color="auto"/>
            <w:right w:val="none" w:sz="0" w:space="0" w:color="auto"/>
          </w:divBdr>
        </w:div>
        <w:div w:id="1993872974">
          <w:marLeft w:val="480"/>
          <w:marRight w:val="0"/>
          <w:marTop w:val="0"/>
          <w:marBottom w:val="0"/>
          <w:divBdr>
            <w:top w:val="none" w:sz="0" w:space="0" w:color="auto"/>
            <w:left w:val="none" w:sz="0" w:space="0" w:color="auto"/>
            <w:bottom w:val="none" w:sz="0" w:space="0" w:color="auto"/>
            <w:right w:val="none" w:sz="0" w:space="0" w:color="auto"/>
          </w:divBdr>
        </w:div>
        <w:div w:id="2093551119">
          <w:marLeft w:val="480"/>
          <w:marRight w:val="0"/>
          <w:marTop w:val="0"/>
          <w:marBottom w:val="0"/>
          <w:divBdr>
            <w:top w:val="none" w:sz="0" w:space="0" w:color="auto"/>
            <w:left w:val="none" w:sz="0" w:space="0" w:color="auto"/>
            <w:bottom w:val="none" w:sz="0" w:space="0" w:color="auto"/>
            <w:right w:val="none" w:sz="0" w:space="0" w:color="auto"/>
          </w:divBdr>
        </w:div>
        <w:div w:id="2122871572">
          <w:marLeft w:val="480"/>
          <w:marRight w:val="0"/>
          <w:marTop w:val="0"/>
          <w:marBottom w:val="0"/>
          <w:divBdr>
            <w:top w:val="none" w:sz="0" w:space="0" w:color="auto"/>
            <w:left w:val="none" w:sz="0" w:space="0" w:color="auto"/>
            <w:bottom w:val="none" w:sz="0" w:space="0" w:color="auto"/>
            <w:right w:val="none" w:sz="0" w:space="0" w:color="auto"/>
          </w:divBdr>
        </w:div>
      </w:divsChild>
    </w:div>
    <w:div w:id="537281614">
      <w:marLeft w:val="640"/>
      <w:marRight w:val="0"/>
      <w:marTop w:val="0"/>
      <w:marBottom w:val="0"/>
      <w:divBdr>
        <w:top w:val="none" w:sz="0" w:space="0" w:color="auto"/>
        <w:left w:val="none" w:sz="0" w:space="0" w:color="auto"/>
        <w:bottom w:val="none" w:sz="0" w:space="0" w:color="auto"/>
        <w:right w:val="none" w:sz="0" w:space="0" w:color="auto"/>
      </w:divBdr>
    </w:div>
    <w:div w:id="537619445">
      <w:marLeft w:val="640"/>
      <w:marRight w:val="0"/>
      <w:marTop w:val="0"/>
      <w:marBottom w:val="0"/>
      <w:divBdr>
        <w:top w:val="none" w:sz="0" w:space="0" w:color="auto"/>
        <w:left w:val="none" w:sz="0" w:space="0" w:color="auto"/>
        <w:bottom w:val="none" w:sz="0" w:space="0" w:color="auto"/>
        <w:right w:val="none" w:sz="0" w:space="0" w:color="auto"/>
      </w:divBdr>
    </w:div>
    <w:div w:id="537746290">
      <w:marLeft w:val="640"/>
      <w:marRight w:val="0"/>
      <w:marTop w:val="0"/>
      <w:marBottom w:val="0"/>
      <w:divBdr>
        <w:top w:val="none" w:sz="0" w:space="0" w:color="auto"/>
        <w:left w:val="none" w:sz="0" w:space="0" w:color="auto"/>
        <w:bottom w:val="none" w:sz="0" w:space="0" w:color="auto"/>
        <w:right w:val="none" w:sz="0" w:space="0" w:color="auto"/>
      </w:divBdr>
    </w:div>
    <w:div w:id="537819340">
      <w:marLeft w:val="640"/>
      <w:marRight w:val="0"/>
      <w:marTop w:val="0"/>
      <w:marBottom w:val="0"/>
      <w:divBdr>
        <w:top w:val="none" w:sz="0" w:space="0" w:color="auto"/>
        <w:left w:val="none" w:sz="0" w:space="0" w:color="auto"/>
        <w:bottom w:val="none" w:sz="0" w:space="0" w:color="auto"/>
        <w:right w:val="none" w:sz="0" w:space="0" w:color="auto"/>
      </w:divBdr>
    </w:div>
    <w:div w:id="537933419">
      <w:marLeft w:val="640"/>
      <w:marRight w:val="0"/>
      <w:marTop w:val="0"/>
      <w:marBottom w:val="0"/>
      <w:divBdr>
        <w:top w:val="none" w:sz="0" w:space="0" w:color="auto"/>
        <w:left w:val="none" w:sz="0" w:space="0" w:color="auto"/>
        <w:bottom w:val="none" w:sz="0" w:space="0" w:color="auto"/>
        <w:right w:val="none" w:sz="0" w:space="0" w:color="auto"/>
      </w:divBdr>
    </w:div>
    <w:div w:id="538395062">
      <w:bodyDiv w:val="1"/>
      <w:marLeft w:val="0"/>
      <w:marRight w:val="0"/>
      <w:marTop w:val="0"/>
      <w:marBottom w:val="0"/>
      <w:divBdr>
        <w:top w:val="none" w:sz="0" w:space="0" w:color="auto"/>
        <w:left w:val="none" w:sz="0" w:space="0" w:color="auto"/>
        <w:bottom w:val="none" w:sz="0" w:space="0" w:color="auto"/>
        <w:right w:val="none" w:sz="0" w:space="0" w:color="auto"/>
      </w:divBdr>
      <w:divsChild>
        <w:div w:id="11615839">
          <w:marLeft w:val="480"/>
          <w:marRight w:val="0"/>
          <w:marTop w:val="0"/>
          <w:marBottom w:val="0"/>
          <w:divBdr>
            <w:top w:val="none" w:sz="0" w:space="0" w:color="auto"/>
            <w:left w:val="none" w:sz="0" w:space="0" w:color="auto"/>
            <w:bottom w:val="none" w:sz="0" w:space="0" w:color="auto"/>
            <w:right w:val="none" w:sz="0" w:space="0" w:color="auto"/>
          </w:divBdr>
        </w:div>
        <w:div w:id="24453165">
          <w:marLeft w:val="480"/>
          <w:marRight w:val="0"/>
          <w:marTop w:val="0"/>
          <w:marBottom w:val="0"/>
          <w:divBdr>
            <w:top w:val="none" w:sz="0" w:space="0" w:color="auto"/>
            <w:left w:val="none" w:sz="0" w:space="0" w:color="auto"/>
            <w:bottom w:val="none" w:sz="0" w:space="0" w:color="auto"/>
            <w:right w:val="none" w:sz="0" w:space="0" w:color="auto"/>
          </w:divBdr>
        </w:div>
        <w:div w:id="50664612">
          <w:marLeft w:val="480"/>
          <w:marRight w:val="0"/>
          <w:marTop w:val="0"/>
          <w:marBottom w:val="0"/>
          <w:divBdr>
            <w:top w:val="none" w:sz="0" w:space="0" w:color="auto"/>
            <w:left w:val="none" w:sz="0" w:space="0" w:color="auto"/>
            <w:bottom w:val="none" w:sz="0" w:space="0" w:color="auto"/>
            <w:right w:val="none" w:sz="0" w:space="0" w:color="auto"/>
          </w:divBdr>
        </w:div>
        <w:div w:id="77364733">
          <w:marLeft w:val="480"/>
          <w:marRight w:val="0"/>
          <w:marTop w:val="0"/>
          <w:marBottom w:val="0"/>
          <w:divBdr>
            <w:top w:val="none" w:sz="0" w:space="0" w:color="auto"/>
            <w:left w:val="none" w:sz="0" w:space="0" w:color="auto"/>
            <w:bottom w:val="none" w:sz="0" w:space="0" w:color="auto"/>
            <w:right w:val="none" w:sz="0" w:space="0" w:color="auto"/>
          </w:divBdr>
        </w:div>
        <w:div w:id="113446606">
          <w:marLeft w:val="480"/>
          <w:marRight w:val="0"/>
          <w:marTop w:val="0"/>
          <w:marBottom w:val="0"/>
          <w:divBdr>
            <w:top w:val="none" w:sz="0" w:space="0" w:color="auto"/>
            <w:left w:val="none" w:sz="0" w:space="0" w:color="auto"/>
            <w:bottom w:val="none" w:sz="0" w:space="0" w:color="auto"/>
            <w:right w:val="none" w:sz="0" w:space="0" w:color="auto"/>
          </w:divBdr>
        </w:div>
        <w:div w:id="147525642">
          <w:marLeft w:val="480"/>
          <w:marRight w:val="0"/>
          <w:marTop w:val="0"/>
          <w:marBottom w:val="0"/>
          <w:divBdr>
            <w:top w:val="none" w:sz="0" w:space="0" w:color="auto"/>
            <w:left w:val="none" w:sz="0" w:space="0" w:color="auto"/>
            <w:bottom w:val="none" w:sz="0" w:space="0" w:color="auto"/>
            <w:right w:val="none" w:sz="0" w:space="0" w:color="auto"/>
          </w:divBdr>
        </w:div>
        <w:div w:id="173810876">
          <w:marLeft w:val="480"/>
          <w:marRight w:val="0"/>
          <w:marTop w:val="0"/>
          <w:marBottom w:val="0"/>
          <w:divBdr>
            <w:top w:val="none" w:sz="0" w:space="0" w:color="auto"/>
            <w:left w:val="none" w:sz="0" w:space="0" w:color="auto"/>
            <w:bottom w:val="none" w:sz="0" w:space="0" w:color="auto"/>
            <w:right w:val="none" w:sz="0" w:space="0" w:color="auto"/>
          </w:divBdr>
        </w:div>
        <w:div w:id="211116762">
          <w:marLeft w:val="480"/>
          <w:marRight w:val="0"/>
          <w:marTop w:val="0"/>
          <w:marBottom w:val="0"/>
          <w:divBdr>
            <w:top w:val="none" w:sz="0" w:space="0" w:color="auto"/>
            <w:left w:val="none" w:sz="0" w:space="0" w:color="auto"/>
            <w:bottom w:val="none" w:sz="0" w:space="0" w:color="auto"/>
            <w:right w:val="none" w:sz="0" w:space="0" w:color="auto"/>
          </w:divBdr>
        </w:div>
        <w:div w:id="213008666">
          <w:marLeft w:val="480"/>
          <w:marRight w:val="0"/>
          <w:marTop w:val="0"/>
          <w:marBottom w:val="0"/>
          <w:divBdr>
            <w:top w:val="none" w:sz="0" w:space="0" w:color="auto"/>
            <w:left w:val="none" w:sz="0" w:space="0" w:color="auto"/>
            <w:bottom w:val="none" w:sz="0" w:space="0" w:color="auto"/>
            <w:right w:val="none" w:sz="0" w:space="0" w:color="auto"/>
          </w:divBdr>
        </w:div>
        <w:div w:id="214969891">
          <w:marLeft w:val="480"/>
          <w:marRight w:val="0"/>
          <w:marTop w:val="0"/>
          <w:marBottom w:val="0"/>
          <w:divBdr>
            <w:top w:val="none" w:sz="0" w:space="0" w:color="auto"/>
            <w:left w:val="none" w:sz="0" w:space="0" w:color="auto"/>
            <w:bottom w:val="none" w:sz="0" w:space="0" w:color="auto"/>
            <w:right w:val="none" w:sz="0" w:space="0" w:color="auto"/>
          </w:divBdr>
        </w:div>
        <w:div w:id="226308727">
          <w:marLeft w:val="480"/>
          <w:marRight w:val="0"/>
          <w:marTop w:val="0"/>
          <w:marBottom w:val="0"/>
          <w:divBdr>
            <w:top w:val="none" w:sz="0" w:space="0" w:color="auto"/>
            <w:left w:val="none" w:sz="0" w:space="0" w:color="auto"/>
            <w:bottom w:val="none" w:sz="0" w:space="0" w:color="auto"/>
            <w:right w:val="none" w:sz="0" w:space="0" w:color="auto"/>
          </w:divBdr>
        </w:div>
        <w:div w:id="237057757">
          <w:marLeft w:val="480"/>
          <w:marRight w:val="0"/>
          <w:marTop w:val="0"/>
          <w:marBottom w:val="0"/>
          <w:divBdr>
            <w:top w:val="none" w:sz="0" w:space="0" w:color="auto"/>
            <w:left w:val="none" w:sz="0" w:space="0" w:color="auto"/>
            <w:bottom w:val="none" w:sz="0" w:space="0" w:color="auto"/>
            <w:right w:val="none" w:sz="0" w:space="0" w:color="auto"/>
          </w:divBdr>
        </w:div>
        <w:div w:id="270170637">
          <w:marLeft w:val="480"/>
          <w:marRight w:val="0"/>
          <w:marTop w:val="0"/>
          <w:marBottom w:val="0"/>
          <w:divBdr>
            <w:top w:val="none" w:sz="0" w:space="0" w:color="auto"/>
            <w:left w:val="none" w:sz="0" w:space="0" w:color="auto"/>
            <w:bottom w:val="none" w:sz="0" w:space="0" w:color="auto"/>
            <w:right w:val="none" w:sz="0" w:space="0" w:color="auto"/>
          </w:divBdr>
        </w:div>
        <w:div w:id="293370614">
          <w:marLeft w:val="480"/>
          <w:marRight w:val="0"/>
          <w:marTop w:val="0"/>
          <w:marBottom w:val="0"/>
          <w:divBdr>
            <w:top w:val="none" w:sz="0" w:space="0" w:color="auto"/>
            <w:left w:val="none" w:sz="0" w:space="0" w:color="auto"/>
            <w:bottom w:val="none" w:sz="0" w:space="0" w:color="auto"/>
            <w:right w:val="none" w:sz="0" w:space="0" w:color="auto"/>
          </w:divBdr>
        </w:div>
        <w:div w:id="312414478">
          <w:marLeft w:val="480"/>
          <w:marRight w:val="0"/>
          <w:marTop w:val="0"/>
          <w:marBottom w:val="0"/>
          <w:divBdr>
            <w:top w:val="none" w:sz="0" w:space="0" w:color="auto"/>
            <w:left w:val="none" w:sz="0" w:space="0" w:color="auto"/>
            <w:bottom w:val="none" w:sz="0" w:space="0" w:color="auto"/>
            <w:right w:val="none" w:sz="0" w:space="0" w:color="auto"/>
          </w:divBdr>
        </w:div>
        <w:div w:id="327683467">
          <w:marLeft w:val="480"/>
          <w:marRight w:val="0"/>
          <w:marTop w:val="0"/>
          <w:marBottom w:val="0"/>
          <w:divBdr>
            <w:top w:val="none" w:sz="0" w:space="0" w:color="auto"/>
            <w:left w:val="none" w:sz="0" w:space="0" w:color="auto"/>
            <w:bottom w:val="none" w:sz="0" w:space="0" w:color="auto"/>
            <w:right w:val="none" w:sz="0" w:space="0" w:color="auto"/>
          </w:divBdr>
        </w:div>
        <w:div w:id="350692893">
          <w:marLeft w:val="480"/>
          <w:marRight w:val="0"/>
          <w:marTop w:val="0"/>
          <w:marBottom w:val="0"/>
          <w:divBdr>
            <w:top w:val="none" w:sz="0" w:space="0" w:color="auto"/>
            <w:left w:val="none" w:sz="0" w:space="0" w:color="auto"/>
            <w:bottom w:val="none" w:sz="0" w:space="0" w:color="auto"/>
            <w:right w:val="none" w:sz="0" w:space="0" w:color="auto"/>
          </w:divBdr>
        </w:div>
        <w:div w:id="354161002">
          <w:marLeft w:val="480"/>
          <w:marRight w:val="0"/>
          <w:marTop w:val="0"/>
          <w:marBottom w:val="0"/>
          <w:divBdr>
            <w:top w:val="none" w:sz="0" w:space="0" w:color="auto"/>
            <w:left w:val="none" w:sz="0" w:space="0" w:color="auto"/>
            <w:bottom w:val="none" w:sz="0" w:space="0" w:color="auto"/>
            <w:right w:val="none" w:sz="0" w:space="0" w:color="auto"/>
          </w:divBdr>
        </w:div>
        <w:div w:id="404303911">
          <w:marLeft w:val="480"/>
          <w:marRight w:val="0"/>
          <w:marTop w:val="0"/>
          <w:marBottom w:val="0"/>
          <w:divBdr>
            <w:top w:val="none" w:sz="0" w:space="0" w:color="auto"/>
            <w:left w:val="none" w:sz="0" w:space="0" w:color="auto"/>
            <w:bottom w:val="none" w:sz="0" w:space="0" w:color="auto"/>
            <w:right w:val="none" w:sz="0" w:space="0" w:color="auto"/>
          </w:divBdr>
        </w:div>
        <w:div w:id="427699374">
          <w:marLeft w:val="480"/>
          <w:marRight w:val="0"/>
          <w:marTop w:val="0"/>
          <w:marBottom w:val="0"/>
          <w:divBdr>
            <w:top w:val="none" w:sz="0" w:space="0" w:color="auto"/>
            <w:left w:val="none" w:sz="0" w:space="0" w:color="auto"/>
            <w:bottom w:val="none" w:sz="0" w:space="0" w:color="auto"/>
            <w:right w:val="none" w:sz="0" w:space="0" w:color="auto"/>
          </w:divBdr>
        </w:div>
        <w:div w:id="441992875">
          <w:marLeft w:val="480"/>
          <w:marRight w:val="0"/>
          <w:marTop w:val="0"/>
          <w:marBottom w:val="0"/>
          <w:divBdr>
            <w:top w:val="none" w:sz="0" w:space="0" w:color="auto"/>
            <w:left w:val="none" w:sz="0" w:space="0" w:color="auto"/>
            <w:bottom w:val="none" w:sz="0" w:space="0" w:color="auto"/>
            <w:right w:val="none" w:sz="0" w:space="0" w:color="auto"/>
          </w:divBdr>
        </w:div>
        <w:div w:id="442457820">
          <w:marLeft w:val="480"/>
          <w:marRight w:val="0"/>
          <w:marTop w:val="0"/>
          <w:marBottom w:val="0"/>
          <w:divBdr>
            <w:top w:val="none" w:sz="0" w:space="0" w:color="auto"/>
            <w:left w:val="none" w:sz="0" w:space="0" w:color="auto"/>
            <w:bottom w:val="none" w:sz="0" w:space="0" w:color="auto"/>
            <w:right w:val="none" w:sz="0" w:space="0" w:color="auto"/>
          </w:divBdr>
        </w:div>
        <w:div w:id="469906859">
          <w:marLeft w:val="480"/>
          <w:marRight w:val="0"/>
          <w:marTop w:val="0"/>
          <w:marBottom w:val="0"/>
          <w:divBdr>
            <w:top w:val="none" w:sz="0" w:space="0" w:color="auto"/>
            <w:left w:val="none" w:sz="0" w:space="0" w:color="auto"/>
            <w:bottom w:val="none" w:sz="0" w:space="0" w:color="auto"/>
            <w:right w:val="none" w:sz="0" w:space="0" w:color="auto"/>
          </w:divBdr>
        </w:div>
        <w:div w:id="506137462">
          <w:marLeft w:val="480"/>
          <w:marRight w:val="0"/>
          <w:marTop w:val="0"/>
          <w:marBottom w:val="0"/>
          <w:divBdr>
            <w:top w:val="none" w:sz="0" w:space="0" w:color="auto"/>
            <w:left w:val="none" w:sz="0" w:space="0" w:color="auto"/>
            <w:bottom w:val="none" w:sz="0" w:space="0" w:color="auto"/>
            <w:right w:val="none" w:sz="0" w:space="0" w:color="auto"/>
          </w:divBdr>
        </w:div>
        <w:div w:id="519859196">
          <w:marLeft w:val="480"/>
          <w:marRight w:val="0"/>
          <w:marTop w:val="0"/>
          <w:marBottom w:val="0"/>
          <w:divBdr>
            <w:top w:val="none" w:sz="0" w:space="0" w:color="auto"/>
            <w:left w:val="none" w:sz="0" w:space="0" w:color="auto"/>
            <w:bottom w:val="none" w:sz="0" w:space="0" w:color="auto"/>
            <w:right w:val="none" w:sz="0" w:space="0" w:color="auto"/>
          </w:divBdr>
        </w:div>
        <w:div w:id="603810155">
          <w:marLeft w:val="480"/>
          <w:marRight w:val="0"/>
          <w:marTop w:val="0"/>
          <w:marBottom w:val="0"/>
          <w:divBdr>
            <w:top w:val="none" w:sz="0" w:space="0" w:color="auto"/>
            <w:left w:val="none" w:sz="0" w:space="0" w:color="auto"/>
            <w:bottom w:val="none" w:sz="0" w:space="0" w:color="auto"/>
            <w:right w:val="none" w:sz="0" w:space="0" w:color="auto"/>
          </w:divBdr>
        </w:div>
        <w:div w:id="636955140">
          <w:marLeft w:val="480"/>
          <w:marRight w:val="0"/>
          <w:marTop w:val="0"/>
          <w:marBottom w:val="0"/>
          <w:divBdr>
            <w:top w:val="none" w:sz="0" w:space="0" w:color="auto"/>
            <w:left w:val="none" w:sz="0" w:space="0" w:color="auto"/>
            <w:bottom w:val="none" w:sz="0" w:space="0" w:color="auto"/>
            <w:right w:val="none" w:sz="0" w:space="0" w:color="auto"/>
          </w:divBdr>
        </w:div>
        <w:div w:id="639770521">
          <w:marLeft w:val="480"/>
          <w:marRight w:val="0"/>
          <w:marTop w:val="0"/>
          <w:marBottom w:val="0"/>
          <w:divBdr>
            <w:top w:val="none" w:sz="0" w:space="0" w:color="auto"/>
            <w:left w:val="none" w:sz="0" w:space="0" w:color="auto"/>
            <w:bottom w:val="none" w:sz="0" w:space="0" w:color="auto"/>
            <w:right w:val="none" w:sz="0" w:space="0" w:color="auto"/>
          </w:divBdr>
        </w:div>
        <w:div w:id="668413895">
          <w:marLeft w:val="480"/>
          <w:marRight w:val="0"/>
          <w:marTop w:val="0"/>
          <w:marBottom w:val="0"/>
          <w:divBdr>
            <w:top w:val="none" w:sz="0" w:space="0" w:color="auto"/>
            <w:left w:val="none" w:sz="0" w:space="0" w:color="auto"/>
            <w:bottom w:val="none" w:sz="0" w:space="0" w:color="auto"/>
            <w:right w:val="none" w:sz="0" w:space="0" w:color="auto"/>
          </w:divBdr>
        </w:div>
        <w:div w:id="682122371">
          <w:marLeft w:val="480"/>
          <w:marRight w:val="0"/>
          <w:marTop w:val="0"/>
          <w:marBottom w:val="0"/>
          <w:divBdr>
            <w:top w:val="none" w:sz="0" w:space="0" w:color="auto"/>
            <w:left w:val="none" w:sz="0" w:space="0" w:color="auto"/>
            <w:bottom w:val="none" w:sz="0" w:space="0" w:color="auto"/>
            <w:right w:val="none" w:sz="0" w:space="0" w:color="auto"/>
          </w:divBdr>
        </w:div>
        <w:div w:id="763109085">
          <w:marLeft w:val="480"/>
          <w:marRight w:val="0"/>
          <w:marTop w:val="0"/>
          <w:marBottom w:val="0"/>
          <w:divBdr>
            <w:top w:val="none" w:sz="0" w:space="0" w:color="auto"/>
            <w:left w:val="none" w:sz="0" w:space="0" w:color="auto"/>
            <w:bottom w:val="none" w:sz="0" w:space="0" w:color="auto"/>
            <w:right w:val="none" w:sz="0" w:space="0" w:color="auto"/>
          </w:divBdr>
        </w:div>
        <w:div w:id="783234800">
          <w:marLeft w:val="480"/>
          <w:marRight w:val="0"/>
          <w:marTop w:val="0"/>
          <w:marBottom w:val="0"/>
          <w:divBdr>
            <w:top w:val="none" w:sz="0" w:space="0" w:color="auto"/>
            <w:left w:val="none" w:sz="0" w:space="0" w:color="auto"/>
            <w:bottom w:val="none" w:sz="0" w:space="0" w:color="auto"/>
            <w:right w:val="none" w:sz="0" w:space="0" w:color="auto"/>
          </w:divBdr>
        </w:div>
        <w:div w:id="809326985">
          <w:marLeft w:val="480"/>
          <w:marRight w:val="0"/>
          <w:marTop w:val="0"/>
          <w:marBottom w:val="0"/>
          <w:divBdr>
            <w:top w:val="none" w:sz="0" w:space="0" w:color="auto"/>
            <w:left w:val="none" w:sz="0" w:space="0" w:color="auto"/>
            <w:bottom w:val="none" w:sz="0" w:space="0" w:color="auto"/>
            <w:right w:val="none" w:sz="0" w:space="0" w:color="auto"/>
          </w:divBdr>
        </w:div>
        <w:div w:id="817262267">
          <w:marLeft w:val="480"/>
          <w:marRight w:val="0"/>
          <w:marTop w:val="0"/>
          <w:marBottom w:val="0"/>
          <w:divBdr>
            <w:top w:val="none" w:sz="0" w:space="0" w:color="auto"/>
            <w:left w:val="none" w:sz="0" w:space="0" w:color="auto"/>
            <w:bottom w:val="none" w:sz="0" w:space="0" w:color="auto"/>
            <w:right w:val="none" w:sz="0" w:space="0" w:color="auto"/>
          </w:divBdr>
        </w:div>
        <w:div w:id="854618373">
          <w:marLeft w:val="480"/>
          <w:marRight w:val="0"/>
          <w:marTop w:val="0"/>
          <w:marBottom w:val="0"/>
          <w:divBdr>
            <w:top w:val="none" w:sz="0" w:space="0" w:color="auto"/>
            <w:left w:val="none" w:sz="0" w:space="0" w:color="auto"/>
            <w:bottom w:val="none" w:sz="0" w:space="0" w:color="auto"/>
            <w:right w:val="none" w:sz="0" w:space="0" w:color="auto"/>
          </w:divBdr>
        </w:div>
        <w:div w:id="863325606">
          <w:marLeft w:val="480"/>
          <w:marRight w:val="0"/>
          <w:marTop w:val="0"/>
          <w:marBottom w:val="0"/>
          <w:divBdr>
            <w:top w:val="none" w:sz="0" w:space="0" w:color="auto"/>
            <w:left w:val="none" w:sz="0" w:space="0" w:color="auto"/>
            <w:bottom w:val="none" w:sz="0" w:space="0" w:color="auto"/>
            <w:right w:val="none" w:sz="0" w:space="0" w:color="auto"/>
          </w:divBdr>
        </w:div>
        <w:div w:id="901137935">
          <w:marLeft w:val="480"/>
          <w:marRight w:val="0"/>
          <w:marTop w:val="0"/>
          <w:marBottom w:val="0"/>
          <w:divBdr>
            <w:top w:val="none" w:sz="0" w:space="0" w:color="auto"/>
            <w:left w:val="none" w:sz="0" w:space="0" w:color="auto"/>
            <w:bottom w:val="none" w:sz="0" w:space="0" w:color="auto"/>
            <w:right w:val="none" w:sz="0" w:space="0" w:color="auto"/>
          </w:divBdr>
        </w:div>
        <w:div w:id="915553797">
          <w:marLeft w:val="480"/>
          <w:marRight w:val="0"/>
          <w:marTop w:val="0"/>
          <w:marBottom w:val="0"/>
          <w:divBdr>
            <w:top w:val="none" w:sz="0" w:space="0" w:color="auto"/>
            <w:left w:val="none" w:sz="0" w:space="0" w:color="auto"/>
            <w:bottom w:val="none" w:sz="0" w:space="0" w:color="auto"/>
            <w:right w:val="none" w:sz="0" w:space="0" w:color="auto"/>
          </w:divBdr>
        </w:div>
        <w:div w:id="924341386">
          <w:marLeft w:val="480"/>
          <w:marRight w:val="0"/>
          <w:marTop w:val="0"/>
          <w:marBottom w:val="0"/>
          <w:divBdr>
            <w:top w:val="none" w:sz="0" w:space="0" w:color="auto"/>
            <w:left w:val="none" w:sz="0" w:space="0" w:color="auto"/>
            <w:bottom w:val="none" w:sz="0" w:space="0" w:color="auto"/>
            <w:right w:val="none" w:sz="0" w:space="0" w:color="auto"/>
          </w:divBdr>
        </w:div>
        <w:div w:id="947347272">
          <w:marLeft w:val="480"/>
          <w:marRight w:val="0"/>
          <w:marTop w:val="0"/>
          <w:marBottom w:val="0"/>
          <w:divBdr>
            <w:top w:val="none" w:sz="0" w:space="0" w:color="auto"/>
            <w:left w:val="none" w:sz="0" w:space="0" w:color="auto"/>
            <w:bottom w:val="none" w:sz="0" w:space="0" w:color="auto"/>
            <w:right w:val="none" w:sz="0" w:space="0" w:color="auto"/>
          </w:divBdr>
        </w:div>
        <w:div w:id="960573064">
          <w:marLeft w:val="480"/>
          <w:marRight w:val="0"/>
          <w:marTop w:val="0"/>
          <w:marBottom w:val="0"/>
          <w:divBdr>
            <w:top w:val="none" w:sz="0" w:space="0" w:color="auto"/>
            <w:left w:val="none" w:sz="0" w:space="0" w:color="auto"/>
            <w:bottom w:val="none" w:sz="0" w:space="0" w:color="auto"/>
            <w:right w:val="none" w:sz="0" w:space="0" w:color="auto"/>
          </w:divBdr>
        </w:div>
        <w:div w:id="964776387">
          <w:marLeft w:val="480"/>
          <w:marRight w:val="0"/>
          <w:marTop w:val="0"/>
          <w:marBottom w:val="0"/>
          <w:divBdr>
            <w:top w:val="none" w:sz="0" w:space="0" w:color="auto"/>
            <w:left w:val="none" w:sz="0" w:space="0" w:color="auto"/>
            <w:bottom w:val="none" w:sz="0" w:space="0" w:color="auto"/>
            <w:right w:val="none" w:sz="0" w:space="0" w:color="auto"/>
          </w:divBdr>
        </w:div>
        <w:div w:id="972901768">
          <w:marLeft w:val="480"/>
          <w:marRight w:val="0"/>
          <w:marTop w:val="0"/>
          <w:marBottom w:val="0"/>
          <w:divBdr>
            <w:top w:val="none" w:sz="0" w:space="0" w:color="auto"/>
            <w:left w:val="none" w:sz="0" w:space="0" w:color="auto"/>
            <w:bottom w:val="none" w:sz="0" w:space="0" w:color="auto"/>
            <w:right w:val="none" w:sz="0" w:space="0" w:color="auto"/>
          </w:divBdr>
        </w:div>
        <w:div w:id="986082318">
          <w:marLeft w:val="480"/>
          <w:marRight w:val="0"/>
          <w:marTop w:val="0"/>
          <w:marBottom w:val="0"/>
          <w:divBdr>
            <w:top w:val="none" w:sz="0" w:space="0" w:color="auto"/>
            <w:left w:val="none" w:sz="0" w:space="0" w:color="auto"/>
            <w:bottom w:val="none" w:sz="0" w:space="0" w:color="auto"/>
            <w:right w:val="none" w:sz="0" w:space="0" w:color="auto"/>
          </w:divBdr>
        </w:div>
        <w:div w:id="1008362571">
          <w:marLeft w:val="480"/>
          <w:marRight w:val="0"/>
          <w:marTop w:val="0"/>
          <w:marBottom w:val="0"/>
          <w:divBdr>
            <w:top w:val="none" w:sz="0" w:space="0" w:color="auto"/>
            <w:left w:val="none" w:sz="0" w:space="0" w:color="auto"/>
            <w:bottom w:val="none" w:sz="0" w:space="0" w:color="auto"/>
            <w:right w:val="none" w:sz="0" w:space="0" w:color="auto"/>
          </w:divBdr>
        </w:div>
        <w:div w:id="1026757085">
          <w:marLeft w:val="480"/>
          <w:marRight w:val="0"/>
          <w:marTop w:val="0"/>
          <w:marBottom w:val="0"/>
          <w:divBdr>
            <w:top w:val="none" w:sz="0" w:space="0" w:color="auto"/>
            <w:left w:val="none" w:sz="0" w:space="0" w:color="auto"/>
            <w:bottom w:val="none" w:sz="0" w:space="0" w:color="auto"/>
            <w:right w:val="none" w:sz="0" w:space="0" w:color="auto"/>
          </w:divBdr>
        </w:div>
        <w:div w:id="1083331061">
          <w:marLeft w:val="480"/>
          <w:marRight w:val="0"/>
          <w:marTop w:val="0"/>
          <w:marBottom w:val="0"/>
          <w:divBdr>
            <w:top w:val="none" w:sz="0" w:space="0" w:color="auto"/>
            <w:left w:val="none" w:sz="0" w:space="0" w:color="auto"/>
            <w:bottom w:val="none" w:sz="0" w:space="0" w:color="auto"/>
            <w:right w:val="none" w:sz="0" w:space="0" w:color="auto"/>
          </w:divBdr>
        </w:div>
        <w:div w:id="1087312809">
          <w:marLeft w:val="480"/>
          <w:marRight w:val="0"/>
          <w:marTop w:val="0"/>
          <w:marBottom w:val="0"/>
          <w:divBdr>
            <w:top w:val="none" w:sz="0" w:space="0" w:color="auto"/>
            <w:left w:val="none" w:sz="0" w:space="0" w:color="auto"/>
            <w:bottom w:val="none" w:sz="0" w:space="0" w:color="auto"/>
            <w:right w:val="none" w:sz="0" w:space="0" w:color="auto"/>
          </w:divBdr>
        </w:div>
        <w:div w:id="1091269578">
          <w:marLeft w:val="480"/>
          <w:marRight w:val="0"/>
          <w:marTop w:val="0"/>
          <w:marBottom w:val="0"/>
          <w:divBdr>
            <w:top w:val="none" w:sz="0" w:space="0" w:color="auto"/>
            <w:left w:val="none" w:sz="0" w:space="0" w:color="auto"/>
            <w:bottom w:val="none" w:sz="0" w:space="0" w:color="auto"/>
            <w:right w:val="none" w:sz="0" w:space="0" w:color="auto"/>
          </w:divBdr>
        </w:div>
        <w:div w:id="1110928255">
          <w:marLeft w:val="480"/>
          <w:marRight w:val="0"/>
          <w:marTop w:val="0"/>
          <w:marBottom w:val="0"/>
          <w:divBdr>
            <w:top w:val="none" w:sz="0" w:space="0" w:color="auto"/>
            <w:left w:val="none" w:sz="0" w:space="0" w:color="auto"/>
            <w:bottom w:val="none" w:sz="0" w:space="0" w:color="auto"/>
            <w:right w:val="none" w:sz="0" w:space="0" w:color="auto"/>
          </w:divBdr>
        </w:div>
        <w:div w:id="1119182765">
          <w:marLeft w:val="480"/>
          <w:marRight w:val="0"/>
          <w:marTop w:val="0"/>
          <w:marBottom w:val="0"/>
          <w:divBdr>
            <w:top w:val="none" w:sz="0" w:space="0" w:color="auto"/>
            <w:left w:val="none" w:sz="0" w:space="0" w:color="auto"/>
            <w:bottom w:val="none" w:sz="0" w:space="0" w:color="auto"/>
            <w:right w:val="none" w:sz="0" w:space="0" w:color="auto"/>
          </w:divBdr>
        </w:div>
        <w:div w:id="1139954440">
          <w:marLeft w:val="480"/>
          <w:marRight w:val="0"/>
          <w:marTop w:val="0"/>
          <w:marBottom w:val="0"/>
          <w:divBdr>
            <w:top w:val="none" w:sz="0" w:space="0" w:color="auto"/>
            <w:left w:val="none" w:sz="0" w:space="0" w:color="auto"/>
            <w:bottom w:val="none" w:sz="0" w:space="0" w:color="auto"/>
            <w:right w:val="none" w:sz="0" w:space="0" w:color="auto"/>
          </w:divBdr>
        </w:div>
        <w:div w:id="1199247382">
          <w:marLeft w:val="480"/>
          <w:marRight w:val="0"/>
          <w:marTop w:val="0"/>
          <w:marBottom w:val="0"/>
          <w:divBdr>
            <w:top w:val="none" w:sz="0" w:space="0" w:color="auto"/>
            <w:left w:val="none" w:sz="0" w:space="0" w:color="auto"/>
            <w:bottom w:val="none" w:sz="0" w:space="0" w:color="auto"/>
            <w:right w:val="none" w:sz="0" w:space="0" w:color="auto"/>
          </w:divBdr>
        </w:div>
        <w:div w:id="1223370138">
          <w:marLeft w:val="480"/>
          <w:marRight w:val="0"/>
          <w:marTop w:val="0"/>
          <w:marBottom w:val="0"/>
          <w:divBdr>
            <w:top w:val="none" w:sz="0" w:space="0" w:color="auto"/>
            <w:left w:val="none" w:sz="0" w:space="0" w:color="auto"/>
            <w:bottom w:val="none" w:sz="0" w:space="0" w:color="auto"/>
            <w:right w:val="none" w:sz="0" w:space="0" w:color="auto"/>
          </w:divBdr>
        </w:div>
        <w:div w:id="1268738460">
          <w:marLeft w:val="480"/>
          <w:marRight w:val="0"/>
          <w:marTop w:val="0"/>
          <w:marBottom w:val="0"/>
          <w:divBdr>
            <w:top w:val="none" w:sz="0" w:space="0" w:color="auto"/>
            <w:left w:val="none" w:sz="0" w:space="0" w:color="auto"/>
            <w:bottom w:val="none" w:sz="0" w:space="0" w:color="auto"/>
            <w:right w:val="none" w:sz="0" w:space="0" w:color="auto"/>
          </w:divBdr>
        </w:div>
        <w:div w:id="1283532395">
          <w:marLeft w:val="480"/>
          <w:marRight w:val="0"/>
          <w:marTop w:val="0"/>
          <w:marBottom w:val="0"/>
          <w:divBdr>
            <w:top w:val="none" w:sz="0" w:space="0" w:color="auto"/>
            <w:left w:val="none" w:sz="0" w:space="0" w:color="auto"/>
            <w:bottom w:val="none" w:sz="0" w:space="0" w:color="auto"/>
            <w:right w:val="none" w:sz="0" w:space="0" w:color="auto"/>
          </w:divBdr>
        </w:div>
        <w:div w:id="1298801007">
          <w:marLeft w:val="480"/>
          <w:marRight w:val="0"/>
          <w:marTop w:val="0"/>
          <w:marBottom w:val="0"/>
          <w:divBdr>
            <w:top w:val="none" w:sz="0" w:space="0" w:color="auto"/>
            <w:left w:val="none" w:sz="0" w:space="0" w:color="auto"/>
            <w:bottom w:val="none" w:sz="0" w:space="0" w:color="auto"/>
            <w:right w:val="none" w:sz="0" w:space="0" w:color="auto"/>
          </w:divBdr>
        </w:div>
        <w:div w:id="1320573666">
          <w:marLeft w:val="480"/>
          <w:marRight w:val="0"/>
          <w:marTop w:val="0"/>
          <w:marBottom w:val="0"/>
          <w:divBdr>
            <w:top w:val="none" w:sz="0" w:space="0" w:color="auto"/>
            <w:left w:val="none" w:sz="0" w:space="0" w:color="auto"/>
            <w:bottom w:val="none" w:sz="0" w:space="0" w:color="auto"/>
            <w:right w:val="none" w:sz="0" w:space="0" w:color="auto"/>
          </w:divBdr>
        </w:div>
        <w:div w:id="1334332550">
          <w:marLeft w:val="480"/>
          <w:marRight w:val="0"/>
          <w:marTop w:val="0"/>
          <w:marBottom w:val="0"/>
          <w:divBdr>
            <w:top w:val="none" w:sz="0" w:space="0" w:color="auto"/>
            <w:left w:val="none" w:sz="0" w:space="0" w:color="auto"/>
            <w:bottom w:val="none" w:sz="0" w:space="0" w:color="auto"/>
            <w:right w:val="none" w:sz="0" w:space="0" w:color="auto"/>
          </w:divBdr>
        </w:div>
        <w:div w:id="1352688092">
          <w:marLeft w:val="480"/>
          <w:marRight w:val="0"/>
          <w:marTop w:val="0"/>
          <w:marBottom w:val="0"/>
          <w:divBdr>
            <w:top w:val="none" w:sz="0" w:space="0" w:color="auto"/>
            <w:left w:val="none" w:sz="0" w:space="0" w:color="auto"/>
            <w:bottom w:val="none" w:sz="0" w:space="0" w:color="auto"/>
            <w:right w:val="none" w:sz="0" w:space="0" w:color="auto"/>
          </w:divBdr>
        </w:div>
        <w:div w:id="1359968193">
          <w:marLeft w:val="480"/>
          <w:marRight w:val="0"/>
          <w:marTop w:val="0"/>
          <w:marBottom w:val="0"/>
          <w:divBdr>
            <w:top w:val="none" w:sz="0" w:space="0" w:color="auto"/>
            <w:left w:val="none" w:sz="0" w:space="0" w:color="auto"/>
            <w:bottom w:val="none" w:sz="0" w:space="0" w:color="auto"/>
            <w:right w:val="none" w:sz="0" w:space="0" w:color="auto"/>
          </w:divBdr>
        </w:div>
        <w:div w:id="1396776571">
          <w:marLeft w:val="480"/>
          <w:marRight w:val="0"/>
          <w:marTop w:val="0"/>
          <w:marBottom w:val="0"/>
          <w:divBdr>
            <w:top w:val="none" w:sz="0" w:space="0" w:color="auto"/>
            <w:left w:val="none" w:sz="0" w:space="0" w:color="auto"/>
            <w:bottom w:val="none" w:sz="0" w:space="0" w:color="auto"/>
            <w:right w:val="none" w:sz="0" w:space="0" w:color="auto"/>
          </w:divBdr>
        </w:div>
        <w:div w:id="1398361661">
          <w:marLeft w:val="480"/>
          <w:marRight w:val="0"/>
          <w:marTop w:val="0"/>
          <w:marBottom w:val="0"/>
          <w:divBdr>
            <w:top w:val="none" w:sz="0" w:space="0" w:color="auto"/>
            <w:left w:val="none" w:sz="0" w:space="0" w:color="auto"/>
            <w:bottom w:val="none" w:sz="0" w:space="0" w:color="auto"/>
            <w:right w:val="none" w:sz="0" w:space="0" w:color="auto"/>
          </w:divBdr>
        </w:div>
        <w:div w:id="1422603873">
          <w:marLeft w:val="480"/>
          <w:marRight w:val="0"/>
          <w:marTop w:val="0"/>
          <w:marBottom w:val="0"/>
          <w:divBdr>
            <w:top w:val="none" w:sz="0" w:space="0" w:color="auto"/>
            <w:left w:val="none" w:sz="0" w:space="0" w:color="auto"/>
            <w:bottom w:val="none" w:sz="0" w:space="0" w:color="auto"/>
            <w:right w:val="none" w:sz="0" w:space="0" w:color="auto"/>
          </w:divBdr>
        </w:div>
        <w:div w:id="1447431510">
          <w:marLeft w:val="480"/>
          <w:marRight w:val="0"/>
          <w:marTop w:val="0"/>
          <w:marBottom w:val="0"/>
          <w:divBdr>
            <w:top w:val="none" w:sz="0" w:space="0" w:color="auto"/>
            <w:left w:val="none" w:sz="0" w:space="0" w:color="auto"/>
            <w:bottom w:val="none" w:sz="0" w:space="0" w:color="auto"/>
            <w:right w:val="none" w:sz="0" w:space="0" w:color="auto"/>
          </w:divBdr>
        </w:div>
        <w:div w:id="1448037088">
          <w:marLeft w:val="480"/>
          <w:marRight w:val="0"/>
          <w:marTop w:val="0"/>
          <w:marBottom w:val="0"/>
          <w:divBdr>
            <w:top w:val="none" w:sz="0" w:space="0" w:color="auto"/>
            <w:left w:val="none" w:sz="0" w:space="0" w:color="auto"/>
            <w:bottom w:val="none" w:sz="0" w:space="0" w:color="auto"/>
            <w:right w:val="none" w:sz="0" w:space="0" w:color="auto"/>
          </w:divBdr>
        </w:div>
        <w:div w:id="1482580363">
          <w:marLeft w:val="480"/>
          <w:marRight w:val="0"/>
          <w:marTop w:val="0"/>
          <w:marBottom w:val="0"/>
          <w:divBdr>
            <w:top w:val="none" w:sz="0" w:space="0" w:color="auto"/>
            <w:left w:val="none" w:sz="0" w:space="0" w:color="auto"/>
            <w:bottom w:val="none" w:sz="0" w:space="0" w:color="auto"/>
            <w:right w:val="none" w:sz="0" w:space="0" w:color="auto"/>
          </w:divBdr>
        </w:div>
        <w:div w:id="1489830377">
          <w:marLeft w:val="480"/>
          <w:marRight w:val="0"/>
          <w:marTop w:val="0"/>
          <w:marBottom w:val="0"/>
          <w:divBdr>
            <w:top w:val="none" w:sz="0" w:space="0" w:color="auto"/>
            <w:left w:val="none" w:sz="0" w:space="0" w:color="auto"/>
            <w:bottom w:val="none" w:sz="0" w:space="0" w:color="auto"/>
            <w:right w:val="none" w:sz="0" w:space="0" w:color="auto"/>
          </w:divBdr>
        </w:div>
        <w:div w:id="1517966272">
          <w:marLeft w:val="480"/>
          <w:marRight w:val="0"/>
          <w:marTop w:val="0"/>
          <w:marBottom w:val="0"/>
          <w:divBdr>
            <w:top w:val="none" w:sz="0" w:space="0" w:color="auto"/>
            <w:left w:val="none" w:sz="0" w:space="0" w:color="auto"/>
            <w:bottom w:val="none" w:sz="0" w:space="0" w:color="auto"/>
            <w:right w:val="none" w:sz="0" w:space="0" w:color="auto"/>
          </w:divBdr>
        </w:div>
        <w:div w:id="1544446024">
          <w:marLeft w:val="480"/>
          <w:marRight w:val="0"/>
          <w:marTop w:val="0"/>
          <w:marBottom w:val="0"/>
          <w:divBdr>
            <w:top w:val="none" w:sz="0" w:space="0" w:color="auto"/>
            <w:left w:val="none" w:sz="0" w:space="0" w:color="auto"/>
            <w:bottom w:val="none" w:sz="0" w:space="0" w:color="auto"/>
            <w:right w:val="none" w:sz="0" w:space="0" w:color="auto"/>
          </w:divBdr>
        </w:div>
        <w:div w:id="1561020957">
          <w:marLeft w:val="480"/>
          <w:marRight w:val="0"/>
          <w:marTop w:val="0"/>
          <w:marBottom w:val="0"/>
          <w:divBdr>
            <w:top w:val="none" w:sz="0" w:space="0" w:color="auto"/>
            <w:left w:val="none" w:sz="0" w:space="0" w:color="auto"/>
            <w:bottom w:val="none" w:sz="0" w:space="0" w:color="auto"/>
            <w:right w:val="none" w:sz="0" w:space="0" w:color="auto"/>
          </w:divBdr>
        </w:div>
        <w:div w:id="1608778941">
          <w:marLeft w:val="480"/>
          <w:marRight w:val="0"/>
          <w:marTop w:val="0"/>
          <w:marBottom w:val="0"/>
          <w:divBdr>
            <w:top w:val="none" w:sz="0" w:space="0" w:color="auto"/>
            <w:left w:val="none" w:sz="0" w:space="0" w:color="auto"/>
            <w:bottom w:val="none" w:sz="0" w:space="0" w:color="auto"/>
            <w:right w:val="none" w:sz="0" w:space="0" w:color="auto"/>
          </w:divBdr>
        </w:div>
        <w:div w:id="1611623918">
          <w:marLeft w:val="480"/>
          <w:marRight w:val="0"/>
          <w:marTop w:val="0"/>
          <w:marBottom w:val="0"/>
          <w:divBdr>
            <w:top w:val="none" w:sz="0" w:space="0" w:color="auto"/>
            <w:left w:val="none" w:sz="0" w:space="0" w:color="auto"/>
            <w:bottom w:val="none" w:sz="0" w:space="0" w:color="auto"/>
            <w:right w:val="none" w:sz="0" w:space="0" w:color="auto"/>
          </w:divBdr>
        </w:div>
        <w:div w:id="1635912533">
          <w:marLeft w:val="480"/>
          <w:marRight w:val="0"/>
          <w:marTop w:val="0"/>
          <w:marBottom w:val="0"/>
          <w:divBdr>
            <w:top w:val="none" w:sz="0" w:space="0" w:color="auto"/>
            <w:left w:val="none" w:sz="0" w:space="0" w:color="auto"/>
            <w:bottom w:val="none" w:sz="0" w:space="0" w:color="auto"/>
            <w:right w:val="none" w:sz="0" w:space="0" w:color="auto"/>
          </w:divBdr>
        </w:div>
        <w:div w:id="1643148608">
          <w:marLeft w:val="480"/>
          <w:marRight w:val="0"/>
          <w:marTop w:val="0"/>
          <w:marBottom w:val="0"/>
          <w:divBdr>
            <w:top w:val="none" w:sz="0" w:space="0" w:color="auto"/>
            <w:left w:val="none" w:sz="0" w:space="0" w:color="auto"/>
            <w:bottom w:val="none" w:sz="0" w:space="0" w:color="auto"/>
            <w:right w:val="none" w:sz="0" w:space="0" w:color="auto"/>
          </w:divBdr>
        </w:div>
        <w:div w:id="1671634670">
          <w:marLeft w:val="480"/>
          <w:marRight w:val="0"/>
          <w:marTop w:val="0"/>
          <w:marBottom w:val="0"/>
          <w:divBdr>
            <w:top w:val="none" w:sz="0" w:space="0" w:color="auto"/>
            <w:left w:val="none" w:sz="0" w:space="0" w:color="auto"/>
            <w:bottom w:val="none" w:sz="0" w:space="0" w:color="auto"/>
            <w:right w:val="none" w:sz="0" w:space="0" w:color="auto"/>
          </w:divBdr>
        </w:div>
        <w:div w:id="1773933701">
          <w:marLeft w:val="480"/>
          <w:marRight w:val="0"/>
          <w:marTop w:val="0"/>
          <w:marBottom w:val="0"/>
          <w:divBdr>
            <w:top w:val="none" w:sz="0" w:space="0" w:color="auto"/>
            <w:left w:val="none" w:sz="0" w:space="0" w:color="auto"/>
            <w:bottom w:val="none" w:sz="0" w:space="0" w:color="auto"/>
            <w:right w:val="none" w:sz="0" w:space="0" w:color="auto"/>
          </w:divBdr>
        </w:div>
        <w:div w:id="1831747445">
          <w:marLeft w:val="480"/>
          <w:marRight w:val="0"/>
          <w:marTop w:val="0"/>
          <w:marBottom w:val="0"/>
          <w:divBdr>
            <w:top w:val="none" w:sz="0" w:space="0" w:color="auto"/>
            <w:left w:val="none" w:sz="0" w:space="0" w:color="auto"/>
            <w:bottom w:val="none" w:sz="0" w:space="0" w:color="auto"/>
            <w:right w:val="none" w:sz="0" w:space="0" w:color="auto"/>
          </w:divBdr>
        </w:div>
        <w:div w:id="1851020659">
          <w:marLeft w:val="480"/>
          <w:marRight w:val="0"/>
          <w:marTop w:val="0"/>
          <w:marBottom w:val="0"/>
          <w:divBdr>
            <w:top w:val="none" w:sz="0" w:space="0" w:color="auto"/>
            <w:left w:val="none" w:sz="0" w:space="0" w:color="auto"/>
            <w:bottom w:val="none" w:sz="0" w:space="0" w:color="auto"/>
            <w:right w:val="none" w:sz="0" w:space="0" w:color="auto"/>
          </w:divBdr>
        </w:div>
        <w:div w:id="1916934469">
          <w:marLeft w:val="480"/>
          <w:marRight w:val="0"/>
          <w:marTop w:val="0"/>
          <w:marBottom w:val="0"/>
          <w:divBdr>
            <w:top w:val="none" w:sz="0" w:space="0" w:color="auto"/>
            <w:left w:val="none" w:sz="0" w:space="0" w:color="auto"/>
            <w:bottom w:val="none" w:sz="0" w:space="0" w:color="auto"/>
            <w:right w:val="none" w:sz="0" w:space="0" w:color="auto"/>
          </w:divBdr>
        </w:div>
        <w:div w:id="1928537933">
          <w:marLeft w:val="480"/>
          <w:marRight w:val="0"/>
          <w:marTop w:val="0"/>
          <w:marBottom w:val="0"/>
          <w:divBdr>
            <w:top w:val="none" w:sz="0" w:space="0" w:color="auto"/>
            <w:left w:val="none" w:sz="0" w:space="0" w:color="auto"/>
            <w:bottom w:val="none" w:sz="0" w:space="0" w:color="auto"/>
            <w:right w:val="none" w:sz="0" w:space="0" w:color="auto"/>
          </w:divBdr>
        </w:div>
        <w:div w:id="1951886396">
          <w:marLeft w:val="480"/>
          <w:marRight w:val="0"/>
          <w:marTop w:val="0"/>
          <w:marBottom w:val="0"/>
          <w:divBdr>
            <w:top w:val="none" w:sz="0" w:space="0" w:color="auto"/>
            <w:left w:val="none" w:sz="0" w:space="0" w:color="auto"/>
            <w:bottom w:val="none" w:sz="0" w:space="0" w:color="auto"/>
            <w:right w:val="none" w:sz="0" w:space="0" w:color="auto"/>
          </w:divBdr>
        </w:div>
        <w:div w:id="1953854744">
          <w:marLeft w:val="480"/>
          <w:marRight w:val="0"/>
          <w:marTop w:val="0"/>
          <w:marBottom w:val="0"/>
          <w:divBdr>
            <w:top w:val="none" w:sz="0" w:space="0" w:color="auto"/>
            <w:left w:val="none" w:sz="0" w:space="0" w:color="auto"/>
            <w:bottom w:val="none" w:sz="0" w:space="0" w:color="auto"/>
            <w:right w:val="none" w:sz="0" w:space="0" w:color="auto"/>
          </w:divBdr>
        </w:div>
        <w:div w:id="1959991230">
          <w:marLeft w:val="480"/>
          <w:marRight w:val="0"/>
          <w:marTop w:val="0"/>
          <w:marBottom w:val="0"/>
          <w:divBdr>
            <w:top w:val="none" w:sz="0" w:space="0" w:color="auto"/>
            <w:left w:val="none" w:sz="0" w:space="0" w:color="auto"/>
            <w:bottom w:val="none" w:sz="0" w:space="0" w:color="auto"/>
            <w:right w:val="none" w:sz="0" w:space="0" w:color="auto"/>
          </w:divBdr>
        </w:div>
        <w:div w:id="1983995935">
          <w:marLeft w:val="480"/>
          <w:marRight w:val="0"/>
          <w:marTop w:val="0"/>
          <w:marBottom w:val="0"/>
          <w:divBdr>
            <w:top w:val="none" w:sz="0" w:space="0" w:color="auto"/>
            <w:left w:val="none" w:sz="0" w:space="0" w:color="auto"/>
            <w:bottom w:val="none" w:sz="0" w:space="0" w:color="auto"/>
            <w:right w:val="none" w:sz="0" w:space="0" w:color="auto"/>
          </w:divBdr>
        </w:div>
        <w:div w:id="1984892880">
          <w:marLeft w:val="480"/>
          <w:marRight w:val="0"/>
          <w:marTop w:val="0"/>
          <w:marBottom w:val="0"/>
          <w:divBdr>
            <w:top w:val="none" w:sz="0" w:space="0" w:color="auto"/>
            <w:left w:val="none" w:sz="0" w:space="0" w:color="auto"/>
            <w:bottom w:val="none" w:sz="0" w:space="0" w:color="auto"/>
            <w:right w:val="none" w:sz="0" w:space="0" w:color="auto"/>
          </w:divBdr>
        </w:div>
        <w:div w:id="1997831852">
          <w:marLeft w:val="480"/>
          <w:marRight w:val="0"/>
          <w:marTop w:val="0"/>
          <w:marBottom w:val="0"/>
          <w:divBdr>
            <w:top w:val="none" w:sz="0" w:space="0" w:color="auto"/>
            <w:left w:val="none" w:sz="0" w:space="0" w:color="auto"/>
            <w:bottom w:val="none" w:sz="0" w:space="0" w:color="auto"/>
            <w:right w:val="none" w:sz="0" w:space="0" w:color="auto"/>
          </w:divBdr>
        </w:div>
        <w:div w:id="2029018376">
          <w:marLeft w:val="480"/>
          <w:marRight w:val="0"/>
          <w:marTop w:val="0"/>
          <w:marBottom w:val="0"/>
          <w:divBdr>
            <w:top w:val="none" w:sz="0" w:space="0" w:color="auto"/>
            <w:left w:val="none" w:sz="0" w:space="0" w:color="auto"/>
            <w:bottom w:val="none" w:sz="0" w:space="0" w:color="auto"/>
            <w:right w:val="none" w:sz="0" w:space="0" w:color="auto"/>
          </w:divBdr>
        </w:div>
        <w:div w:id="2040356673">
          <w:marLeft w:val="480"/>
          <w:marRight w:val="0"/>
          <w:marTop w:val="0"/>
          <w:marBottom w:val="0"/>
          <w:divBdr>
            <w:top w:val="none" w:sz="0" w:space="0" w:color="auto"/>
            <w:left w:val="none" w:sz="0" w:space="0" w:color="auto"/>
            <w:bottom w:val="none" w:sz="0" w:space="0" w:color="auto"/>
            <w:right w:val="none" w:sz="0" w:space="0" w:color="auto"/>
          </w:divBdr>
        </w:div>
        <w:div w:id="2041542759">
          <w:marLeft w:val="480"/>
          <w:marRight w:val="0"/>
          <w:marTop w:val="0"/>
          <w:marBottom w:val="0"/>
          <w:divBdr>
            <w:top w:val="none" w:sz="0" w:space="0" w:color="auto"/>
            <w:left w:val="none" w:sz="0" w:space="0" w:color="auto"/>
            <w:bottom w:val="none" w:sz="0" w:space="0" w:color="auto"/>
            <w:right w:val="none" w:sz="0" w:space="0" w:color="auto"/>
          </w:divBdr>
        </w:div>
        <w:div w:id="2045858527">
          <w:marLeft w:val="480"/>
          <w:marRight w:val="0"/>
          <w:marTop w:val="0"/>
          <w:marBottom w:val="0"/>
          <w:divBdr>
            <w:top w:val="none" w:sz="0" w:space="0" w:color="auto"/>
            <w:left w:val="none" w:sz="0" w:space="0" w:color="auto"/>
            <w:bottom w:val="none" w:sz="0" w:space="0" w:color="auto"/>
            <w:right w:val="none" w:sz="0" w:space="0" w:color="auto"/>
          </w:divBdr>
        </w:div>
        <w:div w:id="2047556759">
          <w:marLeft w:val="480"/>
          <w:marRight w:val="0"/>
          <w:marTop w:val="0"/>
          <w:marBottom w:val="0"/>
          <w:divBdr>
            <w:top w:val="none" w:sz="0" w:space="0" w:color="auto"/>
            <w:left w:val="none" w:sz="0" w:space="0" w:color="auto"/>
            <w:bottom w:val="none" w:sz="0" w:space="0" w:color="auto"/>
            <w:right w:val="none" w:sz="0" w:space="0" w:color="auto"/>
          </w:divBdr>
        </w:div>
        <w:div w:id="2050494313">
          <w:marLeft w:val="480"/>
          <w:marRight w:val="0"/>
          <w:marTop w:val="0"/>
          <w:marBottom w:val="0"/>
          <w:divBdr>
            <w:top w:val="none" w:sz="0" w:space="0" w:color="auto"/>
            <w:left w:val="none" w:sz="0" w:space="0" w:color="auto"/>
            <w:bottom w:val="none" w:sz="0" w:space="0" w:color="auto"/>
            <w:right w:val="none" w:sz="0" w:space="0" w:color="auto"/>
          </w:divBdr>
        </w:div>
        <w:div w:id="2052607177">
          <w:marLeft w:val="480"/>
          <w:marRight w:val="0"/>
          <w:marTop w:val="0"/>
          <w:marBottom w:val="0"/>
          <w:divBdr>
            <w:top w:val="none" w:sz="0" w:space="0" w:color="auto"/>
            <w:left w:val="none" w:sz="0" w:space="0" w:color="auto"/>
            <w:bottom w:val="none" w:sz="0" w:space="0" w:color="auto"/>
            <w:right w:val="none" w:sz="0" w:space="0" w:color="auto"/>
          </w:divBdr>
        </w:div>
        <w:div w:id="2073113069">
          <w:marLeft w:val="480"/>
          <w:marRight w:val="0"/>
          <w:marTop w:val="0"/>
          <w:marBottom w:val="0"/>
          <w:divBdr>
            <w:top w:val="none" w:sz="0" w:space="0" w:color="auto"/>
            <w:left w:val="none" w:sz="0" w:space="0" w:color="auto"/>
            <w:bottom w:val="none" w:sz="0" w:space="0" w:color="auto"/>
            <w:right w:val="none" w:sz="0" w:space="0" w:color="auto"/>
          </w:divBdr>
        </w:div>
      </w:divsChild>
    </w:div>
    <w:div w:id="539367056">
      <w:marLeft w:val="640"/>
      <w:marRight w:val="0"/>
      <w:marTop w:val="0"/>
      <w:marBottom w:val="0"/>
      <w:divBdr>
        <w:top w:val="none" w:sz="0" w:space="0" w:color="auto"/>
        <w:left w:val="none" w:sz="0" w:space="0" w:color="auto"/>
        <w:bottom w:val="none" w:sz="0" w:space="0" w:color="auto"/>
        <w:right w:val="none" w:sz="0" w:space="0" w:color="auto"/>
      </w:divBdr>
    </w:div>
    <w:div w:id="540364256">
      <w:marLeft w:val="640"/>
      <w:marRight w:val="0"/>
      <w:marTop w:val="0"/>
      <w:marBottom w:val="0"/>
      <w:divBdr>
        <w:top w:val="none" w:sz="0" w:space="0" w:color="auto"/>
        <w:left w:val="none" w:sz="0" w:space="0" w:color="auto"/>
        <w:bottom w:val="none" w:sz="0" w:space="0" w:color="auto"/>
        <w:right w:val="none" w:sz="0" w:space="0" w:color="auto"/>
      </w:divBdr>
    </w:div>
    <w:div w:id="540439925">
      <w:bodyDiv w:val="1"/>
      <w:marLeft w:val="0"/>
      <w:marRight w:val="0"/>
      <w:marTop w:val="0"/>
      <w:marBottom w:val="0"/>
      <w:divBdr>
        <w:top w:val="none" w:sz="0" w:space="0" w:color="auto"/>
        <w:left w:val="none" w:sz="0" w:space="0" w:color="auto"/>
        <w:bottom w:val="none" w:sz="0" w:space="0" w:color="auto"/>
        <w:right w:val="none" w:sz="0" w:space="0" w:color="auto"/>
      </w:divBdr>
      <w:divsChild>
        <w:div w:id="10835421">
          <w:marLeft w:val="480"/>
          <w:marRight w:val="0"/>
          <w:marTop w:val="0"/>
          <w:marBottom w:val="0"/>
          <w:divBdr>
            <w:top w:val="none" w:sz="0" w:space="0" w:color="auto"/>
            <w:left w:val="none" w:sz="0" w:space="0" w:color="auto"/>
            <w:bottom w:val="none" w:sz="0" w:space="0" w:color="auto"/>
            <w:right w:val="none" w:sz="0" w:space="0" w:color="auto"/>
          </w:divBdr>
        </w:div>
        <w:div w:id="15038468">
          <w:marLeft w:val="480"/>
          <w:marRight w:val="0"/>
          <w:marTop w:val="0"/>
          <w:marBottom w:val="0"/>
          <w:divBdr>
            <w:top w:val="none" w:sz="0" w:space="0" w:color="auto"/>
            <w:left w:val="none" w:sz="0" w:space="0" w:color="auto"/>
            <w:bottom w:val="none" w:sz="0" w:space="0" w:color="auto"/>
            <w:right w:val="none" w:sz="0" w:space="0" w:color="auto"/>
          </w:divBdr>
        </w:div>
        <w:div w:id="70545405">
          <w:marLeft w:val="480"/>
          <w:marRight w:val="0"/>
          <w:marTop w:val="0"/>
          <w:marBottom w:val="0"/>
          <w:divBdr>
            <w:top w:val="none" w:sz="0" w:space="0" w:color="auto"/>
            <w:left w:val="none" w:sz="0" w:space="0" w:color="auto"/>
            <w:bottom w:val="none" w:sz="0" w:space="0" w:color="auto"/>
            <w:right w:val="none" w:sz="0" w:space="0" w:color="auto"/>
          </w:divBdr>
        </w:div>
        <w:div w:id="99646047">
          <w:marLeft w:val="480"/>
          <w:marRight w:val="0"/>
          <w:marTop w:val="0"/>
          <w:marBottom w:val="0"/>
          <w:divBdr>
            <w:top w:val="none" w:sz="0" w:space="0" w:color="auto"/>
            <w:left w:val="none" w:sz="0" w:space="0" w:color="auto"/>
            <w:bottom w:val="none" w:sz="0" w:space="0" w:color="auto"/>
            <w:right w:val="none" w:sz="0" w:space="0" w:color="auto"/>
          </w:divBdr>
        </w:div>
        <w:div w:id="107092135">
          <w:marLeft w:val="480"/>
          <w:marRight w:val="0"/>
          <w:marTop w:val="0"/>
          <w:marBottom w:val="0"/>
          <w:divBdr>
            <w:top w:val="none" w:sz="0" w:space="0" w:color="auto"/>
            <w:left w:val="none" w:sz="0" w:space="0" w:color="auto"/>
            <w:bottom w:val="none" w:sz="0" w:space="0" w:color="auto"/>
            <w:right w:val="none" w:sz="0" w:space="0" w:color="auto"/>
          </w:divBdr>
        </w:div>
        <w:div w:id="114955315">
          <w:marLeft w:val="480"/>
          <w:marRight w:val="0"/>
          <w:marTop w:val="0"/>
          <w:marBottom w:val="0"/>
          <w:divBdr>
            <w:top w:val="none" w:sz="0" w:space="0" w:color="auto"/>
            <w:left w:val="none" w:sz="0" w:space="0" w:color="auto"/>
            <w:bottom w:val="none" w:sz="0" w:space="0" w:color="auto"/>
            <w:right w:val="none" w:sz="0" w:space="0" w:color="auto"/>
          </w:divBdr>
        </w:div>
        <w:div w:id="167450506">
          <w:marLeft w:val="480"/>
          <w:marRight w:val="0"/>
          <w:marTop w:val="0"/>
          <w:marBottom w:val="0"/>
          <w:divBdr>
            <w:top w:val="none" w:sz="0" w:space="0" w:color="auto"/>
            <w:left w:val="none" w:sz="0" w:space="0" w:color="auto"/>
            <w:bottom w:val="none" w:sz="0" w:space="0" w:color="auto"/>
            <w:right w:val="none" w:sz="0" w:space="0" w:color="auto"/>
          </w:divBdr>
        </w:div>
        <w:div w:id="177080756">
          <w:marLeft w:val="480"/>
          <w:marRight w:val="0"/>
          <w:marTop w:val="0"/>
          <w:marBottom w:val="0"/>
          <w:divBdr>
            <w:top w:val="none" w:sz="0" w:space="0" w:color="auto"/>
            <w:left w:val="none" w:sz="0" w:space="0" w:color="auto"/>
            <w:bottom w:val="none" w:sz="0" w:space="0" w:color="auto"/>
            <w:right w:val="none" w:sz="0" w:space="0" w:color="auto"/>
          </w:divBdr>
        </w:div>
        <w:div w:id="249125488">
          <w:marLeft w:val="480"/>
          <w:marRight w:val="0"/>
          <w:marTop w:val="0"/>
          <w:marBottom w:val="0"/>
          <w:divBdr>
            <w:top w:val="none" w:sz="0" w:space="0" w:color="auto"/>
            <w:left w:val="none" w:sz="0" w:space="0" w:color="auto"/>
            <w:bottom w:val="none" w:sz="0" w:space="0" w:color="auto"/>
            <w:right w:val="none" w:sz="0" w:space="0" w:color="auto"/>
          </w:divBdr>
        </w:div>
        <w:div w:id="274794519">
          <w:marLeft w:val="480"/>
          <w:marRight w:val="0"/>
          <w:marTop w:val="0"/>
          <w:marBottom w:val="0"/>
          <w:divBdr>
            <w:top w:val="none" w:sz="0" w:space="0" w:color="auto"/>
            <w:left w:val="none" w:sz="0" w:space="0" w:color="auto"/>
            <w:bottom w:val="none" w:sz="0" w:space="0" w:color="auto"/>
            <w:right w:val="none" w:sz="0" w:space="0" w:color="auto"/>
          </w:divBdr>
        </w:div>
        <w:div w:id="275212621">
          <w:marLeft w:val="480"/>
          <w:marRight w:val="0"/>
          <w:marTop w:val="0"/>
          <w:marBottom w:val="0"/>
          <w:divBdr>
            <w:top w:val="none" w:sz="0" w:space="0" w:color="auto"/>
            <w:left w:val="none" w:sz="0" w:space="0" w:color="auto"/>
            <w:bottom w:val="none" w:sz="0" w:space="0" w:color="auto"/>
            <w:right w:val="none" w:sz="0" w:space="0" w:color="auto"/>
          </w:divBdr>
        </w:div>
        <w:div w:id="282540561">
          <w:marLeft w:val="480"/>
          <w:marRight w:val="0"/>
          <w:marTop w:val="0"/>
          <w:marBottom w:val="0"/>
          <w:divBdr>
            <w:top w:val="none" w:sz="0" w:space="0" w:color="auto"/>
            <w:left w:val="none" w:sz="0" w:space="0" w:color="auto"/>
            <w:bottom w:val="none" w:sz="0" w:space="0" w:color="auto"/>
            <w:right w:val="none" w:sz="0" w:space="0" w:color="auto"/>
          </w:divBdr>
        </w:div>
        <w:div w:id="293143552">
          <w:marLeft w:val="480"/>
          <w:marRight w:val="0"/>
          <w:marTop w:val="0"/>
          <w:marBottom w:val="0"/>
          <w:divBdr>
            <w:top w:val="none" w:sz="0" w:space="0" w:color="auto"/>
            <w:left w:val="none" w:sz="0" w:space="0" w:color="auto"/>
            <w:bottom w:val="none" w:sz="0" w:space="0" w:color="auto"/>
            <w:right w:val="none" w:sz="0" w:space="0" w:color="auto"/>
          </w:divBdr>
        </w:div>
        <w:div w:id="511384017">
          <w:marLeft w:val="480"/>
          <w:marRight w:val="0"/>
          <w:marTop w:val="0"/>
          <w:marBottom w:val="0"/>
          <w:divBdr>
            <w:top w:val="none" w:sz="0" w:space="0" w:color="auto"/>
            <w:left w:val="none" w:sz="0" w:space="0" w:color="auto"/>
            <w:bottom w:val="none" w:sz="0" w:space="0" w:color="auto"/>
            <w:right w:val="none" w:sz="0" w:space="0" w:color="auto"/>
          </w:divBdr>
        </w:div>
        <w:div w:id="514609652">
          <w:marLeft w:val="480"/>
          <w:marRight w:val="0"/>
          <w:marTop w:val="0"/>
          <w:marBottom w:val="0"/>
          <w:divBdr>
            <w:top w:val="none" w:sz="0" w:space="0" w:color="auto"/>
            <w:left w:val="none" w:sz="0" w:space="0" w:color="auto"/>
            <w:bottom w:val="none" w:sz="0" w:space="0" w:color="auto"/>
            <w:right w:val="none" w:sz="0" w:space="0" w:color="auto"/>
          </w:divBdr>
        </w:div>
        <w:div w:id="524832622">
          <w:marLeft w:val="480"/>
          <w:marRight w:val="0"/>
          <w:marTop w:val="0"/>
          <w:marBottom w:val="0"/>
          <w:divBdr>
            <w:top w:val="none" w:sz="0" w:space="0" w:color="auto"/>
            <w:left w:val="none" w:sz="0" w:space="0" w:color="auto"/>
            <w:bottom w:val="none" w:sz="0" w:space="0" w:color="auto"/>
            <w:right w:val="none" w:sz="0" w:space="0" w:color="auto"/>
          </w:divBdr>
        </w:div>
        <w:div w:id="562720350">
          <w:marLeft w:val="480"/>
          <w:marRight w:val="0"/>
          <w:marTop w:val="0"/>
          <w:marBottom w:val="0"/>
          <w:divBdr>
            <w:top w:val="none" w:sz="0" w:space="0" w:color="auto"/>
            <w:left w:val="none" w:sz="0" w:space="0" w:color="auto"/>
            <w:bottom w:val="none" w:sz="0" w:space="0" w:color="auto"/>
            <w:right w:val="none" w:sz="0" w:space="0" w:color="auto"/>
          </w:divBdr>
        </w:div>
        <w:div w:id="590772068">
          <w:marLeft w:val="480"/>
          <w:marRight w:val="0"/>
          <w:marTop w:val="0"/>
          <w:marBottom w:val="0"/>
          <w:divBdr>
            <w:top w:val="none" w:sz="0" w:space="0" w:color="auto"/>
            <w:left w:val="none" w:sz="0" w:space="0" w:color="auto"/>
            <w:bottom w:val="none" w:sz="0" w:space="0" w:color="auto"/>
            <w:right w:val="none" w:sz="0" w:space="0" w:color="auto"/>
          </w:divBdr>
        </w:div>
        <w:div w:id="630212835">
          <w:marLeft w:val="480"/>
          <w:marRight w:val="0"/>
          <w:marTop w:val="0"/>
          <w:marBottom w:val="0"/>
          <w:divBdr>
            <w:top w:val="none" w:sz="0" w:space="0" w:color="auto"/>
            <w:left w:val="none" w:sz="0" w:space="0" w:color="auto"/>
            <w:bottom w:val="none" w:sz="0" w:space="0" w:color="auto"/>
            <w:right w:val="none" w:sz="0" w:space="0" w:color="auto"/>
          </w:divBdr>
        </w:div>
        <w:div w:id="632712128">
          <w:marLeft w:val="480"/>
          <w:marRight w:val="0"/>
          <w:marTop w:val="0"/>
          <w:marBottom w:val="0"/>
          <w:divBdr>
            <w:top w:val="none" w:sz="0" w:space="0" w:color="auto"/>
            <w:left w:val="none" w:sz="0" w:space="0" w:color="auto"/>
            <w:bottom w:val="none" w:sz="0" w:space="0" w:color="auto"/>
            <w:right w:val="none" w:sz="0" w:space="0" w:color="auto"/>
          </w:divBdr>
        </w:div>
        <w:div w:id="652682703">
          <w:marLeft w:val="480"/>
          <w:marRight w:val="0"/>
          <w:marTop w:val="0"/>
          <w:marBottom w:val="0"/>
          <w:divBdr>
            <w:top w:val="none" w:sz="0" w:space="0" w:color="auto"/>
            <w:left w:val="none" w:sz="0" w:space="0" w:color="auto"/>
            <w:bottom w:val="none" w:sz="0" w:space="0" w:color="auto"/>
            <w:right w:val="none" w:sz="0" w:space="0" w:color="auto"/>
          </w:divBdr>
        </w:div>
        <w:div w:id="672496075">
          <w:marLeft w:val="480"/>
          <w:marRight w:val="0"/>
          <w:marTop w:val="0"/>
          <w:marBottom w:val="0"/>
          <w:divBdr>
            <w:top w:val="none" w:sz="0" w:space="0" w:color="auto"/>
            <w:left w:val="none" w:sz="0" w:space="0" w:color="auto"/>
            <w:bottom w:val="none" w:sz="0" w:space="0" w:color="auto"/>
            <w:right w:val="none" w:sz="0" w:space="0" w:color="auto"/>
          </w:divBdr>
        </w:div>
        <w:div w:id="686954727">
          <w:marLeft w:val="480"/>
          <w:marRight w:val="0"/>
          <w:marTop w:val="0"/>
          <w:marBottom w:val="0"/>
          <w:divBdr>
            <w:top w:val="none" w:sz="0" w:space="0" w:color="auto"/>
            <w:left w:val="none" w:sz="0" w:space="0" w:color="auto"/>
            <w:bottom w:val="none" w:sz="0" w:space="0" w:color="auto"/>
            <w:right w:val="none" w:sz="0" w:space="0" w:color="auto"/>
          </w:divBdr>
        </w:div>
        <w:div w:id="691151552">
          <w:marLeft w:val="480"/>
          <w:marRight w:val="0"/>
          <w:marTop w:val="0"/>
          <w:marBottom w:val="0"/>
          <w:divBdr>
            <w:top w:val="none" w:sz="0" w:space="0" w:color="auto"/>
            <w:left w:val="none" w:sz="0" w:space="0" w:color="auto"/>
            <w:bottom w:val="none" w:sz="0" w:space="0" w:color="auto"/>
            <w:right w:val="none" w:sz="0" w:space="0" w:color="auto"/>
          </w:divBdr>
        </w:div>
        <w:div w:id="704990641">
          <w:marLeft w:val="480"/>
          <w:marRight w:val="0"/>
          <w:marTop w:val="0"/>
          <w:marBottom w:val="0"/>
          <w:divBdr>
            <w:top w:val="none" w:sz="0" w:space="0" w:color="auto"/>
            <w:left w:val="none" w:sz="0" w:space="0" w:color="auto"/>
            <w:bottom w:val="none" w:sz="0" w:space="0" w:color="auto"/>
            <w:right w:val="none" w:sz="0" w:space="0" w:color="auto"/>
          </w:divBdr>
        </w:div>
        <w:div w:id="789592553">
          <w:marLeft w:val="480"/>
          <w:marRight w:val="0"/>
          <w:marTop w:val="0"/>
          <w:marBottom w:val="0"/>
          <w:divBdr>
            <w:top w:val="none" w:sz="0" w:space="0" w:color="auto"/>
            <w:left w:val="none" w:sz="0" w:space="0" w:color="auto"/>
            <w:bottom w:val="none" w:sz="0" w:space="0" w:color="auto"/>
            <w:right w:val="none" w:sz="0" w:space="0" w:color="auto"/>
          </w:divBdr>
        </w:div>
        <w:div w:id="817264601">
          <w:marLeft w:val="480"/>
          <w:marRight w:val="0"/>
          <w:marTop w:val="0"/>
          <w:marBottom w:val="0"/>
          <w:divBdr>
            <w:top w:val="none" w:sz="0" w:space="0" w:color="auto"/>
            <w:left w:val="none" w:sz="0" w:space="0" w:color="auto"/>
            <w:bottom w:val="none" w:sz="0" w:space="0" w:color="auto"/>
            <w:right w:val="none" w:sz="0" w:space="0" w:color="auto"/>
          </w:divBdr>
        </w:div>
        <w:div w:id="829904161">
          <w:marLeft w:val="480"/>
          <w:marRight w:val="0"/>
          <w:marTop w:val="0"/>
          <w:marBottom w:val="0"/>
          <w:divBdr>
            <w:top w:val="none" w:sz="0" w:space="0" w:color="auto"/>
            <w:left w:val="none" w:sz="0" w:space="0" w:color="auto"/>
            <w:bottom w:val="none" w:sz="0" w:space="0" w:color="auto"/>
            <w:right w:val="none" w:sz="0" w:space="0" w:color="auto"/>
          </w:divBdr>
        </w:div>
        <w:div w:id="837692511">
          <w:marLeft w:val="480"/>
          <w:marRight w:val="0"/>
          <w:marTop w:val="0"/>
          <w:marBottom w:val="0"/>
          <w:divBdr>
            <w:top w:val="none" w:sz="0" w:space="0" w:color="auto"/>
            <w:left w:val="none" w:sz="0" w:space="0" w:color="auto"/>
            <w:bottom w:val="none" w:sz="0" w:space="0" w:color="auto"/>
            <w:right w:val="none" w:sz="0" w:space="0" w:color="auto"/>
          </w:divBdr>
        </w:div>
        <w:div w:id="897592239">
          <w:marLeft w:val="480"/>
          <w:marRight w:val="0"/>
          <w:marTop w:val="0"/>
          <w:marBottom w:val="0"/>
          <w:divBdr>
            <w:top w:val="none" w:sz="0" w:space="0" w:color="auto"/>
            <w:left w:val="none" w:sz="0" w:space="0" w:color="auto"/>
            <w:bottom w:val="none" w:sz="0" w:space="0" w:color="auto"/>
            <w:right w:val="none" w:sz="0" w:space="0" w:color="auto"/>
          </w:divBdr>
        </w:div>
        <w:div w:id="940844819">
          <w:marLeft w:val="480"/>
          <w:marRight w:val="0"/>
          <w:marTop w:val="0"/>
          <w:marBottom w:val="0"/>
          <w:divBdr>
            <w:top w:val="none" w:sz="0" w:space="0" w:color="auto"/>
            <w:left w:val="none" w:sz="0" w:space="0" w:color="auto"/>
            <w:bottom w:val="none" w:sz="0" w:space="0" w:color="auto"/>
            <w:right w:val="none" w:sz="0" w:space="0" w:color="auto"/>
          </w:divBdr>
        </w:div>
        <w:div w:id="947271445">
          <w:marLeft w:val="480"/>
          <w:marRight w:val="0"/>
          <w:marTop w:val="0"/>
          <w:marBottom w:val="0"/>
          <w:divBdr>
            <w:top w:val="none" w:sz="0" w:space="0" w:color="auto"/>
            <w:left w:val="none" w:sz="0" w:space="0" w:color="auto"/>
            <w:bottom w:val="none" w:sz="0" w:space="0" w:color="auto"/>
            <w:right w:val="none" w:sz="0" w:space="0" w:color="auto"/>
          </w:divBdr>
        </w:div>
        <w:div w:id="964123813">
          <w:marLeft w:val="480"/>
          <w:marRight w:val="0"/>
          <w:marTop w:val="0"/>
          <w:marBottom w:val="0"/>
          <w:divBdr>
            <w:top w:val="none" w:sz="0" w:space="0" w:color="auto"/>
            <w:left w:val="none" w:sz="0" w:space="0" w:color="auto"/>
            <w:bottom w:val="none" w:sz="0" w:space="0" w:color="auto"/>
            <w:right w:val="none" w:sz="0" w:space="0" w:color="auto"/>
          </w:divBdr>
        </w:div>
        <w:div w:id="982854675">
          <w:marLeft w:val="480"/>
          <w:marRight w:val="0"/>
          <w:marTop w:val="0"/>
          <w:marBottom w:val="0"/>
          <w:divBdr>
            <w:top w:val="none" w:sz="0" w:space="0" w:color="auto"/>
            <w:left w:val="none" w:sz="0" w:space="0" w:color="auto"/>
            <w:bottom w:val="none" w:sz="0" w:space="0" w:color="auto"/>
            <w:right w:val="none" w:sz="0" w:space="0" w:color="auto"/>
          </w:divBdr>
        </w:div>
        <w:div w:id="1093742237">
          <w:marLeft w:val="480"/>
          <w:marRight w:val="0"/>
          <w:marTop w:val="0"/>
          <w:marBottom w:val="0"/>
          <w:divBdr>
            <w:top w:val="none" w:sz="0" w:space="0" w:color="auto"/>
            <w:left w:val="none" w:sz="0" w:space="0" w:color="auto"/>
            <w:bottom w:val="none" w:sz="0" w:space="0" w:color="auto"/>
            <w:right w:val="none" w:sz="0" w:space="0" w:color="auto"/>
          </w:divBdr>
        </w:div>
        <w:div w:id="1099760533">
          <w:marLeft w:val="480"/>
          <w:marRight w:val="0"/>
          <w:marTop w:val="0"/>
          <w:marBottom w:val="0"/>
          <w:divBdr>
            <w:top w:val="none" w:sz="0" w:space="0" w:color="auto"/>
            <w:left w:val="none" w:sz="0" w:space="0" w:color="auto"/>
            <w:bottom w:val="none" w:sz="0" w:space="0" w:color="auto"/>
            <w:right w:val="none" w:sz="0" w:space="0" w:color="auto"/>
          </w:divBdr>
        </w:div>
        <w:div w:id="1100758066">
          <w:marLeft w:val="480"/>
          <w:marRight w:val="0"/>
          <w:marTop w:val="0"/>
          <w:marBottom w:val="0"/>
          <w:divBdr>
            <w:top w:val="none" w:sz="0" w:space="0" w:color="auto"/>
            <w:left w:val="none" w:sz="0" w:space="0" w:color="auto"/>
            <w:bottom w:val="none" w:sz="0" w:space="0" w:color="auto"/>
            <w:right w:val="none" w:sz="0" w:space="0" w:color="auto"/>
          </w:divBdr>
        </w:div>
        <w:div w:id="1110050406">
          <w:marLeft w:val="480"/>
          <w:marRight w:val="0"/>
          <w:marTop w:val="0"/>
          <w:marBottom w:val="0"/>
          <w:divBdr>
            <w:top w:val="none" w:sz="0" w:space="0" w:color="auto"/>
            <w:left w:val="none" w:sz="0" w:space="0" w:color="auto"/>
            <w:bottom w:val="none" w:sz="0" w:space="0" w:color="auto"/>
            <w:right w:val="none" w:sz="0" w:space="0" w:color="auto"/>
          </w:divBdr>
        </w:div>
        <w:div w:id="1135222099">
          <w:marLeft w:val="480"/>
          <w:marRight w:val="0"/>
          <w:marTop w:val="0"/>
          <w:marBottom w:val="0"/>
          <w:divBdr>
            <w:top w:val="none" w:sz="0" w:space="0" w:color="auto"/>
            <w:left w:val="none" w:sz="0" w:space="0" w:color="auto"/>
            <w:bottom w:val="none" w:sz="0" w:space="0" w:color="auto"/>
            <w:right w:val="none" w:sz="0" w:space="0" w:color="auto"/>
          </w:divBdr>
        </w:div>
        <w:div w:id="1153109035">
          <w:marLeft w:val="480"/>
          <w:marRight w:val="0"/>
          <w:marTop w:val="0"/>
          <w:marBottom w:val="0"/>
          <w:divBdr>
            <w:top w:val="none" w:sz="0" w:space="0" w:color="auto"/>
            <w:left w:val="none" w:sz="0" w:space="0" w:color="auto"/>
            <w:bottom w:val="none" w:sz="0" w:space="0" w:color="auto"/>
            <w:right w:val="none" w:sz="0" w:space="0" w:color="auto"/>
          </w:divBdr>
        </w:div>
        <w:div w:id="1202402807">
          <w:marLeft w:val="480"/>
          <w:marRight w:val="0"/>
          <w:marTop w:val="0"/>
          <w:marBottom w:val="0"/>
          <w:divBdr>
            <w:top w:val="none" w:sz="0" w:space="0" w:color="auto"/>
            <w:left w:val="none" w:sz="0" w:space="0" w:color="auto"/>
            <w:bottom w:val="none" w:sz="0" w:space="0" w:color="auto"/>
            <w:right w:val="none" w:sz="0" w:space="0" w:color="auto"/>
          </w:divBdr>
        </w:div>
        <w:div w:id="1226599315">
          <w:marLeft w:val="480"/>
          <w:marRight w:val="0"/>
          <w:marTop w:val="0"/>
          <w:marBottom w:val="0"/>
          <w:divBdr>
            <w:top w:val="none" w:sz="0" w:space="0" w:color="auto"/>
            <w:left w:val="none" w:sz="0" w:space="0" w:color="auto"/>
            <w:bottom w:val="none" w:sz="0" w:space="0" w:color="auto"/>
            <w:right w:val="none" w:sz="0" w:space="0" w:color="auto"/>
          </w:divBdr>
        </w:div>
        <w:div w:id="1257208104">
          <w:marLeft w:val="480"/>
          <w:marRight w:val="0"/>
          <w:marTop w:val="0"/>
          <w:marBottom w:val="0"/>
          <w:divBdr>
            <w:top w:val="none" w:sz="0" w:space="0" w:color="auto"/>
            <w:left w:val="none" w:sz="0" w:space="0" w:color="auto"/>
            <w:bottom w:val="none" w:sz="0" w:space="0" w:color="auto"/>
            <w:right w:val="none" w:sz="0" w:space="0" w:color="auto"/>
          </w:divBdr>
        </w:div>
        <w:div w:id="1260985292">
          <w:marLeft w:val="480"/>
          <w:marRight w:val="0"/>
          <w:marTop w:val="0"/>
          <w:marBottom w:val="0"/>
          <w:divBdr>
            <w:top w:val="none" w:sz="0" w:space="0" w:color="auto"/>
            <w:left w:val="none" w:sz="0" w:space="0" w:color="auto"/>
            <w:bottom w:val="none" w:sz="0" w:space="0" w:color="auto"/>
            <w:right w:val="none" w:sz="0" w:space="0" w:color="auto"/>
          </w:divBdr>
        </w:div>
        <w:div w:id="1262836482">
          <w:marLeft w:val="480"/>
          <w:marRight w:val="0"/>
          <w:marTop w:val="0"/>
          <w:marBottom w:val="0"/>
          <w:divBdr>
            <w:top w:val="none" w:sz="0" w:space="0" w:color="auto"/>
            <w:left w:val="none" w:sz="0" w:space="0" w:color="auto"/>
            <w:bottom w:val="none" w:sz="0" w:space="0" w:color="auto"/>
            <w:right w:val="none" w:sz="0" w:space="0" w:color="auto"/>
          </w:divBdr>
        </w:div>
        <w:div w:id="1303652683">
          <w:marLeft w:val="480"/>
          <w:marRight w:val="0"/>
          <w:marTop w:val="0"/>
          <w:marBottom w:val="0"/>
          <w:divBdr>
            <w:top w:val="none" w:sz="0" w:space="0" w:color="auto"/>
            <w:left w:val="none" w:sz="0" w:space="0" w:color="auto"/>
            <w:bottom w:val="none" w:sz="0" w:space="0" w:color="auto"/>
            <w:right w:val="none" w:sz="0" w:space="0" w:color="auto"/>
          </w:divBdr>
        </w:div>
        <w:div w:id="1318344597">
          <w:marLeft w:val="480"/>
          <w:marRight w:val="0"/>
          <w:marTop w:val="0"/>
          <w:marBottom w:val="0"/>
          <w:divBdr>
            <w:top w:val="none" w:sz="0" w:space="0" w:color="auto"/>
            <w:left w:val="none" w:sz="0" w:space="0" w:color="auto"/>
            <w:bottom w:val="none" w:sz="0" w:space="0" w:color="auto"/>
            <w:right w:val="none" w:sz="0" w:space="0" w:color="auto"/>
          </w:divBdr>
        </w:div>
        <w:div w:id="1434738449">
          <w:marLeft w:val="480"/>
          <w:marRight w:val="0"/>
          <w:marTop w:val="0"/>
          <w:marBottom w:val="0"/>
          <w:divBdr>
            <w:top w:val="none" w:sz="0" w:space="0" w:color="auto"/>
            <w:left w:val="none" w:sz="0" w:space="0" w:color="auto"/>
            <w:bottom w:val="none" w:sz="0" w:space="0" w:color="auto"/>
            <w:right w:val="none" w:sz="0" w:space="0" w:color="auto"/>
          </w:divBdr>
        </w:div>
        <w:div w:id="1501507736">
          <w:marLeft w:val="480"/>
          <w:marRight w:val="0"/>
          <w:marTop w:val="0"/>
          <w:marBottom w:val="0"/>
          <w:divBdr>
            <w:top w:val="none" w:sz="0" w:space="0" w:color="auto"/>
            <w:left w:val="none" w:sz="0" w:space="0" w:color="auto"/>
            <w:bottom w:val="none" w:sz="0" w:space="0" w:color="auto"/>
            <w:right w:val="none" w:sz="0" w:space="0" w:color="auto"/>
          </w:divBdr>
        </w:div>
        <w:div w:id="1511749054">
          <w:marLeft w:val="480"/>
          <w:marRight w:val="0"/>
          <w:marTop w:val="0"/>
          <w:marBottom w:val="0"/>
          <w:divBdr>
            <w:top w:val="none" w:sz="0" w:space="0" w:color="auto"/>
            <w:left w:val="none" w:sz="0" w:space="0" w:color="auto"/>
            <w:bottom w:val="none" w:sz="0" w:space="0" w:color="auto"/>
            <w:right w:val="none" w:sz="0" w:space="0" w:color="auto"/>
          </w:divBdr>
        </w:div>
        <w:div w:id="1588415779">
          <w:marLeft w:val="480"/>
          <w:marRight w:val="0"/>
          <w:marTop w:val="0"/>
          <w:marBottom w:val="0"/>
          <w:divBdr>
            <w:top w:val="none" w:sz="0" w:space="0" w:color="auto"/>
            <w:left w:val="none" w:sz="0" w:space="0" w:color="auto"/>
            <w:bottom w:val="none" w:sz="0" w:space="0" w:color="auto"/>
            <w:right w:val="none" w:sz="0" w:space="0" w:color="auto"/>
          </w:divBdr>
        </w:div>
        <w:div w:id="1605959779">
          <w:marLeft w:val="480"/>
          <w:marRight w:val="0"/>
          <w:marTop w:val="0"/>
          <w:marBottom w:val="0"/>
          <w:divBdr>
            <w:top w:val="none" w:sz="0" w:space="0" w:color="auto"/>
            <w:left w:val="none" w:sz="0" w:space="0" w:color="auto"/>
            <w:bottom w:val="none" w:sz="0" w:space="0" w:color="auto"/>
            <w:right w:val="none" w:sz="0" w:space="0" w:color="auto"/>
          </w:divBdr>
        </w:div>
        <w:div w:id="1656756461">
          <w:marLeft w:val="480"/>
          <w:marRight w:val="0"/>
          <w:marTop w:val="0"/>
          <w:marBottom w:val="0"/>
          <w:divBdr>
            <w:top w:val="none" w:sz="0" w:space="0" w:color="auto"/>
            <w:left w:val="none" w:sz="0" w:space="0" w:color="auto"/>
            <w:bottom w:val="none" w:sz="0" w:space="0" w:color="auto"/>
            <w:right w:val="none" w:sz="0" w:space="0" w:color="auto"/>
          </w:divBdr>
        </w:div>
        <w:div w:id="1668089386">
          <w:marLeft w:val="480"/>
          <w:marRight w:val="0"/>
          <w:marTop w:val="0"/>
          <w:marBottom w:val="0"/>
          <w:divBdr>
            <w:top w:val="none" w:sz="0" w:space="0" w:color="auto"/>
            <w:left w:val="none" w:sz="0" w:space="0" w:color="auto"/>
            <w:bottom w:val="none" w:sz="0" w:space="0" w:color="auto"/>
            <w:right w:val="none" w:sz="0" w:space="0" w:color="auto"/>
          </w:divBdr>
        </w:div>
        <w:div w:id="1670908703">
          <w:marLeft w:val="480"/>
          <w:marRight w:val="0"/>
          <w:marTop w:val="0"/>
          <w:marBottom w:val="0"/>
          <w:divBdr>
            <w:top w:val="none" w:sz="0" w:space="0" w:color="auto"/>
            <w:left w:val="none" w:sz="0" w:space="0" w:color="auto"/>
            <w:bottom w:val="none" w:sz="0" w:space="0" w:color="auto"/>
            <w:right w:val="none" w:sz="0" w:space="0" w:color="auto"/>
          </w:divBdr>
        </w:div>
        <w:div w:id="1819804043">
          <w:marLeft w:val="480"/>
          <w:marRight w:val="0"/>
          <w:marTop w:val="0"/>
          <w:marBottom w:val="0"/>
          <w:divBdr>
            <w:top w:val="none" w:sz="0" w:space="0" w:color="auto"/>
            <w:left w:val="none" w:sz="0" w:space="0" w:color="auto"/>
            <w:bottom w:val="none" w:sz="0" w:space="0" w:color="auto"/>
            <w:right w:val="none" w:sz="0" w:space="0" w:color="auto"/>
          </w:divBdr>
        </w:div>
        <w:div w:id="1828861489">
          <w:marLeft w:val="480"/>
          <w:marRight w:val="0"/>
          <w:marTop w:val="0"/>
          <w:marBottom w:val="0"/>
          <w:divBdr>
            <w:top w:val="none" w:sz="0" w:space="0" w:color="auto"/>
            <w:left w:val="none" w:sz="0" w:space="0" w:color="auto"/>
            <w:bottom w:val="none" w:sz="0" w:space="0" w:color="auto"/>
            <w:right w:val="none" w:sz="0" w:space="0" w:color="auto"/>
          </w:divBdr>
        </w:div>
        <w:div w:id="1859419536">
          <w:marLeft w:val="480"/>
          <w:marRight w:val="0"/>
          <w:marTop w:val="0"/>
          <w:marBottom w:val="0"/>
          <w:divBdr>
            <w:top w:val="none" w:sz="0" w:space="0" w:color="auto"/>
            <w:left w:val="none" w:sz="0" w:space="0" w:color="auto"/>
            <w:bottom w:val="none" w:sz="0" w:space="0" w:color="auto"/>
            <w:right w:val="none" w:sz="0" w:space="0" w:color="auto"/>
          </w:divBdr>
        </w:div>
        <w:div w:id="1867712089">
          <w:marLeft w:val="480"/>
          <w:marRight w:val="0"/>
          <w:marTop w:val="0"/>
          <w:marBottom w:val="0"/>
          <w:divBdr>
            <w:top w:val="none" w:sz="0" w:space="0" w:color="auto"/>
            <w:left w:val="none" w:sz="0" w:space="0" w:color="auto"/>
            <w:bottom w:val="none" w:sz="0" w:space="0" w:color="auto"/>
            <w:right w:val="none" w:sz="0" w:space="0" w:color="auto"/>
          </w:divBdr>
        </w:div>
        <w:div w:id="1879076715">
          <w:marLeft w:val="480"/>
          <w:marRight w:val="0"/>
          <w:marTop w:val="0"/>
          <w:marBottom w:val="0"/>
          <w:divBdr>
            <w:top w:val="none" w:sz="0" w:space="0" w:color="auto"/>
            <w:left w:val="none" w:sz="0" w:space="0" w:color="auto"/>
            <w:bottom w:val="none" w:sz="0" w:space="0" w:color="auto"/>
            <w:right w:val="none" w:sz="0" w:space="0" w:color="auto"/>
          </w:divBdr>
        </w:div>
        <w:div w:id="1882933918">
          <w:marLeft w:val="480"/>
          <w:marRight w:val="0"/>
          <w:marTop w:val="0"/>
          <w:marBottom w:val="0"/>
          <w:divBdr>
            <w:top w:val="none" w:sz="0" w:space="0" w:color="auto"/>
            <w:left w:val="none" w:sz="0" w:space="0" w:color="auto"/>
            <w:bottom w:val="none" w:sz="0" w:space="0" w:color="auto"/>
            <w:right w:val="none" w:sz="0" w:space="0" w:color="auto"/>
          </w:divBdr>
        </w:div>
        <w:div w:id="1908344200">
          <w:marLeft w:val="480"/>
          <w:marRight w:val="0"/>
          <w:marTop w:val="0"/>
          <w:marBottom w:val="0"/>
          <w:divBdr>
            <w:top w:val="none" w:sz="0" w:space="0" w:color="auto"/>
            <w:left w:val="none" w:sz="0" w:space="0" w:color="auto"/>
            <w:bottom w:val="none" w:sz="0" w:space="0" w:color="auto"/>
            <w:right w:val="none" w:sz="0" w:space="0" w:color="auto"/>
          </w:divBdr>
        </w:div>
        <w:div w:id="1987081576">
          <w:marLeft w:val="480"/>
          <w:marRight w:val="0"/>
          <w:marTop w:val="0"/>
          <w:marBottom w:val="0"/>
          <w:divBdr>
            <w:top w:val="none" w:sz="0" w:space="0" w:color="auto"/>
            <w:left w:val="none" w:sz="0" w:space="0" w:color="auto"/>
            <w:bottom w:val="none" w:sz="0" w:space="0" w:color="auto"/>
            <w:right w:val="none" w:sz="0" w:space="0" w:color="auto"/>
          </w:divBdr>
        </w:div>
        <w:div w:id="2019691585">
          <w:marLeft w:val="480"/>
          <w:marRight w:val="0"/>
          <w:marTop w:val="0"/>
          <w:marBottom w:val="0"/>
          <w:divBdr>
            <w:top w:val="none" w:sz="0" w:space="0" w:color="auto"/>
            <w:left w:val="none" w:sz="0" w:space="0" w:color="auto"/>
            <w:bottom w:val="none" w:sz="0" w:space="0" w:color="auto"/>
            <w:right w:val="none" w:sz="0" w:space="0" w:color="auto"/>
          </w:divBdr>
        </w:div>
        <w:div w:id="2035837033">
          <w:marLeft w:val="480"/>
          <w:marRight w:val="0"/>
          <w:marTop w:val="0"/>
          <w:marBottom w:val="0"/>
          <w:divBdr>
            <w:top w:val="none" w:sz="0" w:space="0" w:color="auto"/>
            <w:left w:val="none" w:sz="0" w:space="0" w:color="auto"/>
            <w:bottom w:val="none" w:sz="0" w:space="0" w:color="auto"/>
            <w:right w:val="none" w:sz="0" w:space="0" w:color="auto"/>
          </w:divBdr>
        </w:div>
        <w:div w:id="2111386055">
          <w:marLeft w:val="480"/>
          <w:marRight w:val="0"/>
          <w:marTop w:val="0"/>
          <w:marBottom w:val="0"/>
          <w:divBdr>
            <w:top w:val="none" w:sz="0" w:space="0" w:color="auto"/>
            <w:left w:val="none" w:sz="0" w:space="0" w:color="auto"/>
            <w:bottom w:val="none" w:sz="0" w:space="0" w:color="auto"/>
            <w:right w:val="none" w:sz="0" w:space="0" w:color="auto"/>
          </w:divBdr>
        </w:div>
        <w:div w:id="2115897516">
          <w:marLeft w:val="480"/>
          <w:marRight w:val="0"/>
          <w:marTop w:val="0"/>
          <w:marBottom w:val="0"/>
          <w:divBdr>
            <w:top w:val="none" w:sz="0" w:space="0" w:color="auto"/>
            <w:left w:val="none" w:sz="0" w:space="0" w:color="auto"/>
            <w:bottom w:val="none" w:sz="0" w:space="0" w:color="auto"/>
            <w:right w:val="none" w:sz="0" w:space="0" w:color="auto"/>
          </w:divBdr>
        </w:div>
      </w:divsChild>
    </w:div>
    <w:div w:id="541333230">
      <w:marLeft w:val="640"/>
      <w:marRight w:val="0"/>
      <w:marTop w:val="0"/>
      <w:marBottom w:val="0"/>
      <w:divBdr>
        <w:top w:val="none" w:sz="0" w:space="0" w:color="auto"/>
        <w:left w:val="none" w:sz="0" w:space="0" w:color="auto"/>
        <w:bottom w:val="none" w:sz="0" w:space="0" w:color="auto"/>
        <w:right w:val="none" w:sz="0" w:space="0" w:color="auto"/>
      </w:divBdr>
    </w:div>
    <w:div w:id="542526914">
      <w:marLeft w:val="640"/>
      <w:marRight w:val="0"/>
      <w:marTop w:val="0"/>
      <w:marBottom w:val="0"/>
      <w:divBdr>
        <w:top w:val="none" w:sz="0" w:space="0" w:color="auto"/>
        <w:left w:val="none" w:sz="0" w:space="0" w:color="auto"/>
        <w:bottom w:val="none" w:sz="0" w:space="0" w:color="auto"/>
        <w:right w:val="none" w:sz="0" w:space="0" w:color="auto"/>
      </w:divBdr>
    </w:div>
    <w:div w:id="543106118">
      <w:marLeft w:val="640"/>
      <w:marRight w:val="0"/>
      <w:marTop w:val="0"/>
      <w:marBottom w:val="0"/>
      <w:divBdr>
        <w:top w:val="none" w:sz="0" w:space="0" w:color="auto"/>
        <w:left w:val="none" w:sz="0" w:space="0" w:color="auto"/>
        <w:bottom w:val="none" w:sz="0" w:space="0" w:color="auto"/>
        <w:right w:val="none" w:sz="0" w:space="0" w:color="auto"/>
      </w:divBdr>
    </w:div>
    <w:div w:id="543716073">
      <w:bodyDiv w:val="1"/>
      <w:marLeft w:val="0"/>
      <w:marRight w:val="0"/>
      <w:marTop w:val="0"/>
      <w:marBottom w:val="0"/>
      <w:divBdr>
        <w:top w:val="none" w:sz="0" w:space="0" w:color="auto"/>
        <w:left w:val="none" w:sz="0" w:space="0" w:color="auto"/>
        <w:bottom w:val="none" w:sz="0" w:space="0" w:color="auto"/>
        <w:right w:val="none" w:sz="0" w:space="0" w:color="auto"/>
      </w:divBdr>
    </w:div>
    <w:div w:id="544607596">
      <w:marLeft w:val="640"/>
      <w:marRight w:val="0"/>
      <w:marTop w:val="0"/>
      <w:marBottom w:val="0"/>
      <w:divBdr>
        <w:top w:val="none" w:sz="0" w:space="0" w:color="auto"/>
        <w:left w:val="none" w:sz="0" w:space="0" w:color="auto"/>
        <w:bottom w:val="none" w:sz="0" w:space="0" w:color="auto"/>
        <w:right w:val="none" w:sz="0" w:space="0" w:color="auto"/>
      </w:divBdr>
    </w:div>
    <w:div w:id="544685220">
      <w:marLeft w:val="640"/>
      <w:marRight w:val="0"/>
      <w:marTop w:val="0"/>
      <w:marBottom w:val="0"/>
      <w:divBdr>
        <w:top w:val="none" w:sz="0" w:space="0" w:color="auto"/>
        <w:left w:val="none" w:sz="0" w:space="0" w:color="auto"/>
        <w:bottom w:val="none" w:sz="0" w:space="0" w:color="auto"/>
        <w:right w:val="none" w:sz="0" w:space="0" w:color="auto"/>
      </w:divBdr>
    </w:div>
    <w:div w:id="544873185">
      <w:marLeft w:val="640"/>
      <w:marRight w:val="0"/>
      <w:marTop w:val="0"/>
      <w:marBottom w:val="0"/>
      <w:divBdr>
        <w:top w:val="none" w:sz="0" w:space="0" w:color="auto"/>
        <w:left w:val="none" w:sz="0" w:space="0" w:color="auto"/>
        <w:bottom w:val="none" w:sz="0" w:space="0" w:color="auto"/>
        <w:right w:val="none" w:sz="0" w:space="0" w:color="auto"/>
      </w:divBdr>
    </w:div>
    <w:div w:id="545022049">
      <w:marLeft w:val="640"/>
      <w:marRight w:val="0"/>
      <w:marTop w:val="0"/>
      <w:marBottom w:val="0"/>
      <w:divBdr>
        <w:top w:val="none" w:sz="0" w:space="0" w:color="auto"/>
        <w:left w:val="none" w:sz="0" w:space="0" w:color="auto"/>
        <w:bottom w:val="none" w:sz="0" w:space="0" w:color="auto"/>
        <w:right w:val="none" w:sz="0" w:space="0" w:color="auto"/>
      </w:divBdr>
    </w:div>
    <w:div w:id="545027346">
      <w:bodyDiv w:val="1"/>
      <w:marLeft w:val="0"/>
      <w:marRight w:val="0"/>
      <w:marTop w:val="0"/>
      <w:marBottom w:val="0"/>
      <w:divBdr>
        <w:top w:val="none" w:sz="0" w:space="0" w:color="auto"/>
        <w:left w:val="none" w:sz="0" w:space="0" w:color="auto"/>
        <w:bottom w:val="none" w:sz="0" w:space="0" w:color="auto"/>
        <w:right w:val="none" w:sz="0" w:space="0" w:color="auto"/>
      </w:divBdr>
      <w:divsChild>
        <w:div w:id="28191224">
          <w:marLeft w:val="480"/>
          <w:marRight w:val="0"/>
          <w:marTop w:val="0"/>
          <w:marBottom w:val="0"/>
          <w:divBdr>
            <w:top w:val="none" w:sz="0" w:space="0" w:color="auto"/>
            <w:left w:val="none" w:sz="0" w:space="0" w:color="auto"/>
            <w:bottom w:val="none" w:sz="0" w:space="0" w:color="auto"/>
            <w:right w:val="none" w:sz="0" w:space="0" w:color="auto"/>
          </w:divBdr>
        </w:div>
        <w:div w:id="45686989">
          <w:marLeft w:val="480"/>
          <w:marRight w:val="0"/>
          <w:marTop w:val="0"/>
          <w:marBottom w:val="0"/>
          <w:divBdr>
            <w:top w:val="none" w:sz="0" w:space="0" w:color="auto"/>
            <w:left w:val="none" w:sz="0" w:space="0" w:color="auto"/>
            <w:bottom w:val="none" w:sz="0" w:space="0" w:color="auto"/>
            <w:right w:val="none" w:sz="0" w:space="0" w:color="auto"/>
          </w:divBdr>
        </w:div>
        <w:div w:id="49696635">
          <w:marLeft w:val="480"/>
          <w:marRight w:val="0"/>
          <w:marTop w:val="0"/>
          <w:marBottom w:val="0"/>
          <w:divBdr>
            <w:top w:val="none" w:sz="0" w:space="0" w:color="auto"/>
            <w:left w:val="none" w:sz="0" w:space="0" w:color="auto"/>
            <w:bottom w:val="none" w:sz="0" w:space="0" w:color="auto"/>
            <w:right w:val="none" w:sz="0" w:space="0" w:color="auto"/>
          </w:divBdr>
        </w:div>
        <w:div w:id="107089435">
          <w:marLeft w:val="480"/>
          <w:marRight w:val="0"/>
          <w:marTop w:val="0"/>
          <w:marBottom w:val="0"/>
          <w:divBdr>
            <w:top w:val="none" w:sz="0" w:space="0" w:color="auto"/>
            <w:left w:val="none" w:sz="0" w:space="0" w:color="auto"/>
            <w:bottom w:val="none" w:sz="0" w:space="0" w:color="auto"/>
            <w:right w:val="none" w:sz="0" w:space="0" w:color="auto"/>
          </w:divBdr>
        </w:div>
        <w:div w:id="173039028">
          <w:marLeft w:val="480"/>
          <w:marRight w:val="0"/>
          <w:marTop w:val="0"/>
          <w:marBottom w:val="0"/>
          <w:divBdr>
            <w:top w:val="none" w:sz="0" w:space="0" w:color="auto"/>
            <w:left w:val="none" w:sz="0" w:space="0" w:color="auto"/>
            <w:bottom w:val="none" w:sz="0" w:space="0" w:color="auto"/>
            <w:right w:val="none" w:sz="0" w:space="0" w:color="auto"/>
          </w:divBdr>
        </w:div>
        <w:div w:id="183983757">
          <w:marLeft w:val="480"/>
          <w:marRight w:val="0"/>
          <w:marTop w:val="0"/>
          <w:marBottom w:val="0"/>
          <w:divBdr>
            <w:top w:val="none" w:sz="0" w:space="0" w:color="auto"/>
            <w:left w:val="none" w:sz="0" w:space="0" w:color="auto"/>
            <w:bottom w:val="none" w:sz="0" w:space="0" w:color="auto"/>
            <w:right w:val="none" w:sz="0" w:space="0" w:color="auto"/>
          </w:divBdr>
        </w:div>
        <w:div w:id="241991042">
          <w:marLeft w:val="480"/>
          <w:marRight w:val="0"/>
          <w:marTop w:val="0"/>
          <w:marBottom w:val="0"/>
          <w:divBdr>
            <w:top w:val="none" w:sz="0" w:space="0" w:color="auto"/>
            <w:left w:val="none" w:sz="0" w:space="0" w:color="auto"/>
            <w:bottom w:val="none" w:sz="0" w:space="0" w:color="auto"/>
            <w:right w:val="none" w:sz="0" w:space="0" w:color="auto"/>
          </w:divBdr>
        </w:div>
        <w:div w:id="262953735">
          <w:marLeft w:val="480"/>
          <w:marRight w:val="0"/>
          <w:marTop w:val="0"/>
          <w:marBottom w:val="0"/>
          <w:divBdr>
            <w:top w:val="none" w:sz="0" w:space="0" w:color="auto"/>
            <w:left w:val="none" w:sz="0" w:space="0" w:color="auto"/>
            <w:bottom w:val="none" w:sz="0" w:space="0" w:color="auto"/>
            <w:right w:val="none" w:sz="0" w:space="0" w:color="auto"/>
          </w:divBdr>
        </w:div>
        <w:div w:id="268632556">
          <w:marLeft w:val="480"/>
          <w:marRight w:val="0"/>
          <w:marTop w:val="0"/>
          <w:marBottom w:val="0"/>
          <w:divBdr>
            <w:top w:val="none" w:sz="0" w:space="0" w:color="auto"/>
            <w:left w:val="none" w:sz="0" w:space="0" w:color="auto"/>
            <w:bottom w:val="none" w:sz="0" w:space="0" w:color="auto"/>
            <w:right w:val="none" w:sz="0" w:space="0" w:color="auto"/>
          </w:divBdr>
        </w:div>
        <w:div w:id="277223129">
          <w:marLeft w:val="480"/>
          <w:marRight w:val="0"/>
          <w:marTop w:val="0"/>
          <w:marBottom w:val="0"/>
          <w:divBdr>
            <w:top w:val="none" w:sz="0" w:space="0" w:color="auto"/>
            <w:left w:val="none" w:sz="0" w:space="0" w:color="auto"/>
            <w:bottom w:val="none" w:sz="0" w:space="0" w:color="auto"/>
            <w:right w:val="none" w:sz="0" w:space="0" w:color="auto"/>
          </w:divBdr>
        </w:div>
        <w:div w:id="283076120">
          <w:marLeft w:val="480"/>
          <w:marRight w:val="0"/>
          <w:marTop w:val="0"/>
          <w:marBottom w:val="0"/>
          <w:divBdr>
            <w:top w:val="none" w:sz="0" w:space="0" w:color="auto"/>
            <w:left w:val="none" w:sz="0" w:space="0" w:color="auto"/>
            <w:bottom w:val="none" w:sz="0" w:space="0" w:color="auto"/>
            <w:right w:val="none" w:sz="0" w:space="0" w:color="auto"/>
          </w:divBdr>
        </w:div>
        <w:div w:id="289627847">
          <w:marLeft w:val="480"/>
          <w:marRight w:val="0"/>
          <w:marTop w:val="0"/>
          <w:marBottom w:val="0"/>
          <w:divBdr>
            <w:top w:val="none" w:sz="0" w:space="0" w:color="auto"/>
            <w:left w:val="none" w:sz="0" w:space="0" w:color="auto"/>
            <w:bottom w:val="none" w:sz="0" w:space="0" w:color="auto"/>
            <w:right w:val="none" w:sz="0" w:space="0" w:color="auto"/>
          </w:divBdr>
        </w:div>
        <w:div w:id="303431683">
          <w:marLeft w:val="480"/>
          <w:marRight w:val="0"/>
          <w:marTop w:val="0"/>
          <w:marBottom w:val="0"/>
          <w:divBdr>
            <w:top w:val="none" w:sz="0" w:space="0" w:color="auto"/>
            <w:left w:val="none" w:sz="0" w:space="0" w:color="auto"/>
            <w:bottom w:val="none" w:sz="0" w:space="0" w:color="auto"/>
            <w:right w:val="none" w:sz="0" w:space="0" w:color="auto"/>
          </w:divBdr>
        </w:div>
        <w:div w:id="324356466">
          <w:marLeft w:val="480"/>
          <w:marRight w:val="0"/>
          <w:marTop w:val="0"/>
          <w:marBottom w:val="0"/>
          <w:divBdr>
            <w:top w:val="none" w:sz="0" w:space="0" w:color="auto"/>
            <w:left w:val="none" w:sz="0" w:space="0" w:color="auto"/>
            <w:bottom w:val="none" w:sz="0" w:space="0" w:color="auto"/>
            <w:right w:val="none" w:sz="0" w:space="0" w:color="auto"/>
          </w:divBdr>
        </w:div>
        <w:div w:id="338041451">
          <w:marLeft w:val="480"/>
          <w:marRight w:val="0"/>
          <w:marTop w:val="0"/>
          <w:marBottom w:val="0"/>
          <w:divBdr>
            <w:top w:val="none" w:sz="0" w:space="0" w:color="auto"/>
            <w:left w:val="none" w:sz="0" w:space="0" w:color="auto"/>
            <w:bottom w:val="none" w:sz="0" w:space="0" w:color="auto"/>
            <w:right w:val="none" w:sz="0" w:space="0" w:color="auto"/>
          </w:divBdr>
        </w:div>
        <w:div w:id="393283337">
          <w:marLeft w:val="480"/>
          <w:marRight w:val="0"/>
          <w:marTop w:val="0"/>
          <w:marBottom w:val="0"/>
          <w:divBdr>
            <w:top w:val="none" w:sz="0" w:space="0" w:color="auto"/>
            <w:left w:val="none" w:sz="0" w:space="0" w:color="auto"/>
            <w:bottom w:val="none" w:sz="0" w:space="0" w:color="auto"/>
            <w:right w:val="none" w:sz="0" w:space="0" w:color="auto"/>
          </w:divBdr>
        </w:div>
        <w:div w:id="406417726">
          <w:marLeft w:val="480"/>
          <w:marRight w:val="0"/>
          <w:marTop w:val="0"/>
          <w:marBottom w:val="0"/>
          <w:divBdr>
            <w:top w:val="none" w:sz="0" w:space="0" w:color="auto"/>
            <w:left w:val="none" w:sz="0" w:space="0" w:color="auto"/>
            <w:bottom w:val="none" w:sz="0" w:space="0" w:color="auto"/>
            <w:right w:val="none" w:sz="0" w:space="0" w:color="auto"/>
          </w:divBdr>
        </w:div>
        <w:div w:id="432944447">
          <w:marLeft w:val="480"/>
          <w:marRight w:val="0"/>
          <w:marTop w:val="0"/>
          <w:marBottom w:val="0"/>
          <w:divBdr>
            <w:top w:val="none" w:sz="0" w:space="0" w:color="auto"/>
            <w:left w:val="none" w:sz="0" w:space="0" w:color="auto"/>
            <w:bottom w:val="none" w:sz="0" w:space="0" w:color="auto"/>
            <w:right w:val="none" w:sz="0" w:space="0" w:color="auto"/>
          </w:divBdr>
        </w:div>
        <w:div w:id="476186589">
          <w:marLeft w:val="480"/>
          <w:marRight w:val="0"/>
          <w:marTop w:val="0"/>
          <w:marBottom w:val="0"/>
          <w:divBdr>
            <w:top w:val="none" w:sz="0" w:space="0" w:color="auto"/>
            <w:left w:val="none" w:sz="0" w:space="0" w:color="auto"/>
            <w:bottom w:val="none" w:sz="0" w:space="0" w:color="auto"/>
            <w:right w:val="none" w:sz="0" w:space="0" w:color="auto"/>
          </w:divBdr>
        </w:div>
        <w:div w:id="514274819">
          <w:marLeft w:val="480"/>
          <w:marRight w:val="0"/>
          <w:marTop w:val="0"/>
          <w:marBottom w:val="0"/>
          <w:divBdr>
            <w:top w:val="none" w:sz="0" w:space="0" w:color="auto"/>
            <w:left w:val="none" w:sz="0" w:space="0" w:color="auto"/>
            <w:bottom w:val="none" w:sz="0" w:space="0" w:color="auto"/>
            <w:right w:val="none" w:sz="0" w:space="0" w:color="auto"/>
          </w:divBdr>
        </w:div>
        <w:div w:id="523784162">
          <w:marLeft w:val="480"/>
          <w:marRight w:val="0"/>
          <w:marTop w:val="0"/>
          <w:marBottom w:val="0"/>
          <w:divBdr>
            <w:top w:val="none" w:sz="0" w:space="0" w:color="auto"/>
            <w:left w:val="none" w:sz="0" w:space="0" w:color="auto"/>
            <w:bottom w:val="none" w:sz="0" w:space="0" w:color="auto"/>
            <w:right w:val="none" w:sz="0" w:space="0" w:color="auto"/>
          </w:divBdr>
        </w:div>
        <w:div w:id="535048714">
          <w:marLeft w:val="480"/>
          <w:marRight w:val="0"/>
          <w:marTop w:val="0"/>
          <w:marBottom w:val="0"/>
          <w:divBdr>
            <w:top w:val="none" w:sz="0" w:space="0" w:color="auto"/>
            <w:left w:val="none" w:sz="0" w:space="0" w:color="auto"/>
            <w:bottom w:val="none" w:sz="0" w:space="0" w:color="auto"/>
            <w:right w:val="none" w:sz="0" w:space="0" w:color="auto"/>
          </w:divBdr>
        </w:div>
        <w:div w:id="540747867">
          <w:marLeft w:val="480"/>
          <w:marRight w:val="0"/>
          <w:marTop w:val="0"/>
          <w:marBottom w:val="0"/>
          <w:divBdr>
            <w:top w:val="none" w:sz="0" w:space="0" w:color="auto"/>
            <w:left w:val="none" w:sz="0" w:space="0" w:color="auto"/>
            <w:bottom w:val="none" w:sz="0" w:space="0" w:color="auto"/>
            <w:right w:val="none" w:sz="0" w:space="0" w:color="auto"/>
          </w:divBdr>
        </w:div>
        <w:div w:id="548735625">
          <w:marLeft w:val="480"/>
          <w:marRight w:val="0"/>
          <w:marTop w:val="0"/>
          <w:marBottom w:val="0"/>
          <w:divBdr>
            <w:top w:val="none" w:sz="0" w:space="0" w:color="auto"/>
            <w:left w:val="none" w:sz="0" w:space="0" w:color="auto"/>
            <w:bottom w:val="none" w:sz="0" w:space="0" w:color="auto"/>
            <w:right w:val="none" w:sz="0" w:space="0" w:color="auto"/>
          </w:divBdr>
        </w:div>
        <w:div w:id="589512956">
          <w:marLeft w:val="480"/>
          <w:marRight w:val="0"/>
          <w:marTop w:val="0"/>
          <w:marBottom w:val="0"/>
          <w:divBdr>
            <w:top w:val="none" w:sz="0" w:space="0" w:color="auto"/>
            <w:left w:val="none" w:sz="0" w:space="0" w:color="auto"/>
            <w:bottom w:val="none" w:sz="0" w:space="0" w:color="auto"/>
            <w:right w:val="none" w:sz="0" w:space="0" w:color="auto"/>
          </w:divBdr>
        </w:div>
        <w:div w:id="591402944">
          <w:marLeft w:val="480"/>
          <w:marRight w:val="0"/>
          <w:marTop w:val="0"/>
          <w:marBottom w:val="0"/>
          <w:divBdr>
            <w:top w:val="none" w:sz="0" w:space="0" w:color="auto"/>
            <w:left w:val="none" w:sz="0" w:space="0" w:color="auto"/>
            <w:bottom w:val="none" w:sz="0" w:space="0" w:color="auto"/>
            <w:right w:val="none" w:sz="0" w:space="0" w:color="auto"/>
          </w:divBdr>
        </w:div>
        <w:div w:id="592056731">
          <w:marLeft w:val="480"/>
          <w:marRight w:val="0"/>
          <w:marTop w:val="0"/>
          <w:marBottom w:val="0"/>
          <w:divBdr>
            <w:top w:val="none" w:sz="0" w:space="0" w:color="auto"/>
            <w:left w:val="none" w:sz="0" w:space="0" w:color="auto"/>
            <w:bottom w:val="none" w:sz="0" w:space="0" w:color="auto"/>
            <w:right w:val="none" w:sz="0" w:space="0" w:color="auto"/>
          </w:divBdr>
        </w:div>
        <w:div w:id="596181050">
          <w:marLeft w:val="480"/>
          <w:marRight w:val="0"/>
          <w:marTop w:val="0"/>
          <w:marBottom w:val="0"/>
          <w:divBdr>
            <w:top w:val="none" w:sz="0" w:space="0" w:color="auto"/>
            <w:left w:val="none" w:sz="0" w:space="0" w:color="auto"/>
            <w:bottom w:val="none" w:sz="0" w:space="0" w:color="auto"/>
            <w:right w:val="none" w:sz="0" w:space="0" w:color="auto"/>
          </w:divBdr>
        </w:div>
        <w:div w:id="613757400">
          <w:marLeft w:val="480"/>
          <w:marRight w:val="0"/>
          <w:marTop w:val="0"/>
          <w:marBottom w:val="0"/>
          <w:divBdr>
            <w:top w:val="none" w:sz="0" w:space="0" w:color="auto"/>
            <w:left w:val="none" w:sz="0" w:space="0" w:color="auto"/>
            <w:bottom w:val="none" w:sz="0" w:space="0" w:color="auto"/>
            <w:right w:val="none" w:sz="0" w:space="0" w:color="auto"/>
          </w:divBdr>
        </w:div>
        <w:div w:id="663895446">
          <w:marLeft w:val="480"/>
          <w:marRight w:val="0"/>
          <w:marTop w:val="0"/>
          <w:marBottom w:val="0"/>
          <w:divBdr>
            <w:top w:val="none" w:sz="0" w:space="0" w:color="auto"/>
            <w:left w:val="none" w:sz="0" w:space="0" w:color="auto"/>
            <w:bottom w:val="none" w:sz="0" w:space="0" w:color="auto"/>
            <w:right w:val="none" w:sz="0" w:space="0" w:color="auto"/>
          </w:divBdr>
        </w:div>
        <w:div w:id="672535405">
          <w:marLeft w:val="480"/>
          <w:marRight w:val="0"/>
          <w:marTop w:val="0"/>
          <w:marBottom w:val="0"/>
          <w:divBdr>
            <w:top w:val="none" w:sz="0" w:space="0" w:color="auto"/>
            <w:left w:val="none" w:sz="0" w:space="0" w:color="auto"/>
            <w:bottom w:val="none" w:sz="0" w:space="0" w:color="auto"/>
            <w:right w:val="none" w:sz="0" w:space="0" w:color="auto"/>
          </w:divBdr>
        </w:div>
        <w:div w:id="709888617">
          <w:marLeft w:val="480"/>
          <w:marRight w:val="0"/>
          <w:marTop w:val="0"/>
          <w:marBottom w:val="0"/>
          <w:divBdr>
            <w:top w:val="none" w:sz="0" w:space="0" w:color="auto"/>
            <w:left w:val="none" w:sz="0" w:space="0" w:color="auto"/>
            <w:bottom w:val="none" w:sz="0" w:space="0" w:color="auto"/>
            <w:right w:val="none" w:sz="0" w:space="0" w:color="auto"/>
          </w:divBdr>
        </w:div>
        <w:div w:id="726533629">
          <w:marLeft w:val="480"/>
          <w:marRight w:val="0"/>
          <w:marTop w:val="0"/>
          <w:marBottom w:val="0"/>
          <w:divBdr>
            <w:top w:val="none" w:sz="0" w:space="0" w:color="auto"/>
            <w:left w:val="none" w:sz="0" w:space="0" w:color="auto"/>
            <w:bottom w:val="none" w:sz="0" w:space="0" w:color="auto"/>
            <w:right w:val="none" w:sz="0" w:space="0" w:color="auto"/>
          </w:divBdr>
        </w:div>
        <w:div w:id="758793017">
          <w:marLeft w:val="480"/>
          <w:marRight w:val="0"/>
          <w:marTop w:val="0"/>
          <w:marBottom w:val="0"/>
          <w:divBdr>
            <w:top w:val="none" w:sz="0" w:space="0" w:color="auto"/>
            <w:left w:val="none" w:sz="0" w:space="0" w:color="auto"/>
            <w:bottom w:val="none" w:sz="0" w:space="0" w:color="auto"/>
            <w:right w:val="none" w:sz="0" w:space="0" w:color="auto"/>
          </w:divBdr>
        </w:div>
        <w:div w:id="789981872">
          <w:marLeft w:val="480"/>
          <w:marRight w:val="0"/>
          <w:marTop w:val="0"/>
          <w:marBottom w:val="0"/>
          <w:divBdr>
            <w:top w:val="none" w:sz="0" w:space="0" w:color="auto"/>
            <w:left w:val="none" w:sz="0" w:space="0" w:color="auto"/>
            <w:bottom w:val="none" w:sz="0" w:space="0" w:color="auto"/>
            <w:right w:val="none" w:sz="0" w:space="0" w:color="auto"/>
          </w:divBdr>
        </w:div>
        <w:div w:id="860431203">
          <w:marLeft w:val="480"/>
          <w:marRight w:val="0"/>
          <w:marTop w:val="0"/>
          <w:marBottom w:val="0"/>
          <w:divBdr>
            <w:top w:val="none" w:sz="0" w:space="0" w:color="auto"/>
            <w:left w:val="none" w:sz="0" w:space="0" w:color="auto"/>
            <w:bottom w:val="none" w:sz="0" w:space="0" w:color="auto"/>
            <w:right w:val="none" w:sz="0" w:space="0" w:color="auto"/>
          </w:divBdr>
        </w:div>
        <w:div w:id="905916570">
          <w:marLeft w:val="480"/>
          <w:marRight w:val="0"/>
          <w:marTop w:val="0"/>
          <w:marBottom w:val="0"/>
          <w:divBdr>
            <w:top w:val="none" w:sz="0" w:space="0" w:color="auto"/>
            <w:left w:val="none" w:sz="0" w:space="0" w:color="auto"/>
            <w:bottom w:val="none" w:sz="0" w:space="0" w:color="auto"/>
            <w:right w:val="none" w:sz="0" w:space="0" w:color="auto"/>
          </w:divBdr>
        </w:div>
        <w:div w:id="934437497">
          <w:marLeft w:val="480"/>
          <w:marRight w:val="0"/>
          <w:marTop w:val="0"/>
          <w:marBottom w:val="0"/>
          <w:divBdr>
            <w:top w:val="none" w:sz="0" w:space="0" w:color="auto"/>
            <w:left w:val="none" w:sz="0" w:space="0" w:color="auto"/>
            <w:bottom w:val="none" w:sz="0" w:space="0" w:color="auto"/>
            <w:right w:val="none" w:sz="0" w:space="0" w:color="auto"/>
          </w:divBdr>
        </w:div>
        <w:div w:id="961380271">
          <w:marLeft w:val="480"/>
          <w:marRight w:val="0"/>
          <w:marTop w:val="0"/>
          <w:marBottom w:val="0"/>
          <w:divBdr>
            <w:top w:val="none" w:sz="0" w:space="0" w:color="auto"/>
            <w:left w:val="none" w:sz="0" w:space="0" w:color="auto"/>
            <w:bottom w:val="none" w:sz="0" w:space="0" w:color="auto"/>
            <w:right w:val="none" w:sz="0" w:space="0" w:color="auto"/>
          </w:divBdr>
        </w:div>
        <w:div w:id="978337750">
          <w:marLeft w:val="480"/>
          <w:marRight w:val="0"/>
          <w:marTop w:val="0"/>
          <w:marBottom w:val="0"/>
          <w:divBdr>
            <w:top w:val="none" w:sz="0" w:space="0" w:color="auto"/>
            <w:left w:val="none" w:sz="0" w:space="0" w:color="auto"/>
            <w:bottom w:val="none" w:sz="0" w:space="0" w:color="auto"/>
            <w:right w:val="none" w:sz="0" w:space="0" w:color="auto"/>
          </w:divBdr>
        </w:div>
        <w:div w:id="986742347">
          <w:marLeft w:val="480"/>
          <w:marRight w:val="0"/>
          <w:marTop w:val="0"/>
          <w:marBottom w:val="0"/>
          <w:divBdr>
            <w:top w:val="none" w:sz="0" w:space="0" w:color="auto"/>
            <w:left w:val="none" w:sz="0" w:space="0" w:color="auto"/>
            <w:bottom w:val="none" w:sz="0" w:space="0" w:color="auto"/>
            <w:right w:val="none" w:sz="0" w:space="0" w:color="auto"/>
          </w:divBdr>
        </w:div>
        <w:div w:id="1029530677">
          <w:marLeft w:val="480"/>
          <w:marRight w:val="0"/>
          <w:marTop w:val="0"/>
          <w:marBottom w:val="0"/>
          <w:divBdr>
            <w:top w:val="none" w:sz="0" w:space="0" w:color="auto"/>
            <w:left w:val="none" w:sz="0" w:space="0" w:color="auto"/>
            <w:bottom w:val="none" w:sz="0" w:space="0" w:color="auto"/>
            <w:right w:val="none" w:sz="0" w:space="0" w:color="auto"/>
          </w:divBdr>
        </w:div>
        <w:div w:id="1036735062">
          <w:marLeft w:val="480"/>
          <w:marRight w:val="0"/>
          <w:marTop w:val="0"/>
          <w:marBottom w:val="0"/>
          <w:divBdr>
            <w:top w:val="none" w:sz="0" w:space="0" w:color="auto"/>
            <w:left w:val="none" w:sz="0" w:space="0" w:color="auto"/>
            <w:bottom w:val="none" w:sz="0" w:space="0" w:color="auto"/>
            <w:right w:val="none" w:sz="0" w:space="0" w:color="auto"/>
          </w:divBdr>
        </w:div>
        <w:div w:id="1065032778">
          <w:marLeft w:val="480"/>
          <w:marRight w:val="0"/>
          <w:marTop w:val="0"/>
          <w:marBottom w:val="0"/>
          <w:divBdr>
            <w:top w:val="none" w:sz="0" w:space="0" w:color="auto"/>
            <w:left w:val="none" w:sz="0" w:space="0" w:color="auto"/>
            <w:bottom w:val="none" w:sz="0" w:space="0" w:color="auto"/>
            <w:right w:val="none" w:sz="0" w:space="0" w:color="auto"/>
          </w:divBdr>
        </w:div>
        <w:div w:id="1075006555">
          <w:marLeft w:val="480"/>
          <w:marRight w:val="0"/>
          <w:marTop w:val="0"/>
          <w:marBottom w:val="0"/>
          <w:divBdr>
            <w:top w:val="none" w:sz="0" w:space="0" w:color="auto"/>
            <w:left w:val="none" w:sz="0" w:space="0" w:color="auto"/>
            <w:bottom w:val="none" w:sz="0" w:space="0" w:color="auto"/>
            <w:right w:val="none" w:sz="0" w:space="0" w:color="auto"/>
          </w:divBdr>
        </w:div>
        <w:div w:id="1075199686">
          <w:marLeft w:val="480"/>
          <w:marRight w:val="0"/>
          <w:marTop w:val="0"/>
          <w:marBottom w:val="0"/>
          <w:divBdr>
            <w:top w:val="none" w:sz="0" w:space="0" w:color="auto"/>
            <w:left w:val="none" w:sz="0" w:space="0" w:color="auto"/>
            <w:bottom w:val="none" w:sz="0" w:space="0" w:color="auto"/>
            <w:right w:val="none" w:sz="0" w:space="0" w:color="auto"/>
          </w:divBdr>
        </w:div>
        <w:div w:id="1141656559">
          <w:marLeft w:val="480"/>
          <w:marRight w:val="0"/>
          <w:marTop w:val="0"/>
          <w:marBottom w:val="0"/>
          <w:divBdr>
            <w:top w:val="none" w:sz="0" w:space="0" w:color="auto"/>
            <w:left w:val="none" w:sz="0" w:space="0" w:color="auto"/>
            <w:bottom w:val="none" w:sz="0" w:space="0" w:color="auto"/>
            <w:right w:val="none" w:sz="0" w:space="0" w:color="auto"/>
          </w:divBdr>
        </w:div>
        <w:div w:id="1150173859">
          <w:marLeft w:val="480"/>
          <w:marRight w:val="0"/>
          <w:marTop w:val="0"/>
          <w:marBottom w:val="0"/>
          <w:divBdr>
            <w:top w:val="none" w:sz="0" w:space="0" w:color="auto"/>
            <w:left w:val="none" w:sz="0" w:space="0" w:color="auto"/>
            <w:bottom w:val="none" w:sz="0" w:space="0" w:color="auto"/>
            <w:right w:val="none" w:sz="0" w:space="0" w:color="auto"/>
          </w:divBdr>
        </w:div>
        <w:div w:id="1151605743">
          <w:marLeft w:val="480"/>
          <w:marRight w:val="0"/>
          <w:marTop w:val="0"/>
          <w:marBottom w:val="0"/>
          <w:divBdr>
            <w:top w:val="none" w:sz="0" w:space="0" w:color="auto"/>
            <w:left w:val="none" w:sz="0" w:space="0" w:color="auto"/>
            <w:bottom w:val="none" w:sz="0" w:space="0" w:color="auto"/>
            <w:right w:val="none" w:sz="0" w:space="0" w:color="auto"/>
          </w:divBdr>
        </w:div>
        <w:div w:id="1154637544">
          <w:marLeft w:val="480"/>
          <w:marRight w:val="0"/>
          <w:marTop w:val="0"/>
          <w:marBottom w:val="0"/>
          <w:divBdr>
            <w:top w:val="none" w:sz="0" w:space="0" w:color="auto"/>
            <w:left w:val="none" w:sz="0" w:space="0" w:color="auto"/>
            <w:bottom w:val="none" w:sz="0" w:space="0" w:color="auto"/>
            <w:right w:val="none" w:sz="0" w:space="0" w:color="auto"/>
          </w:divBdr>
        </w:div>
        <w:div w:id="1172600021">
          <w:marLeft w:val="480"/>
          <w:marRight w:val="0"/>
          <w:marTop w:val="0"/>
          <w:marBottom w:val="0"/>
          <w:divBdr>
            <w:top w:val="none" w:sz="0" w:space="0" w:color="auto"/>
            <w:left w:val="none" w:sz="0" w:space="0" w:color="auto"/>
            <w:bottom w:val="none" w:sz="0" w:space="0" w:color="auto"/>
            <w:right w:val="none" w:sz="0" w:space="0" w:color="auto"/>
          </w:divBdr>
        </w:div>
        <w:div w:id="1176967012">
          <w:marLeft w:val="480"/>
          <w:marRight w:val="0"/>
          <w:marTop w:val="0"/>
          <w:marBottom w:val="0"/>
          <w:divBdr>
            <w:top w:val="none" w:sz="0" w:space="0" w:color="auto"/>
            <w:left w:val="none" w:sz="0" w:space="0" w:color="auto"/>
            <w:bottom w:val="none" w:sz="0" w:space="0" w:color="auto"/>
            <w:right w:val="none" w:sz="0" w:space="0" w:color="auto"/>
          </w:divBdr>
        </w:div>
        <w:div w:id="1223253613">
          <w:marLeft w:val="480"/>
          <w:marRight w:val="0"/>
          <w:marTop w:val="0"/>
          <w:marBottom w:val="0"/>
          <w:divBdr>
            <w:top w:val="none" w:sz="0" w:space="0" w:color="auto"/>
            <w:left w:val="none" w:sz="0" w:space="0" w:color="auto"/>
            <w:bottom w:val="none" w:sz="0" w:space="0" w:color="auto"/>
            <w:right w:val="none" w:sz="0" w:space="0" w:color="auto"/>
          </w:divBdr>
        </w:div>
        <w:div w:id="1251155997">
          <w:marLeft w:val="480"/>
          <w:marRight w:val="0"/>
          <w:marTop w:val="0"/>
          <w:marBottom w:val="0"/>
          <w:divBdr>
            <w:top w:val="none" w:sz="0" w:space="0" w:color="auto"/>
            <w:left w:val="none" w:sz="0" w:space="0" w:color="auto"/>
            <w:bottom w:val="none" w:sz="0" w:space="0" w:color="auto"/>
            <w:right w:val="none" w:sz="0" w:space="0" w:color="auto"/>
          </w:divBdr>
        </w:div>
        <w:div w:id="1289237810">
          <w:marLeft w:val="480"/>
          <w:marRight w:val="0"/>
          <w:marTop w:val="0"/>
          <w:marBottom w:val="0"/>
          <w:divBdr>
            <w:top w:val="none" w:sz="0" w:space="0" w:color="auto"/>
            <w:left w:val="none" w:sz="0" w:space="0" w:color="auto"/>
            <w:bottom w:val="none" w:sz="0" w:space="0" w:color="auto"/>
            <w:right w:val="none" w:sz="0" w:space="0" w:color="auto"/>
          </w:divBdr>
        </w:div>
        <w:div w:id="1294404693">
          <w:marLeft w:val="480"/>
          <w:marRight w:val="0"/>
          <w:marTop w:val="0"/>
          <w:marBottom w:val="0"/>
          <w:divBdr>
            <w:top w:val="none" w:sz="0" w:space="0" w:color="auto"/>
            <w:left w:val="none" w:sz="0" w:space="0" w:color="auto"/>
            <w:bottom w:val="none" w:sz="0" w:space="0" w:color="auto"/>
            <w:right w:val="none" w:sz="0" w:space="0" w:color="auto"/>
          </w:divBdr>
        </w:div>
        <w:div w:id="1312373022">
          <w:marLeft w:val="480"/>
          <w:marRight w:val="0"/>
          <w:marTop w:val="0"/>
          <w:marBottom w:val="0"/>
          <w:divBdr>
            <w:top w:val="none" w:sz="0" w:space="0" w:color="auto"/>
            <w:left w:val="none" w:sz="0" w:space="0" w:color="auto"/>
            <w:bottom w:val="none" w:sz="0" w:space="0" w:color="auto"/>
            <w:right w:val="none" w:sz="0" w:space="0" w:color="auto"/>
          </w:divBdr>
        </w:div>
        <w:div w:id="1330866060">
          <w:marLeft w:val="480"/>
          <w:marRight w:val="0"/>
          <w:marTop w:val="0"/>
          <w:marBottom w:val="0"/>
          <w:divBdr>
            <w:top w:val="none" w:sz="0" w:space="0" w:color="auto"/>
            <w:left w:val="none" w:sz="0" w:space="0" w:color="auto"/>
            <w:bottom w:val="none" w:sz="0" w:space="0" w:color="auto"/>
            <w:right w:val="none" w:sz="0" w:space="0" w:color="auto"/>
          </w:divBdr>
        </w:div>
        <w:div w:id="1343628844">
          <w:marLeft w:val="480"/>
          <w:marRight w:val="0"/>
          <w:marTop w:val="0"/>
          <w:marBottom w:val="0"/>
          <w:divBdr>
            <w:top w:val="none" w:sz="0" w:space="0" w:color="auto"/>
            <w:left w:val="none" w:sz="0" w:space="0" w:color="auto"/>
            <w:bottom w:val="none" w:sz="0" w:space="0" w:color="auto"/>
            <w:right w:val="none" w:sz="0" w:space="0" w:color="auto"/>
          </w:divBdr>
        </w:div>
        <w:div w:id="1366563104">
          <w:marLeft w:val="480"/>
          <w:marRight w:val="0"/>
          <w:marTop w:val="0"/>
          <w:marBottom w:val="0"/>
          <w:divBdr>
            <w:top w:val="none" w:sz="0" w:space="0" w:color="auto"/>
            <w:left w:val="none" w:sz="0" w:space="0" w:color="auto"/>
            <w:bottom w:val="none" w:sz="0" w:space="0" w:color="auto"/>
            <w:right w:val="none" w:sz="0" w:space="0" w:color="auto"/>
          </w:divBdr>
        </w:div>
        <w:div w:id="1371492098">
          <w:marLeft w:val="480"/>
          <w:marRight w:val="0"/>
          <w:marTop w:val="0"/>
          <w:marBottom w:val="0"/>
          <w:divBdr>
            <w:top w:val="none" w:sz="0" w:space="0" w:color="auto"/>
            <w:left w:val="none" w:sz="0" w:space="0" w:color="auto"/>
            <w:bottom w:val="none" w:sz="0" w:space="0" w:color="auto"/>
            <w:right w:val="none" w:sz="0" w:space="0" w:color="auto"/>
          </w:divBdr>
        </w:div>
        <w:div w:id="1415861921">
          <w:marLeft w:val="480"/>
          <w:marRight w:val="0"/>
          <w:marTop w:val="0"/>
          <w:marBottom w:val="0"/>
          <w:divBdr>
            <w:top w:val="none" w:sz="0" w:space="0" w:color="auto"/>
            <w:left w:val="none" w:sz="0" w:space="0" w:color="auto"/>
            <w:bottom w:val="none" w:sz="0" w:space="0" w:color="auto"/>
            <w:right w:val="none" w:sz="0" w:space="0" w:color="auto"/>
          </w:divBdr>
        </w:div>
        <w:div w:id="1435053906">
          <w:marLeft w:val="480"/>
          <w:marRight w:val="0"/>
          <w:marTop w:val="0"/>
          <w:marBottom w:val="0"/>
          <w:divBdr>
            <w:top w:val="none" w:sz="0" w:space="0" w:color="auto"/>
            <w:left w:val="none" w:sz="0" w:space="0" w:color="auto"/>
            <w:bottom w:val="none" w:sz="0" w:space="0" w:color="auto"/>
            <w:right w:val="none" w:sz="0" w:space="0" w:color="auto"/>
          </w:divBdr>
        </w:div>
        <w:div w:id="1439062927">
          <w:marLeft w:val="480"/>
          <w:marRight w:val="0"/>
          <w:marTop w:val="0"/>
          <w:marBottom w:val="0"/>
          <w:divBdr>
            <w:top w:val="none" w:sz="0" w:space="0" w:color="auto"/>
            <w:left w:val="none" w:sz="0" w:space="0" w:color="auto"/>
            <w:bottom w:val="none" w:sz="0" w:space="0" w:color="auto"/>
            <w:right w:val="none" w:sz="0" w:space="0" w:color="auto"/>
          </w:divBdr>
        </w:div>
        <w:div w:id="1458329779">
          <w:marLeft w:val="480"/>
          <w:marRight w:val="0"/>
          <w:marTop w:val="0"/>
          <w:marBottom w:val="0"/>
          <w:divBdr>
            <w:top w:val="none" w:sz="0" w:space="0" w:color="auto"/>
            <w:left w:val="none" w:sz="0" w:space="0" w:color="auto"/>
            <w:bottom w:val="none" w:sz="0" w:space="0" w:color="auto"/>
            <w:right w:val="none" w:sz="0" w:space="0" w:color="auto"/>
          </w:divBdr>
        </w:div>
        <w:div w:id="1507983797">
          <w:marLeft w:val="480"/>
          <w:marRight w:val="0"/>
          <w:marTop w:val="0"/>
          <w:marBottom w:val="0"/>
          <w:divBdr>
            <w:top w:val="none" w:sz="0" w:space="0" w:color="auto"/>
            <w:left w:val="none" w:sz="0" w:space="0" w:color="auto"/>
            <w:bottom w:val="none" w:sz="0" w:space="0" w:color="auto"/>
            <w:right w:val="none" w:sz="0" w:space="0" w:color="auto"/>
          </w:divBdr>
        </w:div>
        <w:div w:id="1538544995">
          <w:marLeft w:val="480"/>
          <w:marRight w:val="0"/>
          <w:marTop w:val="0"/>
          <w:marBottom w:val="0"/>
          <w:divBdr>
            <w:top w:val="none" w:sz="0" w:space="0" w:color="auto"/>
            <w:left w:val="none" w:sz="0" w:space="0" w:color="auto"/>
            <w:bottom w:val="none" w:sz="0" w:space="0" w:color="auto"/>
            <w:right w:val="none" w:sz="0" w:space="0" w:color="auto"/>
          </w:divBdr>
        </w:div>
        <w:div w:id="1539513752">
          <w:marLeft w:val="480"/>
          <w:marRight w:val="0"/>
          <w:marTop w:val="0"/>
          <w:marBottom w:val="0"/>
          <w:divBdr>
            <w:top w:val="none" w:sz="0" w:space="0" w:color="auto"/>
            <w:left w:val="none" w:sz="0" w:space="0" w:color="auto"/>
            <w:bottom w:val="none" w:sz="0" w:space="0" w:color="auto"/>
            <w:right w:val="none" w:sz="0" w:space="0" w:color="auto"/>
          </w:divBdr>
        </w:div>
        <w:div w:id="1545361340">
          <w:marLeft w:val="480"/>
          <w:marRight w:val="0"/>
          <w:marTop w:val="0"/>
          <w:marBottom w:val="0"/>
          <w:divBdr>
            <w:top w:val="none" w:sz="0" w:space="0" w:color="auto"/>
            <w:left w:val="none" w:sz="0" w:space="0" w:color="auto"/>
            <w:bottom w:val="none" w:sz="0" w:space="0" w:color="auto"/>
            <w:right w:val="none" w:sz="0" w:space="0" w:color="auto"/>
          </w:divBdr>
        </w:div>
        <w:div w:id="1557661622">
          <w:marLeft w:val="480"/>
          <w:marRight w:val="0"/>
          <w:marTop w:val="0"/>
          <w:marBottom w:val="0"/>
          <w:divBdr>
            <w:top w:val="none" w:sz="0" w:space="0" w:color="auto"/>
            <w:left w:val="none" w:sz="0" w:space="0" w:color="auto"/>
            <w:bottom w:val="none" w:sz="0" w:space="0" w:color="auto"/>
            <w:right w:val="none" w:sz="0" w:space="0" w:color="auto"/>
          </w:divBdr>
        </w:div>
        <w:div w:id="1558394614">
          <w:marLeft w:val="480"/>
          <w:marRight w:val="0"/>
          <w:marTop w:val="0"/>
          <w:marBottom w:val="0"/>
          <w:divBdr>
            <w:top w:val="none" w:sz="0" w:space="0" w:color="auto"/>
            <w:left w:val="none" w:sz="0" w:space="0" w:color="auto"/>
            <w:bottom w:val="none" w:sz="0" w:space="0" w:color="auto"/>
            <w:right w:val="none" w:sz="0" w:space="0" w:color="auto"/>
          </w:divBdr>
        </w:div>
        <w:div w:id="1566332685">
          <w:marLeft w:val="480"/>
          <w:marRight w:val="0"/>
          <w:marTop w:val="0"/>
          <w:marBottom w:val="0"/>
          <w:divBdr>
            <w:top w:val="none" w:sz="0" w:space="0" w:color="auto"/>
            <w:left w:val="none" w:sz="0" w:space="0" w:color="auto"/>
            <w:bottom w:val="none" w:sz="0" w:space="0" w:color="auto"/>
            <w:right w:val="none" w:sz="0" w:space="0" w:color="auto"/>
          </w:divBdr>
        </w:div>
        <w:div w:id="1571039853">
          <w:marLeft w:val="480"/>
          <w:marRight w:val="0"/>
          <w:marTop w:val="0"/>
          <w:marBottom w:val="0"/>
          <w:divBdr>
            <w:top w:val="none" w:sz="0" w:space="0" w:color="auto"/>
            <w:left w:val="none" w:sz="0" w:space="0" w:color="auto"/>
            <w:bottom w:val="none" w:sz="0" w:space="0" w:color="auto"/>
            <w:right w:val="none" w:sz="0" w:space="0" w:color="auto"/>
          </w:divBdr>
        </w:div>
        <w:div w:id="1603293814">
          <w:marLeft w:val="480"/>
          <w:marRight w:val="0"/>
          <w:marTop w:val="0"/>
          <w:marBottom w:val="0"/>
          <w:divBdr>
            <w:top w:val="none" w:sz="0" w:space="0" w:color="auto"/>
            <w:left w:val="none" w:sz="0" w:space="0" w:color="auto"/>
            <w:bottom w:val="none" w:sz="0" w:space="0" w:color="auto"/>
            <w:right w:val="none" w:sz="0" w:space="0" w:color="auto"/>
          </w:divBdr>
        </w:div>
        <w:div w:id="1608931235">
          <w:marLeft w:val="480"/>
          <w:marRight w:val="0"/>
          <w:marTop w:val="0"/>
          <w:marBottom w:val="0"/>
          <w:divBdr>
            <w:top w:val="none" w:sz="0" w:space="0" w:color="auto"/>
            <w:left w:val="none" w:sz="0" w:space="0" w:color="auto"/>
            <w:bottom w:val="none" w:sz="0" w:space="0" w:color="auto"/>
            <w:right w:val="none" w:sz="0" w:space="0" w:color="auto"/>
          </w:divBdr>
        </w:div>
        <w:div w:id="1627925640">
          <w:marLeft w:val="480"/>
          <w:marRight w:val="0"/>
          <w:marTop w:val="0"/>
          <w:marBottom w:val="0"/>
          <w:divBdr>
            <w:top w:val="none" w:sz="0" w:space="0" w:color="auto"/>
            <w:left w:val="none" w:sz="0" w:space="0" w:color="auto"/>
            <w:bottom w:val="none" w:sz="0" w:space="0" w:color="auto"/>
            <w:right w:val="none" w:sz="0" w:space="0" w:color="auto"/>
          </w:divBdr>
        </w:div>
        <w:div w:id="1636789003">
          <w:marLeft w:val="480"/>
          <w:marRight w:val="0"/>
          <w:marTop w:val="0"/>
          <w:marBottom w:val="0"/>
          <w:divBdr>
            <w:top w:val="none" w:sz="0" w:space="0" w:color="auto"/>
            <w:left w:val="none" w:sz="0" w:space="0" w:color="auto"/>
            <w:bottom w:val="none" w:sz="0" w:space="0" w:color="auto"/>
            <w:right w:val="none" w:sz="0" w:space="0" w:color="auto"/>
          </w:divBdr>
        </w:div>
        <w:div w:id="1643074688">
          <w:marLeft w:val="480"/>
          <w:marRight w:val="0"/>
          <w:marTop w:val="0"/>
          <w:marBottom w:val="0"/>
          <w:divBdr>
            <w:top w:val="none" w:sz="0" w:space="0" w:color="auto"/>
            <w:left w:val="none" w:sz="0" w:space="0" w:color="auto"/>
            <w:bottom w:val="none" w:sz="0" w:space="0" w:color="auto"/>
            <w:right w:val="none" w:sz="0" w:space="0" w:color="auto"/>
          </w:divBdr>
        </w:div>
        <w:div w:id="1710686714">
          <w:marLeft w:val="480"/>
          <w:marRight w:val="0"/>
          <w:marTop w:val="0"/>
          <w:marBottom w:val="0"/>
          <w:divBdr>
            <w:top w:val="none" w:sz="0" w:space="0" w:color="auto"/>
            <w:left w:val="none" w:sz="0" w:space="0" w:color="auto"/>
            <w:bottom w:val="none" w:sz="0" w:space="0" w:color="auto"/>
            <w:right w:val="none" w:sz="0" w:space="0" w:color="auto"/>
          </w:divBdr>
        </w:div>
        <w:div w:id="1717507146">
          <w:marLeft w:val="480"/>
          <w:marRight w:val="0"/>
          <w:marTop w:val="0"/>
          <w:marBottom w:val="0"/>
          <w:divBdr>
            <w:top w:val="none" w:sz="0" w:space="0" w:color="auto"/>
            <w:left w:val="none" w:sz="0" w:space="0" w:color="auto"/>
            <w:bottom w:val="none" w:sz="0" w:space="0" w:color="auto"/>
            <w:right w:val="none" w:sz="0" w:space="0" w:color="auto"/>
          </w:divBdr>
        </w:div>
        <w:div w:id="1719821042">
          <w:marLeft w:val="480"/>
          <w:marRight w:val="0"/>
          <w:marTop w:val="0"/>
          <w:marBottom w:val="0"/>
          <w:divBdr>
            <w:top w:val="none" w:sz="0" w:space="0" w:color="auto"/>
            <w:left w:val="none" w:sz="0" w:space="0" w:color="auto"/>
            <w:bottom w:val="none" w:sz="0" w:space="0" w:color="auto"/>
            <w:right w:val="none" w:sz="0" w:space="0" w:color="auto"/>
          </w:divBdr>
        </w:div>
        <w:div w:id="1726097903">
          <w:marLeft w:val="480"/>
          <w:marRight w:val="0"/>
          <w:marTop w:val="0"/>
          <w:marBottom w:val="0"/>
          <w:divBdr>
            <w:top w:val="none" w:sz="0" w:space="0" w:color="auto"/>
            <w:left w:val="none" w:sz="0" w:space="0" w:color="auto"/>
            <w:bottom w:val="none" w:sz="0" w:space="0" w:color="auto"/>
            <w:right w:val="none" w:sz="0" w:space="0" w:color="auto"/>
          </w:divBdr>
        </w:div>
        <w:div w:id="1735657975">
          <w:marLeft w:val="480"/>
          <w:marRight w:val="0"/>
          <w:marTop w:val="0"/>
          <w:marBottom w:val="0"/>
          <w:divBdr>
            <w:top w:val="none" w:sz="0" w:space="0" w:color="auto"/>
            <w:left w:val="none" w:sz="0" w:space="0" w:color="auto"/>
            <w:bottom w:val="none" w:sz="0" w:space="0" w:color="auto"/>
            <w:right w:val="none" w:sz="0" w:space="0" w:color="auto"/>
          </w:divBdr>
        </w:div>
        <w:div w:id="1741899217">
          <w:marLeft w:val="480"/>
          <w:marRight w:val="0"/>
          <w:marTop w:val="0"/>
          <w:marBottom w:val="0"/>
          <w:divBdr>
            <w:top w:val="none" w:sz="0" w:space="0" w:color="auto"/>
            <w:left w:val="none" w:sz="0" w:space="0" w:color="auto"/>
            <w:bottom w:val="none" w:sz="0" w:space="0" w:color="auto"/>
            <w:right w:val="none" w:sz="0" w:space="0" w:color="auto"/>
          </w:divBdr>
        </w:div>
        <w:div w:id="1759399653">
          <w:marLeft w:val="480"/>
          <w:marRight w:val="0"/>
          <w:marTop w:val="0"/>
          <w:marBottom w:val="0"/>
          <w:divBdr>
            <w:top w:val="none" w:sz="0" w:space="0" w:color="auto"/>
            <w:left w:val="none" w:sz="0" w:space="0" w:color="auto"/>
            <w:bottom w:val="none" w:sz="0" w:space="0" w:color="auto"/>
            <w:right w:val="none" w:sz="0" w:space="0" w:color="auto"/>
          </w:divBdr>
        </w:div>
        <w:div w:id="1818764466">
          <w:marLeft w:val="480"/>
          <w:marRight w:val="0"/>
          <w:marTop w:val="0"/>
          <w:marBottom w:val="0"/>
          <w:divBdr>
            <w:top w:val="none" w:sz="0" w:space="0" w:color="auto"/>
            <w:left w:val="none" w:sz="0" w:space="0" w:color="auto"/>
            <w:bottom w:val="none" w:sz="0" w:space="0" w:color="auto"/>
            <w:right w:val="none" w:sz="0" w:space="0" w:color="auto"/>
          </w:divBdr>
        </w:div>
        <w:div w:id="1864516566">
          <w:marLeft w:val="480"/>
          <w:marRight w:val="0"/>
          <w:marTop w:val="0"/>
          <w:marBottom w:val="0"/>
          <w:divBdr>
            <w:top w:val="none" w:sz="0" w:space="0" w:color="auto"/>
            <w:left w:val="none" w:sz="0" w:space="0" w:color="auto"/>
            <w:bottom w:val="none" w:sz="0" w:space="0" w:color="auto"/>
            <w:right w:val="none" w:sz="0" w:space="0" w:color="auto"/>
          </w:divBdr>
        </w:div>
        <w:div w:id="1893229527">
          <w:marLeft w:val="480"/>
          <w:marRight w:val="0"/>
          <w:marTop w:val="0"/>
          <w:marBottom w:val="0"/>
          <w:divBdr>
            <w:top w:val="none" w:sz="0" w:space="0" w:color="auto"/>
            <w:left w:val="none" w:sz="0" w:space="0" w:color="auto"/>
            <w:bottom w:val="none" w:sz="0" w:space="0" w:color="auto"/>
            <w:right w:val="none" w:sz="0" w:space="0" w:color="auto"/>
          </w:divBdr>
        </w:div>
        <w:div w:id="1938518910">
          <w:marLeft w:val="480"/>
          <w:marRight w:val="0"/>
          <w:marTop w:val="0"/>
          <w:marBottom w:val="0"/>
          <w:divBdr>
            <w:top w:val="none" w:sz="0" w:space="0" w:color="auto"/>
            <w:left w:val="none" w:sz="0" w:space="0" w:color="auto"/>
            <w:bottom w:val="none" w:sz="0" w:space="0" w:color="auto"/>
            <w:right w:val="none" w:sz="0" w:space="0" w:color="auto"/>
          </w:divBdr>
        </w:div>
        <w:div w:id="2025158526">
          <w:marLeft w:val="480"/>
          <w:marRight w:val="0"/>
          <w:marTop w:val="0"/>
          <w:marBottom w:val="0"/>
          <w:divBdr>
            <w:top w:val="none" w:sz="0" w:space="0" w:color="auto"/>
            <w:left w:val="none" w:sz="0" w:space="0" w:color="auto"/>
            <w:bottom w:val="none" w:sz="0" w:space="0" w:color="auto"/>
            <w:right w:val="none" w:sz="0" w:space="0" w:color="auto"/>
          </w:divBdr>
        </w:div>
        <w:div w:id="2032031483">
          <w:marLeft w:val="480"/>
          <w:marRight w:val="0"/>
          <w:marTop w:val="0"/>
          <w:marBottom w:val="0"/>
          <w:divBdr>
            <w:top w:val="none" w:sz="0" w:space="0" w:color="auto"/>
            <w:left w:val="none" w:sz="0" w:space="0" w:color="auto"/>
            <w:bottom w:val="none" w:sz="0" w:space="0" w:color="auto"/>
            <w:right w:val="none" w:sz="0" w:space="0" w:color="auto"/>
          </w:divBdr>
        </w:div>
        <w:div w:id="2048291987">
          <w:marLeft w:val="480"/>
          <w:marRight w:val="0"/>
          <w:marTop w:val="0"/>
          <w:marBottom w:val="0"/>
          <w:divBdr>
            <w:top w:val="none" w:sz="0" w:space="0" w:color="auto"/>
            <w:left w:val="none" w:sz="0" w:space="0" w:color="auto"/>
            <w:bottom w:val="none" w:sz="0" w:space="0" w:color="auto"/>
            <w:right w:val="none" w:sz="0" w:space="0" w:color="auto"/>
          </w:divBdr>
        </w:div>
        <w:div w:id="2049330545">
          <w:marLeft w:val="480"/>
          <w:marRight w:val="0"/>
          <w:marTop w:val="0"/>
          <w:marBottom w:val="0"/>
          <w:divBdr>
            <w:top w:val="none" w:sz="0" w:space="0" w:color="auto"/>
            <w:left w:val="none" w:sz="0" w:space="0" w:color="auto"/>
            <w:bottom w:val="none" w:sz="0" w:space="0" w:color="auto"/>
            <w:right w:val="none" w:sz="0" w:space="0" w:color="auto"/>
          </w:divBdr>
        </w:div>
        <w:div w:id="2063745294">
          <w:marLeft w:val="480"/>
          <w:marRight w:val="0"/>
          <w:marTop w:val="0"/>
          <w:marBottom w:val="0"/>
          <w:divBdr>
            <w:top w:val="none" w:sz="0" w:space="0" w:color="auto"/>
            <w:left w:val="none" w:sz="0" w:space="0" w:color="auto"/>
            <w:bottom w:val="none" w:sz="0" w:space="0" w:color="auto"/>
            <w:right w:val="none" w:sz="0" w:space="0" w:color="auto"/>
          </w:divBdr>
        </w:div>
        <w:div w:id="2064325884">
          <w:marLeft w:val="480"/>
          <w:marRight w:val="0"/>
          <w:marTop w:val="0"/>
          <w:marBottom w:val="0"/>
          <w:divBdr>
            <w:top w:val="none" w:sz="0" w:space="0" w:color="auto"/>
            <w:left w:val="none" w:sz="0" w:space="0" w:color="auto"/>
            <w:bottom w:val="none" w:sz="0" w:space="0" w:color="auto"/>
            <w:right w:val="none" w:sz="0" w:space="0" w:color="auto"/>
          </w:divBdr>
        </w:div>
      </w:divsChild>
    </w:div>
    <w:div w:id="545147237">
      <w:marLeft w:val="640"/>
      <w:marRight w:val="0"/>
      <w:marTop w:val="0"/>
      <w:marBottom w:val="0"/>
      <w:divBdr>
        <w:top w:val="none" w:sz="0" w:space="0" w:color="auto"/>
        <w:left w:val="none" w:sz="0" w:space="0" w:color="auto"/>
        <w:bottom w:val="none" w:sz="0" w:space="0" w:color="auto"/>
        <w:right w:val="none" w:sz="0" w:space="0" w:color="auto"/>
      </w:divBdr>
    </w:div>
    <w:div w:id="545721139">
      <w:bodyDiv w:val="1"/>
      <w:marLeft w:val="0"/>
      <w:marRight w:val="0"/>
      <w:marTop w:val="0"/>
      <w:marBottom w:val="0"/>
      <w:divBdr>
        <w:top w:val="none" w:sz="0" w:space="0" w:color="auto"/>
        <w:left w:val="none" w:sz="0" w:space="0" w:color="auto"/>
        <w:bottom w:val="none" w:sz="0" w:space="0" w:color="auto"/>
        <w:right w:val="none" w:sz="0" w:space="0" w:color="auto"/>
      </w:divBdr>
    </w:div>
    <w:div w:id="545727644">
      <w:marLeft w:val="640"/>
      <w:marRight w:val="0"/>
      <w:marTop w:val="0"/>
      <w:marBottom w:val="0"/>
      <w:divBdr>
        <w:top w:val="none" w:sz="0" w:space="0" w:color="auto"/>
        <w:left w:val="none" w:sz="0" w:space="0" w:color="auto"/>
        <w:bottom w:val="none" w:sz="0" w:space="0" w:color="auto"/>
        <w:right w:val="none" w:sz="0" w:space="0" w:color="auto"/>
      </w:divBdr>
    </w:div>
    <w:div w:id="545989014">
      <w:marLeft w:val="640"/>
      <w:marRight w:val="0"/>
      <w:marTop w:val="0"/>
      <w:marBottom w:val="0"/>
      <w:divBdr>
        <w:top w:val="none" w:sz="0" w:space="0" w:color="auto"/>
        <w:left w:val="none" w:sz="0" w:space="0" w:color="auto"/>
        <w:bottom w:val="none" w:sz="0" w:space="0" w:color="auto"/>
        <w:right w:val="none" w:sz="0" w:space="0" w:color="auto"/>
      </w:divBdr>
    </w:div>
    <w:div w:id="546185933">
      <w:marLeft w:val="640"/>
      <w:marRight w:val="0"/>
      <w:marTop w:val="0"/>
      <w:marBottom w:val="0"/>
      <w:divBdr>
        <w:top w:val="none" w:sz="0" w:space="0" w:color="auto"/>
        <w:left w:val="none" w:sz="0" w:space="0" w:color="auto"/>
        <w:bottom w:val="none" w:sz="0" w:space="0" w:color="auto"/>
        <w:right w:val="none" w:sz="0" w:space="0" w:color="auto"/>
      </w:divBdr>
    </w:div>
    <w:div w:id="546337158">
      <w:marLeft w:val="640"/>
      <w:marRight w:val="0"/>
      <w:marTop w:val="0"/>
      <w:marBottom w:val="0"/>
      <w:divBdr>
        <w:top w:val="none" w:sz="0" w:space="0" w:color="auto"/>
        <w:left w:val="none" w:sz="0" w:space="0" w:color="auto"/>
        <w:bottom w:val="none" w:sz="0" w:space="0" w:color="auto"/>
        <w:right w:val="none" w:sz="0" w:space="0" w:color="auto"/>
      </w:divBdr>
    </w:div>
    <w:div w:id="546794398">
      <w:marLeft w:val="640"/>
      <w:marRight w:val="0"/>
      <w:marTop w:val="0"/>
      <w:marBottom w:val="0"/>
      <w:divBdr>
        <w:top w:val="none" w:sz="0" w:space="0" w:color="auto"/>
        <w:left w:val="none" w:sz="0" w:space="0" w:color="auto"/>
        <w:bottom w:val="none" w:sz="0" w:space="0" w:color="auto"/>
        <w:right w:val="none" w:sz="0" w:space="0" w:color="auto"/>
      </w:divBdr>
    </w:div>
    <w:div w:id="546988004">
      <w:marLeft w:val="640"/>
      <w:marRight w:val="0"/>
      <w:marTop w:val="0"/>
      <w:marBottom w:val="0"/>
      <w:divBdr>
        <w:top w:val="none" w:sz="0" w:space="0" w:color="auto"/>
        <w:left w:val="none" w:sz="0" w:space="0" w:color="auto"/>
        <w:bottom w:val="none" w:sz="0" w:space="0" w:color="auto"/>
        <w:right w:val="none" w:sz="0" w:space="0" w:color="auto"/>
      </w:divBdr>
    </w:div>
    <w:div w:id="547030227">
      <w:marLeft w:val="640"/>
      <w:marRight w:val="0"/>
      <w:marTop w:val="0"/>
      <w:marBottom w:val="0"/>
      <w:divBdr>
        <w:top w:val="none" w:sz="0" w:space="0" w:color="auto"/>
        <w:left w:val="none" w:sz="0" w:space="0" w:color="auto"/>
        <w:bottom w:val="none" w:sz="0" w:space="0" w:color="auto"/>
        <w:right w:val="none" w:sz="0" w:space="0" w:color="auto"/>
      </w:divBdr>
    </w:div>
    <w:div w:id="547106204">
      <w:marLeft w:val="640"/>
      <w:marRight w:val="0"/>
      <w:marTop w:val="0"/>
      <w:marBottom w:val="0"/>
      <w:divBdr>
        <w:top w:val="none" w:sz="0" w:space="0" w:color="auto"/>
        <w:left w:val="none" w:sz="0" w:space="0" w:color="auto"/>
        <w:bottom w:val="none" w:sz="0" w:space="0" w:color="auto"/>
        <w:right w:val="none" w:sz="0" w:space="0" w:color="auto"/>
      </w:divBdr>
    </w:div>
    <w:div w:id="547179721">
      <w:marLeft w:val="640"/>
      <w:marRight w:val="0"/>
      <w:marTop w:val="0"/>
      <w:marBottom w:val="0"/>
      <w:divBdr>
        <w:top w:val="none" w:sz="0" w:space="0" w:color="auto"/>
        <w:left w:val="none" w:sz="0" w:space="0" w:color="auto"/>
        <w:bottom w:val="none" w:sz="0" w:space="0" w:color="auto"/>
        <w:right w:val="none" w:sz="0" w:space="0" w:color="auto"/>
      </w:divBdr>
    </w:div>
    <w:div w:id="547643006">
      <w:marLeft w:val="640"/>
      <w:marRight w:val="0"/>
      <w:marTop w:val="0"/>
      <w:marBottom w:val="0"/>
      <w:divBdr>
        <w:top w:val="none" w:sz="0" w:space="0" w:color="auto"/>
        <w:left w:val="none" w:sz="0" w:space="0" w:color="auto"/>
        <w:bottom w:val="none" w:sz="0" w:space="0" w:color="auto"/>
        <w:right w:val="none" w:sz="0" w:space="0" w:color="auto"/>
      </w:divBdr>
    </w:div>
    <w:div w:id="547647765">
      <w:marLeft w:val="640"/>
      <w:marRight w:val="0"/>
      <w:marTop w:val="0"/>
      <w:marBottom w:val="0"/>
      <w:divBdr>
        <w:top w:val="none" w:sz="0" w:space="0" w:color="auto"/>
        <w:left w:val="none" w:sz="0" w:space="0" w:color="auto"/>
        <w:bottom w:val="none" w:sz="0" w:space="0" w:color="auto"/>
        <w:right w:val="none" w:sz="0" w:space="0" w:color="auto"/>
      </w:divBdr>
    </w:div>
    <w:div w:id="548419795">
      <w:marLeft w:val="640"/>
      <w:marRight w:val="0"/>
      <w:marTop w:val="0"/>
      <w:marBottom w:val="0"/>
      <w:divBdr>
        <w:top w:val="none" w:sz="0" w:space="0" w:color="auto"/>
        <w:left w:val="none" w:sz="0" w:space="0" w:color="auto"/>
        <w:bottom w:val="none" w:sz="0" w:space="0" w:color="auto"/>
        <w:right w:val="none" w:sz="0" w:space="0" w:color="auto"/>
      </w:divBdr>
    </w:div>
    <w:div w:id="548490280">
      <w:marLeft w:val="640"/>
      <w:marRight w:val="0"/>
      <w:marTop w:val="0"/>
      <w:marBottom w:val="0"/>
      <w:divBdr>
        <w:top w:val="none" w:sz="0" w:space="0" w:color="auto"/>
        <w:left w:val="none" w:sz="0" w:space="0" w:color="auto"/>
        <w:bottom w:val="none" w:sz="0" w:space="0" w:color="auto"/>
        <w:right w:val="none" w:sz="0" w:space="0" w:color="auto"/>
      </w:divBdr>
    </w:div>
    <w:div w:id="548612981">
      <w:marLeft w:val="640"/>
      <w:marRight w:val="0"/>
      <w:marTop w:val="0"/>
      <w:marBottom w:val="0"/>
      <w:divBdr>
        <w:top w:val="none" w:sz="0" w:space="0" w:color="auto"/>
        <w:left w:val="none" w:sz="0" w:space="0" w:color="auto"/>
        <w:bottom w:val="none" w:sz="0" w:space="0" w:color="auto"/>
        <w:right w:val="none" w:sz="0" w:space="0" w:color="auto"/>
      </w:divBdr>
    </w:div>
    <w:div w:id="548735136">
      <w:marLeft w:val="640"/>
      <w:marRight w:val="0"/>
      <w:marTop w:val="0"/>
      <w:marBottom w:val="0"/>
      <w:divBdr>
        <w:top w:val="none" w:sz="0" w:space="0" w:color="auto"/>
        <w:left w:val="none" w:sz="0" w:space="0" w:color="auto"/>
        <w:bottom w:val="none" w:sz="0" w:space="0" w:color="auto"/>
        <w:right w:val="none" w:sz="0" w:space="0" w:color="auto"/>
      </w:divBdr>
    </w:div>
    <w:div w:id="548878625">
      <w:marLeft w:val="640"/>
      <w:marRight w:val="0"/>
      <w:marTop w:val="0"/>
      <w:marBottom w:val="0"/>
      <w:divBdr>
        <w:top w:val="none" w:sz="0" w:space="0" w:color="auto"/>
        <w:left w:val="none" w:sz="0" w:space="0" w:color="auto"/>
        <w:bottom w:val="none" w:sz="0" w:space="0" w:color="auto"/>
        <w:right w:val="none" w:sz="0" w:space="0" w:color="auto"/>
      </w:divBdr>
    </w:div>
    <w:div w:id="548952811">
      <w:marLeft w:val="640"/>
      <w:marRight w:val="0"/>
      <w:marTop w:val="0"/>
      <w:marBottom w:val="0"/>
      <w:divBdr>
        <w:top w:val="none" w:sz="0" w:space="0" w:color="auto"/>
        <w:left w:val="none" w:sz="0" w:space="0" w:color="auto"/>
        <w:bottom w:val="none" w:sz="0" w:space="0" w:color="auto"/>
        <w:right w:val="none" w:sz="0" w:space="0" w:color="auto"/>
      </w:divBdr>
    </w:div>
    <w:div w:id="548997224">
      <w:bodyDiv w:val="1"/>
      <w:marLeft w:val="0"/>
      <w:marRight w:val="0"/>
      <w:marTop w:val="0"/>
      <w:marBottom w:val="0"/>
      <w:divBdr>
        <w:top w:val="none" w:sz="0" w:space="0" w:color="auto"/>
        <w:left w:val="none" w:sz="0" w:space="0" w:color="auto"/>
        <w:bottom w:val="none" w:sz="0" w:space="0" w:color="auto"/>
        <w:right w:val="none" w:sz="0" w:space="0" w:color="auto"/>
      </w:divBdr>
      <w:divsChild>
        <w:div w:id="27531766">
          <w:marLeft w:val="480"/>
          <w:marRight w:val="0"/>
          <w:marTop w:val="0"/>
          <w:marBottom w:val="0"/>
          <w:divBdr>
            <w:top w:val="none" w:sz="0" w:space="0" w:color="auto"/>
            <w:left w:val="none" w:sz="0" w:space="0" w:color="auto"/>
            <w:bottom w:val="none" w:sz="0" w:space="0" w:color="auto"/>
            <w:right w:val="none" w:sz="0" w:space="0" w:color="auto"/>
          </w:divBdr>
        </w:div>
        <w:div w:id="95559146">
          <w:marLeft w:val="480"/>
          <w:marRight w:val="0"/>
          <w:marTop w:val="0"/>
          <w:marBottom w:val="0"/>
          <w:divBdr>
            <w:top w:val="none" w:sz="0" w:space="0" w:color="auto"/>
            <w:left w:val="none" w:sz="0" w:space="0" w:color="auto"/>
            <w:bottom w:val="none" w:sz="0" w:space="0" w:color="auto"/>
            <w:right w:val="none" w:sz="0" w:space="0" w:color="auto"/>
          </w:divBdr>
        </w:div>
        <w:div w:id="108360556">
          <w:marLeft w:val="480"/>
          <w:marRight w:val="0"/>
          <w:marTop w:val="0"/>
          <w:marBottom w:val="0"/>
          <w:divBdr>
            <w:top w:val="none" w:sz="0" w:space="0" w:color="auto"/>
            <w:left w:val="none" w:sz="0" w:space="0" w:color="auto"/>
            <w:bottom w:val="none" w:sz="0" w:space="0" w:color="auto"/>
            <w:right w:val="none" w:sz="0" w:space="0" w:color="auto"/>
          </w:divBdr>
        </w:div>
        <w:div w:id="109250214">
          <w:marLeft w:val="480"/>
          <w:marRight w:val="0"/>
          <w:marTop w:val="0"/>
          <w:marBottom w:val="0"/>
          <w:divBdr>
            <w:top w:val="none" w:sz="0" w:space="0" w:color="auto"/>
            <w:left w:val="none" w:sz="0" w:space="0" w:color="auto"/>
            <w:bottom w:val="none" w:sz="0" w:space="0" w:color="auto"/>
            <w:right w:val="none" w:sz="0" w:space="0" w:color="auto"/>
          </w:divBdr>
        </w:div>
        <w:div w:id="134301067">
          <w:marLeft w:val="480"/>
          <w:marRight w:val="0"/>
          <w:marTop w:val="0"/>
          <w:marBottom w:val="0"/>
          <w:divBdr>
            <w:top w:val="none" w:sz="0" w:space="0" w:color="auto"/>
            <w:left w:val="none" w:sz="0" w:space="0" w:color="auto"/>
            <w:bottom w:val="none" w:sz="0" w:space="0" w:color="auto"/>
            <w:right w:val="none" w:sz="0" w:space="0" w:color="auto"/>
          </w:divBdr>
        </w:div>
        <w:div w:id="139815059">
          <w:marLeft w:val="480"/>
          <w:marRight w:val="0"/>
          <w:marTop w:val="0"/>
          <w:marBottom w:val="0"/>
          <w:divBdr>
            <w:top w:val="none" w:sz="0" w:space="0" w:color="auto"/>
            <w:left w:val="none" w:sz="0" w:space="0" w:color="auto"/>
            <w:bottom w:val="none" w:sz="0" w:space="0" w:color="auto"/>
            <w:right w:val="none" w:sz="0" w:space="0" w:color="auto"/>
          </w:divBdr>
        </w:div>
        <w:div w:id="396364362">
          <w:marLeft w:val="480"/>
          <w:marRight w:val="0"/>
          <w:marTop w:val="0"/>
          <w:marBottom w:val="0"/>
          <w:divBdr>
            <w:top w:val="none" w:sz="0" w:space="0" w:color="auto"/>
            <w:left w:val="none" w:sz="0" w:space="0" w:color="auto"/>
            <w:bottom w:val="none" w:sz="0" w:space="0" w:color="auto"/>
            <w:right w:val="none" w:sz="0" w:space="0" w:color="auto"/>
          </w:divBdr>
        </w:div>
        <w:div w:id="436798977">
          <w:marLeft w:val="480"/>
          <w:marRight w:val="0"/>
          <w:marTop w:val="0"/>
          <w:marBottom w:val="0"/>
          <w:divBdr>
            <w:top w:val="none" w:sz="0" w:space="0" w:color="auto"/>
            <w:left w:val="none" w:sz="0" w:space="0" w:color="auto"/>
            <w:bottom w:val="none" w:sz="0" w:space="0" w:color="auto"/>
            <w:right w:val="none" w:sz="0" w:space="0" w:color="auto"/>
          </w:divBdr>
        </w:div>
        <w:div w:id="443578854">
          <w:marLeft w:val="480"/>
          <w:marRight w:val="0"/>
          <w:marTop w:val="0"/>
          <w:marBottom w:val="0"/>
          <w:divBdr>
            <w:top w:val="none" w:sz="0" w:space="0" w:color="auto"/>
            <w:left w:val="none" w:sz="0" w:space="0" w:color="auto"/>
            <w:bottom w:val="none" w:sz="0" w:space="0" w:color="auto"/>
            <w:right w:val="none" w:sz="0" w:space="0" w:color="auto"/>
          </w:divBdr>
        </w:div>
        <w:div w:id="445852444">
          <w:marLeft w:val="480"/>
          <w:marRight w:val="0"/>
          <w:marTop w:val="0"/>
          <w:marBottom w:val="0"/>
          <w:divBdr>
            <w:top w:val="none" w:sz="0" w:space="0" w:color="auto"/>
            <w:left w:val="none" w:sz="0" w:space="0" w:color="auto"/>
            <w:bottom w:val="none" w:sz="0" w:space="0" w:color="auto"/>
            <w:right w:val="none" w:sz="0" w:space="0" w:color="auto"/>
          </w:divBdr>
        </w:div>
        <w:div w:id="508177726">
          <w:marLeft w:val="480"/>
          <w:marRight w:val="0"/>
          <w:marTop w:val="0"/>
          <w:marBottom w:val="0"/>
          <w:divBdr>
            <w:top w:val="none" w:sz="0" w:space="0" w:color="auto"/>
            <w:left w:val="none" w:sz="0" w:space="0" w:color="auto"/>
            <w:bottom w:val="none" w:sz="0" w:space="0" w:color="auto"/>
            <w:right w:val="none" w:sz="0" w:space="0" w:color="auto"/>
          </w:divBdr>
        </w:div>
        <w:div w:id="534730207">
          <w:marLeft w:val="480"/>
          <w:marRight w:val="0"/>
          <w:marTop w:val="0"/>
          <w:marBottom w:val="0"/>
          <w:divBdr>
            <w:top w:val="none" w:sz="0" w:space="0" w:color="auto"/>
            <w:left w:val="none" w:sz="0" w:space="0" w:color="auto"/>
            <w:bottom w:val="none" w:sz="0" w:space="0" w:color="auto"/>
            <w:right w:val="none" w:sz="0" w:space="0" w:color="auto"/>
          </w:divBdr>
        </w:div>
        <w:div w:id="537165796">
          <w:marLeft w:val="480"/>
          <w:marRight w:val="0"/>
          <w:marTop w:val="0"/>
          <w:marBottom w:val="0"/>
          <w:divBdr>
            <w:top w:val="none" w:sz="0" w:space="0" w:color="auto"/>
            <w:left w:val="none" w:sz="0" w:space="0" w:color="auto"/>
            <w:bottom w:val="none" w:sz="0" w:space="0" w:color="auto"/>
            <w:right w:val="none" w:sz="0" w:space="0" w:color="auto"/>
          </w:divBdr>
        </w:div>
        <w:div w:id="545682456">
          <w:marLeft w:val="480"/>
          <w:marRight w:val="0"/>
          <w:marTop w:val="0"/>
          <w:marBottom w:val="0"/>
          <w:divBdr>
            <w:top w:val="none" w:sz="0" w:space="0" w:color="auto"/>
            <w:left w:val="none" w:sz="0" w:space="0" w:color="auto"/>
            <w:bottom w:val="none" w:sz="0" w:space="0" w:color="auto"/>
            <w:right w:val="none" w:sz="0" w:space="0" w:color="auto"/>
          </w:divBdr>
        </w:div>
        <w:div w:id="553469433">
          <w:marLeft w:val="480"/>
          <w:marRight w:val="0"/>
          <w:marTop w:val="0"/>
          <w:marBottom w:val="0"/>
          <w:divBdr>
            <w:top w:val="none" w:sz="0" w:space="0" w:color="auto"/>
            <w:left w:val="none" w:sz="0" w:space="0" w:color="auto"/>
            <w:bottom w:val="none" w:sz="0" w:space="0" w:color="auto"/>
            <w:right w:val="none" w:sz="0" w:space="0" w:color="auto"/>
          </w:divBdr>
        </w:div>
        <w:div w:id="568922845">
          <w:marLeft w:val="480"/>
          <w:marRight w:val="0"/>
          <w:marTop w:val="0"/>
          <w:marBottom w:val="0"/>
          <w:divBdr>
            <w:top w:val="none" w:sz="0" w:space="0" w:color="auto"/>
            <w:left w:val="none" w:sz="0" w:space="0" w:color="auto"/>
            <w:bottom w:val="none" w:sz="0" w:space="0" w:color="auto"/>
            <w:right w:val="none" w:sz="0" w:space="0" w:color="auto"/>
          </w:divBdr>
        </w:div>
        <w:div w:id="590628523">
          <w:marLeft w:val="480"/>
          <w:marRight w:val="0"/>
          <w:marTop w:val="0"/>
          <w:marBottom w:val="0"/>
          <w:divBdr>
            <w:top w:val="none" w:sz="0" w:space="0" w:color="auto"/>
            <w:left w:val="none" w:sz="0" w:space="0" w:color="auto"/>
            <w:bottom w:val="none" w:sz="0" w:space="0" w:color="auto"/>
            <w:right w:val="none" w:sz="0" w:space="0" w:color="auto"/>
          </w:divBdr>
        </w:div>
        <w:div w:id="605773851">
          <w:marLeft w:val="480"/>
          <w:marRight w:val="0"/>
          <w:marTop w:val="0"/>
          <w:marBottom w:val="0"/>
          <w:divBdr>
            <w:top w:val="none" w:sz="0" w:space="0" w:color="auto"/>
            <w:left w:val="none" w:sz="0" w:space="0" w:color="auto"/>
            <w:bottom w:val="none" w:sz="0" w:space="0" w:color="auto"/>
            <w:right w:val="none" w:sz="0" w:space="0" w:color="auto"/>
          </w:divBdr>
        </w:div>
        <w:div w:id="633565171">
          <w:marLeft w:val="480"/>
          <w:marRight w:val="0"/>
          <w:marTop w:val="0"/>
          <w:marBottom w:val="0"/>
          <w:divBdr>
            <w:top w:val="none" w:sz="0" w:space="0" w:color="auto"/>
            <w:left w:val="none" w:sz="0" w:space="0" w:color="auto"/>
            <w:bottom w:val="none" w:sz="0" w:space="0" w:color="auto"/>
            <w:right w:val="none" w:sz="0" w:space="0" w:color="auto"/>
          </w:divBdr>
        </w:div>
        <w:div w:id="651717435">
          <w:marLeft w:val="480"/>
          <w:marRight w:val="0"/>
          <w:marTop w:val="0"/>
          <w:marBottom w:val="0"/>
          <w:divBdr>
            <w:top w:val="none" w:sz="0" w:space="0" w:color="auto"/>
            <w:left w:val="none" w:sz="0" w:space="0" w:color="auto"/>
            <w:bottom w:val="none" w:sz="0" w:space="0" w:color="auto"/>
            <w:right w:val="none" w:sz="0" w:space="0" w:color="auto"/>
          </w:divBdr>
        </w:div>
        <w:div w:id="659580368">
          <w:marLeft w:val="480"/>
          <w:marRight w:val="0"/>
          <w:marTop w:val="0"/>
          <w:marBottom w:val="0"/>
          <w:divBdr>
            <w:top w:val="none" w:sz="0" w:space="0" w:color="auto"/>
            <w:left w:val="none" w:sz="0" w:space="0" w:color="auto"/>
            <w:bottom w:val="none" w:sz="0" w:space="0" w:color="auto"/>
            <w:right w:val="none" w:sz="0" w:space="0" w:color="auto"/>
          </w:divBdr>
        </w:div>
        <w:div w:id="739786579">
          <w:marLeft w:val="480"/>
          <w:marRight w:val="0"/>
          <w:marTop w:val="0"/>
          <w:marBottom w:val="0"/>
          <w:divBdr>
            <w:top w:val="none" w:sz="0" w:space="0" w:color="auto"/>
            <w:left w:val="none" w:sz="0" w:space="0" w:color="auto"/>
            <w:bottom w:val="none" w:sz="0" w:space="0" w:color="auto"/>
            <w:right w:val="none" w:sz="0" w:space="0" w:color="auto"/>
          </w:divBdr>
        </w:div>
        <w:div w:id="766122486">
          <w:marLeft w:val="480"/>
          <w:marRight w:val="0"/>
          <w:marTop w:val="0"/>
          <w:marBottom w:val="0"/>
          <w:divBdr>
            <w:top w:val="none" w:sz="0" w:space="0" w:color="auto"/>
            <w:left w:val="none" w:sz="0" w:space="0" w:color="auto"/>
            <w:bottom w:val="none" w:sz="0" w:space="0" w:color="auto"/>
            <w:right w:val="none" w:sz="0" w:space="0" w:color="auto"/>
          </w:divBdr>
        </w:div>
        <w:div w:id="782067628">
          <w:marLeft w:val="480"/>
          <w:marRight w:val="0"/>
          <w:marTop w:val="0"/>
          <w:marBottom w:val="0"/>
          <w:divBdr>
            <w:top w:val="none" w:sz="0" w:space="0" w:color="auto"/>
            <w:left w:val="none" w:sz="0" w:space="0" w:color="auto"/>
            <w:bottom w:val="none" w:sz="0" w:space="0" w:color="auto"/>
            <w:right w:val="none" w:sz="0" w:space="0" w:color="auto"/>
          </w:divBdr>
        </w:div>
        <w:div w:id="809859913">
          <w:marLeft w:val="480"/>
          <w:marRight w:val="0"/>
          <w:marTop w:val="0"/>
          <w:marBottom w:val="0"/>
          <w:divBdr>
            <w:top w:val="none" w:sz="0" w:space="0" w:color="auto"/>
            <w:left w:val="none" w:sz="0" w:space="0" w:color="auto"/>
            <w:bottom w:val="none" w:sz="0" w:space="0" w:color="auto"/>
            <w:right w:val="none" w:sz="0" w:space="0" w:color="auto"/>
          </w:divBdr>
        </w:div>
        <w:div w:id="821001053">
          <w:marLeft w:val="480"/>
          <w:marRight w:val="0"/>
          <w:marTop w:val="0"/>
          <w:marBottom w:val="0"/>
          <w:divBdr>
            <w:top w:val="none" w:sz="0" w:space="0" w:color="auto"/>
            <w:left w:val="none" w:sz="0" w:space="0" w:color="auto"/>
            <w:bottom w:val="none" w:sz="0" w:space="0" w:color="auto"/>
            <w:right w:val="none" w:sz="0" w:space="0" w:color="auto"/>
          </w:divBdr>
        </w:div>
        <w:div w:id="825363322">
          <w:marLeft w:val="480"/>
          <w:marRight w:val="0"/>
          <w:marTop w:val="0"/>
          <w:marBottom w:val="0"/>
          <w:divBdr>
            <w:top w:val="none" w:sz="0" w:space="0" w:color="auto"/>
            <w:left w:val="none" w:sz="0" w:space="0" w:color="auto"/>
            <w:bottom w:val="none" w:sz="0" w:space="0" w:color="auto"/>
            <w:right w:val="none" w:sz="0" w:space="0" w:color="auto"/>
          </w:divBdr>
        </w:div>
        <w:div w:id="829638233">
          <w:marLeft w:val="480"/>
          <w:marRight w:val="0"/>
          <w:marTop w:val="0"/>
          <w:marBottom w:val="0"/>
          <w:divBdr>
            <w:top w:val="none" w:sz="0" w:space="0" w:color="auto"/>
            <w:left w:val="none" w:sz="0" w:space="0" w:color="auto"/>
            <w:bottom w:val="none" w:sz="0" w:space="0" w:color="auto"/>
            <w:right w:val="none" w:sz="0" w:space="0" w:color="auto"/>
          </w:divBdr>
        </w:div>
        <w:div w:id="846362999">
          <w:marLeft w:val="480"/>
          <w:marRight w:val="0"/>
          <w:marTop w:val="0"/>
          <w:marBottom w:val="0"/>
          <w:divBdr>
            <w:top w:val="none" w:sz="0" w:space="0" w:color="auto"/>
            <w:left w:val="none" w:sz="0" w:space="0" w:color="auto"/>
            <w:bottom w:val="none" w:sz="0" w:space="0" w:color="auto"/>
            <w:right w:val="none" w:sz="0" w:space="0" w:color="auto"/>
          </w:divBdr>
        </w:div>
        <w:div w:id="850992406">
          <w:marLeft w:val="480"/>
          <w:marRight w:val="0"/>
          <w:marTop w:val="0"/>
          <w:marBottom w:val="0"/>
          <w:divBdr>
            <w:top w:val="none" w:sz="0" w:space="0" w:color="auto"/>
            <w:left w:val="none" w:sz="0" w:space="0" w:color="auto"/>
            <w:bottom w:val="none" w:sz="0" w:space="0" w:color="auto"/>
            <w:right w:val="none" w:sz="0" w:space="0" w:color="auto"/>
          </w:divBdr>
        </w:div>
        <w:div w:id="873233417">
          <w:marLeft w:val="480"/>
          <w:marRight w:val="0"/>
          <w:marTop w:val="0"/>
          <w:marBottom w:val="0"/>
          <w:divBdr>
            <w:top w:val="none" w:sz="0" w:space="0" w:color="auto"/>
            <w:left w:val="none" w:sz="0" w:space="0" w:color="auto"/>
            <w:bottom w:val="none" w:sz="0" w:space="0" w:color="auto"/>
            <w:right w:val="none" w:sz="0" w:space="0" w:color="auto"/>
          </w:divBdr>
        </w:div>
        <w:div w:id="902763009">
          <w:marLeft w:val="480"/>
          <w:marRight w:val="0"/>
          <w:marTop w:val="0"/>
          <w:marBottom w:val="0"/>
          <w:divBdr>
            <w:top w:val="none" w:sz="0" w:space="0" w:color="auto"/>
            <w:left w:val="none" w:sz="0" w:space="0" w:color="auto"/>
            <w:bottom w:val="none" w:sz="0" w:space="0" w:color="auto"/>
            <w:right w:val="none" w:sz="0" w:space="0" w:color="auto"/>
          </w:divBdr>
        </w:div>
        <w:div w:id="928319406">
          <w:marLeft w:val="480"/>
          <w:marRight w:val="0"/>
          <w:marTop w:val="0"/>
          <w:marBottom w:val="0"/>
          <w:divBdr>
            <w:top w:val="none" w:sz="0" w:space="0" w:color="auto"/>
            <w:left w:val="none" w:sz="0" w:space="0" w:color="auto"/>
            <w:bottom w:val="none" w:sz="0" w:space="0" w:color="auto"/>
            <w:right w:val="none" w:sz="0" w:space="0" w:color="auto"/>
          </w:divBdr>
        </w:div>
        <w:div w:id="936670221">
          <w:marLeft w:val="480"/>
          <w:marRight w:val="0"/>
          <w:marTop w:val="0"/>
          <w:marBottom w:val="0"/>
          <w:divBdr>
            <w:top w:val="none" w:sz="0" w:space="0" w:color="auto"/>
            <w:left w:val="none" w:sz="0" w:space="0" w:color="auto"/>
            <w:bottom w:val="none" w:sz="0" w:space="0" w:color="auto"/>
            <w:right w:val="none" w:sz="0" w:space="0" w:color="auto"/>
          </w:divBdr>
        </w:div>
        <w:div w:id="971907734">
          <w:marLeft w:val="480"/>
          <w:marRight w:val="0"/>
          <w:marTop w:val="0"/>
          <w:marBottom w:val="0"/>
          <w:divBdr>
            <w:top w:val="none" w:sz="0" w:space="0" w:color="auto"/>
            <w:left w:val="none" w:sz="0" w:space="0" w:color="auto"/>
            <w:bottom w:val="none" w:sz="0" w:space="0" w:color="auto"/>
            <w:right w:val="none" w:sz="0" w:space="0" w:color="auto"/>
          </w:divBdr>
        </w:div>
        <w:div w:id="1002271501">
          <w:marLeft w:val="480"/>
          <w:marRight w:val="0"/>
          <w:marTop w:val="0"/>
          <w:marBottom w:val="0"/>
          <w:divBdr>
            <w:top w:val="none" w:sz="0" w:space="0" w:color="auto"/>
            <w:left w:val="none" w:sz="0" w:space="0" w:color="auto"/>
            <w:bottom w:val="none" w:sz="0" w:space="0" w:color="auto"/>
            <w:right w:val="none" w:sz="0" w:space="0" w:color="auto"/>
          </w:divBdr>
        </w:div>
        <w:div w:id="1023360235">
          <w:marLeft w:val="480"/>
          <w:marRight w:val="0"/>
          <w:marTop w:val="0"/>
          <w:marBottom w:val="0"/>
          <w:divBdr>
            <w:top w:val="none" w:sz="0" w:space="0" w:color="auto"/>
            <w:left w:val="none" w:sz="0" w:space="0" w:color="auto"/>
            <w:bottom w:val="none" w:sz="0" w:space="0" w:color="auto"/>
            <w:right w:val="none" w:sz="0" w:space="0" w:color="auto"/>
          </w:divBdr>
        </w:div>
        <w:div w:id="1074619072">
          <w:marLeft w:val="480"/>
          <w:marRight w:val="0"/>
          <w:marTop w:val="0"/>
          <w:marBottom w:val="0"/>
          <w:divBdr>
            <w:top w:val="none" w:sz="0" w:space="0" w:color="auto"/>
            <w:left w:val="none" w:sz="0" w:space="0" w:color="auto"/>
            <w:bottom w:val="none" w:sz="0" w:space="0" w:color="auto"/>
            <w:right w:val="none" w:sz="0" w:space="0" w:color="auto"/>
          </w:divBdr>
        </w:div>
        <w:div w:id="1169101321">
          <w:marLeft w:val="480"/>
          <w:marRight w:val="0"/>
          <w:marTop w:val="0"/>
          <w:marBottom w:val="0"/>
          <w:divBdr>
            <w:top w:val="none" w:sz="0" w:space="0" w:color="auto"/>
            <w:left w:val="none" w:sz="0" w:space="0" w:color="auto"/>
            <w:bottom w:val="none" w:sz="0" w:space="0" w:color="auto"/>
            <w:right w:val="none" w:sz="0" w:space="0" w:color="auto"/>
          </w:divBdr>
        </w:div>
        <w:div w:id="1181968978">
          <w:marLeft w:val="480"/>
          <w:marRight w:val="0"/>
          <w:marTop w:val="0"/>
          <w:marBottom w:val="0"/>
          <w:divBdr>
            <w:top w:val="none" w:sz="0" w:space="0" w:color="auto"/>
            <w:left w:val="none" w:sz="0" w:space="0" w:color="auto"/>
            <w:bottom w:val="none" w:sz="0" w:space="0" w:color="auto"/>
            <w:right w:val="none" w:sz="0" w:space="0" w:color="auto"/>
          </w:divBdr>
        </w:div>
        <w:div w:id="1191451500">
          <w:marLeft w:val="480"/>
          <w:marRight w:val="0"/>
          <w:marTop w:val="0"/>
          <w:marBottom w:val="0"/>
          <w:divBdr>
            <w:top w:val="none" w:sz="0" w:space="0" w:color="auto"/>
            <w:left w:val="none" w:sz="0" w:space="0" w:color="auto"/>
            <w:bottom w:val="none" w:sz="0" w:space="0" w:color="auto"/>
            <w:right w:val="none" w:sz="0" w:space="0" w:color="auto"/>
          </w:divBdr>
        </w:div>
        <w:div w:id="1213884226">
          <w:marLeft w:val="480"/>
          <w:marRight w:val="0"/>
          <w:marTop w:val="0"/>
          <w:marBottom w:val="0"/>
          <w:divBdr>
            <w:top w:val="none" w:sz="0" w:space="0" w:color="auto"/>
            <w:left w:val="none" w:sz="0" w:space="0" w:color="auto"/>
            <w:bottom w:val="none" w:sz="0" w:space="0" w:color="auto"/>
            <w:right w:val="none" w:sz="0" w:space="0" w:color="auto"/>
          </w:divBdr>
        </w:div>
        <w:div w:id="1304121454">
          <w:marLeft w:val="480"/>
          <w:marRight w:val="0"/>
          <w:marTop w:val="0"/>
          <w:marBottom w:val="0"/>
          <w:divBdr>
            <w:top w:val="none" w:sz="0" w:space="0" w:color="auto"/>
            <w:left w:val="none" w:sz="0" w:space="0" w:color="auto"/>
            <w:bottom w:val="none" w:sz="0" w:space="0" w:color="auto"/>
            <w:right w:val="none" w:sz="0" w:space="0" w:color="auto"/>
          </w:divBdr>
        </w:div>
        <w:div w:id="1316183132">
          <w:marLeft w:val="480"/>
          <w:marRight w:val="0"/>
          <w:marTop w:val="0"/>
          <w:marBottom w:val="0"/>
          <w:divBdr>
            <w:top w:val="none" w:sz="0" w:space="0" w:color="auto"/>
            <w:left w:val="none" w:sz="0" w:space="0" w:color="auto"/>
            <w:bottom w:val="none" w:sz="0" w:space="0" w:color="auto"/>
            <w:right w:val="none" w:sz="0" w:space="0" w:color="auto"/>
          </w:divBdr>
        </w:div>
        <w:div w:id="1318340458">
          <w:marLeft w:val="480"/>
          <w:marRight w:val="0"/>
          <w:marTop w:val="0"/>
          <w:marBottom w:val="0"/>
          <w:divBdr>
            <w:top w:val="none" w:sz="0" w:space="0" w:color="auto"/>
            <w:left w:val="none" w:sz="0" w:space="0" w:color="auto"/>
            <w:bottom w:val="none" w:sz="0" w:space="0" w:color="auto"/>
            <w:right w:val="none" w:sz="0" w:space="0" w:color="auto"/>
          </w:divBdr>
        </w:div>
        <w:div w:id="1354644588">
          <w:marLeft w:val="480"/>
          <w:marRight w:val="0"/>
          <w:marTop w:val="0"/>
          <w:marBottom w:val="0"/>
          <w:divBdr>
            <w:top w:val="none" w:sz="0" w:space="0" w:color="auto"/>
            <w:left w:val="none" w:sz="0" w:space="0" w:color="auto"/>
            <w:bottom w:val="none" w:sz="0" w:space="0" w:color="auto"/>
            <w:right w:val="none" w:sz="0" w:space="0" w:color="auto"/>
          </w:divBdr>
        </w:div>
        <w:div w:id="1400052134">
          <w:marLeft w:val="480"/>
          <w:marRight w:val="0"/>
          <w:marTop w:val="0"/>
          <w:marBottom w:val="0"/>
          <w:divBdr>
            <w:top w:val="none" w:sz="0" w:space="0" w:color="auto"/>
            <w:left w:val="none" w:sz="0" w:space="0" w:color="auto"/>
            <w:bottom w:val="none" w:sz="0" w:space="0" w:color="auto"/>
            <w:right w:val="none" w:sz="0" w:space="0" w:color="auto"/>
          </w:divBdr>
        </w:div>
        <w:div w:id="1463039029">
          <w:marLeft w:val="480"/>
          <w:marRight w:val="0"/>
          <w:marTop w:val="0"/>
          <w:marBottom w:val="0"/>
          <w:divBdr>
            <w:top w:val="none" w:sz="0" w:space="0" w:color="auto"/>
            <w:left w:val="none" w:sz="0" w:space="0" w:color="auto"/>
            <w:bottom w:val="none" w:sz="0" w:space="0" w:color="auto"/>
            <w:right w:val="none" w:sz="0" w:space="0" w:color="auto"/>
          </w:divBdr>
        </w:div>
        <w:div w:id="1469083547">
          <w:marLeft w:val="480"/>
          <w:marRight w:val="0"/>
          <w:marTop w:val="0"/>
          <w:marBottom w:val="0"/>
          <w:divBdr>
            <w:top w:val="none" w:sz="0" w:space="0" w:color="auto"/>
            <w:left w:val="none" w:sz="0" w:space="0" w:color="auto"/>
            <w:bottom w:val="none" w:sz="0" w:space="0" w:color="auto"/>
            <w:right w:val="none" w:sz="0" w:space="0" w:color="auto"/>
          </w:divBdr>
        </w:div>
        <w:div w:id="1482772750">
          <w:marLeft w:val="480"/>
          <w:marRight w:val="0"/>
          <w:marTop w:val="0"/>
          <w:marBottom w:val="0"/>
          <w:divBdr>
            <w:top w:val="none" w:sz="0" w:space="0" w:color="auto"/>
            <w:left w:val="none" w:sz="0" w:space="0" w:color="auto"/>
            <w:bottom w:val="none" w:sz="0" w:space="0" w:color="auto"/>
            <w:right w:val="none" w:sz="0" w:space="0" w:color="auto"/>
          </w:divBdr>
        </w:div>
        <w:div w:id="1484541179">
          <w:marLeft w:val="480"/>
          <w:marRight w:val="0"/>
          <w:marTop w:val="0"/>
          <w:marBottom w:val="0"/>
          <w:divBdr>
            <w:top w:val="none" w:sz="0" w:space="0" w:color="auto"/>
            <w:left w:val="none" w:sz="0" w:space="0" w:color="auto"/>
            <w:bottom w:val="none" w:sz="0" w:space="0" w:color="auto"/>
            <w:right w:val="none" w:sz="0" w:space="0" w:color="auto"/>
          </w:divBdr>
        </w:div>
        <w:div w:id="1495992479">
          <w:marLeft w:val="480"/>
          <w:marRight w:val="0"/>
          <w:marTop w:val="0"/>
          <w:marBottom w:val="0"/>
          <w:divBdr>
            <w:top w:val="none" w:sz="0" w:space="0" w:color="auto"/>
            <w:left w:val="none" w:sz="0" w:space="0" w:color="auto"/>
            <w:bottom w:val="none" w:sz="0" w:space="0" w:color="auto"/>
            <w:right w:val="none" w:sz="0" w:space="0" w:color="auto"/>
          </w:divBdr>
        </w:div>
        <w:div w:id="1551843148">
          <w:marLeft w:val="480"/>
          <w:marRight w:val="0"/>
          <w:marTop w:val="0"/>
          <w:marBottom w:val="0"/>
          <w:divBdr>
            <w:top w:val="none" w:sz="0" w:space="0" w:color="auto"/>
            <w:left w:val="none" w:sz="0" w:space="0" w:color="auto"/>
            <w:bottom w:val="none" w:sz="0" w:space="0" w:color="auto"/>
            <w:right w:val="none" w:sz="0" w:space="0" w:color="auto"/>
          </w:divBdr>
        </w:div>
        <w:div w:id="1602033091">
          <w:marLeft w:val="480"/>
          <w:marRight w:val="0"/>
          <w:marTop w:val="0"/>
          <w:marBottom w:val="0"/>
          <w:divBdr>
            <w:top w:val="none" w:sz="0" w:space="0" w:color="auto"/>
            <w:left w:val="none" w:sz="0" w:space="0" w:color="auto"/>
            <w:bottom w:val="none" w:sz="0" w:space="0" w:color="auto"/>
            <w:right w:val="none" w:sz="0" w:space="0" w:color="auto"/>
          </w:divBdr>
        </w:div>
        <w:div w:id="1640529056">
          <w:marLeft w:val="480"/>
          <w:marRight w:val="0"/>
          <w:marTop w:val="0"/>
          <w:marBottom w:val="0"/>
          <w:divBdr>
            <w:top w:val="none" w:sz="0" w:space="0" w:color="auto"/>
            <w:left w:val="none" w:sz="0" w:space="0" w:color="auto"/>
            <w:bottom w:val="none" w:sz="0" w:space="0" w:color="auto"/>
            <w:right w:val="none" w:sz="0" w:space="0" w:color="auto"/>
          </w:divBdr>
        </w:div>
        <w:div w:id="1645548039">
          <w:marLeft w:val="480"/>
          <w:marRight w:val="0"/>
          <w:marTop w:val="0"/>
          <w:marBottom w:val="0"/>
          <w:divBdr>
            <w:top w:val="none" w:sz="0" w:space="0" w:color="auto"/>
            <w:left w:val="none" w:sz="0" w:space="0" w:color="auto"/>
            <w:bottom w:val="none" w:sz="0" w:space="0" w:color="auto"/>
            <w:right w:val="none" w:sz="0" w:space="0" w:color="auto"/>
          </w:divBdr>
        </w:div>
        <w:div w:id="1650087725">
          <w:marLeft w:val="480"/>
          <w:marRight w:val="0"/>
          <w:marTop w:val="0"/>
          <w:marBottom w:val="0"/>
          <w:divBdr>
            <w:top w:val="none" w:sz="0" w:space="0" w:color="auto"/>
            <w:left w:val="none" w:sz="0" w:space="0" w:color="auto"/>
            <w:bottom w:val="none" w:sz="0" w:space="0" w:color="auto"/>
            <w:right w:val="none" w:sz="0" w:space="0" w:color="auto"/>
          </w:divBdr>
        </w:div>
        <w:div w:id="1673334079">
          <w:marLeft w:val="480"/>
          <w:marRight w:val="0"/>
          <w:marTop w:val="0"/>
          <w:marBottom w:val="0"/>
          <w:divBdr>
            <w:top w:val="none" w:sz="0" w:space="0" w:color="auto"/>
            <w:left w:val="none" w:sz="0" w:space="0" w:color="auto"/>
            <w:bottom w:val="none" w:sz="0" w:space="0" w:color="auto"/>
            <w:right w:val="none" w:sz="0" w:space="0" w:color="auto"/>
          </w:divBdr>
        </w:div>
        <w:div w:id="1686520928">
          <w:marLeft w:val="480"/>
          <w:marRight w:val="0"/>
          <w:marTop w:val="0"/>
          <w:marBottom w:val="0"/>
          <w:divBdr>
            <w:top w:val="none" w:sz="0" w:space="0" w:color="auto"/>
            <w:left w:val="none" w:sz="0" w:space="0" w:color="auto"/>
            <w:bottom w:val="none" w:sz="0" w:space="0" w:color="auto"/>
            <w:right w:val="none" w:sz="0" w:space="0" w:color="auto"/>
          </w:divBdr>
        </w:div>
        <w:div w:id="1689066029">
          <w:marLeft w:val="480"/>
          <w:marRight w:val="0"/>
          <w:marTop w:val="0"/>
          <w:marBottom w:val="0"/>
          <w:divBdr>
            <w:top w:val="none" w:sz="0" w:space="0" w:color="auto"/>
            <w:left w:val="none" w:sz="0" w:space="0" w:color="auto"/>
            <w:bottom w:val="none" w:sz="0" w:space="0" w:color="auto"/>
            <w:right w:val="none" w:sz="0" w:space="0" w:color="auto"/>
          </w:divBdr>
        </w:div>
        <w:div w:id="1750538570">
          <w:marLeft w:val="480"/>
          <w:marRight w:val="0"/>
          <w:marTop w:val="0"/>
          <w:marBottom w:val="0"/>
          <w:divBdr>
            <w:top w:val="none" w:sz="0" w:space="0" w:color="auto"/>
            <w:left w:val="none" w:sz="0" w:space="0" w:color="auto"/>
            <w:bottom w:val="none" w:sz="0" w:space="0" w:color="auto"/>
            <w:right w:val="none" w:sz="0" w:space="0" w:color="auto"/>
          </w:divBdr>
        </w:div>
        <w:div w:id="1799713686">
          <w:marLeft w:val="480"/>
          <w:marRight w:val="0"/>
          <w:marTop w:val="0"/>
          <w:marBottom w:val="0"/>
          <w:divBdr>
            <w:top w:val="none" w:sz="0" w:space="0" w:color="auto"/>
            <w:left w:val="none" w:sz="0" w:space="0" w:color="auto"/>
            <w:bottom w:val="none" w:sz="0" w:space="0" w:color="auto"/>
            <w:right w:val="none" w:sz="0" w:space="0" w:color="auto"/>
          </w:divBdr>
        </w:div>
        <w:div w:id="1868253511">
          <w:marLeft w:val="480"/>
          <w:marRight w:val="0"/>
          <w:marTop w:val="0"/>
          <w:marBottom w:val="0"/>
          <w:divBdr>
            <w:top w:val="none" w:sz="0" w:space="0" w:color="auto"/>
            <w:left w:val="none" w:sz="0" w:space="0" w:color="auto"/>
            <w:bottom w:val="none" w:sz="0" w:space="0" w:color="auto"/>
            <w:right w:val="none" w:sz="0" w:space="0" w:color="auto"/>
          </w:divBdr>
        </w:div>
        <w:div w:id="1884173997">
          <w:marLeft w:val="480"/>
          <w:marRight w:val="0"/>
          <w:marTop w:val="0"/>
          <w:marBottom w:val="0"/>
          <w:divBdr>
            <w:top w:val="none" w:sz="0" w:space="0" w:color="auto"/>
            <w:left w:val="none" w:sz="0" w:space="0" w:color="auto"/>
            <w:bottom w:val="none" w:sz="0" w:space="0" w:color="auto"/>
            <w:right w:val="none" w:sz="0" w:space="0" w:color="auto"/>
          </w:divBdr>
        </w:div>
        <w:div w:id="1888489624">
          <w:marLeft w:val="480"/>
          <w:marRight w:val="0"/>
          <w:marTop w:val="0"/>
          <w:marBottom w:val="0"/>
          <w:divBdr>
            <w:top w:val="none" w:sz="0" w:space="0" w:color="auto"/>
            <w:left w:val="none" w:sz="0" w:space="0" w:color="auto"/>
            <w:bottom w:val="none" w:sz="0" w:space="0" w:color="auto"/>
            <w:right w:val="none" w:sz="0" w:space="0" w:color="auto"/>
          </w:divBdr>
        </w:div>
        <w:div w:id="1959290584">
          <w:marLeft w:val="480"/>
          <w:marRight w:val="0"/>
          <w:marTop w:val="0"/>
          <w:marBottom w:val="0"/>
          <w:divBdr>
            <w:top w:val="none" w:sz="0" w:space="0" w:color="auto"/>
            <w:left w:val="none" w:sz="0" w:space="0" w:color="auto"/>
            <w:bottom w:val="none" w:sz="0" w:space="0" w:color="auto"/>
            <w:right w:val="none" w:sz="0" w:space="0" w:color="auto"/>
          </w:divBdr>
        </w:div>
        <w:div w:id="2018926330">
          <w:marLeft w:val="480"/>
          <w:marRight w:val="0"/>
          <w:marTop w:val="0"/>
          <w:marBottom w:val="0"/>
          <w:divBdr>
            <w:top w:val="none" w:sz="0" w:space="0" w:color="auto"/>
            <w:left w:val="none" w:sz="0" w:space="0" w:color="auto"/>
            <w:bottom w:val="none" w:sz="0" w:space="0" w:color="auto"/>
            <w:right w:val="none" w:sz="0" w:space="0" w:color="auto"/>
          </w:divBdr>
        </w:div>
        <w:div w:id="2027098409">
          <w:marLeft w:val="480"/>
          <w:marRight w:val="0"/>
          <w:marTop w:val="0"/>
          <w:marBottom w:val="0"/>
          <w:divBdr>
            <w:top w:val="none" w:sz="0" w:space="0" w:color="auto"/>
            <w:left w:val="none" w:sz="0" w:space="0" w:color="auto"/>
            <w:bottom w:val="none" w:sz="0" w:space="0" w:color="auto"/>
            <w:right w:val="none" w:sz="0" w:space="0" w:color="auto"/>
          </w:divBdr>
        </w:div>
        <w:div w:id="2031251431">
          <w:marLeft w:val="480"/>
          <w:marRight w:val="0"/>
          <w:marTop w:val="0"/>
          <w:marBottom w:val="0"/>
          <w:divBdr>
            <w:top w:val="none" w:sz="0" w:space="0" w:color="auto"/>
            <w:left w:val="none" w:sz="0" w:space="0" w:color="auto"/>
            <w:bottom w:val="none" w:sz="0" w:space="0" w:color="auto"/>
            <w:right w:val="none" w:sz="0" w:space="0" w:color="auto"/>
          </w:divBdr>
        </w:div>
        <w:div w:id="2102410423">
          <w:marLeft w:val="480"/>
          <w:marRight w:val="0"/>
          <w:marTop w:val="0"/>
          <w:marBottom w:val="0"/>
          <w:divBdr>
            <w:top w:val="none" w:sz="0" w:space="0" w:color="auto"/>
            <w:left w:val="none" w:sz="0" w:space="0" w:color="auto"/>
            <w:bottom w:val="none" w:sz="0" w:space="0" w:color="auto"/>
            <w:right w:val="none" w:sz="0" w:space="0" w:color="auto"/>
          </w:divBdr>
        </w:div>
      </w:divsChild>
    </w:div>
    <w:div w:id="549003155">
      <w:marLeft w:val="640"/>
      <w:marRight w:val="0"/>
      <w:marTop w:val="0"/>
      <w:marBottom w:val="0"/>
      <w:divBdr>
        <w:top w:val="none" w:sz="0" w:space="0" w:color="auto"/>
        <w:left w:val="none" w:sz="0" w:space="0" w:color="auto"/>
        <w:bottom w:val="none" w:sz="0" w:space="0" w:color="auto"/>
        <w:right w:val="none" w:sz="0" w:space="0" w:color="auto"/>
      </w:divBdr>
    </w:div>
    <w:div w:id="549153331">
      <w:marLeft w:val="640"/>
      <w:marRight w:val="0"/>
      <w:marTop w:val="0"/>
      <w:marBottom w:val="0"/>
      <w:divBdr>
        <w:top w:val="none" w:sz="0" w:space="0" w:color="auto"/>
        <w:left w:val="none" w:sz="0" w:space="0" w:color="auto"/>
        <w:bottom w:val="none" w:sz="0" w:space="0" w:color="auto"/>
        <w:right w:val="none" w:sz="0" w:space="0" w:color="auto"/>
      </w:divBdr>
    </w:div>
    <w:div w:id="549457440">
      <w:bodyDiv w:val="1"/>
      <w:marLeft w:val="0"/>
      <w:marRight w:val="0"/>
      <w:marTop w:val="0"/>
      <w:marBottom w:val="0"/>
      <w:divBdr>
        <w:top w:val="none" w:sz="0" w:space="0" w:color="auto"/>
        <w:left w:val="none" w:sz="0" w:space="0" w:color="auto"/>
        <w:bottom w:val="none" w:sz="0" w:space="0" w:color="auto"/>
        <w:right w:val="none" w:sz="0" w:space="0" w:color="auto"/>
      </w:divBdr>
      <w:divsChild>
        <w:div w:id="11076171">
          <w:marLeft w:val="480"/>
          <w:marRight w:val="0"/>
          <w:marTop w:val="0"/>
          <w:marBottom w:val="0"/>
          <w:divBdr>
            <w:top w:val="none" w:sz="0" w:space="0" w:color="auto"/>
            <w:left w:val="none" w:sz="0" w:space="0" w:color="auto"/>
            <w:bottom w:val="none" w:sz="0" w:space="0" w:color="auto"/>
            <w:right w:val="none" w:sz="0" w:space="0" w:color="auto"/>
          </w:divBdr>
        </w:div>
        <w:div w:id="34237339">
          <w:marLeft w:val="480"/>
          <w:marRight w:val="0"/>
          <w:marTop w:val="0"/>
          <w:marBottom w:val="0"/>
          <w:divBdr>
            <w:top w:val="none" w:sz="0" w:space="0" w:color="auto"/>
            <w:left w:val="none" w:sz="0" w:space="0" w:color="auto"/>
            <w:bottom w:val="none" w:sz="0" w:space="0" w:color="auto"/>
            <w:right w:val="none" w:sz="0" w:space="0" w:color="auto"/>
          </w:divBdr>
        </w:div>
        <w:div w:id="71587851">
          <w:marLeft w:val="480"/>
          <w:marRight w:val="0"/>
          <w:marTop w:val="0"/>
          <w:marBottom w:val="0"/>
          <w:divBdr>
            <w:top w:val="none" w:sz="0" w:space="0" w:color="auto"/>
            <w:left w:val="none" w:sz="0" w:space="0" w:color="auto"/>
            <w:bottom w:val="none" w:sz="0" w:space="0" w:color="auto"/>
            <w:right w:val="none" w:sz="0" w:space="0" w:color="auto"/>
          </w:divBdr>
        </w:div>
        <w:div w:id="179515449">
          <w:marLeft w:val="480"/>
          <w:marRight w:val="0"/>
          <w:marTop w:val="0"/>
          <w:marBottom w:val="0"/>
          <w:divBdr>
            <w:top w:val="none" w:sz="0" w:space="0" w:color="auto"/>
            <w:left w:val="none" w:sz="0" w:space="0" w:color="auto"/>
            <w:bottom w:val="none" w:sz="0" w:space="0" w:color="auto"/>
            <w:right w:val="none" w:sz="0" w:space="0" w:color="auto"/>
          </w:divBdr>
        </w:div>
        <w:div w:id="224950144">
          <w:marLeft w:val="480"/>
          <w:marRight w:val="0"/>
          <w:marTop w:val="0"/>
          <w:marBottom w:val="0"/>
          <w:divBdr>
            <w:top w:val="none" w:sz="0" w:space="0" w:color="auto"/>
            <w:left w:val="none" w:sz="0" w:space="0" w:color="auto"/>
            <w:bottom w:val="none" w:sz="0" w:space="0" w:color="auto"/>
            <w:right w:val="none" w:sz="0" w:space="0" w:color="auto"/>
          </w:divBdr>
        </w:div>
        <w:div w:id="353380987">
          <w:marLeft w:val="480"/>
          <w:marRight w:val="0"/>
          <w:marTop w:val="0"/>
          <w:marBottom w:val="0"/>
          <w:divBdr>
            <w:top w:val="none" w:sz="0" w:space="0" w:color="auto"/>
            <w:left w:val="none" w:sz="0" w:space="0" w:color="auto"/>
            <w:bottom w:val="none" w:sz="0" w:space="0" w:color="auto"/>
            <w:right w:val="none" w:sz="0" w:space="0" w:color="auto"/>
          </w:divBdr>
        </w:div>
        <w:div w:id="371418037">
          <w:marLeft w:val="480"/>
          <w:marRight w:val="0"/>
          <w:marTop w:val="0"/>
          <w:marBottom w:val="0"/>
          <w:divBdr>
            <w:top w:val="none" w:sz="0" w:space="0" w:color="auto"/>
            <w:left w:val="none" w:sz="0" w:space="0" w:color="auto"/>
            <w:bottom w:val="none" w:sz="0" w:space="0" w:color="auto"/>
            <w:right w:val="none" w:sz="0" w:space="0" w:color="auto"/>
          </w:divBdr>
        </w:div>
        <w:div w:id="445085066">
          <w:marLeft w:val="480"/>
          <w:marRight w:val="0"/>
          <w:marTop w:val="0"/>
          <w:marBottom w:val="0"/>
          <w:divBdr>
            <w:top w:val="none" w:sz="0" w:space="0" w:color="auto"/>
            <w:left w:val="none" w:sz="0" w:space="0" w:color="auto"/>
            <w:bottom w:val="none" w:sz="0" w:space="0" w:color="auto"/>
            <w:right w:val="none" w:sz="0" w:space="0" w:color="auto"/>
          </w:divBdr>
        </w:div>
        <w:div w:id="455871292">
          <w:marLeft w:val="480"/>
          <w:marRight w:val="0"/>
          <w:marTop w:val="0"/>
          <w:marBottom w:val="0"/>
          <w:divBdr>
            <w:top w:val="none" w:sz="0" w:space="0" w:color="auto"/>
            <w:left w:val="none" w:sz="0" w:space="0" w:color="auto"/>
            <w:bottom w:val="none" w:sz="0" w:space="0" w:color="auto"/>
            <w:right w:val="none" w:sz="0" w:space="0" w:color="auto"/>
          </w:divBdr>
        </w:div>
        <w:div w:id="462692552">
          <w:marLeft w:val="480"/>
          <w:marRight w:val="0"/>
          <w:marTop w:val="0"/>
          <w:marBottom w:val="0"/>
          <w:divBdr>
            <w:top w:val="none" w:sz="0" w:space="0" w:color="auto"/>
            <w:left w:val="none" w:sz="0" w:space="0" w:color="auto"/>
            <w:bottom w:val="none" w:sz="0" w:space="0" w:color="auto"/>
            <w:right w:val="none" w:sz="0" w:space="0" w:color="auto"/>
          </w:divBdr>
        </w:div>
        <w:div w:id="569729496">
          <w:marLeft w:val="480"/>
          <w:marRight w:val="0"/>
          <w:marTop w:val="0"/>
          <w:marBottom w:val="0"/>
          <w:divBdr>
            <w:top w:val="none" w:sz="0" w:space="0" w:color="auto"/>
            <w:left w:val="none" w:sz="0" w:space="0" w:color="auto"/>
            <w:bottom w:val="none" w:sz="0" w:space="0" w:color="auto"/>
            <w:right w:val="none" w:sz="0" w:space="0" w:color="auto"/>
          </w:divBdr>
        </w:div>
        <w:div w:id="642125303">
          <w:marLeft w:val="480"/>
          <w:marRight w:val="0"/>
          <w:marTop w:val="0"/>
          <w:marBottom w:val="0"/>
          <w:divBdr>
            <w:top w:val="none" w:sz="0" w:space="0" w:color="auto"/>
            <w:left w:val="none" w:sz="0" w:space="0" w:color="auto"/>
            <w:bottom w:val="none" w:sz="0" w:space="0" w:color="auto"/>
            <w:right w:val="none" w:sz="0" w:space="0" w:color="auto"/>
          </w:divBdr>
        </w:div>
        <w:div w:id="651445827">
          <w:marLeft w:val="480"/>
          <w:marRight w:val="0"/>
          <w:marTop w:val="0"/>
          <w:marBottom w:val="0"/>
          <w:divBdr>
            <w:top w:val="none" w:sz="0" w:space="0" w:color="auto"/>
            <w:left w:val="none" w:sz="0" w:space="0" w:color="auto"/>
            <w:bottom w:val="none" w:sz="0" w:space="0" w:color="auto"/>
            <w:right w:val="none" w:sz="0" w:space="0" w:color="auto"/>
          </w:divBdr>
        </w:div>
        <w:div w:id="653874011">
          <w:marLeft w:val="480"/>
          <w:marRight w:val="0"/>
          <w:marTop w:val="0"/>
          <w:marBottom w:val="0"/>
          <w:divBdr>
            <w:top w:val="none" w:sz="0" w:space="0" w:color="auto"/>
            <w:left w:val="none" w:sz="0" w:space="0" w:color="auto"/>
            <w:bottom w:val="none" w:sz="0" w:space="0" w:color="auto"/>
            <w:right w:val="none" w:sz="0" w:space="0" w:color="auto"/>
          </w:divBdr>
        </w:div>
        <w:div w:id="695884193">
          <w:marLeft w:val="480"/>
          <w:marRight w:val="0"/>
          <w:marTop w:val="0"/>
          <w:marBottom w:val="0"/>
          <w:divBdr>
            <w:top w:val="none" w:sz="0" w:space="0" w:color="auto"/>
            <w:left w:val="none" w:sz="0" w:space="0" w:color="auto"/>
            <w:bottom w:val="none" w:sz="0" w:space="0" w:color="auto"/>
            <w:right w:val="none" w:sz="0" w:space="0" w:color="auto"/>
          </w:divBdr>
        </w:div>
        <w:div w:id="762653476">
          <w:marLeft w:val="480"/>
          <w:marRight w:val="0"/>
          <w:marTop w:val="0"/>
          <w:marBottom w:val="0"/>
          <w:divBdr>
            <w:top w:val="none" w:sz="0" w:space="0" w:color="auto"/>
            <w:left w:val="none" w:sz="0" w:space="0" w:color="auto"/>
            <w:bottom w:val="none" w:sz="0" w:space="0" w:color="auto"/>
            <w:right w:val="none" w:sz="0" w:space="0" w:color="auto"/>
          </w:divBdr>
        </w:div>
        <w:div w:id="773328212">
          <w:marLeft w:val="480"/>
          <w:marRight w:val="0"/>
          <w:marTop w:val="0"/>
          <w:marBottom w:val="0"/>
          <w:divBdr>
            <w:top w:val="none" w:sz="0" w:space="0" w:color="auto"/>
            <w:left w:val="none" w:sz="0" w:space="0" w:color="auto"/>
            <w:bottom w:val="none" w:sz="0" w:space="0" w:color="auto"/>
            <w:right w:val="none" w:sz="0" w:space="0" w:color="auto"/>
          </w:divBdr>
        </w:div>
        <w:div w:id="788857142">
          <w:marLeft w:val="480"/>
          <w:marRight w:val="0"/>
          <w:marTop w:val="0"/>
          <w:marBottom w:val="0"/>
          <w:divBdr>
            <w:top w:val="none" w:sz="0" w:space="0" w:color="auto"/>
            <w:left w:val="none" w:sz="0" w:space="0" w:color="auto"/>
            <w:bottom w:val="none" w:sz="0" w:space="0" w:color="auto"/>
            <w:right w:val="none" w:sz="0" w:space="0" w:color="auto"/>
          </w:divBdr>
        </w:div>
        <w:div w:id="789671563">
          <w:marLeft w:val="480"/>
          <w:marRight w:val="0"/>
          <w:marTop w:val="0"/>
          <w:marBottom w:val="0"/>
          <w:divBdr>
            <w:top w:val="none" w:sz="0" w:space="0" w:color="auto"/>
            <w:left w:val="none" w:sz="0" w:space="0" w:color="auto"/>
            <w:bottom w:val="none" w:sz="0" w:space="0" w:color="auto"/>
            <w:right w:val="none" w:sz="0" w:space="0" w:color="auto"/>
          </w:divBdr>
        </w:div>
        <w:div w:id="792554088">
          <w:marLeft w:val="480"/>
          <w:marRight w:val="0"/>
          <w:marTop w:val="0"/>
          <w:marBottom w:val="0"/>
          <w:divBdr>
            <w:top w:val="none" w:sz="0" w:space="0" w:color="auto"/>
            <w:left w:val="none" w:sz="0" w:space="0" w:color="auto"/>
            <w:bottom w:val="none" w:sz="0" w:space="0" w:color="auto"/>
            <w:right w:val="none" w:sz="0" w:space="0" w:color="auto"/>
          </w:divBdr>
        </w:div>
        <w:div w:id="856969763">
          <w:marLeft w:val="480"/>
          <w:marRight w:val="0"/>
          <w:marTop w:val="0"/>
          <w:marBottom w:val="0"/>
          <w:divBdr>
            <w:top w:val="none" w:sz="0" w:space="0" w:color="auto"/>
            <w:left w:val="none" w:sz="0" w:space="0" w:color="auto"/>
            <w:bottom w:val="none" w:sz="0" w:space="0" w:color="auto"/>
            <w:right w:val="none" w:sz="0" w:space="0" w:color="auto"/>
          </w:divBdr>
        </w:div>
        <w:div w:id="924189478">
          <w:marLeft w:val="480"/>
          <w:marRight w:val="0"/>
          <w:marTop w:val="0"/>
          <w:marBottom w:val="0"/>
          <w:divBdr>
            <w:top w:val="none" w:sz="0" w:space="0" w:color="auto"/>
            <w:left w:val="none" w:sz="0" w:space="0" w:color="auto"/>
            <w:bottom w:val="none" w:sz="0" w:space="0" w:color="auto"/>
            <w:right w:val="none" w:sz="0" w:space="0" w:color="auto"/>
          </w:divBdr>
        </w:div>
        <w:div w:id="927616540">
          <w:marLeft w:val="480"/>
          <w:marRight w:val="0"/>
          <w:marTop w:val="0"/>
          <w:marBottom w:val="0"/>
          <w:divBdr>
            <w:top w:val="none" w:sz="0" w:space="0" w:color="auto"/>
            <w:left w:val="none" w:sz="0" w:space="0" w:color="auto"/>
            <w:bottom w:val="none" w:sz="0" w:space="0" w:color="auto"/>
            <w:right w:val="none" w:sz="0" w:space="0" w:color="auto"/>
          </w:divBdr>
        </w:div>
        <w:div w:id="942227299">
          <w:marLeft w:val="480"/>
          <w:marRight w:val="0"/>
          <w:marTop w:val="0"/>
          <w:marBottom w:val="0"/>
          <w:divBdr>
            <w:top w:val="none" w:sz="0" w:space="0" w:color="auto"/>
            <w:left w:val="none" w:sz="0" w:space="0" w:color="auto"/>
            <w:bottom w:val="none" w:sz="0" w:space="0" w:color="auto"/>
            <w:right w:val="none" w:sz="0" w:space="0" w:color="auto"/>
          </w:divBdr>
        </w:div>
        <w:div w:id="977999212">
          <w:marLeft w:val="480"/>
          <w:marRight w:val="0"/>
          <w:marTop w:val="0"/>
          <w:marBottom w:val="0"/>
          <w:divBdr>
            <w:top w:val="none" w:sz="0" w:space="0" w:color="auto"/>
            <w:left w:val="none" w:sz="0" w:space="0" w:color="auto"/>
            <w:bottom w:val="none" w:sz="0" w:space="0" w:color="auto"/>
            <w:right w:val="none" w:sz="0" w:space="0" w:color="auto"/>
          </w:divBdr>
        </w:div>
        <w:div w:id="1002857831">
          <w:marLeft w:val="480"/>
          <w:marRight w:val="0"/>
          <w:marTop w:val="0"/>
          <w:marBottom w:val="0"/>
          <w:divBdr>
            <w:top w:val="none" w:sz="0" w:space="0" w:color="auto"/>
            <w:left w:val="none" w:sz="0" w:space="0" w:color="auto"/>
            <w:bottom w:val="none" w:sz="0" w:space="0" w:color="auto"/>
            <w:right w:val="none" w:sz="0" w:space="0" w:color="auto"/>
          </w:divBdr>
        </w:div>
        <w:div w:id="1112286682">
          <w:marLeft w:val="480"/>
          <w:marRight w:val="0"/>
          <w:marTop w:val="0"/>
          <w:marBottom w:val="0"/>
          <w:divBdr>
            <w:top w:val="none" w:sz="0" w:space="0" w:color="auto"/>
            <w:left w:val="none" w:sz="0" w:space="0" w:color="auto"/>
            <w:bottom w:val="none" w:sz="0" w:space="0" w:color="auto"/>
            <w:right w:val="none" w:sz="0" w:space="0" w:color="auto"/>
          </w:divBdr>
        </w:div>
        <w:div w:id="1130586801">
          <w:marLeft w:val="480"/>
          <w:marRight w:val="0"/>
          <w:marTop w:val="0"/>
          <w:marBottom w:val="0"/>
          <w:divBdr>
            <w:top w:val="none" w:sz="0" w:space="0" w:color="auto"/>
            <w:left w:val="none" w:sz="0" w:space="0" w:color="auto"/>
            <w:bottom w:val="none" w:sz="0" w:space="0" w:color="auto"/>
            <w:right w:val="none" w:sz="0" w:space="0" w:color="auto"/>
          </w:divBdr>
        </w:div>
        <w:div w:id="1131826495">
          <w:marLeft w:val="480"/>
          <w:marRight w:val="0"/>
          <w:marTop w:val="0"/>
          <w:marBottom w:val="0"/>
          <w:divBdr>
            <w:top w:val="none" w:sz="0" w:space="0" w:color="auto"/>
            <w:left w:val="none" w:sz="0" w:space="0" w:color="auto"/>
            <w:bottom w:val="none" w:sz="0" w:space="0" w:color="auto"/>
            <w:right w:val="none" w:sz="0" w:space="0" w:color="auto"/>
          </w:divBdr>
        </w:div>
        <w:div w:id="1159736926">
          <w:marLeft w:val="480"/>
          <w:marRight w:val="0"/>
          <w:marTop w:val="0"/>
          <w:marBottom w:val="0"/>
          <w:divBdr>
            <w:top w:val="none" w:sz="0" w:space="0" w:color="auto"/>
            <w:left w:val="none" w:sz="0" w:space="0" w:color="auto"/>
            <w:bottom w:val="none" w:sz="0" w:space="0" w:color="auto"/>
            <w:right w:val="none" w:sz="0" w:space="0" w:color="auto"/>
          </w:divBdr>
        </w:div>
        <w:div w:id="1277567427">
          <w:marLeft w:val="480"/>
          <w:marRight w:val="0"/>
          <w:marTop w:val="0"/>
          <w:marBottom w:val="0"/>
          <w:divBdr>
            <w:top w:val="none" w:sz="0" w:space="0" w:color="auto"/>
            <w:left w:val="none" w:sz="0" w:space="0" w:color="auto"/>
            <w:bottom w:val="none" w:sz="0" w:space="0" w:color="auto"/>
            <w:right w:val="none" w:sz="0" w:space="0" w:color="auto"/>
          </w:divBdr>
        </w:div>
        <w:div w:id="1294755245">
          <w:marLeft w:val="480"/>
          <w:marRight w:val="0"/>
          <w:marTop w:val="0"/>
          <w:marBottom w:val="0"/>
          <w:divBdr>
            <w:top w:val="none" w:sz="0" w:space="0" w:color="auto"/>
            <w:left w:val="none" w:sz="0" w:space="0" w:color="auto"/>
            <w:bottom w:val="none" w:sz="0" w:space="0" w:color="auto"/>
            <w:right w:val="none" w:sz="0" w:space="0" w:color="auto"/>
          </w:divBdr>
        </w:div>
        <w:div w:id="1333293341">
          <w:marLeft w:val="480"/>
          <w:marRight w:val="0"/>
          <w:marTop w:val="0"/>
          <w:marBottom w:val="0"/>
          <w:divBdr>
            <w:top w:val="none" w:sz="0" w:space="0" w:color="auto"/>
            <w:left w:val="none" w:sz="0" w:space="0" w:color="auto"/>
            <w:bottom w:val="none" w:sz="0" w:space="0" w:color="auto"/>
            <w:right w:val="none" w:sz="0" w:space="0" w:color="auto"/>
          </w:divBdr>
        </w:div>
        <w:div w:id="1344740548">
          <w:marLeft w:val="480"/>
          <w:marRight w:val="0"/>
          <w:marTop w:val="0"/>
          <w:marBottom w:val="0"/>
          <w:divBdr>
            <w:top w:val="none" w:sz="0" w:space="0" w:color="auto"/>
            <w:left w:val="none" w:sz="0" w:space="0" w:color="auto"/>
            <w:bottom w:val="none" w:sz="0" w:space="0" w:color="auto"/>
            <w:right w:val="none" w:sz="0" w:space="0" w:color="auto"/>
          </w:divBdr>
        </w:div>
        <w:div w:id="1369914131">
          <w:marLeft w:val="480"/>
          <w:marRight w:val="0"/>
          <w:marTop w:val="0"/>
          <w:marBottom w:val="0"/>
          <w:divBdr>
            <w:top w:val="none" w:sz="0" w:space="0" w:color="auto"/>
            <w:left w:val="none" w:sz="0" w:space="0" w:color="auto"/>
            <w:bottom w:val="none" w:sz="0" w:space="0" w:color="auto"/>
            <w:right w:val="none" w:sz="0" w:space="0" w:color="auto"/>
          </w:divBdr>
        </w:div>
        <w:div w:id="1389181774">
          <w:marLeft w:val="480"/>
          <w:marRight w:val="0"/>
          <w:marTop w:val="0"/>
          <w:marBottom w:val="0"/>
          <w:divBdr>
            <w:top w:val="none" w:sz="0" w:space="0" w:color="auto"/>
            <w:left w:val="none" w:sz="0" w:space="0" w:color="auto"/>
            <w:bottom w:val="none" w:sz="0" w:space="0" w:color="auto"/>
            <w:right w:val="none" w:sz="0" w:space="0" w:color="auto"/>
          </w:divBdr>
        </w:div>
        <w:div w:id="1433549026">
          <w:marLeft w:val="480"/>
          <w:marRight w:val="0"/>
          <w:marTop w:val="0"/>
          <w:marBottom w:val="0"/>
          <w:divBdr>
            <w:top w:val="none" w:sz="0" w:space="0" w:color="auto"/>
            <w:left w:val="none" w:sz="0" w:space="0" w:color="auto"/>
            <w:bottom w:val="none" w:sz="0" w:space="0" w:color="auto"/>
            <w:right w:val="none" w:sz="0" w:space="0" w:color="auto"/>
          </w:divBdr>
        </w:div>
        <w:div w:id="1458524217">
          <w:marLeft w:val="480"/>
          <w:marRight w:val="0"/>
          <w:marTop w:val="0"/>
          <w:marBottom w:val="0"/>
          <w:divBdr>
            <w:top w:val="none" w:sz="0" w:space="0" w:color="auto"/>
            <w:left w:val="none" w:sz="0" w:space="0" w:color="auto"/>
            <w:bottom w:val="none" w:sz="0" w:space="0" w:color="auto"/>
            <w:right w:val="none" w:sz="0" w:space="0" w:color="auto"/>
          </w:divBdr>
        </w:div>
        <w:div w:id="1460565405">
          <w:marLeft w:val="480"/>
          <w:marRight w:val="0"/>
          <w:marTop w:val="0"/>
          <w:marBottom w:val="0"/>
          <w:divBdr>
            <w:top w:val="none" w:sz="0" w:space="0" w:color="auto"/>
            <w:left w:val="none" w:sz="0" w:space="0" w:color="auto"/>
            <w:bottom w:val="none" w:sz="0" w:space="0" w:color="auto"/>
            <w:right w:val="none" w:sz="0" w:space="0" w:color="auto"/>
          </w:divBdr>
        </w:div>
        <w:div w:id="1460607465">
          <w:marLeft w:val="480"/>
          <w:marRight w:val="0"/>
          <w:marTop w:val="0"/>
          <w:marBottom w:val="0"/>
          <w:divBdr>
            <w:top w:val="none" w:sz="0" w:space="0" w:color="auto"/>
            <w:left w:val="none" w:sz="0" w:space="0" w:color="auto"/>
            <w:bottom w:val="none" w:sz="0" w:space="0" w:color="auto"/>
            <w:right w:val="none" w:sz="0" w:space="0" w:color="auto"/>
          </w:divBdr>
        </w:div>
        <w:div w:id="1480417073">
          <w:marLeft w:val="480"/>
          <w:marRight w:val="0"/>
          <w:marTop w:val="0"/>
          <w:marBottom w:val="0"/>
          <w:divBdr>
            <w:top w:val="none" w:sz="0" w:space="0" w:color="auto"/>
            <w:left w:val="none" w:sz="0" w:space="0" w:color="auto"/>
            <w:bottom w:val="none" w:sz="0" w:space="0" w:color="auto"/>
            <w:right w:val="none" w:sz="0" w:space="0" w:color="auto"/>
          </w:divBdr>
        </w:div>
        <w:div w:id="1514299999">
          <w:marLeft w:val="480"/>
          <w:marRight w:val="0"/>
          <w:marTop w:val="0"/>
          <w:marBottom w:val="0"/>
          <w:divBdr>
            <w:top w:val="none" w:sz="0" w:space="0" w:color="auto"/>
            <w:left w:val="none" w:sz="0" w:space="0" w:color="auto"/>
            <w:bottom w:val="none" w:sz="0" w:space="0" w:color="auto"/>
            <w:right w:val="none" w:sz="0" w:space="0" w:color="auto"/>
          </w:divBdr>
        </w:div>
        <w:div w:id="1650279921">
          <w:marLeft w:val="480"/>
          <w:marRight w:val="0"/>
          <w:marTop w:val="0"/>
          <w:marBottom w:val="0"/>
          <w:divBdr>
            <w:top w:val="none" w:sz="0" w:space="0" w:color="auto"/>
            <w:left w:val="none" w:sz="0" w:space="0" w:color="auto"/>
            <w:bottom w:val="none" w:sz="0" w:space="0" w:color="auto"/>
            <w:right w:val="none" w:sz="0" w:space="0" w:color="auto"/>
          </w:divBdr>
        </w:div>
        <w:div w:id="1656757922">
          <w:marLeft w:val="480"/>
          <w:marRight w:val="0"/>
          <w:marTop w:val="0"/>
          <w:marBottom w:val="0"/>
          <w:divBdr>
            <w:top w:val="none" w:sz="0" w:space="0" w:color="auto"/>
            <w:left w:val="none" w:sz="0" w:space="0" w:color="auto"/>
            <w:bottom w:val="none" w:sz="0" w:space="0" w:color="auto"/>
            <w:right w:val="none" w:sz="0" w:space="0" w:color="auto"/>
          </w:divBdr>
        </w:div>
        <w:div w:id="1661038576">
          <w:marLeft w:val="480"/>
          <w:marRight w:val="0"/>
          <w:marTop w:val="0"/>
          <w:marBottom w:val="0"/>
          <w:divBdr>
            <w:top w:val="none" w:sz="0" w:space="0" w:color="auto"/>
            <w:left w:val="none" w:sz="0" w:space="0" w:color="auto"/>
            <w:bottom w:val="none" w:sz="0" w:space="0" w:color="auto"/>
            <w:right w:val="none" w:sz="0" w:space="0" w:color="auto"/>
          </w:divBdr>
        </w:div>
        <w:div w:id="1706439645">
          <w:marLeft w:val="480"/>
          <w:marRight w:val="0"/>
          <w:marTop w:val="0"/>
          <w:marBottom w:val="0"/>
          <w:divBdr>
            <w:top w:val="none" w:sz="0" w:space="0" w:color="auto"/>
            <w:left w:val="none" w:sz="0" w:space="0" w:color="auto"/>
            <w:bottom w:val="none" w:sz="0" w:space="0" w:color="auto"/>
            <w:right w:val="none" w:sz="0" w:space="0" w:color="auto"/>
          </w:divBdr>
        </w:div>
        <w:div w:id="1752846081">
          <w:marLeft w:val="480"/>
          <w:marRight w:val="0"/>
          <w:marTop w:val="0"/>
          <w:marBottom w:val="0"/>
          <w:divBdr>
            <w:top w:val="none" w:sz="0" w:space="0" w:color="auto"/>
            <w:left w:val="none" w:sz="0" w:space="0" w:color="auto"/>
            <w:bottom w:val="none" w:sz="0" w:space="0" w:color="auto"/>
            <w:right w:val="none" w:sz="0" w:space="0" w:color="auto"/>
          </w:divBdr>
        </w:div>
        <w:div w:id="1778986335">
          <w:marLeft w:val="480"/>
          <w:marRight w:val="0"/>
          <w:marTop w:val="0"/>
          <w:marBottom w:val="0"/>
          <w:divBdr>
            <w:top w:val="none" w:sz="0" w:space="0" w:color="auto"/>
            <w:left w:val="none" w:sz="0" w:space="0" w:color="auto"/>
            <w:bottom w:val="none" w:sz="0" w:space="0" w:color="auto"/>
            <w:right w:val="none" w:sz="0" w:space="0" w:color="auto"/>
          </w:divBdr>
        </w:div>
        <w:div w:id="1795900958">
          <w:marLeft w:val="480"/>
          <w:marRight w:val="0"/>
          <w:marTop w:val="0"/>
          <w:marBottom w:val="0"/>
          <w:divBdr>
            <w:top w:val="none" w:sz="0" w:space="0" w:color="auto"/>
            <w:left w:val="none" w:sz="0" w:space="0" w:color="auto"/>
            <w:bottom w:val="none" w:sz="0" w:space="0" w:color="auto"/>
            <w:right w:val="none" w:sz="0" w:space="0" w:color="auto"/>
          </w:divBdr>
        </w:div>
        <w:div w:id="1830095750">
          <w:marLeft w:val="480"/>
          <w:marRight w:val="0"/>
          <w:marTop w:val="0"/>
          <w:marBottom w:val="0"/>
          <w:divBdr>
            <w:top w:val="none" w:sz="0" w:space="0" w:color="auto"/>
            <w:left w:val="none" w:sz="0" w:space="0" w:color="auto"/>
            <w:bottom w:val="none" w:sz="0" w:space="0" w:color="auto"/>
            <w:right w:val="none" w:sz="0" w:space="0" w:color="auto"/>
          </w:divBdr>
        </w:div>
        <w:div w:id="1878930471">
          <w:marLeft w:val="480"/>
          <w:marRight w:val="0"/>
          <w:marTop w:val="0"/>
          <w:marBottom w:val="0"/>
          <w:divBdr>
            <w:top w:val="none" w:sz="0" w:space="0" w:color="auto"/>
            <w:left w:val="none" w:sz="0" w:space="0" w:color="auto"/>
            <w:bottom w:val="none" w:sz="0" w:space="0" w:color="auto"/>
            <w:right w:val="none" w:sz="0" w:space="0" w:color="auto"/>
          </w:divBdr>
        </w:div>
        <w:div w:id="1952516178">
          <w:marLeft w:val="480"/>
          <w:marRight w:val="0"/>
          <w:marTop w:val="0"/>
          <w:marBottom w:val="0"/>
          <w:divBdr>
            <w:top w:val="none" w:sz="0" w:space="0" w:color="auto"/>
            <w:left w:val="none" w:sz="0" w:space="0" w:color="auto"/>
            <w:bottom w:val="none" w:sz="0" w:space="0" w:color="auto"/>
            <w:right w:val="none" w:sz="0" w:space="0" w:color="auto"/>
          </w:divBdr>
        </w:div>
        <w:div w:id="1961255404">
          <w:marLeft w:val="480"/>
          <w:marRight w:val="0"/>
          <w:marTop w:val="0"/>
          <w:marBottom w:val="0"/>
          <w:divBdr>
            <w:top w:val="none" w:sz="0" w:space="0" w:color="auto"/>
            <w:left w:val="none" w:sz="0" w:space="0" w:color="auto"/>
            <w:bottom w:val="none" w:sz="0" w:space="0" w:color="auto"/>
            <w:right w:val="none" w:sz="0" w:space="0" w:color="auto"/>
          </w:divBdr>
        </w:div>
        <w:div w:id="2145348345">
          <w:marLeft w:val="480"/>
          <w:marRight w:val="0"/>
          <w:marTop w:val="0"/>
          <w:marBottom w:val="0"/>
          <w:divBdr>
            <w:top w:val="none" w:sz="0" w:space="0" w:color="auto"/>
            <w:left w:val="none" w:sz="0" w:space="0" w:color="auto"/>
            <w:bottom w:val="none" w:sz="0" w:space="0" w:color="auto"/>
            <w:right w:val="none" w:sz="0" w:space="0" w:color="auto"/>
          </w:divBdr>
        </w:div>
      </w:divsChild>
    </w:div>
    <w:div w:id="549925519">
      <w:marLeft w:val="480"/>
      <w:marRight w:val="0"/>
      <w:marTop w:val="0"/>
      <w:marBottom w:val="0"/>
      <w:divBdr>
        <w:top w:val="none" w:sz="0" w:space="0" w:color="auto"/>
        <w:left w:val="none" w:sz="0" w:space="0" w:color="auto"/>
        <w:bottom w:val="none" w:sz="0" w:space="0" w:color="auto"/>
        <w:right w:val="none" w:sz="0" w:space="0" w:color="auto"/>
      </w:divBdr>
    </w:div>
    <w:div w:id="550001370">
      <w:marLeft w:val="640"/>
      <w:marRight w:val="0"/>
      <w:marTop w:val="0"/>
      <w:marBottom w:val="0"/>
      <w:divBdr>
        <w:top w:val="none" w:sz="0" w:space="0" w:color="auto"/>
        <w:left w:val="none" w:sz="0" w:space="0" w:color="auto"/>
        <w:bottom w:val="none" w:sz="0" w:space="0" w:color="auto"/>
        <w:right w:val="none" w:sz="0" w:space="0" w:color="auto"/>
      </w:divBdr>
    </w:div>
    <w:div w:id="550115842">
      <w:marLeft w:val="640"/>
      <w:marRight w:val="0"/>
      <w:marTop w:val="0"/>
      <w:marBottom w:val="0"/>
      <w:divBdr>
        <w:top w:val="none" w:sz="0" w:space="0" w:color="auto"/>
        <w:left w:val="none" w:sz="0" w:space="0" w:color="auto"/>
        <w:bottom w:val="none" w:sz="0" w:space="0" w:color="auto"/>
        <w:right w:val="none" w:sz="0" w:space="0" w:color="auto"/>
      </w:divBdr>
    </w:div>
    <w:div w:id="550193281">
      <w:marLeft w:val="480"/>
      <w:marRight w:val="0"/>
      <w:marTop w:val="0"/>
      <w:marBottom w:val="0"/>
      <w:divBdr>
        <w:top w:val="none" w:sz="0" w:space="0" w:color="auto"/>
        <w:left w:val="none" w:sz="0" w:space="0" w:color="auto"/>
        <w:bottom w:val="none" w:sz="0" w:space="0" w:color="auto"/>
        <w:right w:val="none" w:sz="0" w:space="0" w:color="auto"/>
      </w:divBdr>
    </w:div>
    <w:div w:id="551501179">
      <w:marLeft w:val="640"/>
      <w:marRight w:val="0"/>
      <w:marTop w:val="0"/>
      <w:marBottom w:val="0"/>
      <w:divBdr>
        <w:top w:val="none" w:sz="0" w:space="0" w:color="auto"/>
        <w:left w:val="none" w:sz="0" w:space="0" w:color="auto"/>
        <w:bottom w:val="none" w:sz="0" w:space="0" w:color="auto"/>
        <w:right w:val="none" w:sz="0" w:space="0" w:color="auto"/>
      </w:divBdr>
    </w:div>
    <w:div w:id="552497212">
      <w:bodyDiv w:val="1"/>
      <w:marLeft w:val="0"/>
      <w:marRight w:val="0"/>
      <w:marTop w:val="0"/>
      <w:marBottom w:val="0"/>
      <w:divBdr>
        <w:top w:val="none" w:sz="0" w:space="0" w:color="auto"/>
        <w:left w:val="none" w:sz="0" w:space="0" w:color="auto"/>
        <w:bottom w:val="none" w:sz="0" w:space="0" w:color="auto"/>
        <w:right w:val="none" w:sz="0" w:space="0" w:color="auto"/>
      </w:divBdr>
    </w:div>
    <w:div w:id="552617891">
      <w:marLeft w:val="640"/>
      <w:marRight w:val="0"/>
      <w:marTop w:val="0"/>
      <w:marBottom w:val="0"/>
      <w:divBdr>
        <w:top w:val="none" w:sz="0" w:space="0" w:color="auto"/>
        <w:left w:val="none" w:sz="0" w:space="0" w:color="auto"/>
        <w:bottom w:val="none" w:sz="0" w:space="0" w:color="auto"/>
        <w:right w:val="none" w:sz="0" w:space="0" w:color="auto"/>
      </w:divBdr>
    </w:div>
    <w:div w:id="552737329">
      <w:marLeft w:val="640"/>
      <w:marRight w:val="0"/>
      <w:marTop w:val="0"/>
      <w:marBottom w:val="0"/>
      <w:divBdr>
        <w:top w:val="none" w:sz="0" w:space="0" w:color="auto"/>
        <w:left w:val="none" w:sz="0" w:space="0" w:color="auto"/>
        <w:bottom w:val="none" w:sz="0" w:space="0" w:color="auto"/>
        <w:right w:val="none" w:sz="0" w:space="0" w:color="auto"/>
      </w:divBdr>
    </w:div>
    <w:div w:id="553590660">
      <w:bodyDiv w:val="1"/>
      <w:marLeft w:val="0"/>
      <w:marRight w:val="0"/>
      <w:marTop w:val="0"/>
      <w:marBottom w:val="0"/>
      <w:divBdr>
        <w:top w:val="none" w:sz="0" w:space="0" w:color="auto"/>
        <w:left w:val="none" w:sz="0" w:space="0" w:color="auto"/>
        <w:bottom w:val="none" w:sz="0" w:space="0" w:color="auto"/>
        <w:right w:val="none" w:sz="0" w:space="0" w:color="auto"/>
      </w:divBdr>
      <w:divsChild>
        <w:div w:id="9069559">
          <w:marLeft w:val="480"/>
          <w:marRight w:val="0"/>
          <w:marTop w:val="0"/>
          <w:marBottom w:val="0"/>
          <w:divBdr>
            <w:top w:val="none" w:sz="0" w:space="0" w:color="auto"/>
            <w:left w:val="none" w:sz="0" w:space="0" w:color="auto"/>
            <w:bottom w:val="none" w:sz="0" w:space="0" w:color="auto"/>
            <w:right w:val="none" w:sz="0" w:space="0" w:color="auto"/>
          </w:divBdr>
        </w:div>
        <w:div w:id="41758529">
          <w:marLeft w:val="480"/>
          <w:marRight w:val="0"/>
          <w:marTop w:val="0"/>
          <w:marBottom w:val="0"/>
          <w:divBdr>
            <w:top w:val="none" w:sz="0" w:space="0" w:color="auto"/>
            <w:left w:val="none" w:sz="0" w:space="0" w:color="auto"/>
            <w:bottom w:val="none" w:sz="0" w:space="0" w:color="auto"/>
            <w:right w:val="none" w:sz="0" w:space="0" w:color="auto"/>
          </w:divBdr>
        </w:div>
        <w:div w:id="63845151">
          <w:marLeft w:val="480"/>
          <w:marRight w:val="0"/>
          <w:marTop w:val="0"/>
          <w:marBottom w:val="0"/>
          <w:divBdr>
            <w:top w:val="none" w:sz="0" w:space="0" w:color="auto"/>
            <w:left w:val="none" w:sz="0" w:space="0" w:color="auto"/>
            <w:bottom w:val="none" w:sz="0" w:space="0" w:color="auto"/>
            <w:right w:val="none" w:sz="0" w:space="0" w:color="auto"/>
          </w:divBdr>
        </w:div>
        <w:div w:id="128941113">
          <w:marLeft w:val="480"/>
          <w:marRight w:val="0"/>
          <w:marTop w:val="0"/>
          <w:marBottom w:val="0"/>
          <w:divBdr>
            <w:top w:val="none" w:sz="0" w:space="0" w:color="auto"/>
            <w:left w:val="none" w:sz="0" w:space="0" w:color="auto"/>
            <w:bottom w:val="none" w:sz="0" w:space="0" w:color="auto"/>
            <w:right w:val="none" w:sz="0" w:space="0" w:color="auto"/>
          </w:divBdr>
        </w:div>
        <w:div w:id="146167848">
          <w:marLeft w:val="480"/>
          <w:marRight w:val="0"/>
          <w:marTop w:val="0"/>
          <w:marBottom w:val="0"/>
          <w:divBdr>
            <w:top w:val="none" w:sz="0" w:space="0" w:color="auto"/>
            <w:left w:val="none" w:sz="0" w:space="0" w:color="auto"/>
            <w:bottom w:val="none" w:sz="0" w:space="0" w:color="auto"/>
            <w:right w:val="none" w:sz="0" w:space="0" w:color="auto"/>
          </w:divBdr>
        </w:div>
        <w:div w:id="221864881">
          <w:marLeft w:val="480"/>
          <w:marRight w:val="0"/>
          <w:marTop w:val="0"/>
          <w:marBottom w:val="0"/>
          <w:divBdr>
            <w:top w:val="none" w:sz="0" w:space="0" w:color="auto"/>
            <w:left w:val="none" w:sz="0" w:space="0" w:color="auto"/>
            <w:bottom w:val="none" w:sz="0" w:space="0" w:color="auto"/>
            <w:right w:val="none" w:sz="0" w:space="0" w:color="auto"/>
          </w:divBdr>
        </w:div>
        <w:div w:id="228156197">
          <w:marLeft w:val="480"/>
          <w:marRight w:val="0"/>
          <w:marTop w:val="0"/>
          <w:marBottom w:val="0"/>
          <w:divBdr>
            <w:top w:val="none" w:sz="0" w:space="0" w:color="auto"/>
            <w:left w:val="none" w:sz="0" w:space="0" w:color="auto"/>
            <w:bottom w:val="none" w:sz="0" w:space="0" w:color="auto"/>
            <w:right w:val="none" w:sz="0" w:space="0" w:color="auto"/>
          </w:divBdr>
        </w:div>
        <w:div w:id="250048971">
          <w:marLeft w:val="480"/>
          <w:marRight w:val="0"/>
          <w:marTop w:val="0"/>
          <w:marBottom w:val="0"/>
          <w:divBdr>
            <w:top w:val="none" w:sz="0" w:space="0" w:color="auto"/>
            <w:left w:val="none" w:sz="0" w:space="0" w:color="auto"/>
            <w:bottom w:val="none" w:sz="0" w:space="0" w:color="auto"/>
            <w:right w:val="none" w:sz="0" w:space="0" w:color="auto"/>
          </w:divBdr>
        </w:div>
        <w:div w:id="261492896">
          <w:marLeft w:val="480"/>
          <w:marRight w:val="0"/>
          <w:marTop w:val="0"/>
          <w:marBottom w:val="0"/>
          <w:divBdr>
            <w:top w:val="none" w:sz="0" w:space="0" w:color="auto"/>
            <w:left w:val="none" w:sz="0" w:space="0" w:color="auto"/>
            <w:bottom w:val="none" w:sz="0" w:space="0" w:color="auto"/>
            <w:right w:val="none" w:sz="0" w:space="0" w:color="auto"/>
          </w:divBdr>
        </w:div>
        <w:div w:id="264390186">
          <w:marLeft w:val="480"/>
          <w:marRight w:val="0"/>
          <w:marTop w:val="0"/>
          <w:marBottom w:val="0"/>
          <w:divBdr>
            <w:top w:val="none" w:sz="0" w:space="0" w:color="auto"/>
            <w:left w:val="none" w:sz="0" w:space="0" w:color="auto"/>
            <w:bottom w:val="none" w:sz="0" w:space="0" w:color="auto"/>
            <w:right w:val="none" w:sz="0" w:space="0" w:color="auto"/>
          </w:divBdr>
        </w:div>
        <w:div w:id="295373135">
          <w:marLeft w:val="480"/>
          <w:marRight w:val="0"/>
          <w:marTop w:val="0"/>
          <w:marBottom w:val="0"/>
          <w:divBdr>
            <w:top w:val="none" w:sz="0" w:space="0" w:color="auto"/>
            <w:left w:val="none" w:sz="0" w:space="0" w:color="auto"/>
            <w:bottom w:val="none" w:sz="0" w:space="0" w:color="auto"/>
            <w:right w:val="none" w:sz="0" w:space="0" w:color="auto"/>
          </w:divBdr>
        </w:div>
        <w:div w:id="305743420">
          <w:marLeft w:val="480"/>
          <w:marRight w:val="0"/>
          <w:marTop w:val="0"/>
          <w:marBottom w:val="0"/>
          <w:divBdr>
            <w:top w:val="none" w:sz="0" w:space="0" w:color="auto"/>
            <w:left w:val="none" w:sz="0" w:space="0" w:color="auto"/>
            <w:bottom w:val="none" w:sz="0" w:space="0" w:color="auto"/>
            <w:right w:val="none" w:sz="0" w:space="0" w:color="auto"/>
          </w:divBdr>
        </w:div>
        <w:div w:id="309093742">
          <w:marLeft w:val="480"/>
          <w:marRight w:val="0"/>
          <w:marTop w:val="0"/>
          <w:marBottom w:val="0"/>
          <w:divBdr>
            <w:top w:val="none" w:sz="0" w:space="0" w:color="auto"/>
            <w:left w:val="none" w:sz="0" w:space="0" w:color="auto"/>
            <w:bottom w:val="none" w:sz="0" w:space="0" w:color="auto"/>
            <w:right w:val="none" w:sz="0" w:space="0" w:color="auto"/>
          </w:divBdr>
        </w:div>
        <w:div w:id="326055292">
          <w:marLeft w:val="480"/>
          <w:marRight w:val="0"/>
          <w:marTop w:val="0"/>
          <w:marBottom w:val="0"/>
          <w:divBdr>
            <w:top w:val="none" w:sz="0" w:space="0" w:color="auto"/>
            <w:left w:val="none" w:sz="0" w:space="0" w:color="auto"/>
            <w:bottom w:val="none" w:sz="0" w:space="0" w:color="auto"/>
            <w:right w:val="none" w:sz="0" w:space="0" w:color="auto"/>
          </w:divBdr>
        </w:div>
        <w:div w:id="360908677">
          <w:marLeft w:val="480"/>
          <w:marRight w:val="0"/>
          <w:marTop w:val="0"/>
          <w:marBottom w:val="0"/>
          <w:divBdr>
            <w:top w:val="none" w:sz="0" w:space="0" w:color="auto"/>
            <w:left w:val="none" w:sz="0" w:space="0" w:color="auto"/>
            <w:bottom w:val="none" w:sz="0" w:space="0" w:color="auto"/>
            <w:right w:val="none" w:sz="0" w:space="0" w:color="auto"/>
          </w:divBdr>
        </w:div>
        <w:div w:id="380443044">
          <w:marLeft w:val="480"/>
          <w:marRight w:val="0"/>
          <w:marTop w:val="0"/>
          <w:marBottom w:val="0"/>
          <w:divBdr>
            <w:top w:val="none" w:sz="0" w:space="0" w:color="auto"/>
            <w:left w:val="none" w:sz="0" w:space="0" w:color="auto"/>
            <w:bottom w:val="none" w:sz="0" w:space="0" w:color="auto"/>
            <w:right w:val="none" w:sz="0" w:space="0" w:color="auto"/>
          </w:divBdr>
        </w:div>
        <w:div w:id="392853186">
          <w:marLeft w:val="480"/>
          <w:marRight w:val="0"/>
          <w:marTop w:val="0"/>
          <w:marBottom w:val="0"/>
          <w:divBdr>
            <w:top w:val="none" w:sz="0" w:space="0" w:color="auto"/>
            <w:left w:val="none" w:sz="0" w:space="0" w:color="auto"/>
            <w:bottom w:val="none" w:sz="0" w:space="0" w:color="auto"/>
            <w:right w:val="none" w:sz="0" w:space="0" w:color="auto"/>
          </w:divBdr>
        </w:div>
        <w:div w:id="418987297">
          <w:marLeft w:val="480"/>
          <w:marRight w:val="0"/>
          <w:marTop w:val="0"/>
          <w:marBottom w:val="0"/>
          <w:divBdr>
            <w:top w:val="none" w:sz="0" w:space="0" w:color="auto"/>
            <w:left w:val="none" w:sz="0" w:space="0" w:color="auto"/>
            <w:bottom w:val="none" w:sz="0" w:space="0" w:color="auto"/>
            <w:right w:val="none" w:sz="0" w:space="0" w:color="auto"/>
          </w:divBdr>
        </w:div>
        <w:div w:id="539515687">
          <w:marLeft w:val="480"/>
          <w:marRight w:val="0"/>
          <w:marTop w:val="0"/>
          <w:marBottom w:val="0"/>
          <w:divBdr>
            <w:top w:val="none" w:sz="0" w:space="0" w:color="auto"/>
            <w:left w:val="none" w:sz="0" w:space="0" w:color="auto"/>
            <w:bottom w:val="none" w:sz="0" w:space="0" w:color="auto"/>
            <w:right w:val="none" w:sz="0" w:space="0" w:color="auto"/>
          </w:divBdr>
        </w:div>
        <w:div w:id="561985377">
          <w:marLeft w:val="480"/>
          <w:marRight w:val="0"/>
          <w:marTop w:val="0"/>
          <w:marBottom w:val="0"/>
          <w:divBdr>
            <w:top w:val="none" w:sz="0" w:space="0" w:color="auto"/>
            <w:left w:val="none" w:sz="0" w:space="0" w:color="auto"/>
            <w:bottom w:val="none" w:sz="0" w:space="0" w:color="auto"/>
            <w:right w:val="none" w:sz="0" w:space="0" w:color="auto"/>
          </w:divBdr>
        </w:div>
        <w:div w:id="562717282">
          <w:marLeft w:val="480"/>
          <w:marRight w:val="0"/>
          <w:marTop w:val="0"/>
          <w:marBottom w:val="0"/>
          <w:divBdr>
            <w:top w:val="none" w:sz="0" w:space="0" w:color="auto"/>
            <w:left w:val="none" w:sz="0" w:space="0" w:color="auto"/>
            <w:bottom w:val="none" w:sz="0" w:space="0" w:color="auto"/>
            <w:right w:val="none" w:sz="0" w:space="0" w:color="auto"/>
          </w:divBdr>
        </w:div>
        <w:div w:id="581528024">
          <w:marLeft w:val="480"/>
          <w:marRight w:val="0"/>
          <w:marTop w:val="0"/>
          <w:marBottom w:val="0"/>
          <w:divBdr>
            <w:top w:val="none" w:sz="0" w:space="0" w:color="auto"/>
            <w:left w:val="none" w:sz="0" w:space="0" w:color="auto"/>
            <w:bottom w:val="none" w:sz="0" w:space="0" w:color="auto"/>
            <w:right w:val="none" w:sz="0" w:space="0" w:color="auto"/>
          </w:divBdr>
        </w:div>
        <w:div w:id="596713806">
          <w:marLeft w:val="480"/>
          <w:marRight w:val="0"/>
          <w:marTop w:val="0"/>
          <w:marBottom w:val="0"/>
          <w:divBdr>
            <w:top w:val="none" w:sz="0" w:space="0" w:color="auto"/>
            <w:left w:val="none" w:sz="0" w:space="0" w:color="auto"/>
            <w:bottom w:val="none" w:sz="0" w:space="0" w:color="auto"/>
            <w:right w:val="none" w:sz="0" w:space="0" w:color="auto"/>
          </w:divBdr>
        </w:div>
        <w:div w:id="597255163">
          <w:marLeft w:val="480"/>
          <w:marRight w:val="0"/>
          <w:marTop w:val="0"/>
          <w:marBottom w:val="0"/>
          <w:divBdr>
            <w:top w:val="none" w:sz="0" w:space="0" w:color="auto"/>
            <w:left w:val="none" w:sz="0" w:space="0" w:color="auto"/>
            <w:bottom w:val="none" w:sz="0" w:space="0" w:color="auto"/>
            <w:right w:val="none" w:sz="0" w:space="0" w:color="auto"/>
          </w:divBdr>
        </w:div>
        <w:div w:id="642589447">
          <w:marLeft w:val="480"/>
          <w:marRight w:val="0"/>
          <w:marTop w:val="0"/>
          <w:marBottom w:val="0"/>
          <w:divBdr>
            <w:top w:val="none" w:sz="0" w:space="0" w:color="auto"/>
            <w:left w:val="none" w:sz="0" w:space="0" w:color="auto"/>
            <w:bottom w:val="none" w:sz="0" w:space="0" w:color="auto"/>
            <w:right w:val="none" w:sz="0" w:space="0" w:color="auto"/>
          </w:divBdr>
        </w:div>
        <w:div w:id="642780371">
          <w:marLeft w:val="480"/>
          <w:marRight w:val="0"/>
          <w:marTop w:val="0"/>
          <w:marBottom w:val="0"/>
          <w:divBdr>
            <w:top w:val="none" w:sz="0" w:space="0" w:color="auto"/>
            <w:left w:val="none" w:sz="0" w:space="0" w:color="auto"/>
            <w:bottom w:val="none" w:sz="0" w:space="0" w:color="auto"/>
            <w:right w:val="none" w:sz="0" w:space="0" w:color="auto"/>
          </w:divBdr>
        </w:div>
        <w:div w:id="680667861">
          <w:marLeft w:val="480"/>
          <w:marRight w:val="0"/>
          <w:marTop w:val="0"/>
          <w:marBottom w:val="0"/>
          <w:divBdr>
            <w:top w:val="none" w:sz="0" w:space="0" w:color="auto"/>
            <w:left w:val="none" w:sz="0" w:space="0" w:color="auto"/>
            <w:bottom w:val="none" w:sz="0" w:space="0" w:color="auto"/>
            <w:right w:val="none" w:sz="0" w:space="0" w:color="auto"/>
          </w:divBdr>
        </w:div>
        <w:div w:id="699623430">
          <w:marLeft w:val="480"/>
          <w:marRight w:val="0"/>
          <w:marTop w:val="0"/>
          <w:marBottom w:val="0"/>
          <w:divBdr>
            <w:top w:val="none" w:sz="0" w:space="0" w:color="auto"/>
            <w:left w:val="none" w:sz="0" w:space="0" w:color="auto"/>
            <w:bottom w:val="none" w:sz="0" w:space="0" w:color="auto"/>
            <w:right w:val="none" w:sz="0" w:space="0" w:color="auto"/>
          </w:divBdr>
        </w:div>
        <w:div w:id="701713478">
          <w:marLeft w:val="480"/>
          <w:marRight w:val="0"/>
          <w:marTop w:val="0"/>
          <w:marBottom w:val="0"/>
          <w:divBdr>
            <w:top w:val="none" w:sz="0" w:space="0" w:color="auto"/>
            <w:left w:val="none" w:sz="0" w:space="0" w:color="auto"/>
            <w:bottom w:val="none" w:sz="0" w:space="0" w:color="auto"/>
            <w:right w:val="none" w:sz="0" w:space="0" w:color="auto"/>
          </w:divBdr>
        </w:div>
        <w:div w:id="702824361">
          <w:marLeft w:val="480"/>
          <w:marRight w:val="0"/>
          <w:marTop w:val="0"/>
          <w:marBottom w:val="0"/>
          <w:divBdr>
            <w:top w:val="none" w:sz="0" w:space="0" w:color="auto"/>
            <w:left w:val="none" w:sz="0" w:space="0" w:color="auto"/>
            <w:bottom w:val="none" w:sz="0" w:space="0" w:color="auto"/>
            <w:right w:val="none" w:sz="0" w:space="0" w:color="auto"/>
          </w:divBdr>
        </w:div>
        <w:div w:id="741105770">
          <w:marLeft w:val="480"/>
          <w:marRight w:val="0"/>
          <w:marTop w:val="0"/>
          <w:marBottom w:val="0"/>
          <w:divBdr>
            <w:top w:val="none" w:sz="0" w:space="0" w:color="auto"/>
            <w:left w:val="none" w:sz="0" w:space="0" w:color="auto"/>
            <w:bottom w:val="none" w:sz="0" w:space="0" w:color="auto"/>
            <w:right w:val="none" w:sz="0" w:space="0" w:color="auto"/>
          </w:divBdr>
        </w:div>
        <w:div w:id="742685279">
          <w:marLeft w:val="480"/>
          <w:marRight w:val="0"/>
          <w:marTop w:val="0"/>
          <w:marBottom w:val="0"/>
          <w:divBdr>
            <w:top w:val="none" w:sz="0" w:space="0" w:color="auto"/>
            <w:left w:val="none" w:sz="0" w:space="0" w:color="auto"/>
            <w:bottom w:val="none" w:sz="0" w:space="0" w:color="auto"/>
            <w:right w:val="none" w:sz="0" w:space="0" w:color="auto"/>
          </w:divBdr>
        </w:div>
        <w:div w:id="779295835">
          <w:marLeft w:val="480"/>
          <w:marRight w:val="0"/>
          <w:marTop w:val="0"/>
          <w:marBottom w:val="0"/>
          <w:divBdr>
            <w:top w:val="none" w:sz="0" w:space="0" w:color="auto"/>
            <w:left w:val="none" w:sz="0" w:space="0" w:color="auto"/>
            <w:bottom w:val="none" w:sz="0" w:space="0" w:color="auto"/>
            <w:right w:val="none" w:sz="0" w:space="0" w:color="auto"/>
          </w:divBdr>
        </w:div>
        <w:div w:id="782842252">
          <w:marLeft w:val="480"/>
          <w:marRight w:val="0"/>
          <w:marTop w:val="0"/>
          <w:marBottom w:val="0"/>
          <w:divBdr>
            <w:top w:val="none" w:sz="0" w:space="0" w:color="auto"/>
            <w:left w:val="none" w:sz="0" w:space="0" w:color="auto"/>
            <w:bottom w:val="none" w:sz="0" w:space="0" w:color="auto"/>
            <w:right w:val="none" w:sz="0" w:space="0" w:color="auto"/>
          </w:divBdr>
        </w:div>
        <w:div w:id="792676347">
          <w:marLeft w:val="480"/>
          <w:marRight w:val="0"/>
          <w:marTop w:val="0"/>
          <w:marBottom w:val="0"/>
          <w:divBdr>
            <w:top w:val="none" w:sz="0" w:space="0" w:color="auto"/>
            <w:left w:val="none" w:sz="0" w:space="0" w:color="auto"/>
            <w:bottom w:val="none" w:sz="0" w:space="0" w:color="auto"/>
            <w:right w:val="none" w:sz="0" w:space="0" w:color="auto"/>
          </w:divBdr>
        </w:div>
        <w:div w:id="805702029">
          <w:marLeft w:val="480"/>
          <w:marRight w:val="0"/>
          <w:marTop w:val="0"/>
          <w:marBottom w:val="0"/>
          <w:divBdr>
            <w:top w:val="none" w:sz="0" w:space="0" w:color="auto"/>
            <w:left w:val="none" w:sz="0" w:space="0" w:color="auto"/>
            <w:bottom w:val="none" w:sz="0" w:space="0" w:color="auto"/>
            <w:right w:val="none" w:sz="0" w:space="0" w:color="auto"/>
          </w:divBdr>
        </w:div>
        <w:div w:id="854807856">
          <w:marLeft w:val="480"/>
          <w:marRight w:val="0"/>
          <w:marTop w:val="0"/>
          <w:marBottom w:val="0"/>
          <w:divBdr>
            <w:top w:val="none" w:sz="0" w:space="0" w:color="auto"/>
            <w:left w:val="none" w:sz="0" w:space="0" w:color="auto"/>
            <w:bottom w:val="none" w:sz="0" w:space="0" w:color="auto"/>
            <w:right w:val="none" w:sz="0" w:space="0" w:color="auto"/>
          </w:divBdr>
        </w:div>
        <w:div w:id="947080900">
          <w:marLeft w:val="480"/>
          <w:marRight w:val="0"/>
          <w:marTop w:val="0"/>
          <w:marBottom w:val="0"/>
          <w:divBdr>
            <w:top w:val="none" w:sz="0" w:space="0" w:color="auto"/>
            <w:left w:val="none" w:sz="0" w:space="0" w:color="auto"/>
            <w:bottom w:val="none" w:sz="0" w:space="0" w:color="auto"/>
            <w:right w:val="none" w:sz="0" w:space="0" w:color="auto"/>
          </w:divBdr>
        </w:div>
        <w:div w:id="950088949">
          <w:marLeft w:val="480"/>
          <w:marRight w:val="0"/>
          <w:marTop w:val="0"/>
          <w:marBottom w:val="0"/>
          <w:divBdr>
            <w:top w:val="none" w:sz="0" w:space="0" w:color="auto"/>
            <w:left w:val="none" w:sz="0" w:space="0" w:color="auto"/>
            <w:bottom w:val="none" w:sz="0" w:space="0" w:color="auto"/>
            <w:right w:val="none" w:sz="0" w:space="0" w:color="auto"/>
          </w:divBdr>
        </w:div>
        <w:div w:id="968514369">
          <w:marLeft w:val="480"/>
          <w:marRight w:val="0"/>
          <w:marTop w:val="0"/>
          <w:marBottom w:val="0"/>
          <w:divBdr>
            <w:top w:val="none" w:sz="0" w:space="0" w:color="auto"/>
            <w:left w:val="none" w:sz="0" w:space="0" w:color="auto"/>
            <w:bottom w:val="none" w:sz="0" w:space="0" w:color="auto"/>
            <w:right w:val="none" w:sz="0" w:space="0" w:color="auto"/>
          </w:divBdr>
        </w:div>
        <w:div w:id="974525288">
          <w:marLeft w:val="480"/>
          <w:marRight w:val="0"/>
          <w:marTop w:val="0"/>
          <w:marBottom w:val="0"/>
          <w:divBdr>
            <w:top w:val="none" w:sz="0" w:space="0" w:color="auto"/>
            <w:left w:val="none" w:sz="0" w:space="0" w:color="auto"/>
            <w:bottom w:val="none" w:sz="0" w:space="0" w:color="auto"/>
            <w:right w:val="none" w:sz="0" w:space="0" w:color="auto"/>
          </w:divBdr>
        </w:div>
        <w:div w:id="1045300311">
          <w:marLeft w:val="480"/>
          <w:marRight w:val="0"/>
          <w:marTop w:val="0"/>
          <w:marBottom w:val="0"/>
          <w:divBdr>
            <w:top w:val="none" w:sz="0" w:space="0" w:color="auto"/>
            <w:left w:val="none" w:sz="0" w:space="0" w:color="auto"/>
            <w:bottom w:val="none" w:sz="0" w:space="0" w:color="auto"/>
            <w:right w:val="none" w:sz="0" w:space="0" w:color="auto"/>
          </w:divBdr>
        </w:div>
        <w:div w:id="1052146658">
          <w:marLeft w:val="480"/>
          <w:marRight w:val="0"/>
          <w:marTop w:val="0"/>
          <w:marBottom w:val="0"/>
          <w:divBdr>
            <w:top w:val="none" w:sz="0" w:space="0" w:color="auto"/>
            <w:left w:val="none" w:sz="0" w:space="0" w:color="auto"/>
            <w:bottom w:val="none" w:sz="0" w:space="0" w:color="auto"/>
            <w:right w:val="none" w:sz="0" w:space="0" w:color="auto"/>
          </w:divBdr>
        </w:div>
        <w:div w:id="1117875030">
          <w:marLeft w:val="480"/>
          <w:marRight w:val="0"/>
          <w:marTop w:val="0"/>
          <w:marBottom w:val="0"/>
          <w:divBdr>
            <w:top w:val="none" w:sz="0" w:space="0" w:color="auto"/>
            <w:left w:val="none" w:sz="0" w:space="0" w:color="auto"/>
            <w:bottom w:val="none" w:sz="0" w:space="0" w:color="auto"/>
            <w:right w:val="none" w:sz="0" w:space="0" w:color="auto"/>
          </w:divBdr>
        </w:div>
        <w:div w:id="1160466200">
          <w:marLeft w:val="480"/>
          <w:marRight w:val="0"/>
          <w:marTop w:val="0"/>
          <w:marBottom w:val="0"/>
          <w:divBdr>
            <w:top w:val="none" w:sz="0" w:space="0" w:color="auto"/>
            <w:left w:val="none" w:sz="0" w:space="0" w:color="auto"/>
            <w:bottom w:val="none" w:sz="0" w:space="0" w:color="auto"/>
            <w:right w:val="none" w:sz="0" w:space="0" w:color="auto"/>
          </w:divBdr>
        </w:div>
        <w:div w:id="1222131823">
          <w:marLeft w:val="480"/>
          <w:marRight w:val="0"/>
          <w:marTop w:val="0"/>
          <w:marBottom w:val="0"/>
          <w:divBdr>
            <w:top w:val="none" w:sz="0" w:space="0" w:color="auto"/>
            <w:left w:val="none" w:sz="0" w:space="0" w:color="auto"/>
            <w:bottom w:val="none" w:sz="0" w:space="0" w:color="auto"/>
            <w:right w:val="none" w:sz="0" w:space="0" w:color="auto"/>
          </w:divBdr>
        </w:div>
        <w:div w:id="1228147340">
          <w:marLeft w:val="480"/>
          <w:marRight w:val="0"/>
          <w:marTop w:val="0"/>
          <w:marBottom w:val="0"/>
          <w:divBdr>
            <w:top w:val="none" w:sz="0" w:space="0" w:color="auto"/>
            <w:left w:val="none" w:sz="0" w:space="0" w:color="auto"/>
            <w:bottom w:val="none" w:sz="0" w:space="0" w:color="auto"/>
            <w:right w:val="none" w:sz="0" w:space="0" w:color="auto"/>
          </w:divBdr>
        </w:div>
        <w:div w:id="1241257804">
          <w:marLeft w:val="480"/>
          <w:marRight w:val="0"/>
          <w:marTop w:val="0"/>
          <w:marBottom w:val="0"/>
          <w:divBdr>
            <w:top w:val="none" w:sz="0" w:space="0" w:color="auto"/>
            <w:left w:val="none" w:sz="0" w:space="0" w:color="auto"/>
            <w:bottom w:val="none" w:sz="0" w:space="0" w:color="auto"/>
            <w:right w:val="none" w:sz="0" w:space="0" w:color="auto"/>
          </w:divBdr>
        </w:div>
        <w:div w:id="1245452669">
          <w:marLeft w:val="480"/>
          <w:marRight w:val="0"/>
          <w:marTop w:val="0"/>
          <w:marBottom w:val="0"/>
          <w:divBdr>
            <w:top w:val="none" w:sz="0" w:space="0" w:color="auto"/>
            <w:left w:val="none" w:sz="0" w:space="0" w:color="auto"/>
            <w:bottom w:val="none" w:sz="0" w:space="0" w:color="auto"/>
            <w:right w:val="none" w:sz="0" w:space="0" w:color="auto"/>
          </w:divBdr>
        </w:div>
        <w:div w:id="1247692646">
          <w:marLeft w:val="480"/>
          <w:marRight w:val="0"/>
          <w:marTop w:val="0"/>
          <w:marBottom w:val="0"/>
          <w:divBdr>
            <w:top w:val="none" w:sz="0" w:space="0" w:color="auto"/>
            <w:left w:val="none" w:sz="0" w:space="0" w:color="auto"/>
            <w:bottom w:val="none" w:sz="0" w:space="0" w:color="auto"/>
            <w:right w:val="none" w:sz="0" w:space="0" w:color="auto"/>
          </w:divBdr>
        </w:div>
        <w:div w:id="1293366468">
          <w:marLeft w:val="480"/>
          <w:marRight w:val="0"/>
          <w:marTop w:val="0"/>
          <w:marBottom w:val="0"/>
          <w:divBdr>
            <w:top w:val="none" w:sz="0" w:space="0" w:color="auto"/>
            <w:left w:val="none" w:sz="0" w:space="0" w:color="auto"/>
            <w:bottom w:val="none" w:sz="0" w:space="0" w:color="auto"/>
            <w:right w:val="none" w:sz="0" w:space="0" w:color="auto"/>
          </w:divBdr>
        </w:div>
        <w:div w:id="1294561777">
          <w:marLeft w:val="480"/>
          <w:marRight w:val="0"/>
          <w:marTop w:val="0"/>
          <w:marBottom w:val="0"/>
          <w:divBdr>
            <w:top w:val="none" w:sz="0" w:space="0" w:color="auto"/>
            <w:left w:val="none" w:sz="0" w:space="0" w:color="auto"/>
            <w:bottom w:val="none" w:sz="0" w:space="0" w:color="auto"/>
            <w:right w:val="none" w:sz="0" w:space="0" w:color="auto"/>
          </w:divBdr>
        </w:div>
        <w:div w:id="1303849833">
          <w:marLeft w:val="480"/>
          <w:marRight w:val="0"/>
          <w:marTop w:val="0"/>
          <w:marBottom w:val="0"/>
          <w:divBdr>
            <w:top w:val="none" w:sz="0" w:space="0" w:color="auto"/>
            <w:left w:val="none" w:sz="0" w:space="0" w:color="auto"/>
            <w:bottom w:val="none" w:sz="0" w:space="0" w:color="auto"/>
            <w:right w:val="none" w:sz="0" w:space="0" w:color="auto"/>
          </w:divBdr>
        </w:div>
        <w:div w:id="1309897163">
          <w:marLeft w:val="480"/>
          <w:marRight w:val="0"/>
          <w:marTop w:val="0"/>
          <w:marBottom w:val="0"/>
          <w:divBdr>
            <w:top w:val="none" w:sz="0" w:space="0" w:color="auto"/>
            <w:left w:val="none" w:sz="0" w:space="0" w:color="auto"/>
            <w:bottom w:val="none" w:sz="0" w:space="0" w:color="auto"/>
            <w:right w:val="none" w:sz="0" w:space="0" w:color="auto"/>
          </w:divBdr>
        </w:div>
        <w:div w:id="1313828390">
          <w:marLeft w:val="480"/>
          <w:marRight w:val="0"/>
          <w:marTop w:val="0"/>
          <w:marBottom w:val="0"/>
          <w:divBdr>
            <w:top w:val="none" w:sz="0" w:space="0" w:color="auto"/>
            <w:left w:val="none" w:sz="0" w:space="0" w:color="auto"/>
            <w:bottom w:val="none" w:sz="0" w:space="0" w:color="auto"/>
            <w:right w:val="none" w:sz="0" w:space="0" w:color="auto"/>
          </w:divBdr>
        </w:div>
        <w:div w:id="1323969908">
          <w:marLeft w:val="480"/>
          <w:marRight w:val="0"/>
          <w:marTop w:val="0"/>
          <w:marBottom w:val="0"/>
          <w:divBdr>
            <w:top w:val="none" w:sz="0" w:space="0" w:color="auto"/>
            <w:left w:val="none" w:sz="0" w:space="0" w:color="auto"/>
            <w:bottom w:val="none" w:sz="0" w:space="0" w:color="auto"/>
            <w:right w:val="none" w:sz="0" w:space="0" w:color="auto"/>
          </w:divBdr>
        </w:div>
        <w:div w:id="1333996925">
          <w:marLeft w:val="480"/>
          <w:marRight w:val="0"/>
          <w:marTop w:val="0"/>
          <w:marBottom w:val="0"/>
          <w:divBdr>
            <w:top w:val="none" w:sz="0" w:space="0" w:color="auto"/>
            <w:left w:val="none" w:sz="0" w:space="0" w:color="auto"/>
            <w:bottom w:val="none" w:sz="0" w:space="0" w:color="auto"/>
            <w:right w:val="none" w:sz="0" w:space="0" w:color="auto"/>
          </w:divBdr>
        </w:div>
        <w:div w:id="1377042477">
          <w:marLeft w:val="480"/>
          <w:marRight w:val="0"/>
          <w:marTop w:val="0"/>
          <w:marBottom w:val="0"/>
          <w:divBdr>
            <w:top w:val="none" w:sz="0" w:space="0" w:color="auto"/>
            <w:left w:val="none" w:sz="0" w:space="0" w:color="auto"/>
            <w:bottom w:val="none" w:sz="0" w:space="0" w:color="auto"/>
            <w:right w:val="none" w:sz="0" w:space="0" w:color="auto"/>
          </w:divBdr>
        </w:div>
        <w:div w:id="1413309830">
          <w:marLeft w:val="480"/>
          <w:marRight w:val="0"/>
          <w:marTop w:val="0"/>
          <w:marBottom w:val="0"/>
          <w:divBdr>
            <w:top w:val="none" w:sz="0" w:space="0" w:color="auto"/>
            <w:left w:val="none" w:sz="0" w:space="0" w:color="auto"/>
            <w:bottom w:val="none" w:sz="0" w:space="0" w:color="auto"/>
            <w:right w:val="none" w:sz="0" w:space="0" w:color="auto"/>
          </w:divBdr>
        </w:div>
        <w:div w:id="1417432457">
          <w:marLeft w:val="480"/>
          <w:marRight w:val="0"/>
          <w:marTop w:val="0"/>
          <w:marBottom w:val="0"/>
          <w:divBdr>
            <w:top w:val="none" w:sz="0" w:space="0" w:color="auto"/>
            <w:left w:val="none" w:sz="0" w:space="0" w:color="auto"/>
            <w:bottom w:val="none" w:sz="0" w:space="0" w:color="auto"/>
            <w:right w:val="none" w:sz="0" w:space="0" w:color="auto"/>
          </w:divBdr>
        </w:div>
        <w:div w:id="1455635951">
          <w:marLeft w:val="480"/>
          <w:marRight w:val="0"/>
          <w:marTop w:val="0"/>
          <w:marBottom w:val="0"/>
          <w:divBdr>
            <w:top w:val="none" w:sz="0" w:space="0" w:color="auto"/>
            <w:left w:val="none" w:sz="0" w:space="0" w:color="auto"/>
            <w:bottom w:val="none" w:sz="0" w:space="0" w:color="auto"/>
            <w:right w:val="none" w:sz="0" w:space="0" w:color="auto"/>
          </w:divBdr>
        </w:div>
        <w:div w:id="1489251310">
          <w:marLeft w:val="480"/>
          <w:marRight w:val="0"/>
          <w:marTop w:val="0"/>
          <w:marBottom w:val="0"/>
          <w:divBdr>
            <w:top w:val="none" w:sz="0" w:space="0" w:color="auto"/>
            <w:left w:val="none" w:sz="0" w:space="0" w:color="auto"/>
            <w:bottom w:val="none" w:sz="0" w:space="0" w:color="auto"/>
            <w:right w:val="none" w:sz="0" w:space="0" w:color="auto"/>
          </w:divBdr>
        </w:div>
        <w:div w:id="1505820782">
          <w:marLeft w:val="480"/>
          <w:marRight w:val="0"/>
          <w:marTop w:val="0"/>
          <w:marBottom w:val="0"/>
          <w:divBdr>
            <w:top w:val="none" w:sz="0" w:space="0" w:color="auto"/>
            <w:left w:val="none" w:sz="0" w:space="0" w:color="auto"/>
            <w:bottom w:val="none" w:sz="0" w:space="0" w:color="auto"/>
            <w:right w:val="none" w:sz="0" w:space="0" w:color="auto"/>
          </w:divBdr>
        </w:div>
        <w:div w:id="1515683735">
          <w:marLeft w:val="480"/>
          <w:marRight w:val="0"/>
          <w:marTop w:val="0"/>
          <w:marBottom w:val="0"/>
          <w:divBdr>
            <w:top w:val="none" w:sz="0" w:space="0" w:color="auto"/>
            <w:left w:val="none" w:sz="0" w:space="0" w:color="auto"/>
            <w:bottom w:val="none" w:sz="0" w:space="0" w:color="auto"/>
            <w:right w:val="none" w:sz="0" w:space="0" w:color="auto"/>
          </w:divBdr>
        </w:div>
        <w:div w:id="1621035171">
          <w:marLeft w:val="480"/>
          <w:marRight w:val="0"/>
          <w:marTop w:val="0"/>
          <w:marBottom w:val="0"/>
          <w:divBdr>
            <w:top w:val="none" w:sz="0" w:space="0" w:color="auto"/>
            <w:left w:val="none" w:sz="0" w:space="0" w:color="auto"/>
            <w:bottom w:val="none" w:sz="0" w:space="0" w:color="auto"/>
            <w:right w:val="none" w:sz="0" w:space="0" w:color="auto"/>
          </w:divBdr>
        </w:div>
        <w:div w:id="1640956092">
          <w:marLeft w:val="480"/>
          <w:marRight w:val="0"/>
          <w:marTop w:val="0"/>
          <w:marBottom w:val="0"/>
          <w:divBdr>
            <w:top w:val="none" w:sz="0" w:space="0" w:color="auto"/>
            <w:left w:val="none" w:sz="0" w:space="0" w:color="auto"/>
            <w:bottom w:val="none" w:sz="0" w:space="0" w:color="auto"/>
            <w:right w:val="none" w:sz="0" w:space="0" w:color="auto"/>
          </w:divBdr>
        </w:div>
        <w:div w:id="1654019017">
          <w:marLeft w:val="480"/>
          <w:marRight w:val="0"/>
          <w:marTop w:val="0"/>
          <w:marBottom w:val="0"/>
          <w:divBdr>
            <w:top w:val="none" w:sz="0" w:space="0" w:color="auto"/>
            <w:left w:val="none" w:sz="0" w:space="0" w:color="auto"/>
            <w:bottom w:val="none" w:sz="0" w:space="0" w:color="auto"/>
            <w:right w:val="none" w:sz="0" w:space="0" w:color="auto"/>
          </w:divBdr>
        </w:div>
        <w:div w:id="1674144999">
          <w:marLeft w:val="480"/>
          <w:marRight w:val="0"/>
          <w:marTop w:val="0"/>
          <w:marBottom w:val="0"/>
          <w:divBdr>
            <w:top w:val="none" w:sz="0" w:space="0" w:color="auto"/>
            <w:left w:val="none" w:sz="0" w:space="0" w:color="auto"/>
            <w:bottom w:val="none" w:sz="0" w:space="0" w:color="auto"/>
            <w:right w:val="none" w:sz="0" w:space="0" w:color="auto"/>
          </w:divBdr>
        </w:div>
        <w:div w:id="1719469938">
          <w:marLeft w:val="480"/>
          <w:marRight w:val="0"/>
          <w:marTop w:val="0"/>
          <w:marBottom w:val="0"/>
          <w:divBdr>
            <w:top w:val="none" w:sz="0" w:space="0" w:color="auto"/>
            <w:left w:val="none" w:sz="0" w:space="0" w:color="auto"/>
            <w:bottom w:val="none" w:sz="0" w:space="0" w:color="auto"/>
            <w:right w:val="none" w:sz="0" w:space="0" w:color="auto"/>
          </w:divBdr>
        </w:div>
        <w:div w:id="1731224720">
          <w:marLeft w:val="480"/>
          <w:marRight w:val="0"/>
          <w:marTop w:val="0"/>
          <w:marBottom w:val="0"/>
          <w:divBdr>
            <w:top w:val="none" w:sz="0" w:space="0" w:color="auto"/>
            <w:left w:val="none" w:sz="0" w:space="0" w:color="auto"/>
            <w:bottom w:val="none" w:sz="0" w:space="0" w:color="auto"/>
            <w:right w:val="none" w:sz="0" w:space="0" w:color="auto"/>
          </w:divBdr>
        </w:div>
        <w:div w:id="1734235368">
          <w:marLeft w:val="480"/>
          <w:marRight w:val="0"/>
          <w:marTop w:val="0"/>
          <w:marBottom w:val="0"/>
          <w:divBdr>
            <w:top w:val="none" w:sz="0" w:space="0" w:color="auto"/>
            <w:left w:val="none" w:sz="0" w:space="0" w:color="auto"/>
            <w:bottom w:val="none" w:sz="0" w:space="0" w:color="auto"/>
            <w:right w:val="none" w:sz="0" w:space="0" w:color="auto"/>
          </w:divBdr>
        </w:div>
        <w:div w:id="1741708604">
          <w:marLeft w:val="480"/>
          <w:marRight w:val="0"/>
          <w:marTop w:val="0"/>
          <w:marBottom w:val="0"/>
          <w:divBdr>
            <w:top w:val="none" w:sz="0" w:space="0" w:color="auto"/>
            <w:left w:val="none" w:sz="0" w:space="0" w:color="auto"/>
            <w:bottom w:val="none" w:sz="0" w:space="0" w:color="auto"/>
            <w:right w:val="none" w:sz="0" w:space="0" w:color="auto"/>
          </w:divBdr>
        </w:div>
        <w:div w:id="1792170436">
          <w:marLeft w:val="480"/>
          <w:marRight w:val="0"/>
          <w:marTop w:val="0"/>
          <w:marBottom w:val="0"/>
          <w:divBdr>
            <w:top w:val="none" w:sz="0" w:space="0" w:color="auto"/>
            <w:left w:val="none" w:sz="0" w:space="0" w:color="auto"/>
            <w:bottom w:val="none" w:sz="0" w:space="0" w:color="auto"/>
            <w:right w:val="none" w:sz="0" w:space="0" w:color="auto"/>
          </w:divBdr>
        </w:div>
        <w:div w:id="1805151066">
          <w:marLeft w:val="480"/>
          <w:marRight w:val="0"/>
          <w:marTop w:val="0"/>
          <w:marBottom w:val="0"/>
          <w:divBdr>
            <w:top w:val="none" w:sz="0" w:space="0" w:color="auto"/>
            <w:left w:val="none" w:sz="0" w:space="0" w:color="auto"/>
            <w:bottom w:val="none" w:sz="0" w:space="0" w:color="auto"/>
            <w:right w:val="none" w:sz="0" w:space="0" w:color="auto"/>
          </w:divBdr>
        </w:div>
        <w:div w:id="1865164778">
          <w:marLeft w:val="480"/>
          <w:marRight w:val="0"/>
          <w:marTop w:val="0"/>
          <w:marBottom w:val="0"/>
          <w:divBdr>
            <w:top w:val="none" w:sz="0" w:space="0" w:color="auto"/>
            <w:left w:val="none" w:sz="0" w:space="0" w:color="auto"/>
            <w:bottom w:val="none" w:sz="0" w:space="0" w:color="auto"/>
            <w:right w:val="none" w:sz="0" w:space="0" w:color="auto"/>
          </w:divBdr>
        </w:div>
        <w:div w:id="1875193819">
          <w:marLeft w:val="480"/>
          <w:marRight w:val="0"/>
          <w:marTop w:val="0"/>
          <w:marBottom w:val="0"/>
          <w:divBdr>
            <w:top w:val="none" w:sz="0" w:space="0" w:color="auto"/>
            <w:left w:val="none" w:sz="0" w:space="0" w:color="auto"/>
            <w:bottom w:val="none" w:sz="0" w:space="0" w:color="auto"/>
            <w:right w:val="none" w:sz="0" w:space="0" w:color="auto"/>
          </w:divBdr>
        </w:div>
        <w:div w:id="1892841061">
          <w:marLeft w:val="480"/>
          <w:marRight w:val="0"/>
          <w:marTop w:val="0"/>
          <w:marBottom w:val="0"/>
          <w:divBdr>
            <w:top w:val="none" w:sz="0" w:space="0" w:color="auto"/>
            <w:left w:val="none" w:sz="0" w:space="0" w:color="auto"/>
            <w:bottom w:val="none" w:sz="0" w:space="0" w:color="auto"/>
            <w:right w:val="none" w:sz="0" w:space="0" w:color="auto"/>
          </w:divBdr>
        </w:div>
        <w:div w:id="1898586170">
          <w:marLeft w:val="480"/>
          <w:marRight w:val="0"/>
          <w:marTop w:val="0"/>
          <w:marBottom w:val="0"/>
          <w:divBdr>
            <w:top w:val="none" w:sz="0" w:space="0" w:color="auto"/>
            <w:left w:val="none" w:sz="0" w:space="0" w:color="auto"/>
            <w:bottom w:val="none" w:sz="0" w:space="0" w:color="auto"/>
            <w:right w:val="none" w:sz="0" w:space="0" w:color="auto"/>
          </w:divBdr>
        </w:div>
        <w:div w:id="1938099932">
          <w:marLeft w:val="480"/>
          <w:marRight w:val="0"/>
          <w:marTop w:val="0"/>
          <w:marBottom w:val="0"/>
          <w:divBdr>
            <w:top w:val="none" w:sz="0" w:space="0" w:color="auto"/>
            <w:left w:val="none" w:sz="0" w:space="0" w:color="auto"/>
            <w:bottom w:val="none" w:sz="0" w:space="0" w:color="auto"/>
            <w:right w:val="none" w:sz="0" w:space="0" w:color="auto"/>
          </w:divBdr>
        </w:div>
        <w:div w:id="2026324451">
          <w:marLeft w:val="480"/>
          <w:marRight w:val="0"/>
          <w:marTop w:val="0"/>
          <w:marBottom w:val="0"/>
          <w:divBdr>
            <w:top w:val="none" w:sz="0" w:space="0" w:color="auto"/>
            <w:left w:val="none" w:sz="0" w:space="0" w:color="auto"/>
            <w:bottom w:val="none" w:sz="0" w:space="0" w:color="auto"/>
            <w:right w:val="none" w:sz="0" w:space="0" w:color="auto"/>
          </w:divBdr>
        </w:div>
        <w:div w:id="2077043970">
          <w:marLeft w:val="480"/>
          <w:marRight w:val="0"/>
          <w:marTop w:val="0"/>
          <w:marBottom w:val="0"/>
          <w:divBdr>
            <w:top w:val="none" w:sz="0" w:space="0" w:color="auto"/>
            <w:left w:val="none" w:sz="0" w:space="0" w:color="auto"/>
            <w:bottom w:val="none" w:sz="0" w:space="0" w:color="auto"/>
            <w:right w:val="none" w:sz="0" w:space="0" w:color="auto"/>
          </w:divBdr>
        </w:div>
        <w:div w:id="2081904704">
          <w:marLeft w:val="480"/>
          <w:marRight w:val="0"/>
          <w:marTop w:val="0"/>
          <w:marBottom w:val="0"/>
          <w:divBdr>
            <w:top w:val="none" w:sz="0" w:space="0" w:color="auto"/>
            <w:left w:val="none" w:sz="0" w:space="0" w:color="auto"/>
            <w:bottom w:val="none" w:sz="0" w:space="0" w:color="auto"/>
            <w:right w:val="none" w:sz="0" w:space="0" w:color="auto"/>
          </w:divBdr>
        </w:div>
        <w:div w:id="2090036179">
          <w:marLeft w:val="480"/>
          <w:marRight w:val="0"/>
          <w:marTop w:val="0"/>
          <w:marBottom w:val="0"/>
          <w:divBdr>
            <w:top w:val="none" w:sz="0" w:space="0" w:color="auto"/>
            <w:left w:val="none" w:sz="0" w:space="0" w:color="auto"/>
            <w:bottom w:val="none" w:sz="0" w:space="0" w:color="auto"/>
            <w:right w:val="none" w:sz="0" w:space="0" w:color="auto"/>
          </w:divBdr>
        </w:div>
        <w:div w:id="2105565586">
          <w:marLeft w:val="480"/>
          <w:marRight w:val="0"/>
          <w:marTop w:val="0"/>
          <w:marBottom w:val="0"/>
          <w:divBdr>
            <w:top w:val="none" w:sz="0" w:space="0" w:color="auto"/>
            <w:left w:val="none" w:sz="0" w:space="0" w:color="auto"/>
            <w:bottom w:val="none" w:sz="0" w:space="0" w:color="auto"/>
            <w:right w:val="none" w:sz="0" w:space="0" w:color="auto"/>
          </w:divBdr>
        </w:div>
        <w:div w:id="2107114105">
          <w:marLeft w:val="480"/>
          <w:marRight w:val="0"/>
          <w:marTop w:val="0"/>
          <w:marBottom w:val="0"/>
          <w:divBdr>
            <w:top w:val="none" w:sz="0" w:space="0" w:color="auto"/>
            <w:left w:val="none" w:sz="0" w:space="0" w:color="auto"/>
            <w:bottom w:val="none" w:sz="0" w:space="0" w:color="auto"/>
            <w:right w:val="none" w:sz="0" w:space="0" w:color="auto"/>
          </w:divBdr>
        </w:div>
        <w:div w:id="2131632816">
          <w:marLeft w:val="480"/>
          <w:marRight w:val="0"/>
          <w:marTop w:val="0"/>
          <w:marBottom w:val="0"/>
          <w:divBdr>
            <w:top w:val="none" w:sz="0" w:space="0" w:color="auto"/>
            <w:left w:val="none" w:sz="0" w:space="0" w:color="auto"/>
            <w:bottom w:val="none" w:sz="0" w:space="0" w:color="auto"/>
            <w:right w:val="none" w:sz="0" w:space="0" w:color="auto"/>
          </w:divBdr>
        </w:div>
        <w:div w:id="2134210420">
          <w:marLeft w:val="480"/>
          <w:marRight w:val="0"/>
          <w:marTop w:val="0"/>
          <w:marBottom w:val="0"/>
          <w:divBdr>
            <w:top w:val="none" w:sz="0" w:space="0" w:color="auto"/>
            <w:left w:val="none" w:sz="0" w:space="0" w:color="auto"/>
            <w:bottom w:val="none" w:sz="0" w:space="0" w:color="auto"/>
            <w:right w:val="none" w:sz="0" w:space="0" w:color="auto"/>
          </w:divBdr>
        </w:div>
      </w:divsChild>
    </w:div>
    <w:div w:id="553852527">
      <w:marLeft w:val="640"/>
      <w:marRight w:val="0"/>
      <w:marTop w:val="0"/>
      <w:marBottom w:val="0"/>
      <w:divBdr>
        <w:top w:val="none" w:sz="0" w:space="0" w:color="auto"/>
        <w:left w:val="none" w:sz="0" w:space="0" w:color="auto"/>
        <w:bottom w:val="none" w:sz="0" w:space="0" w:color="auto"/>
        <w:right w:val="none" w:sz="0" w:space="0" w:color="auto"/>
      </w:divBdr>
    </w:div>
    <w:div w:id="553931294">
      <w:marLeft w:val="640"/>
      <w:marRight w:val="0"/>
      <w:marTop w:val="0"/>
      <w:marBottom w:val="0"/>
      <w:divBdr>
        <w:top w:val="none" w:sz="0" w:space="0" w:color="auto"/>
        <w:left w:val="none" w:sz="0" w:space="0" w:color="auto"/>
        <w:bottom w:val="none" w:sz="0" w:space="0" w:color="auto"/>
        <w:right w:val="none" w:sz="0" w:space="0" w:color="auto"/>
      </w:divBdr>
    </w:div>
    <w:div w:id="553934715">
      <w:marLeft w:val="640"/>
      <w:marRight w:val="0"/>
      <w:marTop w:val="0"/>
      <w:marBottom w:val="0"/>
      <w:divBdr>
        <w:top w:val="none" w:sz="0" w:space="0" w:color="auto"/>
        <w:left w:val="none" w:sz="0" w:space="0" w:color="auto"/>
        <w:bottom w:val="none" w:sz="0" w:space="0" w:color="auto"/>
        <w:right w:val="none" w:sz="0" w:space="0" w:color="auto"/>
      </w:divBdr>
    </w:div>
    <w:div w:id="555094370">
      <w:marLeft w:val="640"/>
      <w:marRight w:val="0"/>
      <w:marTop w:val="0"/>
      <w:marBottom w:val="0"/>
      <w:divBdr>
        <w:top w:val="none" w:sz="0" w:space="0" w:color="auto"/>
        <w:left w:val="none" w:sz="0" w:space="0" w:color="auto"/>
        <w:bottom w:val="none" w:sz="0" w:space="0" w:color="auto"/>
        <w:right w:val="none" w:sz="0" w:space="0" w:color="auto"/>
      </w:divBdr>
    </w:div>
    <w:div w:id="555509847">
      <w:bodyDiv w:val="1"/>
      <w:marLeft w:val="0"/>
      <w:marRight w:val="0"/>
      <w:marTop w:val="0"/>
      <w:marBottom w:val="0"/>
      <w:divBdr>
        <w:top w:val="none" w:sz="0" w:space="0" w:color="auto"/>
        <w:left w:val="none" w:sz="0" w:space="0" w:color="auto"/>
        <w:bottom w:val="none" w:sz="0" w:space="0" w:color="auto"/>
        <w:right w:val="none" w:sz="0" w:space="0" w:color="auto"/>
      </w:divBdr>
    </w:div>
    <w:div w:id="555554004">
      <w:marLeft w:val="640"/>
      <w:marRight w:val="0"/>
      <w:marTop w:val="0"/>
      <w:marBottom w:val="0"/>
      <w:divBdr>
        <w:top w:val="none" w:sz="0" w:space="0" w:color="auto"/>
        <w:left w:val="none" w:sz="0" w:space="0" w:color="auto"/>
        <w:bottom w:val="none" w:sz="0" w:space="0" w:color="auto"/>
        <w:right w:val="none" w:sz="0" w:space="0" w:color="auto"/>
      </w:divBdr>
    </w:div>
    <w:div w:id="556430403">
      <w:marLeft w:val="640"/>
      <w:marRight w:val="0"/>
      <w:marTop w:val="0"/>
      <w:marBottom w:val="0"/>
      <w:divBdr>
        <w:top w:val="none" w:sz="0" w:space="0" w:color="auto"/>
        <w:left w:val="none" w:sz="0" w:space="0" w:color="auto"/>
        <w:bottom w:val="none" w:sz="0" w:space="0" w:color="auto"/>
        <w:right w:val="none" w:sz="0" w:space="0" w:color="auto"/>
      </w:divBdr>
    </w:div>
    <w:div w:id="556473830">
      <w:bodyDiv w:val="1"/>
      <w:marLeft w:val="0"/>
      <w:marRight w:val="0"/>
      <w:marTop w:val="0"/>
      <w:marBottom w:val="0"/>
      <w:divBdr>
        <w:top w:val="none" w:sz="0" w:space="0" w:color="auto"/>
        <w:left w:val="none" w:sz="0" w:space="0" w:color="auto"/>
        <w:bottom w:val="none" w:sz="0" w:space="0" w:color="auto"/>
        <w:right w:val="none" w:sz="0" w:space="0" w:color="auto"/>
      </w:divBdr>
    </w:div>
    <w:div w:id="556479118">
      <w:bodyDiv w:val="1"/>
      <w:marLeft w:val="0"/>
      <w:marRight w:val="0"/>
      <w:marTop w:val="0"/>
      <w:marBottom w:val="0"/>
      <w:divBdr>
        <w:top w:val="none" w:sz="0" w:space="0" w:color="auto"/>
        <w:left w:val="none" w:sz="0" w:space="0" w:color="auto"/>
        <w:bottom w:val="none" w:sz="0" w:space="0" w:color="auto"/>
        <w:right w:val="none" w:sz="0" w:space="0" w:color="auto"/>
      </w:divBdr>
      <w:divsChild>
        <w:div w:id="29888911">
          <w:marLeft w:val="480"/>
          <w:marRight w:val="0"/>
          <w:marTop w:val="0"/>
          <w:marBottom w:val="0"/>
          <w:divBdr>
            <w:top w:val="none" w:sz="0" w:space="0" w:color="auto"/>
            <w:left w:val="none" w:sz="0" w:space="0" w:color="auto"/>
            <w:bottom w:val="none" w:sz="0" w:space="0" w:color="auto"/>
            <w:right w:val="none" w:sz="0" w:space="0" w:color="auto"/>
          </w:divBdr>
        </w:div>
        <w:div w:id="29957174">
          <w:marLeft w:val="480"/>
          <w:marRight w:val="0"/>
          <w:marTop w:val="0"/>
          <w:marBottom w:val="0"/>
          <w:divBdr>
            <w:top w:val="none" w:sz="0" w:space="0" w:color="auto"/>
            <w:left w:val="none" w:sz="0" w:space="0" w:color="auto"/>
            <w:bottom w:val="none" w:sz="0" w:space="0" w:color="auto"/>
            <w:right w:val="none" w:sz="0" w:space="0" w:color="auto"/>
          </w:divBdr>
        </w:div>
        <w:div w:id="54163966">
          <w:marLeft w:val="480"/>
          <w:marRight w:val="0"/>
          <w:marTop w:val="0"/>
          <w:marBottom w:val="0"/>
          <w:divBdr>
            <w:top w:val="none" w:sz="0" w:space="0" w:color="auto"/>
            <w:left w:val="none" w:sz="0" w:space="0" w:color="auto"/>
            <w:bottom w:val="none" w:sz="0" w:space="0" w:color="auto"/>
            <w:right w:val="none" w:sz="0" w:space="0" w:color="auto"/>
          </w:divBdr>
        </w:div>
        <w:div w:id="94521874">
          <w:marLeft w:val="480"/>
          <w:marRight w:val="0"/>
          <w:marTop w:val="0"/>
          <w:marBottom w:val="0"/>
          <w:divBdr>
            <w:top w:val="none" w:sz="0" w:space="0" w:color="auto"/>
            <w:left w:val="none" w:sz="0" w:space="0" w:color="auto"/>
            <w:bottom w:val="none" w:sz="0" w:space="0" w:color="auto"/>
            <w:right w:val="none" w:sz="0" w:space="0" w:color="auto"/>
          </w:divBdr>
        </w:div>
        <w:div w:id="100027787">
          <w:marLeft w:val="480"/>
          <w:marRight w:val="0"/>
          <w:marTop w:val="0"/>
          <w:marBottom w:val="0"/>
          <w:divBdr>
            <w:top w:val="none" w:sz="0" w:space="0" w:color="auto"/>
            <w:left w:val="none" w:sz="0" w:space="0" w:color="auto"/>
            <w:bottom w:val="none" w:sz="0" w:space="0" w:color="auto"/>
            <w:right w:val="none" w:sz="0" w:space="0" w:color="auto"/>
          </w:divBdr>
        </w:div>
        <w:div w:id="117844038">
          <w:marLeft w:val="480"/>
          <w:marRight w:val="0"/>
          <w:marTop w:val="0"/>
          <w:marBottom w:val="0"/>
          <w:divBdr>
            <w:top w:val="none" w:sz="0" w:space="0" w:color="auto"/>
            <w:left w:val="none" w:sz="0" w:space="0" w:color="auto"/>
            <w:bottom w:val="none" w:sz="0" w:space="0" w:color="auto"/>
            <w:right w:val="none" w:sz="0" w:space="0" w:color="auto"/>
          </w:divBdr>
        </w:div>
        <w:div w:id="138353053">
          <w:marLeft w:val="480"/>
          <w:marRight w:val="0"/>
          <w:marTop w:val="0"/>
          <w:marBottom w:val="0"/>
          <w:divBdr>
            <w:top w:val="none" w:sz="0" w:space="0" w:color="auto"/>
            <w:left w:val="none" w:sz="0" w:space="0" w:color="auto"/>
            <w:bottom w:val="none" w:sz="0" w:space="0" w:color="auto"/>
            <w:right w:val="none" w:sz="0" w:space="0" w:color="auto"/>
          </w:divBdr>
        </w:div>
        <w:div w:id="152912958">
          <w:marLeft w:val="480"/>
          <w:marRight w:val="0"/>
          <w:marTop w:val="0"/>
          <w:marBottom w:val="0"/>
          <w:divBdr>
            <w:top w:val="none" w:sz="0" w:space="0" w:color="auto"/>
            <w:left w:val="none" w:sz="0" w:space="0" w:color="auto"/>
            <w:bottom w:val="none" w:sz="0" w:space="0" w:color="auto"/>
            <w:right w:val="none" w:sz="0" w:space="0" w:color="auto"/>
          </w:divBdr>
        </w:div>
        <w:div w:id="160856353">
          <w:marLeft w:val="480"/>
          <w:marRight w:val="0"/>
          <w:marTop w:val="0"/>
          <w:marBottom w:val="0"/>
          <w:divBdr>
            <w:top w:val="none" w:sz="0" w:space="0" w:color="auto"/>
            <w:left w:val="none" w:sz="0" w:space="0" w:color="auto"/>
            <w:bottom w:val="none" w:sz="0" w:space="0" w:color="auto"/>
            <w:right w:val="none" w:sz="0" w:space="0" w:color="auto"/>
          </w:divBdr>
        </w:div>
        <w:div w:id="169376901">
          <w:marLeft w:val="480"/>
          <w:marRight w:val="0"/>
          <w:marTop w:val="0"/>
          <w:marBottom w:val="0"/>
          <w:divBdr>
            <w:top w:val="none" w:sz="0" w:space="0" w:color="auto"/>
            <w:left w:val="none" w:sz="0" w:space="0" w:color="auto"/>
            <w:bottom w:val="none" w:sz="0" w:space="0" w:color="auto"/>
            <w:right w:val="none" w:sz="0" w:space="0" w:color="auto"/>
          </w:divBdr>
        </w:div>
        <w:div w:id="191500212">
          <w:marLeft w:val="480"/>
          <w:marRight w:val="0"/>
          <w:marTop w:val="0"/>
          <w:marBottom w:val="0"/>
          <w:divBdr>
            <w:top w:val="none" w:sz="0" w:space="0" w:color="auto"/>
            <w:left w:val="none" w:sz="0" w:space="0" w:color="auto"/>
            <w:bottom w:val="none" w:sz="0" w:space="0" w:color="auto"/>
            <w:right w:val="none" w:sz="0" w:space="0" w:color="auto"/>
          </w:divBdr>
        </w:div>
        <w:div w:id="194006368">
          <w:marLeft w:val="480"/>
          <w:marRight w:val="0"/>
          <w:marTop w:val="0"/>
          <w:marBottom w:val="0"/>
          <w:divBdr>
            <w:top w:val="none" w:sz="0" w:space="0" w:color="auto"/>
            <w:left w:val="none" w:sz="0" w:space="0" w:color="auto"/>
            <w:bottom w:val="none" w:sz="0" w:space="0" w:color="auto"/>
            <w:right w:val="none" w:sz="0" w:space="0" w:color="auto"/>
          </w:divBdr>
        </w:div>
        <w:div w:id="204760780">
          <w:marLeft w:val="480"/>
          <w:marRight w:val="0"/>
          <w:marTop w:val="0"/>
          <w:marBottom w:val="0"/>
          <w:divBdr>
            <w:top w:val="none" w:sz="0" w:space="0" w:color="auto"/>
            <w:left w:val="none" w:sz="0" w:space="0" w:color="auto"/>
            <w:bottom w:val="none" w:sz="0" w:space="0" w:color="auto"/>
            <w:right w:val="none" w:sz="0" w:space="0" w:color="auto"/>
          </w:divBdr>
        </w:div>
        <w:div w:id="213464680">
          <w:marLeft w:val="480"/>
          <w:marRight w:val="0"/>
          <w:marTop w:val="0"/>
          <w:marBottom w:val="0"/>
          <w:divBdr>
            <w:top w:val="none" w:sz="0" w:space="0" w:color="auto"/>
            <w:left w:val="none" w:sz="0" w:space="0" w:color="auto"/>
            <w:bottom w:val="none" w:sz="0" w:space="0" w:color="auto"/>
            <w:right w:val="none" w:sz="0" w:space="0" w:color="auto"/>
          </w:divBdr>
        </w:div>
        <w:div w:id="225915459">
          <w:marLeft w:val="480"/>
          <w:marRight w:val="0"/>
          <w:marTop w:val="0"/>
          <w:marBottom w:val="0"/>
          <w:divBdr>
            <w:top w:val="none" w:sz="0" w:space="0" w:color="auto"/>
            <w:left w:val="none" w:sz="0" w:space="0" w:color="auto"/>
            <w:bottom w:val="none" w:sz="0" w:space="0" w:color="auto"/>
            <w:right w:val="none" w:sz="0" w:space="0" w:color="auto"/>
          </w:divBdr>
        </w:div>
        <w:div w:id="256640880">
          <w:marLeft w:val="480"/>
          <w:marRight w:val="0"/>
          <w:marTop w:val="0"/>
          <w:marBottom w:val="0"/>
          <w:divBdr>
            <w:top w:val="none" w:sz="0" w:space="0" w:color="auto"/>
            <w:left w:val="none" w:sz="0" w:space="0" w:color="auto"/>
            <w:bottom w:val="none" w:sz="0" w:space="0" w:color="auto"/>
            <w:right w:val="none" w:sz="0" w:space="0" w:color="auto"/>
          </w:divBdr>
        </w:div>
        <w:div w:id="267009348">
          <w:marLeft w:val="480"/>
          <w:marRight w:val="0"/>
          <w:marTop w:val="0"/>
          <w:marBottom w:val="0"/>
          <w:divBdr>
            <w:top w:val="none" w:sz="0" w:space="0" w:color="auto"/>
            <w:left w:val="none" w:sz="0" w:space="0" w:color="auto"/>
            <w:bottom w:val="none" w:sz="0" w:space="0" w:color="auto"/>
            <w:right w:val="none" w:sz="0" w:space="0" w:color="auto"/>
          </w:divBdr>
        </w:div>
        <w:div w:id="281422774">
          <w:marLeft w:val="480"/>
          <w:marRight w:val="0"/>
          <w:marTop w:val="0"/>
          <w:marBottom w:val="0"/>
          <w:divBdr>
            <w:top w:val="none" w:sz="0" w:space="0" w:color="auto"/>
            <w:left w:val="none" w:sz="0" w:space="0" w:color="auto"/>
            <w:bottom w:val="none" w:sz="0" w:space="0" w:color="auto"/>
            <w:right w:val="none" w:sz="0" w:space="0" w:color="auto"/>
          </w:divBdr>
        </w:div>
        <w:div w:id="325985240">
          <w:marLeft w:val="480"/>
          <w:marRight w:val="0"/>
          <w:marTop w:val="0"/>
          <w:marBottom w:val="0"/>
          <w:divBdr>
            <w:top w:val="none" w:sz="0" w:space="0" w:color="auto"/>
            <w:left w:val="none" w:sz="0" w:space="0" w:color="auto"/>
            <w:bottom w:val="none" w:sz="0" w:space="0" w:color="auto"/>
            <w:right w:val="none" w:sz="0" w:space="0" w:color="auto"/>
          </w:divBdr>
        </w:div>
        <w:div w:id="376130478">
          <w:marLeft w:val="480"/>
          <w:marRight w:val="0"/>
          <w:marTop w:val="0"/>
          <w:marBottom w:val="0"/>
          <w:divBdr>
            <w:top w:val="none" w:sz="0" w:space="0" w:color="auto"/>
            <w:left w:val="none" w:sz="0" w:space="0" w:color="auto"/>
            <w:bottom w:val="none" w:sz="0" w:space="0" w:color="auto"/>
            <w:right w:val="none" w:sz="0" w:space="0" w:color="auto"/>
          </w:divBdr>
        </w:div>
        <w:div w:id="378088699">
          <w:marLeft w:val="480"/>
          <w:marRight w:val="0"/>
          <w:marTop w:val="0"/>
          <w:marBottom w:val="0"/>
          <w:divBdr>
            <w:top w:val="none" w:sz="0" w:space="0" w:color="auto"/>
            <w:left w:val="none" w:sz="0" w:space="0" w:color="auto"/>
            <w:bottom w:val="none" w:sz="0" w:space="0" w:color="auto"/>
            <w:right w:val="none" w:sz="0" w:space="0" w:color="auto"/>
          </w:divBdr>
        </w:div>
        <w:div w:id="382214717">
          <w:marLeft w:val="480"/>
          <w:marRight w:val="0"/>
          <w:marTop w:val="0"/>
          <w:marBottom w:val="0"/>
          <w:divBdr>
            <w:top w:val="none" w:sz="0" w:space="0" w:color="auto"/>
            <w:left w:val="none" w:sz="0" w:space="0" w:color="auto"/>
            <w:bottom w:val="none" w:sz="0" w:space="0" w:color="auto"/>
            <w:right w:val="none" w:sz="0" w:space="0" w:color="auto"/>
          </w:divBdr>
        </w:div>
        <w:div w:id="404768891">
          <w:marLeft w:val="480"/>
          <w:marRight w:val="0"/>
          <w:marTop w:val="0"/>
          <w:marBottom w:val="0"/>
          <w:divBdr>
            <w:top w:val="none" w:sz="0" w:space="0" w:color="auto"/>
            <w:left w:val="none" w:sz="0" w:space="0" w:color="auto"/>
            <w:bottom w:val="none" w:sz="0" w:space="0" w:color="auto"/>
            <w:right w:val="none" w:sz="0" w:space="0" w:color="auto"/>
          </w:divBdr>
        </w:div>
        <w:div w:id="451287648">
          <w:marLeft w:val="480"/>
          <w:marRight w:val="0"/>
          <w:marTop w:val="0"/>
          <w:marBottom w:val="0"/>
          <w:divBdr>
            <w:top w:val="none" w:sz="0" w:space="0" w:color="auto"/>
            <w:left w:val="none" w:sz="0" w:space="0" w:color="auto"/>
            <w:bottom w:val="none" w:sz="0" w:space="0" w:color="auto"/>
            <w:right w:val="none" w:sz="0" w:space="0" w:color="auto"/>
          </w:divBdr>
        </w:div>
        <w:div w:id="453330039">
          <w:marLeft w:val="480"/>
          <w:marRight w:val="0"/>
          <w:marTop w:val="0"/>
          <w:marBottom w:val="0"/>
          <w:divBdr>
            <w:top w:val="none" w:sz="0" w:space="0" w:color="auto"/>
            <w:left w:val="none" w:sz="0" w:space="0" w:color="auto"/>
            <w:bottom w:val="none" w:sz="0" w:space="0" w:color="auto"/>
            <w:right w:val="none" w:sz="0" w:space="0" w:color="auto"/>
          </w:divBdr>
        </w:div>
        <w:div w:id="495264139">
          <w:marLeft w:val="480"/>
          <w:marRight w:val="0"/>
          <w:marTop w:val="0"/>
          <w:marBottom w:val="0"/>
          <w:divBdr>
            <w:top w:val="none" w:sz="0" w:space="0" w:color="auto"/>
            <w:left w:val="none" w:sz="0" w:space="0" w:color="auto"/>
            <w:bottom w:val="none" w:sz="0" w:space="0" w:color="auto"/>
            <w:right w:val="none" w:sz="0" w:space="0" w:color="auto"/>
          </w:divBdr>
        </w:div>
        <w:div w:id="530387681">
          <w:marLeft w:val="480"/>
          <w:marRight w:val="0"/>
          <w:marTop w:val="0"/>
          <w:marBottom w:val="0"/>
          <w:divBdr>
            <w:top w:val="none" w:sz="0" w:space="0" w:color="auto"/>
            <w:left w:val="none" w:sz="0" w:space="0" w:color="auto"/>
            <w:bottom w:val="none" w:sz="0" w:space="0" w:color="auto"/>
            <w:right w:val="none" w:sz="0" w:space="0" w:color="auto"/>
          </w:divBdr>
        </w:div>
        <w:div w:id="585191338">
          <w:marLeft w:val="480"/>
          <w:marRight w:val="0"/>
          <w:marTop w:val="0"/>
          <w:marBottom w:val="0"/>
          <w:divBdr>
            <w:top w:val="none" w:sz="0" w:space="0" w:color="auto"/>
            <w:left w:val="none" w:sz="0" w:space="0" w:color="auto"/>
            <w:bottom w:val="none" w:sz="0" w:space="0" w:color="auto"/>
            <w:right w:val="none" w:sz="0" w:space="0" w:color="auto"/>
          </w:divBdr>
        </w:div>
        <w:div w:id="602765827">
          <w:marLeft w:val="480"/>
          <w:marRight w:val="0"/>
          <w:marTop w:val="0"/>
          <w:marBottom w:val="0"/>
          <w:divBdr>
            <w:top w:val="none" w:sz="0" w:space="0" w:color="auto"/>
            <w:left w:val="none" w:sz="0" w:space="0" w:color="auto"/>
            <w:bottom w:val="none" w:sz="0" w:space="0" w:color="auto"/>
            <w:right w:val="none" w:sz="0" w:space="0" w:color="auto"/>
          </w:divBdr>
        </w:div>
        <w:div w:id="618687943">
          <w:marLeft w:val="480"/>
          <w:marRight w:val="0"/>
          <w:marTop w:val="0"/>
          <w:marBottom w:val="0"/>
          <w:divBdr>
            <w:top w:val="none" w:sz="0" w:space="0" w:color="auto"/>
            <w:left w:val="none" w:sz="0" w:space="0" w:color="auto"/>
            <w:bottom w:val="none" w:sz="0" w:space="0" w:color="auto"/>
            <w:right w:val="none" w:sz="0" w:space="0" w:color="auto"/>
          </w:divBdr>
        </w:div>
        <w:div w:id="699206443">
          <w:marLeft w:val="480"/>
          <w:marRight w:val="0"/>
          <w:marTop w:val="0"/>
          <w:marBottom w:val="0"/>
          <w:divBdr>
            <w:top w:val="none" w:sz="0" w:space="0" w:color="auto"/>
            <w:left w:val="none" w:sz="0" w:space="0" w:color="auto"/>
            <w:bottom w:val="none" w:sz="0" w:space="0" w:color="auto"/>
            <w:right w:val="none" w:sz="0" w:space="0" w:color="auto"/>
          </w:divBdr>
        </w:div>
        <w:div w:id="725759356">
          <w:marLeft w:val="480"/>
          <w:marRight w:val="0"/>
          <w:marTop w:val="0"/>
          <w:marBottom w:val="0"/>
          <w:divBdr>
            <w:top w:val="none" w:sz="0" w:space="0" w:color="auto"/>
            <w:left w:val="none" w:sz="0" w:space="0" w:color="auto"/>
            <w:bottom w:val="none" w:sz="0" w:space="0" w:color="auto"/>
            <w:right w:val="none" w:sz="0" w:space="0" w:color="auto"/>
          </w:divBdr>
        </w:div>
        <w:div w:id="779882250">
          <w:marLeft w:val="480"/>
          <w:marRight w:val="0"/>
          <w:marTop w:val="0"/>
          <w:marBottom w:val="0"/>
          <w:divBdr>
            <w:top w:val="none" w:sz="0" w:space="0" w:color="auto"/>
            <w:left w:val="none" w:sz="0" w:space="0" w:color="auto"/>
            <w:bottom w:val="none" w:sz="0" w:space="0" w:color="auto"/>
            <w:right w:val="none" w:sz="0" w:space="0" w:color="auto"/>
          </w:divBdr>
        </w:div>
        <w:div w:id="833227341">
          <w:marLeft w:val="480"/>
          <w:marRight w:val="0"/>
          <w:marTop w:val="0"/>
          <w:marBottom w:val="0"/>
          <w:divBdr>
            <w:top w:val="none" w:sz="0" w:space="0" w:color="auto"/>
            <w:left w:val="none" w:sz="0" w:space="0" w:color="auto"/>
            <w:bottom w:val="none" w:sz="0" w:space="0" w:color="auto"/>
            <w:right w:val="none" w:sz="0" w:space="0" w:color="auto"/>
          </w:divBdr>
        </w:div>
        <w:div w:id="841118004">
          <w:marLeft w:val="480"/>
          <w:marRight w:val="0"/>
          <w:marTop w:val="0"/>
          <w:marBottom w:val="0"/>
          <w:divBdr>
            <w:top w:val="none" w:sz="0" w:space="0" w:color="auto"/>
            <w:left w:val="none" w:sz="0" w:space="0" w:color="auto"/>
            <w:bottom w:val="none" w:sz="0" w:space="0" w:color="auto"/>
            <w:right w:val="none" w:sz="0" w:space="0" w:color="auto"/>
          </w:divBdr>
        </w:div>
        <w:div w:id="887423652">
          <w:marLeft w:val="480"/>
          <w:marRight w:val="0"/>
          <w:marTop w:val="0"/>
          <w:marBottom w:val="0"/>
          <w:divBdr>
            <w:top w:val="none" w:sz="0" w:space="0" w:color="auto"/>
            <w:left w:val="none" w:sz="0" w:space="0" w:color="auto"/>
            <w:bottom w:val="none" w:sz="0" w:space="0" w:color="auto"/>
            <w:right w:val="none" w:sz="0" w:space="0" w:color="auto"/>
          </w:divBdr>
        </w:div>
        <w:div w:id="904923038">
          <w:marLeft w:val="480"/>
          <w:marRight w:val="0"/>
          <w:marTop w:val="0"/>
          <w:marBottom w:val="0"/>
          <w:divBdr>
            <w:top w:val="none" w:sz="0" w:space="0" w:color="auto"/>
            <w:left w:val="none" w:sz="0" w:space="0" w:color="auto"/>
            <w:bottom w:val="none" w:sz="0" w:space="0" w:color="auto"/>
            <w:right w:val="none" w:sz="0" w:space="0" w:color="auto"/>
          </w:divBdr>
        </w:div>
        <w:div w:id="947812306">
          <w:marLeft w:val="480"/>
          <w:marRight w:val="0"/>
          <w:marTop w:val="0"/>
          <w:marBottom w:val="0"/>
          <w:divBdr>
            <w:top w:val="none" w:sz="0" w:space="0" w:color="auto"/>
            <w:left w:val="none" w:sz="0" w:space="0" w:color="auto"/>
            <w:bottom w:val="none" w:sz="0" w:space="0" w:color="auto"/>
            <w:right w:val="none" w:sz="0" w:space="0" w:color="auto"/>
          </w:divBdr>
        </w:div>
        <w:div w:id="953251389">
          <w:marLeft w:val="480"/>
          <w:marRight w:val="0"/>
          <w:marTop w:val="0"/>
          <w:marBottom w:val="0"/>
          <w:divBdr>
            <w:top w:val="none" w:sz="0" w:space="0" w:color="auto"/>
            <w:left w:val="none" w:sz="0" w:space="0" w:color="auto"/>
            <w:bottom w:val="none" w:sz="0" w:space="0" w:color="auto"/>
            <w:right w:val="none" w:sz="0" w:space="0" w:color="auto"/>
          </w:divBdr>
        </w:div>
        <w:div w:id="978417898">
          <w:marLeft w:val="480"/>
          <w:marRight w:val="0"/>
          <w:marTop w:val="0"/>
          <w:marBottom w:val="0"/>
          <w:divBdr>
            <w:top w:val="none" w:sz="0" w:space="0" w:color="auto"/>
            <w:left w:val="none" w:sz="0" w:space="0" w:color="auto"/>
            <w:bottom w:val="none" w:sz="0" w:space="0" w:color="auto"/>
            <w:right w:val="none" w:sz="0" w:space="0" w:color="auto"/>
          </w:divBdr>
        </w:div>
        <w:div w:id="985746248">
          <w:marLeft w:val="480"/>
          <w:marRight w:val="0"/>
          <w:marTop w:val="0"/>
          <w:marBottom w:val="0"/>
          <w:divBdr>
            <w:top w:val="none" w:sz="0" w:space="0" w:color="auto"/>
            <w:left w:val="none" w:sz="0" w:space="0" w:color="auto"/>
            <w:bottom w:val="none" w:sz="0" w:space="0" w:color="auto"/>
            <w:right w:val="none" w:sz="0" w:space="0" w:color="auto"/>
          </w:divBdr>
        </w:div>
        <w:div w:id="1004017007">
          <w:marLeft w:val="480"/>
          <w:marRight w:val="0"/>
          <w:marTop w:val="0"/>
          <w:marBottom w:val="0"/>
          <w:divBdr>
            <w:top w:val="none" w:sz="0" w:space="0" w:color="auto"/>
            <w:left w:val="none" w:sz="0" w:space="0" w:color="auto"/>
            <w:bottom w:val="none" w:sz="0" w:space="0" w:color="auto"/>
            <w:right w:val="none" w:sz="0" w:space="0" w:color="auto"/>
          </w:divBdr>
        </w:div>
        <w:div w:id="1012294021">
          <w:marLeft w:val="480"/>
          <w:marRight w:val="0"/>
          <w:marTop w:val="0"/>
          <w:marBottom w:val="0"/>
          <w:divBdr>
            <w:top w:val="none" w:sz="0" w:space="0" w:color="auto"/>
            <w:left w:val="none" w:sz="0" w:space="0" w:color="auto"/>
            <w:bottom w:val="none" w:sz="0" w:space="0" w:color="auto"/>
            <w:right w:val="none" w:sz="0" w:space="0" w:color="auto"/>
          </w:divBdr>
        </w:div>
        <w:div w:id="1025180662">
          <w:marLeft w:val="480"/>
          <w:marRight w:val="0"/>
          <w:marTop w:val="0"/>
          <w:marBottom w:val="0"/>
          <w:divBdr>
            <w:top w:val="none" w:sz="0" w:space="0" w:color="auto"/>
            <w:left w:val="none" w:sz="0" w:space="0" w:color="auto"/>
            <w:bottom w:val="none" w:sz="0" w:space="0" w:color="auto"/>
            <w:right w:val="none" w:sz="0" w:space="0" w:color="auto"/>
          </w:divBdr>
        </w:div>
        <w:div w:id="1031229176">
          <w:marLeft w:val="480"/>
          <w:marRight w:val="0"/>
          <w:marTop w:val="0"/>
          <w:marBottom w:val="0"/>
          <w:divBdr>
            <w:top w:val="none" w:sz="0" w:space="0" w:color="auto"/>
            <w:left w:val="none" w:sz="0" w:space="0" w:color="auto"/>
            <w:bottom w:val="none" w:sz="0" w:space="0" w:color="auto"/>
            <w:right w:val="none" w:sz="0" w:space="0" w:color="auto"/>
          </w:divBdr>
        </w:div>
        <w:div w:id="1051923230">
          <w:marLeft w:val="480"/>
          <w:marRight w:val="0"/>
          <w:marTop w:val="0"/>
          <w:marBottom w:val="0"/>
          <w:divBdr>
            <w:top w:val="none" w:sz="0" w:space="0" w:color="auto"/>
            <w:left w:val="none" w:sz="0" w:space="0" w:color="auto"/>
            <w:bottom w:val="none" w:sz="0" w:space="0" w:color="auto"/>
            <w:right w:val="none" w:sz="0" w:space="0" w:color="auto"/>
          </w:divBdr>
        </w:div>
        <w:div w:id="1065177897">
          <w:marLeft w:val="480"/>
          <w:marRight w:val="0"/>
          <w:marTop w:val="0"/>
          <w:marBottom w:val="0"/>
          <w:divBdr>
            <w:top w:val="none" w:sz="0" w:space="0" w:color="auto"/>
            <w:left w:val="none" w:sz="0" w:space="0" w:color="auto"/>
            <w:bottom w:val="none" w:sz="0" w:space="0" w:color="auto"/>
            <w:right w:val="none" w:sz="0" w:space="0" w:color="auto"/>
          </w:divBdr>
        </w:div>
        <w:div w:id="1072432079">
          <w:marLeft w:val="480"/>
          <w:marRight w:val="0"/>
          <w:marTop w:val="0"/>
          <w:marBottom w:val="0"/>
          <w:divBdr>
            <w:top w:val="none" w:sz="0" w:space="0" w:color="auto"/>
            <w:left w:val="none" w:sz="0" w:space="0" w:color="auto"/>
            <w:bottom w:val="none" w:sz="0" w:space="0" w:color="auto"/>
            <w:right w:val="none" w:sz="0" w:space="0" w:color="auto"/>
          </w:divBdr>
        </w:div>
        <w:div w:id="1078867590">
          <w:marLeft w:val="480"/>
          <w:marRight w:val="0"/>
          <w:marTop w:val="0"/>
          <w:marBottom w:val="0"/>
          <w:divBdr>
            <w:top w:val="none" w:sz="0" w:space="0" w:color="auto"/>
            <w:left w:val="none" w:sz="0" w:space="0" w:color="auto"/>
            <w:bottom w:val="none" w:sz="0" w:space="0" w:color="auto"/>
            <w:right w:val="none" w:sz="0" w:space="0" w:color="auto"/>
          </w:divBdr>
        </w:div>
        <w:div w:id="1167789619">
          <w:marLeft w:val="480"/>
          <w:marRight w:val="0"/>
          <w:marTop w:val="0"/>
          <w:marBottom w:val="0"/>
          <w:divBdr>
            <w:top w:val="none" w:sz="0" w:space="0" w:color="auto"/>
            <w:left w:val="none" w:sz="0" w:space="0" w:color="auto"/>
            <w:bottom w:val="none" w:sz="0" w:space="0" w:color="auto"/>
            <w:right w:val="none" w:sz="0" w:space="0" w:color="auto"/>
          </w:divBdr>
        </w:div>
        <w:div w:id="1171214857">
          <w:marLeft w:val="480"/>
          <w:marRight w:val="0"/>
          <w:marTop w:val="0"/>
          <w:marBottom w:val="0"/>
          <w:divBdr>
            <w:top w:val="none" w:sz="0" w:space="0" w:color="auto"/>
            <w:left w:val="none" w:sz="0" w:space="0" w:color="auto"/>
            <w:bottom w:val="none" w:sz="0" w:space="0" w:color="auto"/>
            <w:right w:val="none" w:sz="0" w:space="0" w:color="auto"/>
          </w:divBdr>
        </w:div>
        <w:div w:id="1239753992">
          <w:marLeft w:val="480"/>
          <w:marRight w:val="0"/>
          <w:marTop w:val="0"/>
          <w:marBottom w:val="0"/>
          <w:divBdr>
            <w:top w:val="none" w:sz="0" w:space="0" w:color="auto"/>
            <w:left w:val="none" w:sz="0" w:space="0" w:color="auto"/>
            <w:bottom w:val="none" w:sz="0" w:space="0" w:color="auto"/>
            <w:right w:val="none" w:sz="0" w:space="0" w:color="auto"/>
          </w:divBdr>
        </w:div>
        <w:div w:id="1293975268">
          <w:marLeft w:val="480"/>
          <w:marRight w:val="0"/>
          <w:marTop w:val="0"/>
          <w:marBottom w:val="0"/>
          <w:divBdr>
            <w:top w:val="none" w:sz="0" w:space="0" w:color="auto"/>
            <w:left w:val="none" w:sz="0" w:space="0" w:color="auto"/>
            <w:bottom w:val="none" w:sz="0" w:space="0" w:color="auto"/>
            <w:right w:val="none" w:sz="0" w:space="0" w:color="auto"/>
          </w:divBdr>
        </w:div>
        <w:div w:id="1330014973">
          <w:marLeft w:val="480"/>
          <w:marRight w:val="0"/>
          <w:marTop w:val="0"/>
          <w:marBottom w:val="0"/>
          <w:divBdr>
            <w:top w:val="none" w:sz="0" w:space="0" w:color="auto"/>
            <w:left w:val="none" w:sz="0" w:space="0" w:color="auto"/>
            <w:bottom w:val="none" w:sz="0" w:space="0" w:color="auto"/>
            <w:right w:val="none" w:sz="0" w:space="0" w:color="auto"/>
          </w:divBdr>
        </w:div>
        <w:div w:id="1337925392">
          <w:marLeft w:val="480"/>
          <w:marRight w:val="0"/>
          <w:marTop w:val="0"/>
          <w:marBottom w:val="0"/>
          <w:divBdr>
            <w:top w:val="none" w:sz="0" w:space="0" w:color="auto"/>
            <w:left w:val="none" w:sz="0" w:space="0" w:color="auto"/>
            <w:bottom w:val="none" w:sz="0" w:space="0" w:color="auto"/>
            <w:right w:val="none" w:sz="0" w:space="0" w:color="auto"/>
          </w:divBdr>
        </w:div>
        <w:div w:id="1367750068">
          <w:marLeft w:val="480"/>
          <w:marRight w:val="0"/>
          <w:marTop w:val="0"/>
          <w:marBottom w:val="0"/>
          <w:divBdr>
            <w:top w:val="none" w:sz="0" w:space="0" w:color="auto"/>
            <w:left w:val="none" w:sz="0" w:space="0" w:color="auto"/>
            <w:bottom w:val="none" w:sz="0" w:space="0" w:color="auto"/>
            <w:right w:val="none" w:sz="0" w:space="0" w:color="auto"/>
          </w:divBdr>
        </w:div>
        <w:div w:id="1407798188">
          <w:marLeft w:val="480"/>
          <w:marRight w:val="0"/>
          <w:marTop w:val="0"/>
          <w:marBottom w:val="0"/>
          <w:divBdr>
            <w:top w:val="none" w:sz="0" w:space="0" w:color="auto"/>
            <w:left w:val="none" w:sz="0" w:space="0" w:color="auto"/>
            <w:bottom w:val="none" w:sz="0" w:space="0" w:color="auto"/>
            <w:right w:val="none" w:sz="0" w:space="0" w:color="auto"/>
          </w:divBdr>
        </w:div>
        <w:div w:id="1442527375">
          <w:marLeft w:val="480"/>
          <w:marRight w:val="0"/>
          <w:marTop w:val="0"/>
          <w:marBottom w:val="0"/>
          <w:divBdr>
            <w:top w:val="none" w:sz="0" w:space="0" w:color="auto"/>
            <w:left w:val="none" w:sz="0" w:space="0" w:color="auto"/>
            <w:bottom w:val="none" w:sz="0" w:space="0" w:color="auto"/>
            <w:right w:val="none" w:sz="0" w:space="0" w:color="auto"/>
          </w:divBdr>
        </w:div>
        <w:div w:id="1449086239">
          <w:marLeft w:val="480"/>
          <w:marRight w:val="0"/>
          <w:marTop w:val="0"/>
          <w:marBottom w:val="0"/>
          <w:divBdr>
            <w:top w:val="none" w:sz="0" w:space="0" w:color="auto"/>
            <w:left w:val="none" w:sz="0" w:space="0" w:color="auto"/>
            <w:bottom w:val="none" w:sz="0" w:space="0" w:color="auto"/>
            <w:right w:val="none" w:sz="0" w:space="0" w:color="auto"/>
          </w:divBdr>
        </w:div>
        <w:div w:id="1486553745">
          <w:marLeft w:val="480"/>
          <w:marRight w:val="0"/>
          <w:marTop w:val="0"/>
          <w:marBottom w:val="0"/>
          <w:divBdr>
            <w:top w:val="none" w:sz="0" w:space="0" w:color="auto"/>
            <w:left w:val="none" w:sz="0" w:space="0" w:color="auto"/>
            <w:bottom w:val="none" w:sz="0" w:space="0" w:color="auto"/>
            <w:right w:val="none" w:sz="0" w:space="0" w:color="auto"/>
          </w:divBdr>
        </w:div>
        <w:div w:id="1618678313">
          <w:marLeft w:val="480"/>
          <w:marRight w:val="0"/>
          <w:marTop w:val="0"/>
          <w:marBottom w:val="0"/>
          <w:divBdr>
            <w:top w:val="none" w:sz="0" w:space="0" w:color="auto"/>
            <w:left w:val="none" w:sz="0" w:space="0" w:color="auto"/>
            <w:bottom w:val="none" w:sz="0" w:space="0" w:color="auto"/>
            <w:right w:val="none" w:sz="0" w:space="0" w:color="auto"/>
          </w:divBdr>
        </w:div>
        <w:div w:id="1677027542">
          <w:marLeft w:val="480"/>
          <w:marRight w:val="0"/>
          <w:marTop w:val="0"/>
          <w:marBottom w:val="0"/>
          <w:divBdr>
            <w:top w:val="none" w:sz="0" w:space="0" w:color="auto"/>
            <w:left w:val="none" w:sz="0" w:space="0" w:color="auto"/>
            <w:bottom w:val="none" w:sz="0" w:space="0" w:color="auto"/>
            <w:right w:val="none" w:sz="0" w:space="0" w:color="auto"/>
          </w:divBdr>
        </w:div>
        <w:div w:id="1722169299">
          <w:marLeft w:val="480"/>
          <w:marRight w:val="0"/>
          <w:marTop w:val="0"/>
          <w:marBottom w:val="0"/>
          <w:divBdr>
            <w:top w:val="none" w:sz="0" w:space="0" w:color="auto"/>
            <w:left w:val="none" w:sz="0" w:space="0" w:color="auto"/>
            <w:bottom w:val="none" w:sz="0" w:space="0" w:color="auto"/>
            <w:right w:val="none" w:sz="0" w:space="0" w:color="auto"/>
          </w:divBdr>
        </w:div>
        <w:div w:id="1769766637">
          <w:marLeft w:val="480"/>
          <w:marRight w:val="0"/>
          <w:marTop w:val="0"/>
          <w:marBottom w:val="0"/>
          <w:divBdr>
            <w:top w:val="none" w:sz="0" w:space="0" w:color="auto"/>
            <w:left w:val="none" w:sz="0" w:space="0" w:color="auto"/>
            <w:bottom w:val="none" w:sz="0" w:space="0" w:color="auto"/>
            <w:right w:val="none" w:sz="0" w:space="0" w:color="auto"/>
          </w:divBdr>
        </w:div>
        <w:div w:id="1794015010">
          <w:marLeft w:val="480"/>
          <w:marRight w:val="0"/>
          <w:marTop w:val="0"/>
          <w:marBottom w:val="0"/>
          <w:divBdr>
            <w:top w:val="none" w:sz="0" w:space="0" w:color="auto"/>
            <w:left w:val="none" w:sz="0" w:space="0" w:color="auto"/>
            <w:bottom w:val="none" w:sz="0" w:space="0" w:color="auto"/>
            <w:right w:val="none" w:sz="0" w:space="0" w:color="auto"/>
          </w:divBdr>
        </w:div>
        <w:div w:id="1816679448">
          <w:marLeft w:val="480"/>
          <w:marRight w:val="0"/>
          <w:marTop w:val="0"/>
          <w:marBottom w:val="0"/>
          <w:divBdr>
            <w:top w:val="none" w:sz="0" w:space="0" w:color="auto"/>
            <w:left w:val="none" w:sz="0" w:space="0" w:color="auto"/>
            <w:bottom w:val="none" w:sz="0" w:space="0" w:color="auto"/>
            <w:right w:val="none" w:sz="0" w:space="0" w:color="auto"/>
          </w:divBdr>
        </w:div>
        <w:div w:id="1836721816">
          <w:marLeft w:val="480"/>
          <w:marRight w:val="0"/>
          <w:marTop w:val="0"/>
          <w:marBottom w:val="0"/>
          <w:divBdr>
            <w:top w:val="none" w:sz="0" w:space="0" w:color="auto"/>
            <w:left w:val="none" w:sz="0" w:space="0" w:color="auto"/>
            <w:bottom w:val="none" w:sz="0" w:space="0" w:color="auto"/>
            <w:right w:val="none" w:sz="0" w:space="0" w:color="auto"/>
          </w:divBdr>
        </w:div>
        <w:div w:id="1871843291">
          <w:marLeft w:val="480"/>
          <w:marRight w:val="0"/>
          <w:marTop w:val="0"/>
          <w:marBottom w:val="0"/>
          <w:divBdr>
            <w:top w:val="none" w:sz="0" w:space="0" w:color="auto"/>
            <w:left w:val="none" w:sz="0" w:space="0" w:color="auto"/>
            <w:bottom w:val="none" w:sz="0" w:space="0" w:color="auto"/>
            <w:right w:val="none" w:sz="0" w:space="0" w:color="auto"/>
          </w:divBdr>
        </w:div>
        <w:div w:id="1904557596">
          <w:marLeft w:val="480"/>
          <w:marRight w:val="0"/>
          <w:marTop w:val="0"/>
          <w:marBottom w:val="0"/>
          <w:divBdr>
            <w:top w:val="none" w:sz="0" w:space="0" w:color="auto"/>
            <w:left w:val="none" w:sz="0" w:space="0" w:color="auto"/>
            <w:bottom w:val="none" w:sz="0" w:space="0" w:color="auto"/>
            <w:right w:val="none" w:sz="0" w:space="0" w:color="auto"/>
          </w:divBdr>
        </w:div>
        <w:div w:id="1983652443">
          <w:marLeft w:val="480"/>
          <w:marRight w:val="0"/>
          <w:marTop w:val="0"/>
          <w:marBottom w:val="0"/>
          <w:divBdr>
            <w:top w:val="none" w:sz="0" w:space="0" w:color="auto"/>
            <w:left w:val="none" w:sz="0" w:space="0" w:color="auto"/>
            <w:bottom w:val="none" w:sz="0" w:space="0" w:color="auto"/>
            <w:right w:val="none" w:sz="0" w:space="0" w:color="auto"/>
          </w:divBdr>
        </w:div>
        <w:div w:id="1997486903">
          <w:marLeft w:val="480"/>
          <w:marRight w:val="0"/>
          <w:marTop w:val="0"/>
          <w:marBottom w:val="0"/>
          <w:divBdr>
            <w:top w:val="none" w:sz="0" w:space="0" w:color="auto"/>
            <w:left w:val="none" w:sz="0" w:space="0" w:color="auto"/>
            <w:bottom w:val="none" w:sz="0" w:space="0" w:color="auto"/>
            <w:right w:val="none" w:sz="0" w:space="0" w:color="auto"/>
          </w:divBdr>
        </w:div>
        <w:div w:id="2025786011">
          <w:marLeft w:val="480"/>
          <w:marRight w:val="0"/>
          <w:marTop w:val="0"/>
          <w:marBottom w:val="0"/>
          <w:divBdr>
            <w:top w:val="none" w:sz="0" w:space="0" w:color="auto"/>
            <w:left w:val="none" w:sz="0" w:space="0" w:color="auto"/>
            <w:bottom w:val="none" w:sz="0" w:space="0" w:color="auto"/>
            <w:right w:val="none" w:sz="0" w:space="0" w:color="auto"/>
          </w:divBdr>
        </w:div>
        <w:div w:id="2030714780">
          <w:marLeft w:val="480"/>
          <w:marRight w:val="0"/>
          <w:marTop w:val="0"/>
          <w:marBottom w:val="0"/>
          <w:divBdr>
            <w:top w:val="none" w:sz="0" w:space="0" w:color="auto"/>
            <w:left w:val="none" w:sz="0" w:space="0" w:color="auto"/>
            <w:bottom w:val="none" w:sz="0" w:space="0" w:color="auto"/>
            <w:right w:val="none" w:sz="0" w:space="0" w:color="auto"/>
          </w:divBdr>
        </w:div>
        <w:div w:id="2045403412">
          <w:marLeft w:val="480"/>
          <w:marRight w:val="0"/>
          <w:marTop w:val="0"/>
          <w:marBottom w:val="0"/>
          <w:divBdr>
            <w:top w:val="none" w:sz="0" w:space="0" w:color="auto"/>
            <w:left w:val="none" w:sz="0" w:space="0" w:color="auto"/>
            <w:bottom w:val="none" w:sz="0" w:space="0" w:color="auto"/>
            <w:right w:val="none" w:sz="0" w:space="0" w:color="auto"/>
          </w:divBdr>
        </w:div>
        <w:div w:id="2127578715">
          <w:marLeft w:val="480"/>
          <w:marRight w:val="0"/>
          <w:marTop w:val="0"/>
          <w:marBottom w:val="0"/>
          <w:divBdr>
            <w:top w:val="none" w:sz="0" w:space="0" w:color="auto"/>
            <w:left w:val="none" w:sz="0" w:space="0" w:color="auto"/>
            <w:bottom w:val="none" w:sz="0" w:space="0" w:color="auto"/>
            <w:right w:val="none" w:sz="0" w:space="0" w:color="auto"/>
          </w:divBdr>
        </w:div>
        <w:div w:id="2146508928">
          <w:marLeft w:val="480"/>
          <w:marRight w:val="0"/>
          <w:marTop w:val="0"/>
          <w:marBottom w:val="0"/>
          <w:divBdr>
            <w:top w:val="none" w:sz="0" w:space="0" w:color="auto"/>
            <w:left w:val="none" w:sz="0" w:space="0" w:color="auto"/>
            <w:bottom w:val="none" w:sz="0" w:space="0" w:color="auto"/>
            <w:right w:val="none" w:sz="0" w:space="0" w:color="auto"/>
          </w:divBdr>
        </w:div>
      </w:divsChild>
    </w:div>
    <w:div w:id="556672698">
      <w:marLeft w:val="640"/>
      <w:marRight w:val="0"/>
      <w:marTop w:val="0"/>
      <w:marBottom w:val="0"/>
      <w:divBdr>
        <w:top w:val="none" w:sz="0" w:space="0" w:color="auto"/>
        <w:left w:val="none" w:sz="0" w:space="0" w:color="auto"/>
        <w:bottom w:val="none" w:sz="0" w:space="0" w:color="auto"/>
        <w:right w:val="none" w:sz="0" w:space="0" w:color="auto"/>
      </w:divBdr>
    </w:div>
    <w:div w:id="556860853">
      <w:marLeft w:val="640"/>
      <w:marRight w:val="0"/>
      <w:marTop w:val="0"/>
      <w:marBottom w:val="0"/>
      <w:divBdr>
        <w:top w:val="none" w:sz="0" w:space="0" w:color="auto"/>
        <w:left w:val="none" w:sz="0" w:space="0" w:color="auto"/>
        <w:bottom w:val="none" w:sz="0" w:space="0" w:color="auto"/>
        <w:right w:val="none" w:sz="0" w:space="0" w:color="auto"/>
      </w:divBdr>
    </w:div>
    <w:div w:id="557284549">
      <w:marLeft w:val="640"/>
      <w:marRight w:val="0"/>
      <w:marTop w:val="0"/>
      <w:marBottom w:val="0"/>
      <w:divBdr>
        <w:top w:val="none" w:sz="0" w:space="0" w:color="auto"/>
        <w:left w:val="none" w:sz="0" w:space="0" w:color="auto"/>
        <w:bottom w:val="none" w:sz="0" w:space="0" w:color="auto"/>
        <w:right w:val="none" w:sz="0" w:space="0" w:color="auto"/>
      </w:divBdr>
    </w:div>
    <w:div w:id="557519581">
      <w:marLeft w:val="640"/>
      <w:marRight w:val="0"/>
      <w:marTop w:val="0"/>
      <w:marBottom w:val="0"/>
      <w:divBdr>
        <w:top w:val="none" w:sz="0" w:space="0" w:color="auto"/>
        <w:left w:val="none" w:sz="0" w:space="0" w:color="auto"/>
        <w:bottom w:val="none" w:sz="0" w:space="0" w:color="auto"/>
        <w:right w:val="none" w:sz="0" w:space="0" w:color="auto"/>
      </w:divBdr>
    </w:div>
    <w:div w:id="557909063">
      <w:marLeft w:val="640"/>
      <w:marRight w:val="0"/>
      <w:marTop w:val="0"/>
      <w:marBottom w:val="0"/>
      <w:divBdr>
        <w:top w:val="none" w:sz="0" w:space="0" w:color="auto"/>
        <w:left w:val="none" w:sz="0" w:space="0" w:color="auto"/>
        <w:bottom w:val="none" w:sz="0" w:space="0" w:color="auto"/>
        <w:right w:val="none" w:sz="0" w:space="0" w:color="auto"/>
      </w:divBdr>
    </w:div>
    <w:div w:id="557978484">
      <w:marLeft w:val="640"/>
      <w:marRight w:val="0"/>
      <w:marTop w:val="0"/>
      <w:marBottom w:val="0"/>
      <w:divBdr>
        <w:top w:val="none" w:sz="0" w:space="0" w:color="auto"/>
        <w:left w:val="none" w:sz="0" w:space="0" w:color="auto"/>
        <w:bottom w:val="none" w:sz="0" w:space="0" w:color="auto"/>
        <w:right w:val="none" w:sz="0" w:space="0" w:color="auto"/>
      </w:divBdr>
    </w:div>
    <w:div w:id="558439807">
      <w:bodyDiv w:val="1"/>
      <w:marLeft w:val="0"/>
      <w:marRight w:val="0"/>
      <w:marTop w:val="0"/>
      <w:marBottom w:val="0"/>
      <w:divBdr>
        <w:top w:val="none" w:sz="0" w:space="0" w:color="auto"/>
        <w:left w:val="none" w:sz="0" w:space="0" w:color="auto"/>
        <w:bottom w:val="none" w:sz="0" w:space="0" w:color="auto"/>
        <w:right w:val="none" w:sz="0" w:space="0" w:color="auto"/>
      </w:divBdr>
    </w:div>
    <w:div w:id="558443394">
      <w:marLeft w:val="640"/>
      <w:marRight w:val="0"/>
      <w:marTop w:val="0"/>
      <w:marBottom w:val="0"/>
      <w:divBdr>
        <w:top w:val="none" w:sz="0" w:space="0" w:color="auto"/>
        <w:left w:val="none" w:sz="0" w:space="0" w:color="auto"/>
        <w:bottom w:val="none" w:sz="0" w:space="0" w:color="auto"/>
        <w:right w:val="none" w:sz="0" w:space="0" w:color="auto"/>
      </w:divBdr>
    </w:div>
    <w:div w:id="558519812">
      <w:marLeft w:val="640"/>
      <w:marRight w:val="0"/>
      <w:marTop w:val="0"/>
      <w:marBottom w:val="0"/>
      <w:divBdr>
        <w:top w:val="none" w:sz="0" w:space="0" w:color="auto"/>
        <w:left w:val="none" w:sz="0" w:space="0" w:color="auto"/>
        <w:bottom w:val="none" w:sz="0" w:space="0" w:color="auto"/>
        <w:right w:val="none" w:sz="0" w:space="0" w:color="auto"/>
      </w:divBdr>
    </w:div>
    <w:div w:id="558980760">
      <w:marLeft w:val="640"/>
      <w:marRight w:val="0"/>
      <w:marTop w:val="0"/>
      <w:marBottom w:val="0"/>
      <w:divBdr>
        <w:top w:val="none" w:sz="0" w:space="0" w:color="auto"/>
        <w:left w:val="none" w:sz="0" w:space="0" w:color="auto"/>
        <w:bottom w:val="none" w:sz="0" w:space="0" w:color="auto"/>
        <w:right w:val="none" w:sz="0" w:space="0" w:color="auto"/>
      </w:divBdr>
    </w:div>
    <w:div w:id="559679366">
      <w:bodyDiv w:val="1"/>
      <w:marLeft w:val="0"/>
      <w:marRight w:val="0"/>
      <w:marTop w:val="0"/>
      <w:marBottom w:val="0"/>
      <w:divBdr>
        <w:top w:val="none" w:sz="0" w:space="0" w:color="auto"/>
        <w:left w:val="none" w:sz="0" w:space="0" w:color="auto"/>
        <w:bottom w:val="none" w:sz="0" w:space="0" w:color="auto"/>
        <w:right w:val="none" w:sz="0" w:space="0" w:color="auto"/>
      </w:divBdr>
    </w:div>
    <w:div w:id="559941247">
      <w:marLeft w:val="640"/>
      <w:marRight w:val="0"/>
      <w:marTop w:val="0"/>
      <w:marBottom w:val="0"/>
      <w:divBdr>
        <w:top w:val="none" w:sz="0" w:space="0" w:color="auto"/>
        <w:left w:val="none" w:sz="0" w:space="0" w:color="auto"/>
        <w:bottom w:val="none" w:sz="0" w:space="0" w:color="auto"/>
        <w:right w:val="none" w:sz="0" w:space="0" w:color="auto"/>
      </w:divBdr>
    </w:div>
    <w:div w:id="560138025">
      <w:marLeft w:val="640"/>
      <w:marRight w:val="0"/>
      <w:marTop w:val="0"/>
      <w:marBottom w:val="0"/>
      <w:divBdr>
        <w:top w:val="none" w:sz="0" w:space="0" w:color="auto"/>
        <w:left w:val="none" w:sz="0" w:space="0" w:color="auto"/>
        <w:bottom w:val="none" w:sz="0" w:space="0" w:color="auto"/>
        <w:right w:val="none" w:sz="0" w:space="0" w:color="auto"/>
      </w:divBdr>
    </w:div>
    <w:div w:id="560335442">
      <w:bodyDiv w:val="1"/>
      <w:marLeft w:val="0"/>
      <w:marRight w:val="0"/>
      <w:marTop w:val="0"/>
      <w:marBottom w:val="0"/>
      <w:divBdr>
        <w:top w:val="none" w:sz="0" w:space="0" w:color="auto"/>
        <w:left w:val="none" w:sz="0" w:space="0" w:color="auto"/>
        <w:bottom w:val="none" w:sz="0" w:space="0" w:color="auto"/>
        <w:right w:val="none" w:sz="0" w:space="0" w:color="auto"/>
      </w:divBdr>
    </w:div>
    <w:div w:id="560484964">
      <w:marLeft w:val="640"/>
      <w:marRight w:val="0"/>
      <w:marTop w:val="0"/>
      <w:marBottom w:val="0"/>
      <w:divBdr>
        <w:top w:val="none" w:sz="0" w:space="0" w:color="auto"/>
        <w:left w:val="none" w:sz="0" w:space="0" w:color="auto"/>
        <w:bottom w:val="none" w:sz="0" w:space="0" w:color="auto"/>
        <w:right w:val="none" w:sz="0" w:space="0" w:color="auto"/>
      </w:divBdr>
    </w:div>
    <w:div w:id="560678146">
      <w:marLeft w:val="640"/>
      <w:marRight w:val="0"/>
      <w:marTop w:val="0"/>
      <w:marBottom w:val="0"/>
      <w:divBdr>
        <w:top w:val="none" w:sz="0" w:space="0" w:color="auto"/>
        <w:left w:val="none" w:sz="0" w:space="0" w:color="auto"/>
        <w:bottom w:val="none" w:sz="0" w:space="0" w:color="auto"/>
        <w:right w:val="none" w:sz="0" w:space="0" w:color="auto"/>
      </w:divBdr>
    </w:div>
    <w:div w:id="561402625">
      <w:marLeft w:val="640"/>
      <w:marRight w:val="0"/>
      <w:marTop w:val="0"/>
      <w:marBottom w:val="0"/>
      <w:divBdr>
        <w:top w:val="none" w:sz="0" w:space="0" w:color="auto"/>
        <w:left w:val="none" w:sz="0" w:space="0" w:color="auto"/>
        <w:bottom w:val="none" w:sz="0" w:space="0" w:color="auto"/>
        <w:right w:val="none" w:sz="0" w:space="0" w:color="auto"/>
      </w:divBdr>
    </w:div>
    <w:div w:id="561907211">
      <w:marLeft w:val="640"/>
      <w:marRight w:val="0"/>
      <w:marTop w:val="0"/>
      <w:marBottom w:val="0"/>
      <w:divBdr>
        <w:top w:val="none" w:sz="0" w:space="0" w:color="auto"/>
        <w:left w:val="none" w:sz="0" w:space="0" w:color="auto"/>
        <w:bottom w:val="none" w:sz="0" w:space="0" w:color="auto"/>
        <w:right w:val="none" w:sz="0" w:space="0" w:color="auto"/>
      </w:divBdr>
    </w:div>
    <w:div w:id="562300448">
      <w:marLeft w:val="640"/>
      <w:marRight w:val="0"/>
      <w:marTop w:val="0"/>
      <w:marBottom w:val="0"/>
      <w:divBdr>
        <w:top w:val="none" w:sz="0" w:space="0" w:color="auto"/>
        <w:left w:val="none" w:sz="0" w:space="0" w:color="auto"/>
        <w:bottom w:val="none" w:sz="0" w:space="0" w:color="auto"/>
        <w:right w:val="none" w:sz="0" w:space="0" w:color="auto"/>
      </w:divBdr>
    </w:div>
    <w:div w:id="562760497">
      <w:bodyDiv w:val="1"/>
      <w:marLeft w:val="0"/>
      <w:marRight w:val="0"/>
      <w:marTop w:val="0"/>
      <w:marBottom w:val="0"/>
      <w:divBdr>
        <w:top w:val="none" w:sz="0" w:space="0" w:color="auto"/>
        <w:left w:val="none" w:sz="0" w:space="0" w:color="auto"/>
        <w:bottom w:val="none" w:sz="0" w:space="0" w:color="auto"/>
        <w:right w:val="none" w:sz="0" w:space="0" w:color="auto"/>
      </w:divBdr>
    </w:div>
    <w:div w:id="563486352">
      <w:marLeft w:val="640"/>
      <w:marRight w:val="0"/>
      <w:marTop w:val="0"/>
      <w:marBottom w:val="0"/>
      <w:divBdr>
        <w:top w:val="none" w:sz="0" w:space="0" w:color="auto"/>
        <w:left w:val="none" w:sz="0" w:space="0" w:color="auto"/>
        <w:bottom w:val="none" w:sz="0" w:space="0" w:color="auto"/>
        <w:right w:val="none" w:sz="0" w:space="0" w:color="auto"/>
      </w:divBdr>
    </w:div>
    <w:div w:id="564145877">
      <w:marLeft w:val="640"/>
      <w:marRight w:val="0"/>
      <w:marTop w:val="0"/>
      <w:marBottom w:val="0"/>
      <w:divBdr>
        <w:top w:val="none" w:sz="0" w:space="0" w:color="auto"/>
        <w:left w:val="none" w:sz="0" w:space="0" w:color="auto"/>
        <w:bottom w:val="none" w:sz="0" w:space="0" w:color="auto"/>
        <w:right w:val="none" w:sz="0" w:space="0" w:color="auto"/>
      </w:divBdr>
    </w:div>
    <w:div w:id="564148833">
      <w:marLeft w:val="640"/>
      <w:marRight w:val="0"/>
      <w:marTop w:val="0"/>
      <w:marBottom w:val="0"/>
      <w:divBdr>
        <w:top w:val="none" w:sz="0" w:space="0" w:color="auto"/>
        <w:left w:val="none" w:sz="0" w:space="0" w:color="auto"/>
        <w:bottom w:val="none" w:sz="0" w:space="0" w:color="auto"/>
        <w:right w:val="none" w:sz="0" w:space="0" w:color="auto"/>
      </w:divBdr>
    </w:div>
    <w:div w:id="564219034">
      <w:marLeft w:val="640"/>
      <w:marRight w:val="0"/>
      <w:marTop w:val="0"/>
      <w:marBottom w:val="0"/>
      <w:divBdr>
        <w:top w:val="none" w:sz="0" w:space="0" w:color="auto"/>
        <w:left w:val="none" w:sz="0" w:space="0" w:color="auto"/>
        <w:bottom w:val="none" w:sz="0" w:space="0" w:color="auto"/>
        <w:right w:val="none" w:sz="0" w:space="0" w:color="auto"/>
      </w:divBdr>
    </w:div>
    <w:div w:id="564803903">
      <w:marLeft w:val="480"/>
      <w:marRight w:val="0"/>
      <w:marTop w:val="0"/>
      <w:marBottom w:val="0"/>
      <w:divBdr>
        <w:top w:val="none" w:sz="0" w:space="0" w:color="auto"/>
        <w:left w:val="none" w:sz="0" w:space="0" w:color="auto"/>
        <w:bottom w:val="none" w:sz="0" w:space="0" w:color="auto"/>
        <w:right w:val="none" w:sz="0" w:space="0" w:color="auto"/>
      </w:divBdr>
    </w:div>
    <w:div w:id="565190203">
      <w:marLeft w:val="640"/>
      <w:marRight w:val="0"/>
      <w:marTop w:val="0"/>
      <w:marBottom w:val="0"/>
      <w:divBdr>
        <w:top w:val="none" w:sz="0" w:space="0" w:color="auto"/>
        <w:left w:val="none" w:sz="0" w:space="0" w:color="auto"/>
        <w:bottom w:val="none" w:sz="0" w:space="0" w:color="auto"/>
        <w:right w:val="none" w:sz="0" w:space="0" w:color="auto"/>
      </w:divBdr>
    </w:div>
    <w:div w:id="565382603">
      <w:marLeft w:val="640"/>
      <w:marRight w:val="0"/>
      <w:marTop w:val="0"/>
      <w:marBottom w:val="0"/>
      <w:divBdr>
        <w:top w:val="none" w:sz="0" w:space="0" w:color="auto"/>
        <w:left w:val="none" w:sz="0" w:space="0" w:color="auto"/>
        <w:bottom w:val="none" w:sz="0" w:space="0" w:color="auto"/>
        <w:right w:val="none" w:sz="0" w:space="0" w:color="auto"/>
      </w:divBdr>
    </w:div>
    <w:div w:id="565799704">
      <w:marLeft w:val="640"/>
      <w:marRight w:val="0"/>
      <w:marTop w:val="0"/>
      <w:marBottom w:val="0"/>
      <w:divBdr>
        <w:top w:val="none" w:sz="0" w:space="0" w:color="auto"/>
        <w:left w:val="none" w:sz="0" w:space="0" w:color="auto"/>
        <w:bottom w:val="none" w:sz="0" w:space="0" w:color="auto"/>
        <w:right w:val="none" w:sz="0" w:space="0" w:color="auto"/>
      </w:divBdr>
    </w:div>
    <w:div w:id="565842618">
      <w:marLeft w:val="640"/>
      <w:marRight w:val="0"/>
      <w:marTop w:val="0"/>
      <w:marBottom w:val="0"/>
      <w:divBdr>
        <w:top w:val="none" w:sz="0" w:space="0" w:color="auto"/>
        <w:left w:val="none" w:sz="0" w:space="0" w:color="auto"/>
        <w:bottom w:val="none" w:sz="0" w:space="0" w:color="auto"/>
        <w:right w:val="none" w:sz="0" w:space="0" w:color="auto"/>
      </w:divBdr>
    </w:div>
    <w:div w:id="567037373">
      <w:marLeft w:val="640"/>
      <w:marRight w:val="0"/>
      <w:marTop w:val="0"/>
      <w:marBottom w:val="0"/>
      <w:divBdr>
        <w:top w:val="none" w:sz="0" w:space="0" w:color="auto"/>
        <w:left w:val="none" w:sz="0" w:space="0" w:color="auto"/>
        <w:bottom w:val="none" w:sz="0" w:space="0" w:color="auto"/>
        <w:right w:val="none" w:sz="0" w:space="0" w:color="auto"/>
      </w:divBdr>
    </w:div>
    <w:div w:id="567422038">
      <w:marLeft w:val="640"/>
      <w:marRight w:val="0"/>
      <w:marTop w:val="0"/>
      <w:marBottom w:val="0"/>
      <w:divBdr>
        <w:top w:val="none" w:sz="0" w:space="0" w:color="auto"/>
        <w:left w:val="none" w:sz="0" w:space="0" w:color="auto"/>
        <w:bottom w:val="none" w:sz="0" w:space="0" w:color="auto"/>
        <w:right w:val="none" w:sz="0" w:space="0" w:color="auto"/>
      </w:divBdr>
    </w:div>
    <w:div w:id="567620373">
      <w:marLeft w:val="640"/>
      <w:marRight w:val="0"/>
      <w:marTop w:val="0"/>
      <w:marBottom w:val="0"/>
      <w:divBdr>
        <w:top w:val="none" w:sz="0" w:space="0" w:color="auto"/>
        <w:left w:val="none" w:sz="0" w:space="0" w:color="auto"/>
        <w:bottom w:val="none" w:sz="0" w:space="0" w:color="auto"/>
        <w:right w:val="none" w:sz="0" w:space="0" w:color="auto"/>
      </w:divBdr>
    </w:div>
    <w:div w:id="567811102">
      <w:bodyDiv w:val="1"/>
      <w:marLeft w:val="0"/>
      <w:marRight w:val="0"/>
      <w:marTop w:val="0"/>
      <w:marBottom w:val="0"/>
      <w:divBdr>
        <w:top w:val="none" w:sz="0" w:space="0" w:color="auto"/>
        <w:left w:val="none" w:sz="0" w:space="0" w:color="auto"/>
        <w:bottom w:val="none" w:sz="0" w:space="0" w:color="auto"/>
        <w:right w:val="none" w:sz="0" w:space="0" w:color="auto"/>
      </w:divBdr>
    </w:div>
    <w:div w:id="568006322">
      <w:bodyDiv w:val="1"/>
      <w:marLeft w:val="0"/>
      <w:marRight w:val="0"/>
      <w:marTop w:val="0"/>
      <w:marBottom w:val="0"/>
      <w:divBdr>
        <w:top w:val="none" w:sz="0" w:space="0" w:color="auto"/>
        <w:left w:val="none" w:sz="0" w:space="0" w:color="auto"/>
        <w:bottom w:val="none" w:sz="0" w:space="0" w:color="auto"/>
        <w:right w:val="none" w:sz="0" w:space="0" w:color="auto"/>
      </w:divBdr>
    </w:div>
    <w:div w:id="568075413">
      <w:marLeft w:val="640"/>
      <w:marRight w:val="0"/>
      <w:marTop w:val="0"/>
      <w:marBottom w:val="0"/>
      <w:divBdr>
        <w:top w:val="none" w:sz="0" w:space="0" w:color="auto"/>
        <w:left w:val="none" w:sz="0" w:space="0" w:color="auto"/>
        <w:bottom w:val="none" w:sz="0" w:space="0" w:color="auto"/>
        <w:right w:val="none" w:sz="0" w:space="0" w:color="auto"/>
      </w:divBdr>
    </w:div>
    <w:div w:id="568228131">
      <w:marLeft w:val="640"/>
      <w:marRight w:val="0"/>
      <w:marTop w:val="0"/>
      <w:marBottom w:val="0"/>
      <w:divBdr>
        <w:top w:val="none" w:sz="0" w:space="0" w:color="auto"/>
        <w:left w:val="none" w:sz="0" w:space="0" w:color="auto"/>
        <w:bottom w:val="none" w:sz="0" w:space="0" w:color="auto"/>
        <w:right w:val="none" w:sz="0" w:space="0" w:color="auto"/>
      </w:divBdr>
    </w:div>
    <w:div w:id="568537096">
      <w:marLeft w:val="640"/>
      <w:marRight w:val="0"/>
      <w:marTop w:val="0"/>
      <w:marBottom w:val="0"/>
      <w:divBdr>
        <w:top w:val="none" w:sz="0" w:space="0" w:color="auto"/>
        <w:left w:val="none" w:sz="0" w:space="0" w:color="auto"/>
        <w:bottom w:val="none" w:sz="0" w:space="0" w:color="auto"/>
        <w:right w:val="none" w:sz="0" w:space="0" w:color="auto"/>
      </w:divBdr>
    </w:div>
    <w:div w:id="568542036">
      <w:marLeft w:val="640"/>
      <w:marRight w:val="0"/>
      <w:marTop w:val="0"/>
      <w:marBottom w:val="0"/>
      <w:divBdr>
        <w:top w:val="none" w:sz="0" w:space="0" w:color="auto"/>
        <w:left w:val="none" w:sz="0" w:space="0" w:color="auto"/>
        <w:bottom w:val="none" w:sz="0" w:space="0" w:color="auto"/>
        <w:right w:val="none" w:sz="0" w:space="0" w:color="auto"/>
      </w:divBdr>
    </w:div>
    <w:div w:id="569311828">
      <w:bodyDiv w:val="1"/>
      <w:marLeft w:val="0"/>
      <w:marRight w:val="0"/>
      <w:marTop w:val="0"/>
      <w:marBottom w:val="0"/>
      <w:divBdr>
        <w:top w:val="none" w:sz="0" w:space="0" w:color="auto"/>
        <w:left w:val="none" w:sz="0" w:space="0" w:color="auto"/>
        <w:bottom w:val="none" w:sz="0" w:space="0" w:color="auto"/>
        <w:right w:val="none" w:sz="0" w:space="0" w:color="auto"/>
      </w:divBdr>
    </w:div>
    <w:div w:id="569535763">
      <w:marLeft w:val="640"/>
      <w:marRight w:val="0"/>
      <w:marTop w:val="0"/>
      <w:marBottom w:val="0"/>
      <w:divBdr>
        <w:top w:val="none" w:sz="0" w:space="0" w:color="auto"/>
        <w:left w:val="none" w:sz="0" w:space="0" w:color="auto"/>
        <w:bottom w:val="none" w:sz="0" w:space="0" w:color="auto"/>
        <w:right w:val="none" w:sz="0" w:space="0" w:color="auto"/>
      </w:divBdr>
    </w:div>
    <w:div w:id="570432150">
      <w:marLeft w:val="640"/>
      <w:marRight w:val="0"/>
      <w:marTop w:val="0"/>
      <w:marBottom w:val="0"/>
      <w:divBdr>
        <w:top w:val="none" w:sz="0" w:space="0" w:color="auto"/>
        <w:left w:val="none" w:sz="0" w:space="0" w:color="auto"/>
        <w:bottom w:val="none" w:sz="0" w:space="0" w:color="auto"/>
        <w:right w:val="none" w:sz="0" w:space="0" w:color="auto"/>
      </w:divBdr>
    </w:div>
    <w:div w:id="570576358">
      <w:marLeft w:val="640"/>
      <w:marRight w:val="0"/>
      <w:marTop w:val="0"/>
      <w:marBottom w:val="0"/>
      <w:divBdr>
        <w:top w:val="none" w:sz="0" w:space="0" w:color="auto"/>
        <w:left w:val="none" w:sz="0" w:space="0" w:color="auto"/>
        <w:bottom w:val="none" w:sz="0" w:space="0" w:color="auto"/>
        <w:right w:val="none" w:sz="0" w:space="0" w:color="auto"/>
      </w:divBdr>
    </w:div>
    <w:div w:id="571307606">
      <w:marLeft w:val="640"/>
      <w:marRight w:val="0"/>
      <w:marTop w:val="0"/>
      <w:marBottom w:val="0"/>
      <w:divBdr>
        <w:top w:val="none" w:sz="0" w:space="0" w:color="auto"/>
        <w:left w:val="none" w:sz="0" w:space="0" w:color="auto"/>
        <w:bottom w:val="none" w:sz="0" w:space="0" w:color="auto"/>
        <w:right w:val="none" w:sz="0" w:space="0" w:color="auto"/>
      </w:divBdr>
    </w:div>
    <w:div w:id="572006574">
      <w:marLeft w:val="640"/>
      <w:marRight w:val="0"/>
      <w:marTop w:val="0"/>
      <w:marBottom w:val="0"/>
      <w:divBdr>
        <w:top w:val="none" w:sz="0" w:space="0" w:color="auto"/>
        <w:left w:val="none" w:sz="0" w:space="0" w:color="auto"/>
        <w:bottom w:val="none" w:sz="0" w:space="0" w:color="auto"/>
        <w:right w:val="none" w:sz="0" w:space="0" w:color="auto"/>
      </w:divBdr>
    </w:div>
    <w:div w:id="572860158">
      <w:bodyDiv w:val="1"/>
      <w:marLeft w:val="0"/>
      <w:marRight w:val="0"/>
      <w:marTop w:val="0"/>
      <w:marBottom w:val="0"/>
      <w:divBdr>
        <w:top w:val="none" w:sz="0" w:space="0" w:color="auto"/>
        <w:left w:val="none" w:sz="0" w:space="0" w:color="auto"/>
        <w:bottom w:val="none" w:sz="0" w:space="0" w:color="auto"/>
        <w:right w:val="none" w:sz="0" w:space="0" w:color="auto"/>
      </w:divBdr>
    </w:div>
    <w:div w:id="573324149">
      <w:bodyDiv w:val="1"/>
      <w:marLeft w:val="0"/>
      <w:marRight w:val="0"/>
      <w:marTop w:val="0"/>
      <w:marBottom w:val="0"/>
      <w:divBdr>
        <w:top w:val="none" w:sz="0" w:space="0" w:color="auto"/>
        <w:left w:val="none" w:sz="0" w:space="0" w:color="auto"/>
        <w:bottom w:val="none" w:sz="0" w:space="0" w:color="auto"/>
        <w:right w:val="none" w:sz="0" w:space="0" w:color="auto"/>
      </w:divBdr>
    </w:div>
    <w:div w:id="573393763">
      <w:marLeft w:val="640"/>
      <w:marRight w:val="0"/>
      <w:marTop w:val="0"/>
      <w:marBottom w:val="0"/>
      <w:divBdr>
        <w:top w:val="none" w:sz="0" w:space="0" w:color="auto"/>
        <w:left w:val="none" w:sz="0" w:space="0" w:color="auto"/>
        <w:bottom w:val="none" w:sz="0" w:space="0" w:color="auto"/>
        <w:right w:val="none" w:sz="0" w:space="0" w:color="auto"/>
      </w:divBdr>
    </w:div>
    <w:div w:id="573661317">
      <w:bodyDiv w:val="1"/>
      <w:marLeft w:val="0"/>
      <w:marRight w:val="0"/>
      <w:marTop w:val="0"/>
      <w:marBottom w:val="0"/>
      <w:divBdr>
        <w:top w:val="none" w:sz="0" w:space="0" w:color="auto"/>
        <w:left w:val="none" w:sz="0" w:space="0" w:color="auto"/>
        <w:bottom w:val="none" w:sz="0" w:space="0" w:color="auto"/>
        <w:right w:val="none" w:sz="0" w:space="0" w:color="auto"/>
      </w:divBdr>
    </w:div>
    <w:div w:id="574172118">
      <w:marLeft w:val="640"/>
      <w:marRight w:val="0"/>
      <w:marTop w:val="0"/>
      <w:marBottom w:val="0"/>
      <w:divBdr>
        <w:top w:val="none" w:sz="0" w:space="0" w:color="auto"/>
        <w:left w:val="none" w:sz="0" w:space="0" w:color="auto"/>
        <w:bottom w:val="none" w:sz="0" w:space="0" w:color="auto"/>
        <w:right w:val="none" w:sz="0" w:space="0" w:color="auto"/>
      </w:divBdr>
    </w:div>
    <w:div w:id="574437947">
      <w:marLeft w:val="640"/>
      <w:marRight w:val="0"/>
      <w:marTop w:val="0"/>
      <w:marBottom w:val="0"/>
      <w:divBdr>
        <w:top w:val="none" w:sz="0" w:space="0" w:color="auto"/>
        <w:left w:val="none" w:sz="0" w:space="0" w:color="auto"/>
        <w:bottom w:val="none" w:sz="0" w:space="0" w:color="auto"/>
        <w:right w:val="none" w:sz="0" w:space="0" w:color="auto"/>
      </w:divBdr>
    </w:div>
    <w:div w:id="574508545">
      <w:marLeft w:val="640"/>
      <w:marRight w:val="0"/>
      <w:marTop w:val="0"/>
      <w:marBottom w:val="0"/>
      <w:divBdr>
        <w:top w:val="none" w:sz="0" w:space="0" w:color="auto"/>
        <w:left w:val="none" w:sz="0" w:space="0" w:color="auto"/>
        <w:bottom w:val="none" w:sz="0" w:space="0" w:color="auto"/>
        <w:right w:val="none" w:sz="0" w:space="0" w:color="auto"/>
      </w:divBdr>
    </w:div>
    <w:div w:id="574628988">
      <w:marLeft w:val="640"/>
      <w:marRight w:val="0"/>
      <w:marTop w:val="0"/>
      <w:marBottom w:val="0"/>
      <w:divBdr>
        <w:top w:val="none" w:sz="0" w:space="0" w:color="auto"/>
        <w:left w:val="none" w:sz="0" w:space="0" w:color="auto"/>
        <w:bottom w:val="none" w:sz="0" w:space="0" w:color="auto"/>
        <w:right w:val="none" w:sz="0" w:space="0" w:color="auto"/>
      </w:divBdr>
    </w:div>
    <w:div w:id="574821609">
      <w:marLeft w:val="640"/>
      <w:marRight w:val="0"/>
      <w:marTop w:val="0"/>
      <w:marBottom w:val="0"/>
      <w:divBdr>
        <w:top w:val="none" w:sz="0" w:space="0" w:color="auto"/>
        <w:left w:val="none" w:sz="0" w:space="0" w:color="auto"/>
        <w:bottom w:val="none" w:sz="0" w:space="0" w:color="auto"/>
        <w:right w:val="none" w:sz="0" w:space="0" w:color="auto"/>
      </w:divBdr>
    </w:div>
    <w:div w:id="574828284">
      <w:bodyDiv w:val="1"/>
      <w:marLeft w:val="0"/>
      <w:marRight w:val="0"/>
      <w:marTop w:val="0"/>
      <w:marBottom w:val="0"/>
      <w:divBdr>
        <w:top w:val="none" w:sz="0" w:space="0" w:color="auto"/>
        <w:left w:val="none" w:sz="0" w:space="0" w:color="auto"/>
        <w:bottom w:val="none" w:sz="0" w:space="0" w:color="auto"/>
        <w:right w:val="none" w:sz="0" w:space="0" w:color="auto"/>
      </w:divBdr>
      <w:divsChild>
        <w:div w:id="25716300">
          <w:marLeft w:val="480"/>
          <w:marRight w:val="0"/>
          <w:marTop w:val="0"/>
          <w:marBottom w:val="0"/>
          <w:divBdr>
            <w:top w:val="none" w:sz="0" w:space="0" w:color="auto"/>
            <w:left w:val="none" w:sz="0" w:space="0" w:color="auto"/>
            <w:bottom w:val="none" w:sz="0" w:space="0" w:color="auto"/>
            <w:right w:val="none" w:sz="0" w:space="0" w:color="auto"/>
          </w:divBdr>
        </w:div>
        <w:div w:id="77678804">
          <w:marLeft w:val="480"/>
          <w:marRight w:val="0"/>
          <w:marTop w:val="0"/>
          <w:marBottom w:val="0"/>
          <w:divBdr>
            <w:top w:val="none" w:sz="0" w:space="0" w:color="auto"/>
            <w:left w:val="none" w:sz="0" w:space="0" w:color="auto"/>
            <w:bottom w:val="none" w:sz="0" w:space="0" w:color="auto"/>
            <w:right w:val="none" w:sz="0" w:space="0" w:color="auto"/>
          </w:divBdr>
        </w:div>
        <w:div w:id="83721240">
          <w:marLeft w:val="480"/>
          <w:marRight w:val="0"/>
          <w:marTop w:val="0"/>
          <w:marBottom w:val="0"/>
          <w:divBdr>
            <w:top w:val="none" w:sz="0" w:space="0" w:color="auto"/>
            <w:left w:val="none" w:sz="0" w:space="0" w:color="auto"/>
            <w:bottom w:val="none" w:sz="0" w:space="0" w:color="auto"/>
            <w:right w:val="none" w:sz="0" w:space="0" w:color="auto"/>
          </w:divBdr>
        </w:div>
        <w:div w:id="99105644">
          <w:marLeft w:val="480"/>
          <w:marRight w:val="0"/>
          <w:marTop w:val="0"/>
          <w:marBottom w:val="0"/>
          <w:divBdr>
            <w:top w:val="none" w:sz="0" w:space="0" w:color="auto"/>
            <w:left w:val="none" w:sz="0" w:space="0" w:color="auto"/>
            <w:bottom w:val="none" w:sz="0" w:space="0" w:color="auto"/>
            <w:right w:val="none" w:sz="0" w:space="0" w:color="auto"/>
          </w:divBdr>
        </w:div>
        <w:div w:id="105588158">
          <w:marLeft w:val="480"/>
          <w:marRight w:val="0"/>
          <w:marTop w:val="0"/>
          <w:marBottom w:val="0"/>
          <w:divBdr>
            <w:top w:val="none" w:sz="0" w:space="0" w:color="auto"/>
            <w:left w:val="none" w:sz="0" w:space="0" w:color="auto"/>
            <w:bottom w:val="none" w:sz="0" w:space="0" w:color="auto"/>
            <w:right w:val="none" w:sz="0" w:space="0" w:color="auto"/>
          </w:divBdr>
        </w:div>
        <w:div w:id="123740398">
          <w:marLeft w:val="480"/>
          <w:marRight w:val="0"/>
          <w:marTop w:val="0"/>
          <w:marBottom w:val="0"/>
          <w:divBdr>
            <w:top w:val="none" w:sz="0" w:space="0" w:color="auto"/>
            <w:left w:val="none" w:sz="0" w:space="0" w:color="auto"/>
            <w:bottom w:val="none" w:sz="0" w:space="0" w:color="auto"/>
            <w:right w:val="none" w:sz="0" w:space="0" w:color="auto"/>
          </w:divBdr>
        </w:div>
        <w:div w:id="142815982">
          <w:marLeft w:val="480"/>
          <w:marRight w:val="0"/>
          <w:marTop w:val="0"/>
          <w:marBottom w:val="0"/>
          <w:divBdr>
            <w:top w:val="none" w:sz="0" w:space="0" w:color="auto"/>
            <w:left w:val="none" w:sz="0" w:space="0" w:color="auto"/>
            <w:bottom w:val="none" w:sz="0" w:space="0" w:color="auto"/>
            <w:right w:val="none" w:sz="0" w:space="0" w:color="auto"/>
          </w:divBdr>
        </w:div>
        <w:div w:id="178350159">
          <w:marLeft w:val="480"/>
          <w:marRight w:val="0"/>
          <w:marTop w:val="0"/>
          <w:marBottom w:val="0"/>
          <w:divBdr>
            <w:top w:val="none" w:sz="0" w:space="0" w:color="auto"/>
            <w:left w:val="none" w:sz="0" w:space="0" w:color="auto"/>
            <w:bottom w:val="none" w:sz="0" w:space="0" w:color="auto"/>
            <w:right w:val="none" w:sz="0" w:space="0" w:color="auto"/>
          </w:divBdr>
        </w:div>
        <w:div w:id="262803235">
          <w:marLeft w:val="480"/>
          <w:marRight w:val="0"/>
          <w:marTop w:val="0"/>
          <w:marBottom w:val="0"/>
          <w:divBdr>
            <w:top w:val="none" w:sz="0" w:space="0" w:color="auto"/>
            <w:left w:val="none" w:sz="0" w:space="0" w:color="auto"/>
            <w:bottom w:val="none" w:sz="0" w:space="0" w:color="auto"/>
            <w:right w:val="none" w:sz="0" w:space="0" w:color="auto"/>
          </w:divBdr>
        </w:div>
        <w:div w:id="286591592">
          <w:marLeft w:val="480"/>
          <w:marRight w:val="0"/>
          <w:marTop w:val="0"/>
          <w:marBottom w:val="0"/>
          <w:divBdr>
            <w:top w:val="none" w:sz="0" w:space="0" w:color="auto"/>
            <w:left w:val="none" w:sz="0" w:space="0" w:color="auto"/>
            <w:bottom w:val="none" w:sz="0" w:space="0" w:color="auto"/>
            <w:right w:val="none" w:sz="0" w:space="0" w:color="auto"/>
          </w:divBdr>
        </w:div>
        <w:div w:id="290208507">
          <w:marLeft w:val="480"/>
          <w:marRight w:val="0"/>
          <w:marTop w:val="0"/>
          <w:marBottom w:val="0"/>
          <w:divBdr>
            <w:top w:val="none" w:sz="0" w:space="0" w:color="auto"/>
            <w:left w:val="none" w:sz="0" w:space="0" w:color="auto"/>
            <w:bottom w:val="none" w:sz="0" w:space="0" w:color="auto"/>
            <w:right w:val="none" w:sz="0" w:space="0" w:color="auto"/>
          </w:divBdr>
        </w:div>
        <w:div w:id="299119146">
          <w:marLeft w:val="480"/>
          <w:marRight w:val="0"/>
          <w:marTop w:val="0"/>
          <w:marBottom w:val="0"/>
          <w:divBdr>
            <w:top w:val="none" w:sz="0" w:space="0" w:color="auto"/>
            <w:left w:val="none" w:sz="0" w:space="0" w:color="auto"/>
            <w:bottom w:val="none" w:sz="0" w:space="0" w:color="auto"/>
            <w:right w:val="none" w:sz="0" w:space="0" w:color="auto"/>
          </w:divBdr>
        </w:div>
        <w:div w:id="335770444">
          <w:marLeft w:val="480"/>
          <w:marRight w:val="0"/>
          <w:marTop w:val="0"/>
          <w:marBottom w:val="0"/>
          <w:divBdr>
            <w:top w:val="none" w:sz="0" w:space="0" w:color="auto"/>
            <w:left w:val="none" w:sz="0" w:space="0" w:color="auto"/>
            <w:bottom w:val="none" w:sz="0" w:space="0" w:color="auto"/>
            <w:right w:val="none" w:sz="0" w:space="0" w:color="auto"/>
          </w:divBdr>
        </w:div>
        <w:div w:id="374932275">
          <w:marLeft w:val="480"/>
          <w:marRight w:val="0"/>
          <w:marTop w:val="0"/>
          <w:marBottom w:val="0"/>
          <w:divBdr>
            <w:top w:val="none" w:sz="0" w:space="0" w:color="auto"/>
            <w:left w:val="none" w:sz="0" w:space="0" w:color="auto"/>
            <w:bottom w:val="none" w:sz="0" w:space="0" w:color="auto"/>
            <w:right w:val="none" w:sz="0" w:space="0" w:color="auto"/>
          </w:divBdr>
        </w:div>
        <w:div w:id="396249037">
          <w:marLeft w:val="480"/>
          <w:marRight w:val="0"/>
          <w:marTop w:val="0"/>
          <w:marBottom w:val="0"/>
          <w:divBdr>
            <w:top w:val="none" w:sz="0" w:space="0" w:color="auto"/>
            <w:left w:val="none" w:sz="0" w:space="0" w:color="auto"/>
            <w:bottom w:val="none" w:sz="0" w:space="0" w:color="auto"/>
            <w:right w:val="none" w:sz="0" w:space="0" w:color="auto"/>
          </w:divBdr>
        </w:div>
        <w:div w:id="458190147">
          <w:marLeft w:val="480"/>
          <w:marRight w:val="0"/>
          <w:marTop w:val="0"/>
          <w:marBottom w:val="0"/>
          <w:divBdr>
            <w:top w:val="none" w:sz="0" w:space="0" w:color="auto"/>
            <w:left w:val="none" w:sz="0" w:space="0" w:color="auto"/>
            <w:bottom w:val="none" w:sz="0" w:space="0" w:color="auto"/>
            <w:right w:val="none" w:sz="0" w:space="0" w:color="auto"/>
          </w:divBdr>
        </w:div>
        <w:div w:id="522019382">
          <w:marLeft w:val="480"/>
          <w:marRight w:val="0"/>
          <w:marTop w:val="0"/>
          <w:marBottom w:val="0"/>
          <w:divBdr>
            <w:top w:val="none" w:sz="0" w:space="0" w:color="auto"/>
            <w:left w:val="none" w:sz="0" w:space="0" w:color="auto"/>
            <w:bottom w:val="none" w:sz="0" w:space="0" w:color="auto"/>
            <w:right w:val="none" w:sz="0" w:space="0" w:color="auto"/>
          </w:divBdr>
        </w:div>
        <w:div w:id="523398681">
          <w:marLeft w:val="480"/>
          <w:marRight w:val="0"/>
          <w:marTop w:val="0"/>
          <w:marBottom w:val="0"/>
          <w:divBdr>
            <w:top w:val="none" w:sz="0" w:space="0" w:color="auto"/>
            <w:left w:val="none" w:sz="0" w:space="0" w:color="auto"/>
            <w:bottom w:val="none" w:sz="0" w:space="0" w:color="auto"/>
            <w:right w:val="none" w:sz="0" w:space="0" w:color="auto"/>
          </w:divBdr>
        </w:div>
        <w:div w:id="528221455">
          <w:marLeft w:val="480"/>
          <w:marRight w:val="0"/>
          <w:marTop w:val="0"/>
          <w:marBottom w:val="0"/>
          <w:divBdr>
            <w:top w:val="none" w:sz="0" w:space="0" w:color="auto"/>
            <w:left w:val="none" w:sz="0" w:space="0" w:color="auto"/>
            <w:bottom w:val="none" w:sz="0" w:space="0" w:color="auto"/>
            <w:right w:val="none" w:sz="0" w:space="0" w:color="auto"/>
          </w:divBdr>
        </w:div>
        <w:div w:id="566846026">
          <w:marLeft w:val="480"/>
          <w:marRight w:val="0"/>
          <w:marTop w:val="0"/>
          <w:marBottom w:val="0"/>
          <w:divBdr>
            <w:top w:val="none" w:sz="0" w:space="0" w:color="auto"/>
            <w:left w:val="none" w:sz="0" w:space="0" w:color="auto"/>
            <w:bottom w:val="none" w:sz="0" w:space="0" w:color="auto"/>
            <w:right w:val="none" w:sz="0" w:space="0" w:color="auto"/>
          </w:divBdr>
        </w:div>
        <w:div w:id="582493956">
          <w:marLeft w:val="480"/>
          <w:marRight w:val="0"/>
          <w:marTop w:val="0"/>
          <w:marBottom w:val="0"/>
          <w:divBdr>
            <w:top w:val="none" w:sz="0" w:space="0" w:color="auto"/>
            <w:left w:val="none" w:sz="0" w:space="0" w:color="auto"/>
            <w:bottom w:val="none" w:sz="0" w:space="0" w:color="auto"/>
            <w:right w:val="none" w:sz="0" w:space="0" w:color="auto"/>
          </w:divBdr>
        </w:div>
        <w:div w:id="589123855">
          <w:marLeft w:val="480"/>
          <w:marRight w:val="0"/>
          <w:marTop w:val="0"/>
          <w:marBottom w:val="0"/>
          <w:divBdr>
            <w:top w:val="none" w:sz="0" w:space="0" w:color="auto"/>
            <w:left w:val="none" w:sz="0" w:space="0" w:color="auto"/>
            <w:bottom w:val="none" w:sz="0" w:space="0" w:color="auto"/>
            <w:right w:val="none" w:sz="0" w:space="0" w:color="auto"/>
          </w:divBdr>
        </w:div>
        <w:div w:id="636649314">
          <w:marLeft w:val="480"/>
          <w:marRight w:val="0"/>
          <w:marTop w:val="0"/>
          <w:marBottom w:val="0"/>
          <w:divBdr>
            <w:top w:val="none" w:sz="0" w:space="0" w:color="auto"/>
            <w:left w:val="none" w:sz="0" w:space="0" w:color="auto"/>
            <w:bottom w:val="none" w:sz="0" w:space="0" w:color="auto"/>
            <w:right w:val="none" w:sz="0" w:space="0" w:color="auto"/>
          </w:divBdr>
        </w:div>
        <w:div w:id="665400754">
          <w:marLeft w:val="480"/>
          <w:marRight w:val="0"/>
          <w:marTop w:val="0"/>
          <w:marBottom w:val="0"/>
          <w:divBdr>
            <w:top w:val="none" w:sz="0" w:space="0" w:color="auto"/>
            <w:left w:val="none" w:sz="0" w:space="0" w:color="auto"/>
            <w:bottom w:val="none" w:sz="0" w:space="0" w:color="auto"/>
            <w:right w:val="none" w:sz="0" w:space="0" w:color="auto"/>
          </w:divBdr>
        </w:div>
        <w:div w:id="668020777">
          <w:marLeft w:val="480"/>
          <w:marRight w:val="0"/>
          <w:marTop w:val="0"/>
          <w:marBottom w:val="0"/>
          <w:divBdr>
            <w:top w:val="none" w:sz="0" w:space="0" w:color="auto"/>
            <w:left w:val="none" w:sz="0" w:space="0" w:color="auto"/>
            <w:bottom w:val="none" w:sz="0" w:space="0" w:color="auto"/>
            <w:right w:val="none" w:sz="0" w:space="0" w:color="auto"/>
          </w:divBdr>
        </w:div>
        <w:div w:id="713965245">
          <w:marLeft w:val="480"/>
          <w:marRight w:val="0"/>
          <w:marTop w:val="0"/>
          <w:marBottom w:val="0"/>
          <w:divBdr>
            <w:top w:val="none" w:sz="0" w:space="0" w:color="auto"/>
            <w:left w:val="none" w:sz="0" w:space="0" w:color="auto"/>
            <w:bottom w:val="none" w:sz="0" w:space="0" w:color="auto"/>
            <w:right w:val="none" w:sz="0" w:space="0" w:color="auto"/>
          </w:divBdr>
        </w:div>
        <w:div w:id="787891127">
          <w:marLeft w:val="480"/>
          <w:marRight w:val="0"/>
          <w:marTop w:val="0"/>
          <w:marBottom w:val="0"/>
          <w:divBdr>
            <w:top w:val="none" w:sz="0" w:space="0" w:color="auto"/>
            <w:left w:val="none" w:sz="0" w:space="0" w:color="auto"/>
            <w:bottom w:val="none" w:sz="0" w:space="0" w:color="auto"/>
            <w:right w:val="none" w:sz="0" w:space="0" w:color="auto"/>
          </w:divBdr>
        </w:div>
        <w:div w:id="828666691">
          <w:marLeft w:val="480"/>
          <w:marRight w:val="0"/>
          <w:marTop w:val="0"/>
          <w:marBottom w:val="0"/>
          <w:divBdr>
            <w:top w:val="none" w:sz="0" w:space="0" w:color="auto"/>
            <w:left w:val="none" w:sz="0" w:space="0" w:color="auto"/>
            <w:bottom w:val="none" w:sz="0" w:space="0" w:color="auto"/>
            <w:right w:val="none" w:sz="0" w:space="0" w:color="auto"/>
          </w:divBdr>
        </w:div>
        <w:div w:id="835193134">
          <w:marLeft w:val="480"/>
          <w:marRight w:val="0"/>
          <w:marTop w:val="0"/>
          <w:marBottom w:val="0"/>
          <w:divBdr>
            <w:top w:val="none" w:sz="0" w:space="0" w:color="auto"/>
            <w:left w:val="none" w:sz="0" w:space="0" w:color="auto"/>
            <w:bottom w:val="none" w:sz="0" w:space="0" w:color="auto"/>
            <w:right w:val="none" w:sz="0" w:space="0" w:color="auto"/>
          </w:divBdr>
        </w:div>
        <w:div w:id="853765498">
          <w:marLeft w:val="480"/>
          <w:marRight w:val="0"/>
          <w:marTop w:val="0"/>
          <w:marBottom w:val="0"/>
          <w:divBdr>
            <w:top w:val="none" w:sz="0" w:space="0" w:color="auto"/>
            <w:left w:val="none" w:sz="0" w:space="0" w:color="auto"/>
            <w:bottom w:val="none" w:sz="0" w:space="0" w:color="auto"/>
            <w:right w:val="none" w:sz="0" w:space="0" w:color="auto"/>
          </w:divBdr>
        </w:div>
        <w:div w:id="869495631">
          <w:marLeft w:val="480"/>
          <w:marRight w:val="0"/>
          <w:marTop w:val="0"/>
          <w:marBottom w:val="0"/>
          <w:divBdr>
            <w:top w:val="none" w:sz="0" w:space="0" w:color="auto"/>
            <w:left w:val="none" w:sz="0" w:space="0" w:color="auto"/>
            <w:bottom w:val="none" w:sz="0" w:space="0" w:color="auto"/>
            <w:right w:val="none" w:sz="0" w:space="0" w:color="auto"/>
          </w:divBdr>
        </w:div>
        <w:div w:id="872111967">
          <w:marLeft w:val="480"/>
          <w:marRight w:val="0"/>
          <w:marTop w:val="0"/>
          <w:marBottom w:val="0"/>
          <w:divBdr>
            <w:top w:val="none" w:sz="0" w:space="0" w:color="auto"/>
            <w:left w:val="none" w:sz="0" w:space="0" w:color="auto"/>
            <w:bottom w:val="none" w:sz="0" w:space="0" w:color="auto"/>
            <w:right w:val="none" w:sz="0" w:space="0" w:color="auto"/>
          </w:divBdr>
        </w:div>
        <w:div w:id="903954816">
          <w:marLeft w:val="480"/>
          <w:marRight w:val="0"/>
          <w:marTop w:val="0"/>
          <w:marBottom w:val="0"/>
          <w:divBdr>
            <w:top w:val="none" w:sz="0" w:space="0" w:color="auto"/>
            <w:left w:val="none" w:sz="0" w:space="0" w:color="auto"/>
            <w:bottom w:val="none" w:sz="0" w:space="0" w:color="auto"/>
            <w:right w:val="none" w:sz="0" w:space="0" w:color="auto"/>
          </w:divBdr>
        </w:div>
        <w:div w:id="918098626">
          <w:marLeft w:val="480"/>
          <w:marRight w:val="0"/>
          <w:marTop w:val="0"/>
          <w:marBottom w:val="0"/>
          <w:divBdr>
            <w:top w:val="none" w:sz="0" w:space="0" w:color="auto"/>
            <w:left w:val="none" w:sz="0" w:space="0" w:color="auto"/>
            <w:bottom w:val="none" w:sz="0" w:space="0" w:color="auto"/>
            <w:right w:val="none" w:sz="0" w:space="0" w:color="auto"/>
          </w:divBdr>
        </w:div>
        <w:div w:id="919756053">
          <w:marLeft w:val="480"/>
          <w:marRight w:val="0"/>
          <w:marTop w:val="0"/>
          <w:marBottom w:val="0"/>
          <w:divBdr>
            <w:top w:val="none" w:sz="0" w:space="0" w:color="auto"/>
            <w:left w:val="none" w:sz="0" w:space="0" w:color="auto"/>
            <w:bottom w:val="none" w:sz="0" w:space="0" w:color="auto"/>
            <w:right w:val="none" w:sz="0" w:space="0" w:color="auto"/>
          </w:divBdr>
        </w:div>
        <w:div w:id="967661777">
          <w:marLeft w:val="480"/>
          <w:marRight w:val="0"/>
          <w:marTop w:val="0"/>
          <w:marBottom w:val="0"/>
          <w:divBdr>
            <w:top w:val="none" w:sz="0" w:space="0" w:color="auto"/>
            <w:left w:val="none" w:sz="0" w:space="0" w:color="auto"/>
            <w:bottom w:val="none" w:sz="0" w:space="0" w:color="auto"/>
            <w:right w:val="none" w:sz="0" w:space="0" w:color="auto"/>
          </w:divBdr>
        </w:div>
        <w:div w:id="1018969840">
          <w:marLeft w:val="480"/>
          <w:marRight w:val="0"/>
          <w:marTop w:val="0"/>
          <w:marBottom w:val="0"/>
          <w:divBdr>
            <w:top w:val="none" w:sz="0" w:space="0" w:color="auto"/>
            <w:left w:val="none" w:sz="0" w:space="0" w:color="auto"/>
            <w:bottom w:val="none" w:sz="0" w:space="0" w:color="auto"/>
            <w:right w:val="none" w:sz="0" w:space="0" w:color="auto"/>
          </w:divBdr>
        </w:div>
        <w:div w:id="1031494214">
          <w:marLeft w:val="480"/>
          <w:marRight w:val="0"/>
          <w:marTop w:val="0"/>
          <w:marBottom w:val="0"/>
          <w:divBdr>
            <w:top w:val="none" w:sz="0" w:space="0" w:color="auto"/>
            <w:left w:val="none" w:sz="0" w:space="0" w:color="auto"/>
            <w:bottom w:val="none" w:sz="0" w:space="0" w:color="auto"/>
            <w:right w:val="none" w:sz="0" w:space="0" w:color="auto"/>
          </w:divBdr>
        </w:div>
        <w:div w:id="1088690596">
          <w:marLeft w:val="480"/>
          <w:marRight w:val="0"/>
          <w:marTop w:val="0"/>
          <w:marBottom w:val="0"/>
          <w:divBdr>
            <w:top w:val="none" w:sz="0" w:space="0" w:color="auto"/>
            <w:left w:val="none" w:sz="0" w:space="0" w:color="auto"/>
            <w:bottom w:val="none" w:sz="0" w:space="0" w:color="auto"/>
            <w:right w:val="none" w:sz="0" w:space="0" w:color="auto"/>
          </w:divBdr>
        </w:div>
        <w:div w:id="1096900284">
          <w:marLeft w:val="480"/>
          <w:marRight w:val="0"/>
          <w:marTop w:val="0"/>
          <w:marBottom w:val="0"/>
          <w:divBdr>
            <w:top w:val="none" w:sz="0" w:space="0" w:color="auto"/>
            <w:left w:val="none" w:sz="0" w:space="0" w:color="auto"/>
            <w:bottom w:val="none" w:sz="0" w:space="0" w:color="auto"/>
            <w:right w:val="none" w:sz="0" w:space="0" w:color="auto"/>
          </w:divBdr>
        </w:div>
        <w:div w:id="1193952989">
          <w:marLeft w:val="480"/>
          <w:marRight w:val="0"/>
          <w:marTop w:val="0"/>
          <w:marBottom w:val="0"/>
          <w:divBdr>
            <w:top w:val="none" w:sz="0" w:space="0" w:color="auto"/>
            <w:left w:val="none" w:sz="0" w:space="0" w:color="auto"/>
            <w:bottom w:val="none" w:sz="0" w:space="0" w:color="auto"/>
            <w:right w:val="none" w:sz="0" w:space="0" w:color="auto"/>
          </w:divBdr>
        </w:div>
        <w:div w:id="1213731688">
          <w:marLeft w:val="480"/>
          <w:marRight w:val="0"/>
          <w:marTop w:val="0"/>
          <w:marBottom w:val="0"/>
          <w:divBdr>
            <w:top w:val="none" w:sz="0" w:space="0" w:color="auto"/>
            <w:left w:val="none" w:sz="0" w:space="0" w:color="auto"/>
            <w:bottom w:val="none" w:sz="0" w:space="0" w:color="auto"/>
            <w:right w:val="none" w:sz="0" w:space="0" w:color="auto"/>
          </w:divBdr>
        </w:div>
        <w:div w:id="1256330793">
          <w:marLeft w:val="480"/>
          <w:marRight w:val="0"/>
          <w:marTop w:val="0"/>
          <w:marBottom w:val="0"/>
          <w:divBdr>
            <w:top w:val="none" w:sz="0" w:space="0" w:color="auto"/>
            <w:left w:val="none" w:sz="0" w:space="0" w:color="auto"/>
            <w:bottom w:val="none" w:sz="0" w:space="0" w:color="auto"/>
            <w:right w:val="none" w:sz="0" w:space="0" w:color="auto"/>
          </w:divBdr>
        </w:div>
        <w:div w:id="1267805366">
          <w:marLeft w:val="480"/>
          <w:marRight w:val="0"/>
          <w:marTop w:val="0"/>
          <w:marBottom w:val="0"/>
          <w:divBdr>
            <w:top w:val="none" w:sz="0" w:space="0" w:color="auto"/>
            <w:left w:val="none" w:sz="0" w:space="0" w:color="auto"/>
            <w:bottom w:val="none" w:sz="0" w:space="0" w:color="auto"/>
            <w:right w:val="none" w:sz="0" w:space="0" w:color="auto"/>
          </w:divBdr>
        </w:div>
        <w:div w:id="1291520869">
          <w:marLeft w:val="480"/>
          <w:marRight w:val="0"/>
          <w:marTop w:val="0"/>
          <w:marBottom w:val="0"/>
          <w:divBdr>
            <w:top w:val="none" w:sz="0" w:space="0" w:color="auto"/>
            <w:left w:val="none" w:sz="0" w:space="0" w:color="auto"/>
            <w:bottom w:val="none" w:sz="0" w:space="0" w:color="auto"/>
            <w:right w:val="none" w:sz="0" w:space="0" w:color="auto"/>
          </w:divBdr>
        </w:div>
        <w:div w:id="1336766529">
          <w:marLeft w:val="480"/>
          <w:marRight w:val="0"/>
          <w:marTop w:val="0"/>
          <w:marBottom w:val="0"/>
          <w:divBdr>
            <w:top w:val="none" w:sz="0" w:space="0" w:color="auto"/>
            <w:left w:val="none" w:sz="0" w:space="0" w:color="auto"/>
            <w:bottom w:val="none" w:sz="0" w:space="0" w:color="auto"/>
            <w:right w:val="none" w:sz="0" w:space="0" w:color="auto"/>
          </w:divBdr>
        </w:div>
        <w:div w:id="1343774689">
          <w:marLeft w:val="480"/>
          <w:marRight w:val="0"/>
          <w:marTop w:val="0"/>
          <w:marBottom w:val="0"/>
          <w:divBdr>
            <w:top w:val="none" w:sz="0" w:space="0" w:color="auto"/>
            <w:left w:val="none" w:sz="0" w:space="0" w:color="auto"/>
            <w:bottom w:val="none" w:sz="0" w:space="0" w:color="auto"/>
            <w:right w:val="none" w:sz="0" w:space="0" w:color="auto"/>
          </w:divBdr>
        </w:div>
        <w:div w:id="1367218372">
          <w:marLeft w:val="480"/>
          <w:marRight w:val="0"/>
          <w:marTop w:val="0"/>
          <w:marBottom w:val="0"/>
          <w:divBdr>
            <w:top w:val="none" w:sz="0" w:space="0" w:color="auto"/>
            <w:left w:val="none" w:sz="0" w:space="0" w:color="auto"/>
            <w:bottom w:val="none" w:sz="0" w:space="0" w:color="auto"/>
            <w:right w:val="none" w:sz="0" w:space="0" w:color="auto"/>
          </w:divBdr>
        </w:div>
        <w:div w:id="1367488326">
          <w:marLeft w:val="480"/>
          <w:marRight w:val="0"/>
          <w:marTop w:val="0"/>
          <w:marBottom w:val="0"/>
          <w:divBdr>
            <w:top w:val="none" w:sz="0" w:space="0" w:color="auto"/>
            <w:left w:val="none" w:sz="0" w:space="0" w:color="auto"/>
            <w:bottom w:val="none" w:sz="0" w:space="0" w:color="auto"/>
            <w:right w:val="none" w:sz="0" w:space="0" w:color="auto"/>
          </w:divBdr>
        </w:div>
        <w:div w:id="1421831670">
          <w:marLeft w:val="480"/>
          <w:marRight w:val="0"/>
          <w:marTop w:val="0"/>
          <w:marBottom w:val="0"/>
          <w:divBdr>
            <w:top w:val="none" w:sz="0" w:space="0" w:color="auto"/>
            <w:left w:val="none" w:sz="0" w:space="0" w:color="auto"/>
            <w:bottom w:val="none" w:sz="0" w:space="0" w:color="auto"/>
            <w:right w:val="none" w:sz="0" w:space="0" w:color="auto"/>
          </w:divBdr>
        </w:div>
        <w:div w:id="1466391232">
          <w:marLeft w:val="480"/>
          <w:marRight w:val="0"/>
          <w:marTop w:val="0"/>
          <w:marBottom w:val="0"/>
          <w:divBdr>
            <w:top w:val="none" w:sz="0" w:space="0" w:color="auto"/>
            <w:left w:val="none" w:sz="0" w:space="0" w:color="auto"/>
            <w:bottom w:val="none" w:sz="0" w:space="0" w:color="auto"/>
            <w:right w:val="none" w:sz="0" w:space="0" w:color="auto"/>
          </w:divBdr>
        </w:div>
        <w:div w:id="1576665726">
          <w:marLeft w:val="480"/>
          <w:marRight w:val="0"/>
          <w:marTop w:val="0"/>
          <w:marBottom w:val="0"/>
          <w:divBdr>
            <w:top w:val="none" w:sz="0" w:space="0" w:color="auto"/>
            <w:left w:val="none" w:sz="0" w:space="0" w:color="auto"/>
            <w:bottom w:val="none" w:sz="0" w:space="0" w:color="auto"/>
            <w:right w:val="none" w:sz="0" w:space="0" w:color="auto"/>
          </w:divBdr>
        </w:div>
        <w:div w:id="1608541555">
          <w:marLeft w:val="480"/>
          <w:marRight w:val="0"/>
          <w:marTop w:val="0"/>
          <w:marBottom w:val="0"/>
          <w:divBdr>
            <w:top w:val="none" w:sz="0" w:space="0" w:color="auto"/>
            <w:left w:val="none" w:sz="0" w:space="0" w:color="auto"/>
            <w:bottom w:val="none" w:sz="0" w:space="0" w:color="auto"/>
            <w:right w:val="none" w:sz="0" w:space="0" w:color="auto"/>
          </w:divBdr>
        </w:div>
        <w:div w:id="1618877819">
          <w:marLeft w:val="480"/>
          <w:marRight w:val="0"/>
          <w:marTop w:val="0"/>
          <w:marBottom w:val="0"/>
          <w:divBdr>
            <w:top w:val="none" w:sz="0" w:space="0" w:color="auto"/>
            <w:left w:val="none" w:sz="0" w:space="0" w:color="auto"/>
            <w:bottom w:val="none" w:sz="0" w:space="0" w:color="auto"/>
            <w:right w:val="none" w:sz="0" w:space="0" w:color="auto"/>
          </w:divBdr>
        </w:div>
        <w:div w:id="1626080011">
          <w:marLeft w:val="480"/>
          <w:marRight w:val="0"/>
          <w:marTop w:val="0"/>
          <w:marBottom w:val="0"/>
          <w:divBdr>
            <w:top w:val="none" w:sz="0" w:space="0" w:color="auto"/>
            <w:left w:val="none" w:sz="0" w:space="0" w:color="auto"/>
            <w:bottom w:val="none" w:sz="0" w:space="0" w:color="auto"/>
            <w:right w:val="none" w:sz="0" w:space="0" w:color="auto"/>
          </w:divBdr>
        </w:div>
        <w:div w:id="1707565157">
          <w:marLeft w:val="480"/>
          <w:marRight w:val="0"/>
          <w:marTop w:val="0"/>
          <w:marBottom w:val="0"/>
          <w:divBdr>
            <w:top w:val="none" w:sz="0" w:space="0" w:color="auto"/>
            <w:left w:val="none" w:sz="0" w:space="0" w:color="auto"/>
            <w:bottom w:val="none" w:sz="0" w:space="0" w:color="auto"/>
            <w:right w:val="none" w:sz="0" w:space="0" w:color="auto"/>
          </w:divBdr>
        </w:div>
        <w:div w:id="1732339930">
          <w:marLeft w:val="480"/>
          <w:marRight w:val="0"/>
          <w:marTop w:val="0"/>
          <w:marBottom w:val="0"/>
          <w:divBdr>
            <w:top w:val="none" w:sz="0" w:space="0" w:color="auto"/>
            <w:left w:val="none" w:sz="0" w:space="0" w:color="auto"/>
            <w:bottom w:val="none" w:sz="0" w:space="0" w:color="auto"/>
            <w:right w:val="none" w:sz="0" w:space="0" w:color="auto"/>
          </w:divBdr>
        </w:div>
        <w:div w:id="1734310165">
          <w:marLeft w:val="480"/>
          <w:marRight w:val="0"/>
          <w:marTop w:val="0"/>
          <w:marBottom w:val="0"/>
          <w:divBdr>
            <w:top w:val="none" w:sz="0" w:space="0" w:color="auto"/>
            <w:left w:val="none" w:sz="0" w:space="0" w:color="auto"/>
            <w:bottom w:val="none" w:sz="0" w:space="0" w:color="auto"/>
            <w:right w:val="none" w:sz="0" w:space="0" w:color="auto"/>
          </w:divBdr>
        </w:div>
        <w:div w:id="1753694750">
          <w:marLeft w:val="480"/>
          <w:marRight w:val="0"/>
          <w:marTop w:val="0"/>
          <w:marBottom w:val="0"/>
          <w:divBdr>
            <w:top w:val="none" w:sz="0" w:space="0" w:color="auto"/>
            <w:left w:val="none" w:sz="0" w:space="0" w:color="auto"/>
            <w:bottom w:val="none" w:sz="0" w:space="0" w:color="auto"/>
            <w:right w:val="none" w:sz="0" w:space="0" w:color="auto"/>
          </w:divBdr>
        </w:div>
        <w:div w:id="1760324460">
          <w:marLeft w:val="480"/>
          <w:marRight w:val="0"/>
          <w:marTop w:val="0"/>
          <w:marBottom w:val="0"/>
          <w:divBdr>
            <w:top w:val="none" w:sz="0" w:space="0" w:color="auto"/>
            <w:left w:val="none" w:sz="0" w:space="0" w:color="auto"/>
            <w:bottom w:val="none" w:sz="0" w:space="0" w:color="auto"/>
            <w:right w:val="none" w:sz="0" w:space="0" w:color="auto"/>
          </w:divBdr>
        </w:div>
        <w:div w:id="1773013740">
          <w:marLeft w:val="480"/>
          <w:marRight w:val="0"/>
          <w:marTop w:val="0"/>
          <w:marBottom w:val="0"/>
          <w:divBdr>
            <w:top w:val="none" w:sz="0" w:space="0" w:color="auto"/>
            <w:left w:val="none" w:sz="0" w:space="0" w:color="auto"/>
            <w:bottom w:val="none" w:sz="0" w:space="0" w:color="auto"/>
            <w:right w:val="none" w:sz="0" w:space="0" w:color="auto"/>
          </w:divBdr>
        </w:div>
        <w:div w:id="1849247739">
          <w:marLeft w:val="480"/>
          <w:marRight w:val="0"/>
          <w:marTop w:val="0"/>
          <w:marBottom w:val="0"/>
          <w:divBdr>
            <w:top w:val="none" w:sz="0" w:space="0" w:color="auto"/>
            <w:left w:val="none" w:sz="0" w:space="0" w:color="auto"/>
            <w:bottom w:val="none" w:sz="0" w:space="0" w:color="auto"/>
            <w:right w:val="none" w:sz="0" w:space="0" w:color="auto"/>
          </w:divBdr>
        </w:div>
        <w:div w:id="1852262154">
          <w:marLeft w:val="480"/>
          <w:marRight w:val="0"/>
          <w:marTop w:val="0"/>
          <w:marBottom w:val="0"/>
          <w:divBdr>
            <w:top w:val="none" w:sz="0" w:space="0" w:color="auto"/>
            <w:left w:val="none" w:sz="0" w:space="0" w:color="auto"/>
            <w:bottom w:val="none" w:sz="0" w:space="0" w:color="auto"/>
            <w:right w:val="none" w:sz="0" w:space="0" w:color="auto"/>
          </w:divBdr>
        </w:div>
        <w:div w:id="1852841218">
          <w:marLeft w:val="480"/>
          <w:marRight w:val="0"/>
          <w:marTop w:val="0"/>
          <w:marBottom w:val="0"/>
          <w:divBdr>
            <w:top w:val="none" w:sz="0" w:space="0" w:color="auto"/>
            <w:left w:val="none" w:sz="0" w:space="0" w:color="auto"/>
            <w:bottom w:val="none" w:sz="0" w:space="0" w:color="auto"/>
            <w:right w:val="none" w:sz="0" w:space="0" w:color="auto"/>
          </w:divBdr>
        </w:div>
        <w:div w:id="1855217670">
          <w:marLeft w:val="480"/>
          <w:marRight w:val="0"/>
          <w:marTop w:val="0"/>
          <w:marBottom w:val="0"/>
          <w:divBdr>
            <w:top w:val="none" w:sz="0" w:space="0" w:color="auto"/>
            <w:left w:val="none" w:sz="0" w:space="0" w:color="auto"/>
            <w:bottom w:val="none" w:sz="0" w:space="0" w:color="auto"/>
            <w:right w:val="none" w:sz="0" w:space="0" w:color="auto"/>
          </w:divBdr>
        </w:div>
        <w:div w:id="1885092095">
          <w:marLeft w:val="480"/>
          <w:marRight w:val="0"/>
          <w:marTop w:val="0"/>
          <w:marBottom w:val="0"/>
          <w:divBdr>
            <w:top w:val="none" w:sz="0" w:space="0" w:color="auto"/>
            <w:left w:val="none" w:sz="0" w:space="0" w:color="auto"/>
            <w:bottom w:val="none" w:sz="0" w:space="0" w:color="auto"/>
            <w:right w:val="none" w:sz="0" w:space="0" w:color="auto"/>
          </w:divBdr>
        </w:div>
        <w:div w:id="1932205050">
          <w:marLeft w:val="480"/>
          <w:marRight w:val="0"/>
          <w:marTop w:val="0"/>
          <w:marBottom w:val="0"/>
          <w:divBdr>
            <w:top w:val="none" w:sz="0" w:space="0" w:color="auto"/>
            <w:left w:val="none" w:sz="0" w:space="0" w:color="auto"/>
            <w:bottom w:val="none" w:sz="0" w:space="0" w:color="auto"/>
            <w:right w:val="none" w:sz="0" w:space="0" w:color="auto"/>
          </w:divBdr>
        </w:div>
        <w:div w:id="1954166646">
          <w:marLeft w:val="480"/>
          <w:marRight w:val="0"/>
          <w:marTop w:val="0"/>
          <w:marBottom w:val="0"/>
          <w:divBdr>
            <w:top w:val="none" w:sz="0" w:space="0" w:color="auto"/>
            <w:left w:val="none" w:sz="0" w:space="0" w:color="auto"/>
            <w:bottom w:val="none" w:sz="0" w:space="0" w:color="auto"/>
            <w:right w:val="none" w:sz="0" w:space="0" w:color="auto"/>
          </w:divBdr>
        </w:div>
        <w:div w:id="1986078286">
          <w:marLeft w:val="480"/>
          <w:marRight w:val="0"/>
          <w:marTop w:val="0"/>
          <w:marBottom w:val="0"/>
          <w:divBdr>
            <w:top w:val="none" w:sz="0" w:space="0" w:color="auto"/>
            <w:left w:val="none" w:sz="0" w:space="0" w:color="auto"/>
            <w:bottom w:val="none" w:sz="0" w:space="0" w:color="auto"/>
            <w:right w:val="none" w:sz="0" w:space="0" w:color="auto"/>
          </w:divBdr>
        </w:div>
        <w:div w:id="2038503510">
          <w:marLeft w:val="480"/>
          <w:marRight w:val="0"/>
          <w:marTop w:val="0"/>
          <w:marBottom w:val="0"/>
          <w:divBdr>
            <w:top w:val="none" w:sz="0" w:space="0" w:color="auto"/>
            <w:left w:val="none" w:sz="0" w:space="0" w:color="auto"/>
            <w:bottom w:val="none" w:sz="0" w:space="0" w:color="auto"/>
            <w:right w:val="none" w:sz="0" w:space="0" w:color="auto"/>
          </w:divBdr>
        </w:div>
        <w:div w:id="2059743918">
          <w:marLeft w:val="480"/>
          <w:marRight w:val="0"/>
          <w:marTop w:val="0"/>
          <w:marBottom w:val="0"/>
          <w:divBdr>
            <w:top w:val="none" w:sz="0" w:space="0" w:color="auto"/>
            <w:left w:val="none" w:sz="0" w:space="0" w:color="auto"/>
            <w:bottom w:val="none" w:sz="0" w:space="0" w:color="auto"/>
            <w:right w:val="none" w:sz="0" w:space="0" w:color="auto"/>
          </w:divBdr>
        </w:div>
        <w:div w:id="2074769877">
          <w:marLeft w:val="480"/>
          <w:marRight w:val="0"/>
          <w:marTop w:val="0"/>
          <w:marBottom w:val="0"/>
          <w:divBdr>
            <w:top w:val="none" w:sz="0" w:space="0" w:color="auto"/>
            <w:left w:val="none" w:sz="0" w:space="0" w:color="auto"/>
            <w:bottom w:val="none" w:sz="0" w:space="0" w:color="auto"/>
            <w:right w:val="none" w:sz="0" w:space="0" w:color="auto"/>
          </w:divBdr>
        </w:div>
        <w:div w:id="2081444733">
          <w:marLeft w:val="480"/>
          <w:marRight w:val="0"/>
          <w:marTop w:val="0"/>
          <w:marBottom w:val="0"/>
          <w:divBdr>
            <w:top w:val="none" w:sz="0" w:space="0" w:color="auto"/>
            <w:left w:val="none" w:sz="0" w:space="0" w:color="auto"/>
            <w:bottom w:val="none" w:sz="0" w:space="0" w:color="auto"/>
            <w:right w:val="none" w:sz="0" w:space="0" w:color="auto"/>
          </w:divBdr>
        </w:div>
      </w:divsChild>
    </w:div>
    <w:div w:id="574900219">
      <w:marLeft w:val="640"/>
      <w:marRight w:val="0"/>
      <w:marTop w:val="0"/>
      <w:marBottom w:val="0"/>
      <w:divBdr>
        <w:top w:val="none" w:sz="0" w:space="0" w:color="auto"/>
        <w:left w:val="none" w:sz="0" w:space="0" w:color="auto"/>
        <w:bottom w:val="none" w:sz="0" w:space="0" w:color="auto"/>
        <w:right w:val="none" w:sz="0" w:space="0" w:color="auto"/>
      </w:divBdr>
    </w:div>
    <w:div w:id="575017427">
      <w:marLeft w:val="640"/>
      <w:marRight w:val="0"/>
      <w:marTop w:val="0"/>
      <w:marBottom w:val="0"/>
      <w:divBdr>
        <w:top w:val="none" w:sz="0" w:space="0" w:color="auto"/>
        <w:left w:val="none" w:sz="0" w:space="0" w:color="auto"/>
        <w:bottom w:val="none" w:sz="0" w:space="0" w:color="auto"/>
        <w:right w:val="none" w:sz="0" w:space="0" w:color="auto"/>
      </w:divBdr>
    </w:div>
    <w:div w:id="575019682">
      <w:marLeft w:val="640"/>
      <w:marRight w:val="0"/>
      <w:marTop w:val="0"/>
      <w:marBottom w:val="0"/>
      <w:divBdr>
        <w:top w:val="none" w:sz="0" w:space="0" w:color="auto"/>
        <w:left w:val="none" w:sz="0" w:space="0" w:color="auto"/>
        <w:bottom w:val="none" w:sz="0" w:space="0" w:color="auto"/>
        <w:right w:val="none" w:sz="0" w:space="0" w:color="auto"/>
      </w:divBdr>
    </w:div>
    <w:div w:id="575087884">
      <w:marLeft w:val="640"/>
      <w:marRight w:val="0"/>
      <w:marTop w:val="0"/>
      <w:marBottom w:val="0"/>
      <w:divBdr>
        <w:top w:val="none" w:sz="0" w:space="0" w:color="auto"/>
        <w:left w:val="none" w:sz="0" w:space="0" w:color="auto"/>
        <w:bottom w:val="none" w:sz="0" w:space="0" w:color="auto"/>
        <w:right w:val="none" w:sz="0" w:space="0" w:color="auto"/>
      </w:divBdr>
    </w:div>
    <w:div w:id="575213021">
      <w:bodyDiv w:val="1"/>
      <w:marLeft w:val="0"/>
      <w:marRight w:val="0"/>
      <w:marTop w:val="0"/>
      <w:marBottom w:val="0"/>
      <w:divBdr>
        <w:top w:val="none" w:sz="0" w:space="0" w:color="auto"/>
        <w:left w:val="none" w:sz="0" w:space="0" w:color="auto"/>
        <w:bottom w:val="none" w:sz="0" w:space="0" w:color="auto"/>
        <w:right w:val="none" w:sz="0" w:space="0" w:color="auto"/>
      </w:divBdr>
    </w:div>
    <w:div w:id="575359709">
      <w:marLeft w:val="640"/>
      <w:marRight w:val="0"/>
      <w:marTop w:val="0"/>
      <w:marBottom w:val="0"/>
      <w:divBdr>
        <w:top w:val="none" w:sz="0" w:space="0" w:color="auto"/>
        <w:left w:val="none" w:sz="0" w:space="0" w:color="auto"/>
        <w:bottom w:val="none" w:sz="0" w:space="0" w:color="auto"/>
        <w:right w:val="none" w:sz="0" w:space="0" w:color="auto"/>
      </w:divBdr>
    </w:div>
    <w:div w:id="575437139">
      <w:bodyDiv w:val="1"/>
      <w:marLeft w:val="0"/>
      <w:marRight w:val="0"/>
      <w:marTop w:val="0"/>
      <w:marBottom w:val="0"/>
      <w:divBdr>
        <w:top w:val="none" w:sz="0" w:space="0" w:color="auto"/>
        <w:left w:val="none" w:sz="0" w:space="0" w:color="auto"/>
        <w:bottom w:val="none" w:sz="0" w:space="0" w:color="auto"/>
        <w:right w:val="none" w:sz="0" w:space="0" w:color="auto"/>
      </w:divBdr>
    </w:div>
    <w:div w:id="575558824">
      <w:marLeft w:val="640"/>
      <w:marRight w:val="0"/>
      <w:marTop w:val="0"/>
      <w:marBottom w:val="0"/>
      <w:divBdr>
        <w:top w:val="none" w:sz="0" w:space="0" w:color="auto"/>
        <w:left w:val="none" w:sz="0" w:space="0" w:color="auto"/>
        <w:bottom w:val="none" w:sz="0" w:space="0" w:color="auto"/>
        <w:right w:val="none" w:sz="0" w:space="0" w:color="auto"/>
      </w:divBdr>
    </w:div>
    <w:div w:id="575745593">
      <w:marLeft w:val="640"/>
      <w:marRight w:val="0"/>
      <w:marTop w:val="0"/>
      <w:marBottom w:val="0"/>
      <w:divBdr>
        <w:top w:val="none" w:sz="0" w:space="0" w:color="auto"/>
        <w:left w:val="none" w:sz="0" w:space="0" w:color="auto"/>
        <w:bottom w:val="none" w:sz="0" w:space="0" w:color="auto"/>
        <w:right w:val="none" w:sz="0" w:space="0" w:color="auto"/>
      </w:divBdr>
    </w:div>
    <w:div w:id="575936934">
      <w:marLeft w:val="640"/>
      <w:marRight w:val="0"/>
      <w:marTop w:val="0"/>
      <w:marBottom w:val="0"/>
      <w:divBdr>
        <w:top w:val="none" w:sz="0" w:space="0" w:color="auto"/>
        <w:left w:val="none" w:sz="0" w:space="0" w:color="auto"/>
        <w:bottom w:val="none" w:sz="0" w:space="0" w:color="auto"/>
        <w:right w:val="none" w:sz="0" w:space="0" w:color="auto"/>
      </w:divBdr>
    </w:div>
    <w:div w:id="576600148">
      <w:bodyDiv w:val="1"/>
      <w:marLeft w:val="0"/>
      <w:marRight w:val="0"/>
      <w:marTop w:val="0"/>
      <w:marBottom w:val="0"/>
      <w:divBdr>
        <w:top w:val="none" w:sz="0" w:space="0" w:color="auto"/>
        <w:left w:val="none" w:sz="0" w:space="0" w:color="auto"/>
        <w:bottom w:val="none" w:sz="0" w:space="0" w:color="auto"/>
        <w:right w:val="none" w:sz="0" w:space="0" w:color="auto"/>
      </w:divBdr>
      <w:divsChild>
        <w:div w:id="21635146">
          <w:marLeft w:val="480"/>
          <w:marRight w:val="0"/>
          <w:marTop w:val="0"/>
          <w:marBottom w:val="0"/>
          <w:divBdr>
            <w:top w:val="none" w:sz="0" w:space="0" w:color="auto"/>
            <w:left w:val="none" w:sz="0" w:space="0" w:color="auto"/>
            <w:bottom w:val="none" w:sz="0" w:space="0" w:color="auto"/>
            <w:right w:val="none" w:sz="0" w:space="0" w:color="auto"/>
          </w:divBdr>
        </w:div>
        <w:div w:id="152187560">
          <w:marLeft w:val="480"/>
          <w:marRight w:val="0"/>
          <w:marTop w:val="0"/>
          <w:marBottom w:val="0"/>
          <w:divBdr>
            <w:top w:val="none" w:sz="0" w:space="0" w:color="auto"/>
            <w:left w:val="none" w:sz="0" w:space="0" w:color="auto"/>
            <w:bottom w:val="none" w:sz="0" w:space="0" w:color="auto"/>
            <w:right w:val="none" w:sz="0" w:space="0" w:color="auto"/>
          </w:divBdr>
        </w:div>
        <w:div w:id="152991556">
          <w:marLeft w:val="480"/>
          <w:marRight w:val="0"/>
          <w:marTop w:val="0"/>
          <w:marBottom w:val="0"/>
          <w:divBdr>
            <w:top w:val="none" w:sz="0" w:space="0" w:color="auto"/>
            <w:left w:val="none" w:sz="0" w:space="0" w:color="auto"/>
            <w:bottom w:val="none" w:sz="0" w:space="0" w:color="auto"/>
            <w:right w:val="none" w:sz="0" w:space="0" w:color="auto"/>
          </w:divBdr>
        </w:div>
        <w:div w:id="189414667">
          <w:marLeft w:val="480"/>
          <w:marRight w:val="0"/>
          <w:marTop w:val="0"/>
          <w:marBottom w:val="0"/>
          <w:divBdr>
            <w:top w:val="none" w:sz="0" w:space="0" w:color="auto"/>
            <w:left w:val="none" w:sz="0" w:space="0" w:color="auto"/>
            <w:bottom w:val="none" w:sz="0" w:space="0" w:color="auto"/>
            <w:right w:val="none" w:sz="0" w:space="0" w:color="auto"/>
          </w:divBdr>
        </w:div>
        <w:div w:id="223488792">
          <w:marLeft w:val="480"/>
          <w:marRight w:val="0"/>
          <w:marTop w:val="0"/>
          <w:marBottom w:val="0"/>
          <w:divBdr>
            <w:top w:val="none" w:sz="0" w:space="0" w:color="auto"/>
            <w:left w:val="none" w:sz="0" w:space="0" w:color="auto"/>
            <w:bottom w:val="none" w:sz="0" w:space="0" w:color="auto"/>
            <w:right w:val="none" w:sz="0" w:space="0" w:color="auto"/>
          </w:divBdr>
        </w:div>
        <w:div w:id="226578792">
          <w:marLeft w:val="480"/>
          <w:marRight w:val="0"/>
          <w:marTop w:val="0"/>
          <w:marBottom w:val="0"/>
          <w:divBdr>
            <w:top w:val="none" w:sz="0" w:space="0" w:color="auto"/>
            <w:left w:val="none" w:sz="0" w:space="0" w:color="auto"/>
            <w:bottom w:val="none" w:sz="0" w:space="0" w:color="auto"/>
            <w:right w:val="none" w:sz="0" w:space="0" w:color="auto"/>
          </w:divBdr>
        </w:div>
        <w:div w:id="237324887">
          <w:marLeft w:val="480"/>
          <w:marRight w:val="0"/>
          <w:marTop w:val="0"/>
          <w:marBottom w:val="0"/>
          <w:divBdr>
            <w:top w:val="none" w:sz="0" w:space="0" w:color="auto"/>
            <w:left w:val="none" w:sz="0" w:space="0" w:color="auto"/>
            <w:bottom w:val="none" w:sz="0" w:space="0" w:color="auto"/>
            <w:right w:val="none" w:sz="0" w:space="0" w:color="auto"/>
          </w:divBdr>
        </w:div>
        <w:div w:id="261382528">
          <w:marLeft w:val="480"/>
          <w:marRight w:val="0"/>
          <w:marTop w:val="0"/>
          <w:marBottom w:val="0"/>
          <w:divBdr>
            <w:top w:val="none" w:sz="0" w:space="0" w:color="auto"/>
            <w:left w:val="none" w:sz="0" w:space="0" w:color="auto"/>
            <w:bottom w:val="none" w:sz="0" w:space="0" w:color="auto"/>
            <w:right w:val="none" w:sz="0" w:space="0" w:color="auto"/>
          </w:divBdr>
        </w:div>
        <w:div w:id="295917081">
          <w:marLeft w:val="480"/>
          <w:marRight w:val="0"/>
          <w:marTop w:val="0"/>
          <w:marBottom w:val="0"/>
          <w:divBdr>
            <w:top w:val="none" w:sz="0" w:space="0" w:color="auto"/>
            <w:left w:val="none" w:sz="0" w:space="0" w:color="auto"/>
            <w:bottom w:val="none" w:sz="0" w:space="0" w:color="auto"/>
            <w:right w:val="none" w:sz="0" w:space="0" w:color="auto"/>
          </w:divBdr>
        </w:div>
        <w:div w:id="321468483">
          <w:marLeft w:val="480"/>
          <w:marRight w:val="0"/>
          <w:marTop w:val="0"/>
          <w:marBottom w:val="0"/>
          <w:divBdr>
            <w:top w:val="none" w:sz="0" w:space="0" w:color="auto"/>
            <w:left w:val="none" w:sz="0" w:space="0" w:color="auto"/>
            <w:bottom w:val="none" w:sz="0" w:space="0" w:color="auto"/>
            <w:right w:val="none" w:sz="0" w:space="0" w:color="auto"/>
          </w:divBdr>
        </w:div>
        <w:div w:id="351297201">
          <w:marLeft w:val="480"/>
          <w:marRight w:val="0"/>
          <w:marTop w:val="0"/>
          <w:marBottom w:val="0"/>
          <w:divBdr>
            <w:top w:val="none" w:sz="0" w:space="0" w:color="auto"/>
            <w:left w:val="none" w:sz="0" w:space="0" w:color="auto"/>
            <w:bottom w:val="none" w:sz="0" w:space="0" w:color="auto"/>
            <w:right w:val="none" w:sz="0" w:space="0" w:color="auto"/>
          </w:divBdr>
        </w:div>
        <w:div w:id="407658750">
          <w:marLeft w:val="480"/>
          <w:marRight w:val="0"/>
          <w:marTop w:val="0"/>
          <w:marBottom w:val="0"/>
          <w:divBdr>
            <w:top w:val="none" w:sz="0" w:space="0" w:color="auto"/>
            <w:left w:val="none" w:sz="0" w:space="0" w:color="auto"/>
            <w:bottom w:val="none" w:sz="0" w:space="0" w:color="auto"/>
            <w:right w:val="none" w:sz="0" w:space="0" w:color="auto"/>
          </w:divBdr>
        </w:div>
        <w:div w:id="472869211">
          <w:marLeft w:val="480"/>
          <w:marRight w:val="0"/>
          <w:marTop w:val="0"/>
          <w:marBottom w:val="0"/>
          <w:divBdr>
            <w:top w:val="none" w:sz="0" w:space="0" w:color="auto"/>
            <w:left w:val="none" w:sz="0" w:space="0" w:color="auto"/>
            <w:bottom w:val="none" w:sz="0" w:space="0" w:color="auto"/>
            <w:right w:val="none" w:sz="0" w:space="0" w:color="auto"/>
          </w:divBdr>
        </w:div>
        <w:div w:id="504981339">
          <w:marLeft w:val="480"/>
          <w:marRight w:val="0"/>
          <w:marTop w:val="0"/>
          <w:marBottom w:val="0"/>
          <w:divBdr>
            <w:top w:val="none" w:sz="0" w:space="0" w:color="auto"/>
            <w:left w:val="none" w:sz="0" w:space="0" w:color="auto"/>
            <w:bottom w:val="none" w:sz="0" w:space="0" w:color="auto"/>
            <w:right w:val="none" w:sz="0" w:space="0" w:color="auto"/>
          </w:divBdr>
        </w:div>
        <w:div w:id="569269817">
          <w:marLeft w:val="480"/>
          <w:marRight w:val="0"/>
          <w:marTop w:val="0"/>
          <w:marBottom w:val="0"/>
          <w:divBdr>
            <w:top w:val="none" w:sz="0" w:space="0" w:color="auto"/>
            <w:left w:val="none" w:sz="0" w:space="0" w:color="auto"/>
            <w:bottom w:val="none" w:sz="0" w:space="0" w:color="auto"/>
            <w:right w:val="none" w:sz="0" w:space="0" w:color="auto"/>
          </w:divBdr>
        </w:div>
        <w:div w:id="656803949">
          <w:marLeft w:val="480"/>
          <w:marRight w:val="0"/>
          <w:marTop w:val="0"/>
          <w:marBottom w:val="0"/>
          <w:divBdr>
            <w:top w:val="none" w:sz="0" w:space="0" w:color="auto"/>
            <w:left w:val="none" w:sz="0" w:space="0" w:color="auto"/>
            <w:bottom w:val="none" w:sz="0" w:space="0" w:color="auto"/>
            <w:right w:val="none" w:sz="0" w:space="0" w:color="auto"/>
          </w:divBdr>
        </w:div>
        <w:div w:id="685593660">
          <w:marLeft w:val="480"/>
          <w:marRight w:val="0"/>
          <w:marTop w:val="0"/>
          <w:marBottom w:val="0"/>
          <w:divBdr>
            <w:top w:val="none" w:sz="0" w:space="0" w:color="auto"/>
            <w:left w:val="none" w:sz="0" w:space="0" w:color="auto"/>
            <w:bottom w:val="none" w:sz="0" w:space="0" w:color="auto"/>
            <w:right w:val="none" w:sz="0" w:space="0" w:color="auto"/>
          </w:divBdr>
        </w:div>
        <w:div w:id="693381005">
          <w:marLeft w:val="480"/>
          <w:marRight w:val="0"/>
          <w:marTop w:val="0"/>
          <w:marBottom w:val="0"/>
          <w:divBdr>
            <w:top w:val="none" w:sz="0" w:space="0" w:color="auto"/>
            <w:left w:val="none" w:sz="0" w:space="0" w:color="auto"/>
            <w:bottom w:val="none" w:sz="0" w:space="0" w:color="auto"/>
            <w:right w:val="none" w:sz="0" w:space="0" w:color="auto"/>
          </w:divBdr>
        </w:div>
        <w:div w:id="725882073">
          <w:marLeft w:val="480"/>
          <w:marRight w:val="0"/>
          <w:marTop w:val="0"/>
          <w:marBottom w:val="0"/>
          <w:divBdr>
            <w:top w:val="none" w:sz="0" w:space="0" w:color="auto"/>
            <w:left w:val="none" w:sz="0" w:space="0" w:color="auto"/>
            <w:bottom w:val="none" w:sz="0" w:space="0" w:color="auto"/>
            <w:right w:val="none" w:sz="0" w:space="0" w:color="auto"/>
          </w:divBdr>
        </w:div>
        <w:div w:id="774328028">
          <w:marLeft w:val="480"/>
          <w:marRight w:val="0"/>
          <w:marTop w:val="0"/>
          <w:marBottom w:val="0"/>
          <w:divBdr>
            <w:top w:val="none" w:sz="0" w:space="0" w:color="auto"/>
            <w:left w:val="none" w:sz="0" w:space="0" w:color="auto"/>
            <w:bottom w:val="none" w:sz="0" w:space="0" w:color="auto"/>
            <w:right w:val="none" w:sz="0" w:space="0" w:color="auto"/>
          </w:divBdr>
        </w:div>
        <w:div w:id="892691283">
          <w:marLeft w:val="480"/>
          <w:marRight w:val="0"/>
          <w:marTop w:val="0"/>
          <w:marBottom w:val="0"/>
          <w:divBdr>
            <w:top w:val="none" w:sz="0" w:space="0" w:color="auto"/>
            <w:left w:val="none" w:sz="0" w:space="0" w:color="auto"/>
            <w:bottom w:val="none" w:sz="0" w:space="0" w:color="auto"/>
            <w:right w:val="none" w:sz="0" w:space="0" w:color="auto"/>
          </w:divBdr>
        </w:div>
        <w:div w:id="927539825">
          <w:marLeft w:val="480"/>
          <w:marRight w:val="0"/>
          <w:marTop w:val="0"/>
          <w:marBottom w:val="0"/>
          <w:divBdr>
            <w:top w:val="none" w:sz="0" w:space="0" w:color="auto"/>
            <w:left w:val="none" w:sz="0" w:space="0" w:color="auto"/>
            <w:bottom w:val="none" w:sz="0" w:space="0" w:color="auto"/>
            <w:right w:val="none" w:sz="0" w:space="0" w:color="auto"/>
          </w:divBdr>
        </w:div>
        <w:div w:id="937173248">
          <w:marLeft w:val="480"/>
          <w:marRight w:val="0"/>
          <w:marTop w:val="0"/>
          <w:marBottom w:val="0"/>
          <w:divBdr>
            <w:top w:val="none" w:sz="0" w:space="0" w:color="auto"/>
            <w:left w:val="none" w:sz="0" w:space="0" w:color="auto"/>
            <w:bottom w:val="none" w:sz="0" w:space="0" w:color="auto"/>
            <w:right w:val="none" w:sz="0" w:space="0" w:color="auto"/>
          </w:divBdr>
        </w:div>
        <w:div w:id="988241651">
          <w:marLeft w:val="480"/>
          <w:marRight w:val="0"/>
          <w:marTop w:val="0"/>
          <w:marBottom w:val="0"/>
          <w:divBdr>
            <w:top w:val="none" w:sz="0" w:space="0" w:color="auto"/>
            <w:left w:val="none" w:sz="0" w:space="0" w:color="auto"/>
            <w:bottom w:val="none" w:sz="0" w:space="0" w:color="auto"/>
            <w:right w:val="none" w:sz="0" w:space="0" w:color="auto"/>
          </w:divBdr>
        </w:div>
        <w:div w:id="1053650885">
          <w:marLeft w:val="480"/>
          <w:marRight w:val="0"/>
          <w:marTop w:val="0"/>
          <w:marBottom w:val="0"/>
          <w:divBdr>
            <w:top w:val="none" w:sz="0" w:space="0" w:color="auto"/>
            <w:left w:val="none" w:sz="0" w:space="0" w:color="auto"/>
            <w:bottom w:val="none" w:sz="0" w:space="0" w:color="auto"/>
            <w:right w:val="none" w:sz="0" w:space="0" w:color="auto"/>
          </w:divBdr>
        </w:div>
        <w:div w:id="1060594507">
          <w:marLeft w:val="480"/>
          <w:marRight w:val="0"/>
          <w:marTop w:val="0"/>
          <w:marBottom w:val="0"/>
          <w:divBdr>
            <w:top w:val="none" w:sz="0" w:space="0" w:color="auto"/>
            <w:left w:val="none" w:sz="0" w:space="0" w:color="auto"/>
            <w:bottom w:val="none" w:sz="0" w:space="0" w:color="auto"/>
            <w:right w:val="none" w:sz="0" w:space="0" w:color="auto"/>
          </w:divBdr>
        </w:div>
        <w:div w:id="1191066108">
          <w:marLeft w:val="480"/>
          <w:marRight w:val="0"/>
          <w:marTop w:val="0"/>
          <w:marBottom w:val="0"/>
          <w:divBdr>
            <w:top w:val="none" w:sz="0" w:space="0" w:color="auto"/>
            <w:left w:val="none" w:sz="0" w:space="0" w:color="auto"/>
            <w:bottom w:val="none" w:sz="0" w:space="0" w:color="auto"/>
            <w:right w:val="none" w:sz="0" w:space="0" w:color="auto"/>
          </w:divBdr>
        </w:div>
        <w:div w:id="1208836981">
          <w:marLeft w:val="480"/>
          <w:marRight w:val="0"/>
          <w:marTop w:val="0"/>
          <w:marBottom w:val="0"/>
          <w:divBdr>
            <w:top w:val="none" w:sz="0" w:space="0" w:color="auto"/>
            <w:left w:val="none" w:sz="0" w:space="0" w:color="auto"/>
            <w:bottom w:val="none" w:sz="0" w:space="0" w:color="auto"/>
            <w:right w:val="none" w:sz="0" w:space="0" w:color="auto"/>
          </w:divBdr>
        </w:div>
        <w:div w:id="1247612695">
          <w:marLeft w:val="480"/>
          <w:marRight w:val="0"/>
          <w:marTop w:val="0"/>
          <w:marBottom w:val="0"/>
          <w:divBdr>
            <w:top w:val="none" w:sz="0" w:space="0" w:color="auto"/>
            <w:left w:val="none" w:sz="0" w:space="0" w:color="auto"/>
            <w:bottom w:val="none" w:sz="0" w:space="0" w:color="auto"/>
            <w:right w:val="none" w:sz="0" w:space="0" w:color="auto"/>
          </w:divBdr>
        </w:div>
        <w:div w:id="1269267267">
          <w:marLeft w:val="480"/>
          <w:marRight w:val="0"/>
          <w:marTop w:val="0"/>
          <w:marBottom w:val="0"/>
          <w:divBdr>
            <w:top w:val="none" w:sz="0" w:space="0" w:color="auto"/>
            <w:left w:val="none" w:sz="0" w:space="0" w:color="auto"/>
            <w:bottom w:val="none" w:sz="0" w:space="0" w:color="auto"/>
            <w:right w:val="none" w:sz="0" w:space="0" w:color="auto"/>
          </w:divBdr>
        </w:div>
        <w:div w:id="1330253088">
          <w:marLeft w:val="480"/>
          <w:marRight w:val="0"/>
          <w:marTop w:val="0"/>
          <w:marBottom w:val="0"/>
          <w:divBdr>
            <w:top w:val="none" w:sz="0" w:space="0" w:color="auto"/>
            <w:left w:val="none" w:sz="0" w:space="0" w:color="auto"/>
            <w:bottom w:val="none" w:sz="0" w:space="0" w:color="auto"/>
            <w:right w:val="none" w:sz="0" w:space="0" w:color="auto"/>
          </w:divBdr>
        </w:div>
        <w:div w:id="1330787349">
          <w:marLeft w:val="480"/>
          <w:marRight w:val="0"/>
          <w:marTop w:val="0"/>
          <w:marBottom w:val="0"/>
          <w:divBdr>
            <w:top w:val="none" w:sz="0" w:space="0" w:color="auto"/>
            <w:left w:val="none" w:sz="0" w:space="0" w:color="auto"/>
            <w:bottom w:val="none" w:sz="0" w:space="0" w:color="auto"/>
            <w:right w:val="none" w:sz="0" w:space="0" w:color="auto"/>
          </w:divBdr>
        </w:div>
        <w:div w:id="1376855456">
          <w:marLeft w:val="480"/>
          <w:marRight w:val="0"/>
          <w:marTop w:val="0"/>
          <w:marBottom w:val="0"/>
          <w:divBdr>
            <w:top w:val="none" w:sz="0" w:space="0" w:color="auto"/>
            <w:left w:val="none" w:sz="0" w:space="0" w:color="auto"/>
            <w:bottom w:val="none" w:sz="0" w:space="0" w:color="auto"/>
            <w:right w:val="none" w:sz="0" w:space="0" w:color="auto"/>
          </w:divBdr>
        </w:div>
        <w:div w:id="1395545354">
          <w:marLeft w:val="480"/>
          <w:marRight w:val="0"/>
          <w:marTop w:val="0"/>
          <w:marBottom w:val="0"/>
          <w:divBdr>
            <w:top w:val="none" w:sz="0" w:space="0" w:color="auto"/>
            <w:left w:val="none" w:sz="0" w:space="0" w:color="auto"/>
            <w:bottom w:val="none" w:sz="0" w:space="0" w:color="auto"/>
            <w:right w:val="none" w:sz="0" w:space="0" w:color="auto"/>
          </w:divBdr>
        </w:div>
        <w:div w:id="1436242924">
          <w:marLeft w:val="480"/>
          <w:marRight w:val="0"/>
          <w:marTop w:val="0"/>
          <w:marBottom w:val="0"/>
          <w:divBdr>
            <w:top w:val="none" w:sz="0" w:space="0" w:color="auto"/>
            <w:left w:val="none" w:sz="0" w:space="0" w:color="auto"/>
            <w:bottom w:val="none" w:sz="0" w:space="0" w:color="auto"/>
            <w:right w:val="none" w:sz="0" w:space="0" w:color="auto"/>
          </w:divBdr>
        </w:div>
        <w:div w:id="1438209653">
          <w:marLeft w:val="480"/>
          <w:marRight w:val="0"/>
          <w:marTop w:val="0"/>
          <w:marBottom w:val="0"/>
          <w:divBdr>
            <w:top w:val="none" w:sz="0" w:space="0" w:color="auto"/>
            <w:left w:val="none" w:sz="0" w:space="0" w:color="auto"/>
            <w:bottom w:val="none" w:sz="0" w:space="0" w:color="auto"/>
            <w:right w:val="none" w:sz="0" w:space="0" w:color="auto"/>
          </w:divBdr>
        </w:div>
        <w:div w:id="1539507953">
          <w:marLeft w:val="480"/>
          <w:marRight w:val="0"/>
          <w:marTop w:val="0"/>
          <w:marBottom w:val="0"/>
          <w:divBdr>
            <w:top w:val="none" w:sz="0" w:space="0" w:color="auto"/>
            <w:left w:val="none" w:sz="0" w:space="0" w:color="auto"/>
            <w:bottom w:val="none" w:sz="0" w:space="0" w:color="auto"/>
            <w:right w:val="none" w:sz="0" w:space="0" w:color="auto"/>
          </w:divBdr>
        </w:div>
        <w:div w:id="1544706022">
          <w:marLeft w:val="480"/>
          <w:marRight w:val="0"/>
          <w:marTop w:val="0"/>
          <w:marBottom w:val="0"/>
          <w:divBdr>
            <w:top w:val="none" w:sz="0" w:space="0" w:color="auto"/>
            <w:left w:val="none" w:sz="0" w:space="0" w:color="auto"/>
            <w:bottom w:val="none" w:sz="0" w:space="0" w:color="auto"/>
            <w:right w:val="none" w:sz="0" w:space="0" w:color="auto"/>
          </w:divBdr>
        </w:div>
        <w:div w:id="1568570289">
          <w:marLeft w:val="480"/>
          <w:marRight w:val="0"/>
          <w:marTop w:val="0"/>
          <w:marBottom w:val="0"/>
          <w:divBdr>
            <w:top w:val="none" w:sz="0" w:space="0" w:color="auto"/>
            <w:left w:val="none" w:sz="0" w:space="0" w:color="auto"/>
            <w:bottom w:val="none" w:sz="0" w:space="0" w:color="auto"/>
            <w:right w:val="none" w:sz="0" w:space="0" w:color="auto"/>
          </w:divBdr>
        </w:div>
        <w:div w:id="1627276844">
          <w:marLeft w:val="480"/>
          <w:marRight w:val="0"/>
          <w:marTop w:val="0"/>
          <w:marBottom w:val="0"/>
          <w:divBdr>
            <w:top w:val="none" w:sz="0" w:space="0" w:color="auto"/>
            <w:left w:val="none" w:sz="0" w:space="0" w:color="auto"/>
            <w:bottom w:val="none" w:sz="0" w:space="0" w:color="auto"/>
            <w:right w:val="none" w:sz="0" w:space="0" w:color="auto"/>
          </w:divBdr>
        </w:div>
        <w:div w:id="1643194491">
          <w:marLeft w:val="480"/>
          <w:marRight w:val="0"/>
          <w:marTop w:val="0"/>
          <w:marBottom w:val="0"/>
          <w:divBdr>
            <w:top w:val="none" w:sz="0" w:space="0" w:color="auto"/>
            <w:left w:val="none" w:sz="0" w:space="0" w:color="auto"/>
            <w:bottom w:val="none" w:sz="0" w:space="0" w:color="auto"/>
            <w:right w:val="none" w:sz="0" w:space="0" w:color="auto"/>
          </w:divBdr>
        </w:div>
        <w:div w:id="1694453398">
          <w:marLeft w:val="480"/>
          <w:marRight w:val="0"/>
          <w:marTop w:val="0"/>
          <w:marBottom w:val="0"/>
          <w:divBdr>
            <w:top w:val="none" w:sz="0" w:space="0" w:color="auto"/>
            <w:left w:val="none" w:sz="0" w:space="0" w:color="auto"/>
            <w:bottom w:val="none" w:sz="0" w:space="0" w:color="auto"/>
            <w:right w:val="none" w:sz="0" w:space="0" w:color="auto"/>
          </w:divBdr>
        </w:div>
        <w:div w:id="1871844199">
          <w:marLeft w:val="480"/>
          <w:marRight w:val="0"/>
          <w:marTop w:val="0"/>
          <w:marBottom w:val="0"/>
          <w:divBdr>
            <w:top w:val="none" w:sz="0" w:space="0" w:color="auto"/>
            <w:left w:val="none" w:sz="0" w:space="0" w:color="auto"/>
            <w:bottom w:val="none" w:sz="0" w:space="0" w:color="auto"/>
            <w:right w:val="none" w:sz="0" w:space="0" w:color="auto"/>
          </w:divBdr>
        </w:div>
        <w:div w:id="1890914755">
          <w:marLeft w:val="480"/>
          <w:marRight w:val="0"/>
          <w:marTop w:val="0"/>
          <w:marBottom w:val="0"/>
          <w:divBdr>
            <w:top w:val="none" w:sz="0" w:space="0" w:color="auto"/>
            <w:left w:val="none" w:sz="0" w:space="0" w:color="auto"/>
            <w:bottom w:val="none" w:sz="0" w:space="0" w:color="auto"/>
            <w:right w:val="none" w:sz="0" w:space="0" w:color="auto"/>
          </w:divBdr>
        </w:div>
        <w:div w:id="1897862422">
          <w:marLeft w:val="480"/>
          <w:marRight w:val="0"/>
          <w:marTop w:val="0"/>
          <w:marBottom w:val="0"/>
          <w:divBdr>
            <w:top w:val="none" w:sz="0" w:space="0" w:color="auto"/>
            <w:left w:val="none" w:sz="0" w:space="0" w:color="auto"/>
            <w:bottom w:val="none" w:sz="0" w:space="0" w:color="auto"/>
            <w:right w:val="none" w:sz="0" w:space="0" w:color="auto"/>
          </w:divBdr>
        </w:div>
        <w:div w:id="1925720291">
          <w:marLeft w:val="480"/>
          <w:marRight w:val="0"/>
          <w:marTop w:val="0"/>
          <w:marBottom w:val="0"/>
          <w:divBdr>
            <w:top w:val="none" w:sz="0" w:space="0" w:color="auto"/>
            <w:left w:val="none" w:sz="0" w:space="0" w:color="auto"/>
            <w:bottom w:val="none" w:sz="0" w:space="0" w:color="auto"/>
            <w:right w:val="none" w:sz="0" w:space="0" w:color="auto"/>
          </w:divBdr>
        </w:div>
        <w:div w:id="1962373011">
          <w:marLeft w:val="480"/>
          <w:marRight w:val="0"/>
          <w:marTop w:val="0"/>
          <w:marBottom w:val="0"/>
          <w:divBdr>
            <w:top w:val="none" w:sz="0" w:space="0" w:color="auto"/>
            <w:left w:val="none" w:sz="0" w:space="0" w:color="auto"/>
            <w:bottom w:val="none" w:sz="0" w:space="0" w:color="auto"/>
            <w:right w:val="none" w:sz="0" w:space="0" w:color="auto"/>
          </w:divBdr>
        </w:div>
        <w:div w:id="1962570977">
          <w:marLeft w:val="480"/>
          <w:marRight w:val="0"/>
          <w:marTop w:val="0"/>
          <w:marBottom w:val="0"/>
          <w:divBdr>
            <w:top w:val="none" w:sz="0" w:space="0" w:color="auto"/>
            <w:left w:val="none" w:sz="0" w:space="0" w:color="auto"/>
            <w:bottom w:val="none" w:sz="0" w:space="0" w:color="auto"/>
            <w:right w:val="none" w:sz="0" w:space="0" w:color="auto"/>
          </w:divBdr>
        </w:div>
        <w:div w:id="1982423301">
          <w:marLeft w:val="480"/>
          <w:marRight w:val="0"/>
          <w:marTop w:val="0"/>
          <w:marBottom w:val="0"/>
          <w:divBdr>
            <w:top w:val="none" w:sz="0" w:space="0" w:color="auto"/>
            <w:left w:val="none" w:sz="0" w:space="0" w:color="auto"/>
            <w:bottom w:val="none" w:sz="0" w:space="0" w:color="auto"/>
            <w:right w:val="none" w:sz="0" w:space="0" w:color="auto"/>
          </w:divBdr>
        </w:div>
        <w:div w:id="2033796279">
          <w:marLeft w:val="480"/>
          <w:marRight w:val="0"/>
          <w:marTop w:val="0"/>
          <w:marBottom w:val="0"/>
          <w:divBdr>
            <w:top w:val="none" w:sz="0" w:space="0" w:color="auto"/>
            <w:left w:val="none" w:sz="0" w:space="0" w:color="auto"/>
            <w:bottom w:val="none" w:sz="0" w:space="0" w:color="auto"/>
            <w:right w:val="none" w:sz="0" w:space="0" w:color="auto"/>
          </w:divBdr>
        </w:div>
        <w:div w:id="2046174494">
          <w:marLeft w:val="480"/>
          <w:marRight w:val="0"/>
          <w:marTop w:val="0"/>
          <w:marBottom w:val="0"/>
          <w:divBdr>
            <w:top w:val="none" w:sz="0" w:space="0" w:color="auto"/>
            <w:left w:val="none" w:sz="0" w:space="0" w:color="auto"/>
            <w:bottom w:val="none" w:sz="0" w:space="0" w:color="auto"/>
            <w:right w:val="none" w:sz="0" w:space="0" w:color="auto"/>
          </w:divBdr>
        </w:div>
        <w:div w:id="2077043639">
          <w:marLeft w:val="480"/>
          <w:marRight w:val="0"/>
          <w:marTop w:val="0"/>
          <w:marBottom w:val="0"/>
          <w:divBdr>
            <w:top w:val="none" w:sz="0" w:space="0" w:color="auto"/>
            <w:left w:val="none" w:sz="0" w:space="0" w:color="auto"/>
            <w:bottom w:val="none" w:sz="0" w:space="0" w:color="auto"/>
            <w:right w:val="none" w:sz="0" w:space="0" w:color="auto"/>
          </w:divBdr>
        </w:div>
        <w:div w:id="2096052962">
          <w:marLeft w:val="480"/>
          <w:marRight w:val="0"/>
          <w:marTop w:val="0"/>
          <w:marBottom w:val="0"/>
          <w:divBdr>
            <w:top w:val="none" w:sz="0" w:space="0" w:color="auto"/>
            <w:left w:val="none" w:sz="0" w:space="0" w:color="auto"/>
            <w:bottom w:val="none" w:sz="0" w:space="0" w:color="auto"/>
            <w:right w:val="none" w:sz="0" w:space="0" w:color="auto"/>
          </w:divBdr>
        </w:div>
        <w:div w:id="2103450394">
          <w:marLeft w:val="480"/>
          <w:marRight w:val="0"/>
          <w:marTop w:val="0"/>
          <w:marBottom w:val="0"/>
          <w:divBdr>
            <w:top w:val="none" w:sz="0" w:space="0" w:color="auto"/>
            <w:left w:val="none" w:sz="0" w:space="0" w:color="auto"/>
            <w:bottom w:val="none" w:sz="0" w:space="0" w:color="auto"/>
            <w:right w:val="none" w:sz="0" w:space="0" w:color="auto"/>
          </w:divBdr>
        </w:div>
      </w:divsChild>
    </w:div>
    <w:div w:id="576746484">
      <w:bodyDiv w:val="1"/>
      <w:marLeft w:val="0"/>
      <w:marRight w:val="0"/>
      <w:marTop w:val="0"/>
      <w:marBottom w:val="0"/>
      <w:divBdr>
        <w:top w:val="none" w:sz="0" w:space="0" w:color="auto"/>
        <w:left w:val="none" w:sz="0" w:space="0" w:color="auto"/>
        <w:bottom w:val="none" w:sz="0" w:space="0" w:color="auto"/>
        <w:right w:val="none" w:sz="0" w:space="0" w:color="auto"/>
      </w:divBdr>
    </w:div>
    <w:div w:id="576938898">
      <w:marLeft w:val="640"/>
      <w:marRight w:val="0"/>
      <w:marTop w:val="0"/>
      <w:marBottom w:val="0"/>
      <w:divBdr>
        <w:top w:val="none" w:sz="0" w:space="0" w:color="auto"/>
        <w:left w:val="none" w:sz="0" w:space="0" w:color="auto"/>
        <w:bottom w:val="none" w:sz="0" w:space="0" w:color="auto"/>
        <w:right w:val="none" w:sz="0" w:space="0" w:color="auto"/>
      </w:divBdr>
    </w:div>
    <w:div w:id="577831026">
      <w:marLeft w:val="640"/>
      <w:marRight w:val="0"/>
      <w:marTop w:val="0"/>
      <w:marBottom w:val="0"/>
      <w:divBdr>
        <w:top w:val="none" w:sz="0" w:space="0" w:color="auto"/>
        <w:left w:val="none" w:sz="0" w:space="0" w:color="auto"/>
        <w:bottom w:val="none" w:sz="0" w:space="0" w:color="auto"/>
        <w:right w:val="none" w:sz="0" w:space="0" w:color="auto"/>
      </w:divBdr>
    </w:div>
    <w:div w:id="578293114">
      <w:marLeft w:val="640"/>
      <w:marRight w:val="0"/>
      <w:marTop w:val="0"/>
      <w:marBottom w:val="0"/>
      <w:divBdr>
        <w:top w:val="none" w:sz="0" w:space="0" w:color="auto"/>
        <w:left w:val="none" w:sz="0" w:space="0" w:color="auto"/>
        <w:bottom w:val="none" w:sz="0" w:space="0" w:color="auto"/>
        <w:right w:val="none" w:sz="0" w:space="0" w:color="auto"/>
      </w:divBdr>
    </w:div>
    <w:div w:id="579098682">
      <w:marLeft w:val="640"/>
      <w:marRight w:val="0"/>
      <w:marTop w:val="0"/>
      <w:marBottom w:val="0"/>
      <w:divBdr>
        <w:top w:val="none" w:sz="0" w:space="0" w:color="auto"/>
        <w:left w:val="none" w:sz="0" w:space="0" w:color="auto"/>
        <w:bottom w:val="none" w:sz="0" w:space="0" w:color="auto"/>
        <w:right w:val="none" w:sz="0" w:space="0" w:color="auto"/>
      </w:divBdr>
    </w:div>
    <w:div w:id="579369639">
      <w:marLeft w:val="640"/>
      <w:marRight w:val="0"/>
      <w:marTop w:val="0"/>
      <w:marBottom w:val="0"/>
      <w:divBdr>
        <w:top w:val="none" w:sz="0" w:space="0" w:color="auto"/>
        <w:left w:val="none" w:sz="0" w:space="0" w:color="auto"/>
        <w:bottom w:val="none" w:sz="0" w:space="0" w:color="auto"/>
        <w:right w:val="none" w:sz="0" w:space="0" w:color="auto"/>
      </w:divBdr>
    </w:div>
    <w:div w:id="579758915">
      <w:bodyDiv w:val="1"/>
      <w:marLeft w:val="0"/>
      <w:marRight w:val="0"/>
      <w:marTop w:val="0"/>
      <w:marBottom w:val="0"/>
      <w:divBdr>
        <w:top w:val="none" w:sz="0" w:space="0" w:color="auto"/>
        <w:left w:val="none" w:sz="0" w:space="0" w:color="auto"/>
        <w:bottom w:val="none" w:sz="0" w:space="0" w:color="auto"/>
        <w:right w:val="none" w:sz="0" w:space="0" w:color="auto"/>
      </w:divBdr>
    </w:div>
    <w:div w:id="579799699">
      <w:marLeft w:val="640"/>
      <w:marRight w:val="0"/>
      <w:marTop w:val="0"/>
      <w:marBottom w:val="0"/>
      <w:divBdr>
        <w:top w:val="none" w:sz="0" w:space="0" w:color="auto"/>
        <w:left w:val="none" w:sz="0" w:space="0" w:color="auto"/>
        <w:bottom w:val="none" w:sz="0" w:space="0" w:color="auto"/>
        <w:right w:val="none" w:sz="0" w:space="0" w:color="auto"/>
      </w:divBdr>
    </w:div>
    <w:div w:id="580066802">
      <w:marLeft w:val="480"/>
      <w:marRight w:val="0"/>
      <w:marTop w:val="0"/>
      <w:marBottom w:val="0"/>
      <w:divBdr>
        <w:top w:val="none" w:sz="0" w:space="0" w:color="auto"/>
        <w:left w:val="none" w:sz="0" w:space="0" w:color="auto"/>
        <w:bottom w:val="none" w:sz="0" w:space="0" w:color="auto"/>
        <w:right w:val="none" w:sz="0" w:space="0" w:color="auto"/>
      </w:divBdr>
    </w:div>
    <w:div w:id="580481420">
      <w:marLeft w:val="640"/>
      <w:marRight w:val="0"/>
      <w:marTop w:val="0"/>
      <w:marBottom w:val="0"/>
      <w:divBdr>
        <w:top w:val="none" w:sz="0" w:space="0" w:color="auto"/>
        <w:left w:val="none" w:sz="0" w:space="0" w:color="auto"/>
        <w:bottom w:val="none" w:sz="0" w:space="0" w:color="auto"/>
        <w:right w:val="none" w:sz="0" w:space="0" w:color="auto"/>
      </w:divBdr>
    </w:div>
    <w:div w:id="580673868">
      <w:marLeft w:val="640"/>
      <w:marRight w:val="0"/>
      <w:marTop w:val="0"/>
      <w:marBottom w:val="0"/>
      <w:divBdr>
        <w:top w:val="none" w:sz="0" w:space="0" w:color="auto"/>
        <w:left w:val="none" w:sz="0" w:space="0" w:color="auto"/>
        <w:bottom w:val="none" w:sz="0" w:space="0" w:color="auto"/>
        <w:right w:val="none" w:sz="0" w:space="0" w:color="auto"/>
      </w:divBdr>
    </w:div>
    <w:div w:id="580716822">
      <w:marLeft w:val="640"/>
      <w:marRight w:val="0"/>
      <w:marTop w:val="0"/>
      <w:marBottom w:val="0"/>
      <w:divBdr>
        <w:top w:val="none" w:sz="0" w:space="0" w:color="auto"/>
        <w:left w:val="none" w:sz="0" w:space="0" w:color="auto"/>
        <w:bottom w:val="none" w:sz="0" w:space="0" w:color="auto"/>
        <w:right w:val="none" w:sz="0" w:space="0" w:color="auto"/>
      </w:divBdr>
    </w:div>
    <w:div w:id="581108502">
      <w:bodyDiv w:val="1"/>
      <w:marLeft w:val="0"/>
      <w:marRight w:val="0"/>
      <w:marTop w:val="0"/>
      <w:marBottom w:val="0"/>
      <w:divBdr>
        <w:top w:val="none" w:sz="0" w:space="0" w:color="auto"/>
        <w:left w:val="none" w:sz="0" w:space="0" w:color="auto"/>
        <w:bottom w:val="none" w:sz="0" w:space="0" w:color="auto"/>
        <w:right w:val="none" w:sz="0" w:space="0" w:color="auto"/>
      </w:divBdr>
      <w:divsChild>
        <w:div w:id="1512587">
          <w:marLeft w:val="480"/>
          <w:marRight w:val="0"/>
          <w:marTop w:val="0"/>
          <w:marBottom w:val="0"/>
          <w:divBdr>
            <w:top w:val="none" w:sz="0" w:space="0" w:color="auto"/>
            <w:left w:val="none" w:sz="0" w:space="0" w:color="auto"/>
            <w:bottom w:val="none" w:sz="0" w:space="0" w:color="auto"/>
            <w:right w:val="none" w:sz="0" w:space="0" w:color="auto"/>
          </w:divBdr>
        </w:div>
        <w:div w:id="15011810">
          <w:marLeft w:val="480"/>
          <w:marRight w:val="0"/>
          <w:marTop w:val="0"/>
          <w:marBottom w:val="0"/>
          <w:divBdr>
            <w:top w:val="none" w:sz="0" w:space="0" w:color="auto"/>
            <w:left w:val="none" w:sz="0" w:space="0" w:color="auto"/>
            <w:bottom w:val="none" w:sz="0" w:space="0" w:color="auto"/>
            <w:right w:val="none" w:sz="0" w:space="0" w:color="auto"/>
          </w:divBdr>
        </w:div>
        <w:div w:id="18093050">
          <w:marLeft w:val="480"/>
          <w:marRight w:val="0"/>
          <w:marTop w:val="0"/>
          <w:marBottom w:val="0"/>
          <w:divBdr>
            <w:top w:val="none" w:sz="0" w:space="0" w:color="auto"/>
            <w:left w:val="none" w:sz="0" w:space="0" w:color="auto"/>
            <w:bottom w:val="none" w:sz="0" w:space="0" w:color="auto"/>
            <w:right w:val="none" w:sz="0" w:space="0" w:color="auto"/>
          </w:divBdr>
        </w:div>
        <w:div w:id="22946665">
          <w:marLeft w:val="480"/>
          <w:marRight w:val="0"/>
          <w:marTop w:val="0"/>
          <w:marBottom w:val="0"/>
          <w:divBdr>
            <w:top w:val="none" w:sz="0" w:space="0" w:color="auto"/>
            <w:left w:val="none" w:sz="0" w:space="0" w:color="auto"/>
            <w:bottom w:val="none" w:sz="0" w:space="0" w:color="auto"/>
            <w:right w:val="none" w:sz="0" w:space="0" w:color="auto"/>
          </w:divBdr>
        </w:div>
        <w:div w:id="39474500">
          <w:marLeft w:val="480"/>
          <w:marRight w:val="0"/>
          <w:marTop w:val="0"/>
          <w:marBottom w:val="0"/>
          <w:divBdr>
            <w:top w:val="none" w:sz="0" w:space="0" w:color="auto"/>
            <w:left w:val="none" w:sz="0" w:space="0" w:color="auto"/>
            <w:bottom w:val="none" w:sz="0" w:space="0" w:color="auto"/>
            <w:right w:val="none" w:sz="0" w:space="0" w:color="auto"/>
          </w:divBdr>
        </w:div>
        <w:div w:id="55394221">
          <w:marLeft w:val="480"/>
          <w:marRight w:val="0"/>
          <w:marTop w:val="0"/>
          <w:marBottom w:val="0"/>
          <w:divBdr>
            <w:top w:val="none" w:sz="0" w:space="0" w:color="auto"/>
            <w:left w:val="none" w:sz="0" w:space="0" w:color="auto"/>
            <w:bottom w:val="none" w:sz="0" w:space="0" w:color="auto"/>
            <w:right w:val="none" w:sz="0" w:space="0" w:color="auto"/>
          </w:divBdr>
        </w:div>
        <w:div w:id="120924524">
          <w:marLeft w:val="480"/>
          <w:marRight w:val="0"/>
          <w:marTop w:val="0"/>
          <w:marBottom w:val="0"/>
          <w:divBdr>
            <w:top w:val="none" w:sz="0" w:space="0" w:color="auto"/>
            <w:left w:val="none" w:sz="0" w:space="0" w:color="auto"/>
            <w:bottom w:val="none" w:sz="0" w:space="0" w:color="auto"/>
            <w:right w:val="none" w:sz="0" w:space="0" w:color="auto"/>
          </w:divBdr>
        </w:div>
        <w:div w:id="137691756">
          <w:marLeft w:val="480"/>
          <w:marRight w:val="0"/>
          <w:marTop w:val="0"/>
          <w:marBottom w:val="0"/>
          <w:divBdr>
            <w:top w:val="none" w:sz="0" w:space="0" w:color="auto"/>
            <w:left w:val="none" w:sz="0" w:space="0" w:color="auto"/>
            <w:bottom w:val="none" w:sz="0" w:space="0" w:color="auto"/>
            <w:right w:val="none" w:sz="0" w:space="0" w:color="auto"/>
          </w:divBdr>
        </w:div>
        <w:div w:id="158154525">
          <w:marLeft w:val="480"/>
          <w:marRight w:val="0"/>
          <w:marTop w:val="0"/>
          <w:marBottom w:val="0"/>
          <w:divBdr>
            <w:top w:val="none" w:sz="0" w:space="0" w:color="auto"/>
            <w:left w:val="none" w:sz="0" w:space="0" w:color="auto"/>
            <w:bottom w:val="none" w:sz="0" w:space="0" w:color="auto"/>
            <w:right w:val="none" w:sz="0" w:space="0" w:color="auto"/>
          </w:divBdr>
        </w:div>
        <w:div w:id="182019580">
          <w:marLeft w:val="480"/>
          <w:marRight w:val="0"/>
          <w:marTop w:val="0"/>
          <w:marBottom w:val="0"/>
          <w:divBdr>
            <w:top w:val="none" w:sz="0" w:space="0" w:color="auto"/>
            <w:left w:val="none" w:sz="0" w:space="0" w:color="auto"/>
            <w:bottom w:val="none" w:sz="0" w:space="0" w:color="auto"/>
            <w:right w:val="none" w:sz="0" w:space="0" w:color="auto"/>
          </w:divBdr>
        </w:div>
        <w:div w:id="197814715">
          <w:marLeft w:val="480"/>
          <w:marRight w:val="0"/>
          <w:marTop w:val="0"/>
          <w:marBottom w:val="0"/>
          <w:divBdr>
            <w:top w:val="none" w:sz="0" w:space="0" w:color="auto"/>
            <w:left w:val="none" w:sz="0" w:space="0" w:color="auto"/>
            <w:bottom w:val="none" w:sz="0" w:space="0" w:color="auto"/>
            <w:right w:val="none" w:sz="0" w:space="0" w:color="auto"/>
          </w:divBdr>
        </w:div>
        <w:div w:id="240258473">
          <w:marLeft w:val="480"/>
          <w:marRight w:val="0"/>
          <w:marTop w:val="0"/>
          <w:marBottom w:val="0"/>
          <w:divBdr>
            <w:top w:val="none" w:sz="0" w:space="0" w:color="auto"/>
            <w:left w:val="none" w:sz="0" w:space="0" w:color="auto"/>
            <w:bottom w:val="none" w:sz="0" w:space="0" w:color="auto"/>
            <w:right w:val="none" w:sz="0" w:space="0" w:color="auto"/>
          </w:divBdr>
        </w:div>
        <w:div w:id="335966037">
          <w:marLeft w:val="480"/>
          <w:marRight w:val="0"/>
          <w:marTop w:val="0"/>
          <w:marBottom w:val="0"/>
          <w:divBdr>
            <w:top w:val="none" w:sz="0" w:space="0" w:color="auto"/>
            <w:left w:val="none" w:sz="0" w:space="0" w:color="auto"/>
            <w:bottom w:val="none" w:sz="0" w:space="0" w:color="auto"/>
            <w:right w:val="none" w:sz="0" w:space="0" w:color="auto"/>
          </w:divBdr>
        </w:div>
        <w:div w:id="338627855">
          <w:marLeft w:val="480"/>
          <w:marRight w:val="0"/>
          <w:marTop w:val="0"/>
          <w:marBottom w:val="0"/>
          <w:divBdr>
            <w:top w:val="none" w:sz="0" w:space="0" w:color="auto"/>
            <w:left w:val="none" w:sz="0" w:space="0" w:color="auto"/>
            <w:bottom w:val="none" w:sz="0" w:space="0" w:color="auto"/>
            <w:right w:val="none" w:sz="0" w:space="0" w:color="auto"/>
          </w:divBdr>
        </w:div>
        <w:div w:id="349263559">
          <w:marLeft w:val="480"/>
          <w:marRight w:val="0"/>
          <w:marTop w:val="0"/>
          <w:marBottom w:val="0"/>
          <w:divBdr>
            <w:top w:val="none" w:sz="0" w:space="0" w:color="auto"/>
            <w:left w:val="none" w:sz="0" w:space="0" w:color="auto"/>
            <w:bottom w:val="none" w:sz="0" w:space="0" w:color="auto"/>
            <w:right w:val="none" w:sz="0" w:space="0" w:color="auto"/>
          </w:divBdr>
        </w:div>
        <w:div w:id="354503603">
          <w:marLeft w:val="480"/>
          <w:marRight w:val="0"/>
          <w:marTop w:val="0"/>
          <w:marBottom w:val="0"/>
          <w:divBdr>
            <w:top w:val="none" w:sz="0" w:space="0" w:color="auto"/>
            <w:left w:val="none" w:sz="0" w:space="0" w:color="auto"/>
            <w:bottom w:val="none" w:sz="0" w:space="0" w:color="auto"/>
            <w:right w:val="none" w:sz="0" w:space="0" w:color="auto"/>
          </w:divBdr>
        </w:div>
        <w:div w:id="379017483">
          <w:marLeft w:val="480"/>
          <w:marRight w:val="0"/>
          <w:marTop w:val="0"/>
          <w:marBottom w:val="0"/>
          <w:divBdr>
            <w:top w:val="none" w:sz="0" w:space="0" w:color="auto"/>
            <w:left w:val="none" w:sz="0" w:space="0" w:color="auto"/>
            <w:bottom w:val="none" w:sz="0" w:space="0" w:color="auto"/>
            <w:right w:val="none" w:sz="0" w:space="0" w:color="auto"/>
          </w:divBdr>
        </w:div>
        <w:div w:id="506485478">
          <w:marLeft w:val="480"/>
          <w:marRight w:val="0"/>
          <w:marTop w:val="0"/>
          <w:marBottom w:val="0"/>
          <w:divBdr>
            <w:top w:val="none" w:sz="0" w:space="0" w:color="auto"/>
            <w:left w:val="none" w:sz="0" w:space="0" w:color="auto"/>
            <w:bottom w:val="none" w:sz="0" w:space="0" w:color="auto"/>
            <w:right w:val="none" w:sz="0" w:space="0" w:color="auto"/>
          </w:divBdr>
        </w:div>
        <w:div w:id="541551672">
          <w:marLeft w:val="480"/>
          <w:marRight w:val="0"/>
          <w:marTop w:val="0"/>
          <w:marBottom w:val="0"/>
          <w:divBdr>
            <w:top w:val="none" w:sz="0" w:space="0" w:color="auto"/>
            <w:left w:val="none" w:sz="0" w:space="0" w:color="auto"/>
            <w:bottom w:val="none" w:sz="0" w:space="0" w:color="auto"/>
            <w:right w:val="none" w:sz="0" w:space="0" w:color="auto"/>
          </w:divBdr>
        </w:div>
        <w:div w:id="544215677">
          <w:marLeft w:val="480"/>
          <w:marRight w:val="0"/>
          <w:marTop w:val="0"/>
          <w:marBottom w:val="0"/>
          <w:divBdr>
            <w:top w:val="none" w:sz="0" w:space="0" w:color="auto"/>
            <w:left w:val="none" w:sz="0" w:space="0" w:color="auto"/>
            <w:bottom w:val="none" w:sz="0" w:space="0" w:color="auto"/>
            <w:right w:val="none" w:sz="0" w:space="0" w:color="auto"/>
          </w:divBdr>
        </w:div>
        <w:div w:id="701438413">
          <w:marLeft w:val="480"/>
          <w:marRight w:val="0"/>
          <w:marTop w:val="0"/>
          <w:marBottom w:val="0"/>
          <w:divBdr>
            <w:top w:val="none" w:sz="0" w:space="0" w:color="auto"/>
            <w:left w:val="none" w:sz="0" w:space="0" w:color="auto"/>
            <w:bottom w:val="none" w:sz="0" w:space="0" w:color="auto"/>
            <w:right w:val="none" w:sz="0" w:space="0" w:color="auto"/>
          </w:divBdr>
        </w:div>
        <w:div w:id="818812228">
          <w:marLeft w:val="480"/>
          <w:marRight w:val="0"/>
          <w:marTop w:val="0"/>
          <w:marBottom w:val="0"/>
          <w:divBdr>
            <w:top w:val="none" w:sz="0" w:space="0" w:color="auto"/>
            <w:left w:val="none" w:sz="0" w:space="0" w:color="auto"/>
            <w:bottom w:val="none" w:sz="0" w:space="0" w:color="auto"/>
            <w:right w:val="none" w:sz="0" w:space="0" w:color="auto"/>
          </w:divBdr>
        </w:div>
        <w:div w:id="827135824">
          <w:marLeft w:val="480"/>
          <w:marRight w:val="0"/>
          <w:marTop w:val="0"/>
          <w:marBottom w:val="0"/>
          <w:divBdr>
            <w:top w:val="none" w:sz="0" w:space="0" w:color="auto"/>
            <w:left w:val="none" w:sz="0" w:space="0" w:color="auto"/>
            <w:bottom w:val="none" w:sz="0" w:space="0" w:color="auto"/>
            <w:right w:val="none" w:sz="0" w:space="0" w:color="auto"/>
          </w:divBdr>
        </w:div>
        <w:div w:id="908658800">
          <w:marLeft w:val="480"/>
          <w:marRight w:val="0"/>
          <w:marTop w:val="0"/>
          <w:marBottom w:val="0"/>
          <w:divBdr>
            <w:top w:val="none" w:sz="0" w:space="0" w:color="auto"/>
            <w:left w:val="none" w:sz="0" w:space="0" w:color="auto"/>
            <w:bottom w:val="none" w:sz="0" w:space="0" w:color="auto"/>
            <w:right w:val="none" w:sz="0" w:space="0" w:color="auto"/>
          </w:divBdr>
        </w:div>
        <w:div w:id="914584447">
          <w:marLeft w:val="480"/>
          <w:marRight w:val="0"/>
          <w:marTop w:val="0"/>
          <w:marBottom w:val="0"/>
          <w:divBdr>
            <w:top w:val="none" w:sz="0" w:space="0" w:color="auto"/>
            <w:left w:val="none" w:sz="0" w:space="0" w:color="auto"/>
            <w:bottom w:val="none" w:sz="0" w:space="0" w:color="auto"/>
            <w:right w:val="none" w:sz="0" w:space="0" w:color="auto"/>
          </w:divBdr>
        </w:div>
        <w:div w:id="941381094">
          <w:marLeft w:val="480"/>
          <w:marRight w:val="0"/>
          <w:marTop w:val="0"/>
          <w:marBottom w:val="0"/>
          <w:divBdr>
            <w:top w:val="none" w:sz="0" w:space="0" w:color="auto"/>
            <w:left w:val="none" w:sz="0" w:space="0" w:color="auto"/>
            <w:bottom w:val="none" w:sz="0" w:space="0" w:color="auto"/>
            <w:right w:val="none" w:sz="0" w:space="0" w:color="auto"/>
          </w:divBdr>
        </w:div>
        <w:div w:id="962418643">
          <w:marLeft w:val="480"/>
          <w:marRight w:val="0"/>
          <w:marTop w:val="0"/>
          <w:marBottom w:val="0"/>
          <w:divBdr>
            <w:top w:val="none" w:sz="0" w:space="0" w:color="auto"/>
            <w:left w:val="none" w:sz="0" w:space="0" w:color="auto"/>
            <w:bottom w:val="none" w:sz="0" w:space="0" w:color="auto"/>
            <w:right w:val="none" w:sz="0" w:space="0" w:color="auto"/>
          </w:divBdr>
        </w:div>
        <w:div w:id="988175450">
          <w:marLeft w:val="480"/>
          <w:marRight w:val="0"/>
          <w:marTop w:val="0"/>
          <w:marBottom w:val="0"/>
          <w:divBdr>
            <w:top w:val="none" w:sz="0" w:space="0" w:color="auto"/>
            <w:left w:val="none" w:sz="0" w:space="0" w:color="auto"/>
            <w:bottom w:val="none" w:sz="0" w:space="0" w:color="auto"/>
            <w:right w:val="none" w:sz="0" w:space="0" w:color="auto"/>
          </w:divBdr>
        </w:div>
        <w:div w:id="1006980918">
          <w:marLeft w:val="480"/>
          <w:marRight w:val="0"/>
          <w:marTop w:val="0"/>
          <w:marBottom w:val="0"/>
          <w:divBdr>
            <w:top w:val="none" w:sz="0" w:space="0" w:color="auto"/>
            <w:left w:val="none" w:sz="0" w:space="0" w:color="auto"/>
            <w:bottom w:val="none" w:sz="0" w:space="0" w:color="auto"/>
            <w:right w:val="none" w:sz="0" w:space="0" w:color="auto"/>
          </w:divBdr>
        </w:div>
        <w:div w:id="1021081711">
          <w:marLeft w:val="480"/>
          <w:marRight w:val="0"/>
          <w:marTop w:val="0"/>
          <w:marBottom w:val="0"/>
          <w:divBdr>
            <w:top w:val="none" w:sz="0" w:space="0" w:color="auto"/>
            <w:left w:val="none" w:sz="0" w:space="0" w:color="auto"/>
            <w:bottom w:val="none" w:sz="0" w:space="0" w:color="auto"/>
            <w:right w:val="none" w:sz="0" w:space="0" w:color="auto"/>
          </w:divBdr>
        </w:div>
        <w:div w:id="1024866229">
          <w:marLeft w:val="480"/>
          <w:marRight w:val="0"/>
          <w:marTop w:val="0"/>
          <w:marBottom w:val="0"/>
          <w:divBdr>
            <w:top w:val="none" w:sz="0" w:space="0" w:color="auto"/>
            <w:left w:val="none" w:sz="0" w:space="0" w:color="auto"/>
            <w:bottom w:val="none" w:sz="0" w:space="0" w:color="auto"/>
            <w:right w:val="none" w:sz="0" w:space="0" w:color="auto"/>
          </w:divBdr>
        </w:div>
        <w:div w:id="1027606289">
          <w:marLeft w:val="480"/>
          <w:marRight w:val="0"/>
          <w:marTop w:val="0"/>
          <w:marBottom w:val="0"/>
          <w:divBdr>
            <w:top w:val="none" w:sz="0" w:space="0" w:color="auto"/>
            <w:left w:val="none" w:sz="0" w:space="0" w:color="auto"/>
            <w:bottom w:val="none" w:sz="0" w:space="0" w:color="auto"/>
            <w:right w:val="none" w:sz="0" w:space="0" w:color="auto"/>
          </w:divBdr>
        </w:div>
        <w:div w:id="1046834628">
          <w:marLeft w:val="480"/>
          <w:marRight w:val="0"/>
          <w:marTop w:val="0"/>
          <w:marBottom w:val="0"/>
          <w:divBdr>
            <w:top w:val="none" w:sz="0" w:space="0" w:color="auto"/>
            <w:left w:val="none" w:sz="0" w:space="0" w:color="auto"/>
            <w:bottom w:val="none" w:sz="0" w:space="0" w:color="auto"/>
            <w:right w:val="none" w:sz="0" w:space="0" w:color="auto"/>
          </w:divBdr>
        </w:div>
        <w:div w:id="1240360719">
          <w:marLeft w:val="480"/>
          <w:marRight w:val="0"/>
          <w:marTop w:val="0"/>
          <w:marBottom w:val="0"/>
          <w:divBdr>
            <w:top w:val="none" w:sz="0" w:space="0" w:color="auto"/>
            <w:left w:val="none" w:sz="0" w:space="0" w:color="auto"/>
            <w:bottom w:val="none" w:sz="0" w:space="0" w:color="auto"/>
            <w:right w:val="none" w:sz="0" w:space="0" w:color="auto"/>
          </w:divBdr>
        </w:div>
        <w:div w:id="1272008829">
          <w:marLeft w:val="480"/>
          <w:marRight w:val="0"/>
          <w:marTop w:val="0"/>
          <w:marBottom w:val="0"/>
          <w:divBdr>
            <w:top w:val="none" w:sz="0" w:space="0" w:color="auto"/>
            <w:left w:val="none" w:sz="0" w:space="0" w:color="auto"/>
            <w:bottom w:val="none" w:sz="0" w:space="0" w:color="auto"/>
            <w:right w:val="none" w:sz="0" w:space="0" w:color="auto"/>
          </w:divBdr>
        </w:div>
        <w:div w:id="1291083868">
          <w:marLeft w:val="480"/>
          <w:marRight w:val="0"/>
          <w:marTop w:val="0"/>
          <w:marBottom w:val="0"/>
          <w:divBdr>
            <w:top w:val="none" w:sz="0" w:space="0" w:color="auto"/>
            <w:left w:val="none" w:sz="0" w:space="0" w:color="auto"/>
            <w:bottom w:val="none" w:sz="0" w:space="0" w:color="auto"/>
            <w:right w:val="none" w:sz="0" w:space="0" w:color="auto"/>
          </w:divBdr>
        </w:div>
        <w:div w:id="1352730521">
          <w:marLeft w:val="480"/>
          <w:marRight w:val="0"/>
          <w:marTop w:val="0"/>
          <w:marBottom w:val="0"/>
          <w:divBdr>
            <w:top w:val="none" w:sz="0" w:space="0" w:color="auto"/>
            <w:left w:val="none" w:sz="0" w:space="0" w:color="auto"/>
            <w:bottom w:val="none" w:sz="0" w:space="0" w:color="auto"/>
            <w:right w:val="none" w:sz="0" w:space="0" w:color="auto"/>
          </w:divBdr>
        </w:div>
        <w:div w:id="1364014598">
          <w:marLeft w:val="480"/>
          <w:marRight w:val="0"/>
          <w:marTop w:val="0"/>
          <w:marBottom w:val="0"/>
          <w:divBdr>
            <w:top w:val="none" w:sz="0" w:space="0" w:color="auto"/>
            <w:left w:val="none" w:sz="0" w:space="0" w:color="auto"/>
            <w:bottom w:val="none" w:sz="0" w:space="0" w:color="auto"/>
            <w:right w:val="none" w:sz="0" w:space="0" w:color="auto"/>
          </w:divBdr>
        </w:div>
        <w:div w:id="1371538427">
          <w:marLeft w:val="480"/>
          <w:marRight w:val="0"/>
          <w:marTop w:val="0"/>
          <w:marBottom w:val="0"/>
          <w:divBdr>
            <w:top w:val="none" w:sz="0" w:space="0" w:color="auto"/>
            <w:left w:val="none" w:sz="0" w:space="0" w:color="auto"/>
            <w:bottom w:val="none" w:sz="0" w:space="0" w:color="auto"/>
            <w:right w:val="none" w:sz="0" w:space="0" w:color="auto"/>
          </w:divBdr>
        </w:div>
        <w:div w:id="1404525021">
          <w:marLeft w:val="480"/>
          <w:marRight w:val="0"/>
          <w:marTop w:val="0"/>
          <w:marBottom w:val="0"/>
          <w:divBdr>
            <w:top w:val="none" w:sz="0" w:space="0" w:color="auto"/>
            <w:left w:val="none" w:sz="0" w:space="0" w:color="auto"/>
            <w:bottom w:val="none" w:sz="0" w:space="0" w:color="auto"/>
            <w:right w:val="none" w:sz="0" w:space="0" w:color="auto"/>
          </w:divBdr>
        </w:div>
        <w:div w:id="1419015626">
          <w:marLeft w:val="480"/>
          <w:marRight w:val="0"/>
          <w:marTop w:val="0"/>
          <w:marBottom w:val="0"/>
          <w:divBdr>
            <w:top w:val="none" w:sz="0" w:space="0" w:color="auto"/>
            <w:left w:val="none" w:sz="0" w:space="0" w:color="auto"/>
            <w:bottom w:val="none" w:sz="0" w:space="0" w:color="auto"/>
            <w:right w:val="none" w:sz="0" w:space="0" w:color="auto"/>
          </w:divBdr>
        </w:div>
        <w:div w:id="1425765487">
          <w:marLeft w:val="480"/>
          <w:marRight w:val="0"/>
          <w:marTop w:val="0"/>
          <w:marBottom w:val="0"/>
          <w:divBdr>
            <w:top w:val="none" w:sz="0" w:space="0" w:color="auto"/>
            <w:left w:val="none" w:sz="0" w:space="0" w:color="auto"/>
            <w:bottom w:val="none" w:sz="0" w:space="0" w:color="auto"/>
            <w:right w:val="none" w:sz="0" w:space="0" w:color="auto"/>
          </w:divBdr>
        </w:div>
        <w:div w:id="1563909545">
          <w:marLeft w:val="480"/>
          <w:marRight w:val="0"/>
          <w:marTop w:val="0"/>
          <w:marBottom w:val="0"/>
          <w:divBdr>
            <w:top w:val="none" w:sz="0" w:space="0" w:color="auto"/>
            <w:left w:val="none" w:sz="0" w:space="0" w:color="auto"/>
            <w:bottom w:val="none" w:sz="0" w:space="0" w:color="auto"/>
            <w:right w:val="none" w:sz="0" w:space="0" w:color="auto"/>
          </w:divBdr>
        </w:div>
        <w:div w:id="1575433774">
          <w:marLeft w:val="480"/>
          <w:marRight w:val="0"/>
          <w:marTop w:val="0"/>
          <w:marBottom w:val="0"/>
          <w:divBdr>
            <w:top w:val="none" w:sz="0" w:space="0" w:color="auto"/>
            <w:left w:val="none" w:sz="0" w:space="0" w:color="auto"/>
            <w:bottom w:val="none" w:sz="0" w:space="0" w:color="auto"/>
            <w:right w:val="none" w:sz="0" w:space="0" w:color="auto"/>
          </w:divBdr>
        </w:div>
        <w:div w:id="1583299241">
          <w:marLeft w:val="480"/>
          <w:marRight w:val="0"/>
          <w:marTop w:val="0"/>
          <w:marBottom w:val="0"/>
          <w:divBdr>
            <w:top w:val="none" w:sz="0" w:space="0" w:color="auto"/>
            <w:left w:val="none" w:sz="0" w:space="0" w:color="auto"/>
            <w:bottom w:val="none" w:sz="0" w:space="0" w:color="auto"/>
            <w:right w:val="none" w:sz="0" w:space="0" w:color="auto"/>
          </w:divBdr>
        </w:div>
        <w:div w:id="1604651740">
          <w:marLeft w:val="480"/>
          <w:marRight w:val="0"/>
          <w:marTop w:val="0"/>
          <w:marBottom w:val="0"/>
          <w:divBdr>
            <w:top w:val="none" w:sz="0" w:space="0" w:color="auto"/>
            <w:left w:val="none" w:sz="0" w:space="0" w:color="auto"/>
            <w:bottom w:val="none" w:sz="0" w:space="0" w:color="auto"/>
            <w:right w:val="none" w:sz="0" w:space="0" w:color="auto"/>
          </w:divBdr>
        </w:div>
        <w:div w:id="1613437254">
          <w:marLeft w:val="480"/>
          <w:marRight w:val="0"/>
          <w:marTop w:val="0"/>
          <w:marBottom w:val="0"/>
          <w:divBdr>
            <w:top w:val="none" w:sz="0" w:space="0" w:color="auto"/>
            <w:left w:val="none" w:sz="0" w:space="0" w:color="auto"/>
            <w:bottom w:val="none" w:sz="0" w:space="0" w:color="auto"/>
            <w:right w:val="none" w:sz="0" w:space="0" w:color="auto"/>
          </w:divBdr>
        </w:div>
        <w:div w:id="1650986014">
          <w:marLeft w:val="480"/>
          <w:marRight w:val="0"/>
          <w:marTop w:val="0"/>
          <w:marBottom w:val="0"/>
          <w:divBdr>
            <w:top w:val="none" w:sz="0" w:space="0" w:color="auto"/>
            <w:left w:val="none" w:sz="0" w:space="0" w:color="auto"/>
            <w:bottom w:val="none" w:sz="0" w:space="0" w:color="auto"/>
            <w:right w:val="none" w:sz="0" w:space="0" w:color="auto"/>
          </w:divBdr>
        </w:div>
        <w:div w:id="1683625383">
          <w:marLeft w:val="480"/>
          <w:marRight w:val="0"/>
          <w:marTop w:val="0"/>
          <w:marBottom w:val="0"/>
          <w:divBdr>
            <w:top w:val="none" w:sz="0" w:space="0" w:color="auto"/>
            <w:left w:val="none" w:sz="0" w:space="0" w:color="auto"/>
            <w:bottom w:val="none" w:sz="0" w:space="0" w:color="auto"/>
            <w:right w:val="none" w:sz="0" w:space="0" w:color="auto"/>
          </w:divBdr>
        </w:div>
        <w:div w:id="1720125950">
          <w:marLeft w:val="480"/>
          <w:marRight w:val="0"/>
          <w:marTop w:val="0"/>
          <w:marBottom w:val="0"/>
          <w:divBdr>
            <w:top w:val="none" w:sz="0" w:space="0" w:color="auto"/>
            <w:left w:val="none" w:sz="0" w:space="0" w:color="auto"/>
            <w:bottom w:val="none" w:sz="0" w:space="0" w:color="auto"/>
            <w:right w:val="none" w:sz="0" w:space="0" w:color="auto"/>
          </w:divBdr>
        </w:div>
        <w:div w:id="1720594064">
          <w:marLeft w:val="480"/>
          <w:marRight w:val="0"/>
          <w:marTop w:val="0"/>
          <w:marBottom w:val="0"/>
          <w:divBdr>
            <w:top w:val="none" w:sz="0" w:space="0" w:color="auto"/>
            <w:left w:val="none" w:sz="0" w:space="0" w:color="auto"/>
            <w:bottom w:val="none" w:sz="0" w:space="0" w:color="auto"/>
            <w:right w:val="none" w:sz="0" w:space="0" w:color="auto"/>
          </w:divBdr>
        </w:div>
        <w:div w:id="1731805021">
          <w:marLeft w:val="480"/>
          <w:marRight w:val="0"/>
          <w:marTop w:val="0"/>
          <w:marBottom w:val="0"/>
          <w:divBdr>
            <w:top w:val="none" w:sz="0" w:space="0" w:color="auto"/>
            <w:left w:val="none" w:sz="0" w:space="0" w:color="auto"/>
            <w:bottom w:val="none" w:sz="0" w:space="0" w:color="auto"/>
            <w:right w:val="none" w:sz="0" w:space="0" w:color="auto"/>
          </w:divBdr>
        </w:div>
        <w:div w:id="1799296335">
          <w:marLeft w:val="480"/>
          <w:marRight w:val="0"/>
          <w:marTop w:val="0"/>
          <w:marBottom w:val="0"/>
          <w:divBdr>
            <w:top w:val="none" w:sz="0" w:space="0" w:color="auto"/>
            <w:left w:val="none" w:sz="0" w:space="0" w:color="auto"/>
            <w:bottom w:val="none" w:sz="0" w:space="0" w:color="auto"/>
            <w:right w:val="none" w:sz="0" w:space="0" w:color="auto"/>
          </w:divBdr>
        </w:div>
        <w:div w:id="1830558354">
          <w:marLeft w:val="480"/>
          <w:marRight w:val="0"/>
          <w:marTop w:val="0"/>
          <w:marBottom w:val="0"/>
          <w:divBdr>
            <w:top w:val="none" w:sz="0" w:space="0" w:color="auto"/>
            <w:left w:val="none" w:sz="0" w:space="0" w:color="auto"/>
            <w:bottom w:val="none" w:sz="0" w:space="0" w:color="auto"/>
            <w:right w:val="none" w:sz="0" w:space="0" w:color="auto"/>
          </w:divBdr>
        </w:div>
        <w:div w:id="1889682285">
          <w:marLeft w:val="480"/>
          <w:marRight w:val="0"/>
          <w:marTop w:val="0"/>
          <w:marBottom w:val="0"/>
          <w:divBdr>
            <w:top w:val="none" w:sz="0" w:space="0" w:color="auto"/>
            <w:left w:val="none" w:sz="0" w:space="0" w:color="auto"/>
            <w:bottom w:val="none" w:sz="0" w:space="0" w:color="auto"/>
            <w:right w:val="none" w:sz="0" w:space="0" w:color="auto"/>
          </w:divBdr>
        </w:div>
        <w:div w:id="2039699980">
          <w:marLeft w:val="480"/>
          <w:marRight w:val="0"/>
          <w:marTop w:val="0"/>
          <w:marBottom w:val="0"/>
          <w:divBdr>
            <w:top w:val="none" w:sz="0" w:space="0" w:color="auto"/>
            <w:left w:val="none" w:sz="0" w:space="0" w:color="auto"/>
            <w:bottom w:val="none" w:sz="0" w:space="0" w:color="auto"/>
            <w:right w:val="none" w:sz="0" w:space="0" w:color="auto"/>
          </w:divBdr>
        </w:div>
        <w:div w:id="2080056328">
          <w:marLeft w:val="480"/>
          <w:marRight w:val="0"/>
          <w:marTop w:val="0"/>
          <w:marBottom w:val="0"/>
          <w:divBdr>
            <w:top w:val="none" w:sz="0" w:space="0" w:color="auto"/>
            <w:left w:val="none" w:sz="0" w:space="0" w:color="auto"/>
            <w:bottom w:val="none" w:sz="0" w:space="0" w:color="auto"/>
            <w:right w:val="none" w:sz="0" w:space="0" w:color="auto"/>
          </w:divBdr>
        </w:div>
        <w:div w:id="2080981614">
          <w:marLeft w:val="480"/>
          <w:marRight w:val="0"/>
          <w:marTop w:val="0"/>
          <w:marBottom w:val="0"/>
          <w:divBdr>
            <w:top w:val="none" w:sz="0" w:space="0" w:color="auto"/>
            <w:left w:val="none" w:sz="0" w:space="0" w:color="auto"/>
            <w:bottom w:val="none" w:sz="0" w:space="0" w:color="auto"/>
            <w:right w:val="none" w:sz="0" w:space="0" w:color="auto"/>
          </w:divBdr>
        </w:div>
      </w:divsChild>
    </w:div>
    <w:div w:id="581261872">
      <w:marLeft w:val="640"/>
      <w:marRight w:val="0"/>
      <w:marTop w:val="0"/>
      <w:marBottom w:val="0"/>
      <w:divBdr>
        <w:top w:val="none" w:sz="0" w:space="0" w:color="auto"/>
        <w:left w:val="none" w:sz="0" w:space="0" w:color="auto"/>
        <w:bottom w:val="none" w:sz="0" w:space="0" w:color="auto"/>
        <w:right w:val="none" w:sz="0" w:space="0" w:color="auto"/>
      </w:divBdr>
    </w:div>
    <w:div w:id="581262232">
      <w:bodyDiv w:val="1"/>
      <w:marLeft w:val="0"/>
      <w:marRight w:val="0"/>
      <w:marTop w:val="0"/>
      <w:marBottom w:val="0"/>
      <w:divBdr>
        <w:top w:val="none" w:sz="0" w:space="0" w:color="auto"/>
        <w:left w:val="none" w:sz="0" w:space="0" w:color="auto"/>
        <w:bottom w:val="none" w:sz="0" w:space="0" w:color="auto"/>
        <w:right w:val="none" w:sz="0" w:space="0" w:color="auto"/>
      </w:divBdr>
      <w:divsChild>
        <w:div w:id="16855725">
          <w:marLeft w:val="480"/>
          <w:marRight w:val="0"/>
          <w:marTop w:val="0"/>
          <w:marBottom w:val="0"/>
          <w:divBdr>
            <w:top w:val="none" w:sz="0" w:space="0" w:color="auto"/>
            <w:left w:val="none" w:sz="0" w:space="0" w:color="auto"/>
            <w:bottom w:val="none" w:sz="0" w:space="0" w:color="auto"/>
            <w:right w:val="none" w:sz="0" w:space="0" w:color="auto"/>
          </w:divBdr>
        </w:div>
        <w:div w:id="26103161">
          <w:marLeft w:val="480"/>
          <w:marRight w:val="0"/>
          <w:marTop w:val="0"/>
          <w:marBottom w:val="0"/>
          <w:divBdr>
            <w:top w:val="none" w:sz="0" w:space="0" w:color="auto"/>
            <w:left w:val="none" w:sz="0" w:space="0" w:color="auto"/>
            <w:bottom w:val="none" w:sz="0" w:space="0" w:color="auto"/>
            <w:right w:val="none" w:sz="0" w:space="0" w:color="auto"/>
          </w:divBdr>
        </w:div>
        <w:div w:id="32266106">
          <w:marLeft w:val="480"/>
          <w:marRight w:val="0"/>
          <w:marTop w:val="0"/>
          <w:marBottom w:val="0"/>
          <w:divBdr>
            <w:top w:val="none" w:sz="0" w:space="0" w:color="auto"/>
            <w:left w:val="none" w:sz="0" w:space="0" w:color="auto"/>
            <w:bottom w:val="none" w:sz="0" w:space="0" w:color="auto"/>
            <w:right w:val="none" w:sz="0" w:space="0" w:color="auto"/>
          </w:divBdr>
        </w:div>
        <w:div w:id="94179901">
          <w:marLeft w:val="480"/>
          <w:marRight w:val="0"/>
          <w:marTop w:val="0"/>
          <w:marBottom w:val="0"/>
          <w:divBdr>
            <w:top w:val="none" w:sz="0" w:space="0" w:color="auto"/>
            <w:left w:val="none" w:sz="0" w:space="0" w:color="auto"/>
            <w:bottom w:val="none" w:sz="0" w:space="0" w:color="auto"/>
            <w:right w:val="none" w:sz="0" w:space="0" w:color="auto"/>
          </w:divBdr>
        </w:div>
        <w:div w:id="108475999">
          <w:marLeft w:val="480"/>
          <w:marRight w:val="0"/>
          <w:marTop w:val="0"/>
          <w:marBottom w:val="0"/>
          <w:divBdr>
            <w:top w:val="none" w:sz="0" w:space="0" w:color="auto"/>
            <w:left w:val="none" w:sz="0" w:space="0" w:color="auto"/>
            <w:bottom w:val="none" w:sz="0" w:space="0" w:color="auto"/>
            <w:right w:val="none" w:sz="0" w:space="0" w:color="auto"/>
          </w:divBdr>
        </w:div>
        <w:div w:id="211230092">
          <w:marLeft w:val="480"/>
          <w:marRight w:val="0"/>
          <w:marTop w:val="0"/>
          <w:marBottom w:val="0"/>
          <w:divBdr>
            <w:top w:val="none" w:sz="0" w:space="0" w:color="auto"/>
            <w:left w:val="none" w:sz="0" w:space="0" w:color="auto"/>
            <w:bottom w:val="none" w:sz="0" w:space="0" w:color="auto"/>
            <w:right w:val="none" w:sz="0" w:space="0" w:color="auto"/>
          </w:divBdr>
        </w:div>
        <w:div w:id="220292695">
          <w:marLeft w:val="480"/>
          <w:marRight w:val="0"/>
          <w:marTop w:val="0"/>
          <w:marBottom w:val="0"/>
          <w:divBdr>
            <w:top w:val="none" w:sz="0" w:space="0" w:color="auto"/>
            <w:left w:val="none" w:sz="0" w:space="0" w:color="auto"/>
            <w:bottom w:val="none" w:sz="0" w:space="0" w:color="auto"/>
            <w:right w:val="none" w:sz="0" w:space="0" w:color="auto"/>
          </w:divBdr>
        </w:div>
        <w:div w:id="238487167">
          <w:marLeft w:val="480"/>
          <w:marRight w:val="0"/>
          <w:marTop w:val="0"/>
          <w:marBottom w:val="0"/>
          <w:divBdr>
            <w:top w:val="none" w:sz="0" w:space="0" w:color="auto"/>
            <w:left w:val="none" w:sz="0" w:space="0" w:color="auto"/>
            <w:bottom w:val="none" w:sz="0" w:space="0" w:color="auto"/>
            <w:right w:val="none" w:sz="0" w:space="0" w:color="auto"/>
          </w:divBdr>
        </w:div>
        <w:div w:id="280695088">
          <w:marLeft w:val="480"/>
          <w:marRight w:val="0"/>
          <w:marTop w:val="0"/>
          <w:marBottom w:val="0"/>
          <w:divBdr>
            <w:top w:val="none" w:sz="0" w:space="0" w:color="auto"/>
            <w:left w:val="none" w:sz="0" w:space="0" w:color="auto"/>
            <w:bottom w:val="none" w:sz="0" w:space="0" w:color="auto"/>
            <w:right w:val="none" w:sz="0" w:space="0" w:color="auto"/>
          </w:divBdr>
        </w:div>
        <w:div w:id="290868669">
          <w:marLeft w:val="480"/>
          <w:marRight w:val="0"/>
          <w:marTop w:val="0"/>
          <w:marBottom w:val="0"/>
          <w:divBdr>
            <w:top w:val="none" w:sz="0" w:space="0" w:color="auto"/>
            <w:left w:val="none" w:sz="0" w:space="0" w:color="auto"/>
            <w:bottom w:val="none" w:sz="0" w:space="0" w:color="auto"/>
            <w:right w:val="none" w:sz="0" w:space="0" w:color="auto"/>
          </w:divBdr>
        </w:div>
        <w:div w:id="360596678">
          <w:marLeft w:val="480"/>
          <w:marRight w:val="0"/>
          <w:marTop w:val="0"/>
          <w:marBottom w:val="0"/>
          <w:divBdr>
            <w:top w:val="none" w:sz="0" w:space="0" w:color="auto"/>
            <w:left w:val="none" w:sz="0" w:space="0" w:color="auto"/>
            <w:bottom w:val="none" w:sz="0" w:space="0" w:color="auto"/>
            <w:right w:val="none" w:sz="0" w:space="0" w:color="auto"/>
          </w:divBdr>
        </w:div>
        <w:div w:id="362555527">
          <w:marLeft w:val="480"/>
          <w:marRight w:val="0"/>
          <w:marTop w:val="0"/>
          <w:marBottom w:val="0"/>
          <w:divBdr>
            <w:top w:val="none" w:sz="0" w:space="0" w:color="auto"/>
            <w:left w:val="none" w:sz="0" w:space="0" w:color="auto"/>
            <w:bottom w:val="none" w:sz="0" w:space="0" w:color="auto"/>
            <w:right w:val="none" w:sz="0" w:space="0" w:color="auto"/>
          </w:divBdr>
        </w:div>
        <w:div w:id="365639096">
          <w:marLeft w:val="480"/>
          <w:marRight w:val="0"/>
          <w:marTop w:val="0"/>
          <w:marBottom w:val="0"/>
          <w:divBdr>
            <w:top w:val="none" w:sz="0" w:space="0" w:color="auto"/>
            <w:left w:val="none" w:sz="0" w:space="0" w:color="auto"/>
            <w:bottom w:val="none" w:sz="0" w:space="0" w:color="auto"/>
            <w:right w:val="none" w:sz="0" w:space="0" w:color="auto"/>
          </w:divBdr>
        </w:div>
        <w:div w:id="425424848">
          <w:marLeft w:val="480"/>
          <w:marRight w:val="0"/>
          <w:marTop w:val="0"/>
          <w:marBottom w:val="0"/>
          <w:divBdr>
            <w:top w:val="none" w:sz="0" w:space="0" w:color="auto"/>
            <w:left w:val="none" w:sz="0" w:space="0" w:color="auto"/>
            <w:bottom w:val="none" w:sz="0" w:space="0" w:color="auto"/>
            <w:right w:val="none" w:sz="0" w:space="0" w:color="auto"/>
          </w:divBdr>
        </w:div>
        <w:div w:id="428090478">
          <w:marLeft w:val="480"/>
          <w:marRight w:val="0"/>
          <w:marTop w:val="0"/>
          <w:marBottom w:val="0"/>
          <w:divBdr>
            <w:top w:val="none" w:sz="0" w:space="0" w:color="auto"/>
            <w:left w:val="none" w:sz="0" w:space="0" w:color="auto"/>
            <w:bottom w:val="none" w:sz="0" w:space="0" w:color="auto"/>
            <w:right w:val="none" w:sz="0" w:space="0" w:color="auto"/>
          </w:divBdr>
        </w:div>
        <w:div w:id="433017447">
          <w:marLeft w:val="480"/>
          <w:marRight w:val="0"/>
          <w:marTop w:val="0"/>
          <w:marBottom w:val="0"/>
          <w:divBdr>
            <w:top w:val="none" w:sz="0" w:space="0" w:color="auto"/>
            <w:left w:val="none" w:sz="0" w:space="0" w:color="auto"/>
            <w:bottom w:val="none" w:sz="0" w:space="0" w:color="auto"/>
            <w:right w:val="none" w:sz="0" w:space="0" w:color="auto"/>
          </w:divBdr>
        </w:div>
        <w:div w:id="436679579">
          <w:marLeft w:val="480"/>
          <w:marRight w:val="0"/>
          <w:marTop w:val="0"/>
          <w:marBottom w:val="0"/>
          <w:divBdr>
            <w:top w:val="none" w:sz="0" w:space="0" w:color="auto"/>
            <w:left w:val="none" w:sz="0" w:space="0" w:color="auto"/>
            <w:bottom w:val="none" w:sz="0" w:space="0" w:color="auto"/>
            <w:right w:val="none" w:sz="0" w:space="0" w:color="auto"/>
          </w:divBdr>
        </w:div>
        <w:div w:id="511796224">
          <w:marLeft w:val="480"/>
          <w:marRight w:val="0"/>
          <w:marTop w:val="0"/>
          <w:marBottom w:val="0"/>
          <w:divBdr>
            <w:top w:val="none" w:sz="0" w:space="0" w:color="auto"/>
            <w:left w:val="none" w:sz="0" w:space="0" w:color="auto"/>
            <w:bottom w:val="none" w:sz="0" w:space="0" w:color="auto"/>
            <w:right w:val="none" w:sz="0" w:space="0" w:color="auto"/>
          </w:divBdr>
        </w:div>
        <w:div w:id="520970675">
          <w:marLeft w:val="480"/>
          <w:marRight w:val="0"/>
          <w:marTop w:val="0"/>
          <w:marBottom w:val="0"/>
          <w:divBdr>
            <w:top w:val="none" w:sz="0" w:space="0" w:color="auto"/>
            <w:left w:val="none" w:sz="0" w:space="0" w:color="auto"/>
            <w:bottom w:val="none" w:sz="0" w:space="0" w:color="auto"/>
            <w:right w:val="none" w:sz="0" w:space="0" w:color="auto"/>
          </w:divBdr>
        </w:div>
        <w:div w:id="524051772">
          <w:marLeft w:val="480"/>
          <w:marRight w:val="0"/>
          <w:marTop w:val="0"/>
          <w:marBottom w:val="0"/>
          <w:divBdr>
            <w:top w:val="none" w:sz="0" w:space="0" w:color="auto"/>
            <w:left w:val="none" w:sz="0" w:space="0" w:color="auto"/>
            <w:bottom w:val="none" w:sz="0" w:space="0" w:color="auto"/>
            <w:right w:val="none" w:sz="0" w:space="0" w:color="auto"/>
          </w:divBdr>
        </w:div>
        <w:div w:id="552010124">
          <w:marLeft w:val="480"/>
          <w:marRight w:val="0"/>
          <w:marTop w:val="0"/>
          <w:marBottom w:val="0"/>
          <w:divBdr>
            <w:top w:val="none" w:sz="0" w:space="0" w:color="auto"/>
            <w:left w:val="none" w:sz="0" w:space="0" w:color="auto"/>
            <w:bottom w:val="none" w:sz="0" w:space="0" w:color="auto"/>
            <w:right w:val="none" w:sz="0" w:space="0" w:color="auto"/>
          </w:divBdr>
        </w:div>
        <w:div w:id="566307660">
          <w:marLeft w:val="480"/>
          <w:marRight w:val="0"/>
          <w:marTop w:val="0"/>
          <w:marBottom w:val="0"/>
          <w:divBdr>
            <w:top w:val="none" w:sz="0" w:space="0" w:color="auto"/>
            <w:left w:val="none" w:sz="0" w:space="0" w:color="auto"/>
            <w:bottom w:val="none" w:sz="0" w:space="0" w:color="auto"/>
            <w:right w:val="none" w:sz="0" w:space="0" w:color="auto"/>
          </w:divBdr>
        </w:div>
        <w:div w:id="575356063">
          <w:marLeft w:val="480"/>
          <w:marRight w:val="0"/>
          <w:marTop w:val="0"/>
          <w:marBottom w:val="0"/>
          <w:divBdr>
            <w:top w:val="none" w:sz="0" w:space="0" w:color="auto"/>
            <w:left w:val="none" w:sz="0" w:space="0" w:color="auto"/>
            <w:bottom w:val="none" w:sz="0" w:space="0" w:color="auto"/>
            <w:right w:val="none" w:sz="0" w:space="0" w:color="auto"/>
          </w:divBdr>
        </w:div>
        <w:div w:id="628558975">
          <w:marLeft w:val="480"/>
          <w:marRight w:val="0"/>
          <w:marTop w:val="0"/>
          <w:marBottom w:val="0"/>
          <w:divBdr>
            <w:top w:val="none" w:sz="0" w:space="0" w:color="auto"/>
            <w:left w:val="none" w:sz="0" w:space="0" w:color="auto"/>
            <w:bottom w:val="none" w:sz="0" w:space="0" w:color="auto"/>
            <w:right w:val="none" w:sz="0" w:space="0" w:color="auto"/>
          </w:divBdr>
        </w:div>
        <w:div w:id="640043051">
          <w:marLeft w:val="480"/>
          <w:marRight w:val="0"/>
          <w:marTop w:val="0"/>
          <w:marBottom w:val="0"/>
          <w:divBdr>
            <w:top w:val="none" w:sz="0" w:space="0" w:color="auto"/>
            <w:left w:val="none" w:sz="0" w:space="0" w:color="auto"/>
            <w:bottom w:val="none" w:sz="0" w:space="0" w:color="auto"/>
            <w:right w:val="none" w:sz="0" w:space="0" w:color="auto"/>
          </w:divBdr>
        </w:div>
        <w:div w:id="654383330">
          <w:marLeft w:val="480"/>
          <w:marRight w:val="0"/>
          <w:marTop w:val="0"/>
          <w:marBottom w:val="0"/>
          <w:divBdr>
            <w:top w:val="none" w:sz="0" w:space="0" w:color="auto"/>
            <w:left w:val="none" w:sz="0" w:space="0" w:color="auto"/>
            <w:bottom w:val="none" w:sz="0" w:space="0" w:color="auto"/>
            <w:right w:val="none" w:sz="0" w:space="0" w:color="auto"/>
          </w:divBdr>
        </w:div>
        <w:div w:id="695808023">
          <w:marLeft w:val="480"/>
          <w:marRight w:val="0"/>
          <w:marTop w:val="0"/>
          <w:marBottom w:val="0"/>
          <w:divBdr>
            <w:top w:val="none" w:sz="0" w:space="0" w:color="auto"/>
            <w:left w:val="none" w:sz="0" w:space="0" w:color="auto"/>
            <w:bottom w:val="none" w:sz="0" w:space="0" w:color="auto"/>
            <w:right w:val="none" w:sz="0" w:space="0" w:color="auto"/>
          </w:divBdr>
        </w:div>
        <w:div w:id="698897183">
          <w:marLeft w:val="480"/>
          <w:marRight w:val="0"/>
          <w:marTop w:val="0"/>
          <w:marBottom w:val="0"/>
          <w:divBdr>
            <w:top w:val="none" w:sz="0" w:space="0" w:color="auto"/>
            <w:left w:val="none" w:sz="0" w:space="0" w:color="auto"/>
            <w:bottom w:val="none" w:sz="0" w:space="0" w:color="auto"/>
            <w:right w:val="none" w:sz="0" w:space="0" w:color="auto"/>
          </w:divBdr>
        </w:div>
        <w:div w:id="724794801">
          <w:marLeft w:val="480"/>
          <w:marRight w:val="0"/>
          <w:marTop w:val="0"/>
          <w:marBottom w:val="0"/>
          <w:divBdr>
            <w:top w:val="none" w:sz="0" w:space="0" w:color="auto"/>
            <w:left w:val="none" w:sz="0" w:space="0" w:color="auto"/>
            <w:bottom w:val="none" w:sz="0" w:space="0" w:color="auto"/>
            <w:right w:val="none" w:sz="0" w:space="0" w:color="auto"/>
          </w:divBdr>
        </w:div>
        <w:div w:id="773288283">
          <w:marLeft w:val="480"/>
          <w:marRight w:val="0"/>
          <w:marTop w:val="0"/>
          <w:marBottom w:val="0"/>
          <w:divBdr>
            <w:top w:val="none" w:sz="0" w:space="0" w:color="auto"/>
            <w:left w:val="none" w:sz="0" w:space="0" w:color="auto"/>
            <w:bottom w:val="none" w:sz="0" w:space="0" w:color="auto"/>
            <w:right w:val="none" w:sz="0" w:space="0" w:color="auto"/>
          </w:divBdr>
        </w:div>
        <w:div w:id="777138360">
          <w:marLeft w:val="480"/>
          <w:marRight w:val="0"/>
          <w:marTop w:val="0"/>
          <w:marBottom w:val="0"/>
          <w:divBdr>
            <w:top w:val="none" w:sz="0" w:space="0" w:color="auto"/>
            <w:left w:val="none" w:sz="0" w:space="0" w:color="auto"/>
            <w:bottom w:val="none" w:sz="0" w:space="0" w:color="auto"/>
            <w:right w:val="none" w:sz="0" w:space="0" w:color="auto"/>
          </w:divBdr>
        </w:div>
        <w:div w:id="785928370">
          <w:marLeft w:val="480"/>
          <w:marRight w:val="0"/>
          <w:marTop w:val="0"/>
          <w:marBottom w:val="0"/>
          <w:divBdr>
            <w:top w:val="none" w:sz="0" w:space="0" w:color="auto"/>
            <w:left w:val="none" w:sz="0" w:space="0" w:color="auto"/>
            <w:bottom w:val="none" w:sz="0" w:space="0" w:color="auto"/>
            <w:right w:val="none" w:sz="0" w:space="0" w:color="auto"/>
          </w:divBdr>
        </w:div>
        <w:div w:id="786974174">
          <w:marLeft w:val="480"/>
          <w:marRight w:val="0"/>
          <w:marTop w:val="0"/>
          <w:marBottom w:val="0"/>
          <w:divBdr>
            <w:top w:val="none" w:sz="0" w:space="0" w:color="auto"/>
            <w:left w:val="none" w:sz="0" w:space="0" w:color="auto"/>
            <w:bottom w:val="none" w:sz="0" w:space="0" w:color="auto"/>
            <w:right w:val="none" w:sz="0" w:space="0" w:color="auto"/>
          </w:divBdr>
        </w:div>
        <w:div w:id="844124903">
          <w:marLeft w:val="480"/>
          <w:marRight w:val="0"/>
          <w:marTop w:val="0"/>
          <w:marBottom w:val="0"/>
          <w:divBdr>
            <w:top w:val="none" w:sz="0" w:space="0" w:color="auto"/>
            <w:left w:val="none" w:sz="0" w:space="0" w:color="auto"/>
            <w:bottom w:val="none" w:sz="0" w:space="0" w:color="auto"/>
            <w:right w:val="none" w:sz="0" w:space="0" w:color="auto"/>
          </w:divBdr>
        </w:div>
        <w:div w:id="878013399">
          <w:marLeft w:val="480"/>
          <w:marRight w:val="0"/>
          <w:marTop w:val="0"/>
          <w:marBottom w:val="0"/>
          <w:divBdr>
            <w:top w:val="none" w:sz="0" w:space="0" w:color="auto"/>
            <w:left w:val="none" w:sz="0" w:space="0" w:color="auto"/>
            <w:bottom w:val="none" w:sz="0" w:space="0" w:color="auto"/>
            <w:right w:val="none" w:sz="0" w:space="0" w:color="auto"/>
          </w:divBdr>
        </w:div>
        <w:div w:id="927468836">
          <w:marLeft w:val="480"/>
          <w:marRight w:val="0"/>
          <w:marTop w:val="0"/>
          <w:marBottom w:val="0"/>
          <w:divBdr>
            <w:top w:val="none" w:sz="0" w:space="0" w:color="auto"/>
            <w:left w:val="none" w:sz="0" w:space="0" w:color="auto"/>
            <w:bottom w:val="none" w:sz="0" w:space="0" w:color="auto"/>
            <w:right w:val="none" w:sz="0" w:space="0" w:color="auto"/>
          </w:divBdr>
        </w:div>
        <w:div w:id="962077159">
          <w:marLeft w:val="480"/>
          <w:marRight w:val="0"/>
          <w:marTop w:val="0"/>
          <w:marBottom w:val="0"/>
          <w:divBdr>
            <w:top w:val="none" w:sz="0" w:space="0" w:color="auto"/>
            <w:left w:val="none" w:sz="0" w:space="0" w:color="auto"/>
            <w:bottom w:val="none" w:sz="0" w:space="0" w:color="auto"/>
            <w:right w:val="none" w:sz="0" w:space="0" w:color="auto"/>
          </w:divBdr>
        </w:div>
        <w:div w:id="969822836">
          <w:marLeft w:val="480"/>
          <w:marRight w:val="0"/>
          <w:marTop w:val="0"/>
          <w:marBottom w:val="0"/>
          <w:divBdr>
            <w:top w:val="none" w:sz="0" w:space="0" w:color="auto"/>
            <w:left w:val="none" w:sz="0" w:space="0" w:color="auto"/>
            <w:bottom w:val="none" w:sz="0" w:space="0" w:color="auto"/>
            <w:right w:val="none" w:sz="0" w:space="0" w:color="auto"/>
          </w:divBdr>
        </w:div>
        <w:div w:id="975065642">
          <w:marLeft w:val="480"/>
          <w:marRight w:val="0"/>
          <w:marTop w:val="0"/>
          <w:marBottom w:val="0"/>
          <w:divBdr>
            <w:top w:val="none" w:sz="0" w:space="0" w:color="auto"/>
            <w:left w:val="none" w:sz="0" w:space="0" w:color="auto"/>
            <w:bottom w:val="none" w:sz="0" w:space="0" w:color="auto"/>
            <w:right w:val="none" w:sz="0" w:space="0" w:color="auto"/>
          </w:divBdr>
        </w:div>
        <w:div w:id="1014648563">
          <w:marLeft w:val="480"/>
          <w:marRight w:val="0"/>
          <w:marTop w:val="0"/>
          <w:marBottom w:val="0"/>
          <w:divBdr>
            <w:top w:val="none" w:sz="0" w:space="0" w:color="auto"/>
            <w:left w:val="none" w:sz="0" w:space="0" w:color="auto"/>
            <w:bottom w:val="none" w:sz="0" w:space="0" w:color="auto"/>
            <w:right w:val="none" w:sz="0" w:space="0" w:color="auto"/>
          </w:divBdr>
        </w:div>
        <w:div w:id="1034883422">
          <w:marLeft w:val="480"/>
          <w:marRight w:val="0"/>
          <w:marTop w:val="0"/>
          <w:marBottom w:val="0"/>
          <w:divBdr>
            <w:top w:val="none" w:sz="0" w:space="0" w:color="auto"/>
            <w:left w:val="none" w:sz="0" w:space="0" w:color="auto"/>
            <w:bottom w:val="none" w:sz="0" w:space="0" w:color="auto"/>
            <w:right w:val="none" w:sz="0" w:space="0" w:color="auto"/>
          </w:divBdr>
        </w:div>
        <w:div w:id="1043748489">
          <w:marLeft w:val="480"/>
          <w:marRight w:val="0"/>
          <w:marTop w:val="0"/>
          <w:marBottom w:val="0"/>
          <w:divBdr>
            <w:top w:val="none" w:sz="0" w:space="0" w:color="auto"/>
            <w:left w:val="none" w:sz="0" w:space="0" w:color="auto"/>
            <w:bottom w:val="none" w:sz="0" w:space="0" w:color="auto"/>
            <w:right w:val="none" w:sz="0" w:space="0" w:color="auto"/>
          </w:divBdr>
        </w:div>
        <w:div w:id="1045715624">
          <w:marLeft w:val="480"/>
          <w:marRight w:val="0"/>
          <w:marTop w:val="0"/>
          <w:marBottom w:val="0"/>
          <w:divBdr>
            <w:top w:val="none" w:sz="0" w:space="0" w:color="auto"/>
            <w:left w:val="none" w:sz="0" w:space="0" w:color="auto"/>
            <w:bottom w:val="none" w:sz="0" w:space="0" w:color="auto"/>
            <w:right w:val="none" w:sz="0" w:space="0" w:color="auto"/>
          </w:divBdr>
        </w:div>
        <w:div w:id="1073355600">
          <w:marLeft w:val="480"/>
          <w:marRight w:val="0"/>
          <w:marTop w:val="0"/>
          <w:marBottom w:val="0"/>
          <w:divBdr>
            <w:top w:val="none" w:sz="0" w:space="0" w:color="auto"/>
            <w:left w:val="none" w:sz="0" w:space="0" w:color="auto"/>
            <w:bottom w:val="none" w:sz="0" w:space="0" w:color="auto"/>
            <w:right w:val="none" w:sz="0" w:space="0" w:color="auto"/>
          </w:divBdr>
        </w:div>
        <w:div w:id="1117329408">
          <w:marLeft w:val="480"/>
          <w:marRight w:val="0"/>
          <w:marTop w:val="0"/>
          <w:marBottom w:val="0"/>
          <w:divBdr>
            <w:top w:val="none" w:sz="0" w:space="0" w:color="auto"/>
            <w:left w:val="none" w:sz="0" w:space="0" w:color="auto"/>
            <w:bottom w:val="none" w:sz="0" w:space="0" w:color="auto"/>
            <w:right w:val="none" w:sz="0" w:space="0" w:color="auto"/>
          </w:divBdr>
        </w:div>
        <w:div w:id="1144201029">
          <w:marLeft w:val="480"/>
          <w:marRight w:val="0"/>
          <w:marTop w:val="0"/>
          <w:marBottom w:val="0"/>
          <w:divBdr>
            <w:top w:val="none" w:sz="0" w:space="0" w:color="auto"/>
            <w:left w:val="none" w:sz="0" w:space="0" w:color="auto"/>
            <w:bottom w:val="none" w:sz="0" w:space="0" w:color="auto"/>
            <w:right w:val="none" w:sz="0" w:space="0" w:color="auto"/>
          </w:divBdr>
        </w:div>
        <w:div w:id="1188180764">
          <w:marLeft w:val="480"/>
          <w:marRight w:val="0"/>
          <w:marTop w:val="0"/>
          <w:marBottom w:val="0"/>
          <w:divBdr>
            <w:top w:val="none" w:sz="0" w:space="0" w:color="auto"/>
            <w:left w:val="none" w:sz="0" w:space="0" w:color="auto"/>
            <w:bottom w:val="none" w:sz="0" w:space="0" w:color="auto"/>
            <w:right w:val="none" w:sz="0" w:space="0" w:color="auto"/>
          </w:divBdr>
        </w:div>
        <w:div w:id="1189949672">
          <w:marLeft w:val="480"/>
          <w:marRight w:val="0"/>
          <w:marTop w:val="0"/>
          <w:marBottom w:val="0"/>
          <w:divBdr>
            <w:top w:val="none" w:sz="0" w:space="0" w:color="auto"/>
            <w:left w:val="none" w:sz="0" w:space="0" w:color="auto"/>
            <w:bottom w:val="none" w:sz="0" w:space="0" w:color="auto"/>
            <w:right w:val="none" w:sz="0" w:space="0" w:color="auto"/>
          </w:divBdr>
        </w:div>
        <w:div w:id="1203009763">
          <w:marLeft w:val="480"/>
          <w:marRight w:val="0"/>
          <w:marTop w:val="0"/>
          <w:marBottom w:val="0"/>
          <w:divBdr>
            <w:top w:val="none" w:sz="0" w:space="0" w:color="auto"/>
            <w:left w:val="none" w:sz="0" w:space="0" w:color="auto"/>
            <w:bottom w:val="none" w:sz="0" w:space="0" w:color="auto"/>
            <w:right w:val="none" w:sz="0" w:space="0" w:color="auto"/>
          </w:divBdr>
        </w:div>
        <w:div w:id="1243178082">
          <w:marLeft w:val="480"/>
          <w:marRight w:val="0"/>
          <w:marTop w:val="0"/>
          <w:marBottom w:val="0"/>
          <w:divBdr>
            <w:top w:val="none" w:sz="0" w:space="0" w:color="auto"/>
            <w:left w:val="none" w:sz="0" w:space="0" w:color="auto"/>
            <w:bottom w:val="none" w:sz="0" w:space="0" w:color="auto"/>
            <w:right w:val="none" w:sz="0" w:space="0" w:color="auto"/>
          </w:divBdr>
        </w:div>
        <w:div w:id="1271620049">
          <w:marLeft w:val="480"/>
          <w:marRight w:val="0"/>
          <w:marTop w:val="0"/>
          <w:marBottom w:val="0"/>
          <w:divBdr>
            <w:top w:val="none" w:sz="0" w:space="0" w:color="auto"/>
            <w:left w:val="none" w:sz="0" w:space="0" w:color="auto"/>
            <w:bottom w:val="none" w:sz="0" w:space="0" w:color="auto"/>
            <w:right w:val="none" w:sz="0" w:space="0" w:color="auto"/>
          </w:divBdr>
        </w:div>
        <w:div w:id="1327704276">
          <w:marLeft w:val="480"/>
          <w:marRight w:val="0"/>
          <w:marTop w:val="0"/>
          <w:marBottom w:val="0"/>
          <w:divBdr>
            <w:top w:val="none" w:sz="0" w:space="0" w:color="auto"/>
            <w:left w:val="none" w:sz="0" w:space="0" w:color="auto"/>
            <w:bottom w:val="none" w:sz="0" w:space="0" w:color="auto"/>
            <w:right w:val="none" w:sz="0" w:space="0" w:color="auto"/>
          </w:divBdr>
        </w:div>
        <w:div w:id="1328560905">
          <w:marLeft w:val="480"/>
          <w:marRight w:val="0"/>
          <w:marTop w:val="0"/>
          <w:marBottom w:val="0"/>
          <w:divBdr>
            <w:top w:val="none" w:sz="0" w:space="0" w:color="auto"/>
            <w:left w:val="none" w:sz="0" w:space="0" w:color="auto"/>
            <w:bottom w:val="none" w:sz="0" w:space="0" w:color="auto"/>
            <w:right w:val="none" w:sz="0" w:space="0" w:color="auto"/>
          </w:divBdr>
        </w:div>
        <w:div w:id="1407874657">
          <w:marLeft w:val="480"/>
          <w:marRight w:val="0"/>
          <w:marTop w:val="0"/>
          <w:marBottom w:val="0"/>
          <w:divBdr>
            <w:top w:val="none" w:sz="0" w:space="0" w:color="auto"/>
            <w:left w:val="none" w:sz="0" w:space="0" w:color="auto"/>
            <w:bottom w:val="none" w:sz="0" w:space="0" w:color="auto"/>
            <w:right w:val="none" w:sz="0" w:space="0" w:color="auto"/>
          </w:divBdr>
        </w:div>
        <w:div w:id="1408306937">
          <w:marLeft w:val="480"/>
          <w:marRight w:val="0"/>
          <w:marTop w:val="0"/>
          <w:marBottom w:val="0"/>
          <w:divBdr>
            <w:top w:val="none" w:sz="0" w:space="0" w:color="auto"/>
            <w:left w:val="none" w:sz="0" w:space="0" w:color="auto"/>
            <w:bottom w:val="none" w:sz="0" w:space="0" w:color="auto"/>
            <w:right w:val="none" w:sz="0" w:space="0" w:color="auto"/>
          </w:divBdr>
        </w:div>
        <w:div w:id="1471240343">
          <w:marLeft w:val="480"/>
          <w:marRight w:val="0"/>
          <w:marTop w:val="0"/>
          <w:marBottom w:val="0"/>
          <w:divBdr>
            <w:top w:val="none" w:sz="0" w:space="0" w:color="auto"/>
            <w:left w:val="none" w:sz="0" w:space="0" w:color="auto"/>
            <w:bottom w:val="none" w:sz="0" w:space="0" w:color="auto"/>
            <w:right w:val="none" w:sz="0" w:space="0" w:color="auto"/>
          </w:divBdr>
        </w:div>
        <w:div w:id="1502892249">
          <w:marLeft w:val="480"/>
          <w:marRight w:val="0"/>
          <w:marTop w:val="0"/>
          <w:marBottom w:val="0"/>
          <w:divBdr>
            <w:top w:val="none" w:sz="0" w:space="0" w:color="auto"/>
            <w:left w:val="none" w:sz="0" w:space="0" w:color="auto"/>
            <w:bottom w:val="none" w:sz="0" w:space="0" w:color="auto"/>
            <w:right w:val="none" w:sz="0" w:space="0" w:color="auto"/>
          </w:divBdr>
        </w:div>
        <w:div w:id="1514609396">
          <w:marLeft w:val="480"/>
          <w:marRight w:val="0"/>
          <w:marTop w:val="0"/>
          <w:marBottom w:val="0"/>
          <w:divBdr>
            <w:top w:val="none" w:sz="0" w:space="0" w:color="auto"/>
            <w:left w:val="none" w:sz="0" w:space="0" w:color="auto"/>
            <w:bottom w:val="none" w:sz="0" w:space="0" w:color="auto"/>
            <w:right w:val="none" w:sz="0" w:space="0" w:color="auto"/>
          </w:divBdr>
        </w:div>
        <w:div w:id="1537935525">
          <w:marLeft w:val="480"/>
          <w:marRight w:val="0"/>
          <w:marTop w:val="0"/>
          <w:marBottom w:val="0"/>
          <w:divBdr>
            <w:top w:val="none" w:sz="0" w:space="0" w:color="auto"/>
            <w:left w:val="none" w:sz="0" w:space="0" w:color="auto"/>
            <w:bottom w:val="none" w:sz="0" w:space="0" w:color="auto"/>
            <w:right w:val="none" w:sz="0" w:space="0" w:color="auto"/>
          </w:divBdr>
        </w:div>
        <w:div w:id="1547907790">
          <w:marLeft w:val="480"/>
          <w:marRight w:val="0"/>
          <w:marTop w:val="0"/>
          <w:marBottom w:val="0"/>
          <w:divBdr>
            <w:top w:val="none" w:sz="0" w:space="0" w:color="auto"/>
            <w:left w:val="none" w:sz="0" w:space="0" w:color="auto"/>
            <w:bottom w:val="none" w:sz="0" w:space="0" w:color="auto"/>
            <w:right w:val="none" w:sz="0" w:space="0" w:color="auto"/>
          </w:divBdr>
        </w:div>
        <w:div w:id="1553810750">
          <w:marLeft w:val="480"/>
          <w:marRight w:val="0"/>
          <w:marTop w:val="0"/>
          <w:marBottom w:val="0"/>
          <w:divBdr>
            <w:top w:val="none" w:sz="0" w:space="0" w:color="auto"/>
            <w:left w:val="none" w:sz="0" w:space="0" w:color="auto"/>
            <w:bottom w:val="none" w:sz="0" w:space="0" w:color="auto"/>
            <w:right w:val="none" w:sz="0" w:space="0" w:color="auto"/>
          </w:divBdr>
        </w:div>
        <w:div w:id="1574588175">
          <w:marLeft w:val="480"/>
          <w:marRight w:val="0"/>
          <w:marTop w:val="0"/>
          <w:marBottom w:val="0"/>
          <w:divBdr>
            <w:top w:val="none" w:sz="0" w:space="0" w:color="auto"/>
            <w:left w:val="none" w:sz="0" w:space="0" w:color="auto"/>
            <w:bottom w:val="none" w:sz="0" w:space="0" w:color="auto"/>
            <w:right w:val="none" w:sz="0" w:space="0" w:color="auto"/>
          </w:divBdr>
        </w:div>
        <w:div w:id="1580409626">
          <w:marLeft w:val="480"/>
          <w:marRight w:val="0"/>
          <w:marTop w:val="0"/>
          <w:marBottom w:val="0"/>
          <w:divBdr>
            <w:top w:val="none" w:sz="0" w:space="0" w:color="auto"/>
            <w:left w:val="none" w:sz="0" w:space="0" w:color="auto"/>
            <w:bottom w:val="none" w:sz="0" w:space="0" w:color="auto"/>
            <w:right w:val="none" w:sz="0" w:space="0" w:color="auto"/>
          </w:divBdr>
        </w:div>
        <w:div w:id="1589923225">
          <w:marLeft w:val="480"/>
          <w:marRight w:val="0"/>
          <w:marTop w:val="0"/>
          <w:marBottom w:val="0"/>
          <w:divBdr>
            <w:top w:val="none" w:sz="0" w:space="0" w:color="auto"/>
            <w:left w:val="none" w:sz="0" w:space="0" w:color="auto"/>
            <w:bottom w:val="none" w:sz="0" w:space="0" w:color="auto"/>
            <w:right w:val="none" w:sz="0" w:space="0" w:color="auto"/>
          </w:divBdr>
        </w:div>
        <w:div w:id="1679843496">
          <w:marLeft w:val="480"/>
          <w:marRight w:val="0"/>
          <w:marTop w:val="0"/>
          <w:marBottom w:val="0"/>
          <w:divBdr>
            <w:top w:val="none" w:sz="0" w:space="0" w:color="auto"/>
            <w:left w:val="none" w:sz="0" w:space="0" w:color="auto"/>
            <w:bottom w:val="none" w:sz="0" w:space="0" w:color="auto"/>
            <w:right w:val="none" w:sz="0" w:space="0" w:color="auto"/>
          </w:divBdr>
        </w:div>
        <w:div w:id="1688017534">
          <w:marLeft w:val="480"/>
          <w:marRight w:val="0"/>
          <w:marTop w:val="0"/>
          <w:marBottom w:val="0"/>
          <w:divBdr>
            <w:top w:val="none" w:sz="0" w:space="0" w:color="auto"/>
            <w:left w:val="none" w:sz="0" w:space="0" w:color="auto"/>
            <w:bottom w:val="none" w:sz="0" w:space="0" w:color="auto"/>
            <w:right w:val="none" w:sz="0" w:space="0" w:color="auto"/>
          </w:divBdr>
        </w:div>
        <w:div w:id="1697268032">
          <w:marLeft w:val="480"/>
          <w:marRight w:val="0"/>
          <w:marTop w:val="0"/>
          <w:marBottom w:val="0"/>
          <w:divBdr>
            <w:top w:val="none" w:sz="0" w:space="0" w:color="auto"/>
            <w:left w:val="none" w:sz="0" w:space="0" w:color="auto"/>
            <w:bottom w:val="none" w:sz="0" w:space="0" w:color="auto"/>
            <w:right w:val="none" w:sz="0" w:space="0" w:color="auto"/>
          </w:divBdr>
        </w:div>
        <w:div w:id="1698579255">
          <w:marLeft w:val="480"/>
          <w:marRight w:val="0"/>
          <w:marTop w:val="0"/>
          <w:marBottom w:val="0"/>
          <w:divBdr>
            <w:top w:val="none" w:sz="0" w:space="0" w:color="auto"/>
            <w:left w:val="none" w:sz="0" w:space="0" w:color="auto"/>
            <w:bottom w:val="none" w:sz="0" w:space="0" w:color="auto"/>
            <w:right w:val="none" w:sz="0" w:space="0" w:color="auto"/>
          </w:divBdr>
        </w:div>
        <w:div w:id="1714384495">
          <w:marLeft w:val="480"/>
          <w:marRight w:val="0"/>
          <w:marTop w:val="0"/>
          <w:marBottom w:val="0"/>
          <w:divBdr>
            <w:top w:val="none" w:sz="0" w:space="0" w:color="auto"/>
            <w:left w:val="none" w:sz="0" w:space="0" w:color="auto"/>
            <w:bottom w:val="none" w:sz="0" w:space="0" w:color="auto"/>
            <w:right w:val="none" w:sz="0" w:space="0" w:color="auto"/>
          </w:divBdr>
        </w:div>
        <w:div w:id="1730809191">
          <w:marLeft w:val="480"/>
          <w:marRight w:val="0"/>
          <w:marTop w:val="0"/>
          <w:marBottom w:val="0"/>
          <w:divBdr>
            <w:top w:val="none" w:sz="0" w:space="0" w:color="auto"/>
            <w:left w:val="none" w:sz="0" w:space="0" w:color="auto"/>
            <w:bottom w:val="none" w:sz="0" w:space="0" w:color="auto"/>
            <w:right w:val="none" w:sz="0" w:space="0" w:color="auto"/>
          </w:divBdr>
        </w:div>
        <w:div w:id="1761176129">
          <w:marLeft w:val="480"/>
          <w:marRight w:val="0"/>
          <w:marTop w:val="0"/>
          <w:marBottom w:val="0"/>
          <w:divBdr>
            <w:top w:val="none" w:sz="0" w:space="0" w:color="auto"/>
            <w:left w:val="none" w:sz="0" w:space="0" w:color="auto"/>
            <w:bottom w:val="none" w:sz="0" w:space="0" w:color="auto"/>
            <w:right w:val="none" w:sz="0" w:space="0" w:color="auto"/>
          </w:divBdr>
        </w:div>
        <w:div w:id="1771658679">
          <w:marLeft w:val="480"/>
          <w:marRight w:val="0"/>
          <w:marTop w:val="0"/>
          <w:marBottom w:val="0"/>
          <w:divBdr>
            <w:top w:val="none" w:sz="0" w:space="0" w:color="auto"/>
            <w:left w:val="none" w:sz="0" w:space="0" w:color="auto"/>
            <w:bottom w:val="none" w:sz="0" w:space="0" w:color="auto"/>
            <w:right w:val="none" w:sz="0" w:space="0" w:color="auto"/>
          </w:divBdr>
        </w:div>
        <w:div w:id="1782452470">
          <w:marLeft w:val="480"/>
          <w:marRight w:val="0"/>
          <w:marTop w:val="0"/>
          <w:marBottom w:val="0"/>
          <w:divBdr>
            <w:top w:val="none" w:sz="0" w:space="0" w:color="auto"/>
            <w:left w:val="none" w:sz="0" w:space="0" w:color="auto"/>
            <w:bottom w:val="none" w:sz="0" w:space="0" w:color="auto"/>
            <w:right w:val="none" w:sz="0" w:space="0" w:color="auto"/>
          </w:divBdr>
        </w:div>
        <w:div w:id="1792094403">
          <w:marLeft w:val="480"/>
          <w:marRight w:val="0"/>
          <w:marTop w:val="0"/>
          <w:marBottom w:val="0"/>
          <w:divBdr>
            <w:top w:val="none" w:sz="0" w:space="0" w:color="auto"/>
            <w:left w:val="none" w:sz="0" w:space="0" w:color="auto"/>
            <w:bottom w:val="none" w:sz="0" w:space="0" w:color="auto"/>
            <w:right w:val="none" w:sz="0" w:space="0" w:color="auto"/>
          </w:divBdr>
        </w:div>
        <w:div w:id="1794405032">
          <w:marLeft w:val="480"/>
          <w:marRight w:val="0"/>
          <w:marTop w:val="0"/>
          <w:marBottom w:val="0"/>
          <w:divBdr>
            <w:top w:val="none" w:sz="0" w:space="0" w:color="auto"/>
            <w:left w:val="none" w:sz="0" w:space="0" w:color="auto"/>
            <w:bottom w:val="none" w:sz="0" w:space="0" w:color="auto"/>
            <w:right w:val="none" w:sz="0" w:space="0" w:color="auto"/>
          </w:divBdr>
        </w:div>
        <w:div w:id="1807962967">
          <w:marLeft w:val="480"/>
          <w:marRight w:val="0"/>
          <w:marTop w:val="0"/>
          <w:marBottom w:val="0"/>
          <w:divBdr>
            <w:top w:val="none" w:sz="0" w:space="0" w:color="auto"/>
            <w:left w:val="none" w:sz="0" w:space="0" w:color="auto"/>
            <w:bottom w:val="none" w:sz="0" w:space="0" w:color="auto"/>
            <w:right w:val="none" w:sz="0" w:space="0" w:color="auto"/>
          </w:divBdr>
        </w:div>
        <w:div w:id="1841503830">
          <w:marLeft w:val="480"/>
          <w:marRight w:val="0"/>
          <w:marTop w:val="0"/>
          <w:marBottom w:val="0"/>
          <w:divBdr>
            <w:top w:val="none" w:sz="0" w:space="0" w:color="auto"/>
            <w:left w:val="none" w:sz="0" w:space="0" w:color="auto"/>
            <w:bottom w:val="none" w:sz="0" w:space="0" w:color="auto"/>
            <w:right w:val="none" w:sz="0" w:space="0" w:color="auto"/>
          </w:divBdr>
        </w:div>
        <w:div w:id="1844397950">
          <w:marLeft w:val="480"/>
          <w:marRight w:val="0"/>
          <w:marTop w:val="0"/>
          <w:marBottom w:val="0"/>
          <w:divBdr>
            <w:top w:val="none" w:sz="0" w:space="0" w:color="auto"/>
            <w:left w:val="none" w:sz="0" w:space="0" w:color="auto"/>
            <w:bottom w:val="none" w:sz="0" w:space="0" w:color="auto"/>
            <w:right w:val="none" w:sz="0" w:space="0" w:color="auto"/>
          </w:divBdr>
        </w:div>
        <w:div w:id="1880894560">
          <w:marLeft w:val="480"/>
          <w:marRight w:val="0"/>
          <w:marTop w:val="0"/>
          <w:marBottom w:val="0"/>
          <w:divBdr>
            <w:top w:val="none" w:sz="0" w:space="0" w:color="auto"/>
            <w:left w:val="none" w:sz="0" w:space="0" w:color="auto"/>
            <w:bottom w:val="none" w:sz="0" w:space="0" w:color="auto"/>
            <w:right w:val="none" w:sz="0" w:space="0" w:color="auto"/>
          </w:divBdr>
        </w:div>
        <w:div w:id="1947347772">
          <w:marLeft w:val="480"/>
          <w:marRight w:val="0"/>
          <w:marTop w:val="0"/>
          <w:marBottom w:val="0"/>
          <w:divBdr>
            <w:top w:val="none" w:sz="0" w:space="0" w:color="auto"/>
            <w:left w:val="none" w:sz="0" w:space="0" w:color="auto"/>
            <w:bottom w:val="none" w:sz="0" w:space="0" w:color="auto"/>
            <w:right w:val="none" w:sz="0" w:space="0" w:color="auto"/>
          </w:divBdr>
        </w:div>
        <w:div w:id="1957366574">
          <w:marLeft w:val="480"/>
          <w:marRight w:val="0"/>
          <w:marTop w:val="0"/>
          <w:marBottom w:val="0"/>
          <w:divBdr>
            <w:top w:val="none" w:sz="0" w:space="0" w:color="auto"/>
            <w:left w:val="none" w:sz="0" w:space="0" w:color="auto"/>
            <w:bottom w:val="none" w:sz="0" w:space="0" w:color="auto"/>
            <w:right w:val="none" w:sz="0" w:space="0" w:color="auto"/>
          </w:divBdr>
        </w:div>
        <w:div w:id="1982146663">
          <w:marLeft w:val="480"/>
          <w:marRight w:val="0"/>
          <w:marTop w:val="0"/>
          <w:marBottom w:val="0"/>
          <w:divBdr>
            <w:top w:val="none" w:sz="0" w:space="0" w:color="auto"/>
            <w:left w:val="none" w:sz="0" w:space="0" w:color="auto"/>
            <w:bottom w:val="none" w:sz="0" w:space="0" w:color="auto"/>
            <w:right w:val="none" w:sz="0" w:space="0" w:color="auto"/>
          </w:divBdr>
        </w:div>
        <w:div w:id="1992320377">
          <w:marLeft w:val="480"/>
          <w:marRight w:val="0"/>
          <w:marTop w:val="0"/>
          <w:marBottom w:val="0"/>
          <w:divBdr>
            <w:top w:val="none" w:sz="0" w:space="0" w:color="auto"/>
            <w:left w:val="none" w:sz="0" w:space="0" w:color="auto"/>
            <w:bottom w:val="none" w:sz="0" w:space="0" w:color="auto"/>
            <w:right w:val="none" w:sz="0" w:space="0" w:color="auto"/>
          </w:divBdr>
        </w:div>
        <w:div w:id="2065830843">
          <w:marLeft w:val="480"/>
          <w:marRight w:val="0"/>
          <w:marTop w:val="0"/>
          <w:marBottom w:val="0"/>
          <w:divBdr>
            <w:top w:val="none" w:sz="0" w:space="0" w:color="auto"/>
            <w:left w:val="none" w:sz="0" w:space="0" w:color="auto"/>
            <w:bottom w:val="none" w:sz="0" w:space="0" w:color="auto"/>
            <w:right w:val="none" w:sz="0" w:space="0" w:color="auto"/>
          </w:divBdr>
        </w:div>
        <w:div w:id="2067029966">
          <w:marLeft w:val="480"/>
          <w:marRight w:val="0"/>
          <w:marTop w:val="0"/>
          <w:marBottom w:val="0"/>
          <w:divBdr>
            <w:top w:val="none" w:sz="0" w:space="0" w:color="auto"/>
            <w:left w:val="none" w:sz="0" w:space="0" w:color="auto"/>
            <w:bottom w:val="none" w:sz="0" w:space="0" w:color="auto"/>
            <w:right w:val="none" w:sz="0" w:space="0" w:color="auto"/>
          </w:divBdr>
        </w:div>
        <w:div w:id="2109037144">
          <w:marLeft w:val="480"/>
          <w:marRight w:val="0"/>
          <w:marTop w:val="0"/>
          <w:marBottom w:val="0"/>
          <w:divBdr>
            <w:top w:val="none" w:sz="0" w:space="0" w:color="auto"/>
            <w:left w:val="none" w:sz="0" w:space="0" w:color="auto"/>
            <w:bottom w:val="none" w:sz="0" w:space="0" w:color="auto"/>
            <w:right w:val="none" w:sz="0" w:space="0" w:color="auto"/>
          </w:divBdr>
        </w:div>
        <w:div w:id="2129157369">
          <w:marLeft w:val="480"/>
          <w:marRight w:val="0"/>
          <w:marTop w:val="0"/>
          <w:marBottom w:val="0"/>
          <w:divBdr>
            <w:top w:val="none" w:sz="0" w:space="0" w:color="auto"/>
            <w:left w:val="none" w:sz="0" w:space="0" w:color="auto"/>
            <w:bottom w:val="none" w:sz="0" w:space="0" w:color="auto"/>
            <w:right w:val="none" w:sz="0" w:space="0" w:color="auto"/>
          </w:divBdr>
        </w:div>
      </w:divsChild>
    </w:div>
    <w:div w:id="581763452">
      <w:bodyDiv w:val="1"/>
      <w:marLeft w:val="0"/>
      <w:marRight w:val="0"/>
      <w:marTop w:val="0"/>
      <w:marBottom w:val="0"/>
      <w:divBdr>
        <w:top w:val="none" w:sz="0" w:space="0" w:color="auto"/>
        <w:left w:val="none" w:sz="0" w:space="0" w:color="auto"/>
        <w:bottom w:val="none" w:sz="0" w:space="0" w:color="auto"/>
        <w:right w:val="none" w:sz="0" w:space="0" w:color="auto"/>
      </w:divBdr>
    </w:div>
    <w:div w:id="581986578">
      <w:bodyDiv w:val="1"/>
      <w:marLeft w:val="0"/>
      <w:marRight w:val="0"/>
      <w:marTop w:val="0"/>
      <w:marBottom w:val="0"/>
      <w:divBdr>
        <w:top w:val="none" w:sz="0" w:space="0" w:color="auto"/>
        <w:left w:val="none" w:sz="0" w:space="0" w:color="auto"/>
        <w:bottom w:val="none" w:sz="0" w:space="0" w:color="auto"/>
        <w:right w:val="none" w:sz="0" w:space="0" w:color="auto"/>
      </w:divBdr>
    </w:div>
    <w:div w:id="582682527">
      <w:bodyDiv w:val="1"/>
      <w:marLeft w:val="0"/>
      <w:marRight w:val="0"/>
      <w:marTop w:val="0"/>
      <w:marBottom w:val="0"/>
      <w:divBdr>
        <w:top w:val="none" w:sz="0" w:space="0" w:color="auto"/>
        <w:left w:val="none" w:sz="0" w:space="0" w:color="auto"/>
        <w:bottom w:val="none" w:sz="0" w:space="0" w:color="auto"/>
        <w:right w:val="none" w:sz="0" w:space="0" w:color="auto"/>
      </w:divBdr>
    </w:div>
    <w:div w:id="583340681">
      <w:marLeft w:val="640"/>
      <w:marRight w:val="0"/>
      <w:marTop w:val="0"/>
      <w:marBottom w:val="0"/>
      <w:divBdr>
        <w:top w:val="none" w:sz="0" w:space="0" w:color="auto"/>
        <w:left w:val="none" w:sz="0" w:space="0" w:color="auto"/>
        <w:bottom w:val="none" w:sz="0" w:space="0" w:color="auto"/>
        <w:right w:val="none" w:sz="0" w:space="0" w:color="auto"/>
      </w:divBdr>
    </w:div>
    <w:div w:id="583493831">
      <w:marLeft w:val="640"/>
      <w:marRight w:val="0"/>
      <w:marTop w:val="0"/>
      <w:marBottom w:val="0"/>
      <w:divBdr>
        <w:top w:val="none" w:sz="0" w:space="0" w:color="auto"/>
        <w:left w:val="none" w:sz="0" w:space="0" w:color="auto"/>
        <w:bottom w:val="none" w:sz="0" w:space="0" w:color="auto"/>
        <w:right w:val="none" w:sz="0" w:space="0" w:color="auto"/>
      </w:divBdr>
    </w:div>
    <w:div w:id="584267490">
      <w:marLeft w:val="640"/>
      <w:marRight w:val="0"/>
      <w:marTop w:val="0"/>
      <w:marBottom w:val="0"/>
      <w:divBdr>
        <w:top w:val="none" w:sz="0" w:space="0" w:color="auto"/>
        <w:left w:val="none" w:sz="0" w:space="0" w:color="auto"/>
        <w:bottom w:val="none" w:sz="0" w:space="0" w:color="auto"/>
        <w:right w:val="none" w:sz="0" w:space="0" w:color="auto"/>
      </w:divBdr>
    </w:div>
    <w:div w:id="584459999">
      <w:bodyDiv w:val="1"/>
      <w:marLeft w:val="0"/>
      <w:marRight w:val="0"/>
      <w:marTop w:val="0"/>
      <w:marBottom w:val="0"/>
      <w:divBdr>
        <w:top w:val="none" w:sz="0" w:space="0" w:color="auto"/>
        <w:left w:val="none" w:sz="0" w:space="0" w:color="auto"/>
        <w:bottom w:val="none" w:sz="0" w:space="0" w:color="auto"/>
        <w:right w:val="none" w:sz="0" w:space="0" w:color="auto"/>
      </w:divBdr>
    </w:div>
    <w:div w:id="584536657">
      <w:marLeft w:val="640"/>
      <w:marRight w:val="0"/>
      <w:marTop w:val="0"/>
      <w:marBottom w:val="0"/>
      <w:divBdr>
        <w:top w:val="none" w:sz="0" w:space="0" w:color="auto"/>
        <w:left w:val="none" w:sz="0" w:space="0" w:color="auto"/>
        <w:bottom w:val="none" w:sz="0" w:space="0" w:color="auto"/>
        <w:right w:val="none" w:sz="0" w:space="0" w:color="auto"/>
      </w:divBdr>
    </w:div>
    <w:div w:id="584991787">
      <w:marLeft w:val="640"/>
      <w:marRight w:val="0"/>
      <w:marTop w:val="0"/>
      <w:marBottom w:val="0"/>
      <w:divBdr>
        <w:top w:val="none" w:sz="0" w:space="0" w:color="auto"/>
        <w:left w:val="none" w:sz="0" w:space="0" w:color="auto"/>
        <w:bottom w:val="none" w:sz="0" w:space="0" w:color="auto"/>
        <w:right w:val="none" w:sz="0" w:space="0" w:color="auto"/>
      </w:divBdr>
    </w:div>
    <w:div w:id="585071600">
      <w:bodyDiv w:val="1"/>
      <w:marLeft w:val="0"/>
      <w:marRight w:val="0"/>
      <w:marTop w:val="0"/>
      <w:marBottom w:val="0"/>
      <w:divBdr>
        <w:top w:val="none" w:sz="0" w:space="0" w:color="auto"/>
        <w:left w:val="none" w:sz="0" w:space="0" w:color="auto"/>
        <w:bottom w:val="none" w:sz="0" w:space="0" w:color="auto"/>
        <w:right w:val="none" w:sz="0" w:space="0" w:color="auto"/>
      </w:divBdr>
    </w:div>
    <w:div w:id="585385193">
      <w:marLeft w:val="640"/>
      <w:marRight w:val="0"/>
      <w:marTop w:val="0"/>
      <w:marBottom w:val="0"/>
      <w:divBdr>
        <w:top w:val="none" w:sz="0" w:space="0" w:color="auto"/>
        <w:left w:val="none" w:sz="0" w:space="0" w:color="auto"/>
        <w:bottom w:val="none" w:sz="0" w:space="0" w:color="auto"/>
        <w:right w:val="none" w:sz="0" w:space="0" w:color="auto"/>
      </w:divBdr>
    </w:div>
    <w:div w:id="585847497">
      <w:marLeft w:val="640"/>
      <w:marRight w:val="0"/>
      <w:marTop w:val="0"/>
      <w:marBottom w:val="0"/>
      <w:divBdr>
        <w:top w:val="none" w:sz="0" w:space="0" w:color="auto"/>
        <w:left w:val="none" w:sz="0" w:space="0" w:color="auto"/>
        <w:bottom w:val="none" w:sz="0" w:space="0" w:color="auto"/>
        <w:right w:val="none" w:sz="0" w:space="0" w:color="auto"/>
      </w:divBdr>
    </w:div>
    <w:div w:id="587082194">
      <w:marLeft w:val="640"/>
      <w:marRight w:val="0"/>
      <w:marTop w:val="0"/>
      <w:marBottom w:val="0"/>
      <w:divBdr>
        <w:top w:val="none" w:sz="0" w:space="0" w:color="auto"/>
        <w:left w:val="none" w:sz="0" w:space="0" w:color="auto"/>
        <w:bottom w:val="none" w:sz="0" w:space="0" w:color="auto"/>
        <w:right w:val="none" w:sz="0" w:space="0" w:color="auto"/>
      </w:divBdr>
    </w:div>
    <w:div w:id="587349598">
      <w:marLeft w:val="640"/>
      <w:marRight w:val="0"/>
      <w:marTop w:val="0"/>
      <w:marBottom w:val="0"/>
      <w:divBdr>
        <w:top w:val="none" w:sz="0" w:space="0" w:color="auto"/>
        <w:left w:val="none" w:sz="0" w:space="0" w:color="auto"/>
        <w:bottom w:val="none" w:sz="0" w:space="0" w:color="auto"/>
        <w:right w:val="none" w:sz="0" w:space="0" w:color="auto"/>
      </w:divBdr>
    </w:div>
    <w:div w:id="588777210">
      <w:marLeft w:val="640"/>
      <w:marRight w:val="0"/>
      <w:marTop w:val="0"/>
      <w:marBottom w:val="0"/>
      <w:divBdr>
        <w:top w:val="none" w:sz="0" w:space="0" w:color="auto"/>
        <w:left w:val="none" w:sz="0" w:space="0" w:color="auto"/>
        <w:bottom w:val="none" w:sz="0" w:space="0" w:color="auto"/>
        <w:right w:val="none" w:sz="0" w:space="0" w:color="auto"/>
      </w:divBdr>
    </w:div>
    <w:div w:id="588975450">
      <w:bodyDiv w:val="1"/>
      <w:marLeft w:val="0"/>
      <w:marRight w:val="0"/>
      <w:marTop w:val="0"/>
      <w:marBottom w:val="0"/>
      <w:divBdr>
        <w:top w:val="none" w:sz="0" w:space="0" w:color="auto"/>
        <w:left w:val="none" w:sz="0" w:space="0" w:color="auto"/>
        <w:bottom w:val="none" w:sz="0" w:space="0" w:color="auto"/>
        <w:right w:val="none" w:sz="0" w:space="0" w:color="auto"/>
      </w:divBdr>
      <w:divsChild>
        <w:div w:id="20590778">
          <w:marLeft w:val="480"/>
          <w:marRight w:val="0"/>
          <w:marTop w:val="0"/>
          <w:marBottom w:val="0"/>
          <w:divBdr>
            <w:top w:val="none" w:sz="0" w:space="0" w:color="auto"/>
            <w:left w:val="none" w:sz="0" w:space="0" w:color="auto"/>
            <w:bottom w:val="none" w:sz="0" w:space="0" w:color="auto"/>
            <w:right w:val="none" w:sz="0" w:space="0" w:color="auto"/>
          </w:divBdr>
        </w:div>
        <w:div w:id="101923338">
          <w:marLeft w:val="480"/>
          <w:marRight w:val="0"/>
          <w:marTop w:val="0"/>
          <w:marBottom w:val="0"/>
          <w:divBdr>
            <w:top w:val="none" w:sz="0" w:space="0" w:color="auto"/>
            <w:left w:val="none" w:sz="0" w:space="0" w:color="auto"/>
            <w:bottom w:val="none" w:sz="0" w:space="0" w:color="auto"/>
            <w:right w:val="none" w:sz="0" w:space="0" w:color="auto"/>
          </w:divBdr>
        </w:div>
        <w:div w:id="173375234">
          <w:marLeft w:val="480"/>
          <w:marRight w:val="0"/>
          <w:marTop w:val="0"/>
          <w:marBottom w:val="0"/>
          <w:divBdr>
            <w:top w:val="none" w:sz="0" w:space="0" w:color="auto"/>
            <w:left w:val="none" w:sz="0" w:space="0" w:color="auto"/>
            <w:bottom w:val="none" w:sz="0" w:space="0" w:color="auto"/>
            <w:right w:val="none" w:sz="0" w:space="0" w:color="auto"/>
          </w:divBdr>
        </w:div>
        <w:div w:id="175467477">
          <w:marLeft w:val="480"/>
          <w:marRight w:val="0"/>
          <w:marTop w:val="0"/>
          <w:marBottom w:val="0"/>
          <w:divBdr>
            <w:top w:val="none" w:sz="0" w:space="0" w:color="auto"/>
            <w:left w:val="none" w:sz="0" w:space="0" w:color="auto"/>
            <w:bottom w:val="none" w:sz="0" w:space="0" w:color="auto"/>
            <w:right w:val="none" w:sz="0" w:space="0" w:color="auto"/>
          </w:divBdr>
        </w:div>
        <w:div w:id="273094772">
          <w:marLeft w:val="480"/>
          <w:marRight w:val="0"/>
          <w:marTop w:val="0"/>
          <w:marBottom w:val="0"/>
          <w:divBdr>
            <w:top w:val="none" w:sz="0" w:space="0" w:color="auto"/>
            <w:left w:val="none" w:sz="0" w:space="0" w:color="auto"/>
            <w:bottom w:val="none" w:sz="0" w:space="0" w:color="auto"/>
            <w:right w:val="none" w:sz="0" w:space="0" w:color="auto"/>
          </w:divBdr>
        </w:div>
        <w:div w:id="276720887">
          <w:marLeft w:val="480"/>
          <w:marRight w:val="0"/>
          <w:marTop w:val="0"/>
          <w:marBottom w:val="0"/>
          <w:divBdr>
            <w:top w:val="none" w:sz="0" w:space="0" w:color="auto"/>
            <w:left w:val="none" w:sz="0" w:space="0" w:color="auto"/>
            <w:bottom w:val="none" w:sz="0" w:space="0" w:color="auto"/>
            <w:right w:val="none" w:sz="0" w:space="0" w:color="auto"/>
          </w:divBdr>
        </w:div>
        <w:div w:id="323552361">
          <w:marLeft w:val="480"/>
          <w:marRight w:val="0"/>
          <w:marTop w:val="0"/>
          <w:marBottom w:val="0"/>
          <w:divBdr>
            <w:top w:val="none" w:sz="0" w:space="0" w:color="auto"/>
            <w:left w:val="none" w:sz="0" w:space="0" w:color="auto"/>
            <w:bottom w:val="none" w:sz="0" w:space="0" w:color="auto"/>
            <w:right w:val="none" w:sz="0" w:space="0" w:color="auto"/>
          </w:divBdr>
        </w:div>
        <w:div w:id="382945701">
          <w:marLeft w:val="480"/>
          <w:marRight w:val="0"/>
          <w:marTop w:val="0"/>
          <w:marBottom w:val="0"/>
          <w:divBdr>
            <w:top w:val="none" w:sz="0" w:space="0" w:color="auto"/>
            <w:left w:val="none" w:sz="0" w:space="0" w:color="auto"/>
            <w:bottom w:val="none" w:sz="0" w:space="0" w:color="auto"/>
            <w:right w:val="none" w:sz="0" w:space="0" w:color="auto"/>
          </w:divBdr>
        </w:div>
        <w:div w:id="390688784">
          <w:marLeft w:val="480"/>
          <w:marRight w:val="0"/>
          <w:marTop w:val="0"/>
          <w:marBottom w:val="0"/>
          <w:divBdr>
            <w:top w:val="none" w:sz="0" w:space="0" w:color="auto"/>
            <w:left w:val="none" w:sz="0" w:space="0" w:color="auto"/>
            <w:bottom w:val="none" w:sz="0" w:space="0" w:color="auto"/>
            <w:right w:val="none" w:sz="0" w:space="0" w:color="auto"/>
          </w:divBdr>
        </w:div>
        <w:div w:id="410591506">
          <w:marLeft w:val="480"/>
          <w:marRight w:val="0"/>
          <w:marTop w:val="0"/>
          <w:marBottom w:val="0"/>
          <w:divBdr>
            <w:top w:val="none" w:sz="0" w:space="0" w:color="auto"/>
            <w:left w:val="none" w:sz="0" w:space="0" w:color="auto"/>
            <w:bottom w:val="none" w:sz="0" w:space="0" w:color="auto"/>
            <w:right w:val="none" w:sz="0" w:space="0" w:color="auto"/>
          </w:divBdr>
        </w:div>
        <w:div w:id="425812242">
          <w:marLeft w:val="480"/>
          <w:marRight w:val="0"/>
          <w:marTop w:val="0"/>
          <w:marBottom w:val="0"/>
          <w:divBdr>
            <w:top w:val="none" w:sz="0" w:space="0" w:color="auto"/>
            <w:left w:val="none" w:sz="0" w:space="0" w:color="auto"/>
            <w:bottom w:val="none" w:sz="0" w:space="0" w:color="auto"/>
            <w:right w:val="none" w:sz="0" w:space="0" w:color="auto"/>
          </w:divBdr>
        </w:div>
        <w:div w:id="492378843">
          <w:marLeft w:val="480"/>
          <w:marRight w:val="0"/>
          <w:marTop w:val="0"/>
          <w:marBottom w:val="0"/>
          <w:divBdr>
            <w:top w:val="none" w:sz="0" w:space="0" w:color="auto"/>
            <w:left w:val="none" w:sz="0" w:space="0" w:color="auto"/>
            <w:bottom w:val="none" w:sz="0" w:space="0" w:color="auto"/>
            <w:right w:val="none" w:sz="0" w:space="0" w:color="auto"/>
          </w:divBdr>
        </w:div>
        <w:div w:id="503397912">
          <w:marLeft w:val="480"/>
          <w:marRight w:val="0"/>
          <w:marTop w:val="0"/>
          <w:marBottom w:val="0"/>
          <w:divBdr>
            <w:top w:val="none" w:sz="0" w:space="0" w:color="auto"/>
            <w:left w:val="none" w:sz="0" w:space="0" w:color="auto"/>
            <w:bottom w:val="none" w:sz="0" w:space="0" w:color="auto"/>
            <w:right w:val="none" w:sz="0" w:space="0" w:color="auto"/>
          </w:divBdr>
        </w:div>
        <w:div w:id="596989304">
          <w:marLeft w:val="480"/>
          <w:marRight w:val="0"/>
          <w:marTop w:val="0"/>
          <w:marBottom w:val="0"/>
          <w:divBdr>
            <w:top w:val="none" w:sz="0" w:space="0" w:color="auto"/>
            <w:left w:val="none" w:sz="0" w:space="0" w:color="auto"/>
            <w:bottom w:val="none" w:sz="0" w:space="0" w:color="auto"/>
            <w:right w:val="none" w:sz="0" w:space="0" w:color="auto"/>
          </w:divBdr>
        </w:div>
        <w:div w:id="599072454">
          <w:marLeft w:val="480"/>
          <w:marRight w:val="0"/>
          <w:marTop w:val="0"/>
          <w:marBottom w:val="0"/>
          <w:divBdr>
            <w:top w:val="none" w:sz="0" w:space="0" w:color="auto"/>
            <w:left w:val="none" w:sz="0" w:space="0" w:color="auto"/>
            <w:bottom w:val="none" w:sz="0" w:space="0" w:color="auto"/>
            <w:right w:val="none" w:sz="0" w:space="0" w:color="auto"/>
          </w:divBdr>
        </w:div>
        <w:div w:id="599879248">
          <w:marLeft w:val="480"/>
          <w:marRight w:val="0"/>
          <w:marTop w:val="0"/>
          <w:marBottom w:val="0"/>
          <w:divBdr>
            <w:top w:val="none" w:sz="0" w:space="0" w:color="auto"/>
            <w:left w:val="none" w:sz="0" w:space="0" w:color="auto"/>
            <w:bottom w:val="none" w:sz="0" w:space="0" w:color="auto"/>
            <w:right w:val="none" w:sz="0" w:space="0" w:color="auto"/>
          </w:divBdr>
        </w:div>
        <w:div w:id="640303642">
          <w:marLeft w:val="480"/>
          <w:marRight w:val="0"/>
          <w:marTop w:val="0"/>
          <w:marBottom w:val="0"/>
          <w:divBdr>
            <w:top w:val="none" w:sz="0" w:space="0" w:color="auto"/>
            <w:left w:val="none" w:sz="0" w:space="0" w:color="auto"/>
            <w:bottom w:val="none" w:sz="0" w:space="0" w:color="auto"/>
            <w:right w:val="none" w:sz="0" w:space="0" w:color="auto"/>
          </w:divBdr>
        </w:div>
        <w:div w:id="644167973">
          <w:marLeft w:val="480"/>
          <w:marRight w:val="0"/>
          <w:marTop w:val="0"/>
          <w:marBottom w:val="0"/>
          <w:divBdr>
            <w:top w:val="none" w:sz="0" w:space="0" w:color="auto"/>
            <w:left w:val="none" w:sz="0" w:space="0" w:color="auto"/>
            <w:bottom w:val="none" w:sz="0" w:space="0" w:color="auto"/>
            <w:right w:val="none" w:sz="0" w:space="0" w:color="auto"/>
          </w:divBdr>
        </w:div>
        <w:div w:id="666252536">
          <w:marLeft w:val="480"/>
          <w:marRight w:val="0"/>
          <w:marTop w:val="0"/>
          <w:marBottom w:val="0"/>
          <w:divBdr>
            <w:top w:val="none" w:sz="0" w:space="0" w:color="auto"/>
            <w:left w:val="none" w:sz="0" w:space="0" w:color="auto"/>
            <w:bottom w:val="none" w:sz="0" w:space="0" w:color="auto"/>
            <w:right w:val="none" w:sz="0" w:space="0" w:color="auto"/>
          </w:divBdr>
        </w:div>
        <w:div w:id="811096800">
          <w:marLeft w:val="480"/>
          <w:marRight w:val="0"/>
          <w:marTop w:val="0"/>
          <w:marBottom w:val="0"/>
          <w:divBdr>
            <w:top w:val="none" w:sz="0" w:space="0" w:color="auto"/>
            <w:left w:val="none" w:sz="0" w:space="0" w:color="auto"/>
            <w:bottom w:val="none" w:sz="0" w:space="0" w:color="auto"/>
            <w:right w:val="none" w:sz="0" w:space="0" w:color="auto"/>
          </w:divBdr>
        </w:div>
        <w:div w:id="819269501">
          <w:marLeft w:val="480"/>
          <w:marRight w:val="0"/>
          <w:marTop w:val="0"/>
          <w:marBottom w:val="0"/>
          <w:divBdr>
            <w:top w:val="none" w:sz="0" w:space="0" w:color="auto"/>
            <w:left w:val="none" w:sz="0" w:space="0" w:color="auto"/>
            <w:bottom w:val="none" w:sz="0" w:space="0" w:color="auto"/>
            <w:right w:val="none" w:sz="0" w:space="0" w:color="auto"/>
          </w:divBdr>
        </w:div>
        <w:div w:id="873887120">
          <w:marLeft w:val="480"/>
          <w:marRight w:val="0"/>
          <w:marTop w:val="0"/>
          <w:marBottom w:val="0"/>
          <w:divBdr>
            <w:top w:val="none" w:sz="0" w:space="0" w:color="auto"/>
            <w:left w:val="none" w:sz="0" w:space="0" w:color="auto"/>
            <w:bottom w:val="none" w:sz="0" w:space="0" w:color="auto"/>
            <w:right w:val="none" w:sz="0" w:space="0" w:color="auto"/>
          </w:divBdr>
        </w:div>
        <w:div w:id="884760248">
          <w:marLeft w:val="480"/>
          <w:marRight w:val="0"/>
          <w:marTop w:val="0"/>
          <w:marBottom w:val="0"/>
          <w:divBdr>
            <w:top w:val="none" w:sz="0" w:space="0" w:color="auto"/>
            <w:left w:val="none" w:sz="0" w:space="0" w:color="auto"/>
            <w:bottom w:val="none" w:sz="0" w:space="0" w:color="auto"/>
            <w:right w:val="none" w:sz="0" w:space="0" w:color="auto"/>
          </w:divBdr>
        </w:div>
        <w:div w:id="886378813">
          <w:marLeft w:val="480"/>
          <w:marRight w:val="0"/>
          <w:marTop w:val="0"/>
          <w:marBottom w:val="0"/>
          <w:divBdr>
            <w:top w:val="none" w:sz="0" w:space="0" w:color="auto"/>
            <w:left w:val="none" w:sz="0" w:space="0" w:color="auto"/>
            <w:bottom w:val="none" w:sz="0" w:space="0" w:color="auto"/>
            <w:right w:val="none" w:sz="0" w:space="0" w:color="auto"/>
          </w:divBdr>
        </w:div>
        <w:div w:id="959066862">
          <w:marLeft w:val="480"/>
          <w:marRight w:val="0"/>
          <w:marTop w:val="0"/>
          <w:marBottom w:val="0"/>
          <w:divBdr>
            <w:top w:val="none" w:sz="0" w:space="0" w:color="auto"/>
            <w:left w:val="none" w:sz="0" w:space="0" w:color="auto"/>
            <w:bottom w:val="none" w:sz="0" w:space="0" w:color="auto"/>
            <w:right w:val="none" w:sz="0" w:space="0" w:color="auto"/>
          </w:divBdr>
        </w:div>
        <w:div w:id="973406656">
          <w:marLeft w:val="480"/>
          <w:marRight w:val="0"/>
          <w:marTop w:val="0"/>
          <w:marBottom w:val="0"/>
          <w:divBdr>
            <w:top w:val="none" w:sz="0" w:space="0" w:color="auto"/>
            <w:left w:val="none" w:sz="0" w:space="0" w:color="auto"/>
            <w:bottom w:val="none" w:sz="0" w:space="0" w:color="auto"/>
            <w:right w:val="none" w:sz="0" w:space="0" w:color="auto"/>
          </w:divBdr>
        </w:div>
        <w:div w:id="1038822645">
          <w:marLeft w:val="480"/>
          <w:marRight w:val="0"/>
          <w:marTop w:val="0"/>
          <w:marBottom w:val="0"/>
          <w:divBdr>
            <w:top w:val="none" w:sz="0" w:space="0" w:color="auto"/>
            <w:left w:val="none" w:sz="0" w:space="0" w:color="auto"/>
            <w:bottom w:val="none" w:sz="0" w:space="0" w:color="auto"/>
            <w:right w:val="none" w:sz="0" w:space="0" w:color="auto"/>
          </w:divBdr>
        </w:div>
        <w:div w:id="1142041076">
          <w:marLeft w:val="480"/>
          <w:marRight w:val="0"/>
          <w:marTop w:val="0"/>
          <w:marBottom w:val="0"/>
          <w:divBdr>
            <w:top w:val="none" w:sz="0" w:space="0" w:color="auto"/>
            <w:left w:val="none" w:sz="0" w:space="0" w:color="auto"/>
            <w:bottom w:val="none" w:sz="0" w:space="0" w:color="auto"/>
            <w:right w:val="none" w:sz="0" w:space="0" w:color="auto"/>
          </w:divBdr>
        </w:div>
        <w:div w:id="1190607889">
          <w:marLeft w:val="480"/>
          <w:marRight w:val="0"/>
          <w:marTop w:val="0"/>
          <w:marBottom w:val="0"/>
          <w:divBdr>
            <w:top w:val="none" w:sz="0" w:space="0" w:color="auto"/>
            <w:left w:val="none" w:sz="0" w:space="0" w:color="auto"/>
            <w:bottom w:val="none" w:sz="0" w:space="0" w:color="auto"/>
            <w:right w:val="none" w:sz="0" w:space="0" w:color="auto"/>
          </w:divBdr>
        </w:div>
        <w:div w:id="1222670969">
          <w:marLeft w:val="480"/>
          <w:marRight w:val="0"/>
          <w:marTop w:val="0"/>
          <w:marBottom w:val="0"/>
          <w:divBdr>
            <w:top w:val="none" w:sz="0" w:space="0" w:color="auto"/>
            <w:left w:val="none" w:sz="0" w:space="0" w:color="auto"/>
            <w:bottom w:val="none" w:sz="0" w:space="0" w:color="auto"/>
            <w:right w:val="none" w:sz="0" w:space="0" w:color="auto"/>
          </w:divBdr>
        </w:div>
        <w:div w:id="1233547233">
          <w:marLeft w:val="480"/>
          <w:marRight w:val="0"/>
          <w:marTop w:val="0"/>
          <w:marBottom w:val="0"/>
          <w:divBdr>
            <w:top w:val="none" w:sz="0" w:space="0" w:color="auto"/>
            <w:left w:val="none" w:sz="0" w:space="0" w:color="auto"/>
            <w:bottom w:val="none" w:sz="0" w:space="0" w:color="auto"/>
            <w:right w:val="none" w:sz="0" w:space="0" w:color="auto"/>
          </w:divBdr>
        </w:div>
        <w:div w:id="1239362164">
          <w:marLeft w:val="480"/>
          <w:marRight w:val="0"/>
          <w:marTop w:val="0"/>
          <w:marBottom w:val="0"/>
          <w:divBdr>
            <w:top w:val="none" w:sz="0" w:space="0" w:color="auto"/>
            <w:left w:val="none" w:sz="0" w:space="0" w:color="auto"/>
            <w:bottom w:val="none" w:sz="0" w:space="0" w:color="auto"/>
            <w:right w:val="none" w:sz="0" w:space="0" w:color="auto"/>
          </w:divBdr>
        </w:div>
        <w:div w:id="1349598142">
          <w:marLeft w:val="480"/>
          <w:marRight w:val="0"/>
          <w:marTop w:val="0"/>
          <w:marBottom w:val="0"/>
          <w:divBdr>
            <w:top w:val="none" w:sz="0" w:space="0" w:color="auto"/>
            <w:left w:val="none" w:sz="0" w:space="0" w:color="auto"/>
            <w:bottom w:val="none" w:sz="0" w:space="0" w:color="auto"/>
            <w:right w:val="none" w:sz="0" w:space="0" w:color="auto"/>
          </w:divBdr>
        </w:div>
        <w:div w:id="1360468902">
          <w:marLeft w:val="480"/>
          <w:marRight w:val="0"/>
          <w:marTop w:val="0"/>
          <w:marBottom w:val="0"/>
          <w:divBdr>
            <w:top w:val="none" w:sz="0" w:space="0" w:color="auto"/>
            <w:left w:val="none" w:sz="0" w:space="0" w:color="auto"/>
            <w:bottom w:val="none" w:sz="0" w:space="0" w:color="auto"/>
            <w:right w:val="none" w:sz="0" w:space="0" w:color="auto"/>
          </w:divBdr>
        </w:div>
        <w:div w:id="1384988983">
          <w:marLeft w:val="480"/>
          <w:marRight w:val="0"/>
          <w:marTop w:val="0"/>
          <w:marBottom w:val="0"/>
          <w:divBdr>
            <w:top w:val="none" w:sz="0" w:space="0" w:color="auto"/>
            <w:left w:val="none" w:sz="0" w:space="0" w:color="auto"/>
            <w:bottom w:val="none" w:sz="0" w:space="0" w:color="auto"/>
            <w:right w:val="none" w:sz="0" w:space="0" w:color="auto"/>
          </w:divBdr>
        </w:div>
        <w:div w:id="1388644842">
          <w:marLeft w:val="480"/>
          <w:marRight w:val="0"/>
          <w:marTop w:val="0"/>
          <w:marBottom w:val="0"/>
          <w:divBdr>
            <w:top w:val="none" w:sz="0" w:space="0" w:color="auto"/>
            <w:left w:val="none" w:sz="0" w:space="0" w:color="auto"/>
            <w:bottom w:val="none" w:sz="0" w:space="0" w:color="auto"/>
            <w:right w:val="none" w:sz="0" w:space="0" w:color="auto"/>
          </w:divBdr>
        </w:div>
        <w:div w:id="1422141633">
          <w:marLeft w:val="480"/>
          <w:marRight w:val="0"/>
          <w:marTop w:val="0"/>
          <w:marBottom w:val="0"/>
          <w:divBdr>
            <w:top w:val="none" w:sz="0" w:space="0" w:color="auto"/>
            <w:left w:val="none" w:sz="0" w:space="0" w:color="auto"/>
            <w:bottom w:val="none" w:sz="0" w:space="0" w:color="auto"/>
            <w:right w:val="none" w:sz="0" w:space="0" w:color="auto"/>
          </w:divBdr>
        </w:div>
        <w:div w:id="1455055915">
          <w:marLeft w:val="480"/>
          <w:marRight w:val="0"/>
          <w:marTop w:val="0"/>
          <w:marBottom w:val="0"/>
          <w:divBdr>
            <w:top w:val="none" w:sz="0" w:space="0" w:color="auto"/>
            <w:left w:val="none" w:sz="0" w:space="0" w:color="auto"/>
            <w:bottom w:val="none" w:sz="0" w:space="0" w:color="auto"/>
            <w:right w:val="none" w:sz="0" w:space="0" w:color="auto"/>
          </w:divBdr>
        </w:div>
        <w:div w:id="1478457346">
          <w:marLeft w:val="480"/>
          <w:marRight w:val="0"/>
          <w:marTop w:val="0"/>
          <w:marBottom w:val="0"/>
          <w:divBdr>
            <w:top w:val="none" w:sz="0" w:space="0" w:color="auto"/>
            <w:left w:val="none" w:sz="0" w:space="0" w:color="auto"/>
            <w:bottom w:val="none" w:sz="0" w:space="0" w:color="auto"/>
            <w:right w:val="none" w:sz="0" w:space="0" w:color="auto"/>
          </w:divBdr>
        </w:div>
        <w:div w:id="1478716734">
          <w:marLeft w:val="480"/>
          <w:marRight w:val="0"/>
          <w:marTop w:val="0"/>
          <w:marBottom w:val="0"/>
          <w:divBdr>
            <w:top w:val="none" w:sz="0" w:space="0" w:color="auto"/>
            <w:left w:val="none" w:sz="0" w:space="0" w:color="auto"/>
            <w:bottom w:val="none" w:sz="0" w:space="0" w:color="auto"/>
            <w:right w:val="none" w:sz="0" w:space="0" w:color="auto"/>
          </w:divBdr>
        </w:div>
        <w:div w:id="1519544415">
          <w:marLeft w:val="480"/>
          <w:marRight w:val="0"/>
          <w:marTop w:val="0"/>
          <w:marBottom w:val="0"/>
          <w:divBdr>
            <w:top w:val="none" w:sz="0" w:space="0" w:color="auto"/>
            <w:left w:val="none" w:sz="0" w:space="0" w:color="auto"/>
            <w:bottom w:val="none" w:sz="0" w:space="0" w:color="auto"/>
            <w:right w:val="none" w:sz="0" w:space="0" w:color="auto"/>
          </w:divBdr>
        </w:div>
        <w:div w:id="1548178727">
          <w:marLeft w:val="480"/>
          <w:marRight w:val="0"/>
          <w:marTop w:val="0"/>
          <w:marBottom w:val="0"/>
          <w:divBdr>
            <w:top w:val="none" w:sz="0" w:space="0" w:color="auto"/>
            <w:left w:val="none" w:sz="0" w:space="0" w:color="auto"/>
            <w:bottom w:val="none" w:sz="0" w:space="0" w:color="auto"/>
            <w:right w:val="none" w:sz="0" w:space="0" w:color="auto"/>
          </w:divBdr>
        </w:div>
        <w:div w:id="1625502422">
          <w:marLeft w:val="480"/>
          <w:marRight w:val="0"/>
          <w:marTop w:val="0"/>
          <w:marBottom w:val="0"/>
          <w:divBdr>
            <w:top w:val="none" w:sz="0" w:space="0" w:color="auto"/>
            <w:left w:val="none" w:sz="0" w:space="0" w:color="auto"/>
            <w:bottom w:val="none" w:sz="0" w:space="0" w:color="auto"/>
            <w:right w:val="none" w:sz="0" w:space="0" w:color="auto"/>
          </w:divBdr>
        </w:div>
        <w:div w:id="1646007702">
          <w:marLeft w:val="480"/>
          <w:marRight w:val="0"/>
          <w:marTop w:val="0"/>
          <w:marBottom w:val="0"/>
          <w:divBdr>
            <w:top w:val="none" w:sz="0" w:space="0" w:color="auto"/>
            <w:left w:val="none" w:sz="0" w:space="0" w:color="auto"/>
            <w:bottom w:val="none" w:sz="0" w:space="0" w:color="auto"/>
            <w:right w:val="none" w:sz="0" w:space="0" w:color="auto"/>
          </w:divBdr>
        </w:div>
        <w:div w:id="1653020509">
          <w:marLeft w:val="480"/>
          <w:marRight w:val="0"/>
          <w:marTop w:val="0"/>
          <w:marBottom w:val="0"/>
          <w:divBdr>
            <w:top w:val="none" w:sz="0" w:space="0" w:color="auto"/>
            <w:left w:val="none" w:sz="0" w:space="0" w:color="auto"/>
            <w:bottom w:val="none" w:sz="0" w:space="0" w:color="auto"/>
            <w:right w:val="none" w:sz="0" w:space="0" w:color="auto"/>
          </w:divBdr>
        </w:div>
        <w:div w:id="1664359470">
          <w:marLeft w:val="480"/>
          <w:marRight w:val="0"/>
          <w:marTop w:val="0"/>
          <w:marBottom w:val="0"/>
          <w:divBdr>
            <w:top w:val="none" w:sz="0" w:space="0" w:color="auto"/>
            <w:left w:val="none" w:sz="0" w:space="0" w:color="auto"/>
            <w:bottom w:val="none" w:sz="0" w:space="0" w:color="auto"/>
            <w:right w:val="none" w:sz="0" w:space="0" w:color="auto"/>
          </w:divBdr>
        </w:div>
        <w:div w:id="1697199300">
          <w:marLeft w:val="480"/>
          <w:marRight w:val="0"/>
          <w:marTop w:val="0"/>
          <w:marBottom w:val="0"/>
          <w:divBdr>
            <w:top w:val="none" w:sz="0" w:space="0" w:color="auto"/>
            <w:left w:val="none" w:sz="0" w:space="0" w:color="auto"/>
            <w:bottom w:val="none" w:sz="0" w:space="0" w:color="auto"/>
            <w:right w:val="none" w:sz="0" w:space="0" w:color="auto"/>
          </w:divBdr>
        </w:div>
        <w:div w:id="1698119895">
          <w:marLeft w:val="480"/>
          <w:marRight w:val="0"/>
          <w:marTop w:val="0"/>
          <w:marBottom w:val="0"/>
          <w:divBdr>
            <w:top w:val="none" w:sz="0" w:space="0" w:color="auto"/>
            <w:left w:val="none" w:sz="0" w:space="0" w:color="auto"/>
            <w:bottom w:val="none" w:sz="0" w:space="0" w:color="auto"/>
            <w:right w:val="none" w:sz="0" w:space="0" w:color="auto"/>
          </w:divBdr>
        </w:div>
        <w:div w:id="1724526795">
          <w:marLeft w:val="480"/>
          <w:marRight w:val="0"/>
          <w:marTop w:val="0"/>
          <w:marBottom w:val="0"/>
          <w:divBdr>
            <w:top w:val="none" w:sz="0" w:space="0" w:color="auto"/>
            <w:left w:val="none" w:sz="0" w:space="0" w:color="auto"/>
            <w:bottom w:val="none" w:sz="0" w:space="0" w:color="auto"/>
            <w:right w:val="none" w:sz="0" w:space="0" w:color="auto"/>
          </w:divBdr>
        </w:div>
        <w:div w:id="1727144518">
          <w:marLeft w:val="480"/>
          <w:marRight w:val="0"/>
          <w:marTop w:val="0"/>
          <w:marBottom w:val="0"/>
          <w:divBdr>
            <w:top w:val="none" w:sz="0" w:space="0" w:color="auto"/>
            <w:left w:val="none" w:sz="0" w:space="0" w:color="auto"/>
            <w:bottom w:val="none" w:sz="0" w:space="0" w:color="auto"/>
            <w:right w:val="none" w:sz="0" w:space="0" w:color="auto"/>
          </w:divBdr>
        </w:div>
        <w:div w:id="1728643704">
          <w:marLeft w:val="480"/>
          <w:marRight w:val="0"/>
          <w:marTop w:val="0"/>
          <w:marBottom w:val="0"/>
          <w:divBdr>
            <w:top w:val="none" w:sz="0" w:space="0" w:color="auto"/>
            <w:left w:val="none" w:sz="0" w:space="0" w:color="auto"/>
            <w:bottom w:val="none" w:sz="0" w:space="0" w:color="auto"/>
            <w:right w:val="none" w:sz="0" w:space="0" w:color="auto"/>
          </w:divBdr>
        </w:div>
        <w:div w:id="1756434005">
          <w:marLeft w:val="480"/>
          <w:marRight w:val="0"/>
          <w:marTop w:val="0"/>
          <w:marBottom w:val="0"/>
          <w:divBdr>
            <w:top w:val="none" w:sz="0" w:space="0" w:color="auto"/>
            <w:left w:val="none" w:sz="0" w:space="0" w:color="auto"/>
            <w:bottom w:val="none" w:sz="0" w:space="0" w:color="auto"/>
            <w:right w:val="none" w:sz="0" w:space="0" w:color="auto"/>
          </w:divBdr>
        </w:div>
        <w:div w:id="1853835194">
          <w:marLeft w:val="480"/>
          <w:marRight w:val="0"/>
          <w:marTop w:val="0"/>
          <w:marBottom w:val="0"/>
          <w:divBdr>
            <w:top w:val="none" w:sz="0" w:space="0" w:color="auto"/>
            <w:left w:val="none" w:sz="0" w:space="0" w:color="auto"/>
            <w:bottom w:val="none" w:sz="0" w:space="0" w:color="auto"/>
            <w:right w:val="none" w:sz="0" w:space="0" w:color="auto"/>
          </w:divBdr>
        </w:div>
        <w:div w:id="1882664611">
          <w:marLeft w:val="480"/>
          <w:marRight w:val="0"/>
          <w:marTop w:val="0"/>
          <w:marBottom w:val="0"/>
          <w:divBdr>
            <w:top w:val="none" w:sz="0" w:space="0" w:color="auto"/>
            <w:left w:val="none" w:sz="0" w:space="0" w:color="auto"/>
            <w:bottom w:val="none" w:sz="0" w:space="0" w:color="auto"/>
            <w:right w:val="none" w:sz="0" w:space="0" w:color="auto"/>
          </w:divBdr>
        </w:div>
        <w:div w:id="1892225329">
          <w:marLeft w:val="480"/>
          <w:marRight w:val="0"/>
          <w:marTop w:val="0"/>
          <w:marBottom w:val="0"/>
          <w:divBdr>
            <w:top w:val="none" w:sz="0" w:space="0" w:color="auto"/>
            <w:left w:val="none" w:sz="0" w:space="0" w:color="auto"/>
            <w:bottom w:val="none" w:sz="0" w:space="0" w:color="auto"/>
            <w:right w:val="none" w:sz="0" w:space="0" w:color="auto"/>
          </w:divBdr>
        </w:div>
        <w:div w:id="1944997474">
          <w:marLeft w:val="480"/>
          <w:marRight w:val="0"/>
          <w:marTop w:val="0"/>
          <w:marBottom w:val="0"/>
          <w:divBdr>
            <w:top w:val="none" w:sz="0" w:space="0" w:color="auto"/>
            <w:left w:val="none" w:sz="0" w:space="0" w:color="auto"/>
            <w:bottom w:val="none" w:sz="0" w:space="0" w:color="auto"/>
            <w:right w:val="none" w:sz="0" w:space="0" w:color="auto"/>
          </w:divBdr>
        </w:div>
        <w:div w:id="2002462601">
          <w:marLeft w:val="480"/>
          <w:marRight w:val="0"/>
          <w:marTop w:val="0"/>
          <w:marBottom w:val="0"/>
          <w:divBdr>
            <w:top w:val="none" w:sz="0" w:space="0" w:color="auto"/>
            <w:left w:val="none" w:sz="0" w:space="0" w:color="auto"/>
            <w:bottom w:val="none" w:sz="0" w:space="0" w:color="auto"/>
            <w:right w:val="none" w:sz="0" w:space="0" w:color="auto"/>
          </w:divBdr>
        </w:div>
        <w:div w:id="2037728225">
          <w:marLeft w:val="480"/>
          <w:marRight w:val="0"/>
          <w:marTop w:val="0"/>
          <w:marBottom w:val="0"/>
          <w:divBdr>
            <w:top w:val="none" w:sz="0" w:space="0" w:color="auto"/>
            <w:left w:val="none" w:sz="0" w:space="0" w:color="auto"/>
            <w:bottom w:val="none" w:sz="0" w:space="0" w:color="auto"/>
            <w:right w:val="none" w:sz="0" w:space="0" w:color="auto"/>
          </w:divBdr>
        </w:div>
        <w:div w:id="2053728530">
          <w:marLeft w:val="480"/>
          <w:marRight w:val="0"/>
          <w:marTop w:val="0"/>
          <w:marBottom w:val="0"/>
          <w:divBdr>
            <w:top w:val="none" w:sz="0" w:space="0" w:color="auto"/>
            <w:left w:val="none" w:sz="0" w:space="0" w:color="auto"/>
            <w:bottom w:val="none" w:sz="0" w:space="0" w:color="auto"/>
            <w:right w:val="none" w:sz="0" w:space="0" w:color="auto"/>
          </w:divBdr>
        </w:div>
        <w:div w:id="2055737046">
          <w:marLeft w:val="480"/>
          <w:marRight w:val="0"/>
          <w:marTop w:val="0"/>
          <w:marBottom w:val="0"/>
          <w:divBdr>
            <w:top w:val="none" w:sz="0" w:space="0" w:color="auto"/>
            <w:left w:val="none" w:sz="0" w:space="0" w:color="auto"/>
            <w:bottom w:val="none" w:sz="0" w:space="0" w:color="auto"/>
            <w:right w:val="none" w:sz="0" w:space="0" w:color="auto"/>
          </w:divBdr>
        </w:div>
        <w:div w:id="2124376394">
          <w:marLeft w:val="480"/>
          <w:marRight w:val="0"/>
          <w:marTop w:val="0"/>
          <w:marBottom w:val="0"/>
          <w:divBdr>
            <w:top w:val="none" w:sz="0" w:space="0" w:color="auto"/>
            <w:left w:val="none" w:sz="0" w:space="0" w:color="auto"/>
            <w:bottom w:val="none" w:sz="0" w:space="0" w:color="auto"/>
            <w:right w:val="none" w:sz="0" w:space="0" w:color="auto"/>
          </w:divBdr>
        </w:div>
        <w:div w:id="2127310104">
          <w:marLeft w:val="480"/>
          <w:marRight w:val="0"/>
          <w:marTop w:val="0"/>
          <w:marBottom w:val="0"/>
          <w:divBdr>
            <w:top w:val="none" w:sz="0" w:space="0" w:color="auto"/>
            <w:left w:val="none" w:sz="0" w:space="0" w:color="auto"/>
            <w:bottom w:val="none" w:sz="0" w:space="0" w:color="auto"/>
            <w:right w:val="none" w:sz="0" w:space="0" w:color="auto"/>
          </w:divBdr>
        </w:div>
      </w:divsChild>
    </w:div>
    <w:div w:id="589002087">
      <w:marLeft w:val="640"/>
      <w:marRight w:val="0"/>
      <w:marTop w:val="0"/>
      <w:marBottom w:val="0"/>
      <w:divBdr>
        <w:top w:val="none" w:sz="0" w:space="0" w:color="auto"/>
        <w:left w:val="none" w:sz="0" w:space="0" w:color="auto"/>
        <w:bottom w:val="none" w:sz="0" w:space="0" w:color="auto"/>
        <w:right w:val="none" w:sz="0" w:space="0" w:color="auto"/>
      </w:divBdr>
    </w:div>
    <w:div w:id="589774795">
      <w:marLeft w:val="640"/>
      <w:marRight w:val="0"/>
      <w:marTop w:val="0"/>
      <w:marBottom w:val="0"/>
      <w:divBdr>
        <w:top w:val="none" w:sz="0" w:space="0" w:color="auto"/>
        <w:left w:val="none" w:sz="0" w:space="0" w:color="auto"/>
        <w:bottom w:val="none" w:sz="0" w:space="0" w:color="auto"/>
        <w:right w:val="none" w:sz="0" w:space="0" w:color="auto"/>
      </w:divBdr>
    </w:div>
    <w:div w:id="590432468">
      <w:marLeft w:val="640"/>
      <w:marRight w:val="0"/>
      <w:marTop w:val="0"/>
      <w:marBottom w:val="0"/>
      <w:divBdr>
        <w:top w:val="none" w:sz="0" w:space="0" w:color="auto"/>
        <w:left w:val="none" w:sz="0" w:space="0" w:color="auto"/>
        <w:bottom w:val="none" w:sz="0" w:space="0" w:color="auto"/>
        <w:right w:val="none" w:sz="0" w:space="0" w:color="auto"/>
      </w:divBdr>
    </w:div>
    <w:div w:id="590506359">
      <w:marLeft w:val="640"/>
      <w:marRight w:val="0"/>
      <w:marTop w:val="0"/>
      <w:marBottom w:val="0"/>
      <w:divBdr>
        <w:top w:val="none" w:sz="0" w:space="0" w:color="auto"/>
        <w:left w:val="none" w:sz="0" w:space="0" w:color="auto"/>
        <w:bottom w:val="none" w:sz="0" w:space="0" w:color="auto"/>
        <w:right w:val="none" w:sz="0" w:space="0" w:color="auto"/>
      </w:divBdr>
    </w:div>
    <w:div w:id="590818984">
      <w:marLeft w:val="640"/>
      <w:marRight w:val="0"/>
      <w:marTop w:val="0"/>
      <w:marBottom w:val="0"/>
      <w:divBdr>
        <w:top w:val="none" w:sz="0" w:space="0" w:color="auto"/>
        <w:left w:val="none" w:sz="0" w:space="0" w:color="auto"/>
        <w:bottom w:val="none" w:sz="0" w:space="0" w:color="auto"/>
        <w:right w:val="none" w:sz="0" w:space="0" w:color="auto"/>
      </w:divBdr>
    </w:div>
    <w:div w:id="591085123">
      <w:marLeft w:val="480"/>
      <w:marRight w:val="0"/>
      <w:marTop w:val="0"/>
      <w:marBottom w:val="0"/>
      <w:divBdr>
        <w:top w:val="none" w:sz="0" w:space="0" w:color="auto"/>
        <w:left w:val="none" w:sz="0" w:space="0" w:color="auto"/>
        <w:bottom w:val="none" w:sz="0" w:space="0" w:color="auto"/>
        <w:right w:val="none" w:sz="0" w:space="0" w:color="auto"/>
      </w:divBdr>
    </w:div>
    <w:div w:id="591471212">
      <w:marLeft w:val="640"/>
      <w:marRight w:val="0"/>
      <w:marTop w:val="0"/>
      <w:marBottom w:val="0"/>
      <w:divBdr>
        <w:top w:val="none" w:sz="0" w:space="0" w:color="auto"/>
        <w:left w:val="none" w:sz="0" w:space="0" w:color="auto"/>
        <w:bottom w:val="none" w:sz="0" w:space="0" w:color="auto"/>
        <w:right w:val="none" w:sz="0" w:space="0" w:color="auto"/>
      </w:divBdr>
    </w:div>
    <w:div w:id="591474779">
      <w:marLeft w:val="480"/>
      <w:marRight w:val="0"/>
      <w:marTop w:val="0"/>
      <w:marBottom w:val="0"/>
      <w:divBdr>
        <w:top w:val="none" w:sz="0" w:space="0" w:color="auto"/>
        <w:left w:val="none" w:sz="0" w:space="0" w:color="auto"/>
        <w:bottom w:val="none" w:sz="0" w:space="0" w:color="auto"/>
        <w:right w:val="none" w:sz="0" w:space="0" w:color="auto"/>
      </w:divBdr>
    </w:div>
    <w:div w:id="591594338">
      <w:marLeft w:val="640"/>
      <w:marRight w:val="0"/>
      <w:marTop w:val="0"/>
      <w:marBottom w:val="0"/>
      <w:divBdr>
        <w:top w:val="none" w:sz="0" w:space="0" w:color="auto"/>
        <w:left w:val="none" w:sz="0" w:space="0" w:color="auto"/>
        <w:bottom w:val="none" w:sz="0" w:space="0" w:color="auto"/>
        <w:right w:val="none" w:sz="0" w:space="0" w:color="auto"/>
      </w:divBdr>
    </w:div>
    <w:div w:id="592010342">
      <w:marLeft w:val="640"/>
      <w:marRight w:val="0"/>
      <w:marTop w:val="0"/>
      <w:marBottom w:val="0"/>
      <w:divBdr>
        <w:top w:val="none" w:sz="0" w:space="0" w:color="auto"/>
        <w:left w:val="none" w:sz="0" w:space="0" w:color="auto"/>
        <w:bottom w:val="none" w:sz="0" w:space="0" w:color="auto"/>
        <w:right w:val="none" w:sz="0" w:space="0" w:color="auto"/>
      </w:divBdr>
    </w:div>
    <w:div w:id="592015281">
      <w:marLeft w:val="640"/>
      <w:marRight w:val="0"/>
      <w:marTop w:val="0"/>
      <w:marBottom w:val="0"/>
      <w:divBdr>
        <w:top w:val="none" w:sz="0" w:space="0" w:color="auto"/>
        <w:left w:val="none" w:sz="0" w:space="0" w:color="auto"/>
        <w:bottom w:val="none" w:sz="0" w:space="0" w:color="auto"/>
        <w:right w:val="none" w:sz="0" w:space="0" w:color="auto"/>
      </w:divBdr>
    </w:div>
    <w:div w:id="592976039">
      <w:marLeft w:val="640"/>
      <w:marRight w:val="0"/>
      <w:marTop w:val="0"/>
      <w:marBottom w:val="0"/>
      <w:divBdr>
        <w:top w:val="none" w:sz="0" w:space="0" w:color="auto"/>
        <w:left w:val="none" w:sz="0" w:space="0" w:color="auto"/>
        <w:bottom w:val="none" w:sz="0" w:space="0" w:color="auto"/>
        <w:right w:val="none" w:sz="0" w:space="0" w:color="auto"/>
      </w:divBdr>
    </w:div>
    <w:div w:id="592976636">
      <w:marLeft w:val="640"/>
      <w:marRight w:val="0"/>
      <w:marTop w:val="0"/>
      <w:marBottom w:val="0"/>
      <w:divBdr>
        <w:top w:val="none" w:sz="0" w:space="0" w:color="auto"/>
        <w:left w:val="none" w:sz="0" w:space="0" w:color="auto"/>
        <w:bottom w:val="none" w:sz="0" w:space="0" w:color="auto"/>
        <w:right w:val="none" w:sz="0" w:space="0" w:color="auto"/>
      </w:divBdr>
    </w:div>
    <w:div w:id="593127837">
      <w:marLeft w:val="640"/>
      <w:marRight w:val="0"/>
      <w:marTop w:val="0"/>
      <w:marBottom w:val="0"/>
      <w:divBdr>
        <w:top w:val="none" w:sz="0" w:space="0" w:color="auto"/>
        <w:left w:val="none" w:sz="0" w:space="0" w:color="auto"/>
        <w:bottom w:val="none" w:sz="0" w:space="0" w:color="auto"/>
        <w:right w:val="none" w:sz="0" w:space="0" w:color="auto"/>
      </w:divBdr>
    </w:div>
    <w:div w:id="593172143">
      <w:marLeft w:val="640"/>
      <w:marRight w:val="0"/>
      <w:marTop w:val="0"/>
      <w:marBottom w:val="0"/>
      <w:divBdr>
        <w:top w:val="none" w:sz="0" w:space="0" w:color="auto"/>
        <w:left w:val="none" w:sz="0" w:space="0" w:color="auto"/>
        <w:bottom w:val="none" w:sz="0" w:space="0" w:color="auto"/>
        <w:right w:val="none" w:sz="0" w:space="0" w:color="auto"/>
      </w:divBdr>
    </w:div>
    <w:div w:id="593362958">
      <w:marLeft w:val="640"/>
      <w:marRight w:val="0"/>
      <w:marTop w:val="0"/>
      <w:marBottom w:val="0"/>
      <w:divBdr>
        <w:top w:val="none" w:sz="0" w:space="0" w:color="auto"/>
        <w:left w:val="none" w:sz="0" w:space="0" w:color="auto"/>
        <w:bottom w:val="none" w:sz="0" w:space="0" w:color="auto"/>
        <w:right w:val="none" w:sz="0" w:space="0" w:color="auto"/>
      </w:divBdr>
    </w:div>
    <w:div w:id="593561254">
      <w:marLeft w:val="640"/>
      <w:marRight w:val="0"/>
      <w:marTop w:val="0"/>
      <w:marBottom w:val="0"/>
      <w:divBdr>
        <w:top w:val="none" w:sz="0" w:space="0" w:color="auto"/>
        <w:left w:val="none" w:sz="0" w:space="0" w:color="auto"/>
        <w:bottom w:val="none" w:sz="0" w:space="0" w:color="auto"/>
        <w:right w:val="none" w:sz="0" w:space="0" w:color="auto"/>
      </w:divBdr>
    </w:div>
    <w:div w:id="593783386">
      <w:bodyDiv w:val="1"/>
      <w:marLeft w:val="0"/>
      <w:marRight w:val="0"/>
      <w:marTop w:val="0"/>
      <w:marBottom w:val="0"/>
      <w:divBdr>
        <w:top w:val="none" w:sz="0" w:space="0" w:color="auto"/>
        <w:left w:val="none" w:sz="0" w:space="0" w:color="auto"/>
        <w:bottom w:val="none" w:sz="0" w:space="0" w:color="auto"/>
        <w:right w:val="none" w:sz="0" w:space="0" w:color="auto"/>
      </w:divBdr>
    </w:div>
    <w:div w:id="594288404">
      <w:marLeft w:val="640"/>
      <w:marRight w:val="0"/>
      <w:marTop w:val="0"/>
      <w:marBottom w:val="0"/>
      <w:divBdr>
        <w:top w:val="none" w:sz="0" w:space="0" w:color="auto"/>
        <w:left w:val="none" w:sz="0" w:space="0" w:color="auto"/>
        <w:bottom w:val="none" w:sz="0" w:space="0" w:color="auto"/>
        <w:right w:val="none" w:sz="0" w:space="0" w:color="auto"/>
      </w:divBdr>
    </w:div>
    <w:div w:id="594706280">
      <w:marLeft w:val="640"/>
      <w:marRight w:val="0"/>
      <w:marTop w:val="0"/>
      <w:marBottom w:val="0"/>
      <w:divBdr>
        <w:top w:val="none" w:sz="0" w:space="0" w:color="auto"/>
        <w:left w:val="none" w:sz="0" w:space="0" w:color="auto"/>
        <w:bottom w:val="none" w:sz="0" w:space="0" w:color="auto"/>
        <w:right w:val="none" w:sz="0" w:space="0" w:color="auto"/>
      </w:divBdr>
    </w:div>
    <w:div w:id="594829597">
      <w:marLeft w:val="640"/>
      <w:marRight w:val="0"/>
      <w:marTop w:val="0"/>
      <w:marBottom w:val="0"/>
      <w:divBdr>
        <w:top w:val="none" w:sz="0" w:space="0" w:color="auto"/>
        <w:left w:val="none" w:sz="0" w:space="0" w:color="auto"/>
        <w:bottom w:val="none" w:sz="0" w:space="0" w:color="auto"/>
        <w:right w:val="none" w:sz="0" w:space="0" w:color="auto"/>
      </w:divBdr>
    </w:div>
    <w:div w:id="594944709">
      <w:marLeft w:val="640"/>
      <w:marRight w:val="0"/>
      <w:marTop w:val="0"/>
      <w:marBottom w:val="0"/>
      <w:divBdr>
        <w:top w:val="none" w:sz="0" w:space="0" w:color="auto"/>
        <w:left w:val="none" w:sz="0" w:space="0" w:color="auto"/>
        <w:bottom w:val="none" w:sz="0" w:space="0" w:color="auto"/>
        <w:right w:val="none" w:sz="0" w:space="0" w:color="auto"/>
      </w:divBdr>
    </w:div>
    <w:div w:id="595097260">
      <w:bodyDiv w:val="1"/>
      <w:marLeft w:val="0"/>
      <w:marRight w:val="0"/>
      <w:marTop w:val="0"/>
      <w:marBottom w:val="0"/>
      <w:divBdr>
        <w:top w:val="none" w:sz="0" w:space="0" w:color="auto"/>
        <w:left w:val="none" w:sz="0" w:space="0" w:color="auto"/>
        <w:bottom w:val="none" w:sz="0" w:space="0" w:color="auto"/>
        <w:right w:val="none" w:sz="0" w:space="0" w:color="auto"/>
      </w:divBdr>
    </w:div>
    <w:div w:id="595213603">
      <w:marLeft w:val="640"/>
      <w:marRight w:val="0"/>
      <w:marTop w:val="0"/>
      <w:marBottom w:val="0"/>
      <w:divBdr>
        <w:top w:val="none" w:sz="0" w:space="0" w:color="auto"/>
        <w:left w:val="none" w:sz="0" w:space="0" w:color="auto"/>
        <w:bottom w:val="none" w:sz="0" w:space="0" w:color="auto"/>
        <w:right w:val="none" w:sz="0" w:space="0" w:color="auto"/>
      </w:divBdr>
    </w:div>
    <w:div w:id="595671419">
      <w:marLeft w:val="480"/>
      <w:marRight w:val="0"/>
      <w:marTop w:val="0"/>
      <w:marBottom w:val="0"/>
      <w:divBdr>
        <w:top w:val="none" w:sz="0" w:space="0" w:color="auto"/>
        <w:left w:val="none" w:sz="0" w:space="0" w:color="auto"/>
        <w:bottom w:val="none" w:sz="0" w:space="0" w:color="auto"/>
        <w:right w:val="none" w:sz="0" w:space="0" w:color="auto"/>
      </w:divBdr>
    </w:div>
    <w:div w:id="595677301">
      <w:marLeft w:val="640"/>
      <w:marRight w:val="0"/>
      <w:marTop w:val="0"/>
      <w:marBottom w:val="0"/>
      <w:divBdr>
        <w:top w:val="none" w:sz="0" w:space="0" w:color="auto"/>
        <w:left w:val="none" w:sz="0" w:space="0" w:color="auto"/>
        <w:bottom w:val="none" w:sz="0" w:space="0" w:color="auto"/>
        <w:right w:val="none" w:sz="0" w:space="0" w:color="auto"/>
      </w:divBdr>
    </w:div>
    <w:div w:id="595940261">
      <w:marLeft w:val="640"/>
      <w:marRight w:val="0"/>
      <w:marTop w:val="0"/>
      <w:marBottom w:val="0"/>
      <w:divBdr>
        <w:top w:val="none" w:sz="0" w:space="0" w:color="auto"/>
        <w:left w:val="none" w:sz="0" w:space="0" w:color="auto"/>
        <w:bottom w:val="none" w:sz="0" w:space="0" w:color="auto"/>
        <w:right w:val="none" w:sz="0" w:space="0" w:color="auto"/>
      </w:divBdr>
    </w:div>
    <w:div w:id="596794613">
      <w:bodyDiv w:val="1"/>
      <w:marLeft w:val="0"/>
      <w:marRight w:val="0"/>
      <w:marTop w:val="0"/>
      <w:marBottom w:val="0"/>
      <w:divBdr>
        <w:top w:val="none" w:sz="0" w:space="0" w:color="auto"/>
        <w:left w:val="none" w:sz="0" w:space="0" w:color="auto"/>
        <w:bottom w:val="none" w:sz="0" w:space="0" w:color="auto"/>
        <w:right w:val="none" w:sz="0" w:space="0" w:color="auto"/>
      </w:divBdr>
    </w:div>
    <w:div w:id="596838615">
      <w:marLeft w:val="640"/>
      <w:marRight w:val="0"/>
      <w:marTop w:val="0"/>
      <w:marBottom w:val="0"/>
      <w:divBdr>
        <w:top w:val="none" w:sz="0" w:space="0" w:color="auto"/>
        <w:left w:val="none" w:sz="0" w:space="0" w:color="auto"/>
        <w:bottom w:val="none" w:sz="0" w:space="0" w:color="auto"/>
        <w:right w:val="none" w:sz="0" w:space="0" w:color="auto"/>
      </w:divBdr>
    </w:div>
    <w:div w:id="596868857">
      <w:bodyDiv w:val="1"/>
      <w:marLeft w:val="0"/>
      <w:marRight w:val="0"/>
      <w:marTop w:val="0"/>
      <w:marBottom w:val="0"/>
      <w:divBdr>
        <w:top w:val="none" w:sz="0" w:space="0" w:color="auto"/>
        <w:left w:val="none" w:sz="0" w:space="0" w:color="auto"/>
        <w:bottom w:val="none" w:sz="0" w:space="0" w:color="auto"/>
        <w:right w:val="none" w:sz="0" w:space="0" w:color="auto"/>
      </w:divBdr>
    </w:div>
    <w:div w:id="596983742">
      <w:marLeft w:val="640"/>
      <w:marRight w:val="0"/>
      <w:marTop w:val="0"/>
      <w:marBottom w:val="0"/>
      <w:divBdr>
        <w:top w:val="none" w:sz="0" w:space="0" w:color="auto"/>
        <w:left w:val="none" w:sz="0" w:space="0" w:color="auto"/>
        <w:bottom w:val="none" w:sz="0" w:space="0" w:color="auto"/>
        <w:right w:val="none" w:sz="0" w:space="0" w:color="auto"/>
      </w:divBdr>
    </w:div>
    <w:div w:id="598215659">
      <w:marLeft w:val="640"/>
      <w:marRight w:val="0"/>
      <w:marTop w:val="0"/>
      <w:marBottom w:val="0"/>
      <w:divBdr>
        <w:top w:val="none" w:sz="0" w:space="0" w:color="auto"/>
        <w:left w:val="none" w:sz="0" w:space="0" w:color="auto"/>
        <w:bottom w:val="none" w:sz="0" w:space="0" w:color="auto"/>
        <w:right w:val="none" w:sz="0" w:space="0" w:color="auto"/>
      </w:divBdr>
    </w:div>
    <w:div w:id="598484951">
      <w:marLeft w:val="640"/>
      <w:marRight w:val="0"/>
      <w:marTop w:val="0"/>
      <w:marBottom w:val="0"/>
      <w:divBdr>
        <w:top w:val="none" w:sz="0" w:space="0" w:color="auto"/>
        <w:left w:val="none" w:sz="0" w:space="0" w:color="auto"/>
        <w:bottom w:val="none" w:sz="0" w:space="0" w:color="auto"/>
        <w:right w:val="none" w:sz="0" w:space="0" w:color="auto"/>
      </w:divBdr>
    </w:div>
    <w:div w:id="599021808">
      <w:bodyDiv w:val="1"/>
      <w:marLeft w:val="0"/>
      <w:marRight w:val="0"/>
      <w:marTop w:val="0"/>
      <w:marBottom w:val="0"/>
      <w:divBdr>
        <w:top w:val="none" w:sz="0" w:space="0" w:color="auto"/>
        <w:left w:val="none" w:sz="0" w:space="0" w:color="auto"/>
        <w:bottom w:val="none" w:sz="0" w:space="0" w:color="auto"/>
        <w:right w:val="none" w:sz="0" w:space="0" w:color="auto"/>
      </w:divBdr>
    </w:div>
    <w:div w:id="599221099">
      <w:marLeft w:val="640"/>
      <w:marRight w:val="0"/>
      <w:marTop w:val="0"/>
      <w:marBottom w:val="0"/>
      <w:divBdr>
        <w:top w:val="none" w:sz="0" w:space="0" w:color="auto"/>
        <w:left w:val="none" w:sz="0" w:space="0" w:color="auto"/>
        <w:bottom w:val="none" w:sz="0" w:space="0" w:color="auto"/>
        <w:right w:val="none" w:sz="0" w:space="0" w:color="auto"/>
      </w:divBdr>
    </w:div>
    <w:div w:id="599528876">
      <w:bodyDiv w:val="1"/>
      <w:marLeft w:val="0"/>
      <w:marRight w:val="0"/>
      <w:marTop w:val="0"/>
      <w:marBottom w:val="0"/>
      <w:divBdr>
        <w:top w:val="none" w:sz="0" w:space="0" w:color="auto"/>
        <w:left w:val="none" w:sz="0" w:space="0" w:color="auto"/>
        <w:bottom w:val="none" w:sz="0" w:space="0" w:color="auto"/>
        <w:right w:val="none" w:sz="0" w:space="0" w:color="auto"/>
      </w:divBdr>
      <w:divsChild>
        <w:div w:id="4282902">
          <w:marLeft w:val="480"/>
          <w:marRight w:val="0"/>
          <w:marTop w:val="0"/>
          <w:marBottom w:val="0"/>
          <w:divBdr>
            <w:top w:val="none" w:sz="0" w:space="0" w:color="auto"/>
            <w:left w:val="none" w:sz="0" w:space="0" w:color="auto"/>
            <w:bottom w:val="none" w:sz="0" w:space="0" w:color="auto"/>
            <w:right w:val="none" w:sz="0" w:space="0" w:color="auto"/>
          </w:divBdr>
        </w:div>
        <w:div w:id="49614432">
          <w:marLeft w:val="480"/>
          <w:marRight w:val="0"/>
          <w:marTop w:val="0"/>
          <w:marBottom w:val="0"/>
          <w:divBdr>
            <w:top w:val="none" w:sz="0" w:space="0" w:color="auto"/>
            <w:left w:val="none" w:sz="0" w:space="0" w:color="auto"/>
            <w:bottom w:val="none" w:sz="0" w:space="0" w:color="auto"/>
            <w:right w:val="none" w:sz="0" w:space="0" w:color="auto"/>
          </w:divBdr>
        </w:div>
        <w:div w:id="56127447">
          <w:marLeft w:val="480"/>
          <w:marRight w:val="0"/>
          <w:marTop w:val="0"/>
          <w:marBottom w:val="0"/>
          <w:divBdr>
            <w:top w:val="none" w:sz="0" w:space="0" w:color="auto"/>
            <w:left w:val="none" w:sz="0" w:space="0" w:color="auto"/>
            <w:bottom w:val="none" w:sz="0" w:space="0" w:color="auto"/>
            <w:right w:val="none" w:sz="0" w:space="0" w:color="auto"/>
          </w:divBdr>
        </w:div>
        <w:div w:id="61682856">
          <w:marLeft w:val="480"/>
          <w:marRight w:val="0"/>
          <w:marTop w:val="0"/>
          <w:marBottom w:val="0"/>
          <w:divBdr>
            <w:top w:val="none" w:sz="0" w:space="0" w:color="auto"/>
            <w:left w:val="none" w:sz="0" w:space="0" w:color="auto"/>
            <w:bottom w:val="none" w:sz="0" w:space="0" w:color="auto"/>
            <w:right w:val="none" w:sz="0" w:space="0" w:color="auto"/>
          </w:divBdr>
        </w:div>
        <w:div w:id="95179475">
          <w:marLeft w:val="480"/>
          <w:marRight w:val="0"/>
          <w:marTop w:val="0"/>
          <w:marBottom w:val="0"/>
          <w:divBdr>
            <w:top w:val="none" w:sz="0" w:space="0" w:color="auto"/>
            <w:left w:val="none" w:sz="0" w:space="0" w:color="auto"/>
            <w:bottom w:val="none" w:sz="0" w:space="0" w:color="auto"/>
            <w:right w:val="none" w:sz="0" w:space="0" w:color="auto"/>
          </w:divBdr>
        </w:div>
        <w:div w:id="97650209">
          <w:marLeft w:val="480"/>
          <w:marRight w:val="0"/>
          <w:marTop w:val="0"/>
          <w:marBottom w:val="0"/>
          <w:divBdr>
            <w:top w:val="none" w:sz="0" w:space="0" w:color="auto"/>
            <w:left w:val="none" w:sz="0" w:space="0" w:color="auto"/>
            <w:bottom w:val="none" w:sz="0" w:space="0" w:color="auto"/>
            <w:right w:val="none" w:sz="0" w:space="0" w:color="auto"/>
          </w:divBdr>
        </w:div>
        <w:div w:id="159974223">
          <w:marLeft w:val="480"/>
          <w:marRight w:val="0"/>
          <w:marTop w:val="0"/>
          <w:marBottom w:val="0"/>
          <w:divBdr>
            <w:top w:val="none" w:sz="0" w:space="0" w:color="auto"/>
            <w:left w:val="none" w:sz="0" w:space="0" w:color="auto"/>
            <w:bottom w:val="none" w:sz="0" w:space="0" w:color="auto"/>
            <w:right w:val="none" w:sz="0" w:space="0" w:color="auto"/>
          </w:divBdr>
        </w:div>
        <w:div w:id="227880216">
          <w:marLeft w:val="480"/>
          <w:marRight w:val="0"/>
          <w:marTop w:val="0"/>
          <w:marBottom w:val="0"/>
          <w:divBdr>
            <w:top w:val="none" w:sz="0" w:space="0" w:color="auto"/>
            <w:left w:val="none" w:sz="0" w:space="0" w:color="auto"/>
            <w:bottom w:val="none" w:sz="0" w:space="0" w:color="auto"/>
            <w:right w:val="none" w:sz="0" w:space="0" w:color="auto"/>
          </w:divBdr>
        </w:div>
        <w:div w:id="266275737">
          <w:marLeft w:val="480"/>
          <w:marRight w:val="0"/>
          <w:marTop w:val="0"/>
          <w:marBottom w:val="0"/>
          <w:divBdr>
            <w:top w:val="none" w:sz="0" w:space="0" w:color="auto"/>
            <w:left w:val="none" w:sz="0" w:space="0" w:color="auto"/>
            <w:bottom w:val="none" w:sz="0" w:space="0" w:color="auto"/>
            <w:right w:val="none" w:sz="0" w:space="0" w:color="auto"/>
          </w:divBdr>
        </w:div>
        <w:div w:id="278804447">
          <w:marLeft w:val="480"/>
          <w:marRight w:val="0"/>
          <w:marTop w:val="0"/>
          <w:marBottom w:val="0"/>
          <w:divBdr>
            <w:top w:val="none" w:sz="0" w:space="0" w:color="auto"/>
            <w:left w:val="none" w:sz="0" w:space="0" w:color="auto"/>
            <w:bottom w:val="none" w:sz="0" w:space="0" w:color="auto"/>
            <w:right w:val="none" w:sz="0" w:space="0" w:color="auto"/>
          </w:divBdr>
        </w:div>
        <w:div w:id="387918155">
          <w:marLeft w:val="480"/>
          <w:marRight w:val="0"/>
          <w:marTop w:val="0"/>
          <w:marBottom w:val="0"/>
          <w:divBdr>
            <w:top w:val="none" w:sz="0" w:space="0" w:color="auto"/>
            <w:left w:val="none" w:sz="0" w:space="0" w:color="auto"/>
            <w:bottom w:val="none" w:sz="0" w:space="0" w:color="auto"/>
            <w:right w:val="none" w:sz="0" w:space="0" w:color="auto"/>
          </w:divBdr>
        </w:div>
        <w:div w:id="399056633">
          <w:marLeft w:val="480"/>
          <w:marRight w:val="0"/>
          <w:marTop w:val="0"/>
          <w:marBottom w:val="0"/>
          <w:divBdr>
            <w:top w:val="none" w:sz="0" w:space="0" w:color="auto"/>
            <w:left w:val="none" w:sz="0" w:space="0" w:color="auto"/>
            <w:bottom w:val="none" w:sz="0" w:space="0" w:color="auto"/>
            <w:right w:val="none" w:sz="0" w:space="0" w:color="auto"/>
          </w:divBdr>
        </w:div>
        <w:div w:id="406613559">
          <w:marLeft w:val="480"/>
          <w:marRight w:val="0"/>
          <w:marTop w:val="0"/>
          <w:marBottom w:val="0"/>
          <w:divBdr>
            <w:top w:val="none" w:sz="0" w:space="0" w:color="auto"/>
            <w:left w:val="none" w:sz="0" w:space="0" w:color="auto"/>
            <w:bottom w:val="none" w:sz="0" w:space="0" w:color="auto"/>
            <w:right w:val="none" w:sz="0" w:space="0" w:color="auto"/>
          </w:divBdr>
        </w:div>
        <w:div w:id="437603718">
          <w:marLeft w:val="480"/>
          <w:marRight w:val="0"/>
          <w:marTop w:val="0"/>
          <w:marBottom w:val="0"/>
          <w:divBdr>
            <w:top w:val="none" w:sz="0" w:space="0" w:color="auto"/>
            <w:left w:val="none" w:sz="0" w:space="0" w:color="auto"/>
            <w:bottom w:val="none" w:sz="0" w:space="0" w:color="auto"/>
            <w:right w:val="none" w:sz="0" w:space="0" w:color="auto"/>
          </w:divBdr>
        </w:div>
        <w:div w:id="478420703">
          <w:marLeft w:val="480"/>
          <w:marRight w:val="0"/>
          <w:marTop w:val="0"/>
          <w:marBottom w:val="0"/>
          <w:divBdr>
            <w:top w:val="none" w:sz="0" w:space="0" w:color="auto"/>
            <w:left w:val="none" w:sz="0" w:space="0" w:color="auto"/>
            <w:bottom w:val="none" w:sz="0" w:space="0" w:color="auto"/>
            <w:right w:val="none" w:sz="0" w:space="0" w:color="auto"/>
          </w:divBdr>
        </w:div>
        <w:div w:id="510415460">
          <w:marLeft w:val="480"/>
          <w:marRight w:val="0"/>
          <w:marTop w:val="0"/>
          <w:marBottom w:val="0"/>
          <w:divBdr>
            <w:top w:val="none" w:sz="0" w:space="0" w:color="auto"/>
            <w:left w:val="none" w:sz="0" w:space="0" w:color="auto"/>
            <w:bottom w:val="none" w:sz="0" w:space="0" w:color="auto"/>
            <w:right w:val="none" w:sz="0" w:space="0" w:color="auto"/>
          </w:divBdr>
        </w:div>
        <w:div w:id="535503936">
          <w:marLeft w:val="480"/>
          <w:marRight w:val="0"/>
          <w:marTop w:val="0"/>
          <w:marBottom w:val="0"/>
          <w:divBdr>
            <w:top w:val="none" w:sz="0" w:space="0" w:color="auto"/>
            <w:left w:val="none" w:sz="0" w:space="0" w:color="auto"/>
            <w:bottom w:val="none" w:sz="0" w:space="0" w:color="auto"/>
            <w:right w:val="none" w:sz="0" w:space="0" w:color="auto"/>
          </w:divBdr>
        </w:div>
        <w:div w:id="544030574">
          <w:marLeft w:val="480"/>
          <w:marRight w:val="0"/>
          <w:marTop w:val="0"/>
          <w:marBottom w:val="0"/>
          <w:divBdr>
            <w:top w:val="none" w:sz="0" w:space="0" w:color="auto"/>
            <w:left w:val="none" w:sz="0" w:space="0" w:color="auto"/>
            <w:bottom w:val="none" w:sz="0" w:space="0" w:color="auto"/>
            <w:right w:val="none" w:sz="0" w:space="0" w:color="auto"/>
          </w:divBdr>
        </w:div>
        <w:div w:id="583565223">
          <w:marLeft w:val="480"/>
          <w:marRight w:val="0"/>
          <w:marTop w:val="0"/>
          <w:marBottom w:val="0"/>
          <w:divBdr>
            <w:top w:val="none" w:sz="0" w:space="0" w:color="auto"/>
            <w:left w:val="none" w:sz="0" w:space="0" w:color="auto"/>
            <w:bottom w:val="none" w:sz="0" w:space="0" w:color="auto"/>
            <w:right w:val="none" w:sz="0" w:space="0" w:color="auto"/>
          </w:divBdr>
        </w:div>
        <w:div w:id="601307287">
          <w:marLeft w:val="480"/>
          <w:marRight w:val="0"/>
          <w:marTop w:val="0"/>
          <w:marBottom w:val="0"/>
          <w:divBdr>
            <w:top w:val="none" w:sz="0" w:space="0" w:color="auto"/>
            <w:left w:val="none" w:sz="0" w:space="0" w:color="auto"/>
            <w:bottom w:val="none" w:sz="0" w:space="0" w:color="auto"/>
            <w:right w:val="none" w:sz="0" w:space="0" w:color="auto"/>
          </w:divBdr>
        </w:div>
        <w:div w:id="649019210">
          <w:marLeft w:val="480"/>
          <w:marRight w:val="0"/>
          <w:marTop w:val="0"/>
          <w:marBottom w:val="0"/>
          <w:divBdr>
            <w:top w:val="none" w:sz="0" w:space="0" w:color="auto"/>
            <w:left w:val="none" w:sz="0" w:space="0" w:color="auto"/>
            <w:bottom w:val="none" w:sz="0" w:space="0" w:color="auto"/>
            <w:right w:val="none" w:sz="0" w:space="0" w:color="auto"/>
          </w:divBdr>
        </w:div>
        <w:div w:id="699860409">
          <w:marLeft w:val="480"/>
          <w:marRight w:val="0"/>
          <w:marTop w:val="0"/>
          <w:marBottom w:val="0"/>
          <w:divBdr>
            <w:top w:val="none" w:sz="0" w:space="0" w:color="auto"/>
            <w:left w:val="none" w:sz="0" w:space="0" w:color="auto"/>
            <w:bottom w:val="none" w:sz="0" w:space="0" w:color="auto"/>
            <w:right w:val="none" w:sz="0" w:space="0" w:color="auto"/>
          </w:divBdr>
        </w:div>
        <w:div w:id="749618846">
          <w:marLeft w:val="480"/>
          <w:marRight w:val="0"/>
          <w:marTop w:val="0"/>
          <w:marBottom w:val="0"/>
          <w:divBdr>
            <w:top w:val="none" w:sz="0" w:space="0" w:color="auto"/>
            <w:left w:val="none" w:sz="0" w:space="0" w:color="auto"/>
            <w:bottom w:val="none" w:sz="0" w:space="0" w:color="auto"/>
            <w:right w:val="none" w:sz="0" w:space="0" w:color="auto"/>
          </w:divBdr>
        </w:div>
        <w:div w:id="750584801">
          <w:marLeft w:val="480"/>
          <w:marRight w:val="0"/>
          <w:marTop w:val="0"/>
          <w:marBottom w:val="0"/>
          <w:divBdr>
            <w:top w:val="none" w:sz="0" w:space="0" w:color="auto"/>
            <w:left w:val="none" w:sz="0" w:space="0" w:color="auto"/>
            <w:bottom w:val="none" w:sz="0" w:space="0" w:color="auto"/>
            <w:right w:val="none" w:sz="0" w:space="0" w:color="auto"/>
          </w:divBdr>
        </w:div>
        <w:div w:id="771515655">
          <w:marLeft w:val="480"/>
          <w:marRight w:val="0"/>
          <w:marTop w:val="0"/>
          <w:marBottom w:val="0"/>
          <w:divBdr>
            <w:top w:val="none" w:sz="0" w:space="0" w:color="auto"/>
            <w:left w:val="none" w:sz="0" w:space="0" w:color="auto"/>
            <w:bottom w:val="none" w:sz="0" w:space="0" w:color="auto"/>
            <w:right w:val="none" w:sz="0" w:space="0" w:color="auto"/>
          </w:divBdr>
        </w:div>
        <w:div w:id="884104799">
          <w:marLeft w:val="480"/>
          <w:marRight w:val="0"/>
          <w:marTop w:val="0"/>
          <w:marBottom w:val="0"/>
          <w:divBdr>
            <w:top w:val="none" w:sz="0" w:space="0" w:color="auto"/>
            <w:left w:val="none" w:sz="0" w:space="0" w:color="auto"/>
            <w:bottom w:val="none" w:sz="0" w:space="0" w:color="auto"/>
            <w:right w:val="none" w:sz="0" w:space="0" w:color="auto"/>
          </w:divBdr>
        </w:div>
        <w:div w:id="901061618">
          <w:marLeft w:val="480"/>
          <w:marRight w:val="0"/>
          <w:marTop w:val="0"/>
          <w:marBottom w:val="0"/>
          <w:divBdr>
            <w:top w:val="none" w:sz="0" w:space="0" w:color="auto"/>
            <w:left w:val="none" w:sz="0" w:space="0" w:color="auto"/>
            <w:bottom w:val="none" w:sz="0" w:space="0" w:color="auto"/>
            <w:right w:val="none" w:sz="0" w:space="0" w:color="auto"/>
          </w:divBdr>
        </w:div>
        <w:div w:id="905456822">
          <w:marLeft w:val="480"/>
          <w:marRight w:val="0"/>
          <w:marTop w:val="0"/>
          <w:marBottom w:val="0"/>
          <w:divBdr>
            <w:top w:val="none" w:sz="0" w:space="0" w:color="auto"/>
            <w:left w:val="none" w:sz="0" w:space="0" w:color="auto"/>
            <w:bottom w:val="none" w:sz="0" w:space="0" w:color="auto"/>
            <w:right w:val="none" w:sz="0" w:space="0" w:color="auto"/>
          </w:divBdr>
        </w:div>
        <w:div w:id="998341458">
          <w:marLeft w:val="480"/>
          <w:marRight w:val="0"/>
          <w:marTop w:val="0"/>
          <w:marBottom w:val="0"/>
          <w:divBdr>
            <w:top w:val="none" w:sz="0" w:space="0" w:color="auto"/>
            <w:left w:val="none" w:sz="0" w:space="0" w:color="auto"/>
            <w:bottom w:val="none" w:sz="0" w:space="0" w:color="auto"/>
            <w:right w:val="none" w:sz="0" w:space="0" w:color="auto"/>
          </w:divBdr>
        </w:div>
        <w:div w:id="1002392448">
          <w:marLeft w:val="480"/>
          <w:marRight w:val="0"/>
          <w:marTop w:val="0"/>
          <w:marBottom w:val="0"/>
          <w:divBdr>
            <w:top w:val="none" w:sz="0" w:space="0" w:color="auto"/>
            <w:left w:val="none" w:sz="0" w:space="0" w:color="auto"/>
            <w:bottom w:val="none" w:sz="0" w:space="0" w:color="auto"/>
            <w:right w:val="none" w:sz="0" w:space="0" w:color="auto"/>
          </w:divBdr>
        </w:div>
        <w:div w:id="1088580347">
          <w:marLeft w:val="480"/>
          <w:marRight w:val="0"/>
          <w:marTop w:val="0"/>
          <w:marBottom w:val="0"/>
          <w:divBdr>
            <w:top w:val="none" w:sz="0" w:space="0" w:color="auto"/>
            <w:left w:val="none" w:sz="0" w:space="0" w:color="auto"/>
            <w:bottom w:val="none" w:sz="0" w:space="0" w:color="auto"/>
            <w:right w:val="none" w:sz="0" w:space="0" w:color="auto"/>
          </w:divBdr>
        </w:div>
        <w:div w:id="1126042565">
          <w:marLeft w:val="480"/>
          <w:marRight w:val="0"/>
          <w:marTop w:val="0"/>
          <w:marBottom w:val="0"/>
          <w:divBdr>
            <w:top w:val="none" w:sz="0" w:space="0" w:color="auto"/>
            <w:left w:val="none" w:sz="0" w:space="0" w:color="auto"/>
            <w:bottom w:val="none" w:sz="0" w:space="0" w:color="auto"/>
            <w:right w:val="none" w:sz="0" w:space="0" w:color="auto"/>
          </w:divBdr>
        </w:div>
        <w:div w:id="1135874515">
          <w:marLeft w:val="480"/>
          <w:marRight w:val="0"/>
          <w:marTop w:val="0"/>
          <w:marBottom w:val="0"/>
          <w:divBdr>
            <w:top w:val="none" w:sz="0" w:space="0" w:color="auto"/>
            <w:left w:val="none" w:sz="0" w:space="0" w:color="auto"/>
            <w:bottom w:val="none" w:sz="0" w:space="0" w:color="auto"/>
            <w:right w:val="none" w:sz="0" w:space="0" w:color="auto"/>
          </w:divBdr>
        </w:div>
        <w:div w:id="1160316515">
          <w:marLeft w:val="480"/>
          <w:marRight w:val="0"/>
          <w:marTop w:val="0"/>
          <w:marBottom w:val="0"/>
          <w:divBdr>
            <w:top w:val="none" w:sz="0" w:space="0" w:color="auto"/>
            <w:left w:val="none" w:sz="0" w:space="0" w:color="auto"/>
            <w:bottom w:val="none" w:sz="0" w:space="0" w:color="auto"/>
            <w:right w:val="none" w:sz="0" w:space="0" w:color="auto"/>
          </w:divBdr>
        </w:div>
        <w:div w:id="1207642371">
          <w:marLeft w:val="480"/>
          <w:marRight w:val="0"/>
          <w:marTop w:val="0"/>
          <w:marBottom w:val="0"/>
          <w:divBdr>
            <w:top w:val="none" w:sz="0" w:space="0" w:color="auto"/>
            <w:left w:val="none" w:sz="0" w:space="0" w:color="auto"/>
            <w:bottom w:val="none" w:sz="0" w:space="0" w:color="auto"/>
            <w:right w:val="none" w:sz="0" w:space="0" w:color="auto"/>
          </w:divBdr>
        </w:div>
        <w:div w:id="1241523457">
          <w:marLeft w:val="480"/>
          <w:marRight w:val="0"/>
          <w:marTop w:val="0"/>
          <w:marBottom w:val="0"/>
          <w:divBdr>
            <w:top w:val="none" w:sz="0" w:space="0" w:color="auto"/>
            <w:left w:val="none" w:sz="0" w:space="0" w:color="auto"/>
            <w:bottom w:val="none" w:sz="0" w:space="0" w:color="auto"/>
            <w:right w:val="none" w:sz="0" w:space="0" w:color="auto"/>
          </w:divBdr>
        </w:div>
        <w:div w:id="1250965424">
          <w:marLeft w:val="480"/>
          <w:marRight w:val="0"/>
          <w:marTop w:val="0"/>
          <w:marBottom w:val="0"/>
          <w:divBdr>
            <w:top w:val="none" w:sz="0" w:space="0" w:color="auto"/>
            <w:left w:val="none" w:sz="0" w:space="0" w:color="auto"/>
            <w:bottom w:val="none" w:sz="0" w:space="0" w:color="auto"/>
            <w:right w:val="none" w:sz="0" w:space="0" w:color="auto"/>
          </w:divBdr>
        </w:div>
        <w:div w:id="1262836188">
          <w:marLeft w:val="480"/>
          <w:marRight w:val="0"/>
          <w:marTop w:val="0"/>
          <w:marBottom w:val="0"/>
          <w:divBdr>
            <w:top w:val="none" w:sz="0" w:space="0" w:color="auto"/>
            <w:left w:val="none" w:sz="0" w:space="0" w:color="auto"/>
            <w:bottom w:val="none" w:sz="0" w:space="0" w:color="auto"/>
            <w:right w:val="none" w:sz="0" w:space="0" w:color="auto"/>
          </w:divBdr>
        </w:div>
        <w:div w:id="1276404464">
          <w:marLeft w:val="480"/>
          <w:marRight w:val="0"/>
          <w:marTop w:val="0"/>
          <w:marBottom w:val="0"/>
          <w:divBdr>
            <w:top w:val="none" w:sz="0" w:space="0" w:color="auto"/>
            <w:left w:val="none" w:sz="0" w:space="0" w:color="auto"/>
            <w:bottom w:val="none" w:sz="0" w:space="0" w:color="auto"/>
            <w:right w:val="none" w:sz="0" w:space="0" w:color="auto"/>
          </w:divBdr>
        </w:div>
        <w:div w:id="1290471293">
          <w:marLeft w:val="480"/>
          <w:marRight w:val="0"/>
          <w:marTop w:val="0"/>
          <w:marBottom w:val="0"/>
          <w:divBdr>
            <w:top w:val="none" w:sz="0" w:space="0" w:color="auto"/>
            <w:left w:val="none" w:sz="0" w:space="0" w:color="auto"/>
            <w:bottom w:val="none" w:sz="0" w:space="0" w:color="auto"/>
            <w:right w:val="none" w:sz="0" w:space="0" w:color="auto"/>
          </w:divBdr>
        </w:div>
        <w:div w:id="1325429623">
          <w:marLeft w:val="480"/>
          <w:marRight w:val="0"/>
          <w:marTop w:val="0"/>
          <w:marBottom w:val="0"/>
          <w:divBdr>
            <w:top w:val="none" w:sz="0" w:space="0" w:color="auto"/>
            <w:left w:val="none" w:sz="0" w:space="0" w:color="auto"/>
            <w:bottom w:val="none" w:sz="0" w:space="0" w:color="auto"/>
            <w:right w:val="none" w:sz="0" w:space="0" w:color="auto"/>
          </w:divBdr>
        </w:div>
        <w:div w:id="1350985382">
          <w:marLeft w:val="480"/>
          <w:marRight w:val="0"/>
          <w:marTop w:val="0"/>
          <w:marBottom w:val="0"/>
          <w:divBdr>
            <w:top w:val="none" w:sz="0" w:space="0" w:color="auto"/>
            <w:left w:val="none" w:sz="0" w:space="0" w:color="auto"/>
            <w:bottom w:val="none" w:sz="0" w:space="0" w:color="auto"/>
            <w:right w:val="none" w:sz="0" w:space="0" w:color="auto"/>
          </w:divBdr>
        </w:div>
        <w:div w:id="1373916517">
          <w:marLeft w:val="480"/>
          <w:marRight w:val="0"/>
          <w:marTop w:val="0"/>
          <w:marBottom w:val="0"/>
          <w:divBdr>
            <w:top w:val="none" w:sz="0" w:space="0" w:color="auto"/>
            <w:left w:val="none" w:sz="0" w:space="0" w:color="auto"/>
            <w:bottom w:val="none" w:sz="0" w:space="0" w:color="auto"/>
            <w:right w:val="none" w:sz="0" w:space="0" w:color="auto"/>
          </w:divBdr>
        </w:div>
        <w:div w:id="1411807158">
          <w:marLeft w:val="480"/>
          <w:marRight w:val="0"/>
          <w:marTop w:val="0"/>
          <w:marBottom w:val="0"/>
          <w:divBdr>
            <w:top w:val="none" w:sz="0" w:space="0" w:color="auto"/>
            <w:left w:val="none" w:sz="0" w:space="0" w:color="auto"/>
            <w:bottom w:val="none" w:sz="0" w:space="0" w:color="auto"/>
            <w:right w:val="none" w:sz="0" w:space="0" w:color="auto"/>
          </w:divBdr>
        </w:div>
        <w:div w:id="1414549643">
          <w:marLeft w:val="480"/>
          <w:marRight w:val="0"/>
          <w:marTop w:val="0"/>
          <w:marBottom w:val="0"/>
          <w:divBdr>
            <w:top w:val="none" w:sz="0" w:space="0" w:color="auto"/>
            <w:left w:val="none" w:sz="0" w:space="0" w:color="auto"/>
            <w:bottom w:val="none" w:sz="0" w:space="0" w:color="auto"/>
            <w:right w:val="none" w:sz="0" w:space="0" w:color="auto"/>
          </w:divBdr>
        </w:div>
        <w:div w:id="1435201438">
          <w:marLeft w:val="480"/>
          <w:marRight w:val="0"/>
          <w:marTop w:val="0"/>
          <w:marBottom w:val="0"/>
          <w:divBdr>
            <w:top w:val="none" w:sz="0" w:space="0" w:color="auto"/>
            <w:left w:val="none" w:sz="0" w:space="0" w:color="auto"/>
            <w:bottom w:val="none" w:sz="0" w:space="0" w:color="auto"/>
            <w:right w:val="none" w:sz="0" w:space="0" w:color="auto"/>
          </w:divBdr>
        </w:div>
        <w:div w:id="1447190396">
          <w:marLeft w:val="480"/>
          <w:marRight w:val="0"/>
          <w:marTop w:val="0"/>
          <w:marBottom w:val="0"/>
          <w:divBdr>
            <w:top w:val="none" w:sz="0" w:space="0" w:color="auto"/>
            <w:left w:val="none" w:sz="0" w:space="0" w:color="auto"/>
            <w:bottom w:val="none" w:sz="0" w:space="0" w:color="auto"/>
            <w:right w:val="none" w:sz="0" w:space="0" w:color="auto"/>
          </w:divBdr>
        </w:div>
        <w:div w:id="1467551641">
          <w:marLeft w:val="480"/>
          <w:marRight w:val="0"/>
          <w:marTop w:val="0"/>
          <w:marBottom w:val="0"/>
          <w:divBdr>
            <w:top w:val="none" w:sz="0" w:space="0" w:color="auto"/>
            <w:left w:val="none" w:sz="0" w:space="0" w:color="auto"/>
            <w:bottom w:val="none" w:sz="0" w:space="0" w:color="auto"/>
            <w:right w:val="none" w:sz="0" w:space="0" w:color="auto"/>
          </w:divBdr>
        </w:div>
        <w:div w:id="1491096375">
          <w:marLeft w:val="480"/>
          <w:marRight w:val="0"/>
          <w:marTop w:val="0"/>
          <w:marBottom w:val="0"/>
          <w:divBdr>
            <w:top w:val="none" w:sz="0" w:space="0" w:color="auto"/>
            <w:left w:val="none" w:sz="0" w:space="0" w:color="auto"/>
            <w:bottom w:val="none" w:sz="0" w:space="0" w:color="auto"/>
            <w:right w:val="none" w:sz="0" w:space="0" w:color="auto"/>
          </w:divBdr>
        </w:div>
        <w:div w:id="1500925859">
          <w:marLeft w:val="480"/>
          <w:marRight w:val="0"/>
          <w:marTop w:val="0"/>
          <w:marBottom w:val="0"/>
          <w:divBdr>
            <w:top w:val="none" w:sz="0" w:space="0" w:color="auto"/>
            <w:left w:val="none" w:sz="0" w:space="0" w:color="auto"/>
            <w:bottom w:val="none" w:sz="0" w:space="0" w:color="auto"/>
            <w:right w:val="none" w:sz="0" w:space="0" w:color="auto"/>
          </w:divBdr>
        </w:div>
        <w:div w:id="1553422966">
          <w:marLeft w:val="480"/>
          <w:marRight w:val="0"/>
          <w:marTop w:val="0"/>
          <w:marBottom w:val="0"/>
          <w:divBdr>
            <w:top w:val="none" w:sz="0" w:space="0" w:color="auto"/>
            <w:left w:val="none" w:sz="0" w:space="0" w:color="auto"/>
            <w:bottom w:val="none" w:sz="0" w:space="0" w:color="auto"/>
            <w:right w:val="none" w:sz="0" w:space="0" w:color="auto"/>
          </w:divBdr>
        </w:div>
        <w:div w:id="1683700803">
          <w:marLeft w:val="480"/>
          <w:marRight w:val="0"/>
          <w:marTop w:val="0"/>
          <w:marBottom w:val="0"/>
          <w:divBdr>
            <w:top w:val="none" w:sz="0" w:space="0" w:color="auto"/>
            <w:left w:val="none" w:sz="0" w:space="0" w:color="auto"/>
            <w:bottom w:val="none" w:sz="0" w:space="0" w:color="auto"/>
            <w:right w:val="none" w:sz="0" w:space="0" w:color="auto"/>
          </w:divBdr>
        </w:div>
        <w:div w:id="1699112978">
          <w:marLeft w:val="480"/>
          <w:marRight w:val="0"/>
          <w:marTop w:val="0"/>
          <w:marBottom w:val="0"/>
          <w:divBdr>
            <w:top w:val="none" w:sz="0" w:space="0" w:color="auto"/>
            <w:left w:val="none" w:sz="0" w:space="0" w:color="auto"/>
            <w:bottom w:val="none" w:sz="0" w:space="0" w:color="auto"/>
            <w:right w:val="none" w:sz="0" w:space="0" w:color="auto"/>
          </w:divBdr>
        </w:div>
        <w:div w:id="1699811088">
          <w:marLeft w:val="480"/>
          <w:marRight w:val="0"/>
          <w:marTop w:val="0"/>
          <w:marBottom w:val="0"/>
          <w:divBdr>
            <w:top w:val="none" w:sz="0" w:space="0" w:color="auto"/>
            <w:left w:val="none" w:sz="0" w:space="0" w:color="auto"/>
            <w:bottom w:val="none" w:sz="0" w:space="0" w:color="auto"/>
            <w:right w:val="none" w:sz="0" w:space="0" w:color="auto"/>
          </w:divBdr>
        </w:div>
        <w:div w:id="1863468303">
          <w:marLeft w:val="480"/>
          <w:marRight w:val="0"/>
          <w:marTop w:val="0"/>
          <w:marBottom w:val="0"/>
          <w:divBdr>
            <w:top w:val="none" w:sz="0" w:space="0" w:color="auto"/>
            <w:left w:val="none" w:sz="0" w:space="0" w:color="auto"/>
            <w:bottom w:val="none" w:sz="0" w:space="0" w:color="auto"/>
            <w:right w:val="none" w:sz="0" w:space="0" w:color="auto"/>
          </w:divBdr>
        </w:div>
        <w:div w:id="1881480368">
          <w:marLeft w:val="480"/>
          <w:marRight w:val="0"/>
          <w:marTop w:val="0"/>
          <w:marBottom w:val="0"/>
          <w:divBdr>
            <w:top w:val="none" w:sz="0" w:space="0" w:color="auto"/>
            <w:left w:val="none" w:sz="0" w:space="0" w:color="auto"/>
            <w:bottom w:val="none" w:sz="0" w:space="0" w:color="auto"/>
            <w:right w:val="none" w:sz="0" w:space="0" w:color="auto"/>
          </w:divBdr>
        </w:div>
        <w:div w:id="1884249601">
          <w:marLeft w:val="480"/>
          <w:marRight w:val="0"/>
          <w:marTop w:val="0"/>
          <w:marBottom w:val="0"/>
          <w:divBdr>
            <w:top w:val="none" w:sz="0" w:space="0" w:color="auto"/>
            <w:left w:val="none" w:sz="0" w:space="0" w:color="auto"/>
            <w:bottom w:val="none" w:sz="0" w:space="0" w:color="auto"/>
            <w:right w:val="none" w:sz="0" w:space="0" w:color="auto"/>
          </w:divBdr>
        </w:div>
        <w:div w:id="1902785694">
          <w:marLeft w:val="480"/>
          <w:marRight w:val="0"/>
          <w:marTop w:val="0"/>
          <w:marBottom w:val="0"/>
          <w:divBdr>
            <w:top w:val="none" w:sz="0" w:space="0" w:color="auto"/>
            <w:left w:val="none" w:sz="0" w:space="0" w:color="auto"/>
            <w:bottom w:val="none" w:sz="0" w:space="0" w:color="auto"/>
            <w:right w:val="none" w:sz="0" w:space="0" w:color="auto"/>
          </w:divBdr>
        </w:div>
        <w:div w:id="1972862916">
          <w:marLeft w:val="480"/>
          <w:marRight w:val="0"/>
          <w:marTop w:val="0"/>
          <w:marBottom w:val="0"/>
          <w:divBdr>
            <w:top w:val="none" w:sz="0" w:space="0" w:color="auto"/>
            <w:left w:val="none" w:sz="0" w:space="0" w:color="auto"/>
            <w:bottom w:val="none" w:sz="0" w:space="0" w:color="auto"/>
            <w:right w:val="none" w:sz="0" w:space="0" w:color="auto"/>
          </w:divBdr>
        </w:div>
        <w:div w:id="2018993961">
          <w:marLeft w:val="480"/>
          <w:marRight w:val="0"/>
          <w:marTop w:val="0"/>
          <w:marBottom w:val="0"/>
          <w:divBdr>
            <w:top w:val="none" w:sz="0" w:space="0" w:color="auto"/>
            <w:left w:val="none" w:sz="0" w:space="0" w:color="auto"/>
            <w:bottom w:val="none" w:sz="0" w:space="0" w:color="auto"/>
            <w:right w:val="none" w:sz="0" w:space="0" w:color="auto"/>
          </w:divBdr>
        </w:div>
        <w:div w:id="2023236541">
          <w:marLeft w:val="480"/>
          <w:marRight w:val="0"/>
          <w:marTop w:val="0"/>
          <w:marBottom w:val="0"/>
          <w:divBdr>
            <w:top w:val="none" w:sz="0" w:space="0" w:color="auto"/>
            <w:left w:val="none" w:sz="0" w:space="0" w:color="auto"/>
            <w:bottom w:val="none" w:sz="0" w:space="0" w:color="auto"/>
            <w:right w:val="none" w:sz="0" w:space="0" w:color="auto"/>
          </w:divBdr>
        </w:div>
        <w:div w:id="2058041331">
          <w:marLeft w:val="480"/>
          <w:marRight w:val="0"/>
          <w:marTop w:val="0"/>
          <w:marBottom w:val="0"/>
          <w:divBdr>
            <w:top w:val="none" w:sz="0" w:space="0" w:color="auto"/>
            <w:left w:val="none" w:sz="0" w:space="0" w:color="auto"/>
            <w:bottom w:val="none" w:sz="0" w:space="0" w:color="auto"/>
            <w:right w:val="none" w:sz="0" w:space="0" w:color="auto"/>
          </w:divBdr>
        </w:div>
        <w:div w:id="2102027593">
          <w:marLeft w:val="480"/>
          <w:marRight w:val="0"/>
          <w:marTop w:val="0"/>
          <w:marBottom w:val="0"/>
          <w:divBdr>
            <w:top w:val="none" w:sz="0" w:space="0" w:color="auto"/>
            <w:left w:val="none" w:sz="0" w:space="0" w:color="auto"/>
            <w:bottom w:val="none" w:sz="0" w:space="0" w:color="auto"/>
            <w:right w:val="none" w:sz="0" w:space="0" w:color="auto"/>
          </w:divBdr>
        </w:div>
        <w:div w:id="2134784546">
          <w:marLeft w:val="480"/>
          <w:marRight w:val="0"/>
          <w:marTop w:val="0"/>
          <w:marBottom w:val="0"/>
          <w:divBdr>
            <w:top w:val="none" w:sz="0" w:space="0" w:color="auto"/>
            <w:left w:val="none" w:sz="0" w:space="0" w:color="auto"/>
            <w:bottom w:val="none" w:sz="0" w:space="0" w:color="auto"/>
            <w:right w:val="none" w:sz="0" w:space="0" w:color="auto"/>
          </w:divBdr>
        </w:div>
      </w:divsChild>
    </w:div>
    <w:div w:id="599874830">
      <w:marLeft w:val="640"/>
      <w:marRight w:val="0"/>
      <w:marTop w:val="0"/>
      <w:marBottom w:val="0"/>
      <w:divBdr>
        <w:top w:val="none" w:sz="0" w:space="0" w:color="auto"/>
        <w:left w:val="none" w:sz="0" w:space="0" w:color="auto"/>
        <w:bottom w:val="none" w:sz="0" w:space="0" w:color="auto"/>
        <w:right w:val="none" w:sz="0" w:space="0" w:color="auto"/>
      </w:divBdr>
    </w:div>
    <w:div w:id="600189521">
      <w:marLeft w:val="640"/>
      <w:marRight w:val="0"/>
      <w:marTop w:val="0"/>
      <w:marBottom w:val="0"/>
      <w:divBdr>
        <w:top w:val="none" w:sz="0" w:space="0" w:color="auto"/>
        <w:left w:val="none" w:sz="0" w:space="0" w:color="auto"/>
        <w:bottom w:val="none" w:sz="0" w:space="0" w:color="auto"/>
        <w:right w:val="none" w:sz="0" w:space="0" w:color="auto"/>
      </w:divBdr>
    </w:div>
    <w:div w:id="600920660">
      <w:marLeft w:val="640"/>
      <w:marRight w:val="0"/>
      <w:marTop w:val="0"/>
      <w:marBottom w:val="0"/>
      <w:divBdr>
        <w:top w:val="none" w:sz="0" w:space="0" w:color="auto"/>
        <w:left w:val="none" w:sz="0" w:space="0" w:color="auto"/>
        <w:bottom w:val="none" w:sz="0" w:space="0" w:color="auto"/>
        <w:right w:val="none" w:sz="0" w:space="0" w:color="auto"/>
      </w:divBdr>
    </w:div>
    <w:div w:id="600995308">
      <w:marLeft w:val="640"/>
      <w:marRight w:val="0"/>
      <w:marTop w:val="0"/>
      <w:marBottom w:val="0"/>
      <w:divBdr>
        <w:top w:val="none" w:sz="0" w:space="0" w:color="auto"/>
        <w:left w:val="none" w:sz="0" w:space="0" w:color="auto"/>
        <w:bottom w:val="none" w:sz="0" w:space="0" w:color="auto"/>
        <w:right w:val="none" w:sz="0" w:space="0" w:color="auto"/>
      </w:divBdr>
    </w:div>
    <w:div w:id="601576565">
      <w:marLeft w:val="640"/>
      <w:marRight w:val="0"/>
      <w:marTop w:val="0"/>
      <w:marBottom w:val="0"/>
      <w:divBdr>
        <w:top w:val="none" w:sz="0" w:space="0" w:color="auto"/>
        <w:left w:val="none" w:sz="0" w:space="0" w:color="auto"/>
        <w:bottom w:val="none" w:sz="0" w:space="0" w:color="auto"/>
        <w:right w:val="none" w:sz="0" w:space="0" w:color="auto"/>
      </w:divBdr>
    </w:div>
    <w:div w:id="602341901">
      <w:marLeft w:val="640"/>
      <w:marRight w:val="0"/>
      <w:marTop w:val="0"/>
      <w:marBottom w:val="0"/>
      <w:divBdr>
        <w:top w:val="none" w:sz="0" w:space="0" w:color="auto"/>
        <w:left w:val="none" w:sz="0" w:space="0" w:color="auto"/>
        <w:bottom w:val="none" w:sz="0" w:space="0" w:color="auto"/>
        <w:right w:val="none" w:sz="0" w:space="0" w:color="auto"/>
      </w:divBdr>
    </w:div>
    <w:div w:id="602879289">
      <w:marLeft w:val="640"/>
      <w:marRight w:val="0"/>
      <w:marTop w:val="0"/>
      <w:marBottom w:val="0"/>
      <w:divBdr>
        <w:top w:val="none" w:sz="0" w:space="0" w:color="auto"/>
        <w:left w:val="none" w:sz="0" w:space="0" w:color="auto"/>
        <w:bottom w:val="none" w:sz="0" w:space="0" w:color="auto"/>
        <w:right w:val="none" w:sz="0" w:space="0" w:color="auto"/>
      </w:divBdr>
    </w:div>
    <w:div w:id="603656283">
      <w:marLeft w:val="640"/>
      <w:marRight w:val="0"/>
      <w:marTop w:val="0"/>
      <w:marBottom w:val="0"/>
      <w:divBdr>
        <w:top w:val="none" w:sz="0" w:space="0" w:color="auto"/>
        <w:left w:val="none" w:sz="0" w:space="0" w:color="auto"/>
        <w:bottom w:val="none" w:sz="0" w:space="0" w:color="auto"/>
        <w:right w:val="none" w:sz="0" w:space="0" w:color="auto"/>
      </w:divBdr>
    </w:div>
    <w:div w:id="603876826">
      <w:marLeft w:val="640"/>
      <w:marRight w:val="0"/>
      <w:marTop w:val="0"/>
      <w:marBottom w:val="0"/>
      <w:divBdr>
        <w:top w:val="none" w:sz="0" w:space="0" w:color="auto"/>
        <w:left w:val="none" w:sz="0" w:space="0" w:color="auto"/>
        <w:bottom w:val="none" w:sz="0" w:space="0" w:color="auto"/>
        <w:right w:val="none" w:sz="0" w:space="0" w:color="auto"/>
      </w:divBdr>
    </w:div>
    <w:div w:id="604114140">
      <w:marLeft w:val="640"/>
      <w:marRight w:val="0"/>
      <w:marTop w:val="0"/>
      <w:marBottom w:val="0"/>
      <w:divBdr>
        <w:top w:val="none" w:sz="0" w:space="0" w:color="auto"/>
        <w:left w:val="none" w:sz="0" w:space="0" w:color="auto"/>
        <w:bottom w:val="none" w:sz="0" w:space="0" w:color="auto"/>
        <w:right w:val="none" w:sz="0" w:space="0" w:color="auto"/>
      </w:divBdr>
    </w:div>
    <w:div w:id="604197680">
      <w:marLeft w:val="640"/>
      <w:marRight w:val="0"/>
      <w:marTop w:val="0"/>
      <w:marBottom w:val="0"/>
      <w:divBdr>
        <w:top w:val="none" w:sz="0" w:space="0" w:color="auto"/>
        <w:left w:val="none" w:sz="0" w:space="0" w:color="auto"/>
        <w:bottom w:val="none" w:sz="0" w:space="0" w:color="auto"/>
        <w:right w:val="none" w:sz="0" w:space="0" w:color="auto"/>
      </w:divBdr>
    </w:div>
    <w:div w:id="604466277">
      <w:marLeft w:val="640"/>
      <w:marRight w:val="0"/>
      <w:marTop w:val="0"/>
      <w:marBottom w:val="0"/>
      <w:divBdr>
        <w:top w:val="none" w:sz="0" w:space="0" w:color="auto"/>
        <w:left w:val="none" w:sz="0" w:space="0" w:color="auto"/>
        <w:bottom w:val="none" w:sz="0" w:space="0" w:color="auto"/>
        <w:right w:val="none" w:sz="0" w:space="0" w:color="auto"/>
      </w:divBdr>
    </w:div>
    <w:div w:id="604775390">
      <w:marLeft w:val="640"/>
      <w:marRight w:val="0"/>
      <w:marTop w:val="0"/>
      <w:marBottom w:val="0"/>
      <w:divBdr>
        <w:top w:val="none" w:sz="0" w:space="0" w:color="auto"/>
        <w:left w:val="none" w:sz="0" w:space="0" w:color="auto"/>
        <w:bottom w:val="none" w:sz="0" w:space="0" w:color="auto"/>
        <w:right w:val="none" w:sz="0" w:space="0" w:color="auto"/>
      </w:divBdr>
    </w:div>
    <w:div w:id="606278069">
      <w:marLeft w:val="640"/>
      <w:marRight w:val="0"/>
      <w:marTop w:val="0"/>
      <w:marBottom w:val="0"/>
      <w:divBdr>
        <w:top w:val="none" w:sz="0" w:space="0" w:color="auto"/>
        <w:left w:val="none" w:sz="0" w:space="0" w:color="auto"/>
        <w:bottom w:val="none" w:sz="0" w:space="0" w:color="auto"/>
        <w:right w:val="none" w:sz="0" w:space="0" w:color="auto"/>
      </w:divBdr>
    </w:div>
    <w:div w:id="606349317">
      <w:marLeft w:val="480"/>
      <w:marRight w:val="0"/>
      <w:marTop w:val="0"/>
      <w:marBottom w:val="0"/>
      <w:divBdr>
        <w:top w:val="none" w:sz="0" w:space="0" w:color="auto"/>
        <w:left w:val="none" w:sz="0" w:space="0" w:color="auto"/>
        <w:bottom w:val="none" w:sz="0" w:space="0" w:color="auto"/>
        <w:right w:val="none" w:sz="0" w:space="0" w:color="auto"/>
      </w:divBdr>
    </w:div>
    <w:div w:id="606625073">
      <w:bodyDiv w:val="1"/>
      <w:marLeft w:val="0"/>
      <w:marRight w:val="0"/>
      <w:marTop w:val="0"/>
      <w:marBottom w:val="0"/>
      <w:divBdr>
        <w:top w:val="none" w:sz="0" w:space="0" w:color="auto"/>
        <w:left w:val="none" w:sz="0" w:space="0" w:color="auto"/>
        <w:bottom w:val="none" w:sz="0" w:space="0" w:color="auto"/>
        <w:right w:val="none" w:sz="0" w:space="0" w:color="auto"/>
      </w:divBdr>
    </w:div>
    <w:div w:id="606817644">
      <w:bodyDiv w:val="1"/>
      <w:marLeft w:val="0"/>
      <w:marRight w:val="0"/>
      <w:marTop w:val="0"/>
      <w:marBottom w:val="0"/>
      <w:divBdr>
        <w:top w:val="none" w:sz="0" w:space="0" w:color="auto"/>
        <w:left w:val="none" w:sz="0" w:space="0" w:color="auto"/>
        <w:bottom w:val="none" w:sz="0" w:space="0" w:color="auto"/>
        <w:right w:val="none" w:sz="0" w:space="0" w:color="auto"/>
      </w:divBdr>
    </w:div>
    <w:div w:id="606893771">
      <w:bodyDiv w:val="1"/>
      <w:marLeft w:val="0"/>
      <w:marRight w:val="0"/>
      <w:marTop w:val="0"/>
      <w:marBottom w:val="0"/>
      <w:divBdr>
        <w:top w:val="none" w:sz="0" w:space="0" w:color="auto"/>
        <w:left w:val="none" w:sz="0" w:space="0" w:color="auto"/>
        <w:bottom w:val="none" w:sz="0" w:space="0" w:color="auto"/>
        <w:right w:val="none" w:sz="0" w:space="0" w:color="auto"/>
      </w:divBdr>
    </w:div>
    <w:div w:id="606931365">
      <w:marLeft w:val="640"/>
      <w:marRight w:val="0"/>
      <w:marTop w:val="0"/>
      <w:marBottom w:val="0"/>
      <w:divBdr>
        <w:top w:val="none" w:sz="0" w:space="0" w:color="auto"/>
        <w:left w:val="none" w:sz="0" w:space="0" w:color="auto"/>
        <w:bottom w:val="none" w:sz="0" w:space="0" w:color="auto"/>
        <w:right w:val="none" w:sz="0" w:space="0" w:color="auto"/>
      </w:divBdr>
    </w:div>
    <w:div w:id="607006788">
      <w:bodyDiv w:val="1"/>
      <w:marLeft w:val="0"/>
      <w:marRight w:val="0"/>
      <w:marTop w:val="0"/>
      <w:marBottom w:val="0"/>
      <w:divBdr>
        <w:top w:val="none" w:sz="0" w:space="0" w:color="auto"/>
        <w:left w:val="none" w:sz="0" w:space="0" w:color="auto"/>
        <w:bottom w:val="none" w:sz="0" w:space="0" w:color="auto"/>
        <w:right w:val="none" w:sz="0" w:space="0" w:color="auto"/>
      </w:divBdr>
      <w:divsChild>
        <w:div w:id="491339149">
          <w:marLeft w:val="0"/>
          <w:marRight w:val="0"/>
          <w:marTop w:val="0"/>
          <w:marBottom w:val="0"/>
          <w:divBdr>
            <w:top w:val="none" w:sz="0" w:space="0" w:color="auto"/>
            <w:left w:val="none" w:sz="0" w:space="0" w:color="auto"/>
            <w:bottom w:val="none" w:sz="0" w:space="0" w:color="auto"/>
            <w:right w:val="none" w:sz="0" w:space="0" w:color="auto"/>
          </w:divBdr>
          <w:divsChild>
            <w:div w:id="1058817380">
              <w:marLeft w:val="0"/>
              <w:marRight w:val="0"/>
              <w:marTop w:val="0"/>
              <w:marBottom w:val="0"/>
              <w:divBdr>
                <w:top w:val="none" w:sz="0" w:space="0" w:color="auto"/>
                <w:left w:val="none" w:sz="0" w:space="0" w:color="auto"/>
                <w:bottom w:val="none" w:sz="0" w:space="0" w:color="auto"/>
                <w:right w:val="none" w:sz="0" w:space="0" w:color="auto"/>
              </w:divBdr>
              <w:divsChild>
                <w:div w:id="926620442">
                  <w:marLeft w:val="0"/>
                  <w:marRight w:val="0"/>
                  <w:marTop w:val="0"/>
                  <w:marBottom w:val="0"/>
                  <w:divBdr>
                    <w:top w:val="none" w:sz="0" w:space="0" w:color="auto"/>
                    <w:left w:val="none" w:sz="0" w:space="0" w:color="auto"/>
                    <w:bottom w:val="none" w:sz="0" w:space="0" w:color="auto"/>
                    <w:right w:val="none" w:sz="0" w:space="0" w:color="auto"/>
                  </w:divBdr>
                  <w:divsChild>
                    <w:div w:id="1433622292">
                      <w:marLeft w:val="0"/>
                      <w:marRight w:val="0"/>
                      <w:marTop w:val="0"/>
                      <w:marBottom w:val="0"/>
                      <w:divBdr>
                        <w:top w:val="none" w:sz="0" w:space="0" w:color="auto"/>
                        <w:left w:val="none" w:sz="0" w:space="0" w:color="auto"/>
                        <w:bottom w:val="none" w:sz="0" w:space="0" w:color="auto"/>
                        <w:right w:val="none" w:sz="0" w:space="0" w:color="auto"/>
                      </w:divBdr>
                      <w:divsChild>
                        <w:div w:id="1010836808">
                          <w:marLeft w:val="0"/>
                          <w:marRight w:val="0"/>
                          <w:marTop w:val="0"/>
                          <w:marBottom w:val="0"/>
                          <w:divBdr>
                            <w:top w:val="none" w:sz="0" w:space="0" w:color="auto"/>
                            <w:left w:val="none" w:sz="0" w:space="0" w:color="auto"/>
                            <w:bottom w:val="none" w:sz="0" w:space="0" w:color="auto"/>
                            <w:right w:val="none" w:sz="0" w:space="0" w:color="auto"/>
                          </w:divBdr>
                          <w:divsChild>
                            <w:div w:id="1102263748">
                              <w:marLeft w:val="0"/>
                              <w:marRight w:val="0"/>
                              <w:marTop w:val="0"/>
                              <w:marBottom w:val="0"/>
                              <w:divBdr>
                                <w:top w:val="none" w:sz="0" w:space="0" w:color="auto"/>
                                <w:left w:val="none" w:sz="0" w:space="0" w:color="auto"/>
                                <w:bottom w:val="none" w:sz="0" w:space="0" w:color="auto"/>
                                <w:right w:val="none" w:sz="0" w:space="0" w:color="auto"/>
                              </w:divBdr>
                              <w:divsChild>
                                <w:div w:id="864828078">
                                  <w:marLeft w:val="0"/>
                                  <w:marRight w:val="0"/>
                                  <w:marTop w:val="0"/>
                                  <w:marBottom w:val="0"/>
                                  <w:divBdr>
                                    <w:top w:val="none" w:sz="0" w:space="0" w:color="auto"/>
                                    <w:left w:val="none" w:sz="0" w:space="0" w:color="auto"/>
                                    <w:bottom w:val="none" w:sz="0" w:space="0" w:color="auto"/>
                                    <w:right w:val="none" w:sz="0" w:space="0" w:color="auto"/>
                                  </w:divBdr>
                                  <w:divsChild>
                                    <w:div w:id="2088455628">
                                      <w:marLeft w:val="0"/>
                                      <w:marRight w:val="0"/>
                                      <w:marTop w:val="0"/>
                                      <w:marBottom w:val="0"/>
                                      <w:divBdr>
                                        <w:top w:val="none" w:sz="0" w:space="0" w:color="auto"/>
                                        <w:left w:val="none" w:sz="0" w:space="0" w:color="auto"/>
                                        <w:bottom w:val="none" w:sz="0" w:space="0" w:color="auto"/>
                                        <w:right w:val="none" w:sz="0" w:space="0" w:color="auto"/>
                                      </w:divBdr>
                                      <w:divsChild>
                                        <w:div w:id="98339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372002">
                              <w:marLeft w:val="0"/>
                              <w:marRight w:val="0"/>
                              <w:marTop w:val="0"/>
                              <w:marBottom w:val="0"/>
                              <w:divBdr>
                                <w:top w:val="none" w:sz="0" w:space="0" w:color="auto"/>
                                <w:left w:val="none" w:sz="0" w:space="0" w:color="auto"/>
                                <w:bottom w:val="none" w:sz="0" w:space="0" w:color="auto"/>
                                <w:right w:val="none" w:sz="0" w:space="0" w:color="auto"/>
                              </w:divBdr>
                              <w:divsChild>
                                <w:div w:id="1873150447">
                                  <w:marLeft w:val="0"/>
                                  <w:marRight w:val="0"/>
                                  <w:marTop w:val="0"/>
                                  <w:marBottom w:val="0"/>
                                  <w:divBdr>
                                    <w:top w:val="none" w:sz="0" w:space="0" w:color="auto"/>
                                    <w:left w:val="none" w:sz="0" w:space="0" w:color="auto"/>
                                    <w:bottom w:val="none" w:sz="0" w:space="0" w:color="auto"/>
                                    <w:right w:val="none" w:sz="0" w:space="0" w:color="auto"/>
                                  </w:divBdr>
                                  <w:divsChild>
                                    <w:div w:id="753434359">
                                      <w:marLeft w:val="0"/>
                                      <w:marRight w:val="0"/>
                                      <w:marTop w:val="0"/>
                                      <w:marBottom w:val="0"/>
                                      <w:divBdr>
                                        <w:top w:val="none" w:sz="0" w:space="0" w:color="auto"/>
                                        <w:left w:val="none" w:sz="0" w:space="0" w:color="auto"/>
                                        <w:bottom w:val="none" w:sz="0" w:space="0" w:color="auto"/>
                                        <w:right w:val="none" w:sz="0" w:space="0" w:color="auto"/>
                                      </w:divBdr>
                                      <w:divsChild>
                                        <w:div w:id="95278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905874">
          <w:marLeft w:val="0"/>
          <w:marRight w:val="0"/>
          <w:marTop w:val="0"/>
          <w:marBottom w:val="0"/>
          <w:divBdr>
            <w:top w:val="none" w:sz="0" w:space="0" w:color="auto"/>
            <w:left w:val="none" w:sz="0" w:space="0" w:color="auto"/>
            <w:bottom w:val="none" w:sz="0" w:space="0" w:color="auto"/>
            <w:right w:val="none" w:sz="0" w:space="0" w:color="auto"/>
          </w:divBdr>
          <w:divsChild>
            <w:div w:id="1586257364">
              <w:marLeft w:val="0"/>
              <w:marRight w:val="0"/>
              <w:marTop w:val="0"/>
              <w:marBottom w:val="0"/>
              <w:divBdr>
                <w:top w:val="none" w:sz="0" w:space="0" w:color="auto"/>
                <w:left w:val="none" w:sz="0" w:space="0" w:color="auto"/>
                <w:bottom w:val="none" w:sz="0" w:space="0" w:color="auto"/>
                <w:right w:val="none" w:sz="0" w:space="0" w:color="auto"/>
              </w:divBdr>
              <w:divsChild>
                <w:div w:id="2037340415">
                  <w:marLeft w:val="0"/>
                  <w:marRight w:val="0"/>
                  <w:marTop w:val="0"/>
                  <w:marBottom w:val="0"/>
                  <w:divBdr>
                    <w:top w:val="none" w:sz="0" w:space="0" w:color="auto"/>
                    <w:left w:val="none" w:sz="0" w:space="0" w:color="auto"/>
                    <w:bottom w:val="none" w:sz="0" w:space="0" w:color="auto"/>
                    <w:right w:val="none" w:sz="0" w:space="0" w:color="auto"/>
                  </w:divBdr>
                  <w:divsChild>
                    <w:div w:id="1121923869">
                      <w:marLeft w:val="0"/>
                      <w:marRight w:val="0"/>
                      <w:marTop w:val="0"/>
                      <w:marBottom w:val="0"/>
                      <w:divBdr>
                        <w:top w:val="none" w:sz="0" w:space="0" w:color="auto"/>
                        <w:left w:val="none" w:sz="0" w:space="0" w:color="auto"/>
                        <w:bottom w:val="none" w:sz="0" w:space="0" w:color="auto"/>
                        <w:right w:val="none" w:sz="0" w:space="0" w:color="auto"/>
                      </w:divBdr>
                      <w:divsChild>
                        <w:div w:id="2052000340">
                          <w:marLeft w:val="0"/>
                          <w:marRight w:val="0"/>
                          <w:marTop w:val="0"/>
                          <w:marBottom w:val="0"/>
                          <w:divBdr>
                            <w:top w:val="none" w:sz="0" w:space="0" w:color="auto"/>
                            <w:left w:val="none" w:sz="0" w:space="0" w:color="auto"/>
                            <w:bottom w:val="none" w:sz="0" w:space="0" w:color="auto"/>
                            <w:right w:val="none" w:sz="0" w:space="0" w:color="auto"/>
                          </w:divBdr>
                          <w:divsChild>
                            <w:div w:id="367141286">
                              <w:marLeft w:val="0"/>
                              <w:marRight w:val="0"/>
                              <w:marTop w:val="0"/>
                              <w:marBottom w:val="0"/>
                              <w:divBdr>
                                <w:top w:val="none" w:sz="0" w:space="0" w:color="auto"/>
                                <w:left w:val="none" w:sz="0" w:space="0" w:color="auto"/>
                                <w:bottom w:val="none" w:sz="0" w:space="0" w:color="auto"/>
                                <w:right w:val="none" w:sz="0" w:space="0" w:color="auto"/>
                              </w:divBdr>
                              <w:divsChild>
                                <w:div w:id="80952101">
                                  <w:marLeft w:val="0"/>
                                  <w:marRight w:val="0"/>
                                  <w:marTop w:val="0"/>
                                  <w:marBottom w:val="0"/>
                                  <w:divBdr>
                                    <w:top w:val="none" w:sz="0" w:space="0" w:color="auto"/>
                                    <w:left w:val="none" w:sz="0" w:space="0" w:color="auto"/>
                                    <w:bottom w:val="none" w:sz="0" w:space="0" w:color="auto"/>
                                    <w:right w:val="none" w:sz="0" w:space="0" w:color="auto"/>
                                  </w:divBdr>
                                  <w:divsChild>
                                    <w:div w:id="634987573">
                                      <w:marLeft w:val="0"/>
                                      <w:marRight w:val="0"/>
                                      <w:marTop w:val="0"/>
                                      <w:marBottom w:val="0"/>
                                      <w:divBdr>
                                        <w:top w:val="none" w:sz="0" w:space="0" w:color="auto"/>
                                        <w:left w:val="none" w:sz="0" w:space="0" w:color="auto"/>
                                        <w:bottom w:val="none" w:sz="0" w:space="0" w:color="auto"/>
                                        <w:right w:val="none" w:sz="0" w:space="0" w:color="auto"/>
                                      </w:divBdr>
                                      <w:divsChild>
                                        <w:div w:id="900599960">
                                          <w:marLeft w:val="0"/>
                                          <w:marRight w:val="0"/>
                                          <w:marTop w:val="0"/>
                                          <w:marBottom w:val="0"/>
                                          <w:divBdr>
                                            <w:top w:val="none" w:sz="0" w:space="0" w:color="auto"/>
                                            <w:left w:val="none" w:sz="0" w:space="0" w:color="auto"/>
                                            <w:bottom w:val="none" w:sz="0" w:space="0" w:color="auto"/>
                                            <w:right w:val="none" w:sz="0" w:space="0" w:color="auto"/>
                                          </w:divBdr>
                                          <w:divsChild>
                                            <w:div w:id="15998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9425687">
          <w:marLeft w:val="0"/>
          <w:marRight w:val="0"/>
          <w:marTop w:val="0"/>
          <w:marBottom w:val="0"/>
          <w:divBdr>
            <w:top w:val="none" w:sz="0" w:space="0" w:color="auto"/>
            <w:left w:val="none" w:sz="0" w:space="0" w:color="auto"/>
            <w:bottom w:val="none" w:sz="0" w:space="0" w:color="auto"/>
            <w:right w:val="none" w:sz="0" w:space="0" w:color="auto"/>
          </w:divBdr>
          <w:divsChild>
            <w:div w:id="1152142193">
              <w:marLeft w:val="0"/>
              <w:marRight w:val="0"/>
              <w:marTop w:val="0"/>
              <w:marBottom w:val="0"/>
              <w:divBdr>
                <w:top w:val="none" w:sz="0" w:space="0" w:color="auto"/>
                <w:left w:val="none" w:sz="0" w:space="0" w:color="auto"/>
                <w:bottom w:val="none" w:sz="0" w:space="0" w:color="auto"/>
                <w:right w:val="none" w:sz="0" w:space="0" w:color="auto"/>
              </w:divBdr>
              <w:divsChild>
                <w:div w:id="1989282411">
                  <w:marLeft w:val="0"/>
                  <w:marRight w:val="0"/>
                  <w:marTop w:val="0"/>
                  <w:marBottom w:val="0"/>
                  <w:divBdr>
                    <w:top w:val="none" w:sz="0" w:space="0" w:color="auto"/>
                    <w:left w:val="none" w:sz="0" w:space="0" w:color="auto"/>
                    <w:bottom w:val="none" w:sz="0" w:space="0" w:color="auto"/>
                    <w:right w:val="none" w:sz="0" w:space="0" w:color="auto"/>
                  </w:divBdr>
                  <w:divsChild>
                    <w:div w:id="155150508">
                      <w:marLeft w:val="0"/>
                      <w:marRight w:val="0"/>
                      <w:marTop w:val="0"/>
                      <w:marBottom w:val="0"/>
                      <w:divBdr>
                        <w:top w:val="none" w:sz="0" w:space="0" w:color="auto"/>
                        <w:left w:val="none" w:sz="0" w:space="0" w:color="auto"/>
                        <w:bottom w:val="none" w:sz="0" w:space="0" w:color="auto"/>
                        <w:right w:val="none" w:sz="0" w:space="0" w:color="auto"/>
                      </w:divBdr>
                      <w:divsChild>
                        <w:div w:id="102963559">
                          <w:marLeft w:val="0"/>
                          <w:marRight w:val="0"/>
                          <w:marTop w:val="0"/>
                          <w:marBottom w:val="0"/>
                          <w:divBdr>
                            <w:top w:val="none" w:sz="0" w:space="0" w:color="auto"/>
                            <w:left w:val="none" w:sz="0" w:space="0" w:color="auto"/>
                            <w:bottom w:val="none" w:sz="0" w:space="0" w:color="auto"/>
                            <w:right w:val="none" w:sz="0" w:space="0" w:color="auto"/>
                          </w:divBdr>
                          <w:divsChild>
                            <w:div w:id="722363626">
                              <w:marLeft w:val="0"/>
                              <w:marRight w:val="0"/>
                              <w:marTop w:val="0"/>
                              <w:marBottom w:val="0"/>
                              <w:divBdr>
                                <w:top w:val="none" w:sz="0" w:space="0" w:color="auto"/>
                                <w:left w:val="none" w:sz="0" w:space="0" w:color="auto"/>
                                <w:bottom w:val="none" w:sz="0" w:space="0" w:color="auto"/>
                                <w:right w:val="none" w:sz="0" w:space="0" w:color="auto"/>
                              </w:divBdr>
                              <w:divsChild>
                                <w:div w:id="1994790594">
                                  <w:marLeft w:val="0"/>
                                  <w:marRight w:val="0"/>
                                  <w:marTop w:val="0"/>
                                  <w:marBottom w:val="0"/>
                                  <w:divBdr>
                                    <w:top w:val="none" w:sz="0" w:space="0" w:color="auto"/>
                                    <w:left w:val="none" w:sz="0" w:space="0" w:color="auto"/>
                                    <w:bottom w:val="none" w:sz="0" w:space="0" w:color="auto"/>
                                    <w:right w:val="none" w:sz="0" w:space="0" w:color="auto"/>
                                  </w:divBdr>
                                  <w:divsChild>
                                    <w:div w:id="185132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099421">
                      <w:marLeft w:val="0"/>
                      <w:marRight w:val="0"/>
                      <w:marTop w:val="0"/>
                      <w:marBottom w:val="0"/>
                      <w:divBdr>
                        <w:top w:val="none" w:sz="0" w:space="0" w:color="auto"/>
                        <w:left w:val="none" w:sz="0" w:space="0" w:color="auto"/>
                        <w:bottom w:val="none" w:sz="0" w:space="0" w:color="auto"/>
                        <w:right w:val="none" w:sz="0" w:space="0" w:color="auto"/>
                      </w:divBdr>
                      <w:divsChild>
                        <w:div w:id="919172353">
                          <w:marLeft w:val="0"/>
                          <w:marRight w:val="0"/>
                          <w:marTop w:val="0"/>
                          <w:marBottom w:val="0"/>
                          <w:divBdr>
                            <w:top w:val="none" w:sz="0" w:space="0" w:color="auto"/>
                            <w:left w:val="none" w:sz="0" w:space="0" w:color="auto"/>
                            <w:bottom w:val="none" w:sz="0" w:space="0" w:color="auto"/>
                            <w:right w:val="none" w:sz="0" w:space="0" w:color="auto"/>
                          </w:divBdr>
                          <w:divsChild>
                            <w:div w:id="319625302">
                              <w:marLeft w:val="0"/>
                              <w:marRight w:val="0"/>
                              <w:marTop w:val="0"/>
                              <w:marBottom w:val="0"/>
                              <w:divBdr>
                                <w:top w:val="none" w:sz="0" w:space="0" w:color="auto"/>
                                <w:left w:val="none" w:sz="0" w:space="0" w:color="auto"/>
                                <w:bottom w:val="none" w:sz="0" w:space="0" w:color="auto"/>
                                <w:right w:val="none" w:sz="0" w:space="0" w:color="auto"/>
                              </w:divBdr>
                              <w:divsChild>
                                <w:div w:id="2117675899">
                                  <w:marLeft w:val="0"/>
                                  <w:marRight w:val="0"/>
                                  <w:marTop w:val="0"/>
                                  <w:marBottom w:val="0"/>
                                  <w:divBdr>
                                    <w:top w:val="none" w:sz="0" w:space="0" w:color="auto"/>
                                    <w:left w:val="none" w:sz="0" w:space="0" w:color="auto"/>
                                    <w:bottom w:val="none" w:sz="0" w:space="0" w:color="auto"/>
                                    <w:right w:val="none" w:sz="0" w:space="0" w:color="auto"/>
                                  </w:divBdr>
                                  <w:divsChild>
                                    <w:div w:id="1109161585">
                                      <w:marLeft w:val="0"/>
                                      <w:marRight w:val="0"/>
                                      <w:marTop w:val="0"/>
                                      <w:marBottom w:val="0"/>
                                      <w:divBdr>
                                        <w:top w:val="none" w:sz="0" w:space="0" w:color="auto"/>
                                        <w:left w:val="none" w:sz="0" w:space="0" w:color="auto"/>
                                        <w:bottom w:val="none" w:sz="0" w:space="0" w:color="auto"/>
                                        <w:right w:val="none" w:sz="0" w:space="0" w:color="auto"/>
                                      </w:divBdr>
                                      <w:divsChild>
                                        <w:div w:id="5583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7932764">
      <w:bodyDiv w:val="1"/>
      <w:marLeft w:val="0"/>
      <w:marRight w:val="0"/>
      <w:marTop w:val="0"/>
      <w:marBottom w:val="0"/>
      <w:divBdr>
        <w:top w:val="none" w:sz="0" w:space="0" w:color="auto"/>
        <w:left w:val="none" w:sz="0" w:space="0" w:color="auto"/>
        <w:bottom w:val="none" w:sz="0" w:space="0" w:color="auto"/>
        <w:right w:val="none" w:sz="0" w:space="0" w:color="auto"/>
      </w:divBdr>
    </w:div>
    <w:div w:id="607935701">
      <w:marLeft w:val="640"/>
      <w:marRight w:val="0"/>
      <w:marTop w:val="0"/>
      <w:marBottom w:val="0"/>
      <w:divBdr>
        <w:top w:val="none" w:sz="0" w:space="0" w:color="auto"/>
        <w:left w:val="none" w:sz="0" w:space="0" w:color="auto"/>
        <w:bottom w:val="none" w:sz="0" w:space="0" w:color="auto"/>
        <w:right w:val="none" w:sz="0" w:space="0" w:color="auto"/>
      </w:divBdr>
    </w:div>
    <w:div w:id="608316479">
      <w:marLeft w:val="480"/>
      <w:marRight w:val="0"/>
      <w:marTop w:val="0"/>
      <w:marBottom w:val="0"/>
      <w:divBdr>
        <w:top w:val="none" w:sz="0" w:space="0" w:color="auto"/>
        <w:left w:val="none" w:sz="0" w:space="0" w:color="auto"/>
        <w:bottom w:val="none" w:sz="0" w:space="0" w:color="auto"/>
        <w:right w:val="none" w:sz="0" w:space="0" w:color="auto"/>
      </w:divBdr>
    </w:div>
    <w:div w:id="608317804">
      <w:marLeft w:val="640"/>
      <w:marRight w:val="0"/>
      <w:marTop w:val="0"/>
      <w:marBottom w:val="0"/>
      <w:divBdr>
        <w:top w:val="none" w:sz="0" w:space="0" w:color="auto"/>
        <w:left w:val="none" w:sz="0" w:space="0" w:color="auto"/>
        <w:bottom w:val="none" w:sz="0" w:space="0" w:color="auto"/>
        <w:right w:val="none" w:sz="0" w:space="0" w:color="auto"/>
      </w:divBdr>
    </w:div>
    <w:div w:id="609048944">
      <w:marLeft w:val="640"/>
      <w:marRight w:val="0"/>
      <w:marTop w:val="0"/>
      <w:marBottom w:val="0"/>
      <w:divBdr>
        <w:top w:val="none" w:sz="0" w:space="0" w:color="auto"/>
        <w:left w:val="none" w:sz="0" w:space="0" w:color="auto"/>
        <w:bottom w:val="none" w:sz="0" w:space="0" w:color="auto"/>
        <w:right w:val="none" w:sz="0" w:space="0" w:color="auto"/>
      </w:divBdr>
    </w:div>
    <w:div w:id="609168091">
      <w:bodyDiv w:val="1"/>
      <w:marLeft w:val="0"/>
      <w:marRight w:val="0"/>
      <w:marTop w:val="0"/>
      <w:marBottom w:val="0"/>
      <w:divBdr>
        <w:top w:val="none" w:sz="0" w:space="0" w:color="auto"/>
        <w:left w:val="none" w:sz="0" w:space="0" w:color="auto"/>
        <w:bottom w:val="none" w:sz="0" w:space="0" w:color="auto"/>
        <w:right w:val="none" w:sz="0" w:space="0" w:color="auto"/>
      </w:divBdr>
      <w:divsChild>
        <w:div w:id="12729079">
          <w:marLeft w:val="480"/>
          <w:marRight w:val="0"/>
          <w:marTop w:val="0"/>
          <w:marBottom w:val="0"/>
          <w:divBdr>
            <w:top w:val="none" w:sz="0" w:space="0" w:color="auto"/>
            <w:left w:val="none" w:sz="0" w:space="0" w:color="auto"/>
            <w:bottom w:val="none" w:sz="0" w:space="0" w:color="auto"/>
            <w:right w:val="none" w:sz="0" w:space="0" w:color="auto"/>
          </w:divBdr>
        </w:div>
        <w:div w:id="21903765">
          <w:marLeft w:val="480"/>
          <w:marRight w:val="0"/>
          <w:marTop w:val="0"/>
          <w:marBottom w:val="0"/>
          <w:divBdr>
            <w:top w:val="none" w:sz="0" w:space="0" w:color="auto"/>
            <w:left w:val="none" w:sz="0" w:space="0" w:color="auto"/>
            <w:bottom w:val="none" w:sz="0" w:space="0" w:color="auto"/>
            <w:right w:val="none" w:sz="0" w:space="0" w:color="auto"/>
          </w:divBdr>
        </w:div>
        <w:div w:id="22484984">
          <w:marLeft w:val="480"/>
          <w:marRight w:val="0"/>
          <w:marTop w:val="0"/>
          <w:marBottom w:val="0"/>
          <w:divBdr>
            <w:top w:val="none" w:sz="0" w:space="0" w:color="auto"/>
            <w:left w:val="none" w:sz="0" w:space="0" w:color="auto"/>
            <w:bottom w:val="none" w:sz="0" w:space="0" w:color="auto"/>
            <w:right w:val="none" w:sz="0" w:space="0" w:color="auto"/>
          </w:divBdr>
        </w:div>
        <w:div w:id="38014174">
          <w:marLeft w:val="480"/>
          <w:marRight w:val="0"/>
          <w:marTop w:val="0"/>
          <w:marBottom w:val="0"/>
          <w:divBdr>
            <w:top w:val="none" w:sz="0" w:space="0" w:color="auto"/>
            <w:left w:val="none" w:sz="0" w:space="0" w:color="auto"/>
            <w:bottom w:val="none" w:sz="0" w:space="0" w:color="auto"/>
            <w:right w:val="none" w:sz="0" w:space="0" w:color="auto"/>
          </w:divBdr>
        </w:div>
        <w:div w:id="111169921">
          <w:marLeft w:val="480"/>
          <w:marRight w:val="0"/>
          <w:marTop w:val="0"/>
          <w:marBottom w:val="0"/>
          <w:divBdr>
            <w:top w:val="none" w:sz="0" w:space="0" w:color="auto"/>
            <w:left w:val="none" w:sz="0" w:space="0" w:color="auto"/>
            <w:bottom w:val="none" w:sz="0" w:space="0" w:color="auto"/>
            <w:right w:val="none" w:sz="0" w:space="0" w:color="auto"/>
          </w:divBdr>
        </w:div>
        <w:div w:id="144590065">
          <w:marLeft w:val="480"/>
          <w:marRight w:val="0"/>
          <w:marTop w:val="0"/>
          <w:marBottom w:val="0"/>
          <w:divBdr>
            <w:top w:val="none" w:sz="0" w:space="0" w:color="auto"/>
            <w:left w:val="none" w:sz="0" w:space="0" w:color="auto"/>
            <w:bottom w:val="none" w:sz="0" w:space="0" w:color="auto"/>
            <w:right w:val="none" w:sz="0" w:space="0" w:color="auto"/>
          </w:divBdr>
        </w:div>
        <w:div w:id="152651708">
          <w:marLeft w:val="480"/>
          <w:marRight w:val="0"/>
          <w:marTop w:val="0"/>
          <w:marBottom w:val="0"/>
          <w:divBdr>
            <w:top w:val="none" w:sz="0" w:space="0" w:color="auto"/>
            <w:left w:val="none" w:sz="0" w:space="0" w:color="auto"/>
            <w:bottom w:val="none" w:sz="0" w:space="0" w:color="auto"/>
            <w:right w:val="none" w:sz="0" w:space="0" w:color="auto"/>
          </w:divBdr>
        </w:div>
        <w:div w:id="167867652">
          <w:marLeft w:val="480"/>
          <w:marRight w:val="0"/>
          <w:marTop w:val="0"/>
          <w:marBottom w:val="0"/>
          <w:divBdr>
            <w:top w:val="none" w:sz="0" w:space="0" w:color="auto"/>
            <w:left w:val="none" w:sz="0" w:space="0" w:color="auto"/>
            <w:bottom w:val="none" w:sz="0" w:space="0" w:color="auto"/>
            <w:right w:val="none" w:sz="0" w:space="0" w:color="auto"/>
          </w:divBdr>
        </w:div>
        <w:div w:id="194200243">
          <w:marLeft w:val="480"/>
          <w:marRight w:val="0"/>
          <w:marTop w:val="0"/>
          <w:marBottom w:val="0"/>
          <w:divBdr>
            <w:top w:val="none" w:sz="0" w:space="0" w:color="auto"/>
            <w:left w:val="none" w:sz="0" w:space="0" w:color="auto"/>
            <w:bottom w:val="none" w:sz="0" w:space="0" w:color="auto"/>
            <w:right w:val="none" w:sz="0" w:space="0" w:color="auto"/>
          </w:divBdr>
        </w:div>
        <w:div w:id="196351752">
          <w:marLeft w:val="480"/>
          <w:marRight w:val="0"/>
          <w:marTop w:val="0"/>
          <w:marBottom w:val="0"/>
          <w:divBdr>
            <w:top w:val="none" w:sz="0" w:space="0" w:color="auto"/>
            <w:left w:val="none" w:sz="0" w:space="0" w:color="auto"/>
            <w:bottom w:val="none" w:sz="0" w:space="0" w:color="auto"/>
            <w:right w:val="none" w:sz="0" w:space="0" w:color="auto"/>
          </w:divBdr>
        </w:div>
        <w:div w:id="229972739">
          <w:marLeft w:val="480"/>
          <w:marRight w:val="0"/>
          <w:marTop w:val="0"/>
          <w:marBottom w:val="0"/>
          <w:divBdr>
            <w:top w:val="none" w:sz="0" w:space="0" w:color="auto"/>
            <w:left w:val="none" w:sz="0" w:space="0" w:color="auto"/>
            <w:bottom w:val="none" w:sz="0" w:space="0" w:color="auto"/>
            <w:right w:val="none" w:sz="0" w:space="0" w:color="auto"/>
          </w:divBdr>
        </w:div>
        <w:div w:id="272984086">
          <w:marLeft w:val="480"/>
          <w:marRight w:val="0"/>
          <w:marTop w:val="0"/>
          <w:marBottom w:val="0"/>
          <w:divBdr>
            <w:top w:val="none" w:sz="0" w:space="0" w:color="auto"/>
            <w:left w:val="none" w:sz="0" w:space="0" w:color="auto"/>
            <w:bottom w:val="none" w:sz="0" w:space="0" w:color="auto"/>
            <w:right w:val="none" w:sz="0" w:space="0" w:color="auto"/>
          </w:divBdr>
        </w:div>
        <w:div w:id="333653471">
          <w:marLeft w:val="480"/>
          <w:marRight w:val="0"/>
          <w:marTop w:val="0"/>
          <w:marBottom w:val="0"/>
          <w:divBdr>
            <w:top w:val="none" w:sz="0" w:space="0" w:color="auto"/>
            <w:left w:val="none" w:sz="0" w:space="0" w:color="auto"/>
            <w:bottom w:val="none" w:sz="0" w:space="0" w:color="auto"/>
            <w:right w:val="none" w:sz="0" w:space="0" w:color="auto"/>
          </w:divBdr>
        </w:div>
        <w:div w:id="413353939">
          <w:marLeft w:val="480"/>
          <w:marRight w:val="0"/>
          <w:marTop w:val="0"/>
          <w:marBottom w:val="0"/>
          <w:divBdr>
            <w:top w:val="none" w:sz="0" w:space="0" w:color="auto"/>
            <w:left w:val="none" w:sz="0" w:space="0" w:color="auto"/>
            <w:bottom w:val="none" w:sz="0" w:space="0" w:color="auto"/>
            <w:right w:val="none" w:sz="0" w:space="0" w:color="auto"/>
          </w:divBdr>
        </w:div>
        <w:div w:id="512109372">
          <w:marLeft w:val="480"/>
          <w:marRight w:val="0"/>
          <w:marTop w:val="0"/>
          <w:marBottom w:val="0"/>
          <w:divBdr>
            <w:top w:val="none" w:sz="0" w:space="0" w:color="auto"/>
            <w:left w:val="none" w:sz="0" w:space="0" w:color="auto"/>
            <w:bottom w:val="none" w:sz="0" w:space="0" w:color="auto"/>
            <w:right w:val="none" w:sz="0" w:space="0" w:color="auto"/>
          </w:divBdr>
        </w:div>
        <w:div w:id="552622408">
          <w:marLeft w:val="480"/>
          <w:marRight w:val="0"/>
          <w:marTop w:val="0"/>
          <w:marBottom w:val="0"/>
          <w:divBdr>
            <w:top w:val="none" w:sz="0" w:space="0" w:color="auto"/>
            <w:left w:val="none" w:sz="0" w:space="0" w:color="auto"/>
            <w:bottom w:val="none" w:sz="0" w:space="0" w:color="auto"/>
            <w:right w:val="none" w:sz="0" w:space="0" w:color="auto"/>
          </w:divBdr>
        </w:div>
        <w:div w:id="650253431">
          <w:marLeft w:val="480"/>
          <w:marRight w:val="0"/>
          <w:marTop w:val="0"/>
          <w:marBottom w:val="0"/>
          <w:divBdr>
            <w:top w:val="none" w:sz="0" w:space="0" w:color="auto"/>
            <w:left w:val="none" w:sz="0" w:space="0" w:color="auto"/>
            <w:bottom w:val="none" w:sz="0" w:space="0" w:color="auto"/>
            <w:right w:val="none" w:sz="0" w:space="0" w:color="auto"/>
          </w:divBdr>
        </w:div>
        <w:div w:id="663556377">
          <w:marLeft w:val="480"/>
          <w:marRight w:val="0"/>
          <w:marTop w:val="0"/>
          <w:marBottom w:val="0"/>
          <w:divBdr>
            <w:top w:val="none" w:sz="0" w:space="0" w:color="auto"/>
            <w:left w:val="none" w:sz="0" w:space="0" w:color="auto"/>
            <w:bottom w:val="none" w:sz="0" w:space="0" w:color="auto"/>
            <w:right w:val="none" w:sz="0" w:space="0" w:color="auto"/>
          </w:divBdr>
        </w:div>
        <w:div w:id="664284668">
          <w:marLeft w:val="480"/>
          <w:marRight w:val="0"/>
          <w:marTop w:val="0"/>
          <w:marBottom w:val="0"/>
          <w:divBdr>
            <w:top w:val="none" w:sz="0" w:space="0" w:color="auto"/>
            <w:left w:val="none" w:sz="0" w:space="0" w:color="auto"/>
            <w:bottom w:val="none" w:sz="0" w:space="0" w:color="auto"/>
            <w:right w:val="none" w:sz="0" w:space="0" w:color="auto"/>
          </w:divBdr>
        </w:div>
        <w:div w:id="685205368">
          <w:marLeft w:val="480"/>
          <w:marRight w:val="0"/>
          <w:marTop w:val="0"/>
          <w:marBottom w:val="0"/>
          <w:divBdr>
            <w:top w:val="none" w:sz="0" w:space="0" w:color="auto"/>
            <w:left w:val="none" w:sz="0" w:space="0" w:color="auto"/>
            <w:bottom w:val="none" w:sz="0" w:space="0" w:color="auto"/>
            <w:right w:val="none" w:sz="0" w:space="0" w:color="auto"/>
          </w:divBdr>
        </w:div>
        <w:div w:id="727146843">
          <w:marLeft w:val="480"/>
          <w:marRight w:val="0"/>
          <w:marTop w:val="0"/>
          <w:marBottom w:val="0"/>
          <w:divBdr>
            <w:top w:val="none" w:sz="0" w:space="0" w:color="auto"/>
            <w:left w:val="none" w:sz="0" w:space="0" w:color="auto"/>
            <w:bottom w:val="none" w:sz="0" w:space="0" w:color="auto"/>
            <w:right w:val="none" w:sz="0" w:space="0" w:color="auto"/>
          </w:divBdr>
        </w:div>
        <w:div w:id="746224203">
          <w:marLeft w:val="480"/>
          <w:marRight w:val="0"/>
          <w:marTop w:val="0"/>
          <w:marBottom w:val="0"/>
          <w:divBdr>
            <w:top w:val="none" w:sz="0" w:space="0" w:color="auto"/>
            <w:left w:val="none" w:sz="0" w:space="0" w:color="auto"/>
            <w:bottom w:val="none" w:sz="0" w:space="0" w:color="auto"/>
            <w:right w:val="none" w:sz="0" w:space="0" w:color="auto"/>
          </w:divBdr>
        </w:div>
        <w:div w:id="754131961">
          <w:marLeft w:val="480"/>
          <w:marRight w:val="0"/>
          <w:marTop w:val="0"/>
          <w:marBottom w:val="0"/>
          <w:divBdr>
            <w:top w:val="none" w:sz="0" w:space="0" w:color="auto"/>
            <w:left w:val="none" w:sz="0" w:space="0" w:color="auto"/>
            <w:bottom w:val="none" w:sz="0" w:space="0" w:color="auto"/>
            <w:right w:val="none" w:sz="0" w:space="0" w:color="auto"/>
          </w:divBdr>
        </w:div>
        <w:div w:id="798691695">
          <w:marLeft w:val="480"/>
          <w:marRight w:val="0"/>
          <w:marTop w:val="0"/>
          <w:marBottom w:val="0"/>
          <w:divBdr>
            <w:top w:val="none" w:sz="0" w:space="0" w:color="auto"/>
            <w:left w:val="none" w:sz="0" w:space="0" w:color="auto"/>
            <w:bottom w:val="none" w:sz="0" w:space="0" w:color="auto"/>
            <w:right w:val="none" w:sz="0" w:space="0" w:color="auto"/>
          </w:divBdr>
        </w:div>
        <w:div w:id="852379119">
          <w:marLeft w:val="480"/>
          <w:marRight w:val="0"/>
          <w:marTop w:val="0"/>
          <w:marBottom w:val="0"/>
          <w:divBdr>
            <w:top w:val="none" w:sz="0" w:space="0" w:color="auto"/>
            <w:left w:val="none" w:sz="0" w:space="0" w:color="auto"/>
            <w:bottom w:val="none" w:sz="0" w:space="0" w:color="auto"/>
            <w:right w:val="none" w:sz="0" w:space="0" w:color="auto"/>
          </w:divBdr>
        </w:div>
        <w:div w:id="1130198786">
          <w:marLeft w:val="480"/>
          <w:marRight w:val="0"/>
          <w:marTop w:val="0"/>
          <w:marBottom w:val="0"/>
          <w:divBdr>
            <w:top w:val="none" w:sz="0" w:space="0" w:color="auto"/>
            <w:left w:val="none" w:sz="0" w:space="0" w:color="auto"/>
            <w:bottom w:val="none" w:sz="0" w:space="0" w:color="auto"/>
            <w:right w:val="none" w:sz="0" w:space="0" w:color="auto"/>
          </w:divBdr>
        </w:div>
        <w:div w:id="1146047160">
          <w:marLeft w:val="480"/>
          <w:marRight w:val="0"/>
          <w:marTop w:val="0"/>
          <w:marBottom w:val="0"/>
          <w:divBdr>
            <w:top w:val="none" w:sz="0" w:space="0" w:color="auto"/>
            <w:left w:val="none" w:sz="0" w:space="0" w:color="auto"/>
            <w:bottom w:val="none" w:sz="0" w:space="0" w:color="auto"/>
            <w:right w:val="none" w:sz="0" w:space="0" w:color="auto"/>
          </w:divBdr>
        </w:div>
        <w:div w:id="1147434386">
          <w:marLeft w:val="480"/>
          <w:marRight w:val="0"/>
          <w:marTop w:val="0"/>
          <w:marBottom w:val="0"/>
          <w:divBdr>
            <w:top w:val="none" w:sz="0" w:space="0" w:color="auto"/>
            <w:left w:val="none" w:sz="0" w:space="0" w:color="auto"/>
            <w:bottom w:val="none" w:sz="0" w:space="0" w:color="auto"/>
            <w:right w:val="none" w:sz="0" w:space="0" w:color="auto"/>
          </w:divBdr>
        </w:div>
        <w:div w:id="1165634880">
          <w:marLeft w:val="480"/>
          <w:marRight w:val="0"/>
          <w:marTop w:val="0"/>
          <w:marBottom w:val="0"/>
          <w:divBdr>
            <w:top w:val="none" w:sz="0" w:space="0" w:color="auto"/>
            <w:left w:val="none" w:sz="0" w:space="0" w:color="auto"/>
            <w:bottom w:val="none" w:sz="0" w:space="0" w:color="auto"/>
            <w:right w:val="none" w:sz="0" w:space="0" w:color="auto"/>
          </w:divBdr>
        </w:div>
        <w:div w:id="1171337891">
          <w:marLeft w:val="480"/>
          <w:marRight w:val="0"/>
          <w:marTop w:val="0"/>
          <w:marBottom w:val="0"/>
          <w:divBdr>
            <w:top w:val="none" w:sz="0" w:space="0" w:color="auto"/>
            <w:left w:val="none" w:sz="0" w:space="0" w:color="auto"/>
            <w:bottom w:val="none" w:sz="0" w:space="0" w:color="auto"/>
            <w:right w:val="none" w:sz="0" w:space="0" w:color="auto"/>
          </w:divBdr>
        </w:div>
        <w:div w:id="1179082128">
          <w:marLeft w:val="480"/>
          <w:marRight w:val="0"/>
          <w:marTop w:val="0"/>
          <w:marBottom w:val="0"/>
          <w:divBdr>
            <w:top w:val="none" w:sz="0" w:space="0" w:color="auto"/>
            <w:left w:val="none" w:sz="0" w:space="0" w:color="auto"/>
            <w:bottom w:val="none" w:sz="0" w:space="0" w:color="auto"/>
            <w:right w:val="none" w:sz="0" w:space="0" w:color="auto"/>
          </w:divBdr>
        </w:div>
        <w:div w:id="1180046673">
          <w:marLeft w:val="480"/>
          <w:marRight w:val="0"/>
          <w:marTop w:val="0"/>
          <w:marBottom w:val="0"/>
          <w:divBdr>
            <w:top w:val="none" w:sz="0" w:space="0" w:color="auto"/>
            <w:left w:val="none" w:sz="0" w:space="0" w:color="auto"/>
            <w:bottom w:val="none" w:sz="0" w:space="0" w:color="auto"/>
            <w:right w:val="none" w:sz="0" w:space="0" w:color="auto"/>
          </w:divBdr>
        </w:div>
        <w:div w:id="1198356165">
          <w:marLeft w:val="480"/>
          <w:marRight w:val="0"/>
          <w:marTop w:val="0"/>
          <w:marBottom w:val="0"/>
          <w:divBdr>
            <w:top w:val="none" w:sz="0" w:space="0" w:color="auto"/>
            <w:left w:val="none" w:sz="0" w:space="0" w:color="auto"/>
            <w:bottom w:val="none" w:sz="0" w:space="0" w:color="auto"/>
            <w:right w:val="none" w:sz="0" w:space="0" w:color="auto"/>
          </w:divBdr>
        </w:div>
        <w:div w:id="1271204852">
          <w:marLeft w:val="480"/>
          <w:marRight w:val="0"/>
          <w:marTop w:val="0"/>
          <w:marBottom w:val="0"/>
          <w:divBdr>
            <w:top w:val="none" w:sz="0" w:space="0" w:color="auto"/>
            <w:left w:val="none" w:sz="0" w:space="0" w:color="auto"/>
            <w:bottom w:val="none" w:sz="0" w:space="0" w:color="auto"/>
            <w:right w:val="none" w:sz="0" w:space="0" w:color="auto"/>
          </w:divBdr>
        </w:div>
        <w:div w:id="1272856295">
          <w:marLeft w:val="480"/>
          <w:marRight w:val="0"/>
          <w:marTop w:val="0"/>
          <w:marBottom w:val="0"/>
          <w:divBdr>
            <w:top w:val="none" w:sz="0" w:space="0" w:color="auto"/>
            <w:left w:val="none" w:sz="0" w:space="0" w:color="auto"/>
            <w:bottom w:val="none" w:sz="0" w:space="0" w:color="auto"/>
            <w:right w:val="none" w:sz="0" w:space="0" w:color="auto"/>
          </w:divBdr>
        </w:div>
        <w:div w:id="1312829137">
          <w:marLeft w:val="480"/>
          <w:marRight w:val="0"/>
          <w:marTop w:val="0"/>
          <w:marBottom w:val="0"/>
          <w:divBdr>
            <w:top w:val="none" w:sz="0" w:space="0" w:color="auto"/>
            <w:left w:val="none" w:sz="0" w:space="0" w:color="auto"/>
            <w:bottom w:val="none" w:sz="0" w:space="0" w:color="auto"/>
            <w:right w:val="none" w:sz="0" w:space="0" w:color="auto"/>
          </w:divBdr>
        </w:div>
        <w:div w:id="1380083913">
          <w:marLeft w:val="480"/>
          <w:marRight w:val="0"/>
          <w:marTop w:val="0"/>
          <w:marBottom w:val="0"/>
          <w:divBdr>
            <w:top w:val="none" w:sz="0" w:space="0" w:color="auto"/>
            <w:left w:val="none" w:sz="0" w:space="0" w:color="auto"/>
            <w:bottom w:val="none" w:sz="0" w:space="0" w:color="auto"/>
            <w:right w:val="none" w:sz="0" w:space="0" w:color="auto"/>
          </w:divBdr>
        </w:div>
        <w:div w:id="1416170750">
          <w:marLeft w:val="480"/>
          <w:marRight w:val="0"/>
          <w:marTop w:val="0"/>
          <w:marBottom w:val="0"/>
          <w:divBdr>
            <w:top w:val="none" w:sz="0" w:space="0" w:color="auto"/>
            <w:left w:val="none" w:sz="0" w:space="0" w:color="auto"/>
            <w:bottom w:val="none" w:sz="0" w:space="0" w:color="auto"/>
            <w:right w:val="none" w:sz="0" w:space="0" w:color="auto"/>
          </w:divBdr>
        </w:div>
        <w:div w:id="1433939135">
          <w:marLeft w:val="480"/>
          <w:marRight w:val="0"/>
          <w:marTop w:val="0"/>
          <w:marBottom w:val="0"/>
          <w:divBdr>
            <w:top w:val="none" w:sz="0" w:space="0" w:color="auto"/>
            <w:left w:val="none" w:sz="0" w:space="0" w:color="auto"/>
            <w:bottom w:val="none" w:sz="0" w:space="0" w:color="auto"/>
            <w:right w:val="none" w:sz="0" w:space="0" w:color="auto"/>
          </w:divBdr>
        </w:div>
        <w:div w:id="1447113481">
          <w:marLeft w:val="480"/>
          <w:marRight w:val="0"/>
          <w:marTop w:val="0"/>
          <w:marBottom w:val="0"/>
          <w:divBdr>
            <w:top w:val="none" w:sz="0" w:space="0" w:color="auto"/>
            <w:left w:val="none" w:sz="0" w:space="0" w:color="auto"/>
            <w:bottom w:val="none" w:sz="0" w:space="0" w:color="auto"/>
            <w:right w:val="none" w:sz="0" w:space="0" w:color="auto"/>
          </w:divBdr>
        </w:div>
        <w:div w:id="1452364408">
          <w:marLeft w:val="480"/>
          <w:marRight w:val="0"/>
          <w:marTop w:val="0"/>
          <w:marBottom w:val="0"/>
          <w:divBdr>
            <w:top w:val="none" w:sz="0" w:space="0" w:color="auto"/>
            <w:left w:val="none" w:sz="0" w:space="0" w:color="auto"/>
            <w:bottom w:val="none" w:sz="0" w:space="0" w:color="auto"/>
            <w:right w:val="none" w:sz="0" w:space="0" w:color="auto"/>
          </w:divBdr>
        </w:div>
        <w:div w:id="1545873435">
          <w:marLeft w:val="480"/>
          <w:marRight w:val="0"/>
          <w:marTop w:val="0"/>
          <w:marBottom w:val="0"/>
          <w:divBdr>
            <w:top w:val="none" w:sz="0" w:space="0" w:color="auto"/>
            <w:left w:val="none" w:sz="0" w:space="0" w:color="auto"/>
            <w:bottom w:val="none" w:sz="0" w:space="0" w:color="auto"/>
            <w:right w:val="none" w:sz="0" w:space="0" w:color="auto"/>
          </w:divBdr>
        </w:div>
        <w:div w:id="1619793008">
          <w:marLeft w:val="480"/>
          <w:marRight w:val="0"/>
          <w:marTop w:val="0"/>
          <w:marBottom w:val="0"/>
          <w:divBdr>
            <w:top w:val="none" w:sz="0" w:space="0" w:color="auto"/>
            <w:left w:val="none" w:sz="0" w:space="0" w:color="auto"/>
            <w:bottom w:val="none" w:sz="0" w:space="0" w:color="auto"/>
            <w:right w:val="none" w:sz="0" w:space="0" w:color="auto"/>
          </w:divBdr>
        </w:div>
        <w:div w:id="1683775184">
          <w:marLeft w:val="480"/>
          <w:marRight w:val="0"/>
          <w:marTop w:val="0"/>
          <w:marBottom w:val="0"/>
          <w:divBdr>
            <w:top w:val="none" w:sz="0" w:space="0" w:color="auto"/>
            <w:left w:val="none" w:sz="0" w:space="0" w:color="auto"/>
            <w:bottom w:val="none" w:sz="0" w:space="0" w:color="auto"/>
            <w:right w:val="none" w:sz="0" w:space="0" w:color="auto"/>
          </w:divBdr>
        </w:div>
        <w:div w:id="1698577367">
          <w:marLeft w:val="480"/>
          <w:marRight w:val="0"/>
          <w:marTop w:val="0"/>
          <w:marBottom w:val="0"/>
          <w:divBdr>
            <w:top w:val="none" w:sz="0" w:space="0" w:color="auto"/>
            <w:left w:val="none" w:sz="0" w:space="0" w:color="auto"/>
            <w:bottom w:val="none" w:sz="0" w:space="0" w:color="auto"/>
            <w:right w:val="none" w:sz="0" w:space="0" w:color="auto"/>
          </w:divBdr>
        </w:div>
        <w:div w:id="1783524948">
          <w:marLeft w:val="480"/>
          <w:marRight w:val="0"/>
          <w:marTop w:val="0"/>
          <w:marBottom w:val="0"/>
          <w:divBdr>
            <w:top w:val="none" w:sz="0" w:space="0" w:color="auto"/>
            <w:left w:val="none" w:sz="0" w:space="0" w:color="auto"/>
            <w:bottom w:val="none" w:sz="0" w:space="0" w:color="auto"/>
            <w:right w:val="none" w:sz="0" w:space="0" w:color="auto"/>
          </w:divBdr>
        </w:div>
        <w:div w:id="1786848782">
          <w:marLeft w:val="480"/>
          <w:marRight w:val="0"/>
          <w:marTop w:val="0"/>
          <w:marBottom w:val="0"/>
          <w:divBdr>
            <w:top w:val="none" w:sz="0" w:space="0" w:color="auto"/>
            <w:left w:val="none" w:sz="0" w:space="0" w:color="auto"/>
            <w:bottom w:val="none" w:sz="0" w:space="0" w:color="auto"/>
            <w:right w:val="none" w:sz="0" w:space="0" w:color="auto"/>
          </w:divBdr>
        </w:div>
        <w:div w:id="1787964528">
          <w:marLeft w:val="480"/>
          <w:marRight w:val="0"/>
          <w:marTop w:val="0"/>
          <w:marBottom w:val="0"/>
          <w:divBdr>
            <w:top w:val="none" w:sz="0" w:space="0" w:color="auto"/>
            <w:left w:val="none" w:sz="0" w:space="0" w:color="auto"/>
            <w:bottom w:val="none" w:sz="0" w:space="0" w:color="auto"/>
            <w:right w:val="none" w:sz="0" w:space="0" w:color="auto"/>
          </w:divBdr>
        </w:div>
        <w:div w:id="1805467354">
          <w:marLeft w:val="480"/>
          <w:marRight w:val="0"/>
          <w:marTop w:val="0"/>
          <w:marBottom w:val="0"/>
          <w:divBdr>
            <w:top w:val="none" w:sz="0" w:space="0" w:color="auto"/>
            <w:left w:val="none" w:sz="0" w:space="0" w:color="auto"/>
            <w:bottom w:val="none" w:sz="0" w:space="0" w:color="auto"/>
            <w:right w:val="none" w:sz="0" w:space="0" w:color="auto"/>
          </w:divBdr>
        </w:div>
        <w:div w:id="1813938010">
          <w:marLeft w:val="480"/>
          <w:marRight w:val="0"/>
          <w:marTop w:val="0"/>
          <w:marBottom w:val="0"/>
          <w:divBdr>
            <w:top w:val="none" w:sz="0" w:space="0" w:color="auto"/>
            <w:left w:val="none" w:sz="0" w:space="0" w:color="auto"/>
            <w:bottom w:val="none" w:sz="0" w:space="0" w:color="auto"/>
            <w:right w:val="none" w:sz="0" w:space="0" w:color="auto"/>
          </w:divBdr>
        </w:div>
        <w:div w:id="1817530890">
          <w:marLeft w:val="480"/>
          <w:marRight w:val="0"/>
          <w:marTop w:val="0"/>
          <w:marBottom w:val="0"/>
          <w:divBdr>
            <w:top w:val="none" w:sz="0" w:space="0" w:color="auto"/>
            <w:left w:val="none" w:sz="0" w:space="0" w:color="auto"/>
            <w:bottom w:val="none" w:sz="0" w:space="0" w:color="auto"/>
            <w:right w:val="none" w:sz="0" w:space="0" w:color="auto"/>
          </w:divBdr>
        </w:div>
        <w:div w:id="1820880320">
          <w:marLeft w:val="480"/>
          <w:marRight w:val="0"/>
          <w:marTop w:val="0"/>
          <w:marBottom w:val="0"/>
          <w:divBdr>
            <w:top w:val="none" w:sz="0" w:space="0" w:color="auto"/>
            <w:left w:val="none" w:sz="0" w:space="0" w:color="auto"/>
            <w:bottom w:val="none" w:sz="0" w:space="0" w:color="auto"/>
            <w:right w:val="none" w:sz="0" w:space="0" w:color="auto"/>
          </w:divBdr>
        </w:div>
        <w:div w:id="1923756223">
          <w:marLeft w:val="480"/>
          <w:marRight w:val="0"/>
          <w:marTop w:val="0"/>
          <w:marBottom w:val="0"/>
          <w:divBdr>
            <w:top w:val="none" w:sz="0" w:space="0" w:color="auto"/>
            <w:left w:val="none" w:sz="0" w:space="0" w:color="auto"/>
            <w:bottom w:val="none" w:sz="0" w:space="0" w:color="auto"/>
            <w:right w:val="none" w:sz="0" w:space="0" w:color="auto"/>
          </w:divBdr>
        </w:div>
        <w:div w:id="1932198418">
          <w:marLeft w:val="480"/>
          <w:marRight w:val="0"/>
          <w:marTop w:val="0"/>
          <w:marBottom w:val="0"/>
          <w:divBdr>
            <w:top w:val="none" w:sz="0" w:space="0" w:color="auto"/>
            <w:left w:val="none" w:sz="0" w:space="0" w:color="auto"/>
            <w:bottom w:val="none" w:sz="0" w:space="0" w:color="auto"/>
            <w:right w:val="none" w:sz="0" w:space="0" w:color="auto"/>
          </w:divBdr>
        </w:div>
        <w:div w:id="1946962608">
          <w:marLeft w:val="480"/>
          <w:marRight w:val="0"/>
          <w:marTop w:val="0"/>
          <w:marBottom w:val="0"/>
          <w:divBdr>
            <w:top w:val="none" w:sz="0" w:space="0" w:color="auto"/>
            <w:left w:val="none" w:sz="0" w:space="0" w:color="auto"/>
            <w:bottom w:val="none" w:sz="0" w:space="0" w:color="auto"/>
            <w:right w:val="none" w:sz="0" w:space="0" w:color="auto"/>
          </w:divBdr>
        </w:div>
        <w:div w:id="1993750660">
          <w:marLeft w:val="480"/>
          <w:marRight w:val="0"/>
          <w:marTop w:val="0"/>
          <w:marBottom w:val="0"/>
          <w:divBdr>
            <w:top w:val="none" w:sz="0" w:space="0" w:color="auto"/>
            <w:left w:val="none" w:sz="0" w:space="0" w:color="auto"/>
            <w:bottom w:val="none" w:sz="0" w:space="0" w:color="auto"/>
            <w:right w:val="none" w:sz="0" w:space="0" w:color="auto"/>
          </w:divBdr>
        </w:div>
        <w:div w:id="2037343202">
          <w:marLeft w:val="480"/>
          <w:marRight w:val="0"/>
          <w:marTop w:val="0"/>
          <w:marBottom w:val="0"/>
          <w:divBdr>
            <w:top w:val="none" w:sz="0" w:space="0" w:color="auto"/>
            <w:left w:val="none" w:sz="0" w:space="0" w:color="auto"/>
            <w:bottom w:val="none" w:sz="0" w:space="0" w:color="auto"/>
            <w:right w:val="none" w:sz="0" w:space="0" w:color="auto"/>
          </w:divBdr>
        </w:div>
        <w:div w:id="2047096260">
          <w:marLeft w:val="480"/>
          <w:marRight w:val="0"/>
          <w:marTop w:val="0"/>
          <w:marBottom w:val="0"/>
          <w:divBdr>
            <w:top w:val="none" w:sz="0" w:space="0" w:color="auto"/>
            <w:left w:val="none" w:sz="0" w:space="0" w:color="auto"/>
            <w:bottom w:val="none" w:sz="0" w:space="0" w:color="auto"/>
            <w:right w:val="none" w:sz="0" w:space="0" w:color="auto"/>
          </w:divBdr>
        </w:div>
      </w:divsChild>
    </w:div>
    <w:div w:id="609241035">
      <w:bodyDiv w:val="1"/>
      <w:marLeft w:val="0"/>
      <w:marRight w:val="0"/>
      <w:marTop w:val="0"/>
      <w:marBottom w:val="0"/>
      <w:divBdr>
        <w:top w:val="none" w:sz="0" w:space="0" w:color="auto"/>
        <w:left w:val="none" w:sz="0" w:space="0" w:color="auto"/>
        <w:bottom w:val="none" w:sz="0" w:space="0" w:color="auto"/>
        <w:right w:val="none" w:sz="0" w:space="0" w:color="auto"/>
      </w:divBdr>
    </w:div>
    <w:div w:id="609357947">
      <w:marLeft w:val="640"/>
      <w:marRight w:val="0"/>
      <w:marTop w:val="0"/>
      <w:marBottom w:val="0"/>
      <w:divBdr>
        <w:top w:val="none" w:sz="0" w:space="0" w:color="auto"/>
        <w:left w:val="none" w:sz="0" w:space="0" w:color="auto"/>
        <w:bottom w:val="none" w:sz="0" w:space="0" w:color="auto"/>
        <w:right w:val="none" w:sz="0" w:space="0" w:color="auto"/>
      </w:divBdr>
    </w:div>
    <w:div w:id="609437577">
      <w:marLeft w:val="640"/>
      <w:marRight w:val="0"/>
      <w:marTop w:val="0"/>
      <w:marBottom w:val="0"/>
      <w:divBdr>
        <w:top w:val="none" w:sz="0" w:space="0" w:color="auto"/>
        <w:left w:val="none" w:sz="0" w:space="0" w:color="auto"/>
        <w:bottom w:val="none" w:sz="0" w:space="0" w:color="auto"/>
        <w:right w:val="none" w:sz="0" w:space="0" w:color="auto"/>
      </w:divBdr>
    </w:div>
    <w:div w:id="611862432">
      <w:bodyDiv w:val="1"/>
      <w:marLeft w:val="0"/>
      <w:marRight w:val="0"/>
      <w:marTop w:val="0"/>
      <w:marBottom w:val="0"/>
      <w:divBdr>
        <w:top w:val="none" w:sz="0" w:space="0" w:color="auto"/>
        <w:left w:val="none" w:sz="0" w:space="0" w:color="auto"/>
        <w:bottom w:val="none" w:sz="0" w:space="0" w:color="auto"/>
        <w:right w:val="none" w:sz="0" w:space="0" w:color="auto"/>
      </w:divBdr>
      <w:divsChild>
        <w:div w:id="8027542">
          <w:marLeft w:val="480"/>
          <w:marRight w:val="0"/>
          <w:marTop w:val="0"/>
          <w:marBottom w:val="0"/>
          <w:divBdr>
            <w:top w:val="none" w:sz="0" w:space="0" w:color="auto"/>
            <w:left w:val="none" w:sz="0" w:space="0" w:color="auto"/>
            <w:bottom w:val="none" w:sz="0" w:space="0" w:color="auto"/>
            <w:right w:val="none" w:sz="0" w:space="0" w:color="auto"/>
          </w:divBdr>
        </w:div>
        <w:div w:id="20323291">
          <w:marLeft w:val="480"/>
          <w:marRight w:val="0"/>
          <w:marTop w:val="0"/>
          <w:marBottom w:val="0"/>
          <w:divBdr>
            <w:top w:val="none" w:sz="0" w:space="0" w:color="auto"/>
            <w:left w:val="none" w:sz="0" w:space="0" w:color="auto"/>
            <w:bottom w:val="none" w:sz="0" w:space="0" w:color="auto"/>
            <w:right w:val="none" w:sz="0" w:space="0" w:color="auto"/>
          </w:divBdr>
        </w:div>
        <w:div w:id="34695207">
          <w:marLeft w:val="480"/>
          <w:marRight w:val="0"/>
          <w:marTop w:val="0"/>
          <w:marBottom w:val="0"/>
          <w:divBdr>
            <w:top w:val="none" w:sz="0" w:space="0" w:color="auto"/>
            <w:left w:val="none" w:sz="0" w:space="0" w:color="auto"/>
            <w:bottom w:val="none" w:sz="0" w:space="0" w:color="auto"/>
            <w:right w:val="none" w:sz="0" w:space="0" w:color="auto"/>
          </w:divBdr>
        </w:div>
        <w:div w:id="90322838">
          <w:marLeft w:val="480"/>
          <w:marRight w:val="0"/>
          <w:marTop w:val="0"/>
          <w:marBottom w:val="0"/>
          <w:divBdr>
            <w:top w:val="none" w:sz="0" w:space="0" w:color="auto"/>
            <w:left w:val="none" w:sz="0" w:space="0" w:color="auto"/>
            <w:bottom w:val="none" w:sz="0" w:space="0" w:color="auto"/>
            <w:right w:val="none" w:sz="0" w:space="0" w:color="auto"/>
          </w:divBdr>
        </w:div>
        <w:div w:id="111099309">
          <w:marLeft w:val="480"/>
          <w:marRight w:val="0"/>
          <w:marTop w:val="0"/>
          <w:marBottom w:val="0"/>
          <w:divBdr>
            <w:top w:val="none" w:sz="0" w:space="0" w:color="auto"/>
            <w:left w:val="none" w:sz="0" w:space="0" w:color="auto"/>
            <w:bottom w:val="none" w:sz="0" w:space="0" w:color="auto"/>
            <w:right w:val="none" w:sz="0" w:space="0" w:color="auto"/>
          </w:divBdr>
        </w:div>
        <w:div w:id="115565964">
          <w:marLeft w:val="480"/>
          <w:marRight w:val="0"/>
          <w:marTop w:val="0"/>
          <w:marBottom w:val="0"/>
          <w:divBdr>
            <w:top w:val="none" w:sz="0" w:space="0" w:color="auto"/>
            <w:left w:val="none" w:sz="0" w:space="0" w:color="auto"/>
            <w:bottom w:val="none" w:sz="0" w:space="0" w:color="auto"/>
            <w:right w:val="none" w:sz="0" w:space="0" w:color="auto"/>
          </w:divBdr>
        </w:div>
        <w:div w:id="136380724">
          <w:marLeft w:val="480"/>
          <w:marRight w:val="0"/>
          <w:marTop w:val="0"/>
          <w:marBottom w:val="0"/>
          <w:divBdr>
            <w:top w:val="none" w:sz="0" w:space="0" w:color="auto"/>
            <w:left w:val="none" w:sz="0" w:space="0" w:color="auto"/>
            <w:bottom w:val="none" w:sz="0" w:space="0" w:color="auto"/>
            <w:right w:val="none" w:sz="0" w:space="0" w:color="auto"/>
          </w:divBdr>
        </w:div>
        <w:div w:id="228198168">
          <w:marLeft w:val="480"/>
          <w:marRight w:val="0"/>
          <w:marTop w:val="0"/>
          <w:marBottom w:val="0"/>
          <w:divBdr>
            <w:top w:val="none" w:sz="0" w:space="0" w:color="auto"/>
            <w:left w:val="none" w:sz="0" w:space="0" w:color="auto"/>
            <w:bottom w:val="none" w:sz="0" w:space="0" w:color="auto"/>
            <w:right w:val="none" w:sz="0" w:space="0" w:color="auto"/>
          </w:divBdr>
        </w:div>
        <w:div w:id="277880859">
          <w:marLeft w:val="480"/>
          <w:marRight w:val="0"/>
          <w:marTop w:val="0"/>
          <w:marBottom w:val="0"/>
          <w:divBdr>
            <w:top w:val="none" w:sz="0" w:space="0" w:color="auto"/>
            <w:left w:val="none" w:sz="0" w:space="0" w:color="auto"/>
            <w:bottom w:val="none" w:sz="0" w:space="0" w:color="auto"/>
            <w:right w:val="none" w:sz="0" w:space="0" w:color="auto"/>
          </w:divBdr>
        </w:div>
        <w:div w:id="297300253">
          <w:marLeft w:val="480"/>
          <w:marRight w:val="0"/>
          <w:marTop w:val="0"/>
          <w:marBottom w:val="0"/>
          <w:divBdr>
            <w:top w:val="none" w:sz="0" w:space="0" w:color="auto"/>
            <w:left w:val="none" w:sz="0" w:space="0" w:color="auto"/>
            <w:bottom w:val="none" w:sz="0" w:space="0" w:color="auto"/>
            <w:right w:val="none" w:sz="0" w:space="0" w:color="auto"/>
          </w:divBdr>
        </w:div>
        <w:div w:id="307520323">
          <w:marLeft w:val="480"/>
          <w:marRight w:val="0"/>
          <w:marTop w:val="0"/>
          <w:marBottom w:val="0"/>
          <w:divBdr>
            <w:top w:val="none" w:sz="0" w:space="0" w:color="auto"/>
            <w:left w:val="none" w:sz="0" w:space="0" w:color="auto"/>
            <w:bottom w:val="none" w:sz="0" w:space="0" w:color="auto"/>
            <w:right w:val="none" w:sz="0" w:space="0" w:color="auto"/>
          </w:divBdr>
        </w:div>
        <w:div w:id="329604509">
          <w:marLeft w:val="480"/>
          <w:marRight w:val="0"/>
          <w:marTop w:val="0"/>
          <w:marBottom w:val="0"/>
          <w:divBdr>
            <w:top w:val="none" w:sz="0" w:space="0" w:color="auto"/>
            <w:left w:val="none" w:sz="0" w:space="0" w:color="auto"/>
            <w:bottom w:val="none" w:sz="0" w:space="0" w:color="auto"/>
            <w:right w:val="none" w:sz="0" w:space="0" w:color="auto"/>
          </w:divBdr>
        </w:div>
        <w:div w:id="421410634">
          <w:marLeft w:val="480"/>
          <w:marRight w:val="0"/>
          <w:marTop w:val="0"/>
          <w:marBottom w:val="0"/>
          <w:divBdr>
            <w:top w:val="none" w:sz="0" w:space="0" w:color="auto"/>
            <w:left w:val="none" w:sz="0" w:space="0" w:color="auto"/>
            <w:bottom w:val="none" w:sz="0" w:space="0" w:color="auto"/>
            <w:right w:val="none" w:sz="0" w:space="0" w:color="auto"/>
          </w:divBdr>
        </w:div>
        <w:div w:id="451167805">
          <w:marLeft w:val="480"/>
          <w:marRight w:val="0"/>
          <w:marTop w:val="0"/>
          <w:marBottom w:val="0"/>
          <w:divBdr>
            <w:top w:val="none" w:sz="0" w:space="0" w:color="auto"/>
            <w:left w:val="none" w:sz="0" w:space="0" w:color="auto"/>
            <w:bottom w:val="none" w:sz="0" w:space="0" w:color="auto"/>
            <w:right w:val="none" w:sz="0" w:space="0" w:color="auto"/>
          </w:divBdr>
        </w:div>
        <w:div w:id="456874457">
          <w:marLeft w:val="480"/>
          <w:marRight w:val="0"/>
          <w:marTop w:val="0"/>
          <w:marBottom w:val="0"/>
          <w:divBdr>
            <w:top w:val="none" w:sz="0" w:space="0" w:color="auto"/>
            <w:left w:val="none" w:sz="0" w:space="0" w:color="auto"/>
            <w:bottom w:val="none" w:sz="0" w:space="0" w:color="auto"/>
            <w:right w:val="none" w:sz="0" w:space="0" w:color="auto"/>
          </w:divBdr>
        </w:div>
        <w:div w:id="473638994">
          <w:marLeft w:val="480"/>
          <w:marRight w:val="0"/>
          <w:marTop w:val="0"/>
          <w:marBottom w:val="0"/>
          <w:divBdr>
            <w:top w:val="none" w:sz="0" w:space="0" w:color="auto"/>
            <w:left w:val="none" w:sz="0" w:space="0" w:color="auto"/>
            <w:bottom w:val="none" w:sz="0" w:space="0" w:color="auto"/>
            <w:right w:val="none" w:sz="0" w:space="0" w:color="auto"/>
          </w:divBdr>
        </w:div>
        <w:div w:id="525292214">
          <w:marLeft w:val="480"/>
          <w:marRight w:val="0"/>
          <w:marTop w:val="0"/>
          <w:marBottom w:val="0"/>
          <w:divBdr>
            <w:top w:val="none" w:sz="0" w:space="0" w:color="auto"/>
            <w:left w:val="none" w:sz="0" w:space="0" w:color="auto"/>
            <w:bottom w:val="none" w:sz="0" w:space="0" w:color="auto"/>
            <w:right w:val="none" w:sz="0" w:space="0" w:color="auto"/>
          </w:divBdr>
        </w:div>
        <w:div w:id="544145693">
          <w:marLeft w:val="480"/>
          <w:marRight w:val="0"/>
          <w:marTop w:val="0"/>
          <w:marBottom w:val="0"/>
          <w:divBdr>
            <w:top w:val="none" w:sz="0" w:space="0" w:color="auto"/>
            <w:left w:val="none" w:sz="0" w:space="0" w:color="auto"/>
            <w:bottom w:val="none" w:sz="0" w:space="0" w:color="auto"/>
            <w:right w:val="none" w:sz="0" w:space="0" w:color="auto"/>
          </w:divBdr>
        </w:div>
        <w:div w:id="546450000">
          <w:marLeft w:val="480"/>
          <w:marRight w:val="0"/>
          <w:marTop w:val="0"/>
          <w:marBottom w:val="0"/>
          <w:divBdr>
            <w:top w:val="none" w:sz="0" w:space="0" w:color="auto"/>
            <w:left w:val="none" w:sz="0" w:space="0" w:color="auto"/>
            <w:bottom w:val="none" w:sz="0" w:space="0" w:color="auto"/>
            <w:right w:val="none" w:sz="0" w:space="0" w:color="auto"/>
          </w:divBdr>
        </w:div>
        <w:div w:id="584270104">
          <w:marLeft w:val="480"/>
          <w:marRight w:val="0"/>
          <w:marTop w:val="0"/>
          <w:marBottom w:val="0"/>
          <w:divBdr>
            <w:top w:val="none" w:sz="0" w:space="0" w:color="auto"/>
            <w:left w:val="none" w:sz="0" w:space="0" w:color="auto"/>
            <w:bottom w:val="none" w:sz="0" w:space="0" w:color="auto"/>
            <w:right w:val="none" w:sz="0" w:space="0" w:color="auto"/>
          </w:divBdr>
        </w:div>
        <w:div w:id="584455919">
          <w:marLeft w:val="480"/>
          <w:marRight w:val="0"/>
          <w:marTop w:val="0"/>
          <w:marBottom w:val="0"/>
          <w:divBdr>
            <w:top w:val="none" w:sz="0" w:space="0" w:color="auto"/>
            <w:left w:val="none" w:sz="0" w:space="0" w:color="auto"/>
            <w:bottom w:val="none" w:sz="0" w:space="0" w:color="auto"/>
            <w:right w:val="none" w:sz="0" w:space="0" w:color="auto"/>
          </w:divBdr>
        </w:div>
        <w:div w:id="589001867">
          <w:marLeft w:val="480"/>
          <w:marRight w:val="0"/>
          <w:marTop w:val="0"/>
          <w:marBottom w:val="0"/>
          <w:divBdr>
            <w:top w:val="none" w:sz="0" w:space="0" w:color="auto"/>
            <w:left w:val="none" w:sz="0" w:space="0" w:color="auto"/>
            <w:bottom w:val="none" w:sz="0" w:space="0" w:color="auto"/>
            <w:right w:val="none" w:sz="0" w:space="0" w:color="auto"/>
          </w:divBdr>
        </w:div>
        <w:div w:id="616453431">
          <w:marLeft w:val="480"/>
          <w:marRight w:val="0"/>
          <w:marTop w:val="0"/>
          <w:marBottom w:val="0"/>
          <w:divBdr>
            <w:top w:val="none" w:sz="0" w:space="0" w:color="auto"/>
            <w:left w:val="none" w:sz="0" w:space="0" w:color="auto"/>
            <w:bottom w:val="none" w:sz="0" w:space="0" w:color="auto"/>
            <w:right w:val="none" w:sz="0" w:space="0" w:color="auto"/>
          </w:divBdr>
        </w:div>
        <w:div w:id="664626724">
          <w:marLeft w:val="480"/>
          <w:marRight w:val="0"/>
          <w:marTop w:val="0"/>
          <w:marBottom w:val="0"/>
          <w:divBdr>
            <w:top w:val="none" w:sz="0" w:space="0" w:color="auto"/>
            <w:left w:val="none" w:sz="0" w:space="0" w:color="auto"/>
            <w:bottom w:val="none" w:sz="0" w:space="0" w:color="auto"/>
            <w:right w:val="none" w:sz="0" w:space="0" w:color="auto"/>
          </w:divBdr>
        </w:div>
        <w:div w:id="678772282">
          <w:marLeft w:val="480"/>
          <w:marRight w:val="0"/>
          <w:marTop w:val="0"/>
          <w:marBottom w:val="0"/>
          <w:divBdr>
            <w:top w:val="none" w:sz="0" w:space="0" w:color="auto"/>
            <w:left w:val="none" w:sz="0" w:space="0" w:color="auto"/>
            <w:bottom w:val="none" w:sz="0" w:space="0" w:color="auto"/>
            <w:right w:val="none" w:sz="0" w:space="0" w:color="auto"/>
          </w:divBdr>
        </w:div>
        <w:div w:id="679426622">
          <w:marLeft w:val="480"/>
          <w:marRight w:val="0"/>
          <w:marTop w:val="0"/>
          <w:marBottom w:val="0"/>
          <w:divBdr>
            <w:top w:val="none" w:sz="0" w:space="0" w:color="auto"/>
            <w:left w:val="none" w:sz="0" w:space="0" w:color="auto"/>
            <w:bottom w:val="none" w:sz="0" w:space="0" w:color="auto"/>
            <w:right w:val="none" w:sz="0" w:space="0" w:color="auto"/>
          </w:divBdr>
        </w:div>
        <w:div w:id="729234547">
          <w:marLeft w:val="480"/>
          <w:marRight w:val="0"/>
          <w:marTop w:val="0"/>
          <w:marBottom w:val="0"/>
          <w:divBdr>
            <w:top w:val="none" w:sz="0" w:space="0" w:color="auto"/>
            <w:left w:val="none" w:sz="0" w:space="0" w:color="auto"/>
            <w:bottom w:val="none" w:sz="0" w:space="0" w:color="auto"/>
            <w:right w:val="none" w:sz="0" w:space="0" w:color="auto"/>
          </w:divBdr>
        </w:div>
        <w:div w:id="730808823">
          <w:marLeft w:val="480"/>
          <w:marRight w:val="0"/>
          <w:marTop w:val="0"/>
          <w:marBottom w:val="0"/>
          <w:divBdr>
            <w:top w:val="none" w:sz="0" w:space="0" w:color="auto"/>
            <w:left w:val="none" w:sz="0" w:space="0" w:color="auto"/>
            <w:bottom w:val="none" w:sz="0" w:space="0" w:color="auto"/>
            <w:right w:val="none" w:sz="0" w:space="0" w:color="auto"/>
          </w:divBdr>
        </w:div>
        <w:div w:id="759183063">
          <w:marLeft w:val="480"/>
          <w:marRight w:val="0"/>
          <w:marTop w:val="0"/>
          <w:marBottom w:val="0"/>
          <w:divBdr>
            <w:top w:val="none" w:sz="0" w:space="0" w:color="auto"/>
            <w:left w:val="none" w:sz="0" w:space="0" w:color="auto"/>
            <w:bottom w:val="none" w:sz="0" w:space="0" w:color="auto"/>
            <w:right w:val="none" w:sz="0" w:space="0" w:color="auto"/>
          </w:divBdr>
        </w:div>
        <w:div w:id="885214380">
          <w:marLeft w:val="480"/>
          <w:marRight w:val="0"/>
          <w:marTop w:val="0"/>
          <w:marBottom w:val="0"/>
          <w:divBdr>
            <w:top w:val="none" w:sz="0" w:space="0" w:color="auto"/>
            <w:left w:val="none" w:sz="0" w:space="0" w:color="auto"/>
            <w:bottom w:val="none" w:sz="0" w:space="0" w:color="auto"/>
            <w:right w:val="none" w:sz="0" w:space="0" w:color="auto"/>
          </w:divBdr>
        </w:div>
        <w:div w:id="963927846">
          <w:marLeft w:val="480"/>
          <w:marRight w:val="0"/>
          <w:marTop w:val="0"/>
          <w:marBottom w:val="0"/>
          <w:divBdr>
            <w:top w:val="none" w:sz="0" w:space="0" w:color="auto"/>
            <w:left w:val="none" w:sz="0" w:space="0" w:color="auto"/>
            <w:bottom w:val="none" w:sz="0" w:space="0" w:color="auto"/>
            <w:right w:val="none" w:sz="0" w:space="0" w:color="auto"/>
          </w:divBdr>
        </w:div>
        <w:div w:id="999389557">
          <w:marLeft w:val="480"/>
          <w:marRight w:val="0"/>
          <w:marTop w:val="0"/>
          <w:marBottom w:val="0"/>
          <w:divBdr>
            <w:top w:val="none" w:sz="0" w:space="0" w:color="auto"/>
            <w:left w:val="none" w:sz="0" w:space="0" w:color="auto"/>
            <w:bottom w:val="none" w:sz="0" w:space="0" w:color="auto"/>
            <w:right w:val="none" w:sz="0" w:space="0" w:color="auto"/>
          </w:divBdr>
        </w:div>
        <w:div w:id="1010524430">
          <w:marLeft w:val="480"/>
          <w:marRight w:val="0"/>
          <w:marTop w:val="0"/>
          <w:marBottom w:val="0"/>
          <w:divBdr>
            <w:top w:val="none" w:sz="0" w:space="0" w:color="auto"/>
            <w:left w:val="none" w:sz="0" w:space="0" w:color="auto"/>
            <w:bottom w:val="none" w:sz="0" w:space="0" w:color="auto"/>
            <w:right w:val="none" w:sz="0" w:space="0" w:color="auto"/>
          </w:divBdr>
        </w:div>
        <w:div w:id="1012075843">
          <w:marLeft w:val="480"/>
          <w:marRight w:val="0"/>
          <w:marTop w:val="0"/>
          <w:marBottom w:val="0"/>
          <w:divBdr>
            <w:top w:val="none" w:sz="0" w:space="0" w:color="auto"/>
            <w:left w:val="none" w:sz="0" w:space="0" w:color="auto"/>
            <w:bottom w:val="none" w:sz="0" w:space="0" w:color="auto"/>
            <w:right w:val="none" w:sz="0" w:space="0" w:color="auto"/>
          </w:divBdr>
        </w:div>
        <w:div w:id="1063914423">
          <w:marLeft w:val="480"/>
          <w:marRight w:val="0"/>
          <w:marTop w:val="0"/>
          <w:marBottom w:val="0"/>
          <w:divBdr>
            <w:top w:val="none" w:sz="0" w:space="0" w:color="auto"/>
            <w:left w:val="none" w:sz="0" w:space="0" w:color="auto"/>
            <w:bottom w:val="none" w:sz="0" w:space="0" w:color="auto"/>
            <w:right w:val="none" w:sz="0" w:space="0" w:color="auto"/>
          </w:divBdr>
        </w:div>
        <w:div w:id="1069227869">
          <w:marLeft w:val="480"/>
          <w:marRight w:val="0"/>
          <w:marTop w:val="0"/>
          <w:marBottom w:val="0"/>
          <w:divBdr>
            <w:top w:val="none" w:sz="0" w:space="0" w:color="auto"/>
            <w:left w:val="none" w:sz="0" w:space="0" w:color="auto"/>
            <w:bottom w:val="none" w:sz="0" w:space="0" w:color="auto"/>
            <w:right w:val="none" w:sz="0" w:space="0" w:color="auto"/>
          </w:divBdr>
        </w:div>
        <w:div w:id="1088187417">
          <w:marLeft w:val="480"/>
          <w:marRight w:val="0"/>
          <w:marTop w:val="0"/>
          <w:marBottom w:val="0"/>
          <w:divBdr>
            <w:top w:val="none" w:sz="0" w:space="0" w:color="auto"/>
            <w:left w:val="none" w:sz="0" w:space="0" w:color="auto"/>
            <w:bottom w:val="none" w:sz="0" w:space="0" w:color="auto"/>
            <w:right w:val="none" w:sz="0" w:space="0" w:color="auto"/>
          </w:divBdr>
        </w:div>
        <w:div w:id="1108965999">
          <w:marLeft w:val="480"/>
          <w:marRight w:val="0"/>
          <w:marTop w:val="0"/>
          <w:marBottom w:val="0"/>
          <w:divBdr>
            <w:top w:val="none" w:sz="0" w:space="0" w:color="auto"/>
            <w:left w:val="none" w:sz="0" w:space="0" w:color="auto"/>
            <w:bottom w:val="none" w:sz="0" w:space="0" w:color="auto"/>
            <w:right w:val="none" w:sz="0" w:space="0" w:color="auto"/>
          </w:divBdr>
        </w:div>
        <w:div w:id="1116174204">
          <w:marLeft w:val="480"/>
          <w:marRight w:val="0"/>
          <w:marTop w:val="0"/>
          <w:marBottom w:val="0"/>
          <w:divBdr>
            <w:top w:val="none" w:sz="0" w:space="0" w:color="auto"/>
            <w:left w:val="none" w:sz="0" w:space="0" w:color="auto"/>
            <w:bottom w:val="none" w:sz="0" w:space="0" w:color="auto"/>
            <w:right w:val="none" w:sz="0" w:space="0" w:color="auto"/>
          </w:divBdr>
        </w:div>
        <w:div w:id="1139415155">
          <w:marLeft w:val="480"/>
          <w:marRight w:val="0"/>
          <w:marTop w:val="0"/>
          <w:marBottom w:val="0"/>
          <w:divBdr>
            <w:top w:val="none" w:sz="0" w:space="0" w:color="auto"/>
            <w:left w:val="none" w:sz="0" w:space="0" w:color="auto"/>
            <w:bottom w:val="none" w:sz="0" w:space="0" w:color="auto"/>
            <w:right w:val="none" w:sz="0" w:space="0" w:color="auto"/>
          </w:divBdr>
        </w:div>
        <w:div w:id="1152481752">
          <w:marLeft w:val="480"/>
          <w:marRight w:val="0"/>
          <w:marTop w:val="0"/>
          <w:marBottom w:val="0"/>
          <w:divBdr>
            <w:top w:val="none" w:sz="0" w:space="0" w:color="auto"/>
            <w:left w:val="none" w:sz="0" w:space="0" w:color="auto"/>
            <w:bottom w:val="none" w:sz="0" w:space="0" w:color="auto"/>
            <w:right w:val="none" w:sz="0" w:space="0" w:color="auto"/>
          </w:divBdr>
        </w:div>
        <w:div w:id="1165242304">
          <w:marLeft w:val="480"/>
          <w:marRight w:val="0"/>
          <w:marTop w:val="0"/>
          <w:marBottom w:val="0"/>
          <w:divBdr>
            <w:top w:val="none" w:sz="0" w:space="0" w:color="auto"/>
            <w:left w:val="none" w:sz="0" w:space="0" w:color="auto"/>
            <w:bottom w:val="none" w:sz="0" w:space="0" w:color="auto"/>
            <w:right w:val="none" w:sz="0" w:space="0" w:color="auto"/>
          </w:divBdr>
        </w:div>
        <w:div w:id="1231888984">
          <w:marLeft w:val="480"/>
          <w:marRight w:val="0"/>
          <w:marTop w:val="0"/>
          <w:marBottom w:val="0"/>
          <w:divBdr>
            <w:top w:val="none" w:sz="0" w:space="0" w:color="auto"/>
            <w:left w:val="none" w:sz="0" w:space="0" w:color="auto"/>
            <w:bottom w:val="none" w:sz="0" w:space="0" w:color="auto"/>
            <w:right w:val="none" w:sz="0" w:space="0" w:color="auto"/>
          </w:divBdr>
        </w:div>
        <w:div w:id="1232348855">
          <w:marLeft w:val="480"/>
          <w:marRight w:val="0"/>
          <w:marTop w:val="0"/>
          <w:marBottom w:val="0"/>
          <w:divBdr>
            <w:top w:val="none" w:sz="0" w:space="0" w:color="auto"/>
            <w:left w:val="none" w:sz="0" w:space="0" w:color="auto"/>
            <w:bottom w:val="none" w:sz="0" w:space="0" w:color="auto"/>
            <w:right w:val="none" w:sz="0" w:space="0" w:color="auto"/>
          </w:divBdr>
        </w:div>
        <w:div w:id="1245796930">
          <w:marLeft w:val="480"/>
          <w:marRight w:val="0"/>
          <w:marTop w:val="0"/>
          <w:marBottom w:val="0"/>
          <w:divBdr>
            <w:top w:val="none" w:sz="0" w:space="0" w:color="auto"/>
            <w:left w:val="none" w:sz="0" w:space="0" w:color="auto"/>
            <w:bottom w:val="none" w:sz="0" w:space="0" w:color="auto"/>
            <w:right w:val="none" w:sz="0" w:space="0" w:color="auto"/>
          </w:divBdr>
        </w:div>
        <w:div w:id="1252809848">
          <w:marLeft w:val="480"/>
          <w:marRight w:val="0"/>
          <w:marTop w:val="0"/>
          <w:marBottom w:val="0"/>
          <w:divBdr>
            <w:top w:val="none" w:sz="0" w:space="0" w:color="auto"/>
            <w:left w:val="none" w:sz="0" w:space="0" w:color="auto"/>
            <w:bottom w:val="none" w:sz="0" w:space="0" w:color="auto"/>
            <w:right w:val="none" w:sz="0" w:space="0" w:color="auto"/>
          </w:divBdr>
        </w:div>
        <w:div w:id="1273319111">
          <w:marLeft w:val="480"/>
          <w:marRight w:val="0"/>
          <w:marTop w:val="0"/>
          <w:marBottom w:val="0"/>
          <w:divBdr>
            <w:top w:val="none" w:sz="0" w:space="0" w:color="auto"/>
            <w:left w:val="none" w:sz="0" w:space="0" w:color="auto"/>
            <w:bottom w:val="none" w:sz="0" w:space="0" w:color="auto"/>
            <w:right w:val="none" w:sz="0" w:space="0" w:color="auto"/>
          </w:divBdr>
        </w:div>
        <w:div w:id="1349454362">
          <w:marLeft w:val="480"/>
          <w:marRight w:val="0"/>
          <w:marTop w:val="0"/>
          <w:marBottom w:val="0"/>
          <w:divBdr>
            <w:top w:val="none" w:sz="0" w:space="0" w:color="auto"/>
            <w:left w:val="none" w:sz="0" w:space="0" w:color="auto"/>
            <w:bottom w:val="none" w:sz="0" w:space="0" w:color="auto"/>
            <w:right w:val="none" w:sz="0" w:space="0" w:color="auto"/>
          </w:divBdr>
        </w:div>
        <w:div w:id="1368140189">
          <w:marLeft w:val="480"/>
          <w:marRight w:val="0"/>
          <w:marTop w:val="0"/>
          <w:marBottom w:val="0"/>
          <w:divBdr>
            <w:top w:val="none" w:sz="0" w:space="0" w:color="auto"/>
            <w:left w:val="none" w:sz="0" w:space="0" w:color="auto"/>
            <w:bottom w:val="none" w:sz="0" w:space="0" w:color="auto"/>
            <w:right w:val="none" w:sz="0" w:space="0" w:color="auto"/>
          </w:divBdr>
        </w:div>
        <w:div w:id="1384527723">
          <w:marLeft w:val="480"/>
          <w:marRight w:val="0"/>
          <w:marTop w:val="0"/>
          <w:marBottom w:val="0"/>
          <w:divBdr>
            <w:top w:val="none" w:sz="0" w:space="0" w:color="auto"/>
            <w:left w:val="none" w:sz="0" w:space="0" w:color="auto"/>
            <w:bottom w:val="none" w:sz="0" w:space="0" w:color="auto"/>
            <w:right w:val="none" w:sz="0" w:space="0" w:color="auto"/>
          </w:divBdr>
        </w:div>
        <w:div w:id="1410542428">
          <w:marLeft w:val="480"/>
          <w:marRight w:val="0"/>
          <w:marTop w:val="0"/>
          <w:marBottom w:val="0"/>
          <w:divBdr>
            <w:top w:val="none" w:sz="0" w:space="0" w:color="auto"/>
            <w:left w:val="none" w:sz="0" w:space="0" w:color="auto"/>
            <w:bottom w:val="none" w:sz="0" w:space="0" w:color="auto"/>
            <w:right w:val="none" w:sz="0" w:space="0" w:color="auto"/>
          </w:divBdr>
        </w:div>
        <w:div w:id="1415278020">
          <w:marLeft w:val="480"/>
          <w:marRight w:val="0"/>
          <w:marTop w:val="0"/>
          <w:marBottom w:val="0"/>
          <w:divBdr>
            <w:top w:val="none" w:sz="0" w:space="0" w:color="auto"/>
            <w:left w:val="none" w:sz="0" w:space="0" w:color="auto"/>
            <w:bottom w:val="none" w:sz="0" w:space="0" w:color="auto"/>
            <w:right w:val="none" w:sz="0" w:space="0" w:color="auto"/>
          </w:divBdr>
        </w:div>
        <w:div w:id="1506166020">
          <w:marLeft w:val="480"/>
          <w:marRight w:val="0"/>
          <w:marTop w:val="0"/>
          <w:marBottom w:val="0"/>
          <w:divBdr>
            <w:top w:val="none" w:sz="0" w:space="0" w:color="auto"/>
            <w:left w:val="none" w:sz="0" w:space="0" w:color="auto"/>
            <w:bottom w:val="none" w:sz="0" w:space="0" w:color="auto"/>
            <w:right w:val="none" w:sz="0" w:space="0" w:color="auto"/>
          </w:divBdr>
        </w:div>
        <w:div w:id="1542091412">
          <w:marLeft w:val="480"/>
          <w:marRight w:val="0"/>
          <w:marTop w:val="0"/>
          <w:marBottom w:val="0"/>
          <w:divBdr>
            <w:top w:val="none" w:sz="0" w:space="0" w:color="auto"/>
            <w:left w:val="none" w:sz="0" w:space="0" w:color="auto"/>
            <w:bottom w:val="none" w:sz="0" w:space="0" w:color="auto"/>
            <w:right w:val="none" w:sz="0" w:space="0" w:color="auto"/>
          </w:divBdr>
        </w:div>
        <w:div w:id="1590699417">
          <w:marLeft w:val="480"/>
          <w:marRight w:val="0"/>
          <w:marTop w:val="0"/>
          <w:marBottom w:val="0"/>
          <w:divBdr>
            <w:top w:val="none" w:sz="0" w:space="0" w:color="auto"/>
            <w:left w:val="none" w:sz="0" w:space="0" w:color="auto"/>
            <w:bottom w:val="none" w:sz="0" w:space="0" w:color="auto"/>
            <w:right w:val="none" w:sz="0" w:space="0" w:color="auto"/>
          </w:divBdr>
        </w:div>
        <w:div w:id="1621456325">
          <w:marLeft w:val="480"/>
          <w:marRight w:val="0"/>
          <w:marTop w:val="0"/>
          <w:marBottom w:val="0"/>
          <w:divBdr>
            <w:top w:val="none" w:sz="0" w:space="0" w:color="auto"/>
            <w:left w:val="none" w:sz="0" w:space="0" w:color="auto"/>
            <w:bottom w:val="none" w:sz="0" w:space="0" w:color="auto"/>
            <w:right w:val="none" w:sz="0" w:space="0" w:color="auto"/>
          </w:divBdr>
        </w:div>
        <w:div w:id="1621574162">
          <w:marLeft w:val="480"/>
          <w:marRight w:val="0"/>
          <w:marTop w:val="0"/>
          <w:marBottom w:val="0"/>
          <w:divBdr>
            <w:top w:val="none" w:sz="0" w:space="0" w:color="auto"/>
            <w:left w:val="none" w:sz="0" w:space="0" w:color="auto"/>
            <w:bottom w:val="none" w:sz="0" w:space="0" w:color="auto"/>
            <w:right w:val="none" w:sz="0" w:space="0" w:color="auto"/>
          </w:divBdr>
        </w:div>
        <w:div w:id="1647969214">
          <w:marLeft w:val="480"/>
          <w:marRight w:val="0"/>
          <w:marTop w:val="0"/>
          <w:marBottom w:val="0"/>
          <w:divBdr>
            <w:top w:val="none" w:sz="0" w:space="0" w:color="auto"/>
            <w:left w:val="none" w:sz="0" w:space="0" w:color="auto"/>
            <w:bottom w:val="none" w:sz="0" w:space="0" w:color="auto"/>
            <w:right w:val="none" w:sz="0" w:space="0" w:color="auto"/>
          </w:divBdr>
        </w:div>
        <w:div w:id="1657610852">
          <w:marLeft w:val="480"/>
          <w:marRight w:val="0"/>
          <w:marTop w:val="0"/>
          <w:marBottom w:val="0"/>
          <w:divBdr>
            <w:top w:val="none" w:sz="0" w:space="0" w:color="auto"/>
            <w:left w:val="none" w:sz="0" w:space="0" w:color="auto"/>
            <w:bottom w:val="none" w:sz="0" w:space="0" w:color="auto"/>
            <w:right w:val="none" w:sz="0" w:space="0" w:color="auto"/>
          </w:divBdr>
        </w:div>
        <w:div w:id="1664355827">
          <w:marLeft w:val="480"/>
          <w:marRight w:val="0"/>
          <w:marTop w:val="0"/>
          <w:marBottom w:val="0"/>
          <w:divBdr>
            <w:top w:val="none" w:sz="0" w:space="0" w:color="auto"/>
            <w:left w:val="none" w:sz="0" w:space="0" w:color="auto"/>
            <w:bottom w:val="none" w:sz="0" w:space="0" w:color="auto"/>
            <w:right w:val="none" w:sz="0" w:space="0" w:color="auto"/>
          </w:divBdr>
        </w:div>
        <w:div w:id="1704793133">
          <w:marLeft w:val="480"/>
          <w:marRight w:val="0"/>
          <w:marTop w:val="0"/>
          <w:marBottom w:val="0"/>
          <w:divBdr>
            <w:top w:val="none" w:sz="0" w:space="0" w:color="auto"/>
            <w:left w:val="none" w:sz="0" w:space="0" w:color="auto"/>
            <w:bottom w:val="none" w:sz="0" w:space="0" w:color="auto"/>
            <w:right w:val="none" w:sz="0" w:space="0" w:color="auto"/>
          </w:divBdr>
        </w:div>
        <w:div w:id="1705249767">
          <w:marLeft w:val="480"/>
          <w:marRight w:val="0"/>
          <w:marTop w:val="0"/>
          <w:marBottom w:val="0"/>
          <w:divBdr>
            <w:top w:val="none" w:sz="0" w:space="0" w:color="auto"/>
            <w:left w:val="none" w:sz="0" w:space="0" w:color="auto"/>
            <w:bottom w:val="none" w:sz="0" w:space="0" w:color="auto"/>
            <w:right w:val="none" w:sz="0" w:space="0" w:color="auto"/>
          </w:divBdr>
        </w:div>
        <w:div w:id="1716813712">
          <w:marLeft w:val="480"/>
          <w:marRight w:val="0"/>
          <w:marTop w:val="0"/>
          <w:marBottom w:val="0"/>
          <w:divBdr>
            <w:top w:val="none" w:sz="0" w:space="0" w:color="auto"/>
            <w:left w:val="none" w:sz="0" w:space="0" w:color="auto"/>
            <w:bottom w:val="none" w:sz="0" w:space="0" w:color="auto"/>
            <w:right w:val="none" w:sz="0" w:space="0" w:color="auto"/>
          </w:divBdr>
        </w:div>
        <w:div w:id="1723669516">
          <w:marLeft w:val="480"/>
          <w:marRight w:val="0"/>
          <w:marTop w:val="0"/>
          <w:marBottom w:val="0"/>
          <w:divBdr>
            <w:top w:val="none" w:sz="0" w:space="0" w:color="auto"/>
            <w:left w:val="none" w:sz="0" w:space="0" w:color="auto"/>
            <w:bottom w:val="none" w:sz="0" w:space="0" w:color="auto"/>
            <w:right w:val="none" w:sz="0" w:space="0" w:color="auto"/>
          </w:divBdr>
        </w:div>
        <w:div w:id="1804885641">
          <w:marLeft w:val="480"/>
          <w:marRight w:val="0"/>
          <w:marTop w:val="0"/>
          <w:marBottom w:val="0"/>
          <w:divBdr>
            <w:top w:val="none" w:sz="0" w:space="0" w:color="auto"/>
            <w:left w:val="none" w:sz="0" w:space="0" w:color="auto"/>
            <w:bottom w:val="none" w:sz="0" w:space="0" w:color="auto"/>
            <w:right w:val="none" w:sz="0" w:space="0" w:color="auto"/>
          </w:divBdr>
        </w:div>
        <w:div w:id="1811096826">
          <w:marLeft w:val="480"/>
          <w:marRight w:val="0"/>
          <w:marTop w:val="0"/>
          <w:marBottom w:val="0"/>
          <w:divBdr>
            <w:top w:val="none" w:sz="0" w:space="0" w:color="auto"/>
            <w:left w:val="none" w:sz="0" w:space="0" w:color="auto"/>
            <w:bottom w:val="none" w:sz="0" w:space="0" w:color="auto"/>
            <w:right w:val="none" w:sz="0" w:space="0" w:color="auto"/>
          </w:divBdr>
        </w:div>
        <w:div w:id="1831435462">
          <w:marLeft w:val="480"/>
          <w:marRight w:val="0"/>
          <w:marTop w:val="0"/>
          <w:marBottom w:val="0"/>
          <w:divBdr>
            <w:top w:val="none" w:sz="0" w:space="0" w:color="auto"/>
            <w:left w:val="none" w:sz="0" w:space="0" w:color="auto"/>
            <w:bottom w:val="none" w:sz="0" w:space="0" w:color="auto"/>
            <w:right w:val="none" w:sz="0" w:space="0" w:color="auto"/>
          </w:divBdr>
        </w:div>
        <w:div w:id="1845627335">
          <w:marLeft w:val="480"/>
          <w:marRight w:val="0"/>
          <w:marTop w:val="0"/>
          <w:marBottom w:val="0"/>
          <w:divBdr>
            <w:top w:val="none" w:sz="0" w:space="0" w:color="auto"/>
            <w:left w:val="none" w:sz="0" w:space="0" w:color="auto"/>
            <w:bottom w:val="none" w:sz="0" w:space="0" w:color="auto"/>
            <w:right w:val="none" w:sz="0" w:space="0" w:color="auto"/>
          </w:divBdr>
        </w:div>
        <w:div w:id="1861621534">
          <w:marLeft w:val="480"/>
          <w:marRight w:val="0"/>
          <w:marTop w:val="0"/>
          <w:marBottom w:val="0"/>
          <w:divBdr>
            <w:top w:val="none" w:sz="0" w:space="0" w:color="auto"/>
            <w:left w:val="none" w:sz="0" w:space="0" w:color="auto"/>
            <w:bottom w:val="none" w:sz="0" w:space="0" w:color="auto"/>
            <w:right w:val="none" w:sz="0" w:space="0" w:color="auto"/>
          </w:divBdr>
        </w:div>
        <w:div w:id="1869485992">
          <w:marLeft w:val="480"/>
          <w:marRight w:val="0"/>
          <w:marTop w:val="0"/>
          <w:marBottom w:val="0"/>
          <w:divBdr>
            <w:top w:val="none" w:sz="0" w:space="0" w:color="auto"/>
            <w:left w:val="none" w:sz="0" w:space="0" w:color="auto"/>
            <w:bottom w:val="none" w:sz="0" w:space="0" w:color="auto"/>
            <w:right w:val="none" w:sz="0" w:space="0" w:color="auto"/>
          </w:divBdr>
        </w:div>
        <w:div w:id="1886523525">
          <w:marLeft w:val="480"/>
          <w:marRight w:val="0"/>
          <w:marTop w:val="0"/>
          <w:marBottom w:val="0"/>
          <w:divBdr>
            <w:top w:val="none" w:sz="0" w:space="0" w:color="auto"/>
            <w:left w:val="none" w:sz="0" w:space="0" w:color="auto"/>
            <w:bottom w:val="none" w:sz="0" w:space="0" w:color="auto"/>
            <w:right w:val="none" w:sz="0" w:space="0" w:color="auto"/>
          </w:divBdr>
        </w:div>
        <w:div w:id="1894541631">
          <w:marLeft w:val="480"/>
          <w:marRight w:val="0"/>
          <w:marTop w:val="0"/>
          <w:marBottom w:val="0"/>
          <w:divBdr>
            <w:top w:val="none" w:sz="0" w:space="0" w:color="auto"/>
            <w:left w:val="none" w:sz="0" w:space="0" w:color="auto"/>
            <w:bottom w:val="none" w:sz="0" w:space="0" w:color="auto"/>
            <w:right w:val="none" w:sz="0" w:space="0" w:color="auto"/>
          </w:divBdr>
        </w:div>
        <w:div w:id="2072071889">
          <w:marLeft w:val="480"/>
          <w:marRight w:val="0"/>
          <w:marTop w:val="0"/>
          <w:marBottom w:val="0"/>
          <w:divBdr>
            <w:top w:val="none" w:sz="0" w:space="0" w:color="auto"/>
            <w:left w:val="none" w:sz="0" w:space="0" w:color="auto"/>
            <w:bottom w:val="none" w:sz="0" w:space="0" w:color="auto"/>
            <w:right w:val="none" w:sz="0" w:space="0" w:color="auto"/>
          </w:divBdr>
        </w:div>
        <w:div w:id="2077623700">
          <w:marLeft w:val="480"/>
          <w:marRight w:val="0"/>
          <w:marTop w:val="0"/>
          <w:marBottom w:val="0"/>
          <w:divBdr>
            <w:top w:val="none" w:sz="0" w:space="0" w:color="auto"/>
            <w:left w:val="none" w:sz="0" w:space="0" w:color="auto"/>
            <w:bottom w:val="none" w:sz="0" w:space="0" w:color="auto"/>
            <w:right w:val="none" w:sz="0" w:space="0" w:color="auto"/>
          </w:divBdr>
        </w:div>
      </w:divsChild>
    </w:div>
    <w:div w:id="612173039">
      <w:marLeft w:val="640"/>
      <w:marRight w:val="0"/>
      <w:marTop w:val="0"/>
      <w:marBottom w:val="0"/>
      <w:divBdr>
        <w:top w:val="none" w:sz="0" w:space="0" w:color="auto"/>
        <w:left w:val="none" w:sz="0" w:space="0" w:color="auto"/>
        <w:bottom w:val="none" w:sz="0" w:space="0" w:color="auto"/>
        <w:right w:val="none" w:sz="0" w:space="0" w:color="auto"/>
      </w:divBdr>
    </w:div>
    <w:div w:id="612173847">
      <w:marLeft w:val="640"/>
      <w:marRight w:val="0"/>
      <w:marTop w:val="0"/>
      <w:marBottom w:val="0"/>
      <w:divBdr>
        <w:top w:val="none" w:sz="0" w:space="0" w:color="auto"/>
        <w:left w:val="none" w:sz="0" w:space="0" w:color="auto"/>
        <w:bottom w:val="none" w:sz="0" w:space="0" w:color="auto"/>
        <w:right w:val="none" w:sz="0" w:space="0" w:color="auto"/>
      </w:divBdr>
    </w:div>
    <w:div w:id="612174998">
      <w:marLeft w:val="640"/>
      <w:marRight w:val="0"/>
      <w:marTop w:val="0"/>
      <w:marBottom w:val="0"/>
      <w:divBdr>
        <w:top w:val="none" w:sz="0" w:space="0" w:color="auto"/>
        <w:left w:val="none" w:sz="0" w:space="0" w:color="auto"/>
        <w:bottom w:val="none" w:sz="0" w:space="0" w:color="auto"/>
        <w:right w:val="none" w:sz="0" w:space="0" w:color="auto"/>
      </w:divBdr>
    </w:div>
    <w:div w:id="612203293">
      <w:marLeft w:val="640"/>
      <w:marRight w:val="0"/>
      <w:marTop w:val="0"/>
      <w:marBottom w:val="0"/>
      <w:divBdr>
        <w:top w:val="none" w:sz="0" w:space="0" w:color="auto"/>
        <w:left w:val="none" w:sz="0" w:space="0" w:color="auto"/>
        <w:bottom w:val="none" w:sz="0" w:space="0" w:color="auto"/>
        <w:right w:val="none" w:sz="0" w:space="0" w:color="auto"/>
      </w:divBdr>
    </w:div>
    <w:div w:id="612513566">
      <w:marLeft w:val="640"/>
      <w:marRight w:val="0"/>
      <w:marTop w:val="0"/>
      <w:marBottom w:val="0"/>
      <w:divBdr>
        <w:top w:val="none" w:sz="0" w:space="0" w:color="auto"/>
        <w:left w:val="none" w:sz="0" w:space="0" w:color="auto"/>
        <w:bottom w:val="none" w:sz="0" w:space="0" w:color="auto"/>
        <w:right w:val="none" w:sz="0" w:space="0" w:color="auto"/>
      </w:divBdr>
    </w:div>
    <w:div w:id="612633267">
      <w:bodyDiv w:val="1"/>
      <w:marLeft w:val="0"/>
      <w:marRight w:val="0"/>
      <w:marTop w:val="0"/>
      <w:marBottom w:val="0"/>
      <w:divBdr>
        <w:top w:val="none" w:sz="0" w:space="0" w:color="auto"/>
        <w:left w:val="none" w:sz="0" w:space="0" w:color="auto"/>
        <w:bottom w:val="none" w:sz="0" w:space="0" w:color="auto"/>
        <w:right w:val="none" w:sz="0" w:space="0" w:color="auto"/>
      </w:divBdr>
    </w:div>
    <w:div w:id="613102148">
      <w:marLeft w:val="640"/>
      <w:marRight w:val="0"/>
      <w:marTop w:val="0"/>
      <w:marBottom w:val="0"/>
      <w:divBdr>
        <w:top w:val="none" w:sz="0" w:space="0" w:color="auto"/>
        <w:left w:val="none" w:sz="0" w:space="0" w:color="auto"/>
        <w:bottom w:val="none" w:sz="0" w:space="0" w:color="auto"/>
        <w:right w:val="none" w:sz="0" w:space="0" w:color="auto"/>
      </w:divBdr>
    </w:div>
    <w:div w:id="613557367">
      <w:marLeft w:val="640"/>
      <w:marRight w:val="0"/>
      <w:marTop w:val="0"/>
      <w:marBottom w:val="0"/>
      <w:divBdr>
        <w:top w:val="none" w:sz="0" w:space="0" w:color="auto"/>
        <w:left w:val="none" w:sz="0" w:space="0" w:color="auto"/>
        <w:bottom w:val="none" w:sz="0" w:space="0" w:color="auto"/>
        <w:right w:val="none" w:sz="0" w:space="0" w:color="auto"/>
      </w:divBdr>
    </w:div>
    <w:div w:id="613830336">
      <w:marLeft w:val="640"/>
      <w:marRight w:val="0"/>
      <w:marTop w:val="0"/>
      <w:marBottom w:val="0"/>
      <w:divBdr>
        <w:top w:val="none" w:sz="0" w:space="0" w:color="auto"/>
        <w:left w:val="none" w:sz="0" w:space="0" w:color="auto"/>
        <w:bottom w:val="none" w:sz="0" w:space="0" w:color="auto"/>
        <w:right w:val="none" w:sz="0" w:space="0" w:color="auto"/>
      </w:divBdr>
    </w:div>
    <w:div w:id="613831048">
      <w:marLeft w:val="640"/>
      <w:marRight w:val="0"/>
      <w:marTop w:val="0"/>
      <w:marBottom w:val="0"/>
      <w:divBdr>
        <w:top w:val="none" w:sz="0" w:space="0" w:color="auto"/>
        <w:left w:val="none" w:sz="0" w:space="0" w:color="auto"/>
        <w:bottom w:val="none" w:sz="0" w:space="0" w:color="auto"/>
        <w:right w:val="none" w:sz="0" w:space="0" w:color="auto"/>
      </w:divBdr>
    </w:div>
    <w:div w:id="614021752">
      <w:bodyDiv w:val="1"/>
      <w:marLeft w:val="0"/>
      <w:marRight w:val="0"/>
      <w:marTop w:val="0"/>
      <w:marBottom w:val="0"/>
      <w:divBdr>
        <w:top w:val="none" w:sz="0" w:space="0" w:color="auto"/>
        <w:left w:val="none" w:sz="0" w:space="0" w:color="auto"/>
        <w:bottom w:val="none" w:sz="0" w:space="0" w:color="auto"/>
        <w:right w:val="none" w:sz="0" w:space="0" w:color="auto"/>
      </w:divBdr>
    </w:div>
    <w:div w:id="614557817">
      <w:marLeft w:val="640"/>
      <w:marRight w:val="0"/>
      <w:marTop w:val="0"/>
      <w:marBottom w:val="0"/>
      <w:divBdr>
        <w:top w:val="none" w:sz="0" w:space="0" w:color="auto"/>
        <w:left w:val="none" w:sz="0" w:space="0" w:color="auto"/>
        <w:bottom w:val="none" w:sz="0" w:space="0" w:color="auto"/>
        <w:right w:val="none" w:sz="0" w:space="0" w:color="auto"/>
      </w:divBdr>
    </w:div>
    <w:div w:id="614795084">
      <w:marLeft w:val="640"/>
      <w:marRight w:val="0"/>
      <w:marTop w:val="0"/>
      <w:marBottom w:val="0"/>
      <w:divBdr>
        <w:top w:val="none" w:sz="0" w:space="0" w:color="auto"/>
        <w:left w:val="none" w:sz="0" w:space="0" w:color="auto"/>
        <w:bottom w:val="none" w:sz="0" w:space="0" w:color="auto"/>
        <w:right w:val="none" w:sz="0" w:space="0" w:color="auto"/>
      </w:divBdr>
    </w:div>
    <w:div w:id="615067987">
      <w:marLeft w:val="640"/>
      <w:marRight w:val="0"/>
      <w:marTop w:val="0"/>
      <w:marBottom w:val="0"/>
      <w:divBdr>
        <w:top w:val="none" w:sz="0" w:space="0" w:color="auto"/>
        <w:left w:val="none" w:sz="0" w:space="0" w:color="auto"/>
        <w:bottom w:val="none" w:sz="0" w:space="0" w:color="auto"/>
        <w:right w:val="none" w:sz="0" w:space="0" w:color="auto"/>
      </w:divBdr>
    </w:div>
    <w:div w:id="615334587">
      <w:marLeft w:val="640"/>
      <w:marRight w:val="0"/>
      <w:marTop w:val="0"/>
      <w:marBottom w:val="0"/>
      <w:divBdr>
        <w:top w:val="none" w:sz="0" w:space="0" w:color="auto"/>
        <w:left w:val="none" w:sz="0" w:space="0" w:color="auto"/>
        <w:bottom w:val="none" w:sz="0" w:space="0" w:color="auto"/>
        <w:right w:val="none" w:sz="0" w:space="0" w:color="auto"/>
      </w:divBdr>
    </w:div>
    <w:div w:id="615798494">
      <w:marLeft w:val="640"/>
      <w:marRight w:val="0"/>
      <w:marTop w:val="0"/>
      <w:marBottom w:val="0"/>
      <w:divBdr>
        <w:top w:val="none" w:sz="0" w:space="0" w:color="auto"/>
        <w:left w:val="none" w:sz="0" w:space="0" w:color="auto"/>
        <w:bottom w:val="none" w:sz="0" w:space="0" w:color="auto"/>
        <w:right w:val="none" w:sz="0" w:space="0" w:color="auto"/>
      </w:divBdr>
    </w:div>
    <w:div w:id="616059957">
      <w:bodyDiv w:val="1"/>
      <w:marLeft w:val="0"/>
      <w:marRight w:val="0"/>
      <w:marTop w:val="0"/>
      <w:marBottom w:val="0"/>
      <w:divBdr>
        <w:top w:val="none" w:sz="0" w:space="0" w:color="auto"/>
        <w:left w:val="none" w:sz="0" w:space="0" w:color="auto"/>
        <w:bottom w:val="none" w:sz="0" w:space="0" w:color="auto"/>
        <w:right w:val="none" w:sz="0" w:space="0" w:color="auto"/>
      </w:divBdr>
    </w:div>
    <w:div w:id="616183931">
      <w:marLeft w:val="640"/>
      <w:marRight w:val="0"/>
      <w:marTop w:val="0"/>
      <w:marBottom w:val="0"/>
      <w:divBdr>
        <w:top w:val="none" w:sz="0" w:space="0" w:color="auto"/>
        <w:left w:val="none" w:sz="0" w:space="0" w:color="auto"/>
        <w:bottom w:val="none" w:sz="0" w:space="0" w:color="auto"/>
        <w:right w:val="none" w:sz="0" w:space="0" w:color="auto"/>
      </w:divBdr>
    </w:div>
    <w:div w:id="616643856">
      <w:marLeft w:val="640"/>
      <w:marRight w:val="0"/>
      <w:marTop w:val="0"/>
      <w:marBottom w:val="0"/>
      <w:divBdr>
        <w:top w:val="none" w:sz="0" w:space="0" w:color="auto"/>
        <w:left w:val="none" w:sz="0" w:space="0" w:color="auto"/>
        <w:bottom w:val="none" w:sz="0" w:space="0" w:color="auto"/>
        <w:right w:val="none" w:sz="0" w:space="0" w:color="auto"/>
      </w:divBdr>
    </w:div>
    <w:div w:id="618342799">
      <w:marLeft w:val="640"/>
      <w:marRight w:val="0"/>
      <w:marTop w:val="0"/>
      <w:marBottom w:val="0"/>
      <w:divBdr>
        <w:top w:val="none" w:sz="0" w:space="0" w:color="auto"/>
        <w:left w:val="none" w:sz="0" w:space="0" w:color="auto"/>
        <w:bottom w:val="none" w:sz="0" w:space="0" w:color="auto"/>
        <w:right w:val="none" w:sz="0" w:space="0" w:color="auto"/>
      </w:divBdr>
    </w:div>
    <w:div w:id="618726558">
      <w:marLeft w:val="640"/>
      <w:marRight w:val="0"/>
      <w:marTop w:val="0"/>
      <w:marBottom w:val="0"/>
      <w:divBdr>
        <w:top w:val="none" w:sz="0" w:space="0" w:color="auto"/>
        <w:left w:val="none" w:sz="0" w:space="0" w:color="auto"/>
        <w:bottom w:val="none" w:sz="0" w:space="0" w:color="auto"/>
        <w:right w:val="none" w:sz="0" w:space="0" w:color="auto"/>
      </w:divBdr>
    </w:div>
    <w:div w:id="619335830">
      <w:bodyDiv w:val="1"/>
      <w:marLeft w:val="0"/>
      <w:marRight w:val="0"/>
      <w:marTop w:val="0"/>
      <w:marBottom w:val="0"/>
      <w:divBdr>
        <w:top w:val="none" w:sz="0" w:space="0" w:color="auto"/>
        <w:left w:val="none" w:sz="0" w:space="0" w:color="auto"/>
        <w:bottom w:val="none" w:sz="0" w:space="0" w:color="auto"/>
        <w:right w:val="none" w:sz="0" w:space="0" w:color="auto"/>
      </w:divBdr>
      <w:divsChild>
        <w:div w:id="4552850">
          <w:marLeft w:val="480"/>
          <w:marRight w:val="0"/>
          <w:marTop w:val="0"/>
          <w:marBottom w:val="0"/>
          <w:divBdr>
            <w:top w:val="none" w:sz="0" w:space="0" w:color="auto"/>
            <w:left w:val="none" w:sz="0" w:space="0" w:color="auto"/>
            <w:bottom w:val="none" w:sz="0" w:space="0" w:color="auto"/>
            <w:right w:val="none" w:sz="0" w:space="0" w:color="auto"/>
          </w:divBdr>
        </w:div>
        <w:div w:id="20400349">
          <w:marLeft w:val="480"/>
          <w:marRight w:val="0"/>
          <w:marTop w:val="0"/>
          <w:marBottom w:val="0"/>
          <w:divBdr>
            <w:top w:val="none" w:sz="0" w:space="0" w:color="auto"/>
            <w:left w:val="none" w:sz="0" w:space="0" w:color="auto"/>
            <w:bottom w:val="none" w:sz="0" w:space="0" w:color="auto"/>
            <w:right w:val="none" w:sz="0" w:space="0" w:color="auto"/>
          </w:divBdr>
        </w:div>
        <w:div w:id="39323412">
          <w:marLeft w:val="480"/>
          <w:marRight w:val="0"/>
          <w:marTop w:val="0"/>
          <w:marBottom w:val="0"/>
          <w:divBdr>
            <w:top w:val="none" w:sz="0" w:space="0" w:color="auto"/>
            <w:left w:val="none" w:sz="0" w:space="0" w:color="auto"/>
            <w:bottom w:val="none" w:sz="0" w:space="0" w:color="auto"/>
            <w:right w:val="none" w:sz="0" w:space="0" w:color="auto"/>
          </w:divBdr>
        </w:div>
        <w:div w:id="50271696">
          <w:marLeft w:val="480"/>
          <w:marRight w:val="0"/>
          <w:marTop w:val="0"/>
          <w:marBottom w:val="0"/>
          <w:divBdr>
            <w:top w:val="none" w:sz="0" w:space="0" w:color="auto"/>
            <w:left w:val="none" w:sz="0" w:space="0" w:color="auto"/>
            <w:bottom w:val="none" w:sz="0" w:space="0" w:color="auto"/>
            <w:right w:val="none" w:sz="0" w:space="0" w:color="auto"/>
          </w:divBdr>
        </w:div>
        <w:div w:id="75636274">
          <w:marLeft w:val="480"/>
          <w:marRight w:val="0"/>
          <w:marTop w:val="0"/>
          <w:marBottom w:val="0"/>
          <w:divBdr>
            <w:top w:val="none" w:sz="0" w:space="0" w:color="auto"/>
            <w:left w:val="none" w:sz="0" w:space="0" w:color="auto"/>
            <w:bottom w:val="none" w:sz="0" w:space="0" w:color="auto"/>
            <w:right w:val="none" w:sz="0" w:space="0" w:color="auto"/>
          </w:divBdr>
        </w:div>
        <w:div w:id="232200622">
          <w:marLeft w:val="480"/>
          <w:marRight w:val="0"/>
          <w:marTop w:val="0"/>
          <w:marBottom w:val="0"/>
          <w:divBdr>
            <w:top w:val="none" w:sz="0" w:space="0" w:color="auto"/>
            <w:left w:val="none" w:sz="0" w:space="0" w:color="auto"/>
            <w:bottom w:val="none" w:sz="0" w:space="0" w:color="auto"/>
            <w:right w:val="none" w:sz="0" w:space="0" w:color="auto"/>
          </w:divBdr>
        </w:div>
        <w:div w:id="277950178">
          <w:marLeft w:val="480"/>
          <w:marRight w:val="0"/>
          <w:marTop w:val="0"/>
          <w:marBottom w:val="0"/>
          <w:divBdr>
            <w:top w:val="none" w:sz="0" w:space="0" w:color="auto"/>
            <w:left w:val="none" w:sz="0" w:space="0" w:color="auto"/>
            <w:bottom w:val="none" w:sz="0" w:space="0" w:color="auto"/>
            <w:right w:val="none" w:sz="0" w:space="0" w:color="auto"/>
          </w:divBdr>
        </w:div>
        <w:div w:id="313947702">
          <w:marLeft w:val="480"/>
          <w:marRight w:val="0"/>
          <w:marTop w:val="0"/>
          <w:marBottom w:val="0"/>
          <w:divBdr>
            <w:top w:val="none" w:sz="0" w:space="0" w:color="auto"/>
            <w:left w:val="none" w:sz="0" w:space="0" w:color="auto"/>
            <w:bottom w:val="none" w:sz="0" w:space="0" w:color="auto"/>
            <w:right w:val="none" w:sz="0" w:space="0" w:color="auto"/>
          </w:divBdr>
        </w:div>
        <w:div w:id="364017016">
          <w:marLeft w:val="480"/>
          <w:marRight w:val="0"/>
          <w:marTop w:val="0"/>
          <w:marBottom w:val="0"/>
          <w:divBdr>
            <w:top w:val="none" w:sz="0" w:space="0" w:color="auto"/>
            <w:left w:val="none" w:sz="0" w:space="0" w:color="auto"/>
            <w:bottom w:val="none" w:sz="0" w:space="0" w:color="auto"/>
            <w:right w:val="none" w:sz="0" w:space="0" w:color="auto"/>
          </w:divBdr>
        </w:div>
        <w:div w:id="410011972">
          <w:marLeft w:val="480"/>
          <w:marRight w:val="0"/>
          <w:marTop w:val="0"/>
          <w:marBottom w:val="0"/>
          <w:divBdr>
            <w:top w:val="none" w:sz="0" w:space="0" w:color="auto"/>
            <w:left w:val="none" w:sz="0" w:space="0" w:color="auto"/>
            <w:bottom w:val="none" w:sz="0" w:space="0" w:color="auto"/>
            <w:right w:val="none" w:sz="0" w:space="0" w:color="auto"/>
          </w:divBdr>
        </w:div>
        <w:div w:id="486477894">
          <w:marLeft w:val="480"/>
          <w:marRight w:val="0"/>
          <w:marTop w:val="0"/>
          <w:marBottom w:val="0"/>
          <w:divBdr>
            <w:top w:val="none" w:sz="0" w:space="0" w:color="auto"/>
            <w:left w:val="none" w:sz="0" w:space="0" w:color="auto"/>
            <w:bottom w:val="none" w:sz="0" w:space="0" w:color="auto"/>
            <w:right w:val="none" w:sz="0" w:space="0" w:color="auto"/>
          </w:divBdr>
        </w:div>
        <w:div w:id="559370069">
          <w:marLeft w:val="480"/>
          <w:marRight w:val="0"/>
          <w:marTop w:val="0"/>
          <w:marBottom w:val="0"/>
          <w:divBdr>
            <w:top w:val="none" w:sz="0" w:space="0" w:color="auto"/>
            <w:left w:val="none" w:sz="0" w:space="0" w:color="auto"/>
            <w:bottom w:val="none" w:sz="0" w:space="0" w:color="auto"/>
            <w:right w:val="none" w:sz="0" w:space="0" w:color="auto"/>
          </w:divBdr>
        </w:div>
        <w:div w:id="700010816">
          <w:marLeft w:val="480"/>
          <w:marRight w:val="0"/>
          <w:marTop w:val="0"/>
          <w:marBottom w:val="0"/>
          <w:divBdr>
            <w:top w:val="none" w:sz="0" w:space="0" w:color="auto"/>
            <w:left w:val="none" w:sz="0" w:space="0" w:color="auto"/>
            <w:bottom w:val="none" w:sz="0" w:space="0" w:color="auto"/>
            <w:right w:val="none" w:sz="0" w:space="0" w:color="auto"/>
          </w:divBdr>
        </w:div>
        <w:div w:id="737020387">
          <w:marLeft w:val="480"/>
          <w:marRight w:val="0"/>
          <w:marTop w:val="0"/>
          <w:marBottom w:val="0"/>
          <w:divBdr>
            <w:top w:val="none" w:sz="0" w:space="0" w:color="auto"/>
            <w:left w:val="none" w:sz="0" w:space="0" w:color="auto"/>
            <w:bottom w:val="none" w:sz="0" w:space="0" w:color="auto"/>
            <w:right w:val="none" w:sz="0" w:space="0" w:color="auto"/>
          </w:divBdr>
        </w:div>
        <w:div w:id="765417805">
          <w:marLeft w:val="480"/>
          <w:marRight w:val="0"/>
          <w:marTop w:val="0"/>
          <w:marBottom w:val="0"/>
          <w:divBdr>
            <w:top w:val="none" w:sz="0" w:space="0" w:color="auto"/>
            <w:left w:val="none" w:sz="0" w:space="0" w:color="auto"/>
            <w:bottom w:val="none" w:sz="0" w:space="0" w:color="auto"/>
            <w:right w:val="none" w:sz="0" w:space="0" w:color="auto"/>
          </w:divBdr>
        </w:div>
        <w:div w:id="790053955">
          <w:marLeft w:val="480"/>
          <w:marRight w:val="0"/>
          <w:marTop w:val="0"/>
          <w:marBottom w:val="0"/>
          <w:divBdr>
            <w:top w:val="none" w:sz="0" w:space="0" w:color="auto"/>
            <w:left w:val="none" w:sz="0" w:space="0" w:color="auto"/>
            <w:bottom w:val="none" w:sz="0" w:space="0" w:color="auto"/>
            <w:right w:val="none" w:sz="0" w:space="0" w:color="auto"/>
          </w:divBdr>
        </w:div>
        <w:div w:id="864100654">
          <w:marLeft w:val="480"/>
          <w:marRight w:val="0"/>
          <w:marTop w:val="0"/>
          <w:marBottom w:val="0"/>
          <w:divBdr>
            <w:top w:val="none" w:sz="0" w:space="0" w:color="auto"/>
            <w:left w:val="none" w:sz="0" w:space="0" w:color="auto"/>
            <w:bottom w:val="none" w:sz="0" w:space="0" w:color="auto"/>
            <w:right w:val="none" w:sz="0" w:space="0" w:color="auto"/>
          </w:divBdr>
        </w:div>
        <w:div w:id="909071650">
          <w:marLeft w:val="480"/>
          <w:marRight w:val="0"/>
          <w:marTop w:val="0"/>
          <w:marBottom w:val="0"/>
          <w:divBdr>
            <w:top w:val="none" w:sz="0" w:space="0" w:color="auto"/>
            <w:left w:val="none" w:sz="0" w:space="0" w:color="auto"/>
            <w:bottom w:val="none" w:sz="0" w:space="0" w:color="auto"/>
            <w:right w:val="none" w:sz="0" w:space="0" w:color="auto"/>
          </w:divBdr>
        </w:div>
        <w:div w:id="1032267746">
          <w:marLeft w:val="480"/>
          <w:marRight w:val="0"/>
          <w:marTop w:val="0"/>
          <w:marBottom w:val="0"/>
          <w:divBdr>
            <w:top w:val="none" w:sz="0" w:space="0" w:color="auto"/>
            <w:left w:val="none" w:sz="0" w:space="0" w:color="auto"/>
            <w:bottom w:val="none" w:sz="0" w:space="0" w:color="auto"/>
            <w:right w:val="none" w:sz="0" w:space="0" w:color="auto"/>
          </w:divBdr>
        </w:div>
        <w:div w:id="1059788152">
          <w:marLeft w:val="480"/>
          <w:marRight w:val="0"/>
          <w:marTop w:val="0"/>
          <w:marBottom w:val="0"/>
          <w:divBdr>
            <w:top w:val="none" w:sz="0" w:space="0" w:color="auto"/>
            <w:left w:val="none" w:sz="0" w:space="0" w:color="auto"/>
            <w:bottom w:val="none" w:sz="0" w:space="0" w:color="auto"/>
            <w:right w:val="none" w:sz="0" w:space="0" w:color="auto"/>
          </w:divBdr>
        </w:div>
        <w:div w:id="1064986256">
          <w:marLeft w:val="480"/>
          <w:marRight w:val="0"/>
          <w:marTop w:val="0"/>
          <w:marBottom w:val="0"/>
          <w:divBdr>
            <w:top w:val="none" w:sz="0" w:space="0" w:color="auto"/>
            <w:left w:val="none" w:sz="0" w:space="0" w:color="auto"/>
            <w:bottom w:val="none" w:sz="0" w:space="0" w:color="auto"/>
            <w:right w:val="none" w:sz="0" w:space="0" w:color="auto"/>
          </w:divBdr>
        </w:div>
        <w:div w:id="1095318872">
          <w:marLeft w:val="480"/>
          <w:marRight w:val="0"/>
          <w:marTop w:val="0"/>
          <w:marBottom w:val="0"/>
          <w:divBdr>
            <w:top w:val="none" w:sz="0" w:space="0" w:color="auto"/>
            <w:left w:val="none" w:sz="0" w:space="0" w:color="auto"/>
            <w:bottom w:val="none" w:sz="0" w:space="0" w:color="auto"/>
            <w:right w:val="none" w:sz="0" w:space="0" w:color="auto"/>
          </w:divBdr>
        </w:div>
        <w:div w:id="1131244159">
          <w:marLeft w:val="480"/>
          <w:marRight w:val="0"/>
          <w:marTop w:val="0"/>
          <w:marBottom w:val="0"/>
          <w:divBdr>
            <w:top w:val="none" w:sz="0" w:space="0" w:color="auto"/>
            <w:left w:val="none" w:sz="0" w:space="0" w:color="auto"/>
            <w:bottom w:val="none" w:sz="0" w:space="0" w:color="auto"/>
            <w:right w:val="none" w:sz="0" w:space="0" w:color="auto"/>
          </w:divBdr>
        </w:div>
        <w:div w:id="1214001580">
          <w:marLeft w:val="480"/>
          <w:marRight w:val="0"/>
          <w:marTop w:val="0"/>
          <w:marBottom w:val="0"/>
          <w:divBdr>
            <w:top w:val="none" w:sz="0" w:space="0" w:color="auto"/>
            <w:left w:val="none" w:sz="0" w:space="0" w:color="auto"/>
            <w:bottom w:val="none" w:sz="0" w:space="0" w:color="auto"/>
            <w:right w:val="none" w:sz="0" w:space="0" w:color="auto"/>
          </w:divBdr>
        </w:div>
        <w:div w:id="1215311748">
          <w:marLeft w:val="480"/>
          <w:marRight w:val="0"/>
          <w:marTop w:val="0"/>
          <w:marBottom w:val="0"/>
          <w:divBdr>
            <w:top w:val="none" w:sz="0" w:space="0" w:color="auto"/>
            <w:left w:val="none" w:sz="0" w:space="0" w:color="auto"/>
            <w:bottom w:val="none" w:sz="0" w:space="0" w:color="auto"/>
            <w:right w:val="none" w:sz="0" w:space="0" w:color="auto"/>
          </w:divBdr>
        </w:div>
        <w:div w:id="1244872024">
          <w:marLeft w:val="480"/>
          <w:marRight w:val="0"/>
          <w:marTop w:val="0"/>
          <w:marBottom w:val="0"/>
          <w:divBdr>
            <w:top w:val="none" w:sz="0" w:space="0" w:color="auto"/>
            <w:left w:val="none" w:sz="0" w:space="0" w:color="auto"/>
            <w:bottom w:val="none" w:sz="0" w:space="0" w:color="auto"/>
            <w:right w:val="none" w:sz="0" w:space="0" w:color="auto"/>
          </w:divBdr>
        </w:div>
        <w:div w:id="1265723825">
          <w:marLeft w:val="480"/>
          <w:marRight w:val="0"/>
          <w:marTop w:val="0"/>
          <w:marBottom w:val="0"/>
          <w:divBdr>
            <w:top w:val="none" w:sz="0" w:space="0" w:color="auto"/>
            <w:left w:val="none" w:sz="0" w:space="0" w:color="auto"/>
            <w:bottom w:val="none" w:sz="0" w:space="0" w:color="auto"/>
            <w:right w:val="none" w:sz="0" w:space="0" w:color="auto"/>
          </w:divBdr>
        </w:div>
        <w:div w:id="1341276543">
          <w:marLeft w:val="480"/>
          <w:marRight w:val="0"/>
          <w:marTop w:val="0"/>
          <w:marBottom w:val="0"/>
          <w:divBdr>
            <w:top w:val="none" w:sz="0" w:space="0" w:color="auto"/>
            <w:left w:val="none" w:sz="0" w:space="0" w:color="auto"/>
            <w:bottom w:val="none" w:sz="0" w:space="0" w:color="auto"/>
            <w:right w:val="none" w:sz="0" w:space="0" w:color="auto"/>
          </w:divBdr>
        </w:div>
        <w:div w:id="1341464138">
          <w:marLeft w:val="480"/>
          <w:marRight w:val="0"/>
          <w:marTop w:val="0"/>
          <w:marBottom w:val="0"/>
          <w:divBdr>
            <w:top w:val="none" w:sz="0" w:space="0" w:color="auto"/>
            <w:left w:val="none" w:sz="0" w:space="0" w:color="auto"/>
            <w:bottom w:val="none" w:sz="0" w:space="0" w:color="auto"/>
            <w:right w:val="none" w:sz="0" w:space="0" w:color="auto"/>
          </w:divBdr>
        </w:div>
        <w:div w:id="1429808686">
          <w:marLeft w:val="480"/>
          <w:marRight w:val="0"/>
          <w:marTop w:val="0"/>
          <w:marBottom w:val="0"/>
          <w:divBdr>
            <w:top w:val="none" w:sz="0" w:space="0" w:color="auto"/>
            <w:left w:val="none" w:sz="0" w:space="0" w:color="auto"/>
            <w:bottom w:val="none" w:sz="0" w:space="0" w:color="auto"/>
            <w:right w:val="none" w:sz="0" w:space="0" w:color="auto"/>
          </w:divBdr>
        </w:div>
        <w:div w:id="1480614427">
          <w:marLeft w:val="480"/>
          <w:marRight w:val="0"/>
          <w:marTop w:val="0"/>
          <w:marBottom w:val="0"/>
          <w:divBdr>
            <w:top w:val="none" w:sz="0" w:space="0" w:color="auto"/>
            <w:left w:val="none" w:sz="0" w:space="0" w:color="auto"/>
            <w:bottom w:val="none" w:sz="0" w:space="0" w:color="auto"/>
            <w:right w:val="none" w:sz="0" w:space="0" w:color="auto"/>
          </w:divBdr>
        </w:div>
        <w:div w:id="1507525174">
          <w:marLeft w:val="480"/>
          <w:marRight w:val="0"/>
          <w:marTop w:val="0"/>
          <w:marBottom w:val="0"/>
          <w:divBdr>
            <w:top w:val="none" w:sz="0" w:space="0" w:color="auto"/>
            <w:left w:val="none" w:sz="0" w:space="0" w:color="auto"/>
            <w:bottom w:val="none" w:sz="0" w:space="0" w:color="auto"/>
            <w:right w:val="none" w:sz="0" w:space="0" w:color="auto"/>
          </w:divBdr>
        </w:div>
        <w:div w:id="1534922536">
          <w:marLeft w:val="480"/>
          <w:marRight w:val="0"/>
          <w:marTop w:val="0"/>
          <w:marBottom w:val="0"/>
          <w:divBdr>
            <w:top w:val="none" w:sz="0" w:space="0" w:color="auto"/>
            <w:left w:val="none" w:sz="0" w:space="0" w:color="auto"/>
            <w:bottom w:val="none" w:sz="0" w:space="0" w:color="auto"/>
            <w:right w:val="none" w:sz="0" w:space="0" w:color="auto"/>
          </w:divBdr>
        </w:div>
        <w:div w:id="1597516687">
          <w:marLeft w:val="480"/>
          <w:marRight w:val="0"/>
          <w:marTop w:val="0"/>
          <w:marBottom w:val="0"/>
          <w:divBdr>
            <w:top w:val="none" w:sz="0" w:space="0" w:color="auto"/>
            <w:left w:val="none" w:sz="0" w:space="0" w:color="auto"/>
            <w:bottom w:val="none" w:sz="0" w:space="0" w:color="auto"/>
            <w:right w:val="none" w:sz="0" w:space="0" w:color="auto"/>
          </w:divBdr>
        </w:div>
        <w:div w:id="1637640340">
          <w:marLeft w:val="480"/>
          <w:marRight w:val="0"/>
          <w:marTop w:val="0"/>
          <w:marBottom w:val="0"/>
          <w:divBdr>
            <w:top w:val="none" w:sz="0" w:space="0" w:color="auto"/>
            <w:left w:val="none" w:sz="0" w:space="0" w:color="auto"/>
            <w:bottom w:val="none" w:sz="0" w:space="0" w:color="auto"/>
            <w:right w:val="none" w:sz="0" w:space="0" w:color="auto"/>
          </w:divBdr>
        </w:div>
        <w:div w:id="1648582607">
          <w:marLeft w:val="480"/>
          <w:marRight w:val="0"/>
          <w:marTop w:val="0"/>
          <w:marBottom w:val="0"/>
          <w:divBdr>
            <w:top w:val="none" w:sz="0" w:space="0" w:color="auto"/>
            <w:left w:val="none" w:sz="0" w:space="0" w:color="auto"/>
            <w:bottom w:val="none" w:sz="0" w:space="0" w:color="auto"/>
            <w:right w:val="none" w:sz="0" w:space="0" w:color="auto"/>
          </w:divBdr>
        </w:div>
        <w:div w:id="1652784888">
          <w:marLeft w:val="480"/>
          <w:marRight w:val="0"/>
          <w:marTop w:val="0"/>
          <w:marBottom w:val="0"/>
          <w:divBdr>
            <w:top w:val="none" w:sz="0" w:space="0" w:color="auto"/>
            <w:left w:val="none" w:sz="0" w:space="0" w:color="auto"/>
            <w:bottom w:val="none" w:sz="0" w:space="0" w:color="auto"/>
            <w:right w:val="none" w:sz="0" w:space="0" w:color="auto"/>
          </w:divBdr>
        </w:div>
        <w:div w:id="1692418808">
          <w:marLeft w:val="480"/>
          <w:marRight w:val="0"/>
          <w:marTop w:val="0"/>
          <w:marBottom w:val="0"/>
          <w:divBdr>
            <w:top w:val="none" w:sz="0" w:space="0" w:color="auto"/>
            <w:left w:val="none" w:sz="0" w:space="0" w:color="auto"/>
            <w:bottom w:val="none" w:sz="0" w:space="0" w:color="auto"/>
            <w:right w:val="none" w:sz="0" w:space="0" w:color="auto"/>
          </w:divBdr>
        </w:div>
        <w:div w:id="1697467594">
          <w:marLeft w:val="480"/>
          <w:marRight w:val="0"/>
          <w:marTop w:val="0"/>
          <w:marBottom w:val="0"/>
          <w:divBdr>
            <w:top w:val="none" w:sz="0" w:space="0" w:color="auto"/>
            <w:left w:val="none" w:sz="0" w:space="0" w:color="auto"/>
            <w:bottom w:val="none" w:sz="0" w:space="0" w:color="auto"/>
            <w:right w:val="none" w:sz="0" w:space="0" w:color="auto"/>
          </w:divBdr>
        </w:div>
        <w:div w:id="1719888496">
          <w:marLeft w:val="480"/>
          <w:marRight w:val="0"/>
          <w:marTop w:val="0"/>
          <w:marBottom w:val="0"/>
          <w:divBdr>
            <w:top w:val="none" w:sz="0" w:space="0" w:color="auto"/>
            <w:left w:val="none" w:sz="0" w:space="0" w:color="auto"/>
            <w:bottom w:val="none" w:sz="0" w:space="0" w:color="auto"/>
            <w:right w:val="none" w:sz="0" w:space="0" w:color="auto"/>
          </w:divBdr>
        </w:div>
        <w:div w:id="1732540144">
          <w:marLeft w:val="480"/>
          <w:marRight w:val="0"/>
          <w:marTop w:val="0"/>
          <w:marBottom w:val="0"/>
          <w:divBdr>
            <w:top w:val="none" w:sz="0" w:space="0" w:color="auto"/>
            <w:left w:val="none" w:sz="0" w:space="0" w:color="auto"/>
            <w:bottom w:val="none" w:sz="0" w:space="0" w:color="auto"/>
            <w:right w:val="none" w:sz="0" w:space="0" w:color="auto"/>
          </w:divBdr>
        </w:div>
        <w:div w:id="1817718741">
          <w:marLeft w:val="480"/>
          <w:marRight w:val="0"/>
          <w:marTop w:val="0"/>
          <w:marBottom w:val="0"/>
          <w:divBdr>
            <w:top w:val="none" w:sz="0" w:space="0" w:color="auto"/>
            <w:left w:val="none" w:sz="0" w:space="0" w:color="auto"/>
            <w:bottom w:val="none" w:sz="0" w:space="0" w:color="auto"/>
            <w:right w:val="none" w:sz="0" w:space="0" w:color="auto"/>
          </w:divBdr>
        </w:div>
        <w:div w:id="1863666126">
          <w:marLeft w:val="480"/>
          <w:marRight w:val="0"/>
          <w:marTop w:val="0"/>
          <w:marBottom w:val="0"/>
          <w:divBdr>
            <w:top w:val="none" w:sz="0" w:space="0" w:color="auto"/>
            <w:left w:val="none" w:sz="0" w:space="0" w:color="auto"/>
            <w:bottom w:val="none" w:sz="0" w:space="0" w:color="auto"/>
            <w:right w:val="none" w:sz="0" w:space="0" w:color="auto"/>
          </w:divBdr>
        </w:div>
        <w:div w:id="1865895605">
          <w:marLeft w:val="480"/>
          <w:marRight w:val="0"/>
          <w:marTop w:val="0"/>
          <w:marBottom w:val="0"/>
          <w:divBdr>
            <w:top w:val="none" w:sz="0" w:space="0" w:color="auto"/>
            <w:left w:val="none" w:sz="0" w:space="0" w:color="auto"/>
            <w:bottom w:val="none" w:sz="0" w:space="0" w:color="auto"/>
            <w:right w:val="none" w:sz="0" w:space="0" w:color="auto"/>
          </w:divBdr>
        </w:div>
        <w:div w:id="1872768150">
          <w:marLeft w:val="480"/>
          <w:marRight w:val="0"/>
          <w:marTop w:val="0"/>
          <w:marBottom w:val="0"/>
          <w:divBdr>
            <w:top w:val="none" w:sz="0" w:space="0" w:color="auto"/>
            <w:left w:val="none" w:sz="0" w:space="0" w:color="auto"/>
            <w:bottom w:val="none" w:sz="0" w:space="0" w:color="auto"/>
            <w:right w:val="none" w:sz="0" w:space="0" w:color="auto"/>
          </w:divBdr>
        </w:div>
        <w:div w:id="1926724087">
          <w:marLeft w:val="480"/>
          <w:marRight w:val="0"/>
          <w:marTop w:val="0"/>
          <w:marBottom w:val="0"/>
          <w:divBdr>
            <w:top w:val="none" w:sz="0" w:space="0" w:color="auto"/>
            <w:left w:val="none" w:sz="0" w:space="0" w:color="auto"/>
            <w:bottom w:val="none" w:sz="0" w:space="0" w:color="auto"/>
            <w:right w:val="none" w:sz="0" w:space="0" w:color="auto"/>
          </w:divBdr>
        </w:div>
        <w:div w:id="1954247397">
          <w:marLeft w:val="480"/>
          <w:marRight w:val="0"/>
          <w:marTop w:val="0"/>
          <w:marBottom w:val="0"/>
          <w:divBdr>
            <w:top w:val="none" w:sz="0" w:space="0" w:color="auto"/>
            <w:left w:val="none" w:sz="0" w:space="0" w:color="auto"/>
            <w:bottom w:val="none" w:sz="0" w:space="0" w:color="auto"/>
            <w:right w:val="none" w:sz="0" w:space="0" w:color="auto"/>
          </w:divBdr>
        </w:div>
        <w:div w:id="1991246246">
          <w:marLeft w:val="480"/>
          <w:marRight w:val="0"/>
          <w:marTop w:val="0"/>
          <w:marBottom w:val="0"/>
          <w:divBdr>
            <w:top w:val="none" w:sz="0" w:space="0" w:color="auto"/>
            <w:left w:val="none" w:sz="0" w:space="0" w:color="auto"/>
            <w:bottom w:val="none" w:sz="0" w:space="0" w:color="auto"/>
            <w:right w:val="none" w:sz="0" w:space="0" w:color="auto"/>
          </w:divBdr>
        </w:div>
        <w:div w:id="1998992041">
          <w:marLeft w:val="480"/>
          <w:marRight w:val="0"/>
          <w:marTop w:val="0"/>
          <w:marBottom w:val="0"/>
          <w:divBdr>
            <w:top w:val="none" w:sz="0" w:space="0" w:color="auto"/>
            <w:left w:val="none" w:sz="0" w:space="0" w:color="auto"/>
            <w:bottom w:val="none" w:sz="0" w:space="0" w:color="auto"/>
            <w:right w:val="none" w:sz="0" w:space="0" w:color="auto"/>
          </w:divBdr>
        </w:div>
        <w:div w:id="2013951695">
          <w:marLeft w:val="480"/>
          <w:marRight w:val="0"/>
          <w:marTop w:val="0"/>
          <w:marBottom w:val="0"/>
          <w:divBdr>
            <w:top w:val="none" w:sz="0" w:space="0" w:color="auto"/>
            <w:left w:val="none" w:sz="0" w:space="0" w:color="auto"/>
            <w:bottom w:val="none" w:sz="0" w:space="0" w:color="auto"/>
            <w:right w:val="none" w:sz="0" w:space="0" w:color="auto"/>
          </w:divBdr>
        </w:div>
        <w:div w:id="2104492217">
          <w:marLeft w:val="480"/>
          <w:marRight w:val="0"/>
          <w:marTop w:val="0"/>
          <w:marBottom w:val="0"/>
          <w:divBdr>
            <w:top w:val="none" w:sz="0" w:space="0" w:color="auto"/>
            <w:left w:val="none" w:sz="0" w:space="0" w:color="auto"/>
            <w:bottom w:val="none" w:sz="0" w:space="0" w:color="auto"/>
            <w:right w:val="none" w:sz="0" w:space="0" w:color="auto"/>
          </w:divBdr>
        </w:div>
        <w:div w:id="2104640205">
          <w:marLeft w:val="480"/>
          <w:marRight w:val="0"/>
          <w:marTop w:val="0"/>
          <w:marBottom w:val="0"/>
          <w:divBdr>
            <w:top w:val="none" w:sz="0" w:space="0" w:color="auto"/>
            <w:left w:val="none" w:sz="0" w:space="0" w:color="auto"/>
            <w:bottom w:val="none" w:sz="0" w:space="0" w:color="auto"/>
            <w:right w:val="none" w:sz="0" w:space="0" w:color="auto"/>
          </w:divBdr>
        </w:div>
        <w:div w:id="2120223174">
          <w:marLeft w:val="480"/>
          <w:marRight w:val="0"/>
          <w:marTop w:val="0"/>
          <w:marBottom w:val="0"/>
          <w:divBdr>
            <w:top w:val="none" w:sz="0" w:space="0" w:color="auto"/>
            <w:left w:val="none" w:sz="0" w:space="0" w:color="auto"/>
            <w:bottom w:val="none" w:sz="0" w:space="0" w:color="auto"/>
            <w:right w:val="none" w:sz="0" w:space="0" w:color="auto"/>
          </w:divBdr>
        </w:div>
        <w:div w:id="2128228936">
          <w:marLeft w:val="480"/>
          <w:marRight w:val="0"/>
          <w:marTop w:val="0"/>
          <w:marBottom w:val="0"/>
          <w:divBdr>
            <w:top w:val="none" w:sz="0" w:space="0" w:color="auto"/>
            <w:left w:val="none" w:sz="0" w:space="0" w:color="auto"/>
            <w:bottom w:val="none" w:sz="0" w:space="0" w:color="auto"/>
            <w:right w:val="none" w:sz="0" w:space="0" w:color="auto"/>
          </w:divBdr>
        </w:div>
      </w:divsChild>
    </w:div>
    <w:div w:id="619648509">
      <w:marLeft w:val="640"/>
      <w:marRight w:val="0"/>
      <w:marTop w:val="0"/>
      <w:marBottom w:val="0"/>
      <w:divBdr>
        <w:top w:val="none" w:sz="0" w:space="0" w:color="auto"/>
        <w:left w:val="none" w:sz="0" w:space="0" w:color="auto"/>
        <w:bottom w:val="none" w:sz="0" w:space="0" w:color="auto"/>
        <w:right w:val="none" w:sz="0" w:space="0" w:color="auto"/>
      </w:divBdr>
    </w:div>
    <w:div w:id="620842362">
      <w:marLeft w:val="640"/>
      <w:marRight w:val="0"/>
      <w:marTop w:val="0"/>
      <w:marBottom w:val="0"/>
      <w:divBdr>
        <w:top w:val="none" w:sz="0" w:space="0" w:color="auto"/>
        <w:left w:val="none" w:sz="0" w:space="0" w:color="auto"/>
        <w:bottom w:val="none" w:sz="0" w:space="0" w:color="auto"/>
        <w:right w:val="none" w:sz="0" w:space="0" w:color="auto"/>
      </w:divBdr>
    </w:div>
    <w:div w:id="621032043">
      <w:marLeft w:val="480"/>
      <w:marRight w:val="0"/>
      <w:marTop w:val="0"/>
      <w:marBottom w:val="0"/>
      <w:divBdr>
        <w:top w:val="none" w:sz="0" w:space="0" w:color="auto"/>
        <w:left w:val="none" w:sz="0" w:space="0" w:color="auto"/>
        <w:bottom w:val="none" w:sz="0" w:space="0" w:color="auto"/>
        <w:right w:val="none" w:sz="0" w:space="0" w:color="auto"/>
      </w:divBdr>
    </w:div>
    <w:div w:id="621107828">
      <w:bodyDiv w:val="1"/>
      <w:marLeft w:val="0"/>
      <w:marRight w:val="0"/>
      <w:marTop w:val="0"/>
      <w:marBottom w:val="0"/>
      <w:divBdr>
        <w:top w:val="none" w:sz="0" w:space="0" w:color="auto"/>
        <w:left w:val="none" w:sz="0" w:space="0" w:color="auto"/>
        <w:bottom w:val="none" w:sz="0" w:space="0" w:color="auto"/>
        <w:right w:val="none" w:sz="0" w:space="0" w:color="auto"/>
      </w:divBdr>
    </w:div>
    <w:div w:id="621225019">
      <w:bodyDiv w:val="1"/>
      <w:marLeft w:val="0"/>
      <w:marRight w:val="0"/>
      <w:marTop w:val="0"/>
      <w:marBottom w:val="0"/>
      <w:divBdr>
        <w:top w:val="none" w:sz="0" w:space="0" w:color="auto"/>
        <w:left w:val="none" w:sz="0" w:space="0" w:color="auto"/>
        <w:bottom w:val="none" w:sz="0" w:space="0" w:color="auto"/>
        <w:right w:val="none" w:sz="0" w:space="0" w:color="auto"/>
      </w:divBdr>
    </w:div>
    <w:div w:id="621421562">
      <w:marLeft w:val="640"/>
      <w:marRight w:val="0"/>
      <w:marTop w:val="0"/>
      <w:marBottom w:val="0"/>
      <w:divBdr>
        <w:top w:val="none" w:sz="0" w:space="0" w:color="auto"/>
        <w:left w:val="none" w:sz="0" w:space="0" w:color="auto"/>
        <w:bottom w:val="none" w:sz="0" w:space="0" w:color="auto"/>
        <w:right w:val="none" w:sz="0" w:space="0" w:color="auto"/>
      </w:divBdr>
    </w:div>
    <w:div w:id="621615007">
      <w:marLeft w:val="640"/>
      <w:marRight w:val="0"/>
      <w:marTop w:val="0"/>
      <w:marBottom w:val="0"/>
      <w:divBdr>
        <w:top w:val="none" w:sz="0" w:space="0" w:color="auto"/>
        <w:left w:val="none" w:sz="0" w:space="0" w:color="auto"/>
        <w:bottom w:val="none" w:sz="0" w:space="0" w:color="auto"/>
        <w:right w:val="none" w:sz="0" w:space="0" w:color="auto"/>
      </w:divBdr>
    </w:div>
    <w:div w:id="621688581">
      <w:marLeft w:val="480"/>
      <w:marRight w:val="0"/>
      <w:marTop w:val="0"/>
      <w:marBottom w:val="0"/>
      <w:divBdr>
        <w:top w:val="none" w:sz="0" w:space="0" w:color="auto"/>
        <w:left w:val="none" w:sz="0" w:space="0" w:color="auto"/>
        <w:bottom w:val="none" w:sz="0" w:space="0" w:color="auto"/>
        <w:right w:val="none" w:sz="0" w:space="0" w:color="auto"/>
      </w:divBdr>
    </w:div>
    <w:div w:id="622270655">
      <w:marLeft w:val="640"/>
      <w:marRight w:val="0"/>
      <w:marTop w:val="0"/>
      <w:marBottom w:val="0"/>
      <w:divBdr>
        <w:top w:val="none" w:sz="0" w:space="0" w:color="auto"/>
        <w:left w:val="none" w:sz="0" w:space="0" w:color="auto"/>
        <w:bottom w:val="none" w:sz="0" w:space="0" w:color="auto"/>
        <w:right w:val="none" w:sz="0" w:space="0" w:color="auto"/>
      </w:divBdr>
    </w:div>
    <w:div w:id="622729785">
      <w:marLeft w:val="640"/>
      <w:marRight w:val="0"/>
      <w:marTop w:val="0"/>
      <w:marBottom w:val="0"/>
      <w:divBdr>
        <w:top w:val="none" w:sz="0" w:space="0" w:color="auto"/>
        <w:left w:val="none" w:sz="0" w:space="0" w:color="auto"/>
        <w:bottom w:val="none" w:sz="0" w:space="0" w:color="auto"/>
        <w:right w:val="none" w:sz="0" w:space="0" w:color="auto"/>
      </w:divBdr>
    </w:div>
    <w:div w:id="623079767">
      <w:marLeft w:val="640"/>
      <w:marRight w:val="0"/>
      <w:marTop w:val="0"/>
      <w:marBottom w:val="0"/>
      <w:divBdr>
        <w:top w:val="none" w:sz="0" w:space="0" w:color="auto"/>
        <w:left w:val="none" w:sz="0" w:space="0" w:color="auto"/>
        <w:bottom w:val="none" w:sz="0" w:space="0" w:color="auto"/>
        <w:right w:val="none" w:sz="0" w:space="0" w:color="auto"/>
      </w:divBdr>
    </w:div>
    <w:div w:id="623199217">
      <w:bodyDiv w:val="1"/>
      <w:marLeft w:val="0"/>
      <w:marRight w:val="0"/>
      <w:marTop w:val="0"/>
      <w:marBottom w:val="0"/>
      <w:divBdr>
        <w:top w:val="none" w:sz="0" w:space="0" w:color="auto"/>
        <w:left w:val="none" w:sz="0" w:space="0" w:color="auto"/>
        <w:bottom w:val="none" w:sz="0" w:space="0" w:color="auto"/>
        <w:right w:val="none" w:sz="0" w:space="0" w:color="auto"/>
      </w:divBdr>
      <w:divsChild>
        <w:div w:id="131559688">
          <w:marLeft w:val="480"/>
          <w:marRight w:val="0"/>
          <w:marTop w:val="0"/>
          <w:marBottom w:val="0"/>
          <w:divBdr>
            <w:top w:val="none" w:sz="0" w:space="0" w:color="auto"/>
            <w:left w:val="none" w:sz="0" w:space="0" w:color="auto"/>
            <w:bottom w:val="none" w:sz="0" w:space="0" w:color="auto"/>
            <w:right w:val="none" w:sz="0" w:space="0" w:color="auto"/>
          </w:divBdr>
        </w:div>
        <w:div w:id="174152618">
          <w:marLeft w:val="480"/>
          <w:marRight w:val="0"/>
          <w:marTop w:val="0"/>
          <w:marBottom w:val="0"/>
          <w:divBdr>
            <w:top w:val="none" w:sz="0" w:space="0" w:color="auto"/>
            <w:left w:val="none" w:sz="0" w:space="0" w:color="auto"/>
            <w:bottom w:val="none" w:sz="0" w:space="0" w:color="auto"/>
            <w:right w:val="none" w:sz="0" w:space="0" w:color="auto"/>
          </w:divBdr>
        </w:div>
        <w:div w:id="179903631">
          <w:marLeft w:val="480"/>
          <w:marRight w:val="0"/>
          <w:marTop w:val="0"/>
          <w:marBottom w:val="0"/>
          <w:divBdr>
            <w:top w:val="none" w:sz="0" w:space="0" w:color="auto"/>
            <w:left w:val="none" w:sz="0" w:space="0" w:color="auto"/>
            <w:bottom w:val="none" w:sz="0" w:space="0" w:color="auto"/>
            <w:right w:val="none" w:sz="0" w:space="0" w:color="auto"/>
          </w:divBdr>
        </w:div>
        <w:div w:id="197815453">
          <w:marLeft w:val="480"/>
          <w:marRight w:val="0"/>
          <w:marTop w:val="0"/>
          <w:marBottom w:val="0"/>
          <w:divBdr>
            <w:top w:val="none" w:sz="0" w:space="0" w:color="auto"/>
            <w:left w:val="none" w:sz="0" w:space="0" w:color="auto"/>
            <w:bottom w:val="none" w:sz="0" w:space="0" w:color="auto"/>
            <w:right w:val="none" w:sz="0" w:space="0" w:color="auto"/>
          </w:divBdr>
        </w:div>
        <w:div w:id="200284951">
          <w:marLeft w:val="480"/>
          <w:marRight w:val="0"/>
          <w:marTop w:val="0"/>
          <w:marBottom w:val="0"/>
          <w:divBdr>
            <w:top w:val="none" w:sz="0" w:space="0" w:color="auto"/>
            <w:left w:val="none" w:sz="0" w:space="0" w:color="auto"/>
            <w:bottom w:val="none" w:sz="0" w:space="0" w:color="auto"/>
            <w:right w:val="none" w:sz="0" w:space="0" w:color="auto"/>
          </w:divBdr>
        </w:div>
        <w:div w:id="228226466">
          <w:marLeft w:val="480"/>
          <w:marRight w:val="0"/>
          <w:marTop w:val="0"/>
          <w:marBottom w:val="0"/>
          <w:divBdr>
            <w:top w:val="none" w:sz="0" w:space="0" w:color="auto"/>
            <w:left w:val="none" w:sz="0" w:space="0" w:color="auto"/>
            <w:bottom w:val="none" w:sz="0" w:space="0" w:color="auto"/>
            <w:right w:val="none" w:sz="0" w:space="0" w:color="auto"/>
          </w:divBdr>
        </w:div>
        <w:div w:id="279655186">
          <w:marLeft w:val="480"/>
          <w:marRight w:val="0"/>
          <w:marTop w:val="0"/>
          <w:marBottom w:val="0"/>
          <w:divBdr>
            <w:top w:val="none" w:sz="0" w:space="0" w:color="auto"/>
            <w:left w:val="none" w:sz="0" w:space="0" w:color="auto"/>
            <w:bottom w:val="none" w:sz="0" w:space="0" w:color="auto"/>
            <w:right w:val="none" w:sz="0" w:space="0" w:color="auto"/>
          </w:divBdr>
        </w:div>
        <w:div w:id="291251187">
          <w:marLeft w:val="480"/>
          <w:marRight w:val="0"/>
          <w:marTop w:val="0"/>
          <w:marBottom w:val="0"/>
          <w:divBdr>
            <w:top w:val="none" w:sz="0" w:space="0" w:color="auto"/>
            <w:left w:val="none" w:sz="0" w:space="0" w:color="auto"/>
            <w:bottom w:val="none" w:sz="0" w:space="0" w:color="auto"/>
            <w:right w:val="none" w:sz="0" w:space="0" w:color="auto"/>
          </w:divBdr>
        </w:div>
        <w:div w:id="342588200">
          <w:marLeft w:val="480"/>
          <w:marRight w:val="0"/>
          <w:marTop w:val="0"/>
          <w:marBottom w:val="0"/>
          <w:divBdr>
            <w:top w:val="none" w:sz="0" w:space="0" w:color="auto"/>
            <w:left w:val="none" w:sz="0" w:space="0" w:color="auto"/>
            <w:bottom w:val="none" w:sz="0" w:space="0" w:color="auto"/>
            <w:right w:val="none" w:sz="0" w:space="0" w:color="auto"/>
          </w:divBdr>
        </w:div>
        <w:div w:id="456603084">
          <w:marLeft w:val="480"/>
          <w:marRight w:val="0"/>
          <w:marTop w:val="0"/>
          <w:marBottom w:val="0"/>
          <w:divBdr>
            <w:top w:val="none" w:sz="0" w:space="0" w:color="auto"/>
            <w:left w:val="none" w:sz="0" w:space="0" w:color="auto"/>
            <w:bottom w:val="none" w:sz="0" w:space="0" w:color="auto"/>
            <w:right w:val="none" w:sz="0" w:space="0" w:color="auto"/>
          </w:divBdr>
        </w:div>
        <w:div w:id="477038701">
          <w:marLeft w:val="480"/>
          <w:marRight w:val="0"/>
          <w:marTop w:val="0"/>
          <w:marBottom w:val="0"/>
          <w:divBdr>
            <w:top w:val="none" w:sz="0" w:space="0" w:color="auto"/>
            <w:left w:val="none" w:sz="0" w:space="0" w:color="auto"/>
            <w:bottom w:val="none" w:sz="0" w:space="0" w:color="auto"/>
            <w:right w:val="none" w:sz="0" w:space="0" w:color="auto"/>
          </w:divBdr>
        </w:div>
        <w:div w:id="593517844">
          <w:marLeft w:val="480"/>
          <w:marRight w:val="0"/>
          <w:marTop w:val="0"/>
          <w:marBottom w:val="0"/>
          <w:divBdr>
            <w:top w:val="none" w:sz="0" w:space="0" w:color="auto"/>
            <w:left w:val="none" w:sz="0" w:space="0" w:color="auto"/>
            <w:bottom w:val="none" w:sz="0" w:space="0" w:color="auto"/>
            <w:right w:val="none" w:sz="0" w:space="0" w:color="auto"/>
          </w:divBdr>
        </w:div>
        <w:div w:id="608270222">
          <w:marLeft w:val="480"/>
          <w:marRight w:val="0"/>
          <w:marTop w:val="0"/>
          <w:marBottom w:val="0"/>
          <w:divBdr>
            <w:top w:val="none" w:sz="0" w:space="0" w:color="auto"/>
            <w:left w:val="none" w:sz="0" w:space="0" w:color="auto"/>
            <w:bottom w:val="none" w:sz="0" w:space="0" w:color="auto"/>
            <w:right w:val="none" w:sz="0" w:space="0" w:color="auto"/>
          </w:divBdr>
        </w:div>
        <w:div w:id="613906410">
          <w:marLeft w:val="480"/>
          <w:marRight w:val="0"/>
          <w:marTop w:val="0"/>
          <w:marBottom w:val="0"/>
          <w:divBdr>
            <w:top w:val="none" w:sz="0" w:space="0" w:color="auto"/>
            <w:left w:val="none" w:sz="0" w:space="0" w:color="auto"/>
            <w:bottom w:val="none" w:sz="0" w:space="0" w:color="auto"/>
            <w:right w:val="none" w:sz="0" w:space="0" w:color="auto"/>
          </w:divBdr>
        </w:div>
        <w:div w:id="619915173">
          <w:marLeft w:val="480"/>
          <w:marRight w:val="0"/>
          <w:marTop w:val="0"/>
          <w:marBottom w:val="0"/>
          <w:divBdr>
            <w:top w:val="none" w:sz="0" w:space="0" w:color="auto"/>
            <w:left w:val="none" w:sz="0" w:space="0" w:color="auto"/>
            <w:bottom w:val="none" w:sz="0" w:space="0" w:color="auto"/>
            <w:right w:val="none" w:sz="0" w:space="0" w:color="auto"/>
          </w:divBdr>
        </w:div>
        <w:div w:id="641352742">
          <w:marLeft w:val="480"/>
          <w:marRight w:val="0"/>
          <w:marTop w:val="0"/>
          <w:marBottom w:val="0"/>
          <w:divBdr>
            <w:top w:val="none" w:sz="0" w:space="0" w:color="auto"/>
            <w:left w:val="none" w:sz="0" w:space="0" w:color="auto"/>
            <w:bottom w:val="none" w:sz="0" w:space="0" w:color="auto"/>
            <w:right w:val="none" w:sz="0" w:space="0" w:color="auto"/>
          </w:divBdr>
        </w:div>
        <w:div w:id="675964912">
          <w:marLeft w:val="480"/>
          <w:marRight w:val="0"/>
          <w:marTop w:val="0"/>
          <w:marBottom w:val="0"/>
          <w:divBdr>
            <w:top w:val="none" w:sz="0" w:space="0" w:color="auto"/>
            <w:left w:val="none" w:sz="0" w:space="0" w:color="auto"/>
            <w:bottom w:val="none" w:sz="0" w:space="0" w:color="auto"/>
            <w:right w:val="none" w:sz="0" w:space="0" w:color="auto"/>
          </w:divBdr>
        </w:div>
        <w:div w:id="710761094">
          <w:marLeft w:val="480"/>
          <w:marRight w:val="0"/>
          <w:marTop w:val="0"/>
          <w:marBottom w:val="0"/>
          <w:divBdr>
            <w:top w:val="none" w:sz="0" w:space="0" w:color="auto"/>
            <w:left w:val="none" w:sz="0" w:space="0" w:color="auto"/>
            <w:bottom w:val="none" w:sz="0" w:space="0" w:color="auto"/>
            <w:right w:val="none" w:sz="0" w:space="0" w:color="auto"/>
          </w:divBdr>
        </w:div>
        <w:div w:id="742947203">
          <w:marLeft w:val="480"/>
          <w:marRight w:val="0"/>
          <w:marTop w:val="0"/>
          <w:marBottom w:val="0"/>
          <w:divBdr>
            <w:top w:val="none" w:sz="0" w:space="0" w:color="auto"/>
            <w:left w:val="none" w:sz="0" w:space="0" w:color="auto"/>
            <w:bottom w:val="none" w:sz="0" w:space="0" w:color="auto"/>
            <w:right w:val="none" w:sz="0" w:space="0" w:color="auto"/>
          </w:divBdr>
        </w:div>
        <w:div w:id="751050517">
          <w:marLeft w:val="480"/>
          <w:marRight w:val="0"/>
          <w:marTop w:val="0"/>
          <w:marBottom w:val="0"/>
          <w:divBdr>
            <w:top w:val="none" w:sz="0" w:space="0" w:color="auto"/>
            <w:left w:val="none" w:sz="0" w:space="0" w:color="auto"/>
            <w:bottom w:val="none" w:sz="0" w:space="0" w:color="auto"/>
            <w:right w:val="none" w:sz="0" w:space="0" w:color="auto"/>
          </w:divBdr>
        </w:div>
        <w:div w:id="753553023">
          <w:marLeft w:val="480"/>
          <w:marRight w:val="0"/>
          <w:marTop w:val="0"/>
          <w:marBottom w:val="0"/>
          <w:divBdr>
            <w:top w:val="none" w:sz="0" w:space="0" w:color="auto"/>
            <w:left w:val="none" w:sz="0" w:space="0" w:color="auto"/>
            <w:bottom w:val="none" w:sz="0" w:space="0" w:color="auto"/>
            <w:right w:val="none" w:sz="0" w:space="0" w:color="auto"/>
          </w:divBdr>
        </w:div>
        <w:div w:id="771820465">
          <w:marLeft w:val="480"/>
          <w:marRight w:val="0"/>
          <w:marTop w:val="0"/>
          <w:marBottom w:val="0"/>
          <w:divBdr>
            <w:top w:val="none" w:sz="0" w:space="0" w:color="auto"/>
            <w:left w:val="none" w:sz="0" w:space="0" w:color="auto"/>
            <w:bottom w:val="none" w:sz="0" w:space="0" w:color="auto"/>
            <w:right w:val="none" w:sz="0" w:space="0" w:color="auto"/>
          </w:divBdr>
        </w:div>
        <w:div w:id="789393802">
          <w:marLeft w:val="480"/>
          <w:marRight w:val="0"/>
          <w:marTop w:val="0"/>
          <w:marBottom w:val="0"/>
          <w:divBdr>
            <w:top w:val="none" w:sz="0" w:space="0" w:color="auto"/>
            <w:left w:val="none" w:sz="0" w:space="0" w:color="auto"/>
            <w:bottom w:val="none" w:sz="0" w:space="0" w:color="auto"/>
            <w:right w:val="none" w:sz="0" w:space="0" w:color="auto"/>
          </w:divBdr>
        </w:div>
        <w:div w:id="810907945">
          <w:marLeft w:val="480"/>
          <w:marRight w:val="0"/>
          <w:marTop w:val="0"/>
          <w:marBottom w:val="0"/>
          <w:divBdr>
            <w:top w:val="none" w:sz="0" w:space="0" w:color="auto"/>
            <w:left w:val="none" w:sz="0" w:space="0" w:color="auto"/>
            <w:bottom w:val="none" w:sz="0" w:space="0" w:color="auto"/>
            <w:right w:val="none" w:sz="0" w:space="0" w:color="auto"/>
          </w:divBdr>
        </w:div>
        <w:div w:id="827330926">
          <w:marLeft w:val="480"/>
          <w:marRight w:val="0"/>
          <w:marTop w:val="0"/>
          <w:marBottom w:val="0"/>
          <w:divBdr>
            <w:top w:val="none" w:sz="0" w:space="0" w:color="auto"/>
            <w:left w:val="none" w:sz="0" w:space="0" w:color="auto"/>
            <w:bottom w:val="none" w:sz="0" w:space="0" w:color="auto"/>
            <w:right w:val="none" w:sz="0" w:space="0" w:color="auto"/>
          </w:divBdr>
        </w:div>
        <w:div w:id="952252265">
          <w:marLeft w:val="480"/>
          <w:marRight w:val="0"/>
          <w:marTop w:val="0"/>
          <w:marBottom w:val="0"/>
          <w:divBdr>
            <w:top w:val="none" w:sz="0" w:space="0" w:color="auto"/>
            <w:left w:val="none" w:sz="0" w:space="0" w:color="auto"/>
            <w:bottom w:val="none" w:sz="0" w:space="0" w:color="auto"/>
            <w:right w:val="none" w:sz="0" w:space="0" w:color="auto"/>
          </w:divBdr>
        </w:div>
        <w:div w:id="959382460">
          <w:marLeft w:val="480"/>
          <w:marRight w:val="0"/>
          <w:marTop w:val="0"/>
          <w:marBottom w:val="0"/>
          <w:divBdr>
            <w:top w:val="none" w:sz="0" w:space="0" w:color="auto"/>
            <w:left w:val="none" w:sz="0" w:space="0" w:color="auto"/>
            <w:bottom w:val="none" w:sz="0" w:space="0" w:color="auto"/>
            <w:right w:val="none" w:sz="0" w:space="0" w:color="auto"/>
          </w:divBdr>
        </w:div>
        <w:div w:id="983585390">
          <w:marLeft w:val="480"/>
          <w:marRight w:val="0"/>
          <w:marTop w:val="0"/>
          <w:marBottom w:val="0"/>
          <w:divBdr>
            <w:top w:val="none" w:sz="0" w:space="0" w:color="auto"/>
            <w:left w:val="none" w:sz="0" w:space="0" w:color="auto"/>
            <w:bottom w:val="none" w:sz="0" w:space="0" w:color="auto"/>
            <w:right w:val="none" w:sz="0" w:space="0" w:color="auto"/>
          </w:divBdr>
        </w:div>
        <w:div w:id="1007250994">
          <w:marLeft w:val="480"/>
          <w:marRight w:val="0"/>
          <w:marTop w:val="0"/>
          <w:marBottom w:val="0"/>
          <w:divBdr>
            <w:top w:val="none" w:sz="0" w:space="0" w:color="auto"/>
            <w:left w:val="none" w:sz="0" w:space="0" w:color="auto"/>
            <w:bottom w:val="none" w:sz="0" w:space="0" w:color="auto"/>
            <w:right w:val="none" w:sz="0" w:space="0" w:color="auto"/>
          </w:divBdr>
        </w:div>
        <w:div w:id="1086727140">
          <w:marLeft w:val="480"/>
          <w:marRight w:val="0"/>
          <w:marTop w:val="0"/>
          <w:marBottom w:val="0"/>
          <w:divBdr>
            <w:top w:val="none" w:sz="0" w:space="0" w:color="auto"/>
            <w:left w:val="none" w:sz="0" w:space="0" w:color="auto"/>
            <w:bottom w:val="none" w:sz="0" w:space="0" w:color="auto"/>
            <w:right w:val="none" w:sz="0" w:space="0" w:color="auto"/>
          </w:divBdr>
        </w:div>
        <w:div w:id="1142041294">
          <w:marLeft w:val="480"/>
          <w:marRight w:val="0"/>
          <w:marTop w:val="0"/>
          <w:marBottom w:val="0"/>
          <w:divBdr>
            <w:top w:val="none" w:sz="0" w:space="0" w:color="auto"/>
            <w:left w:val="none" w:sz="0" w:space="0" w:color="auto"/>
            <w:bottom w:val="none" w:sz="0" w:space="0" w:color="auto"/>
            <w:right w:val="none" w:sz="0" w:space="0" w:color="auto"/>
          </w:divBdr>
        </w:div>
        <w:div w:id="1154948780">
          <w:marLeft w:val="480"/>
          <w:marRight w:val="0"/>
          <w:marTop w:val="0"/>
          <w:marBottom w:val="0"/>
          <w:divBdr>
            <w:top w:val="none" w:sz="0" w:space="0" w:color="auto"/>
            <w:left w:val="none" w:sz="0" w:space="0" w:color="auto"/>
            <w:bottom w:val="none" w:sz="0" w:space="0" w:color="auto"/>
            <w:right w:val="none" w:sz="0" w:space="0" w:color="auto"/>
          </w:divBdr>
        </w:div>
        <w:div w:id="1178303752">
          <w:marLeft w:val="480"/>
          <w:marRight w:val="0"/>
          <w:marTop w:val="0"/>
          <w:marBottom w:val="0"/>
          <w:divBdr>
            <w:top w:val="none" w:sz="0" w:space="0" w:color="auto"/>
            <w:left w:val="none" w:sz="0" w:space="0" w:color="auto"/>
            <w:bottom w:val="none" w:sz="0" w:space="0" w:color="auto"/>
            <w:right w:val="none" w:sz="0" w:space="0" w:color="auto"/>
          </w:divBdr>
        </w:div>
        <w:div w:id="1208639347">
          <w:marLeft w:val="480"/>
          <w:marRight w:val="0"/>
          <w:marTop w:val="0"/>
          <w:marBottom w:val="0"/>
          <w:divBdr>
            <w:top w:val="none" w:sz="0" w:space="0" w:color="auto"/>
            <w:left w:val="none" w:sz="0" w:space="0" w:color="auto"/>
            <w:bottom w:val="none" w:sz="0" w:space="0" w:color="auto"/>
            <w:right w:val="none" w:sz="0" w:space="0" w:color="auto"/>
          </w:divBdr>
        </w:div>
        <w:div w:id="1228300638">
          <w:marLeft w:val="480"/>
          <w:marRight w:val="0"/>
          <w:marTop w:val="0"/>
          <w:marBottom w:val="0"/>
          <w:divBdr>
            <w:top w:val="none" w:sz="0" w:space="0" w:color="auto"/>
            <w:left w:val="none" w:sz="0" w:space="0" w:color="auto"/>
            <w:bottom w:val="none" w:sz="0" w:space="0" w:color="auto"/>
            <w:right w:val="none" w:sz="0" w:space="0" w:color="auto"/>
          </w:divBdr>
        </w:div>
        <w:div w:id="1230964072">
          <w:marLeft w:val="480"/>
          <w:marRight w:val="0"/>
          <w:marTop w:val="0"/>
          <w:marBottom w:val="0"/>
          <w:divBdr>
            <w:top w:val="none" w:sz="0" w:space="0" w:color="auto"/>
            <w:left w:val="none" w:sz="0" w:space="0" w:color="auto"/>
            <w:bottom w:val="none" w:sz="0" w:space="0" w:color="auto"/>
            <w:right w:val="none" w:sz="0" w:space="0" w:color="auto"/>
          </w:divBdr>
        </w:div>
        <w:div w:id="1244144734">
          <w:marLeft w:val="480"/>
          <w:marRight w:val="0"/>
          <w:marTop w:val="0"/>
          <w:marBottom w:val="0"/>
          <w:divBdr>
            <w:top w:val="none" w:sz="0" w:space="0" w:color="auto"/>
            <w:left w:val="none" w:sz="0" w:space="0" w:color="auto"/>
            <w:bottom w:val="none" w:sz="0" w:space="0" w:color="auto"/>
            <w:right w:val="none" w:sz="0" w:space="0" w:color="auto"/>
          </w:divBdr>
        </w:div>
        <w:div w:id="1254515968">
          <w:marLeft w:val="480"/>
          <w:marRight w:val="0"/>
          <w:marTop w:val="0"/>
          <w:marBottom w:val="0"/>
          <w:divBdr>
            <w:top w:val="none" w:sz="0" w:space="0" w:color="auto"/>
            <w:left w:val="none" w:sz="0" w:space="0" w:color="auto"/>
            <w:bottom w:val="none" w:sz="0" w:space="0" w:color="auto"/>
            <w:right w:val="none" w:sz="0" w:space="0" w:color="auto"/>
          </w:divBdr>
        </w:div>
        <w:div w:id="1256787927">
          <w:marLeft w:val="480"/>
          <w:marRight w:val="0"/>
          <w:marTop w:val="0"/>
          <w:marBottom w:val="0"/>
          <w:divBdr>
            <w:top w:val="none" w:sz="0" w:space="0" w:color="auto"/>
            <w:left w:val="none" w:sz="0" w:space="0" w:color="auto"/>
            <w:bottom w:val="none" w:sz="0" w:space="0" w:color="auto"/>
            <w:right w:val="none" w:sz="0" w:space="0" w:color="auto"/>
          </w:divBdr>
        </w:div>
        <w:div w:id="1309822369">
          <w:marLeft w:val="480"/>
          <w:marRight w:val="0"/>
          <w:marTop w:val="0"/>
          <w:marBottom w:val="0"/>
          <w:divBdr>
            <w:top w:val="none" w:sz="0" w:space="0" w:color="auto"/>
            <w:left w:val="none" w:sz="0" w:space="0" w:color="auto"/>
            <w:bottom w:val="none" w:sz="0" w:space="0" w:color="auto"/>
            <w:right w:val="none" w:sz="0" w:space="0" w:color="auto"/>
          </w:divBdr>
        </w:div>
        <w:div w:id="1370257723">
          <w:marLeft w:val="480"/>
          <w:marRight w:val="0"/>
          <w:marTop w:val="0"/>
          <w:marBottom w:val="0"/>
          <w:divBdr>
            <w:top w:val="none" w:sz="0" w:space="0" w:color="auto"/>
            <w:left w:val="none" w:sz="0" w:space="0" w:color="auto"/>
            <w:bottom w:val="none" w:sz="0" w:space="0" w:color="auto"/>
            <w:right w:val="none" w:sz="0" w:space="0" w:color="auto"/>
          </w:divBdr>
        </w:div>
        <w:div w:id="1376352859">
          <w:marLeft w:val="480"/>
          <w:marRight w:val="0"/>
          <w:marTop w:val="0"/>
          <w:marBottom w:val="0"/>
          <w:divBdr>
            <w:top w:val="none" w:sz="0" w:space="0" w:color="auto"/>
            <w:left w:val="none" w:sz="0" w:space="0" w:color="auto"/>
            <w:bottom w:val="none" w:sz="0" w:space="0" w:color="auto"/>
            <w:right w:val="none" w:sz="0" w:space="0" w:color="auto"/>
          </w:divBdr>
        </w:div>
        <w:div w:id="1380326548">
          <w:marLeft w:val="480"/>
          <w:marRight w:val="0"/>
          <w:marTop w:val="0"/>
          <w:marBottom w:val="0"/>
          <w:divBdr>
            <w:top w:val="none" w:sz="0" w:space="0" w:color="auto"/>
            <w:left w:val="none" w:sz="0" w:space="0" w:color="auto"/>
            <w:bottom w:val="none" w:sz="0" w:space="0" w:color="auto"/>
            <w:right w:val="none" w:sz="0" w:space="0" w:color="auto"/>
          </w:divBdr>
        </w:div>
        <w:div w:id="1401443608">
          <w:marLeft w:val="480"/>
          <w:marRight w:val="0"/>
          <w:marTop w:val="0"/>
          <w:marBottom w:val="0"/>
          <w:divBdr>
            <w:top w:val="none" w:sz="0" w:space="0" w:color="auto"/>
            <w:left w:val="none" w:sz="0" w:space="0" w:color="auto"/>
            <w:bottom w:val="none" w:sz="0" w:space="0" w:color="auto"/>
            <w:right w:val="none" w:sz="0" w:space="0" w:color="auto"/>
          </w:divBdr>
        </w:div>
        <w:div w:id="1480347046">
          <w:marLeft w:val="480"/>
          <w:marRight w:val="0"/>
          <w:marTop w:val="0"/>
          <w:marBottom w:val="0"/>
          <w:divBdr>
            <w:top w:val="none" w:sz="0" w:space="0" w:color="auto"/>
            <w:left w:val="none" w:sz="0" w:space="0" w:color="auto"/>
            <w:bottom w:val="none" w:sz="0" w:space="0" w:color="auto"/>
            <w:right w:val="none" w:sz="0" w:space="0" w:color="auto"/>
          </w:divBdr>
        </w:div>
        <w:div w:id="1483162440">
          <w:marLeft w:val="480"/>
          <w:marRight w:val="0"/>
          <w:marTop w:val="0"/>
          <w:marBottom w:val="0"/>
          <w:divBdr>
            <w:top w:val="none" w:sz="0" w:space="0" w:color="auto"/>
            <w:left w:val="none" w:sz="0" w:space="0" w:color="auto"/>
            <w:bottom w:val="none" w:sz="0" w:space="0" w:color="auto"/>
            <w:right w:val="none" w:sz="0" w:space="0" w:color="auto"/>
          </w:divBdr>
        </w:div>
        <w:div w:id="1496797224">
          <w:marLeft w:val="480"/>
          <w:marRight w:val="0"/>
          <w:marTop w:val="0"/>
          <w:marBottom w:val="0"/>
          <w:divBdr>
            <w:top w:val="none" w:sz="0" w:space="0" w:color="auto"/>
            <w:left w:val="none" w:sz="0" w:space="0" w:color="auto"/>
            <w:bottom w:val="none" w:sz="0" w:space="0" w:color="auto"/>
            <w:right w:val="none" w:sz="0" w:space="0" w:color="auto"/>
          </w:divBdr>
        </w:div>
        <w:div w:id="1503356542">
          <w:marLeft w:val="480"/>
          <w:marRight w:val="0"/>
          <w:marTop w:val="0"/>
          <w:marBottom w:val="0"/>
          <w:divBdr>
            <w:top w:val="none" w:sz="0" w:space="0" w:color="auto"/>
            <w:left w:val="none" w:sz="0" w:space="0" w:color="auto"/>
            <w:bottom w:val="none" w:sz="0" w:space="0" w:color="auto"/>
            <w:right w:val="none" w:sz="0" w:space="0" w:color="auto"/>
          </w:divBdr>
        </w:div>
        <w:div w:id="1531643171">
          <w:marLeft w:val="480"/>
          <w:marRight w:val="0"/>
          <w:marTop w:val="0"/>
          <w:marBottom w:val="0"/>
          <w:divBdr>
            <w:top w:val="none" w:sz="0" w:space="0" w:color="auto"/>
            <w:left w:val="none" w:sz="0" w:space="0" w:color="auto"/>
            <w:bottom w:val="none" w:sz="0" w:space="0" w:color="auto"/>
            <w:right w:val="none" w:sz="0" w:space="0" w:color="auto"/>
          </w:divBdr>
        </w:div>
        <w:div w:id="1535579630">
          <w:marLeft w:val="480"/>
          <w:marRight w:val="0"/>
          <w:marTop w:val="0"/>
          <w:marBottom w:val="0"/>
          <w:divBdr>
            <w:top w:val="none" w:sz="0" w:space="0" w:color="auto"/>
            <w:left w:val="none" w:sz="0" w:space="0" w:color="auto"/>
            <w:bottom w:val="none" w:sz="0" w:space="0" w:color="auto"/>
            <w:right w:val="none" w:sz="0" w:space="0" w:color="auto"/>
          </w:divBdr>
        </w:div>
        <w:div w:id="1546019880">
          <w:marLeft w:val="480"/>
          <w:marRight w:val="0"/>
          <w:marTop w:val="0"/>
          <w:marBottom w:val="0"/>
          <w:divBdr>
            <w:top w:val="none" w:sz="0" w:space="0" w:color="auto"/>
            <w:left w:val="none" w:sz="0" w:space="0" w:color="auto"/>
            <w:bottom w:val="none" w:sz="0" w:space="0" w:color="auto"/>
            <w:right w:val="none" w:sz="0" w:space="0" w:color="auto"/>
          </w:divBdr>
        </w:div>
        <w:div w:id="1546596077">
          <w:marLeft w:val="480"/>
          <w:marRight w:val="0"/>
          <w:marTop w:val="0"/>
          <w:marBottom w:val="0"/>
          <w:divBdr>
            <w:top w:val="none" w:sz="0" w:space="0" w:color="auto"/>
            <w:left w:val="none" w:sz="0" w:space="0" w:color="auto"/>
            <w:bottom w:val="none" w:sz="0" w:space="0" w:color="auto"/>
            <w:right w:val="none" w:sz="0" w:space="0" w:color="auto"/>
          </w:divBdr>
        </w:div>
        <w:div w:id="1565598657">
          <w:marLeft w:val="480"/>
          <w:marRight w:val="0"/>
          <w:marTop w:val="0"/>
          <w:marBottom w:val="0"/>
          <w:divBdr>
            <w:top w:val="none" w:sz="0" w:space="0" w:color="auto"/>
            <w:left w:val="none" w:sz="0" w:space="0" w:color="auto"/>
            <w:bottom w:val="none" w:sz="0" w:space="0" w:color="auto"/>
            <w:right w:val="none" w:sz="0" w:space="0" w:color="auto"/>
          </w:divBdr>
        </w:div>
        <w:div w:id="1575971332">
          <w:marLeft w:val="480"/>
          <w:marRight w:val="0"/>
          <w:marTop w:val="0"/>
          <w:marBottom w:val="0"/>
          <w:divBdr>
            <w:top w:val="none" w:sz="0" w:space="0" w:color="auto"/>
            <w:left w:val="none" w:sz="0" w:space="0" w:color="auto"/>
            <w:bottom w:val="none" w:sz="0" w:space="0" w:color="auto"/>
            <w:right w:val="none" w:sz="0" w:space="0" w:color="auto"/>
          </w:divBdr>
        </w:div>
        <w:div w:id="1609585477">
          <w:marLeft w:val="480"/>
          <w:marRight w:val="0"/>
          <w:marTop w:val="0"/>
          <w:marBottom w:val="0"/>
          <w:divBdr>
            <w:top w:val="none" w:sz="0" w:space="0" w:color="auto"/>
            <w:left w:val="none" w:sz="0" w:space="0" w:color="auto"/>
            <w:bottom w:val="none" w:sz="0" w:space="0" w:color="auto"/>
            <w:right w:val="none" w:sz="0" w:space="0" w:color="auto"/>
          </w:divBdr>
        </w:div>
        <w:div w:id="1618293926">
          <w:marLeft w:val="480"/>
          <w:marRight w:val="0"/>
          <w:marTop w:val="0"/>
          <w:marBottom w:val="0"/>
          <w:divBdr>
            <w:top w:val="none" w:sz="0" w:space="0" w:color="auto"/>
            <w:left w:val="none" w:sz="0" w:space="0" w:color="auto"/>
            <w:bottom w:val="none" w:sz="0" w:space="0" w:color="auto"/>
            <w:right w:val="none" w:sz="0" w:space="0" w:color="auto"/>
          </w:divBdr>
        </w:div>
        <w:div w:id="1632831523">
          <w:marLeft w:val="480"/>
          <w:marRight w:val="0"/>
          <w:marTop w:val="0"/>
          <w:marBottom w:val="0"/>
          <w:divBdr>
            <w:top w:val="none" w:sz="0" w:space="0" w:color="auto"/>
            <w:left w:val="none" w:sz="0" w:space="0" w:color="auto"/>
            <w:bottom w:val="none" w:sz="0" w:space="0" w:color="auto"/>
            <w:right w:val="none" w:sz="0" w:space="0" w:color="auto"/>
          </w:divBdr>
        </w:div>
        <w:div w:id="1660385624">
          <w:marLeft w:val="480"/>
          <w:marRight w:val="0"/>
          <w:marTop w:val="0"/>
          <w:marBottom w:val="0"/>
          <w:divBdr>
            <w:top w:val="none" w:sz="0" w:space="0" w:color="auto"/>
            <w:left w:val="none" w:sz="0" w:space="0" w:color="auto"/>
            <w:bottom w:val="none" w:sz="0" w:space="0" w:color="auto"/>
            <w:right w:val="none" w:sz="0" w:space="0" w:color="auto"/>
          </w:divBdr>
        </w:div>
        <w:div w:id="1660424418">
          <w:marLeft w:val="480"/>
          <w:marRight w:val="0"/>
          <w:marTop w:val="0"/>
          <w:marBottom w:val="0"/>
          <w:divBdr>
            <w:top w:val="none" w:sz="0" w:space="0" w:color="auto"/>
            <w:left w:val="none" w:sz="0" w:space="0" w:color="auto"/>
            <w:bottom w:val="none" w:sz="0" w:space="0" w:color="auto"/>
            <w:right w:val="none" w:sz="0" w:space="0" w:color="auto"/>
          </w:divBdr>
        </w:div>
        <w:div w:id="1670911982">
          <w:marLeft w:val="480"/>
          <w:marRight w:val="0"/>
          <w:marTop w:val="0"/>
          <w:marBottom w:val="0"/>
          <w:divBdr>
            <w:top w:val="none" w:sz="0" w:space="0" w:color="auto"/>
            <w:left w:val="none" w:sz="0" w:space="0" w:color="auto"/>
            <w:bottom w:val="none" w:sz="0" w:space="0" w:color="auto"/>
            <w:right w:val="none" w:sz="0" w:space="0" w:color="auto"/>
          </w:divBdr>
        </w:div>
        <w:div w:id="1676808721">
          <w:marLeft w:val="480"/>
          <w:marRight w:val="0"/>
          <w:marTop w:val="0"/>
          <w:marBottom w:val="0"/>
          <w:divBdr>
            <w:top w:val="none" w:sz="0" w:space="0" w:color="auto"/>
            <w:left w:val="none" w:sz="0" w:space="0" w:color="auto"/>
            <w:bottom w:val="none" w:sz="0" w:space="0" w:color="auto"/>
            <w:right w:val="none" w:sz="0" w:space="0" w:color="auto"/>
          </w:divBdr>
        </w:div>
        <w:div w:id="1677028325">
          <w:marLeft w:val="480"/>
          <w:marRight w:val="0"/>
          <w:marTop w:val="0"/>
          <w:marBottom w:val="0"/>
          <w:divBdr>
            <w:top w:val="none" w:sz="0" w:space="0" w:color="auto"/>
            <w:left w:val="none" w:sz="0" w:space="0" w:color="auto"/>
            <w:bottom w:val="none" w:sz="0" w:space="0" w:color="auto"/>
            <w:right w:val="none" w:sz="0" w:space="0" w:color="auto"/>
          </w:divBdr>
        </w:div>
        <w:div w:id="1731418732">
          <w:marLeft w:val="480"/>
          <w:marRight w:val="0"/>
          <w:marTop w:val="0"/>
          <w:marBottom w:val="0"/>
          <w:divBdr>
            <w:top w:val="none" w:sz="0" w:space="0" w:color="auto"/>
            <w:left w:val="none" w:sz="0" w:space="0" w:color="auto"/>
            <w:bottom w:val="none" w:sz="0" w:space="0" w:color="auto"/>
            <w:right w:val="none" w:sz="0" w:space="0" w:color="auto"/>
          </w:divBdr>
        </w:div>
        <w:div w:id="1836143750">
          <w:marLeft w:val="480"/>
          <w:marRight w:val="0"/>
          <w:marTop w:val="0"/>
          <w:marBottom w:val="0"/>
          <w:divBdr>
            <w:top w:val="none" w:sz="0" w:space="0" w:color="auto"/>
            <w:left w:val="none" w:sz="0" w:space="0" w:color="auto"/>
            <w:bottom w:val="none" w:sz="0" w:space="0" w:color="auto"/>
            <w:right w:val="none" w:sz="0" w:space="0" w:color="auto"/>
          </w:divBdr>
        </w:div>
        <w:div w:id="1843928204">
          <w:marLeft w:val="480"/>
          <w:marRight w:val="0"/>
          <w:marTop w:val="0"/>
          <w:marBottom w:val="0"/>
          <w:divBdr>
            <w:top w:val="none" w:sz="0" w:space="0" w:color="auto"/>
            <w:left w:val="none" w:sz="0" w:space="0" w:color="auto"/>
            <w:bottom w:val="none" w:sz="0" w:space="0" w:color="auto"/>
            <w:right w:val="none" w:sz="0" w:space="0" w:color="auto"/>
          </w:divBdr>
        </w:div>
        <w:div w:id="1895699877">
          <w:marLeft w:val="480"/>
          <w:marRight w:val="0"/>
          <w:marTop w:val="0"/>
          <w:marBottom w:val="0"/>
          <w:divBdr>
            <w:top w:val="none" w:sz="0" w:space="0" w:color="auto"/>
            <w:left w:val="none" w:sz="0" w:space="0" w:color="auto"/>
            <w:bottom w:val="none" w:sz="0" w:space="0" w:color="auto"/>
            <w:right w:val="none" w:sz="0" w:space="0" w:color="auto"/>
          </w:divBdr>
        </w:div>
        <w:div w:id="1918975111">
          <w:marLeft w:val="480"/>
          <w:marRight w:val="0"/>
          <w:marTop w:val="0"/>
          <w:marBottom w:val="0"/>
          <w:divBdr>
            <w:top w:val="none" w:sz="0" w:space="0" w:color="auto"/>
            <w:left w:val="none" w:sz="0" w:space="0" w:color="auto"/>
            <w:bottom w:val="none" w:sz="0" w:space="0" w:color="auto"/>
            <w:right w:val="none" w:sz="0" w:space="0" w:color="auto"/>
          </w:divBdr>
        </w:div>
        <w:div w:id="1921938690">
          <w:marLeft w:val="480"/>
          <w:marRight w:val="0"/>
          <w:marTop w:val="0"/>
          <w:marBottom w:val="0"/>
          <w:divBdr>
            <w:top w:val="none" w:sz="0" w:space="0" w:color="auto"/>
            <w:left w:val="none" w:sz="0" w:space="0" w:color="auto"/>
            <w:bottom w:val="none" w:sz="0" w:space="0" w:color="auto"/>
            <w:right w:val="none" w:sz="0" w:space="0" w:color="auto"/>
          </w:divBdr>
        </w:div>
        <w:div w:id="1929189952">
          <w:marLeft w:val="480"/>
          <w:marRight w:val="0"/>
          <w:marTop w:val="0"/>
          <w:marBottom w:val="0"/>
          <w:divBdr>
            <w:top w:val="none" w:sz="0" w:space="0" w:color="auto"/>
            <w:left w:val="none" w:sz="0" w:space="0" w:color="auto"/>
            <w:bottom w:val="none" w:sz="0" w:space="0" w:color="auto"/>
            <w:right w:val="none" w:sz="0" w:space="0" w:color="auto"/>
          </w:divBdr>
        </w:div>
        <w:div w:id="1934314401">
          <w:marLeft w:val="480"/>
          <w:marRight w:val="0"/>
          <w:marTop w:val="0"/>
          <w:marBottom w:val="0"/>
          <w:divBdr>
            <w:top w:val="none" w:sz="0" w:space="0" w:color="auto"/>
            <w:left w:val="none" w:sz="0" w:space="0" w:color="auto"/>
            <w:bottom w:val="none" w:sz="0" w:space="0" w:color="auto"/>
            <w:right w:val="none" w:sz="0" w:space="0" w:color="auto"/>
          </w:divBdr>
        </w:div>
        <w:div w:id="1966885221">
          <w:marLeft w:val="480"/>
          <w:marRight w:val="0"/>
          <w:marTop w:val="0"/>
          <w:marBottom w:val="0"/>
          <w:divBdr>
            <w:top w:val="none" w:sz="0" w:space="0" w:color="auto"/>
            <w:left w:val="none" w:sz="0" w:space="0" w:color="auto"/>
            <w:bottom w:val="none" w:sz="0" w:space="0" w:color="auto"/>
            <w:right w:val="none" w:sz="0" w:space="0" w:color="auto"/>
          </w:divBdr>
        </w:div>
        <w:div w:id="1981882970">
          <w:marLeft w:val="480"/>
          <w:marRight w:val="0"/>
          <w:marTop w:val="0"/>
          <w:marBottom w:val="0"/>
          <w:divBdr>
            <w:top w:val="none" w:sz="0" w:space="0" w:color="auto"/>
            <w:left w:val="none" w:sz="0" w:space="0" w:color="auto"/>
            <w:bottom w:val="none" w:sz="0" w:space="0" w:color="auto"/>
            <w:right w:val="none" w:sz="0" w:space="0" w:color="auto"/>
          </w:divBdr>
        </w:div>
        <w:div w:id="2000689361">
          <w:marLeft w:val="480"/>
          <w:marRight w:val="0"/>
          <w:marTop w:val="0"/>
          <w:marBottom w:val="0"/>
          <w:divBdr>
            <w:top w:val="none" w:sz="0" w:space="0" w:color="auto"/>
            <w:left w:val="none" w:sz="0" w:space="0" w:color="auto"/>
            <w:bottom w:val="none" w:sz="0" w:space="0" w:color="auto"/>
            <w:right w:val="none" w:sz="0" w:space="0" w:color="auto"/>
          </w:divBdr>
        </w:div>
        <w:div w:id="2028679736">
          <w:marLeft w:val="480"/>
          <w:marRight w:val="0"/>
          <w:marTop w:val="0"/>
          <w:marBottom w:val="0"/>
          <w:divBdr>
            <w:top w:val="none" w:sz="0" w:space="0" w:color="auto"/>
            <w:left w:val="none" w:sz="0" w:space="0" w:color="auto"/>
            <w:bottom w:val="none" w:sz="0" w:space="0" w:color="auto"/>
            <w:right w:val="none" w:sz="0" w:space="0" w:color="auto"/>
          </w:divBdr>
        </w:div>
        <w:div w:id="2046830289">
          <w:marLeft w:val="480"/>
          <w:marRight w:val="0"/>
          <w:marTop w:val="0"/>
          <w:marBottom w:val="0"/>
          <w:divBdr>
            <w:top w:val="none" w:sz="0" w:space="0" w:color="auto"/>
            <w:left w:val="none" w:sz="0" w:space="0" w:color="auto"/>
            <w:bottom w:val="none" w:sz="0" w:space="0" w:color="auto"/>
            <w:right w:val="none" w:sz="0" w:space="0" w:color="auto"/>
          </w:divBdr>
        </w:div>
        <w:div w:id="2047411038">
          <w:marLeft w:val="480"/>
          <w:marRight w:val="0"/>
          <w:marTop w:val="0"/>
          <w:marBottom w:val="0"/>
          <w:divBdr>
            <w:top w:val="none" w:sz="0" w:space="0" w:color="auto"/>
            <w:left w:val="none" w:sz="0" w:space="0" w:color="auto"/>
            <w:bottom w:val="none" w:sz="0" w:space="0" w:color="auto"/>
            <w:right w:val="none" w:sz="0" w:space="0" w:color="auto"/>
          </w:divBdr>
        </w:div>
        <w:div w:id="2084796318">
          <w:marLeft w:val="480"/>
          <w:marRight w:val="0"/>
          <w:marTop w:val="0"/>
          <w:marBottom w:val="0"/>
          <w:divBdr>
            <w:top w:val="none" w:sz="0" w:space="0" w:color="auto"/>
            <w:left w:val="none" w:sz="0" w:space="0" w:color="auto"/>
            <w:bottom w:val="none" w:sz="0" w:space="0" w:color="auto"/>
            <w:right w:val="none" w:sz="0" w:space="0" w:color="auto"/>
          </w:divBdr>
        </w:div>
        <w:div w:id="2119525772">
          <w:marLeft w:val="480"/>
          <w:marRight w:val="0"/>
          <w:marTop w:val="0"/>
          <w:marBottom w:val="0"/>
          <w:divBdr>
            <w:top w:val="none" w:sz="0" w:space="0" w:color="auto"/>
            <w:left w:val="none" w:sz="0" w:space="0" w:color="auto"/>
            <w:bottom w:val="none" w:sz="0" w:space="0" w:color="auto"/>
            <w:right w:val="none" w:sz="0" w:space="0" w:color="auto"/>
          </w:divBdr>
        </w:div>
        <w:div w:id="2130198023">
          <w:marLeft w:val="480"/>
          <w:marRight w:val="0"/>
          <w:marTop w:val="0"/>
          <w:marBottom w:val="0"/>
          <w:divBdr>
            <w:top w:val="none" w:sz="0" w:space="0" w:color="auto"/>
            <w:left w:val="none" w:sz="0" w:space="0" w:color="auto"/>
            <w:bottom w:val="none" w:sz="0" w:space="0" w:color="auto"/>
            <w:right w:val="none" w:sz="0" w:space="0" w:color="auto"/>
          </w:divBdr>
        </w:div>
      </w:divsChild>
    </w:div>
    <w:div w:id="623735177">
      <w:marLeft w:val="640"/>
      <w:marRight w:val="0"/>
      <w:marTop w:val="0"/>
      <w:marBottom w:val="0"/>
      <w:divBdr>
        <w:top w:val="none" w:sz="0" w:space="0" w:color="auto"/>
        <w:left w:val="none" w:sz="0" w:space="0" w:color="auto"/>
        <w:bottom w:val="none" w:sz="0" w:space="0" w:color="auto"/>
        <w:right w:val="none" w:sz="0" w:space="0" w:color="auto"/>
      </w:divBdr>
    </w:div>
    <w:div w:id="623804234">
      <w:marLeft w:val="640"/>
      <w:marRight w:val="0"/>
      <w:marTop w:val="0"/>
      <w:marBottom w:val="0"/>
      <w:divBdr>
        <w:top w:val="none" w:sz="0" w:space="0" w:color="auto"/>
        <w:left w:val="none" w:sz="0" w:space="0" w:color="auto"/>
        <w:bottom w:val="none" w:sz="0" w:space="0" w:color="auto"/>
        <w:right w:val="none" w:sz="0" w:space="0" w:color="auto"/>
      </w:divBdr>
    </w:div>
    <w:div w:id="624045811">
      <w:marLeft w:val="640"/>
      <w:marRight w:val="0"/>
      <w:marTop w:val="0"/>
      <w:marBottom w:val="0"/>
      <w:divBdr>
        <w:top w:val="none" w:sz="0" w:space="0" w:color="auto"/>
        <w:left w:val="none" w:sz="0" w:space="0" w:color="auto"/>
        <w:bottom w:val="none" w:sz="0" w:space="0" w:color="auto"/>
        <w:right w:val="none" w:sz="0" w:space="0" w:color="auto"/>
      </w:divBdr>
    </w:div>
    <w:div w:id="624194126">
      <w:marLeft w:val="640"/>
      <w:marRight w:val="0"/>
      <w:marTop w:val="0"/>
      <w:marBottom w:val="0"/>
      <w:divBdr>
        <w:top w:val="none" w:sz="0" w:space="0" w:color="auto"/>
        <w:left w:val="none" w:sz="0" w:space="0" w:color="auto"/>
        <w:bottom w:val="none" w:sz="0" w:space="0" w:color="auto"/>
        <w:right w:val="none" w:sz="0" w:space="0" w:color="auto"/>
      </w:divBdr>
    </w:div>
    <w:div w:id="624434286">
      <w:marLeft w:val="640"/>
      <w:marRight w:val="0"/>
      <w:marTop w:val="0"/>
      <w:marBottom w:val="0"/>
      <w:divBdr>
        <w:top w:val="none" w:sz="0" w:space="0" w:color="auto"/>
        <w:left w:val="none" w:sz="0" w:space="0" w:color="auto"/>
        <w:bottom w:val="none" w:sz="0" w:space="0" w:color="auto"/>
        <w:right w:val="none" w:sz="0" w:space="0" w:color="auto"/>
      </w:divBdr>
    </w:div>
    <w:div w:id="624501660">
      <w:marLeft w:val="640"/>
      <w:marRight w:val="0"/>
      <w:marTop w:val="0"/>
      <w:marBottom w:val="0"/>
      <w:divBdr>
        <w:top w:val="none" w:sz="0" w:space="0" w:color="auto"/>
        <w:left w:val="none" w:sz="0" w:space="0" w:color="auto"/>
        <w:bottom w:val="none" w:sz="0" w:space="0" w:color="auto"/>
        <w:right w:val="none" w:sz="0" w:space="0" w:color="auto"/>
      </w:divBdr>
    </w:div>
    <w:div w:id="624586337">
      <w:marLeft w:val="640"/>
      <w:marRight w:val="0"/>
      <w:marTop w:val="0"/>
      <w:marBottom w:val="0"/>
      <w:divBdr>
        <w:top w:val="none" w:sz="0" w:space="0" w:color="auto"/>
        <w:left w:val="none" w:sz="0" w:space="0" w:color="auto"/>
        <w:bottom w:val="none" w:sz="0" w:space="0" w:color="auto"/>
        <w:right w:val="none" w:sz="0" w:space="0" w:color="auto"/>
      </w:divBdr>
    </w:div>
    <w:div w:id="625046256">
      <w:bodyDiv w:val="1"/>
      <w:marLeft w:val="0"/>
      <w:marRight w:val="0"/>
      <w:marTop w:val="0"/>
      <w:marBottom w:val="0"/>
      <w:divBdr>
        <w:top w:val="none" w:sz="0" w:space="0" w:color="auto"/>
        <w:left w:val="none" w:sz="0" w:space="0" w:color="auto"/>
        <w:bottom w:val="none" w:sz="0" w:space="0" w:color="auto"/>
        <w:right w:val="none" w:sz="0" w:space="0" w:color="auto"/>
      </w:divBdr>
    </w:div>
    <w:div w:id="625543299">
      <w:marLeft w:val="640"/>
      <w:marRight w:val="0"/>
      <w:marTop w:val="0"/>
      <w:marBottom w:val="0"/>
      <w:divBdr>
        <w:top w:val="none" w:sz="0" w:space="0" w:color="auto"/>
        <w:left w:val="none" w:sz="0" w:space="0" w:color="auto"/>
        <w:bottom w:val="none" w:sz="0" w:space="0" w:color="auto"/>
        <w:right w:val="none" w:sz="0" w:space="0" w:color="auto"/>
      </w:divBdr>
    </w:div>
    <w:div w:id="625934885">
      <w:bodyDiv w:val="1"/>
      <w:marLeft w:val="0"/>
      <w:marRight w:val="0"/>
      <w:marTop w:val="0"/>
      <w:marBottom w:val="0"/>
      <w:divBdr>
        <w:top w:val="none" w:sz="0" w:space="0" w:color="auto"/>
        <w:left w:val="none" w:sz="0" w:space="0" w:color="auto"/>
        <w:bottom w:val="none" w:sz="0" w:space="0" w:color="auto"/>
        <w:right w:val="none" w:sz="0" w:space="0" w:color="auto"/>
      </w:divBdr>
    </w:div>
    <w:div w:id="626469107">
      <w:marLeft w:val="640"/>
      <w:marRight w:val="0"/>
      <w:marTop w:val="0"/>
      <w:marBottom w:val="0"/>
      <w:divBdr>
        <w:top w:val="none" w:sz="0" w:space="0" w:color="auto"/>
        <w:left w:val="none" w:sz="0" w:space="0" w:color="auto"/>
        <w:bottom w:val="none" w:sz="0" w:space="0" w:color="auto"/>
        <w:right w:val="none" w:sz="0" w:space="0" w:color="auto"/>
      </w:divBdr>
    </w:div>
    <w:div w:id="627011615">
      <w:marLeft w:val="640"/>
      <w:marRight w:val="0"/>
      <w:marTop w:val="0"/>
      <w:marBottom w:val="0"/>
      <w:divBdr>
        <w:top w:val="none" w:sz="0" w:space="0" w:color="auto"/>
        <w:left w:val="none" w:sz="0" w:space="0" w:color="auto"/>
        <w:bottom w:val="none" w:sz="0" w:space="0" w:color="auto"/>
        <w:right w:val="none" w:sz="0" w:space="0" w:color="auto"/>
      </w:divBdr>
    </w:div>
    <w:div w:id="627123168">
      <w:marLeft w:val="640"/>
      <w:marRight w:val="0"/>
      <w:marTop w:val="0"/>
      <w:marBottom w:val="0"/>
      <w:divBdr>
        <w:top w:val="none" w:sz="0" w:space="0" w:color="auto"/>
        <w:left w:val="none" w:sz="0" w:space="0" w:color="auto"/>
        <w:bottom w:val="none" w:sz="0" w:space="0" w:color="auto"/>
        <w:right w:val="none" w:sz="0" w:space="0" w:color="auto"/>
      </w:divBdr>
    </w:div>
    <w:div w:id="627589324">
      <w:marLeft w:val="640"/>
      <w:marRight w:val="0"/>
      <w:marTop w:val="0"/>
      <w:marBottom w:val="0"/>
      <w:divBdr>
        <w:top w:val="none" w:sz="0" w:space="0" w:color="auto"/>
        <w:left w:val="none" w:sz="0" w:space="0" w:color="auto"/>
        <w:bottom w:val="none" w:sz="0" w:space="0" w:color="auto"/>
        <w:right w:val="none" w:sz="0" w:space="0" w:color="auto"/>
      </w:divBdr>
    </w:div>
    <w:div w:id="627861628">
      <w:marLeft w:val="640"/>
      <w:marRight w:val="0"/>
      <w:marTop w:val="0"/>
      <w:marBottom w:val="0"/>
      <w:divBdr>
        <w:top w:val="none" w:sz="0" w:space="0" w:color="auto"/>
        <w:left w:val="none" w:sz="0" w:space="0" w:color="auto"/>
        <w:bottom w:val="none" w:sz="0" w:space="0" w:color="auto"/>
        <w:right w:val="none" w:sz="0" w:space="0" w:color="auto"/>
      </w:divBdr>
    </w:div>
    <w:div w:id="628433943">
      <w:marLeft w:val="640"/>
      <w:marRight w:val="0"/>
      <w:marTop w:val="0"/>
      <w:marBottom w:val="0"/>
      <w:divBdr>
        <w:top w:val="none" w:sz="0" w:space="0" w:color="auto"/>
        <w:left w:val="none" w:sz="0" w:space="0" w:color="auto"/>
        <w:bottom w:val="none" w:sz="0" w:space="0" w:color="auto"/>
        <w:right w:val="none" w:sz="0" w:space="0" w:color="auto"/>
      </w:divBdr>
    </w:div>
    <w:div w:id="628631071">
      <w:marLeft w:val="640"/>
      <w:marRight w:val="0"/>
      <w:marTop w:val="0"/>
      <w:marBottom w:val="0"/>
      <w:divBdr>
        <w:top w:val="none" w:sz="0" w:space="0" w:color="auto"/>
        <w:left w:val="none" w:sz="0" w:space="0" w:color="auto"/>
        <w:bottom w:val="none" w:sz="0" w:space="0" w:color="auto"/>
        <w:right w:val="none" w:sz="0" w:space="0" w:color="auto"/>
      </w:divBdr>
    </w:div>
    <w:div w:id="628707702">
      <w:marLeft w:val="640"/>
      <w:marRight w:val="0"/>
      <w:marTop w:val="0"/>
      <w:marBottom w:val="0"/>
      <w:divBdr>
        <w:top w:val="none" w:sz="0" w:space="0" w:color="auto"/>
        <w:left w:val="none" w:sz="0" w:space="0" w:color="auto"/>
        <w:bottom w:val="none" w:sz="0" w:space="0" w:color="auto"/>
        <w:right w:val="none" w:sz="0" w:space="0" w:color="auto"/>
      </w:divBdr>
    </w:div>
    <w:div w:id="628819781">
      <w:marLeft w:val="640"/>
      <w:marRight w:val="0"/>
      <w:marTop w:val="0"/>
      <w:marBottom w:val="0"/>
      <w:divBdr>
        <w:top w:val="none" w:sz="0" w:space="0" w:color="auto"/>
        <w:left w:val="none" w:sz="0" w:space="0" w:color="auto"/>
        <w:bottom w:val="none" w:sz="0" w:space="0" w:color="auto"/>
        <w:right w:val="none" w:sz="0" w:space="0" w:color="auto"/>
      </w:divBdr>
    </w:div>
    <w:div w:id="629047260">
      <w:marLeft w:val="640"/>
      <w:marRight w:val="0"/>
      <w:marTop w:val="0"/>
      <w:marBottom w:val="0"/>
      <w:divBdr>
        <w:top w:val="none" w:sz="0" w:space="0" w:color="auto"/>
        <w:left w:val="none" w:sz="0" w:space="0" w:color="auto"/>
        <w:bottom w:val="none" w:sz="0" w:space="0" w:color="auto"/>
        <w:right w:val="none" w:sz="0" w:space="0" w:color="auto"/>
      </w:divBdr>
    </w:div>
    <w:div w:id="629897928">
      <w:marLeft w:val="640"/>
      <w:marRight w:val="0"/>
      <w:marTop w:val="0"/>
      <w:marBottom w:val="0"/>
      <w:divBdr>
        <w:top w:val="none" w:sz="0" w:space="0" w:color="auto"/>
        <w:left w:val="none" w:sz="0" w:space="0" w:color="auto"/>
        <w:bottom w:val="none" w:sz="0" w:space="0" w:color="auto"/>
        <w:right w:val="none" w:sz="0" w:space="0" w:color="auto"/>
      </w:divBdr>
    </w:div>
    <w:div w:id="630206068">
      <w:marLeft w:val="640"/>
      <w:marRight w:val="0"/>
      <w:marTop w:val="0"/>
      <w:marBottom w:val="0"/>
      <w:divBdr>
        <w:top w:val="none" w:sz="0" w:space="0" w:color="auto"/>
        <w:left w:val="none" w:sz="0" w:space="0" w:color="auto"/>
        <w:bottom w:val="none" w:sz="0" w:space="0" w:color="auto"/>
        <w:right w:val="none" w:sz="0" w:space="0" w:color="auto"/>
      </w:divBdr>
    </w:div>
    <w:div w:id="630866260">
      <w:bodyDiv w:val="1"/>
      <w:marLeft w:val="0"/>
      <w:marRight w:val="0"/>
      <w:marTop w:val="0"/>
      <w:marBottom w:val="0"/>
      <w:divBdr>
        <w:top w:val="none" w:sz="0" w:space="0" w:color="auto"/>
        <w:left w:val="none" w:sz="0" w:space="0" w:color="auto"/>
        <w:bottom w:val="none" w:sz="0" w:space="0" w:color="auto"/>
        <w:right w:val="none" w:sz="0" w:space="0" w:color="auto"/>
      </w:divBdr>
    </w:div>
    <w:div w:id="631448339">
      <w:bodyDiv w:val="1"/>
      <w:marLeft w:val="0"/>
      <w:marRight w:val="0"/>
      <w:marTop w:val="0"/>
      <w:marBottom w:val="0"/>
      <w:divBdr>
        <w:top w:val="none" w:sz="0" w:space="0" w:color="auto"/>
        <w:left w:val="none" w:sz="0" w:space="0" w:color="auto"/>
        <w:bottom w:val="none" w:sz="0" w:space="0" w:color="auto"/>
        <w:right w:val="none" w:sz="0" w:space="0" w:color="auto"/>
      </w:divBdr>
    </w:div>
    <w:div w:id="631836327">
      <w:marLeft w:val="480"/>
      <w:marRight w:val="0"/>
      <w:marTop w:val="0"/>
      <w:marBottom w:val="0"/>
      <w:divBdr>
        <w:top w:val="none" w:sz="0" w:space="0" w:color="auto"/>
        <w:left w:val="none" w:sz="0" w:space="0" w:color="auto"/>
        <w:bottom w:val="none" w:sz="0" w:space="0" w:color="auto"/>
        <w:right w:val="none" w:sz="0" w:space="0" w:color="auto"/>
      </w:divBdr>
    </w:div>
    <w:div w:id="631910584">
      <w:marLeft w:val="640"/>
      <w:marRight w:val="0"/>
      <w:marTop w:val="0"/>
      <w:marBottom w:val="0"/>
      <w:divBdr>
        <w:top w:val="none" w:sz="0" w:space="0" w:color="auto"/>
        <w:left w:val="none" w:sz="0" w:space="0" w:color="auto"/>
        <w:bottom w:val="none" w:sz="0" w:space="0" w:color="auto"/>
        <w:right w:val="none" w:sz="0" w:space="0" w:color="auto"/>
      </w:divBdr>
    </w:div>
    <w:div w:id="631981319">
      <w:marLeft w:val="640"/>
      <w:marRight w:val="0"/>
      <w:marTop w:val="0"/>
      <w:marBottom w:val="0"/>
      <w:divBdr>
        <w:top w:val="none" w:sz="0" w:space="0" w:color="auto"/>
        <w:left w:val="none" w:sz="0" w:space="0" w:color="auto"/>
        <w:bottom w:val="none" w:sz="0" w:space="0" w:color="auto"/>
        <w:right w:val="none" w:sz="0" w:space="0" w:color="auto"/>
      </w:divBdr>
    </w:div>
    <w:div w:id="632060688">
      <w:marLeft w:val="640"/>
      <w:marRight w:val="0"/>
      <w:marTop w:val="0"/>
      <w:marBottom w:val="0"/>
      <w:divBdr>
        <w:top w:val="none" w:sz="0" w:space="0" w:color="auto"/>
        <w:left w:val="none" w:sz="0" w:space="0" w:color="auto"/>
        <w:bottom w:val="none" w:sz="0" w:space="0" w:color="auto"/>
        <w:right w:val="none" w:sz="0" w:space="0" w:color="auto"/>
      </w:divBdr>
    </w:div>
    <w:div w:id="633482148">
      <w:bodyDiv w:val="1"/>
      <w:marLeft w:val="0"/>
      <w:marRight w:val="0"/>
      <w:marTop w:val="0"/>
      <w:marBottom w:val="0"/>
      <w:divBdr>
        <w:top w:val="none" w:sz="0" w:space="0" w:color="auto"/>
        <w:left w:val="none" w:sz="0" w:space="0" w:color="auto"/>
        <w:bottom w:val="none" w:sz="0" w:space="0" w:color="auto"/>
        <w:right w:val="none" w:sz="0" w:space="0" w:color="auto"/>
      </w:divBdr>
    </w:div>
    <w:div w:id="633945436">
      <w:bodyDiv w:val="1"/>
      <w:marLeft w:val="0"/>
      <w:marRight w:val="0"/>
      <w:marTop w:val="0"/>
      <w:marBottom w:val="0"/>
      <w:divBdr>
        <w:top w:val="none" w:sz="0" w:space="0" w:color="auto"/>
        <w:left w:val="none" w:sz="0" w:space="0" w:color="auto"/>
        <w:bottom w:val="none" w:sz="0" w:space="0" w:color="auto"/>
        <w:right w:val="none" w:sz="0" w:space="0" w:color="auto"/>
      </w:divBdr>
      <w:divsChild>
        <w:div w:id="11538462">
          <w:marLeft w:val="480"/>
          <w:marRight w:val="0"/>
          <w:marTop w:val="0"/>
          <w:marBottom w:val="0"/>
          <w:divBdr>
            <w:top w:val="none" w:sz="0" w:space="0" w:color="auto"/>
            <w:left w:val="none" w:sz="0" w:space="0" w:color="auto"/>
            <w:bottom w:val="none" w:sz="0" w:space="0" w:color="auto"/>
            <w:right w:val="none" w:sz="0" w:space="0" w:color="auto"/>
          </w:divBdr>
        </w:div>
        <w:div w:id="18513527">
          <w:marLeft w:val="480"/>
          <w:marRight w:val="0"/>
          <w:marTop w:val="0"/>
          <w:marBottom w:val="0"/>
          <w:divBdr>
            <w:top w:val="none" w:sz="0" w:space="0" w:color="auto"/>
            <w:left w:val="none" w:sz="0" w:space="0" w:color="auto"/>
            <w:bottom w:val="none" w:sz="0" w:space="0" w:color="auto"/>
            <w:right w:val="none" w:sz="0" w:space="0" w:color="auto"/>
          </w:divBdr>
        </w:div>
        <w:div w:id="38290378">
          <w:marLeft w:val="480"/>
          <w:marRight w:val="0"/>
          <w:marTop w:val="0"/>
          <w:marBottom w:val="0"/>
          <w:divBdr>
            <w:top w:val="none" w:sz="0" w:space="0" w:color="auto"/>
            <w:left w:val="none" w:sz="0" w:space="0" w:color="auto"/>
            <w:bottom w:val="none" w:sz="0" w:space="0" w:color="auto"/>
            <w:right w:val="none" w:sz="0" w:space="0" w:color="auto"/>
          </w:divBdr>
        </w:div>
        <w:div w:id="54160349">
          <w:marLeft w:val="480"/>
          <w:marRight w:val="0"/>
          <w:marTop w:val="0"/>
          <w:marBottom w:val="0"/>
          <w:divBdr>
            <w:top w:val="none" w:sz="0" w:space="0" w:color="auto"/>
            <w:left w:val="none" w:sz="0" w:space="0" w:color="auto"/>
            <w:bottom w:val="none" w:sz="0" w:space="0" w:color="auto"/>
            <w:right w:val="none" w:sz="0" w:space="0" w:color="auto"/>
          </w:divBdr>
        </w:div>
        <w:div w:id="88234731">
          <w:marLeft w:val="480"/>
          <w:marRight w:val="0"/>
          <w:marTop w:val="0"/>
          <w:marBottom w:val="0"/>
          <w:divBdr>
            <w:top w:val="none" w:sz="0" w:space="0" w:color="auto"/>
            <w:left w:val="none" w:sz="0" w:space="0" w:color="auto"/>
            <w:bottom w:val="none" w:sz="0" w:space="0" w:color="auto"/>
            <w:right w:val="none" w:sz="0" w:space="0" w:color="auto"/>
          </w:divBdr>
        </w:div>
        <w:div w:id="127936395">
          <w:marLeft w:val="480"/>
          <w:marRight w:val="0"/>
          <w:marTop w:val="0"/>
          <w:marBottom w:val="0"/>
          <w:divBdr>
            <w:top w:val="none" w:sz="0" w:space="0" w:color="auto"/>
            <w:left w:val="none" w:sz="0" w:space="0" w:color="auto"/>
            <w:bottom w:val="none" w:sz="0" w:space="0" w:color="auto"/>
            <w:right w:val="none" w:sz="0" w:space="0" w:color="auto"/>
          </w:divBdr>
        </w:div>
        <w:div w:id="155727401">
          <w:marLeft w:val="480"/>
          <w:marRight w:val="0"/>
          <w:marTop w:val="0"/>
          <w:marBottom w:val="0"/>
          <w:divBdr>
            <w:top w:val="none" w:sz="0" w:space="0" w:color="auto"/>
            <w:left w:val="none" w:sz="0" w:space="0" w:color="auto"/>
            <w:bottom w:val="none" w:sz="0" w:space="0" w:color="auto"/>
            <w:right w:val="none" w:sz="0" w:space="0" w:color="auto"/>
          </w:divBdr>
        </w:div>
        <w:div w:id="158346305">
          <w:marLeft w:val="480"/>
          <w:marRight w:val="0"/>
          <w:marTop w:val="0"/>
          <w:marBottom w:val="0"/>
          <w:divBdr>
            <w:top w:val="none" w:sz="0" w:space="0" w:color="auto"/>
            <w:left w:val="none" w:sz="0" w:space="0" w:color="auto"/>
            <w:bottom w:val="none" w:sz="0" w:space="0" w:color="auto"/>
            <w:right w:val="none" w:sz="0" w:space="0" w:color="auto"/>
          </w:divBdr>
        </w:div>
        <w:div w:id="246573609">
          <w:marLeft w:val="480"/>
          <w:marRight w:val="0"/>
          <w:marTop w:val="0"/>
          <w:marBottom w:val="0"/>
          <w:divBdr>
            <w:top w:val="none" w:sz="0" w:space="0" w:color="auto"/>
            <w:left w:val="none" w:sz="0" w:space="0" w:color="auto"/>
            <w:bottom w:val="none" w:sz="0" w:space="0" w:color="auto"/>
            <w:right w:val="none" w:sz="0" w:space="0" w:color="auto"/>
          </w:divBdr>
        </w:div>
        <w:div w:id="263735286">
          <w:marLeft w:val="480"/>
          <w:marRight w:val="0"/>
          <w:marTop w:val="0"/>
          <w:marBottom w:val="0"/>
          <w:divBdr>
            <w:top w:val="none" w:sz="0" w:space="0" w:color="auto"/>
            <w:left w:val="none" w:sz="0" w:space="0" w:color="auto"/>
            <w:bottom w:val="none" w:sz="0" w:space="0" w:color="auto"/>
            <w:right w:val="none" w:sz="0" w:space="0" w:color="auto"/>
          </w:divBdr>
        </w:div>
        <w:div w:id="305672935">
          <w:marLeft w:val="480"/>
          <w:marRight w:val="0"/>
          <w:marTop w:val="0"/>
          <w:marBottom w:val="0"/>
          <w:divBdr>
            <w:top w:val="none" w:sz="0" w:space="0" w:color="auto"/>
            <w:left w:val="none" w:sz="0" w:space="0" w:color="auto"/>
            <w:bottom w:val="none" w:sz="0" w:space="0" w:color="auto"/>
            <w:right w:val="none" w:sz="0" w:space="0" w:color="auto"/>
          </w:divBdr>
        </w:div>
        <w:div w:id="330722328">
          <w:marLeft w:val="480"/>
          <w:marRight w:val="0"/>
          <w:marTop w:val="0"/>
          <w:marBottom w:val="0"/>
          <w:divBdr>
            <w:top w:val="none" w:sz="0" w:space="0" w:color="auto"/>
            <w:left w:val="none" w:sz="0" w:space="0" w:color="auto"/>
            <w:bottom w:val="none" w:sz="0" w:space="0" w:color="auto"/>
            <w:right w:val="none" w:sz="0" w:space="0" w:color="auto"/>
          </w:divBdr>
        </w:div>
        <w:div w:id="336732418">
          <w:marLeft w:val="480"/>
          <w:marRight w:val="0"/>
          <w:marTop w:val="0"/>
          <w:marBottom w:val="0"/>
          <w:divBdr>
            <w:top w:val="none" w:sz="0" w:space="0" w:color="auto"/>
            <w:left w:val="none" w:sz="0" w:space="0" w:color="auto"/>
            <w:bottom w:val="none" w:sz="0" w:space="0" w:color="auto"/>
            <w:right w:val="none" w:sz="0" w:space="0" w:color="auto"/>
          </w:divBdr>
        </w:div>
        <w:div w:id="345207345">
          <w:marLeft w:val="480"/>
          <w:marRight w:val="0"/>
          <w:marTop w:val="0"/>
          <w:marBottom w:val="0"/>
          <w:divBdr>
            <w:top w:val="none" w:sz="0" w:space="0" w:color="auto"/>
            <w:left w:val="none" w:sz="0" w:space="0" w:color="auto"/>
            <w:bottom w:val="none" w:sz="0" w:space="0" w:color="auto"/>
            <w:right w:val="none" w:sz="0" w:space="0" w:color="auto"/>
          </w:divBdr>
        </w:div>
        <w:div w:id="352876300">
          <w:marLeft w:val="480"/>
          <w:marRight w:val="0"/>
          <w:marTop w:val="0"/>
          <w:marBottom w:val="0"/>
          <w:divBdr>
            <w:top w:val="none" w:sz="0" w:space="0" w:color="auto"/>
            <w:left w:val="none" w:sz="0" w:space="0" w:color="auto"/>
            <w:bottom w:val="none" w:sz="0" w:space="0" w:color="auto"/>
            <w:right w:val="none" w:sz="0" w:space="0" w:color="auto"/>
          </w:divBdr>
        </w:div>
        <w:div w:id="398945032">
          <w:marLeft w:val="480"/>
          <w:marRight w:val="0"/>
          <w:marTop w:val="0"/>
          <w:marBottom w:val="0"/>
          <w:divBdr>
            <w:top w:val="none" w:sz="0" w:space="0" w:color="auto"/>
            <w:left w:val="none" w:sz="0" w:space="0" w:color="auto"/>
            <w:bottom w:val="none" w:sz="0" w:space="0" w:color="auto"/>
            <w:right w:val="none" w:sz="0" w:space="0" w:color="auto"/>
          </w:divBdr>
        </w:div>
        <w:div w:id="407309783">
          <w:marLeft w:val="480"/>
          <w:marRight w:val="0"/>
          <w:marTop w:val="0"/>
          <w:marBottom w:val="0"/>
          <w:divBdr>
            <w:top w:val="none" w:sz="0" w:space="0" w:color="auto"/>
            <w:left w:val="none" w:sz="0" w:space="0" w:color="auto"/>
            <w:bottom w:val="none" w:sz="0" w:space="0" w:color="auto"/>
            <w:right w:val="none" w:sz="0" w:space="0" w:color="auto"/>
          </w:divBdr>
        </w:div>
        <w:div w:id="473107725">
          <w:marLeft w:val="480"/>
          <w:marRight w:val="0"/>
          <w:marTop w:val="0"/>
          <w:marBottom w:val="0"/>
          <w:divBdr>
            <w:top w:val="none" w:sz="0" w:space="0" w:color="auto"/>
            <w:left w:val="none" w:sz="0" w:space="0" w:color="auto"/>
            <w:bottom w:val="none" w:sz="0" w:space="0" w:color="auto"/>
            <w:right w:val="none" w:sz="0" w:space="0" w:color="auto"/>
          </w:divBdr>
        </w:div>
        <w:div w:id="517737809">
          <w:marLeft w:val="480"/>
          <w:marRight w:val="0"/>
          <w:marTop w:val="0"/>
          <w:marBottom w:val="0"/>
          <w:divBdr>
            <w:top w:val="none" w:sz="0" w:space="0" w:color="auto"/>
            <w:left w:val="none" w:sz="0" w:space="0" w:color="auto"/>
            <w:bottom w:val="none" w:sz="0" w:space="0" w:color="auto"/>
            <w:right w:val="none" w:sz="0" w:space="0" w:color="auto"/>
          </w:divBdr>
        </w:div>
        <w:div w:id="537546619">
          <w:marLeft w:val="480"/>
          <w:marRight w:val="0"/>
          <w:marTop w:val="0"/>
          <w:marBottom w:val="0"/>
          <w:divBdr>
            <w:top w:val="none" w:sz="0" w:space="0" w:color="auto"/>
            <w:left w:val="none" w:sz="0" w:space="0" w:color="auto"/>
            <w:bottom w:val="none" w:sz="0" w:space="0" w:color="auto"/>
            <w:right w:val="none" w:sz="0" w:space="0" w:color="auto"/>
          </w:divBdr>
        </w:div>
        <w:div w:id="628360505">
          <w:marLeft w:val="480"/>
          <w:marRight w:val="0"/>
          <w:marTop w:val="0"/>
          <w:marBottom w:val="0"/>
          <w:divBdr>
            <w:top w:val="none" w:sz="0" w:space="0" w:color="auto"/>
            <w:left w:val="none" w:sz="0" w:space="0" w:color="auto"/>
            <w:bottom w:val="none" w:sz="0" w:space="0" w:color="auto"/>
            <w:right w:val="none" w:sz="0" w:space="0" w:color="auto"/>
          </w:divBdr>
        </w:div>
        <w:div w:id="668481776">
          <w:marLeft w:val="480"/>
          <w:marRight w:val="0"/>
          <w:marTop w:val="0"/>
          <w:marBottom w:val="0"/>
          <w:divBdr>
            <w:top w:val="none" w:sz="0" w:space="0" w:color="auto"/>
            <w:left w:val="none" w:sz="0" w:space="0" w:color="auto"/>
            <w:bottom w:val="none" w:sz="0" w:space="0" w:color="auto"/>
            <w:right w:val="none" w:sz="0" w:space="0" w:color="auto"/>
          </w:divBdr>
        </w:div>
        <w:div w:id="676931077">
          <w:marLeft w:val="480"/>
          <w:marRight w:val="0"/>
          <w:marTop w:val="0"/>
          <w:marBottom w:val="0"/>
          <w:divBdr>
            <w:top w:val="none" w:sz="0" w:space="0" w:color="auto"/>
            <w:left w:val="none" w:sz="0" w:space="0" w:color="auto"/>
            <w:bottom w:val="none" w:sz="0" w:space="0" w:color="auto"/>
            <w:right w:val="none" w:sz="0" w:space="0" w:color="auto"/>
          </w:divBdr>
        </w:div>
        <w:div w:id="715591110">
          <w:marLeft w:val="480"/>
          <w:marRight w:val="0"/>
          <w:marTop w:val="0"/>
          <w:marBottom w:val="0"/>
          <w:divBdr>
            <w:top w:val="none" w:sz="0" w:space="0" w:color="auto"/>
            <w:left w:val="none" w:sz="0" w:space="0" w:color="auto"/>
            <w:bottom w:val="none" w:sz="0" w:space="0" w:color="auto"/>
            <w:right w:val="none" w:sz="0" w:space="0" w:color="auto"/>
          </w:divBdr>
        </w:div>
        <w:div w:id="733741102">
          <w:marLeft w:val="480"/>
          <w:marRight w:val="0"/>
          <w:marTop w:val="0"/>
          <w:marBottom w:val="0"/>
          <w:divBdr>
            <w:top w:val="none" w:sz="0" w:space="0" w:color="auto"/>
            <w:left w:val="none" w:sz="0" w:space="0" w:color="auto"/>
            <w:bottom w:val="none" w:sz="0" w:space="0" w:color="auto"/>
            <w:right w:val="none" w:sz="0" w:space="0" w:color="auto"/>
          </w:divBdr>
        </w:div>
        <w:div w:id="863128108">
          <w:marLeft w:val="480"/>
          <w:marRight w:val="0"/>
          <w:marTop w:val="0"/>
          <w:marBottom w:val="0"/>
          <w:divBdr>
            <w:top w:val="none" w:sz="0" w:space="0" w:color="auto"/>
            <w:left w:val="none" w:sz="0" w:space="0" w:color="auto"/>
            <w:bottom w:val="none" w:sz="0" w:space="0" w:color="auto"/>
            <w:right w:val="none" w:sz="0" w:space="0" w:color="auto"/>
          </w:divBdr>
        </w:div>
        <w:div w:id="927927772">
          <w:marLeft w:val="480"/>
          <w:marRight w:val="0"/>
          <w:marTop w:val="0"/>
          <w:marBottom w:val="0"/>
          <w:divBdr>
            <w:top w:val="none" w:sz="0" w:space="0" w:color="auto"/>
            <w:left w:val="none" w:sz="0" w:space="0" w:color="auto"/>
            <w:bottom w:val="none" w:sz="0" w:space="0" w:color="auto"/>
            <w:right w:val="none" w:sz="0" w:space="0" w:color="auto"/>
          </w:divBdr>
        </w:div>
        <w:div w:id="1136340759">
          <w:marLeft w:val="480"/>
          <w:marRight w:val="0"/>
          <w:marTop w:val="0"/>
          <w:marBottom w:val="0"/>
          <w:divBdr>
            <w:top w:val="none" w:sz="0" w:space="0" w:color="auto"/>
            <w:left w:val="none" w:sz="0" w:space="0" w:color="auto"/>
            <w:bottom w:val="none" w:sz="0" w:space="0" w:color="auto"/>
            <w:right w:val="none" w:sz="0" w:space="0" w:color="auto"/>
          </w:divBdr>
        </w:div>
        <w:div w:id="1154571024">
          <w:marLeft w:val="480"/>
          <w:marRight w:val="0"/>
          <w:marTop w:val="0"/>
          <w:marBottom w:val="0"/>
          <w:divBdr>
            <w:top w:val="none" w:sz="0" w:space="0" w:color="auto"/>
            <w:left w:val="none" w:sz="0" w:space="0" w:color="auto"/>
            <w:bottom w:val="none" w:sz="0" w:space="0" w:color="auto"/>
            <w:right w:val="none" w:sz="0" w:space="0" w:color="auto"/>
          </w:divBdr>
        </w:div>
        <w:div w:id="1205949498">
          <w:marLeft w:val="480"/>
          <w:marRight w:val="0"/>
          <w:marTop w:val="0"/>
          <w:marBottom w:val="0"/>
          <w:divBdr>
            <w:top w:val="none" w:sz="0" w:space="0" w:color="auto"/>
            <w:left w:val="none" w:sz="0" w:space="0" w:color="auto"/>
            <w:bottom w:val="none" w:sz="0" w:space="0" w:color="auto"/>
            <w:right w:val="none" w:sz="0" w:space="0" w:color="auto"/>
          </w:divBdr>
        </w:div>
        <w:div w:id="1222402266">
          <w:marLeft w:val="480"/>
          <w:marRight w:val="0"/>
          <w:marTop w:val="0"/>
          <w:marBottom w:val="0"/>
          <w:divBdr>
            <w:top w:val="none" w:sz="0" w:space="0" w:color="auto"/>
            <w:left w:val="none" w:sz="0" w:space="0" w:color="auto"/>
            <w:bottom w:val="none" w:sz="0" w:space="0" w:color="auto"/>
            <w:right w:val="none" w:sz="0" w:space="0" w:color="auto"/>
          </w:divBdr>
        </w:div>
        <w:div w:id="1276642221">
          <w:marLeft w:val="480"/>
          <w:marRight w:val="0"/>
          <w:marTop w:val="0"/>
          <w:marBottom w:val="0"/>
          <w:divBdr>
            <w:top w:val="none" w:sz="0" w:space="0" w:color="auto"/>
            <w:left w:val="none" w:sz="0" w:space="0" w:color="auto"/>
            <w:bottom w:val="none" w:sz="0" w:space="0" w:color="auto"/>
            <w:right w:val="none" w:sz="0" w:space="0" w:color="auto"/>
          </w:divBdr>
        </w:div>
        <w:div w:id="1284310186">
          <w:marLeft w:val="480"/>
          <w:marRight w:val="0"/>
          <w:marTop w:val="0"/>
          <w:marBottom w:val="0"/>
          <w:divBdr>
            <w:top w:val="none" w:sz="0" w:space="0" w:color="auto"/>
            <w:left w:val="none" w:sz="0" w:space="0" w:color="auto"/>
            <w:bottom w:val="none" w:sz="0" w:space="0" w:color="auto"/>
            <w:right w:val="none" w:sz="0" w:space="0" w:color="auto"/>
          </w:divBdr>
        </w:div>
        <w:div w:id="1340886335">
          <w:marLeft w:val="480"/>
          <w:marRight w:val="0"/>
          <w:marTop w:val="0"/>
          <w:marBottom w:val="0"/>
          <w:divBdr>
            <w:top w:val="none" w:sz="0" w:space="0" w:color="auto"/>
            <w:left w:val="none" w:sz="0" w:space="0" w:color="auto"/>
            <w:bottom w:val="none" w:sz="0" w:space="0" w:color="auto"/>
            <w:right w:val="none" w:sz="0" w:space="0" w:color="auto"/>
          </w:divBdr>
        </w:div>
        <w:div w:id="1349676296">
          <w:marLeft w:val="480"/>
          <w:marRight w:val="0"/>
          <w:marTop w:val="0"/>
          <w:marBottom w:val="0"/>
          <w:divBdr>
            <w:top w:val="none" w:sz="0" w:space="0" w:color="auto"/>
            <w:left w:val="none" w:sz="0" w:space="0" w:color="auto"/>
            <w:bottom w:val="none" w:sz="0" w:space="0" w:color="auto"/>
            <w:right w:val="none" w:sz="0" w:space="0" w:color="auto"/>
          </w:divBdr>
        </w:div>
        <w:div w:id="1395280146">
          <w:marLeft w:val="480"/>
          <w:marRight w:val="0"/>
          <w:marTop w:val="0"/>
          <w:marBottom w:val="0"/>
          <w:divBdr>
            <w:top w:val="none" w:sz="0" w:space="0" w:color="auto"/>
            <w:left w:val="none" w:sz="0" w:space="0" w:color="auto"/>
            <w:bottom w:val="none" w:sz="0" w:space="0" w:color="auto"/>
            <w:right w:val="none" w:sz="0" w:space="0" w:color="auto"/>
          </w:divBdr>
        </w:div>
        <w:div w:id="1397319989">
          <w:marLeft w:val="480"/>
          <w:marRight w:val="0"/>
          <w:marTop w:val="0"/>
          <w:marBottom w:val="0"/>
          <w:divBdr>
            <w:top w:val="none" w:sz="0" w:space="0" w:color="auto"/>
            <w:left w:val="none" w:sz="0" w:space="0" w:color="auto"/>
            <w:bottom w:val="none" w:sz="0" w:space="0" w:color="auto"/>
            <w:right w:val="none" w:sz="0" w:space="0" w:color="auto"/>
          </w:divBdr>
        </w:div>
        <w:div w:id="1406538547">
          <w:marLeft w:val="480"/>
          <w:marRight w:val="0"/>
          <w:marTop w:val="0"/>
          <w:marBottom w:val="0"/>
          <w:divBdr>
            <w:top w:val="none" w:sz="0" w:space="0" w:color="auto"/>
            <w:left w:val="none" w:sz="0" w:space="0" w:color="auto"/>
            <w:bottom w:val="none" w:sz="0" w:space="0" w:color="auto"/>
            <w:right w:val="none" w:sz="0" w:space="0" w:color="auto"/>
          </w:divBdr>
        </w:div>
        <w:div w:id="1415393150">
          <w:marLeft w:val="480"/>
          <w:marRight w:val="0"/>
          <w:marTop w:val="0"/>
          <w:marBottom w:val="0"/>
          <w:divBdr>
            <w:top w:val="none" w:sz="0" w:space="0" w:color="auto"/>
            <w:left w:val="none" w:sz="0" w:space="0" w:color="auto"/>
            <w:bottom w:val="none" w:sz="0" w:space="0" w:color="auto"/>
            <w:right w:val="none" w:sz="0" w:space="0" w:color="auto"/>
          </w:divBdr>
        </w:div>
        <w:div w:id="1420759075">
          <w:marLeft w:val="480"/>
          <w:marRight w:val="0"/>
          <w:marTop w:val="0"/>
          <w:marBottom w:val="0"/>
          <w:divBdr>
            <w:top w:val="none" w:sz="0" w:space="0" w:color="auto"/>
            <w:left w:val="none" w:sz="0" w:space="0" w:color="auto"/>
            <w:bottom w:val="none" w:sz="0" w:space="0" w:color="auto"/>
            <w:right w:val="none" w:sz="0" w:space="0" w:color="auto"/>
          </w:divBdr>
        </w:div>
        <w:div w:id="1441141831">
          <w:marLeft w:val="480"/>
          <w:marRight w:val="0"/>
          <w:marTop w:val="0"/>
          <w:marBottom w:val="0"/>
          <w:divBdr>
            <w:top w:val="none" w:sz="0" w:space="0" w:color="auto"/>
            <w:left w:val="none" w:sz="0" w:space="0" w:color="auto"/>
            <w:bottom w:val="none" w:sz="0" w:space="0" w:color="auto"/>
            <w:right w:val="none" w:sz="0" w:space="0" w:color="auto"/>
          </w:divBdr>
        </w:div>
        <w:div w:id="1448550538">
          <w:marLeft w:val="480"/>
          <w:marRight w:val="0"/>
          <w:marTop w:val="0"/>
          <w:marBottom w:val="0"/>
          <w:divBdr>
            <w:top w:val="none" w:sz="0" w:space="0" w:color="auto"/>
            <w:left w:val="none" w:sz="0" w:space="0" w:color="auto"/>
            <w:bottom w:val="none" w:sz="0" w:space="0" w:color="auto"/>
            <w:right w:val="none" w:sz="0" w:space="0" w:color="auto"/>
          </w:divBdr>
        </w:div>
        <w:div w:id="1480881757">
          <w:marLeft w:val="480"/>
          <w:marRight w:val="0"/>
          <w:marTop w:val="0"/>
          <w:marBottom w:val="0"/>
          <w:divBdr>
            <w:top w:val="none" w:sz="0" w:space="0" w:color="auto"/>
            <w:left w:val="none" w:sz="0" w:space="0" w:color="auto"/>
            <w:bottom w:val="none" w:sz="0" w:space="0" w:color="auto"/>
            <w:right w:val="none" w:sz="0" w:space="0" w:color="auto"/>
          </w:divBdr>
        </w:div>
        <w:div w:id="1483541772">
          <w:marLeft w:val="480"/>
          <w:marRight w:val="0"/>
          <w:marTop w:val="0"/>
          <w:marBottom w:val="0"/>
          <w:divBdr>
            <w:top w:val="none" w:sz="0" w:space="0" w:color="auto"/>
            <w:left w:val="none" w:sz="0" w:space="0" w:color="auto"/>
            <w:bottom w:val="none" w:sz="0" w:space="0" w:color="auto"/>
            <w:right w:val="none" w:sz="0" w:space="0" w:color="auto"/>
          </w:divBdr>
        </w:div>
        <w:div w:id="1516915841">
          <w:marLeft w:val="480"/>
          <w:marRight w:val="0"/>
          <w:marTop w:val="0"/>
          <w:marBottom w:val="0"/>
          <w:divBdr>
            <w:top w:val="none" w:sz="0" w:space="0" w:color="auto"/>
            <w:left w:val="none" w:sz="0" w:space="0" w:color="auto"/>
            <w:bottom w:val="none" w:sz="0" w:space="0" w:color="auto"/>
            <w:right w:val="none" w:sz="0" w:space="0" w:color="auto"/>
          </w:divBdr>
        </w:div>
        <w:div w:id="1656032627">
          <w:marLeft w:val="480"/>
          <w:marRight w:val="0"/>
          <w:marTop w:val="0"/>
          <w:marBottom w:val="0"/>
          <w:divBdr>
            <w:top w:val="none" w:sz="0" w:space="0" w:color="auto"/>
            <w:left w:val="none" w:sz="0" w:space="0" w:color="auto"/>
            <w:bottom w:val="none" w:sz="0" w:space="0" w:color="auto"/>
            <w:right w:val="none" w:sz="0" w:space="0" w:color="auto"/>
          </w:divBdr>
        </w:div>
        <w:div w:id="1664698514">
          <w:marLeft w:val="480"/>
          <w:marRight w:val="0"/>
          <w:marTop w:val="0"/>
          <w:marBottom w:val="0"/>
          <w:divBdr>
            <w:top w:val="none" w:sz="0" w:space="0" w:color="auto"/>
            <w:left w:val="none" w:sz="0" w:space="0" w:color="auto"/>
            <w:bottom w:val="none" w:sz="0" w:space="0" w:color="auto"/>
            <w:right w:val="none" w:sz="0" w:space="0" w:color="auto"/>
          </w:divBdr>
        </w:div>
        <w:div w:id="1666934358">
          <w:marLeft w:val="480"/>
          <w:marRight w:val="0"/>
          <w:marTop w:val="0"/>
          <w:marBottom w:val="0"/>
          <w:divBdr>
            <w:top w:val="none" w:sz="0" w:space="0" w:color="auto"/>
            <w:left w:val="none" w:sz="0" w:space="0" w:color="auto"/>
            <w:bottom w:val="none" w:sz="0" w:space="0" w:color="auto"/>
            <w:right w:val="none" w:sz="0" w:space="0" w:color="auto"/>
          </w:divBdr>
        </w:div>
        <w:div w:id="1689259487">
          <w:marLeft w:val="480"/>
          <w:marRight w:val="0"/>
          <w:marTop w:val="0"/>
          <w:marBottom w:val="0"/>
          <w:divBdr>
            <w:top w:val="none" w:sz="0" w:space="0" w:color="auto"/>
            <w:left w:val="none" w:sz="0" w:space="0" w:color="auto"/>
            <w:bottom w:val="none" w:sz="0" w:space="0" w:color="auto"/>
            <w:right w:val="none" w:sz="0" w:space="0" w:color="auto"/>
          </w:divBdr>
        </w:div>
        <w:div w:id="1701586357">
          <w:marLeft w:val="480"/>
          <w:marRight w:val="0"/>
          <w:marTop w:val="0"/>
          <w:marBottom w:val="0"/>
          <w:divBdr>
            <w:top w:val="none" w:sz="0" w:space="0" w:color="auto"/>
            <w:left w:val="none" w:sz="0" w:space="0" w:color="auto"/>
            <w:bottom w:val="none" w:sz="0" w:space="0" w:color="auto"/>
            <w:right w:val="none" w:sz="0" w:space="0" w:color="auto"/>
          </w:divBdr>
        </w:div>
        <w:div w:id="1744569504">
          <w:marLeft w:val="480"/>
          <w:marRight w:val="0"/>
          <w:marTop w:val="0"/>
          <w:marBottom w:val="0"/>
          <w:divBdr>
            <w:top w:val="none" w:sz="0" w:space="0" w:color="auto"/>
            <w:left w:val="none" w:sz="0" w:space="0" w:color="auto"/>
            <w:bottom w:val="none" w:sz="0" w:space="0" w:color="auto"/>
            <w:right w:val="none" w:sz="0" w:space="0" w:color="auto"/>
          </w:divBdr>
        </w:div>
        <w:div w:id="1767770084">
          <w:marLeft w:val="480"/>
          <w:marRight w:val="0"/>
          <w:marTop w:val="0"/>
          <w:marBottom w:val="0"/>
          <w:divBdr>
            <w:top w:val="none" w:sz="0" w:space="0" w:color="auto"/>
            <w:left w:val="none" w:sz="0" w:space="0" w:color="auto"/>
            <w:bottom w:val="none" w:sz="0" w:space="0" w:color="auto"/>
            <w:right w:val="none" w:sz="0" w:space="0" w:color="auto"/>
          </w:divBdr>
        </w:div>
        <w:div w:id="1781992042">
          <w:marLeft w:val="480"/>
          <w:marRight w:val="0"/>
          <w:marTop w:val="0"/>
          <w:marBottom w:val="0"/>
          <w:divBdr>
            <w:top w:val="none" w:sz="0" w:space="0" w:color="auto"/>
            <w:left w:val="none" w:sz="0" w:space="0" w:color="auto"/>
            <w:bottom w:val="none" w:sz="0" w:space="0" w:color="auto"/>
            <w:right w:val="none" w:sz="0" w:space="0" w:color="auto"/>
          </w:divBdr>
        </w:div>
        <w:div w:id="1816755337">
          <w:marLeft w:val="480"/>
          <w:marRight w:val="0"/>
          <w:marTop w:val="0"/>
          <w:marBottom w:val="0"/>
          <w:divBdr>
            <w:top w:val="none" w:sz="0" w:space="0" w:color="auto"/>
            <w:left w:val="none" w:sz="0" w:space="0" w:color="auto"/>
            <w:bottom w:val="none" w:sz="0" w:space="0" w:color="auto"/>
            <w:right w:val="none" w:sz="0" w:space="0" w:color="auto"/>
          </w:divBdr>
        </w:div>
        <w:div w:id="1855457630">
          <w:marLeft w:val="480"/>
          <w:marRight w:val="0"/>
          <w:marTop w:val="0"/>
          <w:marBottom w:val="0"/>
          <w:divBdr>
            <w:top w:val="none" w:sz="0" w:space="0" w:color="auto"/>
            <w:left w:val="none" w:sz="0" w:space="0" w:color="auto"/>
            <w:bottom w:val="none" w:sz="0" w:space="0" w:color="auto"/>
            <w:right w:val="none" w:sz="0" w:space="0" w:color="auto"/>
          </w:divBdr>
        </w:div>
        <w:div w:id="1930769853">
          <w:marLeft w:val="480"/>
          <w:marRight w:val="0"/>
          <w:marTop w:val="0"/>
          <w:marBottom w:val="0"/>
          <w:divBdr>
            <w:top w:val="none" w:sz="0" w:space="0" w:color="auto"/>
            <w:left w:val="none" w:sz="0" w:space="0" w:color="auto"/>
            <w:bottom w:val="none" w:sz="0" w:space="0" w:color="auto"/>
            <w:right w:val="none" w:sz="0" w:space="0" w:color="auto"/>
          </w:divBdr>
        </w:div>
        <w:div w:id="1934895627">
          <w:marLeft w:val="480"/>
          <w:marRight w:val="0"/>
          <w:marTop w:val="0"/>
          <w:marBottom w:val="0"/>
          <w:divBdr>
            <w:top w:val="none" w:sz="0" w:space="0" w:color="auto"/>
            <w:left w:val="none" w:sz="0" w:space="0" w:color="auto"/>
            <w:bottom w:val="none" w:sz="0" w:space="0" w:color="auto"/>
            <w:right w:val="none" w:sz="0" w:space="0" w:color="auto"/>
          </w:divBdr>
        </w:div>
        <w:div w:id="1981423471">
          <w:marLeft w:val="480"/>
          <w:marRight w:val="0"/>
          <w:marTop w:val="0"/>
          <w:marBottom w:val="0"/>
          <w:divBdr>
            <w:top w:val="none" w:sz="0" w:space="0" w:color="auto"/>
            <w:left w:val="none" w:sz="0" w:space="0" w:color="auto"/>
            <w:bottom w:val="none" w:sz="0" w:space="0" w:color="auto"/>
            <w:right w:val="none" w:sz="0" w:space="0" w:color="auto"/>
          </w:divBdr>
        </w:div>
        <w:div w:id="2028866949">
          <w:marLeft w:val="480"/>
          <w:marRight w:val="0"/>
          <w:marTop w:val="0"/>
          <w:marBottom w:val="0"/>
          <w:divBdr>
            <w:top w:val="none" w:sz="0" w:space="0" w:color="auto"/>
            <w:left w:val="none" w:sz="0" w:space="0" w:color="auto"/>
            <w:bottom w:val="none" w:sz="0" w:space="0" w:color="auto"/>
            <w:right w:val="none" w:sz="0" w:space="0" w:color="auto"/>
          </w:divBdr>
        </w:div>
        <w:div w:id="2030911112">
          <w:marLeft w:val="480"/>
          <w:marRight w:val="0"/>
          <w:marTop w:val="0"/>
          <w:marBottom w:val="0"/>
          <w:divBdr>
            <w:top w:val="none" w:sz="0" w:space="0" w:color="auto"/>
            <w:left w:val="none" w:sz="0" w:space="0" w:color="auto"/>
            <w:bottom w:val="none" w:sz="0" w:space="0" w:color="auto"/>
            <w:right w:val="none" w:sz="0" w:space="0" w:color="auto"/>
          </w:divBdr>
        </w:div>
        <w:div w:id="2067953417">
          <w:marLeft w:val="480"/>
          <w:marRight w:val="0"/>
          <w:marTop w:val="0"/>
          <w:marBottom w:val="0"/>
          <w:divBdr>
            <w:top w:val="none" w:sz="0" w:space="0" w:color="auto"/>
            <w:left w:val="none" w:sz="0" w:space="0" w:color="auto"/>
            <w:bottom w:val="none" w:sz="0" w:space="0" w:color="auto"/>
            <w:right w:val="none" w:sz="0" w:space="0" w:color="auto"/>
          </w:divBdr>
        </w:div>
        <w:div w:id="2082672743">
          <w:marLeft w:val="480"/>
          <w:marRight w:val="0"/>
          <w:marTop w:val="0"/>
          <w:marBottom w:val="0"/>
          <w:divBdr>
            <w:top w:val="none" w:sz="0" w:space="0" w:color="auto"/>
            <w:left w:val="none" w:sz="0" w:space="0" w:color="auto"/>
            <w:bottom w:val="none" w:sz="0" w:space="0" w:color="auto"/>
            <w:right w:val="none" w:sz="0" w:space="0" w:color="auto"/>
          </w:divBdr>
        </w:div>
        <w:div w:id="2131970658">
          <w:marLeft w:val="480"/>
          <w:marRight w:val="0"/>
          <w:marTop w:val="0"/>
          <w:marBottom w:val="0"/>
          <w:divBdr>
            <w:top w:val="none" w:sz="0" w:space="0" w:color="auto"/>
            <w:left w:val="none" w:sz="0" w:space="0" w:color="auto"/>
            <w:bottom w:val="none" w:sz="0" w:space="0" w:color="auto"/>
            <w:right w:val="none" w:sz="0" w:space="0" w:color="auto"/>
          </w:divBdr>
        </w:div>
        <w:div w:id="2147384061">
          <w:marLeft w:val="480"/>
          <w:marRight w:val="0"/>
          <w:marTop w:val="0"/>
          <w:marBottom w:val="0"/>
          <w:divBdr>
            <w:top w:val="none" w:sz="0" w:space="0" w:color="auto"/>
            <w:left w:val="none" w:sz="0" w:space="0" w:color="auto"/>
            <w:bottom w:val="none" w:sz="0" w:space="0" w:color="auto"/>
            <w:right w:val="none" w:sz="0" w:space="0" w:color="auto"/>
          </w:divBdr>
        </w:div>
      </w:divsChild>
    </w:div>
    <w:div w:id="634221852">
      <w:marLeft w:val="640"/>
      <w:marRight w:val="0"/>
      <w:marTop w:val="0"/>
      <w:marBottom w:val="0"/>
      <w:divBdr>
        <w:top w:val="none" w:sz="0" w:space="0" w:color="auto"/>
        <w:left w:val="none" w:sz="0" w:space="0" w:color="auto"/>
        <w:bottom w:val="none" w:sz="0" w:space="0" w:color="auto"/>
        <w:right w:val="none" w:sz="0" w:space="0" w:color="auto"/>
      </w:divBdr>
    </w:div>
    <w:div w:id="635793790">
      <w:marLeft w:val="640"/>
      <w:marRight w:val="0"/>
      <w:marTop w:val="0"/>
      <w:marBottom w:val="0"/>
      <w:divBdr>
        <w:top w:val="none" w:sz="0" w:space="0" w:color="auto"/>
        <w:left w:val="none" w:sz="0" w:space="0" w:color="auto"/>
        <w:bottom w:val="none" w:sz="0" w:space="0" w:color="auto"/>
        <w:right w:val="none" w:sz="0" w:space="0" w:color="auto"/>
      </w:divBdr>
    </w:div>
    <w:div w:id="636180124">
      <w:bodyDiv w:val="1"/>
      <w:marLeft w:val="0"/>
      <w:marRight w:val="0"/>
      <w:marTop w:val="0"/>
      <w:marBottom w:val="0"/>
      <w:divBdr>
        <w:top w:val="none" w:sz="0" w:space="0" w:color="auto"/>
        <w:left w:val="none" w:sz="0" w:space="0" w:color="auto"/>
        <w:bottom w:val="none" w:sz="0" w:space="0" w:color="auto"/>
        <w:right w:val="none" w:sz="0" w:space="0" w:color="auto"/>
      </w:divBdr>
      <w:divsChild>
        <w:div w:id="5793024">
          <w:marLeft w:val="480"/>
          <w:marRight w:val="0"/>
          <w:marTop w:val="0"/>
          <w:marBottom w:val="0"/>
          <w:divBdr>
            <w:top w:val="none" w:sz="0" w:space="0" w:color="auto"/>
            <w:left w:val="none" w:sz="0" w:space="0" w:color="auto"/>
            <w:bottom w:val="none" w:sz="0" w:space="0" w:color="auto"/>
            <w:right w:val="none" w:sz="0" w:space="0" w:color="auto"/>
          </w:divBdr>
        </w:div>
        <w:div w:id="19363046">
          <w:marLeft w:val="480"/>
          <w:marRight w:val="0"/>
          <w:marTop w:val="0"/>
          <w:marBottom w:val="0"/>
          <w:divBdr>
            <w:top w:val="none" w:sz="0" w:space="0" w:color="auto"/>
            <w:left w:val="none" w:sz="0" w:space="0" w:color="auto"/>
            <w:bottom w:val="none" w:sz="0" w:space="0" w:color="auto"/>
            <w:right w:val="none" w:sz="0" w:space="0" w:color="auto"/>
          </w:divBdr>
        </w:div>
        <w:div w:id="74136908">
          <w:marLeft w:val="480"/>
          <w:marRight w:val="0"/>
          <w:marTop w:val="0"/>
          <w:marBottom w:val="0"/>
          <w:divBdr>
            <w:top w:val="none" w:sz="0" w:space="0" w:color="auto"/>
            <w:left w:val="none" w:sz="0" w:space="0" w:color="auto"/>
            <w:bottom w:val="none" w:sz="0" w:space="0" w:color="auto"/>
            <w:right w:val="none" w:sz="0" w:space="0" w:color="auto"/>
          </w:divBdr>
        </w:div>
        <w:div w:id="75565348">
          <w:marLeft w:val="480"/>
          <w:marRight w:val="0"/>
          <w:marTop w:val="0"/>
          <w:marBottom w:val="0"/>
          <w:divBdr>
            <w:top w:val="none" w:sz="0" w:space="0" w:color="auto"/>
            <w:left w:val="none" w:sz="0" w:space="0" w:color="auto"/>
            <w:bottom w:val="none" w:sz="0" w:space="0" w:color="auto"/>
            <w:right w:val="none" w:sz="0" w:space="0" w:color="auto"/>
          </w:divBdr>
        </w:div>
        <w:div w:id="76095832">
          <w:marLeft w:val="480"/>
          <w:marRight w:val="0"/>
          <w:marTop w:val="0"/>
          <w:marBottom w:val="0"/>
          <w:divBdr>
            <w:top w:val="none" w:sz="0" w:space="0" w:color="auto"/>
            <w:left w:val="none" w:sz="0" w:space="0" w:color="auto"/>
            <w:bottom w:val="none" w:sz="0" w:space="0" w:color="auto"/>
            <w:right w:val="none" w:sz="0" w:space="0" w:color="auto"/>
          </w:divBdr>
        </w:div>
        <w:div w:id="84963898">
          <w:marLeft w:val="480"/>
          <w:marRight w:val="0"/>
          <w:marTop w:val="0"/>
          <w:marBottom w:val="0"/>
          <w:divBdr>
            <w:top w:val="none" w:sz="0" w:space="0" w:color="auto"/>
            <w:left w:val="none" w:sz="0" w:space="0" w:color="auto"/>
            <w:bottom w:val="none" w:sz="0" w:space="0" w:color="auto"/>
            <w:right w:val="none" w:sz="0" w:space="0" w:color="auto"/>
          </w:divBdr>
        </w:div>
        <w:div w:id="86389217">
          <w:marLeft w:val="480"/>
          <w:marRight w:val="0"/>
          <w:marTop w:val="0"/>
          <w:marBottom w:val="0"/>
          <w:divBdr>
            <w:top w:val="none" w:sz="0" w:space="0" w:color="auto"/>
            <w:left w:val="none" w:sz="0" w:space="0" w:color="auto"/>
            <w:bottom w:val="none" w:sz="0" w:space="0" w:color="auto"/>
            <w:right w:val="none" w:sz="0" w:space="0" w:color="auto"/>
          </w:divBdr>
        </w:div>
        <w:div w:id="122433001">
          <w:marLeft w:val="480"/>
          <w:marRight w:val="0"/>
          <w:marTop w:val="0"/>
          <w:marBottom w:val="0"/>
          <w:divBdr>
            <w:top w:val="none" w:sz="0" w:space="0" w:color="auto"/>
            <w:left w:val="none" w:sz="0" w:space="0" w:color="auto"/>
            <w:bottom w:val="none" w:sz="0" w:space="0" w:color="auto"/>
            <w:right w:val="none" w:sz="0" w:space="0" w:color="auto"/>
          </w:divBdr>
        </w:div>
        <w:div w:id="126555027">
          <w:marLeft w:val="480"/>
          <w:marRight w:val="0"/>
          <w:marTop w:val="0"/>
          <w:marBottom w:val="0"/>
          <w:divBdr>
            <w:top w:val="none" w:sz="0" w:space="0" w:color="auto"/>
            <w:left w:val="none" w:sz="0" w:space="0" w:color="auto"/>
            <w:bottom w:val="none" w:sz="0" w:space="0" w:color="auto"/>
            <w:right w:val="none" w:sz="0" w:space="0" w:color="auto"/>
          </w:divBdr>
        </w:div>
        <w:div w:id="151220797">
          <w:marLeft w:val="480"/>
          <w:marRight w:val="0"/>
          <w:marTop w:val="0"/>
          <w:marBottom w:val="0"/>
          <w:divBdr>
            <w:top w:val="none" w:sz="0" w:space="0" w:color="auto"/>
            <w:left w:val="none" w:sz="0" w:space="0" w:color="auto"/>
            <w:bottom w:val="none" w:sz="0" w:space="0" w:color="auto"/>
            <w:right w:val="none" w:sz="0" w:space="0" w:color="auto"/>
          </w:divBdr>
        </w:div>
        <w:div w:id="189879133">
          <w:marLeft w:val="480"/>
          <w:marRight w:val="0"/>
          <w:marTop w:val="0"/>
          <w:marBottom w:val="0"/>
          <w:divBdr>
            <w:top w:val="none" w:sz="0" w:space="0" w:color="auto"/>
            <w:left w:val="none" w:sz="0" w:space="0" w:color="auto"/>
            <w:bottom w:val="none" w:sz="0" w:space="0" w:color="auto"/>
            <w:right w:val="none" w:sz="0" w:space="0" w:color="auto"/>
          </w:divBdr>
        </w:div>
        <w:div w:id="194926951">
          <w:marLeft w:val="480"/>
          <w:marRight w:val="0"/>
          <w:marTop w:val="0"/>
          <w:marBottom w:val="0"/>
          <w:divBdr>
            <w:top w:val="none" w:sz="0" w:space="0" w:color="auto"/>
            <w:left w:val="none" w:sz="0" w:space="0" w:color="auto"/>
            <w:bottom w:val="none" w:sz="0" w:space="0" w:color="auto"/>
            <w:right w:val="none" w:sz="0" w:space="0" w:color="auto"/>
          </w:divBdr>
        </w:div>
        <w:div w:id="199173704">
          <w:marLeft w:val="480"/>
          <w:marRight w:val="0"/>
          <w:marTop w:val="0"/>
          <w:marBottom w:val="0"/>
          <w:divBdr>
            <w:top w:val="none" w:sz="0" w:space="0" w:color="auto"/>
            <w:left w:val="none" w:sz="0" w:space="0" w:color="auto"/>
            <w:bottom w:val="none" w:sz="0" w:space="0" w:color="auto"/>
            <w:right w:val="none" w:sz="0" w:space="0" w:color="auto"/>
          </w:divBdr>
        </w:div>
        <w:div w:id="201525402">
          <w:marLeft w:val="480"/>
          <w:marRight w:val="0"/>
          <w:marTop w:val="0"/>
          <w:marBottom w:val="0"/>
          <w:divBdr>
            <w:top w:val="none" w:sz="0" w:space="0" w:color="auto"/>
            <w:left w:val="none" w:sz="0" w:space="0" w:color="auto"/>
            <w:bottom w:val="none" w:sz="0" w:space="0" w:color="auto"/>
            <w:right w:val="none" w:sz="0" w:space="0" w:color="auto"/>
          </w:divBdr>
        </w:div>
        <w:div w:id="202181654">
          <w:marLeft w:val="480"/>
          <w:marRight w:val="0"/>
          <w:marTop w:val="0"/>
          <w:marBottom w:val="0"/>
          <w:divBdr>
            <w:top w:val="none" w:sz="0" w:space="0" w:color="auto"/>
            <w:left w:val="none" w:sz="0" w:space="0" w:color="auto"/>
            <w:bottom w:val="none" w:sz="0" w:space="0" w:color="auto"/>
            <w:right w:val="none" w:sz="0" w:space="0" w:color="auto"/>
          </w:divBdr>
        </w:div>
        <w:div w:id="247155718">
          <w:marLeft w:val="480"/>
          <w:marRight w:val="0"/>
          <w:marTop w:val="0"/>
          <w:marBottom w:val="0"/>
          <w:divBdr>
            <w:top w:val="none" w:sz="0" w:space="0" w:color="auto"/>
            <w:left w:val="none" w:sz="0" w:space="0" w:color="auto"/>
            <w:bottom w:val="none" w:sz="0" w:space="0" w:color="auto"/>
            <w:right w:val="none" w:sz="0" w:space="0" w:color="auto"/>
          </w:divBdr>
        </w:div>
        <w:div w:id="288971453">
          <w:marLeft w:val="480"/>
          <w:marRight w:val="0"/>
          <w:marTop w:val="0"/>
          <w:marBottom w:val="0"/>
          <w:divBdr>
            <w:top w:val="none" w:sz="0" w:space="0" w:color="auto"/>
            <w:left w:val="none" w:sz="0" w:space="0" w:color="auto"/>
            <w:bottom w:val="none" w:sz="0" w:space="0" w:color="auto"/>
            <w:right w:val="none" w:sz="0" w:space="0" w:color="auto"/>
          </w:divBdr>
        </w:div>
        <w:div w:id="358820672">
          <w:marLeft w:val="480"/>
          <w:marRight w:val="0"/>
          <w:marTop w:val="0"/>
          <w:marBottom w:val="0"/>
          <w:divBdr>
            <w:top w:val="none" w:sz="0" w:space="0" w:color="auto"/>
            <w:left w:val="none" w:sz="0" w:space="0" w:color="auto"/>
            <w:bottom w:val="none" w:sz="0" w:space="0" w:color="auto"/>
            <w:right w:val="none" w:sz="0" w:space="0" w:color="auto"/>
          </w:divBdr>
        </w:div>
        <w:div w:id="429085145">
          <w:marLeft w:val="480"/>
          <w:marRight w:val="0"/>
          <w:marTop w:val="0"/>
          <w:marBottom w:val="0"/>
          <w:divBdr>
            <w:top w:val="none" w:sz="0" w:space="0" w:color="auto"/>
            <w:left w:val="none" w:sz="0" w:space="0" w:color="auto"/>
            <w:bottom w:val="none" w:sz="0" w:space="0" w:color="auto"/>
            <w:right w:val="none" w:sz="0" w:space="0" w:color="auto"/>
          </w:divBdr>
        </w:div>
        <w:div w:id="472137535">
          <w:marLeft w:val="480"/>
          <w:marRight w:val="0"/>
          <w:marTop w:val="0"/>
          <w:marBottom w:val="0"/>
          <w:divBdr>
            <w:top w:val="none" w:sz="0" w:space="0" w:color="auto"/>
            <w:left w:val="none" w:sz="0" w:space="0" w:color="auto"/>
            <w:bottom w:val="none" w:sz="0" w:space="0" w:color="auto"/>
            <w:right w:val="none" w:sz="0" w:space="0" w:color="auto"/>
          </w:divBdr>
        </w:div>
        <w:div w:id="487019785">
          <w:marLeft w:val="480"/>
          <w:marRight w:val="0"/>
          <w:marTop w:val="0"/>
          <w:marBottom w:val="0"/>
          <w:divBdr>
            <w:top w:val="none" w:sz="0" w:space="0" w:color="auto"/>
            <w:left w:val="none" w:sz="0" w:space="0" w:color="auto"/>
            <w:bottom w:val="none" w:sz="0" w:space="0" w:color="auto"/>
            <w:right w:val="none" w:sz="0" w:space="0" w:color="auto"/>
          </w:divBdr>
        </w:div>
        <w:div w:id="501237477">
          <w:marLeft w:val="480"/>
          <w:marRight w:val="0"/>
          <w:marTop w:val="0"/>
          <w:marBottom w:val="0"/>
          <w:divBdr>
            <w:top w:val="none" w:sz="0" w:space="0" w:color="auto"/>
            <w:left w:val="none" w:sz="0" w:space="0" w:color="auto"/>
            <w:bottom w:val="none" w:sz="0" w:space="0" w:color="auto"/>
            <w:right w:val="none" w:sz="0" w:space="0" w:color="auto"/>
          </w:divBdr>
        </w:div>
        <w:div w:id="544949819">
          <w:marLeft w:val="480"/>
          <w:marRight w:val="0"/>
          <w:marTop w:val="0"/>
          <w:marBottom w:val="0"/>
          <w:divBdr>
            <w:top w:val="none" w:sz="0" w:space="0" w:color="auto"/>
            <w:left w:val="none" w:sz="0" w:space="0" w:color="auto"/>
            <w:bottom w:val="none" w:sz="0" w:space="0" w:color="auto"/>
            <w:right w:val="none" w:sz="0" w:space="0" w:color="auto"/>
          </w:divBdr>
        </w:div>
        <w:div w:id="582758904">
          <w:marLeft w:val="480"/>
          <w:marRight w:val="0"/>
          <w:marTop w:val="0"/>
          <w:marBottom w:val="0"/>
          <w:divBdr>
            <w:top w:val="none" w:sz="0" w:space="0" w:color="auto"/>
            <w:left w:val="none" w:sz="0" w:space="0" w:color="auto"/>
            <w:bottom w:val="none" w:sz="0" w:space="0" w:color="auto"/>
            <w:right w:val="none" w:sz="0" w:space="0" w:color="auto"/>
          </w:divBdr>
        </w:div>
        <w:div w:id="591819254">
          <w:marLeft w:val="480"/>
          <w:marRight w:val="0"/>
          <w:marTop w:val="0"/>
          <w:marBottom w:val="0"/>
          <w:divBdr>
            <w:top w:val="none" w:sz="0" w:space="0" w:color="auto"/>
            <w:left w:val="none" w:sz="0" w:space="0" w:color="auto"/>
            <w:bottom w:val="none" w:sz="0" w:space="0" w:color="auto"/>
            <w:right w:val="none" w:sz="0" w:space="0" w:color="auto"/>
          </w:divBdr>
        </w:div>
        <w:div w:id="596795515">
          <w:marLeft w:val="480"/>
          <w:marRight w:val="0"/>
          <w:marTop w:val="0"/>
          <w:marBottom w:val="0"/>
          <w:divBdr>
            <w:top w:val="none" w:sz="0" w:space="0" w:color="auto"/>
            <w:left w:val="none" w:sz="0" w:space="0" w:color="auto"/>
            <w:bottom w:val="none" w:sz="0" w:space="0" w:color="auto"/>
            <w:right w:val="none" w:sz="0" w:space="0" w:color="auto"/>
          </w:divBdr>
        </w:div>
        <w:div w:id="600837085">
          <w:marLeft w:val="480"/>
          <w:marRight w:val="0"/>
          <w:marTop w:val="0"/>
          <w:marBottom w:val="0"/>
          <w:divBdr>
            <w:top w:val="none" w:sz="0" w:space="0" w:color="auto"/>
            <w:left w:val="none" w:sz="0" w:space="0" w:color="auto"/>
            <w:bottom w:val="none" w:sz="0" w:space="0" w:color="auto"/>
            <w:right w:val="none" w:sz="0" w:space="0" w:color="auto"/>
          </w:divBdr>
        </w:div>
        <w:div w:id="619990031">
          <w:marLeft w:val="480"/>
          <w:marRight w:val="0"/>
          <w:marTop w:val="0"/>
          <w:marBottom w:val="0"/>
          <w:divBdr>
            <w:top w:val="none" w:sz="0" w:space="0" w:color="auto"/>
            <w:left w:val="none" w:sz="0" w:space="0" w:color="auto"/>
            <w:bottom w:val="none" w:sz="0" w:space="0" w:color="auto"/>
            <w:right w:val="none" w:sz="0" w:space="0" w:color="auto"/>
          </w:divBdr>
        </w:div>
        <w:div w:id="697004253">
          <w:marLeft w:val="480"/>
          <w:marRight w:val="0"/>
          <w:marTop w:val="0"/>
          <w:marBottom w:val="0"/>
          <w:divBdr>
            <w:top w:val="none" w:sz="0" w:space="0" w:color="auto"/>
            <w:left w:val="none" w:sz="0" w:space="0" w:color="auto"/>
            <w:bottom w:val="none" w:sz="0" w:space="0" w:color="auto"/>
            <w:right w:val="none" w:sz="0" w:space="0" w:color="auto"/>
          </w:divBdr>
        </w:div>
        <w:div w:id="712466555">
          <w:marLeft w:val="480"/>
          <w:marRight w:val="0"/>
          <w:marTop w:val="0"/>
          <w:marBottom w:val="0"/>
          <w:divBdr>
            <w:top w:val="none" w:sz="0" w:space="0" w:color="auto"/>
            <w:left w:val="none" w:sz="0" w:space="0" w:color="auto"/>
            <w:bottom w:val="none" w:sz="0" w:space="0" w:color="auto"/>
            <w:right w:val="none" w:sz="0" w:space="0" w:color="auto"/>
          </w:divBdr>
        </w:div>
        <w:div w:id="854615103">
          <w:marLeft w:val="480"/>
          <w:marRight w:val="0"/>
          <w:marTop w:val="0"/>
          <w:marBottom w:val="0"/>
          <w:divBdr>
            <w:top w:val="none" w:sz="0" w:space="0" w:color="auto"/>
            <w:left w:val="none" w:sz="0" w:space="0" w:color="auto"/>
            <w:bottom w:val="none" w:sz="0" w:space="0" w:color="auto"/>
            <w:right w:val="none" w:sz="0" w:space="0" w:color="auto"/>
          </w:divBdr>
        </w:div>
        <w:div w:id="874268704">
          <w:marLeft w:val="480"/>
          <w:marRight w:val="0"/>
          <w:marTop w:val="0"/>
          <w:marBottom w:val="0"/>
          <w:divBdr>
            <w:top w:val="none" w:sz="0" w:space="0" w:color="auto"/>
            <w:left w:val="none" w:sz="0" w:space="0" w:color="auto"/>
            <w:bottom w:val="none" w:sz="0" w:space="0" w:color="auto"/>
            <w:right w:val="none" w:sz="0" w:space="0" w:color="auto"/>
          </w:divBdr>
        </w:div>
        <w:div w:id="899554447">
          <w:marLeft w:val="480"/>
          <w:marRight w:val="0"/>
          <w:marTop w:val="0"/>
          <w:marBottom w:val="0"/>
          <w:divBdr>
            <w:top w:val="none" w:sz="0" w:space="0" w:color="auto"/>
            <w:left w:val="none" w:sz="0" w:space="0" w:color="auto"/>
            <w:bottom w:val="none" w:sz="0" w:space="0" w:color="auto"/>
            <w:right w:val="none" w:sz="0" w:space="0" w:color="auto"/>
          </w:divBdr>
        </w:div>
        <w:div w:id="944386022">
          <w:marLeft w:val="480"/>
          <w:marRight w:val="0"/>
          <w:marTop w:val="0"/>
          <w:marBottom w:val="0"/>
          <w:divBdr>
            <w:top w:val="none" w:sz="0" w:space="0" w:color="auto"/>
            <w:left w:val="none" w:sz="0" w:space="0" w:color="auto"/>
            <w:bottom w:val="none" w:sz="0" w:space="0" w:color="auto"/>
            <w:right w:val="none" w:sz="0" w:space="0" w:color="auto"/>
          </w:divBdr>
        </w:div>
        <w:div w:id="990063465">
          <w:marLeft w:val="480"/>
          <w:marRight w:val="0"/>
          <w:marTop w:val="0"/>
          <w:marBottom w:val="0"/>
          <w:divBdr>
            <w:top w:val="none" w:sz="0" w:space="0" w:color="auto"/>
            <w:left w:val="none" w:sz="0" w:space="0" w:color="auto"/>
            <w:bottom w:val="none" w:sz="0" w:space="0" w:color="auto"/>
            <w:right w:val="none" w:sz="0" w:space="0" w:color="auto"/>
          </w:divBdr>
        </w:div>
        <w:div w:id="995765801">
          <w:marLeft w:val="480"/>
          <w:marRight w:val="0"/>
          <w:marTop w:val="0"/>
          <w:marBottom w:val="0"/>
          <w:divBdr>
            <w:top w:val="none" w:sz="0" w:space="0" w:color="auto"/>
            <w:left w:val="none" w:sz="0" w:space="0" w:color="auto"/>
            <w:bottom w:val="none" w:sz="0" w:space="0" w:color="auto"/>
            <w:right w:val="none" w:sz="0" w:space="0" w:color="auto"/>
          </w:divBdr>
        </w:div>
        <w:div w:id="1072973737">
          <w:marLeft w:val="480"/>
          <w:marRight w:val="0"/>
          <w:marTop w:val="0"/>
          <w:marBottom w:val="0"/>
          <w:divBdr>
            <w:top w:val="none" w:sz="0" w:space="0" w:color="auto"/>
            <w:left w:val="none" w:sz="0" w:space="0" w:color="auto"/>
            <w:bottom w:val="none" w:sz="0" w:space="0" w:color="auto"/>
            <w:right w:val="none" w:sz="0" w:space="0" w:color="auto"/>
          </w:divBdr>
        </w:div>
        <w:div w:id="1075979519">
          <w:marLeft w:val="480"/>
          <w:marRight w:val="0"/>
          <w:marTop w:val="0"/>
          <w:marBottom w:val="0"/>
          <w:divBdr>
            <w:top w:val="none" w:sz="0" w:space="0" w:color="auto"/>
            <w:left w:val="none" w:sz="0" w:space="0" w:color="auto"/>
            <w:bottom w:val="none" w:sz="0" w:space="0" w:color="auto"/>
            <w:right w:val="none" w:sz="0" w:space="0" w:color="auto"/>
          </w:divBdr>
        </w:div>
        <w:div w:id="1091118647">
          <w:marLeft w:val="480"/>
          <w:marRight w:val="0"/>
          <w:marTop w:val="0"/>
          <w:marBottom w:val="0"/>
          <w:divBdr>
            <w:top w:val="none" w:sz="0" w:space="0" w:color="auto"/>
            <w:left w:val="none" w:sz="0" w:space="0" w:color="auto"/>
            <w:bottom w:val="none" w:sz="0" w:space="0" w:color="auto"/>
            <w:right w:val="none" w:sz="0" w:space="0" w:color="auto"/>
          </w:divBdr>
        </w:div>
        <w:div w:id="1093816700">
          <w:marLeft w:val="480"/>
          <w:marRight w:val="0"/>
          <w:marTop w:val="0"/>
          <w:marBottom w:val="0"/>
          <w:divBdr>
            <w:top w:val="none" w:sz="0" w:space="0" w:color="auto"/>
            <w:left w:val="none" w:sz="0" w:space="0" w:color="auto"/>
            <w:bottom w:val="none" w:sz="0" w:space="0" w:color="auto"/>
            <w:right w:val="none" w:sz="0" w:space="0" w:color="auto"/>
          </w:divBdr>
        </w:div>
        <w:div w:id="1160929068">
          <w:marLeft w:val="480"/>
          <w:marRight w:val="0"/>
          <w:marTop w:val="0"/>
          <w:marBottom w:val="0"/>
          <w:divBdr>
            <w:top w:val="none" w:sz="0" w:space="0" w:color="auto"/>
            <w:left w:val="none" w:sz="0" w:space="0" w:color="auto"/>
            <w:bottom w:val="none" w:sz="0" w:space="0" w:color="auto"/>
            <w:right w:val="none" w:sz="0" w:space="0" w:color="auto"/>
          </w:divBdr>
        </w:div>
        <w:div w:id="1173649229">
          <w:marLeft w:val="480"/>
          <w:marRight w:val="0"/>
          <w:marTop w:val="0"/>
          <w:marBottom w:val="0"/>
          <w:divBdr>
            <w:top w:val="none" w:sz="0" w:space="0" w:color="auto"/>
            <w:left w:val="none" w:sz="0" w:space="0" w:color="auto"/>
            <w:bottom w:val="none" w:sz="0" w:space="0" w:color="auto"/>
            <w:right w:val="none" w:sz="0" w:space="0" w:color="auto"/>
          </w:divBdr>
        </w:div>
        <w:div w:id="1209222337">
          <w:marLeft w:val="480"/>
          <w:marRight w:val="0"/>
          <w:marTop w:val="0"/>
          <w:marBottom w:val="0"/>
          <w:divBdr>
            <w:top w:val="none" w:sz="0" w:space="0" w:color="auto"/>
            <w:left w:val="none" w:sz="0" w:space="0" w:color="auto"/>
            <w:bottom w:val="none" w:sz="0" w:space="0" w:color="auto"/>
            <w:right w:val="none" w:sz="0" w:space="0" w:color="auto"/>
          </w:divBdr>
        </w:div>
        <w:div w:id="1219169754">
          <w:marLeft w:val="480"/>
          <w:marRight w:val="0"/>
          <w:marTop w:val="0"/>
          <w:marBottom w:val="0"/>
          <w:divBdr>
            <w:top w:val="none" w:sz="0" w:space="0" w:color="auto"/>
            <w:left w:val="none" w:sz="0" w:space="0" w:color="auto"/>
            <w:bottom w:val="none" w:sz="0" w:space="0" w:color="auto"/>
            <w:right w:val="none" w:sz="0" w:space="0" w:color="auto"/>
          </w:divBdr>
        </w:div>
        <w:div w:id="1256668863">
          <w:marLeft w:val="480"/>
          <w:marRight w:val="0"/>
          <w:marTop w:val="0"/>
          <w:marBottom w:val="0"/>
          <w:divBdr>
            <w:top w:val="none" w:sz="0" w:space="0" w:color="auto"/>
            <w:left w:val="none" w:sz="0" w:space="0" w:color="auto"/>
            <w:bottom w:val="none" w:sz="0" w:space="0" w:color="auto"/>
            <w:right w:val="none" w:sz="0" w:space="0" w:color="auto"/>
          </w:divBdr>
        </w:div>
        <w:div w:id="1258174294">
          <w:marLeft w:val="480"/>
          <w:marRight w:val="0"/>
          <w:marTop w:val="0"/>
          <w:marBottom w:val="0"/>
          <w:divBdr>
            <w:top w:val="none" w:sz="0" w:space="0" w:color="auto"/>
            <w:left w:val="none" w:sz="0" w:space="0" w:color="auto"/>
            <w:bottom w:val="none" w:sz="0" w:space="0" w:color="auto"/>
            <w:right w:val="none" w:sz="0" w:space="0" w:color="auto"/>
          </w:divBdr>
        </w:div>
        <w:div w:id="1272779021">
          <w:marLeft w:val="480"/>
          <w:marRight w:val="0"/>
          <w:marTop w:val="0"/>
          <w:marBottom w:val="0"/>
          <w:divBdr>
            <w:top w:val="none" w:sz="0" w:space="0" w:color="auto"/>
            <w:left w:val="none" w:sz="0" w:space="0" w:color="auto"/>
            <w:bottom w:val="none" w:sz="0" w:space="0" w:color="auto"/>
            <w:right w:val="none" w:sz="0" w:space="0" w:color="auto"/>
          </w:divBdr>
        </w:div>
        <w:div w:id="1295211373">
          <w:marLeft w:val="480"/>
          <w:marRight w:val="0"/>
          <w:marTop w:val="0"/>
          <w:marBottom w:val="0"/>
          <w:divBdr>
            <w:top w:val="none" w:sz="0" w:space="0" w:color="auto"/>
            <w:left w:val="none" w:sz="0" w:space="0" w:color="auto"/>
            <w:bottom w:val="none" w:sz="0" w:space="0" w:color="auto"/>
            <w:right w:val="none" w:sz="0" w:space="0" w:color="auto"/>
          </w:divBdr>
        </w:div>
        <w:div w:id="1308392574">
          <w:marLeft w:val="480"/>
          <w:marRight w:val="0"/>
          <w:marTop w:val="0"/>
          <w:marBottom w:val="0"/>
          <w:divBdr>
            <w:top w:val="none" w:sz="0" w:space="0" w:color="auto"/>
            <w:left w:val="none" w:sz="0" w:space="0" w:color="auto"/>
            <w:bottom w:val="none" w:sz="0" w:space="0" w:color="auto"/>
            <w:right w:val="none" w:sz="0" w:space="0" w:color="auto"/>
          </w:divBdr>
        </w:div>
        <w:div w:id="1322466233">
          <w:marLeft w:val="480"/>
          <w:marRight w:val="0"/>
          <w:marTop w:val="0"/>
          <w:marBottom w:val="0"/>
          <w:divBdr>
            <w:top w:val="none" w:sz="0" w:space="0" w:color="auto"/>
            <w:left w:val="none" w:sz="0" w:space="0" w:color="auto"/>
            <w:bottom w:val="none" w:sz="0" w:space="0" w:color="auto"/>
            <w:right w:val="none" w:sz="0" w:space="0" w:color="auto"/>
          </w:divBdr>
        </w:div>
        <w:div w:id="1327128165">
          <w:marLeft w:val="480"/>
          <w:marRight w:val="0"/>
          <w:marTop w:val="0"/>
          <w:marBottom w:val="0"/>
          <w:divBdr>
            <w:top w:val="none" w:sz="0" w:space="0" w:color="auto"/>
            <w:left w:val="none" w:sz="0" w:space="0" w:color="auto"/>
            <w:bottom w:val="none" w:sz="0" w:space="0" w:color="auto"/>
            <w:right w:val="none" w:sz="0" w:space="0" w:color="auto"/>
          </w:divBdr>
        </w:div>
        <w:div w:id="1331061996">
          <w:marLeft w:val="480"/>
          <w:marRight w:val="0"/>
          <w:marTop w:val="0"/>
          <w:marBottom w:val="0"/>
          <w:divBdr>
            <w:top w:val="none" w:sz="0" w:space="0" w:color="auto"/>
            <w:left w:val="none" w:sz="0" w:space="0" w:color="auto"/>
            <w:bottom w:val="none" w:sz="0" w:space="0" w:color="auto"/>
            <w:right w:val="none" w:sz="0" w:space="0" w:color="auto"/>
          </w:divBdr>
        </w:div>
        <w:div w:id="1358190440">
          <w:marLeft w:val="480"/>
          <w:marRight w:val="0"/>
          <w:marTop w:val="0"/>
          <w:marBottom w:val="0"/>
          <w:divBdr>
            <w:top w:val="none" w:sz="0" w:space="0" w:color="auto"/>
            <w:left w:val="none" w:sz="0" w:space="0" w:color="auto"/>
            <w:bottom w:val="none" w:sz="0" w:space="0" w:color="auto"/>
            <w:right w:val="none" w:sz="0" w:space="0" w:color="auto"/>
          </w:divBdr>
        </w:div>
        <w:div w:id="1423331728">
          <w:marLeft w:val="480"/>
          <w:marRight w:val="0"/>
          <w:marTop w:val="0"/>
          <w:marBottom w:val="0"/>
          <w:divBdr>
            <w:top w:val="none" w:sz="0" w:space="0" w:color="auto"/>
            <w:left w:val="none" w:sz="0" w:space="0" w:color="auto"/>
            <w:bottom w:val="none" w:sz="0" w:space="0" w:color="auto"/>
            <w:right w:val="none" w:sz="0" w:space="0" w:color="auto"/>
          </w:divBdr>
        </w:div>
        <w:div w:id="1437675777">
          <w:marLeft w:val="480"/>
          <w:marRight w:val="0"/>
          <w:marTop w:val="0"/>
          <w:marBottom w:val="0"/>
          <w:divBdr>
            <w:top w:val="none" w:sz="0" w:space="0" w:color="auto"/>
            <w:left w:val="none" w:sz="0" w:space="0" w:color="auto"/>
            <w:bottom w:val="none" w:sz="0" w:space="0" w:color="auto"/>
            <w:right w:val="none" w:sz="0" w:space="0" w:color="auto"/>
          </w:divBdr>
        </w:div>
        <w:div w:id="1441025674">
          <w:marLeft w:val="480"/>
          <w:marRight w:val="0"/>
          <w:marTop w:val="0"/>
          <w:marBottom w:val="0"/>
          <w:divBdr>
            <w:top w:val="none" w:sz="0" w:space="0" w:color="auto"/>
            <w:left w:val="none" w:sz="0" w:space="0" w:color="auto"/>
            <w:bottom w:val="none" w:sz="0" w:space="0" w:color="auto"/>
            <w:right w:val="none" w:sz="0" w:space="0" w:color="auto"/>
          </w:divBdr>
        </w:div>
        <w:div w:id="1477453595">
          <w:marLeft w:val="480"/>
          <w:marRight w:val="0"/>
          <w:marTop w:val="0"/>
          <w:marBottom w:val="0"/>
          <w:divBdr>
            <w:top w:val="none" w:sz="0" w:space="0" w:color="auto"/>
            <w:left w:val="none" w:sz="0" w:space="0" w:color="auto"/>
            <w:bottom w:val="none" w:sz="0" w:space="0" w:color="auto"/>
            <w:right w:val="none" w:sz="0" w:space="0" w:color="auto"/>
          </w:divBdr>
        </w:div>
        <w:div w:id="1499807419">
          <w:marLeft w:val="480"/>
          <w:marRight w:val="0"/>
          <w:marTop w:val="0"/>
          <w:marBottom w:val="0"/>
          <w:divBdr>
            <w:top w:val="none" w:sz="0" w:space="0" w:color="auto"/>
            <w:left w:val="none" w:sz="0" w:space="0" w:color="auto"/>
            <w:bottom w:val="none" w:sz="0" w:space="0" w:color="auto"/>
            <w:right w:val="none" w:sz="0" w:space="0" w:color="auto"/>
          </w:divBdr>
        </w:div>
        <w:div w:id="1521511026">
          <w:marLeft w:val="480"/>
          <w:marRight w:val="0"/>
          <w:marTop w:val="0"/>
          <w:marBottom w:val="0"/>
          <w:divBdr>
            <w:top w:val="none" w:sz="0" w:space="0" w:color="auto"/>
            <w:left w:val="none" w:sz="0" w:space="0" w:color="auto"/>
            <w:bottom w:val="none" w:sz="0" w:space="0" w:color="auto"/>
            <w:right w:val="none" w:sz="0" w:space="0" w:color="auto"/>
          </w:divBdr>
        </w:div>
        <w:div w:id="1555039054">
          <w:marLeft w:val="480"/>
          <w:marRight w:val="0"/>
          <w:marTop w:val="0"/>
          <w:marBottom w:val="0"/>
          <w:divBdr>
            <w:top w:val="none" w:sz="0" w:space="0" w:color="auto"/>
            <w:left w:val="none" w:sz="0" w:space="0" w:color="auto"/>
            <w:bottom w:val="none" w:sz="0" w:space="0" w:color="auto"/>
            <w:right w:val="none" w:sz="0" w:space="0" w:color="auto"/>
          </w:divBdr>
        </w:div>
        <w:div w:id="1566987118">
          <w:marLeft w:val="480"/>
          <w:marRight w:val="0"/>
          <w:marTop w:val="0"/>
          <w:marBottom w:val="0"/>
          <w:divBdr>
            <w:top w:val="none" w:sz="0" w:space="0" w:color="auto"/>
            <w:left w:val="none" w:sz="0" w:space="0" w:color="auto"/>
            <w:bottom w:val="none" w:sz="0" w:space="0" w:color="auto"/>
            <w:right w:val="none" w:sz="0" w:space="0" w:color="auto"/>
          </w:divBdr>
        </w:div>
        <w:div w:id="1602642070">
          <w:marLeft w:val="480"/>
          <w:marRight w:val="0"/>
          <w:marTop w:val="0"/>
          <w:marBottom w:val="0"/>
          <w:divBdr>
            <w:top w:val="none" w:sz="0" w:space="0" w:color="auto"/>
            <w:left w:val="none" w:sz="0" w:space="0" w:color="auto"/>
            <w:bottom w:val="none" w:sz="0" w:space="0" w:color="auto"/>
            <w:right w:val="none" w:sz="0" w:space="0" w:color="auto"/>
          </w:divBdr>
        </w:div>
        <w:div w:id="1612207124">
          <w:marLeft w:val="480"/>
          <w:marRight w:val="0"/>
          <w:marTop w:val="0"/>
          <w:marBottom w:val="0"/>
          <w:divBdr>
            <w:top w:val="none" w:sz="0" w:space="0" w:color="auto"/>
            <w:left w:val="none" w:sz="0" w:space="0" w:color="auto"/>
            <w:bottom w:val="none" w:sz="0" w:space="0" w:color="auto"/>
            <w:right w:val="none" w:sz="0" w:space="0" w:color="auto"/>
          </w:divBdr>
        </w:div>
        <w:div w:id="1615943294">
          <w:marLeft w:val="480"/>
          <w:marRight w:val="0"/>
          <w:marTop w:val="0"/>
          <w:marBottom w:val="0"/>
          <w:divBdr>
            <w:top w:val="none" w:sz="0" w:space="0" w:color="auto"/>
            <w:left w:val="none" w:sz="0" w:space="0" w:color="auto"/>
            <w:bottom w:val="none" w:sz="0" w:space="0" w:color="auto"/>
            <w:right w:val="none" w:sz="0" w:space="0" w:color="auto"/>
          </w:divBdr>
        </w:div>
        <w:div w:id="1622032078">
          <w:marLeft w:val="480"/>
          <w:marRight w:val="0"/>
          <w:marTop w:val="0"/>
          <w:marBottom w:val="0"/>
          <w:divBdr>
            <w:top w:val="none" w:sz="0" w:space="0" w:color="auto"/>
            <w:left w:val="none" w:sz="0" w:space="0" w:color="auto"/>
            <w:bottom w:val="none" w:sz="0" w:space="0" w:color="auto"/>
            <w:right w:val="none" w:sz="0" w:space="0" w:color="auto"/>
          </w:divBdr>
        </w:div>
        <w:div w:id="1639721258">
          <w:marLeft w:val="480"/>
          <w:marRight w:val="0"/>
          <w:marTop w:val="0"/>
          <w:marBottom w:val="0"/>
          <w:divBdr>
            <w:top w:val="none" w:sz="0" w:space="0" w:color="auto"/>
            <w:left w:val="none" w:sz="0" w:space="0" w:color="auto"/>
            <w:bottom w:val="none" w:sz="0" w:space="0" w:color="auto"/>
            <w:right w:val="none" w:sz="0" w:space="0" w:color="auto"/>
          </w:divBdr>
        </w:div>
        <w:div w:id="1672445515">
          <w:marLeft w:val="480"/>
          <w:marRight w:val="0"/>
          <w:marTop w:val="0"/>
          <w:marBottom w:val="0"/>
          <w:divBdr>
            <w:top w:val="none" w:sz="0" w:space="0" w:color="auto"/>
            <w:left w:val="none" w:sz="0" w:space="0" w:color="auto"/>
            <w:bottom w:val="none" w:sz="0" w:space="0" w:color="auto"/>
            <w:right w:val="none" w:sz="0" w:space="0" w:color="auto"/>
          </w:divBdr>
        </w:div>
        <w:div w:id="1718238700">
          <w:marLeft w:val="480"/>
          <w:marRight w:val="0"/>
          <w:marTop w:val="0"/>
          <w:marBottom w:val="0"/>
          <w:divBdr>
            <w:top w:val="none" w:sz="0" w:space="0" w:color="auto"/>
            <w:left w:val="none" w:sz="0" w:space="0" w:color="auto"/>
            <w:bottom w:val="none" w:sz="0" w:space="0" w:color="auto"/>
            <w:right w:val="none" w:sz="0" w:space="0" w:color="auto"/>
          </w:divBdr>
        </w:div>
        <w:div w:id="1752317241">
          <w:marLeft w:val="480"/>
          <w:marRight w:val="0"/>
          <w:marTop w:val="0"/>
          <w:marBottom w:val="0"/>
          <w:divBdr>
            <w:top w:val="none" w:sz="0" w:space="0" w:color="auto"/>
            <w:left w:val="none" w:sz="0" w:space="0" w:color="auto"/>
            <w:bottom w:val="none" w:sz="0" w:space="0" w:color="auto"/>
            <w:right w:val="none" w:sz="0" w:space="0" w:color="auto"/>
          </w:divBdr>
        </w:div>
        <w:div w:id="1752504483">
          <w:marLeft w:val="480"/>
          <w:marRight w:val="0"/>
          <w:marTop w:val="0"/>
          <w:marBottom w:val="0"/>
          <w:divBdr>
            <w:top w:val="none" w:sz="0" w:space="0" w:color="auto"/>
            <w:left w:val="none" w:sz="0" w:space="0" w:color="auto"/>
            <w:bottom w:val="none" w:sz="0" w:space="0" w:color="auto"/>
            <w:right w:val="none" w:sz="0" w:space="0" w:color="auto"/>
          </w:divBdr>
        </w:div>
        <w:div w:id="1788888025">
          <w:marLeft w:val="480"/>
          <w:marRight w:val="0"/>
          <w:marTop w:val="0"/>
          <w:marBottom w:val="0"/>
          <w:divBdr>
            <w:top w:val="none" w:sz="0" w:space="0" w:color="auto"/>
            <w:left w:val="none" w:sz="0" w:space="0" w:color="auto"/>
            <w:bottom w:val="none" w:sz="0" w:space="0" w:color="auto"/>
            <w:right w:val="none" w:sz="0" w:space="0" w:color="auto"/>
          </w:divBdr>
        </w:div>
        <w:div w:id="1836189876">
          <w:marLeft w:val="480"/>
          <w:marRight w:val="0"/>
          <w:marTop w:val="0"/>
          <w:marBottom w:val="0"/>
          <w:divBdr>
            <w:top w:val="none" w:sz="0" w:space="0" w:color="auto"/>
            <w:left w:val="none" w:sz="0" w:space="0" w:color="auto"/>
            <w:bottom w:val="none" w:sz="0" w:space="0" w:color="auto"/>
            <w:right w:val="none" w:sz="0" w:space="0" w:color="auto"/>
          </w:divBdr>
        </w:div>
        <w:div w:id="1886479645">
          <w:marLeft w:val="480"/>
          <w:marRight w:val="0"/>
          <w:marTop w:val="0"/>
          <w:marBottom w:val="0"/>
          <w:divBdr>
            <w:top w:val="none" w:sz="0" w:space="0" w:color="auto"/>
            <w:left w:val="none" w:sz="0" w:space="0" w:color="auto"/>
            <w:bottom w:val="none" w:sz="0" w:space="0" w:color="auto"/>
            <w:right w:val="none" w:sz="0" w:space="0" w:color="auto"/>
          </w:divBdr>
        </w:div>
        <w:div w:id="1897013740">
          <w:marLeft w:val="480"/>
          <w:marRight w:val="0"/>
          <w:marTop w:val="0"/>
          <w:marBottom w:val="0"/>
          <w:divBdr>
            <w:top w:val="none" w:sz="0" w:space="0" w:color="auto"/>
            <w:left w:val="none" w:sz="0" w:space="0" w:color="auto"/>
            <w:bottom w:val="none" w:sz="0" w:space="0" w:color="auto"/>
            <w:right w:val="none" w:sz="0" w:space="0" w:color="auto"/>
          </w:divBdr>
        </w:div>
        <w:div w:id="1908029735">
          <w:marLeft w:val="480"/>
          <w:marRight w:val="0"/>
          <w:marTop w:val="0"/>
          <w:marBottom w:val="0"/>
          <w:divBdr>
            <w:top w:val="none" w:sz="0" w:space="0" w:color="auto"/>
            <w:left w:val="none" w:sz="0" w:space="0" w:color="auto"/>
            <w:bottom w:val="none" w:sz="0" w:space="0" w:color="auto"/>
            <w:right w:val="none" w:sz="0" w:space="0" w:color="auto"/>
          </w:divBdr>
        </w:div>
        <w:div w:id="1914656371">
          <w:marLeft w:val="480"/>
          <w:marRight w:val="0"/>
          <w:marTop w:val="0"/>
          <w:marBottom w:val="0"/>
          <w:divBdr>
            <w:top w:val="none" w:sz="0" w:space="0" w:color="auto"/>
            <w:left w:val="none" w:sz="0" w:space="0" w:color="auto"/>
            <w:bottom w:val="none" w:sz="0" w:space="0" w:color="auto"/>
            <w:right w:val="none" w:sz="0" w:space="0" w:color="auto"/>
          </w:divBdr>
        </w:div>
        <w:div w:id="2012104856">
          <w:marLeft w:val="480"/>
          <w:marRight w:val="0"/>
          <w:marTop w:val="0"/>
          <w:marBottom w:val="0"/>
          <w:divBdr>
            <w:top w:val="none" w:sz="0" w:space="0" w:color="auto"/>
            <w:left w:val="none" w:sz="0" w:space="0" w:color="auto"/>
            <w:bottom w:val="none" w:sz="0" w:space="0" w:color="auto"/>
            <w:right w:val="none" w:sz="0" w:space="0" w:color="auto"/>
          </w:divBdr>
        </w:div>
        <w:div w:id="2015457047">
          <w:marLeft w:val="480"/>
          <w:marRight w:val="0"/>
          <w:marTop w:val="0"/>
          <w:marBottom w:val="0"/>
          <w:divBdr>
            <w:top w:val="none" w:sz="0" w:space="0" w:color="auto"/>
            <w:left w:val="none" w:sz="0" w:space="0" w:color="auto"/>
            <w:bottom w:val="none" w:sz="0" w:space="0" w:color="auto"/>
            <w:right w:val="none" w:sz="0" w:space="0" w:color="auto"/>
          </w:divBdr>
        </w:div>
        <w:div w:id="2039769610">
          <w:marLeft w:val="480"/>
          <w:marRight w:val="0"/>
          <w:marTop w:val="0"/>
          <w:marBottom w:val="0"/>
          <w:divBdr>
            <w:top w:val="none" w:sz="0" w:space="0" w:color="auto"/>
            <w:left w:val="none" w:sz="0" w:space="0" w:color="auto"/>
            <w:bottom w:val="none" w:sz="0" w:space="0" w:color="auto"/>
            <w:right w:val="none" w:sz="0" w:space="0" w:color="auto"/>
          </w:divBdr>
        </w:div>
        <w:div w:id="2053848488">
          <w:marLeft w:val="480"/>
          <w:marRight w:val="0"/>
          <w:marTop w:val="0"/>
          <w:marBottom w:val="0"/>
          <w:divBdr>
            <w:top w:val="none" w:sz="0" w:space="0" w:color="auto"/>
            <w:left w:val="none" w:sz="0" w:space="0" w:color="auto"/>
            <w:bottom w:val="none" w:sz="0" w:space="0" w:color="auto"/>
            <w:right w:val="none" w:sz="0" w:space="0" w:color="auto"/>
          </w:divBdr>
        </w:div>
        <w:div w:id="2067678049">
          <w:marLeft w:val="480"/>
          <w:marRight w:val="0"/>
          <w:marTop w:val="0"/>
          <w:marBottom w:val="0"/>
          <w:divBdr>
            <w:top w:val="none" w:sz="0" w:space="0" w:color="auto"/>
            <w:left w:val="none" w:sz="0" w:space="0" w:color="auto"/>
            <w:bottom w:val="none" w:sz="0" w:space="0" w:color="auto"/>
            <w:right w:val="none" w:sz="0" w:space="0" w:color="auto"/>
          </w:divBdr>
        </w:div>
        <w:div w:id="2076589510">
          <w:marLeft w:val="480"/>
          <w:marRight w:val="0"/>
          <w:marTop w:val="0"/>
          <w:marBottom w:val="0"/>
          <w:divBdr>
            <w:top w:val="none" w:sz="0" w:space="0" w:color="auto"/>
            <w:left w:val="none" w:sz="0" w:space="0" w:color="auto"/>
            <w:bottom w:val="none" w:sz="0" w:space="0" w:color="auto"/>
            <w:right w:val="none" w:sz="0" w:space="0" w:color="auto"/>
          </w:divBdr>
        </w:div>
        <w:div w:id="2084598532">
          <w:marLeft w:val="480"/>
          <w:marRight w:val="0"/>
          <w:marTop w:val="0"/>
          <w:marBottom w:val="0"/>
          <w:divBdr>
            <w:top w:val="none" w:sz="0" w:space="0" w:color="auto"/>
            <w:left w:val="none" w:sz="0" w:space="0" w:color="auto"/>
            <w:bottom w:val="none" w:sz="0" w:space="0" w:color="auto"/>
            <w:right w:val="none" w:sz="0" w:space="0" w:color="auto"/>
          </w:divBdr>
        </w:div>
        <w:div w:id="2091074846">
          <w:marLeft w:val="480"/>
          <w:marRight w:val="0"/>
          <w:marTop w:val="0"/>
          <w:marBottom w:val="0"/>
          <w:divBdr>
            <w:top w:val="none" w:sz="0" w:space="0" w:color="auto"/>
            <w:left w:val="none" w:sz="0" w:space="0" w:color="auto"/>
            <w:bottom w:val="none" w:sz="0" w:space="0" w:color="auto"/>
            <w:right w:val="none" w:sz="0" w:space="0" w:color="auto"/>
          </w:divBdr>
        </w:div>
        <w:div w:id="2138989685">
          <w:marLeft w:val="480"/>
          <w:marRight w:val="0"/>
          <w:marTop w:val="0"/>
          <w:marBottom w:val="0"/>
          <w:divBdr>
            <w:top w:val="none" w:sz="0" w:space="0" w:color="auto"/>
            <w:left w:val="none" w:sz="0" w:space="0" w:color="auto"/>
            <w:bottom w:val="none" w:sz="0" w:space="0" w:color="auto"/>
            <w:right w:val="none" w:sz="0" w:space="0" w:color="auto"/>
          </w:divBdr>
        </w:div>
      </w:divsChild>
    </w:div>
    <w:div w:id="636564817">
      <w:marLeft w:val="640"/>
      <w:marRight w:val="0"/>
      <w:marTop w:val="0"/>
      <w:marBottom w:val="0"/>
      <w:divBdr>
        <w:top w:val="none" w:sz="0" w:space="0" w:color="auto"/>
        <w:left w:val="none" w:sz="0" w:space="0" w:color="auto"/>
        <w:bottom w:val="none" w:sz="0" w:space="0" w:color="auto"/>
        <w:right w:val="none" w:sz="0" w:space="0" w:color="auto"/>
      </w:divBdr>
    </w:div>
    <w:div w:id="636683993">
      <w:marLeft w:val="640"/>
      <w:marRight w:val="0"/>
      <w:marTop w:val="0"/>
      <w:marBottom w:val="0"/>
      <w:divBdr>
        <w:top w:val="none" w:sz="0" w:space="0" w:color="auto"/>
        <w:left w:val="none" w:sz="0" w:space="0" w:color="auto"/>
        <w:bottom w:val="none" w:sz="0" w:space="0" w:color="auto"/>
        <w:right w:val="none" w:sz="0" w:space="0" w:color="auto"/>
      </w:divBdr>
    </w:div>
    <w:div w:id="636688474">
      <w:marLeft w:val="640"/>
      <w:marRight w:val="0"/>
      <w:marTop w:val="0"/>
      <w:marBottom w:val="0"/>
      <w:divBdr>
        <w:top w:val="none" w:sz="0" w:space="0" w:color="auto"/>
        <w:left w:val="none" w:sz="0" w:space="0" w:color="auto"/>
        <w:bottom w:val="none" w:sz="0" w:space="0" w:color="auto"/>
        <w:right w:val="none" w:sz="0" w:space="0" w:color="auto"/>
      </w:divBdr>
    </w:div>
    <w:div w:id="636767176">
      <w:marLeft w:val="640"/>
      <w:marRight w:val="0"/>
      <w:marTop w:val="0"/>
      <w:marBottom w:val="0"/>
      <w:divBdr>
        <w:top w:val="none" w:sz="0" w:space="0" w:color="auto"/>
        <w:left w:val="none" w:sz="0" w:space="0" w:color="auto"/>
        <w:bottom w:val="none" w:sz="0" w:space="0" w:color="auto"/>
        <w:right w:val="none" w:sz="0" w:space="0" w:color="auto"/>
      </w:divBdr>
    </w:div>
    <w:div w:id="637229076">
      <w:marLeft w:val="640"/>
      <w:marRight w:val="0"/>
      <w:marTop w:val="0"/>
      <w:marBottom w:val="0"/>
      <w:divBdr>
        <w:top w:val="none" w:sz="0" w:space="0" w:color="auto"/>
        <w:left w:val="none" w:sz="0" w:space="0" w:color="auto"/>
        <w:bottom w:val="none" w:sz="0" w:space="0" w:color="auto"/>
        <w:right w:val="none" w:sz="0" w:space="0" w:color="auto"/>
      </w:divBdr>
    </w:div>
    <w:div w:id="637566032">
      <w:marLeft w:val="640"/>
      <w:marRight w:val="0"/>
      <w:marTop w:val="0"/>
      <w:marBottom w:val="0"/>
      <w:divBdr>
        <w:top w:val="none" w:sz="0" w:space="0" w:color="auto"/>
        <w:left w:val="none" w:sz="0" w:space="0" w:color="auto"/>
        <w:bottom w:val="none" w:sz="0" w:space="0" w:color="auto"/>
        <w:right w:val="none" w:sz="0" w:space="0" w:color="auto"/>
      </w:divBdr>
    </w:div>
    <w:div w:id="637954936">
      <w:marLeft w:val="640"/>
      <w:marRight w:val="0"/>
      <w:marTop w:val="0"/>
      <w:marBottom w:val="0"/>
      <w:divBdr>
        <w:top w:val="none" w:sz="0" w:space="0" w:color="auto"/>
        <w:left w:val="none" w:sz="0" w:space="0" w:color="auto"/>
        <w:bottom w:val="none" w:sz="0" w:space="0" w:color="auto"/>
        <w:right w:val="none" w:sz="0" w:space="0" w:color="auto"/>
      </w:divBdr>
    </w:div>
    <w:div w:id="638195199">
      <w:marLeft w:val="640"/>
      <w:marRight w:val="0"/>
      <w:marTop w:val="0"/>
      <w:marBottom w:val="0"/>
      <w:divBdr>
        <w:top w:val="none" w:sz="0" w:space="0" w:color="auto"/>
        <w:left w:val="none" w:sz="0" w:space="0" w:color="auto"/>
        <w:bottom w:val="none" w:sz="0" w:space="0" w:color="auto"/>
        <w:right w:val="none" w:sz="0" w:space="0" w:color="auto"/>
      </w:divBdr>
    </w:div>
    <w:div w:id="638462204">
      <w:marLeft w:val="640"/>
      <w:marRight w:val="0"/>
      <w:marTop w:val="0"/>
      <w:marBottom w:val="0"/>
      <w:divBdr>
        <w:top w:val="none" w:sz="0" w:space="0" w:color="auto"/>
        <w:left w:val="none" w:sz="0" w:space="0" w:color="auto"/>
        <w:bottom w:val="none" w:sz="0" w:space="0" w:color="auto"/>
        <w:right w:val="none" w:sz="0" w:space="0" w:color="auto"/>
      </w:divBdr>
    </w:div>
    <w:div w:id="639648431">
      <w:marLeft w:val="640"/>
      <w:marRight w:val="0"/>
      <w:marTop w:val="0"/>
      <w:marBottom w:val="0"/>
      <w:divBdr>
        <w:top w:val="none" w:sz="0" w:space="0" w:color="auto"/>
        <w:left w:val="none" w:sz="0" w:space="0" w:color="auto"/>
        <w:bottom w:val="none" w:sz="0" w:space="0" w:color="auto"/>
        <w:right w:val="none" w:sz="0" w:space="0" w:color="auto"/>
      </w:divBdr>
    </w:div>
    <w:div w:id="640501692">
      <w:marLeft w:val="640"/>
      <w:marRight w:val="0"/>
      <w:marTop w:val="0"/>
      <w:marBottom w:val="0"/>
      <w:divBdr>
        <w:top w:val="none" w:sz="0" w:space="0" w:color="auto"/>
        <w:left w:val="none" w:sz="0" w:space="0" w:color="auto"/>
        <w:bottom w:val="none" w:sz="0" w:space="0" w:color="auto"/>
        <w:right w:val="none" w:sz="0" w:space="0" w:color="auto"/>
      </w:divBdr>
    </w:div>
    <w:div w:id="640621487">
      <w:marLeft w:val="640"/>
      <w:marRight w:val="0"/>
      <w:marTop w:val="0"/>
      <w:marBottom w:val="0"/>
      <w:divBdr>
        <w:top w:val="none" w:sz="0" w:space="0" w:color="auto"/>
        <w:left w:val="none" w:sz="0" w:space="0" w:color="auto"/>
        <w:bottom w:val="none" w:sz="0" w:space="0" w:color="auto"/>
        <w:right w:val="none" w:sz="0" w:space="0" w:color="auto"/>
      </w:divBdr>
    </w:div>
    <w:div w:id="641160847">
      <w:marLeft w:val="640"/>
      <w:marRight w:val="0"/>
      <w:marTop w:val="0"/>
      <w:marBottom w:val="0"/>
      <w:divBdr>
        <w:top w:val="none" w:sz="0" w:space="0" w:color="auto"/>
        <w:left w:val="none" w:sz="0" w:space="0" w:color="auto"/>
        <w:bottom w:val="none" w:sz="0" w:space="0" w:color="auto"/>
        <w:right w:val="none" w:sz="0" w:space="0" w:color="auto"/>
      </w:divBdr>
    </w:div>
    <w:div w:id="641275058">
      <w:marLeft w:val="640"/>
      <w:marRight w:val="0"/>
      <w:marTop w:val="0"/>
      <w:marBottom w:val="0"/>
      <w:divBdr>
        <w:top w:val="none" w:sz="0" w:space="0" w:color="auto"/>
        <w:left w:val="none" w:sz="0" w:space="0" w:color="auto"/>
        <w:bottom w:val="none" w:sz="0" w:space="0" w:color="auto"/>
        <w:right w:val="none" w:sz="0" w:space="0" w:color="auto"/>
      </w:divBdr>
    </w:div>
    <w:div w:id="641349820">
      <w:marLeft w:val="640"/>
      <w:marRight w:val="0"/>
      <w:marTop w:val="0"/>
      <w:marBottom w:val="0"/>
      <w:divBdr>
        <w:top w:val="none" w:sz="0" w:space="0" w:color="auto"/>
        <w:left w:val="none" w:sz="0" w:space="0" w:color="auto"/>
        <w:bottom w:val="none" w:sz="0" w:space="0" w:color="auto"/>
        <w:right w:val="none" w:sz="0" w:space="0" w:color="auto"/>
      </w:divBdr>
    </w:div>
    <w:div w:id="641933690">
      <w:bodyDiv w:val="1"/>
      <w:marLeft w:val="0"/>
      <w:marRight w:val="0"/>
      <w:marTop w:val="0"/>
      <w:marBottom w:val="0"/>
      <w:divBdr>
        <w:top w:val="none" w:sz="0" w:space="0" w:color="auto"/>
        <w:left w:val="none" w:sz="0" w:space="0" w:color="auto"/>
        <w:bottom w:val="none" w:sz="0" w:space="0" w:color="auto"/>
        <w:right w:val="none" w:sz="0" w:space="0" w:color="auto"/>
      </w:divBdr>
    </w:div>
    <w:div w:id="642391220">
      <w:marLeft w:val="640"/>
      <w:marRight w:val="0"/>
      <w:marTop w:val="0"/>
      <w:marBottom w:val="0"/>
      <w:divBdr>
        <w:top w:val="none" w:sz="0" w:space="0" w:color="auto"/>
        <w:left w:val="none" w:sz="0" w:space="0" w:color="auto"/>
        <w:bottom w:val="none" w:sz="0" w:space="0" w:color="auto"/>
        <w:right w:val="none" w:sz="0" w:space="0" w:color="auto"/>
      </w:divBdr>
    </w:div>
    <w:div w:id="642395025">
      <w:marLeft w:val="640"/>
      <w:marRight w:val="0"/>
      <w:marTop w:val="0"/>
      <w:marBottom w:val="0"/>
      <w:divBdr>
        <w:top w:val="none" w:sz="0" w:space="0" w:color="auto"/>
        <w:left w:val="none" w:sz="0" w:space="0" w:color="auto"/>
        <w:bottom w:val="none" w:sz="0" w:space="0" w:color="auto"/>
        <w:right w:val="none" w:sz="0" w:space="0" w:color="auto"/>
      </w:divBdr>
    </w:div>
    <w:div w:id="642470026">
      <w:bodyDiv w:val="1"/>
      <w:marLeft w:val="0"/>
      <w:marRight w:val="0"/>
      <w:marTop w:val="0"/>
      <w:marBottom w:val="0"/>
      <w:divBdr>
        <w:top w:val="none" w:sz="0" w:space="0" w:color="auto"/>
        <w:left w:val="none" w:sz="0" w:space="0" w:color="auto"/>
        <w:bottom w:val="none" w:sz="0" w:space="0" w:color="auto"/>
        <w:right w:val="none" w:sz="0" w:space="0" w:color="auto"/>
      </w:divBdr>
    </w:div>
    <w:div w:id="642737748">
      <w:marLeft w:val="640"/>
      <w:marRight w:val="0"/>
      <w:marTop w:val="0"/>
      <w:marBottom w:val="0"/>
      <w:divBdr>
        <w:top w:val="none" w:sz="0" w:space="0" w:color="auto"/>
        <w:left w:val="none" w:sz="0" w:space="0" w:color="auto"/>
        <w:bottom w:val="none" w:sz="0" w:space="0" w:color="auto"/>
        <w:right w:val="none" w:sz="0" w:space="0" w:color="auto"/>
      </w:divBdr>
    </w:div>
    <w:div w:id="642780755">
      <w:marLeft w:val="640"/>
      <w:marRight w:val="0"/>
      <w:marTop w:val="0"/>
      <w:marBottom w:val="0"/>
      <w:divBdr>
        <w:top w:val="none" w:sz="0" w:space="0" w:color="auto"/>
        <w:left w:val="none" w:sz="0" w:space="0" w:color="auto"/>
        <w:bottom w:val="none" w:sz="0" w:space="0" w:color="auto"/>
        <w:right w:val="none" w:sz="0" w:space="0" w:color="auto"/>
      </w:divBdr>
    </w:div>
    <w:div w:id="643118241">
      <w:marLeft w:val="640"/>
      <w:marRight w:val="0"/>
      <w:marTop w:val="0"/>
      <w:marBottom w:val="0"/>
      <w:divBdr>
        <w:top w:val="none" w:sz="0" w:space="0" w:color="auto"/>
        <w:left w:val="none" w:sz="0" w:space="0" w:color="auto"/>
        <w:bottom w:val="none" w:sz="0" w:space="0" w:color="auto"/>
        <w:right w:val="none" w:sz="0" w:space="0" w:color="auto"/>
      </w:divBdr>
    </w:div>
    <w:div w:id="643895263">
      <w:marLeft w:val="640"/>
      <w:marRight w:val="0"/>
      <w:marTop w:val="0"/>
      <w:marBottom w:val="0"/>
      <w:divBdr>
        <w:top w:val="none" w:sz="0" w:space="0" w:color="auto"/>
        <w:left w:val="none" w:sz="0" w:space="0" w:color="auto"/>
        <w:bottom w:val="none" w:sz="0" w:space="0" w:color="auto"/>
        <w:right w:val="none" w:sz="0" w:space="0" w:color="auto"/>
      </w:divBdr>
    </w:div>
    <w:div w:id="644092566">
      <w:marLeft w:val="640"/>
      <w:marRight w:val="0"/>
      <w:marTop w:val="0"/>
      <w:marBottom w:val="0"/>
      <w:divBdr>
        <w:top w:val="none" w:sz="0" w:space="0" w:color="auto"/>
        <w:left w:val="none" w:sz="0" w:space="0" w:color="auto"/>
        <w:bottom w:val="none" w:sz="0" w:space="0" w:color="auto"/>
        <w:right w:val="none" w:sz="0" w:space="0" w:color="auto"/>
      </w:divBdr>
    </w:div>
    <w:div w:id="644623791">
      <w:marLeft w:val="640"/>
      <w:marRight w:val="0"/>
      <w:marTop w:val="0"/>
      <w:marBottom w:val="0"/>
      <w:divBdr>
        <w:top w:val="none" w:sz="0" w:space="0" w:color="auto"/>
        <w:left w:val="none" w:sz="0" w:space="0" w:color="auto"/>
        <w:bottom w:val="none" w:sz="0" w:space="0" w:color="auto"/>
        <w:right w:val="none" w:sz="0" w:space="0" w:color="auto"/>
      </w:divBdr>
    </w:div>
    <w:div w:id="644743301">
      <w:marLeft w:val="640"/>
      <w:marRight w:val="0"/>
      <w:marTop w:val="0"/>
      <w:marBottom w:val="0"/>
      <w:divBdr>
        <w:top w:val="none" w:sz="0" w:space="0" w:color="auto"/>
        <w:left w:val="none" w:sz="0" w:space="0" w:color="auto"/>
        <w:bottom w:val="none" w:sz="0" w:space="0" w:color="auto"/>
        <w:right w:val="none" w:sz="0" w:space="0" w:color="auto"/>
      </w:divBdr>
    </w:div>
    <w:div w:id="644815756">
      <w:bodyDiv w:val="1"/>
      <w:marLeft w:val="0"/>
      <w:marRight w:val="0"/>
      <w:marTop w:val="0"/>
      <w:marBottom w:val="0"/>
      <w:divBdr>
        <w:top w:val="none" w:sz="0" w:space="0" w:color="auto"/>
        <w:left w:val="none" w:sz="0" w:space="0" w:color="auto"/>
        <w:bottom w:val="none" w:sz="0" w:space="0" w:color="auto"/>
        <w:right w:val="none" w:sz="0" w:space="0" w:color="auto"/>
      </w:divBdr>
    </w:div>
    <w:div w:id="644972078">
      <w:bodyDiv w:val="1"/>
      <w:marLeft w:val="0"/>
      <w:marRight w:val="0"/>
      <w:marTop w:val="0"/>
      <w:marBottom w:val="0"/>
      <w:divBdr>
        <w:top w:val="none" w:sz="0" w:space="0" w:color="auto"/>
        <w:left w:val="none" w:sz="0" w:space="0" w:color="auto"/>
        <w:bottom w:val="none" w:sz="0" w:space="0" w:color="auto"/>
        <w:right w:val="none" w:sz="0" w:space="0" w:color="auto"/>
      </w:divBdr>
    </w:div>
    <w:div w:id="645401356">
      <w:marLeft w:val="640"/>
      <w:marRight w:val="0"/>
      <w:marTop w:val="0"/>
      <w:marBottom w:val="0"/>
      <w:divBdr>
        <w:top w:val="none" w:sz="0" w:space="0" w:color="auto"/>
        <w:left w:val="none" w:sz="0" w:space="0" w:color="auto"/>
        <w:bottom w:val="none" w:sz="0" w:space="0" w:color="auto"/>
        <w:right w:val="none" w:sz="0" w:space="0" w:color="auto"/>
      </w:divBdr>
    </w:div>
    <w:div w:id="645738742">
      <w:bodyDiv w:val="1"/>
      <w:marLeft w:val="0"/>
      <w:marRight w:val="0"/>
      <w:marTop w:val="0"/>
      <w:marBottom w:val="0"/>
      <w:divBdr>
        <w:top w:val="none" w:sz="0" w:space="0" w:color="auto"/>
        <w:left w:val="none" w:sz="0" w:space="0" w:color="auto"/>
        <w:bottom w:val="none" w:sz="0" w:space="0" w:color="auto"/>
        <w:right w:val="none" w:sz="0" w:space="0" w:color="auto"/>
      </w:divBdr>
      <w:divsChild>
        <w:div w:id="68502935">
          <w:marLeft w:val="480"/>
          <w:marRight w:val="0"/>
          <w:marTop w:val="0"/>
          <w:marBottom w:val="0"/>
          <w:divBdr>
            <w:top w:val="none" w:sz="0" w:space="0" w:color="auto"/>
            <w:left w:val="none" w:sz="0" w:space="0" w:color="auto"/>
            <w:bottom w:val="none" w:sz="0" w:space="0" w:color="auto"/>
            <w:right w:val="none" w:sz="0" w:space="0" w:color="auto"/>
          </w:divBdr>
        </w:div>
        <w:div w:id="69426849">
          <w:marLeft w:val="480"/>
          <w:marRight w:val="0"/>
          <w:marTop w:val="0"/>
          <w:marBottom w:val="0"/>
          <w:divBdr>
            <w:top w:val="none" w:sz="0" w:space="0" w:color="auto"/>
            <w:left w:val="none" w:sz="0" w:space="0" w:color="auto"/>
            <w:bottom w:val="none" w:sz="0" w:space="0" w:color="auto"/>
            <w:right w:val="none" w:sz="0" w:space="0" w:color="auto"/>
          </w:divBdr>
        </w:div>
        <w:div w:id="127017486">
          <w:marLeft w:val="480"/>
          <w:marRight w:val="0"/>
          <w:marTop w:val="0"/>
          <w:marBottom w:val="0"/>
          <w:divBdr>
            <w:top w:val="none" w:sz="0" w:space="0" w:color="auto"/>
            <w:left w:val="none" w:sz="0" w:space="0" w:color="auto"/>
            <w:bottom w:val="none" w:sz="0" w:space="0" w:color="auto"/>
            <w:right w:val="none" w:sz="0" w:space="0" w:color="auto"/>
          </w:divBdr>
        </w:div>
        <w:div w:id="190657118">
          <w:marLeft w:val="480"/>
          <w:marRight w:val="0"/>
          <w:marTop w:val="0"/>
          <w:marBottom w:val="0"/>
          <w:divBdr>
            <w:top w:val="none" w:sz="0" w:space="0" w:color="auto"/>
            <w:left w:val="none" w:sz="0" w:space="0" w:color="auto"/>
            <w:bottom w:val="none" w:sz="0" w:space="0" w:color="auto"/>
            <w:right w:val="none" w:sz="0" w:space="0" w:color="auto"/>
          </w:divBdr>
        </w:div>
        <w:div w:id="193738622">
          <w:marLeft w:val="480"/>
          <w:marRight w:val="0"/>
          <w:marTop w:val="0"/>
          <w:marBottom w:val="0"/>
          <w:divBdr>
            <w:top w:val="none" w:sz="0" w:space="0" w:color="auto"/>
            <w:left w:val="none" w:sz="0" w:space="0" w:color="auto"/>
            <w:bottom w:val="none" w:sz="0" w:space="0" w:color="auto"/>
            <w:right w:val="none" w:sz="0" w:space="0" w:color="auto"/>
          </w:divBdr>
        </w:div>
        <w:div w:id="198473269">
          <w:marLeft w:val="480"/>
          <w:marRight w:val="0"/>
          <w:marTop w:val="0"/>
          <w:marBottom w:val="0"/>
          <w:divBdr>
            <w:top w:val="none" w:sz="0" w:space="0" w:color="auto"/>
            <w:left w:val="none" w:sz="0" w:space="0" w:color="auto"/>
            <w:bottom w:val="none" w:sz="0" w:space="0" w:color="auto"/>
            <w:right w:val="none" w:sz="0" w:space="0" w:color="auto"/>
          </w:divBdr>
        </w:div>
        <w:div w:id="225184120">
          <w:marLeft w:val="480"/>
          <w:marRight w:val="0"/>
          <w:marTop w:val="0"/>
          <w:marBottom w:val="0"/>
          <w:divBdr>
            <w:top w:val="none" w:sz="0" w:space="0" w:color="auto"/>
            <w:left w:val="none" w:sz="0" w:space="0" w:color="auto"/>
            <w:bottom w:val="none" w:sz="0" w:space="0" w:color="auto"/>
            <w:right w:val="none" w:sz="0" w:space="0" w:color="auto"/>
          </w:divBdr>
        </w:div>
        <w:div w:id="233012294">
          <w:marLeft w:val="480"/>
          <w:marRight w:val="0"/>
          <w:marTop w:val="0"/>
          <w:marBottom w:val="0"/>
          <w:divBdr>
            <w:top w:val="none" w:sz="0" w:space="0" w:color="auto"/>
            <w:left w:val="none" w:sz="0" w:space="0" w:color="auto"/>
            <w:bottom w:val="none" w:sz="0" w:space="0" w:color="auto"/>
            <w:right w:val="none" w:sz="0" w:space="0" w:color="auto"/>
          </w:divBdr>
        </w:div>
        <w:div w:id="239799706">
          <w:marLeft w:val="480"/>
          <w:marRight w:val="0"/>
          <w:marTop w:val="0"/>
          <w:marBottom w:val="0"/>
          <w:divBdr>
            <w:top w:val="none" w:sz="0" w:space="0" w:color="auto"/>
            <w:left w:val="none" w:sz="0" w:space="0" w:color="auto"/>
            <w:bottom w:val="none" w:sz="0" w:space="0" w:color="auto"/>
            <w:right w:val="none" w:sz="0" w:space="0" w:color="auto"/>
          </w:divBdr>
        </w:div>
        <w:div w:id="280386585">
          <w:marLeft w:val="480"/>
          <w:marRight w:val="0"/>
          <w:marTop w:val="0"/>
          <w:marBottom w:val="0"/>
          <w:divBdr>
            <w:top w:val="none" w:sz="0" w:space="0" w:color="auto"/>
            <w:left w:val="none" w:sz="0" w:space="0" w:color="auto"/>
            <w:bottom w:val="none" w:sz="0" w:space="0" w:color="auto"/>
            <w:right w:val="none" w:sz="0" w:space="0" w:color="auto"/>
          </w:divBdr>
        </w:div>
        <w:div w:id="324089294">
          <w:marLeft w:val="480"/>
          <w:marRight w:val="0"/>
          <w:marTop w:val="0"/>
          <w:marBottom w:val="0"/>
          <w:divBdr>
            <w:top w:val="none" w:sz="0" w:space="0" w:color="auto"/>
            <w:left w:val="none" w:sz="0" w:space="0" w:color="auto"/>
            <w:bottom w:val="none" w:sz="0" w:space="0" w:color="auto"/>
            <w:right w:val="none" w:sz="0" w:space="0" w:color="auto"/>
          </w:divBdr>
        </w:div>
        <w:div w:id="333922420">
          <w:marLeft w:val="480"/>
          <w:marRight w:val="0"/>
          <w:marTop w:val="0"/>
          <w:marBottom w:val="0"/>
          <w:divBdr>
            <w:top w:val="none" w:sz="0" w:space="0" w:color="auto"/>
            <w:left w:val="none" w:sz="0" w:space="0" w:color="auto"/>
            <w:bottom w:val="none" w:sz="0" w:space="0" w:color="auto"/>
            <w:right w:val="none" w:sz="0" w:space="0" w:color="auto"/>
          </w:divBdr>
        </w:div>
        <w:div w:id="524641392">
          <w:marLeft w:val="480"/>
          <w:marRight w:val="0"/>
          <w:marTop w:val="0"/>
          <w:marBottom w:val="0"/>
          <w:divBdr>
            <w:top w:val="none" w:sz="0" w:space="0" w:color="auto"/>
            <w:left w:val="none" w:sz="0" w:space="0" w:color="auto"/>
            <w:bottom w:val="none" w:sz="0" w:space="0" w:color="auto"/>
            <w:right w:val="none" w:sz="0" w:space="0" w:color="auto"/>
          </w:divBdr>
        </w:div>
        <w:div w:id="552276539">
          <w:marLeft w:val="480"/>
          <w:marRight w:val="0"/>
          <w:marTop w:val="0"/>
          <w:marBottom w:val="0"/>
          <w:divBdr>
            <w:top w:val="none" w:sz="0" w:space="0" w:color="auto"/>
            <w:left w:val="none" w:sz="0" w:space="0" w:color="auto"/>
            <w:bottom w:val="none" w:sz="0" w:space="0" w:color="auto"/>
            <w:right w:val="none" w:sz="0" w:space="0" w:color="auto"/>
          </w:divBdr>
        </w:div>
        <w:div w:id="557977766">
          <w:marLeft w:val="480"/>
          <w:marRight w:val="0"/>
          <w:marTop w:val="0"/>
          <w:marBottom w:val="0"/>
          <w:divBdr>
            <w:top w:val="none" w:sz="0" w:space="0" w:color="auto"/>
            <w:left w:val="none" w:sz="0" w:space="0" w:color="auto"/>
            <w:bottom w:val="none" w:sz="0" w:space="0" w:color="auto"/>
            <w:right w:val="none" w:sz="0" w:space="0" w:color="auto"/>
          </w:divBdr>
        </w:div>
        <w:div w:id="717511490">
          <w:marLeft w:val="480"/>
          <w:marRight w:val="0"/>
          <w:marTop w:val="0"/>
          <w:marBottom w:val="0"/>
          <w:divBdr>
            <w:top w:val="none" w:sz="0" w:space="0" w:color="auto"/>
            <w:left w:val="none" w:sz="0" w:space="0" w:color="auto"/>
            <w:bottom w:val="none" w:sz="0" w:space="0" w:color="auto"/>
            <w:right w:val="none" w:sz="0" w:space="0" w:color="auto"/>
          </w:divBdr>
        </w:div>
        <w:div w:id="737632487">
          <w:marLeft w:val="480"/>
          <w:marRight w:val="0"/>
          <w:marTop w:val="0"/>
          <w:marBottom w:val="0"/>
          <w:divBdr>
            <w:top w:val="none" w:sz="0" w:space="0" w:color="auto"/>
            <w:left w:val="none" w:sz="0" w:space="0" w:color="auto"/>
            <w:bottom w:val="none" w:sz="0" w:space="0" w:color="auto"/>
            <w:right w:val="none" w:sz="0" w:space="0" w:color="auto"/>
          </w:divBdr>
        </w:div>
        <w:div w:id="785077961">
          <w:marLeft w:val="480"/>
          <w:marRight w:val="0"/>
          <w:marTop w:val="0"/>
          <w:marBottom w:val="0"/>
          <w:divBdr>
            <w:top w:val="none" w:sz="0" w:space="0" w:color="auto"/>
            <w:left w:val="none" w:sz="0" w:space="0" w:color="auto"/>
            <w:bottom w:val="none" w:sz="0" w:space="0" w:color="auto"/>
            <w:right w:val="none" w:sz="0" w:space="0" w:color="auto"/>
          </w:divBdr>
        </w:div>
        <w:div w:id="818569621">
          <w:marLeft w:val="480"/>
          <w:marRight w:val="0"/>
          <w:marTop w:val="0"/>
          <w:marBottom w:val="0"/>
          <w:divBdr>
            <w:top w:val="none" w:sz="0" w:space="0" w:color="auto"/>
            <w:left w:val="none" w:sz="0" w:space="0" w:color="auto"/>
            <w:bottom w:val="none" w:sz="0" w:space="0" w:color="auto"/>
            <w:right w:val="none" w:sz="0" w:space="0" w:color="auto"/>
          </w:divBdr>
        </w:div>
        <w:div w:id="822357732">
          <w:marLeft w:val="480"/>
          <w:marRight w:val="0"/>
          <w:marTop w:val="0"/>
          <w:marBottom w:val="0"/>
          <w:divBdr>
            <w:top w:val="none" w:sz="0" w:space="0" w:color="auto"/>
            <w:left w:val="none" w:sz="0" w:space="0" w:color="auto"/>
            <w:bottom w:val="none" w:sz="0" w:space="0" w:color="auto"/>
            <w:right w:val="none" w:sz="0" w:space="0" w:color="auto"/>
          </w:divBdr>
        </w:div>
        <w:div w:id="826362550">
          <w:marLeft w:val="480"/>
          <w:marRight w:val="0"/>
          <w:marTop w:val="0"/>
          <w:marBottom w:val="0"/>
          <w:divBdr>
            <w:top w:val="none" w:sz="0" w:space="0" w:color="auto"/>
            <w:left w:val="none" w:sz="0" w:space="0" w:color="auto"/>
            <w:bottom w:val="none" w:sz="0" w:space="0" w:color="auto"/>
            <w:right w:val="none" w:sz="0" w:space="0" w:color="auto"/>
          </w:divBdr>
        </w:div>
        <w:div w:id="912349774">
          <w:marLeft w:val="480"/>
          <w:marRight w:val="0"/>
          <w:marTop w:val="0"/>
          <w:marBottom w:val="0"/>
          <w:divBdr>
            <w:top w:val="none" w:sz="0" w:space="0" w:color="auto"/>
            <w:left w:val="none" w:sz="0" w:space="0" w:color="auto"/>
            <w:bottom w:val="none" w:sz="0" w:space="0" w:color="auto"/>
            <w:right w:val="none" w:sz="0" w:space="0" w:color="auto"/>
          </w:divBdr>
        </w:div>
        <w:div w:id="953437152">
          <w:marLeft w:val="480"/>
          <w:marRight w:val="0"/>
          <w:marTop w:val="0"/>
          <w:marBottom w:val="0"/>
          <w:divBdr>
            <w:top w:val="none" w:sz="0" w:space="0" w:color="auto"/>
            <w:left w:val="none" w:sz="0" w:space="0" w:color="auto"/>
            <w:bottom w:val="none" w:sz="0" w:space="0" w:color="auto"/>
            <w:right w:val="none" w:sz="0" w:space="0" w:color="auto"/>
          </w:divBdr>
        </w:div>
        <w:div w:id="1028065256">
          <w:marLeft w:val="480"/>
          <w:marRight w:val="0"/>
          <w:marTop w:val="0"/>
          <w:marBottom w:val="0"/>
          <w:divBdr>
            <w:top w:val="none" w:sz="0" w:space="0" w:color="auto"/>
            <w:left w:val="none" w:sz="0" w:space="0" w:color="auto"/>
            <w:bottom w:val="none" w:sz="0" w:space="0" w:color="auto"/>
            <w:right w:val="none" w:sz="0" w:space="0" w:color="auto"/>
          </w:divBdr>
        </w:div>
        <w:div w:id="1051995813">
          <w:marLeft w:val="480"/>
          <w:marRight w:val="0"/>
          <w:marTop w:val="0"/>
          <w:marBottom w:val="0"/>
          <w:divBdr>
            <w:top w:val="none" w:sz="0" w:space="0" w:color="auto"/>
            <w:left w:val="none" w:sz="0" w:space="0" w:color="auto"/>
            <w:bottom w:val="none" w:sz="0" w:space="0" w:color="auto"/>
            <w:right w:val="none" w:sz="0" w:space="0" w:color="auto"/>
          </w:divBdr>
        </w:div>
        <w:div w:id="1106577319">
          <w:marLeft w:val="480"/>
          <w:marRight w:val="0"/>
          <w:marTop w:val="0"/>
          <w:marBottom w:val="0"/>
          <w:divBdr>
            <w:top w:val="none" w:sz="0" w:space="0" w:color="auto"/>
            <w:left w:val="none" w:sz="0" w:space="0" w:color="auto"/>
            <w:bottom w:val="none" w:sz="0" w:space="0" w:color="auto"/>
            <w:right w:val="none" w:sz="0" w:space="0" w:color="auto"/>
          </w:divBdr>
        </w:div>
        <w:div w:id="1135022885">
          <w:marLeft w:val="480"/>
          <w:marRight w:val="0"/>
          <w:marTop w:val="0"/>
          <w:marBottom w:val="0"/>
          <w:divBdr>
            <w:top w:val="none" w:sz="0" w:space="0" w:color="auto"/>
            <w:left w:val="none" w:sz="0" w:space="0" w:color="auto"/>
            <w:bottom w:val="none" w:sz="0" w:space="0" w:color="auto"/>
            <w:right w:val="none" w:sz="0" w:space="0" w:color="auto"/>
          </w:divBdr>
        </w:div>
        <w:div w:id="1147671265">
          <w:marLeft w:val="480"/>
          <w:marRight w:val="0"/>
          <w:marTop w:val="0"/>
          <w:marBottom w:val="0"/>
          <w:divBdr>
            <w:top w:val="none" w:sz="0" w:space="0" w:color="auto"/>
            <w:left w:val="none" w:sz="0" w:space="0" w:color="auto"/>
            <w:bottom w:val="none" w:sz="0" w:space="0" w:color="auto"/>
            <w:right w:val="none" w:sz="0" w:space="0" w:color="auto"/>
          </w:divBdr>
        </w:div>
        <w:div w:id="1304458745">
          <w:marLeft w:val="480"/>
          <w:marRight w:val="0"/>
          <w:marTop w:val="0"/>
          <w:marBottom w:val="0"/>
          <w:divBdr>
            <w:top w:val="none" w:sz="0" w:space="0" w:color="auto"/>
            <w:left w:val="none" w:sz="0" w:space="0" w:color="auto"/>
            <w:bottom w:val="none" w:sz="0" w:space="0" w:color="auto"/>
            <w:right w:val="none" w:sz="0" w:space="0" w:color="auto"/>
          </w:divBdr>
        </w:div>
        <w:div w:id="1344014803">
          <w:marLeft w:val="480"/>
          <w:marRight w:val="0"/>
          <w:marTop w:val="0"/>
          <w:marBottom w:val="0"/>
          <w:divBdr>
            <w:top w:val="none" w:sz="0" w:space="0" w:color="auto"/>
            <w:left w:val="none" w:sz="0" w:space="0" w:color="auto"/>
            <w:bottom w:val="none" w:sz="0" w:space="0" w:color="auto"/>
            <w:right w:val="none" w:sz="0" w:space="0" w:color="auto"/>
          </w:divBdr>
        </w:div>
        <w:div w:id="1344162333">
          <w:marLeft w:val="480"/>
          <w:marRight w:val="0"/>
          <w:marTop w:val="0"/>
          <w:marBottom w:val="0"/>
          <w:divBdr>
            <w:top w:val="none" w:sz="0" w:space="0" w:color="auto"/>
            <w:left w:val="none" w:sz="0" w:space="0" w:color="auto"/>
            <w:bottom w:val="none" w:sz="0" w:space="0" w:color="auto"/>
            <w:right w:val="none" w:sz="0" w:space="0" w:color="auto"/>
          </w:divBdr>
        </w:div>
        <w:div w:id="1359163784">
          <w:marLeft w:val="480"/>
          <w:marRight w:val="0"/>
          <w:marTop w:val="0"/>
          <w:marBottom w:val="0"/>
          <w:divBdr>
            <w:top w:val="none" w:sz="0" w:space="0" w:color="auto"/>
            <w:left w:val="none" w:sz="0" w:space="0" w:color="auto"/>
            <w:bottom w:val="none" w:sz="0" w:space="0" w:color="auto"/>
            <w:right w:val="none" w:sz="0" w:space="0" w:color="auto"/>
          </w:divBdr>
        </w:div>
        <w:div w:id="1368137198">
          <w:marLeft w:val="480"/>
          <w:marRight w:val="0"/>
          <w:marTop w:val="0"/>
          <w:marBottom w:val="0"/>
          <w:divBdr>
            <w:top w:val="none" w:sz="0" w:space="0" w:color="auto"/>
            <w:left w:val="none" w:sz="0" w:space="0" w:color="auto"/>
            <w:bottom w:val="none" w:sz="0" w:space="0" w:color="auto"/>
            <w:right w:val="none" w:sz="0" w:space="0" w:color="auto"/>
          </w:divBdr>
        </w:div>
        <w:div w:id="1369795343">
          <w:marLeft w:val="480"/>
          <w:marRight w:val="0"/>
          <w:marTop w:val="0"/>
          <w:marBottom w:val="0"/>
          <w:divBdr>
            <w:top w:val="none" w:sz="0" w:space="0" w:color="auto"/>
            <w:left w:val="none" w:sz="0" w:space="0" w:color="auto"/>
            <w:bottom w:val="none" w:sz="0" w:space="0" w:color="auto"/>
            <w:right w:val="none" w:sz="0" w:space="0" w:color="auto"/>
          </w:divBdr>
        </w:div>
        <w:div w:id="1426657524">
          <w:marLeft w:val="480"/>
          <w:marRight w:val="0"/>
          <w:marTop w:val="0"/>
          <w:marBottom w:val="0"/>
          <w:divBdr>
            <w:top w:val="none" w:sz="0" w:space="0" w:color="auto"/>
            <w:left w:val="none" w:sz="0" w:space="0" w:color="auto"/>
            <w:bottom w:val="none" w:sz="0" w:space="0" w:color="auto"/>
            <w:right w:val="none" w:sz="0" w:space="0" w:color="auto"/>
          </w:divBdr>
        </w:div>
        <w:div w:id="1467819306">
          <w:marLeft w:val="480"/>
          <w:marRight w:val="0"/>
          <w:marTop w:val="0"/>
          <w:marBottom w:val="0"/>
          <w:divBdr>
            <w:top w:val="none" w:sz="0" w:space="0" w:color="auto"/>
            <w:left w:val="none" w:sz="0" w:space="0" w:color="auto"/>
            <w:bottom w:val="none" w:sz="0" w:space="0" w:color="auto"/>
            <w:right w:val="none" w:sz="0" w:space="0" w:color="auto"/>
          </w:divBdr>
        </w:div>
        <w:div w:id="1503278804">
          <w:marLeft w:val="480"/>
          <w:marRight w:val="0"/>
          <w:marTop w:val="0"/>
          <w:marBottom w:val="0"/>
          <w:divBdr>
            <w:top w:val="none" w:sz="0" w:space="0" w:color="auto"/>
            <w:left w:val="none" w:sz="0" w:space="0" w:color="auto"/>
            <w:bottom w:val="none" w:sz="0" w:space="0" w:color="auto"/>
            <w:right w:val="none" w:sz="0" w:space="0" w:color="auto"/>
          </w:divBdr>
        </w:div>
        <w:div w:id="1520462525">
          <w:marLeft w:val="480"/>
          <w:marRight w:val="0"/>
          <w:marTop w:val="0"/>
          <w:marBottom w:val="0"/>
          <w:divBdr>
            <w:top w:val="none" w:sz="0" w:space="0" w:color="auto"/>
            <w:left w:val="none" w:sz="0" w:space="0" w:color="auto"/>
            <w:bottom w:val="none" w:sz="0" w:space="0" w:color="auto"/>
            <w:right w:val="none" w:sz="0" w:space="0" w:color="auto"/>
          </w:divBdr>
        </w:div>
        <w:div w:id="1587880622">
          <w:marLeft w:val="480"/>
          <w:marRight w:val="0"/>
          <w:marTop w:val="0"/>
          <w:marBottom w:val="0"/>
          <w:divBdr>
            <w:top w:val="none" w:sz="0" w:space="0" w:color="auto"/>
            <w:left w:val="none" w:sz="0" w:space="0" w:color="auto"/>
            <w:bottom w:val="none" w:sz="0" w:space="0" w:color="auto"/>
            <w:right w:val="none" w:sz="0" w:space="0" w:color="auto"/>
          </w:divBdr>
        </w:div>
        <w:div w:id="1589189550">
          <w:marLeft w:val="480"/>
          <w:marRight w:val="0"/>
          <w:marTop w:val="0"/>
          <w:marBottom w:val="0"/>
          <w:divBdr>
            <w:top w:val="none" w:sz="0" w:space="0" w:color="auto"/>
            <w:left w:val="none" w:sz="0" w:space="0" w:color="auto"/>
            <w:bottom w:val="none" w:sz="0" w:space="0" w:color="auto"/>
            <w:right w:val="none" w:sz="0" w:space="0" w:color="auto"/>
          </w:divBdr>
        </w:div>
        <w:div w:id="1604260265">
          <w:marLeft w:val="480"/>
          <w:marRight w:val="0"/>
          <w:marTop w:val="0"/>
          <w:marBottom w:val="0"/>
          <w:divBdr>
            <w:top w:val="none" w:sz="0" w:space="0" w:color="auto"/>
            <w:left w:val="none" w:sz="0" w:space="0" w:color="auto"/>
            <w:bottom w:val="none" w:sz="0" w:space="0" w:color="auto"/>
            <w:right w:val="none" w:sz="0" w:space="0" w:color="auto"/>
          </w:divBdr>
        </w:div>
        <w:div w:id="1715081555">
          <w:marLeft w:val="480"/>
          <w:marRight w:val="0"/>
          <w:marTop w:val="0"/>
          <w:marBottom w:val="0"/>
          <w:divBdr>
            <w:top w:val="none" w:sz="0" w:space="0" w:color="auto"/>
            <w:left w:val="none" w:sz="0" w:space="0" w:color="auto"/>
            <w:bottom w:val="none" w:sz="0" w:space="0" w:color="auto"/>
            <w:right w:val="none" w:sz="0" w:space="0" w:color="auto"/>
          </w:divBdr>
        </w:div>
        <w:div w:id="1768960895">
          <w:marLeft w:val="480"/>
          <w:marRight w:val="0"/>
          <w:marTop w:val="0"/>
          <w:marBottom w:val="0"/>
          <w:divBdr>
            <w:top w:val="none" w:sz="0" w:space="0" w:color="auto"/>
            <w:left w:val="none" w:sz="0" w:space="0" w:color="auto"/>
            <w:bottom w:val="none" w:sz="0" w:space="0" w:color="auto"/>
            <w:right w:val="none" w:sz="0" w:space="0" w:color="auto"/>
          </w:divBdr>
        </w:div>
        <w:div w:id="1942881644">
          <w:marLeft w:val="480"/>
          <w:marRight w:val="0"/>
          <w:marTop w:val="0"/>
          <w:marBottom w:val="0"/>
          <w:divBdr>
            <w:top w:val="none" w:sz="0" w:space="0" w:color="auto"/>
            <w:left w:val="none" w:sz="0" w:space="0" w:color="auto"/>
            <w:bottom w:val="none" w:sz="0" w:space="0" w:color="auto"/>
            <w:right w:val="none" w:sz="0" w:space="0" w:color="auto"/>
          </w:divBdr>
        </w:div>
        <w:div w:id="1967469123">
          <w:marLeft w:val="480"/>
          <w:marRight w:val="0"/>
          <w:marTop w:val="0"/>
          <w:marBottom w:val="0"/>
          <w:divBdr>
            <w:top w:val="none" w:sz="0" w:space="0" w:color="auto"/>
            <w:left w:val="none" w:sz="0" w:space="0" w:color="auto"/>
            <w:bottom w:val="none" w:sz="0" w:space="0" w:color="auto"/>
            <w:right w:val="none" w:sz="0" w:space="0" w:color="auto"/>
          </w:divBdr>
        </w:div>
        <w:div w:id="2005081259">
          <w:marLeft w:val="480"/>
          <w:marRight w:val="0"/>
          <w:marTop w:val="0"/>
          <w:marBottom w:val="0"/>
          <w:divBdr>
            <w:top w:val="none" w:sz="0" w:space="0" w:color="auto"/>
            <w:left w:val="none" w:sz="0" w:space="0" w:color="auto"/>
            <w:bottom w:val="none" w:sz="0" w:space="0" w:color="auto"/>
            <w:right w:val="none" w:sz="0" w:space="0" w:color="auto"/>
          </w:divBdr>
        </w:div>
        <w:div w:id="2012560895">
          <w:marLeft w:val="480"/>
          <w:marRight w:val="0"/>
          <w:marTop w:val="0"/>
          <w:marBottom w:val="0"/>
          <w:divBdr>
            <w:top w:val="none" w:sz="0" w:space="0" w:color="auto"/>
            <w:left w:val="none" w:sz="0" w:space="0" w:color="auto"/>
            <w:bottom w:val="none" w:sz="0" w:space="0" w:color="auto"/>
            <w:right w:val="none" w:sz="0" w:space="0" w:color="auto"/>
          </w:divBdr>
        </w:div>
        <w:div w:id="2017531332">
          <w:marLeft w:val="480"/>
          <w:marRight w:val="0"/>
          <w:marTop w:val="0"/>
          <w:marBottom w:val="0"/>
          <w:divBdr>
            <w:top w:val="none" w:sz="0" w:space="0" w:color="auto"/>
            <w:left w:val="none" w:sz="0" w:space="0" w:color="auto"/>
            <w:bottom w:val="none" w:sz="0" w:space="0" w:color="auto"/>
            <w:right w:val="none" w:sz="0" w:space="0" w:color="auto"/>
          </w:divBdr>
        </w:div>
        <w:div w:id="2025158520">
          <w:marLeft w:val="480"/>
          <w:marRight w:val="0"/>
          <w:marTop w:val="0"/>
          <w:marBottom w:val="0"/>
          <w:divBdr>
            <w:top w:val="none" w:sz="0" w:space="0" w:color="auto"/>
            <w:left w:val="none" w:sz="0" w:space="0" w:color="auto"/>
            <w:bottom w:val="none" w:sz="0" w:space="0" w:color="auto"/>
            <w:right w:val="none" w:sz="0" w:space="0" w:color="auto"/>
          </w:divBdr>
        </w:div>
        <w:div w:id="2056343094">
          <w:marLeft w:val="480"/>
          <w:marRight w:val="0"/>
          <w:marTop w:val="0"/>
          <w:marBottom w:val="0"/>
          <w:divBdr>
            <w:top w:val="none" w:sz="0" w:space="0" w:color="auto"/>
            <w:left w:val="none" w:sz="0" w:space="0" w:color="auto"/>
            <w:bottom w:val="none" w:sz="0" w:space="0" w:color="auto"/>
            <w:right w:val="none" w:sz="0" w:space="0" w:color="auto"/>
          </w:divBdr>
        </w:div>
        <w:div w:id="2071032341">
          <w:marLeft w:val="480"/>
          <w:marRight w:val="0"/>
          <w:marTop w:val="0"/>
          <w:marBottom w:val="0"/>
          <w:divBdr>
            <w:top w:val="none" w:sz="0" w:space="0" w:color="auto"/>
            <w:left w:val="none" w:sz="0" w:space="0" w:color="auto"/>
            <w:bottom w:val="none" w:sz="0" w:space="0" w:color="auto"/>
            <w:right w:val="none" w:sz="0" w:space="0" w:color="auto"/>
          </w:divBdr>
        </w:div>
        <w:div w:id="2082366874">
          <w:marLeft w:val="480"/>
          <w:marRight w:val="0"/>
          <w:marTop w:val="0"/>
          <w:marBottom w:val="0"/>
          <w:divBdr>
            <w:top w:val="none" w:sz="0" w:space="0" w:color="auto"/>
            <w:left w:val="none" w:sz="0" w:space="0" w:color="auto"/>
            <w:bottom w:val="none" w:sz="0" w:space="0" w:color="auto"/>
            <w:right w:val="none" w:sz="0" w:space="0" w:color="auto"/>
          </w:divBdr>
        </w:div>
        <w:div w:id="2112311625">
          <w:marLeft w:val="480"/>
          <w:marRight w:val="0"/>
          <w:marTop w:val="0"/>
          <w:marBottom w:val="0"/>
          <w:divBdr>
            <w:top w:val="none" w:sz="0" w:space="0" w:color="auto"/>
            <w:left w:val="none" w:sz="0" w:space="0" w:color="auto"/>
            <w:bottom w:val="none" w:sz="0" w:space="0" w:color="auto"/>
            <w:right w:val="none" w:sz="0" w:space="0" w:color="auto"/>
          </w:divBdr>
        </w:div>
        <w:div w:id="2130662913">
          <w:marLeft w:val="480"/>
          <w:marRight w:val="0"/>
          <w:marTop w:val="0"/>
          <w:marBottom w:val="0"/>
          <w:divBdr>
            <w:top w:val="none" w:sz="0" w:space="0" w:color="auto"/>
            <w:left w:val="none" w:sz="0" w:space="0" w:color="auto"/>
            <w:bottom w:val="none" w:sz="0" w:space="0" w:color="auto"/>
            <w:right w:val="none" w:sz="0" w:space="0" w:color="auto"/>
          </w:divBdr>
        </w:div>
      </w:divsChild>
    </w:div>
    <w:div w:id="646209455">
      <w:marLeft w:val="640"/>
      <w:marRight w:val="0"/>
      <w:marTop w:val="0"/>
      <w:marBottom w:val="0"/>
      <w:divBdr>
        <w:top w:val="none" w:sz="0" w:space="0" w:color="auto"/>
        <w:left w:val="none" w:sz="0" w:space="0" w:color="auto"/>
        <w:bottom w:val="none" w:sz="0" w:space="0" w:color="auto"/>
        <w:right w:val="none" w:sz="0" w:space="0" w:color="auto"/>
      </w:divBdr>
    </w:div>
    <w:div w:id="646322439">
      <w:marLeft w:val="640"/>
      <w:marRight w:val="0"/>
      <w:marTop w:val="0"/>
      <w:marBottom w:val="0"/>
      <w:divBdr>
        <w:top w:val="none" w:sz="0" w:space="0" w:color="auto"/>
        <w:left w:val="none" w:sz="0" w:space="0" w:color="auto"/>
        <w:bottom w:val="none" w:sz="0" w:space="0" w:color="auto"/>
        <w:right w:val="none" w:sz="0" w:space="0" w:color="auto"/>
      </w:divBdr>
    </w:div>
    <w:div w:id="647783410">
      <w:marLeft w:val="640"/>
      <w:marRight w:val="0"/>
      <w:marTop w:val="0"/>
      <w:marBottom w:val="0"/>
      <w:divBdr>
        <w:top w:val="none" w:sz="0" w:space="0" w:color="auto"/>
        <w:left w:val="none" w:sz="0" w:space="0" w:color="auto"/>
        <w:bottom w:val="none" w:sz="0" w:space="0" w:color="auto"/>
        <w:right w:val="none" w:sz="0" w:space="0" w:color="auto"/>
      </w:divBdr>
    </w:div>
    <w:div w:id="647787535">
      <w:marLeft w:val="640"/>
      <w:marRight w:val="0"/>
      <w:marTop w:val="0"/>
      <w:marBottom w:val="0"/>
      <w:divBdr>
        <w:top w:val="none" w:sz="0" w:space="0" w:color="auto"/>
        <w:left w:val="none" w:sz="0" w:space="0" w:color="auto"/>
        <w:bottom w:val="none" w:sz="0" w:space="0" w:color="auto"/>
        <w:right w:val="none" w:sz="0" w:space="0" w:color="auto"/>
      </w:divBdr>
    </w:div>
    <w:div w:id="647827005">
      <w:marLeft w:val="640"/>
      <w:marRight w:val="0"/>
      <w:marTop w:val="0"/>
      <w:marBottom w:val="0"/>
      <w:divBdr>
        <w:top w:val="none" w:sz="0" w:space="0" w:color="auto"/>
        <w:left w:val="none" w:sz="0" w:space="0" w:color="auto"/>
        <w:bottom w:val="none" w:sz="0" w:space="0" w:color="auto"/>
        <w:right w:val="none" w:sz="0" w:space="0" w:color="auto"/>
      </w:divBdr>
    </w:div>
    <w:div w:id="647829207">
      <w:bodyDiv w:val="1"/>
      <w:marLeft w:val="0"/>
      <w:marRight w:val="0"/>
      <w:marTop w:val="0"/>
      <w:marBottom w:val="0"/>
      <w:divBdr>
        <w:top w:val="none" w:sz="0" w:space="0" w:color="auto"/>
        <w:left w:val="none" w:sz="0" w:space="0" w:color="auto"/>
        <w:bottom w:val="none" w:sz="0" w:space="0" w:color="auto"/>
        <w:right w:val="none" w:sz="0" w:space="0" w:color="auto"/>
      </w:divBdr>
    </w:div>
    <w:div w:id="648170296">
      <w:marLeft w:val="640"/>
      <w:marRight w:val="0"/>
      <w:marTop w:val="0"/>
      <w:marBottom w:val="0"/>
      <w:divBdr>
        <w:top w:val="none" w:sz="0" w:space="0" w:color="auto"/>
        <w:left w:val="none" w:sz="0" w:space="0" w:color="auto"/>
        <w:bottom w:val="none" w:sz="0" w:space="0" w:color="auto"/>
        <w:right w:val="none" w:sz="0" w:space="0" w:color="auto"/>
      </w:divBdr>
    </w:div>
    <w:div w:id="648172862">
      <w:marLeft w:val="640"/>
      <w:marRight w:val="0"/>
      <w:marTop w:val="0"/>
      <w:marBottom w:val="0"/>
      <w:divBdr>
        <w:top w:val="none" w:sz="0" w:space="0" w:color="auto"/>
        <w:left w:val="none" w:sz="0" w:space="0" w:color="auto"/>
        <w:bottom w:val="none" w:sz="0" w:space="0" w:color="auto"/>
        <w:right w:val="none" w:sz="0" w:space="0" w:color="auto"/>
      </w:divBdr>
    </w:div>
    <w:div w:id="649092185">
      <w:marLeft w:val="640"/>
      <w:marRight w:val="0"/>
      <w:marTop w:val="0"/>
      <w:marBottom w:val="0"/>
      <w:divBdr>
        <w:top w:val="none" w:sz="0" w:space="0" w:color="auto"/>
        <w:left w:val="none" w:sz="0" w:space="0" w:color="auto"/>
        <w:bottom w:val="none" w:sz="0" w:space="0" w:color="auto"/>
        <w:right w:val="none" w:sz="0" w:space="0" w:color="auto"/>
      </w:divBdr>
    </w:div>
    <w:div w:id="649478495">
      <w:marLeft w:val="640"/>
      <w:marRight w:val="0"/>
      <w:marTop w:val="0"/>
      <w:marBottom w:val="0"/>
      <w:divBdr>
        <w:top w:val="none" w:sz="0" w:space="0" w:color="auto"/>
        <w:left w:val="none" w:sz="0" w:space="0" w:color="auto"/>
        <w:bottom w:val="none" w:sz="0" w:space="0" w:color="auto"/>
        <w:right w:val="none" w:sz="0" w:space="0" w:color="auto"/>
      </w:divBdr>
    </w:div>
    <w:div w:id="649482224">
      <w:marLeft w:val="640"/>
      <w:marRight w:val="0"/>
      <w:marTop w:val="0"/>
      <w:marBottom w:val="0"/>
      <w:divBdr>
        <w:top w:val="none" w:sz="0" w:space="0" w:color="auto"/>
        <w:left w:val="none" w:sz="0" w:space="0" w:color="auto"/>
        <w:bottom w:val="none" w:sz="0" w:space="0" w:color="auto"/>
        <w:right w:val="none" w:sz="0" w:space="0" w:color="auto"/>
      </w:divBdr>
    </w:div>
    <w:div w:id="649793883">
      <w:marLeft w:val="640"/>
      <w:marRight w:val="0"/>
      <w:marTop w:val="0"/>
      <w:marBottom w:val="0"/>
      <w:divBdr>
        <w:top w:val="none" w:sz="0" w:space="0" w:color="auto"/>
        <w:left w:val="none" w:sz="0" w:space="0" w:color="auto"/>
        <w:bottom w:val="none" w:sz="0" w:space="0" w:color="auto"/>
        <w:right w:val="none" w:sz="0" w:space="0" w:color="auto"/>
      </w:divBdr>
    </w:div>
    <w:div w:id="650209567">
      <w:marLeft w:val="640"/>
      <w:marRight w:val="0"/>
      <w:marTop w:val="0"/>
      <w:marBottom w:val="0"/>
      <w:divBdr>
        <w:top w:val="none" w:sz="0" w:space="0" w:color="auto"/>
        <w:left w:val="none" w:sz="0" w:space="0" w:color="auto"/>
        <w:bottom w:val="none" w:sz="0" w:space="0" w:color="auto"/>
        <w:right w:val="none" w:sz="0" w:space="0" w:color="auto"/>
      </w:divBdr>
    </w:div>
    <w:div w:id="650519891">
      <w:marLeft w:val="640"/>
      <w:marRight w:val="0"/>
      <w:marTop w:val="0"/>
      <w:marBottom w:val="0"/>
      <w:divBdr>
        <w:top w:val="none" w:sz="0" w:space="0" w:color="auto"/>
        <w:left w:val="none" w:sz="0" w:space="0" w:color="auto"/>
        <w:bottom w:val="none" w:sz="0" w:space="0" w:color="auto"/>
        <w:right w:val="none" w:sz="0" w:space="0" w:color="auto"/>
      </w:divBdr>
    </w:div>
    <w:div w:id="650791309">
      <w:marLeft w:val="640"/>
      <w:marRight w:val="0"/>
      <w:marTop w:val="0"/>
      <w:marBottom w:val="0"/>
      <w:divBdr>
        <w:top w:val="none" w:sz="0" w:space="0" w:color="auto"/>
        <w:left w:val="none" w:sz="0" w:space="0" w:color="auto"/>
        <w:bottom w:val="none" w:sz="0" w:space="0" w:color="auto"/>
        <w:right w:val="none" w:sz="0" w:space="0" w:color="auto"/>
      </w:divBdr>
    </w:div>
    <w:div w:id="651103478">
      <w:marLeft w:val="640"/>
      <w:marRight w:val="0"/>
      <w:marTop w:val="0"/>
      <w:marBottom w:val="0"/>
      <w:divBdr>
        <w:top w:val="none" w:sz="0" w:space="0" w:color="auto"/>
        <w:left w:val="none" w:sz="0" w:space="0" w:color="auto"/>
        <w:bottom w:val="none" w:sz="0" w:space="0" w:color="auto"/>
        <w:right w:val="none" w:sz="0" w:space="0" w:color="auto"/>
      </w:divBdr>
    </w:div>
    <w:div w:id="651953726">
      <w:marLeft w:val="640"/>
      <w:marRight w:val="0"/>
      <w:marTop w:val="0"/>
      <w:marBottom w:val="0"/>
      <w:divBdr>
        <w:top w:val="none" w:sz="0" w:space="0" w:color="auto"/>
        <w:left w:val="none" w:sz="0" w:space="0" w:color="auto"/>
        <w:bottom w:val="none" w:sz="0" w:space="0" w:color="auto"/>
        <w:right w:val="none" w:sz="0" w:space="0" w:color="auto"/>
      </w:divBdr>
    </w:div>
    <w:div w:id="652102520">
      <w:bodyDiv w:val="1"/>
      <w:marLeft w:val="0"/>
      <w:marRight w:val="0"/>
      <w:marTop w:val="0"/>
      <w:marBottom w:val="0"/>
      <w:divBdr>
        <w:top w:val="none" w:sz="0" w:space="0" w:color="auto"/>
        <w:left w:val="none" w:sz="0" w:space="0" w:color="auto"/>
        <w:bottom w:val="none" w:sz="0" w:space="0" w:color="auto"/>
        <w:right w:val="none" w:sz="0" w:space="0" w:color="auto"/>
      </w:divBdr>
      <w:divsChild>
        <w:div w:id="32582611">
          <w:marLeft w:val="480"/>
          <w:marRight w:val="0"/>
          <w:marTop w:val="0"/>
          <w:marBottom w:val="0"/>
          <w:divBdr>
            <w:top w:val="none" w:sz="0" w:space="0" w:color="auto"/>
            <w:left w:val="none" w:sz="0" w:space="0" w:color="auto"/>
            <w:bottom w:val="none" w:sz="0" w:space="0" w:color="auto"/>
            <w:right w:val="none" w:sz="0" w:space="0" w:color="auto"/>
          </w:divBdr>
        </w:div>
        <w:div w:id="122891559">
          <w:marLeft w:val="480"/>
          <w:marRight w:val="0"/>
          <w:marTop w:val="0"/>
          <w:marBottom w:val="0"/>
          <w:divBdr>
            <w:top w:val="none" w:sz="0" w:space="0" w:color="auto"/>
            <w:left w:val="none" w:sz="0" w:space="0" w:color="auto"/>
            <w:bottom w:val="none" w:sz="0" w:space="0" w:color="auto"/>
            <w:right w:val="none" w:sz="0" w:space="0" w:color="auto"/>
          </w:divBdr>
        </w:div>
        <w:div w:id="163403846">
          <w:marLeft w:val="480"/>
          <w:marRight w:val="0"/>
          <w:marTop w:val="0"/>
          <w:marBottom w:val="0"/>
          <w:divBdr>
            <w:top w:val="none" w:sz="0" w:space="0" w:color="auto"/>
            <w:left w:val="none" w:sz="0" w:space="0" w:color="auto"/>
            <w:bottom w:val="none" w:sz="0" w:space="0" w:color="auto"/>
            <w:right w:val="none" w:sz="0" w:space="0" w:color="auto"/>
          </w:divBdr>
        </w:div>
        <w:div w:id="237598548">
          <w:marLeft w:val="480"/>
          <w:marRight w:val="0"/>
          <w:marTop w:val="0"/>
          <w:marBottom w:val="0"/>
          <w:divBdr>
            <w:top w:val="none" w:sz="0" w:space="0" w:color="auto"/>
            <w:left w:val="none" w:sz="0" w:space="0" w:color="auto"/>
            <w:bottom w:val="none" w:sz="0" w:space="0" w:color="auto"/>
            <w:right w:val="none" w:sz="0" w:space="0" w:color="auto"/>
          </w:divBdr>
        </w:div>
        <w:div w:id="337776014">
          <w:marLeft w:val="480"/>
          <w:marRight w:val="0"/>
          <w:marTop w:val="0"/>
          <w:marBottom w:val="0"/>
          <w:divBdr>
            <w:top w:val="none" w:sz="0" w:space="0" w:color="auto"/>
            <w:left w:val="none" w:sz="0" w:space="0" w:color="auto"/>
            <w:bottom w:val="none" w:sz="0" w:space="0" w:color="auto"/>
            <w:right w:val="none" w:sz="0" w:space="0" w:color="auto"/>
          </w:divBdr>
        </w:div>
        <w:div w:id="344793670">
          <w:marLeft w:val="480"/>
          <w:marRight w:val="0"/>
          <w:marTop w:val="0"/>
          <w:marBottom w:val="0"/>
          <w:divBdr>
            <w:top w:val="none" w:sz="0" w:space="0" w:color="auto"/>
            <w:left w:val="none" w:sz="0" w:space="0" w:color="auto"/>
            <w:bottom w:val="none" w:sz="0" w:space="0" w:color="auto"/>
            <w:right w:val="none" w:sz="0" w:space="0" w:color="auto"/>
          </w:divBdr>
        </w:div>
        <w:div w:id="355086453">
          <w:marLeft w:val="480"/>
          <w:marRight w:val="0"/>
          <w:marTop w:val="0"/>
          <w:marBottom w:val="0"/>
          <w:divBdr>
            <w:top w:val="none" w:sz="0" w:space="0" w:color="auto"/>
            <w:left w:val="none" w:sz="0" w:space="0" w:color="auto"/>
            <w:bottom w:val="none" w:sz="0" w:space="0" w:color="auto"/>
            <w:right w:val="none" w:sz="0" w:space="0" w:color="auto"/>
          </w:divBdr>
        </w:div>
        <w:div w:id="395057265">
          <w:marLeft w:val="480"/>
          <w:marRight w:val="0"/>
          <w:marTop w:val="0"/>
          <w:marBottom w:val="0"/>
          <w:divBdr>
            <w:top w:val="none" w:sz="0" w:space="0" w:color="auto"/>
            <w:left w:val="none" w:sz="0" w:space="0" w:color="auto"/>
            <w:bottom w:val="none" w:sz="0" w:space="0" w:color="auto"/>
            <w:right w:val="none" w:sz="0" w:space="0" w:color="auto"/>
          </w:divBdr>
        </w:div>
        <w:div w:id="407307689">
          <w:marLeft w:val="480"/>
          <w:marRight w:val="0"/>
          <w:marTop w:val="0"/>
          <w:marBottom w:val="0"/>
          <w:divBdr>
            <w:top w:val="none" w:sz="0" w:space="0" w:color="auto"/>
            <w:left w:val="none" w:sz="0" w:space="0" w:color="auto"/>
            <w:bottom w:val="none" w:sz="0" w:space="0" w:color="auto"/>
            <w:right w:val="none" w:sz="0" w:space="0" w:color="auto"/>
          </w:divBdr>
        </w:div>
        <w:div w:id="418258732">
          <w:marLeft w:val="480"/>
          <w:marRight w:val="0"/>
          <w:marTop w:val="0"/>
          <w:marBottom w:val="0"/>
          <w:divBdr>
            <w:top w:val="none" w:sz="0" w:space="0" w:color="auto"/>
            <w:left w:val="none" w:sz="0" w:space="0" w:color="auto"/>
            <w:bottom w:val="none" w:sz="0" w:space="0" w:color="auto"/>
            <w:right w:val="none" w:sz="0" w:space="0" w:color="auto"/>
          </w:divBdr>
        </w:div>
        <w:div w:id="422529178">
          <w:marLeft w:val="480"/>
          <w:marRight w:val="0"/>
          <w:marTop w:val="0"/>
          <w:marBottom w:val="0"/>
          <w:divBdr>
            <w:top w:val="none" w:sz="0" w:space="0" w:color="auto"/>
            <w:left w:val="none" w:sz="0" w:space="0" w:color="auto"/>
            <w:bottom w:val="none" w:sz="0" w:space="0" w:color="auto"/>
            <w:right w:val="none" w:sz="0" w:space="0" w:color="auto"/>
          </w:divBdr>
        </w:div>
        <w:div w:id="455367593">
          <w:marLeft w:val="480"/>
          <w:marRight w:val="0"/>
          <w:marTop w:val="0"/>
          <w:marBottom w:val="0"/>
          <w:divBdr>
            <w:top w:val="none" w:sz="0" w:space="0" w:color="auto"/>
            <w:left w:val="none" w:sz="0" w:space="0" w:color="auto"/>
            <w:bottom w:val="none" w:sz="0" w:space="0" w:color="auto"/>
            <w:right w:val="none" w:sz="0" w:space="0" w:color="auto"/>
          </w:divBdr>
        </w:div>
        <w:div w:id="472525423">
          <w:marLeft w:val="480"/>
          <w:marRight w:val="0"/>
          <w:marTop w:val="0"/>
          <w:marBottom w:val="0"/>
          <w:divBdr>
            <w:top w:val="none" w:sz="0" w:space="0" w:color="auto"/>
            <w:left w:val="none" w:sz="0" w:space="0" w:color="auto"/>
            <w:bottom w:val="none" w:sz="0" w:space="0" w:color="auto"/>
            <w:right w:val="none" w:sz="0" w:space="0" w:color="auto"/>
          </w:divBdr>
        </w:div>
        <w:div w:id="530001354">
          <w:marLeft w:val="480"/>
          <w:marRight w:val="0"/>
          <w:marTop w:val="0"/>
          <w:marBottom w:val="0"/>
          <w:divBdr>
            <w:top w:val="none" w:sz="0" w:space="0" w:color="auto"/>
            <w:left w:val="none" w:sz="0" w:space="0" w:color="auto"/>
            <w:bottom w:val="none" w:sz="0" w:space="0" w:color="auto"/>
            <w:right w:val="none" w:sz="0" w:space="0" w:color="auto"/>
          </w:divBdr>
        </w:div>
        <w:div w:id="580334246">
          <w:marLeft w:val="480"/>
          <w:marRight w:val="0"/>
          <w:marTop w:val="0"/>
          <w:marBottom w:val="0"/>
          <w:divBdr>
            <w:top w:val="none" w:sz="0" w:space="0" w:color="auto"/>
            <w:left w:val="none" w:sz="0" w:space="0" w:color="auto"/>
            <w:bottom w:val="none" w:sz="0" w:space="0" w:color="auto"/>
            <w:right w:val="none" w:sz="0" w:space="0" w:color="auto"/>
          </w:divBdr>
        </w:div>
        <w:div w:id="586693357">
          <w:marLeft w:val="480"/>
          <w:marRight w:val="0"/>
          <w:marTop w:val="0"/>
          <w:marBottom w:val="0"/>
          <w:divBdr>
            <w:top w:val="none" w:sz="0" w:space="0" w:color="auto"/>
            <w:left w:val="none" w:sz="0" w:space="0" w:color="auto"/>
            <w:bottom w:val="none" w:sz="0" w:space="0" w:color="auto"/>
            <w:right w:val="none" w:sz="0" w:space="0" w:color="auto"/>
          </w:divBdr>
        </w:div>
        <w:div w:id="597835992">
          <w:marLeft w:val="480"/>
          <w:marRight w:val="0"/>
          <w:marTop w:val="0"/>
          <w:marBottom w:val="0"/>
          <w:divBdr>
            <w:top w:val="none" w:sz="0" w:space="0" w:color="auto"/>
            <w:left w:val="none" w:sz="0" w:space="0" w:color="auto"/>
            <w:bottom w:val="none" w:sz="0" w:space="0" w:color="auto"/>
            <w:right w:val="none" w:sz="0" w:space="0" w:color="auto"/>
          </w:divBdr>
        </w:div>
        <w:div w:id="621621050">
          <w:marLeft w:val="480"/>
          <w:marRight w:val="0"/>
          <w:marTop w:val="0"/>
          <w:marBottom w:val="0"/>
          <w:divBdr>
            <w:top w:val="none" w:sz="0" w:space="0" w:color="auto"/>
            <w:left w:val="none" w:sz="0" w:space="0" w:color="auto"/>
            <w:bottom w:val="none" w:sz="0" w:space="0" w:color="auto"/>
            <w:right w:val="none" w:sz="0" w:space="0" w:color="auto"/>
          </w:divBdr>
        </w:div>
        <w:div w:id="640890698">
          <w:marLeft w:val="480"/>
          <w:marRight w:val="0"/>
          <w:marTop w:val="0"/>
          <w:marBottom w:val="0"/>
          <w:divBdr>
            <w:top w:val="none" w:sz="0" w:space="0" w:color="auto"/>
            <w:left w:val="none" w:sz="0" w:space="0" w:color="auto"/>
            <w:bottom w:val="none" w:sz="0" w:space="0" w:color="auto"/>
            <w:right w:val="none" w:sz="0" w:space="0" w:color="auto"/>
          </w:divBdr>
        </w:div>
        <w:div w:id="651911024">
          <w:marLeft w:val="480"/>
          <w:marRight w:val="0"/>
          <w:marTop w:val="0"/>
          <w:marBottom w:val="0"/>
          <w:divBdr>
            <w:top w:val="none" w:sz="0" w:space="0" w:color="auto"/>
            <w:left w:val="none" w:sz="0" w:space="0" w:color="auto"/>
            <w:bottom w:val="none" w:sz="0" w:space="0" w:color="auto"/>
            <w:right w:val="none" w:sz="0" w:space="0" w:color="auto"/>
          </w:divBdr>
        </w:div>
        <w:div w:id="735471994">
          <w:marLeft w:val="480"/>
          <w:marRight w:val="0"/>
          <w:marTop w:val="0"/>
          <w:marBottom w:val="0"/>
          <w:divBdr>
            <w:top w:val="none" w:sz="0" w:space="0" w:color="auto"/>
            <w:left w:val="none" w:sz="0" w:space="0" w:color="auto"/>
            <w:bottom w:val="none" w:sz="0" w:space="0" w:color="auto"/>
            <w:right w:val="none" w:sz="0" w:space="0" w:color="auto"/>
          </w:divBdr>
        </w:div>
        <w:div w:id="764810513">
          <w:marLeft w:val="480"/>
          <w:marRight w:val="0"/>
          <w:marTop w:val="0"/>
          <w:marBottom w:val="0"/>
          <w:divBdr>
            <w:top w:val="none" w:sz="0" w:space="0" w:color="auto"/>
            <w:left w:val="none" w:sz="0" w:space="0" w:color="auto"/>
            <w:bottom w:val="none" w:sz="0" w:space="0" w:color="auto"/>
            <w:right w:val="none" w:sz="0" w:space="0" w:color="auto"/>
          </w:divBdr>
        </w:div>
        <w:div w:id="811294059">
          <w:marLeft w:val="480"/>
          <w:marRight w:val="0"/>
          <w:marTop w:val="0"/>
          <w:marBottom w:val="0"/>
          <w:divBdr>
            <w:top w:val="none" w:sz="0" w:space="0" w:color="auto"/>
            <w:left w:val="none" w:sz="0" w:space="0" w:color="auto"/>
            <w:bottom w:val="none" w:sz="0" w:space="0" w:color="auto"/>
            <w:right w:val="none" w:sz="0" w:space="0" w:color="auto"/>
          </w:divBdr>
        </w:div>
        <w:div w:id="813989490">
          <w:marLeft w:val="480"/>
          <w:marRight w:val="0"/>
          <w:marTop w:val="0"/>
          <w:marBottom w:val="0"/>
          <w:divBdr>
            <w:top w:val="none" w:sz="0" w:space="0" w:color="auto"/>
            <w:left w:val="none" w:sz="0" w:space="0" w:color="auto"/>
            <w:bottom w:val="none" w:sz="0" w:space="0" w:color="auto"/>
            <w:right w:val="none" w:sz="0" w:space="0" w:color="auto"/>
          </w:divBdr>
        </w:div>
        <w:div w:id="884608393">
          <w:marLeft w:val="480"/>
          <w:marRight w:val="0"/>
          <w:marTop w:val="0"/>
          <w:marBottom w:val="0"/>
          <w:divBdr>
            <w:top w:val="none" w:sz="0" w:space="0" w:color="auto"/>
            <w:left w:val="none" w:sz="0" w:space="0" w:color="auto"/>
            <w:bottom w:val="none" w:sz="0" w:space="0" w:color="auto"/>
            <w:right w:val="none" w:sz="0" w:space="0" w:color="auto"/>
          </w:divBdr>
        </w:div>
        <w:div w:id="897014736">
          <w:marLeft w:val="480"/>
          <w:marRight w:val="0"/>
          <w:marTop w:val="0"/>
          <w:marBottom w:val="0"/>
          <w:divBdr>
            <w:top w:val="none" w:sz="0" w:space="0" w:color="auto"/>
            <w:left w:val="none" w:sz="0" w:space="0" w:color="auto"/>
            <w:bottom w:val="none" w:sz="0" w:space="0" w:color="auto"/>
            <w:right w:val="none" w:sz="0" w:space="0" w:color="auto"/>
          </w:divBdr>
        </w:div>
        <w:div w:id="927154037">
          <w:marLeft w:val="480"/>
          <w:marRight w:val="0"/>
          <w:marTop w:val="0"/>
          <w:marBottom w:val="0"/>
          <w:divBdr>
            <w:top w:val="none" w:sz="0" w:space="0" w:color="auto"/>
            <w:left w:val="none" w:sz="0" w:space="0" w:color="auto"/>
            <w:bottom w:val="none" w:sz="0" w:space="0" w:color="auto"/>
            <w:right w:val="none" w:sz="0" w:space="0" w:color="auto"/>
          </w:divBdr>
        </w:div>
        <w:div w:id="1008101749">
          <w:marLeft w:val="480"/>
          <w:marRight w:val="0"/>
          <w:marTop w:val="0"/>
          <w:marBottom w:val="0"/>
          <w:divBdr>
            <w:top w:val="none" w:sz="0" w:space="0" w:color="auto"/>
            <w:left w:val="none" w:sz="0" w:space="0" w:color="auto"/>
            <w:bottom w:val="none" w:sz="0" w:space="0" w:color="auto"/>
            <w:right w:val="none" w:sz="0" w:space="0" w:color="auto"/>
          </w:divBdr>
        </w:div>
        <w:div w:id="1056709165">
          <w:marLeft w:val="480"/>
          <w:marRight w:val="0"/>
          <w:marTop w:val="0"/>
          <w:marBottom w:val="0"/>
          <w:divBdr>
            <w:top w:val="none" w:sz="0" w:space="0" w:color="auto"/>
            <w:left w:val="none" w:sz="0" w:space="0" w:color="auto"/>
            <w:bottom w:val="none" w:sz="0" w:space="0" w:color="auto"/>
            <w:right w:val="none" w:sz="0" w:space="0" w:color="auto"/>
          </w:divBdr>
        </w:div>
        <w:div w:id="1081944648">
          <w:marLeft w:val="480"/>
          <w:marRight w:val="0"/>
          <w:marTop w:val="0"/>
          <w:marBottom w:val="0"/>
          <w:divBdr>
            <w:top w:val="none" w:sz="0" w:space="0" w:color="auto"/>
            <w:left w:val="none" w:sz="0" w:space="0" w:color="auto"/>
            <w:bottom w:val="none" w:sz="0" w:space="0" w:color="auto"/>
            <w:right w:val="none" w:sz="0" w:space="0" w:color="auto"/>
          </w:divBdr>
        </w:div>
        <w:div w:id="1086465665">
          <w:marLeft w:val="480"/>
          <w:marRight w:val="0"/>
          <w:marTop w:val="0"/>
          <w:marBottom w:val="0"/>
          <w:divBdr>
            <w:top w:val="none" w:sz="0" w:space="0" w:color="auto"/>
            <w:left w:val="none" w:sz="0" w:space="0" w:color="auto"/>
            <w:bottom w:val="none" w:sz="0" w:space="0" w:color="auto"/>
            <w:right w:val="none" w:sz="0" w:space="0" w:color="auto"/>
          </w:divBdr>
        </w:div>
        <w:div w:id="1191990568">
          <w:marLeft w:val="480"/>
          <w:marRight w:val="0"/>
          <w:marTop w:val="0"/>
          <w:marBottom w:val="0"/>
          <w:divBdr>
            <w:top w:val="none" w:sz="0" w:space="0" w:color="auto"/>
            <w:left w:val="none" w:sz="0" w:space="0" w:color="auto"/>
            <w:bottom w:val="none" w:sz="0" w:space="0" w:color="auto"/>
            <w:right w:val="none" w:sz="0" w:space="0" w:color="auto"/>
          </w:divBdr>
        </w:div>
        <w:div w:id="1236862476">
          <w:marLeft w:val="480"/>
          <w:marRight w:val="0"/>
          <w:marTop w:val="0"/>
          <w:marBottom w:val="0"/>
          <w:divBdr>
            <w:top w:val="none" w:sz="0" w:space="0" w:color="auto"/>
            <w:left w:val="none" w:sz="0" w:space="0" w:color="auto"/>
            <w:bottom w:val="none" w:sz="0" w:space="0" w:color="auto"/>
            <w:right w:val="none" w:sz="0" w:space="0" w:color="auto"/>
          </w:divBdr>
        </w:div>
        <w:div w:id="1344668618">
          <w:marLeft w:val="480"/>
          <w:marRight w:val="0"/>
          <w:marTop w:val="0"/>
          <w:marBottom w:val="0"/>
          <w:divBdr>
            <w:top w:val="none" w:sz="0" w:space="0" w:color="auto"/>
            <w:left w:val="none" w:sz="0" w:space="0" w:color="auto"/>
            <w:bottom w:val="none" w:sz="0" w:space="0" w:color="auto"/>
            <w:right w:val="none" w:sz="0" w:space="0" w:color="auto"/>
          </w:divBdr>
        </w:div>
        <w:div w:id="1355231177">
          <w:marLeft w:val="480"/>
          <w:marRight w:val="0"/>
          <w:marTop w:val="0"/>
          <w:marBottom w:val="0"/>
          <w:divBdr>
            <w:top w:val="none" w:sz="0" w:space="0" w:color="auto"/>
            <w:left w:val="none" w:sz="0" w:space="0" w:color="auto"/>
            <w:bottom w:val="none" w:sz="0" w:space="0" w:color="auto"/>
            <w:right w:val="none" w:sz="0" w:space="0" w:color="auto"/>
          </w:divBdr>
        </w:div>
        <w:div w:id="1372028793">
          <w:marLeft w:val="480"/>
          <w:marRight w:val="0"/>
          <w:marTop w:val="0"/>
          <w:marBottom w:val="0"/>
          <w:divBdr>
            <w:top w:val="none" w:sz="0" w:space="0" w:color="auto"/>
            <w:left w:val="none" w:sz="0" w:space="0" w:color="auto"/>
            <w:bottom w:val="none" w:sz="0" w:space="0" w:color="auto"/>
            <w:right w:val="none" w:sz="0" w:space="0" w:color="auto"/>
          </w:divBdr>
        </w:div>
        <w:div w:id="1379401734">
          <w:marLeft w:val="480"/>
          <w:marRight w:val="0"/>
          <w:marTop w:val="0"/>
          <w:marBottom w:val="0"/>
          <w:divBdr>
            <w:top w:val="none" w:sz="0" w:space="0" w:color="auto"/>
            <w:left w:val="none" w:sz="0" w:space="0" w:color="auto"/>
            <w:bottom w:val="none" w:sz="0" w:space="0" w:color="auto"/>
            <w:right w:val="none" w:sz="0" w:space="0" w:color="auto"/>
          </w:divBdr>
        </w:div>
        <w:div w:id="1416824388">
          <w:marLeft w:val="480"/>
          <w:marRight w:val="0"/>
          <w:marTop w:val="0"/>
          <w:marBottom w:val="0"/>
          <w:divBdr>
            <w:top w:val="none" w:sz="0" w:space="0" w:color="auto"/>
            <w:left w:val="none" w:sz="0" w:space="0" w:color="auto"/>
            <w:bottom w:val="none" w:sz="0" w:space="0" w:color="auto"/>
            <w:right w:val="none" w:sz="0" w:space="0" w:color="auto"/>
          </w:divBdr>
        </w:div>
        <w:div w:id="1448237044">
          <w:marLeft w:val="480"/>
          <w:marRight w:val="0"/>
          <w:marTop w:val="0"/>
          <w:marBottom w:val="0"/>
          <w:divBdr>
            <w:top w:val="none" w:sz="0" w:space="0" w:color="auto"/>
            <w:left w:val="none" w:sz="0" w:space="0" w:color="auto"/>
            <w:bottom w:val="none" w:sz="0" w:space="0" w:color="auto"/>
            <w:right w:val="none" w:sz="0" w:space="0" w:color="auto"/>
          </w:divBdr>
        </w:div>
        <w:div w:id="1463040595">
          <w:marLeft w:val="480"/>
          <w:marRight w:val="0"/>
          <w:marTop w:val="0"/>
          <w:marBottom w:val="0"/>
          <w:divBdr>
            <w:top w:val="none" w:sz="0" w:space="0" w:color="auto"/>
            <w:left w:val="none" w:sz="0" w:space="0" w:color="auto"/>
            <w:bottom w:val="none" w:sz="0" w:space="0" w:color="auto"/>
            <w:right w:val="none" w:sz="0" w:space="0" w:color="auto"/>
          </w:divBdr>
        </w:div>
        <w:div w:id="1491870707">
          <w:marLeft w:val="480"/>
          <w:marRight w:val="0"/>
          <w:marTop w:val="0"/>
          <w:marBottom w:val="0"/>
          <w:divBdr>
            <w:top w:val="none" w:sz="0" w:space="0" w:color="auto"/>
            <w:left w:val="none" w:sz="0" w:space="0" w:color="auto"/>
            <w:bottom w:val="none" w:sz="0" w:space="0" w:color="auto"/>
            <w:right w:val="none" w:sz="0" w:space="0" w:color="auto"/>
          </w:divBdr>
        </w:div>
        <w:div w:id="1500659718">
          <w:marLeft w:val="480"/>
          <w:marRight w:val="0"/>
          <w:marTop w:val="0"/>
          <w:marBottom w:val="0"/>
          <w:divBdr>
            <w:top w:val="none" w:sz="0" w:space="0" w:color="auto"/>
            <w:left w:val="none" w:sz="0" w:space="0" w:color="auto"/>
            <w:bottom w:val="none" w:sz="0" w:space="0" w:color="auto"/>
            <w:right w:val="none" w:sz="0" w:space="0" w:color="auto"/>
          </w:divBdr>
        </w:div>
        <w:div w:id="1517846399">
          <w:marLeft w:val="480"/>
          <w:marRight w:val="0"/>
          <w:marTop w:val="0"/>
          <w:marBottom w:val="0"/>
          <w:divBdr>
            <w:top w:val="none" w:sz="0" w:space="0" w:color="auto"/>
            <w:left w:val="none" w:sz="0" w:space="0" w:color="auto"/>
            <w:bottom w:val="none" w:sz="0" w:space="0" w:color="auto"/>
            <w:right w:val="none" w:sz="0" w:space="0" w:color="auto"/>
          </w:divBdr>
        </w:div>
        <w:div w:id="1626541255">
          <w:marLeft w:val="480"/>
          <w:marRight w:val="0"/>
          <w:marTop w:val="0"/>
          <w:marBottom w:val="0"/>
          <w:divBdr>
            <w:top w:val="none" w:sz="0" w:space="0" w:color="auto"/>
            <w:left w:val="none" w:sz="0" w:space="0" w:color="auto"/>
            <w:bottom w:val="none" w:sz="0" w:space="0" w:color="auto"/>
            <w:right w:val="none" w:sz="0" w:space="0" w:color="auto"/>
          </w:divBdr>
        </w:div>
        <w:div w:id="1740010575">
          <w:marLeft w:val="480"/>
          <w:marRight w:val="0"/>
          <w:marTop w:val="0"/>
          <w:marBottom w:val="0"/>
          <w:divBdr>
            <w:top w:val="none" w:sz="0" w:space="0" w:color="auto"/>
            <w:left w:val="none" w:sz="0" w:space="0" w:color="auto"/>
            <w:bottom w:val="none" w:sz="0" w:space="0" w:color="auto"/>
            <w:right w:val="none" w:sz="0" w:space="0" w:color="auto"/>
          </w:divBdr>
        </w:div>
        <w:div w:id="1740708528">
          <w:marLeft w:val="480"/>
          <w:marRight w:val="0"/>
          <w:marTop w:val="0"/>
          <w:marBottom w:val="0"/>
          <w:divBdr>
            <w:top w:val="none" w:sz="0" w:space="0" w:color="auto"/>
            <w:left w:val="none" w:sz="0" w:space="0" w:color="auto"/>
            <w:bottom w:val="none" w:sz="0" w:space="0" w:color="auto"/>
            <w:right w:val="none" w:sz="0" w:space="0" w:color="auto"/>
          </w:divBdr>
        </w:div>
        <w:div w:id="1756708601">
          <w:marLeft w:val="480"/>
          <w:marRight w:val="0"/>
          <w:marTop w:val="0"/>
          <w:marBottom w:val="0"/>
          <w:divBdr>
            <w:top w:val="none" w:sz="0" w:space="0" w:color="auto"/>
            <w:left w:val="none" w:sz="0" w:space="0" w:color="auto"/>
            <w:bottom w:val="none" w:sz="0" w:space="0" w:color="auto"/>
            <w:right w:val="none" w:sz="0" w:space="0" w:color="auto"/>
          </w:divBdr>
        </w:div>
        <w:div w:id="1813398837">
          <w:marLeft w:val="480"/>
          <w:marRight w:val="0"/>
          <w:marTop w:val="0"/>
          <w:marBottom w:val="0"/>
          <w:divBdr>
            <w:top w:val="none" w:sz="0" w:space="0" w:color="auto"/>
            <w:left w:val="none" w:sz="0" w:space="0" w:color="auto"/>
            <w:bottom w:val="none" w:sz="0" w:space="0" w:color="auto"/>
            <w:right w:val="none" w:sz="0" w:space="0" w:color="auto"/>
          </w:divBdr>
        </w:div>
        <w:div w:id="1815490324">
          <w:marLeft w:val="480"/>
          <w:marRight w:val="0"/>
          <w:marTop w:val="0"/>
          <w:marBottom w:val="0"/>
          <w:divBdr>
            <w:top w:val="none" w:sz="0" w:space="0" w:color="auto"/>
            <w:left w:val="none" w:sz="0" w:space="0" w:color="auto"/>
            <w:bottom w:val="none" w:sz="0" w:space="0" w:color="auto"/>
            <w:right w:val="none" w:sz="0" w:space="0" w:color="auto"/>
          </w:divBdr>
        </w:div>
        <w:div w:id="1867476975">
          <w:marLeft w:val="480"/>
          <w:marRight w:val="0"/>
          <w:marTop w:val="0"/>
          <w:marBottom w:val="0"/>
          <w:divBdr>
            <w:top w:val="none" w:sz="0" w:space="0" w:color="auto"/>
            <w:left w:val="none" w:sz="0" w:space="0" w:color="auto"/>
            <w:bottom w:val="none" w:sz="0" w:space="0" w:color="auto"/>
            <w:right w:val="none" w:sz="0" w:space="0" w:color="auto"/>
          </w:divBdr>
        </w:div>
        <w:div w:id="1922985300">
          <w:marLeft w:val="480"/>
          <w:marRight w:val="0"/>
          <w:marTop w:val="0"/>
          <w:marBottom w:val="0"/>
          <w:divBdr>
            <w:top w:val="none" w:sz="0" w:space="0" w:color="auto"/>
            <w:left w:val="none" w:sz="0" w:space="0" w:color="auto"/>
            <w:bottom w:val="none" w:sz="0" w:space="0" w:color="auto"/>
            <w:right w:val="none" w:sz="0" w:space="0" w:color="auto"/>
          </w:divBdr>
        </w:div>
        <w:div w:id="1976718005">
          <w:marLeft w:val="480"/>
          <w:marRight w:val="0"/>
          <w:marTop w:val="0"/>
          <w:marBottom w:val="0"/>
          <w:divBdr>
            <w:top w:val="none" w:sz="0" w:space="0" w:color="auto"/>
            <w:left w:val="none" w:sz="0" w:space="0" w:color="auto"/>
            <w:bottom w:val="none" w:sz="0" w:space="0" w:color="auto"/>
            <w:right w:val="none" w:sz="0" w:space="0" w:color="auto"/>
          </w:divBdr>
        </w:div>
        <w:div w:id="1979143740">
          <w:marLeft w:val="480"/>
          <w:marRight w:val="0"/>
          <w:marTop w:val="0"/>
          <w:marBottom w:val="0"/>
          <w:divBdr>
            <w:top w:val="none" w:sz="0" w:space="0" w:color="auto"/>
            <w:left w:val="none" w:sz="0" w:space="0" w:color="auto"/>
            <w:bottom w:val="none" w:sz="0" w:space="0" w:color="auto"/>
            <w:right w:val="none" w:sz="0" w:space="0" w:color="auto"/>
          </w:divBdr>
        </w:div>
        <w:div w:id="1989284843">
          <w:marLeft w:val="480"/>
          <w:marRight w:val="0"/>
          <w:marTop w:val="0"/>
          <w:marBottom w:val="0"/>
          <w:divBdr>
            <w:top w:val="none" w:sz="0" w:space="0" w:color="auto"/>
            <w:left w:val="none" w:sz="0" w:space="0" w:color="auto"/>
            <w:bottom w:val="none" w:sz="0" w:space="0" w:color="auto"/>
            <w:right w:val="none" w:sz="0" w:space="0" w:color="auto"/>
          </w:divBdr>
        </w:div>
        <w:div w:id="2000498603">
          <w:marLeft w:val="480"/>
          <w:marRight w:val="0"/>
          <w:marTop w:val="0"/>
          <w:marBottom w:val="0"/>
          <w:divBdr>
            <w:top w:val="none" w:sz="0" w:space="0" w:color="auto"/>
            <w:left w:val="none" w:sz="0" w:space="0" w:color="auto"/>
            <w:bottom w:val="none" w:sz="0" w:space="0" w:color="auto"/>
            <w:right w:val="none" w:sz="0" w:space="0" w:color="auto"/>
          </w:divBdr>
        </w:div>
        <w:div w:id="2000571366">
          <w:marLeft w:val="480"/>
          <w:marRight w:val="0"/>
          <w:marTop w:val="0"/>
          <w:marBottom w:val="0"/>
          <w:divBdr>
            <w:top w:val="none" w:sz="0" w:space="0" w:color="auto"/>
            <w:left w:val="none" w:sz="0" w:space="0" w:color="auto"/>
            <w:bottom w:val="none" w:sz="0" w:space="0" w:color="auto"/>
            <w:right w:val="none" w:sz="0" w:space="0" w:color="auto"/>
          </w:divBdr>
        </w:div>
        <w:div w:id="2016301907">
          <w:marLeft w:val="480"/>
          <w:marRight w:val="0"/>
          <w:marTop w:val="0"/>
          <w:marBottom w:val="0"/>
          <w:divBdr>
            <w:top w:val="none" w:sz="0" w:space="0" w:color="auto"/>
            <w:left w:val="none" w:sz="0" w:space="0" w:color="auto"/>
            <w:bottom w:val="none" w:sz="0" w:space="0" w:color="auto"/>
            <w:right w:val="none" w:sz="0" w:space="0" w:color="auto"/>
          </w:divBdr>
        </w:div>
        <w:div w:id="2045204948">
          <w:marLeft w:val="480"/>
          <w:marRight w:val="0"/>
          <w:marTop w:val="0"/>
          <w:marBottom w:val="0"/>
          <w:divBdr>
            <w:top w:val="none" w:sz="0" w:space="0" w:color="auto"/>
            <w:left w:val="none" w:sz="0" w:space="0" w:color="auto"/>
            <w:bottom w:val="none" w:sz="0" w:space="0" w:color="auto"/>
            <w:right w:val="none" w:sz="0" w:space="0" w:color="auto"/>
          </w:divBdr>
        </w:div>
        <w:div w:id="2098937485">
          <w:marLeft w:val="480"/>
          <w:marRight w:val="0"/>
          <w:marTop w:val="0"/>
          <w:marBottom w:val="0"/>
          <w:divBdr>
            <w:top w:val="none" w:sz="0" w:space="0" w:color="auto"/>
            <w:left w:val="none" w:sz="0" w:space="0" w:color="auto"/>
            <w:bottom w:val="none" w:sz="0" w:space="0" w:color="auto"/>
            <w:right w:val="none" w:sz="0" w:space="0" w:color="auto"/>
          </w:divBdr>
        </w:div>
        <w:div w:id="2142451966">
          <w:marLeft w:val="480"/>
          <w:marRight w:val="0"/>
          <w:marTop w:val="0"/>
          <w:marBottom w:val="0"/>
          <w:divBdr>
            <w:top w:val="none" w:sz="0" w:space="0" w:color="auto"/>
            <w:left w:val="none" w:sz="0" w:space="0" w:color="auto"/>
            <w:bottom w:val="none" w:sz="0" w:space="0" w:color="auto"/>
            <w:right w:val="none" w:sz="0" w:space="0" w:color="auto"/>
          </w:divBdr>
        </w:div>
      </w:divsChild>
    </w:div>
    <w:div w:id="652217963">
      <w:marLeft w:val="640"/>
      <w:marRight w:val="0"/>
      <w:marTop w:val="0"/>
      <w:marBottom w:val="0"/>
      <w:divBdr>
        <w:top w:val="none" w:sz="0" w:space="0" w:color="auto"/>
        <w:left w:val="none" w:sz="0" w:space="0" w:color="auto"/>
        <w:bottom w:val="none" w:sz="0" w:space="0" w:color="auto"/>
        <w:right w:val="none" w:sz="0" w:space="0" w:color="auto"/>
      </w:divBdr>
    </w:div>
    <w:div w:id="652376113">
      <w:marLeft w:val="640"/>
      <w:marRight w:val="0"/>
      <w:marTop w:val="0"/>
      <w:marBottom w:val="0"/>
      <w:divBdr>
        <w:top w:val="none" w:sz="0" w:space="0" w:color="auto"/>
        <w:left w:val="none" w:sz="0" w:space="0" w:color="auto"/>
        <w:bottom w:val="none" w:sz="0" w:space="0" w:color="auto"/>
        <w:right w:val="none" w:sz="0" w:space="0" w:color="auto"/>
      </w:divBdr>
    </w:div>
    <w:div w:id="653218120">
      <w:marLeft w:val="640"/>
      <w:marRight w:val="0"/>
      <w:marTop w:val="0"/>
      <w:marBottom w:val="0"/>
      <w:divBdr>
        <w:top w:val="none" w:sz="0" w:space="0" w:color="auto"/>
        <w:left w:val="none" w:sz="0" w:space="0" w:color="auto"/>
        <w:bottom w:val="none" w:sz="0" w:space="0" w:color="auto"/>
        <w:right w:val="none" w:sz="0" w:space="0" w:color="auto"/>
      </w:divBdr>
    </w:div>
    <w:div w:id="653291321">
      <w:bodyDiv w:val="1"/>
      <w:marLeft w:val="0"/>
      <w:marRight w:val="0"/>
      <w:marTop w:val="0"/>
      <w:marBottom w:val="0"/>
      <w:divBdr>
        <w:top w:val="none" w:sz="0" w:space="0" w:color="auto"/>
        <w:left w:val="none" w:sz="0" w:space="0" w:color="auto"/>
        <w:bottom w:val="none" w:sz="0" w:space="0" w:color="auto"/>
        <w:right w:val="none" w:sz="0" w:space="0" w:color="auto"/>
      </w:divBdr>
      <w:divsChild>
        <w:div w:id="8681508">
          <w:marLeft w:val="480"/>
          <w:marRight w:val="0"/>
          <w:marTop w:val="0"/>
          <w:marBottom w:val="0"/>
          <w:divBdr>
            <w:top w:val="none" w:sz="0" w:space="0" w:color="auto"/>
            <w:left w:val="none" w:sz="0" w:space="0" w:color="auto"/>
            <w:bottom w:val="none" w:sz="0" w:space="0" w:color="auto"/>
            <w:right w:val="none" w:sz="0" w:space="0" w:color="auto"/>
          </w:divBdr>
        </w:div>
        <w:div w:id="96105178">
          <w:marLeft w:val="480"/>
          <w:marRight w:val="0"/>
          <w:marTop w:val="0"/>
          <w:marBottom w:val="0"/>
          <w:divBdr>
            <w:top w:val="none" w:sz="0" w:space="0" w:color="auto"/>
            <w:left w:val="none" w:sz="0" w:space="0" w:color="auto"/>
            <w:bottom w:val="none" w:sz="0" w:space="0" w:color="auto"/>
            <w:right w:val="none" w:sz="0" w:space="0" w:color="auto"/>
          </w:divBdr>
        </w:div>
        <w:div w:id="144930624">
          <w:marLeft w:val="480"/>
          <w:marRight w:val="0"/>
          <w:marTop w:val="0"/>
          <w:marBottom w:val="0"/>
          <w:divBdr>
            <w:top w:val="none" w:sz="0" w:space="0" w:color="auto"/>
            <w:left w:val="none" w:sz="0" w:space="0" w:color="auto"/>
            <w:bottom w:val="none" w:sz="0" w:space="0" w:color="auto"/>
            <w:right w:val="none" w:sz="0" w:space="0" w:color="auto"/>
          </w:divBdr>
        </w:div>
        <w:div w:id="167447211">
          <w:marLeft w:val="480"/>
          <w:marRight w:val="0"/>
          <w:marTop w:val="0"/>
          <w:marBottom w:val="0"/>
          <w:divBdr>
            <w:top w:val="none" w:sz="0" w:space="0" w:color="auto"/>
            <w:left w:val="none" w:sz="0" w:space="0" w:color="auto"/>
            <w:bottom w:val="none" w:sz="0" w:space="0" w:color="auto"/>
            <w:right w:val="none" w:sz="0" w:space="0" w:color="auto"/>
          </w:divBdr>
        </w:div>
        <w:div w:id="238291119">
          <w:marLeft w:val="480"/>
          <w:marRight w:val="0"/>
          <w:marTop w:val="0"/>
          <w:marBottom w:val="0"/>
          <w:divBdr>
            <w:top w:val="none" w:sz="0" w:space="0" w:color="auto"/>
            <w:left w:val="none" w:sz="0" w:space="0" w:color="auto"/>
            <w:bottom w:val="none" w:sz="0" w:space="0" w:color="auto"/>
            <w:right w:val="none" w:sz="0" w:space="0" w:color="auto"/>
          </w:divBdr>
        </w:div>
        <w:div w:id="368722479">
          <w:marLeft w:val="480"/>
          <w:marRight w:val="0"/>
          <w:marTop w:val="0"/>
          <w:marBottom w:val="0"/>
          <w:divBdr>
            <w:top w:val="none" w:sz="0" w:space="0" w:color="auto"/>
            <w:left w:val="none" w:sz="0" w:space="0" w:color="auto"/>
            <w:bottom w:val="none" w:sz="0" w:space="0" w:color="auto"/>
            <w:right w:val="none" w:sz="0" w:space="0" w:color="auto"/>
          </w:divBdr>
        </w:div>
        <w:div w:id="408699936">
          <w:marLeft w:val="480"/>
          <w:marRight w:val="0"/>
          <w:marTop w:val="0"/>
          <w:marBottom w:val="0"/>
          <w:divBdr>
            <w:top w:val="none" w:sz="0" w:space="0" w:color="auto"/>
            <w:left w:val="none" w:sz="0" w:space="0" w:color="auto"/>
            <w:bottom w:val="none" w:sz="0" w:space="0" w:color="auto"/>
            <w:right w:val="none" w:sz="0" w:space="0" w:color="auto"/>
          </w:divBdr>
        </w:div>
        <w:div w:id="524057145">
          <w:marLeft w:val="480"/>
          <w:marRight w:val="0"/>
          <w:marTop w:val="0"/>
          <w:marBottom w:val="0"/>
          <w:divBdr>
            <w:top w:val="none" w:sz="0" w:space="0" w:color="auto"/>
            <w:left w:val="none" w:sz="0" w:space="0" w:color="auto"/>
            <w:bottom w:val="none" w:sz="0" w:space="0" w:color="auto"/>
            <w:right w:val="none" w:sz="0" w:space="0" w:color="auto"/>
          </w:divBdr>
        </w:div>
        <w:div w:id="533541912">
          <w:marLeft w:val="480"/>
          <w:marRight w:val="0"/>
          <w:marTop w:val="0"/>
          <w:marBottom w:val="0"/>
          <w:divBdr>
            <w:top w:val="none" w:sz="0" w:space="0" w:color="auto"/>
            <w:left w:val="none" w:sz="0" w:space="0" w:color="auto"/>
            <w:bottom w:val="none" w:sz="0" w:space="0" w:color="auto"/>
            <w:right w:val="none" w:sz="0" w:space="0" w:color="auto"/>
          </w:divBdr>
        </w:div>
        <w:div w:id="534729802">
          <w:marLeft w:val="480"/>
          <w:marRight w:val="0"/>
          <w:marTop w:val="0"/>
          <w:marBottom w:val="0"/>
          <w:divBdr>
            <w:top w:val="none" w:sz="0" w:space="0" w:color="auto"/>
            <w:left w:val="none" w:sz="0" w:space="0" w:color="auto"/>
            <w:bottom w:val="none" w:sz="0" w:space="0" w:color="auto"/>
            <w:right w:val="none" w:sz="0" w:space="0" w:color="auto"/>
          </w:divBdr>
        </w:div>
        <w:div w:id="539560045">
          <w:marLeft w:val="480"/>
          <w:marRight w:val="0"/>
          <w:marTop w:val="0"/>
          <w:marBottom w:val="0"/>
          <w:divBdr>
            <w:top w:val="none" w:sz="0" w:space="0" w:color="auto"/>
            <w:left w:val="none" w:sz="0" w:space="0" w:color="auto"/>
            <w:bottom w:val="none" w:sz="0" w:space="0" w:color="auto"/>
            <w:right w:val="none" w:sz="0" w:space="0" w:color="auto"/>
          </w:divBdr>
        </w:div>
        <w:div w:id="577011227">
          <w:marLeft w:val="480"/>
          <w:marRight w:val="0"/>
          <w:marTop w:val="0"/>
          <w:marBottom w:val="0"/>
          <w:divBdr>
            <w:top w:val="none" w:sz="0" w:space="0" w:color="auto"/>
            <w:left w:val="none" w:sz="0" w:space="0" w:color="auto"/>
            <w:bottom w:val="none" w:sz="0" w:space="0" w:color="auto"/>
            <w:right w:val="none" w:sz="0" w:space="0" w:color="auto"/>
          </w:divBdr>
        </w:div>
        <w:div w:id="643699121">
          <w:marLeft w:val="480"/>
          <w:marRight w:val="0"/>
          <w:marTop w:val="0"/>
          <w:marBottom w:val="0"/>
          <w:divBdr>
            <w:top w:val="none" w:sz="0" w:space="0" w:color="auto"/>
            <w:left w:val="none" w:sz="0" w:space="0" w:color="auto"/>
            <w:bottom w:val="none" w:sz="0" w:space="0" w:color="auto"/>
            <w:right w:val="none" w:sz="0" w:space="0" w:color="auto"/>
          </w:divBdr>
        </w:div>
        <w:div w:id="683678379">
          <w:marLeft w:val="480"/>
          <w:marRight w:val="0"/>
          <w:marTop w:val="0"/>
          <w:marBottom w:val="0"/>
          <w:divBdr>
            <w:top w:val="none" w:sz="0" w:space="0" w:color="auto"/>
            <w:left w:val="none" w:sz="0" w:space="0" w:color="auto"/>
            <w:bottom w:val="none" w:sz="0" w:space="0" w:color="auto"/>
            <w:right w:val="none" w:sz="0" w:space="0" w:color="auto"/>
          </w:divBdr>
        </w:div>
        <w:div w:id="698816549">
          <w:marLeft w:val="480"/>
          <w:marRight w:val="0"/>
          <w:marTop w:val="0"/>
          <w:marBottom w:val="0"/>
          <w:divBdr>
            <w:top w:val="none" w:sz="0" w:space="0" w:color="auto"/>
            <w:left w:val="none" w:sz="0" w:space="0" w:color="auto"/>
            <w:bottom w:val="none" w:sz="0" w:space="0" w:color="auto"/>
            <w:right w:val="none" w:sz="0" w:space="0" w:color="auto"/>
          </w:divBdr>
        </w:div>
        <w:div w:id="726301118">
          <w:marLeft w:val="480"/>
          <w:marRight w:val="0"/>
          <w:marTop w:val="0"/>
          <w:marBottom w:val="0"/>
          <w:divBdr>
            <w:top w:val="none" w:sz="0" w:space="0" w:color="auto"/>
            <w:left w:val="none" w:sz="0" w:space="0" w:color="auto"/>
            <w:bottom w:val="none" w:sz="0" w:space="0" w:color="auto"/>
            <w:right w:val="none" w:sz="0" w:space="0" w:color="auto"/>
          </w:divBdr>
        </w:div>
        <w:div w:id="791555790">
          <w:marLeft w:val="480"/>
          <w:marRight w:val="0"/>
          <w:marTop w:val="0"/>
          <w:marBottom w:val="0"/>
          <w:divBdr>
            <w:top w:val="none" w:sz="0" w:space="0" w:color="auto"/>
            <w:left w:val="none" w:sz="0" w:space="0" w:color="auto"/>
            <w:bottom w:val="none" w:sz="0" w:space="0" w:color="auto"/>
            <w:right w:val="none" w:sz="0" w:space="0" w:color="auto"/>
          </w:divBdr>
        </w:div>
        <w:div w:id="815413872">
          <w:marLeft w:val="480"/>
          <w:marRight w:val="0"/>
          <w:marTop w:val="0"/>
          <w:marBottom w:val="0"/>
          <w:divBdr>
            <w:top w:val="none" w:sz="0" w:space="0" w:color="auto"/>
            <w:left w:val="none" w:sz="0" w:space="0" w:color="auto"/>
            <w:bottom w:val="none" w:sz="0" w:space="0" w:color="auto"/>
            <w:right w:val="none" w:sz="0" w:space="0" w:color="auto"/>
          </w:divBdr>
        </w:div>
        <w:div w:id="833566703">
          <w:marLeft w:val="480"/>
          <w:marRight w:val="0"/>
          <w:marTop w:val="0"/>
          <w:marBottom w:val="0"/>
          <w:divBdr>
            <w:top w:val="none" w:sz="0" w:space="0" w:color="auto"/>
            <w:left w:val="none" w:sz="0" w:space="0" w:color="auto"/>
            <w:bottom w:val="none" w:sz="0" w:space="0" w:color="auto"/>
            <w:right w:val="none" w:sz="0" w:space="0" w:color="auto"/>
          </w:divBdr>
        </w:div>
        <w:div w:id="876355910">
          <w:marLeft w:val="480"/>
          <w:marRight w:val="0"/>
          <w:marTop w:val="0"/>
          <w:marBottom w:val="0"/>
          <w:divBdr>
            <w:top w:val="none" w:sz="0" w:space="0" w:color="auto"/>
            <w:left w:val="none" w:sz="0" w:space="0" w:color="auto"/>
            <w:bottom w:val="none" w:sz="0" w:space="0" w:color="auto"/>
            <w:right w:val="none" w:sz="0" w:space="0" w:color="auto"/>
          </w:divBdr>
        </w:div>
        <w:div w:id="936207323">
          <w:marLeft w:val="480"/>
          <w:marRight w:val="0"/>
          <w:marTop w:val="0"/>
          <w:marBottom w:val="0"/>
          <w:divBdr>
            <w:top w:val="none" w:sz="0" w:space="0" w:color="auto"/>
            <w:left w:val="none" w:sz="0" w:space="0" w:color="auto"/>
            <w:bottom w:val="none" w:sz="0" w:space="0" w:color="auto"/>
            <w:right w:val="none" w:sz="0" w:space="0" w:color="auto"/>
          </w:divBdr>
        </w:div>
        <w:div w:id="978803513">
          <w:marLeft w:val="480"/>
          <w:marRight w:val="0"/>
          <w:marTop w:val="0"/>
          <w:marBottom w:val="0"/>
          <w:divBdr>
            <w:top w:val="none" w:sz="0" w:space="0" w:color="auto"/>
            <w:left w:val="none" w:sz="0" w:space="0" w:color="auto"/>
            <w:bottom w:val="none" w:sz="0" w:space="0" w:color="auto"/>
            <w:right w:val="none" w:sz="0" w:space="0" w:color="auto"/>
          </w:divBdr>
        </w:div>
        <w:div w:id="1017849210">
          <w:marLeft w:val="480"/>
          <w:marRight w:val="0"/>
          <w:marTop w:val="0"/>
          <w:marBottom w:val="0"/>
          <w:divBdr>
            <w:top w:val="none" w:sz="0" w:space="0" w:color="auto"/>
            <w:left w:val="none" w:sz="0" w:space="0" w:color="auto"/>
            <w:bottom w:val="none" w:sz="0" w:space="0" w:color="auto"/>
            <w:right w:val="none" w:sz="0" w:space="0" w:color="auto"/>
          </w:divBdr>
        </w:div>
        <w:div w:id="1021278235">
          <w:marLeft w:val="480"/>
          <w:marRight w:val="0"/>
          <w:marTop w:val="0"/>
          <w:marBottom w:val="0"/>
          <w:divBdr>
            <w:top w:val="none" w:sz="0" w:space="0" w:color="auto"/>
            <w:left w:val="none" w:sz="0" w:space="0" w:color="auto"/>
            <w:bottom w:val="none" w:sz="0" w:space="0" w:color="auto"/>
            <w:right w:val="none" w:sz="0" w:space="0" w:color="auto"/>
          </w:divBdr>
        </w:div>
        <w:div w:id="1024861562">
          <w:marLeft w:val="480"/>
          <w:marRight w:val="0"/>
          <w:marTop w:val="0"/>
          <w:marBottom w:val="0"/>
          <w:divBdr>
            <w:top w:val="none" w:sz="0" w:space="0" w:color="auto"/>
            <w:left w:val="none" w:sz="0" w:space="0" w:color="auto"/>
            <w:bottom w:val="none" w:sz="0" w:space="0" w:color="auto"/>
            <w:right w:val="none" w:sz="0" w:space="0" w:color="auto"/>
          </w:divBdr>
        </w:div>
        <w:div w:id="1062481209">
          <w:marLeft w:val="480"/>
          <w:marRight w:val="0"/>
          <w:marTop w:val="0"/>
          <w:marBottom w:val="0"/>
          <w:divBdr>
            <w:top w:val="none" w:sz="0" w:space="0" w:color="auto"/>
            <w:left w:val="none" w:sz="0" w:space="0" w:color="auto"/>
            <w:bottom w:val="none" w:sz="0" w:space="0" w:color="auto"/>
            <w:right w:val="none" w:sz="0" w:space="0" w:color="auto"/>
          </w:divBdr>
        </w:div>
        <w:div w:id="1095907275">
          <w:marLeft w:val="480"/>
          <w:marRight w:val="0"/>
          <w:marTop w:val="0"/>
          <w:marBottom w:val="0"/>
          <w:divBdr>
            <w:top w:val="none" w:sz="0" w:space="0" w:color="auto"/>
            <w:left w:val="none" w:sz="0" w:space="0" w:color="auto"/>
            <w:bottom w:val="none" w:sz="0" w:space="0" w:color="auto"/>
            <w:right w:val="none" w:sz="0" w:space="0" w:color="auto"/>
          </w:divBdr>
        </w:div>
        <w:div w:id="1138642285">
          <w:marLeft w:val="480"/>
          <w:marRight w:val="0"/>
          <w:marTop w:val="0"/>
          <w:marBottom w:val="0"/>
          <w:divBdr>
            <w:top w:val="none" w:sz="0" w:space="0" w:color="auto"/>
            <w:left w:val="none" w:sz="0" w:space="0" w:color="auto"/>
            <w:bottom w:val="none" w:sz="0" w:space="0" w:color="auto"/>
            <w:right w:val="none" w:sz="0" w:space="0" w:color="auto"/>
          </w:divBdr>
        </w:div>
        <w:div w:id="1176311683">
          <w:marLeft w:val="480"/>
          <w:marRight w:val="0"/>
          <w:marTop w:val="0"/>
          <w:marBottom w:val="0"/>
          <w:divBdr>
            <w:top w:val="none" w:sz="0" w:space="0" w:color="auto"/>
            <w:left w:val="none" w:sz="0" w:space="0" w:color="auto"/>
            <w:bottom w:val="none" w:sz="0" w:space="0" w:color="auto"/>
            <w:right w:val="none" w:sz="0" w:space="0" w:color="auto"/>
          </w:divBdr>
        </w:div>
        <w:div w:id="1234391787">
          <w:marLeft w:val="480"/>
          <w:marRight w:val="0"/>
          <w:marTop w:val="0"/>
          <w:marBottom w:val="0"/>
          <w:divBdr>
            <w:top w:val="none" w:sz="0" w:space="0" w:color="auto"/>
            <w:left w:val="none" w:sz="0" w:space="0" w:color="auto"/>
            <w:bottom w:val="none" w:sz="0" w:space="0" w:color="auto"/>
            <w:right w:val="none" w:sz="0" w:space="0" w:color="auto"/>
          </w:divBdr>
        </w:div>
        <w:div w:id="1447700789">
          <w:marLeft w:val="480"/>
          <w:marRight w:val="0"/>
          <w:marTop w:val="0"/>
          <w:marBottom w:val="0"/>
          <w:divBdr>
            <w:top w:val="none" w:sz="0" w:space="0" w:color="auto"/>
            <w:left w:val="none" w:sz="0" w:space="0" w:color="auto"/>
            <w:bottom w:val="none" w:sz="0" w:space="0" w:color="auto"/>
            <w:right w:val="none" w:sz="0" w:space="0" w:color="auto"/>
          </w:divBdr>
        </w:div>
        <w:div w:id="1471093271">
          <w:marLeft w:val="480"/>
          <w:marRight w:val="0"/>
          <w:marTop w:val="0"/>
          <w:marBottom w:val="0"/>
          <w:divBdr>
            <w:top w:val="none" w:sz="0" w:space="0" w:color="auto"/>
            <w:left w:val="none" w:sz="0" w:space="0" w:color="auto"/>
            <w:bottom w:val="none" w:sz="0" w:space="0" w:color="auto"/>
            <w:right w:val="none" w:sz="0" w:space="0" w:color="auto"/>
          </w:divBdr>
        </w:div>
        <w:div w:id="1474056121">
          <w:marLeft w:val="480"/>
          <w:marRight w:val="0"/>
          <w:marTop w:val="0"/>
          <w:marBottom w:val="0"/>
          <w:divBdr>
            <w:top w:val="none" w:sz="0" w:space="0" w:color="auto"/>
            <w:left w:val="none" w:sz="0" w:space="0" w:color="auto"/>
            <w:bottom w:val="none" w:sz="0" w:space="0" w:color="auto"/>
            <w:right w:val="none" w:sz="0" w:space="0" w:color="auto"/>
          </w:divBdr>
        </w:div>
        <w:div w:id="1486313479">
          <w:marLeft w:val="480"/>
          <w:marRight w:val="0"/>
          <w:marTop w:val="0"/>
          <w:marBottom w:val="0"/>
          <w:divBdr>
            <w:top w:val="none" w:sz="0" w:space="0" w:color="auto"/>
            <w:left w:val="none" w:sz="0" w:space="0" w:color="auto"/>
            <w:bottom w:val="none" w:sz="0" w:space="0" w:color="auto"/>
            <w:right w:val="none" w:sz="0" w:space="0" w:color="auto"/>
          </w:divBdr>
        </w:div>
        <w:div w:id="1496414866">
          <w:marLeft w:val="480"/>
          <w:marRight w:val="0"/>
          <w:marTop w:val="0"/>
          <w:marBottom w:val="0"/>
          <w:divBdr>
            <w:top w:val="none" w:sz="0" w:space="0" w:color="auto"/>
            <w:left w:val="none" w:sz="0" w:space="0" w:color="auto"/>
            <w:bottom w:val="none" w:sz="0" w:space="0" w:color="auto"/>
            <w:right w:val="none" w:sz="0" w:space="0" w:color="auto"/>
          </w:divBdr>
        </w:div>
        <w:div w:id="1566791785">
          <w:marLeft w:val="480"/>
          <w:marRight w:val="0"/>
          <w:marTop w:val="0"/>
          <w:marBottom w:val="0"/>
          <w:divBdr>
            <w:top w:val="none" w:sz="0" w:space="0" w:color="auto"/>
            <w:left w:val="none" w:sz="0" w:space="0" w:color="auto"/>
            <w:bottom w:val="none" w:sz="0" w:space="0" w:color="auto"/>
            <w:right w:val="none" w:sz="0" w:space="0" w:color="auto"/>
          </w:divBdr>
        </w:div>
        <w:div w:id="1633944094">
          <w:marLeft w:val="480"/>
          <w:marRight w:val="0"/>
          <w:marTop w:val="0"/>
          <w:marBottom w:val="0"/>
          <w:divBdr>
            <w:top w:val="none" w:sz="0" w:space="0" w:color="auto"/>
            <w:left w:val="none" w:sz="0" w:space="0" w:color="auto"/>
            <w:bottom w:val="none" w:sz="0" w:space="0" w:color="auto"/>
            <w:right w:val="none" w:sz="0" w:space="0" w:color="auto"/>
          </w:divBdr>
        </w:div>
        <w:div w:id="1675955474">
          <w:marLeft w:val="480"/>
          <w:marRight w:val="0"/>
          <w:marTop w:val="0"/>
          <w:marBottom w:val="0"/>
          <w:divBdr>
            <w:top w:val="none" w:sz="0" w:space="0" w:color="auto"/>
            <w:left w:val="none" w:sz="0" w:space="0" w:color="auto"/>
            <w:bottom w:val="none" w:sz="0" w:space="0" w:color="auto"/>
            <w:right w:val="none" w:sz="0" w:space="0" w:color="auto"/>
          </w:divBdr>
        </w:div>
        <w:div w:id="1707175500">
          <w:marLeft w:val="480"/>
          <w:marRight w:val="0"/>
          <w:marTop w:val="0"/>
          <w:marBottom w:val="0"/>
          <w:divBdr>
            <w:top w:val="none" w:sz="0" w:space="0" w:color="auto"/>
            <w:left w:val="none" w:sz="0" w:space="0" w:color="auto"/>
            <w:bottom w:val="none" w:sz="0" w:space="0" w:color="auto"/>
            <w:right w:val="none" w:sz="0" w:space="0" w:color="auto"/>
          </w:divBdr>
        </w:div>
        <w:div w:id="1741367180">
          <w:marLeft w:val="480"/>
          <w:marRight w:val="0"/>
          <w:marTop w:val="0"/>
          <w:marBottom w:val="0"/>
          <w:divBdr>
            <w:top w:val="none" w:sz="0" w:space="0" w:color="auto"/>
            <w:left w:val="none" w:sz="0" w:space="0" w:color="auto"/>
            <w:bottom w:val="none" w:sz="0" w:space="0" w:color="auto"/>
            <w:right w:val="none" w:sz="0" w:space="0" w:color="auto"/>
          </w:divBdr>
        </w:div>
        <w:div w:id="1752459671">
          <w:marLeft w:val="480"/>
          <w:marRight w:val="0"/>
          <w:marTop w:val="0"/>
          <w:marBottom w:val="0"/>
          <w:divBdr>
            <w:top w:val="none" w:sz="0" w:space="0" w:color="auto"/>
            <w:left w:val="none" w:sz="0" w:space="0" w:color="auto"/>
            <w:bottom w:val="none" w:sz="0" w:space="0" w:color="auto"/>
            <w:right w:val="none" w:sz="0" w:space="0" w:color="auto"/>
          </w:divBdr>
        </w:div>
        <w:div w:id="1771468506">
          <w:marLeft w:val="480"/>
          <w:marRight w:val="0"/>
          <w:marTop w:val="0"/>
          <w:marBottom w:val="0"/>
          <w:divBdr>
            <w:top w:val="none" w:sz="0" w:space="0" w:color="auto"/>
            <w:left w:val="none" w:sz="0" w:space="0" w:color="auto"/>
            <w:bottom w:val="none" w:sz="0" w:space="0" w:color="auto"/>
            <w:right w:val="none" w:sz="0" w:space="0" w:color="auto"/>
          </w:divBdr>
        </w:div>
        <w:div w:id="1807163872">
          <w:marLeft w:val="480"/>
          <w:marRight w:val="0"/>
          <w:marTop w:val="0"/>
          <w:marBottom w:val="0"/>
          <w:divBdr>
            <w:top w:val="none" w:sz="0" w:space="0" w:color="auto"/>
            <w:left w:val="none" w:sz="0" w:space="0" w:color="auto"/>
            <w:bottom w:val="none" w:sz="0" w:space="0" w:color="auto"/>
            <w:right w:val="none" w:sz="0" w:space="0" w:color="auto"/>
          </w:divBdr>
        </w:div>
        <w:div w:id="1812363960">
          <w:marLeft w:val="480"/>
          <w:marRight w:val="0"/>
          <w:marTop w:val="0"/>
          <w:marBottom w:val="0"/>
          <w:divBdr>
            <w:top w:val="none" w:sz="0" w:space="0" w:color="auto"/>
            <w:left w:val="none" w:sz="0" w:space="0" w:color="auto"/>
            <w:bottom w:val="none" w:sz="0" w:space="0" w:color="auto"/>
            <w:right w:val="none" w:sz="0" w:space="0" w:color="auto"/>
          </w:divBdr>
        </w:div>
        <w:div w:id="1813794603">
          <w:marLeft w:val="480"/>
          <w:marRight w:val="0"/>
          <w:marTop w:val="0"/>
          <w:marBottom w:val="0"/>
          <w:divBdr>
            <w:top w:val="none" w:sz="0" w:space="0" w:color="auto"/>
            <w:left w:val="none" w:sz="0" w:space="0" w:color="auto"/>
            <w:bottom w:val="none" w:sz="0" w:space="0" w:color="auto"/>
            <w:right w:val="none" w:sz="0" w:space="0" w:color="auto"/>
          </w:divBdr>
        </w:div>
        <w:div w:id="1857452269">
          <w:marLeft w:val="480"/>
          <w:marRight w:val="0"/>
          <w:marTop w:val="0"/>
          <w:marBottom w:val="0"/>
          <w:divBdr>
            <w:top w:val="none" w:sz="0" w:space="0" w:color="auto"/>
            <w:left w:val="none" w:sz="0" w:space="0" w:color="auto"/>
            <w:bottom w:val="none" w:sz="0" w:space="0" w:color="auto"/>
            <w:right w:val="none" w:sz="0" w:space="0" w:color="auto"/>
          </w:divBdr>
        </w:div>
        <w:div w:id="1872451247">
          <w:marLeft w:val="480"/>
          <w:marRight w:val="0"/>
          <w:marTop w:val="0"/>
          <w:marBottom w:val="0"/>
          <w:divBdr>
            <w:top w:val="none" w:sz="0" w:space="0" w:color="auto"/>
            <w:left w:val="none" w:sz="0" w:space="0" w:color="auto"/>
            <w:bottom w:val="none" w:sz="0" w:space="0" w:color="auto"/>
            <w:right w:val="none" w:sz="0" w:space="0" w:color="auto"/>
          </w:divBdr>
        </w:div>
        <w:div w:id="1946764619">
          <w:marLeft w:val="480"/>
          <w:marRight w:val="0"/>
          <w:marTop w:val="0"/>
          <w:marBottom w:val="0"/>
          <w:divBdr>
            <w:top w:val="none" w:sz="0" w:space="0" w:color="auto"/>
            <w:left w:val="none" w:sz="0" w:space="0" w:color="auto"/>
            <w:bottom w:val="none" w:sz="0" w:space="0" w:color="auto"/>
            <w:right w:val="none" w:sz="0" w:space="0" w:color="auto"/>
          </w:divBdr>
        </w:div>
        <w:div w:id="1988320895">
          <w:marLeft w:val="480"/>
          <w:marRight w:val="0"/>
          <w:marTop w:val="0"/>
          <w:marBottom w:val="0"/>
          <w:divBdr>
            <w:top w:val="none" w:sz="0" w:space="0" w:color="auto"/>
            <w:left w:val="none" w:sz="0" w:space="0" w:color="auto"/>
            <w:bottom w:val="none" w:sz="0" w:space="0" w:color="auto"/>
            <w:right w:val="none" w:sz="0" w:space="0" w:color="auto"/>
          </w:divBdr>
        </w:div>
        <w:div w:id="2022193940">
          <w:marLeft w:val="480"/>
          <w:marRight w:val="0"/>
          <w:marTop w:val="0"/>
          <w:marBottom w:val="0"/>
          <w:divBdr>
            <w:top w:val="none" w:sz="0" w:space="0" w:color="auto"/>
            <w:left w:val="none" w:sz="0" w:space="0" w:color="auto"/>
            <w:bottom w:val="none" w:sz="0" w:space="0" w:color="auto"/>
            <w:right w:val="none" w:sz="0" w:space="0" w:color="auto"/>
          </w:divBdr>
        </w:div>
        <w:div w:id="2047093991">
          <w:marLeft w:val="480"/>
          <w:marRight w:val="0"/>
          <w:marTop w:val="0"/>
          <w:marBottom w:val="0"/>
          <w:divBdr>
            <w:top w:val="none" w:sz="0" w:space="0" w:color="auto"/>
            <w:left w:val="none" w:sz="0" w:space="0" w:color="auto"/>
            <w:bottom w:val="none" w:sz="0" w:space="0" w:color="auto"/>
            <w:right w:val="none" w:sz="0" w:space="0" w:color="auto"/>
          </w:divBdr>
        </w:div>
        <w:div w:id="2055039980">
          <w:marLeft w:val="480"/>
          <w:marRight w:val="0"/>
          <w:marTop w:val="0"/>
          <w:marBottom w:val="0"/>
          <w:divBdr>
            <w:top w:val="none" w:sz="0" w:space="0" w:color="auto"/>
            <w:left w:val="none" w:sz="0" w:space="0" w:color="auto"/>
            <w:bottom w:val="none" w:sz="0" w:space="0" w:color="auto"/>
            <w:right w:val="none" w:sz="0" w:space="0" w:color="auto"/>
          </w:divBdr>
        </w:div>
        <w:div w:id="2079012547">
          <w:marLeft w:val="480"/>
          <w:marRight w:val="0"/>
          <w:marTop w:val="0"/>
          <w:marBottom w:val="0"/>
          <w:divBdr>
            <w:top w:val="none" w:sz="0" w:space="0" w:color="auto"/>
            <w:left w:val="none" w:sz="0" w:space="0" w:color="auto"/>
            <w:bottom w:val="none" w:sz="0" w:space="0" w:color="auto"/>
            <w:right w:val="none" w:sz="0" w:space="0" w:color="auto"/>
          </w:divBdr>
        </w:div>
        <w:div w:id="2115325602">
          <w:marLeft w:val="480"/>
          <w:marRight w:val="0"/>
          <w:marTop w:val="0"/>
          <w:marBottom w:val="0"/>
          <w:divBdr>
            <w:top w:val="none" w:sz="0" w:space="0" w:color="auto"/>
            <w:left w:val="none" w:sz="0" w:space="0" w:color="auto"/>
            <w:bottom w:val="none" w:sz="0" w:space="0" w:color="auto"/>
            <w:right w:val="none" w:sz="0" w:space="0" w:color="auto"/>
          </w:divBdr>
        </w:div>
      </w:divsChild>
    </w:div>
    <w:div w:id="654071637">
      <w:marLeft w:val="640"/>
      <w:marRight w:val="0"/>
      <w:marTop w:val="0"/>
      <w:marBottom w:val="0"/>
      <w:divBdr>
        <w:top w:val="none" w:sz="0" w:space="0" w:color="auto"/>
        <w:left w:val="none" w:sz="0" w:space="0" w:color="auto"/>
        <w:bottom w:val="none" w:sz="0" w:space="0" w:color="auto"/>
        <w:right w:val="none" w:sz="0" w:space="0" w:color="auto"/>
      </w:divBdr>
    </w:div>
    <w:div w:id="655114038">
      <w:marLeft w:val="640"/>
      <w:marRight w:val="0"/>
      <w:marTop w:val="0"/>
      <w:marBottom w:val="0"/>
      <w:divBdr>
        <w:top w:val="none" w:sz="0" w:space="0" w:color="auto"/>
        <w:left w:val="none" w:sz="0" w:space="0" w:color="auto"/>
        <w:bottom w:val="none" w:sz="0" w:space="0" w:color="auto"/>
        <w:right w:val="none" w:sz="0" w:space="0" w:color="auto"/>
      </w:divBdr>
    </w:div>
    <w:div w:id="655648964">
      <w:marLeft w:val="640"/>
      <w:marRight w:val="0"/>
      <w:marTop w:val="0"/>
      <w:marBottom w:val="0"/>
      <w:divBdr>
        <w:top w:val="none" w:sz="0" w:space="0" w:color="auto"/>
        <w:left w:val="none" w:sz="0" w:space="0" w:color="auto"/>
        <w:bottom w:val="none" w:sz="0" w:space="0" w:color="auto"/>
        <w:right w:val="none" w:sz="0" w:space="0" w:color="auto"/>
      </w:divBdr>
    </w:div>
    <w:div w:id="656112078">
      <w:marLeft w:val="640"/>
      <w:marRight w:val="0"/>
      <w:marTop w:val="0"/>
      <w:marBottom w:val="0"/>
      <w:divBdr>
        <w:top w:val="none" w:sz="0" w:space="0" w:color="auto"/>
        <w:left w:val="none" w:sz="0" w:space="0" w:color="auto"/>
        <w:bottom w:val="none" w:sz="0" w:space="0" w:color="auto"/>
        <w:right w:val="none" w:sz="0" w:space="0" w:color="auto"/>
      </w:divBdr>
    </w:div>
    <w:div w:id="656148548">
      <w:marLeft w:val="640"/>
      <w:marRight w:val="0"/>
      <w:marTop w:val="0"/>
      <w:marBottom w:val="0"/>
      <w:divBdr>
        <w:top w:val="none" w:sz="0" w:space="0" w:color="auto"/>
        <w:left w:val="none" w:sz="0" w:space="0" w:color="auto"/>
        <w:bottom w:val="none" w:sz="0" w:space="0" w:color="auto"/>
        <w:right w:val="none" w:sz="0" w:space="0" w:color="auto"/>
      </w:divBdr>
    </w:div>
    <w:div w:id="656149338">
      <w:bodyDiv w:val="1"/>
      <w:marLeft w:val="0"/>
      <w:marRight w:val="0"/>
      <w:marTop w:val="0"/>
      <w:marBottom w:val="0"/>
      <w:divBdr>
        <w:top w:val="none" w:sz="0" w:space="0" w:color="auto"/>
        <w:left w:val="none" w:sz="0" w:space="0" w:color="auto"/>
        <w:bottom w:val="none" w:sz="0" w:space="0" w:color="auto"/>
        <w:right w:val="none" w:sz="0" w:space="0" w:color="auto"/>
      </w:divBdr>
    </w:div>
    <w:div w:id="656349612">
      <w:bodyDiv w:val="1"/>
      <w:marLeft w:val="0"/>
      <w:marRight w:val="0"/>
      <w:marTop w:val="0"/>
      <w:marBottom w:val="0"/>
      <w:divBdr>
        <w:top w:val="none" w:sz="0" w:space="0" w:color="auto"/>
        <w:left w:val="none" w:sz="0" w:space="0" w:color="auto"/>
        <w:bottom w:val="none" w:sz="0" w:space="0" w:color="auto"/>
        <w:right w:val="none" w:sz="0" w:space="0" w:color="auto"/>
      </w:divBdr>
    </w:div>
    <w:div w:id="656492522">
      <w:bodyDiv w:val="1"/>
      <w:marLeft w:val="0"/>
      <w:marRight w:val="0"/>
      <w:marTop w:val="0"/>
      <w:marBottom w:val="0"/>
      <w:divBdr>
        <w:top w:val="none" w:sz="0" w:space="0" w:color="auto"/>
        <w:left w:val="none" w:sz="0" w:space="0" w:color="auto"/>
        <w:bottom w:val="none" w:sz="0" w:space="0" w:color="auto"/>
        <w:right w:val="none" w:sz="0" w:space="0" w:color="auto"/>
      </w:divBdr>
    </w:div>
    <w:div w:id="657078463">
      <w:marLeft w:val="640"/>
      <w:marRight w:val="0"/>
      <w:marTop w:val="0"/>
      <w:marBottom w:val="0"/>
      <w:divBdr>
        <w:top w:val="none" w:sz="0" w:space="0" w:color="auto"/>
        <w:left w:val="none" w:sz="0" w:space="0" w:color="auto"/>
        <w:bottom w:val="none" w:sz="0" w:space="0" w:color="auto"/>
        <w:right w:val="none" w:sz="0" w:space="0" w:color="auto"/>
      </w:divBdr>
    </w:div>
    <w:div w:id="657541302">
      <w:marLeft w:val="640"/>
      <w:marRight w:val="0"/>
      <w:marTop w:val="0"/>
      <w:marBottom w:val="0"/>
      <w:divBdr>
        <w:top w:val="none" w:sz="0" w:space="0" w:color="auto"/>
        <w:left w:val="none" w:sz="0" w:space="0" w:color="auto"/>
        <w:bottom w:val="none" w:sz="0" w:space="0" w:color="auto"/>
        <w:right w:val="none" w:sz="0" w:space="0" w:color="auto"/>
      </w:divBdr>
    </w:div>
    <w:div w:id="657543076">
      <w:marLeft w:val="640"/>
      <w:marRight w:val="0"/>
      <w:marTop w:val="0"/>
      <w:marBottom w:val="0"/>
      <w:divBdr>
        <w:top w:val="none" w:sz="0" w:space="0" w:color="auto"/>
        <w:left w:val="none" w:sz="0" w:space="0" w:color="auto"/>
        <w:bottom w:val="none" w:sz="0" w:space="0" w:color="auto"/>
        <w:right w:val="none" w:sz="0" w:space="0" w:color="auto"/>
      </w:divBdr>
    </w:div>
    <w:div w:id="657879408">
      <w:marLeft w:val="640"/>
      <w:marRight w:val="0"/>
      <w:marTop w:val="0"/>
      <w:marBottom w:val="0"/>
      <w:divBdr>
        <w:top w:val="none" w:sz="0" w:space="0" w:color="auto"/>
        <w:left w:val="none" w:sz="0" w:space="0" w:color="auto"/>
        <w:bottom w:val="none" w:sz="0" w:space="0" w:color="auto"/>
        <w:right w:val="none" w:sz="0" w:space="0" w:color="auto"/>
      </w:divBdr>
    </w:div>
    <w:div w:id="657921326">
      <w:marLeft w:val="640"/>
      <w:marRight w:val="0"/>
      <w:marTop w:val="0"/>
      <w:marBottom w:val="0"/>
      <w:divBdr>
        <w:top w:val="none" w:sz="0" w:space="0" w:color="auto"/>
        <w:left w:val="none" w:sz="0" w:space="0" w:color="auto"/>
        <w:bottom w:val="none" w:sz="0" w:space="0" w:color="auto"/>
        <w:right w:val="none" w:sz="0" w:space="0" w:color="auto"/>
      </w:divBdr>
    </w:div>
    <w:div w:id="658071042">
      <w:marLeft w:val="640"/>
      <w:marRight w:val="0"/>
      <w:marTop w:val="0"/>
      <w:marBottom w:val="0"/>
      <w:divBdr>
        <w:top w:val="none" w:sz="0" w:space="0" w:color="auto"/>
        <w:left w:val="none" w:sz="0" w:space="0" w:color="auto"/>
        <w:bottom w:val="none" w:sz="0" w:space="0" w:color="auto"/>
        <w:right w:val="none" w:sz="0" w:space="0" w:color="auto"/>
      </w:divBdr>
    </w:div>
    <w:div w:id="659847672">
      <w:bodyDiv w:val="1"/>
      <w:marLeft w:val="0"/>
      <w:marRight w:val="0"/>
      <w:marTop w:val="0"/>
      <w:marBottom w:val="0"/>
      <w:divBdr>
        <w:top w:val="none" w:sz="0" w:space="0" w:color="auto"/>
        <w:left w:val="none" w:sz="0" w:space="0" w:color="auto"/>
        <w:bottom w:val="none" w:sz="0" w:space="0" w:color="auto"/>
        <w:right w:val="none" w:sz="0" w:space="0" w:color="auto"/>
      </w:divBdr>
    </w:div>
    <w:div w:id="660474299">
      <w:bodyDiv w:val="1"/>
      <w:marLeft w:val="0"/>
      <w:marRight w:val="0"/>
      <w:marTop w:val="0"/>
      <w:marBottom w:val="0"/>
      <w:divBdr>
        <w:top w:val="none" w:sz="0" w:space="0" w:color="auto"/>
        <w:left w:val="none" w:sz="0" w:space="0" w:color="auto"/>
        <w:bottom w:val="none" w:sz="0" w:space="0" w:color="auto"/>
        <w:right w:val="none" w:sz="0" w:space="0" w:color="auto"/>
      </w:divBdr>
    </w:div>
    <w:div w:id="660618576">
      <w:marLeft w:val="640"/>
      <w:marRight w:val="0"/>
      <w:marTop w:val="0"/>
      <w:marBottom w:val="0"/>
      <w:divBdr>
        <w:top w:val="none" w:sz="0" w:space="0" w:color="auto"/>
        <w:left w:val="none" w:sz="0" w:space="0" w:color="auto"/>
        <w:bottom w:val="none" w:sz="0" w:space="0" w:color="auto"/>
        <w:right w:val="none" w:sz="0" w:space="0" w:color="auto"/>
      </w:divBdr>
    </w:div>
    <w:div w:id="660811997">
      <w:bodyDiv w:val="1"/>
      <w:marLeft w:val="0"/>
      <w:marRight w:val="0"/>
      <w:marTop w:val="0"/>
      <w:marBottom w:val="0"/>
      <w:divBdr>
        <w:top w:val="none" w:sz="0" w:space="0" w:color="auto"/>
        <w:left w:val="none" w:sz="0" w:space="0" w:color="auto"/>
        <w:bottom w:val="none" w:sz="0" w:space="0" w:color="auto"/>
        <w:right w:val="none" w:sz="0" w:space="0" w:color="auto"/>
      </w:divBdr>
    </w:div>
    <w:div w:id="660891748">
      <w:bodyDiv w:val="1"/>
      <w:marLeft w:val="0"/>
      <w:marRight w:val="0"/>
      <w:marTop w:val="0"/>
      <w:marBottom w:val="0"/>
      <w:divBdr>
        <w:top w:val="none" w:sz="0" w:space="0" w:color="auto"/>
        <w:left w:val="none" w:sz="0" w:space="0" w:color="auto"/>
        <w:bottom w:val="none" w:sz="0" w:space="0" w:color="auto"/>
        <w:right w:val="none" w:sz="0" w:space="0" w:color="auto"/>
      </w:divBdr>
    </w:div>
    <w:div w:id="661006175">
      <w:bodyDiv w:val="1"/>
      <w:marLeft w:val="0"/>
      <w:marRight w:val="0"/>
      <w:marTop w:val="0"/>
      <w:marBottom w:val="0"/>
      <w:divBdr>
        <w:top w:val="none" w:sz="0" w:space="0" w:color="auto"/>
        <w:left w:val="none" w:sz="0" w:space="0" w:color="auto"/>
        <w:bottom w:val="none" w:sz="0" w:space="0" w:color="auto"/>
        <w:right w:val="none" w:sz="0" w:space="0" w:color="auto"/>
      </w:divBdr>
    </w:div>
    <w:div w:id="661813491">
      <w:marLeft w:val="640"/>
      <w:marRight w:val="0"/>
      <w:marTop w:val="0"/>
      <w:marBottom w:val="0"/>
      <w:divBdr>
        <w:top w:val="none" w:sz="0" w:space="0" w:color="auto"/>
        <w:left w:val="none" w:sz="0" w:space="0" w:color="auto"/>
        <w:bottom w:val="none" w:sz="0" w:space="0" w:color="auto"/>
        <w:right w:val="none" w:sz="0" w:space="0" w:color="auto"/>
      </w:divBdr>
    </w:div>
    <w:div w:id="662005185">
      <w:marLeft w:val="640"/>
      <w:marRight w:val="0"/>
      <w:marTop w:val="0"/>
      <w:marBottom w:val="0"/>
      <w:divBdr>
        <w:top w:val="none" w:sz="0" w:space="0" w:color="auto"/>
        <w:left w:val="none" w:sz="0" w:space="0" w:color="auto"/>
        <w:bottom w:val="none" w:sz="0" w:space="0" w:color="auto"/>
        <w:right w:val="none" w:sz="0" w:space="0" w:color="auto"/>
      </w:divBdr>
    </w:div>
    <w:div w:id="662659322">
      <w:marLeft w:val="640"/>
      <w:marRight w:val="0"/>
      <w:marTop w:val="0"/>
      <w:marBottom w:val="0"/>
      <w:divBdr>
        <w:top w:val="none" w:sz="0" w:space="0" w:color="auto"/>
        <w:left w:val="none" w:sz="0" w:space="0" w:color="auto"/>
        <w:bottom w:val="none" w:sz="0" w:space="0" w:color="auto"/>
        <w:right w:val="none" w:sz="0" w:space="0" w:color="auto"/>
      </w:divBdr>
    </w:div>
    <w:div w:id="663049091">
      <w:marLeft w:val="640"/>
      <w:marRight w:val="0"/>
      <w:marTop w:val="0"/>
      <w:marBottom w:val="0"/>
      <w:divBdr>
        <w:top w:val="none" w:sz="0" w:space="0" w:color="auto"/>
        <w:left w:val="none" w:sz="0" w:space="0" w:color="auto"/>
        <w:bottom w:val="none" w:sz="0" w:space="0" w:color="auto"/>
        <w:right w:val="none" w:sz="0" w:space="0" w:color="auto"/>
      </w:divBdr>
    </w:div>
    <w:div w:id="663170984">
      <w:marLeft w:val="640"/>
      <w:marRight w:val="0"/>
      <w:marTop w:val="0"/>
      <w:marBottom w:val="0"/>
      <w:divBdr>
        <w:top w:val="none" w:sz="0" w:space="0" w:color="auto"/>
        <w:left w:val="none" w:sz="0" w:space="0" w:color="auto"/>
        <w:bottom w:val="none" w:sz="0" w:space="0" w:color="auto"/>
        <w:right w:val="none" w:sz="0" w:space="0" w:color="auto"/>
      </w:divBdr>
    </w:div>
    <w:div w:id="663510625">
      <w:marLeft w:val="640"/>
      <w:marRight w:val="0"/>
      <w:marTop w:val="0"/>
      <w:marBottom w:val="0"/>
      <w:divBdr>
        <w:top w:val="none" w:sz="0" w:space="0" w:color="auto"/>
        <w:left w:val="none" w:sz="0" w:space="0" w:color="auto"/>
        <w:bottom w:val="none" w:sz="0" w:space="0" w:color="auto"/>
        <w:right w:val="none" w:sz="0" w:space="0" w:color="auto"/>
      </w:divBdr>
    </w:div>
    <w:div w:id="663704805">
      <w:marLeft w:val="640"/>
      <w:marRight w:val="0"/>
      <w:marTop w:val="0"/>
      <w:marBottom w:val="0"/>
      <w:divBdr>
        <w:top w:val="none" w:sz="0" w:space="0" w:color="auto"/>
        <w:left w:val="none" w:sz="0" w:space="0" w:color="auto"/>
        <w:bottom w:val="none" w:sz="0" w:space="0" w:color="auto"/>
        <w:right w:val="none" w:sz="0" w:space="0" w:color="auto"/>
      </w:divBdr>
    </w:div>
    <w:div w:id="663817894">
      <w:marLeft w:val="640"/>
      <w:marRight w:val="0"/>
      <w:marTop w:val="0"/>
      <w:marBottom w:val="0"/>
      <w:divBdr>
        <w:top w:val="none" w:sz="0" w:space="0" w:color="auto"/>
        <w:left w:val="none" w:sz="0" w:space="0" w:color="auto"/>
        <w:bottom w:val="none" w:sz="0" w:space="0" w:color="auto"/>
        <w:right w:val="none" w:sz="0" w:space="0" w:color="auto"/>
      </w:divBdr>
    </w:div>
    <w:div w:id="663902419">
      <w:marLeft w:val="640"/>
      <w:marRight w:val="0"/>
      <w:marTop w:val="0"/>
      <w:marBottom w:val="0"/>
      <w:divBdr>
        <w:top w:val="none" w:sz="0" w:space="0" w:color="auto"/>
        <w:left w:val="none" w:sz="0" w:space="0" w:color="auto"/>
        <w:bottom w:val="none" w:sz="0" w:space="0" w:color="auto"/>
        <w:right w:val="none" w:sz="0" w:space="0" w:color="auto"/>
      </w:divBdr>
    </w:div>
    <w:div w:id="664285831">
      <w:marLeft w:val="640"/>
      <w:marRight w:val="0"/>
      <w:marTop w:val="0"/>
      <w:marBottom w:val="0"/>
      <w:divBdr>
        <w:top w:val="none" w:sz="0" w:space="0" w:color="auto"/>
        <w:left w:val="none" w:sz="0" w:space="0" w:color="auto"/>
        <w:bottom w:val="none" w:sz="0" w:space="0" w:color="auto"/>
        <w:right w:val="none" w:sz="0" w:space="0" w:color="auto"/>
      </w:divBdr>
    </w:div>
    <w:div w:id="664865571">
      <w:bodyDiv w:val="1"/>
      <w:marLeft w:val="0"/>
      <w:marRight w:val="0"/>
      <w:marTop w:val="0"/>
      <w:marBottom w:val="0"/>
      <w:divBdr>
        <w:top w:val="none" w:sz="0" w:space="0" w:color="auto"/>
        <w:left w:val="none" w:sz="0" w:space="0" w:color="auto"/>
        <w:bottom w:val="none" w:sz="0" w:space="0" w:color="auto"/>
        <w:right w:val="none" w:sz="0" w:space="0" w:color="auto"/>
      </w:divBdr>
      <w:divsChild>
        <w:div w:id="3899240">
          <w:marLeft w:val="480"/>
          <w:marRight w:val="0"/>
          <w:marTop w:val="0"/>
          <w:marBottom w:val="0"/>
          <w:divBdr>
            <w:top w:val="none" w:sz="0" w:space="0" w:color="auto"/>
            <w:left w:val="none" w:sz="0" w:space="0" w:color="auto"/>
            <w:bottom w:val="none" w:sz="0" w:space="0" w:color="auto"/>
            <w:right w:val="none" w:sz="0" w:space="0" w:color="auto"/>
          </w:divBdr>
        </w:div>
        <w:div w:id="30300484">
          <w:marLeft w:val="480"/>
          <w:marRight w:val="0"/>
          <w:marTop w:val="0"/>
          <w:marBottom w:val="0"/>
          <w:divBdr>
            <w:top w:val="none" w:sz="0" w:space="0" w:color="auto"/>
            <w:left w:val="none" w:sz="0" w:space="0" w:color="auto"/>
            <w:bottom w:val="none" w:sz="0" w:space="0" w:color="auto"/>
            <w:right w:val="none" w:sz="0" w:space="0" w:color="auto"/>
          </w:divBdr>
        </w:div>
        <w:div w:id="80566123">
          <w:marLeft w:val="480"/>
          <w:marRight w:val="0"/>
          <w:marTop w:val="0"/>
          <w:marBottom w:val="0"/>
          <w:divBdr>
            <w:top w:val="none" w:sz="0" w:space="0" w:color="auto"/>
            <w:left w:val="none" w:sz="0" w:space="0" w:color="auto"/>
            <w:bottom w:val="none" w:sz="0" w:space="0" w:color="auto"/>
            <w:right w:val="none" w:sz="0" w:space="0" w:color="auto"/>
          </w:divBdr>
        </w:div>
        <w:div w:id="108084291">
          <w:marLeft w:val="480"/>
          <w:marRight w:val="0"/>
          <w:marTop w:val="0"/>
          <w:marBottom w:val="0"/>
          <w:divBdr>
            <w:top w:val="none" w:sz="0" w:space="0" w:color="auto"/>
            <w:left w:val="none" w:sz="0" w:space="0" w:color="auto"/>
            <w:bottom w:val="none" w:sz="0" w:space="0" w:color="auto"/>
            <w:right w:val="none" w:sz="0" w:space="0" w:color="auto"/>
          </w:divBdr>
        </w:div>
        <w:div w:id="169151428">
          <w:marLeft w:val="480"/>
          <w:marRight w:val="0"/>
          <w:marTop w:val="0"/>
          <w:marBottom w:val="0"/>
          <w:divBdr>
            <w:top w:val="none" w:sz="0" w:space="0" w:color="auto"/>
            <w:left w:val="none" w:sz="0" w:space="0" w:color="auto"/>
            <w:bottom w:val="none" w:sz="0" w:space="0" w:color="auto"/>
            <w:right w:val="none" w:sz="0" w:space="0" w:color="auto"/>
          </w:divBdr>
        </w:div>
        <w:div w:id="189496688">
          <w:marLeft w:val="480"/>
          <w:marRight w:val="0"/>
          <w:marTop w:val="0"/>
          <w:marBottom w:val="0"/>
          <w:divBdr>
            <w:top w:val="none" w:sz="0" w:space="0" w:color="auto"/>
            <w:left w:val="none" w:sz="0" w:space="0" w:color="auto"/>
            <w:bottom w:val="none" w:sz="0" w:space="0" w:color="auto"/>
            <w:right w:val="none" w:sz="0" w:space="0" w:color="auto"/>
          </w:divBdr>
        </w:div>
        <w:div w:id="242493691">
          <w:marLeft w:val="480"/>
          <w:marRight w:val="0"/>
          <w:marTop w:val="0"/>
          <w:marBottom w:val="0"/>
          <w:divBdr>
            <w:top w:val="none" w:sz="0" w:space="0" w:color="auto"/>
            <w:left w:val="none" w:sz="0" w:space="0" w:color="auto"/>
            <w:bottom w:val="none" w:sz="0" w:space="0" w:color="auto"/>
            <w:right w:val="none" w:sz="0" w:space="0" w:color="auto"/>
          </w:divBdr>
        </w:div>
        <w:div w:id="252592984">
          <w:marLeft w:val="480"/>
          <w:marRight w:val="0"/>
          <w:marTop w:val="0"/>
          <w:marBottom w:val="0"/>
          <w:divBdr>
            <w:top w:val="none" w:sz="0" w:space="0" w:color="auto"/>
            <w:left w:val="none" w:sz="0" w:space="0" w:color="auto"/>
            <w:bottom w:val="none" w:sz="0" w:space="0" w:color="auto"/>
            <w:right w:val="none" w:sz="0" w:space="0" w:color="auto"/>
          </w:divBdr>
        </w:div>
        <w:div w:id="313073551">
          <w:marLeft w:val="480"/>
          <w:marRight w:val="0"/>
          <w:marTop w:val="0"/>
          <w:marBottom w:val="0"/>
          <w:divBdr>
            <w:top w:val="none" w:sz="0" w:space="0" w:color="auto"/>
            <w:left w:val="none" w:sz="0" w:space="0" w:color="auto"/>
            <w:bottom w:val="none" w:sz="0" w:space="0" w:color="auto"/>
            <w:right w:val="none" w:sz="0" w:space="0" w:color="auto"/>
          </w:divBdr>
        </w:div>
        <w:div w:id="328098798">
          <w:marLeft w:val="480"/>
          <w:marRight w:val="0"/>
          <w:marTop w:val="0"/>
          <w:marBottom w:val="0"/>
          <w:divBdr>
            <w:top w:val="none" w:sz="0" w:space="0" w:color="auto"/>
            <w:left w:val="none" w:sz="0" w:space="0" w:color="auto"/>
            <w:bottom w:val="none" w:sz="0" w:space="0" w:color="auto"/>
            <w:right w:val="none" w:sz="0" w:space="0" w:color="auto"/>
          </w:divBdr>
        </w:div>
        <w:div w:id="359278514">
          <w:marLeft w:val="480"/>
          <w:marRight w:val="0"/>
          <w:marTop w:val="0"/>
          <w:marBottom w:val="0"/>
          <w:divBdr>
            <w:top w:val="none" w:sz="0" w:space="0" w:color="auto"/>
            <w:left w:val="none" w:sz="0" w:space="0" w:color="auto"/>
            <w:bottom w:val="none" w:sz="0" w:space="0" w:color="auto"/>
            <w:right w:val="none" w:sz="0" w:space="0" w:color="auto"/>
          </w:divBdr>
        </w:div>
        <w:div w:id="387070732">
          <w:marLeft w:val="480"/>
          <w:marRight w:val="0"/>
          <w:marTop w:val="0"/>
          <w:marBottom w:val="0"/>
          <w:divBdr>
            <w:top w:val="none" w:sz="0" w:space="0" w:color="auto"/>
            <w:left w:val="none" w:sz="0" w:space="0" w:color="auto"/>
            <w:bottom w:val="none" w:sz="0" w:space="0" w:color="auto"/>
            <w:right w:val="none" w:sz="0" w:space="0" w:color="auto"/>
          </w:divBdr>
        </w:div>
        <w:div w:id="403840854">
          <w:marLeft w:val="480"/>
          <w:marRight w:val="0"/>
          <w:marTop w:val="0"/>
          <w:marBottom w:val="0"/>
          <w:divBdr>
            <w:top w:val="none" w:sz="0" w:space="0" w:color="auto"/>
            <w:left w:val="none" w:sz="0" w:space="0" w:color="auto"/>
            <w:bottom w:val="none" w:sz="0" w:space="0" w:color="auto"/>
            <w:right w:val="none" w:sz="0" w:space="0" w:color="auto"/>
          </w:divBdr>
        </w:div>
        <w:div w:id="412432930">
          <w:marLeft w:val="480"/>
          <w:marRight w:val="0"/>
          <w:marTop w:val="0"/>
          <w:marBottom w:val="0"/>
          <w:divBdr>
            <w:top w:val="none" w:sz="0" w:space="0" w:color="auto"/>
            <w:left w:val="none" w:sz="0" w:space="0" w:color="auto"/>
            <w:bottom w:val="none" w:sz="0" w:space="0" w:color="auto"/>
            <w:right w:val="none" w:sz="0" w:space="0" w:color="auto"/>
          </w:divBdr>
        </w:div>
        <w:div w:id="475269605">
          <w:marLeft w:val="480"/>
          <w:marRight w:val="0"/>
          <w:marTop w:val="0"/>
          <w:marBottom w:val="0"/>
          <w:divBdr>
            <w:top w:val="none" w:sz="0" w:space="0" w:color="auto"/>
            <w:left w:val="none" w:sz="0" w:space="0" w:color="auto"/>
            <w:bottom w:val="none" w:sz="0" w:space="0" w:color="auto"/>
            <w:right w:val="none" w:sz="0" w:space="0" w:color="auto"/>
          </w:divBdr>
        </w:div>
        <w:div w:id="479537566">
          <w:marLeft w:val="480"/>
          <w:marRight w:val="0"/>
          <w:marTop w:val="0"/>
          <w:marBottom w:val="0"/>
          <w:divBdr>
            <w:top w:val="none" w:sz="0" w:space="0" w:color="auto"/>
            <w:left w:val="none" w:sz="0" w:space="0" w:color="auto"/>
            <w:bottom w:val="none" w:sz="0" w:space="0" w:color="auto"/>
            <w:right w:val="none" w:sz="0" w:space="0" w:color="auto"/>
          </w:divBdr>
        </w:div>
        <w:div w:id="493566635">
          <w:marLeft w:val="480"/>
          <w:marRight w:val="0"/>
          <w:marTop w:val="0"/>
          <w:marBottom w:val="0"/>
          <w:divBdr>
            <w:top w:val="none" w:sz="0" w:space="0" w:color="auto"/>
            <w:left w:val="none" w:sz="0" w:space="0" w:color="auto"/>
            <w:bottom w:val="none" w:sz="0" w:space="0" w:color="auto"/>
            <w:right w:val="none" w:sz="0" w:space="0" w:color="auto"/>
          </w:divBdr>
        </w:div>
        <w:div w:id="499858279">
          <w:marLeft w:val="480"/>
          <w:marRight w:val="0"/>
          <w:marTop w:val="0"/>
          <w:marBottom w:val="0"/>
          <w:divBdr>
            <w:top w:val="none" w:sz="0" w:space="0" w:color="auto"/>
            <w:left w:val="none" w:sz="0" w:space="0" w:color="auto"/>
            <w:bottom w:val="none" w:sz="0" w:space="0" w:color="auto"/>
            <w:right w:val="none" w:sz="0" w:space="0" w:color="auto"/>
          </w:divBdr>
        </w:div>
        <w:div w:id="525482779">
          <w:marLeft w:val="480"/>
          <w:marRight w:val="0"/>
          <w:marTop w:val="0"/>
          <w:marBottom w:val="0"/>
          <w:divBdr>
            <w:top w:val="none" w:sz="0" w:space="0" w:color="auto"/>
            <w:left w:val="none" w:sz="0" w:space="0" w:color="auto"/>
            <w:bottom w:val="none" w:sz="0" w:space="0" w:color="auto"/>
            <w:right w:val="none" w:sz="0" w:space="0" w:color="auto"/>
          </w:divBdr>
        </w:div>
        <w:div w:id="558323792">
          <w:marLeft w:val="480"/>
          <w:marRight w:val="0"/>
          <w:marTop w:val="0"/>
          <w:marBottom w:val="0"/>
          <w:divBdr>
            <w:top w:val="none" w:sz="0" w:space="0" w:color="auto"/>
            <w:left w:val="none" w:sz="0" w:space="0" w:color="auto"/>
            <w:bottom w:val="none" w:sz="0" w:space="0" w:color="auto"/>
            <w:right w:val="none" w:sz="0" w:space="0" w:color="auto"/>
          </w:divBdr>
        </w:div>
        <w:div w:id="572355729">
          <w:marLeft w:val="480"/>
          <w:marRight w:val="0"/>
          <w:marTop w:val="0"/>
          <w:marBottom w:val="0"/>
          <w:divBdr>
            <w:top w:val="none" w:sz="0" w:space="0" w:color="auto"/>
            <w:left w:val="none" w:sz="0" w:space="0" w:color="auto"/>
            <w:bottom w:val="none" w:sz="0" w:space="0" w:color="auto"/>
            <w:right w:val="none" w:sz="0" w:space="0" w:color="auto"/>
          </w:divBdr>
        </w:div>
        <w:div w:id="708410433">
          <w:marLeft w:val="480"/>
          <w:marRight w:val="0"/>
          <w:marTop w:val="0"/>
          <w:marBottom w:val="0"/>
          <w:divBdr>
            <w:top w:val="none" w:sz="0" w:space="0" w:color="auto"/>
            <w:left w:val="none" w:sz="0" w:space="0" w:color="auto"/>
            <w:bottom w:val="none" w:sz="0" w:space="0" w:color="auto"/>
            <w:right w:val="none" w:sz="0" w:space="0" w:color="auto"/>
          </w:divBdr>
        </w:div>
        <w:div w:id="729766999">
          <w:marLeft w:val="480"/>
          <w:marRight w:val="0"/>
          <w:marTop w:val="0"/>
          <w:marBottom w:val="0"/>
          <w:divBdr>
            <w:top w:val="none" w:sz="0" w:space="0" w:color="auto"/>
            <w:left w:val="none" w:sz="0" w:space="0" w:color="auto"/>
            <w:bottom w:val="none" w:sz="0" w:space="0" w:color="auto"/>
            <w:right w:val="none" w:sz="0" w:space="0" w:color="auto"/>
          </w:divBdr>
        </w:div>
        <w:div w:id="767778379">
          <w:marLeft w:val="480"/>
          <w:marRight w:val="0"/>
          <w:marTop w:val="0"/>
          <w:marBottom w:val="0"/>
          <w:divBdr>
            <w:top w:val="none" w:sz="0" w:space="0" w:color="auto"/>
            <w:left w:val="none" w:sz="0" w:space="0" w:color="auto"/>
            <w:bottom w:val="none" w:sz="0" w:space="0" w:color="auto"/>
            <w:right w:val="none" w:sz="0" w:space="0" w:color="auto"/>
          </w:divBdr>
        </w:div>
        <w:div w:id="778837801">
          <w:marLeft w:val="480"/>
          <w:marRight w:val="0"/>
          <w:marTop w:val="0"/>
          <w:marBottom w:val="0"/>
          <w:divBdr>
            <w:top w:val="none" w:sz="0" w:space="0" w:color="auto"/>
            <w:left w:val="none" w:sz="0" w:space="0" w:color="auto"/>
            <w:bottom w:val="none" w:sz="0" w:space="0" w:color="auto"/>
            <w:right w:val="none" w:sz="0" w:space="0" w:color="auto"/>
          </w:divBdr>
        </w:div>
        <w:div w:id="802112592">
          <w:marLeft w:val="480"/>
          <w:marRight w:val="0"/>
          <w:marTop w:val="0"/>
          <w:marBottom w:val="0"/>
          <w:divBdr>
            <w:top w:val="none" w:sz="0" w:space="0" w:color="auto"/>
            <w:left w:val="none" w:sz="0" w:space="0" w:color="auto"/>
            <w:bottom w:val="none" w:sz="0" w:space="0" w:color="auto"/>
            <w:right w:val="none" w:sz="0" w:space="0" w:color="auto"/>
          </w:divBdr>
        </w:div>
        <w:div w:id="817305431">
          <w:marLeft w:val="480"/>
          <w:marRight w:val="0"/>
          <w:marTop w:val="0"/>
          <w:marBottom w:val="0"/>
          <w:divBdr>
            <w:top w:val="none" w:sz="0" w:space="0" w:color="auto"/>
            <w:left w:val="none" w:sz="0" w:space="0" w:color="auto"/>
            <w:bottom w:val="none" w:sz="0" w:space="0" w:color="auto"/>
            <w:right w:val="none" w:sz="0" w:space="0" w:color="auto"/>
          </w:divBdr>
        </w:div>
        <w:div w:id="819273959">
          <w:marLeft w:val="480"/>
          <w:marRight w:val="0"/>
          <w:marTop w:val="0"/>
          <w:marBottom w:val="0"/>
          <w:divBdr>
            <w:top w:val="none" w:sz="0" w:space="0" w:color="auto"/>
            <w:left w:val="none" w:sz="0" w:space="0" w:color="auto"/>
            <w:bottom w:val="none" w:sz="0" w:space="0" w:color="auto"/>
            <w:right w:val="none" w:sz="0" w:space="0" w:color="auto"/>
          </w:divBdr>
        </w:div>
        <w:div w:id="850870720">
          <w:marLeft w:val="480"/>
          <w:marRight w:val="0"/>
          <w:marTop w:val="0"/>
          <w:marBottom w:val="0"/>
          <w:divBdr>
            <w:top w:val="none" w:sz="0" w:space="0" w:color="auto"/>
            <w:left w:val="none" w:sz="0" w:space="0" w:color="auto"/>
            <w:bottom w:val="none" w:sz="0" w:space="0" w:color="auto"/>
            <w:right w:val="none" w:sz="0" w:space="0" w:color="auto"/>
          </w:divBdr>
        </w:div>
        <w:div w:id="883372931">
          <w:marLeft w:val="480"/>
          <w:marRight w:val="0"/>
          <w:marTop w:val="0"/>
          <w:marBottom w:val="0"/>
          <w:divBdr>
            <w:top w:val="none" w:sz="0" w:space="0" w:color="auto"/>
            <w:left w:val="none" w:sz="0" w:space="0" w:color="auto"/>
            <w:bottom w:val="none" w:sz="0" w:space="0" w:color="auto"/>
            <w:right w:val="none" w:sz="0" w:space="0" w:color="auto"/>
          </w:divBdr>
        </w:div>
        <w:div w:id="887959225">
          <w:marLeft w:val="480"/>
          <w:marRight w:val="0"/>
          <w:marTop w:val="0"/>
          <w:marBottom w:val="0"/>
          <w:divBdr>
            <w:top w:val="none" w:sz="0" w:space="0" w:color="auto"/>
            <w:left w:val="none" w:sz="0" w:space="0" w:color="auto"/>
            <w:bottom w:val="none" w:sz="0" w:space="0" w:color="auto"/>
            <w:right w:val="none" w:sz="0" w:space="0" w:color="auto"/>
          </w:divBdr>
        </w:div>
        <w:div w:id="904796550">
          <w:marLeft w:val="480"/>
          <w:marRight w:val="0"/>
          <w:marTop w:val="0"/>
          <w:marBottom w:val="0"/>
          <w:divBdr>
            <w:top w:val="none" w:sz="0" w:space="0" w:color="auto"/>
            <w:left w:val="none" w:sz="0" w:space="0" w:color="auto"/>
            <w:bottom w:val="none" w:sz="0" w:space="0" w:color="auto"/>
            <w:right w:val="none" w:sz="0" w:space="0" w:color="auto"/>
          </w:divBdr>
        </w:div>
        <w:div w:id="985210310">
          <w:marLeft w:val="480"/>
          <w:marRight w:val="0"/>
          <w:marTop w:val="0"/>
          <w:marBottom w:val="0"/>
          <w:divBdr>
            <w:top w:val="none" w:sz="0" w:space="0" w:color="auto"/>
            <w:left w:val="none" w:sz="0" w:space="0" w:color="auto"/>
            <w:bottom w:val="none" w:sz="0" w:space="0" w:color="auto"/>
            <w:right w:val="none" w:sz="0" w:space="0" w:color="auto"/>
          </w:divBdr>
        </w:div>
        <w:div w:id="989406374">
          <w:marLeft w:val="480"/>
          <w:marRight w:val="0"/>
          <w:marTop w:val="0"/>
          <w:marBottom w:val="0"/>
          <w:divBdr>
            <w:top w:val="none" w:sz="0" w:space="0" w:color="auto"/>
            <w:left w:val="none" w:sz="0" w:space="0" w:color="auto"/>
            <w:bottom w:val="none" w:sz="0" w:space="0" w:color="auto"/>
            <w:right w:val="none" w:sz="0" w:space="0" w:color="auto"/>
          </w:divBdr>
        </w:div>
        <w:div w:id="1078093491">
          <w:marLeft w:val="480"/>
          <w:marRight w:val="0"/>
          <w:marTop w:val="0"/>
          <w:marBottom w:val="0"/>
          <w:divBdr>
            <w:top w:val="none" w:sz="0" w:space="0" w:color="auto"/>
            <w:left w:val="none" w:sz="0" w:space="0" w:color="auto"/>
            <w:bottom w:val="none" w:sz="0" w:space="0" w:color="auto"/>
            <w:right w:val="none" w:sz="0" w:space="0" w:color="auto"/>
          </w:divBdr>
        </w:div>
        <w:div w:id="1173304635">
          <w:marLeft w:val="480"/>
          <w:marRight w:val="0"/>
          <w:marTop w:val="0"/>
          <w:marBottom w:val="0"/>
          <w:divBdr>
            <w:top w:val="none" w:sz="0" w:space="0" w:color="auto"/>
            <w:left w:val="none" w:sz="0" w:space="0" w:color="auto"/>
            <w:bottom w:val="none" w:sz="0" w:space="0" w:color="auto"/>
            <w:right w:val="none" w:sz="0" w:space="0" w:color="auto"/>
          </w:divBdr>
        </w:div>
        <w:div w:id="1223449015">
          <w:marLeft w:val="480"/>
          <w:marRight w:val="0"/>
          <w:marTop w:val="0"/>
          <w:marBottom w:val="0"/>
          <w:divBdr>
            <w:top w:val="none" w:sz="0" w:space="0" w:color="auto"/>
            <w:left w:val="none" w:sz="0" w:space="0" w:color="auto"/>
            <w:bottom w:val="none" w:sz="0" w:space="0" w:color="auto"/>
            <w:right w:val="none" w:sz="0" w:space="0" w:color="auto"/>
          </w:divBdr>
        </w:div>
        <w:div w:id="1244413713">
          <w:marLeft w:val="480"/>
          <w:marRight w:val="0"/>
          <w:marTop w:val="0"/>
          <w:marBottom w:val="0"/>
          <w:divBdr>
            <w:top w:val="none" w:sz="0" w:space="0" w:color="auto"/>
            <w:left w:val="none" w:sz="0" w:space="0" w:color="auto"/>
            <w:bottom w:val="none" w:sz="0" w:space="0" w:color="auto"/>
            <w:right w:val="none" w:sz="0" w:space="0" w:color="auto"/>
          </w:divBdr>
        </w:div>
        <w:div w:id="1367676543">
          <w:marLeft w:val="480"/>
          <w:marRight w:val="0"/>
          <w:marTop w:val="0"/>
          <w:marBottom w:val="0"/>
          <w:divBdr>
            <w:top w:val="none" w:sz="0" w:space="0" w:color="auto"/>
            <w:left w:val="none" w:sz="0" w:space="0" w:color="auto"/>
            <w:bottom w:val="none" w:sz="0" w:space="0" w:color="auto"/>
            <w:right w:val="none" w:sz="0" w:space="0" w:color="auto"/>
          </w:divBdr>
        </w:div>
        <w:div w:id="1384792708">
          <w:marLeft w:val="480"/>
          <w:marRight w:val="0"/>
          <w:marTop w:val="0"/>
          <w:marBottom w:val="0"/>
          <w:divBdr>
            <w:top w:val="none" w:sz="0" w:space="0" w:color="auto"/>
            <w:left w:val="none" w:sz="0" w:space="0" w:color="auto"/>
            <w:bottom w:val="none" w:sz="0" w:space="0" w:color="auto"/>
            <w:right w:val="none" w:sz="0" w:space="0" w:color="auto"/>
          </w:divBdr>
        </w:div>
        <w:div w:id="1427505289">
          <w:marLeft w:val="480"/>
          <w:marRight w:val="0"/>
          <w:marTop w:val="0"/>
          <w:marBottom w:val="0"/>
          <w:divBdr>
            <w:top w:val="none" w:sz="0" w:space="0" w:color="auto"/>
            <w:left w:val="none" w:sz="0" w:space="0" w:color="auto"/>
            <w:bottom w:val="none" w:sz="0" w:space="0" w:color="auto"/>
            <w:right w:val="none" w:sz="0" w:space="0" w:color="auto"/>
          </w:divBdr>
        </w:div>
        <w:div w:id="1533111587">
          <w:marLeft w:val="480"/>
          <w:marRight w:val="0"/>
          <w:marTop w:val="0"/>
          <w:marBottom w:val="0"/>
          <w:divBdr>
            <w:top w:val="none" w:sz="0" w:space="0" w:color="auto"/>
            <w:left w:val="none" w:sz="0" w:space="0" w:color="auto"/>
            <w:bottom w:val="none" w:sz="0" w:space="0" w:color="auto"/>
            <w:right w:val="none" w:sz="0" w:space="0" w:color="auto"/>
          </w:divBdr>
        </w:div>
        <w:div w:id="1591691715">
          <w:marLeft w:val="480"/>
          <w:marRight w:val="0"/>
          <w:marTop w:val="0"/>
          <w:marBottom w:val="0"/>
          <w:divBdr>
            <w:top w:val="none" w:sz="0" w:space="0" w:color="auto"/>
            <w:left w:val="none" w:sz="0" w:space="0" w:color="auto"/>
            <w:bottom w:val="none" w:sz="0" w:space="0" w:color="auto"/>
            <w:right w:val="none" w:sz="0" w:space="0" w:color="auto"/>
          </w:divBdr>
        </w:div>
        <w:div w:id="1600794518">
          <w:marLeft w:val="480"/>
          <w:marRight w:val="0"/>
          <w:marTop w:val="0"/>
          <w:marBottom w:val="0"/>
          <w:divBdr>
            <w:top w:val="none" w:sz="0" w:space="0" w:color="auto"/>
            <w:left w:val="none" w:sz="0" w:space="0" w:color="auto"/>
            <w:bottom w:val="none" w:sz="0" w:space="0" w:color="auto"/>
            <w:right w:val="none" w:sz="0" w:space="0" w:color="auto"/>
          </w:divBdr>
        </w:div>
        <w:div w:id="1708677021">
          <w:marLeft w:val="480"/>
          <w:marRight w:val="0"/>
          <w:marTop w:val="0"/>
          <w:marBottom w:val="0"/>
          <w:divBdr>
            <w:top w:val="none" w:sz="0" w:space="0" w:color="auto"/>
            <w:left w:val="none" w:sz="0" w:space="0" w:color="auto"/>
            <w:bottom w:val="none" w:sz="0" w:space="0" w:color="auto"/>
            <w:right w:val="none" w:sz="0" w:space="0" w:color="auto"/>
          </w:divBdr>
        </w:div>
        <w:div w:id="1710912370">
          <w:marLeft w:val="480"/>
          <w:marRight w:val="0"/>
          <w:marTop w:val="0"/>
          <w:marBottom w:val="0"/>
          <w:divBdr>
            <w:top w:val="none" w:sz="0" w:space="0" w:color="auto"/>
            <w:left w:val="none" w:sz="0" w:space="0" w:color="auto"/>
            <w:bottom w:val="none" w:sz="0" w:space="0" w:color="auto"/>
            <w:right w:val="none" w:sz="0" w:space="0" w:color="auto"/>
          </w:divBdr>
        </w:div>
        <w:div w:id="1765227420">
          <w:marLeft w:val="480"/>
          <w:marRight w:val="0"/>
          <w:marTop w:val="0"/>
          <w:marBottom w:val="0"/>
          <w:divBdr>
            <w:top w:val="none" w:sz="0" w:space="0" w:color="auto"/>
            <w:left w:val="none" w:sz="0" w:space="0" w:color="auto"/>
            <w:bottom w:val="none" w:sz="0" w:space="0" w:color="auto"/>
            <w:right w:val="none" w:sz="0" w:space="0" w:color="auto"/>
          </w:divBdr>
        </w:div>
        <w:div w:id="1902248476">
          <w:marLeft w:val="480"/>
          <w:marRight w:val="0"/>
          <w:marTop w:val="0"/>
          <w:marBottom w:val="0"/>
          <w:divBdr>
            <w:top w:val="none" w:sz="0" w:space="0" w:color="auto"/>
            <w:left w:val="none" w:sz="0" w:space="0" w:color="auto"/>
            <w:bottom w:val="none" w:sz="0" w:space="0" w:color="auto"/>
            <w:right w:val="none" w:sz="0" w:space="0" w:color="auto"/>
          </w:divBdr>
        </w:div>
        <w:div w:id="1910115212">
          <w:marLeft w:val="480"/>
          <w:marRight w:val="0"/>
          <w:marTop w:val="0"/>
          <w:marBottom w:val="0"/>
          <w:divBdr>
            <w:top w:val="none" w:sz="0" w:space="0" w:color="auto"/>
            <w:left w:val="none" w:sz="0" w:space="0" w:color="auto"/>
            <w:bottom w:val="none" w:sz="0" w:space="0" w:color="auto"/>
            <w:right w:val="none" w:sz="0" w:space="0" w:color="auto"/>
          </w:divBdr>
        </w:div>
        <w:div w:id="1926986102">
          <w:marLeft w:val="480"/>
          <w:marRight w:val="0"/>
          <w:marTop w:val="0"/>
          <w:marBottom w:val="0"/>
          <w:divBdr>
            <w:top w:val="none" w:sz="0" w:space="0" w:color="auto"/>
            <w:left w:val="none" w:sz="0" w:space="0" w:color="auto"/>
            <w:bottom w:val="none" w:sz="0" w:space="0" w:color="auto"/>
            <w:right w:val="none" w:sz="0" w:space="0" w:color="auto"/>
          </w:divBdr>
        </w:div>
        <w:div w:id="1970700074">
          <w:marLeft w:val="480"/>
          <w:marRight w:val="0"/>
          <w:marTop w:val="0"/>
          <w:marBottom w:val="0"/>
          <w:divBdr>
            <w:top w:val="none" w:sz="0" w:space="0" w:color="auto"/>
            <w:left w:val="none" w:sz="0" w:space="0" w:color="auto"/>
            <w:bottom w:val="none" w:sz="0" w:space="0" w:color="auto"/>
            <w:right w:val="none" w:sz="0" w:space="0" w:color="auto"/>
          </w:divBdr>
        </w:div>
        <w:div w:id="2007898767">
          <w:marLeft w:val="480"/>
          <w:marRight w:val="0"/>
          <w:marTop w:val="0"/>
          <w:marBottom w:val="0"/>
          <w:divBdr>
            <w:top w:val="none" w:sz="0" w:space="0" w:color="auto"/>
            <w:left w:val="none" w:sz="0" w:space="0" w:color="auto"/>
            <w:bottom w:val="none" w:sz="0" w:space="0" w:color="auto"/>
            <w:right w:val="none" w:sz="0" w:space="0" w:color="auto"/>
          </w:divBdr>
        </w:div>
        <w:div w:id="2013750467">
          <w:marLeft w:val="480"/>
          <w:marRight w:val="0"/>
          <w:marTop w:val="0"/>
          <w:marBottom w:val="0"/>
          <w:divBdr>
            <w:top w:val="none" w:sz="0" w:space="0" w:color="auto"/>
            <w:left w:val="none" w:sz="0" w:space="0" w:color="auto"/>
            <w:bottom w:val="none" w:sz="0" w:space="0" w:color="auto"/>
            <w:right w:val="none" w:sz="0" w:space="0" w:color="auto"/>
          </w:divBdr>
        </w:div>
        <w:div w:id="2035225689">
          <w:marLeft w:val="480"/>
          <w:marRight w:val="0"/>
          <w:marTop w:val="0"/>
          <w:marBottom w:val="0"/>
          <w:divBdr>
            <w:top w:val="none" w:sz="0" w:space="0" w:color="auto"/>
            <w:left w:val="none" w:sz="0" w:space="0" w:color="auto"/>
            <w:bottom w:val="none" w:sz="0" w:space="0" w:color="auto"/>
            <w:right w:val="none" w:sz="0" w:space="0" w:color="auto"/>
          </w:divBdr>
        </w:div>
        <w:div w:id="2056809395">
          <w:marLeft w:val="480"/>
          <w:marRight w:val="0"/>
          <w:marTop w:val="0"/>
          <w:marBottom w:val="0"/>
          <w:divBdr>
            <w:top w:val="none" w:sz="0" w:space="0" w:color="auto"/>
            <w:left w:val="none" w:sz="0" w:space="0" w:color="auto"/>
            <w:bottom w:val="none" w:sz="0" w:space="0" w:color="auto"/>
            <w:right w:val="none" w:sz="0" w:space="0" w:color="auto"/>
          </w:divBdr>
        </w:div>
        <w:div w:id="2058507366">
          <w:marLeft w:val="480"/>
          <w:marRight w:val="0"/>
          <w:marTop w:val="0"/>
          <w:marBottom w:val="0"/>
          <w:divBdr>
            <w:top w:val="none" w:sz="0" w:space="0" w:color="auto"/>
            <w:left w:val="none" w:sz="0" w:space="0" w:color="auto"/>
            <w:bottom w:val="none" w:sz="0" w:space="0" w:color="auto"/>
            <w:right w:val="none" w:sz="0" w:space="0" w:color="auto"/>
          </w:divBdr>
        </w:div>
        <w:div w:id="2110006499">
          <w:marLeft w:val="480"/>
          <w:marRight w:val="0"/>
          <w:marTop w:val="0"/>
          <w:marBottom w:val="0"/>
          <w:divBdr>
            <w:top w:val="none" w:sz="0" w:space="0" w:color="auto"/>
            <w:left w:val="none" w:sz="0" w:space="0" w:color="auto"/>
            <w:bottom w:val="none" w:sz="0" w:space="0" w:color="auto"/>
            <w:right w:val="none" w:sz="0" w:space="0" w:color="auto"/>
          </w:divBdr>
        </w:div>
        <w:div w:id="2126531933">
          <w:marLeft w:val="480"/>
          <w:marRight w:val="0"/>
          <w:marTop w:val="0"/>
          <w:marBottom w:val="0"/>
          <w:divBdr>
            <w:top w:val="none" w:sz="0" w:space="0" w:color="auto"/>
            <w:left w:val="none" w:sz="0" w:space="0" w:color="auto"/>
            <w:bottom w:val="none" w:sz="0" w:space="0" w:color="auto"/>
            <w:right w:val="none" w:sz="0" w:space="0" w:color="auto"/>
          </w:divBdr>
        </w:div>
        <w:div w:id="2130388981">
          <w:marLeft w:val="480"/>
          <w:marRight w:val="0"/>
          <w:marTop w:val="0"/>
          <w:marBottom w:val="0"/>
          <w:divBdr>
            <w:top w:val="none" w:sz="0" w:space="0" w:color="auto"/>
            <w:left w:val="none" w:sz="0" w:space="0" w:color="auto"/>
            <w:bottom w:val="none" w:sz="0" w:space="0" w:color="auto"/>
            <w:right w:val="none" w:sz="0" w:space="0" w:color="auto"/>
          </w:divBdr>
        </w:div>
        <w:div w:id="2134977556">
          <w:marLeft w:val="480"/>
          <w:marRight w:val="0"/>
          <w:marTop w:val="0"/>
          <w:marBottom w:val="0"/>
          <w:divBdr>
            <w:top w:val="none" w:sz="0" w:space="0" w:color="auto"/>
            <w:left w:val="none" w:sz="0" w:space="0" w:color="auto"/>
            <w:bottom w:val="none" w:sz="0" w:space="0" w:color="auto"/>
            <w:right w:val="none" w:sz="0" w:space="0" w:color="auto"/>
          </w:divBdr>
        </w:div>
      </w:divsChild>
    </w:div>
    <w:div w:id="666055005">
      <w:marLeft w:val="640"/>
      <w:marRight w:val="0"/>
      <w:marTop w:val="0"/>
      <w:marBottom w:val="0"/>
      <w:divBdr>
        <w:top w:val="none" w:sz="0" w:space="0" w:color="auto"/>
        <w:left w:val="none" w:sz="0" w:space="0" w:color="auto"/>
        <w:bottom w:val="none" w:sz="0" w:space="0" w:color="auto"/>
        <w:right w:val="none" w:sz="0" w:space="0" w:color="auto"/>
      </w:divBdr>
    </w:div>
    <w:div w:id="667293061">
      <w:marLeft w:val="640"/>
      <w:marRight w:val="0"/>
      <w:marTop w:val="0"/>
      <w:marBottom w:val="0"/>
      <w:divBdr>
        <w:top w:val="none" w:sz="0" w:space="0" w:color="auto"/>
        <w:left w:val="none" w:sz="0" w:space="0" w:color="auto"/>
        <w:bottom w:val="none" w:sz="0" w:space="0" w:color="auto"/>
        <w:right w:val="none" w:sz="0" w:space="0" w:color="auto"/>
      </w:divBdr>
    </w:div>
    <w:div w:id="668102629">
      <w:bodyDiv w:val="1"/>
      <w:marLeft w:val="0"/>
      <w:marRight w:val="0"/>
      <w:marTop w:val="0"/>
      <w:marBottom w:val="0"/>
      <w:divBdr>
        <w:top w:val="none" w:sz="0" w:space="0" w:color="auto"/>
        <w:left w:val="none" w:sz="0" w:space="0" w:color="auto"/>
        <w:bottom w:val="none" w:sz="0" w:space="0" w:color="auto"/>
        <w:right w:val="none" w:sz="0" w:space="0" w:color="auto"/>
      </w:divBdr>
    </w:div>
    <w:div w:id="668366001">
      <w:marLeft w:val="640"/>
      <w:marRight w:val="0"/>
      <w:marTop w:val="0"/>
      <w:marBottom w:val="0"/>
      <w:divBdr>
        <w:top w:val="none" w:sz="0" w:space="0" w:color="auto"/>
        <w:left w:val="none" w:sz="0" w:space="0" w:color="auto"/>
        <w:bottom w:val="none" w:sz="0" w:space="0" w:color="auto"/>
        <w:right w:val="none" w:sz="0" w:space="0" w:color="auto"/>
      </w:divBdr>
    </w:div>
    <w:div w:id="668555580">
      <w:marLeft w:val="640"/>
      <w:marRight w:val="0"/>
      <w:marTop w:val="0"/>
      <w:marBottom w:val="0"/>
      <w:divBdr>
        <w:top w:val="none" w:sz="0" w:space="0" w:color="auto"/>
        <w:left w:val="none" w:sz="0" w:space="0" w:color="auto"/>
        <w:bottom w:val="none" w:sz="0" w:space="0" w:color="auto"/>
        <w:right w:val="none" w:sz="0" w:space="0" w:color="auto"/>
      </w:divBdr>
    </w:div>
    <w:div w:id="668555810">
      <w:marLeft w:val="640"/>
      <w:marRight w:val="0"/>
      <w:marTop w:val="0"/>
      <w:marBottom w:val="0"/>
      <w:divBdr>
        <w:top w:val="none" w:sz="0" w:space="0" w:color="auto"/>
        <w:left w:val="none" w:sz="0" w:space="0" w:color="auto"/>
        <w:bottom w:val="none" w:sz="0" w:space="0" w:color="auto"/>
        <w:right w:val="none" w:sz="0" w:space="0" w:color="auto"/>
      </w:divBdr>
    </w:div>
    <w:div w:id="668561071">
      <w:marLeft w:val="640"/>
      <w:marRight w:val="0"/>
      <w:marTop w:val="0"/>
      <w:marBottom w:val="0"/>
      <w:divBdr>
        <w:top w:val="none" w:sz="0" w:space="0" w:color="auto"/>
        <w:left w:val="none" w:sz="0" w:space="0" w:color="auto"/>
        <w:bottom w:val="none" w:sz="0" w:space="0" w:color="auto"/>
        <w:right w:val="none" w:sz="0" w:space="0" w:color="auto"/>
      </w:divBdr>
    </w:div>
    <w:div w:id="669216172">
      <w:marLeft w:val="640"/>
      <w:marRight w:val="0"/>
      <w:marTop w:val="0"/>
      <w:marBottom w:val="0"/>
      <w:divBdr>
        <w:top w:val="none" w:sz="0" w:space="0" w:color="auto"/>
        <w:left w:val="none" w:sz="0" w:space="0" w:color="auto"/>
        <w:bottom w:val="none" w:sz="0" w:space="0" w:color="auto"/>
        <w:right w:val="none" w:sz="0" w:space="0" w:color="auto"/>
      </w:divBdr>
    </w:div>
    <w:div w:id="670061216">
      <w:marLeft w:val="640"/>
      <w:marRight w:val="0"/>
      <w:marTop w:val="0"/>
      <w:marBottom w:val="0"/>
      <w:divBdr>
        <w:top w:val="none" w:sz="0" w:space="0" w:color="auto"/>
        <w:left w:val="none" w:sz="0" w:space="0" w:color="auto"/>
        <w:bottom w:val="none" w:sz="0" w:space="0" w:color="auto"/>
        <w:right w:val="none" w:sz="0" w:space="0" w:color="auto"/>
      </w:divBdr>
    </w:div>
    <w:div w:id="670137836">
      <w:bodyDiv w:val="1"/>
      <w:marLeft w:val="0"/>
      <w:marRight w:val="0"/>
      <w:marTop w:val="0"/>
      <w:marBottom w:val="0"/>
      <w:divBdr>
        <w:top w:val="none" w:sz="0" w:space="0" w:color="auto"/>
        <w:left w:val="none" w:sz="0" w:space="0" w:color="auto"/>
        <w:bottom w:val="none" w:sz="0" w:space="0" w:color="auto"/>
        <w:right w:val="none" w:sz="0" w:space="0" w:color="auto"/>
      </w:divBdr>
      <w:divsChild>
        <w:div w:id="11034951">
          <w:marLeft w:val="480"/>
          <w:marRight w:val="0"/>
          <w:marTop w:val="0"/>
          <w:marBottom w:val="0"/>
          <w:divBdr>
            <w:top w:val="none" w:sz="0" w:space="0" w:color="auto"/>
            <w:left w:val="none" w:sz="0" w:space="0" w:color="auto"/>
            <w:bottom w:val="none" w:sz="0" w:space="0" w:color="auto"/>
            <w:right w:val="none" w:sz="0" w:space="0" w:color="auto"/>
          </w:divBdr>
        </w:div>
        <w:div w:id="69885460">
          <w:marLeft w:val="480"/>
          <w:marRight w:val="0"/>
          <w:marTop w:val="0"/>
          <w:marBottom w:val="0"/>
          <w:divBdr>
            <w:top w:val="none" w:sz="0" w:space="0" w:color="auto"/>
            <w:left w:val="none" w:sz="0" w:space="0" w:color="auto"/>
            <w:bottom w:val="none" w:sz="0" w:space="0" w:color="auto"/>
            <w:right w:val="none" w:sz="0" w:space="0" w:color="auto"/>
          </w:divBdr>
        </w:div>
        <w:div w:id="75563289">
          <w:marLeft w:val="480"/>
          <w:marRight w:val="0"/>
          <w:marTop w:val="0"/>
          <w:marBottom w:val="0"/>
          <w:divBdr>
            <w:top w:val="none" w:sz="0" w:space="0" w:color="auto"/>
            <w:left w:val="none" w:sz="0" w:space="0" w:color="auto"/>
            <w:bottom w:val="none" w:sz="0" w:space="0" w:color="auto"/>
            <w:right w:val="none" w:sz="0" w:space="0" w:color="auto"/>
          </w:divBdr>
        </w:div>
        <w:div w:id="80489131">
          <w:marLeft w:val="480"/>
          <w:marRight w:val="0"/>
          <w:marTop w:val="0"/>
          <w:marBottom w:val="0"/>
          <w:divBdr>
            <w:top w:val="none" w:sz="0" w:space="0" w:color="auto"/>
            <w:left w:val="none" w:sz="0" w:space="0" w:color="auto"/>
            <w:bottom w:val="none" w:sz="0" w:space="0" w:color="auto"/>
            <w:right w:val="none" w:sz="0" w:space="0" w:color="auto"/>
          </w:divBdr>
        </w:div>
        <w:div w:id="80958800">
          <w:marLeft w:val="480"/>
          <w:marRight w:val="0"/>
          <w:marTop w:val="0"/>
          <w:marBottom w:val="0"/>
          <w:divBdr>
            <w:top w:val="none" w:sz="0" w:space="0" w:color="auto"/>
            <w:left w:val="none" w:sz="0" w:space="0" w:color="auto"/>
            <w:bottom w:val="none" w:sz="0" w:space="0" w:color="auto"/>
            <w:right w:val="none" w:sz="0" w:space="0" w:color="auto"/>
          </w:divBdr>
        </w:div>
        <w:div w:id="132716409">
          <w:marLeft w:val="480"/>
          <w:marRight w:val="0"/>
          <w:marTop w:val="0"/>
          <w:marBottom w:val="0"/>
          <w:divBdr>
            <w:top w:val="none" w:sz="0" w:space="0" w:color="auto"/>
            <w:left w:val="none" w:sz="0" w:space="0" w:color="auto"/>
            <w:bottom w:val="none" w:sz="0" w:space="0" w:color="auto"/>
            <w:right w:val="none" w:sz="0" w:space="0" w:color="auto"/>
          </w:divBdr>
        </w:div>
        <w:div w:id="165026352">
          <w:marLeft w:val="480"/>
          <w:marRight w:val="0"/>
          <w:marTop w:val="0"/>
          <w:marBottom w:val="0"/>
          <w:divBdr>
            <w:top w:val="none" w:sz="0" w:space="0" w:color="auto"/>
            <w:left w:val="none" w:sz="0" w:space="0" w:color="auto"/>
            <w:bottom w:val="none" w:sz="0" w:space="0" w:color="auto"/>
            <w:right w:val="none" w:sz="0" w:space="0" w:color="auto"/>
          </w:divBdr>
        </w:div>
        <w:div w:id="173957304">
          <w:marLeft w:val="480"/>
          <w:marRight w:val="0"/>
          <w:marTop w:val="0"/>
          <w:marBottom w:val="0"/>
          <w:divBdr>
            <w:top w:val="none" w:sz="0" w:space="0" w:color="auto"/>
            <w:left w:val="none" w:sz="0" w:space="0" w:color="auto"/>
            <w:bottom w:val="none" w:sz="0" w:space="0" w:color="auto"/>
            <w:right w:val="none" w:sz="0" w:space="0" w:color="auto"/>
          </w:divBdr>
        </w:div>
        <w:div w:id="212350353">
          <w:marLeft w:val="480"/>
          <w:marRight w:val="0"/>
          <w:marTop w:val="0"/>
          <w:marBottom w:val="0"/>
          <w:divBdr>
            <w:top w:val="none" w:sz="0" w:space="0" w:color="auto"/>
            <w:left w:val="none" w:sz="0" w:space="0" w:color="auto"/>
            <w:bottom w:val="none" w:sz="0" w:space="0" w:color="auto"/>
            <w:right w:val="none" w:sz="0" w:space="0" w:color="auto"/>
          </w:divBdr>
        </w:div>
        <w:div w:id="222251593">
          <w:marLeft w:val="480"/>
          <w:marRight w:val="0"/>
          <w:marTop w:val="0"/>
          <w:marBottom w:val="0"/>
          <w:divBdr>
            <w:top w:val="none" w:sz="0" w:space="0" w:color="auto"/>
            <w:left w:val="none" w:sz="0" w:space="0" w:color="auto"/>
            <w:bottom w:val="none" w:sz="0" w:space="0" w:color="auto"/>
            <w:right w:val="none" w:sz="0" w:space="0" w:color="auto"/>
          </w:divBdr>
        </w:div>
        <w:div w:id="253100335">
          <w:marLeft w:val="480"/>
          <w:marRight w:val="0"/>
          <w:marTop w:val="0"/>
          <w:marBottom w:val="0"/>
          <w:divBdr>
            <w:top w:val="none" w:sz="0" w:space="0" w:color="auto"/>
            <w:left w:val="none" w:sz="0" w:space="0" w:color="auto"/>
            <w:bottom w:val="none" w:sz="0" w:space="0" w:color="auto"/>
            <w:right w:val="none" w:sz="0" w:space="0" w:color="auto"/>
          </w:divBdr>
        </w:div>
        <w:div w:id="261298909">
          <w:marLeft w:val="480"/>
          <w:marRight w:val="0"/>
          <w:marTop w:val="0"/>
          <w:marBottom w:val="0"/>
          <w:divBdr>
            <w:top w:val="none" w:sz="0" w:space="0" w:color="auto"/>
            <w:left w:val="none" w:sz="0" w:space="0" w:color="auto"/>
            <w:bottom w:val="none" w:sz="0" w:space="0" w:color="auto"/>
            <w:right w:val="none" w:sz="0" w:space="0" w:color="auto"/>
          </w:divBdr>
        </w:div>
        <w:div w:id="279412015">
          <w:marLeft w:val="480"/>
          <w:marRight w:val="0"/>
          <w:marTop w:val="0"/>
          <w:marBottom w:val="0"/>
          <w:divBdr>
            <w:top w:val="none" w:sz="0" w:space="0" w:color="auto"/>
            <w:left w:val="none" w:sz="0" w:space="0" w:color="auto"/>
            <w:bottom w:val="none" w:sz="0" w:space="0" w:color="auto"/>
            <w:right w:val="none" w:sz="0" w:space="0" w:color="auto"/>
          </w:divBdr>
        </w:div>
        <w:div w:id="295261030">
          <w:marLeft w:val="480"/>
          <w:marRight w:val="0"/>
          <w:marTop w:val="0"/>
          <w:marBottom w:val="0"/>
          <w:divBdr>
            <w:top w:val="none" w:sz="0" w:space="0" w:color="auto"/>
            <w:left w:val="none" w:sz="0" w:space="0" w:color="auto"/>
            <w:bottom w:val="none" w:sz="0" w:space="0" w:color="auto"/>
            <w:right w:val="none" w:sz="0" w:space="0" w:color="auto"/>
          </w:divBdr>
        </w:div>
        <w:div w:id="399180743">
          <w:marLeft w:val="480"/>
          <w:marRight w:val="0"/>
          <w:marTop w:val="0"/>
          <w:marBottom w:val="0"/>
          <w:divBdr>
            <w:top w:val="none" w:sz="0" w:space="0" w:color="auto"/>
            <w:left w:val="none" w:sz="0" w:space="0" w:color="auto"/>
            <w:bottom w:val="none" w:sz="0" w:space="0" w:color="auto"/>
            <w:right w:val="none" w:sz="0" w:space="0" w:color="auto"/>
          </w:divBdr>
        </w:div>
        <w:div w:id="465633544">
          <w:marLeft w:val="480"/>
          <w:marRight w:val="0"/>
          <w:marTop w:val="0"/>
          <w:marBottom w:val="0"/>
          <w:divBdr>
            <w:top w:val="none" w:sz="0" w:space="0" w:color="auto"/>
            <w:left w:val="none" w:sz="0" w:space="0" w:color="auto"/>
            <w:bottom w:val="none" w:sz="0" w:space="0" w:color="auto"/>
            <w:right w:val="none" w:sz="0" w:space="0" w:color="auto"/>
          </w:divBdr>
        </w:div>
        <w:div w:id="474680679">
          <w:marLeft w:val="480"/>
          <w:marRight w:val="0"/>
          <w:marTop w:val="0"/>
          <w:marBottom w:val="0"/>
          <w:divBdr>
            <w:top w:val="none" w:sz="0" w:space="0" w:color="auto"/>
            <w:left w:val="none" w:sz="0" w:space="0" w:color="auto"/>
            <w:bottom w:val="none" w:sz="0" w:space="0" w:color="auto"/>
            <w:right w:val="none" w:sz="0" w:space="0" w:color="auto"/>
          </w:divBdr>
        </w:div>
        <w:div w:id="544491411">
          <w:marLeft w:val="480"/>
          <w:marRight w:val="0"/>
          <w:marTop w:val="0"/>
          <w:marBottom w:val="0"/>
          <w:divBdr>
            <w:top w:val="none" w:sz="0" w:space="0" w:color="auto"/>
            <w:left w:val="none" w:sz="0" w:space="0" w:color="auto"/>
            <w:bottom w:val="none" w:sz="0" w:space="0" w:color="auto"/>
            <w:right w:val="none" w:sz="0" w:space="0" w:color="auto"/>
          </w:divBdr>
        </w:div>
        <w:div w:id="597056185">
          <w:marLeft w:val="480"/>
          <w:marRight w:val="0"/>
          <w:marTop w:val="0"/>
          <w:marBottom w:val="0"/>
          <w:divBdr>
            <w:top w:val="none" w:sz="0" w:space="0" w:color="auto"/>
            <w:left w:val="none" w:sz="0" w:space="0" w:color="auto"/>
            <w:bottom w:val="none" w:sz="0" w:space="0" w:color="auto"/>
            <w:right w:val="none" w:sz="0" w:space="0" w:color="auto"/>
          </w:divBdr>
        </w:div>
        <w:div w:id="640769384">
          <w:marLeft w:val="480"/>
          <w:marRight w:val="0"/>
          <w:marTop w:val="0"/>
          <w:marBottom w:val="0"/>
          <w:divBdr>
            <w:top w:val="none" w:sz="0" w:space="0" w:color="auto"/>
            <w:left w:val="none" w:sz="0" w:space="0" w:color="auto"/>
            <w:bottom w:val="none" w:sz="0" w:space="0" w:color="auto"/>
            <w:right w:val="none" w:sz="0" w:space="0" w:color="auto"/>
          </w:divBdr>
        </w:div>
        <w:div w:id="732659004">
          <w:marLeft w:val="480"/>
          <w:marRight w:val="0"/>
          <w:marTop w:val="0"/>
          <w:marBottom w:val="0"/>
          <w:divBdr>
            <w:top w:val="none" w:sz="0" w:space="0" w:color="auto"/>
            <w:left w:val="none" w:sz="0" w:space="0" w:color="auto"/>
            <w:bottom w:val="none" w:sz="0" w:space="0" w:color="auto"/>
            <w:right w:val="none" w:sz="0" w:space="0" w:color="auto"/>
          </w:divBdr>
        </w:div>
        <w:div w:id="738089289">
          <w:marLeft w:val="480"/>
          <w:marRight w:val="0"/>
          <w:marTop w:val="0"/>
          <w:marBottom w:val="0"/>
          <w:divBdr>
            <w:top w:val="none" w:sz="0" w:space="0" w:color="auto"/>
            <w:left w:val="none" w:sz="0" w:space="0" w:color="auto"/>
            <w:bottom w:val="none" w:sz="0" w:space="0" w:color="auto"/>
            <w:right w:val="none" w:sz="0" w:space="0" w:color="auto"/>
          </w:divBdr>
        </w:div>
        <w:div w:id="754087487">
          <w:marLeft w:val="480"/>
          <w:marRight w:val="0"/>
          <w:marTop w:val="0"/>
          <w:marBottom w:val="0"/>
          <w:divBdr>
            <w:top w:val="none" w:sz="0" w:space="0" w:color="auto"/>
            <w:left w:val="none" w:sz="0" w:space="0" w:color="auto"/>
            <w:bottom w:val="none" w:sz="0" w:space="0" w:color="auto"/>
            <w:right w:val="none" w:sz="0" w:space="0" w:color="auto"/>
          </w:divBdr>
        </w:div>
        <w:div w:id="828714060">
          <w:marLeft w:val="480"/>
          <w:marRight w:val="0"/>
          <w:marTop w:val="0"/>
          <w:marBottom w:val="0"/>
          <w:divBdr>
            <w:top w:val="none" w:sz="0" w:space="0" w:color="auto"/>
            <w:left w:val="none" w:sz="0" w:space="0" w:color="auto"/>
            <w:bottom w:val="none" w:sz="0" w:space="0" w:color="auto"/>
            <w:right w:val="none" w:sz="0" w:space="0" w:color="auto"/>
          </w:divBdr>
        </w:div>
        <w:div w:id="862783990">
          <w:marLeft w:val="480"/>
          <w:marRight w:val="0"/>
          <w:marTop w:val="0"/>
          <w:marBottom w:val="0"/>
          <w:divBdr>
            <w:top w:val="none" w:sz="0" w:space="0" w:color="auto"/>
            <w:left w:val="none" w:sz="0" w:space="0" w:color="auto"/>
            <w:bottom w:val="none" w:sz="0" w:space="0" w:color="auto"/>
            <w:right w:val="none" w:sz="0" w:space="0" w:color="auto"/>
          </w:divBdr>
        </w:div>
        <w:div w:id="899680838">
          <w:marLeft w:val="480"/>
          <w:marRight w:val="0"/>
          <w:marTop w:val="0"/>
          <w:marBottom w:val="0"/>
          <w:divBdr>
            <w:top w:val="none" w:sz="0" w:space="0" w:color="auto"/>
            <w:left w:val="none" w:sz="0" w:space="0" w:color="auto"/>
            <w:bottom w:val="none" w:sz="0" w:space="0" w:color="auto"/>
            <w:right w:val="none" w:sz="0" w:space="0" w:color="auto"/>
          </w:divBdr>
        </w:div>
        <w:div w:id="900137010">
          <w:marLeft w:val="480"/>
          <w:marRight w:val="0"/>
          <w:marTop w:val="0"/>
          <w:marBottom w:val="0"/>
          <w:divBdr>
            <w:top w:val="none" w:sz="0" w:space="0" w:color="auto"/>
            <w:left w:val="none" w:sz="0" w:space="0" w:color="auto"/>
            <w:bottom w:val="none" w:sz="0" w:space="0" w:color="auto"/>
            <w:right w:val="none" w:sz="0" w:space="0" w:color="auto"/>
          </w:divBdr>
        </w:div>
        <w:div w:id="902177442">
          <w:marLeft w:val="480"/>
          <w:marRight w:val="0"/>
          <w:marTop w:val="0"/>
          <w:marBottom w:val="0"/>
          <w:divBdr>
            <w:top w:val="none" w:sz="0" w:space="0" w:color="auto"/>
            <w:left w:val="none" w:sz="0" w:space="0" w:color="auto"/>
            <w:bottom w:val="none" w:sz="0" w:space="0" w:color="auto"/>
            <w:right w:val="none" w:sz="0" w:space="0" w:color="auto"/>
          </w:divBdr>
        </w:div>
        <w:div w:id="912200883">
          <w:marLeft w:val="480"/>
          <w:marRight w:val="0"/>
          <w:marTop w:val="0"/>
          <w:marBottom w:val="0"/>
          <w:divBdr>
            <w:top w:val="none" w:sz="0" w:space="0" w:color="auto"/>
            <w:left w:val="none" w:sz="0" w:space="0" w:color="auto"/>
            <w:bottom w:val="none" w:sz="0" w:space="0" w:color="auto"/>
            <w:right w:val="none" w:sz="0" w:space="0" w:color="auto"/>
          </w:divBdr>
        </w:div>
        <w:div w:id="938828842">
          <w:marLeft w:val="480"/>
          <w:marRight w:val="0"/>
          <w:marTop w:val="0"/>
          <w:marBottom w:val="0"/>
          <w:divBdr>
            <w:top w:val="none" w:sz="0" w:space="0" w:color="auto"/>
            <w:left w:val="none" w:sz="0" w:space="0" w:color="auto"/>
            <w:bottom w:val="none" w:sz="0" w:space="0" w:color="auto"/>
            <w:right w:val="none" w:sz="0" w:space="0" w:color="auto"/>
          </w:divBdr>
        </w:div>
        <w:div w:id="939223387">
          <w:marLeft w:val="480"/>
          <w:marRight w:val="0"/>
          <w:marTop w:val="0"/>
          <w:marBottom w:val="0"/>
          <w:divBdr>
            <w:top w:val="none" w:sz="0" w:space="0" w:color="auto"/>
            <w:left w:val="none" w:sz="0" w:space="0" w:color="auto"/>
            <w:bottom w:val="none" w:sz="0" w:space="0" w:color="auto"/>
            <w:right w:val="none" w:sz="0" w:space="0" w:color="auto"/>
          </w:divBdr>
        </w:div>
        <w:div w:id="971445349">
          <w:marLeft w:val="480"/>
          <w:marRight w:val="0"/>
          <w:marTop w:val="0"/>
          <w:marBottom w:val="0"/>
          <w:divBdr>
            <w:top w:val="none" w:sz="0" w:space="0" w:color="auto"/>
            <w:left w:val="none" w:sz="0" w:space="0" w:color="auto"/>
            <w:bottom w:val="none" w:sz="0" w:space="0" w:color="auto"/>
            <w:right w:val="none" w:sz="0" w:space="0" w:color="auto"/>
          </w:divBdr>
        </w:div>
        <w:div w:id="1017535103">
          <w:marLeft w:val="480"/>
          <w:marRight w:val="0"/>
          <w:marTop w:val="0"/>
          <w:marBottom w:val="0"/>
          <w:divBdr>
            <w:top w:val="none" w:sz="0" w:space="0" w:color="auto"/>
            <w:left w:val="none" w:sz="0" w:space="0" w:color="auto"/>
            <w:bottom w:val="none" w:sz="0" w:space="0" w:color="auto"/>
            <w:right w:val="none" w:sz="0" w:space="0" w:color="auto"/>
          </w:divBdr>
        </w:div>
        <w:div w:id="1050155783">
          <w:marLeft w:val="480"/>
          <w:marRight w:val="0"/>
          <w:marTop w:val="0"/>
          <w:marBottom w:val="0"/>
          <w:divBdr>
            <w:top w:val="none" w:sz="0" w:space="0" w:color="auto"/>
            <w:left w:val="none" w:sz="0" w:space="0" w:color="auto"/>
            <w:bottom w:val="none" w:sz="0" w:space="0" w:color="auto"/>
            <w:right w:val="none" w:sz="0" w:space="0" w:color="auto"/>
          </w:divBdr>
        </w:div>
        <w:div w:id="1058045054">
          <w:marLeft w:val="480"/>
          <w:marRight w:val="0"/>
          <w:marTop w:val="0"/>
          <w:marBottom w:val="0"/>
          <w:divBdr>
            <w:top w:val="none" w:sz="0" w:space="0" w:color="auto"/>
            <w:left w:val="none" w:sz="0" w:space="0" w:color="auto"/>
            <w:bottom w:val="none" w:sz="0" w:space="0" w:color="auto"/>
            <w:right w:val="none" w:sz="0" w:space="0" w:color="auto"/>
          </w:divBdr>
        </w:div>
        <w:div w:id="1070692148">
          <w:marLeft w:val="480"/>
          <w:marRight w:val="0"/>
          <w:marTop w:val="0"/>
          <w:marBottom w:val="0"/>
          <w:divBdr>
            <w:top w:val="none" w:sz="0" w:space="0" w:color="auto"/>
            <w:left w:val="none" w:sz="0" w:space="0" w:color="auto"/>
            <w:bottom w:val="none" w:sz="0" w:space="0" w:color="auto"/>
            <w:right w:val="none" w:sz="0" w:space="0" w:color="auto"/>
          </w:divBdr>
        </w:div>
        <w:div w:id="1099259186">
          <w:marLeft w:val="480"/>
          <w:marRight w:val="0"/>
          <w:marTop w:val="0"/>
          <w:marBottom w:val="0"/>
          <w:divBdr>
            <w:top w:val="none" w:sz="0" w:space="0" w:color="auto"/>
            <w:left w:val="none" w:sz="0" w:space="0" w:color="auto"/>
            <w:bottom w:val="none" w:sz="0" w:space="0" w:color="auto"/>
            <w:right w:val="none" w:sz="0" w:space="0" w:color="auto"/>
          </w:divBdr>
        </w:div>
        <w:div w:id="1124274388">
          <w:marLeft w:val="480"/>
          <w:marRight w:val="0"/>
          <w:marTop w:val="0"/>
          <w:marBottom w:val="0"/>
          <w:divBdr>
            <w:top w:val="none" w:sz="0" w:space="0" w:color="auto"/>
            <w:left w:val="none" w:sz="0" w:space="0" w:color="auto"/>
            <w:bottom w:val="none" w:sz="0" w:space="0" w:color="auto"/>
            <w:right w:val="none" w:sz="0" w:space="0" w:color="auto"/>
          </w:divBdr>
        </w:div>
        <w:div w:id="1124694568">
          <w:marLeft w:val="480"/>
          <w:marRight w:val="0"/>
          <w:marTop w:val="0"/>
          <w:marBottom w:val="0"/>
          <w:divBdr>
            <w:top w:val="none" w:sz="0" w:space="0" w:color="auto"/>
            <w:left w:val="none" w:sz="0" w:space="0" w:color="auto"/>
            <w:bottom w:val="none" w:sz="0" w:space="0" w:color="auto"/>
            <w:right w:val="none" w:sz="0" w:space="0" w:color="auto"/>
          </w:divBdr>
        </w:div>
        <w:div w:id="1175723972">
          <w:marLeft w:val="480"/>
          <w:marRight w:val="0"/>
          <w:marTop w:val="0"/>
          <w:marBottom w:val="0"/>
          <w:divBdr>
            <w:top w:val="none" w:sz="0" w:space="0" w:color="auto"/>
            <w:left w:val="none" w:sz="0" w:space="0" w:color="auto"/>
            <w:bottom w:val="none" w:sz="0" w:space="0" w:color="auto"/>
            <w:right w:val="none" w:sz="0" w:space="0" w:color="auto"/>
          </w:divBdr>
        </w:div>
        <w:div w:id="1177815754">
          <w:marLeft w:val="480"/>
          <w:marRight w:val="0"/>
          <w:marTop w:val="0"/>
          <w:marBottom w:val="0"/>
          <w:divBdr>
            <w:top w:val="none" w:sz="0" w:space="0" w:color="auto"/>
            <w:left w:val="none" w:sz="0" w:space="0" w:color="auto"/>
            <w:bottom w:val="none" w:sz="0" w:space="0" w:color="auto"/>
            <w:right w:val="none" w:sz="0" w:space="0" w:color="auto"/>
          </w:divBdr>
        </w:div>
        <w:div w:id="1240945883">
          <w:marLeft w:val="480"/>
          <w:marRight w:val="0"/>
          <w:marTop w:val="0"/>
          <w:marBottom w:val="0"/>
          <w:divBdr>
            <w:top w:val="none" w:sz="0" w:space="0" w:color="auto"/>
            <w:left w:val="none" w:sz="0" w:space="0" w:color="auto"/>
            <w:bottom w:val="none" w:sz="0" w:space="0" w:color="auto"/>
            <w:right w:val="none" w:sz="0" w:space="0" w:color="auto"/>
          </w:divBdr>
        </w:div>
        <w:div w:id="1265380610">
          <w:marLeft w:val="480"/>
          <w:marRight w:val="0"/>
          <w:marTop w:val="0"/>
          <w:marBottom w:val="0"/>
          <w:divBdr>
            <w:top w:val="none" w:sz="0" w:space="0" w:color="auto"/>
            <w:left w:val="none" w:sz="0" w:space="0" w:color="auto"/>
            <w:bottom w:val="none" w:sz="0" w:space="0" w:color="auto"/>
            <w:right w:val="none" w:sz="0" w:space="0" w:color="auto"/>
          </w:divBdr>
        </w:div>
        <w:div w:id="1275670936">
          <w:marLeft w:val="480"/>
          <w:marRight w:val="0"/>
          <w:marTop w:val="0"/>
          <w:marBottom w:val="0"/>
          <w:divBdr>
            <w:top w:val="none" w:sz="0" w:space="0" w:color="auto"/>
            <w:left w:val="none" w:sz="0" w:space="0" w:color="auto"/>
            <w:bottom w:val="none" w:sz="0" w:space="0" w:color="auto"/>
            <w:right w:val="none" w:sz="0" w:space="0" w:color="auto"/>
          </w:divBdr>
        </w:div>
        <w:div w:id="1290622909">
          <w:marLeft w:val="480"/>
          <w:marRight w:val="0"/>
          <w:marTop w:val="0"/>
          <w:marBottom w:val="0"/>
          <w:divBdr>
            <w:top w:val="none" w:sz="0" w:space="0" w:color="auto"/>
            <w:left w:val="none" w:sz="0" w:space="0" w:color="auto"/>
            <w:bottom w:val="none" w:sz="0" w:space="0" w:color="auto"/>
            <w:right w:val="none" w:sz="0" w:space="0" w:color="auto"/>
          </w:divBdr>
        </w:div>
        <w:div w:id="1309507027">
          <w:marLeft w:val="480"/>
          <w:marRight w:val="0"/>
          <w:marTop w:val="0"/>
          <w:marBottom w:val="0"/>
          <w:divBdr>
            <w:top w:val="none" w:sz="0" w:space="0" w:color="auto"/>
            <w:left w:val="none" w:sz="0" w:space="0" w:color="auto"/>
            <w:bottom w:val="none" w:sz="0" w:space="0" w:color="auto"/>
            <w:right w:val="none" w:sz="0" w:space="0" w:color="auto"/>
          </w:divBdr>
        </w:div>
        <w:div w:id="1324163373">
          <w:marLeft w:val="480"/>
          <w:marRight w:val="0"/>
          <w:marTop w:val="0"/>
          <w:marBottom w:val="0"/>
          <w:divBdr>
            <w:top w:val="none" w:sz="0" w:space="0" w:color="auto"/>
            <w:left w:val="none" w:sz="0" w:space="0" w:color="auto"/>
            <w:bottom w:val="none" w:sz="0" w:space="0" w:color="auto"/>
            <w:right w:val="none" w:sz="0" w:space="0" w:color="auto"/>
          </w:divBdr>
        </w:div>
        <w:div w:id="1366053994">
          <w:marLeft w:val="480"/>
          <w:marRight w:val="0"/>
          <w:marTop w:val="0"/>
          <w:marBottom w:val="0"/>
          <w:divBdr>
            <w:top w:val="none" w:sz="0" w:space="0" w:color="auto"/>
            <w:left w:val="none" w:sz="0" w:space="0" w:color="auto"/>
            <w:bottom w:val="none" w:sz="0" w:space="0" w:color="auto"/>
            <w:right w:val="none" w:sz="0" w:space="0" w:color="auto"/>
          </w:divBdr>
        </w:div>
        <w:div w:id="1386832313">
          <w:marLeft w:val="480"/>
          <w:marRight w:val="0"/>
          <w:marTop w:val="0"/>
          <w:marBottom w:val="0"/>
          <w:divBdr>
            <w:top w:val="none" w:sz="0" w:space="0" w:color="auto"/>
            <w:left w:val="none" w:sz="0" w:space="0" w:color="auto"/>
            <w:bottom w:val="none" w:sz="0" w:space="0" w:color="auto"/>
            <w:right w:val="none" w:sz="0" w:space="0" w:color="auto"/>
          </w:divBdr>
        </w:div>
        <w:div w:id="1430928304">
          <w:marLeft w:val="480"/>
          <w:marRight w:val="0"/>
          <w:marTop w:val="0"/>
          <w:marBottom w:val="0"/>
          <w:divBdr>
            <w:top w:val="none" w:sz="0" w:space="0" w:color="auto"/>
            <w:left w:val="none" w:sz="0" w:space="0" w:color="auto"/>
            <w:bottom w:val="none" w:sz="0" w:space="0" w:color="auto"/>
            <w:right w:val="none" w:sz="0" w:space="0" w:color="auto"/>
          </w:divBdr>
        </w:div>
        <w:div w:id="1433234390">
          <w:marLeft w:val="480"/>
          <w:marRight w:val="0"/>
          <w:marTop w:val="0"/>
          <w:marBottom w:val="0"/>
          <w:divBdr>
            <w:top w:val="none" w:sz="0" w:space="0" w:color="auto"/>
            <w:left w:val="none" w:sz="0" w:space="0" w:color="auto"/>
            <w:bottom w:val="none" w:sz="0" w:space="0" w:color="auto"/>
            <w:right w:val="none" w:sz="0" w:space="0" w:color="auto"/>
          </w:divBdr>
        </w:div>
        <w:div w:id="1433357010">
          <w:marLeft w:val="480"/>
          <w:marRight w:val="0"/>
          <w:marTop w:val="0"/>
          <w:marBottom w:val="0"/>
          <w:divBdr>
            <w:top w:val="none" w:sz="0" w:space="0" w:color="auto"/>
            <w:left w:val="none" w:sz="0" w:space="0" w:color="auto"/>
            <w:bottom w:val="none" w:sz="0" w:space="0" w:color="auto"/>
            <w:right w:val="none" w:sz="0" w:space="0" w:color="auto"/>
          </w:divBdr>
        </w:div>
        <w:div w:id="1448961855">
          <w:marLeft w:val="480"/>
          <w:marRight w:val="0"/>
          <w:marTop w:val="0"/>
          <w:marBottom w:val="0"/>
          <w:divBdr>
            <w:top w:val="none" w:sz="0" w:space="0" w:color="auto"/>
            <w:left w:val="none" w:sz="0" w:space="0" w:color="auto"/>
            <w:bottom w:val="none" w:sz="0" w:space="0" w:color="auto"/>
            <w:right w:val="none" w:sz="0" w:space="0" w:color="auto"/>
          </w:divBdr>
        </w:div>
        <w:div w:id="1481380816">
          <w:marLeft w:val="480"/>
          <w:marRight w:val="0"/>
          <w:marTop w:val="0"/>
          <w:marBottom w:val="0"/>
          <w:divBdr>
            <w:top w:val="none" w:sz="0" w:space="0" w:color="auto"/>
            <w:left w:val="none" w:sz="0" w:space="0" w:color="auto"/>
            <w:bottom w:val="none" w:sz="0" w:space="0" w:color="auto"/>
            <w:right w:val="none" w:sz="0" w:space="0" w:color="auto"/>
          </w:divBdr>
        </w:div>
        <w:div w:id="1484271956">
          <w:marLeft w:val="480"/>
          <w:marRight w:val="0"/>
          <w:marTop w:val="0"/>
          <w:marBottom w:val="0"/>
          <w:divBdr>
            <w:top w:val="none" w:sz="0" w:space="0" w:color="auto"/>
            <w:left w:val="none" w:sz="0" w:space="0" w:color="auto"/>
            <w:bottom w:val="none" w:sz="0" w:space="0" w:color="auto"/>
            <w:right w:val="none" w:sz="0" w:space="0" w:color="auto"/>
          </w:divBdr>
        </w:div>
        <w:div w:id="1496068903">
          <w:marLeft w:val="480"/>
          <w:marRight w:val="0"/>
          <w:marTop w:val="0"/>
          <w:marBottom w:val="0"/>
          <w:divBdr>
            <w:top w:val="none" w:sz="0" w:space="0" w:color="auto"/>
            <w:left w:val="none" w:sz="0" w:space="0" w:color="auto"/>
            <w:bottom w:val="none" w:sz="0" w:space="0" w:color="auto"/>
            <w:right w:val="none" w:sz="0" w:space="0" w:color="auto"/>
          </w:divBdr>
        </w:div>
        <w:div w:id="1499612590">
          <w:marLeft w:val="480"/>
          <w:marRight w:val="0"/>
          <w:marTop w:val="0"/>
          <w:marBottom w:val="0"/>
          <w:divBdr>
            <w:top w:val="none" w:sz="0" w:space="0" w:color="auto"/>
            <w:left w:val="none" w:sz="0" w:space="0" w:color="auto"/>
            <w:bottom w:val="none" w:sz="0" w:space="0" w:color="auto"/>
            <w:right w:val="none" w:sz="0" w:space="0" w:color="auto"/>
          </w:divBdr>
        </w:div>
        <w:div w:id="1527676670">
          <w:marLeft w:val="480"/>
          <w:marRight w:val="0"/>
          <w:marTop w:val="0"/>
          <w:marBottom w:val="0"/>
          <w:divBdr>
            <w:top w:val="none" w:sz="0" w:space="0" w:color="auto"/>
            <w:left w:val="none" w:sz="0" w:space="0" w:color="auto"/>
            <w:bottom w:val="none" w:sz="0" w:space="0" w:color="auto"/>
            <w:right w:val="none" w:sz="0" w:space="0" w:color="auto"/>
          </w:divBdr>
        </w:div>
        <w:div w:id="1528830762">
          <w:marLeft w:val="480"/>
          <w:marRight w:val="0"/>
          <w:marTop w:val="0"/>
          <w:marBottom w:val="0"/>
          <w:divBdr>
            <w:top w:val="none" w:sz="0" w:space="0" w:color="auto"/>
            <w:left w:val="none" w:sz="0" w:space="0" w:color="auto"/>
            <w:bottom w:val="none" w:sz="0" w:space="0" w:color="auto"/>
            <w:right w:val="none" w:sz="0" w:space="0" w:color="auto"/>
          </w:divBdr>
        </w:div>
        <w:div w:id="1531340053">
          <w:marLeft w:val="480"/>
          <w:marRight w:val="0"/>
          <w:marTop w:val="0"/>
          <w:marBottom w:val="0"/>
          <w:divBdr>
            <w:top w:val="none" w:sz="0" w:space="0" w:color="auto"/>
            <w:left w:val="none" w:sz="0" w:space="0" w:color="auto"/>
            <w:bottom w:val="none" w:sz="0" w:space="0" w:color="auto"/>
            <w:right w:val="none" w:sz="0" w:space="0" w:color="auto"/>
          </w:divBdr>
        </w:div>
        <w:div w:id="1546061470">
          <w:marLeft w:val="480"/>
          <w:marRight w:val="0"/>
          <w:marTop w:val="0"/>
          <w:marBottom w:val="0"/>
          <w:divBdr>
            <w:top w:val="none" w:sz="0" w:space="0" w:color="auto"/>
            <w:left w:val="none" w:sz="0" w:space="0" w:color="auto"/>
            <w:bottom w:val="none" w:sz="0" w:space="0" w:color="auto"/>
            <w:right w:val="none" w:sz="0" w:space="0" w:color="auto"/>
          </w:divBdr>
        </w:div>
        <w:div w:id="1551764784">
          <w:marLeft w:val="480"/>
          <w:marRight w:val="0"/>
          <w:marTop w:val="0"/>
          <w:marBottom w:val="0"/>
          <w:divBdr>
            <w:top w:val="none" w:sz="0" w:space="0" w:color="auto"/>
            <w:left w:val="none" w:sz="0" w:space="0" w:color="auto"/>
            <w:bottom w:val="none" w:sz="0" w:space="0" w:color="auto"/>
            <w:right w:val="none" w:sz="0" w:space="0" w:color="auto"/>
          </w:divBdr>
        </w:div>
        <w:div w:id="1560507454">
          <w:marLeft w:val="480"/>
          <w:marRight w:val="0"/>
          <w:marTop w:val="0"/>
          <w:marBottom w:val="0"/>
          <w:divBdr>
            <w:top w:val="none" w:sz="0" w:space="0" w:color="auto"/>
            <w:left w:val="none" w:sz="0" w:space="0" w:color="auto"/>
            <w:bottom w:val="none" w:sz="0" w:space="0" w:color="auto"/>
            <w:right w:val="none" w:sz="0" w:space="0" w:color="auto"/>
          </w:divBdr>
        </w:div>
        <w:div w:id="1648197354">
          <w:marLeft w:val="480"/>
          <w:marRight w:val="0"/>
          <w:marTop w:val="0"/>
          <w:marBottom w:val="0"/>
          <w:divBdr>
            <w:top w:val="none" w:sz="0" w:space="0" w:color="auto"/>
            <w:left w:val="none" w:sz="0" w:space="0" w:color="auto"/>
            <w:bottom w:val="none" w:sz="0" w:space="0" w:color="auto"/>
            <w:right w:val="none" w:sz="0" w:space="0" w:color="auto"/>
          </w:divBdr>
        </w:div>
        <w:div w:id="1668944583">
          <w:marLeft w:val="480"/>
          <w:marRight w:val="0"/>
          <w:marTop w:val="0"/>
          <w:marBottom w:val="0"/>
          <w:divBdr>
            <w:top w:val="none" w:sz="0" w:space="0" w:color="auto"/>
            <w:left w:val="none" w:sz="0" w:space="0" w:color="auto"/>
            <w:bottom w:val="none" w:sz="0" w:space="0" w:color="auto"/>
            <w:right w:val="none" w:sz="0" w:space="0" w:color="auto"/>
          </w:divBdr>
        </w:div>
        <w:div w:id="1685400382">
          <w:marLeft w:val="480"/>
          <w:marRight w:val="0"/>
          <w:marTop w:val="0"/>
          <w:marBottom w:val="0"/>
          <w:divBdr>
            <w:top w:val="none" w:sz="0" w:space="0" w:color="auto"/>
            <w:left w:val="none" w:sz="0" w:space="0" w:color="auto"/>
            <w:bottom w:val="none" w:sz="0" w:space="0" w:color="auto"/>
            <w:right w:val="none" w:sz="0" w:space="0" w:color="auto"/>
          </w:divBdr>
        </w:div>
        <w:div w:id="1726952348">
          <w:marLeft w:val="480"/>
          <w:marRight w:val="0"/>
          <w:marTop w:val="0"/>
          <w:marBottom w:val="0"/>
          <w:divBdr>
            <w:top w:val="none" w:sz="0" w:space="0" w:color="auto"/>
            <w:left w:val="none" w:sz="0" w:space="0" w:color="auto"/>
            <w:bottom w:val="none" w:sz="0" w:space="0" w:color="auto"/>
            <w:right w:val="none" w:sz="0" w:space="0" w:color="auto"/>
          </w:divBdr>
        </w:div>
        <w:div w:id="1769081449">
          <w:marLeft w:val="480"/>
          <w:marRight w:val="0"/>
          <w:marTop w:val="0"/>
          <w:marBottom w:val="0"/>
          <w:divBdr>
            <w:top w:val="none" w:sz="0" w:space="0" w:color="auto"/>
            <w:left w:val="none" w:sz="0" w:space="0" w:color="auto"/>
            <w:bottom w:val="none" w:sz="0" w:space="0" w:color="auto"/>
            <w:right w:val="none" w:sz="0" w:space="0" w:color="auto"/>
          </w:divBdr>
        </w:div>
        <w:div w:id="1781148680">
          <w:marLeft w:val="480"/>
          <w:marRight w:val="0"/>
          <w:marTop w:val="0"/>
          <w:marBottom w:val="0"/>
          <w:divBdr>
            <w:top w:val="none" w:sz="0" w:space="0" w:color="auto"/>
            <w:left w:val="none" w:sz="0" w:space="0" w:color="auto"/>
            <w:bottom w:val="none" w:sz="0" w:space="0" w:color="auto"/>
            <w:right w:val="none" w:sz="0" w:space="0" w:color="auto"/>
          </w:divBdr>
        </w:div>
        <w:div w:id="1799034852">
          <w:marLeft w:val="480"/>
          <w:marRight w:val="0"/>
          <w:marTop w:val="0"/>
          <w:marBottom w:val="0"/>
          <w:divBdr>
            <w:top w:val="none" w:sz="0" w:space="0" w:color="auto"/>
            <w:left w:val="none" w:sz="0" w:space="0" w:color="auto"/>
            <w:bottom w:val="none" w:sz="0" w:space="0" w:color="auto"/>
            <w:right w:val="none" w:sz="0" w:space="0" w:color="auto"/>
          </w:divBdr>
        </w:div>
        <w:div w:id="1802455348">
          <w:marLeft w:val="480"/>
          <w:marRight w:val="0"/>
          <w:marTop w:val="0"/>
          <w:marBottom w:val="0"/>
          <w:divBdr>
            <w:top w:val="none" w:sz="0" w:space="0" w:color="auto"/>
            <w:left w:val="none" w:sz="0" w:space="0" w:color="auto"/>
            <w:bottom w:val="none" w:sz="0" w:space="0" w:color="auto"/>
            <w:right w:val="none" w:sz="0" w:space="0" w:color="auto"/>
          </w:divBdr>
        </w:div>
        <w:div w:id="1814831488">
          <w:marLeft w:val="480"/>
          <w:marRight w:val="0"/>
          <w:marTop w:val="0"/>
          <w:marBottom w:val="0"/>
          <w:divBdr>
            <w:top w:val="none" w:sz="0" w:space="0" w:color="auto"/>
            <w:left w:val="none" w:sz="0" w:space="0" w:color="auto"/>
            <w:bottom w:val="none" w:sz="0" w:space="0" w:color="auto"/>
            <w:right w:val="none" w:sz="0" w:space="0" w:color="auto"/>
          </w:divBdr>
        </w:div>
        <w:div w:id="1816070369">
          <w:marLeft w:val="480"/>
          <w:marRight w:val="0"/>
          <w:marTop w:val="0"/>
          <w:marBottom w:val="0"/>
          <w:divBdr>
            <w:top w:val="none" w:sz="0" w:space="0" w:color="auto"/>
            <w:left w:val="none" w:sz="0" w:space="0" w:color="auto"/>
            <w:bottom w:val="none" w:sz="0" w:space="0" w:color="auto"/>
            <w:right w:val="none" w:sz="0" w:space="0" w:color="auto"/>
          </w:divBdr>
        </w:div>
        <w:div w:id="1819763115">
          <w:marLeft w:val="480"/>
          <w:marRight w:val="0"/>
          <w:marTop w:val="0"/>
          <w:marBottom w:val="0"/>
          <w:divBdr>
            <w:top w:val="none" w:sz="0" w:space="0" w:color="auto"/>
            <w:left w:val="none" w:sz="0" w:space="0" w:color="auto"/>
            <w:bottom w:val="none" w:sz="0" w:space="0" w:color="auto"/>
            <w:right w:val="none" w:sz="0" w:space="0" w:color="auto"/>
          </w:divBdr>
        </w:div>
        <w:div w:id="1862474859">
          <w:marLeft w:val="480"/>
          <w:marRight w:val="0"/>
          <w:marTop w:val="0"/>
          <w:marBottom w:val="0"/>
          <w:divBdr>
            <w:top w:val="none" w:sz="0" w:space="0" w:color="auto"/>
            <w:left w:val="none" w:sz="0" w:space="0" w:color="auto"/>
            <w:bottom w:val="none" w:sz="0" w:space="0" w:color="auto"/>
            <w:right w:val="none" w:sz="0" w:space="0" w:color="auto"/>
          </w:divBdr>
        </w:div>
        <w:div w:id="1875657603">
          <w:marLeft w:val="480"/>
          <w:marRight w:val="0"/>
          <w:marTop w:val="0"/>
          <w:marBottom w:val="0"/>
          <w:divBdr>
            <w:top w:val="none" w:sz="0" w:space="0" w:color="auto"/>
            <w:left w:val="none" w:sz="0" w:space="0" w:color="auto"/>
            <w:bottom w:val="none" w:sz="0" w:space="0" w:color="auto"/>
            <w:right w:val="none" w:sz="0" w:space="0" w:color="auto"/>
          </w:divBdr>
        </w:div>
        <w:div w:id="1898857832">
          <w:marLeft w:val="480"/>
          <w:marRight w:val="0"/>
          <w:marTop w:val="0"/>
          <w:marBottom w:val="0"/>
          <w:divBdr>
            <w:top w:val="none" w:sz="0" w:space="0" w:color="auto"/>
            <w:left w:val="none" w:sz="0" w:space="0" w:color="auto"/>
            <w:bottom w:val="none" w:sz="0" w:space="0" w:color="auto"/>
            <w:right w:val="none" w:sz="0" w:space="0" w:color="auto"/>
          </w:divBdr>
        </w:div>
        <w:div w:id="1904827669">
          <w:marLeft w:val="480"/>
          <w:marRight w:val="0"/>
          <w:marTop w:val="0"/>
          <w:marBottom w:val="0"/>
          <w:divBdr>
            <w:top w:val="none" w:sz="0" w:space="0" w:color="auto"/>
            <w:left w:val="none" w:sz="0" w:space="0" w:color="auto"/>
            <w:bottom w:val="none" w:sz="0" w:space="0" w:color="auto"/>
            <w:right w:val="none" w:sz="0" w:space="0" w:color="auto"/>
          </w:divBdr>
        </w:div>
        <w:div w:id="1909223472">
          <w:marLeft w:val="480"/>
          <w:marRight w:val="0"/>
          <w:marTop w:val="0"/>
          <w:marBottom w:val="0"/>
          <w:divBdr>
            <w:top w:val="none" w:sz="0" w:space="0" w:color="auto"/>
            <w:left w:val="none" w:sz="0" w:space="0" w:color="auto"/>
            <w:bottom w:val="none" w:sz="0" w:space="0" w:color="auto"/>
            <w:right w:val="none" w:sz="0" w:space="0" w:color="auto"/>
          </w:divBdr>
        </w:div>
        <w:div w:id="1937663982">
          <w:marLeft w:val="480"/>
          <w:marRight w:val="0"/>
          <w:marTop w:val="0"/>
          <w:marBottom w:val="0"/>
          <w:divBdr>
            <w:top w:val="none" w:sz="0" w:space="0" w:color="auto"/>
            <w:left w:val="none" w:sz="0" w:space="0" w:color="auto"/>
            <w:bottom w:val="none" w:sz="0" w:space="0" w:color="auto"/>
            <w:right w:val="none" w:sz="0" w:space="0" w:color="auto"/>
          </w:divBdr>
        </w:div>
        <w:div w:id="1950039271">
          <w:marLeft w:val="480"/>
          <w:marRight w:val="0"/>
          <w:marTop w:val="0"/>
          <w:marBottom w:val="0"/>
          <w:divBdr>
            <w:top w:val="none" w:sz="0" w:space="0" w:color="auto"/>
            <w:left w:val="none" w:sz="0" w:space="0" w:color="auto"/>
            <w:bottom w:val="none" w:sz="0" w:space="0" w:color="auto"/>
            <w:right w:val="none" w:sz="0" w:space="0" w:color="auto"/>
          </w:divBdr>
        </w:div>
        <w:div w:id="1965307416">
          <w:marLeft w:val="480"/>
          <w:marRight w:val="0"/>
          <w:marTop w:val="0"/>
          <w:marBottom w:val="0"/>
          <w:divBdr>
            <w:top w:val="none" w:sz="0" w:space="0" w:color="auto"/>
            <w:left w:val="none" w:sz="0" w:space="0" w:color="auto"/>
            <w:bottom w:val="none" w:sz="0" w:space="0" w:color="auto"/>
            <w:right w:val="none" w:sz="0" w:space="0" w:color="auto"/>
          </w:divBdr>
        </w:div>
        <w:div w:id="2002150094">
          <w:marLeft w:val="480"/>
          <w:marRight w:val="0"/>
          <w:marTop w:val="0"/>
          <w:marBottom w:val="0"/>
          <w:divBdr>
            <w:top w:val="none" w:sz="0" w:space="0" w:color="auto"/>
            <w:left w:val="none" w:sz="0" w:space="0" w:color="auto"/>
            <w:bottom w:val="none" w:sz="0" w:space="0" w:color="auto"/>
            <w:right w:val="none" w:sz="0" w:space="0" w:color="auto"/>
          </w:divBdr>
        </w:div>
        <w:div w:id="2029989538">
          <w:marLeft w:val="480"/>
          <w:marRight w:val="0"/>
          <w:marTop w:val="0"/>
          <w:marBottom w:val="0"/>
          <w:divBdr>
            <w:top w:val="none" w:sz="0" w:space="0" w:color="auto"/>
            <w:left w:val="none" w:sz="0" w:space="0" w:color="auto"/>
            <w:bottom w:val="none" w:sz="0" w:space="0" w:color="auto"/>
            <w:right w:val="none" w:sz="0" w:space="0" w:color="auto"/>
          </w:divBdr>
        </w:div>
        <w:div w:id="2033804498">
          <w:marLeft w:val="480"/>
          <w:marRight w:val="0"/>
          <w:marTop w:val="0"/>
          <w:marBottom w:val="0"/>
          <w:divBdr>
            <w:top w:val="none" w:sz="0" w:space="0" w:color="auto"/>
            <w:left w:val="none" w:sz="0" w:space="0" w:color="auto"/>
            <w:bottom w:val="none" w:sz="0" w:space="0" w:color="auto"/>
            <w:right w:val="none" w:sz="0" w:space="0" w:color="auto"/>
          </w:divBdr>
        </w:div>
        <w:div w:id="2042318429">
          <w:marLeft w:val="480"/>
          <w:marRight w:val="0"/>
          <w:marTop w:val="0"/>
          <w:marBottom w:val="0"/>
          <w:divBdr>
            <w:top w:val="none" w:sz="0" w:space="0" w:color="auto"/>
            <w:left w:val="none" w:sz="0" w:space="0" w:color="auto"/>
            <w:bottom w:val="none" w:sz="0" w:space="0" w:color="auto"/>
            <w:right w:val="none" w:sz="0" w:space="0" w:color="auto"/>
          </w:divBdr>
        </w:div>
        <w:div w:id="2052803978">
          <w:marLeft w:val="480"/>
          <w:marRight w:val="0"/>
          <w:marTop w:val="0"/>
          <w:marBottom w:val="0"/>
          <w:divBdr>
            <w:top w:val="none" w:sz="0" w:space="0" w:color="auto"/>
            <w:left w:val="none" w:sz="0" w:space="0" w:color="auto"/>
            <w:bottom w:val="none" w:sz="0" w:space="0" w:color="auto"/>
            <w:right w:val="none" w:sz="0" w:space="0" w:color="auto"/>
          </w:divBdr>
        </w:div>
        <w:div w:id="2055884673">
          <w:marLeft w:val="480"/>
          <w:marRight w:val="0"/>
          <w:marTop w:val="0"/>
          <w:marBottom w:val="0"/>
          <w:divBdr>
            <w:top w:val="none" w:sz="0" w:space="0" w:color="auto"/>
            <w:left w:val="none" w:sz="0" w:space="0" w:color="auto"/>
            <w:bottom w:val="none" w:sz="0" w:space="0" w:color="auto"/>
            <w:right w:val="none" w:sz="0" w:space="0" w:color="auto"/>
          </w:divBdr>
        </w:div>
        <w:div w:id="2060977220">
          <w:marLeft w:val="480"/>
          <w:marRight w:val="0"/>
          <w:marTop w:val="0"/>
          <w:marBottom w:val="0"/>
          <w:divBdr>
            <w:top w:val="none" w:sz="0" w:space="0" w:color="auto"/>
            <w:left w:val="none" w:sz="0" w:space="0" w:color="auto"/>
            <w:bottom w:val="none" w:sz="0" w:space="0" w:color="auto"/>
            <w:right w:val="none" w:sz="0" w:space="0" w:color="auto"/>
          </w:divBdr>
        </w:div>
        <w:div w:id="2076581517">
          <w:marLeft w:val="480"/>
          <w:marRight w:val="0"/>
          <w:marTop w:val="0"/>
          <w:marBottom w:val="0"/>
          <w:divBdr>
            <w:top w:val="none" w:sz="0" w:space="0" w:color="auto"/>
            <w:left w:val="none" w:sz="0" w:space="0" w:color="auto"/>
            <w:bottom w:val="none" w:sz="0" w:space="0" w:color="auto"/>
            <w:right w:val="none" w:sz="0" w:space="0" w:color="auto"/>
          </w:divBdr>
        </w:div>
        <w:div w:id="2077050350">
          <w:marLeft w:val="480"/>
          <w:marRight w:val="0"/>
          <w:marTop w:val="0"/>
          <w:marBottom w:val="0"/>
          <w:divBdr>
            <w:top w:val="none" w:sz="0" w:space="0" w:color="auto"/>
            <w:left w:val="none" w:sz="0" w:space="0" w:color="auto"/>
            <w:bottom w:val="none" w:sz="0" w:space="0" w:color="auto"/>
            <w:right w:val="none" w:sz="0" w:space="0" w:color="auto"/>
          </w:divBdr>
        </w:div>
        <w:div w:id="2077388275">
          <w:marLeft w:val="480"/>
          <w:marRight w:val="0"/>
          <w:marTop w:val="0"/>
          <w:marBottom w:val="0"/>
          <w:divBdr>
            <w:top w:val="none" w:sz="0" w:space="0" w:color="auto"/>
            <w:left w:val="none" w:sz="0" w:space="0" w:color="auto"/>
            <w:bottom w:val="none" w:sz="0" w:space="0" w:color="auto"/>
            <w:right w:val="none" w:sz="0" w:space="0" w:color="auto"/>
          </w:divBdr>
        </w:div>
        <w:div w:id="2115243938">
          <w:marLeft w:val="480"/>
          <w:marRight w:val="0"/>
          <w:marTop w:val="0"/>
          <w:marBottom w:val="0"/>
          <w:divBdr>
            <w:top w:val="none" w:sz="0" w:space="0" w:color="auto"/>
            <w:left w:val="none" w:sz="0" w:space="0" w:color="auto"/>
            <w:bottom w:val="none" w:sz="0" w:space="0" w:color="auto"/>
            <w:right w:val="none" w:sz="0" w:space="0" w:color="auto"/>
          </w:divBdr>
        </w:div>
        <w:div w:id="2127043179">
          <w:marLeft w:val="480"/>
          <w:marRight w:val="0"/>
          <w:marTop w:val="0"/>
          <w:marBottom w:val="0"/>
          <w:divBdr>
            <w:top w:val="none" w:sz="0" w:space="0" w:color="auto"/>
            <w:left w:val="none" w:sz="0" w:space="0" w:color="auto"/>
            <w:bottom w:val="none" w:sz="0" w:space="0" w:color="auto"/>
            <w:right w:val="none" w:sz="0" w:space="0" w:color="auto"/>
          </w:divBdr>
        </w:div>
        <w:div w:id="2137720711">
          <w:marLeft w:val="480"/>
          <w:marRight w:val="0"/>
          <w:marTop w:val="0"/>
          <w:marBottom w:val="0"/>
          <w:divBdr>
            <w:top w:val="none" w:sz="0" w:space="0" w:color="auto"/>
            <w:left w:val="none" w:sz="0" w:space="0" w:color="auto"/>
            <w:bottom w:val="none" w:sz="0" w:space="0" w:color="auto"/>
            <w:right w:val="none" w:sz="0" w:space="0" w:color="auto"/>
          </w:divBdr>
        </w:div>
      </w:divsChild>
    </w:div>
    <w:div w:id="670177465">
      <w:marLeft w:val="640"/>
      <w:marRight w:val="0"/>
      <w:marTop w:val="0"/>
      <w:marBottom w:val="0"/>
      <w:divBdr>
        <w:top w:val="none" w:sz="0" w:space="0" w:color="auto"/>
        <w:left w:val="none" w:sz="0" w:space="0" w:color="auto"/>
        <w:bottom w:val="none" w:sz="0" w:space="0" w:color="auto"/>
        <w:right w:val="none" w:sz="0" w:space="0" w:color="auto"/>
      </w:divBdr>
    </w:div>
    <w:div w:id="670186070">
      <w:marLeft w:val="640"/>
      <w:marRight w:val="0"/>
      <w:marTop w:val="0"/>
      <w:marBottom w:val="0"/>
      <w:divBdr>
        <w:top w:val="none" w:sz="0" w:space="0" w:color="auto"/>
        <w:left w:val="none" w:sz="0" w:space="0" w:color="auto"/>
        <w:bottom w:val="none" w:sz="0" w:space="0" w:color="auto"/>
        <w:right w:val="none" w:sz="0" w:space="0" w:color="auto"/>
      </w:divBdr>
    </w:div>
    <w:div w:id="670334812">
      <w:marLeft w:val="640"/>
      <w:marRight w:val="0"/>
      <w:marTop w:val="0"/>
      <w:marBottom w:val="0"/>
      <w:divBdr>
        <w:top w:val="none" w:sz="0" w:space="0" w:color="auto"/>
        <w:left w:val="none" w:sz="0" w:space="0" w:color="auto"/>
        <w:bottom w:val="none" w:sz="0" w:space="0" w:color="auto"/>
        <w:right w:val="none" w:sz="0" w:space="0" w:color="auto"/>
      </w:divBdr>
    </w:div>
    <w:div w:id="670914486">
      <w:marLeft w:val="640"/>
      <w:marRight w:val="0"/>
      <w:marTop w:val="0"/>
      <w:marBottom w:val="0"/>
      <w:divBdr>
        <w:top w:val="none" w:sz="0" w:space="0" w:color="auto"/>
        <w:left w:val="none" w:sz="0" w:space="0" w:color="auto"/>
        <w:bottom w:val="none" w:sz="0" w:space="0" w:color="auto"/>
        <w:right w:val="none" w:sz="0" w:space="0" w:color="auto"/>
      </w:divBdr>
    </w:div>
    <w:div w:id="671838499">
      <w:bodyDiv w:val="1"/>
      <w:marLeft w:val="0"/>
      <w:marRight w:val="0"/>
      <w:marTop w:val="0"/>
      <w:marBottom w:val="0"/>
      <w:divBdr>
        <w:top w:val="none" w:sz="0" w:space="0" w:color="auto"/>
        <w:left w:val="none" w:sz="0" w:space="0" w:color="auto"/>
        <w:bottom w:val="none" w:sz="0" w:space="0" w:color="auto"/>
        <w:right w:val="none" w:sz="0" w:space="0" w:color="auto"/>
      </w:divBdr>
      <w:divsChild>
        <w:div w:id="24331000">
          <w:marLeft w:val="480"/>
          <w:marRight w:val="0"/>
          <w:marTop w:val="0"/>
          <w:marBottom w:val="0"/>
          <w:divBdr>
            <w:top w:val="none" w:sz="0" w:space="0" w:color="auto"/>
            <w:left w:val="none" w:sz="0" w:space="0" w:color="auto"/>
            <w:bottom w:val="none" w:sz="0" w:space="0" w:color="auto"/>
            <w:right w:val="none" w:sz="0" w:space="0" w:color="auto"/>
          </w:divBdr>
        </w:div>
        <w:div w:id="76757443">
          <w:marLeft w:val="480"/>
          <w:marRight w:val="0"/>
          <w:marTop w:val="0"/>
          <w:marBottom w:val="0"/>
          <w:divBdr>
            <w:top w:val="none" w:sz="0" w:space="0" w:color="auto"/>
            <w:left w:val="none" w:sz="0" w:space="0" w:color="auto"/>
            <w:bottom w:val="none" w:sz="0" w:space="0" w:color="auto"/>
            <w:right w:val="none" w:sz="0" w:space="0" w:color="auto"/>
          </w:divBdr>
        </w:div>
        <w:div w:id="83572754">
          <w:marLeft w:val="480"/>
          <w:marRight w:val="0"/>
          <w:marTop w:val="0"/>
          <w:marBottom w:val="0"/>
          <w:divBdr>
            <w:top w:val="none" w:sz="0" w:space="0" w:color="auto"/>
            <w:left w:val="none" w:sz="0" w:space="0" w:color="auto"/>
            <w:bottom w:val="none" w:sz="0" w:space="0" w:color="auto"/>
            <w:right w:val="none" w:sz="0" w:space="0" w:color="auto"/>
          </w:divBdr>
        </w:div>
        <w:div w:id="94055325">
          <w:marLeft w:val="480"/>
          <w:marRight w:val="0"/>
          <w:marTop w:val="0"/>
          <w:marBottom w:val="0"/>
          <w:divBdr>
            <w:top w:val="none" w:sz="0" w:space="0" w:color="auto"/>
            <w:left w:val="none" w:sz="0" w:space="0" w:color="auto"/>
            <w:bottom w:val="none" w:sz="0" w:space="0" w:color="auto"/>
            <w:right w:val="none" w:sz="0" w:space="0" w:color="auto"/>
          </w:divBdr>
        </w:div>
        <w:div w:id="126510244">
          <w:marLeft w:val="480"/>
          <w:marRight w:val="0"/>
          <w:marTop w:val="0"/>
          <w:marBottom w:val="0"/>
          <w:divBdr>
            <w:top w:val="none" w:sz="0" w:space="0" w:color="auto"/>
            <w:left w:val="none" w:sz="0" w:space="0" w:color="auto"/>
            <w:bottom w:val="none" w:sz="0" w:space="0" w:color="auto"/>
            <w:right w:val="none" w:sz="0" w:space="0" w:color="auto"/>
          </w:divBdr>
        </w:div>
        <w:div w:id="142740160">
          <w:marLeft w:val="480"/>
          <w:marRight w:val="0"/>
          <w:marTop w:val="0"/>
          <w:marBottom w:val="0"/>
          <w:divBdr>
            <w:top w:val="none" w:sz="0" w:space="0" w:color="auto"/>
            <w:left w:val="none" w:sz="0" w:space="0" w:color="auto"/>
            <w:bottom w:val="none" w:sz="0" w:space="0" w:color="auto"/>
            <w:right w:val="none" w:sz="0" w:space="0" w:color="auto"/>
          </w:divBdr>
        </w:div>
        <w:div w:id="204098086">
          <w:marLeft w:val="480"/>
          <w:marRight w:val="0"/>
          <w:marTop w:val="0"/>
          <w:marBottom w:val="0"/>
          <w:divBdr>
            <w:top w:val="none" w:sz="0" w:space="0" w:color="auto"/>
            <w:left w:val="none" w:sz="0" w:space="0" w:color="auto"/>
            <w:bottom w:val="none" w:sz="0" w:space="0" w:color="auto"/>
            <w:right w:val="none" w:sz="0" w:space="0" w:color="auto"/>
          </w:divBdr>
        </w:div>
        <w:div w:id="227767517">
          <w:marLeft w:val="480"/>
          <w:marRight w:val="0"/>
          <w:marTop w:val="0"/>
          <w:marBottom w:val="0"/>
          <w:divBdr>
            <w:top w:val="none" w:sz="0" w:space="0" w:color="auto"/>
            <w:left w:val="none" w:sz="0" w:space="0" w:color="auto"/>
            <w:bottom w:val="none" w:sz="0" w:space="0" w:color="auto"/>
            <w:right w:val="none" w:sz="0" w:space="0" w:color="auto"/>
          </w:divBdr>
        </w:div>
        <w:div w:id="232469403">
          <w:marLeft w:val="480"/>
          <w:marRight w:val="0"/>
          <w:marTop w:val="0"/>
          <w:marBottom w:val="0"/>
          <w:divBdr>
            <w:top w:val="none" w:sz="0" w:space="0" w:color="auto"/>
            <w:left w:val="none" w:sz="0" w:space="0" w:color="auto"/>
            <w:bottom w:val="none" w:sz="0" w:space="0" w:color="auto"/>
            <w:right w:val="none" w:sz="0" w:space="0" w:color="auto"/>
          </w:divBdr>
        </w:div>
        <w:div w:id="311525301">
          <w:marLeft w:val="480"/>
          <w:marRight w:val="0"/>
          <w:marTop w:val="0"/>
          <w:marBottom w:val="0"/>
          <w:divBdr>
            <w:top w:val="none" w:sz="0" w:space="0" w:color="auto"/>
            <w:left w:val="none" w:sz="0" w:space="0" w:color="auto"/>
            <w:bottom w:val="none" w:sz="0" w:space="0" w:color="auto"/>
            <w:right w:val="none" w:sz="0" w:space="0" w:color="auto"/>
          </w:divBdr>
        </w:div>
        <w:div w:id="331104415">
          <w:marLeft w:val="480"/>
          <w:marRight w:val="0"/>
          <w:marTop w:val="0"/>
          <w:marBottom w:val="0"/>
          <w:divBdr>
            <w:top w:val="none" w:sz="0" w:space="0" w:color="auto"/>
            <w:left w:val="none" w:sz="0" w:space="0" w:color="auto"/>
            <w:bottom w:val="none" w:sz="0" w:space="0" w:color="auto"/>
            <w:right w:val="none" w:sz="0" w:space="0" w:color="auto"/>
          </w:divBdr>
        </w:div>
        <w:div w:id="343361633">
          <w:marLeft w:val="480"/>
          <w:marRight w:val="0"/>
          <w:marTop w:val="0"/>
          <w:marBottom w:val="0"/>
          <w:divBdr>
            <w:top w:val="none" w:sz="0" w:space="0" w:color="auto"/>
            <w:left w:val="none" w:sz="0" w:space="0" w:color="auto"/>
            <w:bottom w:val="none" w:sz="0" w:space="0" w:color="auto"/>
            <w:right w:val="none" w:sz="0" w:space="0" w:color="auto"/>
          </w:divBdr>
        </w:div>
        <w:div w:id="365832417">
          <w:marLeft w:val="480"/>
          <w:marRight w:val="0"/>
          <w:marTop w:val="0"/>
          <w:marBottom w:val="0"/>
          <w:divBdr>
            <w:top w:val="none" w:sz="0" w:space="0" w:color="auto"/>
            <w:left w:val="none" w:sz="0" w:space="0" w:color="auto"/>
            <w:bottom w:val="none" w:sz="0" w:space="0" w:color="auto"/>
            <w:right w:val="none" w:sz="0" w:space="0" w:color="auto"/>
          </w:divBdr>
        </w:div>
        <w:div w:id="378017264">
          <w:marLeft w:val="480"/>
          <w:marRight w:val="0"/>
          <w:marTop w:val="0"/>
          <w:marBottom w:val="0"/>
          <w:divBdr>
            <w:top w:val="none" w:sz="0" w:space="0" w:color="auto"/>
            <w:left w:val="none" w:sz="0" w:space="0" w:color="auto"/>
            <w:bottom w:val="none" w:sz="0" w:space="0" w:color="auto"/>
            <w:right w:val="none" w:sz="0" w:space="0" w:color="auto"/>
          </w:divBdr>
        </w:div>
        <w:div w:id="392580442">
          <w:marLeft w:val="480"/>
          <w:marRight w:val="0"/>
          <w:marTop w:val="0"/>
          <w:marBottom w:val="0"/>
          <w:divBdr>
            <w:top w:val="none" w:sz="0" w:space="0" w:color="auto"/>
            <w:left w:val="none" w:sz="0" w:space="0" w:color="auto"/>
            <w:bottom w:val="none" w:sz="0" w:space="0" w:color="auto"/>
            <w:right w:val="none" w:sz="0" w:space="0" w:color="auto"/>
          </w:divBdr>
        </w:div>
        <w:div w:id="395129088">
          <w:marLeft w:val="480"/>
          <w:marRight w:val="0"/>
          <w:marTop w:val="0"/>
          <w:marBottom w:val="0"/>
          <w:divBdr>
            <w:top w:val="none" w:sz="0" w:space="0" w:color="auto"/>
            <w:left w:val="none" w:sz="0" w:space="0" w:color="auto"/>
            <w:bottom w:val="none" w:sz="0" w:space="0" w:color="auto"/>
            <w:right w:val="none" w:sz="0" w:space="0" w:color="auto"/>
          </w:divBdr>
        </w:div>
        <w:div w:id="404644639">
          <w:marLeft w:val="480"/>
          <w:marRight w:val="0"/>
          <w:marTop w:val="0"/>
          <w:marBottom w:val="0"/>
          <w:divBdr>
            <w:top w:val="none" w:sz="0" w:space="0" w:color="auto"/>
            <w:left w:val="none" w:sz="0" w:space="0" w:color="auto"/>
            <w:bottom w:val="none" w:sz="0" w:space="0" w:color="auto"/>
            <w:right w:val="none" w:sz="0" w:space="0" w:color="auto"/>
          </w:divBdr>
        </w:div>
        <w:div w:id="406613532">
          <w:marLeft w:val="480"/>
          <w:marRight w:val="0"/>
          <w:marTop w:val="0"/>
          <w:marBottom w:val="0"/>
          <w:divBdr>
            <w:top w:val="none" w:sz="0" w:space="0" w:color="auto"/>
            <w:left w:val="none" w:sz="0" w:space="0" w:color="auto"/>
            <w:bottom w:val="none" w:sz="0" w:space="0" w:color="auto"/>
            <w:right w:val="none" w:sz="0" w:space="0" w:color="auto"/>
          </w:divBdr>
        </w:div>
        <w:div w:id="424695476">
          <w:marLeft w:val="480"/>
          <w:marRight w:val="0"/>
          <w:marTop w:val="0"/>
          <w:marBottom w:val="0"/>
          <w:divBdr>
            <w:top w:val="none" w:sz="0" w:space="0" w:color="auto"/>
            <w:left w:val="none" w:sz="0" w:space="0" w:color="auto"/>
            <w:bottom w:val="none" w:sz="0" w:space="0" w:color="auto"/>
            <w:right w:val="none" w:sz="0" w:space="0" w:color="auto"/>
          </w:divBdr>
        </w:div>
        <w:div w:id="498232947">
          <w:marLeft w:val="480"/>
          <w:marRight w:val="0"/>
          <w:marTop w:val="0"/>
          <w:marBottom w:val="0"/>
          <w:divBdr>
            <w:top w:val="none" w:sz="0" w:space="0" w:color="auto"/>
            <w:left w:val="none" w:sz="0" w:space="0" w:color="auto"/>
            <w:bottom w:val="none" w:sz="0" w:space="0" w:color="auto"/>
            <w:right w:val="none" w:sz="0" w:space="0" w:color="auto"/>
          </w:divBdr>
        </w:div>
        <w:div w:id="559174112">
          <w:marLeft w:val="480"/>
          <w:marRight w:val="0"/>
          <w:marTop w:val="0"/>
          <w:marBottom w:val="0"/>
          <w:divBdr>
            <w:top w:val="none" w:sz="0" w:space="0" w:color="auto"/>
            <w:left w:val="none" w:sz="0" w:space="0" w:color="auto"/>
            <w:bottom w:val="none" w:sz="0" w:space="0" w:color="auto"/>
            <w:right w:val="none" w:sz="0" w:space="0" w:color="auto"/>
          </w:divBdr>
        </w:div>
        <w:div w:id="567886182">
          <w:marLeft w:val="480"/>
          <w:marRight w:val="0"/>
          <w:marTop w:val="0"/>
          <w:marBottom w:val="0"/>
          <w:divBdr>
            <w:top w:val="none" w:sz="0" w:space="0" w:color="auto"/>
            <w:left w:val="none" w:sz="0" w:space="0" w:color="auto"/>
            <w:bottom w:val="none" w:sz="0" w:space="0" w:color="auto"/>
            <w:right w:val="none" w:sz="0" w:space="0" w:color="auto"/>
          </w:divBdr>
        </w:div>
        <w:div w:id="634601895">
          <w:marLeft w:val="480"/>
          <w:marRight w:val="0"/>
          <w:marTop w:val="0"/>
          <w:marBottom w:val="0"/>
          <w:divBdr>
            <w:top w:val="none" w:sz="0" w:space="0" w:color="auto"/>
            <w:left w:val="none" w:sz="0" w:space="0" w:color="auto"/>
            <w:bottom w:val="none" w:sz="0" w:space="0" w:color="auto"/>
            <w:right w:val="none" w:sz="0" w:space="0" w:color="auto"/>
          </w:divBdr>
        </w:div>
        <w:div w:id="699597720">
          <w:marLeft w:val="480"/>
          <w:marRight w:val="0"/>
          <w:marTop w:val="0"/>
          <w:marBottom w:val="0"/>
          <w:divBdr>
            <w:top w:val="none" w:sz="0" w:space="0" w:color="auto"/>
            <w:left w:val="none" w:sz="0" w:space="0" w:color="auto"/>
            <w:bottom w:val="none" w:sz="0" w:space="0" w:color="auto"/>
            <w:right w:val="none" w:sz="0" w:space="0" w:color="auto"/>
          </w:divBdr>
        </w:div>
        <w:div w:id="764346436">
          <w:marLeft w:val="480"/>
          <w:marRight w:val="0"/>
          <w:marTop w:val="0"/>
          <w:marBottom w:val="0"/>
          <w:divBdr>
            <w:top w:val="none" w:sz="0" w:space="0" w:color="auto"/>
            <w:left w:val="none" w:sz="0" w:space="0" w:color="auto"/>
            <w:bottom w:val="none" w:sz="0" w:space="0" w:color="auto"/>
            <w:right w:val="none" w:sz="0" w:space="0" w:color="auto"/>
          </w:divBdr>
        </w:div>
        <w:div w:id="803078653">
          <w:marLeft w:val="480"/>
          <w:marRight w:val="0"/>
          <w:marTop w:val="0"/>
          <w:marBottom w:val="0"/>
          <w:divBdr>
            <w:top w:val="none" w:sz="0" w:space="0" w:color="auto"/>
            <w:left w:val="none" w:sz="0" w:space="0" w:color="auto"/>
            <w:bottom w:val="none" w:sz="0" w:space="0" w:color="auto"/>
            <w:right w:val="none" w:sz="0" w:space="0" w:color="auto"/>
          </w:divBdr>
        </w:div>
        <w:div w:id="829099163">
          <w:marLeft w:val="480"/>
          <w:marRight w:val="0"/>
          <w:marTop w:val="0"/>
          <w:marBottom w:val="0"/>
          <w:divBdr>
            <w:top w:val="none" w:sz="0" w:space="0" w:color="auto"/>
            <w:left w:val="none" w:sz="0" w:space="0" w:color="auto"/>
            <w:bottom w:val="none" w:sz="0" w:space="0" w:color="auto"/>
            <w:right w:val="none" w:sz="0" w:space="0" w:color="auto"/>
          </w:divBdr>
        </w:div>
        <w:div w:id="842475087">
          <w:marLeft w:val="480"/>
          <w:marRight w:val="0"/>
          <w:marTop w:val="0"/>
          <w:marBottom w:val="0"/>
          <w:divBdr>
            <w:top w:val="none" w:sz="0" w:space="0" w:color="auto"/>
            <w:left w:val="none" w:sz="0" w:space="0" w:color="auto"/>
            <w:bottom w:val="none" w:sz="0" w:space="0" w:color="auto"/>
            <w:right w:val="none" w:sz="0" w:space="0" w:color="auto"/>
          </w:divBdr>
        </w:div>
        <w:div w:id="911889912">
          <w:marLeft w:val="480"/>
          <w:marRight w:val="0"/>
          <w:marTop w:val="0"/>
          <w:marBottom w:val="0"/>
          <w:divBdr>
            <w:top w:val="none" w:sz="0" w:space="0" w:color="auto"/>
            <w:left w:val="none" w:sz="0" w:space="0" w:color="auto"/>
            <w:bottom w:val="none" w:sz="0" w:space="0" w:color="auto"/>
            <w:right w:val="none" w:sz="0" w:space="0" w:color="auto"/>
          </w:divBdr>
        </w:div>
        <w:div w:id="924650732">
          <w:marLeft w:val="480"/>
          <w:marRight w:val="0"/>
          <w:marTop w:val="0"/>
          <w:marBottom w:val="0"/>
          <w:divBdr>
            <w:top w:val="none" w:sz="0" w:space="0" w:color="auto"/>
            <w:left w:val="none" w:sz="0" w:space="0" w:color="auto"/>
            <w:bottom w:val="none" w:sz="0" w:space="0" w:color="auto"/>
            <w:right w:val="none" w:sz="0" w:space="0" w:color="auto"/>
          </w:divBdr>
        </w:div>
        <w:div w:id="979698770">
          <w:marLeft w:val="480"/>
          <w:marRight w:val="0"/>
          <w:marTop w:val="0"/>
          <w:marBottom w:val="0"/>
          <w:divBdr>
            <w:top w:val="none" w:sz="0" w:space="0" w:color="auto"/>
            <w:left w:val="none" w:sz="0" w:space="0" w:color="auto"/>
            <w:bottom w:val="none" w:sz="0" w:space="0" w:color="auto"/>
            <w:right w:val="none" w:sz="0" w:space="0" w:color="auto"/>
          </w:divBdr>
        </w:div>
        <w:div w:id="1019504294">
          <w:marLeft w:val="480"/>
          <w:marRight w:val="0"/>
          <w:marTop w:val="0"/>
          <w:marBottom w:val="0"/>
          <w:divBdr>
            <w:top w:val="none" w:sz="0" w:space="0" w:color="auto"/>
            <w:left w:val="none" w:sz="0" w:space="0" w:color="auto"/>
            <w:bottom w:val="none" w:sz="0" w:space="0" w:color="auto"/>
            <w:right w:val="none" w:sz="0" w:space="0" w:color="auto"/>
          </w:divBdr>
        </w:div>
        <w:div w:id="1056513963">
          <w:marLeft w:val="480"/>
          <w:marRight w:val="0"/>
          <w:marTop w:val="0"/>
          <w:marBottom w:val="0"/>
          <w:divBdr>
            <w:top w:val="none" w:sz="0" w:space="0" w:color="auto"/>
            <w:left w:val="none" w:sz="0" w:space="0" w:color="auto"/>
            <w:bottom w:val="none" w:sz="0" w:space="0" w:color="auto"/>
            <w:right w:val="none" w:sz="0" w:space="0" w:color="auto"/>
          </w:divBdr>
        </w:div>
        <w:div w:id="1137143509">
          <w:marLeft w:val="480"/>
          <w:marRight w:val="0"/>
          <w:marTop w:val="0"/>
          <w:marBottom w:val="0"/>
          <w:divBdr>
            <w:top w:val="none" w:sz="0" w:space="0" w:color="auto"/>
            <w:left w:val="none" w:sz="0" w:space="0" w:color="auto"/>
            <w:bottom w:val="none" w:sz="0" w:space="0" w:color="auto"/>
            <w:right w:val="none" w:sz="0" w:space="0" w:color="auto"/>
          </w:divBdr>
        </w:div>
        <w:div w:id="1147866595">
          <w:marLeft w:val="480"/>
          <w:marRight w:val="0"/>
          <w:marTop w:val="0"/>
          <w:marBottom w:val="0"/>
          <w:divBdr>
            <w:top w:val="none" w:sz="0" w:space="0" w:color="auto"/>
            <w:left w:val="none" w:sz="0" w:space="0" w:color="auto"/>
            <w:bottom w:val="none" w:sz="0" w:space="0" w:color="auto"/>
            <w:right w:val="none" w:sz="0" w:space="0" w:color="auto"/>
          </w:divBdr>
        </w:div>
        <w:div w:id="1211958089">
          <w:marLeft w:val="480"/>
          <w:marRight w:val="0"/>
          <w:marTop w:val="0"/>
          <w:marBottom w:val="0"/>
          <w:divBdr>
            <w:top w:val="none" w:sz="0" w:space="0" w:color="auto"/>
            <w:left w:val="none" w:sz="0" w:space="0" w:color="auto"/>
            <w:bottom w:val="none" w:sz="0" w:space="0" w:color="auto"/>
            <w:right w:val="none" w:sz="0" w:space="0" w:color="auto"/>
          </w:divBdr>
        </w:div>
        <w:div w:id="1281566684">
          <w:marLeft w:val="480"/>
          <w:marRight w:val="0"/>
          <w:marTop w:val="0"/>
          <w:marBottom w:val="0"/>
          <w:divBdr>
            <w:top w:val="none" w:sz="0" w:space="0" w:color="auto"/>
            <w:left w:val="none" w:sz="0" w:space="0" w:color="auto"/>
            <w:bottom w:val="none" w:sz="0" w:space="0" w:color="auto"/>
            <w:right w:val="none" w:sz="0" w:space="0" w:color="auto"/>
          </w:divBdr>
        </w:div>
        <w:div w:id="1318339024">
          <w:marLeft w:val="480"/>
          <w:marRight w:val="0"/>
          <w:marTop w:val="0"/>
          <w:marBottom w:val="0"/>
          <w:divBdr>
            <w:top w:val="none" w:sz="0" w:space="0" w:color="auto"/>
            <w:left w:val="none" w:sz="0" w:space="0" w:color="auto"/>
            <w:bottom w:val="none" w:sz="0" w:space="0" w:color="auto"/>
            <w:right w:val="none" w:sz="0" w:space="0" w:color="auto"/>
          </w:divBdr>
        </w:div>
        <w:div w:id="1409886167">
          <w:marLeft w:val="480"/>
          <w:marRight w:val="0"/>
          <w:marTop w:val="0"/>
          <w:marBottom w:val="0"/>
          <w:divBdr>
            <w:top w:val="none" w:sz="0" w:space="0" w:color="auto"/>
            <w:left w:val="none" w:sz="0" w:space="0" w:color="auto"/>
            <w:bottom w:val="none" w:sz="0" w:space="0" w:color="auto"/>
            <w:right w:val="none" w:sz="0" w:space="0" w:color="auto"/>
          </w:divBdr>
        </w:div>
        <w:div w:id="1436707999">
          <w:marLeft w:val="480"/>
          <w:marRight w:val="0"/>
          <w:marTop w:val="0"/>
          <w:marBottom w:val="0"/>
          <w:divBdr>
            <w:top w:val="none" w:sz="0" w:space="0" w:color="auto"/>
            <w:left w:val="none" w:sz="0" w:space="0" w:color="auto"/>
            <w:bottom w:val="none" w:sz="0" w:space="0" w:color="auto"/>
            <w:right w:val="none" w:sz="0" w:space="0" w:color="auto"/>
          </w:divBdr>
        </w:div>
        <w:div w:id="1488281938">
          <w:marLeft w:val="480"/>
          <w:marRight w:val="0"/>
          <w:marTop w:val="0"/>
          <w:marBottom w:val="0"/>
          <w:divBdr>
            <w:top w:val="none" w:sz="0" w:space="0" w:color="auto"/>
            <w:left w:val="none" w:sz="0" w:space="0" w:color="auto"/>
            <w:bottom w:val="none" w:sz="0" w:space="0" w:color="auto"/>
            <w:right w:val="none" w:sz="0" w:space="0" w:color="auto"/>
          </w:divBdr>
        </w:div>
        <w:div w:id="1510293492">
          <w:marLeft w:val="480"/>
          <w:marRight w:val="0"/>
          <w:marTop w:val="0"/>
          <w:marBottom w:val="0"/>
          <w:divBdr>
            <w:top w:val="none" w:sz="0" w:space="0" w:color="auto"/>
            <w:left w:val="none" w:sz="0" w:space="0" w:color="auto"/>
            <w:bottom w:val="none" w:sz="0" w:space="0" w:color="auto"/>
            <w:right w:val="none" w:sz="0" w:space="0" w:color="auto"/>
          </w:divBdr>
        </w:div>
        <w:div w:id="1528718335">
          <w:marLeft w:val="480"/>
          <w:marRight w:val="0"/>
          <w:marTop w:val="0"/>
          <w:marBottom w:val="0"/>
          <w:divBdr>
            <w:top w:val="none" w:sz="0" w:space="0" w:color="auto"/>
            <w:left w:val="none" w:sz="0" w:space="0" w:color="auto"/>
            <w:bottom w:val="none" w:sz="0" w:space="0" w:color="auto"/>
            <w:right w:val="none" w:sz="0" w:space="0" w:color="auto"/>
          </w:divBdr>
        </w:div>
        <w:div w:id="1551111130">
          <w:marLeft w:val="480"/>
          <w:marRight w:val="0"/>
          <w:marTop w:val="0"/>
          <w:marBottom w:val="0"/>
          <w:divBdr>
            <w:top w:val="none" w:sz="0" w:space="0" w:color="auto"/>
            <w:left w:val="none" w:sz="0" w:space="0" w:color="auto"/>
            <w:bottom w:val="none" w:sz="0" w:space="0" w:color="auto"/>
            <w:right w:val="none" w:sz="0" w:space="0" w:color="auto"/>
          </w:divBdr>
        </w:div>
        <w:div w:id="1565025065">
          <w:marLeft w:val="480"/>
          <w:marRight w:val="0"/>
          <w:marTop w:val="0"/>
          <w:marBottom w:val="0"/>
          <w:divBdr>
            <w:top w:val="none" w:sz="0" w:space="0" w:color="auto"/>
            <w:left w:val="none" w:sz="0" w:space="0" w:color="auto"/>
            <w:bottom w:val="none" w:sz="0" w:space="0" w:color="auto"/>
            <w:right w:val="none" w:sz="0" w:space="0" w:color="auto"/>
          </w:divBdr>
        </w:div>
        <w:div w:id="1574507570">
          <w:marLeft w:val="480"/>
          <w:marRight w:val="0"/>
          <w:marTop w:val="0"/>
          <w:marBottom w:val="0"/>
          <w:divBdr>
            <w:top w:val="none" w:sz="0" w:space="0" w:color="auto"/>
            <w:left w:val="none" w:sz="0" w:space="0" w:color="auto"/>
            <w:bottom w:val="none" w:sz="0" w:space="0" w:color="auto"/>
            <w:right w:val="none" w:sz="0" w:space="0" w:color="auto"/>
          </w:divBdr>
        </w:div>
        <w:div w:id="1599563525">
          <w:marLeft w:val="480"/>
          <w:marRight w:val="0"/>
          <w:marTop w:val="0"/>
          <w:marBottom w:val="0"/>
          <w:divBdr>
            <w:top w:val="none" w:sz="0" w:space="0" w:color="auto"/>
            <w:left w:val="none" w:sz="0" w:space="0" w:color="auto"/>
            <w:bottom w:val="none" w:sz="0" w:space="0" w:color="auto"/>
            <w:right w:val="none" w:sz="0" w:space="0" w:color="auto"/>
          </w:divBdr>
        </w:div>
        <w:div w:id="1682968253">
          <w:marLeft w:val="480"/>
          <w:marRight w:val="0"/>
          <w:marTop w:val="0"/>
          <w:marBottom w:val="0"/>
          <w:divBdr>
            <w:top w:val="none" w:sz="0" w:space="0" w:color="auto"/>
            <w:left w:val="none" w:sz="0" w:space="0" w:color="auto"/>
            <w:bottom w:val="none" w:sz="0" w:space="0" w:color="auto"/>
            <w:right w:val="none" w:sz="0" w:space="0" w:color="auto"/>
          </w:divBdr>
        </w:div>
        <w:div w:id="1779788418">
          <w:marLeft w:val="480"/>
          <w:marRight w:val="0"/>
          <w:marTop w:val="0"/>
          <w:marBottom w:val="0"/>
          <w:divBdr>
            <w:top w:val="none" w:sz="0" w:space="0" w:color="auto"/>
            <w:left w:val="none" w:sz="0" w:space="0" w:color="auto"/>
            <w:bottom w:val="none" w:sz="0" w:space="0" w:color="auto"/>
            <w:right w:val="none" w:sz="0" w:space="0" w:color="auto"/>
          </w:divBdr>
        </w:div>
        <w:div w:id="1843161365">
          <w:marLeft w:val="480"/>
          <w:marRight w:val="0"/>
          <w:marTop w:val="0"/>
          <w:marBottom w:val="0"/>
          <w:divBdr>
            <w:top w:val="none" w:sz="0" w:space="0" w:color="auto"/>
            <w:left w:val="none" w:sz="0" w:space="0" w:color="auto"/>
            <w:bottom w:val="none" w:sz="0" w:space="0" w:color="auto"/>
            <w:right w:val="none" w:sz="0" w:space="0" w:color="auto"/>
          </w:divBdr>
        </w:div>
        <w:div w:id="1878547126">
          <w:marLeft w:val="480"/>
          <w:marRight w:val="0"/>
          <w:marTop w:val="0"/>
          <w:marBottom w:val="0"/>
          <w:divBdr>
            <w:top w:val="none" w:sz="0" w:space="0" w:color="auto"/>
            <w:left w:val="none" w:sz="0" w:space="0" w:color="auto"/>
            <w:bottom w:val="none" w:sz="0" w:space="0" w:color="auto"/>
            <w:right w:val="none" w:sz="0" w:space="0" w:color="auto"/>
          </w:divBdr>
        </w:div>
        <w:div w:id="1890412485">
          <w:marLeft w:val="480"/>
          <w:marRight w:val="0"/>
          <w:marTop w:val="0"/>
          <w:marBottom w:val="0"/>
          <w:divBdr>
            <w:top w:val="none" w:sz="0" w:space="0" w:color="auto"/>
            <w:left w:val="none" w:sz="0" w:space="0" w:color="auto"/>
            <w:bottom w:val="none" w:sz="0" w:space="0" w:color="auto"/>
            <w:right w:val="none" w:sz="0" w:space="0" w:color="auto"/>
          </w:divBdr>
        </w:div>
        <w:div w:id="1989703645">
          <w:marLeft w:val="480"/>
          <w:marRight w:val="0"/>
          <w:marTop w:val="0"/>
          <w:marBottom w:val="0"/>
          <w:divBdr>
            <w:top w:val="none" w:sz="0" w:space="0" w:color="auto"/>
            <w:left w:val="none" w:sz="0" w:space="0" w:color="auto"/>
            <w:bottom w:val="none" w:sz="0" w:space="0" w:color="auto"/>
            <w:right w:val="none" w:sz="0" w:space="0" w:color="auto"/>
          </w:divBdr>
        </w:div>
        <w:div w:id="1999574750">
          <w:marLeft w:val="480"/>
          <w:marRight w:val="0"/>
          <w:marTop w:val="0"/>
          <w:marBottom w:val="0"/>
          <w:divBdr>
            <w:top w:val="none" w:sz="0" w:space="0" w:color="auto"/>
            <w:left w:val="none" w:sz="0" w:space="0" w:color="auto"/>
            <w:bottom w:val="none" w:sz="0" w:space="0" w:color="auto"/>
            <w:right w:val="none" w:sz="0" w:space="0" w:color="auto"/>
          </w:divBdr>
        </w:div>
        <w:div w:id="2039621755">
          <w:marLeft w:val="480"/>
          <w:marRight w:val="0"/>
          <w:marTop w:val="0"/>
          <w:marBottom w:val="0"/>
          <w:divBdr>
            <w:top w:val="none" w:sz="0" w:space="0" w:color="auto"/>
            <w:left w:val="none" w:sz="0" w:space="0" w:color="auto"/>
            <w:bottom w:val="none" w:sz="0" w:space="0" w:color="auto"/>
            <w:right w:val="none" w:sz="0" w:space="0" w:color="auto"/>
          </w:divBdr>
        </w:div>
        <w:div w:id="2107116675">
          <w:marLeft w:val="480"/>
          <w:marRight w:val="0"/>
          <w:marTop w:val="0"/>
          <w:marBottom w:val="0"/>
          <w:divBdr>
            <w:top w:val="none" w:sz="0" w:space="0" w:color="auto"/>
            <w:left w:val="none" w:sz="0" w:space="0" w:color="auto"/>
            <w:bottom w:val="none" w:sz="0" w:space="0" w:color="auto"/>
            <w:right w:val="none" w:sz="0" w:space="0" w:color="auto"/>
          </w:divBdr>
        </w:div>
        <w:div w:id="2133285525">
          <w:marLeft w:val="480"/>
          <w:marRight w:val="0"/>
          <w:marTop w:val="0"/>
          <w:marBottom w:val="0"/>
          <w:divBdr>
            <w:top w:val="none" w:sz="0" w:space="0" w:color="auto"/>
            <w:left w:val="none" w:sz="0" w:space="0" w:color="auto"/>
            <w:bottom w:val="none" w:sz="0" w:space="0" w:color="auto"/>
            <w:right w:val="none" w:sz="0" w:space="0" w:color="auto"/>
          </w:divBdr>
        </w:div>
        <w:div w:id="2137481233">
          <w:marLeft w:val="480"/>
          <w:marRight w:val="0"/>
          <w:marTop w:val="0"/>
          <w:marBottom w:val="0"/>
          <w:divBdr>
            <w:top w:val="none" w:sz="0" w:space="0" w:color="auto"/>
            <w:left w:val="none" w:sz="0" w:space="0" w:color="auto"/>
            <w:bottom w:val="none" w:sz="0" w:space="0" w:color="auto"/>
            <w:right w:val="none" w:sz="0" w:space="0" w:color="auto"/>
          </w:divBdr>
        </w:div>
      </w:divsChild>
    </w:div>
    <w:div w:id="672032929">
      <w:marLeft w:val="640"/>
      <w:marRight w:val="0"/>
      <w:marTop w:val="0"/>
      <w:marBottom w:val="0"/>
      <w:divBdr>
        <w:top w:val="none" w:sz="0" w:space="0" w:color="auto"/>
        <w:left w:val="none" w:sz="0" w:space="0" w:color="auto"/>
        <w:bottom w:val="none" w:sz="0" w:space="0" w:color="auto"/>
        <w:right w:val="none" w:sz="0" w:space="0" w:color="auto"/>
      </w:divBdr>
    </w:div>
    <w:div w:id="672151991">
      <w:marLeft w:val="640"/>
      <w:marRight w:val="0"/>
      <w:marTop w:val="0"/>
      <w:marBottom w:val="0"/>
      <w:divBdr>
        <w:top w:val="none" w:sz="0" w:space="0" w:color="auto"/>
        <w:left w:val="none" w:sz="0" w:space="0" w:color="auto"/>
        <w:bottom w:val="none" w:sz="0" w:space="0" w:color="auto"/>
        <w:right w:val="none" w:sz="0" w:space="0" w:color="auto"/>
      </w:divBdr>
    </w:div>
    <w:div w:id="672300430">
      <w:marLeft w:val="640"/>
      <w:marRight w:val="0"/>
      <w:marTop w:val="0"/>
      <w:marBottom w:val="0"/>
      <w:divBdr>
        <w:top w:val="none" w:sz="0" w:space="0" w:color="auto"/>
        <w:left w:val="none" w:sz="0" w:space="0" w:color="auto"/>
        <w:bottom w:val="none" w:sz="0" w:space="0" w:color="auto"/>
        <w:right w:val="none" w:sz="0" w:space="0" w:color="auto"/>
      </w:divBdr>
    </w:div>
    <w:div w:id="672339294">
      <w:marLeft w:val="640"/>
      <w:marRight w:val="0"/>
      <w:marTop w:val="0"/>
      <w:marBottom w:val="0"/>
      <w:divBdr>
        <w:top w:val="none" w:sz="0" w:space="0" w:color="auto"/>
        <w:left w:val="none" w:sz="0" w:space="0" w:color="auto"/>
        <w:bottom w:val="none" w:sz="0" w:space="0" w:color="auto"/>
        <w:right w:val="none" w:sz="0" w:space="0" w:color="auto"/>
      </w:divBdr>
    </w:div>
    <w:div w:id="672533113">
      <w:marLeft w:val="640"/>
      <w:marRight w:val="0"/>
      <w:marTop w:val="0"/>
      <w:marBottom w:val="0"/>
      <w:divBdr>
        <w:top w:val="none" w:sz="0" w:space="0" w:color="auto"/>
        <w:left w:val="none" w:sz="0" w:space="0" w:color="auto"/>
        <w:bottom w:val="none" w:sz="0" w:space="0" w:color="auto"/>
        <w:right w:val="none" w:sz="0" w:space="0" w:color="auto"/>
      </w:divBdr>
    </w:div>
    <w:div w:id="672609812">
      <w:marLeft w:val="640"/>
      <w:marRight w:val="0"/>
      <w:marTop w:val="0"/>
      <w:marBottom w:val="0"/>
      <w:divBdr>
        <w:top w:val="none" w:sz="0" w:space="0" w:color="auto"/>
        <w:left w:val="none" w:sz="0" w:space="0" w:color="auto"/>
        <w:bottom w:val="none" w:sz="0" w:space="0" w:color="auto"/>
        <w:right w:val="none" w:sz="0" w:space="0" w:color="auto"/>
      </w:divBdr>
    </w:div>
    <w:div w:id="672683775">
      <w:marLeft w:val="640"/>
      <w:marRight w:val="0"/>
      <w:marTop w:val="0"/>
      <w:marBottom w:val="0"/>
      <w:divBdr>
        <w:top w:val="none" w:sz="0" w:space="0" w:color="auto"/>
        <w:left w:val="none" w:sz="0" w:space="0" w:color="auto"/>
        <w:bottom w:val="none" w:sz="0" w:space="0" w:color="auto"/>
        <w:right w:val="none" w:sz="0" w:space="0" w:color="auto"/>
      </w:divBdr>
    </w:div>
    <w:div w:id="672686408">
      <w:marLeft w:val="640"/>
      <w:marRight w:val="0"/>
      <w:marTop w:val="0"/>
      <w:marBottom w:val="0"/>
      <w:divBdr>
        <w:top w:val="none" w:sz="0" w:space="0" w:color="auto"/>
        <w:left w:val="none" w:sz="0" w:space="0" w:color="auto"/>
        <w:bottom w:val="none" w:sz="0" w:space="0" w:color="auto"/>
        <w:right w:val="none" w:sz="0" w:space="0" w:color="auto"/>
      </w:divBdr>
    </w:div>
    <w:div w:id="672802093">
      <w:marLeft w:val="640"/>
      <w:marRight w:val="0"/>
      <w:marTop w:val="0"/>
      <w:marBottom w:val="0"/>
      <w:divBdr>
        <w:top w:val="none" w:sz="0" w:space="0" w:color="auto"/>
        <w:left w:val="none" w:sz="0" w:space="0" w:color="auto"/>
        <w:bottom w:val="none" w:sz="0" w:space="0" w:color="auto"/>
        <w:right w:val="none" w:sz="0" w:space="0" w:color="auto"/>
      </w:divBdr>
    </w:div>
    <w:div w:id="672879215">
      <w:marLeft w:val="640"/>
      <w:marRight w:val="0"/>
      <w:marTop w:val="0"/>
      <w:marBottom w:val="0"/>
      <w:divBdr>
        <w:top w:val="none" w:sz="0" w:space="0" w:color="auto"/>
        <w:left w:val="none" w:sz="0" w:space="0" w:color="auto"/>
        <w:bottom w:val="none" w:sz="0" w:space="0" w:color="auto"/>
        <w:right w:val="none" w:sz="0" w:space="0" w:color="auto"/>
      </w:divBdr>
    </w:div>
    <w:div w:id="673000340">
      <w:bodyDiv w:val="1"/>
      <w:marLeft w:val="0"/>
      <w:marRight w:val="0"/>
      <w:marTop w:val="0"/>
      <w:marBottom w:val="0"/>
      <w:divBdr>
        <w:top w:val="none" w:sz="0" w:space="0" w:color="auto"/>
        <w:left w:val="none" w:sz="0" w:space="0" w:color="auto"/>
        <w:bottom w:val="none" w:sz="0" w:space="0" w:color="auto"/>
        <w:right w:val="none" w:sz="0" w:space="0" w:color="auto"/>
      </w:divBdr>
    </w:div>
    <w:div w:id="673075098">
      <w:marLeft w:val="640"/>
      <w:marRight w:val="0"/>
      <w:marTop w:val="0"/>
      <w:marBottom w:val="0"/>
      <w:divBdr>
        <w:top w:val="none" w:sz="0" w:space="0" w:color="auto"/>
        <w:left w:val="none" w:sz="0" w:space="0" w:color="auto"/>
        <w:bottom w:val="none" w:sz="0" w:space="0" w:color="auto"/>
        <w:right w:val="none" w:sz="0" w:space="0" w:color="auto"/>
      </w:divBdr>
    </w:div>
    <w:div w:id="673151172">
      <w:marLeft w:val="640"/>
      <w:marRight w:val="0"/>
      <w:marTop w:val="0"/>
      <w:marBottom w:val="0"/>
      <w:divBdr>
        <w:top w:val="none" w:sz="0" w:space="0" w:color="auto"/>
        <w:left w:val="none" w:sz="0" w:space="0" w:color="auto"/>
        <w:bottom w:val="none" w:sz="0" w:space="0" w:color="auto"/>
        <w:right w:val="none" w:sz="0" w:space="0" w:color="auto"/>
      </w:divBdr>
    </w:div>
    <w:div w:id="673266093">
      <w:marLeft w:val="480"/>
      <w:marRight w:val="0"/>
      <w:marTop w:val="0"/>
      <w:marBottom w:val="0"/>
      <w:divBdr>
        <w:top w:val="none" w:sz="0" w:space="0" w:color="auto"/>
        <w:left w:val="none" w:sz="0" w:space="0" w:color="auto"/>
        <w:bottom w:val="none" w:sz="0" w:space="0" w:color="auto"/>
        <w:right w:val="none" w:sz="0" w:space="0" w:color="auto"/>
      </w:divBdr>
    </w:div>
    <w:div w:id="673339605">
      <w:marLeft w:val="640"/>
      <w:marRight w:val="0"/>
      <w:marTop w:val="0"/>
      <w:marBottom w:val="0"/>
      <w:divBdr>
        <w:top w:val="none" w:sz="0" w:space="0" w:color="auto"/>
        <w:left w:val="none" w:sz="0" w:space="0" w:color="auto"/>
        <w:bottom w:val="none" w:sz="0" w:space="0" w:color="auto"/>
        <w:right w:val="none" w:sz="0" w:space="0" w:color="auto"/>
      </w:divBdr>
    </w:div>
    <w:div w:id="673531438">
      <w:marLeft w:val="640"/>
      <w:marRight w:val="0"/>
      <w:marTop w:val="0"/>
      <w:marBottom w:val="0"/>
      <w:divBdr>
        <w:top w:val="none" w:sz="0" w:space="0" w:color="auto"/>
        <w:left w:val="none" w:sz="0" w:space="0" w:color="auto"/>
        <w:bottom w:val="none" w:sz="0" w:space="0" w:color="auto"/>
        <w:right w:val="none" w:sz="0" w:space="0" w:color="auto"/>
      </w:divBdr>
    </w:div>
    <w:div w:id="673609949">
      <w:marLeft w:val="640"/>
      <w:marRight w:val="0"/>
      <w:marTop w:val="0"/>
      <w:marBottom w:val="0"/>
      <w:divBdr>
        <w:top w:val="none" w:sz="0" w:space="0" w:color="auto"/>
        <w:left w:val="none" w:sz="0" w:space="0" w:color="auto"/>
        <w:bottom w:val="none" w:sz="0" w:space="0" w:color="auto"/>
        <w:right w:val="none" w:sz="0" w:space="0" w:color="auto"/>
      </w:divBdr>
    </w:div>
    <w:div w:id="674189307">
      <w:marLeft w:val="640"/>
      <w:marRight w:val="0"/>
      <w:marTop w:val="0"/>
      <w:marBottom w:val="0"/>
      <w:divBdr>
        <w:top w:val="none" w:sz="0" w:space="0" w:color="auto"/>
        <w:left w:val="none" w:sz="0" w:space="0" w:color="auto"/>
        <w:bottom w:val="none" w:sz="0" w:space="0" w:color="auto"/>
        <w:right w:val="none" w:sz="0" w:space="0" w:color="auto"/>
      </w:divBdr>
    </w:div>
    <w:div w:id="674379313">
      <w:bodyDiv w:val="1"/>
      <w:marLeft w:val="0"/>
      <w:marRight w:val="0"/>
      <w:marTop w:val="0"/>
      <w:marBottom w:val="0"/>
      <w:divBdr>
        <w:top w:val="none" w:sz="0" w:space="0" w:color="auto"/>
        <w:left w:val="none" w:sz="0" w:space="0" w:color="auto"/>
        <w:bottom w:val="none" w:sz="0" w:space="0" w:color="auto"/>
        <w:right w:val="none" w:sz="0" w:space="0" w:color="auto"/>
      </w:divBdr>
      <w:divsChild>
        <w:div w:id="5908764">
          <w:marLeft w:val="480"/>
          <w:marRight w:val="0"/>
          <w:marTop w:val="0"/>
          <w:marBottom w:val="0"/>
          <w:divBdr>
            <w:top w:val="none" w:sz="0" w:space="0" w:color="auto"/>
            <w:left w:val="none" w:sz="0" w:space="0" w:color="auto"/>
            <w:bottom w:val="none" w:sz="0" w:space="0" w:color="auto"/>
            <w:right w:val="none" w:sz="0" w:space="0" w:color="auto"/>
          </w:divBdr>
        </w:div>
        <w:div w:id="15467462">
          <w:marLeft w:val="480"/>
          <w:marRight w:val="0"/>
          <w:marTop w:val="0"/>
          <w:marBottom w:val="0"/>
          <w:divBdr>
            <w:top w:val="none" w:sz="0" w:space="0" w:color="auto"/>
            <w:left w:val="none" w:sz="0" w:space="0" w:color="auto"/>
            <w:bottom w:val="none" w:sz="0" w:space="0" w:color="auto"/>
            <w:right w:val="none" w:sz="0" w:space="0" w:color="auto"/>
          </w:divBdr>
        </w:div>
        <w:div w:id="30766832">
          <w:marLeft w:val="480"/>
          <w:marRight w:val="0"/>
          <w:marTop w:val="0"/>
          <w:marBottom w:val="0"/>
          <w:divBdr>
            <w:top w:val="none" w:sz="0" w:space="0" w:color="auto"/>
            <w:left w:val="none" w:sz="0" w:space="0" w:color="auto"/>
            <w:bottom w:val="none" w:sz="0" w:space="0" w:color="auto"/>
            <w:right w:val="none" w:sz="0" w:space="0" w:color="auto"/>
          </w:divBdr>
        </w:div>
        <w:div w:id="123888629">
          <w:marLeft w:val="480"/>
          <w:marRight w:val="0"/>
          <w:marTop w:val="0"/>
          <w:marBottom w:val="0"/>
          <w:divBdr>
            <w:top w:val="none" w:sz="0" w:space="0" w:color="auto"/>
            <w:left w:val="none" w:sz="0" w:space="0" w:color="auto"/>
            <w:bottom w:val="none" w:sz="0" w:space="0" w:color="auto"/>
            <w:right w:val="none" w:sz="0" w:space="0" w:color="auto"/>
          </w:divBdr>
        </w:div>
        <w:div w:id="139807420">
          <w:marLeft w:val="480"/>
          <w:marRight w:val="0"/>
          <w:marTop w:val="0"/>
          <w:marBottom w:val="0"/>
          <w:divBdr>
            <w:top w:val="none" w:sz="0" w:space="0" w:color="auto"/>
            <w:left w:val="none" w:sz="0" w:space="0" w:color="auto"/>
            <w:bottom w:val="none" w:sz="0" w:space="0" w:color="auto"/>
            <w:right w:val="none" w:sz="0" w:space="0" w:color="auto"/>
          </w:divBdr>
        </w:div>
        <w:div w:id="157384201">
          <w:marLeft w:val="480"/>
          <w:marRight w:val="0"/>
          <w:marTop w:val="0"/>
          <w:marBottom w:val="0"/>
          <w:divBdr>
            <w:top w:val="none" w:sz="0" w:space="0" w:color="auto"/>
            <w:left w:val="none" w:sz="0" w:space="0" w:color="auto"/>
            <w:bottom w:val="none" w:sz="0" w:space="0" w:color="auto"/>
            <w:right w:val="none" w:sz="0" w:space="0" w:color="auto"/>
          </w:divBdr>
        </w:div>
        <w:div w:id="162477927">
          <w:marLeft w:val="480"/>
          <w:marRight w:val="0"/>
          <w:marTop w:val="0"/>
          <w:marBottom w:val="0"/>
          <w:divBdr>
            <w:top w:val="none" w:sz="0" w:space="0" w:color="auto"/>
            <w:left w:val="none" w:sz="0" w:space="0" w:color="auto"/>
            <w:bottom w:val="none" w:sz="0" w:space="0" w:color="auto"/>
            <w:right w:val="none" w:sz="0" w:space="0" w:color="auto"/>
          </w:divBdr>
        </w:div>
        <w:div w:id="163016095">
          <w:marLeft w:val="480"/>
          <w:marRight w:val="0"/>
          <w:marTop w:val="0"/>
          <w:marBottom w:val="0"/>
          <w:divBdr>
            <w:top w:val="none" w:sz="0" w:space="0" w:color="auto"/>
            <w:left w:val="none" w:sz="0" w:space="0" w:color="auto"/>
            <w:bottom w:val="none" w:sz="0" w:space="0" w:color="auto"/>
            <w:right w:val="none" w:sz="0" w:space="0" w:color="auto"/>
          </w:divBdr>
        </w:div>
        <w:div w:id="184641445">
          <w:marLeft w:val="480"/>
          <w:marRight w:val="0"/>
          <w:marTop w:val="0"/>
          <w:marBottom w:val="0"/>
          <w:divBdr>
            <w:top w:val="none" w:sz="0" w:space="0" w:color="auto"/>
            <w:left w:val="none" w:sz="0" w:space="0" w:color="auto"/>
            <w:bottom w:val="none" w:sz="0" w:space="0" w:color="auto"/>
            <w:right w:val="none" w:sz="0" w:space="0" w:color="auto"/>
          </w:divBdr>
        </w:div>
        <w:div w:id="209878382">
          <w:marLeft w:val="480"/>
          <w:marRight w:val="0"/>
          <w:marTop w:val="0"/>
          <w:marBottom w:val="0"/>
          <w:divBdr>
            <w:top w:val="none" w:sz="0" w:space="0" w:color="auto"/>
            <w:left w:val="none" w:sz="0" w:space="0" w:color="auto"/>
            <w:bottom w:val="none" w:sz="0" w:space="0" w:color="auto"/>
            <w:right w:val="none" w:sz="0" w:space="0" w:color="auto"/>
          </w:divBdr>
        </w:div>
        <w:div w:id="234240867">
          <w:marLeft w:val="480"/>
          <w:marRight w:val="0"/>
          <w:marTop w:val="0"/>
          <w:marBottom w:val="0"/>
          <w:divBdr>
            <w:top w:val="none" w:sz="0" w:space="0" w:color="auto"/>
            <w:left w:val="none" w:sz="0" w:space="0" w:color="auto"/>
            <w:bottom w:val="none" w:sz="0" w:space="0" w:color="auto"/>
            <w:right w:val="none" w:sz="0" w:space="0" w:color="auto"/>
          </w:divBdr>
        </w:div>
        <w:div w:id="253169611">
          <w:marLeft w:val="480"/>
          <w:marRight w:val="0"/>
          <w:marTop w:val="0"/>
          <w:marBottom w:val="0"/>
          <w:divBdr>
            <w:top w:val="none" w:sz="0" w:space="0" w:color="auto"/>
            <w:left w:val="none" w:sz="0" w:space="0" w:color="auto"/>
            <w:bottom w:val="none" w:sz="0" w:space="0" w:color="auto"/>
            <w:right w:val="none" w:sz="0" w:space="0" w:color="auto"/>
          </w:divBdr>
        </w:div>
        <w:div w:id="266157633">
          <w:marLeft w:val="480"/>
          <w:marRight w:val="0"/>
          <w:marTop w:val="0"/>
          <w:marBottom w:val="0"/>
          <w:divBdr>
            <w:top w:val="none" w:sz="0" w:space="0" w:color="auto"/>
            <w:left w:val="none" w:sz="0" w:space="0" w:color="auto"/>
            <w:bottom w:val="none" w:sz="0" w:space="0" w:color="auto"/>
            <w:right w:val="none" w:sz="0" w:space="0" w:color="auto"/>
          </w:divBdr>
        </w:div>
        <w:div w:id="298924543">
          <w:marLeft w:val="480"/>
          <w:marRight w:val="0"/>
          <w:marTop w:val="0"/>
          <w:marBottom w:val="0"/>
          <w:divBdr>
            <w:top w:val="none" w:sz="0" w:space="0" w:color="auto"/>
            <w:left w:val="none" w:sz="0" w:space="0" w:color="auto"/>
            <w:bottom w:val="none" w:sz="0" w:space="0" w:color="auto"/>
            <w:right w:val="none" w:sz="0" w:space="0" w:color="auto"/>
          </w:divBdr>
        </w:div>
        <w:div w:id="331682009">
          <w:marLeft w:val="480"/>
          <w:marRight w:val="0"/>
          <w:marTop w:val="0"/>
          <w:marBottom w:val="0"/>
          <w:divBdr>
            <w:top w:val="none" w:sz="0" w:space="0" w:color="auto"/>
            <w:left w:val="none" w:sz="0" w:space="0" w:color="auto"/>
            <w:bottom w:val="none" w:sz="0" w:space="0" w:color="auto"/>
            <w:right w:val="none" w:sz="0" w:space="0" w:color="auto"/>
          </w:divBdr>
        </w:div>
        <w:div w:id="346755504">
          <w:marLeft w:val="480"/>
          <w:marRight w:val="0"/>
          <w:marTop w:val="0"/>
          <w:marBottom w:val="0"/>
          <w:divBdr>
            <w:top w:val="none" w:sz="0" w:space="0" w:color="auto"/>
            <w:left w:val="none" w:sz="0" w:space="0" w:color="auto"/>
            <w:bottom w:val="none" w:sz="0" w:space="0" w:color="auto"/>
            <w:right w:val="none" w:sz="0" w:space="0" w:color="auto"/>
          </w:divBdr>
        </w:div>
        <w:div w:id="377319915">
          <w:marLeft w:val="480"/>
          <w:marRight w:val="0"/>
          <w:marTop w:val="0"/>
          <w:marBottom w:val="0"/>
          <w:divBdr>
            <w:top w:val="none" w:sz="0" w:space="0" w:color="auto"/>
            <w:left w:val="none" w:sz="0" w:space="0" w:color="auto"/>
            <w:bottom w:val="none" w:sz="0" w:space="0" w:color="auto"/>
            <w:right w:val="none" w:sz="0" w:space="0" w:color="auto"/>
          </w:divBdr>
        </w:div>
        <w:div w:id="508715641">
          <w:marLeft w:val="480"/>
          <w:marRight w:val="0"/>
          <w:marTop w:val="0"/>
          <w:marBottom w:val="0"/>
          <w:divBdr>
            <w:top w:val="none" w:sz="0" w:space="0" w:color="auto"/>
            <w:left w:val="none" w:sz="0" w:space="0" w:color="auto"/>
            <w:bottom w:val="none" w:sz="0" w:space="0" w:color="auto"/>
            <w:right w:val="none" w:sz="0" w:space="0" w:color="auto"/>
          </w:divBdr>
        </w:div>
        <w:div w:id="515269409">
          <w:marLeft w:val="480"/>
          <w:marRight w:val="0"/>
          <w:marTop w:val="0"/>
          <w:marBottom w:val="0"/>
          <w:divBdr>
            <w:top w:val="none" w:sz="0" w:space="0" w:color="auto"/>
            <w:left w:val="none" w:sz="0" w:space="0" w:color="auto"/>
            <w:bottom w:val="none" w:sz="0" w:space="0" w:color="auto"/>
            <w:right w:val="none" w:sz="0" w:space="0" w:color="auto"/>
          </w:divBdr>
        </w:div>
        <w:div w:id="542400806">
          <w:marLeft w:val="480"/>
          <w:marRight w:val="0"/>
          <w:marTop w:val="0"/>
          <w:marBottom w:val="0"/>
          <w:divBdr>
            <w:top w:val="none" w:sz="0" w:space="0" w:color="auto"/>
            <w:left w:val="none" w:sz="0" w:space="0" w:color="auto"/>
            <w:bottom w:val="none" w:sz="0" w:space="0" w:color="auto"/>
            <w:right w:val="none" w:sz="0" w:space="0" w:color="auto"/>
          </w:divBdr>
        </w:div>
        <w:div w:id="588928813">
          <w:marLeft w:val="480"/>
          <w:marRight w:val="0"/>
          <w:marTop w:val="0"/>
          <w:marBottom w:val="0"/>
          <w:divBdr>
            <w:top w:val="none" w:sz="0" w:space="0" w:color="auto"/>
            <w:left w:val="none" w:sz="0" w:space="0" w:color="auto"/>
            <w:bottom w:val="none" w:sz="0" w:space="0" w:color="auto"/>
            <w:right w:val="none" w:sz="0" w:space="0" w:color="auto"/>
          </w:divBdr>
        </w:div>
        <w:div w:id="629895198">
          <w:marLeft w:val="480"/>
          <w:marRight w:val="0"/>
          <w:marTop w:val="0"/>
          <w:marBottom w:val="0"/>
          <w:divBdr>
            <w:top w:val="none" w:sz="0" w:space="0" w:color="auto"/>
            <w:left w:val="none" w:sz="0" w:space="0" w:color="auto"/>
            <w:bottom w:val="none" w:sz="0" w:space="0" w:color="auto"/>
            <w:right w:val="none" w:sz="0" w:space="0" w:color="auto"/>
          </w:divBdr>
        </w:div>
        <w:div w:id="656374767">
          <w:marLeft w:val="480"/>
          <w:marRight w:val="0"/>
          <w:marTop w:val="0"/>
          <w:marBottom w:val="0"/>
          <w:divBdr>
            <w:top w:val="none" w:sz="0" w:space="0" w:color="auto"/>
            <w:left w:val="none" w:sz="0" w:space="0" w:color="auto"/>
            <w:bottom w:val="none" w:sz="0" w:space="0" w:color="auto"/>
            <w:right w:val="none" w:sz="0" w:space="0" w:color="auto"/>
          </w:divBdr>
        </w:div>
        <w:div w:id="666252606">
          <w:marLeft w:val="480"/>
          <w:marRight w:val="0"/>
          <w:marTop w:val="0"/>
          <w:marBottom w:val="0"/>
          <w:divBdr>
            <w:top w:val="none" w:sz="0" w:space="0" w:color="auto"/>
            <w:left w:val="none" w:sz="0" w:space="0" w:color="auto"/>
            <w:bottom w:val="none" w:sz="0" w:space="0" w:color="auto"/>
            <w:right w:val="none" w:sz="0" w:space="0" w:color="auto"/>
          </w:divBdr>
        </w:div>
        <w:div w:id="678699038">
          <w:marLeft w:val="480"/>
          <w:marRight w:val="0"/>
          <w:marTop w:val="0"/>
          <w:marBottom w:val="0"/>
          <w:divBdr>
            <w:top w:val="none" w:sz="0" w:space="0" w:color="auto"/>
            <w:left w:val="none" w:sz="0" w:space="0" w:color="auto"/>
            <w:bottom w:val="none" w:sz="0" w:space="0" w:color="auto"/>
            <w:right w:val="none" w:sz="0" w:space="0" w:color="auto"/>
          </w:divBdr>
        </w:div>
        <w:div w:id="700938480">
          <w:marLeft w:val="480"/>
          <w:marRight w:val="0"/>
          <w:marTop w:val="0"/>
          <w:marBottom w:val="0"/>
          <w:divBdr>
            <w:top w:val="none" w:sz="0" w:space="0" w:color="auto"/>
            <w:left w:val="none" w:sz="0" w:space="0" w:color="auto"/>
            <w:bottom w:val="none" w:sz="0" w:space="0" w:color="auto"/>
            <w:right w:val="none" w:sz="0" w:space="0" w:color="auto"/>
          </w:divBdr>
        </w:div>
        <w:div w:id="757365660">
          <w:marLeft w:val="480"/>
          <w:marRight w:val="0"/>
          <w:marTop w:val="0"/>
          <w:marBottom w:val="0"/>
          <w:divBdr>
            <w:top w:val="none" w:sz="0" w:space="0" w:color="auto"/>
            <w:left w:val="none" w:sz="0" w:space="0" w:color="auto"/>
            <w:bottom w:val="none" w:sz="0" w:space="0" w:color="auto"/>
            <w:right w:val="none" w:sz="0" w:space="0" w:color="auto"/>
          </w:divBdr>
        </w:div>
        <w:div w:id="788819385">
          <w:marLeft w:val="480"/>
          <w:marRight w:val="0"/>
          <w:marTop w:val="0"/>
          <w:marBottom w:val="0"/>
          <w:divBdr>
            <w:top w:val="none" w:sz="0" w:space="0" w:color="auto"/>
            <w:left w:val="none" w:sz="0" w:space="0" w:color="auto"/>
            <w:bottom w:val="none" w:sz="0" w:space="0" w:color="auto"/>
            <w:right w:val="none" w:sz="0" w:space="0" w:color="auto"/>
          </w:divBdr>
        </w:div>
        <w:div w:id="805121557">
          <w:marLeft w:val="480"/>
          <w:marRight w:val="0"/>
          <w:marTop w:val="0"/>
          <w:marBottom w:val="0"/>
          <w:divBdr>
            <w:top w:val="none" w:sz="0" w:space="0" w:color="auto"/>
            <w:left w:val="none" w:sz="0" w:space="0" w:color="auto"/>
            <w:bottom w:val="none" w:sz="0" w:space="0" w:color="auto"/>
            <w:right w:val="none" w:sz="0" w:space="0" w:color="auto"/>
          </w:divBdr>
        </w:div>
        <w:div w:id="807863947">
          <w:marLeft w:val="480"/>
          <w:marRight w:val="0"/>
          <w:marTop w:val="0"/>
          <w:marBottom w:val="0"/>
          <w:divBdr>
            <w:top w:val="none" w:sz="0" w:space="0" w:color="auto"/>
            <w:left w:val="none" w:sz="0" w:space="0" w:color="auto"/>
            <w:bottom w:val="none" w:sz="0" w:space="0" w:color="auto"/>
            <w:right w:val="none" w:sz="0" w:space="0" w:color="auto"/>
          </w:divBdr>
        </w:div>
        <w:div w:id="911310015">
          <w:marLeft w:val="480"/>
          <w:marRight w:val="0"/>
          <w:marTop w:val="0"/>
          <w:marBottom w:val="0"/>
          <w:divBdr>
            <w:top w:val="none" w:sz="0" w:space="0" w:color="auto"/>
            <w:left w:val="none" w:sz="0" w:space="0" w:color="auto"/>
            <w:bottom w:val="none" w:sz="0" w:space="0" w:color="auto"/>
            <w:right w:val="none" w:sz="0" w:space="0" w:color="auto"/>
          </w:divBdr>
        </w:div>
        <w:div w:id="918910128">
          <w:marLeft w:val="480"/>
          <w:marRight w:val="0"/>
          <w:marTop w:val="0"/>
          <w:marBottom w:val="0"/>
          <w:divBdr>
            <w:top w:val="none" w:sz="0" w:space="0" w:color="auto"/>
            <w:left w:val="none" w:sz="0" w:space="0" w:color="auto"/>
            <w:bottom w:val="none" w:sz="0" w:space="0" w:color="auto"/>
            <w:right w:val="none" w:sz="0" w:space="0" w:color="auto"/>
          </w:divBdr>
        </w:div>
        <w:div w:id="922686596">
          <w:marLeft w:val="480"/>
          <w:marRight w:val="0"/>
          <w:marTop w:val="0"/>
          <w:marBottom w:val="0"/>
          <w:divBdr>
            <w:top w:val="none" w:sz="0" w:space="0" w:color="auto"/>
            <w:left w:val="none" w:sz="0" w:space="0" w:color="auto"/>
            <w:bottom w:val="none" w:sz="0" w:space="0" w:color="auto"/>
            <w:right w:val="none" w:sz="0" w:space="0" w:color="auto"/>
          </w:divBdr>
        </w:div>
        <w:div w:id="931817701">
          <w:marLeft w:val="480"/>
          <w:marRight w:val="0"/>
          <w:marTop w:val="0"/>
          <w:marBottom w:val="0"/>
          <w:divBdr>
            <w:top w:val="none" w:sz="0" w:space="0" w:color="auto"/>
            <w:left w:val="none" w:sz="0" w:space="0" w:color="auto"/>
            <w:bottom w:val="none" w:sz="0" w:space="0" w:color="auto"/>
            <w:right w:val="none" w:sz="0" w:space="0" w:color="auto"/>
          </w:divBdr>
        </w:div>
        <w:div w:id="934704298">
          <w:marLeft w:val="480"/>
          <w:marRight w:val="0"/>
          <w:marTop w:val="0"/>
          <w:marBottom w:val="0"/>
          <w:divBdr>
            <w:top w:val="none" w:sz="0" w:space="0" w:color="auto"/>
            <w:left w:val="none" w:sz="0" w:space="0" w:color="auto"/>
            <w:bottom w:val="none" w:sz="0" w:space="0" w:color="auto"/>
            <w:right w:val="none" w:sz="0" w:space="0" w:color="auto"/>
          </w:divBdr>
        </w:div>
        <w:div w:id="966396444">
          <w:marLeft w:val="480"/>
          <w:marRight w:val="0"/>
          <w:marTop w:val="0"/>
          <w:marBottom w:val="0"/>
          <w:divBdr>
            <w:top w:val="none" w:sz="0" w:space="0" w:color="auto"/>
            <w:left w:val="none" w:sz="0" w:space="0" w:color="auto"/>
            <w:bottom w:val="none" w:sz="0" w:space="0" w:color="auto"/>
            <w:right w:val="none" w:sz="0" w:space="0" w:color="auto"/>
          </w:divBdr>
        </w:div>
        <w:div w:id="985281990">
          <w:marLeft w:val="480"/>
          <w:marRight w:val="0"/>
          <w:marTop w:val="0"/>
          <w:marBottom w:val="0"/>
          <w:divBdr>
            <w:top w:val="none" w:sz="0" w:space="0" w:color="auto"/>
            <w:left w:val="none" w:sz="0" w:space="0" w:color="auto"/>
            <w:bottom w:val="none" w:sz="0" w:space="0" w:color="auto"/>
            <w:right w:val="none" w:sz="0" w:space="0" w:color="auto"/>
          </w:divBdr>
        </w:div>
        <w:div w:id="1094862590">
          <w:marLeft w:val="480"/>
          <w:marRight w:val="0"/>
          <w:marTop w:val="0"/>
          <w:marBottom w:val="0"/>
          <w:divBdr>
            <w:top w:val="none" w:sz="0" w:space="0" w:color="auto"/>
            <w:left w:val="none" w:sz="0" w:space="0" w:color="auto"/>
            <w:bottom w:val="none" w:sz="0" w:space="0" w:color="auto"/>
            <w:right w:val="none" w:sz="0" w:space="0" w:color="auto"/>
          </w:divBdr>
        </w:div>
        <w:div w:id="1106189894">
          <w:marLeft w:val="480"/>
          <w:marRight w:val="0"/>
          <w:marTop w:val="0"/>
          <w:marBottom w:val="0"/>
          <w:divBdr>
            <w:top w:val="none" w:sz="0" w:space="0" w:color="auto"/>
            <w:left w:val="none" w:sz="0" w:space="0" w:color="auto"/>
            <w:bottom w:val="none" w:sz="0" w:space="0" w:color="auto"/>
            <w:right w:val="none" w:sz="0" w:space="0" w:color="auto"/>
          </w:divBdr>
        </w:div>
        <w:div w:id="1109660945">
          <w:marLeft w:val="480"/>
          <w:marRight w:val="0"/>
          <w:marTop w:val="0"/>
          <w:marBottom w:val="0"/>
          <w:divBdr>
            <w:top w:val="none" w:sz="0" w:space="0" w:color="auto"/>
            <w:left w:val="none" w:sz="0" w:space="0" w:color="auto"/>
            <w:bottom w:val="none" w:sz="0" w:space="0" w:color="auto"/>
            <w:right w:val="none" w:sz="0" w:space="0" w:color="auto"/>
          </w:divBdr>
        </w:div>
        <w:div w:id="1119686856">
          <w:marLeft w:val="480"/>
          <w:marRight w:val="0"/>
          <w:marTop w:val="0"/>
          <w:marBottom w:val="0"/>
          <w:divBdr>
            <w:top w:val="none" w:sz="0" w:space="0" w:color="auto"/>
            <w:left w:val="none" w:sz="0" w:space="0" w:color="auto"/>
            <w:bottom w:val="none" w:sz="0" w:space="0" w:color="auto"/>
            <w:right w:val="none" w:sz="0" w:space="0" w:color="auto"/>
          </w:divBdr>
        </w:div>
        <w:div w:id="1132407879">
          <w:marLeft w:val="480"/>
          <w:marRight w:val="0"/>
          <w:marTop w:val="0"/>
          <w:marBottom w:val="0"/>
          <w:divBdr>
            <w:top w:val="none" w:sz="0" w:space="0" w:color="auto"/>
            <w:left w:val="none" w:sz="0" w:space="0" w:color="auto"/>
            <w:bottom w:val="none" w:sz="0" w:space="0" w:color="auto"/>
            <w:right w:val="none" w:sz="0" w:space="0" w:color="auto"/>
          </w:divBdr>
        </w:div>
        <w:div w:id="1171874743">
          <w:marLeft w:val="480"/>
          <w:marRight w:val="0"/>
          <w:marTop w:val="0"/>
          <w:marBottom w:val="0"/>
          <w:divBdr>
            <w:top w:val="none" w:sz="0" w:space="0" w:color="auto"/>
            <w:left w:val="none" w:sz="0" w:space="0" w:color="auto"/>
            <w:bottom w:val="none" w:sz="0" w:space="0" w:color="auto"/>
            <w:right w:val="none" w:sz="0" w:space="0" w:color="auto"/>
          </w:divBdr>
        </w:div>
        <w:div w:id="1176000384">
          <w:marLeft w:val="480"/>
          <w:marRight w:val="0"/>
          <w:marTop w:val="0"/>
          <w:marBottom w:val="0"/>
          <w:divBdr>
            <w:top w:val="none" w:sz="0" w:space="0" w:color="auto"/>
            <w:left w:val="none" w:sz="0" w:space="0" w:color="auto"/>
            <w:bottom w:val="none" w:sz="0" w:space="0" w:color="auto"/>
            <w:right w:val="none" w:sz="0" w:space="0" w:color="auto"/>
          </w:divBdr>
        </w:div>
        <w:div w:id="1179543652">
          <w:marLeft w:val="480"/>
          <w:marRight w:val="0"/>
          <w:marTop w:val="0"/>
          <w:marBottom w:val="0"/>
          <w:divBdr>
            <w:top w:val="none" w:sz="0" w:space="0" w:color="auto"/>
            <w:left w:val="none" w:sz="0" w:space="0" w:color="auto"/>
            <w:bottom w:val="none" w:sz="0" w:space="0" w:color="auto"/>
            <w:right w:val="none" w:sz="0" w:space="0" w:color="auto"/>
          </w:divBdr>
        </w:div>
        <w:div w:id="1320383760">
          <w:marLeft w:val="480"/>
          <w:marRight w:val="0"/>
          <w:marTop w:val="0"/>
          <w:marBottom w:val="0"/>
          <w:divBdr>
            <w:top w:val="none" w:sz="0" w:space="0" w:color="auto"/>
            <w:left w:val="none" w:sz="0" w:space="0" w:color="auto"/>
            <w:bottom w:val="none" w:sz="0" w:space="0" w:color="auto"/>
            <w:right w:val="none" w:sz="0" w:space="0" w:color="auto"/>
          </w:divBdr>
        </w:div>
        <w:div w:id="1323117681">
          <w:marLeft w:val="480"/>
          <w:marRight w:val="0"/>
          <w:marTop w:val="0"/>
          <w:marBottom w:val="0"/>
          <w:divBdr>
            <w:top w:val="none" w:sz="0" w:space="0" w:color="auto"/>
            <w:left w:val="none" w:sz="0" w:space="0" w:color="auto"/>
            <w:bottom w:val="none" w:sz="0" w:space="0" w:color="auto"/>
            <w:right w:val="none" w:sz="0" w:space="0" w:color="auto"/>
          </w:divBdr>
        </w:div>
        <w:div w:id="1342590119">
          <w:marLeft w:val="480"/>
          <w:marRight w:val="0"/>
          <w:marTop w:val="0"/>
          <w:marBottom w:val="0"/>
          <w:divBdr>
            <w:top w:val="none" w:sz="0" w:space="0" w:color="auto"/>
            <w:left w:val="none" w:sz="0" w:space="0" w:color="auto"/>
            <w:bottom w:val="none" w:sz="0" w:space="0" w:color="auto"/>
            <w:right w:val="none" w:sz="0" w:space="0" w:color="auto"/>
          </w:divBdr>
        </w:div>
        <w:div w:id="1391348529">
          <w:marLeft w:val="480"/>
          <w:marRight w:val="0"/>
          <w:marTop w:val="0"/>
          <w:marBottom w:val="0"/>
          <w:divBdr>
            <w:top w:val="none" w:sz="0" w:space="0" w:color="auto"/>
            <w:left w:val="none" w:sz="0" w:space="0" w:color="auto"/>
            <w:bottom w:val="none" w:sz="0" w:space="0" w:color="auto"/>
            <w:right w:val="none" w:sz="0" w:space="0" w:color="auto"/>
          </w:divBdr>
        </w:div>
        <w:div w:id="1400786706">
          <w:marLeft w:val="480"/>
          <w:marRight w:val="0"/>
          <w:marTop w:val="0"/>
          <w:marBottom w:val="0"/>
          <w:divBdr>
            <w:top w:val="none" w:sz="0" w:space="0" w:color="auto"/>
            <w:left w:val="none" w:sz="0" w:space="0" w:color="auto"/>
            <w:bottom w:val="none" w:sz="0" w:space="0" w:color="auto"/>
            <w:right w:val="none" w:sz="0" w:space="0" w:color="auto"/>
          </w:divBdr>
        </w:div>
        <w:div w:id="1419208072">
          <w:marLeft w:val="480"/>
          <w:marRight w:val="0"/>
          <w:marTop w:val="0"/>
          <w:marBottom w:val="0"/>
          <w:divBdr>
            <w:top w:val="none" w:sz="0" w:space="0" w:color="auto"/>
            <w:left w:val="none" w:sz="0" w:space="0" w:color="auto"/>
            <w:bottom w:val="none" w:sz="0" w:space="0" w:color="auto"/>
            <w:right w:val="none" w:sz="0" w:space="0" w:color="auto"/>
          </w:divBdr>
        </w:div>
        <w:div w:id="1438712778">
          <w:marLeft w:val="480"/>
          <w:marRight w:val="0"/>
          <w:marTop w:val="0"/>
          <w:marBottom w:val="0"/>
          <w:divBdr>
            <w:top w:val="none" w:sz="0" w:space="0" w:color="auto"/>
            <w:left w:val="none" w:sz="0" w:space="0" w:color="auto"/>
            <w:bottom w:val="none" w:sz="0" w:space="0" w:color="auto"/>
            <w:right w:val="none" w:sz="0" w:space="0" w:color="auto"/>
          </w:divBdr>
        </w:div>
        <w:div w:id="1443450968">
          <w:marLeft w:val="480"/>
          <w:marRight w:val="0"/>
          <w:marTop w:val="0"/>
          <w:marBottom w:val="0"/>
          <w:divBdr>
            <w:top w:val="none" w:sz="0" w:space="0" w:color="auto"/>
            <w:left w:val="none" w:sz="0" w:space="0" w:color="auto"/>
            <w:bottom w:val="none" w:sz="0" w:space="0" w:color="auto"/>
            <w:right w:val="none" w:sz="0" w:space="0" w:color="auto"/>
          </w:divBdr>
        </w:div>
        <w:div w:id="1468934570">
          <w:marLeft w:val="480"/>
          <w:marRight w:val="0"/>
          <w:marTop w:val="0"/>
          <w:marBottom w:val="0"/>
          <w:divBdr>
            <w:top w:val="none" w:sz="0" w:space="0" w:color="auto"/>
            <w:left w:val="none" w:sz="0" w:space="0" w:color="auto"/>
            <w:bottom w:val="none" w:sz="0" w:space="0" w:color="auto"/>
            <w:right w:val="none" w:sz="0" w:space="0" w:color="auto"/>
          </w:divBdr>
        </w:div>
        <w:div w:id="1469321602">
          <w:marLeft w:val="480"/>
          <w:marRight w:val="0"/>
          <w:marTop w:val="0"/>
          <w:marBottom w:val="0"/>
          <w:divBdr>
            <w:top w:val="none" w:sz="0" w:space="0" w:color="auto"/>
            <w:left w:val="none" w:sz="0" w:space="0" w:color="auto"/>
            <w:bottom w:val="none" w:sz="0" w:space="0" w:color="auto"/>
            <w:right w:val="none" w:sz="0" w:space="0" w:color="auto"/>
          </w:divBdr>
        </w:div>
        <w:div w:id="1482190779">
          <w:marLeft w:val="480"/>
          <w:marRight w:val="0"/>
          <w:marTop w:val="0"/>
          <w:marBottom w:val="0"/>
          <w:divBdr>
            <w:top w:val="none" w:sz="0" w:space="0" w:color="auto"/>
            <w:left w:val="none" w:sz="0" w:space="0" w:color="auto"/>
            <w:bottom w:val="none" w:sz="0" w:space="0" w:color="auto"/>
            <w:right w:val="none" w:sz="0" w:space="0" w:color="auto"/>
          </w:divBdr>
        </w:div>
        <w:div w:id="1498961277">
          <w:marLeft w:val="480"/>
          <w:marRight w:val="0"/>
          <w:marTop w:val="0"/>
          <w:marBottom w:val="0"/>
          <w:divBdr>
            <w:top w:val="none" w:sz="0" w:space="0" w:color="auto"/>
            <w:left w:val="none" w:sz="0" w:space="0" w:color="auto"/>
            <w:bottom w:val="none" w:sz="0" w:space="0" w:color="auto"/>
            <w:right w:val="none" w:sz="0" w:space="0" w:color="auto"/>
          </w:divBdr>
        </w:div>
        <w:div w:id="1566841066">
          <w:marLeft w:val="480"/>
          <w:marRight w:val="0"/>
          <w:marTop w:val="0"/>
          <w:marBottom w:val="0"/>
          <w:divBdr>
            <w:top w:val="none" w:sz="0" w:space="0" w:color="auto"/>
            <w:left w:val="none" w:sz="0" w:space="0" w:color="auto"/>
            <w:bottom w:val="none" w:sz="0" w:space="0" w:color="auto"/>
            <w:right w:val="none" w:sz="0" w:space="0" w:color="auto"/>
          </w:divBdr>
        </w:div>
        <w:div w:id="1567229466">
          <w:marLeft w:val="480"/>
          <w:marRight w:val="0"/>
          <w:marTop w:val="0"/>
          <w:marBottom w:val="0"/>
          <w:divBdr>
            <w:top w:val="none" w:sz="0" w:space="0" w:color="auto"/>
            <w:left w:val="none" w:sz="0" w:space="0" w:color="auto"/>
            <w:bottom w:val="none" w:sz="0" w:space="0" w:color="auto"/>
            <w:right w:val="none" w:sz="0" w:space="0" w:color="auto"/>
          </w:divBdr>
        </w:div>
        <w:div w:id="1576432309">
          <w:marLeft w:val="480"/>
          <w:marRight w:val="0"/>
          <w:marTop w:val="0"/>
          <w:marBottom w:val="0"/>
          <w:divBdr>
            <w:top w:val="none" w:sz="0" w:space="0" w:color="auto"/>
            <w:left w:val="none" w:sz="0" w:space="0" w:color="auto"/>
            <w:bottom w:val="none" w:sz="0" w:space="0" w:color="auto"/>
            <w:right w:val="none" w:sz="0" w:space="0" w:color="auto"/>
          </w:divBdr>
        </w:div>
        <w:div w:id="1594122405">
          <w:marLeft w:val="480"/>
          <w:marRight w:val="0"/>
          <w:marTop w:val="0"/>
          <w:marBottom w:val="0"/>
          <w:divBdr>
            <w:top w:val="none" w:sz="0" w:space="0" w:color="auto"/>
            <w:left w:val="none" w:sz="0" w:space="0" w:color="auto"/>
            <w:bottom w:val="none" w:sz="0" w:space="0" w:color="auto"/>
            <w:right w:val="none" w:sz="0" w:space="0" w:color="auto"/>
          </w:divBdr>
        </w:div>
        <w:div w:id="1636132869">
          <w:marLeft w:val="480"/>
          <w:marRight w:val="0"/>
          <w:marTop w:val="0"/>
          <w:marBottom w:val="0"/>
          <w:divBdr>
            <w:top w:val="none" w:sz="0" w:space="0" w:color="auto"/>
            <w:left w:val="none" w:sz="0" w:space="0" w:color="auto"/>
            <w:bottom w:val="none" w:sz="0" w:space="0" w:color="auto"/>
            <w:right w:val="none" w:sz="0" w:space="0" w:color="auto"/>
          </w:divBdr>
        </w:div>
        <w:div w:id="1642731350">
          <w:marLeft w:val="480"/>
          <w:marRight w:val="0"/>
          <w:marTop w:val="0"/>
          <w:marBottom w:val="0"/>
          <w:divBdr>
            <w:top w:val="none" w:sz="0" w:space="0" w:color="auto"/>
            <w:left w:val="none" w:sz="0" w:space="0" w:color="auto"/>
            <w:bottom w:val="none" w:sz="0" w:space="0" w:color="auto"/>
            <w:right w:val="none" w:sz="0" w:space="0" w:color="auto"/>
          </w:divBdr>
        </w:div>
        <w:div w:id="1663704728">
          <w:marLeft w:val="480"/>
          <w:marRight w:val="0"/>
          <w:marTop w:val="0"/>
          <w:marBottom w:val="0"/>
          <w:divBdr>
            <w:top w:val="none" w:sz="0" w:space="0" w:color="auto"/>
            <w:left w:val="none" w:sz="0" w:space="0" w:color="auto"/>
            <w:bottom w:val="none" w:sz="0" w:space="0" w:color="auto"/>
            <w:right w:val="none" w:sz="0" w:space="0" w:color="auto"/>
          </w:divBdr>
        </w:div>
        <w:div w:id="1688754189">
          <w:marLeft w:val="480"/>
          <w:marRight w:val="0"/>
          <w:marTop w:val="0"/>
          <w:marBottom w:val="0"/>
          <w:divBdr>
            <w:top w:val="none" w:sz="0" w:space="0" w:color="auto"/>
            <w:left w:val="none" w:sz="0" w:space="0" w:color="auto"/>
            <w:bottom w:val="none" w:sz="0" w:space="0" w:color="auto"/>
            <w:right w:val="none" w:sz="0" w:space="0" w:color="auto"/>
          </w:divBdr>
        </w:div>
        <w:div w:id="1717779436">
          <w:marLeft w:val="480"/>
          <w:marRight w:val="0"/>
          <w:marTop w:val="0"/>
          <w:marBottom w:val="0"/>
          <w:divBdr>
            <w:top w:val="none" w:sz="0" w:space="0" w:color="auto"/>
            <w:left w:val="none" w:sz="0" w:space="0" w:color="auto"/>
            <w:bottom w:val="none" w:sz="0" w:space="0" w:color="auto"/>
            <w:right w:val="none" w:sz="0" w:space="0" w:color="auto"/>
          </w:divBdr>
        </w:div>
        <w:div w:id="1727796681">
          <w:marLeft w:val="480"/>
          <w:marRight w:val="0"/>
          <w:marTop w:val="0"/>
          <w:marBottom w:val="0"/>
          <w:divBdr>
            <w:top w:val="none" w:sz="0" w:space="0" w:color="auto"/>
            <w:left w:val="none" w:sz="0" w:space="0" w:color="auto"/>
            <w:bottom w:val="none" w:sz="0" w:space="0" w:color="auto"/>
            <w:right w:val="none" w:sz="0" w:space="0" w:color="auto"/>
          </w:divBdr>
        </w:div>
        <w:div w:id="1745184262">
          <w:marLeft w:val="480"/>
          <w:marRight w:val="0"/>
          <w:marTop w:val="0"/>
          <w:marBottom w:val="0"/>
          <w:divBdr>
            <w:top w:val="none" w:sz="0" w:space="0" w:color="auto"/>
            <w:left w:val="none" w:sz="0" w:space="0" w:color="auto"/>
            <w:bottom w:val="none" w:sz="0" w:space="0" w:color="auto"/>
            <w:right w:val="none" w:sz="0" w:space="0" w:color="auto"/>
          </w:divBdr>
        </w:div>
        <w:div w:id="1758791467">
          <w:marLeft w:val="480"/>
          <w:marRight w:val="0"/>
          <w:marTop w:val="0"/>
          <w:marBottom w:val="0"/>
          <w:divBdr>
            <w:top w:val="none" w:sz="0" w:space="0" w:color="auto"/>
            <w:left w:val="none" w:sz="0" w:space="0" w:color="auto"/>
            <w:bottom w:val="none" w:sz="0" w:space="0" w:color="auto"/>
            <w:right w:val="none" w:sz="0" w:space="0" w:color="auto"/>
          </w:divBdr>
        </w:div>
        <w:div w:id="1758869400">
          <w:marLeft w:val="480"/>
          <w:marRight w:val="0"/>
          <w:marTop w:val="0"/>
          <w:marBottom w:val="0"/>
          <w:divBdr>
            <w:top w:val="none" w:sz="0" w:space="0" w:color="auto"/>
            <w:left w:val="none" w:sz="0" w:space="0" w:color="auto"/>
            <w:bottom w:val="none" w:sz="0" w:space="0" w:color="auto"/>
            <w:right w:val="none" w:sz="0" w:space="0" w:color="auto"/>
          </w:divBdr>
        </w:div>
        <w:div w:id="1762606045">
          <w:marLeft w:val="480"/>
          <w:marRight w:val="0"/>
          <w:marTop w:val="0"/>
          <w:marBottom w:val="0"/>
          <w:divBdr>
            <w:top w:val="none" w:sz="0" w:space="0" w:color="auto"/>
            <w:left w:val="none" w:sz="0" w:space="0" w:color="auto"/>
            <w:bottom w:val="none" w:sz="0" w:space="0" w:color="auto"/>
            <w:right w:val="none" w:sz="0" w:space="0" w:color="auto"/>
          </w:divBdr>
        </w:div>
        <w:div w:id="1772505893">
          <w:marLeft w:val="480"/>
          <w:marRight w:val="0"/>
          <w:marTop w:val="0"/>
          <w:marBottom w:val="0"/>
          <w:divBdr>
            <w:top w:val="none" w:sz="0" w:space="0" w:color="auto"/>
            <w:left w:val="none" w:sz="0" w:space="0" w:color="auto"/>
            <w:bottom w:val="none" w:sz="0" w:space="0" w:color="auto"/>
            <w:right w:val="none" w:sz="0" w:space="0" w:color="auto"/>
          </w:divBdr>
        </w:div>
        <w:div w:id="1824346712">
          <w:marLeft w:val="480"/>
          <w:marRight w:val="0"/>
          <w:marTop w:val="0"/>
          <w:marBottom w:val="0"/>
          <w:divBdr>
            <w:top w:val="none" w:sz="0" w:space="0" w:color="auto"/>
            <w:left w:val="none" w:sz="0" w:space="0" w:color="auto"/>
            <w:bottom w:val="none" w:sz="0" w:space="0" w:color="auto"/>
            <w:right w:val="none" w:sz="0" w:space="0" w:color="auto"/>
          </w:divBdr>
        </w:div>
        <w:div w:id="1846360050">
          <w:marLeft w:val="480"/>
          <w:marRight w:val="0"/>
          <w:marTop w:val="0"/>
          <w:marBottom w:val="0"/>
          <w:divBdr>
            <w:top w:val="none" w:sz="0" w:space="0" w:color="auto"/>
            <w:left w:val="none" w:sz="0" w:space="0" w:color="auto"/>
            <w:bottom w:val="none" w:sz="0" w:space="0" w:color="auto"/>
            <w:right w:val="none" w:sz="0" w:space="0" w:color="auto"/>
          </w:divBdr>
        </w:div>
        <w:div w:id="1917546161">
          <w:marLeft w:val="480"/>
          <w:marRight w:val="0"/>
          <w:marTop w:val="0"/>
          <w:marBottom w:val="0"/>
          <w:divBdr>
            <w:top w:val="none" w:sz="0" w:space="0" w:color="auto"/>
            <w:left w:val="none" w:sz="0" w:space="0" w:color="auto"/>
            <w:bottom w:val="none" w:sz="0" w:space="0" w:color="auto"/>
            <w:right w:val="none" w:sz="0" w:space="0" w:color="auto"/>
          </w:divBdr>
        </w:div>
        <w:div w:id="1935554257">
          <w:marLeft w:val="480"/>
          <w:marRight w:val="0"/>
          <w:marTop w:val="0"/>
          <w:marBottom w:val="0"/>
          <w:divBdr>
            <w:top w:val="none" w:sz="0" w:space="0" w:color="auto"/>
            <w:left w:val="none" w:sz="0" w:space="0" w:color="auto"/>
            <w:bottom w:val="none" w:sz="0" w:space="0" w:color="auto"/>
            <w:right w:val="none" w:sz="0" w:space="0" w:color="auto"/>
          </w:divBdr>
        </w:div>
        <w:div w:id="1936401004">
          <w:marLeft w:val="480"/>
          <w:marRight w:val="0"/>
          <w:marTop w:val="0"/>
          <w:marBottom w:val="0"/>
          <w:divBdr>
            <w:top w:val="none" w:sz="0" w:space="0" w:color="auto"/>
            <w:left w:val="none" w:sz="0" w:space="0" w:color="auto"/>
            <w:bottom w:val="none" w:sz="0" w:space="0" w:color="auto"/>
            <w:right w:val="none" w:sz="0" w:space="0" w:color="auto"/>
          </w:divBdr>
        </w:div>
        <w:div w:id="1959145920">
          <w:marLeft w:val="480"/>
          <w:marRight w:val="0"/>
          <w:marTop w:val="0"/>
          <w:marBottom w:val="0"/>
          <w:divBdr>
            <w:top w:val="none" w:sz="0" w:space="0" w:color="auto"/>
            <w:left w:val="none" w:sz="0" w:space="0" w:color="auto"/>
            <w:bottom w:val="none" w:sz="0" w:space="0" w:color="auto"/>
            <w:right w:val="none" w:sz="0" w:space="0" w:color="auto"/>
          </w:divBdr>
        </w:div>
        <w:div w:id="1965576095">
          <w:marLeft w:val="480"/>
          <w:marRight w:val="0"/>
          <w:marTop w:val="0"/>
          <w:marBottom w:val="0"/>
          <w:divBdr>
            <w:top w:val="none" w:sz="0" w:space="0" w:color="auto"/>
            <w:left w:val="none" w:sz="0" w:space="0" w:color="auto"/>
            <w:bottom w:val="none" w:sz="0" w:space="0" w:color="auto"/>
            <w:right w:val="none" w:sz="0" w:space="0" w:color="auto"/>
          </w:divBdr>
        </w:div>
        <w:div w:id="2019580019">
          <w:marLeft w:val="480"/>
          <w:marRight w:val="0"/>
          <w:marTop w:val="0"/>
          <w:marBottom w:val="0"/>
          <w:divBdr>
            <w:top w:val="none" w:sz="0" w:space="0" w:color="auto"/>
            <w:left w:val="none" w:sz="0" w:space="0" w:color="auto"/>
            <w:bottom w:val="none" w:sz="0" w:space="0" w:color="auto"/>
            <w:right w:val="none" w:sz="0" w:space="0" w:color="auto"/>
          </w:divBdr>
        </w:div>
        <w:div w:id="2022775430">
          <w:marLeft w:val="480"/>
          <w:marRight w:val="0"/>
          <w:marTop w:val="0"/>
          <w:marBottom w:val="0"/>
          <w:divBdr>
            <w:top w:val="none" w:sz="0" w:space="0" w:color="auto"/>
            <w:left w:val="none" w:sz="0" w:space="0" w:color="auto"/>
            <w:bottom w:val="none" w:sz="0" w:space="0" w:color="auto"/>
            <w:right w:val="none" w:sz="0" w:space="0" w:color="auto"/>
          </w:divBdr>
        </w:div>
        <w:div w:id="2059932608">
          <w:marLeft w:val="480"/>
          <w:marRight w:val="0"/>
          <w:marTop w:val="0"/>
          <w:marBottom w:val="0"/>
          <w:divBdr>
            <w:top w:val="none" w:sz="0" w:space="0" w:color="auto"/>
            <w:left w:val="none" w:sz="0" w:space="0" w:color="auto"/>
            <w:bottom w:val="none" w:sz="0" w:space="0" w:color="auto"/>
            <w:right w:val="none" w:sz="0" w:space="0" w:color="auto"/>
          </w:divBdr>
        </w:div>
        <w:div w:id="2110587243">
          <w:marLeft w:val="480"/>
          <w:marRight w:val="0"/>
          <w:marTop w:val="0"/>
          <w:marBottom w:val="0"/>
          <w:divBdr>
            <w:top w:val="none" w:sz="0" w:space="0" w:color="auto"/>
            <w:left w:val="none" w:sz="0" w:space="0" w:color="auto"/>
            <w:bottom w:val="none" w:sz="0" w:space="0" w:color="auto"/>
            <w:right w:val="none" w:sz="0" w:space="0" w:color="auto"/>
          </w:divBdr>
        </w:div>
        <w:div w:id="2112387335">
          <w:marLeft w:val="480"/>
          <w:marRight w:val="0"/>
          <w:marTop w:val="0"/>
          <w:marBottom w:val="0"/>
          <w:divBdr>
            <w:top w:val="none" w:sz="0" w:space="0" w:color="auto"/>
            <w:left w:val="none" w:sz="0" w:space="0" w:color="auto"/>
            <w:bottom w:val="none" w:sz="0" w:space="0" w:color="auto"/>
            <w:right w:val="none" w:sz="0" w:space="0" w:color="auto"/>
          </w:divBdr>
        </w:div>
        <w:div w:id="2126195083">
          <w:marLeft w:val="480"/>
          <w:marRight w:val="0"/>
          <w:marTop w:val="0"/>
          <w:marBottom w:val="0"/>
          <w:divBdr>
            <w:top w:val="none" w:sz="0" w:space="0" w:color="auto"/>
            <w:left w:val="none" w:sz="0" w:space="0" w:color="auto"/>
            <w:bottom w:val="none" w:sz="0" w:space="0" w:color="auto"/>
            <w:right w:val="none" w:sz="0" w:space="0" w:color="auto"/>
          </w:divBdr>
        </w:div>
        <w:div w:id="2143964424">
          <w:marLeft w:val="480"/>
          <w:marRight w:val="0"/>
          <w:marTop w:val="0"/>
          <w:marBottom w:val="0"/>
          <w:divBdr>
            <w:top w:val="none" w:sz="0" w:space="0" w:color="auto"/>
            <w:left w:val="none" w:sz="0" w:space="0" w:color="auto"/>
            <w:bottom w:val="none" w:sz="0" w:space="0" w:color="auto"/>
            <w:right w:val="none" w:sz="0" w:space="0" w:color="auto"/>
          </w:divBdr>
        </w:div>
      </w:divsChild>
    </w:div>
    <w:div w:id="674456658">
      <w:bodyDiv w:val="1"/>
      <w:marLeft w:val="0"/>
      <w:marRight w:val="0"/>
      <w:marTop w:val="0"/>
      <w:marBottom w:val="0"/>
      <w:divBdr>
        <w:top w:val="none" w:sz="0" w:space="0" w:color="auto"/>
        <w:left w:val="none" w:sz="0" w:space="0" w:color="auto"/>
        <w:bottom w:val="none" w:sz="0" w:space="0" w:color="auto"/>
        <w:right w:val="none" w:sz="0" w:space="0" w:color="auto"/>
      </w:divBdr>
      <w:divsChild>
        <w:div w:id="7954828">
          <w:marLeft w:val="480"/>
          <w:marRight w:val="0"/>
          <w:marTop w:val="0"/>
          <w:marBottom w:val="0"/>
          <w:divBdr>
            <w:top w:val="none" w:sz="0" w:space="0" w:color="auto"/>
            <w:left w:val="none" w:sz="0" w:space="0" w:color="auto"/>
            <w:bottom w:val="none" w:sz="0" w:space="0" w:color="auto"/>
            <w:right w:val="none" w:sz="0" w:space="0" w:color="auto"/>
          </w:divBdr>
        </w:div>
        <w:div w:id="10301085">
          <w:marLeft w:val="480"/>
          <w:marRight w:val="0"/>
          <w:marTop w:val="0"/>
          <w:marBottom w:val="0"/>
          <w:divBdr>
            <w:top w:val="none" w:sz="0" w:space="0" w:color="auto"/>
            <w:left w:val="none" w:sz="0" w:space="0" w:color="auto"/>
            <w:bottom w:val="none" w:sz="0" w:space="0" w:color="auto"/>
            <w:right w:val="none" w:sz="0" w:space="0" w:color="auto"/>
          </w:divBdr>
        </w:div>
        <w:div w:id="42951212">
          <w:marLeft w:val="480"/>
          <w:marRight w:val="0"/>
          <w:marTop w:val="0"/>
          <w:marBottom w:val="0"/>
          <w:divBdr>
            <w:top w:val="none" w:sz="0" w:space="0" w:color="auto"/>
            <w:left w:val="none" w:sz="0" w:space="0" w:color="auto"/>
            <w:bottom w:val="none" w:sz="0" w:space="0" w:color="auto"/>
            <w:right w:val="none" w:sz="0" w:space="0" w:color="auto"/>
          </w:divBdr>
        </w:div>
        <w:div w:id="127821455">
          <w:marLeft w:val="480"/>
          <w:marRight w:val="0"/>
          <w:marTop w:val="0"/>
          <w:marBottom w:val="0"/>
          <w:divBdr>
            <w:top w:val="none" w:sz="0" w:space="0" w:color="auto"/>
            <w:left w:val="none" w:sz="0" w:space="0" w:color="auto"/>
            <w:bottom w:val="none" w:sz="0" w:space="0" w:color="auto"/>
            <w:right w:val="none" w:sz="0" w:space="0" w:color="auto"/>
          </w:divBdr>
        </w:div>
        <w:div w:id="136654219">
          <w:marLeft w:val="480"/>
          <w:marRight w:val="0"/>
          <w:marTop w:val="0"/>
          <w:marBottom w:val="0"/>
          <w:divBdr>
            <w:top w:val="none" w:sz="0" w:space="0" w:color="auto"/>
            <w:left w:val="none" w:sz="0" w:space="0" w:color="auto"/>
            <w:bottom w:val="none" w:sz="0" w:space="0" w:color="auto"/>
            <w:right w:val="none" w:sz="0" w:space="0" w:color="auto"/>
          </w:divBdr>
        </w:div>
        <w:div w:id="142553367">
          <w:marLeft w:val="480"/>
          <w:marRight w:val="0"/>
          <w:marTop w:val="0"/>
          <w:marBottom w:val="0"/>
          <w:divBdr>
            <w:top w:val="none" w:sz="0" w:space="0" w:color="auto"/>
            <w:left w:val="none" w:sz="0" w:space="0" w:color="auto"/>
            <w:bottom w:val="none" w:sz="0" w:space="0" w:color="auto"/>
            <w:right w:val="none" w:sz="0" w:space="0" w:color="auto"/>
          </w:divBdr>
        </w:div>
        <w:div w:id="176238605">
          <w:marLeft w:val="480"/>
          <w:marRight w:val="0"/>
          <w:marTop w:val="0"/>
          <w:marBottom w:val="0"/>
          <w:divBdr>
            <w:top w:val="none" w:sz="0" w:space="0" w:color="auto"/>
            <w:left w:val="none" w:sz="0" w:space="0" w:color="auto"/>
            <w:bottom w:val="none" w:sz="0" w:space="0" w:color="auto"/>
            <w:right w:val="none" w:sz="0" w:space="0" w:color="auto"/>
          </w:divBdr>
        </w:div>
        <w:div w:id="223566629">
          <w:marLeft w:val="480"/>
          <w:marRight w:val="0"/>
          <w:marTop w:val="0"/>
          <w:marBottom w:val="0"/>
          <w:divBdr>
            <w:top w:val="none" w:sz="0" w:space="0" w:color="auto"/>
            <w:left w:val="none" w:sz="0" w:space="0" w:color="auto"/>
            <w:bottom w:val="none" w:sz="0" w:space="0" w:color="auto"/>
            <w:right w:val="none" w:sz="0" w:space="0" w:color="auto"/>
          </w:divBdr>
        </w:div>
        <w:div w:id="291442623">
          <w:marLeft w:val="480"/>
          <w:marRight w:val="0"/>
          <w:marTop w:val="0"/>
          <w:marBottom w:val="0"/>
          <w:divBdr>
            <w:top w:val="none" w:sz="0" w:space="0" w:color="auto"/>
            <w:left w:val="none" w:sz="0" w:space="0" w:color="auto"/>
            <w:bottom w:val="none" w:sz="0" w:space="0" w:color="auto"/>
            <w:right w:val="none" w:sz="0" w:space="0" w:color="auto"/>
          </w:divBdr>
        </w:div>
        <w:div w:id="292252744">
          <w:marLeft w:val="480"/>
          <w:marRight w:val="0"/>
          <w:marTop w:val="0"/>
          <w:marBottom w:val="0"/>
          <w:divBdr>
            <w:top w:val="none" w:sz="0" w:space="0" w:color="auto"/>
            <w:left w:val="none" w:sz="0" w:space="0" w:color="auto"/>
            <w:bottom w:val="none" w:sz="0" w:space="0" w:color="auto"/>
            <w:right w:val="none" w:sz="0" w:space="0" w:color="auto"/>
          </w:divBdr>
        </w:div>
        <w:div w:id="387457966">
          <w:marLeft w:val="480"/>
          <w:marRight w:val="0"/>
          <w:marTop w:val="0"/>
          <w:marBottom w:val="0"/>
          <w:divBdr>
            <w:top w:val="none" w:sz="0" w:space="0" w:color="auto"/>
            <w:left w:val="none" w:sz="0" w:space="0" w:color="auto"/>
            <w:bottom w:val="none" w:sz="0" w:space="0" w:color="auto"/>
            <w:right w:val="none" w:sz="0" w:space="0" w:color="auto"/>
          </w:divBdr>
        </w:div>
        <w:div w:id="427775524">
          <w:marLeft w:val="480"/>
          <w:marRight w:val="0"/>
          <w:marTop w:val="0"/>
          <w:marBottom w:val="0"/>
          <w:divBdr>
            <w:top w:val="none" w:sz="0" w:space="0" w:color="auto"/>
            <w:left w:val="none" w:sz="0" w:space="0" w:color="auto"/>
            <w:bottom w:val="none" w:sz="0" w:space="0" w:color="auto"/>
            <w:right w:val="none" w:sz="0" w:space="0" w:color="auto"/>
          </w:divBdr>
        </w:div>
        <w:div w:id="442773154">
          <w:marLeft w:val="480"/>
          <w:marRight w:val="0"/>
          <w:marTop w:val="0"/>
          <w:marBottom w:val="0"/>
          <w:divBdr>
            <w:top w:val="none" w:sz="0" w:space="0" w:color="auto"/>
            <w:left w:val="none" w:sz="0" w:space="0" w:color="auto"/>
            <w:bottom w:val="none" w:sz="0" w:space="0" w:color="auto"/>
            <w:right w:val="none" w:sz="0" w:space="0" w:color="auto"/>
          </w:divBdr>
        </w:div>
        <w:div w:id="539316910">
          <w:marLeft w:val="480"/>
          <w:marRight w:val="0"/>
          <w:marTop w:val="0"/>
          <w:marBottom w:val="0"/>
          <w:divBdr>
            <w:top w:val="none" w:sz="0" w:space="0" w:color="auto"/>
            <w:left w:val="none" w:sz="0" w:space="0" w:color="auto"/>
            <w:bottom w:val="none" w:sz="0" w:space="0" w:color="auto"/>
            <w:right w:val="none" w:sz="0" w:space="0" w:color="auto"/>
          </w:divBdr>
        </w:div>
        <w:div w:id="569996429">
          <w:marLeft w:val="480"/>
          <w:marRight w:val="0"/>
          <w:marTop w:val="0"/>
          <w:marBottom w:val="0"/>
          <w:divBdr>
            <w:top w:val="none" w:sz="0" w:space="0" w:color="auto"/>
            <w:left w:val="none" w:sz="0" w:space="0" w:color="auto"/>
            <w:bottom w:val="none" w:sz="0" w:space="0" w:color="auto"/>
            <w:right w:val="none" w:sz="0" w:space="0" w:color="auto"/>
          </w:divBdr>
        </w:div>
        <w:div w:id="579481252">
          <w:marLeft w:val="480"/>
          <w:marRight w:val="0"/>
          <w:marTop w:val="0"/>
          <w:marBottom w:val="0"/>
          <w:divBdr>
            <w:top w:val="none" w:sz="0" w:space="0" w:color="auto"/>
            <w:left w:val="none" w:sz="0" w:space="0" w:color="auto"/>
            <w:bottom w:val="none" w:sz="0" w:space="0" w:color="auto"/>
            <w:right w:val="none" w:sz="0" w:space="0" w:color="auto"/>
          </w:divBdr>
        </w:div>
        <w:div w:id="629167509">
          <w:marLeft w:val="480"/>
          <w:marRight w:val="0"/>
          <w:marTop w:val="0"/>
          <w:marBottom w:val="0"/>
          <w:divBdr>
            <w:top w:val="none" w:sz="0" w:space="0" w:color="auto"/>
            <w:left w:val="none" w:sz="0" w:space="0" w:color="auto"/>
            <w:bottom w:val="none" w:sz="0" w:space="0" w:color="auto"/>
            <w:right w:val="none" w:sz="0" w:space="0" w:color="auto"/>
          </w:divBdr>
        </w:div>
        <w:div w:id="709837091">
          <w:marLeft w:val="480"/>
          <w:marRight w:val="0"/>
          <w:marTop w:val="0"/>
          <w:marBottom w:val="0"/>
          <w:divBdr>
            <w:top w:val="none" w:sz="0" w:space="0" w:color="auto"/>
            <w:left w:val="none" w:sz="0" w:space="0" w:color="auto"/>
            <w:bottom w:val="none" w:sz="0" w:space="0" w:color="auto"/>
            <w:right w:val="none" w:sz="0" w:space="0" w:color="auto"/>
          </w:divBdr>
        </w:div>
        <w:div w:id="764880754">
          <w:marLeft w:val="480"/>
          <w:marRight w:val="0"/>
          <w:marTop w:val="0"/>
          <w:marBottom w:val="0"/>
          <w:divBdr>
            <w:top w:val="none" w:sz="0" w:space="0" w:color="auto"/>
            <w:left w:val="none" w:sz="0" w:space="0" w:color="auto"/>
            <w:bottom w:val="none" w:sz="0" w:space="0" w:color="auto"/>
            <w:right w:val="none" w:sz="0" w:space="0" w:color="auto"/>
          </w:divBdr>
        </w:div>
        <w:div w:id="766195504">
          <w:marLeft w:val="480"/>
          <w:marRight w:val="0"/>
          <w:marTop w:val="0"/>
          <w:marBottom w:val="0"/>
          <w:divBdr>
            <w:top w:val="none" w:sz="0" w:space="0" w:color="auto"/>
            <w:left w:val="none" w:sz="0" w:space="0" w:color="auto"/>
            <w:bottom w:val="none" w:sz="0" w:space="0" w:color="auto"/>
            <w:right w:val="none" w:sz="0" w:space="0" w:color="auto"/>
          </w:divBdr>
        </w:div>
        <w:div w:id="835609081">
          <w:marLeft w:val="480"/>
          <w:marRight w:val="0"/>
          <w:marTop w:val="0"/>
          <w:marBottom w:val="0"/>
          <w:divBdr>
            <w:top w:val="none" w:sz="0" w:space="0" w:color="auto"/>
            <w:left w:val="none" w:sz="0" w:space="0" w:color="auto"/>
            <w:bottom w:val="none" w:sz="0" w:space="0" w:color="auto"/>
            <w:right w:val="none" w:sz="0" w:space="0" w:color="auto"/>
          </w:divBdr>
        </w:div>
        <w:div w:id="900284320">
          <w:marLeft w:val="480"/>
          <w:marRight w:val="0"/>
          <w:marTop w:val="0"/>
          <w:marBottom w:val="0"/>
          <w:divBdr>
            <w:top w:val="none" w:sz="0" w:space="0" w:color="auto"/>
            <w:left w:val="none" w:sz="0" w:space="0" w:color="auto"/>
            <w:bottom w:val="none" w:sz="0" w:space="0" w:color="auto"/>
            <w:right w:val="none" w:sz="0" w:space="0" w:color="auto"/>
          </w:divBdr>
        </w:div>
        <w:div w:id="916986987">
          <w:marLeft w:val="480"/>
          <w:marRight w:val="0"/>
          <w:marTop w:val="0"/>
          <w:marBottom w:val="0"/>
          <w:divBdr>
            <w:top w:val="none" w:sz="0" w:space="0" w:color="auto"/>
            <w:left w:val="none" w:sz="0" w:space="0" w:color="auto"/>
            <w:bottom w:val="none" w:sz="0" w:space="0" w:color="auto"/>
            <w:right w:val="none" w:sz="0" w:space="0" w:color="auto"/>
          </w:divBdr>
        </w:div>
        <w:div w:id="929896893">
          <w:marLeft w:val="480"/>
          <w:marRight w:val="0"/>
          <w:marTop w:val="0"/>
          <w:marBottom w:val="0"/>
          <w:divBdr>
            <w:top w:val="none" w:sz="0" w:space="0" w:color="auto"/>
            <w:left w:val="none" w:sz="0" w:space="0" w:color="auto"/>
            <w:bottom w:val="none" w:sz="0" w:space="0" w:color="auto"/>
            <w:right w:val="none" w:sz="0" w:space="0" w:color="auto"/>
          </w:divBdr>
        </w:div>
        <w:div w:id="968824422">
          <w:marLeft w:val="480"/>
          <w:marRight w:val="0"/>
          <w:marTop w:val="0"/>
          <w:marBottom w:val="0"/>
          <w:divBdr>
            <w:top w:val="none" w:sz="0" w:space="0" w:color="auto"/>
            <w:left w:val="none" w:sz="0" w:space="0" w:color="auto"/>
            <w:bottom w:val="none" w:sz="0" w:space="0" w:color="auto"/>
            <w:right w:val="none" w:sz="0" w:space="0" w:color="auto"/>
          </w:divBdr>
        </w:div>
        <w:div w:id="989673918">
          <w:marLeft w:val="480"/>
          <w:marRight w:val="0"/>
          <w:marTop w:val="0"/>
          <w:marBottom w:val="0"/>
          <w:divBdr>
            <w:top w:val="none" w:sz="0" w:space="0" w:color="auto"/>
            <w:left w:val="none" w:sz="0" w:space="0" w:color="auto"/>
            <w:bottom w:val="none" w:sz="0" w:space="0" w:color="auto"/>
            <w:right w:val="none" w:sz="0" w:space="0" w:color="auto"/>
          </w:divBdr>
        </w:div>
        <w:div w:id="1009601505">
          <w:marLeft w:val="480"/>
          <w:marRight w:val="0"/>
          <w:marTop w:val="0"/>
          <w:marBottom w:val="0"/>
          <w:divBdr>
            <w:top w:val="none" w:sz="0" w:space="0" w:color="auto"/>
            <w:left w:val="none" w:sz="0" w:space="0" w:color="auto"/>
            <w:bottom w:val="none" w:sz="0" w:space="0" w:color="auto"/>
            <w:right w:val="none" w:sz="0" w:space="0" w:color="auto"/>
          </w:divBdr>
        </w:div>
        <w:div w:id="1016538126">
          <w:marLeft w:val="480"/>
          <w:marRight w:val="0"/>
          <w:marTop w:val="0"/>
          <w:marBottom w:val="0"/>
          <w:divBdr>
            <w:top w:val="none" w:sz="0" w:space="0" w:color="auto"/>
            <w:left w:val="none" w:sz="0" w:space="0" w:color="auto"/>
            <w:bottom w:val="none" w:sz="0" w:space="0" w:color="auto"/>
            <w:right w:val="none" w:sz="0" w:space="0" w:color="auto"/>
          </w:divBdr>
        </w:div>
        <w:div w:id="1062366042">
          <w:marLeft w:val="480"/>
          <w:marRight w:val="0"/>
          <w:marTop w:val="0"/>
          <w:marBottom w:val="0"/>
          <w:divBdr>
            <w:top w:val="none" w:sz="0" w:space="0" w:color="auto"/>
            <w:left w:val="none" w:sz="0" w:space="0" w:color="auto"/>
            <w:bottom w:val="none" w:sz="0" w:space="0" w:color="auto"/>
            <w:right w:val="none" w:sz="0" w:space="0" w:color="auto"/>
          </w:divBdr>
        </w:div>
        <w:div w:id="1073159753">
          <w:marLeft w:val="480"/>
          <w:marRight w:val="0"/>
          <w:marTop w:val="0"/>
          <w:marBottom w:val="0"/>
          <w:divBdr>
            <w:top w:val="none" w:sz="0" w:space="0" w:color="auto"/>
            <w:left w:val="none" w:sz="0" w:space="0" w:color="auto"/>
            <w:bottom w:val="none" w:sz="0" w:space="0" w:color="auto"/>
            <w:right w:val="none" w:sz="0" w:space="0" w:color="auto"/>
          </w:divBdr>
        </w:div>
        <w:div w:id="1088888549">
          <w:marLeft w:val="480"/>
          <w:marRight w:val="0"/>
          <w:marTop w:val="0"/>
          <w:marBottom w:val="0"/>
          <w:divBdr>
            <w:top w:val="none" w:sz="0" w:space="0" w:color="auto"/>
            <w:left w:val="none" w:sz="0" w:space="0" w:color="auto"/>
            <w:bottom w:val="none" w:sz="0" w:space="0" w:color="auto"/>
            <w:right w:val="none" w:sz="0" w:space="0" w:color="auto"/>
          </w:divBdr>
        </w:div>
        <w:div w:id="1109618939">
          <w:marLeft w:val="480"/>
          <w:marRight w:val="0"/>
          <w:marTop w:val="0"/>
          <w:marBottom w:val="0"/>
          <w:divBdr>
            <w:top w:val="none" w:sz="0" w:space="0" w:color="auto"/>
            <w:left w:val="none" w:sz="0" w:space="0" w:color="auto"/>
            <w:bottom w:val="none" w:sz="0" w:space="0" w:color="auto"/>
            <w:right w:val="none" w:sz="0" w:space="0" w:color="auto"/>
          </w:divBdr>
        </w:div>
        <w:div w:id="1118716267">
          <w:marLeft w:val="480"/>
          <w:marRight w:val="0"/>
          <w:marTop w:val="0"/>
          <w:marBottom w:val="0"/>
          <w:divBdr>
            <w:top w:val="none" w:sz="0" w:space="0" w:color="auto"/>
            <w:left w:val="none" w:sz="0" w:space="0" w:color="auto"/>
            <w:bottom w:val="none" w:sz="0" w:space="0" w:color="auto"/>
            <w:right w:val="none" w:sz="0" w:space="0" w:color="auto"/>
          </w:divBdr>
        </w:div>
        <w:div w:id="1130903385">
          <w:marLeft w:val="480"/>
          <w:marRight w:val="0"/>
          <w:marTop w:val="0"/>
          <w:marBottom w:val="0"/>
          <w:divBdr>
            <w:top w:val="none" w:sz="0" w:space="0" w:color="auto"/>
            <w:left w:val="none" w:sz="0" w:space="0" w:color="auto"/>
            <w:bottom w:val="none" w:sz="0" w:space="0" w:color="auto"/>
            <w:right w:val="none" w:sz="0" w:space="0" w:color="auto"/>
          </w:divBdr>
        </w:div>
        <w:div w:id="1139230278">
          <w:marLeft w:val="480"/>
          <w:marRight w:val="0"/>
          <w:marTop w:val="0"/>
          <w:marBottom w:val="0"/>
          <w:divBdr>
            <w:top w:val="none" w:sz="0" w:space="0" w:color="auto"/>
            <w:left w:val="none" w:sz="0" w:space="0" w:color="auto"/>
            <w:bottom w:val="none" w:sz="0" w:space="0" w:color="auto"/>
            <w:right w:val="none" w:sz="0" w:space="0" w:color="auto"/>
          </w:divBdr>
        </w:div>
        <w:div w:id="1166551016">
          <w:marLeft w:val="480"/>
          <w:marRight w:val="0"/>
          <w:marTop w:val="0"/>
          <w:marBottom w:val="0"/>
          <w:divBdr>
            <w:top w:val="none" w:sz="0" w:space="0" w:color="auto"/>
            <w:left w:val="none" w:sz="0" w:space="0" w:color="auto"/>
            <w:bottom w:val="none" w:sz="0" w:space="0" w:color="auto"/>
            <w:right w:val="none" w:sz="0" w:space="0" w:color="auto"/>
          </w:divBdr>
        </w:div>
        <w:div w:id="1209223878">
          <w:marLeft w:val="480"/>
          <w:marRight w:val="0"/>
          <w:marTop w:val="0"/>
          <w:marBottom w:val="0"/>
          <w:divBdr>
            <w:top w:val="none" w:sz="0" w:space="0" w:color="auto"/>
            <w:left w:val="none" w:sz="0" w:space="0" w:color="auto"/>
            <w:bottom w:val="none" w:sz="0" w:space="0" w:color="auto"/>
            <w:right w:val="none" w:sz="0" w:space="0" w:color="auto"/>
          </w:divBdr>
        </w:div>
        <w:div w:id="1243762263">
          <w:marLeft w:val="480"/>
          <w:marRight w:val="0"/>
          <w:marTop w:val="0"/>
          <w:marBottom w:val="0"/>
          <w:divBdr>
            <w:top w:val="none" w:sz="0" w:space="0" w:color="auto"/>
            <w:left w:val="none" w:sz="0" w:space="0" w:color="auto"/>
            <w:bottom w:val="none" w:sz="0" w:space="0" w:color="auto"/>
            <w:right w:val="none" w:sz="0" w:space="0" w:color="auto"/>
          </w:divBdr>
        </w:div>
        <w:div w:id="1245607709">
          <w:marLeft w:val="480"/>
          <w:marRight w:val="0"/>
          <w:marTop w:val="0"/>
          <w:marBottom w:val="0"/>
          <w:divBdr>
            <w:top w:val="none" w:sz="0" w:space="0" w:color="auto"/>
            <w:left w:val="none" w:sz="0" w:space="0" w:color="auto"/>
            <w:bottom w:val="none" w:sz="0" w:space="0" w:color="auto"/>
            <w:right w:val="none" w:sz="0" w:space="0" w:color="auto"/>
          </w:divBdr>
        </w:div>
        <w:div w:id="1251237043">
          <w:marLeft w:val="480"/>
          <w:marRight w:val="0"/>
          <w:marTop w:val="0"/>
          <w:marBottom w:val="0"/>
          <w:divBdr>
            <w:top w:val="none" w:sz="0" w:space="0" w:color="auto"/>
            <w:left w:val="none" w:sz="0" w:space="0" w:color="auto"/>
            <w:bottom w:val="none" w:sz="0" w:space="0" w:color="auto"/>
            <w:right w:val="none" w:sz="0" w:space="0" w:color="auto"/>
          </w:divBdr>
        </w:div>
        <w:div w:id="1263420667">
          <w:marLeft w:val="480"/>
          <w:marRight w:val="0"/>
          <w:marTop w:val="0"/>
          <w:marBottom w:val="0"/>
          <w:divBdr>
            <w:top w:val="none" w:sz="0" w:space="0" w:color="auto"/>
            <w:left w:val="none" w:sz="0" w:space="0" w:color="auto"/>
            <w:bottom w:val="none" w:sz="0" w:space="0" w:color="auto"/>
            <w:right w:val="none" w:sz="0" w:space="0" w:color="auto"/>
          </w:divBdr>
        </w:div>
        <w:div w:id="1348287870">
          <w:marLeft w:val="480"/>
          <w:marRight w:val="0"/>
          <w:marTop w:val="0"/>
          <w:marBottom w:val="0"/>
          <w:divBdr>
            <w:top w:val="none" w:sz="0" w:space="0" w:color="auto"/>
            <w:left w:val="none" w:sz="0" w:space="0" w:color="auto"/>
            <w:bottom w:val="none" w:sz="0" w:space="0" w:color="auto"/>
            <w:right w:val="none" w:sz="0" w:space="0" w:color="auto"/>
          </w:divBdr>
        </w:div>
        <w:div w:id="1361970953">
          <w:marLeft w:val="480"/>
          <w:marRight w:val="0"/>
          <w:marTop w:val="0"/>
          <w:marBottom w:val="0"/>
          <w:divBdr>
            <w:top w:val="none" w:sz="0" w:space="0" w:color="auto"/>
            <w:left w:val="none" w:sz="0" w:space="0" w:color="auto"/>
            <w:bottom w:val="none" w:sz="0" w:space="0" w:color="auto"/>
            <w:right w:val="none" w:sz="0" w:space="0" w:color="auto"/>
          </w:divBdr>
        </w:div>
        <w:div w:id="1390036571">
          <w:marLeft w:val="480"/>
          <w:marRight w:val="0"/>
          <w:marTop w:val="0"/>
          <w:marBottom w:val="0"/>
          <w:divBdr>
            <w:top w:val="none" w:sz="0" w:space="0" w:color="auto"/>
            <w:left w:val="none" w:sz="0" w:space="0" w:color="auto"/>
            <w:bottom w:val="none" w:sz="0" w:space="0" w:color="auto"/>
            <w:right w:val="none" w:sz="0" w:space="0" w:color="auto"/>
          </w:divBdr>
        </w:div>
        <w:div w:id="1401908063">
          <w:marLeft w:val="480"/>
          <w:marRight w:val="0"/>
          <w:marTop w:val="0"/>
          <w:marBottom w:val="0"/>
          <w:divBdr>
            <w:top w:val="none" w:sz="0" w:space="0" w:color="auto"/>
            <w:left w:val="none" w:sz="0" w:space="0" w:color="auto"/>
            <w:bottom w:val="none" w:sz="0" w:space="0" w:color="auto"/>
            <w:right w:val="none" w:sz="0" w:space="0" w:color="auto"/>
          </w:divBdr>
        </w:div>
        <w:div w:id="1549947977">
          <w:marLeft w:val="480"/>
          <w:marRight w:val="0"/>
          <w:marTop w:val="0"/>
          <w:marBottom w:val="0"/>
          <w:divBdr>
            <w:top w:val="none" w:sz="0" w:space="0" w:color="auto"/>
            <w:left w:val="none" w:sz="0" w:space="0" w:color="auto"/>
            <w:bottom w:val="none" w:sz="0" w:space="0" w:color="auto"/>
            <w:right w:val="none" w:sz="0" w:space="0" w:color="auto"/>
          </w:divBdr>
        </w:div>
        <w:div w:id="1598712488">
          <w:marLeft w:val="480"/>
          <w:marRight w:val="0"/>
          <w:marTop w:val="0"/>
          <w:marBottom w:val="0"/>
          <w:divBdr>
            <w:top w:val="none" w:sz="0" w:space="0" w:color="auto"/>
            <w:left w:val="none" w:sz="0" w:space="0" w:color="auto"/>
            <w:bottom w:val="none" w:sz="0" w:space="0" w:color="auto"/>
            <w:right w:val="none" w:sz="0" w:space="0" w:color="auto"/>
          </w:divBdr>
        </w:div>
        <w:div w:id="1652709855">
          <w:marLeft w:val="480"/>
          <w:marRight w:val="0"/>
          <w:marTop w:val="0"/>
          <w:marBottom w:val="0"/>
          <w:divBdr>
            <w:top w:val="none" w:sz="0" w:space="0" w:color="auto"/>
            <w:left w:val="none" w:sz="0" w:space="0" w:color="auto"/>
            <w:bottom w:val="none" w:sz="0" w:space="0" w:color="auto"/>
            <w:right w:val="none" w:sz="0" w:space="0" w:color="auto"/>
          </w:divBdr>
        </w:div>
        <w:div w:id="1674914488">
          <w:marLeft w:val="480"/>
          <w:marRight w:val="0"/>
          <w:marTop w:val="0"/>
          <w:marBottom w:val="0"/>
          <w:divBdr>
            <w:top w:val="none" w:sz="0" w:space="0" w:color="auto"/>
            <w:left w:val="none" w:sz="0" w:space="0" w:color="auto"/>
            <w:bottom w:val="none" w:sz="0" w:space="0" w:color="auto"/>
            <w:right w:val="none" w:sz="0" w:space="0" w:color="auto"/>
          </w:divBdr>
        </w:div>
        <w:div w:id="1709600818">
          <w:marLeft w:val="480"/>
          <w:marRight w:val="0"/>
          <w:marTop w:val="0"/>
          <w:marBottom w:val="0"/>
          <w:divBdr>
            <w:top w:val="none" w:sz="0" w:space="0" w:color="auto"/>
            <w:left w:val="none" w:sz="0" w:space="0" w:color="auto"/>
            <w:bottom w:val="none" w:sz="0" w:space="0" w:color="auto"/>
            <w:right w:val="none" w:sz="0" w:space="0" w:color="auto"/>
          </w:divBdr>
        </w:div>
        <w:div w:id="1743092053">
          <w:marLeft w:val="480"/>
          <w:marRight w:val="0"/>
          <w:marTop w:val="0"/>
          <w:marBottom w:val="0"/>
          <w:divBdr>
            <w:top w:val="none" w:sz="0" w:space="0" w:color="auto"/>
            <w:left w:val="none" w:sz="0" w:space="0" w:color="auto"/>
            <w:bottom w:val="none" w:sz="0" w:space="0" w:color="auto"/>
            <w:right w:val="none" w:sz="0" w:space="0" w:color="auto"/>
          </w:divBdr>
        </w:div>
        <w:div w:id="1758213452">
          <w:marLeft w:val="480"/>
          <w:marRight w:val="0"/>
          <w:marTop w:val="0"/>
          <w:marBottom w:val="0"/>
          <w:divBdr>
            <w:top w:val="none" w:sz="0" w:space="0" w:color="auto"/>
            <w:left w:val="none" w:sz="0" w:space="0" w:color="auto"/>
            <w:bottom w:val="none" w:sz="0" w:space="0" w:color="auto"/>
            <w:right w:val="none" w:sz="0" w:space="0" w:color="auto"/>
          </w:divBdr>
        </w:div>
        <w:div w:id="1771465671">
          <w:marLeft w:val="480"/>
          <w:marRight w:val="0"/>
          <w:marTop w:val="0"/>
          <w:marBottom w:val="0"/>
          <w:divBdr>
            <w:top w:val="none" w:sz="0" w:space="0" w:color="auto"/>
            <w:left w:val="none" w:sz="0" w:space="0" w:color="auto"/>
            <w:bottom w:val="none" w:sz="0" w:space="0" w:color="auto"/>
            <w:right w:val="none" w:sz="0" w:space="0" w:color="auto"/>
          </w:divBdr>
        </w:div>
        <w:div w:id="1887058133">
          <w:marLeft w:val="480"/>
          <w:marRight w:val="0"/>
          <w:marTop w:val="0"/>
          <w:marBottom w:val="0"/>
          <w:divBdr>
            <w:top w:val="none" w:sz="0" w:space="0" w:color="auto"/>
            <w:left w:val="none" w:sz="0" w:space="0" w:color="auto"/>
            <w:bottom w:val="none" w:sz="0" w:space="0" w:color="auto"/>
            <w:right w:val="none" w:sz="0" w:space="0" w:color="auto"/>
          </w:divBdr>
        </w:div>
        <w:div w:id="1894542216">
          <w:marLeft w:val="480"/>
          <w:marRight w:val="0"/>
          <w:marTop w:val="0"/>
          <w:marBottom w:val="0"/>
          <w:divBdr>
            <w:top w:val="none" w:sz="0" w:space="0" w:color="auto"/>
            <w:left w:val="none" w:sz="0" w:space="0" w:color="auto"/>
            <w:bottom w:val="none" w:sz="0" w:space="0" w:color="auto"/>
            <w:right w:val="none" w:sz="0" w:space="0" w:color="auto"/>
          </w:divBdr>
        </w:div>
        <w:div w:id="1933246485">
          <w:marLeft w:val="480"/>
          <w:marRight w:val="0"/>
          <w:marTop w:val="0"/>
          <w:marBottom w:val="0"/>
          <w:divBdr>
            <w:top w:val="none" w:sz="0" w:space="0" w:color="auto"/>
            <w:left w:val="none" w:sz="0" w:space="0" w:color="auto"/>
            <w:bottom w:val="none" w:sz="0" w:space="0" w:color="auto"/>
            <w:right w:val="none" w:sz="0" w:space="0" w:color="auto"/>
          </w:divBdr>
        </w:div>
        <w:div w:id="1942059449">
          <w:marLeft w:val="480"/>
          <w:marRight w:val="0"/>
          <w:marTop w:val="0"/>
          <w:marBottom w:val="0"/>
          <w:divBdr>
            <w:top w:val="none" w:sz="0" w:space="0" w:color="auto"/>
            <w:left w:val="none" w:sz="0" w:space="0" w:color="auto"/>
            <w:bottom w:val="none" w:sz="0" w:space="0" w:color="auto"/>
            <w:right w:val="none" w:sz="0" w:space="0" w:color="auto"/>
          </w:divBdr>
        </w:div>
        <w:div w:id="1964379125">
          <w:marLeft w:val="480"/>
          <w:marRight w:val="0"/>
          <w:marTop w:val="0"/>
          <w:marBottom w:val="0"/>
          <w:divBdr>
            <w:top w:val="none" w:sz="0" w:space="0" w:color="auto"/>
            <w:left w:val="none" w:sz="0" w:space="0" w:color="auto"/>
            <w:bottom w:val="none" w:sz="0" w:space="0" w:color="auto"/>
            <w:right w:val="none" w:sz="0" w:space="0" w:color="auto"/>
          </w:divBdr>
        </w:div>
        <w:div w:id="2111006160">
          <w:marLeft w:val="480"/>
          <w:marRight w:val="0"/>
          <w:marTop w:val="0"/>
          <w:marBottom w:val="0"/>
          <w:divBdr>
            <w:top w:val="none" w:sz="0" w:space="0" w:color="auto"/>
            <w:left w:val="none" w:sz="0" w:space="0" w:color="auto"/>
            <w:bottom w:val="none" w:sz="0" w:space="0" w:color="auto"/>
            <w:right w:val="none" w:sz="0" w:space="0" w:color="auto"/>
          </w:divBdr>
        </w:div>
        <w:div w:id="2129355668">
          <w:marLeft w:val="480"/>
          <w:marRight w:val="0"/>
          <w:marTop w:val="0"/>
          <w:marBottom w:val="0"/>
          <w:divBdr>
            <w:top w:val="none" w:sz="0" w:space="0" w:color="auto"/>
            <w:left w:val="none" w:sz="0" w:space="0" w:color="auto"/>
            <w:bottom w:val="none" w:sz="0" w:space="0" w:color="auto"/>
            <w:right w:val="none" w:sz="0" w:space="0" w:color="auto"/>
          </w:divBdr>
        </w:div>
      </w:divsChild>
    </w:div>
    <w:div w:id="674695107">
      <w:marLeft w:val="640"/>
      <w:marRight w:val="0"/>
      <w:marTop w:val="0"/>
      <w:marBottom w:val="0"/>
      <w:divBdr>
        <w:top w:val="none" w:sz="0" w:space="0" w:color="auto"/>
        <w:left w:val="none" w:sz="0" w:space="0" w:color="auto"/>
        <w:bottom w:val="none" w:sz="0" w:space="0" w:color="auto"/>
        <w:right w:val="none" w:sz="0" w:space="0" w:color="auto"/>
      </w:divBdr>
    </w:div>
    <w:div w:id="675307868">
      <w:bodyDiv w:val="1"/>
      <w:marLeft w:val="0"/>
      <w:marRight w:val="0"/>
      <w:marTop w:val="0"/>
      <w:marBottom w:val="0"/>
      <w:divBdr>
        <w:top w:val="none" w:sz="0" w:space="0" w:color="auto"/>
        <w:left w:val="none" w:sz="0" w:space="0" w:color="auto"/>
        <w:bottom w:val="none" w:sz="0" w:space="0" w:color="auto"/>
        <w:right w:val="none" w:sz="0" w:space="0" w:color="auto"/>
      </w:divBdr>
    </w:div>
    <w:div w:id="675687862">
      <w:marLeft w:val="640"/>
      <w:marRight w:val="0"/>
      <w:marTop w:val="0"/>
      <w:marBottom w:val="0"/>
      <w:divBdr>
        <w:top w:val="none" w:sz="0" w:space="0" w:color="auto"/>
        <w:left w:val="none" w:sz="0" w:space="0" w:color="auto"/>
        <w:bottom w:val="none" w:sz="0" w:space="0" w:color="auto"/>
        <w:right w:val="none" w:sz="0" w:space="0" w:color="auto"/>
      </w:divBdr>
    </w:div>
    <w:div w:id="675763038">
      <w:marLeft w:val="640"/>
      <w:marRight w:val="0"/>
      <w:marTop w:val="0"/>
      <w:marBottom w:val="0"/>
      <w:divBdr>
        <w:top w:val="none" w:sz="0" w:space="0" w:color="auto"/>
        <w:left w:val="none" w:sz="0" w:space="0" w:color="auto"/>
        <w:bottom w:val="none" w:sz="0" w:space="0" w:color="auto"/>
        <w:right w:val="none" w:sz="0" w:space="0" w:color="auto"/>
      </w:divBdr>
    </w:div>
    <w:div w:id="675771509">
      <w:bodyDiv w:val="1"/>
      <w:marLeft w:val="0"/>
      <w:marRight w:val="0"/>
      <w:marTop w:val="0"/>
      <w:marBottom w:val="0"/>
      <w:divBdr>
        <w:top w:val="none" w:sz="0" w:space="0" w:color="auto"/>
        <w:left w:val="none" w:sz="0" w:space="0" w:color="auto"/>
        <w:bottom w:val="none" w:sz="0" w:space="0" w:color="auto"/>
        <w:right w:val="none" w:sz="0" w:space="0" w:color="auto"/>
      </w:divBdr>
      <w:divsChild>
        <w:div w:id="46300775">
          <w:marLeft w:val="480"/>
          <w:marRight w:val="0"/>
          <w:marTop w:val="0"/>
          <w:marBottom w:val="0"/>
          <w:divBdr>
            <w:top w:val="none" w:sz="0" w:space="0" w:color="auto"/>
            <w:left w:val="none" w:sz="0" w:space="0" w:color="auto"/>
            <w:bottom w:val="none" w:sz="0" w:space="0" w:color="auto"/>
            <w:right w:val="none" w:sz="0" w:space="0" w:color="auto"/>
          </w:divBdr>
        </w:div>
        <w:div w:id="140121936">
          <w:marLeft w:val="480"/>
          <w:marRight w:val="0"/>
          <w:marTop w:val="0"/>
          <w:marBottom w:val="0"/>
          <w:divBdr>
            <w:top w:val="none" w:sz="0" w:space="0" w:color="auto"/>
            <w:left w:val="none" w:sz="0" w:space="0" w:color="auto"/>
            <w:bottom w:val="none" w:sz="0" w:space="0" w:color="auto"/>
            <w:right w:val="none" w:sz="0" w:space="0" w:color="auto"/>
          </w:divBdr>
        </w:div>
        <w:div w:id="163129950">
          <w:marLeft w:val="480"/>
          <w:marRight w:val="0"/>
          <w:marTop w:val="0"/>
          <w:marBottom w:val="0"/>
          <w:divBdr>
            <w:top w:val="none" w:sz="0" w:space="0" w:color="auto"/>
            <w:left w:val="none" w:sz="0" w:space="0" w:color="auto"/>
            <w:bottom w:val="none" w:sz="0" w:space="0" w:color="auto"/>
            <w:right w:val="none" w:sz="0" w:space="0" w:color="auto"/>
          </w:divBdr>
        </w:div>
        <w:div w:id="174157023">
          <w:marLeft w:val="480"/>
          <w:marRight w:val="0"/>
          <w:marTop w:val="0"/>
          <w:marBottom w:val="0"/>
          <w:divBdr>
            <w:top w:val="none" w:sz="0" w:space="0" w:color="auto"/>
            <w:left w:val="none" w:sz="0" w:space="0" w:color="auto"/>
            <w:bottom w:val="none" w:sz="0" w:space="0" w:color="auto"/>
            <w:right w:val="none" w:sz="0" w:space="0" w:color="auto"/>
          </w:divBdr>
        </w:div>
        <w:div w:id="300574102">
          <w:marLeft w:val="480"/>
          <w:marRight w:val="0"/>
          <w:marTop w:val="0"/>
          <w:marBottom w:val="0"/>
          <w:divBdr>
            <w:top w:val="none" w:sz="0" w:space="0" w:color="auto"/>
            <w:left w:val="none" w:sz="0" w:space="0" w:color="auto"/>
            <w:bottom w:val="none" w:sz="0" w:space="0" w:color="auto"/>
            <w:right w:val="none" w:sz="0" w:space="0" w:color="auto"/>
          </w:divBdr>
        </w:div>
        <w:div w:id="302928551">
          <w:marLeft w:val="480"/>
          <w:marRight w:val="0"/>
          <w:marTop w:val="0"/>
          <w:marBottom w:val="0"/>
          <w:divBdr>
            <w:top w:val="none" w:sz="0" w:space="0" w:color="auto"/>
            <w:left w:val="none" w:sz="0" w:space="0" w:color="auto"/>
            <w:bottom w:val="none" w:sz="0" w:space="0" w:color="auto"/>
            <w:right w:val="none" w:sz="0" w:space="0" w:color="auto"/>
          </w:divBdr>
        </w:div>
        <w:div w:id="388503499">
          <w:marLeft w:val="480"/>
          <w:marRight w:val="0"/>
          <w:marTop w:val="0"/>
          <w:marBottom w:val="0"/>
          <w:divBdr>
            <w:top w:val="none" w:sz="0" w:space="0" w:color="auto"/>
            <w:left w:val="none" w:sz="0" w:space="0" w:color="auto"/>
            <w:bottom w:val="none" w:sz="0" w:space="0" w:color="auto"/>
            <w:right w:val="none" w:sz="0" w:space="0" w:color="auto"/>
          </w:divBdr>
        </w:div>
        <w:div w:id="391272930">
          <w:marLeft w:val="480"/>
          <w:marRight w:val="0"/>
          <w:marTop w:val="0"/>
          <w:marBottom w:val="0"/>
          <w:divBdr>
            <w:top w:val="none" w:sz="0" w:space="0" w:color="auto"/>
            <w:left w:val="none" w:sz="0" w:space="0" w:color="auto"/>
            <w:bottom w:val="none" w:sz="0" w:space="0" w:color="auto"/>
            <w:right w:val="none" w:sz="0" w:space="0" w:color="auto"/>
          </w:divBdr>
        </w:div>
        <w:div w:id="536508475">
          <w:marLeft w:val="480"/>
          <w:marRight w:val="0"/>
          <w:marTop w:val="0"/>
          <w:marBottom w:val="0"/>
          <w:divBdr>
            <w:top w:val="none" w:sz="0" w:space="0" w:color="auto"/>
            <w:left w:val="none" w:sz="0" w:space="0" w:color="auto"/>
            <w:bottom w:val="none" w:sz="0" w:space="0" w:color="auto"/>
            <w:right w:val="none" w:sz="0" w:space="0" w:color="auto"/>
          </w:divBdr>
        </w:div>
        <w:div w:id="541751670">
          <w:marLeft w:val="480"/>
          <w:marRight w:val="0"/>
          <w:marTop w:val="0"/>
          <w:marBottom w:val="0"/>
          <w:divBdr>
            <w:top w:val="none" w:sz="0" w:space="0" w:color="auto"/>
            <w:left w:val="none" w:sz="0" w:space="0" w:color="auto"/>
            <w:bottom w:val="none" w:sz="0" w:space="0" w:color="auto"/>
            <w:right w:val="none" w:sz="0" w:space="0" w:color="auto"/>
          </w:divBdr>
        </w:div>
        <w:div w:id="558899727">
          <w:marLeft w:val="480"/>
          <w:marRight w:val="0"/>
          <w:marTop w:val="0"/>
          <w:marBottom w:val="0"/>
          <w:divBdr>
            <w:top w:val="none" w:sz="0" w:space="0" w:color="auto"/>
            <w:left w:val="none" w:sz="0" w:space="0" w:color="auto"/>
            <w:bottom w:val="none" w:sz="0" w:space="0" w:color="auto"/>
            <w:right w:val="none" w:sz="0" w:space="0" w:color="auto"/>
          </w:divBdr>
        </w:div>
        <w:div w:id="608899769">
          <w:marLeft w:val="480"/>
          <w:marRight w:val="0"/>
          <w:marTop w:val="0"/>
          <w:marBottom w:val="0"/>
          <w:divBdr>
            <w:top w:val="none" w:sz="0" w:space="0" w:color="auto"/>
            <w:left w:val="none" w:sz="0" w:space="0" w:color="auto"/>
            <w:bottom w:val="none" w:sz="0" w:space="0" w:color="auto"/>
            <w:right w:val="none" w:sz="0" w:space="0" w:color="auto"/>
          </w:divBdr>
        </w:div>
        <w:div w:id="629168856">
          <w:marLeft w:val="480"/>
          <w:marRight w:val="0"/>
          <w:marTop w:val="0"/>
          <w:marBottom w:val="0"/>
          <w:divBdr>
            <w:top w:val="none" w:sz="0" w:space="0" w:color="auto"/>
            <w:left w:val="none" w:sz="0" w:space="0" w:color="auto"/>
            <w:bottom w:val="none" w:sz="0" w:space="0" w:color="auto"/>
            <w:right w:val="none" w:sz="0" w:space="0" w:color="auto"/>
          </w:divBdr>
        </w:div>
        <w:div w:id="634216544">
          <w:marLeft w:val="480"/>
          <w:marRight w:val="0"/>
          <w:marTop w:val="0"/>
          <w:marBottom w:val="0"/>
          <w:divBdr>
            <w:top w:val="none" w:sz="0" w:space="0" w:color="auto"/>
            <w:left w:val="none" w:sz="0" w:space="0" w:color="auto"/>
            <w:bottom w:val="none" w:sz="0" w:space="0" w:color="auto"/>
            <w:right w:val="none" w:sz="0" w:space="0" w:color="auto"/>
          </w:divBdr>
        </w:div>
        <w:div w:id="645285892">
          <w:marLeft w:val="480"/>
          <w:marRight w:val="0"/>
          <w:marTop w:val="0"/>
          <w:marBottom w:val="0"/>
          <w:divBdr>
            <w:top w:val="none" w:sz="0" w:space="0" w:color="auto"/>
            <w:left w:val="none" w:sz="0" w:space="0" w:color="auto"/>
            <w:bottom w:val="none" w:sz="0" w:space="0" w:color="auto"/>
            <w:right w:val="none" w:sz="0" w:space="0" w:color="auto"/>
          </w:divBdr>
        </w:div>
        <w:div w:id="646516762">
          <w:marLeft w:val="480"/>
          <w:marRight w:val="0"/>
          <w:marTop w:val="0"/>
          <w:marBottom w:val="0"/>
          <w:divBdr>
            <w:top w:val="none" w:sz="0" w:space="0" w:color="auto"/>
            <w:left w:val="none" w:sz="0" w:space="0" w:color="auto"/>
            <w:bottom w:val="none" w:sz="0" w:space="0" w:color="auto"/>
            <w:right w:val="none" w:sz="0" w:space="0" w:color="auto"/>
          </w:divBdr>
        </w:div>
        <w:div w:id="731124962">
          <w:marLeft w:val="480"/>
          <w:marRight w:val="0"/>
          <w:marTop w:val="0"/>
          <w:marBottom w:val="0"/>
          <w:divBdr>
            <w:top w:val="none" w:sz="0" w:space="0" w:color="auto"/>
            <w:left w:val="none" w:sz="0" w:space="0" w:color="auto"/>
            <w:bottom w:val="none" w:sz="0" w:space="0" w:color="auto"/>
            <w:right w:val="none" w:sz="0" w:space="0" w:color="auto"/>
          </w:divBdr>
        </w:div>
        <w:div w:id="744378161">
          <w:marLeft w:val="480"/>
          <w:marRight w:val="0"/>
          <w:marTop w:val="0"/>
          <w:marBottom w:val="0"/>
          <w:divBdr>
            <w:top w:val="none" w:sz="0" w:space="0" w:color="auto"/>
            <w:left w:val="none" w:sz="0" w:space="0" w:color="auto"/>
            <w:bottom w:val="none" w:sz="0" w:space="0" w:color="auto"/>
            <w:right w:val="none" w:sz="0" w:space="0" w:color="auto"/>
          </w:divBdr>
        </w:div>
        <w:div w:id="754086331">
          <w:marLeft w:val="480"/>
          <w:marRight w:val="0"/>
          <w:marTop w:val="0"/>
          <w:marBottom w:val="0"/>
          <w:divBdr>
            <w:top w:val="none" w:sz="0" w:space="0" w:color="auto"/>
            <w:left w:val="none" w:sz="0" w:space="0" w:color="auto"/>
            <w:bottom w:val="none" w:sz="0" w:space="0" w:color="auto"/>
            <w:right w:val="none" w:sz="0" w:space="0" w:color="auto"/>
          </w:divBdr>
        </w:div>
        <w:div w:id="766853728">
          <w:marLeft w:val="480"/>
          <w:marRight w:val="0"/>
          <w:marTop w:val="0"/>
          <w:marBottom w:val="0"/>
          <w:divBdr>
            <w:top w:val="none" w:sz="0" w:space="0" w:color="auto"/>
            <w:left w:val="none" w:sz="0" w:space="0" w:color="auto"/>
            <w:bottom w:val="none" w:sz="0" w:space="0" w:color="auto"/>
            <w:right w:val="none" w:sz="0" w:space="0" w:color="auto"/>
          </w:divBdr>
        </w:div>
        <w:div w:id="777797637">
          <w:marLeft w:val="480"/>
          <w:marRight w:val="0"/>
          <w:marTop w:val="0"/>
          <w:marBottom w:val="0"/>
          <w:divBdr>
            <w:top w:val="none" w:sz="0" w:space="0" w:color="auto"/>
            <w:left w:val="none" w:sz="0" w:space="0" w:color="auto"/>
            <w:bottom w:val="none" w:sz="0" w:space="0" w:color="auto"/>
            <w:right w:val="none" w:sz="0" w:space="0" w:color="auto"/>
          </w:divBdr>
        </w:div>
        <w:div w:id="810832969">
          <w:marLeft w:val="480"/>
          <w:marRight w:val="0"/>
          <w:marTop w:val="0"/>
          <w:marBottom w:val="0"/>
          <w:divBdr>
            <w:top w:val="none" w:sz="0" w:space="0" w:color="auto"/>
            <w:left w:val="none" w:sz="0" w:space="0" w:color="auto"/>
            <w:bottom w:val="none" w:sz="0" w:space="0" w:color="auto"/>
            <w:right w:val="none" w:sz="0" w:space="0" w:color="auto"/>
          </w:divBdr>
        </w:div>
        <w:div w:id="820386164">
          <w:marLeft w:val="480"/>
          <w:marRight w:val="0"/>
          <w:marTop w:val="0"/>
          <w:marBottom w:val="0"/>
          <w:divBdr>
            <w:top w:val="none" w:sz="0" w:space="0" w:color="auto"/>
            <w:left w:val="none" w:sz="0" w:space="0" w:color="auto"/>
            <w:bottom w:val="none" w:sz="0" w:space="0" w:color="auto"/>
            <w:right w:val="none" w:sz="0" w:space="0" w:color="auto"/>
          </w:divBdr>
        </w:div>
        <w:div w:id="826895151">
          <w:marLeft w:val="480"/>
          <w:marRight w:val="0"/>
          <w:marTop w:val="0"/>
          <w:marBottom w:val="0"/>
          <w:divBdr>
            <w:top w:val="none" w:sz="0" w:space="0" w:color="auto"/>
            <w:left w:val="none" w:sz="0" w:space="0" w:color="auto"/>
            <w:bottom w:val="none" w:sz="0" w:space="0" w:color="auto"/>
            <w:right w:val="none" w:sz="0" w:space="0" w:color="auto"/>
          </w:divBdr>
        </w:div>
        <w:div w:id="827137931">
          <w:marLeft w:val="480"/>
          <w:marRight w:val="0"/>
          <w:marTop w:val="0"/>
          <w:marBottom w:val="0"/>
          <w:divBdr>
            <w:top w:val="none" w:sz="0" w:space="0" w:color="auto"/>
            <w:left w:val="none" w:sz="0" w:space="0" w:color="auto"/>
            <w:bottom w:val="none" w:sz="0" w:space="0" w:color="auto"/>
            <w:right w:val="none" w:sz="0" w:space="0" w:color="auto"/>
          </w:divBdr>
        </w:div>
        <w:div w:id="828210686">
          <w:marLeft w:val="480"/>
          <w:marRight w:val="0"/>
          <w:marTop w:val="0"/>
          <w:marBottom w:val="0"/>
          <w:divBdr>
            <w:top w:val="none" w:sz="0" w:space="0" w:color="auto"/>
            <w:left w:val="none" w:sz="0" w:space="0" w:color="auto"/>
            <w:bottom w:val="none" w:sz="0" w:space="0" w:color="auto"/>
            <w:right w:val="none" w:sz="0" w:space="0" w:color="auto"/>
          </w:divBdr>
        </w:div>
        <w:div w:id="867066688">
          <w:marLeft w:val="480"/>
          <w:marRight w:val="0"/>
          <w:marTop w:val="0"/>
          <w:marBottom w:val="0"/>
          <w:divBdr>
            <w:top w:val="none" w:sz="0" w:space="0" w:color="auto"/>
            <w:left w:val="none" w:sz="0" w:space="0" w:color="auto"/>
            <w:bottom w:val="none" w:sz="0" w:space="0" w:color="auto"/>
            <w:right w:val="none" w:sz="0" w:space="0" w:color="auto"/>
          </w:divBdr>
        </w:div>
        <w:div w:id="871652784">
          <w:marLeft w:val="480"/>
          <w:marRight w:val="0"/>
          <w:marTop w:val="0"/>
          <w:marBottom w:val="0"/>
          <w:divBdr>
            <w:top w:val="none" w:sz="0" w:space="0" w:color="auto"/>
            <w:left w:val="none" w:sz="0" w:space="0" w:color="auto"/>
            <w:bottom w:val="none" w:sz="0" w:space="0" w:color="auto"/>
            <w:right w:val="none" w:sz="0" w:space="0" w:color="auto"/>
          </w:divBdr>
        </w:div>
        <w:div w:id="885988012">
          <w:marLeft w:val="480"/>
          <w:marRight w:val="0"/>
          <w:marTop w:val="0"/>
          <w:marBottom w:val="0"/>
          <w:divBdr>
            <w:top w:val="none" w:sz="0" w:space="0" w:color="auto"/>
            <w:left w:val="none" w:sz="0" w:space="0" w:color="auto"/>
            <w:bottom w:val="none" w:sz="0" w:space="0" w:color="auto"/>
            <w:right w:val="none" w:sz="0" w:space="0" w:color="auto"/>
          </w:divBdr>
        </w:div>
        <w:div w:id="950554175">
          <w:marLeft w:val="480"/>
          <w:marRight w:val="0"/>
          <w:marTop w:val="0"/>
          <w:marBottom w:val="0"/>
          <w:divBdr>
            <w:top w:val="none" w:sz="0" w:space="0" w:color="auto"/>
            <w:left w:val="none" w:sz="0" w:space="0" w:color="auto"/>
            <w:bottom w:val="none" w:sz="0" w:space="0" w:color="auto"/>
            <w:right w:val="none" w:sz="0" w:space="0" w:color="auto"/>
          </w:divBdr>
        </w:div>
        <w:div w:id="953636576">
          <w:marLeft w:val="480"/>
          <w:marRight w:val="0"/>
          <w:marTop w:val="0"/>
          <w:marBottom w:val="0"/>
          <w:divBdr>
            <w:top w:val="none" w:sz="0" w:space="0" w:color="auto"/>
            <w:left w:val="none" w:sz="0" w:space="0" w:color="auto"/>
            <w:bottom w:val="none" w:sz="0" w:space="0" w:color="auto"/>
            <w:right w:val="none" w:sz="0" w:space="0" w:color="auto"/>
          </w:divBdr>
        </w:div>
        <w:div w:id="969870390">
          <w:marLeft w:val="480"/>
          <w:marRight w:val="0"/>
          <w:marTop w:val="0"/>
          <w:marBottom w:val="0"/>
          <w:divBdr>
            <w:top w:val="none" w:sz="0" w:space="0" w:color="auto"/>
            <w:left w:val="none" w:sz="0" w:space="0" w:color="auto"/>
            <w:bottom w:val="none" w:sz="0" w:space="0" w:color="auto"/>
            <w:right w:val="none" w:sz="0" w:space="0" w:color="auto"/>
          </w:divBdr>
        </w:div>
        <w:div w:id="1007636782">
          <w:marLeft w:val="480"/>
          <w:marRight w:val="0"/>
          <w:marTop w:val="0"/>
          <w:marBottom w:val="0"/>
          <w:divBdr>
            <w:top w:val="none" w:sz="0" w:space="0" w:color="auto"/>
            <w:left w:val="none" w:sz="0" w:space="0" w:color="auto"/>
            <w:bottom w:val="none" w:sz="0" w:space="0" w:color="auto"/>
            <w:right w:val="none" w:sz="0" w:space="0" w:color="auto"/>
          </w:divBdr>
        </w:div>
        <w:div w:id="1094861142">
          <w:marLeft w:val="480"/>
          <w:marRight w:val="0"/>
          <w:marTop w:val="0"/>
          <w:marBottom w:val="0"/>
          <w:divBdr>
            <w:top w:val="none" w:sz="0" w:space="0" w:color="auto"/>
            <w:left w:val="none" w:sz="0" w:space="0" w:color="auto"/>
            <w:bottom w:val="none" w:sz="0" w:space="0" w:color="auto"/>
            <w:right w:val="none" w:sz="0" w:space="0" w:color="auto"/>
          </w:divBdr>
        </w:div>
        <w:div w:id="1138457888">
          <w:marLeft w:val="480"/>
          <w:marRight w:val="0"/>
          <w:marTop w:val="0"/>
          <w:marBottom w:val="0"/>
          <w:divBdr>
            <w:top w:val="none" w:sz="0" w:space="0" w:color="auto"/>
            <w:left w:val="none" w:sz="0" w:space="0" w:color="auto"/>
            <w:bottom w:val="none" w:sz="0" w:space="0" w:color="auto"/>
            <w:right w:val="none" w:sz="0" w:space="0" w:color="auto"/>
          </w:divBdr>
        </w:div>
        <w:div w:id="1151672930">
          <w:marLeft w:val="480"/>
          <w:marRight w:val="0"/>
          <w:marTop w:val="0"/>
          <w:marBottom w:val="0"/>
          <w:divBdr>
            <w:top w:val="none" w:sz="0" w:space="0" w:color="auto"/>
            <w:left w:val="none" w:sz="0" w:space="0" w:color="auto"/>
            <w:bottom w:val="none" w:sz="0" w:space="0" w:color="auto"/>
            <w:right w:val="none" w:sz="0" w:space="0" w:color="auto"/>
          </w:divBdr>
        </w:div>
        <w:div w:id="1155992144">
          <w:marLeft w:val="480"/>
          <w:marRight w:val="0"/>
          <w:marTop w:val="0"/>
          <w:marBottom w:val="0"/>
          <w:divBdr>
            <w:top w:val="none" w:sz="0" w:space="0" w:color="auto"/>
            <w:left w:val="none" w:sz="0" w:space="0" w:color="auto"/>
            <w:bottom w:val="none" w:sz="0" w:space="0" w:color="auto"/>
            <w:right w:val="none" w:sz="0" w:space="0" w:color="auto"/>
          </w:divBdr>
        </w:div>
        <w:div w:id="1181311347">
          <w:marLeft w:val="480"/>
          <w:marRight w:val="0"/>
          <w:marTop w:val="0"/>
          <w:marBottom w:val="0"/>
          <w:divBdr>
            <w:top w:val="none" w:sz="0" w:space="0" w:color="auto"/>
            <w:left w:val="none" w:sz="0" w:space="0" w:color="auto"/>
            <w:bottom w:val="none" w:sz="0" w:space="0" w:color="auto"/>
            <w:right w:val="none" w:sz="0" w:space="0" w:color="auto"/>
          </w:divBdr>
        </w:div>
        <w:div w:id="1325622014">
          <w:marLeft w:val="480"/>
          <w:marRight w:val="0"/>
          <w:marTop w:val="0"/>
          <w:marBottom w:val="0"/>
          <w:divBdr>
            <w:top w:val="none" w:sz="0" w:space="0" w:color="auto"/>
            <w:left w:val="none" w:sz="0" w:space="0" w:color="auto"/>
            <w:bottom w:val="none" w:sz="0" w:space="0" w:color="auto"/>
            <w:right w:val="none" w:sz="0" w:space="0" w:color="auto"/>
          </w:divBdr>
        </w:div>
        <w:div w:id="1357075540">
          <w:marLeft w:val="480"/>
          <w:marRight w:val="0"/>
          <w:marTop w:val="0"/>
          <w:marBottom w:val="0"/>
          <w:divBdr>
            <w:top w:val="none" w:sz="0" w:space="0" w:color="auto"/>
            <w:left w:val="none" w:sz="0" w:space="0" w:color="auto"/>
            <w:bottom w:val="none" w:sz="0" w:space="0" w:color="auto"/>
            <w:right w:val="none" w:sz="0" w:space="0" w:color="auto"/>
          </w:divBdr>
        </w:div>
        <w:div w:id="1419444800">
          <w:marLeft w:val="480"/>
          <w:marRight w:val="0"/>
          <w:marTop w:val="0"/>
          <w:marBottom w:val="0"/>
          <w:divBdr>
            <w:top w:val="none" w:sz="0" w:space="0" w:color="auto"/>
            <w:left w:val="none" w:sz="0" w:space="0" w:color="auto"/>
            <w:bottom w:val="none" w:sz="0" w:space="0" w:color="auto"/>
            <w:right w:val="none" w:sz="0" w:space="0" w:color="auto"/>
          </w:divBdr>
        </w:div>
        <w:div w:id="1487240338">
          <w:marLeft w:val="480"/>
          <w:marRight w:val="0"/>
          <w:marTop w:val="0"/>
          <w:marBottom w:val="0"/>
          <w:divBdr>
            <w:top w:val="none" w:sz="0" w:space="0" w:color="auto"/>
            <w:left w:val="none" w:sz="0" w:space="0" w:color="auto"/>
            <w:bottom w:val="none" w:sz="0" w:space="0" w:color="auto"/>
            <w:right w:val="none" w:sz="0" w:space="0" w:color="auto"/>
          </w:divBdr>
        </w:div>
        <w:div w:id="1506165361">
          <w:marLeft w:val="480"/>
          <w:marRight w:val="0"/>
          <w:marTop w:val="0"/>
          <w:marBottom w:val="0"/>
          <w:divBdr>
            <w:top w:val="none" w:sz="0" w:space="0" w:color="auto"/>
            <w:left w:val="none" w:sz="0" w:space="0" w:color="auto"/>
            <w:bottom w:val="none" w:sz="0" w:space="0" w:color="auto"/>
            <w:right w:val="none" w:sz="0" w:space="0" w:color="auto"/>
          </w:divBdr>
        </w:div>
        <w:div w:id="1550606236">
          <w:marLeft w:val="480"/>
          <w:marRight w:val="0"/>
          <w:marTop w:val="0"/>
          <w:marBottom w:val="0"/>
          <w:divBdr>
            <w:top w:val="none" w:sz="0" w:space="0" w:color="auto"/>
            <w:left w:val="none" w:sz="0" w:space="0" w:color="auto"/>
            <w:bottom w:val="none" w:sz="0" w:space="0" w:color="auto"/>
            <w:right w:val="none" w:sz="0" w:space="0" w:color="auto"/>
          </w:divBdr>
        </w:div>
        <w:div w:id="1684626815">
          <w:marLeft w:val="480"/>
          <w:marRight w:val="0"/>
          <w:marTop w:val="0"/>
          <w:marBottom w:val="0"/>
          <w:divBdr>
            <w:top w:val="none" w:sz="0" w:space="0" w:color="auto"/>
            <w:left w:val="none" w:sz="0" w:space="0" w:color="auto"/>
            <w:bottom w:val="none" w:sz="0" w:space="0" w:color="auto"/>
            <w:right w:val="none" w:sz="0" w:space="0" w:color="auto"/>
          </w:divBdr>
        </w:div>
        <w:div w:id="1687945740">
          <w:marLeft w:val="480"/>
          <w:marRight w:val="0"/>
          <w:marTop w:val="0"/>
          <w:marBottom w:val="0"/>
          <w:divBdr>
            <w:top w:val="none" w:sz="0" w:space="0" w:color="auto"/>
            <w:left w:val="none" w:sz="0" w:space="0" w:color="auto"/>
            <w:bottom w:val="none" w:sz="0" w:space="0" w:color="auto"/>
            <w:right w:val="none" w:sz="0" w:space="0" w:color="auto"/>
          </w:divBdr>
        </w:div>
        <w:div w:id="1704087657">
          <w:marLeft w:val="480"/>
          <w:marRight w:val="0"/>
          <w:marTop w:val="0"/>
          <w:marBottom w:val="0"/>
          <w:divBdr>
            <w:top w:val="none" w:sz="0" w:space="0" w:color="auto"/>
            <w:left w:val="none" w:sz="0" w:space="0" w:color="auto"/>
            <w:bottom w:val="none" w:sz="0" w:space="0" w:color="auto"/>
            <w:right w:val="none" w:sz="0" w:space="0" w:color="auto"/>
          </w:divBdr>
        </w:div>
        <w:div w:id="1713921554">
          <w:marLeft w:val="480"/>
          <w:marRight w:val="0"/>
          <w:marTop w:val="0"/>
          <w:marBottom w:val="0"/>
          <w:divBdr>
            <w:top w:val="none" w:sz="0" w:space="0" w:color="auto"/>
            <w:left w:val="none" w:sz="0" w:space="0" w:color="auto"/>
            <w:bottom w:val="none" w:sz="0" w:space="0" w:color="auto"/>
            <w:right w:val="none" w:sz="0" w:space="0" w:color="auto"/>
          </w:divBdr>
        </w:div>
        <w:div w:id="1751728603">
          <w:marLeft w:val="480"/>
          <w:marRight w:val="0"/>
          <w:marTop w:val="0"/>
          <w:marBottom w:val="0"/>
          <w:divBdr>
            <w:top w:val="none" w:sz="0" w:space="0" w:color="auto"/>
            <w:left w:val="none" w:sz="0" w:space="0" w:color="auto"/>
            <w:bottom w:val="none" w:sz="0" w:space="0" w:color="auto"/>
            <w:right w:val="none" w:sz="0" w:space="0" w:color="auto"/>
          </w:divBdr>
        </w:div>
        <w:div w:id="1780832435">
          <w:marLeft w:val="480"/>
          <w:marRight w:val="0"/>
          <w:marTop w:val="0"/>
          <w:marBottom w:val="0"/>
          <w:divBdr>
            <w:top w:val="none" w:sz="0" w:space="0" w:color="auto"/>
            <w:left w:val="none" w:sz="0" w:space="0" w:color="auto"/>
            <w:bottom w:val="none" w:sz="0" w:space="0" w:color="auto"/>
            <w:right w:val="none" w:sz="0" w:space="0" w:color="auto"/>
          </w:divBdr>
        </w:div>
        <w:div w:id="1887832207">
          <w:marLeft w:val="480"/>
          <w:marRight w:val="0"/>
          <w:marTop w:val="0"/>
          <w:marBottom w:val="0"/>
          <w:divBdr>
            <w:top w:val="none" w:sz="0" w:space="0" w:color="auto"/>
            <w:left w:val="none" w:sz="0" w:space="0" w:color="auto"/>
            <w:bottom w:val="none" w:sz="0" w:space="0" w:color="auto"/>
            <w:right w:val="none" w:sz="0" w:space="0" w:color="auto"/>
          </w:divBdr>
        </w:div>
        <w:div w:id="1923836216">
          <w:marLeft w:val="480"/>
          <w:marRight w:val="0"/>
          <w:marTop w:val="0"/>
          <w:marBottom w:val="0"/>
          <w:divBdr>
            <w:top w:val="none" w:sz="0" w:space="0" w:color="auto"/>
            <w:left w:val="none" w:sz="0" w:space="0" w:color="auto"/>
            <w:bottom w:val="none" w:sz="0" w:space="0" w:color="auto"/>
            <w:right w:val="none" w:sz="0" w:space="0" w:color="auto"/>
          </w:divBdr>
        </w:div>
        <w:div w:id="1999071395">
          <w:marLeft w:val="480"/>
          <w:marRight w:val="0"/>
          <w:marTop w:val="0"/>
          <w:marBottom w:val="0"/>
          <w:divBdr>
            <w:top w:val="none" w:sz="0" w:space="0" w:color="auto"/>
            <w:left w:val="none" w:sz="0" w:space="0" w:color="auto"/>
            <w:bottom w:val="none" w:sz="0" w:space="0" w:color="auto"/>
            <w:right w:val="none" w:sz="0" w:space="0" w:color="auto"/>
          </w:divBdr>
        </w:div>
        <w:div w:id="2006742131">
          <w:marLeft w:val="480"/>
          <w:marRight w:val="0"/>
          <w:marTop w:val="0"/>
          <w:marBottom w:val="0"/>
          <w:divBdr>
            <w:top w:val="none" w:sz="0" w:space="0" w:color="auto"/>
            <w:left w:val="none" w:sz="0" w:space="0" w:color="auto"/>
            <w:bottom w:val="none" w:sz="0" w:space="0" w:color="auto"/>
            <w:right w:val="none" w:sz="0" w:space="0" w:color="auto"/>
          </w:divBdr>
        </w:div>
        <w:div w:id="2047756157">
          <w:marLeft w:val="480"/>
          <w:marRight w:val="0"/>
          <w:marTop w:val="0"/>
          <w:marBottom w:val="0"/>
          <w:divBdr>
            <w:top w:val="none" w:sz="0" w:space="0" w:color="auto"/>
            <w:left w:val="none" w:sz="0" w:space="0" w:color="auto"/>
            <w:bottom w:val="none" w:sz="0" w:space="0" w:color="auto"/>
            <w:right w:val="none" w:sz="0" w:space="0" w:color="auto"/>
          </w:divBdr>
        </w:div>
        <w:div w:id="2070029158">
          <w:marLeft w:val="480"/>
          <w:marRight w:val="0"/>
          <w:marTop w:val="0"/>
          <w:marBottom w:val="0"/>
          <w:divBdr>
            <w:top w:val="none" w:sz="0" w:space="0" w:color="auto"/>
            <w:left w:val="none" w:sz="0" w:space="0" w:color="auto"/>
            <w:bottom w:val="none" w:sz="0" w:space="0" w:color="auto"/>
            <w:right w:val="none" w:sz="0" w:space="0" w:color="auto"/>
          </w:divBdr>
        </w:div>
        <w:div w:id="2119106616">
          <w:marLeft w:val="480"/>
          <w:marRight w:val="0"/>
          <w:marTop w:val="0"/>
          <w:marBottom w:val="0"/>
          <w:divBdr>
            <w:top w:val="none" w:sz="0" w:space="0" w:color="auto"/>
            <w:left w:val="none" w:sz="0" w:space="0" w:color="auto"/>
            <w:bottom w:val="none" w:sz="0" w:space="0" w:color="auto"/>
            <w:right w:val="none" w:sz="0" w:space="0" w:color="auto"/>
          </w:divBdr>
        </w:div>
        <w:div w:id="2134866067">
          <w:marLeft w:val="480"/>
          <w:marRight w:val="0"/>
          <w:marTop w:val="0"/>
          <w:marBottom w:val="0"/>
          <w:divBdr>
            <w:top w:val="none" w:sz="0" w:space="0" w:color="auto"/>
            <w:left w:val="none" w:sz="0" w:space="0" w:color="auto"/>
            <w:bottom w:val="none" w:sz="0" w:space="0" w:color="auto"/>
            <w:right w:val="none" w:sz="0" w:space="0" w:color="auto"/>
          </w:divBdr>
        </w:div>
        <w:div w:id="2145002572">
          <w:marLeft w:val="480"/>
          <w:marRight w:val="0"/>
          <w:marTop w:val="0"/>
          <w:marBottom w:val="0"/>
          <w:divBdr>
            <w:top w:val="none" w:sz="0" w:space="0" w:color="auto"/>
            <w:left w:val="none" w:sz="0" w:space="0" w:color="auto"/>
            <w:bottom w:val="none" w:sz="0" w:space="0" w:color="auto"/>
            <w:right w:val="none" w:sz="0" w:space="0" w:color="auto"/>
          </w:divBdr>
        </w:div>
      </w:divsChild>
    </w:div>
    <w:div w:id="676080595">
      <w:marLeft w:val="640"/>
      <w:marRight w:val="0"/>
      <w:marTop w:val="0"/>
      <w:marBottom w:val="0"/>
      <w:divBdr>
        <w:top w:val="none" w:sz="0" w:space="0" w:color="auto"/>
        <w:left w:val="none" w:sz="0" w:space="0" w:color="auto"/>
        <w:bottom w:val="none" w:sz="0" w:space="0" w:color="auto"/>
        <w:right w:val="none" w:sz="0" w:space="0" w:color="auto"/>
      </w:divBdr>
    </w:div>
    <w:div w:id="676617803">
      <w:marLeft w:val="640"/>
      <w:marRight w:val="0"/>
      <w:marTop w:val="0"/>
      <w:marBottom w:val="0"/>
      <w:divBdr>
        <w:top w:val="none" w:sz="0" w:space="0" w:color="auto"/>
        <w:left w:val="none" w:sz="0" w:space="0" w:color="auto"/>
        <w:bottom w:val="none" w:sz="0" w:space="0" w:color="auto"/>
        <w:right w:val="none" w:sz="0" w:space="0" w:color="auto"/>
      </w:divBdr>
    </w:div>
    <w:div w:id="676925176">
      <w:bodyDiv w:val="1"/>
      <w:marLeft w:val="0"/>
      <w:marRight w:val="0"/>
      <w:marTop w:val="0"/>
      <w:marBottom w:val="0"/>
      <w:divBdr>
        <w:top w:val="none" w:sz="0" w:space="0" w:color="auto"/>
        <w:left w:val="none" w:sz="0" w:space="0" w:color="auto"/>
        <w:bottom w:val="none" w:sz="0" w:space="0" w:color="auto"/>
        <w:right w:val="none" w:sz="0" w:space="0" w:color="auto"/>
      </w:divBdr>
    </w:div>
    <w:div w:id="677537950">
      <w:marLeft w:val="640"/>
      <w:marRight w:val="0"/>
      <w:marTop w:val="0"/>
      <w:marBottom w:val="0"/>
      <w:divBdr>
        <w:top w:val="none" w:sz="0" w:space="0" w:color="auto"/>
        <w:left w:val="none" w:sz="0" w:space="0" w:color="auto"/>
        <w:bottom w:val="none" w:sz="0" w:space="0" w:color="auto"/>
        <w:right w:val="none" w:sz="0" w:space="0" w:color="auto"/>
      </w:divBdr>
    </w:div>
    <w:div w:id="679088339">
      <w:marLeft w:val="640"/>
      <w:marRight w:val="0"/>
      <w:marTop w:val="0"/>
      <w:marBottom w:val="0"/>
      <w:divBdr>
        <w:top w:val="none" w:sz="0" w:space="0" w:color="auto"/>
        <w:left w:val="none" w:sz="0" w:space="0" w:color="auto"/>
        <w:bottom w:val="none" w:sz="0" w:space="0" w:color="auto"/>
        <w:right w:val="none" w:sz="0" w:space="0" w:color="auto"/>
      </w:divBdr>
    </w:div>
    <w:div w:id="679165850">
      <w:marLeft w:val="640"/>
      <w:marRight w:val="0"/>
      <w:marTop w:val="0"/>
      <w:marBottom w:val="0"/>
      <w:divBdr>
        <w:top w:val="none" w:sz="0" w:space="0" w:color="auto"/>
        <w:left w:val="none" w:sz="0" w:space="0" w:color="auto"/>
        <w:bottom w:val="none" w:sz="0" w:space="0" w:color="auto"/>
        <w:right w:val="none" w:sz="0" w:space="0" w:color="auto"/>
      </w:divBdr>
    </w:div>
    <w:div w:id="679166793">
      <w:marLeft w:val="640"/>
      <w:marRight w:val="0"/>
      <w:marTop w:val="0"/>
      <w:marBottom w:val="0"/>
      <w:divBdr>
        <w:top w:val="none" w:sz="0" w:space="0" w:color="auto"/>
        <w:left w:val="none" w:sz="0" w:space="0" w:color="auto"/>
        <w:bottom w:val="none" w:sz="0" w:space="0" w:color="auto"/>
        <w:right w:val="none" w:sz="0" w:space="0" w:color="auto"/>
      </w:divBdr>
    </w:div>
    <w:div w:id="679503277">
      <w:marLeft w:val="640"/>
      <w:marRight w:val="0"/>
      <w:marTop w:val="0"/>
      <w:marBottom w:val="0"/>
      <w:divBdr>
        <w:top w:val="none" w:sz="0" w:space="0" w:color="auto"/>
        <w:left w:val="none" w:sz="0" w:space="0" w:color="auto"/>
        <w:bottom w:val="none" w:sz="0" w:space="0" w:color="auto"/>
        <w:right w:val="none" w:sz="0" w:space="0" w:color="auto"/>
      </w:divBdr>
    </w:div>
    <w:div w:id="680399137">
      <w:marLeft w:val="640"/>
      <w:marRight w:val="0"/>
      <w:marTop w:val="0"/>
      <w:marBottom w:val="0"/>
      <w:divBdr>
        <w:top w:val="none" w:sz="0" w:space="0" w:color="auto"/>
        <w:left w:val="none" w:sz="0" w:space="0" w:color="auto"/>
        <w:bottom w:val="none" w:sz="0" w:space="0" w:color="auto"/>
        <w:right w:val="none" w:sz="0" w:space="0" w:color="auto"/>
      </w:divBdr>
    </w:div>
    <w:div w:id="681247397">
      <w:marLeft w:val="640"/>
      <w:marRight w:val="0"/>
      <w:marTop w:val="0"/>
      <w:marBottom w:val="0"/>
      <w:divBdr>
        <w:top w:val="none" w:sz="0" w:space="0" w:color="auto"/>
        <w:left w:val="none" w:sz="0" w:space="0" w:color="auto"/>
        <w:bottom w:val="none" w:sz="0" w:space="0" w:color="auto"/>
        <w:right w:val="none" w:sz="0" w:space="0" w:color="auto"/>
      </w:divBdr>
    </w:div>
    <w:div w:id="681470108">
      <w:marLeft w:val="640"/>
      <w:marRight w:val="0"/>
      <w:marTop w:val="0"/>
      <w:marBottom w:val="0"/>
      <w:divBdr>
        <w:top w:val="none" w:sz="0" w:space="0" w:color="auto"/>
        <w:left w:val="none" w:sz="0" w:space="0" w:color="auto"/>
        <w:bottom w:val="none" w:sz="0" w:space="0" w:color="auto"/>
        <w:right w:val="none" w:sz="0" w:space="0" w:color="auto"/>
      </w:divBdr>
    </w:div>
    <w:div w:id="681474051">
      <w:marLeft w:val="640"/>
      <w:marRight w:val="0"/>
      <w:marTop w:val="0"/>
      <w:marBottom w:val="0"/>
      <w:divBdr>
        <w:top w:val="none" w:sz="0" w:space="0" w:color="auto"/>
        <w:left w:val="none" w:sz="0" w:space="0" w:color="auto"/>
        <w:bottom w:val="none" w:sz="0" w:space="0" w:color="auto"/>
        <w:right w:val="none" w:sz="0" w:space="0" w:color="auto"/>
      </w:divBdr>
    </w:div>
    <w:div w:id="681709795">
      <w:bodyDiv w:val="1"/>
      <w:marLeft w:val="0"/>
      <w:marRight w:val="0"/>
      <w:marTop w:val="0"/>
      <w:marBottom w:val="0"/>
      <w:divBdr>
        <w:top w:val="none" w:sz="0" w:space="0" w:color="auto"/>
        <w:left w:val="none" w:sz="0" w:space="0" w:color="auto"/>
        <w:bottom w:val="none" w:sz="0" w:space="0" w:color="auto"/>
        <w:right w:val="none" w:sz="0" w:space="0" w:color="auto"/>
      </w:divBdr>
    </w:div>
    <w:div w:id="681863395">
      <w:marLeft w:val="640"/>
      <w:marRight w:val="0"/>
      <w:marTop w:val="0"/>
      <w:marBottom w:val="0"/>
      <w:divBdr>
        <w:top w:val="none" w:sz="0" w:space="0" w:color="auto"/>
        <w:left w:val="none" w:sz="0" w:space="0" w:color="auto"/>
        <w:bottom w:val="none" w:sz="0" w:space="0" w:color="auto"/>
        <w:right w:val="none" w:sz="0" w:space="0" w:color="auto"/>
      </w:divBdr>
    </w:div>
    <w:div w:id="681903733">
      <w:marLeft w:val="640"/>
      <w:marRight w:val="0"/>
      <w:marTop w:val="0"/>
      <w:marBottom w:val="0"/>
      <w:divBdr>
        <w:top w:val="none" w:sz="0" w:space="0" w:color="auto"/>
        <w:left w:val="none" w:sz="0" w:space="0" w:color="auto"/>
        <w:bottom w:val="none" w:sz="0" w:space="0" w:color="auto"/>
        <w:right w:val="none" w:sz="0" w:space="0" w:color="auto"/>
      </w:divBdr>
    </w:div>
    <w:div w:id="681973561">
      <w:marLeft w:val="640"/>
      <w:marRight w:val="0"/>
      <w:marTop w:val="0"/>
      <w:marBottom w:val="0"/>
      <w:divBdr>
        <w:top w:val="none" w:sz="0" w:space="0" w:color="auto"/>
        <w:left w:val="none" w:sz="0" w:space="0" w:color="auto"/>
        <w:bottom w:val="none" w:sz="0" w:space="0" w:color="auto"/>
        <w:right w:val="none" w:sz="0" w:space="0" w:color="auto"/>
      </w:divBdr>
    </w:div>
    <w:div w:id="682172568">
      <w:marLeft w:val="640"/>
      <w:marRight w:val="0"/>
      <w:marTop w:val="0"/>
      <w:marBottom w:val="0"/>
      <w:divBdr>
        <w:top w:val="none" w:sz="0" w:space="0" w:color="auto"/>
        <w:left w:val="none" w:sz="0" w:space="0" w:color="auto"/>
        <w:bottom w:val="none" w:sz="0" w:space="0" w:color="auto"/>
        <w:right w:val="none" w:sz="0" w:space="0" w:color="auto"/>
      </w:divBdr>
    </w:div>
    <w:div w:id="682363546">
      <w:marLeft w:val="640"/>
      <w:marRight w:val="0"/>
      <w:marTop w:val="0"/>
      <w:marBottom w:val="0"/>
      <w:divBdr>
        <w:top w:val="none" w:sz="0" w:space="0" w:color="auto"/>
        <w:left w:val="none" w:sz="0" w:space="0" w:color="auto"/>
        <w:bottom w:val="none" w:sz="0" w:space="0" w:color="auto"/>
        <w:right w:val="none" w:sz="0" w:space="0" w:color="auto"/>
      </w:divBdr>
    </w:div>
    <w:div w:id="682364622">
      <w:marLeft w:val="640"/>
      <w:marRight w:val="0"/>
      <w:marTop w:val="0"/>
      <w:marBottom w:val="0"/>
      <w:divBdr>
        <w:top w:val="none" w:sz="0" w:space="0" w:color="auto"/>
        <w:left w:val="none" w:sz="0" w:space="0" w:color="auto"/>
        <w:bottom w:val="none" w:sz="0" w:space="0" w:color="auto"/>
        <w:right w:val="none" w:sz="0" w:space="0" w:color="auto"/>
      </w:divBdr>
    </w:div>
    <w:div w:id="682634463">
      <w:marLeft w:val="640"/>
      <w:marRight w:val="0"/>
      <w:marTop w:val="0"/>
      <w:marBottom w:val="0"/>
      <w:divBdr>
        <w:top w:val="none" w:sz="0" w:space="0" w:color="auto"/>
        <w:left w:val="none" w:sz="0" w:space="0" w:color="auto"/>
        <w:bottom w:val="none" w:sz="0" w:space="0" w:color="auto"/>
        <w:right w:val="none" w:sz="0" w:space="0" w:color="auto"/>
      </w:divBdr>
    </w:div>
    <w:div w:id="683169311">
      <w:marLeft w:val="640"/>
      <w:marRight w:val="0"/>
      <w:marTop w:val="0"/>
      <w:marBottom w:val="0"/>
      <w:divBdr>
        <w:top w:val="none" w:sz="0" w:space="0" w:color="auto"/>
        <w:left w:val="none" w:sz="0" w:space="0" w:color="auto"/>
        <w:bottom w:val="none" w:sz="0" w:space="0" w:color="auto"/>
        <w:right w:val="none" w:sz="0" w:space="0" w:color="auto"/>
      </w:divBdr>
    </w:div>
    <w:div w:id="683556651">
      <w:marLeft w:val="640"/>
      <w:marRight w:val="0"/>
      <w:marTop w:val="0"/>
      <w:marBottom w:val="0"/>
      <w:divBdr>
        <w:top w:val="none" w:sz="0" w:space="0" w:color="auto"/>
        <w:left w:val="none" w:sz="0" w:space="0" w:color="auto"/>
        <w:bottom w:val="none" w:sz="0" w:space="0" w:color="auto"/>
        <w:right w:val="none" w:sz="0" w:space="0" w:color="auto"/>
      </w:divBdr>
    </w:div>
    <w:div w:id="683628919">
      <w:marLeft w:val="640"/>
      <w:marRight w:val="0"/>
      <w:marTop w:val="0"/>
      <w:marBottom w:val="0"/>
      <w:divBdr>
        <w:top w:val="none" w:sz="0" w:space="0" w:color="auto"/>
        <w:left w:val="none" w:sz="0" w:space="0" w:color="auto"/>
        <w:bottom w:val="none" w:sz="0" w:space="0" w:color="auto"/>
        <w:right w:val="none" w:sz="0" w:space="0" w:color="auto"/>
      </w:divBdr>
    </w:div>
    <w:div w:id="683944206">
      <w:marLeft w:val="640"/>
      <w:marRight w:val="0"/>
      <w:marTop w:val="0"/>
      <w:marBottom w:val="0"/>
      <w:divBdr>
        <w:top w:val="none" w:sz="0" w:space="0" w:color="auto"/>
        <w:left w:val="none" w:sz="0" w:space="0" w:color="auto"/>
        <w:bottom w:val="none" w:sz="0" w:space="0" w:color="auto"/>
        <w:right w:val="none" w:sz="0" w:space="0" w:color="auto"/>
      </w:divBdr>
    </w:div>
    <w:div w:id="684095583">
      <w:marLeft w:val="640"/>
      <w:marRight w:val="0"/>
      <w:marTop w:val="0"/>
      <w:marBottom w:val="0"/>
      <w:divBdr>
        <w:top w:val="none" w:sz="0" w:space="0" w:color="auto"/>
        <w:left w:val="none" w:sz="0" w:space="0" w:color="auto"/>
        <w:bottom w:val="none" w:sz="0" w:space="0" w:color="auto"/>
        <w:right w:val="none" w:sz="0" w:space="0" w:color="auto"/>
      </w:divBdr>
    </w:div>
    <w:div w:id="684135767">
      <w:marLeft w:val="640"/>
      <w:marRight w:val="0"/>
      <w:marTop w:val="0"/>
      <w:marBottom w:val="0"/>
      <w:divBdr>
        <w:top w:val="none" w:sz="0" w:space="0" w:color="auto"/>
        <w:left w:val="none" w:sz="0" w:space="0" w:color="auto"/>
        <w:bottom w:val="none" w:sz="0" w:space="0" w:color="auto"/>
        <w:right w:val="none" w:sz="0" w:space="0" w:color="auto"/>
      </w:divBdr>
    </w:div>
    <w:div w:id="684331788">
      <w:marLeft w:val="640"/>
      <w:marRight w:val="0"/>
      <w:marTop w:val="0"/>
      <w:marBottom w:val="0"/>
      <w:divBdr>
        <w:top w:val="none" w:sz="0" w:space="0" w:color="auto"/>
        <w:left w:val="none" w:sz="0" w:space="0" w:color="auto"/>
        <w:bottom w:val="none" w:sz="0" w:space="0" w:color="auto"/>
        <w:right w:val="none" w:sz="0" w:space="0" w:color="auto"/>
      </w:divBdr>
    </w:div>
    <w:div w:id="684555230">
      <w:marLeft w:val="640"/>
      <w:marRight w:val="0"/>
      <w:marTop w:val="0"/>
      <w:marBottom w:val="0"/>
      <w:divBdr>
        <w:top w:val="none" w:sz="0" w:space="0" w:color="auto"/>
        <w:left w:val="none" w:sz="0" w:space="0" w:color="auto"/>
        <w:bottom w:val="none" w:sz="0" w:space="0" w:color="auto"/>
        <w:right w:val="none" w:sz="0" w:space="0" w:color="auto"/>
      </w:divBdr>
    </w:div>
    <w:div w:id="685252865">
      <w:marLeft w:val="640"/>
      <w:marRight w:val="0"/>
      <w:marTop w:val="0"/>
      <w:marBottom w:val="0"/>
      <w:divBdr>
        <w:top w:val="none" w:sz="0" w:space="0" w:color="auto"/>
        <w:left w:val="none" w:sz="0" w:space="0" w:color="auto"/>
        <w:bottom w:val="none" w:sz="0" w:space="0" w:color="auto"/>
        <w:right w:val="none" w:sz="0" w:space="0" w:color="auto"/>
      </w:divBdr>
    </w:div>
    <w:div w:id="685794027">
      <w:marLeft w:val="640"/>
      <w:marRight w:val="0"/>
      <w:marTop w:val="0"/>
      <w:marBottom w:val="0"/>
      <w:divBdr>
        <w:top w:val="none" w:sz="0" w:space="0" w:color="auto"/>
        <w:left w:val="none" w:sz="0" w:space="0" w:color="auto"/>
        <w:bottom w:val="none" w:sz="0" w:space="0" w:color="auto"/>
        <w:right w:val="none" w:sz="0" w:space="0" w:color="auto"/>
      </w:divBdr>
    </w:div>
    <w:div w:id="686060200">
      <w:marLeft w:val="640"/>
      <w:marRight w:val="0"/>
      <w:marTop w:val="0"/>
      <w:marBottom w:val="0"/>
      <w:divBdr>
        <w:top w:val="none" w:sz="0" w:space="0" w:color="auto"/>
        <w:left w:val="none" w:sz="0" w:space="0" w:color="auto"/>
        <w:bottom w:val="none" w:sz="0" w:space="0" w:color="auto"/>
        <w:right w:val="none" w:sz="0" w:space="0" w:color="auto"/>
      </w:divBdr>
    </w:div>
    <w:div w:id="686098231">
      <w:marLeft w:val="640"/>
      <w:marRight w:val="0"/>
      <w:marTop w:val="0"/>
      <w:marBottom w:val="0"/>
      <w:divBdr>
        <w:top w:val="none" w:sz="0" w:space="0" w:color="auto"/>
        <w:left w:val="none" w:sz="0" w:space="0" w:color="auto"/>
        <w:bottom w:val="none" w:sz="0" w:space="0" w:color="auto"/>
        <w:right w:val="none" w:sz="0" w:space="0" w:color="auto"/>
      </w:divBdr>
    </w:div>
    <w:div w:id="686516098">
      <w:marLeft w:val="480"/>
      <w:marRight w:val="0"/>
      <w:marTop w:val="0"/>
      <w:marBottom w:val="0"/>
      <w:divBdr>
        <w:top w:val="none" w:sz="0" w:space="0" w:color="auto"/>
        <w:left w:val="none" w:sz="0" w:space="0" w:color="auto"/>
        <w:bottom w:val="none" w:sz="0" w:space="0" w:color="auto"/>
        <w:right w:val="none" w:sz="0" w:space="0" w:color="auto"/>
      </w:divBdr>
    </w:div>
    <w:div w:id="686833634">
      <w:marLeft w:val="640"/>
      <w:marRight w:val="0"/>
      <w:marTop w:val="0"/>
      <w:marBottom w:val="0"/>
      <w:divBdr>
        <w:top w:val="none" w:sz="0" w:space="0" w:color="auto"/>
        <w:left w:val="none" w:sz="0" w:space="0" w:color="auto"/>
        <w:bottom w:val="none" w:sz="0" w:space="0" w:color="auto"/>
        <w:right w:val="none" w:sz="0" w:space="0" w:color="auto"/>
      </w:divBdr>
    </w:div>
    <w:div w:id="687294950">
      <w:bodyDiv w:val="1"/>
      <w:marLeft w:val="0"/>
      <w:marRight w:val="0"/>
      <w:marTop w:val="0"/>
      <w:marBottom w:val="0"/>
      <w:divBdr>
        <w:top w:val="none" w:sz="0" w:space="0" w:color="auto"/>
        <w:left w:val="none" w:sz="0" w:space="0" w:color="auto"/>
        <w:bottom w:val="none" w:sz="0" w:space="0" w:color="auto"/>
        <w:right w:val="none" w:sz="0" w:space="0" w:color="auto"/>
      </w:divBdr>
      <w:divsChild>
        <w:div w:id="22561293">
          <w:marLeft w:val="480"/>
          <w:marRight w:val="0"/>
          <w:marTop w:val="0"/>
          <w:marBottom w:val="0"/>
          <w:divBdr>
            <w:top w:val="none" w:sz="0" w:space="0" w:color="auto"/>
            <w:left w:val="none" w:sz="0" w:space="0" w:color="auto"/>
            <w:bottom w:val="none" w:sz="0" w:space="0" w:color="auto"/>
            <w:right w:val="none" w:sz="0" w:space="0" w:color="auto"/>
          </w:divBdr>
        </w:div>
        <w:div w:id="103890099">
          <w:marLeft w:val="480"/>
          <w:marRight w:val="0"/>
          <w:marTop w:val="0"/>
          <w:marBottom w:val="0"/>
          <w:divBdr>
            <w:top w:val="none" w:sz="0" w:space="0" w:color="auto"/>
            <w:left w:val="none" w:sz="0" w:space="0" w:color="auto"/>
            <w:bottom w:val="none" w:sz="0" w:space="0" w:color="auto"/>
            <w:right w:val="none" w:sz="0" w:space="0" w:color="auto"/>
          </w:divBdr>
        </w:div>
        <w:div w:id="108624918">
          <w:marLeft w:val="480"/>
          <w:marRight w:val="0"/>
          <w:marTop w:val="0"/>
          <w:marBottom w:val="0"/>
          <w:divBdr>
            <w:top w:val="none" w:sz="0" w:space="0" w:color="auto"/>
            <w:left w:val="none" w:sz="0" w:space="0" w:color="auto"/>
            <w:bottom w:val="none" w:sz="0" w:space="0" w:color="auto"/>
            <w:right w:val="none" w:sz="0" w:space="0" w:color="auto"/>
          </w:divBdr>
        </w:div>
        <w:div w:id="191109646">
          <w:marLeft w:val="480"/>
          <w:marRight w:val="0"/>
          <w:marTop w:val="0"/>
          <w:marBottom w:val="0"/>
          <w:divBdr>
            <w:top w:val="none" w:sz="0" w:space="0" w:color="auto"/>
            <w:left w:val="none" w:sz="0" w:space="0" w:color="auto"/>
            <w:bottom w:val="none" w:sz="0" w:space="0" w:color="auto"/>
            <w:right w:val="none" w:sz="0" w:space="0" w:color="auto"/>
          </w:divBdr>
        </w:div>
        <w:div w:id="191460543">
          <w:marLeft w:val="480"/>
          <w:marRight w:val="0"/>
          <w:marTop w:val="0"/>
          <w:marBottom w:val="0"/>
          <w:divBdr>
            <w:top w:val="none" w:sz="0" w:space="0" w:color="auto"/>
            <w:left w:val="none" w:sz="0" w:space="0" w:color="auto"/>
            <w:bottom w:val="none" w:sz="0" w:space="0" w:color="auto"/>
            <w:right w:val="none" w:sz="0" w:space="0" w:color="auto"/>
          </w:divBdr>
        </w:div>
        <w:div w:id="193925661">
          <w:marLeft w:val="480"/>
          <w:marRight w:val="0"/>
          <w:marTop w:val="0"/>
          <w:marBottom w:val="0"/>
          <w:divBdr>
            <w:top w:val="none" w:sz="0" w:space="0" w:color="auto"/>
            <w:left w:val="none" w:sz="0" w:space="0" w:color="auto"/>
            <w:bottom w:val="none" w:sz="0" w:space="0" w:color="auto"/>
            <w:right w:val="none" w:sz="0" w:space="0" w:color="auto"/>
          </w:divBdr>
        </w:div>
        <w:div w:id="213933889">
          <w:marLeft w:val="480"/>
          <w:marRight w:val="0"/>
          <w:marTop w:val="0"/>
          <w:marBottom w:val="0"/>
          <w:divBdr>
            <w:top w:val="none" w:sz="0" w:space="0" w:color="auto"/>
            <w:left w:val="none" w:sz="0" w:space="0" w:color="auto"/>
            <w:bottom w:val="none" w:sz="0" w:space="0" w:color="auto"/>
            <w:right w:val="none" w:sz="0" w:space="0" w:color="auto"/>
          </w:divBdr>
        </w:div>
        <w:div w:id="290064944">
          <w:marLeft w:val="480"/>
          <w:marRight w:val="0"/>
          <w:marTop w:val="0"/>
          <w:marBottom w:val="0"/>
          <w:divBdr>
            <w:top w:val="none" w:sz="0" w:space="0" w:color="auto"/>
            <w:left w:val="none" w:sz="0" w:space="0" w:color="auto"/>
            <w:bottom w:val="none" w:sz="0" w:space="0" w:color="auto"/>
            <w:right w:val="none" w:sz="0" w:space="0" w:color="auto"/>
          </w:divBdr>
        </w:div>
        <w:div w:id="331372521">
          <w:marLeft w:val="480"/>
          <w:marRight w:val="0"/>
          <w:marTop w:val="0"/>
          <w:marBottom w:val="0"/>
          <w:divBdr>
            <w:top w:val="none" w:sz="0" w:space="0" w:color="auto"/>
            <w:left w:val="none" w:sz="0" w:space="0" w:color="auto"/>
            <w:bottom w:val="none" w:sz="0" w:space="0" w:color="auto"/>
            <w:right w:val="none" w:sz="0" w:space="0" w:color="auto"/>
          </w:divBdr>
        </w:div>
        <w:div w:id="368604881">
          <w:marLeft w:val="480"/>
          <w:marRight w:val="0"/>
          <w:marTop w:val="0"/>
          <w:marBottom w:val="0"/>
          <w:divBdr>
            <w:top w:val="none" w:sz="0" w:space="0" w:color="auto"/>
            <w:left w:val="none" w:sz="0" w:space="0" w:color="auto"/>
            <w:bottom w:val="none" w:sz="0" w:space="0" w:color="auto"/>
            <w:right w:val="none" w:sz="0" w:space="0" w:color="auto"/>
          </w:divBdr>
        </w:div>
        <w:div w:id="413666953">
          <w:marLeft w:val="480"/>
          <w:marRight w:val="0"/>
          <w:marTop w:val="0"/>
          <w:marBottom w:val="0"/>
          <w:divBdr>
            <w:top w:val="none" w:sz="0" w:space="0" w:color="auto"/>
            <w:left w:val="none" w:sz="0" w:space="0" w:color="auto"/>
            <w:bottom w:val="none" w:sz="0" w:space="0" w:color="auto"/>
            <w:right w:val="none" w:sz="0" w:space="0" w:color="auto"/>
          </w:divBdr>
        </w:div>
        <w:div w:id="426342452">
          <w:marLeft w:val="480"/>
          <w:marRight w:val="0"/>
          <w:marTop w:val="0"/>
          <w:marBottom w:val="0"/>
          <w:divBdr>
            <w:top w:val="none" w:sz="0" w:space="0" w:color="auto"/>
            <w:left w:val="none" w:sz="0" w:space="0" w:color="auto"/>
            <w:bottom w:val="none" w:sz="0" w:space="0" w:color="auto"/>
            <w:right w:val="none" w:sz="0" w:space="0" w:color="auto"/>
          </w:divBdr>
        </w:div>
        <w:div w:id="451284197">
          <w:marLeft w:val="480"/>
          <w:marRight w:val="0"/>
          <w:marTop w:val="0"/>
          <w:marBottom w:val="0"/>
          <w:divBdr>
            <w:top w:val="none" w:sz="0" w:space="0" w:color="auto"/>
            <w:left w:val="none" w:sz="0" w:space="0" w:color="auto"/>
            <w:bottom w:val="none" w:sz="0" w:space="0" w:color="auto"/>
            <w:right w:val="none" w:sz="0" w:space="0" w:color="auto"/>
          </w:divBdr>
        </w:div>
        <w:div w:id="480269458">
          <w:marLeft w:val="480"/>
          <w:marRight w:val="0"/>
          <w:marTop w:val="0"/>
          <w:marBottom w:val="0"/>
          <w:divBdr>
            <w:top w:val="none" w:sz="0" w:space="0" w:color="auto"/>
            <w:left w:val="none" w:sz="0" w:space="0" w:color="auto"/>
            <w:bottom w:val="none" w:sz="0" w:space="0" w:color="auto"/>
            <w:right w:val="none" w:sz="0" w:space="0" w:color="auto"/>
          </w:divBdr>
        </w:div>
        <w:div w:id="484249130">
          <w:marLeft w:val="480"/>
          <w:marRight w:val="0"/>
          <w:marTop w:val="0"/>
          <w:marBottom w:val="0"/>
          <w:divBdr>
            <w:top w:val="none" w:sz="0" w:space="0" w:color="auto"/>
            <w:left w:val="none" w:sz="0" w:space="0" w:color="auto"/>
            <w:bottom w:val="none" w:sz="0" w:space="0" w:color="auto"/>
            <w:right w:val="none" w:sz="0" w:space="0" w:color="auto"/>
          </w:divBdr>
        </w:div>
        <w:div w:id="604265675">
          <w:marLeft w:val="480"/>
          <w:marRight w:val="0"/>
          <w:marTop w:val="0"/>
          <w:marBottom w:val="0"/>
          <w:divBdr>
            <w:top w:val="none" w:sz="0" w:space="0" w:color="auto"/>
            <w:left w:val="none" w:sz="0" w:space="0" w:color="auto"/>
            <w:bottom w:val="none" w:sz="0" w:space="0" w:color="auto"/>
            <w:right w:val="none" w:sz="0" w:space="0" w:color="auto"/>
          </w:divBdr>
        </w:div>
        <w:div w:id="639456120">
          <w:marLeft w:val="480"/>
          <w:marRight w:val="0"/>
          <w:marTop w:val="0"/>
          <w:marBottom w:val="0"/>
          <w:divBdr>
            <w:top w:val="none" w:sz="0" w:space="0" w:color="auto"/>
            <w:left w:val="none" w:sz="0" w:space="0" w:color="auto"/>
            <w:bottom w:val="none" w:sz="0" w:space="0" w:color="auto"/>
            <w:right w:val="none" w:sz="0" w:space="0" w:color="auto"/>
          </w:divBdr>
        </w:div>
        <w:div w:id="671875252">
          <w:marLeft w:val="480"/>
          <w:marRight w:val="0"/>
          <w:marTop w:val="0"/>
          <w:marBottom w:val="0"/>
          <w:divBdr>
            <w:top w:val="none" w:sz="0" w:space="0" w:color="auto"/>
            <w:left w:val="none" w:sz="0" w:space="0" w:color="auto"/>
            <w:bottom w:val="none" w:sz="0" w:space="0" w:color="auto"/>
            <w:right w:val="none" w:sz="0" w:space="0" w:color="auto"/>
          </w:divBdr>
        </w:div>
        <w:div w:id="702554115">
          <w:marLeft w:val="480"/>
          <w:marRight w:val="0"/>
          <w:marTop w:val="0"/>
          <w:marBottom w:val="0"/>
          <w:divBdr>
            <w:top w:val="none" w:sz="0" w:space="0" w:color="auto"/>
            <w:left w:val="none" w:sz="0" w:space="0" w:color="auto"/>
            <w:bottom w:val="none" w:sz="0" w:space="0" w:color="auto"/>
            <w:right w:val="none" w:sz="0" w:space="0" w:color="auto"/>
          </w:divBdr>
        </w:div>
        <w:div w:id="722214067">
          <w:marLeft w:val="480"/>
          <w:marRight w:val="0"/>
          <w:marTop w:val="0"/>
          <w:marBottom w:val="0"/>
          <w:divBdr>
            <w:top w:val="none" w:sz="0" w:space="0" w:color="auto"/>
            <w:left w:val="none" w:sz="0" w:space="0" w:color="auto"/>
            <w:bottom w:val="none" w:sz="0" w:space="0" w:color="auto"/>
            <w:right w:val="none" w:sz="0" w:space="0" w:color="auto"/>
          </w:divBdr>
        </w:div>
        <w:div w:id="759302907">
          <w:marLeft w:val="480"/>
          <w:marRight w:val="0"/>
          <w:marTop w:val="0"/>
          <w:marBottom w:val="0"/>
          <w:divBdr>
            <w:top w:val="none" w:sz="0" w:space="0" w:color="auto"/>
            <w:left w:val="none" w:sz="0" w:space="0" w:color="auto"/>
            <w:bottom w:val="none" w:sz="0" w:space="0" w:color="auto"/>
            <w:right w:val="none" w:sz="0" w:space="0" w:color="auto"/>
          </w:divBdr>
        </w:div>
        <w:div w:id="764500072">
          <w:marLeft w:val="480"/>
          <w:marRight w:val="0"/>
          <w:marTop w:val="0"/>
          <w:marBottom w:val="0"/>
          <w:divBdr>
            <w:top w:val="none" w:sz="0" w:space="0" w:color="auto"/>
            <w:left w:val="none" w:sz="0" w:space="0" w:color="auto"/>
            <w:bottom w:val="none" w:sz="0" w:space="0" w:color="auto"/>
            <w:right w:val="none" w:sz="0" w:space="0" w:color="auto"/>
          </w:divBdr>
        </w:div>
        <w:div w:id="860169457">
          <w:marLeft w:val="480"/>
          <w:marRight w:val="0"/>
          <w:marTop w:val="0"/>
          <w:marBottom w:val="0"/>
          <w:divBdr>
            <w:top w:val="none" w:sz="0" w:space="0" w:color="auto"/>
            <w:left w:val="none" w:sz="0" w:space="0" w:color="auto"/>
            <w:bottom w:val="none" w:sz="0" w:space="0" w:color="auto"/>
            <w:right w:val="none" w:sz="0" w:space="0" w:color="auto"/>
          </w:divBdr>
        </w:div>
        <w:div w:id="866867768">
          <w:marLeft w:val="480"/>
          <w:marRight w:val="0"/>
          <w:marTop w:val="0"/>
          <w:marBottom w:val="0"/>
          <w:divBdr>
            <w:top w:val="none" w:sz="0" w:space="0" w:color="auto"/>
            <w:left w:val="none" w:sz="0" w:space="0" w:color="auto"/>
            <w:bottom w:val="none" w:sz="0" w:space="0" w:color="auto"/>
            <w:right w:val="none" w:sz="0" w:space="0" w:color="auto"/>
          </w:divBdr>
        </w:div>
        <w:div w:id="915362655">
          <w:marLeft w:val="480"/>
          <w:marRight w:val="0"/>
          <w:marTop w:val="0"/>
          <w:marBottom w:val="0"/>
          <w:divBdr>
            <w:top w:val="none" w:sz="0" w:space="0" w:color="auto"/>
            <w:left w:val="none" w:sz="0" w:space="0" w:color="auto"/>
            <w:bottom w:val="none" w:sz="0" w:space="0" w:color="auto"/>
            <w:right w:val="none" w:sz="0" w:space="0" w:color="auto"/>
          </w:divBdr>
        </w:div>
        <w:div w:id="959991817">
          <w:marLeft w:val="480"/>
          <w:marRight w:val="0"/>
          <w:marTop w:val="0"/>
          <w:marBottom w:val="0"/>
          <w:divBdr>
            <w:top w:val="none" w:sz="0" w:space="0" w:color="auto"/>
            <w:left w:val="none" w:sz="0" w:space="0" w:color="auto"/>
            <w:bottom w:val="none" w:sz="0" w:space="0" w:color="auto"/>
            <w:right w:val="none" w:sz="0" w:space="0" w:color="auto"/>
          </w:divBdr>
        </w:div>
        <w:div w:id="977296709">
          <w:marLeft w:val="480"/>
          <w:marRight w:val="0"/>
          <w:marTop w:val="0"/>
          <w:marBottom w:val="0"/>
          <w:divBdr>
            <w:top w:val="none" w:sz="0" w:space="0" w:color="auto"/>
            <w:left w:val="none" w:sz="0" w:space="0" w:color="auto"/>
            <w:bottom w:val="none" w:sz="0" w:space="0" w:color="auto"/>
            <w:right w:val="none" w:sz="0" w:space="0" w:color="auto"/>
          </w:divBdr>
        </w:div>
        <w:div w:id="987713166">
          <w:marLeft w:val="480"/>
          <w:marRight w:val="0"/>
          <w:marTop w:val="0"/>
          <w:marBottom w:val="0"/>
          <w:divBdr>
            <w:top w:val="none" w:sz="0" w:space="0" w:color="auto"/>
            <w:left w:val="none" w:sz="0" w:space="0" w:color="auto"/>
            <w:bottom w:val="none" w:sz="0" w:space="0" w:color="auto"/>
            <w:right w:val="none" w:sz="0" w:space="0" w:color="auto"/>
          </w:divBdr>
        </w:div>
        <w:div w:id="1001854619">
          <w:marLeft w:val="480"/>
          <w:marRight w:val="0"/>
          <w:marTop w:val="0"/>
          <w:marBottom w:val="0"/>
          <w:divBdr>
            <w:top w:val="none" w:sz="0" w:space="0" w:color="auto"/>
            <w:left w:val="none" w:sz="0" w:space="0" w:color="auto"/>
            <w:bottom w:val="none" w:sz="0" w:space="0" w:color="auto"/>
            <w:right w:val="none" w:sz="0" w:space="0" w:color="auto"/>
          </w:divBdr>
        </w:div>
        <w:div w:id="1031491481">
          <w:marLeft w:val="480"/>
          <w:marRight w:val="0"/>
          <w:marTop w:val="0"/>
          <w:marBottom w:val="0"/>
          <w:divBdr>
            <w:top w:val="none" w:sz="0" w:space="0" w:color="auto"/>
            <w:left w:val="none" w:sz="0" w:space="0" w:color="auto"/>
            <w:bottom w:val="none" w:sz="0" w:space="0" w:color="auto"/>
            <w:right w:val="none" w:sz="0" w:space="0" w:color="auto"/>
          </w:divBdr>
        </w:div>
        <w:div w:id="1078475180">
          <w:marLeft w:val="480"/>
          <w:marRight w:val="0"/>
          <w:marTop w:val="0"/>
          <w:marBottom w:val="0"/>
          <w:divBdr>
            <w:top w:val="none" w:sz="0" w:space="0" w:color="auto"/>
            <w:left w:val="none" w:sz="0" w:space="0" w:color="auto"/>
            <w:bottom w:val="none" w:sz="0" w:space="0" w:color="auto"/>
            <w:right w:val="none" w:sz="0" w:space="0" w:color="auto"/>
          </w:divBdr>
        </w:div>
        <w:div w:id="1200897663">
          <w:marLeft w:val="480"/>
          <w:marRight w:val="0"/>
          <w:marTop w:val="0"/>
          <w:marBottom w:val="0"/>
          <w:divBdr>
            <w:top w:val="none" w:sz="0" w:space="0" w:color="auto"/>
            <w:left w:val="none" w:sz="0" w:space="0" w:color="auto"/>
            <w:bottom w:val="none" w:sz="0" w:space="0" w:color="auto"/>
            <w:right w:val="none" w:sz="0" w:space="0" w:color="auto"/>
          </w:divBdr>
        </w:div>
        <w:div w:id="1245071902">
          <w:marLeft w:val="480"/>
          <w:marRight w:val="0"/>
          <w:marTop w:val="0"/>
          <w:marBottom w:val="0"/>
          <w:divBdr>
            <w:top w:val="none" w:sz="0" w:space="0" w:color="auto"/>
            <w:left w:val="none" w:sz="0" w:space="0" w:color="auto"/>
            <w:bottom w:val="none" w:sz="0" w:space="0" w:color="auto"/>
            <w:right w:val="none" w:sz="0" w:space="0" w:color="auto"/>
          </w:divBdr>
        </w:div>
        <w:div w:id="1276642861">
          <w:marLeft w:val="480"/>
          <w:marRight w:val="0"/>
          <w:marTop w:val="0"/>
          <w:marBottom w:val="0"/>
          <w:divBdr>
            <w:top w:val="none" w:sz="0" w:space="0" w:color="auto"/>
            <w:left w:val="none" w:sz="0" w:space="0" w:color="auto"/>
            <w:bottom w:val="none" w:sz="0" w:space="0" w:color="auto"/>
            <w:right w:val="none" w:sz="0" w:space="0" w:color="auto"/>
          </w:divBdr>
        </w:div>
        <w:div w:id="1283000460">
          <w:marLeft w:val="480"/>
          <w:marRight w:val="0"/>
          <w:marTop w:val="0"/>
          <w:marBottom w:val="0"/>
          <w:divBdr>
            <w:top w:val="none" w:sz="0" w:space="0" w:color="auto"/>
            <w:left w:val="none" w:sz="0" w:space="0" w:color="auto"/>
            <w:bottom w:val="none" w:sz="0" w:space="0" w:color="auto"/>
            <w:right w:val="none" w:sz="0" w:space="0" w:color="auto"/>
          </w:divBdr>
        </w:div>
        <w:div w:id="1357855142">
          <w:marLeft w:val="480"/>
          <w:marRight w:val="0"/>
          <w:marTop w:val="0"/>
          <w:marBottom w:val="0"/>
          <w:divBdr>
            <w:top w:val="none" w:sz="0" w:space="0" w:color="auto"/>
            <w:left w:val="none" w:sz="0" w:space="0" w:color="auto"/>
            <w:bottom w:val="none" w:sz="0" w:space="0" w:color="auto"/>
            <w:right w:val="none" w:sz="0" w:space="0" w:color="auto"/>
          </w:divBdr>
        </w:div>
        <w:div w:id="1384405792">
          <w:marLeft w:val="480"/>
          <w:marRight w:val="0"/>
          <w:marTop w:val="0"/>
          <w:marBottom w:val="0"/>
          <w:divBdr>
            <w:top w:val="none" w:sz="0" w:space="0" w:color="auto"/>
            <w:left w:val="none" w:sz="0" w:space="0" w:color="auto"/>
            <w:bottom w:val="none" w:sz="0" w:space="0" w:color="auto"/>
            <w:right w:val="none" w:sz="0" w:space="0" w:color="auto"/>
          </w:divBdr>
        </w:div>
        <w:div w:id="1426878177">
          <w:marLeft w:val="480"/>
          <w:marRight w:val="0"/>
          <w:marTop w:val="0"/>
          <w:marBottom w:val="0"/>
          <w:divBdr>
            <w:top w:val="none" w:sz="0" w:space="0" w:color="auto"/>
            <w:left w:val="none" w:sz="0" w:space="0" w:color="auto"/>
            <w:bottom w:val="none" w:sz="0" w:space="0" w:color="auto"/>
            <w:right w:val="none" w:sz="0" w:space="0" w:color="auto"/>
          </w:divBdr>
        </w:div>
        <w:div w:id="1442841829">
          <w:marLeft w:val="480"/>
          <w:marRight w:val="0"/>
          <w:marTop w:val="0"/>
          <w:marBottom w:val="0"/>
          <w:divBdr>
            <w:top w:val="none" w:sz="0" w:space="0" w:color="auto"/>
            <w:left w:val="none" w:sz="0" w:space="0" w:color="auto"/>
            <w:bottom w:val="none" w:sz="0" w:space="0" w:color="auto"/>
            <w:right w:val="none" w:sz="0" w:space="0" w:color="auto"/>
          </w:divBdr>
        </w:div>
        <w:div w:id="1445997958">
          <w:marLeft w:val="480"/>
          <w:marRight w:val="0"/>
          <w:marTop w:val="0"/>
          <w:marBottom w:val="0"/>
          <w:divBdr>
            <w:top w:val="none" w:sz="0" w:space="0" w:color="auto"/>
            <w:left w:val="none" w:sz="0" w:space="0" w:color="auto"/>
            <w:bottom w:val="none" w:sz="0" w:space="0" w:color="auto"/>
            <w:right w:val="none" w:sz="0" w:space="0" w:color="auto"/>
          </w:divBdr>
        </w:div>
        <w:div w:id="1454862201">
          <w:marLeft w:val="480"/>
          <w:marRight w:val="0"/>
          <w:marTop w:val="0"/>
          <w:marBottom w:val="0"/>
          <w:divBdr>
            <w:top w:val="none" w:sz="0" w:space="0" w:color="auto"/>
            <w:left w:val="none" w:sz="0" w:space="0" w:color="auto"/>
            <w:bottom w:val="none" w:sz="0" w:space="0" w:color="auto"/>
            <w:right w:val="none" w:sz="0" w:space="0" w:color="auto"/>
          </w:divBdr>
        </w:div>
        <w:div w:id="1459641928">
          <w:marLeft w:val="480"/>
          <w:marRight w:val="0"/>
          <w:marTop w:val="0"/>
          <w:marBottom w:val="0"/>
          <w:divBdr>
            <w:top w:val="none" w:sz="0" w:space="0" w:color="auto"/>
            <w:left w:val="none" w:sz="0" w:space="0" w:color="auto"/>
            <w:bottom w:val="none" w:sz="0" w:space="0" w:color="auto"/>
            <w:right w:val="none" w:sz="0" w:space="0" w:color="auto"/>
          </w:divBdr>
        </w:div>
        <w:div w:id="1473063267">
          <w:marLeft w:val="480"/>
          <w:marRight w:val="0"/>
          <w:marTop w:val="0"/>
          <w:marBottom w:val="0"/>
          <w:divBdr>
            <w:top w:val="none" w:sz="0" w:space="0" w:color="auto"/>
            <w:left w:val="none" w:sz="0" w:space="0" w:color="auto"/>
            <w:bottom w:val="none" w:sz="0" w:space="0" w:color="auto"/>
            <w:right w:val="none" w:sz="0" w:space="0" w:color="auto"/>
          </w:divBdr>
        </w:div>
        <w:div w:id="1521774938">
          <w:marLeft w:val="480"/>
          <w:marRight w:val="0"/>
          <w:marTop w:val="0"/>
          <w:marBottom w:val="0"/>
          <w:divBdr>
            <w:top w:val="none" w:sz="0" w:space="0" w:color="auto"/>
            <w:left w:val="none" w:sz="0" w:space="0" w:color="auto"/>
            <w:bottom w:val="none" w:sz="0" w:space="0" w:color="auto"/>
            <w:right w:val="none" w:sz="0" w:space="0" w:color="auto"/>
          </w:divBdr>
        </w:div>
        <w:div w:id="1558543827">
          <w:marLeft w:val="480"/>
          <w:marRight w:val="0"/>
          <w:marTop w:val="0"/>
          <w:marBottom w:val="0"/>
          <w:divBdr>
            <w:top w:val="none" w:sz="0" w:space="0" w:color="auto"/>
            <w:left w:val="none" w:sz="0" w:space="0" w:color="auto"/>
            <w:bottom w:val="none" w:sz="0" w:space="0" w:color="auto"/>
            <w:right w:val="none" w:sz="0" w:space="0" w:color="auto"/>
          </w:divBdr>
        </w:div>
        <w:div w:id="1658725356">
          <w:marLeft w:val="480"/>
          <w:marRight w:val="0"/>
          <w:marTop w:val="0"/>
          <w:marBottom w:val="0"/>
          <w:divBdr>
            <w:top w:val="none" w:sz="0" w:space="0" w:color="auto"/>
            <w:left w:val="none" w:sz="0" w:space="0" w:color="auto"/>
            <w:bottom w:val="none" w:sz="0" w:space="0" w:color="auto"/>
            <w:right w:val="none" w:sz="0" w:space="0" w:color="auto"/>
          </w:divBdr>
        </w:div>
        <w:div w:id="1751348560">
          <w:marLeft w:val="480"/>
          <w:marRight w:val="0"/>
          <w:marTop w:val="0"/>
          <w:marBottom w:val="0"/>
          <w:divBdr>
            <w:top w:val="none" w:sz="0" w:space="0" w:color="auto"/>
            <w:left w:val="none" w:sz="0" w:space="0" w:color="auto"/>
            <w:bottom w:val="none" w:sz="0" w:space="0" w:color="auto"/>
            <w:right w:val="none" w:sz="0" w:space="0" w:color="auto"/>
          </w:divBdr>
        </w:div>
        <w:div w:id="1796678403">
          <w:marLeft w:val="480"/>
          <w:marRight w:val="0"/>
          <w:marTop w:val="0"/>
          <w:marBottom w:val="0"/>
          <w:divBdr>
            <w:top w:val="none" w:sz="0" w:space="0" w:color="auto"/>
            <w:left w:val="none" w:sz="0" w:space="0" w:color="auto"/>
            <w:bottom w:val="none" w:sz="0" w:space="0" w:color="auto"/>
            <w:right w:val="none" w:sz="0" w:space="0" w:color="auto"/>
          </w:divBdr>
        </w:div>
        <w:div w:id="1800345114">
          <w:marLeft w:val="480"/>
          <w:marRight w:val="0"/>
          <w:marTop w:val="0"/>
          <w:marBottom w:val="0"/>
          <w:divBdr>
            <w:top w:val="none" w:sz="0" w:space="0" w:color="auto"/>
            <w:left w:val="none" w:sz="0" w:space="0" w:color="auto"/>
            <w:bottom w:val="none" w:sz="0" w:space="0" w:color="auto"/>
            <w:right w:val="none" w:sz="0" w:space="0" w:color="auto"/>
          </w:divBdr>
        </w:div>
        <w:div w:id="1802268514">
          <w:marLeft w:val="480"/>
          <w:marRight w:val="0"/>
          <w:marTop w:val="0"/>
          <w:marBottom w:val="0"/>
          <w:divBdr>
            <w:top w:val="none" w:sz="0" w:space="0" w:color="auto"/>
            <w:left w:val="none" w:sz="0" w:space="0" w:color="auto"/>
            <w:bottom w:val="none" w:sz="0" w:space="0" w:color="auto"/>
            <w:right w:val="none" w:sz="0" w:space="0" w:color="auto"/>
          </w:divBdr>
        </w:div>
        <w:div w:id="1802385819">
          <w:marLeft w:val="480"/>
          <w:marRight w:val="0"/>
          <w:marTop w:val="0"/>
          <w:marBottom w:val="0"/>
          <w:divBdr>
            <w:top w:val="none" w:sz="0" w:space="0" w:color="auto"/>
            <w:left w:val="none" w:sz="0" w:space="0" w:color="auto"/>
            <w:bottom w:val="none" w:sz="0" w:space="0" w:color="auto"/>
            <w:right w:val="none" w:sz="0" w:space="0" w:color="auto"/>
          </w:divBdr>
        </w:div>
        <w:div w:id="1862861808">
          <w:marLeft w:val="480"/>
          <w:marRight w:val="0"/>
          <w:marTop w:val="0"/>
          <w:marBottom w:val="0"/>
          <w:divBdr>
            <w:top w:val="none" w:sz="0" w:space="0" w:color="auto"/>
            <w:left w:val="none" w:sz="0" w:space="0" w:color="auto"/>
            <w:bottom w:val="none" w:sz="0" w:space="0" w:color="auto"/>
            <w:right w:val="none" w:sz="0" w:space="0" w:color="auto"/>
          </w:divBdr>
        </w:div>
        <w:div w:id="1965649995">
          <w:marLeft w:val="480"/>
          <w:marRight w:val="0"/>
          <w:marTop w:val="0"/>
          <w:marBottom w:val="0"/>
          <w:divBdr>
            <w:top w:val="none" w:sz="0" w:space="0" w:color="auto"/>
            <w:left w:val="none" w:sz="0" w:space="0" w:color="auto"/>
            <w:bottom w:val="none" w:sz="0" w:space="0" w:color="auto"/>
            <w:right w:val="none" w:sz="0" w:space="0" w:color="auto"/>
          </w:divBdr>
        </w:div>
        <w:div w:id="1984775082">
          <w:marLeft w:val="480"/>
          <w:marRight w:val="0"/>
          <w:marTop w:val="0"/>
          <w:marBottom w:val="0"/>
          <w:divBdr>
            <w:top w:val="none" w:sz="0" w:space="0" w:color="auto"/>
            <w:left w:val="none" w:sz="0" w:space="0" w:color="auto"/>
            <w:bottom w:val="none" w:sz="0" w:space="0" w:color="auto"/>
            <w:right w:val="none" w:sz="0" w:space="0" w:color="auto"/>
          </w:divBdr>
        </w:div>
        <w:div w:id="2037074432">
          <w:marLeft w:val="480"/>
          <w:marRight w:val="0"/>
          <w:marTop w:val="0"/>
          <w:marBottom w:val="0"/>
          <w:divBdr>
            <w:top w:val="none" w:sz="0" w:space="0" w:color="auto"/>
            <w:left w:val="none" w:sz="0" w:space="0" w:color="auto"/>
            <w:bottom w:val="none" w:sz="0" w:space="0" w:color="auto"/>
            <w:right w:val="none" w:sz="0" w:space="0" w:color="auto"/>
          </w:divBdr>
        </w:div>
        <w:div w:id="2038702410">
          <w:marLeft w:val="480"/>
          <w:marRight w:val="0"/>
          <w:marTop w:val="0"/>
          <w:marBottom w:val="0"/>
          <w:divBdr>
            <w:top w:val="none" w:sz="0" w:space="0" w:color="auto"/>
            <w:left w:val="none" w:sz="0" w:space="0" w:color="auto"/>
            <w:bottom w:val="none" w:sz="0" w:space="0" w:color="auto"/>
            <w:right w:val="none" w:sz="0" w:space="0" w:color="auto"/>
          </w:divBdr>
        </w:div>
        <w:div w:id="2067676347">
          <w:marLeft w:val="480"/>
          <w:marRight w:val="0"/>
          <w:marTop w:val="0"/>
          <w:marBottom w:val="0"/>
          <w:divBdr>
            <w:top w:val="none" w:sz="0" w:space="0" w:color="auto"/>
            <w:left w:val="none" w:sz="0" w:space="0" w:color="auto"/>
            <w:bottom w:val="none" w:sz="0" w:space="0" w:color="auto"/>
            <w:right w:val="none" w:sz="0" w:space="0" w:color="auto"/>
          </w:divBdr>
        </w:div>
        <w:div w:id="2089184209">
          <w:marLeft w:val="480"/>
          <w:marRight w:val="0"/>
          <w:marTop w:val="0"/>
          <w:marBottom w:val="0"/>
          <w:divBdr>
            <w:top w:val="none" w:sz="0" w:space="0" w:color="auto"/>
            <w:left w:val="none" w:sz="0" w:space="0" w:color="auto"/>
            <w:bottom w:val="none" w:sz="0" w:space="0" w:color="auto"/>
            <w:right w:val="none" w:sz="0" w:space="0" w:color="auto"/>
          </w:divBdr>
        </w:div>
        <w:div w:id="2131513410">
          <w:marLeft w:val="480"/>
          <w:marRight w:val="0"/>
          <w:marTop w:val="0"/>
          <w:marBottom w:val="0"/>
          <w:divBdr>
            <w:top w:val="none" w:sz="0" w:space="0" w:color="auto"/>
            <w:left w:val="none" w:sz="0" w:space="0" w:color="auto"/>
            <w:bottom w:val="none" w:sz="0" w:space="0" w:color="auto"/>
            <w:right w:val="none" w:sz="0" w:space="0" w:color="auto"/>
          </w:divBdr>
        </w:div>
        <w:div w:id="2140033005">
          <w:marLeft w:val="480"/>
          <w:marRight w:val="0"/>
          <w:marTop w:val="0"/>
          <w:marBottom w:val="0"/>
          <w:divBdr>
            <w:top w:val="none" w:sz="0" w:space="0" w:color="auto"/>
            <w:left w:val="none" w:sz="0" w:space="0" w:color="auto"/>
            <w:bottom w:val="none" w:sz="0" w:space="0" w:color="auto"/>
            <w:right w:val="none" w:sz="0" w:space="0" w:color="auto"/>
          </w:divBdr>
        </w:div>
        <w:div w:id="2143036446">
          <w:marLeft w:val="480"/>
          <w:marRight w:val="0"/>
          <w:marTop w:val="0"/>
          <w:marBottom w:val="0"/>
          <w:divBdr>
            <w:top w:val="none" w:sz="0" w:space="0" w:color="auto"/>
            <w:left w:val="none" w:sz="0" w:space="0" w:color="auto"/>
            <w:bottom w:val="none" w:sz="0" w:space="0" w:color="auto"/>
            <w:right w:val="none" w:sz="0" w:space="0" w:color="auto"/>
          </w:divBdr>
        </w:div>
        <w:div w:id="2147356778">
          <w:marLeft w:val="480"/>
          <w:marRight w:val="0"/>
          <w:marTop w:val="0"/>
          <w:marBottom w:val="0"/>
          <w:divBdr>
            <w:top w:val="none" w:sz="0" w:space="0" w:color="auto"/>
            <w:left w:val="none" w:sz="0" w:space="0" w:color="auto"/>
            <w:bottom w:val="none" w:sz="0" w:space="0" w:color="auto"/>
            <w:right w:val="none" w:sz="0" w:space="0" w:color="auto"/>
          </w:divBdr>
        </w:div>
      </w:divsChild>
    </w:div>
    <w:div w:id="688221918">
      <w:marLeft w:val="640"/>
      <w:marRight w:val="0"/>
      <w:marTop w:val="0"/>
      <w:marBottom w:val="0"/>
      <w:divBdr>
        <w:top w:val="none" w:sz="0" w:space="0" w:color="auto"/>
        <w:left w:val="none" w:sz="0" w:space="0" w:color="auto"/>
        <w:bottom w:val="none" w:sz="0" w:space="0" w:color="auto"/>
        <w:right w:val="none" w:sz="0" w:space="0" w:color="auto"/>
      </w:divBdr>
    </w:div>
    <w:div w:id="688259111">
      <w:marLeft w:val="640"/>
      <w:marRight w:val="0"/>
      <w:marTop w:val="0"/>
      <w:marBottom w:val="0"/>
      <w:divBdr>
        <w:top w:val="none" w:sz="0" w:space="0" w:color="auto"/>
        <w:left w:val="none" w:sz="0" w:space="0" w:color="auto"/>
        <w:bottom w:val="none" w:sz="0" w:space="0" w:color="auto"/>
        <w:right w:val="none" w:sz="0" w:space="0" w:color="auto"/>
      </w:divBdr>
    </w:div>
    <w:div w:id="688487119">
      <w:marLeft w:val="640"/>
      <w:marRight w:val="0"/>
      <w:marTop w:val="0"/>
      <w:marBottom w:val="0"/>
      <w:divBdr>
        <w:top w:val="none" w:sz="0" w:space="0" w:color="auto"/>
        <w:left w:val="none" w:sz="0" w:space="0" w:color="auto"/>
        <w:bottom w:val="none" w:sz="0" w:space="0" w:color="auto"/>
        <w:right w:val="none" w:sz="0" w:space="0" w:color="auto"/>
      </w:divBdr>
    </w:div>
    <w:div w:id="688795733">
      <w:marLeft w:val="640"/>
      <w:marRight w:val="0"/>
      <w:marTop w:val="0"/>
      <w:marBottom w:val="0"/>
      <w:divBdr>
        <w:top w:val="none" w:sz="0" w:space="0" w:color="auto"/>
        <w:left w:val="none" w:sz="0" w:space="0" w:color="auto"/>
        <w:bottom w:val="none" w:sz="0" w:space="0" w:color="auto"/>
        <w:right w:val="none" w:sz="0" w:space="0" w:color="auto"/>
      </w:divBdr>
    </w:div>
    <w:div w:id="689374898">
      <w:marLeft w:val="640"/>
      <w:marRight w:val="0"/>
      <w:marTop w:val="0"/>
      <w:marBottom w:val="0"/>
      <w:divBdr>
        <w:top w:val="none" w:sz="0" w:space="0" w:color="auto"/>
        <w:left w:val="none" w:sz="0" w:space="0" w:color="auto"/>
        <w:bottom w:val="none" w:sz="0" w:space="0" w:color="auto"/>
        <w:right w:val="none" w:sz="0" w:space="0" w:color="auto"/>
      </w:divBdr>
    </w:div>
    <w:div w:id="689456512">
      <w:bodyDiv w:val="1"/>
      <w:marLeft w:val="0"/>
      <w:marRight w:val="0"/>
      <w:marTop w:val="0"/>
      <w:marBottom w:val="0"/>
      <w:divBdr>
        <w:top w:val="none" w:sz="0" w:space="0" w:color="auto"/>
        <w:left w:val="none" w:sz="0" w:space="0" w:color="auto"/>
        <w:bottom w:val="none" w:sz="0" w:space="0" w:color="auto"/>
        <w:right w:val="none" w:sz="0" w:space="0" w:color="auto"/>
      </w:divBdr>
      <w:divsChild>
        <w:div w:id="12926764">
          <w:marLeft w:val="480"/>
          <w:marRight w:val="0"/>
          <w:marTop w:val="0"/>
          <w:marBottom w:val="0"/>
          <w:divBdr>
            <w:top w:val="none" w:sz="0" w:space="0" w:color="auto"/>
            <w:left w:val="none" w:sz="0" w:space="0" w:color="auto"/>
            <w:bottom w:val="none" w:sz="0" w:space="0" w:color="auto"/>
            <w:right w:val="none" w:sz="0" w:space="0" w:color="auto"/>
          </w:divBdr>
        </w:div>
        <w:div w:id="38944542">
          <w:marLeft w:val="480"/>
          <w:marRight w:val="0"/>
          <w:marTop w:val="0"/>
          <w:marBottom w:val="0"/>
          <w:divBdr>
            <w:top w:val="none" w:sz="0" w:space="0" w:color="auto"/>
            <w:left w:val="none" w:sz="0" w:space="0" w:color="auto"/>
            <w:bottom w:val="none" w:sz="0" w:space="0" w:color="auto"/>
            <w:right w:val="none" w:sz="0" w:space="0" w:color="auto"/>
          </w:divBdr>
        </w:div>
        <w:div w:id="88627415">
          <w:marLeft w:val="480"/>
          <w:marRight w:val="0"/>
          <w:marTop w:val="0"/>
          <w:marBottom w:val="0"/>
          <w:divBdr>
            <w:top w:val="none" w:sz="0" w:space="0" w:color="auto"/>
            <w:left w:val="none" w:sz="0" w:space="0" w:color="auto"/>
            <w:bottom w:val="none" w:sz="0" w:space="0" w:color="auto"/>
            <w:right w:val="none" w:sz="0" w:space="0" w:color="auto"/>
          </w:divBdr>
        </w:div>
        <w:div w:id="90471542">
          <w:marLeft w:val="480"/>
          <w:marRight w:val="0"/>
          <w:marTop w:val="0"/>
          <w:marBottom w:val="0"/>
          <w:divBdr>
            <w:top w:val="none" w:sz="0" w:space="0" w:color="auto"/>
            <w:left w:val="none" w:sz="0" w:space="0" w:color="auto"/>
            <w:bottom w:val="none" w:sz="0" w:space="0" w:color="auto"/>
            <w:right w:val="none" w:sz="0" w:space="0" w:color="auto"/>
          </w:divBdr>
        </w:div>
        <w:div w:id="94908888">
          <w:marLeft w:val="480"/>
          <w:marRight w:val="0"/>
          <w:marTop w:val="0"/>
          <w:marBottom w:val="0"/>
          <w:divBdr>
            <w:top w:val="none" w:sz="0" w:space="0" w:color="auto"/>
            <w:left w:val="none" w:sz="0" w:space="0" w:color="auto"/>
            <w:bottom w:val="none" w:sz="0" w:space="0" w:color="auto"/>
            <w:right w:val="none" w:sz="0" w:space="0" w:color="auto"/>
          </w:divBdr>
        </w:div>
        <w:div w:id="98379034">
          <w:marLeft w:val="480"/>
          <w:marRight w:val="0"/>
          <w:marTop w:val="0"/>
          <w:marBottom w:val="0"/>
          <w:divBdr>
            <w:top w:val="none" w:sz="0" w:space="0" w:color="auto"/>
            <w:left w:val="none" w:sz="0" w:space="0" w:color="auto"/>
            <w:bottom w:val="none" w:sz="0" w:space="0" w:color="auto"/>
            <w:right w:val="none" w:sz="0" w:space="0" w:color="auto"/>
          </w:divBdr>
        </w:div>
        <w:div w:id="162090402">
          <w:marLeft w:val="480"/>
          <w:marRight w:val="0"/>
          <w:marTop w:val="0"/>
          <w:marBottom w:val="0"/>
          <w:divBdr>
            <w:top w:val="none" w:sz="0" w:space="0" w:color="auto"/>
            <w:left w:val="none" w:sz="0" w:space="0" w:color="auto"/>
            <w:bottom w:val="none" w:sz="0" w:space="0" w:color="auto"/>
            <w:right w:val="none" w:sz="0" w:space="0" w:color="auto"/>
          </w:divBdr>
        </w:div>
        <w:div w:id="217714484">
          <w:marLeft w:val="480"/>
          <w:marRight w:val="0"/>
          <w:marTop w:val="0"/>
          <w:marBottom w:val="0"/>
          <w:divBdr>
            <w:top w:val="none" w:sz="0" w:space="0" w:color="auto"/>
            <w:left w:val="none" w:sz="0" w:space="0" w:color="auto"/>
            <w:bottom w:val="none" w:sz="0" w:space="0" w:color="auto"/>
            <w:right w:val="none" w:sz="0" w:space="0" w:color="auto"/>
          </w:divBdr>
        </w:div>
        <w:div w:id="227883945">
          <w:marLeft w:val="480"/>
          <w:marRight w:val="0"/>
          <w:marTop w:val="0"/>
          <w:marBottom w:val="0"/>
          <w:divBdr>
            <w:top w:val="none" w:sz="0" w:space="0" w:color="auto"/>
            <w:left w:val="none" w:sz="0" w:space="0" w:color="auto"/>
            <w:bottom w:val="none" w:sz="0" w:space="0" w:color="auto"/>
            <w:right w:val="none" w:sz="0" w:space="0" w:color="auto"/>
          </w:divBdr>
        </w:div>
        <w:div w:id="244455347">
          <w:marLeft w:val="480"/>
          <w:marRight w:val="0"/>
          <w:marTop w:val="0"/>
          <w:marBottom w:val="0"/>
          <w:divBdr>
            <w:top w:val="none" w:sz="0" w:space="0" w:color="auto"/>
            <w:left w:val="none" w:sz="0" w:space="0" w:color="auto"/>
            <w:bottom w:val="none" w:sz="0" w:space="0" w:color="auto"/>
            <w:right w:val="none" w:sz="0" w:space="0" w:color="auto"/>
          </w:divBdr>
        </w:div>
        <w:div w:id="269171492">
          <w:marLeft w:val="480"/>
          <w:marRight w:val="0"/>
          <w:marTop w:val="0"/>
          <w:marBottom w:val="0"/>
          <w:divBdr>
            <w:top w:val="none" w:sz="0" w:space="0" w:color="auto"/>
            <w:left w:val="none" w:sz="0" w:space="0" w:color="auto"/>
            <w:bottom w:val="none" w:sz="0" w:space="0" w:color="auto"/>
            <w:right w:val="none" w:sz="0" w:space="0" w:color="auto"/>
          </w:divBdr>
        </w:div>
        <w:div w:id="312834981">
          <w:marLeft w:val="480"/>
          <w:marRight w:val="0"/>
          <w:marTop w:val="0"/>
          <w:marBottom w:val="0"/>
          <w:divBdr>
            <w:top w:val="none" w:sz="0" w:space="0" w:color="auto"/>
            <w:left w:val="none" w:sz="0" w:space="0" w:color="auto"/>
            <w:bottom w:val="none" w:sz="0" w:space="0" w:color="auto"/>
            <w:right w:val="none" w:sz="0" w:space="0" w:color="auto"/>
          </w:divBdr>
        </w:div>
        <w:div w:id="368798207">
          <w:marLeft w:val="480"/>
          <w:marRight w:val="0"/>
          <w:marTop w:val="0"/>
          <w:marBottom w:val="0"/>
          <w:divBdr>
            <w:top w:val="none" w:sz="0" w:space="0" w:color="auto"/>
            <w:left w:val="none" w:sz="0" w:space="0" w:color="auto"/>
            <w:bottom w:val="none" w:sz="0" w:space="0" w:color="auto"/>
            <w:right w:val="none" w:sz="0" w:space="0" w:color="auto"/>
          </w:divBdr>
        </w:div>
        <w:div w:id="415636320">
          <w:marLeft w:val="480"/>
          <w:marRight w:val="0"/>
          <w:marTop w:val="0"/>
          <w:marBottom w:val="0"/>
          <w:divBdr>
            <w:top w:val="none" w:sz="0" w:space="0" w:color="auto"/>
            <w:left w:val="none" w:sz="0" w:space="0" w:color="auto"/>
            <w:bottom w:val="none" w:sz="0" w:space="0" w:color="auto"/>
            <w:right w:val="none" w:sz="0" w:space="0" w:color="auto"/>
          </w:divBdr>
        </w:div>
        <w:div w:id="479544013">
          <w:marLeft w:val="480"/>
          <w:marRight w:val="0"/>
          <w:marTop w:val="0"/>
          <w:marBottom w:val="0"/>
          <w:divBdr>
            <w:top w:val="none" w:sz="0" w:space="0" w:color="auto"/>
            <w:left w:val="none" w:sz="0" w:space="0" w:color="auto"/>
            <w:bottom w:val="none" w:sz="0" w:space="0" w:color="auto"/>
            <w:right w:val="none" w:sz="0" w:space="0" w:color="auto"/>
          </w:divBdr>
        </w:div>
        <w:div w:id="494344074">
          <w:marLeft w:val="480"/>
          <w:marRight w:val="0"/>
          <w:marTop w:val="0"/>
          <w:marBottom w:val="0"/>
          <w:divBdr>
            <w:top w:val="none" w:sz="0" w:space="0" w:color="auto"/>
            <w:left w:val="none" w:sz="0" w:space="0" w:color="auto"/>
            <w:bottom w:val="none" w:sz="0" w:space="0" w:color="auto"/>
            <w:right w:val="none" w:sz="0" w:space="0" w:color="auto"/>
          </w:divBdr>
        </w:div>
        <w:div w:id="516163343">
          <w:marLeft w:val="480"/>
          <w:marRight w:val="0"/>
          <w:marTop w:val="0"/>
          <w:marBottom w:val="0"/>
          <w:divBdr>
            <w:top w:val="none" w:sz="0" w:space="0" w:color="auto"/>
            <w:left w:val="none" w:sz="0" w:space="0" w:color="auto"/>
            <w:bottom w:val="none" w:sz="0" w:space="0" w:color="auto"/>
            <w:right w:val="none" w:sz="0" w:space="0" w:color="auto"/>
          </w:divBdr>
        </w:div>
        <w:div w:id="533925452">
          <w:marLeft w:val="480"/>
          <w:marRight w:val="0"/>
          <w:marTop w:val="0"/>
          <w:marBottom w:val="0"/>
          <w:divBdr>
            <w:top w:val="none" w:sz="0" w:space="0" w:color="auto"/>
            <w:left w:val="none" w:sz="0" w:space="0" w:color="auto"/>
            <w:bottom w:val="none" w:sz="0" w:space="0" w:color="auto"/>
            <w:right w:val="none" w:sz="0" w:space="0" w:color="auto"/>
          </w:divBdr>
        </w:div>
        <w:div w:id="568423328">
          <w:marLeft w:val="480"/>
          <w:marRight w:val="0"/>
          <w:marTop w:val="0"/>
          <w:marBottom w:val="0"/>
          <w:divBdr>
            <w:top w:val="none" w:sz="0" w:space="0" w:color="auto"/>
            <w:left w:val="none" w:sz="0" w:space="0" w:color="auto"/>
            <w:bottom w:val="none" w:sz="0" w:space="0" w:color="auto"/>
            <w:right w:val="none" w:sz="0" w:space="0" w:color="auto"/>
          </w:divBdr>
        </w:div>
        <w:div w:id="608855733">
          <w:marLeft w:val="480"/>
          <w:marRight w:val="0"/>
          <w:marTop w:val="0"/>
          <w:marBottom w:val="0"/>
          <w:divBdr>
            <w:top w:val="none" w:sz="0" w:space="0" w:color="auto"/>
            <w:left w:val="none" w:sz="0" w:space="0" w:color="auto"/>
            <w:bottom w:val="none" w:sz="0" w:space="0" w:color="auto"/>
            <w:right w:val="none" w:sz="0" w:space="0" w:color="auto"/>
          </w:divBdr>
        </w:div>
        <w:div w:id="665087219">
          <w:marLeft w:val="480"/>
          <w:marRight w:val="0"/>
          <w:marTop w:val="0"/>
          <w:marBottom w:val="0"/>
          <w:divBdr>
            <w:top w:val="none" w:sz="0" w:space="0" w:color="auto"/>
            <w:left w:val="none" w:sz="0" w:space="0" w:color="auto"/>
            <w:bottom w:val="none" w:sz="0" w:space="0" w:color="auto"/>
            <w:right w:val="none" w:sz="0" w:space="0" w:color="auto"/>
          </w:divBdr>
        </w:div>
        <w:div w:id="667291433">
          <w:marLeft w:val="480"/>
          <w:marRight w:val="0"/>
          <w:marTop w:val="0"/>
          <w:marBottom w:val="0"/>
          <w:divBdr>
            <w:top w:val="none" w:sz="0" w:space="0" w:color="auto"/>
            <w:left w:val="none" w:sz="0" w:space="0" w:color="auto"/>
            <w:bottom w:val="none" w:sz="0" w:space="0" w:color="auto"/>
            <w:right w:val="none" w:sz="0" w:space="0" w:color="auto"/>
          </w:divBdr>
        </w:div>
        <w:div w:id="720792212">
          <w:marLeft w:val="480"/>
          <w:marRight w:val="0"/>
          <w:marTop w:val="0"/>
          <w:marBottom w:val="0"/>
          <w:divBdr>
            <w:top w:val="none" w:sz="0" w:space="0" w:color="auto"/>
            <w:left w:val="none" w:sz="0" w:space="0" w:color="auto"/>
            <w:bottom w:val="none" w:sz="0" w:space="0" w:color="auto"/>
            <w:right w:val="none" w:sz="0" w:space="0" w:color="auto"/>
          </w:divBdr>
        </w:div>
        <w:div w:id="784924809">
          <w:marLeft w:val="480"/>
          <w:marRight w:val="0"/>
          <w:marTop w:val="0"/>
          <w:marBottom w:val="0"/>
          <w:divBdr>
            <w:top w:val="none" w:sz="0" w:space="0" w:color="auto"/>
            <w:left w:val="none" w:sz="0" w:space="0" w:color="auto"/>
            <w:bottom w:val="none" w:sz="0" w:space="0" w:color="auto"/>
            <w:right w:val="none" w:sz="0" w:space="0" w:color="auto"/>
          </w:divBdr>
        </w:div>
        <w:div w:id="834153137">
          <w:marLeft w:val="480"/>
          <w:marRight w:val="0"/>
          <w:marTop w:val="0"/>
          <w:marBottom w:val="0"/>
          <w:divBdr>
            <w:top w:val="none" w:sz="0" w:space="0" w:color="auto"/>
            <w:left w:val="none" w:sz="0" w:space="0" w:color="auto"/>
            <w:bottom w:val="none" w:sz="0" w:space="0" w:color="auto"/>
            <w:right w:val="none" w:sz="0" w:space="0" w:color="auto"/>
          </w:divBdr>
        </w:div>
        <w:div w:id="853029779">
          <w:marLeft w:val="480"/>
          <w:marRight w:val="0"/>
          <w:marTop w:val="0"/>
          <w:marBottom w:val="0"/>
          <w:divBdr>
            <w:top w:val="none" w:sz="0" w:space="0" w:color="auto"/>
            <w:left w:val="none" w:sz="0" w:space="0" w:color="auto"/>
            <w:bottom w:val="none" w:sz="0" w:space="0" w:color="auto"/>
            <w:right w:val="none" w:sz="0" w:space="0" w:color="auto"/>
          </w:divBdr>
        </w:div>
        <w:div w:id="938488423">
          <w:marLeft w:val="480"/>
          <w:marRight w:val="0"/>
          <w:marTop w:val="0"/>
          <w:marBottom w:val="0"/>
          <w:divBdr>
            <w:top w:val="none" w:sz="0" w:space="0" w:color="auto"/>
            <w:left w:val="none" w:sz="0" w:space="0" w:color="auto"/>
            <w:bottom w:val="none" w:sz="0" w:space="0" w:color="auto"/>
            <w:right w:val="none" w:sz="0" w:space="0" w:color="auto"/>
          </w:divBdr>
        </w:div>
        <w:div w:id="942420268">
          <w:marLeft w:val="480"/>
          <w:marRight w:val="0"/>
          <w:marTop w:val="0"/>
          <w:marBottom w:val="0"/>
          <w:divBdr>
            <w:top w:val="none" w:sz="0" w:space="0" w:color="auto"/>
            <w:left w:val="none" w:sz="0" w:space="0" w:color="auto"/>
            <w:bottom w:val="none" w:sz="0" w:space="0" w:color="auto"/>
            <w:right w:val="none" w:sz="0" w:space="0" w:color="auto"/>
          </w:divBdr>
        </w:div>
        <w:div w:id="995912710">
          <w:marLeft w:val="480"/>
          <w:marRight w:val="0"/>
          <w:marTop w:val="0"/>
          <w:marBottom w:val="0"/>
          <w:divBdr>
            <w:top w:val="none" w:sz="0" w:space="0" w:color="auto"/>
            <w:left w:val="none" w:sz="0" w:space="0" w:color="auto"/>
            <w:bottom w:val="none" w:sz="0" w:space="0" w:color="auto"/>
            <w:right w:val="none" w:sz="0" w:space="0" w:color="auto"/>
          </w:divBdr>
        </w:div>
        <w:div w:id="997072405">
          <w:marLeft w:val="480"/>
          <w:marRight w:val="0"/>
          <w:marTop w:val="0"/>
          <w:marBottom w:val="0"/>
          <w:divBdr>
            <w:top w:val="none" w:sz="0" w:space="0" w:color="auto"/>
            <w:left w:val="none" w:sz="0" w:space="0" w:color="auto"/>
            <w:bottom w:val="none" w:sz="0" w:space="0" w:color="auto"/>
            <w:right w:val="none" w:sz="0" w:space="0" w:color="auto"/>
          </w:divBdr>
        </w:div>
        <w:div w:id="1007638979">
          <w:marLeft w:val="480"/>
          <w:marRight w:val="0"/>
          <w:marTop w:val="0"/>
          <w:marBottom w:val="0"/>
          <w:divBdr>
            <w:top w:val="none" w:sz="0" w:space="0" w:color="auto"/>
            <w:left w:val="none" w:sz="0" w:space="0" w:color="auto"/>
            <w:bottom w:val="none" w:sz="0" w:space="0" w:color="auto"/>
            <w:right w:val="none" w:sz="0" w:space="0" w:color="auto"/>
          </w:divBdr>
        </w:div>
        <w:div w:id="1040202039">
          <w:marLeft w:val="480"/>
          <w:marRight w:val="0"/>
          <w:marTop w:val="0"/>
          <w:marBottom w:val="0"/>
          <w:divBdr>
            <w:top w:val="none" w:sz="0" w:space="0" w:color="auto"/>
            <w:left w:val="none" w:sz="0" w:space="0" w:color="auto"/>
            <w:bottom w:val="none" w:sz="0" w:space="0" w:color="auto"/>
            <w:right w:val="none" w:sz="0" w:space="0" w:color="auto"/>
          </w:divBdr>
        </w:div>
        <w:div w:id="1100878656">
          <w:marLeft w:val="480"/>
          <w:marRight w:val="0"/>
          <w:marTop w:val="0"/>
          <w:marBottom w:val="0"/>
          <w:divBdr>
            <w:top w:val="none" w:sz="0" w:space="0" w:color="auto"/>
            <w:left w:val="none" w:sz="0" w:space="0" w:color="auto"/>
            <w:bottom w:val="none" w:sz="0" w:space="0" w:color="auto"/>
            <w:right w:val="none" w:sz="0" w:space="0" w:color="auto"/>
          </w:divBdr>
        </w:div>
        <w:div w:id="1102146492">
          <w:marLeft w:val="480"/>
          <w:marRight w:val="0"/>
          <w:marTop w:val="0"/>
          <w:marBottom w:val="0"/>
          <w:divBdr>
            <w:top w:val="none" w:sz="0" w:space="0" w:color="auto"/>
            <w:left w:val="none" w:sz="0" w:space="0" w:color="auto"/>
            <w:bottom w:val="none" w:sz="0" w:space="0" w:color="auto"/>
            <w:right w:val="none" w:sz="0" w:space="0" w:color="auto"/>
          </w:divBdr>
        </w:div>
        <w:div w:id="1116024996">
          <w:marLeft w:val="480"/>
          <w:marRight w:val="0"/>
          <w:marTop w:val="0"/>
          <w:marBottom w:val="0"/>
          <w:divBdr>
            <w:top w:val="none" w:sz="0" w:space="0" w:color="auto"/>
            <w:left w:val="none" w:sz="0" w:space="0" w:color="auto"/>
            <w:bottom w:val="none" w:sz="0" w:space="0" w:color="auto"/>
            <w:right w:val="none" w:sz="0" w:space="0" w:color="auto"/>
          </w:divBdr>
        </w:div>
        <w:div w:id="1140655472">
          <w:marLeft w:val="480"/>
          <w:marRight w:val="0"/>
          <w:marTop w:val="0"/>
          <w:marBottom w:val="0"/>
          <w:divBdr>
            <w:top w:val="none" w:sz="0" w:space="0" w:color="auto"/>
            <w:left w:val="none" w:sz="0" w:space="0" w:color="auto"/>
            <w:bottom w:val="none" w:sz="0" w:space="0" w:color="auto"/>
            <w:right w:val="none" w:sz="0" w:space="0" w:color="auto"/>
          </w:divBdr>
        </w:div>
        <w:div w:id="1204831164">
          <w:marLeft w:val="480"/>
          <w:marRight w:val="0"/>
          <w:marTop w:val="0"/>
          <w:marBottom w:val="0"/>
          <w:divBdr>
            <w:top w:val="none" w:sz="0" w:space="0" w:color="auto"/>
            <w:left w:val="none" w:sz="0" w:space="0" w:color="auto"/>
            <w:bottom w:val="none" w:sz="0" w:space="0" w:color="auto"/>
            <w:right w:val="none" w:sz="0" w:space="0" w:color="auto"/>
          </w:divBdr>
        </w:div>
        <w:div w:id="1228609898">
          <w:marLeft w:val="480"/>
          <w:marRight w:val="0"/>
          <w:marTop w:val="0"/>
          <w:marBottom w:val="0"/>
          <w:divBdr>
            <w:top w:val="none" w:sz="0" w:space="0" w:color="auto"/>
            <w:left w:val="none" w:sz="0" w:space="0" w:color="auto"/>
            <w:bottom w:val="none" w:sz="0" w:space="0" w:color="auto"/>
            <w:right w:val="none" w:sz="0" w:space="0" w:color="auto"/>
          </w:divBdr>
        </w:div>
        <w:div w:id="1313480795">
          <w:marLeft w:val="480"/>
          <w:marRight w:val="0"/>
          <w:marTop w:val="0"/>
          <w:marBottom w:val="0"/>
          <w:divBdr>
            <w:top w:val="none" w:sz="0" w:space="0" w:color="auto"/>
            <w:left w:val="none" w:sz="0" w:space="0" w:color="auto"/>
            <w:bottom w:val="none" w:sz="0" w:space="0" w:color="auto"/>
            <w:right w:val="none" w:sz="0" w:space="0" w:color="auto"/>
          </w:divBdr>
        </w:div>
        <w:div w:id="1317800854">
          <w:marLeft w:val="480"/>
          <w:marRight w:val="0"/>
          <w:marTop w:val="0"/>
          <w:marBottom w:val="0"/>
          <w:divBdr>
            <w:top w:val="none" w:sz="0" w:space="0" w:color="auto"/>
            <w:left w:val="none" w:sz="0" w:space="0" w:color="auto"/>
            <w:bottom w:val="none" w:sz="0" w:space="0" w:color="auto"/>
            <w:right w:val="none" w:sz="0" w:space="0" w:color="auto"/>
          </w:divBdr>
        </w:div>
        <w:div w:id="1331913216">
          <w:marLeft w:val="480"/>
          <w:marRight w:val="0"/>
          <w:marTop w:val="0"/>
          <w:marBottom w:val="0"/>
          <w:divBdr>
            <w:top w:val="none" w:sz="0" w:space="0" w:color="auto"/>
            <w:left w:val="none" w:sz="0" w:space="0" w:color="auto"/>
            <w:bottom w:val="none" w:sz="0" w:space="0" w:color="auto"/>
            <w:right w:val="none" w:sz="0" w:space="0" w:color="auto"/>
          </w:divBdr>
        </w:div>
        <w:div w:id="1336419243">
          <w:marLeft w:val="480"/>
          <w:marRight w:val="0"/>
          <w:marTop w:val="0"/>
          <w:marBottom w:val="0"/>
          <w:divBdr>
            <w:top w:val="none" w:sz="0" w:space="0" w:color="auto"/>
            <w:left w:val="none" w:sz="0" w:space="0" w:color="auto"/>
            <w:bottom w:val="none" w:sz="0" w:space="0" w:color="auto"/>
            <w:right w:val="none" w:sz="0" w:space="0" w:color="auto"/>
          </w:divBdr>
        </w:div>
        <w:div w:id="1412700021">
          <w:marLeft w:val="480"/>
          <w:marRight w:val="0"/>
          <w:marTop w:val="0"/>
          <w:marBottom w:val="0"/>
          <w:divBdr>
            <w:top w:val="none" w:sz="0" w:space="0" w:color="auto"/>
            <w:left w:val="none" w:sz="0" w:space="0" w:color="auto"/>
            <w:bottom w:val="none" w:sz="0" w:space="0" w:color="auto"/>
            <w:right w:val="none" w:sz="0" w:space="0" w:color="auto"/>
          </w:divBdr>
        </w:div>
        <w:div w:id="1466197370">
          <w:marLeft w:val="480"/>
          <w:marRight w:val="0"/>
          <w:marTop w:val="0"/>
          <w:marBottom w:val="0"/>
          <w:divBdr>
            <w:top w:val="none" w:sz="0" w:space="0" w:color="auto"/>
            <w:left w:val="none" w:sz="0" w:space="0" w:color="auto"/>
            <w:bottom w:val="none" w:sz="0" w:space="0" w:color="auto"/>
            <w:right w:val="none" w:sz="0" w:space="0" w:color="auto"/>
          </w:divBdr>
        </w:div>
        <w:div w:id="1491873780">
          <w:marLeft w:val="480"/>
          <w:marRight w:val="0"/>
          <w:marTop w:val="0"/>
          <w:marBottom w:val="0"/>
          <w:divBdr>
            <w:top w:val="none" w:sz="0" w:space="0" w:color="auto"/>
            <w:left w:val="none" w:sz="0" w:space="0" w:color="auto"/>
            <w:bottom w:val="none" w:sz="0" w:space="0" w:color="auto"/>
            <w:right w:val="none" w:sz="0" w:space="0" w:color="auto"/>
          </w:divBdr>
        </w:div>
        <w:div w:id="1495148681">
          <w:marLeft w:val="480"/>
          <w:marRight w:val="0"/>
          <w:marTop w:val="0"/>
          <w:marBottom w:val="0"/>
          <w:divBdr>
            <w:top w:val="none" w:sz="0" w:space="0" w:color="auto"/>
            <w:left w:val="none" w:sz="0" w:space="0" w:color="auto"/>
            <w:bottom w:val="none" w:sz="0" w:space="0" w:color="auto"/>
            <w:right w:val="none" w:sz="0" w:space="0" w:color="auto"/>
          </w:divBdr>
        </w:div>
        <w:div w:id="1497962917">
          <w:marLeft w:val="480"/>
          <w:marRight w:val="0"/>
          <w:marTop w:val="0"/>
          <w:marBottom w:val="0"/>
          <w:divBdr>
            <w:top w:val="none" w:sz="0" w:space="0" w:color="auto"/>
            <w:left w:val="none" w:sz="0" w:space="0" w:color="auto"/>
            <w:bottom w:val="none" w:sz="0" w:space="0" w:color="auto"/>
            <w:right w:val="none" w:sz="0" w:space="0" w:color="auto"/>
          </w:divBdr>
        </w:div>
        <w:div w:id="1506944056">
          <w:marLeft w:val="480"/>
          <w:marRight w:val="0"/>
          <w:marTop w:val="0"/>
          <w:marBottom w:val="0"/>
          <w:divBdr>
            <w:top w:val="none" w:sz="0" w:space="0" w:color="auto"/>
            <w:left w:val="none" w:sz="0" w:space="0" w:color="auto"/>
            <w:bottom w:val="none" w:sz="0" w:space="0" w:color="auto"/>
            <w:right w:val="none" w:sz="0" w:space="0" w:color="auto"/>
          </w:divBdr>
        </w:div>
        <w:div w:id="1522862712">
          <w:marLeft w:val="480"/>
          <w:marRight w:val="0"/>
          <w:marTop w:val="0"/>
          <w:marBottom w:val="0"/>
          <w:divBdr>
            <w:top w:val="none" w:sz="0" w:space="0" w:color="auto"/>
            <w:left w:val="none" w:sz="0" w:space="0" w:color="auto"/>
            <w:bottom w:val="none" w:sz="0" w:space="0" w:color="auto"/>
            <w:right w:val="none" w:sz="0" w:space="0" w:color="auto"/>
          </w:divBdr>
        </w:div>
        <w:div w:id="1524056058">
          <w:marLeft w:val="480"/>
          <w:marRight w:val="0"/>
          <w:marTop w:val="0"/>
          <w:marBottom w:val="0"/>
          <w:divBdr>
            <w:top w:val="none" w:sz="0" w:space="0" w:color="auto"/>
            <w:left w:val="none" w:sz="0" w:space="0" w:color="auto"/>
            <w:bottom w:val="none" w:sz="0" w:space="0" w:color="auto"/>
            <w:right w:val="none" w:sz="0" w:space="0" w:color="auto"/>
          </w:divBdr>
        </w:div>
        <w:div w:id="1534611160">
          <w:marLeft w:val="480"/>
          <w:marRight w:val="0"/>
          <w:marTop w:val="0"/>
          <w:marBottom w:val="0"/>
          <w:divBdr>
            <w:top w:val="none" w:sz="0" w:space="0" w:color="auto"/>
            <w:left w:val="none" w:sz="0" w:space="0" w:color="auto"/>
            <w:bottom w:val="none" w:sz="0" w:space="0" w:color="auto"/>
            <w:right w:val="none" w:sz="0" w:space="0" w:color="auto"/>
          </w:divBdr>
        </w:div>
        <w:div w:id="1613710517">
          <w:marLeft w:val="480"/>
          <w:marRight w:val="0"/>
          <w:marTop w:val="0"/>
          <w:marBottom w:val="0"/>
          <w:divBdr>
            <w:top w:val="none" w:sz="0" w:space="0" w:color="auto"/>
            <w:left w:val="none" w:sz="0" w:space="0" w:color="auto"/>
            <w:bottom w:val="none" w:sz="0" w:space="0" w:color="auto"/>
            <w:right w:val="none" w:sz="0" w:space="0" w:color="auto"/>
          </w:divBdr>
        </w:div>
        <w:div w:id="1620405281">
          <w:marLeft w:val="480"/>
          <w:marRight w:val="0"/>
          <w:marTop w:val="0"/>
          <w:marBottom w:val="0"/>
          <w:divBdr>
            <w:top w:val="none" w:sz="0" w:space="0" w:color="auto"/>
            <w:left w:val="none" w:sz="0" w:space="0" w:color="auto"/>
            <w:bottom w:val="none" w:sz="0" w:space="0" w:color="auto"/>
            <w:right w:val="none" w:sz="0" w:space="0" w:color="auto"/>
          </w:divBdr>
        </w:div>
        <w:div w:id="1623222403">
          <w:marLeft w:val="480"/>
          <w:marRight w:val="0"/>
          <w:marTop w:val="0"/>
          <w:marBottom w:val="0"/>
          <w:divBdr>
            <w:top w:val="none" w:sz="0" w:space="0" w:color="auto"/>
            <w:left w:val="none" w:sz="0" w:space="0" w:color="auto"/>
            <w:bottom w:val="none" w:sz="0" w:space="0" w:color="auto"/>
            <w:right w:val="none" w:sz="0" w:space="0" w:color="auto"/>
          </w:divBdr>
        </w:div>
        <w:div w:id="1648125493">
          <w:marLeft w:val="480"/>
          <w:marRight w:val="0"/>
          <w:marTop w:val="0"/>
          <w:marBottom w:val="0"/>
          <w:divBdr>
            <w:top w:val="none" w:sz="0" w:space="0" w:color="auto"/>
            <w:left w:val="none" w:sz="0" w:space="0" w:color="auto"/>
            <w:bottom w:val="none" w:sz="0" w:space="0" w:color="auto"/>
            <w:right w:val="none" w:sz="0" w:space="0" w:color="auto"/>
          </w:divBdr>
        </w:div>
        <w:div w:id="1660035955">
          <w:marLeft w:val="480"/>
          <w:marRight w:val="0"/>
          <w:marTop w:val="0"/>
          <w:marBottom w:val="0"/>
          <w:divBdr>
            <w:top w:val="none" w:sz="0" w:space="0" w:color="auto"/>
            <w:left w:val="none" w:sz="0" w:space="0" w:color="auto"/>
            <w:bottom w:val="none" w:sz="0" w:space="0" w:color="auto"/>
            <w:right w:val="none" w:sz="0" w:space="0" w:color="auto"/>
          </w:divBdr>
        </w:div>
        <w:div w:id="1671180084">
          <w:marLeft w:val="480"/>
          <w:marRight w:val="0"/>
          <w:marTop w:val="0"/>
          <w:marBottom w:val="0"/>
          <w:divBdr>
            <w:top w:val="none" w:sz="0" w:space="0" w:color="auto"/>
            <w:left w:val="none" w:sz="0" w:space="0" w:color="auto"/>
            <w:bottom w:val="none" w:sz="0" w:space="0" w:color="auto"/>
            <w:right w:val="none" w:sz="0" w:space="0" w:color="auto"/>
          </w:divBdr>
        </w:div>
        <w:div w:id="1694459533">
          <w:marLeft w:val="480"/>
          <w:marRight w:val="0"/>
          <w:marTop w:val="0"/>
          <w:marBottom w:val="0"/>
          <w:divBdr>
            <w:top w:val="none" w:sz="0" w:space="0" w:color="auto"/>
            <w:left w:val="none" w:sz="0" w:space="0" w:color="auto"/>
            <w:bottom w:val="none" w:sz="0" w:space="0" w:color="auto"/>
            <w:right w:val="none" w:sz="0" w:space="0" w:color="auto"/>
          </w:divBdr>
        </w:div>
        <w:div w:id="1713261832">
          <w:marLeft w:val="480"/>
          <w:marRight w:val="0"/>
          <w:marTop w:val="0"/>
          <w:marBottom w:val="0"/>
          <w:divBdr>
            <w:top w:val="none" w:sz="0" w:space="0" w:color="auto"/>
            <w:left w:val="none" w:sz="0" w:space="0" w:color="auto"/>
            <w:bottom w:val="none" w:sz="0" w:space="0" w:color="auto"/>
            <w:right w:val="none" w:sz="0" w:space="0" w:color="auto"/>
          </w:divBdr>
        </w:div>
        <w:div w:id="1756438993">
          <w:marLeft w:val="480"/>
          <w:marRight w:val="0"/>
          <w:marTop w:val="0"/>
          <w:marBottom w:val="0"/>
          <w:divBdr>
            <w:top w:val="none" w:sz="0" w:space="0" w:color="auto"/>
            <w:left w:val="none" w:sz="0" w:space="0" w:color="auto"/>
            <w:bottom w:val="none" w:sz="0" w:space="0" w:color="auto"/>
            <w:right w:val="none" w:sz="0" w:space="0" w:color="auto"/>
          </w:divBdr>
        </w:div>
        <w:div w:id="1811824813">
          <w:marLeft w:val="480"/>
          <w:marRight w:val="0"/>
          <w:marTop w:val="0"/>
          <w:marBottom w:val="0"/>
          <w:divBdr>
            <w:top w:val="none" w:sz="0" w:space="0" w:color="auto"/>
            <w:left w:val="none" w:sz="0" w:space="0" w:color="auto"/>
            <w:bottom w:val="none" w:sz="0" w:space="0" w:color="auto"/>
            <w:right w:val="none" w:sz="0" w:space="0" w:color="auto"/>
          </w:divBdr>
        </w:div>
        <w:div w:id="1817336100">
          <w:marLeft w:val="480"/>
          <w:marRight w:val="0"/>
          <w:marTop w:val="0"/>
          <w:marBottom w:val="0"/>
          <w:divBdr>
            <w:top w:val="none" w:sz="0" w:space="0" w:color="auto"/>
            <w:left w:val="none" w:sz="0" w:space="0" w:color="auto"/>
            <w:bottom w:val="none" w:sz="0" w:space="0" w:color="auto"/>
            <w:right w:val="none" w:sz="0" w:space="0" w:color="auto"/>
          </w:divBdr>
        </w:div>
        <w:div w:id="1826243624">
          <w:marLeft w:val="480"/>
          <w:marRight w:val="0"/>
          <w:marTop w:val="0"/>
          <w:marBottom w:val="0"/>
          <w:divBdr>
            <w:top w:val="none" w:sz="0" w:space="0" w:color="auto"/>
            <w:left w:val="none" w:sz="0" w:space="0" w:color="auto"/>
            <w:bottom w:val="none" w:sz="0" w:space="0" w:color="auto"/>
            <w:right w:val="none" w:sz="0" w:space="0" w:color="auto"/>
          </w:divBdr>
        </w:div>
        <w:div w:id="1840584303">
          <w:marLeft w:val="480"/>
          <w:marRight w:val="0"/>
          <w:marTop w:val="0"/>
          <w:marBottom w:val="0"/>
          <w:divBdr>
            <w:top w:val="none" w:sz="0" w:space="0" w:color="auto"/>
            <w:left w:val="none" w:sz="0" w:space="0" w:color="auto"/>
            <w:bottom w:val="none" w:sz="0" w:space="0" w:color="auto"/>
            <w:right w:val="none" w:sz="0" w:space="0" w:color="auto"/>
          </w:divBdr>
        </w:div>
        <w:div w:id="1872375478">
          <w:marLeft w:val="480"/>
          <w:marRight w:val="0"/>
          <w:marTop w:val="0"/>
          <w:marBottom w:val="0"/>
          <w:divBdr>
            <w:top w:val="none" w:sz="0" w:space="0" w:color="auto"/>
            <w:left w:val="none" w:sz="0" w:space="0" w:color="auto"/>
            <w:bottom w:val="none" w:sz="0" w:space="0" w:color="auto"/>
            <w:right w:val="none" w:sz="0" w:space="0" w:color="auto"/>
          </w:divBdr>
        </w:div>
        <w:div w:id="1898932614">
          <w:marLeft w:val="480"/>
          <w:marRight w:val="0"/>
          <w:marTop w:val="0"/>
          <w:marBottom w:val="0"/>
          <w:divBdr>
            <w:top w:val="none" w:sz="0" w:space="0" w:color="auto"/>
            <w:left w:val="none" w:sz="0" w:space="0" w:color="auto"/>
            <w:bottom w:val="none" w:sz="0" w:space="0" w:color="auto"/>
            <w:right w:val="none" w:sz="0" w:space="0" w:color="auto"/>
          </w:divBdr>
        </w:div>
        <w:div w:id="1899393863">
          <w:marLeft w:val="480"/>
          <w:marRight w:val="0"/>
          <w:marTop w:val="0"/>
          <w:marBottom w:val="0"/>
          <w:divBdr>
            <w:top w:val="none" w:sz="0" w:space="0" w:color="auto"/>
            <w:left w:val="none" w:sz="0" w:space="0" w:color="auto"/>
            <w:bottom w:val="none" w:sz="0" w:space="0" w:color="auto"/>
            <w:right w:val="none" w:sz="0" w:space="0" w:color="auto"/>
          </w:divBdr>
        </w:div>
        <w:div w:id="1931964820">
          <w:marLeft w:val="480"/>
          <w:marRight w:val="0"/>
          <w:marTop w:val="0"/>
          <w:marBottom w:val="0"/>
          <w:divBdr>
            <w:top w:val="none" w:sz="0" w:space="0" w:color="auto"/>
            <w:left w:val="none" w:sz="0" w:space="0" w:color="auto"/>
            <w:bottom w:val="none" w:sz="0" w:space="0" w:color="auto"/>
            <w:right w:val="none" w:sz="0" w:space="0" w:color="auto"/>
          </w:divBdr>
        </w:div>
        <w:div w:id="1935624599">
          <w:marLeft w:val="480"/>
          <w:marRight w:val="0"/>
          <w:marTop w:val="0"/>
          <w:marBottom w:val="0"/>
          <w:divBdr>
            <w:top w:val="none" w:sz="0" w:space="0" w:color="auto"/>
            <w:left w:val="none" w:sz="0" w:space="0" w:color="auto"/>
            <w:bottom w:val="none" w:sz="0" w:space="0" w:color="auto"/>
            <w:right w:val="none" w:sz="0" w:space="0" w:color="auto"/>
          </w:divBdr>
        </w:div>
        <w:div w:id="2008819507">
          <w:marLeft w:val="480"/>
          <w:marRight w:val="0"/>
          <w:marTop w:val="0"/>
          <w:marBottom w:val="0"/>
          <w:divBdr>
            <w:top w:val="none" w:sz="0" w:space="0" w:color="auto"/>
            <w:left w:val="none" w:sz="0" w:space="0" w:color="auto"/>
            <w:bottom w:val="none" w:sz="0" w:space="0" w:color="auto"/>
            <w:right w:val="none" w:sz="0" w:space="0" w:color="auto"/>
          </w:divBdr>
        </w:div>
        <w:div w:id="2009359838">
          <w:marLeft w:val="480"/>
          <w:marRight w:val="0"/>
          <w:marTop w:val="0"/>
          <w:marBottom w:val="0"/>
          <w:divBdr>
            <w:top w:val="none" w:sz="0" w:space="0" w:color="auto"/>
            <w:left w:val="none" w:sz="0" w:space="0" w:color="auto"/>
            <w:bottom w:val="none" w:sz="0" w:space="0" w:color="auto"/>
            <w:right w:val="none" w:sz="0" w:space="0" w:color="auto"/>
          </w:divBdr>
        </w:div>
        <w:div w:id="2013101486">
          <w:marLeft w:val="480"/>
          <w:marRight w:val="0"/>
          <w:marTop w:val="0"/>
          <w:marBottom w:val="0"/>
          <w:divBdr>
            <w:top w:val="none" w:sz="0" w:space="0" w:color="auto"/>
            <w:left w:val="none" w:sz="0" w:space="0" w:color="auto"/>
            <w:bottom w:val="none" w:sz="0" w:space="0" w:color="auto"/>
            <w:right w:val="none" w:sz="0" w:space="0" w:color="auto"/>
          </w:divBdr>
        </w:div>
        <w:div w:id="2051375000">
          <w:marLeft w:val="480"/>
          <w:marRight w:val="0"/>
          <w:marTop w:val="0"/>
          <w:marBottom w:val="0"/>
          <w:divBdr>
            <w:top w:val="none" w:sz="0" w:space="0" w:color="auto"/>
            <w:left w:val="none" w:sz="0" w:space="0" w:color="auto"/>
            <w:bottom w:val="none" w:sz="0" w:space="0" w:color="auto"/>
            <w:right w:val="none" w:sz="0" w:space="0" w:color="auto"/>
          </w:divBdr>
        </w:div>
        <w:div w:id="2065331780">
          <w:marLeft w:val="480"/>
          <w:marRight w:val="0"/>
          <w:marTop w:val="0"/>
          <w:marBottom w:val="0"/>
          <w:divBdr>
            <w:top w:val="none" w:sz="0" w:space="0" w:color="auto"/>
            <w:left w:val="none" w:sz="0" w:space="0" w:color="auto"/>
            <w:bottom w:val="none" w:sz="0" w:space="0" w:color="auto"/>
            <w:right w:val="none" w:sz="0" w:space="0" w:color="auto"/>
          </w:divBdr>
        </w:div>
        <w:div w:id="2125028793">
          <w:marLeft w:val="480"/>
          <w:marRight w:val="0"/>
          <w:marTop w:val="0"/>
          <w:marBottom w:val="0"/>
          <w:divBdr>
            <w:top w:val="none" w:sz="0" w:space="0" w:color="auto"/>
            <w:left w:val="none" w:sz="0" w:space="0" w:color="auto"/>
            <w:bottom w:val="none" w:sz="0" w:space="0" w:color="auto"/>
            <w:right w:val="none" w:sz="0" w:space="0" w:color="auto"/>
          </w:divBdr>
        </w:div>
        <w:div w:id="2133789479">
          <w:marLeft w:val="480"/>
          <w:marRight w:val="0"/>
          <w:marTop w:val="0"/>
          <w:marBottom w:val="0"/>
          <w:divBdr>
            <w:top w:val="none" w:sz="0" w:space="0" w:color="auto"/>
            <w:left w:val="none" w:sz="0" w:space="0" w:color="auto"/>
            <w:bottom w:val="none" w:sz="0" w:space="0" w:color="auto"/>
            <w:right w:val="none" w:sz="0" w:space="0" w:color="auto"/>
          </w:divBdr>
        </w:div>
      </w:divsChild>
    </w:div>
    <w:div w:id="689796629">
      <w:marLeft w:val="640"/>
      <w:marRight w:val="0"/>
      <w:marTop w:val="0"/>
      <w:marBottom w:val="0"/>
      <w:divBdr>
        <w:top w:val="none" w:sz="0" w:space="0" w:color="auto"/>
        <w:left w:val="none" w:sz="0" w:space="0" w:color="auto"/>
        <w:bottom w:val="none" w:sz="0" w:space="0" w:color="auto"/>
        <w:right w:val="none" w:sz="0" w:space="0" w:color="auto"/>
      </w:divBdr>
    </w:div>
    <w:div w:id="689993479">
      <w:bodyDiv w:val="1"/>
      <w:marLeft w:val="0"/>
      <w:marRight w:val="0"/>
      <w:marTop w:val="0"/>
      <w:marBottom w:val="0"/>
      <w:divBdr>
        <w:top w:val="none" w:sz="0" w:space="0" w:color="auto"/>
        <w:left w:val="none" w:sz="0" w:space="0" w:color="auto"/>
        <w:bottom w:val="none" w:sz="0" w:space="0" w:color="auto"/>
        <w:right w:val="none" w:sz="0" w:space="0" w:color="auto"/>
      </w:divBdr>
    </w:div>
    <w:div w:id="690185769">
      <w:marLeft w:val="480"/>
      <w:marRight w:val="0"/>
      <w:marTop w:val="0"/>
      <w:marBottom w:val="0"/>
      <w:divBdr>
        <w:top w:val="none" w:sz="0" w:space="0" w:color="auto"/>
        <w:left w:val="none" w:sz="0" w:space="0" w:color="auto"/>
        <w:bottom w:val="none" w:sz="0" w:space="0" w:color="auto"/>
        <w:right w:val="none" w:sz="0" w:space="0" w:color="auto"/>
      </w:divBdr>
    </w:div>
    <w:div w:id="690762830">
      <w:marLeft w:val="640"/>
      <w:marRight w:val="0"/>
      <w:marTop w:val="0"/>
      <w:marBottom w:val="0"/>
      <w:divBdr>
        <w:top w:val="none" w:sz="0" w:space="0" w:color="auto"/>
        <w:left w:val="none" w:sz="0" w:space="0" w:color="auto"/>
        <w:bottom w:val="none" w:sz="0" w:space="0" w:color="auto"/>
        <w:right w:val="none" w:sz="0" w:space="0" w:color="auto"/>
      </w:divBdr>
    </w:div>
    <w:div w:id="691303393">
      <w:bodyDiv w:val="1"/>
      <w:marLeft w:val="0"/>
      <w:marRight w:val="0"/>
      <w:marTop w:val="0"/>
      <w:marBottom w:val="0"/>
      <w:divBdr>
        <w:top w:val="none" w:sz="0" w:space="0" w:color="auto"/>
        <w:left w:val="none" w:sz="0" w:space="0" w:color="auto"/>
        <w:bottom w:val="none" w:sz="0" w:space="0" w:color="auto"/>
        <w:right w:val="none" w:sz="0" w:space="0" w:color="auto"/>
      </w:divBdr>
    </w:div>
    <w:div w:id="691758260">
      <w:bodyDiv w:val="1"/>
      <w:marLeft w:val="0"/>
      <w:marRight w:val="0"/>
      <w:marTop w:val="0"/>
      <w:marBottom w:val="0"/>
      <w:divBdr>
        <w:top w:val="none" w:sz="0" w:space="0" w:color="auto"/>
        <w:left w:val="none" w:sz="0" w:space="0" w:color="auto"/>
        <w:bottom w:val="none" w:sz="0" w:space="0" w:color="auto"/>
        <w:right w:val="none" w:sz="0" w:space="0" w:color="auto"/>
      </w:divBdr>
    </w:div>
    <w:div w:id="692003224">
      <w:marLeft w:val="640"/>
      <w:marRight w:val="0"/>
      <w:marTop w:val="0"/>
      <w:marBottom w:val="0"/>
      <w:divBdr>
        <w:top w:val="none" w:sz="0" w:space="0" w:color="auto"/>
        <w:left w:val="none" w:sz="0" w:space="0" w:color="auto"/>
        <w:bottom w:val="none" w:sz="0" w:space="0" w:color="auto"/>
        <w:right w:val="none" w:sz="0" w:space="0" w:color="auto"/>
      </w:divBdr>
    </w:div>
    <w:div w:id="693119715">
      <w:bodyDiv w:val="1"/>
      <w:marLeft w:val="0"/>
      <w:marRight w:val="0"/>
      <w:marTop w:val="0"/>
      <w:marBottom w:val="0"/>
      <w:divBdr>
        <w:top w:val="none" w:sz="0" w:space="0" w:color="auto"/>
        <w:left w:val="none" w:sz="0" w:space="0" w:color="auto"/>
        <w:bottom w:val="none" w:sz="0" w:space="0" w:color="auto"/>
        <w:right w:val="none" w:sz="0" w:space="0" w:color="auto"/>
      </w:divBdr>
    </w:div>
    <w:div w:id="693310570">
      <w:marLeft w:val="640"/>
      <w:marRight w:val="0"/>
      <w:marTop w:val="0"/>
      <w:marBottom w:val="0"/>
      <w:divBdr>
        <w:top w:val="none" w:sz="0" w:space="0" w:color="auto"/>
        <w:left w:val="none" w:sz="0" w:space="0" w:color="auto"/>
        <w:bottom w:val="none" w:sz="0" w:space="0" w:color="auto"/>
        <w:right w:val="none" w:sz="0" w:space="0" w:color="auto"/>
      </w:divBdr>
    </w:div>
    <w:div w:id="693655252">
      <w:marLeft w:val="640"/>
      <w:marRight w:val="0"/>
      <w:marTop w:val="0"/>
      <w:marBottom w:val="0"/>
      <w:divBdr>
        <w:top w:val="none" w:sz="0" w:space="0" w:color="auto"/>
        <w:left w:val="none" w:sz="0" w:space="0" w:color="auto"/>
        <w:bottom w:val="none" w:sz="0" w:space="0" w:color="auto"/>
        <w:right w:val="none" w:sz="0" w:space="0" w:color="auto"/>
      </w:divBdr>
    </w:div>
    <w:div w:id="694187547">
      <w:marLeft w:val="640"/>
      <w:marRight w:val="0"/>
      <w:marTop w:val="0"/>
      <w:marBottom w:val="0"/>
      <w:divBdr>
        <w:top w:val="none" w:sz="0" w:space="0" w:color="auto"/>
        <w:left w:val="none" w:sz="0" w:space="0" w:color="auto"/>
        <w:bottom w:val="none" w:sz="0" w:space="0" w:color="auto"/>
        <w:right w:val="none" w:sz="0" w:space="0" w:color="auto"/>
      </w:divBdr>
    </w:div>
    <w:div w:id="694502775">
      <w:marLeft w:val="640"/>
      <w:marRight w:val="0"/>
      <w:marTop w:val="0"/>
      <w:marBottom w:val="0"/>
      <w:divBdr>
        <w:top w:val="none" w:sz="0" w:space="0" w:color="auto"/>
        <w:left w:val="none" w:sz="0" w:space="0" w:color="auto"/>
        <w:bottom w:val="none" w:sz="0" w:space="0" w:color="auto"/>
        <w:right w:val="none" w:sz="0" w:space="0" w:color="auto"/>
      </w:divBdr>
    </w:div>
    <w:div w:id="694770007">
      <w:marLeft w:val="640"/>
      <w:marRight w:val="0"/>
      <w:marTop w:val="0"/>
      <w:marBottom w:val="0"/>
      <w:divBdr>
        <w:top w:val="none" w:sz="0" w:space="0" w:color="auto"/>
        <w:left w:val="none" w:sz="0" w:space="0" w:color="auto"/>
        <w:bottom w:val="none" w:sz="0" w:space="0" w:color="auto"/>
        <w:right w:val="none" w:sz="0" w:space="0" w:color="auto"/>
      </w:divBdr>
    </w:div>
    <w:div w:id="695084344">
      <w:marLeft w:val="480"/>
      <w:marRight w:val="0"/>
      <w:marTop w:val="0"/>
      <w:marBottom w:val="0"/>
      <w:divBdr>
        <w:top w:val="none" w:sz="0" w:space="0" w:color="auto"/>
        <w:left w:val="none" w:sz="0" w:space="0" w:color="auto"/>
        <w:bottom w:val="none" w:sz="0" w:space="0" w:color="auto"/>
        <w:right w:val="none" w:sz="0" w:space="0" w:color="auto"/>
      </w:divBdr>
    </w:div>
    <w:div w:id="695234612">
      <w:marLeft w:val="640"/>
      <w:marRight w:val="0"/>
      <w:marTop w:val="0"/>
      <w:marBottom w:val="0"/>
      <w:divBdr>
        <w:top w:val="none" w:sz="0" w:space="0" w:color="auto"/>
        <w:left w:val="none" w:sz="0" w:space="0" w:color="auto"/>
        <w:bottom w:val="none" w:sz="0" w:space="0" w:color="auto"/>
        <w:right w:val="none" w:sz="0" w:space="0" w:color="auto"/>
      </w:divBdr>
    </w:div>
    <w:div w:id="696152060">
      <w:marLeft w:val="480"/>
      <w:marRight w:val="0"/>
      <w:marTop w:val="0"/>
      <w:marBottom w:val="0"/>
      <w:divBdr>
        <w:top w:val="none" w:sz="0" w:space="0" w:color="auto"/>
        <w:left w:val="none" w:sz="0" w:space="0" w:color="auto"/>
        <w:bottom w:val="none" w:sz="0" w:space="0" w:color="auto"/>
        <w:right w:val="none" w:sz="0" w:space="0" w:color="auto"/>
      </w:divBdr>
    </w:div>
    <w:div w:id="696194832">
      <w:marLeft w:val="640"/>
      <w:marRight w:val="0"/>
      <w:marTop w:val="0"/>
      <w:marBottom w:val="0"/>
      <w:divBdr>
        <w:top w:val="none" w:sz="0" w:space="0" w:color="auto"/>
        <w:left w:val="none" w:sz="0" w:space="0" w:color="auto"/>
        <w:bottom w:val="none" w:sz="0" w:space="0" w:color="auto"/>
        <w:right w:val="none" w:sz="0" w:space="0" w:color="auto"/>
      </w:divBdr>
    </w:div>
    <w:div w:id="696387586">
      <w:marLeft w:val="640"/>
      <w:marRight w:val="0"/>
      <w:marTop w:val="0"/>
      <w:marBottom w:val="0"/>
      <w:divBdr>
        <w:top w:val="none" w:sz="0" w:space="0" w:color="auto"/>
        <w:left w:val="none" w:sz="0" w:space="0" w:color="auto"/>
        <w:bottom w:val="none" w:sz="0" w:space="0" w:color="auto"/>
        <w:right w:val="none" w:sz="0" w:space="0" w:color="auto"/>
      </w:divBdr>
    </w:div>
    <w:div w:id="696663761">
      <w:marLeft w:val="640"/>
      <w:marRight w:val="0"/>
      <w:marTop w:val="0"/>
      <w:marBottom w:val="0"/>
      <w:divBdr>
        <w:top w:val="none" w:sz="0" w:space="0" w:color="auto"/>
        <w:left w:val="none" w:sz="0" w:space="0" w:color="auto"/>
        <w:bottom w:val="none" w:sz="0" w:space="0" w:color="auto"/>
        <w:right w:val="none" w:sz="0" w:space="0" w:color="auto"/>
      </w:divBdr>
    </w:div>
    <w:div w:id="696665759">
      <w:bodyDiv w:val="1"/>
      <w:marLeft w:val="0"/>
      <w:marRight w:val="0"/>
      <w:marTop w:val="0"/>
      <w:marBottom w:val="0"/>
      <w:divBdr>
        <w:top w:val="none" w:sz="0" w:space="0" w:color="auto"/>
        <w:left w:val="none" w:sz="0" w:space="0" w:color="auto"/>
        <w:bottom w:val="none" w:sz="0" w:space="0" w:color="auto"/>
        <w:right w:val="none" w:sz="0" w:space="0" w:color="auto"/>
      </w:divBdr>
    </w:div>
    <w:div w:id="696737623">
      <w:bodyDiv w:val="1"/>
      <w:marLeft w:val="0"/>
      <w:marRight w:val="0"/>
      <w:marTop w:val="0"/>
      <w:marBottom w:val="0"/>
      <w:divBdr>
        <w:top w:val="none" w:sz="0" w:space="0" w:color="auto"/>
        <w:left w:val="none" w:sz="0" w:space="0" w:color="auto"/>
        <w:bottom w:val="none" w:sz="0" w:space="0" w:color="auto"/>
        <w:right w:val="none" w:sz="0" w:space="0" w:color="auto"/>
      </w:divBdr>
    </w:div>
    <w:div w:id="696739724">
      <w:marLeft w:val="640"/>
      <w:marRight w:val="0"/>
      <w:marTop w:val="0"/>
      <w:marBottom w:val="0"/>
      <w:divBdr>
        <w:top w:val="none" w:sz="0" w:space="0" w:color="auto"/>
        <w:left w:val="none" w:sz="0" w:space="0" w:color="auto"/>
        <w:bottom w:val="none" w:sz="0" w:space="0" w:color="auto"/>
        <w:right w:val="none" w:sz="0" w:space="0" w:color="auto"/>
      </w:divBdr>
    </w:div>
    <w:div w:id="696808789">
      <w:bodyDiv w:val="1"/>
      <w:marLeft w:val="0"/>
      <w:marRight w:val="0"/>
      <w:marTop w:val="0"/>
      <w:marBottom w:val="0"/>
      <w:divBdr>
        <w:top w:val="none" w:sz="0" w:space="0" w:color="auto"/>
        <w:left w:val="none" w:sz="0" w:space="0" w:color="auto"/>
        <w:bottom w:val="none" w:sz="0" w:space="0" w:color="auto"/>
        <w:right w:val="none" w:sz="0" w:space="0" w:color="auto"/>
      </w:divBdr>
    </w:div>
    <w:div w:id="697121190">
      <w:marLeft w:val="640"/>
      <w:marRight w:val="0"/>
      <w:marTop w:val="0"/>
      <w:marBottom w:val="0"/>
      <w:divBdr>
        <w:top w:val="none" w:sz="0" w:space="0" w:color="auto"/>
        <w:left w:val="none" w:sz="0" w:space="0" w:color="auto"/>
        <w:bottom w:val="none" w:sz="0" w:space="0" w:color="auto"/>
        <w:right w:val="none" w:sz="0" w:space="0" w:color="auto"/>
      </w:divBdr>
    </w:div>
    <w:div w:id="697510620">
      <w:marLeft w:val="640"/>
      <w:marRight w:val="0"/>
      <w:marTop w:val="0"/>
      <w:marBottom w:val="0"/>
      <w:divBdr>
        <w:top w:val="none" w:sz="0" w:space="0" w:color="auto"/>
        <w:left w:val="none" w:sz="0" w:space="0" w:color="auto"/>
        <w:bottom w:val="none" w:sz="0" w:space="0" w:color="auto"/>
        <w:right w:val="none" w:sz="0" w:space="0" w:color="auto"/>
      </w:divBdr>
    </w:div>
    <w:div w:id="697893865">
      <w:bodyDiv w:val="1"/>
      <w:marLeft w:val="0"/>
      <w:marRight w:val="0"/>
      <w:marTop w:val="0"/>
      <w:marBottom w:val="0"/>
      <w:divBdr>
        <w:top w:val="none" w:sz="0" w:space="0" w:color="auto"/>
        <w:left w:val="none" w:sz="0" w:space="0" w:color="auto"/>
        <w:bottom w:val="none" w:sz="0" w:space="0" w:color="auto"/>
        <w:right w:val="none" w:sz="0" w:space="0" w:color="auto"/>
      </w:divBdr>
      <w:divsChild>
        <w:div w:id="54469728">
          <w:marLeft w:val="480"/>
          <w:marRight w:val="0"/>
          <w:marTop w:val="0"/>
          <w:marBottom w:val="0"/>
          <w:divBdr>
            <w:top w:val="none" w:sz="0" w:space="0" w:color="auto"/>
            <w:left w:val="none" w:sz="0" w:space="0" w:color="auto"/>
            <w:bottom w:val="none" w:sz="0" w:space="0" w:color="auto"/>
            <w:right w:val="none" w:sz="0" w:space="0" w:color="auto"/>
          </w:divBdr>
        </w:div>
        <w:div w:id="61027599">
          <w:marLeft w:val="480"/>
          <w:marRight w:val="0"/>
          <w:marTop w:val="0"/>
          <w:marBottom w:val="0"/>
          <w:divBdr>
            <w:top w:val="none" w:sz="0" w:space="0" w:color="auto"/>
            <w:left w:val="none" w:sz="0" w:space="0" w:color="auto"/>
            <w:bottom w:val="none" w:sz="0" w:space="0" w:color="auto"/>
            <w:right w:val="none" w:sz="0" w:space="0" w:color="auto"/>
          </w:divBdr>
        </w:div>
        <w:div w:id="91440920">
          <w:marLeft w:val="480"/>
          <w:marRight w:val="0"/>
          <w:marTop w:val="0"/>
          <w:marBottom w:val="0"/>
          <w:divBdr>
            <w:top w:val="none" w:sz="0" w:space="0" w:color="auto"/>
            <w:left w:val="none" w:sz="0" w:space="0" w:color="auto"/>
            <w:bottom w:val="none" w:sz="0" w:space="0" w:color="auto"/>
            <w:right w:val="none" w:sz="0" w:space="0" w:color="auto"/>
          </w:divBdr>
        </w:div>
        <w:div w:id="179197011">
          <w:marLeft w:val="480"/>
          <w:marRight w:val="0"/>
          <w:marTop w:val="0"/>
          <w:marBottom w:val="0"/>
          <w:divBdr>
            <w:top w:val="none" w:sz="0" w:space="0" w:color="auto"/>
            <w:left w:val="none" w:sz="0" w:space="0" w:color="auto"/>
            <w:bottom w:val="none" w:sz="0" w:space="0" w:color="auto"/>
            <w:right w:val="none" w:sz="0" w:space="0" w:color="auto"/>
          </w:divBdr>
        </w:div>
        <w:div w:id="212234742">
          <w:marLeft w:val="480"/>
          <w:marRight w:val="0"/>
          <w:marTop w:val="0"/>
          <w:marBottom w:val="0"/>
          <w:divBdr>
            <w:top w:val="none" w:sz="0" w:space="0" w:color="auto"/>
            <w:left w:val="none" w:sz="0" w:space="0" w:color="auto"/>
            <w:bottom w:val="none" w:sz="0" w:space="0" w:color="auto"/>
            <w:right w:val="none" w:sz="0" w:space="0" w:color="auto"/>
          </w:divBdr>
        </w:div>
        <w:div w:id="214899757">
          <w:marLeft w:val="480"/>
          <w:marRight w:val="0"/>
          <w:marTop w:val="0"/>
          <w:marBottom w:val="0"/>
          <w:divBdr>
            <w:top w:val="none" w:sz="0" w:space="0" w:color="auto"/>
            <w:left w:val="none" w:sz="0" w:space="0" w:color="auto"/>
            <w:bottom w:val="none" w:sz="0" w:space="0" w:color="auto"/>
            <w:right w:val="none" w:sz="0" w:space="0" w:color="auto"/>
          </w:divBdr>
        </w:div>
        <w:div w:id="241334808">
          <w:marLeft w:val="480"/>
          <w:marRight w:val="0"/>
          <w:marTop w:val="0"/>
          <w:marBottom w:val="0"/>
          <w:divBdr>
            <w:top w:val="none" w:sz="0" w:space="0" w:color="auto"/>
            <w:left w:val="none" w:sz="0" w:space="0" w:color="auto"/>
            <w:bottom w:val="none" w:sz="0" w:space="0" w:color="auto"/>
            <w:right w:val="none" w:sz="0" w:space="0" w:color="auto"/>
          </w:divBdr>
        </w:div>
        <w:div w:id="296180224">
          <w:marLeft w:val="480"/>
          <w:marRight w:val="0"/>
          <w:marTop w:val="0"/>
          <w:marBottom w:val="0"/>
          <w:divBdr>
            <w:top w:val="none" w:sz="0" w:space="0" w:color="auto"/>
            <w:left w:val="none" w:sz="0" w:space="0" w:color="auto"/>
            <w:bottom w:val="none" w:sz="0" w:space="0" w:color="auto"/>
            <w:right w:val="none" w:sz="0" w:space="0" w:color="auto"/>
          </w:divBdr>
        </w:div>
        <w:div w:id="356856842">
          <w:marLeft w:val="480"/>
          <w:marRight w:val="0"/>
          <w:marTop w:val="0"/>
          <w:marBottom w:val="0"/>
          <w:divBdr>
            <w:top w:val="none" w:sz="0" w:space="0" w:color="auto"/>
            <w:left w:val="none" w:sz="0" w:space="0" w:color="auto"/>
            <w:bottom w:val="none" w:sz="0" w:space="0" w:color="auto"/>
            <w:right w:val="none" w:sz="0" w:space="0" w:color="auto"/>
          </w:divBdr>
        </w:div>
        <w:div w:id="398402276">
          <w:marLeft w:val="480"/>
          <w:marRight w:val="0"/>
          <w:marTop w:val="0"/>
          <w:marBottom w:val="0"/>
          <w:divBdr>
            <w:top w:val="none" w:sz="0" w:space="0" w:color="auto"/>
            <w:left w:val="none" w:sz="0" w:space="0" w:color="auto"/>
            <w:bottom w:val="none" w:sz="0" w:space="0" w:color="auto"/>
            <w:right w:val="none" w:sz="0" w:space="0" w:color="auto"/>
          </w:divBdr>
        </w:div>
        <w:div w:id="451558251">
          <w:marLeft w:val="480"/>
          <w:marRight w:val="0"/>
          <w:marTop w:val="0"/>
          <w:marBottom w:val="0"/>
          <w:divBdr>
            <w:top w:val="none" w:sz="0" w:space="0" w:color="auto"/>
            <w:left w:val="none" w:sz="0" w:space="0" w:color="auto"/>
            <w:bottom w:val="none" w:sz="0" w:space="0" w:color="auto"/>
            <w:right w:val="none" w:sz="0" w:space="0" w:color="auto"/>
          </w:divBdr>
        </w:div>
        <w:div w:id="458839524">
          <w:marLeft w:val="480"/>
          <w:marRight w:val="0"/>
          <w:marTop w:val="0"/>
          <w:marBottom w:val="0"/>
          <w:divBdr>
            <w:top w:val="none" w:sz="0" w:space="0" w:color="auto"/>
            <w:left w:val="none" w:sz="0" w:space="0" w:color="auto"/>
            <w:bottom w:val="none" w:sz="0" w:space="0" w:color="auto"/>
            <w:right w:val="none" w:sz="0" w:space="0" w:color="auto"/>
          </w:divBdr>
        </w:div>
        <w:div w:id="486364881">
          <w:marLeft w:val="480"/>
          <w:marRight w:val="0"/>
          <w:marTop w:val="0"/>
          <w:marBottom w:val="0"/>
          <w:divBdr>
            <w:top w:val="none" w:sz="0" w:space="0" w:color="auto"/>
            <w:left w:val="none" w:sz="0" w:space="0" w:color="auto"/>
            <w:bottom w:val="none" w:sz="0" w:space="0" w:color="auto"/>
            <w:right w:val="none" w:sz="0" w:space="0" w:color="auto"/>
          </w:divBdr>
        </w:div>
        <w:div w:id="550001576">
          <w:marLeft w:val="480"/>
          <w:marRight w:val="0"/>
          <w:marTop w:val="0"/>
          <w:marBottom w:val="0"/>
          <w:divBdr>
            <w:top w:val="none" w:sz="0" w:space="0" w:color="auto"/>
            <w:left w:val="none" w:sz="0" w:space="0" w:color="auto"/>
            <w:bottom w:val="none" w:sz="0" w:space="0" w:color="auto"/>
            <w:right w:val="none" w:sz="0" w:space="0" w:color="auto"/>
          </w:divBdr>
        </w:div>
        <w:div w:id="576674482">
          <w:marLeft w:val="480"/>
          <w:marRight w:val="0"/>
          <w:marTop w:val="0"/>
          <w:marBottom w:val="0"/>
          <w:divBdr>
            <w:top w:val="none" w:sz="0" w:space="0" w:color="auto"/>
            <w:left w:val="none" w:sz="0" w:space="0" w:color="auto"/>
            <w:bottom w:val="none" w:sz="0" w:space="0" w:color="auto"/>
            <w:right w:val="none" w:sz="0" w:space="0" w:color="auto"/>
          </w:divBdr>
        </w:div>
        <w:div w:id="581527947">
          <w:marLeft w:val="480"/>
          <w:marRight w:val="0"/>
          <w:marTop w:val="0"/>
          <w:marBottom w:val="0"/>
          <w:divBdr>
            <w:top w:val="none" w:sz="0" w:space="0" w:color="auto"/>
            <w:left w:val="none" w:sz="0" w:space="0" w:color="auto"/>
            <w:bottom w:val="none" w:sz="0" w:space="0" w:color="auto"/>
            <w:right w:val="none" w:sz="0" w:space="0" w:color="auto"/>
          </w:divBdr>
        </w:div>
        <w:div w:id="585193214">
          <w:marLeft w:val="480"/>
          <w:marRight w:val="0"/>
          <w:marTop w:val="0"/>
          <w:marBottom w:val="0"/>
          <w:divBdr>
            <w:top w:val="none" w:sz="0" w:space="0" w:color="auto"/>
            <w:left w:val="none" w:sz="0" w:space="0" w:color="auto"/>
            <w:bottom w:val="none" w:sz="0" w:space="0" w:color="auto"/>
            <w:right w:val="none" w:sz="0" w:space="0" w:color="auto"/>
          </w:divBdr>
        </w:div>
        <w:div w:id="666059626">
          <w:marLeft w:val="480"/>
          <w:marRight w:val="0"/>
          <w:marTop w:val="0"/>
          <w:marBottom w:val="0"/>
          <w:divBdr>
            <w:top w:val="none" w:sz="0" w:space="0" w:color="auto"/>
            <w:left w:val="none" w:sz="0" w:space="0" w:color="auto"/>
            <w:bottom w:val="none" w:sz="0" w:space="0" w:color="auto"/>
            <w:right w:val="none" w:sz="0" w:space="0" w:color="auto"/>
          </w:divBdr>
        </w:div>
        <w:div w:id="666442694">
          <w:marLeft w:val="480"/>
          <w:marRight w:val="0"/>
          <w:marTop w:val="0"/>
          <w:marBottom w:val="0"/>
          <w:divBdr>
            <w:top w:val="none" w:sz="0" w:space="0" w:color="auto"/>
            <w:left w:val="none" w:sz="0" w:space="0" w:color="auto"/>
            <w:bottom w:val="none" w:sz="0" w:space="0" w:color="auto"/>
            <w:right w:val="none" w:sz="0" w:space="0" w:color="auto"/>
          </w:divBdr>
        </w:div>
        <w:div w:id="683820934">
          <w:marLeft w:val="480"/>
          <w:marRight w:val="0"/>
          <w:marTop w:val="0"/>
          <w:marBottom w:val="0"/>
          <w:divBdr>
            <w:top w:val="none" w:sz="0" w:space="0" w:color="auto"/>
            <w:left w:val="none" w:sz="0" w:space="0" w:color="auto"/>
            <w:bottom w:val="none" w:sz="0" w:space="0" w:color="auto"/>
            <w:right w:val="none" w:sz="0" w:space="0" w:color="auto"/>
          </w:divBdr>
        </w:div>
        <w:div w:id="767308291">
          <w:marLeft w:val="480"/>
          <w:marRight w:val="0"/>
          <w:marTop w:val="0"/>
          <w:marBottom w:val="0"/>
          <w:divBdr>
            <w:top w:val="none" w:sz="0" w:space="0" w:color="auto"/>
            <w:left w:val="none" w:sz="0" w:space="0" w:color="auto"/>
            <w:bottom w:val="none" w:sz="0" w:space="0" w:color="auto"/>
            <w:right w:val="none" w:sz="0" w:space="0" w:color="auto"/>
          </w:divBdr>
        </w:div>
        <w:div w:id="784077406">
          <w:marLeft w:val="480"/>
          <w:marRight w:val="0"/>
          <w:marTop w:val="0"/>
          <w:marBottom w:val="0"/>
          <w:divBdr>
            <w:top w:val="none" w:sz="0" w:space="0" w:color="auto"/>
            <w:left w:val="none" w:sz="0" w:space="0" w:color="auto"/>
            <w:bottom w:val="none" w:sz="0" w:space="0" w:color="auto"/>
            <w:right w:val="none" w:sz="0" w:space="0" w:color="auto"/>
          </w:divBdr>
        </w:div>
        <w:div w:id="827096379">
          <w:marLeft w:val="480"/>
          <w:marRight w:val="0"/>
          <w:marTop w:val="0"/>
          <w:marBottom w:val="0"/>
          <w:divBdr>
            <w:top w:val="none" w:sz="0" w:space="0" w:color="auto"/>
            <w:left w:val="none" w:sz="0" w:space="0" w:color="auto"/>
            <w:bottom w:val="none" w:sz="0" w:space="0" w:color="auto"/>
            <w:right w:val="none" w:sz="0" w:space="0" w:color="auto"/>
          </w:divBdr>
        </w:div>
        <w:div w:id="876358162">
          <w:marLeft w:val="480"/>
          <w:marRight w:val="0"/>
          <w:marTop w:val="0"/>
          <w:marBottom w:val="0"/>
          <w:divBdr>
            <w:top w:val="none" w:sz="0" w:space="0" w:color="auto"/>
            <w:left w:val="none" w:sz="0" w:space="0" w:color="auto"/>
            <w:bottom w:val="none" w:sz="0" w:space="0" w:color="auto"/>
            <w:right w:val="none" w:sz="0" w:space="0" w:color="auto"/>
          </w:divBdr>
        </w:div>
        <w:div w:id="912930664">
          <w:marLeft w:val="480"/>
          <w:marRight w:val="0"/>
          <w:marTop w:val="0"/>
          <w:marBottom w:val="0"/>
          <w:divBdr>
            <w:top w:val="none" w:sz="0" w:space="0" w:color="auto"/>
            <w:left w:val="none" w:sz="0" w:space="0" w:color="auto"/>
            <w:bottom w:val="none" w:sz="0" w:space="0" w:color="auto"/>
            <w:right w:val="none" w:sz="0" w:space="0" w:color="auto"/>
          </w:divBdr>
        </w:div>
        <w:div w:id="950749783">
          <w:marLeft w:val="480"/>
          <w:marRight w:val="0"/>
          <w:marTop w:val="0"/>
          <w:marBottom w:val="0"/>
          <w:divBdr>
            <w:top w:val="none" w:sz="0" w:space="0" w:color="auto"/>
            <w:left w:val="none" w:sz="0" w:space="0" w:color="auto"/>
            <w:bottom w:val="none" w:sz="0" w:space="0" w:color="auto"/>
            <w:right w:val="none" w:sz="0" w:space="0" w:color="auto"/>
          </w:divBdr>
        </w:div>
        <w:div w:id="959724526">
          <w:marLeft w:val="480"/>
          <w:marRight w:val="0"/>
          <w:marTop w:val="0"/>
          <w:marBottom w:val="0"/>
          <w:divBdr>
            <w:top w:val="none" w:sz="0" w:space="0" w:color="auto"/>
            <w:left w:val="none" w:sz="0" w:space="0" w:color="auto"/>
            <w:bottom w:val="none" w:sz="0" w:space="0" w:color="auto"/>
            <w:right w:val="none" w:sz="0" w:space="0" w:color="auto"/>
          </w:divBdr>
        </w:div>
        <w:div w:id="1007095006">
          <w:marLeft w:val="480"/>
          <w:marRight w:val="0"/>
          <w:marTop w:val="0"/>
          <w:marBottom w:val="0"/>
          <w:divBdr>
            <w:top w:val="none" w:sz="0" w:space="0" w:color="auto"/>
            <w:left w:val="none" w:sz="0" w:space="0" w:color="auto"/>
            <w:bottom w:val="none" w:sz="0" w:space="0" w:color="auto"/>
            <w:right w:val="none" w:sz="0" w:space="0" w:color="auto"/>
          </w:divBdr>
        </w:div>
        <w:div w:id="1029137305">
          <w:marLeft w:val="480"/>
          <w:marRight w:val="0"/>
          <w:marTop w:val="0"/>
          <w:marBottom w:val="0"/>
          <w:divBdr>
            <w:top w:val="none" w:sz="0" w:space="0" w:color="auto"/>
            <w:left w:val="none" w:sz="0" w:space="0" w:color="auto"/>
            <w:bottom w:val="none" w:sz="0" w:space="0" w:color="auto"/>
            <w:right w:val="none" w:sz="0" w:space="0" w:color="auto"/>
          </w:divBdr>
        </w:div>
        <w:div w:id="1156915135">
          <w:marLeft w:val="480"/>
          <w:marRight w:val="0"/>
          <w:marTop w:val="0"/>
          <w:marBottom w:val="0"/>
          <w:divBdr>
            <w:top w:val="none" w:sz="0" w:space="0" w:color="auto"/>
            <w:left w:val="none" w:sz="0" w:space="0" w:color="auto"/>
            <w:bottom w:val="none" w:sz="0" w:space="0" w:color="auto"/>
            <w:right w:val="none" w:sz="0" w:space="0" w:color="auto"/>
          </w:divBdr>
        </w:div>
        <w:div w:id="1190685459">
          <w:marLeft w:val="480"/>
          <w:marRight w:val="0"/>
          <w:marTop w:val="0"/>
          <w:marBottom w:val="0"/>
          <w:divBdr>
            <w:top w:val="none" w:sz="0" w:space="0" w:color="auto"/>
            <w:left w:val="none" w:sz="0" w:space="0" w:color="auto"/>
            <w:bottom w:val="none" w:sz="0" w:space="0" w:color="auto"/>
            <w:right w:val="none" w:sz="0" w:space="0" w:color="auto"/>
          </w:divBdr>
        </w:div>
        <w:div w:id="1191528361">
          <w:marLeft w:val="480"/>
          <w:marRight w:val="0"/>
          <w:marTop w:val="0"/>
          <w:marBottom w:val="0"/>
          <w:divBdr>
            <w:top w:val="none" w:sz="0" w:space="0" w:color="auto"/>
            <w:left w:val="none" w:sz="0" w:space="0" w:color="auto"/>
            <w:bottom w:val="none" w:sz="0" w:space="0" w:color="auto"/>
            <w:right w:val="none" w:sz="0" w:space="0" w:color="auto"/>
          </w:divBdr>
        </w:div>
        <w:div w:id="1199663253">
          <w:marLeft w:val="480"/>
          <w:marRight w:val="0"/>
          <w:marTop w:val="0"/>
          <w:marBottom w:val="0"/>
          <w:divBdr>
            <w:top w:val="none" w:sz="0" w:space="0" w:color="auto"/>
            <w:left w:val="none" w:sz="0" w:space="0" w:color="auto"/>
            <w:bottom w:val="none" w:sz="0" w:space="0" w:color="auto"/>
            <w:right w:val="none" w:sz="0" w:space="0" w:color="auto"/>
          </w:divBdr>
        </w:div>
        <w:div w:id="1206605114">
          <w:marLeft w:val="480"/>
          <w:marRight w:val="0"/>
          <w:marTop w:val="0"/>
          <w:marBottom w:val="0"/>
          <w:divBdr>
            <w:top w:val="none" w:sz="0" w:space="0" w:color="auto"/>
            <w:left w:val="none" w:sz="0" w:space="0" w:color="auto"/>
            <w:bottom w:val="none" w:sz="0" w:space="0" w:color="auto"/>
            <w:right w:val="none" w:sz="0" w:space="0" w:color="auto"/>
          </w:divBdr>
        </w:div>
        <w:div w:id="1219169905">
          <w:marLeft w:val="480"/>
          <w:marRight w:val="0"/>
          <w:marTop w:val="0"/>
          <w:marBottom w:val="0"/>
          <w:divBdr>
            <w:top w:val="none" w:sz="0" w:space="0" w:color="auto"/>
            <w:left w:val="none" w:sz="0" w:space="0" w:color="auto"/>
            <w:bottom w:val="none" w:sz="0" w:space="0" w:color="auto"/>
            <w:right w:val="none" w:sz="0" w:space="0" w:color="auto"/>
          </w:divBdr>
        </w:div>
        <w:div w:id="1251547858">
          <w:marLeft w:val="480"/>
          <w:marRight w:val="0"/>
          <w:marTop w:val="0"/>
          <w:marBottom w:val="0"/>
          <w:divBdr>
            <w:top w:val="none" w:sz="0" w:space="0" w:color="auto"/>
            <w:left w:val="none" w:sz="0" w:space="0" w:color="auto"/>
            <w:bottom w:val="none" w:sz="0" w:space="0" w:color="auto"/>
            <w:right w:val="none" w:sz="0" w:space="0" w:color="auto"/>
          </w:divBdr>
        </w:div>
        <w:div w:id="1264923504">
          <w:marLeft w:val="480"/>
          <w:marRight w:val="0"/>
          <w:marTop w:val="0"/>
          <w:marBottom w:val="0"/>
          <w:divBdr>
            <w:top w:val="none" w:sz="0" w:space="0" w:color="auto"/>
            <w:left w:val="none" w:sz="0" w:space="0" w:color="auto"/>
            <w:bottom w:val="none" w:sz="0" w:space="0" w:color="auto"/>
            <w:right w:val="none" w:sz="0" w:space="0" w:color="auto"/>
          </w:divBdr>
        </w:div>
        <w:div w:id="1332952208">
          <w:marLeft w:val="480"/>
          <w:marRight w:val="0"/>
          <w:marTop w:val="0"/>
          <w:marBottom w:val="0"/>
          <w:divBdr>
            <w:top w:val="none" w:sz="0" w:space="0" w:color="auto"/>
            <w:left w:val="none" w:sz="0" w:space="0" w:color="auto"/>
            <w:bottom w:val="none" w:sz="0" w:space="0" w:color="auto"/>
            <w:right w:val="none" w:sz="0" w:space="0" w:color="auto"/>
          </w:divBdr>
        </w:div>
        <w:div w:id="1375694320">
          <w:marLeft w:val="480"/>
          <w:marRight w:val="0"/>
          <w:marTop w:val="0"/>
          <w:marBottom w:val="0"/>
          <w:divBdr>
            <w:top w:val="none" w:sz="0" w:space="0" w:color="auto"/>
            <w:left w:val="none" w:sz="0" w:space="0" w:color="auto"/>
            <w:bottom w:val="none" w:sz="0" w:space="0" w:color="auto"/>
            <w:right w:val="none" w:sz="0" w:space="0" w:color="auto"/>
          </w:divBdr>
        </w:div>
        <w:div w:id="1398281496">
          <w:marLeft w:val="480"/>
          <w:marRight w:val="0"/>
          <w:marTop w:val="0"/>
          <w:marBottom w:val="0"/>
          <w:divBdr>
            <w:top w:val="none" w:sz="0" w:space="0" w:color="auto"/>
            <w:left w:val="none" w:sz="0" w:space="0" w:color="auto"/>
            <w:bottom w:val="none" w:sz="0" w:space="0" w:color="auto"/>
            <w:right w:val="none" w:sz="0" w:space="0" w:color="auto"/>
          </w:divBdr>
        </w:div>
        <w:div w:id="1453474301">
          <w:marLeft w:val="480"/>
          <w:marRight w:val="0"/>
          <w:marTop w:val="0"/>
          <w:marBottom w:val="0"/>
          <w:divBdr>
            <w:top w:val="none" w:sz="0" w:space="0" w:color="auto"/>
            <w:left w:val="none" w:sz="0" w:space="0" w:color="auto"/>
            <w:bottom w:val="none" w:sz="0" w:space="0" w:color="auto"/>
            <w:right w:val="none" w:sz="0" w:space="0" w:color="auto"/>
          </w:divBdr>
        </w:div>
        <w:div w:id="1516571519">
          <w:marLeft w:val="480"/>
          <w:marRight w:val="0"/>
          <w:marTop w:val="0"/>
          <w:marBottom w:val="0"/>
          <w:divBdr>
            <w:top w:val="none" w:sz="0" w:space="0" w:color="auto"/>
            <w:left w:val="none" w:sz="0" w:space="0" w:color="auto"/>
            <w:bottom w:val="none" w:sz="0" w:space="0" w:color="auto"/>
            <w:right w:val="none" w:sz="0" w:space="0" w:color="auto"/>
          </w:divBdr>
        </w:div>
        <w:div w:id="1535998542">
          <w:marLeft w:val="480"/>
          <w:marRight w:val="0"/>
          <w:marTop w:val="0"/>
          <w:marBottom w:val="0"/>
          <w:divBdr>
            <w:top w:val="none" w:sz="0" w:space="0" w:color="auto"/>
            <w:left w:val="none" w:sz="0" w:space="0" w:color="auto"/>
            <w:bottom w:val="none" w:sz="0" w:space="0" w:color="auto"/>
            <w:right w:val="none" w:sz="0" w:space="0" w:color="auto"/>
          </w:divBdr>
        </w:div>
        <w:div w:id="1564829215">
          <w:marLeft w:val="480"/>
          <w:marRight w:val="0"/>
          <w:marTop w:val="0"/>
          <w:marBottom w:val="0"/>
          <w:divBdr>
            <w:top w:val="none" w:sz="0" w:space="0" w:color="auto"/>
            <w:left w:val="none" w:sz="0" w:space="0" w:color="auto"/>
            <w:bottom w:val="none" w:sz="0" w:space="0" w:color="auto"/>
            <w:right w:val="none" w:sz="0" w:space="0" w:color="auto"/>
          </w:divBdr>
        </w:div>
        <w:div w:id="1574122571">
          <w:marLeft w:val="480"/>
          <w:marRight w:val="0"/>
          <w:marTop w:val="0"/>
          <w:marBottom w:val="0"/>
          <w:divBdr>
            <w:top w:val="none" w:sz="0" w:space="0" w:color="auto"/>
            <w:left w:val="none" w:sz="0" w:space="0" w:color="auto"/>
            <w:bottom w:val="none" w:sz="0" w:space="0" w:color="auto"/>
            <w:right w:val="none" w:sz="0" w:space="0" w:color="auto"/>
          </w:divBdr>
        </w:div>
        <w:div w:id="1581868209">
          <w:marLeft w:val="480"/>
          <w:marRight w:val="0"/>
          <w:marTop w:val="0"/>
          <w:marBottom w:val="0"/>
          <w:divBdr>
            <w:top w:val="none" w:sz="0" w:space="0" w:color="auto"/>
            <w:left w:val="none" w:sz="0" w:space="0" w:color="auto"/>
            <w:bottom w:val="none" w:sz="0" w:space="0" w:color="auto"/>
            <w:right w:val="none" w:sz="0" w:space="0" w:color="auto"/>
          </w:divBdr>
        </w:div>
        <w:div w:id="1606569386">
          <w:marLeft w:val="480"/>
          <w:marRight w:val="0"/>
          <w:marTop w:val="0"/>
          <w:marBottom w:val="0"/>
          <w:divBdr>
            <w:top w:val="none" w:sz="0" w:space="0" w:color="auto"/>
            <w:left w:val="none" w:sz="0" w:space="0" w:color="auto"/>
            <w:bottom w:val="none" w:sz="0" w:space="0" w:color="auto"/>
            <w:right w:val="none" w:sz="0" w:space="0" w:color="auto"/>
          </w:divBdr>
        </w:div>
        <w:div w:id="1645893579">
          <w:marLeft w:val="480"/>
          <w:marRight w:val="0"/>
          <w:marTop w:val="0"/>
          <w:marBottom w:val="0"/>
          <w:divBdr>
            <w:top w:val="none" w:sz="0" w:space="0" w:color="auto"/>
            <w:left w:val="none" w:sz="0" w:space="0" w:color="auto"/>
            <w:bottom w:val="none" w:sz="0" w:space="0" w:color="auto"/>
            <w:right w:val="none" w:sz="0" w:space="0" w:color="auto"/>
          </w:divBdr>
        </w:div>
        <w:div w:id="1657876679">
          <w:marLeft w:val="480"/>
          <w:marRight w:val="0"/>
          <w:marTop w:val="0"/>
          <w:marBottom w:val="0"/>
          <w:divBdr>
            <w:top w:val="none" w:sz="0" w:space="0" w:color="auto"/>
            <w:left w:val="none" w:sz="0" w:space="0" w:color="auto"/>
            <w:bottom w:val="none" w:sz="0" w:space="0" w:color="auto"/>
            <w:right w:val="none" w:sz="0" w:space="0" w:color="auto"/>
          </w:divBdr>
        </w:div>
        <w:div w:id="1682005746">
          <w:marLeft w:val="480"/>
          <w:marRight w:val="0"/>
          <w:marTop w:val="0"/>
          <w:marBottom w:val="0"/>
          <w:divBdr>
            <w:top w:val="none" w:sz="0" w:space="0" w:color="auto"/>
            <w:left w:val="none" w:sz="0" w:space="0" w:color="auto"/>
            <w:bottom w:val="none" w:sz="0" w:space="0" w:color="auto"/>
            <w:right w:val="none" w:sz="0" w:space="0" w:color="auto"/>
          </w:divBdr>
        </w:div>
        <w:div w:id="1682900016">
          <w:marLeft w:val="480"/>
          <w:marRight w:val="0"/>
          <w:marTop w:val="0"/>
          <w:marBottom w:val="0"/>
          <w:divBdr>
            <w:top w:val="none" w:sz="0" w:space="0" w:color="auto"/>
            <w:left w:val="none" w:sz="0" w:space="0" w:color="auto"/>
            <w:bottom w:val="none" w:sz="0" w:space="0" w:color="auto"/>
            <w:right w:val="none" w:sz="0" w:space="0" w:color="auto"/>
          </w:divBdr>
        </w:div>
        <w:div w:id="1696534518">
          <w:marLeft w:val="480"/>
          <w:marRight w:val="0"/>
          <w:marTop w:val="0"/>
          <w:marBottom w:val="0"/>
          <w:divBdr>
            <w:top w:val="none" w:sz="0" w:space="0" w:color="auto"/>
            <w:left w:val="none" w:sz="0" w:space="0" w:color="auto"/>
            <w:bottom w:val="none" w:sz="0" w:space="0" w:color="auto"/>
            <w:right w:val="none" w:sz="0" w:space="0" w:color="auto"/>
          </w:divBdr>
        </w:div>
        <w:div w:id="1716812703">
          <w:marLeft w:val="480"/>
          <w:marRight w:val="0"/>
          <w:marTop w:val="0"/>
          <w:marBottom w:val="0"/>
          <w:divBdr>
            <w:top w:val="none" w:sz="0" w:space="0" w:color="auto"/>
            <w:left w:val="none" w:sz="0" w:space="0" w:color="auto"/>
            <w:bottom w:val="none" w:sz="0" w:space="0" w:color="auto"/>
            <w:right w:val="none" w:sz="0" w:space="0" w:color="auto"/>
          </w:divBdr>
        </w:div>
        <w:div w:id="1767075878">
          <w:marLeft w:val="480"/>
          <w:marRight w:val="0"/>
          <w:marTop w:val="0"/>
          <w:marBottom w:val="0"/>
          <w:divBdr>
            <w:top w:val="none" w:sz="0" w:space="0" w:color="auto"/>
            <w:left w:val="none" w:sz="0" w:space="0" w:color="auto"/>
            <w:bottom w:val="none" w:sz="0" w:space="0" w:color="auto"/>
            <w:right w:val="none" w:sz="0" w:space="0" w:color="auto"/>
          </w:divBdr>
        </w:div>
        <w:div w:id="1784495728">
          <w:marLeft w:val="480"/>
          <w:marRight w:val="0"/>
          <w:marTop w:val="0"/>
          <w:marBottom w:val="0"/>
          <w:divBdr>
            <w:top w:val="none" w:sz="0" w:space="0" w:color="auto"/>
            <w:left w:val="none" w:sz="0" w:space="0" w:color="auto"/>
            <w:bottom w:val="none" w:sz="0" w:space="0" w:color="auto"/>
            <w:right w:val="none" w:sz="0" w:space="0" w:color="auto"/>
          </w:divBdr>
        </w:div>
        <w:div w:id="1794056522">
          <w:marLeft w:val="480"/>
          <w:marRight w:val="0"/>
          <w:marTop w:val="0"/>
          <w:marBottom w:val="0"/>
          <w:divBdr>
            <w:top w:val="none" w:sz="0" w:space="0" w:color="auto"/>
            <w:left w:val="none" w:sz="0" w:space="0" w:color="auto"/>
            <w:bottom w:val="none" w:sz="0" w:space="0" w:color="auto"/>
            <w:right w:val="none" w:sz="0" w:space="0" w:color="auto"/>
          </w:divBdr>
        </w:div>
        <w:div w:id="1796176344">
          <w:marLeft w:val="480"/>
          <w:marRight w:val="0"/>
          <w:marTop w:val="0"/>
          <w:marBottom w:val="0"/>
          <w:divBdr>
            <w:top w:val="none" w:sz="0" w:space="0" w:color="auto"/>
            <w:left w:val="none" w:sz="0" w:space="0" w:color="auto"/>
            <w:bottom w:val="none" w:sz="0" w:space="0" w:color="auto"/>
            <w:right w:val="none" w:sz="0" w:space="0" w:color="auto"/>
          </w:divBdr>
        </w:div>
        <w:div w:id="1834028489">
          <w:marLeft w:val="480"/>
          <w:marRight w:val="0"/>
          <w:marTop w:val="0"/>
          <w:marBottom w:val="0"/>
          <w:divBdr>
            <w:top w:val="none" w:sz="0" w:space="0" w:color="auto"/>
            <w:left w:val="none" w:sz="0" w:space="0" w:color="auto"/>
            <w:bottom w:val="none" w:sz="0" w:space="0" w:color="auto"/>
            <w:right w:val="none" w:sz="0" w:space="0" w:color="auto"/>
          </w:divBdr>
        </w:div>
        <w:div w:id="1889148415">
          <w:marLeft w:val="480"/>
          <w:marRight w:val="0"/>
          <w:marTop w:val="0"/>
          <w:marBottom w:val="0"/>
          <w:divBdr>
            <w:top w:val="none" w:sz="0" w:space="0" w:color="auto"/>
            <w:left w:val="none" w:sz="0" w:space="0" w:color="auto"/>
            <w:bottom w:val="none" w:sz="0" w:space="0" w:color="auto"/>
            <w:right w:val="none" w:sz="0" w:space="0" w:color="auto"/>
          </w:divBdr>
        </w:div>
        <w:div w:id="1896309815">
          <w:marLeft w:val="480"/>
          <w:marRight w:val="0"/>
          <w:marTop w:val="0"/>
          <w:marBottom w:val="0"/>
          <w:divBdr>
            <w:top w:val="none" w:sz="0" w:space="0" w:color="auto"/>
            <w:left w:val="none" w:sz="0" w:space="0" w:color="auto"/>
            <w:bottom w:val="none" w:sz="0" w:space="0" w:color="auto"/>
            <w:right w:val="none" w:sz="0" w:space="0" w:color="auto"/>
          </w:divBdr>
        </w:div>
        <w:div w:id="1917131128">
          <w:marLeft w:val="480"/>
          <w:marRight w:val="0"/>
          <w:marTop w:val="0"/>
          <w:marBottom w:val="0"/>
          <w:divBdr>
            <w:top w:val="none" w:sz="0" w:space="0" w:color="auto"/>
            <w:left w:val="none" w:sz="0" w:space="0" w:color="auto"/>
            <w:bottom w:val="none" w:sz="0" w:space="0" w:color="auto"/>
            <w:right w:val="none" w:sz="0" w:space="0" w:color="auto"/>
          </w:divBdr>
        </w:div>
        <w:div w:id="2026789216">
          <w:marLeft w:val="480"/>
          <w:marRight w:val="0"/>
          <w:marTop w:val="0"/>
          <w:marBottom w:val="0"/>
          <w:divBdr>
            <w:top w:val="none" w:sz="0" w:space="0" w:color="auto"/>
            <w:left w:val="none" w:sz="0" w:space="0" w:color="auto"/>
            <w:bottom w:val="none" w:sz="0" w:space="0" w:color="auto"/>
            <w:right w:val="none" w:sz="0" w:space="0" w:color="auto"/>
          </w:divBdr>
        </w:div>
        <w:div w:id="2046176991">
          <w:marLeft w:val="480"/>
          <w:marRight w:val="0"/>
          <w:marTop w:val="0"/>
          <w:marBottom w:val="0"/>
          <w:divBdr>
            <w:top w:val="none" w:sz="0" w:space="0" w:color="auto"/>
            <w:left w:val="none" w:sz="0" w:space="0" w:color="auto"/>
            <w:bottom w:val="none" w:sz="0" w:space="0" w:color="auto"/>
            <w:right w:val="none" w:sz="0" w:space="0" w:color="auto"/>
          </w:divBdr>
        </w:div>
        <w:div w:id="2052530159">
          <w:marLeft w:val="480"/>
          <w:marRight w:val="0"/>
          <w:marTop w:val="0"/>
          <w:marBottom w:val="0"/>
          <w:divBdr>
            <w:top w:val="none" w:sz="0" w:space="0" w:color="auto"/>
            <w:left w:val="none" w:sz="0" w:space="0" w:color="auto"/>
            <w:bottom w:val="none" w:sz="0" w:space="0" w:color="auto"/>
            <w:right w:val="none" w:sz="0" w:space="0" w:color="auto"/>
          </w:divBdr>
        </w:div>
        <w:div w:id="2065250331">
          <w:marLeft w:val="480"/>
          <w:marRight w:val="0"/>
          <w:marTop w:val="0"/>
          <w:marBottom w:val="0"/>
          <w:divBdr>
            <w:top w:val="none" w:sz="0" w:space="0" w:color="auto"/>
            <w:left w:val="none" w:sz="0" w:space="0" w:color="auto"/>
            <w:bottom w:val="none" w:sz="0" w:space="0" w:color="auto"/>
            <w:right w:val="none" w:sz="0" w:space="0" w:color="auto"/>
          </w:divBdr>
        </w:div>
        <w:div w:id="2091847349">
          <w:marLeft w:val="480"/>
          <w:marRight w:val="0"/>
          <w:marTop w:val="0"/>
          <w:marBottom w:val="0"/>
          <w:divBdr>
            <w:top w:val="none" w:sz="0" w:space="0" w:color="auto"/>
            <w:left w:val="none" w:sz="0" w:space="0" w:color="auto"/>
            <w:bottom w:val="none" w:sz="0" w:space="0" w:color="auto"/>
            <w:right w:val="none" w:sz="0" w:space="0" w:color="auto"/>
          </w:divBdr>
        </w:div>
        <w:div w:id="2103913367">
          <w:marLeft w:val="480"/>
          <w:marRight w:val="0"/>
          <w:marTop w:val="0"/>
          <w:marBottom w:val="0"/>
          <w:divBdr>
            <w:top w:val="none" w:sz="0" w:space="0" w:color="auto"/>
            <w:left w:val="none" w:sz="0" w:space="0" w:color="auto"/>
            <w:bottom w:val="none" w:sz="0" w:space="0" w:color="auto"/>
            <w:right w:val="none" w:sz="0" w:space="0" w:color="auto"/>
          </w:divBdr>
        </w:div>
        <w:div w:id="2136873449">
          <w:marLeft w:val="480"/>
          <w:marRight w:val="0"/>
          <w:marTop w:val="0"/>
          <w:marBottom w:val="0"/>
          <w:divBdr>
            <w:top w:val="none" w:sz="0" w:space="0" w:color="auto"/>
            <w:left w:val="none" w:sz="0" w:space="0" w:color="auto"/>
            <w:bottom w:val="none" w:sz="0" w:space="0" w:color="auto"/>
            <w:right w:val="none" w:sz="0" w:space="0" w:color="auto"/>
          </w:divBdr>
        </w:div>
      </w:divsChild>
    </w:div>
    <w:div w:id="698241996">
      <w:marLeft w:val="640"/>
      <w:marRight w:val="0"/>
      <w:marTop w:val="0"/>
      <w:marBottom w:val="0"/>
      <w:divBdr>
        <w:top w:val="none" w:sz="0" w:space="0" w:color="auto"/>
        <w:left w:val="none" w:sz="0" w:space="0" w:color="auto"/>
        <w:bottom w:val="none" w:sz="0" w:space="0" w:color="auto"/>
        <w:right w:val="none" w:sz="0" w:space="0" w:color="auto"/>
      </w:divBdr>
    </w:div>
    <w:div w:id="698311310">
      <w:marLeft w:val="640"/>
      <w:marRight w:val="0"/>
      <w:marTop w:val="0"/>
      <w:marBottom w:val="0"/>
      <w:divBdr>
        <w:top w:val="none" w:sz="0" w:space="0" w:color="auto"/>
        <w:left w:val="none" w:sz="0" w:space="0" w:color="auto"/>
        <w:bottom w:val="none" w:sz="0" w:space="0" w:color="auto"/>
        <w:right w:val="none" w:sz="0" w:space="0" w:color="auto"/>
      </w:divBdr>
    </w:div>
    <w:div w:id="698360042">
      <w:marLeft w:val="640"/>
      <w:marRight w:val="0"/>
      <w:marTop w:val="0"/>
      <w:marBottom w:val="0"/>
      <w:divBdr>
        <w:top w:val="none" w:sz="0" w:space="0" w:color="auto"/>
        <w:left w:val="none" w:sz="0" w:space="0" w:color="auto"/>
        <w:bottom w:val="none" w:sz="0" w:space="0" w:color="auto"/>
        <w:right w:val="none" w:sz="0" w:space="0" w:color="auto"/>
      </w:divBdr>
    </w:div>
    <w:div w:id="698553223">
      <w:marLeft w:val="640"/>
      <w:marRight w:val="0"/>
      <w:marTop w:val="0"/>
      <w:marBottom w:val="0"/>
      <w:divBdr>
        <w:top w:val="none" w:sz="0" w:space="0" w:color="auto"/>
        <w:left w:val="none" w:sz="0" w:space="0" w:color="auto"/>
        <w:bottom w:val="none" w:sz="0" w:space="0" w:color="auto"/>
        <w:right w:val="none" w:sz="0" w:space="0" w:color="auto"/>
      </w:divBdr>
    </w:div>
    <w:div w:id="698627466">
      <w:marLeft w:val="640"/>
      <w:marRight w:val="0"/>
      <w:marTop w:val="0"/>
      <w:marBottom w:val="0"/>
      <w:divBdr>
        <w:top w:val="none" w:sz="0" w:space="0" w:color="auto"/>
        <w:left w:val="none" w:sz="0" w:space="0" w:color="auto"/>
        <w:bottom w:val="none" w:sz="0" w:space="0" w:color="auto"/>
        <w:right w:val="none" w:sz="0" w:space="0" w:color="auto"/>
      </w:divBdr>
    </w:div>
    <w:div w:id="698899317">
      <w:marLeft w:val="640"/>
      <w:marRight w:val="0"/>
      <w:marTop w:val="0"/>
      <w:marBottom w:val="0"/>
      <w:divBdr>
        <w:top w:val="none" w:sz="0" w:space="0" w:color="auto"/>
        <w:left w:val="none" w:sz="0" w:space="0" w:color="auto"/>
        <w:bottom w:val="none" w:sz="0" w:space="0" w:color="auto"/>
        <w:right w:val="none" w:sz="0" w:space="0" w:color="auto"/>
      </w:divBdr>
    </w:div>
    <w:div w:id="698967855">
      <w:marLeft w:val="640"/>
      <w:marRight w:val="0"/>
      <w:marTop w:val="0"/>
      <w:marBottom w:val="0"/>
      <w:divBdr>
        <w:top w:val="none" w:sz="0" w:space="0" w:color="auto"/>
        <w:left w:val="none" w:sz="0" w:space="0" w:color="auto"/>
        <w:bottom w:val="none" w:sz="0" w:space="0" w:color="auto"/>
        <w:right w:val="none" w:sz="0" w:space="0" w:color="auto"/>
      </w:divBdr>
    </w:div>
    <w:div w:id="699428217">
      <w:marLeft w:val="640"/>
      <w:marRight w:val="0"/>
      <w:marTop w:val="0"/>
      <w:marBottom w:val="0"/>
      <w:divBdr>
        <w:top w:val="none" w:sz="0" w:space="0" w:color="auto"/>
        <w:left w:val="none" w:sz="0" w:space="0" w:color="auto"/>
        <w:bottom w:val="none" w:sz="0" w:space="0" w:color="auto"/>
        <w:right w:val="none" w:sz="0" w:space="0" w:color="auto"/>
      </w:divBdr>
    </w:div>
    <w:div w:id="699432627">
      <w:marLeft w:val="640"/>
      <w:marRight w:val="0"/>
      <w:marTop w:val="0"/>
      <w:marBottom w:val="0"/>
      <w:divBdr>
        <w:top w:val="none" w:sz="0" w:space="0" w:color="auto"/>
        <w:left w:val="none" w:sz="0" w:space="0" w:color="auto"/>
        <w:bottom w:val="none" w:sz="0" w:space="0" w:color="auto"/>
        <w:right w:val="none" w:sz="0" w:space="0" w:color="auto"/>
      </w:divBdr>
    </w:div>
    <w:div w:id="699890571">
      <w:bodyDiv w:val="1"/>
      <w:marLeft w:val="0"/>
      <w:marRight w:val="0"/>
      <w:marTop w:val="0"/>
      <w:marBottom w:val="0"/>
      <w:divBdr>
        <w:top w:val="none" w:sz="0" w:space="0" w:color="auto"/>
        <w:left w:val="none" w:sz="0" w:space="0" w:color="auto"/>
        <w:bottom w:val="none" w:sz="0" w:space="0" w:color="auto"/>
        <w:right w:val="none" w:sz="0" w:space="0" w:color="auto"/>
      </w:divBdr>
      <w:divsChild>
        <w:div w:id="5716978">
          <w:marLeft w:val="480"/>
          <w:marRight w:val="0"/>
          <w:marTop w:val="0"/>
          <w:marBottom w:val="0"/>
          <w:divBdr>
            <w:top w:val="none" w:sz="0" w:space="0" w:color="auto"/>
            <w:left w:val="none" w:sz="0" w:space="0" w:color="auto"/>
            <w:bottom w:val="none" w:sz="0" w:space="0" w:color="auto"/>
            <w:right w:val="none" w:sz="0" w:space="0" w:color="auto"/>
          </w:divBdr>
        </w:div>
        <w:div w:id="31923472">
          <w:marLeft w:val="480"/>
          <w:marRight w:val="0"/>
          <w:marTop w:val="0"/>
          <w:marBottom w:val="0"/>
          <w:divBdr>
            <w:top w:val="none" w:sz="0" w:space="0" w:color="auto"/>
            <w:left w:val="none" w:sz="0" w:space="0" w:color="auto"/>
            <w:bottom w:val="none" w:sz="0" w:space="0" w:color="auto"/>
            <w:right w:val="none" w:sz="0" w:space="0" w:color="auto"/>
          </w:divBdr>
        </w:div>
        <w:div w:id="42676634">
          <w:marLeft w:val="480"/>
          <w:marRight w:val="0"/>
          <w:marTop w:val="0"/>
          <w:marBottom w:val="0"/>
          <w:divBdr>
            <w:top w:val="none" w:sz="0" w:space="0" w:color="auto"/>
            <w:left w:val="none" w:sz="0" w:space="0" w:color="auto"/>
            <w:bottom w:val="none" w:sz="0" w:space="0" w:color="auto"/>
            <w:right w:val="none" w:sz="0" w:space="0" w:color="auto"/>
          </w:divBdr>
        </w:div>
        <w:div w:id="68505434">
          <w:marLeft w:val="480"/>
          <w:marRight w:val="0"/>
          <w:marTop w:val="0"/>
          <w:marBottom w:val="0"/>
          <w:divBdr>
            <w:top w:val="none" w:sz="0" w:space="0" w:color="auto"/>
            <w:left w:val="none" w:sz="0" w:space="0" w:color="auto"/>
            <w:bottom w:val="none" w:sz="0" w:space="0" w:color="auto"/>
            <w:right w:val="none" w:sz="0" w:space="0" w:color="auto"/>
          </w:divBdr>
        </w:div>
        <w:div w:id="109128869">
          <w:marLeft w:val="480"/>
          <w:marRight w:val="0"/>
          <w:marTop w:val="0"/>
          <w:marBottom w:val="0"/>
          <w:divBdr>
            <w:top w:val="none" w:sz="0" w:space="0" w:color="auto"/>
            <w:left w:val="none" w:sz="0" w:space="0" w:color="auto"/>
            <w:bottom w:val="none" w:sz="0" w:space="0" w:color="auto"/>
            <w:right w:val="none" w:sz="0" w:space="0" w:color="auto"/>
          </w:divBdr>
        </w:div>
        <w:div w:id="155072906">
          <w:marLeft w:val="480"/>
          <w:marRight w:val="0"/>
          <w:marTop w:val="0"/>
          <w:marBottom w:val="0"/>
          <w:divBdr>
            <w:top w:val="none" w:sz="0" w:space="0" w:color="auto"/>
            <w:left w:val="none" w:sz="0" w:space="0" w:color="auto"/>
            <w:bottom w:val="none" w:sz="0" w:space="0" w:color="auto"/>
            <w:right w:val="none" w:sz="0" w:space="0" w:color="auto"/>
          </w:divBdr>
        </w:div>
        <w:div w:id="155650262">
          <w:marLeft w:val="480"/>
          <w:marRight w:val="0"/>
          <w:marTop w:val="0"/>
          <w:marBottom w:val="0"/>
          <w:divBdr>
            <w:top w:val="none" w:sz="0" w:space="0" w:color="auto"/>
            <w:left w:val="none" w:sz="0" w:space="0" w:color="auto"/>
            <w:bottom w:val="none" w:sz="0" w:space="0" w:color="auto"/>
            <w:right w:val="none" w:sz="0" w:space="0" w:color="auto"/>
          </w:divBdr>
        </w:div>
        <w:div w:id="155803390">
          <w:marLeft w:val="480"/>
          <w:marRight w:val="0"/>
          <w:marTop w:val="0"/>
          <w:marBottom w:val="0"/>
          <w:divBdr>
            <w:top w:val="none" w:sz="0" w:space="0" w:color="auto"/>
            <w:left w:val="none" w:sz="0" w:space="0" w:color="auto"/>
            <w:bottom w:val="none" w:sz="0" w:space="0" w:color="auto"/>
            <w:right w:val="none" w:sz="0" w:space="0" w:color="auto"/>
          </w:divBdr>
        </w:div>
        <w:div w:id="174273431">
          <w:marLeft w:val="480"/>
          <w:marRight w:val="0"/>
          <w:marTop w:val="0"/>
          <w:marBottom w:val="0"/>
          <w:divBdr>
            <w:top w:val="none" w:sz="0" w:space="0" w:color="auto"/>
            <w:left w:val="none" w:sz="0" w:space="0" w:color="auto"/>
            <w:bottom w:val="none" w:sz="0" w:space="0" w:color="auto"/>
            <w:right w:val="none" w:sz="0" w:space="0" w:color="auto"/>
          </w:divBdr>
        </w:div>
        <w:div w:id="239564297">
          <w:marLeft w:val="480"/>
          <w:marRight w:val="0"/>
          <w:marTop w:val="0"/>
          <w:marBottom w:val="0"/>
          <w:divBdr>
            <w:top w:val="none" w:sz="0" w:space="0" w:color="auto"/>
            <w:left w:val="none" w:sz="0" w:space="0" w:color="auto"/>
            <w:bottom w:val="none" w:sz="0" w:space="0" w:color="auto"/>
            <w:right w:val="none" w:sz="0" w:space="0" w:color="auto"/>
          </w:divBdr>
        </w:div>
        <w:div w:id="255209655">
          <w:marLeft w:val="480"/>
          <w:marRight w:val="0"/>
          <w:marTop w:val="0"/>
          <w:marBottom w:val="0"/>
          <w:divBdr>
            <w:top w:val="none" w:sz="0" w:space="0" w:color="auto"/>
            <w:left w:val="none" w:sz="0" w:space="0" w:color="auto"/>
            <w:bottom w:val="none" w:sz="0" w:space="0" w:color="auto"/>
            <w:right w:val="none" w:sz="0" w:space="0" w:color="auto"/>
          </w:divBdr>
        </w:div>
        <w:div w:id="258029993">
          <w:marLeft w:val="480"/>
          <w:marRight w:val="0"/>
          <w:marTop w:val="0"/>
          <w:marBottom w:val="0"/>
          <w:divBdr>
            <w:top w:val="none" w:sz="0" w:space="0" w:color="auto"/>
            <w:left w:val="none" w:sz="0" w:space="0" w:color="auto"/>
            <w:bottom w:val="none" w:sz="0" w:space="0" w:color="auto"/>
            <w:right w:val="none" w:sz="0" w:space="0" w:color="auto"/>
          </w:divBdr>
        </w:div>
        <w:div w:id="289941117">
          <w:marLeft w:val="480"/>
          <w:marRight w:val="0"/>
          <w:marTop w:val="0"/>
          <w:marBottom w:val="0"/>
          <w:divBdr>
            <w:top w:val="none" w:sz="0" w:space="0" w:color="auto"/>
            <w:left w:val="none" w:sz="0" w:space="0" w:color="auto"/>
            <w:bottom w:val="none" w:sz="0" w:space="0" w:color="auto"/>
            <w:right w:val="none" w:sz="0" w:space="0" w:color="auto"/>
          </w:divBdr>
        </w:div>
        <w:div w:id="303782183">
          <w:marLeft w:val="480"/>
          <w:marRight w:val="0"/>
          <w:marTop w:val="0"/>
          <w:marBottom w:val="0"/>
          <w:divBdr>
            <w:top w:val="none" w:sz="0" w:space="0" w:color="auto"/>
            <w:left w:val="none" w:sz="0" w:space="0" w:color="auto"/>
            <w:bottom w:val="none" w:sz="0" w:space="0" w:color="auto"/>
            <w:right w:val="none" w:sz="0" w:space="0" w:color="auto"/>
          </w:divBdr>
        </w:div>
        <w:div w:id="320811793">
          <w:marLeft w:val="480"/>
          <w:marRight w:val="0"/>
          <w:marTop w:val="0"/>
          <w:marBottom w:val="0"/>
          <w:divBdr>
            <w:top w:val="none" w:sz="0" w:space="0" w:color="auto"/>
            <w:left w:val="none" w:sz="0" w:space="0" w:color="auto"/>
            <w:bottom w:val="none" w:sz="0" w:space="0" w:color="auto"/>
            <w:right w:val="none" w:sz="0" w:space="0" w:color="auto"/>
          </w:divBdr>
        </w:div>
        <w:div w:id="324867401">
          <w:marLeft w:val="480"/>
          <w:marRight w:val="0"/>
          <w:marTop w:val="0"/>
          <w:marBottom w:val="0"/>
          <w:divBdr>
            <w:top w:val="none" w:sz="0" w:space="0" w:color="auto"/>
            <w:left w:val="none" w:sz="0" w:space="0" w:color="auto"/>
            <w:bottom w:val="none" w:sz="0" w:space="0" w:color="auto"/>
            <w:right w:val="none" w:sz="0" w:space="0" w:color="auto"/>
          </w:divBdr>
        </w:div>
        <w:div w:id="366222847">
          <w:marLeft w:val="480"/>
          <w:marRight w:val="0"/>
          <w:marTop w:val="0"/>
          <w:marBottom w:val="0"/>
          <w:divBdr>
            <w:top w:val="none" w:sz="0" w:space="0" w:color="auto"/>
            <w:left w:val="none" w:sz="0" w:space="0" w:color="auto"/>
            <w:bottom w:val="none" w:sz="0" w:space="0" w:color="auto"/>
            <w:right w:val="none" w:sz="0" w:space="0" w:color="auto"/>
          </w:divBdr>
        </w:div>
        <w:div w:id="377707801">
          <w:marLeft w:val="480"/>
          <w:marRight w:val="0"/>
          <w:marTop w:val="0"/>
          <w:marBottom w:val="0"/>
          <w:divBdr>
            <w:top w:val="none" w:sz="0" w:space="0" w:color="auto"/>
            <w:left w:val="none" w:sz="0" w:space="0" w:color="auto"/>
            <w:bottom w:val="none" w:sz="0" w:space="0" w:color="auto"/>
            <w:right w:val="none" w:sz="0" w:space="0" w:color="auto"/>
          </w:divBdr>
        </w:div>
        <w:div w:id="389379769">
          <w:marLeft w:val="480"/>
          <w:marRight w:val="0"/>
          <w:marTop w:val="0"/>
          <w:marBottom w:val="0"/>
          <w:divBdr>
            <w:top w:val="none" w:sz="0" w:space="0" w:color="auto"/>
            <w:left w:val="none" w:sz="0" w:space="0" w:color="auto"/>
            <w:bottom w:val="none" w:sz="0" w:space="0" w:color="auto"/>
            <w:right w:val="none" w:sz="0" w:space="0" w:color="auto"/>
          </w:divBdr>
        </w:div>
        <w:div w:id="411318264">
          <w:marLeft w:val="480"/>
          <w:marRight w:val="0"/>
          <w:marTop w:val="0"/>
          <w:marBottom w:val="0"/>
          <w:divBdr>
            <w:top w:val="none" w:sz="0" w:space="0" w:color="auto"/>
            <w:left w:val="none" w:sz="0" w:space="0" w:color="auto"/>
            <w:bottom w:val="none" w:sz="0" w:space="0" w:color="auto"/>
            <w:right w:val="none" w:sz="0" w:space="0" w:color="auto"/>
          </w:divBdr>
        </w:div>
        <w:div w:id="423262035">
          <w:marLeft w:val="480"/>
          <w:marRight w:val="0"/>
          <w:marTop w:val="0"/>
          <w:marBottom w:val="0"/>
          <w:divBdr>
            <w:top w:val="none" w:sz="0" w:space="0" w:color="auto"/>
            <w:left w:val="none" w:sz="0" w:space="0" w:color="auto"/>
            <w:bottom w:val="none" w:sz="0" w:space="0" w:color="auto"/>
            <w:right w:val="none" w:sz="0" w:space="0" w:color="auto"/>
          </w:divBdr>
        </w:div>
        <w:div w:id="443303513">
          <w:marLeft w:val="480"/>
          <w:marRight w:val="0"/>
          <w:marTop w:val="0"/>
          <w:marBottom w:val="0"/>
          <w:divBdr>
            <w:top w:val="none" w:sz="0" w:space="0" w:color="auto"/>
            <w:left w:val="none" w:sz="0" w:space="0" w:color="auto"/>
            <w:bottom w:val="none" w:sz="0" w:space="0" w:color="auto"/>
            <w:right w:val="none" w:sz="0" w:space="0" w:color="auto"/>
          </w:divBdr>
        </w:div>
        <w:div w:id="447117765">
          <w:marLeft w:val="480"/>
          <w:marRight w:val="0"/>
          <w:marTop w:val="0"/>
          <w:marBottom w:val="0"/>
          <w:divBdr>
            <w:top w:val="none" w:sz="0" w:space="0" w:color="auto"/>
            <w:left w:val="none" w:sz="0" w:space="0" w:color="auto"/>
            <w:bottom w:val="none" w:sz="0" w:space="0" w:color="auto"/>
            <w:right w:val="none" w:sz="0" w:space="0" w:color="auto"/>
          </w:divBdr>
        </w:div>
        <w:div w:id="464852146">
          <w:marLeft w:val="480"/>
          <w:marRight w:val="0"/>
          <w:marTop w:val="0"/>
          <w:marBottom w:val="0"/>
          <w:divBdr>
            <w:top w:val="none" w:sz="0" w:space="0" w:color="auto"/>
            <w:left w:val="none" w:sz="0" w:space="0" w:color="auto"/>
            <w:bottom w:val="none" w:sz="0" w:space="0" w:color="auto"/>
            <w:right w:val="none" w:sz="0" w:space="0" w:color="auto"/>
          </w:divBdr>
        </w:div>
        <w:div w:id="505285473">
          <w:marLeft w:val="480"/>
          <w:marRight w:val="0"/>
          <w:marTop w:val="0"/>
          <w:marBottom w:val="0"/>
          <w:divBdr>
            <w:top w:val="none" w:sz="0" w:space="0" w:color="auto"/>
            <w:left w:val="none" w:sz="0" w:space="0" w:color="auto"/>
            <w:bottom w:val="none" w:sz="0" w:space="0" w:color="auto"/>
            <w:right w:val="none" w:sz="0" w:space="0" w:color="auto"/>
          </w:divBdr>
        </w:div>
        <w:div w:id="509761019">
          <w:marLeft w:val="480"/>
          <w:marRight w:val="0"/>
          <w:marTop w:val="0"/>
          <w:marBottom w:val="0"/>
          <w:divBdr>
            <w:top w:val="none" w:sz="0" w:space="0" w:color="auto"/>
            <w:left w:val="none" w:sz="0" w:space="0" w:color="auto"/>
            <w:bottom w:val="none" w:sz="0" w:space="0" w:color="auto"/>
            <w:right w:val="none" w:sz="0" w:space="0" w:color="auto"/>
          </w:divBdr>
        </w:div>
        <w:div w:id="556598155">
          <w:marLeft w:val="480"/>
          <w:marRight w:val="0"/>
          <w:marTop w:val="0"/>
          <w:marBottom w:val="0"/>
          <w:divBdr>
            <w:top w:val="none" w:sz="0" w:space="0" w:color="auto"/>
            <w:left w:val="none" w:sz="0" w:space="0" w:color="auto"/>
            <w:bottom w:val="none" w:sz="0" w:space="0" w:color="auto"/>
            <w:right w:val="none" w:sz="0" w:space="0" w:color="auto"/>
          </w:divBdr>
        </w:div>
        <w:div w:id="595404340">
          <w:marLeft w:val="480"/>
          <w:marRight w:val="0"/>
          <w:marTop w:val="0"/>
          <w:marBottom w:val="0"/>
          <w:divBdr>
            <w:top w:val="none" w:sz="0" w:space="0" w:color="auto"/>
            <w:left w:val="none" w:sz="0" w:space="0" w:color="auto"/>
            <w:bottom w:val="none" w:sz="0" w:space="0" w:color="auto"/>
            <w:right w:val="none" w:sz="0" w:space="0" w:color="auto"/>
          </w:divBdr>
        </w:div>
        <w:div w:id="615019635">
          <w:marLeft w:val="480"/>
          <w:marRight w:val="0"/>
          <w:marTop w:val="0"/>
          <w:marBottom w:val="0"/>
          <w:divBdr>
            <w:top w:val="none" w:sz="0" w:space="0" w:color="auto"/>
            <w:left w:val="none" w:sz="0" w:space="0" w:color="auto"/>
            <w:bottom w:val="none" w:sz="0" w:space="0" w:color="auto"/>
            <w:right w:val="none" w:sz="0" w:space="0" w:color="auto"/>
          </w:divBdr>
        </w:div>
        <w:div w:id="628899507">
          <w:marLeft w:val="480"/>
          <w:marRight w:val="0"/>
          <w:marTop w:val="0"/>
          <w:marBottom w:val="0"/>
          <w:divBdr>
            <w:top w:val="none" w:sz="0" w:space="0" w:color="auto"/>
            <w:left w:val="none" w:sz="0" w:space="0" w:color="auto"/>
            <w:bottom w:val="none" w:sz="0" w:space="0" w:color="auto"/>
            <w:right w:val="none" w:sz="0" w:space="0" w:color="auto"/>
          </w:divBdr>
        </w:div>
        <w:div w:id="643969348">
          <w:marLeft w:val="480"/>
          <w:marRight w:val="0"/>
          <w:marTop w:val="0"/>
          <w:marBottom w:val="0"/>
          <w:divBdr>
            <w:top w:val="none" w:sz="0" w:space="0" w:color="auto"/>
            <w:left w:val="none" w:sz="0" w:space="0" w:color="auto"/>
            <w:bottom w:val="none" w:sz="0" w:space="0" w:color="auto"/>
            <w:right w:val="none" w:sz="0" w:space="0" w:color="auto"/>
          </w:divBdr>
        </w:div>
        <w:div w:id="655305498">
          <w:marLeft w:val="480"/>
          <w:marRight w:val="0"/>
          <w:marTop w:val="0"/>
          <w:marBottom w:val="0"/>
          <w:divBdr>
            <w:top w:val="none" w:sz="0" w:space="0" w:color="auto"/>
            <w:left w:val="none" w:sz="0" w:space="0" w:color="auto"/>
            <w:bottom w:val="none" w:sz="0" w:space="0" w:color="auto"/>
            <w:right w:val="none" w:sz="0" w:space="0" w:color="auto"/>
          </w:divBdr>
        </w:div>
        <w:div w:id="658464216">
          <w:marLeft w:val="480"/>
          <w:marRight w:val="0"/>
          <w:marTop w:val="0"/>
          <w:marBottom w:val="0"/>
          <w:divBdr>
            <w:top w:val="none" w:sz="0" w:space="0" w:color="auto"/>
            <w:left w:val="none" w:sz="0" w:space="0" w:color="auto"/>
            <w:bottom w:val="none" w:sz="0" w:space="0" w:color="auto"/>
            <w:right w:val="none" w:sz="0" w:space="0" w:color="auto"/>
          </w:divBdr>
        </w:div>
        <w:div w:id="659967064">
          <w:marLeft w:val="480"/>
          <w:marRight w:val="0"/>
          <w:marTop w:val="0"/>
          <w:marBottom w:val="0"/>
          <w:divBdr>
            <w:top w:val="none" w:sz="0" w:space="0" w:color="auto"/>
            <w:left w:val="none" w:sz="0" w:space="0" w:color="auto"/>
            <w:bottom w:val="none" w:sz="0" w:space="0" w:color="auto"/>
            <w:right w:val="none" w:sz="0" w:space="0" w:color="auto"/>
          </w:divBdr>
        </w:div>
        <w:div w:id="670716808">
          <w:marLeft w:val="480"/>
          <w:marRight w:val="0"/>
          <w:marTop w:val="0"/>
          <w:marBottom w:val="0"/>
          <w:divBdr>
            <w:top w:val="none" w:sz="0" w:space="0" w:color="auto"/>
            <w:left w:val="none" w:sz="0" w:space="0" w:color="auto"/>
            <w:bottom w:val="none" w:sz="0" w:space="0" w:color="auto"/>
            <w:right w:val="none" w:sz="0" w:space="0" w:color="auto"/>
          </w:divBdr>
        </w:div>
        <w:div w:id="673923361">
          <w:marLeft w:val="480"/>
          <w:marRight w:val="0"/>
          <w:marTop w:val="0"/>
          <w:marBottom w:val="0"/>
          <w:divBdr>
            <w:top w:val="none" w:sz="0" w:space="0" w:color="auto"/>
            <w:left w:val="none" w:sz="0" w:space="0" w:color="auto"/>
            <w:bottom w:val="none" w:sz="0" w:space="0" w:color="auto"/>
            <w:right w:val="none" w:sz="0" w:space="0" w:color="auto"/>
          </w:divBdr>
        </w:div>
        <w:div w:id="689330530">
          <w:marLeft w:val="480"/>
          <w:marRight w:val="0"/>
          <w:marTop w:val="0"/>
          <w:marBottom w:val="0"/>
          <w:divBdr>
            <w:top w:val="none" w:sz="0" w:space="0" w:color="auto"/>
            <w:left w:val="none" w:sz="0" w:space="0" w:color="auto"/>
            <w:bottom w:val="none" w:sz="0" w:space="0" w:color="auto"/>
            <w:right w:val="none" w:sz="0" w:space="0" w:color="auto"/>
          </w:divBdr>
        </w:div>
        <w:div w:id="703554343">
          <w:marLeft w:val="480"/>
          <w:marRight w:val="0"/>
          <w:marTop w:val="0"/>
          <w:marBottom w:val="0"/>
          <w:divBdr>
            <w:top w:val="none" w:sz="0" w:space="0" w:color="auto"/>
            <w:left w:val="none" w:sz="0" w:space="0" w:color="auto"/>
            <w:bottom w:val="none" w:sz="0" w:space="0" w:color="auto"/>
            <w:right w:val="none" w:sz="0" w:space="0" w:color="auto"/>
          </w:divBdr>
        </w:div>
        <w:div w:id="709719245">
          <w:marLeft w:val="480"/>
          <w:marRight w:val="0"/>
          <w:marTop w:val="0"/>
          <w:marBottom w:val="0"/>
          <w:divBdr>
            <w:top w:val="none" w:sz="0" w:space="0" w:color="auto"/>
            <w:left w:val="none" w:sz="0" w:space="0" w:color="auto"/>
            <w:bottom w:val="none" w:sz="0" w:space="0" w:color="auto"/>
            <w:right w:val="none" w:sz="0" w:space="0" w:color="auto"/>
          </w:divBdr>
        </w:div>
        <w:div w:id="720785423">
          <w:marLeft w:val="480"/>
          <w:marRight w:val="0"/>
          <w:marTop w:val="0"/>
          <w:marBottom w:val="0"/>
          <w:divBdr>
            <w:top w:val="none" w:sz="0" w:space="0" w:color="auto"/>
            <w:left w:val="none" w:sz="0" w:space="0" w:color="auto"/>
            <w:bottom w:val="none" w:sz="0" w:space="0" w:color="auto"/>
            <w:right w:val="none" w:sz="0" w:space="0" w:color="auto"/>
          </w:divBdr>
        </w:div>
        <w:div w:id="751701527">
          <w:marLeft w:val="480"/>
          <w:marRight w:val="0"/>
          <w:marTop w:val="0"/>
          <w:marBottom w:val="0"/>
          <w:divBdr>
            <w:top w:val="none" w:sz="0" w:space="0" w:color="auto"/>
            <w:left w:val="none" w:sz="0" w:space="0" w:color="auto"/>
            <w:bottom w:val="none" w:sz="0" w:space="0" w:color="auto"/>
            <w:right w:val="none" w:sz="0" w:space="0" w:color="auto"/>
          </w:divBdr>
        </w:div>
        <w:div w:id="768739992">
          <w:marLeft w:val="480"/>
          <w:marRight w:val="0"/>
          <w:marTop w:val="0"/>
          <w:marBottom w:val="0"/>
          <w:divBdr>
            <w:top w:val="none" w:sz="0" w:space="0" w:color="auto"/>
            <w:left w:val="none" w:sz="0" w:space="0" w:color="auto"/>
            <w:bottom w:val="none" w:sz="0" w:space="0" w:color="auto"/>
            <w:right w:val="none" w:sz="0" w:space="0" w:color="auto"/>
          </w:divBdr>
        </w:div>
        <w:div w:id="772017090">
          <w:marLeft w:val="480"/>
          <w:marRight w:val="0"/>
          <w:marTop w:val="0"/>
          <w:marBottom w:val="0"/>
          <w:divBdr>
            <w:top w:val="none" w:sz="0" w:space="0" w:color="auto"/>
            <w:left w:val="none" w:sz="0" w:space="0" w:color="auto"/>
            <w:bottom w:val="none" w:sz="0" w:space="0" w:color="auto"/>
            <w:right w:val="none" w:sz="0" w:space="0" w:color="auto"/>
          </w:divBdr>
        </w:div>
        <w:div w:id="795684724">
          <w:marLeft w:val="480"/>
          <w:marRight w:val="0"/>
          <w:marTop w:val="0"/>
          <w:marBottom w:val="0"/>
          <w:divBdr>
            <w:top w:val="none" w:sz="0" w:space="0" w:color="auto"/>
            <w:left w:val="none" w:sz="0" w:space="0" w:color="auto"/>
            <w:bottom w:val="none" w:sz="0" w:space="0" w:color="auto"/>
            <w:right w:val="none" w:sz="0" w:space="0" w:color="auto"/>
          </w:divBdr>
        </w:div>
        <w:div w:id="804398036">
          <w:marLeft w:val="480"/>
          <w:marRight w:val="0"/>
          <w:marTop w:val="0"/>
          <w:marBottom w:val="0"/>
          <w:divBdr>
            <w:top w:val="none" w:sz="0" w:space="0" w:color="auto"/>
            <w:left w:val="none" w:sz="0" w:space="0" w:color="auto"/>
            <w:bottom w:val="none" w:sz="0" w:space="0" w:color="auto"/>
            <w:right w:val="none" w:sz="0" w:space="0" w:color="auto"/>
          </w:divBdr>
        </w:div>
        <w:div w:id="824664979">
          <w:marLeft w:val="480"/>
          <w:marRight w:val="0"/>
          <w:marTop w:val="0"/>
          <w:marBottom w:val="0"/>
          <w:divBdr>
            <w:top w:val="none" w:sz="0" w:space="0" w:color="auto"/>
            <w:left w:val="none" w:sz="0" w:space="0" w:color="auto"/>
            <w:bottom w:val="none" w:sz="0" w:space="0" w:color="auto"/>
            <w:right w:val="none" w:sz="0" w:space="0" w:color="auto"/>
          </w:divBdr>
        </w:div>
        <w:div w:id="841090465">
          <w:marLeft w:val="480"/>
          <w:marRight w:val="0"/>
          <w:marTop w:val="0"/>
          <w:marBottom w:val="0"/>
          <w:divBdr>
            <w:top w:val="none" w:sz="0" w:space="0" w:color="auto"/>
            <w:left w:val="none" w:sz="0" w:space="0" w:color="auto"/>
            <w:bottom w:val="none" w:sz="0" w:space="0" w:color="auto"/>
            <w:right w:val="none" w:sz="0" w:space="0" w:color="auto"/>
          </w:divBdr>
        </w:div>
        <w:div w:id="857041307">
          <w:marLeft w:val="480"/>
          <w:marRight w:val="0"/>
          <w:marTop w:val="0"/>
          <w:marBottom w:val="0"/>
          <w:divBdr>
            <w:top w:val="none" w:sz="0" w:space="0" w:color="auto"/>
            <w:left w:val="none" w:sz="0" w:space="0" w:color="auto"/>
            <w:bottom w:val="none" w:sz="0" w:space="0" w:color="auto"/>
            <w:right w:val="none" w:sz="0" w:space="0" w:color="auto"/>
          </w:divBdr>
        </w:div>
        <w:div w:id="880558377">
          <w:marLeft w:val="480"/>
          <w:marRight w:val="0"/>
          <w:marTop w:val="0"/>
          <w:marBottom w:val="0"/>
          <w:divBdr>
            <w:top w:val="none" w:sz="0" w:space="0" w:color="auto"/>
            <w:left w:val="none" w:sz="0" w:space="0" w:color="auto"/>
            <w:bottom w:val="none" w:sz="0" w:space="0" w:color="auto"/>
            <w:right w:val="none" w:sz="0" w:space="0" w:color="auto"/>
          </w:divBdr>
        </w:div>
        <w:div w:id="882713572">
          <w:marLeft w:val="480"/>
          <w:marRight w:val="0"/>
          <w:marTop w:val="0"/>
          <w:marBottom w:val="0"/>
          <w:divBdr>
            <w:top w:val="none" w:sz="0" w:space="0" w:color="auto"/>
            <w:left w:val="none" w:sz="0" w:space="0" w:color="auto"/>
            <w:bottom w:val="none" w:sz="0" w:space="0" w:color="auto"/>
            <w:right w:val="none" w:sz="0" w:space="0" w:color="auto"/>
          </w:divBdr>
        </w:div>
        <w:div w:id="883716409">
          <w:marLeft w:val="480"/>
          <w:marRight w:val="0"/>
          <w:marTop w:val="0"/>
          <w:marBottom w:val="0"/>
          <w:divBdr>
            <w:top w:val="none" w:sz="0" w:space="0" w:color="auto"/>
            <w:left w:val="none" w:sz="0" w:space="0" w:color="auto"/>
            <w:bottom w:val="none" w:sz="0" w:space="0" w:color="auto"/>
            <w:right w:val="none" w:sz="0" w:space="0" w:color="auto"/>
          </w:divBdr>
        </w:div>
        <w:div w:id="893929856">
          <w:marLeft w:val="480"/>
          <w:marRight w:val="0"/>
          <w:marTop w:val="0"/>
          <w:marBottom w:val="0"/>
          <w:divBdr>
            <w:top w:val="none" w:sz="0" w:space="0" w:color="auto"/>
            <w:left w:val="none" w:sz="0" w:space="0" w:color="auto"/>
            <w:bottom w:val="none" w:sz="0" w:space="0" w:color="auto"/>
            <w:right w:val="none" w:sz="0" w:space="0" w:color="auto"/>
          </w:divBdr>
        </w:div>
        <w:div w:id="1043484147">
          <w:marLeft w:val="480"/>
          <w:marRight w:val="0"/>
          <w:marTop w:val="0"/>
          <w:marBottom w:val="0"/>
          <w:divBdr>
            <w:top w:val="none" w:sz="0" w:space="0" w:color="auto"/>
            <w:left w:val="none" w:sz="0" w:space="0" w:color="auto"/>
            <w:bottom w:val="none" w:sz="0" w:space="0" w:color="auto"/>
            <w:right w:val="none" w:sz="0" w:space="0" w:color="auto"/>
          </w:divBdr>
        </w:div>
        <w:div w:id="1086994765">
          <w:marLeft w:val="480"/>
          <w:marRight w:val="0"/>
          <w:marTop w:val="0"/>
          <w:marBottom w:val="0"/>
          <w:divBdr>
            <w:top w:val="none" w:sz="0" w:space="0" w:color="auto"/>
            <w:left w:val="none" w:sz="0" w:space="0" w:color="auto"/>
            <w:bottom w:val="none" w:sz="0" w:space="0" w:color="auto"/>
            <w:right w:val="none" w:sz="0" w:space="0" w:color="auto"/>
          </w:divBdr>
        </w:div>
        <w:div w:id="1105687422">
          <w:marLeft w:val="480"/>
          <w:marRight w:val="0"/>
          <w:marTop w:val="0"/>
          <w:marBottom w:val="0"/>
          <w:divBdr>
            <w:top w:val="none" w:sz="0" w:space="0" w:color="auto"/>
            <w:left w:val="none" w:sz="0" w:space="0" w:color="auto"/>
            <w:bottom w:val="none" w:sz="0" w:space="0" w:color="auto"/>
            <w:right w:val="none" w:sz="0" w:space="0" w:color="auto"/>
          </w:divBdr>
        </w:div>
        <w:div w:id="1109810515">
          <w:marLeft w:val="480"/>
          <w:marRight w:val="0"/>
          <w:marTop w:val="0"/>
          <w:marBottom w:val="0"/>
          <w:divBdr>
            <w:top w:val="none" w:sz="0" w:space="0" w:color="auto"/>
            <w:left w:val="none" w:sz="0" w:space="0" w:color="auto"/>
            <w:bottom w:val="none" w:sz="0" w:space="0" w:color="auto"/>
            <w:right w:val="none" w:sz="0" w:space="0" w:color="auto"/>
          </w:divBdr>
        </w:div>
        <w:div w:id="1114979849">
          <w:marLeft w:val="480"/>
          <w:marRight w:val="0"/>
          <w:marTop w:val="0"/>
          <w:marBottom w:val="0"/>
          <w:divBdr>
            <w:top w:val="none" w:sz="0" w:space="0" w:color="auto"/>
            <w:left w:val="none" w:sz="0" w:space="0" w:color="auto"/>
            <w:bottom w:val="none" w:sz="0" w:space="0" w:color="auto"/>
            <w:right w:val="none" w:sz="0" w:space="0" w:color="auto"/>
          </w:divBdr>
        </w:div>
        <w:div w:id="1236479701">
          <w:marLeft w:val="480"/>
          <w:marRight w:val="0"/>
          <w:marTop w:val="0"/>
          <w:marBottom w:val="0"/>
          <w:divBdr>
            <w:top w:val="none" w:sz="0" w:space="0" w:color="auto"/>
            <w:left w:val="none" w:sz="0" w:space="0" w:color="auto"/>
            <w:bottom w:val="none" w:sz="0" w:space="0" w:color="auto"/>
            <w:right w:val="none" w:sz="0" w:space="0" w:color="auto"/>
          </w:divBdr>
        </w:div>
        <w:div w:id="1245799890">
          <w:marLeft w:val="480"/>
          <w:marRight w:val="0"/>
          <w:marTop w:val="0"/>
          <w:marBottom w:val="0"/>
          <w:divBdr>
            <w:top w:val="none" w:sz="0" w:space="0" w:color="auto"/>
            <w:left w:val="none" w:sz="0" w:space="0" w:color="auto"/>
            <w:bottom w:val="none" w:sz="0" w:space="0" w:color="auto"/>
            <w:right w:val="none" w:sz="0" w:space="0" w:color="auto"/>
          </w:divBdr>
        </w:div>
        <w:div w:id="1322276663">
          <w:marLeft w:val="480"/>
          <w:marRight w:val="0"/>
          <w:marTop w:val="0"/>
          <w:marBottom w:val="0"/>
          <w:divBdr>
            <w:top w:val="none" w:sz="0" w:space="0" w:color="auto"/>
            <w:left w:val="none" w:sz="0" w:space="0" w:color="auto"/>
            <w:bottom w:val="none" w:sz="0" w:space="0" w:color="auto"/>
            <w:right w:val="none" w:sz="0" w:space="0" w:color="auto"/>
          </w:divBdr>
        </w:div>
        <w:div w:id="1374770156">
          <w:marLeft w:val="480"/>
          <w:marRight w:val="0"/>
          <w:marTop w:val="0"/>
          <w:marBottom w:val="0"/>
          <w:divBdr>
            <w:top w:val="none" w:sz="0" w:space="0" w:color="auto"/>
            <w:left w:val="none" w:sz="0" w:space="0" w:color="auto"/>
            <w:bottom w:val="none" w:sz="0" w:space="0" w:color="auto"/>
            <w:right w:val="none" w:sz="0" w:space="0" w:color="auto"/>
          </w:divBdr>
        </w:div>
        <w:div w:id="1381513636">
          <w:marLeft w:val="480"/>
          <w:marRight w:val="0"/>
          <w:marTop w:val="0"/>
          <w:marBottom w:val="0"/>
          <w:divBdr>
            <w:top w:val="none" w:sz="0" w:space="0" w:color="auto"/>
            <w:left w:val="none" w:sz="0" w:space="0" w:color="auto"/>
            <w:bottom w:val="none" w:sz="0" w:space="0" w:color="auto"/>
            <w:right w:val="none" w:sz="0" w:space="0" w:color="auto"/>
          </w:divBdr>
        </w:div>
        <w:div w:id="1384327103">
          <w:marLeft w:val="480"/>
          <w:marRight w:val="0"/>
          <w:marTop w:val="0"/>
          <w:marBottom w:val="0"/>
          <w:divBdr>
            <w:top w:val="none" w:sz="0" w:space="0" w:color="auto"/>
            <w:left w:val="none" w:sz="0" w:space="0" w:color="auto"/>
            <w:bottom w:val="none" w:sz="0" w:space="0" w:color="auto"/>
            <w:right w:val="none" w:sz="0" w:space="0" w:color="auto"/>
          </w:divBdr>
        </w:div>
        <w:div w:id="1419985336">
          <w:marLeft w:val="480"/>
          <w:marRight w:val="0"/>
          <w:marTop w:val="0"/>
          <w:marBottom w:val="0"/>
          <w:divBdr>
            <w:top w:val="none" w:sz="0" w:space="0" w:color="auto"/>
            <w:left w:val="none" w:sz="0" w:space="0" w:color="auto"/>
            <w:bottom w:val="none" w:sz="0" w:space="0" w:color="auto"/>
            <w:right w:val="none" w:sz="0" w:space="0" w:color="auto"/>
          </w:divBdr>
        </w:div>
        <w:div w:id="1457219739">
          <w:marLeft w:val="480"/>
          <w:marRight w:val="0"/>
          <w:marTop w:val="0"/>
          <w:marBottom w:val="0"/>
          <w:divBdr>
            <w:top w:val="none" w:sz="0" w:space="0" w:color="auto"/>
            <w:left w:val="none" w:sz="0" w:space="0" w:color="auto"/>
            <w:bottom w:val="none" w:sz="0" w:space="0" w:color="auto"/>
            <w:right w:val="none" w:sz="0" w:space="0" w:color="auto"/>
          </w:divBdr>
        </w:div>
        <w:div w:id="1482576404">
          <w:marLeft w:val="480"/>
          <w:marRight w:val="0"/>
          <w:marTop w:val="0"/>
          <w:marBottom w:val="0"/>
          <w:divBdr>
            <w:top w:val="none" w:sz="0" w:space="0" w:color="auto"/>
            <w:left w:val="none" w:sz="0" w:space="0" w:color="auto"/>
            <w:bottom w:val="none" w:sz="0" w:space="0" w:color="auto"/>
            <w:right w:val="none" w:sz="0" w:space="0" w:color="auto"/>
          </w:divBdr>
        </w:div>
        <w:div w:id="1494251773">
          <w:marLeft w:val="480"/>
          <w:marRight w:val="0"/>
          <w:marTop w:val="0"/>
          <w:marBottom w:val="0"/>
          <w:divBdr>
            <w:top w:val="none" w:sz="0" w:space="0" w:color="auto"/>
            <w:left w:val="none" w:sz="0" w:space="0" w:color="auto"/>
            <w:bottom w:val="none" w:sz="0" w:space="0" w:color="auto"/>
            <w:right w:val="none" w:sz="0" w:space="0" w:color="auto"/>
          </w:divBdr>
        </w:div>
        <w:div w:id="1520965573">
          <w:marLeft w:val="480"/>
          <w:marRight w:val="0"/>
          <w:marTop w:val="0"/>
          <w:marBottom w:val="0"/>
          <w:divBdr>
            <w:top w:val="none" w:sz="0" w:space="0" w:color="auto"/>
            <w:left w:val="none" w:sz="0" w:space="0" w:color="auto"/>
            <w:bottom w:val="none" w:sz="0" w:space="0" w:color="auto"/>
            <w:right w:val="none" w:sz="0" w:space="0" w:color="auto"/>
          </w:divBdr>
        </w:div>
        <w:div w:id="1561480324">
          <w:marLeft w:val="480"/>
          <w:marRight w:val="0"/>
          <w:marTop w:val="0"/>
          <w:marBottom w:val="0"/>
          <w:divBdr>
            <w:top w:val="none" w:sz="0" w:space="0" w:color="auto"/>
            <w:left w:val="none" w:sz="0" w:space="0" w:color="auto"/>
            <w:bottom w:val="none" w:sz="0" w:space="0" w:color="auto"/>
            <w:right w:val="none" w:sz="0" w:space="0" w:color="auto"/>
          </w:divBdr>
        </w:div>
        <w:div w:id="1590581454">
          <w:marLeft w:val="480"/>
          <w:marRight w:val="0"/>
          <w:marTop w:val="0"/>
          <w:marBottom w:val="0"/>
          <w:divBdr>
            <w:top w:val="none" w:sz="0" w:space="0" w:color="auto"/>
            <w:left w:val="none" w:sz="0" w:space="0" w:color="auto"/>
            <w:bottom w:val="none" w:sz="0" w:space="0" w:color="auto"/>
            <w:right w:val="none" w:sz="0" w:space="0" w:color="auto"/>
          </w:divBdr>
        </w:div>
        <w:div w:id="1608393011">
          <w:marLeft w:val="480"/>
          <w:marRight w:val="0"/>
          <w:marTop w:val="0"/>
          <w:marBottom w:val="0"/>
          <w:divBdr>
            <w:top w:val="none" w:sz="0" w:space="0" w:color="auto"/>
            <w:left w:val="none" w:sz="0" w:space="0" w:color="auto"/>
            <w:bottom w:val="none" w:sz="0" w:space="0" w:color="auto"/>
            <w:right w:val="none" w:sz="0" w:space="0" w:color="auto"/>
          </w:divBdr>
        </w:div>
        <w:div w:id="1622496196">
          <w:marLeft w:val="480"/>
          <w:marRight w:val="0"/>
          <w:marTop w:val="0"/>
          <w:marBottom w:val="0"/>
          <w:divBdr>
            <w:top w:val="none" w:sz="0" w:space="0" w:color="auto"/>
            <w:left w:val="none" w:sz="0" w:space="0" w:color="auto"/>
            <w:bottom w:val="none" w:sz="0" w:space="0" w:color="auto"/>
            <w:right w:val="none" w:sz="0" w:space="0" w:color="auto"/>
          </w:divBdr>
        </w:div>
        <w:div w:id="1624455523">
          <w:marLeft w:val="480"/>
          <w:marRight w:val="0"/>
          <w:marTop w:val="0"/>
          <w:marBottom w:val="0"/>
          <w:divBdr>
            <w:top w:val="none" w:sz="0" w:space="0" w:color="auto"/>
            <w:left w:val="none" w:sz="0" w:space="0" w:color="auto"/>
            <w:bottom w:val="none" w:sz="0" w:space="0" w:color="auto"/>
            <w:right w:val="none" w:sz="0" w:space="0" w:color="auto"/>
          </w:divBdr>
        </w:div>
        <w:div w:id="1645548564">
          <w:marLeft w:val="480"/>
          <w:marRight w:val="0"/>
          <w:marTop w:val="0"/>
          <w:marBottom w:val="0"/>
          <w:divBdr>
            <w:top w:val="none" w:sz="0" w:space="0" w:color="auto"/>
            <w:left w:val="none" w:sz="0" w:space="0" w:color="auto"/>
            <w:bottom w:val="none" w:sz="0" w:space="0" w:color="auto"/>
            <w:right w:val="none" w:sz="0" w:space="0" w:color="auto"/>
          </w:divBdr>
        </w:div>
        <w:div w:id="1662003857">
          <w:marLeft w:val="480"/>
          <w:marRight w:val="0"/>
          <w:marTop w:val="0"/>
          <w:marBottom w:val="0"/>
          <w:divBdr>
            <w:top w:val="none" w:sz="0" w:space="0" w:color="auto"/>
            <w:left w:val="none" w:sz="0" w:space="0" w:color="auto"/>
            <w:bottom w:val="none" w:sz="0" w:space="0" w:color="auto"/>
            <w:right w:val="none" w:sz="0" w:space="0" w:color="auto"/>
          </w:divBdr>
        </w:div>
        <w:div w:id="1689867461">
          <w:marLeft w:val="480"/>
          <w:marRight w:val="0"/>
          <w:marTop w:val="0"/>
          <w:marBottom w:val="0"/>
          <w:divBdr>
            <w:top w:val="none" w:sz="0" w:space="0" w:color="auto"/>
            <w:left w:val="none" w:sz="0" w:space="0" w:color="auto"/>
            <w:bottom w:val="none" w:sz="0" w:space="0" w:color="auto"/>
            <w:right w:val="none" w:sz="0" w:space="0" w:color="auto"/>
          </w:divBdr>
        </w:div>
        <w:div w:id="1708335153">
          <w:marLeft w:val="480"/>
          <w:marRight w:val="0"/>
          <w:marTop w:val="0"/>
          <w:marBottom w:val="0"/>
          <w:divBdr>
            <w:top w:val="none" w:sz="0" w:space="0" w:color="auto"/>
            <w:left w:val="none" w:sz="0" w:space="0" w:color="auto"/>
            <w:bottom w:val="none" w:sz="0" w:space="0" w:color="auto"/>
            <w:right w:val="none" w:sz="0" w:space="0" w:color="auto"/>
          </w:divBdr>
        </w:div>
        <w:div w:id="1719816406">
          <w:marLeft w:val="480"/>
          <w:marRight w:val="0"/>
          <w:marTop w:val="0"/>
          <w:marBottom w:val="0"/>
          <w:divBdr>
            <w:top w:val="none" w:sz="0" w:space="0" w:color="auto"/>
            <w:left w:val="none" w:sz="0" w:space="0" w:color="auto"/>
            <w:bottom w:val="none" w:sz="0" w:space="0" w:color="auto"/>
            <w:right w:val="none" w:sz="0" w:space="0" w:color="auto"/>
          </w:divBdr>
        </w:div>
        <w:div w:id="1720741995">
          <w:marLeft w:val="480"/>
          <w:marRight w:val="0"/>
          <w:marTop w:val="0"/>
          <w:marBottom w:val="0"/>
          <w:divBdr>
            <w:top w:val="none" w:sz="0" w:space="0" w:color="auto"/>
            <w:left w:val="none" w:sz="0" w:space="0" w:color="auto"/>
            <w:bottom w:val="none" w:sz="0" w:space="0" w:color="auto"/>
            <w:right w:val="none" w:sz="0" w:space="0" w:color="auto"/>
          </w:divBdr>
        </w:div>
        <w:div w:id="1788962740">
          <w:marLeft w:val="480"/>
          <w:marRight w:val="0"/>
          <w:marTop w:val="0"/>
          <w:marBottom w:val="0"/>
          <w:divBdr>
            <w:top w:val="none" w:sz="0" w:space="0" w:color="auto"/>
            <w:left w:val="none" w:sz="0" w:space="0" w:color="auto"/>
            <w:bottom w:val="none" w:sz="0" w:space="0" w:color="auto"/>
            <w:right w:val="none" w:sz="0" w:space="0" w:color="auto"/>
          </w:divBdr>
        </w:div>
        <w:div w:id="1793595856">
          <w:marLeft w:val="480"/>
          <w:marRight w:val="0"/>
          <w:marTop w:val="0"/>
          <w:marBottom w:val="0"/>
          <w:divBdr>
            <w:top w:val="none" w:sz="0" w:space="0" w:color="auto"/>
            <w:left w:val="none" w:sz="0" w:space="0" w:color="auto"/>
            <w:bottom w:val="none" w:sz="0" w:space="0" w:color="auto"/>
            <w:right w:val="none" w:sz="0" w:space="0" w:color="auto"/>
          </w:divBdr>
        </w:div>
        <w:div w:id="1869560959">
          <w:marLeft w:val="480"/>
          <w:marRight w:val="0"/>
          <w:marTop w:val="0"/>
          <w:marBottom w:val="0"/>
          <w:divBdr>
            <w:top w:val="none" w:sz="0" w:space="0" w:color="auto"/>
            <w:left w:val="none" w:sz="0" w:space="0" w:color="auto"/>
            <w:bottom w:val="none" w:sz="0" w:space="0" w:color="auto"/>
            <w:right w:val="none" w:sz="0" w:space="0" w:color="auto"/>
          </w:divBdr>
        </w:div>
        <w:div w:id="1882085948">
          <w:marLeft w:val="480"/>
          <w:marRight w:val="0"/>
          <w:marTop w:val="0"/>
          <w:marBottom w:val="0"/>
          <w:divBdr>
            <w:top w:val="none" w:sz="0" w:space="0" w:color="auto"/>
            <w:left w:val="none" w:sz="0" w:space="0" w:color="auto"/>
            <w:bottom w:val="none" w:sz="0" w:space="0" w:color="auto"/>
            <w:right w:val="none" w:sz="0" w:space="0" w:color="auto"/>
          </w:divBdr>
        </w:div>
        <w:div w:id="1891989854">
          <w:marLeft w:val="480"/>
          <w:marRight w:val="0"/>
          <w:marTop w:val="0"/>
          <w:marBottom w:val="0"/>
          <w:divBdr>
            <w:top w:val="none" w:sz="0" w:space="0" w:color="auto"/>
            <w:left w:val="none" w:sz="0" w:space="0" w:color="auto"/>
            <w:bottom w:val="none" w:sz="0" w:space="0" w:color="auto"/>
            <w:right w:val="none" w:sz="0" w:space="0" w:color="auto"/>
          </w:divBdr>
        </w:div>
        <w:div w:id="1892498308">
          <w:marLeft w:val="480"/>
          <w:marRight w:val="0"/>
          <w:marTop w:val="0"/>
          <w:marBottom w:val="0"/>
          <w:divBdr>
            <w:top w:val="none" w:sz="0" w:space="0" w:color="auto"/>
            <w:left w:val="none" w:sz="0" w:space="0" w:color="auto"/>
            <w:bottom w:val="none" w:sz="0" w:space="0" w:color="auto"/>
            <w:right w:val="none" w:sz="0" w:space="0" w:color="auto"/>
          </w:divBdr>
        </w:div>
        <w:div w:id="1900507427">
          <w:marLeft w:val="480"/>
          <w:marRight w:val="0"/>
          <w:marTop w:val="0"/>
          <w:marBottom w:val="0"/>
          <w:divBdr>
            <w:top w:val="none" w:sz="0" w:space="0" w:color="auto"/>
            <w:left w:val="none" w:sz="0" w:space="0" w:color="auto"/>
            <w:bottom w:val="none" w:sz="0" w:space="0" w:color="auto"/>
            <w:right w:val="none" w:sz="0" w:space="0" w:color="auto"/>
          </w:divBdr>
        </w:div>
        <w:div w:id="1921601041">
          <w:marLeft w:val="480"/>
          <w:marRight w:val="0"/>
          <w:marTop w:val="0"/>
          <w:marBottom w:val="0"/>
          <w:divBdr>
            <w:top w:val="none" w:sz="0" w:space="0" w:color="auto"/>
            <w:left w:val="none" w:sz="0" w:space="0" w:color="auto"/>
            <w:bottom w:val="none" w:sz="0" w:space="0" w:color="auto"/>
            <w:right w:val="none" w:sz="0" w:space="0" w:color="auto"/>
          </w:divBdr>
        </w:div>
        <w:div w:id="1929649774">
          <w:marLeft w:val="480"/>
          <w:marRight w:val="0"/>
          <w:marTop w:val="0"/>
          <w:marBottom w:val="0"/>
          <w:divBdr>
            <w:top w:val="none" w:sz="0" w:space="0" w:color="auto"/>
            <w:left w:val="none" w:sz="0" w:space="0" w:color="auto"/>
            <w:bottom w:val="none" w:sz="0" w:space="0" w:color="auto"/>
            <w:right w:val="none" w:sz="0" w:space="0" w:color="auto"/>
          </w:divBdr>
        </w:div>
        <w:div w:id="1933587206">
          <w:marLeft w:val="480"/>
          <w:marRight w:val="0"/>
          <w:marTop w:val="0"/>
          <w:marBottom w:val="0"/>
          <w:divBdr>
            <w:top w:val="none" w:sz="0" w:space="0" w:color="auto"/>
            <w:left w:val="none" w:sz="0" w:space="0" w:color="auto"/>
            <w:bottom w:val="none" w:sz="0" w:space="0" w:color="auto"/>
            <w:right w:val="none" w:sz="0" w:space="0" w:color="auto"/>
          </w:divBdr>
        </w:div>
        <w:div w:id="1960644924">
          <w:marLeft w:val="480"/>
          <w:marRight w:val="0"/>
          <w:marTop w:val="0"/>
          <w:marBottom w:val="0"/>
          <w:divBdr>
            <w:top w:val="none" w:sz="0" w:space="0" w:color="auto"/>
            <w:left w:val="none" w:sz="0" w:space="0" w:color="auto"/>
            <w:bottom w:val="none" w:sz="0" w:space="0" w:color="auto"/>
            <w:right w:val="none" w:sz="0" w:space="0" w:color="auto"/>
          </w:divBdr>
        </w:div>
        <w:div w:id="1969586026">
          <w:marLeft w:val="480"/>
          <w:marRight w:val="0"/>
          <w:marTop w:val="0"/>
          <w:marBottom w:val="0"/>
          <w:divBdr>
            <w:top w:val="none" w:sz="0" w:space="0" w:color="auto"/>
            <w:left w:val="none" w:sz="0" w:space="0" w:color="auto"/>
            <w:bottom w:val="none" w:sz="0" w:space="0" w:color="auto"/>
            <w:right w:val="none" w:sz="0" w:space="0" w:color="auto"/>
          </w:divBdr>
        </w:div>
        <w:div w:id="2018652108">
          <w:marLeft w:val="480"/>
          <w:marRight w:val="0"/>
          <w:marTop w:val="0"/>
          <w:marBottom w:val="0"/>
          <w:divBdr>
            <w:top w:val="none" w:sz="0" w:space="0" w:color="auto"/>
            <w:left w:val="none" w:sz="0" w:space="0" w:color="auto"/>
            <w:bottom w:val="none" w:sz="0" w:space="0" w:color="auto"/>
            <w:right w:val="none" w:sz="0" w:space="0" w:color="auto"/>
          </w:divBdr>
        </w:div>
        <w:div w:id="2089617944">
          <w:marLeft w:val="480"/>
          <w:marRight w:val="0"/>
          <w:marTop w:val="0"/>
          <w:marBottom w:val="0"/>
          <w:divBdr>
            <w:top w:val="none" w:sz="0" w:space="0" w:color="auto"/>
            <w:left w:val="none" w:sz="0" w:space="0" w:color="auto"/>
            <w:bottom w:val="none" w:sz="0" w:space="0" w:color="auto"/>
            <w:right w:val="none" w:sz="0" w:space="0" w:color="auto"/>
          </w:divBdr>
        </w:div>
        <w:div w:id="2123259116">
          <w:marLeft w:val="480"/>
          <w:marRight w:val="0"/>
          <w:marTop w:val="0"/>
          <w:marBottom w:val="0"/>
          <w:divBdr>
            <w:top w:val="none" w:sz="0" w:space="0" w:color="auto"/>
            <w:left w:val="none" w:sz="0" w:space="0" w:color="auto"/>
            <w:bottom w:val="none" w:sz="0" w:space="0" w:color="auto"/>
            <w:right w:val="none" w:sz="0" w:space="0" w:color="auto"/>
          </w:divBdr>
        </w:div>
        <w:div w:id="2142920017">
          <w:marLeft w:val="480"/>
          <w:marRight w:val="0"/>
          <w:marTop w:val="0"/>
          <w:marBottom w:val="0"/>
          <w:divBdr>
            <w:top w:val="none" w:sz="0" w:space="0" w:color="auto"/>
            <w:left w:val="none" w:sz="0" w:space="0" w:color="auto"/>
            <w:bottom w:val="none" w:sz="0" w:space="0" w:color="auto"/>
            <w:right w:val="none" w:sz="0" w:space="0" w:color="auto"/>
          </w:divBdr>
        </w:div>
      </w:divsChild>
    </w:div>
    <w:div w:id="699932530">
      <w:marLeft w:val="640"/>
      <w:marRight w:val="0"/>
      <w:marTop w:val="0"/>
      <w:marBottom w:val="0"/>
      <w:divBdr>
        <w:top w:val="none" w:sz="0" w:space="0" w:color="auto"/>
        <w:left w:val="none" w:sz="0" w:space="0" w:color="auto"/>
        <w:bottom w:val="none" w:sz="0" w:space="0" w:color="auto"/>
        <w:right w:val="none" w:sz="0" w:space="0" w:color="auto"/>
      </w:divBdr>
    </w:div>
    <w:div w:id="699932587">
      <w:bodyDiv w:val="1"/>
      <w:marLeft w:val="0"/>
      <w:marRight w:val="0"/>
      <w:marTop w:val="0"/>
      <w:marBottom w:val="0"/>
      <w:divBdr>
        <w:top w:val="none" w:sz="0" w:space="0" w:color="auto"/>
        <w:left w:val="none" w:sz="0" w:space="0" w:color="auto"/>
        <w:bottom w:val="none" w:sz="0" w:space="0" w:color="auto"/>
        <w:right w:val="none" w:sz="0" w:space="0" w:color="auto"/>
      </w:divBdr>
    </w:div>
    <w:div w:id="700252786">
      <w:marLeft w:val="640"/>
      <w:marRight w:val="0"/>
      <w:marTop w:val="0"/>
      <w:marBottom w:val="0"/>
      <w:divBdr>
        <w:top w:val="none" w:sz="0" w:space="0" w:color="auto"/>
        <w:left w:val="none" w:sz="0" w:space="0" w:color="auto"/>
        <w:bottom w:val="none" w:sz="0" w:space="0" w:color="auto"/>
        <w:right w:val="none" w:sz="0" w:space="0" w:color="auto"/>
      </w:divBdr>
    </w:div>
    <w:div w:id="700595681">
      <w:marLeft w:val="640"/>
      <w:marRight w:val="0"/>
      <w:marTop w:val="0"/>
      <w:marBottom w:val="0"/>
      <w:divBdr>
        <w:top w:val="none" w:sz="0" w:space="0" w:color="auto"/>
        <w:left w:val="none" w:sz="0" w:space="0" w:color="auto"/>
        <w:bottom w:val="none" w:sz="0" w:space="0" w:color="auto"/>
        <w:right w:val="none" w:sz="0" w:space="0" w:color="auto"/>
      </w:divBdr>
    </w:div>
    <w:div w:id="700714144">
      <w:marLeft w:val="640"/>
      <w:marRight w:val="0"/>
      <w:marTop w:val="0"/>
      <w:marBottom w:val="0"/>
      <w:divBdr>
        <w:top w:val="none" w:sz="0" w:space="0" w:color="auto"/>
        <w:left w:val="none" w:sz="0" w:space="0" w:color="auto"/>
        <w:bottom w:val="none" w:sz="0" w:space="0" w:color="auto"/>
        <w:right w:val="none" w:sz="0" w:space="0" w:color="auto"/>
      </w:divBdr>
    </w:div>
    <w:div w:id="700932660">
      <w:bodyDiv w:val="1"/>
      <w:marLeft w:val="0"/>
      <w:marRight w:val="0"/>
      <w:marTop w:val="0"/>
      <w:marBottom w:val="0"/>
      <w:divBdr>
        <w:top w:val="none" w:sz="0" w:space="0" w:color="auto"/>
        <w:left w:val="none" w:sz="0" w:space="0" w:color="auto"/>
        <w:bottom w:val="none" w:sz="0" w:space="0" w:color="auto"/>
        <w:right w:val="none" w:sz="0" w:space="0" w:color="auto"/>
      </w:divBdr>
    </w:div>
    <w:div w:id="700934035">
      <w:marLeft w:val="640"/>
      <w:marRight w:val="0"/>
      <w:marTop w:val="0"/>
      <w:marBottom w:val="0"/>
      <w:divBdr>
        <w:top w:val="none" w:sz="0" w:space="0" w:color="auto"/>
        <w:left w:val="none" w:sz="0" w:space="0" w:color="auto"/>
        <w:bottom w:val="none" w:sz="0" w:space="0" w:color="auto"/>
        <w:right w:val="none" w:sz="0" w:space="0" w:color="auto"/>
      </w:divBdr>
    </w:div>
    <w:div w:id="701514705">
      <w:marLeft w:val="640"/>
      <w:marRight w:val="0"/>
      <w:marTop w:val="0"/>
      <w:marBottom w:val="0"/>
      <w:divBdr>
        <w:top w:val="none" w:sz="0" w:space="0" w:color="auto"/>
        <w:left w:val="none" w:sz="0" w:space="0" w:color="auto"/>
        <w:bottom w:val="none" w:sz="0" w:space="0" w:color="auto"/>
        <w:right w:val="none" w:sz="0" w:space="0" w:color="auto"/>
      </w:divBdr>
    </w:div>
    <w:div w:id="701981193">
      <w:marLeft w:val="640"/>
      <w:marRight w:val="0"/>
      <w:marTop w:val="0"/>
      <w:marBottom w:val="0"/>
      <w:divBdr>
        <w:top w:val="none" w:sz="0" w:space="0" w:color="auto"/>
        <w:left w:val="none" w:sz="0" w:space="0" w:color="auto"/>
        <w:bottom w:val="none" w:sz="0" w:space="0" w:color="auto"/>
        <w:right w:val="none" w:sz="0" w:space="0" w:color="auto"/>
      </w:divBdr>
    </w:div>
    <w:div w:id="702022291">
      <w:marLeft w:val="640"/>
      <w:marRight w:val="0"/>
      <w:marTop w:val="0"/>
      <w:marBottom w:val="0"/>
      <w:divBdr>
        <w:top w:val="none" w:sz="0" w:space="0" w:color="auto"/>
        <w:left w:val="none" w:sz="0" w:space="0" w:color="auto"/>
        <w:bottom w:val="none" w:sz="0" w:space="0" w:color="auto"/>
        <w:right w:val="none" w:sz="0" w:space="0" w:color="auto"/>
      </w:divBdr>
    </w:div>
    <w:div w:id="702635215">
      <w:marLeft w:val="640"/>
      <w:marRight w:val="0"/>
      <w:marTop w:val="0"/>
      <w:marBottom w:val="0"/>
      <w:divBdr>
        <w:top w:val="none" w:sz="0" w:space="0" w:color="auto"/>
        <w:left w:val="none" w:sz="0" w:space="0" w:color="auto"/>
        <w:bottom w:val="none" w:sz="0" w:space="0" w:color="auto"/>
        <w:right w:val="none" w:sz="0" w:space="0" w:color="auto"/>
      </w:divBdr>
    </w:div>
    <w:div w:id="703018835">
      <w:marLeft w:val="640"/>
      <w:marRight w:val="0"/>
      <w:marTop w:val="0"/>
      <w:marBottom w:val="0"/>
      <w:divBdr>
        <w:top w:val="none" w:sz="0" w:space="0" w:color="auto"/>
        <w:left w:val="none" w:sz="0" w:space="0" w:color="auto"/>
        <w:bottom w:val="none" w:sz="0" w:space="0" w:color="auto"/>
        <w:right w:val="none" w:sz="0" w:space="0" w:color="auto"/>
      </w:divBdr>
    </w:div>
    <w:div w:id="703409034">
      <w:marLeft w:val="640"/>
      <w:marRight w:val="0"/>
      <w:marTop w:val="0"/>
      <w:marBottom w:val="0"/>
      <w:divBdr>
        <w:top w:val="none" w:sz="0" w:space="0" w:color="auto"/>
        <w:left w:val="none" w:sz="0" w:space="0" w:color="auto"/>
        <w:bottom w:val="none" w:sz="0" w:space="0" w:color="auto"/>
        <w:right w:val="none" w:sz="0" w:space="0" w:color="auto"/>
      </w:divBdr>
    </w:div>
    <w:div w:id="704210781">
      <w:marLeft w:val="640"/>
      <w:marRight w:val="0"/>
      <w:marTop w:val="0"/>
      <w:marBottom w:val="0"/>
      <w:divBdr>
        <w:top w:val="none" w:sz="0" w:space="0" w:color="auto"/>
        <w:left w:val="none" w:sz="0" w:space="0" w:color="auto"/>
        <w:bottom w:val="none" w:sz="0" w:space="0" w:color="auto"/>
        <w:right w:val="none" w:sz="0" w:space="0" w:color="auto"/>
      </w:divBdr>
    </w:div>
    <w:div w:id="704326376">
      <w:marLeft w:val="640"/>
      <w:marRight w:val="0"/>
      <w:marTop w:val="0"/>
      <w:marBottom w:val="0"/>
      <w:divBdr>
        <w:top w:val="none" w:sz="0" w:space="0" w:color="auto"/>
        <w:left w:val="none" w:sz="0" w:space="0" w:color="auto"/>
        <w:bottom w:val="none" w:sz="0" w:space="0" w:color="auto"/>
        <w:right w:val="none" w:sz="0" w:space="0" w:color="auto"/>
      </w:divBdr>
    </w:div>
    <w:div w:id="704865387">
      <w:marLeft w:val="640"/>
      <w:marRight w:val="0"/>
      <w:marTop w:val="0"/>
      <w:marBottom w:val="0"/>
      <w:divBdr>
        <w:top w:val="none" w:sz="0" w:space="0" w:color="auto"/>
        <w:left w:val="none" w:sz="0" w:space="0" w:color="auto"/>
        <w:bottom w:val="none" w:sz="0" w:space="0" w:color="auto"/>
        <w:right w:val="none" w:sz="0" w:space="0" w:color="auto"/>
      </w:divBdr>
    </w:div>
    <w:div w:id="704910289">
      <w:marLeft w:val="640"/>
      <w:marRight w:val="0"/>
      <w:marTop w:val="0"/>
      <w:marBottom w:val="0"/>
      <w:divBdr>
        <w:top w:val="none" w:sz="0" w:space="0" w:color="auto"/>
        <w:left w:val="none" w:sz="0" w:space="0" w:color="auto"/>
        <w:bottom w:val="none" w:sz="0" w:space="0" w:color="auto"/>
        <w:right w:val="none" w:sz="0" w:space="0" w:color="auto"/>
      </w:divBdr>
    </w:div>
    <w:div w:id="705251025">
      <w:bodyDiv w:val="1"/>
      <w:marLeft w:val="0"/>
      <w:marRight w:val="0"/>
      <w:marTop w:val="0"/>
      <w:marBottom w:val="0"/>
      <w:divBdr>
        <w:top w:val="none" w:sz="0" w:space="0" w:color="auto"/>
        <w:left w:val="none" w:sz="0" w:space="0" w:color="auto"/>
        <w:bottom w:val="none" w:sz="0" w:space="0" w:color="auto"/>
        <w:right w:val="none" w:sz="0" w:space="0" w:color="auto"/>
      </w:divBdr>
    </w:div>
    <w:div w:id="706216902">
      <w:marLeft w:val="640"/>
      <w:marRight w:val="0"/>
      <w:marTop w:val="0"/>
      <w:marBottom w:val="0"/>
      <w:divBdr>
        <w:top w:val="none" w:sz="0" w:space="0" w:color="auto"/>
        <w:left w:val="none" w:sz="0" w:space="0" w:color="auto"/>
        <w:bottom w:val="none" w:sz="0" w:space="0" w:color="auto"/>
        <w:right w:val="none" w:sz="0" w:space="0" w:color="auto"/>
      </w:divBdr>
    </w:div>
    <w:div w:id="706837783">
      <w:marLeft w:val="640"/>
      <w:marRight w:val="0"/>
      <w:marTop w:val="0"/>
      <w:marBottom w:val="0"/>
      <w:divBdr>
        <w:top w:val="none" w:sz="0" w:space="0" w:color="auto"/>
        <w:left w:val="none" w:sz="0" w:space="0" w:color="auto"/>
        <w:bottom w:val="none" w:sz="0" w:space="0" w:color="auto"/>
        <w:right w:val="none" w:sz="0" w:space="0" w:color="auto"/>
      </w:divBdr>
    </w:div>
    <w:div w:id="707805405">
      <w:marLeft w:val="640"/>
      <w:marRight w:val="0"/>
      <w:marTop w:val="0"/>
      <w:marBottom w:val="0"/>
      <w:divBdr>
        <w:top w:val="none" w:sz="0" w:space="0" w:color="auto"/>
        <w:left w:val="none" w:sz="0" w:space="0" w:color="auto"/>
        <w:bottom w:val="none" w:sz="0" w:space="0" w:color="auto"/>
        <w:right w:val="none" w:sz="0" w:space="0" w:color="auto"/>
      </w:divBdr>
    </w:div>
    <w:div w:id="708140462">
      <w:marLeft w:val="640"/>
      <w:marRight w:val="0"/>
      <w:marTop w:val="0"/>
      <w:marBottom w:val="0"/>
      <w:divBdr>
        <w:top w:val="none" w:sz="0" w:space="0" w:color="auto"/>
        <w:left w:val="none" w:sz="0" w:space="0" w:color="auto"/>
        <w:bottom w:val="none" w:sz="0" w:space="0" w:color="auto"/>
        <w:right w:val="none" w:sz="0" w:space="0" w:color="auto"/>
      </w:divBdr>
    </w:div>
    <w:div w:id="708141744">
      <w:marLeft w:val="640"/>
      <w:marRight w:val="0"/>
      <w:marTop w:val="0"/>
      <w:marBottom w:val="0"/>
      <w:divBdr>
        <w:top w:val="none" w:sz="0" w:space="0" w:color="auto"/>
        <w:left w:val="none" w:sz="0" w:space="0" w:color="auto"/>
        <w:bottom w:val="none" w:sz="0" w:space="0" w:color="auto"/>
        <w:right w:val="none" w:sz="0" w:space="0" w:color="auto"/>
      </w:divBdr>
    </w:div>
    <w:div w:id="708605123">
      <w:marLeft w:val="640"/>
      <w:marRight w:val="0"/>
      <w:marTop w:val="0"/>
      <w:marBottom w:val="0"/>
      <w:divBdr>
        <w:top w:val="none" w:sz="0" w:space="0" w:color="auto"/>
        <w:left w:val="none" w:sz="0" w:space="0" w:color="auto"/>
        <w:bottom w:val="none" w:sz="0" w:space="0" w:color="auto"/>
        <w:right w:val="none" w:sz="0" w:space="0" w:color="auto"/>
      </w:divBdr>
    </w:div>
    <w:div w:id="708838999">
      <w:marLeft w:val="640"/>
      <w:marRight w:val="0"/>
      <w:marTop w:val="0"/>
      <w:marBottom w:val="0"/>
      <w:divBdr>
        <w:top w:val="none" w:sz="0" w:space="0" w:color="auto"/>
        <w:left w:val="none" w:sz="0" w:space="0" w:color="auto"/>
        <w:bottom w:val="none" w:sz="0" w:space="0" w:color="auto"/>
        <w:right w:val="none" w:sz="0" w:space="0" w:color="auto"/>
      </w:divBdr>
    </w:div>
    <w:div w:id="709037797">
      <w:bodyDiv w:val="1"/>
      <w:marLeft w:val="0"/>
      <w:marRight w:val="0"/>
      <w:marTop w:val="0"/>
      <w:marBottom w:val="0"/>
      <w:divBdr>
        <w:top w:val="none" w:sz="0" w:space="0" w:color="auto"/>
        <w:left w:val="none" w:sz="0" w:space="0" w:color="auto"/>
        <w:bottom w:val="none" w:sz="0" w:space="0" w:color="auto"/>
        <w:right w:val="none" w:sz="0" w:space="0" w:color="auto"/>
      </w:divBdr>
    </w:div>
    <w:div w:id="709572702">
      <w:marLeft w:val="640"/>
      <w:marRight w:val="0"/>
      <w:marTop w:val="0"/>
      <w:marBottom w:val="0"/>
      <w:divBdr>
        <w:top w:val="none" w:sz="0" w:space="0" w:color="auto"/>
        <w:left w:val="none" w:sz="0" w:space="0" w:color="auto"/>
        <w:bottom w:val="none" w:sz="0" w:space="0" w:color="auto"/>
        <w:right w:val="none" w:sz="0" w:space="0" w:color="auto"/>
      </w:divBdr>
    </w:div>
    <w:div w:id="710031281">
      <w:marLeft w:val="640"/>
      <w:marRight w:val="0"/>
      <w:marTop w:val="0"/>
      <w:marBottom w:val="0"/>
      <w:divBdr>
        <w:top w:val="none" w:sz="0" w:space="0" w:color="auto"/>
        <w:left w:val="none" w:sz="0" w:space="0" w:color="auto"/>
        <w:bottom w:val="none" w:sz="0" w:space="0" w:color="auto"/>
        <w:right w:val="none" w:sz="0" w:space="0" w:color="auto"/>
      </w:divBdr>
    </w:div>
    <w:div w:id="710229297">
      <w:marLeft w:val="640"/>
      <w:marRight w:val="0"/>
      <w:marTop w:val="0"/>
      <w:marBottom w:val="0"/>
      <w:divBdr>
        <w:top w:val="none" w:sz="0" w:space="0" w:color="auto"/>
        <w:left w:val="none" w:sz="0" w:space="0" w:color="auto"/>
        <w:bottom w:val="none" w:sz="0" w:space="0" w:color="auto"/>
        <w:right w:val="none" w:sz="0" w:space="0" w:color="auto"/>
      </w:divBdr>
    </w:div>
    <w:div w:id="710301402">
      <w:marLeft w:val="640"/>
      <w:marRight w:val="0"/>
      <w:marTop w:val="0"/>
      <w:marBottom w:val="0"/>
      <w:divBdr>
        <w:top w:val="none" w:sz="0" w:space="0" w:color="auto"/>
        <w:left w:val="none" w:sz="0" w:space="0" w:color="auto"/>
        <w:bottom w:val="none" w:sz="0" w:space="0" w:color="auto"/>
        <w:right w:val="none" w:sz="0" w:space="0" w:color="auto"/>
      </w:divBdr>
    </w:div>
    <w:div w:id="710376461">
      <w:marLeft w:val="640"/>
      <w:marRight w:val="0"/>
      <w:marTop w:val="0"/>
      <w:marBottom w:val="0"/>
      <w:divBdr>
        <w:top w:val="none" w:sz="0" w:space="0" w:color="auto"/>
        <w:left w:val="none" w:sz="0" w:space="0" w:color="auto"/>
        <w:bottom w:val="none" w:sz="0" w:space="0" w:color="auto"/>
        <w:right w:val="none" w:sz="0" w:space="0" w:color="auto"/>
      </w:divBdr>
    </w:div>
    <w:div w:id="710376565">
      <w:marLeft w:val="640"/>
      <w:marRight w:val="0"/>
      <w:marTop w:val="0"/>
      <w:marBottom w:val="0"/>
      <w:divBdr>
        <w:top w:val="none" w:sz="0" w:space="0" w:color="auto"/>
        <w:left w:val="none" w:sz="0" w:space="0" w:color="auto"/>
        <w:bottom w:val="none" w:sz="0" w:space="0" w:color="auto"/>
        <w:right w:val="none" w:sz="0" w:space="0" w:color="auto"/>
      </w:divBdr>
    </w:div>
    <w:div w:id="710770372">
      <w:marLeft w:val="640"/>
      <w:marRight w:val="0"/>
      <w:marTop w:val="0"/>
      <w:marBottom w:val="0"/>
      <w:divBdr>
        <w:top w:val="none" w:sz="0" w:space="0" w:color="auto"/>
        <w:left w:val="none" w:sz="0" w:space="0" w:color="auto"/>
        <w:bottom w:val="none" w:sz="0" w:space="0" w:color="auto"/>
        <w:right w:val="none" w:sz="0" w:space="0" w:color="auto"/>
      </w:divBdr>
    </w:div>
    <w:div w:id="710954229">
      <w:marLeft w:val="640"/>
      <w:marRight w:val="0"/>
      <w:marTop w:val="0"/>
      <w:marBottom w:val="0"/>
      <w:divBdr>
        <w:top w:val="none" w:sz="0" w:space="0" w:color="auto"/>
        <w:left w:val="none" w:sz="0" w:space="0" w:color="auto"/>
        <w:bottom w:val="none" w:sz="0" w:space="0" w:color="auto"/>
        <w:right w:val="none" w:sz="0" w:space="0" w:color="auto"/>
      </w:divBdr>
    </w:div>
    <w:div w:id="711001767">
      <w:marLeft w:val="640"/>
      <w:marRight w:val="0"/>
      <w:marTop w:val="0"/>
      <w:marBottom w:val="0"/>
      <w:divBdr>
        <w:top w:val="none" w:sz="0" w:space="0" w:color="auto"/>
        <w:left w:val="none" w:sz="0" w:space="0" w:color="auto"/>
        <w:bottom w:val="none" w:sz="0" w:space="0" w:color="auto"/>
        <w:right w:val="none" w:sz="0" w:space="0" w:color="auto"/>
      </w:divBdr>
    </w:div>
    <w:div w:id="711005965">
      <w:marLeft w:val="640"/>
      <w:marRight w:val="0"/>
      <w:marTop w:val="0"/>
      <w:marBottom w:val="0"/>
      <w:divBdr>
        <w:top w:val="none" w:sz="0" w:space="0" w:color="auto"/>
        <w:left w:val="none" w:sz="0" w:space="0" w:color="auto"/>
        <w:bottom w:val="none" w:sz="0" w:space="0" w:color="auto"/>
        <w:right w:val="none" w:sz="0" w:space="0" w:color="auto"/>
      </w:divBdr>
    </w:div>
    <w:div w:id="711032741">
      <w:marLeft w:val="640"/>
      <w:marRight w:val="0"/>
      <w:marTop w:val="0"/>
      <w:marBottom w:val="0"/>
      <w:divBdr>
        <w:top w:val="none" w:sz="0" w:space="0" w:color="auto"/>
        <w:left w:val="none" w:sz="0" w:space="0" w:color="auto"/>
        <w:bottom w:val="none" w:sz="0" w:space="0" w:color="auto"/>
        <w:right w:val="none" w:sz="0" w:space="0" w:color="auto"/>
      </w:divBdr>
    </w:div>
    <w:div w:id="711343624">
      <w:marLeft w:val="640"/>
      <w:marRight w:val="0"/>
      <w:marTop w:val="0"/>
      <w:marBottom w:val="0"/>
      <w:divBdr>
        <w:top w:val="none" w:sz="0" w:space="0" w:color="auto"/>
        <w:left w:val="none" w:sz="0" w:space="0" w:color="auto"/>
        <w:bottom w:val="none" w:sz="0" w:space="0" w:color="auto"/>
        <w:right w:val="none" w:sz="0" w:space="0" w:color="auto"/>
      </w:divBdr>
    </w:div>
    <w:div w:id="711345411">
      <w:marLeft w:val="640"/>
      <w:marRight w:val="0"/>
      <w:marTop w:val="0"/>
      <w:marBottom w:val="0"/>
      <w:divBdr>
        <w:top w:val="none" w:sz="0" w:space="0" w:color="auto"/>
        <w:left w:val="none" w:sz="0" w:space="0" w:color="auto"/>
        <w:bottom w:val="none" w:sz="0" w:space="0" w:color="auto"/>
        <w:right w:val="none" w:sz="0" w:space="0" w:color="auto"/>
      </w:divBdr>
    </w:div>
    <w:div w:id="711464200">
      <w:marLeft w:val="640"/>
      <w:marRight w:val="0"/>
      <w:marTop w:val="0"/>
      <w:marBottom w:val="0"/>
      <w:divBdr>
        <w:top w:val="none" w:sz="0" w:space="0" w:color="auto"/>
        <w:left w:val="none" w:sz="0" w:space="0" w:color="auto"/>
        <w:bottom w:val="none" w:sz="0" w:space="0" w:color="auto"/>
        <w:right w:val="none" w:sz="0" w:space="0" w:color="auto"/>
      </w:divBdr>
    </w:div>
    <w:div w:id="711543117">
      <w:marLeft w:val="640"/>
      <w:marRight w:val="0"/>
      <w:marTop w:val="0"/>
      <w:marBottom w:val="0"/>
      <w:divBdr>
        <w:top w:val="none" w:sz="0" w:space="0" w:color="auto"/>
        <w:left w:val="none" w:sz="0" w:space="0" w:color="auto"/>
        <w:bottom w:val="none" w:sz="0" w:space="0" w:color="auto"/>
        <w:right w:val="none" w:sz="0" w:space="0" w:color="auto"/>
      </w:divBdr>
    </w:div>
    <w:div w:id="711926472">
      <w:marLeft w:val="640"/>
      <w:marRight w:val="0"/>
      <w:marTop w:val="0"/>
      <w:marBottom w:val="0"/>
      <w:divBdr>
        <w:top w:val="none" w:sz="0" w:space="0" w:color="auto"/>
        <w:left w:val="none" w:sz="0" w:space="0" w:color="auto"/>
        <w:bottom w:val="none" w:sz="0" w:space="0" w:color="auto"/>
        <w:right w:val="none" w:sz="0" w:space="0" w:color="auto"/>
      </w:divBdr>
    </w:div>
    <w:div w:id="712197696">
      <w:bodyDiv w:val="1"/>
      <w:marLeft w:val="0"/>
      <w:marRight w:val="0"/>
      <w:marTop w:val="0"/>
      <w:marBottom w:val="0"/>
      <w:divBdr>
        <w:top w:val="none" w:sz="0" w:space="0" w:color="auto"/>
        <w:left w:val="none" w:sz="0" w:space="0" w:color="auto"/>
        <w:bottom w:val="none" w:sz="0" w:space="0" w:color="auto"/>
        <w:right w:val="none" w:sz="0" w:space="0" w:color="auto"/>
      </w:divBdr>
    </w:div>
    <w:div w:id="712774966">
      <w:marLeft w:val="640"/>
      <w:marRight w:val="0"/>
      <w:marTop w:val="0"/>
      <w:marBottom w:val="0"/>
      <w:divBdr>
        <w:top w:val="none" w:sz="0" w:space="0" w:color="auto"/>
        <w:left w:val="none" w:sz="0" w:space="0" w:color="auto"/>
        <w:bottom w:val="none" w:sz="0" w:space="0" w:color="auto"/>
        <w:right w:val="none" w:sz="0" w:space="0" w:color="auto"/>
      </w:divBdr>
    </w:div>
    <w:div w:id="712970912">
      <w:marLeft w:val="640"/>
      <w:marRight w:val="0"/>
      <w:marTop w:val="0"/>
      <w:marBottom w:val="0"/>
      <w:divBdr>
        <w:top w:val="none" w:sz="0" w:space="0" w:color="auto"/>
        <w:left w:val="none" w:sz="0" w:space="0" w:color="auto"/>
        <w:bottom w:val="none" w:sz="0" w:space="0" w:color="auto"/>
        <w:right w:val="none" w:sz="0" w:space="0" w:color="auto"/>
      </w:divBdr>
    </w:div>
    <w:div w:id="713434221">
      <w:marLeft w:val="640"/>
      <w:marRight w:val="0"/>
      <w:marTop w:val="0"/>
      <w:marBottom w:val="0"/>
      <w:divBdr>
        <w:top w:val="none" w:sz="0" w:space="0" w:color="auto"/>
        <w:left w:val="none" w:sz="0" w:space="0" w:color="auto"/>
        <w:bottom w:val="none" w:sz="0" w:space="0" w:color="auto"/>
        <w:right w:val="none" w:sz="0" w:space="0" w:color="auto"/>
      </w:divBdr>
    </w:div>
    <w:div w:id="713508137">
      <w:marLeft w:val="640"/>
      <w:marRight w:val="0"/>
      <w:marTop w:val="0"/>
      <w:marBottom w:val="0"/>
      <w:divBdr>
        <w:top w:val="none" w:sz="0" w:space="0" w:color="auto"/>
        <w:left w:val="none" w:sz="0" w:space="0" w:color="auto"/>
        <w:bottom w:val="none" w:sz="0" w:space="0" w:color="auto"/>
        <w:right w:val="none" w:sz="0" w:space="0" w:color="auto"/>
      </w:divBdr>
    </w:div>
    <w:div w:id="713769661">
      <w:marLeft w:val="640"/>
      <w:marRight w:val="0"/>
      <w:marTop w:val="0"/>
      <w:marBottom w:val="0"/>
      <w:divBdr>
        <w:top w:val="none" w:sz="0" w:space="0" w:color="auto"/>
        <w:left w:val="none" w:sz="0" w:space="0" w:color="auto"/>
        <w:bottom w:val="none" w:sz="0" w:space="0" w:color="auto"/>
        <w:right w:val="none" w:sz="0" w:space="0" w:color="auto"/>
      </w:divBdr>
    </w:div>
    <w:div w:id="713971058">
      <w:marLeft w:val="640"/>
      <w:marRight w:val="0"/>
      <w:marTop w:val="0"/>
      <w:marBottom w:val="0"/>
      <w:divBdr>
        <w:top w:val="none" w:sz="0" w:space="0" w:color="auto"/>
        <w:left w:val="none" w:sz="0" w:space="0" w:color="auto"/>
        <w:bottom w:val="none" w:sz="0" w:space="0" w:color="auto"/>
        <w:right w:val="none" w:sz="0" w:space="0" w:color="auto"/>
      </w:divBdr>
    </w:div>
    <w:div w:id="714082237">
      <w:bodyDiv w:val="1"/>
      <w:marLeft w:val="0"/>
      <w:marRight w:val="0"/>
      <w:marTop w:val="0"/>
      <w:marBottom w:val="0"/>
      <w:divBdr>
        <w:top w:val="none" w:sz="0" w:space="0" w:color="auto"/>
        <w:left w:val="none" w:sz="0" w:space="0" w:color="auto"/>
        <w:bottom w:val="none" w:sz="0" w:space="0" w:color="auto"/>
        <w:right w:val="none" w:sz="0" w:space="0" w:color="auto"/>
      </w:divBdr>
      <w:divsChild>
        <w:div w:id="35005828">
          <w:marLeft w:val="480"/>
          <w:marRight w:val="0"/>
          <w:marTop w:val="0"/>
          <w:marBottom w:val="0"/>
          <w:divBdr>
            <w:top w:val="none" w:sz="0" w:space="0" w:color="auto"/>
            <w:left w:val="none" w:sz="0" w:space="0" w:color="auto"/>
            <w:bottom w:val="none" w:sz="0" w:space="0" w:color="auto"/>
            <w:right w:val="none" w:sz="0" w:space="0" w:color="auto"/>
          </w:divBdr>
        </w:div>
        <w:div w:id="72049046">
          <w:marLeft w:val="480"/>
          <w:marRight w:val="0"/>
          <w:marTop w:val="0"/>
          <w:marBottom w:val="0"/>
          <w:divBdr>
            <w:top w:val="none" w:sz="0" w:space="0" w:color="auto"/>
            <w:left w:val="none" w:sz="0" w:space="0" w:color="auto"/>
            <w:bottom w:val="none" w:sz="0" w:space="0" w:color="auto"/>
            <w:right w:val="none" w:sz="0" w:space="0" w:color="auto"/>
          </w:divBdr>
        </w:div>
        <w:div w:id="101263138">
          <w:marLeft w:val="480"/>
          <w:marRight w:val="0"/>
          <w:marTop w:val="0"/>
          <w:marBottom w:val="0"/>
          <w:divBdr>
            <w:top w:val="none" w:sz="0" w:space="0" w:color="auto"/>
            <w:left w:val="none" w:sz="0" w:space="0" w:color="auto"/>
            <w:bottom w:val="none" w:sz="0" w:space="0" w:color="auto"/>
            <w:right w:val="none" w:sz="0" w:space="0" w:color="auto"/>
          </w:divBdr>
        </w:div>
        <w:div w:id="103351158">
          <w:marLeft w:val="480"/>
          <w:marRight w:val="0"/>
          <w:marTop w:val="0"/>
          <w:marBottom w:val="0"/>
          <w:divBdr>
            <w:top w:val="none" w:sz="0" w:space="0" w:color="auto"/>
            <w:left w:val="none" w:sz="0" w:space="0" w:color="auto"/>
            <w:bottom w:val="none" w:sz="0" w:space="0" w:color="auto"/>
            <w:right w:val="none" w:sz="0" w:space="0" w:color="auto"/>
          </w:divBdr>
        </w:div>
        <w:div w:id="110101347">
          <w:marLeft w:val="480"/>
          <w:marRight w:val="0"/>
          <w:marTop w:val="0"/>
          <w:marBottom w:val="0"/>
          <w:divBdr>
            <w:top w:val="none" w:sz="0" w:space="0" w:color="auto"/>
            <w:left w:val="none" w:sz="0" w:space="0" w:color="auto"/>
            <w:bottom w:val="none" w:sz="0" w:space="0" w:color="auto"/>
            <w:right w:val="none" w:sz="0" w:space="0" w:color="auto"/>
          </w:divBdr>
        </w:div>
        <w:div w:id="138964306">
          <w:marLeft w:val="480"/>
          <w:marRight w:val="0"/>
          <w:marTop w:val="0"/>
          <w:marBottom w:val="0"/>
          <w:divBdr>
            <w:top w:val="none" w:sz="0" w:space="0" w:color="auto"/>
            <w:left w:val="none" w:sz="0" w:space="0" w:color="auto"/>
            <w:bottom w:val="none" w:sz="0" w:space="0" w:color="auto"/>
            <w:right w:val="none" w:sz="0" w:space="0" w:color="auto"/>
          </w:divBdr>
        </w:div>
        <w:div w:id="143546752">
          <w:marLeft w:val="480"/>
          <w:marRight w:val="0"/>
          <w:marTop w:val="0"/>
          <w:marBottom w:val="0"/>
          <w:divBdr>
            <w:top w:val="none" w:sz="0" w:space="0" w:color="auto"/>
            <w:left w:val="none" w:sz="0" w:space="0" w:color="auto"/>
            <w:bottom w:val="none" w:sz="0" w:space="0" w:color="auto"/>
            <w:right w:val="none" w:sz="0" w:space="0" w:color="auto"/>
          </w:divBdr>
        </w:div>
        <w:div w:id="172040399">
          <w:marLeft w:val="480"/>
          <w:marRight w:val="0"/>
          <w:marTop w:val="0"/>
          <w:marBottom w:val="0"/>
          <w:divBdr>
            <w:top w:val="none" w:sz="0" w:space="0" w:color="auto"/>
            <w:left w:val="none" w:sz="0" w:space="0" w:color="auto"/>
            <w:bottom w:val="none" w:sz="0" w:space="0" w:color="auto"/>
            <w:right w:val="none" w:sz="0" w:space="0" w:color="auto"/>
          </w:divBdr>
        </w:div>
        <w:div w:id="173493644">
          <w:marLeft w:val="480"/>
          <w:marRight w:val="0"/>
          <w:marTop w:val="0"/>
          <w:marBottom w:val="0"/>
          <w:divBdr>
            <w:top w:val="none" w:sz="0" w:space="0" w:color="auto"/>
            <w:left w:val="none" w:sz="0" w:space="0" w:color="auto"/>
            <w:bottom w:val="none" w:sz="0" w:space="0" w:color="auto"/>
            <w:right w:val="none" w:sz="0" w:space="0" w:color="auto"/>
          </w:divBdr>
        </w:div>
        <w:div w:id="196436496">
          <w:marLeft w:val="480"/>
          <w:marRight w:val="0"/>
          <w:marTop w:val="0"/>
          <w:marBottom w:val="0"/>
          <w:divBdr>
            <w:top w:val="none" w:sz="0" w:space="0" w:color="auto"/>
            <w:left w:val="none" w:sz="0" w:space="0" w:color="auto"/>
            <w:bottom w:val="none" w:sz="0" w:space="0" w:color="auto"/>
            <w:right w:val="none" w:sz="0" w:space="0" w:color="auto"/>
          </w:divBdr>
        </w:div>
        <w:div w:id="220019340">
          <w:marLeft w:val="480"/>
          <w:marRight w:val="0"/>
          <w:marTop w:val="0"/>
          <w:marBottom w:val="0"/>
          <w:divBdr>
            <w:top w:val="none" w:sz="0" w:space="0" w:color="auto"/>
            <w:left w:val="none" w:sz="0" w:space="0" w:color="auto"/>
            <w:bottom w:val="none" w:sz="0" w:space="0" w:color="auto"/>
            <w:right w:val="none" w:sz="0" w:space="0" w:color="auto"/>
          </w:divBdr>
        </w:div>
        <w:div w:id="231426735">
          <w:marLeft w:val="480"/>
          <w:marRight w:val="0"/>
          <w:marTop w:val="0"/>
          <w:marBottom w:val="0"/>
          <w:divBdr>
            <w:top w:val="none" w:sz="0" w:space="0" w:color="auto"/>
            <w:left w:val="none" w:sz="0" w:space="0" w:color="auto"/>
            <w:bottom w:val="none" w:sz="0" w:space="0" w:color="auto"/>
            <w:right w:val="none" w:sz="0" w:space="0" w:color="auto"/>
          </w:divBdr>
        </w:div>
        <w:div w:id="270629115">
          <w:marLeft w:val="480"/>
          <w:marRight w:val="0"/>
          <w:marTop w:val="0"/>
          <w:marBottom w:val="0"/>
          <w:divBdr>
            <w:top w:val="none" w:sz="0" w:space="0" w:color="auto"/>
            <w:left w:val="none" w:sz="0" w:space="0" w:color="auto"/>
            <w:bottom w:val="none" w:sz="0" w:space="0" w:color="auto"/>
            <w:right w:val="none" w:sz="0" w:space="0" w:color="auto"/>
          </w:divBdr>
        </w:div>
        <w:div w:id="283343993">
          <w:marLeft w:val="480"/>
          <w:marRight w:val="0"/>
          <w:marTop w:val="0"/>
          <w:marBottom w:val="0"/>
          <w:divBdr>
            <w:top w:val="none" w:sz="0" w:space="0" w:color="auto"/>
            <w:left w:val="none" w:sz="0" w:space="0" w:color="auto"/>
            <w:bottom w:val="none" w:sz="0" w:space="0" w:color="auto"/>
            <w:right w:val="none" w:sz="0" w:space="0" w:color="auto"/>
          </w:divBdr>
        </w:div>
        <w:div w:id="315106261">
          <w:marLeft w:val="480"/>
          <w:marRight w:val="0"/>
          <w:marTop w:val="0"/>
          <w:marBottom w:val="0"/>
          <w:divBdr>
            <w:top w:val="none" w:sz="0" w:space="0" w:color="auto"/>
            <w:left w:val="none" w:sz="0" w:space="0" w:color="auto"/>
            <w:bottom w:val="none" w:sz="0" w:space="0" w:color="auto"/>
            <w:right w:val="none" w:sz="0" w:space="0" w:color="auto"/>
          </w:divBdr>
        </w:div>
        <w:div w:id="332998426">
          <w:marLeft w:val="480"/>
          <w:marRight w:val="0"/>
          <w:marTop w:val="0"/>
          <w:marBottom w:val="0"/>
          <w:divBdr>
            <w:top w:val="none" w:sz="0" w:space="0" w:color="auto"/>
            <w:left w:val="none" w:sz="0" w:space="0" w:color="auto"/>
            <w:bottom w:val="none" w:sz="0" w:space="0" w:color="auto"/>
            <w:right w:val="none" w:sz="0" w:space="0" w:color="auto"/>
          </w:divBdr>
        </w:div>
        <w:div w:id="363215890">
          <w:marLeft w:val="480"/>
          <w:marRight w:val="0"/>
          <w:marTop w:val="0"/>
          <w:marBottom w:val="0"/>
          <w:divBdr>
            <w:top w:val="none" w:sz="0" w:space="0" w:color="auto"/>
            <w:left w:val="none" w:sz="0" w:space="0" w:color="auto"/>
            <w:bottom w:val="none" w:sz="0" w:space="0" w:color="auto"/>
            <w:right w:val="none" w:sz="0" w:space="0" w:color="auto"/>
          </w:divBdr>
        </w:div>
        <w:div w:id="407117310">
          <w:marLeft w:val="480"/>
          <w:marRight w:val="0"/>
          <w:marTop w:val="0"/>
          <w:marBottom w:val="0"/>
          <w:divBdr>
            <w:top w:val="none" w:sz="0" w:space="0" w:color="auto"/>
            <w:left w:val="none" w:sz="0" w:space="0" w:color="auto"/>
            <w:bottom w:val="none" w:sz="0" w:space="0" w:color="auto"/>
            <w:right w:val="none" w:sz="0" w:space="0" w:color="auto"/>
          </w:divBdr>
        </w:div>
        <w:div w:id="407919515">
          <w:marLeft w:val="480"/>
          <w:marRight w:val="0"/>
          <w:marTop w:val="0"/>
          <w:marBottom w:val="0"/>
          <w:divBdr>
            <w:top w:val="none" w:sz="0" w:space="0" w:color="auto"/>
            <w:left w:val="none" w:sz="0" w:space="0" w:color="auto"/>
            <w:bottom w:val="none" w:sz="0" w:space="0" w:color="auto"/>
            <w:right w:val="none" w:sz="0" w:space="0" w:color="auto"/>
          </w:divBdr>
        </w:div>
        <w:div w:id="411895224">
          <w:marLeft w:val="480"/>
          <w:marRight w:val="0"/>
          <w:marTop w:val="0"/>
          <w:marBottom w:val="0"/>
          <w:divBdr>
            <w:top w:val="none" w:sz="0" w:space="0" w:color="auto"/>
            <w:left w:val="none" w:sz="0" w:space="0" w:color="auto"/>
            <w:bottom w:val="none" w:sz="0" w:space="0" w:color="auto"/>
            <w:right w:val="none" w:sz="0" w:space="0" w:color="auto"/>
          </w:divBdr>
        </w:div>
        <w:div w:id="414136254">
          <w:marLeft w:val="480"/>
          <w:marRight w:val="0"/>
          <w:marTop w:val="0"/>
          <w:marBottom w:val="0"/>
          <w:divBdr>
            <w:top w:val="none" w:sz="0" w:space="0" w:color="auto"/>
            <w:left w:val="none" w:sz="0" w:space="0" w:color="auto"/>
            <w:bottom w:val="none" w:sz="0" w:space="0" w:color="auto"/>
            <w:right w:val="none" w:sz="0" w:space="0" w:color="auto"/>
          </w:divBdr>
        </w:div>
        <w:div w:id="430468174">
          <w:marLeft w:val="480"/>
          <w:marRight w:val="0"/>
          <w:marTop w:val="0"/>
          <w:marBottom w:val="0"/>
          <w:divBdr>
            <w:top w:val="none" w:sz="0" w:space="0" w:color="auto"/>
            <w:left w:val="none" w:sz="0" w:space="0" w:color="auto"/>
            <w:bottom w:val="none" w:sz="0" w:space="0" w:color="auto"/>
            <w:right w:val="none" w:sz="0" w:space="0" w:color="auto"/>
          </w:divBdr>
        </w:div>
        <w:div w:id="454447510">
          <w:marLeft w:val="480"/>
          <w:marRight w:val="0"/>
          <w:marTop w:val="0"/>
          <w:marBottom w:val="0"/>
          <w:divBdr>
            <w:top w:val="none" w:sz="0" w:space="0" w:color="auto"/>
            <w:left w:val="none" w:sz="0" w:space="0" w:color="auto"/>
            <w:bottom w:val="none" w:sz="0" w:space="0" w:color="auto"/>
            <w:right w:val="none" w:sz="0" w:space="0" w:color="auto"/>
          </w:divBdr>
        </w:div>
        <w:div w:id="469632053">
          <w:marLeft w:val="480"/>
          <w:marRight w:val="0"/>
          <w:marTop w:val="0"/>
          <w:marBottom w:val="0"/>
          <w:divBdr>
            <w:top w:val="none" w:sz="0" w:space="0" w:color="auto"/>
            <w:left w:val="none" w:sz="0" w:space="0" w:color="auto"/>
            <w:bottom w:val="none" w:sz="0" w:space="0" w:color="auto"/>
            <w:right w:val="none" w:sz="0" w:space="0" w:color="auto"/>
          </w:divBdr>
        </w:div>
        <w:div w:id="477454827">
          <w:marLeft w:val="480"/>
          <w:marRight w:val="0"/>
          <w:marTop w:val="0"/>
          <w:marBottom w:val="0"/>
          <w:divBdr>
            <w:top w:val="none" w:sz="0" w:space="0" w:color="auto"/>
            <w:left w:val="none" w:sz="0" w:space="0" w:color="auto"/>
            <w:bottom w:val="none" w:sz="0" w:space="0" w:color="auto"/>
            <w:right w:val="none" w:sz="0" w:space="0" w:color="auto"/>
          </w:divBdr>
        </w:div>
        <w:div w:id="481240925">
          <w:marLeft w:val="480"/>
          <w:marRight w:val="0"/>
          <w:marTop w:val="0"/>
          <w:marBottom w:val="0"/>
          <w:divBdr>
            <w:top w:val="none" w:sz="0" w:space="0" w:color="auto"/>
            <w:left w:val="none" w:sz="0" w:space="0" w:color="auto"/>
            <w:bottom w:val="none" w:sz="0" w:space="0" w:color="auto"/>
            <w:right w:val="none" w:sz="0" w:space="0" w:color="auto"/>
          </w:divBdr>
        </w:div>
        <w:div w:id="735977603">
          <w:marLeft w:val="480"/>
          <w:marRight w:val="0"/>
          <w:marTop w:val="0"/>
          <w:marBottom w:val="0"/>
          <w:divBdr>
            <w:top w:val="none" w:sz="0" w:space="0" w:color="auto"/>
            <w:left w:val="none" w:sz="0" w:space="0" w:color="auto"/>
            <w:bottom w:val="none" w:sz="0" w:space="0" w:color="auto"/>
            <w:right w:val="none" w:sz="0" w:space="0" w:color="auto"/>
          </w:divBdr>
        </w:div>
        <w:div w:id="739258050">
          <w:marLeft w:val="480"/>
          <w:marRight w:val="0"/>
          <w:marTop w:val="0"/>
          <w:marBottom w:val="0"/>
          <w:divBdr>
            <w:top w:val="none" w:sz="0" w:space="0" w:color="auto"/>
            <w:left w:val="none" w:sz="0" w:space="0" w:color="auto"/>
            <w:bottom w:val="none" w:sz="0" w:space="0" w:color="auto"/>
            <w:right w:val="none" w:sz="0" w:space="0" w:color="auto"/>
          </w:divBdr>
        </w:div>
        <w:div w:id="754743711">
          <w:marLeft w:val="480"/>
          <w:marRight w:val="0"/>
          <w:marTop w:val="0"/>
          <w:marBottom w:val="0"/>
          <w:divBdr>
            <w:top w:val="none" w:sz="0" w:space="0" w:color="auto"/>
            <w:left w:val="none" w:sz="0" w:space="0" w:color="auto"/>
            <w:bottom w:val="none" w:sz="0" w:space="0" w:color="auto"/>
            <w:right w:val="none" w:sz="0" w:space="0" w:color="auto"/>
          </w:divBdr>
        </w:div>
        <w:div w:id="772672570">
          <w:marLeft w:val="480"/>
          <w:marRight w:val="0"/>
          <w:marTop w:val="0"/>
          <w:marBottom w:val="0"/>
          <w:divBdr>
            <w:top w:val="none" w:sz="0" w:space="0" w:color="auto"/>
            <w:left w:val="none" w:sz="0" w:space="0" w:color="auto"/>
            <w:bottom w:val="none" w:sz="0" w:space="0" w:color="auto"/>
            <w:right w:val="none" w:sz="0" w:space="0" w:color="auto"/>
          </w:divBdr>
        </w:div>
        <w:div w:id="838153282">
          <w:marLeft w:val="480"/>
          <w:marRight w:val="0"/>
          <w:marTop w:val="0"/>
          <w:marBottom w:val="0"/>
          <w:divBdr>
            <w:top w:val="none" w:sz="0" w:space="0" w:color="auto"/>
            <w:left w:val="none" w:sz="0" w:space="0" w:color="auto"/>
            <w:bottom w:val="none" w:sz="0" w:space="0" w:color="auto"/>
            <w:right w:val="none" w:sz="0" w:space="0" w:color="auto"/>
          </w:divBdr>
        </w:div>
        <w:div w:id="839589214">
          <w:marLeft w:val="480"/>
          <w:marRight w:val="0"/>
          <w:marTop w:val="0"/>
          <w:marBottom w:val="0"/>
          <w:divBdr>
            <w:top w:val="none" w:sz="0" w:space="0" w:color="auto"/>
            <w:left w:val="none" w:sz="0" w:space="0" w:color="auto"/>
            <w:bottom w:val="none" w:sz="0" w:space="0" w:color="auto"/>
            <w:right w:val="none" w:sz="0" w:space="0" w:color="auto"/>
          </w:divBdr>
        </w:div>
        <w:div w:id="856240117">
          <w:marLeft w:val="480"/>
          <w:marRight w:val="0"/>
          <w:marTop w:val="0"/>
          <w:marBottom w:val="0"/>
          <w:divBdr>
            <w:top w:val="none" w:sz="0" w:space="0" w:color="auto"/>
            <w:left w:val="none" w:sz="0" w:space="0" w:color="auto"/>
            <w:bottom w:val="none" w:sz="0" w:space="0" w:color="auto"/>
            <w:right w:val="none" w:sz="0" w:space="0" w:color="auto"/>
          </w:divBdr>
        </w:div>
        <w:div w:id="867837966">
          <w:marLeft w:val="480"/>
          <w:marRight w:val="0"/>
          <w:marTop w:val="0"/>
          <w:marBottom w:val="0"/>
          <w:divBdr>
            <w:top w:val="none" w:sz="0" w:space="0" w:color="auto"/>
            <w:left w:val="none" w:sz="0" w:space="0" w:color="auto"/>
            <w:bottom w:val="none" w:sz="0" w:space="0" w:color="auto"/>
            <w:right w:val="none" w:sz="0" w:space="0" w:color="auto"/>
          </w:divBdr>
        </w:div>
        <w:div w:id="883833381">
          <w:marLeft w:val="480"/>
          <w:marRight w:val="0"/>
          <w:marTop w:val="0"/>
          <w:marBottom w:val="0"/>
          <w:divBdr>
            <w:top w:val="none" w:sz="0" w:space="0" w:color="auto"/>
            <w:left w:val="none" w:sz="0" w:space="0" w:color="auto"/>
            <w:bottom w:val="none" w:sz="0" w:space="0" w:color="auto"/>
            <w:right w:val="none" w:sz="0" w:space="0" w:color="auto"/>
          </w:divBdr>
        </w:div>
        <w:div w:id="939022146">
          <w:marLeft w:val="480"/>
          <w:marRight w:val="0"/>
          <w:marTop w:val="0"/>
          <w:marBottom w:val="0"/>
          <w:divBdr>
            <w:top w:val="none" w:sz="0" w:space="0" w:color="auto"/>
            <w:left w:val="none" w:sz="0" w:space="0" w:color="auto"/>
            <w:bottom w:val="none" w:sz="0" w:space="0" w:color="auto"/>
            <w:right w:val="none" w:sz="0" w:space="0" w:color="auto"/>
          </w:divBdr>
        </w:div>
        <w:div w:id="1041630876">
          <w:marLeft w:val="480"/>
          <w:marRight w:val="0"/>
          <w:marTop w:val="0"/>
          <w:marBottom w:val="0"/>
          <w:divBdr>
            <w:top w:val="none" w:sz="0" w:space="0" w:color="auto"/>
            <w:left w:val="none" w:sz="0" w:space="0" w:color="auto"/>
            <w:bottom w:val="none" w:sz="0" w:space="0" w:color="auto"/>
            <w:right w:val="none" w:sz="0" w:space="0" w:color="auto"/>
          </w:divBdr>
        </w:div>
        <w:div w:id="1098257295">
          <w:marLeft w:val="480"/>
          <w:marRight w:val="0"/>
          <w:marTop w:val="0"/>
          <w:marBottom w:val="0"/>
          <w:divBdr>
            <w:top w:val="none" w:sz="0" w:space="0" w:color="auto"/>
            <w:left w:val="none" w:sz="0" w:space="0" w:color="auto"/>
            <w:bottom w:val="none" w:sz="0" w:space="0" w:color="auto"/>
            <w:right w:val="none" w:sz="0" w:space="0" w:color="auto"/>
          </w:divBdr>
        </w:div>
        <w:div w:id="1124420931">
          <w:marLeft w:val="480"/>
          <w:marRight w:val="0"/>
          <w:marTop w:val="0"/>
          <w:marBottom w:val="0"/>
          <w:divBdr>
            <w:top w:val="none" w:sz="0" w:space="0" w:color="auto"/>
            <w:left w:val="none" w:sz="0" w:space="0" w:color="auto"/>
            <w:bottom w:val="none" w:sz="0" w:space="0" w:color="auto"/>
            <w:right w:val="none" w:sz="0" w:space="0" w:color="auto"/>
          </w:divBdr>
        </w:div>
        <w:div w:id="1124887459">
          <w:marLeft w:val="480"/>
          <w:marRight w:val="0"/>
          <w:marTop w:val="0"/>
          <w:marBottom w:val="0"/>
          <w:divBdr>
            <w:top w:val="none" w:sz="0" w:space="0" w:color="auto"/>
            <w:left w:val="none" w:sz="0" w:space="0" w:color="auto"/>
            <w:bottom w:val="none" w:sz="0" w:space="0" w:color="auto"/>
            <w:right w:val="none" w:sz="0" w:space="0" w:color="auto"/>
          </w:divBdr>
        </w:div>
        <w:div w:id="1186092473">
          <w:marLeft w:val="480"/>
          <w:marRight w:val="0"/>
          <w:marTop w:val="0"/>
          <w:marBottom w:val="0"/>
          <w:divBdr>
            <w:top w:val="none" w:sz="0" w:space="0" w:color="auto"/>
            <w:left w:val="none" w:sz="0" w:space="0" w:color="auto"/>
            <w:bottom w:val="none" w:sz="0" w:space="0" w:color="auto"/>
            <w:right w:val="none" w:sz="0" w:space="0" w:color="auto"/>
          </w:divBdr>
        </w:div>
        <w:div w:id="1246067827">
          <w:marLeft w:val="480"/>
          <w:marRight w:val="0"/>
          <w:marTop w:val="0"/>
          <w:marBottom w:val="0"/>
          <w:divBdr>
            <w:top w:val="none" w:sz="0" w:space="0" w:color="auto"/>
            <w:left w:val="none" w:sz="0" w:space="0" w:color="auto"/>
            <w:bottom w:val="none" w:sz="0" w:space="0" w:color="auto"/>
            <w:right w:val="none" w:sz="0" w:space="0" w:color="auto"/>
          </w:divBdr>
        </w:div>
        <w:div w:id="1269892803">
          <w:marLeft w:val="480"/>
          <w:marRight w:val="0"/>
          <w:marTop w:val="0"/>
          <w:marBottom w:val="0"/>
          <w:divBdr>
            <w:top w:val="none" w:sz="0" w:space="0" w:color="auto"/>
            <w:left w:val="none" w:sz="0" w:space="0" w:color="auto"/>
            <w:bottom w:val="none" w:sz="0" w:space="0" w:color="auto"/>
            <w:right w:val="none" w:sz="0" w:space="0" w:color="auto"/>
          </w:divBdr>
        </w:div>
        <w:div w:id="1295212248">
          <w:marLeft w:val="480"/>
          <w:marRight w:val="0"/>
          <w:marTop w:val="0"/>
          <w:marBottom w:val="0"/>
          <w:divBdr>
            <w:top w:val="none" w:sz="0" w:space="0" w:color="auto"/>
            <w:left w:val="none" w:sz="0" w:space="0" w:color="auto"/>
            <w:bottom w:val="none" w:sz="0" w:space="0" w:color="auto"/>
            <w:right w:val="none" w:sz="0" w:space="0" w:color="auto"/>
          </w:divBdr>
        </w:div>
        <w:div w:id="1298610876">
          <w:marLeft w:val="480"/>
          <w:marRight w:val="0"/>
          <w:marTop w:val="0"/>
          <w:marBottom w:val="0"/>
          <w:divBdr>
            <w:top w:val="none" w:sz="0" w:space="0" w:color="auto"/>
            <w:left w:val="none" w:sz="0" w:space="0" w:color="auto"/>
            <w:bottom w:val="none" w:sz="0" w:space="0" w:color="auto"/>
            <w:right w:val="none" w:sz="0" w:space="0" w:color="auto"/>
          </w:divBdr>
        </w:div>
        <w:div w:id="1341851242">
          <w:marLeft w:val="480"/>
          <w:marRight w:val="0"/>
          <w:marTop w:val="0"/>
          <w:marBottom w:val="0"/>
          <w:divBdr>
            <w:top w:val="none" w:sz="0" w:space="0" w:color="auto"/>
            <w:left w:val="none" w:sz="0" w:space="0" w:color="auto"/>
            <w:bottom w:val="none" w:sz="0" w:space="0" w:color="auto"/>
            <w:right w:val="none" w:sz="0" w:space="0" w:color="auto"/>
          </w:divBdr>
        </w:div>
        <w:div w:id="1345477048">
          <w:marLeft w:val="480"/>
          <w:marRight w:val="0"/>
          <w:marTop w:val="0"/>
          <w:marBottom w:val="0"/>
          <w:divBdr>
            <w:top w:val="none" w:sz="0" w:space="0" w:color="auto"/>
            <w:left w:val="none" w:sz="0" w:space="0" w:color="auto"/>
            <w:bottom w:val="none" w:sz="0" w:space="0" w:color="auto"/>
            <w:right w:val="none" w:sz="0" w:space="0" w:color="auto"/>
          </w:divBdr>
        </w:div>
        <w:div w:id="1348679512">
          <w:marLeft w:val="480"/>
          <w:marRight w:val="0"/>
          <w:marTop w:val="0"/>
          <w:marBottom w:val="0"/>
          <w:divBdr>
            <w:top w:val="none" w:sz="0" w:space="0" w:color="auto"/>
            <w:left w:val="none" w:sz="0" w:space="0" w:color="auto"/>
            <w:bottom w:val="none" w:sz="0" w:space="0" w:color="auto"/>
            <w:right w:val="none" w:sz="0" w:space="0" w:color="auto"/>
          </w:divBdr>
        </w:div>
        <w:div w:id="1387293512">
          <w:marLeft w:val="480"/>
          <w:marRight w:val="0"/>
          <w:marTop w:val="0"/>
          <w:marBottom w:val="0"/>
          <w:divBdr>
            <w:top w:val="none" w:sz="0" w:space="0" w:color="auto"/>
            <w:left w:val="none" w:sz="0" w:space="0" w:color="auto"/>
            <w:bottom w:val="none" w:sz="0" w:space="0" w:color="auto"/>
            <w:right w:val="none" w:sz="0" w:space="0" w:color="auto"/>
          </w:divBdr>
        </w:div>
        <w:div w:id="1395817342">
          <w:marLeft w:val="480"/>
          <w:marRight w:val="0"/>
          <w:marTop w:val="0"/>
          <w:marBottom w:val="0"/>
          <w:divBdr>
            <w:top w:val="none" w:sz="0" w:space="0" w:color="auto"/>
            <w:left w:val="none" w:sz="0" w:space="0" w:color="auto"/>
            <w:bottom w:val="none" w:sz="0" w:space="0" w:color="auto"/>
            <w:right w:val="none" w:sz="0" w:space="0" w:color="auto"/>
          </w:divBdr>
        </w:div>
        <w:div w:id="1467233253">
          <w:marLeft w:val="480"/>
          <w:marRight w:val="0"/>
          <w:marTop w:val="0"/>
          <w:marBottom w:val="0"/>
          <w:divBdr>
            <w:top w:val="none" w:sz="0" w:space="0" w:color="auto"/>
            <w:left w:val="none" w:sz="0" w:space="0" w:color="auto"/>
            <w:bottom w:val="none" w:sz="0" w:space="0" w:color="auto"/>
            <w:right w:val="none" w:sz="0" w:space="0" w:color="auto"/>
          </w:divBdr>
        </w:div>
        <w:div w:id="1518930407">
          <w:marLeft w:val="480"/>
          <w:marRight w:val="0"/>
          <w:marTop w:val="0"/>
          <w:marBottom w:val="0"/>
          <w:divBdr>
            <w:top w:val="none" w:sz="0" w:space="0" w:color="auto"/>
            <w:left w:val="none" w:sz="0" w:space="0" w:color="auto"/>
            <w:bottom w:val="none" w:sz="0" w:space="0" w:color="auto"/>
            <w:right w:val="none" w:sz="0" w:space="0" w:color="auto"/>
          </w:divBdr>
        </w:div>
        <w:div w:id="1545025378">
          <w:marLeft w:val="480"/>
          <w:marRight w:val="0"/>
          <w:marTop w:val="0"/>
          <w:marBottom w:val="0"/>
          <w:divBdr>
            <w:top w:val="none" w:sz="0" w:space="0" w:color="auto"/>
            <w:left w:val="none" w:sz="0" w:space="0" w:color="auto"/>
            <w:bottom w:val="none" w:sz="0" w:space="0" w:color="auto"/>
            <w:right w:val="none" w:sz="0" w:space="0" w:color="auto"/>
          </w:divBdr>
        </w:div>
        <w:div w:id="1592932908">
          <w:marLeft w:val="480"/>
          <w:marRight w:val="0"/>
          <w:marTop w:val="0"/>
          <w:marBottom w:val="0"/>
          <w:divBdr>
            <w:top w:val="none" w:sz="0" w:space="0" w:color="auto"/>
            <w:left w:val="none" w:sz="0" w:space="0" w:color="auto"/>
            <w:bottom w:val="none" w:sz="0" w:space="0" w:color="auto"/>
            <w:right w:val="none" w:sz="0" w:space="0" w:color="auto"/>
          </w:divBdr>
        </w:div>
        <w:div w:id="1623728808">
          <w:marLeft w:val="480"/>
          <w:marRight w:val="0"/>
          <w:marTop w:val="0"/>
          <w:marBottom w:val="0"/>
          <w:divBdr>
            <w:top w:val="none" w:sz="0" w:space="0" w:color="auto"/>
            <w:left w:val="none" w:sz="0" w:space="0" w:color="auto"/>
            <w:bottom w:val="none" w:sz="0" w:space="0" w:color="auto"/>
            <w:right w:val="none" w:sz="0" w:space="0" w:color="auto"/>
          </w:divBdr>
        </w:div>
        <w:div w:id="1645693306">
          <w:marLeft w:val="480"/>
          <w:marRight w:val="0"/>
          <w:marTop w:val="0"/>
          <w:marBottom w:val="0"/>
          <w:divBdr>
            <w:top w:val="none" w:sz="0" w:space="0" w:color="auto"/>
            <w:left w:val="none" w:sz="0" w:space="0" w:color="auto"/>
            <w:bottom w:val="none" w:sz="0" w:space="0" w:color="auto"/>
            <w:right w:val="none" w:sz="0" w:space="0" w:color="auto"/>
          </w:divBdr>
        </w:div>
        <w:div w:id="1710834822">
          <w:marLeft w:val="480"/>
          <w:marRight w:val="0"/>
          <w:marTop w:val="0"/>
          <w:marBottom w:val="0"/>
          <w:divBdr>
            <w:top w:val="none" w:sz="0" w:space="0" w:color="auto"/>
            <w:left w:val="none" w:sz="0" w:space="0" w:color="auto"/>
            <w:bottom w:val="none" w:sz="0" w:space="0" w:color="auto"/>
            <w:right w:val="none" w:sz="0" w:space="0" w:color="auto"/>
          </w:divBdr>
        </w:div>
        <w:div w:id="1760444831">
          <w:marLeft w:val="480"/>
          <w:marRight w:val="0"/>
          <w:marTop w:val="0"/>
          <w:marBottom w:val="0"/>
          <w:divBdr>
            <w:top w:val="none" w:sz="0" w:space="0" w:color="auto"/>
            <w:left w:val="none" w:sz="0" w:space="0" w:color="auto"/>
            <w:bottom w:val="none" w:sz="0" w:space="0" w:color="auto"/>
            <w:right w:val="none" w:sz="0" w:space="0" w:color="auto"/>
          </w:divBdr>
        </w:div>
        <w:div w:id="1777552371">
          <w:marLeft w:val="480"/>
          <w:marRight w:val="0"/>
          <w:marTop w:val="0"/>
          <w:marBottom w:val="0"/>
          <w:divBdr>
            <w:top w:val="none" w:sz="0" w:space="0" w:color="auto"/>
            <w:left w:val="none" w:sz="0" w:space="0" w:color="auto"/>
            <w:bottom w:val="none" w:sz="0" w:space="0" w:color="auto"/>
            <w:right w:val="none" w:sz="0" w:space="0" w:color="auto"/>
          </w:divBdr>
        </w:div>
        <w:div w:id="1853958174">
          <w:marLeft w:val="480"/>
          <w:marRight w:val="0"/>
          <w:marTop w:val="0"/>
          <w:marBottom w:val="0"/>
          <w:divBdr>
            <w:top w:val="none" w:sz="0" w:space="0" w:color="auto"/>
            <w:left w:val="none" w:sz="0" w:space="0" w:color="auto"/>
            <w:bottom w:val="none" w:sz="0" w:space="0" w:color="auto"/>
            <w:right w:val="none" w:sz="0" w:space="0" w:color="auto"/>
          </w:divBdr>
        </w:div>
        <w:div w:id="1872067506">
          <w:marLeft w:val="480"/>
          <w:marRight w:val="0"/>
          <w:marTop w:val="0"/>
          <w:marBottom w:val="0"/>
          <w:divBdr>
            <w:top w:val="none" w:sz="0" w:space="0" w:color="auto"/>
            <w:left w:val="none" w:sz="0" w:space="0" w:color="auto"/>
            <w:bottom w:val="none" w:sz="0" w:space="0" w:color="auto"/>
            <w:right w:val="none" w:sz="0" w:space="0" w:color="auto"/>
          </w:divBdr>
        </w:div>
        <w:div w:id="1903523797">
          <w:marLeft w:val="480"/>
          <w:marRight w:val="0"/>
          <w:marTop w:val="0"/>
          <w:marBottom w:val="0"/>
          <w:divBdr>
            <w:top w:val="none" w:sz="0" w:space="0" w:color="auto"/>
            <w:left w:val="none" w:sz="0" w:space="0" w:color="auto"/>
            <w:bottom w:val="none" w:sz="0" w:space="0" w:color="auto"/>
            <w:right w:val="none" w:sz="0" w:space="0" w:color="auto"/>
          </w:divBdr>
        </w:div>
        <w:div w:id="1906066433">
          <w:marLeft w:val="480"/>
          <w:marRight w:val="0"/>
          <w:marTop w:val="0"/>
          <w:marBottom w:val="0"/>
          <w:divBdr>
            <w:top w:val="none" w:sz="0" w:space="0" w:color="auto"/>
            <w:left w:val="none" w:sz="0" w:space="0" w:color="auto"/>
            <w:bottom w:val="none" w:sz="0" w:space="0" w:color="auto"/>
            <w:right w:val="none" w:sz="0" w:space="0" w:color="auto"/>
          </w:divBdr>
        </w:div>
        <w:div w:id="1997147799">
          <w:marLeft w:val="480"/>
          <w:marRight w:val="0"/>
          <w:marTop w:val="0"/>
          <w:marBottom w:val="0"/>
          <w:divBdr>
            <w:top w:val="none" w:sz="0" w:space="0" w:color="auto"/>
            <w:left w:val="none" w:sz="0" w:space="0" w:color="auto"/>
            <w:bottom w:val="none" w:sz="0" w:space="0" w:color="auto"/>
            <w:right w:val="none" w:sz="0" w:space="0" w:color="auto"/>
          </w:divBdr>
        </w:div>
        <w:div w:id="2013071862">
          <w:marLeft w:val="480"/>
          <w:marRight w:val="0"/>
          <w:marTop w:val="0"/>
          <w:marBottom w:val="0"/>
          <w:divBdr>
            <w:top w:val="none" w:sz="0" w:space="0" w:color="auto"/>
            <w:left w:val="none" w:sz="0" w:space="0" w:color="auto"/>
            <w:bottom w:val="none" w:sz="0" w:space="0" w:color="auto"/>
            <w:right w:val="none" w:sz="0" w:space="0" w:color="auto"/>
          </w:divBdr>
        </w:div>
        <w:div w:id="2030132009">
          <w:marLeft w:val="480"/>
          <w:marRight w:val="0"/>
          <w:marTop w:val="0"/>
          <w:marBottom w:val="0"/>
          <w:divBdr>
            <w:top w:val="none" w:sz="0" w:space="0" w:color="auto"/>
            <w:left w:val="none" w:sz="0" w:space="0" w:color="auto"/>
            <w:bottom w:val="none" w:sz="0" w:space="0" w:color="auto"/>
            <w:right w:val="none" w:sz="0" w:space="0" w:color="auto"/>
          </w:divBdr>
        </w:div>
        <w:div w:id="2031762177">
          <w:marLeft w:val="480"/>
          <w:marRight w:val="0"/>
          <w:marTop w:val="0"/>
          <w:marBottom w:val="0"/>
          <w:divBdr>
            <w:top w:val="none" w:sz="0" w:space="0" w:color="auto"/>
            <w:left w:val="none" w:sz="0" w:space="0" w:color="auto"/>
            <w:bottom w:val="none" w:sz="0" w:space="0" w:color="auto"/>
            <w:right w:val="none" w:sz="0" w:space="0" w:color="auto"/>
          </w:divBdr>
        </w:div>
        <w:div w:id="2045983173">
          <w:marLeft w:val="480"/>
          <w:marRight w:val="0"/>
          <w:marTop w:val="0"/>
          <w:marBottom w:val="0"/>
          <w:divBdr>
            <w:top w:val="none" w:sz="0" w:space="0" w:color="auto"/>
            <w:left w:val="none" w:sz="0" w:space="0" w:color="auto"/>
            <w:bottom w:val="none" w:sz="0" w:space="0" w:color="auto"/>
            <w:right w:val="none" w:sz="0" w:space="0" w:color="auto"/>
          </w:divBdr>
        </w:div>
        <w:div w:id="2062171775">
          <w:marLeft w:val="480"/>
          <w:marRight w:val="0"/>
          <w:marTop w:val="0"/>
          <w:marBottom w:val="0"/>
          <w:divBdr>
            <w:top w:val="none" w:sz="0" w:space="0" w:color="auto"/>
            <w:left w:val="none" w:sz="0" w:space="0" w:color="auto"/>
            <w:bottom w:val="none" w:sz="0" w:space="0" w:color="auto"/>
            <w:right w:val="none" w:sz="0" w:space="0" w:color="auto"/>
          </w:divBdr>
        </w:div>
        <w:div w:id="2111008335">
          <w:marLeft w:val="480"/>
          <w:marRight w:val="0"/>
          <w:marTop w:val="0"/>
          <w:marBottom w:val="0"/>
          <w:divBdr>
            <w:top w:val="none" w:sz="0" w:space="0" w:color="auto"/>
            <w:left w:val="none" w:sz="0" w:space="0" w:color="auto"/>
            <w:bottom w:val="none" w:sz="0" w:space="0" w:color="auto"/>
            <w:right w:val="none" w:sz="0" w:space="0" w:color="auto"/>
          </w:divBdr>
        </w:div>
        <w:div w:id="2139906667">
          <w:marLeft w:val="480"/>
          <w:marRight w:val="0"/>
          <w:marTop w:val="0"/>
          <w:marBottom w:val="0"/>
          <w:divBdr>
            <w:top w:val="none" w:sz="0" w:space="0" w:color="auto"/>
            <w:left w:val="none" w:sz="0" w:space="0" w:color="auto"/>
            <w:bottom w:val="none" w:sz="0" w:space="0" w:color="auto"/>
            <w:right w:val="none" w:sz="0" w:space="0" w:color="auto"/>
          </w:divBdr>
        </w:div>
      </w:divsChild>
    </w:div>
    <w:div w:id="714231687">
      <w:marLeft w:val="640"/>
      <w:marRight w:val="0"/>
      <w:marTop w:val="0"/>
      <w:marBottom w:val="0"/>
      <w:divBdr>
        <w:top w:val="none" w:sz="0" w:space="0" w:color="auto"/>
        <w:left w:val="none" w:sz="0" w:space="0" w:color="auto"/>
        <w:bottom w:val="none" w:sz="0" w:space="0" w:color="auto"/>
        <w:right w:val="none" w:sz="0" w:space="0" w:color="auto"/>
      </w:divBdr>
    </w:div>
    <w:div w:id="715130341">
      <w:marLeft w:val="640"/>
      <w:marRight w:val="0"/>
      <w:marTop w:val="0"/>
      <w:marBottom w:val="0"/>
      <w:divBdr>
        <w:top w:val="none" w:sz="0" w:space="0" w:color="auto"/>
        <w:left w:val="none" w:sz="0" w:space="0" w:color="auto"/>
        <w:bottom w:val="none" w:sz="0" w:space="0" w:color="auto"/>
        <w:right w:val="none" w:sz="0" w:space="0" w:color="auto"/>
      </w:divBdr>
    </w:div>
    <w:div w:id="715200085">
      <w:marLeft w:val="640"/>
      <w:marRight w:val="0"/>
      <w:marTop w:val="0"/>
      <w:marBottom w:val="0"/>
      <w:divBdr>
        <w:top w:val="none" w:sz="0" w:space="0" w:color="auto"/>
        <w:left w:val="none" w:sz="0" w:space="0" w:color="auto"/>
        <w:bottom w:val="none" w:sz="0" w:space="0" w:color="auto"/>
        <w:right w:val="none" w:sz="0" w:space="0" w:color="auto"/>
      </w:divBdr>
    </w:div>
    <w:div w:id="716275637">
      <w:bodyDiv w:val="1"/>
      <w:marLeft w:val="0"/>
      <w:marRight w:val="0"/>
      <w:marTop w:val="0"/>
      <w:marBottom w:val="0"/>
      <w:divBdr>
        <w:top w:val="none" w:sz="0" w:space="0" w:color="auto"/>
        <w:left w:val="none" w:sz="0" w:space="0" w:color="auto"/>
        <w:bottom w:val="none" w:sz="0" w:space="0" w:color="auto"/>
        <w:right w:val="none" w:sz="0" w:space="0" w:color="auto"/>
      </w:divBdr>
    </w:div>
    <w:div w:id="716778334">
      <w:marLeft w:val="640"/>
      <w:marRight w:val="0"/>
      <w:marTop w:val="0"/>
      <w:marBottom w:val="0"/>
      <w:divBdr>
        <w:top w:val="none" w:sz="0" w:space="0" w:color="auto"/>
        <w:left w:val="none" w:sz="0" w:space="0" w:color="auto"/>
        <w:bottom w:val="none" w:sz="0" w:space="0" w:color="auto"/>
        <w:right w:val="none" w:sz="0" w:space="0" w:color="auto"/>
      </w:divBdr>
    </w:div>
    <w:div w:id="717125930">
      <w:marLeft w:val="640"/>
      <w:marRight w:val="0"/>
      <w:marTop w:val="0"/>
      <w:marBottom w:val="0"/>
      <w:divBdr>
        <w:top w:val="none" w:sz="0" w:space="0" w:color="auto"/>
        <w:left w:val="none" w:sz="0" w:space="0" w:color="auto"/>
        <w:bottom w:val="none" w:sz="0" w:space="0" w:color="auto"/>
        <w:right w:val="none" w:sz="0" w:space="0" w:color="auto"/>
      </w:divBdr>
    </w:div>
    <w:div w:id="717172382">
      <w:marLeft w:val="640"/>
      <w:marRight w:val="0"/>
      <w:marTop w:val="0"/>
      <w:marBottom w:val="0"/>
      <w:divBdr>
        <w:top w:val="none" w:sz="0" w:space="0" w:color="auto"/>
        <w:left w:val="none" w:sz="0" w:space="0" w:color="auto"/>
        <w:bottom w:val="none" w:sz="0" w:space="0" w:color="auto"/>
        <w:right w:val="none" w:sz="0" w:space="0" w:color="auto"/>
      </w:divBdr>
    </w:div>
    <w:div w:id="717971394">
      <w:marLeft w:val="640"/>
      <w:marRight w:val="0"/>
      <w:marTop w:val="0"/>
      <w:marBottom w:val="0"/>
      <w:divBdr>
        <w:top w:val="none" w:sz="0" w:space="0" w:color="auto"/>
        <w:left w:val="none" w:sz="0" w:space="0" w:color="auto"/>
        <w:bottom w:val="none" w:sz="0" w:space="0" w:color="auto"/>
        <w:right w:val="none" w:sz="0" w:space="0" w:color="auto"/>
      </w:divBdr>
    </w:div>
    <w:div w:id="719209765">
      <w:marLeft w:val="640"/>
      <w:marRight w:val="0"/>
      <w:marTop w:val="0"/>
      <w:marBottom w:val="0"/>
      <w:divBdr>
        <w:top w:val="none" w:sz="0" w:space="0" w:color="auto"/>
        <w:left w:val="none" w:sz="0" w:space="0" w:color="auto"/>
        <w:bottom w:val="none" w:sz="0" w:space="0" w:color="auto"/>
        <w:right w:val="none" w:sz="0" w:space="0" w:color="auto"/>
      </w:divBdr>
    </w:div>
    <w:div w:id="719355521">
      <w:marLeft w:val="640"/>
      <w:marRight w:val="0"/>
      <w:marTop w:val="0"/>
      <w:marBottom w:val="0"/>
      <w:divBdr>
        <w:top w:val="none" w:sz="0" w:space="0" w:color="auto"/>
        <w:left w:val="none" w:sz="0" w:space="0" w:color="auto"/>
        <w:bottom w:val="none" w:sz="0" w:space="0" w:color="auto"/>
        <w:right w:val="none" w:sz="0" w:space="0" w:color="auto"/>
      </w:divBdr>
    </w:div>
    <w:div w:id="720250786">
      <w:marLeft w:val="640"/>
      <w:marRight w:val="0"/>
      <w:marTop w:val="0"/>
      <w:marBottom w:val="0"/>
      <w:divBdr>
        <w:top w:val="none" w:sz="0" w:space="0" w:color="auto"/>
        <w:left w:val="none" w:sz="0" w:space="0" w:color="auto"/>
        <w:bottom w:val="none" w:sz="0" w:space="0" w:color="auto"/>
        <w:right w:val="none" w:sz="0" w:space="0" w:color="auto"/>
      </w:divBdr>
    </w:div>
    <w:div w:id="720324046">
      <w:marLeft w:val="640"/>
      <w:marRight w:val="0"/>
      <w:marTop w:val="0"/>
      <w:marBottom w:val="0"/>
      <w:divBdr>
        <w:top w:val="none" w:sz="0" w:space="0" w:color="auto"/>
        <w:left w:val="none" w:sz="0" w:space="0" w:color="auto"/>
        <w:bottom w:val="none" w:sz="0" w:space="0" w:color="auto"/>
        <w:right w:val="none" w:sz="0" w:space="0" w:color="auto"/>
      </w:divBdr>
    </w:div>
    <w:div w:id="720907564">
      <w:marLeft w:val="640"/>
      <w:marRight w:val="0"/>
      <w:marTop w:val="0"/>
      <w:marBottom w:val="0"/>
      <w:divBdr>
        <w:top w:val="none" w:sz="0" w:space="0" w:color="auto"/>
        <w:left w:val="none" w:sz="0" w:space="0" w:color="auto"/>
        <w:bottom w:val="none" w:sz="0" w:space="0" w:color="auto"/>
        <w:right w:val="none" w:sz="0" w:space="0" w:color="auto"/>
      </w:divBdr>
    </w:div>
    <w:div w:id="721054976">
      <w:marLeft w:val="640"/>
      <w:marRight w:val="0"/>
      <w:marTop w:val="0"/>
      <w:marBottom w:val="0"/>
      <w:divBdr>
        <w:top w:val="none" w:sz="0" w:space="0" w:color="auto"/>
        <w:left w:val="none" w:sz="0" w:space="0" w:color="auto"/>
        <w:bottom w:val="none" w:sz="0" w:space="0" w:color="auto"/>
        <w:right w:val="none" w:sz="0" w:space="0" w:color="auto"/>
      </w:divBdr>
    </w:div>
    <w:div w:id="721057070">
      <w:marLeft w:val="640"/>
      <w:marRight w:val="0"/>
      <w:marTop w:val="0"/>
      <w:marBottom w:val="0"/>
      <w:divBdr>
        <w:top w:val="none" w:sz="0" w:space="0" w:color="auto"/>
        <w:left w:val="none" w:sz="0" w:space="0" w:color="auto"/>
        <w:bottom w:val="none" w:sz="0" w:space="0" w:color="auto"/>
        <w:right w:val="none" w:sz="0" w:space="0" w:color="auto"/>
      </w:divBdr>
    </w:div>
    <w:div w:id="721365141">
      <w:marLeft w:val="640"/>
      <w:marRight w:val="0"/>
      <w:marTop w:val="0"/>
      <w:marBottom w:val="0"/>
      <w:divBdr>
        <w:top w:val="none" w:sz="0" w:space="0" w:color="auto"/>
        <w:left w:val="none" w:sz="0" w:space="0" w:color="auto"/>
        <w:bottom w:val="none" w:sz="0" w:space="0" w:color="auto"/>
        <w:right w:val="none" w:sz="0" w:space="0" w:color="auto"/>
      </w:divBdr>
    </w:div>
    <w:div w:id="721447638">
      <w:marLeft w:val="640"/>
      <w:marRight w:val="0"/>
      <w:marTop w:val="0"/>
      <w:marBottom w:val="0"/>
      <w:divBdr>
        <w:top w:val="none" w:sz="0" w:space="0" w:color="auto"/>
        <w:left w:val="none" w:sz="0" w:space="0" w:color="auto"/>
        <w:bottom w:val="none" w:sz="0" w:space="0" w:color="auto"/>
        <w:right w:val="none" w:sz="0" w:space="0" w:color="auto"/>
      </w:divBdr>
    </w:div>
    <w:div w:id="722294487">
      <w:marLeft w:val="640"/>
      <w:marRight w:val="0"/>
      <w:marTop w:val="0"/>
      <w:marBottom w:val="0"/>
      <w:divBdr>
        <w:top w:val="none" w:sz="0" w:space="0" w:color="auto"/>
        <w:left w:val="none" w:sz="0" w:space="0" w:color="auto"/>
        <w:bottom w:val="none" w:sz="0" w:space="0" w:color="auto"/>
        <w:right w:val="none" w:sz="0" w:space="0" w:color="auto"/>
      </w:divBdr>
    </w:div>
    <w:div w:id="722563357">
      <w:marLeft w:val="640"/>
      <w:marRight w:val="0"/>
      <w:marTop w:val="0"/>
      <w:marBottom w:val="0"/>
      <w:divBdr>
        <w:top w:val="none" w:sz="0" w:space="0" w:color="auto"/>
        <w:left w:val="none" w:sz="0" w:space="0" w:color="auto"/>
        <w:bottom w:val="none" w:sz="0" w:space="0" w:color="auto"/>
        <w:right w:val="none" w:sz="0" w:space="0" w:color="auto"/>
      </w:divBdr>
    </w:div>
    <w:div w:id="724139964">
      <w:marLeft w:val="480"/>
      <w:marRight w:val="0"/>
      <w:marTop w:val="0"/>
      <w:marBottom w:val="0"/>
      <w:divBdr>
        <w:top w:val="none" w:sz="0" w:space="0" w:color="auto"/>
        <w:left w:val="none" w:sz="0" w:space="0" w:color="auto"/>
        <w:bottom w:val="none" w:sz="0" w:space="0" w:color="auto"/>
        <w:right w:val="none" w:sz="0" w:space="0" w:color="auto"/>
      </w:divBdr>
    </w:div>
    <w:div w:id="724177471">
      <w:marLeft w:val="640"/>
      <w:marRight w:val="0"/>
      <w:marTop w:val="0"/>
      <w:marBottom w:val="0"/>
      <w:divBdr>
        <w:top w:val="none" w:sz="0" w:space="0" w:color="auto"/>
        <w:left w:val="none" w:sz="0" w:space="0" w:color="auto"/>
        <w:bottom w:val="none" w:sz="0" w:space="0" w:color="auto"/>
        <w:right w:val="none" w:sz="0" w:space="0" w:color="auto"/>
      </w:divBdr>
    </w:div>
    <w:div w:id="724184546">
      <w:bodyDiv w:val="1"/>
      <w:marLeft w:val="0"/>
      <w:marRight w:val="0"/>
      <w:marTop w:val="0"/>
      <w:marBottom w:val="0"/>
      <w:divBdr>
        <w:top w:val="none" w:sz="0" w:space="0" w:color="auto"/>
        <w:left w:val="none" w:sz="0" w:space="0" w:color="auto"/>
        <w:bottom w:val="none" w:sz="0" w:space="0" w:color="auto"/>
        <w:right w:val="none" w:sz="0" w:space="0" w:color="auto"/>
      </w:divBdr>
    </w:div>
    <w:div w:id="724329222">
      <w:marLeft w:val="640"/>
      <w:marRight w:val="0"/>
      <w:marTop w:val="0"/>
      <w:marBottom w:val="0"/>
      <w:divBdr>
        <w:top w:val="none" w:sz="0" w:space="0" w:color="auto"/>
        <w:left w:val="none" w:sz="0" w:space="0" w:color="auto"/>
        <w:bottom w:val="none" w:sz="0" w:space="0" w:color="auto"/>
        <w:right w:val="none" w:sz="0" w:space="0" w:color="auto"/>
      </w:divBdr>
    </w:div>
    <w:div w:id="724522534">
      <w:marLeft w:val="640"/>
      <w:marRight w:val="0"/>
      <w:marTop w:val="0"/>
      <w:marBottom w:val="0"/>
      <w:divBdr>
        <w:top w:val="none" w:sz="0" w:space="0" w:color="auto"/>
        <w:left w:val="none" w:sz="0" w:space="0" w:color="auto"/>
        <w:bottom w:val="none" w:sz="0" w:space="0" w:color="auto"/>
        <w:right w:val="none" w:sz="0" w:space="0" w:color="auto"/>
      </w:divBdr>
    </w:div>
    <w:div w:id="724640318">
      <w:marLeft w:val="640"/>
      <w:marRight w:val="0"/>
      <w:marTop w:val="0"/>
      <w:marBottom w:val="0"/>
      <w:divBdr>
        <w:top w:val="none" w:sz="0" w:space="0" w:color="auto"/>
        <w:left w:val="none" w:sz="0" w:space="0" w:color="auto"/>
        <w:bottom w:val="none" w:sz="0" w:space="0" w:color="auto"/>
        <w:right w:val="none" w:sz="0" w:space="0" w:color="auto"/>
      </w:divBdr>
    </w:div>
    <w:div w:id="724985525">
      <w:marLeft w:val="640"/>
      <w:marRight w:val="0"/>
      <w:marTop w:val="0"/>
      <w:marBottom w:val="0"/>
      <w:divBdr>
        <w:top w:val="none" w:sz="0" w:space="0" w:color="auto"/>
        <w:left w:val="none" w:sz="0" w:space="0" w:color="auto"/>
        <w:bottom w:val="none" w:sz="0" w:space="0" w:color="auto"/>
        <w:right w:val="none" w:sz="0" w:space="0" w:color="auto"/>
      </w:divBdr>
    </w:div>
    <w:div w:id="724991778">
      <w:marLeft w:val="640"/>
      <w:marRight w:val="0"/>
      <w:marTop w:val="0"/>
      <w:marBottom w:val="0"/>
      <w:divBdr>
        <w:top w:val="none" w:sz="0" w:space="0" w:color="auto"/>
        <w:left w:val="none" w:sz="0" w:space="0" w:color="auto"/>
        <w:bottom w:val="none" w:sz="0" w:space="0" w:color="auto"/>
        <w:right w:val="none" w:sz="0" w:space="0" w:color="auto"/>
      </w:divBdr>
    </w:div>
    <w:div w:id="725106966">
      <w:bodyDiv w:val="1"/>
      <w:marLeft w:val="0"/>
      <w:marRight w:val="0"/>
      <w:marTop w:val="0"/>
      <w:marBottom w:val="0"/>
      <w:divBdr>
        <w:top w:val="none" w:sz="0" w:space="0" w:color="auto"/>
        <w:left w:val="none" w:sz="0" w:space="0" w:color="auto"/>
        <w:bottom w:val="none" w:sz="0" w:space="0" w:color="auto"/>
        <w:right w:val="none" w:sz="0" w:space="0" w:color="auto"/>
      </w:divBdr>
      <w:divsChild>
        <w:div w:id="7685722">
          <w:marLeft w:val="480"/>
          <w:marRight w:val="0"/>
          <w:marTop w:val="0"/>
          <w:marBottom w:val="0"/>
          <w:divBdr>
            <w:top w:val="none" w:sz="0" w:space="0" w:color="auto"/>
            <w:left w:val="none" w:sz="0" w:space="0" w:color="auto"/>
            <w:bottom w:val="none" w:sz="0" w:space="0" w:color="auto"/>
            <w:right w:val="none" w:sz="0" w:space="0" w:color="auto"/>
          </w:divBdr>
        </w:div>
        <w:div w:id="28262893">
          <w:marLeft w:val="480"/>
          <w:marRight w:val="0"/>
          <w:marTop w:val="0"/>
          <w:marBottom w:val="0"/>
          <w:divBdr>
            <w:top w:val="none" w:sz="0" w:space="0" w:color="auto"/>
            <w:left w:val="none" w:sz="0" w:space="0" w:color="auto"/>
            <w:bottom w:val="none" w:sz="0" w:space="0" w:color="auto"/>
            <w:right w:val="none" w:sz="0" w:space="0" w:color="auto"/>
          </w:divBdr>
        </w:div>
        <w:div w:id="63261046">
          <w:marLeft w:val="480"/>
          <w:marRight w:val="0"/>
          <w:marTop w:val="0"/>
          <w:marBottom w:val="0"/>
          <w:divBdr>
            <w:top w:val="none" w:sz="0" w:space="0" w:color="auto"/>
            <w:left w:val="none" w:sz="0" w:space="0" w:color="auto"/>
            <w:bottom w:val="none" w:sz="0" w:space="0" w:color="auto"/>
            <w:right w:val="none" w:sz="0" w:space="0" w:color="auto"/>
          </w:divBdr>
        </w:div>
        <w:div w:id="78795317">
          <w:marLeft w:val="480"/>
          <w:marRight w:val="0"/>
          <w:marTop w:val="0"/>
          <w:marBottom w:val="0"/>
          <w:divBdr>
            <w:top w:val="none" w:sz="0" w:space="0" w:color="auto"/>
            <w:left w:val="none" w:sz="0" w:space="0" w:color="auto"/>
            <w:bottom w:val="none" w:sz="0" w:space="0" w:color="auto"/>
            <w:right w:val="none" w:sz="0" w:space="0" w:color="auto"/>
          </w:divBdr>
        </w:div>
        <w:div w:id="177933510">
          <w:marLeft w:val="480"/>
          <w:marRight w:val="0"/>
          <w:marTop w:val="0"/>
          <w:marBottom w:val="0"/>
          <w:divBdr>
            <w:top w:val="none" w:sz="0" w:space="0" w:color="auto"/>
            <w:left w:val="none" w:sz="0" w:space="0" w:color="auto"/>
            <w:bottom w:val="none" w:sz="0" w:space="0" w:color="auto"/>
            <w:right w:val="none" w:sz="0" w:space="0" w:color="auto"/>
          </w:divBdr>
        </w:div>
        <w:div w:id="195965956">
          <w:marLeft w:val="480"/>
          <w:marRight w:val="0"/>
          <w:marTop w:val="0"/>
          <w:marBottom w:val="0"/>
          <w:divBdr>
            <w:top w:val="none" w:sz="0" w:space="0" w:color="auto"/>
            <w:left w:val="none" w:sz="0" w:space="0" w:color="auto"/>
            <w:bottom w:val="none" w:sz="0" w:space="0" w:color="auto"/>
            <w:right w:val="none" w:sz="0" w:space="0" w:color="auto"/>
          </w:divBdr>
        </w:div>
        <w:div w:id="207453086">
          <w:marLeft w:val="480"/>
          <w:marRight w:val="0"/>
          <w:marTop w:val="0"/>
          <w:marBottom w:val="0"/>
          <w:divBdr>
            <w:top w:val="none" w:sz="0" w:space="0" w:color="auto"/>
            <w:left w:val="none" w:sz="0" w:space="0" w:color="auto"/>
            <w:bottom w:val="none" w:sz="0" w:space="0" w:color="auto"/>
            <w:right w:val="none" w:sz="0" w:space="0" w:color="auto"/>
          </w:divBdr>
        </w:div>
        <w:div w:id="238298281">
          <w:marLeft w:val="480"/>
          <w:marRight w:val="0"/>
          <w:marTop w:val="0"/>
          <w:marBottom w:val="0"/>
          <w:divBdr>
            <w:top w:val="none" w:sz="0" w:space="0" w:color="auto"/>
            <w:left w:val="none" w:sz="0" w:space="0" w:color="auto"/>
            <w:bottom w:val="none" w:sz="0" w:space="0" w:color="auto"/>
            <w:right w:val="none" w:sz="0" w:space="0" w:color="auto"/>
          </w:divBdr>
        </w:div>
        <w:div w:id="255863853">
          <w:marLeft w:val="480"/>
          <w:marRight w:val="0"/>
          <w:marTop w:val="0"/>
          <w:marBottom w:val="0"/>
          <w:divBdr>
            <w:top w:val="none" w:sz="0" w:space="0" w:color="auto"/>
            <w:left w:val="none" w:sz="0" w:space="0" w:color="auto"/>
            <w:bottom w:val="none" w:sz="0" w:space="0" w:color="auto"/>
            <w:right w:val="none" w:sz="0" w:space="0" w:color="auto"/>
          </w:divBdr>
        </w:div>
        <w:div w:id="264576607">
          <w:marLeft w:val="480"/>
          <w:marRight w:val="0"/>
          <w:marTop w:val="0"/>
          <w:marBottom w:val="0"/>
          <w:divBdr>
            <w:top w:val="none" w:sz="0" w:space="0" w:color="auto"/>
            <w:left w:val="none" w:sz="0" w:space="0" w:color="auto"/>
            <w:bottom w:val="none" w:sz="0" w:space="0" w:color="auto"/>
            <w:right w:val="none" w:sz="0" w:space="0" w:color="auto"/>
          </w:divBdr>
        </w:div>
        <w:div w:id="287401147">
          <w:marLeft w:val="480"/>
          <w:marRight w:val="0"/>
          <w:marTop w:val="0"/>
          <w:marBottom w:val="0"/>
          <w:divBdr>
            <w:top w:val="none" w:sz="0" w:space="0" w:color="auto"/>
            <w:left w:val="none" w:sz="0" w:space="0" w:color="auto"/>
            <w:bottom w:val="none" w:sz="0" w:space="0" w:color="auto"/>
            <w:right w:val="none" w:sz="0" w:space="0" w:color="auto"/>
          </w:divBdr>
        </w:div>
        <w:div w:id="380593718">
          <w:marLeft w:val="480"/>
          <w:marRight w:val="0"/>
          <w:marTop w:val="0"/>
          <w:marBottom w:val="0"/>
          <w:divBdr>
            <w:top w:val="none" w:sz="0" w:space="0" w:color="auto"/>
            <w:left w:val="none" w:sz="0" w:space="0" w:color="auto"/>
            <w:bottom w:val="none" w:sz="0" w:space="0" w:color="auto"/>
            <w:right w:val="none" w:sz="0" w:space="0" w:color="auto"/>
          </w:divBdr>
        </w:div>
        <w:div w:id="433787775">
          <w:marLeft w:val="480"/>
          <w:marRight w:val="0"/>
          <w:marTop w:val="0"/>
          <w:marBottom w:val="0"/>
          <w:divBdr>
            <w:top w:val="none" w:sz="0" w:space="0" w:color="auto"/>
            <w:left w:val="none" w:sz="0" w:space="0" w:color="auto"/>
            <w:bottom w:val="none" w:sz="0" w:space="0" w:color="auto"/>
            <w:right w:val="none" w:sz="0" w:space="0" w:color="auto"/>
          </w:divBdr>
        </w:div>
        <w:div w:id="468594574">
          <w:marLeft w:val="480"/>
          <w:marRight w:val="0"/>
          <w:marTop w:val="0"/>
          <w:marBottom w:val="0"/>
          <w:divBdr>
            <w:top w:val="none" w:sz="0" w:space="0" w:color="auto"/>
            <w:left w:val="none" w:sz="0" w:space="0" w:color="auto"/>
            <w:bottom w:val="none" w:sz="0" w:space="0" w:color="auto"/>
            <w:right w:val="none" w:sz="0" w:space="0" w:color="auto"/>
          </w:divBdr>
        </w:div>
        <w:div w:id="552304330">
          <w:marLeft w:val="480"/>
          <w:marRight w:val="0"/>
          <w:marTop w:val="0"/>
          <w:marBottom w:val="0"/>
          <w:divBdr>
            <w:top w:val="none" w:sz="0" w:space="0" w:color="auto"/>
            <w:left w:val="none" w:sz="0" w:space="0" w:color="auto"/>
            <w:bottom w:val="none" w:sz="0" w:space="0" w:color="auto"/>
            <w:right w:val="none" w:sz="0" w:space="0" w:color="auto"/>
          </w:divBdr>
        </w:div>
        <w:div w:id="558593286">
          <w:marLeft w:val="480"/>
          <w:marRight w:val="0"/>
          <w:marTop w:val="0"/>
          <w:marBottom w:val="0"/>
          <w:divBdr>
            <w:top w:val="none" w:sz="0" w:space="0" w:color="auto"/>
            <w:left w:val="none" w:sz="0" w:space="0" w:color="auto"/>
            <w:bottom w:val="none" w:sz="0" w:space="0" w:color="auto"/>
            <w:right w:val="none" w:sz="0" w:space="0" w:color="auto"/>
          </w:divBdr>
        </w:div>
        <w:div w:id="594244200">
          <w:marLeft w:val="480"/>
          <w:marRight w:val="0"/>
          <w:marTop w:val="0"/>
          <w:marBottom w:val="0"/>
          <w:divBdr>
            <w:top w:val="none" w:sz="0" w:space="0" w:color="auto"/>
            <w:left w:val="none" w:sz="0" w:space="0" w:color="auto"/>
            <w:bottom w:val="none" w:sz="0" w:space="0" w:color="auto"/>
            <w:right w:val="none" w:sz="0" w:space="0" w:color="auto"/>
          </w:divBdr>
        </w:div>
        <w:div w:id="661812148">
          <w:marLeft w:val="480"/>
          <w:marRight w:val="0"/>
          <w:marTop w:val="0"/>
          <w:marBottom w:val="0"/>
          <w:divBdr>
            <w:top w:val="none" w:sz="0" w:space="0" w:color="auto"/>
            <w:left w:val="none" w:sz="0" w:space="0" w:color="auto"/>
            <w:bottom w:val="none" w:sz="0" w:space="0" w:color="auto"/>
            <w:right w:val="none" w:sz="0" w:space="0" w:color="auto"/>
          </w:divBdr>
        </w:div>
        <w:div w:id="706563213">
          <w:marLeft w:val="480"/>
          <w:marRight w:val="0"/>
          <w:marTop w:val="0"/>
          <w:marBottom w:val="0"/>
          <w:divBdr>
            <w:top w:val="none" w:sz="0" w:space="0" w:color="auto"/>
            <w:left w:val="none" w:sz="0" w:space="0" w:color="auto"/>
            <w:bottom w:val="none" w:sz="0" w:space="0" w:color="auto"/>
            <w:right w:val="none" w:sz="0" w:space="0" w:color="auto"/>
          </w:divBdr>
        </w:div>
        <w:div w:id="780608775">
          <w:marLeft w:val="480"/>
          <w:marRight w:val="0"/>
          <w:marTop w:val="0"/>
          <w:marBottom w:val="0"/>
          <w:divBdr>
            <w:top w:val="none" w:sz="0" w:space="0" w:color="auto"/>
            <w:left w:val="none" w:sz="0" w:space="0" w:color="auto"/>
            <w:bottom w:val="none" w:sz="0" w:space="0" w:color="auto"/>
            <w:right w:val="none" w:sz="0" w:space="0" w:color="auto"/>
          </w:divBdr>
        </w:div>
        <w:div w:id="847059625">
          <w:marLeft w:val="480"/>
          <w:marRight w:val="0"/>
          <w:marTop w:val="0"/>
          <w:marBottom w:val="0"/>
          <w:divBdr>
            <w:top w:val="none" w:sz="0" w:space="0" w:color="auto"/>
            <w:left w:val="none" w:sz="0" w:space="0" w:color="auto"/>
            <w:bottom w:val="none" w:sz="0" w:space="0" w:color="auto"/>
            <w:right w:val="none" w:sz="0" w:space="0" w:color="auto"/>
          </w:divBdr>
        </w:div>
        <w:div w:id="885145903">
          <w:marLeft w:val="480"/>
          <w:marRight w:val="0"/>
          <w:marTop w:val="0"/>
          <w:marBottom w:val="0"/>
          <w:divBdr>
            <w:top w:val="none" w:sz="0" w:space="0" w:color="auto"/>
            <w:left w:val="none" w:sz="0" w:space="0" w:color="auto"/>
            <w:bottom w:val="none" w:sz="0" w:space="0" w:color="auto"/>
            <w:right w:val="none" w:sz="0" w:space="0" w:color="auto"/>
          </w:divBdr>
        </w:div>
        <w:div w:id="888876990">
          <w:marLeft w:val="480"/>
          <w:marRight w:val="0"/>
          <w:marTop w:val="0"/>
          <w:marBottom w:val="0"/>
          <w:divBdr>
            <w:top w:val="none" w:sz="0" w:space="0" w:color="auto"/>
            <w:left w:val="none" w:sz="0" w:space="0" w:color="auto"/>
            <w:bottom w:val="none" w:sz="0" w:space="0" w:color="auto"/>
            <w:right w:val="none" w:sz="0" w:space="0" w:color="auto"/>
          </w:divBdr>
        </w:div>
        <w:div w:id="929389387">
          <w:marLeft w:val="480"/>
          <w:marRight w:val="0"/>
          <w:marTop w:val="0"/>
          <w:marBottom w:val="0"/>
          <w:divBdr>
            <w:top w:val="none" w:sz="0" w:space="0" w:color="auto"/>
            <w:left w:val="none" w:sz="0" w:space="0" w:color="auto"/>
            <w:bottom w:val="none" w:sz="0" w:space="0" w:color="auto"/>
            <w:right w:val="none" w:sz="0" w:space="0" w:color="auto"/>
          </w:divBdr>
        </w:div>
        <w:div w:id="938442375">
          <w:marLeft w:val="480"/>
          <w:marRight w:val="0"/>
          <w:marTop w:val="0"/>
          <w:marBottom w:val="0"/>
          <w:divBdr>
            <w:top w:val="none" w:sz="0" w:space="0" w:color="auto"/>
            <w:left w:val="none" w:sz="0" w:space="0" w:color="auto"/>
            <w:bottom w:val="none" w:sz="0" w:space="0" w:color="auto"/>
            <w:right w:val="none" w:sz="0" w:space="0" w:color="auto"/>
          </w:divBdr>
        </w:div>
        <w:div w:id="1029139885">
          <w:marLeft w:val="480"/>
          <w:marRight w:val="0"/>
          <w:marTop w:val="0"/>
          <w:marBottom w:val="0"/>
          <w:divBdr>
            <w:top w:val="none" w:sz="0" w:space="0" w:color="auto"/>
            <w:left w:val="none" w:sz="0" w:space="0" w:color="auto"/>
            <w:bottom w:val="none" w:sz="0" w:space="0" w:color="auto"/>
            <w:right w:val="none" w:sz="0" w:space="0" w:color="auto"/>
          </w:divBdr>
        </w:div>
        <w:div w:id="1043095635">
          <w:marLeft w:val="480"/>
          <w:marRight w:val="0"/>
          <w:marTop w:val="0"/>
          <w:marBottom w:val="0"/>
          <w:divBdr>
            <w:top w:val="none" w:sz="0" w:space="0" w:color="auto"/>
            <w:left w:val="none" w:sz="0" w:space="0" w:color="auto"/>
            <w:bottom w:val="none" w:sz="0" w:space="0" w:color="auto"/>
            <w:right w:val="none" w:sz="0" w:space="0" w:color="auto"/>
          </w:divBdr>
        </w:div>
        <w:div w:id="1052653096">
          <w:marLeft w:val="480"/>
          <w:marRight w:val="0"/>
          <w:marTop w:val="0"/>
          <w:marBottom w:val="0"/>
          <w:divBdr>
            <w:top w:val="none" w:sz="0" w:space="0" w:color="auto"/>
            <w:left w:val="none" w:sz="0" w:space="0" w:color="auto"/>
            <w:bottom w:val="none" w:sz="0" w:space="0" w:color="auto"/>
            <w:right w:val="none" w:sz="0" w:space="0" w:color="auto"/>
          </w:divBdr>
        </w:div>
        <w:div w:id="1057431987">
          <w:marLeft w:val="480"/>
          <w:marRight w:val="0"/>
          <w:marTop w:val="0"/>
          <w:marBottom w:val="0"/>
          <w:divBdr>
            <w:top w:val="none" w:sz="0" w:space="0" w:color="auto"/>
            <w:left w:val="none" w:sz="0" w:space="0" w:color="auto"/>
            <w:bottom w:val="none" w:sz="0" w:space="0" w:color="auto"/>
            <w:right w:val="none" w:sz="0" w:space="0" w:color="auto"/>
          </w:divBdr>
        </w:div>
        <w:div w:id="1066033503">
          <w:marLeft w:val="480"/>
          <w:marRight w:val="0"/>
          <w:marTop w:val="0"/>
          <w:marBottom w:val="0"/>
          <w:divBdr>
            <w:top w:val="none" w:sz="0" w:space="0" w:color="auto"/>
            <w:left w:val="none" w:sz="0" w:space="0" w:color="auto"/>
            <w:bottom w:val="none" w:sz="0" w:space="0" w:color="auto"/>
            <w:right w:val="none" w:sz="0" w:space="0" w:color="auto"/>
          </w:divBdr>
        </w:div>
        <w:div w:id="1072391833">
          <w:marLeft w:val="480"/>
          <w:marRight w:val="0"/>
          <w:marTop w:val="0"/>
          <w:marBottom w:val="0"/>
          <w:divBdr>
            <w:top w:val="none" w:sz="0" w:space="0" w:color="auto"/>
            <w:left w:val="none" w:sz="0" w:space="0" w:color="auto"/>
            <w:bottom w:val="none" w:sz="0" w:space="0" w:color="auto"/>
            <w:right w:val="none" w:sz="0" w:space="0" w:color="auto"/>
          </w:divBdr>
        </w:div>
        <w:div w:id="1160734688">
          <w:marLeft w:val="480"/>
          <w:marRight w:val="0"/>
          <w:marTop w:val="0"/>
          <w:marBottom w:val="0"/>
          <w:divBdr>
            <w:top w:val="none" w:sz="0" w:space="0" w:color="auto"/>
            <w:left w:val="none" w:sz="0" w:space="0" w:color="auto"/>
            <w:bottom w:val="none" w:sz="0" w:space="0" w:color="auto"/>
            <w:right w:val="none" w:sz="0" w:space="0" w:color="auto"/>
          </w:divBdr>
        </w:div>
        <w:div w:id="1217081316">
          <w:marLeft w:val="480"/>
          <w:marRight w:val="0"/>
          <w:marTop w:val="0"/>
          <w:marBottom w:val="0"/>
          <w:divBdr>
            <w:top w:val="none" w:sz="0" w:space="0" w:color="auto"/>
            <w:left w:val="none" w:sz="0" w:space="0" w:color="auto"/>
            <w:bottom w:val="none" w:sz="0" w:space="0" w:color="auto"/>
            <w:right w:val="none" w:sz="0" w:space="0" w:color="auto"/>
          </w:divBdr>
        </w:div>
        <w:div w:id="1230307959">
          <w:marLeft w:val="480"/>
          <w:marRight w:val="0"/>
          <w:marTop w:val="0"/>
          <w:marBottom w:val="0"/>
          <w:divBdr>
            <w:top w:val="none" w:sz="0" w:space="0" w:color="auto"/>
            <w:left w:val="none" w:sz="0" w:space="0" w:color="auto"/>
            <w:bottom w:val="none" w:sz="0" w:space="0" w:color="auto"/>
            <w:right w:val="none" w:sz="0" w:space="0" w:color="auto"/>
          </w:divBdr>
        </w:div>
        <w:div w:id="1241209864">
          <w:marLeft w:val="480"/>
          <w:marRight w:val="0"/>
          <w:marTop w:val="0"/>
          <w:marBottom w:val="0"/>
          <w:divBdr>
            <w:top w:val="none" w:sz="0" w:space="0" w:color="auto"/>
            <w:left w:val="none" w:sz="0" w:space="0" w:color="auto"/>
            <w:bottom w:val="none" w:sz="0" w:space="0" w:color="auto"/>
            <w:right w:val="none" w:sz="0" w:space="0" w:color="auto"/>
          </w:divBdr>
        </w:div>
        <w:div w:id="1249578792">
          <w:marLeft w:val="480"/>
          <w:marRight w:val="0"/>
          <w:marTop w:val="0"/>
          <w:marBottom w:val="0"/>
          <w:divBdr>
            <w:top w:val="none" w:sz="0" w:space="0" w:color="auto"/>
            <w:left w:val="none" w:sz="0" w:space="0" w:color="auto"/>
            <w:bottom w:val="none" w:sz="0" w:space="0" w:color="auto"/>
            <w:right w:val="none" w:sz="0" w:space="0" w:color="auto"/>
          </w:divBdr>
        </w:div>
        <w:div w:id="1251693042">
          <w:marLeft w:val="480"/>
          <w:marRight w:val="0"/>
          <w:marTop w:val="0"/>
          <w:marBottom w:val="0"/>
          <w:divBdr>
            <w:top w:val="none" w:sz="0" w:space="0" w:color="auto"/>
            <w:left w:val="none" w:sz="0" w:space="0" w:color="auto"/>
            <w:bottom w:val="none" w:sz="0" w:space="0" w:color="auto"/>
            <w:right w:val="none" w:sz="0" w:space="0" w:color="auto"/>
          </w:divBdr>
        </w:div>
        <w:div w:id="1316106856">
          <w:marLeft w:val="480"/>
          <w:marRight w:val="0"/>
          <w:marTop w:val="0"/>
          <w:marBottom w:val="0"/>
          <w:divBdr>
            <w:top w:val="none" w:sz="0" w:space="0" w:color="auto"/>
            <w:left w:val="none" w:sz="0" w:space="0" w:color="auto"/>
            <w:bottom w:val="none" w:sz="0" w:space="0" w:color="auto"/>
            <w:right w:val="none" w:sz="0" w:space="0" w:color="auto"/>
          </w:divBdr>
        </w:div>
        <w:div w:id="1369797385">
          <w:marLeft w:val="480"/>
          <w:marRight w:val="0"/>
          <w:marTop w:val="0"/>
          <w:marBottom w:val="0"/>
          <w:divBdr>
            <w:top w:val="none" w:sz="0" w:space="0" w:color="auto"/>
            <w:left w:val="none" w:sz="0" w:space="0" w:color="auto"/>
            <w:bottom w:val="none" w:sz="0" w:space="0" w:color="auto"/>
            <w:right w:val="none" w:sz="0" w:space="0" w:color="auto"/>
          </w:divBdr>
        </w:div>
        <w:div w:id="1387025980">
          <w:marLeft w:val="480"/>
          <w:marRight w:val="0"/>
          <w:marTop w:val="0"/>
          <w:marBottom w:val="0"/>
          <w:divBdr>
            <w:top w:val="none" w:sz="0" w:space="0" w:color="auto"/>
            <w:left w:val="none" w:sz="0" w:space="0" w:color="auto"/>
            <w:bottom w:val="none" w:sz="0" w:space="0" w:color="auto"/>
            <w:right w:val="none" w:sz="0" w:space="0" w:color="auto"/>
          </w:divBdr>
        </w:div>
        <w:div w:id="1405640880">
          <w:marLeft w:val="480"/>
          <w:marRight w:val="0"/>
          <w:marTop w:val="0"/>
          <w:marBottom w:val="0"/>
          <w:divBdr>
            <w:top w:val="none" w:sz="0" w:space="0" w:color="auto"/>
            <w:left w:val="none" w:sz="0" w:space="0" w:color="auto"/>
            <w:bottom w:val="none" w:sz="0" w:space="0" w:color="auto"/>
            <w:right w:val="none" w:sz="0" w:space="0" w:color="auto"/>
          </w:divBdr>
        </w:div>
        <w:div w:id="1406491693">
          <w:marLeft w:val="480"/>
          <w:marRight w:val="0"/>
          <w:marTop w:val="0"/>
          <w:marBottom w:val="0"/>
          <w:divBdr>
            <w:top w:val="none" w:sz="0" w:space="0" w:color="auto"/>
            <w:left w:val="none" w:sz="0" w:space="0" w:color="auto"/>
            <w:bottom w:val="none" w:sz="0" w:space="0" w:color="auto"/>
            <w:right w:val="none" w:sz="0" w:space="0" w:color="auto"/>
          </w:divBdr>
        </w:div>
        <w:div w:id="1442994654">
          <w:marLeft w:val="480"/>
          <w:marRight w:val="0"/>
          <w:marTop w:val="0"/>
          <w:marBottom w:val="0"/>
          <w:divBdr>
            <w:top w:val="none" w:sz="0" w:space="0" w:color="auto"/>
            <w:left w:val="none" w:sz="0" w:space="0" w:color="auto"/>
            <w:bottom w:val="none" w:sz="0" w:space="0" w:color="auto"/>
            <w:right w:val="none" w:sz="0" w:space="0" w:color="auto"/>
          </w:divBdr>
        </w:div>
        <w:div w:id="1479878916">
          <w:marLeft w:val="480"/>
          <w:marRight w:val="0"/>
          <w:marTop w:val="0"/>
          <w:marBottom w:val="0"/>
          <w:divBdr>
            <w:top w:val="none" w:sz="0" w:space="0" w:color="auto"/>
            <w:left w:val="none" w:sz="0" w:space="0" w:color="auto"/>
            <w:bottom w:val="none" w:sz="0" w:space="0" w:color="auto"/>
            <w:right w:val="none" w:sz="0" w:space="0" w:color="auto"/>
          </w:divBdr>
        </w:div>
        <w:div w:id="1488550588">
          <w:marLeft w:val="480"/>
          <w:marRight w:val="0"/>
          <w:marTop w:val="0"/>
          <w:marBottom w:val="0"/>
          <w:divBdr>
            <w:top w:val="none" w:sz="0" w:space="0" w:color="auto"/>
            <w:left w:val="none" w:sz="0" w:space="0" w:color="auto"/>
            <w:bottom w:val="none" w:sz="0" w:space="0" w:color="auto"/>
            <w:right w:val="none" w:sz="0" w:space="0" w:color="auto"/>
          </w:divBdr>
        </w:div>
        <w:div w:id="1501965708">
          <w:marLeft w:val="480"/>
          <w:marRight w:val="0"/>
          <w:marTop w:val="0"/>
          <w:marBottom w:val="0"/>
          <w:divBdr>
            <w:top w:val="none" w:sz="0" w:space="0" w:color="auto"/>
            <w:left w:val="none" w:sz="0" w:space="0" w:color="auto"/>
            <w:bottom w:val="none" w:sz="0" w:space="0" w:color="auto"/>
            <w:right w:val="none" w:sz="0" w:space="0" w:color="auto"/>
          </w:divBdr>
        </w:div>
        <w:div w:id="1554384225">
          <w:marLeft w:val="480"/>
          <w:marRight w:val="0"/>
          <w:marTop w:val="0"/>
          <w:marBottom w:val="0"/>
          <w:divBdr>
            <w:top w:val="none" w:sz="0" w:space="0" w:color="auto"/>
            <w:left w:val="none" w:sz="0" w:space="0" w:color="auto"/>
            <w:bottom w:val="none" w:sz="0" w:space="0" w:color="auto"/>
            <w:right w:val="none" w:sz="0" w:space="0" w:color="auto"/>
          </w:divBdr>
        </w:div>
        <w:div w:id="1586113605">
          <w:marLeft w:val="480"/>
          <w:marRight w:val="0"/>
          <w:marTop w:val="0"/>
          <w:marBottom w:val="0"/>
          <w:divBdr>
            <w:top w:val="none" w:sz="0" w:space="0" w:color="auto"/>
            <w:left w:val="none" w:sz="0" w:space="0" w:color="auto"/>
            <w:bottom w:val="none" w:sz="0" w:space="0" w:color="auto"/>
            <w:right w:val="none" w:sz="0" w:space="0" w:color="auto"/>
          </w:divBdr>
        </w:div>
        <w:div w:id="1653563028">
          <w:marLeft w:val="480"/>
          <w:marRight w:val="0"/>
          <w:marTop w:val="0"/>
          <w:marBottom w:val="0"/>
          <w:divBdr>
            <w:top w:val="none" w:sz="0" w:space="0" w:color="auto"/>
            <w:left w:val="none" w:sz="0" w:space="0" w:color="auto"/>
            <w:bottom w:val="none" w:sz="0" w:space="0" w:color="auto"/>
            <w:right w:val="none" w:sz="0" w:space="0" w:color="auto"/>
          </w:divBdr>
        </w:div>
        <w:div w:id="1699694828">
          <w:marLeft w:val="480"/>
          <w:marRight w:val="0"/>
          <w:marTop w:val="0"/>
          <w:marBottom w:val="0"/>
          <w:divBdr>
            <w:top w:val="none" w:sz="0" w:space="0" w:color="auto"/>
            <w:left w:val="none" w:sz="0" w:space="0" w:color="auto"/>
            <w:bottom w:val="none" w:sz="0" w:space="0" w:color="auto"/>
            <w:right w:val="none" w:sz="0" w:space="0" w:color="auto"/>
          </w:divBdr>
        </w:div>
        <w:div w:id="1700080712">
          <w:marLeft w:val="480"/>
          <w:marRight w:val="0"/>
          <w:marTop w:val="0"/>
          <w:marBottom w:val="0"/>
          <w:divBdr>
            <w:top w:val="none" w:sz="0" w:space="0" w:color="auto"/>
            <w:left w:val="none" w:sz="0" w:space="0" w:color="auto"/>
            <w:bottom w:val="none" w:sz="0" w:space="0" w:color="auto"/>
            <w:right w:val="none" w:sz="0" w:space="0" w:color="auto"/>
          </w:divBdr>
        </w:div>
        <w:div w:id="1766458413">
          <w:marLeft w:val="480"/>
          <w:marRight w:val="0"/>
          <w:marTop w:val="0"/>
          <w:marBottom w:val="0"/>
          <w:divBdr>
            <w:top w:val="none" w:sz="0" w:space="0" w:color="auto"/>
            <w:left w:val="none" w:sz="0" w:space="0" w:color="auto"/>
            <w:bottom w:val="none" w:sz="0" w:space="0" w:color="auto"/>
            <w:right w:val="none" w:sz="0" w:space="0" w:color="auto"/>
          </w:divBdr>
        </w:div>
        <w:div w:id="1774663831">
          <w:marLeft w:val="480"/>
          <w:marRight w:val="0"/>
          <w:marTop w:val="0"/>
          <w:marBottom w:val="0"/>
          <w:divBdr>
            <w:top w:val="none" w:sz="0" w:space="0" w:color="auto"/>
            <w:left w:val="none" w:sz="0" w:space="0" w:color="auto"/>
            <w:bottom w:val="none" w:sz="0" w:space="0" w:color="auto"/>
            <w:right w:val="none" w:sz="0" w:space="0" w:color="auto"/>
          </w:divBdr>
        </w:div>
        <w:div w:id="1818112832">
          <w:marLeft w:val="480"/>
          <w:marRight w:val="0"/>
          <w:marTop w:val="0"/>
          <w:marBottom w:val="0"/>
          <w:divBdr>
            <w:top w:val="none" w:sz="0" w:space="0" w:color="auto"/>
            <w:left w:val="none" w:sz="0" w:space="0" w:color="auto"/>
            <w:bottom w:val="none" w:sz="0" w:space="0" w:color="auto"/>
            <w:right w:val="none" w:sz="0" w:space="0" w:color="auto"/>
          </w:divBdr>
        </w:div>
        <w:div w:id="1851289547">
          <w:marLeft w:val="480"/>
          <w:marRight w:val="0"/>
          <w:marTop w:val="0"/>
          <w:marBottom w:val="0"/>
          <w:divBdr>
            <w:top w:val="none" w:sz="0" w:space="0" w:color="auto"/>
            <w:left w:val="none" w:sz="0" w:space="0" w:color="auto"/>
            <w:bottom w:val="none" w:sz="0" w:space="0" w:color="auto"/>
            <w:right w:val="none" w:sz="0" w:space="0" w:color="auto"/>
          </w:divBdr>
        </w:div>
        <w:div w:id="1852984680">
          <w:marLeft w:val="480"/>
          <w:marRight w:val="0"/>
          <w:marTop w:val="0"/>
          <w:marBottom w:val="0"/>
          <w:divBdr>
            <w:top w:val="none" w:sz="0" w:space="0" w:color="auto"/>
            <w:left w:val="none" w:sz="0" w:space="0" w:color="auto"/>
            <w:bottom w:val="none" w:sz="0" w:space="0" w:color="auto"/>
            <w:right w:val="none" w:sz="0" w:space="0" w:color="auto"/>
          </w:divBdr>
        </w:div>
        <w:div w:id="1878859540">
          <w:marLeft w:val="480"/>
          <w:marRight w:val="0"/>
          <w:marTop w:val="0"/>
          <w:marBottom w:val="0"/>
          <w:divBdr>
            <w:top w:val="none" w:sz="0" w:space="0" w:color="auto"/>
            <w:left w:val="none" w:sz="0" w:space="0" w:color="auto"/>
            <w:bottom w:val="none" w:sz="0" w:space="0" w:color="auto"/>
            <w:right w:val="none" w:sz="0" w:space="0" w:color="auto"/>
          </w:divBdr>
        </w:div>
        <w:div w:id="1884365188">
          <w:marLeft w:val="480"/>
          <w:marRight w:val="0"/>
          <w:marTop w:val="0"/>
          <w:marBottom w:val="0"/>
          <w:divBdr>
            <w:top w:val="none" w:sz="0" w:space="0" w:color="auto"/>
            <w:left w:val="none" w:sz="0" w:space="0" w:color="auto"/>
            <w:bottom w:val="none" w:sz="0" w:space="0" w:color="auto"/>
            <w:right w:val="none" w:sz="0" w:space="0" w:color="auto"/>
          </w:divBdr>
        </w:div>
        <w:div w:id="1906067143">
          <w:marLeft w:val="480"/>
          <w:marRight w:val="0"/>
          <w:marTop w:val="0"/>
          <w:marBottom w:val="0"/>
          <w:divBdr>
            <w:top w:val="none" w:sz="0" w:space="0" w:color="auto"/>
            <w:left w:val="none" w:sz="0" w:space="0" w:color="auto"/>
            <w:bottom w:val="none" w:sz="0" w:space="0" w:color="auto"/>
            <w:right w:val="none" w:sz="0" w:space="0" w:color="auto"/>
          </w:divBdr>
        </w:div>
        <w:div w:id="1927611234">
          <w:marLeft w:val="480"/>
          <w:marRight w:val="0"/>
          <w:marTop w:val="0"/>
          <w:marBottom w:val="0"/>
          <w:divBdr>
            <w:top w:val="none" w:sz="0" w:space="0" w:color="auto"/>
            <w:left w:val="none" w:sz="0" w:space="0" w:color="auto"/>
            <w:bottom w:val="none" w:sz="0" w:space="0" w:color="auto"/>
            <w:right w:val="none" w:sz="0" w:space="0" w:color="auto"/>
          </w:divBdr>
        </w:div>
        <w:div w:id="1939173475">
          <w:marLeft w:val="480"/>
          <w:marRight w:val="0"/>
          <w:marTop w:val="0"/>
          <w:marBottom w:val="0"/>
          <w:divBdr>
            <w:top w:val="none" w:sz="0" w:space="0" w:color="auto"/>
            <w:left w:val="none" w:sz="0" w:space="0" w:color="auto"/>
            <w:bottom w:val="none" w:sz="0" w:space="0" w:color="auto"/>
            <w:right w:val="none" w:sz="0" w:space="0" w:color="auto"/>
          </w:divBdr>
        </w:div>
        <w:div w:id="1954481839">
          <w:marLeft w:val="480"/>
          <w:marRight w:val="0"/>
          <w:marTop w:val="0"/>
          <w:marBottom w:val="0"/>
          <w:divBdr>
            <w:top w:val="none" w:sz="0" w:space="0" w:color="auto"/>
            <w:left w:val="none" w:sz="0" w:space="0" w:color="auto"/>
            <w:bottom w:val="none" w:sz="0" w:space="0" w:color="auto"/>
            <w:right w:val="none" w:sz="0" w:space="0" w:color="auto"/>
          </w:divBdr>
        </w:div>
        <w:div w:id="1956056917">
          <w:marLeft w:val="480"/>
          <w:marRight w:val="0"/>
          <w:marTop w:val="0"/>
          <w:marBottom w:val="0"/>
          <w:divBdr>
            <w:top w:val="none" w:sz="0" w:space="0" w:color="auto"/>
            <w:left w:val="none" w:sz="0" w:space="0" w:color="auto"/>
            <w:bottom w:val="none" w:sz="0" w:space="0" w:color="auto"/>
            <w:right w:val="none" w:sz="0" w:space="0" w:color="auto"/>
          </w:divBdr>
        </w:div>
        <w:div w:id="1966620686">
          <w:marLeft w:val="480"/>
          <w:marRight w:val="0"/>
          <w:marTop w:val="0"/>
          <w:marBottom w:val="0"/>
          <w:divBdr>
            <w:top w:val="none" w:sz="0" w:space="0" w:color="auto"/>
            <w:left w:val="none" w:sz="0" w:space="0" w:color="auto"/>
            <w:bottom w:val="none" w:sz="0" w:space="0" w:color="auto"/>
            <w:right w:val="none" w:sz="0" w:space="0" w:color="auto"/>
          </w:divBdr>
        </w:div>
        <w:div w:id="2070029946">
          <w:marLeft w:val="480"/>
          <w:marRight w:val="0"/>
          <w:marTop w:val="0"/>
          <w:marBottom w:val="0"/>
          <w:divBdr>
            <w:top w:val="none" w:sz="0" w:space="0" w:color="auto"/>
            <w:left w:val="none" w:sz="0" w:space="0" w:color="auto"/>
            <w:bottom w:val="none" w:sz="0" w:space="0" w:color="auto"/>
            <w:right w:val="none" w:sz="0" w:space="0" w:color="auto"/>
          </w:divBdr>
        </w:div>
        <w:div w:id="2094012845">
          <w:marLeft w:val="480"/>
          <w:marRight w:val="0"/>
          <w:marTop w:val="0"/>
          <w:marBottom w:val="0"/>
          <w:divBdr>
            <w:top w:val="none" w:sz="0" w:space="0" w:color="auto"/>
            <w:left w:val="none" w:sz="0" w:space="0" w:color="auto"/>
            <w:bottom w:val="none" w:sz="0" w:space="0" w:color="auto"/>
            <w:right w:val="none" w:sz="0" w:space="0" w:color="auto"/>
          </w:divBdr>
        </w:div>
        <w:div w:id="2108189315">
          <w:marLeft w:val="480"/>
          <w:marRight w:val="0"/>
          <w:marTop w:val="0"/>
          <w:marBottom w:val="0"/>
          <w:divBdr>
            <w:top w:val="none" w:sz="0" w:space="0" w:color="auto"/>
            <w:left w:val="none" w:sz="0" w:space="0" w:color="auto"/>
            <w:bottom w:val="none" w:sz="0" w:space="0" w:color="auto"/>
            <w:right w:val="none" w:sz="0" w:space="0" w:color="auto"/>
          </w:divBdr>
        </w:div>
      </w:divsChild>
    </w:div>
    <w:div w:id="725374432">
      <w:bodyDiv w:val="1"/>
      <w:marLeft w:val="0"/>
      <w:marRight w:val="0"/>
      <w:marTop w:val="0"/>
      <w:marBottom w:val="0"/>
      <w:divBdr>
        <w:top w:val="none" w:sz="0" w:space="0" w:color="auto"/>
        <w:left w:val="none" w:sz="0" w:space="0" w:color="auto"/>
        <w:bottom w:val="none" w:sz="0" w:space="0" w:color="auto"/>
        <w:right w:val="none" w:sz="0" w:space="0" w:color="auto"/>
      </w:divBdr>
    </w:div>
    <w:div w:id="725763230">
      <w:bodyDiv w:val="1"/>
      <w:marLeft w:val="0"/>
      <w:marRight w:val="0"/>
      <w:marTop w:val="0"/>
      <w:marBottom w:val="0"/>
      <w:divBdr>
        <w:top w:val="none" w:sz="0" w:space="0" w:color="auto"/>
        <w:left w:val="none" w:sz="0" w:space="0" w:color="auto"/>
        <w:bottom w:val="none" w:sz="0" w:space="0" w:color="auto"/>
        <w:right w:val="none" w:sz="0" w:space="0" w:color="auto"/>
      </w:divBdr>
    </w:div>
    <w:div w:id="726227507">
      <w:marLeft w:val="640"/>
      <w:marRight w:val="0"/>
      <w:marTop w:val="0"/>
      <w:marBottom w:val="0"/>
      <w:divBdr>
        <w:top w:val="none" w:sz="0" w:space="0" w:color="auto"/>
        <w:left w:val="none" w:sz="0" w:space="0" w:color="auto"/>
        <w:bottom w:val="none" w:sz="0" w:space="0" w:color="auto"/>
        <w:right w:val="none" w:sz="0" w:space="0" w:color="auto"/>
      </w:divBdr>
    </w:div>
    <w:div w:id="726297829">
      <w:marLeft w:val="640"/>
      <w:marRight w:val="0"/>
      <w:marTop w:val="0"/>
      <w:marBottom w:val="0"/>
      <w:divBdr>
        <w:top w:val="none" w:sz="0" w:space="0" w:color="auto"/>
        <w:left w:val="none" w:sz="0" w:space="0" w:color="auto"/>
        <w:bottom w:val="none" w:sz="0" w:space="0" w:color="auto"/>
        <w:right w:val="none" w:sz="0" w:space="0" w:color="auto"/>
      </w:divBdr>
    </w:div>
    <w:div w:id="726491209">
      <w:marLeft w:val="640"/>
      <w:marRight w:val="0"/>
      <w:marTop w:val="0"/>
      <w:marBottom w:val="0"/>
      <w:divBdr>
        <w:top w:val="none" w:sz="0" w:space="0" w:color="auto"/>
        <w:left w:val="none" w:sz="0" w:space="0" w:color="auto"/>
        <w:bottom w:val="none" w:sz="0" w:space="0" w:color="auto"/>
        <w:right w:val="none" w:sz="0" w:space="0" w:color="auto"/>
      </w:divBdr>
    </w:div>
    <w:div w:id="726494989">
      <w:marLeft w:val="640"/>
      <w:marRight w:val="0"/>
      <w:marTop w:val="0"/>
      <w:marBottom w:val="0"/>
      <w:divBdr>
        <w:top w:val="none" w:sz="0" w:space="0" w:color="auto"/>
        <w:left w:val="none" w:sz="0" w:space="0" w:color="auto"/>
        <w:bottom w:val="none" w:sz="0" w:space="0" w:color="auto"/>
        <w:right w:val="none" w:sz="0" w:space="0" w:color="auto"/>
      </w:divBdr>
    </w:div>
    <w:div w:id="727266938">
      <w:marLeft w:val="640"/>
      <w:marRight w:val="0"/>
      <w:marTop w:val="0"/>
      <w:marBottom w:val="0"/>
      <w:divBdr>
        <w:top w:val="none" w:sz="0" w:space="0" w:color="auto"/>
        <w:left w:val="none" w:sz="0" w:space="0" w:color="auto"/>
        <w:bottom w:val="none" w:sz="0" w:space="0" w:color="auto"/>
        <w:right w:val="none" w:sz="0" w:space="0" w:color="auto"/>
      </w:divBdr>
    </w:div>
    <w:div w:id="727609384">
      <w:marLeft w:val="640"/>
      <w:marRight w:val="0"/>
      <w:marTop w:val="0"/>
      <w:marBottom w:val="0"/>
      <w:divBdr>
        <w:top w:val="none" w:sz="0" w:space="0" w:color="auto"/>
        <w:left w:val="none" w:sz="0" w:space="0" w:color="auto"/>
        <w:bottom w:val="none" w:sz="0" w:space="0" w:color="auto"/>
        <w:right w:val="none" w:sz="0" w:space="0" w:color="auto"/>
      </w:divBdr>
    </w:div>
    <w:div w:id="728580854">
      <w:bodyDiv w:val="1"/>
      <w:marLeft w:val="0"/>
      <w:marRight w:val="0"/>
      <w:marTop w:val="0"/>
      <w:marBottom w:val="0"/>
      <w:divBdr>
        <w:top w:val="none" w:sz="0" w:space="0" w:color="auto"/>
        <w:left w:val="none" w:sz="0" w:space="0" w:color="auto"/>
        <w:bottom w:val="none" w:sz="0" w:space="0" w:color="auto"/>
        <w:right w:val="none" w:sz="0" w:space="0" w:color="auto"/>
      </w:divBdr>
    </w:div>
    <w:div w:id="728726905">
      <w:bodyDiv w:val="1"/>
      <w:marLeft w:val="0"/>
      <w:marRight w:val="0"/>
      <w:marTop w:val="0"/>
      <w:marBottom w:val="0"/>
      <w:divBdr>
        <w:top w:val="none" w:sz="0" w:space="0" w:color="auto"/>
        <w:left w:val="none" w:sz="0" w:space="0" w:color="auto"/>
        <w:bottom w:val="none" w:sz="0" w:space="0" w:color="auto"/>
        <w:right w:val="none" w:sz="0" w:space="0" w:color="auto"/>
      </w:divBdr>
    </w:div>
    <w:div w:id="728844820">
      <w:marLeft w:val="640"/>
      <w:marRight w:val="0"/>
      <w:marTop w:val="0"/>
      <w:marBottom w:val="0"/>
      <w:divBdr>
        <w:top w:val="none" w:sz="0" w:space="0" w:color="auto"/>
        <w:left w:val="none" w:sz="0" w:space="0" w:color="auto"/>
        <w:bottom w:val="none" w:sz="0" w:space="0" w:color="auto"/>
        <w:right w:val="none" w:sz="0" w:space="0" w:color="auto"/>
      </w:divBdr>
    </w:div>
    <w:div w:id="728918952">
      <w:marLeft w:val="640"/>
      <w:marRight w:val="0"/>
      <w:marTop w:val="0"/>
      <w:marBottom w:val="0"/>
      <w:divBdr>
        <w:top w:val="none" w:sz="0" w:space="0" w:color="auto"/>
        <w:left w:val="none" w:sz="0" w:space="0" w:color="auto"/>
        <w:bottom w:val="none" w:sz="0" w:space="0" w:color="auto"/>
        <w:right w:val="none" w:sz="0" w:space="0" w:color="auto"/>
      </w:divBdr>
    </w:div>
    <w:div w:id="729616822">
      <w:marLeft w:val="640"/>
      <w:marRight w:val="0"/>
      <w:marTop w:val="0"/>
      <w:marBottom w:val="0"/>
      <w:divBdr>
        <w:top w:val="none" w:sz="0" w:space="0" w:color="auto"/>
        <w:left w:val="none" w:sz="0" w:space="0" w:color="auto"/>
        <w:bottom w:val="none" w:sz="0" w:space="0" w:color="auto"/>
        <w:right w:val="none" w:sz="0" w:space="0" w:color="auto"/>
      </w:divBdr>
    </w:div>
    <w:div w:id="730426145">
      <w:marLeft w:val="640"/>
      <w:marRight w:val="0"/>
      <w:marTop w:val="0"/>
      <w:marBottom w:val="0"/>
      <w:divBdr>
        <w:top w:val="none" w:sz="0" w:space="0" w:color="auto"/>
        <w:left w:val="none" w:sz="0" w:space="0" w:color="auto"/>
        <w:bottom w:val="none" w:sz="0" w:space="0" w:color="auto"/>
        <w:right w:val="none" w:sz="0" w:space="0" w:color="auto"/>
      </w:divBdr>
    </w:div>
    <w:div w:id="730542380">
      <w:bodyDiv w:val="1"/>
      <w:marLeft w:val="0"/>
      <w:marRight w:val="0"/>
      <w:marTop w:val="0"/>
      <w:marBottom w:val="0"/>
      <w:divBdr>
        <w:top w:val="none" w:sz="0" w:space="0" w:color="auto"/>
        <w:left w:val="none" w:sz="0" w:space="0" w:color="auto"/>
        <w:bottom w:val="none" w:sz="0" w:space="0" w:color="auto"/>
        <w:right w:val="none" w:sz="0" w:space="0" w:color="auto"/>
      </w:divBdr>
    </w:div>
    <w:div w:id="730690295">
      <w:bodyDiv w:val="1"/>
      <w:marLeft w:val="0"/>
      <w:marRight w:val="0"/>
      <w:marTop w:val="0"/>
      <w:marBottom w:val="0"/>
      <w:divBdr>
        <w:top w:val="none" w:sz="0" w:space="0" w:color="auto"/>
        <w:left w:val="none" w:sz="0" w:space="0" w:color="auto"/>
        <w:bottom w:val="none" w:sz="0" w:space="0" w:color="auto"/>
        <w:right w:val="none" w:sz="0" w:space="0" w:color="auto"/>
      </w:divBdr>
    </w:div>
    <w:div w:id="731123225">
      <w:marLeft w:val="640"/>
      <w:marRight w:val="0"/>
      <w:marTop w:val="0"/>
      <w:marBottom w:val="0"/>
      <w:divBdr>
        <w:top w:val="none" w:sz="0" w:space="0" w:color="auto"/>
        <w:left w:val="none" w:sz="0" w:space="0" w:color="auto"/>
        <w:bottom w:val="none" w:sz="0" w:space="0" w:color="auto"/>
        <w:right w:val="none" w:sz="0" w:space="0" w:color="auto"/>
      </w:divBdr>
    </w:div>
    <w:div w:id="731541990">
      <w:marLeft w:val="640"/>
      <w:marRight w:val="0"/>
      <w:marTop w:val="0"/>
      <w:marBottom w:val="0"/>
      <w:divBdr>
        <w:top w:val="none" w:sz="0" w:space="0" w:color="auto"/>
        <w:left w:val="none" w:sz="0" w:space="0" w:color="auto"/>
        <w:bottom w:val="none" w:sz="0" w:space="0" w:color="auto"/>
        <w:right w:val="none" w:sz="0" w:space="0" w:color="auto"/>
      </w:divBdr>
    </w:div>
    <w:div w:id="732392286">
      <w:marLeft w:val="640"/>
      <w:marRight w:val="0"/>
      <w:marTop w:val="0"/>
      <w:marBottom w:val="0"/>
      <w:divBdr>
        <w:top w:val="none" w:sz="0" w:space="0" w:color="auto"/>
        <w:left w:val="none" w:sz="0" w:space="0" w:color="auto"/>
        <w:bottom w:val="none" w:sz="0" w:space="0" w:color="auto"/>
        <w:right w:val="none" w:sz="0" w:space="0" w:color="auto"/>
      </w:divBdr>
    </w:div>
    <w:div w:id="732393411">
      <w:marLeft w:val="640"/>
      <w:marRight w:val="0"/>
      <w:marTop w:val="0"/>
      <w:marBottom w:val="0"/>
      <w:divBdr>
        <w:top w:val="none" w:sz="0" w:space="0" w:color="auto"/>
        <w:left w:val="none" w:sz="0" w:space="0" w:color="auto"/>
        <w:bottom w:val="none" w:sz="0" w:space="0" w:color="auto"/>
        <w:right w:val="none" w:sz="0" w:space="0" w:color="auto"/>
      </w:divBdr>
    </w:div>
    <w:div w:id="732701477">
      <w:marLeft w:val="640"/>
      <w:marRight w:val="0"/>
      <w:marTop w:val="0"/>
      <w:marBottom w:val="0"/>
      <w:divBdr>
        <w:top w:val="none" w:sz="0" w:space="0" w:color="auto"/>
        <w:left w:val="none" w:sz="0" w:space="0" w:color="auto"/>
        <w:bottom w:val="none" w:sz="0" w:space="0" w:color="auto"/>
        <w:right w:val="none" w:sz="0" w:space="0" w:color="auto"/>
      </w:divBdr>
    </w:div>
    <w:div w:id="732771580">
      <w:marLeft w:val="640"/>
      <w:marRight w:val="0"/>
      <w:marTop w:val="0"/>
      <w:marBottom w:val="0"/>
      <w:divBdr>
        <w:top w:val="none" w:sz="0" w:space="0" w:color="auto"/>
        <w:left w:val="none" w:sz="0" w:space="0" w:color="auto"/>
        <w:bottom w:val="none" w:sz="0" w:space="0" w:color="auto"/>
        <w:right w:val="none" w:sz="0" w:space="0" w:color="auto"/>
      </w:divBdr>
    </w:div>
    <w:div w:id="733046224">
      <w:marLeft w:val="640"/>
      <w:marRight w:val="0"/>
      <w:marTop w:val="0"/>
      <w:marBottom w:val="0"/>
      <w:divBdr>
        <w:top w:val="none" w:sz="0" w:space="0" w:color="auto"/>
        <w:left w:val="none" w:sz="0" w:space="0" w:color="auto"/>
        <w:bottom w:val="none" w:sz="0" w:space="0" w:color="auto"/>
        <w:right w:val="none" w:sz="0" w:space="0" w:color="auto"/>
      </w:divBdr>
    </w:div>
    <w:div w:id="733969113">
      <w:marLeft w:val="640"/>
      <w:marRight w:val="0"/>
      <w:marTop w:val="0"/>
      <w:marBottom w:val="0"/>
      <w:divBdr>
        <w:top w:val="none" w:sz="0" w:space="0" w:color="auto"/>
        <w:left w:val="none" w:sz="0" w:space="0" w:color="auto"/>
        <w:bottom w:val="none" w:sz="0" w:space="0" w:color="auto"/>
        <w:right w:val="none" w:sz="0" w:space="0" w:color="auto"/>
      </w:divBdr>
    </w:div>
    <w:div w:id="734544682">
      <w:bodyDiv w:val="1"/>
      <w:marLeft w:val="0"/>
      <w:marRight w:val="0"/>
      <w:marTop w:val="0"/>
      <w:marBottom w:val="0"/>
      <w:divBdr>
        <w:top w:val="none" w:sz="0" w:space="0" w:color="auto"/>
        <w:left w:val="none" w:sz="0" w:space="0" w:color="auto"/>
        <w:bottom w:val="none" w:sz="0" w:space="0" w:color="auto"/>
        <w:right w:val="none" w:sz="0" w:space="0" w:color="auto"/>
      </w:divBdr>
      <w:divsChild>
        <w:div w:id="5253029">
          <w:marLeft w:val="480"/>
          <w:marRight w:val="0"/>
          <w:marTop w:val="0"/>
          <w:marBottom w:val="0"/>
          <w:divBdr>
            <w:top w:val="none" w:sz="0" w:space="0" w:color="auto"/>
            <w:left w:val="none" w:sz="0" w:space="0" w:color="auto"/>
            <w:bottom w:val="none" w:sz="0" w:space="0" w:color="auto"/>
            <w:right w:val="none" w:sz="0" w:space="0" w:color="auto"/>
          </w:divBdr>
        </w:div>
        <w:div w:id="46225625">
          <w:marLeft w:val="480"/>
          <w:marRight w:val="0"/>
          <w:marTop w:val="0"/>
          <w:marBottom w:val="0"/>
          <w:divBdr>
            <w:top w:val="none" w:sz="0" w:space="0" w:color="auto"/>
            <w:left w:val="none" w:sz="0" w:space="0" w:color="auto"/>
            <w:bottom w:val="none" w:sz="0" w:space="0" w:color="auto"/>
            <w:right w:val="none" w:sz="0" w:space="0" w:color="auto"/>
          </w:divBdr>
        </w:div>
        <w:div w:id="56169280">
          <w:marLeft w:val="480"/>
          <w:marRight w:val="0"/>
          <w:marTop w:val="0"/>
          <w:marBottom w:val="0"/>
          <w:divBdr>
            <w:top w:val="none" w:sz="0" w:space="0" w:color="auto"/>
            <w:left w:val="none" w:sz="0" w:space="0" w:color="auto"/>
            <w:bottom w:val="none" w:sz="0" w:space="0" w:color="auto"/>
            <w:right w:val="none" w:sz="0" w:space="0" w:color="auto"/>
          </w:divBdr>
        </w:div>
        <w:div w:id="74518791">
          <w:marLeft w:val="480"/>
          <w:marRight w:val="0"/>
          <w:marTop w:val="0"/>
          <w:marBottom w:val="0"/>
          <w:divBdr>
            <w:top w:val="none" w:sz="0" w:space="0" w:color="auto"/>
            <w:left w:val="none" w:sz="0" w:space="0" w:color="auto"/>
            <w:bottom w:val="none" w:sz="0" w:space="0" w:color="auto"/>
            <w:right w:val="none" w:sz="0" w:space="0" w:color="auto"/>
          </w:divBdr>
        </w:div>
        <w:div w:id="78647369">
          <w:marLeft w:val="480"/>
          <w:marRight w:val="0"/>
          <w:marTop w:val="0"/>
          <w:marBottom w:val="0"/>
          <w:divBdr>
            <w:top w:val="none" w:sz="0" w:space="0" w:color="auto"/>
            <w:left w:val="none" w:sz="0" w:space="0" w:color="auto"/>
            <w:bottom w:val="none" w:sz="0" w:space="0" w:color="auto"/>
            <w:right w:val="none" w:sz="0" w:space="0" w:color="auto"/>
          </w:divBdr>
        </w:div>
        <w:div w:id="99037285">
          <w:marLeft w:val="480"/>
          <w:marRight w:val="0"/>
          <w:marTop w:val="0"/>
          <w:marBottom w:val="0"/>
          <w:divBdr>
            <w:top w:val="none" w:sz="0" w:space="0" w:color="auto"/>
            <w:left w:val="none" w:sz="0" w:space="0" w:color="auto"/>
            <w:bottom w:val="none" w:sz="0" w:space="0" w:color="auto"/>
            <w:right w:val="none" w:sz="0" w:space="0" w:color="auto"/>
          </w:divBdr>
        </w:div>
        <w:div w:id="220407367">
          <w:marLeft w:val="480"/>
          <w:marRight w:val="0"/>
          <w:marTop w:val="0"/>
          <w:marBottom w:val="0"/>
          <w:divBdr>
            <w:top w:val="none" w:sz="0" w:space="0" w:color="auto"/>
            <w:left w:val="none" w:sz="0" w:space="0" w:color="auto"/>
            <w:bottom w:val="none" w:sz="0" w:space="0" w:color="auto"/>
            <w:right w:val="none" w:sz="0" w:space="0" w:color="auto"/>
          </w:divBdr>
        </w:div>
        <w:div w:id="226065644">
          <w:marLeft w:val="480"/>
          <w:marRight w:val="0"/>
          <w:marTop w:val="0"/>
          <w:marBottom w:val="0"/>
          <w:divBdr>
            <w:top w:val="none" w:sz="0" w:space="0" w:color="auto"/>
            <w:left w:val="none" w:sz="0" w:space="0" w:color="auto"/>
            <w:bottom w:val="none" w:sz="0" w:space="0" w:color="auto"/>
            <w:right w:val="none" w:sz="0" w:space="0" w:color="auto"/>
          </w:divBdr>
        </w:div>
        <w:div w:id="228728874">
          <w:marLeft w:val="480"/>
          <w:marRight w:val="0"/>
          <w:marTop w:val="0"/>
          <w:marBottom w:val="0"/>
          <w:divBdr>
            <w:top w:val="none" w:sz="0" w:space="0" w:color="auto"/>
            <w:left w:val="none" w:sz="0" w:space="0" w:color="auto"/>
            <w:bottom w:val="none" w:sz="0" w:space="0" w:color="auto"/>
            <w:right w:val="none" w:sz="0" w:space="0" w:color="auto"/>
          </w:divBdr>
        </w:div>
        <w:div w:id="252014265">
          <w:marLeft w:val="480"/>
          <w:marRight w:val="0"/>
          <w:marTop w:val="0"/>
          <w:marBottom w:val="0"/>
          <w:divBdr>
            <w:top w:val="none" w:sz="0" w:space="0" w:color="auto"/>
            <w:left w:val="none" w:sz="0" w:space="0" w:color="auto"/>
            <w:bottom w:val="none" w:sz="0" w:space="0" w:color="auto"/>
            <w:right w:val="none" w:sz="0" w:space="0" w:color="auto"/>
          </w:divBdr>
        </w:div>
        <w:div w:id="254289938">
          <w:marLeft w:val="480"/>
          <w:marRight w:val="0"/>
          <w:marTop w:val="0"/>
          <w:marBottom w:val="0"/>
          <w:divBdr>
            <w:top w:val="none" w:sz="0" w:space="0" w:color="auto"/>
            <w:left w:val="none" w:sz="0" w:space="0" w:color="auto"/>
            <w:bottom w:val="none" w:sz="0" w:space="0" w:color="auto"/>
            <w:right w:val="none" w:sz="0" w:space="0" w:color="auto"/>
          </w:divBdr>
        </w:div>
        <w:div w:id="262883645">
          <w:marLeft w:val="480"/>
          <w:marRight w:val="0"/>
          <w:marTop w:val="0"/>
          <w:marBottom w:val="0"/>
          <w:divBdr>
            <w:top w:val="none" w:sz="0" w:space="0" w:color="auto"/>
            <w:left w:val="none" w:sz="0" w:space="0" w:color="auto"/>
            <w:bottom w:val="none" w:sz="0" w:space="0" w:color="auto"/>
            <w:right w:val="none" w:sz="0" w:space="0" w:color="auto"/>
          </w:divBdr>
        </w:div>
        <w:div w:id="273947541">
          <w:marLeft w:val="480"/>
          <w:marRight w:val="0"/>
          <w:marTop w:val="0"/>
          <w:marBottom w:val="0"/>
          <w:divBdr>
            <w:top w:val="none" w:sz="0" w:space="0" w:color="auto"/>
            <w:left w:val="none" w:sz="0" w:space="0" w:color="auto"/>
            <w:bottom w:val="none" w:sz="0" w:space="0" w:color="auto"/>
            <w:right w:val="none" w:sz="0" w:space="0" w:color="auto"/>
          </w:divBdr>
        </w:div>
        <w:div w:id="357439143">
          <w:marLeft w:val="480"/>
          <w:marRight w:val="0"/>
          <w:marTop w:val="0"/>
          <w:marBottom w:val="0"/>
          <w:divBdr>
            <w:top w:val="none" w:sz="0" w:space="0" w:color="auto"/>
            <w:left w:val="none" w:sz="0" w:space="0" w:color="auto"/>
            <w:bottom w:val="none" w:sz="0" w:space="0" w:color="auto"/>
            <w:right w:val="none" w:sz="0" w:space="0" w:color="auto"/>
          </w:divBdr>
        </w:div>
        <w:div w:id="375159086">
          <w:marLeft w:val="480"/>
          <w:marRight w:val="0"/>
          <w:marTop w:val="0"/>
          <w:marBottom w:val="0"/>
          <w:divBdr>
            <w:top w:val="none" w:sz="0" w:space="0" w:color="auto"/>
            <w:left w:val="none" w:sz="0" w:space="0" w:color="auto"/>
            <w:bottom w:val="none" w:sz="0" w:space="0" w:color="auto"/>
            <w:right w:val="none" w:sz="0" w:space="0" w:color="auto"/>
          </w:divBdr>
        </w:div>
        <w:div w:id="388771141">
          <w:marLeft w:val="480"/>
          <w:marRight w:val="0"/>
          <w:marTop w:val="0"/>
          <w:marBottom w:val="0"/>
          <w:divBdr>
            <w:top w:val="none" w:sz="0" w:space="0" w:color="auto"/>
            <w:left w:val="none" w:sz="0" w:space="0" w:color="auto"/>
            <w:bottom w:val="none" w:sz="0" w:space="0" w:color="auto"/>
            <w:right w:val="none" w:sz="0" w:space="0" w:color="auto"/>
          </w:divBdr>
        </w:div>
        <w:div w:id="396979501">
          <w:marLeft w:val="480"/>
          <w:marRight w:val="0"/>
          <w:marTop w:val="0"/>
          <w:marBottom w:val="0"/>
          <w:divBdr>
            <w:top w:val="none" w:sz="0" w:space="0" w:color="auto"/>
            <w:left w:val="none" w:sz="0" w:space="0" w:color="auto"/>
            <w:bottom w:val="none" w:sz="0" w:space="0" w:color="auto"/>
            <w:right w:val="none" w:sz="0" w:space="0" w:color="auto"/>
          </w:divBdr>
        </w:div>
        <w:div w:id="424806501">
          <w:marLeft w:val="480"/>
          <w:marRight w:val="0"/>
          <w:marTop w:val="0"/>
          <w:marBottom w:val="0"/>
          <w:divBdr>
            <w:top w:val="none" w:sz="0" w:space="0" w:color="auto"/>
            <w:left w:val="none" w:sz="0" w:space="0" w:color="auto"/>
            <w:bottom w:val="none" w:sz="0" w:space="0" w:color="auto"/>
            <w:right w:val="none" w:sz="0" w:space="0" w:color="auto"/>
          </w:divBdr>
        </w:div>
        <w:div w:id="447704266">
          <w:marLeft w:val="480"/>
          <w:marRight w:val="0"/>
          <w:marTop w:val="0"/>
          <w:marBottom w:val="0"/>
          <w:divBdr>
            <w:top w:val="none" w:sz="0" w:space="0" w:color="auto"/>
            <w:left w:val="none" w:sz="0" w:space="0" w:color="auto"/>
            <w:bottom w:val="none" w:sz="0" w:space="0" w:color="auto"/>
            <w:right w:val="none" w:sz="0" w:space="0" w:color="auto"/>
          </w:divBdr>
        </w:div>
        <w:div w:id="462428661">
          <w:marLeft w:val="480"/>
          <w:marRight w:val="0"/>
          <w:marTop w:val="0"/>
          <w:marBottom w:val="0"/>
          <w:divBdr>
            <w:top w:val="none" w:sz="0" w:space="0" w:color="auto"/>
            <w:left w:val="none" w:sz="0" w:space="0" w:color="auto"/>
            <w:bottom w:val="none" w:sz="0" w:space="0" w:color="auto"/>
            <w:right w:val="none" w:sz="0" w:space="0" w:color="auto"/>
          </w:divBdr>
        </w:div>
        <w:div w:id="465897893">
          <w:marLeft w:val="480"/>
          <w:marRight w:val="0"/>
          <w:marTop w:val="0"/>
          <w:marBottom w:val="0"/>
          <w:divBdr>
            <w:top w:val="none" w:sz="0" w:space="0" w:color="auto"/>
            <w:left w:val="none" w:sz="0" w:space="0" w:color="auto"/>
            <w:bottom w:val="none" w:sz="0" w:space="0" w:color="auto"/>
            <w:right w:val="none" w:sz="0" w:space="0" w:color="auto"/>
          </w:divBdr>
        </w:div>
        <w:div w:id="518350137">
          <w:marLeft w:val="480"/>
          <w:marRight w:val="0"/>
          <w:marTop w:val="0"/>
          <w:marBottom w:val="0"/>
          <w:divBdr>
            <w:top w:val="none" w:sz="0" w:space="0" w:color="auto"/>
            <w:left w:val="none" w:sz="0" w:space="0" w:color="auto"/>
            <w:bottom w:val="none" w:sz="0" w:space="0" w:color="auto"/>
            <w:right w:val="none" w:sz="0" w:space="0" w:color="auto"/>
          </w:divBdr>
        </w:div>
        <w:div w:id="540826476">
          <w:marLeft w:val="480"/>
          <w:marRight w:val="0"/>
          <w:marTop w:val="0"/>
          <w:marBottom w:val="0"/>
          <w:divBdr>
            <w:top w:val="none" w:sz="0" w:space="0" w:color="auto"/>
            <w:left w:val="none" w:sz="0" w:space="0" w:color="auto"/>
            <w:bottom w:val="none" w:sz="0" w:space="0" w:color="auto"/>
            <w:right w:val="none" w:sz="0" w:space="0" w:color="auto"/>
          </w:divBdr>
        </w:div>
        <w:div w:id="562641456">
          <w:marLeft w:val="480"/>
          <w:marRight w:val="0"/>
          <w:marTop w:val="0"/>
          <w:marBottom w:val="0"/>
          <w:divBdr>
            <w:top w:val="none" w:sz="0" w:space="0" w:color="auto"/>
            <w:left w:val="none" w:sz="0" w:space="0" w:color="auto"/>
            <w:bottom w:val="none" w:sz="0" w:space="0" w:color="auto"/>
            <w:right w:val="none" w:sz="0" w:space="0" w:color="auto"/>
          </w:divBdr>
        </w:div>
        <w:div w:id="624699413">
          <w:marLeft w:val="480"/>
          <w:marRight w:val="0"/>
          <w:marTop w:val="0"/>
          <w:marBottom w:val="0"/>
          <w:divBdr>
            <w:top w:val="none" w:sz="0" w:space="0" w:color="auto"/>
            <w:left w:val="none" w:sz="0" w:space="0" w:color="auto"/>
            <w:bottom w:val="none" w:sz="0" w:space="0" w:color="auto"/>
            <w:right w:val="none" w:sz="0" w:space="0" w:color="auto"/>
          </w:divBdr>
        </w:div>
        <w:div w:id="641619889">
          <w:marLeft w:val="480"/>
          <w:marRight w:val="0"/>
          <w:marTop w:val="0"/>
          <w:marBottom w:val="0"/>
          <w:divBdr>
            <w:top w:val="none" w:sz="0" w:space="0" w:color="auto"/>
            <w:left w:val="none" w:sz="0" w:space="0" w:color="auto"/>
            <w:bottom w:val="none" w:sz="0" w:space="0" w:color="auto"/>
            <w:right w:val="none" w:sz="0" w:space="0" w:color="auto"/>
          </w:divBdr>
        </w:div>
        <w:div w:id="644505503">
          <w:marLeft w:val="480"/>
          <w:marRight w:val="0"/>
          <w:marTop w:val="0"/>
          <w:marBottom w:val="0"/>
          <w:divBdr>
            <w:top w:val="none" w:sz="0" w:space="0" w:color="auto"/>
            <w:left w:val="none" w:sz="0" w:space="0" w:color="auto"/>
            <w:bottom w:val="none" w:sz="0" w:space="0" w:color="auto"/>
            <w:right w:val="none" w:sz="0" w:space="0" w:color="auto"/>
          </w:divBdr>
        </w:div>
        <w:div w:id="670063806">
          <w:marLeft w:val="480"/>
          <w:marRight w:val="0"/>
          <w:marTop w:val="0"/>
          <w:marBottom w:val="0"/>
          <w:divBdr>
            <w:top w:val="none" w:sz="0" w:space="0" w:color="auto"/>
            <w:left w:val="none" w:sz="0" w:space="0" w:color="auto"/>
            <w:bottom w:val="none" w:sz="0" w:space="0" w:color="auto"/>
            <w:right w:val="none" w:sz="0" w:space="0" w:color="auto"/>
          </w:divBdr>
        </w:div>
        <w:div w:id="732854930">
          <w:marLeft w:val="480"/>
          <w:marRight w:val="0"/>
          <w:marTop w:val="0"/>
          <w:marBottom w:val="0"/>
          <w:divBdr>
            <w:top w:val="none" w:sz="0" w:space="0" w:color="auto"/>
            <w:left w:val="none" w:sz="0" w:space="0" w:color="auto"/>
            <w:bottom w:val="none" w:sz="0" w:space="0" w:color="auto"/>
            <w:right w:val="none" w:sz="0" w:space="0" w:color="auto"/>
          </w:divBdr>
        </w:div>
        <w:div w:id="733745594">
          <w:marLeft w:val="480"/>
          <w:marRight w:val="0"/>
          <w:marTop w:val="0"/>
          <w:marBottom w:val="0"/>
          <w:divBdr>
            <w:top w:val="none" w:sz="0" w:space="0" w:color="auto"/>
            <w:left w:val="none" w:sz="0" w:space="0" w:color="auto"/>
            <w:bottom w:val="none" w:sz="0" w:space="0" w:color="auto"/>
            <w:right w:val="none" w:sz="0" w:space="0" w:color="auto"/>
          </w:divBdr>
        </w:div>
        <w:div w:id="764418538">
          <w:marLeft w:val="480"/>
          <w:marRight w:val="0"/>
          <w:marTop w:val="0"/>
          <w:marBottom w:val="0"/>
          <w:divBdr>
            <w:top w:val="none" w:sz="0" w:space="0" w:color="auto"/>
            <w:left w:val="none" w:sz="0" w:space="0" w:color="auto"/>
            <w:bottom w:val="none" w:sz="0" w:space="0" w:color="auto"/>
            <w:right w:val="none" w:sz="0" w:space="0" w:color="auto"/>
          </w:divBdr>
        </w:div>
        <w:div w:id="781804402">
          <w:marLeft w:val="480"/>
          <w:marRight w:val="0"/>
          <w:marTop w:val="0"/>
          <w:marBottom w:val="0"/>
          <w:divBdr>
            <w:top w:val="none" w:sz="0" w:space="0" w:color="auto"/>
            <w:left w:val="none" w:sz="0" w:space="0" w:color="auto"/>
            <w:bottom w:val="none" w:sz="0" w:space="0" w:color="auto"/>
            <w:right w:val="none" w:sz="0" w:space="0" w:color="auto"/>
          </w:divBdr>
        </w:div>
        <w:div w:id="849298313">
          <w:marLeft w:val="480"/>
          <w:marRight w:val="0"/>
          <w:marTop w:val="0"/>
          <w:marBottom w:val="0"/>
          <w:divBdr>
            <w:top w:val="none" w:sz="0" w:space="0" w:color="auto"/>
            <w:left w:val="none" w:sz="0" w:space="0" w:color="auto"/>
            <w:bottom w:val="none" w:sz="0" w:space="0" w:color="auto"/>
            <w:right w:val="none" w:sz="0" w:space="0" w:color="auto"/>
          </w:divBdr>
        </w:div>
        <w:div w:id="856698355">
          <w:marLeft w:val="480"/>
          <w:marRight w:val="0"/>
          <w:marTop w:val="0"/>
          <w:marBottom w:val="0"/>
          <w:divBdr>
            <w:top w:val="none" w:sz="0" w:space="0" w:color="auto"/>
            <w:left w:val="none" w:sz="0" w:space="0" w:color="auto"/>
            <w:bottom w:val="none" w:sz="0" w:space="0" w:color="auto"/>
            <w:right w:val="none" w:sz="0" w:space="0" w:color="auto"/>
          </w:divBdr>
        </w:div>
        <w:div w:id="862786336">
          <w:marLeft w:val="480"/>
          <w:marRight w:val="0"/>
          <w:marTop w:val="0"/>
          <w:marBottom w:val="0"/>
          <w:divBdr>
            <w:top w:val="none" w:sz="0" w:space="0" w:color="auto"/>
            <w:left w:val="none" w:sz="0" w:space="0" w:color="auto"/>
            <w:bottom w:val="none" w:sz="0" w:space="0" w:color="auto"/>
            <w:right w:val="none" w:sz="0" w:space="0" w:color="auto"/>
          </w:divBdr>
        </w:div>
        <w:div w:id="895431446">
          <w:marLeft w:val="480"/>
          <w:marRight w:val="0"/>
          <w:marTop w:val="0"/>
          <w:marBottom w:val="0"/>
          <w:divBdr>
            <w:top w:val="none" w:sz="0" w:space="0" w:color="auto"/>
            <w:left w:val="none" w:sz="0" w:space="0" w:color="auto"/>
            <w:bottom w:val="none" w:sz="0" w:space="0" w:color="auto"/>
            <w:right w:val="none" w:sz="0" w:space="0" w:color="auto"/>
          </w:divBdr>
        </w:div>
        <w:div w:id="925186355">
          <w:marLeft w:val="480"/>
          <w:marRight w:val="0"/>
          <w:marTop w:val="0"/>
          <w:marBottom w:val="0"/>
          <w:divBdr>
            <w:top w:val="none" w:sz="0" w:space="0" w:color="auto"/>
            <w:left w:val="none" w:sz="0" w:space="0" w:color="auto"/>
            <w:bottom w:val="none" w:sz="0" w:space="0" w:color="auto"/>
            <w:right w:val="none" w:sz="0" w:space="0" w:color="auto"/>
          </w:divBdr>
        </w:div>
        <w:div w:id="947472798">
          <w:marLeft w:val="480"/>
          <w:marRight w:val="0"/>
          <w:marTop w:val="0"/>
          <w:marBottom w:val="0"/>
          <w:divBdr>
            <w:top w:val="none" w:sz="0" w:space="0" w:color="auto"/>
            <w:left w:val="none" w:sz="0" w:space="0" w:color="auto"/>
            <w:bottom w:val="none" w:sz="0" w:space="0" w:color="auto"/>
            <w:right w:val="none" w:sz="0" w:space="0" w:color="auto"/>
          </w:divBdr>
        </w:div>
        <w:div w:id="955603457">
          <w:marLeft w:val="480"/>
          <w:marRight w:val="0"/>
          <w:marTop w:val="0"/>
          <w:marBottom w:val="0"/>
          <w:divBdr>
            <w:top w:val="none" w:sz="0" w:space="0" w:color="auto"/>
            <w:left w:val="none" w:sz="0" w:space="0" w:color="auto"/>
            <w:bottom w:val="none" w:sz="0" w:space="0" w:color="auto"/>
            <w:right w:val="none" w:sz="0" w:space="0" w:color="auto"/>
          </w:divBdr>
        </w:div>
        <w:div w:id="960307732">
          <w:marLeft w:val="480"/>
          <w:marRight w:val="0"/>
          <w:marTop w:val="0"/>
          <w:marBottom w:val="0"/>
          <w:divBdr>
            <w:top w:val="none" w:sz="0" w:space="0" w:color="auto"/>
            <w:left w:val="none" w:sz="0" w:space="0" w:color="auto"/>
            <w:bottom w:val="none" w:sz="0" w:space="0" w:color="auto"/>
            <w:right w:val="none" w:sz="0" w:space="0" w:color="auto"/>
          </w:divBdr>
        </w:div>
        <w:div w:id="1007097489">
          <w:marLeft w:val="480"/>
          <w:marRight w:val="0"/>
          <w:marTop w:val="0"/>
          <w:marBottom w:val="0"/>
          <w:divBdr>
            <w:top w:val="none" w:sz="0" w:space="0" w:color="auto"/>
            <w:left w:val="none" w:sz="0" w:space="0" w:color="auto"/>
            <w:bottom w:val="none" w:sz="0" w:space="0" w:color="auto"/>
            <w:right w:val="none" w:sz="0" w:space="0" w:color="auto"/>
          </w:divBdr>
        </w:div>
        <w:div w:id="1035469126">
          <w:marLeft w:val="480"/>
          <w:marRight w:val="0"/>
          <w:marTop w:val="0"/>
          <w:marBottom w:val="0"/>
          <w:divBdr>
            <w:top w:val="none" w:sz="0" w:space="0" w:color="auto"/>
            <w:left w:val="none" w:sz="0" w:space="0" w:color="auto"/>
            <w:bottom w:val="none" w:sz="0" w:space="0" w:color="auto"/>
            <w:right w:val="none" w:sz="0" w:space="0" w:color="auto"/>
          </w:divBdr>
        </w:div>
        <w:div w:id="1136722479">
          <w:marLeft w:val="480"/>
          <w:marRight w:val="0"/>
          <w:marTop w:val="0"/>
          <w:marBottom w:val="0"/>
          <w:divBdr>
            <w:top w:val="none" w:sz="0" w:space="0" w:color="auto"/>
            <w:left w:val="none" w:sz="0" w:space="0" w:color="auto"/>
            <w:bottom w:val="none" w:sz="0" w:space="0" w:color="auto"/>
            <w:right w:val="none" w:sz="0" w:space="0" w:color="auto"/>
          </w:divBdr>
        </w:div>
        <w:div w:id="1234582572">
          <w:marLeft w:val="480"/>
          <w:marRight w:val="0"/>
          <w:marTop w:val="0"/>
          <w:marBottom w:val="0"/>
          <w:divBdr>
            <w:top w:val="none" w:sz="0" w:space="0" w:color="auto"/>
            <w:left w:val="none" w:sz="0" w:space="0" w:color="auto"/>
            <w:bottom w:val="none" w:sz="0" w:space="0" w:color="auto"/>
            <w:right w:val="none" w:sz="0" w:space="0" w:color="auto"/>
          </w:divBdr>
        </w:div>
        <w:div w:id="1252006808">
          <w:marLeft w:val="480"/>
          <w:marRight w:val="0"/>
          <w:marTop w:val="0"/>
          <w:marBottom w:val="0"/>
          <w:divBdr>
            <w:top w:val="none" w:sz="0" w:space="0" w:color="auto"/>
            <w:left w:val="none" w:sz="0" w:space="0" w:color="auto"/>
            <w:bottom w:val="none" w:sz="0" w:space="0" w:color="auto"/>
            <w:right w:val="none" w:sz="0" w:space="0" w:color="auto"/>
          </w:divBdr>
        </w:div>
        <w:div w:id="1271818379">
          <w:marLeft w:val="480"/>
          <w:marRight w:val="0"/>
          <w:marTop w:val="0"/>
          <w:marBottom w:val="0"/>
          <w:divBdr>
            <w:top w:val="none" w:sz="0" w:space="0" w:color="auto"/>
            <w:left w:val="none" w:sz="0" w:space="0" w:color="auto"/>
            <w:bottom w:val="none" w:sz="0" w:space="0" w:color="auto"/>
            <w:right w:val="none" w:sz="0" w:space="0" w:color="auto"/>
          </w:divBdr>
        </w:div>
        <w:div w:id="1308508273">
          <w:marLeft w:val="480"/>
          <w:marRight w:val="0"/>
          <w:marTop w:val="0"/>
          <w:marBottom w:val="0"/>
          <w:divBdr>
            <w:top w:val="none" w:sz="0" w:space="0" w:color="auto"/>
            <w:left w:val="none" w:sz="0" w:space="0" w:color="auto"/>
            <w:bottom w:val="none" w:sz="0" w:space="0" w:color="auto"/>
            <w:right w:val="none" w:sz="0" w:space="0" w:color="auto"/>
          </w:divBdr>
        </w:div>
        <w:div w:id="1319726331">
          <w:marLeft w:val="480"/>
          <w:marRight w:val="0"/>
          <w:marTop w:val="0"/>
          <w:marBottom w:val="0"/>
          <w:divBdr>
            <w:top w:val="none" w:sz="0" w:space="0" w:color="auto"/>
            <w:left w:val="none" w:sz="0" w:space="0" w:color="auto"/>
            <w:bottom w:val="none" w:sz="0" w:space="0" w:color="auto"/>
            <w:right w:val="none" w:sz="0" w:space="0" w:color="auto"/>
          </w:divBdr>
        </w:div>
        <w:div w:id="1337997260">
          <w:marLeft w:val="480"/>
          <w:marRight w:val="0"/>
          <w:marTop w:val="0"/>
          <w:marBottom w:val="0"/>
          <w:divBdr>
            <w:top w:val="none" w:sz="0" w:space="0" w:color="auto"/>
            <w:left w:val="none" w:sz="0" w:space="0" w:color="auto"/>
            <w:bottom w:val="none" w:sz="0" w:space="0" w:color="auto"/>
            <w:right w:val="none" w:sz="0" w:space="0" w:color="auto"/>
          </w:divBdr>
        </w:div>
        <w:div w:id="1358234911">
          <w:marLeft w:val="480"/>
          <w:marRight w:val="0"/>
          <w:marTop w:val="0"/>
          <w:marBottom w:val="0"/>
          <w:divBdr>
            <w:top w:val="none" w:sz="0" w:space="0" w:color="auto"/>
            <w:left w:val="none" w:sz="0" w:space="0" w:color="auto"/>
            <w:bottom w:val="none" w:sz="0" w:space="0" w:color="auto"/>
            <w:right w:val="none" w:sz="0" w:space="0" w:color="auto"/>
          </w:divBdr>
        </w:div>
        <w:div w:id="1391880299">
          <w:marLeft w:val="480"/>
          <w:marRight w:val="0"/>
          <w:marTop w:val="0"/>
          <w:marBottom w:val="0"/>
          <w:divBdr>
            <w:top w:val="none" w:sz="0" w:space="0" w:color="auto"/>
            <w:left w:val="none" w:sz="0" w:space="0" w:color="auto"/>
            <w:bottom w:val="none" w:sz="0" w:space="0" w:color="auto"/>
            <w:right w:val="none" w:sz="0" w:space="0" w:color="auto"/>
          </w:divBdr>
        </w:div>
        <w:div w:id="1400594394">
          <w:marLeft w:val="480"/>
          <w:marRight w:val="0"/>
          <w:marTop w:val="0"/>
          <w:marBottom w:val="0"/>
          <w:divBdr>
            <w:top w:val="none" w:sz="0" w:space="0" w:color="auto"/>
            <w:left w:val="none" w:sz="0" w:space="0" w:color="auto"/>
            <w:bottom w:val="none" w:sz="0" w:space="0" w:color="auto"/>
            <w:right w:val="none" w:sz="0" w:space="0" w:color="auto"/>
          </w:divBdr>
        </w:div>
        <w:div w:id="1417091782">
          <w:marLeft w:val="480"/>
          <w:marRight w:val="0"/>
          <w:marTop w:val="0"/>
          <w:marBottom w:val="0"/>
          <w:divBdr>
            <w:top w:val="none" w:sz="0" w:space="0" w:color="auto"/>
            <w:left w:val="none" w:sz="0" w:space="0" w:color="auto"/>
            <w:bottom w:val="none" w:sz="0" w:space="0" w:color="auto"/>
            <w:right w:val="none" w:sz="0" w:space="0" w:color="auto"/>
          </w:divBdr>
        </w:div>
        <w:div w:id="1417634479">
          <w:marLeft w:val="480"/>
          <w:marRight w:val="0"/>
          <w:marTop w:val="0"/>
          <w:marBottom w:val="0"/>
          <w:divBdr>
            <w:top w:val="none" w:sz="0" w:space="0" w:color="auto"/>
            <w:left w:val="none" w:sz="0" w:space="0" w:color="auto"/>
            <w:bottom w:val="none" w:sz="0" w:space="0" w:color="auto"/>
            <w:right w:val="none" w:sz="0" w:space="0" w:color="auto"/>
          </w:divBdr>
        </w:div>
        <w:div w:id="1463495979">
          <w:marLeft w:val="480"/>
          <w:marRight w:val="0"/>
          <w:marTop w:val="0"/>
          <w:marBottom w:val="0"/>
          <w:divBdr>
            <w:top w:val="none" w:sz="0" w:space="0" w:color="auto"/>
            <w:left w:val="none" w:sz="0" w:space="0" w:color="auto"/>
            <w:bottom w:val="none" w:sz="0" w:space="0" w:color="auto"/>
            <w:right w:val="none" w:sz="0" w:space="0" w:color="auto"/>
          </w:divBdr>
        </w:div>
        <w:div w:id="1478762581">
          <w:marLeft w:val="480"/>
          <w:marRight w:val="0"/>
          <w:marTop w:val="0"/>
          <w:marBottom w:val="0"/>
          <w:divBdr>
            <w:top w:val="none" w:sz="0" w:space="0" w:color="auto"/>
            <w:left w:val="none" w:sz="0" w:space="0" w:color="auto"/>
            <w:bottom w:val="none" w:sz="0" w:space="0" w:color="auto"/>
            <w:right w:val="none" w:sz="0" w:space="0" w:color="auto"/>
          </w:divBdr>
        </w:div>
        <w:div w:id="1486898567">
          <w:marLeft w:val="480"/>
          <w:marRight w:val="0"/>
          <w:marTop w:val="0"/>
          <w:marBottom w:val="0"/>
          <w:divBdr>
            <w:top w:val="none" w:sz="0" w:space="0" w:color="auto"/>
            <w:left w:val="none" w:sz="0" w:space="0" w:color="auto"/>
            <w:bottom w:val="none" w:sz="0" w:space="0" w:color="auto"/>
            <w:right w:val="none" w:sz="0" w:space="0" w:color="auto"/>
          </w:divBdr>
        </w:div>
        <w:div w:id="1492988648">
          <w:marLeft w:val="480"/>
          <w:marRight w:val="0"/>
          <w:marTop w:val="0"/>
          <w:marBottom w:val="0"/>
          <w:divBdr>
            <w:top w:val="none" w:sz="0" w:space="0" w:color="auto"/>
            <w:left w:val="none" w:sz="0" w:space="0" w:color="auto"/>
            <w:bottom w:val="none" w:sz="0" w:space="0" w:color="auto"/>
            <w:right w:val="none" w:sz="0" w:space="0" w:color="auto"/>
          </w:divBdr>
        </w:div>
        <w:div w:id="1522667511">
          <w:marLeft w:val="480"/>
          <w:marRight w:val="0"/>
          <w:marTop w:val="0"/>
          <w:marBottom w:val="0"/>
          <w:divBdr>
            <w:top w:val="none" w:sz="0" w:space="0" w:color="auto"/>
            <w:left w:val="none" w:sz="0" w:space="0" w:color="auto"/>
            <w:bottom w:val="none" w:sz="0" w:space="0" w:color="auto"/>
            <w:right w:val="none" w:sz="0" w:space="0" w:color="auto"/>
          </w:divBdr>
        </w:div>
        <w:div w:id="1581449394">
          <w:marLeft w:val="480"/>
          <w:marRight w:val="0"/>
          <w:marTop w:val="0"/>
          <w:marBottom w:val="0"/>
          <w:divBdr>
            <w:top w:val="none" w:sz="0" w:space="0" w:color="auto"/>
            <w:left w:val="none" w:sz="0" w:space="0" w:color="auto"/>
            <w:bottom w:val="none" w:sz="0" w:space="0" w:color="auto"/>
            <w:right w:val="none" w:sz="0" w:space="0" w:color="auto"/>
          </w:divBdr>
        </w:div>
        <w:div w:id="1604681459">
          <w:marLeft w:val="480"/>
          <w:marRight w:val="0"/>
          <w:marTop w:val="0"/>
          <w:marBottom w:val="0"/>
          <w:divBdr>
            <w:top w:val="none" w:sz="0" w:space="0" w:color="auto"/>
            <w:left w:val="none" w:sz="0" w:space="0" w:color="auto"/>
            <w:bottom w:val="none" w:sz="0" w:space="0" w:color="auto"/>
            <w:right w:val="none" w:sz="0" w:space="0" w:color="auto"/>
          </w:divBdr>
        </w:div>
        <w:div w:id="1617758133">
          <w:marLeft w:val="480"/>
          <w:marRight w:val="0"/>
          <w:marTop w:val="0"/>
          <w:marBottom w:val="0"/>
          <w:divBdr>
            <w:top w:val="none" w:sz="0" w:space="0" w:color="auto"/>
            <w:left w:val="none" w:sz="0" w:space="0" w:color="auto"/>
            <w:bottom w:val="none" w:sz="0" w:space="0" w:color="auto"/>
            <w:right w:val="none" w:sz="0" w:space="0" w:color="auto"/>
          </w:divBdr>
        </w:div>
        <w:div w:id="1637955391">
          <w:marLeft w:val="480"/>
          <w:marRight w:val="0"/>
          <w:marTop w:val="0"/>
          <w:marBottom w:val="0"/>
          <w:divBdr>
            <w:top w:val="none" w:sz="0" w:space="0" w:color="auto"/>
            <w:left w:val="none" w:sz="0" w:space="0" w:color="auto"/>
            <w:bottom w:val="none" w:sz="0" w:space="0" w:color="auto"/>
            <w:right w:val="none" w:sz="0" w:space="0" w:color="auto"/>
          </w:divBdr>
        </w:div>
        <w:div w:id="1698382707">
          <w:marLeft w:val="480"/>
          <w:marRight w:val="0"/>
          <w:marTop w:val="0"/>
          <w:marBottom w:val="0"/>
          <w:divBdr>
            <w:top w:val="none" w:sz="0" w:space="0" w:color="auto"/>
            <w:left w:val="none" w:sz="0" w:space="0" w:color="auto"/>
            <w:bottom w:val="none" w:sz="0" w:space="0" w:color="auto"/>
            <w:right w:val="none" w:sz="0" w:space="0" w:color="auto"/>
          </w:divBdr>
        </w:div>
        <w:div w:id="1756389982">
          <w:marLeft w:val="480"/>
          <w:marRight w:val="0"/>
          <w:marTop w:val="0"/>
          <w:marBottom w:val="0"/>
          <w:divBdr>
            <w:top w:val="none" w:sz="0" w:space="0" w:color="auto"/>
            <w:left w:val="none" w:sz="0" w:space="0" w:color="auto"/>
            <w:bottom w:val="none" w:sz="0" w:space="0" w:color="auto"/>
            <w:right w:val="none" w:sz="0" w:space="0" w:color="auto"/>
          </w:divBdr>
        </w:div>
        <w:div w:id="1793859340">
          <w:marLeft w:val="480"/>
          <w:marRight w:val="0"/>
          <w:marTop w:val="0"/>
          <w:marBottom w:val="0"/>
          <w:divBdr>
            <w:top w:val="none" w:sz="0" w:space="0" w:color="auto"/>
            <w:left w:val="none" w:sz="0" w:space="0" w:color="auto"/>
            <w:bottom w:val="none" w:sz="0" w:space="0" w:color="auto"/>
            <w:right w:val="none" w:sz="0" w:space="0" w:color="auto"/>
          </w:divBdr>
        </w:div>
        <w:div w:id="1801264213">
          <w:marLeft w:val="480"/>
          <w:marRight w:val="0"/>
          <w:marTop w:val="0"/>
          <w:marBottom w:val="0"/>
          <w:divBdr>
            <w:top w:val="none" w:sz="0" w:space="0" w:color="auto"/>
            <w:left w:val="none" w:sz="0" w:space="0" w:color="auto"/>
            <w:bottom w:val="none" w:sz="0" w:space="0" w:color="auto"/>
            <w:right w:val="none" w:sz="0" w:space="0" w:color="auto"/>
          </w:divBdr>
        </w:div>
        <w:div w:id="1832679160">
          <w:marLeft w:val="480"/>
          <w:marRight w:val="0"/>
          <w:marTop w:val="0"/>
          <w:marBottom w:val="0"/>
          <w:divBdr>
            <w:top w:val="none" w:sz="0" w:space="0" w:color="auto"/>
            <w:left w:val="none" w:sz="0" w:space="0" w:color="auto"/>
            <w:bottom w:val="none" w:sz="0" w:space="0" w:color="auto"/>
            <w:right w:val="none" w:sz="0" w:space="0" w:color="auto"/>
          </w:divBdr>
        </w:div>
        <w:div w:id="1835024580">
          <w:marLeft w:val="480"/>
          <w:marRight w:val="0"/>
          <w:marTop w:val="0"/>
          <w:marBottom w:val="0"/>
          <w:divBdr>
            <w:top w:val="none" w:sz="0" w:space="0" w:color="auto"/>
            <w:left w:val="none" w:sz="0" w:space="0" w:color="auto"/>
            <w:bottom w:val="none" w:sz="0" w:space="0" w:color="auto"/>
            <w:right w:val="none" w:sz="0" w:space="0" w:color="auto"/>
          </w:divBdr>
        </w:div>
        <w:div w:id="1863281373">
          <w:marLeft w:val="480"/>
          <w:marRight w:val="0"/>
          <w:marTop w:val="0"/>
          <w:marBottom w:val="0"/>
          <w:divBdr>
            <w:top w:val="none" w:sz="0" w:space="0" w:color="auto"/>
            <w:left w:val="none" w:sz="0" w:space="0" w:color="auto"/>
            <w:bottom w:val="none" w:sz="0" w:space="0" w:color="auto"/>
            <w:right w:val="none" w:sz="0" w:space="0" w:color="auto"/>
          </w:divBdr>
        </w:div>
        <w:div w:id="1910922411">
          <w:marLeft w:val="480"/>
          <w:marRight w:val="0"/>
          <w:marTop w:val="0"/>
          <w:marBottom w:val="0"/>
          <w:divBdr>
            <w:top w:val="none" w:sz="0" w:space="0" w:color="auto"/>
            <w:left w:val="none" w:sz="0" w:space="0" w:color="auto"/>
            <w:bottom w:val="none" w:sz="0" w:space="0" w:color="auto"/>
            <w:right w:val="none" w:sz="0" w:space="0" w:color="auto"/>
          </w:divBdr>
        </w:div>
        <w:div w:id="1933977133">
          <w:marLeft w:val="480"/>
          <w:marRight w:val="0"/>
          <w:marTop w:val="0"/>
          <w:marBottom w:val="0"/>
          <w:divBdr>
            <w:top w:val="none" w:sz="0" w:space="0" w:color="auto"/>
            <w:left w:val="none" w:sz="0" w:space="0" w:color="auto"/>
            <w:bottom w:val="none" w:sz="0" w:space="0" w:color="auto"/>
            <w:right w:val="none" w:sz="0" w:space="0" w:color="auto"/>
          </w:divBdr>
        </w:div>
        <w:div w:id="1936553764">
          <w:marLeft w:val="480"/>
          <w:marRight w:val="0"/>
          <w:marTop w:val="0"/>
          <w:marBottom w:val="0"/>
          <w:divBdr>
            <w:top w:val="none" w:sz="0" w:space="0" w:color="auto"/>
            <w:left w:val="none" w:sz="0" w:space="0" w:color="auto"/>
            <w:bottom w:val="none" w:sz="0" w:space="0" w:color="auto"/>
            <w:right w:val="none" w:sz="0" w:space="0" w:color="auto"/>
          </w:divBdr>
        </w:div>
        <w:div w:id="1963881174">
          <w:marLeft w:val="480"/>
          <w:marRight w:val="0"/>
          <w:marTop w:val="0"/>
          <w:marBottom w:val="0"/>
          <w:divBdr>
            <w:top w:val="none" w:sz="0" w:space="0" w:color="auto"/>
            <w:left w:val="none" w:sz="0" w:space="0" w:color="auto"/>
            <w:bottom w:val="none" w:sz="0" w:space="0" w:color="auto"/>
            <w:right w:val="none" w:sz="0" w:space="0" w:color="auto"/>
          </w:divBdr>
        </w:div>
        <w:div w:id="1996716183">
          <w:marLeft w:val="480"/>
          <w:marRight w:val="0"/>
          <w:marTop w:val="0"/>
          <w:marBottom w:val="0"/>
          <w:divBdr>
            <w:top w:val="none" w:sz="0" w:space="0" w:color="auto"/>
            <w:left w:val="none" w:sz="0" w:space="0" w:color="auto"/>
            <w:bottom w:val="none" w:sz="0" w:space="0" w:color="auto"/>
            <w:right w:val="none" w:sz="0" w:space="0" w:color="auto"/>
          </w:divBdr>
        </w:div>
        <w:div w:id="2020161881">
          <w:marLeft w:val="480"/>
          <w:marRight w:val="0"/>
          <w:marTop w:val="0"/>
          <w:marBottom w:val="0"/>
          <w:divBdr>
            <w:top w:val="none" w:sz="0" w:space="0" w:color="auto"/>
            <w:left w:val="none" w:sz="0" w:space="0" w:color="auto"/>
            <w:bottom w:val="none" w:sz="0" w:space="0" w:color="auto"/>
            <w:right w:val="none" w:sz="0" w:space="0" w:color="auto"/>
          </w:divBdr>
        </w:div>
        <w:div w:id="2038504193">
          <w:marLeft w:val="480"/>
          <w:marRight w:val="0"/>
          <w:marTop w:val="0"/>
          <w:marBottom w:val="0"/>
          <w:divBdr>
            <w:top w:val="none" w:sz="0" w:space="0" w:color="auto"/>
            <w:left w:val="none" w:sz="0" w:space="0" w:color="auto"/>
            <w:bottom w:val="none" w:sz="0" w:space="0" w:color="auto"/>
            <w:right w:val="none" w:sz="0" w:space="0" w:color="auto"/>
          </w:divBdr>
        </w:div>
        <w:div w:id="2088182980">
          <w:marLeft w:val="480"/>
          <w:marRight w:val="0"/>
          <w:marTop w:val="0"/>
          <w:marBottom w:val="0"/>
          <w:divBdr>
            <w:top w:val="none" w:sz="0" w:space="0" w:color="auto"/>
            <w:left w:val="none" w:sz="0" w:space="0" w:color="auto"/>
            <w:bottom w:val="none" w:sz="0" w:space="0" w:color="auto"/>
            <w:right w:val="none" w:sz="0" w:space="0" w:color="auto"/>
          </w:divBdr>
        </w:div>
        <w:div w:id="2133359849">
          <w:marLeft w:val="480"/>
          <w:marRight w:val="0"/>
          <w:marTop w:val="0"/>
          <w:marBottom w:val="0"/>
          <w:divBdr>
            <w:top w:val="none" w:sz="0" w:space="0" w:color="auto"/>
            <w:left w:val="none" w:sz="0" w:space="0" w:color="auto"/>
            <w:bottom w:val="none" w:sz="0" w:space="0" w:color="auto"/>
            <w:right w:val="none" w:sz="0" w:space="0" w:color="auto"/>
          </w:divBdr>
        </w:div>
        <w:div w:id="2144537294">
          <w:marLeft w:val="480"/>
          <w:marRight w:val="0"/>
          <w:marTop w:val="0"/>
          <w:marBottom w:val="0"/>
          <w:divBdr>
            <w:top w:val="none" w:sz="0" w:space="0" w:color="auto"/>
            <w:left w:val="none" w:sz="0" w:space="0" w:color="auto"/>
            <w:bottom w:val="none" w:sz="0" w:space="0" w:color="auto"/>
            <w:right w:val="none" w:sz="0" w:space="0" w:color="auto"/>
          </w:divBdr>
        </w:div>
      </w:divsChild>
    </w:div>
    <w:div w:id="735398865">
      <w:bodyDiv w:val="1"/>
      <w:marLeft w:val="0"/>
      <w:marRight w:val="0"/>
      <w:marTop w:val="0"/>
      <w:marBottom w:val="0"/>
      <w:divBdr>
        <w:top w:val="none" w:sz="0" w:space="0" w:color="auto"/>
        <w:left w:val="none" w:sz="0" w:space="0" w:color="auto"/>
        <w:bottom w:val="none" w:sz="0" w:space="0" w:color="auto"/>
        <w:right w:val="none" w:sz="0" w:space="0" w:color="auto"/>
      </w:divBdr>
    </w:div>
    <w:div w:id="735470608">
      <w:bodyDiv w:val="1"/>
      <w:marLeft w:val="0"/>
      <w:marRight w:val="0"/>
      <w:marTop w:val="0"/>
      <w:marBottom w:val="0"/>
      <w:divBdr>
        <w:top w:val="none" w:sz="0" w:space="0" w:color="auto"/>
        <w:left w:val="none" w:sz="0" w:space="0" w:color="auto"/>
        <w:bottom w:val="none" w:sz="0" w:space="0" w:color="auto"/>
        <w:right w:val="none" w:sz="0" w:space="0" w:color="auto"/>
      </w:divBdr>
    </w:div>
    <w:div w:id="735591704">
      <w:marLeft w:val="640"/>
      <w:marRight w:val="0"/>
      <w:marTop w:val="0"/>
      <w:marBottom w:val="0"/>
      <w:divBdr>
        <w:top w:val="none" w:sz="0" w:space="0" w:color="auto"/>
        <w:left w:val="none" w:sz="0" w:space="0" w:color="auto"/>
        <w:bottom w:val="none" w:sz="0" w:space="0" w:color="auto"/>
        <w:right w:val="none" w:sz="0" w:space="0" w:color="auto"/>
      </w:divBdr>
    </w:div>
    <w:div w:id="736512363">
      <w:bodyDiv w:val="1"/>
      <w:marLeft w:val="0"/>
      <w:marRight w:val="0"/>
      <w:marTop w:val="0"/>
      <w:marBottom w:val="0"/>
      <w:divBdr>
        <w:top w:val="none" w:sz="0" w:space="0" w:color="auto"/>
        <w:left w:val="none" w:sz="0" w:space="0" w:color="auto"/>
        <w:bottom w:val="none" w:sz="0" w:space="0" w:color="auto"/>
        <w:right w:val="none" w:sz="0" w:space="0" w:color="auto"/>
      </w:divBdr>
    </w:div>
    <w:div w:id="736518059">
      <w:bodyDiv w:val="1"/>
      <w:marLeft w:val="0"/>
      <w:marRight w:val="0"/>
      <w:marTop w:val="0"/>
      <w:marBottom w:val="0"/>
      <w:divBdr>
        <w:top w:val="none" w:sz="0" w:space="0" w:color="auto"/>
        <w:left w:val="none" w:sz="0" w:space="0" w:color="auto"/>
        <w:bottom w:val="none" w:sz="0" w:space="0" w:color="auto"/>
        <w:right w:val="none" w:sz="0" w:space="0" w:color="auto"/>
      </w:divBdr>
    </w:div>
    <w:div w:id="737901393">
      <w:marLeft w:val="640"/>
      <w:marRight w:val="0"/>
      <w:marTop w:val="0"/>
      <w:marBottom w:val="0"/>
      <w:divBdr>
        <w:top w:val="none" w:sz="0" w:space="0" w:color="auto"/>
        <w:left w:val="none" w:sz="0" w:space="0" w:color="auto"/>
        <w:bottom w:val="none" w:sz="0" w:space="0" w:color="auto"/>
        <w:right w:val="none" w:sz="0" w:space="0" w:color="auto"/>
      </w:divBdr>
    </w:div>
    <w:div w:id="738788004">
      <w:marLeft w:val="640"/>
      <w:marRight w:val="0"/>
      <w:marTop w:val="0"/>
      <w:marBottom w:val="0"/>
      <w:divBdr>
        <w:top w:val="none" w:sz="0" w:space="0" w:color="auto"/>
        <w:left w:val="none" w:sz="0" w:space="0" w:color="auto"/>
        <w:bottom w:val="none" w:sz="0" w:space="0" w:color="auto"/>
        <w:right w:val="none" w:sz="0" w:space="0" w:color="auto"/>
      </w:divBdr>
    </w:div>
    <w:div w:id="739059374">
      <w:marLeft w:val="640"/>
      <w:marRight w:val="0"/>
      <w:marTop w:val="0"/>
      <w:marBottom w:val="0"/>
      <w:divBdr>
        <w:top w:val="none" w:sz="0" w:space="0" w:color="auto"/>
        <w:left w:val="none" w:sz="0" w:space="0" w:color="auto"/>
        <w:bottom w:val="none" w:sz="0" w:space="0" w:color="auto"/>
        <w:right w:val="none" w:sz="0" w:space="0" w:color="auto"/>
      </w:divBdr>
    </w:div>
    <w:div w:id="739257194">
      <w:marLeft w:val="640"/>
      <w:marRight w:val="0"/>
      <w:marTop w:val="0"/>
      <w:marBottom w:val="0"/>
      <w:divBdr>
        <w:top w:val="none" w:sz="0" w:space="0" w:color="auto"/>
        <w:left w:val="none" w:sz="0" w:space="0" w:color="auto"/>
        <w:bottom w:val="none" w:sz="0" w:space="0" w:color="auto"/>
        <w:right w:val="none" w:sz="0" w:space="0" w:color="auto"/>
      </w:divBdr>
    </w:div>
    <w:div w:id="739593806">
      <w:marLeft w:val="640"/>
      <w:marRight w:val="0"/>
      <w:marTop w:val="0"/>
      <w:marBottom w:val="0"/>
      <w:divBdr>
        <w:top w:val="none" w:sz="0" w:space="0" w:color="auto"/>
        <w:left w:val="none" w:sz="0" w:space="0" w:color="auto"/>
        <w:bottom w:val="none" w:sz="0" w:space="0" w:color="auto"/>
        <w:right w:val="none" w:sz="0" w:space="0" w:color="auto"/>
      </w:divBdr>
    </w:div>
    <w:div w:id="739639451">
      <w:marLeft w:val="640"/>
      <w:marRight w:val="0"/>
      <w:marTop w:val="0"/>
      <w:marBottom w:val="0"/>
      <w:divBdr>
        <w:top w:val="none" w:sz="0" w:space="0" w:color="auto"/>
        <w:left w:val="none" w:sz="0" w:space="0" w:color="auto"/>
        <w:bottom w:val="none" w:sz="0" w:space="0" w:color="auto"/>
        <w:right w:val="none" w:sz="0" w:space="0" w:color="auto"/>
      </w:divBdr>
    </w:div>
    <w:div w:id="740716096">
      <w:marLeft w:val="640"/>
      <w:marRight w:val="0"/>
      <w:marTop w:val="0"/>
      <w:marBottom w:val="0"/>
      <w:divBdr>
        <w:top w:val="none" w:sz="0" w:space="0" w:color="auto"/>
        <w:left w:val="none" w:sz="0" w:space="0" w:color="auto"/>
        <w:bottom w:val="none" w:sz="0" w:space="0" w:color="auto"/>
        <w:right w:val="none" w:sz="0" w:space="0" w:color="auto"/>
      </w:divBdr>
    </w:div>
    <w:div w:id="742796248">
      <w:marLeft w:val="640"/>
      <w:marRight w:val="0"/>
      <w:marTop w:val="0"/>
      <w:marBottom w:val="0"/>
      <w:divBdr>
        <w:top w:val="none" w:sz="0" w:space="0" w:color="auto"/>
        <w:left w:val="none" w:sz="0" w:space="0" w:color="auto"/>
        <w:bottom w:val="none" w:sz="0" w:space="0" w:color="auto"/>
        <w:right w:val="none" w:sz="0" w:space="0" w:color="auto"/>
      </w:divBdr>
    </w:div>
    <w:div w:id="742873323">
      <w:marLeft w:val="480"/>
      <w:marRight w:val="0"/>
      <w:marTop w:val="0"/>
      <w:marBottom w:val="0"/>
      <w:divBdr>
        <w:top w:val="none" w:sz="0" w:space="0" w:color="auto"/>
        <w:left w:val="none" w:sz="0" w:space="0" w:color="auto"/>
        <w:bottom w:val="none" w:sz="0" w:space="0" w:color="auto"/>
        <w:right w:val="none" w:sz="0" w:space="0" w:color="auto"/>
      </w:divBdr>
    </w:div>
    <w:div w:id="743532960">
      <w:marLeft w:val="640"/>
      <w:marRight w:val="0"/>
      <w:marTop w:val="0"/>
      <w:marBottom w:val="0"/>
      <w:divBdr>
        <w:top w:val="none" w:sz="0" w:space="0" w:color="auto"/>
        <w:left w:val="none" w:sz="0" w:space="0" w:color="auto"/>
        <w:bottom w:val="none" w:sz="0" w:space="0" w:color="auto"/>
        <w:right w:val="none" w:sz="0" w:space="0" w:color="auto"/>
      </w:divBdr>
    </w:div>
    <w:div w:id="744300427">
      <w:marLeft w:val="640"/>
      <w:marRight w:val="0"/>
      <w:marTop w:val="0"/>
      <w:marBottom w:val="0"/>
      <w:divBdr>
        <w:top w:val="none" w:sz="0" w:space="0" w:color="auto"/>
        <w:left w:val="none" w:sz="0" w:space="0" w:color="auto"/>
        <w:bottom w:val="none" w:sz="0" w:space="0" w:color="auto"/>
        <w:right w:val="none" w:sz="0" w:space="0" w:color="auto"/>
      </w:divBdr>
    </w:div>
    <w:div w:id="744377580">
      <w:marLeft w:val="640"/>
      <w:marRight w:val="0"/>
      <w:marTop w:val="0"/>
      <w:marBottom w:val="0"/>
      <w:divBdr>
        <w:top w:val="none" w:sz="0" w:space="0" w:color="auto"/>
        <w:left w:val="none" w:sz="0" w:space="0" w:color="auto"/>
        <w:bottom w:val="none" w:sz="0" w:space="0" w:color="auto"/>
        <w:right w:val="none" w:sz="0" w:space="0" w:color="auto"/>
      </w:divBdr>
    </w:div>
    <w:div w:id="745037028">
      <w:marLeft w:val="640"/>
      <w:marRight w:val="0"/>
      <w:marTop w:val="0"/>
      <w:marBottom w:val="0"/>
      <w:divBdr>
        <w:top w:val="none" w:sz="0" w:space="0" w:color="auto"/>
        <w:left w:val="none" w:sz="0" w:space="0" w:color="auto"/>
        <w:bottom w:val="none" w:sz="0" w:space="0" w:color="auto"/>
        <w:right w:val="none" w:sz="0" w:space="0" w:color="auto"/>
      </w:divBdr>
    </w:div>
    <w:div w:id="745150237">
      <w:marLeft w:val="640"/>
      <w:marRight w:val="0"/>
      <w:marTop w:val="0"/>
      <w:marBottom w:val="0"/>
      <w:divBdr>
        <w:top w:val="none" w:sz="0" w:space="0" w:color="auto"/>
        <w:left w:val="none" w:sz="0" w:space="0" w:color="auto"/>
        <w:bottom w:val="none" w:sz="0" w:space="0" w:color="auto"/>
        <w:right w:val="none" w:sz="0" w:space="0" w:color="auto"/>
      </w:divBdr>
    </w:div>
    <w:div w:id="745496982">
      <w:bodyDiv w:val="1"/>
      <w:marLeft w:val="0"/>
      <w:marRight w:val="0"/>
      <w:marTop w:val="0"/>
      <w:marBottom w:val="0"/>
      <w:divBdr>
        <w:top w:val="none" w:sz="0" w:space="0" w:color="auto"/>
        <w:left w:val="none" w:sz="0" w:space="0" w:color="auto"/>
        <w:bottom w:val="none" w:sz="0" w:space="0" w:color="auto"/>
        <w:right w:val="none" w:sz="0" w:space="0" w:color="auto"/>
      </w:divBdr>
    </w:div>
    <w:div w:id="745734256">
      <w:marLeft w:val="640"/>
      <w:marRight w:val="0"/>
      <w:marTop w:val="0"/>
      <w:marBottom w:val="0"/>
      <w:divBdr>
        <w:top w:val="none" w:sz="0" w:space="0" w:color="auto"/>
        <w:left w:val="none" w:sz="0" w:space="0" w:color="auto"/>
        <w:bottom w:val="none" w:sz="0" w:space="0" w:color="auto"/>
        <w:right w:val="none" w:sz="0" w:space="0" w:color="auto"/>
      </w:divBdr>
    </w:div>
    <w:div w:id="746004097">
      <w:bodyDiv w:val="1"/>
      <w:marLeft w:val="0"/>
      <w:marRight w:val="0"/>
      <w:marTop w:val="0"/>
      <w:marBottom w:val="0"/>
      <w:divBdr>
        <w:top w:val="none" w:sz="0" w:space="0" w:color="auto"/>
        <w:left w:val="none" w:sz="0" w:space="0" w:color="auto"/>
        <w:bottom w:val="none" w:sz="0" w:space="0" w:color="auto"/>
        <w:right w:val="none" w:sz="0" w:space="0" w:color="auto"/>
      </w:divBdr>
    </w:div>
    <w:div w:id="746996015">
      <w:bodyDiv w:val="1"/>
      <w:marLeft w:val="0"/>
      <w:marRight w:val="0"/>
      <w:marTop w:val="0"/>
      <w:marBottom w:val="0"/>
      <w:divBdr>
        <w:top w:val="none" w:sz="0" w:space="0" w:color="auto"/>
        <w:left w:val="none" w:sz="0" w:space="0" w:color="auto"/>
        <w:bottom w:val="none" w:sz="0" w:space="0" w:color="auto"/>
        <w:right w:val="none" w:sz="0" w:space="0" w:color="auto"/>
      </w:divBdr>
    </w:div>
    <w:div w:id="747002077">
      <w:marLeft w:val="640"/>
      <w:marRight w:val="0"/>
      <w:marTop w:val="0"/>
      <w:marBottom w:val="0"/>
      <w:divBdr>
        <w:top w:val="none" w:sz="0" w:space="0" w:color="auto"/>
        <w:left w:val="none" w:sz="0" w:space="0" w:color="auto"/>
        <w:bottom w:val="none" w:sz="0" w:space="0" w:color="auto"/>
        <w:right w:val="none" w:sz="0" w:space="0" w:color="auto"/>
      </w:divBdr>
    </w:div>
    <w:div w:id="747265662">
      <w:bodyDiv w:val="1"/>
      <w:marLeft w:val="0"/>
      <w:marRight w:val="0"/>
      <w:marTop w:val="0"/>
      <w:marBottom w:val="0"/>
      <w:divBdr>
        <w:top w:val="none" w:sz="0" w:space="0" w:color="auto"/>
        <w:left w:val="none" w:sz="0" w:space="0" w:color="auto"/>
        <w:bottom w:val="none" w:sz="0" w:space="0" w:color="auto"/>
        <w:right w:val="none" w:sz="0" w:space="0" w:color="auto"/>
      </w:divBdr>
    </w:div>
    <w:div w:id="747730880">
      <w:marLeft w:val="640"/>
      <w:marRight w:val="0"/>
      <w:marTop w:val="0"/>
      <w:marBottom w:val="0"/>
      <w:divBdr>
        <w:top w:val="none" w:sz="0" w:space="0" w:color="auto"/>
        <w:left w:val="none" w:sz="0" w:space="0" w:color="auto"/>
        <w:bottom w:val="none" w:sz="0" w:space="0" w:color="auto"/>
        <w:right w:val="none" w:sz="0" w:space="0" w:color="auto"/>
      </w:divBdr>
    </w:div>
    <w:div w:id="748187311">
      <w:marLeft w:val="640"/>
      <w:marRight w:val="0"/>
      <w:marTop w:val="0"/>
      <w:marBottom w:val="0"/>
      <w:divBdr>
        <w:top w:val="none" w:sz="0" w:space="0" w:color="auto"/>
        <w:left w:val="none" w:sz="0" w:space="0" w:color="auto"/>
        <w:bottom w:val="none" w:sz="0" w:space="0" w:color="auto"/>
        <w:right w:val="none" w:sz="0" w:space="0" w:color="auto"/>
      </w:divBdr>
    </w:div>
    <w:div w:id="748356325">
      <w:marLeft w:val="640"/>
      <w:marRight w:val="0"/>
      <w:marTop w:val="0"/>
      <w:marBottom w:val="0"/>
      <w:divBdr>
        <w:top w:val="none" w:sz="0" w:space="0" w:color="auto"/>
        <w:left w:val="none" w:sz="0" w:space="0" w:color="auto"/>
        <w:bottom w:val="none" w:sz="0" w:space="0" w:color="auto"/>
        <w:right w:val="none" w:sz="0" w:space="0" w:color="auto"/>
      </w:divBdr>
    </w:div>
    <w:div w:id="748692555">
      <w:marLeft w:val="640"/>
      <w:marRight w:val="0"/>
      <w:marTop w:val="0"/>
      <w:marBottom w:val="0"/>
      <w:divBdr>
        <w:top w:val="none" w:sz="0" w:space="0" w:color="auto"/>
        <w:left w:val="none" w:sz="0" w:space="0" w:color="auto"/>
        <w:bottom w:val="none" w:sz="0" w:space="0" w:color="auto"/>
        <w:right w:val="none" w:sz="0" w:space="0" w:color="auto"/>
      </w:divBdr>
    </w:div>
    <w:div w:id="748847024">
      <w:marLeft w:val="640"/>
      <w:marRight w:val="0"/>
      <w:marTop w:val="0"/>
      <w:marBottom w:val="0"/>
      <w:divBdr>
        <w:top w:val="none" w:sz="0" w:space="0" w:color="auto"/>
        <w:left w:val="none" w:sz="0" w:space="0" w:color="auto"/>
        <w:bottom w:val="none" w:sz="0" w:space="0" w:color="auto"/>
        <w:right w:val="none" w:sz="0" w:space="0" w:color="auto"/>
      </w:divBdr>
    </w:div>
    <w:div w:id="748963098">
      <w:marLeft w:val="640"/>
      <w:marRight w:val="0"/>
      <w:marTop w:val="0"/>
      <w:marBottom w:val="0"/>
      <w:divBdr>
        <w:top w:val="none" w:sz="0" w:space="0" w:color="auto"/>
        <w:left w:val="none" w:sz="0" w:space="0" w:color="auto"/>
        <w:bottom w:val="none" w:sz="0" w:space="0" w:color="auto"/>
        <w:right w:val="none" w:sz="0" w:space="0" w:color="auto"/>
      </w:divBdr>
    </w:div>
    <w:div w:id="749274544">
      <w:bodyDiv w:val="1"/>
      <w:marLeft w:val="0"/>
      <w:marRight w:val="0"/>
      <w:marTop w:val="0"/>
      <w:marBottom w:val="0"/>
      <w:divBdr>
        <w:top w:val="none" w:sz="0" w:space="0" w:color="auto"/>
        <w:left w:val="none" w:sz="0" w:space="0" w:color="auto"/>
        <w:bottom w:val="none" w:sz="0" w:space="0" w:color="auto"/>
        <w:right w:val="none" w:sz="0" w:space="0" w:color="auto"/>
      </w:divBdr>
    </w:div>
    <w:div w:id="749429108">
      <w:bodyDiv w:val="1"/>
      <w:marLeft w:val="0"/>
      <w:marRight w:val="0"/>
      <w:marTop w:val="0"/>
      <w:marBottom w:val="0"/>
      <w:divBdr>
        <w:top w:val="none" w:sz="0" w:space="0" w:color="auto"/>
        <w:left w:val="none" w:sz="0" w:space="0" w:color="auto"/>
        <w:bottom w:val="none" w:sz="0" w:space="0" w:color="auto"/>
        <w:right w:val="none" w:sz="0" w:space="0" w:color="auto"/>
      </w:divBdr>
      <w:divsChild>
        <w:div w:id="32314081">
          <w:marLeft w:val="480"/>
          <w:marRight w:val="0"/>
          <w:marTop w:val="0"/>
          <w:marBottom w:val="0"/>
          <w:divBdr>
            <w:top w:val="none" w:sz="0" w:space="0" w:color="auto"/>
            <w:left w:val="none" w:sz="0" w:space="0" w:color="auto"/>
            <w:bottom w:val="none" w:sz="0" w:space="0" w:color="auto"/>
            <w:right w:val="none" w:sz="0" w:space="0" w:color="auto"/>
          </w:divBdr>
        </w:div>
        <w:div w:id="38281827">
          <w:marLeft w:val="480"/>
          <w:marRight w:val="0"/>
          <w:marTop w:val="0"/>
          <w:marBottom w:val="0"/>
          <w:divBdr>
            <w:top w:val="none" w:sz="0" w:space="0" w:color="auto"/>
            <w:left w:val="none" w:sz="0" w:space="0" w:color="auto"/>
            <w:bottom w:val="none" w:sz="0" w:space="0" w:color="auto"/>
            <w:right w:val="none" w:sz="0" w:space="0" w:color="auto"/>
          </w:divBdr>
        </w:div>
        <w:div w:id="116880539">
          <w:marLeft w:val="480"/>
          <w:marRight w:val="0"/>
          <w:marTop w:val="0"/>
          <w:marBottom w:val="0"/>
          <w:divBdr>
            <w:top w:val="none" w:sz="0" w:space="0" w:color="auto"/>
            <w:left w:val="none" w:sz="0" w:space="0" w:color="auto"/>
            <w:bottom w:val="none" w:sz="0" w:space="0" w:color="auto"/>
            <w:right w:val="none" w:sz="0" w:space="0" w:color="auto"/>
          </w:divBdr>
        </w:div>
        <w:div w:id="143934849">
          <w:marLeft w:val="480"/>
          <w:marRight w:val="0"/>
          <w:marTop w:val="0"/>
          <w:marBottom w:val="0"/>
          <w:divBdr>
            <w:top w:val="none" w:sz="0" w:space="0" w:color="auto"/>
            <w:left w:val="none" w:sz="0" w:space="0" w:color="auto"/>
            <w:bottom w:val="none" w:sz="0" w:space="0" w:color="auto"/>
            <w:right w:val="none" w:sz="0" w:space="0" w:color="auto"/>
          </w:divBdr>
        </w:div>
        <w:div w:id="214782452">
          <w:marLeft w:val="480"/>
          <w:marRight w:val="0"/>
          <w:marTop w:val="0"/>
          <w:marBottom w:val="0"/>
          <w:divBdr>
            <w:top w:val="none" w:sz="0" w:space="0" w:color="auto"/>
            <w:left w:val="none" w:sz="0" w:space="0" w:color="auto"/>
            <w:bottom w:val="none" w:sz="0" w:space="0" w:color="auto"/>
            <w:right w:val="none" w:sz="0" w:space="0" w:color="auto"/>
          </w:divBdr>
        </w:div>
        <w:div w:id="231936346">
          <w:marLeft w:val="480"/>
          <w:marRight w:val="0"/>
          <w:marTop w:val="0"/>
          <w:marBottom w:val="0"/>
          <w:divBdr>
            <w:top w:val="none" w:sz="0" w:space="0" w:color="auto"/>
            <w:left w:val="none" w:sz="0" w:space="0" w:color="auto"/>
            <w:bottom w:val="none" w:sz="0" w:space="0" w:color="auto"/>
            <w:right w:val="none" w:sz="0" w:space="0" w:color="auto"/>
          </w:divBdr>
        </w:div>
        <w:div w:id="287976702">
          <w:marLeft w:val="480"/>
          <w:marRight w:val="0"/>
          <w:marTop w:val="0"/>
          <w:marBottom w:val="0"/>
          <w:divBdr>
            <w:top w:val="none" w:sz="0" w:space="0" w:color="auto"/>
            <w:left w:val="none" w:sz="0" w:space="0" w:color="auto"/>
            <w:bottom w:val="none" w:sz="0" w:space="0" w:color="auto"/>
            <w:right w:val="none" w:sz="0" w:space="0" w:color="auto"/>
          </w:divBdr>
        </w:div>
        <w:div w:id="297027990">
          <w:marLeft w:val="480"/>
          <w:marRight w:val="0"/>
          <w:marTop w:val="0"/>
          <w:marBottom w:val="0"/>
          <w:divBdr>
            <w:top w:val="none" w:sz="0" w:space="0" w:color="auto"/>
            <w:left w:val="none" w:sz="0" w:space="0" w:color="auto"/>
            <w:bottom w:val="none" w:sz="0" w:space="0" w:color="auto"/>
            <w:right w:val="none" w:sz="0" w:space="0" w:color="auto"/>
          </w:divBdr>
        </w:div>
        <w:div w:id="303707076">
          <w:marLeft w:val="480"/>
          <w:marRight w:val="0"/>
          <w:marTop w:val="0"/>
          <w:marBottom w:val="0"/>
          <w:divBdr>
            <w:top w:val="none" w:sz="0" w:space="0" w:color="auto"/>
            <w:left w:val="none" w:sz="0" w:space="0" w:color="auto"/>
            <w:bottom w:val="none" w:sz="0" w:space="0" w:color="auto"/>
            <w:right w:val="none" w:sz="0" w:space="0" w:color="auto"/>
          </w:divBdr>
        </w:div>
        <w:div w:id="307898405">
          <w:marLeft w:val="480"/>
          <w:marRight w:val="0"/>
          <w:marTop w:val="0"/>
          <w:marBottom w:val="0"/>
          <w:divBdr>
            <w:top w:val="none" w:sz="0" w:space="0" w:color="auto"/>
            <w:left w:val="none" w:sz="0" w:space="0" w:color="auto"/>
            <w:bottom w:val="none" w:sz="0" w:space="0" w:color="auto"/>
            <w:right w:val="none" w:sz="0" w:space="0" w:color="auto"/>
          </w:divBdr>
        </w:div>
        <w:div w:id="384180714">
          <w:marLeft w:val="480"/>
          <w:marRight w:val="0"/>
          <w:marTop w:val="0"/>
          <w:marBottom w:val="0"/>
          <w:divBdr>
            <w:top w:val="none" w:sz="0" w:space="0" w:color="auto"/>
            <w:left w:val="none" w:sz="0" w:space="0" w:color="auto"/>
            <w:bottom w:val="none" w:sz="0" w:space="0" w:color="auto"/>
            <w:right w:val="none" w:sz="0" w:space="0" w:color="auto"/>
          </w:divBdr>
        </w:div>
        <w:div w:id="404688884">
          <w:marLeft w:val="480"/>
          <w:marRight w:val="0"/>
          <w:marTop w:val="0"/>
          <w:marBottom w:val="0"/>
          <w:divBdr>
            <w:top w:val="none" w:sz="0" w:space="0" w:color="auto"/>
            <w:left w:val="none" w:sz="0" w:space="0" w:color="auto"/>
            <w:bottom w:val="none" w:sz="0" w:space="0" w:color="auto"/>
            <w:right w:val="none" w:sz="0" w:space="0" w:color="auto"/>
          </w:divBdr>
        </w:div>
        <w:div w:id="416093852">
          <w:marLeft w:val="480"/>
          <w:marRight w:val="0"/>
          <w:marTop w:val="0"/>
          <w:marBottom w:val="0"/>
          <w:divBdr>
            <w:top w:val="none" w:sz="0" w:space="0" w:color="auto"/>
            <w:left w:val="none" w:sz="0" w:space="0" w:color="auto"/>
            <w:bottom w:val="none" w:sz="0" w:space="0" w:color="auto"/>
            <w:right w:val="none" w:sz="0" w:space="0" w:color="auto"/>
          </w:divBdr>
        </w:div>
        <w:div w:id="430275801">
          <w:marLeft w:val="480"/>
          <w:marRight w:val="0"/>
          <w:marTop w:val="0"/>
          <w:marBottom w:val="0"/>
          <w:divBdr>
            <w:top w:val="none" w:sz="0" w:space="0" w:color="auto"/>
            <w:left w:val="none" w:sz="0" w:space="0" w:color="auto"/>
            <w:bottom w:val="none" w:sz="0" w:space="0" w:color="auto"/>
            <w:right w:val="none" w:sz="0" w:space="0" w:color="auto"/>
          </w:divBdr>
        </w:div>
        <w:div w:id="444665214">
          <w:marLeft w:val="480"/>
          <w:marRight w:val="0"/>
          <w:marTop w:val="0"/>
          <w:marBottom w:val="0"/>
          <w:divBdr>
            <w:top w:val="none" w:sz="0" w:space="0" w:color="auto"/>
            <w:left w:val="none" w:sz="0" w:space="0" w:color="auto"/>
            <w:bottom w:val="none" w:sz="0" w:space="0" w:color="auto"/>
            <w:right w:val="none" w:sz="0" w:space="0" w:color="auto"/>
          </w:divBdr>
        </w:div>
        <w:div w:id="459495678">
          <w:marLeft w:val="480"/>
          <w:marRight w:val="0"/>
          <w:marTop w:val="0"/>
          <w:marBottom w:val="0"/>
          <w:divBdr>
            <w:top w:val="none" w:sz="0" w:space="0" w:color="auto"/>
            <w:left w:val="none" w:sz="0" w:space="0" w:color="auto"/>
            <w:bottom w:val="none" w:sz="0" w:space="0" w:color="auto"/>
            <w:right w:val="none" w:sz="0" w:space="0" w:color="auto"/>
          </w:divBdr>
        </w:div>
        <w:div w:id="471481566">
          <w:marLeft w:val="480"/>
          <w:marRight w:val="0"/>
          <w:marTop w:val="0"/>
          <w:marBottom w:val="0"/>
          <w:divBdr>
            <w:top w:val="none" w:sz="0" w:space="0" w:color="auto"/>
            <w:left w:val="none" w:sz="0" w:space="0" w:color="auto"/>
            <w:bottom w:val="none" w:sz="0" w:space="0" w:color="auto"/>
            <w:right w:val="none" w:sz="0" w:space="0" w:color="auto"/>
          </w:divBdr>
        </w:div>
        <w:div w:id="494149518">
          <w:marLeft w:val="480"/>
          <w:marRight w:val="0"/>
          <w:marTop w:val="0"/>
          <w:marBottom w:val="0"/>
          <w:divBdr>
            <w:top w:val="none" w:sz="0" w:space="0" w:color="auto"/>
            <w:left w:val="none" w:sz="0" w:space="0" w:color="auto"/>
            <w:bottom w:val="none" w:sz="0" w:space="0" w:color="auto"/>
            <w:right w:val="none" w:sz="0" w:space="0" w:color="auto"/>
          </w:divBdr>
        </w:div>
        <w:div w:id="501511941">
          <w:marLeft w:val="480"/>
          <w:marRight w:val="0"/>
          <w:marTop w:val="0"/>
          <w:marBottom w:val="0"/>
          <w:divBdr>
            <w:top w:val="none" w:sz="0" w:space="0" w:color="auto"/>
            <w:left w:val="none" w:sz="0" w:space="0" w:color="auto"/>
            <w:bottom w:val="none" w:sz="0" w:space="0" w:color="auto"/>
            <w:right w:val="none" w:sz="0" w:space="0" w:color="auto"/>
          </w:divBdr>
        </w:div>
        <w:div w:id="527910931">
          <w:marLeft w:val="480"/>
          <w:marRight w:val="0"/>
          <w:marTop w:val="0"/>
          <w:marBottom w:val="0"/>
          <w:divBdr>
            <w:top w:val="none" w:sz="0" w:space="0" w:color="auto"/>
            <w:left w:val="none" w:sz="0" w:space="0" w:color="auto"/>
            <w:bottom w:val="none" w:sz="0" w:space="0" w:color="auto"/>
            <w:right w:val="none" w:sz="0" w:space="0" w:color="auto"/>
          </w:divBdr>
        </w:div>
        <w:div w:id="535389879">
          <w:marLeft w:val="480"/>
          <w:marRight w:val="0"/>
          <w:marTop w:val="0"/>
          <w:marBottom w:val="0"/>
          <w:divBdr>
            <w:top w:val="none" w:sz="0" w:space="0" w:color="auto"/>
            <w:left w:val="none" w:sz="0" w:space="0" w:color="auto"/>
            <w:bottom w:val="none" w:sz="0" w:space="0" w:color="auto"/>
            <w:right w:val="none" w:sz="0" w:space="0" w:color="auto"/>
          </w:divBdr>
        </w:div>
        <w:div w:id="567493124">
          <w:marLeft w:val="480"/>
          <w:marRight w:val="0"/>
          <w:marTop w:val="0"/>
          <w:marBottom w:val="0"/>
          <w:divBdr>
            <w:top w:val="none" w:sz="0" w:space="0" w:color="auto"/>
            <w:left w:val="none" w:sz="0" w:space="0" w:color="auto"/>
            <w:bottom w:val="none" w:sz="0" w:space="0" w:color="auto"/>
            <w:right w:val="none" w:sz="0" w:space="0" w:color="auto"/>
          </w:divBdr>
        </w:div>
        <w:div w:id="572352455">
          <w:marLeft w:val="480"/>
          <w:marRight w:val="0"/>
          <w:marTop w:val="0"/>
          <w:marBottom w:val="0"/>
          <w:divBdr>
            <w:top w:val="none" w:sz="0" w:space="0" w:color="auto"/>
            <w:left w:val="none" w:sz="0" w:space="0" w:color="auto"/>
            <w:bottom w:val="none" w:sz="0" w:space="0" w:color="auto"/>
            <w:right w:val="none" w:sz="0" w:space="0" w:color="auto"/>
          </w:divBdr>
        </w:div>
        <w:div w:id="572545579">
          <w:marLeft w:val="480"/>
          <w:marRight w:val="0"/>
          <w:marTop w:val="0"/>
          <w:marBottom w:val="0"/>
          <w:divBdr>
            <w:top w:val="none" w:sz="0" w:space="0" w:color="auto"/>
            <w:left w:val="none" w:sz="0" w:space="0" w:color="auto"/>
            <w:bottom w:val="none" w:sz="0" w:space="0" w:color="auto"/>
            <w:right w:val="none" w:sz="0" w:space="0" w:color="auto"/>
          </w:divBdr>
        </w:div>
        <w:div w:id="589892710">
          <w:marLeft w:val="480"/>
          <w:marRight w:val="0"/>
          <w:marTop w:val="0"/>
          <w:marBottom w:val="0"/>
          <w:divBdr>
            <w:top w:val="none" w:sz="0" w:space="0" w:color="auto"/>
            <w:left w:val="none" w:sz="0" w:space="0" w:color="auto"/>
            <w:bottom w:val="none" w:sz="0" w:space="0" w:color="auto"/>
            <w:right w:val="none" w:sz="0" w:space="0" w:color="auto"/>
          </w:divBdr>
        </w:div>
        <w:div w:id="601495123">
          <w:marLeft w:val="480"/>
          <w:marRight w:val="0"/>
          <w:marTop w:val="0"/>
          <w:marBottom w:val="0"/>
          <w:divBdr>
            <w:top w:val="none" w:sz="0" w:space="0" w:color="auto"/>
            <w:left w:val="none" w:sz="0" w:space="0" w:color="auto"/>
            <w:bottom w:val="none" w:sz="0" w:space="0" w:color="auto"/>
            <w:right w:val="none" w:sz="0" w:space="0" w:color="auto"/>
          </w:divBdr>
        </w:div>
        <w:div w:id="651762155">
          <w:marLeft w:val="480"/>
          <w:marRight w:val="0"/>
          <w:marTop w:val="0"/>
          <w:marBottom w:val="0"/>
          <w:divBdr>
            <w:top w:val="none" w:sz="0" w:space="0" w:color="auto"/>
            <w:left w:val="none" w:sz="0" w:space="0" w:color="auto"/>
            <w:bottom w:val="none" w:sz="0" w:space="0" w:color="auto"/>
            <w:right w:val="none" w:sz="0" w:space="0" w:color="auto"/>
          </w:divBdr>
        </w:div>
        <w:div w:id="663632270">
          <w:marLeft w:val="480"/>
          <w:marRight w:val="0"/>
          <w:marTop w:val="0"/>
          <w:marBottom w:val="0"/>
          <w:divBdr>
            <w:top w:val="none" w:sz="0" w:space="0" w:color="auto"/>
            <w:left w:val="none" w:sz="0" w:space="0" w:color="auto"/>
            <w:bottom w:val="none" w:sz="0" w:space="0" w:color="auto"/>
            <w:right w:val="none" w:sz="0" w:space="0" w:color="auto"/>
          </w:divBdr>
        </w:div>
        <w:div w:id="670377789">
          <w:marLeft w:val="480"/>
          <w:marRight w:val="0"/>
          <w:marTop w:val="0"/>
          <w:marBottom w:val="0"/>
          <w:divBdr>
            <w:top w:val="none" w:sz="0" w:space="0" w:color="auto"/>
            <w:left w:val="none" w:sz="0" w:space="0" w:color="auto"/>
            <w:bottom w:val="none" w:sz="0" w:space="0" w:color="auto"/>
            <w:right w:val="none" w:sz="0" w:space="0" w:color="auto"/>
          </w:divBdr>
        </w:div>
        <w:div w:id="694884638">
          <w:marLeft w:val="480"/>
          <w:marRight w:val="0"/>
          <w:marTop w:val="0"/>
          <w:marBottom w:val="0"/>
          <w:divBdr>
            <w:top w:val="none" w:sz="0" w:space="0" w:color="auto"/>
            <w:left w:val="none" w:sz="0" w:space="0" w:color="auto"/>
            <w:bottom w:val="none" w:sz="0" w:space="0" w:color="auto"/>
            <w:right w:val="none" w:sz="0" w:space="0" w:color="auto"/>
          </w:divBdr>
        </w:div>
        <w:div w:id="718239698">
          <w:marLeft w:val="480"/>
          <w:marRight w:val="0"/>
          <w:marTop w:val="0"/>
          <w:marBottom w:val="0"/>
          <w:divBdr>
            <w:top w:val="none" w:sz="0" w:space="0" w:color="auto"/>
            <w:left w:val="none" w:sz="0" w:space="0" w:color="auto"/>
            <w:bottom w:val="none" w:sz="0" w:space="0" w:color="auto"/>
            <w:right w:val="none" w:sz="0" w:space="0" w:color="auto"/>
          </w:divBdr>
        </w:div>
        <w:div w:id="729695302">
          <w:marLeft w:val="480"/>
          <w:marRight w:val="0"/>
          <w:marTop w:val="0"/>
          <w:marBottom w:val="0"/>
          <w:divBdr>
            <w:top w:val="none" w:sz="0" w:space="0" w:color="auto"/>
            <w:left w:val="none" w:sz="0" w:space="0" w:color="auto"/>
            <w:bottom w:val="none" w:sz="0" w:space="0" w:color="auto"/>
            <w:right w:val="none" w:sz="0" w:space="0" w:color="auto"/>
          </w:divBdr>
        </w:div>
        <w:div w:id="735057269">
          <w:marLeft w:val="480"/>
          <w:marRight w:val="0"/>
          <w:marTop w:val="0"/>
          <w:marBottom w:val="0"/>
          <w:divBdr>
            <w:top w:val="none" w:sz="0" w:space="0" w:color="auto"/>
            <w:left w:val="none" w:sz="0" w:space="0" w:color="auto"/>
            <w:bottom w:val="none" w:sz="0" w:space="0" w:color="auto"/>
            <w:right w:val="none" w:sz="0" w:space="0" w:color="auto"/>
          </w:divBdr>
        </w:div>
        <w:div w:id="735662470">
          <w:marLeft w:val="480"/>
          <w:marRight w:val="0"/>
          <w:marTop w:val="0"/>
          <w:marBottom w:val="0"/>
          <w:divBdr>
            <w:top w:val="none" w:sz="0" w:space="0" w:color="auto"/>
            <w:left w:val="none" w:sz="0" w:space="0" w:color="auto"/>
            <w:bottom w:val="none" w:sz="0" w:space="0" w:color="auto"/>
            <w:right w:val="none" w:sz="0" w:space="0" w:color="auto"/>
          </w:divBdr>
        </w:div>
        <w:div w:id="739063710">
          <w:marLeft w:val="480"/>
          <w:marRight w:val="0"/>
          <w:marTop w:val="0"/>
          <w:marBottom w:val="0"/>
          <w:divBdr>
            <w:top w:val="none" w:sz="0" w:space="0" w:color="auto"/>
            <w:left w:val="none" w:sz="0" w:space="0" w:color="auto"/>
            <w:bottom w:val="none" w:sz="0" w:space="0" w:color="auto"/>
            <w:right w:val="none" w:sz="0" w:space="0" w:color="auto"/>
          </w:divBdr>
        </w:div>
        <w:div w:id="815027866">
          <w:marLeft w:val="480"/>
          <w:marRight w:val="0"/>
          <w:marTop w:val="0"/>
          <w:marBottom w:val="0"/>
          <w:divBdr>
            <w:top w:val="none" w:sz="0" w:space="0" w:color="auto"/>
            <w:left w:val="none" w:sz="0" w:space="0" w:color="auto"/>
            <w:bottom w:val="none" w:sz="0" w:space="0" w:color="auto"/>
            <w:right w:val="none" w:sz="0" w:space="0" w:color="auto"/>
          </w:divBdr>
        </w:div>
        <w:div w:id="815805530">
          <w:marLeft w:val="480"/>
          <w:marRight w:val="0"/>
          <w:marTop w:val="0"/>
          <w:marBottom w:val="0"/>
          <w:divBdr>
            <w:top w:val="none" w:sz="0" w:space="0" w:color="auto"/>
            <w:left w:val="none" w:sz="0" w:space="0" w:color="auto"/>
            <w:bottom w:val="none" w:sz="0" w:space="0" w:color="auto"/>
            <w:right w:val="none" w:sz="0" w:space="0" w:color="auto"/>
          </w:divBdr>
        </w:div>
        <w:div w:id="825558347">
          <w:marLeft w:val="480"/>
          <w:marRight w:val="0"/>
          <w:marTop w:val="0"/>
          <w:marBottom w:val="0"/>
          <w:divBdr>
            <w:top w:val="none" w:sz="0" w:space="0" w:color="auto"/>
            <w:left w:val="none" w:sz="0" w:space="0" w:color="auto"/>
            <w:bottom w:val="none" w:sz="0" w:space="0" w:color="auto"/>
            <w:right w:val="none" w:sz="0" w:space="0" w:color="auto"/>
          </w:divBdr>
        </w:div>
        <w:div w:id="844981664">
          <w:marLeft w:val="480"/>
          <w:marRight w:val="0"/>
          <w:marTop w:val="0"/>
          <w:marBottom w:val="0"/>
          <w:divBdr>
            <w:top w:val="none" w:sz="0" w:space="0" w:color="auto"/>
            <w:left w:val="none" w:sz="0" w:space="0" w:color="auto"/>
            <w:bottom w:val="none" w:sz="0" w:space="0" w:color="auto"/>
            <w:right w:val="none" w:sz="0" w:space="0" w:color="auto"/>
          </w:divBdr>
        </w:div>
        <w:div w:id="882403579">
          <w:marLeft w:val="480"/>
          <w:marRight w:val="0"/>
          <w:marTop w:val="0"/>
          <w:marBottom w:val="0"/>
          <w:divBdr>
            <w:top w:val="none" w:sz="0" w:space="0" w:color="auto"/>
            <w:left w:val="none" w:sz="0" w:space="0" w:color="auto"/>
            <w:bottom w:val="none" w:sz="0" w:space="0" w:color="auto"/>
            <w:right w:val="none" w:sz="0" w:space="0" w:color="auto"/>
          </w:divBdr>
        </w:div>
        <w:div w:id="906837272">
          <w:marLeft w:val="480"/>
          <w:marRight w:val="0"/>
          <w:marTop w:val="0"/>
          <w:marBottom w:val="0"/>
          <w:divBdr>
            <w:top w:val="none" w:sz="0" w:space="0" w:color="auto"/>
            <w:left w:val="none" w:sz="0" w:space="0" w:color="auto"/>
            <w:bottom w:val="none" w:sz="0" w:space="0" w:color="auto"/>
            <w:right w:val="none" w:sz="0" w:space="0" w:color="auto"/>
          </w:divBdr>
        </w:div>
        <w:div w:id="914977478">
          <w:marLeft w:val="480"/>
          <w:marRight w:val="0"/>
          <w:marTop w:val="0"/>
          <w:marBottom w:val="0"/>
          <w:divBdr>
            <w:top w:val="none" w:sz="0" w:space="0" w:color="auto"/>
            <w:left w:val="none" w:sz="0" w:space="0" w:color="auto"/>
            <w:bottom w:val="none" w:sz="0" w:space="0" w:color="auto"/>
            <w:right w:val="none" w:sz="0" w:space="0" w:color="auto"/>
          </w:divBdr>
        </w:div>
        <w:div w:id="945429635">
          <w:marLeft w:val="480"/>
          <w:marRight w:val="0"/>
          <w:marTop w:val="0"/>
          <w:marBottom w:val="0"/>
          <w:divBdr>
            <w:top w:val="none" w:sz="0" w:space="0" w:color="auto"/>
            <w:left w:val="none" w:sz="0" w:space="0" w:color="auto"/>
            <w:bottom w:val="none" w:sz="0" w:space="0" w:color="auto"/>
            <w:right w:val="none" w:sz="0" w:space="0" w:color="auto"/>
          </w:divBdr>
        </w:div>
        <w:div w:id="963922888">
          <w:marLeft w:val="480"/>
          <w:marRight w:val="0"/>
          <w:marTop w:val="0"/>
          <w:marBottom w:val="0"/>
          <w:divBdr>
            <w:top w:val="none" w:sz="0" w:space="0" w:color="auto"/>
            <w:left w:val="none" w:sz="0" w:space="0" w:color="auto"/>
            <w:bottom w:val="none" w:sz="0" w:space="0" w:color="auto"/>
            <w:right w:val="none" w:sz="0" w:space="0" w:color="auto"/>
          </w:divBdr>
        </w:div>
        <w:div w:id="970552144">
          <w:marLeft w:val="480"/>
          <w:marRight w:val="0"/>
          <w:marTop w:val="0"/>
          <w:marBottom w:val="0"/>
          <w:divBdr>
            <w:top w:val="none" w:sz="0" w:space="0" w:color="auto"/>
            <w:left w:val="none" w:sz="0" w:space="0" w:color="auto"/>
            <w:bottom w:val="none" w:sz="0" w:space="0" w:color="auto"/>
            <w:right w:val="none" w:sz="0" w:space="0" w:color="auto"/>
          </w:divBdr>
        </w:div>
        <w:div w:id="982731557">
          <w:marLeft w:val="480"/>
          <w:marRight w:val="0"/>
          <w:marTop w:val="0"/>
          <w:marBottom w:val="0"/>
          <w:divBdr>
            <w:top w:val="none" w:sz="0" w:space="0" w:color="auto"/>
            <w:left w:val="none" w:sz="0" w:space="0" w:color="auto"/>
            <w:bottom w:val="none" w:sz="0" w:space="0" w:color="auto"/>
            <w:right w:val="none" w:sz="0" w:space="0" w:color="auto"/>
          </w:divBdr>
        </w:div>
        <w:div w:id="996224275">
          <w:marLeft w:val="480"/>
          <w:marRight w:val="0"/>
          <w:marTop w:val="0"/>
          <w:marBottom w:val="0"/>
          <w:divBdr>
            <w:top w:val="none" w:sz="0" w:space="0" w:color="auto"/>
            <w:left w:val="none" w:sz="0" w:space="0" w:color="auto"/>
            <w:bottom w:val="none" w:sz="0" w:space="0" w:color="auto"/>
            <w:right w:val="none" w:sz="0" w:space="0" w:color="auto"/>
          </w:divBdr>
        </w:div>
        <w:div w:id="996617232">
          <w:marLeft w:val="480"/>
          <w:marRight w:val="0"/>
          <w:marTop w:val="0"/>
          <w:marBottom w:val="0"/>
          <w:divBdr>
            <w:top w:val="none" w:sz="0" w:space="0" w:color="auto"/>
            <w:left w:val="none" w:sz="0" w:space="0" w:color="auto"/>
            <w:bottom w:val="none" w:sz="0" w:space="0" w:color="auto"/>
            <w:right w:val="none" w:sz="0" w:space="0" w:color="auto"/>
          </w:divBdr>
        </w:div>
        <w:div w:id="1016349360">
          <w:marLeft w:val="480"/>
          <w:marRight w:val="0"/>
          <w:marTop w:val="0"/>
          <w:marBottom w:val="0"/>
          <w:divBdr>
            <w:top w:val="none" w:sz="0" w:space="0" w:color="auto"/>
            <w:left w:val="none" w:sz="0" w:space="0" w:color="auto"/>
            <w:bottom w:val="none" w:sz="0" w:space="0" w:color="auto"/>
            <w:right w:val="none" w:sz="0" w:space="0" w:color="auto"/>
          </w:divBdr>
        </w:div>
        <w:div w:id="1049261346">
          <w:marLeft w:val="480"/>
          <w:marRight w:val="0"/>
          <w:marTop w:val="0"/>
          <w:marBottom w:val="0"/>
          <w:divBdr>
            <w:top w:val="none" w:sz="0" w:space="0" w:color="auto"/>
            <w:left w:val="none" w:sz="0" w:space="0" w:color="auto"/>
            <w:bottom w:val="none" w:sz="0" w:space="0" w:color="auto"/>
            <w:right w:val="none" w:sz="0" w:space="0" w:color="auto"/>
          </w:divBdr>
        </w:div>
        <w:div w:id="1053037623">
          <w:marLeft w:val="480"/>
          <w:marRight w:val="0"/>
          <w:marTop w:val="0"/>
          <w:marBottom w:val="0"/>
          <w:divBdr>
            <w:top w:val="none" w:sz="0" w:space="0" w:color="auto"/>
            <w:left w:val="none" w:sz="0" w:space="0" w:color="auto"/>
            <w:bottom w:val="none" w:sz="0" w:space="0" w:color="auto"/>
            <w:right w:val="none" w:sz="0" w:space="0" w:color="auto"/>
          </w:divBdr>
        </w:div>
        <w:div w:id="1083994071">
          <w:marLeft w:val="480"/>
          <w:marRight w:val="0"/>
          <w:marTop w:val="0"/>
          <w:marBottom w:val="0"/>
          <w:divBdr>
            <w:top w:val="none" w:sz="0" w:space="0" w:color="auto"/>
            <w:left w:val="none" w:sz="0" w:space="0" w:color="auto"/>
            <w:bottom w:val="none" w:sz="0" w:space="0" w:color="auto"/>
            <w:right w:val="none" w:sz="0" w:space="0" w:color="auto"/>
          </w:divBdr>
        </w:div>
        <w:div w:id="1102455152">
          <w:marLeft w:val="480"/>
          <w:marRight w:val="0"/>
          <w:marTop w:val="0"/>
          <w:marBottom w:val="0"/>
          <w:divBdr>
            <w:top w:val="none" w:sz="0" w:space="0" w:color="auto"/>
            <w:left w:val="none" w:sz="0" w:space="0" w:color="auto"/>
            <w:bottom w:val="none" w:sz="0" w:space="0" w:color="auto"/>
            <w:right w:val="none" w:sz="0" w:space="0" w:color="auto"/>
          </w:divBdr>
        </w:div>
        <w:div w:id="1137795747">
          <w:marLeft w:val="480"/>
          <w:marRight w:val="0"/>
          <w:marTop w:val="0"/>
          <w:marBottom w:val="0"/>
          <w:divBdr>
            <w:top w:val="none" w:sz="0" w:space="0" w:color="auto"/>
            <w:left w:val="none" w:sz="0" w:space="0" w:color="auto"/>
            <w:bottom w:val="none" w:sz="0" w:space="0" w:color="auto"/>
            <w:right w:val="none" w:sz="0" w:space="0" w:color="auto"/>
          </w:divBdr>
        </w:div>
        <w:div w:id="1141919523">
          <w:marLeft w:val="480"/>
          <w:marRight w:val="0"/>
          <w:marTop w:val="0"/>
          <w:marBottom w:val="0"/>
          <w:divBdr>
            <w:top w:val="none" w:sz="0" w:space="0" w:color="auto"/>
            <w:left w:val="none" w:sz="0" w:space="0" w:color="auto"/>
            <w:bottom w:val="none" w:sz="0" w:space="0" w:color="auto"/>
            <w:right w:val="none" w:sz="0" w:space="0" w:color="auto"/>
          </w:divBdr>
        </w:div>
        <w:div w:id="1146245068">
          <w:marLeft w:val="480"/>
          <w:marRight w:val="0"/>
          <w:marTop w:val="0"/>
          <w:marBottom w:val="0"/>
          <w:divBdr>
            <w:top w:val="none" w:sz="0" w:space="0" w:color="auto"/>
            <w:left w:val="none" w:sz="0" w:space="0" w:color="auto"/>
            <w:bottom w:val="none" w:sz="0" w:space="0" w:color="auto"/>
            <w:right w:val="none" w:sz="0" w:space="0" w:color="auto"/>
          </w:divBdr>
        </w:div>
        <w:div w:id="1160660022">
          <w:marLeft w:val="480"/>
          <w:marRight w:val="0"/>
          <w:marTop w:val="0"/>
          <w:marBottom w:val="0"/>
          <w:divBdr>
            <w:top w:val="none" w:sz="0" w:space="0" w:color="auto"/>
            <w:left w:val="none" w:sz="0" w:space="0" w:color="auto"/>
            <w:bottom w:val="none" w:sz="0" w:space="0" w:color="auto"/>
            <w:right w:val="none" w:sz="0" w:space="0" w:color="auto"/>
          </w:divBdr>
        </w:div>
        <w:div w:id="1186600524">
          <w:marLeft w:val="480"/>
          <w:marRight w:val="0"/>
          <w:marTop w:val="0"/>
          <w:marBottom w:val="0"/>
          <w:divBdr>
            <w:top w:val="none" w:sz="0" w:space="0" w:color="auto"/>
            <w:left w:val="none" w:sz="0" w:space="0" w:color="auto"/>
            <w:bottom w:val="none" w:sz="0" w:space="0" w:color="auto"/>
            <w:right w:val="none" w:sz="0" w:space="0" w:color="auto"/>
          </w:divBdr>
        </w:div>
        <w:div w:id="1211726401">
          <w:marLeft w:val="480"/>
          <w:marRight w:val="0"/>
          <w:marTop w:val="0"/>
          <w:marBottom w:val="0"/>
          <w:divBdr>
            <w:top w:val="none" w:sz="0" w:space="0" w:color="auto"/>
            <w:left w:val="none" w:sz="0" w:space="0" w:color="auto"/>
            <w:bottom w:val="none" w:sz="0" w:space="0" w:color="auto"/>
            <w:right w:val="none" w:sz="0" w:space="0" w:color="auto"/>
          </w:divBdr>
        </w:div>
        <w:div w:id="1221556275">
          <w:marLeft w:val="480"/>
          <w:marRight w:val="0"/>
          <w:marTop w:val="0"/>
          <w:marBottom w:val="0"/>
          <w:divBdr>
            <w:top w:val="none" w:sz="0" w:space="0" w:color="auto"/>
            <w:left w:val="none" w:sz="0" w:space="0" w:color="auto"/>
            <w:bottom w:val="none" w:sz="0" w:space="0" w:color="auto"/>
            <w:right w:val="none" w:sz="0" w:space="0" w:color="auto"/>
          </w:divBdr>
        </w:div>
        <w:div w:id="1241869441">
          <w:marLeft w:val="480"/>
          <w:marRight w:val="0"/>
          <w:marTop w:val="0"/>
          <w:marBottom w:val="0"/>
          <w:divBdr>
            <w:top w:val="none" w:sz="0" w:space="0" w:color="auto"/>
            <w:left w:val="none" w:sz="0" w:space="0" w:color="auto"/>
            <w:bottom w:val="none" w:sz="0" w:space="0" w:color="auto"/>
            <w:right w:val="none" w:sz="0" w:space="0" w:color="auto"/>
          </w:divBdr>
        </w:div>
        <w:div w:id="1261639803">
          <w:marLeft w:val="480"/>
          <w:marRight w:val="0"/>
          <w:marTop w:val="0"/>
          <w:marBottom w:val="0"/>
          <w:divBdr>
            <w:top w:val="none" w:sz="0" w:space="0" w:color="auto"/>
            <w:left w:val="none" w:sz="0" w:space="0" w:color="auto"/>
            <w:bottom w:val="none" w:sz="0" w:space="0" w:color="auto"/>
            <w:right w:val="none" w:sz="0" w:space="0" w:color="auto"/>
          </w:divBdr>
        </w:div>
        <w:div w:id="1276328127">
          <w:marLeft w:val="480"/>
          <w:marRight w:val="0"/>
          <w:marTop w:val="0"/>
          <w:marBottom w:val="0"/>
          <w:divBdr>
            <w:top w:val="none" w:sz="0" w:space="0" w:color="auto"/>
            <w:left w:val="none" w:sz="0" w:space="0" w:color="auto"/>
            <w:bottom w:val="none" w:sz="0" w:space="0" w:color="auto"/>
            <w:right w:val="none" w:sz="0" w:space="0" w:color="auto"/>
          </w:divBdr>
        </w:div>
        <w:div w:id="1286616016">
          <w:marLeft w:val="480"/>
          <w:marRight w:val="0"/>
          <w:marTop w:val="0"/>
          <w:marBottom w:val="0"/>
          <w:divBdr>
            <w:top w:val="none" w:sz="0" w:space="0" w:color="auto"/>
            <w:left w:val="none" w:sz="0" w:space="0" w:color="auto"/>
            <w:bottom w:val="none" w:sz="0" w:space="0" w:color="auto"/>
            <w:right w:val="none" w:sz="0" w:space="0" w:color="auto"/>
          </w:divBdr>
        </w:div>
        <w:div w:id="1299340216">
          <w:marLeft w:val="480"/>
          <w:marRight w:val="0"/>
          <w:marTop w:val="0"/>
          <w:marBottom w:val="0"/>
          <w:divBdr>
            <w:top w:val="none" w:sz="0" w:space="0" w:color="auto"/>
            <w:left w:val="none" w:sz="0" w:space="0" w:color="auto"/>
            <w:bottom w:val="none" w:sz="0" w:space="0" w:color="auto"/>
            <w:right w:val="none" w:sz="0" w:space="0" w:color="auto"/>
          </w:divBdr>
        </w:div>
        <w:div w:id="1317687222">
          <w:marLeft w:val="480"/>
          <w:marRight w:val="0"/>
          <w:marTop w:val="0"/>
          <w:marBottom w:val="0"/>
          <w:divBdr>
            <w:top w:val="none" w:sz="0" w:space="0" w:color="auto"/>
            <w:left w:val="none" w:sz="0" w:space="0" w:color="auto"/>
            <w:bottom w:val="none" w:sz="0" w:space="0" w:color="auto"/>
            <w:right w:val="none" w:sz="0" w:space="0" w:color="auto"/>
          </w:divBdr>
        </w:div>
        <w:div w:id="1324823225">
          <w:marLeft w:val="480"/>
          <w:marRight w:val="0"/>
          <w:marTop w:val="0"/>
          <w:marBottom w:val="0"/>
          <w:divBdr>
            <w:top w:val="none" w:sz="0" w:space="0" w:color="auto"/>
            <w:left w:val="none" w:sz="0" w:space="0" w:color="auto"/>
            <w:bottom w:val="none" w:sz="0" w:space="0" w:color="auto"/>
            <w:right w:val="none" w:sz="0" w:space="0" w:color="auto"/>
          </w:divBdr>
        </w:div>
        <w:div w:id="1376193337">
          <w:marLeft w:val="480"/>
          <w:marRight w:val="0"/>
          <w:marTop w:val="0"/>
          <w:marBottom w:val="0"/>
          <w:divBdr>
            <w:top w:val="none" w:sz="0" w:space="0" w:color="auto"/>
            <w:left w:val="none" w:sz="0" w:space="0" w:color="auto"/>
            <w:bottom w:val="none" w:sz="0" w:space="0" w:color="auto"/>
            <w:right w:val="none" w:sz="0" w:space="0" w:color="auto"/>
          </w:divBdr>
        </w:div>
        <w:div w:id="1388534498">
          <w:marLeft w:val="480"/>
          <w:marRight w:val="0"/>
          <w:marTop w:val="0"/>
          <w:marBottom w:val="0"/>
          <w:divBdr>
            <w:top w:val="none" w:sz="0" w:space="0" w:color="auto"/>
            <w:left w:val="none" w:sz="0" w:space="0" w:color="auto"/>
            <w:bottom w:val="none" w:sz="0" w:space="0" w:color="auto"/>
            <w:right w:val="none" w:sz="0" w:space="0" w:color="auto"/>
          </w:divBdr>
        </w:div>
        <w:div w:id="1421876796">
          <w:marLeft w:val="480"/>
          <w:marRight w:val="0"/>
          <w:marTop w:val="0"/>
          <w:marBottom w:val="0"/>
          <w:divBdr>
            <w:top w:val="none" w:sz="0" w:space="0" w:color="auto"/>
            <w:left w:val="none" w:sz="0" w:space="0" w:color="auto"/>
            <w:bottom w:val="none" w:sz="0" w:space="0" w:color="auto"/>
            <w:right w:val="none" w:sz="0" w:space="0" w:color="auto"/>
          </w:divBdr>
        </w:div>
        <w:div w:id="1461455854">
          <w:marLeft w:val="480"/>
          <w:marRight w:val="0"/>
          <w:marTop w:val="0"/>
          <w:marBottom w:val="0"/>
          <w:divBdr>
            <w:top w:val="none" w:sz="0" w:space="0" w:color="auto"/>
            <w:left w:val="none" w:sz="0" w:space="0" w:color="auto"/>
            <w:bottom w:val="none" w:sz="0" w:space="0" w:color="auto"/>
            <w:right w:val="none" w:sz="0" w:space="0" w:color="auto"/>
          </w:divBdr>
        </w:div>
        <w:div w:id="1500804454">
          <w:marLeft w:val="480"/>
          <w:marRight w:val="0"/>
          <w:marTop w:val="0"/>
          <w:marBottom w:val="0"/>
          <w:divBdr>
            <w:top w:val="none" w:sz="0" w:space="0" w:color="auto"/>
            <w:left w:val="none" w:sz="0" w:space="0" w:color="auto"/>
            <w:bottom w:val="none" w:sz="0" w:space="0" w:color="auto"/>
            <w:right w:val="none" w:sz="0" w:space="0" w:color="auto"/>
          </w:divBdr>
        </w:div>
        <w:div w:id="1509171124">
          <w:marLeft w:val="480"/>
          <w:marRight w:val="0"/>
          <w:marTop w:val="0"/>
          <w:marBottom w:val="0"/>
          <w:divBdr>
            <w:top w:val="none" w:sz="0" w:space="0" w:color="auto"/>
            <w:left w:val="none" w:sz="0" w:space="0" w:color="auto"/>
            <w:bottom w:val="none" w:sz="0" w:space="0" w:color="auto"/>
            <w:right w:val="none" w:sz="0" w:space="0" w:color="auto"/>
          </w:divBdr>
        </w:div>
        <w:div w:id="1538347944">
          <w:marLeft w:val="480"/>
          <w:marRight w:val="0"/>
          <w:marTop w:val="0"/>
          <w:marBottom w:val="0"/>
          <w:divBdr>
            <w:top w:val="none" w:sz="0" w:space="0" w:color="auto"/>
            <w:left w:val="none" w:sz="0" w:space="0" w:color="auto"/>
            <w:bottom w:val="none" w:sz="0" w:space="0" w:color="auto"/>
            <w:right w:val="none" w:sz="0" w:space="0" w:color="auto"/>
          </w:divBdr>
        </w:div>
        <w:div w:id="1541278768">
          <w:marLeft w:val="480"/>
          <w:marRight w:val="0"/>
          <w:marTop w:val="0"/>
          <w:marBottom w:val="0"/>
          <w:divBdr>
            <w:top w:val="none" w:sz="0" w:space="0" w:color="auto"/>
            <w:left w:val="none" w:sz="0" w:space="0" w:color="auto"/>
            <w:bottom w:val="none" w:sz="0" w:space="0" w:color="auto"/>
            <w:right w:val="none" w:sz="0" w:space="0" w:color="auto"/>
          </w:divBdr>
        </w:div>
        <w:div w:id="1617977764">
          <w:marLeft w:val="480"/>
          <w:marRight w:val="0"/>
          <w:marTop w:val="0"/>
          <w:marBottom w:val="0"/>
          <w:divBdr>
            <w:top w:val="none" w:sz="0" w:space="0" w:color="auto"/>
            <w:left w:val="none" w:sz="0" w:space="0" w:color="auto"/>
            <w:bottom w:val="none" w:sz="0" w:space="0" w:color="auto"/>
            <w:right w:val="none" w:sz="0" w:space="0" w:color="auto"/>
          </w:divBdr>
        </w:div>
        <w:div w:id="1638609014">
          <w:marLeft w:val="480"/>
          <w:marRight w:val="0"/>
          <w:marTop w:val="0"/>
          <w:marBottom w:val="0"/>
          <w:divBdr>
            <w:top w:val="none" w:sz="0" w:space="0" w:color="auto"/>
            <w:left w:val="none" w:sz="0" w:space="0" w:color="auto"/>
            <w:bottom w:val="none" w:sz="0" w:space="0" w:color="auto"/>
            <w:right w:val="none" w:sz="0" w:space="0" w:color="auto"/>
          </w:divBdr>
        </w:div>
        <w:div w:id="1671055033">
          <w:marLeft w:val="480"/>
          <w:marRight w:val="0"/>
          <w:marTop w:val="0"/>
          <w:marBottom w:val="0"/>
          <w:divBdr>
            <w:top w:val="none" w:sz="0" w:space="0" w:color="auto"/>
            <w:left w:val="none" w:sz="0" w:space="0" w:color="auto"/>
            <w:bottom w:val="none" w:sz="0" w:space="0" w:color="auto"/>
            <w:right w:val="none" w:sz="0" w:space="0" w:color="auto"/>
          </w:divBdr>
        </w:div>
        <w:div w:id="1684092111">
          <w:marLeft w:val="480"/>
          <w:marRight w:val="0"/>
          <w:marTop w:val="0"/>
          <w:marBottom w:val="0"/>
          <w:divBdr>
            <w:top w:val="none" w:sz="0" w:space="0" w:color="auto"/>
            <w:left w:val="none" w:sz="0" w:space="0" w:color="auto"/>
            <w:bottom w:val="none" w:sz="0" w:space="0" w:color="auto"/>
            <w:right w:val="none" w:sz="0" w:space="0" w:color="auto"/>
          </w:divBdr>
        </w:div>
        <w:div w:id="1697656855">
          <w:marLeft w:val="480"/>
          <w:marRight w:val="0"/>
          <w:marTop w:val="0"/>
          <w:marBottom w:val="0"/>
          <w:divBdr>
            <w:top w:val="none" w:sz="0" w:space="0" w:color="auto"/>
            <w:left w:val="none" w:sz="0" w:space="0" w:color="auto"/>
            <w:bottom w:val="none" w:sz="0" w:space="0" w:color="auto"/>
            <w:right w:val="none" w:sz="0" w:space="0" w:color="auto"/>
          </w:divBdr>
        </w:div>
        <w:div w:id="1703478755">
          <w:marLeft w:val="480"/>
          <w:marRight w:val="0"/>
          <w:marTop w:val="0"/>
          <w:marBottom w:val="0"/>
          <w:divBdr>
            <w:top w:val="none" w:sz="0" w:space="0" w:color="auto"/>
            <w:left w:val="none" w:sz="0" w:space="0" w:color="auto"/>
            <w:bottom w:val="none" w:sz="0" w:space="0" w:color="auto"/>
            <w:right w:val="none" w:sz="0" w:space="0" w:color="auto"/>
          </w:divBdr>
        </w:div>
        <w:div w:id="1737975895">
          <w:marLeft w:val="480"/>
          <w:marRight w:val="0"/>
          <w:marTop w:val="0"/>
          <w:marBottom w:val="0"/>
          <w:divBdr>
            <w:top w:val="none" w:sz="0" w:space="0" w:color="auto"/>
            <w:left w:val="none" w:sz="0" w:space="0" w:color="auto"/>
            <w:bottom w:val="none" w:sz="0" w:space="0" w:color="auto"/>
            <w:right w:val="none" w:sz="0" w:space="0" w:color="auto"/>
          </w:divBdr>
        </w:div>
        <w:div w:id="1740520222">
          <w:marLeft w:val="480"/>
          <w:marRight w:val="0"/>
          <w:marTop w:val="0"/>
          <w:marBottom w:val="0"/>
          <w:divBdr>
            <w:top w:val="none" w:sz="0" w:space="0" w:color="auto"/>
            <w:left w:val="none" w:sz="0" w:space="0" w:color="auto"/>
            <w:bottom w:val="none" w:sz="0" w:space="0" w:color="auto"/>
            <w:right w:val="none" w:sz="0" w:space="0" w:color="auto"/>
          </w:divBdr>
        </w:div>
        <w:div w:id="1743330450">
          <w:marLeft w:val="480"/>
          <w:marRight w:val="0"/>
          <w:marTop w:val="0"/>
          <w:marBottom w:val="0"/>
          <w:divBdr>
            <w:top w:val="none" w:sz="0" w:space="0" w:color="auto"/>
            <w:left w:val="none" w:sz="0" w:space="0" w:color="auto"/>
            <w:bottom w:val="none" w:sz="0" w:space="0" w:color="auto"/>
            <w:right w:val="none" w:sz="0" w:space="0" w:color="auto"/>
          </w:divBdr>
        </w:div>
        <w:div w:id="1768962800">
          <w:marLeft w:val="480"/>
          <w:marRight w:val="0"/>
          <w:marTop w:val="0"/>
          <w:marBottom w:val="0"/>
          <w:divBdr>
            <w:top w:val="none" w:sz="0" w:space="0" w:color="auto"/>
            <w:left w:val="none" w:sz="0" w:space="0" w:color="auto"/>
            <w:bottom w:val="none" w:sz="0" w:space="0" w:color="auto"/>
            <w:right w:val="none" w:sz="0" w:space="0" w:color="auto"/>
          </w:divBdr>
        </w:div>
        <w:div w:id="1793132453">
          <w:marLeft w:val="480"/>
          <w:marRight w:val="0"/>
          <w:marTop w:val="0"/>
          <w:marBottom w:val="0"/>
          <w:divBdr>
            <w:top w:val="none" w:sz="0" w:space="0" w:color="auto"/>
            <w:left w:val="none" w:sz="0" w:space="0" w:color="auto"/>
            <w:bottom w:val="none" w:sz="0" w:space="0" w:color="auto"/>
            <w:right w:val="none" w:sz="0" w:space="0" w:color="auto"/>
          </w:divBdr>
        </w:div>
        <w:div w:id="1862669431">
          <w:marLeft w:val="480"/>
          <w:marRight w:val="0"/>
          <w:marTop w:val="0"/>
          <w:marBottom w:val="0"/>
          <w:divBdr>
            <w:top w:val="none" w:sz="0" w:space="0" w:color="auto"/>
            <w:left w:val="none" w:sz="0" w:space="0" w:color="auto"/>
            <w:bottom w:val="none" w:sz="0" w:space="0" w:color="auto"/>
            <w:right w:val="none" w:sz="0" w:space="0" w:color="auto"/>
          </w:divBdr>
        </w:div>
        <w:div w:id="1865243335">
          <w:marLeft w:val="480"/>
          <w:marRight w:val="0"/>
          <w:marTop w:val="0"/>
          <w:marBottom w:val="0"/>
          <w:divBdr>
            <w:top w:val="none" w:sz="0" w:space="0" w:color="auto"/>
            <w:left w:val="none" w:sz="0" w:space="0" w:color="auto"/>
            <w:bottom w:val="none" w:sz="0" w:space="0" w:color="auto"/>
            <w:right w:val="none" w:sz="0" w:space="0" w:color="auto"/>
          </w:divBdr>
        </w:div>
        <w:div w:id="1885603384">
          <w:marLeft w:val="480"/>
          <w:marRight w:val="0"/>
          <w:marTop w:val="0"/>
          <w:marBottom w:val="0"/>
          <w:divBdr>
            <w:top w:val="none" w:sz="0" w:space="0" w:color="auto"/>
            <w:left w:val="none" w:sz="0" w:space="0" w:color="auto"/>
            <w:bottom w:val="none" w:sz="0" w:space="0" w:color="auto"/>
            <w:right w:val="none" w:sz="0" w:space="0" w:color="auto"/>
          </w:divBdr>
        </w:div>
        <w:div w:id="1943301962">
          <w:marLeft w:val="480"/>
          <w:marRight w:val="0"/>
          <w:marTop w:val="0"/>
          <w:marBottom w:val="0"/>
          <w:divBdr>
            <w:top w:val="none" w:sz="0" w:space="0" w:color="auto"/>
            <w:left w:val="none" w:sz="0" w:space="0" w:color="auto"/>
            <w:bottom w:val="none" w:sz="0" w:space="0" w:color="auto"/>
            <w:right w:val="none" w:sz="0" w:space="0" w:color="auto"/>
          </w:divBdr>
        </w:div>
        <w:div w:id="1994748028">
          <w:marLeft w:val="480"/>
          <w:marRight w:val="0"/>
          <w:marTop w:val="0"/>
          <w:marBottom w:val="0"/>
          <w:divBdr>
            <w:top w:val="none" w:sz="0" w:space="0" w:color="auto"/>
            <w:left w:val="none" w:sz="0" w:space="0" w:color="auto"/>
            <w:bottom w:val="none" w:sz="0" w:space="0" w:color="auto"/>
            <w:right w:val="none" w:sz="0" w:space="0" w:color="auto"/>
          </w:divBdr>
        </w:div>
        <w:div w:id="2040159598">
          <w:marLeft w:val="480"/>
          <w:marRight w:val="0"/>
          <w:marTop w:val="0"/>
          <w:marBottom w:val="0"/>
          <w:divBdr>
            <w:top w:val="none" w:sz="0" w:space="0" w:color="auto"/>
            <w:left w:val="none" w:sz="0" w:space="0" w:color="auto"/>
            <w:bottom w:val="none" w:sz="0" w:space="0" w:color="auto"/>
            <w:right w:val="none" w:sz="0" w:space="0" w:color="auto"/>
          </w:divBdr>
        </w:div>
        <w:div w:id="2074964437">
          <w:marLeft w:val="480"/>
          <w:marRight w:val="0"/>
          <w:marTop w:val="0"/>
          <w:marBottom w:val="0"/>
          <w:divBdr>
            <w:top w:val="none" w:sz="0" w:space="0" w:color="auto"/>
            <w:left w:val="none" w:sz="0" w:space="0" w:color="auto"/>
            <w:bottom w:val="none" w:sz="0" w:space="0" w:color="auto"/>
            <w:right w:val="none" w:sz="0" w:space="0" w:color="auto"/>
          </w:divBdr>
        </w:div>
        <w:div w:id="2130394101">
          <w:marLeft w:val="480"/>
          <w:marRight w:val="0"/>
          <w:marTop w:val="0"/>
          <w:marBottom w:val="0"/>
          <w:divBdr>
            <w:top w:val="none" w:sz="0" w:space="0" w:color="auto"/>
            <w:left w:val="none" w:sz="0" w:space="0" w:color="auto"/>
            <w:bottom w:val="none" w:sz="0" w:space="0" w:color="auto"/>
            <w:right w:val="none" w:sz="0" w:space="0" w:color="auto"/>
          </w:divBdr>
        </w:div>
        <w:div w:id="2143888408">
          <w:marLeft w:val="480"/>
          <w:marRight w:val="0"/>
          <w:marTop w:val="0"/>
          <w:marBottom w:val="0"/>
          <w:divBdr>
            <w:top w:val="none" w:sz="0" w:space="0" w:color="auto"/>
            <w:left w:val="none" w:sz="0" w:space="0" w:color="auto"/>
            <w:bottom w:val="none" w:sz="0" w:space="0" w:color="auto"/>
            <w:right w:val="none" w:sz="0" w:space="0" w:color="auto"/>
          </w:divBdr>
        </w:div>
      </w:divsChild>
    </w:div>
    <w:div w:id="749472119">
      <w:bodyDiv w:val="1"/>
      <w:marLeft w:val="0"/>
      <w:marRight w:val="0"/>
      <w:marTop w:val="0"/>
      <w:marBottom w:val="0"/>
      <w:divBdr>
        <w:top w:val="none" w:sz="0" w:space="0" w:color="auto"/>
        <w:left w:val="none" w:sz="0" w:space="0" w:color="auto"/>
        <w:bottom w:val="none" w:sz="0" w:space="0" w:color="auto"/>
        <w:right w:val="none" w:sz="0" w:space="0" w:color="auto"/>
      </w:divBdr>
      <w:divsChild>
        <w:div w:id="49623671">
          <w:marLeft w:val="480"/>
          <w:marRight w:val="0"/>
          <w:marTop w:val="0"/>
          <w:marBottom w:val="0"/>
          <w:divBdr>
            <w:top w:val="none" w:sz="0" w:space="0" w:color="auto"/>
            <w:left w:val="none" w:sz="0" w:space="0" w:color="auto"/>
            <w:bottom w:val="none" w:sz="0" w:space="0" w:color="auto"/>
            <w:right w:val="none" w:sz="0" w:space="0" w:color="auto"/>
          </w:divBdr>
        </w:div>
        <w:div w:id="60099366">
          <w:marLeft w:val="480"/>
          <w:marRight w:val="0"/>
          <w:marTop w:val="0"/>
          <w:marBottom w:val="0"/>
          <w:divBdr>
            <w:top w:val="none" w:sz="0" w:space="0" w:color="auto"/>
            <w:left w:val="none" w:sz="0" w:space="0" w:color="auto"/>
            <w:bottom w:val="none" w:sz="0" w:space="0" w:color="auto"/>
            <w:right w:val="none" w:sz="0" w:space="0" w:color="auto"/>
          </w:divBdr>
        </w:div>
        <w:div w:id="93667998">
          <w:marLeft w:val="480"/>
          <w:marRight w:val="0"/>
          <w:marTop w:val="0"/>
          <w:marBottom w:val="0"/>
          <w:divBdr>
            <w:top w:val="none" w:sz="0" w:space="0" w:color="auto"/>
            <w:left w:val="none" w:sz="0" w:space="0" w:color="auto"/>
            <w:bottom w:val="none" w:sz="0" w:space="0" w:color="auto"/>
            <w:right w:val="none" w:sz="0" w:space="0" w:color="auto"/>
          </w:divBdr>
        </w:div>
        <w:div w:id="97681116">
          <w:marLeft w:val="480"/>
          <w:marRight w:val="0"/>
          <w:marTop w:val="0"/>
          <w:marBottom w:val="0"/>
          <w:divBdr>
            <w:top w:val="none" w:sz="0" w:space="0" w:color="auto"/>
            <w:left w:val="none" w:sz="0" w:space="0" w:color="auto"/>
            <w:bottom w:val="none" w:sz="0" w:space="0" w:color="auto"/>
            <w:right w:val="none" w:sz="0" w:space="0" w:color="auto"/>
          </w:divBdr>
        </w:div>
        <w:div w:id="100609048">
          <w:marLeft w:val="480"/>
          <w:marRight w:val="0"/>
          <w:marTop w:val="0"/>
          <w:marBottom w:val="0"/>
          <w:divBdr>
            <w:top w:val="none" w:sz="0" w:space="0" w:color="auto"/>
            <w:left w:val="none" w:sz="0" w:space="0" w:color="auto"/>
            <w:bottom w:val="none" w:sz="0" w:space="0" w:color="auto"/>
            <w:right w:val="none" w:sz="0" w:space="0" w:color="auto"/>
          </w:divBdr>
        </w:div>
        <w:div w:id="156118265">
          <w:marLeft w:val="480"/>
          <w:marRight w:val="0"/>
          <w:marTop w:val="0"/>
          <w:marBottom w:val="0"/>
          <w:divBdr>
            <w:top w:val="none" w:sz="0" w:space="0" w:color="auto"/>
            <w:left w:val="none" w:sz="0" w:space="0" w:color="auto"/>
            <w:bottom w:val="none" w:sz="0" w:space="0" w:color="auto"/>
            <w:right w:val="none" w:sz="0" w:space="0" w:color="auto"/>
          </w:divBdr>
        </w:div>
        <w:div w:id="180633833">
          <w:marLeft w:val="480"/>
          <w:marRight w:val="0"/>
          <w:marTop w:val="0"/>
          <w:marBottom w:val="0"/>
          <w:divBdr>
            <w:top w:val="none" w:sz="0" w:space="0" w:color="auto"/>
            <w:left w:val="none" w:sz="0" w:space="0" w:color="auto"/>
            <w:bottom w:val="none" w:sz="0" w:space="0" w:color="auto"/>
            <w:right w:val="none" w:sz="0" w:space="0" w:color="auto"/>
          </w:divBdr>
        </w:div>
        <w:div w:id="202717584">
          <w:marLeft w:val="480"/>
          <w:marRight w:val="0"/>
          <w:marTop w:val="0"/>
          <w:marBottom w:val="0"/>
          <w:divBdr>
            <w:top w:val="none" w:sz="0" w:space="0" w:color="auto"/>
            <w:left w:val="none" w:sz="0" w:space="0" w:color="auto"/>
            <w:bottom w:val="none" w:sz="0" w:space="0" w:color="auto"/>
            <w:right w:val="none" w:sz="0" w:space="0" w:color="auto"/>
          </w:divBdr>
        </w:div>
        <w:div w:id="219827069">
          <w:marLeft w:val="480"/>
          <w:marRight w:val="0"/>
          <w:marTop w:val="0"/>
          <w:marBottom w:val="0"/>
          <w:divBdr>
            <w:top w:val="none" w:sz="0" w:space="0" w:color="auto"/>
            <w:left w:val="none" w:sz="0" w:space="0" w:color="auto"/>
            <w:bottom w:val="none" w:sz="0" w:space="0" w:color="auto"/>
            <w:right w:val="none" w:sz="0" w:space="0" w:color="auto"/>
          </w:divBdr>
        </w:div>
        <w:div w:id="266891690">
          <w:marLeft w:val="480"/>
          <w:marRight w:val="0"/>
          <w:marTop w:val="0"/>
          <w:marBottom w:val="0"/>
          <w:divBdr>
            <w:top w:val="none" w:sz="0" w:space="0" w:color="auto"/>
            <w:left w:val="none" w:sz="0" w:space="0" w:color="auto"/>
            <w:bottom w:val="none" w:sz="0" w:space="0" w:color="auto"/>
            <w:right w:val="none" w:sz="0" w:space="0" w:color="auto"/>
          </w:divBdr>
        </w:div>
        <w:div w:id="278419040">
          <w:marLeft w:val="480"/>
          <w:marRight w:val="0"/>
          <w:marTop w:val="0"/>
          <w:marBottom w:val="0"/>
          <w:divBdr>
            <w:top w:val="none" w:sz="0" w:space="0" w:color="auto"/>
            <w:left w:val="none" w:sz="0" w:space="0" w:color="auto"/>
            <w:bottom w:val="none" w:sz="0" w:space="0" w:color="auto"/>
            <w:right w:val="none" w:sz="0" w:space="0" w:color="auto"/>
          </w:divBdr>
        </w:div>
        <w:div w:id="286359095">
          <w:marLeft w:val="480"/>
          <w:marRight w:val="0"/>
          <w:marTop w:val="0"/>
          <w:marBottom w:val="0"/>
          <w:divBdr>
            <w:top w:val="none" w:sz="0" w:space="0" w:color="auto"/>
            <w:left w:val="none" w:sz="0" w:space="0" w:color="auto"/>
            <w:bottom w:val="none" w:sz="0" w:space="0" w:color="auto"/>
            <w:right w:val="none" w:sz="0" w:space="0" w:color="auto"/>
          </w:divBdr>
        </w:div>
        <w:div w:id="324238920">
          <w:marLeft w:val="480"/>
          <w:marRight w:val="0"/>
          <w:marTop w:val="0"/>
          <w:marBottom w:val="0"/>
          <w:divBdr>
            <w:top w:val="none" w:sz="0" w:space="0" w:color="auto"/>
            <w:left w:val="none" w:sz="0" w:space="0" w:color="auto"/>
            <w:bottom w:val="none" w:sz="0" w:space="0" w:color="auto"/>
            <w:right w:val="none" w:sz="0" w:space="0" w:color="auto"/>
          </w:divBdr>
        </w:div>
        <w:div w:id="326130379">
          <w:marLeft w:val="480"/>
          <w:marRight w:val="0"/>
          <w:marTop w:val="0"/>
          <w:marBottom w:val="0"/>
          <w:divBdr>
            <w:top w:val="none" w:sz="0" w:space="0" w:color="auto"/>
            <w:left w:val="none" w:sz="0" w:space="0" w:color="auto"/>
            <w:bottom w:val="none" w:sz="0" w:space="0" w:color="auto"/>
            <w:right w:val="none" w:sz="0" w:space="0" w:color="auto"/>
          </w:divBdr>
        </w:div>
        <w:div w:id="330957555">
          <w:marLeft w:val="480"/>
          <w:marRight w:val="0"/>
          <w:marTop w:val="0"/>
          <w:marBottom w:val="0"/>
          <w:divBdr>
            <w:top w:val="none" w:sz="0" w:space="0" w:color="auto"/>
            <w:left w:val="none" w:sz="0" w:space="0" w:color="auto"/>
            <w:bottom w:val="none" w:sz="0" w:space="0" w:color="auto"/>
            <w:right w:val="none" w:sz="0" w:space="0" w:color="auto"/>
          </w:divBdr>
        </w:div>
        <w:div w:id="420951761">
          <w:marLeft w:val="480"/>
          <w:marRight w:val="0"/>
          <w:marTop w:val="0"/>
          <w:marBottom w:val="0"/>
          <w:divBdr>
            <w:top w:val="none" w:sz="0" w:space="0" w:color="auto"/>
            <w:left w:val="none" w:sz="0" w:space="0" w:color="auto"/>
            <w:bottom w:val="none" w:sz="0" w:space="0" w:color="auto"/>
            <w:right w:val="none" w:sz="0" w:space="0" w:color="auto"/>
          </w:divBdr>
        </w:div>
        <w:div w:id="425537241">
          <w:marLeft w:val="480"/>
          <w:marRight w:val="0"/>
          <w:marTop w:val="0"/>
          <w:marBottom w:val="0"/>
          <w:divBdr>
            <w:top w:val="none" w:sz="0" w:space="0" w:color="auto"/>
            <w:left w:val="none" w:sz="0" w:space="0" w:color="auto"/>
            <w:bottom w:val="none" w:sz="0" w:space="0" w:color="auto"/>
            <w:right w:val="none" w:sz="0" w:space="0" w:color="auto"/>
          </w:divBdr>
        </w:div>
        <w:div w:id="440878829">
          <w:marLeft w:val="480"/>
          <w:marRight w:val="0"/>
          <w:marTop w:val="0"/>
          <w:marBottom w:val="0"/>
          <w:divBdr>
            <w:top w:val="none" w:sz="0" w:space="0" w:color="auto"/>
            <w:left w:val="none" w:sz="0" w:space="0" w:color="auto"/>
            <w:bottom w:val="none" w:sz="0" w:space="0" w:color="auto"/>
            <w:right w:val="none" w:sz="0" w:space="0" w:color="auto"/>
          </w:divBdr>
        </w:div>
        <w:div w:id="448283274">
          <w:marLeft w:val="480"/>
          <w:marRight w:val="0"/>
          <w:marTop w:val="0"/>
          <w:marBottom w:val="0"/>
          <w:divBdr>
            <w:top w:val="none" w:sz="0" w:space="0" w:color="auto"/>
            <w:left w:val="none" w:sz="0" w:space="0" w:color="auto"/>
            <w:bottom w:val="none" w:sz="0" w:space="0" w:color="auto"/>
            <w:right w:val="none" w:sz="0" w:space="0" w:color="auto"/>
          </w:divBdr>
        </w:div>
        <w:div w:id="450629570">
          <w:marLeft w:val="480"/>
          <w:marRight w:val="0"/>
          <w:marTop w:val="0"/>
          <w:marBottom w:val="0"/>
          <w:divBdr>
            <w:top w:val="none" w:sz="0" w:space="0" w:color="auto"/>
            <w:left w:val="none" w:sz="0" w:space="0" w:color="auto"/>
            <w:bottom w:val="none" w:sz="0" w:space="0" w:color="auto"/>
            <w:right w:val="none" w:sz="0" w:space="0" w:color="auto"/>
          </w:divBdr>
        </w:div>
        <w:div w:id="495151761">
          <w:marLeft w:val="480"/>
          <w:marRight w:val="0"/>
          <w:marTop w:val="0"/>
          <w:marBottom w:val="0"/>
          <w:divBdr>
            <w:top w:val="none" w:sz="0" w:space="0" w:color="auto"/>
            <w:left w:val="none" w:sz="0" w:space="0" w:color="auto"/>
            <w:bottom w:val="none" w:sz="0" w:space="0" w:color="auto"/>
            <w:right w:val="none" w:sz="0" w:space="0" w:color="auto"/>
          </w:divBdr>
        </w:div>
        <w:div w:id="556935990">
          <w:marLeft w:val="480"/>
          <w:marRight w:val="0"/>
          <w:marTop w:val="0"/>
          <w:marBottom w:val="0"/>
          <w:divBdr>
            <w:top w:val="none" w:sz="0" w:space="0" w:color="auto"/>
            <w:left w:val="none" w:sz="0" w:space="0" w:color="auto"/>
            <w:bottom w:val="none" w:sz="0" w:space="0" w:color="auto"/>
            <w:right w:val="none" w:sz="0" w:space="0" w:color="auto"/>
          </w:divBdr>
        </w:div>
        <w:div w:id="578254834">
          <w:marLeft w:val="480"/>
          <w:marRight w:val="0"/>
          <w:marTop w:val="0"/>
          <w:marBottom w:val="0"/>
          <w:divBdr>
            <w:top w:val="none" w:sz="0" w:space="0" w:color="auto"/>
            <w:left w:val="none" w:sz="0" w:space="0" w:color="auto"/>
            <w:bottom w:val="none" w:sz="0" w:space="0" w:color="auto"/>
            <w:right w:val="none" w:sz="0" w:space="0" w:color="auto"/>
          </w:divBdr>
        </w:div>
        <w:div w:id="611938824">
          <w:marLeft w:val="480"/>
          <w:marRight w:val="0"/>
          <w:marTop w:val="0"/>
          <w:marBottom w:val="0"/>
          <w:divBdr>
            <w:top w:val="none" w:sz="0" w:space="0" w:color="auto"/>
            <w:left w:val="none" w:sz="0" w:space="0" w:color="auto"/>
            <w:bottom w:val="none" w:sz="0" w:space="0" w:color="auto"/>
            <w:right w:val="none" w:sz="0" w:space="0" w:color="auto"/>
          </w:divBdr>
        </w:div>
        <w:div w:id="646279380">
          <w:marLeft w:val="480"/>
          <w:marRight w:val="0"/>
          <w:marTop w:val="0"/>
          <w:marBottom w:val="0"/>
          <w:divBdr>
            <w:top w:val="none" w:sz="0" w:space="0" w:color="auto"/>
            <w:left w:val="none" w:sz="0" w:space="0" w:color="auto"/>
            <w:bottom w:val="none" w:sz="0" w:space="0" w:color="auto"/>
            <w:right w:val="none" w:sz="0" w:space="0" w:color="auto"/>
          </w:divBdr>
        </w:div>
        <w:div w:id="679821340">
          <w:marLeft w:val="480"/>
          <w:marRight w:val="0"/>
          <w:marTop w:val="0"/>
          <w:marBottom w:val="0"/>
          <w:divBdr>
            <w:top w:val="none" w:sz="0" w:space="0" w:color="auto"/>
            <w:left w:val="none" w:sz="0" w:space="0" w:color="auto"/>
            <w:bottom w:val="none" w:sz="0" w:space="0" w:color="auto"/>
            <w:right w:val="none" w:sz="0" w:space="0" w:color="auto"/>
          </w:divBdr>
        </w:div>
        <w:div w:id="715157663">
          <w:marLeft w:val="480"/>
          <w:marRight w:val="0"/>
          <w:marTop w:val="0"/>
          <w:marBottom w:val="0"/>
          <w:divBdr>
            <w:top w:val="none" w:sz="0" w:space="0" w:color="auto"/>
            <w:left w:val="none" w:sz="0" w:space="0" w:color="auto"/>
            <w:bottom w:val="none" w:sz="0" w:space="0" w:color="auto"/>
            <w:right w:val="none" w:sz="0" w:space="0" w:color="auto"/>
          </w:divBdr>
        </w:div>
        <w:div w:id="715543254">
          <w:marLeft w:val="480"/>
          <w:marRight w:val="0"/>
          <w:marTop w:val="0"/>
          <w:marBottom w:val="0"/>
          <w:divBdr>
            <w:top w:val="none" w:sz="0" w:space="0" w:color="auto"/>
            <w:left w:val="none" w:sz="0" w:space="0" w:color="auto"/>
            <w:bottom w:val="none" w:sz="0" w:space="0" w:color="auto"/>
            <w:right w:val="none" w:sz="0" w:space="0" w:color="auto"/>
          </w:divBdr>
        </w:div>
        <w:div w:id="788474855">
          <w:marLeft w:val="480"/>
          <w:marRight w:val="0"/>
          <w:marTop w:val="0"/>
          <w:marBottom w:val="0"/>
          <w:divBdr>
            <w:top w:val="none" w:sz="0" w:space="0" w:color="auto"/>
            <w:left w:val="none" w:sz="0" w:space="0" w:color="auto"/>
            <w:bottom w:val="none" w:sz="0" w:space="0" w:color="auto"/>
            <w:right w:val="none" w:sz="0" w:space="0" w:color="auto"/>
          </w:divBdr>
        </w:div>
        <w:div w:id="817453873">
          <w:marLeft w:val="480"/>
          <w:marRight w:val="0"/>
          <w:marTop w:val="0"/>
          <w:marBottom w:val="0"/>
          <w:divBdr>
            <w:top w:val="none" w:sz="0" w:space="0" w:color="auto"/>
            <w:left w:val="none" w:sz="0" w:space="0" w:color="auto"/>
            <w:bottom w:val="none" w:sz="0" w:space="0" w:color="auto"/>
            <w:right w:val="none" w:sz="0" w:space="0" w:color="auto"/>
          </w:divBdr>
        </w:div>
        <w:div w:id="878736894">
          <w:marLeft w:val="480"/>
          <w:marRight w:val="0"/>
          <w:marTop w:val="0"/>
          <w:marBottom w:val="0"/>
          <w:divBdr>
            <w:top w:val="none" w:sz="0" w:space="0" w:color="auto"/>
            <w:left w:val="none" w:sz="0" w:space="0" w:color="auto"/>
            <w:bottom w:val="none" w:sz="0" w:space="0" w:color="auto"/>
            <w:right w:val="none" w:sz="0" w:space="0" w:color="auto"/>
          </w:divBdr>
        </w:div>
        <w:div w:id="888879649">
          <w:marLeft w:val="480"/>
          <w:marRight w:val="0"/>
          <w:marTop w:val="0"/>
          <w:marBottom w:val="0"/>
          <w:divBdr>
            <w:top w:val="none" w:sz="0" w:space="0" w:color="auto"/>
            <w:left w:val="none" w:sz="0" w:space="0" w:color="auto"/>
            <w:bottom w:val="none" w:sz="0" w:space="0" w:color="auto"/>
            <w:right w:val="none" w:sz="0" w:space="0" w:color="auto"/>
          </w:divBdr>
        </w:div>
        <w:div w:id="896937073">
          <w:marLeft w:val="480"/>
          <w:marRight w:val="0"/>
          <w:marTop w:val="0"/>
          <w:marBottom w:val="0"/>
          <w:divBdr>
            <w:top w:val="none" w:sz="0" w:space="0" w:color="auto"/>
            <w:left w:val="none" w:sz="0" w:space="0" w:color="auto"/>
            <w:bottom w:val="none" w:sz="0" w:space="0" w:color="auto"/>
            <w:right w:val="none" w:sz="0" w:space="0" w:color="auto"/>
          </w:divBdr>
        </w:div>
        <w:div w:id="969238626">
          <w:marLeft w:val="480"/>
          <w:marRight w:val="0"/>
          <w:marTop w:val="0"/>
          <w:marBottom w:val="0"/>
          <w:divBdr>
            <w:top w:val="none" w:sz="0" w:space="0" w:color="auto"/>
            <w:left w:val="none" w:sz="0" w:space="0" w:color="auto"/>
            <w:bottom w:val="none" w:sz="0" w:space="0" w:color="auto"/>
            <w:right w:val="none" w:sz="0" w:space="0" w:color="auto"/>
          </w:divBdr>
        </w:div>
        <w:div w:id="1020739141">
          <w:marLeft w:val="480"/>
          <w:marRight w:val="0"/>
          <w:marTop w:val="0"/>
          <w:marBottom w:val="0"/>
          <w:divBdr>
            <w:top w:val="none" w:sz="0" w:space="0" w:color="auto"/>
            <w:left w:val="none" w:sz="0" w:space="0" w:color="auto"/>
            <w:bottom w:val="none" w:sz="0" w:space="0" w:color="auto"/>
            <w:right w:val="none" w:sz="0" w:space="0" w:color="auto"/>
          </w:divBdr>
        </w:div>
        <w:div w:id="1046829951">
          <w:marLeft w:val="480"/>
          <w:marRight w:val="0"/>
          <w:marTop w:val="0"/>
          <w:marBottom w:val="0"/>
          <w:divBdr>
            <w:top w:val="none" w:sz="0" w:space="0" w:color="auto"/>
            <w:left w:val="none" w:sz="0" w:space="0" w:color="auto"/>
            <w:bottom w:val="none" w:sz="0" w:space="0" w:color="auto"/>
            <w:right w:val="none" w:sz="0" w:space="0" w:color="auto"/>
          </w:divBdr>
        </w:div>
        <w:div w:id="1064526428">
          <w:marLeft w:val="480"/>
          <w:marRight w:val="0"/>
          <w:marTop w:val="0"/>
          <w:marBottom w:val="0"/>
          <w:divBdr>
            <w:top w:val="none" w:sz="0" w:space="0" w:color="auto"/>
            <w:left w:val="none" w:sz="0" w:space="0" w:color="auto"/>
            <w:bottom w:val="none" w:sz="0" w:space="0" w:color="auto"/>
            <w:right w:val="none" w:sz="0" w:space="0" w:color="auto"/>
          </w:divBdr>
        </w:div>
        <w:div w:id="1071123410">
          <w:marLeft w:val="480"/>
          <w:marRight w:val="0"/>
          <w:marTop w:val="0"/>
          <w:marBottom w:val="0"/>
          <w:divBdr>
            <w:top w:val="none" w:sz="0" w:space="0" w:color="auto"/>
            <w:left w:val="none" w:sz="0" w:space="0" w:color="auto"/>
            <w:bottom w:val="none" w:sz="0" w:space="0" w:color="auto"/>
            <w:right w:val="none" w:sz="0" w:space="0" w:color="auto"/>
          </w:divBdr>
        </w:div>
        <w:div w:id="1072191410">
          <w:marLeft w:val="480"/>
          <w:marRight w:val="0"/>
          <w:marTop w:val="0"/>
          <w:marBottom w:val="0"/>
          <w:divBdr>
            <w:top w:val="none" w:sz="0" w:space="0" w:color="auto"/>
            <w:left w:val="none" w:sz="0" w:space="0" w:color="auto"/>
            <w:bottom w:val="none" w:sz="0" w:space="0" w:color="auto"/>
            <w:right w:val="none" w:sz="0" w:space="0" w:color="auto"/>
          </w:divBdr>
        </w:div>
        <w:div w:id="1188786615">
          <w:marLeft w:val="480"/>
          <w:marRight w:val="0"/>
          <w:marTop w:val="0"/>
          <w:marBottom w:val="0"/>
          <w:divBdr>
            <w:top w:val="none" w:sz="0" w:space="0" w:color="auto"/>
            <w:left w:val="none" w:sz="0" w:space="0" w:color="auto"/>
            <w:bottom w:val="none" w:sz="0" w:space="0" w:color="auto"/>
            <w:right w:val="none" w:sz="0" w:space="0" w:color="auto"/>
          </w:divBdr>
        </w:div>
        <w:div w:id="1190876730">
          <w:marLeft w:val="480"/>
          <w:marRight w:val="0"/>
          <w:marTop w:val="0"/>
          <w:marBottom w:val="0"/>
          <w:divBdr>
            <w:top w:val="none" w:sz="0" w:space="0" w:color="auto"/>
            <w:left w:val="none" w:sz="0" w:space="0" w:color="auto"/>
            <w:bottom w:val="none" w:sz="0" w:space="0" w:color="auto"/>
            <w:right w:val="none" w:sz="0" w:space="0" w:color="auto"/>
          </w:divBdr>
        </w:div>
        <w:div w:id="1192576698">
          <w:marLeft w:val="480"/>
          <w:marRight w:val="0"/>
          <w:marTop w:val="0"/>
          <w:marBottom w:val="0"/>
          <w:divBdr>
            <w:top w:val="none" w:sz="0" w:space="0" w:color="auto"/>
            <w:left w:val="none" w:sz="0" w:space="0" w:color="auto"/>
            <w:bottom w:val="none" w:sz="0" w:space="0" w:color="auto"/>
            <w:right w:val="none" w:sz="0" w:space="0" w:color="auto"/>
          </w:divBdr>
        </w:div>
        <w:div w:id="1194617310">
          <w:marLeft w:val="480"/>
          <w:marRight w:val="0"/>
          <w:marTop w:val="0"/>
          <w:marBottom w:val="0"/>
          <w:divBdr>
            <w:top w:val="none" w:sz="0" w:space="0" w:color="auto"/>
            <w:left w:val="none" w:sz="0" w:space="0" w:color="auto"/>
            <w:bottom w:val="none" w:sz="0" w:space="0" w:color="auto"/>
            <w:right w:val="none" w:sz="0" w:space="0" w:color="auto"/>
          </w:divBdr>
        </w:div>
        <w:div w:id="1227565238">
          <w:marLeft w:val="480"/>
          <w:marRight w:val="0"/>
          <w:marTop w:val="0"/>
          <w:marBottom w:val="0"/>
          <w:divBdr>
            <w:top w:val="none" w:sz="0" w:space="0" w:color="auto"/>
            <w:left w:val="none" w:sz="0" w:space="0" w:color="auto"/>
            <w:bottom w:val="none" w:sz="0" w:space="0" w:color="auto"/>
            <w:right w:val="none" w:sz="0" w:space="0" w:color="auto"/>
          </w:divBdr>
        </w:div>
        <w:div w:id="1230993221">
          <w:marLeft w:val="480"/>
          <w:marRight w:val="0"/>
          <w:marTop w:val="0"/>
          <w:marBottom w:val="0"/>
          <w:divBdr>
            <w:top w:val="none" w:sz="0" w:space="0" w:color="auto"/>
            <w:left w:val="none" w:sz="0" w:space="0" w:color="auto"/>
            <w:bottom w:val="none" w:sz="0" w:space="0" w:color="auto"/>
            <w:right w:val="none" w:sz="0" w:space="0" w:color="auto"/>
          </w:divBdr>
        </w:div>
        <w:div w:id="1257908412">
          <w:marLeft w:val="480"/>
          <w:marRight w:val="0"/>
          <w:marTop w:val="0"/>
          <w:marBottom w:val="0"/>
          <w:divBdr>
            <w:top w:val="none" w:sz="0" w:space="0" w:color="auto"/>
            <w:left w:val="none" w:sz="0" w:space="0" w:color="auto"/>
            <w:bottom w:val="none" w:sz="0" w:space="0" w:color="auto"/>
            <w:right w:val="none" w:sz="0" w:space="0" w:color="auto"/>
          </w:divBdr>
        </w:div>
        <w:div w:id="1263538810">
          <w:marLeft w:val="480"/>
          <w:marRight w:val="0"/>
          <w:marTop w:val="0"/>
          <w:marBottom w:val="0"/>
          <w:divBdr>
            <w:top w:val="none" w:sz="0" w:space="0" w:color="auto"/>
            <w:left w:val="none" w:sz="0" w:space="0" w:color="auto"/>
            <w:bottom w:val="none" w:sz="0" w:space="0" w:color="auto"/>
            <w:right w:val="none" w:sz="0" w:space="0" w:color="auto"/>
          </w:divBdr>
        </w:div>
        <w:div w:id="1284731485">
          <w:marLeft w:val="480"/>
          <w:marRight w:val="0"/>
          <w:marTop w:val="0"/>
          <w:marBottom w:val="0"/>
          <w:divBdr>
            <w:top w:val="none" w:sz="0" w:space="0" w:color="auto"/>
            <w:left w:val="none" w:sz="0" w:space="0" w:color="auto"/>
            <w:bottom w:val="none" w:sz="0" w:space="0" w:color="auto"/>
            <w:right w:val="none" w:sz="0" w:space="0" w:color="auto"/>
          </w:divBdr>
        </w:div>
        <w:div w:id="1326398721">
          <w:marLeft w:val="480"/>
          <w:marRight w:val="0"/>
          <w:marTop w:val="0"/>
          <w:marBottom w:val="0"/>
          <w:divBdr>
            <w:top w:val="none" w:sz="0" w:space="0" w:color="auto"/>
            <w:left w:val="none" w:sz="0" w:space="0" w:color="auto"/>
            <w:bottom w:val="none" w:sz="0" w:space="0" w:color="auto"/>
            <w:right w:val="none" w:sz="0" w:space="0" w:color="auto"/>
          </w:divBdr>
        </w:div>
        <w:div w:id="1331568797">
          <w:marLeft w:val="480"/>
          <w:marRight w:val="0"/>
          <w:marTop w:val="0"/>
          <w:marBottom w:val="0"/>
          <w:divBdr>
            <w:top w:val="none" w:sz="0" w:space="0" w:color="auto"/>
            <w:left w:val="none" w:sz="0" w:space="0" w:color="auto"/>
            <w:bottom w:val="none" w:sz="0" w:space="0" w:color="auto"/>
            <w:right w:val="none" w:sz="0" w:space="0" w:color="auto"/>
          </w:divBdr>
        </w:div>
        <w:div w:id="1350646977">
          <w:marLeft w:val="480"/>
          <w:marRight w:val="0"/>
          <w:marTop w:val="0"/>
          <w:marBottom w:val="0"/>
          <w:divBdr>
            <w:top w:val="none" w:sz="0" w:space="0" w:color="auto"/>
            <w:left w:val="none" w:sz="0" w:space="0" w:color="auto"/>
            <w:bottom w:val="none" w:sz="0" w:space="0" w:color="auto"/>
            <w:right w:val="none" w:sz="0" w:space="0" w:color="auto"/>
          </w:divBdr>
        </w:div>
        <w:div w:id="1392850312">
          <w:marLeft w:val="480"/>
          <w:marRight w:val="0"/>
          <w:marTop w:val="0"/>
          <w:marBottom w:val="0"/>
          <w:divBdr>
            <w:top w:val="none" w:sz="0" w:space="0" w:color="auto"/>
            <w:left w:val="none" w:sz="0" w:space="0" w:color="auto"/>
            <w:bottom w:val="none" w:sz="0" w:space="0" w:color="auto"/>
            <w:right w:val="none" w:sz="0" w:space="0" w:color="auto"/>
          </w:divBdr>
        </w:div>
        <w:div w:id="1433435319">
          <w:marLeft w:val="480"/>
          <w:marRight w:val="0"/>
          <w:marTop w:val="0"/>
          <w:marBottom w:val="0"/>
          <w:divBdr>
            <w:top w:val="none" w:sz="0" w:space="0" w:color="auto"/>
            <w:left w:val="none" w:sz="0" w:space="0" w:color="auto"/>
            <w:bottom w:val="none" w:sz="0" w:space="0" w:color="auto"/>
            <w:right w:val="none" w:sz="0" w:space="0" w:color="auto"/>
          </w:divBdr>
        </w:div>
        <w:div w:id="1481002113">
          <w:marLeft w:val="480"/>
          <w:marRight w:val="0"/>
          <w:marTop w:val="0"/>
          <w:marBottom w:val="0"/>
          <w:divBdr>
            <w:top w:val="none" w:sz="0" w:space="0" w:color="auto"/>
            <w:left w:val="none" w:sz="0" w:space="0" w:color="auto"/>
            <w:bottom w:val="none" w:sz="0" w:space="0" w:color="auto"/>
            <w:right w:val="none" w:sz="0" w:space="0" w:color="auto"/>
          </w:divBdr>
        </w:div>
        <w:div w:id="1500540393">
          <w:marLeft w:val="480"/>
          <w:marRight w:val="0"/>
          <w:marTop w:val="0"/>
          <w:marBottom w:val="0"/>
          <w:divBdr>
            <w:top w:val="none" w:sz="0" w:space="0" w:color="auto"/>
            <w:left w:val="none" w:sz="0" w:space="0" w:color="auto"/>
            <w:bottom w:val="none" w:sz="0" w:space="0" w:color="auto"/>
            <w:right w:val="none" w:sz="0" w:space="0" w:color="auto"/>
          </w:divBdr>
        </w:div>
        <w:div w:id="1511942919">
          <w:marLeft w:val="480"/>
          <w:marRight w:val="0"/>
          <w:marTop w:val="0"/>
          <w:marBottom w:val="0"/>
          <w:divBdr>
            <w:top w:val="none" w:sz="0" w:space="0" w:color="auto"/>
            <w:left w:val="none" w:sz="0" w:space="0" w:color="auto"/>
            <w:bottom w:val="none" w:sz="0" w:space="0" w:color="auto"/>
            <w:right w:val="none" w:sz="0" w:space="0" w:color="auto"/>
          </w:divBdr>
        </w:div>
        <w:div w:id="1583182387">
          <w:marLeft w:val="480"/>
          <w:marRight w:val="0"/>
          <w:marTop w:val="0"/>
          <w:marBottom w:val="0"/>
          <w:divBdr>
            <w:top w:val="none" w:sz="0" w:space="0" w:color="auto"/>
            <w:left w:val="none" w:sz="0" w:space="0" w:color="auto"/>
            <w:bottom w:val="none" w:sz="0" w:space="0" w:color="auto"/>
            <w:right w:val="none" w:sz="0" w:space="0" w:color="auto"/>
          </w:divBdr>
        </w:div>
        <w:div w:id="1586986969">
          <w:marLeft w:val="480"/>
          <w:marRight w:val="0"/>
          <w:marTop w:val="0"/>
          <w:marBottom w:val="0"/>
          <w:divBdr>
            <w:top w:val="none" w:sz="0" w:space="0" w:color="auto"/>
            <w:left w:val="none" w:sz="0" w:space="0" w:color="auto"/>
            <w:bottom w:val="none" w:sz="0" w:space="0" w:color="auto"/>
            <w:right w:val="none" w:sz="0" w:space="0" w:color="auto"/>
          </w:divBdr>
        </w:div>
        <w:div w:id="1588730728">
          <w:marLeft w:val="480"/>
          <w:marRight w:val="0"/>
          <w:marTop w:val="0"/>
          <w:marBottom w:val="0"/>
          <w:divBdr>
            <w:top w:val="none" w:sz="0" w:space="0" w:color="auto"/>
            <w:left w:val="none" w:sz="0" w:space="0" w:color="auto"/>
            <w:bottom w:val="none" w:sz="0" w:space="0" w:color="auto"/>
            <w:right w:val="none" w:sz="0" w:space="0" w:color="auto"/>
          </w:divBdr>
        </w:div>
        <w:div w:id="1610239258">
          <w:marLeft w:val="480"/>
          <w:marRight w:val="0"/>
          <w:marTop w:val="0"/>
          <w:marBottom w:val="0"/>
          <w:divBdr>
            <w:top w:val="none" w:sz="0" w:space="0" w:color="auto"/>
            <w:left w:val="none" w:sz="0" w:space="0" w:color="auto"/>
            <w:bottom w:val="none" w:sz="0" w:space="0" w:color="auto"/>
            <w:right w:val="none" w:sz="0" w:space="0" w:color="auto"/>
          </w:divBdr>
        </w:div>
        <w:div w:id="1741637938">
          <w:marLeft w:val="480"/>
          <w:marRight w:val="0"/>
          <w:marTop w:val="0"/>
          <w:marBottom w:val="0"/>
          <w:divBdr>
            <w:top w:val="none" w:sz="0" w:space="0" w:color="auto"/>
            <w:left w:val="none" w:sz="0" w:space="0" w:color="auto"/>
            <w:bottom w:val="none" w:sz="0" w:space="0" w:color="auto"/>
            <w:right w:val="none" w:sz="0" w:space="0" w:color="auto"/>
          </w:divBdr>
        </w:div>
        <w:div w:id="1756783999">
          <w:marLeft w:val="480"/>
          <w:marRight w:val="0"/>
          <w:marTop w:val="0"/>
          <w:marBottom w:val="0"/>
          <w:divBdr>
            <w:top w:val="none" w:sz="0" w:space="0" w:color="auto"/>
            <w:left w:val="none" w:sz="0" w:space="0" w:color="auto"/>
            <w:bottom w:val="none" w:sz="0" w:space="0" w:color="auto"/>
            <w:right w:val="none" w:sz="0" w:space="0" w:color="auto"/>
          </w:divBdr>
        </w:div>
        <w:div w:id="1772974319">
          <w:marLeft w:val="480"/>
          <w:marRight w:val="0"/>
          <w:marTop w:val="0"/>
          <w:marBottom w:val="0"/>
          <w:divBdr>
            <w:top w:val="none" w:sz="0" w:space="0" w:color="auto"/>
            <w:left w:val="none" w:sz="0" w:space="0" w:color="auto"/>
            <w:bottom w:val="none" w:sz="0" w:space="0" w:color="auto"/>
            <w:right w:val="none" w:sz="0" w:space="0" w:color="auto"/>
          </w:divBdr>
        </w:div>
        <w:div w:id="1783307444">
          <w:marLeft w:val="480"/>
          <w:marRight w:val="0"/>
          <w:marTop w:val="0"/>
          <w:marBottom w:val="0"/>
          <w:divBdr>
            <w:top w:val="none" w:sz="0" w:space="0" w:color="auto"/>
            <w:left w:val="none" w:sz="0" w:space="0" w:color="auto"/>
            <w:bottom w:val="none" w:sz="0" w:space="0" w:color="auto"/>
            <w:right w:val="none" w:sz="0" w:space="0" w:color="auto"/>
          </w:divBdr>
        </w:div>
        <w:div w:id="1811359879">
          <w:marLeft w:val="480"/>
          <w:marRight w:val="0"/>
          <w:marTop w:val="0"/>
          <w:marBottom w:val="0"/>
          <w:divBdr>
            <w:top w:val="none" w:sz="0" w:space="0" w:color="auto"/>
            <w:left w:val="none" w:sz="0" w:space="0" w:color="auto"/>
            <w:bottom w:val="none" w:sz="0" w:space="0" w:color="auto"/>
            <w:right w:val="none" w:sz="0" w:space="0" w:color="auto"/>
          </w:divBdr>
        </w:div>
        <w:div w:id="1826970341">
          <w:marLeft w:val="480"/>
          <w:marRight w:val="0"/>
          <w:marTop w:val="0"/>
          <w:marBottom w:val="0"/>
          <w:divBdr>
            <w:top w:val="none" w:sz="0" w:space="0" w:color="auto"/>
            <w:left w:val="none" w:sz="0" w:space="0" w:color="auto"/>
            <w:bottom w:val="none" w:sz="0" w:space="0" w:color="auto"/>
            <w:right w:val="none" w:sz="0" w:space="0" w:color="auto"/>
          </w:divBdr>
        </w:div>
        <w:div w:id="1850409585">
          <w:marLeft w:val="480"/>
          <w:marRight w:val="0"/>
          <w:marTop w:val="0"/>
          <w:marBottom w:val="0"/>
          <w:divBdr>
            <w:top w:val="none" w:sz="0" w:space="0" w:color="auto"/>
            <w:left w:val="none" w:sz="0" w:space="0" w:color="auto"/>
            <w:bottom w:val="none" w:sz="0" w:space="0" w:color="auto"/>
            <w:right w:val="none" w:sz="0" w:space="0" w:color="auto"/>
          </w:divBdr>
        </w:div>
        <w:div w:id="1853370175">
          <w:marLeft w:val="480"/>
          <w:marRight w:val="0"/>
          <w:marTop w:val="0"/>
          <w:marBottom w:val="0"/>
          <w:divBdr>
            <w:top w:val="none" w:sz="0" w:space="0" w:color="auto"/>
            <w:left w:val="none" w:sz="0" w:space="0" w:color="auto"/>
            <w:bottom w:val="none" w:sz="0" w:space="0" w:color="auto"/>
            <w:right w:val="none" w:sz="0" w:space="0" w:color="auto"/>
          </w:divBdr>
        </w:div>
        <w:div w:id="1942177663">
          <w:marLeft w:val="480"/>
          <w:marRight w:val="0"/>
          <w:marTop w:val="0"/>
          <w:marBottom w:val="0"/>
          <w:divBdr>
            <w:top w:val="none" w:sz="0" w:space="0" w:color="auto"/>
            <w:left w:val="none" w:sz="0" w:space="0" w:color="auto"/>
            <w:bottom w:val="none" w:sz="0" w:space="0" w:color="auto"/>
            <w:right w:val="none" w:sz="0" w:space="0" w:color="auto"/>
          </w:divBdr>
        </w:div>
        <w:div w:id="1985503392">
          <w:marLeft w:val="480"/>
          <w:marRight w:val="0"/>
          <w:marTop w:val="0"/>
          <w:marBottom w:val="0"/>
          <w:divBdr>
            <w:top w:val="none" w:sz="0" w:space="0" w:color="auto"/>
            <w:left w:val="none" w:sz="0" w:space="0" w:color="auto"/>
            <w:bottom w:val="none" w:sz="0" w:space="0" w:color="auto"/>
            <w:right w:val="none" w:sz="0" w:space="0" w:color="auto"/>
          </w:divBdr>
        </w:div>
        <w:div w:id="1987315813">
          <w:marLeft w:val="480"/>
          <w:marRight w:val="0"/>
          <w:marTop w:val="0"/>
          <w:marBottom w:val="0"/>
          <w:divBdr>
            <w:top w:val="none" w:sz="0" w:space="0" w:color="auto"/>
            <w:left w:val="none" w:sz="0" w:space="0" w:color="auto"/>
            <w:bottom w:val="none" w:sz="0" w:space="0" w:color="auto"/>
            <w:right w:val="none" w:sz="0" w:space="0" w:color="auto"/>
          </w:divBdr>
        </w:div>
        <w:div w:id="1997223809">
          <w:marLeft w:val="480"/>
          <w:marRight w:val="0"/>
          <w:marTop w:val="0"/>
          <w:marBottom w:val="0"/>
          <w:divBdr>
            <w:top w:val="none" w:sz="0" w:space="0" w:color="auto"/>
            <w:left w:val="none" w:sz="0" w:space="0" w:color="auto"/>
            <w:bottom w:val="none" w:sz="0" w:space="0" w:color="auto"/>
            <w:right w:val="none" w:sz="0" w:space="0" w:color="auto"/>
          </w:divBdr>
        </w:div>
        <w:div w:id="2002350329">
          <w:marLeft w:val="480"/>
          <w:marRight w:val="0"/>
          <w:marTop w:val="0"/>
          <w:marBottom w:val="0"/>
          <w:divBdr>
            <w:top w:val="none" w:sz="0" w:space="0" w:color="auto"/>
            <w:left w:val="none" w:sz="0" w:space="0" w:color="auto"/>
            <w:bottom w:val="none" w:sz="0" w:space="0" w:color="auto"/>
            <w:right w:val="none" w:sz="0" w:space="0" w:color="auto"/>
          </w:divBdr>
        </w:div>
        <w:div w:id="2070494810">
          <w:marLeft w:val="480"/>
          <w:marRight w:val="0"/>
          <w:marTop w:val="0"/>
          <w:marBottom w:val="0"/>
          <w:divBdr>
            <w:top w:val="none" w:sz="0" w:space="0" w:color="auto"/>
            <w:left w:val="none" w:sz="0" w:space="0" w:color="auto"/>
            <w:bottom w:val="none" w:sz="0" w:space="0" w:color="auto"/>
            <w:right w:val="none" w:sz="0" w:space="0" w:color="auto"/>
          </w:divBdr>
        </w:div>
        <w:div w:id="2103187424">
          <w:marLeft w:val="480"/>
          <w:marRight w:val="0"/>
          <w:marTop w:val="0"/>
          <w:marBottom w:val="0"/>
          <w:divBdr>
            <w:top w:val="none" w:sz="0" w:space="0" w:color="auto"/>
            <w:left w:val="none" w:sz="0" w:space="0" w:color="auto"/>
            <w:bottom w:val="none" w:sz="0" w:space="0" w:color="auto"/>
            <w:right w:val="none" w:sz="0" w:space="0" w:color="auto"/>
          </w:divBdr>
        </w:div>
        <w:div w:id="2132087212">
          <w:marLeft w:val="480"/>
          <w:marRight w:val="0"/>
          <w:marTop w:val="0"/>
          <w:marBottom w:val="0"/>
          <w:divBdr>
            <w:top w:val="none" w:sz="0" w:space="0" w:color="auto"/>
            <w:left w:val="none" w:sz="0" w:space="0" w:color="auto"/>
            <w:bottom w:val="none" w:sz="0" w:space="0" w:color="auto"/>
            <w:right w:val="none" w:sz="0" w:space="0" w:color="auto"/>
          </w:divBdr>
        </w:div>
        <w:div w:id="2137798244">
          <w:marLeft w:val="480"/>
          <w:marRight w:val="0"/>
          <w:marTop w:val="0"/>
          <w:marBottom w:val="0"/>
          <w:divBdr>
            <w:top w:val="none" w:sz="0" w:space="0" w:color="auto"/>
            <w:left w:val="none" w:sz="0" w:space="0" w:color="auto"/>
            <w:bottom w:val="none" w:sz="0" w:space="0" w:color="auto"/>
            <w:right w:val="none" w:sz="0" w:space="0" w:color="auto"/>
          </w:divBdr>
        </w:div>
      </w:divsChild>
    </w:div>
    <w:div w:id="749959072">
      <w:marLeft w:val="640"/>
      <w:marRight w:val="0"/>
      <w:marTop w:val="0"/>
      <w:marBottom w:val="0"/>
      <w:divBdr>
        <w:top w:val="none" w:sz="0" w:space="0" w:color="auto"/>
        <w:left w:val="none" w:sz="0" w:space="0" w:color="auto"/>
        <w:bottom w:val="none" w:sz="0" w:space="0" w:color="auto"/>
        <w:right w:val="none" w:sz="0" w:space="0" w:color="auto"/>
      </w:divBdr>
    </w:div>
    <w:div w:id="750153423">
      <w:marLeft w:val="640"/>
      <w:marRight w:val="0"/>
      <w:marTop w:val="0"/>
      <w:marBottom w:val="0"/>
      <w:divBdr>
        <w:top w:val="none" w:sz="0" w:space="0" w:color="auto"/>
        <w:left w:val="none" w:sz="0" w:space="0" w:color="auto"/>
        <w:bottom w:val="none" w:sz="0" w:space="0" w:color="auto"/>
        <w:right w:val="none" w:sz="0" w:space="0" w:color="auto"/>
      </w:divBdr>
    </w:div>
    <w:div w:id="750155497">
      <w:marLeft w:val="640"/>
      <w:marRight w:val="0"/>
      <w:marTop w:val="0"/>
      <w:marBottom w:val="0"/>
      <w:divBdr>
        <w:top w:val="none" w:sz="0" w:space="0" w:color="auto"/>
        <w:left w:val="none" w:sz="0" w:space="0" w:color="auto"/>
        <w:bottom w:val="none" w:sz="0" w:space="0" w:color="auto"/>
        <w:right w:val="none" w:sz="0" w:space="0" w:color="auto"/>
      </w:divBdr>
    </w:div>
    <w:div w:id="750156361">
      <w:marLeft w:val="640"/>
      <w:marRight w:val="0"/>
      <w:marTop w:val="0"/>
      <w:marBottom w:val="0"/>
      <w:divBdr>
        <w:top w:val="none" w:sz="0" w:space="0" w:color="auto"/>
        <w:left w:val="none" w:sz="0" w:space="0" w:color="auto"/>
        <w:bottom w:val="none" w:sz="0" w:space="0" w:color="auto"/>
        <w:right w:val="none" w:sz="0" w:space="0" w:color="auto"/>
      </w:divBdr>
    </w:div>
    <w:div w:id="750662050">
      <w:marLeft w:val="640"/>
      <w:marRight w:val="0"/>
      <w:marTop w:val="0"/>
      <w:marBottom w:val="0"/>
      <w:divBdr>
        <w:top w:val="none" w:sz="0" w:space="0" w:color="auto"/>
        <w:left w:val="none" w:sz="0" w:space="0" w:color="auto"/>
        <w:bottom w:val="none" w:sz="0" w:space="0" w:color="auto"/>
        <w:right w:val="none" w:sz="0" w:space="0" w:color="auto"/>
      </w:divBdr>
    </w:div>
    <w:div w:id="750853196">
      <w:marLeft w:val="640"/>
      <w:marRight w:val="0"/>
      <w:marTop w:val="0"/>
      <w:marBottom w:val="0"/>
      <w:divBdr>
        <w:top w:val="none" w:sz="0" w:space="0" w:color="auto"/>
        <w:left w:val="none" w:sz="0" w:space="0" w:color="auto"/>
        <w:bottom w:val="none" w:sz="0" w:space="0" w:color="auto"/>
        <w:right w:val="none" w:sz="0" w:space="0" w:color="auto"/>
      </w:divBdr>
    </w:div>
    <w:div w:id="750930341">
      <w:marLeft w:val="640"/>
      <w:marRight w:val="0"/>
      <w:marTop w:val="0"/>
      <w:marBottom w:val="0"/>
      <w:divBdr>
        <w:top w:val="none" w:sz="0" w:space="0" w:color="auto"/>
        <w:left w:val="none" w:sz="0" w:space="0" w:color="auto"/>
        <w:bottom w:val="none" w:sz="0" w:space="0" w:color="auto"/>
        <w:right w:val="none" w:sz="0" w:space="0" w:color="auto"/>
      </w:divBdr>
    </w:div>
    <w:div w:id="751924985">
      <w:marLeft w:val="640"/>
      <w:marRight w:val="0"/>
      <w:marTop w:val="0"/>
      <w:marBottom w:val="0"/>
      <w:divBdr>
        <w:top w:val="none" w:sz="0" w:space="0" w:color="auto"/>
        <w:left w:val="none" w:sz="0" w:space="0" w:color="auto"/>
        <w:bottom w:val="none" w:sz="0" w:space="0" w:color="auto"/>
        <w:right w:val="none" w:sz="0" w:space="0" w:color="auto"/>
      </w:divBdr>
    </w:div>
    <w:div w:id="752046981">
      <w:marLeft w:val="640"/>
      <w:marRight w:val="0"/>
      <w:marTop w:val="0"/>
      <w:marBottom w:val="0"/>
      <w:divBdr>
        <w:top w:val="none" w:sz="0" w:space="0" w:color="auto"/>
        <w:left w:val="none" w:sz="0" w:space="0" w:color="auto"/>
        <w:bottom w:val="none" w:sz="0" w:space="0" w:color="auto"/>
        <w:right w:val="none" w:sz="0" w:space="0" w:color="auto"/>
      </w:divBdr>
    </w:div>
    <w:div w:id="752093902">
      <w:marLeft w:val="640"/>
      <w:marRight w:val="0"/>
      <w:marTop w:val="0"/>
      <w:marBottom w:val="0"/>
      <w:divBdr>
        <w:top w:val="none" w:sz="0" w:space="0" w:color="auto"/>
        <w:left w:val="none" w:sz="0" w:space="0" w:color="auto"/>
        <w:bottom w:val="none" w:sz="0" w:space="0" w:color="auto"/>
        <w:right w:val="none" w:sz="0" w:space="0" w:color="auto"/>
      </w:divBdr>
    </w:div>
    <w:div w:id="752164716">
      <w:marLeft w:val="640"/>
      <w:marRight w:val="0"/>
      <w:marTop w:val="0"/>
      <w:marBottom w:val="0"/>
      <w:divBdr>
        <w:top w:val="none" w:sz="0" w:space="0" w:color="auto"/>
        <w:left w:val="none" w:sz="0" w:space="0" w:color="auto"/>
        <w:bottom w:val="none" w:sz="0" w:space="0" w:color="auto"/>
        <w:right w:val="none" w:sz="0" w:space="0" w:color="auto"/>
      </w:divBdr>
    </w:div>
    <w:div w:id="752698396">
      <w:marLeft w:val="640"/>
      <w:marRight w:val="0"/>
      <w:marTop w:val="0"/>
      <w:marBottom w:val="0"/>
      <w:divBdr>
        <w:top w:val="none" w:sz="0" w:space="0" w:color="auto"/>
        <w:left w:val="none" w:sz="0" w:space="0" w:color="auto"/>
        <w:bottom w:val="none" w:sz="0" w:space="0" w:color="auto"/>
        <w:right w:val="none" w:sz="0" w:space="0" w:color="auto"/>
      </w:divBdr>
    </w:div>
    <w:div w:id="753284563">
      <w:marLeft w:val="640"/>
      <w:marRight w:val="0"/>
      <w:marTop w:val="0"/>
      <w:marBottom w:val="0"/>
      <w:divBdr>
        <w:top w:val="none" w:sz="0" w:space="0" w:color="auto"/>
        <w:left w:val="none" w:sz="0" w:space="0" w:color="auto"/>
        <w:bottom w:val="none" w:sz="0" w:space="0" w:color="auto"/>
        <w:right w:val="none" w:sz="0" w:space="0" w:color="auto"/>
      </w:divBdr>
    </w:div>
    <w:div w:id="753432553">
      <w:bodyDiv w:val="1"/>
      <w:marLeft w:val="0"/>
      <w:marRight w:val="0"/>
      <w:marTop w:val="0"/>
      <w:marBottom w:val="0"/>
      <w:divBdr>
        <w:top w:val="none" w:sz="0" w:space="0" w:color="auto"/>
        <w:left w:val="none" w:sz="0" w:space="0" w:color="auto"/>
        <w:bottom w:val="none" w:sz="0" w:space="0" w:color="auto"/>
        <w:right w:val="none" w:sz="0" w:space="0" w:color="auto"/>
      </w:divBdr>
    </w:div>
    <w:div w:id="753745224">
      <w:marLeft w:val="640"/>
      <w:marRight w:val="0"/>
      <w:marTop w:val="0"/>
      <w:marBottom w:val="0"/>
      <w:divBdr>
        <w:top w:val="none" w:sz="0" w:space="0" w:color="auto"/>
        <w:left w:val="none" w:sz="0" w:space="0" w:color="auto"/>
        <w:bottom w:val="none" w:sz="0" w:space="0" w:color="auto"/>
        <w:right w:val="none" w:sz="0" w:space="0" w:color="auto"/>
      </w:divBdr>
    </w:div>
    <w:div w:id="754014912">
      <w:marLeft w:val="640"/>
      <w:marRight w:val="0"/>
      <w:marTop w:val="0"/>
      <w:marBottom w:val="0"/>
      <w:divBdr>
        <w:top w:val="none" w:sz="0" w:space="0" w:color="auto"/>
        <w:left w:val="none" w:sz="0" w:space="0" w:color="auto"/>
        <w:bottom w:val="none" w:sz="0" w:space="0" w:color="auto"/>
        <w:right w:val="none" w:sz="0" w:space="0" w:color="auto"/>
      </w:divBdr>
    </w:div>
    <w:div w:id="754210724">
      <w:marLeft w:val="640"/>
      <w:marRight w:val="0"/>
      <w:marTop w:val="0"/>
      <w:marBottom w:val="0"/>
      <w:divBdr>
        <w:top w:val="none" w:sz="0" w:space="0" w:color="auto"/>
        <w:left w:val="none" w:sz="0" w:space="0" w:color="auto"/>
        <w:bottom w:val="none" w:sz="0" w:space="0" w:color="auto"/>
        <w:right w:val="none" w:sz="0" w:space="0" w:color="auto"/>
      </w:divBdr>
    </w:div>
    <w:div w:id="754404932">
      <w:marLeft w:val="640"/>
      <w:marRight w:val="0"/>
      <w:marTop w:val="0"/>
      <w:marBottom w:val="0"/>
      <w:divBdr>
        <w:top w:val="none" w:sz="0" w:space="0" w:color="auto"/>
        <w:left w:val="none" w:sz="0" w:space="0" w:color="auto"/>
        <w:bottom w:val="none" w:sz="0" w:space="0" w:color="auto"/>
        <w:right w:val="none" w:sz="0" w:space="0" w:color="auto"/>
      </w:divBdr>
    </w:div>
    <w:div w:id="754783387">
      <w:marLeft w:val="480"/>
      <w:marRight w:val="0"/>
      <w:marTop w:val="0"/>
      <w:marBottom w:val="0"/>
      <w:divBdr>
        <w:top w:val="none" w:sz="0" w:space="0" w:color="auto"/>
        <w:left w:val="none" w:sz="0" w:space="0" w:color="auto"/>
        <w:bottom w:val="none" w:sz="0" w:space="0" w:color="auto"/>
        <w:right w:val="none" w:sz="0" w:space="0" w:color="auto"/>
      </w:divBdr>
    </w:div>
    <w:div w:id="754788904">
      <w:bodyDiv w:val="1"/>
      <w:marLeft w:val="0"/>
      <w:marRight w:val="0"/>
      <w:marTop w:val="0"/>
      <w:marBottom w:val="0"/>
      <w:divBdr>
        <w:top w:val="none" w:sz="0" w:space="0" w:color="auto"/>
        <w:left w:val="none" w:sz="0" w:space="0" w:color="auto"/>
        <w:bottom w:val="none" w:sz="0" w:space="0" w:color="auto"/>
        <w:right w:val="none" w:sz="0" w:space="0" w:color="auto"/>
      </w:divBdr>
    </w:div>
    <w:div w:id="754982163">
      <w:marLeft w:val="480"/>
      <w:marRight w:val="0"/>
      <w:marTop w:val="0"/>
      <w:marBottom w:val="0"/>
      <w:divBdr>
        <w:top w:val="none" w:sz="0" w:space="0" w:color="auto"/>
        <w:left w:val="none" w:sz="0" w:space="0" w:color="auto"/>
        <w:bottom w:val="none" w:sz="0" w:space="0" w:color="auto"/>
        <w:right w:val="none" w:sz="0" w:space="0" w:color="auto"/>
      </w:divBdr>
    </w:div>
    <w:div w:id="755248001">
      <w:bodyDiv w:val="1"/>
      <w:marLeft w:val="0"/>
      <w:marRight w:val="0"/>
      <w:marTop w:val="0"/>
      <w:marBottom w:val="0"/>
      <w:divBdr>
        <w:top w:val="none" w:sz="0" w:space="0" w:color="auto"/>
        <w:left w:val="none" w:sz="0" w:space="0" w:color="auto"/>
        <w:bottom w:val="none" w:sz="0" w:space="0" w:color="auto"/>
        <w:right w:val="none" w:sz="0" w:space="0" w:color="auto"/>
      </w:divBdr>
    </w:div>
    <w:div w:id="755397699">
      <w:bodyDiv w:val="1"/>
      <w:marLeft w:val="0"/>
      <w:marRight w:val="0"/>
      <w:marTop w:val="0"/>
      <w:marBottom w:val="0"/>
      <w:divBdr>
        <w:top w:val="none" w:sz="0" w:space="0" w:color="auto"/>
        <w:left w:val="none" w:sz="0" w:space="0" w:color="auto"/>
        <w:bottom w:val="none" w:sz="0" w:space="0" w:color="auto"/>
        <w:right w:val="none" w:sz="0" w:space="0" w:color="auto"/>
      </w:divBdr>
    </w:div>
    <w:div w:id="755857716">
      <w:marLeft w:val="640"/>
      <w:marRight w:val="0"/>
      <w:marTop w:val="0"/>
      <w:marBottom w:val="0"/>
      <w:divBdr>
        <w:top w:val="none" w:sz="0" w:space="0" w:color="auto"/>
        <w:left w:val="none" w:sz="0" w:space="0" w:color="auto"/>
        <w:bottom w:val="none" w:sz="0" w:space="0" w:color="auto"/>
        <w:right w:val="none" w:sz="0" w:space="0" w:color="auto"/>
      </w:divBdr>
    </w:div>
    <w:div w:id="756289484">
      <w:marLeft w:val="640"/>
      <w:marRight w:val="0"/>
      <w:marTop w:val="0"/>
      <w:marBottom w:val="0"/>
      <w:divBdr>
        <w:top w:val="none" w:sz="0" w:space="0" w:color="auto"/>
        <w:left w:val="none" w:sz="0" w:space="0" w:color="auto"/>
        <w:bottom w:val="none" w:sz="0" w:space="0" w:color="auto"/>
        <w:right w:val="none" w:sz="0" w:space="0" w:color="auto"/>
      </w:divBdr>
    </w:div>
    <w:div w:id="756638787">
      <w:marLeft w:val="480"/>
      <w:marRight w:val="0"/>
      <w:marTop w:val="0"/>
      <w:marBottom w:val="0"/>
      <w:divBdr>
        <w:top w:val="none" w:sz="0" w:space="0" w:color="auto"/>
        <w:left w:val="none" w:sz="0" w:space="0" w:color="auto"/>
        <w:bottom w:val="none" w:sz="0" w:space="0" w:color="auto"/>
        <w:right w:val="none" w:sz="0" w:space="0" w:color="auto"/>
      </w:divBdr>
    </w:div>
    <w:div w:id="756709854">
      <w:marLeft w:val="640"/>
      <w:marRight w:val="0"/>
      <w:marTop w:val="0"/>
      <w:marBottom w:val="0"/>
      <w:divBdr>
        <w:top w:val="none" w:sz="0" w:space="0" w:color="auto"/>
        <w:left w:val="none" w:sz="0" w:space="0" w:color="auto"/>
        <w:bottom w:val="none" w:sz="0" w:space="0" w:color="auto"/>
        <w:right w:val="none" w:sz="0" w:space="0" w:color="auto"/>
      </w:divBdr>
    </w:div>
    <w:div w:id="758058496">
      <w:marLeft w:val="640"/>
      <w:marRight w:val="0"/>
      <w:marTop w:val="0"/>
      <w:marBottom w:val="0"/>
      <w:divBdr>
        <w:top w:val="none" w:sz="0" w:space="0" w:color="auto"/>
        <w:left w:val="none" w:sz="0" w:space="0" w:color="auto"/>
        <w:bottom w:val="none" w:sz="0" w:space="0" w:color="auto"/>
        <w:right w:val="none" w:sz="0" w:space="0" w:color="auto"/>
      </w:divBdr>
    </w:div>
    <w:div w:id="758211320">
      <w:marLeft w:val="640"/>
      <w:marRight w:val="0"/>
      <w:marTop w:val="0"/>
      <w:marBottom w:val="0"/>
      <w:divBdr>
        <w:top w:val="none" w:sz="0" w:space="0" w:color="auto"/>
        <w:left w:val="none" w:sz="0" w:space="0" w:color="auto"/>
        <w:bottom w:val="none" w:sz="0" w:space="0" w:color="auto"/>
        <w:right w:val="none" w:sz="0" w:space="0" w:color="auto"/>
      </w:divBdr>
    </w:div>
    <w:div w:id="758254576">
      <w:marLeft w:val="640"/>
      <w:marRight w:val="0"/>
      <w:marTop w:val="0"/>
      <w:marBottom w:val="0"/>
      <w:divBdr>
        <w:top w:val="none" w:sz="0" w:space="0" w:color="auto"/>
        <w:left w:val="none" w:sz="0" w:space="0" w:color="auto"/>
        <w:bottom w:val="none" w:sz="0" w:space="0" w:color="auto"/>
        <w:right w:val="none" w:sz="0" w:space="0" w:color="auto"/>
      </w:divBdr>
    </w:div>
    <w:div w:id="758478247">
      <w:marLeft w:val="480"/>
      <w:marRight w:val="0"/>
      <w:marTop w:val="0"/>
      <w:marBottom w:val="0"/>
      <w:divBdr>
        <w:top w:val="none" w:sz="0" w:space="0" w:color="auto"/>
        <w:left w:val="none" w:sz="0" w:space="0" w:color="auto"/>
        <w:bottom w:val="none" w:sz="0" w:space="0" w:color="auto"/>
        <w:right w:val="none" w:sz="0" w:space="0" w:color="auto"/>
      </w:divBdr>
    </w:div>
    <w:div w:id="759181210">
      <w:marLeft w:val="640"/>
      <w:marRight w:val="0"/>
      <w:marTop w:val="0"/>
      <w:marBottom w:val="0"/>
      <w:divBdr>
        <w:top w:val="none" w:sz="0" w:space="0" w:color="auto"/>
        <w:left w:val="none" w:sz="0" w:space="0" w:color="auto"/>
        <w:bottom w:val="none" w:sz="0" w:space="0" w:color="auto"/>
        <w:right w:val="none" w:sz="0" w:space="0" w:color="auto"/>
      </w:divBdr>
    </w:div>
    <w:div w:id="759300297">
      <w:marLeft w:val="640"/>
      <w:marRight w:val="0"/>
      <w:marTop w:val="0"/>
      <w:marBottom w:val="0"/>
      <w:divBdr>
        <w:top w:val="none" w:sz="0" w:space="0" w:color="auto"/>
        <w:left w:val="none" w:sz="0" w:space="0" w:color="auto"/>
        <w:bottom w:val="none" w:sz="0" w:space="0" w:color="auto"/>
        <w:right w:val="none" w:sz="0" w:space="0" w:color="auto"/>
      </w:divBdr>
    </w:div>
    <w:div w:id="759329445">
      <w:marLeft w:val="640"/>
      <w:marRight w:val="0"/>
      <w:marTop w:val="0"/>
      <w:marBottom w:val="0"/>
      <w:divBdr>
        <w:top w:val="none" w:sz="0" w:space="0" w:color="auto"/>
        <w:left w:val="none" w:sz="0" w:space="0" w:color="auto"/>
        <w:bottom w:val="none" w:sz="0" w:space="0" w:color="auto"/>
        <w:right w:val="none" w:sz="0" w:space="0" w:color="auto"/>
      </w:divBdr>
    </w:div>
    <w:div w:id="759716294">
      <w:marLeft w:val="640"/>
      <w:marRight w:val="0"/>
      <w:marTop w:val="0"/>
      <w:marBottom w:val="0"/>
      <w:divBdr>
        <w:top w:val="none" w:sz="0" w:space="0" w:color="auto"/>
        <w:left w:val="none" w:sz="0" w:space="0" w:color="auto"/>
        <w:bottom w:val="none" w:sz="0" w:space="0" w:color="auto"/>
        <w:right w:val="none" w:sz="0" w:space="0" w:color="auto"/>
      </w:divBdr>
    </w:div>
    <w:div w:id="759911364">
      <w:marLeft w:val="640"/>
      <w:marRight w:val="0"/>
      <w:marTop w:val="0"/>
      <w:marBottom w:val="0"/>
      <w:divBdr>
        <w:top w:val="none" w:sz="0" w:space="0" w:color="auto"/>
        <w:left w:val="none" w:sz="0" w:space="0" w:color="auto"/>
        <w:bottom w:val="none" w:sz="0" w:space="0" w:color="auto"/>
        <w:right w:val="none" w:sz="0" w:space="0" w:color="auto"/>
      </w:divBdr>
    </w:div>
    <w:div w:id="760101562">
      <w:bodyDiv w:val="1"/>
      <w:marLeft w:val="0"/>
      <w:marRight w:val="0"/>
      <w:marTop w:val="0"/>
      <w:marBottom w:val="0"/>
      <w:divBdr>
        <w:top w:val="none" w:sz="0" w:space="0" w:color="auto"/>
        <w:left w:val="none" w:sz="0" w:space="0" w:color="auto"/>
        <w:bottom w:val="none" w:sz="0" w:space="0" w:color="auto"/>
        <w:right w:val="none" w:sz="0" w:space="0" w:color="auto"/>
      </w:divBdr>
    </w:div>
    <w:div w:id="760293800">
      <w:marLeft w:val="640"/>
      <w:marRight w:val="0"/>
      <w:marTop w:val="0"/>
      <w:marBottom w:val="0"/>
      <w:divBdr>
        <w:top w:val="none" w:sz="0" w:space="0" w:color="auto"/>
        <w:left w:val="none" w:sz="0" w:space="0" w:color="auto"/>
        <w:bottom w:val="none" w:sz="0" w:space="0" w:color="auto"/>
        <w:right w:val="none" w:sz="0" w:space="0" w:color="auto"/>
      </w:divBdr>
    </w:div>
    <w:div w:id="760763939">
      <w:marLeft w:val="640"/>
      <w:marRight w:val="0"/>
      <w:marTop w:val="0"/>
      <w:marBottom w:val="0"/>
      <w:divBdr>
        <w:top w:val="none" w:sz="0" w:space="0" w:color="auto"/>
        <w:left w:val="none" w:sz="0" w:space="0" w:color="auto"/>
        <w:bottom w:val="none" w:sz="0" w:space="0" w:color="auto"/>
        <w:right w:val="none" w:sz="0" w:space="0" w:color="auto"/>
      </w:divBdr>
    </w:div>
    <w:div w:id="761142051">
      <w:marLeft w:val="640"/>
      <w:marRight w:val="0"/>
      <w:marTop w:val="0"/>
      <w:marBottom w:val="0"/>
      <w:divBdr>
        <w:top w:val="none" w:sz="0" w:space="0" w:color="auto"/>
        <w:left w:val="none" w:sz="0" w:space="0" w:color="auto"/>
        <w:bottom w:val="none" w:sz="0" w:space="0" w:color="auto"/>
        <w:right w:val="none" w:sz="0" w:space="0" w:color="auto"/>
      </w:divBdr>
    </w:div>
    <w:div w:id="762722199">
      <w:marLeft w:val="640"/>
      <w:marRight w:val="0"/>
      <w:marTop w:val="0"/>
      <w:marBottom w:val="0"/>
      <w:divBdr>
        <w:top w:val="none" w:sz="0" w:space="0" w:color="auto"/>
        <w:left w:val="none" w:sz="0" w:space="0" w:color="auto"/>
        <w:bottom w:val="none" w:sz="0" w:space="0" w:color="auto"/>
        <w:right w:val="none" w:sz="0" w:space="0" w:color="auto"/>
      </w:divBdr>
    </w:div>
    <w:div w:id="762917424">
      <w:marLeft w:val="640"/>
      <w:marRight w:val="0"/>
      <w:marTop w:val="0"/>
      <w:marBottom w:val="0"/>
      <w:divBdr>
        <w:top w:val="none" w:sz="0" w:space="0" w:color="auto"/>
        <w:left w:val="none" w:sz="0" w:space="0" w:color="auto"/>
        <w:bottom w:val="none" w:sz="0" w:space="0" w:color="auto"/>
        <w:right w:val="none" w:sz="0" w:space="0" w:color="auto"/>
      </w:divBdr>
    </w:div>
    <w:div w:id="763114331">
      <w:marLeft w:val="640"/>
      <w:marRight w:val="0"/>
      <w:marTop w:val="0"/>
      <w:marBottom w:val="0"/>
      <w:divBdr>
        <w:top w:val="none" w:sz="0" w:space="0" w:color="auto"/>
        <w:left w:val="none" w:sz="0" w:space="0" w:color="auto"/>
        <w:bottom w:val="none" w:sz="0" w:space="0" w:color="auto"/>
        <w:right w:val="none" w:sz="0" w:space="0" w:color="auto"/>
      </w:divBdr>
    </w:div>
    <w:div w:id="763452516">
      <w:marLeft w:val="640"/>
      <w:marRight w:val="0"/>
      <w:marTop w:val="0"/>
      <w:marBottom w:val="0"/>
      <w:divBdr>
        <w:top w:val="none" w:sz="0" w:space="0" w:color="auto"/>
        <w:left w:val="none" w:sz="0" w:space="0" w:color="auto"/>
        <w:bottom w:val="none" w:sz="0" w:space="0" w:color="auto"/>
        <w:right w:val="none" w:sz="0" w:space="0" w:color="auto"/>
      </w:divBdr>
    </w:div>
    <w:div w:id="763654074">
      <w:marLeft w:val="640"/>
      <w:marRight w:val="0"/>
      <w:marTop w:val="0"/>
      <w:marBottom w:val="0"/>
      <w:divBdr>
        <w:top w:val="none" w:sz="0" w:space="0" w:color="auto"/>
        <w:left w:val="none" w:sz="0" w:space="0" w:color="auto"/>
        <w:bottom w:val="none" w:sz="0" w:space="0" w:color="auto"/>
        <w:right w:val="none" w:sz="0" w:space="0" w:color="auto"/>
      </w:divBdr>
    </w:div>
    <w:div w:id="764036396">
      <w:marLeft w:val="480"/>
      <w:marRight w:val="0"/>
      <w:marTop w:val="0"/>
      <w:marBottom w:val="0"/>
      <w:divBdr>
        <w:top w:val="none" w:sz="0" w:space="0" w:color="auto"/>
        <w:left w:val="none" w:sz="0" w:space="0" w:color="auto"/>
        <w:bottom w:val="none" w:sz="0" w:space="0" w:color="auto"/>
        <w:right w:val="none" w:sz="0" w:space="0" w:color="auto"/>
      </w:divBdr>
    </w:div>
    <w:div w:id="764038220">
      <w:marLeft w:val="640"/>
      <w:marRight w:val="0"/>
      <w:marTop w:val="0"/>
      <w:marBottom w:val="0"/>
      <w:divBdr>
        <w:top w:val="none" w:sz="0" w:space="0" w:color="auto"/>
        <w:left w:val="none" w:sz="0" w:space="0" w:color="auto"/>
        <w:bottom w:val="none" w:sz="0" w:space="0" w:color="auto"/>
        <w:right w:val="none" w:sz="0" w:space="0" w:color="auto"/>
      </w:divBdr>
    </w:div>
    <w:div w:id="764494779">
      <w:bodyDiv w:val="1"/>
      <w:marLeft w:val="0"/>
      <w:marRight w:val="0"/>
      <w:marTop w:val="0"/>
      <w:marBottom w:val="0"/>
      <w:divBdr>
        <w:top w:val="none" w:sz="0" w:space="0" w:color="auto"/>
        <w:left w:val="none" w:sz="0" w:space="0" w:color="auto"/>
        <w:bottom w:val="none" w:sz="0" w:space="0" w:color="auto"/>
        <w:right w:val="none" w:sz="0" w:space="0" w:color="auto"/>
      </w:divBdr>
    </w:div>
    <w:div w:id="764497854">
      <w:marLeft w:val="640"/>
      <w:marRight w:val="0"/>
      <w:marTop w:val="0"/>
      <w:marBottom w:val="0"/>
      <w:divBdr>
        <w:top w:val="none" w:sz="0" w:space="0" w:color="auto"/>
        <w:left w:val="none" w:sz="0" w:space="0" w:color="auto"/>
        <w:bottom w:val="none" w:sz="0" w:space="0" w:color="auto"/>
        <w:right w:val="none" w:sz="0" w:space="0" w:color="auto"/>
      </w:divBdr>
    </w:div>
    <w:div w:id="764617421">
      <w:marLeft w:val="640"/>
      <w:marRight w:val="0"/>
      <w:marTop w:val="0"/>
      <w:marBottom w:val="0"/>
      <w:divBdr>
        <w:top w:val="none" w:sz="0" w:space="0" w:color="auto"/>
        <w:left w:val="none" w:sz="0" w:space="0" w:color="auto"/>
        <w:bottom w:val="none" w:sz="0" w:space="0" w:color="auto"/>
        <w:right w:val="none" w:sz="0" w:space="0" w:color="auto"/>
      </w:divBdr>
    </w:div>
    <w:div w:id="764767553">
      <w:marLeft w:val="640"/>
      <w:marRight w:val="0"/>
      <w:marTop w:val="0"/>
      <w:marBottom w:val="0"/>
      <w:divBdr>
        <w:top w:val="none" w:sz="0" w:space="0" w:color="auto"/>
        <w:left w:val="none" w:sz="0" w:space="0" w:color="auto"/>
        <w:bottom w:val="none" w:sz="0" w:space="0" w:color="auto"/>
        <w:right w:val="none" w:sz="0" w:space="0" w:color="auto"/>
      </w:divBdr>
    </w:div>
    <w:div w:id="764884016">
      <w:marLeft w:val="640"/>
      <w:marRight w:val="0"/>
      <w:marTop w:val="0"/>
      <w:marBottom w:val="0"/>
      <w:divBdr>
        <w:top w:val="none" w:sz="0" w:space="0" w:color="auto"/>
        <w:left w:val="none" w:sz="0" w:space="0" w:color="auto"/>
        <w:bottom w:val="none" w:sz="0" w:space="0" w:color="auto"/>
        <w:right w:val="none" w:sz="0" w:space="0" w:color="auto"/>
      </w:divBdr>
    </w:div>
    <w:div w:id="765155305">
      <w:marLeft w:val="640"/>
      <w:marRight w:val="0"/>
      <w:marTop w:val="0"/>
      <w:marBottom w:val="0"/>
      <w:divBdr>
        <w:top w:val="none" w:sz="0" w:space="0" w:color="auto"/>
        <w:left w:val="none" w:sz="0" w:space="0" w:color="auto"/>
        <w:bottom w:val="none" w:sz="0" w:space="0" w:color="auto"/>
        <w:right w:val="none" w:sz="0" w:space="0" w:color="auto"/>
      </w:divBdr>
    </w:div>
    <w:div w:id="765426070">
      <w:marLeft w:val="640"/>
      <w:marRight w:val="0"/>
      <w:marTop w:val="0"/>
      <w:marBottom w:val="0"/>
      <w:divBdr>
        <w:top w:val="none" w:sz="0" w:space="0" w:color="auto"/>
        <w:left w:val="none" w:sz="0" w:space="0" w:color="auto"/>
        <w:bottom w:val="none" w:sz="0" w:space="0" w:color="auto"/>
        <w:right w:val="none" w:sz="0" w:space="0" w:color="auto"/>
      </w:divBdr>
    </w:div>
    <w:div w:id="765612007">
      <w:marLeft w:val="640"/>
      <w:marRight w:val="0"/>
      <w:marTop w:val="0"/>
      <w:marBottom w:val="0"/>
      <w:divBdr>
        <w:top w:val="none" w:sz="0" w:space="0" w:color="auto"/>
        <w:left w:val="none" w:sz="0" w:space="0" w:color="auto"/>
        <w:bottom w:val="none" w:sz="0" w:space="0" w:color="auto"/>
        <w:right w:val="none" w:sz="0" w:space="0" w:color="auto"/>
      </w:divBdr>
    </w:div>
    <w:div w:id="765659236">
      <w:marLeft w:val="640"/>
      <w:marRight w:val="0"/>
      <w:marTop w:val="0"/>
      <w:marBottom w:val="0"/>
      <w:divBdr>
        <w:top w:val="none" w:sz="0" w:space="0" w:color="auto"/>
        <w:left w:val="none" w:sz="0" w:space="0" w:color="auto"/>
        <w:bottom w:val="none" w:sz="0" w:space="0" w:color="auto"/>
        <w:right w:val="none" w:sz="0" w:space="0" w:color="auto"/>
      </w:divBdr>
    </w:div>
    <w:div w:id="766386469">
      <w:bodyDiv w:val="1"/>
      <w:marLeft w:val="0"/>
      <w:marRight w:val="0"/>
      <w:marTop w:val="0"/>
      <w:marBottom w:val="0"/>
      <w:divBdr>
        <w:top w:val="none" w:sz="0" w:space="0" w:color="auto"/>
        <w:left w:val="none" w:sz="0" w:space="0" w:color="auto"/>
        <w:bottom w:val="none" w:sz="0" w:space="0" w:color="auto"/>
        <w:right w:val="none" w:sz="0" w:space="0" w:color="auto"/>
      </w:divBdr>
    </w:div>
    <w:div w:id="766577840">
      <w:marLeft w:val="480"/>
      <w:marRight w:val="0"/>
      <w:marTop w:val="0"/>
      <w:marBottom w:val="0"/>
      <w:divBdr>
        <w:top w:val="none" w:sz="0" w:space="0" w:color="auto"/>
        <w:left w:val="none" w:sz="0" w:space="0" w:color="auto"/>
        <w:bottom w:val="none" w:sz="0" w:space="0" w:color="auto"/>
        <w:right w:val="none" w:sz="0" w:space="0" w:color="auto"/>
      </w:divBdr>
    </w:div>
    <w:div w:id="766580945">
      <w:marLeft w:val="640"/>
      <w:marRight w:val="0"/>
      <w:marTop w:val="0"/>
      <w:marBottom w:val="0"/>
      <w:divBdr>
        <w:top w:val="none" w:sz="0" w:space="0" w:color="auto"/>
        <w:left w:val="none" w:sz="0" w:space="0" w:color="auto"/>
        <w:bottom w:val="none" w:sz="0" w:space="0" w:color="auto"/>
        <w:right w:val="none" w:sz="0" w:space="0" w:color="auto"/>
      </w:divBdr>
    </w:div>
    <w:div w:id="767194532">
      <w:marLeft w:val="640"/>
      <w:marRight w:val="0"/>
      <w:marTop w:val="0"/>
      <w:marBottom w:val="0"/>
      <w:divBdr>
        <w:top w:val="none" w:sz="0" w:space="0" w:color="auto"/>
        <w:left w:val="none" w:sz="0" w:space="0" w:color="auto"/>
        <w:bottom w:val="none" w:sz="0" w:space="0" w:color="auto"/>
        <w:right w:val="none" w:sz="0" w:space="0" w:color="auto"/>
      </w:divBdr>
    </w:div>
    <w:div w:id="767510377">
      <w:marLeft w:val="640"/>
      <w:marRight w:val="0"/>
      <w:marTop w:val="0"/>
      <w:marBottom w:val="0"/>
      <w:divBdr>
        <w:top w:val="none" w:sz="0" w:space="0" w:color="auto"/>
        <w:left w:val="none" w:sz="0" w:space="0" w:color="auto"/>
        <w:bottom w:val="none" w:sz="0" w:space="0" w:color="auto"/>
        <w:right w:val="none" w:sz="0" w:space="0" w:color="auto"/>
      </w:divBdr>
    </w:div>
    <w:div w:id="767624667">
      <w:marLeft w:val="640"/>
      <w:marRight w:val="0"/>
      <w:marTop w:val="0"/>
      <w:marBottom w:val="0"/>
      <w:divBdr>
        <w:top w:val="none" w:sz="0" w:space="0" w:color="auto"/>
        <w:left w:val="none" w:sz="0" w:space="0" w:color="auto"/>
        <w:bottom w:val="none" w:sz="0" w:space="0" w:color="auto"/>
        <w:right w:val="none" w:sz="0" w:space="0" w:color="auto"/>
      </w:divBdr>
    </w:div>
    <w:div w:id="768081977">
      <w:bodyDiv w:val="1"/>
      <w:marLeft w:val="0"/>
      <w:marRight w:val="0"/>
      <w:marTop w:val="0"/>
      <w:marBottom w:val="0"/>
      <w:divBdr>
        <w:top w:val="none" w:sz="0" w:space="0" w:color="auto"/>
        <w:left w:val="none" w:sz="0" w:space="0" w:color="auto"/>
        <w:bottom w:val="none" w:sz="0" w:space="0" w:color="auto"/>
        <w:right w:val="none" w:sz="0" w:space="0" w:color="auto"/>
      </w:divBdr>
    </w:div>
    <w:div w:id="768504916">
      <w:marLeft w:val="640"/>
      <w:marRight w:val="0"/>
      <w:marTop w:val="0"/>
      <w:marBottom w:val="0"/>
      <w:divBdr>
        <w:top w:val="none" w:sz="0" w:space="0" w:color="auto"/>
        <w:left w:val="none" w:sz="0" w:space="0" w:color="auto"/>
        <w:bottom w:val="none" w:sz="0" w:space="0" w:color="auto"/>
        <w:right w:val="none" w:sz="0" w:space="0" w:color="auto"/>
      </w:divBdr>
    </w:div>
    <w:div w:id="768739137">
      <w:marLeft w:val="640"/>
      <w:marRight w:val="0"/>
      <w:marTop w:val="0"/>
      <w:marBottom w:val="0"/>
      <w:divBdr>
        <w:top w:val="none" w:sz="0" w:space="0" w:color="auto"/>
        <w:left w:val="none" w:sz="0" w:space="0" w:color="auto"/>
        <w:bottom w:val="none" w:sz="0" w:space="0" w:color="auto"/>
        <w:right w:val="none" w:sz="0" w:space="0" w:color="auto"/>
      </w:divBdr>
    </w:div>
    <w:div w:id="768812193">
      <w:bodyDiv w:val="1"/>
      <w:marLeft w:val="0"/>
      <w:marRight w:val="0"/>
      <w:marTop w:val="0"/>
      <w:marBottom w:val="0"/>
      <w:divBdr>
        <w:top w:val="none" w:sz="0" w:space="0" w:color="auto"/>
        <w:left w:val="none" w:sz="0" w:space="0" w:color="auto"/>
        <w:bottom w:val="none" w:sz="0" w:space="0" w:color="auto"/>
        <w:right w:val="none" w:sz="0" w:space="0" w:color="auto"/>
      </w:divBdr>
    </w:div>
    <w:div w:id="769083051">
      <w:marLeft w:val="480"/>
      <w:marRight w:val="0"/>
      <w:marTop w:val="0"/>
      <w:marBottom w:val="0"/>
      <w:divBdr>
        <w:top w:val="none" w:sz="0" w:space="0" w:color="auto"/>
        <w:left w:val="none" w:sz="0" w:space="0" w:color="auto"/>
        <w:bottom w:val="none" w:sz="0" w:space="0" w:color="auto"/>
        <w:right w:val="none" w:sz="0" w:space="0" w:color="auto"/>
      </w:divBdr>
    </w:div>
    <w:div w:id="769156527">
      <w:marLeft w:val="640"/>
      <w:marRight w:val="0"/>
      <w:marTop w:val="0"/>
      <w:marBottom w:val="0"/>
      <w:divBdr>
        <w:top w:val="none" w:sz="0" w:space="0" w:color="auto"/>
        <w:left w:val="none" w:sz="0" w:space="0" w:color="auto"/>
        <w:bottom w:val="none" w:sz="0" w:space="0" w:color="auto"/>
        <w:right w:val="none" w:sz="0" w:space="0" w:color="auto"/>
      </w:divBdr>
    </w:div>
    <w:div w:id="769469181">
      <w:bodyDiv w:val="1"/>
      <w:marLeft w:val="0"/>
      <w:marRight w:val="0"/>
      <w:marTop w:val="0"/>
      <w:marBottom w:val="0"/>
      <w:divBdr>
        <w:top w:val="none" w:sz="0" w:space="0" w:color="auto"/>
        <w:left w:val="none" w:sz="0" w:space="0" w:color="auto"/>
        <w:bottom w:val="none" w:sz="0" w:space="0" w:color="auto"/>
        <w:right w:val="none" w:sz="0" w:space="0" w:color="auto"/>
      </w:divBdr>
    </w:div>
    <w:div w:id="769549358">
      <w:bodyDiv w:val="1"/>
      <w:marLeft w:val="0"/>
      <w:marRight w:val="0"/>
      <w:marTop w:val="0"/>
      <w:marBottom w:val="0"/>
      <w:divBdr>
        <w:top w:val="none" w:sz="0" w:space="0" w:color="auto"/>
        <w:left w:val="none" w:sz="0" w:space="0" w:color="auto"/>
        <w:bottom w:val="none" w:sz="0" w:space="0" w:color="auto"/>
        <w:right w:val="none" w:sz="0" w:space="0" w:color="auto"/>
      </w:divBdr>
    </w:div>
    <w:div w:id="769929494">
      <w:bodyDiv w:val="1"/>
      <w:marLeft w:val="0"/>
      <w:marRight w:val="0"/>
      <w:marTop w:val="0"/>
      <w:marBottom w:val="0"/>
      <w:divBdr>
        <w:top w:val="none" w:sz="0" w:space="0" w:color="auto"/>
        <w:left w:val="none" w:sz="0" w:space="0" w:color="auto"/>
        <w:bottom w:val="none" w:sz="0" w:space="0" w:color="auto"/>
        <w:right w:val="none" w:sz="0" w:space="0" w:color="auto"/>
      </w:divBdr>
    </w:div>
    <w:div w:id="770079471">
      <w:bodyDiv w:val="1"/>
      <w:marLeft w:val="0"/>
      <w:marRight w:val="0"/>
      <w:marTop w:val="0"/>
      <w:marBottom w:val="0"/>
      <w:divBdr>
        <w:top w:val="none" w:sz="0" w:space="0" w:color="auto"/>
        <w:left w:val="none" w:sz="0" w:space="0" w:color="auto"/>
        <w:bottom w:val="none" w:sz="0" w:space="0" w:color="auto"/>
        <w:right w:val="none" w:sz="0" w:space="0" w:color="auto"/>
      </w:divBdr>
      <w:divsChild>
        <w:div w:id="58596629">
          <w:marLeft w:val="480"/>
          <w:marRight w:val="0"/>
          <w:marTop w:val="0"/>
          <w:marBottom w:val="0"/>
          <w:divBdr>
            <w:top w:val="none" w:sz="0" w:space="0" w:color="auto"/>
            <w:left w:val="none" w:sz="0" w:space="0" w:color="auto"/>
            <w:bottom w:val="none" w:sz="0" w:space="0" w:color="auto"/>
            <w:right w:val="none" w:sz="0" w:space="0" w:color="auto"/>
          </w:divBdr>
        </w:div>
        <w:div w:id="124935082">
          <w:marLeft w:val="480"/>
          <w:marRight w:val="0"/>
          <w:marTop w:val="0"/>
          <w:marBottom w:val="0"/>
          <w:divBdr>
            <w:top w:val="none" w:sz="0" w:space="0" w:color="auto"/>
            <w:left w:val="none" w:sz="0" w:space="0" w:color="auto"/>
            <w:bottom w:val="none" w:sz="0" w:space="0" w:color="auto"/>
            <w:right w:val="none" w:sz="0" w:space="0" w:color="auto"/>
          </w:divBdr>
        </w:div>
        <w:div w:id="147522518">
          <w:marLeft w:val="480"/>
          <w:marRight w:val="0"/>
          <w:marTop w:val="0"/>
          <w:marBottom w:val="0"/>
          <w:divBdr>
            <w:top w:val="none" w:sz="0" w:space="0" w:color="auto"/>
            <w:left w:val="none" w:sz="0" w:space="0" w:color="auto"/>
            <w:bottom w:val="none" w:sz="0" w:space="0" w:color="auto"/>
            <w:right w:val="none" w:sz="0" w:space="0" w:color="auto"/>
          </w:divBdr>
        </w:div>
        <w:div w:id="220557608">
          <w:marLeft w:val="480"/>
          <w:marRight w:val="0"/>
          <w:marTop w:val="0"/>
          <w:marBottom w:val="0"/>
          <w:divBdr>
            <w:top w:val="none" w:sz="0" w:space="0" w:color="auto"/>
            <w:left w:val="none" w:sz="0" w:space="0" w:color="auto"/>
            <w:bottom w:val="none" w:sz="0" w:space="0" w:color="auto"/>
            <w:right w:val="none" w:sz="0" w:space="0" w:color="auto"/>
          </w:divBdr>
        </w:div>
        <w:div w:id="233320221">
          <w:marLeft w:val="480"/>
          <w:marRight w:val="0"/>
          <w:marTop w:val="0"/>
          <w:marBottom w:val="0"/>
          <w:divBdr>
            <w:top w:val="none" w:sz="0" w:space="0" w:color="auto"/>
            <w:left w:val="none" w:sz="0" w:space="0" w:color="auto"/>
            <w:bottom w:val="none" w:sz="0" w:space="0" w:color="auto"/>
            <w:right w:val="none" w:sz="0" w:space="0" w:color="auto"/>
          </w:divBdr>
        </w:div>
        <w:div w:id="256329499">
          <w:marLeft w:val="480"/>
          <w:marRight w:val="0"/>
          <w:marTop w:val="0"/>
          <w:marBottom w:val="0"/>
          <w:divBdr>
            <w:top w:val="none" w:sz="0" w:space="0" w:color="auto"/>
            <w:left w:val="none" w:sz="0" w:space="0" w:color="auto"/>
            <w:bottom w:val="none" w:sz="0" w:space="0" w:color="auto"/>
            <w:right w:val="none" w:sz="0" w:space="0" w:color="auto"/>
          </w:divBdr>
        </w:div>
        <w:div w:id="257837270">
          <w:marLeft w:val="480"/>
          <w:marRight w:val="0"/>
          <w:marTop w:val="0"/>
          <w:marBottom w:val="0"/>
          <w:divBdr>
            <w:top w:val="none" w:sz="0" w:space="0" w:color="auto"/>
            <w:left w:val="none" w:sz="0" w:space="0" w:color="auto"/>
            <w:bottom w:val="none" w:sz="0" w:space="0" w:color="auto"/>
            <w:right w:val="none" w:sz="0" w:space="0" w:color="auto"/>
          </w:divBdr>
        </w:div>
        <w:div w:id="269239531">
          <w:marLeft w:val="480"/>
          <w:marRight w:val="0"/>
          <w:marTop w:val="0"/>
          <w:marBottom w:val="0"/>
          <w:divBdr>
            <w:top w:val="none" w:sz="0" w:space="0" w:color="auto"/>
            <w:left w:val="none" w:sz="0" w:space="0" w:color="auto"/>
            <w:bottom w:val="none" w:sz="0" w:space="0" w:color="auto"/>
            <w:right w:val="none" w:sz="0" w:space="0" w:color="auto"/>
          </w:divBdr>
        </w:div>
        <w:div w:id="303463543">
          <w:marLeft w:val="480"/>
          <w:marRight w:val="0"/>
          <w:marTop w:val="0"/>
          <w:marBottom w:val="0"/>
          <w:divBdr>
            <w:top w:val="none" w:sz="0" w:space="0" w:color="auto"/>
            <w:left w:val="none" w:sz="0" w:space="0" w:color="auto"/>
            <w:bottom w:val="none" w:sz="0" w:space="0" w:color="auto"/>
            <w:right w:val="none" w:sz="0" w:space="0" w:color="auto"/>
          </w:divBdr>
        </w:div>
        <w:div w:id="325715875">
          <w:marLeft w:val="480"/>
          <w:marRight w:val="0"/>
          <w:marTop w:val="0"/>
          <w:marBottom w:val="0"/>
          <w:divBdr>
            <w:top w:val="none" w:sz="0" w:space="0" w:color="auto"/>
            <w:left w:val="none" w:sz="0" w:space="0" w:color="auto"/>
            <w:bottom w:val="none" w:sz="0" w:space="0" w:color="auto"/>
            <w:right w:val="none" w:sz="0" w:space="0" w:color="auto"/>
          </w:divBdr>
        </w:div>
        <w:div w:id="368997305">
          <w:marLeft w:val="480"/>
          <w:marRight w:val="0"/>
          <w:marTop w:val="0"/>
          <w:marBottom w:val="0"/>
          <w:divBdr>
            <w:top w:val="none" w:sz="0" w:space="0" w:color="auto"/>
            <w:left w:val="none" w:sz="0" w:space="0" w:color="auto"/>
            <w:bottom w:val="none" w:sz="0" w:space="0" w:color="auto"/>
            <w:right w:val="none" w:sz="0" w:space="0" w:color="auto"/>
          </w:divBdr>
        </w:div>
        <w:div w:id="385447980">
          <w:marLeft w:val="480"/>
          <w:marRight w:val="0"/>
          <w:marTop w:val="0"/>
          <w:marBottom w:val="0"/>
          <w:divBdr>
            <w:top w:val="none" w:sz="0" w:space="0" w:color="auto"/>
            <w:left w:val="none" w:sz="0" w:space="0" w:color="auto"/>
            <w:bottom w:val="none" w:sz="0" w:space="0" w:color="auto"/>
            <w:right w:val="none" w:sz="0" w:space="0" w:color="auto"/>
          </w:divBdr>
        </w:div>
        <w:div w:id="387997797">
          <w:marLeft w:val="480"/>
          <w:marRight w:val="0"/>
          <w:marTop w:val="0"/>
          <w:marBottom w:val="0"/>
          <w:divBdr>
            <w:top w:val="none" w:sz="0" w:space="0" w:color="auto"/>
            <w:left w:val="none" w:sz="0" w:space="0" w:color="auto"/>
            <w:bottom w:val="none" w:sz="0" w:space="0" w:color="auto"/>
            <w:right w:val="none" w:sz="0" w:space="0" w:color="auto"/>
          </w:divBdr>
        </w:div>
        <w:div w:id="398096731">
          <w:marLeft w:val="480"/>
          <w:marRight w:val="0"/>
          <w:marTop w:val="0"/>
          <w:marBottom w:val="0"/>
          <w:divBdr>
            <w:top w:val="none" w:sz="0" w:space="0" w:color="auto"/>
            <w:left w:val="none" w:sz="0" w:space="0" w:color="auto"/>
            <w:bottom w:val="none" w:sz="0" w:space="0" w:color="auto"/>
            <w:right w:val="none" w:sz="0" w:space="0" w:color="auto"/>
          </w:divBdr>
        </w:div>
        <w:div w:id="401490218">
          <w:marLeft w:val="480"/>
          <w:marRight w:val="0"/>
          <w:marTop w:val="0"/>
          <w:marBottom w:val="0"/>
          <w:divBdr>
            <w:top w:val="none" w:sz="0" w:space="0" w:color="auto"/>
            <w:left w:val="none" w:sz="0" w:space="0" w:color="auto"/>
            <w:bottom w:val="none" w:sz="0" w:space="0" w:color="auto"/>
            <w:right w:val="none" w:sz="0" w:space="0" w:color="auto"/>
          </w:divBdr>
        </w:div>
        <w:div w:id="416023271">
          <w:marLeft w:val="480"/>
          <w:marRight w:val="0"/>
          <w:marTop w:val="0"/>
          <w:marBottom w:val="0"/>
          <w:divBdr>
            <w:top w:val="none" w:sz="0" w:space="0" w:color="auto"/>
            <w:left w:val="none" w:sz="0" w:space="0" w:color="auto"/>
            <w:bottom w:val="none" w:sz="0" w:space="0" w:color="auto"/>
            <w:right w:val="none" w:sz="0" w:space="0" w:color="auto"/>
          </w:divBdr>
        </w:div>
        <w:div w:id="434328475">
          <w:marLeft w:val="480"/>
          <w:marRight w:val="0"/>
          <w:marTop w:val="0"/>
          <w:marBottom w:val="0"/>
          <w:divBdr>
            <w:top w:val="none" w:sz="0" w:space="0" w:color="auto"/>
            <w:left w:val="none" w:sz="0" w:space="0" w:color="auto"/>
            <w:bottom w:val="none" w:sz="0" w:space="0" w:color="auto"/>
            <w:right w:val="none" w:sz="0" w:space="0" w:color="auto"/>
          </w:divBdr>
        </w:div>
        <w:div w:id="441146792">
          <w:marLeft w:val="480"/>
          <w:marRight w:val="0"/>
          <w:marTop w:val="0"/>
          <w:marBottom w:val="0"/>
          <w:divBdr>
            <w:top w:val="none" w:sz="0" w:space="0" w:color="auto"/>
            <w:left w:val="none" w:sz="0" w:space="0" w:color="auto"/>
            <w:bottom w:val="none" w:sz="0" w:space="0" w:color="auto"/>
            <w:right w:val="none" w:sz="0" w:space="0" w:color="auto"/>
          </w:divBdr>
        </w:div>
        <w:div w:id="473915216">
          <w:marLeft w:val="480"/>
          <w:marRight w:val="0"/>
          <w:marTop w:val="0"/>
          <w:marBottom w:val="0"/>
          <w:divBdr>
            <w:top w:val="none" w:sz="0" w:space="0" w:color="auto"/>
            <w:left w:val="none" w:sz="0" w:space="0" w:color="auto"/>
            <w:bottom w:val="none" w:sz="0" w:space="0" w:color="auto"/>
            <w:right w:val="none" w:sz="0" w:space="0" w:color="auto"/>
          </w:divBdr>
        </w:div>
        <w:div w:id="493111203">
          <w:marLeft w:val="480"/>
          <w:marRight w:val="0"/>
          <w:marTop w:val="0"/>
          <w:marBottom w:val="0"/>
          <w:divBdr>
            <w:top w:val="none" w:sz="0" w:space="0" w:color="auto"/>
            <w:left w:val="none" w:sz="0" w:space="0" w:color="auto"/>
            <w:bottom w:val="none" w:sz="0" w:space="0" w:color="auto"/>
            <w:right w:val="none" w:sz="0" w:space="0" w:color="auto"/>
          </w:divBdr>
        </w:div>
        <w:div w:id="499733669">
          <w:marLeft w:val="480"/>
          <w:marRight w:val="0"/>
          <w:marTop w:val="0"/>
          <w:marBottom w:val="0"/>
          <w:divBdr>
            <w:top w:val="none" w:sz="0" w:space="0" w:color="auto"/>
            <w:left w:val="none" w:sz="0" w:space="0" w:color="auto"/>
            <w:bottom w:val="none" w:sz="0" w:space="0" w:color="auto"/>
            <w:right w:val="none" w:sz="0" w:space="0" w:color="auto"/>
          </w:divBdr>
        </w:div>
        <w:div w:id="516312214">
          <w:marLeft w:val="480"/>
          <w:marRight w:val="0"/>
          <w:marTop w:val="0"/>
          <w:marBottom w:val="0"/>
          <w:divBdr>
            <w:top w:val="none" w:sz="0" w:space="0" w:color="auto"/>
            <w:left w:val="none" w:sz="0" w:space="0" w:color="auto"/>
            <w:bottom w:val="none" w:sz="0" w:space="0" w:color="auto"/>
            <w:right w:val="none" w:sz="0" w:space="0" w:color="auto"/>
          </w:divBdr>
        </w:div>
        <w:div w:id="537551810">
          <w:marLeft w:val="480"/>
          <w:marRight w:val="0"/>
          <w:marTop w:val="0"/>
          <w:marBottom w:val="0"/>
          <w:divBdr>
            <w:top w:val="none" w:sz="0" w:space="0" w:color="auto"/>
            <w:left w:val="none" w:sz="0" w:space="0" w:color="auto"/>
            <w:bottom w:val="none" w:sz="0" w:space="0" w:color="auto"/>
            <w:right w:val="none" w:sz="0" w:space="0" w:color="auto"/>
          </w:divBdr>
        </w:div>
        <w:div w:id="562714985">
          <w:marLeft w:val="480"/>
          <w:marRight w:val="0"/>
          <w:marTop w:val="0"/>
          <w:marBottom w:val="0"/>
          <w:divBdr>
            <w:top w:val="none" w:sz="0" w:space="0" w:color="auto"/>
            <w:left w:val="none" w:sz="0" w:space="0" w:color="auto"/>
            <w:bottom w:val="none" w:sz="0" w:space="0" w:color="auto"/>
            <w:right w:val="none" w:sz="0" w:space="0" w:color="auto"/>
          </w:divBdr>
        </w:div>
        <w:div w:id="577178234">
          <w:marLeft w:val="480"/>
          <w:marRight w:val="0"/>
          <w:marTop w:val="0"/>
          <w:marBottom w:val="0"/>
          <w:divBdr>
            <w:top w:val="none" w:sz="0" w:space="0" w:color="auto"/>
            <w:left w:val="none" w:sz="0" w:space="0" w:color="auto"/>
            <w:bottom w:val="none" w:sz="0" w:space="0" w:color="auto"/>
            <w:right w:val="none" w:sz="0" w:space="0" w:color="auto"/>
          </w:divBdr>
        </w:div>
        <w:div w:id="632372430">
          <w:marLeft w:val="480"/>
          <w:marRight w:val="0"/>
          <w:marTop w:val="0"/>
          <w:marBottom w:val="0"/>
          <w:divBdr>
            <w:top w:val="none" w:sz="0" w:space="0" w:color="auto"/>
            <w:left w:val="none" w:sz="0" w:space="0" w:color="auto"/>
            <w:bottom w:val="none" w:sz="0" w:space="0" w:color="auto"/>
            <w:right w:val="none" w:sz="0" w:space="0" w:color="auto"/>
          </w:divBdr>
        </w:div>
        <w:div w:id="679166856">
          <w:marLeft w:val="480"/>
          <w:marRight w:val="0"/>
          <w:marTop w:val="0"/>
          <w:marBottom w:val="0"/>
          <w:divBdr>
            <w:top w:val="none" w:sz="0" w:space="0" w:color="auto"/>
            <w:left w:val="none" w:sz="0" w:space="0" w:color="auto"/>
            <w:bottom w:val="none" w:sz="0" w:space="0" w:color="auto"/>
            <w:right w:val="none" w:sz="0" w:space="0" w:color="auto"/>
          </w:divBdr>
        </w:div>
        <w:div w:id="708146890">
          <w:marLeft w:val="480"/>
          <w:marRight w:val="0"/>
          <w:marTop w:val="0"/>
          <w:marBottom w:val="0"/>
          <w:divBdr>
            <w:top w:val="none" w:sz="0" w:space="0" w:color="auto"/>
            <w:left w:val="none" w:sz="0" w:space="0" w:color="auto"/>
            <w:bottom w:val="none" w:sz="0" w:space="0" w:color="auto"/>
            <w:right w:val="none" w:sz="0" w:space="0" w:color="auto"/>
          </w:divBdr>
        </w:div>
        <w:div w:id="731578920">
          <w:marLeft w:val="480"/>
          <w:marRight w:val="0"/>
          <w:marTop w:val="0"/>
          <w:marBottom w:val="0"/>
          <w:divBdr>
            <w:top w:val="none" w:sz="0" w:space="0" w:color="auto"/>
            <w:left w:val="none" w:sz="0" w:space="0" w:color="auto"/>
            <w:bottom w:val="none" w:sz="0" w:space="0" w:color="auto"/>
            <w:right w:val="none" w:sz="0" w:space="0" w:color="auto"/>
          </w:divBdr>
        </w:div>
        <w:div w:id="754545968">
          <w:marLeft w:val="480"/>
          <w:marRight w:val="0"/>
          <w:marTop w:val="0"/>
          <w:marBottom w:val="0"/>
          <w:divBdr>
            <w:top w:val="none" w:sz="0" w:space="0" w:color="auto"/>
            <w:left w:val="none" w:sz="0" w:space="0" w:color="auto"/>
            <w:bottom w:val="none" w:sz="0" w:space="0" w:color="auto"/>
            <w:right w:val="none" w:sz="0" w:space="0" w:color="auto"/>
          </w:divBdr>
        </w:div>
        <w:div w:id="772434145">
          <w:marLeft w:val="480"/>
          <w:marRight w:val="0"/>
          <w:marTop w:val="0"/>
          <w:marBottom w:val="0"/>
          <w:divBdr>
            <w:top w:val="none" w:sz="0" w:space="0" w:color="auto"/>
            <w:left w:val="none" w:sz="0" w:space="0" w:color="auto"/>
            <w:bottom w:val="none" w:sz="0" w:space="0" w:color="auto"/>
            <w:right w:val="none" w:sz="0" w:space="0" w:color="auto"/>
          </w:divBdr>
        </w:div>
        <w:div w:id="801465155">
          <w:marLeft w:val="480"/>
          <w:marRight w:val="0"/>
          <w:marTop w:val="0"/>
          <w:marBottom w:val="0"/>
          <w:divBdr>
            <w:top w:val="none" w:sz="0" w:space="0" w:color="auto"/>
            <w:left w:val="none" w:sz="0" w:space="0" w:color="auto"/>
            <w:bottom w:val="none" w:sz="0" w:space="0" w:color="auto"/>
            <w:right w:val="none" w:sz="0" w:space="0" w:color="auto"/>
          </w:divBdr>
        </w:div>
        <w:div w:id="894045144">
          <w:marLeft w:val="480"/>
          <w:marRight w:val="0"/>
          <w:marTop w:val="0"/>
          <w:marBottom w:val="0"/>
          <w:divBdr>
            <w:top w:val="none" w:sz="0" w:space="0" w:color="auto"/>
            <w:left w:val="none" w:sz="0" w:space="0" w:color="auto"/>
            <w:bottom w:val="none" w:sz="0" w:space="0" w:color="auto"/>
            <w:right w:val="none" w:sz="0" w:space="0" w:color="auto"/>
          </w:divBdr>
        </w:div>
        <w:div w:id="906962510">
          <w:marLeft w:val="480"/>
          <w:marRight w:val="0"/>
          <w:marTop w:val="0"/>
          <w:marBottom w:val="0"/>
          <w:divBdr>
            <w:top w:val="none" w:sz="0" w:space="0" w:color="auto"/>
            <w:left w:val="none" w:sz="0" w:space="0" w:color="auto"/>
            <w:bottom w:val="none" w:sz="0" w:space="0" w:color="auto"/>
            <w:right w:val="none" w:sz="0" w:space="0" w:color="auto"/>
          </w:divBdr>
        </w:div>
        <w:div w:id="931619846">
          <w:marLeft w:val="480"/>
          <w:marRight w:val="0"/>
          <w:marTop w:val="0"/>
          <w:marBottom w:val="0"/>
          <w:divBdr>
            <w:top w:val="none" w:sz="0" w:space="0" w:color="auto"/>
            <w:left w:val="none" w:sz="0" w:space="0" w:color="auto"/>
            <w:bottom w:val="none" w:sz="0" w:space="0" w:color="auto"/>
            <w:right w:val="none" w:sz="0" w:space="0" w:color="auto"/>
          </w:divBdr>
        </w:div>
        <w:div w:id="950666550">
          <w:marLeft w:val="480"/>
          <w:marRight w:val="0"/>
          <w:marTop w:val="0"/>
          <w:marBottom w:val="0"/>
          <w:divBdr>
            <w:top w:val="none" w:sz="0" w:space="0" w:color="auto"/>
            <w:left w:val="none" w:sz="0" w:space="0" w:color="auto"/>
            <w:bottom w:val="none" w:sz="0" w:space="0" w:color="auto"/>
            <w:right w:val="none" w:sz="0" w:space="0" w:color="auto"/>
          </w:divBdr>
        </w:div>
        <w:div w:id="1022895529">
          <w:marLeft w:val="480"/>
          <w:marRight w:val="0"/>
          <w:marTop w:val="0"/>
          <w:marBottom w:val="0"/>
          <w:divBdr>
            <w:top w:val="none" w:sz="0" w:space="0" w:color="auto"/>
            <w:left w:val="none" w:sz="0" w:space="0" w:color="auto"/>
            <w:bottom w:val="none" w:sz="0" w:space="0" w:color="auto"/>
            <w:right w:val="none" w:sz="0" w:space="0" w:color="auto"/>
          </w:divBdr>
        </w:div>
        <w:div w:id="1045566084">
          <w:marLeft w:val="480"/>
          <w:marRight w:val="0"/>
          <w:marTop w:val="0"/>
          <w:marBottom w:val="0"/>
          <w:divBdr>
            <w:top w:val="none" w:sz="0" w:space="0" w:color="auto"/>
            <w:left w:val="none" w:sz="0" w:space="0" w:color="auto"/>
            <w:bottom w:val="none" w:sz="0" w:space="0" w:color="auto"/>
            <w:right w:val="none" w:sz="0" w:space="0" w:color="auto"/>
          </w:divBdr>
        </w:div>
        <w:div w:id="1062022226">
          <w:marLeft w:val="480"/>
          <w:marRight w:val="0"/>
          <w:marTop w:val="0"/>
          <w:marBottom w:val="0"/>
          <w:divBdr>
            <w:top w:val="none" w:sz="0" w:space="0" w:color="auto"/>
            <w:left w:val="none" w:sz="0" w:space="0" w:color="auto"/>
            <w:bottom w:val="none" w:sz="0" w:space="0" w:color="auto"/>
            <w:right w:val="none" w:sz="0" w:space="0" w:color="auto"/>
          </w:divBdr>
        </w:div>
        <w:div w:id="1088845344">
          <w:marLeft w:val="480"/>
          <w:marRight w:val="0"/>
          <w:marTop w:val="0"/>
          <w:marBottom w:val="0"/>
          <w:divBdr>
            <w:top w:val="none" w:sz="0" w:space="0" w:color="auto"/>
            <w:left w:val="none" w:sz="0" w:space="0" w:color="auto"/>
            <w:bottom w:val="none" w:sz="0" w:space="0" w:color="auto"/>
            <w:right w:val="none" w:sz="0" w:space="0" w:color="auto"/>
          </w:divBdr>
        </w:div>
        <w:div w:id="1093547140">
          <w:marLeft w:val="480"/>
          <w:marRight w:val="0"/>
          <w:marTop w:val="0"/>
          <w:marBottom w:val="0"/>
          <w:divBdr>
            <w:top w:val="none" w:sz="0" w:space="0" w:color="auto"/>
            <w:left w:val="none" w:sz="0" w:space="0" w:color="auto"/>
            <w:bottom w:val="none" w:sz="0" w:space="0" w:color="auto"/>
            <w:right w:val="none" w:sz="0" w:space="0" w:color="auto"/>
          </w:divBdr>
        </w:div>
        <w:div w:id="1166093458">
          <w:marLeft w:val="480"/>
          <w:marRight w:val="0"/>
          <w:marTop w:val="0"/>
          <w:marBottom w:val="0"/>
          <w:divBdr>
            <w:top w:val="none" w:sz="0" w:space="0" w:color="auto"/>
            <w:left w:val="none" w:sz="0" w:space="0" w:color="auto"/>
            <w:bottom w:val="none" w:sz="0" w:space="0" w:color="auto"/>
            <w:right w:val="none" w:sz="0" w:space="0" w:color="auto"/>
          </w:divBdr>
        </w:div>
        <w:div w:id="1218517664">
          <w:marLeft w:val="480"/>
          <w:marRight w:val="0"/>
          <w:marTop w:val="0"/>
          <w:marBottom w:val="0"/>
          <w:divBdr>
            <w:top w:val="none" w:sz="0" w:space="0" w:color="auto"/>
            <w:left w:val="none" w:sz="0" w:space="0" w:color="auto"/>
            <w:bottom w:val="none" w:sz="0" w:space="0" w:color="auto"/>
            <w:right w:val="none" w:sz="0" w:space="0" w:color="auto"/>
          </w:divBdr>
        </w:div>
        <w:div w:id="1230455913">
          <w:marLeft w:val="480"/>
          <w:marRight w:val="0"/>
          <w:marTop w:val="0"/>
          <w:marBottom w:val="0"/>
          <w:divBdr>
            <w:top w:val="none" w:sz="0" w:space="0" w:color="auto"/>
            <w:left w:val="none" w:sz="0" w:space="0" w:color="auto"/>
            <w:bottom w:val="none" w:sz="0" w:space="0" w:color="auto"/>
            <w:right w:val="none" w:sz="0" w:space="0" w:color="auto"/>
          </w:divBdr>
        </w:div>
        <w:div w:id="1250693388">
          <w:marLeft w:val="480"/>
          <w:marRight w:val="0"/>
          <w:marTop w:val="0"/>
          <w:marBottom w:val="0"/>
          <w:divBdr>
            <w:top w:val="none" w:sz="0" w:space="0" w:color="auto"/>
            <w:left w:val="none" w:sz="0" w:space="0" w:color="auto"/>
            <w:bottom w:val="none" w:sz="0" w:space="0" w:color="auto"/>
            <w:right w:val="none" w:sz="0" w:space="0" w:color="auto"/>
          </w:divBdr>
        </w:div>
        <w:div w:id="1275287219">
          <w:marLeft w:val="480"/>
          <w:marRight w:val="0"/>
          <w:marTop w:val="0"/>
          <w:marBottom w:val="0"/>
          <w:divBdr>
            <w:top w:val="none" w:sz="0" w:space="0" w:color="auto"/>
            <w:left w:val="none" w:sz="0" w:space="0" w:color="auto"/>
            <w:bottom w:val="none" w:sz="0" w:space="0" w:color="auto"/>
            <w:right w:val="none" w:sz="0" w:space="0" w:color="auto"/>
          </w:divBdr>
        </w:div>
        <w:div w:id="1278489047">
          <w:marLeft w:val="480"/>
          <w:marRight w:val="0"/>
          <w:marTop w:val="0"/>
          <w:marBottom w:val="0"/>
          <w:divBdr>
            <w:top w:val="none" w:sz="0" w:space="0" w:color="auto"/>
            <w:left w:val="none" w:sz="0" w:space="0" w:color="auto"/>
            <w:bottom w:val="none" w:sz="0" w:space="0" w:color="auto"/>
            <w:right w:val="none" w:sz="0" w:space="0" w:color="auto"/>
          </w:divBdr>
        </w:div>
        <w:div w:id="1285650798">
          <w:marLeft w:val="480"/>
          <w:marRight w:val="0"/>
          <w:marTop w:val="0"/>
          <w:marBottom w:val="0"/>
          <w:divBdr>
            <w:top w:val="none" w:sz="0" w:space="0" w:color="auto"/>
            <w:left w:val="none" w:sz="0" w:space="0" w:color="auto"/>
            <w:bottom w:val="none" w:sz="0" w:space="0" w:color="auto"/>
            <w:right w:val="none" w:sz="0" w:space="0" w:color="auto"/>
          </w:divBdr>
        </w:div>
        <w:div w:id="1288705982">
          <w:marLeft w:val="480"/>
          <w:marRight w:val="0"/>
          <w:marTop w:val="0"/>
          <w:marBottom w:val="0"/>
          <w:divBdr>
            <w:top w:val="none" w:sz="0" w:space="0" w:color="auto"/>
            <w:left w:val="none" w:sz="0" w:space="0" w:color="auto"/>
            <w:bottom w:val="none" w:sz="0" w:space="0" w:color="auto"/>
            <w:right w:val="none" w:sz="0" w:space="0" w:color="auto"/>
          </w:divBdr>
        </w:div>
        <w:div w:id="1300108934">
          <w:marLeft w:val="480"/>
          <w:marRight w:val="0"/>
          <w:marTop w:val="0"/>
          <w:marBottom w:val="0"/>
          <w:divBdr>
            <w:top w:val="none" w:sz="0" w:space="0" w:color="auto"/>
            <w:left w:val="none" w:sz="0" w:space="0" w:color="auto"/>
            <w:bottom w:val="none" w:sz="0" w:space="0" w:color="auto"/>
            <w:right w:val="none" w:sz="0" w:space="0" w:color="auto"/>
          </w:divBdr>
        </w:div>
        <w:div w:id="1306205238">
          <w:marLeft w:val="480"/>
          <w:marRight w:val="0"/>
          <w:marTop w:val="0"/>
          <w:marBottom w:val="0"/>
          <w:divBdr>
            <w:top w:val="none" w:sz="0" w:space="0" w:color="auto"/>
            <w:left w:val="none" w:sz="0" w:space="0" w:color="auto"/>
            <w:bottom w:val="none" w:sz="0" w:space="0" w:color="auto"/>
            <w:right w:val="none" w:sz="0" w:space="0" w:color="auto"/>
          </w:divBdr>
        </w:div>
        <w:div w:id="1400324652">
          <w:marLeft w:val="480"/>
          <w:marRight w:val="0"/>
          <w:marTop w:val="0"/>
          <w:marBottom w:val="0"/>
          <w:divBdr>
            <w:top w:val="none" w:sz="0" w:space="0" w:color="auto"/>
            <w:left w:val="none" w:sz="0" w:space="0" w:color="auto"/>
            <w:bottom w:val="none" w:sz="0" w:space="0" w:color="auto"/>
            <w:right w:val="none" w:sz="0" w:space="0" w:color="auto"/>
          </w:divBdr>
        </w:div>
        <w:div w:id="1441561111">
          <w:marLeft w:val="480"/>
          <w:marRight w:val="0"/>
          <w:marTop w:val="0"/>
          <w:marBottom w:val="0"/>
          <w:divBdr>
            <w:top w:val="none" w:sz="0" w:space="0" w:color="auto"/>
            <w:left w:val="none" w:sz="0" w:space="0" w:color="auto"/>
            <w:bottom w:val="none" w:sz="0" w:space="0" w:color="auto"/>
            <w:right w:val="none" w:sz="0" w:space="0" w:color="auto"/>
          </w:divBdr>
        </w:div>
        <w:div w:id="1465201399">
          <w:marLeft w:val="480"/>
          <w:marRight w:val="0"/>
          <w:marTop w:val="0"/>
          <w:marBottom w:val="0"/>
          <w:divBdr>
            <w:top w:val="none" w:sz="0" w:space="0" w:color="auto"/>
            <w:left w:val="none" w:sz="0" w:space="0" w:color="auto"/>
            <w:bottom w:val="none" w:sz="0" w:space="0" w:color="auto"/>
            <w:right w:val="none" w:sz="0" w:space="0" w:color="auto"/>
          </w:divBdr>
        </w:div>
        <w:div w:id="1472358208">
          <w:marLeft w:val="480"/>
          <w:marRight w:val="0"/>
          <w:marTop w:val="0"/>
          <w:marBottom w:val="0"/>
          <w:divBdr>
            <w:top w:val="none" w:sz="0" w:space="0" w:color="auto"/>
            <w:left w:val="none" w:sz="0" w:space="0" w:color="auto"/>
            <w:bottom w:val="none" w:sz="0" w:space="0" w:color="auto"/>
            <w:right w:val="none" w:sz="0" w:space="0" w:color="auto"/>
          </w:divBdr>
        </w:div>
        <w:div w:id="1472866868">
          <w:marLeft w:val="480"/>
          <w:marRight w:val="0"/>
          <w:marTop w:val="0"/>
          <w:marBottom w:val="0"/>
          <w:divBdr>
            <w:top w:val="none" w:sz="0" w:space="0" w:color="auto"/>
            <w:left w:val="none" w:sz="0" w:space="0" w:color="auto"/>
            <w:bottom w:val="none" w:sz="0" w:space="0" w:color="auto"/>
            <w:right w:val="none" w:sz="0" w:space="0" w:color="auto"/>
          </w:divBdr>
        </w:div>
        <w:div w:id="1498840614">
          <w:marLeft w:val="480"/>
          <w:marRight w:val="0"/>
          <w:marTop w:val="0"/>
          <w:marBottom w:val="0"/>
          <w:divBdr>
            <w:top w:val="none" w:sz="0" w:space="0" w:color="auto"/>
            <w:left w:val="none" w:sz="0" w:space="0" w:color="auto"/>
            <w:bottom w:val="none" w:sz="0" w:space="0" w:color="auto"/>
            <w:right w:val="none" w:sz="0" w:space="0" w:color="auto"/>
          </w:divBdr>
        </w:div>
        <w:div w:id="1532065189">
          <w:marLeft w:val="480"/>
          <w:marRight w:val="0"/>
          <w:marTop w:val="0"/>
          <w:marBottom w:val="0"/>
          <w:divBdr>
            <w:top w:val="none" w:sz="0" w:space="0" w:color="auto"/>
            <w:left w:val="none" w:sz="0" w:space="0" w:color="auto"/>
            <w:bottom w:val="none" w:sz="0" w:space="0" w:color="auto"/>
            <w:right w:val="none" w:sz="0" w:space="0" w:color="auto"/>
          </w:divBdr>
        </w:div>
        <w:div w:id="1543638946">
          <w:marLeft w:val="480"/>
          <w:marRight w:val="0"/>
          <w:marTop w:val="0"/>
          <w:marBottom w:val="0"/>
          <w:divBdr>
            <w:top w:val="none" w:sz="0" w:space="0" w:color="auto"/>
            <w:left w:val="none" w:sz="0" w:space="0" w:color="auto"/>
            <w:bottom w:val="none" w:sz="0" w:space="0" w:color="auto"/>
            <w:right w:val="none" w:sz="0" w:space="0" w:color="auto"/>
          </w:divBdr>
        </w:div>
        <w:div w:id="1616790303">
          <w:marLeft w:val="480"/>
          <w:marRight w:val="0"/>
          <w:marTop w:val="0"/>
          <w:marBottom w:val="0"/>
          <w:divBdr>
            <w:top w:val="none" w:sz="0" w:space="0" w:color="auto"/>
            <w:left w:val="none" w:sz="0" w:space="0" w:color="auto"/>
            <w:bottom w:val="none" w:sz="0" w:space="0" w:color="auto"/>
            <w:right w:val="none" w:sz="0" w:space="0" w:color="auto"/>
          </w:divBdr>
        </w:div>
        <w:div w:id="1679574469">
          <w:marLeft w:val="480"/>
          <w:marRight w:val="0"/>
          <w:marTop w:val="0"/>
          <w:marBottom w:val="0"/>
          <w:divBdr>
            <w:top w:val="none" w:sz="0" w:space="0" w:color="auto"/>
            <w:left w:val="none" w:sz="0" w:space="0" w:color="auto"/>
            <w:bottom w:val="none" w:sz="0" w:space="0" w:color="auto"/>
            <w:right w:val="none" w:sz="0" w:space="0" w:color="auto"/>
          </w:divBdr>
        </w:div>
        <w:div w:id="1686858800">
          <w:marLeft w:val="480"/>
          <w:marRight w:val="0"/>
          <w:marTop w:val="0"/>
          <w:marBottom w:val="0"/>
          <w:divBdr>
            <w:top w:val="none" w:sz="0" w:space="0" w:color="auto"/>
            <w:left w:val="none" w:sz="0" w:space="0" w:color="auto"/>
            <w:bottom w:val="none" w:sz="0" w:space="0" w:color="auto"/>
            <w:right w:val="none" w:sz="0" w:space="0" w:color="auto"/>
          </w:divBdr>
        </w:div>
        <w:div w:id="1793595671">
          <w:marLeft w:val="480"/>
          <w:marRight w:val="0"/>
          <w:marTop w:val="0"/>
          <w:marBottom w:val="0"/>
          <w:divBdr>
            <w:top w:val="none" w:sz="0" w:space="0" w:color="auto"/>
            <w:left w:val="none" w:sz="0" w:space="0" w:color="auto"/>
            <w:bottom w:val="none" w:sz="0" w:space="0" w:color="auto"/>
            <w:right w:val="none" w:sz="0" w:space="0" w:color="auto"/>
          </w:divBdr>
        </w:div>
        <w:div w:id="1877693885">
          <w:marLeft w:val="480"/>
          <w:marRight w:val="0"/>
          <w:marTop w:val="0"/>
          <w:marBottom w:val="0"/>
          <w:divBdr>
            <w:top w:val="none" w:sz="0" w:space="0" w:color="auto"/>
            <w:left w:val="none" w:sz="0" w:space="0" w:color="auto"/>
            <w:bottom w:val="none" w:sz="0" w:space="0" w:color="auto"/>
            <w:right w:val="none" w:sz="0" w:space="0" w:color="auto"/>
          </w:divBdr>
        </w:div>
        <w:div w:id="1910505684">
          <w:marLeft w:val="480"/>
          <w:marRight w:val="0"/>
          <w:marTop w:val="0"/>
          <w:marBottom w:val="0"/>
          <w:divBdr>
            <w:top w:val="none" w:sz="0" w:space="0" w:color="auto"/>
            <w:left w:val="none" w:sz="0" w:space="0" w:color="auto"/>
            <w:bottom w:val="none" w:sz="0" w:space="0" w:color="auto"/>
            <w:right w:val="none" w:sz="0" w:space="0" w:color="auto"/>
          </w:divBdr>
        </w:div>
        <w:div w:id="1935818883">
          <w:marLeft w:val="480"/>
          <w:marRight w:val="0"/>
          <w:marTop w:val="0"/>
          <w:marBottom w:val="0"/>
          <w:divBdr>
            <w:top w:val="none" w:sz="0" w:space="0" w:color="auto"/>
            <w:left w:val="none" w:sz="0" w:space="0" w:color="auto"/>
            <w:bottom w:val="none" w:sz="0" w:space="0" w:color="auto"/>
            <w:right w:val="none" w:sz="0" w:space="0" w:color="auto"/>
          </w:divBdr>
        </w:div>
        <w:div w:id="2026322185">
          <w:marLeft w:val="480"/>
          <w:marRight w:val="0"/>
          <w:marTop w:val="0"/>
          <w:marBottom w:val="0"/>
          <w:divBdr>
            <w:top w:val="none" w:sz="0" w:space="0" w:color="auto"/>
            <w:left w:val="none" w:sz="0" w:space="0" w:color="auto"/>
            <w:bottom w:val="none" w:sz="0" w:space="0" w:color="auto"/>
            <w:right w:val="none" w:sz="0" w:space="0" w:color="auto"/>
          </w:divBdr>
        </w:div>
        <w:div w:id="2054620300">
          <w:marLeft w:val="480"/>
          <w:marRight w:val="0"/>
          <w:marTop w:val="0"/>
          <w:marBottom w:val="0"/>
          <w:divBdr>
            <w:top w:val="none" w:sz="0" w:space="0" w:color="auto"/>
            <w:left w:val="none" w:sz="0" w:space="0" w:color="auto"/>
            <w:bottom w:val="none" w:sz="0" w:space="0" w:color="auto"/>
            <w:right w:val="none" w:sz="0" w:space="0" w:color="auto"/>
          </w:divBdr>
        </w:div>
        <w:div w:id="2059209317">
          <w:marLeft w:val="480"/>
          <w:marRight w:val="0"/>
          <w:marTop w:val="0"/>
          <w:marBottom w:val="0"/>
          <w:divBdr>
            <w:top w:val="none" w:sz="0" w:space="0" w:color="auto"/>
            <w:left w:val="none" w:sz="0" w:space="0" w:color="auto"/>
            <w:bottom w:val="none" w:sz="0" w:space="0" w:color="auto"/>
            <w:right w:val="none" w:sz="0" w:space="0" w:color="auto"/>
          </w:divBdr>
        </w:div>
        <w:div w:id="2081753200">
          <w:marLeft w:val="480"/>
          <w:marRight w:val="0"/>
          <w:marTop w:val="0"/>
          <w:marBottom w:val="0"/>
          <w:divBdr>
            <w:top w:val="none" w:sz="0" w:space="0" w:color="auto"/>
            <w:left w:val="none" w:sz="0" w:space="0" w:color="auto"/>
            <w:bottom w:val="none" w:sz="0" w:space="0" w:color="auto"/>
            <w:right w:val="none" w:sz="0" w:space="0" w:color="auto"/>
          </w:divBdr>
        </w:div>
        <w:div w:id="2088309263">
          <w:marLeft w:val="480"/>
          <w:marRight w:val="0"/>
          <w:marTop w:val="0"/>
          <w:marBottom w:val="0"/>
          <w:divBdr>
            <w:top w:val="none" w:sz="0" w:space="0" w:color="auto"/>
            <w:left w:val="none" w:sz="0" w:space="0" w:color="auto"/>
            <w:bottom w:val="none" w:sz="0" w:space="0" w:color="auto"/>
            <w:right w:val="none" w:sz="0" w:space="0" w:color="auto"/>
          </w:divBdr>
        </w:div>
      </w:divsChild>
    </w:div>
    <w:div w:id="770125810">
      <w:marLeft w:val="640"/>
      <w:marRight w:val="0"/>
      <w:marTop w:val="0"/>
      <w:marBottom w:val="0"/>
      <w:divBdr>
        <w:top w:val="none" w:sz="0" w:space="0" w:color="auto"/>
        <w:left w:val="none" w:sz="0" w:space="0" w:color="auto"/>
        <w:bottom w:val="none" w:sz="0" w:space="0" w:color="auto"/>
        <w:right w:val="none" w:sz="0" w:space="0" w:color="auto"/>
      </w:divBdr>
    </w:div>
    <w:div w:id="770203813">
      <w:marLeft w:val="640"/>
      <w:marRight w:val="0"/>
      <w:marTop w:val="0"/>
      <w:marBottom w:val="0"/>
      <w:divBdr>
        <w:top w:val="none" w:sz="0" w:space="0" w:color="auto"/>
        <w:left w:val="none" w:sz="0" w:space="0" w:color="auto"/>
        <w:bottom w:val="none" w:sz="0" w:space="0" w:color="auto"/>
        <w:right w:val="none" w:sz="0" w:space="0" w:color="auto"/>
      </w:divBdr>
    </w:div>
    <w:div w:id="770319832">
      <w:marLeft w:val="640"/>
      <w:marRight w:val="0"/>
      <w:marTop w:val="0"/>
      <w:marBottom w:val="0"/>
      <w:divBdr>
        <w:top w:val="none" w:sz="0" w:space="0" w:color="auto"/>
        <w:left w:val="none" w:sz="0" w:space="0" w:color="auto"/>
        <w:bottom w:val="none" w:sz="0" w:space="0" w:color="auto"/>
        <w:right w:val="none" w:sz="0" w:space="0" w:color="auto"/>
      </w:divBdr>
    </w:div>
    <w:div w:id="770467527">
      <w:marLeft w:val="640"/>
      <w:marRight w:val="0"/>
      <w:marTop w:val="0"/>
      <w:marBottom w:val="0"/>
      <w:divBdr>
        <w:top w:val="none" w:sz="0" w:space="0" w:color="auto"/>
        <w:left w:val="none" w:sz="0" w:space="0" w:color="auto"/>
        <w:bottom w:val="none" w:sz="0" w:space="0" w:color="auto"/>
        <w:right w:val="none" w:sz="0" w:space="0" w:color="auto"/>
      </w:divBdr>
    </w:div>
    <w:div w:id="770473564">
      <w:bodyDiv w:val="1"/>
      <w:marLeft w:val="0"/>
      <w:marRight w:val="0"/>
      <w:marTop w:val="0"/>
      <w:marBottom w:val="0"/>
      <w:divBdr>
        <w:top w:val="none" w:sz="0" w:space="0" w:color="auto"/>
        <w:left w:val="none" w:sz="0" w:space="0" w:color="auto"/>
        <w:bottom w:val="none" w:sz="0" w:space="0" w:color="auto"/>
        <w:right w:val="none" w:sz="0" w:space="0" w:color="auto"/>
      </w:divBdr>
      <w:divsChild>
        <w:div w:id="12266601">
          <w:marLeft w:val="480"/>
          <w:marRight w:val="0"/>
          <w:marTop w:val="0"/>
          <w:marBottom w:val="0"/>
          <w:divBdr>
            <w:top w:val="none" w:sz="0" w:space="0" w:color="auto"/>
            <w:left w:val="none" w:sz="0" w:space="0" w:color="auto"/>
            <w:bottom w:val="none" w:sz="0" w:space="0" w:color="auto"/>
            <w:right w:val="none" w:sz="0" w:space="0" w:color="auto"/>
          </w:divBdr>
        </w:div>
        <w:div w:id="17853122">
          <w:marLeft w:val="480"/>
          <w:marRight w:val="0"/>
          <w:marTop w:val="0"/>
          <w:marBottom w:val="0"/>
          <w:divBdr>
            <w:top w:val="none" w:sz="0" w:space="0" w:color="auto"/>
            <w:left w:val="none" w:sz="0" w:space="0" w:color="auto"/>
            <w:bottom w:val="none" w:sz="0" w:space="0" w:color="auto"/>
            <w:right w:val="none" w:sz="0" w:space="0" w:color="auto"/>
          </w:divBdr>
        </w:div>
        <w:div w:id="48965898">
          <w:marLeft w:val="480"/>
          <w:marRight w:val="0"/>
          <w:marTop w:val="0"/>
          <w:marBottom w:val="0"/>
          <w:divBdr>
            <w:top w:val="none" w:sz="0" w:space="0" w:color="auto"/>
            <w:left w:val="none" w:sz="0" w:space="0" w:color="auto"/>
            <w:bottom w:val="none" w:sz="0" w:space="0" w:color="auto"/>
            <w:right w:val="none" w:sz="0" w:space="0" w:color="auto"/>
          </w:divBdr>
        </w:div>
        <w:div w:id="54663742">
          <w:marLeft w:val="480"/>
          <w:marRight w:val="0"/>
          <w:marTop w:val="0"/>
          <w:marBottom w:val="0"/>
          <w:divBdr>
            <w:top w:val="none" w:sz="0" w:space="0" w:color="auto"/>
            <w:left w:val="none" w:sz="0" w:space="0" w:color="auto"/>
            <w:bottom w:val="none" w:sz="0" w:space="0" w:color="auto"/>
            <w:right w:val="none" w:sz="0" w:space="0" w:color="auto"/>
          </w:divBdr>
        </w:div>
        <w:div w:id="85470182">
          <w:marLeft w:val="480"/>
          <w:marRight w:val="0"/>
          <w:marTop w:val="0"/>
          <w:marBottom w:val="0"/>
          <w:divBdr>
            <w:top w:val="none" w:sz="0" w:space="0" w:color="auto"/>
            <w:left w:val="none" w:sz="0" w:space="0" w:color="auto"/>
            <w:bottom w:val="none" w:sz="0" w:space="0" w:color="auto"/>
            <w:right w:val="none" w:sz="0" w:space="0" w:color="auto"/>
          </w:divBdr>
        </w:div>
        <w:div w:id="93479024">
          <w:marLeft w:val="480"/>
          <w:marRight w:val="0"/>
          <w:marTop w:val="0"/>
          <w:marBottom w:val="0"/>
          <w:divBdr>
            <w:top w:val="none" w:sz="0" w:space="0" w:color="auto"/>
            <w:left w:val="none" w:sz="0" w:space="0" w:color="auto"/>
            <w:bottom w:val="none" w:sz="0" w:space="0" w:color="auto"/>
            <w:right w:val="none" w:sz="0" w:space="0" w:color="auto"/>
          </w:divBdr>
        </w:div>
        <w:div w:id="101540192">
          <w:marLeft w:val="480"/>
          <w:marRight w:val="0"/>
          <w:marTop w:val="0"/>
          <w:marBottom w:val="0"/>
          <w:divBdr>
            <w:top w:val="none" w:sz="0" w:space="0" w:color="auto"/>
            <w:left w:val="none" w:sz="0" w:space="0" w:color="auto"/>
            <w:bottom w:val="none" w:sz="0" w:space="0" w:color="auto"/>
            <w:right w:val="none" w:sz="0" w:space="0" w:color="auto"/>
          </w:divBdr>
        </w:div>
        <w:div w:id="121731943">
          <w:marLeft w:val="480"/>
          <w:marRight w:val="0"/>
          <w:marTop w:val="0"/>
          <w:marBottom w:val="0"/>
          <w:divBdr>
            <w:top w:val="none" w:sz="0" w:space="0" w:color="auto"/>
            <w:left w:val="none" w:sz="0" w:space="0" w:color="auto"/>
            <w:bottom w:val="none" w:sz="0" w:space="0" w:color="auto"/>
            <w:right w:val="none" w:sz="0" w:space="0" w:color="auto"/>
          </w:divBdr>
        </w:div>
        <w:div w:id="124935631">
          <w:marLeft w:val="480"/>
          <w:marRight w:val="0"/>
          <w:marTop w:val="0"/>
          <w:marBottom w:val="0"/>
          <w:divBdr>
            <w:top w:val="none" w:sz="0" w:space="0" w:color="auto"/>
            <w:left w:val="none" w:sz="0" w:space="0" w:color="auto"/>
            <w:bottom w:val="none" w:sz="0" w:space="0" w:color="auto"/>
            <w:right w:val="none" w:sz="0" w:space="0" w:color="auto"/>
          </w:divBdr>
        </w:div>
        <w:div w:id="162011413">
          <w:marLeft w:val="480"/>
          <w:marRight w:val="0"/>
          <w:marTop w:val="0"/>
          <w:marBottom w:val="0"/>
          <w:divBdr>
            <w:top w:val="none" w:sz="0" w:space="0" w:color="auto"/>
            <w:left w:val="none" w:sz="0" w:space="0" w:color="auto"/>
            <w:bottom w:val="none" w:sz="0" w:space="0" w:color="auto"/>
            <w:right w:val="none" w:sz="0" w:space="0" w:color="auto"/>
          </w:divBdr>
        </w:div>
        <w:div w:id="205023818">
          <w:marLeft w:val="480"/>
          <w:marRight w:val="0"/>
          <w:marTop w:val="0"/>
          <w:marBottom w:val="0"/>
          <w:divBdr>
            <w:top w:val="none" w:sz="0" w:space="0" w:color="auto"/>
            <w:left w:val="none" w:sz="0" w:space="0" w:color="auto"/>
            <w:bottom w:val="none" w:sz="0" w:space="0" w:color="auto"/>
            <w:right w:val="none" w:sz="0" w:space="0" w:color="auto"/>
          </w:divBdr>
        </w:div>
        <w:div w:id="240528989">
          <w:marLeft w:val="480"/>
          <w:marRight w:val="0"/>
          <w:marTop w:val="0"/>
          <w:marBottom w:val="0"/>
          <w:divBdr>
            <w:top w:val="none" w:sz="0" w:space="0" w:color="auto"/>
            <w:left w:val="none" w:sz="0" w:space="0" w:color="auto"/>
            <w:bottom w:val="none" w:sz="0" w:space="0" w:color="auto"/>
            <w:right w:val="none" w:sz="0" w:space="0" w:color="auto"/>
          </w:divBdr>
        </w:div>
        <w:div w:id="245773430">
          <w:marLeft w:val="480"/>
          <w:marRight w:val="0"/>
          <w:marTop w:val="0"/>
          <w:marBottom w:val="0"/>
          <w:divBdr>
            <w:top w:val="none" w:sz="0" w:space="0" w:color="auto"/>
            <w:left w:val="none" w:sz="0" w:space="0" w:color="auto"/>
            <w:bottom w:val="none" w:sz="0" w:space="0" w:color="auto"/>
            <w:right w:val="none" w:sz="0" w:space="0" w:color="auto"/>
          </w:divBdr>
        </w:div>
        <w:div w:id="272638780">
          <w:marLeft w:val="480"/>
          <w:marRight w:val="0"/>
          <w:marTop w:val="0"/>
          <w:marBottom w:val="0"/>
          <w:divBdr>
            <w:top w:val="none" w:sz="0" w:space="0" w:color="auto"/>
            <w:left w:val="none" w:sz="0" w:space="0" w:color="auto"/>
            <w:bottom w:val="none" w:sz="0" w:space="0" w:color="auto"/>
            <w:right w:val="none" w:sz="0" w:space="0" w:color="auto"/>
          </w:divBdr>
        </w:div>
        <w:div w:id="379792281">
          <w:marLeft w:val="480"/>
          <w:marRight w:val="0"/>
          <w:marTop w:val="0"/>
          <w:marBottom w:val="0"/>
          <w:divBdr>
            <w:top w:val="none" w:sz="0" w:space="0" w:color="auto"/>
            <w:left w:val="none" w:sz="0" w:space="0" w:color="auto"/>
            <w:bottom w:val="none" w:sz="0" w:space="0" w:color="auto"/>
            <w:right w:val="none" w:sz="0" w:space="0" w:color="auto"/>
          </w:divBdr>
        </w:div>
        <w:div w:id="451755575">
          <w:marLeft w:val="480"/>
          <w:marRight w:val="0"/>
          <w:marTop w:val="0"/>
          <w:marBottom w:val="0"/>
          <w:divBdr>
            <w:top w:val="none" w:sz="0" w:space="0" w:color="auto"/>
            <w:left w:val="none" w:sz="0" w:space="0" w:color="auto"/>
            <w:bottom w:val="none" w:sz="0" w:space="0" w:color="auto"/>
            <w:right w:val="none" w:sz="0" w:space="0" w:color="auto"/>
          </w:divBdr>
        </w:div>
        <w:div w:id="458110763">
          <w:marLeft w:val="480"/>
          <w:marRight w:val="0"/>
          <w:marTop w:val="0"/>
          <w:marBottom w:val="0"/>
          <w:divBdr>
            <w:top w:val="none" w:sz="0" w:space="0" w:color="auto"/>
            <w:left w:val="none" w:sz="0" w:space="0" w:color="auto"/>
            <w:bottom w:val="none" w:sz="0" w:space="0" w:color="auto"/>
            <w:right w:val="none" w:sz="0" w:space="0" w:color="auto"/>
          </w:divBdr>
        </w:div>
        <w:div w:id="490027325">
          <w:marLeft w:val="480"/>
          <w:marRight w:val="0"/>
          <w:marTop w:val="0"/>
          <w:marBottom w:val="0"/>
          <w:divBdr>
            <w:top w:val="none" w:sz="0" w:space="0" w:color="auto"/>
            <w:left w:val="none" w:sz="0" w:space="0" w:color="auto"/>
            <w:bottom w:val="none" w:sz="0" w:space="0" w:color="auto"/>
            <w:right w:val="none" w:sz="0" w:space="0" w:color="auto"/>
          </w:divBdr>
        </w:div>
        <w:div w:id="493490691">
          <w:marLeft w:val="480"/>
          <w:marRight w:val="0"/>
          <w:marTop w:val="0"/>
          <w:marBottom w:val="0"/>
          <w:divBdr>
            <w:top w:val="none" w:sz="0" w:space="0" w:color="auto"/>
            <w:left w:val="none" w:sz="0" w:space="0" w:color="auto"/>
            <w:bottom w:val="none" w:sz="0" w:space="0" w:color="auto"/>
            <w:right w:val="none" w:sz="0" w:space="0" w:color="auto"/>
          </w:divBdr>
        </w:div>
        <w:div w:id="524944552">
          <w:marLeft w:val="480"/>
          <w:marRight w:val="0"/>
          <w:marTop w:val="0"/>
          <w:marBottom w:val="0"/>
          <w:divBdr>
            <w:top w:val="none" w:sz="0" w:space="0" w:color="auto"/>
            <w:left w:val="none" w:sz="0" w:space="0" w:color="auto"/>
            <w:bottom w:val="none" w:sz="0" w:space="0" w:color="auto"/>
            <w:right w:val="none" w:sz="0" w:space="0" w:color="auto"/>
          </w:divBdr>
        </w:div>
        <w:div w:id="548805537">
          <w:marLeft w:val="480"/>
          <w:marRight w:val="0"/>
          <w:marTop w:val="0"/>
          <w:marBottom w:val="0"/>
          <w:divBdr>
            <w:top w:val="none" w:sz="0" w:space="0" w:color="auto"/>
            <w:left w:val="none" w:sz="0" w:space="0" w:color="auto"/>
            <w:bottom w:val="none" w:sz="0" w:space="0" w:color="auto"/>
            <w:right w:val="none" w:sz="0" w:space="0" w:color="auto"/>
          </w:divBdr>
        </w:div>
        <w:div w:id="568154630">
          <w:marLeft w:val="480"/>
          <w:marRight w:val="0"/>
          <w:marTop w:val="0"/>
          <w:marBottom w:val="0"/>
          <w:divBdr>
            <w:top w:val="none" w:sz="0" w:space="0" w:color="auto"/>
            <w:left w:val="none" w:sz="0" w:space="0" w:color="auto"/>
            <w:bottom w:val="none" w:sz="0" w:space="0" w:color="auto"/>
            <w:right w:val="none" w:sz="0" w:space="0" w:color="auto"/>
          </w:divBdr>
        </w:div>
        <w:div w:id="592052316">
          <w:marLeft w:val="480"/>
          <w:marRight w:val="0"/>
          <w:marTop w:val="0"/>
          <w:marBottom w:val="0"/>
          <w:divBdr>
            <w:top w:val="none" w:sz="0" w:space="0" w:color="auto"/>
            <w:left w:val="none" w:sz="0" w:space="0" w:color="auto"/>
            <w:bottom w:val="none" w:sz="0" w:space="0" w:color="auto"/>
            <w:right w:val="none" w:sz="0" w:space="0" w:color="auto"/>
          </w:divBdr>
        </w:div>
        <w:div w:id="656809878">
          <w:marLeft w:val="480"/>
          <w:marRight w:val="0"/>
          <w:marTop w:val="0"/>
          <w:marBottom w:val="0"/>
          <w:divBdr>
            <w:top w:val="none" w:sz="0" w:space="0" w:color="auto"/>
            <w:left w:val="none" w:sz="0" w:space="0" w:color="auto"/>
            <w:bottom w:val="none" w:sz="0" w:space="0" w:color="auto"/>
            <w:right w:val="none" w:sz="0" w:space="0" w:color="auto"/>
          </w:divBdr>
        </w:div>
        <w:div w:id="720665857">
          <w:marLeft w:val="480"/>
          <w:marRight w:val="0"/>
          <w:marTop w:val="0"/>
          <w:marBottom w:val="0"/>
          <w:divBdr>
            <w:top w:val="none" w:sz="0" w:space="0" w:color="auto"/>
            <w:left w:val="none" w:sz="0" w:space="0" w:color="auto"/>
            <w:bottom w:val="none" w:sz="0" w:space="0" w:color="auto"/>
            <w:right w:val="none" w:sz="0" w:space="0" w:color="auto"/>
          </w:divBdr>
        </w:div>
        <w:div w:id="746460305">
          <w:marLeft w:val="480"/>
          <w:marRight w:val="0"/>
          <w:marTop w:val="0"/>
          <w:marBottom w:val="0"/>
          <w:divBdr>
            <w:top w:val="none" w:sz="0" w:space="0" w:color="auto"/>
            <w:left w:val="none" w:sz="0" w:space="0" w:color="auto"/>
            <w:bottom w:val="none" w:sz="0" w:space="0" w:color="auto"/>
            <w:right w:val="none" w:sz="0" w:space="0" w:color="auto"/>
          </w:divBdr>
        </w:div>
        <w:div w:id="767234653">
          <w:marLeft w:val="480"/>
          <w:marRight w:val="0"/>
          <w:marTop w:val="0"/>
          <w:marBottom w:val="0"/>
          <w:divBdr>
            <w:top w:val="none" w:sz="0" w:space="0" w:color="auto"/>
            <w:left w:val="none" w:sz="0" w:space="0" w:color="auto"/>
            <w:bottom w:val="none" w:sz="0" w:space="0" w:color="auto"/>
            <w:right w:val="none" w:sz="0" w:space="0" w:color="auto"/>
          </w:divBdr>
        </w:div>
        <w:div w:id="793137805">
          <w:marLeft w:val="480"/>
          <w:marRight w:val="0"/>
          <w:marTop w:val="0"/>
          <w:marBottom w:val="0"/>
          <w:divBdr>
            <w:top w:val="none" w:sz="0" w:space="0" w:color="auto"/>
            <w:left w:val="none" w:sz="0" w:space="0" w:color="auto"/>
            <w:bottom w:val="none" w:sz="0" w:space="0" w:color="auto"/>
            <w:right w:val="none" w:sz="0" w:space="0" w:color="auto"/>
          </w:divBdr>
        </w:div>
        <w:div w:id="794056562">
          <w:marLeft w:val="480"/>
          <w:marRight w:val="0"/>
          <w:marTop w:val="0"/>
          <w:marBottom w:val="0"/>
          <w:divBdr>
            <w:top w:val="none" w:sz="0" w:space="0" w:color="auto"/>
            <w:left w:val="none" w:sz="0" w:space="0" w:color="auto"/>
            <w:bottom w:val="none" w:sz="0" w:space="0" w:color="auto"/>
            <w:right w:val="none" w:sz="0" w:space="0" w:color="auto"/>
          </w:divBdr>
        </w:div>
        <w:div w:id="866606245">
          <w:marLeft w:val="480"/>
          <w:marRight w:val="0"/>
          <w:marTop w:val="0"/>
          <w:marBottom w:val="0"/>
          <w:divBdr>
            <w:top w:val="none" w:sz="0" w:space="0" w:color="auto"/>
            <w:left w:val="none" w:sz="0" w:space="0" w:color="auto"/>
            <w:bottom w:val="none" w:sz="0" w:space="0" w:color="auto"/>
            <w:right w:val="none" w:sz="0" w:space="0" w:color="auto"/>
          </w:divBdr>
        </w:div>
        <w:div w:id="876163399">
          <w:marLeft w:val="480"/>
          <w:marRight w:val="0"/>
          <w:marTop w:val="0"/>
          <w:marBottom w:val="0"/>
          <w:divBdr>
            <w:top w:val="none" w:sz="0" w:space="0" w:color="auto"/>
            <w:left w:val="none" w:sz="0" w:space="0" w:color="auto"/>
            <w:bottom w:val="none" w:sz="0" w:space="0" w:color="auto"/>
            <w:right w:val="none" w:sz="0" w:space="0" w:color="auto"/>
          </w:divBdr>
        </w:div>
        <w:div w:id="885876815">
          <w:marLeft w:val="480"/>
          <w:marRight w:val="0"/>
          <w:marTop w:val="0"/>
          <w:marBottom w:val="0"/>
          <w:divBdr>
            <w:top w:val="none" w:sz="0" w:space="0" w:color="auto"/>
            <w:left w:val="none" w:sz="0" w:space="0" w:color="auto"/>
            <w:bottom w:val="none" w:sz="0" w:space="0" w:color="auto"/>
            <w:right w:val="none" w:sz="0" w:space="0" w:color="auto"/>
          </w:divBdr>
        </w:div>
        <w:div w:id="922909468">
          <w:marLeft w:val="480"/>
          <w:marRight w:val="0"/>
          <w:marTop w:val="0"/>
          <w:marBottom w:val="0"/>
          <w:divBdr>
            <w:top w:val="none" w:sz="0" w:space="0" w:color="auto"/>
            <w:left w:val="none" w:sz="0" w:space="0" w:color="auto"/>
            <w:bottom w:val="none" w:sz="0" w:space="0" w:color="auto"/>
            <w:right w:val="none" w:sz="0" w:space="0" w:color="auto"/>
          </w:divBdr>
        </w:div>
        <w:div w:id="951324727">
          <w:marLeft w:val="480"/>
          <w:marRight w:val="0"/>
          <w:marTop w:val="0"/>
          <w:marBottom w:val="0"/>
          <w:divBdr>
            <w:top w:val="none" w:sz="0" w:space="0" w:color="auto"/>
            <w:left w:val="none" w:sz="0" w:space="0" w:color="auto"/>
            <w:bottom w:val="none" w:sz="0" w:space="0" w:color="auto"/>
            <w:right w:val="none" w:sz="0" w:space="0" w:color="auto"/>
          </w:divBdr>
        </w:div>
        <w:div w:id="955714437">
          <w:marLeft w:val="480"/>
          <w:marRight w:val="0"/>
          <w:marTop w:val="0"/>
          <w:marBottom w:val="0"/>
          <w:divBdr>
            <w:top w:val="none" w:sz="0" w:space="0" w:color="auto"/>
            <w:left w:val="none" w:sz="0" w:space="0" w:color="auto"/>
            <w:bottom w:val="none" w:sz="0" w:space="0" w:color="auto"/>
            <w:right w:val="none" w:sz="0" w:space="0" w:color="auto"/>
          </w:divBdr>
        </w:div>
        <w:div w:id="1006324687">
          <w:marLeft w:val="480"/>
          <w:marRight w:val="0"/>
          <w:marTop w:val="0"/>
          <w:marBottom w:val="0"/>
          <w:divBdr>
            <w:top w:val="none" w:sz="0" w:space="0" w:color="auto"/>
            <w:left w:val="none" w:sz="0" w:space="0" w:color="auto"/>
            <w:bottom w:val="none" w:sz="0" w:space="0" w:color="auto"/>
            <w:right w:val="none" w:sz="0" w:space="0" w:color="auto"/>
          </w:divBdr>
        </w:div>
        <w:div w:id="1050692372">
          <w:marLeft w:val="480"/>
          <w:marRight w:val="0"/>
          <w:marTop w:val="0"/>
          <w:marBottom w:val="0"/>
          <w:divBdr>
            <w:top w:val="none" w:sz="0" w:space="0" w:color="auto"/>
            <w:left w:val="none" w:sz="0" w:space="0" w:color="auto"/>
            <w:bottom w:val="none" w:sz="0" w:space="0" w:color="auto"/>
            <w:right w:val="none" w:sz="0" w:space="0" w:color="auto"/>
          </w:divBdr>
        </w:div>
        <w:div w:id="1095326255">
          <w:marLeft w:val="480"/>
          <w:marRight w:val="0"/>
          <w:marTop w:val="0"/>
          <w:marBottom w:val="0"/>
          <w:divBdr>
            <w:top w:val="none" w:sz="0" w:space="0" w:color="auto"/>
            <w:left w:val="none" w:sz="0" w:space="0" w:color="auto"/>
            <w:bottom w:val="none" w:sz="0" w:space="0" w:color="auto"/>
            <w:right w:val="none" w:sz="0" w:space="0" w:color="auto"/>
          </w:divBdr>
        </w:div>
        <w:div w:id="1137726056">
          <w:marLeft w:val="480"/>
          <w:marRight w:val="0"/>
          <w:marTop w:val="0"/>
          <w:marBottom w:val="0"/>
          <w:divBdr>
            <w:top w:val="none" w:sz="0" w:space="0" w:color="auto"/>
            <w:left w:val="none" w:sz="0" w:space="0" w:color="auto"/>
            <w:bottom w:val="none" w:sz="0" w:space="0" w:color="auto"/>
            <w:right w:val="none" w:sz="0" w:space="0" w:color="auto"/>
          </w:divBdr>
        </w:div>
        <w:div w:id="1142652099">
          <w:marLeft w:val="480"/>
          <w:marRight w:val="0"/>
          <w:marTop w:val="0"/>
          <w:marBottom w:val="0"/>
          <w:divBdr>
            <w:top w:val="none" w:sz="0" w:space="0" w:color="auto"/>
            <w:left w:val="none" w:sz="0" w:space="0" w:color="auto"/>
            <w:bottom w:val="none" w:sz="0" w:space="0" w:color="auto"/>
            <w:right w:val="none" w:sz="0" w:space="0" w:color="auto"/>
          </w:divBdr>
        </w:div>
        <w:div w:id="1144546051">
          <w:marLeft w:val="480"/>
          <w:marRight w:val="0"/>
          <w:marTop w:val="0"/>
          <w:marBottom w:val="0"/>
          <w:divBdr>
            <w:top w:val="none" w:sz="0" w:space="0" w:color="auto"/>
            <w:left w:val="none" w:sz="0" w:space="0" w:color="auto"/>
            <w:bottom w:val="none" w:sz="0" w:space="0" w:color="auto"/>
            <w:right w:val="none" w:sz="0" w:space="0" w:color="auto"/>
          </w:divBdr>
        </w:div>
        <w:div w:id="1160536625">
          <w:marLeft w:val="480"/>
          <w:marRight w:val="0"/>
          <w:marTop w:val="0"/>
          <w:marBottom w:val="0"/>
          <w:divBdr>
            <w:top w:val="none" w:sz="0" w:space="0" w:color="auto"/>
            <w:left w:val="none" w:sz="0" w:space="0" w:color="auto"/>
            <w:bottom w:val="none" w:sz="0" w:space="0" w:color="auto"/>
            <w:right w:val="none" w:sz="0" w:space="0" w:color="auto"/>
          </w:divBdr>
        </w:div>
        <w:div w:id="1168980771">
          <w:marLeft w:val="480"/>
          <w:marRight w:val="0"/>
          <w:marTop w:val="0"/>
          <w:marBottom w:val="0"/>
          <w:divBdr>
            <w:top w:val="none" w:sz="0" w:space="0" w:color="auto"/>
            <w:left w:val="none" w:sz="0" w:space="0" w:color="auto"/>
            <w:bottom w:val="none" w:sz="0" w:space="0" w:color="auto"/>
            <w:right w:val="none" w:sz="0" w:space="0" w:color="auto"/>
          </w:divBdr>
        </w:div>
        <w:div w:id="1218008375">
          <w:marLeft w:val="480"/>
          <w:marRight w:val="0"/>
          <w:marTop w:val="0"/>
          <w:marBottom w:val="0"/>
          <w:divBdr>
            <w:top w:val="none" w:sz="0" w:space="0" w:color="auto"/>
            <w:left w:val="none" w:sz="0" w:space="0" w:color="auto"/>
            <w:bottom w:val="none" w:sz="0" w:space="0" w:color="auto"/>
            <w:right w:val="none" w:sz="0" w:space="0" w:color="auto"/>
          </w:divBdr>
        </w:div>
        <w:div w:id="1222138582">
          <w:marLeft w:val="480"/>
          <w:marRight w:val="0"/>
          <w:marTop w:val="0"/>
          <w:marBottom w:val="0"/>
          <w:divBdr>
            <w:top w:val="none" w:sz="0" w:space="0" w:color="auto"/>
            <w:left w:val="none" w:sz="0" w:space="0" w:color="auto"/>
            <w:bottom w:val="none" w:sz="0" w:space="0" w:color="auto"/>
            <w:right w:val="none" w:sz="0" w:space="0" w:color="auto"/>
          </w:divBdr>
        </w:div>
        <w:div w:id="1224174502">
          <w:marLeft w:val="480"/>
          <w:marRight w:val="0"/>
          <w:marTop w:val="0"/>
          <w:marBottom w:val="0"/>
          <w:divBdr>
            <w:top w:val="none" w:sz="0" w:space="0" w:color="auto"/>
            <w:left w:val="none" w:sz="0" w:space="0" w:color="auto"/>
            <w:bottom w:val="none" w:sz="0" w:space="0" w:color="auto"/>
            <w:right w:val="none" w:sz="0" w:space="0" w:color="auto"/>
          </w:divBdr>
        </w:div>
        <w:div w:id="1235820494">
          <w:marLeft w:val="480"/>
          <w:marRight w:val="0"/>
          <w:marTop w:val="0"/>
          <w:marBottom w:val="0"/>
          <w:divBdr>
            <w:top w:val="none" w:sz="0" w:space="0" w:color="auto"/>
            <w:left w:val="none" w:sz="0" w:space="0" w:color="auto"/>
            <w:bottom w:val="none" w:sz="0" w:space="0" w:color="auto"/>
            <w:right w:val="none" w:sz="0" w:space="0" w:color="auto"/>
          </w:divBdr>
        </w:div>
        <w:div w:id="1239442629">
          <w:marLeft w:val="480"/>
          <w:marRight w:val="0"/>
          <w:marTop w:val="0"/>
          <w:marBottom w:val="0"/>
          <w:divBdr>
            <w:top w:val="none" w:sz="0" w:space="0" w:color="auto"/>
            <w:left w:val="none" w:sz="0" w:space="0" w:color="auto"/>
            <w:bottom w:val="none" w:sz="0" w:space="0" w:color="auto"/>
            <w:right w:val="none" w:sz="0" w:space="0" w:color="auto"/>
          </w:divBdr>
        </w:div>
        <w:div w:id="1289895982">
          <w:marLeft w:val="480"/>
          <w:marRight w:val="0"/>
          <w:marTop w:val="0"/>
          <w:marBottom w:val="0"/>
          <w:divBdr>
            <w:top w:val="none" w:sz="0" w:space="0" w:color="auto"/>
            <w:left w:val="none" w:sz="0" w:space="0" w:color="auto"/>
            <w:bottom w:val="none" w:sz="0" w:space="0" w:color="auto"/>
            <w:right w:val="none" w:sz="0" w:space="0" w:color="auto"/>
          </w:divBdr>
        </w:div>
        <w:div w:id="1299652877">
          <w:marLeft w:val="480"/>
          <w:marRight w:val="0"/>
          <w:marTop w:val="0"/>
          <w:marBottom w:val="0"/>
          <w:divBdr>
            <w:top w:val="none" w:sz="0" w:space="0" w:color="auto"/>
            <w:left w:val="none" w:sz="0" w:space="0" w:color="auto"/>
            <w:bottom w:val="none" w:sz="0" w:space="0" w:color="auto"/>
            <w:right w:val="none" w:sz="0" w:space="0" w:color="auto"/>
          </w:divBdr>
        </w:div>
        <w:div w:id="1299841790">
          <w:marLeft w:val="480"/>
          <w:marRight w:val="0"/>
          <w:marTop w:val="0"/>
          <w:marBottom w:val="0"/>
          <w:divBdr>
            <w:top w:val="none" w:sz="0" w:space="0" w:color="auto"/>
            <w:left w:val="none" w:sz="0" w:space="0" w:color="auto"/>
            <w:bottom w:val="none" w:sz="0" w:space="0" w:color="auto"/>
            <w:right w:val="none" w:sz="0" w:space="0" w:color="auto"/>
          </w:divBdr>
        </w:div>
        <w:div w:id="1317804508">
          <w:marLeft w:val="480"/>
          <w:marRight w:val="0"/>
          <w:marTop w:val="0"/>
          <w:marBottom w:val="0"/>
          <w:divBdr>
            <w:top w:val="none" w:sz="0" w:space="0" w:color="auto"/>
            <w:left w:val="none" w:sz="0" w:space="0" w:color="auto"/>
            <w:bottom w:val="none" w:sz="0" w:space="0" w:color="auto"/>
            <w:right w:val="none" w:sz="0" w:space="0" w:color="auto"/>
          </w:divBdr>
        </w:div>
        <w:div w:id="1336886422">
          <w:marLeft w:val="480"/>
          <w:marRight w:val="0"/>
          <w:marTop w:val="0"/>
          <w:marBottom w:val="0"/>
          <w:divBdr>
            <w:top w:val="none" w:sz="0" w:space="0" w:color="auto"/>
            <w:left w:val="none" w:sz="0" w:space="0" w:color="auto"/>
            <w:bottom w:val="none" w:sz="0" w:space="0" w:color="auto"/>
            <w:right w:val="none" w:sz="0" w:space="0" w:color="auto"/>
          </w:divBdr>
        </w:div>
        <w:div w:id="1347100258">
          <w:marLeft w:val="480"/>
          <w:marRight w:val="0"/>
          <w:marTop w:val="0"/>
          <w:marBottom w:val="0"/>
          <w:divBdr>
            <w:top w:val="none" w:sz="0" w:space="0" w:color="auto"/>
            <w:left w:val="none" w:sz="0" w:space="0" w:color="auto"/>
            <w:bottom w:val="none" w:sz="0" w:space="0" w:color="auto"/>
            <w:right w:val="none" w:sz="0" w:space="0" w:color="auto"/>
          </w:divBdr>
        </w:div>
        <w:div w:id="1348672551">
          <w:marLeft w:val="480"/>
          <w:marRight w:val="0"/>
          <w:marTop w:val="0"/>
          <w:marBottom w:val="0"/>
          <w:divBdr>
            <w:top w:val="none" w:sz="0" w:space="0" w:color="auto"/>
            <w:left w:val="none" w:sz="0" w:space="0" w:color="auto"/>
            <w:bottom w:val="none" w:sz="0" w:space="0" w:color="auto"/>
            <w:right w:val="none" w:sz="0" w:space="0" w:color="auto"/>
          </w:divBdr>
        </w:div>
        <w:div w:id="1357002590">
          <w:marLeft w:val="480"/>
          <w:marRight w:val="0"/>
          <w:marTop w:val="0"/>
          <w:marBottom w:val="0"/>
          <w:divBdr>
            <w:top w:val="none" w:sz="0" w:space="0" w:color="auto"/>
            <w:left w:val="none" w:sz="0" w:space="0" w:color="auto"/>
            <w:bottom w:val="none" w:sz="0" w:space="0" w:color="auto"/>
            <w:right w:val="none" w:sz="0" w:space="0" w:color="auto"/>
          </w:divBdr>
        </w:div>
        <w:div w:id="1407070764">
          <w:marLeft w:val="480"/>
          <w:marRight w:val="0"/>
          <w:marTop w:val="0"/>
          <w:marBottom w:val="0"/>
          <w:divBdr>
            <w:top w:val="none" w:sz="0" w:space="0" w:color="auto"/>
            <w:left w:val="none" w:sz="0" w:space="0" w:color="auto"/>
            <w:bottom w:val="none" w:sz="0" w:space="0" w:color="auto"/>
            <w:right w:val="none" w:sz="0" w:space="0" w:color="auto"/>
          </w:divBdr>
        </w:div>
        <w:div w:id="1428161657">
          <w:marLeft w:val="480"/>
          <w:marRight w:val="0"/>
          <w:marTop w:val="0"/>
          <w:marBottom w:val="0"/>
          <w:divBdr>
            <w:top w:val="none" w:sz="0" w:space="0" w:color="auto"/>
            <w:left w:val="none" w:sz="0" w:space="0" w:color="auto"/>
            <w:bottom w:val="none" w:sz="0" w:space="0" w:color="auto"/>
            <w:right w:val="none" w:sz="0" w:space="0" w:color="auto"/>
          </w:divBdr>
        </w:div>
        <w:div w:id="1438402606">
          <w:marLeft w:val="480"/>
          <w:marRight w:val="0"/>
          <w:marTop w:val="0"/>
          <w:marBottom w:val="0"/>
          <w:divBdr>
            <w:top w:val="none" w:sz="0" w:space="0" w:color="auto"/>
            <w:left w:val="none" w:sz="0" w:space="0" w:color="auto"/>
            <w:bottom w:val="none" w:sz="0" w:space="0" w:color="auto"/>
            <w:right w:val="none" w:sz="0" w:space="0" w:color="auto"/>
          </w:divBdr>
        </w:div>
        <w:div w:id="1458183079">
          <w:marLeft w:val="480"/>
          <w:marRight w:val="0"/>
          <w:marTop w:val="0"/>
          <w:marBottom w:val="0"/>
          <w:divBdr>
            <w:top w:val="none" w:sz="0" w:space="0" w:color="auto"/>
            <w:left w:val="none" w:sz="0" w:space="0" w:color="auto"/>
            <w:bottom w:val="none" w:sz="0" w:space="0" w:color="auto"/>
            <w:right w:val="none" w:sz="0" w:space="0" w:color="auto"/>
          </w:divBdr>
        </w:div>
        <w:div w:id="1460339355">
          <w:marLeft w:val="480"/>
          <w:marRight w:val="0"/>
          <w:marTop w:val="0"/>
          <w:marBottom w:val="0"/>
          <w:divBdr>
            <w:top w:val="none" w:sz="0" w:space="0" w:color="auto"/>
            <w:left w:val="none" w:sz="0" w:space="0" w:color="auto"/>
            <w:bottom w:val="none" w:sz="0" w:space="0" w:color="auto"/>
            <w:right w:val="none" w:sz="0" w:space="0" w:color="auto"/>
          </w:divBdr>
        </w:div>
        <w:div w:id="1461536723">
          <w:marLeft w:val="480"/>
          <w:marRight w:val="0"/>
          <w:marTop w:val="0"/>
          <w:marBottom w:val="0"/>
          <w:divBdr>
            <w:top w:val="none" w:sz="0" w:space="0" w:color="auto"/>
            <w:left w:val="none" w:sz="0" w:space="0" w:color="auto"/>
            <w:bottom w:val="none" w:sz="0" w:space="0" w:color="auto"/>
            <w:right w:val="none" w:sz="0" w:space="0" w:color="auto"/>
          </w:divBdr>
        </w:div>
        <w:div w:id="1506818671">
          <w:marLeft w:val="480"/>
          <w:marRight w:val="0"/>
          <w:marTop w:val="0"/>
          <w:marBottom w:val="0"/>
          <w:divBdr>
            <w:top w:val="none" w:sz="0" w:space="0" w:color="auto"/>
            <w:left w:val="none" w:sz="0" w:space="0" w:color="auto"/>
            <w:bottom w:val="none" w:sz="0" w:space="0" w:color="auto"/>
            <w:right w:val="none" w:sz="0" w:space="0" w:color="auto"/>
          </w:divBdr>
        </w:div>
        <w:div w:id="1524247070">
          <w:marLeft w:val="480"/>
          <w:marRight w:val="0"/>
          <w:marTop w:val="0"/>
          <w:marBottom w:val="0"/>
          <w:divBdr>
            <w:top w:val="none" w:sz="0" w:space="0" w:color="auto"/>
            <w:left w:val="none" w:sz="0" w:space="0" w:color="auto"/>
            <w:bottom w:val="none" w:sz="0" w:space="0" w:color="auto"/>
            <w:right w:val="none" w:sz="0" w:space="0" w:color="auto"/>
          </w:divBdr>
        </w:div>
        <w:div w:id="1596792039">
          <w:marLeft w:val="480"/>
          <w:marRight w:val="0"/>
          <w:marTop w:val="0"/>
          <w:marBottom w:val="0"/>
          <w:divBdr>
            <w:top w:val="none" w:sz="0" w:space="0" w:color="auto"/>
            <w:left w:val="none" w:sz="0" w:space="0" w:color="auto"/>
            <w:bottom w:val="none" w:sz="0" w:space="0" w:color="auto"/>
            <w:right w:val="none" w:sz="0" w:space="0" w:color="auto"/>
          </w:divBdr>
        </w:div>
        <w:div w:id="1614898289">
          <w:marLeft w:val="480"/>
          <w:marRight w:val="0"/>
          <w:marTop w:val="0"/>
          <w:marBottom w:val="0"/>
          <w:divBdr>
            <w:top w:val="none" w:sz="0" w:space="0" w:color="auto"/>
            <w:left w:val="none" w:sz="0" w:space="0" w:color="auto"/>
            <w:bottom w:val="none" w:sz="0" w:space="0" w:color="auto"/>
            <w:right w:val="none" w:sz="0" w:space="0" w:color="auto"/>
          </w:divBdr>
        </w:div>
        <w:div w:id="1631551103">
          <w:marLeft w:val="480"/>
          <w:marRight w:val="0"/>
          <w:marTop w:val="0"/>
          <w:marBottom w:val="0"/>
          <w:divBdr>
            <w:top w:val="none" w:sz="0" w:space="0" w:color="auto"/>
            <w:left w:val="none" w:sz="0" w:space="0" w:color="auto"/>
            <w:bottom w:val="none" w:sz="0" w:space="0" w:color="auto"/>
            <w:right w:val="none" w:sz="0" w:space="0" w:color="auto"/>
          </w:divBdr>
        </w:div>
        <w:div w:id="1656910881">
          <w:marLeft w:val="480"/>
          <w:marRight w:val="0"/>
          <w:marTop w:val="0"/>
          <w:marBottom w:val="0"/>
          <w:divBdr>
            <w:top w:val="none" w:sz="0" w:space="0" w:color="auto"/>
            <w:left w:val="none" w:sz="0" w:space="0" w:color="auto"/>
            <w:bottom w:val="none" w:sz="0" w:space="0" w:color="auto"/>
            <w:right w:val="none" w:sz="0" w:space="0" w:color="auto"/>
          </w:divBdr>
        </w:div>
        <w:div w:id="1672222574">
          <w:marLeft w:val="480"/>
          <w:marRight w:val="0"/>
          <w:marTop w:val="0"/>
          <w:marBottom w:val="0"/>
          <w:divBdr>
            <w:top w:val="none" w:sz="0" w:space="0" w:color="auto"/>
            <w:left w:val="none" w:sz="0" w:space="0" w:color="auto"/>
            <w:bottom w:val="none" w:sz="0" w:space="0" w:color="auto"/>
            <w:right w:val="none" w:sz="0" w:space="0" w:color="auto"/>
          </w:divBdr>
        </w:div>
        <w:div w:id="1745909556">
          <w:marLeft w:val="480"/>
          <w:marRight w:val="0"/>
          <w:marTop w:val="0"/>
          <w:marBottom w:val="0"/>
          <w:divBdr>
            <w:top w:val="none" w:sz="0" w:space="0" w:color="auto"/>
            <w:left w:val="none" w:sz="0" w:space="0" w:color="auto"/>
            <w:bottom w:val="none" w:sz="0" w:space="0" w:color="auto"/>
            <w:right w:val="none" w:sz="0" w:space="0" w:color="auto"/>
          </w:divBdr>
        </w:div>
        <w:div w:id="1762682308">
          <w:marLeft w:val="480"/>
          <w:marRight w:val="0"/>
          <w:marTop w:val="0"/>
          <w:marBottom w:val="0"/>
          <w:divBdr>
            <w:top w:val="none" w:sz="0" w:space="0" w:color="auto"/>
            <w:left w:val="none" w:sz="0" w:space="0" w:color="auto"/>
            <w:bottom w:val="none" w:sz="0" w:space="0" w:color="auto"/>
            <w:right w:val="none" w:sz="0" w:space="0" w:color="auto"/>
          </w:divBdr>
        </w:div>
        <w:div w:id="1791168926">
          <w:marLeft w:val="480"/>
          <w:marRight w:val="0"/>
          <w:marTop w:val="0"/>
          <w:marBottom w:val="0"/>
          <w:divBdr>
            <w:top w:val="none" w:sz="0" w:space="0" w:color="auto"/>
            <w:left w:val="none" w:sz="0" w:space="0" w:color="auto"/>
            <w:bottom w:val="none" w:sz="0" w:space="0" w:color="auto"/>
            <w:right w:val="none" w:sz="0" w:space="0" w:color="auto"/>
          </w:divBdr>
        </w:div>
        <w:div w:id="1792086590">
          <w:marLeft w:val="480"/>
          <w:marRight w:val="0"/>
          <w:marTop w:val="0"/>
          <w:marBottom w:val="0"/>
          <w:divBdr>
            <w:top w:val="none" w:sz="0" w:space="0" w:color="auto"/>
            <w:left w:val="none" w:sz="0" w:space="0" w:color="auto"/>
            <w:bottom w:val="none" w:sz="0" w:space="0" w:color="auto"/>
            <w:right w:val="none" w:sz="0" w:space="0" w:color="auto"/>
          </w:divBdr>
        </w:div>
        <w:div w:id="1839032822">
          <w:marLeft w:val="480"/>
          <w:marRight w:val="0"/>
          <w:marTop w:val="0"/>
          <w:marBottom w:val="0"/>
          <w:divBdr>
            <w:top w:val="none" w:sz="0" w:space="0" w:color="auto"/>
            <w:left w:val="none" w:sz="0" w:space="0" w:color="auto"/>
            <w:bottom w:val="none" w:sz="0" w:space="0" w:color="auto"/>
            <w:right w:val="none" w:sz="0" w:space="0" w:color="auto"/>
          </w:divBdr>
        </w:div>
        <w:div w:id="1843931895">
          <w:marLeft w:val="480"/>
          <w:marRight w:val="0"/>
          <w:marTop w:val="0"/>
          <w:marBottom w:val="0"/>
          <w:divBdr>
            <w:top w:val="none" w:sz="0" w:space="0" w:color="auto"/>
            <w:left w:val="none" w:sz="0" w:space="0" w:color="auto"/>
            <w:bottom w:val="none" w:sz="0" w:space="0" w:color="auto"/>
            <w:right w:val="none" w:sz="0" w:space="0" w:color="auto"/>
          </w:divBdr>
        </w:div>
        <w:div w:id="1845049807">
          <w:marLeft w:val="480"/>
          <w:marRight w:val="0"/>
          <w:marTop w:val="0"/>
          <w:marBottom w:val="0"/>
          <w:divBdr>
            <w:top w:val="none" w:sz="0" w:space="0" w:color="auto"/>
            <w:left w:val="none" w:sz="0" w:space="0" w:color="auto"/>
            <w:bottom w:val="none" w:sz="0" w:space="0" w:color="auto"/>
            <w:right w:val="none" w:sz="0" w:space="0" w:color="auto"/>
          </w:divBdr>
        </w:div>
        <w:div w:id="1859923553">
          <w:marLeft w:val="480"/>
          <w:marRight w:val="0"/>
          <w:marTop w:val="0"/>
          <w:marBottom w:val="0"/>
          <w:divBdr>
            <w:top w:val="none" w:sz="0" w:space="0" w:color="auto"/>
            <w:left w:val="none" w:sz="0" w:space="0" w:color="auto"/>
            <w:bottom w:val="none" w:sz="0" w:space="0" w:color="auto"/>
            <w:right w:val="none" w:sz="0" w:space="0" w:color="auto"/>
          </w:divBdr>
        </w:div>
        <w:div w:id="1915242477">
          <w:marLeft w:val="480"/>
          <w:marRight w:val="0"/>
          <w:marTop w:val="0"/>
          <w:marBottom w:val="0"/>
          <w:divBdr>
            <w:top w:val="none" w:sz="0" w:space="0" w:color="auto"/>
            <w:left w:val="none" w:sz="0" w:space="0" w:color="auto"/>
            <w:bottom w:val="none" w:sz="0" w:space="0" w:color="auto"/>
            <w:right w:val="none" w:sz="0" w:space="0" w:color="auto"/>
          </w:divBdr>
        </w:div>
        <w:div w:id="1926455630">
          <w:marLeft w:val="480"/>
          <w:marRight w:val="0"/>
          <w:marTop w:val="0"/>
          <w:marBottom w:val="0"/>
          <w:divBdr>
            <w:top w:val="none" w:sz="0" w:space="0" w:color="auto"/>
            <w:left w:val="none" w:sz="0" w:space="0" w:color="auto"/>
            <w:bottom w:val="none" w:sz="0" w:space="0" w:color="auto"/>
            <w:right w:val="none" w:sz="0" w:space="0" w:color="auto"/>
          </w:divBdr>
        </w:div>
        <w:div w:id="1928687814">
          <w:marLeft w:val="480"/>
          <w:marRight w:val="0"/>
          <w:marTop w:val="0"/>
          <w:marBottom w:val="0"/>
          <w:divBdr>
            <w:top w:val="none" w:sz="0" w:space="0" w:color="auto"/>
            <w:left w:val="none" w:sz="0" w:space="0" w:color="auto"/>
            <w:bottom w:val="none" w:sz="0" w:space="0" w:color="auto"/>
            <w:right w:val="none" w:sz="0" w:space="0" w:color="auto"/>
          </w:divBdr>
        </w:div>
        <w:div w:id="1948006711">
          <w:marLeft w:val="480"/>
          <w:marRight w:val="0"/>
          <w:marTop w:val="0"/>
          <w:marBottom w:val="0"/>
          <w:divBdr>
            <w:top w:val="none" w:sz="0" w:space="0" w:color="auto"/>
            <w:left w:val="none" w:sz="0" w:space="0" w:color="auto"/>
            <w:bottom w:val="none" w:sz="0" w:space="0" w:color="auto"/>
            <w:right w:val="none" w:sz="0" w:space="0" w:color="auto"/>
          </w:divBdr>
        </w:div>
        <w:div w:id="1966227524">
          <w:marLeft w:val="480"/>
          <w:marRight w:val="0"/>
          <w:marTop w:val="0"/>
          <w:marBottom w:val="0"/>
          <w:divBdr>
            <w:top w:val="none" w:sz="0" w:space="0" w:color="auto"/>
            <w:left w:val="none" w:sz="0" w:space="0" w:color="auto"/>
            <w:bottom w:val="none" w:sz="0" w:space="0" w:color="auto"/>
            <w:right w:val="none" w:sz="0" w:space="0" w:color="auto"/>
          </w:divBdr>
        </w:div>
        <w:div w:id="1971786288">
          <w:marLeft w:val="480"/>
          <w:marRight w:val="0"/>
          <w:marTop w:val="0"/>
          <w:marBottom w:val="0"/>
          <w:divBdr>
            <w:top w:val="none" w:sz="0" w:space="0" w:color="auto"/>
            <w:left w:val="none" w:sz="0" w:space="0" w:color="auto"/>
            <w:bottom w:val="none" w:sz="0" w:space="0" w:color="auto"/>
            <w:right w:val="none" w:sz="0" w:space="0" w:color="auto"/>
          </w:divBdr>
        </w:div>
        <w:div w:id="1978337805">
          <w:marLeft w:val="480"/>
          <w:marRight w:val="0"/>
          <w:marTop w:val="0"/>
          <w:marBottom w:val="0"/>
          <w:divBdr>
            <w:top w:val="none" w:sz="0" w:space="0" w:color="auto"/>
            <w:left w:val="none" w:sz="0" w:space="0" w:color="auto"/>
            <w:bottom w:val="none" w:sz="0" w:space="0" w:color="auto"/>
            <w:right w:val="none" w:sz="0" w:space="0" w:color="auto"/>
          </w:divBdr>
        </w:div>
        <w:div w:id="1979603729">
          <w:marLeft w:val="480"/>
          <w:marRight w:val="0"/>
          <w:marTop w:val="0"/>
          <w:marBottom w:val="0"/>
          <w:divBdr>
            <w:top w:val="none" w:sz="0" w:space="0" w:color="auto"/>
            <w:left w:val="none" w:sz="0" w:space="0" w:color="auto"/>
            <w:bottom w:val="none" w:sz="0" w:space="0" w:color="auto"/>
            <w:right w:val="none" w:sz="0" w:space="0" w:color="auto"/>
          </w:divBdr>
        </w:div>
        <w:div w:id="2002809692">
          <w:marLeft w:val="480"/>
          <w:marRight w:val="0"/>
          <w:marTop w:val="0"/>
          <w:marBottom w:val="0"/>
          <w:divBdr>
            <w:top w:val="none" w:sz="0" w:space="0" w:color="auto"/>
            <w:left w:val="none" w:sz="0" w:space="0" w:color="auto"/>
            <w:bottom w:val="none" w:sz="0" w:space="0" w:color="auto"/>
            <w:right w:val="none" w:sz="0" w:space="0" w:color="auto"/>
          </w:divBdr>
        </w:div>
        <w:div w:id="2013679756">
          <w:marLeft w:val="480"/>
          <w:marRight w:val="0"/>
          <w:marTop w:val="0"/>
          <w:marBottom w:val="0"/>
          <w:divBdr>
            <w:top w:val="none" w:sz="0" w:space="0" w:color="auto"/>
            <w:left w:val="none" w:sz="0" w:space="0" w:color="auto"/>
            <w:bottom w:val="none" w:sz="0" w:space="0" w:color="auto"/>
            <w:right w:val="none" w:sz="0" w:space="0" w:color="auto"/>
          </w:divBdr>
        </w:div>
        <w:div w:id="2036148970">
          <w:marLeft w:val="480"/>
          <w:marRight w:val="0"/>
          <w:marTop w:val="0"/>
          <w:marBottom w:val="0"/>
          <w:divBdr>
            <w:top w:val="none" w:sz="0" w:space="0" w:color="auto"/>
            <w:left w:val="none" w:sz="0" w:space="0" w:color="auto"/>
            <w:bottom w:val="none" w:sz="0" w:space="0" w:color="auto"/>
            <w:right w:val="none" w:sz="0" w:space="0" w:color="auto"/>
          </w:divBdr>
        </w:div>
        <w:div w:id="2056268410">
          <w:marLeft w:val="480"/>
          <w:marRight w:val="0"/>
          <w:marTop w:val="0"/>
          <w:marBottom w:val="0"/>
          <w:divBdr>
            <w:top w:val="none" w:sz="0" w:space="0" w:color="auto"/>
            <w:left w:val="none" w:sz="0" w:space="0" w:color="auto"/>
            <w:bottom w:val="none" w:sz="0" w:space="0" w:color="auto"/>
            <w:right w:val="none" w:sz="0" w:space="0" w:color="auto"/>
          </w:divBdr>
        </w:div>
        <w:div w:id="2070418450">
          <w:marLeft w:val="480"/>
          <w:marRight w:val="0"/>
          <w:marTop w:val="0"/>
          <w:marBottom w:val="0"/>
          <w:divBdr>
            <w:top w:val="none" w:sz="0" w:space="0" w:color="auto"/>
            <w:left w:val="none" w:sz="0" w:space="0" w:color="auto"/>
            <w:bottom w:val="none" w:sz="0" w:space="0" w:color="auto"/>
            <w:right w:val="none" w:sz="0" w:space="0" w:color="auto"/>
          </w:divBdr>
        </w:div>
        <w:div w:id="2074158889">
          <w:marLeft w:val="480"/>
          <w:marRight w:val="0"/>
          <w:marTop w:val="0"/>
          <w:marBottom w:val="0"/>
          <w:divBdr>
            <w:top w:val="none" w:sz="0" w:space="0" w:color="auto"/>
            <w:left w:val="none" w:sz="0" w:space="0" w:color="auto"/>
            <w:bottom w:val="none" w:sz="0" w:space="0" w:color="auto"/>
            <w:right w:val="none" w:sz="0" w:space="0" w:color="auto"/>
          </w:divBdr>
        </w:div>
        <w:div w:id="2083988283">
          <w:marLeft w:val="480"/>
          <w:marRight w:val="0"/>
          <w:marTop w:val="0"/>
          <w:marBottom w:val="0"/>
          <w:divBdr>
            <w:top w:val="none" w:sz="0" w:space="0" w:color="auto"/>
            <w:left w:val="none" w:sz="0" w:space="0" w:color="auto"/>
            <w:bottom w:val="none" w:sz="0" w:space="0" w:color="auto"/>
            <w:right w:val="none" w:sz="0" w:space="0" w:color="auto"/>
          </w:divBdr>
        </w:div>
        <w:div w:id="2108651353">
          <w:marLeft w:val="480"/>
          <w:marRight w:val="0"/>
          <w:marTop w:val="0"/>
          <w:marBottom w:val="0"/>
          <w:divBdr>
            <w:top w:val="none" w:sz="0" w:space="0" w:color="auto"/>
            <w:left w:val="none" w:sz="0" w:space="0" w:color="auto"/>
            <w:bottom w:val="none" w:sz="0" w:space="0" w:color="auto"/>
            <w:right w:val="none" w:sz="0" w:space="0" w:color="auto"/>
          </w:divBdr>
        </w:div>
        <w:div w:id="2130081107">
          <w:marLeft w:val="480"/>
          <w:marRight w:val="0"/>
          <w:marTop w:val="0"/>
          <w:marBottom w:val="0"/>
          <w:divBdr>
            <w:top w:val="none" w:sz="0" w:space="0" w:color="auto"/>
            <w:left w:val="none" w:sz="0" w:space="0" w:color="auto"/>
            <w:bottom w:val="none" w:sz="0" w:space="0" w:color="auto"/>
            <w:right w:val="none" w:sz="0" w:space="0" w:color="auto"/>
          </w:divBdr>
        </w:div>
        <w:div w:id="2146121823">
          <w:marLeft w:val="480"/>
          <w:marRight w:val="0"/>
          <w:marTop w:val="0"/>
          <w:marBottom w:val="0"/>
          <w:divBdr>
            <w:top w:val="none" w:sz="0" w:space="0" w:color="auto"/>
            <w:left w:val="none" w:sz="0" w:space="0" w:color="auto"/>
            <w:bottom w:val="none" w:sz="0" w:space="0" w:color="auto"/>
            <w:right w:val="none" w:sz="0" w:space="0" w:color="auto"/>
          </w:divBdr>
        </w:div>
      </w:divsChild>
    </w:div>
    <w:div w:id="772164872">
      <w:marLeft w:val="640"/>
      <w:marRight w:val="0"/>
      <w:marTop w:val="0"/>
      <w:marBottom w:val="0"/>
      <w:divBdr>
        <w:top w:val="none" w:sz="0" w:space="0" w:color="auto"/>
        <w:left w:val="none" w:sz="0" w:space="0" w:color="auto"/>
        <w:bottom w:val="none" w:sz="0" w:space="0" w:color="auto"/>
        <w:right w:val="none" w:sz="0" w:space="0" w:color="auto"/>
      </w:divBdr>
    </w:div>
    <w:div w:id="772172258">
      <w:marLeft w:val="640"/>
      <w:marRight w:val="0"/>
      <w:marTop w:val="0"/>
      <w:marBottom w:val="0"/>
      <w:divBdr>
        <w:top w:val="none" w:sz="0" w:space="0" w:color="auto"/>
        <w:left w:val="none" w:sz="0" w:space="0" w:color="auto"/>
        <w:bottom w:val="none" w:sz="0" w:space="0" w:color="auto"/>
        <w:right w:val="none" w:sz="0" w:space="0" w:color="auto"/>
      </w:divBdr>
    </w:div>
    <w:div w:id="772626028">
      <w:marLeft w:val="640"/>
      <w:marRight w:val="0"/>
      <w:marTop w:val="0"/>
      <w:marBottom w:val="0"/>
      <w:divBdr>
        <w:top w:val="none" w:sz="0" w:space="0" w:color="auto"/>
        <w:left w:val="none" w:sz="0" w:space="0" w:color="auto"/>
        <w:bottom w:val="none" w:sz="0" w:space="0" w:color="auto"/>
        <w:right w:val="none" w:sz="0" w:space="0" w:color="auto"/>
      </w:divBdr>
    </w:div>
    <w:div w:id="772820640">
      <w:marLeft w:val="640"/>
      <w:marRight w:val="0"/>
      <w:marTop w:val="0"/>
      <w:marBottom w:val="0"/>
      <w:divBdr>
        <w:top w:val="none" w:sz="0" w:space="0" w:color="auto"/>
        <w:left w:val="none" w:sz="0" w:space="0" w:color="auto"/>
        <w:bottom w:val="none" w:sz="0" w:space="0" w:color="auto"/>
        <w:right w:val="none" w:sz="0" w:space="0" w:color="auto"/>
      </w:divBdr>
    </w:div>
    <w:div w:id="772898205">
      <w:marLeft w:val="640"/>
      <w:marRight w:val="0"/>
      <w:marTop w:val="0"/>
      <w:marBottom w:val="0"/>
      <w:divBdr>
        <w:top w:val="none" w:sz="0" w:space="0" w:color="auto"/>
        <w:left w:val="none" w:sz="0" w:space="0" w:color="auto"/>
        <w:bottom w:val="none" w:sz="0" w:space="0" w:color="auto"/>
        <w:right w:val="none" w:sz="0" w:space="0" w:color="auto"/>
      </w:divBdr>
    </w:div>
    <w:div w:id="773283577">
      <w:marLeft w:val="640"/>
      <w:marRight w:val="0"/>
      <w:marTop w:val="0"/>
      <w:marBottom w:val="0"/>
      <w:divBdr>
        <w:top w:val="none" w:sz="0" w:space="0" w:color="auto"/>
        <w:left w:val="none" w:sz="0" w:space="0" w:color="auto"/>
        <w:bottom w:val="none" w:sz="0" w:space="0" w:color="auto"/>
        <w:right w:val="none" w:sz="0" w:space="0" w:color="auto"/>
      </w:divBdr>
    </w:div>
    <w:div w:id="773746544">
      <w:marLeft w:val="640"/>
      <w:marRight w:val="0"/>
      <w:marTop w:val="0"/>
      <w:marBottom w:val="0"/>
      <w:divBdr>
        <w:top w:val="none" w:sz="0" w:space="0" w:color="auto"/>
        <w:left w:val="none" w:sz="0" w:space="0" w:color="auto"/>
        <w:bottom w:val="none" w:sz="0" w:space="0" w:color="auto"/>
        <w:right w:val="none" w:sz="0" w:space="0" w:color="auto"/>
      </w:divBdr>
    </w:div>
    <w:div w:id="774061328">
      <w:marLeft w:val="640"/>
      <w:marRight w:val="0"/>
      <w:marTop w:val="0"/>
      <w:marBottom w:val="0"/>
      <w:divBdr>
        <w:top w:val="none" w:sz="0" w:space="0" w:color="auto"/>
        <w:left w:val="none" w:sz="0" w:space="0" w:color="auto"/>
        <w:bottom w:val="none" w:sz="0" w:space="0" w:color="auto"/>
        <w:right w:val="none" w:sz="0" w:space="0" w:color="auto"/>
      </w:divBdr>
    </w:div>
    <w:div w:id="774206943">
      <w:marLeft w:val="640"/>
      <w:marRight w:val="0"/>
      <w:marTop w:val="0"/>
      <w:marBottom w:val="0"/>
      <w:divBdr>
        <w:top w:val="none" w:sz="0" w:space="0" w:color="auto"/>
        <w:left w:val="none" w:sz="0" w:space="0" w:color="auto"/>
        <w:bottom w:val="none" w:sz="0" w:space="0" w:color="auto"/>
        <w:right w:val="none" w:sz="0" w:space="0" w:color="auto"/>
      </w:divBdr>
    </w:div>
    <w:div w:id="774323624">
      <w:marLeft w:val="640"/>
      <w:marRight w:val="0"/>
      <w:marTop w:val="0"/>
      <w:marBottom w:val="0"/>
      <w:divBdr>
        <w:top w:val="none" w:sz="0" w:space="0" w:color="auto"/>
        <w:left w:val="none" w:sz="0" w:space="0" w:color="auto"/>
        <w:bottom w:val="none" w:sz="0" w:space="0" w:color="auto"/>
        <w:right w:val="none" w:sz="0" w:space="0" w:color="auto"/>
      </w:divBdr>
    </w:div>
    <w:div w:id="774597390">
      <w:marLeft w:val="640"/>
      <w:marRight w:val="0"/>
      <w:marTop w:val="0"/>
      <w:marBottom w:val="0"/>
      <w:divBdr>
        <w:top w:val="none" w:sz="0" w:space="0" w:color="auto"/>
        <w:left w:val="none" w:sz="0" w:space="0" w:color="auto"/>
        <w:bottom w:val="none" w:sz="0" w:space="0" w:color="auto"/>
        <w:right w:val="none" w:sz="0" w:space="0" w:color="auto"/>
      </w:divBdr>
    </w:div>
    <w:div w:id="774665994">
      <w:marLeft w:val="640"/>
      <w:marRight w:val="0"/>
      <w:marTop w:val="0"/>
      <w:marBottom w:val="0"/>
      <w:divBdr>
        <w:top w:val="none" w:sz="0" w:space="0" w:color="auto"/>
        <w:left w:val="none" w:sz="0" w:space="0" w:color="auto"/>
        <w:bottom w:val="none" w:sz="0" w:space="0" w:color="auto"/>
        <w:right w:val="none" w:sz="0" w:space="0" w:color="auto"/>
      </w:divBdr>
    </w:div>
    <w:div w:id="774713662">
      <w:bodyDiv w:val="1"/>
      <w:marLeft w:val="0"/>
      <w:marRight w:val="0"/>
      <w:marTop w:val="0"/>
      <w:marBottom w:val="0"/>
      <w:divBdr>
        <w:top w:val="none" w:sz="0" w:space="0" w:color="auto"/>
        <w:left w:val="none" w:sz="0" w:space="0" w:color="auto"/>
        <w:bottom w:val="none" w:sz="0" w:space="0" w:color="auto"/>
        <w:right w:val="none" w:sz="0" w:space="0" w:color="auto"/>
      </w:divBdr>
    </w:div>
    <w:div w:id="775367750">
      <w:marLeft w:val="640"/>
      <w:marRight w:val="0"/>
      <w:marTop w:val="0"/>
      <w:marBottom w:val="0"/>
      <w:divBdr>
        <w:top w:val="none" w:sz="0" w:space="0" w:color="auto"/>
        <w:left w:val="none" w:sz="0" w:space="0" w:color="auto"/>
        <w:bottom w:val="none" w:sz="0" w:space="0" w:color="auto"/>
        <w:right w:val="none" w:sz="0" w:space="0" w:color="auto"/>
      </w:divBdr>
    </w:div>
    <w:div w:id="775489800">
      <w:marLeft w:val="640"/>
      <w:marRight w:val="0"/>
      <w:marTop w:val="0"/>
      <w:marBottom w:val="0"/>
      <w:divBdr>
        <w:top w:val="none" w:sz="0" w:space="0" w:color="auto"/>
        <w:left w:val="none" w:sz="0" w:space="0" w:color="auto"/>
        <w:bottom w:val="none" w:sz="0" w:space="0" w:color="auto"/>
        <w:right w:val="none" w:sz="0" w:space="0" w:color="auto"/>
      </w:divBdr>
    </w:div>
    <w:div w:id="776213697">
      <w:bodyDiv w:val="1"/>
      <w:marLeft w:val="0"/>
      <w:marRight w:val="0"/>
      <w:marTop w:val="0"/>
      <w:marBottom w:val="0"/>
      <w:divBdr>
        <w:top w:val="none" w:sz="0" w:space="0" w:color="auto"/>
        <w:left w:val="none" w:sz="0" w:space="0" w:color="auto"/>
        <w:bottom w:val="none" w:sz="0" w:space="0" w:color="auto"/>
        <w:right w:val="none" w:sz="0" w:space="0" w:color="auto"/>
      </w:divBdr>
    </w:div>
    <w:div w:id="778136105">
      <w:marLeft w:val="640"/>
      <w:marRight w:val="0"/>
      <w:marTop w:val="0"/>
      <w:marBottom w:val="0"/>
      <w:divBdr>
        <w:top w:val="none" w:sz="0" w:space="0" w:color="auto"/>
        <w:left w:val="none" w:sz="0" w:space="0" w:color="auto"/>
        <w:bottom w:val="none" w:sz="0" w:space="0" w:color="auto"/>
        <w:right w:val="none" w:sz="0" w:space="0" w:color="auto"/>
      </w:divBdr>
    </w:div>
    <w:div w:id="778184603">
      <w:bodyDiv w:val="1"/>
      <w:marLeft w:val="0"/>
      <w:marRight w:val="0"/>
      <w:marTop w:val="0"/>
      <w:marBottom w:val="0"/>
      <w:divBdr>
        <w:top w:val="none" w:sz="0" w:space="0" w:color="auto"/>
        <w:left w:val="none" w:sz="0" w:space="0" w:color="auto"/>
        <w:bottom w:val="none" w:sz="0" w:space="0" w:color="auto"/>
        <w:right w:val="none" w:sz="0" w:space="0" w:color="auto"/>
      </w:divBdr>
      <w:divsChild>
        <w:div w:id="81606065">
          <w:marLeft w:val="480"/>
          <w:marRight w:val="0"/>
          <w:marTop w:val="0"/>
          <w:marBottom w:val="0"/>
          <w:divBdr>
            <w:top w:val="none" w:sz="0" w:space="0" w:color="auto"/>
            <w:left w:val="none" w:sz="0" w:space="0" w:color="auto"/>
            <w:bottom w:val="none" w:sz="0" w:space="0" w:color="auto"/>
            <w:right w:val="none" w:sz="0" w:space="0" w:color="auto"/>
          </w:divBdr>
        </w:div>
        <w:div w:id="308558766">
          <w:marLeft w:val="480"/>
          <w:marRight w:val="0"/>
          <w:marTop w:val="0"/>
          <w:marBottom w:val="0"/>
          <w:divBdr>
            <w:top w:val="none" w:sz="0" w:space="0" w:color="auto"/>
            <w:left w:val="none" w:sz="0" w:space="0" w:color="auto"/>
            <w:bottom w:val="none" w:sz="0" w:space="0" w:color="auto"/>
            <w:right w:val="none" w:sz="0" w:space="0" w:color="auto"/>
          </w:divBdr>
        </w:div>
        <w:div w:id="373846610">
          <w:marLeft w:val="480"/>
          <w:marRight w:val="0"/>
          <w:marTop w:val="0"/>
          <w:marBottom w:val="0"/>
          <w:divBdr>
            <w:top w:val="none" w:sz="0" w:space="0" w:color="auto"/>
            <w:left w:val="none" w:sz="0" w:space="0" w:color="auto"/>
            <w:bottom w:val="none" w:sz="0" w:space="0" w:color="auto"/>
            <w:right w:val="none" w:sz="0" w:space="0" w:color="auto"/>
          </w:divBdr>
        </w:div>
        <w:div w:id="453056697">
          <w:marLeft w:val="480"/>
          <w:marRight w:val="0"/>
          <w:marTop w:val="0"/>
          <w:marBottom w:val="0"/>
          <w:divBdr>
            <w:top w:val="none" w:sz="0" w:space="0" w:color="auto"/>
            <w:left w:val="none" w:sz="0" w:space="0" w:color="auto"/>
            <w:bottom w:val="none" w:sz="0" w:space="0" w:color="auto"/>
            <w:right w:val="none" w:sz="0" w:space="0" w:color="auto"/>
          </w:divBdr>
        </w:div>
        <w:div w:id="482433974">
          <w:marLeft w:val="480"/>
          <w:marRight w:val="0"/>
          <w:marTop w:val="0"/>
          <w:marBottom w:val="0"/>
          <w:divBdr>
            <w:top w:val="none" w:sz="0" w:space="0" w:color="auto"/>
            <w:left w:val="none" w:sz="0" w:space="0" w:color="auto"/>
            <w:bottom w:val="none" w:sz="0" w:space="0" w:color="auto"/>
            <w:right w:val="none" w:sz="0" w:space="0" w:color="auto"/>
          </w:divBdr>
        </w:div>
        <w:div w:id="511454076">
          <w:marLeft w:val="480"/>
          <w:marRight w:val="0"/>
          <w:marTop w:val="0"/>
          <w:marBottom w:val="0"/>
          <w:divBdr>
            <w:top w:val="none" w:sz="0" w:space="0" w:color="auto"/>
            <w:left w:val="none" w:sz="0" w:space="0" w:color="auto"/>
            <w:bottom w:val="none" w:sz="0" w:space="0" w:color="auto"/>
            <w:right w:val="none" w:sz="0" w:space="0" w:color="auto"/>
          </w:divBdr>
        </w:div>
        <w:div w:id="558904188">
          <w:marLeft w:val="480"/>
          <w:marRight w:val="0"/>
          <w:marTop w:val="0"/>
          <w:marBottom w:val="0"/>
          <w:divBdr>
            <w:top w:val="none" w:sz="0" w:space="0" w:color="auto"/>
            <w:left w:val="none" w:sz="0" w:space="0" w:color="auto"/>
            <w:bottom w:val="none" w:sz="0" w:space="0" w:color="auto"/>
            <w:right w:val="none" w:sz="0" w:space="0" w:color="auto"/>
          </w:divBdr>
        </w:div>
        <w:div w:id="586769905">
          <w:marLeft w:val="480"/>
          <w:marRight w:val="0"/>
          <w:marTop w:val="0"/>
          <w:marBottom w:val="0"/>
          <w:divBdr>
            <w:top w:val="none" w:sz="0" w:space="0" w:color="auto"/>
            <w:left w:val="none" w:sz="0" w:space="0" w:color="auto"/>
            <w:bottom w:val="none" w:sz="0" w:space="0" w:color="auto"/>
            <w:right w:val="none" w:sz="0" w:space="0" w:color="auto"/>
          </w:divBdr>
        </w:div>
        <w:div w:id="602420915">
          <w:marLeft w:val="480"/>
          <w:marRight w:val="0"/>
          <w:marTop w:val="0"/>
          <w:marBottom w:val="0"/>
          <w:divBdr>
            <w:top w:val="none" w:sz="0" w:space="0" w:color="auto"/>
            <w:left w:val="none" w:sz="0" w:space="0" w:color="auto"/>
            <w:bottom w:val="none" w:sz="0" w:space="0" w:color="auto"/>
            <w:right w:val="none" w:sz="0" w:space="0" w:color="auto"/>
          </w:divBdr>
        </w:div>
        <w:div w:id="625939421">
          <w:marLeft w:val="480"/>
          <w:marRight w:val="0"/>
          <w:marTop w:val="0"/>
          <w:marBottom w:val="0"/>
          <w:divBdr>
            <w:top w:val="none" w:sz="0" w:space="0" w:color="auto"/>
            <w:left w:val="none" w:sz="0" w:space="0" w:color="auto"/>
            <w:bottom w:val="none" w:sz="0" w:space="0" w:color="auto"/>
            <w:right w:val="none" w:sz="0" w:space="0" w:color="auto"/>
          </w:divBdr>
        </w:div>
        <w:div w:id="756246610">
          <w:marLeft w:val="480"/>
          <w:marRight w:val="0"/>
          <w:marTop w:val="0"/>
          <w:marBottom w:val="0"/>
          <w:divBdr>
            <w:top w:val="none" w:sz="0" w:space="0" w:color="auto"/>
            <w:left w:val="none" w:sz="0" w:space="0" w:color="auto"/>
            <w:bottom w:val="none" w:sz="0" w:space="0" w:color="auto"/>
            <w:right w:val="none" w:sz="0" w:space="0" w:color="auto"/>
          </w:divBdr>
        </w:div>
        <w:div w:id="789008766">
          <w:marLeft w:val="480"/>
          <w:marRight w:val="0"/>
          <w:marTop w:val="0"/>
          <w:marBottom w:val="0"/>
          <w:divBdr>
            <w:top w:val="none" w:sz="0" w:space="0" w:color="auto"/>
            <w:left w:val="none" w:sz="0" w:space="0" w:color="auto"/>
            <w:bottom w:val="none" w:sz="0" w:space="0" w:color="auto"/>
            <w:right w:val="none" w:sz="0" w:space="0" w:color="auto"/>
          </w:divBdr>
        </w:div>
        <w:div w:id="795442970">
          <w:marLeft w:val="480"/>
          <w:marRight w:val="0"/>
          <w:marTop w:val="0"/>
          <w:marBottom w:val="0"/>
          <w:divBdr>
            <w:top w:val="none" w:sz="0" w:space="0" w:color="auto"/>
            <w:left w:val="none" w:sz="0" w:space="0" w:color="auto"/>
            <w:bottom w:val="none" w:sz="0" w:space="0" w:color="auto"/>
            <w:right w:val="none" w:sz="0" w:space="0" w:color="auto"/>
          </w:divBdr>
        </w:div>
        <w:div w:id="816610701">
          <w:marLeft w:val="480"/>
          <w:marRight w:val="0"/>
          <w:marTop w:val="0"/>
          <w:marBottom w:val="0"/>
          <w:divBdr>
            <w:top w:val="none" w:sz="0" w:space="0" w:color="auto"/>
            <w:left w:val="none" w:sz="0" w:space="0" w:color="auto"/>
            <w:bottom w:val="none" w:sz="0" w:space="0" w:color="auto"/>
            <w:right w:val="none" w:sz="0" w:space="0" w:color="auto"/>
          </w:divBdr>
        </w:div>
        <w:div w:id="836575194">
          <w:marLeft w:val="480"/>
          <w:marRight w:val="0"/>
          <w:marTop w:val="0"/>
          <w:marBottom w:val="0"/>
          <w:divBdr>
            <w:top w:val="none" w:sz="0" w:space="0" w:color="auto"/>
            <w:left w:val="none" w:sz="0" w:space="0" w:color="auto"/>
            <w:bottom w:val="none" w:sz="0" w:space="0" w:color="auto"/>
            <w:right w:val="none" w:sz="0" w:space="0" w:color="auto"/>
          </w:divBdr>
        </w:div>
        <w:div w:id="851186459">
          <w:marLeft w:val="480"/>
          <w:marRight w:val="0"/>
          <w:marTop w:val="0"/>
          <w:marBottom w:val="0"/>
          <w:divBdr>
            <w:top w:val="none" w:sz="0" w:space="0" w:color="auto"/>
            <w:left w:val="none" w:sz="0" w:space="0" w:color="auto"/>
            <w:bottom w:val="none" w:sz="0" w:space="0" w:color="auto"/>
            <w:right w:val="none" w:sz="0" w:space="0" w:color="auto"/>
          </w:divBdr>
        </w:div>
        <w:div w:id="929121344">
          <w:marLeft w:val="480"/>
          <w:marRight w:val="0"/>
          <w:marTop w:val="0"/>
          <w:marBottom w:val="0"/>
          <w:divBdr>
            <w:top w:val="none" w:sz="0" w:space="0" w:color="auto"/>
            <w:left w:val="none" w:sz="0" w:space="0" w:color="auto"/>
            <w:bottom w:val="none" w:sz="0" w:space="0" w:color="auto"/>
            <w:right w:val="none" w:sz="0" w:space="0" w:color="auto"/>
          </w:divBdr>
        </w:div>
        <w:div w:id="931398146">
          <w:marLeft w:val="480"/>
          <w:marRight w:val="0"/>
          <w:marTop w:val="0"/>
          <w:marBottom w:val="0"/>
          <w:divBdr>
            <w:top w:val="none" w:sz="0" w:space="0" w:color="auto"/>
            <w:left w:val="none" w:sz="0" w:space="0" w:color="auto"/>
            <w:bottom w:val="none" w:sz="0" w:space="0" w:color="auto"/>
            <w:right w:val="none" w:sz="0" w:space="0" w:color="auto"/>
          </w:divBdr>
        </w:div>
        <w:div w:id="980887324">
          <w:marLeft w:val="480"/>
          <w:marRight w:val="0"/>
          <w:marTop w:val="0"/>
          <w:marBottom w:val="0"/>
          <w:divBdr>
            <w:top w:val="none" w:sz="0" w:space="0" w:color="auto"/>
            <w:left w:val="none" w:sz="0" w:space="0" w:color="auto"/>
            <w:bottom w:val="none" w:sz="0" w:space="0" w:color="auto"/>
            <w:right w:val="none" w:sz="0" w:space="0" w:color="auto"/>
          </w:divBdr>
        </w:div>
        <w:div w:id="1036583903">
          <w:marLeft w:val="480"/>
          <w:marRight w:val="0"/>
          <w:marTop w:val="0"/>
          <w:marBottom w:val="0"/>
          <w:divBdr>
            <w:top w:val="none" w:sz="0" w:space="0" w:color="auto"/>
            <w:left w:val="none" w:sz="0" w:space="0" w:color="auto"/>
            <w:bottom w:val="none" w:sz="0" w:space="0" w:color="auto"/>
            <w:right w:val="none" w:sz="0" w:space="0" w:color="auto"/>
          </w:divBdr>
        </w:div>
        <w:div w:id="1075905461">
          <w:marLeft w:val="480"/>
          <w:marRight w:val="0"/>
          <w:marTop w:val="0"/>
          <w:marBottom w:val="0"/>
          <w:divBdr>
            <w:top w:val="none" w:sz="0" w:space="0" w:color="auto"/>
            <w:left w:val="none" w:sz="0" w:space="0" w:color="auto"/>
            <w:bottom w:val="none" w:sz="0" w:space="0" w:color="auto"/>
            <w:right w:val="none" w:sz="0" w:space="0" w:color="auto"/>
          </w:divBdr>
        </w:div>
        <w:div w:id="1083796487">
          <w:marLeft w:val="480"/>
          <w:marRight w:val="0"/>
          <w:marTop w:val="0"/>
          <w:marBottom w:val="0"/>
          <w:divBdr>
            <w:top w:val="none" w:sz="0" w:space="0" w:color="auto"/>
            <w:left w:val="none" w:sz="0" w:space="0" w:color="auto"/>
            <w:bottom w:val="none" w:sz="0" w:space="0" w:color="auto"/>
            <w:right w:val="none" w:sz="0" w:space="0" w:color="auto"/>
          </w:divBdr>
        </w:div>
        <w:div w:id="1086344571">
          <w:marLeft w:val="480"/>
          <w:marRight w:val="0"/>
          <w:marTop w:val="0"/>
          <w:marBottom w:val="0"/>
          <w:divBdr>
            <w:top w:val="none" w:sz="0" w:space="0" w:color="auto"/>
            <w:left w:val="none" w:sz="0" w:space="0" w:color="auto"/>
            <w:bottom w:val="none" w:sz="0" w:space="0" w:color="auto"/>
            <w:right w:val="none" w:sz="0" w:space="0" w:color="auto"/>
          </w:divBdr>
        </w:div>
        <w:div w:id="1090732905">
          <w:marLeft w:val="480"/>
          <w:marRight w:val="0"/>
          <w:marTop w:val="0"/>
          <w:marBottom w:val="0"/>
          <w:divBdr>
            <w:top w:val="none" w:sz="0" w:space="0" w:color="auto"/>
            <w:left w:val="none" w:sz="0" w:space="0" w:color="auto"/>
            <w:bottom w:val="none" w:sz="0" w:space="0" w:color="auto"/>
            <w:right w:val="none" w:sz="0" w:space="0" w:color="auto"/>
          </w:divBdr>
        </w:div>
        <w:div w:id="1099133556">
          <w:marLeft w:val="480"/>
          <w:marRight w:val="0"/>
          <w:marTop w:val="0"/>
          <w:marBottom w:val="0"/>
          <w:divBdr>
            <w:top w:val="none" w:sz="0" w:space="0" w:color="auto"/>
            <w:left w:val="none" w:sz="0" w:space="0" w:color="auto"/>
            <w:bottom w:val="none" w:sz="0" w:space="0" w:color="auto"/>
            <w:right w:val="none" w:sz="0" w:space="0" w:color="auto"/>
          </w:divBdr>
        </w:div>
        <w:div w:id="1102526667">
          <w:marLeft w:val="480"/>
          <w:marRight w:val="0"/>
          <w:marTop w:val="0"/>
          <w:marBottom w:val="0"/>
          <w:divBdr>
            <w:top w:val="none" w:sz="0" w:space="0" w:color="auto"/>
            <w:left w:val="none" w:sz="0" w:space="0" w:color="auto"/>
            <w:bottom w:val="none" w:sz="0" w:space="0" w:color="auto"/>
            <w:right w:val="none" w:sz="0" w:space="0" w:color="auto"/>
          </w:divBdr>
        </w:div>
        <w:div w:id="1129935893">
          <w:marLeft w:val="480"/>
          <w:marRight w:val="0"/>
          <w:marTop w:val="0"/>
          <w:marBottom w:val="0"/>
          <w:divBdr>
            <w:top w:val="none" w:sz="0" w:space="0" w:color="auto"/>
            <w:left w:val="none" w:sz="0" w:space="0" w:color="auto"/>
            <w:bottom w:val="none" w:sz="0" w:space="0" w:color="auto"/>
            <w:right w:val="none" w:sz="0" w:space="0" w:color="auto"/>
          </w:divBdr>
        </w:div>
        <w:div w:id="1180316519">
          <w:marLeft w:val="480"/>
          <w:marRight w:val="0"/>
          <w:marTop w:val="0"/>
          <w:marBottom w:val="0"/>
          <w:divBdr>
            <w:top w:val="none" w:sz="0" w:space="0" w:color="auto"/>
            <w:left w:val="none" w:sz="0" w:space="0" w:color="auto"/>
            <w:bottom w:val="none" w:sz="0" w:space="0" w:color="auto"/>
            <w:right w:val="none" w:sz="0" w:space="0" w:color="auto"/>
          </w:divBdr>
        </w:div>
        <w:div w:id="1182016851">
          <w:marLeft w:val="480"/>
          <w:marRight w:val="0"/>
          <w:marTop w:val="0"/>
          <w:marBottom w:val="0"/>
          <w:divBdr>
            <w:top w:val="none" w:sz="0" w:space="0" w:color="auto"/>
            <w:left w:val="none" w:sz="0" w:space="0" w:color="auto"/>
            <w:bottom w:val="none" w:sz="0" w:space="0" w:color="auto"/>
            <w:right w:val="none" w:sz="0" w:space="0" w:color="auto"/>
          </w:divBdr>
        </w:div>
        <w:div w:id="1182552572">
          <w:marLeft w:val="480"/>
          <w:marRight w:val="0"/>
          <w:marTop w:val="0"/>
          <w:marBottom w:val="0"/>
          <w:divBdr>
            <w:top w:val="none" w:sz="0" w:space="0" w:color="auto"/>
            <w:left w:val="none" w:sz="0" w:space="0" w:color="auto"/>
            <w:bottom w:val="none" w:sz="0" w:space="0" w:color="auto"/>
            <w:right w:val="none" w:sz="0" w:space="0" w:color="auto"/>
          </w:divBdr>
        </w:div>
        <w:div w:id="1217161651">
          <w:marLeft w:val="480"/>
          <w:marRight w:val="0"/>
          <w:marTop w:val="0"/>
          <w:marBottom w:val="0"/>
          <w:divBdr>
            <w:top w:val="none" w:sz="0" w:space="0" w:color="auto"/>
            <w:left w:val="none" w:sz="0" w:space="0" w:color="auto"/>
            <w:bottom w:val="none" w:sz="0" w:space="0" w:color="auto"/>
            <w:right w:val="none" w:sz="0" w:space="0" w:color="auto"/>
          </w:divBdr>
        </w:div>
        <w:div w:id="1239443786">
          <w:marLeft w:val="480"/>
          <w:marRight w:val="0"/>
          <w:marTop w:val="0"/>
          <w:marBottom w:val="0"/>
          <w:divBdr>
            <w:top w:val="none" w:sz="0" w:space="0" w:color="auto"/>
            <w:left w:val="none" w:sz="0" w:space="0" w:color="auto"/>
            <w:bottom w:val="none" w:sz="0" w:space="0" w:color="auto"/>
            <w:right w:val="none" w:sz="0" w:space="0" w:color="auto"/>
          </w:divBdr>
        </w:div>
        <w:div w:id="1247611901">
          <w:marLeft w:val="480"/>
          <w:marRight w:val="0"/>
          <w:marTop w:val="0"/>
          <w:marBottom w:val="0"/>
          <w:divBdr>
            <w:top w:val="none" w:sz="0" w:space="0" w:color="auto"/>
            <w:left w:val="none" w:sz="0" w:space="0" w:color="auto"/>
            <w:bottom w:val="none" w:sz="0" w:space="0" w:color="auto"/>
            <w:right w:val="none" w:sz="0" w:space="0" w:color="auto"/>
          </w:divBdr>
        </w:div>
        <w:div w:id="1288858517">
          <w:marLeft w:val="480"/>
          <w:marRight w:val="0"/>
          <w:marTop w:val="0"/>
          <w:marBottom w:val="0"/>
          <w:divBdr>
            <w:top w:val="none" w:sz="0" w:space="0" w:color="auto"/>
            <w:left w:val="none" w:sz="0" w:space="0" w:color="auto"/>
            <w:bottom w:val="none" w:sz="0" w:space="0" w:color="auto"/>
            <w:right w:val="none" w:sz="0" w:space="0" w:color="auto"/>
          </w:divBdr>
        </w:div>
        <w:div w:id="1299845462">
          <w:marLeft w:val="480"/>
          <w:marRight w:val="0"/>
          <w:marTop w:val="0"/>
          <w:marBottom w:val="0"/>
          <w:divBdr>
            <w:top w:val="none" w:sz="0" w:space="0" w:color="auto"/>
            <w:left w:val="none" w:sz="0" w:space="0" w:color="auto"/>
            <w:bottom w:val="none" w:sz="0" w:space="0" w:color="auto"/>
            <w:right w:val="none" w:sz="0" w:space="0" w:color="auto"/>
          </w:divBdr>
        </w:div>
        <w:div w:id="1407801510">
          <w:marLeft w:val="480"/>
          <w:marRight w:val="0"/>
          <w:marTop w:val="0"/>
          <w:marBottom w:val="0"/>
          <w:divBdr>
            <w:top w:val="none" w:sz="0" w:space="0" w:color="auto"/>
            <w:left w:val="none" w:sz="0" w:space="0" w:color="auto"/>
            <w:bottom w:val="none" w:sz="0" w:space="0" w:color="auto"/>
            <w:right w:val="none" w:sz="0" w:space="0" w:color="auto"/>
          </w:divBdr>
        </w:div>
        <w:div w:id="1457334393">
          <w:marLeft w:val="480"/>
          <w:marRight w:val="0"/>
          <w:marTop w:val="0"/>
          <w:marBottom w:val="0"/>
          <w:divBdr>
            <w:top w:val="none" w:sz="0" w:space="0" w:color="auto"/>
            <w:left w:val="none" w:sz="0" w:space="0" w:color="auto"/>
            <w:bottom w:val="none" w:sz="0" w:space="0" w:color="auto"/>
            <w:right w:val="none" w:sz="0" w:space="0" w:color="auto"/>
          </w:divBdr>
        </w:div>
        <w:div w:id="1459448373">
          <w:marLeft w:val="480"/>
          <w:marRight w:val="0"/>
          <w:marTop w:val="0"/>
          <w:marBottom w:val="0"/>
          <w:divBdr>
            <w:top w:val="none" w:sz="0" w:space="0" w:color="auto"/>
            <w:left w:val="none" w:sz="0" w:space="0" w:color="auto"/>
            <w:bottom w:val="none" w:sz="0" w:space="0" w:color="auto"/>
            <w:right w:val="none" w:sz="0" w:space="0" w:color="auto"/>
          </w:divBdr>
        </w:div>
        <w:div w:id="1461537844">
          <w:marLeft w:val="480"/>
          <w:marRight w:val="0"/>
          <w:marTop w:val="0"/>
          <w:marBottom w:val="0"/>
          <w:divBdr>
            <w:top w:val="none" w:sz="0" w:space="0" w:color="auto"/>
            <w:left w:val="none" w:sz="0" w:space="0" w:color="auto"/>
            <w:bottom w:val="none" w:sz="0" w:space="0" w:color="auto"/>
            <w:right w:val="none" w:sz="0" w:space="0" w:color="auto"/>
          </w:divBdr>
        </w:div>
        <w:div w:id="1484547549">
          <w:marLeft w:val="480"/>
          <w:marRight w:val="0"/>
          <w:marTop w:val="0"/>
          <w:marBottom w:val="0"/>
          <w:divBdr>
            <w:top w:val="none" w:sz="0" w:space="0" w:color="auto"/>
            <w:left w:val="none" w:sz="0" w:space="0" w:color="auto"/>
            <w:bottom w:val="none" w:sz="0" w:space="0" w:color="auto"/>
            <w:right w:val="none" w:sz="0" w:space="0" w:color="auto"/>
          </w:divBdr>
        </w:div>
        <w:div w:id="1518691076">
          <w:marLeft w:val="480"/>
          <w:marRight w:val="0"/>
          <w:marTop w:val="0"/>
          <w:marBottom w:val="0"/>
          <w:divBdr>
            <w:top w:val="none" w:sz="0" w:space="0" w:color="auto"/>
            <w:left w:val="none" w:sz="0" w:space="0" w:color="auto"/>
            <w:bottom w:val="none" w:sz="0" w:space="0" w:color="auto"/>
            <w:right w:val="none" w:sz="0" w:space="0" w:color="auto"/>
          </w:divBdr>
        </w:div>
        <w:div w:id="1581909705">
          <w:marLeft w:val="480"/>
          <w:marRight w:val="0"/>
          <w:marTop w:val="0"/>
          <w:marBottom w:val="0"/>
          <w:divBdr>
            <w:top w:val="none" w:sz="0" w:space="0" w:color="auto"/>
            <w:left w:val="none" w:sz="0" w:space="0" w:color="auto"/>
            <w:bottom w:val="none" w:sz="0" w:space="0" w:color="auto"/>
            <w:right w:val="none" w:sz="0" w:space="0" w:color="auto"/>
          </w:divBdr>
        </w:div>
        <w:div w:id="1586377497">
          <w:marLeft w:val="480"/>
          <w:marRight w:val="0"/>
          <w:marTop w:val="0"/>
          <w:marBottom w:val="0"/>
          <w:divBdr>
            <w:top w:val="none" w:sz="0" w:space="0" w:color="auto"/>
            <w:left w:val="none" w:sz="0" w:space="0" w:color="auto"/>
            <w:bottom w:val="none" w:sz="0" w:space="0" w:color="auto"/>
            <w:right w:val="none" w:sz="0" w:space="0" w:color="auto"/>
          </w:divBdr>
        </w:div>
        <w:div w:id="1587032591">
          <w:marLeft w:val="480"/>
          <w:marRight w:val="0"/>
          <w:marTop w:val="0"/>
          <w:marBottom w:val="0"/>
          <w:divBdr>
            <w:top w:val="none" w:sz="0" w:space="0" w:color="auto"/>
            <w:left w:val="none" w:sz="0" w:space="0" w:color="auto"/>
            <w:bottom w:val="none" w:sz="0" w:space="0" w:color="auto"/>
            <w:right w:val="none" w:sz="0" w:space="0" w:color="auto"/>
          </w:divBdr>
        </w:div>
        <w:div w:id="1598442265">
          <w:marLeft w:val="480"/>
          <w:marRight w:val="0"/>
          <w:marTop w:val="0"/>
          <w:marBottom w:val="0"/>
          <w:divBdr>
            <w:top w:val="none" w:sz="0" w:space="0" w:color="auto"/>
            <w:left w:val="none" w:sz="0" w:space="0" w:color="auto"/>
            <w:bottom w:val="none" w:sz="0" w:space="0" w:color="auto"/>
            <w:right w:val="none" w:sz="0" w:space="0" w:color="auto"/>
          </w:divBdr>
        </w:div>
        <w:div w:id="1623732418">
          <w:marLeft w:val="480"/>
          <w:marRight w:val="0"/>
          <w:marTop w:val="0"/>
          <w:marBottom w:val="0"/>
          <w:divBdr>
            <w:top w:val="none" w:sz="0" w:space="0" w:color="auto"/>
            <w:left w:val="none" w:sz="0" w:space="0" w:color="auto"/>
            <w:bottom w:val="none" w:sz="0" w:space="0" w:color="auto"/>
            <w:right w:val="none" w:sz="0" w:space="0" w:color="auto"/>
          </w:divBdr>
        </w:div>
        <w:div w:id="1668709176">
          <w:marLeft w:val="480"/>
          <w:marRight w:val="0"/>
          <w:marTop w:val="0"/>
          <w:marBottom w:val="0"/>
          <w:divBdr>
            <w:top w:val="none" w:sz="0" w:space="0" w:color="auto"/>
            <w:left w:val="none" w:sz="0" w:space="0" w:color="auto"/>
            <w:bottom w:val="none" w:sz="0" w:space="0" w:color="auto"/>
            <w:right w:val="none" w:sz="0" w:space="0" w:color="auto"/>
          </w:divBdr>
        </w:div>
        <w:div w:id="1711955334">
          <w:marLeft w:val="480"/>
          <w:marRight w:val="0"/>
          <w:marTop w:val="0"/>
          <w:marBottom w:val="0"/>
          <w:divBdr>
            <w:top w:val="none" w:sz="0" w:space="0" w:color="auto"/>
            <w:left w:val="none" w:sz="0" w:space="0" w:color="auto"/>
            <w:bottom w:val="none" w:sz="0" w:space="0" w:color="auto"/>
            <w:right w:val="none" w:sz="0" w:space="0" w:color="auto"/>
          </w:divBdr>
        </w:div>
        <w:div w:id="1789615442">
          <w:marLeft w:val="480"/>
          <w:marRight w:val="0"/>
          <w:marTop w:val="0"/>
          <w:marBottom w:val="0"/>
          <w:divBdr>
            <w:top w:val="none" w:sz="0" w:space="0" w:color="auto"/>
            <w:left w:val="none" w:sz="0" w:space="0" w:color="auto"/>
            <w:bottom w:val="none" w:sz="0" w:space="0" w:color="auto"/>
            <w:right w:val="none" w:sz="0" w:space="0" w:color="auto"/>
          </w:divBdr>
        </w:div>
        <w:div w:id="1808351950">
          <w:marLeft w:val="480"/>
          <w:marRight w:val="0"/>
          <w:marTop w:val="0"/>
          <w:marBottom w:val="0"/>
          <w:divBdr>
            <w:top w:val="none" w:sz="0" w:space="0" w:color="auto"/>
            <w:left w:val="none" w:sz="0" w:space="0" w:color="auto"/>
            <w:bottom w:val="none" w:sz="0" w:space="0" w:color="auto"/>
            <w:right w:val="none" w:sz="0" w:space="0" w:color="auto"/>
          </w:divBdr>
        </w:div>
        <w:div w:id="1853837046">
          <w:marLeft w:val="480"/>
          <w:marRight w:val="0"/>
          <w:marTop w:val="0"/>
          <w:marBottom w:val="0"/>
          <w:divBdr>
            <w:top w:val="none" w:sz="0" w:space="0" w:color="auto"/>
            <w:left w:val="none" w:sz="0" w:space="0" w:color="auto"/>
            <w:bottom w:val="none" w:sz="0" w:space="0" w:color="auto"/>
            <w:right w:val="none" w:sz="0" w:space="0" w:color="auto"/>
          </w:divBdr>
        </w:div>
        <w:div w:id="1914391424">
          <w:marLeft w:val="480"/>
          <w:marRight w:val="0"/>
          <w:marTop w:val="0"/>
          <w:marBottom w:val="0"/>
          <w:divBdr>
            <w:top w:val="none" w:sz="0" w:space="0" w:color="auto"/>
            <w:left w:val="none" w:sz="0" w:space="0" w:color="auto"/>
            <w:bottom w:val="none" w:sz="0" w:space="0" w:color="auto"/>
            <w:right w:val="none" w:sz="0" w:space="0" w:color="auto"/>
          </w:divBdr>
        </w:div>
        <w:div w:id="1934363527">
          <w:marLeft w:val="480"/>
          <w:marRight w:val="0"/>
          <w:marTop w:val="0"/>
          <w:marBottom w:val="0"/>
          <w:divBdr>
            <w:top w:val="none" w:sz="0" w:space="0" w:color="auto"/>
            <w:left w:val="none" w:sz="0" w:space="0" w:color="auto"/>
            <w:bottom w:val="none" w:sz="0" w:space="0" w:color="auto"/>
            <w:right w:val="none" w:sz="0" w:space="0" w:color="auto"/>
          </w:divBdr>
        </w:div>
        <w:div w:id="1950548075">
          <w:marLeft w:val="480"/>
          <w:marRight w:val="0"/>
          <w:marTop w:val="0"/>
          <w:marBottom w:val="0"/>
          <w:divBdr>
            <w:top w:val="none" w:sz="0" w:space="0" w:color="auto"/>
            <w:left w:val="none" w:sz="0" w:space="0" w:color="auto"/>
            <w:bottom w:val="none" w:sz="0" w:space="0" w:color="auto"/>
            <w:right w:val="none" w:sz="0" w:space="0" w:color="auto"/>
          </w:divBdr>
        </w:div>
        <w:div w:id="2041398308">
          <w:marLeft w:val="480"/>
          <w:marRight w:val="0"/>
          <w:marTop w:val="0"/>
          <w:marBottom w:val="0"/>
          <w:divBdr>
            <w:top w:val="none" w:sz="0" w:space="0" w:color="auto"/>
            <w:left w:val="none" w:sz="0" w:space="0" w:color="auto"/>
            <w:bottom w:val="none" w:sz="0" w:space="0" w:color="auto"/>
            <w:right w:val="none" w:sz="0" w:space="0" w:color="auto"/>
          </w:divBdr>
        </w:div>
        <w:div w:id="2056082373">
          <w:marLeft w:val="480"/>
          <w:marRight w:val="0"/>
          <w:marTop w:val="0"/>
          <w:marBottom w:val="0"/>
          <w:divBdr>
            <w:top w:val="none" w:sz="0" w:space="0" w:color="auto"/>
            <w:left w:val="none" w:sz="0" w:space="0" w:color="auto"/>
            <w:bottom w:val="none" w:sz="0" w:space="0" w:color="auto"/>
            <w:right w:val="none" w:sz="0" w:space="0" w:color="auto"/>
          </w:divBdr>
        </w:div>
        <w:div w:id="2107266068">
          <w:marLeft w:val="480"/>
          <w:marRight w:val="0"/>
          <w:marTop w:val="0"/>
          <w:marBottom w:val="0"/>
          <w:divBdr>
            <w:top w:val="none" w:sz="0" w:space="0" w:color="auto"/>
            <w:left w:val="none" w:sz="0" w:space="0" w:color="auto"/>
            <w:bottom w:val="none" w:sz="0" w:space="0" w:color="auto"/>
            <w:right w:val="none" w:sz="0" w:space="0" w:color="auto"/>
          </w:divBdr>
        </w:div>
        <w:div w:id="2124953778">
          <w:marLeft w:val="480"/>
          <w:marRight w:val="0"/>
          <w:marTop w:val="0"/>
          <w:marBottom w:val="0"/>
          <w:divBdr>
            <w:top w:val="none" w:sz="0" w:space="0" w:color="auto"/>
            <w:left w:val="none" w:sz="0" w:space="0" w:color="auto"/>
            <w:bottom w:val="none" w:sz="0" w:space="0" w:color="auto"/>
            <w:right w:val="none" w:sz="0" w:space="0" w:color="auto"/>
          </w:divBdr>
        </w:div>
      </w:divsChild>
    </w:div>
    <w:div w:id="778258841">
      <w:marLeft w:val="640"/>
      <w:marRight w:val="0"/>
      <w:marTop w:val="0"/>
      <w:marBottom w:val="0"/>
      <w:divBdr>
        <w:top w:val="none" w:sz="0" w:space="0" w:color="auto"/>
        <w:left w:val="none" w:sz="0" w:space="0" w:color="auto"/>
        <w:bottom w:val="none" w:sz="0" w:space="0" w:color="auto"/>
        <w:right w:val="none" w:sz="0" w:space="0" w:color="auto"/>
      </w:divBdr>
    </w:div>
    <w:div w:id="778644888">
      <w:marLeft w:val="640"/>
      <w:marRight w:val="0"/>
      <w:marTop w:val="0"/>
      <w:marBottom w:val="0"/>
      <w:divBdr>
        <w:top w:val="none" w:sz="0" w:space="0" w:color="auto"/>
        <w:left w:val="none" w:sz="0" w:space="0" w:color="auto"/>
        <w:bottom w:val="none" w:sz="0" w:space="0" w:color="auto"/>
        <w:right w:val="none" w:sz="0" w:space="0" w:color="auto"/>
      </w:divBdr>
    </w:div>
    <w:div w:id="779108515">
      <w:marLeft w:val="640"/>
      <w:marRight w:val="0"/>
      <w:marTop w:val="0"/>
      <w:marBottom w:val="0"/>
      <w:divBdr>
        <w:top w:val="none" w:sz="0" w:space="0" w:color="auto"/>
        <w:left w:val="none" w:sz="0" w:space="0" w:color="auto"/>
        <w:bottom w:val="none" w:sz="0" w:space="0" w:color="auto"/>
        <w:right w:val="none" w:sz="0" w:space="0" w:color="auto"/>
      </w:divBdr>
    </w:div>
    <w:div w:id="779229715">
      <w:marLeft w:val="640"/>
      <w:marRight w:val="0"/>
      <w:marTop w:val="0"/>
      <w:marBottom w:val="0"/>
      <w:divBdr>
        <w:top w:val="none" w:sz="0" w:space="0" w:color="auto"/>
        <w:left w:val="none" w:sz="0" w:space="0" w:color="auto"/>
        <w:bottom w:val="none" w:sz="0" w:space="0" w:color="auto"/>
        <w:right w:val="none" w:sz="0" w:space="0" w:color="auto"/>
      </w:divBdr>
    </w:div>
    <w:div w:id="779450339">
      <w:marLeft w:val="640"/>
      <w:marRight w:val="0"/>
      <w:marTop w:val="0"/>
      <w:marBottom w:val="0"/>
      <w:divBdr>
        <w:top w:val="none" w:sz="0" w:space="0" w:color="auto"/>
        <w:left w:val="none" w:sz="0" w:space="0" w:color="auto"/>
        <w:bottom w:val="none" w:sz="0" w:space="0" w:color="auto"/>
        <w:right w:val="none" w:sz="0" w:space="0" w:color="auto"/>
      </w:divBdr>
    </w:div>
    <w:div w:id="779641067">
      <w:marLeft w:val="640"/>
      <w:marRight w:val="0"/>
      <w:marTop w:val="0"/>
      <w:marBottom w:val="0"/>
      <w:divBdr>
        <w:top w:val="none" w:sz="0" w:space="0" w:color="auto"/>
        <w:left w:val="none" w:sz="0" w:space="0" w:color="auto"/>
        <w:bottom w:val="none" w:sz="0" w:space="0" w:color="auto"/>
        <w:right w:val="none" w:sz="0" w:space="0" w:color="auto"/>
      </w:divBdr>
    </w:div>
    <w:div w:id="779884148">
      <w:marLeft w:val="640"/>
      <w:marRight w:val="0"/>
      <w:marTop w:val="0"/>
      <w:marBottom w:val="0"/>
      <w:divBdr>
        <w:top w:val="none" w:sz="0" w:space="0" w:color="auto"/>
        <w:left w:val="none" w:sz="0" w:space="0" w:color="auto"/>
        <w:bottom w:val="none" w:sz="0" w:space="0" w:color="auto"/>
        <w:right w:val="none" w:sz="0" w:space="0" w:color="auto"/>
      </w:divBdr>
    </w:div>
    <w:div w:id="780027386">
      <w:marLeft w:val="640"/>
      <w:marRight w:val="0"/>
      <w:marTop w:val="0"/>
      <w:marBottom w:val="0"/>
      <w:divBdr>
        <w:top w:val="none" w:sz="0" w:space="0" w:color="auto"/>
        <w:left w:val="none" w:sz="0" w:space="0" w:color="auto"/>
        <w:bottom w:val="none" w:sz="0" w:space="0" w:color="auto"/>
        <w:right w:val="none" w:sz="0" w:space="0" w:color="auto"/>
      </w:divBdr>
    </w:div>
    <w:div w:id="780148973">
      <w:marLeft w:val="640"/>
      <w:marRight w:val="0"/>
      <w:marTop w:val="0"/>
      <w:marBottom w:val="0"/>
      <w:divBdr>
        <w:top w:val="none" w:sz="0" w:space="0" w:color="auto"/>
        <w:left w:val="none" w:sz="0" w:space="0" w:color="auto"/>
        <w:bottom w:val="none" w:sz="0" w:space="0" w:color="auto"/>
        <w:right w:val="none" w:sz="0" w:space="0" w:color="auto"/>
      </w:divBdr>
    </w:div>
    <w:div w:id="780881660">
      <w:marLeft w:val="480"/>
      <w:marRight w:val="0"/>
      <w:marTop w:val="0"/>
      <w:marBottom w:val="0"/>
      <w:divBdr>
        <w:top w:val="none" w:sz="0" w:space="0" w:color="auto"/>
        <w:left w:val="none" w:sz="0" w:space="0" w:color="auto"/>
        <w:bottom w:val="none" w:sz="0" w:space="0" w:color="auto"/>
        <w:right w:val="none" w:sz="0" w:space="0" w:color="auto"/>
      </w:divBdr>
    </w:div>
    <w:div w:id="781725762">
      <w:marLeft w:val="640"/>
      <w:marRight w:val="0"/>
      <w:marTop w:val="0"/>
      <w:marBottom w:val="0"/>
      <w:divBdr>
        <w:top w:val="none" w:sz="0" w:space="0" w:color="auto"/>
        <w:left w:val="none" w:sz="0" w:space="0" w:color="auto"/>
        <w:bottom w:val="none" w:sz="0" w:space="0" w:color="auto"/>
        <w:right w:val="none" w:sz="0" w:space="0" w:color="auto"/>
      </w:divBdr>
    </w:div>
    <w:div w:id="782185511">
      <w:marLeft w:val="480"/>
      <w:marRight w:val="0"/>
      <w:marTop w:val="0"/>
      <w:marBottom w:val="0"/>
      <w:divBdr>
        <w:top w:val="none" w:sz="0" w:space="0" w:color="auto"/>
        <w:left w:val="none" w:sz="0" w:space="0" w:color="auto"/>
        <w:bottom w:val="none" w:sz="0" w:space="0" w:color="auto"/>
        <w:right w:val="none" w:sz="0" w:space="0" w:color="auto"/>
      </w:divBdr>
    </w:div>
    <w:div w:id="782309752">
      <w:marLeft w:val="640"/>
      <w:marRight w:val="0"/>
      <w:marTop w:val="0"/>
      <w:marBottom w:val="0"/>
      <w:divBdr>
        <w:top w:val="none" w:sz="0" w:space="0" w:color="auto"/>
        <w:left w:val="none" w:sz="0" w:space="0" w:color="auto"/>
        <w:bottom w:val="none" w:sz="0" w:space="0" w:color="auto"/>
        <w:right w:val="none" w:sz="0" w:space="0" w:color="auto"/>
      </w:divBdr>
    </w:div>
    <w:div w:id="782311850">
      <w:marLeft w:val="640"/>
      <w:marRight w:val="0"/>
      <w:marTop w:val="0"/>
      <w:marBottom w:val="0"/>
      <w:divBdr>
        <w:top w:val="none" w:sz="0" w:space="0" w:color="auto"/>
        <w:left w:val="none" w:sz="0" w:space="0" w:color="auto"/>
        <w:bottom w:val="none" w:sz="0" w:space="0" w:color="auto"/>
        <w:right w:val="none" w:sz="0" w:space="0" w:color="auto"/>
      </w:divBdr>
    </w:div>
    <w:div w:id="782850074">
      <w:bodyDiv w:val="1"/>
      <w:marLeft w:val="0"/>
      <w:marRight w:val="0"/>
      <w:marTop w:val="0"/>
      <w:marBottom w:val="0"/>
      <w:divBdr>
        <w:top w:val="none" w:sz="0" w:space="0" w:color="auto"/>
        <w:left w:val="none" w:sz="0" w:space="0" w:color="auto"/>
        <w:bottom w:val="none" w:sz="0" w:space="0" w:color="auto"/>
        <w:right w:val="none" w:sz="0" w:space="0" w:color="auto"/>
      </w:divBdr>
    </w:div>
    <w:div w:id="783882711">
      <w:marLeft w:val="480"/>
      <w:marRight w:val="0"/>
      <w:marTop w:val="0"/>
      <w:marBottom w:val="0"/>
      <w:divBdr>
        <w:top w:val="none" w:sz="0" w:space="0" w:color="auto"/>
        <w:left w:val="none" w:sz="0" w:space="0" w:color="auto"/>
        <w:bottom w:val="none" w:sz="0" w:space="0" w:color="auto"/>
        <w:right w:val="none" w:sz="0" w:space="0" w:color="auto"/>
      </w:divBdr>
    </w:div>
    <w:div w:id="783966898">
      <w:marLeft w:val="640"/>
      <w:marRight w:val="0"/>
      <w:marTop w:val="0"/>
      <w:marBottom w:val="0"/>
      <w:divBdr>
        <w:top w:val="none" w:sz="0" w:space="0" w:color="auto"/>
        <w:left w:val="none" w:sz="0" w:space="0" w:color="auto"/>
        <w:bottom w:val="none" w:sz="0" w:space="0" w:color="auto"/>
        <w:right w:val="none" w:sz="0" w:space="0" w:color="auto"/>
      </w:divBdr>
    </w:div>
    <w:div w:id="784078135">
      <w:bodyDiv w:val="1"/>
      <w:marLeft w:val="0"/>
      <w:marRight w:val="0"/>
      <w:marTop w:val="0"/>
      <w:marBottom w:val="0"/>
      <w:divBdr>
        <w:top w:val="none" w:sz="0" w:space="0" w:color="auto"/>
        <w:left w:val="none" w:sz="0" w:space="0" w:color="auto"/>
        <w:bottom w:val="none" w:sz="0" w:space="0" w:color="auto"/>
        <w:right w:val="none" w:sz="0" w:space="0" w:color="auto"/>
      </w:divBdr>
    </w:div>
    <w:div w:id="784274615">
      <w:bodyDiv w:val="1"/>
      <w:marLeft w:val="0"/>
      <w:marRight w:val="0"/>
      <w:marTop w:val="0"/>
      <w:marBottom w:val="0"/>
      <w:divBdr>
        <w:top w:val="none" w:sz="0" w:space="0" w:color="auto"/>
        <w:left w:val="none" w:sz="0" w:space="0" w:color="auto"/>
        <w:bottom w:val="none" w:sz="0" w:space="0" w:color="auto"/>
        <w:right w:val="none" w:sz="0" w:space="0" w:color="auto"/>
      </w:divBdr>
    </w:div>
    <w:div w:id="784426379">
      <w:bodyDiv w:val="1"/>
      <w:marLeft w:val="0"/>
      <w:marRight w:val="0"/>
      <w:marTop w:val="0"/>
      <w:marBottom w:val="0"/>
      <w:divBdr>
        <w:top w:val="none" w:sz="0" w:space="0" w:color="auto"/>
        <w:left w:val="none" w:sz="0" w:space="0" w:color="auto"/>
        <w:bottom w:val="none" w:sz="0" w:space="0" w:color="auto"/>
        <w:right w:val="none" w:sz="0" w:space="0" w:color="auto"/>
      </w:divBdr>
    </w:div>
    <w:div w:id="785075853">
      <w:marLeft w:val="640"/>
      <w:marRight w:val="0"/>
      <w:marTop w:val="0"/>
      <w:marBottom w:val="0"/>
      <w:divBdr>
        <w:top w:val="none" w:sz="0" w:space="0" w:color="auto"/>
        <w:left w:val="none" w:sz="0" w:space="0" w:color="auto"/>
        <w:bottom w:val="none" w:sz="0" w:space="0" w:color="auto"/>
        <w:right w:val="none" w:sz="0" w:space="0" w:color="auto"/>
      </w:divBdr>
    </w:div>
    <w:div w:id="786312203">
      <w:bodyDiv w:val="1"/>
      <w:marLeft w:val="0"/>
      <w:marRight w:val="0"/>
      <w:marTop w:val="0"/>
      <w:marBottom w:val="0"/>
      <w:divBdr>
        <w:top w:val="none" w:sz="0" w:space="0" w:color="auto"/>
        <w:left w:val="none" w:sz="0" w:space="0" w:color="auto"/>
        <w:bottom w:val="none" w:sz="0" w:space="0" w:color="auto"/>
        <w:right w:val="none" w:sz="0" w:space="0" w:color="auto"/>
      </w:divBdr>
    </w:div>
    <w:div w:id="786318026">
      <w:bodyDiv w:val="1"/>
      <w:marLeft w:val="0"/>
      <w:marRight w:val="0"/>
      <w:marTop w:val="0"/>
      <w:marBottom w:val="0"/>
      <w:divBdr>
        <w:top w:val="none" w:sz="0" w:space="0" w:color="auto"/>
        <w:left w:val="none" w:sz="0" w:space="0" w:color="auto"/>
        <w:bottom w:val="none" w:sz="0" w:space="0" w:color="auto"/>
        <w:right w:val="none" w:sz="0" w:space="0" w:color="auto"/>
      </w:divBdr>
    </w:div>
    <w:div w:id="786319114">
      <w:marLeft w:val="640"/>
      <w:marRight w:val="0"/>
      <w:marTop w:val="0"/>
      <w:marBottom w:val="0"/>
      <w:divBdr>
        <w:top w:val="none" w:sz="0" w:space="0" w:color="auto"/>
        <w:left w:val="none" w:sz="0" w:space="0" w:color="auto"/>
        <w:bottom w:val="none" w:sz="0" w:space="0" w:color="auto"/>
        <w:right w:val="none" w:sz="0" w:space="0" w:color="auto"/>
      </w:divBdr>
    </w:div>
    <w:div w:id="786386485">
      <w:marLeft w:val="640"/>
      <w:marRight w:val="0"/>
      <w:marTop w:val="0"/>
      <w:marBottom w:val="0"/>
      <w:divBdr>
        <w:top w:val="none" w:sz="0" w:space="0" w:color="auto"/>
        <w:left w:val="none" w:sz="0" w:space="0" w:color="auto"/>
        <w:bottom w:val="none" w:sz="0" w:space="0" w:color="auto"/>
        <w:right w:val="none" w:sz="0" w:space="0" w:color="auto"/>
      </w:divBdr>
    </w:div>
    <w:div w:id="786853758">
      <w:marLeft w:val="640"/>
      <w:marRight w:val="0"/>
      <w:marTop w:val="0"/>
      <w:marBottom w:val="0"/>
      <w:divBdr>
        <w:top w:val="none" w:sz="0" w:space="0" w:color="auto"/>
        <w:left w:val="none" w:sz="0" w:space="0" w:color="auto"/>
        <w:bottom w:val="none" w:sz="0" w:space="0" w:color="auto"/>
        <w:right w:val="none" w:sz="0" w:space="0" w:color="auto"/>
      </w:divBdr>
    </w:div>
    <w:div w:id="786972665">
      <w:marLeft w:val="640"/>
      <w:marRight w:val="0"/>
      <w:marTop w:val="0"/>
      <w:marBottom w:val="0"/>
      <w:divBdr>
        <w:top w:val="none" w:sz="0" w:space="0" w:color="auto"/>
        <w:left w:val="none" w:sz="0" w:space="0" w:color="auto"/>
        <w:bottom w:val="none" w:sz="0" w:space="0" w:color="auto"/>
        <w:right w:val="none" w:sz="0" w:space="0" w:color="auto"/>
      </w:divBdr>
    </w:div>
    <w:div w:id="787429719">
      <w:marLeft w:val="480"/>
      <w:marRight w:val="0"/>
      <w:marTop w:val="0"/>
      <w:marBottom w:val="0"/>
      <w:divBdr>
        <w:top w:val="none" w:sz="0" w:space="0" w:color="auto"/>
        <w:left w:val="none" w:sz="0" w:space="0" w:color="auto"/>
        <w:bottom w:val="none" w:sz="0" w:space="0" w:color="auto"/>
        <w:right w:val="none" w:sz="0" w:space="0" w:color="auto"/>
      </w:divBdr>
    </w:div>
    <w:div w:id="787436409">
      <w:marLeft w:val="640"/>
      <w:marRight w:val="0"/>
      <w:marTop w:val="0"/>
      <w:marBottom w:val="0"/>
      <w:divBdr>
        <w:top w:val="none" w:sz="0" w:space="0" w:color="auto"/>
        <w:left w:val="none" w:sz="0" w:space="0" w:color="auto"/>
        <w:bottom w:val="none" w:sz="0" w:space="0" w:color="auto"/>
        <w:right w:val="none" w:sz="0" w:space="0" w:color="auto"/>
      </w:divBdr>
    </w:div>
    <w:div w:id="787893780">
      <w:bodyDiv w:val="1"/>
      <w:marLeft w:val="0"/>
      <w:marRight w:val="0"/>
      <w:marTop w:val="0"/>
      <w:marBottom w:val="0"/>
      <w:divBdr>
        <w:top w:val="none" w:sz="0" w:space="0" w:color="auto"/>
        <w:left w:val="none" w:sz="0" w:space="0" w:color="auto"/>
        <w:bottom w:val="none" w:sz="0" w:space="0" w:color="auto"/>
        <w:right w:val="none" w:sz="0" w:space="0" w:color="auto"/>
      </w:divBdr>
    </w:div>
    <w:div w:id="788007506">
      <w:marLeft w:val="640"/>
      <w:marRight w:val="0"/>
      <w:marTop w:val="0"/>
      <w:marBottom w:val="0"/>
      <w:divBdr>
        <w:top w:val="none" w:sz="0" w:space="0" w:color="auto"/>
        <w:left w:val="none" w:sz="0" w:space="0" w:color="auto"/>
        <w:bottom w:val="none" w:sz="0" w:space="0" w:color="auto"/>
        <w:right w:val="none" w:sz="0" w:space="0" w:color="auto"/>
      </w:divBdr>
    </w:div>
    <w:div w:id="788360434">
      <w:marLeft w:val="640"/>
      <w:marRight w:val="0"/>
      <w:marTop w:val="0"/>
      <w:marBottom w:val="0"/>
      <w:divBdr>
        <w:top w:val="none" w:sz="0" w:space="0" w:color="auto"/>
        <w:left w:val="none" w:sz="0" w:space="0" w:color="auto"/>
        <w:bottom w:val="none" w:sz="0" w:space="0" w:color="auto"/>
        <w:right w:val="none" w:sz="0" w:space="0" w:color="auto"/>
      </w:divBdr>
    </w:div>
    <w:div w:id="788474155">
      <w:marLeft w:val="640"/>
      <w:marRight w:val="0"/>
      <w:marTop w:val="0"/>
      <w:marBottom w:val="0"/>
      <w:divBdr>
        <w:top w:val="none" w:sz="0" w:space="0" w:color="auto"/>
        <w:left w:val="none" w:sz="0" w:space="0" w:color="auto"/>
        <w:bottom w:val="none" w:sz="0" w:space="0" w:color="auto"/>
        <w:right w:val="none" w:sz="0" w:space="0" w:color="auto"/>
      </w:divBdr>
    </w:div>
    <w:div w:id="788552497">
      <w:marLeft w:val="640"/>
      <w:marRight w:val="0"/>
      <w:marTop w:val="0"/>
      <w:marBottom w:val="0"/>
      <w:divBdr>
        <w:top w:val="none" w:sz="0" w:space="0" w:color="auto"/>
        <w:left w:val="none" w:sz="0" w:space="0" w:color="auto"/>
        <w:bottom w:val="none" w:sz="0" w:space="0" w:color="auto"/>
        <w:right w:val="none" w:sz="0" w:space="0" w:color="auto"/>
      </w:divBdr>
    </w:div>
    <w:div w:id="788624921">
      <w:bodyDiv w:val="1"/>
      <w:marLeft w:val="0"/>
      <w:marRight w:val="0"/>
      <w:marTop w:val="0"/>
      <w:marBottom w:val="0"/>
      <w:divBdr>
        <w:top w:val="none" w:sz="0" w:space="0" w:color="auto"/>
        <w:left w:val="none" w:sz="0" w:space="0" w:color="auto"/>
        <w:bottom w:val="none" w:sz="0" w:space="0" w:color="auto"/>
        <w:right w:val="none" w:sz="0" w:space="0" w:color="auto"/>
      </w:divBdr>
    </w:div>
    <w:div w:id="788663612">
      <w:marLeft w:val="640"/>
      <w:marRight w:val="0"/>
      <w:marTop w:val="0"/>
      <w:marBottom w:val="0"/>
      <w:divBdr>
        <w:top w:val="none" w:sz="0" w:space="0" w:color="auto"/>
        <w:left w:val="none" w:sz="0" w:space="0" w:color="auto"/>
        <w:bottom w:val="none" w:sz="0" w:space="0" w:color="auto"/>
        <w:right w:val="none" w:sz="0" w:space="0" w:color="auto"/>
      </w:divBdr>
    </w:div>
    <w:div w:id="788744638">
      <w:marLeft w:val="480"/>
      <w:marRight w:val="0"/>
      <w:marTop w:val="0"/>
      <w:marBottom w:val="0"/>
      <w:divBdr>
        <w:top w:val="none" w:sz="0" w:space="0" w:color="auto"/>
        <w:left w:val="none" w:sz="0" w:space="0" w:color="auto"/>
        <w:bottom w:val="none" w:sz="0" w:space="0" w:color="auto"/>
        <w:right w:val="none" w:sz="0" w:space="0" w:color="auto"/>
      </w:divBdr>
    </w:div>
    <w:div w:id="788746132">
      <w:marLeft w:val="640"/>
      <w:marRight w:val="0"/>
      <w:marTop w:val="0"/>
      <w:marBottom w:val="0"/>
      <w:divBdr>
        <w:top w:val="none" w:sz="0" w:space="0" w:color="auto"/>
        <w:left w:val="none" w:sz="0" w:space="0" w:color="auto"/>
        <w:bottom w:val="none" w:sz="0" w:space="0" w:color="auto"/>
        <w:right w:val="none" w:sz="0" w:space="0" w:color="auto"/>
      </w:divBdr>
    </w:div>
    <w:div w:id="789402450">
      <w:marLeft w:val="640"/>
      <w:marRight w:val="0"/>
      <w:marTop w:val="0"/>
      <w:marBottom w:val="0"/>
      <w:divBdr>
        <w:top w:val="none" w:sz="0" w:space="0" w:color="auto"/>
        <w:left w:val="none" w:sz="0" w:space="0" w:color="auto"/>
        <w:bottom w:val="none" w:sz="0" w:space="0" w:color="auto"/>
        <w:right w:val="none" w:sz="0" w:space="0" w:color="auto"/>
      </w:divBdr>
    </w:div>
    <w:div w:id="789855339">
      <w:marLeft w:val="640"/>
      <w:marRight w:val="0"/>
      <w:marTop w:val="0"/>
      <w:marBottom w:val="0"/>
      <w:divBdr>
        <w:top w:val="none" w:sz="0" w:space="0" w:color="auto"/>
        <w:left w:val="none" w:sz="0" w:space="0" w:color="auto"/>
        <w:bottom w:val="none" w:sz="0" w:space="0" w:color="auto"/>
        <w:right w:val="none" w:sz="0" w:space="0" w:color="auto"/>
      </w:divBdr>
    </w:div>
    <w:div w:id="789933002">
      <w:marLeft w:val="640"/>
      <w:marRight w:val="0"/>
      <w:marTop w:val="0"/>
      <w:marBottom w:val="0"/>
      <w:divBdr>
        <w:top w:val="none" w:sz="0" w:space="0" w:color="auto"/>
        <w:left w:val="none" w:sz="0" w:space="0" w:color="auto"/>
        <w:bottom w:val="none" w:sz="0" w:space="0" w:color="auto"/>
        <w:right w:val="none" w:sz="0" w:space="0" w:color="auto"/>
      </w:divBdr>
    </w:div>
    <w:div w:id="790246929">
      <w:marLeft w:val="640"/>
      <w:marRight w:val="0"/>
      <w:marTop w:val="0"/>
      <w:marBottom w:val="0"/>
      <w:divBdr>
        <w:top w:val="none" w:sz="0" w:space="0" w:color="auto"/>
        <w:left w:val="none" w:sz="0" w:space="0" w:color="auto"/>
        <w:bottom w:val="none" w:sz="0" w:space="0" w:color="auto"/>
        <w:right w:val="none" w:sz="0" w:space="0" w:color="auto"/>
      </w:divBdr>
    </w:div>
    <w:div w:id="790561759">
      <w:bodyDiv w:val="1"/>
      <w:marLeft w:val="0"/>
      <w:marRight w:val="0"/>
      <w:marTop w:val="0"/>
      <w:marBottom w:val="0"/>
      <w:divBdr>
        <w:top w:val="none" w:sz="0" w:space="0" w:color="auto"/>
        <w:left w:val="none" w:sz="0" w:space="0" w:color="auto"/>
        <w:bottom w:val="none" w:sz="0" w:space="0" w:color="auto"/>
        <w:right w:val="none" w:sz="0" w:space="0" w:color="auto"/>
      </w:divBdr>
    </w:div>
    <w:div w:id="791634402">
      <w:bodyDiv w:val="1"/>
      <w:marLeft w:val="0"/>
      <w:marRight w:val="0"/>
      <w:marTop w:val="0"/>
      <w:marBottom w:val="0"/>
      <w:divBdr>
        <w:top w:val="none" w:sz="0" w:space="0" w:color="auto"/>
        <w:left w:val="none" w:sz="0" w:space="0" w:color="auto"/>
        <w:bottom w:val="none" w:sz="0" w:space="0" w:color="auto"/>
        <w:right w:val="none" w:sz="0" w:space="0" w:color="auto"/>
      </w:divBdr>
    </w:div>
    <w:div w:id="791750279">
      <w:marLeft w:val="640"/>
      <w:marRight w:val="0"/>
      <w:marTop w:val="0"/>
      <w:marBottom w:val="0"/>
      <w:divBdr>
        <w:top w:val="none" w:sz="0" w:space="0" w:color="auto"/>
        <w:left w:val="none" w:sz="0" w:space="0" w:color="auto"/>
        <w:bottom w:val="none" w:sz="0" w:space="0" w:color="auto"/>
        <w:right w:val="none" w:sz="0" w:space="0" w:color="auto"/>
      </w:divBdr>
    </w:div>
    <w:div w:id="791897199">
      <w:marLeft w:val="640"/>
      <w:marRight w:val="0"/>
      <w:marTop w:val="0"/>
      <w:marBottom w:val="0"/>
      <w:divBdr>
        <w:top w:val="none" w:sz="0" w:space="0" w:color="auto"/>
        <w:left w:val="none" w:sz="0" w:space="0" w:color="auto"/>
        <w:bottom w:val="none" w:sz="0" w:space="0" w:color="auto"/>
        <w:right w:val="none" w:sz="0" w:space="0" w:color="auto"/>
      </w:divBdr>
    </w:div>
    <w:div w:id="791946416">
      <w:marLeft w:val="640"/>
      <w:marRight w:val="0"/>
      <w:marTop w:val="0"/>
      <w:marBottom w:val="0"/>
      <w:divBdr>
        <w:top w:val="none" w:sz="0" w:space="0" w:color="auto"/>
        <w:left w:val="none" w:sz="0" w:space="0" w:color="auto"/>
        <w:bottom w:val="none" w:sz="0" w:space="0" w:color="auto"/>
        <w:right w:val="none" w:sz="0" w:space="0" w:color="auto"/>
      </w:divBdr>
    </w:div>
    <w:div w:id="793210724">
      <w:marLeft w:val="640"/>
      <w:marRight w:val="0"/>
      <w:marTop w:val="0"/>
      <w:marBottom w:val="0"/>
      <w:divBdr>
        <w:top w:val="none" w:sz="0" w:space="0" w:color="auto"/>
        <w:left w:val="none" w:sz="0" w:space="0" w:color="auto"/>
        <w:bottom w:val="none" w:sz="0" w:space="0" w:color="auto"/>
        <w:right w:val="none" w:sz="0" w:space="0" w:color="auto"/>
      </w:divBdr>
    </w:div>
    <w:div w:id="793334177">
      <w:marLeft w:val="640"/>
      <w:marRight w:val="0"/>
      <w:marTop w:val="0"/>
      <w:marBottom w:val="0"/>
      <w:divBdr>
        <w:top w:val="none" w:sz="0" w:space="0" w:color="auto"/>
        <w:left w:val="none" w:sz="0" w:space="0" w:color="auto"/>
        <w:bottom w:val="none" w:sz="0" w:space="0" w:color="auto"/>
        <w:right w:val="none" w:sz="0" w:space="0" w:color="auto"/>
      </w:divBdr>
    </w:div>
    <w:div w:id="793595734">
      <w:marLeft w:val="640"/>
      <w:marRight w:val="0"/>
      <w:marTop w:val="0"/>
      <w:marBottom w:val="0"/>
      <w:divBdr>
        <w:top w:val="none" w:sz="0" w:space="0" w:color="auto"/>
        <w:left w:val="none" w:sz="0" w:space="0" w:color="auto"/>
        <w:bottom w:val="none" w:sz="0" w:space="0" w:color="auto"/>
        <w:right w:val="none" w:sz="0" w:space="0" w:color="auto"/>
      </w:divBdr>
    </w:div>
    <w:div w:id="794060673">
      <w:bodyDiv w:val="1"/>
      <w:marLeft w:val="0"/>
      <w:marRight w:val="0"/>
      <w:marTop w:val="0"/>
      <w:marBottom w:val="0"/>
      <w:divBdr>
        <w:top w:val="none" w:sz="0" w:space="0" w:color="auto"/>
        <w:left w:val="none" w:sz="0" w:space="0" w:color="auto"/>
        <w:bottom w:val="none" w:sz="0" w:space="0" w:color="auto"/>
        <w:right w:val="none" w:sz="0" w:space="0" w:color="auto"/>
      </w:divBdr>
      <w:divsChild>
        <w:div w:id="12071874">
          <w:marLeft w:val="480"/>
          <w:marRight w:val="0"/>
          <w:marTop w:val="0"/>
          <w:marBottom w:val="0"/>
          <w:divBdr>
            <w:top w:val="none" w:sz="0" w:space="0" w:color="auto"/>
            <w:left w:val="none" w:sz="0" w:space="0" w:color="auto"/>
            <w:bottom w:val="none" w:sz="0" w:space="0" w:color="auto"/>
            <w:right w:val="none" w:sz="0" w:space="0" w:color="auto"/>
          </w:divBdr>
        </w:div>
        <w:div w:id="28268351">
          <w:marLeft w:val="480"/>
          <w:marRight w:val="0"/>
          <w:marTop w:val="0"/>
          <w:marBottom w:val="0"/>
          <w:divBdr>
            <w:top w:val="none" w:sz="0" w:space="0" w:color="auto"/>
            <w:left w:val="none" w:sz="0" w:space="0" w:color="auto"/>
            <w:bottom w:val="none" w:sz="0" w:space="0" w:color="auto"/>
            <w:right w:val="none" w:sz="0" w:space="0" w:color="auto"/>
          </w:divBdr>
        </w:div>
        <w:div w:id="43142292">
          <w:marLeft w:val="480"/>
          <w:marRight w:val="0"/>
          <w:marTop w:val="0"/>
          <w:marBottom w:val="0"/>
          <w:divBdr>
            <w:top w:val="none" w:sz="0" w:space="0" w:color="auto"/>
            <w:left w:val="none" w:sz="0" w:space="0" w:color="auto"/>
            <w:bottom w:val="none" w:sz="0" w:space="0" w:color="auto"/>
            <w:right w:val="none" w:sz="0" w:space="0" w:color="auto"/>
          </w:divBdr>
        </w:div>
        <w:div w:id="68506655">
          <w:marLeft w:val="480"/>
          <w:marRight w:val="0"/>
          <w:marTop w:val="0"/>
          <w:marBottom w:val="0"/>
          <w:divBdr>
            <w:top w:val="none" w:sz="0" w:space="0" w:color="auto"/>
            <w:left w:val="none" w:sz="0" w:space="0" w:color="auto"/>
            <w:bottom w:val="none" w:sz="0" w:space="0" w:color="auto"/>
            <w:right w:val="none" w:sz="0" w:space="0" w:color="auto"/>
          </w:divBdr>
        </w:div>
        <w:div w:id="147719428">
          <w:marLeft w:val="480"/>
          <w:marRight w:val="0"/>
          <w:marTop w:val="0"/>
          <w:marBottom w:val="0"/>
          <w:divBdr>
            <w:top w:val="none" w:sz="0" w:space="0" w:color="auto"/>
            <w:left w:val="none" w:sz="0" w:space="0" w:color="auto"/>
            <w:bottom w:val="none" w:sz="0" w:space="0" w:color="auto"/>
            <w:right w:val="none" w:sz="0" w:space="0" w:color="auto"/>
          </w:divBdr>
        </w:div>
        <w:div w:id="159397222">
          <w:marLeft w:val="480"/>
          <w:marRight w:val="0"/>
          <w:marTop w:val="0"/>
          <w:marBottom w:val="0"/>
          <w:divBdr>
            <w:top w:val="none" w:sz="0" w:space="0" w:color="auto"/>
            <w:left w:val="none" w:sz="0" w:space="0" w:color="auto"/>
            <w:bottom w:val="none" w:sz="0" w:space="0" w:color="auto"/>
            <w:right w:val="none" w:sz="0" w:space="0" w:color="auto"/>
          </w:divBdr>
        </w:div>
        <w:div w:id="207256646">
          <w:marLeft w:val="480"/>
          <w:marRight w:val="0"/>
          <w:marTop w:val="0"/>
          <w:marBottom w:val="0"/>
          <w:divBdr>
            <w:top w:val="none" w:sz="0" w:space="0" w:color="auto"/>
            <w:left w:val="none" w:sz="0" w:space="0" w:color="auto"/>
            <w:bottom w:val="none" w:sz="0" w:space="0" w:color="auto"/>
            <w:right w:val="none" w:sz="0" w:space="0" w:color="auto"/>
          </w:divBdr>
        </w:div>
        <w:div w:id="216748886">
          <w:marLeft w:val="480"/>
          <w:marRight w:val="0"/>
          <w:marTop w:val="0"/>
          <w:marBottom w:val="0"/>
          <w:divBdr>
            <w:top w:val="none" w:sz="0" w:space="0" w:color="auto"/>
            <w:left w:val="none" w:sz="0" w:space="0" w:color="auto"/>
            <w:bottom w:val="none" w:sz="0" w:space="0" w:color="auto"/>
            <w:right w:val="none" w:sz="0" w:space="0" w:color="auto"/>
          </w:divBdr>
        </w:div>
        <w:div w:id="221447884">
          <w:marLeft w:val="480"/>
          <w:marRight w:val="0"/>
          <w:marTop w:val="0"/>
          <w:marBottom w:val="0"/>
          <w:divBdr>
            <w:top w:val="none" w:sz="0" w:space="0" w:color="auto"/>
            <w:left w:val="none" w:sz="0" w:space="0" w:color="auto"/>
            <w:bottom w:val="none" w:sz="0" w:space="0" w:color="auto"/>
            <w:right w:val="none" w:sz="0" w:space="0" w:color="auto"/>
          </w:divBdr>
        </w:div>
        <w:div w:id="268664236">
          <w:marLeft w:val="480"/>
          <w:marRight w:val="0"/>
          <w:marTop w:val="0"/>
          <w:marBottom w:val="0"/>
          <w:divBdr>
            <w:top w:val="none" w:sz="0" w:space="0" w:color="auto"/>
            <w:left w:val="none" w:sz="0" w:space="0" w:color="auto"/>
            <w:bottom w:val="none" w:sz="0" w:space="0" w:color="auto"/>
            <w:right w:val="none" w:sz="0" w:space="0" w:color="auto"/>
          </w:divBdr>
        </w:div>
        <w:div w:id="419330056">
          <w:marLeft w:val="480"/>
          <w:marRight w:val="0"/>
          <w:marTop w:val="0"/>
          <w:marBottom w:val="0"/>
          <w:divBdr>
            <w:top w:val="none" w:sz="0" w:space="0" w:color="auto"/>
            <w:left w:val="none" w:sz="0" w:space="0" w:color="auto"/>
            <w:bottom w:val="none" w:sz="0" w:space="0" w:color="auto"/>
            <w:right w:val="none" w:sz="0" w:space="0" w:color="auto"/>
          </w:divBdr>
        </w:div>
        <w:div w:id="422603450">
          <w:marLeft w:val="480"/>
          <w:marRight w:val="0"/>
          <w:marTop w:val="0"/>
          <w:marBottom w:val="0"/>
          <w:divBdr>
            <w:top w:val="none" w:sz="0" w:space="0" w:color="auto"/>
            <w:left w:val="none" w:sz="0" w:space="0" w:color="auto"/>
            <w:bottom w:val="none" w:sz="0" w:space="0" w:color="auto"/>
            <w:right w:val="none" w:sz="0" w:space="0" w:color="auto"/>
          </w:divBdr>
        </w:div>
        <w:div w:id="459955676">
          <w:marLeft w:val="480"/>
          <w:marRight w:val="0"/>
          <w:marTop w:val="0"/>
          <w:marBottom w:val="0"/>
          <w:divBdr>
            <w:top w:val="none" w:sz="0" w:space="0" w:color="auto"/>
            <w:left w:val="none" w:sz="0" w:space="0" w:color="auto"/>
            <w:bottom w:val="none" w:sz="0" w:space="0" w:color="auto"/>
            <w:right w:val="none" w:sz="0" w:space="0" w:color="auto"/>
          </w:divBdr>
        </w:div>
        <w:div w:id="479152063">
          <w:marLeft w:val="480"/>
          <w:marRight w:val="0"/>
          <w:marTop w:val="0"/>
          <w:marBottom w:val="0"/>
          <w:divBdr>
            <w:top w:val="none" w:sz="0" w:space="0" w:color="auto"/>
            <w:left w:val="none" w:sz="0" w:space="0" w:color="auto"/>
            <w:bottom w:val="none" w:sz="0" w:space="0" w:color="auto"/>
            <w:right w:val="none" w:sz="0" w:space="0" w:color="auto"/>
          </w:divBdr>
        </w:div>
        <w:div w:id="519003799">
          <w:marLeft w:val="480"/>
          <w:marRight w:val="0"/>
          <w:marTop w:val="0"/>
          <w:marBottom w:val="0"/>
          <w:divBdr>
            <w:top w:val="none" w:sz="0" w:space="0" w:color="auto"/>
            <w:left w:val="none" w:sz="0" w:space="0" w:color="auto"/>
            <w:bottom w:val="none" w:sz="0" w:space="0" w:color="auto"/>
            <w:right w:val="none" w:sz="0" w:space="0" w:color="auto"/>
          </w:divBdr>
        </w:div>
        <w:div w:id="558706703">
          <w:marLeft w:val="480"/>
          <w:marRight w:val="0"/>
          <w:marTop w:val="0"/>
          <w:marBottom w:val="0"/>
          <w:divBdr>
            <w:top w:val="none" w:sz="0" w:space="0" w:color="auto"/>
            <w:left w:val="none" w:sz="0" w:space="0" w:color="auto"/>
            <w:bottom w:val="none" w:sz="0" w:space="0" w:color="auto"/>
            <w:right w:val="none" w:sz="0" w:space="0" w:color="auto"/>
          </w:divBdr>
        </w:div>
        <w:div w:id="615721863">
          <w:marLeft w:val="480"/>
          <w:marRight w:val="0"/>
          <w:marTop w:val="0"/>
          <w:marBottom w:val="0"/>
          <w:divBdr>
            <w:top w:val="none" w:sz="0" w:space="0" w:color="auto"/>
            <w:left w:val="none" w:sz="0" w:space="0" w:color="auto"/>
            <w:bottom w:val="none" w:sz="0" w:space="0" w:color="auto"/>
            <w:right w:val="none" w:sz="0" w:space="0" w:color="auto"/>
          </w:divBdr>
        </w:div>
        <w:div w:id="623467167">
          <w:marLeft w:val="480"/>
          <w:marRight w:val="0"/>
          <w:marTop w:val="0"/>
          <w:marBottom w:val="0"/>
          <w:divBdr>
            <w:top w:val="none" w:sz="0" w:space="0" w:color="auto"/>
            <w:left w:val="none" w:sz="0" w:space="0" w:color="auto"/>
            <w:bottom w:val="none" w:sz="0" w:space="0" w:color="auto"/>
            <w:right w:val="none" w:sz="0" w:space="0" w:color="auto"/>
          </w:divBdr>
        </w:div>
        <w:div w:id="794102737">
          <w:marLeft w:val="480"/>
          <w:marRight w:val="0"/>
          <w:marTop w:val="0"/>
          <w:marBottom w:val="0"/>
          <w:divBdr>
            <w:top w:val="none" w:sz="0" w:space="0" w:color="auto"/>
            <w:left w:val="none" w:sz="0" w:space="0" w:color="auto"/>
            <w:bottom w:val="none" w:sz="0" w:space="0" w:color="auto"/>
            <w:right w:val="none" w:sz="0" w:space="0" w:color="auto"/>
          </w:divBdr>
        </w:div>
        <w:div w:id="816578581">
          <w:marLeft w:val="480"/>
          <w:marRight w:val="0"/>
          <w:marTop w:val="0"/>
          <w:marBottom w:val="0"/>
          <w:divBdr>
            <w:top w:val="none" w:sz="0" w:space="0" w:color="auto"/>
            <w:left w:val="none" w:sz="0" w:space="0" w:color="auto"/>
            <w:bottom w:val="none" w:sz="0" w:space="0" w:color="auto"/>
            <w:right w:val="none" w:sz="0" w:space="0" w:color="auto"/>
          </w:divBdr>
        </w:div>
        <w:div w:id="869803726">
          <w:marLeft w:val="480"/>
          <w:marRight w:val="0"/>
          <w:marTop w:val="0"/>
          <w:marBottom w:val="0"/>
          <w:divBdr>
            <w:top w:val="none" w:sz="0" w:space="0" w:color="auto"/>
            <w:left w:val="none" w:sz="0" w:space="0" w:color="auto"/>
            <w:bottom w:val="none" w:sz="0" w:space="0" w:color="auto"/>
            <w:right w:val="none" w:sz="0" w:space="0" w:color="auto"/>
          </w:divBdr>
        </w:div>
        <w:div w:id="938686161">
          <w:marLeft w:val="480"/>
          <w:marRight w:val="0"/>
          <w:marTop w:val="0"/>
          <w:marBottom w:val="0"/>
          <w:divBdr>
            <w:top w:val="none" w:sz="0" w:space="0" w:color="auto"/>
            <w:left w:val="none" w:sz="0" w:space="0" w:color="auto"/>
            <w:bottom w:val="none" w:sz="0" w:space="0" w:color="auto"/>
            <w:right w:val="none" w:sz="0" w:space="0" w:color="auto"/>
          </w:divBdr>
        </w:div>
        <w:div w:id="959607764">
          <w:marLeft w:val="480"/>
          <w:marRight w:val="0"/>
          <w:marTop w:val="0"/>
          <w:marBottom w:val="0"/>
          <w:divBdr>
            <w:top w:val="none" w:sz="0" w:space="0" w:color="auto"/>
            <w:left w:val="none" w:sz="0" w:space="0" w:color="auto"/>
            <w:bottom w:val="none" w:sz="0" w:space="0" w:color="auto"/>
            <w:right w:val="none" w:sz="0" w:space="0" w:color="auto"/>
          </w:divBdr>
        </w:div>
        <w:div w:id="1009454126">
          <w:marLeft w:val="480"/>
          <w:marRight w:val="0"/>
          <w:marTop w:val="0"/>
          <w:marBottom w:val="0"/>
          <w:divBdr>
            <w:top w:val="none" w:sz="0" w:space="0" w:color="auto"/>
            <w:left w:val="none" w:sz="0" w:space="0" w:color="auto"/>
            <w:bottom w:val="none" w:sz="0" w:space="0" w:color="auto"/>
            <w:right w:val="none" w:sz="0" w:space="0" w:color="auto"/>
          </w:divBdr>
        </w:div>
        <w:div w:id="1067844925">
          <w:marLeft w:val="480"/>
          <w:marRight w:val="0"/>
          <w:marTop w:val="0"/>
          <w:marBottom w:val="0"/>
          <w:divBdr>
            <w:top w:val="none" w:sz="0" w:space="0" w:color="auto"/>
            <w:left w:val="none" w:sz="0" w:space="0" w:color="auto"/>
            <w:bottom w:val="none" w:sz="0" w:space="0" w:color="auto"/>
            <w:right w:val="none" w:sz="0" w:space="0" w:color="auto"/>
          </w:divBdr>
        </w:div>
        <w:div w:id="1105349139">
          <w:marLeft w:val="480"/>
          <w:marRight w:val="0"/>
          <w:marTop w:val="0"/>
          <w:marBottom w:val="0"/>
          <w:divBdr>
            <w:top w:val="none" w:sz="0" w:space="0" w:color="auto"/>
            <w:left w:val="none" w:sz="0" w:space="0" w:color="auto"/>
            <w:bottom w:val="none" w:sz="0" w:space="0" w:color="auto"/>
            <w:right w:val="none" w:sz="0" w:space="0" w:color="auto"/>
          </w:divBdr>
        </w:div>
        <w:div w:id="1123424750">
          <w:marLeft w:val="480"/>
          <w:marRight w:val="0"/>
          <w:marTop w:val="0"/>
          <w:marBottom w:val="0"/>
          <w:divBdr>
            <w:top w:val="none" w:sz="0" w:space="0" w:color="auto"/>
            <w:left w:val="none" w:sz="0" w:space="0" w:color="auto"/>
            <w:bottom w:val="none" w:sz="0" w:space="0" w:color="auto"/>
            <w:right w:val="none" w:sz="0" w:space="0" w:color="auto"/>
          </w:divBdr>
        </w:div>
        <w:div w:id="1129401318">
          <w:marLeft w:val="480"/>
          <w:marRight w:val="0"/>
          <w:marTop w:val="0"/>
          <w:marBottom w:val="0"/>
          <w:divBdr>
            <w:top w:val="none" w:sz="0" w:space="0" w:color="auto"/>
            <w:left w:val="none" w:sz="0" w:space="0" w:color="auto"/>
            <w:bottom w:val="none" w:sz="0" w:space="0" w:color="auto"/>
            <w:right w:val="none" w:sz="0" w:space="0" w:color="auto"/>
          </w:divBdr>
        </w:div>
        <w:div w:id="1186627337">
          <w:marLeft w:val="480"/>
          <w:marRight w:val="0"/>
          <w:marTop w:val="0"/>
          <w:marBottom w:val="0"/>
          <w:divBdr>
            <w:top w:val="none" w:sz="0" w:space="0" w:color="auto"/>
            <w:left w:val="none" w:sz="0" w:space="0" w:color="auto"/>
            <w:bottom w:val="none" w:sz="0" w:space="0" w:color="auto"/>
            <w:right w:val="none" w:sz="0" w:space="0" w:color="auto"/>
          </w:divBdr>
        </w:div>
        <w:div w:id="1207375836">
          <w:marLeft w:val="480"/>
          <w:marRight w:val="0"/>
          <w:marTop w:val="0"/>
          <w:marBottom w:val="0"/>
          <w:divBdr>
            <w:top w:val="none" w:sz="0" w:space="0" w:color="auto"/>
            <w:left w:val="none" w:sz="0" w:space="0" w:color="auto"/>
            <w:bottom w:val="none" w:sz="0" w:space="0" w:color="auto"/>
            <w:right w:val="none" w:sz="0" w:space="0" w:color="auto"/>
          </w:divBdr>
        </w:div>
        <w:div w:id="1223523979">
          <w:marLeft w:val="480"/>
          <w:marRight w:val="0"/>
          <w:marTop w:val="0"/>
          <w:marBottom w:val="0"/>
          <w:divBdr>
            <w:top w:val="none" w:sz="0" w:space="0" w:color="auto"/>
            <w:left w:val="none" w:sz="0" w:space="0" w:color="auto"/>
            <w:bottom w:val="none" w:sz="0" w:space="0" w:color="auto"/>
            <w:right w:val="none" w:sz="0" w:space="0" w:color="auto"/>
          </w:divBdr>
        </w:div>
        <w:div w:id="1317346065">
          <w:marLeft w:val="480"/>
          <w:marRight w:val="0"/>
          <w:marTop w:val="0"/>
          <w:marBottom w:val="0"/>
          <w:divBdr>
            <w:top w:val="none" w:sz="0" w:space="0" w:color="auto"/>
            <w:left w:val="none" w:sz="0" w:space="0" w:color="auto"/>
            <w:bottom w:val="none" w:sz="0" w:space="0" w:color="auto"/>
            <w:right w:val="none" w:sz="0" w:space="0" w:color="auto"/>
          </w:divBdr>
        </w:div>
        <w:div w:id="1375302322">
          <w:marLeft w:val="480"/>
          <w:marRight w:val="0"/>
          <w:marTop w:val="0"/>
          <w:marBottom w:val="0"/>
          <w:divBdr>
            <w:top w:val="none" w:sz="0" w:space="0" w:color="auto"/>
            <w:left w:val="none" w:sz="0" w:space="0" w:color="auto"/>
            <w:bottom w:val="none" w:sz="0" w:space="0" w:color="auto"/>
            <w:right w:val="none" w:sz="0" w:space="0" w:color="auto"/>
          </w:divBdr>
        </w:div>
        <w:div w:id="1408961246">
          <w:marLeft w:val="480"/>
          <w:marRight w:val="0"/>
          <w:marTop w:val="0"/>
          <w:marBottom w:val="0"/>
          <w:divBdr>
            <w:top w:val="none" w:sz="0" w:space="0" w:color="auto"/>
            <w:left w:val="none" w:sz="0" w:space="0" w:color="auto"/>
            <w:bottom w:val="none" w:sz="0" w:space="0" w:color="auto"/>
            <w:right w:val="none" w:sz="0" w:space="0" w:color="auto"/>
          </w:divBdr>
        </w:div>
        <w:div w:id="1411997180">
          <w:marLeft w:val="480"/>
          <w:marRight w:val="0"/>
          <w:marTop w:val="0"/>
          <w:marBottom w:val="0"/>
          <w:divBdr>
            <w:top w:val="none" w:sz="0" w:space="0" w:color="auto"/>
            <w:left w:val="none" w:sz="0" w:space="0" w:color="auto"/>
            <w:bottom w:val="none" w:sz="0" w:space="0" w:color="auto"/>
            <w:right w:val="none" w:sz="0" w:space="0" w:color="auto"/>
          </w:divBdr>
        </w:div>
        <w:div w:id="1412778934">
          <w:marLeft w:val="480"/>
          <w:marRight w:val="0"/>
          <w:marTop w:val="0"/>
          <w:marBottom w:val="0"/>
          <w:divBdr>
            <w:top w:val="none" w:sz="0" w:space="0" w:color="auto"/>
            <w:left w:val="none" w:sz="0" w:space="0" w:color="auto"/>
            <w:bottom w:val="none" w:sz="0" w:space="0" w:color="auto"/>
            <w:right w:val="none" w:sz="0" w:space="0" w:color="auto"/>
          </w:divBdr>
        </w:div>
        <w:div w:id="1413895826">
          <w:marLeft w:val="480"/>
          <w:marRight w:val="0"/>
          <w:marTop w:val="0"/>
          <w:marBottom w:val="0"/>
          <w:divBdr>
            <w:top w:val="none" w:sz="0" w:space="0" w:color="auto"/>
            <w:left w:val="none" w:sz="0" w:space="0" w:color="auto"/>
            <w:bottom w:val="none" w:sz="0" w:space="0" w:color="auto"/>
            <w:right w:val="none" w:sz="0" w:space="0" w:color="auto"/>
          </w:divBdr>
        </w:div>
        <w:div w:id="1416127418">
          <w:marLeft w:val="480"/>
          <w:marRight w:val="0"/>
          <w:marTop w:val="0"/>
          <w:marBottom w:val="0"/>
          <w:divBdr>
            <w:top w:val="none" w:sz="0" w:space="0" w:color="auto"/>
            <w:left w:val="none" w:sz="0" w:space="0" w:color="auto"/>
            <w:bottom w:val="none" w:sz="0" w:space="0" w:color="auto"/>
            <w:right w:val="none" w:sz="0" w:space="0" w:color="auto"/>
          </w:divBdr>
        </w:div>
        <w:div w:id="1417246732">
          <w:marLeft w:val="480"/>
          <w:marRight w:val="0"/>
          <w:marTop w:val="0"/>
          <w:marBottom w:val="0"/>
          <w:divBdr>
            <w:top w:val="none" w:sz="0" w:space="0" w:color="auto"/>
            <w:left w:val="none" w:sz="0" w:space="0" w:color="auto"/>
            <w:bottom w:val="none" w:sz="0" w:space="0" w:color="auto"/>
            <w:right w:val="none" w:sz="0" w:space="0" w:color="auto"/>
          </w:divBdr>
        </w:div>
        <w:div w:id="1447432909">
          <w:marLeft w:val="480"/>
          <w:marRight w:val="0"/>
          <w:marTop w:val="0"/>
          <w:marBottom w:val="0"/>
          <w:divBdr>
            <w:top w:val="none" w:sz="0" w:space="0" w:color="auto"/>
            <w:left w:val="none" w:sz="0" w:space="0" w:color="auto"/>
            <w:bottom w:val="none" w:sz="0" w:space="0" w:color="auto"/>
            <w:right w:val="none" w:sz="0" w:space="0" w:color="auto"/>
          </w:divBdr>
        </w:div>
        <w:div w:id="1480346600">
          <w:marLeft w:val="480"/>
          <w:marRight w:val="0"/>
          <w:marTop w:val="0"/>
          <w:marBottom w:val="0"/>
          <w:divBdr>
            <w:top w:val="none" w:sz="0" w:space="0" w:color="auto"/>
            <w:left w:val="none" w:sz="0" w:space="0" w:color="auto"/>
            <w:bottom w:val="none" w:sz="0" w:space="0" w:color="auto"/>
            <w:right w:val="none" w:sz="0" w:space="0" w:color="auto"/>
          </w:divBdr>
        </w:div>
        <w:div w:id="1529296820">
          <w:marLeft w:val="480"/>
          <w:marRight w:val="0"/>
          <w:marTop w:val="0"/>
          <w:marBottom w:val="0"/>
          <w:divBdr>
            <w:top w:val="none" w:sz="0" w:space="0" w:color="auto"/>
            <w:left w:val="none" w:sz="0" w:space="0" w:color="auto"/>
            <w:bottom w:val="none" w:sz="0" w:space="0" w:color="auto"/>
            <w:right w:val="none" w:sz="0" w:space="0" w:color="auto"/>
          </w:divBdr>
        </w:div>
        <w:div w:id="1548839686">
          <w:marLeft w:val="480"/>
          <w:marRight w:val="0"/>
          <w:marTop w:val="0"/>
          <w:marBottom w:val="0"/>
          <w:divBdr>
            <w:top w:val="none" w:sz="0" w:space="0" w:color="auto"/>
            <w:left w:val="none" w:sz="0" w:space="0" w:color="auto"/>
            <w:bottom w:val="none" w:sz="0" w:space="0" w:color="auto"/>
            <w:right w:val="none" w:sz="0" w:space="0" w:color="auto"/>
          </w:divBdr>
        </w:div>
        <w:div w:id="1578860119">
          <w:marLeft w:val="480"/>
          <w:marRight w:val="0"/>
          <w:marTop w:val="0"/>
          <w:marBottom w:val="0"/>
          <w:divBdr>
            <w:top w:val="none" w:sz="0" w:space="0" w:color="auto"/>
            <w:left w:val="none" w:sz="0" w:space="0" w:color="auto"/>
            <w:bottom w:val="none" w:sz="0" w:space="0" w:color="auto"/>
            <w:right w:val="none" w:sz="0" w:space="0" w:color="auto"/>
          </w:divBdr>
        </w:div>
        <w:div w:id="1592930950">
          <w:marLeft w:val="480"/>
          <w:marRight w:val="0"/>
          <w:marTop w:val="0"/>
          <w:marBottom w:val="0"/>
          <w:divBdr>
            <w:top w:val="none" w:sz="0" w:space="0" w:color="auto"/>
            <w:left w:val="none" w:sz="0" w:space="0" w:color="auto"/>
            <w:bottom w:val="none" w:sz="0" w:space="0" w:color="auto"/>
            <w:right w:val="none" w:sz="0" w:space="0" w:color="auto"/>
          </w:divBdr>
        </w:div>
        <w:div w:id="1701584509">
          <w:marLeft w:val="480"/>
          <w:marRight w:val="0"/>
          <w:marTop w:val="0"/>
          <w:marBottom w:val="0"/>
          <w:divBdr>
            <w:top w:val="none" w:sz="0" w:space="0" w:color="auto"/>
            <w:left w:val="none" w:sz="0" w:space="0" w:color="auto"/>
            <w:bottom w:val="none" w:sz="0" w:space="0" w:color="auto"/>
            <w:right w:val="none" w:sz="0" w:space="0" w:color="auto"/>
          </w:divBdr>
        </w:div>
        <w:div w:id="1728340377">
          <w:marLeft w:val="480"/>
          <w:marRight w:val="0"/>
          <w:marTop w:val="0"/>
          <w:marBottom w:val="0"/>
          <w:divBdr>
            <w:top w:val="none" w:sz="0" w:space="0" w:color="auto"/>
            <w:left w:val="none" w:sz="0" w:space="0" w:color="auto"/>
            <w:bottom w:val="none" w:sz="0" w:space="0" w:color="auto"/>
            <w:right w:val="none" w:sz="0" w:space="0" w:color="auto"/>
          </w:divBdr>
        </w:div>
        <w:div w:id="1736125658">
          <w:marLeft w:val="480"/>
          <w:marRight w:val="0"/>
          <w:marTop w:val="0"/>
          <w:marBottom w:val="0"/>
          <w:divBdr>
            <w:top w:val="none" w:sz="0" w:space="0" w:color="auto"/>
            <w:left w:val="none" w:sz="0" w:space="0" w:color="auto"/>
            <w:bottom w:val="none" w:sz="0" w:space="0" w:color="auto"/>
            <w:right w:val="none" w:sz="0" w:space="0" w:color="auto"/>
          </w:divBdr>
        </w:div>
        <w:div w:id="1741557656">
          <w:marLeft w:val="480"/>
          <w:marRight w:val="0"/>
          <w:marTop w:val="0"/>
          <w:marBottom w:val="0"/>
          <w:divBdr>
            <w:top w:val="none" w:sz="0" w:space="0" w:color="auto"/>
            <w:left w:val="none" w:sz="0" w:space="0" w:color="auto"/>
            <w:bottom w:val="none" w:sz="0" w:space="0" w:color="auto"/>
            <w:right w:val="none" w:sz="0" w:space="0" w:color="auto"/>
          </w:divBdr>
        </w:div>
        <w:div w:id="1921332829">
          <w:marLeft w:val="480"/>
          <w:marRight w:val="0"/>
          <w:marTop w:val="0"/>
          <w:marBottom w:val="0"/>
          <w:divBdr>
            <w:top w:val="none" w:sz="0" w:space="0" w:color="auto"/>
            <w:left w:val="none" w:sz="0" w:space="0" w:color="auto"/>
            <w:bottom w:val="none" w:sz="0" w:space="0" w:color="auto"/>
            <w:right w:val="none" w:sz="0" w:space="0" w:color="auto"/>
          </w:divBdr>
        </w:div>
        <w:div w:id="1940216110">
          <w:marLeft w:val="480"/>
          <w:marRight w:val="0"/>
          <w:marTop w:val="0"/>
          <w:marBottom w:val="0"/>
          <w:divBdr>
            <w:top w:val="none" w:sz="0" w:space="0" w:color="auto"/>
            <w:left w:val="none" w:sz="0" w:space="0" w:color="auto"/>
            <w:bottom w:val="none" w:sz="0" w:space="0" w:color="auto"/>
            <w:right w:val="none" w:sz="0" w:space="0" w:color="auto"/>
          </w:divBdr>
        </w:div>
        <w:div w:id="1969236726">
          <w:marLeft w:val="480"/>
          <w:marRight w:val="0"/>
          <w:marTop w:val="0"/>
          <w:marBottom w:val="0"/>
          <w:divBdr>
            <w:top w:val="none" w:sz="0" w:space="0" w:color="auto"/>
            <w:left w:val="none" w:sz="0" w:space="0" w:color="auto"/>
            <w:bottom w:val="none" w:sz="0" w:space="0" w:color="auto"/>
            <w:right w:val="none" w:sz="0" w:space="0" w:color="auto"/>
          </w:divBdr>
        </w:div>
        <w:div w:id="2048750592">
          <w:marLeft w:val="480"/>
          <w:marRight w:val="0"/>
          <w:marTop w:val="0"/>
          <w:marBottom w:val="0"/>
          <w:divBdr>
            <w:top w:val="none" w:sz="0" w:space="0" w:color="auto"/>
            <w:left w:val="none" w:sz="0" w:space="0" w:color="auto"/>
            <w:bottom w:val="none" w:sz="0" w:space="0" w:color="auto"/>
            <w:right w:val="none" w:sz="0" w:space="0" w:color="auto"/>
          </w:divBdr>
        </w:div>
        <w:div w:id="2109695639">
          <w:marLeft w:val="480"/>
          <w:marRight w:val="0"/>
          <w:marTop w:val="0"/>
          <w:marBottom w:val="0"/>
          <w:divBdr>
            <w:top w:val="none" w:sz="0" w:space="0" w:color="auto"/>
            <w:left w:val="none" w:sz="0" w:space="0" w:color="auto"/>
            <w:bottom w:val="none" w:sz="0" w:space="0" w:color="auto"/>
            <w:right w:val="none" w:sz="0" w:space="0" w:color="auto"/>
          </w:divBdr>
        </w:div>
      </w:divsChild>
    </w:div>
    <w:div w:id="794181499">
      <w:marLeft w:val="640"/>
      <w:marRight w:val="0"/>
      <w:marTop w:val="0"/>
      <w:marBottom w:val="0"/>
      <w:divBdr>
        <w:top w:val="none" w:sz="0" w:space="0" w:color="auto"/>
        <w:left w:val="none" w:sz="0" w:space="0" w:color="auto"/>
        <w:bottom w:val="none" w:sz="0" w:space="0" w:color="auto"/>
        <w:right w:val="none" w:sz="0" w:space="0" w:color="auto"/>
      </w:divBdr>
    </w:div>
    <w:div w:id="794564045">
      <w:marLeft w:val="640"/>
      <w:marRight w:val="0"/>
      <w:marTop w:val="0"/>
      <w:marBottom w:val="0"/>
      <w:divBdr>
        <w:top w:val="none" w:sz="0" w:space="0" w:color="auto"/>
        <w:left w:val="none" w:sz="0" w:space="0" w:color="auto"/>
        <w:bottom w:val="none" w:sz="0" w:space="0" w:color="auto"/>
        <w:right w:val="none" w:sz="0" w:space="0" w:color="auto"/>
      </w:divBdr>
    </w:div>
    <w:div w:id="794635389">
      <w:marLeft w:val="640"/>
      <w:marRight w:val="0"/>
      <w:marTop w:val="0"/>
      <w:marBottom w:val="0"/>
      <w:divBdr>
        <w:top w:val="none" w:sz="0" w:space="0" w:color="auto"/>
        <w:left w:val="none" w:sz="0" w:space="0" w:color="auto"/>
        <w:bottom w:val="none" w:sz="0" w:space="0" w:color="auto"/>
        <w:right w:val="none" w:sz="0" w:space="0" w:color="auto"/>
      </w:divBdr>
    </w:div>
    <w:div w:id="794830368">
      <w:marLeft w:val="640"/>
      <w:marRight w:val="0"/>
      <w:marTop w:val="0"/>
      <w:marBottom w:val="0"/>
      <w:divBdr>
        <w:top w:val="none" w:sz="0" w:space="0" w:color="auto"/>
        <w:left w:val="none" w:sz="0" w:space="0" w:color="auto"/>
        <w:bottom w:val="none" w:sz="0" w:space="0" w:color="auto"/>
        <w:right w:val="none" w:sz="0" w:space="0" w:color="auto"/>
      </w:divBdr>
    </w:div>
    <w:div w:id="795635414">
      <w:marLeft w:val="640"/>
      <w:marRight w:val="0"/>
      <w:marTop w:val="0"/>
      <w:marBottom w:val="0"/>
      <w:divBdr>
        <w:top w:val="none" w:sz="0" w:space="0" w:color="auto"/>
        <w:left w:val="none" w:sz="0" w:space="0" w:color="auto"/>
        <w:bottom w:val="none" w:sz="0" w:space="0" w:color="auto"/>
        <w:right w:val="none" w:sz="0" w:space="0" w:color="auto"/>
      </w:divBdr>
    </w:div>
    <w:div w:id="796216811">
      <w:marLeft w:val="640"/>
      <w:marRight w:val="0"/>
      <w:marTop w:val="0"/>
      <w:marBottom w:val="0"/>
      <w:divBdr>
        <w:top w:val="none" w:sz="0" w:space="0" w:color="auto"/>
        <w:left w:val="none" w:sz="0" w:space="0" w:color="auto"/>
        <w:bottom w:val="none" w:sz="0" w:space="0" w:color="auto"/>
        <w:right w:val="none" w:sz="0" w:space="0" w:color="auto"/>
      </w:divBdr>
    </w:div>
    <w:div w:id="796724530">
      <w:marLeft w:val="640"/>
      <w:marRight w:val="0"/>
      <w:marTop w:val="0"/>
      <w:marBottom w:val="0"/>
      <w:divBdr>
        <w:top w:val="none" w:sz="0" w:space="0" w:color="auto"/>
        <w:left w:val="none" w:sz="0" w:space="0" w:color="auto"/>
        <w:bottom w:val="none" w:sz="0" w:space="0" w:color="auto"/>
        <w:right w:val="none" w:sz="0" w:space="0" w:color="auto"/>
      </w:divBdr>
    </w:div>
    <w:div w:id="796797575">
      <w:bodyDiv w:val="1"/>
      <w:marLeft w:val="0"/>
      <w:marRight w:val="0"/>
      <w:marTop w:val="0"/>
      <w:marBottom w:val="0"/>
      <w:divBdr>
        <w:top w:val="none" w:sz="0" w:space="0" w:color="auto"/>
        <w:left w:val="none" w:sz="0" w:space="0" w:color="auto"/>
        <w:bottom w:val="none" w:sz="0" w:space="0" w:color="auto"/>
        <w:right w:val="none" w:sz="0" w:space="0" w:color="auto"/>
      </w:divBdr>
    </w:div>
    <w:div w:id="796875854">
      <w:bodyDiv w:val="1"/>
      <w:marLeft w:val="0"/>
      <w:marRight w:val="0"/>
      <w:marTop w:val="0"/>
      <w:marBottom w:val="0"/>
      <w:divBdr>
        <w:top w:val="none" w:sz="0" w:space="0" w:color="auto"/>
        <w:left w:val="none" w:sz="0" w:space="0" w:color="auto"/>
        <w:bottom w:val="none" w:sz="0" w:space="0" w:color="auto"/>
        <w:right w:val="none" w:sz="0" w:space="0" w:color="auto"/>
      </w:divBdr>
    </w:div>
    <w:div w:id="797576816">
      <w:bodyDiv w:val="1"/>
      <w:marLeft w:val="0"/>
      <w:marRight w:val="0"/>
      <w:marTop w:val="0"/>
      <w:marBottom w:val="0"/>
      <w:divBdr>
        <w:top w:val="none" w:sz="0" w:space="0" w:color="auto"/>
        <w:left w:val="none" w:sz="0" w:space="0" w:color="auto"/>
        <w:bottom w:val="none" w:sz="0" w:space="0" w:color="auto"/>
        <w:right w:val="none" w:sz="0" w:space="0" w:color="auto"/>
      </w:divBdr>
    </w:div>
    <w:div w:id="797727393">
      <w:marLeft w:val="640"/>
      <w:marRight w:val="0"/>
      <w:marTop w:val="0"/>
      <w:marBottom w:val="0"/>
      <w:divBdr>
        <w:top w:val="none" w:sz="0" w:space="0" w:color="auto"/>
        <w:left w:val="none" w:sz="0" w:space="0" w:color="auto"/>
        <w:bottom w:val="none" w:sz="0" w:space="0" w:color="auto"/>
        <w:right w:val="none" w:sz="0" w:space="0" w:color="auto"/>
      </w:divBdr>
    </w:div>
    <w:div w:id="797839133">
      <w:marLeft w:val="640"/>
      <w:marRight w:val="0"/>
      <w:marTop w:val="0"/>
      <w:marBottom w:val="0"/>
      <w:divBdr>
        <w:top w:val="none" w:sz="0" w:space="0" w:color="auto"/>
        <w:left w:val="none" w:sz="0" w:space="0" w:color="auto"/>
        <w:bottom w:val="none" w:sz="0" w:space="0" w:color="auto"/>
        <w:right w:val="none" w:sz="0" w:space="0" w:color="auto"/>
      </w:divBdr>
    </w:div>
    <w:div w:id="797914304">
      <w:marLeft w:val="640"/>
      <w:marRight w:val="0"/>
      <w:marTop w:val="0"/>
      <w:marBottom w:val="0"/>
      <w:divBdr>
        <w:top w:val="none" w:sz="0" w:space="0" w:color="auto"/>
        <w:left w:val="none" w:sz="0" w:space="0" w:color="auto"/>
        <w:bottom w:val="none" w:sz="0" w:space="0" w:color="auto"/>
        <w:right w:val="none" w:sz="0" w:space="0" w:color="auto"/>
      </w:divBdr>
    </w:div>
    <w:div w:id="797916932">
      <w:marLeft w:val="640"/>
      <w:marRight w:val="0"/>
      <w:marTop w:val="0"/>
      <w:marBottom w:val="0"/>
      <w:divBdr>
        <w:top w:val="none" w:sz="0" w:space="0" w:color="auto"/>
        <w:left w:val="none" w:sz="0" w:space="0" w:color="auto"/>
        <w:bottom w:val="none" w:sz="0" w:space="0" w:color="auto"/>
        <w:right w:val="none" w:sz="0" w:space="0" w:color="auto"/>
      </w:divBdr>
    </w:div>
    <w:div w:id="798111428">
      <w:marLeft w:val="640"/>
      <w:marRight w:val="0"/>
      <w:marTop w:val="0"/>
      <w:marBottom w:val="0"/>
      <w:divBdr>
        <w:top w:val="none" w:sz="0" w:space="0" w:color="auto"/>
        <w:left w:val="none" w:sz="0" w:space="0" w:color="auto"/>
        <w:bottom w:val="none" w:sz="0" w:space="0" w:color="auto"/>
        <w:right w:val="none" w:sz="0" w:space="0" w:color="auto"/>
      </w:divBdr>
    </w:div>
    <w:div w:id="798185743">
      <w:marLeft w:val="640"/>
      <w:marRight w:val="0"/>
      <w:marTop w:val="0"/>
      <w:marBottom w:val="0"/>
      <w:divBdr>
        <w:top w:val="none" w:sz="0" w:space="0" w:color="auto"/>
        <w:left w:val="none" w:sz="0" w:space="0" w:color="auto"/>
        <w:bottom w:val="none" w:sz="0" w:space="0" w:color="auto"/>
        <w:right w:val="none" w:sz="0" w:space="0" w:color="auto"/>
      </w:divBdr>
    </w:div>
    <w:div w:id="798307405">
      <w:bodyDiv w:val="1"/>
      <w:marLeft w:val="0"/>
      <w:marRight w:val="0"/>
      <w:marTop w:val="0"/>
      <w:marBottom w:val="0"/>
      <w:divBdr>
        <w:top w:val="none" w:sz="0" w:space="0" w:color="auto"/>
        <w:left w:val="none" w:sz="0" w:space="0" w:color="auto"/>
        <w:bottom w:val="none" w:sz="0" w:space="0" w:color="auto"/>
        <w:right w:val="none" w:sz="0" w:space="0" w:color="auto"/>
      </w:divBdr>
    </w:div>
    <w:div w:id="798496622">
      <w:bodyDiv w:val="1"/>
      <w:marLeft w:val="0"/>
      <w:marRight w:val="0"/>
      <w:marTop w:val="0"/>
      <w:marBottom w:val="0"/>
      <w:divBdr>
        <w:top w:val="none" w:sz="0" w:space="0" w:color="auto"/>
        <w:left w:val="none" w:sz="0" w:space="0" w:color="auto"/>
        <w:bottom w:val="none" w:sz="0" w:space="0" w:color="auto"/>
        <w:right w:val="none" w:sz="0" w:space="0" w:color="auto"/>
      </w:divBdr>
    </w:div>
    <w:div w:id="798649493">
      <w:marLeft w:val="640"/>
      <w:marRight w:val="0"/>
      <w:marTop w:val="0"/>
      <w:marBottom w:val="0"/>
      <w:divBdr>
        <w:top w:val="none" w:sz="0" w:space="0" w:color="auto"/>
        <w:left w:val="none" w:sz="0" w:space="0" w:color="auto"/>
        <w:bottom w:val="none" w:sz="0" w:space="0" w:color="auto"/>
        <w:right w:val="none" w:sz="0" w:space="0" w:color="auto"/>
      </w:divBdr>
    </w:div>
    <w:div w:id="799030270">
      <w:bodyDiv w:val="1"/>
      <w:marLeft w:val="0"/>
      <w:marRight w:val="0"/>
      <w:marTop w:val="0"/>
      <w:marBottom w:val="0"/>
      <w:divBdr>
        <w:top w:val="none" w:sz="0" w:space="0" w:color="auto"/>
        <w:left w:val="none" w:sz="0" w:space="0" w:color="auto"/>
        <w:bottom w:val="none" w:sz="0" w:space="0" w:color="auto"/>
        <w:right w:val="none" w:sz="0" w:space="0" w:color="auto"/>
      </w:divBdr>
    </w:div>
    <w:div w:id="799417154">
      <w:marLeft w:val="640"/>
      <w:marRight w:val="0"/>
      <w:marTop w:val="0"/>
      <w:marBottom w:val="0"/>
      <w:divBdr>
        <w:top w:val="none" w:sz="0" w:space="0" w:color="auto"/>
        <w:left w:val="none" w:sz="0" w:space="0" w:color="auto"/>
        <w:bottom w:val="none" w:sz="0" w:space="0" w:color="auto"/>
        <w:right w:val="none" w:sz="0" w:space="0" w:color="auto"/>
      </w:divBdr>
    </w:div>
    <w:div w:id="799420690">
      <w:marLeft w:val="640"/>
      <w:marRight w:val="0"/>
      <w:marTop w:val="0"/>
      <w:marBottom w:val="0"/>
      <w:divBdr>
        <w:top w:val="none" w:sz="0" w:space="0" w:color="auto"/>
        <w:left w:val="none" w:sz="0" w:space="0" w:color="auto"/>
        <w:bottom w:val="none" w:sz="0" w:space="0" w:color="auto"/>
        <w:right w:val="none" w:sz="0" w:space="0" w:color="auto"/>
      </w:divBdr>
    </w:div>
    <w:div w:id="799569630">
      <w:marLeft w:val="640"/>
      <w:marRight w:val="0"/>
      <w:marTop w:val="0"/>
      <w:marBottom w:val="0"/>
      <w:divBdr>
        <w:top w:val="none" w:sz="0" w:space="0" w:color="auto"/>
        <w:left w:val="none" w:sz="0" w:space="0" w:color="auto"/>
        <w:bottom w:val="none" w:sz="0" w:space="0" w:color="auto"/>
        <w:right w:val="none" w:sz="0" w:space="0" w:color="auto"/>
      </w:divBdr>
    </w:div>
    <w:div w:id="799691536">
      <w:marLeft w:val="640"/>
      <w:marRight w:val="0"/>
      <w:marTop w:val="0"/>
      <w:marBottom w:val="0"/>
      <w:divBdr>
        <w:top w:val="none" w:sz="0" w:space="0" w:color="auto"/>
        <w:left w:val="none" w:sz="0" w:space="0" w:color="auto"/>
        <w:bottom w:val="none" w:sz="0" w:space="0" w:color="auto"/>
        <w:right w:val="none" w:sz="0" w:space="0" w:color="auto"/>
      </w:divBdr>
    </w:div>
    <w:div w:id="800196513">
      <w:marLeft w:val="640"/>
      <w:marRight w:val="0"/>
      <w:marTop w:val="0"/>
      <w:marBottom w:val="0"/>
      <w:divBdr>
        <w:top w:val="none" w:sz="0" w:space="0" w:color="auto"/>
        <w:left w:val="none" w:sz="0" w:space="0" w:color="auto"/>
        <w:bottom w:val="none" w:sz="0" w:space="0" w:color="auto"/>
        <w:right w:val="none" w:sz="0" w:space="0" w:color="auto"/>
      </w:divBdr>
    </w:div>
    <w:div w:id="800610535">
      <w:bodyDiv w:val="1"/>
      <w:marLeft w:val="0"/>
      <w:marRight w:val="0"/>
      <w:marTop w:val="0"/>
      <w:marBottom w:val="0"/>
      <w:divBdr>
        <w:top w:val="none" w:sz="0" w:space="0" w:color="auto"/>
        <w:left w:val="none" w:sz="0" w:space="0" w:color="auto"/>
        <w:bottom w:val="none" w:sz="0" w:space="0" w:color="auto"/>
        <w:right w:val="none" w:sz="0" w:space="0" w:color="auto"/>
      </w:divBdr>
    </w:div>
    <w:div w:id="800802759">
      <w:marLeft w:val="640"/>
      <w:marRight w:val="0"/>
      <w:marTop w:val="0"/>
      <w:marBottom w:val="0"/>
      <w:divBdr>
        <w:top w:val="none" w:sz="0" w:space="0" w:color="auto"/>
        <w:left w:val="none" w:sz="0" w:space="0" w:color="auto"/>
        <w:bottom w:val="none" w:sz="0" w:space="0" w:color="auto"/>
        <w:right w:val="none" w:sz="0" w:space="0" w:color="auto"/>
      </w:divBdr>
    </w:div>
    <w:div w:id="801071167">
      <w:marLeft w:val="480"/>
      <w:marRight w:val="0"/>
      <w:marTop w:val="0"/>
      <w:marBottom w:val="0"/>
      <w:divBdr>
        <w:top w:val="none" w:sz="0" w:space="0" w:color="auto"/>
        <w:left w:val="none" w:sz="0" w:space="0" w:color="auto"/>
        <w:bottom w:val="none" w:sz="0" w:space="0" w:color="auto"/>
        <w:right w:val="none" w:sz="0" w:space="0" w:color="auto"/>
      </w:divBdr>
    </w:div>
    <w:div w:id="801313210">
      <w:marLeft w:val="640"/>
      <w:marRight w:val="0"/>
      <w:marTop w:val="0"/>
      <w:marBottom w:val="0"/>
      <w:divBdr>
        <w:top w:val="none" w:sz="0" w:space="0" w:color="auto"/>
        <w:left w:val="none" w:sz="0" w:space="0" w:color="auto"/>
        <w:bottom w:val="none" w:sz="0" w:space="0" w:color="auto"/>
        <w:right w:val="none" w:sz="0" w:space="0" w:color="auto"/>
      </w:divBdr>
    </w:div>
    <w:div w:id="801582267">
      <w:marLeft w:val="640"/>
      <w:marRight w:val="0"/>
      <w:marTop w:val="0"/>
      <w:marBottom w:val="0"/>
      <w:divBdr>
        <w:top w:val="none" w:sz="0" w:space="0" w:color="auto"/>
        <w:left w:val="none" w:sz="0" w:space="0" w:color="auto"/>
        <w:bottom w:val="none" w:sz="0" w:space="0" w:color="auto"/>
        <w:right w:val="none" w:sz="0" w:space="0" w:color="auto"/>
      </w:divBdr>
    </w:div>
    <w:div w:id="801772259">
      <w:marLeft w:val="640"/>
      <w:marRight w:val="0"/>
      <w:marTop w:val="0"/>
      <w:marBottom w:val="0"/>
      <w:divBdr>
        <w:top w:val="none" w:sz="0" w:space="0" w:color="auto"/>
        <w:left w:val="none" w:sz="0" w:space="0" w:color="auto"/>
        <w:bottom w:val="none" w:sz="0" w:space="0" w:color="auto"/>
        <w:right w:val="none" w:sz="0" w:space="0" w:color="auto"/>
      </w:divBdr>
    </w:div>
    <w:div w:id="802190092">
      <w:marLeft w:val="640"/>
      <w:marRight w:val="0"/>
      <w:marTop w:val="0"/>
      <w:marBottom w:val="0"/>
      <w:divBdr>
        <w:top w:val="none" w:sz="0" w:space="0" w:color="auto"/>
        <w:left w:val="none" w:sz="0" w:space="0" w:color="auto"/>
        <w:bottom w:val="none" w:sz="0" w:space="0" w:color="auto"/>
        <w:right w:val="none" w:sz="0" w:space="0" w:color="auto"/>
      </w:divBdr>
    </w:div>
    <w:div w:id="802619408">
      <w:marLeft w:val="640"/>
      <w:marRight w:val="0"/>
      <w:marTop w:val="0"/>
      <w:marBottom w:val="0"/>
      <w:divBdr>
        <w:top w:val="none" w:sz="0" w:space="0" w:color="auto"/>
        <w:left w:val="none" w:sz="0" w:space="0" w:color="auto"/>
        <w:bottom w:val="none" w:sz="0" w:space="0" w:color="auto"/>
        <w:right w:val="none" w:sz="0" w:space="0" w:color="auto"/>
      </w:divBdr>
    </w:div>
    <w:div w:id="802620659">
      <w:marLeft w:val="640"/>
      <w:marRight w:val="0"/>
      <w:marTop w:val="0"/>
      <w:marBottom w:val="0"/>
      <w:divBdr>
        <w:top w:val="none" w:sz="0" w:space="0" w:color="auto"/>
        <w:left w:val="none" w:sz="0" w:space="0" w:color="auto"/>
        <w:bottom w:val="none" w:sz="0" w:space="0" w:color="auto"/>
        <w:right w:val="none" w:sz="0" w:space="0" w:color="auto"/>
      </w:divBdr>
    </w:div>
    <w:div w:id="802844449">
      <w:marLeft w:val="640"/>
      <w:marRight w:val="0"/>
      <w:marTop w:val="0"/>
      <w:marBottom w:val="0"/>
      <w:divBdr>
        <w:top w:val="none" w:sz="0" w:space="0" w:color="auto"/>
        <w:left w:val="none" w:sz="0" w:space="0" w:color="auto"/>
        <w:bottom w:val="none" w:sz="0" w:space="0" w:color="auto"/>
        <w:right w:val="none" w:sz="0" w:space="0" w:color="auto"/>
      </w:divBdr>
    </w:div>
    <w:div w:id="803040994">
      <w:marLeft w:val="640"/>
      <w:marRight w:val="0"/>
      <w:marTop w:val="0"/>
      <w:marBottom w:val="0"/>
      <w:divBdr>
        <w:top w:val="none" w:sz="0" w:space="0" w:color="auto"/>
        <w:left w:val="none" w:sz="0" w:space="0" w:color="auto"/>
        <w:bottom w:val="none" w:sz="0" w:space="0" w:color="auto"/>
        <w:right w:val="none" w:sz="0" w:space="0" w:color="auto"/>
      </w:divBdr>
    </w:div>
    <w:div w:id="804814255">
      <w:marLeft w:val="640"/>
      <w:marRight w:val="0"/>
      <w:marTop w:val="0"/>
      <w:marBottom w:val="0"/>
      <w:divBdr>
        <w:top w:val="none" w:sz="0" w:space="0" w:color="auto"/>
        <w:left w:val="none" w:sz="0" w:space="0" w:color="auto"/>
        <w:bottom w:val="none" w:sz="0" w:space="0" w:color="auto"/>
        <w:right w:val="none" w:sz="0" w:space="0" w:color="auto"/>
      </w:divBdr>
    </w:div>
    <w:div w:id="804855003">
      <w:marLeft w:val="640"/>
      <w:marRight w:val="0"/>
      <w:marTop w:val="0"/>
      <w:marBottom w:val="0"/>
      <w:divBdr>
        <w:top w:val="none" w:sz="0" w:space="0" w:color="auto"/>
        <w:left w:val="none" w:sz="0" w:space="0" w:color="auto"/>
        <w:bottom w:val="none" w:sz="0" w:space="0" w:color="auto"/>
        <w:right w:val="none" w:sz="0" w:space="0" w:color="auto"/>
      </w:divBdr>
    </w:div>
    <w:div w:id="806094972">
      <w:bodyDiv w:val="1"/>
      <w:marLeft w:val="0"/>
      <w:marRight w:val="0"/>
      <w:marTop w:val="0"/>
      <w:marBottom w:val="0"/>
      <w:divBdr>
        <w:top w:val="none" w:sz="0" w:space="0" w:color="auto"/>
        <w:left w:val="none" w:sz="0" w:space="0" w:color="auto"/>
        <w:bottom w:val="none" w:sz="0" w:space="0" w:color="auto"/>
        <w:right w:val="none" w:sz="0" w:space="0" w:color="auto"/>
      </w:divBdr>
      <w:divsChild>
        <w:div w:id="6174638">
          <w:marLeft w:val="480"/>
          <w:marRight w:val="0"/>
          <w:marTop w:val="0"/>
          <w:marBottom w:val="0"/>
          <w:divBdr>
            <w:top w:val="none" w:sz="0" w:space="0" w:color="auto"/>
            <w:left w:val="none" w:sz="0" w:space="0" w:color="auto"/>
            <w:bottom w:val="none" w:sz="0" w:space="0" w:color="auto"/>
            <w:right w:val="none" w:sz="0" w:space="0" w:color="auto"/>
          </w:divBdr>
        </w:div>
        <w:div w:id="14117248">
          <w:marLeft w:val="480"/>
          <w:marRight w:val="0"/>
          <w:marTop w:val="0"/>
          <w:marBottom w:val="0"/>
          <w:divBdr>
            <w:top w:val="none" w:sz="0" w:space="0" w:color="auto"/>
            <w:left w:val="none" w:sz="0" w:space="0" w:color="auto"/>
            <w:bottom w:val="none" w:sz="0" w:space="0" w:color="auto"/>
            <w:right w:val="none" w:sz="0" w:space="0" w:color="auto"/>
          </w:divBdr>
        </w:div>
        <w:div w:id="29184435">
          <w:marLeft w:val="480"/>
          <w:marRight w:val="0"/>
          <w:marTop w:val="0"/>
          <w:marBottom w:val="0"/>
          <w:divBdr>
            <w:top w:val="none" w:sz="0" w:space="0" w:color="auto"/>
            <w:left w:val="none" w:sz="0" w:space="0" w:color="auto"/>
            <w:bottom w:val="none" w:sz="0" w:space="0" w:color="auto"/>
            <w:right w:val="none" w:sz="0" w:space="0" w:color="auto"/>
          </w:divBdr>
        </w:div>
        <w:div w:id="39329064">
          <w:marLeft w:val="480"/>
          <w:marRight w:val="0"/>
          <w:marTop w:val="0"/>
          <w:marBottom w:val="0"/>
          <w:divBdr>
            <w:top w:val="none" w:sz="0" w:space="0" w:color="auto"/>
            <w:left w:val="none" w:sz="0" w:space="0" w:color="auto"/>
            <w:bottom w:val="none" w:sz="0" w:space="0" w:color="auto"/>
            <w:right w:val="none" w:sz="0" w:space="0" w:color="auto"/>
          </w:divBdr>
        </w:div>
        <w:div w:id="41295821">
          <w:marLeft w:val="480"/>
          <w:marRight w:val="0"/>
          <w:marTop w:val="0"/>
          <w:marBottom w:val="0"/>
          <w:divBdr>
            <w:top w:val="none" w:sz="0" w:space="0" w:color="auto"/>
            <w:left w:val="none" w:sz="0" w:space="0" w:color="auto"/>
            <w:bottom w:val="none" w:sz="0" w:space="0" w:color="auto"/>
            <w:right w:val="none" w:sz="0" w:space="0" w:color="auto"/>
          </w:divBdr>
        </w:div>
        <w:div w:id="73598323">
          <w:marLeft w:val="480"/>
          <w:marRight w:val="0"/>
          <w:marTop w:val="0"/>
          <w:marBottom w:val="0"/>
          <w:divBdr>
            <w:top w:val="none" w:sz="0" w:space="0" w:color="auto"/>
            <w:left w:val="none" w:sz="0" w:space="0" w:color="auto"/>
            <w:bottom w:val="none" w:sz="0" w:space="0" w:color="auto"/>
            <w:right w:val="none" w:sz="0" w:space="0" w:color="auto"/>
          </w:divBdr>
        </w:div>
        <w:div w:id="83456335">
          <w:marLeft w:val="480"/>
          <w:marRight w:val="0"/>
          <w:marTop w:val="0"/>
          <w:marBottom w:val="0"/>
          <w:divBdr>
            <w:top w:val="none" w:sz="0" w:space="0" w:color="auto"/>
            <w:left w:val="none" w:sz="0" w:space="0" w:color="auto"/>
            <w:bottom w:val="none" w:sz="0" w:space="0" w:color="auto"/>
            <w:right w:val="none" w:sz="0" w:space="0" w:color="auto"/>
          </w:divBdr>
        </w:div>
        <w:div w:id="100804376">
          <w:marLeft w:val="480"/>
          <w:marRight w:val="0"/>
          <w:marTop w:val="0"/>
          <w:marBottom w:val="0"/>
          <w:divBdr>
            <w:top w:val="none" w:sz="0" w:space="0" w:color="auto"/>
            <w:left w:val="none" w:sz="0" w:space="0" w:color="auto"/>
            <w:bottom w:val="none" w:sz="0" w:space="0" w:color="auto"/>
            <w:right w:val="none" w:sz="0" w:space="0" w:color="auto"/>
          </w:divBdr>
        </w:div>
        <w:div w:id="110326380">
          <w:marLeft w:val="480"/>
          <w:marRight w:val="0"/>
          <w:marTop w:val="0"/>
          <w:marBottom w:val="0"/>
          <w:divBdr>
            <w:top w:val="none" w:sz="0" w:space="0" w:color="auto"/>
            <w:left w:val="none" w:sz="0" w:space="0" w:color="auto"/>
            <w:bottom w:val="none" w:sz="0" w:space="0" w:color="auto"/>
            <w:right w:val="none" w:sz="0" w:space="0" w:color="auto"/>
          </w:divBdr>
        </w:div>
        <w:div w:id="111557406">
          <w:marLeft w:val="480"/>
          <w:marRight w:val="0"/>
          <w:marTop w:val="0"/>
          <w:marBottom w:val="0"/>
          <w:divBdr>
            <w:top w:val="none" w:sz="0" w:space="0" w:color="auto"/>
            <w:left w:val="none" w:sz="0" w:space="0" w:color="auto"/>
            <w:bottom w:val="none" w:sz="0" w:space="0" w:color="auto"/>
            <w:right w:val="none" w:sz="0" w:space="0" w:color="auto"/>
          </w:divBdr>
        </w:div>
        <w:div w:id="120195800">
          <w:marLeft w:val="480"/>
          <w:marRight w:val="0"/>
          <w:marTop w:val="0"/>
          <w:marBottom w:val="0"/>
          <w:divBdr>
            <w:top w:val="none" w:sz="0" w:space="0" w:color="auto"/>
            <w:left w:val="none" w:sz="0" w:space="0" w:color="auto"/>
            <w:bottom w:val="none" w:sz="0" w:space="0" w:color="auto"/>
            <w:right w:val="none" w:sz="0" w:space="0" w:color="auto"/>
          </w:divBdr>
        </w:div>
        <w:div w:id="159584619">
          <w:marLeft w:val="480"/>
          <w:marRight w:val="0"/>
          <w:marTop w:val="0"/>
          <w:marBottom w:val="0"/>
          <w:divBdr>
            <w:top w:val="none" w:sz="0" w:space="0" w:color="auto"/>
            <w:left w:val="none" w:sz="0" w:space="0" w:color="auto"/>
            <w:bottom w:val="none" w:sz="0" w:space="0" w:color="auto"/>
            <w:right w:val="none" w:sz="0" w:space="0" w:color="auto"/>
          </w:divBdr>
        </w:div>
        <w:div w:id="193158886">
          <w:marLeft w:val="480"/>
          <w:marRight w:val="0"/>
          <w:marTop w:val="0"/>
          <w:marBottom w:val="0"/>
          <w:divBdr>
            <w:top w:val="none" w:sz="0" w:space="0" w:color="auto"/>
            <w:left w:val="none" w:sz="0" w:space="0" w:color="auto"/>
            <w:bottom w:val="none" w:sz="0" w:space="0" w:color="auto"/>
            <w:right w:val="none" w:sz="0" w:space="0" w:color="auto"/>
          </w:divBdr>
        </w:div>
        <w:div w:id="205602545">
          <w:marLeft w:val="480"/>
          <w:marRight w:val="0"/>
          <w:marTop w:val="0"/>
          <w:marBottom w:val="0"/>
          <w:divBdr>
            <w:top w:val="none" w:sz="0" w:space="0" w:color="auto"/>
            <w:left w:val="none" w:sz="0" w:space="0" w:color="auto"/>
            <w:bottom w:val="none" w:sz="0" w:space="0" w:color="auto"/>
            <w:right w:val="none" w:sz="0" w:space="0" w:color="auto"/>
          </w:divBdr>
        </w:div>
        <w:div w:id="216547655">
          <w:marLeft w:val="480"/>
          <w:marRight w:val="0"/>
          <w:marTop w:val="0"/>
          <w:marBottom w:val="0"/>
          <w:divBdr>
            <w:top w:val="none" w:sz="0" w:space="0" w:color="auto"/>
            <w:left w:val="none" w:sz="0" w:space="0" w:color="auto"/>
            <w:bottom w:val="none" w:sz="0" w:space="0" w:color="auto"/>
            <w:right w:val="none" w:sz="0" w:space="0" w:color="auto"/>
          </w:divBdr>
        </w:div>
        <w:div w:id="286358129">
          <w:marLeft w:val="480"/>
          <w:marRight w:val="0"/>
          <w:marTop w:val="0"/>
          <w:marBottom w:val="0"/>
          <w:divBdr>
            <w:top w:val="none" w:sz="0" w:space="0" w:color="auto"/>
            <w:left w:val="none" w:sz="0" w:space="0" w:color="auto"/>
            <w:bottom w:val="none" w:sz="0" w:space="0" w:color="auto"/>
            <w:right w:val="none" w:sz="0" w:space="0" w:color="auto"/>
          </w:divBdr>
        </w:div>
        <w:div w:id="376517175">
          <w:marLeft w:val="480"/>
          <w:marRight w:val="0"/>
          <w:marTop w:val="0"/>
          <w:marBottom w:val="0"/>
          <w:divBdr>
            <w:top w:val="none" w:sz="0" w:space="0" w:color="auto"/>
            <w:left w:val="none" w:sz="0" w:space="0" w:color="auto"/>
            <w:bottom w:val="none" w:sz="0" w:space="0" w:color="auto"/>
            <w:right w:val="none" w:sz="0" w:space="0" w:color="auto"/>
          </w:divBdr>
        </w:div>
        <w:div w:id="411242746">
          <w:marLeft w:val="480"/>
          <w:marRight w:val="0"/>
          <w:marTop w:val="0"/>
          <w:marBottom w:val="0"/>
          <w:divBdr>
            <w:top w:val="none" w:sz="0" w:space="0" w:color="auto"/>
            <w:left w:val="none" w:sz="0" w:space="0" w:color="auto"/>
            <w:bottom w:val="none" w:sz="0" w:space="0" w:color="auto"/>
            <w:right w:val="none" w:sz="0" w:space="0" w:color="auto"/>
          </w:divBdr>
        </w:div>
        <w:div w:id="418210915">
          <w:marLeft w:val="480"/>
          <w:marRight w:val="0"/>
          <w:marTop w:val="0"/>
          <w:marBottom w:val="0"/>
          <w:divBdr>
            <w:top w:val="none" w:sz="0" w:space="0" w:color="auto"/>
            <w:left w:val="none" w:sz="0" w:space="0" w:color="auto"/>
            <w:bottom w:val="none" w:sz="0" w:space="0" w:color="auto"/>
            <w:right w:val="none" w:sz="0" w:space="0" w:color="auto"/>
          </w:divBdr>
        </w:div>
        <w:div w:id="444424226">
          <w:marLeft w:val="480"/>
          <w:marRight w:val="0"/>
          <w:marTop w:val="0"/>
          <w:marBottom w:val="0"/>
          <w:divBdr>
            <w:top w:val="none" w:sz="0" w:space="0" w:color="auto"/>
            <w:left w:val="none" w:sz="0" w:space="0" w:color="auto"/>
            <w:bottom w:val="none" w:sz="0" w:space="0" w:color="auto"/>
            <w:right w:val="none" w:sz="0" w:space="0" w:color="auto"/>
          </w:divBdr>
        </w:div>
        <w:div w:id="453014257">
          <w:marLeft w:val="480"/>
          <w:marRight w:val="0"/>
          <w:marTop w:val="0"/>
          <w:marBottom w:val="0"/>
          <w:divBdr>
            <w:top w:val="none" w:sz="0" w:space="0" w:color="auto"/>
            <w:left w:val="none" w:sz="0" w:space="0" w:color="auto"/>
            <w:bottom w:val="none" w:sz="0" w:space="0" w:color="auto"/>
            <w:right w:val="none" w:sz="0" w:space="0" w:color="auto"/>
          </w:divBdr>
        </w:div>
        <w:div w:id="484663875">
          <w:marLeft w:val="480"/>
          <w:marRight w:val="0"/>
          <w:marTop w:val="0"/>
          <w:marBottom w:val="0"/>
          <w:divBdr>
            <w:top w:val="none" w:sz="0" w:space="0" w:color="auto"/>
            <w:left w:val="none" w:sz="0" w:space="0" w:color="auto"/>
            <w:bottom w:val="none" w:sz="0" w:space="0" w:color="auto"/>
            <w:right w:val="none" w:sz="0" w:space="0" w:color="auto"/>
          </w:divBdr>
        </w:div>
        <w:div w:id="489828267">
          <w:marLeft w:val="480"/>
          <w:marRight w:val="0"/>
          <w:marTop w:val="0"/>
          <w:marBottom w:val="0"/>
          <w:divBdr>
            <w:top w:val="none" w:sz="0" w:space="0" w:color="auto"/>
            <w:left w:val="none" w:sz="0" w:space="0" w:color="auto"/>
            <w:bottom w:val="none" w:sz="0" w:space="0" w:color="auto"/>
            <w:right w:val="none" w:sz="0" w:space="0" w:color="auto"/>
          </w:divBdr>
        </w:div>
        <w:div w:id="536938938">
          <w:marLeft w:val="480"/>
          <w:marRight w:val="0"/>
          <w:marTop w:val="0"/>
          <w:marBottom w:val="0"/>
          <w:divBdr>
            <w:top w:val="none" w:sz="0" w:space="0" w:color="auto"/>
            <w:left w:val="none" w:sz="0" w:space="0" w:color="auto"/>
            <w:bottom w:val="none" w:sz="0" w:space="0" w:color="auto"/>
            <w:right w:val="none" w:sz="0" w:space="0" w:color="auto"/>
          </w:divBdr>
        </w:div>
        <w:div w:id="568541006">
          <w:marLeft w:val="480"/>
          <w:marRight w:val="0"/>
          <w:marTop w:val="0"/>
          <w:marBottom w:val="0"/>
          <w:divBdr>
            <w:top w:val="none" w:sz="0" w:space="0" w:color="auto"/>
            <w:left w:val="none" w:sz="0" w:space="0" w:color="auto"/>
            <w:bottom w:val="none" w:sz="0" w:space="0" w:color="auto"/>
            <w:right w:val="none" w:sz="0" w:space="0" w:color="auto"/>
          </w:divBdr>
        </w:div>
        <w:div w:id="600531028">
          <w:marLeft w:val="480"/>
          <w:marRight w:val="0"/>
          <w:marTop w:val="0"/>
          <w:marBottom w:val="0"/>
          <w:divBdr>
            <w:top w:val="none" w:sz="0" w:space="0" w:color="auto"/>
            <w:left w:val="none" w:sz="0" w:space="0" w:color="auto"/>
            <w:bottom w:val="none" w:sz="0" w:space="0" w:color="auto"/>
            <w:right w:val="none" w:sz="0" w:space="0" w:color="auto"/>
          </w:divBdr>
        </w:div>
        <w:div w:id="614555640">
          <w:marLeft w:val="480"/>
          <w:marRight w:val="0"/>
          <w:marTop w:val="0"/>
          <w:marBottom w:val="0"/>
          <w:divBdr>
            <w:top w:val="none" w:sz="0" w:space="0" w:color="auto"/>
            <w:left w:val="none" w:sz="0" w:space="0" w:color="auto"/>
            <w:bottom w:val="none" w:sz="0" w:space="0" w:color="auto"/>
            <w:right w:val="none" w:sz="0" w:space="0" w:color="auto"/>
          </w:divBdr>
        </w:div>
        <w:div w:id="625819847">
          <w:marLeft w:val="480"/>
          <w:marRight w:val="0"/>
          <w:marTop w:val="0"/>
          <w:marBottom w:val="0"/>
          <w:divBdr>
            <w:top w:val="none" w:sz="0" w:space="0" w:color="auto"/>
            <w:left w:val="none" w:sz="0" w:space="0" w:color="auto"/>
            <w:bottom w:val="none" w:sz="0" w:space="0" w:color="auto"/>
            <w:right w:val="none" w:sz="0" w:space="0" w:color="auto"/>
          </w:divBdr>
        </w:div>
        <w:div w:id="714350022">
          <w:marLeft w:val="480"/>
          <w:marRight w:val="0"/>
          <w:marTop w:val="0"/>
          <w:marBottom w:val="0"/>
          <w:divBdr>
            <w:top w:val="none" w:sz="0" w:space="0" w:color="auto"/>
            <w:left w:val="none" w:sz="0" w:space="0" w:color="auto"/>
            <w:bottom w:val="none" w:sz="0" w:space="0" w:color="auto"/>
            <w:right w:val="none" w:sz="0" w:space="0" w:color="auto"/>
          </w:divBdr>
        </w:div>
        <w:div w:id="741610375">
          <w:marLeft w:val="480"/>
          <w:marRight w:val="0"/>
          <w:marTop w:val="0"/>
          <w:marBottom w:val="0"/>
          <w:divBdr>
            <w:top w:val="none" w:sz="0" w:space="0" w:color="auto"/>
            <w:left w:val="none" w:sz="0" w:space="0" w:color="auto"/>
            <w:bottom w:val="none" w:sz="0" w:space="0" w:color="auto"/>
            <w:right w:val="none" w:sz="0" w:space="0" w:color="auto"/>
          </w:divBdr>
        </w:div>
        <w:div w:id="759982634">
          <w:marLeft w:val="480"/>
          <w:marRight w:val="0"/>
          <w:marTop w:val="0"/>
          <w:marBottom w:val="0"/>
          <w:divBdr>
            <w:top w:val="none" w:sz="0" w:space="0" w:color="auto"/>
            <w:left w:val="none" w:sz="0" w:space="0" w:color="auto"/>
            <w:bottom w:val="none" w:sz="0" w:space="0" w:color="auto"/>
            <w:right w:val="none" w:sz="0" w:space="0" w:color="auto"/>
          </w:divBdr>
        </w:div>
        <w:div w:id="768085487">
          <w:marLeft w:val="480"/>
          <w:marRight w:val="0"/>
          <w:marTop w:val="0"/>
          <w:marBottom w:val="0"/>
          <w:divBdr>
            <w:top w:val="none" w:sz="0" w:space="0" w:color="auto"/>
            <w:left w:val="none" w:sz="0" w:space="0" w:color="auto"/>
            <w:bottom w:val="none" w:sz="0" w:space="0" w:color="auto"/>
            <w:right w:val="none" w:sz="0" w:space="0" w:color="auto"/>
          </w:divBdr>
        </w:div>
        <w:div w:id="772819144">
          <w:marLeft w:val="480"/>
          <w:marRight w:val="0"/>
          <w:marTop w:val="0"/>
          <w:marBottom w:val="0"/>
          <w:divBdr>
            <w:top w:val="none" w:sz="0" w:space="0" w:color="auto"/>
            <w:left w:val="none" w:sz="0" w:space="0" w:color="auto"/>
            <w:bottom w:val="none" w:sz="0" w:space="0" w:color="auto"/>
            <w:right w:val="none" w:sz="0" w:space="0" w:color="auto"/>
          </w:divBdr>
        </w:div>
        <w:div w:id="792212513">
          <w:marLeft w:val="480"/>
          <w:marRight w:val="0"/>
          <w:marTop w:val="0"/>
          <w:marBottom w:val="0"/>
          <w:divBdr>
            <w:top w:val="none" w:sz="0" w:space="0" w:color="auto"/>
            <w:left w:val="none" w:sz="0" w:space="0" w:color="auto"/>
            <w:bottom w:val="none" w:sz="0" w:space="0" w:color="auto"/>
            <w:right w:val="none" w:sz="0" w:space="0" w:color="auto"/>
          </w:divBdr>
        </w:div>
        <w:div w:id="803036998">
          <w:marLeft w:val="480"/>
          <w:marRight w:val="0"/>
          <w:marTop w:val="0"/>
          <w:marBottom w:val="0"/>
          <w:divBdr>
            <w:top w:val="none" w:sz="0" w:space="0" w:color="auto"/>
            <w:left w:val="none" w:sz="0" w:space="0" w:color="auto"/>
            <w:bottom w:val="none" w:sz="0" w:space="0" w:color="auto"/>
            <w:right w:val="none" w:sz="0" w:space="0" w:color="auto"/>
          </w:divBdr>
        </w:div>
        <w:div w:id="804662474">
          <w:marLeft w:val="480"/>
          <w:marRight w:val="0"/>
          <w:marTop w:val="0"/>
          <w:marBottom w:val="0"/>
          <w:divBdr>
            <w:top w:val="none" w:sz="0" w:space="0" w:color="auto"/>
            <w:left w:val="none" w:sz="0" w:space="0" w:color="auto"/>
            <w:bottom w:val="none" w:sz="0" w:space="0" w:color="auto"/>
            <w:right w:val="none" w:sz="0" w:space="0" w:color="auto"/>
          </w:divBdr>
        </w:div>
        <w:div w:id="806047139">
          <w:marLeft w:val="480"/>
          <w:marRight w:val="0"/>
          <w:marTop w:val="0"/>
          <w:marBottom w:val="0"/>
          <w:divBdr>
            <w:top w:val="none" w:sz="0" w:space="0" w:color="auto"/>
            <w:left w:val="none" w:sz="0" w:space="0" w:color="auto"/>
            <w:bottom w:val="none" w:sz="0" w:space="0" w:color="auto"/>
            <w:right w:val="none" w:sz="0" w:space="0" w:color="auto"/>
          </w:divBdr>
        </w:div>
        <w:div w:id="806356442">
          <w:marLeft w:val="480"/>
          <w:marRight w:val="0"/>
          <w:marTop w:val="0"/>
          <w:marBottom w:val="0"/>
          <w:divBdr>
            <w:top w:val="none" w:sz="0" w:space="0" w:color="auto"/>
            <w:left w:val="none" w:sz="0" w:space="0" w:color="auto"/>
            <w:bottom w:val="none" w:sz="0" w:space="0" w:color="auto"/>
            <w:right w:val="none" w:sz="0" w:space="0" w:color="auto"/>
          </w:divBdr>
        </w:div>
        <w:div w:id="810174633">
          <w:marLeft w:val="480"/>
          <w:marRight w:val="0"/>
          <w:marTop w:val="0"/>
          <w:marBottom w:val="0"/>
          <w:divBdr>
            <w:top w:val="none" w:sz="0" w:space="0" w:color="auto"/>
            <w:left w:val="none" w:sz="0" w:space="0" w:color="auto"/>
            <w:bottom w:val="none" w:sz="0" w:space="0" w:color="auto"/>
            <w:right w:val="none" w:sz="0" w:space="0" w:color="auto"/>
          </w:divBdr>
        </w:div>
        <w:div w:id="820119884">
          <w:marLeft w:val="480"/>
          <w:marRight w:val="0"/>
          <w:marTop w:val="0"/>
          <w:marBottom w:val="0"/>
          <w:divBdr>
            <w:top w:val="none" w:sz="0" w:space="0" w:color="auto"/>
            <w:left w:val="none" w:sz="0" w:space="0" w:color="auto"/>
            <w:bottom w:val="none" w:sz="0" w:space="0" w:color="auto"/>
            <w:right w:val="none" w:sz="0" w:space="0" w:color="auto"/>
          </w:divBdr>
        </w:div>
        <w:div w:id="839731582">
          <w:marLeft w:val="480"/>
          <w:marRight w:val="0"/>
          <w:marTop w:val="0"/>
          <w:marBottom w:val="0"/>
          <w:divBdr>
            <w:top w:val="none" w:sz="0" w:space="0" w:color="auto"/>
            <w:left w:val="none" w:sz="0" w:space="0" w:color="auto"/>
            <w:bottom w:val="none" w:sz="0" w:space="0" w:color="auto"/>
            <w:right w:val="none" w:sz="0" w:space="0" w:color="auto"/>
          </w:divBdr>
        </w:div>
        <w:div w:id="853960292">
          <w:marLeft w:val="480"/>
          <w:marRight w:val="0"/>
          <w:marTop w:val="0"/>
          <w:marBottom w:val="0"/>
          <w:divBdr>
            <w:top w:val="none" w:sz="0" w:space="0" w:color="auto"/>
            <w:left w:val="none" w:sz="0" w:space="0" w:color="auto"/>
            <w:bottom w:val="none" w:sz="0" w:space="0" w:color="auto"/>
            <w:right w:val="none" w:sz="0" w:space="0" w:color="auto"/>
          </w:divBdr>
        </w:div>
        <w:div w:id="886844162">
          <w:marLeft w:val="480"/>
          <w:marRight w:val="0"/>
          <w:marTop w:val="0"/>
          <w:marBottom w:val="0"/>
          <w:divBdr>
            <w:top w:val="none" w:sz="0" w:space="0" w:color="auto"/>
            <w:left w:val="none" w:sz="0" w:space="0" w:color="auto"/>
            <w:bottom w:val="none" w:sz="0" w:space="0" w:color="auto"/>
            <w:right w:val="none" w:sz="0" w:space="0" w:color="auto"/>
          </w:divBdr>
        </w:div>
        <w:div w:id="901722503">
          <w:marLeft w:val="480"/>
          <w:marRight w:val="0"/>
          <w:marTop w:val="0"/>
          <w:marBottom w:val="0"/>
          <w:divBdr>
            <w:top w:val="none" w:sz="0" w:space="0" w:color="auto"/>
            <w:left w:val="none" w:sz="0" w:space="0" w:color="auto"/>
            <w:bottom w:val="none" w:sz="0" w:space="0" w:color="auto"/>
            <w:right w:val="none" w:sz="0" w:space="0" w:color="auto"/>
          </w:divBdr>
        </w:div>
        <w:div w:id="909463172">
          <w:marLeft w:val="480"/>
          <w:marRight w:val="0"/>
          <w:marTop w:val="0"/>
          <w:marBottom w:val="0"/>
          <w:divBdr>
            <w:top w:val="none" w:sz="0" w:space="0" w:color="auto"/>
            <w:left w:val="none" w:sz="0" w:space="0" w:color="auto"/>
            <w:bottom w:val="none" w:sz="0" w:space="0" w:color="auto"/>
            <w:right w:val="none" w:sz="0" w:space="0" w:color="auto"/>
          </w:divBdr>
        </w:div>
        <w:div w:id="928151493">
          <w:marLeft w:val="480"/>
          <w:marRight w:val="0"/>
          <w:marTop w:val="0"/>
          <w:marBottom w:val="0"/>
          <w:divBdr>
            <w:top w:val="none" w:sz="0" w:space="0" w:color="auto"/>
            <w:left w:val="none" w:sz="0" w:space="0" w:color="auto"/>
            <w:bottom w:val="none" w:sz="0" w:space="0" w:color="auto"/>
            <w:right w:val="none" w:sz="0" w:space="0" w:color="auto"/>
          </w:divBdr>
        </w:div>
        <w:div w:id="964193397">
          <w:marLeft w:val="480"/>
          <w:marRight w:val="0"/>
          <w:marTop w:val="0"/>
          <w:marBottom w:val="0"/>
          <w:divBdr>
            <w:top w:val="none" w:sz="0" w:space="0" w:color="auto"/>
            <w:left w:val="none" w:sz="0" w:space="0" w:color="auto"/>
            <w:bottom w:val="none" w:sz="0" w:space="0" w:color="auto"/>
            <w:right w:val="none" w:sz="0" w:space="0" w:color="auto"/>
          </w:divBdr>
        </w:div>
        <w:div w:id="981424401">
          <w:marLeft w:val="480"/>
          <w:marRight w:val="0"/>
          <w:marTop w:val="0"/>
          <w:marBottom w:val="0"/>
          <w:divBdr>
            <w:top w:val="none" w:sz="0" w:space="0" w:color="auto"/>
            <w:left w:val="none" w:sz="0" w:space="0" w:color="auto"/>
            <w:bottom w:val="none" w:sz="0" w:space="0" w:color="auto"/>
            <w:right w:val="none" w:sz="0" w:space="0" w:color="auto"/>
          </w:divBdr>
        </w:div>
        <w:div w:id="1026833263">
          <w:marLeft w:val="480"/>
          <w:marRight w:val="0"/>
          <w:marTop w:val="0"/>
          <w:marBottom w:val="0"/>
          <w:divBdr>
            <w:top w:val="none" w:sz="0" w:space="0" w:color="auto"/>
            <w:left w:val="none" w:sz="0" w:space="0" w:color="auto"/>
            <w:bottom w:val="none" w:sz="0" w:space="0" w:color="auto"/>
            <w:right w:val="none" w:sz="0" w:space="0" w:color="auto"/>
          </w:divBdr>
        </w:div>
        <w:div w:id="1036808108">
          <w:marLeft w:val="480"/>
          <w:marRight w:val="0"/>
          <w:marTop w:val="0"/>
          <w:marBottom w:val="0"/>
          <w:divBdr>
            <w:top w:val="none" w:sz="0" w:space="0" w:color="auto"/>
            <w:left w:val="none" w:sz="0" w:space="0" w:color="auto"/>
            <w:bottom w:val="none" w:sz="0" w:space="0" w:color="auto"/>
            <w:right w:val="none" w:sz="0" w:space="0" w:color="auto"/>
          </w:divBdr>
        </w:div>
        <w:div w:id="1037465680">
          <w:marLeft w:val="480"/>
          <w:marRight w:val="0"/>
          <w:marTop w:val="0"/>
          <w:marBottom w:val="0"/>
          <w:divBdr>
            <w:top w:val="none" w:sz="0" w:space="0" w:color="auto"/>
            <w:left w:val="none" w:sz="0" w:space="0" w:color="auto"/>
            <w:bottom w:val="none" w:sz="0" w:space="0" w:color="auto"/>
            <w:right w:val="none" w:sz="0" w:space="0" w:color="auto"/>
          </w:divBdr>
        </w:div>
        <w:div w:id="1053457549">
          <w:marLeft w:val="480"/>
          <w:marRight w:val="0"/>
          <w:marTop w:val="0"/>
          <w:marBottom w:val="0"/>
          <w:divBdr>
            <w:top w:val="none" w:sz="0" w:space="0" w:color="auto"/>
            <w:left w:val="none" w:sz="0" w:space="0" w:color="auto"/>
            <w:bottom w:val="none" w:sz="0" w:space="0" w:color="auto"/>
            <w:right w:val="none" w:sz="0" w:space="0" w:color="auto"/>
          </w:divBdr>
        </w:div>
        <w:div w:id="1081218484">
          <w:marLeft w:val="480"/>
          <w:marRight w:val="0"/>
          <w:marTop w:val="0"/>
          <w:marBottom w:val="0"/>
          <w:divBdr>
            <w:top w:val="none" w:sz="0" w:space="0" w:color="auto"/>
            <w:left w:val="none" w:sz="0" w:space="0" w:color="auto"/>
            <w:bottom w:val="none" w:sz="0" w:space="0" w:color="auto"/>
            <w:right w:val="none" w:sz="0" w:space="0" w:color="auto"/>
          </w:divBdr>
        </w:div>
        <w:div w:id="1164010797">
          <w:marLeft w:val="480"/>
          <w:marRight w:val="0"/>
          <w:marTop w:val="0"/>
          <w:marBottom w:val="0"/>
          <w:divBdr>
            <w:top w:val="none" w:sz="0" w:space="0" w:color="auto"/>
            <w:left w:val="none" w:sz="0" w:space="0" w:color="auto"/>
            <w:bottom w:val="none" w:sz="0" w:space="0" w:color="auto"/>
            <w:right w:val="none" w:sz="0" w:space="0" w:color="auto"/>
          </w:divBdr>
        </w:div>
        <w:div w:id="1282957884">
          <w:marLeft w:val="480"/>
          <w:marRight w:val="0"/>
          <w:marTop w:val="0"/>
          <w:marBottom w:val="0"/>
          <w:divBdr>
            <w:top w:val="none" w:sz="0" w:space="0" w:color="auto"/>
            <w:left w:val="none" w:sz="0" w:space="0" w:color="auto"/>
            <w:bottom w:val="none" w:sz="0" w:space="0" w:color="auto"/>
            <w:right w:val="none" w:sz="0" w:space="0" w:color="auto"/>
          </w:divBdr>
        </w:div>
        <w:div w:id="1322005171">
          <w:marLeft w:val="480"/>
          <w:marRight w:val="0"/>
          <w:marTop w:val="0"/>
          <w:marBottom w:val="0"/>
          <w:divBdr>
            <w:top w:val="none" w:sz="0" w:space="0" w:color="auto"/>
            <w:left w:val="none" w:sz="0" w:space="0" w:color="auto"/>
            <w:bottom w:val="none" w:sz="0" w:space="0" w:color="auto"/>
            <w:right w:val="none" w:sz="0" w:space="0" w:color="auto"/>
          </w:divBdr>
        </w:div>
        <w:div w:id="1325622857">
          <w:marLeft w:val="480"/>
          <w:marRight w:val="0"/>
          <w:marTop w:val="0"/>
          <w:marBottom w:val="0"/>
          <w:divBdr>
            <w:top w:val="none" w:sz="0" w:space="0" w:color="auto"/>
            <w:left w:val="none" w:sz="0" w:space="0" w:color="auto"/>
            <w:bottom w:val="none" w:sz="0" w:space="0" w:color="auto"/>
            <w:right w:val="none" w:sz="0" w:space="0" w:color="auto"/>
          </w:divBdr>
        </w:div>
        <w:div w:id="1352344114">
          <w:marLeft w:val="480"/>
          <w:marRight w:val="0"/>
          <w:marTop w:val="0"/>
          <w:marBottom w:val="0"/>
          <w:divBdr>
            <w:top w:val="none" w:sz="0" w:space="0" w:color="auto"/>
            <w:left w:val="none" w:sz="0" w:space="0" w:color="auto"/>
            <w:bottom w:val="none" w:sz="0" w:space="0" w:color="auto"/>
            <w:right w:val="none" w:sz="0" w:space="0" w:color="auto"/>
          </w:divBdr>
        </w:div>
        <w:div w:id="1354724328">
          <w:marLeft w:val="480"/>
          <w:marRight w:val="0"/>
          <w:marTop w:val="0"/>
          <w:marBottom w:val="0"/>
          <w:divBdr>
            <w:top w:val="none" w:sz="0" w:space="0" w:color="auto"/>
            <w:left w:val="none" w:sz="0" w:space="0" w:color="auto"/>
            <w:bottom w:val="none" w:sz="0" w:space="0" w:color="auto"/>
            <w:right w:val="none" w:sz="0" w:space="0" w:color="auto"/>
          </w:divBdr>
        </w:div>
        <w:div w:id="1362517156">
          <w:marLeft w:val="480"/>
          <w:marRight w:val="0"/>
          <w:marTop w:val="0"/>
          <w:marBottom w:val="0"/>
          <w:divBdr>
            <w:top w:val="none" w:sz="0" w:space="0" w:color="auto"/>
            <w:left w:val="none" w:sz="0" w:space="0" w:color="auto"/>
            <w:bottom w:val="none" w:sz="0" w:space="0" w:color="auto"/>
            <w:right w:val="none" w:sz="0" w:space="0" w:color="auto"/>
          </w:divBdr>
        </w:div>
        <w:div w:id="1397390952">
          <w:marLeft w:val="480"/>
          <w:marRight w:val="0"/>
          <w:marTop w:val="0"/>
          <w:marBottom w:val="0"/>
          <w:divBdr>
            <w:top w:val="none" w:sz="0" w:space="0" w:color="auto"/>
            <w:left w:val="none" w:sz="0" w:space="0" w:color="auto"/>
            <w:bottom w:val="none" w:sz="0" w:space="0" w:color="auto"/>
            <w:right w:val="none" w:sz="0" w:space="0" w:color="auto"/>
          </w:divBdr>
        </w:div>
        <w:div w:id="1409964431">
          <w:marLeft w:val="480"/>
          <w:marRight w:val="0"/>
          <w:marTop w:val="0"/>
          <w:marBottom w:val="0"/>
          <w:divBdr>
            <w:top w:val="none" w:sz="0" w:space="0" w:color="auto"/>
            <w:left w:val="none" w:sz="0" w:space="0" w:color="auto"/>
            <w:bottom w:val="none" w:sz="0" w:space="0" w:color="auto"/>
            <w:right w:val="none" w:sz="0" w:space="0" w:color="auto"/>
          </w:divBdr>
        </w:div>
        <w:div w:id="1471902848">
          <w:marLeft w:val="480"/>
          <w:marRight w:val="0"/>
          <w:marTop w:val="0"/>
          <w:marBottom w:val="0"/>
          <w:divBdr>
            <w:top w:val="none" w:sz="0" w:space="0" w:color="auto"/>
            <w:left w:val="none" w:sz="0" w:space="0" w:color="auto"/>
            <w:bottom w:val="none" w:sz="0" w:space="0" w:color="auto"/>
            <w:right w:val="none" w:sz="0" w:space="0" w:color="auto"/>
          </w:divBdr>
        </w:div>
        <w:div w:id="1473446521">
          <w:marLeft w:val="480"/>
          <w:marRight w:val="0"/>
          <w:marTop w:val="0"/>
          <w:marBottom w:val="0"/>
          <w:divBdr>
            <w:top w:val="none" w:sz="0" w:space="0" w:color="auto"/>
            <w:left w:val="none" w:sz="0" w:space="0" w:color="auto"/>
            <w:bottom w:val="none" w:sz="0" w:space="0" w:color="auto"/>
            <w:right w:val="none" w:sz="0" w:space="0" w:color="auto"/>
          </w:divBdr>
        </w:div>
        <w:div w:id="1481580347">
          <w:marLeft w:val="480"/>
          <w:marRight w:val="0"/>
          <w:marTop w:val="0"/>
          <w:marBottom w:val="0"/>
          <w:divBdr>
            <w:top w:val="none" w:sz="0" w:space="0" w:color="auto"/>
            <w:left w:val="none" w:sz="0" w:space="0" w:color="auto"/>
            <w:bottom w:val="none" w:sz="0" w:space="0" w:color="auto"/>
            <w:right w:val="none" w:sz="0" w:space="0" w:color="auto"/>
          </w:divBdr>
        </w:div>
        <w:div w:id="1595824995">
          <w:marLeft w:val="480"/>
          <w:marRight w:val="0"/>
          <w:marTop w:val="0"/>
          <w:marBottom w:val="0"/>
          <w:divBdr>
            <w:top w:val="none" w:sz="0" w:space="0" w:color="auto"/>
            <w:left w:val="none" w:sz="0" w:space="0" w:color="auto"/>
            <w:bottom w:val="none" w:sz="0" w:space="0" w:color="auto"/>
            <w:right w:val="none" w:sz="0" w:space="0" w:color="auto"/>
          </w:divBdr>
        </w:div>
        <w:div w:id="1611813251">
          <w:marLeft w:val="480"/>
          <w:marRight w:val="0"/>
          <w:marTop w:val="0"/>
          <w:marBottom w:val="0"/>
          <w:divBdr>
            <w:top w:val="none" w:sz="0" w:space="0" w:color="auto"/>
            <w:left w:val="none" w:sz="0" w:space="0" w:color="auto"/>
            <w:bottom w:val="none" w:sz="0" w:space="0" w:color="auto"/>
            <w:right w:val="none" w:sz="0" w:space="0" w:color="auto"/>
          </w:divBdr>
        </w:div>
        <w:div w:id="1617175781">
          <w:marLeft w:val="480"/>
          <w:marRight w:val="0"/>
          <w:marTop w:val="0"/>
          <w:marBottom w:val="0"/>
          <w:divBdr>
            <w:top w:val="none" w:sz="0" w:space="0" w:color="auto"/>
            <w:left w:val="none" w:sz="0" w:space="0" w:color="auto"/>
            <w:bottom w:val="none" w:sz="0" w:space="0" w:color="auto"/>
            <w:right w:val="none" w:sz="0" w:space="0" w:color="auto"/>
          </w:divBdr>
        </w:div>
        <w:div w:id="1639068561">
          <w:marLeft w:val="480"/>
          <w:marRight w:val="0"/>
          <w:marTop w:val="0"/>
          <w:marBottom w:val="0"/>
          <w:divBdr>
            <w:top w:val="none" w:sz="0" w:space="0" w:color="auto"/>
            <w:left w:val="none" w:sz="0" w:space="0" w:color="auto"/>
            <w:bottom w:val="none" w:sz="0" w:space="0" w:color="auto"/>
            <w:right w:val="none" w:sz="0" w:space="0" w:color="auto"/>
          </w:divBdr>
        </w:div>
        <w:div w:id="1658797591">
          <w:marLeft w:val="480"/>
          <w:marRight w:val="0"/>
          <w:marTop w:val="0"/>
          <w:marBottom w:val="0"/>
          <w:divBdr>
            <w:top w:val="none" w:sz="0" w:space="0" w:color="auto"/>
            <w:left w:val="none" w:sz="0" w:space="0" w:color="auto"/>
            <w:bottom w:val="none" w:sz="0" w:space="0" w:color="auto"/>
            <w:right w:val="none" w:sz="0" w:space="0" w:color="auto"/>
          </w:divBdr>
        </w:div>
        <w:div w:id="1660304802">
          <w:marLeft w:val="480"/>
          <w:marRight w:val="0"/>
          <w:marTop w:val="0"/>
          <w:marBottom w:val="0"/>
          <w:divBdr>
            <w:top w:val="none" w:sz="0" w:space="0" w:color="auto"/>
            <w:left w:val="none" w:sz="0" w:space="0" w:color="auto"/>
            <w:bottom w:val="none" w:sz="0" w:space="0" w:color="auto"/>
            <w:right w:val="none" w:sz="0" w:space="0" w:color="auto"/>
          </w:divBdr>
        </w:div>
        <w:div w:id="1673684342">
          <w:marLeft w:val="480"/>
          <w:marRight w:val="0"/>
          <w:marTop w:val="0"/>
          <w:marBottom w:val="0"/>
          <w:divBdr>
            <w:top w:val="none" w:sz="0" w:space="0" w:color="auto"/>
            <w:left w:val="none" w:sz="0" w:space="0" w:color="auto"/>
            <w:bottom w:val="none" w:sz="0" w:space="0" w:color="auto"/>
            <w:right w:val="none" w:sz="0" w:space="0" w:color="auto"/>
          </w:divBdr>
        </w:div>
        <w:div w:id="1692603210">
          <w:marLeft w:val="480"/>
          <w:marRight w:val="0"/>
          <w:marTop w:val="0"/>
          <w:marBottom w:val="0"/>
          <w:divBdr>
            <w:top w:val="none" w:sz="0" w:space="0" w:color="auto"/>
            <w:left w:val="none" w:sz="0" w:space="0" w:color="auto"/>
            <w:bottom w:val="none" w:sz="0" w:space="0" w:color="auto"/>
            <w:right w:val="none" w:sz="0" w:space="0" w:color="auto"/>
          </w:divBdr>
        </w:div>
        <w:div w:id="1721056038">
          <w:marLeft w:val="480"/>
          <w:marRight w:val="0"/>
          <w:marTop w:val="0"/>
          <w:marBottom w:val="0"/>
          <w:divBdr>
            <w:top w:val="none" w:sz="0" w:space="0" w:color="auto"/>
            <w:left w:val="none" w:sz="0" w:space="0" w:color="auto"/>
            <w:bottom w:val="none" w:sz="0" w:space="0" w:color="auto"/>
            <w:right w:val="none" w:sz="0" w:space="0" w:color="auto"/>
          </w:divBdr>
        </w:div>
        <w:div w:id="1769037471">
          <w:marLeft w:val="480"/>
          <w:marRight w:val="0"/>
          <w:marTop w:val="0"/>
          <w:marBottom w:val="0"/>
          <w:divBdr>
            <w:top w:val="none" w:sz="0" w:space="0" w:color="auto"/>
            <w:left w:val="none" w:sz="0" w:space="0" w:color="auto"/>
            <w:bottom w:val="none" w:sz="0" w:space="0" w:color="auto"/>
            <w:right w:val="none" w:sz="0" w:space="0" w:color="auto"/>
          </w:divBdr>
        </w:div>
        <w:div w:id="1772386510">
          <w:marLeft w:val="480"/>
          <w:marRight w:val="0"/>
          <w:marTop w:val="0"/>
          <w:marBottom w:val="0"/>
          <w:divBdr>
            <w:top w:val="none" w:sz="0" w:space="0" w:color="auto"/>
            <w:left w:val="none" w:sz="0" w:space="0" w:color="auto"/>
            <w:bottom w:val="none" w:sz="0" w:space="0" w:color="auto"/>
            <w:right w:val="none" w:sz="0" w:space="0" w:color="auto"/>
          </w:divBdr>
        </w:div>
        <w:div w:id="1777602453">
          <w:marLeft w:val="480"/>
          <w:marRight w:val="0"/>
          <w:marTop w:val="0"/>
          <w:marBottom w:val="0"/>
          <w:divBdr>
            <w:top w:val="none" w:sz="0" w:space="0" w:color="auto"/>
            <w:left w:val="none" w:sz="0" w:space="0" w:color="auto"/>
            <w:bottom w:val="none" w:sz="0" w:space="0" w:color="auto"/>
            <w:right w:val="none" w:sz="0" w:space="0" w:color="auto"/>
          </w:divBdr>
        </w:div>
        <w:div w:id="1838686427">
          <w:marLeft w:val="480"/>
          <w:marRight w:val="0"/>
          <w:marTop w:val="0"/>
          <w:marBottom w:val="0"/>
          <w:divBdr>
            <w:top w:val="none" w:sz="0" w:space="0" w:color="auto"/>
            <w:left w:val="none" w:sz="0" w:space="0" w:color="auto"/>
            <w:bottom w:val="none" w:sz="0" w:space="0" w:color="auto"/>
            <w:right w:val="none" w:sz="0" w:space="0" w:color="auto"/>
          </w:divBdr>
        </w:div>
        <w:div w:id="1853303226">
          <w:marLeft w:val="480"/>
          <w:marRight w:val="0"/>
          <w:marTop w:val="0"/>
          <w:marBottom w:val="0"/>
          <w:divBdr>
            <w:top w:val="none" w:sz="0" w:space="0" w:color="auto"/>
            <w:left w:val="none" w:sz="0" w:space="0" w:color="auto"/>
            <w:bottom w:val="none" w:sz="0" w:space="0" w:color="auto"/>
            <w:right w:val="none" w:sz="0" w:space="0" w:color="auto"/>
          </w:divBdr>
        </w:div>
        <w:div w:id="1936014873">
          <w:marLeft w:val="480"/>
          <w:marRight w:val="0"/>
          <w:marTop w:val="0"/>
          <w:marBottom w:val="0"/>
          <w:divBdr>
            <w:top w:val="none" w:sz="0" w:space="0" w:color="auto"/>
            <w:left w:val="none" w:sz="0" w:space="0" w:color="auto"/>
            <w:bottom w:val="none" w:sz="0" w:space="0" w:color="auto"/>
            <w:right w:val="none" w:sz="0" w:space="0" w:color="auto"/>
          </w:divBdr>
        </w:div>
        <w:div w:id="1940873570">
          <w:marLeft w:val="480"/>
          <w:marRight w:val="0"/>
          <w:marTop w:val="0"/>
          <w:marBottom w:val="0"/>
          <w:divBdr>
            <w:top w:val="none" w:sz="0" w:space="0" w:color="auto"/>
            <w:left w:val="none" w:sz="0" w:space="0" w:color="auto"/>
            <w:bottom w:val="none" w:sz="0" w:space="0" w:color="auto"/>
            <w:right w:val="none" w:sz="0" w:space="0" w:color="auto"/>
          </w:divBdr>
        </w:div>
        <w:div w:id="1970546159">
          <w:marLeft w:val="480"/>
          <w:marRight w:val="0"/>
          <w:marTop w:val="0"/>
          <w:marBottom w:val="0"/>
          <w:divBdr>
            <w:top w:val="none" w:sz="0" w:space="0" w:color="auto"/>
            <w:left w:val="none" w:sz="0" w:space="0" w:color="auto"/>
            <w:bottom w:val="none" w:sz="0" w:space="0" w:color="auto"/>
            <w:right w:val="none" w:sz="0" w:space="0" w:color="auto"/>
          </w:divBdr>
        </w:div>
        <w:div w:id="1974208672">
          <w:marLeft w:val="480"/>
          <w:marRight w:val="0"/>
          <w:marTop w:val="0"/>
          <w:marBottom w:val="0"/>
          <w:divBdr>
            <w:top w:val="none" w:sz="0" w:space="0" w:color="auto"/>
            <w:left w:val="none" w:sz="0" w:space="0" w:color="auto"/>
            <w:bottom w:val="none" w:sz="0" w:space="0" w:color="auto"/>
            <w:right w:val="none" w:sz="0" w:space="0" w:color="auto"/>
          </w:divBdr>
        </w:div>
        <w:div w:id="2026470125">
          <w:marLeft w:val="480"/>
          <w:marRight w:val="0"/>
          <w:marTop w:val="0"/>
          <w:marBottom w:val="0"/>
          <w:divBdr>
            <w:top w:val="none" w:sz="0" w:space="0" w:color="auto"/>
            <w:left w:val="none" w:sz="0" w:space="0" w:color="auto"/>
            <w:bottom w:val="none" w:sz="0" w:space="0" w:color="auto"/>
            <w:right w:val="none" w:sz="0" w:space="0" w:color="auto"/>
          </w:divBdr>
        </w:div>
        <w:div w:id="2028868673">
          <w:marLeft w:val="480"/>
          <w:marRight w:val="0"/>
          <w:marTop w:val="0"/>
          <w:marBottom w:val="0"/>
          <w:divBdr>
            <w:top w:val="none" w:sz="0" w:space="0" w:color="auto"/>
            <w:left w:val="none" w:sz="0" w:space="0" w:color="auto"/>
            <w:bottom w:val="none" w:sz="0" w:space="0" w:color="auto"/>
            <w:right w:val="none" w:sz="0" w:space="0" w:color="auto"/>
          </w:divBdr>
        </w:div>
        <w:div w:id="2047945856">
          <w:marLeft w:val="480"/>
          <w:marRight w:val="0"/>
          <w:marTop w:val="0"/>
          <w:marBottom w:val="0"/>
          <w:divBdr>
            <w:top w:val="none" w:sz="0" w:space="0" w:color="auto"/>
            <w:left w:val="none" w:sz="0" w:space="0" w:color="auto"/>
            <w:bottom w:val="none" w:sz="0" w:space="0" w:color="auto"/>
            <w:right w:val="none" w:sz="0" w:space="0" w:color="auto"/>
          </w:divBdr>
        </w:div>
        <w:div w:id="2049912615">
          <w:marLeft w:val="480"/>
          <w:marRight w:val="0"/>
          <w:marTop w:val="0"/>
          <w:marBottom w:val="0"/>
          <w:divBdr>
            <w:top w:val="none" w:sz="0" w:space="0" w:color="auto"/>
            <w:left w:val="none" w:sz="0" w:space="0" w:color="auto"/>
            <w:bottom w:val="none" w:sz="0" w:space="0" w:color="auto"/>
            <w:right w:val="none" w:sz="0" w:space="0" w:color="auto"/>
          </w:divBdr>
        </w:div>
        <w:div w:id="2076051621">
          <w:marLeft w:val="480"/>
          <w:marRight w:val="0"/>
          <w:marTop w:val="0"/>
          <w:marBottom w:val="0"/>
          <w:divBdr>
            <w:top w:val="none" w:sz="0" w:space="0" w:color="auto"/>
            <w:left w:val="none" w:sz="0" w:space="0" w:color="auto"/>
            <w:bottom w:val="none" w:sz="0" w:space="0" w:color="auto"/>
            <w:right w:val="none" w:sz="0" w:space="0" w:color="auto"/>
          </w:divBdr>
        </w:div>
        <w:div w:id="2110656157">
          <w:marLeft w:val="480"/>
          <w:marRight w:val="0"/>
          <w:marTop w:val="0"/>
          <w:marBottom w:val="0"/>
          <w:divBdr>
            <w:top w:val="none" w:sz="0" w:space="0" w:color="auto"/>
            <w:left w:val="none" w:sz="0" w:space="0" w:color="auto"/>
            <w:bottom w:val="none" w:sz="0" w:space="0" w:color="auto"/>
            <w:right w:val="none" w:sz="0" w:space="0" w:color="auto"/>
          </w:divBdr>
        </w:div>
        <w:div w:id="2116900964">
          <w:marLeft w:val="480"/>
          <w:marRight w:val="0"/>
          <w:marTop w:val="0"/>
          <w:marBottom w:val="0"/>
          <w:divBdr>
            <w:top w:val="none" w:sz="0" w:space="0" w:color="auto"/>
            <w:left w:val="none" w:sz="0" w:space="0" w:color="auto"/>
            <w:bottom w:val="none" w:sz="0" w:space="0" w:color="auto"/>
            <w:right w:val="none" w:sz="0" w:space="0" w:color="auto"/>
          </w:divBdr>
        </w:div>
      </w:divsChild>
    </w:div>
    <w:div w:id="806437000">
      <w:marLeft w:val="640"/>
      <w:marRight w:val="0"/>
      <w:marTop w:val="0"/>
      <w:marBottom w:val="0"/>
      <w:divBdr>
        <w:top w:val="none" w:sz="0" w:space="0" w:color="auto"/>
        <w:left w:val="none" w:sz="0" w:space="0" w:color="auto"/>
        <w:bottom w:val="none" w:sz="0" w:space="0" w:color="auto"/>
        <w:right w:val="none" w:sz="0" w:space="0" w:color="auto"/>
      </w:divBdr>
    </w:div>
    <w:div w:id="806551631">
      <w:marLeft w:val="640"/>
      <w:marRight w:val="0"/>
      <w:marTop w:val="0"/>
      <w:marBottom w:val="0"/>
      <w:divBdr>
        <w:top w:val="none" w:sz="0" w:space="0" w:color="auto"/>
        <w:left w:val="none" w:sz="0" w:space="0" w:color="auto"/>
        <w:bottom w:val="none" w:sz="0" w:space="0" w:color="auto"/>
        <w:right w:val="none" w:sz="0" w:space="0" w:color="auto"/>
      </w:divBdr>
    </w:div>
    <w:div w:id="807019166">
      <w:marLeft w:val="640"/>
      <w:marRight w:val="0"/>
      <w:marTop w:val="0"/>
      <w:marBottom w:val="0"/>
      <w:divBdr>
        <w:top w:val="none" w:sz="0" w:space="0" w:color="auto"/>
        <w:left w:val="none" w:sz="0" w:space="0" w:color="auto"/>
        <w:bottom w:val="none" w:sz="0" w:space="0" w:color="auto"/>
        <w:right w:val="none" w:sz="0" w:space="0" w:color="auto"/>
      </w:divBdr>
    </w:div>
    <w:div w:id="807279766">
      <w:bodyDiv w:val="1"/>
      <w:marLeft w:val="0"/>
      <w:marRight w:val="0"/>
      <w:marTop w:val="0"/>
      <w:marBottom w:val="0"/>
      <w:divBdr>
        <w:top w:val="none" w:sz="0" w:space="0" w:color="auto"/>
        <w:left w:val="none" w:sz="0" w:space="0" w:color="auto"/>
        <w:bottom w:val="none" w:sz="0" w:space="0" w:color="auto"/>
        <w:right w:val="none" w:sz="0" w:space="0" w:color="auto"/>
      </w:divBdr>
      <w:divsChild>
        <w:div w:id="19282003">
          <w:marLeft w:val="480"/>
          <w:marRight w:val="0"/>
          <w:marTop w:val="0"/>
          <w:marBottom w:val="0"/>
          <w:divBdr>
            <w:top w:val="none" w:sz="0" w:space="0" w:color="auto"/>
            <w:left w:val="none" w:sz="0" w:space="0" w:color="auto"/>
            <w:bottom w:val="none" w:sz="0" w:space="0" w:color="auto"/>
            <w:right w:val="none" w:sz="0" w:space="0" w:color="auto"/>
          </w:divBdr>
        </w:div>
        <w:div w:id="232010579">
          <w:marLeft w:val="480"/>
          <w:marRight w:val="0"/>
          <w:marTop w:val="0"/>
          <w:marBottom w:val="0"/>
          <w:divBdr>
            <w:top w:val="none" w:sz="0" w:space="0" w:color="auto"/>
            <w:left w:val="none" w:sz="0" w:space="0" w:color="auto"/>
            <w:bottom w:val="none" w:sz="0" w:space="0" w:color="auto"/>
            <w:right w:val="none" w:sz="0" w:space="0" w:color="auto"/>
          </w:divBdr>
        </w:div>
        <w:div w:id="248199175">
          <w:marLeft w:val="480"/>
          <w:marRight w:val="0"/>
          <w:marTop w:val="0"/>
          <w:marBottom w:val="0"/>
          <w:divBdr>
            <w:top w:val="none" w:sz="0" w:space="0" w:color="auto"/>
            <w:left w:val="none" w:sz="0" w:space="0" w:color="auto"/>
            <w:bottom w:val="none" w:sz="0" w:space="0" w:color="auto"/>
            <w:right w:val="none" w:sz="0" w:space="0" w:color="auto"/>
          </w:divBdr>
        </w:div>
        <w:div w:id="263071760">
          <w:marLeft w:val="480"/>
          <w:marRight w:val="0"/>
          <w:marTop w:val="0"/>
          <w:marBottom w:val="0"/>
          <w:divBdr>
            <w:top w:val="none" w:sz="0" w:space="0" w:color="auto"/>
            <w:left w:val="none" w:sz="0" w:space="0" w:color="auto"/>
            <w:bottom w:val="none" w:sz="0" w:space="0" w:color="auto"/>
            <w:right w:val="none" w:sz="0" w:space="0" w:color="auto"/>
          </w:divBdr>
        </w:div>
        <w:div w:id="274795381">
          <w:marLeft w:val="480"/>
          <w:marRight w:val="0"/>
          <w:marTop w:val="0"/>
          <w:marBottom w:val="0"/>
          <w:divBdr>
            <w:top w:val="none" w:sz="0" w:space="0" w:color="auto"/>
            <w:left w:val="none" w:sz="0" w:space="0" w:color="auto"/>
            <w:bottom w:val="none" w:sz="0" w:space="0" w:color="auto"/>
            <w:right w:val="none" w:sz="0" w:space="0" w:color="auto"/>
          </w:divBdr>
        </w:div>
        <w:div w:id="313921569">
          <w:marLeft w:val="480"/>
          <w:marRight w:val="0"/>
          <w:marTop w:val="0"/>
          <w:marBottom w:val="0"/>
          <w:divBdr>
            <w:top w:val="none" w:sz="0" w:space="0" w:color="auto"/>
            <w:left w:val="none" w:sz="0" w:space="0" w:color="auto"/>
            <w:bottom w:val="none" w:sz="0" w:space="0" w:color="auto"/>
            <w:right w:val="none" w:sz="0" w:space="0" w:color="auto"/>
          </w:divBdr>
        </w:div>
        <w:div w:id="353843314">
          <w:marLeft w:val="480"/>
          <w:marRight w:val="0"/>
          <w:marTop w:val="0"/>
          <w:marBottom w:val="0"/>
          <w:divBdr>
            <w:top w:val="none" w:sz="0" w:space="0" w:color="auto"/>
            <w:left w:val="none" w:sz="0" w:space="0" w:color="auto"/>
            <w:bottom w:val="none" w:sz="0" w:space="0" w:color="auto"/>
            <w:right w:val="none" w:sz="0" w:space="0" w:color="auto"/>
          </w:divBdr>
        </w:div>
        <w:div w:id="358165933">
          <w:marLeft w:val="480"/>
          <w:marRight w:val="0"/>
          <w:marTop w:val="0"/>
          <w:marBottom w:val="0"/>
          <w:divBdr>
            <w:top w:val="none" w:sz="0" w:space="0" w:color="auto"/>
            <w:left w:val="none" w:sz="0" w:space="0" w:color="auto"/>
            <w:bottom w:val="none" w:sz="0" w:space="0" w:color="auto"/>
            <w:right w:val="none" w:sz="0" w:space="0" w:color="auto"/>
          </w:divBdr>
        </w:div>
        <w:div w:id="367530576">
          <w:marLeft w:val="480"/>
          <w:marRight w:val="0"/>
          <w:marTop w:val="0"/>
          <w:marBottom w:val="0"/>
          <w:divBdr>
            <w:top w:val="none" w:sz="0" w:space="0" w:color="auto"/>
            <w:left w:val="none" w:sz="0" w:space="0" w:color="auto"/>
            <w:bottom w:val="none" w:sz="0" w:space="0" w:color="auto"/>
            <w:right w:val="none" w:sz="0" w:space="0" w:color="auto"/>
          </w:divBdr>
        </w:div>
        <w:div w:id="372048074">
          <w:marLeft w:val="480"/>
          <w:marRight w:val="0"/>
          <w:marTop w:val="0"/>
          <w:marBottom w:val="0"/>
          <w:divBdr>
            <w:top w:val="none" w:sz="0" w:space="0" w:color="auto"/>
            <w:left w:val="none" w:sz="0" w:space="0" w:color="auto"/>
            <w:bottom w:val="none" w:sz="0" w:space="0" w:color="auto"/>
            <w:right w:val="none" w:sz="0" w:space="0" w:color="auto"/>
          </w:divBdr>
        </w:div>
        <w:div w:id="409036146">
          <w:marLeft w:val="480"/>
          <w:marRight w:val="0"/>
          <w:marTop w:val="0"/>
          <w:marBottom w:val="0"/>
          <w:divBdr>
            <w:top w:val="none" w:sz="0" w:space="0" w:color="auto"/>
            <w:left w:val="none" w:sz="0" w:space="0" w:color="auto"/>
            <w:bottom w:val="none" w:sz="0" w:space="0" w:color="auto"/>
            <w:right w:val="none" w:sz="0" w:space="0" w:color="auto"/>
          </w:divBdr>
        </w:div>
        <w:div w:id="460349199">
          <w:marLeft w:val="480"/>
          <w:marRight w:val="0"/>
          <w:marTop w:val="0"/>
          <w:marBottom w:val="0"/>
          <w:divBdr>
            <w:top w:val="none" w:sz="0" w:space="0" w:color="auto"/>
            <w:left w:val="none" w:sz="0" w:space="0" w:color="auto"/>
            <w:bottom w:val="none" w:sz="0" w:space="0" w:color="auto"/>
            <w:right w:val="none" w:sz="0" w:space="0" w:color="auto"/>
          </w:divBdr>
        </w:div>
        <w:div w:id="461919567">
          <w:marLeft w:val="480"/>
          <w:marRight w:val="0"/>
          <w:marTop w:val="0"/>
          <w:marBottom w:val="0"/>
          <w:divBdr>
            <w:top w:val="none" w:sz="0" w:space="0" w:color="auto"/>
            <w:left w:val="none" w:sz="0" w:space="0" w:color="auto"/>
            <w:bottom w:val="none" w:sz="0" w:space="0" w:color="auto"/>
            <w:right w:val="none" w:sz="0" w:space="0" w:color="auto"/>
          </w:divBdr>
        </w:div>
        <w:div w:id="474638452">
          <w:marLeft w:val="480"/>
          <w:marRight w:val="0"/>
          <w:marTop w:val="0"/>
          <w:marBottom w:val="0"/>
          <w:divBdr>
            <w:top w:val="none" w:sz="0" w:space="0" w:color="auto"/>
            <w:left w:val="none" w:sz="0" w:space="0" w:color="auto"/>
            <w:bottom w:val="none" w:sz="0" w:space="0" w:color="auto"/>
            <w:right w:val="none" w:sz="0" w:space="0" w:color="auto"/>
          </w:divBdr>
        </w:div>
        <w:div w:id="594480893">
          <w:marLeft w:val="480"/>
          <w:marRight w:val="0"/>
          <w:marTop w:val="0"/>
          <w:marBottom w:val="0"/>
          <w:divBdr>
            <w:top w:val="none" w:sz="0" w:space="0" w:color="auto"/>
            <w:left w:val="none" w:sz="0" w:space="0" w:color="auto"/>
            <w:bottom w:val="none" w:sz="0" w:space="0" w:color="auto"/>
            <w:right w:val="none" w:sz="0" w:space="0" w:color="auto"/>
          </w:divBdr>
        </w:div>
        <w:div w:id="606549947">
          <w:marLeft w:val="480"/>
          <w:marRight w:val="0"/>
          <w:marTop w:val="0"/>
          <w:marBottom w:val="0"/>
          <w:divBdr>
            <w:top w:val="none" w:sz="0" w:space="0" w:color="auto"/>
            <w:left w:val="none" w:sz="0" w:space="0" w:color="auto"/>
            <w:bottom w:val="none" w:sz="0" w:space="0" w:color="auto"/>
            <w:right w:val="none" w:sz="0" w:space="0" w:color="auto"/>
          </w:divBdr>
        </w:div>
        <w:div w:id="636878959">
          <w:marLeft w:val="480"/>
          <w:marRight w:val="0"/>
          <w:marTop w:val="0"/>
          <w:marBottom w:val="0"/>
          <w:divBdr>
            <w:top w:val="none" w:sz="0" w:space="0" w:color="auto"/>
            <w:left w:val="none" w:sz="0" w:space="0" w:color="auto"/>
            <w:bottom w:val="none" w:sz="0" w:space="0" w:color="auto"/>
            <w:right w:val="none" w:sz="0" w:space="0" w:color="auto"/>
          </w:divBdr>
        </w:div>
        <w:div w:id="770318194">
          <w:marLeft w:val="480"/>
          <w:marRight w:val="0"/>
          <w:marTop w:val="0"/>
          <w:marBottom w:val="0"/>
          <w:divBdr>
            <w:top w:val="none" w:sz="0" w:space="0" w:color="auto"/>
            <w:left w:val="none" w:sz="0" w:space="0" w:color="auto"/>
            <w:bottom w:val="none" w:sz="0" w:space="0" w:color="auto"/>
            <w:right w:val="none" w:sz="0" w:space="0" w:color="auto"/>
          </w:divBdr>
        </w:div>
        <w:div w:id="836968748">
          <w:marLeft w:val="480"/>
          <w:marRight w:val="0"/>
          <w:marTop w:val="0"/>
          <w:marBottom w:val="0"/>
          <w:divBdr>
            <w:top w:val="none" w:sz="0" w:space="0" w:color="auto"/>
            <w:left w:val="none" w:sz="0" w:space="0" w:color="auto"/>
            <w:bottom w:val="none" w:sz="0" w:space="0" w:color="auto"/>
            <w:right w:val="none" w:sz="0" w:space="0" w:color="auto"/>
          </w:divBdr>
        </w:div>
        <w:div w:id="842626287">
          <w:marLeft w:val="480"/>
          <w:marRight w:val="0"/>
          <w:marTop w:val="0"/>
          <w:marBottom w:val="0"/>
          <w:divBdr>
            <w:top w:val="none" w:sz="0" w:space="0" w:color="auto"/>
            <w:left w:val="none" w:sz="0" w:space="0" w:color="auto"/>
            <w:bottom w:val="none" w:sz="0" w:space="0" w:color="auto"/>
            <w:right w:val="none" w:sz="0" w:space="0" w:color="auto"/>
          </w:divBdr>
        </w:div>
        <w:div w:id="850610290">
          <w:marLeft w:val="480"/>
          <w:marRight w:val="0"/>
          <w:marTop w:val="0"/>
          <w:marBottom w:val="0"/>
          <w:divBdr>
            <w:top w:val="none" w:sz="0" w:space="0" w:color="auto"/>
            <w:left w:val="none" w:sz="0" w:space="0" w:color="auto"/>
            <w:bottom w:val="none" w:sz="0" w:space="0" w:color="auto"/>
            <w:right w:val="none" w:sz="0" w:space="0" w:color="auto"/>
          </w:divBdr>
        </w:div>
        <w:div w:id="951589513">
          <w:marLeft w:val="480"/>
          <w:marRight w:val="0"/>
          <w:marTop w:val="0"/>
          <w:marBottom w:val="0"/>
          <w:divBdr>
            <w:top w:val="none" w:sz="0" w:space="0" w:color="auto"/>
            <w:left w:val="none" w:sz="0" w:space="0" w:color="auto"/>
            <w:bottom w:val="none" w:sz="0" w:space="0" w:color="auto"/>
            <w:right w:val="none" w:sz="0" w:space="0" w:color="auto"/>
          </w:divBdr>
        </w:div>
        <w:div w:id="995571842">
          <w:marLeft w:val="480"/>
          <w:marRight w:val="0"/>
          <w:marTop w:val="0"/>
          <w:marBottom w:val="0"/>
          <w:divBdr>
            <w:top w:val="none" w:sz="0" w:space="0" w:color="auto"/>
            <w:left w:val="none" w:sz="0" w:space="0" w:color="auto"/>
            <w:bottom w:val="none" w:sz="0" w:space="0" w:color="auto"/>
            <w:right w:val="none" w:sz="0" w:space="0" w:color="auto"/>
          </w:divBdr>
        </w:div>
        <w:div w:id="1051003516">
          <w:marLeft w:val="480"/>
          <w:marRight w:val="0"/>
          <w:marTop w:val="0"/>
          <w:marBottom w:val="0"/>
          <w:divBdr>
            <w:top w:val="none" w:sz="0" w:space="0" w:color="auto"/>
            <w:left w:val="none" w:sz="0" w:space="0" w:color="auto"/>
            <w:bottom w:val="none" w:sz="0" w:space="0" w:color="auto"/>
            <w:right w:val="none" w:sz="0" w:space="0" w:color="auto"/>
          </w:divBdr>
        </w:div>
        <w:div w:id="1072506345">
          <w:marLeft w:val="480"/>
          <w:marRight w:val="0"/>
          <w:marTop w:val="0"/>
          <w:marBottom w:val="0"/>
          <w:divBdr>
            <w:top w:val="none" w:sz="0" w:space="0" w:color="auto"/>
            <w:left w:val="none" w:sz="0" w:space="0" w:color="auto"/>
            <w:bottom w:val="none" w:sz="0" w:space="0" w:color="auto"/>
            <w:right w:val="none" w:sz="0" w:space="0" w:color="auto"/>
          </w:divBdr>
        </w:div>
        <w:div w:id="1103846068">
          <w:marLeft w:val="480"/>
          <w:marRight w:val="0"/>
          <w:marTop w:val="0"/>
          <w:marBottom w:val="0"/>
          <w:divBdr>
            <w:top w:val="none" w:sz="0" w:space="0" w:color="auto"/>
            <w:left w:val="none" w:sz="0" w:space="0" w:color="auto"/>
            <w:bottom w:val="none" w:sz="0" w:space="0" w:color="auto"/>
            <w:right w:val="none" w:sz="0" w:space="0" w:color="auto"/>
          </w:divBdr>
        </w:div>
        <w:div w:id="1110592317">
          <w:marLeft w:val="480"/>
          <w:marRight w:val="0"/>
          <w:marTop w:val="0"/>
          <w:marBottom w:val="0"/>
          <w:divBdr>
            <w:top w:val="none" w:sz="0" w:space="0" w:color="auto"/>
            <w:left w:val="none" w:sz="0" w:space="0" w:color="auto"/>
            <w:bottom w:val="none" w:sz="0" w:space="0" w:color="auto"/>
            <w:right w:val="none" w:sz="0" w:space="0" w:color="auto"/>
          </w:divBdr>
        </w:div>
        <w:div w:id="1113791696">
          <w:marLeft w:val="480"/>
          <w:marRight w:val="0"/>
          <w:marTop w:val="0"/>
          <w:marBottom w:val="0"/>
          <w:divBdr>
            <w:top w:val="none" w:sz="0" w:space="0" w:color="auto"/>
            <w:left w:val="none" w:sz="0" w:space="0" w:color="auto"/>
            <w:bottom w:val="none" w:sz="0" w:space="0" w:color="auto"/>
            <w:right w:val="none" w:sz="0" w:space="0" w:color="auto"/>
          </w:divBdr>
        </w:div>
        <w:div w:id="1138573273">
          <w:marLeft w:val="480"/>
          <w:marRight w:val="0"/>
          <w:marTop w:val="0"/>
          <w:marBottom w:val="0"/>
          <w:divBdr>
            <w:top w:val="none" w:sz="0" w:space="0" w:color="auto"/>
            <w:left w:val="none" w:sz="0" w:space="0" w:color="auto"/>
            <w:bottom w:val="none" w:sz="0" w:space="0" w:color="auto"/>
            <w:right w:val="none" w:sz="0" w:space="0" w:color="auto"/>
          </w:divBdr>
        </w:div>
        <w:div w:id="1162500517">
          <w:marLeft w:val="480"/>
          <w:marRight w:val="0"/>
          <w:marTop w:val="0"/>
          <w:marBottom w:val="0"/>
          <w:divBdr>
            <w:top w:val="none" w:sz="0" w:space="0" w:color="auto"/>
            <w:left w:val="none" w:sz="0" w:space="0" w:color="auto"/>
            <w:bottom w:val="none" w:sz="0" w:space="0" w:color="auto"/>
            <w:right w:val="none" w:sz="0" w:space="0" w:color="auto"/>
          </w:divBdr>
        </w:div>
        <w:div w:id="1189416178">
          <w:marLeft w:val="480"/>
          <w:marRight w:val="0"/>
          <w:marTop w:val="0"/>
          <w:marBottom w:val="0"/>
          <w:divBdr>
            <w:top w:val="none" w:sz="0" w:space="0" w:color="auto"/>
            <w:left w:val="none" w:sz="0" w:space="0" w:color="auto"/>
            <w:bottom w:val="none" w:sz="0" w:space="0" w:color="auto"/>
            <w:right w:val="none" w:sz="0" w:space="0" w:color="auto"/>
          </w:divBdr>
        </w:div>
        <w:div w:id="1241014370">
          <w:marLeft w:val="480"/>
          <w:marRight w:val="0"/>
          <w:marTop w:val="0"/>
          <w:marBottom w:val="0"/>
          <w:divBdr>
            <w:top w:val="none" w:sz="0" w:space="0" w:color="auto"/>
            <w:left w:val="none" w:sz="0" w:space="0" w:color="auto"/>
            <w:bottom w:val="none" w:sz="0" w:space="0" w:color="auto"/>
            <w:right w:val="none" w:sz="0" w:space="0" w:color="auto"/>
          </w:divBdr>
        </w:div>
        <w:div w:id="1262686489">
          <w:marLeft w:val="480"/>
          <w:marRight w:val="0"/>
          <w:marTop w:val="0"/>
          <w:marBottom w:val="0"/>
          <w:divBdr>
            <w:top w:val="none" w:sz="0" w:space="0" w:color="auto"/>
            <w:left w:val="none" w:sz="0" w:space="0" w:color="auto"/>
            <w:bottom w:val="none" w:sz="0" w:space="0" w:color="auto"/>
            <w:right w:val="none" w:sz="0" w:space="0" w:color="auto"/>
          </w:divBdr>
        </w:div>
        <w:div w:id="1287541081">
          <w:marLeft w:val="480"/>
          <w:marRight w:val="0"/>
          <w:marTop w:val="0"/>
          <w:marBottom w:val="0"/>
          <w:divBdr>
            <w:top w:val="none" w:sz="0" w:space="0" w:color="auto"/>
            <w:left w:val="none" w:sz="0" w:space="0" w:color="auto"/>
            <w:bottom w:val="none" w:sz="0" w:space="0" w:color="auto"/>
            <w:right w:val="none" w:sz="0" w:space="0" w:color="auto"/>
          </w:divBdr>
        </w:div>
        <w:div w:id="1301229329">
          <w:marLeft w:val="480"/>
          <w:marRight w:val="0"/>
          <w:marTop w:val="0"/>
          <w:marBottom w:val="0"/>
          <w:divBdr>
            <w:top w:val="none" w:sz="0" w:space="0" w:color="auto"/>
            <w:left w:val="none" w:sz="0" w:space="0" w:color="auto"/>
            <w:bottom w:val="none" w:sz="0" w:space="0" w:color="auto"/>
            <w:right w:val="none" w:sz="0" w:space="0" w:color="auto"/>
          </w:divBdr>
        </w:div>
        <w:div w:id="1311210198">
          <w:marLeft w:val="480"/>
          <w:marRight w:val="0"/>
          <w:marTop w:val="0"/>
          <w:marBottom w:val="0"/>
          <w:divBdr>
            <w:top w:val="none" w:sz="0" w:space="0" w:color="auto"/>
            <w:left w:val="none" w:sz="0" w:space="0" w:color="auto"/>
            <w:bottom w:val="none" w:sz="0" w:space="0" w:color="auto"/>
            <w:right w:val="none" w:sz="0" w:space="0" w:color="auto"/>
          </w:divBdr>
        </w:div>
        <w:div w:id="1369911330">
          <w:marLeft w:val="480"/>
          <w:marRight w:val="0"/>
          <w:marTop w:val="0"/>
          <w:marBottom w:val="0"/>
          <w:divBdr>
            <w:top w:val="none" w:sz="0" w:space="0" w:color="auto"/>
            <w:left w:val="none" w:sz="0" w:space="0" w:color="auto"/>
            <w:bottom w:val="none" w:sz="0" w:space="0" w:color="auto"/>
            <w:right w:val="none" w:sz="0" w:space="0" w:color="auto"/>
          </w:divBdr>
        </w:div>
        <w:div w:id="1371302139">
          <w:marLeft w:val="480"/>
          <w:marRight w:val="0"/>
          <w:marTop w:val="0"/>
          <w:marBottom w:val="0"/>
          <w:divBdr>
            <w:top w:val="none" w:sz="0" w:space="0" w:color="auto"/>
            <w:left w:val="none" w:sz="0" w:space="0" w:color="auto"/>
            <w:bottom w:val="none" w:sz="0" w:space="0" w:color="auto"/>
            <w:right w:val="none" w:sz="0" w:space="0" w:color="auto"/>
          </w:divBdr>
        </w:div>
        <w:div w:id="1406800553">
          <w:marLeft w:val="480"/>
          <w:marRight w:val="0"/>
          <w:marTop w:val="0"/>
          <w:marBottom w:val="0"/>
          <w:divBdr>
            <w:top w:val="none" w:sz="0" w:space="0" w:color="auto"/>
            <w:left w:val="none" w:sz="0" w:space="0" w:color="auto"/>
            <w:bottom w:val="none" w:sz="0" w:space="0" w:color="auto"/>
            <w:right w:val="none" w:sz="0" w:space="0" w:color="auto"/>
          </w:divBdr>
        </w:div>
        <w:div w:id="1460104727">
          <w:marLeft w:val="480"/>
          <w:marRight w:val="0"/>
          <w:marTop w:val="0"/>
          <w:marBottom w:val="0"/>
          <w:divBdr>
            <w:top w:val="none" w:sz="0" w:space="0" w:color="auto"/>
            <w:left w:val="none" w:sz="0" w:space="0" w:color="auto"/>
            <w:bottom w:val="none" w:sz="0" w:space="0" w:color="auto"/>
            <w:right w:val="none" w:sz="0" w:space="0" w:color="auto"/>
          </w:divBdr>
        </w:div>
        <w:div w:id="1463961301">
          <w:marLeft w:val="480"/>
          <w:marRight w:val="0"/>
          <w:marTop w:val="0"/>
          <w:marBottom w:val="0"/>
          <w:divBdr>
            <w:top w:val="none" w:sz="0" w:space="0" w:color="auto"/>
            <w:left w:val="none" w:sz="0" w:space="0" w:color="auto"/>
            <w:bottom w:val="none" w:sz="0" w:space="0" w:color="auto"/>
            <w:right w:val="none" w:sz="0" w:space="0" w:color="auto"/>
          </w:divBdr>
        </w:div>
        <w:div w:id="1524705136">
          <w:marLeft w:val="480"/>
          <w:marRight w:val="0"/>
          <w:marTop w:val="0"/>
          <w:marBottom w:val="0"/>
          <w:divBdr>
            <w:top w:val="none" w:sz="0" w:space="0" w:color="auto"/>
            <w:left w:val="none" w:sz="0" w:space="0" w:color="auto"/>
            <w:bottom w:val="none" w:sz="0" w:space="0" w:color="auto"/>
            <w:right w:val="none" w:sz="0" w:space="0" w:color="auto"/>
          </w:divBdr>
        </w:div>
        <w:div w:id="1543130267">
          <w:marLeft w:val="480"/>
          <w:marRight w:val="0"/>
          <w:marTop w:val="0"/>
          <w:marBottom w:val="0"/>
          <w:divBdr>
            <w:top w:val="none" w:sz="0" w:space="0" w:color="auto"/>
            <w:left w:val="none" w:sz="0" w:space="0" w:color="auto"/>
            <w:bottom w:val="none" w:sz="0" w:space="0" w:color="auto"/>
            <w:right w:val="none" w:sz="0" w:space="0" w:color="auto"/>
          </w:divBdr>
        </w:div>
        <w:div w:id="1554580136">
          <w:marLeft w:val="480"/>
          <w:marRight w:val="0"/>
          <w:marTop w:val="0"/>
          <w:marBottom w:val="0"/>
          <w:divBdr>
            <w:top w:val="none" w:sz="0" w:space="0" w:color="auto"/>
            <w:left w:val="none" w:sz="0" w:space="0" w:color="auto"/>
            <w:bottom w:val="none" w:sz="0" w:space="0" w:color="auto"/>
            <w:right w:val="none" w:sz="0" w:space="0" w:color="auto"/>
          </w:divBdr>
        </w:div>
        <w:div w:id="1562521960">
          <w:marLeft w:val="480"/>
          <w:marRight w:val="0"/>
          <w:marTop w:val="0"/>
          <w:marBottom w:val="0"/>
          <w:divBdr>
            <w:top w:val="none" w:sz="0" w:space="0" w:color="auto"/>
            <w:left w:val="none" w:sz="0" w:space="0" w:color="auto"/>
            <w:bottom w:val="none" w:sz="0" w:space="0" w:color="auto"/>
            <w:right w:val="none" w:sz="0" w:space="0" w:color="auto"/>
          </w:divBdr>
        </w:div>
        <w:div w:id="1591430293">
          <w:marLeft w:val="480"/>
          <w:marRight w:val="0"/>
          <w:marTop w:val="0"/>
          <w:marBottom w:val="0"/>
          <w:divBdr>
            <w:top w:val="none" w:sz="0" w:space="0" w:color="auto"/>
            <w:left w:val="none" w:sz="0" w:space="0" w:color="auto"/>
            <w:bottom w:val="none" w:sz="0" w:space="0" w:color="auto"/>
            <w:right w:val="none" w:sz="0" w:space="0" w:color="auto"/>
          </w:divBdr>
        </w:div>
        <w:div w:id="1756976002">
          <w:marLeft w:val="480"/>
          <w:marRight w:val="0"/>
          <w:marTop w:val="0"/>
          <w:marBottom w:val="0"/>
          <w:divBdr>
            <w:top w:val="none" w:sz="0" w:space="0" w:color="auto"/>
            <w:left w:val="none" w:sz="0" w:space="0" w:color="auto"/>
            <w:bottom w:val="none" w:sz="0" w:space="0" w:color="auto"/>
            <w:right w:val="none" w:sz="0" w:space="0" w:color="auto"/>
          </w:divBdr>
        </w:div>
        <w:div w:id="1855801248">
          <w:marLeft w:val="480"/>
          <w:marRight w:val="0"/>
          <w:marTop w:val="0"/>
          <w:marBottom w:val="0"/>
          <w:divBdr>
            <w:top w:val="none" w:sz="0" w:space="0" w:color="auto"/>
            <w:left w:val="none" w:sz="0" w:space="0" w:color="auto"/>
            <w:bottom w:val="none" w:sz="0" w:space="0" w:color="auto"/>
            <w:right w:val="none" w:sz="0" w:space="0" w:color="auto"/>
          </w:divBdr>
        </w:div>
        <w:div w:id="1878815856">
          <w:marLeft w:val="480"/>
          <w:marRight w:val="0"/>
          <w:marTop w:val="0"/>
          <w:marBottom w:val="0"/>
          <w:divBdr>
            <w:top w:val="none" w:sz="0" w:space="0" w:color="auto"/>
            <w:left w:val="none" w:sz="0" w:space="0" w:color="auto"/>
            <w:bottom w:val="none" w:sz="0" w:space="0" w:color="auto"/>
            <w:right w:val="none" w:sz="0" w:space="0" w:color="auto"/>
          </w:divBdr>
        </w:div>
        <w:div w:id="1912038694">
          <w:marLeft w:val="480"/>
          <w:marRight w:val="0"/>
          <w:marTop w:val="0"/>
          <w:marBottom w:val="0"/>
          <w:divBdr>
            <w:top w:val="none" w:sz="0" w:space="0" w:color="auto"/>
            <w:left w:val="none" w:sz="0" w:space="0" w:color="auto"/>
            <w:bottom w:val="none" w:sz="0" w:space="0" w:color="auto"/>
            <w:right w:val="none" w:sz="0" w:space="0" w:color="auto"/>
          </w:divBdr>
        </w:div>
        <w:div w:id="1919365520">
          <w:marLeft w:val="480"/>
          <w:marRight w:val="0"/>
          <w:marTop w:val="0"/>
          <w:marBottom w:val="0"/>
          <w:divBdr>
            <w:top w:val="none" w:sz="0" w:space="0" w:color="auto"/>
            <w:left w:val="none" w:sz="0" w:space="0" w:color="auto"/>
            <w:bottom w:val="none" w:sz="0" w:space="0" w:color="auto"/>
            <w:right w:val="none" w:sz="0" w:space="0" w:color="auto"/>
          </w:divBdr>
        </w:div>
        <w:div w:id="1928152686">
          <w:marLeft w:val="480"/>
          <w:marRight w:val="0"/>
          <w:marTop w:val="0"/>
          <w:marBottom w:val="0"/>
          <w:divBdr>
            <w:top w:val="none" w:sz="0" w:space="0" w:color="auto"/>
            <w:left w:val="none" w:sz="0" w:space="0" w:color="auto"/>
            <w:bottom w:val="none" w:sz="0" w:space="0" w:color="auto"/>
            <w:right w:val="none" w:sz="0" w:space="0" w:color="auto"/>
          </w:divBdr>
        </w:div>
        <w:div w:id="1970545627">
          <w:marLeft w:val="480"/>
          <w:marRight w:val="0"/>
          <w:marTop w:val="0"/>
          <w:marBottom w:val="0"/>
          <w:divBdr>
            <w:top w:val="none" w:sz="0" w:space="0" w:color="auto"/>
            <w:left w:val="none" w:sz="0" w:space="0" w:color="auto"/>
            <w:bottom w:val="none" w:sz="0" w:space="0" w:color="auto"/>
            <w:right w:val="none" w:sz="0" w:space="0" w:color="auto"/>
          </w:divBdr>
        </w:div>
        <w:div w:id="2009751096">
          <w:marLeft w:val="480"/>
          <w:marRight w:val="0"/>
          <w:marTop w:val="0"/>
          <w:marBottom w:val="0"/>
          <w:divBdr>
            <w:top w:val="none" w:sz="0" w:space="0" w:color="auto"/>
            <w:left w:val="none" w:sz="0" w:space="0" w:color="auto"/>
            <w:bottom w:val="none" w:sz="0" w:space="0" w:color="auto"/>
            <w:right w:val="none" w:sz="0" w:space="0" w:color="auto"/>
          </w:divBdr>
        </w:div>
        <w:div w:id="2023967297">
          <w:marLeft w:val="480"/>
          <w:marRight w:val="0"/>
          <w:marTop w:val="0"/>
          <w:marBottom w:val="0"/>
          <w:divBdr>
            <w:top w:val="none" w:sz="0" w:space="0" w:color="auto"/>
            <w:left w:val="none" w:sz="0" w:space="0" w:color="auto"/>
            <w:bottom w:val="none" w:sz="0" w:space="0" w:color="auto"/>
            <w:right w:val="none" w:sz="0" w:space="0" w:color="auto"/>
          </w:divBdr>
        </w:div>
        <w:div w:id="2060934156">
          <w:marLeft w:val="480"/>
          <w:marRight w:val="0"/>
          <w:marTop w:val="0"/>
          <w:marBottom w:val="0"/>
          <w:divBdr>
            <w:top w:val="none" w:sz="0" w:space="0" w:color="auto"/>
            <w:left w:val="none" w:sz="0" w:space="0" w:color="auto"/>
            <w:bottom w:val="none" w:sz="0" w:space="0" w:color="auto"/>
            <w:right w:val="none" w:sz="0" w:space="0" w:color="auto"/>
          </w:divBdr>
        </w:div>
        <w:div w:id="2094861817">
          <w:marLeft w:val="480"/>
          <w:marRight w:val="0"/>
          <w:marTop w:val="0"/>
          <w:marBottom w:val="0"/>
          <w:divBdr>
            <w:top w:val="none" w:sz="0" w:space="0" w:color="auto"/>
            <w:left w:val="none" w:sz="0" w:space="0" w:color="auto"/>
            <w:bottom w:val="none" w:sz="0" w:space="0" w:color="auto"/>
            <w:right w:val="none" w:sz="0" w:space="0" w:color="auto"/>
          </w:divBdr>
        </w:div>
        <w:div w:id="2108573909">
          <w:marLeft w:val="480"/>
          <w:marRight w:val="0"/>
          <w:marTop w:val="0"/>
          <w:marBottom w:val="0"/>
          <w:divBdr>
            <w:top w:val="none" w:sz="0" w:space="0" w:color="auto"/>
            <w:left w:val="none" w:sz="0" w:space="0" w:color="auto"/>
            <w:bottom w:val="none" w:sz="0" w:space="0" w:color="auto"/>
            <w:right w:val="none" w:sz="0" w:space="0" w:color="auto"/>
          </w:divBdr>
        </w:div>
      </w:divsChild>
    </w:div>
    <w:div w:id="807552758">
      <w:marLeft w:val="640"/>
      <w:marRight w:val="0"/>
      <w:marTop w:val="0"/>
      <w:marBottom w:val="0"/>
      <w:divBdr>
        <w:top w:val="none" w:sz="0" w:space="0" w:color="auto"/>
        <w:left w:val="none" w:sz="0" w:space="0" w:color="auto"/>
        <w:bottom w:val="none" w:sz="0" w:space="0" w:color="auto"/>
        <w:right w:val="none" w:sz="0" w:space="0" w:color="auto"/>
      </w:divBdr>
    </w:div>
    <w:div w:id="808009722">
      <w:marLeft w:val="640"/>
      <w:marRight w:val="0"/>
      <w:marTop w:val="0"/>
      <w:marBottom w:val="0"/>
      <w:divBdr>
        <w:top w:val="none" w:sz="0" w:space="0" w:color="auto"/>
        <w:left w:val="none" w:sz="0" w:space="0" w:color="auto"/>
        <w:bottom w:val="none" w:sz="0" w:space="0" w:color="auto"/>
        <w:right w:val="none" w:sz="0" w:space="0" w:color="auto"/>
      </w:divBdr>
    </w:div>
    <w:div w:id="808210726">
      <w:bodyDiv w:val="1"/>
      <w:marLeft w:val="0"/>
      <w:marRight w:val="0"/>
      <w:marTop w:val="0"/>
      <w:marBottom w:val="0"/>
      <w:divBdr>
        <w:top w:val="none" w:sz="0" w:space="0" w:color="auto"/>
        <w:left w:val="none" w:sz="0" w:space="0" w:color="auto"/>
        <w:bottom w:val="none" w:sz="0" w:space="0" w:color="auto"/>
        <w:right w:val="none" w:sz="0" w:space="0" w:color="auto"/>
      </w:divBdr>
      <w:divsChild>
        <w:div w:id="12075378">
          <w:marLeft w:val="480"/>
          <w:marRight w:val="0"/>
          <w:marTop w:val="0"/>
          <w:marBottom w:val="0"/>
          <w:divBdr>
            <w:top w:val="none" w:sz="0" w:space="0" w:color="auto"/>
            <w:left w:val="none" w:sz="0" w:space="0" w:color="auto"/>
            <w:bottom w:val="none" w:sz="0" w:space="0" w:color="auto"/>
            <w:right w:val="none" w:sz="0" w:space="0" w:color="auto"/>
          </w:divBdr>
        </w:div>
        <w:div w:id="20405104">
          <w:marLeft w:val="480"/>
          <w:marRight w:val="0"/>
          <w:marTop w:val="0"/>
          <w:marBottom w:val="0"/>
          <w:divBdr>
            <w:top w:val="none" w:sz="0" w:space="0" w:color="auto"/>
            <w:left w:val="none" w:sz="0" w:space="0" w:color="auto"/>
            <w:bottom w:val="none" w:sz="0" w:space="0" w:color="auto"/>
            <w:right w:val="none" w:sz="0" w:space="0" w:color="auto"/>
          </w:divBdr>
        </w:div>
        <w:div w:id="103236991">
          <w:marLeft w:val="480"/>
          <w:marRight w:val="0"/>
          <w:marTop w:val="0"/>
          <w:marBottom w:val="0"/>
          <w:divBdr>
            <w:top w:val="none" w:sz="0" w:space="0" w:color="auto"/>
            <w:left w:val="none" w:sz="0" w:space="0" w:color="auto"/>
            <w:bottom w:val="none" w:sz="0" w:space="0" w:color="auto"/>
            <w:right w:val="none" w:sz="0" w:space="0" w:color="auto"/>
          </w:divBdr>
        </w:div>
        <w:div w:id="125515468">
          <w:marLeft w:val="480"/>
          <w:marRight w:val="0"/>
          <w:marTop w:val="0"/>
          <w:marBottom w:val="0"/>
          <w:divBdr>
            <w:top w:val="none" w:sz="0" w:space="0" w:color="auto"/>
            <w:left w:val="none" w:sz="0" w:space="0" w:color="auto"/>
            <w:bottom w:val="none" w:sz="0" w:space="0" w:color="auto"/>
            <w:right w:val="none" w:sz="0" w:space="0" w:color="auto"/>
          </w:divBdr>
        </w:div>
        <w:div w:id="286667610">
          <w:marLeft w:val="480"/>
          <w:marRight w:val="0"/>
          <w:marTop w:val="0"/>
          <w:marBottom w:val="0"/>
          <w:divBdr>
            <w:top w:val="none" w:sz="0" w:space="0" w:color="auto"/>
            <w:left w:val="none" w:sz="0" w:space="0" w:color="auto"/>
            <w:bottom w:val="none" w:sz="0" w:space="0" w:color="auto"/>
            <w:right w:val="none" w:sz="0" w:space="0" w:color="auto"/>
          </w:divBdr>
        </w:div>
        <w:div w:id="350376051">
          <w:marLeft w:val="480"/>
          <w:marRight w:val="0"/>
          <w:marTop w:val="0"/>
          <w:marBottom w:val="0"/>
          <w:divBdr>
            <w:top w:val="none" w:sz="0" w:space="0" w:color="auto"/>
            <w:left w:val="none" w:sz="0" w:space="0" w:color="auto"/>
            <w:bottom w:val="none" w:sz="0" w:space="0" w:color="auto"/>
            <w:right w:val="none" w:sz="0" w:space="0" w:color="auto"/>
          </w:divBdr>
        </w:div>
        <w:div w:id="367753928">
          <w:marLeft w:val="480"/>
          <w:marRight w:val="0"/>
          <w:marTop w:val="0"/>
          <w:marBottom w:val="0"/>
          <w:divBdr>
            <w:top w:val="none" w:sz="0" w:space="0" w:color="auto"/>
            <w:left w:val="none" w:sz="0" w:space="0" w:color="auto"/>
            <w:bottom w:val="none" w:sz="0" w:space="0" w:color="auto"/>
            <w:right w:val="none" w:sz="0" w:space="0" w:color="auto"/>
          </w:divBdr>
        </w:div>
        <w:div w:id="534075862">
          <w:marLeft w:val="480"/>
          <w:marRight w:val="0"/>
          <w:marTop w:val="0"/>
          <w:marBottom w:val="0"/>
          <w:divBdr>
            <w:top w:val="none" w:sz="0" w:space="0" w:color="auto"/>
            <w:left w:val="none" w:sz="0" w:space="0" w:color="auto"/>
            <w:bottom w:val="none" w:sz="0" w:space="0" w:color="auto"/>
            <w:right w:val="none" w:sz="0" w:space="0" w:color="auto"/>
          </w:divBdr>
        </w:div>
        <w:div w:id="576324073">
          <w:marLeft w:val="480"/>
          <w:marRight w:val="0"/>
          <w:marTop w:val="0"/>
          <w:marBottom w:val="0"/>
          <w:divBdr>
            <w:top w:val="none" w:sz="0" w:space="0" w:color="auto"/>
            <w:left w:val="none" w:sz="0" w:space="0" w:color="auto"/>
            <w:bottom w:val="none" w:sz="0" w:space="0" w:color="auto"/>
            <w:right w:val="none" w:sz="0" w:space="0" w:color="auto"/>
          </w:divBdr>
        </w:div>
        <w:div w:id="631836109">
          <w:marLeft w:val="480"/>
          <w:marRight w:val="0"/>
          <w:marTop w:val="0"/>
          <w:marBottom w:val="0"/>
          <w:divBdr>
            <w:top w:val="none" w:sz="0" w:space="0" w:color="auto"/>
            <w:left w:val="none" w:sz="0" w:space="0" w:color="auto"/>
            <w:bottom w:val="none" w:sz="0" w:space="0" w:color="auto"/>
            <w:right w:val="none" w:sz="0" w:space="0" w:color="auto"/>
          </w:divBdr>
        </w:div>
        <w:div w:id="635335341">
          <w:marLeft w:val="480"/>
          <w:marRight w:val="0"/>
          <w:marTop w:val="0"/>
          <w:marBottom w:val="0"/>
          <w:divBdr>
            <w:top w:val="none" w:sz="0" w:space="0" w:color="auto"/>
            <w:left w:val="none" w:sz="0" w:space="0" w:color="auto"/>
            <w:bottom w:val="none" w:sz="0" w:space="0" w:color="auto"/>
            <w:right w:val="none" w:sz="0" w:space="0" w:color="auto"/>
          </w:divBdr>
        </w:div>
        <w:div w:id="647175924">
          <w:marLeft w:val="480"/>
          <w:marRight w:val="0"/>
          <w:marTop w:val="0"/>
          <w:marBottom w:val="0"/>
          <w:divBdr>
            <w:top w:val="none" w:sz="0" w:space="0" w:color="auto"/>
            <w:left w:val="none" w:sz="0" w:space="0" w:color="auto"/>
            <w:bottom w:val="none" w:sz="0" w:space="0" w:color="auto"/>
            <w:right w:val="none" w:sz="0" w:space="0" w:color="auto"/>
          </w:divBdr>
        </w:div>
        <w:div w:id="702367304">
          <w:marLeft w:val="480"/>
          <w:marRight w:val="0"/>
          <w:marTop w:val="0"/>
          <w:marBottom w:val="0"/>
          <w:divBdr>
            <w:top w:val="none" w:sz="0" w:space="0" w:color="auto"/>
            <w:left w:val="none" w:sz="0" w:space="0" w:color="auto"/>
            <w:bottom w:val="none" w:sz="0" w:space="0" w:color="auto"/>
            <w:right w:val="none" w:sz="0" w:space="0" w:color="auto"/>
          </w:divBdr>
        </w:div>
        <w:div w:id="705985865">
          <w:marLeft w:val="480"/>
          <w:marRight w:val="0"/>
          <w:marTop w:val="0"/>
          <w:marBottom w:val="0"/>
          <w:divBdr>
            <w:top w:val="none" w:sz="0" w:space="0" w:color="auto"/>
            <w:left w:val="none" w:sz="0" w:space="0" w:color="auto"/>
            <w:bottom w:val="none" w:sz="0" w:space="0" w:color="auto"/>
            <w:right w:val="none" w:sz="0" w:space="0" w:color="auto"/>
          </w:divBdr>
        </w:div>
        <w:div w:id="756944997">
          <w:marLeft w:val="480"/>
          <w:marRight w:val="0"/>
          <w:marTop w:val="0"/>
          <w:marBottom w:val="0"/>
          <w:divBdr>
            <w:top w:val="none" w:sz="0" w:space="0" w:color="auto"/>
            <w:left w:val="none" w:sz="0" w:space="0" w:color="auto"/>
            <w:bottom w:val="none" w:sz="0" w:space="0" w:color="auto"/>
            <w:right w:val="none" w:sz="0" w:space="0" w:color="auto"/>
          </w:divBdr>
        </w:div>
        <w:div w:id="785001763">
          <w:marLeft w:val="480"/>
          <w:marRight w:val="0"/>
          <w:marTop w:val="0"/>
          <w:marBottom w:val="0"/>
          <w:divBdr>
            <w:top w:val="none" w:sz="0" w:space="0" w:color="auto"/>
            <w:left w:val="none" w:sz="0" w:space="0" w:color="auto"/>
            <w:bottom w:val="none" w:sz="0" w:space="0" w:color="auto"/>
            <w:right w:val="none" w:sz="0" w:space="0" w:color="auto"/>
          </w:divBdr>
        </w:div>
        <w:div w:id="797188853">
          <w:marLeft w:val="480"/>
          <w:marRight w:val="0"/>
          <w:marTop w:val="0"/>
          <w:marBottom w:val="0"/>
          <w:divBdr>
            <w:top w:val="none" w:sz="0" w:space="0" w:color="auto"/>
            <w:left w:val="none" w:sz="0" w:space="0" w:color="auto"/>
            <w:bottom w:val="none" w:sz="0" w:space="0" w:color="auto"/>
            <w:right w:val="none" w:sz="0" w:space="0" w:color="auto"/>
          </w:divBdr>
        </w:div>
        <w:div w:id="906494625">
          <w:marLeft w:val="480"/>
          <w:marRight w:val="0"/>
          <w:marTop w:val="0"/>
          <w:marBottom w:val="0"/>
          <w:divBdr>
            <w:top w:val="none" w:sz="0" w:space="0" w:color="auto"/>
            <w:left w:val="none" w:sz="0" w:space="0" w:color="auto"/>
            <w:bottom w:val="none" w:sz="0" w:space="0" w:color="auto"/>
            <w:right w:val="none" w:sz="0" w:space="0" w:color="auto"/>
          </w:divBdr>
        </w:div>
        <w:div w:id="955869997">
          <w:marLeft w:val="480"/>
          <w:marRight w:val="0"/>
          <w:marTop w:val="0"/>
          <w:marBottom w:val="0"/>
          <w:divBdr>
            <w:top w:val="none" w:sz="0" w:space="0" w:color="auto"/>
            <w:left w:val="none" w:sz="0" w:space="0" w:color="auto"/>
            <w:bottom w:val="none" w:sz="0" w:space="0" w:color="auto"/>
            <w:right w:val="none" w:sz="0" w:space="0" w:color="auto"/>
          </w:divBdr>
        </w:div>
        <w:div w:id="966198604">
          <w:marLeft w:val="480"/>
          <w:marRight w:val="0"/>
          <w:marTop w:val="0"/>
          <w:marBottom w:val="0"/>
          <w:divBdr>
            <w:top w:val="none" w:sz="0" w:space="0" w:color="auto"/>
            <w:left w:val="none" w:sz="0" w:space="0" w:color="auto"/>
            <w:bottom w:val="none" w:sz="0" w:space="0" w:color="auto"/>
            <w:right w:val="none" w:sz="0" w:space="0" w:color="auto"/>
          </w:divBdr>
        </w:div>
        <w:div w:id="998728606">
          <w:marLeft w:val="480"/>
          <w:marRight w:val="0"/>
          <w:marTop w:val="0"/>
          <w:marBottom w:val="0"/>
          <w:divBdr>
            <w:top w:val="none" w:sz="0" w:space="0" w:color="auto"/>
            <w:left w:val="none" w:sz="0" w:space="0" w:color="auto"/>
            <w:bottom w:val="none" w:sz="0" w:space="0" w:color="auto"/>
            <w:right w:val="none" w:sz="0" w:space="0" w:color="auto"/>
          </w:divBdr>
        </w:div>
        <w:div w:id="1072390252">
          <w:marLeft w:val="480"/>
          <w:marRight w:val="0"/>
          <w:marTop w:val="0"/>
          <w:marBottom w:val="0"/>
          <w:divBdr>
            <w:top w:val="none" w:sz="0" w:space="0" w:color="auto"/>
            <w:left w:val="none" w:sz="0" w:space="0" w:color="auto"/>
            <w:bottom w:val="none" w:sz="0" w:space="0" w:color="auto"/>
            <w:right w:val="none" w:sz="0" w:space="0" w:color="auto"/>
          </w:divBdr>
        </w:div>
        <w:div w:id="1077632249">
          <w:marLeft w:val="480"/>
          <w:marRight w:val="0"/>
          <w:marTop w:val="0"/>
          <w:marBottom w:val="0"/>
          <w:divBdr>
            <w:top w:val="none" w:sz="0" w:space="0" w:color="auto"/>
            <w:left w:val="none" w:sz="0" w:space="0" w:color="auto"/>
            <w:bottom w:val="none" w:sz="0" w:space="0" w:color="auto"/>
            <w:right w:val="none" w:sz="0" w:space="0" w:color="auto"/>
          </w:divBdr>
        </w:div>
        <w:div w:id="1095051207">
          <w:marLeft w:val="480"/>
          <w:marRight w:val="0"/>
          <w:marTop w:val="0"/>
          <w:marBottom w:val="0"/>
          <w:divBdr>
            <w:top w:val="none" w:sz="0" w:space="0" w:color="auto"/>
            <w:left w:val="none" w:sz="0" w:space="0" w:color="auto"/>
            <w:bottom w:val="none" w:sz="0" w:space="0" w:color="auto"/>
            <w:right w:val="none" w:sz="0" w:space="0" w:color="auto"/>
          </w:divBdr>
        </w:div>
        <w:div w:id="1109200888">
          <w:marLeft w:val="480"/>
          <w:marRight w:val="0"/>
          <w:marTop w:val="0"/>
          <w:marBottom w:val="0"/>
          <w:divBdr>
            <w:top w:val="none" w:sz="0" w:space="0" w:color="auto"/>
            <w:left w:val="none" w:sz="0" w:space="0" w:color="auto"/>
            <w:bottom w:val="none" w:sz="0" w:space="0" w:color="auto"/>
            <w:right w:val="none" w:sz="0" w:space="0" w:color="auto"/>
          </w:divBdr>
        </w:div>
        <w:div w:id="1156846268">
          <w:marLeft w:val="480"/>
          <w:marRight w:val="0"/>
          <w:marTop w:val="0"/>
          <w:marBottom w:val="0"/>
          <w:divBdr>
            <w:top w:val="none" w:sz="0" w:space="0" w:color="auto"/>
            <w:left w:val="none" w:sz="0" w:space="0" w:color="auto"/>
            <w:bottom w:val="none" w:sz="0" w:space="0" w:color="auto"/>
            <w:right w:val="none" w:sz="0" w:space="0" w:color="auto"/>
          </w:divBdr>
        </w:div>
        <w:div w:id="1189685478">
          <w:marLeft w:val="480"/>
          <w:marRight w:val="0"/>
          <w:marTop w:val="0"/>
          <w:marBottom w:val="0"/>
          <w:divBdr>
            <w:top w:val="none" w:sz="0" w:space="0" w:color="auto"/>
            <w:left w:val="none" w:sz="0" w:space="0" w:color="auto"/>
            <w:bottom w:val="none" w:sz="0" w:space="0" w:color="auto"/>
            <w:right w:val="none" w:sz="0" w:space="0" w:color="auto"/>
          </w:divBdr>
        </w:div>
        <w:div w:id="1193542935">
          <w:marLeft w:val="480"/>
          <w:marRight w:val="0"/>
          <w:marTop w:val="0"/>
          <w:marBottom w:val="0"/>
          <w:divBdr>
            <w:top w:val="none" w:sz="0" w:space="0" w:color="auto"/>
            <w:left w:val="none" w:sz="0" w:space="0" w:color="auto"/>
            <w:bottom w:val="none" w:sz="0" w:space="0" w:color="auto"/>
            <w:right w:val="none" w:sz="0" w:space="0" w:color="auto"/>
          </w:divBdr>
        </w:div>
        <w:div w:id="1277181055">
          <w:marLeft w:val="480"/>
          <w:marRight w:val="0"/>
          <w:marTop w:val="0"/>
          <w:marBottom w:val="0"/>
          <w:divBdr>
            <w:top w:val="none" w:sz="0" w:space="0" w:color="auto"/>
            <w:left w:val="none" w:sz="0" w:space="0" w:color="auto"/>
            <w:bottom w:val="none" w:sz="0" w:space="0" w:color="auto"/>
            <w:right w:val="none" w:sz="0" w:space="0" w:color="auto"/>
          </w:divBdr>
        </w:div>
        <w:div w:id="1288854767">
          <w:marLeft w:val="480"/>
          <w:marRight w:val="0"/>
          <w:marTop w:val="0"/>
          <w:marBottom w:val="0"/>
          <w:divBdr>
            <w:top w:val="none" w:sz="0" w:space="0" w:color="auto"/>
            <w:left w:val="none" w:sz="0" w:space="0" w:color="auto"/>
            <w:bottom w:val="none" w:sz="0" w:space="0" w:color="auto"/>
            <w:right w:val="none" w:sz="0" w:space="0" w:color="auto"/>
          </w:divBdr>
        </w:div>
        <w:div w:id="1524514969">
          <w:marLeft w:val="480"/>
          <w:marRight w:val="0"/>
          <w:marTop w:val="0"/>
          <w:marBottom w:val="0"/>
          <w:divBdr>
            <w:top w:val="none" w:sz="0" w:space="0" w:color="auto"/>
            <w:left w:val="none" w:sz="0" w:space="0" w:color="auto"/>
            <w:bottom w:val="none" w:sz="0" w:space="0" w:color="auto"/>
            <w:right w:val="none" w:sz="0" w:space="0" w:color="auto"/>
          </w:divBdr>
        </w:div>
        <w:div w:id="1544320363">
          <w:marLeft w:val="480"/>
          <w:marRight w:val="0"/>
          <w:marTop w:val="0"/>
          <w:marBottom w:val="0"/>
          <w:divBdr>
            <w:top w:val="none" w:sz="0" w:space="0" w:color="auto"/>
            <w:left w:val="none" w:sz="0" w:space="0" w:color="auto"/>
            <w:bottom w:val="none" w:sz="0" w:space="0" w:color="auto"/>
            <w:right w:val="none" w:sz="0" w:space="0" w:color="auto"/>
          </w:divBdr>
        </w:div>
        <w:div w:id="1588877045">
          <w:marLeft w:val="480"/>
          <w:marRight w:val="0"/>
          <w:marTop w:val="0"/>
          <w:marBottom w:val="0"/>
          <w:divBdr>
            <w:top w:val="none" w:sz="0" w:space="0" w:color="auto"/>
            <w:left w:val="none" w:sz="0" w:space="0" w:color="auto"/>
            <w:bottom w:val="none" w:sz="0" w:space="0" w:color="auto"/>
            <w:right w:val="none" w:sz="0" w:space="0" w:color="auto"/>
          </w:divBdr>
        </w:div>
        <w:div w:id="1590650510">
          <w:marLeft w:val="480"/>
          <w:marRight w:val="0"/>
          <w:marTop w:val="0"/>
          <w:marBottom w:val="0"/>
          <w:divBdr>
            <w:top w:val="none" w:sz="0" w:space="0" w:color="auto"/>
            <w:left w:val="none" w:sz="0" w:space="0" w:color="auto"/>
            <w:bottom w:val="none" w:sz="0" w:space="0" w:color="auto"/>
            <w:right w:val="none" w:sz="0" w:space="0" w:color="auto"/>
          </w:divBdr>
        </w:div>
        <w:div w:id="1626426560">
          <w:marLeft w:val="480"/>
          <w:marRight w:val="0"/>
          <w:marTop w:val="0"/>
          <w:marBottom w:val="0"/>
          <w:divBdr>
            <w:top w:val="none" w:sz="0" w:space="0" w:color="auto"/>
            <w:left w:val="none" w:sz="0" w:space="0" w:color="auto"/>
            <w:bottom w:val="none" w:sz="0" w:space="0" w:color="auto"/>
            <w:right w:val="none" w:sz="0" w:space="0" w:color="auto"/>
          </w:divBdr>
        </w:div>
        <w:div w:id="1634015553">
          <w:marLeft w:val="480"/>
          <w:marRight w:val="0"/>
          <w:marTop w:val="0"/>
          <w:marBottom w:val="0"/>
          <w:divBdr>
            <w:top w:val="none" w:sz="0" w:space="0" w:color="auto"/>
            <w:left w:val="none" w:sz="0" w:space="0" w:color="auto"/>
            <w:bottom w:val="none" w:sz="0" w:space="0" w:color="auto"/>
            <w:right w:val="none" w:sz="0" w:space="0" w:color="auto"/>
          </w:divBdr>
        </w:div>
        <w:div w:id="1654750942">
          <w:marLeft w:val="480"/>
          <w:marRight w:val="0"/>
          <w:marTop w:val="0"/>
          <w:marBottom w:val="0"/>
          <w:divBdr>
            <w:top w:val="none" w:sz="0" w:space="0" w:color="auto"/>
            <w:left w:val="none" w:sz="0" w:space="0" w:color="auto"/>
            <w:bottom w:val="none" w:sz="0" w:space="0" w:color="auto"/>
            <w:right w:val="none" w:sz="0" w:space="0" w:color="auto"/>
          </w:divBdr>
        </w:div>
        <w:div w:id="1715736372">
          <w:marLeft w:val="480"/>
          <w:marRight w:val="0"/>
          <w:marTop w:val="0"/>
          <w:marBottom w:val="0"/>
          <w:divBdr>
            <w:top w:val="none" w:sz="0" w:space="0" w:color="auto"/>
            <w:left w:val="none" w:sz="0" w:space="0" w:color="auto"/>
            <w:bottom w:val="none" w:sz="0" w:space="0" w:color="auto"/>
            <w:right w:val="none" w:sz="0" w:space="0" w:color="auto"/>
          </w:divBdr>
        </w:div>
        <w:div w:id="1735616316">
          <w:marLeft w:val="480"/>
          <w:marRight w:val="0"/>
          <w:marTop w:val="0"/>
          <w:marBottom w:val="0"/>
          <w:divBdr>
            <w:top w:val="none" w:sz="0" w:space="0" w:color="auto"/>
            <w:left w:val="none" w:sz="0" w:space="0" w:color="auto"/>
            <w:bottom w:val="none" w:sz="0" w:space="0" w:color="auto"/>
            <w:right w:val="none" w:sz="0" w:space="0" w:color="auto"/>
          </w:divBdr>
        </w:div>
        <w:div w:id="1789198655">
          <w:marLeft w:val="480"/>
          <w:marRight w:val="0"/>
          <w:marTop w:val="0"/>
          <w:marBottom w:val="0"/>
          <w:divBdr>
            <w:top w:val="none" w:sz="0" w:space="0" w:color="auto"/>
            <w:left w:val="none" w:sz="0" w:space="0" w:color="auto"/>
            <w:bottom w:val="none" w:sz="0" w:space="0" w:color="auto"/>
            <w:right w:val="none" w:sz="0" w:space="0" w:color="auto"/>
          </w:divBdr>
        </w:div>
        <w:div w:id="1850488029">
          <w:marLeft w:val="480"/>
          <w:marRight w:val="0"/>
          <w:marTop w:val="0"/>
          <w:marBottom w:val="0"/>
          <w:divBdr>
            <w:top w:val="none" w:sz="0" w:space="0" w:color="auto"/>
            <w:left w:val="none" w:sz="0" w:space="0" w:color="auto"/>
            <w:bottom w:val="none" w:sz="0" w:space="0" w:color="auto"/>
            <w:right w:val="none" w:sz="0" w:space="0" w:color="auto"/>
          </w:divBdr>
        </w:div>
        <w:div w:id="1906602060">
          <w:marLeft w:val="480"/>
          <w:marRight w:val="0"/>
          <w:marTop w:val="0"/>
          <w:marBottom w:val="0"/>
          <w:divBdr>
            <w:top w:val="none" w:sz="0" w:space="0" w:color="auto"/>
            <w:left w:val="none" w:sz="0" w:space="0" w:color="auto"/>
            <w:bottom w:val="none" w:sz="0" w:space="0" w:color="auto"/>
            <w:right w:val="none" w:sz="0" w:space="0" w:color="auto"/>
          </w:divBdr>
        </w:div>
        <w:div w:id="1939170442">
          <w:marLeft w:val="480"/>
          <w:marRight w:val="0"/>
          <w:marTop w:val="0"/>
          <w:marBottom w:val="0"/>
          <w:divBdr>
            <w:top w:val="none" w:sz="0" w:space="0" w:color="auto"/>
            <w:left w:val="none" w:sz="0" w:space="0" w:color="auto"/>
            <w:bottom w:val="none" w:sz="0" w:space="0" w:color="auto"/>
            <w:right w:val="none" w:sz="0" w:space="0" w:color="auto"/>
          </w:divBdr>
        </w:div>
        <w:div w:id="1954940397">
          <w:marLeft w:val="480"/>
          <w:marRight w:val="0"/>
          <w:marTop w:val="0"/>
          <w:marBottom w:val="0"/>
          <w:divBdr>
            <w:top w:val="none" w:sz="0" w:space="0" w:color="auto"/>
            <w:left w:val="none" w:sz="0" w:space="0" w:color="auto"/>
            <w:bottom w:val="none" w:sz="0" w:space="0" w:color="auto"/>
            <w:right w:val="none" w:sz="0" w:space="0" w:color="auto"/>
          </w:divBdr>
        </w:div>
        <w:div w:id="1958483796">
          <w:marLeft w:val="480"/>
          <w:marRight w:val="0"/>
          <w:marTop w:val="0"/>
          <w:marBottom w:val="0"/>
          <w:divBdr>
            <w:top w:val="none" w:sz="0" w:space="0" w:color="auto"/>
            <w:left w:val="none" w:sz="0" w:space="0" w:color="auto"/>
            <w:bottom w:val="none" w:sz="0" w:space="0" w:color="auto"/>
            <w:right w:val="none" w:sz="0" w:space="0" w:color="auto"/>
          </w:divBdr>
        </w:div>
        <w:div w:id="1993826634">
          <w:marLeft w:val="480"/>
          <w:marRight w:val="0"/>
          <w:marTop w:val="0"/>
          <w:marBottom w:val="0"/>
          <w:divBdr>
            <w:top w:val="none" w:sz="0" w:space="0" w:color="auto"/>
            <w:left w:val="none" w:sz="0" w:space="0" w:color="auto"/>
            <w:bottom w:val="none" w:sz="0" w:space="0" w:color="auto"/>
            <w:right w:val="none" w:sz="0" w:space="0" w:color="auto"/>
          </w:divBdr>
        </w:div>
        <w:div w:id="2004356621">
          <w:marLeft w:val="480"/>
          <w:marRight w:val="0"/>
          <w:marTop w:val="0"/>
          <w:marBottom w:val="0"/>
          <w:divBdr>
            <w:top w:val="none" w:sz="0" w:space="0" w:color="auto"/>
            <w:left w:val="none" w:sz="0" w:space="0" w:color="auto"/>
            <w:bottom w:val="none" w:sz="0" w:space="0" w:color="auto"/>
            <w:right w:val="none" w:sz="0" w:space="0" w:color="auto"/>
          </w:divBdr>
        </w:div>
        <w:div w:id="2009285346">
          <w:marLeft w:val="480"/>
          <w:marRight w:val="0"/>
          <w:marTop w:val="0"/>
          <w:marBottom w:val="0"/>
          <w:divBdr>
            <w:top w:val="none" w:sz="0" w:space="0" w:color="auto"/>
            <w:left w:val="none" w:sz="0" w:space="0" w:color="auto"/>
            <w:bottom w:val="none" w:sz="0" w:space="0" w:color="auto"/>
            <w:right w:val="none" w:sz="0" w:space="0" w:color="auto"/>
          </w:divBdr>
        </w:div>
        <w:div w:id="2040007502">
          <w:marLeft w:val="480"/>
          <w:marRight w:val="0"/>
          <w:marTop w:val="0"/>
          <w:marBottom w:val="0"/>
          <w:divBdr>
            <w:top w:val="none" w:sz="0" w:space="0" w:color="auto"/>
            <w:left w:val="none" w:sz="0" w:space="0" w:color="auto"/>
            <w:bottom w:val="none" w:sz="0" w:space="0" w:color="auto"/>
            <w:right w:val="none" w:sz="0" w:space="0" w:color="auto"/>
          </w:divBdr>
        </w:div>
        <w:div w:id="2045399065">
          <w:marLeft w:val="480"/>
          <w:marRight w:val="0"/>
          <w:marTop w:val="0"/>
          <w:marBottom w:val="0"/>
          <w:divBdr>
            <w:top w:val="none" w:sz="0" w:space="0" w:color="auto"/>
            <w:left w:val="none" w:sz="0" w:space="0" w:color="auto"/>
            <w:bottom w:val="none" w:sz="0" w:space="0" w:color="auto"/>
            <w:right w:val="none" w:sz="0" w:space="0" w:color="auto"/>
          </w:divBdr>
        </w:div>
        <w:div w:id="2059013772">
          <w:marLeft w:val="480"/>
          <w:marRight w:val="0"/>
          <w:marTop w:val="0"/>
          <w:marBottom w:val="0"/>
          <w:divBdr>
            <w:top w:val="none" w:sz="0" w:space="0" w:color="auto"/>
            <w:left w:val="none" w:sz="0" w:space="0" w:color="auto"/>
            <w:bottom w:val="none" w:sz="0" w:space="0" w:color="auto"/>
            <w:right w:val="none" w:sz="0" w:space="0" w:color="auto"/>
          </w:divBdr>
        </w:div>
        <w:div w:id="2063359686">
          <w:marLeft w:val="480"/>
          <w:marRight w:val="0"/>
          <w:marTop w:val="0"/>
          <w:marBottom w:val="0"/>
          <w:divBdr>
            <w:top w:val="none" w:sz="0" w:space="0" w:color="auto"/>
            <w:left w:val="none" w:sz="0" w:space="0" w:color="auto"/>
            <w:bottom w:val="none" w:sz="0" w:space="0" w:color="auto"/>
            <w:right w:val="none" w:sz="0" w:space="0" w:color="auto"/>
          </w:divBdr>
        </w:div>
        <w:div w:id="2092579538">
          <w:marLeft w:val="480"/>
          <w:marRight w:val="0"/>
          <w:marTop w:val="0"/>
          <w:marBottom w:val="0"/>
          <w:divBdr>
            <w:top w:val="none" w:sz="0" w:space="0" w:color="auto"/>
            <w:left w:val="none" w:sz="0" w:space="0" w:color="auto"/>
            <w:bottom w:val="none" w:sz="0" w:space="0" w:color="auto"/>
            <w:right w:val="none" w:sz="0" w:space="0" w:color="auto"/>
          </w:divBdr>
        </w:div>
        <w:div w:id="2103329758">
          <w:marLeft w:val="480"/>
          <w:marRight w:val="0"/>
          <w:marTop w:val="0"/>
          <w:marBottom w:val="0"/>
          <w:divBdr>
            <w:top w:val="none" w:sz="0" w:space="0" w:color="auto"/>
            <w:left w:val="none" w:sz="0" w:space="0" w:color="auto"/>
            <w:bottom w:val="none" w:sz="0" w:space="0" w:color="auto"/>
            <w:right w:val="none" w:sz="0" w:space="0" w:color="auto"/>
          </w:divBdr>
        </w:div>
      </w:divsChild>
    </w:div>
    <w:div w:id="808518796">
      <w:marLeft w:val="640"/>
      <w:marRight w:val="0"/>
      <w:marTop w:val="0"/>
      <w:marBottom w:val="0"/>
      <w:divBdr>
        <w:top w:val="none" w:sz="0" w:space="0" w:color="auto"/>
        <w:left w:val="none" w:sz="0" w:space="0" w:color="auto"/>
        <w:bottom w:val="none" w:sz="0" w:space="0" w:color="auto"/>
        <w:right w:val="none" w:sz="0" w:space="0" w:color="auto"/>
      </w:divBdr>
    </w:div>
    <w:div w:id="808785854">
      <w:marLeft w:val="640"/>
      <w:marRight w:val="0"/>
      <w:marTop w:val="0"/>
      <w:marBottom w:val="0"/>
      <w:divBdr>
        <w:top w:val="none" w:sz="0" w:space="0" w:color="auto"/>
        <w:left w:val="none" w:sz="0" w:space="0" w:color="auto"/>
        <w:bottom w:val="none" w:sz="0" w:space="0" w:color="auto"/>
        <w:right w:val="none" w:sz="0" w:space="0" w:color="auto"/>
      </w:divBdr>
    </w:div>
    <w:div w:id="809135967">
      <w:marLeft w:val="640"/>
      <w:marRight w:val="0"/>
      <w:marTop w:val="0"/>
      <w:marBottom w:val="0"/>
      <w:divBdr>
        <w:top w:val="none" w:sz="0" w:space="0" w:color="auto"/>
        <w:left w:val="none" w:sz="0" w:space="0" w:color="auto"/>
        <w:bottom w:val="none" w:sz="0" w:space="0" w:color="auto"/>
        <w:right w:val="none" w:sz="0" w:space="0" w:color="auto"/>
      </w:divBdr>
    </w:div>
    <w:div w:id="809204065">
      <w:marLeft w:val="640"/>
      <w:marRight w:val="0"/>
      <w:marTop w:val="0"/>
      <w:marBottom w:val="0"/>
      <w:divBdr>
        <w:top w:val="none" w:sz="0" w:space="0" w:color="auto"/>
        <w:left w:val="none" w:sz="0" w:space="0" w:color="auto"/>
        <w:bottom w:val="none" w:sz="0" w:space="0" w:color="auto"/>
        <w:right w:val="none" w:sz="0" w:space="0" w:color="auto"/>
      </w:divBdr>
    </w:div>
    <w:div w:id="809244743">
      <w:marLeft w:val="640"/>
      <w:marRight w:val="0"/>
      <w:marTop w:val="0"/>
      <w:marBottom w:val="0"/>
      <w:divBdr>
        <w:top w:val="none" w:sz="0" w:space="0" w:color="auto"/>
        <w:left w:val="none" w:sz="0" w:space="0" w:color="auto"/>
        <w:bottom w:val="none" w:sz="0" w:space="0" w:color="auto"/>
        <w:right w:val="none" w:sz="0" w:space="0" w:color="auto"/>
      </w:divBdr>
    </w:div>
    <w:div w:id="809399668">
      <w:marLeft w:val="640"/>
      <w:marRight w:val="0"/>
      <w:marTop w:val="0"/>
      <w:marBottom w:val="0"/>
      <w:divBdr>
        <w:top w:val="none" w:sz="0" w:space="0" w:color="auto"/>
        <w:left w:val="none" w:sz="0" w:space="0" w:color="auto"/>
        <w:bottom w:val="none" w:sz="0" w:space="0" w:color="auto"/>
        <w:right w:val="none" w:sz="0" w:space="0" w:color="auto"/>
      </w:divBdr>
    </w:div>
    <w:div w:id="809791633">
      <w:marLeft w:val="640"/>
      <w:marRight w:val="0"/>
      <w:marTop w:val="0"/>
      <w:marBottom w:val="0"/>
      <w:divBdr>
        <w:top w:val="none" w:sz="0" w:space="0" w:color="auto"/>
        <w:left w:val="none" w:sz="0" w:space="0" w:color="auto"/>
        <w:bottom w:val="none" w:sz="0" w:space="0" w:color="auto"/>
        <w:right w:val="none" w:sz="0" w:space="0" w:color="auto"/>
      </w:divBdr>
    </w:div>
    <w:div w:id="810638966">
      <w:marLeft w:val="640"/>
      <w:marRight w:val="0"/>
      <w:marTop w:val="0"/>
      <w:marBottom w:val="0"/>
      <w:divBdr>
        <w:top w:val="none" w:sz="0" w:space="0" w:color="auto"/>
        <w:left w:val="none" w:sz="0" w:space="0" w:color="auto"/>
        <w:bottom w:val="none" w:sz="0" w:space="0" w:color="auto"/>
        <w:right w:val="none" w:sz="0" w:space="0" w:color="auto"/>
      </w:divBdr>
    </w:div>
    <w:div w:id="810639773">
      <w:marLeft w:val="640"/>
      <w:marRight w:val="0"/>
      <w:marTop w:val="0"/>
      <w:marBottom w:val="0"/>
      <w:divBdr>
        <w:top w:val="none" w:sz="0" w:space="0" w:color="auto"/>
        <w:left w:val="none" w:sz="0" w:space="0" w:color="auto"/>
        <w:bottom w:val="none" w:sz="0" w:space="0" w:color="auto"/>
        <w:right w:val="none" w:sz="0" w:space="0" w:color="auto"/>
      </w:divBdr>
    </w:div>
    <w:div w:id="810830533">
      <w:marLeft w:val="640"/>
      <w:marRight w:val="0"/>
      <w:marTop w:val="0"/>
      <w:marBottom w:val="0"/>
      <w:divBdr>
        <w:top w:val="none" w:sz="0" w:space="0" w:color="auto"/>
        <w:left w:val="none" w:sz="0" w:space="0" w:color="auto"/>
        <w:bottom w:val="none" w:sz="0" w:space="0" w:color="auto"/>
        <w:right w:val="none" w:sz="0" w:space="0" w:color="auto"/>
      </w:divBdr>
    </w:div>
    <w:div w:id="810832773">
      <w:marLeft w:val="640"/>
      <w:marRight w:val="0"/>
      <w:marTop w:val="0"/>
      <w:marBottom w:val="0"/>
      <w:divBdr>
        <w:top w:val="none" w:sz="0" w:space="0" w:color="auto"/>
        <w:left w:val="none" w:sz="0" w:space="0" w:color="auto"/>
        <w:bottom w:val="none" w:sz="0" w:space="0" w:color="auto"/>
        <w:right w:val="none" w:sz="0" w:space="0" w:color="auto"/>
      </w:divBdr>
    </w:div>
    <w:div w:id="811092957">
      <w:marLeft w:val="640"/>
      <w:marRight w:val="0"/>
      <w:marTop w:val="0"/>
      <w:marBottom w:val="0"/>
      <w:divBdr>
        <w:top w:val="none" w:sz="0" w:space="0" w:color="auto"/>
        <w:left w:val="none" w:sz="0" w:space="0" w:color="auto"/>
        <w:bottom w:val="none" w:sz="0" w:space="0" w:color="auto"/>
        <w:right w:val="none" w:sz="0" w:space="0" w:color="auto"/>
      </w:divBdr>
    </w:div>
    <w:div w:id="811754457">
      <w:marLeft w:val="640"/>
      <w:marRight w:val="0"/>
      <w:marTop w:val="0"/>
      <w:marBottom w:val="0"/>
      <w:divBdr>
        <w:top w:val="none" w:sz="0" w:space="0" w:color="auto"/>
        <w:left w:val="none" w:sz="0" w:space="0" w:color="auto"/>
        <w:bottom w:val="none" w:sz="0" w:space="0" w:color="auto"/>
        <w:right w:val="none" w:sz="0" w:space="0" w:color="auto"/>
      </w:divBdr>
    </w:div>
    <w:div w:id="811757022">
      <w:marLeft w:val="640"/>
      <w:marRight w:val="0"/>
      <w:marTop w:val="0"/>
      <w:marBottom w:val="0"/>
      <w:divBdr>
        <w:top w:val="none" w:sz="0" w:space="0" w:color="auto"/>
        <w:left w:val="none" w:sz="0" w:space="0" w:color="auto"/>
        <w:bottom w:val="none" w:sz="0" w:space="0" w:color="auto"/>
        <w:right w:val="none" w:sz="0" w:space="0" w:color="auto"/>
      </w:divBdr>
    </w:div>
    <w:div w:id="812217885">
      <w:marLeft w:val="640"/>
      <w:marRight w:val="0"/>
      <w:marTop w:val="0"/>
      <w:marBottom w:val="0"/>
      <w:divBdr>
        <w:top w:val="none" w:sz="0" w:space="0" w:color="auto"/>
        <w:left w:val="none" w:sz="0" w:space="0" w:color="auto"/>
        <w:bottom w:val="none" w:sz="0" w:space="0" w:color="auto"/>
        <w:right w:val="none" w:sz="0" w:space="0" w:color="auto"/>
      </w:divBdr>
    </w:div>
    <w:div w:id="812218339">
      <w:marLeft w:val="640"/>
      <w:marRight w:val="0"/>
      <w:marTop w:val="0"/>
      <w:marBottom w:val="0"/>
      <w:divBdr>
        <w:top w:val="none" w:sz="0" w:space="0" w:color="auto"/>
        <w:left w:val="none" w:sz="0" w:space="0" w:color="auto"/>
        <w:bottom w:val="none" w:sz="0" w:space="0" w:color="auto"/>
        <w:right w:val="none" w:sz="0" w:space="0" w:color="auto"/>
      </w:divBdr>
    </w:div>
    <w:div w:id="812407742">
      <w:marLeft w:val="640"/>
      <w:marRight w:val="0"/>
      <w:marTop w:val="0"/>
      <w:marBottom w:val="0"/>
      <w:divBdr>
        <w:top w:val="none" w:sz="0" w:space="0" w:color="auto"/>
        <w:left w:val="none" w:sz="0" w:space="0" w:color="auto"/>
        <w:bottom w:val="none" w:sz="0" w:space="0" w:color="auto"/>
        <w:right w:val="none" w:sz="0" w:space="0" w:color="auto"/>
      </w:divBdr>
    </w:div>
    <w:div w:id="812480357">
      <w:marLeft w:val="640"/>
      <w:marRight w:val="0"/>
      <w:marTop w:val="0"/>
      <w:marBottom w:val="0"/>
      <w:divBdr>
        <w:top w:val="none" w:sz="0" w:space="0" w:color="auto"/>
        <w:left w:val="none" w:sz="0" w:space="0" w:color="auto"/>
        <w:bottom w:val="none" w:sz="0" w:space="0" w:color="auto"/>
        <w:right w:val="none" w:sz="0" w:space="0" w:color="auto"/>
      </w:divBdr>
    </w:div>
    <w:div w:id="812525075">
      <w:marLeft w:val="640"/>
      <w:marRight w:val="0"/>
      <w:marTop w:val="0"/>
      <w:marBottom w:val="0"/>
      <w:divBdr>
        <w:top w:val="none" w:sz="0" w:space="0" w:color="auto"/>
        <w:left w:val="none" w:sz="0" w:space="0" w:color="auto"/>
        <w:bottom w:val="none" w:sz="0" w:space="0" w:color="auto"/>
        <w:right w:val="none" w:sz="0" w:space="0" w:color="auto"/>
      </w:divBdr>
    </w:div>
    <w:div w:id="813179069">
      <w:marLeft w:val="640"/>
      <w:marRight w:val="0"/>
      <w:marTop w:val="0"/>
      <w:marBottom w:val="0"/>
      <w:divBdr>
        <w:top w:val="none" w:sz="0" w:space="0" w:color="auto"/>
        <w:left w:val="none" w:sz="0" w:space="0" w:color="auto"/>
        <w:bottom w:val="none" w:sz="0" w:space="0" w:color="auto"/>
        <w:right w:val="none" w:sz="0" w:space="0" w:color="auto"/>
      </w:divBdr>
    </w:div>
    <w:div w:id="814495858">
      <w:bodyDiv w:val="1"/>
      <w:marLeft w:val="0"/>
      <w:marRight w:val="0"/>
      <w:marTop w:val="0"/>
      <w:marBottom w:val="0"/>
      <w:divBdr>
        <w:top w:val="none" w:sz="0" w:space="0" w:color="auto"/>
        <w:left w:val="none" w:sz="0" w:space="0" w:color="auto"/>
        <w:bottom w:val="none" w:sz="0" w:space="0" w:color="auto"/>
        <w:right w:val="none" w:sz="0" w:space="0" w:color="auto"/>
      </w:divBdr>
    </w:div>
    <w:div w:id="815225425">
      <w:bodyDiv w:val="1"/>
      <w:marLeft w:val="0"/>
      <w:marRight w:val="0"/>
      <w:marTop w:val="0"/>
      <w:marBottom w:val="0"/>
      <w:divBdr>
        <w:top w:val="none" w:sz="0" w:space="0" w:color="auto"/>
        <w:left w:val="none" w:sz="0" w:space="0" w:color="auto"/>
        <w:bottom w:val="none" w:sz="0" w:space="0" w:color="auto"/>
        <w:right w:val="none" w:sz="0" w:space="0" w:color="auto"/>
      </w:divBdr>
    </w:div>
    <w:div w:id="815296242">
      <w:marLeft w:val="640"/>
      <w:marRight w:val="0"/>
      <w:marTop w:val="0"/>
      <w:marBottom w:val="0"/>
      <w:divBdr>
        <w:top w:val="none" w:sz="0" w:space="0" w:color="auto"/>
        <w:left w:val="none" w:sz="0" w:space="0" w:color="auto"/>
        <w:bottom w:val="none" w:sz="0" w:space="0" w:color="auto"/>
        <w:right w:val="none" w:sz="0" w:space="0" w:color="auto"/>
      </w:divBdr>
    </w:div>
    <w:div w:id="815337319">
      <w:marLeft w:val="640"/>
      <w:marRight w:val="0"/>
      <w:marTop w:val="0"/>
      <w:marBottom w:val="0"/>
      <w:divBdr>
        <w:top w:val="none" w:sz="0" w:space="0" w:color="auto"/>
        <w:left w:val="none" w:sz="0" w:space="0" w:color="auto"/>
        <w:bottom w:val="none" w:sz="0" w:space="0" w:color="auto"/>
        <w:right w:val="none" w:sz="0" w:space="0" w:color="auto"/>
      </w:divBdr>
    </w:div>
    <w:div w:id="815412940">
      <w:marLeft w:val="640"/>
      <w:marRight w:val="0"/>
      <w:marTop w:val="0"/>
      <w:marBottom w:val="0"/>
      <w:divBdr>
        <w:top w:val="none" w:sz="0" w:space="0" w:color="auto"/>
        <w:left w:val="none" w:sz="0" w:space="0" w:color="auto"/>
        <w:bottom w:val="none" w:sz="0" w:space="0" w:color="auto"/>
        <w:right w:val="none" w:sz="0" w:space="0" w:color="auto"/>
      </w:divBdr>
    </w:div>
    <w:div w:id="815680149">
      <w:marLeft w:val="640"/>
      <w:marRight w:val="0"/>
      <w:marTop w:val="0"/>
      <w:marBottom w:val="0"/>
      <w:divBdr>
        <w:top w:val="none" w:sz="0" w:space="0" w:color="auto"/>
        <w:left w:val="none" w:sz="0" w:space="0" w:color="auto"/>
        <w:bottom w:val="none" w:sz="0" w:space="0" w:color="auto"/>
        <w:right w:val="none" w:sz="0" w:space="0" w:color="auto"/>
      </w:divBdr>
    </w:div>
    <w:div w:id="816607270">
      <w:marLeft w:val="640"/>
      <w:marRight w:val="0"/>
      <w:marTop w:val="0"/>
      <w:marBottom w:val="0"/>
      <w:divBdr>
        <w:top w:val="none" w:sz="0" w:space="0" w:color="auto"/>
        <w:left w:val="none" w:sz="0" w:space="0" w:color="auto"/>
        <w:bottom w:val="none" w:sz="0" w:space="0" w:color="auto"/>
        <w:right w:val="none" w:sz="0" w:space="0" w:color="auto"/>
      </w:divBdr>
    </w:div>
    <w:div w:id="817957861">
      <w:marLeft w:val="640"/>
      <w:marRight w:val="0"/>
      <w:marTop w:val="0"/>
      <w:marBottom w:val="0"/>
      <w:divBdr>
        <w:top w:val="none" w:sz="0" w:space="0" w:color="auto"/>
        <w:left w:val="none" w:sz="0" w:space="0" w:color="auto"/>
        <w:bottom w:val="none" w:sz="0" w:space="0" w:color="auto"/>
        <w:right w:val="none" w:sz="0" w:space="0" w:color="auto"/>
      </w:divBdr>
    </w:div>
    <w:div w:id="818306340">
      <w:marLeft w:val="640"/>
      <w:marRight w:val="0"/>
      <w:marTop w:val="0"/>
      <w:marBottom w:val="0"/>
      <w:divBdr>
        <w:top w:val="none" w:sz="0" w:space="0" w:color="auto"/>
        <w:left w:val="none" w:sz="0" w:space="0" w:color="auto"/>
        <w:bottom w:val="none" w:sz="0" w:space="0" w:color="auto"/>
        <w:right w:val="none" w:sz="0" w:space="0" w:color="auto"/>
      </w:divBdr>
    </w:div>
    <w:div w:id="819276053">
      <w:bodyDiv w:val="1"/>
      <w:marLeft w:val="0"/>
      <w:marRight w:val="0"/>
      <w:marTop w:val="0"/>
      <w:marBottom w:val="0"/>
      <w:divBdr>
        <w:top w:val="none" w:sz="0" w:space="0" w:color="auto"/>
        <w:left w:val="none" w:sz="0" w:space="0" w:color="auto"/>
        <w:bottom w:val="none" w:sz="0" w:space="0" w:color="auto"/>
        <w:right w:val="none" w:sz="0" w:space="0" w:color="auto"/>
      </w:divBdr>
    </w:div>
    <w:div w:id="820004554">
      <w:marLeft w:val="640"/>
      <w:marRight w:val="0"/>
      <w:marTop w:val="0"/>
      <w:marBottom w:val="0"/>
      <w:divBdr>
        <w:top w:val="none" w:sz="0" w:space="0" w:color="auto"/>
        <w:left w:val="none" w:sz="0" w:space="0" w:color="auto"/>
        <w:bottom w:val="none" w:sz="0" w:space="0" w:color="auto"/>
        <w:right w:val="none" w:sz="0" w:space="0" w:color="auto"/>
      </w:divBdr>
    </w:div>
    <w:div w:id="820577996">
      <w:bodyDiv w:val="1"/>
      <w:marLeft w:val="0"/>
      <w:marRight w:val="0"/>
      <w:marTop w:val="0"/>
      <w:marBottom w:val="0"/>
      <w:divBdr>
        <w:top w:val="none" w:sz="0" w:space="0" w:color="auto"/>
        <w:left w:val="none" w:sz="0" w:space="0" w:color="auto"/>
        <w:bottom w:val="none" w:sz="0" w:space="0" w:color="auto"/>
        <w:right w:val="none" w:sz="0" w:space="0" w:color="auto"/>
      </w:divBdr>
    </w:div>
    <w:div w:id="820728739">
      <w:bodyDiv w:val="1"/>
      <w:marLeft w:val="0"/>
      <w:marRight w:val="0"/>
      <w:marTop w:val="0"/>
      <w:marBottom w:val="0"/>
      <w:divBdr>
        <w:top w:val="none" w:sz="0" w:space="0" w:color="auto"/>
        <w:left w:val="none" w:sz="0" w:space="0" w:color="auto"/>
        <w:bottom w:val="none" w:sz="0" w:space="0" w:color="auto"/>
        <w:right w:val="none" w:sz="0" w:space="0" w:color="auto"/>
      </w:divBdr>
      <w:divsChild>
        <w:div w:id="23680874">
          <w:marLeft w:val="480"/>
          <w:marRight w:val="0"/>
          <w:marTop w:val="0"/>
          <w:marBottom w:val="0"/>
          <w:divBdr>
            <w:top w:val="none" w:sz="0" w:space="0" w:color="auto"/>
            <w:left w:val="none" w:sz="0" w:space="0" w:color="auto"/>
            <w:bottom w:val="none" w:sz="0" w:space="0" w:color="auto"/>
            <w:right w:val="none" w:sz="0" w:space="0" w:color="auto"/>
          </w:divBdr>
        </w:div>
        <w:div w:id="81688557">
          <w:marLeft w:val="480"/>
          <w:marRight w:val="0"/>
          <w:marTop w:val="0"/>
          <w:marBottom w:val="0"/>
          <w:divBdr>
            <w:top w:val="none" w:sz="0" w:space="0" w:color="auto"/>
            <w:left w:val="none" w:sz="0" w:space="0" w:color="auto"/>
            <w:bottom w:val="none" w:sz="0" w:space="0" w:color="auto"/>
            <w:right w:val="none" w:sz="0" w:space="0" w:color="auto"/>
          </w:divBdr>
        </w:div>
        <w:div w:id="97992211">
          <w:marLeft w:val="480"/>
          <w:marRight w:val="0"/>
          <w:marTop w:val="0"/>
          <w:marBottom w:val="0"/>
          <w:divBdr>
            <w:top w:val="none" w:sz="0" w:space="0" w:color="auto"/>
            <w:left w:val="none" w:sz="0" w:space="0" w:color="auto"/>
            <w:bottom w:val="none" w:sz="0" w:space="0" w:color="auto"/>
            <w:right w:val="none" w:sz="0" w:space="0" w:color="auto"/>
          </w:divBdr>
        </w:div>
        <w:div w:id="100416031">
          <w:marLeft w:val="480"/>
          <w:marRight w:val="0"/>
          <w:marTop w:val="0"/>
          <w:marBottom w:val="0"/>
          <w:divBdr>
            <w:top w:val="none" w:sz="0" w:space="0" w:color="auto"/>
            <w:left w:val="none" w:sz="0" w:space="0" w:color="auto"/>
            <w:bottom w:val="none" w:sz="0" w:space="0" w:color="auto"/>
            <w:right w:val="none" w:sz="0" w:space="0" w:color="auto"/>
          </w:divBdr>
        </w:div>
        <w:div w:id="102504502">
          <w:marLeft w:val="480"/>
          <w:marRight w:val="0"/>
          <w:marTop w:val="0"/>
          <w:marBottom w:val="0"/>
          <w:divBdr>
            <w:top w:val="none" w:sz="0" w:space="0" w:color="auto"/>
            <w:left w:val="none" w:sz="0" w:space="0" w:color="auto"/>
            <w:bottom w:val="none" w:sz="0" w:space="0" w:color="auto"/>
            <w:right w:val="none" w:sz="0" w:space="0" w:color="auto"/>
          </w:divBdr>
        </w:div>
        <w:div w:id="127011749">
          <w:marLeft w:val="480"/>
          <w:marRight w:val="0"/>
          <w:marTop w:val="0"/>
          <w:marBottom w:val="0"/>
          <w:divBdr>
            <w:top w:val="none" w:sz="0" w:space="0" w:color="auto"/>
            <w:left w:val="none" w:sz="0" w:space="0" w:color="auto"/>
            <w:bottom w:val="none" w:sz="0" w:space="0" w:color="auto"/>
            <w:right w:val="none" w:sz="0" w:space="0" w:color="auto"/>
          </w:divBdr>
        </w:div>
        <w:div w:id="225000001">
          <w:marLeft w:val="480"/>
          <w:marRight w:val="0"/>
          <w:marTop w:val="0"/>
          <w:marBottom w:val="0"/>
          <w:divBdr>
            <w:top w:val="none" w:sz="0" w:space="0" w:color="auto"/>
            <w:left w:val="none" w:sz="0" w:space="0" w:color="auto"/>
            <w:bottom w:val="none" w:sz="0" w:space="0" w:color="auto"/>
            <w:right w:val="none" w:sz="0" w:space="0" w:color="auto"/>
          </w:divBdr>
        </w:div>
        <w:div w:id="334916644">
          <w:marLeft w:val="480"/>
          <w:marRight w:val="0"/>
          <w:marTop w:val="0"/>
          <w:marBottom w:val="0"/>
          <w:divBdr>
            <w:top w:val="none" w:sz="0" w:space="0" w:color="auto"/>
            <w:left w:val="none" w:sz="0" w:space="0" w:color="auto"/>
            <w:bottom w:val="none" w:sz="0" w:space="0" w:color="auto"/>
            <w:right w:val="none" w:sz="0" w:space="0" w:color="auto"/>
          </w:divBdr>
        </w:div>
        <w:div w:id="393628842">
          <w:marLeft w:val="480"/>
          <w:marRight w:val="0"/>
          <w:marTop w:val="0"/>
          <w:marBottom w:val="0"/>
          <w:divBdr>
            <w:top w:val="none" w:sz="0" w:space="0" w:color="auto"/>
            <w:left w:val="none" w:sz="0" w:space="0" w:color="auto"/>
            <w:bottom w:val="none" w:sz="0" w:space="0" w:color="auto"/>
            <w:right w:val="none" w:sz="0" w:space="0" w:color="auto"/>
          </w:divBdr>
        </w:div>
        <w:div w:id="395664709">
          <w:marLeft w:val="480"/>
          <w:marRight w:val="0"/>
          <w:marTop w:val="0"/>
          <w:marBottom w:val="0"/>
          <w:divBdr>
            <w:top w:val="none" w:sz="0" w:space="0" w:color="auto"/>
            <w:left w:val="none" w:sz="0" w:space="0" w:color="auto"/>
            <w:bottom w:val="none" w:sz="0" w:space="0" w:color="auto"/>
            <w:right w:val="none" w:sz="0" w:space="0" w:color="auto"/>
          </w:divBdr>
        </w:div>
        <w:div w:id="595288515">
          <w:marLeft w:val="480"/>
          <w:marRight w:val="0"/>
          <w:marTop w:val="0"/>
          <w:marBottom w:val="0"/>
          <w:divBdr>
            <w:top w:val="none" w:sz="0" w:space="0" w:color="auto"/>
            <w:left w:val="none" w:sz="0" w:space="0" w:color="auto"/>
            <w:bottom w:val="none" w:sz="0" w:space="0" w:color="auto"/>
            <w:right w:val="none" w:sz="0" w:space="0" w:color="auto"/>
          </w:divBdr>
        </w:div>
        <w:div w:id="818764724">
          <w:marLeft w:val="480"/>
          <w:marRight w:val="0"/>
          <w:marTop w:val="0"/>
          <w:marBottom w:val="0"/>
          <w:divBdr>
            <w:top w:val="none" w:sz="0" w:space="0" w:color="auto"/>
            <w:left w:val="none" w:sz="0" w:space="0" w:color="auto"/>
            <w:bottom w:val="none" w:sz="0" w:space="0" w:color="auto"/>
            <w:right w:val="none" w:sz="0" w:space="0" w:color="auto"/>
          </w:divBdr>
        </w:div>
        <w:div w:id="897980625">
          <w:marLeft w:val="480"/>
          <w:marRight w:val="0"/>
          <w:marTop w:val="0"/>
          <w:marBottom w:val="0"/>
          <w:divBdr>
            <w:top w:val="none" w:sz="0" w:space="0" w:color="auto"/>
            <w:left w:val="none" w:sz="0" w:space="0" w:color="auto"/>
            <w:bottom w:val="none" w:sz="0" w:space="0" w:color="auto"/>
            <w:right w:val="none" w:sz="0" w:space="0" w:color="auto"/>
          </w:divBdr>
        </w:div>
        <w:div w:id="967466982">
          <w:marLeft w:val="480"/>
          <w:marRight w:val="0"/>
          <w:marTop w:val="0"/>
          <w:marBottom w:val="0"/>
          <w:divBdr>
            <w:top w:val="none" w:sz="0" w:space="0" w:color="auto"/>
            <w:left w:val="none" w:sz="0" w:space="0" w:color="auto"/>
            <w:bottom w:val="none" w:sz="0" w:space="0" w:color="auto"/>
            <w:right w:val="none" w:sz="0" w:space="0" w:color="auto"/>
          </w:divBdr>
        </w:div>
        <w:div w:id="979919023">
          <w:marLeft w:val="480"/>
          <w:marRight w:val="0"/>
          <w:marTop w:val="0"/>
          <w:marBottom w:val="0"/>
          <w:divBdr>
            <w:top w:val="none" w:sz="0" w:space="0" w:color="auto"/>
            <w:left w:val="none" w:sz="0" w:space="0" w:color="auto"/>
            <w:bottom w:val="none" w:sz="0" w:space="0" w:color="auto"/>
            <w:right w:val="none" w:sz="0" w:space="0" w:color="auto"/>
          </w:divBdr>
        </w:div>
        <w:div w:id="1033963567">
          <w:marLeft w:val="480"/>
          <w:marRight w:val="0"/>
          <w:marTop w:val="0"/>
          <w:marBottom w:val="0"/>
          <w:divBdr>
            <w:top w:val="none" w:sz="0" w:space="0" w:color="auto"/>
            <w:left w:val="none" w:sz="0" w:space="0" w:color="auto"/>
            <w:bottom w:val="none" w:sz="0" w:space="0" w:color="auto"/>
            <w:right w:val="none" w:sz="0" w:space="0" w:color="auto"/>
          </w:divBdr>
        </w:div>
        <w:div w:id="1043823238">
          <w:marLeft w:val="480"/>
          <w:marRight w:val="0"/>
          <w:marTop w:val="0"/>
          <w:marBottom w:val="0"/>
          <w:divBdr>
            <w:top w:val="none" w:sz="0" w:space="0" w:color="auto"/>
            <w:left w:val="none" w:sz="0" w:space="0" w:color="auto"/>
            <w:bottom w:val="none" w:sz="0" w:space="0" w:color="auto"/>
            <w:right w:val="none" w:sz="0" w:space="0" w:color="auto"/>
          </w:divBdr>
        </w:div>
        <w:div w:id="1056124279">
          <w:marLeft w:val="480"/>
          <w:marRight w:val="0"/>
          <w:marTop w:val="0"/>
          <w:marBottom w:val="0"/>
          <w:divBdr>
            <w:top w:val="none" w:sz="0" w:space="0" w:color="auto"/>
            <w:left w:val="none" w:sz="0" w:space="0" w:color="auto"/>
            <w:bottom w:val="none" w:sz="0" w:space="0" w:color="auto"/>
            <w:right w:val="none" w:sz="0" w:space="0" w:color="auto"/>
          </w:divBdr>
        </w:div>
        <w:div w:id="1115758359">
          <w:marLeft w:val="480"/>
          <w:marRight w:val="0"/>
          <w:marTop w:val="0"/>
          <w:marBottom w:val="0"/>
          <w:divBdr>
            <w:top w:val="none" w:sz="0" w:space="0" w:color="auto"/>
            <w:left w:val="none" w:sz="0" w:space="0" w:color="auto"/>
            <w:bottom w:val="none" w:sz="0" w:space="0" w:color="auto"/>
            <w:right w:val="none" w:sz="0" w:space="0" w:color="auto"/>
          </w:divBdr>
        </w:div>
        <w:div w:id="1127433661">
          <w:marLeft w:val="480"/>
          <w:marRight w:val="0"/>
          <w:marTop w:val="0"/>
          <w:marBottom w:val="0"/>
          <w:divBdr>
            <w:top w:val="none" w:sz="0" w:space="0" w:color="auto"/>
            <w:left w:val="none" w:sz="0" w:space="0" w:color="auto"/>
            <w:bottom w:val="none" w:sz="0" w:space="0" w:color="auto"/>
            <w:right w:val="none" w:sz="0" w:space="0" w:color="auto"/>
          </w:divBdr>
        </w:div>
        <w:div w:id="1142695309">
          <w:marLeft w:val="480"/>
          <w:marRight w:val="0"/>
          <w:marTop w:val="0"/>
          <w:marBottom w:val="0"/>
          <w:divBdr>
            <w:top w:val="none" w:sz="0" w:space="0" w:color="auto"/>
            <w:left w:val="none" w:sz="0" w:space="0" w:color="auto"/>
            <w:bottom w:val="none" w:sz="0" w:space="0" w:color="auto"/>
            <w:right w:val="none" w:sz="0" w:space="0" w:color="auto"/>
          </w:divBdr>
        </w:div>
        <w:div w:id="1156073769">
          <w:marLeft w:val="480"/>
          <w:marRight w:val="0"/>
          <w:marTop w:val="0"/>
          <w:marBottom w:val="0"/>
          <w:divBdr>
            <w:top w:val="none" w:sz="0" w:space="0" w:color="auto"/>
            <w:left w:val="none" w:sz="0" w:space="0" w:color="auto"/>
            <w:bottom w:val="none" w:sz="0" w:space="0" w:color="auto"/>
            <w:right w:val="none" w:sz="0" w:space="0" w:color="auto"/>
          </w:divBdr>
        </w:div>
        <w:div w:id="1201237812">
          <w:marLeft w:val="480"/>
          <w:marRight w:val="0"/>
          <w:marTop w:val="0"/>
          <w:marBottom w:val="0"/>
          <w:divBdr>
            <w:top w:val="none" w:sz="0" w:space="0" w:color="auto"/>
            <w:left w:val="none" w:sz="0" w:space="0" w:color="auto"/>
            <w:bottom w:val="none" w:sz="0" w:space="0" w:color="auto"/>
            <w:right w:val="none" w:sz="0" w:space="0" w:color="auto"/>
          </w:divBdr>
        </w:div>
        <w:div w:id="1209219871">
          <w:marLeft w:val="480"/>
          <w:marRight w:val="0"/>
          <w:marTop w:val="0"/>
          <w:marBottom w:val="0"/>
          <w:divBdr>
            <w:top w:val="none" w:sz="0" w:space="0" w:color="auto"/>
            <w:left w:val="none" w:sz="0" w:space="0" w:color="auto"/>
            <w:bottom w:val="none" w:sz="0" w:space="0" w:color="auto"/>
            <w:right w:val="none" w:sz="0" w:space="0" w:color="auto"/>
          </w:divBdr>
        </w:div>
        <w:div w:id="1233739861">
          <w:marLeft w:val="480"/>
          <w:marRight w:val="0"/>
          <w:marTop w:val="0"/>
          <w:marBottom w:val="0"/>
          <w:divBdr>
            <w:top w:val="none" w:sz="0" w:space="0" w:color="auto"/>
            <w:left w:val="none" w:sz="0" w:space="0" w:color="auto"/>
            <w:bottom w:val="none" w:sz="0" w:space="0" w:color="auto"/>
            <w:right w:val="none" w:sz="0" w:space="0" w:color="auto"/>
          </w:divBdr>
        </w:div>
        <w:div w:id="1237010584">
          <w:marLeft w:val="480"/>
          <w:marRight w:val="0"/>
          <w:marTop w:val="0"/>
          <w:marBottom w:val="0"/>
          <w:divBdr>
            <w:top w:val="none" w:sz="0" w:space="0" w:color="auto"/>
            <w:left w:val="none" w:sz="0" w:space="0" w:color="auto"/>
            <w:bottom w:val="none" w:sz="0" w:space="0" w:color="auto"/>
            <w:right w:val="none" w:sz="0" w:space="0" w:color="auto"/>
          </w:divBdr>
        </w:div>
        <w:div w:id="1272856387">
          <w:marLeft w:val="480"/>
          <w:marRight w:val="0"/>
          <w:marTop w:val="0"/>
          <w:marBottom w:val="0"/>
          <w:divBdr>
            <w:top w:val="none" w:sz="0" w:space="0" w:color="auto"/>
            <w:left w:val="none" w:sz="0" w:space="0" w:color="auto"/>
            <w:bottom w:val="none" w:sz="0" w:space="0" w:color="auto"/>
            <w:right w:val="none" w:sz="0" w:space="0" w:color="auto"/>
          </w:divBdr>
        </w:div>
        <w:div w:id="1278948521">
          <w:marLeft w:val="480"/>
          <w:marRight w:val="0"/>
          <w:marTop w:val="0"/>
          <w:marBottom w:val="0"/>
          <w:divBdr>
            <w:top w:val="none" w:sz="0" w:space="0" w:color="auto"/>
            <w:left w:val="none" w:sz="0" w:space="0" w:color="auto"/>
            <w:bottom w:val="none" w:sz="0" w:space="0" w:color="auto"/>
            <w:right w:val="none" w:sz="0" w:space="0" w:color="auto"/>
          </w:divBdr>
        </w:div>
        <w:div w:id="1292056817">
          <w:marLeft w:val="480"/>
          <w:marRight w:val="0"/>
          <w:marTop w:val="0"/>
          <w:marBottom w:val="0"/>
          <w:divBdr>
            <w:top w:val="none" w:sz="0" w:space="0" w:color="auto"/>
            <w:left w:val="none" w:sz="0" w:space="0" w:color="auto"/>
            <w:bottom w:val="none" w:sz="0" w:space="0" w:color="auto"/>
            <w:right w:val="none" w:sz="0" w:space="0" w:color="auto"/>
          </w:divBdr>
        </w:div>
        <w:div w:id="1305895292">
          <w:marLeft w:val="480"/>
          <w:marRight w:val="0"/>
          <w:marTop w:val="0"/>
          <w:marBottom w:val="0"/>
          <w:divBdr>
            <w:top w:val="none" w:sz="0" w:space="0" w:color="auto"/>
            <w:left w:val="none" w:sz="0" w:space="0" w:color="auto"/>
            <w:bottom w:val="none" w:sz="0" w:space="0" w:color="auto"/>
            <w:right w:val="none" w:sz="0" w:space="0" w:color="auto"/>
          </w:divBdr>
        </w:div>
        <w:div w:id="1372221005">
          <w:marLeft w:val="480"/>
          <w:marRight w:val="0"/>
          <w:marTop w:val="0"/>
          <w:marBottom w:val="0"/>
          <w:divBdr>
            <w:top w:val="none" w:sz="0" w:space="0" w:color="auto"/>
            <w:left w:val="none" w:sz="0" w:space="0" w:color="auto"/>
            <w:bottom w:val="none" w:sz="0" w:space="0" w:color="auto"/>
            <w:right w:val="none" w:sz="0" w:space="0" w:color="auto"/>
          </w:divBdr>
        </w:div>
        <w:div w:id="1387993035">
          <w:marLeft w:val="480"/>
          <w:marRight w:val="0"/>
          <w:marTop w:val="0"/>
          <w:marBottom w:val="0"/>
          <w:divBdr>
            <w:top w:val="none" w:sz="0" w:space="0" w:color="auto"/>
            <w:left w:val="none" w:sz="0" w:space="0" w:color="auto"/>
            <w:bottom w:val="none" w:sz="0" w:space="0" w:color="auto"/>
            <w:right w:val="none" w:sz="0" w:space="0" w:color="auto"/>
          </w:divBdr>
        </w:div>
        <w:div w:id="1419476097">
          <w:marLeft w:val="480"/>
          <w:marRight w:val="0"/>
          <w:marTop w:val="0"/>
          <w:marBottom w:val="0"/>
          <w:divBdr>
            <w:top w:val="none" w:sz="0" w:space="0" w:color="auto"/>
            <w:left w:val="none" w:sz="0" w:space="0" w:color="auto"/>
            <w:bottom w:val="none" w:sz="0" w:space="0" w:color="auto"/>
            <w:right w:val="none" w:sz="0" w:space="0" w:color="auto"/>
          </w:divBdr>
        </w:div>
        <w:div w:id="1499036593">
          <w:marLeft w:val="480"/>
          <w:marRight w:val="0"/>
          <w:marTop w:val="0"/>
          <w:marBottom w:val="0"/>
          <w:divBdr>
            <w:top w:val="none" w:sz="0" w:space="0" w:color="auto"/>
            <w:left w:val="none" w:sz="0" w:space="0" w:color="auto"/>
            <w:bottom w:val="none" w:sz="0" w:space="0" w:color="auto"/>
            <w:right w:val="none" w:sz="0" w:space="0" w:color="auto"/>
          </w:divBdr>
        </w:div>
        <w:div w:id="1505130171">
          <w:marLeft w:val="480"/>
          <w:marRight w:val="0"/>
          <w:marTop w:val="0"/>
          <w:marBottom w:val="0"/>
          <w:divBdr>
            <w:top w:val="none" w:sz="0" w:space="0" w:color="auto"/>
            <w:left w:val="none" w:sz="0" w:space="0" w:color="auto"/>
            <w:bottom w:val="none" w:sz="0" w:space="0" w:color="auto"/>
            <w:right w:val="none" w:sz="0" w:space="0" w:color="auto"/>
          </w:divBdr>
        </w:div>
        <w:div w:id="1510754387">
          <w:marLeft w:val="480"/>
          <w:marRight w:val="0"/>
          <w:marTop w:val="0"/>
          <w:marBottom w:val="0"/>
          <w:divBdr>
            <w:top w:val="none" w:sz="0" w:space="0" w:color="auto"/>
            <w:left w:val="none" w:sz="0" w:space="0" w:color="auto"/>
            <w:bottom w:val="none" w:sz="0" w:space="0" w:color="auto"/>
            <w:right w:val="none" w:sz="0" w:space="0" w:color="auto"/>
          </w:divBdr>
        </w:div>
        <w:div w:id="1511943249">
          <w:marLeft w:val="480"/>
          <w:marRight w:val="0"/>
          <w:marTop w:val="0"/>
          <w:marBottom w:val="0"/>
          <w:divBdr>
            <w:top w:val="none" w:sz="0" w:space="0" w:color="auto"/>
            <w:left w:val="none" w:sz="0" w:space="0" w:color="auto"/>
            <w:bottom w:val="none" w:sz="0" w:space="0" w:color="auto"/>
            <w:right w:val="none" w:sz="0" w:space="0" w:color="auto"/>
          </w:divBdr>
        </w:div>
        <w:div w:id="1523589458">
          <w:marLeft w:val="480"/>
          <w:marRight w:val="0"/>
          <w:marTop w:val="0"/>
          <w:marBottom w:val="0"/>
          <w:divBdr>
            <w:top w:val="none" w:sz="0" w:space="0" w:color="auto"/>
            <w:left w:val="none" w:sz="0" w:space="0" w:color="auto"/>
            <w:bottom w:val="none" w:sz="0" w:space="0" w:color="auto"/>
            <w:right w:val="none" w:sz="0" w:space="0" w:color="auto"/>
          </w:divBdr>
        </w:div>
        <w:div w:id="1546989092">
          <w:marLeft w:val="480"/>
          <w:marRight w:val="0"/>
          <w:marTop w:val="0"/>
          <w:marBottom w:val="0"/>
          <w:divBdr>
            <w:top w:val="none" w:sz="0" w:space="0" w:color="auto"/>
            <w:left w:val="none" w:sz="0" w:space="0" w:color="auto"/>
            <w:bottom w:val="none" w:sz="0" w:space="0" w:color="auto"/>
            <w:right w:val="none" w:sz="0" w:space="0" w:color="auto"/>
          </w:divBdr>
        </w:div>
        <w:div w:id="1576628337">
          <w:marLeft w:val="480"/>
          <w:marRight w:val="0"/>
          <w:marTop w:val="0"/>
          <w:marBottom w:val="0"/>
          <w:divBdr>
            <w:top w:val="none" w:sz="0" w:space="0" w:color="auto"/>
            <w:left w:val="none" w:sz="0" w:space="0" w:color="auto"/>
            <w:bottom w:val="none" w:sz="0" w:space="0" w:color="auto"/>
            <w:right w:val="none" w:sz="0" w:space="0" w:color="auto"/>
          </w:divBdr>
        </w:div>
        <w:div w:id="1625039519">
          <w:marLeft w:val="480"/>
          <w:marRight w:val="0"/>
          <w:marTop w:val="0"/>
          <w:marBottom w:val="0"/>
          <w:divBdr>
            <w:top w:val="none" w:sz="0" w:space="0" w:color="auto"/>
            <w:left w:val="none" w:sz="0" w:space="0" w:color="auto"/>
            <w:bottom w:val="none" w:sz="0" w:space="0" w:color="auto"/>
            <w:right w:val="none" w:sz="0" w:space="0" w:color="auto"/>
          </w:divBdr>
        </w:div>
        <w:div w:id="1695033569">
          <w:marLeft w:val="480"/>
          <w:marRight w:val="0"/>
          <w:marTop w:val="0"/>
          <w:marBottom w:val="0"/>
          <w:divBdr>
            <w:top w:val="none" w:sz="0" w:space="0" w:color="auto"/>
            <w:left w:val="none" w:sz="0" w:space="0" w:color="auto"/>
            <w:bottom w:val="none" w:sz="0" w:space="0" w:color="auto"/>
            <w:right w:val="none" w:sz="0" w:space="0" w:color="auto"/>
          </w:divBdr>
        </w:div>
        <w:div w:id="1695497229">
          <w:marLeft w:val="480"/>
          <w:marRight w:val="0"/>
          <w:marTop w:val="0"/>
          <w:marBottom w:val="0"/>
          <w:divBdr>
            <w:top w:val="none" w:sz="0" w:space="0" w:color="auto"/>
            <w:left w:val="none" w:sz="0" w:space="0" w:color="auto"/>
            <w:bottom w:val="none" w:sz="0" w:space="0" w:color="auto"/>
            <w:right w:val="none" w:sz="0" w:space="0" w:color="auto"/>
          </w:divBdr>
        </w:div>
        <w:div w:id="1788575429">
          <w:marLeft w:val="480"/>
          <w:marRight w:val="0"/>
          <w:marTop w:val="0"/>
          <w:marBottom w:val="0"/>
          <w:divBdr>
            <w:top w:val="none" w:sz="0" w:space="0" w:color="auto"/>
            <w:left w:val="none" w:sz="0" w:space="0" w:color="auto"/>
            <w:bottom w:val="none" w:sz="0" w:space="0" w:color="auto"/>
            <w:right w:val="none" w:sz="0" w:space="0" w:color="auto"/>
          </w:divBdr>
        </w:div>
        <w:div w:id="1881893449">
          <w:marLeft w:val="480"/>
          <w:marRight w:val="0"/>
          <w:marTop w:val="0"/>
          <w:marBottom w:val="0"/>
          <w:divBdr>
            <w:top w:val="none" w:sz="0" w:space="0" w:color="auto"/>
            <w:left w:val="none" w:sz="0" w:space="0" w:color="auto"/>
            <w:bottom w:val="none" w:sz="0" w:space="0" w:color="auto"/>
            <w:right w:val="none" w:sz="0" w:space="0" w:color="auto"/>
          </w:divBdr>
        </w:div>
        <w:div w:id="1886209139">
          <w:marLeft w:val="480"/>
          <w:marRight w:val="0"/>
          <w:marTop w:val="0"/>
          <w:marBottom w:val="0"/>
          <w:divBdr>
            <w:top w:val="none" w:sz="0" w:space="0" w:color="auto"/>
            <w:left w:val="none" w:sz="0" w:space="0" w:color="auto"/>
            <w:bottom w:val="none" w:sz="0" w:space="0" w:color="auto"/>
            <w:right w:val="none" w:sz="0" w:space="0" w:color="auto"/>
          </w:divBdr>
        </w:div>
        <w:div w:id="1890725919">
          <w:marLeft w:val="480"/>
          <w:marRight w:val="0"/>
          <w:marTop w:val="0"/>
          <w:marBottom w:val="0"/>
          <w:divBdr>
            <w:top w:val="none" w:sz="0" w:space="0" w:color="auto"/>
            <w:left w:val="none" w:sz="0" w:space="0" w:color="auto"/>
            <w:bottom w:val="none" w:sz="0" w:space="0" w:color="auto"/>
            <w:right w:val="none" w:sz="0" w:space="0" w:color="auto"/>
          </w:divBdr>
        </w:div>
        <w:div w:id="1905335591">
          <w:marLeft w:val="480"/>
          <w:marRight w:val="0"/>
          <w:marTop w:val="0"/>
          <w:marBottom w:val="0"/>
          <w:divBdr>
            <w:top w:val="none" w:sz="0" w:space="0" w:color="auto"/>
            <w:left w:val="none" w:sz="0" w:space="0" w:color="auto"/>
            <w:bottom w:val="none" w:sz="0" w:space="0" w:color="auto"/>
            <w:right w:val="none" w:sz="0" w:space="0" w:color="auto"/>
          </w:divBdr>
        </w:div>
        <w:div w:id="1909803094">
          <w:marLeft w:val="480"/>
          <w:marRight w:val="0"/>
          <w:marTop w:val="0"/>
          <w:marBottom w:val="0"/>
          <w:divBdr>
            <w:top w:val="none" w:sz="0" w:space="0" w:color="auto"/>
            <w:left w:val="none" w:sz="0" w:space="0" w:color="auto"/>
            <w:bottom w:val="none" w:sz="0" w:space="0" w:color="auto"/>
            <w:right w:val="none" w:sz="0" w:space="0" w:color="auto"/>
          </w:divBdr>
        </w:div>
        <w:div w:id="1915898618">
          <w:marLeft w:val="480"/>
          <w:marRight w:val="0"/>
          <w:marTop w:val="0"/>
          <w:marBottom w:val="0"/>
          <w:divBdr>
            <w:top w:val="none" w:sz="0" w:space="0" w:color="auto"/>
            <w:left w:val="none" w:sz="0" w:space="0" w:color="auto"/>
            <w:bottom w:val="none" w:sz="0" w:space="0" w:color="auto"/>
            <w:right w:val="none" w:sz="0" w:space="0" w:color="auto"/>
          </w:divBdr>
        </w:div>
        <w:div w:id="1920020497">
          <w:marLeft w:val="480"/>
          <w:marRight w:val="0"/>
          <w:marTop w:val="0"/>
          <w:marBottom w:val="0"/>
          <w:divBdr>
            <w:top w:val="none" w:sz="0" w:space="0" w:color="auto"/>
            <w:left w:val="none" w:sz="0" w:space="0" w:color="auto"/>
            <w:bottom w:val="none" w:sz="0" w:space="0" w:color="auto"/>
            <w:right w:val="none" w:sz="0" w:space="0" w:color="auto"/>
          </w:divBdr>
        </w:div>
        <w:div w:id="1931816928">
          <w:marLeft w:val="480"/>
          <w:marRight w:val="0"/>
          <w:marTop w:val="0"/>
          <w:marBottom w:val="0"/>
          <w:divBdr>
            <w:top w:val="none" w:sz="0" w:space="0" w:color="auto"/>
            <w:left w:val="none" w:sz="0" w:space="0" w:color="auto"/>
            <w:bottom w:val="none" w:sz="0" w:space="0" w:color="auto"/>
            <w:right w:val="none" w:sz="0" w:space="0" w:color="auto"/>
          </w:divBdr>
        </w:div>
        <w:div w:id="1977029985">
          <w:marLeft w:val="480"/>
          <w:marRight w:val="0"/>
          <w:marTop w:val="0"/>
          <w:marBottom w:val="0"/>
          <w:divBdr>
            <w:top w:val="none" w:sz="0" w:space="0" w:color="auto"/>
            <w:left w:val="none" w:sz="0" w:space="0" w:color="auto"/>
            <w:bottom w:val="none" w:sz="0" w:space="0" w:color="auto"/>
            <w:right w:val="none" w:sz="0" w:space="0" w:color="auto"/>
          </w:divBdr>
        </w:div>
        <w:div w:id="2132942408">
          <w:marLeft w:val="480"/>
          <w:marRight w:val="0"/>
          <w:marTop w:val="0"/>
          <w:marBottom w:val="0"/>
          <w:divBdr>
            <w:top w:val="none" w:sz="0" w:space="0" w:color="auto"/>
            <w:left w:val="none" w:sz="0" w:space="0" w:color="auto"/>
            <w:bottom w:val="none" w:sz="0" w:space="0" w:color="auto"/>
            <w:right w:val="none" w:sz="0" w:space="0" w:color="auto"/>
          </w:divBdr>
        </w:div>
      </w:divsChild>
    </w:div>
    <w:div w:id="820778466">
      <w:bodyDiv w:val="1"/>
      <w:marLeft w:val="0"/>
      <w:marRight w:val="0"/>
      <w:marTop w:val="0"/>
      <w:marBottom w:val="0"/>
      <w:divBdr>
        <w:top w:val="none" w:sz="0" w:space="0" w:color="auto"/>
        <w:left w:val="none" w:sz="0" w:space="0" w:color="auto"/>
        <w:bottom w:val="none" w:sz="0" w:space="0" w:color="auto"/>
        <w:right w:val="none" w:sz="0" w:space="0" w:color="auto"/>
      </w:divBdr>
    </w:div>
    <w:div w:id="821117586">
      <w:marLeft w:val="640"/>
      <w:marRight w:val="0"/>
      <w:marTop w:val="0"/>
      <w:marBottom w:val="0"/>
      <w:divBdr>
        <w:top w:val="none" w:sz="0" w:space="0" w:color="auto"/>
        <w:left w:val="none" w:sz="0" w:space="0" w:color="auto"/>
        <w:bottom w:val="none" w:sz="0" w:space="0" w:color="auto"/>
        <w:right w:val="none" w:sz="0" w:space="0" w:color="auto"/>
      </w:divBdr>
    </w:div>
    <w:div w:id="821118187">
      <w:marLeft w:val="640"/>
      <w:marRight w:val="0"/>
      <w:marTop w:val="0"/>
      <w:marBottom w:val="0"/>
      <w:divBdr>
        <w:top w:val="none" w:sz="0" w:space="0" w:color="auto"/>
        <w:left w:val="none" w:sz="0" w:space="0" w:color="auto"/>
        <w:bottom w:val="none" w:sz="0" w:space="0" w:color="auto"/>
        <w:right w:val="none" w:sz="0" w:space="0" w:color="auto"/>
      </w:divBdr>
    </w:div>
    <w:div w:id="821118312">
      <w:marLeft w:val="640"/>
      <w:marRight w:val="0"/>
      <w:marTop w:val="0"/>
      <w:marBottom w:val="0"/>
      <w:divBdr>
        <w:top w:val="none" w:sz="0" w:space="0" w:color="auto"/>
        <w:left w:val="none" w:sz="0" w:space="0" w:color="auto"/>
        <w:bottom w:val="none" w:sz="0" w:space="0" w:color="auto"/>
        <w:right w:val="none" w:sz="0" w:space="0" w:color="auto"/>
      </w:divBdr>
    </w:div>
    <w:div w:id="821435561">
      <w:marLeft w:val="640"/>
      <w:marRight w:val="0"/>
      <w:marTop w:val="0"/>
      <w:marBottom w:val="0"/>
      <w:divBdr>
        <w:top w:val="none" w:sz="0" w:space="0" w:color="auto"/>
        <w:left w:val="none" w:sz="0" w:space="0" w:color="auto"/>
        <w:bottom w:val="none" w:sz="0" w:space="0" w:color="auto"/>
        <w:right w:val="none" w:sz="0" w:space="0" w:color="auto"/>
      </w:divBdr>
    </w:div>
    <w:div w:id="821778398">
      <w:marLeft w:val="640"/>
      <w:marRight w:val="0"/>
      <w:marTop w:val="0"/>
      <w:marBottom w:val="0"/>
      <w:divBdr>
        <w:top w:val="none" w:sz="0" w:space="0" w:color="auto"/>
        <w:left w:val="none" w:sz="0" w:space="0" w:color="auto"/>
        <w:bottom w:val="none" w:sz="0" w:space="0" w:color="auto"/>
        <w:right w:val="none" w:sz="0" w:space="0" w:color="auto"/>
      </w:divBdr>
    </w:div>
    <w:div w:id="822819000">
      <w:bodyDiv w:val="1"/>
      <w:marLeft w:val="0"/>
      <w:marRight w:val="0"/>
      <w:marTop w:val="0"/>
      <w:marBottom w:val="0"/>
      <w:divBdr>
        <w:top w:val="none" w:sz="0" w:space="0" w:color="auto"/>
        <w:left w:val="none" w:sz="0" w:space="0" w:color="auto"/>
        <w:bottom w:val="none" w:sz="0" w:space="0" w:color="auto"/>
        <w:right w:val="none" w:sz="0" w:space="0" w:color="auto"/>
      </w:divBdr>
    </w:div>
    <w:div w:id="822965893">
      <w:bodyDiv w:val="1"/>
      <w:marLeft w:val="0"/>
      <w:marRight w:val="0"/>
      <w:marTop w:val="0"/>
      <w:marBottom w:val="0"/>
      <w:divBdr>
        <w:top w:val="none" w:sz="0" w:space="0" w:color="auto"/>
        <w:left w:val="none" w:sz="0" w:space="0" w:color="auto"/>
        <w:bottom w:val="none" w:sz="0" w:space="0" w:color="auto"/>
        <w:right w:val="none" w:sz="0" w:space="0" w:color="auto"/>
      </w:divBdr>
    </w:div>
    <w:div w:id="823592373">
      <w:marLeft w:val="640"/>
      <w:marRight w:val="0"/>
      <w:marTop w:val="0"/>
      <w:marBottom w:val="0"/>
      <w:divBdr>
        <w:top w:val="none" w:sz="0" w:space="0" w:color="auto"/>
        <w:left w:val="none" w:sz="0" w:space="0" w:color="auto"/>
        <w:bottom w:val="none" w:sz="0" w:space="0" w:color="auto"/>
        <w:right w:val="none" w:sz="0" w:space="0" w:color="auto"/>
      </w:divBdr>
    </w:div>
    <w:div w:id="823664957">
      <w:marLeft w:val="640"/>
      <w:marRight w:val="0"/>
      <w:marTop w:val="0"/>
      <w:marBottom w:val="0"/>
      <w:divBdr>
        <w:top w:val="none" w:sz="0" w:space="0" w:color="auto"/>
        <w:left w:val="none" w:sz="0" w:space="0" w:color="auto"/>
        <w:bottom w:val="none" w:sz="0" w:space="0" w:color="auto"/>
        <w:right w:val="none" w:sz="0" w:space="0" w:color="auto"/>
      </w:divBdr>
    </w:div>
    <w:div w:id="823745390">
      <w:marLeft w:val="640"/>
      <w:marRight w:val="0"/>
      <w:marTop w:val="0"/>
      <w:marBottom w:val="0"/>
      <w:divBdr>
        <w:top w:val="none" w:sz="0" w:space="0" w:color="auto"/>
        <w:left w:val="none" w:sz="0" w:space="0" w:color="auto"/>
        <w:bottom w:val="none" w:sz="0" w:space="0" w:color="auto"/>
        <w:right w:val="none" w:sz="0" w:space="0" w:color="auto"/>
      </w:divBdr>
    </w:div>
    <w:div w:id="824275822">
      <w:marLeft w:val="640"/>
      <w:marRight w:val="0"/>
      <w:marTop w:val="0"/>
      <w:marBottom w:val="0"/>
      <w:divBdr>
        <w:top w:val="none" w:sz="0" w:space="0" w:color="auto"/>
        <w:left w:val="none" w:sz="0" w:space="0" w:color="auto"/>
        <w:bottom w:val="none" w:sz="0" w:space="0" w:color="auto"/>
        <w:right w:val="none" w:sz="0" w:space="0" w:color="auto"/>
      </w:divBdr>
    </w:div>
    <w:div w:id="824391438">
      <w:marLeft w:val="640"/>
      <w:marRight w:val="0"/>
      <w:marTop w:val="0"/>
      <w:marBottom w:val="0"/>
      <w:divBdr>
        <w:top w:val="none" w:sz="0" w:space="0" w:color="auto"/>
        <w:left w:val="none" w:sz="0" w:space="0" w:color="auto"/>
        <w:bottom w:val="none" w:sz="0" w:space="0" w:color="auto"/>
        <w:right w:val="none" w:sz="0" w:space="0" w:color="auto"/>
      </w:divBdr>
    </w:div>
    <w:div w:id="824394731">
      <w:marLeft w:val="480"/>
      <w:marRight w:val="0"/>
      <w:marTop w:val="0"/>
      <w:marBottom w:val="0"/>
      <w:divBdr>
        <w:top w:val="none" w:sz="0" w:space="0" w:color="auto"/>
        <w:left w:val="none" w:sz="0" w:space="0" w:color="auto"/>
        <w:bottom w:val="none" w:sz="0" w:space="0" w:color="auto"/>
        <w:right w:val="none" w:sz="0" w:space="0" w:color="auto"/>
      </w:divBdr>
    </w:div>
    <w:div w:id="824585730">
      <w:marLeft w:val="640"/>
      <w:marRight w:val="0"/>
      <w:marTop w:val="0"/>
      <w:marBottom w:val="0"/>
      <w:divBdr>
        <w:top w:val="none" w:sz="0" w:space="0" w:color="auto"/>
        <w:left w:val="none" w:sz="0" w:space="0" w:color="auto"/>
        <w:bottom w:val="none" w:sz="0" w:space="0" w:color="auto"/>
        <w:right w:val="none" w:sz="0" w:space="0" w:color="auto"/>
      </w:divBdr>
    </w:div>
    <w:div w:id="824659916">
      <w:marLeft w:val="640"/>
      <w:marRight w:val="0"/>
      <w:marTop w:val="0"/>
      <w:marBottom w:val="0"/>
      <w:divBdr>
        <w:top w:val="none" w:sz="0" w:space="0" w:color="auto"/>
        <w:left w:val="none" w:sz="0" w:space="0" w:color="auto"/>
        <w:bottom w:val="none" w:sz="0" w:space="0" w:color="auto"/>
        <w:right w:val="none" w:sz="0" w:space="0" w:color="auto"/>
      </w:divBdr>
    </w:div>
    <w:div w:id="824668041">
      <w:marLeft w:val="640"/>
      <w:marRight w:val="0"/>
      <w:marTop w:val="0"/>
      <w:marBottom w:val="0"/>
      <w:divBdr>
        <w:top w:val="none" w:sz="0" w:space="0" w:color="auto"/>
        <w:left w:val="none" w:sz="0" w:space="0" w:color="auto"/>
        <w:bottom w:val="none" w:sz="0" w:space="0" w:color="auto"/>
        <w:right w:val="none" w:sz="0" w:space="0" w:color="auto"/>
      </w:divBdr>
    </w:div>
    <w:div w:id="824858019">
      <w:marLeft w:val="640"/>
      <w:marRight w:val="0"/>
      <w:marTop w:val="0"/>
      <w:marBottom w:val="0"/>
      <w:divBdr>
        <w:top w:val="none" w:sz="0" w:space="0" w:color="auto"/>
        <w:left w:val="none" w:sz="0" w:space="0" w:color="auto"/>
        <w:bottom w:val="none" w:sz="0" w:space="0" w:color="auto"/>
        <w:right w:val="none" w:sz="0" w:space="0" w:color="auto"/>
      </w:divBdr>
    </w:div>
    <w:div w:id="825166727">
      <w:marLeft w:val="640"/>
      <w:marRight w:val="0"/>
      <w:marTop w:val="0"/>
      <w:marBottom w:val="0"/>
      <w:divBdr>
        <w:top w:val="none" w:sz="0" w:space="0" w:color="auto"/>
        <w:left w:val="none" w:sz="0" w:space="0" w:color="auto"/>
        <w:bottom w:val="none" w:sz="0" w:space="0" w:color="auto"/>
        <w:right w:val="none" w:sz="0" w:space="0" w:color="auto"/>
      </w:divBdr>
    </w:div>
    <w:div w:id="825822601">
      <w:marLeft w:val="640"/>
      <w:marRight w:val="0"/>
      <w:marTop w:val="0"/>
      <w:marBottom w:val="0"/>
      <w:divBdr>
        <w:top w:val="none" w:sz="0" w:space="0" w:color="auto"/>
        <w:left w:val="none" w:sz="0" w:space="0" w:color="auto"/>
        <w:bottom w:val="none" w:sz="0" w:space="0" w:color="auto"/>
        <w:right w:val="none" w:sz="0" w:space="0" w:color="auto"/>
      </w:divBdr>
    </w:div>
    <w:div w:id="827013735">
      <w:marLeft w:val="640"/>
      <w:marRight w:val="0"/>
      <w:marTop w:val="0"/>
      <w:marBottom w:val="0"/>
      <w:divBdr>
        <w:top w:val="none" w:sz="0" w:space="0" w:color="auto"/>
        <w:left w:val="none" w:sz="0" w:space="0" w:color="auto"/>
        <w:bottom w:val="none" w:sz="0" w:space="0" w:color="auto"/>
        <w:right w:val="none" w:sz="0" w:space="0" w:color="auto"/>
      </w:divBdr>
    </w:div>
    <w:div w:id="827283542">
      <w:bodyDiv w:val="1"/>
      <w:marLeft w:val="0"/>
      <w:marRight w:val="0"/>
      <w:marTop w:val="0"/>
      <w:marBottom w:val="0"/>
      <w:divBdr>
        <w:top w:val="none" w:sz="0" w:space="0" w:color="auto"/>
        <w:left w:val="none" w:sz="0" w:space="0" w:color="auto"/>
        <w:bottom w:val="none" w:sz="0" w:space="0" w:color="auto"/>
        <w:right w:val="none" w:sz="0" w:space="0" w:color="auto"/>
      </w:divBdr>
    </w:div>
    <w:div w:id="827285426">
      <w:marLeft w:val="640"/>
      <w:marRight w:val="0"/>
      <w:marTop w:val="0"/>
      <w:marBottom w:val="0"/>
      <w:divBdr>
        <w:top w:val="none" w:sz="0" w:space="0" w:color="auto"/>
        <w:left w:val="none" w:sz="0" w:space="0" w:color="auto"/>
        <w:bottom w:val="none" w:sz="0" w:space="0" w:color="auto"/>
        <w:right w:val="none" w:sz="0" w:space="0" w:color="auto"/>
      </w:divBdr>
    </w:div>
    <w:div w:id="827477756">
      <w:marLeft w:val="640"/>
      <w:marRight w:val="0"/>
      <w:marTop w:val="0"/>
      <w:marBottom w:val="0"/>
      <w:divBdr>
        <w:top w:val="none" w:sz="0" w:space="0" w:color="auto"/>
        <w:left w:val="none" w:sz="0" w:space="0" w:color="auto"/>
        <w:bottom w:val="none" w:sz="0" w:space="0" w:color="auto"/>
        <w:right w:val="none" w:sz="0" w:space="0" w:color="auto"/>
      </w:divBdr>
    </w:div>
    <w:div w:id="828059784">
      <w:marLeft w:val="640"/>
      <w:marRight w:val="0"/>
      <w:marTop w:val="0"/>
      <w:marBottom w:val="0"/>
      <w:divBdr>
        <w:top w:val="none" w:sz="0" w:space="0" w:color="auto"/>
        <w:left w:val="none" w:sz="0" w:space="0" w:color="auto"/>
        <w:bottom w:val="none" w:sz="0" w:space="0" w:color="auto"/>
        <w:right w:val="none" w:sz="0" w:space="0" w:color="auto"/>
      </w:divBdr>
    </w:div>
    <w:div w:id="828789012">
      <w:marLeft w:val="640"/>
      <w:marRight w:val="0"/>
      <w:marTop w:val="0"/>
      <w:marBottom w:val="0"/>
      <w:divBdr>
        <w:top w:val="none" w:sz="0" w:space="0" w:color="auto"/>
        <w:left w:val="none" w:sz="0" w:space="0" w:color="auto"/>
        <w:bottom w:val="none" w:sz="0" w:space="0" w:color="auto"/>
        <w:right w:val="none" w:sz="0" w:space="0" w:color="auto"/>
      </w:divBdr>
    </w:div>
    <w:div w:id="828791848">
      <w:marLeft w:val="640"/>
      <w:marRight w:val="0"/>
      <w:marTop w:val="0"/>
      <w:marBottom w:val="0"/>
      <w:divBdr>
        <w:top w:val="none" w:sz="0" w:space="0" w:color="auto"/>
        <w:left w:val="none" w:sz="0" w:space="0" w:color="auto"/>
        <w:bottom w:val="none" w:sz="0" w:space="0" w:color="auto"/>
        <w:right w:val="none" w:sz="0" w:space="0" w:color="auto"/>
      </w:divBdr>
    </w:div>
    <w:div w:id="829055780">
      <w:marLeft w:val="480"/>
      <w:marRight w:val="0"/>
      <w:marTop w:val="0"/>
      <w:marBottom w:val="0"/>
      <w:divBdr>
        <w:top w:val="none" w:sz="0" w:space="0" w:color="auto"/>
        <w:left w:val="none" w:sz="0" w:space="0" w:color="auto"/>
        <w:bottom w:val="none" w:sz="0" w:space="0" w:color="auto"/>
        <w:right w:val="none" w:sz="0" w:space="0" w:color="auto"/>
      </w:divBdr>
    </w:div>
    <w:div w:id="829102780">
      <w:marLeft w:val="640"/>
      <w:marRight w:val="0"/>
      <w:marTop w:val="0"/>
      <w:marBottom w:val="0"/>
      <w:divBdr>
        <w:top w:val="none" w:sz="0" w:space="0" w:color="auto"/>
        <w:left w:val="none" w:sz="0" w:space="0" w:color="auto"/>
        <w:bottom w:val="none" w:sz="0" w:space="0" w:color="auto"/>
        <w:right w:val="none" w:sz="0" w:space="0" w:color="auto"/>
      </w:divBdr>
    </w:div>
    <w:div w:id="829490457">
      <w:marLeft w:val="640"/>
      <w:marRight w:val="0"/>
      <w:marTop w:val="0"/>
      <w:marBottom w:val="0"/>
      <w:divBdr>
        <w:top w:val="none" w:sz="0" w:space="0" w:color="auto"/>
        <w:left w:val="none" w:sz="0" w:space="0" w:color="auto"/>
        <w:bottom w:val="none" w:sz="0" w:space="0" w:color="auto"/>
        <w:right w:val="none" w:sz="0" w:space="0" w:color="auto"/>
      </w:divBdr>
    </w:div>
    <w:div w:id="829759092">
      <w:marLeft w:val="640"/>
      <w:marRight w:val="0"/>
      <w:marTop w:val="0"/>
      <w:marBottom w:val="0"/>
      <w:divBdr>
        <w:top w:val="none" w:sz="0" w:space="0" w:color="auto"/>
        <w:left w:val="none" w:sz="0" w:space="0" w:color="auto"/>
        <w:bottom w:val="none" w:sz="0" w:space="0" w:color="auto"/>
        <w:right w:val="none" w:sz="0" w:space="0" w:color="auto"/>
      </w:divBdr>
    </w:div>
    <w:div w:id="829830486">
      <w:marLeft w:val="640"/>
      <w:marRight w:val="0"/>
      <w:marTop w:val="0"/>
      <w:marBottom w:val="0"/>
      <w:divBdr>
        <w:top w:val="none" w:sz="0" w:space="0" w:color="auto"/>
        <w:left w:val="none" w:sz="0" w:space="0" w:color="auto"/>
        <w:bottom w:val="none" w:sz="0" w:space="0" w:color="auto"/>
        <w:right w:val="none" w:sz="0" w:space="0" w:color="auto"/>
      </w:divBdr>
    </w:div>
    <w:div w:id="830296973">
      <w:marLeft w:val="640"/>
      <w:marRight w:val="0"/>
      <w:marTop w:val="0"/>
      <w:marBottom w:val="0"/>
      <w:divBdr>
        <w:top w:val="none" w:sz="0" w:space="0" w:color="auto"/>
        <w:left w:val="none" w:sz="0" w:space="0" w:color="auto"/>
        <w:bottom w:val="none" w:sz="0" w:space="0" w:color="auto"/>
        <w:right w:val="none" w:sz="0" w:space="0" w:color="auto"/>
      </w:divBdr>
    </w:div>
    <w:div w:id="830675813">
      <w:bodyDiv w:val="1"/>
      <w:marLeft w:val="0"/>
      <w:marRight w:val="0"/>
      <w:marTop w:val="0"/>
      <w:marBottom w:val="0"/>
      <w:divBdr>
        <w:top w:val="none" w:sz="0" w:space="0" w:color="auto"/>
        <w:left w:val="none" w:sz="0" w:space="0" w:color="auto"/>
        <w:bottom w:val="none" w:sz="0" w:space="0" w:color="auto"/>
        <w:right w:val="none" w:sz="0" w:space="0" w:color="auto"/>
      </w:divBdr>
      <w:divsChild>
        <w:div w:id="16851826">
          <w:marLeft w:val="480"/>
          <w:marRight w:val="0"/>
          <w:marTop w:val="0"/>
          <w:marBottom w:val="0"/>
          <w:divBdr>
            <w:top w:val="none" w:sz="0" w:space="0" w:color="auto"/>
            <w:left w:val="none" w:sz="0" w:space="0" w:color="auto"/>
            <w:bottom w:val="none" w:sz="0" w:space="0" w:color="auto"/>
            <w:right w:val="none" w:sz="0" w:space="0" w:color="auto"/>
          </w:divBdr>
        </w:div>
        <w:div w:id="37945504">
          <w:marLeft w:val="480"/>
          <w:marRight w:val="0"/>
          <w:marTop w:val="0"/>
          <w:marBottom w:val="0"/>
          <w:divBdr>
            <w:top w:val="none" w:sz="0" w:space="0" w:color="auto"/>
            <w:left w:val="none" w:sz="0" w:space="0" w:color="auto"/>
            <w:bottom w:val="none" w:sz="0" w:space="0" w:color="auto"/>
            <w:right w:val="none" w:sz="0" w:space="0" w:color="auto"/>
          </w:divBdr>
        </w:div>
        <w:div w:id="70005331">
          <w:marLeft w:val="480"/>
          <w:marRight w:val="0"/>
          <w:marTop w:val="0"/>
          <w:marBottom w:val="0"/>
          <w:divBdr>
            <w:top w:val="none" w:sz="0" w:space="0" w:color="auto"/>
            <w:left w:val="none" w:sz="0" w:space="0" w:color="auto"/>
            <w:bottom w:val="none" w:sz="0" w:space="0" w:color="auto"/>
            <w:right w:val="none" w:sz="0" w:space="0" w:color="auto"/>
          </w:divBdr>
        </w:div>
        <w:div w:id="80875066">
          <w:marLeft w:val="480"/>
          <w:marRight w:val="0"/>
          <w:marTop w:val="0"/>
          <w:marBottom w:val="0"/>
          <w:divBdr>
            <w:top w:val="none" w:sz="0" w:space="0" w:color="auto"/>
            <w:left w:val="none" w:sz="0" w:space="0" w:color="auto"/>
            <w:bottom w:val="none" w:sz="0" w:space="0" w:color="auto"/>
            <w:right w:val="none" w:sz="0" w:space="0" w:color="auto"/>
          </w:divBdr>
        </w:div>
        <w:div w:id="124466030">
          <w:marLeft w:val="480"/>
          <w:marRight w:val="0"/>
          <w:marTop w:val="0"/>
          <w:marBottom w:val="0"/>
          <w:divBdr>
            <w:top w:val="none" w:sz="0" w:space="0" w:color="auto"/>
            <w:left w:val="none" w:sz="0" w:space="0" w:color="auto"/>
            <w:bottom w:val="none" w:sz="0" w:space="0" w:color="auto"/>
            <w:right w:val="none" w:sz="0" w:space="0" w:color="auto"/>
          </w:divBdr>
        </w:div>
        <w:div w:id="161239138">
          <w:marLeft w:val="480"/>
          <w:marRight w:val="0"/>
          <w:marTop w:val="0"/>
          <w:marBottom w:val="0"/>
          <w:divBdr>
            <w:top w:val="none" w:sz="0" w:space="0" w:color="auto"/>
            <w:left w:val="none" w:sz="0" w:space="0" w:color="auto"/>
            <w:bottom w:val="none" w:sz="0" w:space="0" w:color="auto"/>
            <w:right w:val="none" w:sz="0" w:space="0" w:color="auto"/>
          </w:divBdr>
        </w:div>
        <w:div w:id="180096546">
          <w:marLeft w:val="480"/>
          <w:marRight w:val="0"/>
          <w:marTop w:val="0"/>
          <w:marBottom w:val="0"/>
          <w:divBdr>
            <w:top w:val="none" w:sz="0" w:space="0" w:color="auto"/>
            <w:left w:val="none" w:sz="0" w:space="0" w:color="auto"/>
            <w:bottom w:val="none" w:sz="0" w:space="0" w:color="auto"/>
            <w:right w:val="none" w:sz="0" w:space="0" w:color="auto"/>
          </w:divBdr>
        </w:div>
        <w:div w:id="255793275">
          <w:marLeft w:val="480"/>
          <w:marRight w:val="0"/>
          <w:marTop w:val="0"/>
          <w:marBottom w:val="0"/>
          <w:divBdr>
            <w:top w:val="none" w:sz="0" w:space="0" w:color="auto"/>
            <w:left w:val="none" w:sz="0" w:space="0" w:color="auto"/>
            <w:bottom w:val="none" w:sz="0" w:space="0" w:color="auto"/>
            <w:right w:val="none" w:sz="0" w:space="0" w:color="auto"/>
          </w:divBdr>
        </w:div>
        <w:div w:id="508645815">
          <w:marLeft w:val="480"/>
          <w:marRight w:val="0"/>
          <w:marTop w:val="0"/>
          <w:marBottom w:val="0"/>
          <w:divBdr>
            <w:top w:val="none" w:sz="0" w:space="0" w:color="auto"/>
            <w:left w:val="none" w:sz="0" w:space="0" w:color="auto"/>
            <w:bottom w:val="none" w:sz="0" w:space="0" w:color="auto"/>
            <w:right w:val="none" w:sz="0" w:space="0" w:color="auto"/>
          </w:divBdr>
        </w:div>
        <w:div w:id="539822708">
          <w:marLeft w:val="480"/>
          <w:marRight w:val="0"/>
          <w:marTop w:val="0"/>
          <w:marBottom w:val="0"/>
          <w:divBdr>
            <w:top w:val="none" w:sz="0" w:space="0" w:color="auto"/>
            <w:left w:val="none" w:sz="0" w:space="0" w:color="auto"/>
            <w:bottom w:val="none" w:sz="0" w:space="0" w:color="auto"/>
            <w:right w:val="none" w:sz="0" w:space="0" w:color="auto"/>
          </w:divBdr>
        </w:div>
        <w:div w:id="636569399">
          <w:marLeft w:val="480"/>
          <w:marRight w:val="0"/>
          <w:marTop w:val="0"/>
          <w:marBottom w:val="0"/>
          <w:divBdr>
            <w:top w:val="none" w:sz="0" w:space="0" w:color="auto"/>
            <w:left w:val="none" w:sz="0" w:space="0" w:color="auto"/>
            <w:bottom w:val="none" w:sz="0" w:space="0" w:color="auto"/>
            <w:right w:val="none" w:sz="0" w:space="0" w:color="auto"/>
          </w:divBdr>
        </w:div>
        <w:div w:id="640496676">
          <w:marLeft w:val="480"/>
          <w:marRight w:val="0"/>
          <w:marTop w:val="0"/>
          <w:marBottom w:val="0"/>
          <w:divBdr>
            <w:top w:val="none" w:sz="0" w:space="0" w:color="auto"/>
            <w:left w:val="none" w:sz="0" w:space="0" w:color="auto"/>
            <w:bottom w:val="none" w:sz="0" w:space="0" w:color="auto"/>
            <w:right w:val="none" w:sz="0" w:space="0" w:color="auto"/>
          </w:divBdr>
        </w:div>
        <w:div w:id="641426840">
          <w:marLeft w:val="480"/>
          <w:marRight w:val="0"/>
          <w:marTop w:val="0"/>
          <w:marBottom w:val="0"/>
          <w:divBdr>
            <w:top w:val="none" w:sz="0" w:space="0" w:color="auto"/>
            <w:left w:val="none" w:sz="0" w:space="0" w:color="auto"/>
            <w:bottom w:val="none" w:sz="0" w:space="0" w:color="auto"/>
            <w:right w:val="none" w:sz="0" w:space="0" w:color="auto"/>
          </w:divBdr>
        </w:div>
        <w:div w:id="643891870">
          <w:marLeft w:val="480"/>
          <w:marRight w:val="0"/>
          <w:marTop w:val="0"/>
          <w:marBottom w:val="0"/>
          <w:divBdr>
            <w:top w:val="none" w:sz="0" w:space="0" w:color="auto"/>
            <w:left w:val="none" w:sz="0" w:space="0" w:color="auto"/>
            <w:bottom w:val="none" w:sz="0" w:space="0" w:color="auto"/>
            <w:right w:val="none" w:sz="0" w:space="0" w:color="auto"/>
          </w:divBdr>
        </w:div>
        <w:div w:id="687030236">
          <w:marLeft w:val="480"/>
          <w:marRight w:val="0"/>
          <w:marTop w:val="0"/>
          <w:marBottom w:val="0"/>
          <w:divBdr>
            <w:top w:val="none" w:sz="0" w:space="0" w:color="auto"/>
            <w:left w:val="none" w:sz="0" w:space="0" w:color="auto"/>
            <w:bottom w:val="none" w:sz="0" w:space="0" w:color="auto"/>
            <w:right w:val="none" w:sz="0" w:space="0" w:color="auto"/>
          </w:divBdr>
        </w:div>
        <w:div w:id="696590188">
          <w:marLeft w:val="480"/>
          <w:marRight w:val="0"/>
          <w:marTop w:val="0"/>
          <w:marBottom w:val="0"/>
          <w:divBdr>
            <w:top w:val="none" w:sz="0" w:space="0" w:color="auto"/>
            <w:left w:val="none" w:sz="0" w:space="0" w:color="auto"/>
            <w:bottom w:val="none" w:sz="0" w:space="0" w:color="auto"/>
            <w:right w:val="none" w:sz="0" w:space="0" w:color="auto"/>
          </w:divBdr>
        </w:div>
        <w:div w:id="711460992">
          <w:marLeft w:val="480"/>
          <w:marRight w:val="0"/>
          <w:marTop w:val="0"/>
          <w:marBottom w:val="0"/>
          <w:divBdr>
            <w:top w:val="none" w:sz="0" w:space="0" w:color="auto"/>
            <w:left w:val="none" w:sz="0" w:space="0" w:color="auto"/>
            <w:bottom w:val="none" w:sz="0" w:space="0" w:color="auto"/>
            <w:right w:val="none" w:sz="0" w:space="0" w:color="auto"/>
          </w:divBdr>
        </w:div>
        <w:div w:id="731855823">
          <w:marLeft w:val="480"/>
          <w:marRight w:val="0"/>
          <w:marTop w:val="0"/>
          <w:marBottom w:val="0"/>
          <w:divBdr>
            <w:top w:val="none" w:sz="0" w:space="0" w:color="auto"/>
            <w:left w:val="none" w:sz="0" w:space="0" w:color="auto"/>
            <w:bottom w:val="none" w:sz="0" w:space="0" w:color="auto"/>
            <w:right w:val="none" w:sz="0" w:space="0" w:color="auto"/>
          </w:divBdr>
        </w:div>
        <w:div w:id="751244638">
          <w:marLeft w:val="480"/>
          <w:marRight w:val="0"/>
          <w:marTop w:val="0"/>
          <w:marBottom w:val="0"/>
          <w:divBdr>
            <w:top w:val="none" w:sz="0" w:space="0" w:color="auto"/>
            <w:left w:val="none" w:sz="0" w:space="0" w:color="auto"/>
            <w:bottom w:val="none" w:sz="0" w:space="0" w:color="auto"/>
            <w:right w:val="none" w:sz="0" w:space="0" w:color="auto"/>
          </w:divBdr>
        </w:div>
        <w:div w:id="827785562">
          <w:marLeft w:val="480"/>
          <w:marRight w:val="0"/>
          <w:marTop w:val="0"/>
          <w:marBottom w:val="0"/>
          <w:divBdr>
            <w:top w:val="none" w:sz="0" w:space="0" w:color="auto"/>
            <w:left w:val="none" w:sz="0" w:space="0" w:color="auto"/>
            <w:bottom w:val="none" w:sz="0" w:space="0" w:color="auto"/>
            <w:right w:val="none" w:sz="0" w:space="0" w:color="auto"/>
          </w:divBdr>
        </w:div>
        <w:div w:id="853349234">
          <w:marLeft w:val="480"/>
          <w:marRight w:val="0"/>
          <w:marTop w:val="0"/>
          <w:marBottom w:val="0"/>
          <w:divBdr>
            <w:top w:val="none" w:sz="0" w:space="0" w:color="auto"/>
            <w:left w:val="none" w:sz="0" w:space="0" w:color="auto"/>
            <w:bottom w:val="none" w:sz="0" w:space="0" w:color="auto"/>
            <w:right w:val="none" w:sz="0" w:space="0" w:color="auto"/>
          </w:divBdr>
        </w:div>
        <w:div w:id="893850286">
          <w:marLeft w:val="480"/>
          <w:marRight w:val="0"/>
          <w:marTop w:val="0"/>
          <w:marBottom w:val="0"/>
          <w:divBdr>
            <w:top w:val="none" w:sz="0" w:space="0" w:color="auto"/>
            <w:left w:val="none" w:sz="0" w:space="0" w:color="auto"/>
            <w:bottom w:val="none" w:sz="0" w:space="0" w:color="auto"/>
            <w:right w:val="none" w:sz="0" w:space="0" w:color="auto"/>
          </w:divBdr>
        </w:div>
        <w:div w:id="941255559">
          <w:marLeft w:val="480"/>
          <w:marRight w:val="0"/>
          <w:marTop w:val="0"/>
          <w:marBottom w:val="0"/>
          <w:divBdr>
            <w:top w:val="none" w:sz="0" w:space="0" w:color="auto"/>
            <w:left w:val="none" w:sz="0" w:space="0" w:color="auto"/>
            <w:bottom w:val="none" w:sz="0" w:space="0" w:color="auto"/>
            <w:right w:val="none" w:sz="0" w:space="0" w:color="auto"/>
          </w:divBdr>
        </w:div>
        <w:div w:id="945623664">
          <w:marLeft w:val="480"/>
          <w:marRight w:val="0"/>
          <w:marTop w:val="0"/>
          <w:marBottom w:val="0"/>
          <w:divBdr>
            <w:top w:val="none" w:sz="0" w:space="0" w:color="auto"/>
            <w:left w:val="none" w:sz="0" w:space="0" w:color="auto"/>
            <w:bottom w:val="none" w:sz="0" w:space="0" w:color="auto"/>
            <w:right w:val="none" w:sz="0" w:space="0" w:color="auto"/>
          </w:divBdr>
        </w:div>
        <w:div w:id="959141085">
          <w:marLeft w:val="480"/>
          <w:marRight w:val="0"/>
          <w:marTop w:val="0"/>
          <w:marBottom w:val="0"/>
          <w:divBdr>
            <w:top w:val="none" w:sz="0" w:space="0" w:color="auto"/>
            <w:left w:val="none" w:sz="0" w:space="0" w:color="auto"/>
            <w:bottom w:val="none" w:sz="0" w:space="0" w:color="auto"/>
            <w:right w:val="none" w:sz="0" w:space="0" w:color="auto"/>
          </w:divBdr>
        </w:div>
        <w:div w:id="997613584">
          <w:marLeft w:val="480"/>
          <w:marRight w:val="0"/>
          <w:marTop w:val="0"/>
          <w:marBottom w:val="0"/>
          <w:divBdr>
            <w:top w:val="none" w:sz="0" w:space="0" w:color="auto"/>
            <w:left w:val="none" w:sz="0" w:space="0" w:color="auto"/>
            <w:bottom w:val="none" w:sz="0" w:space="0" w:color="auto"/>
            <w:right w:val="none" w:sz="0" w:space="0" w:color="auto"/>
          </w:divBdr>
        </w:div>
        <w:div w:id="1003318488">
          <w:marLeft w:val="480"/>
          <w:marRight w:val="0"/>
          <w:marTop w:val="0"/>
          <w:marBottom w:val="0"/>
          <w:divBdr>
            <w:top w:val="none" w:sz="0" w:space="0" w:color="auto"/>
            <w:left w:val="none" w:sz="0" w:space="0" w:color="auto"/>
            <w:bottom w:val="none" w:sz="0" w:space="0" w:color="auto"/>
            <w:right w:val="none" w:sz="0" w:space="0" w:color="auto"/>
          </w:divBdr>
        </w:div>
        <w:div w:id="1023049324">
          <w:marLeft w:val="480"/>
          <w:marRight w:val="0"/>
          <w:marTop w:val="0"/>
          <w:marBottom w:val="0"/>
          <w:divBdr>
            <w:top w:val="none" w:sz="0" w:space="0" w:color="auto"/>
            <w:left w:val="none" w:sz="0" w:space="0" w:color="auto"/>
            <w:bottom w:val="none" w:sz="0" w:space="0" w:color="auto"/>
            <w:right w:val="none" w:sz="0" w:space="0" w:color="auto"/>
          </w:divBdr>
        </w:div>
        <w:div w:id="1070352464">
          <w:marLeft w:val="480"/>
          <w:marRight w:val="0"/>
          <w:marTop w:val="0"/>
          <w:marBottom w:val="0"/>
          <w:divBdr>
            <w:top w:val="none" w:sz="0" w:space="0" w:color="auto"/>
            <w:left w:val="none" w:sz="0" w:space="0" w:color="auto"/>
            <w:bottom w:val="none" w:sz="0" w:space="0" w:color="auto"/>
            <w:right w:val="none" w:sz="0" w:space="0" w:color="auto"/>
          </w:divBdr>
        </w:div>
        <w:div w:id="1086607173">
          <w:marLeft w:val="480"/>
          <w:marRight w:val="0"/>
          <w:marTop w:val="0"/>
          <w:marBottom w:val="0"/>
          <w:divBdr>
            <w:top w:val="none" w:sz="0" w:space="0" w:color="auto"/>
            <w:left w:val="none" w:sz="0" w:space="0" w:color="auto"/>
            <w:bottom w:val="none" w:sz="0" w:space="0" w:color="auto"/>
            <w:right w:val="none" w:sz="0" w:space="0" w:color="auto"/>
          </w:divBdr>
        </w:div>
        <w:div w:id="1098868320">
          <w:marLeft w:val="480"/>
          <w:marRight w:val="0"/>
          <w:marTop w:val="0"/>
          <w:marBottom w:val="0"/>
          <w:divBdr>
            <w:top w:val="none" w:sz="0" w:space="0" w:color="auto"/>
            <w:left w:val="none" w:sz="0" w:space="0" w:color="auto"/>
            <w:bottom w:val="none" w:sz="0" w:space="0" w:color="auto"/>
            <w:right w:val="none" w:sz="0" w:space="0" w:color="auto"/>
          </w:divBdr>
        </w:div>
        <w:div w:id="1123696747">
          <w:marLeft w:val="480"/>
          <w:marRight w:val="0"/>
          <w:marTop w:val="0"/>
          <w:marBottom w:val="0"/>
          <w:divBdr>
            <w:top w:val="none" w:sz="0" w:space="0" w:color="auto"/>
            <w:left w:val="none" w:sz="0" w:space="0" w:color="auto"/>
            <w:bottom w:val="none" w:sz="0" w:space="0" w:color="auto"/>
            <w:right w:val="none" w:sz="0" w:space="0" w:color="auto"/>
          </w:divBdr>
        </w:div>
        <w:div w:id="1149978219">
          <w:marLeft w:val="480"/>
          <w:marRight w:val="0"/>
          <w:marTop w:val="0"/>
          <w:marBottom w:val="0"/>
          <w:divBdr>
            <w:top w:val="none" w:sz="0" w:space="0" w:color="auto"/>
            <w:left w:val="none" w:sz="0" w:space="0" w:color="auto"/>
            <w:bottom w:val="none" w:sz="0" w:space="0" w:color="auto"/>
            <w:right w:val="none" w:sz="0" w:space="0" w:color="auto"/>
          </w:divBdr>
        </w:div>
        <w:div w:id="1182283924">
          <w:marLeft w:val="480"/>
          <w:marRight w:val="0"/>
          <w:marTop w:val="0"/>
          <w:marBottom w:val="0"/>
          <w:divBdr>
            <w:top w:val="none" w:sz="0" w:space="0" w:color="auto"/>
            <w:left w:val="none" w:sz="0" w:space="0" w:color="auto"/>
            <w:bottom w:val="none" w:sz="0" w:space="0" w:color="auto"/>
            <w:right w:val="none" w:sz="0" w:space="0" w:color="auto"/>
          </w:divBdr>
        </w:div>
        <w:div w:id="1195728401">
          <w:marLeft w:val="480"/>
          <w:marRight w:val="0"/>
          <w:marTop w:val="0"/>
          <w:marBottom w:val="0"/>
          <w:divBdr>
            <w:top w:val="none" w:sz="0" w:space="0" w:color="auto"/>
            <w:left w:val="none" w:sz="0" w:space="0" w:color="auto"/>
            <w:bottom w:val="none" w:sz="0" w:space="0" w:color="auto"/>
            <w:right w:val="none" w:sz="0" w:space="0" w:color="auto"/>
          </w:divBdr>
        </w:div>
        <w:div w:id="1248030092">
          <w:marLeft w:val="480"/>
          <w:marRight w:val="0"/>
          <w:marTop w:val="0"/>
          <w:marBottom w:val="0"/>
          <w:divBdr>
            <w:top w:val="none" w:sz="0" w:space="0" w:color="auto"/>
            <w:left w:val="none" w:sz="0" w:space="0" w:color="auto"/>
            <w:bottom w:val="none" w:sz="0" w:space="0" w:color="auto"/>
            <w:right w:val="none" w:sz="0" w:space="0" w:color="auto"/>
          </w:divBdr>
        </w:div>
        <w:div w:id="1309893941">
          <w:marLeft w:val="480"/>
          <w:marRight w:val="0"/>
          <w:marTop w:val="0"/>
          <w:marBottom w:val="0"/>
          <w:divBdr>
            <w:top w:val="none" w:sz="0" w:space="0" w:color="auto"/>
            <w:left w:val="none" w:sz="0" w:space="0" w:color="auto"/>
            <w:bottom w:val="none" w:sz="0" w:space="0" w:color="auto"/>
            <w:right w:val="none" w:sz="0" w:space="0" w:color="auto"/>
          </w:divBdr>
        </w:div>
        <w:div w:id="1315646209">
          <w:marLeft w:val="480"/>
          <w:marRight w:val="0"/>
          <w:marTop w:val="0"/>
          <w:marBottom w:val="0"/>
          <w:divBdr>
            <w:top w:val="none" w:sz="0" w:space="0" w:color="auto"/>
            <w:left w:val="none" w:sz="0" w:space="0" w:color="auto"/>
            <w:bottom w:val="none" w:sz="0" w:space="0" w:color="auto"/>
            <w:right w:val="none" w:sz="0" w:space="0" w:color="auto"/>
          </w:divBdr>
        </w:div>
        <w:div w:id="1383097346">
          <w:marLeft w:val="480"/>
          <w:marRight w:val="0"/>
          <w:marTop w:val="0"/>
          <w:marBottom w:val="0"/>
          <w:divBdr>
            <w:top w:val="none" w:sz="0" w:space="0" w:color="auto"/>
            <w:left w:val="none" w:sz="0" w:space="0" w:color="auto"/>
            <w:bottom w:val="none" w:sz="0" w:space="0" w:color="auto"/>
            <w:right w:val="none" w:sz="0" w:space="0" w:color="auto"/>
          </w:divBdr>
        </w:div>
        <w:div w:id="1392539247">
          <w:marLeft w:val="480"/>
          <w:marRight w:val="0"/>
          <w:marTop w:val="0"/>
          <w:marBottom w:val="0"/>
          <w:divBdr>
            <w:top w:val="none" w:sz="0" w:space="0" w:color="auto"/>
            <w:left w:val="none" w:sz="0" w:space="0" w:color="auto"/>
            <w:bottom w:val="none" w:sz="0" w:space="0" w:color="auto"/>
            <w:right w:val="none" w:sz="0" w:space="0" w:color="auto"/>
          </w:divBdr>
        </w:div>
        <w:div w:id="1413233762">
          <w:marLeft w:val="480"/>
          <w:marRight w:val="0"/>
          <w:marTop w:val="0"/>
          <w:marBottom w:val="0"/>
          <w:divBdr>
            <w:top w:val="none" w:sz="0" w:space="0" w:color="auto"/>
            <w:left w:val="none" w:sz="0" w:space="0" w:color="auto"/>
            <w:bottom w:val="none" w:sz="0" w:space="0" w:color="auto"/>
            <w:right w:val="none" w:sz="0" w:space="0" w:color="auto"/>
          </w:divBdr>
        </w:div>
        <w:div w:id="1473407760">
          <w:marLeft w:val="480"/>
          <w:marRight w:val="0"/>
          <w:marTop w:val="0"/>
          <w:marBottom w:val="0"/>
          <w:divBdr>
            <w:top w:val="none" w:sz="0" w:space="0" w:color="auto"/>
            <w:left w:val="none" w:sz="0" w:space="0" w:color="auto"/>
            <w:bottom w:val="none" w:sz="0" w:space="0" w:color="auto"/>
            <w:right w:val="none" w:sz="0" w:space="0" w:color="auto"/>
          </w:divBdr>
        </w:div>
        <w:div w:id="1480607699">
          <w:marLeft w:val="480"/>
          <w:marRight w:val="0"/>
          <w:marTop w:val="0"/>
          <w:marBottom w:val="0"/>
          <w:divBdr>
            <w:top w:val="none" w:sz="0" w:space="0" w:color="auto"/>
            <w:left w:val="none" w:sz="0" w:space="0" w:color="auto"/>
            <w:bottom w:val="none" w:sz="0" w:space="0" w:color="auto"/>
            <w:right w:val="none" w:sz="0" w:space="0" w:color="auto"/>
          </w:divBdr>
        </w:div>
        <w:div w:id="1482844303">
          <w:marLeft w:val="480"/>
          <w:marRight w:val="0"/>
          <w:marTop w:val="0"/>
          <w:marBottom w:val="0"/>
          <w:divBdr>
            <w:top w:val="none" w:sz="0" w:space="0" w:color="auto"/>
            <w:left w:val="none" w:sz="0" w:space="0" w:color="auto"/>
            <w:bottom w:val="none" w:sz="0" w:space="0" w:color="auto"/>
            <w:right w:val="none" w:sz="0" w:space="0" w:color="auto"/>
          </w:divBdr>
        </w:div>
        <w:div w:id="1514763251">
          <w:marLeft w:val="480"/>
          <w:marRight w:val="0"/>
          <w:marTop w:val="0"/>
          <w:marBottom w:val="0"/>
          <w:divBdr>
            <w:top w:val="none" w:sz="0" w:space="0" w:color="auto"/>
            <w:left w:val="none" w:sz="0" w:space="0" w:color="auto"/>
            <w:bottom w:val="none" w:sz="0" w:space="0" w:color="auto"/>
            <w:right w:val="none" w:sz="0" w:space="0" w:color="auto"/>
          </w:divBdr>
        </w:div>
        <w:div w:id="1530332486">
          <w:marLeft w:val="480"/>
          <w:marRight w:val="0"/>
          <w:marTop w:val="0"/>
          <w:marBottom w:val="0"/>
          <w:divBdr>
            <w:top w:val="none" w:sz="0" w:space="0" w:color="auto"/>
            <w:left w:val="none" w:sz="0" w:space="0" w:color="auto"/>
            <w:bottom w:val="none" w:sz="0" w:space="0" w:color="auto"/>
            <w:right w:val="none" w:sz="0" w:space="0" w:color="auto"/>
          </w:divBdr>
        </w:div>
        <w:div w:id="1535654725">
          <w:marLeft w:val="480"/>
          <w:marRight w:val="0"/>
          <w:marTop w:val="0"/>
          <w:marBottom w:val="0"/>
          <w:divBdr>
            <w:top w:val="none" w:sz="0" w:space="0" w:color="auto"/>
            <w:left w:val="none" w:sz="0" w:space="0" w:color="auto"/>
            <w:bottom w:val="none" w:sz="0" w:space="0" w:color="auto"/>
            <w:right w:val="none" w:sz="0" w:space="0" w:color="auto"/>
          </w:divBdr>
        </w:div>
        <w:div w:id="1591818900">
          <w:marLeft w:val="480"/>
          <w:marRight w:val="0"/>
          <w:marTop w:val="0"/>
          <w:marBottom w:val="0"/>
          <w:divBdr>
            <w:top w:val="none" w:sz="0" w:space="0" w:color="auto"/>
            <w:left w:val="none" w:sz="0" w:space="0" w:color="auto"/>
            <w:bottom w:val="none" w:sz="0" w:space="0" w:color="auto"/>
            <w:right w:val="none" w:sz="0" w:space="0" w:color="auto"/>
          </w:divBdr>
        </w:div>
        <w:div w:id="1619944220">
          <w:marLeft w:val="480"/>
          <w:marRight w:val="0"/>
          <w:marTop w:val="0"/>
          <w:marBottom w:val="0"/>
          <w:divBdr>
            <w:top w:val="none" w:sz="0" w:space="0" w:color="auto"/>
            <w:left w:val="none" w:sz="0" w:space="0" w:color="auto"/>
            <w:bottom w:val="none" w:sz="0" w:space="0" w:color="auto"/>
            <w:right w:val="none" w:sz="0" w:space="0" w:color="auto"/>
          </w:divBdr>
        </w:div>
        <w:div w:id="1619950865">
          <w:marLeft w:val="480"/>
          <w:marRight w:val="0"/>
          <w:marTop w:val="0"/>
          <w:marBottom w:val="0"/>
          <w:divBdr>
            <w:top w:val="none" w:sz="0" w:space="0" w:color="auto"/>
            <w:left w:val="none" w:sz="0" w:space="0" w:color="auto"/>
            <w:bottom w:val="none" w:sz="0" w:space="0" w:color="auto"/>
            <w:right w:val="none" w:sz="0" w:space="0" w:color="auto"/>
          </w:divBdr>
        </w:div>
        <w:div w:id="1643775154">
          <w:marLeft w:val="480"/>
          <w:marRight w:val="0"/>
          <w:marTop w:val="0"/>
          <w:marBottom w:val="0"/>
          <w:divBdr>
            <w:top w:val="none" w:sz="0" w:space="0" w:color="auto"/>
            <w:left w:val="none" w:sz="0" w:space="0" w:color="auto"/>
            <w:bottom w:val="none" w:sz="0" w:space="0" w:color="auto"/>
            <w:right w:val="none" w:sz="0" w:space="0" w:color="auto"/>
          </w:divBdr>
        </w:div>
        <w:div w:id="1709452471">
          <w:marLeft w:val="480"/>
          <w:marRight w:val="0"/>
          <w:marTop w:val="0"/>
          <w:marBottom w:val="0"/>
          <w:divBdr>
            <w:top w:val="none" w:sz="0" w:space="0" w:color="auto"/>
            <w:left w:val="none" w:sz="0" w:space="0" w:color="auto"/>
            <w:bottom w:val="none" w:sz="0" w:space="0" w:color="auto"/>
            <w:right w:val="none" w:sz="0" w:space="0" w:color="auto"/>
          </w:divBdr>
        </w:div>
        <w:div w:id="1737899861">
          <w:marLeft w:val="480"/>
          <w:marRight w:val="0"/>
          <w:marTop w:val="0"/>
          <w:marBottom w:val="0"/>
          <w:divBdr>
            <w:top w:val="none" w:sz="0" w:space="0" w:color="auto"/>
            <w:left w:val="none" w:sz="0" w:space="0" w:color="auto"/>
            <w:bottom w:val="none" w:sz="0" w:space="0" w:color="auto"/>
            <w:right w:val="none" w:sz="0" w:space="0" w:color="auto"/>
          </w:divBdr>
        </w:div>
        <w:div w:id="1790929747">
          <w:marLeft w:val="480"/>
          <w:marRight w:val="0"/>
          <w:marTop w:val="0"/>
          <w:marBottom w:val="0"/>
          <w:divBdr>
            <w:top w:val="none" w:sz="0" w:space="0" w:color="auto"/>
            <w:left w:val="none" w:sz="0" w:space="0" w:color="auto"/>
            <w:bottom w:val="none" w:sz="0" w:space="0" w:color="auto"/>
            <w:right w:val="none" w:sz="0" w:space="0" w:color="auto"/>
          </w:divBdr>
        </w:div>
        <w:div w:id="1801219931">
          <w:marLeft w:val="480"/>
          <w:marRight w:val="0"/>
          <w:marTop w:val="0"/>
          <w:marBottom w:val="0"/>
          <w:divBdr>
            <w:top w:val="none" w:sz="0" w:space="0" w:color="auto"/>
            <w:left w:val="none" w:sz="0" w:space="0" w:color="auto"/>
            <w:bottom w:val="none" w:sz="0" w:space="0" w:color="auto"/>
            <w:right w:val="none" w:sz="0" w:space="0" w:color="auto"/>
          </w:divBdr>
        </w:div>
        <w:div w:id="1837963555">
          <w:marLeft w:val="480"/>
          <w:marRight w:val="0"/>
          <w:marTop w:val="0"/>
          <w:marBottom w:val="0"/>
          <w:divBdr>
            <w:top w:val="none" w:sz="0" w:space="0" w:color="auto"/>
            <w:left w:val="none" w:sz="0" w:space="0" w:color="auto"/>
            <w:bottom w:val="none" w:sz="0" w:space="0" w:color="auto"/>
            <w:right w:val="none" w:sz="0" w:space="0" w:color="auto"/>
          </w:divBdr>
        </w:div>
        <w:div w:id="1943025596">
          <w:marLeft w:val="480"/>
          <w:marRight w:val="0"/>
          <w:marTop w:val="0"/>
          <w:marBottom w:val="0"/>
          <w:divBdr>
            <w:top w:val="none" w:sz="0" w:space="0" w:color="auto"/>
            <w:left w:val="none" w:sz="0" w:space="0" w:color="auto"/>
            <w:bottom w:val="none" w:sz="0" w:space="0" w:color="auto"/>
            <w:right w:val="none" w:sz="0" w:space="0" w:color="auto"/>
          </w:divBdr>
        </w:div>
        <w:div w:id="1968124949">
          <w:marLeft w:val="480"/>
          <w:marRight w:val="0"/>
          <w:marTop w:val="0"/>
          <w:marBottom w:val="0"/>
          <w:divBdr>
            <w:top w:val="none" w:sz="0" w:space="0" w:color="auto"/>
            <w:left w:val="none" w:sz="0" w:space="0" w:color="auto"/>
            <w:bottom w:val="none" w:sz="0" w:space="0" w:color="auto"/>
            <w:right w:val="none" w:sz="0" w:space="0" w:color="auto"/>
          </w:divBdr>
        </w:div>
        <w:div w:id="2060782935">
          <w:marLeft w:val="480"/>
          <w:marRight w:val="0"/>
          <w:marTop w:val="0"/>
          <w:marBottom w:val="0"/>
          <w:divBdr>
            <w:top w:val="none" w:sz="0" w:space="0" w:color="auto"/>
            <w:left w:val="none" w:sz="0" w:space="0" w:color="auto"/>
            <w:bottom w:val="none" w:sz="0" w:space="0" w:color="auto"/>
            <w:right w:val="none" w:sz="0" w:space="0" w:color="auto"/>
          </w:divBdr>
        </w:div>
        <w:div w:id="2088264285">
          <w:marLeft w:val="480"/>
          <w:marRight w:val="0"/>
          <w:marTop w:val="0"/>
          <w:marBottom w:val="0"/>
          <w:divBdr>
            <w:top w:val="none" w:sz="0" w:space="0" w:color="auto"/>
            <w:left w:val="none" w:sz="0" w:space="0" w:color="auto"/>
            <w:bottom w:val="none" w:sz="0" w:space="0" w:color="auto"/>
            <w:right w:val="none" w:sz="0" w:space="0" w:color="auto"/>
          </w:divBdr>
        </w:div>
      </w:divsChild>
    </w:div>
    <w:div w:id="830755105">
      <w:marLeft w:val="640"/>
      <w:marRight w:val="0"/>
      <w:marTop w:val="0"/>
      <w:marBottom w:val="0"/>
      <w:divBdr>
        <w:top w:val="none" w:sz="0" w:space="0" w:color="auto"/>
        <w:left w:val="none" w:sz="0" w:space="0" w:color="auto"/>
        <w:bottom w:val="none" w:sz="0" w:space="0" w:color="auto"/>
        <w:right w:val="none" w:sz="0" w:space="0" w:color="auto"/>
      </w:divBdr>
    </w:div>
    <w:div w:id="830951127">
      <w:marLeft w:val="640"/>
      <w:marRight w:val="0"/>
      <w:marTop w:val="0"/>
      <w:marBottom w:val="0"/>
      <w:divBdr>
        <w:top w:val="none" w:sz="0" w:space="0" w:color="auto"/>
        <w:left w:val="none" w:sz="0" w:space="0" w:color="auto"/>
        <w:bottom w:val="none" w:sz="0" w:space="0" w:color="auto"/>
        <w:right w:val="none" w:sz="0" w:space="0" w:color="auto"/>
      </w:divBdr>
    </w:div>
    <w:div w:id="831530162">
      <w:marLeft w:val="480"/>
      <w:marRight w:val="0"/>
      <w:marTop w:val="0"/>
      <w:marBottom w:val="0"/>
      <w:divBdr>
        <w:top w:val="none" w:sz="0" w:space="0" w:color="auto"/>
        <w:left w:val="none" w:sz="0" w:space="0" w:color="auto"/>
        <w:bottom w:val="none" w:sz="0" w:space="0" w:color="auto"/>
        <w:right w:val="none" w:sz="0" w:space="0" w:color="auto"/>
      </w:divBdr>
    </w:div>
    <w:div w:id="831724918">
      <w:marLeft w:val="640"/>
      <w:marRight w:val="0"/>
      <w:marTop w:val="0"/>
      <w:marBottom w:val="0"/>
      <w:divBdr>
        <w:top w:val="none" w:sz="0" w:space="0" w:color="auto"/>
        <w:left w:val="none" w:sz="0" w:space="0" w:color="auto"/>
        <w:bottom w:val="none" w:sz="0" w:space="0" w:color="auto"/>
        <w:right w:val="none" w:sz="0" w:space="0" w:color="auto"/>
      </w:divBdr>
    </w:div>
    <w:div w:id="831868193">
      <w:marLeft w:val="640"/>
      <w:marRight w:val="0"/>
      <w:marTop w:val="0"/>
      <w:marBottom w:val="0"/>
      <w:divBdr>
        <w:top w:val="none" w:sz="0" w:space="0" w:color="auto"/>
        <w:left w:val="none" w:sz="0" w:space="0" w:color="auto"/>
        <w:bottom w:val="none" w:sz="0" w:space="0" w:color="auto"/>
        <w:right w:val="none" w:sz="0" w:space="0" w:color="auto"/>
      </w:divBdr>
    </w:div>
    <w:div w:id="832182465">
      <w:bodyDiv w:val="1"/>
      <w:marLeft w:val="0"/>
      <w:marRight w:val="0"/>
      <w:marTop w:val="0"/>
      <w:marBottom w:val="0"/>
      <w:divBdr>
        <w:top w:val="none" w:sz="0" w:space="0" w:color="auto"/>
        <w:left w:val="none" w:sz="0" w:space="0" w:color="auto"/>
        <w:bottom w:val="none" w:sz="0" w:space="0" w:color="auto"/>
        <w:right w:val="none" w:sz="0" w:space="0" w:color="auto"/>
      </w:divBdr>
    </w:div>
    <w:div w:id="832793166">
      <w:marLeft w:val="640"/>
      <w:marRight w:val="0"/>
      <w:marTop w:val="0"/>
      <w:marBottom w:val="0"/>
      <w:divBdr>
        <w:top w:val="none" w:sz="0" w:space="0" w:color="auto"/>
        <w:left w:val="none" w:sz="0" w:space="0" w:color="auto"/>
        <w:bottom w:val="none" w:sz="0" w:space="0" w:color="auto"/>
        <w:right w:val="none" w:sz="0" w:space="0" w:color="auto"/>
      </w:divBdr>
    </w:div>
    <w:div w:id="832795583">
      <w:marLeft w:val="640"/>
      <w:marRight w:val="0"/>
      <w:marTop w:val="0"/>
      <w:marBottom w:val="0"/>
      <w:divBdr>
        <w:top w:val="none" w:sz="0" w:space="0" w:color="auto"/>
        <w:left w:val="none" w:sz="0" w:space="0" w:color="auto"/>
        <w:bottom w:val="none" w:sz="0" w:space="0" w:color="auto"/>
        <w:right w:val="none" w:sz="0" w:space="0" w:color="auto"/>
      </w:divBdr>
    </w:div>
    <w:div w:id="832841041">
      <w:marLeft w:val="640"/>
      <w:marRight w:val="0"/>
      <w:marTop w:val="0"/>
      <w:marBottom w:val="0"/>
      <w:divBdr>
        <w:top w:val="none" w:sz="0" w:space="0" w:color="auto"/>
        <w:left w:val="none" w:sz="0" w:space="0" w:color="auto"/>
        <w:bottom w:val="none" w:sz="0" w:space="0" w:color="auto"/>
        <w:right w:val="none" w:sz="0" w:space="0" w:color="auto"/>
      </w:divBdr>
    </w:div>
    <w:div w:id="833181469">
      <w:marLeft w:val="640"/>
      <w:marRight w:val="0"/>
      <w:marTop w:val="0"/>
      <w:marBottom w:val="0"/>
      <w:divBdr>
        <w:top w:val="none" w:sz="0" w:space="0" w:color="auto"/>
        <w:left w:val="none" w:sz="0" w:space="0" w:color="auto"/>
        <w:bottom w:val="none" w:sz="0" w:space="0" w:color="auto"/>
        <w:right w:val="none" w:sz="0" w:space="0" w:color="auto"/>
      </w:divBdr>
    </w:div>
    <w:div w:id="833372537">
      <w:marLeft w:val="640"/>
      <w:marRight w:val="0"/>
      <w:marTop w:val="0"/>
      <w:marBottom w:val="0"/>
      <w:divBdr>
        <w:top w:val="none" w:sz="0" w:space="0" w:color="auto"/>
        <w:left w:val="none" w:sz="0" w:space="0" w:color="auto"/>
        <w:bottom w:val="none" w:sz="0" w:space="0" w:color="auto"/>
        <w:right w:val="none" w:sz="0" w:space="0" w:color="auto"/>
      </w:divBdr>
    </w:div>
    <w:div w:id="833373934">
      <w:marLeft w:val="640"/>
      <w:marRight w:val="0"/>
      <w:marTop w:val="0"/>
      <w:marBottom w:val="0"/>
      <w:divBdr>
        <w:top w:val="none" w:sz="0" w:space="0" w:color="auto"/>
        <w:left w:val="none" w:sz="0" w:space="0" w:color="auto"/>
        <w:bottom w:val="none" w:sz="0" w:space="0" w:color="auto"/>
        <w:right w:val="none" w:sz="0" w:space="0" w:color="auto"/>
      </w:divBdr>
    </w:div>
    <w:div w:id="833490178">
      <w:marLeft w:val="640"/>
      <w:marRight w:val="0"/>
      <w:marTop w:val="0"/>
      <w:marBottom w:val="0"/>
      <w:divBdr>
        <w:top w:val="none" w:sz="0" w:space="0" w:color="auto"/>
        <w:left w:val="none" w:sz="0" w:space="0" w:color="auto"/>
        <w:bottom w:val="none" w:sz="0" w:space="0" w:color="auto"/>
        <w:right w:val="none" w:sz="0" w:space="0" w:color="auto"/>
      </w:divBdr>
    </w:div>
    <w:div w:id="833880534">
      <w:marLeft w:val="640"/>
      <w:marRight w:val="0"/>
      <w:marTop w:val="0"/>
      <w:marBottom w:val="0"/>
      <w:divBdr>
        <w:top w:val="none" w:sz="0" w:space="0" w:color="auto"/>
        <w:left w:val="none" w:sz="0" w:space="0" w:color="auto"/>
        <w:bottom w:val="none" w:sz="0" w:space="0" w:color="auto"/>
        <w:right w:val="none" w:sz="0" w:space="0" w:color="auto"/>
      </w:divBdr>
    </w:div>
    <w:div w:id="834686528">
      <w:marLeft w:val="640"/>
      <w:marRight w:val="0"/>
      <w:marTop w:val="0"/>
      <w:marBottom w:val="0"/>
      <w:divBdr>
        <w:top w:val="none" w:sz="0" w:space="0" w:color="auto"/>
        <w:left w:val="none" w:sz="0" w:space="0" w:color="auto"/>
        <w:bottom w:val="none" w:sz="0" w:space="0" w:color="auto"/>
        <w:right w:val="none" w:sz="0" w:space="0" w:color="auto"/>
      </w:divBdr>
    </w:div>
    <w:div w:id="835149642">
      <w:marLeft w:val="640"/>
      <w:marRight w:val="0"/>
      <w:marTop w:val="0"/>
      <w:marBottom w:val="0"/>
      <w:divBdr>
        <w:top w:val="none" w:sz="0" w:space="0" w:color="auto"/>
        <w:left w:val="none" w:sz="0" w:space="0" w:color="auto"/>
        <w:bottom w:val="none" w:sz="0" w:space="0" w:color="auto"/>
        <w:right w:val="none" w:sz="0" w:space="0" w:color="auto"/>
      </w:divBdr>
    </w:div>
    <w:div w:id="835221332">
      <w:marLeft w:val="640"/>
      <w:marRight w:val="0"/>
      <w:marTop w:val="0"/>
      <w:marBottom w:val="0"/>
      <w:divBdr>
        <w:top w:val="none" w:sz="0" w:space="0" w:color="auto"/>
        <w:left w:val="none" w:sz="0" w:space="0" w:color="auto"/>
        <w:bottom w:val="none" w:sz="0" w:space="0" w:color="auto"/>
        <w:right w:val="none" w:sz="0" w:space="0" w:color="auto"/>
      </w:divBdr>
    </w:div>
    <w:div w:id="836001296">
      <w:bodyDiv w:val="1"/>
      <w:marLeft w:val="0"/>
      <w:marRight w:val="0"/>
      <w:marTop w:val="0"/>
      <w:marBottom w:val="0"/>
      <w:divBdr>
        <w:top w:val="none" w:sz="0" w:space="0" w:color="auto"/>
        <w:left w:val="none" w:sz="0" w:space="0" w:color="auto"/>
        <w:bottom w:val="none" w:sz="0" w:space="0" w:color="auto"/>
        <w:right w:val="none" w:sz="0" w:space="0" w:color="auto"/>
      </w:divBdr>
    </w:div>
    <w:div w:id="836186567">
      <w:marLeft w:val="640"/>
      <w:marRight w:val="0"/>
      <w:marTop w:val="0"/>
      <w:marBottom w:val="0"/>
      <w:divBdr>
        <w:top w:val="none" w:sz="0" w:space="0" w:color="auto"/>
        <w:left w:val="none" w:sz="0" w:space="0" w:color="auto"/>
        <w:bottom w:val="none" w:sz="0" w:space="0" w:color="auto"/>
        <w:right w:val="none" w:sz="0" w:space="0" w:color="auto"/>
      </w:divBdr>
    </w:div>
    <w:div w:id="836505249">
      <w:marLeft w:val="640"/>
      <w:marRight w:val="0"/>
      <w:marTop w:val="0"/>
      <w:marBottom w:val="0"/>
      <w:divBdr>
        <w:top w:val="none" w:sz="0" w:space="0" w:color="auto"/>
        <w:left w:val="none" w:sz="0" w:space="0" w:color="auto"/>
        <w:bottom w:val="none" w:sz="0" w:space="0" w:color="auto"/>
        <w:right w:val="none" w:sz="0" w:space="0" w:color="auto"/>
      </w:divBdr>
    </w:div>
    <w:div w:id="836532423">
      <w:marLeft w:val="640"/>
      <w:marRight w:val="0"/>
      <w:marTop w:val="0"/>
      <w:marBottom w:val="0"/>
      <w:divBdr>
        <w:top w:val="none" w:sz="0" w:space="0" w:color="auto"/>
        <w:left w:val="none" w:sz="0" w:space="0" w:color="auto"/>
        <w:bottom w:val="none" w:sz="0" w:space="0" w:color="auto"/>
        <w:right w:val="none" w:sz="0" w:space="0" w:color="auto"/>
      </w:divBdr>
    </w:div>
    <w:div w:id="836924003">
      <w:marLeft w:val="640"/>
      <w:marRight w:val="0"/>
      <w:marTop w:val="0"/>
      <w:marBottom w:val="0"/>
      <w:divBdr>
        <w:top w:val="none" w:sz="0" w:space="0" w:color="auto"/>
        <w:left w:val="none" w:sz="0" w:space="0" w:color="auto"/>
        <w:bottom w:val="none" w:sz="0" w:space="0" w:color="auto"/>
        <w:right w:val="none" w:sz="0" w:space="0" w:color="auto"/>
      </w:divBdr>
    </w:div>
    <w:div w:id="837354553">
      <w:marLeft w:val="480"/>
      <w:marRight w:val="0"/>
      <w:marTop w:val="0"/>
      <w:marBottom w:val="0"/>
      <w:divBdr>
        <w:top w:val="none" w:sz="0" w:space="0" w:color="auto"/>
        <w:left w:val="none" w:sz="0" w:space="0" w:color="auto"/>
        <w:bottom w:val="none" w:sz="0" w:space="0" w:color="auto"/>
        <w:right w:val="none" w:sz="0" w:space="0" w:color="auto"/>
      </w:divBdr>
    </w:div>
    <w:div w:id="837379619">
      <w:marLeft w:val="640"/>
      <w:marRight w:val="0"/>
      <w:marTop w:val="0"/>
      <w:marBottom w:val="0"/>
      <w:divBdr>
        <w:top w:val="none" w:sz="0" w:space="0" w:color="auto"/>
        <w:left w:val="none" w:sz="0" w:space="0" w:color="auto"/>
        <w:bottom w:val="none" w:sz="0" w:space="0" w:color="auto"/>
        <w:right w:val="none" w:sz="0" w:space="0" w:color="auto"/>
      </w:divBdr>
    </w:div>
    <w:div w:id="837500920">
      <w:marLeft w:val="640"/>
      <w:marRight w:val="0"/>
      <w:marTop w:val="0"/>
      <w:marBottom w:val="0"/>
      <w:divBdr>
        <w:top w:val="none" w:sz="0" w:space="0" w:color="auto"/>
        <w:left w:val="none" w:sz="0" w:space="0" w:color="auto"/>
        <w:bottom w:val="none" w:sz="0" w:space="0" w:color="auto"/>
        <w:right w:val="none" w:sz="0" w:space="0" w:color="auto"/>
      </w:divBdr>
    </w:div>
    <w:div w:id="838080358">
      <w:marLeft w:val="640"/>
      <w:marRight w:val="0"/>
      <w:marTop w:val="0"/>
      <w:marBottom w:val="0"/>
      <w:divBdr>
        <w:top w:val="none" w:sz="0" w:space="0" w:color="auto"/>
        <w:left w:val="none" w:sz="0" w:space="0" w:color="auto"/>
        <w:bottom w:val="none" w:sz="0" w:space="0" w:color="auto"/>
        <w:right w:val="none" w:sz="0" w:space="0" w:color="auto"/>
      </w:divBdr>
    </w:div>
    <w:div w:id="838539731">
      <w:marLeft w:val="640"/>
      <w:marRight w:val="0"/>
      <w:marTop w:val="0"/>
      <w:marBottom w:val="0"/>
      <w:divBdr>
        <w:top w:val="none" w:sz="0" w:space="0" w:color="auto"/>
        <w:left w:val="none" w:sz="0" w:space="0" w:color="auto"/>
        <w:bottom w:val="none" w:sz="0" w:space="0" w:color="auto"/>
        <w:right w:val="none" w:sz="0" w:space="0" w:color="auto"/>
      </w:divBdr>
    </w:div>
    <w:div w:id="838543032">
      <w:marLeft w:val="640"/>
      <w:marRight w:val="0"/>
      <w:marTop w:val="0"/>
      <w:marBottom w:val="0"/>
      <w:divBdr>
        <w:top w:val="none" w:sz="0" w:space="0" w:color="auto"/>
        <w:left w:val="none" w:sz="0" w:space="0" w:color="auto"/>
        <w:bottom w:val="none" w:sz="0" w:space="0" w:color="auto"/>
        <w:right w:val="none" w:sz="0" w:space="0" w:color="auto"/>
      </w:divBdr>
    </w:div>
    <w:div w:id="839076504">
      <w:marLeft w:val="640"/>
      <w:marRight w:val="0"/>
      <w:marTop w:val="0"/>
      <w:marBottom w:val="0"/>
      <w:divBdr>
        <w:top w:val="none" w:sz="0" w:space="0" w:color="auto"/>
        <w:left w:val="none" w:sz="0" w:space="0" w:color="auto"/>
        <w:bottom w:val="none" w:sz="0" w:space="0" w:color="auto"/>
        <w:right w:val="none" w:sz="0" w:space="0" w:color="auto"/>
      </w:divBdr>
    </w:div>
    <w:div w:id="839463696">
      <w:bodyDiv w:val="1"/>
      <w:marLeft w:val="0"/>
      <w:marRight w:val="0"/>
      <w:marTop w:val="0"/>
      <w:marBottom w:val="0"/>
      <w:divBdr>
        <w:top w:val="none" w:sz="0" w:space="0" w:color="auto"/>
        <w:left w:val="none" w:sz="0" w:space="0" w:color="auto"/>
        <w:bottom w:val="none" w:sz="0" w:space="0" w:color="auto"/>
        <w:right w:val="none" w:sz="0" w:space="0" w:color="auto"/>
      </w:divBdr>
    </w:div>
    <w:div w:id="839541410">
      <w:marLeft w:val="640"/>
      <w:marRight w:val="0"/>
      <w:marTop w:val="0"/>
      <w:marBottom w:val="0"/>
      <w:divBdr>
        <w:top w:val="none" w:sz="0" w:space="0" w:color="auto"/>
        <w:left w:val="none" w:sz="0" w:space="0" w:color="auto"/>
        <w:bottom w:val="none" w:sz="0" w:space="0" w:color="auto"/>
        <w:right w:val="none" w:sz="0" w:space="0" w:color="auto"/>
      </w:divBdr>
    </w:div>
    <w:div w:id="839738729">
      <w:marLeft w:val="640"/>
      <w:marRight w:val="0"/>
      <w:marTop w:val="0"/>
      <w:marBottom w:val="0"/>
      <w:divBdr>
        <w:top w:val="none" w:sz="0" w:space="0" w:color="auto"/>
        <w:left w:val="none" w:sz="0" w:space="0" w:color="auto"/>
        <w:bottom w:val="none" w:sz="0" w:space="0" w:color="auto"/>
        <w:right w:val="none" w:sz="0" w:space="0" w:color="auto"/>
      </w:divBdr>
    </w:div>
    <w:div w:id="839807414">
      <w:bodyDiv w:val="1"/>
      <w:marLeft w:val="0"/>
      <w:marRight w:val="0"/>
      <w:marTop w:val="0"/>
      <w:marBottom w:val="0"/>
      <w:divBdr>
        <w:top w:val="none" w:sz="0" w:space="0" w:color="auto"/>
        <w:left w:val="none" w:sz="0" w:space="0" w:color="auto"/>
        <w:bottom w:val="none" w:sz="0" w:space="0" w:color="auto"/>
        <w:right w:val="none" w:sz="0" w:space="0" w:color="auto"/>
      </w:divBdr>
    </w:div>
    <w:div w:id="840122100">
      <w:marLeft w:val="480"/>
      <w:marRight w:val="0"/>
      <w:marTop w:val="0"/>
      <w:marBottom w:val="0"/>
      <w:divBdr>
        <w:top w:val="none" w:sz="0" w:space="0" w:color="auto"/>
        <w:left w:val="none" w:sz="0" w:space="0" w:color="auto"/>
        <w:bottom w:val="none" w:sz="0" w:space="0" w:color="auto"/>
        <w:right w:val="none" w:sz="0" w:space="0" w:color="auto"/>
      </w:divBdr>
    </w:div>
    <w:div w:id="840193462">
      <w:marLeft w:val="640"/>
      <w:marRight w:val="0"/>
      <w:marTop w:val="0"/>
      <w:marBottom w:val="0"/>
      <w:divBdr>
        <w:top w:val="none" w:sz="0" w:space="0" w:color="auto"/>
        <w:left w:val="none" w:sz="0" w:space="0" w:color="auto"/>
        <w:bottom w:val="none" w:sz="0" w:space="0" w:color="auto"/>
        <w:right w:val="none" w:sz="0" w:space="0" w:color="auto"/>
      </w:divBdr>
    </w:div>
    <w:div w:id="840699654">
      <w:bodyDiv w:val="1"/>
      <w:marLeft w:val="0"/>
      <w:marRight w:val="0"/>
      <w:marTop w:val="0"/>
      <w:marBottom w:val="0"/>
      <w:divBdr>
        <w:top w:val="none" w:sz="0" w:space="0" w:color="auto"/>
        <w:left w:val="none" w:sz="0" w:space="0" w:color="auto"/>
        <w:bottom w:val="none" w:sz="0" w:space="0" w:color="auto"/>
        <w:right w:val="none" w:sz="0" w:space="0" w:color="auto"/>
      </w:divBdr>
      <w:divsChild>
        <w:div w:id="68893754">
          <w:marLeft w:val="480"/>
          <w:marRight w:val="0"/>
          <w:marTop w:val="0"/>
          <w:marBottom w:val="0"/>
          <w:divBdr>
            <w:top w:val="none" w:sz="0" w:space="0" w:color="auto"/>
            <w:left w:val="none" w:sz="0" w:space="0" w:color="auto"/>
            <w:bottom w:val="none" w:sz="0" w:space="0" w:color="auto"/>
            <w:right w:val="none" w:sz="0" w:space="0" w:color="auto"/>
          </w:divBdr>
        </w:div>
        <w:div w:id="71204691">
          <w:marLeft w:val="480"/>
          <w:marRight w:val="0"/>
          <w:marTop w:val="0"/>
          <w:marBottom w:val="0"/>
          <w:divBdr>
            <w:top w:val="none" w:sz="0" w:space="0" w:color="auto"/>
            <w:left w:val="none" w:sz="0" w:space="0" w:color="auto"/>
            <w:bottom w:val="none" w:sz="0" w:space="0" w:color="auto"/>
            <w:right w:val="none" w:sz="0" w:space="0" w:color="auto"/>
          </w:divBdr>
        </w:div>
        <w:div w:id="73816828">
          <w:marLeft w:val="480"/>
          <w:marRight w:val="0"/>
          <w:marTop w:val="0"/>
          <w:marBottom w:val="0"/>
          <w:divBdr>
            <w:top w:val="none" w:sz="0" w:space="0" w:color="auto"/>
            <w:left w:val="none" w:sz="0" w:space="0" w:color="auto"/>
            <w:bottom w:val="none" w:sz="0" w:space="0" w:color="auto"/>
            <w:right w:val="none" w:sz="0" w:space="0" w:color="auto"/>
          </w:divBdr>
        </w:div>
        <w:div w:id="76172801">
          <w:marLeft w:val="480"/>
          <w:marRight w:val="0"/>
          <w:marTop w:val="0"/>
          <w:marBottom w:val="0"/>
          <w:divBdr>
            <w:top w:val="none" w:sz="0" w:space="0" w:color="auto"/>
            <w:left w:val="none" w:sz="0" w:space="0" w:color="auto"/>
            <w:bottom w:val="none" w:sz="0" w:space="0" w:color="auto"/>
            <w:right w:val="none" w:sz="0" w:space="0" w:color="auto"/>
          </w:divBdr>
        </w:div>
        <w:div w:id="91706369">
          <w:marLeft w:val="480"/>
          <w:marRight w:val="0"/>
          <w:marTop w:val="0"/>
          <w:marBottom w:val="0"/>
          <w:divBdr>
            <w:top w:val="none" w:sz="0" w:space="0" w:color="auto"/>
            <w:left w:val="none" w:sz="0" w:space="0" w:color="auto"/>
            <w:bottom w:val="none" w:sz="0" w:space="0" w:color="auto"/>
            <w:right w:val="none" w:sz="0" w:space="0" w:color="auto"/>
          </w:divBdr>
        </w:div>
        <w:div w:id="258300124">
          <w:marLeft w:val="480"/>
          <w:marRight w:val="0"/>
          <w:marTop w:val="0"/>
          <w:marBottom w:val="0"/>
          <w:divBdr>
            <w:top w:val="none" w:sz="0" w:space="0" w:color="auto"/>
            <w:left w:val="none" w:sz="0" w:space="0" w:color="auto"/>
            <w:bottom w:val="none" w:sz="0" w:space="0" w:color="auto"/>
            <w:right w:val="none" w:sz="0" w:space="0" w:color="auto"/>
          </w:divBdr>
        </w:div>
        <w:div w:id="267008546">
          <w:marLeft w:val="480"/>
          <w:marRight w:val="0"/>
          <w:marTop w:val="0"/>
          <w:marBottom w:val="0"/>
          <w:divBdr>
            <w:top w:val="none" w:sz="0" w:space="0" w:color="auto"/>
            <w:left w:val="none" w:sz="0" w:space="0" w:color="auto"/>
            <w:bottom w:val="none" w:sz="0" w:space="0" w:color="auto"/>
            <w:right w:val="none" w:sz="0" w:space="0" w:color="auto"/>
          </w:divBdr>
        </w:div>
        <w:div w:id="274604839">
          <w:marLeft w:val="480"/>
          <w:marRight w:val="0"/>
          <w:marTop w:val="0"/>
          <w:marBottom w:val="0"/>
          <w:divBdr>
            <w:top w:val="none" w:sz="0" w:space="0" w:color="auto"/>
            <w:left w:val="none" w:sz="0" w:space="0" w:color="auto"/>
            <w:bottom w:val="none" w:sz="0" w:space="0" w:color="auto"/>
            <w:right w:val="none" w:sz="0" w:space="0" w:color="auto"/>
          </w:divBdr>
        </w:div>
        <w:div w:id="309403509">
          <w:marLeft w:val="480"/>
          <w:marRight w:val="0"/>
          <w:marTop w:val="0"/>
          <w:marBottom w:val="0"/>
          <w:divBdr>
            <w:top w:val="none" w:sz="0" w:space="0" w:color="auto"/>
            <w:left w:val="none" w:sz="0" w:space="0" w:color="auto"/>
            <w:bottom w:val="none" w:sz="0" w:space="0" w:color="auto"/>
            <w:right w:val="none" w:sz="0" w:space="0" w:color="auto"/>
          </w:divBdr>
        </w:div>
        <w:div w:id="321617433">
          <w:marLeft w:val="480"/>
          <w:marRight w:val="0"/>
          <w:marTop w:val="0"/>
          <w:marBottom w:val="0"/>
          <w:divBdr>
            <w:top w:val="none" w:sz="0" w:space="0" w:color="auto"/>
            <w:left w:val="none" w:sz="0" w:space="0" w:color="auto"/>
            <w:bottom w:val="none" w:sz="0" w:space="0" w:color="auto"/>
            <w:right w:val="none" w:sz="0" w:space="0" w:color="auto"/>
          </w:divBdr>
        </w:div>
        <w:div w:id="336735660">
          <w:marLeft w:val="480"/>
          <w:marRight w:val="0"/>
          <w:marTop w:val="0"/>
          <w:marBottom w:val="0"/>
          <w:divBdr>
            <w:top w:val="none" w:sz="0" w:space="0" w:color="auto"/>
            <w:left w:val="none" w:sz="0" w:space="0" w:color="auto"/>
            <w:bottom w:val="none" w:sz="0" w:space="0" w:color="auto"/>
            <w:right w:val="none" w:sz="0" w:space="0" w:color="auto"/>
          </w:divBdr>
        </w:div>
        <w:div w:id="379289116">
          <w:marLeft w:val="480"/>
          <w:marRight w:val="0"/>
          <w:marTop w:val="0"/>
          <w:marBottom w:val="0"/>
          <w:divBdr>
            <w:top w:val="none" w:sz="0" w:space="0" w:color="auto"/>
            <w:left w:val="none" w:sz="0" w:space="0" w:color="auto"/>
            <w:bottom w:val="none" w:sz="0" w:space="0" w:color="auto"/>
            <w:right w:val="none" w:sz="0" w:space="0" w:color="auto"/>
          </w:divBdr>
        </w:div>
        <w:div w:id="410469806">
          <w:marLeft w:val="480"/>
          <w:marRight w:val="0"/>
          <w:marTop w:val="0"/>
          <w:marBottom w:val="0"/>
          <w:divBdr>
            <w:top w:val="none" w:sz="0" w:space="0" w:color="auto"/>
            <w:left w:val="none" w:sz="0" w:space="0" w:color="auto"/>
            <w:bottom w:val="none" w:sz="0" w:space="0" w:color="auto"/>
            <w:right w:val="none" w:sz="0" w:space="0" w:color="auto"/>
          </w:divBdr>
        </w:div>
        <w:div w:id="456489780">
          <w:marLeft w:val="480"/>
          <w:marRight w:val="0"/>
          <w:marTop w:val="0"/>
          <w:marBottom w:val="0"/>
          <w:divBdr>
            <w:top w:val="none" w:sz="0" w:space="0" w:color="auto"/>
            <w:left w:val="none" w:sz="0" w:space="0" w:color="auto"/>
            <w:bottom w:val="none" w:sz="0" w:space="0" w:color="auto"/>
            <w:right w:val="none" w:sz="0" w:space="0" w:color="auto"/>
          </w:divBdr>
        </w:div>
        <w:div w:id="581765553">
          <w:marLeft w:val="480"/>
          <w:marRight w:val="0"/>
          <w:marTop w:val="0"/>
          <w:marBottom w:val="0"/>
          <w:divBdr>
            <w:top w:val="none" w:sz="0" w:space="0" w:color="auto"/>
            <w:left w:val="none" w:sz="0" w:space="0" w:color="auto"/>
            <w:bottom w:val="none" w:sz="0" w:space="0" w:color="auto"/>
            <w:right w:val="none" w:sz="0" w:space="0" w:color="auto"/>
          </w:divBdr>
        </w:div>
        <w:div w:id="607349615">
          <w:marLeft w:val="480"/>
          <w:marRight w:val="0"/>
          <w:marTop w:val="0"/>
          <w:marBottom w:val="0"/>
          <w:divBdr>
            <w:top w:val="none" w:sz="0" w:space="0" w:color="auto"/>
            <w:left w:val="none" w:sz="0" w:space="0" w:color="auto"/>
            <w:bottom w:val="none" w:sz="0" w:space="0" w:color="auto"/>
            <w:right w:val="none" w:sz="0" w:space="0" w:color="auto"/>
          </w:divBdr>
        </w:div>
        <w:div w:id="718822963">
          <w:marLeft w:val="480"/>
          <w:marRight w:val="0"/>
          <w:marTop w:val="0"/>
          <w:marBottom w:val="0"/>
          <w:divBdr>
            <w:top w:val="none" w:sz="0" w:space="0" w:color="auto"/>
            <w:left w:val="none" w:sz="0" w:space="0" w:color="auto"/>
            <w:bottom w:val="none" w:sz="0" w:space="0" w:color="auto"/>
            <w:right w:val="none" w:sz="0" w:space="0" w:color="auto"/>
          </w:divBdr>
        </w:div>
        <w:div w:id="747924779">
          <w:marLeft w:val="480"/>
          <w:marRight w:val="0"/>
          <w:marTop w:val="0"/>
          <w:marBottom w:val="0"/>
          <w:divBdr>
            <w:top w:val="none" w:sz="0" w:space="0" w:color="auto"/>
            <w:left w:val="none" w:sz="0" w:space="0" w:color="auto"/>
            <w:bottom w:val="none" w:sz="0" w:space="0" w:color="auto"/>
            <w:right w:val="none" w:sz="0" w:space="0" w:color="auto"/>
          </w:divBdr>
        </w:div>
        <w:div w:id="775827323">
          <w:marLeft w:val="480"/>
          <w:marRight w:val="0"/>
          <w:marTop w:val="0"/>
          <w:marBottom w:val="0"/>
          <w:divBdr>
            <w:top w:val="none" w:sz="0" w:space="0" w:color="auto"/>
            <w:left w:val="none" w:sz="0" w:space="0" w:color="auto"/>
            <w:bottom w:val="none" w:sz="0" w:space="0" w:color="auto"/>
            <w:right w:val="none" w:sz="0" w:space="0" w:color="auto"/>
          </w:divBdr>
        </w:div>
        <w:div w:id="821120285">
          <w:marLeft w:val="480"/>
          <w:marRight w:val="0"/>
          <w:marTop w:val="0"/>
          <w:marBottom w:val="0"/>
          <w:divBdr>
            <w:top w:val="none" w:sz="0" w:space="0" w:color="auto"/>
            <w:left w:val="none" w:sz="0" w:space="0" w:color="auto"/>
            <w:bottom w:val="none" w:sz="0" w:space="0" w:color="auto"/>
            <w:right w:val="none" w:sz="0" w:space="0" w:color="auto"/>
          </w:divBdr>
        </w:div>
        <w:div w:id="821896309">
          <w:marLeft w:val="480"/>
          <w:marRight w:val="0"/>
          <w:marTop w:val="0"/>
          <w:marBottom w:val="0"/>
          <w:divBdr>
            <w:top w:val="none" w:sz="0" w:space="0" w:color="auto"/>
            <w:left w:val="none" w:sz="0" w:space="0" w:color="auto"/>
            <w:bottom w:val="none" w:sz="0" w:space="0" w:color="auto"/>
            <w:right w:val="none" w:sz="0" w:space="0" w:color="auto"/>
          </w:divBdr>
        </w:div>
        <w:div w:id="907421650">
          <w:marLeft w:val="480"/>
          <w:marRight w:val="0"/>
          <w:marTop w:val="0"/>
          <w:marBottom w:val="0"/>
          <w:divBdr>
            <w:top w:val="none" w:sz="0" w:space="0" w:color="auto"/>
            <w:left w:val="none" w:sz="0" w:space="0" w:color="auto"/>
            <w:bottom w:val="none" w:sz="0" w:space="0" w:color="auto"/>
            <w:right w:val="none" w:sz="0" w:space="0" w:color="auto"/>
          </w:divBdr>
        </w:div>
        <w:div w:id="971058081">
          <w:marLeft w:val="480"/>
          <w:marRight w:val="0"/>
          <w:marTop w:val="0"/>
          <w:marBottom w:val="0"/>
          <w:divBdr>
            <w:top w:val="none" w:sz="0" w:space="0" w:color="auto"/>
            <w:left w:val="none" w:sz="0" w:space="0" w:color="auto"/>
            <w:bottom w:val="none" w:sz="0" w:space="0" w:color="auto"/>
            <w:right w:val="none" w:sz="0" w:space="0" w:color="auto"/>
          </w:divBdr>
        </w:div>
        <w:div w:id="1009328323">
          <w:marLeft w:val="480"/>
          <w:marRight w:val="0"/>
          <w:marTop w:val="0"/>
          <w:marBottom w:val="0"/>
          <w:divBdr>
            <w:top w:val="none" w:sz="0" w:space="0" w:color="auto"/>
            <w:left w:val="none" w:sz="0" w:space="0" w:color="auto"/>
            <w:bottom w:val="none" w:sz="0" w:space="0" w:color="auto"/>
            <w:right w:val="none" w:sz="0" w:space="0" w:color="auto"/>
          </w:divBdr>
        </w:div>
        <w:div w:id="1038044680">
          <w:marLeft w:val="480"/>
          <w:marRight w:val="0"/>
          <w:marTop w:val="0"/>
          <w:marBottom w:val="0"/>
          <w:divBdr>
            <w:top w:val="none" w:sz="0" w:space="0" w:color="auto"/>
            <w:left w:val="none" w:sz="0" w:space="0" w:color="auto"/>
            <w:bottom w:val="none" w:sz="0" w:space="0" w:color="auto"/>
            <w:right w:val="none" w:sz="0" w:space="0" w:color="auto"/>
          </w:divBdr>
        </w:div>
        <w:div w:id="1060859209">
          <w:marLeft w:val="480"/>
          <w:marRight w:val="0"/>
          <w:marTop w:val="0"/>
          <w:marBottom w:val="0"/>
          <w:divBdr>
            <w:top w:val="none" w:sz="0" w:space="0" w:color="auto"/>
            <w:left w:val="none" w:sz="0" w:space="0" w:color="auto"/>
            <w:bottom w:val="none" w:sz="0" w:space="0" w:color="auto"/>
            <w:right w:val="none" w:sz="0" w:space="0" w:color="auto"/>
          </w:divBdr>
        </w:div>
        <w:div w:id="1114864645">
          <w:marLeft w:val="480"/>
          <w:marRight w:val="0"/>
          <w:marTop w:val="0"/>
          <w:marBottom w:val="0"/>
          <w:divBdr>
            <w:top w:val="none" w:sz="0" w:space="0" w:color="auto"/>
            <w:left w:val="none" w:sz="0" w:space="0" w:color="auto"/>
            <w:bottom w:val="none" w:sz="0" w:space="0" w:color="auto"/>
            <w:right w:val="none" w:sz="0" w:space="0" w:color="auto"/>
          </w:divBdr>
        </w:div>
        <w:div w:id="1190491447">
          <w:marLeft w:val="480"/>
          <w:marRight w:val="0"/>
          <w:marTop w:val="0"/>
          <w:marBottom w:val="0"/>
          <w:divBdr>
            <w:top w:val="none" w:sz="0" w:space="0" w:color="auto"/>
            <w:left w:val="none" w:sz="0" w:space="0" w:color="auto"/>
            <w:bottom w:val="none" w:sz="0" w:space="0" w:color="auto"/>
            <w:right w:val="none" w:sz="0" w:space="0" w:color="auto"/>
          </w:divBdr>
        </w:div>
        <w:div w:id="1213006279">
          <w:marLeft w:val="480"/>
          <w:marRight w:val="0"/>
          <w:marTop w:val="0"/>
          <w:marBottom w:val="0"/>
          <w:divBdr>
            <w:top w:val="none" w:sz="0" w:space="0" w:color="auto"/>
            <w:left w:val="none" w:sz="0" w:space="0" w:color="auto"/>
            <w:bottom w:val="none" w:sz="0" w:space="0" w:color="auto"/>
            <w:right w:val="none" w:sz="0" w:space="0" w:color="auto"/>
          </w:divBdr>
        </w:div>
        <w:div w:id="1216239391">
          <w:marLeft w:val="480"/>
          <w:marRight w:val="0"/>
          <w:marTop w:val="0"/>
          <w:marBottom w:val="0"/>
          <w:divBdr>
            <w:top w:val="none" w:sz="0" w:space="0" w:color="auto"/>
            <w:left w:val="none" w:sz="0" w:space="0" w:color="auto"/>
            <w:bottom w:val="none" w:sz="0" w:space="0" w:color="auto"/>
            <w:right w:val="none" w:sz="0" w:space="0" w:color="auto"/>
          </w:divBdr>
        </w:div>
        <w:div w:id="1302030413">
          <w:marLeft w:val="480"/>
          <w:marRight w:val="0"/>
          <w:marTop w:val="0"/>
          <w:marBottom w:val="0"/>
          <w:divBdr>
            <w:top w:val="none" w:sz="0" w:space="0" w:color="auto"/>
            <w:left w:val="none" w:sz="0" w:space="0" w:color="auto"/>
            <w:bottom w:val="none" w:sz="0" w:space="0" w:color="auto"/>
            <w:right w:val="none" w:sz="0" w:space="0" w:color="auto"/>
          </w:divBdr>
        </w:div>
        <w:div w:id="1367218618">
          <w:marLeft w:val="480"/>
          <w:marRight w:val="0"/>
          <w:marTop w:val="0"/>
          <w:marBottom w:val="0"/>
          <w:divBdr>
            <w:top w:val="none" w:sz="0" w:space="0" w:color="auto"/>
            <w:left w:val="none" w:sz="0" w:space="0" w:color="auto"/>
            <w:bottom w:val="none" w:sz="0" w:space="0" w:color="auto"/>
            <w:right w:val="none" w:sz="0" w:space="0" w:color="auto"/>
          </w:divBdr>
        </w:div>
        <w:div w:id="1427575393">
          <w:marLeft w:val="480"/>
          <w:marRight w:val="0"/>
          <w:marTop w:val="0"/>
          <w:marBottom w:val="0"/>
          <w:divBdr>
            <w:top w:val="none" w:sz="0" w:space="0" w:color="auto"/>
            <w:left w:val="none" w:sz="0" w:space="0" w:color="auto"/>
            <w:bottom w:val="none" w:sz="0" w:space="0" w:color="auto"/>
            <w:right w:val="none" w:sz="0" w:space="0" w:color="auto"/>
          </w:divBdr>
        </w:div>
        <w:div w:id="1444152354">
          <w:marLeft w:val="480"/>
          <w:marRight w:val="0"/>
          <w:marTop w:val="0"/>
          <w:marBottom w:val="0"/>
          <w:divBdr>
            <w:top w:val="none" w:sz="0" w:space="0" w:color="auto"/>
            <w:left w:val="none" w:sz="0" w:space="0" w:color="auto"/>
            <w:bottom w:val="none" w:sz="0" w:space="0" w:color="auto"/>
            <w:right w:val="none" w:sz="0" w:space="0" w:color="auto"/>
          </w:divBdr>
        </w:div>
        <w:div w:id="1482968862">
          <w:marLeft w:val="480"/>
          <w:marRight w:val="0"/>
          <w:marTop w:val="0"/>
          <w:marBottom w:val="0"/>
          <w:divBdr>
            <w:top w:val="none" w:sz="0" w:space="0" w:color="auto"/>
            <w:left w:val="none" w:sz="0" w:space="0" w:color="auto"/>
            <w:bottom w:val="none" w:sz="0" w:space="0" w:color="auto"/>
            <w:right w:val="none" w:sz="0" w:space="0" w:color="auto"/>
          </w:divBdr>
        </w:div>
        <w:div w:id="1486237561">
          <w:marLeft w:val="480"/>
          <w:marRight w:val="0"/>
          <w:marTop w:val="0"/>
          <w:marBottom w:val="0"/>
          <w:divBdr>
            <w:top w:val="none" w:sz="0" w:space="0" w:color="auto"/>
            <w:left w:val="none" w:sz="0" w:space="0" w:color="auto"/>
            <w:bottom w:val="none" w:sz="0" w:space="0" w:color="auto"/>
            <w:right w:val="none" w:sz="0" w:space="0" w:color="auto"/>
          </w:divBdr>
        </w:div>
        <w:div w:id="1541090189">
          <w:marLeft w:val="480"/>
          <w:marRight w:val="0"/>
          <w:marTop w:val="0"/>
          <w:marBottom w:val="0"/>
          <w:divBdr>
            <w:top w:val="none" w:sz="0" w:space="0" w:color="auto"/>
            <w:left w:val="none" w:sz="0" w:space="0" w:color="auto"/>
            <w:bottom w:val="none" w:sz="0" w:space="0" w:color="auto"/>
            <w:right w:val="none" w:sz="0" w:space="0" w:color="auto"/>
          </w:divBdr>
        </w:div>
        <w:div w:id="1575318006">
          <w:marLeft w:val="480"/>
          <w:marRight w:val="0"/>
          <w:marTop w:val="0"/>
          <w:marBottom w:val="0"/>
          <w:divBdr>
            <w:top w:val="none" w:sz="0" w:space="0" w:color="auto"/>
            <w:left w:val="none" w:sz="0" w:space="0" w:color="auto"/>
            <w:bottom w:val="none" w:sz="0" w:space="0" w:color="auto"/>
            <w:right w:val="none" w:sz="0" w:space="0" w:color="auto"/>
          </w:divBdr>
        </w:div>
        <w:div w:id="1577586892">
          <w:marLeft w:val="480"/>
          <w:marRight w:val="0"/>
          <w:marTop w:val="0"/>
          <w:marBottom w:val="0"/>
          <w:divBdr>
            <w:top w:val="none" w:sz="0" w:space="0" w:color="auto"/>
            <w:left w:val="none" w:sz="0" w:space="0" w:color="auto"/>
            <w:bottom w:val="none" w:sz="0" w:space="0" w:color="auto"/>
            <w:right w:val="none" w:sz="0" w:space="0" w:color="auto"/>
          </w:divBdr>
        </w:div>
        <w:div w:id="1593931306">
          <w:marLeft w:val="480"/>
          <w:marRight w:val="0"/>
          <w:marTop w:val="0"/>
          <w:marBottom w:val="0"/>
          <w:divBdr>
            <w:top w:val="none" w:sz="0" w:space="0" w:color="auto"/>
            <w:left w:val="none" w:sz="0" w:space="0" w:color="auto"/>
            <w:bottom w:val="none" w:sz="0" w:space="0" w:color="auto"/>
            <w:right w:val="none" w:sz="0" w:space="0" w:color="auto"/>
          </w:divBdr>
        </w:div>
        <w:div w:id="1702704050">
          <w:marLeft w:val="480"/>
          <w:marRight w:val="0"/>
          <w:marTop w:val="0"/>
          <w:marBottom w:val="0"/>
          <w:divBdr>
            <w:top w:val="none" w:sz="0" w:space="0" w:color="auto"/>
            <w:left w:val="none" w:sz="0" w:space="0" w:color="auto"/>
            <w:bottom w:val="none" w:sz="0" w:space="0" w:color="auto"/>
            <w:right w:val="none" w:sz="0" w:space="0" w:color="auto"/>
          </w:divBdr>
        </w:div>
        <w:div w:id="1711145811">
          <w:marLeft w:val="480"/>
          <w:marRight w:val="0"/>
          <w:marTop w:val="0"/>
          <w:marBottom w:val="0"/>
          <w:divBdr>
            <w:top w:val="none" w:sz="0" w:space="0" w:color="auto"/>
            <w:left w:val="none" w:sz="0" w:space="0" w:color="auto"/>
            <w:bottom w:val="none" w:sz="0" w:space="0" w:color="auto"/>
            <w:right w:val="none" w:sz="0" w:space="0" w:color="auto"/>
          </w:divBdr>
        </w:div>
        <w:div w:id="1718509340">
          <w:marLeft w:val="480"/>
          <w:marRight w:val="0"/>
          <w:marTop w:val="0"/>
          <w:marBottom w:val="0"/>
          <w:divBdr>
            <w:top w:val="none" w:sz="0" w:space="0" w:color="auto"/>
            <w:left w:val="none" w:sz="0" w:space="0" w:color="auto"/>
            <w:bottom w:val="none" w:sz="0" w:space="0" w:color="auto"/>
            <w:right w:val="none" w:sz="0" w:space="0" w:color="auto"/>
          </w:divBdr>
        </w:div>
        <w:div w:id="1718814631">
          <w:marLeft w:val="480"/>
          <w:marRight w:val="0"/>
          <w:marTop w:val="0"/>
          <w:marBottom w:val="0"/>
          <w:divBdr>
            <w:top w:val="none" w:sz="0" w:space="0" w:color="auto"/>
            <w:left w:val="none" w:sz="0" w:space="0" w:color="auto"/>
            <w:bottom w:val="none" w:sz="0" w:space="0" w:color="auto"/>
            <w:right w:val="none" w:sz="0" w:space="0" w:color="auto"/>
          </w:divBdr>
        </w:div>
        <w:div w:id="1791125004">
          <w:marLeft w:val="480"/>
          <w:marRight w:val="0"/>
          <w:marTop w:val="0"/>
          <w:marBottom w:val="0"/>
          <w:divBdr>
            <w:top w:val="none" w:sz="0" w:space="0" w:color="auto"/>
            <w:left w:val="none" w:sz="0" w:space="0" w:color="auto"/>
            <w:bottom w:val="none" w:sz="0" w:space="0" w:color="auto"/>
            <w:right w:val="none" w:sz="0" w:space="0" w:color="auto"/>
          </w:divBdr>
        </w:div>
        <w:div w:id="1820031984">
          <w:marLeft w:val="480"/>
          <w:marRight w:val="0"/>
          <w:marTop w:val="0"/>
          <w:marBottom w:val="0"/>
          <w:divBdr>
            <w:top w:val="none" w:sz="0" w:space="0" w:color="auto"/>
            <w:left w:val="none" w:sz="0" w:space="0" w:color="auto"/>
            <w:bottom w:val="none" w:sz="0" w:space="0" w:color="auto"/>
            <w:right w:val="none" w:sz="0" w:space="0" w:color="auto"/>
          </w:divBdr>
        </w:div>
        <w:div w:id="1910728427">
          <w:marLeft w:val="480"/>
          <w:marRight w:val="0"/>
          <w:marTop w:val="0"/>
          <w:marBottom w:val="0"/>
          <w:divBdr>
            <w:top w:val="none" w:sz="0" w:space="0" w:color="auto"/>
            <w:left w:val="none" w:sz="0" w:space="0" w:color="auto"/>
            <w:bottom w:val="none" w:sz="0" w:space="0" w:color="auto"/>
            <w:right w:val="none" w:sz="0" w:space="0" w:color="auto"/>
          </w:divBdr>
        </w:div>
        <w:div w:id="1941789071">
          <w:marLeft w:val="480"/>
          <w:marRight w:val="0"/>
          <w:marTop w:val="0"/>
          <w:marBottom w:val="0"/>
          <w:divBdr>
            <w:top w:val="none" w:sz="0" w:space="0" w:color="auto"/>
            <w:left w:val="none" w:sz="0" w:space="0" w:color="auto"/>
            <w:bottom w:val="none" w:sz="0" w:space="0" w:color="auto"/>
            <w:right w:val="none" w:sz="0" w:space="0" w:color="auto"/>
          </w:divBdr>
        </w:div>
        <w:div w:id="1943563631">
          <w:marLeft w:val="480"/>
          <w:marRight w:val="0"/>
          <w:marTop w:val="0"/>
          <w:marBottom w:val="0"/>
          <w:divBdr>
            <w:top w:val="none" w:sz="0" w:space="0" w:color="auto"/>
            <w:left w:val="none" w:sz="0" w:space="0" w:color="auto"/>
            <w:bottom w:val="none" w:sz="0" w:space="0" w:color="auto"/>
            <w:right w:val="none" w:sz="0" w:space="0" w:color="auto"/>
          </w:divBdr>
        </w:div>
        <w:div w:id="1983466063">
          <w:marLeft w:val="480"/>
          <w:marRight w:val="0"/>
          <w:marTop w:val="0"/>
          <w:marBottom w:val="0"/>
          <w:divBdr>
            <w:top w:val="none" w:sz="0" w:space="0" w:color="auto"/>
            <w:left w:val="none" w:sz="0" w:space="0" w:color="auto"/>
            <w:bottom w:val="none" w:sz="0" w:space="0" w:color="auto"/>
            <w:right w:val="none" w:sz="0" w:space="0" w:color="auto"/>
          </w:divBdr>
        </w:div>
        <w:div w:id="1984044805">
          <w:marLeft w:val="480"/>
          <w:marRight w:val="0"/>
          <w:marTop w:val="0"/>
          <w:marBottom w:val="0"/>
          <w:divBdr>
            <w:top w:val="none" w:sz="0" w:space="0" w:color="auto"/>
            <w:left w:val="none" w:sz="0" w:space="0" w:color="auto"/>
            <w:bottom w:val="none" w:sz="0" w:space="0" w:color="auto"/>
            <w:right w:val="none" w:sz="0" w:space="0" w:color="auto"/>
          </w:divBdr>
        </w:div>
        <w:div w:id="2010134701">
          <w:marLeft w:val="480"/>
          <w:marRight w:val="0"/>
          <w:marTop w:val="0"/>
          <w:marBottom w:val="0"/>
          <w:divBdr>
            <w:top w:val="none" w:sz="0" w:space="0" w:color="auto"/>
            <w:left w:val="none" w:sz="0" w:space="0" w:color="auto"/>
            <w:bottom w:val="none" w:sz="0" w:space="0" w:color="auto"/>
            <w:right w:val="none" w:sz="0" w:space="0" w:color="auto"/>
          </w:divBdr>
        </w:div>
        <w:div w:id="2107453673">
          <w:marLeft w:val="480"/>
          <w:marRight w:val="0"/>
          <w:marTop w:val="0"/>
          <w:marBottom w:val="0"/>
          <w:divBdr>
            <w:top w:val="none" w:sz="0" w:space="0" w:color="auto"/>
            <w:left w:val="none" w:sz="0" w:space="0" w:color="auto"/>
            <w:bottom w:val="none" w:sz="0" w:space="0" w:color="auto"/>
            <w:right w:val="none" w:sz="0" w:space="0" w:color="auto"/>
          </w:divBdr>
        </w:div>
        <w:div w:id="2142535364">
          <w:marLeft w:val="480"/>
          <w:marRight w:val="0"/>
          <w:marTop w:val="0"/>
          <w:marBottom w:val="0"/>
          <w:divBdr>
            <w:top w:val="none" w:sz="0" w:space="0" w:color="auto"/>
            <w:left w:val="none" w:sz="0" w:space="0" w:color="auto"/>
            <w:bottom w:val="none" w:sz="0" w:space="0" w:color="auto"/>
            <w:right w:val="none" w:sz="0" w:space="0" w:color="auto"/>
          </w:divBdr>
        </w:div>
      </w:divsChild>
    </w:div>
    <w:div w:id="841116821">
      <w:marLeft w:val="640"/>
      <w:marRight w:val="0"/>
      <w:marTop w:val="0"/>
      <w:marBottom w:val="0"/>
      <w:divBdr>
        <w:top w:val="none" w:sz="0" w:space="0" w:color="auto"/>
        <w:left w:val="none" w:sz="0" w:space="0" w:color="auto"/>
        <w:bottom w:val="none" w:sz="0" w:space="0" w:color="auto"/>
        <w:right w:val="none" w:sz="0" w:space="0" w:color="auto"/>
      </w:divBdr>
    </w:div>
    <w:div w:id="841314304">
      <w:marLeft w:val="640"/>
      <w:marRight w:val="0"/>
      <w:marTop w:val="0"/>
      <w:marBottom w:val="0"/>
      <w:divBdr>
        <w:top w:val="none" w:sz="0" w:space="0" w:color="auto"/>
        <w:left w:val="none" w:sz="0" w:space="0" w:color="auto"/>
        <w:bottom w:val="none" w:sz="0" w:space="0" w:color="auto"/>
        <w:right w:val="none" w:sz="0" w:space="0" w:color="auto"/>
      </w:divBdr>
    </w:div>
    <w:div w:id="843320497">
      <w:marLeft w:val="640"/>
      <w:marRight w:val="0"/>
      <w:marTop w:val="0"/>
      <w:marBottom w:val="0"/>
      <w:divBdr>
        <w:top w:val="none" w:sz="0" w:space="0" w:color="auto"/>
        <w:left w:val="none" w:sz="0" w:space="0" w:color="auto"/>
        <w:bottom w:val="none" w:sz="0" w:space="0" w:color="auto"/>
        <w:right w:val="none" w:sz="0" w:space="0" w:color="auto"/>
      </w:divBdr>
    </w:div>
    <w:div w:id="843665365">
      <w:marLeft w:val="640"/>
      <w:marRight w:val="0"/>
      <w:marTop w:val="0"/>
      <w:marBottom w:val="0"/>
      <w:divBdr>
        <w:top w:val="none" w:sz="0" w:space="0" w:color="auto"/>
        <w:left w:val="none" w:sz="0" w:space="0" w:color="auto"/>
        <w:bottom w:val="none" w:sz="0" w:space="0" w:color="auto"/>
        <w:right w:val="none" w:sz="0" w:space="0" w:color="auto"/>
      </w:divBdr>
    </w:div>
    <w:div w:id="843782817">
      <w:bodyDiv w:val="1"/>
      <w:marLeft w:val="0"/>
      <w:marRight w:val="0"/>
      <w:marTop w:val="0"/>
      <w:marBottom w:val="0"/>
      <w:divBdr>
        <w:top w:val="none" w:sz="0" w:space="0" w:color="auto"/>
        <w:left w:val="none" w:sz="0" w:space="0" w:color="auto"/>
        <w:bottom w:val="none" w:sz="0" w:space="0" w:color="auto"/>
        <w:right w:val="none" w:sz="0" w:space="0" w:color="auto"/>
      </w:divBdr>
    </w:div>
    <w:div w:id="844175945">
      <w:marLeft w:val="640"/>
      <w:marRight w:val="0"/>
      <w:marTop w:val="0"/>
      <w:marBottom w:val="0"/>
      <w:divBdr>
        <w:top w:val="none" w:sz="0" w:space="0" w:color="auto"/>
        <w:left w:val="none" w:sz="0" w:space="0" w:color="auto"/>
        <w:bottom w:val="none" w:sz="0" w:space="0" w:color="auto"/>
        <w:right w:val="none" w:sz="0" w:space="0" w:color="auto"/>
      </w:divBdr>
    </w:div>
    <w:div w:id="844242477">
      <w:marLeft w:val="640"/>
      <w:marRight w:val="0"/>
      <w:marTop w:val="0"/>
      <w:marBottom w:val="0"/>
      <w:divBdr>
        <w:top w:val="none" w:sz="0" w:space="0" w:color="auto"/>
        <w:left w:val="none" w:sz="0" w:space="0" w:color="auto"/>
        <w:bottom w:val="none" w:sz="0" w:space="0" w:color="auto"/>
        <w:right w:val="none" w:sz="0" w:space="0" w:color="auto"/>
      </w:divBdr>
    </w:div>
    <w:div w:id="844248449">
      <w:marLeft w:val="640"/>
      <w:marRight w:val="0"/>
      <w:marTop w:val="0"/>
      <w:marBottom w:val="0"/>
      <w:divBdr>
        <w:top w:val="none" w:sz="0" w:space="0" w:color="auto"/>
        <w:left w:val="none" w:sz="0" w:space="0" w:color="auto"/>
        <w:bottom w:val="none" w:sz="0" w:space="0" w:color="auto"/>
        <w:right w:val="none" w:sz="0" w:space="0" w:color="auto"/>
      </w:divBdr>
    </w:div>
    <w:div w:id="844251110">
      <w:marLeft w:val="640"/>
      <w:marRight w:val="0"/>
      <w:marTop w:val="0"/>
      <w:marBottom w:val="0"/>
      <w:divBdr>
        <w:top w:val="none" w:sz="0" w:space="0" w:color="auto"/>
        <w:left w:val="none" w:sz="0" w:space="0" w:color="auto"/>
        <w:bottom w:val="none" w:sz="0" w:space="0" w:color="auto"/>
        <w:right w:val="none" w:sz="0" w:space="0" w:color="auto"/>
      </w:divBdr>
    </w:div>
    <w:div w:id="844706226">
      <w:bodyDiv w:val="1"/>
      <w:marLeft w:val="0"/>
      <w:marRight w:val="0"/>
      <w:marTop w:val="0"/>
      <w:marBottom w:val="0"/>
      <w:divBdr>
        <w:top w:val="none" w:sz="0" w:space="0" w:color="auto"/>
        <w:left w:val="none" w:sz="0" w:space="0" w:color="auto"/>
        <w:bottom w:val="none" w:sz="0" w:space="0" w:color="auto"/>
        <w:right w:val="none" w:sz="0" w:space="0" w:color="auto"/>
      </w:divBdr>
    </w:div>
    <w:div w:id="844980192">
      <w:marLeft w:val="640"/>
      <w:marRight w:val="0"/>
      <w:marTop w:val="0"/>
      <w:marBottom w:val="0"/>
      <w:divBdr>
        <w:top w:val="none" w:sz="0" w:space="0" w:color="auto"/>
        <w:left w:val="none" w:sz="0" w:space="0" w:color="auto"/>
        <w:bottom w:val="none" w:sz="0" w:space="0" w:color="auto"/>
        <w:right w:val="none" w:sz="0" w:space="0" w:color="auto"/>
      </w:divBdr>
    </w:div>
    <w:div w:id="845553615">
      <w:marLeft w:val="640"/>
      <w:marRight w:val="0"/>
      <w:marTop w:val="0"/>
      <w:marBottom w:val="0"/>
      <w:divBdr>
        <w:top w:val="none" w:sz="0" w:space="0" w:color="auto"/>
        <w:left w:val="none" w:sz="0" w:space="0" w:color="auto"/>
        <w:bottom w:val="none" w:sz="0" w:space="0" w:color="auto"/>
        <w:right w:val="none" w:sz="0" w:space="0" w:color="auto"/>
      </w:divBdr>
    </w:div>
    <w:div w:id="845901147">
      <w:marLeft w:val="640"/>
      <w:marRight w:val="0"/>
      <w:marTop w:val="0"/>
      <w:marBottom w:val="0"/>
      <w:divBdr>
        <w:top w:val="none" w:sz="0" w:space="0" w:color="auto"/>
        <w:left w:val="none" w:sz="0" w:space="0" w:color="auto"/>
        <w:bottom w:val="none" w:sz="0" w:space="0" w:color="auto"/>
        <w:right w:val="none" w:sz="0" w:space="0" w:color="auto"/>
      </w:divBdr>
    </w:div>
    <w:div w:id="845940729">
      <w:marLeft w:val="640"/>
      <w:marRight w:val="0"/>
      <w:marTop w:val="0"/>
      <w:marBottom w:val="0"/>
      <w:divBdr>
        <w:top w:val="none" w:sz="0" w:space="0" w:color="auto"/>
        <w:left w:val="none" w:sz="0" w:space="0" w:color="auto"/>
        <w:bottom w:val="none" w:sz="0" w:space="0" w:color="auto"/>
        <w:right w:val="none" w:sz="0" w:space="0" w:color="auto"/>
      </w:divBdr>
    </w:div>
    <w:div w:id="847519958">
      <w:bodyDiv w:val="1"/>
      <w:marLeft w:val="0"/>
      <w:marRight w:val="0"/>
      <w:marTop w:val="0"/>
      <w:marBottom w:val="0"/>
      <w:divBdr>
        <w:top w:val="none" w:sz="0" w:space="0" w:color="auto"/>
        <w:left w:val="none" w:sz="0" w:space="0" w:color="auto"/>
        <w:bottom w:val="none" w:sz="0" w:space="0" w:color="auto"/>
        <w:right w:val="none" w:sz="0" w:space="0" w:color="auto"/>
      </w:divBdr>
    </w:div>
    <w:div w:id="847595181">
      <w:bodyDiv w:val="1"/>
      <w:marLeft w:val="0"/>
      <w:marRight w:val="0"/>
      <w:marTop w:val="0"/>
      <w:marBottom w:val="0"/>
      <w:divBdr>
        <w:top w:val="none" w:sz="0" w:space="0" w:color="auto"/>
        <w:left w:val="none" w:sz="0" w:space="0" w:color="auto"/>
        <w:bottom w:val="none" w:sz="0" w:space="0" w:color="auto"/>
        <w:right w:val="none" w:sz="0" w:space="0" w:color="auto"/>
      </w:divBdr>
    </w:div>
    <w:div w:id="847990402">
      <w:marLeft w:val="640"/>
      <w:marRight w:val="0"/>
      <w:marTop w:val="0"/>
      <w:marBottom w:val="0"/>
      <w:divBdr>
        <w:top w:val="none" w:sz="0" w:space="0" w:color="auto"/>
        <w:left w:val="none" w:sz="0" w:space="0" w:color="auto"/>
        <w:bottom w:val="none" w:sz="0" w:space="0" w:color="auto"/>
        <w:right w:val="none" w:sz="0" w:space="0" w:color="auto"/>
      </w:divBdr>
    </w:div>
    <w:div w:id="848524282">
      <w:marLeft w:val="640"/>
      <w:marRight w:val="0"/>
      <w:marTop w:val="0"/>
      <w:marBottom w:val="0"/>
      <w:divBdr>
        <w:top w:val="none" w:sz="0" w:space="0" w:color="auto"/>
        <w:left w:val="none" w:sz="0" w:space="0" w:color="auto"/>
        <w:bottom w:val="none" w:sz="0" w:space="0" w:color="auto"/>
        <w:right w:val="none" w:sz="0" w:space="0" w:color="auto"/>
      </w:divBdr>
    </w:div>
    <w:div w:id="848911575">
      <w:marLeft w:val="640"/>
      <w:marRight w:val="0"/>
      <w:marTop w:val="0"/>
      <w:marBottom w:val="0"/>
      <w:divBdr>
        <w:top w:val="none" w:sz="0" w:space="0" w:color="auto"/>
        <w:left w:val="none" w:sz="0" w:space="0" w:color="auto"/>
        <w:bottom w:val="none" w:sz="0" w:space="0" w:color="auto"/>
        <w:right w:val="none" w:sz="0" w:space="0" w:color="auto"/>
      </w:divBdr>
    </w:div>
    <w:div w:id="849024105">
      <w:marLeft w:val="640"/>
      <w:marRight w:val="0"/>
      <w:marTop w:val="0"/>
      <w:marBottom w:val="0"/>
      <w:divBdr>
        <w:top w:val="none" w:sz="0" w:space="0" w:color="auto"/>
        <w:left w:val="none" w:sz="0" w:space="0" w:color="auto"/>
        <w:bottom w:val="none" w:sz="0" w:space="0" w:color="auto"/>
        <w:right w:val="none" w:sz="0" w:space="0" w:color="auto"/>
      </w:divBdr>
    </w:div>
    <w:div w:id="849028539">
      <w:marLeft w:val="640"/>
      <w:marRight w:val="0"/>
      <w:marTop w:val="0"/>
      <w:marBottom w:val="0"/>
      <w:divBdr>
        <w:top w:val="none" w:sz="0" w:space="0" w:color="auto"/>
        <w:left w:val="none" w:sz="0" w:space="0" w:color="auto"/>
        <w:bottom w:val="none" w:sz="0" w:space="0" w:color="auto"/>
        <w:right w:val="none" w:sz="0" w:space="0" w:color="auto"/>
      </w:divBdr>
    </w:div>
    <w:div w:id="849030632">
      <w:marLeft w:val="640"/>
      <w:marRight w:val="0"/>
      <w:marTop w:val="0"/>
      <w:marBottom w:val="0"/>
      <w:divBdr>
        <w:top w:val="none" w:sz="0" w:space="0" w:color="auto"/>
        <w:left w:val="none" w:sz="0" w:space="0" w:color="auto"/>
        <w:bottom w:val="none" w:sz="0" w:space="0" w:color="auto"/>
        <w:right w:val="none" w:sz="0" w:space="0" w:color="auto"/>
      </w:divBdr>
    </w:div>
    <w:div w:id="849412535">
      <w:marLeft w:val="640"/>
      <w:marRight w:val="0"/>
      <w:marTop w:val="0"/>
      <w:marBottom w:val="0"/>
      <w:divBdr>
        <w:top w:val="none" w:sz="0" w:space="0" w:color="auto"/>
        <w:left w:val="none" w:sz="0" w:space="0" w:color="auto"/>
        <w:bottom w:val="none" w:sz="0" w:space="0" w:color="auto"/>
        <w:right w:val="none" w:sz="0" w:space="0" w:color="auto"/>
      </w:divBdr>
    </w:div>
    <w:div w:id="850067828">
      <w:marLeft w:val="640"/>
      <w:marRight w:val="0"/>
      <w:marTop w:val="0"/>
      <w:marBottom w:val="0"/>
      <w:divBdr>
        <w:top w:val="none" w:sz="0" w:space="0" w:color="auto"/>
        <w:left w:val="none" w:sz="0" w:space="0" w:color="auto"/>
        <w:bottom w:val="none" w:sz="0" w:space="0" w:color="auto"/>
        <w:right w:val="none" w:sz="0" w:space="0" w:color="auto"/>
      </w:divBdr>
    </w:div>
    <w:div w:id="850797205">
      <w:marLeft w:val="640"/>
      <w:marRight w:val="0"/>
      <w:marTop w:val="0"/>
      <w:marBottom w:val="0"/>
      <w:divBdr>
        <w:top w:val="none" w:sz="0" w:space="0" w:color="auto"/>
        <w:left w:val="none" w:sz="0" w:space="0" w:color="auto"/>
        <w:bottom w:val="none" w:sz="0" w:space="0" w:color="auto"/>
        <w:right w:val="none" w:sz="0" w:space="0" w:color="auto"/>
      </w:divBdr>
    </w:div>
    <w:div w:id="851143188">
      <w:marLeft w:val="480"/>
      <w:marRight w:val="0"/>
      <w:marTop w:val="0"/>
      <w:marBottom w:val="0"/>
      <w:divBdr>
        <w:top w:val="none" w:sz="0" w:space="0" w:color="auto"/>
        <w:left w:val="none" w:sz="0" w:space="0" w:color="auto"/>
        <w:bottom w:val="none" w:sz="0" w:space="0" w:color="auto"/>
        <w:right w:val="none" w:sz="0" w:space="0" w:color="auto"/>
      </w:divBdr>
    </w:div>
    <w:div w:id="851183257">
      <w:marLeft w:val="640"/>
      <w:marRight w:val="0"/>
      <w:marTop w:val="0"/>
      <w:marBottom w:val="0"/>
      <w:divBdr>
        <w:top w:val="none" w:sz="0" w:space="0" w:color="auto"/>
        <w:left w:val="none" w:sz="0" w:space="0" w:color="auto"/>
        <w:bottom w:val="none" w:sz="0" w:space="0" w:color="auto"/>
        <w:right w:val="none" w:sz="0" w:space="0" w:color="auto"/>
      </w:divBdr>
    </w:div>
    <w:div w:id="851383458">
      <w:bodyDiv w:val="1"/>
      <w:marLeft w:val="0"/>
      <w:marRight w:val="0"/>
      <w:marTop w:val="0"/>
      <w:marBottom w:val="0"/>
      <w:divBdr>
        <w:top w:val="none" w:sz="0" w:space="0" w:color="auto"/>
        <w:left w:val="none" w:sz="0" w:space="0" w:color="auto"/>
        <w:bottom w:val="none" w:sz="0" w:space="0" w:color="auto"/>
        <w:right w:val="none" w:sz="0" w:space="0" w:color="auto"/>
      </w:divBdr>
    </w:div>
    <w:div w:id="851455906">
      <w:marLeft w:val="640"/>
      <w:marRight w:val="0"/>
      <w:marTop w:val="0"/>
      <w:marBottom w:val="0"/>
      <w:divBdr>
        <w:top w:val="none" w:sz="0" w:space="0" w:color="auto"/>
        <w:left w:val="none" w:sz="0" w:space="0" w:color="auto"/>
        <w:bottom w:val="none" w:sz="0" w:space="0" w:color="auto"/>
        <w:right w:val="none" w:sz="0" w:space="0" w:color="auto"/>
      </w:divBdr>
    </w:div>
    <w:div w:id="851459505">
      <w:bodyDiv w:val="1"/>
      <w:marLeft w:val="0"/>
      <w:marRight w:val="0"/>
      <w:marTop w:val="0"/>
      <w:marBottom w:val="0"/>
      <w:divBdr>
        <w:top w:val="none" w:sz="0" w:space="0" w:color="auto"/>
        <w:left w:val="none" w:sz="0" w:space="0" w:color="auto"/>
        <w:bottom w:val="none" w:sz="0" w:space="0" w:color="auto"/>
        <w:right w:val="none" w:sz="0" w:space="0" w:color="auto"/>
      </w:divBdr>
    </w:div>
    <w:div w:id="851795395">
      <w:marLeft w:val="640"/>
      <w:marRight w:val="0"/>
      <w:marTop w:val="0"/>
      <w:marBottom w:val="0"/>
      <w:divBdr>
        <w:top w:val="none" w:sz="0" w:space="0" w:color="auto"/>
        <w:left w:val="none" w:sz="0" w:space="0" w:color="auto"/>
        <w:bottom w:val="none" w:sz="0" w:space="0" w:color="auto"/>
        <w:right w:val="none" w:sz="0" w:space="0" w:color="auto"/>
      </w:divBdr>
    </w:div>
    <w:div w:id="851921575">
      <w:marLeft w:val="640"/>
      <w:marRight w:val="0"/>
      <w:marTop w:val="0"/>
      <w:marBottom w:val="0"/>
      <w:divBdr>
        <w:top w:val="none" w:sz="0" w:space="0" w:color="auto"/>
        <w:left w:val="none" w:sz="0" w:space="0" w:color="auto"/>
        <w:bottom w:val="none" w:sz="0" w:space="0" w:color="auto"/>
        <w:right w:val="none" w:sz="0" w:space="0" w:color="auto"/>
      </w:divBdr>
    </w:div>
    <w:div w:id="852376289">
      <w:marLeft w:val="480"/>
      <w:marRight w:val="0"/>
      <w:marTop w:val="0"/>
      <w:marBottom w:val="0"/>
      <w:divBdr>
        <w:top w:val="none" w:sz="0" w:space="0" w:color="auto"/>
        <w:left w:val="none" w:sz="0" w:space="0" w:color="auto"/>
        <w:bottom w:val="none" w:sz="0" w:space="0" w:color="auto"/>
        <w:right w:val="none" w:sz="0" w:space="0" w:color="auto"/>
      </w:divBdr>
    </w:div>
    <w:div w:id="852954961">
      <w:marLeft w:val="640"/>
      <w:marRight w:val="0"/>
      <w:marTop w:val="0"/>
      <w:marBottom w:val="0"/>
      <w:divBdr>
        <w:top w:val="none" w:sz="0" w:space="0" w:color="auto"/>
        <w:left w:val="none" w:sz="0" w:space="0" w:color="auto"/>
        <w:bottom w:val="none" w:sz="0" w:space="0" w:color="auto"/>
        <w:right w:val="none" w:sz="0" w:space="0" w:color="auto"/>
      </w:divBdr>
    </w:div>
    <w:div w:id="852957863">
      <w:marLeft w:val="480"/>
      <w:marRight w:val="0"/>
      <w:marTop w:val="0"/>
      <w:marBottom w:val="0"/>
      <w:divBdr>
        <w:top w:val="none" w:sz="0" w:space="0" w:color="auto"/>
        <w:left w:val="none" w:sz="0" w:space="0" w:color="auto"/>
        <w:bottom w:val="none" w:sz="0" w:space="0" w:color="auto"/>
        <w:right w:val="none" w:sz="0" w:space="0" w:color="auto"/>
      </w:divBdr>
    </w:div>
    <w:div w:id="853345043">
      <w:marLeft w:val="640"/>
      <w:marRight w:val="0"/>
      <w:marTop w:val="0"/>
      <w:marBottom w:val="0"/>
      <w:divBdr>
        <w:top w:val="none" w:sz="0" w:space="0" w:color="auto"/>
        <w:left w:val="none" w:sz="0" w:space="0" w:color="auto"/>
        <w:bottom w:val="none" w:sz="0" w:space="0" w:color="auto"/>
        <w:right w:val="none" w:sz="0" w:space="0" w:color="auto"/>
      </w:divBdr>
    </w:div>
    <w:div w:id="854458959">
      <w:marLeft w:val="640"/>
      <w:marRight w:val="0"/>
      <w:marTop w:val="0"/>
      <w:marBottom w:val="0"/>
      <w:divBdr>
        <w:top w:val="none" w:sz="0" w:space="0" w:color="auto"/>
        <w:left w:val="none" w:sz="0" w:space="0" w:color="auto"/>
        <w:bottom w:val="none" w:sz="0" w:space="0" w:color="auto"/>
        <w:right w:val="none" w:sz="0" w:space="0" w:color="auto"/>
      </w:divBdr>
    </w:div>
    <w:div w:id="854534098">
      <w:marLeft w:val="640"/>
      <w:marRight w:val="0"/>
      <w:marTop w:val="0"/>
      <w:marBottom w:val="0"/>
      <w:divBdr>
        <w:top w:val="none" w:sz="0" w:space="0" w:color="auto"/>
        <w:left w:val="none" w:sz="0" w:space="0" w:color="auto"/>
        <w:bottom w:val="none" w:sz="0" w:space="0" w:color="auto"/>
        <w:right w:val="none" w:sz="0" w:space="0" w:color="auto"/>
      </w:divBdr>
    </w:div>
    <w:div w:id="854728999">
      <w:marLeft w:val="640"/>
      <w:marRight w:val="0"/>
      <w:marTop w:val="0"/>
      <w:marBottom w:val="0"/>
      <w:divBdr>
        <w:top w:val="none" w:sz="0" w:space="0" w:color="auto"/>
        <w:left w:val="none" w:sz="0" w:space="0" w:color="auto"/>
        <w:bottom w:val="none" w:sz="0" w:space="0" w:color="auto"/>
        <w:right w:val="none" w:sz="0" w:space="0" w:color="auto"/>
      </w:divBdr>
    </w:div>
    <w:div w:id="854997363">
      <w:marLeft w:val="640"/>
      <w:marRight w:val="0"/>
      <w:marTop w:val="0"/>
      <w:marBottom w:val="0"/>
      <w:divBdr>
        <w:top w:val="none" w:sz="0" w:space="0" w:color="auto"/>
        <w:left w:val="none" w:sz="0" w:space="0" w:color="auto"/>
        <w:bottom w:val="none" w:sz="0" w:space="0" w:color="auto"/>
        <w:right w:val="none" w:sz="0" w:space="0" w:color="auto"/>
      </w:divBdr>
    </w:div>
    <w:div w:id="855001990">
      <w:marLeft w:val="640"/>
      <w:marRight w:val="0"/>
      <w:marTop w:val="0"/>
      <w:marBottom w:val="0"/>
      <w:divBdr>
        <w:top w:val="none" w:sz="0" w:space="0" w:color="auto"/>
        <w:left w:val="none" w:sz="0" w:space="0" w:color="auto"/>
        <w:bottom w:val="none" w:sz="0" w:space="0" w:color="auto"/>
        <w:right w:val="none" w:sz="0" w:space="0" w:color="auto"/>
      </w:divBdr>
    </w:div>
    <w:div w:id="856117724">
      <w:marLeft w:val="640"/>
      <w:marRight w:val="0"/>
      <w:marTop w:val="0"/>
      <w:marBottom w:val="0"/>
      <w:divBdr>
        <w:top w:val="none" w:sz="0" w:space="0" w:color="auto"/>
        <w:left w:val="none" w:sz="0" w:space="0" w:color="auto"/>
        <w:bottom w:val="none" w:sz="0" w:space="0" w:color="auto"/>
        <w:right w:val="none" w:sz="0" w:space="0" w:color="auto"/>
      </w:divBdr>
    </w:div>
    <w:div w:id="856652397">
      <w:marLeft w:val="640"/>
      <w:marRight w:val="0"/>
      <w:marTop w:val="0"/>
      <w:marBottom w:val="0"/>
      <w:divBdr>
        <w:top w:val="none" w:sz="0" w:space="0" w:color="auto"/>
        <w:left w:val="none" w:sz="0" w:space="0" w:color="auto"/>
        <w:bottom w:val="none" w:sz="0" w:space="0" w:color="auto"/>
        <w:right w:val="none" w:sz="0" w:space="0" w:color="auto"/>
      </w:divBdr>
    </w:div>
    <w:div w:id="857428701">
      <w:marLeft w:val="640"/>
      <w:marRight w:val="0"/>
      <w:marTop w:val="0"/>
      <w:marBottom w:val="0"/>
      <w:divBdr>
        <w:top w:val="none" w:sz="0" w:space="0" w:color="auto"/>
        <w:left w:val="none" w:sz="0" w:space="0" w:color="auto"/>
        <w:bottom w:val="none" w:sz="0" w:space="0" w:color="auto"/>
        <w:right w:val="none" w:sz="0" w:space="0" w:color="auto"/>
      </w:divBdr>
    </w:div>
    <w:div w:id="857542805">
      <w:marLeft w:val="640"/>
      <w:marRight w:val="0"/>
      <w:marTop w:val="0"/>
      <w:marBottom w:val="0"/>
      <w:divBdr>
        <w:top w:val="none" w:sz="0" w:space="0" w:color="auto"/>
        <w:left w:val="none" w:sz="0" w:space="0" w:color="auto"/>
        <w:bottom w:val="none" w:sz="0" w:space="0" w:color="auto"/>
        <w:right w:val="none" w:sz="0" w:space="0" w:color="auto"/>
      </w:divBdr>
    </w:div>
    <w:div w:id="857699509">
      <w:marLeft w:val="640"/>
      <w:marRight w:val="0"/>
      <w:marTop w:val="0"/>
      <w:marBottom w:val="0"/>
      <w:divBdr>
        <w:top w:val="none" w:sz="0" w:space="0" w:color="auto"/>
        <w:left w:val="none" w:sz="0" w:space="0" w:color="auto"/>
        <w:bottom w:val="none" w:sz="0" w:space="0" w:color="auto"/>
        <w:right w:val="none" w:sz="0" w:space="0" w:color="auto"/>
      </w:divBdr>
    </w:div>
    <w:div w:id="857815979">
      <w:bodyDiv w:val="1"/>
      <w:marLeft w:val="0"/>
      <w:marRight w:val="0"/>
      <w:marTop w:val="0"/>
      <w:marBottom w:val="0"/>
      <w:divBdr>
        <w:top w:val="none" w:sz="0" w:space="0" w:color="auto"/>
        <w:left w:val="none" w:sz="0" w:space="0" w:color="auto"/>
        <w:bottom w:val="none" w:sz="0" w:space="0" w:color="auto"/>
        <w:right w:val="none" w:sz="0" w:space="0" w:color="auto"/>
      </w:divBdr>
      <w:divsChild>
        <w:div w:id="16809860">
          <w:marLeft w:val="480"/>
          <w:marRight w:val="0"/>
          <w:marTop w:val="0"/>
          <w:marBottom w:val="0"/>
          <w:divBdr>
            <w:top w:val="none" w:sz="0" w:space="0" w:color="auto"/>
            <w:left w:val="none" w:sz="0" w:space="0" w:color="auto"/>
            <w:bottom w:val="none" w:sz="0" w:space="0" w:color="auto"/>
            <w:right w:val="none" w:sz="0" w:space="0" w:color="auto"/>
          </w:divBdr>
        </w:div>
        <w:div w:id="40325796">
          <w:marLeft w:val="480"/>
          <w:marRight w:val="0"/>
          <w:marTop w:val="0"/>
          <w:marBottom w:val="0"/>
          <w:divBdr>
            <w:top w:val="none" w:sz="0" w:space="0" w:color="auto"/>
            <w:left w:val="none" w:sz="0" w:space="0" w:color="auto"/>
            <w:bottom w:val="none" w:sz="0" w:space="0" w:color="auto"/>
            <w:right w:val="none" w:sz="0" w:space="0" w:color="auto"/>
          </w:divBdr>
        </w:div>
        <w:div w:id="47924838">
          <w:marLeft w:val="480"/>
          <w:marRight w:val="0"/>
          <w:marTop w:val="0"/>
          <w:marBottom w:val="0"/>
          <w:divBdr>
            <w:top w:val="none" w:sz="0" w:space="0" w:color="auto"/>
            <w:left w:val="none" w:sz="0" w:space="0" w:color="auto"/>
            <w:bottom w:val="none" w:sz="0" w:space="0" w:color="auto"/>
            <w:right w:val="none" w:sz="0" w:space="0" w:color="auto"/>
          </w:divBdr>
        </w:div>
        <w:div w:id="52000799">
          <w:marLeft w:val="480"/>
          <w:marRight w:val="0"/>
          <w:marTop w:val="0"/>
          <w:marBottom w:val="0"/>
          <w:divBdr>
            <w:top w:val="none" w:sz="0" w:space="0" w:color="auto"/>
            <w:left w:val="none" w:sz="0" w:space="0" w:color="auto"/>
            <w:bottom w:val="none" w:sz="0" w:space="0" w:color="auto"/>
            <w:right w:val="none" w:sz="0" w:space="0" w:color="auto"/>
          </w:divBdr>
        </w:div>
        <w:div w:id="57242206">
          <w:marLeft w:val="480"/>
          <w:marRight w:val="0"/>
          <w:marTop w:val="0"/>
          <w:marBottom w:val="0"/>
          <w:divBdr>
            <w:top w:val="none" w:sz="0" w:space="0" w:color="auto"/>
            <w:left w:val="none" w:sz="0" w:space="0" w:color="auto"/>
            <w:bottom w:val="none" w:sz="0" w:space="0" w:color="auto"/>
            <w:right w:val="none" w:sz="0" w:space="0" w:color="auto"/>
          </w:divBdr>
        </w:div>
        <w:div w:id="151920892">
          <w:marLeft w:val="480"/>
          <w:marRight w:val="0"/>
          <w:marTop w:val="0"/>
          <w:marBottom w:val="0"/>
          <w:divBdr>
            <w:top w:val="none" w:sz="0" w:space="0" w:color="auto"/>
            <w:left w:val="none" w:sz="0" w:space="0" w:color="auto"/>
            <w:bottom w:val="none" w:sz="0" w:space="0" w:color="auto"/>
            <w:right w:val="none" w:sz="0" w:space="0" w:color="auto"/>
          </w:divBdr>
        </w:div>
        <w:div w:id="193809982">
          <w:marLeft w:val="480"/>
          <w:marRight w:val="0"/>
          <w:marTop w:val="0"/>
          <w:marBottom w:val="0"/>
          <w:divBdr>
            <w:top w:val="none" w:sz="0" w:space="0" w:color="auto"/>
            <w:left w:val="none" w:sz="0" w:space="0" w:color="auto"/>
            <w:bottom w:val="none" w:sz="0" w:space="0" w:color="auto"/>
            <w:right w:val="none" w:sz="0" w:space="0" w:color="auto"/>
          </w:divBdr>
        </w:div>
        <w:div w:id="196622643">
          <w:marLeft w:val="480"/>
          <w:marRight w:val="0"/>
          <w:marTop w:val="0"/>
          <w:marBottom w:val="0"/>
          <w:divBdr>
            <w:top w:val="none" w:sz="0" w:space="0" w:color="auto"/>
            <w:left w:val="none" w:sz="0" w:space="0" w:color="auto"/>
            <w:bottom w:val="none" w:sz="0" w:space="0" w:color="auto"/>
            <w:right w:val="none" w:sz="0" w:space="0" w:color="auto"/>
          </w:divBdr>
        </w:div>
        <w:div w:id="227111454">
          <w:marLeft w:val="480"/>
          <w:marRight w:val="0"/>
          <w:marTop w:val="0"/>
          <w:marBottom w:val="0"/>
          <w:divBdr>
            <w:top w:val="none" w:sz="0" w:space="0" w:color="auto"/>
            <w:left w:val="none" w:sz="0" w:space="0" w:color="auto"/>
            <w:bottom w:val="none" w:sz="0" w:space="0" w:color="auto"/>
            <w:right w:val="none" w:sz="0" w:space="0" w:color="auto"/>
          </w:divBdr>
        </w:div>
        <w:div w:id="227300512">
          <w:marLeft w:val="480"/>
          <w:marRight w:val="0"/>
          <w:marTop w:val="0"/>
          <w:marBottom w:val="0"/>
          <w:divBdr>
            <w:top w:val="none" w:sz="0" w:space="0" w:color="auto"/>
            <w:left w:val="none" w:sz="0" w:space="0" w:color="auto"/>
            <w:bottom w:val="none" w:sz="0" w:space="0" w:color="auto"/>
            <w:right w:val="none" w:sz="0" w:space="0" w:color="auto"/>
          </w:divBdr>
        </w:div>
        <w:div w:id="279186639">
          <w:marLeft w:val="480"/>
          <w:marRight w:val="0"/>
          <w:marTop w:val="0"/>
          <w:marBottom w:val="0"/>
          <w:divBdr>
            <w:top w:val="none" w:sz="0" w:space="0" w:color="auto"/>
            <w:left w:val="none" w:sz="0" w:space="0" w:color="auto"/>
            <w:bottom w:val="none" w:sz="0" w:space="0" w:color="auto"/>
            <w:right w:val="none" w:sz="0" w:space="0" w:color="auto"/>
          </w:divBdr>
        </w:div>
        <w:div w:id="294335680">
          <w:marLeft w:val="480"/>
          <w:marRight w:val="0"/>
          <w:marTop w:val="0"/>
          <w:marBottom w:val="0"/>
          <w:divBdr>
            <w:top w:val="none" w:sz="0" w:space="0" w:color="auto"/>
            <w:left w:val="none" w:sz="0" w:space="0" w:color="auto"/>
            <w:bottom w:val="none" w:sz="0" w:space="0" w:color="auto"/>
            <w:right w:val="none" w:sz="0" w:space="0" w:color="auto"/>
          </w:divBdr>
        </w:div>
        <w:div w:id="321617310">
          <w:marLeft w:val="480"/>
          <w:marRight w:val="0"/>
          <w:marTop w:val="0"/>
          <w:marBottom w:val="0"/>
          <w:divBdr>
            <w:top w:val="none" w:sz="0" w:space="0" w:color="auto"/>
            <w:left w:val="none" w:sz="0" w:space="0" w:color="auto"/>
            <w:bottom w:val="none" w:sz="0" w:space="0" w:color="auto"/>
            <w:right w:val="none" w:sz="0" w:space="0" w:color="auto"/>
          </w:divBdr>
        </w:div>
        <w:div w:id="340359398">
          <w:marLeft w:val="480"/>
          <w:marRight w:val="0"/>
          <w:marTop w:val="0"/>
          <w:marBottom w:val="0"/>
          <w:divBdr>
            <w:top w:val="none" w:sz="0" w:space="0" w:color="auto"/>
            <w:left w:val="none" w:sz="0" w:space="0" w:color="auto"/>
            <w:bottom w:val="none" w:sz="0" w:space="0" w:color="auto"/>
            <w:right w:val="none" w:sz="0" w:space="0" w:color="auto"/>
          </w:divBdr>
        </w:div>
        <w:div w:id="364332274">
          <w:marLeft w:val="480"/>
          <w:marRight w:val="0"/>
          <w:marTop w:val="0"/>
          <w:marBottom w:val="0"/>
          <w:divBdr>
            <w:top w:val="none" w:sz="0" w:space="0" w:color="auto"/>
            <w:left w:val="none" w:sz="0" w:space="0" w:color="auto"/>
            <w:bottom w:val="none" w:sz="0" w:space="0" w:color="auto"/>
            <w:right w:val="none" w:sz="0" w:space="0" w:color="auto"/>
          </w:divBdr>
        </w:div>
        <w:div w:id="368186158">
          <w:marLeft w:val="480"/>
          <w:marRight w:val="0"/>
          <w:marTop w:val="0"/>
          <w:marBottom w:val="0"/>
          <w:divBdr>
            <w:top w:val="none" w:sz="0" w:space="0" w:color="auto"/>
            <w:left w:val="none" w:sz="0" w:space="0" w:color="auto"/>
            <w:bottom w:val="none" w:sz="0" w:space="0" w:color="auto"/>
            <w:right w:val="none" w:sz="0" w:space="0" w:color="auto"/>
          </w:divBdr>
        </w:div>
        <w:div w:id="445124782">
          <w:marLeft w:val="480"/>
          <w:marRight w:val="0"/>
          <w:marTop w:val="0"/>
          <w:marBottom w:val="0"/>
          <w:divBdr>
            <w:top w:val="none" w:sz="0" w:space="0" w:color="auto"/>
            <w:left w:val="none" w:sz="0" w:space="0" w:color="auto"/>
            <w:bottom w:val="none" w:sz="0" w:space="0" w:color="auto"/>
            <w:right w:val="none" w:sz="0" w:space="0" w:color="auto"/>
          </w:divBdr>
        </w:div>
        <w:div w:id="473257005">
          <w:marLeft w:val="480"/>
          <w:marRight w:val="0"/>
          <w:marTop w:val="0"/>
          <w:marBottom w:val="0"/>
          <w:divBdr>
            <w:top w:val="none" w:sz="0" w:space="0" w:color="auto"/>
            <w:left w:val="none" w:sz="0" w:space="0" w:color="auto"/>
            <w:bottom w:val="none" w:sz="0" w:space="0" w:color="auto"/>
            <w:right w:val="none" w:sz="0" w:space="0" w:color="auto"/>
          </w:divBdr>
        </w:div>
        <w:div w:id="484006149">
          <w:marLeft w:val="480"/>
          <w:marRight w:val="0"/>
          <w:marTop w:val="0"/>
          <w:marBottom w:val="0"/>
          <w:divBdr>
            <w:top w:val="none" w:sz="0" w:space="0" w:color="auto"/>
            <w:left w:val="none" w:sz="0" w:space="0" w:color="auto"/>
            <w:bottom w:val="none" w:sz="0" w:space="0" w:color="auto"/>
            <w:right w:val="none" w:sz="0" w:space="0" w:color="auto"/>
          </w:divBdr>
        </w:div>
        <w:div w:id="497312533">
          <w:marLeft w:val="480"/>
          <w:marRight w:val="0"/>
          <w:marTop w:val="0"/>
          <w:marBottom w:val="0"/>
          <w:divBdr>
            <w:top w:val="none" w:sz="0" w:space="0" w:color="auto"/>
            <w:left w:val="none" w:sz="0" w:space="0" w:color="auto"/>
            <w:bottom w:val="none" w:sz="0" w:space="0" w:color="auto"/>
            <w:right w:val="none" w:sz="0" w:space="0" w:color="auto"/>
          </w:divBdr>
        </w:div>
        <w:div w:id="578177510">
          <w:marLeft w:val="480"/>
          <w:marRight w:val="0"/>
          <w:marTop w:val="0"/>
          <w:marBottom w:val="0"/>
          <w:divBdr>
            <w:top w:val="none" w:sz="0" w:space="0" w:color="auto"/>
            <w:left w:val="none" w:sz="0" w:space="0" w:color="auto"/>
            <w:bottom w:val="none" w:sz="0" w:space="0" w:color="auto"/>
            <w:right w:val="none" w:sz="0" w:space="0" w:color="auto"/>
          </w:divBdr>
        </w:div>
        <w:div w:id="691614681">
          <w:marLeft w:val="480"/>
          <w:marRight w:val="0"/>
          <w:marTop w:val="0"/>
          <w:marBottom w:val="0"/>
          <w:divBdr>
            <w:top w:val="none" w:sz="0" w:space="0" w:color="auto"/>
            <w:left w:val="none" w:sz="0" w:space="0" w:color="auto"/>
            <w:bottom w:val="none" w:sz="0" w:space="0" w:color="auto"/>
            <w:right w:val="none" w:sz="0" w:space="0" w:color="auto"/>
          </w:divBdr>
        </w:div>
        <w:div w:id="723716173">
          <w:marLeft w:val="480"/>
          <w:marRight w:val="0"/>
          <w:marTop w:val="0"/>
          <w:marBottom w:val="0"/>
          <w:divBdr>
            <w:top w:val="none" w:sz="0" w:space="0" w:color="auto"/>
            <w:left w:val="none" w:sz="0" w:space="0" w:color="auto"/>
            <w:bottom w:val="none" w:sz="0" w:space="0" w:color="auto"/>
            <w:right w:val="none" w:sz="0" w:space="0" w:color="auto"/>
          </w:divBdr>
        </w:div>
        <w:div w:id="764107834">
          <w:marLeft w:val="480"/>
          <w:marRight w:val="0"/>
          <w:marTop w:val="0"/>
          <w:marBottom w:val="0"/>
          <w:divBdr>
            <w:top w:val="none" w:sz="0" w:space="0" w:color="auto"/>
            <w:left w:val="none" w:sz="0" w:space="0" w:color="auto"/>
            <w:bottom w:val="none" w:sz="0" w:space="0" w:color="auto"/>
            <w:right w:val="none" w:sz="0" w:space="0" w:color="auto"/>
          </w:divBdr>
        </w:div>
        <w:div w:id="805968901">
          <w:marLeft w:val="480"/>
          <w:marRight w:val="0"/>
          <w:marTop w:val="0"/>
          <w:marBottom w:val="0"/>
          <w:divBdr>
            <w:top w:val="none" w:sz="0" w:space="0" w:color="auto"/>
            <w:left w:val="none" w:sz="0" w:space="0" w:color="auto"/>
            <w:bottom w:val="none" w:sz="0" w:space="0" w:color="auto"/>
            <w:right w:val="none" w:sz="0" w:space="0" w:color="auto"/>
          </w:divBdr>
        </w:div>
        <w:div w:id="849412416">
          <w:marLeft w:val="480"/>
          <w:marRight w:val="0"/>
          <w:marTop w:val="0"/>
          <w:marBottom w:val="0"/>
          <w:divBdr>
            <w:top w:val="none" w:sz="0" w:space="0" w:color="auto"/>
            <w:left w:val="none" w:sz="0" w:space="0" w:color="auto"/>
            <w:bottom w:val="none" w:sz="0" w:space="0" w:color="auto"/>
            <w:right w:val="none" w:sz="0" w:space="0" w:color="auto"/>
          </w:divBdr>
        </w:div>
        <w:div w:id="964502981">
          <w:marLeft w:val="480"/>
          <w:marRight w:val="0"/>
          <w:marTop w:val="0"/>
          <w:marBottom w:val="0"/>
          <w:divBdr>
            <w:top w:val="none" w:sz="0" w:space="0" w:color="auto"/>
            <w:left w:val="none" w:sz="0" w:space="0" w:color="auto"/>
            <w:bottom w:val="none" w:sz="0" w:space="0" w:color="auto"/>
            <w:right w:val="none" w:sz="0" w:space="0" w:color="auto"/>
          </w:divBdr>
        </w:div>
        <w:div w:id="1012877659">
          <w:marLeft w:val="480"/>
          <w:marRight w:val="0"/>
          <w:marTop w:val="0"/>
          <w:marBottom w:val="0"/>
          <w:divBdr>
            <w:top w:val="none" w:sz="0" w:space="0" w:color="auto"/>
            <w:left w:val="none" w:sz="0" w:space="0" w:color="auto"/>
            <w:bottom w:val="none" w:sz="0" w:space="0" w:color="auto"/>
            <w:right w:val="none" w:sz="0" w:space="0" w:color="auto"/>
          </w:divBdr>
        </w:div>
        <w:div w:id="1052000750">
          <w:marLeft w:val="480"/>
          <w:marRight w:val="0"/>
          <w:marTop w:val="0"/>
          <w:marBottom w:val="0"/>
          <w:divBdr>
            <w:top w:val="none" w:sz="0" w:space="0" w:color="auto"/>
            <w:left w:val="none" w:sz="0" w:space="0" w:color="auto"/>
            <w:bottom w:val="none" w:sz="0" w:space="0" w:color="auto"/>
            <w:right w:val="none" w:sz="0" w:space="0" w:color="auto"/>
          </w:divBdr>
        </w:div>
        <w:div w:id="1086341720">
          <w:marLeft w:val="480"/>
          <w:marRight w:val="0"/>
          <w:marTop w:val="0"/>
          <w:marBottom w:val="0"/>
          <w:divBdr>
            <w:top w:val="none" w:sz="0" w:space="0" w:color="auto"/>
            <w:left w:val="none" w:sz="0" w:space="0" w:color="auto"/>
            <w:bottom w:val="none" w:sz="0" w:space="0" w:color="auto"/>
            <w:right w:val="none" w:sz="0" w:space="0" w:color="auto"/>
          </w:divBdr>
        </w:div>
        <w:div w:id="1088573140">
          <w:marLeft w:val="480"/>
          <w:marRight w:val="0"/>
          <w:marTop w:val="0"/>
          <w:marBottom w:val="0"/>
          <w:divBdr>
            <w:top w:val="none" w:sz="0" w:space="0" w:color="auto"/>
            <w:left w:val="none" w:sz="0" w:space="0" w:color="auto"/>
            <w:bottom w:val="none" w:sz="0" w:space="0" w:color="auto"/>
            <w:right w:val="none" w:sz="0" w:space="0" w:color="auto"/>
          </w:divBdr>
        </w:div>
        <w:div w:id="1139614938">
          <w:marLeft w:val="480"/>
          <w:marRight w:val="0"/>
          <w:marTop w:val="0"/>
          <w:marBottom w:val="0"/>
          <w:divBdr>
            <w:top w:val="none" w:sz="0" w:space="0" w:color="auto"/>
            <w:left w:val="none" w:sz="0" w:space="0" w:color="auto"/>
            <w:bottom w:val="none" w:sz="0" w:space="0" w:color="auto"/>
            <w:right w:val="none" w:sz="0" w:space="0" w:color="auto"/>
          </w:divBdr>
        </w:div>
        <w:div w:id="1142769174">
          <w:marLeft w:val="480"/>
          <w:marRight w:val="0"/>
          <w:marTop w:val="0"/>
          <w:marBottom w:val="0"/>
          <w:divBdr>
            <w:top w:val="none" w:sz="0" w:space="0" w:color="auto"/>
            <w:left w:val="none" w:sz="0" w:space="0" w:color="auto"/>
            <w:bottom w:val="none" w:sz="0" w:space="0" w:color="auto"/>
            <w:right w:val="none" w:sz="0" w:space="0" w:color="auto"/>
          </w:divBdr>
        </w:div>
        <w:div w:id="1182159512">
          <w:marLeft w:val="480"/>
          <w:marRight w:val="0"/>
          <w:marTop w:val="0"/>
          <w:marBottom w:val="0"/>
          <w:divBdr>
            <w:top w:val="none" w:sz="0" w:space="0" w:color="auto"/>
            <w:left w:val="none" w:sz="0" w:space="0" w:color="auto"/>
            <w:bottom w:val="none" w:sz="0" w:space="0" w:color="auto"/>
            <w:right w:val="none" w:sz="0" w:space="0" w:color="auto"/>
          </w:divBdr>
        </w:div>
        <w:div w:id="1182552745">
          <w:marLeft w:val="480"/>
          <w:marRight w:val="0"/>
          <w:marTop w:val="0"/>
          <w:marBottom w:val="0"/>
          <w:divBdr>
            <w:top w:val="none" w:sz="0" w:space="0" w:color="auto"/>
            <w:left w:val="none" w:sz="0" w:space="0" w:color="auto"/>
            <w:bottom w:val="none" w:sz="0" w:space="0" w:color="auto"/>
            <w:right w:val="none" w:sz="0" w:space="0" w:color="auto"/>
          </w:divBdr>
        </w:div>
        <w:div w:id="1221405726">
          <w:marLeft w:val="480"/>
          <w:marRight w:val="0"/>
          <w:marTop w:val="0"/>
          <w:marBottom w:val="0"/>
          <w:divBdr>
            <w:top w:val="none" w:sz="0" w:space="0" w:color="auto"/>
            <w:left w:val="none" w:sz="0" w:space="0" w:color="auto"/>
            <w:bottom w:val="none" w:sz="0" w:space="0" w:color="auto"/>
            <w:right w:val="none" w:sz="0" w:space="0" w:color="auto"/>
          </w:divBdr>
        </w:div>
        <w:div w:id="1227644947">
          <w:marLeft w:val="480"/>
          <w:marRight w:val="0"/>
          <w:marTop w:val="0"/>
          <w:marBottom w:val="0"/>
          <w:divBdr>
            <w:top w:val="none" w:sz="0" w:space="0" w:color="auto"/>
            <w:left w:val="none" w:sz="0" w:space="0" w:color="auto"/>
            <w:bottom w:val="none" w:sz="0" w:space="0" w:color="auto"/>
            <w:right w:val="none" w:sz="0" w:space="0" w:color="auto"/>
          </w:divBdr>
        </w:div>
        <w:div w:id="1247961741">
          <w:marLeft w:val="480"/>
          <w:marRight w:val="0"/>
          <w:marTop w:val="0"/>
          <w:marBottom w:val="0"/>
          <w:divBdr>
            <w:top w:val="none" w:sz="0" w:space="0" w:color="auto"/>
            <w:left w:val="none" w:sz="0" w:space="0" w:color="auto"/>
            <w:bottom w:val="none" w:sz="0" w:space="0" w:color="auto"/>
            <w:right w:val="none" w:sz="0" w:space="0" w:color="auto"/>
          </w:divBdr>
        </w:div>
        <w:div w:id="1276596828">
          <w:marLeft w:val="480"/>
          <w:marRight w:val="0"/>
          <w:marTop w:val="0"/>
          <w:marBottom w:val="0"/>
          <w:divBdr>
            <w:top w:val="none" w:sz="0" w:space="0" w:color="auto"/>
            <w:left w:val="none" w:sz="0" w:space="0" w:color="auto"/>
            <w:bottom w:val="none" w:sz="0" w:space="0" w:color="auto"/>
            <w:right w:val="none" w:sz="0" w:space="0" w:color="auto"/>
          </w:divBdr>
        </w:div>
        <w:div w:id="1277517396">
          <w:marLeft w:val="480"/>
          <w:marRight w:val="0"/>
          <w:marTop w:val="0"/>
          <w:marBottom w:val="0"/>
          <w:divBdr>
            <w:top w:val="none" w:sz="0" w:space="0" w:color="auto"/>
            <w:left w:val="none" w:sz="0" w:space="0" w:color="auto"/>
            <w:bottom w:val="none" w:sz="0" w:space="0" w:color="auto"/>
            <w:right w:val="none" w:sz="0" w:space="0" w:color="auto"/>
          </w:divBdr>
        </w:div>
        <w:div w:id="1547836653">
          <w:marLeft w:val="480"/>
          <w:marRight w:val="0"/>
          <w:marTop w:val="0"/>
          <w:marBottom w:val="0"/>
          <w:divBdr>
            <w:top w:val="none" w:sz="0" w:space="0" w:color="auto"/>
            <w:left w:val="none" w:sz="0" w:space="0" w:color="auto"/>
            <w:bottom w:val="none" w:sz="0" w:space="0" w:color="auto"/>
            <w:right w:val="none" w:sz="0" w:space="0" w:color="auto"/>
          </w:divBdr>
        </w:div>
        <w:div w:id="1684741899">
          <w:marLeft w:val="480"/>
          <w:marRight w:val="0"/>
          <w:marTop w:val="0"/>
          <w:marBottom w:val="0"/>
          <w:divBdr>
            <w:top w:val="none" w:sz="0" w:space="0" w:color="auto"/>
            <w:left w:val="none" w:sz="0" w:space="0" w:color="auto"/>
            <w:bottom w:val="none" w:sz="0" w:space="0" w:color="auto"/>
            <w:right w:val="none" w:sz="0" w:space="0" w:color="auto"/>
          </w:divBdr>
        </w:div>
        <w:div w:id="1723939770">
          <w:marLeft w:val="480"/>
          <w:marRight w:val="0"/>
          <w:marTop w:val="0"/>
          <w:marBottom w:val="0"/>
          <w:divBdr>
            <w:top w:val="none" w:sz="0" w:space="0" w:color="auto"/>
            <w:left w:val="none" w:sz="0" w:space="0" w:color="auto"/>
            <w:bottom w:val="none" w:sz="0" w:space="0" w:color="auto"/>
            <w:right w:val="none" w:sz="0" w:space="0" w:color="auto"/>
          </w:divBdr>
        </w:div>
        <w:div w:id="1757285077">
          <w:marLeft w:val="480"/>
          <w:marRight w:val="0"/>
          <w:marTop w:val="0"/>
          <w:marBottom w:val="0"/>
          <w:divBdr>
            <w:top w:val="none" w:sz="0" w:space="0" w:color="auto"/>
            <w:left w:val="none" w:sz="0" w:space="0" w:color="auto"/>
            <w:bottom w:val="none" w:sz="0" w:space="0" w:color="auto"/>
            <w:right w:val="none" w:sz="0" w:space="0" w:color="auto"/>
          </w:divBdr>
        </w:div>
        <w:div w:id="1800757980">
          <w:marLeft w:val="480"/>
          <w:marRight w:val="0"/>
          <w:marTop w:val="0"/>
          <w:marBottom w:val="0"/>
          <w:divBdr>
            <w:top w:val="none" w:sz="0" w:space="0" w:color="auto"/>
            <w:left w:val="none" w:sz="0" w:space="0" w:color="auto"/>
            <w:bottom w:val="none" w:sz="0" w:space="0" w:color="auto"/>
            <w:right w:val="none" w:sz="0" w:space="0" w:color="auto"/>
          </w:divBdr>
        </w:div>
        <w:div w:id="1807121830">
          <w:marLeft w:val="480"/>
          <w:marRight w:val="0"/>
          <w:marTop w:val="0"/>
          <w:marBottom w:val="0"/>
          <w:divBdr>
            <w:top w:val="none" w:sz="0" w:space="0" w:color="auto"/>
            <w:left w:val="none" w:sz="0" w:space="0" w:color="auto"/>
            <w:bottom w:val="none" w:sz="0" w:space="0" w:color="auto"/>
            <w:right w:val="none" w:sz="0" w:space="0" w:color="auto"/>
          </w:divBdr>
        </w:div>
        <w:div w:id="1850483590">
          <w:marLeft w:val="480"/>
          <w:marRight w:val="0"/>
          <w:marTop w:val="0"/>
          <w:marBottom w:val="0"/>
          <w:divBdr>
            <w:top w:val="none" w:sz="0" w:space="0" w:color="auto"/>
            <w:left w:val="none" w:sz="0" w:space="0" w:color="auto"/>
            <w:bottom w:val="none" w:sz="0" w:space="0" w:color="auto"/>
            <w:right w:val="none" w:sz="0" w:space="0" w:color="auto"/>
          </w:divBdr>
        </w:div>
        <w:div w:id="1863351546">
          <w:marLeft w:val="480"/>
          <w:marRight w:val="0"/>
          <w:marTop w:val="0"/>
          <w:marBottom w:val="0"/>
          <w:divBdr>
            <w:top w:val="none" w:sz="0" w:space="0" w:color="auto"/>
            <w:left w:val="none" w:sz="0" w:space="0" w:color="auto"/>
            <w:bottom w:val="none" w:sz="0" w:space="0" w:color="auto"/>
            <w:right w:val="none" w:sz="0" w:space="0" w:color="auto"/>
          </w:divBdr>
        </w:div>
        <w:div w:id="1918251147">
          <w:marLeft w:val="480"/>
          <w:marRight w:val="0"/>
          <w:marTop w:val="0"/>
          <w:marBottom w:val="0"/>
          <w:divBdr>
            <w:top w:val="none" w:sz="0" w:space="0" w:color="auto"/>
            <w:left w:val="none" w:sz="0" w:space="0" w:color="auto"/>
            <w:bottom w:val="none" w:sz="0" w:space="0" w:color="auto"/>
            <w:right w:val="none" w:sz="0" w:space="0" w:color="auto"/>
          </w:divBdr>
        </w:div>
        <w:div w:id="1955792803">
          <w:marLeft w:val="480"/>
          <w:marRight w:val="0"/>
          <w:marTop w:val="0"/>
          <w:marBottom w:val="0"/>
          <w:divBdr>
            <w:top w:val="none" w:sz="0" w:space="0" w:color="auto"/>
            <w:left w:val="none" w:sz="0" w:space="0" w:color="auto"/>
            <w:bottom w:val="none" w:sz="0" w:space="0" w:color="auto"/>
            <w:right w:val="none" w:sz="0" w:space="0" w:color="auto"/>
          </w:divBdr>
        </w:div>
        <w:div w:id="1974821450">
          <w:marLeft w:val="480"/>
          <w:marRight w:val="0"/>
          <w:marTop w:val="0"/>
          <w:marBottom w:val="0"/>
          <w:divBdr>
            <w:top w:val="none" w:sz="0" w:space="0" w:color="auto"/>
            <w:left w:val="none" w:sz="0" w:space="0" w:color="auto"/>
            <w:bottom w:val="none" w:sz="0" w:space="0" w:color="auto"/>
            <w:right w:val="none" w:sz="0" w:space="0" w:color="auto"/>
          </w:divBdr>
        </w:div>
        <w:div w:id="2035492215">
          <w:marLeft w:val="480"/>
          <w:marRight w:val="0"/>
          <w:marTop w:val="0"/>
          <w:marBottom w:val="0"/>
          <w:divBdr>
            <w:top w:val="none" w:sz="0" w:space="0" w:color="auto"/>
            <w:left w:val="none" w:sz="0" w:space="0" w:color="auto"/>
            <w:bottom w:val="none" w:sz="0" w:space="0" w:color="auto"/>
            <w:right w:val="none" w:sz="0" w:space="0" w:color="auto"/>
          </w:divBdr>
        </w:div>
        <w:div w:id="2041973686">
          <w:marLeft w:val="480"/>
          <w:marRight w:val="0"/>
          <w:marTop w:val="0"/>
          <w:marBottom w:val="0"/>
          <w:divBdr>
            <w:top w:val="none" w:sz="0" w:space="0" w:color="auto"/>
            <w:left w:val="none" w:sz="0" w:space="0" w:color="auto"/>
            <w:bottom w:val="none" w:sz="0" w:space="0" w:color="auto"/>
            <w:right w:val="none" w:sz="0" w:space="0" w:color="auto"/>
          </w:divBdr>
        </w:div>
        <w:div w:id="2091998615">
          <w:marLeft w:val="480"/>
          <w:marRight w:val="0"/>
          <w:marTop w:val="0"/>
          <w:marBottom w:val="0"/>
          <w:divBdr>
            <w:top w:val="none" w:sz="0" w:space="0" w:color="auto"/>
            <w:left w:val="none" w:sz="0" w:space="0" w:color="auto"/>
            <w:bottom w:val="none" w:sz="0" w:space="0" w:color="auto"/>
            <w:right w:val="none" w:sz="0" w:space="0" w:color="auto"/>
          </w:divBdr>
        </w:div>
      </w:divsChild>
    </w:div>
    <w:div w:id="858275904">
      <w:marLeft w:val="480"/>
      <w:marRight w:val="0"/>
      <w:marTop w:val="0"/>
      <w:marBottom w:val="0"/>
      <w:divBdr>
        <w:top w:val="none" w:sz="0" w:space="0" w:color="auto"/>
        <w:left w:val="none" w:sz="0" w:space="0" w:color="auto"/>
        <w:bottom w:val="none" w:sz="0" w:space="0" w:color="auto"/>
        <w:right w:val="none" w:sz="0" w:space="0" w:color="auto"/>
      </w:divBdr>
    </w:div>
    <w:div w:id="858350476">
      <w:marLeft w:val="640"/>
      <w:marRight w:val="0"/>
      <w:marTop w:val="0"/>
      <w:marBottom w:val="0"/>
      <w:divBdr>
        <w:top w:val="none" w:sz="0" w:space="0" w:color="auto"/>
        <w:left w:val="none" w:sz="0" w:space="0" w:color="auto"/>
        <w:bottom w:val="none" w:sz="0" w:space="0" w:color="auto"/>
        <w:right w:val="none" w:sz="0" w:space="0" w:color="auto"/>
      </w:divBdr>
    </w:div>
    <w:div w:id="858356065">
      <w:bodyDiv w:val="1"/>
      <w:marLeft w:val="0"/>
      <w:marRight w:val="0"/>
      <w:marTop w:val="0"/>
      <w:marBottom w:val="0"/>
      <w:divBdr>
        <w:top w:val="none" w:sz="0" w:space="0" w:color="auto"/>
        <w:left w:val="none" w:sz="0" w:space="0" w:color="auto"/>
        <w:bottom w:val="none" w:sz="0" w:space="0" w:color="auto"/>
        <w:right w:val="none" w:sz="0" w:space="0" w:color="auto"/>
      </w:divBdr>
    </w:div>
    <w:div w:id="858468845">
      <w:marLeft w:val="640"/>
      <w:marRight w:val="0"/>
      <w:marTop w:val="0"/>
      <w:marBottom w:val="0"/>
      <w:divBdr>
        <w:top w:val="none" w:sz="0" w:space="0" w:color="auto"/>
        <w:left w:val="none" w:sz="0" w:space="0" w:color="auto"/>
        <w:bottom w:val="none" w:sz="0" w:space="0" w:color="auto"/>
        <w:right w:val="none" w:sz="0" w:space="0" w:color="auto"/>
      </w:divBdr>
    </w:div>
    <w:div w:id="858544938">
      <w:marLeft w:val="640"/>
      <w:marRight w:val="0"/>
      <w:marTop w:val="0"/>
      <w:marBottom w:val="0"/>
      <w:divBdr>
        <w:top w:val="none" w:sz="0" w:space="0" w:color="auto"/>
        <w:left w:val="none" w:sz="0" w:space="0" w:color="auto"/>
        <w:bottom w:val="none" w:sz="0" w:space="0" w:color="auto"/>
        <w:right w:val="none" w:sz="0" w:space="0" w:color="auto"/>
      </w:divBdr>
    </w:div>
    <w:div w:id="858738729">
      <w:marLeft w:val="640"/>
      <w:marRight w:val="0"/>
      <w:marTop w:val="0"/>
      <w:marBottom w:val="0"/>
      <w:divBdr>
        <w:top w:val="none" w:sz="0" w:space="0" w:color="auto"/>
        <w:left w:val="none" w:sz="0" w:space="0" w:color="auto"/>
        <w:bottom w:val="none" w:sz="0" w:space="0" w:color="auto"/>
        <w:right w:val="none" w:sz="0" w:space="0" w:color="auto"/>
      </w:divBdr>
    </w:div>
    <w:div w:id="858857328">
      <w:marLeft w:val="640"/>
      <w:marRight w:val="0"/>
      <w:marTop w:val="0"/>
      <w:marBottom w:val="0"/>
      <w:divBdr>
        <w:top w:val="none" w:sz="0" w:space="0" w:color="auto"/>
        <w:left w:val="none" w:sz="0" w:space="0" w:color="auto"/>
        <w:bottom w:val="none" w:sz="0" w:space="0" w:color="auto"/>
        <w:right w:val="none" w:sz="0" w:space="0" w:color="auto"/>
      </w:divBdr>
    </w:div>
    <w:div w:id="858928036">
      <w:bodyDiv w:val="1"/>
      <w:marLeft w:val="0"/>
      <w:marRight w:val="0"/>
      <w:marTop w:val="0"/>
      <w:marBottom w:val="0"/>
      <w:divBdr>
        <w:top w:val="none" w:sz="0" w:space="0" w:color="auto"/>
        <w:left w:val="none" w:sz="0" w:space="0" w:color="auto"/>
        <w:bottom w:val="none" w:sz="0" w:space="0" w:color="auto"/>
        <w:right w:val="none" w:sz="0" w:space="0" w:color="auto"/>
      </w:divBdr>
    </w:div>
    <w:div w:id="858928172">
      <w:marLeft w:val="640"/>
      <w:marRight w:val="0"/>
      <w:marTop w:val="0"/>
      <w:marBottom w:val="0"/>
      <w:divBdr>
        <w:top w:val="none" w:sz="0" w:space="0" w:color="auto"/>
        <w:left w:val="none" w:sz="0" w:space="0" w:color="auto"/>
        <w:bottom w:val="none" w:sz="0" w:space="0" w:color="auto"/>
        <w:right w:val="none" w:sz="0" w:space="0" w:color="auto"/>
      </w:divBdr>
    </w:div>
    <w:div w:id="859047649">
      <w:marLeft w:val="640"/>
      <w:marRight w:val="0"/>
      <w:marTop w:val="0"/>
      <w:marBottom w:val="0"/>
      <w:divBdr>
        <w:top w:val="none" w:sz="0" w:space="0" w:color="auto"/>
        <w:left w:val="none" w:sz="0" w:space="0" w:color="auto"/>
        <w:bottom w:val="none" w:sz="0" w:space="0" w:color="auto"/>
        <w:right w:val="none" w:sz="0" w:space="0" w:color="auto"/>
      </w:divBdr>
    </w:div>
    <w:div w:id="859122252">
      <w:marLeft w:val="640"/>
      <w:marRight w:val="0"/>
      <w:marTop w:val="0"/>
      <w:marBottom w:val="0"/>
      <w:divBdr>
        <w:top w:val="none" w:sz="0" w:space="0" w:color="auto"/>
        <w:left w:val="none" w:sz="0" w:space="0" w:color="auto"/>
        <w:bottom w:val="none" w:sz="0" w:space="0" w:color="auto"/>
        <w:right w:val="none" w:sz="0" w:space="0" w:color="auto"/>
      </w:divBdr>
    </w:div>
    <w:div w:id="859275257">
      <w:bodyDiv w:val="1"/>
      <w:marLeft w:val="0"/>
      <w:marRight w:val="0"/>
      <w:marTop w:val="0"/>
      <w:marBottom w:val="0"/>
      <w:divBdr>
        <w:top w:val="none" w:sz="0" w:space="0" w:color="auto"/>
        <w:left w:val="none" w:sz="0" w:space="0" w:color="auto"/>
        <w:bottom w:val="none" w:sz="0" w:space="0" w:color="auto"/>
        <w:right w:val="none" w:sz="0" w:space="0" w:color="auto"/>
      </w:divBdr>
    </w:div>
    <w:div w:id="859850922">
      <w:marLeft w:val="640"/>
      <w:marRight w:val="0"/>
      <w:marTop w:val="0"/>
      <w:marBottom w:val="0"/>
      <w:divBdr>
        <w:top w:val="none" w:sz="0" w:space="0" w:color="auto"/>
        <w:left w:val="none" w:sz="0" w:space="0" w:color="auto"/>
        <w:bottom w:val="none" w:sz="0" w:space="0" w:color="auto"/>
        <w:right w:val="none" w:sz="0" w:space="0" w:color="auto"/>
      </w:divBdr>
    </w:div>
    <w:div w:id="860049049">
      <w:marLeft w:val="640"/>
      <w:marRight w:val="0"/>
      <w:marTop w:val="0"/>
      <w:marBottom w:val="0"/>
      <w:divBdr>
        <w:top w:val="none" w:sz="0" w:space="0" w:color="auto"/>
        <w:left w:val="none" w:sz="0" w:space="0" w:color="auto"/>
        <w:bottom w:val="none" w:sz="0" w:space="0" w:color="auto"/>
        <w:right w:val="none" w:sz="0" w:space="0" w:color="auto"/>
      </w:divBdr>
    </w:div>
    <w:div w:id="860625138">
      <w:bodyDiv w:val="1"/>
      <w:marLeft w:val="0"/>
      <w:marRight w:val="0"/>
      <w:marTop w:val="0"/>
      <w:marBottom w:val="0"/>
      <w:divBdr>
        <w:top w:val="none" w:sz="0" w:space="0" w:color="auto"/>
        <w:left w:val="none" w:sz="0" w:space="0" w:color="auto"/>
        <w:bottom w:val="none" w:sz="0" w:space="0" w:color="auto"/>
        <w:right w:val="none" w:sz="0" w:space="0" w:color="auto"/>
      </w:divBdr>
    </w:div>
    <w:div w:id="860626721">
      <w:marLeft w:val="640"/>
      <w:marRight w:val="0"/>
      <w:marTop w:val="0"/>
      <w:marBottom w:val="0"/>
      <w:divBdr>
        <w:top w:val="none" w:sz="0" w:space="0" w:color="auto"/>
        <w:left w:val="none" w:sz="0" w:space="0" w:color="auto"/>
        <w:bottom w:val="none" w:sz="0" w:space="0" w:color="auto"/>
        <w:right w:val="none" w:sz="0" w:space="0" w:color="auto"/>
      </w:divBdr>
    </w:div>
    <w:div w:id="860823376">
      <w:marLeft w:val="640"/>
      <w:marRight w:val="0"/>
      <w:marTop w:val="0"/>
      <w:marBottom w:val="0"/>
      <w:divBdr>
        <w:top w:val="none" w:sz="0" w:space="0" w:color="auto"/>
        <w:left w:val="none" w:sz="0" w:space="0" w:color="auto"/>
        <w:bottom w:val="none" w:sz="0" w:space="0" w:color="auto"/>
        <w:right w:val="none" w:sz="0" w:space="0" w:color="auto"/>
      </w:divBdr>
    </w:div>
    <w:div w:id="860826098">
      <w:marLeft w:val="640"/>
      <w:marRight w:val="0"/>
      <w:marTop w:val="0"/>
      <w:marBottom w:val="0"/>
      <w:divBdr>
        <w:top w:val="none" w:sz="0" w:space="0" w:color="auto"/>
        <w:left w:val="none" w:sz="0" w:space="0" w:color="auto"/>
        <w:bottom w:val="none" w:sz="0" w:space="0" w:color="auto"/>
        <w:right w:val="none" w:sz="0" w:space="0" w:color="auto"/>
      </w:divBdr>
    </w:div>
    <w:div w:id="861285672">
      <w:bodyDiv w:val="1"/>
      <w:marLeft w:val="0"/>
      <w:marRight w:val="0"/>
      <w:marTop w:val="0"/>
      <w:marBottom w:val="0"/>
      <w:divBdr>
        <w:top w:val="none" w:sz="0" w:space="0" w:color="auto"/>
        <w:left w:val="none" w:sz="0" w:space="0" w:color="auto"/>
        <w:bottom w:val="none" w:sz="0" w:space="0" w:color="auto"/>
        <w:right w:val="none" w:sz="0" w:space="0" w:color="auto"/>
      </w:divBdr>
      <w:divsChild>
        <w:div w:id="18354621">
          <w:marLeft w:val="480"/>
          <w:marRight w:val="0"/>
          <w:marTop w:val="0"/>
          <w:marBottom w:val="0"/>
          <w:divBdr>
            <w:top w:val="none" w:sz="0" w:space="0" w:color="auto"/>
            <w:left w:val="none" w:sz="0" w:space="0" w:color="auto"/>
            <w:bottom w:val="none" w:sz="0" w:space="0" w:color="auto"/>
            <w:right w:val="none" w:sz="0" w:space="0" w:color="auto"/>
          </w:divBdr>
        </w:div>
        <w:div w:id="51467470">
          <w:marLeft w:val="480"/>
          <w:marRight w:val="0"/>
          <w:marTop w:val="0"/>
          <w:marBottom w:val="0"/>
          <w:divBdr>
            <w:top w:val="none" w:sz="0" w:space="0" w:color="auto"/>
            <w:left w:val="none" w:sz="0" w:space="0" w:color="auto"/>
            <w:bottom w:val="none" w:sz="0" w:space="0" w:color="auto"/>
            <w:right w:val="none" w:sz="0" w:space="0" w:color="auto"/>
          </w:divBdr>
        </w:div>
        <w:div w:id="52656531">
          <w:marLeft w:val="480"/>
          <w:marRight w:val="0"/>
          <w:marTop w:val="0"/>
          <w:marBottom w:val="0"/>
          <w:divBdr>
            <w:top w:val="none" w:sz="0" w:space="0" w:color="auto"/>
            <w:left w:val="none" w:sz="0" w:space="0" w:color="auto"/>
            <w:bottom w:val="none" w:sz="0" w:space="0" w:color="auto"/>
            <w:right w:val="none" w:sz="0" w:space="0" w:color="auto"/>
          </w:divBdr>
        </w:div>
        <w:div w:id="76362782">
          <w:marLeft w:val="480"/>
          <w:marRight w:val="0"/>
          <w:marTop w:val="0"/>
          <w:marBottom w:val="0"/>
          <w:divBdr>
            <w:top w:val="none" w:sz="0" w:space="0" w:color="auto"/>
            <w:left w:val="none" w:sz="0" w:space="0" w:color="auto"/>
            <w:bottom w:val="none" w:sz="0" w:space="0" w:color="auto"/>
            <w:right w:val="none" w:sz="0" w:space="0" w:color="auto"/>
          </w:divBdr>
        </w:div>
        <w:div w:id="96026267">
          <w:marLeft w:val="480"/>
          <w:marRight w:val="0"/>
          <w:marTop w:val="0"/>
          <w:marBottom w:val="0"/>
          <w:divBdr>
            <w:top w:val="none" w:sz="0" w:space="0" w:color="auto"/>
            <w:left w:val="none" w:sz="0" w:space="0" w:color="auto"/>
            <w:bottom w:val="none" w:sz="0" w:space="0" w:color="auto"/>
            <w:right w:val="none" w:sz="0" w:space="0" w:color="auto"/>
          </w:divBdr>
        </w:div>
        <w:div w:id="99222480">
          <w:marLeft w:val="480"/>
          <w:marRight w:val="0"/>
          <w:marTop w:val="0"/>
          <w:marBottom w:val="0"/>
          <w:divBdr>
            <w:top w:val="none" w:sz="0" w:space="0" w:color="auto"/>
            <w:left w:val="none" w:sz="0" w:space="0" w:color="auto"/>
            <w:bottom w:val="none" w:sz="0" w:space="0" w:color="auto"/>
            <w:right w:val="none" w:sz="0" w:space="0" w:color="auto"/>
          </w:divBdr>
        </w:div>
        <w:div w:id="152455369">
          <w:marLeft w:val="480"/>
          <w:marRight w:val="0"/>
          <w:marTop w:val="0"/>
          <w:marBottom w:val="0"/>
          <w:divBdr>
            <w:top w:val="none" w:sz="0" w:space="0" w:color="auto"/>
            <w:left w:val="none" w:sz="0" w:space="0" w:color="auto"/>
            <w:bottom w:val="none" w:sz="0" w:space="0" w:color="auto"/>
            <w:right w:val="none" w:sz="0" w:space="0" w:color="auto"/>
          </w:divBdr>
        </w:div>
        <w:div w:id="253438489">
          <w:marLeft w:val="480"/>
          <w:marRight w:val="0"/>
          <w:marTop w:val="0"/>
          <w:marBottom w:val="0"/>
          <w:divBdr>
            <w:top w:val="none" w:sz="0" w:space="0" w:color="auto"/>
            <w:left w:val="none" w:sz="0" w:space="0" w:color="auto"/>
            <w:bottom w:val="none" w:sz="0" w:space="0" w:color="auto"/>
            <w:right w:val="none" w:sz="0" w:space="0" w:color="auto"/>
          </w:divBdr>
        </w:div>
        <w:div w:id="277957995">
          <w:marLeft w:val="480"/>
          <w:marRight w:val="0"/>
          <w:marTop w:val="0"/>
          <w:marBottom w:val="0"/>
          <w:divBdr>
            <w:top w:val="none" w:sz="0" w:space="0" w:color="auto"/>
            <w:left w:val="none" w:sz="0" w:space="0" w:color="auto"/>
            <w:bottom w:val="none" w:sz="0" w:space="0" w:color="auto"/>
            <w:right w:val="none" w:sz="0" w:space="0" w:color="auto"/>
          </w:divBdr>
        </w:div>
        <w:div w:id="333802870">
          <w:marLeft w:val="480"/>
          <w:marRight w:val="0"/>
          <w:marTop w:val="0"/>
          <w:marBottom w:val="0"/>
          <w:divBdr>
            <w:top w:val="none" w:sz="0" w:space="0" w:color="auto"/>
            <w:left w:val="none" w:sz="0" w:space="0" w:color="auto"/>
            <w:bottom w:val="none" w:sz="0" w:space="0" w:color="auto"/>
            <w:right w:val="none" w:sz="0" w:space="0" w:color="auto"/>
          </w:divBdr>
        </w:div>
        <w:div w:id="399718194">
          <w:marLeft w:val="480"/>
          <w:marRight w:val="0"/>
          <w:marTop w:val="0"/>
          <w:marBottom w:val="0"/>
          <w:divBdr>
            <w:top w:val="none" w:sz="0" w:space="0" w:color="auto"/>
            <w:left w:val="none" w:sz="0" w:space="0" w:color="auto"/>
            <w:bottom w:val="none" w:sz="0" w:space="0" w:color="auto"/>
            <w:right w:val="none" w:sz="0" w:space="0" w:color="auto"/>
          </w:divBdr>
        </w:div>
        <w:div w:id="421220503">
          <w:marLeft w:val="480"/>
          <w:marRight w:val="0"/>
          <w:marTop w:val="0"/>
          <w:marBottom w:val="0"/>
          <w:divBdr>
            <w:top w:val="none" w:sz="0" w:space="0" w:color="auto"/>
            <w:left w:val="none" w:sz="0" w:space="0" w:color="auto"/>
            <w:bottom w:val="none" w:sz="0" w:space="0" w:color="auto"/>
            <w:right w:val="none" w:sz="0" w:space="0" w:color="auto"/>
          </w:divBdr>
        </w:div>
        <w:div w:id="455636704">
          <w:marLeft w:val="480"/>
          <w:marRight w:val="0"/>
          <w:marTop w:val="0"/>
          <w:marBottom w:val="0"/>
          <w:divBdr>
            <w:top w:val="none" w:sz="0" w:space="0" w:color="auto"/>
            <w:left w:val="none" w:sz="0" w:space="0" w:color="auto"/>
            <w:bottom w:val="none" w:sz="0" w:space="0" w:color="auto"/>
            <w:right w:val="none" w:sz="0" w:space="0" w:color="auto"/>
          </w:divBdr>
        </w:div>
        <w:div w:id="483086746">
          <w:marLeft w:val="480"/>
          <w:marRight w:val="0"/>
          <w:marTop w:val="0"/>
          <w:marBottom w:val="0"/>
          <w:divBdr>
            <w:top w:val="none" w:sz="0" w:space="0" w:color="auto"/>
            <w:left w:val="none" w:sz="0" w:space="0" w:color="auto"/>
            <w:bottom w:val="none" w:sz="0" w:space="0" w:color="auto"/>
            <w:right w:val="none" w:sz="0" w:space="0" w:color="auto"/>
          </w:divBdr>
        </w:div>
        <w:div w:id="489100607">
          <w:marLeft w:val="480"/>
          <w:marRight w:val="0"/>
          <w:marTop w:val="0"/>
          <w:marBottom w:val="0"/>
          <w:divBdr>
            <w:top w:val="none" w:sz="0" w:space="0" w:color="auto"/>
            <w:left w:val="none" w:sz="0" w:space="0" w:color="auto"/>
            <w:bottom w:val="none" w:sz="0" w:space="0" w:color="auto"/>
            <w:right w:val="none" w:sz="0" w:space="0" w:color="auto"/>
          </w:divBdr>
        </w:div>
        <w:div w:id="517545820">
          <w:marLeft w:val="480"/>
          <w:marRight w:val="0"/>
          <w:marTop w:val="0"/>
          <w:marBottom w:val="0"/>
          <w:divBdr>
            <w:top w:val="none" w:sz="0" w:space="0" w:color="auto"/>
            <w:left w:val="none" w:sz="0" w:space="0" w:color="auto"/>
            <w:bottom w:val="none" w:sz="0" w:space="0" w:color="auto"/>
            <w:right w:val="none" w:sz="0" w:space="0" w:color="auto"/>
          </w:divBdr>
        </w:div>
        <w:div w:id="562522197">
          <w:marLeft w:val="480"/>
          <w:marRight w:val="0"/>
          <w:marTop w:val="0"/>
          <w:marBottom w:val="0"/>
          <w:divBdr>
            <w:top w:val="none" w:sz="0" w:space="0" w:color="auto"/>
            <w:left w:val="none" w:sz="0" w:space="0" w:color="auto"/>
            <w:bottom w:val="none" w:sz="0" w:space="0" w:color="auto"/>
            <w:right w:val="none" w:sz="0" w:space="0" w:color="auto"/>
          </w:divBdr>
        </w:div>
        <w:div w:id="643507395">
          <w:marLeft w:val="480"/>
          <w:marRight w:val="0"/>
          <w:marTop w:val="0"/>
          <w:marBottom w:val="0"/>
          <w:divBdr>
            <w:top w:val="none" w:sz="0" w:space="0" w:color="auto"/>
            <w:left w:val="none" w:sz="0" w:space="0" w:color="auto"/>
            <w:bottom w:val="none" w:sz="0" w:space="0" w:color="auto"/>
            <w:right w:val="none" w:sz="0" w:space="0" w:color="auto"/>
          </w:divBdr>
        </w:div>
        <w:div w:id="660550019">
          <w:marLeft w:val="480"/>
          <w:marRight w:val="0"/>
          <w:marTop w:val="0"/>
          <w:marBottom w:val="0"/>
          <w:divBdr>
            <w:top w:val="none" w:sz="0" w:space="0" w:color="auto"/>
            <w:left w:val="none" w:sz="0" w:space="0" w:color="auto"/>
            <w:bottom w:val="none" w:sz="0" w:space="0" w:color="auto"/>
            <w:right w:val="none" w:sz="0" w:space="0" w:color="auto"/>
          </w:divBdr>
        </w:div>
        <w:div w:id="756823469">
          <w:marLeft w:val="480"/>
          <w:marRight w:val="0"/>
          <w:marTop w:val="0"/>
          <w:marBottom w:val="0"/>
          <w:divBdr>
            <w:top w:val="none" w:sz="0" w:space="0" w:color="auto"/>
            <w:left w:val="none" w:sz="0" w:space="0" w:color="auto"/>
            <w:bottom w:val="none" w:sz="0" w:space="0" w:color="auto"/>
            <w:right w:val="none" w:sz="0" w:space="0" w:color="auto"/>
          </w:divBdr>
        </w:div>
        <w:div w:id="778796906">
          <w:marLeft w:val="480"/>
          <w:marRight w:val="0"/>
          <w:marTop w:val="0"/>
          <w:marBottom w:val="0"/>
          <w:divBdr>
            <w:top w:val="none" w:sz="0" w:space="0" w:color="auto"/>
            <w:left w:val="none" w:sz="0" w:space="0" w:color="auto"/>
            <w:bottom w:val="none" w:sz="0" w:space="0" w:color="auto"/>
            <w:right w:val="none" w:sz="0" w:space="0" w:color="auto"/>
          </w:divBdr>
        </w:div>
        <w:div w:id="794059196">
          <w:marLeft w:val="480"/>
          <w:marRight w:val="0"/>
          <w:marTop w:val="0"/>
          <w:marBottom w:val="0"/>
          <w:divBdr>
            <w:top w:val="none" w:sz="0" w:space="0" w:color="auto"/>
            <w:left w:val="none" w:sz="0" w:space="0" w:color="auto"/>
            <w:bottom w:val="none" w:sz="0" w:space="0" w:color="auto"/>
            <w:right w:val="none" w:sz="0" w:space="0" w:color="auto"/>
          </w:divBdr>
        </w:div>
        <w:div w:id="800271386">
          <w:marLeft w:val="480"/>
          <w:marRight w:val="0"/>
          <w:marTop w:val="0"/>
          <w:marBottom w:val="0"/>
          <w:divBdr>
            <w:top w:val="none" w:sz="0" w:space="0" w:color="auto"/>
            <w:left w:val="none" w:sz="0" w:space="0" w:color="auto"/>
            <w:bottom w:val="none" w:sz="0" w:space="0" w:color="auto"/>
            <w:right w:val="none" w:sz="0" w:space="0" w:color="auto"/>
          </w:divBdr>
        </w:div>
        <w:div w:id="847794860">
          <w:marLeft w:val="480"/>
          <w:marRight w:val="0"/>
          <w:marTop w:val="0"/>
          <w:marBottom w:val="0"/>
          <w:divBdr>
            <w:top w:val="none" w:sz="0" w:space="0" w:color="auto"/>
            <w:left w:val="none" w:sz="0" w:space="0" w:color="auto"/>
            <w:bottom w:val="none" w:sz="0" w:space="0" w:color="auto"/>
            <w:right w:val="none" w:sz="0" w:space="0" w:color="auto"/>
          </w:divBdr>
        </w:div>
        <w:div w:id="860436435">
          <w:marLeft w:val="480"/>
          <w:marRight w:val="0"/>
          <w:marTop w:val="0"/>
          <w:marBottom w:val="0"/>
          <w:divBdr>
            <w:top w:val="none" w:sz="0" w:space="0" w:color="auto"/>
            <w:left w:val="none" w:sz="0" w:space="0" w:color="auto"/>
            <w:bottom w:val="none" w:sz="0" w:space="0" w:color="auto"/>
            <w:right w:val="none" w:sz="0" w:space="0" w:color="auto"/>
          </w:divBdr>
        </w:div>
        <w:div w:id="886382053">
          <w:marLeft w:val="480"/>
          <w:marRight w:val="0"/>
          <w:marTop w:val="0"/>
          <w:marBottom w:val="0"/>
          <w:divBdr>
            <w:top w:val="none" w:sz="0" w:space="0" w:color="auto"/>
            <w:left w:val="none" w:sz="0" w:space="0" w:color="auto"/>
            <w:bottom w:val="none" w:sz="0" w:space="0" w:color="auto"/>
            <w:right w:val="none" w:sz="0" w:space="0" w:color="auto"/>
          </w:divBdr>
        </w:div>
        <w:div w:id="888541614">
          <w:marLeft w:val="480"/>
          <w:marRight w:val="0"/>
          <w:marTop w:val="0"/>
          <w:marBottom w:val="0"/>
          <w:divBdr>
            <w:top w:val="none" w:sz="0" w:space="0" w:color="auto"/>
            <w:left w:val="none" w:sz="0" w:space="0" w:color="auto"/>
            <w:bottom w:val="none" w:sz="0" w:space="0" w:color="auto"/>
            <w:right w:val="none" w:sz="0" w:space="0" w:color="auto"/>
          </w:divBdr>
        </w:div>
        <w:div w:id="942342267">
          <w:marLeft w:val="480"/>
          <w:marRight w:val="0"/>
          <w:marTop w:val="0"/>
          <w:marBottom w:val="0"/>
          <w:divBdr>
            <w:top w:val="none" w:sz="0" w:space="0" w:color="auto"/>
            <w:left w:val="none" w:sz="0" w:space="0" w:color="auto"/>
            <w:bottom w:val="none" w:sz="0" w:space="0" w:color="auto"/>
            <w:right w:val="none" w:sz="0" w:space="0" w:color="auto"/>
          </w:divBdr>
        </w:div>
        <w:div w:id="959604818">
          <w:marLeft w:val="480"/>
          <w:marRight w:val="0"/>
          <w:marTop w:val="0"/>
          <w:marBottom w:val="0"/>
          <w:divBdr>
            <w:top w:val="none" w:sz="0" w:space="0" w:color="auto"/>
            <w:left w:val="none" w:sz="0" w:space="0" w:color="auto"/>
            <w:bottom w:val="none" w:sz="0" w:space="0" w:color="auto"/>
            <w:right w:val="none" w:sz="0" w:space="0" w:color="auto"/>
          </w:divBdr>
        </w:div>
        <w:div w:id="987440078">
          <w:marLeft w:val="480"/>
          <w:marRight w:val="0"/>
          <w:marTop w:val="0"/>
          <w:marBottom w:val="0"/>
          <w:divBdr>
            <w:top w:val="none" w:sz="0" w:space="0" w:color="auto"/>
            <w:left w:val="none" w:sz="0" w:space="0" w:color="auto"/>
            <w:bottom w:val="none" w:sz="0" w:space="0" w:color="auto"/>
            <w:right w:val="none" w:sz="0" w:space="0" w:color="auto"/>
          </w:divBdr>
        </w:div>
        <w:div w:id="996802601">
          <w:marLeft w:val="480"/>
          <w:marRight w:val="0"/>
          <w:marTop w:val="0"/>
          <w:marBottom w:val="0"/>
          <w:divBdr>
            <w:top w:val="none" w:sz="0" w:space="0" w:color="auto"/>
            <w:left w:val="none" w:sz="0" w:space="0" w:color="auto"/>
            <w:bottom w:val="none" w:sz="0" w:space="0" w:color="auto"/>
            <w:right w:val="none" w:sz="0" w:space="0" w:color="auto"/>
          </w:divBdr>
        </w:div>
        <w:div w:id="1016272936">
          <w:marLeft w:val="480"/>
          <w:marRight w:val="0"/>
          <w:marTop w:val="0"/>
          <w:marBottom w:val="0"/>
          <w:divBdr>
            <w:top w:val="none" w:sz="0" w:space="0" w:color="auto"/>
            <w:left w:val="none" w:sz="0" w:space="0" w:color="auto"/>
            <w:bottom w:val="none" w:sz="0" w:space="0" w:color="auto"/>
            <w:right w:val="none" w:sz="0" w:space="0" w:color="auto"/>
          </w:divBdr>
        </w:div>
        <w:div w:id="1085953331">
          <w:marLeft w:val="480"/>
          <w:marRight w:val="0"/>
          <w:marTop w:val="0"/>
          <w:marBottom w:val="0"/>
          <w:divBdr>
            <w:top w:val="none" w:sz="0" w:space="0" w:color="auto"/>
            <w:left w:val="none" w:sz="0" w:space="0" w:color="auto"/>
            <w:bottom w:val="none" w:sz="0" w:space="0" w:color="auto"/>
            <w:right w:val="none" w:sz="0" w:space="0" w:color="auto"/>
          </w:divBdr>
        </w:div>
        <w:div w:id="1087532656">
          <w:marLeft w:val="480"/>
          <w:marRight w:val="0"/>
          <w:marTop w:val="0"/>
          <w:marBottom w:val="0"/>
          <w:divBdr>
            <w:top w:val="none" w:sz="0" w:space="0" w:color="auto"/>
            <w:left w:val="none" w:sz="0" w:space="0" w:color="auto"/>
            <w:bottom w:val="none" w:sz="0" w:space="0" w:color="auto"/>
            <w:right w:val="none" w:sz="0" w:space="0" w:color="auto"/>
          </w:divBdr>
        </w:div>
        <w:div w:id="1117455624">
          <w:marLeft w:val="480"/>
          <w:marRight w:val="0"/>
          <w:marTop w:val="0"/>
          <w:marBottom w:val="0"/>
          <w:divBdr>
            <w:top w:val="none" w:sz="0" w:space="0" w:color="auto"/>
            <w:left w:val="none" w:sz="0" w:space="0" w:color="auto"/>
            <w:bottom w:val="none" w:sz="0" w:space="0" w:color="auto"/>
            <w:right w:val="none" w:sz="0" w:space="0" w:color="auto"/>
          </w:divBdr>
        </w:div>
        <w:div w:id="1145779109">
          <w:marLeft w:val="480"/>
          <w:marRight w:val="0"/>
          <w:marTop w:val="0"/>
          <w:marBottom w:val="0"/>
          <w:divBdr>
            <w:top w:val="none" w:sz="0" w:space="0" w:color="auto"/>
            <w:left w:val="none" w:sz="0" w:space="0" w:color="auto"/>
            <w:bottom w:val="none" w:sz="0" w:space="0" w:color="auto"/>
            <w:right w:val="none" w:sz="0" w:space="0" w:color="auto"/>
          </w:divBdr>
        </w:div>
        <w:div w:id="1163161730">
          <w:marLeft w:val="480"/>
          <w:marRight w:val="0"/>
          <w:marTop w:val="0"/>
          <w:marBottom w:val="0"/>
          <w:divBdr>
            <w:top w:val="none" w:sz="0" w:space="0" w:color="auto"/>
            <w:left w:val="none" w:sz="0" w:space="0" w:color="auto"/>
            <w:bottom w:val="none" w:sz="0" w:space="0" w:color="auto"/>
            <w:right w:val="none" w:sz="0" w:space="0" w:color="auto"/>
          </w:divBdr>
        </w:div>
        <w:div w:id="1209950837">
          <w:marLeft w:val="480"/>
          <w:marRight w:val="0"/>
          <w:marTop w:val="0"/>
          <w:marBottom w:val="0"/>
          <w:divBdr>
            <w:top w:val="none" w:sz="0" w:space="0" w:color="auto"/>
            <w:left w:val="none" w:sz="0" w:space="0" w:color="auto"/>
            <w:bottom w:val="none" w:sz="0" w:space="0" w:color="auto"/>
            <w:right w:val="none" w:sz="0" w:space="0" w:color="auto"/>
          </w:divBdr>
        </w:div>
        <w:div w:id="1216769462">
          <w:marLeft w:val="480"/>
          <w:marRight w:val="0"/>
          <w:marTop w:val="0"/>
          <w:marBottom w:val="0"/>
          <w:divBdr>
            <w:top w:val="none" w:sz="0" w:space="0" w:color="auto"/>
            <w:left w:val="none" w:sz="0" w:space="0" w:color="auto"/>
            <w:bottom w:val="none" w:sz="0" w:space="0" w:color="auto"/>
            <w:right w:val="none" w:sz="0" w:space="0" w:color="auto"/>
          </w:divBdr>
        </w:div>
        <w:div w:id="1220096871">
          <w:marLeft w:val="480"/>
          <w:marRight w:val="0"/>
          <w:marTop w:val="0"/>
          <w:marBottom w:val="0"/>
          <w:divBdr>
            <w:top w:val="none" w:sz="0" w:space="0" w:color="auto"/>
            <w:left w:val="none" w:sz="0" w:space="0" w:color="auto"/>
            <w:bottom w:val="none" w:sz="0" w:space="0" w:color="auto"/>
            <w:right w:val="none" w:sz="0" w:space="0" w:color="auto"/>
          </w:divBdr>
        </w:div>
        <w:div w:id="1223952326">
          <w:marLeft w:val="480"/>
          <w:marRight w:val="0"/>
          <w:marTop w:val="0"/>
          <w:marBottom w:val="0"/>
          <w:divBdr>
            <w:top w:val="none" w:sz="0" w:space="0" w:color="auto"/>
            <w:left w:val="none" w:sz="0" w:space="0" w:color="auto"/>
            <w:bottom w:val="none" w:sz="0" w:space="0" w:color="auto"/>
            <w:right w:val="none" w:sz="0" w:space="0" w:color="auto"/>
          </w:divBdr>
        </w:div>
        <w:div w:id="1234583609">
          <w:marLeft w:val="480"/>
          <w:marRight w:val="0"/>
          <w:marTop w:val="0"/>
          <w:marBottom w:val="0"/>
          <w:divBdr>
            <w:top w:val="none" w:sz="0" w:space="0" w:color="auto"/>
            <w:left w:val="none" w:sz="0" w:space="0" w:color="auto"/>
            <w:bottom w:val="none" w:sz="0" w:space="0" w:color="auto"/>
            <w:right w:val="none" w:sz="0" w:space="0" w:color="auto"/>
          </w:divBdr>
        </w:div>
        <w:div w:id="1237126053">
          <w:marLeft w:val="480"/>
          <w:marRight w:val="0"/>
          <w:marTop w:val="0"/>
          <w:marBottom w:val="0"/>
          <w:divBdr>
            <w:top w:val="none" w:sz="0" w:space="0" w:color="auto"/>
            <w:left w:val="none" w:sz="0" w:space="0" w:color="auto"/>
            <w:bottom w:val="none" w:sz="0" w:space="0" w:color="auto"/>
            <w:right w:val="none" w:sz="0" w:space="0" w:color="auto"/>
          </w:divBdr>
        </w:div>
        <w:div w:id="1246963397">
          <w:marLeft w:val="480"/>
          <w:marRight w:val="0"/>
          <w:marTop w:val="0"/>
          <w:marBottom w:val="0"/>
          <w:divBdr>
            <w:top w:val="none" w:sz="0" w:space="0" w:color="auto"/>
            <w:left w:val="none" w:sz="0" w:space="0" w:color="auto"/>
            <w:bottom w:val="none" w:sz="0" w:space="0" w:color="auto"/>
            <w:right w:val="none" w:sz="0" w:space="0" w:color="auto"/>
          </w:divBdr>
        </w:div>
        <w:div w:id="1289436181">
          <w:marLeft w:val="480"/>
          <w:marRight w:val="0"/>
          <w:marTop w:val="0"/>
          <w:marBottom w:val="0"/>
          <w:divBdr>
            <w:top w:val="none" w:sz="0" w:space="0" w:color="auto"/>
            <w:left w:val="none" w:sz="0" w:space="0" w:color="auto"/>
            <w:bottom w:val="none" w:sz="0" w:space="0" w:color="auto"/>
            <w:right w:val="none" w:sz="0" w:space="0" w:color="auto"/>
          </w:divBdr>
        </w:div>
        <w:div w:id="1390149976">
          <w:marLeft w:val="480"/>
          <w:marRight w:val="0"/>
          <w:marTop w:val="0"/>
          <w:marBottom w:val="0"/>
          <w:divBdr>
            <w:top w:val="none" w:sz="0" w:space="0" w:color="auto"/>
            <w:left w:val="none" w:sz="0" w:space="0" w:color="auto"/>
            <w:bottom w:val="none" w:sz="0" w:space="0" w:color="auto"/>
            <w:right w:val="none" w:sz="0" w:space="0" w:color="auto"/>
          </w:divBdr>
        </w:div>
        <w:div w:id="1390882532">
          <w:marLeft w:val="480"/>
          <w:marRight w:val="0"/>
          <w:marTop w:val="0"/>
          <w:marBottom w:val="0"/>
          <w:divBdr>
            <w:top w:val="none" w:sz="0" w:space="0" w:color="auto"/>
            <w:left w:val="none" w:sz="0" w:space="0" w:color="auto"/>
            <w:bottom w:val="none" w:sz="0" w:space="0" w:color="auto"/>
            <w:right w:val="none" w:sz="0" w:space="0" w:color="auto"/>
          </w:divBdr>
        </w:div>
        <w:div w:id="1454716215">
          <w:marLeft w:val="480"/>
          <w:marRight w:val="0"/>
          <w:marTop w:val="0"/>
          <w:marBottom w:val="0"/>
          <w:divBdr>
            <w:top w:val="none" w:sz="0" w:space="0" w:color="auto"/>
            <w:left w:val="none" w:sz="0" w:space="0" w:color="auto"/>
            <w:bottom w:val="none" w:sz="0" w:space="0" w:color="auto"/>
            <w:right w:val="none" w:sz="0" w:space="0" w:color="auto"/>
          </w:divBdr>
        </w:div>
        <w:div w:id="1503273766">
          <w:marLeft w:val="480"/>
          <w:marRight w:val="0"/>
          <w:marTop w:val="0"/>
          <w:marBottom w:val="0"/>
          <w:divBdr>
            <w:top w:val="none" w:sz="0" w:space="0" w:color="auto"/>
            <w:left w:val="none" w:sz="0" w:space="0" w:color="auto"/>
            <w:bottom w:val="none" w:sz="0" w:space="0" w:color="auto"/>
            <w:right w:val="none" w:sz="0" w:space="0" w:color="auto"/>
          </w:divBdr>
        </w:div>
        <w:div w:id="1631589865">
          <w:marLeft w:val="480"/>
          <w:marRight w:val="0"/>
          <w:marTop w:val="0"/>
          <w:marBottom w:val="0"/>
          <w:divBdr>
            <w:top w:val="none" w:sz="0" w:space="0" w:color="auto"/>
            <w:left w:val="none" w:sz="0" w:space="0" w:color="auto"/>
            <w:bottom w:val="none" w:sz="0" w:space="0" w:color="auto"/>
            <w:right w:val="none" w:sz="0" w:space="0" w:color="auto"/>
          </w:divBdr>
        </w:div>
        <w:div w:id="1675648975">
          <w:marLeft w:val="480"/>
          <w:marRight w:val="0"/>
          <w:marTop w:val="0"/>
          <w:marBottom w:val="0"/>
          <w:divBdr>
            <w:top w:val="none" w:sz="0" w:space="0" w:color="auto"/>
            <w:left w:val="none" w:sz="0" w:space="0" w:color="auto"/>
            <w:bottom w:val="none" w:sz="0" w:space="0" w:color="auto"/>
            <w:right w:val="none" w:sz="0" w:space="0" w:color="auto"/>
          </w:divBdr>
        </w:div>
        <w:div w:id="1721856367">
          <w:marLeft w:val="480"/>
          <w:marRight w:val="0"/>
          <w:marTop w:val="0"/>
          <w:marBottom w:val="0"/>
          <w:divBdr>
            <w:top w:val="none" w:sz="0" w:space="0" w:color="auto"/>
            <w:left w:val="none" w:sz="0" w:space="0" w:color="auto"/>
            <w:bottom w:val="none" w:sz="0" w:space="0" w:color="auto"/>
            <w:right w:val="none" w:sz="0" w:space="0" w:color="auto"/>
          </w:divBdr>
        </w:div>
        <w:div w:id="1756585869">
          <w:marLeft w:val="480"/>
          <w:marRight w:val="0"/>
          <w:marTop w:val="0"/>
          <w:marBottom w:val="0"/>
          <w:divBdr>
            <w:top w:val="none" w:sz="0" w:space="0" w:color="auto"/>
            <w:left w:val="none" w:sz="0" w:space="0" w:color="auto"/>
            <w:bottom w:val="none" w:sz="0" w:space="0" w:color="auto"/>
            <w:right w:val="none" w:sz="0" w:space="0" w:color="auto"/>
          </w:divBdr>
        </w:div>
        <w:div w:id="1760756780">
          <w:marLeft w:val="480"/>
          <w:marRight w:val="0"/>
          <w:marTop w:val="0"/>
          <w:marBottom w:val="0"/>
          <w:divBdr>
            <w:top w:val="none" w:sz="0" w:space="0" w:color="auto"/>
            <w:left w:val="none" w:sz="0" w:space="0" w:color="auto"/>
            <w:bottom w:val="none" w:sz="0" w:space="0" w:color="auto"/>
            <w:right w:val="none" w:sz="0" w:space="0" w:color="auto"/>
          </w:divBdr>
        </w:div>
        <w:div w:id="1771389847">
          <w:marLeft w:val="480"/>
          <w:marRight w:val="0"/>
          <w:marTop w:val="0"/>
          <w:marBottom w:val="0"/>
          <w:divBdr>
            <w:top w:val="none" w:sz="0" w:space="0" w:color="auto"/>
            <w:left w:val="none" w:sz="0" w:space="0" w:color="auto"/>
            <w:bottom w:val="none" w:sz="0" w:space="0" w:color="auto"/>
            <w:right w:val="none" w:sz="0" w:space="0" w:color="auto"/>
          </w:divBdr>
        </w:div>
        <w:div w:id="1824735092">
          <w:marLeft w:val="480"/>
          <w:marRight w:val="0"/>
          <w:marTop w:val="0"/>
          <w:marBottom w:val="0"/>
          <w:divBdr>
            <w:top w:val="none" w:sz="0" w:space="0" w:color="auto"/>
            <w:left w:val="none" w:sz="0" w:space="0" w:color="auto"/>
            <w:bottom w:val="none" w:sz="0" w:space="0" w:color="auto"/>
            <w:right w:val="none" w:sz="0" w:space="0" w:color="auto"/>
          </w:divBdr>
        </w:div>
        <w:div w:id="1875968581">
          <w:marLeft w:val="480"/>
          <w:marRight w:val="0"/>
          <w:marTop w:val="0"/>
          <w:marBottom w:val="0"/>
          <w:divBdr>
            <w:top w:val="none" w:sz="0" w:space="0" w:color="auto"/>
            <w:left w:val="none" w:sz="0" w:space="0" w:color="auto"/>
            <w:bottom w:val="none" w:sz="0" w:space="0" w:color="auto"/>
            <w:right w:val="none" w:sz="0" w:space="0" w:color="auto"/>
          </w:divBdr>
        </w:div>
        <w:div w:id="1876774082">
          <w:marLeft w:val="480"/>
          <w:marRight w:val="0"/>
          <w:marTop w:val="0"/>
          <w:marBottom w:val="0"/>
          <w:divBdr>
            <w:top w:val="none" w:sz="0" w:space="0" w:color="auto"/>
            <w:left w:val="none" w:sz="0" w:space="0" w:color="auto"/>
            <w:bottom w:val="none" w:sz="0" w:space="0" w:color="auto"/>
            <w:right w:val="none" w:sz="0" w:space="0" w:color="auto"/>
          </w:divBdr>
        </w:div>
        <w:div w:id="1903520663">
          <w:marLeft w:val="480"/>
          <w:marRight w:val="0"/>
          <w:marTop w:val="0"/>
          <w:marBottom w:val="0"/>
          <w:divBdr>
            <w:top w:val="none" w:sz="0" w:space="0" w:color="auto"/>
            <w:left w:val="none" w:sz="0" w:space="0" w:color="auto"/>
            <w:bottom w:val="none" w:sz="0" w:space="0" w:color="auto"/>
            <w:right w:val="none" w:sz="0" w:space="0" w:color="auto"/>
          </w:divBdr>
        </w:div>
        <w:div w:id="1920749494">
          <w:marLeft w:val="480"/>
          <w:marRight w:val="0"/>
          <w:marTop w:val="0"/>
          <w:marBottom w:val="0"/>
          <w:divBdr>
            <w:top w:val="none" w:sz="0" w:space="0" w:color="auto"/>
            <w:left w:val="none" w:sz="0" w:space="0" w:color="auto"/>
            <w:bottom w:val="none" w:sz="0" w:space="0" w:color="auto"/>
            <w:right w:val="none" w:sz="0" w:space="0" w:color="auto"/>
          </w:divBdr>
        </w:div>
        <w:div w:id="1939365339">
          <w:marLeft w:val="480"/>
          <w:marRight w:val="0"/>
          <w:marTop w:val="0"/>
          <w:marBottom w:val="0"/>
          <w:divBdr>
            <w:top w:val="none" w:sz="0" w:space="0" w:color="auto"/>
            <w:left w:val="none" w:sz="0" w:space="0" w:color="auto"/>
            <w:bottom w:val="none" w:sz="0" w:space="0" w:color="auto"/>
            <w:right w:val="none" w:sz="0" w:space="0" w:color="auto"/>
          </w:divBdr>
        </w:div>
        <w:div w:id="1941375082">
          <w:marLeft w:val="480"/>
          <w:marRight w:val="0"/>
          <w:marTop w:val="0"/>
          <w:marBottom w:val="0"/>
          <w:divBdr>
            <w:top w:val="none" w:sz="0" w:space="0" w:color="auto"/>
            <w:left w:val="none" w:sz="0" w:space="0" w:color="auto"/>
            <w:bottom w:val="none" w:sz="0" w:space="0" w:color="auto"/>
            <w:right w:val="none" w:sz="0" w:space="0" w:color="auto"/>
          </w:divBdr>
        </w:div>
        <w:div w:id="1944461484">
          <w:marLeft w:val="480"/>
          <w:marRight w:val="0"/>
          <w:marTop w:val="0"/>
          <w:marBottom w:val="0"/>
          <w:divBdr>
            <w:top w:val="none" w:sz="0" w:space="0" w:color="auto"/>
            <w:left w:val="none" w:sz="0" w:space="0" w:color="auto"/>
            <w:bottom w:val="none" w:sz="0" w:space="0" w:color="auto"/>
            <w:right w:val="none" w:sz="0" w:space="0" w:color="auto"/>
          </w:divBdr>
        </w:div>
        <w:div w:id="1963922225">
          <w:marLeft w:val="480"/>
          <w:marRight w:val="0"/>
          <w:marTop w:val="0"/>
          <w:marBottom w:val="0"/>
          <w:divBdr>
            <w:top w:val="none" w:sz="0" w:space="0" w:color="auto"/>
            <w:left w:val="none" w:sz="0" w:space="0" w:color="auto"/>
            <w:bottom w:val="none" w:sz="0" w:space="0" w:color="auto"/>
            <w:right w:val="none" w:sz="0" w:space="0" w:color="auto"/>
          </w:divBdr>
        </w:div>
        <w:div w:id="1992828707">
          <w:marLeft w:val="480"/>
          <w:marRight w:val="0"/>
          <w:marTop w:val="0"/>
          <w:marBottom w:val="0"/>
          <w:divBdr>
            <w:top w:val="none" w:sz="0" w:space="0" w:color="auto"/>
            <w:left w:val="none" w:sz="0" w:space="0" w:color="auto"/>
            <w:bottom w:val="none" w:sz="0" w:space="0" w:color="auto"/>
            <w:right w:val="none" w:sz="0" w:space="0" w:color="auto"/>
          </w:divBdr>
        </w:div>
        <w:div w:id="2005088199">
          <w:marLeft w:val="480"/>
          <w:marRight w:val="0"/>
          <w:marTop w:val="0"/>
          <w:marBottom w:val="0"/>
          <w:divBdr>
            <w:top w:val="none" w:sz="0" w:space="0" w:color="auto"/>
            <w:left w:val="none" w:sz="0" w:space="0" w:color="auto"/>
            <w:bottom w:val="none" w:sz="0" w:space="0" w:color="auto"/>
            <w:right w:val="none" w:sz="0" w:space="0" w:color="auto"/>
          </w:divBdr>
        </w:div>
        <w:div w:id="2049455713">
          <w:marLeft w:val="480"/>
          <w:marRight w:val="0"/>
          <w:marTop w:val="0"/>
          <w:marBottom w:val="0"/>
          <w:divBdr>
            <w:top w:val="none" w:sz="0" w:space="0" w:color="auto"/>
            <w:left w:val="none" w:sz="0" w:space="0" w:color="auto"/>
            <w:bottom w:val="none" w:sz="0" w:space="0" w:color="auto"/>
            <w:right w:val="none" w:sz="0" w:space="0" w:color="auto"/>
          </w:divBdr>
        </w:div>
        <w:div w:id="2066103297">
          <w:marLeft w:val="480"/>
          <w:marRight w:val="0"/>
          <w:marTop w:val="0"/>
          <w:marBottom w:val="0"/>
          <w:divBdr>
            <w:top w:val="none" w:sz="0" w:space="0" w:color="auto"/>
            <w:left w:val="none" w:sz="0" w:space="0" w:color="auto"/>
            <w:bottom w:val="none" w:sz="0" w:space="0" w:color="auto"/>
            <w:right w:val="none" w:sz="0" w:space="0" w:color="auto"/>
          </w:divBdr>
        </w:div>
      </w:divsChild>
    </w:div>
    <w:div w:id="861430550">
      <w:marLeft w:val="640"/>
      <w:marRight w:val="0"/>
      <w:marTop w:val="0"/>
      <w:marBottom w:val="0"/>
      <w:divBdr>
        <w:top w:val="none" w:sz="0" w:space="0" w:color="auto"/>
        <w:left w:val="none" w:sz="0" w:space="0" w:color="auto"/>
        <w:bottom w:val="none" w:sz="0" w:space="0" w:color="auto"/>
        <w:right w:val="none" w:sz="0" w:space="0" w:color="auto"/>
      </w:divBdr>
    </w:div>
    <w:div w:id="861745970">
      <w:marLeft w:val="640"/>
      <w:marRight w:val="0"/>
      <w:marTop w:val="0"/>
      <w:marBottom w:val="0"/>
      <w:divBdr>
        <w:top w:val="none" w:sz="0" w:space="0" w:color="auto"/>
        <w:left w:val="none" w:sz="0" w:space="0" w:color="auto"/>
        <w:bottom w:val="none" w:sz="0" w:space="0" w:color="auto"/>
        <w:right w:val="none" w:sz="0" w:space="0" w:color="auto"/>
      </w:divBdr>
    </w:div>
    <w:div w:id="861750629">
      <w:marLeft w:val="480"/>
      <w:marRight w:val="0"/>
      <w:marTop w:val="0"/>
      <w:marBottom w:val="0"/>
      <w:divBdr>
        <w:top w:val="none" w:sz="0" w:space="0" w:color="auto"/>
        <w:left w:val="none" w:sz="0" w:space="0" w:color="auto"/>
        <w:bottom w:val="none" w:sz="0" w:space="0" w:color="auto"/>
        <w:right w:val="none" w:sz="0" w:space="0" w:color="auto"/>
      </w:divBdr>
    </w:div>
    <w:div w:id="862128578">
      <w:marLeft w:val="640"/>
      <w:marRight w:val="0"/>
      <w:marTop w:val="0"/>
      <w:marBottom w:val="0"/>
      <w:divBdr>
        <w:top w:val="none" w:sz="0" w:space="0" w:color="auto"/>
        <w:left w:val="none" w:sz="0" w:space="0" w:color="auto"/>
        <w:bottom w:val="none" w:sz="0" w:space="0" w:color="auto"/>
        <w:right w:val="none" w:sz="0" w:space="0" w:color="auto"/>
      </w:divBdr>
    </w:div>
    <w:div w:id="862665875">
      <w:marLeft w:val="480"/>
      <w:marRight w:val="0"/>
      <w:marTop w:val="0"/>
      <w:marBottom w:val="0"/>
      <w:divBdr>
        <w:top w:val="none" w:sz="0" w:space="0" w:color="auto"/>
        <w:left w:val="none" w:sz="0" w:space="0" w:color="auto"/>
        <w:bottom w:val="none" w:sz="0" w:space="0" w:color="auto"/>
        <w:right w:val="none" w:sz="0" w:space="0" w:color="auto"/>
      </w:divBdr>
    </w:div>
    <w:div w:id="862668609">
      <w:marLeft w:val="640"/>
      <w:marRight w:val="0"/>
      <w:marTop w:val="0"/>
      <w:marBottom w:val="0"/>
      <w:divBdr>
        <w:top w:val="none" w:sz="0" w:space="0" w:color="auto"/>
        <w:left w:val="none" w:sz="0" w:space="0" w:color="auto"/>
        <w:bottom w:val="none" w:sz="0" w:space="0" w:color="auto"/>
        <w:right w:val="none" w:sz="0" w:space="0" w:color="auto"/>
      </w:divBdr>
    </w:div>
    <w:div w:id="862668870">
      <w:marLeft w:val="640"/>
      <w:marRight w:val="0"/>
      <w:marTop w:val="0"/>
      <w:marBottom w:val="0"/>
      <w:divBdr>
        <w:top w:val="none" w:sz="0" w:space="0" w:color="auto"/>
        <w:left w:val="none" w:sz="0" w:space="0" w:color="auto"/>
        <w:bottom w:val="none" w:sz="0" w:space="0" w:color="auto"/>
        <w:right w:val="none" w:sz="0" w:space="0" w:color="auto"/>
      </w:divBdr>
    </w:div>
    <w:div w:id="862741965">
      <w:marLeft w:val="640"/>
      <w:marRight w:val="0"/>
      <w:marTop w:val="0"/>
      <w:marBottom w:val="0"/>
      <w:divBdr>
        <w:top w:val="none" w:sz="0" w:space="0" w:color="auto"/>
        <w:left w:val="none" w:sz="0" w:space="0" w:color="auto"/>
        <w:bottom w:val="none" w:sz="0" w:space="0" w:color="auto"/>
        <w:right w:val="none" w:sz="0" w:space="0" w:color="auto"/>
      </w:divBdr>
    </w:div>
    <w:div w:id="862744147">
      <w:marLeft w:val="640"/>
      <w:marRight w:val="0"/>
      <w:marTop w:val="0"/>
      <w:marBottom w:val="0"/>
      <w:divBdr>
        <w:top w:val="none" w:sz="0" w:space="0" w:color="auto"/>
        <w:left w:val="none" w:sz="0" w:space="0" w:color="auto"/>
        <w:bottom w:val="none" w:sz="0" w:space="0" w:color="auto"/>
        <w:right w:val="none" w:sz="0" w:space="0" w:color="auto"/>
      </w:divBdr>
    </w:div>
    <w:div w:id="863130512">
      <w:marLeft w:val="640"/>
      <w:marRight w:val="0"/>
      <w:marTop w:val="0"/>
      <w:marBottom w:val="0"/>
      <w:divBdr>
        <w:top w:val="none" w:sz="0" w:space="0" w:color="auto"/>
        <w:left w:val="none" w:sz="0" w:space="0" w:color="auto"/>
        <w:bottom w:val="none" w:sz="0" w:space="0" w:color="auto"/>
        <w:right w:val="none" w:sz="0" w:space="0" w:color="auto"/>
      </w:divBdr>
    </w:div>
    <w:div w:id="864101048">
      <w:marLeft w:val="640"/>
      <w:marRight w:val="0"/>
      <w:marTop w:val="0"/>
      <w:marBottom w:val="0"/>
      <w:divBdr>
        <w:top w:val="none" w:sz="0" w:space="0" w:color="auto"/>
        <w:left w:val="none" w:sz="0" w:space="0" w:color="auto"/>
        <w:bottom w:val="none" w:sz="0" w:space="0" w:color="auto"/>
        <w:right w:val="none" w:sz="0" w:space="0" w:color="auto"/>
      </w:divBdr>
    </w:div>
    <w:div w:id="864296563">
      <w:marLeft w:val="640"/>
      <w:marRight w:val="0"/>
      <w:marTop w:val="0"/>
      <w:marBottom w:val="0"/>
      <w:divBdr>
        <w:top w:val="none" w:sz="0" w:space="0" w:color="auto"/>
        <w:left w:val="none" w:sz="0" w:space="0" w:color="auto"/>
        <w:bottom w:val="none" w:sz="0" w:space="0" w:color="auto"/>
        <w:right w:val="none" w:sz="0" w:space="0" w:color="auto"/>
      </w:divBdr>
    </w:div>
    <w:div w:id="864826968">
      <w:marLeft w:val="640"/>
      <w:marRight w:val="0"/>
      <w:marTop w:val="0"/>
      <w:marBottom w:val="0"/>
      <w:divBdr>
        <w:top w:val="none" w:sz="0" w:space="0" w:color="auto"/>
        <w:left w:val="none" w:sz="0" w:space="0" w:color="auto"/>
        <w:bottom w:val="none" w:sz="0" w:space="0" w:color="auto"/>
        <w:right w:val="none" w:sz="0" w:space="0" w:color="auto"/>
      </w:divBdr>
    </w:div>
    <w:div w:id="865017859">
      <w:marLeft w:val="640"/>
      <w:marRight w:val="0"/>
      <w:marTop w:val="0"/>
      <w:marBottom w:val="0"/>
      <w:divBdr>
        <w:top w:val="none" w:sz="0" w:space="0" w:color="auto"/>
        <w:left w:val="none" w:sz="0" w:space="0" w:color="auto"/>
        <w:bottom w:val="none" w:sz="0" w:space="0" w:color="auto"/>
        <w:right w:val="none" w:sz="0" w:space="0" w:color="auto"/>
      </w:divBdr>
    </w:div>
    <w:div w:id="865170931">
      <w:marLeft w:val="640"/>
      <w:marRight w:val="0"/>
      <w:marTop w:val="0"/>
      <w:marBottom w:val="0"/>
      <w:divBdr>
        <w:top w:val="none" w:sz="0" w:space="0" w:color="auto"/>
        <w:left w:val="none" w:sz="0" w:space="0" w:color="auto"/>
        <w:bottom w:val="none" w:sz="0" w:space="0" w:color="auto"/>
        <w:right w:val="none" w:sz="0" w:space="0" w:color="auto"/>
      </w:divBdr>
    </w:div>
    <w:div w:id="865555128">
      <w:marLeft w:val="640"/>
      <w:marRight w:val="0"/>
      <w:marTop w:val="0"/>
      <w:marBottom w:val="0"/>
      <w:divBdr>
        <w:top w:val="none" w:sz="0" w:space="0" w:color="auto"/>
        <w:left w:val="none" w:sz="0" w:space="0" w:color="auto"/>
        <w:bottom w:val="none" w:sz="0" w:space="0" w:color="auto"/>
        <w:right w:val="none" w:sz="0" w:space="0" w:color="auto"/>
      </w:divBdr>
    </w:div>
    <w:div w:id="865600371">
      <w:marLeft w:val="640"/>
      <w:marRight w:val="0"/>
      <w:marTop w:val="0"/>
      <w:marBottom w:val="0"/>
      <w:divBdr>
        <w:top w:val="none" w:sz="0" w:space="0" w:color="auto"/>
        <w:left w:val="none" w:sz="0" w:space="0" w:color="auto"/>
        <w:bottom w:val="none" w:sz="0" w:space="0" w:color="auto"/>
        <w:right w:val="none" w:sz="0" w:space="0" w:color="auto"/>
      </w:divBdr>
    </w:div>
    <w:div w:id="866915534">
      <w:marLeft w:val="640"/>
      <w:marRight w:val="0"/>
      <w:marTop w:val="0"/>
      <w:marBottom w:val="0"/>
      <w:divBdr>
        <w:top w:val="none" w:sz="0" w:space="0" w:color="auto"/>
        <w:left w:val="none" w:sz="0" w:space="0" w:color="auto"/>
        <w:bottom w:val="none" w:sz="0" w:space="0" w:color="auto"/>
        <w:right w:val="none" w:sz="0" w:space="0" w:color="auto"/>
      </w:divBdr>
    </w:div>
    <w:div w:id="866985738">
      <w:marLeft w:val="640"/>
      <w:marRight w:val="0"/>
      <w:marTop w:val="0"/>
      <w:marBottom w:val="0"/>
      <w:divBdr>
        <w:top w:val="none" w:sz="0" w:space="0" w:color="auto"/>
        <w:left w:val="none" w:sz="0" w:space="0" w:color="auto"/>
        <w:bottom w:val="none" w:sz="0" w:space="0" w:color="auto"/>
        <w:right w:val="none" w:sz="0" w:space="0" w:color="auto"/>
      </w:divBdr>
    </w:div>
    <w:div w:id="867179454">
      <w:marLeft w:val="640"/>
      <w:marRight w:val="0"/>
      <w:marTop w:val="0"/>
      <w:marBottom w:val="0"/>
      <w:divBdr>
        <w:top w:val="none" w:sz="0" w:space="0" w:color="auto"/>
        <w:left w:val="none" w:sz="0" w:space="0" w:color="auto"/>
        <w:bottom w:val="none" w:sz="0" w:space="0" w:color="auto"/>
        <w:right w:val="none" w:sz="0" w:space="0" w:color="auto"/>
      </w:divBdr>
    </w:div>
    <w:div w:id="867257391">
      <w:marLeft w:val="640"/>
      <w:marRight w:val="0"/>
      <w:marTop w:val="0"/>
      <w:marBottom w:val="0"/>
      <w:divBdr>
        <w:top w:val="none" w:sz="0" w:space="0" w:color="auto"/>
        <w:left w:val="none" w:sz="0" w:space="0" w:color="auto"/>
        <w:bottom w:val="none" w:sz="0" w:space="0" w:color="auto"/>
        <w:right w:val="none" w:sz="0" w:space="0" w:color="auto"/>
      </w:divBdr>
    </w:div>
    <w:div w:id="867450027">
      <w:marLeft w:val="640"/>
      <w:marRight w:val="0"/>
      <w:marTop w:val="0"/>
      <w:marBottom w:val="0"/>
      <w:divBdr>
        <w:top w:val="none" w:sz="0" w:space="0" w:color="auto"/>
        <w:left w:val="none" w:sz="0" w:space="0" w:color="auto"/>
        <w:bottom w:val="none" w:sz="0" w:space="0" w:color="auto"/>
        <w:right w:val="none" w:sz="0" w:space="0" w:color="auto"/>
      </w:divBdr>
    </w:div>
    <w:div w:id="867569882">
      <w:marLeft w:val="640"/>
      <w:marRight w:val="0"/>
      <w:marTop w:val="0"/>
      <w:marBottom w:val="0"/>
      <w:divBdr>
        <w:top w:val="none" w:sz="0" w:space="0" w:color="auto"/>
        <w:left w:val="none" w:sz="0" w:space="0" w:color="auto"/>
        <w:bottom w:val="none" w:sz="0" w:space="0" w:color="auto"/>
        <w:right w:val="none" w:sz="0" w:space="0" w:color="auto"/>
      </w:divBdr>
    </w:div>
    <w:div w:id="867990195">
      <w:marLeft w:val="640"/>
      <w:marRight w:val="0"/>
      <w:marTop w:val="0"/>
      <w:marBottom w:val="0"/>
      <w:divBdr>
        <w:top w:val="none" w:sz="0" w:space="0" w:color="auto"/>
        <w:left w:val="none" w:sz="0" w:space="0" w:color="auto"/>
        <w:bottom w:val="none" w:sz="0" w:space="0" w:color="auto"/>
        <w:right w:val="none" w:sz="0" w:space="0" w:color="auto"/>
      </w:divBdr>
    </w:div>
    <w:div w:id="868180928">
      <w:marLeft w:val="640"/>
      <w:marRight w:val="0"/>
      <w:marTop w:val="0"/>
      <w:marBottom w:val="0"/>
      <w:divBdr>
        <w:top w:val="none" w:sz="0" w:space="0" w:color="auto"/>
        <w:left w:val="none" w:sz="0" w:space="0" w:color="auto"/>
        <w:bottom w:val="none" w:sz="0" w:space="0" w:color="auto"/>
        <w:right w:val="none" w:sz="0" w:space="0" w:color="auto"/>
      </w:divBdr>
    </w:div>
    <w:div w:id="868297101">
      <w:marLeft w:val="640"/>
      <w:marRight w:val="0"/>
      <w:marTop w:val="0"/>
      <w:marBottom w:val="0"/>
      <w:divBdr>
        <w:top w:val="none" w:sz="0" w:space="0" w:color="auto"/>
        <w:left w:val="none" w:sz="0" w:space="0" w:color="auto"/>
        <w:bottom w:val="none" w:sz="0" w:space="0" w:color="auto"/>
        <w:right w:val="none" w:sz="0" w:space="0" w:color="auto"/>
      </w:divBdr>
    </w:div>
    <w:div w:id="869027357">
      <w:marLeft w:val="640"/>
      <w:marRight w:val="0"/>
      <w:marTop w:val="0"/>
      <w:marBottom w:val="0"/>
      <w:divBdr>
        <w:top w:val="none" w:sz="0" w:space="0" w:color="auto"/>
        <w:left w:val="none" w:sz="0" w:space="0" w:color="auto"/>
        <w:bottom w:val="none" w:sz="0" w:space="0" w:color="auto"/>
        <w:right w:val="none" w:sz="0" w:space="0" w:color="auto"/>
      </w:divBdr>
    </w:div>
    <w:div w:id="869488382">
      <w:marLeft w:val="640"/>
      <w:marRight w:val="0"/>
      <w:marTop w:val="0"/>
      <w:marBottom w:val="0"/>
      <w:divBdr>
        <w:top w:val="none" w:sz="0" w:space="0" w:color="auto"/>
        <w:left w:val="none" w:sz="0" w:space="0" w:color="auto"/>
        <w:bottom w:val="none" w:sz="0" w:space="0" w:color="auto"/>
        <w:right w:val="none" w:sz="0" w:space="0" w:color="auto"/>
      </w:divBdr>
    </w:div>
    <w:div w:id="869538473">
      <w:marLeft w:val="640"/>
      <w:marRight w:val="0"/>
      <w:marTop w:val="0"/>
      <w:marBottom w:val="0"/>
      <w:divBdr>
        <w:top w:val="none" w:sz="0" w:space="0" w:color="auto"/>
        <w:left w:val="none" w:sz="0" w:space="0" w:color="auto"/>
        <w:bottom w:val="none" w:sz="0" w:space="0" w:color="auto"/>
        <w:right w:val="none" w:sz="0" w:space="0" w:color="auto"/>
      </w:divBdr>
    </w:div>
    <w:div w:id="869689430">
      <w:marLeft w:val="640"/>
      <w:marRight w:val="0"/>
      <w:marTop w:val="0"/>
      <w:marBottom w:val="0"/>
      <w:divBdr>
        <w:top w:val="none" w:sz="0" w:space="0" w:color="auto"/>
        <w:left w:val="none" w:sz="0" w:space="0" w:color="auto"/>
        <w:bottom w:val="none" w:sz="0" w:space="0" w:color="auto"/>
        <w:right w:val="none" w:sz="0" w:space="0" w:color="auto"/>
      </w:divBdr>
    </w:div>
    <w:div w:id="869730529">
      <w:marLeft w:val="640"/>
      <w:marRight w:val="0"/>
      <w:marTop w:val="0"/>
      <w:marBottom w:val="0"/>
      <w:divBdr>
        <w:top w:val="none" w:sz="0" w:space="0" w:color="auto"/>
        <w:left w:val="none" w:sz="0" w:space="0" w:color="auto"/>
        <w:bottom w:val="none" w:sz="0" w:space="0" w:color="auto"/>
        <w:right w:val="none" w:sz="0" w:space="0" w:color="auto"/>
      </w:divBdr>
    </w:div>
    <w:div w:id="869957075">
      <w:marLeft w:val="640"/>
      <w:marRight w:val="0"/>
      <w:marTop w:val="0"/>
      <w:marBottom w:val="0"/>
      <w:divBdr>
        <w:top w:val="none" w:sz="0" w:space="0" w:color="auto"/>
        <w:left w:val="none" w:sz="0" w:space="0" w:color="auto"/>
        <w:bottom w:val="none" w:sz="0" w:space="0" w:color="auto"/>
        <w:right w:val="none" w:sz="0" w:space="0" w:color="auto"/>
      </w:divBdr>
    </w:div>
    <w:div w:id="869997326">
      <w:bodyDiv w:val="1"/>
      <w:marLeft w:val="0"/>
      <w:marRight w:val="0"/>
      <w:marTop w:val="0"/>
      <w:marBottom w:val="0"/>
      <w:divBdr>
        <w:top w:val="none" w:sz="0" w:space="0" w:color="auto"/>
        <w:left w:val="none" w:sz="0" w:space="0" w:color="auto"/>
        <w:bottom w:val="none" w:sz="0" w:space="0" w:color="auto"/>
        <w:right w:val="none" w:sz="0" w:space="0" w:color="auto"/>
      </w:divBdr>
      <w:divsChild>
        <w:div w:id="64766722">
          <w:marLeft w:val="480"/>
          <w:marRight w:val="0"/>
          <w:marTop w:val="0"/>
          <w:marBottom w:val="0"/>
          <w:divBdr>
            <w:top w:val="none" w:sz="0" w:space="0" w:color="auto"/>
            <w:left w:val="none" w:sz="0" w:space="0" w:color="auto"/>
            <w:bottom w:val="none" w:sz="0" w:space="0" w:color="auto"/>
            <w:right w:val="none" w:sz="0" w:space="0" w:color="auto"/>
          </w:divBdr>
        </w:div>
        <w:div w:id="93022258">
          <w:marLeft w:val="480"/>
          <w:marRight w:val="0"/>
          <w:marTop w:val="0"/>
          <w:marBottom w:val="0"/>
          <w:divBdr>
            <w:top w:val="none" w:sz="0" w:space="0" w:color="auto"/>
            <w:left w:val="none" w:sz="0" w:space="0" w:color="auto"/>
            <w:bottom w:val="none" w:sz="0" w:space="0" w:color="auto"/>
            <w:right w:val="none" w:sz="0" w:space="0" w:color="auto"/>
          </w:divBdr>
        </w:div>
        <w:div w:id="116993060">
          <w:marLeft w:val="480"/>
          <w:marRight w:val="0"/>
          <w:marTop w:val="0"/>
          <w:marBottom w:val="0"/>
          <w:divBdr>
            <w:top w:val="none" w:sz="0" w:space="0" w:color="auto"/>
            <w:left w:val="none" w:sz="0" w:space="0" w:color="auto"/>
            <w:bottom w:val="none" w:sz="0" w:space="0" w:color="auto"/>
            <w:right w:val="none" w:sz="0" w:space="0" w:color="auto"/>
          </w:divBdr>
        </w:div>
        <w:div w:id="133447048">
          <w:marLeft w:val="480"/>
          <w:marRight w:val="0"/>
          <w:marTop w:val="0"/>
          <w:marBottom w:val="0"/>
          <w:divBdr>
            <w:top w:val="none" w:sz="0" w:space="0" w:color="auto"/>
            <w:left w:val="none" w:sz="0" w:space="0" w:color="auto"/>
            <w:bottom w:val="none" w:sz="0" w:space="0" w:color="auto"/>
            <w:right w:val="none" w:sz="0" w:space="0" w:color="auto"/>
          </w:divBdr>
        </w:div>
        <w:div w:id="145630638">
          <w:marLeft w:val="480"/>
          <w:marRight w:val="0"/>
          <w:marTop w:val="0"/>
          <w:marBottom w:val="0"/>
          <w:divBdr>
            <w:top w:val="none" w:sz="0" w:space="0" w:color="auto"/>
            <w:left w:val="none" w:sz="0" w:space="0" w:color="auto"/>
            <w:bottom w:val="none" w:sz="0" w:space="0" w:color="auto"/>
            <w:right w:val="none" w:sz="0" w:space="0" w:color="auto"/>
          </w:divBdr>
        </w:div>
        <w:div w:id="148251666">
          <w:marLeft w:val="480"/>
          <w:marRight w:val="0"/>
          <w:marTop w:val="0"/>
          <w:marBottom w:val="0"/>
          <w:divBdr>
            <w:top w:val="none" w:sz="0" w:space="0" w:color="auto"/>
            <w:left w:val="none" w:sz="0" w:space="0" w:color="auto"/>
            <w:bottom w:val="none" w:sz="0" w:space="0" w:color="auto"/>
            <w:right w:val="none" w:sz="0" w:space="0" w:color="auto"/>
          </w:divBdr>
        </w:div>
        <w:div w:id="221865961">
          <w:marLeft w:val="480"/>
          <w:marRight w:val="0"/>
          <w:marTop w:val="0"/>
          <w:marBottom w:val="0"/>
          <w:divBdr>
            <w:top w:val="none" w:sz="0" w:space="0" w:color="auto"/>
            <w:left w:val="none" w:sz="0" w:space="0" w:color="auto"/>
            <w:bottom w:val="none" w:sz="0" w:space="0" w:color="auto"/>
            <w:right w:val="none" w:sz="0" w:space="0" w:color="auto"/>
          </w:divBdr>
        </w:div>
        <w:div w:id="251084862">
          <w:marLeft w:val="480"/>
          <w:marRight w:val="0"/>
          <w:marTop w:val="0"/>
          <w:marBottom w:val="0"/>
          <w:divBdr>
            <w:top w:val="none" w:sz="0" w:space="0" w:color="auto"/>
            <w:left w:val="none" w:sz="0" w:space="0" w:color="auto"/>
            <w:bottom w:val="none" w:sz="0" w:space="0" w:color="auto"/>
            <w:right w:val="none" w:sz="0" w:space="0" w:color="auto"/>
          </w:divBdr>
        </w:div>
        <w:div w:id="300305207">
          <w:marLeft w:val="480"/>
          <w:marRight w:val="0"/>
          <w:marTop w:val="0"/>
          <w:marBottom w:val="0"/>
          <w:divBdr>
            <w:top w:val="none" w:sz="0" w:space="0" w:color="auto"/>
            <w:left w:val="none" w:sz="0" w:space="0" w:color="auto"/>
            <w:bottom w:val="none" w:sz="0" w:space="0" w:color="auto"/>
            <w:right w:val="none" w:sz="0" w:space="0" w:color="auto"/>
          </w:divBdr>
        </w:div>
        <w:div w:id="327902864">
          <w:marLeft w:val="480"/>
          <w:marRight w:val="0"/>
          <w:marTop w:val="0"/>
          <w:marBottom w:val="0"/>
          <w:divBdr>
            <w:top w:val="none" w:sz="0" w:space="0" w:color="auto"/>
            <w:left w:val="none" w:sz="0" w:space="0" w:color="auto"/>
            <w:bottom w:val="none" w:sz="0" w:space="0" w:color="auto"/>
            <w:right w:val="none" w:sz="0" w:space="0" w:color="auto"/>
          </w:divBdr>
        </w:div>
        <w:div w:id="333455858">
          <w:marLeft w:val="480"/>
          <w:marRight w:val="0"/>
          <w:marTop w:val="0"/>
          <w:marBottom w:val="0"/>
          <w:divBdr>
            <w:top w:val="none" w:sz="0" w:space="0" w:color="auto"/>
            <w:left w:val="none" w:sz="0" w:space="0" w:color="auto"/>
            <w:bottom w:val="none" w:sz="0" w:space="0" w:color="auto"/>
            <w:right w:val="none" w:sz="0" w:space="0" w:color="auto"/>
          </w:divBdr>
        </w:div>
        <w:div w:id="338119449">
          <w:marLeft w:val="480"/>
          <w:marRight w:val="0"/>
          <w:marTop w:val="0"/>
          <w:marBottom w:val="0"/>
          <w:divBdr>
            <w:top w:val="none" w:sz="0" w:space="0" w:color="auto"/>
            <w:left w:val="none" w:sz="0" w:space="0" w:color="auto"/>
            <w:bottom w:val="none" w:sz="0" w:space="0" w:color="auto"/>
            <w:right w:val="none" w:sz="0" w:space="0" w:color="auto"/>
          </w:divBdr>
        </w:div>
        <w:div w:id="413017916">
          <w:marLeft w:val="480"/>
          <w:marRight w:val="0"/>
          <w:marTop w:val="0"/>
          <w:marBottom w:val="0"/>
          <w:divBdr>
            <w:top w:val="none" w:sz="0" w:space="0" w:color="auto"/>
            <w:left w:val="none" w:sz="0" w:space="0" w:color="auto"/>
            <w:bottom w:val="none" w:sz="0" w:space="0" w:color="auto"/>
            <w:right w:val="none" w:sz="0" w:space="0" w:color="auto"/>
          </w:divBdr>
        </w:div>
        <w:div w:id="452526258">
          <w:marLeft w:val="480"/>
          <w:marRight w:val="0"/>
          <w:marTop w:val="0"/>
          <w:marBottom w:val="0"/>
          <w:divBdr>
            <w:top w:val="none" w:sz="0" w:space="0" w:color="auto"/>
            <w:left w:val="none" w:sz="0" w:space="0" w:color="auto"/>
            <w:bottom w:val="none" w:sz="0" w:space="0" w:color="auto"/>
            <w:right w:val="none" w:sz="0" w:space="0" w:color="auto"/>
          </w:divBdr>
        </w:div>
        <w:div w:id="502553819">
          <w:marLeft w:val="480"/>
          <w:marRight w:val="0"/>
          <w:marTop w:val="0"/>
          <w:marBottom w:val="0"/>
          <w:divBdr>
            <w:top w:val="none" w:sz="0" w:space="0" w:color="auto"/>
            <w:left w:val="none" w:sz="0" w:space="0" w:color="auto"/>
            <w:bottom w:val="none" w:sz="0" w:space="0" w:color="auto"/>
            <w:right w:val="none" w:sz="0" w:space="0" w:color="auto"/>
          </w:divBdr>
        </w:div>
        <w:div w:id="511381642">
          <w:marLeft w:val="480"/>
          <w:marRight w:val="0"/>
          <w:marTop w:val="0"/>
          <w:marBottom w:val="0"/>
          <w:divBdr>
            <w:top w:val="none" w:sz="0" w:space="0" w:color="auto"/>
            <w:left w:val="none" w:sz="0" w:space="0" w:color="auto"/>
            <w:bottom w:val="none" w:sz="0" w:space="0" w:color="auto"/>
            <w:right w:val="none" w:sz="0" w:space="0" w:color="auto"/>
          </w:divBdr>
        </w:div>
        <w:div w:id="540556498">
          <w:marLeft w:val="480"/>
          <w:marRight w:val="0"/>
          <w:marTop w:val="0"/>
          <w:marBottom w:val="0"/>
          <w:divBdr>
            <w:top w:val="none" w:sz="0" w:space="0" w:color="auto"/>
            <w:left w:val="none" w:sz="0" w:space="0" w:color="auto"/>
            <w:bottom w:val="none" w:sz="0" w:space="0" w:color="auto"/>
            <w:right w:val="none" w:sz="0" w:space="0" w:color="auto"/>
          </w:divBdr>
        </w:div>
        <w:div w:id="659305908">
          <w:marLeft w:val="480"/>
          <w:marRight w:val="0"/>
          <w:marTop w:val="0"/>
          <w:marBottom w:val="0"/>
          <w:divBdr>
            <w:top w:val="none" w:sz="0" w:space="0" w:color="auto"/>
            <w:left w:val="none" w:sz="0" w:space="0" w:color="auto"/>
            <w:bottom w:val="none" w:sz="0" w:space="0" w:color="auto"/>
            <w:right w:val="none" w:sz="0" w:space="0" w:color="auto"/>
          </w:divBdr>
        </w:div>
        <w:div w:id="747962504">
          <w:marLeft w:val="480"/>
          <w:marRight w:val="0"/>
          <w:marTop w:val="0"/>
          <w:marBottom w:val="0"/>
          <w:divBdr>
            <w:top w:val="none" w:sz="0" w:space="0" w:color="auto"/>
            <w:left w:val="none" w:sz="0" w:space="0" w:color="auto"/>
            <w:bottom w:val="none" w:sz="0" w:space="0" w:color="auto"/>
            <w:right w:val="none" w:sz="0" w:space="0" w:color="auto"/>
          </w:divBdr>
        </w:div>
        <w:div w:id="758403891">
          <w:marLeft w:val="480"/>
          <w:marRight w:val="0"/>
          <w:marTop w:val="0"/>
          <w:marBottom w:val="0"/>
          <w:divBdr>
            <w:top w:val="none" w:sz="0" w:space="0" w:color="auto"/>
            <w:left w:val="none" w:sz="0" w:space="0" w:color="auto"/>
            <w:bottom w:val="none" w:sz="0" w:space="0" w:color="auto"/>
            <w:right w:val="none" w:sz="0" w:space="0" w:color="auto"/>
          </w:divBdr>
        </w:div>
        <w:div w:id="790904812">
          <w:marLeft w:val="480"/>
          <w:marRight w:val="0"/>
          <w:marTop w:val="0"/>
          <w:marBottom w:val="0"/>
          <w:divBdr>
            <w:top w:val="none" w:sz="0" w:space="0" w:color="auto"/>
            <w:left w:val="none" w:sz="0" w:space="0" w:color="auto"/>
            <w:bottom w:val="none" w:sz="0" w:space="0" w:color="auto"/>
            <w:right w:val="none" w:sz="0" w:space="0" w:color="auto"/>
          </w:divBdr>
        </w:div>
        <w:div w:id="791634972">
          <w:marLeft w:val="480"/>
          <w:marRight w:val="0"/>
          <w:marTop w:val="0"/>
          <w:marBottom w:val="0"/>
          <w:divBdr>
            <w:top w:val="none" w:sz="0" w:space="0" w:color="auto"/>
            <w:left w:val="none" w:sz="0" w:space="0" w:color="auto"/>
            <w:bottom w:val="none" w:sz="0" w:space="0" w:color="auto"/>
            <w:right w:val="none" w:sz="0" w:space="0" w:color="auto"/>
          </w:divBdr>
        </w:div>
        <w:div w:id="830635855">
          <w:marLeft w:val="480"/>
          <w:marRight w:val="0"/>
          <w:marTop w:val="0"/>
          <w:marBottom w:val="0"/>
          <w:divBdr>
            <w:top w:val="none" w:sz="0" w:space="0" w:color="auto"/>
            <w:left w:val="none" w:sz="0" w:space="0" w:color="auto"/>
            <w:bottom w:val="none" w:sz="0" w:space="0" w:color="auto"/>
            <w:right w:val="none" w:sz="0" w:space="0" w:color="auto"/>
          </w:divBdr>
        </w:div>
        <w:div w:id="958530188">
          <w:marLeft w:val="480"/>
          <w:marRight w:val="0"/>
          <w:marTop w:val="0"/>
          <w:marBottom w:val="0"/>
          <w:divBdr>
            <w:top w:val="none" w:sz="0" w:space="0" w:color="auto"/>
            <w:left w:val="none" w:sz="0" w:space="0" w:color="auto"/>
            <w:bottom w:val="none" w:sz="0" w:space="0" w:color="auto"/>
            <w:right w:val="none" w:sz="0" w:space="0" w:color="auto"/>
          </w:divBdr>
        </w:div>
        <w:div w:id="1132868493">
          <w:marLeft w:val="480"/>
          <w:marRight w:val="0"/>
          <w:marTop w:val="0"/>
          <w:marBottom w:val="0"/>
          <w:divBdr>
            <w:top w:val="none" w:sz="0" w:space="0" w:color="auto"/>
            <w:left w:val="none" w:sz="0" w:space="0" w:color="auto"/>
            <w:bottom w:val="none" w:sz="0" w:space="0" w:color="auto"/>
            <w:right w:val="none" w:sz="0" w:space="0" w:color="auto"/>
          </w:divBdr>
        </w:div>
        <w:div w:id="1171067557">
          <w:marLeft w:val="480"/>
          <w:marRight w:val="0"/>
          <w:marTop w:val="0"/>
          <w:marBottom w:val="0"/>
          <w:divBdr>
            <w:top w:val="none" w:sz="0" w:space="0" w:color="auto"/>
            <w:left w:val="none" w:sz="0" w:space="0" w:color="auto"/>
            <w:bottom w:val="none" w:sz="0" w:space="0" w:color="auto"/>
            <w:right w:val="none" w:sz="0" w:space="0" w:color="auto"/>
          </w:divBdr>
        </w:div>
        <w:div w:id="1257399992">
          <w:marLeft w:val="480"/>
          <w:marRight w:val="0"/>
          <w:marTop w:val="0"/>
          <w:marBottom w:val="0"/>
          <w:divBdr>
            <w:top w:val="none" w:sz="0" w:space="0" w:color="auto"/>
            <w:left w:val="none" w:sz="0" w:space="0" w:color="auto"/>
            <w:bottom w:val="none" w:sz="0" w:space="0" w:color="auto"/>
            <w:right w:val="none" w:sz="0" w:space="0" w:color="auto"/>
          </w:divBdr>
        </w:div>
        <w:div w:id="1337609680">
          <w:marLeft w:val="480"/>
          <w:marRight w:val="0"/>
          <w:marTop w:val="0"/>
          <w:marBottom w:val="0"/>
          <w:divBdr>
            <w:top w:val="none" w:sz="0" w:space="0" w:color="auto"/>
            <w:left w:val="none" w:sz="0" w:space="0" w:color="auto"/>
            <w:bottom w:val="none" w:sz="0" w:space="0" w:color="auto"/>
            <w:right w:val="none" w:sz="0" w:space="0" w:color="auto"/>
          </w:divBdr>
        </w:div>
        <w:div w:id="1340082845">
          <w:marLeft w:val="480"/>
          <w:marRight w:val="0"/>
          <w:marTop w:val="0"/>
          <w:marBottom w:val="0"/>
          <w:divBdr>
            <w:top w:val="none" w:sz="0" w:space="0" w:color="auto"/>
            <w:left w:val="none" w:sz="0" w:space="0" w:color="auto"/>
            <w:bottom w:val="none" w:sz="0" w:space="0" w:color="auto"/>
            <w:right w:val="none" w:sz="0" w:space="0" w:color="auto"/>
          </w:divBdr>
        </w:div>
        <w:div w:id="1368334369">
          <w:marLeft w:val="480"/>
          <w:marRight w:val="0"/>
          <w:marTop w:val="0"/>
          <w:marBottom w:val="0"/>
          <w:divBdr>
            <w:top w:val="none" w:sz="0" w:space="0" w:color="auto"/>
            <w:left w:val="none" w:sz="0" w:space="0" w:color="auto"/>
            <w:bottom w:val="none" w:sz="0" w:space="0" w:color="auto"/>
            <w:right w:val="none" w:sz="0" w:space="0" w:color="auto"/>
          </w:divBdr>
        </w:div>
        <w:div w:id="1441487946">
          <w:marLeft w:val="480"/>
          <w:marRight w:val="0"/>
          <w:marTop w:val="0"/>
          <w:marBottom w:val="0"/>
          <w:divBdr>
            <w:top w:val="none" w:sz="0" w:space="0" w:color="auto"/>
            <w:left w:val="none" w:sz="0" w:space="0" w:color="auto"/>
            <w:bottom w:val="none" w:sz="0" w:space="0" w:color="auto"/>
            <w:right w:val="none" w:sz="0" w:space="0" w:color="auto"/>
          </w:divBdr>
        </w:div>
        <w:div w:id="1532257528">
          <w:marLeft w:val="480"/>
          <w:marRight w:val="0"/>
          <w:marTop w:val="0"/>
          <w:marBottom w:val="0"/>
          <w:divBdr>
            <w:top w:val="none" w:sz="0" w:space="0" w:color="auto"/>
            <w:left w:val="none" w:sz="0" w:space="0" w:color="auto"/>
            <w:bottom w:val="none" w:sz="0" w:space="0" w:color="auto"/>
            <w:right w:val="none" w:sz="0" w:space="0" w:color="auto"/>
          </w:divBdr>
        </w:div>
        <w:div w:id="1539510234">
          <w:marLeft w:val="480"/>
          <w:marRight w:val="0"/>
          <w:marTop w:val="0"/>
          <w:marBottom w:val="0"/>
          <w:divBdr>
            <w:top w:val="none" w:sz="0" w:space="0" w:color="auto"/>
            <w:left w:val="none" w:sz="0" w:space="0" w:color="auto"/>
            <w:bottom w:val="none" w:sz="0" w:space="0" w:color="auto"/>
            <w:right w:val="none" w:sz="0" w:space="0" w:color="auto"/>
          </w:divBdr>
        </w:div>
        <w:div w:id="1552155032">
          <w:marLeft w:val="480"/>
          <w:marRight w:val="0"/>
          <w:marTop w:val="0"/>
          <w:marBottom w:val="0"/>
          <w:divBdr>
            <w:top w:val="none" w:sz="0" w:space="0" w:color="auto"/>
            <w:left w:val="none" w:sz="0" w:space="0" w:color="auto"/>
            <w:bottom w:val="none" w:sz="0" w:space="0" w:color="auto"/>
            <w:right w:val="none" w:sz="0" w:space="0" w:color="auto"/>
          </w:divBdr>
        </w:div>
        <w:div w:id="1587614923">
          <w:marLeft w:val="480"/>
          <w:marRight w:val="0"/>
          <w:marTop w:val="0"/>
          <w:marBottom w:val="0"/>
          <w:divBdr>
            <w:top w:val="none" w:sz="0" w:space="0" w:color="auto"/>
            <w:left w:val="none" w:sz="0" w:space="0" w:color="auto"/>
            <w:bottom w:val="none" w:sz="0" w:space="0" w:color="auto"/>
            <w:right w:val="none" w:sz="0" w:space="0" w:color="auto"/>
          </w:divBdr>
        </w:div>
        <w:div w:id="1608849196">
          <w:marLeft w:val="480"/>
          <w:marRight w:val="0"/>
          <w:marTop w:val="0"/>
          <w:marBottom w:val="0"/>
          <w:divBdr>
            <w:top w:val="none" w:sz="0" w:space="0" w:color="auto"/>
            <w:left w:val="none" w:sz="0" w:space="0" w:color="auto"/>
            <w:bottom w:val="none" w:sz="0" w:space="0" w:color="auto"/>
            <w:right w:val="none" w:sz="0" w:space="0" w:color="auto"/>
          </w:divBdr>
        </w:div>
        <w:div w:id="1636791392">
          <w:marLeft w:val="480"/>
          <w:marRight w:val="0"/>
          <w:marTop w:val="0"/>
          <w:marBottom w:val="0"/>
          <w:divBdr>
            <w:top w:val="none" w:sz="0" w:space="0" w:color="auto"/>
            <w:left w:val="none" w:sz="0" w:space="0" w:color="auto"/>
            <w:bottom w:val="none" w:sz="0" w:space="0" w:color="auto"/>
            <w:right w:val="none" w:sz="0" w:space="0" w:color="auto"/>
          </w:divBdr>
        </w:div>
        <w:div w:id="1650328663">
          <w:marLeft w:val="480"/>
          <w:marRight w:val="0"/>
          <w:marTop w:val="0"/>
          <w:marBottom w:val="0"/>
          <w:divBdr>
            <w:top w:val="none" w:sz="0" w:space="0" w:color="auto"/>
            <w:left w:val="none" w:sz="0" w:space="0" w:color="auto"/>
            <w:bottom w:val="none" w:sz="0" w:space="0" w:color="auto"/>
            <w:right w:val="none" w:sz="0" w:space="0" w:color="auto"/>
          </w:divBdr>
        </w:div>
        <w:div w:id="1674214922">
          <w:marLeft w:val="480"/>
          <w:marRight w:val="0"/>
          <w:marTop w:val="0"/>
          <w:marBottom w:val="0"/>
          <w:divBdr>
            <w:top w:val="none" w:sz="0" w:space="0" w:color="auto"/>
            <w:left w:val="none" w:sz="0" w:space="0" w:color="auto"/>
            <w:bottom w:val="none" w:sz="0" w:space="0" w:color="auto"/>
            <w:right w:val="none" w:sz="0" w:space="0" w:color="auto"/>
          </w:divBdr>
        </w:div>
        <w:div w:id="1704860353">
          <w:marLeft w:val="480"/>
          <w:marRight w:val="0"/>
          <w:marTop w:val="0"/>
          <w:marBottom w:val="0"/>
          <w:divBdr>
            <w:top w:val="none" w:sz="0" w:space="0" w:color="auto"/>
            <w:left w:val="none" w:sz="0" w:space="0" w:color="auto"/>
            <w:bottom w:val="none" w:sz="0" w:space="0" w:color="auto"/>
            <w:right w:val="none" w:sz="0" w:space="0" w:color="auto"/>
          </w:divBdr>
        </w:div>
        <w:div w:id="1725372016">
          <w:marLeft w:val="480"/>
          <w:marRight w:val="0"/>
          <w:marTop w:val="0"/>
          <w:marBottom w:val="0"/>
          <w:divBdr>
            <w:top w:val="none" w:sz="0" w:space="0" w:color="auto"/>
            <w:left w:val="none" w:sz="0" w:space="0" w:color="auto"/>
            <w:bottom w:val="none" w:sz="0" w:space="0" w:color="auto"/>
            <w:right w:val="none" w:sz="0" w:space="0" w:color="auto"/>
          </w:divBdr>
        </w:div>
        <w:div w:id="1775205585">
          <w:marLeft w:val="480"/>
          <w:marRight w:val="0"/>
          <w:marTop w:val="0"/>
          <w:marBottom w:val="0"/>
          <w:divBdr>
            <w:top w:val="none" w:sz="0" w:space="0" w:color="auto"/>
            <w:left w:val="none" w:sz="0" w:space="0" w:color="auto"/>
            <w:bottom w:val="none" w:sz="0" w:space="0" w:color="auto"/>
            <w:right w:val="none" w:sz="0" w:space="0" w:color="auto"/>
          </w:divBdr>
        </w:div>
        <w:div w:id="1778209308">
          <w:marLeft w:val="480"/>
          <w:marRight w:val="0"/>
          <w:marTop w:val="0"/>
          <w:marBottom w:val="0"/>
          <w:divBdr>
            <w:top w:val="none" w:sz="0" w:space="0" w:color="auto"/>
            <w:left w:val="none" w:sz="0" w:space="0" w:color="auto"/>
            <w:bottom w:val="none" w:sz="0" w:space="0" w:color="auto"/>
            <w:right w:val="none" w:sz="0" w:space="0" w:color="auto"/>
          </w:divBdr>
        </w:div>
        <w:div w:id="1833643047">
          <w:marLeft w:val="480"/>
          <w:marRight w:val="0"/>
          <w:marTop w:val="0"/>
          <w:marBottom w:val="0"/>
          <w:divBdr>
            <w:top w:val="none" w:sz="0" w:space="0" w:color="auto"/>
            <w:left w:val="none" w:sz="0" w:space="0" w:color="auto"/>
            <w:bottom w:val="none" w:sz="0" w:space="0" w:color="auto"/>
            <w:right w:val="none" w:sz="0" w:space="0" w:color="auto"/>
          </w:divBdr>
        </w:div>
        <w:div w:id="1834031816">
          <w:marLeft w:val="480"/>
          <w:marRight w:val="0"/>
          <w:marTop w:val="0"/>
          <w:marBottom w:val="0"/>
          <w:divBdr>
            <w:top w:val="none" w:sz="0" w:space="0" w:color="auto"/>
            <w:left w:val="none" w:sz="0" w:space="0" w:color="auto"/>
            <w:bottom w:val="none" w:sz="0" w:space="0" w:color="auto"/>
            <w:right w:val="none" w:sz="0" w:space="0" w:color="auto"/>
          </w:divBdr>
        </w:div>
        <w:div w:id="1846750663">
          <w:marLeft w:val="480"/>
          <w:marRight w:val="0"/>
          <w:marTop w:val="0"/>
          <w:marBottom w:val="0"/>
          <w:divBdr>
            <w:top w:val="none" w:sz="0" w:space="0" w:color="auto"/>
            <w:left w:val="none" w:sz="0" w:space="0" w:color="auto"/>
            <w:bottom w:val="none" w:sz="0" w:space="0" w:color="auto"/>
            <w:right w:val="none" w:sz="0" w:space="0" w:color="auto"/>
          </w:divBdr>
        </w:div>
        <w:div w:id="1893275200">
          <w:marLeft w:val="480"/>
          <w:marRight w:val="0"/>
          <w:marTop w:val="0"/>
          <w:marBottom w:val="0"/>
          <w:divBdr>
            <w:top w:val="none" w:sz="0" w:space="0" w:color="auto"/>
            <w:left w:val="none" w:sz="0" w:space="0" w:color="auto"/>
            <w:bottom w:val="none" w:sz="0" w:space="0" w:color="auto"/>
            <w:right w:val="none" w:sz="0" w:space="0" w:color="auto"/>
          </w:divBdr>
        </w:div>
        <w:div w:id="1927104105">
          <w:marLeft w:val="480"/>
          <w:marRight w:val="0"/>
          <w:marTop w:val="0"/>
          <w:marBottom w:val="0"/>
          <w:divBdr>
            <w:top w:val="none" w:sz="0" w:space="0" w:color="auto"/>
            <w:left w:val="none" w:sz="0" w:space="0" w:color="auto"/>
            <w:bottom w:val="none" w:sz="0" w:space="0" w:color="auto"/>
            <w:right w:val="none" w:sz="0" w:space="0" w:color="auto"/>
          </w:divBdr>
        </w:div>
        <w:div w:id="1943369687">
          <w:marLeft w:val="480"/>
          <w:marRight w:val="0"/>
          <w:marTop w:val="0"/>
          <w:marBottom w:val="0"/>
          <w:divBdr>
            <w:top w:val="none" w:sz="0" w:space="0" w:color="auto"/>
            <w:left w:val="none" w:sz="0" w:space="0" w:color="auto"/>
            <w:bottom w:val="none" w:sz="0" w:space="0" w:color="auto"/>
            <w:right w:val="none" w:sz="0" w:space="0" w:color="auto"/>
          </w:divBdr>
        </w:div>
        <w:div w:id="2015261072">
          <w:marLeft w:val="480"/>
          <w:marRight w:val="0"/>
          <w:marTop w:val="0"/>
          <w:marBottom w:val="0"/>
          <w:divBdr>
            <w:top w:val="none" w:sz="0" w:space="0" w:color="auto"/>
            <w:left w:val="none" w:sz="0" w:space="0" w:color="auto"/>
            <w:bottom w:val="none" w:sz="0" w:space="0" w:color="auto"/>
            <w:right w:val="none" w:sz="0" w:space="0" w:color="auto"/>
          </w:divBdr>
        </w:div>
        <w:div w:id="2055345262">
          <w:marLeft w:val="480"/>
          <w:marRight w:val="0"/>
          <w:marTop w:val="0"/>
          <w:marBottom w:val="0"/>
          <w:divBdr>
            <w:top w:val="none" w:sz="0" w:space="0" w:color="auto"/>
            <w:left w:val="none" w:sz="0" w:space="0" w:color="auto"/>
            <w:bottom w:val="none" w:sz="0" w:space="0" w:color="auto"/>
            <w:right w:val="none" w:sz="0" w:space="0" w:color="auto"/>
          </w:divBdr>
        </w:div>
        <w:div w:id="2078236503">
          <w:marLeft w:val="480"/>
          <w:marRight w:val="0"/>
          <w:marTop w:val="0"/>
          <w:marBottom w:val="0"/>
          <w:divBdr>
            <w:top w:val="none" w:sz="0" w:space="0" w:color="auto"/>
            <w:left w:val="none" w:sz="0" w:space="0" w:color="auto"/>
            <w:bottom w:val="none" w:sz="0" w:space="0" w:color="auto"/>
            <w:right w:val="none" w:sz="0" w:space="0" w:color="auto"/>
          </w:divBdr>
        </w:div>
        <w:div w:id="2121601859">
          <w:marLeft w:val="480"/>
          <w:marRight w:val="0"/>
          <w:marTop w:val="0"/>
          <w:marBottom w:val="0"/>
          <w:divBdr>
            <w:top w:val="none" w:sz="0" w:space="0" w:color="auto"/>
            <w:left w:val="none" w:sz="0" w:space="0" w:color="auto"/>
            <w:bottom w:val="none" w:sz="0" w:space="0" w:color="auto"/>
            <w:right w:val="none" w:sz="0" w:space="0" w:color="auto"/>
          </w:divBdr>
        </w:div>
        <w:div w:id="2125541238">
          <w:marLeft w:val="480"/>
          <w:marRight w:val="0"/>
          <w:marTop w:val="0"/>
          <w:marBottom w:val="0"/>
          <w:divBdr>
            <w:top w:val="none" w:sz="0" w:space="0" w:color="auto"/>
            <w:left w:val="none" w:sz="0" w:space="0" w:color="auto"/>
            <w:bottom w:val="none" w:sz="0" w:space="0" w:color="auto"/>
            <w:right w:val="none" w:sz="0" w:space="0" w:color="auto"/>
          </w:divBdr>
        </w:div>
      </w:divsChild>
    </w:div>
    <w:div w:id="870268053">
      <w:marLeft w:val="640"/>
      <w:marRight w:val="0"/>
      <w:marTop w:val="0"/>
      <w:marBottom w:val="0"/>
      <w:divBdr>
        <w:top w:val="none" w:sz="0" w:space="0" w:color="auto"/>
        <w:left w:val="none" w:sz="0" w:space="0" w:color="auto"/>
        <w:bottom w:val="none" w:sz="0" w:space="0" w:color="auto"/>
        <w:right w:val="none" w:sz="0" w:space="0" w:color="auto"/>
      </w:divBdr>
    </w:div>
    <w:div w:id="870386746">
      <w:marLeft w:val="640"/>
      <w:marRight w:val="0"/>
      <w:marTop w:val="0"/>
      <w:marBottom w:val="0"/>
      <w:divBdr>
        <w:top w:val="none" w:sz="0" w:space="0" w:color="auto"/>
        <w:left w:val="none" w:sz="0" w:space="0" w:color="auto"/>
        <w:bottom w:val="none" w:sz="0" w:space="0" w:color="auto"/>
        <w:right w:val="none" w:sz="0" w:space="0" w:color="auto"/>
      </w:divBdr>
    </w:div>
    <w:div w:id="870604122">
      <w:marLeft w:val="640"/>
      <w:marRight w:val="0"/>
      <w:marTop w:val="0"/>
      <w:marBottom w:val="0"/>
      <w:divBdr>
        <w:top w:val="none" w:sz="0" w:space="0" w:color="auto"/>
        <w:left w:val="none" w:sz="0" w:space="0" w:color="auto"/>
        <w:bottom w:val="none" w:sz="0" w:space="0" w:color="auto"/>
        <w:right w:val="none" w:sz="0" w:space="0" w:color="auto"/>
      </w:divBdr>
    </w:div>
    <w:div w:id="871111294">
      <w:marLeft w:val="640"/>
      <w:marRight w:val="0"/>
      <w:marTop w:val="0"/>
      <w:marBottom w:val="0"/>
      <w:divBdr>
        <w:top w:val="none" w:sz="0" w:space="0" w:color="auto"/>
        <w:left w:val="none" w:sz="0" w:space="0" w:color="auto"/>
        <w:bottom w:val="none" w:sz="0" w:space="0" w:color="auto"/>
        <w:right w:val="none" w:sz="0" w:space="0" w:color="auto"/>
      </w:divBdr>
    </w:div>
    <w:div w:id="871259589">
      <w:marLeft w:val="640"/>
      <w:marRight w:val="0"/>
      <w:marTop w:val="0"/>
      <w:marBottom w:val="0"/>
      <w:divBdr>
        <w:top w:val="none" w:sz="0" w:space="0" w:color="auto"/>
        <w:left w:val="none" w:sz="0" w:space="0" w:color="auto"/>
        <w:bottom w:val="none" w:sz="0" w:space="0" w:color="auto"/>
        <w:right w:val="none" w:sz="0" w:space="0" w:color="auto"/>
      </w:divBdr>
    </w:div>
    <w:div w:id="871379018">
      <w:marLeft w:val="640"/>
      <w:marRight w:val="0"/>
      <w:marTop w:val="0"/>
      <w:marBottom w:val="0"/>
      <w:divBdr>
        <w:top w:val="none" w:sz="0" w:space="0" w:color="auto"/>
        <w:left w:val="none" w:sz="0" w:space="0" w:color="auto"/>
        <w:bottom w:val="none" w:sz="0" w:space="0" w:color="auto"/>
        <w:right w:val="none" w:sz="0" w:space="0" w:color="auto"/>
      </w:divBdr>
    </w:div>
    <w:div w:id="871921400">
      <w:marLeft w:val="640"/>
      <w:marRight w:val="0"/>
      <w:marTop w:val="0"/>
      <w:marBottom w:val="0"/>
      <w:divBdr>
        <w:top w:val="none" w:sz="0" w:space="0" w:color="auto"/>
        <w:left w:val="none" w:sz="0" w:space="0" w:color="auto"/>
        <w:bottom w:val="none" w:sz="0" w:space="0" w:color="auto"/>
        <w:right w:val="none" w:sz="0" w:space="0" w:color="auto"/>
      </w:divBdr>
    </w:div>
    <w:div w:id="872032983">
      <w:marLeft w:val="640"/>
      <w:marRight w:val="0"/>
      <w:marTop w:val="0"/>
      <w:marBottom w:val="0"/>
      <w:divBdr>
        <w:top w:val="none" w:sz="0" w:space="0" w:color="auto"/>
        <w:left w:val="none" w:sz="0" w:space="0" w:color="auto"/>
        <w:bottom w:val="none" w:sz="0" w:space="0" w:color="auto"/>
        <w:right w:val="none" w:sz="0" w:space="0" w:color="auto"/>
      </w:divBdr>
    </w:div>
    <w:div w:id="873033939">
      <w:bodyDiv w:val="1"/>
      <w:marLeft w:val="0"/>
      <w:marRight w:val="0"/>
      <w:marTop w:val="0"/>
      <w:marBottom w:val="0"/>
      <w:divBdr>
        <w:top w:val="none" w:sz="0" w:space="0" w:color="auto"/>
        <w:left w:val="none" w:sz="0" w:space="0" w:color="auto"/>
        <w:bottom w:val="none" w:sz="0" w:space="0" w:color="auto"/>
        <w:right w:val="none" w:sz="0" w:space="0" w:color="auto"/>
      </w:divBdr>
    </w:div>
    <w:div w:id="873738790">
      <w:bodyDiv w:val="1"/>
      <w:marLeft w:val="0"/>
      <w:marRight w:val="0"/>
      <w:marTop w:val="0"/>
      <w:marBottom w:val="0"/>
      <w:divBdr>
        <w:top w:val="none" w:sz="0" w:space="0" w:color="auto"/>
        <w:left w:val="none" w:sz="0" w:space="0" w:color="auto"/>
        <w:bottom w:val="none" w:sz="0" w:space="0" w:color="auto"/>
        <w:right w:val="none" w:sz="0" w:space="0" w:color="auto"/>
      </w:divBdr>
    </w:div>
    <w:div w:id="874780005">
      <w:marLeft w:val="640"/>
      <w:marRight w:val="0"/>
      <w:marTop w:val="0"/>
      <w:marBottom w:val="0"/>
      <w:divBdr>
        <w:top w:val="none" w:sz="0" w:space="0" w:color="auto"/>
        <w:left w:val="none" w:sz="0" w:space="0" w:color="auto"/>
        <w:bottom w:val="none" w:sz="0" w:space="0" w:color="auto"/>
        <w:right w:val="none" w:sz="0" w:space="0" w:color="auto"/>
      </w:divBdr>
    </w:div>
    <w:div w:id="874923946">
      <w:marLeft w:val="640"/>
      <w:marRight w:val="0"/>
      <w:marTop w:val="0"/>
      <w:marBottom w:val="0"/>
      <w:divBdr>
        <w:top w:val="none" w:sz="0" w:space="0" w:color="auto"/>
        <w:left w:val="none" w:sz="0" w:space="0" w:color="auto"/>
        <w:bottom w:val="none" w:sz="0" w:space="0" w:color="auto"/>
        <w:right w:val="none" w:sz="0" w:space="0" w:color="auto"/>
      </w:divBdr>
    </w:div>
    <w:div w:id="874924732">
      <w:marLeft w:val="640"/>
      <w:marRight w:val="0"/>
      <w:marTop w:val="0"/>
      <w:marBottom w:val="0"/>
      <w:divBdr>
        <w:top w:val="none" w:sz="0" w:space="0" w:color="auto"/>
        <w:left w:val="none" w:sz="0" w:space="0" w:color="auto"/>
        <w:bottom w:val="none" w:sz="0" w:space="0" w:color="auto"/>
        <w:right w:val="none" w:sz="0" w:space="0" w:color="auto"/>
      </w:divBdr>
    </w:div>
    <w:div w:id="874926886">
      <w:marLeft w:val="480"/>
      <w:marRight w:val="0"/>
      <w:marTop w:val="0"/>
      <w:marBottom w:val="0"/>
      <w:divBdr>
        <w:top w:val="none" w:sz="0" w:space="0" w:color="auto"/>
        <w:left w:val="none" w:sz="0" w:space="0" w:color="auto"/>
        <w:bottom w:val="none" w:sz="0" w:space="0" w:color="auto"/>
        <w:right w:val="none" w:sz="0" w:space="0" w:color="auto"/>
      </w:divBdr>
    </w:div>
    <w:div w:id="874998135">
      <w:marLeft w:val="640"/>
      <w:marRight w:val="0"/>
      <w:marTop w:val="0"/>
      <w:marBottom w:val="0"/>
      <w:divBdr>
        <w:top w:val="none" w:sz="0" w:space="0" w:color="auto"/>
        <w:left w:val="none" w:sz="0" w:space="0" w:color="auto"/>
        <w:bottom w:val="none" w:sz="0" w:space="0" w:color="auto"/>
        <w:right w:val="none" w:sz="0" w:space="0" w:color="auto"/>
      </w:divBdr>
    </w:div>
    <w:div w:id="875696393">
      <w:marLeft w:val="640"/>
      <w:marRight w:val="0"/>
      <w:marTop w:val="0"/>
      <w:marBottom w:val="0"/>
      <w:divBdr>
        <w:top w:val="none" w:sz="0" w:space="0" w:color="auto"/>
        <w:left w:val="none" w:sz="0" w:space="0" w:color="auto"/>
        <w:bottom w:val="none" w:sz="0" w:space="0" w:color="auto"/>
        <w:right w:val="none" w:sz="0" w:space="0" w:color="auto"/>
      </w:divBdr>
    </w:div>
    <w:div w:id="875780491">
      <w:marLeft w:val="640"/>
      <w:marRight w:val="0"/>
      <w:marTop w:val="0"/>
      <w:marBottom w:val="0"/>
      <w:divBdr>
        <w:top w:val="none" w:sz="0" w:space="0" w:color="auto"/>
        <w:left w:val="none" w:sz="0" w:space="0" w:color="auto"/>
        <w:bottom w:val="none" w:sz="0" w:space="0" w:color="auto"/>
        <w:right w:val="none" w:sz="0" w:space="0" w:color="auto"/>
      </w:divBdr>
    </w:div>
    <w:div w:id="876165812">
      <w:marLeft w:val="640"/>
      <w:marRight w:val="0"/>
      <w:marTop w:val="0"/>
      <w:marBottom w:val="0"/>
      <w:divBdr>
        <w:top w:val="none" w:sz="0" w:space="0" w:color="auto"/>
        <w:left w:val="none" w:sz="0" w:space="0" w:color="auto"/>
        <w:bottom w:val="none" w:sz="0" w:space="0" w:color="auto"/>
        <w:right w:val="none" w:sz="0" w:space="0" w:color="auto"/>
      </w:divBdr>
    </w:div>
    <w:div w:id="876239501">
      <w:marLeft w:val="640"/>
      <w:marRight w:val="0"/>
      <w:marTop w:val="0"/>
      <w:marBottom w:val="0"/>
      <w:divBdr>
        <w:top w:val="none" w:sz="0" w:space="0" w:color="auto"/>
        <w:left w:val="none" w:sz="0" w:space="0" w:color="auto"/>
        <w:bottom w:val="none" w:sz="0" w:space="0" w:color="auto"/>
        <w:right w:val="none" w:sz="0" w:space="0" w:color="auto"/>
      </w:divBdr>
    </w:div>
    <w:div w:id="876746502">
      <w:marLeft w:val="640"/>
      <w:marRight w:val="0"/>
      <w:marTop w:val="0"/>
      <w:marBottom w:val="0"/>
      <w:divBdr>
        <w:top w:val="none" w:sz="0" w:space="0" w:color="auto"/>
        <w:left w:val="none" w:sz="0" w:space="0" w:color="auto"/>
        <w:bottom w:val="none" w:sz="0" w:space="0" w:color="auto"/>
        <w:right w:val="none" w:sz="0" w:space="0" w:color="auto"/>
      </w:divBdr>
    </w:div>
    <w:div w:id="877207265">
      <w:bodyDiv w:val="1"/>
      <w:marLeft w:val="0"/>
      <w:marRight w:val="0"/>
      <w:marTop w:val="0"/>
      <w:marBottom w:val="0"/>
      <w:divBdr>
        <w:top w:val="none" w:sz="0" w:space="0" w:color="auto"/>
        <w:left w:val="none" w:sz="0" w:space="0" w:color="auto"/>
        <w:bottom w:val="none" w:sz="0" w:space="0" w:color="auto"/>
        <w:right w:val="none" w:sz="0" w:space="0" w:color="auto"/>
      </w:divBdr>
    </w:div>
    <w:div w:id="877471291">
      <w:marLeft w:val="640"/>
      <w:marRight w:val="0"/>
      <w:marTop w:val="0"/>
      <w:marBottom w:val="0"/>
      <w:divBdr>
        <w:top w:val="none" w:sz="0" w:space="0" w:color="auto"/>
        <w:left w:val="none" w:sz="0" w:space="0" w:color="auto"/>
        <w:bottom w:val="none" w:sz="0" w:space="0" w:color="auto"/>
        <w:right w:val="none" w:sz="0" w:space="0" w:color="auto"/>
      </w:divBdr>
    </w:div>
    <w:div w:id="877818626">
      <w:marLeft w:val="640"/>
      <w:marRight w:val="0"/>
      <w:marTop w:val="0"/>
      <w:marBottom w:val="0"/>
      <w:divBdr>
        <w:top w:val="none" w:sz="0" w:space="0" w:color="auto"/>
        <w:left w:val="none" w:sz="0" w:space="0" w:color="auto"/>
        <w:bottom w:val="none" w:sz="0" w:space="0" w:color="auto"/>
        <w:right w:val="none" w:sz="0" w:space="0" w:color="auto"/>
      </w:divBdr>
    </w:div>
    <w:div w:id="878206323">
      <w:marLeft w:val="640"/>
      <w:marRight w:val="0"/>
      <w:marTop w:val="0"/>
      <w:marBottom w:val="0"/>
      <w:divBdr>
        <w:top w:val="none" w:sz="0" w:space="0" w:color="auto"/>
        <w:left w:val="none" w:sz="0" w:space="0" w:color="auto"/>
        <w:bottom w:val="none" w:sz="0" w:space="0" w:color="auto"/>
        <w:right w:val="none" w:sz="0" w:space="0" w:color="auto"/>
      </w:divBdr>
    </w:div>
    <w:div w:id="878250218">
      <w:marLeft w:val="640"/>
      <w:marRight w:val="0"/>
      <w:marTop w:val="0"/>
      <w:marBottom w:val="0"/>
      <w:divBdr>
        <w:top w:val="none" w:sz="0" w:space="0" w:color="auto"/>
        <w:left w:val="none" w:sz="0" w:space="0" w:color="auto"/>
        <w:bottom w:val="none" w:sz="0" w:space="0" w:color="auto"/>
        <w:right w:val="none" w:sz="0" w:space="0" w:color="auto"/>
      </w:divBdr>
    </w:div>
    <w:div w:id="878317047">
      <w:marLeft w:val="640"/>
      <w:marRight w:val="0"/>
      <w:marTop w:val="0"/>
      <w:marBottom w:val="0"/>
      <w:divBdr>
        <w:top w:val="none" w:sz="0" w:space="0" w:color="auto"/>
        <w:left w:val="none" w:sz="0" w:space="0" w:color="auto"/>
        <w:bottom w:val="none" w:sz="0" w:space="0" w:color="auto"/>
        <w:right w:val="none" w:sz="0" w:space="0" w:color="auto"/>
      </w:divBdr>
    </w:div>
    <w:div w:id="878320656">
      <w:marLeft w:val="640"/>
      <w:marRight w:val="0"/>
      <w:marTop w:val="0"/>
      <w:marBottom w:val="0"/>
      <w:divBdr>
        <w:top w:val="none" w:sz="0" w:space="0" w:color="auto"/>
        <w:left w:val="none" w:sz="0" w:space="0" w:color="auto"/>
        <w:bottom w:val="none" w:sz="0" w:space="0" w:color="auto"/>
        <w:right w:val="none" w:sz="0" w:space="0" w:color="auto"/>
      </w:divBdr>
    </w:div>
    <w:div w:id="878587353">
      <w:marLeft w:val="640"/>
      <w:marRight w:val="0"/>
      <w:marTop w:val="0"/>
      <w:marBottom w:val="0"/>
      <w:divBdr>
        <w:top w:val="none" w:sz="0" w:space="0" w:color="auto"/>
        <w:left w:val="none" w:sz="0" w:space="0" w:color="auto"/>
        <w:bottom w:val="none" w:sz="0" w:space="0" w:color="auto"/>
        <w:right w:val="none" w:sz="0" w:space="0" w:color="auto"/>
      </w:divBdr>
    </w:div>
    <w:div w:id="879248069">
      <w:marLeft w:val="640"/>
      <w:marRight w:val="0"/>
      <w:marTop w:val="0"/>
      <w:marBottom w:val="0"/>
      <w:divBdr>
        <w:top w:val="none" w:sz="0" w:space="0" w:color="auto"/>
        <w:left w:val="none" w:sz="0" w:space="0" w:color="auto"/>
        <w:bottom w:val="none" w:sz="0" w:space="0" w:color="auto"/>
        <w:right w:val="none" w:sz="0" w:space="0" w:color="auto"/>
      </w:divBdr>
    </w:div>
    <w:div w:id="880433301">
      <w:bodyDiv w:val="1"/>
      <w:marLeft w:val="0"/>
      <w:marRight w:val="0"/>
      <w:marTop w:val="0"/>
      <w:marBottom w:val="0"/>
      <w:divBdr>
        <w:top w:val="none" w:sz="0" w:space="0" w:color="auto"/>
        <w:left w:val="none" w:sz="0" w:space="0" w:color="auto"/>
        <w:bottom w:val="none" w:sz="0" w:space="0" w:color="auto"/>
        <w:right w:val="none" w:sz="0" w:space="0" w:color="auto"/>
      </w:divBdr>
    </w:div>
    <w:div w:id="880753121">
      <w:marLeft w:val="640"/>
      <w:marRight w:val="0"/>
      <w:marTop w:val="0"/>
      <w:marBottom w:val="0"/>
      <w:divBdr>
        <w:top w:val="none" w:sz="0" w:space="0" w:color="auto"/>
        <w:left w:val="none" w:sz="0" w:space="0" w:color="auto"/>
        <w:bottom w:val="none" w:sz="0" w:space="0" w:color="auto"/>
        <w:right w:val="none" w:sz="0" w:space="0" w:color="auto"/>
      </w:divBdr>
    </w:div>
    <w:div w:id="881015995">
      <w:marLeft w:val="640"/>
      <w:marRight w:val="0"/>
      <w:marTop w:val="0"/>
      <w:marBottom w:val="0"/>
      <w:divBdr>
        <w:top w:val="none" w:sz="0" w:space="0" w:color="auto"/>
        <w:left w:val="none" w:sz="0" w:space="0" w:color="auto"/>
        <w:bottom w:val="none" w:sz="0" w:space="0" w:color="auto"/>
        <w:right w:val="none" w:sz="0" w:space="0" w:color="auto"/>
      </w:divBdr>
    </w:div>
    <w:div w:id="881290029">
      <w:marLeft w:val="640"/>
      <w:marRight w:val="0"/>
      <w:marTop w:val="0"/>
      <w:marBottom w:val="0"/>
      <w:divBdr>
        <w:top w:val="none" w:sz="0" w:space="0" w:color="auto"/>
        <w:left w:val="none" w:sz="0" w:space="0" w:color="auto"/>
        <w:bottom w:val="none" w:sz="0" w:space="0" w:color="auto"/>
        <w:right w:val="none" w:sz="0" w:space="0" w:color="auto"/>
      </w:divBdr>
    </w:div>
    <w:div w:id="881595922">
      <w:marLeft w:val="640"/>
      <w:marRight w:val="0"/>
      <w:marTop w:val="0"/>
      <w:marBottom w:val="0"/>
      <w:divBdr>
        <w:top w:val="none" w:sz="0" w:space="0" w:color="auto"/>
        <w:left w:val="none" w:sz="0" w:space="0" w:color="auto"/>
        <w:bottom w:val="none" w:sz="0" w:space="0" w:color="auto"/>
        <w:right w:val="none" w:sz="0" w:space="0" w:color="auto"/>
      </w:divBdr>
    </w:div>
    <w:div w:id="881601439">
      <w:marLeft w:val="640"/>
      <w:marRight w:val="0"/>
      <w:marTop w:val="0"/>
      <w:marBottom w:val="0"/>
      <w:divBdr>
        <w:top w:val="none" w:sz="0" w:space="0" w:color="auto"/>
        <w:left w:val="none" w:sz="0" w:space="0" w:color="auto"/>
        <w:bottom w:val="none" w:sz="0" w:space="0" w:color="auto"/>
        <w:right w:val="none" w:sz="0" w:space="0" w:color="auto"/>
      </w:divBdr>
    </w:div>
    <w:div w:id="881866034">
      <w:marLeft w:val="640"/>
      <w:marRight w:val="0"/>
      <w:marTop w:val="0"/>
      <w:marBottom w:val="0"/>
      <w:divBdr>
        <w:top w:val="none" w:sz="0" w:space="0" w:color="auto"/>
        <w:left w:val="none" w:sz="0" w:space="0" w:color="auto"/>
        <w:bottom w:val="none" w:sz="0" w:space="0" w:color="auto"/>
        <w:right w:val="none" w:sz="0" w:space="0" w:color="auto"/>
      </w:divBdr>
    </w:div>
    <w:div w:id="882013389">
      <w:marLeft w:val="640"/>
      <w:marRight w:val="0"/>
      <w:marTop w:val="0"/>
      <w:marBottom w:val="0"/>
      <w:divBdr>
        <w:top w:val="none" w:sz="0" w:space="0" w:color="auto"/>
        <w:left w:val="none" w:sz="0" w:space="0" w:color="auto"/>
        <w:bottom w:val="none" w:sz="0" w:space="0" w:color="auto"/>
        <w:right w:val="none" w:sz="0" w:space="0" w:color="auto"/>
      </w:divBdr>
    </w:div>
    <w:div w:id="882786027">
      <w:bodyDiv w:val="1"/>
      <w:marLeft w:val="0"/>
      <w:marRight w:val="0"/>
      <w:marTop w:val="0"/>
      <w:marBottom w:val="0"/>
      <w:divBdr>
        <w:top w:val="none" w:sz="0" w:space="0" w:color="auto"/>
        <w:left w:val="none" w:sz="0" w:space="0" w:color="auto"/>
        <w:bottom w:val="none" w:sz="0" w:space="0" w:color="auto"/>
        <w:right w:val="none" w:sz="0" w:space="0" w:color="auto"/>
      </w:divBdr>
      <w:divsChild>
        <w:div w:id="26682244">
          <w:marLeft w:val="480"/>
          <w:marRight w:val="0"/>
          <w:marTop w:val="0"/>
          <w:marBottom w:val="0"/>
          <w:divBdr>
            <w:top w:val="none" w:sz="0" w:space="0" w:color="auto"/>
            <w:left w:val="none" w:sz="0" w:space="0" w:color="auto"/>
            <w:bottom w:val="none" w:sz="0" w:space="0" w:color="auto"/>
            <w:right w:val="none" w:sz="0" w:space="0" w:color="auto"/>
          </w:divBdr>
        </w:div>
        <w:div w:id="93207022">
          <w:marLeft w:val="480"/>
          <w:marRight w:val="0"/>
          <w:marTop w:val="0"/>
          <w:marBottom w:val="0"/>
          <w:divBdr>
            <w:top w:val="none" w:sz="0" w:space="0" w:color="auto"/>
            <w:left w:val="none" w:sz="0" w:space="0" w:color="auto"/>
            <w:bottom w:val="none" w:sz="0" w:space="0" w:color="auto"/>
            <w:right w:val="none" w:sz="0" w:space="0" w:color="auto"/>
          </w:divBdr>
        </w:div>
        <w:div w:id="110903502">
          <w:marLeft w:val="480"/>
          <w:marRight w:val="0"/>
          <w:marTop w:val="0"/>
          <w:marBottom w:val="0"/>
          <w:divBdr>
            <w:top w:val="none" w:sz="0" w:space="0" w:color="auto"/>
            <w:left w:val="none" w:sz="0" w:space="0" w:color="auto"/>
            <w:bottom w:val="none" w:sz="0" w:space="0" w:color="auto"/>
            <w:right w:val="none" w:sz="0" w:space="0" w:color="auto"/>
          </w:divBdr>
        </w:div>
        <w:div w:id="118958547">
          <w:marLeft w:val="480"/>
          <w:marRight w:val="0"/>
          <w:marTop w:val="0"/>
          <w:marBottom w:val="0"/>
          <w:divBdr>
            <w:top w:val="none" w:sz="0" w:space="0" w:color="auto"/>
            <w:left w:val="none" w:sz="0" w:space="0" w:color="auto"/>
            <w:bottom w:val="none" w:sz="0" w:space="0" w:color="auto"/>
            <w:right w:val="none" w:sz="0" w:space="0" w:color="auto"/>
          </w:divBdr>
        </w:div>
        <w:div w:id="167719730">
          <w:marLeft w:val="480"/>
          <w:marRight w:val="0"/>
          <w:marTop w:val="0"/>
          <w:marBottom w:val="0"/>
          <w:divBdr>
            <w:top w:val="none" w:sz="0" w:space="0" w:color="auto"/>
            <w:left w:val="none" w:sz="0" w:space="0" w:color="auto"/>
            <w:bottom w:val="none" w:sz="0" w:space="0" w:color="auto"/>
            <w:right w:val="none" w:sz="0" w:space="0" w:color="auto"/>
          </w:divBdr>
        </w:div>
        <w:div w:id="175578350">
          <w:marLeft w:val="480"/>
          <w:marRight w:val="0"/>
          <w:marTop w:val="0"/>
          <w:marBottom w:val="0"/>
          <w:divBdr>
            <w:top w:val="none" w:sz="0" w:space="0" w:color="auto"/>
            <w:left w:val="none" w:sz="0" w:space="0" w:color="auto"/>
            <w:bottom w:val="none" w:sz="0" w:space="0" w:color="auto"/>
            <w:right w:val="none" w:sz="0" w:space="0" w:color="auto"/>
          </w:divBdr>
        </w:div>
        <w:div w:id="252856780">
          <w:marLeft w:val="480"/>
          <w:marRight w:val="0"/>
          <w:marTop w:val="0"/>
          <w:marBottom w:val="0"/>
          <w:divBdr>
            <w:top w:val="none" w:sz="0" w:space="0" w:color="auto"/>
            <w:left w:val="none" w:sz="0" w:space="0" w:color="auto"/>
            <w:bottom w:val="none" w:sz="0" w:space="0" w:color="auto"/>
            <w:right w:val="none" w:sz="0" w:space="0" w:color="auto"/>
          </w:divBdr>
        </w:div>
        <w:div w:id="278266906">
          <w:marLeft w:val="480"/>
          <w:marRight w:val="0"/>
          <w:marTop w:val="0"/>
          <w:marBottom w:val="0"/>
          <w:divBdr>
            <w:top w:val="none" w:sz="0" w:space="0" w:color="auto"/>
            <w:left w:val="none" w:sz="0" w:space="0" w:color="auto"/>
            <w:bottom w:val="none" w:sz="0" w:space="0" w:color="auto"/>
            <w:right w:val="none" w:sz="0" w:space="0" w:color="auto"/>
          </w:divBdr>
        </w:div>
        <w:div w:id="284695778">
          <w:marLeft w:val="480"/>
          <w:marRight w:val="0"/>
          <w:marTop w:val="0"/>
          <w:marBottom w:val="0"/>
          <w:divBdr>
            <w:top w:val="none" w:sz="0" w:space="0" w:color="auto"/>
            <w:left w:val="none" w:sz="0" w:space="0" w:color="auto"/>
            <w:bottom w:val="none" w:sz="0" w:space="0" w:color="auto"/>
            <w:right w:val="none" w:sz="0" w:space="0" w:color="auto"/>
          </w:divBdr>
        </w:div>
        <w:div w:id="305861916">
          <w:marLeft w:val="480"/>
          <w:marRight w:val="0"/>
          <w:marTop w:val="0"/>
          <w:marBottom w:val="0"/>
          <w:divBdr>
            <w:top w:val="none" w:sz="0" w:space="0" w:color="auto"/>
            <w:left w:val="none" w:sz="0" w:space="0" w:color="auto"/>
            <w:bottom w:val="none" w:sz="0" w:space="0" w:color="auto"/>
            <w:right w:val="none" w:sz="0" w:space="0" w:color="auto"/>
          </w:divBdr>
        </w:div>
        <w:div w:id="310788744">
          <w:marLeft w:val="480"/>
          <w:marRight w:val="0"/>
          <w:marTop w:val="0"/>
          <w:marBottom w:val="0"/>
          <w:divBdr>
            <w:top w:val="none" w:sz="0" w:space="0" w:color="auto"/>
            <w:left w:val="none" w:sz="0" w:space="0" w:color="auto"/>
            <w:bottom w:val="none" w:sz="0" w:space="0" w:color="auto"/>
            <w:right w:val="none" w:sz="0" w:space="0" w:color="auto"/>
          </w:divBdr>
        </w:div>
        <w:div w:id="329144046">
          <w:marLeft w:val="480"/>
          <w:marRight w:val="0"/>
          <w:marTop w:val="0"/>
          <w:marBottom w:val="0"/>
          <w:divBdr>
            <w:top w:val="none" w:sz="0" w:space="0" w:color="auto"/>
            <w:left w:val="none" w:sz="0" w:space="0" w:color="auto"/>
            <w:bottom w:val="none" w:sz="0" w:space="0" w:color="auto"/>
            <w:right w:val="none" w:sz="0" w:space="0" w:color="auto"/>
          </w:divBdr>
        </w:div>
        <w:div w:id="337314200">
          <w:marLeft w:val="480"/>
          <w:marRight w:val="0"/>
          <w:marTop w:val="0"/>
          <w:marBottom w:val="0"/>
          <w:divBdr>
            <w:top w:val="none" w:sz="0" w:space="0" w:color="auto"/>
            <w:left w:val="none" w:sz="0" w:space="0" w:color="auto"/>
            <w:bottom w:val="none" w:sz="0" w:space="0" w:color="auto"/>
            <w:right w:val="none" w:sz="0" w:space="0" w:color="auto"/>
          </w:divBdr>
        </w:div>
        <w:div w:id="348063082">
          <w:marLeft w:val="480"/>
          <w:marRight w:val="0"/>
          <w:marTop w:val="0"/>
          <w:marBottom w:val="0"/>
          <w:divBdr>
            <w:top w:val="none" w:sz="0" w:space="0" w:color="auto"/>
            <w:left w:val="none" w:sz="0" w:space="0" w:color="auto"/>
            <w:bottom w:val="none" w:sz="0" w:space="0" w:color="auto"/>
            <w:right w:val="none" w:sz="0" w:space="0" w:color="auto"/>
          </w:divBdr>
        </w:div>
        <w:div w:id="385103947">
          <w:marLeft w:val="480"/>
          <w:marRight w:val="0"/>
          <w:marTop w:val="0"/>
          <w:marBottom w:val="0"/>
          <w:divBdr>
            <w:top w:val="none" w:sz="0" w:space="0" w:color="auto"/>
            <w:left w:val="none" w:sz="0" w:space="0" w:color="auto"/>
            <w:bottom w:val="none" w:sz="0" w:space="0" w:color="auto"/>
            <w:right w:val="none" w:sz="0" w:space="0" w:color="auto"/>
          </w:divBdr>
        </w:div>
        <w:div w:id="415596271">
          <w:marLeft w:val="480"/>
          <w:marRight w:val="0"/>
          <w:marTop w:val="0"/>
          <w:marBottom w:val="0"/>
          <w:divBdr>
            <w:top w:val="none" w:sz="0" w:space="0" w:color="auto"/>
            <w:left w:val="none" w:sz="0" w:space="0" w:color="auto"/>
            <w:bottom w:val="none" w:sz="0" w:space="0" w:color="auto"/>
            <w:right w:val="none" w:sz="0" w:space="0" w:color="auto"/>
          </w:divBdr>
        </w:div>
        <w:div w:id="445277771">
          <w:marLeft w:val="480"/>
          <w:marRight w:val="0"/>
          <w:marTop w:val="0"/>
          <w:marBottom w:val="0"/>
          <w:divBdr>
            <w:top w:val="none" w:sz="0" w:space="0" w:color="auto"/>
            <w:left w:val="none" w:sz="0" w:space="0" w:color="auto"/>
            <w:bottom w:val="none" w:sz="0" w:space="0" w:color="auto"/>
            <w:right w:val="none" w:sz="0" w:space="0" w:color="auto"/>
          </w:divBdr>
        </w:div>
        <w:div w:id="453209021">
          <w:marLeft w:val="480"/>
          <w:marRight w:val="0"/>
          <w:marTop w:val="0"/>
          <w:marBottom w:val="0"/>
          <w:divBdr>
            <w:top w:val="none" w:sz="0" w:space="0" w:color="auto"/>
            <w:left w:val="none" w:sz="0" w:space="0" w:color="auto"/>
            <w:bottom w:val="none" w:sz="0" w:space="0" w:color="auto"/>
            <w:right w:val="none" w:sz="0" w:space="0" w:color="auto"/>
          </w:divBdr>
        </w:div>
        <w:div w:id="551424511">
          <w:marLeft w:val="480"/>
          <w:marRight w:val="0"/>
          <w:marTop w:val="0"/>
          <w:marBottom w:val="0"/>
          <w:divBdr>
            <w:top w:val="none" w:sz="0" w:space="0" w:color="auto"/>
            <w:left w:val="none" w:sz="0" w:space="0" w:color="auto"/>
            <w:bottom w:val="none" w:sz="0" w:space="0" w:color="auto"/>
            <w:right w:val="none" w:sz="0" w:space="0" w:color="auto"/>
          </w:divBdr>
        </w:div>
        <w:div w:id="646472470">
          <w:marLeft w:val="480"/>
          <w:marRight w:val="0"/>
          <w:marTop w:val="0"/>
          <w:marBottom w:val="0"/>
          <w:divBdr>
            <w:top w:val="none" w:sz="0" w:space="0" w:color="auto"/>
            <w:left w:val="none" w:sz="0" w:space="0" w:color="auto"/>
            <w:bottom w:val="none" w:sz="0" w:space="0" w:color="auto"/>
            <w:right w:val="none" w:sz="0" w:space="0" w:color="auto"/>
          </w:divBdr>
        </w:div>
        <w:div w:id="655231171">
          <w:marLeft w:val="480"/>
          <w:marRight w:val="0"/>
          <w:marTop w:val="0"/>
          <w:marBottom w:val="0"/>
          <w:divBdr>
            <w:top w:val="none" w:sz="0" w:space="0" w:color="auto"/>
            <w:left w:val="none" w:sz="0" w:space="0" w:color="auto"/>
            <w:bottom w:val="none" w:sz="0" w:space="0" w:color="auto"/>
            <w:right w:val="none" w:sz="0" w:space="0" w:color="auto"/>
          </w:divBdr>
        </w:div>
        <w:div w:id="667906886">
          <w:marLeft w:val="480"/>
          <w:marRight w:val="0"/>
          <w:marTop w:val="0"/>
          <w:marBottom w:val="0"/>
          <w:divBdr>
            <w:top w:val="none" w:sz="0" w:space="0" w:color="auto"/>
            <w:left w:val="none" w:sz="0" w:space="0" w:color="auto"/>
            <w:bottom w:val="none" w:sz="0" w:space="0" w:color="auto"/>
            <w:right w:val="none" w:sz="0" w:space="0" w:color="auto"/>
          </w:divBdr>
        </w:div>
        <w:div w:id="698509048">
          <w:marLeft w:val="480"/>
          <w:marRight w:val="0"/>
          <w:marTop w:val="0"/>
          <w:marBottom w:val="0"/>
          <w:divBdr>
            <w:top w:val="none" w:sz="0" w:space="0" w:color="auto"/>
            <w:left w:val="none" w:sz="0" w:space="0" w:color="auto"/>
            <w:bottom w:val="none" w:sz="0" w:space="0" w:color="auto"/>
            <w:right w:val="none" w:sz="0" w:space="0" w:color="auto"/>
          </w:divBdr>
        </w:div>
        <w:div w:id="721102071">
          <w:marLeft w:val="480"/>
          <w:marRight w:val="0"/>
          <w:marTop w:val="0"/>
          <w:marBottom w:val="0"/>
          <w:divBdr>
            <w:top w:val="none" w:sz="0" w:space="0" w:color="auto"/>
            <w:left w:val="none" w:sz="0" w:space="0" w:color="auto"/>
            <w:bottom w:val="none" w:sz="0" w:space="0" w:color="auto"/>
            <w:right w:val="none" w:sz="0" w:space="0" w:color="auto"/>
          </w:divBdr>
        </w:div>
        <w:div w:id="760102495">
          <w:marLeft w:val="480"/>
          <w:marRight w:val="0"/>
          <w:marTop w:val="0"/>
          <w:marBottom w:val="0"/>
          <w:divBdr>
            <w:top w:val="none" w:sz="0" w:space="0" w:color="auto"/>
            <w:left w:val="none" w:sz="0" w:space="0" w:color="auto"/>
            <w:bottom w:val="none" w:sz="0" w:space="0" w:color="auto"/>
            <w:right w:val="none" w:sz="0" w:space="0" w:color="auto"/>
          </w:divBdr>
        </w:div>
        <w:div w:id="797919999">
          <w:marLeft w:val="480"/>
          <w:marRight w:val="0"/>
          <w:marTop w:val="0"/>
          <w:marBottom w:val="0"/>
          <w:divBdr>
            <w:top w:val="none" w:sz="0" w:space="0" w:color="auto"/>
            <w:left w:val="none" w:sz="0" w:space="0" w:color="auto"/>
            <w:bottom w:val="none" w:sz="0" w:space="0" w:color="auto"/>
            <w:right w:val="none" w:sz="0" w:space="0" w:color="auto"/>
          </w:divBdr>
        </w:div>
        <w:div w:id="811098677">
          <w:marLeft w:val="480"/>
          <w:marRight w:val="0"/>
          <w:marTop w:val="0"/>
          <w:marBottom w:val="0"/>
          <w:divBdr>
            <w:top w:val="none" w:sz="0" w:space="0" w:color="auto"/>
            <w:left w:val="none" w:sz="0" w:space="0" w:color="auto"/>
            <w:bottom w:val="none" w:sz="0" w:space="0" w:color="auto"/>
            <w:right w:val="none" w:sz="0" w:space="0" w:color="auto"/>
          </w:divBdr>
        </w:div>
        <w:div w:id="827593885">
          <w:marLeft w:val="480"/>
          <w:marRight w:val="0"/>
          <w:marTop w:val="0"/>
          <w:marBottom w:val="0"/>
          <w:divBdr>
            <w:top w:val="none" w:sz="0" w:space="0" w:color="auto"/>
            <w:left w:val="none" w:sz="0" w:space="0" w:color="auto"/>
            <w:bottom w:val="none" w:sz="0" w:space="0" w:color="auto"/>
            <w:right w:val="none" w:sz="0" w:space="0" w:color="auto"/>
          </w:divBdr>
        </w:div>
        <w:div w:id="876746844">
          <w:marLeft w:val="480"/>
          <w:marRight w:val="0"/>
          <w:marTop w:val="0"/>
          <w:marBottom w:val="0"/>
          <w:divBdr>
            <w:top w:val="none" w:sz="0" w:space="0" w:color="auto"/>
            <w:left w:val="none" w:sz="0" w:space="0" w:color="auto"/>
            <w:bottom w:val="none" w:sz="0" w:space="0" w:color="auto"/>
            <w:right w:val="none" w:sz="0" w:space="0" w:color="auto"/>
          </w:divBdr>
        </w:div>
        <w:div w:id="903876752">
          <w:marLeft w:val="480"/>
          <w:marRight w:val="0"/>
          <w:marTop w:val="0"/>
          <w:marBottom w:val="0"/>
          <w:divBdr>
            <w:top w:val="none" w:sz="0" w:space="0" w:color="auto"/>
            <w:left w:val="none" w:sz="0" w:space="0" w:color="auto"/>
            <w:bottom w:val="none" w:sz="0" w:space="0" w:color="auto"/>
            <w:right w:val="none" w:sz="0" w:space="0" w:color="auto"/>
          </w:divBdr>
        </w:div>
        <w:div w:id="960573514">
          <w:marLeft w:val="480"/>
          <w:marRight w:val="0"/>
          <w:marTop w:val="0"/>
          <w:marBottom w:val="0"/>
          <w:divBdr>
            <w:top w:val="none" w:sz="0" w:space="0" w:color="auto"/>
            <w:left w:val="none" w:sz="0" w:space="0" w:color="auto"/>
            <w:bottom w:val="none" w:sz="0" w:space="0" w:color="auto"/>
            <w:right w:val="none" w:sz="0" w:space="0" w:color="auto"/>
          </w:divBdr>
        </w:div>
        <w:div w:id="1023358606">
          <w:marLeft w:val="480"/>
          <w:marRight w:val="0"/>
          <w:marTop w:val="0"/>
          <w:marBottom w:val="0"/>
          <w:divBdr>
            <w:top w:val="none" w:sz="0" w:space="0" w:color="auto"/>
            <w:left w:val="none" w:sz="0" w:space="0" w:color="auto"/>
            <w:bottom w:val="none" w:sz="0" w:space="0" w:color="auto"/>
            <w:right w:val="none" w:sz="0" w:space="0" w:color="auto"/>
          </w:divBdr>
        </w:div>
        <w:div w:id="1025405443">
          <w:marLeft w:val="480"/>
          <w:marRight w:val="0"/>
          <w:marTop w:val="0"/>
          <w:marBottom w:val="0"/>
          <w:divBdr>
            <w:top w:val="none" w:sz="0" w:space="0" w:color="auto"/>
            <w:left w:val="none" w:sz="0" w:space="0" w:color="auto"/>
            <w:bottom w:val="none" w:sz="0" w:space="0" w:color="auto"/>
            <w:right w:val="none" w:sz="0" w:space="0" w:color="auto"/>
          </w:divBdr>
        </w:div>
        <w:div w:id="1060131194">
          <w:marLeft w:val="480"/>
          <w:marRight w:val="0"/>
          <w:marTop w:val="0"/>
          <w:marBottom w:val="0"/>
          <w:divBdr>
            <w:top w:val="none" w:sz="0" w:space="0" w:color="auto"/>
            <w:left w:val="none" w:sz="0" w:space="0" w:color="auto"/>
            <w:bottom w:val="none" w:sz="0" w:space="0" w:color="auto"/>
            <w:right w:val="none" w:sz="0" w:space="0" w:color="auto"/>
          </w:divBdr>
        </w:div>
        <w:div w:id="1187912955">
          <w:marLeft w:val="480"/>
          <w:marRight w:val="0"/>
          <w:marTop w:val="0"/>
          <w:marBottom w:val="0"/>
          <w:divBdr>
            <w:top w:val="none" w:sz="0" w:space="0" w:color="auto"/>
            <w:left w:val="none" w:sz="0" w:space="0" w:color="auto"/>
            <w:bottom w:val="none" w:sz="0" w:space="0" w:color="auto"/>
            <w:right w:val="none" w:sz="0" w:space="0" w:color="auto"/>
          </w:divBdr>
        </w:div>
        <w:div w:id="1228953911">
          <w:marLeft w:val="480"/>
          <w:marRight w:val="0"/>
          <w:marTop w:val="0"/>
          <w:marBottom w:val="0"/>
          <w:divBdr>
            <w:top w:val="none" w:sz="0" w:space="0" w:color="auto"/>
            <w:left w:val="none" w:sz="0" w:space="0" w:color="auto"/>
            <w:bottom w:val="none" w:sz="0" w:space="0" w:color="auto"/>
            <w:right w:val="none" w:sz="0" w:space="0" w:color="auto"/>
          </w:divBdr>
        </w:div>
        <w:div w:id="1249852258">
          <w:marLeft w:val="480"/>
          <w:marRight w:val="0"/>
          <w:marTop w:val="0"/>
          <w:marBottom w:val="0"/>
          <w:divBdr>
            <w:top w:val="none" w:sz="0" w:space="0" w:color="auto"/>
            <w:left w:val="none" w:sz="0" w:space="0" w:color="auto"/>
            <w:bottom w:val="none" w:sz="0" w:space="0" w:color="auto"/>
            <w:right w:val="none" w:sz="0" w:space="0" w:color="auto"/>
          </w:divBdr>
        </w:div>
        <w:div w:id="1250773565">
          <w:marLeft w:val="480"/>
          <w:marRight w:val="0"/>
          <w:marTop w:val="0"/>
          <w:marBottom w:val="0"/>
          <w:divBdr>
            <w:top w:val="none" w:sz="0" w:space="0" w:color="auto"/>
            <w:left w:val="none" w:sz="0" w:space="0" w:color="auto"/>
            <w:bottom w:val="none" w:sz="0" w:space="0" w:color="auto"/>
            <w:right w:val="none" w:sz="0" w:space="0" w:color="auto"/>
          </w:divBdr>
        </w:div>
        <w:div w:id="1273127079">
          <w:marLeft w:val="480"/>
          <w:marRight w:val="0"/>
          <w:marTop w:val="0"/>
          <w:marBottom w:val="0"/>
          <w:divBdr>
            <w:top w:val="none" w:sz="0" w:space="0" w:color="auto"/>
            <w:left w:val="none" w:sz="0" w:space="0" w:color="auto"/>
            <w:bottom w:val="none" w:sz="0" w:space="0" w:color="auto"/>
            <w:right w:val="none" w:sz="0" w:space="0" w:color="auto"/>
          </w:divBdr>
        </w:div>
        <w:div w:id="1282569019">
          <w:marLeft w:val="480"/>
          <w:marRight w:val="0"/>
          <w:marTop w:val="0"/>
          <w:marBottom w:val="0"/>
          <w:divBdr>
            <w:top w:val="none" w:sz="0" w:space="0" w:color="auto"/>
            <w:left w:val="none" w:sz="0" w:space="0" w:color="auto"/>
            <w:bottom w:val="none" w:sz="0" w:space="0" w:color="auto"/>
            <w:right w:val="none" w:sz="0" w:space="0" w:color="auto"/>
          </w:divBdr>
        </w:div>
        <w:div w:id="1287615703">
          <w:marLeft w:val="480"/>
          <w:marRight w:val="0"/>
          <w:marTop w:val="0"/>
          <w:marBottom w:val="0"/>
          <w:divBdr>
            <w:top w:val="none" w:sz="0" w:space="0" w:color="auto"/>
            <w:left w:val="none" w:sz="0" w:space="0" w:color="auto"/>
            <w:bottom w:val="none" w:sz="0" w:space="0" w:color="auto"/>
            <w:right w:val="none" w:sz="0" w:space="0" w:color="auto"/>
          </w:divBdr>
        </w:div>
        <w:div w:id="1328678247">
          <w:marLeft w:val="480"/>
          <w:marRight w:val="0"/>
          <w:marTop w:val="0"/>
          <w:marBottom w:val="0"/>
          <w:divBdr>
            <w:top w:val="none" w:sz="0" w:space="0" w:color="auto"/>
            <w:left w:val="none" w:sz="0" w:space="0" w:color="auto"/>
            <w:bottom w:val="none" w:sz="0" w:space="0" w:color="auto"/>
            <w:right w:val="none" w:sz="0" w:space="0" w:color="auto"/>
          </w:divBdr>
        </w:div>
        <w:div w:id="1338269519">
          <w:marLeft w:val="480"/>
          <w:marRight w:val="0"/>
          <w:marTop w:val="0"/>
          <w:marBottom w:val="0"/>
          <w:divBdr>
            <w:top w:val="none" w:sz="0" w:space="0" w:color="auto"/>
            <w:left w:val="none" w:sz="0" w:space="0" w:color="auto"/>
            <w:bottom w:val="none" w:sz="0" w:space="0" w:color="auto"/>
            <w:right w:val="none" w:sz="0" w:space="0" w:color="auto"/>
          </w:divBdr>
        </w:div>
        <w:div w:id="1416243203">
          <w:marLeft w:val="480"/>
          <w:marRight w:val="0"/>
          <w:marTop w:val="0"/>
          <w:marBottom w:val="0"/>
          <w:divBdr>
            <w:top w:val="none" w:sz="0" w:space="0" w:color="auto"/>
            <w:left w:val="none" w:sz="0" w:space="0" w:color="auto"/>
            <w:bottom w:val="none" w:sz="0" w:space="0" w:color="auto"/>
            <w:right w:val="none" w:sz="0" w:space="0" w:color="auto"/>
          </w:divBdr>
        </w:div>
        <w:div w:id="1435438496">
          <w:marLeft w:val="480"/>
          <w:marRight w:val="0"/>
          <w:marTop w:val="0"/>
          <w:marBottom w:val="0"/>
          <w:divBdr>
            <w:top w:val="none" w:sz="0" w:space="0" w:color="auto"/>
            <w:left w:val="none" w:sz="0" w:space="0" w:color="auto"/>
            <w:bottom w:val="none" w:sz="0" w:space="0" w:color="auto"/>
            <w:right w:val="none" w:sz="0" w:space="0" w:color="auto"/>
          </w:divBdr>
        </w:div>
        <w:div w:id="1533956122">
          <w:marLeft w:val="480"/>
          <w:marRight w:val="0"/>
          <w:marTop w:val="0"/>
          <w:marBottom w:val="0"/>
          <w:divBdr>
            <w:top w:val="none" w:sz="0" w:space="0" w:color="auto"/>
            <w:left w:val="none" w:sz="0" w:space="0" w:color="auto"/>
            <w:bottom w:val="none" w:sz="0" w:space="0" w:color="auto"/>
            <w:right w:val="none" w:sz="0" w:space="0" w:color="auto"/>
          </w:divBdr>
        </w:div>
        <w:div w:id="1557164893">
          <w:marLeft w:val="480"/>
          <w:marRight w:val="0"/>
          <w:marTop w:val="0"/>
          <w:marBottom w:val="0"/>
          <w:divBdr>
            <w:top w:val="none" w:sz="0" w:space="0" w:color="auto"/>
            <w:left w:val="none" w:sz="0" w:space="0" w:color="auto"/>
            <w:bottom w:val="none" w:sz="0" w:space="0" w:color="auto"/>
            <w:right w:val="none" w:sz="0" w:space="0" w:color="auto"/>
          </w:divBdr>
        </w:div>
        <w:div w:id="1596474627">
          <w:marLeft w:val="480"/>
          <w:marRight w:val="0"/>
          <w:marTop w:val="0"/>
          <w:marBottom w:val="0"/>
          <w:divBdr>
            <w:top w:val="none" w:sz="0" w:space="0" w:color="auto"/>
            <w:left w:val="none" w:sz="0" w:space="0" w:color="auto"/>
            <w:bottom w:val="none" w:sz="0" w:space="0" w:color="auto"/>
            <w:right w:val="none" w:sz="0" w:space="0" w:color="auto"/>
          </w:divBdr>
        </w:div>
        <w:div w:id="1624847316">
          <w:marLeft w:val="480"/>
          <w:marRight w:val="0"/>
          <w:marTop w:val="0"/>
          <w:marBottom w:val="0"/>
          <w:divBdr>
            <w:top w:val="none" w:sz="0" w:space="0" w:color="auto"/>
            <w:left w:val="none" w:sz="0" w:space="0" w:color="auto"/>
            <w:bottom w:val="none" w:sz="0" w:space="0" w:color="auto"/>
            <w:right w:val="none" w:sz="0" w:space="0" w:color="auto"/>
          </w:divBdr>
        </w:div>
        <w:div w:id="1637443538">
          <w:marLeft w:val="480"/>
          <w:marRight w:val="0"/>
          <w:marTop w:val="0"/>
          <w:marBottom w:val="0"/>
          <w:divBdr>
            <w:top w:val="none" w:sz="0" w:space="0" w:color="auto"/>
            <w:left w:val="none" w:sz="0" w:space="0" w:color="auto"/>
            <w:bottom w:val="none" w:sz="0" w:space="0" w:color="auto"/>
            <w:right w:val="none" w:sz="0" w:space="0" w:color="auto"/>
          </w:divBdr>
        </w:div>
        <w:div w:id="1799713221">
          <w:marLeft w:val="480"/>
          <w:marRight w:val="0"/>
          <w:marTop w:val="0"/>
          <w:marBottom w:val="0"/>
          <w:divBdr>
            <w:top w:val="none" w:sz="0" w:space="0" w:color="auto"/>
            <w:left w:val="none" w:sz="0" w:space="0" w:color="auto"/>
            <w:bottom w:val="none" w:sz="0" w:space="0" w:color="auto"/>
            <w:right w:val="none" w:sz="0" w:space="0" w:color="auto"/>
          </w:divBdr>
        </w:div>
        <w:div w:id="1805343946">
          <w:marLeft w:val="480"/>
          <w:marRight w:val="0"/>
          <w:marTop w:val="0"/>
          <w:marBottom w:val="0"/>
          <w:divBdr>
            <w:top w:val="none" w:sz="0" w:space="0" w:color="auto"/>
            <w:left w:val="none" w:sz="0" w:space="0" w:color="auto"/>
            <w:bottom w:val="none" w:sz="0" w:space="0" w:color="auto"/>
            <w:right w:val="none" w:sz="0" w:space="0" w:color="auto"/>
          </w:divBdr>
        </w:div>
        <w:div w:id="2053114021">
          <w:marLeft w:val="480"/>
          <w:marRight w:val="0"/>
          <w:marTop w:val="0"/>
          <w:marBottom w:val="0"/>
          <w:divBdr>
            <w:top w:val="none" w:sz="0" w:space="0" w:color="auto"/>
            <w:left w:val="none" w:sz="0" w:space="0" w:color="auto"/>
            <w:bottom w:val="none" w:sz="0" w:space="0" w:color="auto"/>
            <w:right w:val="none" w:sz="0" w:space="0" w:color="auto"/>
          </w:divBdr>
        </w:div>
        <w:div w:id="2070376813">
          <w:marLeft w:val="480"/>
          <w:marRight w:val="0"/>
          <w:marTop w:val="0"/>
          <w:marBottom w:val="0"/>
          <w:divBdr>
            <w:top w:val="none" w:sz="0" w:space="0" w:color="auto"/>
            <w:left w:val="none" w:sz="0" w:space="0" w:color="auto"/>
            <w:bottom w:val="none" w:sz="0" w:space="0" w:color="auto"/>
            <w:right w:val="none" w:sz="0" w:space="0" w:color="auto"/>
          </w:divBdr>
        </w:div>
      </w:divsChild>
    </w:div>
    <w:div w:id="883441588">
      <w:marLeft w:val="640"/>
      <w:marRight w:val="0"/>
      <w:marTop w:val="0"/>
      <w:marBottom w:val="0"/>
      <w:divBdr>
        <w:top w:val="none" w:sz="0" w:space="0" w:color="auto"/>
        <w:left w:val="none" w:sz="0" w:space="0" w:color="auto"/>
        <w:bottom w:val="none" w:sz="0" w:space="0" w:color="auto"/>
        <w:right w:val="none" w:sz="0" w:space="0" w:color="auto"/>
      </w:divBdr>
    </w:div>
    <w:div w:id="883447711">
      <w:marLeft w:val="640"/>
      <w:marRight w:val="0"/>
      <w:marTop w:val="0"/>
      <w:marBottom w:val="0"/>
      <w:divBdr>
        <w:top w:val="none" w:sz="0" w:space="0" w:color="auto"/>
        <w:left w:val="none" w:sz="0" w:space="0" w:color="auto"/>
        <w:bottom w:val="none" w:sz="0" w:space="0" w:color="auto"/>
        <w:right w:val="none" w:sz="0" w:space="0" w:color="auto"/>
      </w:divBdr>
    </w:div>
    <w:div w:id="883713846">
      <w:marLeft w:val="640"/>
      <w:marRight w:val="0"/>
      <w:marTop w:val="0"/>
      <w:marBottom w:val="0"/>
      <w:divBdr>
        <w:top w:val="none" w:sz="0" w:space="0" w:color="auto"/>
        <w:left w:val="none" w:sz="0" w:space="0" w:color="auto"/>
        <w:bottom w:val="none" w:sz="0" w:space="0" w:color="auto"/>
        <w:right w:val="none" w:sz="0" w:space="0" w:color="auto"/>
      </w:divBdr>
    </w:div>
    <w:div w:id="883827348">
      <w:marLeft w:val="640"/>
      <w:marRight w:val="0"/>
      <w:marTop w:val="0"/>
      <w:marBottom w:val="0"/>
      <w:divBdr>
        <w:top w:val="none" w:sz="0" w:space="0" w:color="auto"/>
        <w:left w:val="none" w:sz="0" w:space="0" w:color="auto"/>
        <w:bottom w:val="none" w:sz="0" w:space="0" w:color="auto"/>
        <w:right w:val="none" w:sz="0" w:space="0" w:color="auto"/>
      </w:divBdr>
    </w:div>
    <w:div w:id="883833749">
      <w:marLeft w:val="640"/>
      <w:marRight w:val="0"/>
      <w:marTop w:val="0"/>
      <w:marBottom w:val="0"/>
      <w:divBdr>
        <w:top w:val="none" w:sz="0" w:space="0" w:color="auto"/>
        <w:left w:val="none" w:sz="0" w:space="0" w:color="auto"/>
        <w:bottom w:val="none" w:sz="0" w:space="0" w:color="auto"/>
        <w:right w:val="none" w:sz="0" w:space="0" w:color="auto"/>
      </w:divBdr>
    </w:div>
    <w:div w:id="884172962">
      <w:marLeft w:val="640"/>
      <w:marRight w:val="0"/>
      <w:marTop w:val="0"/>
      <w:marBottom w:val="0"/>
      <w:divBdr>
        <w:top w:val="none" w:sz="0" w:space="0" w:color="auto"/>
        <w:left w:val="none" w:sz="0" w:space="0" w:color="auto"/>
        <w:bottom w:val="none" w:sz="0" w:space="0" w:color="auto"/>
        <w:right w:val="none" w:sz="0" w:space="0" w:color="auto"/>
      </w:divBdr>
    </w:div>
    <w:div w:id="884636985">
      <w:marLeft w:val="640"/>
      <w:marRight w:val="0"/>
      <w:marTop w:val="0"/>
      <w:marBottom w:val="0"/>
      <w:divBdr>
        <w:top w:val="none" w:sz="0" w:space="0" w:color="auto"/>
        <w:left w:val="none" w:sz="0" w:space="0" w:color="auto"/>
        <w:bottom w:val="none" w:sz="0" w:space="0" w:color="auto"/>
        <w:right w:val="none" w:sz="0" w:space="0" w:color="auto"/>
      </w:divBdr>
    </w:div>
    <w:div w:id="885147442">
      <w:bodyDiv w:val="1"/>
      <w:marLeft w:val="0"/>
      <w:marRight w:val="0"/>
      <w:marTop w:val="0"/>
      <w:marBottom w:val="0"/>
      <w:divBdr>
        <w:top w:val="none" w:sz="0" w:space="0" w:color="auto"/>
        <w:left w:val="none" w:sz="0" w:space="0" w:color="auto"/>
        <w:bottom w:val="none" w:sz="0" w:space="0" w:color="auto"/>
        <w:right w:val="none" w:sz="0" w:space="0" w:color="auto"/>
      </w:divBdr>
    </w:div>
    <w:div w:id="885339386">
      <w:marLeft w:val="640"/>
      <w:marRight w:val="0"/>
      <w:marTop w:val="0"/>
      <w:marBottom w:val="0"/>
      <w:divBdr>
        <w:top w:val="none" w:sz="0" w:space="0" w:color="auto"/>
        <w:left w:val="none" w:sz="0" w:space="0" w:color="auto"/>
        <w:bottom w:val="none" w:sz="0" w:space="0" w:color="auto"/>
        <w:right w:val="none" w:sz="0" w:space="0" w:color="auto"/>
      </w:divBdr>
    </w:div>
    <w:div w:id="885414270">
      <w:marLeft w:val="640"/>
      <w:marRight w:val="0"/>
      <w:marTop w:val="0"/>
      <w:marBottom w:val="0"/>
      <w:divBdr>
        <w:top w:val="none" w:sz="0" w:space="0" w:color="auto"/>
        <w:left w:val="none" w:sz="0" w:space="0" w:color="auto"/>
        <w:bottom w:val="none" w:sz="0" w:space="0" w:color="auto"/>
        <w:right w:val="none" w:sz="0" w:space="0" w:color="auto"/>
      </w:divBdr>
    </w:div>
    <w:div w:id="885608700">
      <w:marLeft w:val="640"/>
      <w:marRight w:val="0"/>
      <w:marTop w:val="0"/>
      <w:marBottom w:val="0"/>
      <w:divBdr>
        <w:top w:val="none" w:sz="0" w:space="0" w:color="auto"/>
        <w:left w:val="none" w:sz="0" w:space="0" w:color="auto"/>
        <w:bottom w:val="none" w:sz="0" w:space="0" w:color="auto"/>
        <w:right w:val="none" w:sz="0" w:space="0" w:color="auto"/>
      </w:divBdr>
    </w:div>
    <w:div w:id="886062859">
      <w:marLeft w:val="640"/>
      <w:marRight w:val="0"/>
      <w:marTop w:val="0"/>
      <w:marBottom w:val="0"/>
      <w:divBdr>
        <w:top w:val="none" w:sz="0" w:space="0" w:color="auto"/>
        <w:left w:val="none" w:sz="0" w:space="0" w:color="auto"/>
        <w:bottom w:val="none" w:sz="0" w:space="0" w:color="auto"/>
        <w:right w:val="none" w:sz="0" w:space="0" w:color="auto"/>
      </w:divBdr>
    </w:div>
    <w:div w:id="886183818">
      <w:marLeft w:val="640"/>
      <w:marRight w:val="0"/>
      <w:marTop w:val="0"/>
      <w:marBottom w:val="0"/>
      <w:divBdr>
        <w:top w:val="none" w:sz="0" w:space="0" w:color="auto"/>
        <w:left w:val="none" w:sz="0" w:space="0" w:color="auto"/>
        <w:bottom w:val="none" w:sz="0" w:space="0" w:color="auto"/>
        <w:right w:val="none" w:sz="0" w:space="0" w:color="auto"/>
      </w:divBdr>
    </w:div>
    <w:div w:id="886528315">
      <w:bodyDiv w:val="1"/>
      <w:marLeft w:val="0"/>
      <w:marRight w:val="0"/>
      <w:marTop w:val="0"/>
      <w:marBottom w:val="0"/>
      <w:divBdr>
        <w:top w:val="none" w:sz="0" w:space="0" w:color="auto"/>
        <w:left w:val="none" w:sz="0" w:space="0" w:color="auto"/>
        <w:bottom w:val="none" w:sz="0" w:space="0" w:color="auto"/>
        <w:right w:val="none" w:sz="0" w:space="0" w:color="auto"/>
      </w:divBdr>
    </w:div>
    <w:div w:id="886602640">
      <w:marLeft w:val="640"/>
      <w:marRight w:val="0"/>
      <w:marTop w:val="0"/>
      <w:marBottom w:val="0"/>
      <w:divBdr>
        <w:top w:val="none" w:sz="0" w:space="0" w:color="auto"/>
        <w:left w:val="none" w:sz="0" w:space="0" w:color="auto"/>
        <w:bottom w:val="none" w:sz="0" w:space="0" w:color="auto"/>
        <w:right w:val="none" w:sz="0" w:space="0" w:color="auto"/>
      </w:divBdr>
    </w:div>
    <w:div w:id="886721197">
      <w:marLeft w:val="640"/>
      <w:marRight w:val="0"/>
      <w:marTop w:val="0"/>
      <w:marBottom w:val="0"/>
      <w:divBdr>
        <w:top w:val="none" w:sz="0" w:space="0" w:color="auto"/>
        <w:left w:val="none" w:sz="0" w:space="0" w:color="auto"/>
        <w:bottom w:val="none" w:sz="0" w:space="0" w:color="auto"/>
        <w:right w:val="none" w:sz="0" w:space="0" w:color="auto"/>
      </w:divBdr>
    </w:div>
    <w:div w:id="886844571">
      <w:marLeft w:val="640"/>
      <w:marRight w:val="0"/>
      <w:marTop w:val="0"/>
      <w:marBottom w:val="0"/>
      <w:divBdr>
        <w:top w:val="none" w:sz="0" w:space="0" w:color="auto"/>
        <w:left w:val="none" w:sz="0" w:space="0" w:color="auto"/>
        <w:bottom w:val="none" w:sz="0" w:space="0" w:color="auto"/>
        <w:right w:val="none" w:sz="0" w:space="0" w:color="auto"/>
      </w:divBdr>
    </w:div>
    <w:div w:id="887255589">
      <w:marLeft w:val="640"/>
      <w:marRight w:val="0"/>
      <w:marTop w:val="0"/>
      <w:marBottom w:val="0"/>
      <w:divBdr>
        <w:top w:val="none" w:sz="0" w:space="0" w:color="auto"/>
        <w:left w:val="none" w:sz="0" w:space="0" w:color="auto"/>
        <w:bottom w:val="none" w:sz="0" w:space="0" w:color="auto"/>
        <w:right w:val="none" w:sz="0" w:space="0" w:color="auto"/>
      </w:divBdr>
    </w:div>
    <w:div w:id="887685341">
      <w:marLeft w:val="640"/>
      <w:marRight w:val="0"/>
      <w:marTop w:val="0"/>
      <w:marBottom w:val="0"/>
      <w:divBdr>
        <w:top w:val="none" w:sz="0" w:space="0" w:color="auto"/>
        <w:left w:val="none" w:sz="0" w:space="0" w:color="auto"/>
        <w:bottom w:val="none" w:sz="0" w:space="0" w:color="auto"/>
        <w:right w:val="none" w:sz="0" w:space="0" w:color="auto"/>
      </w:divBdr>
    </w:div>
    <w:div w:id="888148259">
      <w:marLeft w:val="640"/>
      <w:marRight w:val="0"/>
      <w:marTop w:val="0"/>
      <w:marBottom w:val="0"/>
      <w:divBdr>
        <w:top w:val="none" w:sz="0" w:space="0" w:color="auto"/>
        <w:left w:val="none" w:sz="0" w:space="0" w:color="auto"/>
        <w:bottom w:val="none" w:sz="0" w:space="0" w:color="auto"/>
        <w:right w:val="none" w:sz="0" w:space="0" w:color="auto"/>
      </w:divBdr>
    </w:div>
    <w:div w:id="888612337">
      <w:marLeft w:val="640"/>
      <w:marRight w:val="0"/>
      <w:marTop w:val="0"/>
      <w:marBottom w:val="0"/>
      <w:divBdr>
        <w:top w:val="none" w:sz="0" w:space="0" w:color="auto"/>
        <w:left w:val="none" w:sz="0" w:space="0" w:color="auto"/>
        <w:bottom w:val="none" w:sz="0" w:space="0" w:color="auto"/>
        <w:right w:val="none" w:sz="0" w:space="0" w:color="auto"/>
      </w:divBdr>
    </w:div>
    <w:div w:id="889263398">
      <w:marLeft w:val="640"/>
      <w:marRight w:val="0"/>
      <w:marTop w:val="0"/>
      <w:marBottom w:val="0"/>
      <w:divBdr>
        <w:top w:val="none" w:sz="0" w:space="0" w:color="auto"/>
        <w:left w:val="none" w:sz="0" w:space="0" w:color="auto"/>
        <w:bottom w:val="none" w:sz="0" w:space="0" w:color="auto"/>
        <w:right w:val="none" w:sz="0" w:space="0" w:color="auto"/>
      </w:divBdr>
    </w:div>
    <w:div w:id="889809478">
      <w:bodyDiv w:val="1"/>
      <w:marLeft w:val="0"/>
      <w:marRight w:val="0"/>
      <w:marTop w:val="0"/>
      <w:marBottom w:val="0"/>
      <w:divBdr>
        <w:top w:val="none" w:sz="0" w:space="0" w:color="auto"/>
        <w:left w:val="none" w:sz="0" w:space="0" w:color="auto"/>
        <w:bottom w:val="none" w:sz="0" w:space="0" w:color="auto"/>
        <w:right w:val="none" w:sz="0" w:space="0" w:color="auto"/>
      </w:divBdr>
    </w:div>
    <w:div w:id="889920977">
      <w:marLeft w:val="640"/>
      <w:marRight w:val="0"/>
      <w:marTop w:val="0"/>
      <w:marBottom w:val="0"/>
      <w:divBdr>
        <w:top w:val="none" w:sz="0" w:space="0" w:color="auto"/>
        <w:left w:val="none" w:sz="0" w:space="0" w:color="auto"/>
        <w:bottom w:val="none" w:sz="0" w:space="0" w:color="auto"/>
        <w:right w:val="none" w:sz="0" w:space="0" w:color="auto"/>
      </w:divBdr>
    </w:div>
    <w:div w:id="890074296">
      <w:marLeft w:val="640"/>
      <w:marRight w:val="0"/>
      <w:marTop w:val="0"/>
      <w:marBottom w:val="0"/>
      <w:divBdr>
        <w:top w:val="none" w:sz="0" w:space="0" w:color="auto"/>
        <w:left w:val="none" w:sz="0" w:space="0" w:color="auto"/>
        <w:bottom w:val="none" w:sz="0" w:space="0" w:color="auto"/>
        <w:right w:val="none" w:sz="0" w:space="0" w:color="auto"/>
      </w:divBdr>
    </w:div>
    <w:div w:id="890113348">
      <w:marLeft w:val="640"/>
      <w:marRight w:val="0"/>
      <w:marTop w:val="0"/>
      <w:marBottom w:val="0"/>
      <w:divBdr>
        <w:top w:val="none" w:sz="0" w:space="0" w:color="auto"/>
        <w:left w:val="none" w:sz="0" w:space="0" w:color="auto"/>
        <w:bottom w:val="none" w:sz="0" w:space="0" w:color="auto"/>
        <w:right w:val="none" w:sz="0" w:space="0" w:color="auto"/>
      </w:divBdr>
    </w:div>
    <w:div w:id="890195901">
      <w:marLeft w:val="640"/>
      <w:marRight w:val="0"/>
      <w:marTop w:val="0"/>
      <w:marBottom w:val="0"/>
      <w:divBdr>
        <w:top w:val="none" w:sz="0" w:space="0" w:color="auto"/>
        <w:left w:val="none" w:sz="0" w:space="0" w:color="auto"/>
        <w:bottom w:val="none" w:sz="0" w:space="0" w:color="auto"/>
        <w:right w:val="none" w:sz="0" w:space="0" w:color="auto"/>
      </w:divBdr>
    </w:div>
    <w:div w:id="890458497">
      <w:marLeft w:val="640"/>
      <w:marRight w:val="0"/>
      <w:marTop w:val="0"/>
      <w:marBottom w:val="0"/>
      <w:divBdr>
        <w:top w:val="none" w:sz="0" w:space="0" w:color="auto"/>
        <w:left w:val="none" w:sz="0" w:space="0" w:color="auto"/>
        <w:bottom w:val="none" w:sz="0" w:space="0" w:color="auto"/>
        <w:right w:val="none" w:sz="0" w:space="0" w:color="auto"/>
      </w:divBdr>
    </w:div>
    <w:div w:id="890503587">
      <w:bodyDiv w:val="1"/>
      <w:marLeft w:val="0"/>
      <w:marRight w:val="0"/>
      <w:marTop w:val="0"/>
      <w:marBottom w:val="0"/>
      <w:divBdr>
        <w:top w:val="none" w:sz="0" w:space="0" w:color="auto"/>
        <w:left w:val="none" w:sz="0" w:space="0" w:color="auto"/>
        <w:bottom w:val="none" w:sz="0" w:space="0" w:color="auto"/>
        <w:right w:val="none" w:sz="0" w:space="0" w:color="auto"/>
      </w:divBdr>
    </w:div>
    <w:div w:id="890581862">
      <w:marLeft w:val="640"/>
      <w:marRight w:val="0"/>
      <w:marTop w:val="0"/>
      <w:marBottom w:val="0"/>
      <w:divBdr>
        <w:top w:val="none" w:sz="0" w:space="0" w:color="auto"/>
        <w:left w:val="none" w:sz="0" w:space="0" w:color="auto"/>
        <w:bottom w:val="none" w:sz="0" w:space="0" w:color="auto"/>
        <w:right w:val="none" w:sz="0" w:space="0" w:color="auto"/>
      </w:divBdr>
    </w:div>
    <w:div w:id="890842813">
      <w:marLeft w:val="640"/>
      <w:marRight w:val="0"/>
      <w:marTop w:val="0"/>
      <w:marBottom w:val="0"/>
      <w:divBdr>
        <w:top w:val="none" w:sz="0" w:space="0" w:color="auto"/>
        <w:left w:val="none" w:sz="0" w:space="0" w:color="auto"/>
        <w:bottom w:val="none" w:sz="0" w:space="0" w:color="auto"/>
        <w:right w:val="none" w:sz="0" w:space="0" w:color="auto"/>
      </w:divBdr>
    </w:div>
    <w:div w:id="890918199">
      <w:marLeft w:val="640"/>
      <w:marRight w:val="0"/>
      <w:marTop w:val="0"/>
      <w:marBottom w:val="0"/>
      <w:divBdr>
        <w:top w:val="none" w:sz="0" w:space="0" w:color="auto"/>
        <w:left w:val="none" w:sz="0" w:space="0" w:color="auto"/>
        <w:bottom w:val="none" w:sz="0" w:space="0" w:color="auto"/>
        <w:right w:val="none" w:sz="0" w:space="0" w:color="auto"/>
      </w:divBdr>
    </w:div>
    <w:div w:id="891114938">
      <w:marLeft w:val="640"/>
      <w:marRight w:val="0"/>
      <w:marTop w:val="0"/>
      <w:marBottom w:val="0"/>
      <w:divBdr>
        <w:top w:val="none" w:sz="0" w:space="0" w:color="auto"/>
        <w:left w:val="none" w:sz="0" w:space="0" w:color="auto"/>
        <w:bottom w:val="none" w:sz="0" w:space="0" w:color="auto"/>
        <w:right w:val="none" w:sz="0" w:space="0" w:color="auto"/>
      </w:divBdr>
    </w:div>
    <w:div w:id="891312447">
      <w:marLeft w:val="640"/>
      <w:marRight w:val="0"/>
      <w:marTop w:val="0"/>
      <w:marBottom w:val="0"/>
      <w:divBdr>
        <w:top w:val="none" w:sz="0" w:space="0" w:color="auto"/>
        <w:left w:val="none" w:sz="0" w:space="0" w:color="auto"/>
        <w:bottom w:val="none" w:sz="0" w:space="0" w:color="auto"/>
        <w:right w:val="none" w:sz="0" w:space="0" w:color="auto"/>
      </w:divBdr>
    </w:div>
    <w:div w:id="891425746">
      <w:bodyDiv w:val="1"/>
      <w:marLeft w:val="0"/>
      <w:marRight w:val="0"/>
      <w:marTop w:val="0"/>
      <w:marBottom w:val="0"/>
      <w:divBdr>
        <w:top w:val="none" w:sz="0" w:space="0" w:color="auto"/>
        <w:left w:val="none" w:sz="0" w:space="0" w:color="auto"/>
        <w:bottom w:val="none" w:sz="0" w:space="0" w:color="auto"/>
        <w:right w:val="none" w:sz="0" w:space="0" w:color="auto"/>
      </w:divBdr>
    </w:div>
    <w:div w:id="892155439">
      <w:marLeft w:val="640"/>
      <w:marRight w:val="0"/>
      <w:marTop w:val="0"/>
      <w:marBottom w:val="0"/>
      <w:divBdr>
        <w:top w:val="none" w:sz="0" w:space="0" w:color="auto"/>
        <w:left w:val="none" w:sz="0" w:space="0" w:color="auto"/>
        <w:bottom w:val="none" w:sz="0" w:space="0" w:color="auto"/>
        <w:right w:val="none" w:sz="0" w:space="0" w:color="auto"/>
      </w:divBdr>
    </w:div>
    <w:div w:id="892234665">
      <w:bodyDiv w:val="1"/>
      <w:marLeft w:val="0"/>
      <w:marRight w:val="0"/>
      <w:marTop w:val="0"/>
      <w:marBottom w:val="0"/>
      <w:divBdr>
        <w:top w:val="none" w:sz="0" w:space="0" w:color="auto"/>
        <w:left w:val="none" w:sz="0" w:space="0" w:color="auto"/>
        <w:bottom w:val="none" w:sz="0" w:space="0" w:color="auto"/>
        <w:right w:val="none" w:sz="0" w:space="0" w:color="auto"/>
      </w:divBdr>
      <w:divsChild>
        <w:div w:id="98336675">
          <w:marLeft w:val="480"/>
          <w:marRight w:val="0"/>
          <w:marTop w:val="0"/>
          <w:marBottom w:val="0"/>
          <w:divBdr>
            <w:top w:val="none" w:sz="0" w:space="0" w:color="auto"/>
            <w:left w:val="none" w:sz="0" w:space="0" w:color="auto"/>
            <w:bottom w:val="none" w:sz="0" w:space="0" w:color="auto"/>
            <w:right w:val="none" w:sz="0" w:space="0" w:color="auto"/>
          </w:divBdr>
        </w:div>
        <w:div w:id="265120619">
          <w:marLeft w:val="480"/>
          <w:marRight w:val="0"/>
          <w:marTop w:val="0"/>
          <w:marBottom w:val="0"/>
          <w:divBdr>
            <w:top w:val="none" w:sz="0" w:space="0" w:color="auto"/>
            <w:left w:val="none" w:sz="0" w:space="0" w:color="auto"/>
            <w:bottom w:val="none" w:sz="0" w:space="0" w:color="auto"/>
            <w:right w:val="none" w:sz="0" w:space="0" w:color="auto"/>
          </w:divBdr>
        </w:div>
        <w:div w:id="282348390">
          <w:marLeft w:val="480"/>
          <w:marRight w:val="0"/>
          <w:marTop w:val="0"/>
          <w:marBottom w:val="0"/>
          <w:divBdr>
            <w:top w:val="none" w:sz="0" w:space="0" w:color="auto"/>
            <w:left w:val="none" w:sz="0" w:space="0" w:color="auto"/>
            <w:bottom w:val="none" w:sz="0" w:space="0" w:color="auto"/>
            <w:right w:val="none" w:sz="0" w:space="0" w:color="auto"/>
          </w:divBdr>
        </w:div>
        <w:div w:id="338507499">
          <w:marLeft w:val="480"/>
          <w:marRight w:val="0"/>
          <w:marTop w:val="0"/>
          <w:marBottom w:val="0"/>
          <w:divBdr>
            <w:top w:val="none" w:sz="0" w:space="0" w:color="auto"/>
            <w:left w:val="none" w:sz="0" w:space="0" w:color="auto"/>
            <w:bottom w:val="none" w:sz="0" w:space="0" w:color="auto"/>
            <w:right w:val="none" w:sz="0" w:space="0" w:color="auto"/>
          </w:divBdr>
        </w:div>
        <w:div w:id="421269036">
          <w:marLeft w:val="480"/>
          <w:marRight w:val="0"/>
          <w:marTop w:val="0"/>
          <w:marBottom w:val="0"/>
          <w:divBdr>
            <w:top w:val="none" w:sz="0" w:space="0" w:color="auto"/>
            <w:left w:val="none" w:sz="0" w:space="0" w:color="auto"/>
            <w:bottom w:val="none" w:sz="0" w:space="0" w:color="auto"/>
            <w:right w:val="none" w:sz="0" w:space="0" w:color="auto"/>
          </w:divBdr>
        </w:div>
        <w:div w:id="430514815">
          <w:marLeft w:val="480"/>
          <w:marRight w:val="0"/>
          <w:marTop w:val="0"/>
          <w:marBottom w:val="0"/>
          <w:divBdr>
            <w:top w:val="none" w:sz="0" w:space="0" w:color="auto"/>
            <w:left w:val="none" w:sz="0" w:space="0" w:color="auto"/>
            <w:bottom w:val="none" w:sz="0" w:space="0" w:color="auto"/>
            <w:right w:val="none" w:sz="0" w:space="0" w:color="auto"/>
          </w:divBdr>
        </w:div>
        <w:div w:id="444228753">
          <w:marLeft w:val="480"/>
          <w:marRight w:val="0"/>
          <w:marTop w:val="0"/>
          <w:marBottom w:val="0"/>
          <w:divBdr>
            <w:top w:val="none" w:sz="0" w:space="0" w:color="auto"/>
            <w:left w:val="none" w:sz="0" w:space="0" w:color="auto"/>
            <w:bottom w:val="none" w:sz="0" w:space="0" w:color="auto"/>
            <w:right w:val="none" w:sz="0" w:space="0" w:color="auto"/>
          </w:divBdr>
        </w:div>
        <w:div w:id="451826950">
          <w:marLeft w:val="480"/>
          <w:marRight w:val="0"/>
          <w:marTop w:val="0"/>
          <w:marBottom w:val="0"/>
          <w:divBdr>
            <w:top w:val="none" w:sz="0" w:space="0" w:color="auto"/>
            <w:left w:val="none" w:sz="0" w:space="0" w:color="auto"/>
            <w:bottom w:val="none" w:sz="0" w:space="0" w:color="auto"/>
            <w:right w:val="none" w:sz="0" w:space="0" w:color="auto"/>
          </w:divBdr>
        </w:div>
        <w:div w:id="492792784">
          <w:marLeft w:val="480"/>
          <w:marRight w:val="0"/>
          <w:marTop w:val="0"/>
          <w:marBottom w:val="0"/>
          <w:divBdr>
            <w:top w:val="none" w:sz="0" w:space="0" w:color="auto"/>
            <w:left w:val="none" w:sz="0" w:space="0" w:color="auto"/>
            <w:bottom w:val="none" w:sz="0" w:space="0" w:color="auto"/>
            <w:right w:val="none" w:sz="0" w:space="0" w:color="auto"/>
          </w:divBdr>
        </w:div>
        <w:div w:id="498161708">
          <w:marLeft w:val="480"/>
          <w:marRight w:val="0"/>
          <w:marTop w:val="0"/>
          <w:marBottom w:val="0"/>
          <w:divBdr>
            <w:top w:val="none" w:sz="0" w:space="0" w:color="auto"/>
            <w:left w:val="none" w:sz="0" w:space="0" w:color="auto"/>
            <w:bottom w:val="none" w:sz="0" w:space="0" w:color="auto"/>
            <w:right w:val="none" w:sz="0" w:space="0" w:color="auto"/>
          </w:divBdr>
        </w:div>
        <w:div w:id="508913421">
          <w:marLeft w:val="480"/>
          <w:marRight w:val="0"/>
          <w:marTop w:val="0"/>
          <w:marBottom w:val="0"/>
          <w:divBdr>
            <w:top w:val="none" w:sz="0" w:space="0" w:color="auto"/>
            <w:left w:val="none" w:sz="0" w:space="0" w:color="auto"/>
            <w:bottom w:val="none" w:sz="0" w:space="0" w:color="auto"/>
            <w:right w:val="none" w:sz="0" w:space="0" w:color="auto"/>
          </w:divBdr>
        </w:div>
        <w:div w:id="519710458">
          <w:marLeft w:val="480"/>
          <w:marRight w:val="0"/>
          <w:marTop w:val="0"/>
          <w:marBottom w:val="0"/>
          <w:divBdr>
            <w:top w:val="none" w:sz="0" w:space="0" w:color="auto"/>
            <w:left w:val="none" w:sz="0" w:space="0" w:color="auto"/>
            <w:bottom w:val="none" w:sz="0" w:space="0" w:color="auto"/>
            <w:right w:val="none" w:sz="0" w:space="0" w:color="auto"/>
          </w:divBdr>
        </w:div>
        <w:div w:id="519972456">
          <w:marLeft w:val="480"/>
          <w:marRight w:val="0"/>
          <w:marTop w:val="0"/>
          <w:marBottom w:val="0"/>
          <w:divBdr>
            <w:top w:val="none" w:sz="0" w:space="0" w:color="auto"/>
            <w:left w:val="none" w:sz="0" w:space="0" w:color="auto"/>
            <w:bottom w:val="none" w:sz="0" w:space="0" w:color="auto"/>
            <w:right w:val="none" w:sz="0" w:space="0" w:color="auto"/>
          </w:divBdr>
        </w:div>
        <w:div w:id="545724051">
          <w:marLeft w:val="480"/>
          <w:marRight w:val="0"/>
          <w:marTop w:val="0"/>
          <w:marBottom w:val="0"/>
          <w:divBdr>
            <w:top w:val="none" w:sz="0" w:space="0" w:color="auto"/>
            <w:left w:val="none" w:sz="0" w:space="0" w:color="auto"/>
            <w:bottom w:val="none" w:sz="0" w:space="0" w:color="auto"/>
            <w:right w:val="none" w:sz="0" w:space="0" w:color="auto"/>
          </w:divBdr>
        </w:div>
        <w:div w:id="553006257">
          <w:marLeft w:val="480"/>
          <w:marRight w:val="0"/>
          <w:marTop w:val="0"/>
          <w:marBottom w:val="0"/>
          <w:divBdr>
            <w:top w:val="none" w:sz="0" w:space="0" w:color="auto"/>
            <w:left w:val="none" w:sz="0" w:space="0" w:color="auto"/>
            <w:bottom w:val="none" w:sz="0" w:space="0" w:color="auto"/>
            <w:right w:val="none" w:sz="0" w:space="0" w:color="auto"/>
          </w:divBdr>
        </w:div>
        <w:div w:id="563756759">
          <w:marLeft w:val="480"/>
          <w:marRight w:val="0"/>
          <w:marTop w:val="0"/>
          <w:marBottom w:val="0"/>
          <w:divBdr>
            <w:top w:val="none" w:sz="0" w:space="0" w:color="auto"/>
            <w:left w:val="none" w:sz="0" w:space="0" w:color="auto"/>
            <w:bottom w:val="none" w:sz="0" w:space="0" w:color="auto"/>
            <w:right w:val="none" w:sz="0" w:space="0" w:color="auto"/>
          </w:divBdr>
        </w:div>
        <w:div w:id="613559560">
          <w:marLeft w:val="480"/>
          <w:marRight w:val="0"/>
          <w:marTop w:val="0"/>
          <w:marBottom w:val="0"/>
          <w:divBdr>
            <w:top w:val="none" w:sz="0" w:space="0" w:color="auto"/>
            <w:left w:val="none" w:sz="0" w:space="0" w:color="auto"/>
            <w:bottom w:val="none" w:sz="0" w:space="0" w:color="auto"/>
            <w:right w:val="none" w:sz="0" w:space="0" w:color="auto"/>
          </w:divBdr>
        </w:div>
        <w:div w:id="614216740">
          <w:marLeft w:val="480"/>
          <w:marRight w:val="0"/>
          <w:marTop w:val="0"/>
          <w:marBottom w:val="0"/>
          <w:divBdr>
            <w:top w:val="none" w:sz="0" w:space="0" w:color="auto"/>
            <w:left w:val="none" w:sz="0" w:space="0" w:color="auto"/>
            <w:bottom w:val="none" w:sz="0" w:space="0" w:color="auto"/>
            <w:right w:val="none" w:sz="0" w:space="0" w:color="auto"/>
          </w:divBdr>
        </w:div>
        <w:div w:id="694771251">
          <w:marLeft w:val="480"/>
          <w:marRight w:val="0"/>
          <w:marTop w:val="0"/>
          <w:marBottom w:val="0"/>
          <w:divBdr>
            <w:top w:val="none" w:sz="0" w:space="0" w:color="auto"/>
            <w:left w:val="none" w:sz="0" w:space="0" w:color="auto"/>
            <w:bottom w:val="none" w:sz="0" w:space="0" w:color="auto"/>
            <w:right w:val="none" w:sz="0" w:space="0" w:color="auto"/>
          </w:divBdr>
        </w:div>
        <w:div w:id="699165092">
          <w:marLeft w:val="480"/>
          <w:marRight w:val="0"/>
          <w:marTop w:val="0"/>
          <w:marBottom w:val="0"/>
          <w:divBdr>
            <w:top w:val="none" w:sz="0" w:space="0" w:color="auto"/>
            <w:left w:val="none" w:sz="0" w:space="0" w:color="auto"/>
            <w:bottom w:val="none" w:sz="0" w:space="0" w:color="auto"/>
            <w:right w:val="none" w:sz="0" w:space="0" w:color="auto"/>
          </w:divBdr>
        </w:div>
        <w:div w:id="705715235">
          <w:marLeft w:val="480"/>
          <w:marRight w:val="0"/>
          <w:marTop w:val="0"/>
          <w:marBottom w:val="0"/>
          <w:divBdr>
            <w:top w:val="none" w:sz="0" w:space="0" w:color="auto"/>
            <w:left w:val="none" w:sz="0" w:space="0" w:color="auto"/>
            <w:bottom w:val="none" w:sz="0" w:space="0" w:color="auto"/>
            <w:right w:val="none" w:sz="0" w:space="0" w:color="auto"/>
          </w:divBdr>
        </w:div>
        <w:div w:id="877858970">
          <w:marLeft w:val="480"/>
          <w:marRight w:val="0"/>
          <w:marTop w:val="0"/>
          <w:marBottom w:val="0"/>
          <w:divBdr>
            <w:top w:val="none" w:sz="0" w:space="0" w:color="auto"/>
            <w:left w:val="none" w:sz="0" w:space="0" w:color="auto"/>
            <w:bottom w:val="none" w:sz="0" w:space="0" w:color="auto"/>
            <w:right w:val="none" w:sz="0" w:space="0" w:color="auto"/>
          </w:divBdr>
        </w:div>
        <w:div w:id="895701060">
          <w:marLeft w:val="480"/>
          <w:marRight w:val="0"/>
          <w:marTop w:val="0"/>
          <w:marBottom w:val="0"/>
          <w:divBdr>
            <w:top w:val="none" w:sz="0" w:space="0" w:color="auto"/>
            <w:left w:val="none" w:sz="0" w:space="0" w:color="auto"/>
            <w:bottom w:val="none" w:sz="0" w:space="0" w:color="auto"/>
            <w:right w:val="none" w:sz="0" w:space="0" w:color="auto"/>
          </w:divBdr>
        </w:div>
        <w:div w:id="985282914">
          <w:marLeft w:val="480"/>
          <w:marRight w:val="0"/>
          <w:marTop w:val="0"/>
          <w:marBottom w:val="0"/>
          <w:divBdr>
            <w:top w:val="none" w:sz="0" w:space="0" w:color="auto"/>
            <w:left w:val="none" w:sz="0" w:space="0" w:color="auto"/>
            <w:bottom w:val="none" w:sz="0" w:space="0" w:color="auto"/>
            <w:right w:val="none" w:sz="0" w:space="0" w:color="auto"/>
          </w:divBdr>
        </w:div>
        <w:div w:id="992442815">
          <w:marLeft w:val="480"/>
          <w:marRight w:val="0"/>
          <w:marTop w:val="0"/>
          <w:marBottom w:val="0"/>
          <w:divBdr>
            <w:top w:val="none" w:sz="0" w:space="0" w:color="auto"/>
            <w:left w:val="none" w:sz="0" w:space="0" w:color="auto"/>
            <w:bottom w:val="none" w:sz="0" w:space="0" w:color="auto"/>
            <w:right w:val="none" w:sz="0" w:space="0" w:color="auto"/>
          </w:divBdr>
        </w:div>
        <w:div w:id="1071999773">
          <w:marLeft w:val="480"/>
          <w:marRight w:val="0"/>
          <w:marTop w:val="0"/>
          <w:marBottom w:val="0"/>
          <w:divBdr>
            <w:top w:val="none" w:sz="0" w:space="0" w:color="auto"/>
            <w:left w:val="none" w:sz="0" w:space="0" w:color="auto"/>
            <w:bottom w:val="none" w:sz="0" w:space="0" w:color="auto"/>
            <w:right w:val="none" w:sz="0" w:space="0" w:color="auto"/>
          </w:divBdr>
        </w:div>
        <w:div w:id="1080298564">
          <w:marLeft w:val="480"/>
          <w:marRight w:val="0"/>
          <w:marTop w:val="0"/>
          <w:marBottom w:val="0"/>
          <w:divBdr>
            <w:top w:val="none" w:sz="0" w:space="0" w:color="auto"/>
            <w:left w:val="none" w:sz="0" w:space="0" w:color="auto"/>
            <w:bottom w:val="none" w:sz="0" w:space="0" w:color="auto"/>
            <w:right w:val="none" w:sz="0" w:space="0" w:color="auto"/>
          </w:divBdr>
        </w:div>
        <w:div w:id="1094328861">
          <w:marLeft w:val="480"/>
          <w:marRight w:val="0"/>
          <w:marTop w:val="0"/>
          <w:marBottom w:val="0"/>
          <w:divBdr>
            <w:top w:val="none" w:sz="0" w:space="0" w:color="auto"/>
            <w:left w:val="none" w:sz="0" w:space="0" w:color="auto"/>
            <w:bottom w:val="none" w:sz="0" w:space="0" w:color="auto"/>
            <w:right w:val="none" w:sz="0" w:space="0" w:color="auto"/>
          </w:divBdr>
        </w:div>
        <w:div w:id="1103957249">
          <w:marLeft w:val="480"/>
          <w:marRight w:val="0"/>
          <w:marTop w:val="0"/>
          <w:marBottom w:val="0"/>
          <w:divBdr>
            <w:top w:val="none" w:sz="0" w:space="0" w:color="auto"/>
            <w:left w:val="none" w:sz="0" w:space="0" w:color="auto"/>
            <w:bottom w:val="none" w:sz="0" w:space="0" w:color="auto"/>
            <w:right w:val="none" w:sz="0" w:space="0" w:color="auto"/>
          </w:divBdr>
        </w:div>
        <w:div w:id="1120104779">
          <w:marLeft w:val="480"/>
          <w:marRight w:val="0"/>
          <w:marTop w:val="0"/>
          <w:marBottom w:val="0"/>
          <w:divBdr>
            <w:top w:val="none" w:sz="0" w:space="0" w:color="auto"/>
            <w:left w:val="none" w:sz="0" w:space="0" w:color="auto"/>
            <w:bottom w:val="none" w:sz="0" w:space="0" w:color="auto"/>
            <w:right w:val="none" w:sz="0" w:space="0" w:color="auto"/>
          </w:divBdr>
        </w:div>
        <w:div w:id="1186603461">
          <w:marLeft w:val="480"/>
          <w:marRight w:val="0"/>
          <w:marTop w:val="0"/>
          <w:marBottom w:val="0"/>
          <w:divBdr>
            <w:top w:val="none" w:sz="0" w:space="0" w:color="auto"/>
            <w:left w:val="none" w:sz="0" w:space="0" w:color="auto"/>
            <w:bottom w:val="none" w:sz="0" w:space="0" w:color="auto"/>
            <w:right w:val="none" w:sz="0" w:space="0" w:color="auto"/>
          </w:divBdr>
        </w:div>
        <w:div w:id="1248155914">
          <w:marLeft w:val="480"/>
          <w:marRight w:val="0"/>
          <w:marTop w:val="0"/>
          <w:marBottom w:val="0"/>
          <w:divBdr>
            <w:top w:val="none" w:sz="0" w:space="0" w:color="auto"/>
            <w:left w:val="none" w:sz="0" w:space="0" w:color="auto"/>
            <w:bottom w:val="none" w:sz="0" w:space="0" w:color="auto"/>
            <w:right w:val="none" w:sz="0" w:space="0" w:color="auto"/>
          </w:divBdr>
        </w:div>
        <w:div w:id="1317763636">
          <w:marLeft w:val="480"/>
          <w:marRight w:val="0"/>
          <w:marTop w:val="0"/>
          <w:marBottom w:val="0"/>
          <w:divBdr>
            <w:top w:val="none" w:sz="0" w:space="0" w:color="auto"/>
            <w:left w:val="none" w:sz="0" w:space="0" w:color="auto"/>
            <w:bottom w:val="none" w:sz="0" w:space="0" w:color="auto"/>
            <w:right w:val="none" w:sz="0" w:space="0" w:color="auto"/>
          </w:divBdr>
        </w:div>
        <w:div w:id="1320812661">
          <w:marLeft w:val="480"/>
          <w:marRight w:val="0"/>
          <w:marTop w:val="0"/>
          <w:marBottom w:val="0"/>
          <w:divBdr>
            <w:top w:val="none" w:sz="0" w:space="0" w:color="auto"/>
            <w:left w:val="none" w:sz="0" w:space="0" w:color="auto"/>
            <w:bottom w:val="none" w:sz="0" w:space="0" w:color="auto"/>
            <w:right w:val="none" w:sz="0" w:space="0" w:color="auto"/>
          </w:divBdr>
        </w:div>
        <w:div w:id="1321615534">
          <w:marLeft w:val="480"/>
          <w:marRight w:val="0"/>
          <w:marTop w:val="0"/>
          <w:marBottom w:val="0"/>
          <w:divBdr>
            <w:top w:val="none" w:sz="0" w:space="0" w:color="auto"/>
            <w:left w:val="none" w:sz="0" w:space="0" w:color="auto"/>
            <w:bottom w:val="none" w:sz="0" w:space="0" w:color="auto"/>
            <w:right w:val="none" w:sz="0" w:space="0" w:color="auto"/>
          </w:divBdr>
        </w:div>
        <w:div w:id="1322076196">
          <w:marLeft w:val="480"/>
          <w:marRight w:val="0"/>
          <w:marTop w:val="0"/>
          <w:marBottom w:val="0"/>
          <w:divBdr>
            <w:top w:val="none" w:sz="0" w:space="0" w:color="auto"/>
            <w:left w:val="none" w:sz="0" w:space="0" w:color="auto"/>
            <w:bottom w:val="none" w:sz="0" w:space="0" w:color="auto"/>
            <w:right w:val="none" w:sz="0" w:space="0" w:color="auto"/>
          </w:divBdr>
        </w:div>
        <w:div w:id="1331711276">
          <w:marLeft w:val="480"/>
          <w:marRight w:val="0"/>
          <w:marTop w:val="0"/>
          <w:marBottom w:val="0"/>
          <w:divBdr>
            <w:top w:val="none" w:sz="0" w:space="0" w:color="auto"/>
            <w:left w:val="none" w:sz="0" w:space="0" w:color="auto"/>
            <w:bottom w:val="none" w:sz="0" w:space="0" w:color="auto"/>
            <w:right w:val="none" w:sz="0" w:space="0" w:color="auto"/>
          </w:divBdr>
        </w:div>
        <w:div w:id="1342973517">
          <w:marLeft w:val="480"/>
          <w:marRight w:val="0"/>
          <w:marTop w:val="0"/>
          <w:marBottom w:val="0"/>
          <w:divBdr>
            <w:top w:val="none" w:sz="0" w:space="0" w:color="auto"/>
            <w:left w:val="none" w:sz="0" w:space="0" w:color="auto"/>
            <w:bottom w:val="none" w:sz="0" w:space="0" w:color="auto"/>
            <w:right w:val="none" w:sz="0" w:space="0" w:color="auto"/>
          </w:divBdr>
        </w:div>
        <w:div w:id="1370489856">
          <w:marLeft w:val="480"/>
          <w:marRight w:val="0"/>
          <w:marTop w:val="0"/>
          <w:marBottom w:val="0"/>
          <w:divBdr>
            <w:top w:val="none" w:sz="0" w:space="0" w:color="auto"/>
            <w:left w:val="none" w:sz="0" w:space="0" w:color="auto"/>
            <w:bottom w:val="none" w:sz="0" w:space="0" w:color="auto"/>
            <w:right w:val="none" w:sz="0" w:space="0" w:color="auto"/>
          </w:divBdr>
        </w:div>
        <w:div w:id="1384795632">
          <w:marLeft w:val="480"/>
          <w:marRight w:val="0"/>
          <w:marTop w:val="0"/>
          <w:marBottom w:val="0"/>
          <w:divBdr>
            <w:top w:val="none" w:sz="0" w:space="0" w:color="auto"/>
            <w:left w:val="none" w:sz="0" w:space="0" w:color="auto"/>
            <w:bottom w:val="none" w:sz="0" w:space="0" w:color="auto"/>
            <w:right w:val="none" w:sz="0" w:space="0" w:color="auto"/>
          </w:divBdr>
        </w:div>
        <w:div w:id="1487164030">
          <w:marLeft w:val="480"/>
          <w:marRight w:val="0"/>
          <w:marTop w:val="0"/>
          <w:marBottom w:val="0"/>
          <w:divBdr>
            <w:top w:val="none" w:sz="0" w:space="0" w:color="auto"/>
            <w:left w:val="none" w:sz="0" w:space="0" w:color="auto"/>
            <w:bottom w:val="none" w:sz="0" w:space="0" w:color="auto"/>
            <w:right w:val="none" w:sz="0" w:space="0" w:color="auto"/>
          </w:divBdr>
        </w:div>
        <w:div w:id="1519007475">
          <w:marLeft w:val="480"/>
          <w:marRight w:val="0"/>
          <w:marTop w:val="0"/>
          <w:marBottom w:val="0"/>
          <w:divBdr>
            <w:top w:val="none" w:sz="0" w:space="0" w:color="auto"/>
            <w:left w:val="none" w:sz="0" w:space="0" w:color="auto"/>
            <w:bottom w:val="none" w:sz="0" w:space="0" w:color="auto"/>
            <w:right w:val="none" w:sz="0" w:space="0" w:color="auto"/>
          </w:divBdr>
        </w:div>
        <w:div w:id="1565142189">
          <w:marLeft w:val="480"/>
          <w:marRight w:val="0"/>
          <w:marTop w:val="0"/>
          <w:marBottom w:val="0"/>
          <w:divBdr>
            <w:top w:val="none" w:sz="0" w:space="0" w:color="auto"/>
            <w:left w:val="none" w:sz="0" w:space="0" w:color="auto"/>
            <w:bottom w:val="none" w:sz="0" w:space="0" w:color="auto"/>
            <w:right w:val="none" w:sz="0" w:space="0" w:color="auto"/>
          </w:divBdr>
        </w:div>
        <w:div w:id="1571383271">
          <w:marLeft w:val="480"/>
          <w:marRight w:val="0"/>
          <w:marTop w:val="0"/>
          <w:marBottom w:val="0"/>
          <w:divBdr>
            <w:top w:val="none" w:sz="0" w:space="0" w:color="auto"/>
            <w:left w:val="none" w:sz="0" w:space="0" w:color="auto"/>
            <w:bottom w:val="none" w:sz="0" w:space="0" w:color="auto"/>
            <w:right w:val="none" w:sz="0" w:space="0" w:color="auto"/>
          </w:divBdr>
        </w:div>
        <w:div w:id="1634411380">
          <w:marLeft w:val="480"/>
          <w:marRight w:val="0"/>
          <w:marTop w:val="0"/>
          <w:marBottom w:val="0"/>
          <w:divBdr>
            <w:top w:val="none" w:sz="0" w:space="0" w:color="auto"/>
            <w:left w:val="none" w:sz="0" w:space="0" w:color="auto"/>
            <w:bottom w:val="none" w:sz="0" w:space="0" w:color="auto"/>
            <w:right w:val="none" w:sz="0" w:space="0" w:color="auto"/>
          </w:divBdr>
        </w:div>
        <w:div w:id="1703440901">
          <w:marLeft w:val="480"/>
          <w:marRight w:val="0"/>
          <w:marTop w:val="0"/>
          <w:marBottom w:val="0"/>
          <w:divBdr>
            <w:top w:val="none" w:sz="0" w:space="0" w:color="auto"/>
            <w:left w:val="none" w:sz="0" w:space="0" w:color="auto"/>
            <w:bottom w:val="none" w:sz="0" w:space="0" w:color="auto"/>
            <w:right w:val="none" w:sz="0" w:space="0" w:color="auto"/>
          </w:divBdr>
        </w:div>
        <w:div w:id="1735620771">
          <w:marLeft w:val="480"/>
          <w:marRight w:val="0"/>
          <w:marTop w:val="0"/>
          <w:marBottom w:val="0"/>
          <w:divBdr>
            <w:top w:val="none" w:sz="0" w:space="0" w:color="auto"/>
            <w:left w:val="none" w:sz="0" w:space="0" w:color="auto"/>
            <w:bottom w:val="none" w:sz="0" w:space="0" w:color="auto"/>
            <w:right w:val="none" w:sz="0" w:space="0" w:color="auto"/>
          </w:divBdr>
        </w:div>
        <w:div w:id="1832484173">
          <w:marLeft w:val="480"/>
          <w:marRight w:val="0"/>
          <w:marTop w:val="0"/>
          <w:marBottom w:val="0"/>
          <w:divBdr>
            <w:top w:val="none" w:sz="0" w:space="0" w:color="auto"/>
            <w:left w:val="none" w:sz="0" w:space="0" w:color="auto"/>
            <w:bottom w:val="none" w:sz="0" w:space="0" w:color="auto"/>
            <w:right w:val="none" w:sz="0" w:space="0" w:color="auto"/>
          </w:divBdr>
        </w:div>
        <w:div w:id="1920746994">
          <w:marLeft w:val="480"/>
          <w:marRight w:val="0"/>
          <w:marTop w:val="0"/>
          <w:marBottom w:val="0"/>
          <w:divBdr>
            <w:top w:val="none" w:sz="0" w:space="0" w:color="auto"/>
            <w:left w:val="none" w:sz="0" w:space="0" w:color="auto"/>
            <w:bottom w:val="none" w:sz="0" w:space="0" w:color="auto"/>
            <w:right w:val="none" w:sz="0" w:space="0" w:color="auto"/>
          </w:divBdr>
        </w:div>
        <w:div w:id="1926255800">
          <w:marLeft w:val="480"/>
          <w:marRight w:val="0"/>
          <w:marTop w:val="0"/>
          <w:marBottom w:val="0"/>
          <w:divBdr>
            <w:top w:val="none" w:sz="0" w:space="0" w:color="auto"/>
            <w:left w:val="none" w:sz="0" w:space="0" w:color="auto"/>
            <w:bottom w:val="none" w:sz="0" w:space="0" w:color="auto"/>
            <w:right w:val="none" w:sz="0" w:space="0" w:color="auto"/>
          </w:divBdr>
        </w:div>
        <w:div w:id="1958562402">
          <w:marLeft w:val="480"/>
          <w:marRight w:val="0"/>
          <w:marTop w:val="0"/>
          <w:marBottom w:val="0"/>
          <w:divBdr>
            <w:top w:val="none" w:sz="0" w:space="0" w:color="auto"/>
            <w:left w:val="none" w:sz="0" w:space="0" w:color="auto"/>
            <w:bottom w:val="none" w:sz="0" w:space="0" w:color="auto"/>
            <w:right w:val="none" w:sz="0" w:space="0" w:color="auto"/>
          </w:divBdr>
        </w:div>
        <w:div w:id="2037122579">
          <w:marLeft w:val="480"/>
          <w:marRight w:val="0"/>
          <w:marTop w:val="0"/>
          <w:marBottom w:val="0"/>
          <w:divBdr>
            <w:top w:val="none" w:sz="0" w:space="0" w:color="auto"/>
            <w:left w:val="none" w:sz="0" w:space="0" w:color="auto"/>
            <w:bottom w:val="none" w:sz="0" w:space="0" w:color="auto"/>
            <w:right w:val="none" w:sz="0" w:space="0" w:color="auto"/>
          </w:divBdr>
        </w:div>
        <w:div w:id="2102212926">
          <w:marLeft w:val="480"/>
          <w:marRight w:val="0"/>
          <w:marTop w:val="0"/>
          <w:marBottom w:val="0"/>
          <w:divBdr>
            <w:top w:val="none" w:sz="0" w:space="0" w:color="auto"/>
            <w:left w:val="none" w:sz="0" w:space="0" w:color="auto"/>
            <w:bottom w:val="none" w:sz="0" w:space="0" w:color="auto"/>
            <w:right w:val="none" w:sz="0" w:space="0" w:color="auto"/>
          </w:divBdr>
        </w:div>
        <w:div w:id="2121220312">
          <w:marLeft w:val="480"/>
          <w:marRight w:val="0"/>
          <w:marTop w:val="0"/>
          <w:marBottom w:val="0"/>
          <w:divBdr>
            <w:top w:val="none" w:sz="0" w:space="0" w:color="auto"/>
            <w:left w:val="none" w:sz="0" w:space="0" w:color="auto"/>
            <w:bottom w:val="none" w:sz="0" w:space="0" w:color="auto"/>
            <w:right w:val="none" w:sz="0" w:space="0" w:color="auto"/>
          </w:divBdr>
        </w:div>
      </w:divsChild>
    </w:div>
    <w:div w:id="893200892">
      <w:marLeft w:val="640"/>
      <w:marRight w:val="0"/>
      <w:marTop w:val="0"/>
      <w:marBottom w:val="0"/>
      <w:divBdr>
        <w:top w:val="none" w:sz="0" w:space="0" w:color="auto"/>
        <w:left w:val="none" w:sz="0" w:space="0" w:color="auto"/>
        <w:bottom w:val="none" w:sz="0" w:space="0" w:color="auto"/>
        <w:right w:val="none" w:sz="0" w:space="0" w:color="auto"/>
      </w:divBdr>
    </w:div>
    <w:div w:id="893467693">
      <w:marLeft w:val="640"/>
      <w:marRight w:val="0"/>
      <w:marTop w:val="0"/>
      <w:marBottom w:val="0"/>
      <w:divBdr>
        <w:top w:val="none" w:sz="0" w:space="0" w:color="auto"/>
        <w:left w:val="none" w:sz="0" w:space="0" w:color="auto"/>
        <w:bottom w:val="none" w:sz="0" w:space="0" w:color="auto"/>
        <w:right w:val="none" w:sz="0" w:space="0" w:color="auto"/>
      </w:divBdr>
    </w:div>
    <w:div w:id="893545386">
      <w:marLeft w:val="640"/>
      <w:marRight w:val="0"/>
      <w:marTop w:val="0"/>
      <w:marBottom w:val="0"/>
      <w:divBdr>
        <w:top w:val="none" w:sz="0" w:space="0" w:color="auto"/>
        <w:left w:val="none" w:sz="0" w:space="0" w:color="auto"/>
        <w:bottom w:val="none" w:sz="0" w:space="0" w:color="auto"/>
        <w:right w:val="none" w:sz="0" w:space="0" w:color="auto"/>
      </w:divBdr>
    </w:div>
    <w:div w:id="894467981">
      <w:marLeft w:val="640"/>
      <w:marRight w:val="0"/>
      <w:marTop w:val="0"/>
      <w:marBottom w:val="0"/>
      <w:divBdr>
        <w:top w:val="none" w:sz="0" w:space="0" w:color="auto"/>
        <w:left w:val="none" w:sz="0" w:space="0" w:color="auto"/>
        <w:bottom w:val="none" w:sz="0" w:space="0" w:color="auto"/>
        <w:right w:val="none" w:sz="0" w:space="0" w:color="auto"/>
      </w:divBdr>
    </w:div>
    <w:div w:id="894699646">
      <w:marLeft w:val="640"/>
      <w:marRight w:val="0"/>
      <w:marTop w:val="0"/>
      <w:marBottom w:val="0"/>
      <w:divBdr>
        <w:top w:val="none" w:sz="0" w:space="0" w:color="auto"/>
        <w:left w:val="none" w:sz="0" w:space="0" w:color="auto"/>
        <w:bottom w:val="none" w:sz="0" w:space="0" w:color="auto"/>
        <w:right w:val="none" w:sz="0" w:space="0" w:color="auto"/>
      </w:divBdr>
    </w:div>
    <w:div w:id="894966943">
      <w:marLeft w:val="640"/>
      <w:marRight w:val="0"/>
      <w:marTop w:val="0"/>
      <w:marBottom w:val="0"/>
      <w:divBdr>
        <w:top w:val="none" w:sz="0" w:space="0" w:color="auto"/>
        <w:left w:val="none" w:sz="0" w:space="0" w:color="auto"/>
        <w:bottom w:val="none" w:sz="0" w:space="0" w:color="auto"/>
        <w:right w:val="none" w:sz="0" w:space="0" w:color="auto"/>
      </w:divBdr>
    </w:div>
    <w:div w:id="895120247">
      <w:marLeft w:val="640"/>
      <w:marRight w:val="0"/>
      <w:marTop w:val="0"/>
      <w:marBottom w:val="0"/>
      <w:divBdr>
        <w:top w:val="none" w:sz="0" w:space="0" w:color="auto"/>
        <w:left w:val="none" w:sz="0" w:space="0" w:color="auto"/>
        <w:bottom w:val="none" w:sz="0" w:space="0" w:color="auto"/>
        <w:right w:val="none" w:sz="0" w:space="0" w:color="auto"/>
      </w:divBdr>
    </w:div>
    <w:div w:id="895581603">
      <w:marLeft w:val="640"/>
      <w:marRight w:val="0"/>
      <w:marTop w:val="0"/>
      <w:marBottom w:val="0"/>
      <w:divBdr>
        <w:top w:val="none" w:sz="0" w:space="0" w:color="auto"/>
        <w:left w:val="none" w:sz="0" w:space="0" w:color="auto"/>
        <w:bottom w:val="none" w:sz="0" w:space="0" w:color="auto"/>
        <w:right w:val="none" w:sz="0" w:space="0" w:color="auto"/>
      </w:divBdr>
    </w:div>
    <w:div w:id="896163409">
      <w:bodyDiv w:val="1"/>
      <w:marLeft w:val="0"/>
      <w:marRight w:val="0"/>
      <w:marTop w:val="0"/>
      <w:marBottom w:val="0"/>
      <w:divBdr>
        <w:top w:val="none" w:sz="0" w:space="0" w:color="auto"/>
        <w:left w:val="none" w:sz="0" w:space="0" w:color="auto"/>
        <w:bottom w:val="none" w:sz="0" w:space="0" w:color="auto"/>
        <w:right w:val="none" w:sz="0" w:space="0" w:color="auto"/>
      </w:divBdr>
    </w:div>
    <w:div w:id="896670382">
      <w:marLeft w:val="640"/>
      <w:marRight w:val="0"/>
      <w:marTop w:val="0"/>
      <w:marBottom w:val="0"/>
      <w:divBdr>
        <w:top w:val="none" w:sz="0" w:space="0" w:color="auto"/>
        <w:left w:val="none" w:sz="0" w:space="0" w:color="auto"/>
        <w:bottom w:val="none" w:sz="0" w:space="0" w:color="auto"/>
        <w:right w:val="none" w:sz="0" w:space="0" w:color="auto"/>
      </w:divBdr>
    </w:div>
    <w:div w:id="897714785">
      <w:bodyDiv w:val="1"/>
      <w:marLeft w:val="0"/>
      <w:marRight w:val="0"/>
      <w:marTop w:val="0"/>
      <w:marBottom w:val="0"/>
      <w:divBdr>
        <w:top w:val="none" w:sz="0" w:space="0" w:color="auto"/>
        <w:left w:val="none" w:sz="0" w:space="0" w:color="auto"/>
        <w:bottom w:val="none" w:sz="0" w:space="0" w:color="auto"/>
        <w:right w:val="none" w:sz="0" w:space="0" w:color="auto"/>
      </w:divBdr>
    </w:div>
    <w:div w:id="897940867">
      <w:marLeft w:val="640"/>
      <w:marRight w:val="0"/>
      <w:marTop w:val="0"/>
      <w:marBottom w:val="0"/>
      <w:divBdr>
        <w:top w:val="none" w:sz="0" w:space="0" w:color="auto"/>
        <w:left w:val="none" w:sz="0" w:space="0" w:color="auto"/>
        <w:bottom w:val="none" w:sz="0" w:space="0" w:color="auto"/>
        <w:right w:val="none" w:sz="0" w:space="0" w:color="auto"/>
      </w:divBdr>
    </w:div>
    <w:div w:id="899560638">
      <w:marLeft w:val="640"/>
      <w:marRight w:val="0"/>
      <w:marTop w:val="0"/>
      <w:marBottom w:val="0"/>
      <w:divBdr>
        <w:top w:val="none" w:sz="0" w:space="0" w:color="auto"/>
        <w:left w:val="none" w:sz="0" w:space="0" w:color="auto"/>
        <w:bottom w:val="none" w:sz="0" w:space="0" w:color="auto"/>
        <w:right w:val="none" w:sz="0" w:space="0" w:color="auto"/>
      </w:divBdr>
    </w:div>
    <w:div w:id="899634315">
      <w:marLeft w:val="640"/>
      <w:marRight w:val="0"/>
      <w:marTop w:val="0"/>
      <w:marBottom w:val="0"/>
      <w:divBdr>
        <w:top w:val="none" w:sz="0" w:space="0" w:color="auto"/>
        <w:left w:val="none" w:sz="0" w:space="0" w:color="auto"/>
        <w:bottom w:val="none" w:sz="0" w:space="0" w:color="auto"/>
        <w:right w:val="none" w:sz="0" w:space="0" w:color="auto"/>
      </w:divBdr>
    </w:div>
    <w:div w:id="900025371">
      <w:marLeft w:val="640"/>
      <w:marRight w:val="0"/>
      <w:marTop w:val="0"/>
      <w:marBottom w:val="0"/>
      <w:divBdr>
        <w:top w:val="none" w:sz="0" w:space="0" w:color="auto"/>
        <w:left w:val="none" w:sz="0" w:space="0" w:color="auto"/>
        <w:bottom w:val="none" w:sz="0" w:space="0" w:color="auto"/>
        <w:right w:val="none" w:sz="0" w:space="0" w:color="auto"/>
      </w:divBdr>
    </w:div>
    <w:div w:id="900554832">
      <w:marLeft w:val="640"/>
      <w:marRight w:val="0"/>
      <w:marTop w:val="0"/>
      <w:marBottom w:val="0"/>
      <w:divBdr>
        <w:top w:val="none" w:sz="0" w:space="0" w:color="auto"/>
        <w:left w:val="none" w:sz="0" w:space="0" w:color="auto"/>
        <w:bottom w:val="none" w:sz="0" w:space="0" w:color="auto"/>
        <w:right w:val="none" w:sz="0" w:space="0" w:color="auto"/>
      </w:divBdr>
    </w:div>
    <w:div w:id="900794714">
      <w:marLeft w:val="640"/>
      <w:marRight w:val="0"/>
      <w:marTop w:val="0"/>
      <w:marBottom w:val="0"/>
      <w:divBdr>
        <w:top w:val="none" w:sz="0" w:space="0" w:color="auto"/>
        <w:left w:val="none" w:sz="0" w:space="0" w:color="auto"/>
        <w:bottom w:val="none" w:sz="0" w:space="0" w:color="auto"/>
        <w:right w:val="none" w:sz="0" w:space="0" w:color="auto"/>
      </w:divBdr>
    </w:div>
    <w:div w:id="901327927">
      <w:marLeft w:val="640"/>
      <w:marRight w:val="0"/>
      <w:marTop w:val="0"/>
      <w:marBottom w:val="0"/>
      <w:divBdr>
        <w:top w:val="none" w:sz="0" w:space="0" w:color="auto"/>
        <w:left w:val="none" w:sz="0" w:space="0" w:color="auto"/>
        <w:bottom w:val="none" w:sz="0" w:space="0" w:color="auto"/>
        <w:right w:val="none" w:sz="0" w:space="0" w:color="auto"/>
      </w:divBdr>
    </w:div>
    <w:div w:id="901794527">
      <w:bodyDiv w:val="1"/>
      <w:marLeft w:val="0"/>
      <w:marRight w:val="0"/>
      <w:marTop w:val="0"/>
      <w:marBottom w:val="0"/>
      <w:divBdr>
        <w:top w:val="none" w:sz="0" w:space="0" w:color="auto"/>
        <w:left w:val="none" w:sz="0" w:space="0" w:color="auto"/>
        <w:bottom w:val="none" w:sz="0" w:space="0" w:color="auto"/>
        <w:right w:val="none" w:sz="0" w:space="0" w:color="auto"/>
      </w:divBdr>
      <w:divsChild>
        <w:div w:id="20789856">
          <w:marLeft w:val="480"/>
          <w:marRight w:val="0"/>
          <w:marTop w:val="0"/>
          <w:marBottom w:val="0"/>
          <w:divBdr>
            <w:top w:val="none" w:sz="0" w:space="0" w:color="auto"/>
            <w:left w:val="none" w:sz="0" w:space="0" w:color="auto"/>
            <w:bottom w:val="none" w:sz="0" w:space="0" w:color="auto"/>
            <w:right w:val="none" w:sz="0" w:space="0" w:color="auto"/>
          </w:divBdr>
        </w:div>
        <w:div w:id="61173387">
          <w:marLeft w:val="480"/>
          <w:marRight w:val="0"/>
          <w:marTop w:val="0"/>
          <w:marBottom w:val="0"/>
          <w:divBdr>
            <w:top w:val="none" w:sz="0" w:space="0" w:color="auto"/>
            <w:left w:val="none" w:sz="0" w:space="0" w:color="auto"/>
            <w:bottom w:val="none" w:sz="0" w:space="0" w:color="auto"/>
            <w:right w:val="none" w:sz="0" w:space="0" w:color="auto"/>
          </w:divBdr>
        </w:div>
        <w:div w:id="77017817">
          <w:marLeft w:val="480"/>
          <w:marRight w:val="0"/>
          <w:marTop w:val="0"/>
          <w:marBottom w:val="0"/>
          <w:divBdr>
            <w:top w:val="none" w:sz="0" w:space="0" w:color="auto"/>
            <w:left w:val="none" w:sz="0" w:space="0" w:color="auto"/>
            <w:bottom w:val="none" w:sz="0" w:space="0" w:color="auto"/>
            <w:right w:val="none" w:sz="0" w:space="0" w:color="auto"/>
          </w:divBdr>
        </w:div>
        <w:div w:id="134566654">
          <w:marLeft w:val="480"/>
          <w:marRight w:val="0"/>
          <w:marTop w:val="0"/>
          <w:marBottom w:val="0"/>
          <w:divBdr>
            <w:top w:val="none" w:sz="0" w:space="0" w:color="auto"/>
            <w:left w:val="none" w:sz="0" w:space="0" w:color="auto"/>
            <w:bottom w:val="none" w:sz="0" w:space="0" w:color="auto"/>
            <w:right w:val="none" w:sz="0" w:space="0" w:color="auto"/>
          </w:divBdr>
        </w:div>
        <w:div w:id="226378173">
          <w:marLeft w:val="480"/>
          <w:marRight w:val="0"/>
          <w:marTop w:val="0"/>
          <w:marBottom w:val="0"/>
          <w:divBdr>
            <w:top w:val="none" w:sz="0" w:space="0" w:color="auto"/>
            <w:left w:val="none" w:sz="0" w:space="0" w:color="auto"/>
            <w:bottom w:val="none" w:sz="0" w:space="0" w:color="auto"/>
            <w:right w:val="none" w:sz="0" w:space="0" w:color="auto"/>
          </w:divBdr>
        </w:div>
        <w:div w:id="262224228">
          <w:marLeft w:val="480"/>
          <w:marRight w:val="0"/>
          <w:marTop w:val="0"/>
          <w:marBottom w:val="0"/>
          <w:divBdr>
            <w:top w:val="none" w:sz="0" w:space="0" w:color="auto"/>
            <w:left w:val="none" w:sz="0" w:space="0" w:color="auto"/>
            <w:bottom w:val="none" w:sz="0" w:space="0" w:color="auto"/>
            <w:right w:val="none" w:sz="0" w:space="0" w:color="auto"/>
          </w:divBdr>
        </w:div>
        <w:div w:id="263542747">
          <w:marLeft w:val="480"/>
          <w:marRight w:val="0"/>
          <w:marTop w:val="0"/>
          <w:marBottom w:val="0"/>
          <w:divBdr>
            <w:top w:val="none" w:sz="0" w:space="0" w:color="auto"/>
            <w:left w:val="none" w:sz="0" w:space="0" w:color="auto"/>
            <w:bottom w:val="none" w:sz="0" w:space="0" w:color="auto"/>
            <w:right w:val="none" w:sz="0" w:space="0" w:color="auto"/>
          </w:divBdr>
        </w:div>
        <w:div w:id="272203129">
          <w:marLeft w:val="480"/>
          <w:marRight w:val="0"/>
          <w:marTop w:val="0"/>
          <w:marBottom w:val="0"/>
          <w:divBdr>
            <w:top w:val="none" w:sz="0" w:space="0" w:color="auto"/>
            <w:left w:val="none" w:sz="0" w:space="0" w:color="auto"/>
            <w:bottom w:val="none" w:sz="0" w:space="0" w:color="auto"/>
            <w:right w:val="none" w:sz="0" w:space="0" w:color="auto"/>
          </w:divBdr>
        </w:div>
        <w:div w:id="277839551">
          <w:marLeft w:val="480"/>
          <w:marRight w:val="0"/>
          <w:marTop w:val="0"/>
          <w:marBottom w:val="0"/>
          <w:divBdr>
            <w:top w:val="none" w:sz="0" w:space="0" w:color="auto"/>
            <w:left w:val="none" w:sz="0" w:space="0" w:color="auto"/>
            <w:bottom w:val="none" w:sz="0" w:space="0" w:color="auto"/>
            <w:right w:val="none" w:sz="0" w:space="0" w:color="auto"/>
          </w:divBdr>
        </w:div>
        <w:div w:id="308096127">
          <w:marLeft w:val="480"/>
          <w:marRight w:val="0"/>
          <w:marTop w:val="0"/>
          <w:marBottom w:val="0"/>
          <w:divBdr>
            <w:top w:val="none" w:sz="0" w:space="0" w:color="auto"/>
            <w:left w:val="none" w:sz="0" w:space="0" w:color="auto"/>
            <w:bottom w:val="none" w:sz="0" w:space="0" w:color="auto"/>
            <w:right w:val="none" w:sz="0" w:space="0" w:color="auto"/>
          </w:divBdr>
        </w:div>
        <w:div w:id="330304650">
          <w:marLeft w:val="480"/>
          <w:marRight w:val="0"/>
          <w:marTop w:val="0"/>
          <w:marBottom w:val="0"/>
          <w:divBdr>
            <w:top w:val="none" w:sz="0" w:space="0" w:color="auto"/>
            <w:left w:val="none" w:sz="0" w:space="0" w:color="auto"/>
            <w:bottom w:val="none" w:sz="0" w:space="0" w:color="auto"/>
            <w:right w:val="none" w:sz="0" w:space="0" w:color="auto"/>
          </w:divBdr>
        </w:div>
        <w:div w:id="396048589">
          <w:marLeft w:val="480"/>
          <w:marRight w:val="0"/>
          <w:marTop w:val="0"/>
          <w:marBottom w:val="0"/>
          <w:divBdr>
            <w:top w:val="none" w:sz="0" w:space="0" w:color="auto"/>
            <w:left w:val="none" w:sz="0" w:space="0" w:color="auto"/>
            <w:bottom w:val="none" w:sz="0" w:space="0" w:color="auto"/>
            <w:right w:val="none" w:sz="0" w:space="0" w:color="auto"/>
          </w:divBdr>
        </w:div>
        <w:div w:id="440032646">
          <w:marLeft w:val="480"/>
          <w:marRight w:val="0"/>
          <w:marTop w:val="0"/>
          <w:marBottom w:val="0"/>
          <w:divBdr>
            <w:top w:val="none" w:sz="0" w:space="0" w:color="auto"/>
            <w:left w:val="none" w:sz="0" w:space="0" w:color="auto"/>
            <w:bottom w:val="none" w:sz="0" w:space="0" w:color="auto"/>
            <w:right w:val="none" w:sz="0" w:space="0" w:color="auto"/>
          </w:divBdr>
        </w:div>
        <w:div w:id="444038724">
          <w:marLeft w:val="480"/>
          <w:marRight w:val="0"/>
          <w:marTop w:val="0"/>
          <w:marBottom w:val="0"/>
          <w:divBdr>
            <w:top w:val="none" w:sz="0" w:space="0" w:color="auto"/>
            <w:left w:val="none" w:sz="0" w:space="0" w:color="auto"/>
            <w:bottom w:val="none" w:sz="0" w:space="0" w:color="auto"/>
            <w:right w:val="none" w:sz="0" w:space="0" w:color="auto"/>
          </w:divBdr>
        </w:div>
        <w:div w:id="527766927">
          <w:marLeft w:val="480"/>
          <w:marRight w:val="0"/>
          <w:marTop w:val="0"/>
          <w:marBottom w:val="0"/>
          <w:divBdr>
            <w:top w:val="none" w:sz="0" w:space="0" w:color="auto"/>
            <w:left w:val="none" w:sz="0" w:space="0" w:color="auto"/>
            <w:bottom w:val="none" w:sz="0" w:space="0" w:color="auto"/>
            <w:right w:val="none" w:sz="0" w:space="0" w:color="auto"/>
          </w:divBdr>
        </w:div>
        <w:div w:id="621696432">
          <w:marLeft w:val="480"/>
          <w:marRight w:val="0"/>
          <w:marTop w:val="0"/>
          <w:marBottom w:val="0"/>
          <w:divBdr>
            <w:top w:val="none" w:sz="0" w:space="0" w:color="auto"/>
            <w:left w:val="none" w:sz="0" w:space="0" w:color="auto"/>
            <w:bottom w:val="none" w:sz="0" w:space="0" w:color="auto"/>
            <w:right w:val="none" w:sz="0" w:space="0" w:color="auto"/>
          </w:divBdr>
        </w:div>
        <w:div w:id="650141513">
          <w:marLeft w:val="480"/>
          <w:marRight w:val="0"/>
          <w:marTop w:val="0"/>
          <w:marBottom w:val="0"/>
          <w:divBdr>
            <w:top w:val="none" w:sz="0" w:space="0" w:color="auto"/>
            <w:left w:val="none" w:sz="0" w:space="0" w:color="auto"/>
            <w:bottom w:val="none" w:sz="0" w:space="0" w:color="auto"/>
            <w:right w:val="none" w:sz="0" w:space="0" w:color="auto"/>
          </w:divBdr>
        </w:div>
        <w:div w:id="653993775">
          <w:marLeft w:val="480"/>
          <w:marRight w:val="0"/>
          <w:marTop w:val="0"/>
          <w:marBottom w:val="0"/>
          <w:divBdr>
            <w:top w:val="none" w:sz="0" w:space="0" w:color="auto"/>
            <w:left w:val="none" w:sz="0" w:space="0" w:color="auto"/>
            <w:bottom w:val="none" w:sz="0" w:space="0" w:color="auto"/>
            <w:right w:val="none" w:sz="0" w:space="0" w:color="auto"/>
          </w:divBdr>
        </w:div>
        <w:div w:id="676463231">
          <w:marLeft w:val="480"/>
          <w:marRight w:val="0"/>
          <w:marTop w:val="0"/>
          <w:marBottom w:val="0"/>
          <w:divBdr>
            <w:top w:val="none" w:sz="0" w:space="0" w:color="auto"/>
            <w:left w:val="none" w:sz="0" w:space="0" w:color="auto"/>
            <w:bottom w:val="none" w:sz="0" w:space="0" w:color="auto"/>
            <w:right w:val="none" w:sz="0" w:space="0" w:color="auto"/>
          </w:divBdr>
        </w:div>
        <w:div w:id="763192026">
          <w:marLeft w:val="480"/>
          <w:marRight w:val="0"/>
          <w:marTop w:val="0"/>
          <w:marBottom w:val="0"/>
          <w:divBdr>
            <w:top w:val="none" w:sz="0" w:space="0" w:color="auto"/>
            <w:left w:val="none" w:sz="0" w:space="0" w:color="auto"/>
            <w:bottom w:val="none" w:sz="0" w:space="0" w:color="auto"/>
            <w:right w:val="none" w:sz="0" w:space="0" w:color="auto"/>
          </w:divBdr>
        </w:div>
        <w:div w:id="795366673">
          <w:marLeft w:val="480"/>
          <w:marRight w:val="0"/>
          <w:marTop w:val="0"/>
          <w:marBottom w:val="0"/>
          <w:divBdr>
            <w:top w:val="none" w:sz="0" w:space="0" w:color="auto"/>
            <w:left w:val="none" w:sz="0" w:space="0" w:color="auto"/>
            <w:bottom w:val="none" w:sz="0" w:space="0" w:color="auto"/>
            <w:right w:val="none" w:sz="0" w:space="0" w:color="auto"/>
          </w:divBdr>
        </w:div>
        <w:div w:id="838353277">
          <w:marLeft w:val="480"/>
          <w:marRight w:val="0"/>
          <w:marTop w:val="0"/>
          <w:marBottom w:val="0"/>
          <w:divBdr>
            <w:top w:val="none" w:sz="0" w:space="0" w:color="auto"/>
            <w:left w:val="none" w:sz="0" w:space="0" w:color="auto"/>
            <w:bottom w:val="none" w:sz="0" w:space="0" w:color="auto"/>
            <w:right w:val="none" w:sz="0" w:space="0" w:color="auto"/>
          </w:divBdr>
        </w:div>
        <w:div w:id="844786612">
          <w:marLeft w:val="480"/>
          <w:marRight w:val="0"/>
          <w:marTop w:val="0"/>
          <w:marBottom w:val="0"/>
          <w:divBdr>
            <w:top w:val="none" w:sz="0" w:space="0" w:color="auto"/>
            <w:left w:val="none" w:sz="0" w:space="0" w:color="auto"/>
            <w:bottom w:val="none" w:sz="0" w:space="0" w:color="auto"/>
            <w:right w:val="none" w:sz="0" w:space="0" w:color="auto"/>
          </w:divBdr>
        </w:div>
        <w:div w:id="857349184">
          <w:marLeft w:val="480"/>
          <w:marRight w:val="0"/>
          <w:marTop w:val="0"/>
          <w:marBottom w:val="0"/>
          <w:divBdr>
            <w:top w:val="none" w:sz="0" w:space="0" w:color="auto"/>
            <w:left w:val="none" w:sz="0" w:space="0" w:color="auto"/>
            <w:bottom w:val="none" w:sz="0" w:space="0" w:color="auto"/>
            <w:right w:val="none" w:sz="0" w:space="0" w:color="auto"/>
          </w:divBdr>
        </w:div>
        <w:div w:id="907224605">
          <w:marLeft w:val="480"/>
          <w:marRight w:val="0"/>
          <w:marTop w:val="0"/>
          <w:marBottom w:val="0"/>
          <w:divBdr>
            <w:top w:val="none" w:sz="0" w:space="0" w:color="auto"/>
            <w:left w:val="none" w:sz="0" w:space="0" w:color="auto"/>
            <w:bottom w:val="none" w:sz="0" w:space="0" w:color="auto"/>
            <w:right w:val="none" w:sz="0" w:space="0" w:color="auto"/>
          </w:divBdr>
        </w:div>
        <w:div w:id="907764162">
          <w:marLeft w:val="480"/>
          <w:marRight w:val="0"/>
          <w:marTop w:val="0"/>
          <w:marBottom w:val="0"/>
          <w:divBdr>
            <w:top w:val="none" w:sz="0" w:space="0" w:color="auto"/>
            <w:left w:val="none" w:sz="0" w:space="0" w:color="auto"/>
            <w:bottom w:val="none" w:sz="0" w:space="0" w:color="auto"/>
            <w:right w:val="none" w:sz="0" w:space="0" w:color="auto"/>
          </w:divBdr>
        </w:div>
        <w:div w:id="923297738">
          <w:marLeft w:val="480"/>
          <w:marRight w:val="0"/>
          <w:marTop w:val="0"/>
          <w:marBottom w:val="0"/>
          <w:divBdr>
            <w:top w:val="none" w:sz="0" w:space="0" w:color="auto"/>
            <w:left w:val="none" w:sz="0" w:space="0" w:color="auto"/>
            <w:bottom w:val="none" w:sz="0" w:space="0" w:color="auto"/>
            <w:right w:val="none" w:sz="0" w:space="0" w:color="auto"/>
          </w:divBdr>
        </w:div>
        <w:div w:id="1018850063">
          <w:marLeft w:val="480"/>
          <w:marRight w:val="0"/>
          <w:marTop w:val="0"/>
          <w:marBottom w:val="0"/>
          <w:divBdr>
            <w:top w:val="none" w:sz="0" w:space="0" w:color="auto"/>
            <w:left w:val="none" w:sz="0" w:space="0" w:color="auto"/>
            <w:bottom w:val="none" w:sz="0" w:space="0" w:color="auto"/>
            <w:right w:val="none" w:sz="0" w:space="0" w:color="auto"/>
          </w:divBdr>
        </w:div>
        <w:div w:id="1031295669">
          <w:marLeft w:val="480"/>
          <w:marRight w:val="0"/>
          <w:marTop w:val="0"/>
          <w:marBottom w:val="0"/>
          <w:divBdr>
            <w:top w:val="none" w:sz="0" w:space="0" w:color="auto"/>
            <w:left w:val="none" w:sz="0" w:space="0" w:color="auto"/>
            <w:bottom w:val="none" w:sz="0" w:space="0" w:color="auto"/>
            <w:right w:val="none" w:sz="0" w:space="0" w:color="auto"/>
          </w:divBdr>
        </w:div>
        <w:div w:id="1032731371">
          <w:marLeft w:val="480"/>
          <w:marRight w:val="0"/>
          <w:marTop w:val="0"/>
          <w:marBottom w:val="0"/>
          <w:divBdr>
            <w:top w:val="none" w:sz="0" w:space="0" w:color="auto"/>
            <w:left w:val="none" w:sz="0" w:space="0" w:color="auto"/>
            <w:bottom w:val="none" w:sz="0" w:space="0" w:color="auto"/>
            <w:right w:val="none" w:sz="0" w:space="0" w:color="auto"/>
          </w:divBdr>
        </w:div>
        <w:div w:id="1052579573">
          <w:marLeft w:val="480"/>
          <w:marRight w:val="0"/>
          <w:marTop w:val="0"/>
          <w:marBottom w:val="0"/>
          <w:divBdr>
            <w:top w:val="none" w:sz="0" w:space="0" w:color="auto"/>
            <w:left w:val="none" w:sz="0" w:space="0" w:color="auto"/>
            <w:bottom w:val="none" w:sz="0" w:space="0" w:color="auto"/>
            <w:right w:val="none" w:sz="0" w:space="0" w:color="auto"/>
          </w:divBdr>
        </w:div>
        <w:div w:id="1079785525">
          <w:marLeft w:val="480"/>
          <w:marRight w:val="0"/>
          <w:marTop w:val="0"/>
          <w:marBottom w:val="0"/>
          <w:divBdr>
            <w:top w:val="none" w:sz="0" w:space="0" w:color="auto"/>
            <w:left w:val="none" w:sz="0" w:space="0" w:color="auto"/>
            <w:bottom w:val="none" w:sz="0" w:space="0" w:color="auto"/>
            <w:right w:val="none" w:sz="0" w:space="0" w:color="auto"/>
          </w:divBdr>
        </w:div>
        <w:div w:id="1132021762">
          <w:marLeft w:val="480"/>
          <w:marRight w:val="0"/>
          <w:marTop w:val="0"/>
          <w:marBottom w:val="0"/>
          <w:divBdr>
            <w:top w:val="none" w:sz="0" w:space="0" w:color="auto"/>
            <w:left w:val="none" w:sz="0" w:space="0" w:color="auto"/>
            <w:bottom w:val="none" w:sz="0" w:space="0" w:color="auto"/>
            <w:right w:val="none" w:sz="0" w:space="0" w:color="auto"/>
          </w:divBdr>
        </w:div>
        <w:div w:id="1337807884">
          <w:marLeft w:val="480"/>
          <w:marRight w:val="0"/>
          <w:marTop w:val="0"/>
          <w:marBottom w:val="0"/>
          <w:divBdr>
            <w:top w:val="none" w:sz="0" w:space="0" w:color="auto"/>
            <w:left w:val="none" w:sz="0" w:space="0" w:color="auto"/>
            <w:bottom w:val="none" w:sz="0" w:space="0" w:color="auto"/>
            <w:right w:val="none" w:sz="0" w:space="0" w:color="auto"/>
          </w:divBdr>
        </w:div>
        <w:div w:id="1351420480">
          <w:marLeft w:val="480"/>
          <w:marRight w:val="0"/>
          <w:marTop w:val="0"/>
          <w:marBottom w:val="0"/>
          <w:divBdr>
            <w:top w:val="none" w:sz="0" w:space="0" w:color="auto"/>
            <w:left w:val="none" w:sz="0" w:space="0" w:color="auto"/>
            <w:bottom w:val="none" w:sz="0" w:space="0" w:color="auto"/>
            <w:right w:val="none" w:sz="0" w:space="0" w:color="auto"/>
          </w:divBdr>
        </w:div>
        <w:div w:id="1394542787">
          <w:marLeft w:val="480"/>
          <w:marRight w:val="0"/>
          <w:marTop w:val="0"/>
          <w:marBottom w:val="0"/>
          <w:divBdr>
            <w:top w:val="none" w:sz="0" w:space="0" w:color="auto"/>
            <w:left w:val="none" w:sz="0" w:space="0" w:color="auto"/>
            <w:bottom w:val="none" w:sz="0" w:space="0" w:color="auto"/>
            <w:right w:val="none" w:sz="0" w:space="0" w:color="auto"/>
          </w:divBdr>
        </w:div>
        <w:div w:id="1394695761">
          <w:marLeft w:val="480"/>
          <w:marRight w:val="0"/>
          <w:marTop w:val="0"/>
          <w:marBottom w:val="0"/>
          <w:divBdr>
            <w:top w:val="none" w:sz="0" w:space="0" w:color="auto"/>
            <w:left w:val="none" w:sz="0" w:space="0" w:color="auto"/>
            <w:bottom w:val="none" w:sz="0" w:space="0" w:color="auto"/>
            <w:right w:val="none" w:sz="0" w:space="0" w:color="auto"/>
          </w:divBdr>
        </w:div>
        <w:div w:id="1421294082">
          <w:marLeft w:val="480"/>
          <w:marRight w:val="0"/>
          <w:marTop w:val="0"/>
          <w:marBottom w:val="0"/>
          <w:divBdr>
            <w:top w:val="none" w:sz="0" w:space="0" w:color="auto"/>
            <w:left w:val="none" w:sz="0" w:space="0" w:color="auto"/>
            <w:bottom w:val="none" w:sz="0" w:space="0" w:color="auto"/>
            <w:right w:val="none" w:sz="0" w:space="0" w:color="auto"/>
          </w:divBdr>
        </w:div>
        <w:div w:id="1481188087">
          <w:marLeft w:val="480"/>
          <w:marRight w:val="0"/>
          <w:marTop w:val="0"/>
          <w:marBottom w:val="0"/>
          <w:divBdr>
            <w:top w:val="none" w:sz="0" w:space="0" w:color="auto"/>
            <w:left w:val="none" w:sz="0" w:space="0" w:color="auto"/>
            <w:bottom w:val="none" w:sz="0" w:space="0" w:color="auto"/>
            <w:right w:val="none" w:sz="0" w:space="0" w:color="auto"/>
          </w:divBdr>
        </w:div>
        <w:div w:id="1520003995">
          <w:marLeft w:val="480"/>
          <w:marRight w:val="0"/>
          <w:marTop w:val="0"/>
          <w:marBottom w:val="0"/>
          <w:divBdr>
            <w:top w:val="none" w:sz="0" w:space="0" w:color="auto"/>
            <w:left w:val="none" w:sz="0" w:space="0" w:color="auto"/>
            <w:bottom w:val="none" w:sz="0" w:space="0" w:color="auto"/>
            <w:right w:val="none" w:sz="0" w:space="0" w:color="auto"/>
          </w:divBdr>
        </w:div>
        <w:div w:id="1559894506">
          <w:marLeft w:val="480"/>
          <w:marRight w:val="0"/>
          <w:marTop w:val="0"/>
          <w:marBottom w:val="0"/>
          <w:divBdr>
            <w:top w:val="none" w:sz="0" w:space="0" w:color="auto"/>
            <w:left w:val="none" w:sz="0" w:space="0" w:color="auto"/>
            <w:bottom w:val="none" w:sz="0" w:space="0" w:color="auto"/>
            <w:right w:val="none" w:sz="0" w:space="0" w:color="auto"/>
          </w:divBdr>
        </w:div>
        <w:div w:id="1581258513">
          <w:marLeft w:val="480"/>
          <w:marRight w:val="0"/>
          <w:marTop w:val="0"/>
          <w:marBottom w:val="0"/>
          <w:divBdr>
            <w:top w:val="none" w:sz="0" w:space="0" w:color="auto"/>
            <w:left w:val="none" w:sz="0" w:space="0" w:color="auto"/>
            <w:bottom w:val="none" w:sz="0" w:space="0" w:color="auto"/>
            <w:right w:val="none" w:sz="0" w:space="0" w:color="auto"/>
          </w:divBdr>
        </w:div>
        <w:div w:id="1599824211">
          <w:marLeft w:val="480"/>
          <w:marRight w:val="0"/>
          <w:marTop w:val="0"/>
          <w:marBottom w:val="0"/>
          <w:divBdr>
            <w:top w:val="none" w:sz="0" w:space="0" w:color="auto"/>
            <w:left w:val="none" w:sz="0" w:space="0" w:color="auto"/>
            <w:bottom w:val="none" w:sz="0" w:space="0" w:color="auto"/>
            <w:right w:val="none" w:sz="0" w:space="0" w:color="auto"/>
          </w:divBdr>
        </w:div>
        <w:div w:id="1609006260">
          <w:marLeft w:val="480"/>
          <w:marRight w:val="0"/>
          <w:marTop w:val="0"/>
          <w:marBottom w:val="0"/>
          <w:divBdr>
            <w:top w:val="none" w:sz="0" w:space="0" w:color="auto"/>
            <w:left w:val="none" w:sz="0" w:space="0" w:color="auto"/>
            <w:bottom w:val="none" w:sz="0" w:space="0" w:color="auto"/>
            <w:right w:val="none" w:sz="0" w:space="0" w:color="auto"/>
          </w:divBdr>
        </w:div>
        <w:div w:id="1676225316">
          <w:marLeft w:val="480"/>
          <w:marRight w:val="0"/>
          <w:marTop w:val="0"/>
          <w:marBottom w:val="0"/>
          <w:divBdr>
            <w:top w:val="none" w:sz="0" w:space="0" w:color="auto"/>
            <w:left w:val="none" w:sz="0" w:space="0" w:color="auto"/>
            <w:bottom w:val="none" w:sz="0" w:space="0" w:color="auto"/>
            <w:right w:val="none" w:sz="0" w:space="0" w:color="auto"/>
          </w:divBdr>
        </w:div>
        <w:div w:id="1726568365">
          <w:marLeft w:val="480"/>
          <w:marRight w:val="0"/>
          <w:marTop w:val="0"/>
          <w:marBottom w:val="0"/>
          <w:divBdr>
            <w:top w:val="none" w:sz="0" w:space="0" w:color="auto"/>
            <w:left w:val="none" w:sz="0" w:space="0" w:color="auto"/>
            <w:bottom w:val="none" w:sz="0" w:space="0" w:color="auto"/>
            <w:right w:val="none" w:sz="0" w:space="0" w:color="auto"/>
          </w:divBdr>
        </w:div>
        <w:div w:id="1729304184">
          <w:marLeft w:val="480"/>
          <w:marRight w:val="0"/>
          <w:marTop w:val="0"/>
          <w:marBottom w:val="0"/>
          <w:divBdr>
            <w:top w:val="none" w:sz="0" w:space="0" w:color="auto"/>
            <w:left w:val="none" w:sz="0" w:space="0" w:color="auto"/>
            <w:bottom w:val="none" w:sz="0" w:space="0" w:color="auto"/>
            <w:right w:val="none" w:sz="0" w:space="0" w:color="auto"/>
          </w:divBdr>
        </w:div>
        <w:div w:id="1741444236">
          <w:marLeft w:val="480"/>
          <w:marRight w:val="0"/>
          <w:marTop w:val="0"/>
          <w:marBottom w:val="0"/>
          <w:divBdr>
            <w:top w:val="none" w:sz="0" w:space="0" w:color="auto"/>
            <w:left w:val="none" w:sz="0" w:space="0" w:color="auto"/>
            <w:bottom w:val="none" w:sz="0" w:space="0" w:color="auto"/>
            <w:right w:val="none" w:sz="0" w:space="0" w:color="auto"/>
          </w:divBdr>
        </w:div>
        <w:div w:id="1810244561">
          <w:marLeft w:val="480"/>
          <w:marRight w:val="0"/>
          <w:marTop w:val="0"/>
          <w:marBottom w:val="0"/>
          <w:divBdr>
            <w:top w:val="none" w:sz="0" w:space="0" w:color="auto"/>
            <w:left w:val="none" w:sz="0" w:space="0" w:color="auto"/>
            <w:bottom w:val="none" w:sz="0" w:space="0" w:color="auto"/>
            <w:right w:val="none" w:sz="0" w:space="0" w:color="auto"/>
          </w:divBdr>
        </w:div>
        <w:div w:id="1932082449">
          <w:marLeft w:val="480"/>
          <w:marRight w:val="0"/>
          <w:marTop w:val="0"/>
          <w:marBottom w:val="0"/>
          <w:divBdr>
            <w:top w:val="none" w:sz="0" w:space="0" w:color="auto"/>
            <w:left w:val="none" w:sz="0" w:space="0" w:color="auto"/>
            <w:bottom w:val="none" w:sz="0" w:space="0" w:color="auto"/>
            <w:right w:val="none" w:sz="0" w:space="0" w:color="auto"/>
          </w:divBdr>
        </w:div>
        <w:div w:id="1953705372">
          <w:marLeft w:val="480"/>
          <w:marRight w:val="0"/>
          <w:marTop w:val="0"/>
          <w:marBottom w:val="0"/>
          <w:divBdr>
            <w:top w:val="none" w:sz="0" w:space="0" w:color="auto"/>
            <w:left w:val="none" w:sz="0" w:space="0" w:color="auto"/>
            <w:bottom w:val="none" w:sz="0" w:space="0" w:color="auto"/>
            <w:right w:val="none" w:sz="0" w:space="0" w:color="auto"/>
          </w:divBdr>
        </w:div>
        <w:div w:id="2017222070">
          <w:marLeft w:val="480"/>
          <w:marRight w:val="0"/>
          <w:marTop w:val="0"/>
          <w:marBottom w:val="0"/>
          <w:divBdr>
            <w:top w:val="none" w:sz="0" w:space="0" w:color="auto"/>
            <w:left w:val="none" w:sz="0" w:space="0" w:color="auto"/>
            <w:bottom w:val="none" w:sz="0" w:space="0" w:color="auto"/>
            <w:right w:val="none" w:sz="0" w:space="0" w:color="auto"/>
          </w:divBdr>
        </w:div>
        <w:div w:id="2029211446">
          <w:marLeft w:val="480"/>
          <w:marRight w:val="0"/>
          <w:marTop w:val="0"/>
          <w:marBottom w:val="0"/>
          <w:divBdr>
            <w:top w:val="none" w:sz="0" w:space="0" w:color="auto"/>
            <w:left w:val="none" w:sz="0" w:space="0" w:color="auto"/>
            <w:bottom w:val="none" w:sz="0" w:space="0" w:color="auto"/>
            <w:right w:val="none" w:sz="0" w:space="0" w:color="auto"/>
          </w:divBdr>
        </w:div>
        <w:div w:id="2046446802">
          <w:marLeft w:val="480"/>
          <w:marRight w:val="0"/>
          <w:marTop w:val="0"/>
          <w:marBottom w:val="0"/>
          <w:divBdr>
            <w:top w:val="none" w:sz="0" w:space="0" w:color="auto"/>
            <w:left w:val="none" w:sz="0" w:space="0" w:color="auto"/>
            <w:bottom w:val="none" w:sz="0" w:space="0" w:color="auto"/>
            <w:right w:val="none" w:sz="0" w:space="0" w:color="auto"/>
          </w:divBdr>
        </w:div>
      </w:divsChild>
    </w:div>
    <w:div w:id="902448847">
      <w:marLeft w:val="640"/>
      <w:marRight w:val="0"/>
      <w:marTop w:val="0"/>
      <w:marBottom w:val="0"/>
      <w:divBdr>
        <w:top w:val="none" w:sz="0" w:space="0" w:color="auto"/>
        <w:left w:val="none" w:sz="0" w:space="0" w:color="auto"/>
        <w:bottom w:val="none" w:sz="0" w:space="0" w:color="auto"/>
        <w:right w:val="none" w:sz="0" w:space="0" w:color="auto"/>
      </w:divBdr>
    </w:div>
    <w:div w:id="902641336">
      <w:marLeft w:val="480"/>
      <w:marRight w:val="0"/>
      <w:marTop w:val="0"/>
      <w:marBottom w:val="0"/>
      <w:divBdr>
        <w:top w:val="none" w:sz="0" w:space="0" w:color="auto"/>
        <w:left w:val="none" w:sz="0" w:space="0" w:color="auto"/>
        <w:bottom w:val="none" w:sz="0" w:space="0" w:color="auto"/>
        <w:right w:val="none" w:sz="0" w:space="0" w:color="auto"/>
      </w:divBdr>
    </w:div>
    <w:div w:id="902713473">
      <w:marLeft w:val="640"/>
      <w:marRight w:val="0"/>
      <w:marTop w:val="0"/>
      <w:marBottom w:val="0"/>
      <w:divBdr>
        <w:top w:val="none" w:sz="0" w:space="0" w:color="auto"/>
        <w:left w:val="none" w:sz="0" w:space="0" w:color="auto"/>
        <w:bottom w:val="none" w:sz="0" w:space="0" w:color="auto"/>
        <w:right w:val="none" w:sz="0" w:space="0" w:color="auto"/>
      </w:divBdr>
    </w:div>
    <w:div w:id="903678647">
      <w:marLeft w:val="640"/>
      <w:marRight w:val="0"/>
      <w:marTop w:val="0"/>
      <w:marBottom w:val="0"/>
      <w:divBdr>
        <w:top w:val="none" w:sz="0" w:space="0" w:color="auto"/>
        <w:left w:val="none" w:sz="0" w:space="0" w:color="auto"/>
        <w:bottom w:val="none" w:sz="0" w:space="0" w:color="auto"/>
        <w:right w:val="none" w:sz="0" w:space="0" w:color="auto"/>
      </w:divBdr>
    </w:div>
    <w:div w:id="903761972">
      <w:marLeft w:val="640"/>
      <w:marRight w:val="0"/>
      <w:marTop w:val="0"/>
      <w:marBottom w:val="0"/>
      <w:divBdr>
        <w:top w:val="none" w:sz="0" w:space="0" w:color="auto"/>
        <w:left w:val="none" w:sz="0" w:space="0" w:color="auto"/>
        <w:bottom w:val="none" w:sz="0" w:space="0" w:color="auto"/>
        <w:right w:val="none" w:sz="0" w:space="0" w:color="auto"/>
      </w:divBdr>
    </w:div>
    <w:div w:id="904488737">
      <w:marLeft w:val="640"/>
      <w:marRight w:val="0"/>
      <w:marTop w:val="0"/>
      <w:marBottom w:val="0"/>
      <w:divBdr>
        <w:top w:val="none" w:sz="0" w:space="0" w:color="auto"/>
        <w:left w:val="none" w:sz="0" w:space="0" w:color="auto"/>
        <w:bottom w:val="none" w:sz="0" w:space="0" w:color="auto"/>
        <w:right w:val="none" w:sz="0" w:space="0" w:color="auto"/>
      </w:divBdr>
    </w:div>
    <w:div w:id="904729358">
      <w:marLeft w:val="480"/>
      <w:marRight w:val="0"/>
      <w:marTop w:val="0"/>
      <w:marBottom w:val="0"/>
      <w:divBdr>
        <w:top w:val="none" w:sz="0" w:space="0" w:color="auto"/>
        <w:left w:val="none" w:sz="0" w:space="0" w:color="auto"/>
        <w:bottom w:val="none" w:sz="0" w:space="0" w:color="auto"/>
        <w:right w:val="none" w:sz="0" w:space="0" w:color="auto"/>
      </w:divBdr>
    </w:div>
    <w:div w:id="904879648">
      <w:marLeft w:val="640"/>
      <w:marRight w:val="0"/>
      <w:marTop w:val="0"/>
      <w:marBottom w:val="0"/>
      <w:divBdr>
        <w:top w:val="none" w:sz="0" w:space="0" w:color="auto"/>
        <w:left w:val="none" w:sz="0" w:space="0" w:color="auto"/>
        <w:bottom w:val="none" w:sz="0" w:space="0" w:color="auto"/>
        <w:right w:val="none" w:sz="0" w:space="0" w:color="auto"/>
      </w:divBdr>
    </w:div>
    <w:div w:id="905071094">
      <w:marLeft w:val="640"/>
      <w:marRight w:val="0"/>
      <w:marTop w:val="0"/>
      <w:marBottom w:val="0"/>
      <w:divBdr>
        <w:top w:val="none" w:sz="0" w:space="0" w:color="auto"/>
        <w:left w:val="none" w:sz="0" w:space="0" w:color="auto"/>
        <w:bottom w:val="none" w:sz="0" w:space="0" w:color="auto"/>
        <w:right w:val="none" w:sz="0" w:space="0" w:color="auto"/>
      </w:divBdr>
    </w:div>
    <w:div w:id="905141194">
      <w:bodyDiv w:val="1"/>
      <w:marLeft w:val="0"/>
      <w:marRight w:val="0"/>
      <w:marTop w:val="0"/>
      <w:marBottom w:val="0"/>
      <w:divBdr>
        <w:top w:val="none" w:sz="0" w:space="0" w:color="auto"/>
        <w:left w:val="none" w:sz="0" w:space="0" w:color="auto"/>
        <w:bottom w:val="none" w:sz="0" w:space="0" w:color="auto"/>
        <w:right w:val="none" w:sz="0" w:space="0" w:color="auto"/>
      </w:divBdr>
    </w:div>
    <w:div w:id="905644802">
      <w:marLeft w:val="640"/>
      <w:marRight w:val="0"/>
      <w:marTop w:val="0"/>
      <w:marBottom w:val="0"/>
      <w:divBdr>
        <w:top w:val="none" w:sz="0" w:space="0" w:color="auto"/>
        <w:left w:val="none" w:sz="0" w:space="0" w:color="auto"/>
        <w:bottom w:val="none" w:sz="0" w:space="0" w:color="auto"/>
        <w:right w:val="none" w:sz="0" w:space="0" w:color="auto"/>
      </w:divBdr>
    </w:div>
    <w:div w:id="906303515">
      <w:marLeft w:val="640"/>
      <w:marRight w:val="0"/>
      <w:marTop w:val="0"/>
      <w:marBottom w:val="0"/>
      <w:divBdr>
        <w:top w:val="none" w:sz="0" w:space="0" w:color="auto"/>
        <w:left w:val="none" w:sz="0" w:space="0" w:color="auto"/>
        <w:bottom w:val="none" w:sz="0" w:space="0" w:color="auto"/>
        <w:right w:val="none" w:sz="0" w:space="0" w:color="auto"/>
      </w:divBdr>
    </w:div>
    <w:div w:id="907030560">
      <w:bodyDiv w:val="1"/>
      <w:marLeft w:val="0"/>
      <w:marRight w:val="0"/>
      <w:marTop w:val="0"/>
      <w:marBottom w:val="0"/>
      <w:divBdr>
        <w:top w:val="none" w:sz="0" w:space="0" w:color="auto"/>
        <w:left w:val="none" w:sz="0" w:space="0" w:color="auto"/>
        <w:bottom w:val="none" w:sz="0" w:space="0" w:color="auto"/>
        <w:right w:val="none" w:sz="0" w:space="0" w:color="auto"/>
      </w:divBdr>
      <w:divsChild>
        <w:div w:id="8604386">
          <w:marLeft w:val="480"/>
          <w:marRight w:val="0"/>
          <w:marTop w:val="0"/>
          <w:marBottom w:val="0"/>
          <w:divBdr>
            <w:top w:val="none" w:sz="0" w:space="0" w:color="auto"/>
            <w:left w:val="none" w:sz="0" w:space="0" w:color="auto"/>
            <w:bottom w:val="none" w:sz="0" w:space="0" w:color="auto"/>
            <w:right w:val="none" w:sz="0" w:space="0" w:color="auto"/>
          </w:divBdr>
        </w:div>
        <w:div w:id="27918392">
          <w:marLeft w:val="480"/>
          <w:marRight w:val="0"/>
          <w:marTop w:val="0"/>
          <w:marBottom w:val="0"/>
          <w:divBdr>
            <w:top w:val="none" w:sz="0" w:space="0" w:color="auto"/>
            <w:left w:val="none" w:sz="0" w:space="0" w:color="auto"/>
            <w:bottom w:val="none" w:sz="0" w:space="0" w:color="auto"/>
            <w:right w:val="none" w:sz="0" w:space="0" w:color="auto"/>
          </w:divBdr>
        </w:div>
        <w:div w:id="31077412">
          <w:marLeft w:val="480"/>
          <w:marRight w:val="0"/>
          <w:marTop w:val="0"/>
          <w:marBottom w:val="0"/>
          <w:divBdr>
            <w:top w:val="none" w:sz="0" w:space="0" w:color="auto"/>
            <w:left w:val="none" w:sz="0" w:space="0" w:color="auto"/>
            <w:bottom w:val="none" w:sz="0" w:space="0" w:color="auto"/>
            <w:right w:val="none" w:sz="0" w:space="0" w:color="auto"/>
          </w:divBdr>
        </w:div>
        <w:div w:id="87771125">
          <w:marLeft w:val="480"/>
          <w:marRight w:val="0"/>
          <w:marTop w:val="0"/>
          <w:marBottom w:val="0"/>
          <w:divBdr>
            <w:top w:val="none" w:sz="0" w:space="0" w:color="auto"/>
            <w:left w:val="none" w:sz="0" w:space="0" w:color="auto"/>
            <w:bottom w:val="none" w:sz="0" w:space="0" w:color="auto"/>
            <w:right w:val="none" w:sz="0" w:space="0" w:color="auto"/>
          </w:divBdr>
        </w:div>
        <w:div w:id="109669453">
          <w:marLeft w:val="480"/>
          <w:marRight w:val="0"/>
          <w:marTop w:val="0"/>
          <w:marBottom w:val="0"/>
          <w:divBdr>
            <w:top w:val="none" w:sz="0" w:space="0" w:color="auto"/>
            <w:left w:val="none" w:sz="0" w:space="0" w:color="auto"/>
            <w:bottom w:val="none" w:sz="0" w:space="0" w:color="auto"/>
            <w:right w:val="none" w:sz="0" w:space="0" w:color="auto"/>
          </w:divBdr>
        </w:div>
        <w:div w:id="195968355">
          <w:marLeft w:val="480"/>
          <w:marRight w:val="0"/>
          <w:marTop w:val="0"/>
          <w:marBottom w:val="0"/>
          <w:divBdr>
            <w:top w:val="none" w:sz="0" w:space="0" w:color="auto"/>
            <w:left w:val="none" w:sz="0" w:space="0" w:color="auto"/>
            <w:bottom w:val="none" w:sz="0" w:space="0" w:color="auto"/>
            <w:right w:val="none" w:sz="0" w:space="0" w:color="auto"/>
          </w:divBdr>
        </w:div>
        <w:div w:id="210655427">
          <w:marLeft w:val="480"/>
          <w:marRight w:val="0"/>
          <w:marTop w:val="0"/>
          <w:marBottom w:val="0"/>
          <w:divBdr>
            <w:top w:val="none" w:sz="0" w:space="0" w:color="auto"/>
            <w:left w:val="none" w:sz="0" w:space="0" w:color="auto"/>
            <w:bottom w:val="none" w:sz="0" w:space="0" w:color="auto"/>
            <w:right w:val="none" w:sz="0" w:space="0" w:color="auto"/>
          </w:divBdr>
        </w:div>
        <w:div w:id="211305499">
          <w:marLeft w:val="480"/>
          <w:marRight w:val="0"/>
          <w:marTop w:val="0"/>
          <w:marBottom w:val="0"/>
          <w:divBdr>
            <w:top w:val="none" w:sz="0" w:space="0" w:color="auto"/>
            <w:left w:val="none" w:sz="0" w:space="0" w:color="auto"/>
            <w:bottom w:val="none" w:sz="0" w:space="0" w:color="auto"/>
            <w:right w:val="none" w:sz="0" w:space="0" w:color="auto"/>
          </w:divBdr>
        </w:div>
        <w:div w:id="228810673">
          <w:marLeft w:val="480"/>
          <w:marRight w:val="0"/>
          <w:marTop w:val="0"/>
          <w:marBottom w:val="0"/>
          <w:divBdr>
            <w:top w:val="none" w:sz="0" w:space="0" w:color="auto"/>
            <w:left w:val="none" w:sz="0" w:space="0" w:color="auto"/>
            <w:bottom w:val="none" w:sz="0" w:space="0" w:color="auto"/>
            <w:right w:val="none" w:sz="0" w:space="0" w:color="auto"/>
          </w:divBdr>
        </w:div>
        <w:div w:id="239103805">
          <w:marLeft w:val="480"/>
          <w:marRight w:val="0"/>
          <w:marTop w:val="0"/>
          <w:marBottom w:val="0"/>
          <w:divBdr>
            <w:top w:val="none" w:sz="0" w:space="0" w:color="auto"/>
            <w:left w:val="none" w:sz="0" w:space="0" w:color="auto"/>
            <w:bottom w:val="none" w:sz="0" w:space="0" w:color="auto"/>
            <w:right w:val="none" w:sz="0" w:space="0" w:color="auto"/>
          </w:divBdr>
        </w:div>
        <w:div w:id="282999483">
          <w:marLeft w:val="480"/>
          <w:marRight w:val="0"/>
          <w:marTop w:val="0"/>
          <w:marBottom w:val="0"/>
          <w:divBdr>
            <w:top w:val="none" w:sz="0" w:space="0" w:color="auto"/>
            <w:left w:val="none" w:sz="0" w:space="0" w:color="auto"/>
            <w:bottom w:val="none" w:sz="0" w:space="0" w:color="auto"/>
            <w:right w:val="none" w:sz="0" w:space="0" w:color="auto"/>
          </w:divBdr>
        </w:div>
        <w:div w:id="286856734">
          <w:marLeft w:val="480"/>
          <w:marRight w:val="0"/>
          <w:marTop w:val="0"/>
          <w:marBottom w:val="0"/>
          <w:divBdr>
            <w:top w:val="none" w:sz="0" w:space="0" w:color="auto"/>
            <w:left w:val="none" w:sz="0" w:space="0" w:color="auto"/>
            <w:bottom w:val="none" w:sz="0" w:space="0" w:color="auto"/>
            <w:right w:val="none" w:sz="0" w:space="0" w:color="auto"/>
          </w:divBdr>
        </w:div>
        <w:div w:id="287399617">
          <w:marLeft w:val="480"/>
          <w:marRight w:val="0"/>
          <w:marTop w:val="0"/>
          <w:marBottom w:val="0"/>
          <w:divBdr>
            <w:top w:val="none" w:sz="0" w:space="0" w:color="auto"/>
            <w:left w:val="none" w:sz="0" w:space="0" w:color="auto"/>
            <w:bottom w:val="none" w:sz="0" w:space="0" w:color="auto"/>
            <w:right w:val="none" w:sz="0" w:space="0" w:color="auto"/>
          </w:divBdr>
        </w:div>
        <w:div w:id="316224401">
          <w:marLeft w:val="480"/>
          <w:marRight w:val="0"/>
          <w:marTop w:val="0"/>
          <w:marBottom w:val="0"/>
          <w:divBdr>
            <w:top w:val="none" w:sz="0" w:space="0" w:color="auto"/>
            <w:left w:val="none" w:sz="0" w:space="0" w:color="auto"/>
            <w:bottom w:val="none" w:sz="0" w:space="0" w:color="auto"/>
            <w:right w:val="none" w:sz="0" w:space="0" w:color="auto"/>
          </w:divBdr>
        </w:div>
        <w:div w:id="335963339">
          <w:marLeft w:val="480"/>
          <w:marRight w:val="0"/>
          <w:marTop w:val="0"/>
          <w:marBottom w:val="0"/>
          <w:divBdr>
            <w:top w:val="none" w:sz="0" w:space="0" w:color="auto"/>
            <w:left w:val="none" w:sz="0" w:space="0" w:color="auto"/>
            <w:bottom w:val="none" w:sz="0" w:space="0" w:color="auto"/>
            <w:right w:val="none" w:sz="0" w:space="0" w:color="auto"/>
          </w:divBdr>
        </w:div>
        <w:div w:id="376901235">
          <w:marLeft w:val="480"/>
          <w:marRight w:val="0"/>
          <w:marTop w:val="0"/>
          <w:marBottom w:val="0"/>
          <w:divBdr>
            <w:top w:val="none" w:sz="0" w:space="0" w:color="auto"/>
            <w:left w:val="none" w:sz="0" w:space="0" w:color="auto"/>
            <w:bottom w:val="none" w:sz="0" w:space="0" w:color="auto"/>
            <w:right w:val="none" w:sz="0" w:space="0" w:color="auto"/>
          </w:divBdr>
        </w:div>
        <w:div w:id="395472219">
          <w:marLeft w:val="480"/>
          <w:marRight w:val="0"/>
          <w:marTop w:val="0"/>
          <w:marBottom w:val="0"/>
          <w:divBdr>
            <w:top w:val="none" w:sz="0" w:space="0" w:color="auto"/>
            <w:left w:val="none" w:sz="0" w:space="0" w:color="auto"/>
            <w:bottom w:val="none" w:sz="0" w:space="0" w:color="auto"/>
            <w:right w:val="none" w:sz="0" w:space="0" w:color="auto"/>
          </w:divBdr>
        </w:div>
        <w:div w:id="411899041">
          <w:marLeft w:val="480"/>
          <w:marRight w:val="0"/>
          <w:marTop w:val="0"/>
          <w:marBottom w:val="0"/>
          <w:divBdr>
            <w:top w:val="none" w:sz="0" w:space="0" w:color="auto"/>
            <w:left w:val="none" w:sz="0" w:space="0" w:color="auto"/>
            <w:bottom w:val="none" w:sz="0" w:space="0" w:color="auto"/>
            <w:right w:val="none" w:sz="0" w:space="0" w:color="auto"/>
          </w:divBdr>
        </w:div>
        <w:div w:id="426535204">
          <w:marLeft w:val="480"/>
          <w:marRight w:val="0"/>
          <w:marTop w:val="0"/>
          <w:marBottom w:val="0"/>
          <w:divBdr>
            <w:top w:val="none" w:sz="0" w:space="0" w:color="auto"/>
            <w:left w:val="none" w:sz="0" w:space="0" w:color="auto"/>
            <w:bottom w:val="none" w:sz="0" w:space="0" w:color="auto"/>
            <w:right w:val="none" w:sz="0" w:space="0" w:color="auto"/>
          </w:divBdr>
        </w:div>
        <w:div w:id="461848121">
          <w:marLeft w:val="480"/>
          <w:marRight w:val="0"/>
          <w:marTop w:val="0"/>
          <w:marBottom w:val="0"/>
          <w:divBdr>
            <w:top w:val="none" w:sz="0" w:space="0" w:color="auto"/>
            <w:left w:val="none" w:sz="0" w:space="0" w:color="auto"/>
            <w:bottom w:val="none" w:sz="0" w:space="0" w:color="auto"/>
            <w:right w:val="none" w:sz="0" w:space="0" w:color="auto"/>
          </w:divBdr>
        </w:div>
        <w:div w:id="514879823">
          <w:marLeft w:val="480"/>
          <w:marRight w:val="0"/>
          <w:marTop w:val="0"/>
          <w:marBottom w:val="0"/>
          <w:divBdr>
            <w:top w:val="none" w:sz="0" w:space="0" w:color="auto"/>
            <w:left w:val="none" w:sz="0" w:space="0" w:color="auto"/>
            <w:bottom w:val="none" w:sz="0" w:space="0" w:color="auto"/>
            <w:right w:val="none" w:sz="0" w:space="0" w:color="auto"/>
          </w:divBdr>
        </w:div>
        <w:div w:id="542057557">
          <w:marLeft w:val="480"/>
          <w:marRight w:val="0"/>
          <w:marTop w:val="0"/>
          <w:marBottom w:val="0"/>
          <w:divBdr>
            <w:top w:val="none" w:sz="0" w:space="0" w:color="auto"/>
            <w:left w:val="none" w:sz="0" w:space="0" w:color="auto"/>
            <w:bottom w:val="none" w:sz="0" w:space="0" w:color="auto"/>
            <w:right w:val="none" w:sz="0" w:space="0" w:color="auto"/>
          </w:divBdr>
        </w:div>
        <w:div w:id="543491288">
          <w:marLeft w:val="480"/>
          <w:marRight w:val="0"/>
          <w:marTop w:val="0"/>
          <w:marBottom w:val="0"/>
          <w:divBdr>
            <w:top w:val="none" w:sz="0" w:space="0" w:color="auto"/>
            <w:left w:val="none" w:sz="0" w:space="0" w:color="auto"/>
            <w:bottom w:val="none" w:sz="0" w:space="0" w:color="auto"/>
            <w:right w:val="none" w:sz="0" w:space="0" w:color="auto"/>
          </w:divBdr>
        </w:div>
        <w:div w:id="555823115">
          <w:marLeft w:val="480"/>
          <w:marRight w:val="0"/>
          <w:marTop w:val="0"/>
          <w:marBottom w:val="0"/>
          <w:divBdr>
            <w:top w:val="none" w:sz="0" w:space="0" w:color="auto"/>
            <w:left w:val="none" w:sz="0" w:space="0" w:color="auto"/>
            <w:bottom w:val="none" w:sz="0" w:space="0" w:color="auto"/>
            <w:right w:val="none" w:sz="0" w:space="0" w:color="auto"/>
          </w:divBdr>
        </w:div>
        <w:div w:id="573201796">
          <w:marLeft w:val="480"/>
          <w:marRight w:val="0"/>
          <w:marTop w:val="0"/>
          <w:marBottom w:val="0"/>
          <w:divBdr>
            <w:top w:val="none" w:sz="0" w:space="0" w:color="auto"/>
            <w:left w:val="none" w:sz="0" w:space="0" w:color="auto"/>
            <w:bottom w:val="none" w:sz="0" w:space="0" w:color="auto"/>
            <w:right w:val="none" w:sz="0" w:space="0" w:color="auto"/>
          </w:divBdr>
        </w:div>
        <w:div w:id="586573166">
          <w:marLeft w:val="480"/>
          <w:marRight w:val="0"/>
          <w:marTop w:val="0"/>
          <w:marBottom w:val="0"/>
          <w:divBdr>
            <w:top w:val="none" w:sz="0" w:space="0" w:color="auto"/>
            <w:left w:val="none" w:sz="0" w:space="0" w:color="auto"/>
            <w:bottom w:val="none" w:sz="0" w:space="0" w:color="auto"/>
            <w:right w:val="none" w:sz="0" w:space="0" w:color="auto"/>
          </w:divBdr>
        </w:div>
        <w:div w:id="589965975">
          <w:marLeft w:val="480"/>
          <w:marRight w:val="0"/>
          <w:marTop w:val="0"/>
          <w:marBottom w:val="0"/>
          <w:divBdr>
            <w:top w:val="none" w:sz="0" w:space="0" w:color="auto"/>
            <w:left w:val="none" w:sz="0" w:space="0" w:color="auto"/>
            <w:bottom w:val="none" w:sz="0" w:space="0" w:color="auto"/>
            <w:right w:val="none" w:sz="0" w:space="0" w:color="auto"/>
          </w:divBdr>
        </w:div>
        <w:div w:id="590773076">
          <w:marLeft w:val="480"/>
          <w:marRight w:val="0"/>
          <w:marTop w:val="0"/>
          <w:marBottom w:val="0"/>
          <w:divBdr>
            <w:top w:val="none" w:sz="0" w:space="0" w:color="auto"/>
            <w:left w:val="none" w:sz="0" w:space="0" w:color="auto"/>
            <w:bottom w:val="none" w:sz="0" w:space="0" w:color="auto"/>
            <w:right w:val="none" w:sz="0" w:space="0" w:color="auto"/>
          </w:divBdr>
        </w:div>
        <w:div w:id="649864429">
          <w:marLeft w:val="480"/>
          <w:marRight w:val="0"/>
          <w:marTop w:val="0"/>
          <w:marBottom w:val="0"/>
          <w:divBdr>
            <w:top w:val="none" w:sz="0" w:space="0" w:color="auto"/>
            <w:left w:val="none" w:sz="0" w:space="0" w:color="auto"/>
            <w:bottom w:val="none" w:sz="0" w:space="0" w:color="auto"/>
            <w:right w:val="none" w:sz="0" w:space="0" w:color="auto"/>
          </w:divBdr>
        </w:div>
        <w:div w:id="698042292">
          <w:marLeft w:val="480"/>
          <w:marRight w:val="0"/>
          <w:marTop w:val="0"/>
          <w:marBottom w:val="0"/>
          <w:divBdr>
            <w:top w:val="none" w:sz="0" w:space="0" w:color="auto"/>
            <w:left w:val="none" w:sz="0" w:space="0" w:color="auto"/>
            <w:bottom w:val="none" w:sz="0" w:space="0" w:color="auto"/>
            <w:right w:val="none" w:sz="0" w:space="0" w:color="auto"/>
          </w:divBdr>
        </w:div>
        <w:div w:id="707530799">
          <w:marLeft w:val="480"/>
          <w:marRight w:val="0"/>
          <w:marTop w:val="0"/>
          <w:marBottom w:val="0"/>
          <w:divBdr>
            <w:top w:val="none" w:sz="0" w:space="0" w:color="auto"/>
            <w:left w:val="none" w:sz="0" w:space="0" w:color="auto"/>
            <w:bottom w:val="none" w:sz="0" w:space="0" w:color="auto"/>
            <w:right w:val="none" w:sz="0" w:space="0" w:color="auto"/>
          </w:divBdr>
        </w:div>
        <w:div w:id="741486559">
          <w:marLeft w:val="480"/>
          <w:marRight w:val="0"/>
          <w:marTop w:val="0"/>
          <w:marBottom w:val="0"/>
          <w:divBdr>
            <w:top w:val="none" w:sz="0" w:space="0" w:color="auto"/>
            <w:left w:val="none" w:sz="0" w:space="0" w:color="auto"/>
            <w:bottom w:val="none" w:sz="0" w:space="0" w:color="auto"/>
            <w:right w:val="none" w:sz="0" w:space="0" w:color="auto"/>
          </w:divBdr>
        </w:div>
        <w:div w:id="767774453">
          <w:marLeft w:val="480"/>
          <w:marRight w:val="0"/>
          <w:marTop w:val="0"/>
          <w:marBottom w:val="0"/>
          <w:divBdr>
            <w:top w:val="none" w:sz="0" w:space="0" w:color="auto"/>
            <w:left w:val="none" w:sz="0" w:space="0" w:color="auto"/>
            <w:bottom w:val="none" w:sz="0" w:space="0" w:color="auto"/>
            <w:right w:val="none" w:sz="0" w:space="0" w:color="auto"/>
          </w:divBdr>
        </w:div>
        <w:div w:id="774593346">
          <w:marLeft w:val="480"/>
          <w:marRight w:val="0"/>
          <w:marTop w:val="0"/>
          <w:marBottom w:val="0"/>
          <w:divBdr>
            <w:top w:val="none" w:sz="0" w:space="0" w:color="auto"/>
            <w:left w:val="none" w:sz="0" w:space="0" w:color="auto"/>
            <w:bottom w:val="none" w:sz="0" w:space="0" w:color="auto"/>
            <w:right w:val="none" w:sz="0" w:space="0" w:color="auto"/>
          </w:divBdr>
        </w:div>
        <w:div w:id="863057754">
          <w:marLeft w:val="480"/>
          <w:marRight w:val="0"/>
          <w:marTop w:val="0"/>
          <w:marBottom w:val="0"/>
          <w:divBdr>
            <w:top w:val="none" w:sz="0" w:space="0" w:color="auto"/>
            <w:left w:val="none" w:sz="0" w:space="0" w:color="auto"/>
            <w:bottom w:val="none" w:sz="0" w:space="0" w:color="auto"/>
            <w:right w:val="none" w:sz="0" w:space="0" w:color="auto"/>
          </w:divBdr>
        </w:div>
        <w:div w:id="889924440">
          <w:marLeft w:val="480"/>
          <w:marRight w:val="0"/>
          <w:marTop w:val="0"/>
          <w:marBottom w:val="0"/>
          <w:divBdr>
            <w:top w:val="none" w:sz="0" w:space="0" w:color="auto"/>
            <w:left w:val="none" w:sz="0" w:space="0" w:color="auto"/>
            <w:bottom w:val="none" w:sz="0" w:space="0" w:color="auto"/>
            <w:right w:val="none" w:sz="0" w:space="0" w:color="auto"/>
          </w:divBdr>
        </w:div>
        <w:div w:id="890918883">
          <w:marLeft w:val="480"/>
          <w:marRight w:val="0"/>
          <w:marTop w:val="0"/>
          <w:marBottom w:val="0"/>
          <w:divBdr>
            <w:top w:val="none" w:sz="0" w:space="0" w:color="auto"/>
            <w:left w:val="none" w:sz="0" w:space="0" w:color="auto"/>
            <w:bottom w:val="none" w:sz="0" w:space="0" w:color="auto"/>
            <w:right w:val="none" w:sz="0" w:space="0" w:color="auto"/>
          </w:divBdr>
        </w:div>
        <w:div w:id="973757370">
          <w:marLeft w:val="480"/>
          <w:marRight w:val="0"/>
          <w:marTop w:val="0"/>
          <w:marBottom w:val="0"/>
          <w:divBdr>
            <w:top w:val="none" w:sz="0" w:space="0" w:color="auto"/>
            <w:left w:val="none" w:sz="0" w:space="0" w:color="auto"/>
            <w:bottom w:val="none" w:sz="0" w:space="0" w:color="auto"/>
            <w:right w:val="none" w:sz="0" w:space="0" w:color="auto"/>
          </w:divBdr>
        </w:div>
        <w:div w:id="1030689401">
          <w:marLeft w:val="480"/>
          <w:marRight w:val="0"/>
          <w:marTop w:val="0"/>
          <w:marBottom w:val="0"/>
          <w:divBdr>
            <w:top w:val="none" w:sz="0" w:space="0" w:color="auto"/>
            <w:left w:val="none" w:sz="0" w:space="0" w:color="auto"/>
            <w:bottom w:val="none" w:sz="0" w:space="0" w:color="auto"/>
            <w:right w:val="none" w:sz="0" w:space="0" w:color="auto"/>
          </w:divBdr>
        </w:div>
        <w:div w:id="1048183090">
          <w:marLeft w:val="480"/>
          <w:marRight w:val="0"/>
          <w:marTop w:val="0"/>
          <w:marBottom w:val="0"/>
          <w:divBdr>
            <w:top w:val="none" w:sz="0" w:space="0" w:color="auto"/>
            <w:left w:val="none" w:sz="0" w:space="0" w:color="auto"/>
            <w:bottom w:val="none" w:sz="0" w:space="0" w:color="auto"/>
            <w:right w:val="none" w:sz="0" w:space="0" w:color="auto"/>
          </w:divBdr>
        </w:div>
        <w:div w:id="1079520160">
          <w:marLeft w:val="480"/>
          <w:marRight w:val="0"/>
          <w:marTop w:val="0"/>
          <w:marBottom w:val="0"/>
          <w:divBdr>
            <w:top w:val="none" w:sz="0" w:space="0" w:color="auto"/>
            <w:left w:val="none" w:sz="0" w:space="0" w:color="auto"/>
            <w:bottom w:val="none" w:sz="0" w:space="0" w:color="auto"/>
            <w:right w:val="none" w:sz="0" w:space="0" w:color="auto"/>
          </w:divBdr>
        </w:div>
        <w:div w:id="1111627899">
          <w:marLeft w:val="480"/>
          <w:marRight w:val="0"/>
          <w:marTop w:val="0"/>
          <w:marBottom w:val="0"/>
          <w:divBdr>
            <w:top w:val="none" w:sz="0" w:space="0" w:color="auto"/>
            <w:left w:val="none" w:sz="0" w:space="0" w:color="auto"/>
            <w:bottom w:val="none" w:sz="0" w:space="0" w:color="auto"/>
            <w:right w:val="none" w:sz="0" w:space="0" w:color="auto"/>
          </w:divBdr>
        </w:div>
        <w:div w:id="1154029703">
          <w:marLeft w:val="480"/>
          <w:marRight w:val="0"/>
          <w:marTop w:val="0"/>
          <w:marBottom w:val="0"/>
          <w:divBdr>
            <w:top w:val="none" w:sz="0" w:space="0" w:color="auto"/>
            <w:left w:val="none" w:sz="0" w:space="0" w:color="auto"/>
            <w:bottom w:val="none" w:sz="0" w:space="0" w:color="auto"/>
            <w:right w:val="none" w:sz="0" w:space="0" w:color="auto"/>
          </w:divBdr>
        </w:div>
        <w:div w:id="1157569896">
          <w:marLeft w:val="480"/>
          <w:marRight w:val="0"/>
          <w:marTop w:val="0"/>
          <w:marBottom w:val="0"/>
          <w:divBdr>
            <w:top w:val="none" w:sz="0" w:space="0" w:color="auto"/>
            <w:left w:val="none" w:sz="0" w:space="0" w:color="auto"/>
            <w:bottom w:val="none" w:sz="0" w:space="0" w:color="auto"/>
            <w:right w:val="none" w:sz="0" w:space="0" w:color="auto"/>
          </w:divBdr>
        </w:div>
        <w:div w:id="1199274108">
          <w:marLeft w:val="480"/>
          <w:marRight w:val="0"/>
          <w:marTop w:val="0"/>
          <w:marBottom w:val="0"/>
          <w:divBdr>
            <w:top w:val="none" w:sz="0" w:space="0" w:color="auto"/>
            <w:left w:val="none" w:sz="0" w:space="0" w:color="auto"/>
            <w:bottom w:val="none" w:sz="0" w:space="0" w:color="auto"/>
            <w:right w:val="none" w:sz="0" w:space="0" w:color="auto"/>
          </w:divBdr>
        </w:div>
        <w:div w:id="1217467431">
          <w:marLeft w:val="480"/>
          <w:marRight w:val="0"/>
          <w:marTop w:val="0"/>
          <w:marBottom w:val="0"/>
          <w:divBdr>
            <w:top w:val="none" w:sz="0" w:space="0" w:color="auto"/>
            <w:left w:val="none" w:sz="0" w:space="0" w:color="auto"/>
            <w:bottom w:val="none" w:sz="0" w:space="0" w:color="auto"/>
            <w:right w:val="none" w:sz="0" w:space="0" w:color="auto"/>
          </w:divBdr>
        </w:div>
        <w:div w:id="1232081289">
          <w:marLeft w:val="480"/>
          <w:marRight w:val="0"/>
          <w:marTop w:val="0"/>
          <w:marBottom w:val="0"/>
          <w:divBdr>
            <w:top w:val="none" w:sz="0" w:space="0" w:color="auto"/>
            <w:left w:val="none" w:sz="0" w:space="0" w:color="auto"/>
            <w:bottom w:val="none" w:sz="0" w:space="0" w:color="auto"/>
            <w:right w:val="none" w:sz="0" w:space="0" w:color="auto"/>
          </w:divBdr>
        </w:div>
        <w:div w:id="1252736014">
          <w:marLeft w:val="480"/>
          <w:marRight w:val="0"/>
          <w:marTop w:val="0"/>
          <w:marBottom w:val="0"/>
          <w:divBdr>
            <w:top w:val="none" w:sz="0" w:space="0" w:color="auto"/>
            <w:left w:val="none" w:sz="0" w:space="0" w:color="auto"/>
            <w:bottom w:val="none" w:sz="0" w:space="0" w:color="auto"/>
            <w:right w:val="none" w:sz="0" w:space="0" w:color="auto"/>
          </w:divBdr>
        </w:div>
        <w:div w:id="1258320832">
          <w:marLeft w:val="480"/>
          <w:marRight w:val="0"/>
          <w:marTop w:val="0"/>
          <w:marBottom w:val="0"/>
          <w:divBdr>
            <w:top w:val="none" w:sz="0" w:space="0" w:color="auto"/>
            <w:left w:val="none" w:sz="0" w:space="0" w:color="auto"/>
            <w:bottom w:val="none" w:sz="0" w:space="0" w:color="auto"/>
            <w:right w:val="none" w:sz="0" w:space="0" w:color="auto"/>
          </w:divBdr>
        </w:div>
        <w:div w:id="1298950984">
          <w:marLeft w:val="480"/>
          <w:marRight w:val="0"/>
          <w:marTop w:val="0"/>
          <w:marBottom w:val="0"/>
          <w:divBdr>
            <w:top w:val="none" w:sz="0" w:space="0" w:color="auto"/>
            <w:left w:val="none" w:sz="0" w:space="0" w:color="auto"/>
            <w:bottom w:val="none" w:sz="0" w:space="0" w:color="auto"/>
            <w:right w:val="none" w:sz="0" w:space="0" w:color="auto"/>
          </w:divBdr>
        </w:div>
        <w:div w:id="1329558639">
          <w:marLeft w:val="480"/>
          <w:marRight w:val="0"/>
          <w:marTop w:val="0"/>
          <w:marBottom w:val="0"/>
          <w:divBdr>
            <w:top w:val="none" w:sz="0" w:space="0" w:color="auto"/>
            <w:left w:val="none" w:sz="0" w:space="0" w:color="auto"/>
            <w:bottom w:val="none" w:sz="0" w:space="0" w:color="auto"/>
            <w:right w:val="none" w:sz="0" w:space="0" w:color="auto"/>
          </w:divBdr>
        </w:div>
        <w:div w:id="1334063947">
          <w:marLeft w:val="480"/>
          <w:marRight w:val="0"/>
          <w:marTop w:val="0"/>
          <w:marBottom w:val="0"/>
          <w:divBdr>
            <w:top w:val="none" w:sz="0" w:space="0" w:color="auto"/>
            <w:left w:val="none" w:sz="0" w:space="0" w:color="auto"/>
            <w:bottom w:val="none" w:sz="0" w:space="0" w:color="auto"/>
            <w:right w:val="none" w:sz="0" w:space="0" w:color="auto"/>
          </w:divBdr>
        </w:div>
        <w:div w:id="1398240978">
          <w:marLeft w:val="480"/>
          <w:marRight w:val="0"/>
          <w:marTop w:val="0"/>
          <w:marBottom w:val="0"/>
          <w:divBdr>
            <w:top w:val="none" w:sz="0" w:space="0" w:color="auto"/>
            <w:left w:val="none" w:sz="0" w:space="0" w:color="auto"/>
            <w:bottom w:val="none" w:sz="0" w:space="0" w:color="auto"/>
            <w:right w:val="none" w:sz="0" w:space="0" w:color="auto"/>
          </w:divBdr>
        </w:div>
        <w:div w:id="1426610044">
          <w:marLeft w:val="480"/>
          <w:marRight w:val="0"/>
          <w:marTop w:val="0"/>
          <w:marBottom w:val="0"/>
          <w:divBdr>
            <w:top w:val="none" w:sz="0" w:space="0" w:color="auto"/>
            <w:left w:val="none" w:sz="0" w:space="0" w:color="auto"/>
            <w:bottom w:val="none" w:sz="0" w:space="0" w:color="auto"/>
            <w:right w:val="none" w:sz="0" w:space="0" w:color="auto"/>
          </w:divBdr>
        </w:div>
        <w:div w:id="1447311957">
          <w:marLeft w:val="480"/>
          <w:marRight w:val="0"/>
          <w:marTop w:val="0"/>
          <w:marBottom w:val="0"/>
          <w:divBdr>
            <w:top w:val="none" w:sz="0" w:space="0" w:color="auto"/>
            <w:left w:val="none" w:sz="0" w:space="0" w:color="auto"/>
            <w:bottom w:val="none" w:sz="0" w:space="0" w:color="auto"/>
            <w:right w:val="none" w:sz="0" w:space="0" w:color="auto"/>
          </w:divBdr>
        </w:div>
        <w:div w:id="1453402781">
          <w:marLeft w:val="480"/>
          <w:marRight w:val="0"/>
          <w:marTop w:val="0"/>
          <w:marBottom w:val="0"/>
          <w:divBdr>
            <w:top w:val="none" w:sz="0" w:space="0" w:color="auto"/>
            <w:left w:val="none" w:sz="0" w:space="0" w:color="auto"/>
            <w:bottom w:val="none" w:sz="0" w:space="0" w:color="auto"/>
            <w:right w:val="none" w:sz="0" w:space="0" w:color="auto"/>
          </w:divBdr>
        </w:div>
        <w:div w:id="1474833757">
          <w:marLeft w:val="480"/>
          <w:marRight w:val="0"/>
          <w:marTop w:val="0"/>
          <w:marBottom w:val="0"/>
          <w:divBdr>
            <w:top w:val="none" w:sz="0" w:space="0" w:color="auto"/>
            <w:left w:val="none" w:sz="0" w:space="0" w:color="auto"/>
            <w:bottom w:val="none" w:sz="0" w:space="0" w:color="auto"/>
            <w:right w:val="none" w:sz="0" w:space="0" w:color="auto"/>
          </w:divBdr>
        </w:div>
        <w:div w:id="1492790691">
          <w:marLeft w:val="480"/>
          <w:marRight w:val="0"/>
          <w:marTop w:val="0"/>
          <w:marBottom w:val="0"/>
          <w:divBdr>
            <w:top w:val="none" w:sz="0" w:space="0" w:color="auto"/>
            <w:left w:val="none" w:sz="0" w:space="0" w:color="auto"/>
            <w:bottom w:val="none" w:sz="0" w:space="0" w:color="auto"/>
            <w:right w:val="none" w:sz="0" w:space="0" w:color="auto"/>
          </w:divBdr>
        </w:div>
        <w:div w:id="1581603353">
          <w:marLeft w:val="480"/>
          <w:marRight w:val="0"/>
          <w:marTop w:val="0"/>
          <w:marBottom w:val="0"/>
          <w:divBdr>
            <w:top w:val="none" w:sz="0" w:space="0" w:color="auto"/>
            <w:left w:val="none" w:sz="0" w:space="0" w:color="auto"/>
            <w:bottom w:val="none" w:sz="0" w:space="0" w:color="auto"/>
            <w:right w:val="none" w:sz="0" w:space="0" w:color="auto"/>
          </w:divBdr>
        </w:div>
        <w:div w:id="1619144864">
          <w:marLeft w:val="480"/>
          <w:marRight w:val="0"/>
          <w:marTop w:val="0"/>
          <w:marBottom w:val="0"/>
          <w:divBdr>
            <w:top w:val="none" w:sz="0" w:space="0" w:color="auto"/>
            <w:left w:val="none" w:sz="0" w:space="0" w:color="auto"/>
            <w:bottom w:val="none" w:sz="0" w:space="0" w:color="auto"/>
            <w:right w:val="none" w:sz="0" w:space="0" w:color="auto"/>
          </w:divBdr>
        </w:div>
        <w:div w:id="1632592467">
          <w:marLeft w:val="480"/>
          <w:marRight w:val="0"/>
          <w:marTop w:val="0"/>
          <w:marBottom w:val="0"/>
          <w:divBdr>
            <w:top w:val="none" w:sz="0" w:space="0" w:color="auto"/>
            <w:left w:val="none" w:sz="0" w:space="0" w:color="auto"/>
            <w:bottom w:val="none" w:sz="0" w:space="0" w:color="auto"/>
            <w:right w:val="none" w:sz="0" w:space="0" w:color="auto"/>
          </w:divBdr>
        </w:div>
        <w:div w:id="1637444144">
          <w:marLeft w:val="480"/>
          <w:marRight w:val="0"/>
          <w:marTop w:val="0"/>
          <w:marBottom w:val="0"/>
          <w:divBdr>
            <w:top w:val="none" w:sz="0" w:space="0" w:color="auto"/>
            <w:left w:val="none" w:sz="0" w:space="0" w:color="auto"/>
            <w:bottom w:val="none" w:sz="0" w:space="0" w:color="auto"/>
            <w:right w:val="none" w:sz="0" w:space="0" w:color="auto"/>
          </w:divBdr>
        </w:div>
        <w:div w:id="1676108969">
          <w:marLeft w:val="480"/>
          <w:marRight w:val="0"/>
          <w:marTop w:val="0"/>
          <w:marBottom w:val="0"/>
          <w:divBdr>
            <w:top w:val="none" w:sz="0" w:space="0" w:color="auto"/>
            <w:left w:val="none" w:sz="0" w:space="0" w:color="auto"/>
            <w:bottom w:val="none" w:sz="0" w:space="0" w:color="auto"/>
            <w:right w:val="none" w:sz="0" w:space="0" w:color="auto"/>
          </w:divBdr>
        </w:div>
        <w:div w:id="1708411604">
          <w:marLeft w:val="480"/>
          <w:marRight w:val="0"/>
          <w:marTop w:val="0"/>
          <w:marBottom w:val="0"/>
          <w:divBdr>
            <w:top w:val="none" w:sz="0" w:space="0" w:color="auto"/>
            <w:left w:val="none" w:sz="0" w:space="0" w:color="auto"/>
            <w:bottom w:val="none" w:sz="0" w:space="0" w:color="auto"/>
            <w:right w:val="none" w:sz="0" w:space="0" w:color="auto"/>
          </w:divBdr>
        </w:div>
        <w:div w:id="1745373119">
          <w:marLeft w:val="480"/>
          <w:marRight w:val="0"/>
          <w:marTop w:val="0"/>
          <w:marBottom w:val="0"/>
          <w:divBdr>
            <w:top w:val="none" w:sz="0" w:space="0" w:color="auto"/>
            <w:left w:val="none" w:sz="0" w:space="0" w:color="auto"/>
            <w:bottom w:val="none" w:sz="0" w:space="0" w:color="auto"/>
            <w:right w:val="none" w:sz="0" w:space="0" w:color="auto"/>
          </w:divBdr>
        </w:div>
        <w:div w:id="1745835442">
          <w:marLeft w:val="480"/>
          <w:marRight w:val="0"/>
          <w:marTop w:val="0"/>
          <w:marBottom w:val="0"/>
          <w:divBdr>
            <w:top w:val="none" w:sz="0" w:space="0" w:color="auto"/>
            <w:left w:val="none" w:sz="0" w:space="0" w:color="auto"/>
            <w:bottom w:val="none" w:sz="0" w:space="0" w:color="auto"/>
            <w:right w:val="none" w:sz="0" w:space="0" w:color="auto"/>
          </w:divBdr>
        </w:div>
        <w:div w:id="1757481504">
          <w:marLeft w:val="480"/>
          <w:marRight w:val="0"/>
          <w:marTop w:val="0"/>
          <w:marBottom w:val="0"/>
          <w:divBdr>
            <w:top w:val="none" w:sz="0" w:space="0" w:color="auto"/>
            <w:left w:val="none" w:sz="0" w:space="0" w:color="auto"/>
            <w:bottom w:val="none" w:sz="0" w:space="0" w:color="auto"/>
            <w:right w:val="none" w:sz="0" w:space="0" w:color="auto"/>
          </w:divBdr>
        </w:div>
        <w:div w:id="1774861193">
          <w:marLeft w:val="480"/>
          <w:marRight w:val="0"/>
          <w:marTop w:val="0"/>
          <w:marBottom w:val="0"/>
          <w:divBdr>
            <w:top w:val="none" w:sz="0" w:space="0" w:color="auto"/>
            <w:left w:val="none" w:sz="0" w:space="0" w:color="auto"/>
            <w:bottom w:val="none" w:sz="0" w:space="0" w:color="auto"/>
            <w:right w:val="none" w:sz="0" w:space="0" w:color="auto"/>
          </w:divBdr>
        </w:div>
        <w:div w:id="1776710570">
          <w:marLeft w:val="480"/>
          <w:marRight w:val="0"/>
          <w:marTop w:val="0"/>
          <w:marBottom w:val="0"/>
          <w:divBdr>
            <w:top w:val="none" w:sz="0" w:space="0" w:color="auto"/>
            <w:left w:val="none" w:sz="0" w:space="0" w:color="auto"/>
            <w:bottom w:val="none" w:sz="0" w:space="0" w:color="auto"/>
            <w:right w:val="none" w:sz="0" w:space="0" w:color="auto"/>
          </w:divBdr>
        </w:div>
        <w:div w:id="1777368280">
          <w:marLeft w:val="480"/>
          <w:marRight w:val="0"/>
          <w:marTop w:val="0"/>
          <w:marBottom w:val="0"/>
          <w:divBdr>
            <w:top w:val="none" w:sz="0" w:space="0" w:color="auto"/>
            <w:left w:val="none" w:sz="0" w:space="0" w:color="auto"/>
            <w:bottom w:val="none" w:sz="0" w:space="0" w:color="auto"/>
            <w:right w:val="none" w:sz="0" w:space="0" w:color="auto"/>
          </w:divBdr>
        </w:div>
        <w:div w:id="1792674817">
          <w:marLeft w:val="480"/>
          <w:marRight w:val="0"/>
          <w:marTop w:val="0"/>
          <w:marBottom w:val="0"/>
          <w:divBdr>
            <w:top w:val="none" w:sz="0" w:space="0" w:color="auto"/>
            <w:left w:val="none" w:sz="0" w:space="0" w:color="auto"/>
            <w:bottom w:val="none" w:sz="0" w:space="0" w:color="auto"/>
            <w:right w:val="none" w:sz="0" w:space="0" w:color="auto"/>
          </w:divBdr>
        </w:div>
        <w:div w:id="1803620557">
          <w:marLeft w:val="480"/>
          <w:marRight w:val="0"/>
          <w:marTop w:val="0"/>
          <w:marBottom w:val="0"/>
          <w:divBdr>
            <w:top w:val="none" w:sz="0" w:space="0" w:color="auto"/>
            <w:left w:val="none" w:sz="0" w:space="0" w:color="auto"/>
            <w:bottom w:val="none" w:sz="0" w:space="0" w:color="auto"/>
            <w:right w:val="none" w:sz="0" w:space="0" w:color="auto"/>
          </w:divBdr>
        </w:div>
        <w:div w:id="1958019992">
          <w:marLeft w:val="480"/>
          <w:marRight w:val="0"/>
          <w:marTop w:val="0"/>
          <w:marBottom w:val="0"/>
          <w:divBdr>
            <w:top w:val="none" w:sz="0" w:space="0" w:color="auto"/>
            <w:left w:val="none" w:sz="0" w:space="0" w:color="auto"/>
            <w:bottom w:val="none" w:sz="0" w:space="0" w:color="auto"/>
            <w:right w:val="none" w:sz="0" w:space="0" w:color="auto"/>
          </w:divBdr>
        </w:div>
        <w:div w:id="1966963814">
          <w:marLeft w:val="480"/>
          <w:marRight w:val="0"/>
          <w:marTop w:val="0"/>
          <w:marBottom w:val="0"/>
          <w:divBdr>
            <w:top w:val="none" w:sz="0" w:space="0" w:color="auto"/>
            <w:left w:val="none" w:sz="0" w:space="0" w:color="auto"/>
            <w:bottom w:val="none" w:sz="0" w:space="0" w:color="auto"/>
            <w:right w:val="none" w:sz="0" w:space="0" w:color="auto"/>
          </w:divBdr>
        </w:div>
        <w:div w:id="2015179975">
          <w:marLeft w:val="480"/>
          <w:marRight w:val="0"/>
          <w:marTop w:val="0"/>
          <w:marBottom w:val="0"/>
          <w:divBdr>
            <w:top w:val="none" w:sz="0" w:space="0" w:color="auto"/>
            <w:left w:val="none" w:sz="0" w:space="0" w:color="auto"/>
            <w:bottom w:val="none" w:sz="0" w:space="0" w:color="auto"/>
            <w:right w:val="none" w:sz="0" w:space="0" w:color="auto"/>
          </w:divBdr>
        </w:div>
        <w:div w:id="2022272716">
          <w:marLeft w:val="480"/>
          <w:marRight w:val="0"/>
          <w:marTop w:val="0"/>
          <w:marBottom w:val="0"/>
          <w:divBdr>
            <w:top w:val="none" w:sz="0" w:space="0" w:color="auto"/>
            <w:left w:val="none" w:sz="0" w:space="0" w:color="auto"/>
            <w:bottom w:val="none" w:sz="0" w:space="0" w:color="auto"/>
            <w:right w:val="none" w:sz="0" w:space="0" w:color="auto"/>
          </w:divBdr>
        </w:div>
        <w:div w:id="2031494142">
          <w:marLeft w:val="480"/>
          <w:marRight w:val="0"/>
          <w:marTop w:val="0"/>
          <w:marBottom w:val="0"/>
          <w:divBdr>
            <w:top w:val="none" w:sz="0" w:space="0" w:color="auto"/>
            <w:left w:val="none" w:sz="0" w:space="0" w:color="auto"/>
            <w:bottom w:val="none" w:sz="0" w:space="0" w:color="auto"/>
            <w:right w:val="none" w:sz="0" w:space="0" w:color="auto"/>
          </w:divBdr>
        </w:div>
        <w:div w:id="2095587197">
          <w:marLeft w:val="480"/>
          <w:marRight w:val="0"/>
          <w:marTop w:val="0"/>
          <w:marBottom w:val="0"/>
          <w:divBdr>
            <w:top w:val="none" w:sz="0" w:space="0" w:color="auto"/>
            <w:left w:val="none" w:sz="0" w:space="0" w:color="auto"/>
            <w:bottom w:val="none" w:sz="0" w:space="0" w:color="auto"/>
            <w:right w:val="none" w:sz="0" w:space="0" w:color="auto"/>
          </w:divBdr>
        </w:div>
        <w:div w:id="2097825096">
          <w:marLeft w:val="480"/>
          <w:marRight w:val="0"/>
          <w:marTop w:val="0"/>
          <w:marBottom w:val="0"/>
          <w:divBdr>
            <w:top w:val="none" w:sz="0" w:space="0" w:color="auto"/>
            <w:left w:val="none" w:sz="0" w:space="0" w:color="auto"/>
            <w:bottom w:val="none" w:sz="0" w:space="0" w:color="auto"/>
            <w:right w:val="none" w:sz="0" w:space="0" w:color="auto"/>
          </w:divBdr>
        </w:div>
      </w:divsChild>
    </w:div>
    <w:div w:id="907614110">
      <w:marLeft w:val="640"/>
      <w:marRight w:val="0"/>
      <w:marTop w:val="0"/>
      <w:marBottom w:val="0"/>
      <w:divBdr>
        <w:top w:val="none" w:sz="0" w:space="0" w:color="auto"/>
        <w:left w:val="none" w:sz="0" w:space="0" w:color="auto"/>
        <w:bottom w:val="none" w:sz="0" w:space="0" w:color="auto"/>
        <w:right w:val="none" w:sz="0" w:space="0" w:color="auto"/>
      </w:divBdr>
    </w:div>
    <w:div w:id="908005467">
      <w:marLeft w:val="640"/>
      <w:marRight w:val="0"/>
      <w:marTop w:val="0"/>
      <w:marBottom w:val="0"/>
      <w:divBdr>
        <w:top w:val="none" w:sz="0" w:space="0" w:color="auto"/>
        <w:left w:val="none" w:sz="0" w:space="0" w:color="auto"/>
        <w:bottom w:val="none" w:sz="0" w:space="0" w:color="auto"/>
        <w:right w:val="none" w:sz="0" w:space="0" w:color="auto"/>
      </w:divBdr>
    </w:div>
    <w:div w:id="908466775">
      <w:marLeft w:val="640"/>
      <w:marRight w:val="0"/>
      <w:marTop w:val="0"/>
      <w:marBottom w:val="0"/>
      <w:divBdr>
        <w:top w:val="none" w:sz="0" w:space="0" w:color="auto"/>
        <w:left w:val="none" w:sz="0" w:space="0" w:color="auto"/>
        <w:bottom w:val="none" w:sz="0" w:space="0" w:color="auto"/>
        <w:right w:val="none" w:sz="0" w:space="0" w:color="auto"/>
      </w:divBdr>
    </w:div>
    <w:div w:id="908926066">
      <w:marLeft w:val="640"/>
      <w:marRight w:val="0"/>
      <w:marTop w:val="0"/>
      <w:marBottom w:val="0"/>
      <w:divBdr>
        <w:top w:val="none" w:sz="0" w:space="0" w:color="auto"/>
        <w:left w:val="none" w:sz="0" w:space="0" w:color="auto"/>
        <w:bottom w:val="none" w:sz="0" w:space="0" w:color="auto"/>
        <w:right w:val="none" w:sz="0" w:space="0" w:color="auto"/>
      </w:divBdr>
    </w:div>
    <w:div w:id="909191581">
      <w:bodyDiv w:val="1"/>
      <w:marLeft w:val="0"/>
      <w:marRight w:val="0"/>
      <w:marTop w:val="0"/>
      <w:marBottom w:val="0"/>
      <w:divBdr>
        <w:top w:val="none" w:sz="0" w:space="0" w:color="auto"/>
        <w:left w:val="none" w:sz="0" w:space="0" w:color="auto"/>
        <w:bottom w:val="none" w:sz="0" w:space="0" w:color="auto"/>
        <w:right w:val="none" w:sz="0" w:space="0" w:color="auto"/>
      </w:divBdr>
    </w:div>
    <w:div w:id="909313042">
      <w:marLeft w:val="640"/>
      <w:marRight w:val="0"/>
      <w:marTop w:val="0"/>
      <w:marBottom w:val="0"/>
      <w:divBdr>
        <w:top w:val="none" w:sz="0" w:space="0" w:color="auto"/>
        <w:left w:val="none" w:sz="0" w:space="0" w:color="auto"/>
        <w:bottom w:val="none" w:sz="0" w:space="0" w:color="auto"/>
        <w:right w:val="none" w:sz="0" w:space="0" w:color="auto"/>
      </w:divBdr>
    </w:div>
    <w:div w:id="909778774">
      <w:marLeft w:val="640"/>
      <w:marRight w:val="0"/>
      <w:marTop w:val="0"/>
      <w:marBottom w:val="0"/>
      <w:divBdr>
        <w:top w:val="none" w:sz="0" w:space="0" w:color="auto"/>
        <w:left w:val="none" w:sz="0" w:space="0" w:color="auto"/>
        <w:bottom w:val="none" w:sz="0" w:space="0" w:color="auto"/>
        <w:right w:val="none" w:sz="0" w:space="0" w:color="auto"/>
      </w:divBdr>
    </w:div>
    <w:div w:id="909852445">
      <w:bodyDiv w:val="1"/>
      <w:marLeft w:val="0"/>
      <w:marRight w:val="0"/>
      <w:marTop w:val="0"/>
      <w:marBottom w:val="0"/>
      <w:divBdr>
        <w:top w:val="none" w:sz="0" w:space="0" w:color="auto"/>
        <w:left w:val="none" w:sz="0" w:space="0" w:color="auto"/>
        <w:bottom w:val="none" w:sz="0" w:space="0" w:color="auto"/>
        <w:right w:val="none" w:sz="0" w:space="0" w:color="auto"/>
      </w:divBdr>
      <w:divsChild>
        <w:div w:id="54817262">
          <w:marLeft w:val="480"/>
          <w:marRight w:val="0"/>
          <w:marTop w:val="0"/>
          <w:marBottom w:val="0"/>
          <w:divBdr>
            <w:top w:val="none" w:sz="0" w:space="0" w:color="auto"/>
            <w:left w:val="none" w:sz="0" w:space="0" w:color="auto"/>
            <w:bottom w:val="none" w:sz="0" w:space="0" w:color="auto"/>
            <w:right w:val="none" w:sz="0" w:space="0" w:color="auto"/>
          </w:divBdr>
        </w:div>
        <w:div w:id="78211028">
          <w:marLeft w:val="480"/>
          <w:marRight w:val="0"/>
          <w:marTop w:val="0"/>
          <w:marBottom w:val="0"/>
          <w:divBdr>
            <w:top w:val="none" w:sz="0" w:space="0" w:color="auto"/>
            <w:left w:val="none" w:sz="0" w:space="0" w:color="auto"/>
            <w:bottom w:val="none" w:sz="0" w:space="0" w:color="auto"/>
            <w:right w:val="none" w:sz="0" w:space="0" w:color="auto"/>
          </w:divBdr>
        </w:div>
        <w:div w:id="80758356">
          <w:marLeft w:val="480"/>
          <w:marRight w:val="0"/>
          <w:marTop w:val="0"/>
          <w:marBottom w:val="0"/>
          <w:divBdr>
            <w:top w:val="none" w:sz="0" w:space="0" w:color="auto"/>
            <w:left w:val="none" w:sz="0" w:space="0" w:color="auto"/>
            <w:bottom w:val="none" w:sz="0" w:space="0" w:color="auto"/>
            <w:right w:val="none" w:sz="0" w:space="0" w:color="auto"/>
          </w:divBdr>
        </w:div>
        <w:div w:id="96996392">
          <w:marLeft w:val="480"/>
          <w:marRight w:val="0"/>
          <w:marTop w:val="0"/>
          <w:marBottom w:val="0"/>
          <w:divBdr>
            <w:top w:val="none" w:sz="0" w:space="0" w:color="auto"/>
            <w:left w:val="none" w:sz="0" w:space="0" w:color="auto"/>
            <w:bottom w:val="none" w:sz="0" w:space="0" w:color="auto"/>
            <w:right w:val="none" w:sz="0" w:space="0" w:color="auto"/>
          </w:divBdr>
        </w:div>
        <w:div w:id="103618887">
          <w:marLeft w:val="480"/>
          <w:marRight w:val="0"/>
          <w:marTop w:val="0"/>
          <w:marBottom w:val="0"/>
          <w:divBdr>
            <w:top w:val="none" w:sz="0" w:space="0" w:color="auto"/>
            <w:left w:val="none" w:sz="0" w:space="0" w:color="auto"/>
            <w:bottom w:val="none" w:sz="0" w:space="0" w:color="auto"/>
            <w:right w:val="none" w:sz="0" w:space="0" w:color="auto"/>
          </w:divBdr>
        </w:div>
        <w:div w:id="177624656">
          <w:marLeft w:val="480"/>
          <w:marRight w:val="0"/>
          <w:marTop w:val="0"/>
          <w:marBottom w:val="0"/>
          <w:divBdr>
            <w:top w:val="none" w:sz="0" w:space="0" w:color="auto"/>
            <w:left w:val="none" w:sz="0" w:space="0" w:color="auto"/>
            <w:bottom w:val="none" w:sz="0" w:space="0" w:color="auto"/>
            <w:right w:val="none" w:sz="0" w:space="0" w:color="auto"/>
          </w:divBdr>
        </w:div>
        <w:div w:id="280917553">
          <w:marLeft w:val="480"/>
          <w:marRight w:val="0"/>
          <w:marTop w:val="0"/>
          <w:marBottom w:val="0"/>
          <w:divBdr>
            <w:top w:val="none" w:sz="0" w:space="0" w:color="auto"/>
            <w:left w:val="none" w:sz="0" w:space="0" w:color="auto"/>
            <w:bottom w:val="none" w:sz="0" w:space="0" w:color="auto"/>
            <w:right w:val="none" w:sz="0" w:space="0" w:color="auto"/>
          </w:divBdr>
        </w:div>
        <w:div w:id="285547358">
          <w:marLeft w:val="480"/>
          <w:marRight w:val="0"/>
          <w:marTop w:val="0"/>
          <w:marBottom w:val="0"/>
          <w:divBdr>
            <w:top w:val="none" w:sz="0" w:space="0" w:color="auto"/>
            <w:left w:val="none" w:sz="0" w:space="0" w:color="auto"/>
            <w:bottom w:val="none" w:sz="0" w:space="0" w:color="auto"/>
            <w:right w:val="none" w:sz="0" w:space="0" w:color="auto"/>
          </w:divBdr>
        </w:div>
        <w:div w:id="350033863">
          <w:marLeft w:val="480"/>
          <w:marRight w:val="0"/>
          <w:marTop w:val="0"/>
          <w:marBottom w:val="0"/>
          <w:divBdr>
            <w:top w:val="none" w:sz="0" w:space="0" w:color="auto"/>
            <w:left w:val="none" w:sz="0" w:space="0" w:color="auto"/>
            <w:bottom w:val="none" w:sz="0" w:space="0" w:color="auto"/>
            <w:right w:val="none" w:sz="0" w:space="0" w:color="auto"/>
          </w:divBdr>
        </w:div>
        <w:div w:id="350763042">
          <w:marLeft w:val="480"/>
          <w:marRight w:val="0"/>
          <w:marTop w:val="0"/>
          <w:marBottom w:val="0"/>
          <w:divBdr>
            <w:top w:val="none" w:sz="0" w:space="0" w:color="auto"/>
            <w:left w:val="none" w:sz="0" w:space="0" w:color="auto"/>
            <w:bottom w:val="none" w:sz="0" w:space="0" w:color="auto"/>
            <w:right w:val="none" w:sz="0" w:space="0" w:color="auto"/>
          </w:divBdr>
        </w:div>
        <w:div w:id="361906284">
          <w:marLeft w:val="480"/>
          <w:marRight w:val="0"/>
          <w:marTop w:val="0"/>
          <w:marBottom w:val="0"/>
          <w:divBdr>
            <w:top w:val="none" w:sz="0" w:space="0" w:color="auto"/>
            <w:left w:val="none" w:sz="0" w:space="0" w:color="auto"/>
            <w:bottom w:val="none" w:sz="0" w:space="0" w:color="auto"/>
            <w:right w:val="none" w:sz="0" w:space="0" w:color="auto"/>
          </w:divBdr>
        </w:div>
        <w:div w:id="392387563">
          <w:marLeft w:val="480"/>
          <w:marRight w:val="0"/>
          <w:marTop w:val="0"/>
          <w:marBottom w:val="0"/>
          <w:divBdr>
            <w:top w:val="none" w:sz="0" w:space="0" w:color="auto"/>
            <w:left w:val="none" w:sz="0" w:space="0" w:color="auto"/>
            <w:bottom w:val="none" w:sz="0" w:space="0" w:color="auto"/>
            <w:right w:val="none" w:sz="0" w:space="0" w:color="auto"/>
          </w:divBdr>
        </w:div>
        <w:div w:id="434788919">
          <w:marLeft w:val="480"/>
          <w:marRight w:val="0"/>
          <w:marTop w:val="0"/>
          <w:marBottom w:val="0"/>
          <w:divBdr>
            <w:top w:val="none" w:sz="0" w:space="0" w:color="auto"/>
            <w:left w:val="none" w:sz="0" w:space="0" w:color="auto"/>
            <w:bottom w:val="none" w:sz="0" w:space="0" w:color="auto"/>
            <w:right w:val="none" w:sz="0" w:space="0" w:color="auto"/>
          </w:divBdr>
        </w:div>
        <w:div w:id="457798530">
          <w:marLeft w:val="480"/>
          <w:marRight w:val="0"/>
          <w:marTop w:val="0"/>
          <w:marBottom w:val="0"/>
          <w:divBdr>
            <w:top w:val="none" w:sz="0" w:space="0" w:color="auto"/>
            <w:left w:val="none" w:sz="0" w:space="0" w:color="auto"/>
            <w:bottom w:val="none" w:sz="0" w:space="0" w:color="auto"/>
            <w:right w:val="none" w:sz="0" w:space="0" w:color="auto"/>
          </w:divBdr>
        </w:div>
        <w:div w:id="496268555">
          <w:marLeft w:val="480"/>
          <w:marRight w:val="0"/>
          <w:marTop w:val="0"/>
          <w:marBottom w:val="0"/>
          <w:divBdr>
            <w:top w:val="none" w:sz="0" w:space="0" w:color="auto"/>
            <w:left w:val="none" w:sz="0" w:space="0" w:color="auto"/>
            <w:bottom w:val="none" w:sz="0" w:space="0" w:color="auto"/>
            <w:right w:val="none" w:sz="0" w:space="0" w:color="auto"/>
          </w:divBdr>
        </w:div>
        <w:div w:id="536353449">
          <w:marLeft w:val="480"/>
          <w:marRight w:val="0"/>
          <w:marTop w:val="0"/>
          <w:marBottom w:val="0"/>
          <w:divBdr>
            <w:top w:val="none" w:sz="0" w:space="0" w:color="auto"/>
            <w:left w:val="none" w:sz="0" w:space="0" w:color="auto"/>
            <w:bottom w:val="none" w:sz="0" w:space="0" w:color="auto"/>
            <w:right w:val="none" w:sz="0" w:space="0" w:color="auto"/>
          </w:divBdr>
        </w:div>
        <w:div w:id="585648512">
          <w:marLeft w:val="480"/>
          <w:marRight w:val="0"/>
          <w:marTop w:val="0"/>
          <w:marBottom w:val="0"/>
          <w:divBdr>
            <w:top w:val="none" w:sz="0" w:space="0" w:color="auto"/>
            <w:left w:val="none" w:sz="0" w:space="0" w:color="auto"/>
            <w:bottom w:val="none" w:sz="0" w:space="0" w:color="auto"/>
            <w:right w:val="none" w:sz="0" w:space="0" w:color="auto"/>
          </w:divBdr>
        </w:div>
        <w:div w:id="637491752">
          <w:marLeft w:val="480"/>
          <w:marRight w:val="0"/>
          <w:marTop w:val="0"/>
          <w:marBottom w:val="0"/>
          <w:divBdr>
            <w:top w:val="none" w:sz="0" w:space="0" w:color="auto"/>
            <w:left w:val="none" w:sz="0" w:space="0" w:color="auto"/>
            <w:bottom w:val="none" w:sz="0" w:space="0" w:color="auto"/>
            <w:right w:val="none" w:sz="0" w:space="0" w:color="auto"/>
          </w:divBdr>
        </w:div>
        <w:div w:id="676078026">
          <w:marLeft w:val="480"/>
          <w:marRight w:val="0"/>
          <w:marTop w:val="0"/>
          <w:marBottom w:val="0"/>
          <w:divBdr>
            <w:top w:val="none" w:sz="0" w:space="0" w:color="auto"/>
            <w:left w:val="none" w:sz="0" w:space="0" w:color="auto"/>
            <w:bottom w:val="none" w:sz="0" w:space="0" w:color="auto"/>
            <w:right w:val="none" w:sz="0" w:space="0" w:color="auto"/>
          </w:divBdr>
        </w:div>
        <w:div w:id="865751912">
          <w:marLeft w:val="480"/>
          <w:marRight w:val="0"/>
          <w:marTop w:val="0"/>
          <w:marBottom w:val="0"/>
          <w:divBdr>
            <w:top w:val="none" w:sz="0" w:space="0" w:color="auto"/>
            <w:left w:val="none" w:sz="0" w:space="0" w:color="auto"/>
            <w:bottom w:val="none" w:sz="0" w:space="0" w:color="auto"/>
            <w:right w:val="none" w:sz="0" w:space="0" w:color="auto"/>
          </w:divBdr>
        </w:div>
        <w:div w:id="920260928">
          <w:marLeft w:val="480"/>
          <w:marRight w:val="0"/>
          <w:marTop w:val="0"/>
          <w:marBottom w:val="0"/>
          <w:divBdr>
            <w:top w:val="none" w:sz="0" w:space="0" w:color="auto"/>
            <w:left w:val="none" w:sz="0" w:space="0" w:color="auto"/>
            <w:bottom w:val="none" w:sz="0" w:space="0" w:color="auto"/>
            <w:right w:val="none" w:sz="0" w:space="0" w:color="auto"/>
          </w:divBdr>
        </w:div>
        <w:div w:id="950555613">
          <w:marLeft w:val="480"/>
          <w:marRight w:val="0"/>
          <w:marTop w:val="0"/>
          <w:marBottom w:val="0"/>
          <w:divBdr>
            <w:top w:val="none" w:sz="0" w:space="0" w:color="auto"/>
            <w:left w:val="none" w:sz="0" w:space="0" w:color="auto"/>
            <w:bottom w:val="none" w:sz="0" w:space="0" w:color="auto"/>
            <w:right w:val="none" w:sz="0" w:space="0" w:color="auto"/>
          </w:divBdr>
        </w:div>
        <w:div w:id="988821170">
          <w:marLeft w:val="480"/>
          <w:marRight w:val="0"/>
          <w:marTop w:val="0"/>
          <w:marBottom w:val="0"/>
          <w:divBdr>
            <w:top w:val="none" w:sz="0" w:space="0" w:color="auto"/>
            <w:left w:val="none" w:sz="0" w:space="0" w:color="auto"/>
            <w:bottom w:val="none" w:sz="0" w:space="0" w:color="auto"/>
            <w:right w:val="none" w:sz="0" w:space="0" w:color="auto"/>
          </w:divBdr>
        </w:div>
        <w:div w:id="1058743502">
          <w:marLeft w:val="480"/>
          <w:marRight w:val="0"/>
          <w:marTop w:val="0"/>
          <w:marBottom w:val="0"/>
          <w:divBdr>
            <w:top w:val="none" w:sz="0" w:space="0" w:color="auto"/>
            <w:left w:val="none" w:sz="0" w:space="0" w:color="auto"/>
            <w:bottom w:val="none" w:sz="0" w:space="0" w:color="auto"/>
            <w:right w:val="none" w:sz="0" w:space="0" w:color="auto"/>
          </w:divBdr>
        </w:div>
        <w:div w:id="1099180170">
          <w:marLeft w:val="480"/>
          <w:marRight w:val="0"/>
          <w:marTop w:val="0"/>
          <w:marBottom w:val="0"/>
          <w:divBdr>
            <w:top w:val="none" w:sz="0" w:space="0" w:color="auto"/>
            <w:left w:val="none" w:sz="0" w:space="0" w:color="auto"/>
            <w:bottom w:val="none" w:sz="0" w:space="0" w:color="auto"/>
            <w:right w:val="none" w:sz="0" w:space="0" w:color="auto"/>
          </w:divBdr>
        </w:div>
        <w:div w:id="1161430083">
          <w:marLeft w:val="480"/>
          <w:marRight w:val="0"/>
          <w:marTop w:val="0"/>
          <w:marBottom w:val="0"/>
          <w:divBdr>
            <w:top w:val="none" w:sz="0" w:space="0" w:color="auto"/>
            <w:left w:val="none" w:sz="0" w:space="0" w:color="auto"/>
            <w:bottom w:val="none" w:sz="0" w:space="0" w:color="auto"/>
            <w:right w:val="none" w:sz="0" w:space="0" w:color="auto"/>
          </w:divBdr>
        </w:div>
        <w:div w:id="1246649615">
          <w:marLeft w:val="480"/>
          <w:marRight w:val="0"/>
          <w:marTop w:val="0"/>
          <w:marBottom w:val="0"/>
          <w:divBdr>
            <w:top w:val="none" w:sz="0" w:space="0" w:color="auto"/>
            <w:left w:val="none" w:sz="0" w:space="0" w:color="auto"/>
            <w:bottom w:val="none" w:sz="0" w:space="0" w:color="auto"/>
            <w:right w:val="none" w:sz="0" w:space="0" w:color="auto"/>
          </w:divBdr>
        </w:div>
        <w:div w:id="1248923189">
          <w:marLeft w:val="480"/>
          <w:marRight w:val="0"/>
          <w:marTop w:val="0"/>
          <w:marBottom w:val="0"/>
          <w:divBdr>
            <w:top w:val="none" w:sz="0" w:space="0" w:color="auto"/>
            <w:left w:val="none" w:sz="0" w:space="0" w:color="auto"/>
            <w:bottom w:val="none" w:sz="0" w:space="0" w:color="auto"/>
            <w:right w:val="none" w:sz="0" w:space="0" w:color="auto"/>
          </w:divBdr>
        </w:div>
        <w:div w:id="1281643409">
          <w:marLeft w:val="480"/>
          <w:marRight w:val="0"/>
          <w:marTop w:val="0"/>
          <w:marBottom w:val="0"/>
          <w:divBdr>
            <w:top w:val="none" w:sz="0" w:space="0" w:color="auto"/>
            <w:left w:val="none" w:sz="0" w:space="0" w:color="auto"/>
            <w:bottom w:val="none" w:sz="0" w:space="0" w:color="auto"/>
            <w:right w:val="none" w:sz="0" w:space="0" w:color="auto"/>
          </w:divBdr>
        </w:div>
        <w:div w:id="1320815091">
          <w:marLeft w:val="480"/>
          <w:marRight w:val="0"/>
          <w:marTop w:val="0"/>
          <w:marBottom w:val="0"/>
          <w:divBdr>
            <w:top w:val="none" w:sz="0" w:space="0" w:color="auto"/>
            <w:left w:val="none" w:sz="0" w:space="0" w:color="auto"/>
            <w:bottom w:val="none" w:sz="0" w:space="0" w:color="auto"/>
            <w:right w:val="none" w:sz="0" w:space="0" w:color="auto"/>
          </w:divBdr>
        </w:div>
        <w:div w:id="1344893397">
          <w:marLeft w:val="480"/>
          <w:marRight w:val="0"/>
          <w:marTop w:val="0"/>
          <w:marBottom w:val="0"/>
          <w:divBdr>
            <w:top w:val="none" w:sz="0" w:space="0" w:color="auto"/>
            <w:left w:val="none" w:sz="0" w:space="0" w:color="auto"/>
            <w:bottom w:val="none" w:sz="0" w:space="0" w:color="auto"/>
            <w:right w:val="none" w:sz="0" w:space="0" w:color="auto"/>
          </w:divBdr>
        </w:div>
        <w:div w:id="1385830820">
          <w:marLeft w:val="480"/>
          <w:marRight w:val="0"/>
          <w:marTop w:val="0"/>
          <w:marBottom w:val="0"/>
          <w:divBdr>
            <w:top w:val="none" w:sz="0" w:space="0" w:color="auto"/>
            <w:left w:val="none" w:sz="0" w:space="0" w:color="auto"/>
            <w:bottom w:val="none" w:sz="0" w:space="0" w:color="auto"/>
            <w:right w:val="none" w:sz="0" w:space="0" w:color="auto"/>
          </w:divBdr>
        </w:div>
        <w:div w:id="1429694489">
          <w:marLeft w:val="480"/>
          <w:marRight w:val="0"/>
          <w:marTop w:val="0"/>
          <w:marBottom w:val="0"/>
          <w:divBdr>
            <w:top w:val="none" w:sz="0" w:space="0" w:color="auto"/>
            <w:left w:val="none" w:sz="0" w:space="0" w:color="auto"/>
            <w:bottom w:val="none" w:sz="0" w:space="0" w:color="auto"/>
            <w:right w:val="none" w:sz="0" w:space="0" w:color="auto"/>
          </w:divBdr>
        </w:div>
        <w:div w:id="1441532746">
          <w:marLeft w:val="480"/>
          <w:marRight w:val="0"/>
          <w:marTop w:val="0"/>
          <w:marBottom w:val="0"/>
          <w:divBdr>
            <w:top w:val="none" w:sz="0" w:space="0" w:color="auto"/>
            <w:left w:val="none" w:sz="0" w:space="0" w:color="auto"/>
            <w:bottom w:val="none" w:sz="0" w:space="0" w:color="auto"/>
            <w:right w:val="none" w:sz="0" w:space="0" w:color="auto"/>
          </w:divBdr>
        </w:div>
        <w:div w:id="1444765581">
          <w:marLeft w:val="480"/>
          <w:marRight w:val="0"/>
          <w:marTop w:val="0"/>
          <w:marBottom w:val="0"/>
          <w:divBdr>
            <w:top w:val="none" w:sz="0" w:space="0" w:color="auto"/>
            <w:left w:val="none" w:sz="0" w:space="0" w:color="auto"/>
            <w:bottom w:val="none" w:sz="0" w:space="0" w:color="auto"/>
            <w:right w:val="none" w:sz="0" w:space="0" w:color="auto"/>
          </w:divBdr>
        </w:div>
        <w:div w:id="1451507011">
          <w:marLeft w:val="480"/>
          <w:marRight w:val="0"/>
          <w:marTop w:val="0"/>
          <w:marBottom w:val="0"/>
          <w:divBdr>
            <w:top w:val="none" w:sz="0" w:space="0" w:color="auto"/>
            <w:left w:val="none" w:sz="0" w:space="0" w:color="auto"/>
            <w:bottom w:val="none" w:sz="0" w:space="0" w:color="auto"/>
            <w:right w:val="none" w:sz="0" w:space="0" w:color="auto"/>
          </w:divBdr>
        </w:div>
        <w:div w:id="1456944840">
          <w:marLeft w:val="480"/>
          <w:marRight w:val="0"/>
          <w:marTop w:val="0"/>
          <w:marBottom w:val="0"/>
          <w:divBdr>
            <w:top w:val="none" w:sz="0" w:space="0" w:color="auto"/>
            <w:left w:val="none" w:sz="0" w:space="0" w:color="auto"/>
            <w:bottom w:val="none" w:sz="0" w:space="0" w:color="auto"/>
            <w:right w:val="none" w:sz="0" w:space="0" w:color="auto"/>
          </w:divBdr>
        </w:div>
        <w:div w:id="1467770760">
          <w:marLeft w:val="480"/>
          <w:marRight w:val="0"/>
          <w:marTop w:val="0"/>
          <w:marBottom w:val="0"/>
          <w:divBdr>
            <w:top w:val="none" w:sz="0" w:space="0" w:color="auto"/>
            <w:left w:val="none" w:sz="0" w:space="0" w:color="auto"/>
            <w:bottom w:val="none" w:sz="0" w:space="0" w:color="auto"/>
            <w:right w:val="none" w:sz="0" w:space="0" w:color="auto"/>
          </w:divBdr>
        </w:div>
        <w:div w:id="1520201126">
          <w:marLeft w:val="480"/>
          <w:marRight w:val="0"/>
          <w:marTop w:val="0"/>
          <w:marBottom w:val="0"/>
          <w:divBdr>
            <w:top w:val="none" w:sz="0" w:space="0" w:color="auto"/>
            <w:left w:val="none" w:sz="0" w:space="0" w:color="auto"/>
            <w:bottom w:val="none" w:sz="0" w:space="0" w:color="auto"/>
            <w:right w:val="none" w:sz="0" w:space="0" w:color="auto"/>
          </w:divBdr>
        </w:div>
        <w:div w:id="1607345928">
          <w:marLeft w:val="480"/>
          <w:marRight w:val="0"/>
          <w:marTop w:val="0"/>
          <w:marBottom w:val="0"/>
          <w:divBdr>
            <w:top w:val="none" w:sz="0" w:space="0" w:color="auto"/>
            <w:left w:val="none" w:sz="0" w:space="0" w:color="auto"/>
            <w:bottom w:val="none" w:sz="0" w:space="0" w:color="auto"/>
            <w:right w:val="none" w:sz="0" w:space="0" w:color="auto"/>
          </w:divBdr>
        </w:div>
        <w:div w:id="1621836114">
          <w:marLeft w:val="480"/>
          <w:marRight w:val="0"/>
          <w:marTop w:val="0"/>
          <w:marBottom w:val="0"/>
          <w:divBdr>
            <w:top w:val="none" w:sz="0" w:space="0" w:color="auto"/>
            <w:left w:val="none" w:sz="0" w:space="0" w:color="auto"/>
            <w:bottom w:val="none" w:sz="0" w:space="0" w:color="auto"/>
            <w:right w:val="none" w:sz="0" w:space="0" w:color="auto"/>
          </w:divBdr>
        </w:div>
        <w:div w:id="1645502703">
          <w:marLeft w:val="480"/>
          <w:marRight w:val="0"/>
          <w:marTop w:val="0"/>
          <w:marBottom w:val="0"/>
          <w:divBdr>
            <w:top w:val="none" w:sz="0" w:space="0" w:color="auto"/>
            <w:left w:val="none" w:sz="0" w:space="0" w:color="auto"/>
            <w:bottom w:val="none" w:sz="0" w:space="0" w:color="auto"/>
            <w:right w:val="none" w:sz="0" w:space="0" w:color="auto"/>
          </w:divBdr>
        </w:div>
        <w:div w:id="1665354612">
          <w:marLeft w:val="480"/>
          <w:marRight w:val="0"/>
          <w:marTop w:val="0"/>
          <w:marBottom w:val="0"/>
          <w:divBdr>
            <w:top w:val="none" w:sz="0" w:space="0" w:color="auto"/>
            <w:left w:val="none" w:sz="0" w:space="0" w:color="auto"/>
            <w:bottom w:val="none" w:sz="0" w:space="0" w:color="auto"/>
            <w:right w:val="none" w:sz="0" w:space="0" w:color="auto"/>
          </w:divBdr>
        </w:div>
        <w:div w:id="1677226207">
          <w:marLeft w:val="480"/>
          <w:marRight w:val="0"/>
          <w:marTop w:val="0"/>
          <w:marBottom w:val="0"/>
          <w:divBdr>
            <w:top w:val="none" w:sz="0" w:space="0" w:color="auto"/>
            <w:left w:val="none" w:sz="0" w:space="0" w:color="auto"/>
            <w:bottom w:val="none" w:sz="0" w:space="0" w:color="auto"/>
            <w:right w:val="none" w:sz="0" w:space="0" w:color="auto"/>
          </w:divBdr>
        </w:div>
        <w:div w:id="1692491234">
          <w:marLeft w:val="480"/>
          <w:marRight w:val="0"/>
          <w:marTop w:val="0"/>
          <w:marBottom w:val="0"/>
          <w:divBdr>
            <w:top w:val="none" w:sz="0" w:space="0" w:color="auto"/>
            <w:left w:val="none" w:sz="0" w:space="0" w:color="auto"/>
            <w:bottom w:val="none" w:sz="0" w:space="0" w:color="auto"/>
            <w:right w:val="none" w:sz="0" w:space="0" w:color="auto"/>
          </w:divBdr>
        </w:div>
        <w:div w:id="1738940502">
          <w:marLeft w:val="480"/>
          <w:marRight w:val="0"/>
          <w:marTop w:val="0"/>
          <w:marBottom w:val="0"/>
          <w:divBdr>
            <w:top w:val="none" w:sz="0" w:space="0" w:color="auto"/>
            <w:left w:val="none" w:sz="0" w:space="0" w:color="auto"/>
            <w:bottom w:val="none" w:sz="0" w:space="0" w:color="auto"/>
            <w:right w:val="none" w:sz="0" w:space="0" w:color="auto"/>
          </w:divBdr>
        </w:div>
        <w:div w:id="1745375955">
          <w:marLeft w:val="480"/>
          <w:marRight w:val="0"/>
          <w:marTop w:val="0"/>
          <w:marBottom w:val="0"/>
          <w:divBdr>
            <w:top w:val="none" w:sz="0" w:space="0" w:color="auto"/>
            <w:left w:val="none" w:sz="0" w:space="0" w:color="auto"/>
            <w:bottom w:val="none" w:sz="0" w:space="0" w:color="auto"/>
            <w:right w:val="none" w:sz="0" w:space="0" w:color="auto"/>
          </w:divBdr>
        </w:div>
        <w:div w:id="1757743322">
          <w:marLeft w:val="480"/>
          <w:marRight w:val="0"/>
          <w:marTop w:val="0"/>
          <w:marBottom w:val="0"/>
          <w:divBdr>
            <w:top w:val="none" w:sz="0" w:space="0" w:color="auto"/>
            <w:left w:val="none" w:sz="0" w:space="0" w:color="auto"/>
            <w:bottom w:val="none" w:sz="0" w:space="0" w:color="auto"/>
            <w:right w:val="none" w:sz="0" w:space="0" w:color="auto"/>
          </w:divBdr>
        </w:div>
        <w:div w:id="1802378515">
          <w:marLeft w:val="480"/>
          <w:marRight w:val="0"/>
          <w:marTop w:val="0"/>
          <w:marBottom w:val="0"/>
          <w:divBdr>
            <w:top w:val="none" w:sz="0" w:space="0" w:color="auto"/>
            <w:left w:val="none" w:sz="0" w:space="0" w:color="auto"/>
            <w:bottom w:val="none" w:sz="0" w:space="0" w:color="auto"/>
            <w:right w:val="none" w:sz="0" w:space="0" w:color="auto"/>
          </w:divBdr>
        </w:div>
        <w:div w:id="1904102519">
          <w:marLeft w:val="480"/>
          <w:marRight w:val="0"/>
          <w:marTop w:val="0"/>
          <w:marBottom w:val="0"/>
          <w:divBdr>
            <w:top w:val="none" w:sz="0" w:space="0" w:color="auto"/>
            <w:left w:val="none" w:sz="0" w:space="0" w:color="auto"/>
            <w:bottom w:val="none" w:sz="0" w:space="0" w:color="auto"/>
            <w:right w:val="none" w:sz="0" w:space="0" w:color="auto"/>
          </w:divBdr>
        </w:div>
        <w:div w:id="1924561751">
          <w:marLeft w:val="480"/>
          <w:marRight w:val="0"/>
          <w:marTop w:val="0"/>
          <w:marBottom w:val="0"/>
          <w:divBdr>
            <w:top w:val="none" w:sz="0" w:space="0" w:color="auto"/>
            <w:left w:val="none" w:sz="0" w:space="0" w:color="auto"/>
            <w:bottom w:val="none" w:sz="0" w:space="0" w:color="auto"/>
            <w:right w:val="none" w:sz="0" w:space="0" w:color="auto"/>
          </w:divBdr>
        </w:div>
        <w:div w:id="1943300480">
          <w:marLeft w:val="480"/>
          <w:marRight w:val="0"/>
          <w:marTop w:val="0"/>
          <w:marBottom w:val="0"/>
          <w:divBdr>
            <w:top w:val="none" w:sz="0" w:space="0" w:color="auto"/>
            <w:left w:val="none" w:sz="0" w:space="0" w:color="auto"/>
            <w:bottom w:val="none" w:sz="0" w:space="0" w:color="auto"/>
            <w:right w:val="none" w:sz="0" w:space="0" w:color="auto"/>
          </w:divBdr>
        </w:div>
        <w:div w:id="1969509924">
          <w:marLeft w:val="480"/>
          <w:marRight w:val="0"/>
          <w:marTop w:val="0"/>
          <w:marBottom w:val="0"/>
          <w:divBdr>
            <w:top w:val="none" w:sz="0" w:space="0" w:color="auto"/>
            <w:left w:val="none" w:sz="0" w:space="0" w:color="auto"/>
            <w:bottom w:val="none" w:sz="0" w:space="0" w:color="auto"/>
            <w:right w:val="none" w:sz="0" w:space="0" w:color="auto"/>
          </w:divBdr>
        </w:div>
        <w:div w:id="2029481175">
          <w:marLeft w:val="480"/>
          <w:marRight w:val="0"/>
          <w:marTop w:val="0"/>
          <w:marBottom w:val="0"/>
          <w:divBdr>
            <w:top w:val="none" w:sz="0" w:space="0" w:color="auto"/>
            <w:left w:val="none" w:sz="0" w:space="0" w:color="auto"/>
            <w:bottom w:val="none" w:sz="0" w:space="0" w:color="auto"/>
            <w:right w:val="none" w:sz="0" w:space="0" w:color="auto"/>
          </w:divBdr>
        </w:div>
        <w:div w:id="2049839916">
          <w:marLeft w:val="480"/>
          <w:marRight w:val="0"/>
          <w:marTop w:val="0"/>
          <w:marBottom w:val="0"/>
          <w:divBdr>
            <w:top w:val="none" w:sz="0" w:space="0" w:color="auto"/>
            <w:left w:val="none" w:sz="0" w:space="0" w:color="auto"/>
            <w:bottom w:val="none" w:sz="0" w:space="0" w:color="auto"/>
            <w:right w:val="none" w:sz="0" w:space="0" w:color="auto"/>
          </w:divBdr>
        </w:div>
        <w:div w:id="2051150655">
          <w:marLeft w:val="480"/>
          <w:marRight w:val="0"/>
          <w:marTop w:val="0"/>
          <w:marBottom w:val="0"/>
          <w:divBdr>
            <w:top w:val="none" w:sz="0" w:space="0" w:color="auto"/>
            <w:left w:val="none" w:sz="0" w:space="0" w:color="auto"/>
            <w:bottom w:val="none" w:sz="0" w:space="0" w:color="auto"/>
            <w:right w:val="none" w:sz="0" w:space="0" w:color="auto"/>
          </w:divBdr>
        </w:div>
        <w:div w:id="2075084725">
          <w:marLeft w:val="480"/>
          <w:marRight w:val="0"/>
          <w:marTop w:val="0"/>
          <w:marBottom w:val="0"/>
          <w:divBdr>
            <w:top w:val="none" w:sz="0" w:space="0" w:color="auto"/>
            <w:left w:val="none" w:sz="0" w:space="0" w:color="auto"/>
            <w:bottom w:val="none" w:sz="0" w:space="0" w:color="auto"/>
            <w:right w:val="none" w:sz="0" w:space="0" w:color="auto"/>
          </w:divBdr>
        </w:div>
        <w:div w:id="2116249588">
          <w:marLeft w:val="480"/>
          <w:marRight w:val="0"/>
          <w:marTop w:val="0"/>
          <w:marBottom w:val="0"/>
          <w:divBdr>
            <w:top w:val="none" w:sz="0" w:space="0" w:color="auto"/>
            <w:left w:val="none" w:sz="0" w:space="0" w:color="auto"/>
            <w:bottom w:val="none" w:sz="0" w:space="0" w:color="auto"/>
            <w:right w:val="none" w:sz="0" w:space="0" w:color="auto"/>
          </w:divBdr>
        </w:div>
      </w:divsChild>
    </w:div>
    <w:div w:id="910654733">
      <w:marLeft w:val="640"/>
      <w:marRight w:val="0"/>
      <w:marTop w:val="0"/>
      <w:marBottom w:val="0"/>
      <w:divBdr>
        <w:top w:val="none" w:sz="0" w:space="0" w:color="auto"/>
        <w:left w:val="none" w:sz="0" w:space="0" w:color="auto"/>
        <w:bottom w:val="none" w:sz="0" w:space="0" w:color="auto"/>
        <w:right w:val="none" w:sz="0" w:space="0" w:color="auto"/>
      </w:divBdr>
    </w:div>
    <w:div w:id="910845415">
      <w:marLeft w:val="640"/>
      <w:marRight w:val="0"/>
      <w:marTop w:val="0"/>
      <w:marBottom w:val="0"/>
      <w:divBdr>
        <w:top w:val="none" w:sz="0" w:space="0" w:color="auto"/>
        <w:left w:val="none" w:sz="0" w:space="0" w:color="auto"/>
        <w:bottom w:val="none" w:sz="0" w:space="0" w:color="auto"/>
        <w:right w:val="none" w:sz="0" w:space="0" w:color="auto"/>
      </w:divBdr>
    </w:div>
    <w:div w:id="911161821">
      <w:marLeft w:val="640"/>
      <w:marRight w:val="0"/>
      <w:marTop w:val="0"/>
      <w:marBottom w:val="0"/>
      <w:divBdr>
        <w:top w:val="none" w:sz="0" w:space="0" w:color="auto"/>
        <w:left w:val="none" w:sz="0" w:space="0" w:color="auto"/>
        <w:bottom w:val="none" w:sz="0" w:space="0" w:color="auto"/>
        <w:right w:val="none" w:sz="0" w:space="0" w:color="auto"/>
      </w:divBdr>
    </w:div>
    <w:div w:id="911306249">
      <w:bodyDiv w:val="1"/>
      <w:marLeft w:val="0"/>
      <w:marRight w:val="0"/>
      <w:marTop w:val="0"/>
      <w:marBottom w:val="0"/>
      <w:divBdr>
        <w:top w:val="none" w:sz="0" w:space="0" w:color="auto"/>
        <w:left w:val="none" w:sz="0" w:space="0" w:color="auto"/>
        <w:bottom w:val="none" w:sz="0" w:space="0" w:color="auto"/>
        <w:right w:val="none" w:sz="0" w:space="0" w:color="auto"/>
      </w:divBdr>
    </w:div>
    <w:div w:id="911699705">
      <w:marLeft w:val="640"/>
      <w:marRight w:val="0"/>
      <w:marTop w:val="0"/>
      <w:marBottom w:val="0"/>
      <w:divBdr>
        <w:top w:val="none" w:sz="0" w:space="0" w:color="auto"/>
        <w:left w:val="none" w:sz="0" w:space="0" w:color="auto"/>
        <w:bottom w:val="none" w:sz="0" w:space="0" w:color="auto"/>
        <w:right w:val="none" w:sz="0" w:space="0" w:color="auto"/>
      </w:divBdr>
    </w:div>
    <w:div w:id="911962394">
      <w:marLeft w:val="640"/>
      <w:marRight w:val="0"/>
      <w:marTop w:val="0"/>
      <w:marBottom w:val="0"/>
      <w:divBdr>
        <w:top w:val="none" w:sz="0" w:space="0" w:color="auto"/>
        <w:left w:val="none" w:sz="0" w:space="0" w:color="auto"/>
        <w:bottom w:val="none" w:sz="0" w:space="0" w:color="auto"/>
        <w:right w:val="none" w:sz="0" w:space="0" w:color="auto"/>
      </w:divBdr>
    </w:div>
    <w:div w:id="912130402">
      <w:bodyDiv w:val="1"/>
      <w:marLeft w:val="0"/>
      <w:marRight w:val="0"/>
      <w:marTop w:val="0"/>
      <w:marBottom w:val="0"/>
      <w:divBdr>
        <w:top w:val="none" w:sz="0" w:space="0" w:color="auto"/>
        <w:left w:val="none" w:sz="0" w:space="0" w:color="auto"/>
        <w:bottom w:val="none" w:sz="0" w:space="0" w:color="auto"/>
        <w:right w:val="none" w:sz="0" w:space="0" w:color="auto"/>
      </w:divBdr>
    </w:div>
    <w:div w:id="912160382">
      <w:marLeft w:val="640"/>
      <w:marRight w:val="0"/>
      <w:marTop w:val="0"/>
      <w:marBottom w:val="0"/>
      <w:divBdr>
        <w:top w:val="none" w:sz="0" w:space="0" w:color="auto"/>
        <w:left w:val="none" w:sz="0" w:space="0" w:color="auto"/>
        <w:bottom w:val="none" w:sz="0" w:space="0" w:color="auto"/>
        <w:right w:val="none" w:sz="0" w:space="0" w:color="auto"/>
      </w:divBdr>
    </w:div>
    <w:div w:id="912201144">
      <w:marLeft w:val="640"/>
      <w:marRight w:val="0"/>
      <w:marTop w:val="0"/>
      <w:marBottom w:val="0"/>
      <w:divBdr>
        <w:top w:val="none" w:sz="0" w:space="0" w:color="auto"/>
        <w:left w:val="none" w:sz="0" w:space="0" w:color="auto"/>
        <w:bottom w:val="none" w:sz="0" w:space="0" w:color="auto"/>
        <w:right w:val="none" w:sz="0" w:space="0" w:color="auto"/>
      </w:divBdr>
    </w:div>
    <w:div w:id="912393610">
      <w:marLeft w:val="640"/>
      <w:marRight w:val="0"/>
      <w:marTop w:val="0"/>
      <w:marBottom w:val="0"/>
      <w:divBdr>
        <w:top w:val="none" w:sz="0" w:space="0" w:color="auto"/>
        <w:left w:val="none" w:sz="0" w:space="0" w:color="auto"/>
        <w:bottom w:val="none" w:sz="0" w:space="0" w:color="auto"/>
        <w:right w:val="none" w:sz="0" w:space="0" w:color="auto"/>
      </w:divBdr>
    </w:div>
    <w:div w:id="912741708">
      <w:marLeft w:val="640"/>
      <w:marRight w:val="0"/>
      <w:marTop w:val="0"/>
      <w:marBottom w:val="0"/>
      <w:divBdr>
        <w:top w:val="none" w:sz="0" w:space="0" w:color="auto"/>
        <w:left w:val="none" w:sz="0" w:space="0" w:color="auto"/>
        <w:bottom w:val="none" w:sz="0" w:space="0" w:color="auto"/>
        <w:right w:val="none" w:sz="0" w:space="0" w:color="auto"/>
      </w:divBdr>
    </w:div>
    <w:div w:id="912816541">
      <w:bodyDiv w:val="1"/>
      <w:marLeft w:val="0"/>
      <w:marRight w:val="0"/>
      <w:marTop w:val="0"/>
      <w:marBottom w:val="0"/>
      <w:divBdr>
        <w:top w:val="none" w:sz="0" w:space="0" w:color="auto"/>
        <w:left w:val="none" w:sz="0" w:space="0" w:color="auto"/>
        <w:bottom w:val="none" w:sz="0" w:space="0" w:color="auto"/>
        <w:right w:val="none" w:sz="0" w:space="0" w:color="auto"/>
      </w:divBdr>
    </w:div>
    <w:div w:id="913517438">
      <w:marLeft w:val="480"/>
      <w:marRight w:val="0"/>
      <w:marTop w:val="0"/>
      <w:marBottom w:val="0"/>
      <w:divBdr>
        <w:top w:val="none" w:sz="0" w:space="0" w:color="auto"/>
        <w:left w:val="none" w:sz="0" w:space="0" w:color="auto"/>
        <w:bottom w:val="none" w:sz="0" w:space="0" w:color="auto"/>
        <w:right w:val="none" w:sz="0" w:space="0" w:color="auto"/>
      </w:divBdr>
    </w:div>
    <w:div w:id="913735331">
      <w:marLeft w:val="640"/>
      <w:marRight w:val="0"/>
      <w:marTop w:val="0"/>
      <w:marBottom w:val="0"/>
      <w:divBdr>
        <w:top w:val="none" w:sz="0" w:space="0" w:color="auto"/>
        <w:left w:val="none" w:sz="0" w:space="0" w:color="auto"/>
        <w:bottom w:val="none" w:sz="0" w:space="0" w:color="auto"/>
        <w:right w:val="none" w:sz="0" w:space="0" w:color="auto"/>
      </w:divBdr>
    </w:div>
    <w:div w:id="913780493">
      <w:bodyDiv w:val="1"/>
      <w:marLeft w:val="0"/>
      <w:marRight w:val="0"/>
      <w:marTop w:val="0"/>
      <w:marBottom w:val="0"/>
      <w:divBdr>
        <w:top w:val="none" w:sz="0" w:space="0" w:color="auto"/>
        <w:left w:val="none" w:sz="0" w:space="0" w:color="auto"/>
        <w:bottom w:val="none" w:sz="0" w:space="0" w:color="auto"/>
        <w:right w:val="none" w:sz="0" w:space="0" w:color="auto"/>
      </w:divBdr>
      <w:divsChild>
        <w:div w:id="13848392">
          <w:marLeft w:val="480"/>
          <w:marRight w:val="0"/>
          <w:marTop w:val="0"/>
          <w:marBottom w:val="0"/>
          <w:divBdr>
            <w:top w:val="none" w:sz="0" w:space="0" w:color="auto"/>
            <w:left w:val="none" w:sz="0" w:space="0" w:color="auto"/>
            <w:bottom w:val="none" w:sz="0" w:space="0" w:color="auto"/>
            <w:right w:val="none" w:sz="0" w:space="0" w:color="auto"/>
          </w:divBdr>
        </w:div>
        <w:div w:id="17706883">
          <w:marLeft w:val="480"/>
          <w:marRight w:val="0"/>
          <w:marTop w:val="0"/>
          <w:marBottom w:val="0"/>
          <w:divBdr>
            <w:top w:val="none" w:sz="0" w:space="0" w:color="auto"/>
            <w:left w:val="none" w:sz="0" w:space="0" w:color="auto"/>
            <w:bottom w:val="none" w:sz="0" w:space="0" w:color="auto"/>
            <w:right w:val="none" w:sz="0" w:space="0" w:color="auto"/>
          </w:divBdr>
        </w:div>
        <w:div w:id="87580373">
          <w:marLeft w:val="480"/>
          <w:marRight w:val="0"/>
          <w:marTop w:val="0"/>
          <w:marBottom w:val="0"/>
          <w:divBdr>
            <w:top w:val="none" w:sz="0" w:space="0" w:color="auto"/>
            <w:left w:val="none" w:sz="0" w:space="0" w:color="auto"/>
            <w:bottom w:val="none" w:sz="0" w:space="0" w:color="auto"/>
            <w:right w:val="none" w:sz="0" w:space="0" w:color="auto"/>
          </w:divBdr>
        </w:div>
        <w:div w:id="114952201">
          <w:marLeft w:val="480"/>
          <w:marRight w:val="0"/>
          <w:marTop w:val="0"/>
          <w:marBottom w:val="0"/>
          <w:divBdr>
            <w:top w:val="none" w:sz="0" w:space="0" w:color="auto"/>
            <w:left w:val="none" w:sz="0" w:space="0" w:color="auto"/>
            <w:bottom w:val="none" w:sz="0" w:space="0" w:color="auto"/>
            <w:right w:val="none" w:sz="0" w:space="0" w:color="auto"/>
          </w:divBdr>
        </w:div>
        <w:div w:id="125977717">
          <w:marLeft w:val="480"/>
          <w:marRight w:val="0"/>
          <w:marTop w:val="0"/>
          <w:marBottom w:val="0"/>
          <w:divBdr>
            <w:top w:val="none" w:sz="0" w:space="0" w:color="auto"/>
            <w:left w:val="none" w:sz="0" w:space="0" w:color="auto"/>
            <w:bottom w:val="none" w:sz="0" w:space="0" w:color="auto"/>
            <w:right w:val="none" w:sz="0" w:space="0" w:color="auto"/>
          </w:divBdr>
        </w:div>
        <w:div w:id="132716780">
          <w:marLeft w:val="480"/>
          <w:marRight w:val="0"/>
          <w:marTop w:val="0"/>
          <w:marBottom w:val="0"/>
          <w:divBdr>
            <w:top w:val="none" w:sz="0" w:space="0" w:color="auto"/>
            <w:left w:val="none" w:sz="0" w:space="0" w:color="auto"/>
            <w:bottom w:val="none" w:sz="0" w:space="0" w:color="auto"/>
            <w:right w:val="none" w:sz="0" w:space="0" w:color="auto"/>
          </w:divBdr>
        </w:div>
        <w:div w:id="243220616">
          <w:marLeft w:val="480"/>
          <w:marRight w:val="0"/>
          <w:marTop w:val="0"/>
          <w:marBottom w:val="0"/>
          <w:divBdr>
            <w:top w:val="none" w:sz="0" w:space="0" w:color="auto"/>
            <w:left w:val="none" w:sz="0" w:space="0" w:color="auto"/>
            <w:bottom w:val="none" w:sz="0" w:space="0" w:color="auto"/>
            <w:right w:val="none" w:sz="0" w:space="0" w:color="auto"/>
          </w:divBdr>
        </w:div>
        <w:div w:id="346100386">
          <w:marLeft w:val="480"/>
          <w:marRight w:val="0"/>
          <w:marTop w:val="0"/>
          <w:marBottom w:val="0"/>
          <w:divBdr>
            <w:top w:val="none" w:sz="0" w:space="0" w:color="auto"/>
            <w:left w:val="none" w:sz="0" w:space="0" w:color="auto"/>
            <w:bottom w:val="none" w:sz="0" w:space="0" w:color="auto"/>
            <w:right w:val="none" w:sz="0" w:space="0" w:color="auto"/>
          </w:divBdr>
        </w:div>
        <w:div w:id="382405687">
          <w:marLeft w:val="480"/>
          <w:marRight w:val="0"/>
          <w:marTop w:val="0"/>
          <w:marBottom w:val="0"/>
          <w:divBdr>
            <w:top w:val="none" w:sz="0" w:space="0" w:color="auto"/>
            <w:left w:val="none" w:sz="0" w:space="0" w:color="auto"/>
            <w:bottom w:val="none" w:sz="0" w:space="0" w:color="auto"/>
            <w:right w:val="none" w:sz="0" w:space="0" w:color="auto"/>
          </w:divBdr>
        </w:div>
        <w:div w:id="386104525">
          <w:marLeft w:val="480"/>
          <w:marRight w:val="0"/>
          <w:marTop w:val="0"/>
          <w:marBottom w:val="0"/>
          <w:divBdr>
            <w:top w:val="none" w:sz="0" w:space="0" w:color="auto"/>
            <w:left w:val="none" w:sz="0" w:space="0" w:color="auto"/>
            <w:bottom w:val="none" w:sz="0" w:space="0" w:color="auto"/>
            <w:right w:val="none" w:sz="0" w:space="0" w:color="auto"/>
          </w:divBdr>
        </w:div>
        <w:div w:id="411974675">
          <w:marLeft w:val="480"/>
          <w:marRight w:val="0"/>
          <w:marTop w:val="0"/>
          <w:marBottom w:val="0"/>
          <w:divBdr>
            <w:top w:val="none" w:sz="0" w:space="0" w:color="auto"/>
            <w:left w:val="none" w:sz="0" w:space="0" w:color="auto"/>
            <w:bottom w:val="none" w:sz="0" w:space="0" w:color="auto"/>
            <w:right w:val="none" w:sz="0" w:space="0" w:color="auto"/>
          </w:divBdr>
        </w:div>
        <w:div w:id="421683558">
          <w:marLeft w:val="480"/>
          <w:marRight w:val="0"/>
          <w:marTop w:val="0"/>
          <w:marBottom w:val="0"/>
          <w:divBdr>
            <w:top w:val="none" w:sz="0" w:space="0" w:color="auto"/>
            <w:left w:val="none" w:sz="0" w:space="0" w:color="auto"/>
            <w:bottom w:val="none" w:sz="0" w:space="0" w:color="auto"/>
            <w:right w:val="none" w:sz="0" w:space="0" w:color="auto"/>
          </w:divBdr>
        </w:div>
        <w:div w:id="473917037">
          <w:marLeft w:val="480"/>
          <w:marRight w:val="0"/>
          <w:marTop w:val="0"/>
          <w:marBottom w:val="0"/>
          <w:divBdr>
            <w:top w:val="none" w:sz="0" w:space="0" w:color="auto"/>
            <w:left w:val="none" w:sz="0" w:space="0" w:color="auto"/>
            <w:bottom w:val="none" w:sz="0" w:space="0" w:color="auto"/>
            <w:right w:val="none" w:sz="0" w:space="0" w:color="auto"/>
          </w:divBdr>
        </w:div>
        <w:div w:id="556942975">
          <w:marLeft w:val="480"/>
          <w:marRight w:val="0"/>
          <w:marTop w:val="0"/>
          <w:marBottom w:val="0"/>
          <w:divBdr>
            <w:top w:val="none" w:sz="0" w:space="0" w:color="auto"/>
            <w:left w:val="none" w:sz="0" w:space="0" w:color="auto"/>
            <w:bottom w:val="none" w:sz="0" w:space="0" w:color="auto"/>
            <w:right w:val="none" w:sz="0" w:space="0" w:color="auto"/>
          </w:divBdr>
        </w:div>
        <w:div w:id="571819188">
          <w:marLeft w:val="480"/>
          <w:marRight w:val="0"/>
          <w:marTop w:val="0"/>
          <w:marBottom w:val="0"/>
          <w:divBdr>
            <w:top w:val="none" w:sz="0" w:space="0" w:color="auto"/>
            <w:left w:val="none" w:sz="0" w:space="0" w:color="auto"/>
            <w:bottom w:val="none" w:sz="0" w:space="0" w:color="auto"/>
            <w:right w:val="none" w:sz="0" w:space="0" w:color="auto"/>
          </w:divBdr>
        </w:div>
        <w:div w:id="622347185">
          <w:marLeft w:val="480"/>
          <w:marRight w:val="0"/>
          <w:marTop w:val="0"/>
          <w:marBottom w:val="0"/>
          <w:divBdr>
            <w:top w:val="none" w:sz="0" w:space="0" w:color="auto"/>
            <w:left w:val="none" w:sz="0" w:space="0" w:color="auto"/>
            <w:bottom w:val="none" w:sz="0" w:space="0" w:color="auto"/>
            <w:right w:val="none" w:sz="0" w:space="0" w:color="auto"/>
          </w:divBdr>
        </w:div>
        <w:div w:id="627735211">
          <w:marLeft w:val="480"/>
          <w:marRight w:val="0"/>
          <w:marTop w:val="0"/>
          <w:marBottom w:val="0"/>
          <w:divBdr>
            <w:top w:val="none" w:sz="0" w:space="0" w:color="auto"/>
            <w:left w:val="none" w:sz="0" w:space="0" w:color="auto"/>
            <w:bottom w:val="none" w:sz="0" w:space="0" w:color="auto"/>
            <w:right w:val="none" w:sz="0" w:space="0" w:color="auto"/>
          </w:divBdr>
        </w:div>
        <w:div w:id="644696973">
          <w:marLeft w:val="480"/>
          <w:marRight w:val="0"/>
          <w:marTop w:val="0"/>
          <w:marBottom w:val="0"/>
          <w:divBdr>
            <w:top w:val="none" w:sz="0" w:space="0" w:color="auto"/>
            <w:left w:val="none" w:sz="0" w:space="0" w:color="auto"/>
            <w:bottom w:val="none" w:sz="0" w:space="0" w:color="auto"/>
            <w:right w:val="none" w:sz="0" w:space="0" w:color="auto"/>
          </w:divBdr>
        </w:div>
        <w:div w:id="644972325">
          <w:marLeft w:val="480"/>
          <w:marRight w:val="0"/>
          <w:marTop w:val="0"/>
          <w:marBottom w:val="0"/>
          <w:divBdr>
            <w:top w:val="none" w:sz="0" w:space="0" w:color="auto"/>
            <w:left w:val="none" w:sz="0" w:space="0" w:color="auto"/>
            <w:bottom w:val="none" w:sz="0" w:space="0" w:color="auto"/>
            <w:right w:val="none" w:sz="0" w:space="0" w:color="auto"/>
          </w:divBdr>
        </w:div>
        <w:div w:id="708801720">
          <w:marLeft w:val="480"/>
          <w:marRight w:val="0"/>
          <w:marTop w:val="0"/>
          <w:marBottom w:val="0"/>
          <w:divBdr>
            <w:top w:val="none" w:sz="0" w:space="0" w:color="auto"/>
            <w:left w:val="none" w:sz="0" w:space="0" w:color="auto"/>
            <w:bottom w:val="none" w:sz="0" w:space="0" w:color="auto"/>
            <w:right w:val="none" w:sz="0" w:space="0" w:color="auto"/>
          </w:divBdr>
        </w:div>
        <w:div w:id="820148446">
          <w:marLeft w:val="480"/>
          <w:marRight w:val="0"/>
          <w:marTop w:val="0"/>
          <w:marBottom w:val="0"/>
          <w:divBdr>
            <w:top w:val="none" w:sz="0" w:space="0" w:color="auto"/>
            <w:left w:val="none" w:sz="0" w:space="0" w:color="auto"/>
            <w:bottom w:val="none" w:sz="0" w:space="0" w:color="auto"/>
            <w:right w:val="none" w:sz="0" w:space="0" w:color="auto"/>
          </w:divBdr>
        </w:div>
        <w:div w:id="844707662">
          <w:marLeft w:val="480"/>
          <w:marRight w:val="0"/>
          <w:marTop w:val="0"/>
          <w:marBottom w:val="0"/>
          <w:divBdr>
            <w:top w:val="none" w:sz="0" w:space="0" w:color="auto"/>
            <w:left w:val="none" w:sz="0" w:space="0" w:color="auto"/>
            <w:bottom w:val="none" w:sz="0" w:space="0" w:color="auto"/>
            <w:right w:val="none" w:sz="0" w:space="0" w:color="auto"/>
          </w:divBdr>
        </w:div>
        <w:div w:id="869225918">
          <w:marLeft w:val="480"/>
          <w:marRight w:val="0"/>
          <w:marTop w:val="0"/>
          <w:marBottom w:val="0"/>
          <w:divBdr>
            <w:top w:val="none" w:sz="0" w:space="0" w:color="auto"/>
            <w:left w:val="none" w:sz="0" w:space="0" w:color="auto"/>
            <w:bottom w:val="none" w:sz="0" w:space="0" w:color="auto"/>
            <w:right w:val="none" w:sz="0" w:space="0" w:color="auto"/>
          </w:divBdr>
        </w:div>
        <w:div w:id="905795908">
          <w:marLeft w:val="480"/>
          <w:marRight w:val="0"/>
          <w:marTop w:val="0"/>
          <w:marBottom w:val="0"/>
          <w:divBdr>
            <w:top w:val="none" w:sz="0" w:space="0" w:color="auto"/>
            <w:left w:val="none" w:sz="0" w:space="0" w:color="auto"/>
            <w:bottom w:val="none" w:sz="0" w:space="0" w:color="auto"/>
            <w:right w:val="none" w:sz="0" w:space="0" w:color="auto"/>
          </w:divBdr>
        </w:div>
        <w:div w:id="910238183">
          <w:marLeft w:val="480"/>
          <w:marRight w:val="0"/>
          <w:marTop w:val="0"/>
          <w:marBottom w:val="0"/>
          <w:divBdr>
            <w:top w:val="none" w:sz="0" w:space="0" w:color="auto"/>
            <w:left w:val="none" w:sz="0" w:space="0" w:color="auto"/>
            <w:bottom w:val="none" w:sz="0" w:space="0" w:color="auto"/>
            <w:right w:val="none" w:sz="0" w:space="0" w:color="auto"/>
          </w:divBdr>
        </w:div>
        <w:div w:id="974022584">
          <w:marLeft w:val="480"/>
          <w:marRight w:val="0"/>
          <w:marTop w:val="0"/>
          <w:marBottom w:val="0"/>
          <w:divBdr>
            <w:top w:val="none" w:sz="0" w:space="0" w:color="auto"/>
            <w:left w:val="none" w:sz="0" w:space="0" w:color="auto"/>
            <w:bottom w:val="none" w:sz="0" w:space="0" w:color="auto"/>
            <w:right w:val="none" w:sz="0" w:space="0" w:color="auto"/>
          </w:divBdr>
        </w:div>
        <w:div w:id="1073813260">
          <w:marLeft w:val="480"/>
          <w:marRight w:val="0"/>
          <w:marTop w:val="0"/>
          <w:marBottom w:val="0"/>
          <w:divBdr>
            <w:top w:val="none" w:sz="0" w:space="0" w:color="auto"/>
            <w:left w:val="none" w:sz="0" w:space="0" w:color="auto"/>
            <w:bottom w:val="none" w:sz="0" w:space="0" w:color="auto"/>
            <w:right w:val="none" w:sz="0" w:space="0" w:color="auto"/>
          </w:divBdr>
        </w:div>
        <w:div w:id="1089278217">
          <w:marLeft w:val="480"/>
          <w:marRight w:val="0"/>
          <w:marTop w:val="0"/>
          <w:marBottom w:val="0"/>
          <w:divBdr>
            <w:top w:val="none" w:sz="0" w:space="0" w:color="auto"/>
            <w:left w:val="none" w:sz="0" w:space="0" w:color="auto"/>
            <w:bottom w:val="none" w:sz="0" w:space="0" w:color="auto"/>
            <w:right w:val="none" w:sz="0" w:space="0" w:color="auto"/>
          </w:divBdr>
        </w:div>
        <w:div w:id="1097286447">
          <w:marLeft w:val="480"/>
          <w:marRight w:val="0"/>
          <w:marTop w:val="0"/>
          <w:marBottom w:val="0"/>
          <w:divBdr>
            <w:top w:val="none" w:sz="0" w:space="0" w:color="auto"/>
            <w:left w:val="none" w:sz="0" w:space="0" w:color="auto"/>
            <w:bottom w:val="none" w:sz="0" w:space="0" w:color="auto"/>
            <w:right w:val="none" w:sz="0" w:space="0" w:color="auto"/>
          </w:divBdr>
        </w:div>
        <w:div w:id="1130707933">
          <w:marLeft w:val="480"/>
          <w:marRight w:val="0"/>
          <w:marTop w:val="0"/>
          <w:marBottom w:val="0"/>
          <w:divBdr>
            <w:top w:val="none" w:sz="0" w:space="0" w:color="auto"/>
            <w:left w:val="none" w:sz="0" w:space="0" w:color="auto"/>
            <w:bottom w:val="none" w:sz="0" w:space="0" w:color="auto"/>
            <w:right w:val="none" w:sz="0" w:space="0" w:color="auto"/>
          </w:divBdr>
        </w:div>
        <w:div w:id="1135101143">
          <w:marLeft w:val="480"/>
          <w:marRight w:val="0"/>
          <w:marTop w:val="0"/>
          <w:marBottom w:val="0"/>
          <w:divBdr>
            <w:top w:val="none" w:sz="0" w:space="0" w:color="auto"/>
            <w:left w:val="none" w:sz="0" w:space="0" w:color="auto"/>
            <w:bottom w:val="none" w:sz="0" w:space="0" w:color="auto"/>
            <w:right w:val="none" w:sz="0" w:space="0" w:color="auto"/>
          </w:divBdr>
        </w:div>
        <w:div w:id="1147817660">
          <w:marLeft w:val="480"/>
          <w:marRight w:val="0"/>
          <w:marTop w:val="0"/>
          <w:marBottom w:val="0"/>
          <w:divBdr>
            <w:top w:val="none" w:sz="0" w:space="0" w:color="auto"/>
            <w:left w:val="none" w:sz="0" w:space="0" w:color="auto"/>
            <w:bottom w:val="none" w:sz="0" w:space="0" w:color="auto"/>
            <w:right w:val="none" w:sz="0" w:space="0" w:color="auto"/>
          </w:divBdr>
        </w:div>
        <w:div w:id="1152136407">
          <w:marLeft w:val="480"/>
          <w:marRight w:val="0"/>
          <w:marTop w:val="0"/>
          <w:marBottom w:val="0"/>
          <w:divBdr>
            <w:top w:val="none" w:sz="0" w:space="0" w:color="auto"/>
            <w:left w:val="none" w:sz="0" w:space="0" w:color="auto"/>
            <w:bottom w:val="none" w:sz="0" w:space="0" w:color="auto"/>
            <w:right w:val="none" w:sz="0" w:space="0" w:color="auto"/>
          </w:divBdr>
        </w:div>
        <w:div w:id="1303804479">
          <w:marLeft w:val="480"/>
          <w:marRight w:val="0"/>
          <w:marTop w:val="0"/>
          <w:marBottom w:val="0"/>
          <w:divBdr>
            <w:top w:val="none" w:sz="0" w:space="0" w:color="auto"/>
            <w:left w:val="none" w:sz="0" w:space="0" w:color="auto"/>
            <w:bottom w:val="none" w:sz="0" w:space="0" w:color="auto"/>
            <w:right w:val="none" w:sz="0" w:space="0" w:color="auto"/>
          </w:divBdr>
        </w:div>
        <w:div w:id="1311905054">
          <w:marLeft w:val="480"/>
          <w:marRight w:val="0"/>
          <w:marTop w:val="0"/>
          <w:marBottom w:val="0"/>
          <w:divBdr>
            <w:top w:val="none" w:sz="0" w:space="0" w:color="auto"/>
            <w:left w:val="none" w:sz="0" w:space="0" w:color="auto"/>
            <w:bottom w:val="none" w:sz="0" w:space="0" w:color="auto"/>
            <w:right w:val="none" w:sz="0" w:space="0" w:color="auto"/>
          </w:divBdr>
        </w:div>
        <w:div w:id="1342010193">
          <w:marLeft w:val="480"/>
          <w:marRight w:val="0"/>
          <w:marTop w:val="0"/>
          <w:marBottom w:val="0"/>
          <w:divBdr>
            <w:top w:val="none" w:sz="0" w:space="0" w:color="auto"/>
            <w:left w:val="none" w:sz="0" w:space="0" w:color="auto"/>
            <w:bottom w:val="none" w:sz="0" w:space="0" w:color="auto"/>
            <w:right w:val="none" w:sz="0" w:space="0" w:color="auto"/>
          </w:divBdr>
        </w:div>
        <w:div w:id="1352875745">
          <w:marLeft w:val="480"/>
          <w:marRight w:val="0"/>
          <w:marTop w:val="0"/>
          <w:marBottom w:val="0"/>
          <w:divBdr>
            <w:top w:val="none" w:sz="0" w:space="0" w:color="auto"/>
            <w:left w:val="none" w:sz="0" w:space="0" w:color="auto"/>
            <w:bottom w:val="none" w:sz="0" w:space="0" w:color="auto"/>
            <w:right w:val="none" w:sz="0" w:space="0" w:color="auto"/>
          </w:divBdr>
        </w:div>
        <w:div w:id="1356661867">
          <w:marLeft w:val="480"/>
          <w:marRight w:val="0"/>
          <w:marTop w:val="0"/>
          <w:marBottom w:val="0"/>
          <w:divBdr>
            <w:top w:val="none" w:sz="0" w:space="0" w:color="auto"/>
            <w:left w:val="none" w:sz="0" w:space="0" w:color="auto"/>
            <w:bottom w:val="none" w:sz="0" w:space="0" w:color="auto"/>
            <w:right w:val="none" w:sz="0" w:space="0" w:color="auto"/>
          </w:divBdr>
        </w:div>
        <w:div w:id="1357120556">
          <w:marLeft w:val="480"/>
          <w:marRight w:val="0"/>
          <w:marTop w:val="0"/>
          <w:marBottom w:val="0"/>
          <w:divBdr>
            <w:top w:val="none" w:sz="0" w:space="0" w:color="auto"/>
            <w:left w:val="none" w:sz="0" w:space="0" w:color="auto"/>
            <w:bottom w:val="none" w:sz="0" w:space="0" w:color="auto"/>
            <w:right w:val="none" w:sz="0" w:space="0" w:color="auto"/>
          </w:divBdr>
        </w:div>
        <w:div w:id="1381788843">
          <w:marLeft w:val="480"/>
          <w:marRight w:val="0"/>
          <w:marTop w:val="0"/>
          <w:marBottom w:val="0"/>
          <w:divBdr>
            <w:top w:val="none" w:sz="0" w:space="0" w:color="auto"/>
            <w:left w:val="none" w:sz="0" w:space="0" w:color="auto"/>
            <w:bottom w:val="none" w:sz="0" w:space="0" w:color="auto"/>
            <w:right w:val="none" w:sz="0" w:space="0" w:color="auto"/>
          </w:divBdr>
        </w:div>
        <w:div w:id="1400863900">
          <w:marLeft w:val="480"/>
          <w:marRight w:val="0"/>
          <w:marTop w:val="0"/>
          <w:marBottom w:val="0"/>
          <w:divBdr>
            <w:top w:val="none" w:sz="0" w:space="0" w:color="auto"/>
            <w:left w:val="none" w:sz="0" w:space="0" w:color="auto"/>
            <w:bottom w:val="none" w:sz="0" w:space="0" w:color="auto"/>
            <w:right w:val="none" w:sz="0" w:space="0" w:color="auto"/>
          </w:divBdr>
        </w:div>
        <w:div w:id="1430393504">
          <w:marLeft w:val="480"/>
          <w:marRight w:val="0"/>
          <w:marTop w:val="0"/>
          <w:marBottom w:val="0"/>
          <w:divBdr>
            <w:top w:val="none" w:sz="0" w:space="0" w:color="auto"/>
            <w:left w:val="none" w:sz="0" w:space="0" w:color="auto"/>
            <w:bottom w:val="none" w:sz="0" w:space="0" w:color="auto"/>
            <w:right w:val="none" w:sz="0" w:space="0" w:color="auto"/>
          </w:divBdr>
        </w:div>
        <w:div w:id="1486582377">
          <w:marLeft w:val="480"/>
          <w:marRight w:val="0"/>
          <w:marTop w:val="0"/>
          <w:marBottom w:val="0"/>
          <w:divBdr>
            <w:top w:val="none" w:sz="0" w:space="0" w:color="auto"/>
            <w:left w:val="none" w:sz="0" w:space="0" w:color="auto"/>
            <w:bottom w:val="none" w:sz="0" w:space="0" w:color="auto"/>
            <w:right w:val="none" w:sz="0" w:space="0" w:color="auto"/>
          </w:divBdr>
        </w:div>
        <w:div w:id="1529247857">
          <w:marLeft w:val="480"/>
          <w:marRight w:val="0"/>
          <w:marTop w:val="0"/>
          <w:marBottom w:val="0"/>
          <w:divBdr>
            <w:top w:val="none" w:sz="0" w:space="0" w:color="auto"/>
            <w:left w:val="none" w:sz="0" w:space="0" w:color="auto"/>
            <w:bottom w:val="none" w:sz="0" w:space="0" w:color="auto"/>
            <w:right w:val="none" w:sz="0" w:space="0" w:color="auto"/>
          </w:divBdr>
        </w:div>
        <w:div w:id="1579554935">
          <w:marLeft w:val="480"/>
          <w:marRight w:val="0"/>
          <w:marTop w:val="0"/>
          <w:marBottom w:val="0"/>
          <w:divBdr>
            <w:top w:val="none" w:sz="0" w:space="0" w:color="auto"/>
            <w:left w:val="none" w:sz="0" w:space="0" w:color="auto"/>
            <w:bottom w:val="none" w:sz="0" w:space="0" w:color="auto"/>
            <w:right w:val="none" w:sz="0" w:space="0" w:color="auto"/>
          </w:divBdr>
        </w:div>
        <w:div w:id="1605579058">
          <w:marLeft w:val="480"/>
          <w:marRight w:val="0"/>
          <w:marTop w:val="0"/>
          <w:marBottom w:val="0"/>
          <w:divBdr>
            <w:top w:val="none" w:sz="0" w:space="0" w:color="auto"/>
            <w:left w:val="none" w:sz="0" w:space="0" w:color="auto"/>
            <w:bottom w:val="none" w:sz="0" w:space="0" w:color="auto"/>
            <w:right w:val="none" w:sz="0" w:space="0" w:color="auto"/>
          </w:divBdr>
        </w:div>
        <w:div w:id="1729647388">
          <w:marLeft w:val="480"/>
          <w:marRight w:val="0"/>
          <w:marTop w:val="0"/>
          <w:marBottom w:val="0"/>
          <w:divBdr>
            <w:top w:val="none" w:sz="0" w:space="0" w:color="auto"/>
            <w:left w:val="none" w:sz="0" w:space="0" w:color="auto"/>
            <w:bottom w:val="none" w:sz="0" w:space="0" w:color="auto"/>
            <w:right w:val="none" w:sz="0" w:space="0" w:color="auto"/>
          </w:divBdr>
        </w:div>
        <w:div w:id="1778526441">
          <w:marLeft w:val="480"/>
          <w:marRight w:val="0"/>
          <w:marTop w:val="0"/>
          <w:marBottom w:val="0"/>
          <w:divBdr>
            <w:top w:val="none" w:sz="0" w:space="0" w:color="auto"/>
            <w:left w:val="none" w:sz="0" w:space="0" w:color="auto"/>
            <w:bottom w:val="none" w:sz="0" w:space="0" w:color="auto"/>
            <w:right w:val="none" w:sz="0" w:space="0" w:color="auto"/>
          </w:divBdr>
        </w:div>
        <w:div w:id="1783761763">
          <w:marLeft w:val="480"/>
          <w:marRight w:val="0"/>
          <w:marTop w:val="0"/>
          <w:marBottom w:val="0"/>
          <w:divBdr>
            <w:top w:val="none" w:sz="0" w:space="0" w:color="auto"/>
            <w:left w:val="none" w:sz="0" w:space="0" w:color="auto"/>
            <w:bottom w:val="none" w:sz="0" w:space="0" w:color="auto"/>
            <w:right w:val="none" w:sz="0" w:space="0" w:color="auto"/>
          </w:divBdr>
        </w:div>
        <w:div w:id="1918637487">
          <w:marLeft w:val="480"/>
          <w:marRight w:val="0"/>
          <w:marTop w:val="0"/>
          <w:marBottom w:val="0"/>
          <w:divBdr>
            <w:top w:val="none" w:sz="0" w:space="0" w:color="auto"/>
            <w:left w:val="none" w:sz="0" w:space="0" w:color="auto"/>
            <w:bottom w:val="none" w:sz="0" w:space="0" w:color="auto"/>
            <w:right w:val="none" w:sz="0" w:space="0" w:color="auto"/>
          </w:divBdr>
        </w:div>
        <w:div w:id="1982688480">
          <w:marLeft w:val="480"/>
          <w:marRight w:val="0"/>
          <w:marTop w:val="0"/>
          <w:marBottom w:val="0"/>
          <w:divBdr>
            <w:top w:val="none" w:sz="0" w:space="0" w:color="auto"/>
            <w:left w:val="none" w:sz="0" w:space="0" w:color="auto"/>
            <w:bottom w:val="none" w:sz="0" w:space="0" w:color="auto"/>
            <w:right w:val="none" w:sz="0" w:space="0" w:color="auto"/>
          </w:divBdr>
        </w:div>
        <w:div w:id="2030377152">
          <w:marLeft w:val="480"/>
          <w:marRight w:val="0"/>
          <w:marTop w:val="0"/>
          <w:marBottom w:val="0"/>
          <w:divBdr>
            <w:top w:val="none" w:sz="0" w:space="0" w:color="auto"/>
            <w:left w:val="none" w:sz="0" w:space="0" w:color="auto"/>
            <w:bottom w:val="none" w:sz="0" w:space="0" w:color="auto"/>
            <w:right w:val="none" w:sz="0" w:space="0" w:color="auto"/>
          </w:divBdr>
        </w:div>
        <w:div w:id="2078892921">
          <w:marLeft w:val="480"/>
          <w:marRight w:val="0"/>
          <w:marTop w:val="0"/>
          <w:marBottom w:val="0"/>
          <w:divBdr>
            <w:top w:val="none" w:sz="0" w:space="0" w:color="auto"/>
            <w:left w:val="none" w:sz="0" w:space="0" w:color="auto"/>
            <w:bottom w:val="none" w:sz="0" w:space="0" w:color="auto"/>
            <w:right w:val="none" w:sz="0" w:space="0" w:color="auto"/>
          </w:divBdr>
        </w:div>
        <w:div w:id="2118912452">
          <w:marLeft w:val="480"/>
          <w:marRight w:val="0"/>
          <w:marTop w:val="0"/>
          <w:marBottom w:val="0"/>
          <w:divBdr>
            <w:top w:val="none" w:sz="0" w:space="0" w:color="auto"/>
            <w:left w:val="none" w:sz="0" w:space="0" w:color="auto"/>
            <w:bottom w:val="none" w:sz="0" w:space="0" w:color="auto"/>
            <w:right w:val="none" w:sz="0" w:space="0" w:color="auto"/>
          </w:divBdr>
        </w:div>
      </w:divsChild>
    </w:div>
    <w:div w:id="913860863">
      <w:marLeft w:val="640"/>
      <w:marRight w:val="0"/>
      <w:marTop w:val="0"/>
      <w:marBottom w:val="0"/>
      <w:divBdr>
        <w:top w:val="none" w:sz="0" w:space="0" w:color="auto"/>
        <w:left w:val="none" w:sz="0" w:space="0" w:color="auto"/>
        <w:bottom w:val="none" w:sz="0" w:space="0" w:color="auto"/>
        <w:right w:val="none" w:sz="0" w:space="0" w:color="auto"/>
      </w:divBdr>
    </w:div>
    <w:div w:id="914513094">
      <w:marLeft w:val="640"/>
      <w:marRight w:val="0"/>
      <w:marTop w:val="0"/>
      <w:marBottom w:val="0"/>
      <w:divBdr>
        <w:top w:val="none" w:sz="0" w:space="0" w:color="auto"/>
        <w:left w:val="none" w:sz="0" w:space="0" w:color="auto"/>
        <w:bottom w:val="none" w:sz="0" w:space="0" w:color="auto"/>
        <w:right w:val="none" w:sz="0" w:space="0" w:color="auto"/>
      </w:divBdr>
    </w:div>
    <w:div w:id="914752031">
      <w:marLeft w:val="640"/>
      <w:marRight w:val="0"/>
      <w:marTop w:val="0"/>
      <w:marBottom w:val="0"/>
      <w:divBdr>
        <w:top w:val="none" w:sz="0" w:space="0" w:color="auto"/>
        <w:left w:val="none" w:sz="0" w:space="0" w:color="auto"/>
        <w:bottom w:val="none" w:sz="0" w:space="0" w:color="auto"/>
        <w:right w:val="none" w:sz="0" w:space="0" w:color="auto"/>
      </w:divBdr>
    </w:div>
    <w:div w:id="915088012">
      <w:marLeft w:val="640"/>
      <w:marRight w:val="0"/>
      <w:marTop w:val="0"/>
      <w:marBottom w:val="0"/>
      <w:divBdr>
        <w:top w:val="none" w:sz="0" w:space="0" w:color="auto"/>
        <w:left w:val="none" w:sz="0" w:space="0" w:color="auto"/>
        <w:bottom w:val="none" w:sz="0" w:space="0" w:color="auto"/>
        <w:right w:val="none" w:sz="0" w:space="0" w:color="auto"/>
      </w:divBdr>
    </w:div>
    <w:div w:id="915672046">
      <w:bodyDiv w:val="1"/>
      <w:marLeft w:val="0"/>
      <w:marRight w:val="0"/>
      <w:marTop w:val="0"/>
      <w:marBottom w:val="0"/>
      <w:divBdr>
        <w:top w:val="none" w:sz="0" w:space="0" w:color="auto"/>
        <w:left w:val="none" w:sz="0" w:space="0" w:color="auto"/>
        <w:bottom w:val="none" w:sz="0" w:space="0" w:color="auto"/>
        <w:right w:val="none" w:sz="0" w:space="0" w:color="auto"/>
      </w:divBdr>
    </w:div>
    <w:div w:id="915945145">
      <w:bodyDiv w:val="1"/>
      <w:marLeft w:val="0"/>
      <w:marRight w:val="0"/>
      <w:marTop w:val="0"/>
      <w:marBottom w:val="0"/>
      <w:divBdr>
        <w:top w:val="none" w:sz="0" w:space="0" w:color="auto"/>
        <w:left w:val="none" w:sz="0" w:space="0" w:color="auto"/>
        <w:bottom w:val="none" w:sz="0" w:space="0" w:color="auto"/>
        <w:right w:val="none" w:sz="0" w:space="0" w:color="auto"/>
      </w:divBdr>
    </w:div>
    <w:div w:id="916011360">
      <w:marLeft w:val="640"/>
      <w:marRight w:val="0"/>
      <w:marTop w:val="0"/>
      <w:marBottom w:val="0"/>
      <w:divBdr>
        <w:top w:val="none" w:sz="0" w:space="0" w:color="auto"/>
        <w:left w:val="none" w:sz="0" w:space="0" w:color="auto"/>
        <w:bottom w:val="none" w:sz="0" w:space="0" w:color="auto"/>
        <w:right w:val="none" w:sz="0" w:space="0" w:color="auto"/>
      </w:divBdr>
    </w:div>
    <w:div w:id="916128861">
      <w:marLeft w:val="640"/>
      <w:marRight w:val="0"/>
      <w:marTop w:val="0"/>
      <w:marBottom w:val="0"/>
      <w:divBdr>
        <w:top w:val="none" w:sz="0" w:space="0" w:color="auto"/>
        <w:left w:val="none" w:sz="0" w:space="0" w:color="auto"/>
        <w:bottom w:val="none" w:sz="0" w:space="0" w:color="auto"/>
        <w:right w:val="none" w:sz="0" w:space="0" w:color="auto"/>
      </w:divBdr>
    </w:div>
    <w:div w:id="917053428">
      <w:marLeft w:val="640"/>
      <w:marRight w:val="0"/>
      <w:marTop w:val="0"/>
      <w:marBottom w:val="0"/>
      <w:divBdr>
        <w:top w:val="none" w:sz="0" w:space="0" w:color="auto"/>
        <w:left w:val="none" w:sz="0" w:space="0" w:color="auto"/>
        <w:bottom w:val="none" w:sz="0" w:space="0" w:color="auto"/>
        <w:right w:val="none" w:sz="0" w:space="0" w:color="auto"/>
      </w:divBdr>
    </w:div>
    <w:div w:id="917400489">
      <w:bodyDiv w:val="1"/>
      <w:marLeft w:val="0"/>
      <w:marRight w:val="0"/>
      <w:marTop w:val="0"/>
      <w:marBottom w:val="0"/>
      <w:divBdr>
        <w:top w:val="none" w:sz="0" w:space="0" w:color="auto"/>
        <w:left w:val="none" w:sz="0" w:space="0" w:color="auto"/>
        <w:bottom w:val="none" w:sz="0" w:space="0" w:color="auto"/>
        <w:right w:val="none" w:sz="0" w:space="0" w:color="auto"/>
      </w:divBdr>
    </w:div>
    <w:div w:id="918102417">
      <w:marLeft w:val="640"/>
      <w:marRight w:val="0"/>
      <w:marTop w:val="0"/>
      <w:marBottom w:val="0"/>
      <w:divBdr>
        <w:top w:val="none" w:sz="0" w:space="0" w:color="auto"/>
        <w:left w:val="none" w:sz="0" w:space="0" w:color="auto"/>
        <w:bottom w:val="none" w:sz="0" w:space="0" w:color="auto"/>
        <w:right w:val="none" w:sz="0" w:space="0" w:color="auto"/>
      </w:divBdr>
    </w:div>
    <w:div w:id="918759500">
      <w:marLeft w:val="640"/>
      <w:marRight w:val="0"/>
      <w:marTop w:val="0"/>
      <w:marBottom w:val="0"/>
      <w:divBdr>
        <w:top w:val="none" w:sz="0" w:space="0" w:color="auto"/>
        <w:left w:val="none" w:sz="0" w:space="0" w:color="auto"/>
        <w:bottom w:val="none" w:sz="0" w:space="0" w:color="auto"/>
        <w:right w:val="none" w:sz="0" w:space="0" w:color="auto"/>
      </w:divBdr>
    </w:div>
    <w:div w:id="918948020">
      <w:bodyDiv w:val="1"/>
      <w:marLeft w:val="0"/>
      <w:marRight w:val="0"/>
      <w:marTop w:val="0"/>
      <w:marBottom w:val="0"/>
      <w:divBdr>
        <w:top w:val="none" w:sz="0" w:space="0" w:color="auto"/>
        <w:left w:val="none" w:sz="0" w:space="0" w:color="auto"/>
        <w:bottom w:val="none" w:sz="0" w:space="0" w:color="auto"/>
        <w:right w:val="none" w:sz="0" w:space="0" w:color="auto"/>
      </w:divBdr>
    </w:div>
    <w:div w:id="919411790">
      <w:marLeft w:val="640"/>
      <w:marRight w:val="0"/>
      <w:marTop w:val="0"/>
      <w:marBottom w:val="0"/>
      <w:divBdr>
        <w:top w:val="none" w:sz="0" w:space="0" w:color="auto"/>
        <w:left w:val="none" w:sz="0" w:space="0" w:color="auto"/>
        <w:bottom w:val="none" w:sz="0" w:space="0" w:color="auto"/>
        <w:right w:val="none" w:sz="0" w:space="0" w:color="auto"/>
      </w:divBdr>
    </w:div>
    <w:div w:id="919798423">
      <w:marLeft w:val="640"/>
      <w:marRight w:val="0"/>
      <w:marTop w:val="0"/>
      <w:marBottom w:val="0"/>
      <w:divBdr>
        <w:top w:val="none" w:sz="0" w:space="0" w:color="auto"/>
        <w:left w:val="none" w:sz="0" w:space="0" w:color="auto"/>
        <w:bottom w:val="none" w:sz="0" w:space="0" w:color="auto"/>
        <w:right w:val="none" w:sz="0" w:space="0" w:color="auto"/>
      </w:divBdr>
    </w:div>
    <w:div w:id="920329370">
      <w:bodyDiv w:val="1"/>
      <w:marLeft w:val="0"/>
      <w:marRight w:val="0"/>
      <w:marTop w:val="0"/>
      <w:marBottom w:val="0"/>
      <w:divBdr>
        <w:top w:val="none" w:sz="0" w:space="0" w:color="auto"/>
        <w:left w:val="none" w:sz="0" w:space="0" w:color="auto"/>
        <w:bottom w:val="none" w:sz="0" w:space="0" w:color="auto"/>
        <w:right w:val="none" w:sz="0" w:space="0" w:color="auto"/>
      </w:divBdr>
      <w:divsChild>
        <w:div w:id="19206701">
          <w:marLeft w:val="480"/>
          <w:marRight w:val="0"/>
          <w:marTop w:val="0"/>
          <w:marBottom w:val="0"/>
          <w:divBdr>
            <w:top w:val="none" w:sz="0" w:space="0" w:color="auto"/>
            <w:left w:val="none" w:sz="0" w:space="0" w:color="auto"/>
            <w:bottom w:val="none" w:sz="0" w:space="0" w:color="auto"/>
            <w:right w:val="none" w:sz="0" w:space="0" w:color="auto"/>
          </w:divBdr>
        </w:div>
        <w:div w:id="40252121">
          <w:marLeft w:val="480"/>
          <w:marRight w:val="0"/>
          <w:marTop w:val="0"/>
          <w:marBottom w:val="0"/>
          <w:divBdr>
            <w:top w:val="none" w:sz="0" w:space="0" w:color="auto"/>
            <w:left w:val="none" w:sz="0" w:space="0" w:color="auto"/>
            <w:bottom w:val="none" w:sz="0" w:space="0" w:color="auto"/>
            <w:right w:val="none" w:sz="0" w:space="0" w:color="auto"/>
          </w:divBdr>
        </w:div>
        <w:div w:id="83575492">
          <w:marLeft w:val="480"/>
          <w:marRight w:val="0"/>
          <w:marTop w:val="0"/>
          <w:marBottom w:val="0"/>
          <w:divBdr>
            <w:top w:val="none" w:sz="0" w:space="0" w:color="auto"/>
            <w:left w:val="none" w:sz="0" w:space="0" w:color="auto"/>
            <w:bottom w:val="none" w:sz="0" w:space="0" w:color="auto"/>
            <w:right w:val="none" w:sz="0" w:space="0" w:color="auto"/>
          </w:divBdr>
        </w:div>
        <w:div w:id="100297103">
          <w:marLeft w:val="480"/>
          <w:marRight w:val="0"/>
          <w:marTop w:val="0"/>
          <w:marBottom w:val="0"/>
          <w:divBdr>
            <w:top w:val="none" w:sz="0" w:space="0" w:color="auto"/>
            <w:left w:val="none" w:sz="0" w:space="0" w:color="auto"/>
            <w:bottom w:val="none" w:sz="0" w:space="0" w:color="auto"/>
            <w:right w:val="none" w:sz="0" w:space="0" w:color="auto"/>
          </w:divBdr>
        </w:div>
        <w:div w:id="113211721">
          <w:marLeft w:val="480"/>
          <w:marRight w:val="0"/>
          <w:marTop w:val="0"/>
          <w:marBottom w:val="0"/>
          <w:divBdr>
            <w:top w:val="none" w:sz="0" w:space="0" w:color="auto"/>
            <w:left w:val="none" w:sz="0" w:space="0" w:color="auto"/>
            <w:bottom w:val="none" w:sz="0" w:space="0" w:color="auto"/>
            <w:right w:val="none" w:sz="0" w:space="0" w:color="auto"/>
          </w:divBdr>
        </w:div>
        <w:div w:id="160005181">
          <w:marLeft w:val="480"/>
          <w:marRight w:val="0"/>
          <w:marTop w:val="0"/>
          <w:marBottom w:val="0"/>
          <w:divBdr>
            <w:top w:val="none" w:sz="0" w:space="0" w:color="auto"/>
            <w:left w:val="none" w:sz="0" w:space="0" w:color="auto"/>
            <w:bottom w:val="none" w:sz="0" w:space="0" w:color="auto"/>
            <w:right w:val="none" w:sz="0" w:space="0" w:color="auto"/>
          </w:divBdr>
        </w:div>
        <w:div w:id="180513031">
          <w:marLeft w:val="480"/>
          <w:marRight w:val="0"/>
          <w:marTop w:val="0"/>
          <w:marBottom w:val="0"/>
          <w:divBdr>
            <w:top w:val="none" w:sz="0" w:space="0" w:color="auto"/>
            <w:left w:val="none" w:sz="0" w:space="0" w:color="auto"/>
            <w:bottom w:val="none" w:sz="0" w:space="0" w:color="auto"/>
            <w:right w:val="none" w:sz="0" w:space="0" w:color="auto"/>
          </w:divBdr>
        </w:div>
        <w:div w:id="213278627">
          <w:marLeft w:val="480"/>
          <w:marRight w:val="0"/>
          <w:marTop w:val="0"/>
          <w:marBottom w:val="0"/>
          <w:divBdr>
            <w:top w:val="none" w:sz="0" w:space="0" w:color="auto"/>
            <w:left w:val="none" w:sz="0" w:space="0" w:color="auto"/>
            <w:bottom w:val="none" w:sz="0" w:space="0" w:color="auto"/>
            <w:right w:val="none" w:sz="0" w:space="0" w:color="auto"/>
          </w:divBdr>
        </w:div>
        <w:div w:id="278950080">
          <w:marLeft w:val="480"/>
          <w:marRight w:val="0"/>
          <w:marTop w:val="0"/>
          <w:marBottom w:val="0"/>
          <w:divBdr>
            <w:top w:val="none" w:sz="0" w:space="0" w:color="auto"/>
            <w:left w:val="none" w:sz="0" w:space="0" w:color="auto"/>
            <w:bottom w:val="none" w:sz="0" w:space="0" w:color="auto"/>
            <w:right w:val="none" w:sz="0" w:space="0" w:color="auto"/>
          </w:divBdr>
        </w:div>
        <w:div w:id="301010491">
          <w:marLeft w:val="480"/>
          <w:marRight w:val="0"/>
          <w:marTop w:val="0"/>
          <w:marBottom w:val="0"/>
          <w:divBdr>
            <w:top w:val="none" w:sz="0" w:space="0" w:color="auto"/>
            <w:left w:val="none" w:sz="0" w:space="0" w:color="auto"/>
            <w:bottom w:val="none" w:sz="0" w:space="0" w:color="auto"/>
            <w:right w:val="none" w:sz="0" w:space="0" w:color="auto"/>
          </w:divBdr>
        </w:div>
        <w:div w:id="398871007">
          <w:marLeft w:val="480"/>
          <w:marRight w:val="0"/>
          <w:marTop w:val="0"/>
          <w:marBottom w:val="0"/>
          <w:divBdr>
            <w:top w:val="none" w:sz="0" w:space="0" w:color="auto"/>
            <w:left w:val="none" w:sz="0" w:space="0" w:color="auto"/>
            <w:bottom w:val="none" w:sz="0" w:space="0" w:color="auto"/>
            <w:right w:val="none" w:sz="0" w:space="0" w:color="auto"/>
          </w:divBdr>
        </w:div>
        <w:div w:id="404303294">
          <w:marLeft w:val="480"/>
          <w:marRight w:val="0"/>
          <w:marTop w:val="0"/>
          <w:marBottom w:val="0"/>
          <w:divBdr>
            <w:top w:val="none" w:sz="0" w:space="0" w:color="auto"/>
            <w:left w:val="none" w:sz="0" w:space="0" w:color="auto"/>
            <w:bottom w:val="none" w:sz="0" w:space="0" w:color="auto"/>
            <w:right w:val="none" w:sz="0" w:space="0" w:color="auto"/>
          </w:divBdr>
        </w:div>
        <w:div w:id="438722713">
          <w:marLeft w:val="480"/>
          <w:marRight w:val="0"/>
          <w:marTop w:val="0"/>
          <w:marBottom w:val="0"/>
          <w:divBdr>
            <w:top w:val="none" w:sz="0" w:space="0" w:color="auto"/>
            <w:left w:val="none" w:sz="0" w:space="0" w:color="auto"/>
            <w:bottom w:val="none" w:sz="0" w:space="0" w:color="auto"/>
            <w:right w:val="none" w:sz="0" w:space="0" w:color="auto"/>
          </w:divBdr>
        </w:div>
        <w:div w:id="439494307">
          <w:marLeft w:val="480"/>
          <w:marRight w:val="0"/>
          <w:marTop w:val="0"/>
          <w:marBottom w:val="0"/>
          <w:divBdr>
            <w:top w:val="none" w:sz="0" w:space="0" w:color="auto"/>
            <w:left w:val="none" w:sz="0" w:space="0" w:color="auto"/>
            <w:bottom w:val="none" w:sz="0" w:space="0" w:color="auto"/>
            <w:right w:val="none" w:sz="0" w:space="0" w:color="auto"/>
          </w:divBdr>
        </w:div>
        <w:div w:id="465977602">
          <w:marLeft w:val="480"/>
          <w:marRight w:val="0"/>
          <w:marTop w:val="0"/>
          <w:marBottom w:val="0"/>
          <w:divBdr>
            <w:top w:val="none" w:sz="0" w:space="0" w:color="auto"/>
            <w:left w:val="none" w:sz="0" w:space="0" w:color="auto"/>
            <w:bottom w:val="none" w:sz="0" w:space="0" w:color="auto"/>
            <w:right w:val="none" w:sz="0" w:space="0" w:color="auto"/>
          </w:divBdr>
        </w:div>
        <w:div w:id="504396353">
          <w:marLeft w:val="480"/>
          <w:marRight w:val="0"/>
          <w:marTop w:val="0"/>
          <w:marBottom w:val="0"/>
          <w:divBdr>
            <w:top w:val="none" w:sz="0" w:space="0" w:color="auto"/>
            <w:left w:val="none" w:sz="0" w:space="0" w:color="auto"/>
            <w:bottom w:val="none" w:sz="0" w:space="0" w:color="auto"/>
            <w:right w:val="none" w:sz="0" w:space="0" w:color="auto"/>
          </w:divBdr>
        </w:div>
        <w:div w:id="514345426">
          <w:marLeft w:val="480"/>
          <w:marRight w:val="0"/>
          <w:marTop w:val="0"/>
          <w:marBottom w:val="0"/>
          <w:divBdr>
            <w:top w:val="none" w:sz="0" w:space="0" w:color="auto"/>
            <w:left w:val="none" w:sz="0" w:space="0" w:color="auto"/>
            <w:bottom w:val="none" w:sz="0" w:space="0" w:color="auto"/>
            <w:right w:val="none" w:sz="0" w:space="0" w:color="auto"/>
          </w:divBdr>
        </w:div>
        <w:div w:id="583758562">
          <w:marLeft w:val="480"/>
          <w:marRight w:val="0"/>
          <w:marTop w:val="0"/>
          <w:marBottom w:val="0"/>
          <w:divBdr>
            <w:top w:val="none" w:sz="0" w:space="0" w:color="auto"/>
            <w:left w:val="none" w:sz="0" w:space="0" w:color="auto"/>
            <w:bottom w:val="none" w:sz="0" w:space="0" w:color="auto"/>
            <w:right w:val="none" w:sz="0" w:space="0" w:color="auto"/>
          </w:divBdr>
        </w:div>
        <w:div w:id="598753178">
          <w:marLeft w:val="480"/>
          <w:marRight w:val="0"/>
          <w:marTop w:val="0"/>
          <w:marBottom w:val="0"/>
          <w:divBdr>
            <w:top w:val="none" w:sz="0" w:space="0" w:color="auto"/>
            <w:left w:val="none" w:sz="0" w:space="0" w:color="auto"/>
            <w:bottom w:val="none" w:sz="0" w:space="0" w:color="auto"/>
            <w:right w:val="none" w:sz="0" w:space="0" w:color="auto"/>
          </w:divBdr>
        </w:div>
        <w:div w:id="602495099">
          <w:marLeft w:val="480"/>
          <w:marRight w:val="0"/>
          <w:marTop w:val="0"/>
          <w:marBottom w:val="0"/>
          <w:divBdr>
            <w:top w:val="none" w:sz="0" w:space="0" w:color="auto"/>
            <w:left w:val="none" w:sz="0" w:space="0" w:color="auto"/>
            <w:bottom w:val="none" w:sz="0" w:space="0" w:color="auto"/>
            <w:right w:val="none" w:sz="0" w:space="0" w:color="auto"/>
          </w:divBdr>
        </w:div>
        <w:div w:id="624047199">
          <w:marLeft w:val="480"/>
          <w:marRight w:val="0"/>
          <w:marTop w:val="0"/>
          <w:marBottom w:val="0"/>
          <w:divBdr>
            <w:top w:val="none" w:sz="0" w:space="0" w:color="auto"/>
            <w:left w:val="none" w:sz="0" w:space="0" w:color="auto"/>
            <w:bottom w:val="none" w:sz="0" w:space="0" w:color="auto"/>
            <w:right w:val="none" w:sz="0" w:space="0" w:color="auto"/>
          </w:divBdr>
        </w:div>
        <w:div w:id="681586224">
          <w:marLeft w:val="480"/>
          <w:marRight w:val="0"/>
          <w:marTop w:val="0"/>
          <w:marBottom w:val="0"/>
          <w:divBdr>
            <w:top w:val="none" w:sz="0" w:space="0" w:color="auto"/>
            <w:left w:val="none" w:sz="0" w:space="0" w:color="auto"/>
            <w:bottom w:val="none" w:sz="0" w:space="0" w:color="auto"/>
            <w:right w:val="none" w:sz="0" w:space="0" w:color="auto"/>
          </w:divBdr>
        </w:div>
        <w:div w:id="726952309">
          <w:marLeft w:val="480"/>
          <w:marRight w:val="0"/>
          <w:marTop w:val="0"/>
          <w:marBottom w:val="0"/>
          <w:divBdr>
            <w:top w:val="none" w:sz="0" w:space="0" w:color="auto"/>
            <w:left w:val="none" w:sz="0" w:space="0" w:color="auto"/>
            <w:bottom w:val="none" w:sz="0" w:space="0" w:color="auto"/>
            <w:right w:val="none" w:sz="0" w:space="0" w:color="auto"/>
          </w:divBdr>
        </w:div>
        <w:div w:id="739445829">
          <w:marLeft w:val="480"/>
          <w:marRight w:val="0"/>
          <w:marTop w:val="0"/>
          <w:marBottom w:val="0"/>
          <w:divBdr>
            <w:top w:val="none" w:sz="0" w:space="0" w:color="auto"/>
            <w:left w:val="none" w:sz="0" w:space="0" w:color="auto"/>
            <w:bottom w:val="none" w:sz="0" w:space="0" w:color="auto"/>
            <w:right w:val="none" w:sz="0" w:space="0" w:color="auto"/>
          </w:divBdr>
        </w:div>
        <w:div w:id="781338020">
          <w:marLeft w:val="480"/>
          <w:marRight w:val="0"/>
          <w:marTop w:val="0"/>
          <w:marBottom w:val="0"/>
          <w:divBdr>
            <w:top w:val="none" w:sz="0" w:space="0" w:color="auto"/>
            <w:left w:val="none" w:sz="0" w:space="0" w:color="auto"/>
            <w:bottom w:val="none" w:sz="0" w:space="0" w:color="auto"/>
            <w:right w:val="none" w:sz="0" w:space="0" w:color="auto"/>
          </w:divBdr>
        </w:div>
        <w:div w:id="807862438">
          <w:marLeft w:val="480"/>
          <w:marRight w:val="0"/>
          <w:marTop w:val="0"/>
          <w:marBottom w:val="0"/>
          <w:divBdr>
            <w:top w:val="none" w:sz="0" w:space="0" w:color="auto"/>
            <w:left w:val="none" w:sz="0" w:space="0" w:color="auto"/>
            <w:bottom w:val="none" w:sz="0" w:space="0" w:color="auto"/>
            <w:right w:val="none" w:sz="0" w:space="0" w:color="auto"/>
          </w:divBdr>
        </w:div>
        <w:div w:id="819856203">
          <w:marLeft w:val="480"/>
          <w:marRight w:val="0"/>
          <w:marTop w:val="0"/>
          <w:marBottom w:val="0"/>
          <w:divBdr>
            <w:top w:val="none" w:sz="0" w:space="0" w:color="auto"/>
            <w:left w:val="none" w:sz="0" w:space="0" w:color="auto"/>
            <w:bottom w:val="none" w:sz="0" w:space="0" w:color="auto"/>
            <w:right w:val="none" w:sz="0" w:space="0" w:color="auto"/>
          </w:divBdr>
        </w:div>
        <w:div w:id="821703956">
          <w:marLeft w:val="480"/>
          <w:marRight w:val="0"/>
          <w:marTop w:val="0"/>
          <w:marBottom w:val="0"/>
          <w:divBdr>
            <w:top w:val="none" w:sz="0" w:space="0" w:color="auto"/>
            <w:left w:val="none" w:sz="0" w:space="0" w:color="auto"/>
            <w:bottom w:val="none" w:sz="0" w:space="0" w:color="auto"/>
            <w:right w:val="none" w:sz="0" w:space="0" w:color="auto"/>
          </w:divBdr>
        </w:div>
        <w:div w:id="861825963">
          <w:marLeft w:val="480"/>
          <w:marRight w:val="0"/>
          <w:marTop w:val="0"/>
          <w:marBottom w:val="0"/>
          <w:divBdr>
            <w:top w:val="none" w:sz="0" w:space="0" w:color="auto"/>
            <w:left w:val="none" w:sz="0" w:space="0" w:color="auto"/>
            <w:bottom w:val="none" w:sz="0" w:space="0" w:color="auto"/>
            <w:right w:val="none" w:sz="0" w:space="0" w:color="auto"/>
          </w:divBdr>
        </w:div>
        <w:div w:id="875695989">
          <w:marLeft w:val="480"/>
          <w:marRight w:val="0"/>
          <w:marTop w:val="0"/>
          <w:marBottom w:val="0"/>
          <w:divBdr>
            <w:top w:val="none" w:sz="0" w:space="0" w:color="auto"/>
            <w:left w:val="none" w:sz="0" w:space="0" w:color="auto"/>
            <w:bottom w:val="none" w:sz="0" w:space="0" w:color="auto"/>
            <w:right w:val="none" w:sz="0" w:space="0" w:color="auto"/>
          </w:divBdr>
        </w:div>
        <w:div w:id="955330918">
          <w:marLeft w:val="480"/>
          <w:marRight w:val="0"/>
          <w:marTop w:val="0"/>
          <w:marBottom w:val="0"/>
          <w:divBdr>
            <w:top w:val="none" w:sz="0" w:space="0" w:color="auto"/>
            <w:left w:val="none" w:sz="0" w:space="0" w:color="auto"/>
            <w:bottom w:val="none" w:sz="0" w:space="0" w:color="auto"/>
            <w:right w:val="none" w:sz="0" w:space="0" w:color="auto"/>
          </w:divBdr>
        </w:div>
        <w:div w:id="987589544">
          <w:marLeft w:val="480"/>
          <w:marRight w:val="0"/>
          <w:marTop w:val="0"/>
          <w:marBottom w:val="0"/>
          <w:divBdr>
            <w:top w:val="none" w:sz="0" w:space="0" w:color="auto"/>
            <w:left w:val="none" w:sz="0" w:space="0" w:color="auto"/>
            <w:bottom w:val="none" w:sz="0" w:space="0" w:color="auto"/>
            <w:right w:val="none" w:sz="0" w:space="0" w:color="auto"/>
          </w:divBdr>
        </w:div>
        <w:div w:id="991367078">
          <w:marLeft w:val="480"/>
          <w:marRight w:val="0"/>
          <w:marTop w:val="0"/>
          <w:marBottom w:val="0"/>
          <w:divBdr>
            <w:top w:val="none" w:sz="0" w:space="0" w:color="auto"/>
            <w:left w:val="none" w:sz="0" w:space="0" w:color="auto"/>
            <w:bottom w:val="none" w:sz="0" w:space="0" w:color="auto"/>
            <w:right w:val="none" w:sz="0" w:space="0" w:color="auto"/>
          </w:divBdr>
        </w:div>
        <w:div w:id="1004212551">
          <w:marLeft w:val="480"/>
          <w:marRight w:val="0"/>
          <w:marTop w:val="0"/>
          <w:marBottom w:val="0"/>
          <w:divBdr>
            <w:top w:val="none" w:sz="0" w:space="0" w:color="auto"/>
            <w:left w:val="none" w:sz="0" w:space="0" w:color="auto"/>
            <w:bottom w:val="none" w:sz="0" w:space="0" w:color="auto"/>
            <w:right w:val="none" w:sz="0" w:space="0" w:color="auto"/>
          </w:divBdr>
        </w:div>
        <w:div w:id="1033117426">
          <w:marLeft w:val="480"/>
          <w:marRight w:val="0"/>
          <w:marTop w:val="0"/>
          <w:marBottom w:val="0"/>
          <w:divBdr>
            <w:top w:val="none" w:sz="0" w:space="0" w:color="auto"/>
            <w:left w:val="none" w:sz="0" w:space="0" w:color="auto"/>
            <w:bottom w:val="none" w:sz="0" w:space="0" w:color="auto"/>
            <w:right w:val="none" w:sz="0" w:space="0" w:color="auto"/>
          </w:divBdr>
        </w:div>
        <w:div w:id="1065950826">
          <w:marLeft w:val="480"/>
          <w:marRight w:val="0"/>
          <w:marTop w:val="0"/>
          <w:marBottom w:val="0"/>
          <w:divBdr>
            <w:top w:val="none" w:sz="0" w:space="0" w:color="auto"/>
            <w:left w:val="none" w:sz="0" w:space="0" w:color="auto"/>
            <w:bottom w:val="none" w:sz="0" w:space="0" w:color="auto"/>
            <w:right w:val="none" w:sz="0" w:space="0" w:color="auto"/>
          </w:divBdr>
        </w:div>
        <w:div w:id="1073359564">
          <w:marLeft w:val="480"/>
          <w:marRight w:val="0"/>
          <w:marTop w:val="0"/>
          <w:marBottom w:val="0"/>
          <w:divBdr>
            <w:top w:val="none" w:sz="0" w:space="0" w:color="auto"/>
            <w:left w:val="none" w:sz="0" w:space="0" w:color="auto"/>
            <w:bottom w:val="none" w:sz="0" w:space="0" w:color="auto"/>
            <w:right w:val="none" w:sz="0" w:space="0" w:color="auto"/>
          </w:divBdr>
        </w:div>
        <w:div w:id="1080255580">
          <w:marLeft w:val="480"/>
          <w:marRight w:val="0"/>
          <w:marTop w:val="0"/>
          <w:marBottom w:val="0"/>
          <w:divBdr>
            <w:top w:val="none" w:sz="0" w:space="0" w:color="auto"/>
            <w:left w:val="none" w:sz="0" w:space="0" w:color="auto"/>
            <w:bottom w:val="none" w:sz="0" w:space="0" w:color="auto"/>
            <w:right w:val="none" w:sz="0" w:space="0" w:color="auto"/>
          </w:divBdr>
        </w:div>
        <w:div w:id="1087461102">
          <w:marLeft w:val="480"/>
          <w:marRight w:val="0"/>
          <w:marTop w:val="0"/>
          <w:marBottom w:val="0"/>
          <w:divBdr>
            <w:top w:val="none" w:sz="0" w:space="0" w:color="auto"/>
            <w:left w:val="none" w:sz="0" w:space="0" w:color="auto"/>
            <w:bottom w:val="none" w:sz="0" w:space="0" w:color="auto"/>
            <w:right w:val="none" w:sz="0" w:space="0" w:color="auto"/>
          </w:divBdr>
        </w:div>
        <w:div w:id="1160854156">
          <w:marLeft w:val="480"/>
          <w:marRight w:val="0"/>
          <w:marTop w:val="0"/>
          <w:marBottom w:val="0"/>
          <w:divBdr>
            <w:top w:val="none" w:sz="0" w:space="0" w:color="auto"/>
            <w:left w:val="none" w:sz="0" w:space="0" w:color="auto"/>
            <w:bottom w:val="none" w:sz="0" w:space="0" w:color="auto"/>
            <w:right w:val="none" w:sz="0" w:space="0" w:color="auto"/>
          </w:divBdr>
        </w:div>
        <w:div w:id="1162506335">
          <w:marLeft w:val="480"/>
          <w:marRight w:val="0"/>
          <w:marTop w:val="0"/>
          <w:marBottom w:val="0"/>
          <w:divBdr>
            <w:top w:val="none" w:sz="0" w:space="0" w:color="auto"/>
            <w:left w:val="none" w:sz="0" w:space="0" w:color="auto"/>
            <w:bottom w:val="none" w:sz="0" w:space="0" w:color="auto"/>
            <w:right w:val="none" w:sz="0" w:space="0" w:color="auto"/>
          </w:divBdr>
        </w:div>
        <w:div w:id="1166558430">
          <w:marLeft w:val="480"/>
          <w:marRight w:val="0"/>
          <w:marTop w:val="0"/>
          <w:marBottom w:val="0"/>
          <w:divBdr>
            <w:top w:val="none" w:sz="0" w:space="0" w:color="auto"/>
            <w:left w:val="none" w:sz="0" w:space="0" w:color="auto"/>
            <w:bottom w:val="none" w:sz="0" w:space="0" w:color="auto"/>
            <w:right w:val="none" w:sz="0" w:space="0" w:color="auto"/>
          </w:divBdr>
        </w:div>
        <w:div w:id="1181050431">
          <w:marLeft w:val="480"/>
          <w:marRight w:val="0"/>
          <w:marTop w:val="0"/>
          <w:marBottom w:val="0"/>
          <w:divBdr>
            <w:top w:val="none" w:sz="0" w:space="0" w:color="auto"/>
            <w:left w:val="none" w:sz="0" w:space="0" w:color="auto"/>
            <w:bottom w:val="none" w:sz="0" w:space="0" w:color="auto"/>
            <w:right w:val="none" w:sz="0" w:space="0" w:color="auto"/>
          </w:divBdr>
        </w:div>
        <w:div w:id="1231427285">
          <w:marLeft w:val="480"/>
          <w:marRight w:val="0"/>
          <w:marTop w:val="0"/>
          <w:marBottom w:val="0"/>
          <w:divBdr>
            <w:top w:val="none" w:sz="0" w:space="0" w:color="auto"/>
            <w:left w:val="none" w:sz="0" w:space="0" w:color="auto"/>
            <w:bottom w:val="none" w:sz="0" w:space="0" w:color="auto"/>
            <w:right w:val="none" w:sz="0" w:space="0" w:color="auto"/>
          </w:divBdr>
        </w:div>
        <w:div w:id="1270892701">
          <w:marLeft w:val="480"/>
          <w:marRight w:val="0"/>
          <w:marTop w:val="0"/>
          <w:marBottom w:val="0"/>
          <w:divBdr>
            <w:top w:val="none" w:sz="0" w:space="0" w:color="auto"/>
            <w:left w:val="none" w:sz="0" w:space="0" w:color="auto"/>
            <w:bottom w:val="none" w:sz="0" w:space="0" w:color="auto"/>
            <w:right w:val="none" w:sz="0" w:space="0" w:color="auto"/>
          </w:divBdr>
        </w:div>
        <w:div w:id="1288319228">
          <w:marLeft w:val="480"/>
          <w:marRight w:val="0"/>
          <w:marTop w:val="0"/>
          <w:marBottom w:val="0"/>
          <w:divBdr>
            <w:top w:val="none" w:sz="0" w:space="0" w:color="auto"/>
            <w:left w:val="none" w:sz="0" w:space="0" w:color="auto"/>
            <w:bottom w:val="none" w:sz="0" w:space="0" w:color="auto"/>
            <w:right w:val="none" w:sz="0" w:space="0" w:color="auto"/>
          </w:divBdr>
        </w:div>
        <w:div w:id="1296326248">
          <w:marLeft w:val="480"/>
          <w:marRight w:val="0"/>
          <w:marTop w:val="0"/>
          <w:marBottom w:val="0"/>
          <w:divBdr>
            <w:top w:val="none" w:sz="0" w:space="0" w:color="auto"/>
            <w:left w:val="none" w:sz="0" w:space="0" w:color="auto"/>
            <w:bottom w:val="none" w:sz="0" w:space="0" w:color="auto"/>
            <w:right w:val="none" w:sz="0" w:space="0" w:color="auto"/>
          </w:divBdr>
        </w:div>
        <w:div w:id="1318918257">
          <w:marLeft w:val="480"/>
          <w:marRight w:val="0"/>
          <w:marTop w:val="0"/>
          <w:marBottom w:val="0"/>
          <w:divBdr>
            <w:top w:val="none" w:sz="0" w:space="0" w:color="auto"/>
            <w:left w:val="none" w:sz="0" w:space="0" w:color="auto"/>
            <w:bottom w:val="none" w:sz="0" w:space="0" w:color="auto"/>
            <w:right w:val="none" w:sz="0" w:space="0" w:color="auto"/>
          </w:divBdr>
        </w:div>
        <w:div w:id="1373771426">
          <w:marLeft w:val="480"/>
          <w:marRight w:val="0"/>
          <w:marTop w:val="0"/>
          <w:marBottom w:val="0"/>
          <w:divBdr>
            <w:top w:val="none" w:sz="0" w:space="0" w:color="auto"/>
            <w:left w:val="none" w:sz="0" w:space="0" w:color="auto"/>
            <w:bottom w:val="none" w:sz="0" w:space="0" w:color="auto"/>
            <w:right w:val="none" w:sz="0" w:space="0" w:color="auto"/>
          </w:divBdr>
        </w:div>
        <w:div w:id="1393651131">
          <w:marLeft w:val="480"/>
          <w:marRight w:val="0"/>
          <w:marTop w:val="0"/>
          <w:marBottom w:val="0"/>
          <w:divBdr>
            <w:top w:val="none" w:sz="0" w:space="0" w:color="auto"/>
            <w:left w:val="none" w:sz="0" w:space="0" w:color="auto"/>
            <w:bottom w:val="none" w:sz="0" w:space="0" w:color="auto"/>
            <w:right w:val="none" w:sz="0" w:space="0" w:color="auto"/>
          </w:divBdr>
        </w:div>
        <w:div w:id="1410495759">
          <w:marLeft w:val="480"/>
          <w:marRight w:val="0"/>
          <w:marTop w:val="0"/>
          <w:marBottom w:val="0"/>
          <w:divBdr>
            <w:top w:val="none" w:sz="0" w:space="0" w:color="auto"/>
            <w:left w:val="none" w:sz="0" w:space="0" w:color="auto"/>
            <w:bottom w:val="none" w:sz="0" w:space="0" w:color="auto"/>
            <w:right w:val="none" w:sz="0" w:space="0" w:color="auto"/>
          </w:divBdr>
        </w:div>
        <w:div w:id="1459302727">
          <w:marLeft w:val="480"/>
          <w:marRight w:val="0"/>
          <w:marTop w:val="0"/>
          <w:marBottom w:val="0"/>
          <w:divBdr>
            <w:top w:val="none" w:sz="0" w:space="0" w:color="auto"/>
            <w:left w:val="none" w:sz="0" w:space="0" w:color="auto"/>
            <w:bottom w:val="none" w:sz="0" w:space="0" w:color="auto"/>
            <w:right w:val="none" w:sz="0" w:space="0" w:color="auto"/>
          </w:divBdr>
        </w:div>
        <w:div w:id="1520460949">
          <w:marLeft w:val="480"/>
          <w:marRight w:val="0"/>
          <w:marTop w:val="0"/>
          <w:marBottom w:val="0"/>
          <w:divBdr>
            <w:top w:val="none" w:sz="0" w:space="0" w:color="auto"/>
            <w:left w:val="none" w:sz="0" w:space="0" w:color="auto"/>
            <w:bottom w:val="none" w:sz="0" w:space="0" w:color="auto"/>
            <w:right w:val="none" w:sz="0" w:space="0" w:color="auto"/>
          </w:divBdr>
        </w:div>
        <w:div w:id="1521623414">
          <w:marLeft w:val="480"/>
          <w:marRight w:val="0"/>
          <w:marTop w:val="0"/>
          <w:marBottom w:val="0"/>
          <w:divBdr>
            <w:top w:val="none" w:sz="0" w:space="0" w:color="auto"/>
            <w:left w:val="none" w:sz="0" w:space="0" w:color="auto"/>
            <w:bottom w:val="none" w:sz="0" w:space="0" w:color="auto"/>
            <w:right w:val="none" w:sz="0" w:space="0" w:color="auto"/>
          </w:divBdr>
        </w:div>
        <w:div w:id="1537111980">
          <w:marLeft w:val="480"/>
          <w:marRight w:val="0"/>
          <w:marTop w:val="0"/>
          <w:marBottom w:val="0"/>
          <w:divBdr>
            <w:top w:val="none" w:sz="0" w:space="0" w:color="auto"/>
            <w:left w:val="none" w:sz="0" w:space="0" w:color="auto"/>
            <w:bottom w:val="none" w:sz="0" w:space="0" w:color="auto"/>
            <w:right w:val="none" w:sz="0" w:space="0" w:color="auto"/>
          </w:divBdr>
        </w:div>
        <w:div w:id="1566260112">
          <w:marLeft w:val="480"/>
          <w:marRight w:val="0"/>
          <w:marTop w:val="0"/>
          <w:marBottom w:val="0"/>
          <w:divBdr>
            <w:top w:val="none" w:sz="0" w:space="0" w:color="auto"/>
            <w:left w:val="none" w:sz="0" w:space="0" w:color="auto"/>
            <w:bottom w:val="none" w:sz="0" w:space="0" w:color="auto"/>
            <w:right w:val="none" w:sz="0" w:space="0" w:color="auto"/>
          </w:divBdr>
        </w:div>
        <w:div w:id="1612012302">
          <w:marLeft w:val="480"/>
          <w:marRight w:val="0"/>
          <w:marTop w:val="0"/>
          <w:marBottom w:val="0"/>
          <w:divBdr>
            <w:top w:val="none" w:sz="0" w:space="0" w:color="auto"/>
            <w:left w:val="none" w:sz="0" w:space="0" w:color="auto"/>
            <w:bottom w:val="none" w:sz="0" w:space="0" w:color="auto"/>
            <w:right w:val="none" w:sz="0" w:space="0" w:color="auto"/>
          </w:divBdr>
        </w:div>
        <w:div w:id="1653019392">
          <w:marLeft w:val="480"/>
          <w:marRight w:val="0"/>
          <w:marTop w:val="0"/>
          <w:marBottom w:val="0"/>
          <w:divBdr>
            <w:top w:val="none" w:sz="0" w:space="0" w:color="auto"/>
            <w:left w:val="none" w:sz="0" w:space="0" w:color="auto"/>
            <w:bottom w:val="none" w:sz="0" w:space="0" w:color="auto"/>
            <w:right w:val="none" w:sz="0" w:space="0" w:color="auto"/>
          </w:divBdr>
        </w:div>
        <w:div w:id="1731610847">
          <w:marLeft w:val="480"/>
          <w:marRight w:val="0"/>
          <w:marTop w:val="0"/>
          <w:marBottom w:val="0"/>
          <w:divBdr>
            <w:top w:val="none" w:sz="0" w:space="0" w:color="auto"/>
            <w:left w:val="none" w:sz="0" w:space="0" w:color="auto"/>
            <w:bottom w:val="none" w:sz="0" w:space="0" w:color="auto"/>
            <w:right w:val="none" w:sz="0" w:space="0" w:color="auto"/>
          </w:divBdr>
        </w:div>
        <w:div w:id="1750348649">
          <w:marLeft w:val="480"/>
          <w:marRight w:val="0"/>
          <w:marTop w:val="0"/>
          <w:marBottom w:val="0"/>
          <w:divBdr>
            <w:top w:val="none" w:sz="0" w:space="0" w:color="auto"/>
            <w:left w:val="none" w:sz="0" w:space="0" w:color="auto"/>
            <w:bottom w:val="none" w:sz="0" w:space="0" w:color="auto"/>
            <w:right w:val="none" w:sz="0" w:space="0" w:color="auto"/>
          </w:divBdr>
        </w:div>
        <w:div w:id="1805733870">
          <w:marLeft w:val="480"/>
          <w:marRight w:val="0"/>
          <w:marTop w:val="0"/>
          <w:marBottom w:val="0"/>
          <w:divBdr>
            <w:top w:val="none" w:sz="0" w:space="0" w:color="auto"/>
            <w:left w:val="none" w:sz="0" w:space="0" w:color="auto"/>
            <w:bottom w:val="none" w:sz="0" w:space="0" w:color="auto"/>
            <w:right w:val="none" w:sz="0" w:space="0" w:color="auto"/>
          </w:divBdr>
        </w:div>
        <w:div w:id="1838838113">
          <w:marLeft w:val="480"/>
          <w:marRight w:val="0"/>
          <w:marTop w:val="0"/>
          <w:marBottom w:val="0"/>
          <w:divBdr>
            <w:top w:val="none" w:sz="0" w:space="0" w:color="auto"/>
            <w:left w:val="none" w:sz="0" w:space="0" w:color="auto"/>
            <w:bottom w:val="none" w:sz="0" w:space="0" w:color="auto"/>
            <w:right w:val="none" w:sz="0" w:space="0" w:color="auto"/>
          </w:divBdr>
        </w:div>
        <w:div w:id="1914781269">
          <w:marLeft w:val="480"/>
          <w:marRight w:val="0"/>
          <w:marTop w:val="0"/>
          <w:marBottom w:val="0"/>
          <w:divBdr>
            <w:top w:val="none" w:sz="0" w:space="0" w:color="auto"/>
            <w:left w:val="none" w:sz="0" w:space="0" w:color="auto"/>
            <w:bottom w:val="none" w:sz="0" w:space="0" w:color="auto"/>
            <w:right w:val="none" w:sz="0" w:space="0" w:color="auto"/>
          </w:divBdr>
        </w:div>
        <w:div w:id="1933123125">
          <w:marLeft w:val="480"/>
          <w:marRight w:val="0"/>
          <w:marTop w:val="0"/>
          <w:marBottom w:val="0"/>
          <w:divBdr>
            <w:top w:val="none" w:sz="0" w:space="0" w:color="auto"/>
            <w:left w:val="none" w:sz="0" w:space="0" w:color="auto"/>
            <w:bottom w:val="none" w:sz="0" w:space="0" w:color="auto"/>
            <w:right w:val="none" w:sz="0" w:space="0" w:color="auto"/>
          </w:divBdr>
        </w:div>
        <w:div w:id="1983347257">
          <w:marLeft w:val="480"/>
          <w:marRight w:val="0"/>
          <w:marTop w:val="0"/>
          <w:marBottom w:val="0"/>
          <w:divBdr>
            <w:top w:val="none" w:sz="0" w:space="0" w:color="auto"/>
            <w:left w:val="none" w:sz="0" w:space="0" w:color="auto"/>
            <w:bottom w:val="none" w:sz="0" w:space="0" w:color="auto"/>
            <w:right w:val="none" w:sz="0" w:space="0" w:color="auto"/>
          </w:divBdr>
        </w:div>
        <w:div w:id="2013682384">
          <w:marLeft w:val="480"/>
          <w:marRight w:val="0"/>
          <w:marTop w:val="0"/>
          <w:marBottom w:val="0"/>
          <w:divBdr>
            <w:top w:val="none" w:sz="0" w:space="0" w:color="auto"/>
            <w:left w:val="none" w:sz="0" w:space="0" w:color="auto"/>
            <w:bottom w:val="none" w:sz="0" w:space="0" w:color="auto"/>
            <w:right w:val="none" w:sz="0" w:space="0" w:color="auto"/>
          </w:divBdr>
        </w:div>
        <w:div w:id="2019498843">
          <w:marLeft w:val="480"/>
          <w:marRight w:val="0"/>
          <w:marTop w:val="0"/>
          <w:marBottom w:val="0"/>
          <w:divBdr>
            <w:top w:val="none" w:sz="0" w:space="0" w:color="auto"/>
            <w:left w:val="none" w:sz="0" w:space="0" w:color="auto"/>
            <w:bottom w:val="none" w:sz="0" w:space="0" w:color="auto"/>
            <w:right w:val="none" w:sz="0" w:space="0" w:color="auto"/>
          </w:divBdr>
        </w:div>
        <w:div w:id="2050640474">
          <w:marLeft w:val="480"/>
          <w:marRight w:val="0"/>
          <w:marTop w:val="0"/>
          <w:marBottom w:val="0"/>
          <w:divBdr>
            <w:top w:val="none" w:sz="0" w:space="0" w:color="auto"/>
            <w:left w:val="none" w:sz="0" w:space="0" w:color="auto"/>
            <w:bottom w:val="none" w:sz="0" w:space="0" w:color="auto"/>
            <w:right w:val="none" w:sz="0" w:space="0" w:color="auto"/>
          </w:divBdr>
        </w:div>
        <w:div w:id="2062706679">
          <w:marLeft w:val="480"/>
          <w:marRight w:val="0"/>
          <w:marTop w:val="0"/>
          <w:marBottom w:val="0"/>
          <w:divBdr>
            <w:top w:val="none" w:sz="0" w:space="0" w:color="auto"/>
            <w:left w:val="none" w:sz="0" w:space="0" w:color="auto"/>
            <w:bottom w:val="none" w:sz="0" w:space="0" w:color="auto"/>
            <w:right w:val="none" w:sz="0" w:space="0" w:color="auto"/>
          </w:divBdr>
        </w:div>
        <w:div w:id="2142183819">
          <w:marLeft w:val="480"/>
          <w:marRight w:val="0"/>
          <w:marTop w:val="0"/>
          <w:marBottom w:val="0"/>
          <w:divBdr>
            <w:top w:val="none" w:sz="0" w:space="0" w:color="auto"/>
            <w:left w:val="none" w:sz="0" w:space="0" w:color="auto"/>
            <w:bottom w:val="none" w:sz="0" w:space="0" w:color="auto"/>
            <w:right w:val="none" w:sz="0" w:space="0" w:color="auto"/>
          </w:divBdr>
        </w:div>
        <w:div w:id="2145854287">
          <w:marLeft w:val="480"/>
          <w:marRight w:val="0"/>
          <w:marTop w:val="0"/>
          <w:marBottom w:val="0"/>
          <w:divBdr>
            <w:top w:val="none" w:sz="0" w:space="0" w:color="auto"/>
            <w:left w:val="none" w:sz="0" w:space="0" w:color="auto"/>
            <w:bottom w:val="none" w:sz="0" w:space="0" w:color="auto"/>
            <w:right w:val="none" w:sz="0" w:space="0" w:color="auto"/>
          </w:divBdr>
        </w:div>
      </w:divsChild>
    </w:div>
    <w:div w:id="920988385">
      <w:marLeft w:val="640"/>
      <w:marRight w:val="0"/>
      <w:marTop w:val="0"/>
      <w:marBottom w:val="0"/>
      <w:divBdr>
        <w:top w:val="none" w:sz="0" w:space="0" w:color="auto"/>
        <w:left w:val="none" w:sz="0" w:space="0" w:color="auto"/>
        <w:bottom w:val="none" w:sz="0" w:space="0" w:color="auto"/>
        <w:right w:val="none" w:sz="0" w:space="0" w:color="auto"/>
      </w:divBdr>
    </w:div>
    <w:div w:id="921180845">
      <w:bodyDiv w:val="1"/>
      <w:marLeft w:val="0"/>
      <w:marRight w:val="0"/>
      <w:marTop w:val="0"/>
      <w:marBottom w:val="0"/>
      <w:divBdr>
        <w:top w:val="none" w:sz="0" w:space="0" w:color="auto"/>
        <w:left w:val="none" w:sz="0" w:space="0" w:color="auto"/>
        <w:bottom w:val="none" w:sz="0" w:space="0" w:color="auto"/>
        <w:right w:val="none" w:sz="0" w:space="0" w:color="auto"/>
      </w:divBdr>
    </w:div>
    <w:div w:id="921915229">
      <w:marLeft w:val="640"/>
      <w:marRight w:val="0"/>
      <w:marTop w:val="0"/>
      <w:marBottom w:val="0"/>
      <w:divBdr>
        <w:top w:val="none" w:sz="0" w:space="0" w:color="auto"/>
        <w:left w:val="none" w:sz="0" w:space="0" w:color="auto"/>
        <w:bottom w:val="none" w:sz="0" w:space="0" w:color="auto"/>
        <w:right w:val="none" w:sz="0" w:space="0" w:color="auto"/>
      </w:divBdr>
    </w:div>
    <w:div w:id="922372016">
      <w:bodyDiv w:val="1"/>
      <w:marLeft w:val="0"/>
      <w:marRight w:val="0"/>
      <w:marTop w:val="0"/>
      <w:marBottom w:val="0"/>
      <w:divBdr>
        <w:top w:val="none" w:sz="0" w:space="0" w:color="auto"/>
        <w:left w:val="none" w:sz="0" w:space="0" w:color="auto"/>
        <w:bottom w:val="none" w:sz="0" w:space="0" w:color="auto"/>
        <w:right w:val="none" w:sz="0" w:space="0" w:color="auto"/>
      </w:divBdr>
      <w:divsChild>
        <w:div w:id="41713088">
          <w:marLeft w:val="480"/>
          <w:marRight w:val="0"/>
          <w:marTop w:val="0"/>
          <w:marBottom w:val="0"/>
          <w:divBdr>
            <w:top w:val="none" w:sz="0" w:space="0" w:color="auto"/>
            <w:left w:val="none" w:sz="0" w:space="0" w:color="auto"/>
            <w:bottom w:val="none" w:sz="0" w:space="0" w:color="auto"/>
            <w:right w:val="none" w:sz="0" w:space="0" w:color="auto"/>
          </w:divBdr>
        </w:div>
        <w:div w:id="56560113">
          <w:marLeft w:val="480"/>
          <w:marRight w:val="0"/>
          <w:marTop w:val="0"/>
          <w:marBottom w:val="0"/>
          <w:divBdr>
            <w:top w:val="none" w:sz="0" w:space="0" w:color="auto"/>
            <w:left w:val="none" w:sz="0" w:space="0" w:color="auto"/>
            <w:bottom w:val="none" w:sz="0" w:space="0" w:color="auto"/>
            <w:right w:val="none" w:sz="0" w:space="0" w:color="auto"/>
          </w:divBdr>
        </w:div>
        <w:div w:id="137648897">
          <w:marLeft w:val="480"/>
          <w:marRight w:val="0"/>
          <w:marTop w:val="0"/>
          <w:marBottom w:val="0"/>
          <w:divBdr>
            <w:top w:val="none" w:sz="0" w:space="0" w:color="auto"/>
            <w:left w:val="none" w:sz="0" w:space="0" w:color="auto"/>
            <w:bottom w:val="none" w:sz="0" w:space="0" w:color="auto"/>
            <w:right w:val="none" w:sz="0" w:space="0" w:color="auto"/>
          </w:divBdr>
        </w:div>
        <w:div w:id="188303028">
          <w:marLeft w:val="480"/>
          <w:marRight w:val="0"/>
          <w:marTop w:val="0"/>
          <w:marBottom w:val="0"/>
          <w:divBdr>
            <w:top w:val="none" w:sz="0" w:space="0" w:color="auto"/>
            <w:left w:val="none" w:sz="0" w:space="0" w:color="auto"/>
            <w:bottom w:val="none" w:sz="0" w:space="0" w:color="auto"/>
            <w:right w:val="none" w:sz="0" w:space="0" w:color="auto"/>
          </w:divBdr>
        </w:div>
        <w:div w:id="229775052">
          <w:marLeft w:val="480"/>
          <w:marRight w:val="0"/>
          <w:marTop w:val="0"/>
          <w:marBottom w:val="0"/>
          <w:divBdr>
            <w:top w:val="none" w:sz="0" w:space="0" w:color="auto"/>
            <w:left w:val="none" w:sz="0" w:space="0" w:color="auto"/>
            <w:bottom w:val="none" w:sz="0" w:space="0" w:color="auto"/>
            <w:right w:val="none" w:sz="0" w:space="0" w:color="auto"/>
          </w:divBdr>
        </w:div>
        <w:div w:id="260529941">
          <w:marLeft w:val="480"/>
          <w:marRight w:val="0"/>
          <w:marTop w:val="0"/>
          <w:marBottom w:val="0"/>
          <w:divBdr>
            <w:top w:val="none" w:sz="0" w:space="0" w:color="auto"/>
            <w:left w:val="none" w:sz="0" w:space="0" w:color="auto"/>
            <w:bottom w:val="none" w:sz="0" w:space="0" w:color="auto"/>
            <w:right w:val="none" w:sz="0" w:space="0" w:color="auto"/>
          </w:divBdr>
        </w:div>
        <w:div w:id="326639061">
          <w:marLeft w:val="480"/>
          <w:marRight w:val="0"/>
          <w:marTop w:val="0"/>
          <w:marBottom w:val="0"/>
          <w:divBdr>
            <w:top w:val="none" w:sz="0" w:space="0" w:color="auto"/>
            <w:left w:val="none" w:sz="0" w:space="0" w:color="auto"/>
            <w:bottom w:val="none" w:sz="0" w:space="0" w:color="auto"/>
            <w:right w:val="none" w:sz="0" w:space="0" w:color="auto"/>
          </w:divBdr>
        </w:div>
        <w:div w:id="394401623">
          <w:marLeft w:val="480"/>
          <w:marRight w:val="0"/>
          <w:marTop w:val="0"/>
          <w:marBottom w:val="0"/>
          <w:divBdr>
            <w:top w:val="none" w:sz="0" w:space="0" w:color="auto"/>
            <w:left w:val="none" w:sz="0" w:space="0" w:color="auto"/>
            <w:bottom w:val="none" w:sz="0" w:space="0" w:color="auto"/>
            <w:right w:val="none" w:sz="0" w:space="0" w:color="auto"/>
          </w:divBdr>
        </w:div>
        <w:div w:id="437411389">
          <w:marLeft w:val="480"/>
          <w:marRight w:val="0"/>
          <w:marTop w:val="0"/>
          <w:marBottom w:val="0"/>
          <w:divBdr>
            <w:top w:val="none" w:sz="0" w:space="0" w:color="auto"/>
            <w:left w:val="none" w:sz="0" w:space="0" w:color="auto"/>
            <w:bottom w:val="none" w:sz="0" w:space="0" w:color="auto"/>
            <w:right w:val="none" w:sz="0" w:space="0" w:color="auto"/>
          </w:divBdr>
        </w:div>
        <w:div w:id="539123358">
          <w:marLeft w:val="480"/>
          <w:marRight w:val="0"/>
          <w:marTop w:val="0"/>
          <w:marBottom w:val="0"/>
          <w:divBdr>
            <w:top w:val="none" w:sz="0" w:space="0" w:color="auto"/>
            <w:left w:val="none" w:sz="0" w:space="0" w:color="auto"/>
            <w:bottom w:val="none" w:sz="0" w:space="0" w:color="auto"/>
            <w:right w:val="none" w:sz="0" w:space="0" w:color="auto"/>
          </w:divBdr>
        </w:div>
        <w:div w:id="542595669">
          <w:marLeft w:val="480"/>
          <w:marRight w:val="0"/>
          <w:marTop w:val="0"/>
          <w:marBottom w:val="0"/>
          <w:divBdr>
            <w:top w:val="none" w:sz="0" w:space="0" w:color="auto"/>
            <w:left w:val="none" w:sz="0" w:space="0" w:color="auto"/>
            <w:bottom w:val="none" w:sz="0" w:space="0" w:color="auto"/>
            <w:right w:val="none" w:sz="0" w:space="0" w:color="auto"/>
          </w:divBdr>
        </w:div>
        <w:div w:id="614363125">
          <w:marLeft w:val="480"/>
          <w:marRight w:val="0"/>
          <w:marTop w:val="0"/>
          <w:marBottom w:val="0"/>
          <w:divBdr>
            <w:top w:val="none" w:sz="0" w:space="0" w:color="auto"/>
            <w:left w:val="none" w:sz="0" w:space="0" w:color="auto"/>
            <w:bottom w:val="none" w:sz="0" w:space="0" w:color="auto"/>
            <w:right w:val="none" w:sz="0" w:space="0" w:color="auto"/>
          </w:divBdr>
        </w:div>
        <w:div w:id="638388429">
          <w:marLeft w:val="480"/>
          <w:marRight w:val="0"/>
          <w:marTop w:val="0"/>
          <w:marBottom w:val="0"/>
          <w:divBdr>
            <w:top w:val="none" w:sz="0" w:space="0" w:color="auto"/>
            <w:left w:val="none" w:sz="0" w:space="0" w:color="auto"/>
            <w:bottom w:val="none" w:sz="0" w:space="0" w:color="auto"/>
            <w:right w:val="none" w:sz="0" w:space="0" w:color="auto"/>
          </w:divBdr>
        </w:div>
        <w:div w:id="644897189">
          <w:marLeft w:val="480"/>
          <w:marRight w:val="0"/>
          <w:marTop w:val="0"/>
          <w:marBottom w:val="0"/>
          <w:divBdr>
            <w:top w:val="none" w:sz="0" w:space="0" w:color="auto"/>
            <w:left w:val="none" w:sz="0" w:space="0" w:color="auto"/>
            <w:bottom w:val="none" w:sz="0" w:space="0" w:color="auto"/>
            <w:right w:val="none" w:sz="0" w:space="0" w:color="auto"/>
          </w:divBdr>
        </w:div>
        <w:div w:id="676730814">
          <w:marLeft w:val="480"/>
          <w:marRight w:val="0"/>
          <w:marTop w:val="0"/>
          <w:marBottom w:val="0"/>
          <w:divBdr>
            <w:top w:val="none" w:sz="0" w:space="0" w:color="auto"/>
            <w:left w:val="none" w:sz="0" w:space="0" w:color="auto"/>
            <w:bottom w:val="none" w:sz="0" w:space="0" w:color="auto"/>
            <w:right w:val="none" w:sz="0" w:space="0" w:color="auto"/>
          </w:divBdr>
        </w:div>
        <w:div w:id="693580108">
          <w:marLeft w:val="480"/>
          <w:marRight w:val="0"/>
          <w:marTop w:val="0"/>
          <w:marBottom w:val="0"/>
          <w:divBdr>
            <w:top w:val="none" w:sz="0" w:space="0" w:color="auto"/>
            <w:left w:val="none" w:sz="0" w:space="0" w:color="auto"/>
            <w:bottom w:val="none" w:sz="0" w:space="0" w:color="auto"/>
            <w:right w:val="none" w:sz="0" w:space="0" w:color="auto"/>
          </w:divBdr>
        </w:div>
        <w:div w:id="785782056">
          <w:marLeft w:val="480"/>
          <w:marRight w:val="0"/>
          <w:marTop w:val="0"/>
          <w:marBottom w:val="0"/>
          <w:divBdr>
            <w:top w:val="none" w:sz="0" w:space="0" w:color="auto"/>
            <w:left w:val="none" w:sz="0" w:space="0" w:color="auto"/>
            <w:bottom w:val="none" w:sz="0" w:space="0" w:color="auto"/>
            <w:right w:val="none" w:sz="0" w:space="0" w:color="auto"/>
          </w:divBdr>
        </w:div>
        <w:div w:id="811874859">
          <w:marLeft w:val="480"/>
          <w:marRight w:val="0"/>
          <w:marTop w:val="0"/>
          <w:marBottom w:val="0"/>
          <w:divBdr>
            <w:top w:val="none" w:sz="0" w:space="0" w:color="auto"/>
            <w:left w:val="none" w:sz="0" w:space="0" w:color="auto"/>
            <w:bottom w:val="none" w:sz="0" w:space="0" w:color="auto"/>
            <w:right w:val="none" w:sz="0" w:space="0" w:color="auto"/>
          </w:divBdr>
        </w:div>
        <w:div w:id="821314346">
          <w:marLeft w:val="480"/>
          <w:marRight w:val="0"/>
          <w:marTop w:val="0"/>
          <w:marBottom w:val="0"/>
          <w:divBdr>
            <w:top w:val="none" w:sz="0" w:space="0" w:color="auto"/>
            <w:left w:val="none" w:sz="0" w:space="0" w:color="auto"/>
            <w:bottom w:val="none" w:sz="0" w:space="0" w:color="auto"/>
            <w:right w:val="none" w:sz="0" w:space="0" w:color="auto"/>
          </w:divBdr>
        </w:div>
        <w:div w:id="830483522">
          <w:marLeft w:val="480"/>
          <w:marRight w:val="0"/>
          <w:marTop w:val="0"/>
          <w:marBottom w:val="0"/>
          <w:divBdr>
            <w:top w:val="none" w:sz="0" w:space="0" w:color="auto"/>
            <w:left w:val="none" w:sz="0" w:space="0" w:color="auto"/>
            <w:bottom w:val="none" w:sz="0" w:space="0" w:color="auto"/>
            <w:right w:val="none" w:sz="0" w:space="0" w:color="auto"/>
          </w:divBdr>
        </w:div>
        <w:div w:id="836726833">
          <w:marLeft w:val="480"/>
          <w:marRight w:val="0"/>
          <w:marTop w:val="0"/>
          <w:marBottom w:val="0"/>
          <w:divBdr>
            <w:top w:val="none" w:sz="0" w:space="0" w:color="auto"/>
            <w:left w:val="none" w:sz="0" w:space="0" w:color="auto"/>
            <w:bottom w:val="none" w:sz="0" w:space="0" w:color="auto"/>
            <w:right w:val="none" w:sz="0" w:space="0" w:color="auto"/>
          </w:divBdr>
        </w:div>
        <w:div w:id="872621948">
          <w:marLeft w:val="480"/>
          <w:marRight w:val="0"/>
          <w:marTop w:val="0"/>
          <w:marBottom w:val="0"/>
          <w:divBdr>
            <w:top w:val="none" w:sz="0" w:space="0" w:color="auto"/>
            <w:left w:val="none" w:sz="0" w:space="0" w:color="auto"/>
            <w:bottom w:val="none" w:sz="0" w:space="0" w:color="auto"/>
            <w:right w:val="none" w:sz="0" w:space="0" w:color="auto"/>
          </w:divBdr>
        </w:div>
        <w:div w:id="908225839">
          <w:marLeft w:val="480"/>
          <w:marRight w:val="0"/>
          <w:marTop w:val="0"/>
          <w:marBottom w:val="0"/>
          <w:divBdr>
            <w:top w:val="none" w:sz="0" w:space="0" w:color="auto"/>
            <w:left w:val="none" w:sz="0" w:space="0" w:color="auto"/>
            <w:bottom w:val="none" w:sz="0" w:space="0" w:color="auto"/>
            <w:right w:val="none" w:sz="0" w:space="0" w:color="auto"/>
          </w:divBdr>
        </w:div>
        <w:div w:id="934751333">
          <w:marLeft w:val="480"/>
          <w:marRight w:val="0"/>
          <w:marTop w:val="0"/>
          <w:marBottom w:val="0"/>
          <w:divBdr>
            <w:top w:val="none" w:sz="0" w:space="0" w:color="auto"/>
            <w:left w:val="none" w:sz="0" w:space="0" w:color="auto"/>
            <w:bottom w:val="none" w:sz="0" w:space="0" w:color="auto"/>
            <w:right w:val="none" w:sz="0" w:space="0" w:color="auto"/>
          </w:divBdr>
        </w:div>
        <w:div w:id="940336383">
          <w:marLeft w:val="480"/>
          <w:marRight w:val="0"/>
          <w:marTop w:val="0"/>
          <w:marBottom w:val="0"/>
          <w:divBdr>
            <w:top w:val="none" w:sz="0" w:space="0" w:color="auto"/>
            <w:left w:val="none" w:sz="0" w:space="0" w:color="auto"/>
            <w:bottom w:val="none" w:sz="0" w:space="0" w:color="auto"/>
            <w:right w:val="none" w:sz="0" w:space="0" w:color="auto"/>
          </w:divBdr>
        </w:div>
        <w:div w:id="968823535">
          <w:marLeft w:val="480"/>
          <w:marRight w:val="0"/>
          <w:marTop w:val="0"/>
          <w:marBottom w:val="0"/>
          <w:divBdr>
            <w:top w:val="none" w:sz="0" w:space="0" w:color="auto"/>
            <w:left w:val="none" w:sz="0" w:space="0" w:color="auto"/>
            <w:bottom w:val="none" w:sz="0" w:space="0" w:color="auto"/>
            <w:right w:val="none" w:sz="0" w:space="0" w:color="auto"/>
          </w:divBdr>
        </w:div>
        <w:div w:id="988753782">
          <w:marLeft w:val="480"/>
          <w:marRight w:val="0"/>
          <w:marTop w:val="0"/>
          <w:marBottom w:val="0"/>
          <w:divBdr>
            <w:top w:val="none" w:sz="0" w:space="0" w:color="auto"/>
            <w:left w:val="none" w:sz="0" w:space="0" w:color="auto"/>
            <w:bottom w:val="none" w:sz="0" w:space="0" w:color="auto"/>
            <w:right w:val="none" w:sz="0" w:space="0" w:color="auto"/>
          </w:divBdr>
        </w:div>
        <w:div w:id="1029180881">
          <w:marLeft w:val="480"/>
          <w:marRight w:val="0"/>
          <w:marTop w:val="0"/>
          <w:marBottom w:val="0"/>
          <w:divBdr>
            <w:top w:val="none" w:sz="0" w:space="0" w:color="auto"/>
            <w:left w:val="none" w:sz="0" w:space="0" w:color="auto"/>
            <w:bottom w:val="none" w:sz="0" w:space="0" w:color="auto"/>
            <w:right w:val="none" w:sz="0" w:space="0" w:color="auto"/>
          </w:divBdr>
        </w:div>
        <w:div w:id="1091122153">
          <w:marLeft w:val="480"/>
          <w:marRight w:val="0"/>
          <w:marTop w:val="0"/>
          <w:marBottom w:val="0"/>
          <w:divBdr>
            <w:top w:val="none" w:sz="0" w:space="0" w:color="auto"/>
            <w:left w:val="none" w:sz="0" w:space="0" w:color="auto"/>
            <w:bottom w:val="none" w:sz="0" w:space="0" w:color="auto"/>
            <w:right w:val="none" w:sz="0" w:space="0" w:color="auto"/>
          </w:divBdr>
        </w:div>
        <w:div w:id="1091437246">
          <w:marLeft w:val="480"/>
          <w:marRight w:val="0"/>
          <w:marTop w:val="0"/>
          <w:marBottom w:val="0"/>
          <w:divBdr>
            <w:top w:val="none" w:sz="0" w:space="0" w:color="auto"/>
            <w:left w:val="none" w:sz="0" w:space="0" w:color="auto"/>
            <w:bottom w:val="none" w:sz="0" w:space="0" w:color="auto"/>
            <w:right w:val="none" w:sz="0" w:space="0" w:color="auto"/>
          </w:divBdr>
        </w:div>
        <w:div w:id="1094983362">
          <w:marLeft w:val="480"/>
          <w:marRight w:val="0"/>
          <w:marTop w:val="0"/>
          <w:marBottom w:val="0"/>
          <w:divBdr>
            <w:top w:val="none" w:sz="0" w:space="0" w:color="auto"/>
            <w:left w:val="none" w:sz="0" w:space="0" w:color="auto"/>
            <w:bottom w:val="none" w:sz="0" w:space="0" w:color="auto"/>
            <w:right w:val="none" w:sz="0" w:space="0" w:color="auto"/>
          </w:divBdr>
        </w:div>
        <w:div w:id="1202282997">
          <w:marLeft w:val="480"/>
          <w:marRight w:val="0"/>
          <w:marTop w:val="0"/>
          <w:marBottom w:val="0"/>
          <w:divBdr>
            <w:top w:val="none" w:sz="0" w:space="0" w:color="auto"/>
            <w:left w:val="none" w:sz="0" w:space="0" w:color="auto"/>
            <w:bottom w:val="none" w:sz="0" w:space="0" w:color="auto"/>
            <w:right w:val="none" w:sz="0" w:space="0" w:color="auto"/>
          </w:divBdr>
        </w:div>
        <w:div w:id="1210416909">
          <w:marLeft w:val="480"/>
          <w:marRight w:val="0"/>
          <w:marTop w:val="0"/>
          <w:marBottom w:val="0"/>
          <w:divBdr>
            <w:top w:val="none" w:sz="0" w:space="0" w:color="auto"/>
            <w:left w:val="none" w:sz="0" w:space="0" w:color="auto"/>
            <w:bottom w:val="none" w:sz="0" w:space="0" w:color="auto"/>
            <w:right w:val="none" w:sz="0" w:space="0" w:color="auto"/>
          </w:divBdr>
        </w:div>
        <w:div w:id="1218475712">
          <w:marLeft w:val="480"/>
          <w:marRight w:val="0"/>
          <w:marTop w:val="0"/>
          <w:marBottom w:val="0"/>
          <w:divBdr>
            <w:top w:val="none" w:sz="0" w:space="0" w:color="auto"/>
            <w:left w:val="none" w:sz="0" w:space="0" w:color="auto"/>
            <w:bottom w:val="none" w:sz="0" w:space="0" w:color="auto"/>
            <w:right w:val="none" w:sz="0" w:space="0" w:color="auto"/>
          </w:divBdr>
        </w:div>
        <w:div w:id="1240941007">
          <w:marLeft w:val="480"/>
          <w:marRight w:val="0"/>
          <w:marTop w:val="0"/>
          <w:marBottom w:val="0"/>
          <w:divBdr>
            <w:top w:val="none" w:sz="0" w:space="0" w:color="auto"/>
            <w:left w:val="none" w:sz="0" w:space="0" w:color="auto"/>
            <w:bottom w:val="none" w:sz="0" w:space="0" w:color="auto"/>
            <w:right w:val="none" w:sz="0" w:space="0" w:color="auto"/>
          </w:divBdr>
        </w:div>
        <w:div w:id="1243493990">
          <w:marLeft w:val="480"/>
          <w:marRight w:val="0"/>
          <w:marTop w:val="0"/>
          <w:marBottom w:val="0"/>
          <w:divBdr>
            <w:top w:val="none" w:sz="0" w:space="0" w:color="auto"/>
            <w:left w:val="none" w:sz="0" w:space="0" w:color="auto"/>
            <w:bottom w:val="none" w:sz="0" w:space="0" w:color="auto"/>
            <w:right w:val="none" w:sz="0" w:space="0" w:color="auto"/>
          </w:divBdr>
        </w:div>
        <w:div w:id="1285841935">
          <w:marLeft w:val="480"/>
          <w:marRight w:val="0"/>
          <w:marTop w:val="0"/>
          <w:marBottom w:val="0"/>
          <w:divBdr>
            <w:top w:val="none" w:sz="0" w:space="0" w:color="auto"/>
            <w:left w:val="none" w:sz="0" w:space="0" w:color="auto"/>
            <w:bottom w:val="none" w:sz="0" w:space="0" w:color="auto"/>
            <w:right w:val="none" w:sz="0" w:space="0" w:color="auto"/>
          </w:divBdr>
        </w:div>
        <w:div w:id="1319072294">
          <w:marLeft w:val="480"/>
          <w:marRight w:val="0"/>
          <w:marTop w:val="0"/>
          <w:marBottom w:val="0"/>
          <w:divBdr>
            <w:top w:val="none" w:sz="0" w:space="0" w:color="auto"/>
            <w:left w:val="none" w:sz="0" w:space="0" w:color="auto"/>
            <w:bottom w:val="none" w:sz="0" w:space="0" w:color="auto"/>
            <w:right w:val="none" w:sz="0" w:space="0" w:color="auto"/>
          </w:divBdr>
        </w:div>
        <w:div w:id="1332684410">
          <w:marLeft w:val="480"/>
          <w:marRight w:val="0"/>
          <w:marTop w:val="0"/>
          <w:marBottom w:val="0"/>
          <w:divBdr>
            <w:top w:val="none" w:sz="0" w:space="0" w:color="auto"/>
            <w:left w:val="none" w:sz="0" w:space="0" w:color="auto"/>
            <w:bottom w:val="none" w:sz="0" w:space="0" w:color="auto"/>
            <w:right w:val="none" w:sz="0" w:space="0" w:color="auto"/>
          </w:divBdr>
        </w:div>
        <w:div w:id="1354652299">
          <w:marLeft w:val="480"/>
          <w:marRight w:val="0"/>
          <w:marTop w:val="0"/>
          <w:marBottom w:val="0"/>
          <w:divBdr>
            <w:top w:val="none" w:sz="0" w:space="0" w:color="auto"/>
            <w:left w:val="none" w:sz="0" w:space="0" w:color="auto"/>
            <w:bottom w:val="none" w:sz="0" w:space="0" w:color="auto"/>
            <w:right w:val="none" w:sz="0" w:space="0" w:color="auto"/>
          </w:divBdr>
        </w:div>
        <w:div w:id="1462724150">
          <w:marLeft w:val="480"/>
          <w:marRight w:val="0"/>
          <w:marTop w:val="0"/>
          <w:marBottom w:val="0"/>
          <w:divBdr>
            <w:top w:val="none" w:sz="0" w:space="0" w:color="auto"/>
            <w:left w:val="none" w:sz="0" w:space="0" w:color="auto"/>
            <w:bottom w:val="none" w:sz="0" w:space="0" w:color="auto"/>
            <w:right w:val="none" w:sz="0" w:space="0" w:color="auto"/>
          </w:divBdr>
        </w:div>
        <w:div w:id="1641959694">
          <w:marLeft w:val="480"/>
          <w:marRight w:val="0"/>
          <w:marTop w:val="0"/>
          <w:marBottom w:val="0"/>
          <w:divBdr>
            <w:top w:val="none" w:sz="0" w:space="0" w:color="auto"/>
            <w:left w:val="none" w:sz="0" w:space="0" w:color="auto"/>
            <w:bottom w:val="none" w:sz="0" w:space="0" w:color="auto"/>
            <w:right w:val="none" w:sz="0" w:space="0" w:color="auto"/>
          </w:divBdr>
        </w:div>
        <w:div w:id="1706327939">
          <w:marLeft w:val="480"/>
          <w:marRight w:val="0"/>
          <w:marTop w:val="0"/>
          <w:marBottom w:val="0"/>
          <w:divBdr>
            <w:top w:val="none" w:sz="0" w:space="0" w:color="auto"/>
            <w:left w:val="none" w:sz="0" w:space="0" w:color="auto"/>
            <w:bottom w:val="none" w:sz="0" w:space="0" w:color="auto"/>
            <w:right w:val="none" w:sz="0" w:space="0" w:color="auto"/>
          </w:divBdr>
        </w:div>
        <w:div w:id="1710641636">
          <w:marLeft w:val="480"/>
          <w:marRight w:val="0"/>
          <w:marTop w:val="0"/>
          <w:marBottom w:val="0"/>
          <w:divBdr>
            <w:top w:val="none" w:sz="0" w:space="0" w:color="auto"/>
            <w:left w:val="none" w:sz="0" w:space="0" w:color="auto"/>
            <w:bottom w:val="none" w:sz="0" w:space="0" w:color="auto"/>
            <w:right w:val="none" w:sz="0" w:space="0" w:color="auto"/>
          </w:divBdr>
        </w:div>
        <w:div w:id="1740514159">
          <w:marLeft w:val="480"/>
          <w:marRight w:val="0"/>
          <w:marTop w:val="0"/>
          <w:marBottom w:val="0"/>
          <w:divBdr>
            <w:top w:val="none" w:sz="0" w:space="0" w:color="auto"/>
            <w:left w:val="none" w:sz="0" w:space="0" w:color="auto"/>
            <w:bottom w:val="none" w:sz="0" w:space="0" w:color="auto"/>
            <w:right w:val="none" w:sz="0" w:space="0" w:color="auto"/>
          </w:divBdr>
        </w:div>
        <w:div w:id="1869678676">
          <w:marLeft w:val="480"/>
          <w:marRight w:val="0"/>
          <w:marTop w:val="0"/>
          <w:marBottom w:val="0"/>
          <w:divBdr>
            <w:top w:val="none" w:sz="0" w:space="0" w:color="auto"/>
            <w:left w:val="none" w:sz="0" w:space="0" w:color="auto"/>
            <w:bottom w:val="none" w:sz="0" w:space="0" w:color="auto"/>
            <w:right w:val="none" w:sz="0" w:space="0" w:color="auto"/>
          </w:divBdr>
        </w:div>
        <w:div w:id="1884443172">
          <w:marLeft w:val="480"/>
          <w:marRight w:val="0"/>
          <w:marTop w:val="0"/>
          <w:marBottom w:val="0"/>
          <w:divBdr>
            <w:top w:val="none" w:sz="0" w:space="0" w:color="auto"/>
            <w:left w:val="none" w:sz="0" w:space="0" w:color="auto"/>
            <w:bottom w:val="none" w:sz="0" w:space="0" w:color="auto"/>
            <w:right w:val="none" w:sz="0" w:space="0" w:color="auto"/>
          </w:divBdr>
        </w:div>
        <w:div w:id="1995790597">
          <w:marLeft w:val="480"/>
          <w:marRight w:val="0"/>
          <w:marTop w:val="0"/>
          <w:marBottom w:val="0"/>
          <w:divBdr>
            <w:top w:val="none" w:sz="0" w:space="0" w:color="auto"/>
            <w:left w:val="none" w:sz="0" w:space="0" w:color="auto"/>
            <w:bottom w:val="none" w:sz="0" w:space="0" w:color="auto"/>
            <w:right w:val="none" w:sz="0" w:space="0" w:color="auto"/>
          </w:divBdr>
        </w:div>
        <w:div w:id="2022656695">
          <w:marLeft w:val="480"/>
          <w:marRight w:val="0"/>
          <w:marTop w:val="0"/>
          <w:marBottom w:val="0"/>
          <w:divBdr>
            <w:top w:val="none" w:sz="0" w:space="0" w:color="auto"/>
            <w:left w:val="none" w:sz="0" w:space="0" w:color="auto"/>
            <w:bottom w:val="none" w:sz="0" w:space="0" w:color="auto"/>
            <w:right w:val="none" w:sz="0" w:space="0" w:color="auto"/>
          </w:divBdr>
        </w:div>
        <w:div w:id="2052026113">
          <w:marLeft w:val="480"/>
          <w:marRight w:val="0"/>
          <w:marTop w:val="0"/>
          <w:marBottom w:val="0"/>
          <w:divBdr>
            <w:top w:val="none" w:sz="0" w:space="0" w:color="auto"/>
            <w:left w:val="none" w:sz="0" w:space="0" w:color="auto"/>
            <w:bottom w:val="none" w:sz="0" w:space="0" w:color="auto"/>
            <w:right w:val="none" w:sz="0" w:space="0" w:color="auto"/>
          </w:divBdr>
        </w:div>
        <w:div w:id="2085646244">
          <w:marLeft w:val="480"/>
          <w:marRight w:val="0"/>
          <w:marTop w:val="0"/>
          <w:marBottom w:val="0"/>
          <w:divBdr>
            <w:top w:val="none" w:sz="0" w:space="0" w:color="auto"/>
            <w:left w:val="none" w:sz="0" w:space="0" w:color="auto"/>
            <w:bottom w:val="none" w:sz="0" w:space="0" w:color="auto"/>
            <w:right w:val="none" w:sz="0" w:space="0" w:color="auto"/>
          </w:divBdr>
        </w:div>
        <w:div w:id="2110850290">
          <w:marLeft w:val="480"/>
          <w:marRight w:val="0"/>
          <w:marTop w:val="0"/>
          <w:marBottom w:val="0"/>
          <w:divBdr>
            <w:top w:val="none" w:sz="0" w:space="0" w:color="auto"/>
            <w:left w:val="none" w:sz="0" w:space="0" w:color="auto"/>
            <w:bottom w:val="none" w:sz="0" w:space="0" w:color="auto"/>
            <w:right w:val="none" w:sz="0" w:space="0" w:color="auto"/>
          </w:divBdr>
        </w:div>
        <w:div w:id="2112236403">
          <w:marLeft w:val="480"/>
          <w:marRight w:val="0"/>
          <w:marTop w:val="0"/>
          <w:marBottom w:val="0"/>
          <w:divBdr>
            <w:top w:val="none" w:sz="0" w:space="0" w:color="auto"/>
            <w:left w:val="none" w:sz="0" w:space="0" w:color="auto"/>
            <w:bottom w:val="none" w:sz="0" w:space="0" w:color="auto"/>
            <w:right w:val="none" w:sz="0" w:space="0" w:color="auto"/>
          </w:divBdr>
        </w:div>
      </w:divsChild>
    </w:div>
    <w:div w:id="922761681">
      <w:marLeft w:val="640"/>
      <w:marRight w:val="0"/>
      <w:marTop w:val="0"/>
      <w:marBottom w:val="0"/>
      <w:divBdr>
        <w:top w:val="none" w:sz="0" w:space="0" w:color="auto"/>
        <w:left w:val="none" w:sz="0" w:space="0" w:color="auto"/>
        <w:bottom w:val="none" w:sz="0" w:space="0" w:color="auto"/>
        <w:right w:val="none" w:sz="0" w:space="0" w:color="auto"/>
      </w:divBdr>
    </w:div>
    <w:div w:id="922882474">
      <w:marLeft w:val="640"/>
      <w:marRight w:val="0"/>
      <w:marTop w:val="0"/>
      <w:marBottom w:val="0"/>
      <w:divBdr>
        <w:top w:val="none" w:sz="0" w:space="0" w:color="auto"/>
        <w:left w:val="none" w:sz="0" w:space="0" w:color="auto"/>
        <w:bottom w:val="none" w:sz="0" w:space="0" w:color="auto"/>
        <w:right w:val="none" w:sz="0" w:space="0" w:color="auto"/>
      </w:divBdr>
    </w:div>
    <w:div w:id="922951973">
      <w:marLeft w:val="640"/>
      <w:marRight w:val="0"/>
      <w:marTop w:val="0"/>
      <w:marBottom w:val="0"/>
      <w:divBdr>
        <w:top w:val="none" w:sz="0" w:space="0" w:color="auto"/>
        <w:left w:val="none" w:sz="0" w:space="0" w:color="auto"/>
        <w:bottom w:val="none" w:sz="0" w:space="0" w:color="auto"/>
        <w:right w:val="none" w:sz="0" w:space="0" w:color="auto"/>
      </w:divBdr>
    </w:div>
    <w:div w:id="923958513">
      <w:marLeft w:val="640"/>
      <w:marRight w:val="0"/>
      <w:marTop w:val="0"/>
      <w:marBottom w:val="0"/>
      <w:divBdr>
        <w:top w:val="none" w:sz="0" w:space="0" w:color="auto"/>
        <w:left w:val="none" w:sz="0" w:space="0" w:color="auto"/>
        <w:bottom w:val="none" w:sz="0" w:space="0" w:color="auto"/>
        <w:right w:val="none" w:sz="0" w:space="0" w:color="auto"/>
      </w:divBdr>
    </w:div>
    <w:div w:id="924270140">
      <w:marLeft w:val="640"/>
      <w:marRight w:val="0"/>
      <w:marTop w:val="0"/>
      <w:marBottom w:val="0"/>
      <w:divBdr>
        <w:top w:val="none" w:sz="0" w:space="0" w:color="auto"/>
        <w:left w:val="none" w:sz="0" w:space="0" w:color="auto"/>
        <w:bottom w:val="none" w:sz="0" w:space="0" w:color="auto"/>
        <w:right w:val="none" w:sz="0" w:space="0" w:color="auto"/>
      </w:divBdr>
    </w:div>
    <w:div w:id="924612864">
      <w:marLeft w:val="640"/>
      <w:marRight w:val="0"/>
      <w:marTop w:val="0"/>
      <w:marBottom w:val="0"/>
      <w:divBdr>
        <w:top w:val="none" w:sz="0" w:space="0" w:color="auto"/>
        <w:left w:val="none" w:sz="0" w:space="0" w:color="auto"/>
        <w:bottom w:val="none" w:sz="0" w:space="0" w:color="auto"/>
        <w:right w:val="none" w:sz="0" w:space="0" w:color="auto"/>
      </w:divBdr>
    </w:div>
    <w:div w:id="925267334">
      <w:marLeft w:val="640"/>
      <w:marRight w:val="0"/>
      <w:marTop w:val="0"/>
      <w:marBottom w:val="0"/>
      <w:divBdr>
        <w:top w:val="none" w:sz="0" w:space="0" w:color="auto"/>
        <w:left w:val="none" w:sz="0" w:space="0" w:color="auto"/>
        <w:bottom w:val="none" w:sz="0" w:space="0" w:color="auto"/>
        <w:right w:val="none" w:sz="0" w:space="0" w:color="auto"/>
      </w:divBdr>
    </w:div>
    <w:div w:id="925305406">
      <w:marLeft w:val="640"/>
      <w:marRight w:val="0"/>
      <w:marTop w:val="0"/>
      <w:marBottom w:val="0"/>
      <w:divBdr>
        <w:top w:val="none" w:sz="0" w:space="0" w:color="auto"/>
        <w:left w:val="none" w:sz="0" w:space="0" w:color="auto"/>
        <w:bottom w:val="none" w:sz="0" w:space="0" w:color="auto"/>
        <w:right w:val="none" w:sz="0" w:space="0" w:color="auto"/>
      </w:divBdr>
    </w:div>
    <w:div w:id="925529587">
      <w:marLeft w:val="640"/>
      <w:marRight w:val="0"/>
      <w:marTop w:val="0"/>
      <w:marBottom w:val="0"/>
      <w:divBdr>
        <w:top w:val="none" w:sz="0" w:space="0" w:color="auto"/>
        <w:left w:val="none" w:sz="0" w:space="0" w:color="auto"/>
        <w:bottom w:val="none" w:sz="0" w:space="0" w:color="auto"/>
        <w:right w:val="none" w:sz="0" w:space="0" w:color="auto"/>
      </w:divBdr>
    </w:div>
    <w:div w:id="926495667">
      <w:bodyDiv w:val="1"/>
      <w:marLeft w:val="0"/>
      <w:marRight w:val="0"/>
      <w:marTop w:val="0"/>
      <w:marBottom w:val="0"/>
      <w:divBdr>
        <w:top w:val="none" w:sz="0" w:space="0" w:color="auto"/>
        <w:left w:val="none" w:sz="0" w:space="0" w:color="auto"/>
        <w:bottom w:val="none" w:sz="0" w:space="0" w:color="auto"/>
        <w:right w:val="none" w:sz="0" w:space="0" w:color="auto"/>
      </w:divBdr>
    </w:div>
    <w:div w:id="926503196">
      <w:marLeft w:val="640"/>
      <w:marRight w:val="0"/>
      <w:marTop w:val="0"/>
      <w:marBottom w:val="0"/>
      <w:divBdr>
        <w:top w:val="none" w:sz="0" w:space="0" w:color="auto"/>
        <w:left w:val="none" w:sz="0" w:space="0" w:color="auto"/>
        <w:bottom w:val="none" w:sz="0" w:space="0" w:color="auto"/>
        <w:right w:val="none" w:sz="0" w:space="0" w:color="auto"/>
      </w:divBdr>
    </w:div>
    <w:div w:id="926960429">
      <w:marLeft w:val="640"/>
      <w:marRight w:val="0"/>
      <w:marTop w:val="0"/>
      <w:marBottom w:val="0"/>
      <w:divBdr>
        <w:top w:val="none" w:sz="0" w:space="0" w:color="auto"/>
        <w:left w:val="none" w:sz="0" w:space="0" w:color="auto"/>
        <w:bottom w:val="none" w:sz="0" w:space="0" w:color="auto"/>
        <w:right w:val="none" w:sz="0" w:space="0" w:color="auto"/>
      </w:divBdr>
    </w:div>
    <w:div w:id="927156451">
      <w:marLeft w:val="640"/>
      <w:marRight w:val="0"/>
      <w:marTop w:val="0"/>
      <w:marBottom w:val="0"/>
      <w:divBdr>
        <w:top w:val="none" w:sz="0" w:space="0" w:color="auto"/>
        <w:left w:val="none" w:sz="0" w:space="0" w:color="auto"/>
        <w:bottom w:val="none" w:sz="0" w:space="0" w:color="auto"/>
        <w:right w:val="none" w:sz="0" w:space="0" w:color="auto"/>
      </w:divBdr>
    </w:div>
    <w:div w:id="927805619">
      <w:marLeft w:val="640"/>
      <w:marRight w:val="0"/>
      <w:marTop w:val="0"/>
      <w:marBottom w:val="0"/>
      <w:divBdr>
        <w:top w:val="none" w:sz="0" w:space="0" w:color="auto"/>
        <w:left w:val="none" w:sz="0" w:space="0" w:color="auto"/>
        <w:bottom w:val="none" w:sz="0" w:space="0" w:color="auto"/>
        <w:right w:val="none" w:sz="0" w:space="0" w:color="auto"/>
      </w:divBdr>
    </w:div>
    <w:div w:id="927811284">
      <w:bodyDiv w:val="1"/>
      <w:marLeft w:val="0"/>
      <w:marRight w:val="0"/>
      <w:marTop w:val="0"/>
      <w:marBottom w:val="0"/>
      <w:divBdr>
        <w:top w:val="none" w:sz="0" w:space="0" w:color="auto"/>
        <w:left w:val="none" w:sz="0" w:space="0" w:color="auto"/>
        <w:bottom w:val="none" w:sz="0" w:space="0" w:color="auto"/>
        <w:right w:val="none" w:sz="0" w:space="0" w:color="auto"/>
      </w:divBdr>
    </w:div>
    <w:div w:id="927890310">
      <w:marLeft w:val="640"/>
      <w:marRight w:val="0"/>
      <w:marTop w:val="0"/>
      <w:marBottom w:val="0"/>
      <w:divBdr>
        <w:top w:val="none" w:sz="0" w:space="0" w:color="auto"/>
        <w:left w:val="none" w:sz="0" w:space="0" w:color="auto"/>
        <w:bottom w:val="none" w:sz="0" w:space="0" w:color="auto"/>
        <w:right w:val="none" w:sz="0" w:space="0" w:color="auto"/>
      </w:divBdr>
    </w:div>
    <w:div w:id="928121138">
      <w:marLeft w:val="640"/>
      <w:marRight w:val="0"/>
      <w:marTop w:val="0"/>
      <w:marBottom w:val="0"/>
      <w:divBdr>
        <w:top w:val="none" w:sz="0" w:space="0" w:color="auto"/>
        <w:left w:val="none" w:sz="0" w:space="0" w:color="auto"/>
        <w:bottom w:val="none" w:sz="0" w:space="0" w:color="auto"/>
        <w:right w:val="none" w:sz="0" w:space="0" w:color="auto"/>
      </w:divBdr>
    </w:div>
    <w:div w:id="928194416">
      <w:marLeft w:val="640"/>
      <w:marRight w:val="0"/>
      <w:marTop w:val="0"/>
      <w:marBottom w:val="0"/>
      <w:divBdr>
        <w:top w:val="none" w:sz="0" w:space="0" w:color="auto"/>
        <w:left w:val="none" w:sz="0" w:space="0" w:color="auto"/>
        <w:bottom w:val="none" w:sz="0" w:space="0" w:color="auto"/>
        <w:right w:val="none" w:sz="0" w:space="0" w:color="auto"/>
      </w:divBdr>
    </w:div>
    <w:div w:id="928196229">
      <w:marLeft w:val="640"/>
      <w:marRight w:val="0"/>
      <w:marTop w:val="0"/>
      <w:marBottom w:val="0"/>
      <w:divBdr>
        <w:top w:val="none" w:sz="0" w:space="0" w:color="auto"/>
        <w:left w:val="none" w:sz="0" w:space="0" w:color="auto"/>
        <w:bottom w:val="none" w:sz="0" w:space="0" w:color="auto"/>
        <w:right w:val="none" w:sz="0" w:space="0" w:color="auto"/>
      </w:divBdr>
    </w:div>
    <w:div w:id="928465964">
      <w:marLeft w:val="640"/>
      <w:marRight w:val="0"/>
      <w:marTop w:val="0"/>
      <w:marBottom w:val="0"/>
      <w:divBdr>
        <w:top w:val="none" w:sz="0" w:space="0" w:color="auto"/>
        <w:left w:val="none" w:sz="0" w:space="0" w:color="auto"/>
        <w:bottom w:val="none" w:sz="0" w:space="0" w:color="auto"/>
        <w:right w:val="none" w:sz="0" w:space="0" w:color="auto"/>
      </w:divBdr>
    </w:div>
    <w:div w:id="929460411">
      <w:marLeft w:val="640"/>
      <w:marRight w:val="0"/>
      <w:marTop w:val="0"/>
      <w:marBottom w:val="0"/>
      <w:divBdr>
        <w:top w:val="none" w:sz="0" w:space="0" w:color="auto"/>
        <w:left w:val="none" w:sz="0" w:space="0" w:color="auto"/>
        <w:bottom w:val="none" w:sz="0" w:space="0" w:color="auto"/>
        <w:right w:val="none" w:sz="0" w:space="0" w:color="auto"/>
      </w:divBdr>
    </w:div>
    <w:div w:id="929504091">
      <w:marLeft w:val="640"/>
      <w:marRight w:val="0"/>
      <w:marTop w:val="0"/>
      <w:marBottom w:val="0"/>
      <w:divBdr>
        <w:top w:val="none" w:sz="0" w:space="0" w:color="auto"/>
        <w:left w:val="none" w:sz="0" w:space="0" w:color="auto"/>
        <w:bottom w:val="none" w:sz="0" w:space="0" w:color="auto"/>
        <w:right w:val="none" w:sz="0" w:space="0" w:color="auto"/>
      </w:divBdr>
    </w:div>
    <w:div w:id="929778071">
      <w:bodyDiv w:val="1"/>
      <w:marLeft w:val="0"/>
      <w:marRight w:val="0"/>
      <w:marTop w:val="0"/>
      <w:marBottom w:val="0"/>
      <w:divBdr>
        <w:top w:val="none" w:sz="0" w:space="0" w:color="auto"/>
        <w:left w:val="none" w:sz="0" w:space="0" w:color="auto"/>
        <w:bottom w:val="none" w:sz="0" w:space="0" w:color="auto"/>
        <w:right w:val="none" w:sz="0" w:space="0" w:color="auto"/>
      </w:divBdr>
    </w:div>
    <w:div w:id="930284856">
      <w:marLeft w:val="640"/>
      <w:marRight w:val="0"/>
      <w:marTop w:val="0"/>
      <w:marBottom w:val="0"/>
      <w:divBdr>
        <w:top w:val="none" w:sz="0" w:space="0" w:color="auto"/>
        <w:left w:val="none" w:sz="0" w:space="0" w:color="auto"/>
        <w:bottom w:val="none" w:sz="0" w:space="0" w:color="auto"/>
        <w:right w:val="none" w:sz="0" w:space="0" w:color="auto"/>
      </w:divBdr>
    </w:div>
    <w:div w:id="931088318">
      <w:marLeft w:val="640"/>
      <w:marRight w:val="0"/>
      <w:marTop w:val="0"/>
      <w:marBottom w:val="0"/>
      <w:divBdr>
        <w:top w:val="none" w:sz="0" w:space="0" w:color="auto"/>
        <w:left w:val="none" w:sz="0" w:space="0" w:color="auto"/>
        <w:bottom w:val="none" w:sz="0" w:space="0" w:color="auto"/>
        <w:right w:val="none" w:sz="0" w:space="0" w:color="auto"/>
      </w:divBdr>
    </w:div>
    <w:div w:id="931430133">
      <w:bodyDiv w:val="1"/>
      <w:marLeft w:val="0"/>
      <w:marRight w:val="0"/>
      <w:marTop w:val="0"/>
      <w:marBottom w:val="0"/>
      <w:divBdr>
        <w:top w:val="none" w:sz="0" w:space="0" w:color="auto"/>
        <w:left w:val="none" w:sz="0" w:space="0" w:color="auto"/>
        <w:bottom w:val="none" w:sz="0" w:space="0" w:color="auto"/>
        <w:right w:val="none" w:sz="0" w:space="0" w:color="auto"/>
      </w:divBdr>
    </w:div>
    <w:div w:id="931745955">
      <w:marLeft w:val="640"/>
      <w:marRight w:val="0"/>
      <w:marTop w:val="0"/>
      <w:marBottom w:val="0"/>
      <w:divBdr>
        <w:top w:val="none" w:sz="0" w:space="0" w:color="auto"/>
        <w:left w:val="none" w:sz="0" w:space="0" w:color="auto"/>
        <w:bottom w:val="none" w:sz="0" w:space="0" w:color="auto"/>
        <w:right w:val="none" w:sz="0" w:space="0" w:color="auto"/>
      </w:divBdr>
    </w:div>
    <w:div w:id="931816695">
      <w:marLeft w:val="640"/>
      <w:marRight w:val="0"/>
      <w:marTop w:val="0"/>
      <w:marBottom w:val="0"/>
      <w:divBdr>
        <w:top w:val="none" w:sz="0" w:space="0" w:color="auto"/>
        <w:left w:val="none" w:sz="0" w:space="0" w:color="auto"/>
        <w:bottom w:val="none" w:sz="0" w:space="0" w:color="auto"/>
        <w:right w:val="none" w:sz="0" w:space="0" w:color="auto"/>
      </w:divBdr>
    </w:div>
    <w:div w:id="931818687">
      <w:bodyDiv w:val="1"/>
      <w:marLeft w:val="0"/>
      <w:marRight w:val="0"/>
      <w:marTop w:val="0"/>
      <w:marBottom w:val="0"/>
      <w:divBdr>
        <w:top w:val="none" w:sz="0" w:space="0" w:color="auto"/>
        <w:left w:val="none" w:sz="0" w:space="0" w:color="auto"/>
        <w:bottom w:val="none" w:sz="0" w:space="0" w:color="auto"/>
        <w:right w:val="none" w:sz="0" w:space="0" w:color="auto"/>
      </w:divBdr>
      <w:divsChild>
        <w:div w:id="118496686">
          <w:marLeft w:val="480"/>
          <w:marRight w:val="0"/>
          <w:marTop w:val="0"/>
          <w:marBottom w:val="0"/>
          <w:divBdr>
            <w:top w:val="none" w:sz="0" w:space="0" w:color="auto"/>
            <w:left w:val="none" w:sz="0" w:space="0" w:color="auto"/>
            <w:bottom w:val="none" w:sz="0" w:space="0" w:color="auto"/>
            <w:right w:val="none" w:sz="0" w:space="0" w:color="auto"/>
          </w:divBdr>
        </w:div>
        <w:div w:id="176163263">
          <w:marLeft w:val="480"/>
          <w:marRight w:val="0"/>
          <w:marTop w:val="0"/>
          <w:marBottom w:val="0"/>
          <w:divBdr>
            <w:top w:val="none" w:sz="0" w:space="0" w:color="auto"/>
            <w:left w:val="none" w:sz="0" w:space="0" w:color="auto"/>
            <w:bottom w:val="none" w:sz="0" w:space="0" w:color="auto"/>
            <w:right w:val="none" w:sz="0" w:space="0" w:color="auto"/>
          </w:divBdr>
        </w:div>
        <w:div w:id="206070020">
          <w:marLeft w:val="480"/>
          <w:marRight w:val="0"/>
          <w:marTop w:val="0"/>
          <w:marBottom w:val="0"/>
          <w:divBdr>
            <w:top w:val="none" w:sz="0" w:space="0" w:color="auto"/>
            <w:left w:val="none" w:sz="0" w:space="0" w:color="auto"/>
            <w:bottom w:val="none" w:sz="0" w:space="0" w:color="auto"/>
            <w:right w:val="none" w:sz="0" w:space="0" w:color="auto"/>
          </w:divBdr>
        </w:div>
        <w:div w:id="213276256">
          <w:marLeft w:val="480"/>
          <w:marRight w:val="0"/>
          <w:marTop w:val="0"/>
          <w:marBottom w:val="0"/>
          <w:divBdr>
            <w:top w:val="none" w:sz="0" w:space="0" w:color="auto"/>
            <w:left w:val="none" w:sz="0" w:space="0" w:color="auto"/>
            <w:bottom w:val="none" w:sz="0" w:space="0" w:color="auto"/>
            <w:right w:val="none" w:sz="0" w:space="0" w:color="auto"/>
          </w:divBdr>
        </w:div>
        <w:div w:id="236912869">
          <w:marLeft w:val="480"/>
          <w:marRight w:val="0"/>
          <w:marTop w:val="0"/>
          <w:marBottom w:val="0"/>
          <w:divBdr>
            <w:top w:val="none" w:sz="0" w:space="0" w:color="auto"/>
            <w:left w:val="none" w:sz="0" w:space="0" w:color="auto"/>
            <w:bottom w:val="none" w:sz="0" w:space="0" w:color="auto"/>
            <w:right w:val="none" w:sz="0" w:space="0" w:color="auto"/>
          </w:divBdr>
        </w:div>
        <w:div w:id="243728385">
          <w:marLeft w:val="480"/>
          <w:marRight w:val="0"/>
          <w:marTop w:val="0"/>
          <w:marBottom w:val="0"/>
          <w:divBdr>
            <w:top w:val="none" w:sz="0" w:space="0" w:color="auto"/>
            <w:left w:val="none" w:sz="0" w:space="0" w:color="auto"/>
            <w:bottom w:val="none" w:sz="0" w:space="0" w:color="auto"/>
            <w:right w:val="none" w:sz="0" w:space="0" w:color="auto"/>
          </w:divBdr>
        </w:div>
        <w:div w:id="262341216">
          <w:marLeft w:val="480"/>
          <w:marRight w:val="0"/>
          <w:marTop w:val="0"/>
          <w:marBottom w:val="0"/>
          <w:divBdr>
            <w:top w:val="none" w:sz="0" w:space="0" w:color="auto"/>
            <w:left w:val="none" w:sz="0" w:space="0" w:color="auto"/>
            <w:bottom w:val="none" w:sz="0" w:space="0" w:color="auto"/>
            <w:right w:val="none" w:sz="0" w:space="0" w:color="auto"/>
          </w:divBdr>
        </w:div>
        <w:div w:id="265816459">
          <w:marLeft w:val="480"/>
          <w:marRight w:val="0"/>
          <w:marTop w:val="0"/>
          <w:marBottom w:val="0"/>
          <w:divBdr>
            <w:top w:val="none" w:sz="0" w:space="0" w:color="auto"/>
            <w:left w:val="none" w:sz="0" w:space="0" w:color="auto"/>
            <w:bottom w:val="none" w:sz="0" w:space="0" w:color="auto"/>
            <w:right w:val="none" w:sz="0" w:space="0" w:color="auto"/>
          </w:divBdr>
        </w:div>
        <w:div w:id="338394118">
          <w:marLeft w:val="480"/>
          <w:marRight w:val="0"/>
          <w:marTop w:val="0"/>
          <w:marBottom w:val="0"/>
          <w:divBdr>
            <w:top w:val="none" w:sz="0" w:space="0" w:color="auto"/>
            <w:left w:val="none" w:sz="0" w:space="0" w:color="auto"/>
            <w:bottom w:val="none" w:sz="0" w:space="0" w:color="auto"/>
            <w:right w:val="none" w:sz="0" w:space="0" w:color="auto"/>
          </w:divBdr>
        </w:div>
        <w:div w:id="360015151">
          <w:marLeft w:val="480"/>
          <w:marRight w:val="0"/>
          <w:marTop w:val="0"/>
          <w:marBottom w:val="0"/>
          <w:divBdr>
            <w:top w:val="none" w:sz="0" w:space="0" w:color="auto"/>
            <w:left w:val="none" w:sz="0" w:space="0" w:color="auto"/>
            <w:bottom w:val="none" w:sz="0" w:space="0" w:color="auto"/>
            <w:right w:val="none" w:sz="0" w:space="0" w:color="auto"/>
          </w:divBdr>
        </w:div>
        <w:div w:id="368844903">
          <w:marLeft w:val="480"/>
          <w:marRight w:val="0"/>
          <w:marTop w:val="0"/>
          <w:marBottom w:val="0"/>
          <w:divBdr>
            <w:top w:val="none" w:sz="0" w:space="0" w:color="auto"/>
            <w:left w:val="none" w:sz="0" w:space="0" w:color="auto"/>
            <w:bottom w:val="none" w:sz="0" w:space="0" w:color="auto"/>
            <w:right w:val="none" w:sz="0" w:space="0" w:color="auto"/>
          </w:divBdr>
        </w:div>
        <w:div w:id="373697374">
          <w:marLeft w:val="480"/>
          <w:marRight w:val="0"/>
          <w:marTop w:val="0"/>
          <w:marBottom w:val="0"/>
          <w:divBdr>
            <w:top w:val="none" w:sz="0" w:space="0" w:color="auto"/>
            <w:left w:val="none" w:sz="0" w:space="0" w:color="auto"/>
            <w:bottom w:val="none" w:sz="0" w:space="0" w:color="auto"/>
            <w:right w:val="none" w:sz="0" w:space="0" w:color="auto"/>
          </w:divBdr>
        </w:div>
        <w:div w:id="378743390">
          <w:marLeft w:val="480"/>
          <w:marRight w:val="0"/>
          <w:marTop w:val="0"/>
          <w:marBottom w:val="0"/>
          <w:divBdr>
            <w:top w:val="none" w:sz="0" w:space="0" w:color="auto"/>
            <w:left w:val="none" w:sz="0" w:space="0" w:color="auto"/>
            <w:bottom w:val="none" w:sz="0" w:space="0" w:color="auto"/>
            <w:right w:val="none" w:sz="0" w:space="0" w:color="auto"/>
          </w:divBdr>
        </w:div>
        <w:div w:id="389354377">
          <w:marLeft w:val="480"/>
          <w:marRight w:val="0"/>
          <w:marTop w:val="0"/>
          <w:marBottom w:val="0"/>
          <w:divBdr>
            <w:top w:val="none" w:sz="0" w:space="0" w:color="auto"/>
            <w:left w:val="none" w:sz="0" w:space="0" w:color="auto"/>
            <w:bottom w:val="none" w:sz="0" w:space="0" w:color="auto"/>
            <w:right w:val="none" w:sz="0" w:space="0" w:color="auto"/>
          </w:divBdr>
        </w:div>
        <w:div w:id="409935685">
          <w:marLeft w:val="480"/>
          <w:marRight w:val="0"/>
          <w:marTop w:val="0"/>
          <w:marBottom w:val="0"/>
          <w:divBdr>
            <w:top w:val="none" w:sz="0" w:space="0" w:color="auto"/>
            <w:left w:val="none" w:sz="0" w:space="0" w:color="auto"/>
            <w:bottom w:val="none" w:sz="0" w:space="0" w:color="auto"/>
            <w:right w:val="none" w:sz="0" w:space="0" w:color="auto"/>
          </w:divBdr>
        </w:div>
        <w:div w:id="430709522">
          <w:marLeft w:val="480"/>
          <w:marRight w:val="0"/>
          <w:marTop w:val="0"/>
          <w:marBottom w:val="0"/>
          <w:divBdr>
            <w:top w:val="none" w:sz="0" w:space="0" w:color="auto"/>
            <w:left w:val="none" w:sz="0" w:space="0" w:color="auto"/>
            <w:bottom w:val="none" w:sz="0" w:space="0" w:color="auto"/>
            <w:right w:val="none" w:sz="0" w:space="0" w:color="auto"/>
          </w:divBdr>
        </w:div>
        <w:div w:id="483745334">
          <w:marLeft w:val="480"/>
          <w:marRight w:val="0"/>
          <w:marTop w:val="0"/>
          <w:marBottom w:val="0"/>
          <w:divBdr>
            <w:top w:val="none" w:sz="0" w:space="0" w:color="auto"/>
            <w:left w:val="none" w:sz="0" w:space="0" w:color="auto"/>
            <w:bottom w:val="none" w:sz="0" w:space="0" w:color="auto"/>
            <w:right w:val="none" w:sz="0" w:space="0" w:color="auto"/>
          </w:divBdr>
        </w:div>
        <w:div w:id="538322214">
          <w:marLeft w:val="480"/>
          <w:marRight w:val="0"/>
          <w:marTop w:val="0"/>
          <w:marBottom w:val="0"/>
          <w:divBdr>
            <w:top w:val="none" w:sz="0" w:space="0" w:color="auto"/>
            <w:left w:val="none" w:sz="0" w:space="0" w:color="auto"/>
            <w:bottom w:val="none" w:sz="0" w:space="0" w:color="auto"/>
            <w:right w:val="none" w:sz="0" w:space="0" w:color="auto"/>
          </w:divBdr>
        </w:div>
        <w:div w:id="589313135">
          <w:marLeft w:val="480"/>
          <w:marRight w:val="0"/>
          <w:marTop w:val="0"/>
          <w:marBottom w:val="0"/>
          <w:divBdr>
            <w:top w:val="none" w:sz="0" w:space="0" w:color="auto"/>
            <w:left w:val="none" w:sz="0" w:space="0" w:color="auto"/>
            <w:bottom w:val="none" w:sz="0" w:space="0" w:color="auto"/>
            <w:right w:val="none" w:sz="0" w:space="0" w:color="auto"/>
          </w:divBdr>
        </w:div>
        <w:div w:id="612786586">
          <w:marLeft w:val="480"/>
          <w:marRight w:val="0"/>
          <w:marTop w:val="0"/>
          <w:marBottom w:val="0"/>
          <w:divBdr>
            <w:top w:val="none" w:sz="0" w:space="0" w:color="auto"/>
            <w:left w:val="none" w:sz="0" w:space="0" w:color="auto"/>
            <w:bottom w:val="none" w:sz="0" w:space="0" w:color="auto"/>
            <w:right w:val="none" w:sz="0" w:space="0" w:color="auto"/>
          </w:divBdr>
        </w:div>
        <w:div w:id="709569793">
          <w:marLeft w:val="480"/>
          <w:marRight w:val="0"/>
          <w:marTop w:val="0"/>
          <w:marBottom w:val="0"/>
          <w:divBdr>
            <w:top w:val="none" w:sz="0" w:space="0" w:color="auto"/>
            <w:left w:val="none" w:sz="0" w:space="0" w:color="auto"/>
            <w:bottom w:val="none" w:sz="0" w:space="0" w:color="auto"/>
            <w:right w:val="none" w:sz="0" w:space="0" w:color="auto"/>
          </w:divBdr>
        </w:div>
        <w:div w:id="714626048">
          <w:marLeft w:val="480"/>
          <w:marRight w:val="0"/>
          <w:marTop w:val="0"/>
          <w:marBottom w:val="0"/>
          <w:divBdr>
            <w:top w:val="none" w:sz="0" w:space="0" w:color="auto"/>
            <w:left w:val="none" w:sz="0" w:space="0" w:color="auto"/>
            <w:bottom w:val="none" w:sz="0" w:space="0" w:color="auto"/>
            <w:right w:val="none" w:sz="0" w:space="0" w:color="auto"/>
          </w:divBdr>
        </w:div>
        <w:div w:id="1001736728">
          <w:marLeft w:val="480"/>
          <w:marRight w:val="0"/>
          <w:marTop w:val="0"/>
          <w:marBottom w:val="0"/>
          <w:divBdr>
            <w:top w:val="none" w:sz="0" w:space="0" w:color="auto"/>
            <w:left w:val="none" w:sz="0" w:space="0" w:color="auto"/>
            <w:bottom w:val="none" w:sz="0" w:space="0" w:color="auto"/>
            <w:right w:val="none" w:sz="0" w:space="0" w:color="auto"/>
          </w:divBdr>
        </w:div>
        <w:div w:id="1018388036">
          <w:marLeft w:val="480"/>
          <w:marRight w:val="0"/>
          <w:marTop w:val="0"/>
          <w:marBottom w:val="0"/>
          <w:divBdr>
            <w:top w:val="none" w:sz="0" w:space="0" w:color="auto"/>
            <w:left w:val="none" w:sz="0" w:space="0" w:color="auto"/>
            <w:bottom w:val="none" w:sz="0" w:space="0" w:color="auto"/>
            <w:right w:val="none" w:sz="0" w:space="0" w:color="auto"/>
          </w:divBdr>
        </w:div>
        <w:div w:id="1062870719">
          <w:marLeft w:val="480"/>
          <w:marRight w:val="0"/>
          <w:marTop w:val="0"/>
          <w:marBottom w:val="0"/>
          <w:divBdr>
            <w:top w:val="none" w:sz="0" w:space="0" w:color="auto"/>
            <w:left w:val="none" w:sz="0" w:space="0" w:color="auto"/>
            <w:bottom w:val="none" w:sz="0" w:space="0" w:color="auto"/>
            <w:right w:val="none" w:sz="0" w:space="0" w:color="auto"/>
          </w:divBdr>
        </w:div>
        <w:div w:id="1168641160">
          <w:marLeft w:val="480"/>
          <w:marRight w:val="0"/>
          <w:marTop w:val="0"/>
          <w:marBottom w:val="0"/>
          <w:divBdr>
            <w:top w:val="none" w:sz="0" w:space="0" w:color="auto"/>
            <w:left w:val="none" w:sz="0" w:space="0" w:color="auto"/>
            <w:bottom w:val="none" w:sz="0" w:space="0" w:color="auto"/>
            <w:right w:val="none" w:sz="0" w:space="0" w:color="auto"/>
          </w:divBdr>
        </w:div>
        <w:div w:id="1214579417">
          <w:marLeft w:val="480"/>
          <w:marRight w:val="0"/>
          <w:marTop w:val="0"/>
          <w:marBottom w:val="0"/>
          <w:divBdr>
            <w:top w:val="none" w:sz="0" w:space="0" w:color="auto"/>
            <w:left w:val="none" w:sz="0" w:space="0" w:color="auto"/>
            <w:bottom w:val="none" w:sz="0" w:space="0" w:color="auto"/>
            <w:right w:val="none" w:sz="0" w:space="0" w:color="auto"/>
          </w:divBdr>
        </w:div>
        <w:div w:id="1250771294">
          <w:marLeft w:val="480"/>
          <w:marRight w:val="0"/>
          <w:marTop w:val="0"/>
          <w:marBottom w:val="0"/>
          <w:divBdr>
            <w:top w:val="none" w:sz="0" w:space="0" w:color="auto"/>
            <w:left w:val="none" w:sz="0" w:space="0" w:color="auto"/>
            <w:bottom w:val="none" w:sz="0" w:space="0" w:color="auto"/>
            <w:right w:val="none" w:sz="0" w:space="0" w:color="auto"/>
          </w:divBdr>
        </w:div>
        <w:div w:id="1316689354">
          <w:marLeft w:val="480"/>
          <w:marRight w:val="0"/>
          <w:marTop w:val="0"/>
          <w:marBottom w:val="0"/>
          <w:divBdr>
            <w:top w:val="none" w:sz="0" w:space="0" w:color="auto"/>
            <w:left w:val="none" w:sz="0" w:space="0" w:color="auto"/>
            <w:bottom w:val="none" w:sz="0" w:space="0" w:color="auto"/>
            <w:right w:val="none" w:sz="0" w:space="0" w:color="auto"/>
          </w:divBdr>
        </w:div>
        <w:div w:id="1370884395">
          <w:marLeft w:val="480"/>
          <w:marRight w:val="0"/>
          <w:marTop w:val="0"/>
          <w:marBottom w:val="0"/>
          <w:divBdr>
            <w:top w:val="none" w:sz="0" w:space="0" w:color="auto"/>
            <w:left w:val="none" w:sz="0" w:space="0" w:color="auto"/>
            <w:bottom w:val="none" w:sz="0" w:space="0" w:color="auto"/>
            <w:right w:val="none" w:sz="0" w:space="0" w:color="auto"/>
          </w:divBdr>
        </w:div>
        <w:div w:id="1390569221">
          <w:marLeft w:val="480"/>
          <w:marRight w:val="0"/>
          <w:marTop w:val="0"/>
          <w:marBottom w:val="0"/>
          <w:divBdr>
            <w:top w:val="none" w:sz="0" w:space="0" w:color="auto"/>
            <w:left w:val="none" w:sz="0" w:space="0" w:color="auto"/>
            <w:bottom w:val="none" w:sz="0" w:space="0" w:color="auto"/>
            <w:right w:val="none" w:sz="0" w:space="0" w:color="auto"/>
          </w:divBdr>
        </w:div>
        <w:div w:id="1411580808">
          <w:marLeft w:val="480"/>
          <w:marRight w:val="0"/>
          <w:marTop w:val="0"/>
          <w:marBottom w:val="0"/>
          <w:divBdr>
            <w:top w:val="none" w:sz="0" w:space="0" w:color="auto"/>
            <w:left w:val="none" w:sz="0" w:space="0" w:color="auto"/>
            <w:bottom w:val="none" w:sz="0" w:space="0" w:color="auto"/>
            <w:right w:val="none" w:sz="0" w:space="0" w:color="auto"/>
          </w:divBdr>
        </w:div>
        <w:div w:id="1466511397">
          <w:marLeft w:val="480"/>
          <w:marRight w:val="0"/>
          <w:marTop w:val="0"/>
          <w:marBottom w:val="0"/>
          <w:divBdr>
            <w:top w:val="none" w:sz="0" w:space="0" w:color="auto"/>
            <w:left w:val="none" w:sz="0" w:space="0" w:color="auto"/>
            <w:bottom w:val="none" w:sz="0" w:space="0" w:color="auto"/>
            <w:right w:val="none" w:sz="0" w:space="0" w:color="auto"/>
          </w:divBdr>
        </w:div>
        <w:div w:id="1498618624">
          <w:marLeft w:val="480"/>
          <w:marRight w:val="0"/>
          <w:marTop w:val="0"/>
          <w:marBottom w:val="0"/>
          <w:divBdr>
            <w:top w:val="none" w:sz="0" w:space="0" w:color="auto"/>
            <w:left w:val="none" w:sz="0" w:space="0" w:color="auto"/>
            <w:bottom w:val="none" w:sz="0" w:space="0" w:color="auto"/>
            <w:right w:val="none" w:sz="0" w:space="0" w:color="auto"/>
          </w:divBdr>
        </w:div>
        <w:div w:id="1618413697">
          <w:marLeft w:val="480"/>
          <w:marRight w:val="0"/>
          <w:marTop w:val="0"/>
          <w:marBottom w:val="0"/>
          <w:divBdr>
            <w:top w:val="none" w:sz="0" w:space="0" w:color="auto"/>
            <w:left w:val="none" w:sz="0" w:space="0" w:color="auto"/>
            <w:bottom w:val="none" w:sz="0" w:space="0" w:color="auto"/>
            <w:right w:val="none" w:sz="0" w:space="0" w:color="auto"/>
          </w:divBdr>
        </w:div>
        <w:div w:id="1618564699">
          <w:marLeft w:val="480"/>
          <w:marRight w:val="0"/>
          <w:marTop w:val="0"/>
          <w:marBottom w:val="0"/>
          <w:divBdr>
            <w:top w:val="none" w:sz="0" w:space="0" w:color="auto"/>
            <w:left w:val="none" w:sz="0" w:space="0" w:color="auto"/>
            <w:bottom w:val="none" w:sz="0" w:space="0" w:color="auto"/>
            <w:right w:val="none" w:sz="0" w:space="0" w:color="auto"/>
          </w:divBdr>
        </w:div>
        <w:div w:id="1658417270">
          <w:marLeft w:val="480"/>
          <w:marRight w:val="0"/>
          <w:marTop w:val="0"/>
          <w:marBottom w:val="0"/>
          <w:divBdr>
            <w:top w:val="none" w:sz="0" w:space="0" w:color="auto"/>
            <w:left w:val="none" w:sz="0" w:space="0" w:color="auto"/>
            <w:bottom w:val="none" w:sz="0" w:space="0" w:color="auto"/>
            <w:right w:val="none" w:sz="0" w:space="0" w:color="auto"/>
          </w:divBdr>
        </w:div>
        <w:div w:id="1670254330">
          <w:marLeft w:val="480"/>
          <w:marRight w:val="0"/>
          <w:marTop w:val="0"/>
          <w:marBottom w:val="0"/>
          <w:divBdr>
            <w:top w:val="none" w:sz="0" w:space="0" w:color="auto"/>
            <w:left w:val="none" w:sz="0" w:space="0" w:color="auto"/>
            <w:bottom w:val="none" w:sz="0" w:space="0" w:color="auto"/>
            <w:right w:val="none" w:sz="0" w:space="0" w:color="auto"/>
          </w:divBdr>
        </w:div>
        <w:div w:id="1670596541">
          <w:marLeft w:val="480"/>
          <w:marRight w:val="0"/>
          <w:marTop w:val="0"/>
          <w:marBottom w:val="0"/>
          <w:divBdr>
            <w:top w:val="none" w:sz="0" w:space="0" w:color="auto"/>
            <w:left w:val="none" w:sz="0" w:space="0" w:color="auto"/>
            <w:bottom w:val="none" w:sz="0" w:space="0" w:color="auto"/>
            <w:right w:val="none" w:sz="0" w:space="0" w:color="auto"/>
          </w:divBdr>
        </w:div>
        <w:div w:id="1670674528">
          <w:marLeft w:val="480"/>
          <w:marRight w:val="0"/>
          <w:marTop w:val="0"/>
          <w:marBottom w:val="0"/>
          <w:divBdr>
            <w:top w:val="none" w:sz="0" w:space="0" w:color="auto"/>
            <w:left w:val="none" w:sz="0" w:space="0" w:color="auto"/>
            <w:bottom w:val="none" w:sz="0" w:space="0" w:color="auto"/>
            <w:right w:val="none" w:sz="0" w:space="0" w:color="auto"/>
          </w:divBdr>
        </w:div>
        <w:div w:id="1671638409">
          <w:marLeft w:val="480"/>
          <w:marRight w:val="0"/>
          <w:marTop w:val="0"/>
          <w:marBottom w:val="0"/>
          <w:divBdr>
            <w:top w:val="none" w:sz="0" w:space="0" w:color="auto"/>
            <w:left w:val="none" w:sz="0" w:space="0" w:color="auto"/>
            <w:bottom w:val="none" w:sz="0" w:space="0" w:color="auto"/>
            <w:right w:val="none" w:sz="0" w:space="0" w:color="auto"/>
          </w:divBdr>
        </w:div>
        <w:div w:id="1689988618">
          <w:marLeft w:val="480"/>
          <w:marRight w:val="0"/>
          <w:marTop w:val="0"/>
          <w:marBottom w:val="0"/>
          <w:divBdr>
            <w:top w:val="none" w:sz="0" w:space="0" w:color="auto"/>
            <w:left w:val="none" w:sz="0" w:space="0" w:color="auto"/>
            <w:bottom w:val="none" w:sz="0" w:space="0" w:color="auto"/>
            <w:right w:val="none" w:sz="0" w:space="0" w:color="auto"/>
          </w:divBdr>
        </w:div>
        <w:div w:id="1741053302">
          <w:marLeft w:val="480"/>
          <w:marRight w:val="0"/>
          <w:marTop w:val="0"/>
          <w:marBottom w:val="0"/>
          <w:divBdr>
            <w:top w:val="none" w:sz="0" w:space="0" w:color="auto"/>
            <w:left w:val="none" w:sz="0" w:space="0" w:color="auto"/>
            <w:bottom w:val="none" w:sz="0" w:space="0" w:color="auto"/>
            <w:right w:val="none" w:sz="0" w:space="0" w:color="auto"/>
          </w:divBdr>
        </w:div>
        <w:div w:id="1809663612">
          <w:marLeft w:val="480"/>
          <w:marRight w:val="0"/>
          <w:marTop w:val="0"/>
          <w:marBottom w:val="0"/>
          <w:divBdr>
            <w:top w:val="none" w:sz="0" w:space="0" w:color="auto"/>
            <w:left w:val="none" w:sz="0" w:space="0" w:color="auto"/>
            <w:bottom w:val="none" w:sz="0" w:space="0" w:color="auto"/>
            <w:right w:val="none" w:sz="0" w:space="0" w:color="auto"/>
          </w:divBdr>
        </w:div>
        <w:div w:id="1825848986">
          <w:marLeft w:val="480"/>
          <w:marRight w:val="0"/>
          <w:marTop w:val="0"/>
          <w:marBottom w:val="0"/>
          <w:divBdr>
            <w:top w:val="none" w:sz="0" w:space="0" w:color="auto"/>
            <w:left w:val="none" w:sz="0" w:space="0" w:color="auto"/>
            <w:bottom w:val="none" w:sz="0" w:space="0" w:color="auto"/>
            <w:right w:val="none" w:sz="0" w:space="0" w:color="auto"/>
          </w:divBdr>
        </w:div>
        <w:div w:id="1831482720">
          <w:marLeft w:val="480"/>
          <w:marRight w:val="0"/>
          <w:marTop w:val="0"/>
          <w:marBottom w:val="0"/>
          <w:divBdr>
            <w:top w:val="none" w:sz="0" w:space="0" w:color="auto"/>
            <w:left w:val="none" w:sz="0" w:space="0" w:color="auto"/>
            <w:bottom w:val="none" w:sz="0" w:space="0" w:color="auto"/>
            <w:right w:val="none" w:sz="0" w:space="0" w:color="auto"/>
          </w:divBdr>
        </w:div>
        <w:div w:id="1847288285">
          <w:marLeft w:val="480"/>
          <w:marRight w:val="0"/>
          <w:marTop w:val="0"/>
          <w:marBottom w:val="0"/>
          <w:divBdr>
            <w:top w:val="none" w:sz="0" w:space="0" w:color="auto"/>
            <w:left w:val="none" w:sz="0" w:space="0" w:color="auto"/>
            <w:bottom w:val="none" w:sz="0" w:space="0" w:color="auto"/>
            <w:right w:val="none" w:sz="0" w:space="0" w:color="auto"/>
          </w:divBdr>
        </w:div>
        <w:div w:id="1864786391">
          <w:marLeft w:val="480"/>
          <w:marRight w:val="0"/>
          <w:marTop w:val="0"/>
          <w:marBottom w:val="0"/>
          <w:divBdr>
            <w:top w:val="none" w:sz="0" w:space="0" w:color="auto"/>
            <w:left w:val="none" w:sz="0" w:space="0" w:color="auto"/>
            <w:bottom w:val="none" w:sz="0" w:space="0" w:color="auto"/>
            <w:right w:val="none" w:sz="0" w:space="0" w:color="auto"/>
          </w:divBdr>
        </w:div>
        <w:div w:id="1868980827">
          <w:marLeft w:val="480"/>
          <w:marRight w:val="0"/>
          <w:marTop w:val="0"/>
          <w:marBottom w:val="0"/>
          <w:divBdr>
            <w:top w:val="none" w:sz="0" w:space="0" w:color="auto"/>
            <w:left w:val="none" w:sz="0" w:space="0" w:color="auto"/>
            <w:bottom w:val="none" w:sz="0" w:space="0" w:color="auto"/>
            <w:right w:val="none" w:sz="0" w:space="0" w:color="auto"/>
          </w:divBdr>
        </w:div>
        <w:div w:id="1888908188">
          <w:marLeft w:val="480"/>
          <w:marRight w:val="0"/>
          <w:marTop w:val="0"/>
          <w:marBottom w:val="0"/>
          <w:divBdr>
            <w:top w:val="none" w:sz="0" w:space="0" w:color="auto"/>
            <w:left w:val="none" w:sz="0" w:space="0" w:color="auto"/>
            <w:bottom w:val="none" w:sz="0" w:space="0" w:color="auto"/>
            <w:right w:val="none" w:sz="0" w:space="0" w:color="auto"/>
          </w:divBdr>
        </w:div>
        <w:div w:id="1916821024">
          <w:marLeft w:val="480"/>
          <w:marRight w:val="0"/>
          <w:marTop w:val="0"/>
          <w:marBottom w:val="0"/>
          <w:divBdr>
            <w:top w:val="none" w:sz="0" w:space="0" w:color="auto"/>
            <w:left w:val="none" w:sz="0" w:space="0" w:color="auto"/>
            <w:bottom w:val="none" w:sz="0" w:space="0" w:color="auto"/>
            <w:right w:val="none" w:sz="0" w:space="0" w:color="auto"/>
          </w:divBdr>
        </w:div>
        <w:div w:id="2036273628">
          <w:marLeft w:val="480"/>
          <w:marRight w:val="0"/>
          <w:marTop w:val="0"/>
          <w:marBottom w:val="0"/>
          <w:divBdr>
            <w:top w:val="none" w:sz="0" w:space="0" w:color="auto"/>
            <w:left w:val="none" w:sz="0" w:space="0" w:color="auto"/>
            <w:bottom w:val="none" w:sz="0" w:space="0" w:color="auto"/>
            <w:right w:val="none" w:sz="0" w:space="0" w:color="auto"/>
          </w:divBdr>
        </w:div>
        <w:div w:id="2066249486">
          <w:marLeft w:val="480"/>
          <w:marRight w:val="0"/>
          <w:marTop w:val="0"/>
          <w:marBottom w:val="0"/>
          <w:divBdr>
            <w:top w:val="none" w:sz="0" w:space="0" w:color="auto"/>
            <w:left w:val="none" w:sz="0" w:space="0" w:color="auto"/>
            <w:bottom w:val="none" w:sz="0" w:space="0" w:color="auto"/>
            <w:right w:val="none" w:sz="0" w:space="0" w:color="auto"/>
          </w:divBdr>
        </w:div>
        <w:div w:id="2099597406">
          <w:marLeft w:val="480"/>
          <w:marRight w:val="0"/>
          <w:marTop w:val="0"/>
          <w:marBottom w:val="0"/>
          <w:divBdr>
            <w:top w:val="none" w:sz="0" w:space="0" w:color="auto"/>
            <w:left w:val="none" w:sz="0" w:space="0" w:color="auto"/>
            <w:bottom w:val="none" w:sz="0" w:space="0" w:color="auto"/>
            <w:right w:val="none" w:sz="0" w:space="0" w:color="auto"/>
          </w:divBdr>
        </w:div>
      </w:divsChild>
    </w:div>
    <w:div w:id="931857998">
      <w:marLeft w:val="640"/>
      <w:marRight w:val="0"/>
      <w:marTop w:val="0"/>
      <w:marBottom w:val="0"/>
      <w:divBdr>
        <w:top w:val="none" w:sz="0" w:space="0" w:color="auto"/>
        <w:left w:val="none" w:sz="0" w:space="0" w:color="auto"/>
        <w:bottom w:val="none" w:sz="0" w:space="0" w:color="auto"/>
        <w:right w:val="none" w:sz="0" w:space="0" w:color="auto"/>
      </w:divBdr>
    </w:div>
    <w:div w:id="932322167">
      <w:marLeft w:val="640"/>
      <w:marRight w:val="0"/>
      <w:marTop w:val="0"/>
      <w:marBottom w:val="0"/>
      <w:divBdr>
        <w:top w:val="none" w:sz="0" w:space="0" w:color="auto"/>
        <w:left w:val="none" w:sz="0" w:space="0" w:color="auto"/>
        <w:bottom w:val="none" w:sz="0" w:space="0" w:color="auto"/>
        <w:right w:val="none" w:sz="0" w:space="0" w:color="auto"/>
      </w:divBdr>
    </w:div>
    <w:div w:id="932713148">
      <w:marLeft w:val="640"/>
      <w:marRight w:val="0"/>
      <w:marTop w:val="0"/>
      <w:marBottom w:val="0"/>
      <w:divBdr>
        <w:top w:val="none" w:sz="0" w:space="0" w:color="auto"/>
        <w:left w:val="none" w:sz="0" w:space="0" w:color="auto"/>
        <w:bottom w:val="none" w:sz="0" w:space="0" w:color="auto"/>
        <w:right w:val="none" w:sz="0" w:space="0" w:color="auto"/>
      </w:divBdr>
    </w:div>
    <w:div w:id="932930325">
      <w:marLeft w:val="640"/>
      <w:marRight w:val="0"/>
      <w:marTop w:val="0"/>
      <w:marBottom w:val="0"/>
      <w:divBdr>
        <w:top w:val="none" w:sz="0" w:space="0" w:color="auto"/>
        <w:left w:val="none" w:sz="0" w:space="0" w:color="auto"/>
        <w:bottom w:val="none" w:sz="0" w:space="0" w:color="auto"/>
        <w:right w:val="none" w:sz="0" w:space="0" w:color="auto"/>
      </w:divBdr>
    </w:div>
    <w:div w:id="933052831">
      <w:marLeft w:val="640"/>
      <w:marRight w:val="0"/>
      <w:marTop w:val="0"/>
      <w:marBottom w:val="0"/>
      <w:divBdr>
        <w:top w:val="none" w:sz="0" w:space="0" w:color="auto"/>
        <w:left w:val="none" w:sz="0" w:space="0" w:color="auto"/>
        <w:bottom w:val="none" w:sz="0" w:space="0" w:color="auto"/>
        <w:right w:val="none" w:sz="0" w:space="0" w:color="auto"/>
      </w:divBdr>
    </w:div>
    <w:div w:id="933705066">
      <w:marLeft w:val="640"/>
      <w:marRight w:val="0"/>
      <w:marTop w:val="0"/>
      <w:marBottom w:val="0"/>
      <w:divBdr>
        <w:top w:val="none" w:sz="0" w:space="0" w:color="auto"/>
        <w:left w:val="none" w:sz="0" w:space="0" w:color="auto"/>
        <w:bottom w:val="none" w:sz="0" w:space="0" w:color="auto"/>
        <w:right w:val="none" w:sz="0" w:space="0" w:color="auto"/>
      </w:divBdr>
    </w:div>
    <w:div w:id="933897600">
      <w:marLeft w:val="640"/>
      <w:marRight w:val="0"/>
      <w:marTop w:val="0"/>
      <w:marBottom w:val="0"/>
      <w:divBdr>
        <w:top w:val="none" w:sz="0" w:space="0" w:color="auto"/>
        <w:left w:val="none" w:sz="0" w:space="0" w:color="auto"/>
        <w:bottom w:val="none" w:sz="0" w:space="0" w:color="auto"/>
        <w:right w:val="none" w:sz="0" w:space="0" w:color="auto"/>
      </w:divBdr>
    </w:div>
    <w:div w:id="934438114">
      <w:marLeft w:val="480"/>
      <w:marRight w:val="0"/>
      <w:marTop w:val="0"/>
      <w:marBottom w:val="0"/>
      <w:divBdr>
        <w:top w:val="none" w:sz="0" w:space="0" w:color="auto"/>
        <w:left w:val="none" w:sz="0" w:space="0" w:color="auto"/>
        <w:bottom w:val="none" w:sz="0" w:space="0" w:color="auto"/>
        <w:right w:val="none" w:sz="0" w:space="0" w:color="auto"/>
      </w:divBdr>
    </w:div>
    <w:div w:id="934553526">
      <w:bodyDiv w:val="1"/>
      <w:marLeft w:val="0"/>
      <w:marRight w:val="0"/>
      <w:marTop w:val="0"/>
      <w:marBottom w:val="0"/>
      <w:divBdr>
        <w:top w:val="none" w:sz="0" w:space="0" w:color="auto"/>
        <w:left w:val="none" w:sz="0" w:space="0" w:color="auto"/>
        <w:bottom w:val="none" w:sz="0" w:space="0" w:color="auto"/>
        <w:right w:val="none" w:sz="0" w:space="0" w:color="auto"/>
      </w:divBdr>
      <w:divsChild>
        <w:div w:id="45182483">
          <w:marLeft w:val="480"/>
          <w:marRight w:val="0"/>
          <w:marTop w:val="0"/>
          <w:marBottom w:val="0"/>
          <w:divBdr>
            <w:top w:val="none" w:sz="0" w:space="0" w:color="auto"/>
            <w:left w:val="none" w:sz="0" w:space="0" w:color="auto"/>
            <w:bottom w:val="none" w:sz="0" w:space="0" w:color="auto"/>
            <w:right w:val="none" w:sz="0" w:space="0" w:color="auto"/>
          </w:divBdr>
        </w:div>
        <w:div w:id="56561061">
          <w:marLeft w:val="480"/>
          <w:marRight w:val="0"/>
          <w:marTop w:val="0"/>
          <w:marBottom w:val="0"/>
          <w:divBdr>
            <w:top w:val="none" w:sz="0" w:space="0" w:color="auto"/>
            <w:left w:val="none" w:sz="0" w:space="0" w:color="auto"/>
            <w:bottom w:val="none" w:sz="0" w:space="0" w:color="auto"/>
            <w:right w:val="none" w:sz="0" w:space="0" w:color="auto"/>
          </w:divBdr>
        </w:div>
        <w:div w:id="133253534">
          <w:marLeft w:val="480"/>
          <w:marRight w:val="0"/>
          <w:marTop w:val="0"/>
          <w:marBottom w:val="0"/>
          <w:divBdr>
            <w:top w:val="none" w:sz="0" w:space="0" w:color="auto"/>
            <w:left w:val="none" w:sz="0" w:space="0" w:color="auto"/>
            <w:bottom w:val="none" w:sz="0" w:space="0" w:color="auto"/>
            <w:right w:val="none" w:sz="0" w:space="0" w:color="auto"/>
          </w:divBdr>
        </w:div>
        <w:div w:id="154731263">
          <w:marLeft w:val="480"/>
          <w:marRight w:val="0"/>
          <w:marTop w:val="0"/>
          <w:marBottom w:val="0"/>
          <w:divBdr>
            <w:top w:val="none" w:sz="0" w:space="0" w:color="auto"/>
            <w:left w:val="none" w:sz="0" w:space="0" w:color="auto"/>
            <w:bottom w:val="none" w:sz="0" w:space="0" w:color="auto"/>
            <w:right w:val="none" w:sz="0" w:space="0" w:color="auto"/>
          </w:divBdr>
        </w:div>
        <w:div w:id="162479949">
          <w:marLeft w:val="480"/>
          <w:marRight w:val="0"/>
          <w:marTop w:val="0"/>
          <w:marBottom w:val="0"/>
          <w:divBdr>
            <w:top w:val="none" w:sz="0" w:space="0" w:color="auto"/>
            <w:left w:val="none" w:sz="0" w:space="0" w:color="auto"/>
            <w:bottom w:val="none" w:sz="0" w:space="0" w:color="auto"/>
            <w:right w:val="none" w:sz="0" w:space="0" w:color="auto"/>
          </w:divBdr>
        </w:div>
        <w:div w:id="176114215">
          <w:marLeft w:val="480"/>
          <w:marRight w:val="0"/>
          <w:marTop w:val="0"/>
          <w:marBottom w:val="0"/>
          <w:divBdr>
            <w:top w:val="none" w:sz="0" w:space="0" w:color="auto"/>
            <w:left w:val="none" w:sz="0" w:space="0" w:color="auto"/>
            <w:bottom w:val="none" w:sz="0" w:space="0" w:color="auto"/>
            <w:right w:val="none" w:sz="0" w:space="0" w:color="auto"/>
          </w:divBdr>
        </w:div>
        <w:div w:id="185876441">
          <w:marLeft w:val="480"/>
          <w:marRight w:val="0"/>
          <w:marTop w:val="0"/>
          <w:marBottom w:val="0"/>
          <w:divBdr>
            <w:top w:val="none" w:sz="0" w:space="0" w:color="auto"/>
            <w:left w:val="none" w:sz="0" w:space="0" w:color="auto"/>
            <w:bottom w:val="none" w:sz="0" w:space="0" w:color="auto"/>
            <w:right w:val="none" w:sz="0" w:space="0" w:color="auto"/>
          </w:divBdr>
        </w:div>
        <w:div w:id="234317539">
          <w:marLeft w:val="480"/>
          <w:marRight w:val="0"/>
          <w:marTop w:val="0"/>
          <w:marBottom w:val="0"/>
          <w:divBdr>
            <w:top w:val="none" w:sz="0" w:space="0" w:color="auto"/>
            <w:left w:val="none" w:sz="0" w:space="0" w:color="auto"/>
            <w:bottom w:val="none" w:sz="0" w:space="0" w:color="auto"/>
            <w:right w:val="none" w:sz="0" w:space="0" w:color="auto"/>
          </w:divBdr>
        </w:div>
        <w:div w:id="238641538">
          <w:marLeft w:val="480"/>
          <w:marRight w:val="0"/>
          <w:marTop w:val="0"/>
          <w:marBottom w:val="0"/>
          <w:divBdr>
            <w:top w:val="none" w:sz="0" w:space="0" w:color="auto"/>
            <w:left w:val="none" w:sz="0" w:space="0" w:color="auto"/>
            <w:bottom w:val="none" w:sz="0" w:space="0" w:color="auto"/>
            <w:right w:val="none" w:sz="0" w:space="0" w:color="auto"/>
          </w:divBdr>
        </w:div>
        <w:div w:id="330374157">
          <w:marLeft w:val="480"/>
          <w:marRight w:val="0"/>
          <w:marTop w:val="0"/>
          <w:marBottom w:val="0"/>
          <w:divBdr>
            <w:top w:val="none" w:sz="0" w:space="0" w:color="auto"/>
            <w:left w:val="none" w:sz="0" w:space="0" w:color="auto"/>
            <w:bottom w:val="none" w:sz="0" w:space="0" w:color="auto"/>
            <w:right w:val="none" w:sz="0" w:space="0" w:color="auto"/>
          </w:divBdr>
        </w:div>
        <w:div w:id="330912977">
          <w:marLeft w:val="480"/>
          <w:marRight w:val="0"/>
          <w:marTop w:val="0"/>
          <w:marBottom w:val="0"/>
          <w:divBdr>
            <w:top w:val="none" w:sz="0" w:space="0" w:color="auto"/>
            <w:left w:val="none" w:sz="0" w:space="0" w:color="auto"/>
            <w:bottom w:val="none" w:sz="0" w:space="0" w:color="auto"/>
            <w:right w:val="none" w:sz="0" w:space="0" w:color="auto"/>
          </w:divBdr>
        </w:div>
        <w:div w:id="340277954">
          <w:marLeft w:val="480"/>
          <w:marRight w:val="0"/>
          <w:marTop w:val="0"/>
          <w:marBottom w:val="0"/>
          <w:divBdr>
            <w:top w:val="none" w:sz="0" w:space="0" w:color="auto"/>
            <w:left w:val="none" w:sz="0" w:space="0" w:color="auto"/>
            <w:bottom w:val="none" w:sz="0" w:space="0" w:color="auto"/>
            <w:right w:val="none" w:sz="0" w:space="0" w:color="auto"/>
          </w:divBdr>
        </w:div>
        <w:div w:id="344864665">
          <w:marLeft w:val="480"/>
          <w:marRight w:val="0"/>
          <w:marTop w:val="0"/>
          <w:marBottom w:val="0"/>
          <w:divBdr>
            <w:top w:val="none" w:sz="0" w:space="0" w:color="auto"/>
            <w:left w:val="none" w:sz="0" w:space="0" w:color="auto"/>
            <w:bottom w:val="none" w:sz="0" w:space="0" w:color="auto"/>
            <w:right w:val="none" w:sz="0" w:space="0" w:color="auto"/>
          </w:divBdr>
        </w:div>
        <w:div w:id="398485472">
          <w:marLeft w:val="480"/>
          <w:marRight w:val="0"/>
          <w:marTop w:val="0"/>
          <w:marBottom w:val="0"/>
          <w:divBdr>
            <w:top w:val="none" w:sz="0" w:space="0" w:color="auto"/>
            <w:left w:val="none" w:sz="0" w:space="0" w:color="auto"/>
            <w:bottom w:val="none" w:sz="0" w:space="0" w:color="auto"/>
            <w:right w:val="none" w:sz="0" w:space="0" w:color="auto"/>
          </w:divBdr>
        </w:div>
        <w:div w:id="443160122">
          <w:marLeft w:val="480"/>
          <w:marRight w:val="0"/>
          <w:marTop w:val="0"/>
          <w:marBottom w:val="0"/>
          <w:divBdr>
            <w:top w:val="none" w:sz="0" w:space="0" w:color="auto"/>
            <w:left w:val="none" w:sz="0" w:space="0" w:color="auto"/>
            <w:bottom w:val="none" w:sz="0" w:space="0" w:color="auto"/>
            <w:right w:val="none" w:sz="0" w:space="0" w:color="auto"/>
          </w:divBdr>
        </w:div>
        <w:div w:id="524754753">
          <w:marLeft w:val="480"/>
          <w:marRight w:val="0"/>
          <w:marTop w:val="0"/>
          <w:marBottom w:val="0"/>
          <w:divBdr>
            <w:top w:val="none" w:sz="0" w:space="0" w:color="auto"/>
            <w:left w:val="none" w:sz="0" w:space="0" w:color="auto"/>
            <w:bottom w:val="none" w:sz="0" w:space="0" w:color="auto"/>
            <w:right w:val="none" w:sz="0" w:space="0" w:color="auto"/>
          </w:divBdr>
        </w:div>
        <w:div w:id="546994074">
          <w:marLeft w:val="480"/>
          <w:marRight w:val="0"/>
          <w:marTop w:val="0"/>
          <w:marBottom w:val="0"/>
          <w:divBdr>
            <w:top w:val="none" w:sz="0" w:space="0" w:color="auto"/>
            <w:left w:val="none" w:sz="0" w:space="0" w:color="auto"/>
            <w:bottom w:val="none" w:sz="0" w:space="0" w:color="auto"/>
            <w:right w:val="none" w:sz="0" w:space="0" w:color="auto"/>
          </w:divBdr>
        </w:div>
        <w:div w:id="554975978">
          <w:marLeft w:val="480"/>
          <w:marRight w:val="0"/>
          <w:marTop w:val="0"/>
          <w:marBottom w:val="0"/>
          <w:divBdr>
            <w:top w:val="none" w:sz="0" w:space="0" w:color="auto"/>
            <w:left w:val="none" w:sz="0" w:space="0" w:color="auto"/>
            <w:bottom w:val="none" w:sz="0" w:space="0" w:color="auto"/>
            <w:right w:val="none" w:sz="0" w:space="0" w:color="auto"/>
          </w:divBdr>
        </w:div>
        <w:div w:id="578639777">
          <w:marLeft w:val="480"/>
          <w:marRight w:val="0"/>
          <w:marTop w:val="0"/>
          <w:marBottom w:val="0"/>
          <w:divBdr>
            <w:top w:val="none" w:sz="0" w:space="0" w:color="auto"/>
            <w:left w:val="none" w:sz="0" w:space="0" w:color="auto"/>
            <w:bottom w:val="none" w:sz="0" w:space="0" w:color="auto"/>
            <w:right w:val="none" w:sz="0" w:space="0" w:color="auto"/>
          </w:divBdr>
        </w:div>
        <w:div w:id="595987502">
          <w:marLeft w:val="480"/>
          <w:marRight w:val="0"/>
          <w:marTop w:val="0"/>
          <w:marBottom w:val="0"/>
          <w:divBdr>
            <w:top w:val="none" w:sz="0" w:space="0" w:color="auto"/>
            <w:left w:val="none" w:sz="0" w:space="0" w:color="auto"/>
            <w:bottom w:val="none" w:sz="0" w:space="0" w:color="auto"/>
            <w:right w:val="none" w:sz="0" w:space="0" w:color="auto"/>
          </w:divBdr>
        </w:div>
        <w:div w:id="609893329">
          <w:marLeft w:val="480"/>
          <w:marRight w:val="0"/>
          <w:marTop w:val="0"/>
          <w:marBottom w:val="0"/>
          <w:divBdr>
            <w:top w:val="none" w:sz="0" w:space="0" w:color="auto"/>
            <w:left w:val="none" w:sz="0" w:space="0" w:color="auto"/>
            <w:bottom w:val="none" w:sz="0" w:space="0" w:color="auto"/>
            <w:right w:val="none" w:sz="0" w:space="0" w:color="auto"/>
          </w:divBdr>
        </w:div>
        <w:div w:id="621227978">
          <w:marLeft w:val="480"/>
          <w:marRight w:val="0"/>
          <w:marTop w:val="0"/>
          <w:marBottom w:val="0"/>
          <w:divBdr>
            <w:top w:val="none" w:sz="0" w:space="0" w:color="auto"/>
            <w:left w:val="none" w:sz="0" w:space="0" w:color="auto"/>
            <w:bottom w:val="none" w:sz="0" w:space="0" w:color="auto"/>
            <w:right w:val="none" w:sz="0" w:space="0" w:color="auto"/>
          </w:divBdr>
        </w:div>
        <w:div w:id="656809869">
          <w:marLeft w:val="480"/>
          <w:marRight w:val="0"/>
          <w:marTop w:val="0"/>
          <w:marBottom w:val="0"/>
          <w:divBdr>
            <w:top w:val="none" w:sz="0" w:space="0" w:color="auto"/>
            <w:left w:val="none" w:sz="0" w:space="0" w:color="auto"/>
            <w:bottom w:val="none" w:sz="0" w:space="0" w:color="auto"/>
            <w:right w:val="none" w:sz="0" w:space="0" w:color="auto"/>
          </w:divBdr>
        </w:div>
        <w:div w:id="660550535">
          <w:marLeft w:val="480"/>
          <w:marRight w:val="0"/>
          <w:marTop w:val="0"/>
          <w:marBottom w:val="0"/>
          <w:divBdr>
            <w:top w:val="none" w:sz="0" w:space="0" w:color="auto"/>
            <w:left w:val="none" w:sz="0" w:space="0" w:color="auto"/>
            <w:bottom w:val="none" w:sz="0" w:space="0" w:color="auto"/>
            <w:right w:val="none" w:sz="0" w:space="0" w:color="auto"/>
          </w:divBdr>
        </w:div>
        <w:div w:id="668484919">
          <w:marLeft w:val="480"/>
          <w:marRight w:val="0"/>
          <w:marTop w:val="0"/>
          <w:marBottom w:val="0"/>
          <w:divBdr>
            <w:top w:val="none" w:sz="0" w:space="0" w:color="auto"/>
            <w:left w:val="none" w:sz="0" w:space="0" w:color="auto"/>
            <w:bottom w:val="none" w:sz="0" w:space="0" w:color="auto"/>
            <w:right w:val="none" w:sz="0" w:space="0" w:color="auto"/>
          </w:divBdr>
        </w:div>
        <w:div w:id="704254276">
          <w:marLeft w:val="480"/>
          <w:marRight w:val="0"/>
          <w:marTop w:val="0"/>
          <w:marBottom w:val="0"/>
          <w:divBdr>
            <w:top w:val="none" w:sz="0" w:space="0" w:color="auto"/>
            <w:left w:val="none" w:sz="0" w:space="0" w:color="auto"/>
            <w:bottom w:val="none" w:sz="0" w:space="0" w:color="auto"/>
            <w:right w:val="none" w:sz="0" w:space="0" w:color="auto"/>
          </w:divBdr>
        </w:div>
        <w:div w:id="717822742">
          <w:marLeft w:val="480"/>
          <w:marRight w:val="0"/>
          <w:marTop w:val="0"/>
          <w:marBottom w:val="0"/>
          <w:divBdr>
            <w:top w:val="none" w:sz="0" w:space="0" w:color="auto"/>
            <w:left w:val="none" w:sz="0" w:space="0" w:color="auto"/>
            <w:bottom w:val="none" w:sz="0" w:space="0" w:color="auto"/>
            <w:right w:val="none" w:sz="0" w:space="0" w:color="auto"/>
          </w:divBdr>
        </w:div>
        <w:div w:id="724182531">
          <w:marLeft w:val="480"/>
          <w:marRight w:val="0"/>
          <w:marTop w:val="0"/>
          <w:marBottom w:val="0"/>
          <w:divBdr>
            <w:top w:val="none" w:sz="0" w:space="0" w:color="auto"/>
            <w:left w:val="none" w:sz="0" w:space="0" w:color="auto"/>
            <w:bottom w:val="none" w:sz="0" w:space="0" w:color="auto"/>
            <w:right w:val="none" w:sz="0" w:space="0" w:color="auto"/>
          </w:divBdr>
        </w:div>
        <w:div w:id="734820960">
          <w:marLeft w:val="480"/>
          <w:marRight w:val="0"/>
          <w:marTop w:val="0"/>
          <w:marBottom w:val="0"/>
          <w:divBdr>
            <w:top w:val="none" w:sz="0" w:space="0" w:color="auto"/>
            <w:left w:val="none" w:sz="0" w:space="0" w:color="auto"/>
            <w:bottom w:val="none" w:sz="0" w:space="0" w:color="auto"/>
            <w:right w:val="none" w:sz="0" w:space="0" w:color="auto"/>
          </w:divBdr>
        </w:div>
        <w:div w:id="735670784">
          <w:marLeft w:val="480"/>
          <w:marRight w:val="0"/>
          <w:marTop w:val="0"/>
          <w:marBottom w:val="0"/>
          <w:divBdr>
            <w:top w:val="none" w:sz="0" w:space="0" w:color="auto"/>
            <w:left w:val="none" w:sz="0" w:space="0" w:color="auto"/>
            <w:bottom w:val="none" w:sz="0" w:space="0" w:color="auto"/>
            <w:right w:val="none" w:sz="0" w:space="0" w:color="auto"/>
          </w:divBdr>
        </w:div>
        <w:div w:id="777413609">
          <w:marLeft w:val="480"/>
          <w:marRight w:val="0"/>
          <w:marTop w:val="0"/>
          <w:marBottom w:val="0"/>
          <w:divBdr>
            <w:top w:val="none" w:sz="0" w:space="0" w:color="auto"/>
            <w:left w:val="none" w:sz="0" w:space="0" w:color="auto"/>
            <w:bottom w:val="none" w:sz="0" w:space="0" w:color="auto"/>
            <w:right w:val="none" w:sz="0" w:space="0" w:color="auto"/>
          </w:divBdr>
        </w:div>
        <w:div w:id="787889639">
          <w:marLeft w:val="480"/>
          <w:marRight w:val="0"/>
          <w:marTop w:val="0"/>
          <w:marBottom w:val="0"/>
          <w:divBdr>
            <w:top w:val="none" w:sz="0" w:space="0" w:color="auto"/>
            <w:left w:val="none" w:sz="0" w:space="0" w:color="auto"/>
            <w:bottom w:val="none" w:sz="0" w:space="0" w:color="auto"/>
            <w:right w:val="none" w:sz="0" w:space="0" w:color="auto"/>
          </w:divBdr>
        </w:div>
        <w:div w:id="828011612">
          <w:marLeft w:val="480"/>
          <w:marRight w:val="0"/>
          <w:marTop w:val="0"/>
          <w:marBottom w:val="0"/>
          <w:divBdr>
            <w:top w:val="none" w:sz="0" w:space="0" w:color="auto"/>
            <w:left w:val="none" w:sz="0" w:space="0" w:color="auto"/>
            <w:bottom w:val="none" w:sz="0" w:space="0" w:color="auto"/>
            <w:right w:val="none" w:sz="0" w:space="0" w:color="auto"/>
          </w:divBdr>
        </w:div>
        <w:div w:id="839469801">
          <w:marLeft w:val="480"/>
          <w:marRight w:val="0"/>
          <w:marTop w:val="0"/>
          <w:marBottom w:val="0"/>
          <w:divBdr>
            <w:top w:val="none" w:sz="0" w:space="0" w:color="auto"/>
            <w:left w:val="none" w:sz="0" w:space="0" w:color="auto"/>
            <w:bottom w:val="none" w:sz="0" w:space="0" w:color="auto"/>
            <w:right w:val="none" w:sz="0" w:space="0" w:color="auto"/>
          </w:divBdr>
        </w:div>
        <w:div w:id="862474051">
          <w:marLeft w:val="480"/>
          <w:marRight w:val="0"/>
          <w:marTop w:val="0"/>
          <w:marBottom w:val="0"/>
          <w:divBdr>
            <w:top w:val="none" w:sz="0" w:space="0" w:color="auto"/>
            <w:left w:val="none" w:sz="0" w:space="0" w:color="auto"/>
            <w:bottom w:val="none" w:sz="0" w:space="0" w:color="auto"/>
            <w:right w:val="none" w:sz="0" w:space="0" w:color="auto"/>
          </w:divBdr>
        </w:div>
        <w:div w:id="894312121">
          <w:marLeft w:val="480"/>
          <w:marRight w:val="0"/>
          <w:marTop w:val="0"/>
          <w:marBottom w:val="0"/>
          <w:divBdr>
            <w:top w:val="none" w:sz="0" w:space="0" w:color="auto"/>
            <w:left w:val="none" w:sz="0" w:space="0" w:color="auto"/>
            <w:bottom w:val="none" w:sz="0" w:space="0" w:color="auto"/>
            <w:right w:val="none" w:sz="0" w:space="0" w:color="auto"/>
          </w:divBdr>
        </w:div>
        <w:div w:id="906574174">
          <w:marLeft w:val="480"/>
          <w:marRight w:val="0"/>
          <w:marTop w:val="0"/>
          <w:marBottom w:val="0"/>
          <w:divBdr>
            <w:top w:val="none" w:sz="0" w:space="0" w:color="auto"/>
            <w:left w:val="none" w:sz="0" w:space="0" w:color="auto"/>
            <w:bottom w:val="none" w:sz="0" w:space="0" w:color="auto"/>
            <w:right w:val="none" w:sz="0" w:space="0" w:color="auto"/>
          </w:divBdr>
        </w:div>
        <w:div w:id="925111632">
          <w:marLeft w:val="480"/>
          <w:marRight w:val="0"/>
          <w:marTop w:val="0"/>
          <w:marBottom w:val="0"/>
          <w:divBdr>
            <w:top w:val="none" w:sz="0" w:space="0" w:color="auto"/>
            <w:left w:val="none" w:sz="0" w:space="0" w:color="auto"/>
            <w:bottom w:val="none" w:sz="0" w:space="0" w:color="auto"/>
            <w:right w:val="none" w:sz="0" w:space="0" w:color="auto"/>
          </w:divBdr>
        </w:div>
        <w:div w:id="961500932">
          <w:marLeft w:val="480"/>
          <w:marRight w:val="0"/>
          <w:marTop w:val="0"/>
          <w:marBottom w:val="0"/>
          <w:divBdr>
            <w:top w:val="none" w:sz="0" w:space="0" w:color="auto"/>
            <w:left w:val="none" w:sz="0" w:space="0" w:color="auto"/>
            <w:bottom w:val="none" w:sz="0" w:space="0" w:color="auto"/>
            <w:right w:val="none" w:sz="0" w:space="0" w:color="auto"/>
          </w:divBdr>
        </w:div>
        <w:div w:id="994334375">
          <w:marLeft w:val="480"/>
          <w:marRight w:val="0"/>
          <w:marTop w:val="0"/>
          <w:marBottom w:val="0"/>
          <w:divBdr>
            <w:top w:val="none" w:sz="0" w:space="0" w:color="auto"/>
            <w:left w:val="none" w:sz="0" w:space="0" w:color="auto"/>
            <w:bottom w:val="none" w:sz="0" w:space="0" w:color="auto"/>
            <w:right w:val="none" w:sz="0" w:space="0" w:color="auto"/>
          </w:divBdr>
        </w:div>
        <w:div w:id="1001467485">
          <w:marLeft w:val="480"/>
          <w:marRight w:val="0"/>
          <w:marTop w:val="0"/>
          <w:marBottom w:val="0"/>
          <w:divBdr>
            <w:top w:val="none" w:sz="0" w:space="0" w:color="auto"/>
            <w:left w:val="none" w:sz="0" w:space="0" w:color="auto"/>
            <w:bottom w:val="none" w:sz="0" w:space="0" w:color="auto"/>
            <w:right w:val="none" w:sz="0" w:space="0" w:color="auto"/>
          </w:divBdr>
        </w:div>
        <w:div w:id="1008605544">
          <w:marLeft w:val="480"/>
          <w:marRight w:val="0"/>
          <w:marTop w:val="0"/>
          <w:marBottom w:val="0"/>
          <w:divBdr>
            <w:top w:val="none" w:sz="0" w:space="0" w:color="auto"/>
            <w:left w:val="none" w:sz="0" w:space="0" w:color="auto"/>
            <w:bottom w:val="none" w:sz="0" w:space="0" w:color="auto"/>
            <w:right w:val="none" w:sz="0" w:space="0" w:color="auto"/>
          </w:divBdr>
        </w:div>
        <w:div w:id="1011835198">
          <w:marLeft w:val="480"/>
          <w:marRight w:val="0"/>
          <w:marTop w:val="0"/>
          <w:marBottom w:val="0"/>
          <w:divBdr>
            <w:top w:val="none" w:sz="0" w:space="0" w:color="auto"/>
            <w:left w:val="none" w:sz="0" w:space="0" w:color="auto"/>
            <w:bottom w:val="none" w:sz="0" w:space="0" w:color="auto"/>
            <w:right w:val="none" w:sz="0" w:space="0" w:color="auto"/>
          </w:divBdr>
        </w:div>
        <w:div w:id="1017582111">
          <w:marLeft w:val="480"/>
          <w:marRight w:val="0"/>
          <w:marTop w:val="0"/>
          <w:marBottom w:val="0"/>
          <w:divBdr>
            <w:top w:val="none" w:sz="0" w:space="0" w:color="auto"/>
            <w:left w:val="none" w:sz="0" w:space="0" w:color="auto"/>
            <w:bottom w:val="none" w:sz="0" w:space="0" w:color="auto"/>
            <w:right w:val="none" w:sz="0" w:space="0" w:color="auto"/>
          </w:divBdr>
        </w:div>
        <w:div w:id="1022514957">
          <w:marLeft w:val="480"/>
          <w:marRight w:val="0"/>
          <w:marTop w:val="0"/>
          <w:marBottom w:val="0"/>
          <w:divBdr>
            <w:top w:val="none" w:sz="0" w:space="0" w:color="auto"/>
            <w:left w:val="none" w:sz="0" w:space="0" w:color="auto"/>
            <w:bottom w:val="none" w:sz="0" w:space="0" w:color="auto"/>
            <w:right w:val="none" w:sz="0" w:space="0" w:color="auto"/>
          </w:divBdr>
        </w:div>
        <w:div w:id="1078361054">
          <w:marLeft w:val="480"/>
          <w:marRight w:val="0"/>
          <w:marTop w:val="0"/>
          <w:marBottom w:val="0"/>
          <w:divBdr>
            <w:top w:val="none" w:sz="0" w:space="0" w:color="auto"/>
            <w:left w:val="none" w:sz="0" w:space="0" w:color="auto"/>
            <w:bottom w:val="none" w:sz="0" w:space="0" w:color="auto"/>
            <w:right w:val="none" w:sz="0" w:space="0" w:color="auto"/>
          </w:divBdr>
        </w:div>
        <w:div w:id="1079593476">
          <w:marLeft w:val="480"/>
          <w:marRight w:val="0"/>
          <w:marTop w:val="0"/>
          <w:marBottom w:val="0"/>
          <w:divBdr>
            <w:top w:val="none" w:sz="0" w:space="0" w:color="auto"/>
            <w:left w:val="none" w:sz="0" w:space="0" w:color="auto"/>
            <w:bottom w:val="none" w:sz="0" w:space="0" w:color="auto"/>
            <w:right w:val="none" w:sz="0" w:space="0" w:color="auto"/>
          </w:divBdr>
        </w:div>
        <w:div w:id="1096679629">
          <w:marLeft w:val="480"/>
          <w:marRight w:val="0"/>
          <w:marTop w:val="0"/>
          <w:marBottom w:val="0"/>
          <w:divBdr>
            <w:top w:val="none" w:sz="0" w:space="0" w:color="auto"/>
            <w:left w:val="none" w:sz="0" w:space="0" w:color="auto"/>
            <w:bottom w:val="none" w:sz="0" w:space="0" w:color="auto"/>
            <w:right w:val="none" w:sz="0" w:space="0" w:color="auto"/>
          </w:divBdr>
        </w:div>
        <w:div w:id="1106849018">
          <w:marLeft w:val="480"/>
          <w:marRight w:val="0"/>
          <w:marTop w:val="0"/>
          <w:marBottom w:val="0"/>
          <w:divBdr>
            <w:top w:val="none" w:sz="0" w:space="0" w:color="auto"/>
            <w:left w:val="none" w:sz="0" w:space="0" w:color="auto"/>
            <w:bottom w:val="none" w:sz="0" w:space="0" w:color="auto"/>
            <w:right w:val="none" w:sz="0" w:space="0" w:color="auto"/>
          </w:divBdr>
        </w:div>
        <w:div w:id="1134829178">
          <w:marLeft w:val="480"/>
          <w:marRight w:val="0"/>
          <w:marTop w:val="0"/>
          <w:marBottom w:val="0"/>
          <w:divBdr>
            <w:top w:val="none" w:sz="0" w:space="0" w:color="auto"/>
            <w:left w:val="none" w:sz="0" w:space="0" w:color="auto"/>
            <w:bottom w:val="none" w:sz="0" w:space="0" w:color="auto"/>
            <w:right w:val="none" w:sz="0" w:space="0" w:color="auto"/>
          </w:divBdr>
        </w:div>
        <w:div w:id="1156645574">
          <w:marLeft w:val="480"/>
          <w:marRight w:val="0"/>
          <w:marTop w:val="0"/>
          <w:marBottom w:val="0"/>
          <w:divBdr>
            <w:top w:val="none" w:sz="0" w:space="0" w:color="auto"/>
            <w:left w:val="none" w:sz="0" w:space="0" w:color="auto"/>
            <w:bottom w:val="none" w:sz="0" w:space="0" w:color="auto"/>
            <w:right w:val="none" w:sz="0" w:space="0" w:color="auto"/>
          </w:divBdr>
        </w:div>
        <w:div w:id="1167404715">
          <w:marLeft w:val="480"/>
          <w:marRight w:val="0"/>
          <w:marTop w:val="0"/>
          <w:marBottom w:val="0"/>
          <w:divBdr>
            <w:top w:val="none" w:sz="0" w:space="0" w:color="auto"/>
            <w:left w:val="none" w:sz="0" w:space="0" w:color="auto"/>
            <w:bottom w:val="none" w:sz="0" w:space="0" w:color="auto"/>
            <w:right w:val="none" w:sz="0" w:space="0" w:color="auto"/>
          </w:divBdr>
        </w:div>
        <w:div w:id="1179927323">
          <w:marLeft w:val="480"/>
          <w:marRight w:val="0"/>
          <w:marTop w:val="0"/>
          <w:marBottom w:val="0"/>
          <w:divBdr>
            <w:top w:val="none" w:sz="0" w:space="0" w:color="auto"/>
            <w:left w:val="none" w:sz="0" w:space="0" w:color="auto"/>
            <w:bottom w:val="none" w:sz="0" w:space="0" w:color="auto"/>
            <w:right w:val="none" w:sz="0" w:space="0" w:color="auto"/>
          </w:divBdr>
        </w:div>
        <w:div w:id="1191379891">
          <w:marLeft w:val="480"/>
          <w:marRight w:val="0"/>
          <w:marTop w:val="0"/>
          <w:marBottom w:val="0"/>
          <w:divBdr>
            <w:top w:val="none" w:sz="0" w:space="0" w:color="auto"/>
            <w:left w:val="none" w:sz="0" w:space="0" w:color="auto"/>
            <w:bottom w:val="none" w:sz="0" w:space="0" w:color="auto"/>
            <w:right w:val="none" w:sz="0" w:space="0" w:color="auto"/>
          </w:divBdr>
        </w:div>
        <w:div w:id="1217207860">
          <w:marLeft w:val="480"/>
          <w:marRight w:val="0"/>
          <w:marTop w:val="0"/>
          <w:marBottom w:val="0"/>
          <w:divBdr>
            <w:top w:val="none" w:sz="0" w:space="0" w:color="auto"/>
            <w:left w:val="none" w:sz="0" w:space="0" w:color="auto"/>
            <w:bottom w:val="none" w:sz="0" w:space="0" w:color="auto"/>
            <w:right w:val="none" w:sz="0" w:space="0" w:color="auto"/>
          </w:divBdr>
        </w:div>
        <w:div w:id="1217547817">
          <w:marLeft w:val="480"/>
          <w:marRight w:val="0"/>
          <w:marTop w:val="0"/>
          <w:marBottom w:val="0"/>
          <w:divBdr>
            <w:top w:val="none" w:sz="0" w:space="0" w:color="auto"/>
            <w:left w:val="none" w:sz="0" w:space="0" w:color="auto"/>
            <w:bottom w:val="none" w:sz="0" w:space="0" w:color="auto"/>
            <w:right w:val="none" w:sz="0" w:space="0" w:color="auto"/>
          </w:divBdr>
        </w:div>
        <w:div w:id="1279676763">
          <w:marLeft w:val="480"/>
          <w:marRight w:val="0"/>
          <w:marTop w:val="0"/>
          <w:marBottom w:val="0"/>
          <w:divBdr>
            <w:top w:val="none" w:sz="0" w:space="0" w:color="auto"/>
            <w:left w:val="none" w:sz="0" w:space="0" w:color="auto"/>
            <w:bottom w:val="none" w:sz="0" w:space="0" w:color="auto"/>
            <w:right w:val="none" w:sz="0" w:space="0" w:color="auto"/>
          </w:divBdr>
        </w:div>
        <w:div w:id="1283069644">
          <w:marLeft w:val="480"/>
          <w:marRight w:val="0"/>
          <w:marTop w:val="0"/>
          <w:marBottom w:val="0"/>
          <w:divBdr>
            <w:top w:val="none" w:sz="0" w:space="0" w:color="auto"/>
            <w:left w:val="none" w:sz="0" w:space="0" w:color="auto"/>
            <w:bottom w:val="none" w:sz="0" w:space="0" w:color="auto"/>
            <w:right w:val="none" w:sz="0" w:space="0" w:color="auto"/>
          </w:divBdr>
        </w:div>
        <w:div w:id="1296257587">
          <w:marLeft w:val="480"/>
          <w:marRight w:val="0"/>
          <w:marTop w:val="0"/>
          <w:marBottom w:val="0"/>
          <w:divBdr>
            <w:top w:val="none" w:sz="0" w:space="0" w:color="auto"/>
            <w:left w:val="none" w:sz="0" w:space="0" w:color="auto"/>
            <w:bottom w:val="none" w:sz="0" w:space="0" w:color="auto"/>
            <w:right w:val="none" w:sz="0" w:space="0" w:color="auto"/>
          </w:divBdr>
        </w:div>
        <w:div w:id="1307278377">
          <w:marLeft w:val="480"/>
          <w:marRight w:val="0"/>
          <w:marTop w:val="0"/>
          <w:marBottom w:val="0"/>
          <w:divBdr>
            <w:top w:val="none" w:sz="0" w:space="0" w:color="auto"/>
            <w:left w:val="none" w:sz="0" w:space="0" w:color="auto"/>
            <w:bottom w:val="none" w:sz="0" w:space="0" w:color="auto"/>
            <w:right w:val="none" w:sz="0" w:space="0" w:color="auto"/>
          </w:divBdr>
        </w:div>
        <w:div w:id="1314871814">
          <w:marLeft w:val="480"/>
          <w:marRight w:val="0"/>
          <w:marTop w:val="0"/>
          <w:marBottom w:val="0"/>
          <w:divBdr>
            <w:top w:val="none" w:sz="0" w:space="0" w:color="auto"/>
            <w:left w:val="none" w:sz="0" w:space="0" w:color="auto"/>
            <w:bottom w:val="none" w:sz="0" w:space="0" w:color="auto"/>
            <w:right w:val="none" w:sz="0" w:space="0" w:color="auto"/>
          </w:divBdr>
        </w:div>
        <w:div w:id="1376154648">
          <w:marLeft w:val="480"/>
          <w:marRight w:val="0"/>
          <w:marTop w:val="0"/>
          <w:marBottom w:val="0"/>
          <w:divBdr>
            <w:top w:val="none" w:sz="0" w:space="0" w:color="auto"/>
            <w:left w:val="none" w:sz="0" w:space="0" w:color="auto"/>
            <w:bottom w:val="none" w:sz="0" w:space="0" w:color="auto"/>
            <w:right w:val="none" w:sz="0" w:space="0" w:color="auto"/>
          </w:divBdr>
        </w:div>
        <w:div w:id="1403673565">
          <w:marLeft w:val="480"/>
          <w:marRight w:val="0"/>
          <w:marTop w:val="0"/>
          <w:marBottom w:val="0"/>
          <w:divBdr>
            <w:top w:val="none" w:sz="0" w:space="0" w:color="auto"/>
            <w:left w:val="none" w:sz="0" w:space="0" w:color="auto"/>
            <w:bottom w:val="none" w:sz="0" w:space="0" w:color="auto"/>
            <w:right w:val="none" w:sz="0" w:space="0" w:color="auto"/>
          </w:divBdr>
        </w:div>
        <w:div w:id="1422412906">
          <w:marLeft w:val="480"/>
          <w:marRight w:val="0"/>
          <w:marTop w:val="0"/>
          <w:marBottom w:val="0"/>
          <w:divBdr>
            <w:top w:val="none" w:sz="0" w:space="0" w:color="auto"/>
            <w:left w:val="none" w:sz="0" w:space="0" w:color="auto"/>
            <w:bottom w:val="none" w:sz="0" w:space="0" w:color="auto"/>
            <w:right w:val="none" w:sz="0" w:space="0" w:color="auto"/>
          </w:divBdr>
        </w:div>
        <w:div w:id="1441955349">
          <w:marLeft w:val="480"/>
          <w:marRight w:val="0"/>
          <w:marTop w:val="0"/>
          <w:marBottom w:val="0"/>
          <w:divBdr>
            <w:top w:val="none" w:sz="0" w:space="0" w:color="auto"/>
            <w:left w:val="none" w:sz="0" w:space="0" w:color="auto"/>
            <w:bottom w:val="none" w:sz="0" w:space="0" w:color="auto"/>
            <w:right w:val="none" w:sz="0" w:space="0" w:color="auto"/>
          </w:divBdr>
        </w:div>
        <w:div w:id="1503206490">
          <w:marLeft w:val="480"/>
          <w:marRight w:val="0"/>
          <w:marTop w:val="0"/>
          <w:marBottom w:val="0"/>
          <w:divBdr>
            <w:top w:val="none" w:sz="0" w:space="0" w:color="auto"/>
            <w:left w:val="none" w:sz="0" w:space="0" w:color="auto"/>
            <w:bottom w:val="none" w:sz="0" w:space="0" w:color="auto"/>
            <w:right w:val="none" w:sz="0" w:space="0" w:color="auto"/>
          </w:divBdr>
        </w:div>
        <w:div w:id="1551724675">
          <w:marLeft w:val="480"/>
          <w:marRight w:val="0"/>
          <w:marTop w:val="0"/>
          <w:marBottom w:val="0"/>
          <w:divBdr>
            <w:top w:val="none" w:sz="0" w:space="0" w:color="auto"/>
            <w:left w:val="none" w:sz="0" w:space="0" w:color="auto"/>
            <w:bottom w:val="none" w:sz="0" w:space="0" w:color="auto"/>
            <w:right w:val="none" w:sz="0" w:space="0" w:color="auto"/>
          </w:divBdr>
        </w:div>
        <w:div w:id="1572428012">
          <w:marLeft w:val="480"/>
          <w:marRight w:val="0"/>
          <w:marTop w:val="0"/>
          <w:marBottom w:val="0"/>
          <w:divBdr>
            <w:top w:val="none" w:sz="0" w:space="0" w:color="auto"/>
            <w:left w:val="none" w:sz="0" w:space="0" w:color="auto"/>
            <w:bottom w:val="none" w:sz="0" w:space="0" w:color="auto"/>
            <w:right w:val="none" w:sz="0" w:space="0" w:color="auto"/>
          </w:divBdr>
        </w:div>
        <w:div w:id="1599293501">
          <w:marLeft w:val="480"/>
          <w:marRight w:val="0"/>
          <w:marTop w:val="0"/>
          <w:marBottom w:val="0"/>
          <w:divBdr>
            <w:top w:val="none" w:sz="0" w:space="0" w:color="auto"/>
            <w:left w:val="none" w:sz="0" w:space="0" w:color="auto"/>
            <w:bottom w:val="none" w:sz="0" w:space="0" w:color="auto"/>
            <w:right w:val="none" w:sz="0" w:space="0" w:color="auto"/>
          </w:divBdr>
        </w:div>
        <w:div w:id="1604218911">
          <w:marLeft w:val="480"/>
          <w:marRight w:val="0"/>
          <w:marTop w:val="0"/>
          <w:marBottom w:val="0"/>
          <w:divBdr>
            <w:top w:val="none" w:sz="0" w:space="0" w:color="auto"/>
            <w:left w:val="none" w:sz="0" w:space="0" w:color="auto"/>
            <w:bottom w:val="none" w:sz="0" w:space="0" w:color="auto"/>
            <w:right w:val="none" w:sz="0" w:space="0" w:color="auto"/>
          </w:divBdr>
        </w:div>
        <w:div w:id="1608000776">
          <w:marLeft w:val="480"/>
          <w:marRight w:val="0"/>
          <w:marTop w:val="0"/>
          <w:marBottom w:val="0"/>
          <w:divBdr>
            <w:top w:val="none" w:sz="0" w:space="0" w:color="auto"/>
            <w:left w:val="none" w:sz="0" w:space="0" w:color="auto"/>
            <w:bottom w:val="none" w:sz="0" w:space="0" w:color="auto"/>
            <w:right w:val="none" w:sz="0" w:space="0" w:color="auto"/>
          </w:divBdr>
        </w:div>
        <w:div w:id="1642495186">
          <w:marLeft w:val="480"/>
          <w:marRight w:val="0"/>
          <w:marTop w:val="0"/>
          <w:marBottom w:val="0"/>
          <w:divBdr>
            <w:top w:val="none" w:sz="0" w:space="0" w:color="auto"/>
            <w:left w:val="none" w:sz="0" w:space="0" w:color="auto"/>
            <w:bottom w:val="none" w:sz="0" w:space="0" w:color="auto"/>
            <w:right w:val="none" w:sz="0" w:space="0" w:color="auto"/>
          </w:divBdr>
        </w:div>
        <w:div w:id="1643189276">
          <w:marLeft w:val="480"/>
          <w:marRight w:val="0"/>
          <w:marTop w:val="0"/>
          <w:marBottom w:val="0"/>
          <w:divBdr>
            <w:top w:val="none" w:sz="0" w:space="0" w:color="auto"/>
            <w:left w:val="none" w:sz="0" w:space="0" w:color="auto"/>
            <w:bottom w:val="none" w:sz="0" w:space="0" w:color="auto"/>
            <w:right w:val="none" w:sz="0" w:space="0" w:color="auto"/>
          </w:divBdr>
        </w:div>
        <w:div w:id="1693070721">
          <w:marLeft w:val="480"/>
          <w:marRight w:val="0"/>
          <w:marTop w:val="0"/>
          <w:marBottom w:val="0"/>
          <w:divBdr>
            <w:top w:val="none" w:sz="0" w:space="0" w:color="auto"/>
            <w:left w:val="none" w:sz="0" w:space="0" w:color="auto"/>
            <w:bottom w:val="none" w:sz="0" w:space="0" w:color="auto"/>
            <w:right w:val="none" w:sz="0" w:space="0" w:color="auto"/>
          </w:divBdr>
        </w:div>
        <w:div w:id="1694070571">
          <w:marLeft w:val="480"/>
          <w:marRight w:val="0"/>
          <w:marTop w:val="0"/>
          <w:marBottom w:val="0"/>
          <w:divBdr>
            <w:top w:val="none" w:sz="0" w:space="0" w:color="auto"/>
            <w:left w:val="none" w:sz="0" w:space="0" w:color="auto"/>
            <w:bottom w:val="none" w:sz="0" w:space="0" w:color="auto"/>
            <w:right w:val="none" w:sz="0" w:space="0" w:color="auto"/>
          </w:divBdr>
        </w:div>
        <w:div w:id="1702707450">
          <w:marLeft w:val="480"/>
          <w:marRight w:val="0"/>
          <w:marTop w:val="0"/>
          <w:marBottom w:val="0"/>
          <w:divBdr>
            <w:top w:val="none" w:sz="0" w:space="0" w:color="auto"/>
            <w:left w:val="none" w:sz="0" w:space="0" w:color="auto"/>
            <w:bottom w:val="none" w:sz="0" w:space="0" w:color="auto"/>
            <w:right w:val="none" w:sz="0" w:space="0" w:color="auto"/>
          </w:divBdr>
        </w:div>
        <w:div w:id="1754280308">
          <w:marLeft w:val="480"/>
          <w:marRight w:val="0"/>
          <w:marTop w:val="0"/>
          <w:marBottom w:val="0"/>
          <w:divBdr>
            <w:top w:val="none" w:sz="0" w:space="0" w:color="auto"/>
            <w:left w:val="none" w:sz="0" w:space="0" w:color="auto"/>
            <w:bottom w:val="none" w:sz="0" w:space="0" w:color="auto"/>
            <w:right w:val="none" w:sz="0" w:space="0" w:color="auto"/>
          </w:divBdr>
        </w:div>
        <w:div w:id="1785072322">
          <w:marLeft w:val="480"/>
          <w:marRight w:val="0"/>
          <w:marTop w:val="0"/>
          <w:marBottom w:val="0"/>
          <w:divBdr>
            <w:top w:val="none" w:sz="0" w:space="0" w:color="auto"/>
            <w:left w:val="none" w:sz="0" w:space="0" w:color="auto"/>
            <w:bottom w:val="none" w:sz="0" w:space="0" w:color="auto"/>
            <w:right w:val="none" w:sz="0" w:space="0" w:color="auto"/>
          </w:divBdr>
        </w:div>
        <w:div w:id="1813206202">
          <w:marLeft w:val="480"/>
          <w:marRight w:val="0"/>
          <w:marTop w:val="0"/>
          <w:marBottom w:val="0"/>
          <w:divBdr>
            <w:top w:val="none" w:sz="0" w:space="0" w:color="auto"/>
            <w:left w:val="none" w:sz="0" w:space="0" w:color="auto"/>
            <w:bottom w:val="none" w:sz="0" w:space="0" w:color="auto"/>
            <w:right w:val="none" w:sz="0" w:space="0" w:color="auto"/>
          </w:divBdr>
        </w:div>
        <w:div w:id="1917350612">
          <w:marLeft w:val="480"/>
          <w:marRight w:val="0"/>
          <w:marTop w:val="0"/>
          <w:marBottom w:val="0"/>
          <w:divBdr>
            <w:top w:val="none" w:sz="0" w:space="0" w:color="auto"/>
            <w:left w:val="none" w:sz="0" w:space="0" w:color="auto"/>
            <w:bottom w:val="none" w:sz="0" w:space="0" w:color="auto"/>
            <w:right w:val="none" w:sz="0" w:space="0" w:color="auto"/>
          </w:divBdr>
        </w:div>
        <w:div w:id="1953398624">
          <w:marLeft w:val="480"/>
          <w:marRight w:val="0"/>
          <w:marTop w:val="0"/>
          <w:marBottom w:val="0"/>
          <w:divBdr>
            <w:top w:val="none" w:sz="0" w:space="0" w:color="auto"/>
            <w:left w:val="none" w:sz="0" w:space="0" w:color="auto"/>
            <w:bottom w:val="none" w:sz="0" w:space="0" w:color="auto"/>
            <w:right w:val="none" w:sz="0" w:space="0" w:color="auto"/>
          </w:divBdr>
        </w:div>
        <w:div w:id="1958484312">
          <w:marLeft w:val="480"/>
          <w:marRight w:val="0"/>
          <w:marTop w:val="0"/>
          <w:marBottom w:val="0"/>
          <w:divBdr>
            <w:top w:val="none" w:sz="0" w:space="0" w:color="auto"/>
            <w:left w:val="none" w:sz="0" w:space="0" w:color="auto"/>
            <w:bottom w:val="none" w:sz="0" w:space="0" w:color="auto"/>
            <w:right w:val="none" w:sz="0" w:space="0" w:color="auto"/>
          </w:divBdr>
        </w:div>
        <w:div w:id="2002193603">
          <w:marLeft w:val="480"/>
          <w:marRight w:val="0"/>
          <w:marTop w:val="0"/>
          <w:marBottom w:val="0"/>
          <w:divBdr>
            <w:top w:val="none" w:sz="0" w:space="0" w:color="auto"/>
            <w:left w:val="none" w:sz="0" w:space="0" w:color="auto"/>
            <w:bottom w:val="none" w:sz="0" w:space="0" w:color="auto"/>
            <w:right w:val="none" w:sz="0" w:space="0" w:color="auto"/>
          </w:divBdr>
        </w:div>
        <w:div w:id="2017153728">
          <w:marLeft w:val="480"/>
          <w:marRight w:val="0"/>
          <w:marTop w:val="0"/>
          <w:marBottom w:val="0"/>
          <w:divBdr>
            <w:top w:val="none" w:sz="0" w:space="0" w:color="auto"/>
            <w:left w:val="none" w:sz="0" w:space="0" w:color="auto"/>
            <w:bottom w:val="none" w:sz="0" w:space="0" w:color="auto"/>
            <w:right w:val="none" w:sz="0" w:space="0" w:color="auto"/>
          </w:divBdr>
        </w:div>
        <w:div w:id="2026051206">
          <w:marLeft w:val="480"/>
          <w:marRight w:val="0"/>
          <w:marTop w:val="0"/>
          <w:marBottom w:val="0"/>
          <w:divBdr>
            <w:top w:val="none" w:sz="0" w:space="0" w:color="auto"/>
            <w:left w:val="none" w:sz="0" w:space="0" w:color="auto"/>
            <w:bottom w:val="none" w:sz="0" w:space="0" w:color="auto"/>
            <w:right w:val="none" w:sz="0" w:space="0" w:color="auto"/>
          </w:divBdr>
        </w:div>
        <w:div w:id="2042321792">
          <w:marLeft w:val="480"/>
          <w:marRight w:val="0"/>
          <w:marTop w:val="0"/>
          <w:marBottom w:val="0"/>
          <w:divBdr>
            <w:top w:val="none" w:sz="0" w:space="0" w:color="auto"/>
            <w:left w:val="none" w:sz="0" w:space="0" w:color="auto"/>
            <w:bottom w:val="none" w:sz="0" w:space="0" w:color="auto"/>
            <w:right w:val="none" w:sz="0" w:space="0" w:color="auto"/>
          </w:divBdr>
        </w:div>
        <w:div w:id="2061057064">
          <w:marLeft w:val="480"/>
          <w:marRight w:val="0"/>
          <w:marTop w:val="0"/>
          <w:marBottom w:val="0"/>
          <w:divBdr>
            <w:top w:val="none" w:sz="0" w:space="0" w:color="auto"/>
            <w:left w:val="none" w:sz="0" w:space="0" w:color="auto"/>
            <w:bottom w:val="none" w:sz="0" w:space="0" w:color="auto"/>
            <w:right w:val="none" w:sz="0" w:space="0" w:color="auto"/>
          </w:divBdr>
        </w:div>
        <w:div w:id="2104839106">
          <w:marLeft w:val="480"/>
          <w:marRight w:val="0"/>
          <w:marTop w:val="0"/>
          <w:marBottom w:val="0"/>
          <w:divBdr>
            <w:top w:val="none" w:sz="0" w:space="0" w:color="auto"/>
            <w:left w:val="none" w:sz="0" w:space="0" w:color="auto"/>
            <w:bottom w:val="none" w:sz="0" w:space="0" w:color="auto"/>
            <w:right w:val="none" w:sz="0" w:space="0" w:color="auto"/>
          </w:divBdr>
        </w:div>
        <w:div w:id="2118210324">
          <w:marLeft w:val="480"/>
          <w:marRight w:val="0"/>
          <w:marTop w:val="0"/>
          <w:marBottom w:val="0"/>
          <w:divBdr>
            <w:top w:val="none" w:sz="0" w:space="0" w:color="auto"/>
            <w:left w:val="none" w:sz="0" w:space="0" w:color="auto"/>
            <w:bottom w:val="none" w:sz="0" w:space="0" w:color="auto"/>
            <w:right w:val="none" w:sz="0" w:space="0" w:color="auto"/>
          </w:divBdr>
        </w:div>
        <w:div w:id="2136871089">
          <w:marLeft w:val="480"/>
          <w:marRight w:val="0"/>
          <w:marTop w:val="0"/>
          <w:marBottom w:val="0"/>
          <w:divBdr>
            <w:top w:val="none" w:sz="0" w:space="0" w:color="auto"/>
            <w:left w:val="none" w:sz="0" w:space="0" w:color="auto"/>
            <w:bottom w:val="none" w:sz="0" w:space="0" w:color="auto"/>
            <w:right w:val="none" w:sz="0" w:space="0" w:color="auto"/>
          </w:divBdr>
        </w:div>
      </w:divsChild>
    </w:div>
    <w:div w:id="934629452">
      <w:bodyDiv w:val="1"/>
      <w:marLeft w:val="0"/>
      <w:marRight w:val="0"/>
      <w:marTop w:val="0"/>
      <w:marBottom w:val="0"/>
      <w:divBdr>
        <w:top w:val="none" w:sz="0" w:space="0" w:color="auto"/>
        <w:left w:val="none" w:sz="0" w:space="0" w:color="auto"/>
        <w:bottom w:val="none" w:sz="0" w:space="0" w:color="auto"/>
        <w:right w:val="none" w:sz="0" w:space="0" w:color="auto"/>
      </w:divBdr>
    </w:div>
    <w:div w:id="934823142">
      <w:marLeft w:val="640"/>
      <w:marRight w:val="0"/>
      <w:marTop w:val="0"/>
      <w:marBottom w:val="0"/>
      <w:divBdr>
        <w:top w:val="none" w:sz="0" w:space="0" w:color="auto"/>
        <w:left w:val="none" w:sz="0" w:space="0" w:color="auto"/>
        <w:bottom w:val="none" w:sz="0" w:space="0" w:color="auto"/>
        <w:right w:val="none" w:sz="0" w:space="0" w:color="auto"/>
      </w:divBdr>
    </w:div>
    <w:div w:id="935140783">
      <w:marLeft w:val="640"/>
      <w:marRight w:val="0"/>
      <w:marTop w:val="0"/>
      <w:marBottom w:val="0"/>
      <w:divBdr>
        <w:top w:val="none" w:sz="0" w:space="0" w:color="auto"/>
        <w:left w:val="none" w:sz="0" w:space="0" w:color="auto"/>
        <w:bottom w:val="none" w:sz="0" w:space="0" w:color="auto"/>
        <w:right w:val="none" w:sz="0" w:space="0" w:color="auto"/>
      </w:divBdr>
    </w:div>
    <w:div w:id="935401539">
      <w:marLeft w:val="640"/>
      <w:marRight w:val="0"/>
      <w:marTop w:val="0"/>
      <w:marBottom w:val="0"/>
      <w:divBdr>
        <w:top w:val="none" w:sz="0" w:space="0" w:color="auto"/>
        <w:left w:val="none" w:sz="0" w:space="0" w:color="auto"/>
        <w:bottom w:val="none" w:sz="0" w:space="0" w:color="auto"/>
        <w:right w:val="none" w:sz="0" w:space="0" w:color="auto"/>
      </w:divBdr>
    </w:div>
    <w:div w:id="935478960">
      <w:bodyDiv w:val="1"/>
      <w:marLeft w:val="0"/>
      <w:marRight w:val="0"/>
      <w:marTop w:val="0"/>
      <w:marBottom w:val="0"/>
      <w:divBdr>
        <w:top w:val="none" w:sz="0" w:space="0" w:color="auto"/>
        <w:left w:val="none" w:sz="0" w:space="0" w:color="auto"/>
        <w:bottom w:val="none" w:sz="0" w:space="0" w:color="auto"/>
        <w:right w:val="none" w:sz="0" w:space="0" w:color="auto"/>
      </w:divBdr>
    </w:div>
    <w:div w:id="936014798">
      <w:marLeft w:val="640"/>
      <w:marRight w:val="0"/>
      <w:marTop w:val="0"/>
      <w:marBottom w:val="0"/>
      <w:divBdr>
        <w:top w:val="none" w:sz="0" w:space="0" w:color="auto"/>
        <w:left w:val="none" w:sz="0" w:space="0" w:color="auto"/>
        <w:bottom w:val="none" w:sz="0" w:space="0" w:color="auto"/>
        <w:right w:val="none" w:sz="0" w:space="0" w:color="auto"/>
      </w:divBdr>
    </w:div>
    <w:div w:id="937249838">
      <w:marLeft w:val="640"/>
      <w:marRight w:val="0"/>
      <w:marTop w:val="0"/>
      <w:marBottom w:val="0"/>
      <w:divBdr>
        <w:top w:val="none" w:sz="0" w:space="0" w:color="auto"/>
        <w:left w:val="none" w:sz="0" w:space="0" w:color="auto"/>
        <w:bottom w:val="none" w:sz="0" w:space="0" w:color="auto"/>
        <w:right w:val="none" w:sz="0" w:space="0" w:color="auto"/>
      </w:divBdr>
    </w:div>
    <w:div w:id="937251429">
      <w:marLeft w:val="640"/>
      <w:marRight w:val="0"/>
      <w:marTop w:val="0"/>
      <w:marBottom w:val="0"/>
      <w:divBdr>
        <w:top w:val="none" w:sz="0" w:space="0" w:color="auto"/>
        <w:left w:val="none" w:sz="0" w:space="0" w:color="auto"/>
        <w:bottom w:val="none" w:sz="0" w:space="0" w:color="auto"/>
        <w:right w:val="none" w:sz="0" w:space="0" w:color="auto"/>
      </w:divBdr>
    </w:div>
    <w:div w:id="937448647">
      <w:bodyDiv w:val="1"/>
      <w:marLeft w:val="0"/>
      <w:marRight w:val="0"/>
      <w:marTop w:val="0"/>
      <w:marBottom w:val="0"/>
      <w:divBdr>
        <w:top w:val="none" w:sz="0" w:space="0" w:color="auto"/>
        <w:left w:val="none" w:sz="0" w:space="0" w:color="auto"/>
        <w:bottom w:val="none" w:sz="0" w:space="0" w:color="auto"/>
        <w:right w:val="none" w:sz="0" w:space="0" w:color="auto"/>
      </w:divBdr>
    </w:div>
    <w:div w:id="937758225">
      <w:bodyDiv w:val="1"/>
      <w:marLeft w:val="0"/>
      <w:marRight w:val="0"/>
      <w:marTop w:val="0"/>
      <w:marBottom w:val="0"/>
      <w:divBdr>
        <w:top w:val="none" w:sz="0" w:space="0" w:color="auto"/>
        <w:left w:val="none" w:sz="0" w:space="0" w:color="auto"/>
        <w:bottom w:val="none" w:sz="0" w:space="0" w:color="auto"/>
        <w:right w:val="none" w:sz="0" w:space="0" w:color="auto"/>
      </w:divBdr>
    </w:div>
    <w:div w:id="938179800">
      <w:marLeft w:val="640"/>
      <w:marRight w:val="0"/>
      <w:marTop w:val="0"/>
      <w:marBottom w:val="0"/>
      <w:divBdr>
        <w:top w:val="none" w:sz="0" w:space="0" w:color="auto"/>
        <w:left w:val="none" w:sz="0" w:space="0" w:color="auto"/>
        <w:bottom w:val="none" w:sz="0" w:space="0" w:color="auto"/>
        <w:right w:val="none" w:sz="0" w:space="0" w:color="auto"/>
      </w:divBdr>
    </w:div>
    <w:div w:id="938416460">
      <w:marLeft w:val="640"/>
      <w:marRight w:val="0"/>
      <w:marTop w:val="0"/>
      <w:marBottom w:val="0"/>
      <w:divBdr>
        <w:top w:val="none" w:sz="0" w:space="0" w:color="auto"/>
        <w:left w:val="none" w:sz="0" w:space="0" w:color="auto"/>
        <w:bottom w:val="none" w:sz="0" w:space="0" w:color="auto"/>
        <w:right w:val="none" w:sz="0" w:space="0" w:color="auto"/>
      </w:divBdr>
    </w:div>
    <w:div w:id="939677024">
      <w:bodyDiv w:val="1"/>
      <w:marLeft w:val="0"/>
      <w:marRight w:val="0"/>
      <w:marTop w:val="0"/>
      <w:marBottom w:val="0"/>
      <w:divBdr>
        <w:top w:val="none" w:sz="0" w:space="0" w:color="auto"/>
        <w:left w:val="none" w:sz="0" w:space="0" w:color="auto"/>
        <w:bottom w:val="none" w:sz="0" w:space="0" w:color="auto"/>
        <w:right w:val="none" w:sz="0" w:space="0" w:color="auto"/>
      </w:divBdr>
    </w:div>
    <w:div w:id="940142884">
      <w:marLeft w:val="480"/>
      <w:marRight w:val="0"/>
      <w:marTop w:val="0"/>
      <w:marBottom w:val="0"/>
      <w:divBdr>
        <w:top w:val="none" w:sz="0" w:space="0" w:color="auto"/>
        <w:left w:val="none" w:sz="0" w:space="0" w:color="auto"/>
        <w:bottom w:val="none" w:sz="0" w:space="0" w:color="auto"/>
        <w:right w:val="none" w:sz="0" w:space="0" w:color="auto"/>
      </w:divBdr>
    </w:div>
    <w:div w:id="940143653">
      <w:marLeft w:val="640"/>
      <w:marRight w:val="0"/>
      <w:marTop w:val="0"/>
      <w:marBottom w:val="0"/>
      <w:divBdr>
        <w:top w:val="none" w:sz="0" w:space="0" w:color="auto"/>
        <w:left w:val="none" w:sz="0" w:space="0" w:color="auto"/>
        <w:bottom w:val="none" w:sz="0" w:space="0" w:color="auto"/>
        <w:right w:val="none" w:sz="0" w:space="0" w:color="auto"/>
      </w:divBdr>
    </w:div>
    <w:div w:id="940180834">
      <w:marLeft w:val="640"/>
      <w:marRight w:val="0"/>
      <w:marTop w:val="0"/>
      <w:marBottom w:val="0"/>
      <w:divBdr>
        <w:top w:val="none" w:sz="0" w:space="0" w:color="auto"/>
        <w:left w:val="none" w:sz="0" w:space="0" w:color="auto"/>
        <w:bottom w:val="none" w:sz="0" w:space="0" w:color="auto"/>
        <w:right w:val="none" w:sz="0" w:space="0" w:color="auto"/>
      </w:divBdr>
    </w:div>
    <w:div w:id="940456407">
      <w:marLeft w:val="640"/>
      <w:marRight w:val="0"/>
      <w:marTop w:val="0"/>
      <w:marBottom w:val="0"/>
      <w:divBdr>
        <w:top w:val="none" w:sz="0" w:space="0" w:color="auto"/>
        <w:left w:val="none" w:sz="0" w:space="0" w:color="auto"/>
        <w:bottom w:val="none" w:sz="0" w:space="0" w:color="auto"/>
        <w:right w:val="none" w:sz="0" w:space="0" w:color="auto"/>
      </w:divBdr>
    </w:div>
    <w:div w:id="940648069">
      <w:bodyDiv w:val="1"/>
      <w:marLeft w:val="0"/>
      <w:marRight w:val="0"/>
      <w:marTop w:val="0"/>
      <w:marBottom w:val="0"/>
      <w:divBdr>
        <w:top w:val="none" w:sz="0" w:space="0" w:color="auto"/>
        <w:left w:val="none" w:sz="0" w:space="0" w:color="auto"/>
        <w:bottom w:val="none" w:sz="0" w:space="0" w:color="auto"/>
        <w:right w:val="none" w:sz="0" w:space="0" w:color="auto"/>
      </w:divBdr>
    </w:div>
    <w:div w:id="940649431">
      <w:marLeft w:val="640"/>
      <w:marRight w:val="0"/>
      <w:marTop w:val="0"/>
      <w:marBottom w:val="0"/>
      <w:divBdr>
        <w:top w:val="none" w:sz="0" w:space="0" w:color="auto"/>
        <w:left w:val="none" w:sz="0" w:space="0" w:color="auto"/>
        <w:bottom w:val="none" w:sz="0" w:space="0" w:color="auto"/>
        <w:right w:val="none" w:sz="0" w:space="0" w:color="auto"/>
      </w:divBdr>
    </w:div>
    <w:div w:id="940650565">
      <w:marLeft w:val="640"/>
      <w:marRight w:val="0"/>
      <w:marTop w:val="0"/>
      <w:marBottom w:val="0"/>
      <w:divBdr>
        <w:top w:val="none" w:sz="0" w:space="0" w:color="auto"/>
        <w:left w:val="none" w:sz="0" w:space="0" w:color="auto"/>
        <w:bottom w:val="none" w:sz="0" w:space="0" w:color="auto"/>
        <w:right w:val="none" w:sz="0" w:space="0" w:color="auto"/>
      </w:divBdr>
    </w:div>
    <w:div w:id="940795060">
      <w:marLeft w:val="640"/>
      <w:marRight w:val="0"/>
      <w:marTop w:val="0"/>
      <w:marBottom w:val="0"/>
      <w:divBdr>
        <w:top w:val="none" w:sz="0" w:space="0" w:color="auto"/>
        <w:left w:val="none" w:sz="0" w:space="0" w:color="auto"/>
        <w:bottom w:val="none" w:sz="0" w:space="0" w:color="auto"/>
        <w:right w:val="none" w:sz="0" w:space="0" w:color="auto"/>
      </w:divBdr>
    </w:div>
    <w:div w:id="941031915">
      <w:bodyDiv w:val="1"/>
      <w:marLeft w:val="0"/>
      <w:marRight w:val="0"/>
      <w:marTop w:val="0"/>
      <w:marBottom w:val="0"/>
      <w:divBdr>
        <w:top w:val="none" w:sz="0" w:space="0" w:color="auto"/>
        <w:left w:val="none" w:sz="0" w:space="0" w:color="auto"/>
        <w:bottom w:val="none" w:sz="0" w:space="0" w:color="auto"/>
        <w:right w:val="none" w:sz="0" w:space="0" w:color="auto"/>
      </w:divBdr>
    </w:div>
    <w:div w:id="941258325">
      <w:marLeft w:val="640"/>
      <w:marRight w:val="0"/>
      <w:marTop w:val="0"/>
      <w:marBottom w:val="0"/>
      <w:divBdr>
        <w:top w:val="none" w:sz="0" w:space="0" w:color="auto"/>
        <w:left w:val="none" w:sz="0" w:space="0" w:color="auto"/>
        <w:bottom w:val="none" w:sz="0" w:space="0" w:color="auto"/>
        <w:right w:val="none" w:sz="0" w:space="0" w:color="auto"/>
      </w:divBdr>
    </w:div>
    <w:div w:id="941457063">
      <w:marLeft w:val="640"/>
      <w:marRight w:val="0"/>
      <w:marTop w:val="0"/>
      <w:marBottom w:val="0"/>
      <w:divBdr>
        <w:top w:val="none" w:sz="0" w:space="0" w:color="auto"/>
        <w:left w:val="none" w:sz="0" w:space="0" w:color="auto"/>
        <w:bottom w:val="none" w:sz="0" w:space="0" w:color="auto"/>
        <w:right w:val="none" w:sz="0" w:space="0" w:color="auto"/>
      </w:divBdr>
    </w:div>
    <w:div w:id="941568332">
      <w:marLeft w:val="640"/>
      <w:marRight w:val="0"/>
      <w:marTop w:val="0"/>
      <w:marBottom w:val="0"/>
      <w:divBdr>
        <w:top w:val="none" w:sz="0" w:space="0" w:color="auto"/>
        <w:left w:val="none" w:sz="0" w:space="0" w:color="auto"/>
        <w:bottom w:val="none" w:sz="0" w:space="0" w:color="auto"/>
        <w:right w:val="none" w:sz="0" w:space="0" w:color="auto"/>
      </w:divBdr>
    </w:div>
    <w:div w:id="942110314">
      <w:marLeft w:val="640"/>
      <w:marRight w:val="0"/>
      <w:marTop w:val="0"/>
      <w:marBottom w:val="0"/>
      <w:divBdr>
        <w:top w:val="none" w:sz="0" w:space="0" w:color="auto"/>
        <w:left w:val="none" w:sz="0" w:space="0" w:color="auto"/>
        <w:bottom w:val="none" w:sz="0" w:space="0" w:color="auto"/>
        <w:right w:val="none" w:sz="0" w:space="0" w:color="auto"/>
      </w:divBdr>
    </w:div>
    <w:div w:id="942499444">
      <w:marLeft w:val="640"/>
      <w:marRight w:val="0"/>
      <w:marTop w:val="0"/>
      <w:marBottom w:val="0"/>
      <w:divBdr>
        <w:top w:val="none" w:sz="0" w:space="0" w:color="auto"/>
        <w:left w:val="none" w:sz="0" w:space="0" w:color="auto"/>
        <w:bottom w:val="none" w:sz="0" w:space="0" w:color="auto"/>
        <w:right w:val="none" w:sz="0" w:space="0" w:color="auto"/>
      </w:divBdr>
    </w:div>
    <w:div w:id="943462602">
      <w:marLeft w:val="640"/>
      <w:marRight w:val="0"/>
      <w:marTop w:val="0"/>
      <w:marBottom w:val="0"/>
      <w:divBdr>
        <w:top w:val="none" w:sz="0" w:space="0" w:color="auto"/>
        <w:left w:val="none" w:sz="0" w:space="0" w:color="auto"/>
        <w:bottom w:val="none" w:sz="0" w:space="0" w:color="auto"/>
        <w:right w:val="none" w:sz="0" w:space="0" w:color="auto"/>
      </w:divBdr>
    </w:div>
    <w:div w:id="943995118">
      <w:marLeft w:val="640"/>
      <w:marRight w:val="0"/>
      <w:marTop w:val="0"/>
      <w:marBottom w:val="0"/>
      <w:divBdr>
        <w:top w:val="none" w:sz="0" w:space="0" w:color="auto"/>
        <w:left w:val="none" w:sz="0" w:space="0" w:color="auto"/>
        <w:bottom w:val="none" w:sz="0" w:space="0" w:color="auto"/>
        <w:right w:val="none" w:sz="0" w:space="0" w:color="auto"/>
      </w:divBdr>
    </w:div>
    <w:div w:id="944269787">
      <w:marLeft w:val="640"/>
      <w:marRight w:val="0"/>
      <w:marTop w:val="0"/>
      <w:marBottom w:val="0"/>
      <w:divBdr>
        <w:top w:val="none" w:sz="0" w:space="0" w:color="auto"/>
        <w:left w:val="none" w:sz="0" w:space="0" w:color="auto"/>
        <w:bottom w:val="none" w:sz="0" w:space="0" w:color="auto"/>
        <w:right w:val="none" w:sz="0" w:space="0" w:color="auto"/>
      </w:divBdr>
    </w:div>
    <w:div w:id="945697800">
      <w:marLeft w:val="640"/>
      <w:marRight w:val="0"/>
      <w:marTop w:val="0"/>
      <w:marBottom w:val="0"/>
      <w:divBdr>
        <w:top w:val="none" w:sz="0" w:space="0" w:color="auto"/>
        <w:left w:val="none" w:sz="0" w:space="0" w:color="auto"/>
        <w:bottom w:val="none" w:sz="0" w:space="0" w:color="auto"/>
        <w:right w:val="none" w:sz="0" w:space="0" w:color="auto"/>
      </w:divBdr>
    </w:div>
    <w:div w:id="946350413">
      <w:marLeft w:val="640"/>
      <w:marRight w:val="0"/>
      <w:marTop w:val="0"/>
      <w:marBottom w:val="0"/>
      <w:divBdr>
        <w:top w:val="none" w:sz="0" w:space="0" w:color="auto"/>
        <w:left w:val="none" w:sz="0" w:space="0" w:color="auto"/>
        <w:bottom w:val="none" w:sz="0" w:space="0" w:color="auto"/>
        <w:right w:val="none" w:sz="0" w:space="0" w:color="auto"/>
      </w:divBdr>
    </w:div>
    <w:div w:id="946695197">
      <w:marLeft w:val="640"/>
      <w:marRight w:val="0"/>
      <w:marTop w:val="0"/>
      <w:marBottom w:val="0"/>
      <w:divBdr>
        <w:top w:val="none" w:sz="0" w:space="0" w:color="auto"/>
        <w:left w:val="none" w:sz="0" w:space="0" w:color="auto"/>
        <w:bottom w:val="none" w:sz="0" w:space="0" w:color="auto"/>
        <w:right w:val="none" w:sz="0" w:space="0" w:color="auto"/>
      </w:divBdr>
    </w:div>
    <w:div w:id="946810299">
      <w:marLeft w:val="640"/>
      <w:marRight w:val="0"/>
      <w:marTop w:val="0"/>
      <w:marBottom w:val="0"/>
      <w:divBdr>
        <w:top w:val="none" w:sz="0" w:space="0" w:color="auto"/>
        <w:left w:val="none" w:sz="0" w:space="0" w:color="auto"/>
        <w:bottom w:val="none" w:sz="0" w:space="0" w:color="auto"/>
        <w:right w:val="none" w:sz="0" w:space="0" w:color="auto"/>
      </w:divBdr>
    </w:div>
    <w:div w:id="947539571">
      <w:marLeft w:val="640"/>
      <w:marRight w:val="0"/>
      <w:marTop w:val="0"/>
      <w:marBottom w:val="0"/>
      <w:divBdr>
        <w:top w:val="none" w:sz="0" w:space="0" w:color="auto"/>
        <w:left w:val="none" w:sz="0" w:space="0" w:color="auto"/>
        <w:bottom w:val="none" w:sz="0" w:space="0" w:color="auto"/>
        <w:right w:val="none" w:sz="0" w:space="0" w:color="auto"/>
      </w:divBdr>
    </w:div>
    <w:div w:id="947548703">
      <w:marLeft w:val="640"/>
      <w:marRight w:val="0"/>
      <w:marTop w:val="0"/>
      <w:marBottom w:val="0"/>
      <w:divBdr>
        <w:top w:val="none" w:sz="0" w:space="0" w:color="auto"/>
        <w:left w:val="none" w:sz="0" w:space="0" w:color="auto"/>
        <w:bottom w:val="none" w:sz="0" w:space="0" w:color="auto"/>
        <w:right w:val="none" w:sz="0" w:space="0" w:color="auto"/>
      </w:divBdr>
    </w:div>
    <w:div w:id="948050588">
      <w:marLeft w:val="640"/>
      <w:marRight w:val="0"/>
      <w:marTop w:val="0"/>
      <w:marBottom w:val="0"/>
      <w:divBdr>
        <w:top w:val="none" w:sz="0" w:space="0" w:color="auto"/>
        <w:left w:val="none" w:sz="0" w:space="0" w:color="auto"/>
        <w:bottom w:val="none" w:sz="0" w:space="0" w:color="auto"/>
        <w:right w:val="none" w:sz="0" w:space="0" w:color="auto"/>
      </w:divBdr>
    </w:div>
    <w:div w:id="948118937">
      <w:marLeft w:val="640"/>
      <w:marRight w:val="0"/>
      <w:marTop w:val="0"/>
      <w:marBottom w:val="0"/>
      <w:divBdr>
        <w:top w:val="none" w:sz="0" w:space="0" w:color="auto"/>
        <w:left w:val="none" w:sz="0" w:space="0" w:color="auto"/>
        <w:bottom w:val="none" w:sz="0" w:space="0" w:color="auto"/>
        <w:right w:val="none" w:sz="0" w:space="0" w:color="auto"/>
      </w:divBdr>
    </w:div>
    <w:div w:id="948316773">
      <w:marLeft w:val="640"/>
      <w:marRight w:val="0"/>
      <w:marTop w:val="0"/>
      <w:marBottom w:val="0"/>
      <w:divBdr>
        <w:top w:val="none" w:sz="0" w:space="0" w:color="auto"/>
        <w:left w:val="none" w:sz="0" w:space="0" w:color="auto"/>
        <w:bottom w:val="none" w:sz="0" w:space="0" w:color="auto"/>
        <w:right w:val="none" w:sz="0" w:space="0" w:color="auto"/>
      </w:divBdr>
    </w:div>
    <w:div w:id="949166837">
      <w:marLeft w:val="640"/>
      <w:marRight w:val="0"/>
      <w:marTop w:val="0"/>
      <w:marBottom w:val="0"/>
      <w:divBdr>
        <w:top w:val="none" w:sz="0" w:space="0" w:color="auto"/>
        <w:left w:val="none" w:sz="0" w:space="0" w:color="auto"/>
        <w:bottom w:val="none" w:sz="0" w:space="0" w:color="auto"/>
        <w:right w:val="none" w:sz="0" w:space="0" w:color="auto"/>
      </w:divBdr>
    </w:div>
    <w:div w:id="949626794">
      <w:marLeft w:val="640"/>
      <w:marRight w:val="0"/>
      <w:marTop w:val="0"/>
      <w:marBottom w:val="0"/>
      <w:divBdr>
        <w:top w:val="none" w:sz="0" w:space="0" w:color="auto"/>
        <w:left w:val="none" w:sz="0" w:space="0" w:color="auto"/>
        <w:bottom w:val="none" w:sz="0" w:space="0" w:color="auto"/>
        <w:right w:val="none" w:sz="0" w:space="0" w:color="auto"/>
      </w:divBdr>
    </w:div>
    <w:div w:id="949973364">
      <w:marLeft w:val="640"/>
      <w:marRight w:val="0"/>
      <w:marTop w:val="0"/>
      <w:marBottom w:val="0"/>
      <w:divBdr>
        <w:top w:val="none" w:sz="0" w:space="0" w:color="auto"/>
        <w:left w:val="none" w:sz="0" w:space="0" w:color="auto"/>
        <w:bottom w:val="none" w:sz="0" w:space="0" w:color="auto"/>
        <w:right w:val="none" w:sz="0" w:space="0" w:color="auto"/>
      </w:divBdr>
    </w:div>
    <w:div w:id="950018533">
      <w:marLeft w:val="640"/>
      <w:marRight w:val="0"/>
      <w:marTop w:val="0"/>
      <w:marBottom w:val="0"/>
      <w:divBdr>
        <w:top w:val="none" w:sz="0" w:space="0" w:color="auto"/>
        <w:left w:val="none" w:sz="0" w:space="0" w:color="auto"/>
        <w:bottom w:val="none" w:sz="0" w:space="0" w:color="auto"/>
        <w:right w:val="none" w:sz="0" w:space="0" w:color="auto"/>
      </w:divBdr>
    </w:div>
    <w:div w:id="950090552">
      <w:marLeft w:val="640"/>
      <w:marRight w:val="0"/>
      <w:marTop w:val="0"/>
      <w:marBottom w:val="0"/>
      <w:divBdr>
        <w:top w:val="none" w:sz="0" w:space="0" w:color="auto"/>
        <w:left w:val="none" w:sz="0" w:space="0" w:color="auto"/>
        <w:bottom w:val="none" w:sz="0" w:space="0" w:color="auto"/>
        <w:right w:val="none" w:sz="0" w:space="0" w:color="auto"/>
      </w:divBdr>
    </w:div>
    <w:div w:id="950403484">
      <w:marLeft w:val="640"/>
      <w:marRight w:val="0"/>
      <w:marTop w:val="0"/>
      <w:marBottom w:val="0"/>
      <w:divBdr>
        <w:top w:val="none" w:sz="0" w:space="0" w:color="auto"/>
        <w:left w:val="none" w:sz="0" w:space="0" w:color="auto"/>
        <w:bottom w:val="none" w:sz="0" w:space="0" w:color="auto"/>
        <w:right w:val="none" w:sz="0" w:space="0" w:color="auto"/>
      </w:divBdr>
    </w:div>
    <w:div w:id="950553100">
      <w:marLeft w:val="640"/>
      <w:marRight w:val="0"/>
      <w:marTop w:val="0"/>
      <w:marBottom w:val="0"/>
      <w:divBdr>
        <w:top w:val="none" w:sz="0" w:space="0" w:color="auto"/>
        <w:left w:val="none" w:sz="0" w:space="0" w:color="auto"/>
        <w:bottom w:val="none" w:sz="0" w:space="0" w:color="auto"/>
        <w:right w:val="none" w:sz="0" w:space="0" w:color="auto"/>
      </w:divBdr>
    </w:div>
    <w:div w:id="950818809">
      <w:marLeft w:val="640"/>
      <w:marRight w:val="0"/>
      <w:marTop w:val="0"/>
      <w:marBottom w:val="0"/>
      <w:divBdr>
        <w:top w:val="none" w:sz="0" w:space="0" w:color="auto"/>
        <w:left w:val="none" w:sz="0" w:space="0" w:color="auto"/>
        <w:bottom w:val="none" w:sz="0" w:space="0" w:color="auto"/>
        <w:right w:val="none" w:sz="0" w:space="0" w:color="auto"/>
      </w:divBdr>
    </w:div>
    <w:div w:id="951207618">
      <w:marLeft w:val="640"/>
      <w:marRight w:val="0"/>
      <w:marTop w:val="0"/>
      <w:marBottom w:val="0"/>
      <w:divBdr>
        <w:top w:val="none" w:sz="0" w:space="0" w:color="auto"/>
        <w:left w:val="none" w:sz="0" w:space="0" w:color="auto"/>
        <w:bottom w:val="none" w:sz="0" w:space="0" w:color="auto"/>
        <w:right w:val="none" w:sz="0" w:space="0" w:color="auto"/>
      </w:divBdr>
    </w:div>
    <w:div w:id="951207913">
      <w:marLeft w:val="640"/>
      <w:marRight w:val="0"/>
      <w:marTop w:val="0"/>
      <w:marBottom w:val="0"/>
      <w:divBdr>
        <w:top w:val="none" w:sz="0" w:space="0" w:color="auto"/>
        <w:left w:val="none" w:sz="0" w:space="0" w:color="auto"/>
        <w:bottom w:val="none" w:sz="0" w:space="0" w:color="auto"/>
        <w:right w:val="none" w:sz="0" w:space="0" w:color="auto"/>
      </w:divBdr>
    </w:div>
    <w:div w:id="951208697">
      <w:marLeft w:val="640"/>
      <w:marRight w:val="0"/>
      <w:marTop w:val="0"/>
      <w:marBottom w:val="0"/>
      <w:divBdr>
        <w:top w:val="none" w:sz="0" w:space="0" w:color="auto"/>
        <w:left w:val="none" w:sz="0" w:space="0" w:color="auto"/>
        <w:bottom w:val="none" w:sz="0" w:space="0" w:color="auto"/>
        <w:right w:val="none" w:sz="0" w:space="0" w:color="auto"/>
      </w:divBdr>
    </w:div>
    <w:div w:id="952513175">
      <w:marLeft w:val="640"/>
      <w:marRight w:val="0"/>
      <w:marTop w:val="0"/>
      <w:marBottom w:val="0"/>
      <w:divBdr>
        <w:top w:val="none" w:sz="0" w:space="0" w:color="auto"/>
        <w:left w:val="none" w:sz="0" w:space="0" w:color="auto"/>
        <w:bottom w:val="none" w:sz="0" w:space="0" w:color="auto"/>
        <w:right w:val="none" w:sz="0" w:space="0" w:color="auto"/>
      </w:divBdr>
    </w:div>
    <w:div w:id="953823927">
      <w:marLeft w:val="640"/>
      <w:marRight w:val="0"/>
      <w:marTop w:val="0"/>
      <w:marBottom w:val="0"/>
      <w:divBdr>
        <w:top w:val="none" w:sz="0" w:space="0" w:color="auto"/>
        <w:left w:val="none" w:sz="0" w:space="0" w:color="auto"/>
        <w:bottom w:val="none" w:sz="0" w:space="0" w:color="auto"/>
        <w:right w:val="none" w:sz="0" w:space="0" w:color="auto"/>
      </w:divBdr>
    </w:div>
    <w:div w:id="954024411">
      <w:marLeft w:val="640"/>
      <w:marRight w:val="0"/>
      <w:marTop w:val="0"/>
      <w:marBottom w:val="0"/>
      <w:divBdr>
        <w:top w:val="none" w:sz="0" w:space="0" w:color="auto"/>
        <w:left w:val="none" w:sz="0" w:space="0" w:color="auto"/>
        <w:bottom w:val="none" w:sz="0" w:space="0" w:color="auto"/>
        <w:right w:val="none" w:sz="0" w:space="0" w:color="auto"/>
      </w:divBdr>
    </w:div>
    <w:div w:id="954755982">
      <w:bodyDiv w:val="1"/>
      <w:marLeft w:val="0"/>
      <w:marRight w:val="0"/>
      <w:marTop w:val="0"/>
      <w:marBottom w:val="0"/>
      <w:divBdr>
        <w:top w:val="none" w:sz="0" w:space="0" w:color="auto"/>
        <w:left w:val="none" w:sz="0" w:space="0" w:color="auto"/>
        <w:bottom w:val="none" w:sz="0" w:space="0" w:color="auto"/>
        <w:right w:val="none" w:sz="0" w:space="0" w:color="auto"/>
      </w:divBdr>
      <w:divsChild>
        <w:div w:id="17976920">
          <w:marLeft w:val="480"/>
          <w:marRight w:val="0"/>
          <w:marTop w:val="0"/>
          <w:marBottom w:val="0"/>
          <w:divBdr>
            <w:top w:val="none" w:sz="0" w:space="0" w:color="auto"/>
            <w:left w:val="none" w:sz="0" w:space="0" w:color="auto"/>
            <w:bottom w:val="none" w:sz="0" w:space="0" w:color="auto"/>
            <w:right w:val="none" w:sz="0" w:space="0" w:color="auto"/>
          </w:divBdr>
        </w:div>
        <w:div w:id="68163402">
          <w:marLeft w:val="480"/>
          <w:marRight w:val="0"/>
          <w:marTop w:val="0"/>
          <w:marBottom w:val="0"/>
          <w:divBdr>
            <w:top w:val="none" w:sz="0" w:space="0" w:color="auto"/>
            <w:left w:val="none" w:sz="0" w:space="0" w:color="auto"/>
            <w:bottom w:val="none" w:sz="0" w:space="0" w:color="auto"/>
            <w:right w:val="none" w:sz="0" w:space="0" w:color="auto"/>
          </w:divBdr>
        </w:div>
        <w:div w:id="81684776">
          <w:marLeft w:val="480"/>
          <w:marRight w:val="0"/>
          <w:marTop w:val="0"/>
          <w:marBottom w:val="0"/>
          <w:divBdr>
            <w:top w:val="none" w:sz="0" w:space="0" w:color="auto"/>
            <w:left w:val="none" w:sz="0" w:space="0" w:color="auto"/>
            <w:bottom w:val="none" w:sz="0" w:space="0" w:color="auto"/>
            <w:right w:val="none" w:sz="0" w:space="0" w:color="auto"/>
          </w:divBdr>
        </w:div>
        <w:div w:id="94831737">
          <w:marLeft w:val="480"/>
          <w:marRight w:val="0"/>
          <w:marTop w:val="0"/>
          <w:marBottom w:val="0"/>
          <w:divBdr>
            <w:top w:val="none" w:sz="0" w:space="0" w:color="auto"/>
            <w:left w:val="none" w:sz="0" w:space="0" w:color="auto"/>
            <w:bottom w:val="none" w:sz="0" w:space="0" w:color="auto"/>
            <w:right w:val="none" w:sz="0" w:space="0" w:color="auto"/>
          </w:divBdr>
        </w:div>
        <w:div w:id="121510022">
          <w:marLeft w:val="480"/>
          <w:marRight w:val="0"/>
          <w:marTop w:val="0"/>
          <w:marBottom w:val="0"/>
          <w:divBdr>
            <w:top w:val="none" w:sz="0" w:space="0" w:color="auto"/>
            <w:left w:val="none" w:sz="0" w:space="0" w:color="auto"/>
            <w:bottom w:val="none" w:sz="0" w:space="0" w:color="auto"/>
            <w:right w:val="none" w:sz="0" w:space="0" w:color="auto"/>
          </w:divBdr>
        </w:div>
        <w:div w:id="194197236">
          <w:marLeft w:val="480"/>
          <w:marRight w:val="0"/>
          <w:marTop w:val="0"/>
          <w:marBottom w:val="0"/>
          <w:divBdr>
            <w:top w:val="none" w:sz="0" w:space="0" w:color="auto"/>
            <w:left w:val="none" w:sz="0" w:space="0" w:color="auto"/>
            <w:bottom w:val="none" w:sz="0" w:space="0" w:color="auto"/>
            <w:right w:val="none" w:sz="0" w:space="0" w:color="auto"/>
          </w:divBdr>
        </w:div>
        <w:div w:id="203563435">
          <w:marLeft w:val="480"/>
          <w:marRight w:val="0"/>
          <w:marTop w:val="0"/>
          <w:marBottom w:val="0"/>
          <w:divBdr>
            <w:top w:val="none" w:sz="0" w:space="0" w:color="auto"/>
            <w:left w:val="none" w:sz="0" w:space="0" w:color="auto"/>
            <w:bottom w:val="none" w:sz="0" w:space="0" w:color="auto"/>
            <w:right w:val="none" w:sz="0" w:space="0" w:color="auto"/>
          </w:divBdr>
        </w:div>
        <w:div w:id="228271847">
          <w:marLeft w:val="480"/>
          <w:marRight w:val="0"/>
          <w:marTop w:val="0"/>
          <w:marBottom w:val="0"/>
          <w:divBdr>
            <w:top w:val="none" w:sz="0" w:space="0" w:color="auto"/>
            <w:left w:val="none" w:sz="0" w:space="0" w:color="auto"/>
            <w:bottom w:val="none" w:sz="0" w:space="0" w:color="auto"/>
            <w:right w:val="none" w:sz="0" w:space="0" w:color="auto"/>
          </w:divBdr>
        </w:div>
        <w:div w:id="277566371">
          <w:marLeft w:val="480"/>
          <w:marRight w:val="0"/>
          <w:marTop w:val="0"/>
          <w:marBottom w:val="0"/>
          <w:divBdr>
            <w:top w:val="none" w:sz="0" w:space="0" w:color="auto"/>
            <w:left w:val="none" w:sz="0" w:space="0" w:color="auto"/>
            <w:bottom w:val="none" w:sz="0" w:space="0" w:color="auto"/>
            <w:right w:val="none" w:sz="0" w:space="0" w:color="auto"/>
          </w:divBdr>
        </w:div>
        <w:div w:id="281227900">
          <w:marLeft w:val="480"/>
          <w:marRight w:val="0"/>
          <w:marTop w:val="0"/>
          <w:marBottom w:val="0"/>
          <w:divBdr>
            <w:top w:val="none" w:sz="0" w:space="0" w:color="auto"/>
            <w:left w:val="none" w:sz="0" w:space="0" w:color="auto"/>
            <w:bottom w:val="none" w:sz="0" w:space="0" w:color="auto"/>
            <w:right w:val="none" w:sz="0" w:space="0" w:color="auto"/>
          </w:divBdr>
        </w:div>
        <w:div w:id="356467607">
          <w:marLeft w:val="480"/>
          <w:marRight w:val="0"/>
          <w:marTop w:val="0"/>
          <w:marBottom w:val="0"/>
          <w:divBdr>
            <w:top w:val="none" w:sz="0" w:space="0" w:color="auto"/>
            <w:left w:val="none" w:sz="0" w:space="0" w:color="auto"/>
            <w:bottom w:val="none" w:sz="0" w:space="0" w:color="auto"/>
            <w:right w:val="none" w:sz="0" w:space="0" w:color="auto"/>
          </w:divBdr>
        </w:div>
        <w:div w:id="417217749">
          <w:marLeft w:val="480"/>
          <w:marRight w:val="0"/>
          <w:marTop w:val="0"/>
          <w:marBottom w:val="0"/>
          <w:divBdr>
            <w:top w:val="none" w:sz="0" w:space="0" w:color="auto"/>
            <w:left w:val="none" w:sz="0" w:space="0" w:color="auto"/>
            <w:bottom w:val="none" w:sz="0" w:space="0" w:color="auto"/>
            <w:right w:val="none" w:sz="0" w:space="0" w:color="auto"/>
          </w:divBdr>
        </w:div>
        <w:div w:id="466044844">
          <w:marLeft w:val="480"/>
          <w:marRight w:val="0"/>
          <w:marTop w:val="0"/>
          <w:marBottom w:val="0"/>
          <w:divBdr>
            <w:top w:val="none" w:sz="0" w:space="0" w:color="auto"/>
            <w:left w:val="none" w:sz="0" w:space="0" w:color="auto"/>
            <w:bottom w:val="none" w:sz="0" w:space="0" w:color="auto"/>
            <w:right w:val="none" w:sz="0" w:space="0" w:color="auto"/>
          </w:divBdr>
        </w:div>
        <w:div w:id="476268582">
          <w:marLeft w:val="480"/>
          <w:marRight w:val="0"/>
          <w:marTop w:val="0"/>
          <w:marBottom w:val="0"/>
          <w:divBdr>
            <w:top w:val="none" w:sz="0" w:space="0" w:color="auto"/>
            <w:left w:val="none" w:sz="0" w:space="0" w:color="auto"/>
            <w:bottom w:val="none" w:sz="0" w:space="0" w:color="auto"/>
            <w:right w:val="none" w:sz="0" w:space="0" w:color="auto"/>
          </w:divBdr>
        </w:div>
        <w:div w:id="505903348">
          <w:marLeft w:val="480"/>
          <w:marRight w:val="0"/>
          <w:marTop w:val="0"/>
          <w:marBottom w:val="0"/>
          <w:divBdr>
            <w:top w:val="none" w:sz="0" w:space="0" w:color="auto"/>
            <w:left w:val="none" w:sz="0" w:space="0" w:color="auto"/>
            <w:bottom w:val="none" w:sz="0" w:space="0" w:color="auto"/>
            <w:right w:val="none" w:sz="0" w:space="0" w:color="auto"/>
          </w:divBdr>
        </w:div>
        <w:div w:id="514929768">
          <w:marLeft w:val="480"/>
          <w:marRight w:val="0"/>
          <w:marTop w:val="0"/>
          <w:marBottom w:val="0"/>
          <w:divBdr>
            <w:top w:val="none" w:sz="0" w:space="0" w:color="auto"/>
            <w:left w:val="none" w:sz="0" w:space="0" w:color="auto"/>
            <w:bottom w:val="none" w:sz="0" w:space="0" w:color="auto"/>
            <w:right w:val="none" w:sz="0" w:space="0" w:color="auto"/>
          </w:divBdr>
        </w:div>
        <w:div w:id="562788578">
          <w:marLeft w:val="480"/>
          <w:marRight w:val="0"/>
          <w:marTop w:val="0"/>
          <w:marBottom w:val="0"/>
          <w:divBdr>
            <w:top w:val="none" w:sz="0" w:space="0" w:color="auto"/>
            <w:left w:val="none" w:sz="0" w:space="0" w:color="auto"/>
            <w:bottom w:val="none" w:sz="0" w:space="0" w:color="auto"/>
            <w:right w:val="none" w:sz="0" w:space="0" w:color="auto"/>
          </w:divBdr>
        </w:div>
        <w:div w:id="593127532">
          <w:marLeft w:val="480"/>
          <w:marRight w:val="0"/>
          <w:marTop w:val="0"/>
          <w:marBottom w:val="0"/>
          <w:divBdr>
            <w:top w:val="none" w:sz="0" w:space="0" w:color="auto"/>
            <w:left w:val="none" w:sz="0" w:space="0" w:color="auto"/>
            <w:bottom w:val="none" w:sz="0" w:space="0" w:color="auto"/>
            <w:right w:val="none" w:sz="0" w:space="0" w:color="auto"/>
          </w:divBdr>
        </w:div>
        <w:div w:id="600141722">
          <w:marLeft w:val="480"/>
          <w:marRight w:val="0"/>
          <w:marTop w:val="0"/>
          <w:marBottom w:val="0"/>
          <w:divBdr>
            <w:top w:val="none" w:sz="0" w:space="0" w:color="auto"/>
            <w:left w:val="none" w:sz="0" w:space="0" w:color="auto"/>
            <w:bottom w:val="none" w:sz="0" w:space="0" w:color="auto"/>
            <w:right w:val="none" w:sz="0" w:space="0" w:color="auto"/>
          </w:divBdr>
        </w:div>
        <w:div w:id="652832079">
          <w:marLeft w:val="480"/>
          <w:marRight w:val="0"/>
          <w:marTop w:val="0"/>
          <w:marBottom w:val="0"/>
          <w:divBdr>
            <w:top w:val="none" w:sz="0" w:space="0" w:color="auto"/>
            <w:left w:val="none" w:sz="0" w:space="0" w:color="auto"/>
            <w:bottom w:val="none" w:sz="0" w:space="0" w:color="auto"/>
            <w:right w:val="none" w:sz="0" w:space="0" w:color="auto"/>
          </w:divBdr>
        </w:div>
        <w:div w:id="712652994">
          <w:marLeft w:val="480"/>
          <w:marRight w:val="0"/>
          <w:marTop w:val="0"/>
          <w:marBottom w:val="0"/>
          <w:divBdr>
            <w:top w:val="none" w:sz="0" w:space="0" w:color="auto"/>
            <w:left w:val="none" w:sz="0" w:space="0" w:color="auto"/>
            <w:bottom w:val="none" w:sz="0" w:space="0" w:color="auto"/>
            <w:right w:val="none" w:sz="0" w:space="0" w:color="auto"/>
          </w:divBdr>
        </w:div>
        <w:div w:id="747120609">
          <w:marLeft w:val="480"/>
          <w:marRight w:val="0"/>
          <w:marTop w:val="0"/>
          <w:marBottom w:val="0"/>
          <w:divBdr>
            <w:top w:val="none" w:sz="0" w:space="0" w:color="auto"/>
            <w:left w:val="none" w:sz="0" w:space="0" w:color="auto"/>
            <w:bottom w:val="none" w:sz="0" w:space="0" w:color="auto"/>
            <w:right w:val="none" w:sz="0" w:space="0" w:color="auto"/>
          </w:divBdr>
        </w:div>
        <w:div w:id="751126600">
          <w:marLeft w:val="480"/>
          <w:marRight w:val="0"/>
          <w:marTop w:val="0"/>
          <w:marBottom w:val="0"/>
          <w:divBdr>
            <w:top w:val="none" w:sz="0" w:space="0" w:color="auto"/>
            <w:left w:val="none" w:sz="0" w:space="0" w:color="auto"/>
            <w:bottom w:val="none" w:sz="0" w:space="0" w:color="auto"/>
            <w:right w:val="none" w:sz="0" w:space="0" w:color="auto"/>
          </w:divBdr>
        </w:div>
        <w:div w:id="761297565">
          <w:marLeft w:val="480"/>
          <w:marRight w:val="0"/>
          <w:marTop w:val="0"/>
          <w:marBottom w:val="0"/>
          <w:divBdr>
            <w:top w:val="none" w:sz="0" w:space="0" w:color="auto"/>
            <w:left w:val="none" w:sz="0" w:space="0" w:color="auto"/>
            <w:bottom w:val="none" w:sz="0" w:space="0" w:color="auto"/>
            <w:right w:val="none" w:sz="0" w:space="0" w:color="auto"/>
          </w:divBdr>
        </w:div>
        <w:div w:id="784082382">
          <w:marLeft w:val="480"/>
          <w:marRight w:val="0"/>
          <w:marTop w:val="0"/>
          <w:marBottom w:val="0"/>
          <w:divBdr>
            <w:top w:val="none" w:sz="0" w:space="0" w:color="auto"/>
            <w:left w:val="none" w:sz="0" w:space="0" w:color="auto"/>
            <w:bottom w:val="none" w:sz="0" w:space="0" w:color="auto"/>
            <w:right w:val="none" w:sz="0" w:space="0" w:color="auto"/>
          </w:divBdr>
        </w:div>
        <w:div w:id="859658632">
          <w:marLeft w:val="480"/>
          <w:marRight w:val="0"/>
          <w:marTop w:val="0"/>
          <w:marBottom w:val="0"/>
          <w:divBdr>
            <w:top w:val="none" w:sz="0" w:space="0" w:color="auto"/>
            <w:left w:val="none" w:sz="0" w:space="0" w:color="auto"/>
            <w:bottom w:val="none" w:sz="0" w:space="0" w:color="auto"/>
            <w:right w:val="none" w:sz="0" w:space="0" w:color="auto"/>
          </w:divBdr>
        </w:div>
        <w:div w:id="873467626">
          <w:marLeft w:val="480"/>
          <w:marRight w:val="0"/>
          <w:marTop w:val="0"/>
          <w:marBottom w:val="0"/>
          <w:divBdr>
            <w:top w:val="none" w:sz="0" w:space="0" w:color="auto"/>
            <w:left w:val="none" w:sz="0" w:space="0" w:color="auto"/>
            <w:bottom w:val="none" w:sz="0" w:space="0" w:color="auto"/>
            <w:right w:val="none" w:sz="0" w:space="0" w:color="auto"/>
          </w:divBdr>
        </w:div>
        <w:div w:id="925384810">
          <w:marLeft w:val="480"/>
          <w:marRight w:val="0"/>
          <w:marTop w:val="0"/>
          <w:marBottom w:val="0"/>
          <w:divBdr>
            <w:top w:val="none" w:sz="0" w:space="0" w:color="auto"/>
            <w:left w:val="none" w:sz="0" w:space="0" w:color="auto"/>
            <w:bottom w:val="none" w:sz="0" w:space="0" w:color="auto"/>
            <w:right w:val="none" w:sz="0" w:space="0" w:color="auto"/>
          </w:divBdr>
        </w:div>
        <w:div w:id="987631102">
          <w:marLeft w:val="480"/>
          <w:marRight w:val="0"/>
          <w:marTop w:val="0"/>
          <w:marBottom w:val="0"/>
          <w:divBdr>
            <w:top w:val="none" w:sz="0" w:space="0" w:color="auto"/>
            <w:left w:val="none" w:sz="0" w:space="0" w:color="auto"/>
            <w:bottom w:val="none" w:sz="0" w:space="0" w:color="auto"/>
            <w:right w:val="none" w:sz="0" w:space="0" w:color="auto"/>
          </w:divBdr>
        </w:div>
        <w:div w:id="998458946">
          <w:marLeft w:val="480"/>
          <w:marRight w:val="0"/>
          <w:marTop w:val="0"/>
          <w:marBottom w:val="0"/>
          <w:divBdr>
            <w:top w:val="none" w:sz="0" w:space="0" w:color="auto"/>
            <w:left w:val="none" w:sz="0" w:space="0" w:color="auto"/>
            <w:bottom w:val="none" w:sz="0" w:space="0" w:color="auto"/>
            <w:right w:val="none" w:sz="0" w:space="0" w:color="auto"/>
          </w:divBdr>
        </w:div>
        <w:div w:id="1043095888">
          <w:marLeft w:val="480"/>
          <w:marRight w:val="0"/>
          <w:marTop w:val="0"/>
          <w:marBottom w:val="0"/>
          <w:divBdr>
            <w:top w:val="none" w:sz="0" w:space="0" w:color="auto"/>
            <w:left w:val="none" w:sz="0" w:space="0" w:color="auto"/>
            <w:bottom w:val="none" w:sz="0" w:space="0" w:color="auto"/>
            <w:right w:val="none" w:sz="0" w:space="0" w:color="auto"/>
          </w:divBdr>
        </w:div>
        <w:div w:id="1091240390">
          <w:marLeft w:val="480"/>
          <w:marRight w:val="0"/>
          <w:marTop w:val="0"/>
          <w:marBottom w:val="0"/>
          <w:divBdr>
            <w:top w:val="none" w:sz="0" w:space="0" w:color="auto"/>
            <w:left w:val="none" w:sz="0" w:space="0" w:color="auto"/>
            <w:bottom w:val="none" w:sz="0" w:space="0" w:color="auto"/>
            <w:right w:val="none" w:sz="0" w:space="0" w:color="auto"/>
          </w:divBdr>
        </w:div>
        <w:div w:id="1092311938">
          <w:marLeft w:val="480"/>
          <w:marRight w:val="0"/>
          <w:marTop w:val="0"/>
          <w:marBottom w:val="0"/>
          <w:divBdr>
            <w:top w:val="none" w:sz="0" w:space="0" w:color="auto"/>
            <w:left w:val="none" w:sz="0" w:space="0" w:color="auto"/>
            <w:bottom w:val="none" w:sz="0" w:space="0" w:color="auto"/>
            <w:right w:val="none" w:sz="0" w:space="0" w:color="auto"/>
          </w:divBdr>
        </w:div>
        <w:div w:id="1118062152">
          <w:marLeft w:val="480"/>
          <w:marRight w:val="0"/>
          <w:marTop w:val="0"/>
          <w:marBottom w:val="0"/>
          <w:divBdr>
            <w:top w:val="none" w:sz="0" w:space="0" w:color="auto"/>
            <w:left w:val="none" w:sz="0" w:space="0" w:color="auto"/>
            <w:bottom w:val="none" w:sz="0" w:space="0" w:color="auto"/>
            <w:right w:val="none" w:sz="0" w:space="0" w:color="auto"/>
          </w:divBdr>
        </w:div>
        <w:div w:id="1182352599">
          <w:marLeft w:val="480"/>
          <w:marRight w:val="0"/>
          <w:marTop w:val="0"/>
          <w:marBottom w:val="0"/>
          <w:divBdr>
            <w:top w:val="none" w:sz="0" w:space="0" w:color="auto"/>
            <w:left w:val="none" w:sz="0" w:space="0" w:color="auto"/>
            <w:bottom w:val="none" w:sz="0" w:space="0" w:color="auto"/>
            <w:right w:val="none" w:sz="0" w:space="0" w:color="auto"/>
          </w:divBdr>
        </w:div>
        <w:div w:id="1195772786">
          <w:marLeft w:val="480"/>
          <w:marRight w:val="0"/>
          <w:marTop w:val="0"/>
          <w:marBottom w:val="0"/>
          <w:divBdr>
            <w:top w:val="none" w:sz="0" w:space="0" w:color="auto"/>
            <w:left w:val="none" w:sz="0" w:space="0" w:color="auto"/>
            <w:bottom w:val="none" w:sz="0" w:space="0" w:color="auto"/>
            <w:right w:val="none" w:sz="0" w:space="0" w:color="auto"/>
          </w:divBdr>
        </w:div>
        <w:div w:id="1199776714">
          <w:marLeft w:val="480"/>
          <w:marRight w:val="0"/>
          <w:marTop w:val="0"/>
          <w:marBottom w:val="0"/>
          <w:divBdr>
            <w:top w:val="none" w:sz="0" w:space="0" w:color="auto"/>
            <w:left w:val="none" w:sz="0" w:space="0" w:color="auto"/>
            <w:bottom w:val="none" w:sz="0" w:space="0" w:color="auto"/>
            <w:right w:val="none" w:sz="0" w:space="0" w:color="auto"/>
          </w:divBdr>
        </w:div>
        <w:div w:id="1213154903">
          <w:marLeft w:val="480"/>
          <w:marRight w:val="0"/>
          <w:marTop w:val="0"/>
          <w:marBottom w:val="0"/>
          <w:divBdr>
            <w:top w:val="none" w:sz="0" w:space="0" w:color="auto"/>
            <w:left w:val="none" w:sz="0" w:space="0" w:color="auto"/>
            <w:bottom w:val="none" w:sz="0" w:space="0" w:color="auto"/>
            <w:right w:val="none" w:sz="0" w:space="0" w:color="auto"/>
          </w:divBdr>
        </w:div>
        <w:div w:id="1241057987">
          <w:marLeft w:val="480"/>
          <w:marRight w:val="0"/>
          <w:marTop w:val="0"/>
          <w:marBottom w:val="0"/>
          <w:divBdr>
            <w:top w:val="none" w:sz="0" w:space="0" w:color="auto"/>
            <w:left w:val="none" w:sz="0" w:space="0" w:color="auto"/>
            <w:bottom w:val="none" w:sz="0" w:space="0" w:color="auto"/>
            <w:right w:val="none" w:sz="0" w:space="0" w:color="auto"/>
          </w:divBdr>
        </w:div>
        <w:div w:id="1350984202">
          <w:marLeft w:val="480"/>
          <w:marRight w:val="0"/>
          <w:marTop w:val="0"/>
          <w:marBottom w:val="0"/>
          <w:divBdr>
            <w:top w:val="none" w:sz="0" w:space="0" w:color="auto"/>
            <w:left w:val="none" w:sz="0" w:space="0" w:color="auto"/>
            <w:bottom w:val="none" w:sz="0" w:space="0" w:color="auto"/>
            <w:right w:val="none" w:sz="0" w:space="0" w:color="auto"/>
          </w:divBdr>
        </w:div>
        <w:div w:id="1412508364">
          <w:marLeft w:val="480"/>
          <w:marRight w:val="0"/>
          <w:marTop w:val="0"/>
          <w:marBottom w:val="0"/>
          <w:divBdr>
            <w:top w:val="none" w:sz="0" w:space="0" w:color="auto"/>
            <w:left w:val="none" w:sz="0" w:space="0" w:color="auto"/>
            <w:bottom w:val="none" w:sz="0" w:space="0" w:color="auto"/>
            <w:right w:val="none" w:sz="0" w:space="0" w:color="auto"/>
          </w:divBdr>
        </w:div>
        <w:div w:id="1423333908">
          <w:marLeft w:val="480"/>
          <w:marRight w:val="0"/>
          <w:marTop w:val="0"/>
          <w:marBottom w:val="0"/>
          <w:divBdr>
            <w:top w:val="none" w:sz="0" w:space="0" w:color="auto"/>
            <w:left w:val="none" w:sz="0" w:space="0" w:color="auto"/>
            <w:bottom w:val="none" w:sz="0" w:space="0" w:color="auto"/>
            <w:right w:val="none" w:sz="0" w:space="0" w:color="auto"/>
          </w:divBdr>
        </w:div>
        <w:div w:id="1446773728">
          <w:marLeft w:val="480"/>
          <w:marRight w:val="0"/>
          <w:marTop w:val="0"/>
          <w:marBottom w:val="0"/>
          <w:divBdr>
            <w:top w:val="none" w:sz="0" w:space="0" w:color="auto"/>
            <w:left w:val="none" w:sz="0" w:space="0" w:color="auto"/>
            <w:bottom w:val="none" w:sz="0" w:space="0" w:color="auto"/>
            <w:right w:val="none" w:sz="0" w:space="0" w:color="auto"/>
          </w:divBdr>
        </w:div>
        <w:div w:id="1457258913">
          <w:marLeft w:val="480"/>
          <w:marRight w:val="0"/>
          <w:marTop w:val="0"/>
          <w:marBottom w:val="0"/>
          <w:divBdr>
            <w:top w:val="none" w:sz="0" w:space="0" w:color="auto"/>
            <w:left w:val="none" w:sz="0" w:space="0" w:color="auto"/>
            <w:bottom w:val="none" w:sz="0" w:space="0" w:color="auto"/>
            <w:right w:val="none" w:sz="0" w:space="0" w:color="auto"/>
          </w:divBdr>
        </w:div>
        <w:div w:id="1608151402">
          <w:marLeft w:val="480"/>
          <w:marRight w:val="0"/>
          <w:marTop w:val="0"/>
          <w:marBottom w:val="0"/>
          <w:divBdr>
            <w:top w:val="none" w:sz="0" w:space="0" w:color="auto"/>
            <w:left w:val="none" w:sz="0" w:space="0" w:color="auto"/>
            <w:bottom w:val="none" w:sz="0" w:space="0" w:color="auto"/>
            <w:right w:val="none" w:sz="0" w:space="0" w:color="auto"/>
          </w:divBdr>
        </w:div>
        <w:div w:id="1614943442">
          <w:marLeft w:val="480"/>
          <w:marRight w:val="0"/>
          <w:marTop w:val="0"/>
          <w:marBottom w:val="0"/>
          <w:divBdr>
            <w:top w:val="none" w:sz="0" w:space="0" w:color="auto"/>
            <w:left w:val="none" w:sz="0" w:space="0" w:color="auto"/>
            <w:bottom w:val="none" w:sz="0" w:space="0" w:color="auto"/>
            <w:right w:val="none" w:sz="0" w:space="0" w:color="auto"/>
          </w:divBdr>
        </w:div>
        <w:div w:id="1638101900">
          <w:marLeft w:val="480"/>
          <w:marRight w:val="0"/>
          <w:marTop w:val="0"/>
          <w:marBottom w:val="0"/>
          <w:divBdr>
            <w:top w:val="none" w:sz="0" w:space="0" w:color="auto"/>
            <w:left w:val="none" w:sz="0" w:space="0" w:color="auto"/>
            <w:bottom w:val="none" w:sz="0" w:space="0" w:color="auto"/>
            <w:right w:val="none" w:sz="0" w:space="0" w:color="auto"/>
          </w:divBdr>
        </w:div>
        <w:div w:id="1674410526">
          <w:marLeft w:val="480"/>
          <w:marRight w:val="0"/>
          <w:marTop w:val="0"/>
          <w:marBottom w:val="0"/>
          <w:divBdr>
            <w:top w:val="none" w:sz="0" w:space="0" w:color="auto"/>
            <w:left w:val="none" w:sz="0" w:space="0" w:color="auto"/>
            <w:bottom w:val="none" w:sz="0" w:space="0" w:color="auto"/>
            <w:right w:val="none" w:sz="0" w:space="0" w:color="auto"/>
          </w:divBdr>
        </w:div>
        <w:div w:id="1691296843">
          <w:marLeft w:val="480"/>
          <w:marRight w:val="0"/>
          <w:marTop w:val="0"/>
          <w:marBottom w:val="0"/>
          <w:divBdr>
            <w:top w:val="none" w:sz="0" w:space="0" w:color="auto"/>
            <w:left w:val="none" w:sz="0" w:space="0" w:color="auto"/>
            <w:bottom w:val="none" w:sz="0" w:space="0" w:color="auto"/>
            <w:right w:val="none" w:sz="0" w:space="0" w:color="auto"/>
          </w:divBdr>
        </w:div>
        <w:div w:id="1700814864">
          <w:marLeft w:val="480"/>
          <w:marRight w:val="0"/>
          <w:marTop w:val="0"/>
          <w:marBottom w:val="0"/>
          <w:divBdr>
            <w:top w:val="none" w:sz="0" w:space="0" w:color="auto"/>
            <w:left w:val="none" w:sz="0" w:space="0" w:color="auto"/>
            <w:bottom w:val="none" w:sz="0" w:space="0" w:color="auto"/>
            <w:right w:val="none" w:sz="0" w:space="0" w:color="auto"/>
          </w:divBdr>
        </w:div>
        <w:div w:id="1702511798">
          <w:marLeft w:val="480"/>
          <w:marRight w:val="0"/>
          <w:marTop w:val="0"/>
          <w:marBottom w:val="0"/>
          <w:divBdr>
            <w:top w:val="none" w:sz="0" w:space="0" w:color="auto"/>
            <w:left w:val="none" w:sz="0" w:space="0" w:color="auto"/>
            <w:bottom w:val="none" w:sz="0" w:space="0" w:color="auto"/>
            <w:right w:val="none" w:sz="0" w:space="0" w:color="auto"/>
          </w:divBdr>
        </w:div>
        <w:div w:id="1759907928">
          <w:marLeft w:val="480"/>
          <w:marRight w:val="0"/>
          <w:marTop w:val="0"/>
          <w:marBottom w:val="0"/>
          <w:divBdr>
            <w:top w:val="none" w:sz="0" w:space="0" w:color="auto"/>
            <w:left w:val="none" w:sz="0" w:space="0" w:color="auto"/>
            <w:bottom w:val="none" w:sz="0" w:space="0" w:color="auto"/>
            <w:right w:val="none" w:sz="0" w:space="0" w:color="auto"/>
          </w:divBdr>
        </w:div>
        <w:div w:id="1874417220">
          <w:marLeft w:val="480"/>
          <w:marRight w:val="0"/>
          <w:marTop w:val="0"/>
          <w:marBottom w:val="0"/>
          <w:divBdr>
            <w:top w:val="none" w:sz="0" w:space="0" w:color="auto"/>
            <w:left w:val="none" w:sz="0" w:space="0" w:color="auto"/>
            <w:bottom w:val="none" w:sz="0" w:space="0" w:color="auto"/>
            <w:right w:val="none" w:sz="0" w:space="0" w:color="auto"/>
          </w:divBdr>
        </w:div>
        <w:div w:id="1941864002">
          <w:marLeft w:val="480"/>
          <w:marRight w:val="0"/>
          <w:marTop w:val="0"/>
          <w:marBottom w:val="0"/>
          <w:divBdr>
            <w:top w:val="none" w:sz="0" w:space="0" w:color="auto"/>
            <w:left w:val="none" w:sz="0" w:space="0" w:color="auto"/>
            <w:bottom w:val="none" w:sz="0" w:space="0" w:color="auto"/>
            <w:right w:val="none" w:sz="0" w:space="0" w:color="auto"/>
          </w:divBdr>
        </w:div>
        <w:div w:id="1948153206">
          <w:marLeft w:val="480"/>
          <w:marRight w:val="0"/>
          <w:marTop w:val="0"/>
          <w:marBottom w:val="0"/>
          <w:divBdr>
            <w:top w:val="none" w:sz="0" w:space="0" w:color="auto"/>
            <w:left w:val="none" w:sz="0" w:space="0" w:color="auto"/>
            <w:bottom w:val="none" w:sz="0" w:space="0" w:color="auto"/>
            <w:right w:val="none" w:sz="0" w:space="0" w:color="auto"/>
          </w:divBdr>
        </w:div>
        <w:div w:id="1958871934">
          <w:marLeft w:val="480"/>
          <w:marRight w:val="0"/>
          <w:marTop w:val="0"/>
          <w:marBottom w:val="0"/>
          <w:divBdr>
            <w:top w:val="none" w:sz="0" w:space="0" w:color="auto"/>
            <w:left w:val="none" w:sz="0" w:space="0" w:color="auto"/>
            <w:bottom w:val="none" w:sz="0" w:space="0" w:color="auto"/>
            <w:right w:val="none" w:sz="0" w:space="0" w:color="auto"/>
          </w:divBdr>
        </w:div>
        <w:div w:id="1975408601">
          <w:marLeft w:val="480"/>
          <w:marRight w:val="0"/>
          <w:marTop w:val="0"/>
          <w:marBottom w:val="0"/>
          <w:divBdr>
            <w:top w:val="none" w:sz="0" w:space="0" w:color="auto"/>
            <w:left w:val="none" w:sz="0" w:space="0" w:color="auto"/>
            <w:bottom w:val="none" w:sz="0" w:space="0" w:color="auto"/>
            <w:right w:val="none" w:sz="0" w:space="0" w:color="auto"/>
          </w:divBdr>
        </w:div>
        <w:div w:id="1984653594">
          <w:marLeft w:val="480"/>
          <w:marRight w:val="0"/>
          <w:marTop w:val="0"/>
          <w:marBottom w:val="0"/>
          <w:divBdr>
            <w:top w:val="none" w:sz="0" w:space="0" w:color="auto"/>
            <w:left w:val="none" w:sz="0" w:space="0" w:color="auto"/>
            <w:bottom w:val="none" w:sz="0" w:space="0" w:color="auto"/>
            <w:right w:val="none" w:sz="0" w:space="0" w:color="auto"/>
          </w:divBdr>
        </w:div>
        <w:div w:id="2028166860">
          <w:marLeft w:val="480"/>
          <w:marRight w:val="0"/>
          <w:marTop w:val="0"/>
          <w:marBottom w:val="0"/>
          <w:divBdr>
            <w:top w:val="none" w:sz="0" w:space="0" w:color="auto"/>
            <w:left w:val="none" w:sz="0" w:space="0" w:color="auto"/>
            <w:bottom w:val="none" w:sz="0" w:space="0" w:color="auto"/>
            <w:right w:val="none" w:sz="0" w:space="0" w:color="auto"/>
          </w:divBdr>
        </w:div>
        <w:div w:id="2045523448">
          <w:marLeft w:val="480"/>
          <w:marRight w:val="0"/>
          <w:marTop w:val="0"/>
          <w:marBottom w:val="0"/>
          <w:divBdr>
            <w:top w:val="none" w:sz="0" w:space="0" w:color="auto"/>
            <w:left w:val="none" w:sz="0" w:space="0" w:color="auto"/>
            <w:bottom w:val="none" w:sz="0" w:space="0" w:color="auto"/>
            <w:right w:val="none" w:sz="0" w:space="0" w:color="auto"/>
          </w:divBdr>
        </w:div>
        <w:div w:id="2085835025">
          <w:marLeft w:val="480"/>
          <w:marRight w:val="0"/>
          <w:marTop w:val="0"/>
          <w:marBottom w:val="0"/>
          <w:divBdr>
            <w:top w:val="none" w:sz="0" w:space="0" w:color="auto"/>
            <w:left w:val="none" w:sz="0" w:space="0" w:color="auto"/>
            <w:bottom w:val="none" w:sz="0" w:space="0" w:color="auto"/>
            <w:right w:val="none" w:sz="0" w:space="0" w:color="auto"/>
          </w:divBdr>
        </w:div>
        <w:div w:id="2088846734">
          <w:marLeft w:val="480"/>
          <w:marRight w:val="0"/>
          <w:marTop w:val="0"/>
          <w:marBottom w:val="0"/>
          <w:divBdr>
            <w:top w:val="none" w:sz="0" w:space="0" w:color="auto"/>
            <w:left w:val="none" w:sz="0" w:space="0" w:color="auto"/>
            <w:bottom w:val="none" w:sz="0" w:space="0" w:color="auto"/>
            <w:right w:val="none" w:sz="0" w:space="0" w:color="auto"/>
          </w:divBdr>
        </w:div>
        <w:div w:id="2096395146">
          <w:marLeft w:val="480"/>
          <w:marRight w:val="0"/>
          <w:marTop w:val="0"/>
          <w:marBottom w:val="0"/>
          <w:divBdr>
            <w:top w:val="none" w:sz="0" w:space="0" w:color="auto"/>
            <w:left w:val="none" w:sz="0" w:space="0" w:color="auto"/>
            <w:bottom w:val="none" w:sz="0" w:space="0" w:color="auto"/>
            <w:right w:val="none" w:sz="0" w:space="0" w:color="auto"/>
          </w:divBdr>
        </w:div>
        <w:div w:id="2108770662">
          <w:marLeft w:val="480"/>
          <w:marRight w:val="0"/>
          <w:marTop w:val="0"/>
          <w:marBottom w:val="0"/>
          <w:divBdr>
            <w:top w:val="none" w:sz="0" w:space="0" w:color="auto"/>
            <w:left w:val="none" w:sz="0" w:space="0" w:color="auto"/>
            <w:bottom w:val="none" w:sz="0" w:space="0" w:color="auto"/>
            <w:right w:val="none" w:sz="0" w:space="0" w:color="auto"/>
          </w:divBdr>
        </w:div>
        <w:div w:id="2119064013">
          <w:marLeft w:val="480"/>
          <w:marRight w:val="0"/>
          <w:marTop w:val="0"/>
          <w:marBottom w:val="0"/>
          <w:divBdr>
            <w:top w:val="none" w:sz="0" w:space="0" w:color="auto"/>
            <w:left w:val="none" w:sz="0" w:space="0" w:color="auto"/>
            <w:bottom w:val="none" w:sz="0" w:space="0" w:color="auto"/>
            <w:right w:val="none" w:sz="0" w:space="0" w:color="auto"/>
          </w:divBdr>
        </w:div>
        <w:div w:id="2133595698">
          <w:marLeft w:val="480"/>
          <w:marRight w:val="0"/>
          <w:marTop w:val="0"/>
          <w:marBottom w:val="0"/>
          <w:divBdr>
            <w:top w:val="none" w:sz="0" w:space="0" w:color="auto"/>
            <w:left w:val="none" w:sz="0" w:space="0" w:color="auto"/>
            <w:bottom w:val="none" w:sz="0" w:space="0" w:color="auto"/>
            <w:right w:val="none" w:sz="0" w:space="0" w:color="auto"/>
          </w:divBdr>
        </w:div>
        <w:div w:id="2141071259">
          <w:marLeft w:val="480"/>
          <w:marRight w:val="0"/>
          <w:marTop w:val="0"/>
          <w:marBottom w:val="0"/>
          <w:divBdr>
            <w:top w:val="none" w:sz="0" w:space="0" w:color="auto"/>
            <w:left w:val="none" w:sz="0" w:space="0" w:color="auto"/>
            <w:bottom w:val="none" w:sz="0" w:space="0" w:color="auto"/>
            <w:right w:val="none" w:sz="0" w:space="0" w:color="auto"/>
          </w:divBdr>
        </w:div>
        <w:div w:id="2146384192">
          <w:marLeft w:val="480"/>
          <w:marRight w:val="0"/>
          <w:marTop w:val="0"/>
          <w:marBottom w:val="0"/>
          <w:divBdr>
            <w:top w:val="none" w:sz="0" w:space="0" w:color="auto"/>
            <w:left w:val="none" w:sz="0" w:space="0" w:color="auto"/>
            <w:bottom w:val="none" w:sz="0" w:space="0" w:color="auto"/>
            <w:right w:val="none" w:sz="0" w:space="0" w:color="auto"/>
          </w:divBdr>
        </w:div>
      </w:divsChild>
    </w:div>
    <w:div w:id="955525673">
      <w:marLeft w:val="640"/>
      <w:marRight w:val="0"/>
      <w:marTop w:val="0"/>
      <w:marBottom w:val="0"/>
      <w:divBdr>
        <w:top w:val="none" w:sz="0" w:space="0" w:color="auto"/>
        <w:left w:val="none" w:sz="0" w:space="0" w:color="auto"/>
        <w:bottom w:val="none" w:sz="0" w:space="0" w:color="auto"/>
        <w:right w:val="none" w:sz="0" w:space="0" w:color="auto"/>
      </w:divBdr>
    </w:div>
    <w:div w:id="957685780">
      <w:marLeft w:val="640"/>
      <w:marRight w:val="0"/>
      <w:marTop w:val="0"/>
      <w:marBottom w:val="0"/>
      <w:divBdr>
        <w:top w:val="none" w:sz="0" w:space="0" w:color="auto"/>
        <w:left w:val="none" w:sz="0" w:space="0" w:color="auto"/>
        <w:bottom w:val="none" w:sz="0" w:space="0" w:color="auto"/>
        <w:right w:val="none" w:sz="0" w:space="0" w:color="auto"/>
      </w:divBdr>
    </w:div>
    <w:div w:id="958218419">
      <w:marLeft w:val="640"/>
      <w:marRight w:val="0"/>
      <w:marTop w:val="0"/>
      <w:marBottom w:val="0"/>
      <w:divBdr>
        <w:top w:val="none" w:sz="0" w:space="0" w:color="auto"/>
        <w:left w:val="none" w:sz="0" w:space="0" w:color="auto"/>
        <w:bottom w:val="none" w:sz="0" w:space="0" w:color="auto"/>
        <w:right w:val="none" w:sz="0" w:space="0" w:color="auto"/>
      </w:divBdr>
    </w:div>
    <w:div w:id="958954851">
      <w:marLeft w:val="640"/>
      <w:marRight w:val="0"/>
      <w:marTop w:val="0"/>
      <w:marBottom w:val="0"/>
      <w:divBdr>
        <w:top w:val="none" w:sz="0" w:space="0" w:color="auto"/>
        <w:left w:val="none" w:sz="0" w:space="0" w:color="auto"/>
        <w:bottom w:val="none" w:sz="0" w:space="0" w:color="auto"/>
        <w:right w:val="none" w:sz="0" w:space="0" w:color="auto"/>
      </w:divBdr>
    </w:div>
    <w:div w:id="958995202">
      <w:marLeft w:val="640"/>
      <w:marRight w:val="0"/>
      <w:marTop w:val="0"/>
      <w:marBottom w:val="0"/>
      <w:divBdr>
        <w:top w:val="none" w:sz="0" w:space="0" w:color="auto"/>
        <w:left w:val="none" w:sz="0" w:space="0" w:color="auto"/>
        <w:bottom w:val="none" w:sz="0" w:space="0" w:color="auto"/>
        <w:right w:val="none" w:sz="0" w:space="0" w:color="auto"/>
      </w:divBdr>
    </w:div>
    <w:div w:id="959143928">
      <w:marLeft w:val="640"/>
      <w:marRight w:val="0"/>
      <w:marTop w:val="0"/>
      <w:marBottom w:val="0"/>
      <w:divBdr>
        <w:top w:val="none" w:sz="0" w:space="0" w:color="auto"/>
        <w:left w:val="none" w:sz="0" w:space="0" w:color="auto"/>
        <w:bottom w:val="none" w:sz="0" w:space="0" w:color="auto"/>
        <w:right w:val="none" w:sz="0" w:space="0" w:color="auto"/>
      </w:divBdr>
    </w:div>
    <w:div w:id="959607922">
      <w:marLeft w:val="640"/>
      <w:marRight w:val="0"/>
      <w:marTop w:val="0"/>
      <w:marBottom w:val="0"/>
      <w:divBdr>
        <w:top w:val="none" w:sz="0" w:space="0" w:color="auto"/>
        <w:left w:val="none" w:sz="0" w:space="0" w:color="auto"/>
        <w:bottom w:val="none" w:sz="0" w:space="0" w:color="auto"/>
        <w:right w:val="none" w:sz="0" w:space="0" w:color="auto"/>
      </w:divBdr>
    </w:div>
    <w:div w:id="959801704">
      <w:marLeft w:val="640"/>
      <w:marRight w:val="0"/>
      <w:marTop w:val="0"/>
      <w:marBottom w:val="0"/>
      <w:divBdr>
        <w:top w:val="none" w:sz="0" w:space="0" w:color="auto"/>
        <w:left w:val="none" w:sz="0" w:space="0" w:color="auto"/>
        <w:bottom w:val="none" w:sz="0" w:space="0" w:color="auto"/>
        <w:right w:val="none" w:sz="0" w:space="0" w:color="auto"/>
      </w:divBdr>
    </w:div>
    <w:div w:id="959919048">
      <w:marLeft w:val="640"/>
      <w:marRight w:val="0"/>
      <w:marTop w:val="0"/>
      <w:marBottom w:val="0"/>
      <w:divBdr>
        <w:top w:val="none" w:sz="0" w:space="0" w:color="auto"/>
        <w:left w:val="none" w:sz="0" w:space="0" w:color="auto"/>
        <w:bottom w:val="none" w:sz="0" w:space="0" w:color="auto"/>
        <w:right w:val="none" w:sz="0" w:space="0" w:color="auto"/>
      </w:divBdr>
    </w:div>
    <w:div w:id="960185087">
      <w:marLeft w:val="640"/>
      <w:marRight w:val="0"/>
      <w:marTop w:val="0"/>
      <w:marBottom w:val="0"/>
      <w:divBdr>
        <w:top w:val="none" w:sz="0" w:space="0" w:color="auto"/>
        <w:left w:val="none" w:sz="0" w:space="0" w:color="auto"/>
        <w:bottom w:val="none" w:sz="0" w:space="0" w:color="auto"/>
        <w:right w:val="none" w:sz="0" w:space="0" w:color="auto"/>
      </w:divBdr>
    </w:div>
    <w:div w:id="960764889">
      <w:marLeft w:val="640"/>
      <w:marRight w:val="0"/>
      <w:marTop w:val="0"/>
      <w:marBottom w:val="0"/>
      <w:divBdr>
        <w:top w:val="none" w:sz="0" w:space="0" w:color="auto"/>
        <w:left w:val="none" w:sz="0" w:space="0" w:color="auto"/>
        <w:bottom w:val="none" w:sz="0" w:space="0" w:color="auto"/>
        <w:right w:val="none" w:sz="0" w:space="0" w:color="auto"/>
      </w:divBdr>
    </w:div>
    <w:div w:id="961033136">
      <w:marLeft w:val="640"/>
      <w:marRight w:val="0"/>
      <w:marTop w:val="0"/>
      <w:marBottom w:val="0"/>
      <w:divBdr>
        <w:top w:val="none" w:sz="0" w:space="0" w:color="auto"/>
        <w:left w:val="none" w:sz="0" w:space="0" w:color="auto"/>
        <w:bottom w:val="none" w:sz="0" w:space="0" w:color="auto"/>
        <w:right w:val="none" w:sz="0" w:space="0" w:color="auto"/>
      </w:divBdr>
    </w:div>
    <w:div w:id="961498697">
      <w:marLeft w:val="640"/>
      <w:marRight w:val="0"/>
      <w:marTop w:val="0"/>
      <w:marBottom w:val="0"/>
      <w:divBdr>
        <w:top w:val="none" w:sz="0" w:space="0" w:color="auto"/>
        <w:left w:val="none" w:sz="0" w:space="0" w:color="auto"/>
        <w:bottom w:val="none" w:sz="0" w:space="0" w:color="auto"/>
        <w:right w:val="none" w:sz="0" w:space="0" w:color="auto"/>
      </w:divBdr>
    </w:div>
    <w:div w:id="961955823">
      <w:marLeft w:val="640"/>
      <w:marRight w:val="0"/>
      <w:marTop w:val="0"/>
      <w:marBottom w:val="0"/>
      <w:divBdr>
        <w:top w:val="none" w:sz="0" w:space="0" w:color="auto"/>
        <w:left w:val="none" w:sz="0" w:space="0" w:color="auto"/>
        <w:bottom w:val="none" w:sz="0" w:space="0" w:color="auto"/>
        <w:right w:val="none" w:sz="0" w:space="0" w:color="auto"/>
      </w:divBdr>
    </w:div>
    <w:div w:id="962417927">
      <w:marLeft w:val="640"/>
      <w:marRight w:val="0"/>
      <w:marTop w:val="0"/>
      <w:marBottom w:val="0"/>
      <w:divBdr>
        <w:top w:val="none" w:sz="0" w:space="0" w:color="auto"/>
        <w:left w:val="none" w:sz="0" w:space="0" w:color="auto"/>
        <w:bottom w:val="none" w:sz="0" w:space="0" w:color="auto"/>
        <w:right w:val="none" w:sz="0" w:space="0" w:color="auto"/>
      </w:divBdr>
    </w:div>
    <w:div w:id="962467829">
      <w:marLeft w:val="640"/>
      <w:marRight w:val="0"/>
      <w:marTop w:val="0"/>
      <w:marBottom w:val="0"/>
      <w:divBdr>
        <w:top w:val="none" w:sz="0" w:space="0" w:color="auto"/>
        <w:left w:val="none" w:sz="0" w:space="0" w:color="auto"/>
        <w:bottom w:val="none" w:sz="0" w:space="0" w:color="auto"/>
        <w:right w:val="none" w:sz="0" w:space="0" w:color="auto"/>
      </w:divBdr>
    </w:div>
    <w:div w:id="962736494">
      <w:marLeft w:val="640"/>
      <w:marRight w:val="0"/>
      <w:marTop w:val="0"/>
      <w:marBottom w:val="0"/>
      <w:divBdr>
        <w:top w:val="none" w:sz="0" w:space="0" w:color="auto"/>
        <w:left w:val="none" w:sz="0" w:space="0" w:color="auto"/>
        <w:bottom w:val="none" w:sz="0" w:space="0" w:color="auto"/>
        <w:right w:val="none" w:sz="0" w:space="0" w:color="auto"/>
      </w:divBdr>
    </w:div>
    <w:div w:id="962924277">
      <w:marLeft w:val="640"/>
      <w:marRight w:val="0"/>
      <w:marTop w:val="0"/>
      <w:marBottom w:val="0"/>
      <w:divBdr>
        <w:top w:val="none" w:sz="0" w:space="0" w:color="auto"/>
        <w:left w:val="none" w:sz="0" w:space="0" w:color="auto"/>
        <w:bottom w:val="none" w:sz="0" w:space="0" w:color="auto"/>
        <w:right w:val="none" w:sz="0" w:space="0" w:color="auto"/>
      </w:divBdr>
    </w:div>
    <w:div w:id="962930624">
      <w:bodyDiv w:val="1"/>
      <w:marLeft w:val="0"/>
      <w:marRight w:val="0"/>
      <w:marTop w:val="0"/>
      <w:marBottom w:val="0"/>
      <w:divBdr>
        <w:top w:val="none" w:sz="0" w:space="0" w:color="auto"/>
        <w:left w:val="none" w:sz="0" w:space="0" w:color="auto"/>
        <w:bottom w:val="none" w:sz="0" w:space="0" w:color="auto"/>
        <w:right w:val="none" w:sz="0" w:space="0" w:color="auto"/>
      </w:divBdr>
    </w:div>
    <w:div w:id="963002458">
      <w:bodyDiv w:val="1"/>
      <w:marLeft w:val="0"/>
      <w:marRight w:val="0"/>
      <w:marTop w:val="0"/>
      <w:marBottom w:val="0"/>
      <w:divBdr>
        <w:top w:val="none" w:sz="0" w:space="0" w:color="auto"/>
        <w:left w:val="none" w:sz="0" w:space="0" w:color="auto"/>
        <w:bottom w:val="none" w:sz="0" w:space="0" w:color="auto"/>
        <w:right w:val="none" w:sz="0" w:space="0" w:color="auto"/>
      </w:divBdr>
    </w:div>
    <w:div w:id="963460425">
      <w:bodyDiv w:val="1"/>
      <w:marLeft w:val="0"/>
      <w:marRight w:val="0"/>
      <w:marTop w:val="0"/>
      <w:marBottom w:val="0"/>
      <w:divBdr>
        <w:top w:val="none" w:sz="0" w:space="0" w:color="auto"/>
        <w:left w:val="none" w:sz="0" w:space="0" w:color="auto"/>
        <w:bottom w:val="none" w:sz="0" w:space="0" w:color="auto"/>
        <w:right w:val="none" w:sz="0" w:space="0" w:color="auto"/>
      </w:divBdr>
    </w:div>
    <w:div w:id="963538925">
      <w:marLeft w:val="640"/>
      <w:marRight w:val="0"/>
      <w:marTop w:val="0"/>
      <w:marBottom w:val="0"/>
      <w:divBdr>
        <w:top w:val="none" w:sz="0" w:space="0" w:color="auto"/>
        <w:left w:val="none" w:sz="0" w:space="0" w:color="auto"/>
        <w:bottom w:val="none" w:sz="0" w:space="0" w:color="auto"/>
        <w:right w:val="none" w:sz="0" w:space="0" w:color="auto"/>
      </w:divBdr>
    </w:div>
    <w:div w:id="963848386">
      <w:marLeft w:val="640"/>
      <w:marRight w:val="0"/>
      <w:marTop w:val="0"/>
      <w:marBottom w:val="0"/>
      <w:divBdr>
        <w:top w:val="none" w:sz="0" w:space="0" w:color="auto"/>
        <w:left w:val="none" w:sz="0" w:space="0" w:color="auto"/>
        <w:bottom w:val="none" w:sz="0" w:space="0" w:color="auto"/>
        <w:right w:val="none" w:sz="0" w:space="0" w:color="auto"/>
      </w:divBdr>
    </w:div>
    <w:div w:id="965086185">
      <w:marLeft w:val="640"/>
      <w:marRight w:val="0"/>
      <w:marTop w:val="0"/>
      <w:marBottom w:val="0"/>
      <w:divBdr>
        <w:top w:val="none" w:sz="0" w:space="0" w:color="auto"/>
        <w:left w:val="none" w:sz="0" w:space="0" w:color="auto"/>
        <w:bottom w:val="none" w:sz="0" w:space="0" w:color="auto"/>
        <w:right w:val="none" w:sz="0" w:space="0" w:color="auto"/>
      </w:divBdr>
    </w:div>
    <w:div w:id="965350052">
      <w:bodyDiv w:val="1"/>
      <w:marLeft w:val="0"/>
      <w:marRight w:val="0"/>
      <w:marTop w:val="0"/>
      <w:marBottom w:val="0"/>
      <w:divBdr>
        <w:top w:val="none" w:sz="0" w:space="0" w:color="auto"/>
        <w:left w:val="none" w:sz="0" w:space="0" w:color="auto"/>
        <w:bottom w:val="none" w:sz="0" w:space="0" w:color="auto"/>
        <w:right w:val="none" w:sz="0" w:space="0" w:color="auto"/>
      </w:divBdr>
    </w:div>
    <w:div w:id="965890152">
      <w:marLeft w:val="480"/>
      <w:marRight w:val="0"/>
      <w:marTop w:val="0"/>
      <w:marBottom w:val="0"/>
      <w:divBdr>
        <w:top w:val="none" w:sz="0" w:space="0" w:color="auto"/>
        <w:left w:val="none" w:sz="0" w:space="0" w:color="auto"/>
        <w:bottom w:val="none" w:sz="0" w:space="0" w:color="auto"/>
        <w:right w:val="none" w:sz="0" w:space="0" w:color="auto"/>
      </w:divBdr>
    </w:div>
    <w:div w:id="965894850">
      <w:marLeft w:val="640"/>
      <w:marRight w:val="0"/>
      <w:marTop w:val="0"/>
      <w:marBottom w:val="0"/>
      <w:divBdr>
        <w:top w:val="none" w:sz="0" w:space="0" w:color="auto"/>
        <w:left w:val="none" w:sz="0" w:space="0" w:color="auto"/>
        <w:bottom w:val="none" w:sz="0" w:space="0" w:color="auto"/>
        <w:right w:val="none" w:sz="0" w:space="0" w:color="auto"/>
      </w:divBdr>
    </w:div>
    <w:div w:id="965895015">
      <w:marLeft w:val="640"/>
      <w:marRight w:val="0"/>
      <w:marTop w:val="0"/>
      <w:marBottom w:val="0"/>
      <w:divBdr>
        <w:top w:val="none" w:sz="0" w:space="0" w:color="auto"/>
        <w:left w:val="none" w:sz="0" w:space="0" w:color="auto"/>
        <w:bottom w:val="none" w:sz="0" w:space="0" w:color="auto"/>
        <w:right w:val="none" w:sz="0" w:space="0" w:color="auto"/>
      </w:divBdr>
    </w:div>
    <w:div w:id="966742825">
      <w:bodyDiv w:val="1"/>
      <w:marLeft w:val="0"/>
      <w:marRight w:val="0"/>
      <w:marTop w:val="0"/>
      <w:marBottom w:val="0"/>
      <w:divBdr>
        <w:top w:val="none" w:sz="0" w:space="0" w:color="auto"/>
        <w:left w:val="none" w:sz="0" w:space="0" w:color="auto"/>
        <w:bottom w:val="none" w:sz="0" w:space="0" w:color="auto"/>
        <w:right w:val="none" w:sz="0" w:space="0" w:color="auto"/>
      </w:divBdr>
    </w:div>
    <w:div w:id="967782654">
      <w:marLeft w:val="640"/>
      <w:marRight w:val="0"/>
      <w:marTop w:val="0"/>
      <w:marBottom w:val="0"/>
      <w:divBdr>
        <w:top w:val="none" w:sz="0" w:space="0" w:color="auto"/>
        <w:left w:val="none" w:sz="0" w:space="0" w:color="auto"/>
        <w:bottom w:val="none" w:sz="0" w:space="0" w:color="auto"/>
        <w:right w:val="none" w:sz="0" w:space="0" w:color="auto"/>
      </w:divBdr>
    </w:div>
    <w:div w:id="968168668">
      <w:marLeft w:val="640"/>
      <w:marRight w:val="0"/>
      <w:marTop w:val="0"/>
      <w:marBottom w:val="0"/>
      <w:divBdr>
        <w:top w:val="none" w:sz="0" w:space="0" w:color="auto"/>
        <w:left w:val="none" w:sz="0" w:space="0" w:color="auto"/>
        <w:bottom w:val="none" w:sz="0" w:space="0" w:color="auto"/>
        <w:right w:val="none" w:sz="0" w:space="0" w:color="auto"/>
      </w:divBdr>
    </w:div>
    <w:div w:id="968316018">
      <w:marLeft w:val="640"/>
      <w:marRight w:val="0"/>
      <w:marTop w:val="0"/>
      <w:marBottom w:val="0"/>
      <w:divBdr>
        <w:top w:val="none" w:sz="0" w:space="0" w:color="auto"/>
        <w:left w:val="none" w:sz="0" w:space="0" w:color="auto"/>
        <w:bottom w:val="none" w:sz="0" w:space="0" w:color="auto"/>
        <w:right w:val="none" w:sz="0" w:space="0" w:color="auto"/>
      </w:divBdr>
    </w:div>
    <w:div w:id="969898328">
      <w:marLeft w:val="640"/>
      <w:marRight w:val="0"/>
      <w:marTop w:val="0"/>
      <w:marBottom w:val="0"/>
      <w:divBdr>
        <w:top w:val="none" w:sz="0" w:space="0" w:color="auto"/>
        <w:left w:val="none" w:sz="0" w:space="0" w:color="auto"/>
        <w:bottom w:val="none" w:sz="0" w:space="0" w:color="auto"/>
        <w:right w:val="none" w:sz="0" w:space="0" w:color="auto"/>
      </w:divBdr>
    </w:div>
    <w:div w:id="969942247">
      <w:marLeft w:val="640"/>
      <w:marRight w:val="0"/>
      <w:marTop w:val="0"/>
      <w:marBottom w:val="0"/>
      <w:divBdr>
        <w:top w:val="none" w:sz="0" w:space="0" w:color="auto"/>
        <w:left w:val="none" w:sz="0" w:space="0" w:color="auto"/>
        <w:bottom w:val="none" w:sz="0" w:space="0" w:color="auto"/>
        <w:right w:val="none" w:sz="0" w:space="0" w:color="auto"/>
      </w:divBdr>
    </w:div>
    <w:div w:id="970593590">
      <w:marLeft w:val="640"/>
      <w:marRight w:val="0"/>
      <w:marTop w:val="0"/>
      <w:marBottom w:val="0"/>
      <w:divBdr>
        <w:top w:val="none" w:sz="0" w:space="0" w:color="auto"/>
        <w:left w:val="none" w:sz="0" w:space="0" w:color="auto"/>
        <w:bottom w:val="none" w:sz="0" w:space="0" w:color="auto"/>
        <w:right w:val="none" w:sz="0" w:space="0" w:color="auto"/>
      </w:divBdr>
    </w:div>
    <w:div w:id="971329468">
      <w:marLeft w:val="640"/>
      <w:marRight w:val="0"/>
      <w:marTop w:val="0"/>
      <w:marBottom w:val="0"/>
      <w:divBdr>
        <w:top w:val="none" w:sz="0" w:space="0" w:color="auto"/>
        <w:left w:val="none" w:sz="0" w:space="0" w:color="auto"/>
        <w:bottom w:val="none" w:sz="0" w:space="0" w:color="auto"/>
        <w:right w:val="none" w:sz="0" w:space="0" w:color="auto"/>
      </w:divBdr>
    </w:div>
    <w:div w:id="971444564">
      <w:marLeft w:val="640"/>
      <w:marRight w:val="0"/>
      <w:marTop w:val="0"/>
      <w:marBottom w:val="0"/>
      <w:divBdr>
        <w:top w:val="none" w:sz="0" w:space="0" w:color="auto"/>
        <w:left w:val="none" w:sz="0" w:space="0" w:color="auto"/>
        <w:bottom w:val="none" w:sz="0" w:space="0" w:color="auto"/>
        <w:right w:val="none" w:sz="0" w:space="0" w:color="auto"/>
      </w:divBdr>
    </w:div>
    <w:div w:id="972253414">
      <w:marLeft w:val="640"/>
      <w:marRight w:val="0"/>
      <w:marTop w:val="0"/>
      <w:marBottom w:val="0"/>
      <w:divBdr>
        <w:top w:val="none" w:sz="0" w:space="0" w:color="auto"/>
        <w:left w:val="none" w:sz="0" w:space="0" w:color="auto"/>
        <w:bottom w:val="none" w:sz="0" w:space="0" w:color="auto"/>
        <w:right w:val="none" w:sz="0" w:space="0" w:color="auto"/>
      </w:divBdr>
    </w:div>
    <w:div w:id="972364595">
      <w:marLeft w:val="640"/>
      <w:marRight w:val="0"/>
      <w:marTop w:val="0"/>
      <w:marBottom w:val="0"/>
      <w:divBdr>
        <w:top w:val="none" w:sz="0" w:space="0" w:color="auto"/>
        <w:left w:val="none" w:sz="0" w:space="0" w:color="auto"/>
        <w:bottom w:val="none" w:sz="0" w:space="0" w:color="auto"/>
        <w:right w:val="none" w:sz="0" w:space="0" w:color="auto"/>
      </w:divBdr>
    </w:div>
    <w:div w:id="972447420">
      <w:marLeft w:val="640"/>
      <w:marRight w:val="0"/>
      <w:marTop w:val="0"/>
      <w:marBottom w:val="0"/>
      <w:divBdr>
        <w:top w:val="none" w:sz="0" w:space="0" w:color="auto"/>
        <w:left w:val="none" w:sz="0" w:space="0" w:color="auto"/>
        <w:bottom w:val="none" w:sz="0" w:space="0" w:color="auto"/>
        <w:right w:val="none" w:sz="0" w:space="0" w:color="auto"/>
      </w:divBdr>
    </w:div>
    <w:div w:id="972515435">
      <w:bodyDiv w:val="1"/>
      <w:marLeft w:val="0"/>
      <w:marRight w:val="0"/>
      <w:marTop w:val="0"/>
      <w:marBottom w:val="0"/>
      <w:divBdr>
        <w:top w:val="none" w:sz="0" w:space="0" w:color="auto"/>
        <w:left w:val="none" w:sz="0" w:space="0" w:color="auto"/>
        <w:bottom w:val="none" w:sz="0" w:space="0" w:color="auto"/>
        <w:right w:val="none" w:sz="0" w:space="0" w:color="auto"/>
      </w:divBdr>
      <w:divsChild>
        <w:div w:id="32967713">
          <w:marLeft w:val="480"/>
          <w:marRight w:val="0"/>
          <w:marTop w:val="0"/>
          <w:marBottom w:val="0"/>
          <w:divBdr>
            <w:top w:val="none" w:sz="0" w:space="0" w:color="auto"/>
            <w:left w:val="none" w:sz="0" w:space="0" w:color="auto"/>
            <w:bottom w:val="none" w:sz="0" w:space="0" w:color="auto"/>
            <w:right w:val="none" w:sz="0" w:space="0" w:color="auto"/>
          </w:divBdr>
        </w:div>
        <w:div w:id="47653035">
          <w:marLeft w:val="480"/>
          <w:marRight w:val="0"/>
          <w:marTop w:val="0"/>
          <w:marBottom w:val="0"/>
          <w:divBdr>
            <w:top w:val="none" w:sz="0" w:space="0" w:color="auto"/>
            <w:left w:val="none" w:sz="0" w:space="0" w:color="auto"/>
            <w:bottom w:val="none" w:sz="0" w:space="0" w:color="auto"/>
            <w:right w:val="none" w:sz="0" w:space="0" w:color="auto"/>
          </w:divBdr>
        </w:div>
        <w:div w:id="50154385">
          <w:marLeft w:val="480"/>
          <w:marRight w:val="0"/>
          <w:marTop w:val="0"/>
          <w:marBottom w:val="0"/>
          <w:divBdr>
            <w:top w:val="none" w:sz="0" w:space="0" w:color="auto"/>
            <w:left w:val="none" w:sz="0" w:space="0" w:color="auto"/>
            <w:bottom w:val="none" w:sz="0" w:space="0" w:color="auto"/>
            <w:right w:val="none" w:sz="0" w:space="0" w:color="auto"/>
          </w:divBdr>
        </w:div>
        <w:div w:id="56435671">
          <w:marLeft w:val="480"/>
          <w:marRight w:val="0"/>
          <w:marTop w:val="0"/>
          <w:marBottom w:val="0"/>
          <w:divBdr>
            <w:top w:val="none" w:sz="0" w:space="0" w:color="auto"/>
            <w:left w:val="none" w:sz="0" w:space="0" w:color="auto"/>
            <w:bottom w:val="none" w:sz="0" w:space="0" w:color="auto"/>
            <w:right w:val="none" w:sz="0" w:space="0" w:color="auto"/>
          </w:divBdr>
        </w:div>
        <w:div w:id="73404373">
          <w:marLeft w:val="480"/>
          <w:marRight w:val="0"/>
          <w:marTop w:val="0"/>
          <w:marBottom w:val="0"/>
          <w:divBdr>
            <w:top w:val="none" w:sz="0" w:space="0" w:color="auto"/>
            <w:left w:val="none" w:sz="0" w:space="0" w:color="auto"/>
            <w:bottom w:val="none" w:sz="0" w:space="0" w:color="auto"/>
            <w:right w:val="none" w:sz="0" w:space="0" w:color="auto"/>
          </w:divBdr>
        </w:div>
        <w:div w:id="106193729">
          <w:marLeft w:val="480"/>
          <w:marRight w:val="0"/>
          <w:marTop w:val="0"/>
          <w:marBottom w:val="0"/>
          <w:divBdr>
            <w:top w:val="none" w:sz="0" w:space="0" w:color="auto"/>
            <w:left w:val="none" w:sz="0" w:space="0" w:color="auto"/>
            <w:bottom w:val="none" w:sz="0" w:space="0" w:color="auto"/>
            <w:right w:val="none" w:sz="0" w:space="0" w:color="auto"/>
          </w:divBdr>
        </w:div>
        <w:div w:id="109590614">
          <w:marLeft w:val="480"/>
          <w:marRight w:val="0"/>
          <w:marTop w:val="0"/>
          <w:marBottom w:val="0"/>
          <w:divBdr>
            <w:top w:val="none" w:sz="0" w:space="0" w:color="auto"/>
            <w:left w:val="none" w:sz="0" w:space="0" w:color="auto"/>
            <w:bottom w:val="none" w:sz="0" w:space="0" w:color="auto"/>
            <w:right w:val="none" w:sz="0" w:space="0" w:color="auto"/>
          </w:divBdr>
        </w:div>
        <w:div w:id="327174280">
          <w:marLeft w:val="480"/>
          <w:marRight w:val="0"/>
          <w:marTop w:val="0"/>
          <w:marBottom w:val="0"/>
          <w:divBdr>
            <w:top w:val="none" w:sz="0" w:space="0" w:color="auto"/>
            <w:left w:val="none" w:sz="0" w:space="0" w:color="auto"/>
            <w:bottom w:val="none" w:sz="0" w:space="0" w:color="auto"/>
            <w:right w:val="none" w:sz="0" w:space="0" w:color="auto"/>
          </w:divBdr>
        </w:div>
        <w:div w:id="330838744">
          <w:marLeft w:val="480"/>
          <w:marRight w:val="0"/>
          <w:marTop w:val="0"/>
          <w:marBottom w:val="0"/>
          <w:divBdr>
            <w:top w:val="none" w:sz="0" w:space="0" w:color="auto"/>
            <w:left w:val="none" w:sz="0" w:space="0" w:color="auto"/>
            <w:bottom w:val="none" w:sz="0" w:space="0" w:color="auto"/>
            <w:right w:val="none" w:sz="0" w:space="0" w:color="auto"/>
          </w:divBdr>
        </w:div>
        <w:div w:id="409231483">
          <w:marLeft w:val="480"/>
          <w:marRight w:val="0"/>
          <w:marTop w:val="0"/>
          <w:marBottom w:val="0"/>
          <w:divBdr>
            <w:top w:val="none" w:sz="0" w:space="0" w:color="auto"/>
            <w:left w:val="none" w:sz="0" w:space="0" w:color="auto"/>
            <w:bottom w:val="none" w:sz="0" w:space="0" w:color="auto"/>
            <w:right w:val="none" w:sz="0" w:space="0" w:color="auto"/>
          </w:divBdr>
        </w:div>
        <w:div w:id="413207559">
          <w:marLeft w:val="480"/>
          <w:marRight w:val="0"/>
          <w:marTop w:val="0"/>
          <w:marBottom w:val="0"/>
          <w:divBdr>
            <w:top w:val="none" w:sz="0" w:space="0" w:color="auto"/>
            <w:left w:val="none" w:sz="0" w:space="0" w:color="auto"/>
            <w:bottom w:val="none" w:sz="0" w:space="0" w:color="auto"/>
            <w:right w:val="none" w:sz="0" w:space="0" w:color="auto"/>
          </w:divBdr>
        </w:div>
        <w:div w:id="428046420">
          <w:marLeft w:val="480"/>
          <w:marRight w:val="0"/>
          <w:marTop w:val="0"/>
          <w:marBottom w:val="0"/>
          <w:divBdr>
            <w:top w:val="none" w:sz="0" w:space="0" w:color="auto"/>
            <w:left w:val="none" w:sz="0" w:space="0" w:color="auto"/>
            <w:bottom w:val="none" w:sz="0" w:space="0" w:color="auto"/>
            <w:right w:val="none" w:sz="0" w:space="0" w:color="auto"/>
          </w:divBdr>
        </w:div>
        <w:div w:id="442265556">
          <w:marLeft w:val="480"/>
          <w:marRight w:val="0"/>
          <w:marTop w:val="0"/>
          <w:marBottom w:val="0"/>
          <w:divBdr>
            <w:top w:val="none" w:sz="0" w:space="0" w:color="auto"/>
            <w:left w:val="none" w:sz="0" w:space="0" w:color="auto"/>
            <w:bottom w:val="none" w:sz="0" w:space="0" w:color="auto"/>
            <w:right w:val="none" w:sz="0" w:space="0" w:color="auto"/>
          </w:divBdr>
        </w:div>
        <w:div w:id="478033712">
          <w:marLeft w:val="480"/>
          <w:marRight w:val="0"/>
          <w:marTop w:val="0"/>
          <w:marBottom w:val="0"/>
          <w:divBdr>
            <w:top w:val="none" w:sz="0" w:space="0" w:color="auto"/>
            <w:left w:val="none" w:sz="0" w:space="0" w:color="auto"/>
            <w:bottom w:val="none" w:sz="0" w:space="0" w:color="auto"/>
            <w:right w:val="none" w:sz="0" w:space="0" w:color="auto"/>
          </w:divBdr>
        </w:div>
        <w:div w:id="518659205">
          <w:marLeft w:val="480"/>
          <w:marRight w:val="0"/>
          <w:marTop w:val="0"/>
          <w:marBottom w:val="0"/>
          <w:divBdr>
            <w:top w:val="none" w:sz="0" w:space="0" w:color="auto"/>
            <w:left w:val="none" w:sz="0" w:space="0" w:color="auto"/>
            <w:bottom w:val="none" w:sz="0" w:space="0" w:color="auto"/>
            <w:right w:val="none" w:sz="0" w:space="0" w:color="auto"/>
          </w:divBdr>
        </w:div>
        <w:div w:id="710617967">
          <w:marLeft w:val="480"/>
          <w:marRight w:val="0"/>
          <w:marTop w:val="0"/>
          <w:marBottom w:val="0"/>
          <w:divBdr>
            <w:top w:val="none" w:sz="0" w:space="0" w:color="auto"/>
            <w:left w:val="none" w:sz="0" w:space="0" w:color="auto"/>
            <w:bottom w:val="none" w:sz="0" w:space="0" w:color="auto"/>
            <w:right w:val="none" w:sz="0" w:space="0" w:color="auto"/>
          </w:divBdr>
        </w:div>
        <w:div w:id="718867015">
          <w:marLeft w:val="480"/>
          <w:marRight w:val="0"/>
          <w:marTop w:val="0"/>
          <w:marBottom w:val="0"/>
          <w:divBdr>
            <w:top w:val="none" w:sz="0" w:space="0" w:color="auto"/>
            <w:left w:val="none" w:sz="0" w:space="0" w:color="auto"/>
            <w:bottom w:val="none" w:sz="0" w:space="0" w:color="auto"/>
            <w:right w:val="none" w:sz="0" w:space="0" w:color="auto"/>
          </w:divBdr>
        </w:div>
        <w:div w:id="770977882">
          <w:marLeft w:val="480"/>
          <w:marRight w:val="0"/>
          <w:marTop w:val="0"/>
          <w:marBottom w:val="0"/>
          <w:divBdr>
            <w:top w:val="none" w:sz="0" w:space="0" w:color="auto"/>
            <w:left w:val="none" w:sz="0" w:space="0" w:color="auto"/>
            <w:bottom w:val="none" w:sz="0" w:space="0" w:color="auto"/>
            <w:right w:val="none" w:sz="0" w:space="0" w:color="auto"/>
          </w:divBdr>
        </w:div>
        <w:div w:id="790825738">
          <w:marLeft w:val="480"/>
          <w:marRight w:val="0"/>
          <w:marTop w:val="0"/>
          <w:marBottom w:val="0"/>
          <w:divBdr>
            <w:top w:val="none" w:sz="0" w:space="0" w:color="auto"/>
            <w:left w:val="none" w:sz="0" w:space="0" w:color="auto"/>
            <w:bottom w:val="none" w:sz="0" w:space="0" w:color="auto"/>
            <w:right w:val="none" w:sz="0" w:space="0" w:color="auto"/>
          </w:divBdr>
        </w:div>
        <w:div w:id="892541822">
          <w:marLeft w:val="480"/>
          <w:marRight w:val="0"/>
          <w:marTop w:val="0"/>
          <w:marBottom w:val="0"/>
          <w:divBdr>
            <w:top w:val="none" w:sz="0" w:space="0" w:color="auto"/>
            <w:left w:val="none" w:sz="0" w:space="0" w:color="auto"/>
            <w:bottom w:val="none" w:sz="0" w:space="0" w:color="auto"/>
            <w:right w:val="none" w:sz="0" w:space="0" w:color="auto"/>
          </w:divBdr>
        </w:div>
        <w:div w:id="909343836">
          <w:marLeft w:val="480"/>
          <w:marRight w:val="0"/>
          <w:marTop w:val="0"/>
          <w:marBottom w:val="0"/>
          <w:divBdr>
            <w:top w:val="none" w:sz="0" w:space="0" w:color="auto"/>
            <w:left w:val="none" w:sz="0" w:space="0" w:color="auto"/>
            <w:bottom w:val="none" w:sz="0" w:space="0" w:color="auto"/>
            <w:right w:val="none" w:sz="0" w:space="0" w:color="auto"/>
          </w:divBdr>
        </w:div>
        <w:div w:id="952252441">
          <w:marLeft w:val="480"/>
          <w:marRight w:val="0"/>
          <w:marTop w:val="0"/>
          <w:marBottom w:val="0"/>
          <w:divBdr>
            <w:top w:val="none" w:sz="0" w:space="0" w:color="auto"/>
            <w:left w:val="none" w:sz="0" w:space="0" w:color="auto"/>
            <w:bottom w:val="none" w:sz="0" w:space="0" w:color="auto"/>
            <w:right w:val="none" w:sz="0" w:space="0" w:color="auto"/>
          </w:divBdr>
        </w:div>
        <w:div w:id="1004822581">
          <w:marLeft w:val="480"/>
          <w:marRight w:val="0"/>
          <w:marTop w:val="0"/>
          <w:marBottom w:val="0"/>
          <w:divBdr>
            <w:top w:val="none" w:sz="0" w:space="0" w:color="auto"/>
            <w:left w:val="none" w:sz="0" w:space="0" w:color="auto"/>
            <w:bottom w:val="none" w:sz="0" w:space="0" w:color="auto"/>
            <w:right w:val="none" w:sz="0" w:space="0" w:color="auto"/>
          </w:divBdr>
        </w:div>
        <w:div w:id="1082095289">
          <w:marLeft w:val="480"/>
          <w:marRight w:val="0"/>
          <w:marTop w:val="0"/>
          <w:marBottom w:val="0"/>
          <w:divBdr>
            <w:top w:val="none" w:sz="0" w:space="0" w:color="auto"/>
            <w:left w:val="none" w:sz="0" w:space="0" w:color="auto"/>
            <w:bottom w:val="none" w:sz="0" w:space="0" w:color="auto"/>
            <w:right w:val="none" w:sz="0" w:space="0" w:color="auto"/>
          </w:divBdr>
        </w:div>
        <w:div w:id="1099105065">
          <w:marLeft w:val="480"/>
          <w:marRight w:val="0"/>
          <w:marTop w:val="0"/>
          <w:marBottom w:val="0"/>
          <w:divBdr>
            <w:top w:val="none" w:sz="0" w:space="0" w:color="auto"/>
            <w:left w:val="none" w:sz="0" w:space="0" w:color="auto"/>
            <w:bottom w:val="none" w:sz="0" w:space="0" w:color="auto"/>
            <w:right w:val="none" w:sz="0" w:space="0" w:color="auto"/>
          </w:divBdr>
        </w:div>
        <w:div w:id="1101486231">
          <w:marLeft w:val="480"/>
          <w:marRight w:val="0"/>
          <w:marTop w:val="0"/>
          <w:marBottom w:val="0"/>
          <w:divBdr>
            <w:top w:val="none" w:sz="0" w:space="0" w:color="auto"/>
            <w:left w:val="none" w:sz="0" w:space="0" w:color="auto"/>
            <w:bottom w:val="none" w:sz="0" w:space="0" w:color="auto"/>
            <w:right w:val="none" w:sz="0" w:space="0" w:color="auto"/>
          </w:divBdr>
        </w:div>
        <w:div w:id="1215309624">
          <w:marLeft w:val="480"/>
          <w:marRight w:val="0"/>
          <w:marTop w:val="0"/>
          <w:marBottom w:val="0"/>
          <w:divBdr>
            <w:top w:val="none" w:sz="0" w:space="0" w:color="auto"/>
            <w:left w:val="none" w:sz="0" w:space="0" w:color="auto"/>
            <w:bottom w:val="none" w:sz="0" w:space="0" w:color="auto"/>
            <w:right w:val="none" w:sz="0" w:space="0" w:color="auto"/>
          </w:divBdr>
        </w:div>
        <w:div w:id="1231961824">
          <w:marLeft w:val="480"/>
          <w:marRight w:val="0"/>
          <w:marTop w:val="0"/>
          <w:marBottom w:val="0"/>
          <w:divBdr>
            <w:top w:val="none" w:sz="0" w:space="0" w:color="auto"/>
            <w:left w:val="none" w:sz="0" w:space="0" w:color="auto"/>
            <w:bottom w:val="none" w:sz="0" w:space="0" w:color="auto"/>
            <w:right w:val="none" w:sz="0" w:space="0" w:color="auto"/>
          </w:divBdr>
        </w:div>
        <w:div w:id="1260867178">
          <w:marLeft w:val="480"/>
          <w:marRight w:val="0"/>
          <w:marTop w:val="0"/>
          <w:marBottom w:val="0"/>
          <w:divBdr>
            <w:top w:val="none" w:sz="0" w:space="0" w:color="auto"/>
            <w:left w:val="none" w:sz="0" w:space="0" w:color="auto"/>
            <w:bottom w:val="none" w:sz="0" w:space="0" w:color="auto"/>
            <w:right w:val="none" w:sz="0" w:space="0" w:color="auto"/>
          </w:divBdr>
        </w:div>
        <w:div w:id="1320186157">
          <w:marLeft w:val="480"/>
          <w:marRight w:val="0"/>
          <w:marTop w:val="0"/>
          <w:marBottom w:val="0"/>
          <w:divBdr>
            <w:top w:val="none" w:sz="0" w:space="0" w:color="auto"/>
            <w:left w:val="none" w:sz="0" w:space="0" w:color="auto"/>
            <w:bottom w:val="none" w:sz="0" w:space="0" w:color="auto"/>
            <w:right w:val="none" w:sz="0" w:space="0" w:color="auto"/>
          </w:divBdr>
        </w:div>
        <w:div w:id="1327200497">
          <w:marLeft w:val="480"/>
          <w:marRight w:val="0"/>
          <w:marTop w:val="0"/>
          <w:marBottom w:val="0"/>
          <w:divBdr>
            <w:top w:val="none" w:sz="0" w:space="0" w:color="auto"/>
            <w:left w:val="none" w:sz="0" w:space="0" w:color="auto"/>
            <w:bottom w:val="none" w:sz="0" w:space="0" w:color="auto"/>
            <w:right w:val="none" w:sz="0" w:space="0" w:color="auto"/>
          </w:divBdr>
        </w:div>
        <w:div w:id="1349213349">
          <w:marLeft w:val="480"/>
          <w:marRight w:val="0"/>
          <w:marTop w:val="0"/>
          <w:marBottom w:val="0"/>
          <w:divBdr>
            <w:top w:val="none" w:sz="0" w:space="0" w:color="auto"/>
            <w:left w:val="none" w:sz="0" w:space="0" w:color="auto"/>
            <w:bottom w:val="none" w:sz="0" w:space="0" w:color="auto"/>
            <w:right w:val="none" w:sz="0" w:space="0" w:color="auto"/>
          </w:divBdr>
        </w:div>
        <w:div w:id="1356612284">
          <w:marLeft w:val="480"/>
          <w:marRight w:val="0"/>
          <w:marTop w:val="0"/>
          <w:marBottom w:val="0"/>
          <w:divBdr>
            <w:top w:val="none" w:sz="0" w:space="0" w:color="auto"/>
            <w:left w:val="none" w:sz="0" w:space="0" w:color="auto"/>
            <w:bottom w:val="none" w:sz="0" w:space="0" w:color="auto"/>
            <w:right w:val="none" w:sz="0" w:space="0" w:color="auto"/>
          </w:divBdr>
        </w:div>
        <w:div w:id="1362438682">
          <w:marLeft w:val="480"/>
          <w:marRight w:val="0"/>
          <w:marTop w:val="0"/>
          <w:marBottom w:val="0"/>
          <w:divBdr>
            <w:top w:val="none" w:sz="0" w:space="0" w:color="auto"/>
            <w:left w:val="none" w:sz="0" w:space="0" w:color="auto"/>
            <w:bottom w:val="none" w:sz="0" w:space="0" w:color="auto"/>
            <w:right w:val="none" w:sz="0" w:space="0" w:color="auto"/>
          </w:divBdr>
        </w:div>
        <w:div w:id="1376197256">
          <w:marLeft w:val="480"/>
          <w:marRight w:val="0"/>
          <w:marTop w:val="0"/>
          <w:marBottom w:val="0"/>
          <w:divBdr>
            <w:top w:val="none" w:sz="0" w:space="0" w:color="auto"/>
            <w:left w:val="none" w:sz="0" w:space="0" w:color="auto"/>
            <w:bottom w:val="none" w:sz="0" w:space="0" w:color="auto"/>
            <w:right w:val="none" w:sz="0" w:space="0" w:color="auto"/>
          </w:divBdr>
        </w:div>
        <w:div w:id="1378579390">
          <w:marLeft w:val="480"/>
          <w:marRight w:val="0"/>
          <w:marTop w:val="0"/>
          <w:marBottom w:val="0"/>
          <w:divBdr>
            <w:top w:val="none" w:sz="0" w:space="0" w:color="auto"/>
            <w:left w:val="none" w:sz="0" w:space="0" w:color="auto"/>
            <w:bottom w:val="none" w:sz="0" w:space="0" w:color="auto"/>
            <w:right w:val="none" w:sz="0" w:space="0" w:color="auto"/>
          </w:divBdr>
        </w:div>
        <w:div w:id="1389837786">
          <w:marLeft w:val="480"/>
          <w:marRight w:val="0"/>
          <w:marTop w:val="0"/>
          <w:marBottom w:val="0"/>
          <w:divBdr>
            <w:top w:val="none" w:sz="0" w:space="0" w:color="auto"/>
            <w:left w:val="none" w:sz="0" w:space="0" w:color="auto"/>
            <w:bottom w:val="none" w:sz="0" w:space="0" w:color="auto"/>
            <w:right w:val="none" w:sz="0" w:space="0" w:color="auto"/>
          </w:divBdr>
        </w:div>
        <w:div w:id="1421176750">
          <w:marLeft w:val="480"/>
          <w:marRight w:val="0"/>
          <w:marTop w:val="0"/>
          <w:marBottom w:val="0"/>
          <w:divBdr>
            <w:top w:val="none" w:sz="0" w:space="0" w:color="auto"/>
            <w:left w:val="none" w:sz="0" w:space="0" w:color="auto"/>
            <w:bottom w:val="none" w:sz="0" w:space="0" w:color="auto"/>
            <w:right w:val="none" w:sz="0" w:space="0" w:color="auto"/>
          </w:divBdr>
        </w:div>
        <w:div w:id="1426851411">
          <w:marLeft w:val="480"/>
          <w:marRight w:val="0"/>
          <w:marTop w:val="0"/>
          <w:marBottom w:val="0"/>
          <w:divBdr>
            <w:top w:val="none" w:sz="0" w:space="0" w:color="auto"/>
            <w:left w:val="none" w:sz="0" w:space="0" w:color="auto"/>
            <w:bottom w:val="none" w:sz="0" w:space="0" w:color="auto"/>
            <w:right w:val="none" w:sz="0" w:space="0" w:color="auto"/>
          </w:divBdr>
        </w:div>
        <w:div w:id="1465928928">
          <w:marLeft w:val="480"/>
          <w:marRight w:val="0"/>
          <w:marTop w:val="0"/>
          <w:marBottom w:val="0"/>
          <w:divBdr>
            <w:top w:val="none" w:sz="0" w:space="0" w:color="auto"/>
            <w:left w:val="none" w:sz="0" w:space="0" w:color="auto"/>
            <w:bottom w:val="none" w:sz="0" w:space="0" w:color="auto"/>
            <w:right w:val="none" w:sz="0" w:space="0" w:color="auto"/>
          </w:divBdr>
        </w:div>
        <w:div w:id="1510215881">
          <w:marLeft w:val="480"/>
          <w:marRight w:val="0"/>
          <w:marTop w:val="0"/>
          <w:marBottom w:val="0"/>
          <w:divBdr>
            <w:top w:val="none" w:sz="0" w:space="0" w:color="auto"/>
            <w:left w:val="none" w:sz="0" w:space="0" w:color="auto"/>
            <w:bottom w:val="none" w:sz="0" w:space="0" w:color="auto"/>
            <w:right w:val="none" w:sz="0" w:space="0" w:color="auto"/>
          </w:divBdr>
        </w:div>
        <w:div w:id="1554151733">
          <w:marLeft w:val="480"/>
          <w:marRight w:val="0"/>
          <w:marTop w:val="0"/>
          <w:marBottom w:val="0"/>
          <w:divBdr>
            <w:top w:val="none" w:sz="0" w:space="0" w:color="auto"/>
            <w:left w:val="none" w:sz="0" w:space="0" w:color="auto"/>
            <w:bottom w:val="none" w:sz="0" w:space="0" w:color="auto"/>
            <w:right w:val="none" w:sz="0" w:space="0" w:color="auto"/>
          </w:divBdr>
        </w:div>
        <w:div w:id="1591307164">
          <w:marLeft w:val="480"/>
          <w:marRight w:val="0"/>
          <w:marTop w:val="0"/>
          <w:marBottom w:val="0"/>
          <w:divBdr>
            <w:top w:val="none" w:sz="0" w:space="0" w:color="auto"/>
            <w:left w:val="none" w:sz="0" w:space="0" w:color="auto"/>
            <w:bottom w:val="none" w:sz="0" w:space="0" w:color="auto"/>
            <w:right w:val="none" w:sz="0" w:space="0" w:color="auto"/>
          </w:divBdr>
        </w:div>
        <w:div w:id="1663267567">
          <w:marLeft w:val="480"/>
          <w:marRight w:val="0"/>
          <w:marTop w:val="0"/>
          <w:marBottom w:val="0"/>
          <w:divBdr>
            <w:top w:val="none" w:sz="0" w:space="0" w:color="auto"/>
            <w:left w:val="none" w:sz="0" w:space="0" w:color="auto"/>
            <w:bottom w:val="none" w:sz="0" w:space="0" w:color="auto"/>
            <w:right w:val="none" w:sz="0" w:space="0" w:color="auto"/>
          </w:divBdr>
        </w:div>
        <w:div w:id="1711688081">
          <w:marLeft w:val="480"/>
          <w:marRight w:val="0"/>
          <w:marTop w:val="0"/>
          <w:marBottom w:val="0"/>
          <w:divBdr>
            <w:top w:val="none" w:sz="0" w:space="0" w:color="auto"/>
            <w:left w:val="none" w:sz="0" w:space="0" w:color="auto"/>
            <w:bottom w:val="none" w:sz="0" w:space="0" w:color="auto"/>
            <w:right w:val="none" w:sz="0" w:space="0" w:color="auto"/>
          </w:divBdr>
        </w:div>
        <w:div w:id="1806973040">
          <w:marLeft w:val="480"/>
          <w:marRight w:val="0"/>
          <w:marTop w:val="0"/>
          <w:marBottom w:val="0"/>
          <w:divBdr>
            <w:top w:val="none" w:sz="0" w:space="0" w:color="auto"/>
            <w:left w:val="none" w:sz="0" w:space="0" w:color="auto"/>
            <w:bottom w:val="none" w:sz="0" w:space="0" w:color="auto"/>
            <w:right w:val="none" w:sz="0" w:space="0" w:color="auto"/>
          </w:divBdr>
        </w:div>
        <w:div w:id="1817379101">
          <w:marLeft w:val="480"/>
          <w:marRight w:val="0"/>
          <w:marTop w:val="0"/>
          <w:marBottom w:val="0"/>
          <w:divBdr>
            <w:top w:val="none" w:sz="0" w:space="0" w:color="auto"/>
            <w:left w:val="none" w:sz="0" w:space="0" w:color="auto"/>
            <w:bottom w:val="none" w:sz="0" w:space="0" w:color="auto"/>
            <w:right w:val="none" w:sz="0" w:space="0" w:color="auto"/>
          </w:divBdr>
        </w:div>
        <w:div w:id="1843423196">
          <w:marLeft w:val="480"/>
          <w:marRight w:val="0"/>
          <w:marTop w:val="0"/>
          <w:marBottom w:val="0"/>
          <w:divBdr>
            <w:top w:val="none" w:sz="0" w:space="0" w:color="auto"/>
            <w:left w:val="none" w:sz="0" w:space="0" w:color="auto"/>
            <w:bottom w:val="none" w:sz="0" w:space="0" w:color="auto"/>
            <w:right w:val="none" w:sz="0" w:space="0" w:color="auto"/>
          </w:divBdr>
        </w:div>
        <w:div w:id="1941797073">
          <w:marLeft w:val="480"/>
          <w:marRight w:val="0"/>
          <w:marTop w:val="0"/>
          <w:marBottom w:val="0"/>
          <w:divBdr>
            <w:top w:val="none" w:sz="0" w:space="0" w:color="auto"/>
            <w:left w:val="none" w:sz="0" w:space="0" w:color="auto"/>
            <w:bottom w:val="none" w:sz="0" w:space="0" w:color="auto"/>
            <w:right w:val="none" w:sz="0" w:space="0" w:color="auto"/>
          </w:divBdr>
        </w:div>
        <w:div w:id="1961954996">
          <w:marLeft w:val="480"/>
          <w:marRight w:val="0"/>
          <w:marTop w:val="0"/>
          <w:marBottom w:val="0"/>
          <w:divBdr>
            <w:top w:val="none" w:sz="0" w:space="0" w:color="auto"/>
            <w:left w:val="none" w:sz="0" w:space="0" w:color="auto"/>
            <w:bottom w:val="none" w:sz="0" w:space="0" w:color="auto"/>
            <w:right w:val="none" w:sz="0" w:space="0" w:color="auto"/>
          </w:divBdr>
        </w:div>
        <w:div w:id="2039771521">
          <w:marLeft w:val="480"/>
          <w:marRight w:val="0"/>
          <w:marTop w:val="0"/>
          <w:marBottom w:val="0"/>
          <w:divBdr>
            <w:top w:val="none" w:sz="0" w:space="0" w:color="auto"/>
            <w:left w:val="none" w:sz="0" w:space="0" w:color="auto"/>
            <w:bottom w:val="none" w:sz="0" w:space="0" w:color="auto"/>
            <w:right w:val="none" w:sz="0" w:space="0" w:color="auto"/>
          </w:divBdr>
        </w:div>
        <w:div w:id="2056805366">
          <w:marLeft w:val="480"/>
          <w:marRight w:val="0"/>
          <w:marTop w:val="0"/>
          <w:marBottom w:val="0"/>
          <w:divBdr>
            <w:top w:val="none" w:sz="0" w:space="0" w:color="auto"/>
            <w:left w:val="none" w:sz="0" w:space="0" w:color="auto"/>
            <w:bottom w:val="none" w:sz="0" w:space="0" w:color="auto"/>
            <w:right w:val="none" w:sz="0" w:space="0" w:color="auto"/>
          </w:divBdr>
        </w:div>
        <w:div w:id="2062556592">
          <w:marLeft w:val="480"/>
          <w:marRight w:val="0"/>
          <w:marTop w:val="0"/>
          <w:marBottom w:val="0"/>
          <w:divBdr>
            <w:top w:val="none" w:sz="0" w:space="0" w:color="auto"/>
            <w:left w:val="none" w:sz="0" w:space="0" w:color="auto"/>
            <w:bottom w:val="none" w:sz="0" w:space="0" w:color="auto"/>
            <w:right w:val="none" w:sz="0" w:space="0" w:color="auto"/>
          </w:divBdr>
        </w:div>
        <w:div w:id="2130971646">
          <w:marLeft w:val="480"/>
          <w:marRight w:val="0"/>
          <w:marTop w:val="0"/>
          <w:marBottom w:val="0"/>
          <w:divBdr>
            <w:top w:val="none" w:sz="0" w:space="0" w:color="auto"/>
            <w:left w:val="none" w:sz="0" w:space="0" w:color="auto"/>
            <w:bottom w:val="none" w:sz="0" w:space="0" w:color="auto"/>
            <w:right w:val="none" w:sz="0" w:space="0" w:color="auto"/>
          </w:divBdr>
        </w:div>
      </w:divsChild>
    </w:div>
    <w:div w:id="973372567">
      <w:marLeft w:val="640"/>
      <w:marRight w:val="0"/>
      <w:marTop w:val="0"/>
      <w:marBottom w:val="0"/>
      <w:divBdr>
        <w:top w:val="none" w:sz="0" w:space="0" w:color="auto"/>
        <w:left w:val="none" w:sz="0" w:space="0" w:color="auto"/>
        <w:bottom w:val="none" w:sz="0" w:space="0" w:color="auto"/>
        <w:right w:val="none" w:sz="0" w:space="0" w:color="auto"/>
      </w:divBdr>
    </w:div>
    <w:div w:id="973408486">
      <w:marLeft w:val="640"/>
      <w:marRight w:val="0"/>
      <w:marTop w:val="0"/>
      <w:marBottom w:val="0"/>
      <w:divBdr>
        <w:top w:val="none" w:sz="0" w:space="0" w:color="auto"/>
        <w:left w:val="none" w:sz="0" w:space="0" w:color="auto"/>
        <w:bottom w:val="none" w:sz="0" w:space="0" w:color="auto"/>
        <w:right w:val="none" w:sz="0" w:space="0" w:color="auto"/>
      </w:divBdr>
    </w:div>
    <w:div w:id="973632409">
      <w:marLeft w:val="640"/>
      <w:marRight w:val="0"/>
      <w:marTop w:val="0"/>
      <w:marBottom w:val="0"/>
      <w:divBdr>
        <w:top w:val="none" w:sz="0" w:space="0" w:color="auto"/>
        <w:left w:val="none" w:sz="0" w:space="0" w:color="auto"/>
        <w:bottom w:val="none" w:sz="0" w:space="0" w:color="auto"/>
        <w:right w:val="none" w:sz="0" w:space="0" w:color="auto"/>
      </w:divBdr>
    </w:div>
    <w:div w:id="974481411">
      <w:bodyDiv w:val="1"/>
      <w:marLeft w:val="0"/>
      <w:marRight w:val="0"/>
      <w:marTop w:val="0"/>
      <w:marBottom w:val="0"/>
      <w:divBdr>
        <w:top w:val="none" w:sz="0" w:space="0" w:color="auto"/>
        <w:left w:val="none" w:sz="0" w:space="0" w:color="auto"/>
        <w:bottom w:val="none" w:sz="0" w:space="0" w:color="auto"/>
        <w:right w:val="none" w:sz="0" w:space="0" w:color="auto"/>
      </w:divBdr>
    </w:div>
    <w:div w:id="975254880">
      <w:marLeft w:val="640"/>
      <w:marRight w:val="0"/>
      <w:marTop w:val="0"/>
      <w:marBottom w:val="0"/>
      <w:divBdr>
        <w:top w:val="none" w:sz="0" w:space="0" w:color="auto"/>
        <w:left w:val="none" w:sz="0" w:space="0" w:color="auto"/>
        <w:bottom w:val="none" w:sz="0" w:space="0" w:color="auto"/>
        <w:right w:val="none" w:sz="0" w:space="0" w:color="auto"/>
      </w:divBdr>
    </w:div>
    <w:div w:id="975331581">
      <w:marLeft w:val="640"/>
      <w:marRight w:val="0"/>
      <w:marTop w:val="0"/>
      <w:marBottom w:val="0"/>
      <w:divBdr>
        <w:top w:val="none" w:sz="0" w:space="0" w:color="auto"/>
        <w:left w:val="none" w:sz="0" w:space="0" w:color="auto"/>
        <w:bottom w:val="none" w:sz="0" w:space="0" w:color="auto"/>
        <w:right w:val="none" w:sz="0" w:space="0" w:color="auto"/>
      </w:divBdr>
    </w:div>
    <w:div w:id="975380641">
      <w:marLeft w:val="640"/>
      <w:marRight w:val="0"/>
      <w:marTop w:val="0"/>
      <w:marBottom w:val="0"/>
      <w:divBdr>
        <w:top w:val="none" w:sz="0" w:space="0" w:color="auto"/>
        <w:left w:val="none" w:sz="0" w:space="0" w:color="auto"/>
        <w:bottom w:val="none" w:sz="0" w:space="0" w:color="auto"/>
        <w:right w:val="none" w:sz="0" w:space="0" w:color="auto"/>
      </w:divBdr>
    </w:div>
    <w:div w:id="975456077">
      <w:marLeft w:val="640"/>
      <w:marRight w:val="0"/>
      <w:marTop w:val="0"/>
      <w:marBottom w:val="0"/>
      <w:divBdr>
        <w:top w:val="none" w:sz="0" w:space="0" w:color="auto"/>
        <w:left w:val="none" w:sz="0" w:space="0" w:color="auto"/>
        <w:bottom w:val="none" w:sz="0" w:space="0" w:color="auto"/>
        <w:right w:val="none" w:sz="0" w:space="0" w:color="auto"/>
      </w:divBdr>
    </w:div>
    <w:div w:id="975526693">
      <w:marLeft w:val="480"/>
      <w:marRight w:val="0"/>
      <w:marTop w:val="0"/>
      <w:marBottom w:val="0"/>
      <w:divBdr>
        <w:top w:val="none" w:sz="0" w:space="0" w:color="auto"/>
        <w:left w:val="none" w:sz="0" w:space="0" w:color="auto"/>
        <w:bottom w:val="none" w:sz="0" w:space="0" w:color="auto"/>
        <w:right w:val="none" w:sz="0" w:space="0" w:color="auto"/>
      </w:divBdr>
    </w:div>
    <w:div w:id="975835854">
      <w:marLeft w:val="640"/>
      <w:marRight w:val="0"/>
      <w:marTop w:val="0"/>
      <w:marBottom w:val="0"/>
      <w:divBdr>
        <w:top w:val="none" w:sz="0" w:space="0" w:color="auto"/>
        <w:left w:val="none" w:sz="0" w:space="0" w:color="auto"/>
        <w:bottom w:val="none" w:sz="0" w:space="0" w:color="auto"/>
        <w:right w:val="none" w:sz="0" w:space="0" w:color="auto"/>
      </w:divBdr>
    </w:div>
    <w:div w:id="975918235">
      <w:marLeft w:val="640"/>
      <w:marRight w:val="0"/>
      <w:marTop w:val="0"/>
      <w:marBottom w:val="0"/>
      <w:divBdr>
        <w:top w:val="none" w:sz="0" w:space="0" w:color="auto"/>
        <w:left w:val="none" w:sz="0" w:space="0" w:color="auto"/>
        <w:bottom w:val="none" w:sz="0" w:space="0" w:color="auto"/>
        <w:right w:val="none" w:sz="0" w:space="0" w:color="auto"/>
      </w:divBdr>
    </w:div>
    <w:div w:id="976104476">
      <w:bodyDiv w:val="1"/>
      <w:marLeft w:val="0"/>
      <w:marRight w:val="0"/>
      <w:marTop w:val="0"/>
      <w:marBottom w:val="0"/>
      <w:divBdr>
        <w:top w:val="none" w:sz="0" w:space="0" w:color="auto"/>
        <w:left w:val="none" w:sz="0" w:space="0" w:color="auto"/>
        <w:bottom w:val="none" w:sz="0" w:space="0" w:color="auto"/>
        <w:right w:val="none" w:sz="0" w:space="0" w:color="auto"/>
      </w:divBdr>
      <w:divsChild>
        <w:div w:id="66194719">
          <w:marLeft w:val="480"/>
          <w:marRight w:val="0"/>
          <w:marTop w:val="0"/>
          <w:marBottom w:val="0"/>
          <w:divBdr>
            <w:top w:val="none" w:sz="0" w:space="0" w:color="auto"/>
            <w:left w:val="none" w:sz="0" w:space="0" w:color="auto"/>
            <w:bottom w:val="none" w:sz="0" w:space="0" w:color="auto"/>
            <w:right w:val="none" w:sz="0" w:space="0" w:color="auto"/>
          </w:divBdr>
        </w:div>
        <w:div w:id="84813688">
          <w:marLeft w:val="480"/>
          <w:marRight w:val="0"/>
          <w:marTop w:val="0"/>
          <w:marBottom w:val="0"/>
          <w:divBdr>
            <w:top w:val="none" w:sz="0" w:space="0" w:color="auto"/>
            <w:left w:val="none" w:sz="0" w:space="0" w:color="auto"/>
            <w:bottom w:val="none" w:sz="0" w:space="0" w:color="auto"/>
            <w:right w:val="none" w:sz="0" w:space="0" w:color="auto"/>
          </w:divBdr>
        </w:div>
        <w:div w:id="92476952">
          <w:marLeft w:val="480"/>
          <w:marRight w:val="0"/>
          <w:marTop w:val="0"/>
          <w:marBottom w:val="0"/>
          <w:divBdr>
            <w:top w:val="none" w:sz="0" w:space="0" w:color="auto"/>
            <w:left w:val="none" w:sz="0" w:space="0" w:color="auto"/>
            <w:bottom w:val="none" w:sz="0" w:space="0" w:color="auto"/>
            <w:right w:val="none" w:sz="0" w:space="0" w:color="auto"/>
          </w:divBdr>
        </w:div>
        <w:div w:id="97719667">
          <w:marLeft w:val="480"/>
          <w:marRight w:val="0"/>
          <w:marTop w:val="0"/>
          <w:marBottom w:val="0"/>
          <w:divBdr>
            <w:top w:val="none" w:sz="0" w:space="0" w:color="auto"/>
            <w:left w:val="none" w:sz="0" w:space="0" w:color="auto"/>
            <w:bottom w:val="none" w:sz="0" w:space="0" w:color="auto"/>
            <w:right w:val="none" w:sz="0" w:space="0" w:color="auto"/>
          </w:divBdr>
        </w:div>
        <w:div w:id="116724403">
          <w:marLeft w:val="480"/>
          <w:marRight w:val="0"/>
          <w:marTop w:val="0"/>
          <w:marBottom w:val="0"/>
          <w:divBdr>
            <w:top w:val="none" w:sz="0" w:space="0" w:color="auto"/>
            <w:left w:val="none" w:sz="0" w:space="0" w:color="auto"/>
            <w:bottom w:val="none" w:sz="0" w:space="0" w:color="auto"/>
            <w:right w:val="none" w:sz="0" w:space="0" w:color="auto"/>
          </w:divBdr>
        </w:div>
        <w:div w:id="121847873">
          <w:marLeft w:val="480"/>
          <w:marRight w:val="0"/>
          <w:marTop w:val="0"/>
          <w:marBottom w:val="0"/>
          <w:divBdr>
            <w:top w:val="none" w:sz="0" w:space="0" w:color="auto"/>
            <w:left w:val="none" w:sz="0" w:space="0" w:color="auto"/>
            <w:bottom w:val="none" w:sz="0" w:space="0" w:color="auto"/>
            <w:right w:val="none" w:sz="0" w:space="0" w:color="auto"/>
          </w:divBdr>
        </w:div>
        <w:div w:id="181818908">
          <w:marLeft w:val="480"/>
          <w:marRight w:val="0"/>
          <w:marTop w:val="0"/>
          <w:marBottom w:val="0"/>
          <w:divBdr>
            <w:top w:val="none" w:sz="0" w:space="0" w:color="auto"/>
            <w:left w:val="none" w:sz="0" w:space="0" w:color="auto"/>
            <w:bottom w:val="none" w:sz="0" w:space="0" w:color="auto"/>
            <w:right w:val="none" w:sz="0" w:space="0" w:color="auto"/>
          </w:divBdr>
        </w:div>
        <w:div w:id="213780364">
          <w:marLeft w:val="480"/>
          <w:marRight w:val="0"/>
          <w:marTop w:val="0"/>
          <w:marBottom w:val="0"/>
          <w:divBdr>
            <w:top w:val="none" w:sz="0" w:space="0" w:color="auto"/>
            <w:left w:val="none" w:sz="0" w:space="0" w:color="auto"/>
            <w:bottom w:val="none" w:sz="0" w:space="0" w:color="auto"/>
            <w:right w:val="none" w:sz="0" w:space="0" w:color="auto"/>
          </w:divBdr>
        </w:div>
        <w:div w:id="230694753">
          <w:marLeft w:val="480"/>
          <w:marRight w:val="0"/>
          <w:marTop w:val="0"/>
          <w:marBottom w:val="0"/>
          <w:divBdr>
            <w:top w:val="none" w:sz="0" w:space="0" w:color="auto"/>
            <w:left w:val="none" w:sz="0" w:space="0" w:color="auto"/>
            <w:bottom w:val="none" w:sz="0" w:space="0" w:color="auto"/>
            <w:right w:val="none" w:sz="0" w:space="0" w:color="auto"/>
          </w:divBdr>
        </w:div>
        <w:div w:id="239288841">
          <w:marLeft w:val="480"/>
          <w:marRight w:val="0"/>
          <w:marTop w:val="0"/>
          <w:marBottom w:val="0"/>
          <w:divBdr>
            <w:top w:val="none" w:sz="0" w:space="0" w:color="auto"/>
            <w:left w:val="none" w:sz="0" w:space="0" w:color="auto"/>
            <w:bottom w:val="none" w:sz="0" w:space="0" w:color="auto"/>
            <w:right w:val="none" w:sz="0" w:space="0" w:color="auto"/>
          </w:divBdr>
        </w:div>
        <w:div w:id="256908050">
          <w:marLeft w:val="480"/>
          <w:marRight w:val="0"/>
          <w:marTop w:val="0"/>
          <w:marBottom w:val="0"/>
          <w:divBdr>
            <w:top w:val="none" w:sz="0" w:space="0" w:color="auto"/>
            <w:left w:val="none" w:sz="0" w:space="0" w:color="auto"/>
            <w:bottom w:val="none" w:sz="0" w:space="0" w:color="auto"/>
            <w:right w:val="none" w:sz="0" w:space="0" w:color="auto"/>
          </w:divBdr>
        </w:div>
        <w:div w:id="364674764">
          <w:marLeft w:val="480"/>
          <w:marRight w:val="0"/>
          <w:marTop w:val="0"/>
          <w:marBottom w:val="0"/>
          <w:divBdr>
            <w:top w:val="none" w:sz="0" w:space="0" w:color="auto"/>
            <w:left w:val="none" w:sz="0" w:space="0" w:color="auto"/>
            <w:bottom w:val="none" w:sz="0" w:space="0" w:color="auto"/>
            <w:right w:val="none" w:sz="0" w:space="0" w:color="auto"/>
          </w:divBdr>
        </w:div>
        <w:div w:id="397749974">
          <w:marLeft w:val="480"/>
          <w:marRight w:val="0"/>
          <w:marTop w:val="0"/>
          <w:marBottom w:val="0"/>
          <w:divBdr>
            <w:top w:val="none" w:sz="0" w:space="0" w:color="auto"/>
            <w:left w:val="none" w:sz="0" w:space="0" w:color="auto"/>
            <w:bottom w:val="none" w:sz="0" w:space="0" w:color="auto"/>
            <w:right w:val="none" w:sz="0" w:space="0" w:color="auto"/>
          </w:divBdr>
        </w:div>
        <w:div w:id="460156360">
          <w:marLeft w:val="480"/>
          <w:marRight w:val="0"/>
          <w:marTop w:val="0"/>
          <w:marBottom w:val="0"/>
          <w:divBdr>
            <w:top w:val="none" w:sz="0" w:space="0" w:color="auto"/>
            <w:left w:val="none" w:sz="0" w:space="0" w:color="auto"/>
            <w:bottom w:val="none" w:sz="0" w:space="0" w:color="auto"/>
            <w:right w:val="none" w:sz="0" w:space="0" w:color="auto"/>
          </w:divBdr>
        </w:div>
        <w:div w:id="475924440">
          <w:marLeft w:val="480"/>
          <w:marRight w:val="0"/>
          <w:marTop w:val="0"/>
          <w:marBottom w:val="0"/>
          <w:divBdr>
            <w:top w:val="none" w:sz="0" w:space="0" w:color="auto"/>
            <w:left w:val="none" w:sz="0" w:space="0" w:color="auto"/>
            <w:bottom w:val="none" w:sz="0" w:space="0" w:color="auto"/>
            <w:right w:val="none" w:sz="0" w:space="0" w:color="auto"/>
          </w:divBdr>
        </w:div>
        <w:div w:id="523174590">
          <w:marLeft w:val="480"/>
          <w:marRight w:val="0"/>
          <w:marTop w:val="0"/>
          <w:marBottom w:val="0"/>
          <w:divBdr>
            <w:top w:val="none" w:sz="0" w:space="0" w:color="auto"/>
            <w:left w:val="none" w:sz="0" w:space="0" w:color="auto"/>
            <w:bottom w:val="none" w:sz="0" w:space="0" w:color="auto"/>
            <w:right w:val="none" w:sz="0" w:space="0" w:color="auto"/>
          </w:divBdr>
        </w:div>
        <w:div w:id="559554938">
          <w:marLeft w:val="480"/>
          <w:marRight w:val="0"/>
          <w:marTop w:val="0"/>
          <w:marBottom w:val="0"/>
          <w:divBdr>
            <w:top w:val="none" w:sz="0" w:space="0" w:color="auto"/>
            <w:left w:val="none" w:sz="0" w:space="0" w:color="auto"/>
            <w:bottom w:val="none" w:sz="0" w:space="0" w:color="auto"/>
            <w:right w:val="none" w:sz="0" w:space="0" w:color="auto"/>
          </w:divBdr>
        </w:div>
        <w:div w:id="588126511">
          <w:marLeft w:val="480"/>
          <w:marRight w:val="0"/>
          <w:marTop w:val="0"/>
          <w:marBottom w:val="0"/>
          <w:divBdr>
            <w:top w:val="none" w:sz="0" w:space="0" w:color="auto"/>
            <w:left w:val="none" w:sz="0" w:space="0" w:color="auto"/>
            <w:bottom w:val="none" w:sz="0" w:space="0" w:color="auto"/>
            <w:right w:val="none" w:sz="0" w:space="0" w:color="auto"/>
          </w:divBdr>
        </w:div>
        <w:div w:id="609121349">
          <w:marLeft w:val="480"/>
          <w:marRight w:val="0"/>
          <w:marTop w:val="0"/>
          <w:marBottom w:val="0"/>
          <w:divBdr>
            <w:top w:val="none" w:sz="0" w:space="0" w:color="auto"/>
            <w:left w:val="none" w:sz="0" w:space="0" w:color="auto"/>
            <w:bottom w:val="none" w:sz="0" w:space="0" w:color="auto"/>
            <w:right w:val="none" w:sz="0" w:space="0" w:color="auto"/>
          </w:divBdr>
        </w:div>
        <w:div w:id="703290609">
          <w:marLeft w:val="480"/>
          <w:marRight w:val="0"/>
          <w:marTop w:val="0"/>
          <w:marBottom w:val="0"/>
          <w:divBdr>
            <w:top w:val="none" w:sz="0" w:space="0" w:color="auto"/>
            <w:left w:val="none" w:sz="0" w:space="0" w:color="auto"/>
            <w:bottom w:val="none" w:sz="0" w:space="0" w:color="auto"/>
            <w:right w:val="none" w:sz="0" w:space="0" w:color="auto"/>
          </w:divBdr>
        </w:div>
        <w:div w:id="722872630">
          <w:marLeft w:val="480"/>
          <w:marRight w:val="0"/>
          <w:marTop w:val="0"/>
          <w:marBottom w:val="0"/>
          <w:divBdr>
            <w:top w:val="none" w:sz="0" w:space="0" w:color="auto"/>
            <w:left w:val="none" w:sz="0" w:space="0" w:color="auto"/>
            <w:bottom w:val="none" w:sz="0" w:space="0" w:color="auto"/>
            <w:right w:val="none" w:sz="0" w:space="0" w:color="auto"/>
          </w:divBdr>
        </w:div>
        <w:div w:id="753279597">
          <w:marLeft w:val="480"/>
          <w:marRight w:val="0"/>
          <w:marTop w:val="0"/>
          <w:marBottom w:val="0"/>
          <w:divBdr>
            <w:top w:val="none" w:sz="0" w:space="0" w:color="auto"/>
            <w:left w:val="none" w:sz="0" w:space="0" w:color="auto"/>
            <w:bottom w:val="none" w:sz="0" w:space="0" w:color="auto"/>
            <w:right w:val="none" w:sz="0" w:space="0" w:color="auto"/>
          </w:divBdr>
        </w:div>
        <w:div w:id="778254793">
          <w:marLeft w:val="480"/>
          <w:marRight w:val="0"/>
          <w:marTop w:val="0"/>
          <w:marBottom w:val="0"/>
          <w:divBdr>
            <w:top w:val="none" w:sz="0" w:space="0" w:color="auto"/>
            <w:left w:val="none" w:sz="0" w:space="0" w:color="auto"/>
            <w:bottom w:val="none" w:sz="0" w:space="0" w:color="auto"/>
            <w:right w:val="none" w:sz="0" w:space="0" w:color="auto"/>
          </w:divBdr>
        </w:div>
        <w:div w:id="824392980">
          <w:marLeft w:val="480"/>
          <w:marRight w:val="0"/>
          <w:marTop w:val="0"/>
          <w:marBottom w:val="0"/>
          <w:divBdr>
            <w:top w:val="none" w:sz="0" w:space="0" w:color="auto"/>
            <w:left w:val="none" w:sz="0" w:space="0" w:color="auto"/>
            <w:bottom w:val="none" w:sz="0" w:space="0" w:color="auto"/>
            <w:right w:val="none" w:sz="0" w:space="0" w:color="auto"/>
          </w:divBdr>
        </w:div>
        <w:div w:id="988094161">
          <w:marLeft w:val="480"/>
          <w:marRight w:val="0"/>
          <w:marTop w:val="0"/>
          <w:marBottom w:val="0"/>
          <w:divBdr>
            <w:top w:val="none" w:sz="0" w:space="0" w:color="auto"/>
            <w:left w:val="none" w:sz="0" w:space="0" w:color="auto"/>
            <w:bottom w:val="none" w:sz="0" w:space="0" w:color="auto"/>
            <w:right w:val="none" w:sz="0" w:space="0" w:color="auto"/>
          </w:divBdr>
        </w:div>
        <w:div w:id="1012562771">
          <w:marLeft w:val="480"/>
          <w:marRight w:val="0"/>
          <w:marTop w:val="0"/>
          <w:marBottom w:val="0"/>
          <w:divBdr>
            <w:top w:val="none" w:sz="0" w:space="0" w:color="auto"/>
            <w:left w:val="none" w:sz="0" w:space="0" w:color="auto"/>
            <w:bottom w:val="none" w:sz="0" w:space="0" w:color="auto"/>
            <w:right w:val="none" w:sz="0" w:space="0" w:color="auto"/>
          </w:divBdr>
        </w:div>
        <w:div w:id="1043285897">
          <w:marLeft w:val="480"/>
          <w:marRight w:val="0"/>
          <w:marTop w:val="0"/>
          <w:marBottom w:val="0"/>
          <w:divBdr>
            <w:top w:val="none" w:sz="0" w:space="0" w:color="auto"/>
            <w:left w:val="none" w:sz="0" w:space="0" w:color="auto"/>
            <w:bottom w:val="none" w:sz="0" w:space="0" w:color="auto"/>
            <w:right w:val="none" w:sz="0" w:space="0" w:color="auto"/>
          </w:divBdr>
        </w:div>
        <w:div w:id="1074011927">
          <w:marLeft w:val="480"/>
          <w:marRight w:val="0"/>
          <w:marTop w:val="0"/>
          <w:marBottom w:val="0"/>
          <w:divBdr>
            <w:top w:val="none" w:sz="0" w:space="0" w:color="auto"/>
            <w:left w:val="none" w:sz="0" w:space="0" w:color="auto"/>
            <w:bottom w:val="none" w:sz="0" w:space="0" w:color="auto"/>
            <w:right w:val="none" w:sz="0" w:space="0" w:color="auto"/>
          </w:divBdr>
        </w:div>
        <w:div w:id="1125927152">
          <w:marLeft w:val="480"/>
          <w:marRight w:val="0"/>
          <w:marTop w:val="0"/>
          <w:marBottom w:val="0"/>
          <w:divBdr>
            <w:top w:val="none" w:sz="0" w:space="0" w:color="auto"/>
            <w:left w:val="none" w:sz="0" w:space="0" w:color="auto"/>
            <w:bottom w:val="none" w:sz="0" w:space="0" w:color="auto"/>
            <w:right w:val="none" w:sz="0" w:space="0" w:color="auto"/>
          </w:divBdr>
        </w:div>
        <w:div w:id="1161846077">
          <w:marLeft w:val="480"/>
          <w:marRight w:val="0"/>
          <w:marTop w:val="0"/>
          <w:marBottom w:val="0"/>
          <w:divBdr>
            <w:top w:val="none" w:sz="0" w:space="0" w:color="auto"/>
            <w:left w:val="none" w:sz="0" w:space="0" w:color="auto"/>
            <w:bottom w:val="none" w:sz="0" w:space="0" w:color="auto"/>
            <w:right w:val="none" w:sz="0" w:space="0" w:color="auto"/>
          </w:divBdr>
        </w:div>
        <w:div w:id="1212154073">
          <w:marLeft w:val="480"/>
          <w:marRight w:val="0"/>
          <w:marTop w:val="0"/>
          <w:marBottom w:val="0"/>
          <w:divBdr>
            <w:top w:val="none" w:sz="0" w:space="0" w:color="auto"/>
            <w:left w:val="none" w:sz="0" w:space="0" w:color="auto"/>
            <w:bottom w:val="none" w:sz="0" w:space="0" w:color="auto"/>
            <w:right w:val="none" w:sz="0" w:space="0" w:color="auto"/>
          </w:divBdr>
        </w:div>
        <w:div w:id="1263883102">
          <w:marLeft w:val="480"/>
          <w:marRight w:val="0"/>
          <w:marTop w:val="0"/>
          <w:marBottom w:val="0"/>
          <w:divBdr>
            <w:top w:val="none" w:sz="0" w:space="0" w:color="auto"/>
            <w:left w:val="none" w:sz="0" w:space="0" w:color="auto"/>
            <w:bottom w:val="none" w:sz="0" w:space="0" w:color="auto"/>
            <w:right w:val="none" w:sz="0" w:space="0" w:color="auto"/>
          </w:divBdr>
        </w:div>
        <w:div w:id="1277523393">
          <w:marLeft w:val="480"/>
          <w:marRight w:val="0"/>
          <w:marTop w:val="0"/>
          <w:marBottom w:val="0"/>
          <w:divBdr>
            <w:top w:val="none" w:sz="0" w:space="0" w:color="auto"/>
            <w:left w:val="none" w:sz="0" w:space="0" w:color="auto"/>
            <w:bottom w:val="none" w:sz="0" w:space="0" w:color="auto"/>
            <w:right w:val="none" w:sz="0" w:space="0" w:color="auto"/>
          </w:divBdr>
        </w:div>
        <w:div w:id="1293173396">
          <w:marLeft w:val="480"/>
          <w:marRight w:val="0"/>
          <w:marTop w:val="0"/>
          <w:marBottom w:val="0"/>
          <w:divBdr>
            <w:top w:val="none" w:sz="0" w:space="0" w:color="auto"/>
            <w:left w:val="none" w:sz="0" w:space="0" w:color="auto"/>
            <w:bottom w:val="none" w:sz="0" w:space="0" w:color="auto"/>
            <w:right w:val="none" w:sz="0" w:space="0" w:color="auto"/>
          </w:divBdr>
        </w:div>
        <w:div w:id="1306155900">
          <w:marLeft w:val="480"/>
          <w:marRight w:val="0"/>
          <w:marTop w:val="0"/>
          <w:marBottom w:val="0"/>
          <w:divBdr>
            <w:top w:val="none" w:sz="0" w:space="0" w:color="auto"/>
            <w:left w:val="none" w:sz="0" w:space="0" w:color="auto"/>
            <w:bottom w:val="none" w:sz="0" w:space="0" w:color="auto"/>
            <w:right w:val="none" w:sz="0" w:space="0" w:color="auto"/>
          </w:divBdr>
        </w:div>
        <w:div w:id="1315140617">
          <w:marLeft w:val="480"/>
          <w:marRight w:val="0"/>
          <w:marTop w:val="0"/>
          <w:marBottom w:val="0"/>
          <w:divBdr>
            <w:top w:val="none" w:sz="0" w:space="0" w:color="auto"/>
            <w:left w:val="none" w:sz="0" w:space="0" w:color="auto"/>
            <w:bottom w:val="none" w:sz="0" w:space="0" w:color="auto"/>
            <w:right w:val="none" w:sz="0" w:space="0" w:color="auto"/>
          </w:divBdr>
        </w:div>
        <w:div w:id="1363047310">
          <w:marLeft w:val="480"/>
          <w:marRight w:val="0"/>
          <w:marTop w:val="0"/>
          <w:marBottom w:val="0"/>
          <w:divBdr>
            <w:top w:val="none" w:sz="0" w:space="0" w:color="auto"/>
            <w:left w:val="none" w:sz="0" w:space="0" w:color="auto"/>
            <w:bottom w:val="none" w:sz="0" w:space="0" w:color="auto"/>
            <w:right w:val="none" w:sz="0" w:space="0" w:color="auto"/>
          </w:divBdr>
        </w:div>
        <w:div w:id="1394430646">
          <w:marLeft w:val="480"/>
          <w:marRight w:val="0"/>
          <w:marTop w:val="0"/>
          <w:marBottom w:val="0"/>
          <w:divBdr>
            <w:top w:val="none" w:sz="0" w:space="0" w:color="auto"/>
            <w:left w:val="none" w:sz="0" w:space="0" w:color="auto"/>
            <w:bottom w:val="none" w:sz="0" w:space="0" w:color="auto"/>
            <w:right w:val="none" w:sz="0" w:space="0" w:color="auto"/>
          </w:divBdr>
        </w:div>
        <w:div w:id="1422140532">
          <w:marLeft w:val="480"/>
          <w:marRight w:val="0"/>
          <w:marTop w:val="0"/>
          <w:marBottom w:val="0"/>
          <w:divBdr>
            <w:top w:val="none" w:sz="0" w:space="0" w:color="auto"/>
            <w:left w:val="none" w:sz="0" w:space="0" w:color="auto"/>
            <w:bottom w:val="none" w:sz="0" w:space="0" w:color="auto"/>
            <w:right w:val="none" w:sz="0" w:space="0" w:color="auto"/>
          </w:divBdr>
        </w:div>
        <w:div w:id="1504322726">
          <w:marLeft w:val="480"/>
          <w:marRight w:val="0"/>
          <w:marTop w:val="0"/>
          <w:marBottom w:val="0"/>
          <w:divBdr>
            <w:top w:val="none" w:sz="0" w:space="0" w:color="auto"/>
            <w:left w:val="none" w:sz="0" w:space="0" w:color="auto"/>
            <w:bottom w:val="none" w:sz="0" w:space="0" w:color="auto"/>
            <w:right w:val="none" w:sz="0" w:space="0" w:color="auto"/>
          </w:divBdr>
        </w:div>
        <w:div w:id="1603151907">
          <w:marLeft w:val="480"/>
          <w:marRight w:val="0"/>
          <w:marTop w:val="0"/>
          <w:marBottom w:val="0"/>
          <w:divBdr>
            <w:top w:val="none" w:sz="0" w:space="0" w:color="auto"/>
            <w:left w:val="none" w:sz="0" w:space="0" w:color="auto"/>
            <w:bottom w:val="none" w:sz="0" w:space="0" w:color="auto"/>
            <w:right w:val="none" w:sz="0" w:space="0" w:color="auto"/>
          </w:divBdr>
        </w:div>
        <w:div w:id="1671786771">
          <w:marLeft w:val="480"/>
          <w:marRight w:val="0"/>
          <w:marTop w:val="0"/>
          <w:marBottom w:val="0"/>
          <w:divBdr>
            <w:top w:val="none" w:sz="0" w:space="0" w:color="auto"/>
            <w:left w:val="none" w:sz="0" w:space="0" w:color="auto"/>
            <w:bottom w:val="none" w:sz="0" w:space="0" w:color="auto"/>
            <w:right w:val="none" w:sz="0" w:space="0" w:color="auto"/>
          </w:divBdr>
        </w:div>
        <w:div w:id="1698776330">
          <w:marLeft w:val="480"/>
          <w:marRight w:val="0"/>
          <w:marTop w:val="0"/>
          <w:marBottom w:val="0"/>
          <w:divBdr>
            <w:top w:val="none" w:sz="0" w:space="0" w:color="auto"/>
            <w:left w:val="none" w:sz="0" w:space="0" w:color="auto"/>
            <w:bottom w:val="none" w:sz="0" w:space="0" w:color="auto"/>
            <w:right w:val="none" w:sz="0" w:space="0" w:color="auto"/>
          </w:divBdr>
        </w:div>
        <w:div w:id="1730034490">
          <w:marLeft w:val="480"/>
          <w:marRight w:val="0"/>
          <w:marTop w:val="0"/>
          <w:marBottom w:val="0"/>
          <w:divBdr>
            <w:top w:val="none" w:sz="0" w:space="0" w:color="auto"/>
            <w:left w:val="none" w:sz="0" w:space="0" w:color="auto"/>
            <w:bottom w:val="none" w:sz="0" w:space="0" w:color="auto"/>
            <w:right w:val="none" w:sz="0" w:space="0" w:color="auto"/>
          </w:divBdr>
        </w:div>
        <w:div w:id="1800026168">
          <w:marLeft w:val="480"/>
          <w:marRight w:val="0"/>
          <w:marTop w:val="0"/>
          <w:marBottom w:val="0"/>
          <w:divBdr>
            <w:top w:val="none" w:sz="0" w:space="0" w:color="auto"/>
            <w:left w:val="none" w:sz="0" w:space="0" w:color="auto"/>
            <w:bottom w:val="none" w:sz="0" w:space="0" w:color="auto"/>
            <w:right w:val="none" w:sz="0" w:space="0" w:color="auto"/>
          </w:divBdr>
        </w:div>
        <w:div w:id="1815028817">
          <w:marLeft w:val="480"/>
          <w:marRight w:val="0"/>
          <w:marTop w:val="0"/>
          <w:marBottom w:val="0"/>
          <w:divBdr>
            <w:top w:val="none" w:sz="0" w:space="0" w:color="auto"/>
            <w:left w:val="none" w:sz="0" w:space="0" w:color="auto"/>
            <w:bottom w:val="none" w:sz="0" w:space="0" w:color="auto"/>
            <w:right w:val="none" w:sz="0" w:space="0" w:color="auto"/>
          </w:divBdr>
        </w:div>
        <w:div w:id="1832987966">
          <w:marLeft w:val="480"/>
          <w:marRight w:val="0"/>
          <w:marTop w:val="0"/>
          <w:marBottom w:val="0"/>
          <w:divBdr>
            <w:top w:val="none" w:sz="0" w:space="0" w:color="auto"/>
            <w:left w:val="none" w:sz="0" w:space="0" w:color="auto"/>
            <w:bottom w:val="none" w:sz="0" w:space="0" w:color="auto"/>
            <w:right w:val="none" w:sz="0" w:space="0" w:color="auto"/>
          </w:divBdr>
        </w:div>
        <w:div w:id="1843735582">
          <w:marLeft w:val="480"/>
          <w:marRight w:val="0"/>
          <w:marTop w:val="0"/>
          <w:marBottom w:val="0"/>
          <w:divBdr>
            <w:top w:val="none" w:sz="0" w:space="0" w:color="auto"/>
            <w:left w:val="none" w:sz="0" w:space="0" w:color="auto"/>
            <w:bottom w:val="none" w:sz="0" w:space="0" w:color="auto"/>
            <w:right w:val="none" w:sz="0" w:space="0" w:color="auto"/>
          </w:divBdr>
        </w:div>
        <w:div w:id="1878155484">
          <w:marLeft w:val="480"/>
          <w:marRight w:val="0"/>
          <w:marTop w:val="0"/>
          <w:marBottom w:val="0"/>
          <w:divBdr>
            <w:top w:val="none" w:sz="0" w:space="0" w:color="auto"/>
            <w:left w:val="none" w:sz="0" w:space="0" w:color="auto"/>
            <w:bottom w:val="none" w:sz="0" w:space="0" w:color="auto"/>
            <w:right w:val="none" w:sz="0" w:space="0" w:color="auto"/>
          </w:divBdr>
        </w:div>
        <w:div w:id="1978298900">
          <w:marLeft w:val="480"/>
          <w:marRight w:val="0"/>
          <w:marTop w:val="0"/>
          <w:marBottom w:val="0"/>
          <w:divBdr>
            <w:top w:val="none" w:sz="0" w:space="0" w:color="auto"/>
            <w:left w:val="none" w:sz="0" w:space="0" w:color="auto"/>
            <w:bottom w:val="none" w:sz="0" w:space="0" w:color="auto"/>
            <w:right w:val="none" w:sz="0" w:space="0" w:color="auto"/>
          </w:divBdr>
        </w:div>
        <w:div w:id="2012949612">
          <w:marLeft w:val="480"/>
          <w:marRight w:val="0"/>
          <w:marTop w:val="0"/>
          <w:marBottom w:val="0"/>
          <w:divBdr>
            <w:top w:val="none" w:sz="0" w:space="0" w:color="auto"/>
            <w:left w:val="none" w:sz="0" w:space="0" w:color="auto"/>
            <w:bottom w:val="none" w:sz="0" w:space="0" w:color="auto"/>
            <w:right w:val="none" w:sz="0" w:space="0" w:color="auto"/>
          </w:divBdr>
        </w:div>
        <w:div w:id="2017614592">
          <w:marLeft w:val="480"/>
          <w:marRight w:val="0"/>
          <w:marTop w:val="0"/>
          <w:marBottom w:val="0"/>
          <w:divBdr>
            <w:top w:val="none" w:sz="0" w:space="0" w:color="auto"/>
            <w:left w:val="none" w:sz="0" w:space="0" w:color="auto"/>
            <w:bottom w:val="none" w:sz="0" w:space="0" w:color="auto"/>
            <w:right w:val="none" w:sz="0" w:space="0" w:color="auto"/>
          </w:divBdr>
        </w:div>
        <w:div w:id="2034110491">
          <w:marLeft w:val="480"/>
          <w:marRight w:val="0"/>
          <w:marTop w:val="0"/>
          <w:marBottom w:val="0"/>
          <w:divBdr>
            <w:top w:val="none" w:sz="0" w:space="0" w:color="auto"/>
            <w:left w:val="none" w:sz="0" w:space="0" w:color="auto"/>
            <w:bottom w:val="none" w:sz="0" w:space="0" w:color="auto"/>
            <w:right w:val="none" w:sz="0" w:space="0" w:color="auto"/>
          </w:divBdr>
        </w:div>
        <w:div w:id="2141068691">
          <w:marLeft w:val="480"/>
          <w:marRight w:val="0"/>
          <w:marTop w:val="0"/>
          <w:marBottom w:val="0"/>
          <w:divBdr>
            <w:top w:val="none" w:sz="0" w:space="0" w:color="auto"/>
            <w:left w:val="none" w:sz="0" w:space="0" w:color="auto"/>
            <w:bottom w:val="none" w:sz="0" w:space="0" w:color="auto"/>
            <w:right w:val="none" w:sz="0" w:space="0" w:color="auto"/>
          </w:divBdr>
        </w:div>
      </w:divsChild>
    </w:div>
    <w:div w:id="976684057">
      <w:marLeft w:val="640"/>
      <w:marRight w:val="0"/>
      <w:marTop w:val="0"/>
      <w:marBottom w:val="0"/>
      <w:divBdr>
        <w:top w:val="none" w:sz="0" w:space="0" w:color="auto"/>
        <w:left w:val="none" w:sz="0" w:space="0" w:color="auto"/>
        <w:bottom w:val="none" w:sz="0" w:space="0" w:color="auto"/>
        <w:right w:val="none" w:sz="0" w:space="0" w:color="auto"/>
      </w:divBdr>
    </w:div>
    <w:div w:id="976766276">
      <w:marLeft w:val="640"/>
      <w:marRight w:val="0"/>
      <w:marTop w:val="0"/>
      <w:marBottom w:val="0"/>
      <w:divBdr>
        <w:top w:val="none" w:sz="0" w:space="0" w:color="auto"/>
        <w:left w:val="none" w:sz="0" w:space="0" w:color="auto"/>
        <w:bottom w:val="none" w:sz="0" w:space="0" w:color="auto"/>
        <w:right w:val="none" w:sz="0" w:space="0" w:color="auto"/>
      </w:divBdr>
    </w:div>
    <w:div w:id="976909829">
      <w:marLeft w:val="640"/>
      <w:marRight w:val="0"/>
      <w:marTop w:val="0"/>
      <w:marBottom w:val="0"/>
      <w:divBdr>
        <w:top w:val="none" w:sz="0" w:space="0" w:color="auto"/>
        <w:left w:val="none" w:sz="0" w:space="0" w:color="auto"/>
        <w:bottom w:val="none" w:sz="0" w:space="0" w:color="auto"/>
        <w:right w:val="none" w:sz="0" w:space="0" w:color="auto"/>
      </w:divBdr>
    </w:div>
    <w:div w:id="977345898">
      <w:marLeft w:val="480"/>
      <w:marRight w:val="0"/>
      <w:marTop w:val="0"/>
      <w:marBottom w:val="0"/>
      <w:divBdr>
        <w:top w:val="none" w:sz="0" w:space="0" w:color="auto"/>
        <w:left w:val="none" w:sz="0" w:space="0" w:color="auto"/>
        <w:bottom w:val="none" w:sz="0" w:space="0" w:color="auto"/>
        <w:right w:val="none" w:sz="0" w:space="0" w:color="auto"/>
      </w:divBdr>
    </w:div>
    <w:div w:id="977563894">
      <w:marLeft w:val="640"/>
      <w:marRight w:val="0"/>
      <w:marTop w:val="0"/>
      <w:marBottom w:val="0"/>
      <w:divBdr>
        <w:top w:val="none" w:sz="0" w:space="0" w:color="auto"/>
        <w:left w:val="none" w:sz="0" w:space="0" w:color="auto"/>
        <w:bottom w:val="none" w:sz="0" w:space="0" w:color="auto"/>
        <w:right w:val="none" w:sz="0" w:space="0" w:color="auto"/>
      </w:divBdr>
    </w:div>
    <w:div w:id="977566397">
      <w:marLeft w:val="640"/>
      <w:marRight w:val="0"/>
      <w:marTop w:val="0"/>
      <w:marBottom w:val="0"/>
      <w:divBdr>
        <w:top w:val="none" w:sz="0" w:space="0" w:color="auto"/>
        <w:left w:val="none" w:sz="0" w:space="0" w:color="auto"/>
        <w:bottom w:val="none" w:sz="0" w:space="0" w:color="auto"/>
        <w:right w:val="none" w:sz="0" w:space="0" w:color="auto"/>
      </w:divBdr>
    </w:div>
    <w:div w:id="978195414">
      <w:marLeft w:val="640"/>
      <w:marRight w:val="0"/>
      <w:marTop w:val="0"/>
      <w:marBottom w:val="0"/>
      <w:divBdr>
        <w:top w:val="none" w:sz="0" w:space="0" w:color="auto"/>
        <w:left w:val="none" w:sz="0" w:space="0" w:color="auto"/>
        <w:bottom w:val="none" w:sz="0" w:space="0" w:color="auto"/>
        <w:right w:val="none" w:sz="0" w:space="0" w:color="auto"/>
      </w:divBdr>
    </w:div>
    <w:div w:id="978457674">
      <w:bodyDiv w:val="1"/>
      <w:marLeft w:val="0"/>
      <w:marRight w:val="0"/>
      <w:marTop w:val="0"/>
      <w:marBottom w:val="0"/>
      <w:divBdr>
        <w:top w:val="none" w:sz="0" w:space="0" w:color="auto"/>
        <w:left w:val="none" w:sz="0" w:space="0" w:color="auto"/>
        <w:bottom w:val="none" w:sz="0" w:space="0" w:color="auto"/>
        <w:right w:val="none" w:sz="0" w:space="0" w:color="auto"/>
      </w:divBdr>
      <w:divsChild>
        <w:div w:id="34476287">
          <w:marLeft w:val="480"/>
          <w:marRight w:val="0"/>
          <w:marTop w:val="0"/>
          <w:marBottom w:val="0"/>
          <w:divBdr>
            <w:top w:val="none" w:sz="0" w:space="0" w:color="auto"/>
            <w:left w:val="none" w:sz="0" w:space="0" w:color="auto"/>
            <w:bottom w:val="none" w:sz="0" w:space="0" w:color="auto"/>
            <w:right w:val="none" w:sz="0" w:space="0" w:color="auto"/>
          </w:divBdr>
        </w:div>
        <w:div w:id="43451436">
          <w:marLeft w:val="480"/>
          <w:marRight w:val="0"/>
          <w:marTop w:val="0"/>
          <w:marBottom w:val="0"/>
          <w:divBdr>
            <w:top w:val="none" w:sz="0" w:space="0" w:color="auto"/>
            <w:left w:val="none" w:sz="0" w:space="0" w:color="auto"/>
            <w:bottom w:val="none" w:sz="0" w:space="0" w:color="auto"/>
            <w:right w:val="none" w:sz="0" w:space="0" w:color="auto"/>
          </w:divBdr>
        </w:div>
        <w:div w:id="44915146">
          <w:marLeft w:val="480"/>
          <w:marRight w:val="0"/>
          <w:marTop w:val="0"/>
          <w:marBottom w:val="0"/>
          <w:divBdr>
            <w:top w:val="none" w:sz="0" w:space="0" w:color="auto"/>
            <w:left w:val="none" w:sz="0" w:space="0" w:color="auto"/>
            <w:bottom w:val="none" w:sz="0" w:space="0" w:color="auto"/>
            <w:right w:val="none" w:sz="0" w:space="0" w:color="auto"/>
          </w:divBdr>
        </w:div>
        <w:div w:id="51777144">
          <w:marLeft w:val="480"/>
          <w:marRight w:val="0"/>
          <w:marTop w:val="0"/>
          <w:marBottom w:val="0"/>
          <w:divBdr>
            <w:top w:val="none" w:sz="0" w:space="0" w:color="auto"/>
            <w:left w:val="none" w:sz="0" w:space="0" w:color="auto"/>
            <w:bottom w:val="none" w:sz="0" w:space="0" w:color="auto"/>
            <w:right w:val="none" w:sz="0" w:space="0" w:color="auto"/>
          </w:divBdr>
        </w:div>
        <w:div w:id="129129423">
          <w:marLeft w:val="480"/>
          <w:marRight w:val="0"/>
          <w:marTop w:val="0"/>
          <w:marBottom w:val="0"/>
          <w:divBdr>
            <w:top w:val="none" w:sz="0" w:space="0" w:color="auto"/>
            <w:left w:val="none" w:sz="0" w:space="0" w:color="auto"/>
            <w:bottom w:val="none" w:sz="0" w:space="0" w:color="auto"/>
            <w:right w:val="none" w:sz="0" w:space="0" w:color="auto"/>
          </w:divBdr>
        </w:div>
        <w:div w:id="151988105">
          <w:marLeft w:val="480"/>
          <w:marRight w:val="0"/>
          <w:marTop w:val="0"/>
          <w:marBottom w:val="0"/>
          <w:divBdr>
            <w:top w:val="none" w:sz="0" w:space="0" w:color="auto"/>
            <w:left w:val="none" w:sz="0" w:space="0" w:color="auto"/>
            <w:bottom w:val="none" w:sz="0" w:space="0" w:color="auto"/>
            <w:right w:val="none" w:sz="0" w:space="0" w:color="auto"/>
          </w:divBdr>
        </w:div>
        <w:div w:id="176165513">
          <w:marLeft w:val="480"/>
          <w:marRight w:val="0"/>
          <w:marTop w:val="0"/>
          <w:marBottom w:val="0"/>
          <w:divBdr>
            <w:top w:val="none" w:sz="0" w:space="0" w:color="auto"/>
            <w:left w:val="none" w:sz="0" w:space="0" w:color="auto"/>
            <w:bottom w:val="none" w:sz="0" w:space="0" w:color="auto"/>
            <w:right w:val="none" w:sz="0" w:space="0" w:color="auto"/>
          </w:divBdr>
        </w:div>
        <w:div w:id="179439977">
          <w:marLeft w:val="480"/>
          <w:marRight w:val="0"/>
          <w:marTop w:val="0"/>
          <w:marBottom w:val="0"/>
          <w:divBdr>
            <w:top w:val="none" w:sz="0" w:space="0" w:color="auto"/>
            <w:left w:val="none" w:sz="0" w:space="0" w:color="auto"/>
            <w:bottom w:val="none" w:sz="0" w:space="0" w:color="auto"/>
            <w:right w:val="none" w:sz="0" w:space="0" w:color="auto"/>
          </w:divBdr>
        </w:div>
        <w:div w:id="182866061">
          <w:marLeft w:val="480"/>
          <w:marRight w:val="0"/>
          <w:marTop w:val="0"/>
          <w:marBottom w:val="0"/>
          <w:divBdr>
            <w:top w:val="none" w:sz="0" w:space="0" w:color="auto"/>
            <w:left w:val="none" w:sz="0" w:space="0" w:color="auto"/>
            <w:bottom w:val="none" w:sz="0" w:space="0" w:color="auto"/>
            <w:right w:val="none" w:sz="0" w:space="0" w:color="auto"/>
          </w:divBdr>
        </w:div>
        <w:div w:id="217127328">
          <w:marLeft w:val="480"/>
          <w:marRight w:val="0"/>
          <w:marTop w:val="0"/>
          <w:marBottom w:val="0"/>
          <w:divBdr>
            <w:top w:val="none" w:sz="0" w:space="0" w:color="auto"/>
            <w:left w:val="none" w:sz="0" w:space="0" w:color="auto"/>
            <w:bottom w:val="none" w:sz="0" w:space="0" w:color="auto"/>
            <w:right w:val="none" w:sz="0" w:space="0" w:color="auto"/>
          </w:divBdr>
        </w:div>
        <w:div w:id="242833433">
          <w:marLeft w:val="480"/>
          <w:marRight w:val="0"/>
          <w:marTop w:val="0"/>
          <w:marBottom w:val="0"/>
          <w:divBdr>
            <w:top w:val="none" w:sz="0" w:space="0" w:color="auto"/>
            <w:left w:val="none" w:sz="0" w:space="0" w:color="auto"/>
            <w:bottom w:val="none" w:sz="0" w:space="0" w:color="auto"/>
            <w:right w:val="none" w:sz="0" w:space="0" w:color="auto"/>
          </w:divBdr>
        </w:div>
        <w:div w:id="264195378">
          <w:marLeft w:val="480"/>
          <w:marRight w:val="0"/>
          <w:marTop w:val="0"/>
          <w:marBottom w:val="0"/>
          <w:divBdr>
            <w:top w:val="none" w:sz="0" w:space="0" w:color="auto"/>
            <w:left w:val="none" w:sz="0" w:space="0" w:color="auto"/>
            <w:bottom w:val="none" w:sz="0" w:space="0" w:color="auto"/>
            <w:right w:val="none" w:sz="0" w:space="0" w:color="auto"/>
          </w:divBdr>
        </w:div>
        <w:div w:id="315188121">
          <w:marLeft w:val="480"/>
          <w:marRight w:val="0"/>
          <w:marTop w:val="0"/>
          <w:marBottom w:val="0"/>
          <w:divBdr>
            <w:top w:val="none" w:sz="0" w:space="0" w:color="auto"/>
            <w:left w:val="none" w:sz="0" w:space="0" w:color="auto"/>
            <w:bottom w:val="none" w:sz="0" w:space="0" w:color="auto"/>
            <w:right w:val="none" w:sz="0" w:space="0" w:color="auto"/>
          </w:divBdr>
        </w:div>
        <w:div w:id="383263567">
          <w:marLeft w:val="480"/>
          <w:marRight w:val="0"/>
          <w:marTop w:val="0"/>
          <w:marBottom w:val="0"/>
          <w:divBdr>
            <w:top w:val="none" w:sz="0" w:space="0" w:color="auto"/>
            <w:left w:val="none" w:sz="0" w:space="0" w:color="auto"/>
            <w:bottom w:val="none" w:sz="0" w:space="0" w:color="auto"/>
            <w:right w:val="none" w:sz="0" w:space="0" w:color="auto"/>
          </w:divBdr>
        </w:div>
        <w:div w:id="408970105">
          <w:marLeft w:val="480"/>
          <w:marRight w:val="0"/>
          <w:marTop w:val="0"/>
          <w:marBottom w:val="0"/>
          <w:divBdr>
            <w:top w:val="none" w:sz="0" w:space="0" w:color="auto"/>
            <w:left w:val="none" w:sz="0" w:space="0" w:color="auto"/>
            <w:bottom w:val="none" w:sz="0" w:space="0" w:color="auto"/>
            <w:right w:val="none" w:sz="0" w:space="0" w:color="auto"/>
          </w:divBdr>
        </w:div>
        <w:div w:id="462431871">
          <w:marLeft w:val="480"/>
          <w:marRight w:val="0"/>
          <w:marTop w:val="0"/>
          <w:marBottom w:val="0"/>
          <w:divBdr>
            <w:top w:val="none" w:sz="0" w:space="0" w:color="auto"/>
            <w:left w:val="none" w:sz="0" w:space="0" w:color="auto"/>
            <w:bottom w:val="none" w:sz="0" w:space="0" w:color="auto"/>
            <w:right w:val="none" w:sz="0" w:space="0" w:color="auto"/>
          </w:divBdr>
        </w:div>
        <w:div w:id="479883422">
          <w:marLeft w:val="480"/>
          <w:marRight w:val="0"/>
          <w:marTop w:val="0"/>
          <w:marBottom w:val="0"/>
          <w:divBdr>
            <w:top w:val="none" w:sz="0" w:space="0" w:color="auto"/>
            <w:left w:val="none" w:sz="0" w:space="0" w:color="auto"/>
            <w:bottom w:val="none" w:sz="0" w:space="0" w:color="auto"/>
            <w:right w:val="none" w:sz="0" w:space="0" w:color="auto"/>
          </w:divBdr>
        </w:div>
        <w:div w:id="502865003">
          <w:marLeft w:val="480"/>
          <w:marRight w:val="0"/>
          <w:marTop w:val="0"/>
          <w:marBottom w:val="0"/>
          <w:divBdr>
            <w:top w:val="none" w:sz="0" w:space="0" w:color="auto"/>
            <w:left w:val="none" w:sz="0" w:space="0" w:color="auto"/>
            <w:bottom w:val="none" w:sz="0" w:space="0" w:color="auto"/>
            <w:right w:val="none" w:sz="0" w:space="0" w:color="auto"/>
          </w:divBdr>
        </w:div>
        <w:div w:id="510098863">
          <w:marLeft w:val="480"/>
          <w:marRight w:val="0"/>
          <w:marTop w:val="0"/>
          <w:marBottom w:val="0"/>
          <w:divBdr>
            <w:top w:val="none" w:sz="0" w:space="0" w:color="auto"/>
            <w:left w:val="none" w:sz="0" w:space="0" w:color="auto"/>
            <w:bottom w:val="none" w:sz="0" w:space="0" w:color="auto"/>
            <w:right w:val="none" w:sz="0" w:space="0" w:color="auto"/>
          </w:divBdr>
        </w:div>
        <w:div w:id="556163473">
          <w:marLeft w:val="480"/>
          <w:marRight w:val="0"/>
          <w:marTop w:val="0"/>
          <w:marBottom w:val="0"/>
          <w:divBdr>
            <w:top w:val="none" w:sz="0" w:space="0" w:color="auto"/>
            <w:left w:val="none" w:sz="0" w:space="0" w:color="auto"/>
            <w:bottom w:val="none" w:sz="0" w:space="0" w:color="auto"/>
            <w:right w:val="none" w:sz="0" w:space="0" w:color="auto"/>
          </w:divBdr>
        </w:div>
        <w:div w:id="563302097">
          <w:marLeft w:val="480"/>
          <w:marRight w:val="0"/>
          <w:marTop w:val="0"/>
          <w:marBottom w:val="0"/>
          <w:divBdr>
            <w:top w:val="none" w:sz="0" w:space="0" w:color="auto"/>
            <w:left w:val="none" w:sz="0" w:space="0" w:color="auto"/>
            <w:bottom w:val="none" w:sz="0" w:space="0" w:color="auto"/>
            <w:right w:val="none" w:sz="0" w:space="0" w:color="auto"/>
          </w:divBdr>
        </w:div>
        <w:div w:id="618993700">
          <w:marLeft w:val="480"/>
          <w:marRight w:val="0"/>
          <w:marTop w:val="0"/>
          <w:marBottom w:val="0"/>
          <w:divBdr>
            <w:top w:val="none" w:sz="0" w:space="0" w:color="auto"/>
            <w:left w:val="none" w:sz="0" w:space="0" w:color="auto"/>
            <w:bottom w:val="none" w:sz="0" w:space="0" w:color="auto"/>
            <w:right w:val="none" w:sz="0" w:space="0" w:color="auto"/>
          </w:divBdr>
        </w:div>
        <w:div w:id="703673847">
          <w:marLeft w:val="480"/>
          <w:marRight w:val="0"/>
          <w:marTop w:val="0"/>
          <w:marBottom w:val="0"/>
          <w:divBdr>
            <w:top w:val="none" w:sz="0" w:space="0" w:color="auto"/>
            <w:left w:val="none" w:sz="0" w:space="0" w:color="auto"/>
            <w:bottom w:val="none" w:sz="0" w:space="0" w:color="auto"/>
            <w:right w:val="none" w:sz="0" w:space="0" w:color="auto"/>
          </w:divBdr>
        </w:div>
        <w:div w:id="703751910">
          <w:marLeft w:val="480"/>
          <w:marRight w:val="0"/>
          <w:marTop w:val="0"/>
          <w:marBottom w:val="0"/>
          <w:divBdr>
            <w:top w:val="none" w:sz="0" w:space="0" w:color="auto"/>
            <w:left w:val="none" w:sz="0" w:space="0" w:color="auto"/>
            <w:bottom w:val="none" w:sz="0" w:space="0" w:color="auto"/>
            <w:right w:val="none" w:sz="0" w:space="0" w:color="auto"/>
          </w:divBdr>
        </w:div>
        <w:div w:id="710157780">
          <w:marLeft w:val="480"/>
          <w:marRight w:val="0"/>
          <w:marTop w:val="0"/>
          <w:marBottom w:val="0"/>
          <w:divBdr>
            <w:top w:val="none" w:sz="0" w:space="0" w:color="auto"/>
            <w:left w:val="none" w:sz="0" w:space="0" w:color="auto"/>
            <w:bottom w:val="none" w:sz="0" w:space="0" w:color="auto"/>
            <w:right w:val="none" w:sz="0" w:space="0" w:color="auto"/>
          </w:divBdr>
        </w:div>
        <w:div w:id="718209775">
          <w:marLeft w:val="480"/>
          <w:marRight w:val="0"/>
          <w:marTop w:val="0"/>
          <w:marBottom w:val="0"/>
          <w:divBdr>
            <w:top w:val="none" w:sz="0" w:space="0" w:color="auto"/>
            <w:left w:val="none" w:sz="0" w:space="0" w:color="auto"/>
            <w:bottom w:val="none" w:sz="0" w:space="0" w:color="auto"/>
            <w:right w:val="none" w:sz="0" w:space="0" w:color="auto"/>
          </w:divBdr>
        </w:div>
        <w:div w:id="724721724">
          <w:marLeft w:val="480"/>
          <w:marRight w:val="0"/>
          <w:marTop w:val="0"/>
          <w:marBottom w:val="0"/>
          <w:divBdr>
            <w:top w:val="none" w:sz="0" w:space="0" w:color="auto"/>
            <w:left w:val="none" w:sz="0" w:space="0" w:color="auto"/>
            <w:bottom w:val="none" w:sz="0" w:space="0" w:color="auto"/>
            <w:right w:val="none" w:sz="0" w:space="0" w:color="auto"/>
          </w:divBdr>
        </w:div>
        <w:div w:id="777021059">
          <w:marLeft w:val="480"/>
          <w:marRight w:val="0"/>
          <w:marTop w:val="0"/>
          <w:marBottom w:val="0"/>
          <w:divBdr>
            <w:top w:val="none" w:sz="0" w:space="0" w:color="auto"/>
            <w:left w:val="none" w:sz="0" w:space="0" w:color="auto"/>
            <w:bottom w:val="none" w:sz="0" w:space="0" w:color="auto"/>
            <w:right w:val="none" w:sz="0" w:space="0" w:color="auto"/>
          </w:divBdr>
        </w:div>
        <w:div w:id="827399270">
          <w:marLeft w:val="480"/>
          <w:marRight w:val="0"/>
          <w:marTop w:val="0"/>
          <w:marBottom w:val="0"/>
          <w:divBdr>
            <w:top w:val="none" w:sz="0" w:space="0" w:color="auto"/>
            <w:left w:val="none" w:sz="0" w:space="0" w:color="auto"/>
            <w:bottom w:val="none" w:sz="0" w:space="0" w:color="auto"/>
            <w:right w:val="none" w:sz="0" w:space="0" w:color="auto"/>
          </w:divBdr>
        </w:div>
        <w:div w:id="877159375">
          <w:marLeft w:val="480"/>
          <w:marRight w:val="0"/>
          <w:marTop w:val="0"/>
          <w:marBottom w:val="0"/>
          <w:divBdr>
            <w:top w:val="none" w:sz="0" w:space="0" w:color="auto"/>
            <w:left w:val="none" w:sz="0" w:space="0" w:color="auto"/>
            <w:bottom w:val="none" w:sz="0" w:space="0" w:color="auto"/>
            <w:right w:val="none" w:sz="0" w:space="0" w:color="auto"/>
          </w:divBdr>
        </w:div>
        <w:div w:id="914901653">
          <w:marLeft w:val="480"/>
          <w:marRight w:val="0"/>
          <w:marTop w:val="0"/>
          <w:marBottom w:val="0"/>
          <w:divBdr>
            <w:top w:val="none" w:sz="0" w:space="0" w:color="auto"/>
            <w:left w:val="none" w:sz="0" w:space="0" w:color="auto"/>
            <w:bottom w:val="none" w:sz="0" w:space="0" w:color="auto"/>
            <w:right w:val="none" w:sz="0" w:space="0" w:color="auto"/>
          </w:divBdr>
        </w:div>
        <w:div w:id="1023821573">
          <w:marLeft w:val="480"/>
          <w:marRight w:val="0"/>
          <w:marTop w:val="0"/>
          <w:marBottom w:val="0"/>
          <w:divBdr>
            <w:top w:val="none" w:sz="0" w:space="0" w:color="auto"/>
            <w:left w:val="none" w:sz="0" w:space="0" w:color="auto"/>
            <w:bottom w:val="none" w:sz="0" w:space="0" w:color="auto"/>
            <w:right w:val="none" w:sz="0" w:space="0" w:color="auto"/>
          </w:divBdr>
        </w:div>
        <w:div w:id="1044014651">
          <w:marLeft w:val="480"/>
          <w:marRight w:val="0"/>
          <w:marTop w:val="0"/>
          <w:marBottom w:val="0"/>
          <w:divBdr>
            <w:top w:val="none" w:sz="0" w:space="0" w:color="auto"/>
            <w:left w:val="none" w:sz="0" w:space="0" w:color="auto"/>
            <w:bottom w:val="none" w:sz="0" w:space="0" w:color="auto"/>
            <w:right w:val="none" w:sz="0" w:space="0" w:color="auto"/>
          </w:divBdr>
        </w:div>
        <w:div w:id="1048146751">
          <w:marLeft w:val="480"/>
          <w:marRight w:val="0"/>
          <w:marTop w:val="0"/>
          <w:marBottom w:val="0"/>
          <w:divBdr>
            <w:top w:val="none" w:sz="0" w:space="0" w:color="auto"/>
            <w:left w:val="none" w:sz="0" w:space="0" w:color="auto"/>
            <w:bottom w:val="none" w:sz="0" w:space="0" w:color="auto"/>
            <w:right w:val="none" w:sz="0" w:space="0" w:color="auto"/>
          </w:divBdr>
        </w:div>
        <w:div w:id="1055006965">
          <w:marLeft w:val="480"/>
          <w:marRight w:val="0"/>
          <w:marTop w:val="0"/>
          <w:marBottom w:val="0"/>
          <w:divBdr>
            <w:top w:val="none" w:sz="0" w:space="0" w:color="auto"/>
            <w:left w:val="none" w:sz="0" w:space="0" w:color="auto"/>
            <w:bottom w:val="none" w:sz="0" w:space="0" w:color="auto"/>
            <w:right w:val="none" w:sz="0" w:space="0" w:color="auto"/>
          </w:divBdr>
        </w:div>
        <w:div w:id="1069351382">
          <w:marLeft w:val="480"/>
          <w:marRight w:val="0"/>
          <w:marTop w:val="0"/>
          <w:marBottom w:val="0"/>
          <w:divBdr>
            <w:top w:val="none" w:sz="0" w:space="0" w:color="auto"/>
            <w:left w:val="none" w:sz="0" w:space="0" w:color="auto"/>
            <w:bottom w:val="none" w:sz="0" w:space="0" w:color="auto"/>
            <w:right w:val="none" w:sz="0" w:space="0" w:color="auto"/>
          </w:divBdr>
        </w:div>
        <w:div w:id="1141269708">
          <w:marLeft w:val="480"/>
          <w:marRight w:val="0"/>
          <w:marTop w:val="0"/>
          <w:marBottom w:val="0"/>
          <w:divBdr>
            <w:top w:val="none" w:sz="0" w:space="0" w:color="auto"/>
            <w:left w:val="none" w:sz="0" w:space="0" w:color="auto"/>
            <w:bottom w:val="none" w:sz="0" w:space="0" w:color="auto"/>
            <w:right w:val="none" w:sz="0" w:space="0" w:color="auto"/>
          </w:divBdr>
        </w:div>
        <w:div w:id="1214585261">
          <w:marLeft w:val="480"/>
          <w:marRight w:val="0"/>
          <w:marTop w:val="0"/>
          <w:marBottom w:val="0"/>
          <w:divBdr>
            <w:top w:val="none" w:sz="0" w:space="0" w:color="auto"/>
            <w:left w:val="none" w:sz="0" w:space="0" w:color="auto"/>
            <w:bottom w:val="none" w:sz="0" w:space="0" w:color="auto"/>
            <w:right w:val="none" w:sz="0" w:space="0" w:color="auto"/>
          </w:divBdr>
        </w:div>
        <w:div w:id="1219512819">
          <w:marLeft w:val="480"/>
          <w:marRight w:val="0"/>
          <w:marTop w:val="0"/>
          <w:marBottom w:val="0"/>
          <w:divBdr>
            <w:top w:val="none" w:sz="0" w:space="0" w:color="auto"/>
            <w:left w:val="none" w:sz="0" w:space="0" w:color="auto"/>
            <w:bottom w:val="none" w:sz="0" w:space="0" w:color="auto"/>
            <w:right w:val="none" w:sz="0" w:space="0" w:color="auto"/>
          </w:divBdr>
        </w:div>
        <w:div w:id="1311713459">
          <w:marLeft w:val="480"/>
          <w:marRight w:val="0"/>
          <w:marTop w:val="0"/>
          <w:marBottom w:val="0"/>
          <w:divBdr>
            <w:top w:val="none" w:sz="0" w:space="0" w:color="auto"/>
            <w:left w:val="none" w:sz="0" w:space="0" w:color="auto"/>
            <w:bottom w:val="none" w:sz="0" w:space="0" w:color="auto"/>
            <w:right w:val="none" w:sz="0" w:space="0" w:color="auto"/>
          </w:divBdr>
        </w:div>
        <w:div w:id="1358893568">
          <w:marLeft w:val="480"/>
          <w:marRight w:val="0"/>
          <w:marTop w:val="0"/>
          <w:marBottom w:val="0"/>
          <w:divBdr>
            <w:top w:val="none" w:sz="0" w:space="0" w:color="auto"/>
            <w:left w:val="none" w:sz="0" w:space="0" w:color="auto"/>
            <w:bottom w:val="none" w:sz="0" w:space="0" w:color="auto"/>
            <w:right w:val="none" w:sz="0" w:space="0" w:color="auto"/>
          </w:divBdr>
        </w:div>
        <w:div w:id="1477723345">
          <w:marLeft w:val="480"/>
          <w:marRight w:val="0"/>
          <w:marTop w:val="0"/>
          <w:marBottom w:val="0"/>
          <w:divBdr>
            <w:top w:val="none" w:sz="0" w:space="0" w:color="auto"/>
            <w:left w:val="none" w:sz="0" w:space="0" w:color="auto"/>
            <w:bottom w:val="none" w:sz="0" w:space="0" w:color="auto"/>
            <w:right w:val="none" w:sz="0" w:space="0" w:color="auto"/>
          </w:divBdr>
        </w:div>
        <w:div w:id="1479959725">
          <w:marLeft w:val="480"/>
          <w:marRight w:val="0"/>
          <w:marTop w:val="0"/>
          <w:marBottom w:val="0"/>
          <w:divBdr>
            <w:top w:val="none" w:sz="0" w:space="0" w:color="auto"/>
            <w:left w:val="none" w:sz="0" w:space="0" w:color="auto"/>
            <w:bottom w:val="none" w:sz="0" w:space="0" w:color="auto"/>
            <w:right w:val="none" w:sz="0" w:space="0" w:color="auto"/>
          </w:divBdr>
        </w:div>
        <w:div w:id="1626735559">
          <w:marLeft w:val="480"/>
          <w:marRight w:val="0"/>
          <w:marTop w:val="0"/>
          <w:marBottom w:val="0"/>
          <w:divBdr>
            <w:top w:val="none" w:sz="0" w:space="0" w:color="auto"/>
            <w:left w:val="none" w:sz="0" w:space="0" w:color="auto"/>
            <w:bottom w:val="none" w:sz="0" w:space="0" w:color="auto"/>
            <w:right w:val="none" w:sz="0" w:space="0" w:color="auto"/>
          </w:divBdr>
        </w:div>
        <w:div w:id="1627851132">
          <w:marLeft w:val="480"/>
          <w:marRight w:val="0"/>
          <w:marTop w:val="0"/>
          <w:marBottom w:val="0"/>
          <w:divBdr>
            <w:top w:val="none" w:sz="0" w:space="0" w:color="auto"/>
            <w:left w:val="none" w:sz="0" w:space="0" w:color="auto"/>
            <w:bottom w:val="none" w:sz="0" w:space="0" w:color="auto"/>
            <w:right w:val="none" w:sz="0" w:space="0" w:color="auto"/>
          </w:divBdr>
        </w:div>
        <w:div w:id="1633636336">
          <w:marLeft w:val="480"/>
          <w:marRight w:val="0"/>
          <w:marTop w:val="0"/>
          <w:marBottom w:val="0"/>
          <w:divBdr>
            <w:top w:val="none" w:sz="0" w:space="0" w:color="auto"/>
            <w:left w:val="none" w:sz="0" w:space="0" w:color="auto"/>
            <w:bottom w:val="none" w:sz="0" w:space="0" w:color="auto"/>
            <w:right w:val="none" w:sz="0" w:space="0" w:color="auto"/>
          </w:divBdr>
        </w:div>
        <w:div w:id="1669823671">
          <w:marLeft w:val="480"/>
          <w:marRight w:val="0"/>
          <w:marTop w:val="0"/>
          <w:marBottom w:val="0"/>
          <w:divBdr>
            <w:top w:val="none" w:sz="0" w:space="0" w:color="auto"/>
            <w:left w:val="none" w:sz="0" w:space="0" w:color="auto"/>
            <w:bottom w:val="none" w:sz="0" w:space="0" w:color="auto"/>
            <w:right w:val="none" w:sz="0" w:space="0" w:color="auto"/>
          </w:divBdr>
        </w:div>
        <w:div w:id="1729497933">
          <w:marLeft w:val="480"/>
          <w:marRight w:val="0"/>
          <w:marTop w:val="0"/>
          <w:marBottom w:val="0"/>
          <w:divBdr>
            <w:top w:val="none" w:sz="0" w:space="0" w:color="auto"/>
            <w:left w:val="none" w:sz="0" w:space="0" w:color="auto"/>
            <w:bottom w:val="none" w:sz="0" w:space="0" w:color="auto"/>
            <w:right w:val="none" w:sz="0" w:space="0" w:color="auto"/>
          </w:divBdr>
        </w:div>
        <w:div w:id="1743680189">
          <w:marLeft w:val="480"/>
          <w:marRight w:val="0"/>
          <w:marTop w:val="0"/>
          <w:marBottom w:val="0"/>
          <w:divBdr>
            <w:top w:val="none" w:sz="0" w:space="0" w:color="auto"/>
            <w:left w:val="none" w:sz="0" w:space="0" w:color="auto"/>
            <w:bottom w:val="none" w:sz="0" w:space="0" w:color="auto"/>
            <w:right w:val="none" w:sz="0" w:space="0" w:color="auto"/>
          </w:divBdr>
        </w:div>
        <w:div w:id="1769622303">
          <w:marLeft w:val="480"/>
          <w:marRight w:val="0"/>
          <w:marTop w:val="0"/>
          <w:marBottom w:val="0"/>
          <w:divBdr>
            <w:top w:val="none" w:sz="0" w:space="0" w:color="auto"/>
            <w:left w:val="none" w:sz="0" w:space="0" w:color="auto"/>
            <w:bottom w:val="none" w:sz="0" w:space="0" w:color="auto"/>
            <w:right w:val="none" w:sz="0" w:space="0" w:color="auto"/>
          </w:divBdr>
        </w:div>
        <w:div w:id="1772163463">
          <w:marLeft w:val="480"/>
          <w:marRight w:val="0"/>
          <w:marTop w:val="0"/>
          <w:marBottom w:val="0"/>
          <w:divBdr>
            <w:top w:val="none" w:sz="0" w:space="0" w:color="auto"/>
            <w:left w:val="none" w:sz="0" w:space="0" w:color="auto"/>
            <w:bottom w:val="none" w:sz="0" w:space="0" w:color="auto"/>
            <w:right w:val="none" w:sz="0" w:space="0" w:color="auto"/>
          </w:divBdr>
        </w:div>
        <w:div w:id="1803385025">
          <w:marLeft w:val="480"/>
          <w:marRight w:val="0"/>
          <w:marTop w:val="0"/>
          <w:marBottom w:val="0"/>
          <w:divBdr>
            <w:top w:val="none" w:sz="0" w:space="0" w:color="auto"/>
            <w:left w:val="none" w:sz="0" w:space="0" w:color="auto"/>
            <w:bottom w:val="none" w:sz="0" w:space="0" w:color="auto"/>
            <w:right w:val="none" w:sz="0" w:space="0" w:color="auto"/>
          </w:divBdr>
        </w:div>
        <w:div w:id="1805076216">
          <w:marLeft w:val="480"/>
          <w:marRight w:val="0"/>
          <w:marTop w:val="0"/>
          <w:marBottom w:val="0"/>
          <w:divBdr>
            <w:top w:val="none" w:sz="0" w:space="0" w:color="auto"/>
            <w:left w:val="none" w:sz="0" w:space="0" w:color="auto"/>
            <w:bottom w:val="none" w:sz="0" w:space="0" w:color="auto"/>
            <w:right w:val="none" w:sz="0" w:space="0" w:color="auto"/>
          </w:divBdr>
        </w:div>
        <w:div w:id="1840147085">
          <w:marLeft w:val="480"/>
          <w:marRight w:val="0"/>
          <w:marTop w:val="0"/>
          <w:marBottom w:val="0"/>
          <w:divBdr>
            <w:top w:val="none" w:sz="0" w:space="0" w:color="auto"/>
            <w:left w:val="none" w:sz="0" w:space="0" w:color="auto"/>
            <w:bottom w:val="none" w:sz="0" w:space="0" w:color="auto"/>
            <w:right w:val="none" w:sz="0" w:space="0" w:color="auto"/>
          </w:divBdr>
        </w:div>
        <w:div w:id="1852912431">
          <w:marLeft w:val="480"/>
          <w:marRight w:val="0"/>
          <w:marTop w:val="0"/>
          <w:marBottom w:val="0"/>
          <w:divBdr>
            <w:top w:val="none" w:sz="0" w:space="0" w:color="auto"/>
            <w:left w:val="none" w:sz="0" w:space="0" w:color="auto"/>
            <w:bottom w:val="none" w:sz="0" w:space="0" w:color="auto"/>
            <w:right w:val="none" w:sz="0" w:space="0" w:color="auto"/>
          </w:divBdr>
        </w:div>
        <w:div w:id="1890411055">
          <w:marLeft w:val="480"/>
          <w:marRight w:val="0"/>
          <w:marTop w:val="0"/>
          <w:marBottom w:val="0"/>
          <w:divBdr>
            <w:top w:val="none" w:sz="0" w:space="0" w:color="auto"/>
            <w:left w:val="none" w:sz="0" w:space="0" w:color="auto"/>
            <w:bottom w:val="none" w:sz="0" w:space="0" w:color="auto"/>
            <w:right w:val="none" w:sz="0" w:space="0" w:color="auto"/>
          </w:divBdr>
        </w:div>
        <w:div w:id="1899707353">
          <w:marLeft w:val="480"/>
          <w:marRight w:val="0"/>
          <w:marTop w:val="0"/>
          <w:marBottom w:val="0"/>
          <w:divBdr>
            <w:top w:val="none" w:sz="0" w:space="0" w:color="auto"/>
            <w:left w:val="none" w:sz="0" w:space="0" w:color="auto"/>
            <w:bottom w:val="none" w:sz="0" w:space="0" w:color="auto"/>
            <w:right w:val="none" w:sz="0" w:space="0" w:color="auto"/>
          </w:divBdr>
        </w:div>
        <w:div w:id="1940596177">
          <w:marLeft w:val="480"/>
          <w:marRight w:val="0"/>
          <w:marTop w:val="0"/>
          <w:marBottom w:val="0"/>
          <w:divBdr>
            <w:top w:val="none" w:sz="0" w:space="0" w:color="auto"/>
            <w:left w:val="none" w:sz="0" w:space="0" w:color="auto"/>
            <w:bottom w:val="none" w:sz="0" w:space="0" w:color="auto"/>
            <w:right w:val="none" w:sz="0" w:space="0" w:color="auto"/>
          </w:divBdr>
        </w:div>
        <w:div w:id="2035569823">
          <w:marLeft w:val="480"/>
          <w:marRight w:val="0"/>
          <w:marTop w:val="0"/>
          <w:marBottom w:val="0"/>
          <w:divBdr>
            <w:top w:val="none" w:sz="0" w:space="0" w:color="auto"/>
            <w:left w:val="none" w:sz="0" w:space="0" w:color="auto"/>
            <w:bottom w:val="none" w:sz="0" w:space="0" w:color="auto"/>
            <w:right w:val="none" w:sz="0" w:space="0" w:color="auto"/>
          </w:divBdr>
        </w:div>
        <w:div w:id="2100833343">
          <w:marLeft w:val="480"/>
          <w:marRight w:val="0"/>
          <w:marTop w:val="0"/>
          <w:marBottom w:val="0"/>
          <w:divBdr>
            <w:top w:val="none" w:sz="0" w:space="0" w:color="auto"/>
            <w:left w:val="none" w:sz="0" w:space="0" w:color="auto"/>
            <w:bottom w:val="none" w:sz="0" w:space="0" w:color="auto"/>
            <w:right w:val="none" w:sz="0" w:space="0" w:color="auto"/>
          </w:divBdr>
        </w:div>
      </w:divsChild>
    </w:div>
    <w:div w:id="978919380">
      <w:marLeft w:val="640"/>
      <w:marRight w:val="0"/>
      <w:marTop w:val="0"/>
      <w:marBottom w:val="0"/>
      <w:divBdr>
        <w:top w:val="none" w:sz="0" w:space="0" w:color="auto"/>
        <w:left w:val="none" w:sz="0" w:space="0" w:color="auto"/>
        <w:bottom w:val="none" w:sz="0" w:space="0" w:color="auto"/>
        <w:right w:val="none" w:sz="0" w:space="0" w:color="auto"/>
      </w:divBdr>
    </w:div>
    <w:div w:id="979460658">
      <w:marLeft w:val="640"/>
      <w:marRight w:val="0"/>
      <w:marTop w:val="0"/>
      <w:marBottom w:val="0"/>
      <w:divBdr>
        <w:top w:val="none" w:sz="0" w:space="0" w:color="auto"/>
        <w:left w:val="none" w:sz="0" w:space="0" w:color="auto"/>
        <w:bottom w:val="none" w:sz="0" w:space="0" w:color="auto"/>
        <w:right w:val="none" w:sz="0" w:space="0" w:color="auto"/>
      </w:divBdr>
    </w:div>
    <w:div w:id="979654461">
      <w:marLeft w:val="640"/>
      <w:marRight w:val="0"/>
      <w:marTop w:val="0"/>
      <w:marBottom w:val="0"/>
      <w:divBdr>
        <w:top w:val="none" w:sz="0" w:space="0" w:color="auto"/>
        <w:left w:val="none" w:sz="0" w:space="0" w:color="auto"/>
        <w:bottom w:val="none" w:sz="0" w:space="0" w:color="auto"/>
        <w:right w:val="none" w:sz="0" w:space="0" w:color="auto"/>
      </w:divBdr>
    </w:div>
    <w:div w:id="980303253">
      <w:marLeft w:val="640"/>
      <w:marRight w:val="0"/>
      <w:marTop w:val="0"/>
      <w:marBottom w:val="0"/>
      <w:divBdr>
        <w:top w:val="none" w:sz="0" w:space="0" w:color="auto"/>
        <w:left w:val="none" w:sz="0" w:space="0" w:color="auto"/>
        <w:bottom w:val="none" w:sz="0" w:space="0" w:color="auto"/>
        <w:right w:val="none" w:sz="0" w:space="0" w:color="auto"/>
      </w:divBdr>
    </w:div>
    <w:div w:id="980576907">
      <w:marLeft w:val="640"/>
      <w:marRight w:val="0"/>
      <w:marTop w:val="0"/>
      <w:marBottom w:val="0"/>
      <w:divBdr>
        <w:top w:val="none" w:sz="0" w:space="0" w:color="auto"/>
        <w:left w:val="none" w:sz="0" w:space="0" w:color="auto"/>
        <w:bottom w:val="none" w:sz="0" w:space="0" w:color="auto"/>
        <w:right w:val="none" w:sz="0" w:space="0" w:color="auto"/>
      </w:divBdr>
    </w:div>
    <w:div w:id="981277154">
      <w:marLeft w:val="640"/>
      <w:marRight w:val="0"/>
      <w:marTop w:val="0"/>
      <w:marBottom w:val="0"/>
      <w:divBdr>
        <w:top w:val="none" w:sz="0" w:space="0" w:color="auto"/>
        <w:left w:val="none" w:sz="0" w:space="0" w:color="auto"/>
        <w:bottom w:val="none" w:sz="0" w:space="0" w:color="auto"/>
        <w:right w:val="none" w:sz="0" w:space="0" w:color="auto"/>
      </w:divBdr>
    </w:div>
    <w:div w:id="981348705">
      <w:marLeft w:val="640"/>
      <w:marRight w:val="0"/>
      <w:marTop w:val="0"/>
      <w:marBottom w:val="0"/>
      <w:divBdr>
        <w:top w:val="none" w:sz="0" w:space="0" w:color="auto"/>
        <w:left w:val="none" w:sz="0" w:space="0" w:color="auto"/>
        <w:bottom w:val="none" w:sz="0" w:space="0" w:color="auto"/>
        <w:right w:val="none" w:sz="0" w:space="0" w:color="auto"/>
      </w:divBdr>
    </w:div>
    <w:div w:id="981422237">
      <w:marLeft w:val="640"/>
      <w:marRight w:val="0"/>
      <w:marTop w:val="0"/>
      <w:marBottom w:val="0"/>
      <w:divBdr>
        <w:top w:val="none" w:sz="0" w:space="0" w:color="auto"/>
        <w:left w:val="none" w:sz="0" w:space="0" w:color="auto"/>
        <w:bottom w:val="none" w:sz="0" w:space="0" w:color="auto"/>
        <w:right w:val="none" w:sz="0" w:space="0" w:color="auto"/>
      </w:divBdr>
    </w:div>
    <w:div w:id="981423218">
      <w:marLeft w:val="640"/>
      <w:marRight w:val="0"/>
      <w:marTop w:val="0"/>
      <w:marBottom w:val="0"/>
      <w:divBdr>
        <w:top w:val="none" w:sz="0" w:space="0" w:color="auto"/>
        <w:left w:val="none" w:sz="0" w:space="0" w:color="auto"/>
        <w:bottom w:val="none" w:sz="0" w:space="0" w:color="auto"/>
        <w:right w:val="none" w:sz="0" w:space="0" w:color="auto"/>
      </w:divBdr>
    </w:div>
    <w:div w:id="981427198">
      <w:marLeft w:val="640"/>
      <w:marRight w:val="0"/>
      <w:marTop w:val="0"/>
      <w:marBottom w:val="0"/>
      <w:divBdr>
        <w:top w:val="none" w:sz="0" w:space="0" w:color="auto"/>
        <w:left w:val="none" w:sz="0" w:space="0" w:color="auto"/>
        <w:bottom w:val="none" w:sz="0" w:space="0" w:color="auto"/>
        <w:right w:val="none" w:sz="0" w:space="0" w:color="auto"/>
      </w:divBdr>
    </w:div>
    <w:div w:id="981734901">
      <w:marLeft w:val="640"/>
      <w:marRight w:val="0"/>
      <w:marTop w:val="0"/>
      <w:marBottom w:val="0"/>
      <w:divBdr>
        <w:top w:val="none" w:sz="0" w:space="0" w:color="auto"/>
        <w:left w:val="none" w:sz="0" w:space="0" w:color="auto"/>
        <w:bottom w:val="none" w:sz="0" w:space="0" w:color="auto"/>
        <w:right w:val="none" w:sz="0" w:space="0" w:color="auto"/>
      </w:divBdr>
    </w:div>
    <w:div w:id="983001348">
      <w:marLeft w:val="640"/>
      <w:marRight w:val="0"/>
      <w:marTop w:val="0"/>
      <w:marBottom w:val="0"/>
      <w:divBdr>
        <w:top w:val="none" w:sz="0" w:space="0" w:color="auto"/>
        <w:left w:val="none" w:sz="0" w:space="0" w:color="auto"/>
        <w:bottom w:val="none" w:sz="0" w:space="0" w:color="auto"/>
        <w:right w:val="none" w:sz="0" w:space="0" w:color="auto"/>
      </w:divBdr>
    </w:div>
    <w:div w:id="983002514">
      <w:bodyDiv w:val="1"/>
      <w:marLeft w:val="0"/>
      <w:marRight w:val="0"/>
      <w:marTop w:val="0"/>
      <w:marBottom w:val="0"/>
      <w:divBdr>
        <w:top w:val="none" w:sz="0" w:space="0" w:color="auto"/>
        <w:left w:val="none" w:sz="0" w:space="0" w:color="auto"/>
        <w:bottom w:val="none" w:sz="0" w:space="0" w:color="auto"/>
        <w:right w:val="none" w:sz="0" w:space="0" w:color="auto"/>
      </w:divBdr>
    </w:div>
    <w:div w:id="983580755">
      <w:marLeft w:val="640"/>
      <w:marRight w:val="0"/>
      <w:marTop w:val="0"/>
      <w:marBottom w:val="0"/>
      <w:divBdr>
        <w:top w:val="none" w:sz="0" w:space="0" w:color="auto"/>
        <w:left w:val="none" w:sz="0" w:space="0" w:color="auto"/>
        <w:bottom w:val="none" w:sz="0" w:space="0" w:color="auto"/>
        <w:right w:val="none" w:sz="0" w:space="0" w:color="auto"/>
      </w:divBdr>
    </w:div>
    <w:div w:id="983659509">
      <w:marLeft w:val="640"/>
      <w:marRight w:val="0"/>
      <w:marTop w:val="0"/>
      <w:marBottom w:val="0"/>
      <w:divBdr>
        <w:top w:val="none" w:sz="0" w:space="0" w:color="auto"/>
        <w:left w:val="none" w:sz="0" w:space="0" w:color="auto"/>
        <w:bottom w:val="none" w:sz="0" w:space="0" w:color="auto"/>
        <w:right w:val="none" w:sz="0" w:space="0" w:color="auto"/>
      </w:divBdr>
    </w:div>
    <w:div w:id="983893269">
      <w:marLeft w:val="640"/>
      <w:marRight w:val="0"/>
      <w:marTop w:val="0"/>
      <w:marBottom w:val="0"/>
      <w:divBdr>
        <w:top w:val="none" w:sz="0" w:space="0" w:color="auto"/>
        <w:left w:val="none" w:sz="0" w:space="0" w:color="auto"/>
        <w:bottom w:val="none" w:sz="0" w:space="0" w:color="auto"/>
        <w:right w:val="none" w:sz="0" w:space="0" w:color="auto"/>
      </w:divBdr>
    </w:div>
    <w:div w:id="984119299">
      <w:marLeft w:val="640"/>
      <w:marRight w:val="0"/>
      <w:marTop w:val="0"/>
      <w:marBottom w:val="0"/>
      <w:divBdr>
        <w:top w:val="none" w:sz="0" w:space="0" w:color="auto"/>
        <w:left w:val="none" w:sz="0" w:space="0" w:color="auto"/>
        <w:bottom w:val="none" w:sz="0" w:space="0" w:color="auto"/>
        <w:right w:val="none" w:sz="0" w:space="0" w:color="auto"/>
      </w:divBdr>
    </w:div>
    <w:div w:id="984896493">
      <w:marLeft w:val="640"/>
      <w:marRight w:val="0"/>
      <w:marTop w:val="0"/>
      <w:marBottom w:val="0"/>
      <w:divBdr>
        <w:top w:val="none" w:sz="0" w:space="0" w:color="auto"/>
        <w:left w:val="none" w:sz="0" w:space="0" w:color="auto"/>
        <w:bottom w:val="none" w:sz="0" w:space="0" w:color="auto"/>
        <w:right w:val="none" w:sz="0" w:space="0" w:color="auto"/>
      </w:divBdr>
    </w:div>
    <w:div w:id="984970133">
      <w:marLeft w:val="640"/>
      <w:marRight w:val="0"/>
      <w:marTop w:val="0"/>
      <w:marBottom w:val="0"/>
      <w:divBdr>
        <w:top w:val="none" w:sz="0" w:space="0" w:color="auto"/>
        <w:left w:val="none" w:sz="0" w:space="0" w:color="auto"/>
        <w:bottom w:val="none" w:sz="0" w:space="0" w:color="auto"/>
        <w:right w:val="none" w:sz="0" w:space="0" w:color="auto"/>
      </w:divBdr>
    </w:div>
    <w:div w:id="985087923">
      <w:marLeft w:val="640"/>
      <w:marRight w:val="0"/>
      <w:marTop w:val="0"/>
      <w:marBottom w:val="0"/>
      <w:divBdr>
        <w:top w:val="none" w:sz="0" w:space="0" w:color="auto"/>
        <w:left w:val="none" w:sz="0" w:space="0" w:color="auto"/>
        <w:bottom w:val="none" w:sz="0" w:space="0" w:color="auto"/>
        <w:right w:val="none" w:sz="0" w:space="0" w:color="auto"/>
      </w:divBdr>
    </w:div>
    <w:div w:id="985204353">
      <w:marLeft w:val="480"/>
      <w:marRight w:val="0"/>
      <w:marTop w:val="0"/>
      <w:marBottom w:val="0"/>
      <w:divBdr>
        <w:top w:val="none" w:sz="0" w:space="0" w:color="auto"/>
        <w:left w:val="none" w:sz="0" w:space="0" w:color="auto"/>
        <w:bottom w:val="none" w:sz="0" w:space="0" w:color="auto"/>
        <w:right w:val="none" w:sz="0" w:space="0" w:color="auto"/>
      </w:divBdr>
    </w:div>
    <w:div w:id="985402324">
      <w:bodyDiv w:val="1"/>
      <w:marLeft w:val="0"/>
      <w:marRight w:val="0"/>
      <w:marTop w:val="0"/>
      <w:marBottom w:val="0"/>
      <w:divBdr>
        <w:top w:val="none" w:sz="0" w:space="0" w:color="auto"/>
        <w:left w:val="none" w:sz="0" w:space="0" w:color="auto"/>
        <w:bottom w:val="none" w:sz="0" w:space="0" w:color="auto"/>
        <w:right w:val="none" w:sz="0" w:space="0" w:color="auto"/>
      </w:divBdr>
      <w:divsChild>
        <w:div w:id="152651204">
          <w:marLeft w:val="480"/>
          <w:marRight w:val="0"/>
          <w:marTop w:val="0"/>
          <w:marBottom w:val="0"/>
          <w:divBdr>
            <w:top w:val="none" w:sz="0" w:space="0" w:color="auto"/>
            <w:left w:val="none" w:sz="0" w:space="0" w:color="auto"/>
            <w:bottom w:val="none" w:sz="0" w:space="0" w:color="auto"/>
            <w:right w:val="none" w:sz="0" w:space="0" w:color="auto"/>
          </w:divBdr>
        </w:div>
        <w:div w:id="174080394">
          <w:marLeft w:val="480"/>
          <w:marRight w:val="0"/>
          <w:marTop w:val="0"/>
          <w:marBottom w:val="0"/>
          <w:divBdr>
            <w:top w:val="none" w:sz="0" w:space="0" w:color="auto"/>
            <w:left w:val="none" w:sz="0" w:space="0" w:color="auto"/>
            <w:bottom w:val="none" w:sz="0" w:space="0" w:color="auto"/>
            <w:right w:val="none" w:sz="0" w:space="0" w:color="auto"/>
          </w:divBdr>
        </w:div>
        <w:div w:id="175731484">
          <w:marLeft w:val="480"/>
          <w:marRight w:val="0"/>
          <w:marTop w:val="0"/>
          <w:marBottom w:val="0"/>
          <w:divBdr>
            <w:top w:val="none" w:sz="0" w:space="0" w:color="auto"/>
            <w:left w:val="none" w:sz="0" w:space="0" w:color="auto"/>
            <w:bottom w:val="none" w:sz="0" w:space="0" w:color="auto"/>
            <w:right w:val="none" w:sz="0" w:space="0" w:color="auto"/>
          </w:divBdr>
        </w:div>
        <w:div w:id="181945169">
          <w:marLeft w:val="480"/>
          <w:marRight w:val="0"/>
          <w:marTop w:val="0"/>
          <w:marBottom w:val="0"/>
          <w:divBdr>
            <w:top w:val="none" w:sz="0" w:space="0" w:color="auto"/>
            <w:left w:val="none" w:sz="0" w:space="0" w:color="auto"/>
            <w:bottom w:val="none" w:sz="0" w:space="0" w:color="auto"/>
            <w:right w:val="none" w:sz="0" w:space="0" w:color="auto"/>
          </w:divBdr>
        </w:div>
        <w:div w:id="197279240">
          <w:marLeft w:val="480"/>
          <w:marRight w:val="0"/>
          <w:marTop w:val="0"/>
          <w:marBottom w:val="0"/>
          <w:divBdr>
            <w:top w:val="none" w:sz="0" w:space="0" w:color="auto"/>
            <w:left w:val="none" w:sz="0" w:space="0" w:color="auto"/>
            <w:bottom w:val="none" w:sz="0" w:space="0" w:color="auto"/>
            <w:right w:val="none" w:sz="0" w:space="0" w:color="auto"/>
          </w:divBdr>
        </w:div>
        <w:div w:id="205408205">
          <w:marLeft w:val="480"/>
          <w:marRight w:val="0"/>
          <w:marTop w:val="0"/>
          <w:marBottom w:val="0"/>
          <w:divBdr>
            <w:top w:val="none" w:sz="0" w:space="0" w:color="auto"/>
            <w:left w:val="none" w:sz="0" w:space="0" w:color="auto"/>
            <w:bottom w:val="none" w:sz="0" w:space="0" w:color="auto"/>
            <w:right w:val="none" w:sz="0" w:space="0" w:color="auto"/>
          </w:divBdr>
        </w:div>
        <w:div w:id="212084830">
          <w:marLeft w:val="480"/>
          <w:marRight w:val="0"/>
          <w:marTop w:val="0"/>
          <w:marBottom w:val="0"/>
          <w:divBdr>
            <w:top w:val="none" w:sz="0" w:space="0" w:color="auto"/>
            <w:left w:val="none" w:sz="0" w:space="0" w:color="auto"/>
            <w:bottom w:val="none" w:sz="0" w:space="0" w:color="auto"/>
            <w:right w:val="none" w:sz="0" w:space="0" w:color="auto"/>
          </w:divBdr>
        </w:div>
        <w:div w:id="239601325">
          <w:marLeft w:val="480"/>
          <w:marRight w:val="0"/>
          <w:marTop w:val="0"/>
          <w:marBottom w:val="0"/>
          <w:divBdr>
            <w:top w:val="none" w:sz="0" w:space="0" w:color="auto"/>
            <w:left w:val="none" w:sz="0" w:space="0" w:color="auto"/>
            <w:bottom w:val="none" w:sz="0" w:space="0" w:color="auto"/>
            <w:right w:val="none" w:sz="0" w:space="0" w:color="auto"/>
          </w:divBdr>
        </w:div>
        <w:div w:id="302002879">
          <w:marLeft w:val="480"/>
          <w:marRight w:val="0"/>
          <w:marTop w:val="0"/>
          <w:marBottom w:val="0"/>
          <w:divBdr>
            <w:top w:val="none" w:sz="0" w:space="0" w:color="auto"/>
            <w:left w:val="none" w:sz="0" w:space="0" w:color="auto"/>
            <w:bottom w:val="none" w:sz="0" w:space="0" w:color="auto"/>
            <w:right w:val="none" w:sz="0" w:space="0" w:color="auto"/>
          </w:divBdr>
        </w:div>
        <w:div w:id="309526957">
          <w:marLeft w:val="480"/>
          <w:marRight w:val="0"/>
          <w:marTop w:val="0"/>
          <w:marBottom w:val="0"/>
          <w:divBdr>
            <w:top w:val="none" w:sz="0" w:space="0" w:color="auto"/>
            <w:left w:val="none" w:sz="0" w:space="0" w:color="auto"/>
            <w:bottom w:val="none" w:sz="0" w:space="0" w:color="auto"/>
            <w:right w:val="none" w:sz="0" w:space="0" w:color="auto"/>
          </w:divBdr>
        </w:div>
        <w:div w:id="349726650">
          <w:marLeft w:val="480"/>
          <w:marRight w:val="0"/>
          <w:marTop w:val="0"/>
          <w:marBottom w:val="0"/>
          <w:divBdr>
            <w:top w:val="none" w:sz="0" w:space="0" w:color="auto"/>
            <w:left w:val="none" w:sz="0" w:space="0" w:color="auto"/>
            <w:bottom w:val="none" w:sz="0" w:space="0" w:color="auto"/>
            <w:right w:val="none" w:sz="0" w:space="0" w:color="auto"/>
          </w:divBdr>
        </w:div>
        <w:div w:id="430054787">
          <w:marLeft w:val="480"/>
          <w:marRight w:val="0"/>
          <w:marTop w:val="0"/>
          <w:marBottom w:val="0"/>
          <w:divBdr>
            <w:top w:val="none" w:sz="0" w:space="0" w:color="auto"/>
            <w:left w:val="none" w:sz="0" w:space="0" w:color="auto"/>
            <w:bottom w:val="none" w:sz="0" w:space="0" w:color="auto"/>
            <w:right w:val="none" w:sz="0" w:space="0" w:color="auto"/>
          </w:divBdr>
        </w:div>
        <w:div w:id="442650542">
          <w:marLeft w:val="480"/>
          <w:marRight w:val="0"/>
          <w:marTop w:val="0"/>
          <w:marBottom w:val="0"/>
          <w:divBdr>
            <w:top w:val="none" w:sz="0" w:space="0" w:color="auto"/>
            <w:left w:val="none" w:sz="0" w:space="0" w:color="auto"/>
            <w:bottom w:val="none" w:sz="0" w:space="0" w:color="auto"/>
            <w:right w:val="none" w:sz="0" w:space="0" w:color="auto"/>
          </w:divBdr>
        </w:div>
        <w:div w:id="490415247">
          <w:marLeft w:val="480"/>
          <w:marRight w:val="0"/>
          <w:marTop w:val="0"/>
          <w:marBottom w:val="0"/>
          <w:divBdr>
            <w:top w:val="none" w:sz="0" w:space="0" w:color="auto"/>
            <w:left w:val="none" w:sz="0" w:space="0" w:color="auto"/>
            <w:bottom w:val="none" w:sz="0" w:space="0" w:color="auto"/>
            <w:right w:val="none" w:sz="0" w:space="0" w:color="auto"/>
          </w:divBdr>
        </w:div>
        <w:div w:id="502159325">
          <w:marLeft w:val="480"/>
          <w:marRight w:val="0"/>
          <w:marTop w:val="0"/>
          <w:marBottom w:val="0"/>
          <w:divBdr>
            <w:top w:val="none" w:sz="0" w:space="0" w:color="auto"/>
            <w:left w:val="none" w:sz="0" w:space="0" w:color="auto"/>
            <w:bottom w:val="none" w:sz="0" w:space="0" w:color="auto"/>
            <w:right w:val="none" w:sz="0" w:space="0" w:color="auto"/>
          </w:divBdr>
        </w:div>
        <w:div w:id="511528349">
          <w:marLeft w:val="480"/>
          <w:marRight w:val="0"/>
          <w:marTop w:val="0"/>
          <w:marBottom w:val="0"/>
          <w:divBdr>
            <w:top w:val="none" w:sz="0" w:space="0" w:color="auto"/>
            <w:left w:val="none" w:sz="0" w:space="0" w:color="auto"/>
            <w:bottom w:val="none" w:sz="0" w:space="0" w:color="auto"/>
            <w:right w:val="none" w:sz="0" w:space="0" w:color="auto"/>
          </w:divBdr>
        </w:div>
        <w:div w:id="626277983">
          <w:marLeft w:val="480"/>
          <w:marRight w:val="0"/>
          <w:marTop w:val="0"/>
          <w:marBottom w:val="0"/>
          <w:divBdr>
            <w:top w:val="none" w:sz="0" w:space="0" w:color="auto"/>
            <w:left w:val="none" w:sz="0" w:space="0" w:color="auto"/>
            <w:bottom w:val="none" w:sz="0" w:space="0" w:color="auto"/>
            <w:right w:val="none" w:sz="0" w:space="0" w:color="auto"/>
          </w:divBdr>
        </w:div>
        <w:div w:id="660541274">
          <w:marLeft w:val="480"/>
          <w:marRight w:val="0"/>
          <w:marTop w:val="0"/>
          <w:marBottom w:val="0"/>
          <w:divBdr>
            <w:top w:val="none" w:sz="0" w:space="0" w:color="auto"/>
            <w:left w:val="none" w:sz="0" w:space="0" w:color="auto"/>
            <w:bottom w:val="none" w:sz="0" w:space="0" w:color="auto"/>
            <w:right w:val="none" w:sz="0" w:space="0" w:color="auto"/>
          </w:divBdr>
        </w:div>
        <w:div w:id="667250029">
          <w:marLeft w:val="480"/>
          <w:marRight w:val="0"/>
          <w:marTop w:val="0"/>
          <w:marBottom w:val="0"/>
          <w:divBdr>
            <w:top w:val="none" w:sz="0" w:space="0" w:color="auto"/>
            <w:left w:val="none" w:sz="0" w:space="0" w:color="auto"/>
            <w:bottom w:val="none" w:sz="0" w:space="0" w:color="auto"/>
            <w:right w:val="none" w:sz="0" w:space="0" w:color="auto"/>
          </w:divBdr>
        </w:div>
        <w:div w:id="680350042">
          <w:marLeft w:val="480"/>
          <w:marRight w:val="0"/>
          <w:marTop w:val="0"/>
          <w:marBottom w:val="0"/>
          <w:divBdr>
            <w:top w:val="none" w:sz="0" w:space="0" w:color="auto"/>
            <w:left w:val="none" w:sz="0" w:space="0" w:color="auto"/>
            <w:bottom w:val="none" w:sz="0" w:space="0" w:color="auto"/>
            <w:right w:val="none" w:sz="0" w:space="0" w:color="auto"/>
          </w:divBdr>
        </w:div>
        <w:div w:id="691490589">
          <w:marLeft w:val="480"/>
          <w:marRight w:val="0"/>
          <w:marTop w:val="0"/>
          <w:marBottom w:val="0"/>
          <w:divBdr>
            <w:top w:val="none" w:sz="0" w:space="0" w:color="auto"/>
            <w:left w:val="none" w:sz="0" w:space="0" w:color="auto"/>
            <w:bottom w:val="none" w:sz="0" w:space="0" w:color="auto"/>
            <w:right w:val="none" w:sz="0" w:space="0" w:color="auto"/>
          </w:divBdr>
        </w:div>
        <w:div w:id="715396948">
          <w:marLeft w:val="480"/>
          <w:marRight w:val="0"/>
          <w:marTop w:val="0"/>
          <w:marBottom w:val="0"/>
          <w:divBdr>
            <w:top w:val="none" w:sz="0" w:space="0" w:color="auto"/>
            <w:left w:val="none" w:sz="0" w:space="0" w:color="auto"/>
            <w:bottom w:val="none" w:sz="0" w:space="0" w:color="auto"/>
            <w:right w:val="none" w:sz="0" w:space="0" w:color="auto"/>
          </w:divBdr>
        </w:div>
        <w:div w:id="840896527">
          <w:marLeft w:val="480"/>
          <w:marRight w:val="0"/>
          <w:marTop w:val="0"/>
          <w:marBottom w:val="0"/>
          <w:divBdr>
            <w:top w:val="none" w:sz="0" w:space="0" w:color="auto"/>
            <w:left w:val="none" w:sz="0" w:space="0" w:color="auto"/>
            <w:bottom w:val="none" w:sz="0" w:space="0" w:color="auto"/>
            <w:right w:val="none" w:sz="0" w:space="0" w:color="auto"/>
          </w:divBdr>
        </w:div>
        <w:div w:id="909774302">
          <w:marLeft w:val="480"/>
          <w:marRight w:val="0"/>
          <w:marTop w:val="0"/>
          <w:marBottom w:val="0"/>
          <w:divBdr>
            <w:top w:val="none" w:sz="0" w:space="0" w:color="auto"/>
            <w:left w:val="none" w:sz="0" w:space="0" w:color="auto"/>
            <w:bottom w:val="none" w:sz="0" w:space="0" w:color="auto"/>
            <w:right w:val="none" w:sz="0" w:space="0" w:color="auto"/>
          </w:divBdr>
        </w:div>
        <w:div w:id="968559219">
          <w:marLeft w:val="480"/>
          <w:marRight w:val="0"/>
          <w:marTop w:val="0"/>
          <w:marBottom w:val="0"/>
          <w:divBdr>
            <w:top w:val="none" w:sz="0" w:space="0" w:color="auto"/>
            <w:left w:val="none" w:sz="0" w:space="0" w:color="auto"/>
            <w:bottom w:val="none" w:sz="0" w:space="0" w:color="auto"/>
            <w:right w:val="none" w:sz="0" w:space="0" w:color="auto"/>
          </w:divBdr>
        </w:div>
        <w:div w:id="1093823447">
          <w:marLeft w:val="480"/>
          <w:marRight w:val="0"/>
          <w:marTop w:val="0"/>
          <w:marBottom w:val="0"/>
          <w:divBdr>
            <w:top w:val="none" w:sz="0" w:space="0" w:color="auto"/>
            <w:left w:val="none" w:sz="0" w:space="0" w:color="auto"/>
            <w:bottom w:val="none" w:sz="0" w:space="0" w:color="auto"/>
            <w:right w:val="none" w:sz="0" w:space="0" w:color="auto"/>
          </w:divBdr>
        </w:div>
        <w:div w:id="1093867001">
          <w:marLeft w:val="480"/>
          <w:marRight w:val="0"/>
          <w:marTop w:val="0"/>
          <w:marBottom w:val="0"/>
          <w:divBdr>
            <w:top w:val="none" w:sz="0" w:space="0" w:color="auto"/>
            <w:left w:val="none" w:sz="0" w:space="0" w:color="auto"/>
            <w:bottom w:val="none" w:sz="0" w:space="0" w:color="auto"/>
            <w:right w:val="none" w:sz="0" w:space="0" w:color="auto"/>
          </w:divBdr>
        </w:div>
        <w:div w:id="1166826051">
          <w:marLeft w:val="480"/>
          <w:marRight w:val="0"/>
          <w:marTop w:val="0"/>
          <w:marBottom w:val="0"/>
          <w:divBdr>
            <w:top w:val="none" w:sz="0" w:space="0" w:color="auto"/>
            <w:left w:val="none" w:sz="0" w:space="0" w:color="auto"/>
            <w:bottom w:val="none" w:sz="0" w:space="0" w:color="auto"/>
            <w:right w:val="none" w:sz="0" w:space="0" w:color="auto"/>
          </w:divBdr>
        </w:div>
        <w:div w:id="1239436537">
          <w:marLeft w:val="480"/>
          <w:marRight w:val="0"/>
          <w:marTop w:val="0"/>
          <w:marBottom w:val="0"/>
          <w:divBdr>
            <w:top w:val="none" w:sz="0" w:space="0" w:color="auto"/>
            <w:left w:val="none" w:sz="0" w:space="0" w:color="auto"/>
            <w:bottom w:val="none" w:sz="0" w:space="0" w:color="auto"/>
            <w:right w:val="none" w:sz="0" w:space="0" w:color="auto"/>
          </w:divBdr>
        </w:div>
        <w:div w:id="1250114341">
          <w:marLeft w:val="480"/>
          <w:marRight w:val="0"/>
          <w:marTop w:val="0"/>
          <w:marBottom w:val="0"/>
          <w:divBdr>
            <w:top w:val="none" w:sz="0" w:space="0" w:color="auto"/>
            <w:left w:val="none" w:sz="0" w:space="0" w:color="auto"/>
            <w:bottom w:val="none" w:sz="0" w:space="0" w:color="auto"/>
            <w:right w:val="none" w:sz="0" w:space="0" w:color="auto"/>
          </w:divBdr>
        </w:div>
        <w:div w:id="1286426805">
          <w:marLeft w:val="480"/>
          <w:marRight w:val="0"/>
          <w:marTop w:val="0"/>
          <w:marBottom w:val="0"/>
          <w:divBdr>
            <w:top w:val="none" w:sz="0" w:space="0" w:color="auto"/>
            <w:left w:val="none" w:sz="0" w:space="0" w:color="auto"/>
            <w:bottom w:val="none" w:sz="0" w:space="0" w:color="auto"/>
            <w:right w:val="none" w:sz="0" w:space="0" w:color="auto"/>
          </w:divBdr>
        </w:div>
        <w:div w:id="1357316294">
          <w:marLeft w:val="480"/>
          <w:marRight w:val="0"/>
          <w:marTop w:val="0"/>
          <w:marBottom w:val="0"/>
          <w:divBdr>
            <w:top w:val="none" w:sz="0" w:space="0" w:color="auto"/>
            <w:left w:val="none" w:sz="0" w:space="0" w:color="auto"/>
            <w:bottom w:val="none" w:sz="0" w:space="0" w:color="auto"/>
            <w:right w:val="none" w:sz="0" w:space="0" w:color="auto"/>
          </w:divBdr>
        </w:div>
        <w:div w:id="1369405967">
          <w:marLeft w:val="480"/>
          <w:marRight w:val="0"/>
          <w:marTop w:val="0"/>
          <w:marBottom w:val="0"/>
          <w:divBdr>
            <w:top w:val="none" w:sz="0" w:space="0" w:color="auto"/>
            <w:left w:val="none" w:sz="0" w:space="0" w:color="auto"/>
            <w:bottom w:val="none" w:sz="0" w:space="0" w:color="auto"/>
            <w:right w:val="none" w:sz="0" w:space="0" w:color="auto"/>
          </w:divBdr>
        </w:div>
        <w:div w:id="1369601796">
          <w:marLeft w:val="480"/>
          <w:marRight w:val="0"/>
          <w:marTop w:val="0"/>
          <w:marBottom w:val="0"/>
          <w:divBdr>
            <w:top w:val="none" w:sz="0" w:space="0" w:color="auto"/>
            <w:left w:val="none" w:sz="0" w:space="0" w:color="auto"/>
            <w:bottom w:val="none" w:sz="0" w:space="0" w:color="auto"/>
            <w:right w:val="none" w:sz="0" w:space="0" w:color="auto"/>
          </w:divBdr>
        </w:div>
        <w:div w:id="1377663393">
          <w:marLeft w:val="480"/>
          <w:marRight w:val="0"/>
          <w:marTop w:val="0"/>
          <w:marBottom w:val="0"/>
          <w:divBdr>
            <w:top w:val="none" w:sz="0" w:space="0" w:color="auto"/>
            <w:left w:val="none" w:sz="0" w:space="0" w:color="auto"/>
            <w:bottom w:val="none" w:sz="0" w:space="0" w:color="auto"/>
            <w:right w:val="none" w:sz="0" w:space="0" w:color="auto"/>
          </w:divBdr>
        </w:div>
        <w:div w:id="1387292524">
          <w:marLeft w:val="480"/>
          <w:marRight w:val="0"/>
          <w:marTop w:val="0"/>
          <w:marBottom w:val="0"/>
          <w:divBdr>
            <w:top w:val="none" w:sz="0" w:space="0" w:color="auto"/>
            <w:left w:val="none" w:sz="0" w:space="0" w:color="auto"/>
            <w:bottom w:val="none" w:sz="0" w:space="0" w:color="auto"/>
            <w:right w:val="none" w:sz="0" w:space="0" w:color="auto"/>
          </w:divBdr>
        </w:div>
        <w:div w:id="1455560521">
          <w:marLeft w:val="480"/>
          <w:marRight w:val="0"/>
          <w:marTop w:val="0"/>
          <w:marBottom w:val="0"/>
          <w:divBdr>
            <w:top w:val="none" w:sz="0" w:space="0" w:color="auto"/>
            <w:left w:val="none" w:sz="0" w:space="0" w:color="auto"/>
            <w:bottom w:val="none" w:sz="0" w:space="0" w:color="auto"/>
            <w:right w:val="none" w:sz="0" w:space="0" w:color="auto"/>
          </w:divBdr>
        </w:div>
        <w:div w:id="1514879646">
          <w:marLeft w:val="480"/>
          <w:marRight w:val="0"/>
          <w:marTop w:val="0"/>
          <w:marBottom w:val="0"/>
          <w:divBdr>
            <w:top w:val="none" w:sz="0" w:space="0" w:color="auto"/>
            <w:left w:val="none" w:sz="0" w:space="0" w:color="auto"/>
            <w:bottom w:val="none" w:sz="0" w:space="0" w:color="auto"/>
            <w:right w:val="none" w:sz="0" w:space="0" w:color="auto"/>
          </w:divBdr>
        </w:div>
        <w:div w:id="1520001167">
          <w:marLeft w:val="480"/>
          <w:marRight w:val="0"/>
          <w:marTop w:val="0"/>
          <w:marBottom w:val="0"/>
          <w:divBdr>
            <w:top w:val="none" w:sz="0" w:space="0" w:color="auto"/>
            <w:left w:val="none" w:sz="0" w:space="0" w:color="auto"/>
            <w:bottom w:val="none" w:sz="0" w:space="0" w:color="auto"/>
            <w:right w:val="none" w:sz="0" w:space="0" w:color="auto"/>
          </w:divBdr>
        </w:div>
        <w:div w:id="1534921759">
          <w:marLeft w:val="480"/>
          <w:marRight w:val="0"/>
          <w:marTop w:val="0"/>
          <w:marBottom w:val="0"/>
          <w:divBdr>
            <w:top w:val="none" w:sz="0" w:space="0" w:color="auto"/>
            <w:left w:val="none" w:sz="0" w:space="0" w:color="auto"/>
            <w:bottom w:val="none" w:sz="0" w:space="0" w:color="auto"/>
            <w:right w:val="none" w:sz="0" w:space="0" w:color="auto"/>
          </w:divBdr>
        </w:div>
        <w:div w:id="1574003115">
          <w:marLeft w:val="480"/>
          <w:marRight w:val="0"/>
          <w:marTop w:val="0"/>
          <w:marBottom w:val="0"/>
          <w:divBdr>
            <w:top w:val="none" w:sz="0" w:space="0" w:color="auto"/>
            <w:left w:val="none" w:sz="0" w:space="0" w:color="auto"/>
            <w:bottom w:val="none" w:sz="0" w:space="0" w:color="auto"/>
            <w:right w:val="none" w:sz="0" w:space="0" w:color="auto"/>
          </w:divBdr>
        </w:div>
        <w:div w:id="1620793241">
          <w:marLeft w:val="480"/>
          <w:marRight w:val="0"/>
          <w:marTop w:val="0"/>
          <w:marBottom w:val="0"/>
          <w:divBdr>
            <w:top w:val="none" w:sz="0" w:space="0" w:color="auto"/>
            <w:left w:val="none" w:sz="0" w:space="0" w:color="auto"/>
            <w:bottom w:val="none" w:sz="0" w:space="0" w:color="auto"/>
            <w:right w:val="none" w:sz="0" w:space="0" w:color="auto"/>
          </w:divBdr>
        </w:div>
        <w:div w:id="1653411455">
          <w:marLeft w:val="480"/>
          <w:marRight w:val="0"/>
          <w:marTop w:val="0"/>
          <w:marBottom w:val="0"/>
          <w:divBdr>
            <w:top w:val="none" w:sz="0" w:space="0" w:color="auto"/>
            <w:left w:val="none" w:sz="0" w:space="0" w:color="auto"/>
            <w:bottom w:val="none" w:sz="0" w:space="0" w:color="auto"/>
            <w:right w:val="none" w:sz="0" w:space="0" w:color="auto"/>
          </w:divBdr>
        </w:div>
        <w:div w:id="1679846949">
          <w:marLeft w:val="480"/>
          <w:marRight w:val="0"/>
          <w:marTop w:val="0"/>
          <w:marBottom w:val="0"/>
          <w:divBdr>
            <w:top w:val="none" w:sz="0" w:space="0" w:color="auto"/>
            <w:left w:val="none" w:sz="0" w:space="0" w:color="auto"/>
            <w:bottom w:val="none" w:sz="0" w:space="0" w:color="auto"/>
            <w:right w:val="none" w:sz="0" w:space="0" w:color="auto"/>
          </w:divBdr>
        </w:div>
        <w:div w:id="1687906673">
          <w:marLeft w:val="480"/>
          <w:marRight w:val="0"/>
          <w:marTop w:val="0"/>
          <w:marBottom w:val="0"/>
          <w:divBdr>
            <w:top w:val="none" w:sz="0" w:space="0" w:color="auto"/>
            <w:left w:val="none" w:sz="0" w:space="0" w:color="auto"/>
            <w:bottom w:val="none" w:sz="0" w:space="0" w:color="auto"/>
            <w:right w:val="none" w:sz="0" w:space="0" w:color="auto"/>
          </w:divBdr>
        </w:div>
        <w:div w:id="1696728917">
          <w:marLeft w:val="480"/>
          <w:marRight w:val="0"/>
          <w:marTop w:val="0"/>
          <w:marBottom w:val="0"/>
          <w:divBdr>
            <w:top w:val="none" w:sz="0" w:space="0" w:color="auto"/>
            <w:left w:val="none" w:sz="0" w:space="0" w:color="auto"/>
            <w:bottom w:val="none" w:sz="0" w:space="0" w:color="auto"/>
            <w:right w:val="none" w:sz="0" w:space="0" w:color="auto"/>
          </w:divBdr>
        </w:div>
        <w:div w:id="1699547102">
          <w:marLeft w:val="480"/>
          <w:marRight w:val="0"/>
          <w:marTop w:val="0"/>
          <w:marBottom w:val="0"/>
          <w:divBdr>
            <w:top w:val="none" w:sz="0" w:space="0" w:color="auto"/>
            <w:left w:val="none" w:sz="0" w:space="0" w:color="auto"/>
            <w:bottom w:val="none" w:sz="0" w:space="0" w:color="auto"/>
            <w:right w:val="none" w:sz="0" w:space="0" w:color="auto"/>
          </w:divBdr>
        </w:div>
        <w:div w:id="1731343108">
          <w:marLeft w:val="480"/>
          <w:marRight w:val="0"/>
          <w:marTop w:val="0"/>
          <w:marBottom w:val="0"/>
          <w:divBdr>
            <w:top w:val="none" w:sz="0" w:space="0" w:color="auto"/>
            <w:left w:val="none" w:sz="0" w:space="0" w:color="auto"/>
            <w:bottom w:val="none" w:sz="0" w:space="0" w:color="auto"/>
            <w:right w:val="none" w:sz="0" w:space="0" w:color="auto"/>
          </w:divBdr>
        </w:div>
        <w:div w:id="1802647802">
          <w:marLeft w:val="480"/>
          <w:marRight w:val="0"/>
          <w:marTop w:val="0"/>
          <w:marBottom w:val="0"/>
          <w:divBdr>
            <w:top w:val="none" w:sz="0" w:space="0" w:color="auto"/>
            <w:left w:val="none" w:sz="0" w:space="0" w:color="auto"/>
            <w:bottom w:val="none" w:sz="0" w:space="0" w:color="auto"/>
            <w:right w:val="none" w:sz="0" w:space="0" w:color="auto"/>
          </w:divBdr>
        </w:div>
        <w:div w:id="1842237774">
          <w:marLeft w:val="480"/>
          <w:marRight w:val="0"/>
          <w:marTop w:val="0"/>
          <w:marBottom w:val="0"/>
          <w:divBdr>
            <w:top w:val="none" w:sz="0" w:space="0" w:color="auto"/>
            <w:left w:val="none" w:sz="0" w:space="0" w:color="auto"/>
            <w:bottom w:val="none" w:sz="0" w:space="0" w:color="auto"/>
            <w:right w:val="none" w:sz="0" w:space="0" w:color="auto"/>
          </w:divBdr>
        </w:div>
        <w:div w:id="1887064291">
          <w:marLeft w:val="480"/>
          <w:marRight w:val="0"/>
          <w:marTop w:val="0"/>
          <w:marBottom w:val="0"/>
          <w:divBdr>
            <w:top w:val="none" w:sz="0" w:space="0" w:color="auto"/>
            <w:left w:val="none" w:sz="0" w:space="0" w:color="auto"/>
            <w:bottom w:val="none" w:sz="0" w:space="0" w:color="auto"/>
            <w:right w:val="none" w:sz="0" w:space="0" w:color="auto"/>
          </w:divBdr>
        </w:div>
        <w:div w:id="1944150591">
          <w:marLeft w:val="480"/>
          <w:marRight w:val="0"/>
          <w:marTop w:val="0"/>
          <w:marBottom w:val="0"/>
          <w:divBdr>
            <w:top w:val="none" w:sz="0" w:space="0" w:color="auto"/>
            <w:left w:val="none" w:sz="0" w:space="0" w:color="auto"/>
            <w:bottom w:val="none" w:sz="0" w:space="0" w:color="auto"/>
            <w:right w:val="none" w:sz="0" w:space="0" w:color="auto"/>
          </w:divBdr>
        </w:div>
        <w:div w:id="2021001086">
          <w:marLeft w:val="480"/>
          <w:marRight w:val="0"/>
          <w:marTop w:val="0"/>
          <w:marBottom w:val="0"/>
          <w:divBdr>
            <w:top w:val="none" w:sz="0" w:space="0" w:color="auto"/>
            <w:left w:val="none" w:sz="0" w:space="0" w:color="auto"/>
            <w:bottom w:val="none" w:sz="0" w:space="0" w:color="auto"/>
            <w:right w:val="none" w:sz="0" w:space="0" w:color="auto"/>
          </w:divBdr>
        </w:div>
        <w:div w:id="2080247241">
          <w:marLeft w:val="480"/>
          <w:marRight w:val="0"/>
          <w:marTop w:val="0"/>
          <w:marBottom w:val="0"/>
          <w:divBdr>
            <w:top w:val="none" w:sz="0" w:space="0" w:color="auto"/>
            <w:left w:val="none" w:sz="0" w:space="0" w:color="auto"/>
            <w:bottom w:val="none" w:sz="0" w:space="0" w:color="auto"/>
            <w:right w:val="none" w:sz="0" w:space="0" w:color="auto"/>
          </w:divBdr>
        </w:div>
        <w:div w:id="2142262745">
          <w:marLeft w:val="480"/>
          <w:marRight w:val="0"/>
          <w:marTop w:val="0"/>
          <w:marBottom w:val="0"/>
          <w:divBdr>
            <w:top w:val="none" w:sz="0" w:space="0" w:color="auto"/>
            <w:left w:val="none" w:sz="0" w:space="0" w:color="auto"/>
            <w:bottom w:val="none" w:sz="0" w:space="0" w:color="auto"/>
            <w:right w:val="none" w:sz="0" w:space="0" w:color="auto"/>
          </w:divBdr>
        </w:div>
      </w:divsChild>
    </w:div>
    <w:div w:id="986278856">
      <w:marLeft w:val="640"/>
      <w:marRight w:val="0"/>
      <w:marTop w:val="0"/>
      <w:marBottom w:val="0"/>
      <w:divBdr>
        <w:top w:val="none" w:sz="0" w:space="0" w:color="auto"/>
        <w:left w:val="none" w:sz="0" w:space="0" w:color="auto"/>
        <w:bottom w:val="none" w:sz="0" w:space="0" w:color="auto"/>
        <w:right w:val="none" w:sz="0" w:space="0" w:color="auto"/>
      </w:divBdr>
    </w:div>
    <w:div w:id="987173008">
      <w:bodyDiv w:val="1"/>
      <w:marLeft w:val="0"/>
      <w:marRight w:val="0"/>
      <w:marTop w:val="0"/>
      <w:marBottom w:val="0"/>
      <w:divBdr>
        <w:top w:val="none" w:sz="0" w:space="0" w:color="auto"/>
        <w:left w:val="none" w:sz="0" w:space="0" w:color="auto"/>
        <w:bottom w:val="none" w:sz="0" w:space="0" w:color="auto"/>
        <w:right w:val="none" w:sz="0" w:space="0" w:color="auto"/>
      </w:divBdr>
      <w:divsChild>
        <w:div w:id="4671291">
          <w:marLeft w:val="480"/>
          <w:marRight w:val="0"/>
          <w:marTop w:val="0"/>
          <w:marBottom w:val="0"/>
          <w:divBdr>
            <w:top w:val="none" w:sz="0" w:space="0" w:color="auto"/>
            <w:left w:val="none" w:sz="0" w:space="0" w:color="auto"/>
            <w:bottom w:val="none" w:sz="0" w:space="0" w:color="auto"/>
            <w:right w:val="none" w:sz="0" w:space="0" w:color="auto"/>
          </w:divBdr>
        </w:div>
        <w:div w:id="18624649">
          <w:marLeft w:val="480"/>
          <w:marRight w:val="0"/>
          <w:marTop w:val="0"/>
          <w:marBottom w:val="0"/>
          <w:divBdr>
            <w:top w:val="none" w:sz="0" w:space="0" w:color="auto"/>
            <w:left w:val="none" w:sz="0" w:space="0" w:color="auto"/>
            <w:bottom w:val="none" w:sz="0" w:space="0" w:color="auto"/>
            <w:right w:val="none" w:sz="0" w:space="0" w:color="auto"/>
          </w:divBdr>
        </w:div>
        <w:div w:id="30033685">
          <w:marLeft w:val="480"/>
          <w:marRight w:val="0"/>
          <w:marTop w:val="0"/>
          <w:marBottom w:val="0"/>
          <w:divBdr>
            <w:top w:val="none" w:sz="0" w:space="0" w:color="auto"/>
            <w:left w:val="none" w:sz="0" w:space="0" w:color="auto"/>
            <w:bottom w:val="none" w:sz="0" w:space="0" w:color="auto"/>
            <w:right w:val="none" w:sz="0" w:space="0" w:color="auto"/>
          </w:divBdr>
        </w:div>
        <w:div w:id="63376913">
          <w:marLeft w:val="480"/>
          <w:marRight w:val="0"/>
          <w:marTop w:val="0"/>
          <w:marBottom w:val="0"/>
          <w:divBdr>
            <w:top w:val="none" w:sz="0" w:space="0" w:color="auto"/>
            <w:left w:val="none" w:sz="0" w:space="0" w:color="auto"/>
            <w:bottom w:val="none" w:sz="0" w:space="0" w:color="auto"/>
            <w:right w:val="none" w:sz="0" w:space="0" w:color="auto"/>
          </w:divBdr>
        </w:div>
        <w:div w:id="80612337">
          <w:marLeft w:val="480"/>
          <w:marRight w:val="0"/>
          <w:marTop w:val="0"/>
          <w:marBottom w:val="0"/>
          <w:divBdr>
            <w:top w:val="none" w:sz="0" w:space="0" w:color="auto"/>
            <w:left w:val="none" w:sz="0" w:space="0" w:color="auto"/>
            <w:bottom w:val="none" w:sz="0" w:space="0" w:color="auto"/>
            <w:right w:val="none" w:sz="0" w:space="0" w:color="auto"/>
          </w:divBdr>
        </w:div>
        <w:div w:id="137192148">
          <w:marLeft w:val="480"/>
          <w:marRight w:val="0"/>
          <w:marTop w:val="0"/>
          <w:marBottom w:val="0"/>
          <w:divBdr>
            <w:top w:val="none" w:sz="0" w:space="0" w:color="auto"/>
            <w:left w:val="none" w:sz="0" w:space="0" w:color="auto"/>
            <w:bottom w:val="none" w:sz="0" w:space="0" w:color="auto"/>
            <w:right w:val="none" w:sz="0" w:space="0" w:color="auto"/>
          </w:divBdr>
        </w:div>
        <w:div w:id="144127123">
          <w:marLeft w:val="480"/>
          <w:marRight w:val="0"/>
          <w:marTop w:val="0"/>
          <w:marBottom w:val="0"/>
          <w:divBdr>
            <w:top w:val="none" w:sz="0" w:space="0" w:color="auto"/>
            <w:left w:val="none" w:sz="0" w:space="0" w:color="auto"/>
            <w:bottom w:val="none" w:sz="0" w:space="0" w:color="auto"/>
            <w:right w:val="none" w:sz="0" w:space="0" w:color="auto"/>
          </w:divBdr>
        </w:div>
        <w:div w:id="146820683">
          <w:marLeft w:val="480"/>
          <w:marRight w:val="0"/>
          <w:marTop w:val="0"/>
          <w:marBottom w:val="0"/>
          <w:divBdr>
            <w:top w:val="none" w:sz="0" w:space="0" w:color="auto"/>
            <w:left w:val="none" w:sz="0" w:space="0" w:color="auto"/>
            <w:bottom w:val="none" w:sz="0" w:space="0" w:color="auto"/>
            <w:right w:val="none" w:sz="0" w:space="0" w:color="auto"/>
          </w:divBdr>
        </w:div>
        <w:div w:id="158691426">
          <w:marLeft w:val="480"/>
          <w:marRight w:val="0"/>
          <w:marTop w:val="0"/>
          <w:marBottom w:val="0"/>
          <w:divBdr>
            <w:top w:val="none" w:sz="0" w:space="0" w:color="auto"/>
            <w:left w:val="none" w:sz="0" w:space="0" w:color="auto"/>
            <w:bottom w:val="none" w:sz="0" w:space="0" w:color="auto"/>
            <w:right w:val="none" w:sz="0" w:space="0" w:color="auto"/>
          </w:divBdr>
        </w:div>
        <w:div w:id="224491412">
          <w:marLeft w:val="480"/>
          <w:marRight w:val="0"/>
          <w:marTop w:val="0"/>
          <w:marBottom w:val="0"/>
          <w:divBdr>
            <w:top w:val="none" w:sz="0" w:space="0" w:color="auto"/>
            <w:left w:val="none" w:sz="0" w:space="0" w:color="auto"/>
            <w:bottom w:val="none" w:sz="0" w:space="0" w:color="auto"/>
            <w:right w:val="none" w:sz="0" w:space="0" w:color="auto"/>
          </w:divBdr>
        </w:div>
        <w:div w:id="368263210">
          <w:marLeft w:val="480"/>
          <w:marRight w:val="0"/>
          <w:marTop w:val="0"/>
          <w:marBottom w:val="0"/>
          <w:divBdr>
            <w:top w:val="none" w:sz="0" w:space="0" w:color="auto"/>
            <w:left w:val="none" w:sz="0" w:space="0" w:color="auto"/>
            <w:bottom w:val="none" w:sz="0" w:space="0" w:color="auto"/>
            <w:right w:val="none" w:sz="0" w:space="0" w:color="auto"/>
          </w:divBdr>
        </w:div>
        <w:div w:id="376585951">
          <w:marLeft w:val="480"/>
          <w:marRight w:val="0"/>
          <w:marTop w:val="0"/>
          <w:marBottom w:val="0"/>
          <w:divBdr>
            <w:top w:val="none" w:sz="0" w:space="0" w:color="auto"/>
            <w:left w:val="none" w:sz="0" w:space="0" w:color="auto"/>
            <w:bottom w:val="none" w:sz="0" w:space="0" w:color="auto"/>
            <w:right w:val="none" w:sz="0" w:space="0" w:color="auto"/>
          </w:divBdr>
        </w:div>
        <w:div w:id="386228466">
          <w:marLeft w:val="480"/>
          <w:marRight w:val="0"/>
          <w:marTop w:val="0"/>
          <w:marBottom w:val="0"/>
          <w:divBdr>
            <w:top w:val="none" w:sz="0" w:space="0" w:color="auto"/>
            <w:left w:val="none" w:sz="0" w:space="0" w:color="auto"/>
            <w:bottom w:val="none" w:sz="0" w:space="0" w:color="auto"/>
            <w:right w:val="none" w:sz="0" w:space="0" w:color="auto"/>
          </w:divBdr>
        </w:div>
        <w:div w:id="431899057">
          <w:marLeft w:val="480"/>
          <w:marRight w:val="0"/>
          <w:marTop w:val="0"/>
          <w:marBottom w:val="0"/>
          <w:divBdr>
            <w:top w:val="none" w:sz="0" w:space="0" w:color="auto"/>
            <w:left w:val="none" w:sz="0" w:space="0" w:color="auto"/>
            <w:bottom w:val="none" w:sz="0" w:space="0" w:color="auto"/>
            <w:right w:val="none" w:sz="0" w:space="0" w:color="auto"/>
          </w:divBdr>
        </w:div>
        <w:div w:id="484664599">
          <w:marLeft w:val="480"/>
          <w:marRight w:val="0"/>
          <w:marTop w:val="0"/>
          <w:marBottom w:val="0"/>
          <w:divBdr>
            <w:top w:val="none" w:sz="0" w:space="0" w:color="auto"/>
            <w:left w:val="none" w:sz="0" w:space="0" w:color="auto"/>
            <w:bottom w:val="none" w:sz="0" w:space="0" w:color="auto"/>
            <w:right w:val="none" w:sz="0" w:space="0" w:color="auto"/>
          </w:divBdr>
        </w:div>
        <w:div w:id="486633007">
          <w:marLeft w:val="480"/>
          <w:marRight w:val="0"/>
          <w:marTop w:val="0"/>
          <w:marBottom w:val="0"/>
          <w:divBdr>
            <w:top w:val="none" w:sz="0" w:space="0" w:color="auto"/>
            <w:left w:val="none" w:sz="0" w:space="0" w:color="auto"/>
            <w:bottom w:val="none" w:sz="0" w:space="0" w:color="auto"/>
            <w:right w:val="none" w:sz="0" w:space="0" w:color="auto"/>
          </w:divBdr>
        </w:div>
        <w:div w:id="499664450">
          <w:marLeft w:val="480"/>
          <w:marRight w:val="0"/>
          <w:marTop w:val="0"/>
          <w:marBottom w:val="0"/>
          <w:divBdr>
            <w:top w:val="none" w:sz="0" w:space="0" w:color="auto"/>
            <w:left w:val="none" w:sz="0" w:space="0" w:color="auto"/>
            <w:bottom w:val="none" w:sz="0" w:space="0" w:color="auto"/>
            <w:right w:val="none" w:sz="0" w:space="0" w:color="auto"/>
          </w:divBdr>
        </w:div>
        <w:div w:id="499737702">
          <w:marLeft w:val="480"/>
          <w:marRight w:val="0"/>
          <w:marTop w:val="0"/>
          <w:marBottom w:val="0"/>
          <w:divBdr>
            <w:top w:val="none" w:sz="0" w:space="0" w:color="auto"/>
            <w:left w:val="none" w:sz="0" w:space="0" w:color="auto"/>
            <w:bottom w:val="none" w:sz="0" w:space="0" w:color="auto"/>
            <w:right w:val="none" w:sz="0" w:space="0" w:color="auto"/>
          </w:divBdr>
        </w:div>
        <w:div w:id="522403948">
          <w:marLeft w:val="480"/>
          <w:marRight w:val="0"/>
          <w:marTop w:val="0"/>
          <w:marBottom w:val="0"/>
          <w:divBdr>
            <w:top w:val="none" w:sz="0" w:space="0" w:color="auto"/>
            <w:left w:val="none" w:sz="0" w:space="0" w:color="auto"/>
            <w:bottom w:val="none" w:sz="0" w:space="0" w:color="auto"/>
            <w:right w:val="none" w:sz="0" w:space="0" w:color="auto"/>
          </w:divBdr>
        </w:div>
        <w:div w:id="612978271">
          <w:marLeft w:val="480"/>
          <w:marRight w:val="0"/>
          <w:marTop w:val="0"/>
          <w:marBottom w:val="0"/>
          <w:divBdr>
            <w:top w:val="none" w:sz="0" w:space="0" w:color="auto"/>
            <w:left w:val="none" w:sz="0" w:space="0" w:color="auto"/>
            <w:bottom w:val="none" w:sz="0" w:space="0" w:color="auto"/>
            <w:right w:val="none" w:sz="0" w:space="0" w:color="auto"/>
          </w:divBdr>
        </w:div>
        <w:div w:id="643395729">
          <w:marLeft w:val="480"/>
          <w:marRight w:val="0"/>
          <w:marTop w:val="0"/>
          <w:marBottom w:val="0"/>
          <w:divBdr>
            <w:top w:val="none" w:sz="0" w:space="0" w:color="auto"/>
            <w:left w:val="none" w:sz="0" w:space="0" w:color="auto"/>
            <w:bottom w:val="none" w:sz="0" w:space="0" w:color="auto"/>
            <w:right w:val="none" w:sz="0" w:space="0" w:color="auto"/>
          </w:divBdr>
        </w:div>
        <w:div w:id="663506611">
          <w:marLeft w:val="480"/>
          <w:marRight w:val="0"/>
          <w:marTop w:val="0"/>
          <w:marBottom w:val="0"/>
          <w:divBdr>
            <w:top w:val="none" w:sz="0" w:space="0" w:color="auto"/>
            <w:left w:val="none" w:sz="0" w:space="0" w:color="auto"/>
            <w:bottom w:val="none" w:sz="0" w:space="0" w:color="auto"/>
            <w:right w:val="none" w:sz="0" w:space="0" w:color="auto"/>
          </w:divBdr>
        </w:div>
        <w:div w:id="678242172">
          <w:marLeft w:val="480"/>
          <w:marRight w:val="0"/>
          <w:marTop w:val="0"/>
          <w:marBottom w:val="0"/>
          <w:divBdr>
            <w:top w:val="none" w:sz="0" w:space="0" w:color="auto"/>
            <w:left w:val="none" w:sz="0" w:space="0" w:color="auto"/>
            <w:bottom w:val="none" w:sz="0" w:space="0" w:color="auto"/>
            <w:right w:val="none" w:sz="0" w:space="0" w:color="auto"/>
          </w:divBdr>
        </w:div>
        <w:div w:id="718162681">
          <w:marLeft w:val="480"/>
          <w:marRight w:val="0"/>
          <w:marTop w:val="0"/>
          <w:marBottom w:val="0"/>
          <w:divBdr>
            <w:top w:val="none" w:sz="0" w:space="0" w:color="auto"/>
            <w:left w:val="none" w:sz="0" w:space="0" w:color="auto"/>
            <w:bottom w:val="none" w:sz="0" w:space="0" w:color="auto"/>
            <w:right w:val="none" w:sz="0" w:space="0" w:color="auto"/>
          </w:divBdr>
        </w:div>
        <w:div w:id="750078880">
          <w:marLeft w:val="480"/>
          <w:marRight w:val="0"/>
          <w:marTop w:val="0"/>
          <w:marBottom w:val="0"/>
          <w:divBdr>
            <w:top w:val="none" w:sz="0" w:space="0" w:color="auto"/>
            <w:left w:val="none" w:sz="0" w:space="0" w:color="auto"/>
            <w:bottom w:val="none" w:sz="0" w:space="0" w:color="auto"/>
            <w:right w:val="none" w:sz="0" w:space="0" w:color="auto"/>
          </w:divBdr>
        </w:div>
        <w:div w:id="756637113">
          <w:marLeft w:val="480"/>
          <w:marRight w:val="0"/>
          <w:marTop w:val="0"/>
          <w:marBottom w:val="0"/>
          <w:divBdr>
            <w:top w:val="none" w:sz="0" w:space="0" w:color="auto"/>
            <w:left w:val="none" w:sz="0" w:space="0" w:color="auto"/>
            <w:bottom w:val="none" w:sz="0" w:space="0" w:color="auto"/>
            <w:right w:val="none" w:sz="0" w:space="0" w:color="auto"/>
          </w:divBdr>
        </w:div>
        <w:div w:id="772240207">
          <w:marLeft w:val="480"/>
          <w:marRight w:val="0"/>
          <w:marTop w:val="0"/>
          <w:marBottom w:val="0"/>
          <w:divBdr>
            <w:top w:val="none" w:sz="0" w:space="0" w:color="auto"/>
            <w:left w:val="none" w:sz="0" w:space="0" w:color="auto"/>
            <w:bottom w:val="none" w:sz="0" w:space="0" w:color="auto"/>
            <w:right w:val="none" w:sz="0" w:space="0" w:color="auto"/>
          </w:divBdr>
        </w:div>
        <w:div w:id="775564882">
          <w:marLeft w:val="480"/>
          <w:marRight w:val="0"/>
          <w:marTop w:val="0"/>
          <w:marBottom w:val="0"/>
          <w:divBdr>
            <w:top w:val="none" w:sz="0" w:space="0" w:color="auto"/>
            <w:left w:val="none" w:sz="0" w:space="0" w:color="auto"/>
            <w:bottom w:val="none" w:sz="0" w:space="0" w:color="auto"/>
            <w:right w:val="none" w:sz="0" w:space="0" w:color="auto"/>
          </w:divBdr>
        </w:div>
        <w:div w:id="797726541">
          <w:marLeft w:val="480"/>
          <w:marRight w:val="0"/>
          <w:marTop w:val="0"/>
          <w:marBottom w:val="0"/>
          <w:divBdr>
            <w:top w:val="none" w:sz="0" w:space="0" w:color="auto"/>
            <w:left w:val="none" w:sz="0" w:space="0" w:color="auto"/>
            <w:bottom w:val="none" w:sz="0" w:space="0" w:color="auto"/>
            <w:right w:val="none" w:sz="0" w:space="0" w:color="auto"/>
          </w:divBdr>
        </w:div>
        <w:div w:id="850994672">
          <w:marLeft w:val="480"/>
          <w:marRight w:val="0"/>
          <w:marTop w:val="0"/>
          <w:marBottom w:val="0"/>
          <w:divBdr>
            <w:top w:val="none" w:sz="0" w:space="0" w:color="auto"/>
            <w:left w:val="none" w:sz="0" w:space="0" w:color="auto"/>
            <w:bottom w:val="none" w:sz="0" w:space="0" w:color="auto"/>
            <w:right w:val="none" w:sz="0" w:space="0" w:color="auto"/>
          </w:divBdr>
        </w:div>
        <w:div w:id="859929233">
          <w:marLeft w:val="480"/>
          <w:marRight w:val="0"/>
          <w:marTop w:val="0"/>
          <w:marBottom w:val="0"/>
          <w:divBdr>
            <w:top w:val="none" w:sz="0" w:space="0" w:color="auto"/>
            <w:left w:val="none" w:sz="0" w:space="0" w:color="auto"/>
            <w:bottom w:val="none" w:sz="0" w:space="0" w:color="auto"/>
            <w:right w:val="none" w:sz="0" w:space="0" w:color="auto"/>
          </w:divBdr>
        </w:div>
        <w:div w:id="877622215">
          <w:marLeft w:val="480"/>
          <w:marRight w:val="0"/>
          <w:marTop w:val="0"/>
          <w:marBottom w:val="0"/>
          <w:divBdr>
            <w:top w:val="none" w:sz="0" w:space="0" w:color="auto"/>
            <w:left w:val="none" w:sz="0" w:space="0" w:color="auto"/>
            <w:bottom w:val="none" w:sz="0" w:space="0" w:color="auto"/>
            <w:right w:val="none" w:sz="0" w:space="0" w:color="auto"/>
          </w:divBdr>
        </w:div>
        <w:div w:id="933511509">
          <w:marLeft w:val="480"/>
          <w:marRight w:val="0"/>
          <w:marTop w:val="0"/>
          <w:marBottom w:val="0"/>
          <w:divBdr>
            <w:top w:val="none" w:sz="0" w:space="0" w:color="auto"/>
            <w:left w:val="none" w:sz="0" w:space="0" w:color="auto"/>
            <w:bottom w:val="none" w:sz="0" w:space="0" w:color="auto"/>
            <w:right w:val="none" w:sz="0" w:space="0" w:color="auto"/>
          </w:divBdr>
        </w:div>
        <w:div w:id="960764666">
          <w:marLeft w:val="480"/>
          <w:marRight w:val="0"/>
          <w:marTop w:val="0"/>
          <w:marBottom w:val="0"/>
          <w:divBdr>
            <w:top w:val="none" w:sz="0" w:space="0" w:color="auto"/>
            <w:left w:val="none" w:sz="0" w:space="0" w:color="auto"/>
            <w:bottom w:val="none" w:sz="0" w:space="0" w:color="auto"/>
            <w:right w:val="none" w:sz="0" w:space="0" w:color="auto"/>
          </w:divBdr>
        </w:div>
        <w:div w:id="1013990725">
          <w:marLeft w:val="480"/>
          <w:marRight w:val="0"/>
          <w:marTop w:val="0"/>
          <w:marBottom w:val="0"/>
          <w:divBdr>
            <w:top w:val="none" w:sz="0" w:space="0" w:color="auto"/>
            <w:left w:val="none" w:sz="0" w:space="0" w:color="auto"/>
            <w:bottom w:val="none" w:sz="0" w:space="0" w:color="auto"/>
            <w:right w:val="none" w:sz="0" w:space="0" w:color="auto"/>
          </w:divBdr>
        </w:div>
        <w:div w:id="1019698257">
          <w:marLeft w:val="480"/>
          <w:marRight w:val="0"/>
          <w:marTop w:val="0"/>
          <w:marBottom w:val="0"/>
          <w:divBdr>
            <w:top w:val="none" w:sz="0" w:space="0" w:color="auto"/>
            <w:left w:val="none" w:sz="0" w:space="0" w:color="auto"/>
            <w:bottom w:val="none" w:sz="0" w:space="0" w:color="auto"/>
            <w:right w:val="none" w:sz="0" w:space="0" w:color="auto"/>
          </w:divBdr>
        </w:div>
        <w:div w:id="1122262315">
          <w:marLeft w:val="480"/>
          <w:marRight w:val="0"/>
          <w:marTop w:val="0"/>
          <w:marBottom w:val="0"/>
          <w:divBdr>
            <w:top w:val="none" w:sz="0" w:space="0" w:color="auto"/>
            <w:left w:val="none" w:sz="0" w:space="0" w:color="auto"/>
            <w:bottom w:val="none" w:sz="0" w:space="0" w:color="auto"/>
            <w:right w:val="none" w:sz="0" w:space="0" w:color="auto"/>
          </w:divBdr>
        </w:div>
        <w:div w:id="1176459234">
          <w:marLeft w:val="480"/>
          <w:marRight w:val="0"/>
          <w:marTop w:val="0"/>
          <w:marBottom w:val="0"/>
          <w:divBdr>
            <w:top w:val="none" w:sz="0" w:space="0" w:color="auto"/>
            <w:left w:val="none" w:sz="0" w:space="0" w:color="auto"/>
            <w:bottom w:val="none" w:sz="0" w:space="0" w:color="auto"/>
            <w:right w:val="none" w:sz="0" w:space="0" w:color="auto"/>
          </w:divBdr>
        </w:div>
        <w:div w:id="1177035339">
          <w:marLeft w:val="480"/>
          <w:marRight w:val="0"/>
          <w:marTop w:val="0"/>
          <w:marBottom w:val="0"/>
          <w:divBdr>
            <w:top w:val="none" w:sz="0" w:space="0" w:color="auto"/>
            <w:left w:val="none" w:sz="0" w:space="0" w:color="auto"/>
            <w:bottom w:val="none" w:sz="0" w:space="0" w:color="auto"/>
            <w:right w:val="none" w:sz="0" w:space="0" w:color="auto"/>
          </w:divBdr>
        </w:div>
        <w:div w:id="1183518456">
          <w:marLeft w:val="480"/>
          <w:marRight w:val="0"/>
          <w:marTop w:val="0"/>
          <w:marBottom w:val="0"/>
          <w:divBdr>
            <w:top w:val="none" w:sz="0" w:space="0" w:color="auto"/>
            <w:left w:val="none" w:sz="0" w:space="0" w:color="auto"/>
            <w:bottom w:val="none" w:sz="0" w:space="0" w:color="auto"/>
            <w:right w:val="none" w:sz="0" w:space="0" w:color="auto"/>
          </w:divBdr>
        </w:div>
        <w:div w:id="1185703621">
          <w:marLeft w:val="480"/>
          <w:marRight w:val="0"/>
          <w:marTop w:val="0"/>
          <w:marBottom w:val="0"/>
          <w:divBdr>
            <w:top w:val="none" w:sz="0" w:space="0" w:color="auto"/>
            <w:left w:val="none" w:sz="0" w:space="0" w:color="auto"/>
            <w:bottom w:val="none" w:sz="0" w:space="0" w:color="auto"/>
            <w:right w:val="none" w:sz="0" w:space="0" w:color="auto"/>
          </w:divBdr>
        </w:div>
        <w:div w:id="1213150541">
          <w:marLeft w:val="480"/>
          <w:marRight w:val="0"/>
          <w:marTop w:val="0"/>
          <w:marBottom w:val="0"/>
          <w:divBdr>
            <w:top w:val="none" w:sz="0" w:space="0" w:color="auto"/>
            <w:left w:val="none" w:sz="0" w:space="0" w:color="auto"/>
            <w:bottom w:val="none" w:sz="0" w:space="0" w:color="auto"/>
            <w:right w:val="none" w:sz="0" w:space="0" w:color="auto"/>
          </w:divBdr>
        </w:div>
        <w:div w:id="1226912373">
          <w:marLeft w:val="480"/>
          <w:marRight w:val="0"/>
          <w:marTop w:val="0"/>
          <w:marBottom w:val="0"/>
          <w:divBdr>
            <w:top w:val="none" w:sz="0" w:space="0" w:color="auto"/>
            <w:left w:val="none" w:sz="0" w:space="0" w:color="auto"/>
            <w:bottom w:val="none" w:sz="0" w:space="0" w:color="auto"/>
            <w:right w:val="none" w:sz="0" w:space="0" w:color="auto"/>
          </w:divBdr>
        </w:div>
        <w:div w:id="1251424080">
          <w:marLeft w:val="480"/>
          <w:marRight w:val="0"/>
          <w:marTop w:val="0"/>
          <w:marBottom w:val="0"/>
          <w:divBdr>
            <w:top w:val="none" w:sz="0" w:space="0" w:color="auto"/>
            <w:left w:val="none" w:sz="0" w:space="0" w:color="auto"/>
            <w:bottom w:val="none" w:sz="0" w:space="0" w:color="auto"/>
            <w:right w:val="none" w:sz="0" w:space="0" w:color="auto"/>
          </w:divBdr>
        </w:div>
        <w:div w:id="1273169202">
          <w:marLeft w:val="480"/>
          <w:marRight w:val="0"/>
          <w:marTop w:val="0"/>
          <w:marBottom w:val="0"/>
          <w:divBdr>
            <w:top w:val="none" w:sz="0" w:space="0" w:color="auto"/>
            <w:left w:val="none" w:sz="0" w:space="0" w:color="auto"/>
            <w:bottom w:val="none" w:sz="0" w:space="0" w:color="auto"/>
            <w:right w:val="none" w:sz="0" w:space="0" w:color="auto"/>
          </w:divBdr>
        </w:div>
        <w:div w:id="1276910410">
          <w:marLeft w:val="480"/>
          <w:marRight w:val="0"/>
          <w:marTop w:val="0"/>
          <w:marBottom w:val="0"/>
          <w:divBdr>
            <w:top w:val="none" w:sz="0" w:space="0" w:color="auto"/>
            <w:left w:val="none" w:sz="0" w:space="0" w:color="auto"/>
            <w:bottom w:val="none" w:sz="0" w:space="0" w:color="auto"/>
            <w:right w:val="none" w:sz="0" w:space="0" w:color="auto"/>
          </w:divBdr>
        </w:div>
        <w:div w:id="1381973396">
          <w:marLeft w:val="480"/>
          <w:marRight w:val="0"/>
          <w:marTop w:val="0"/>
          <w:marBottom w:val="0"/>
          <w:divBdr>
            <w:top w:val="none" w:sz="0" w:space="0" w:color="auto"/>
            <w:left w:val="none" w:sz="0" w:space="0" w:color="auto"/>
            <w:bottom w:val="none" w:sz="0" w:space="0" w:color="auto"/>
            <w:right w:val="none" w:sz="0" w:space="0" w:color="auto"/>
          </w:divBdr>
        </w:div>
        <w:div w:id="1454326226">
          <w:marLeft w:val="480"/>
          <w:marRight w:val="0"/>
          <w:marTop w:val="0"/>
          <w:marBottom w:val="0"/>
          <w:divBdr>
            <w:top w:val="none" w:sz="0" w:space="0" w:color="auto"/>
            <w:left w:val="none" w:sz="0" w:space="0" w:color="auto"/>
            <w:bottom w:val="none" w:sz="0" w:space="0" w:color="auto"/>
            <w:right w:val="none" w:sz="0" w:space="0" w:color="auto"/>
          </w:divBdr>
        </w:div>
        <w:div w:id="1489442834">
          <w:marLeft w:val="480"/>
          <w:marRight w:val="0"/>
          <w:marTop w:val="0"/>
          <w:marBottom w:val="0"/>
          <w:divBdr>
            <w:top w:val="none" w:sz="0" w:space="0" w:color="auto"/>
            <w:left w:val="none" w:sz="0" w:space="0" w:color="auto"/>
            <w:bottom w:val="none" w:sz="0" w:space="0" w:color="auto"/>
            <w:right w:val="none" w:sz="0" w:space="0" w:color="auto"/>
          </w:divBdr>
        </w:div>
        <w:div w:id="1492451803">
          <w:marLeft w:val="480"/>
          <w:marRight w:val="0"/>
          <w:marTop w:val="0"/>
          <w:marBottom w:val="0"/>
          <w:divBdr>
            <w:top w:val="none" w:sz="0" w:space="0" w:color="auto"/>
            <w:left w:val="none" w:sz="0" w:space="0" w:color="auto"/>
            <w:bottom w:val="none" w:sz="0" w:space="0" w:color="auto"/>
            <w:right w:val="none" w:sz="0" w:space="0" w:color="auto"/>
          </w:divBdr>
        </w:div>
        <w:div w:id="1492793474">
          <w:marLeft w:val="480"/>
          <w:marRight w:val="0"/>
          <w:marTop w:val="0"/>
          <w:marBottom w:val="0"/>
          <w:divBdr>
            <w:top w:val="none" w:sz="0" w:space="0" w:color="auto"/>
            <w:left w:val="none" w:sz="0" w:space="0" w:color="auto"/>
            <w:bottom w:val="none" w:sz="0" w:space="0" w:color="auto"/>
            <w:right w:val="none" w:sz="0" w:space="0" w:color="auto"/>
          </w:divBdr>
        </w:div>
        <w:div w:id="1492940886">
          <w:marLeft w:val="480"/>
          <w:marRight w:val="0"/>
          <w:marTop w:val="0"/>
          <w:marBottom w:val="0"/>
          <w:divBdr>
            <w:top w:val="none" w:sz="0" w:space="0" w:color="auto"/>
            <w:left w:val="none" w:sz="0" w:space="0" w:color="auto"/>
            <w:bottom w:val="none" w:sz="0" w:space="0" w:color="auto"/>
            <w:right w:val="none" w:sz="0" w:space="0" w:color="auto"/>
          </w:divBdr>
        </w:div>
        <w:div w:id="1502963339">
          <w:marLeft w:val="480"/>
          <w:marRight w:val="0"/>
          <w:marTop w:val="0"/>
          <w:marBottom w:val="0"/>
          <w:divBdr>
            <w:top w:val="none" w:sz="0" w:space="0" w:color="auto"/>
            <w:left w:val="none" w:sz="0" w:space="0" w:color="auto"/>
            <w:bottom w:val="none" w:sz="0" w:space="0" w:color="auto"/>
            <w:right w:val="none" w:sz="0" w:space="0" w:color="auto"/>
          </w:divBdr>
        </w:div>
        <w:div w:id="1510948373">
          <w:marLeft w:val="480"/>
          <w:marRight w:val="0"/>
          <w:marTop w:val="0"/>
          <w:marBottom w:val="0"/>
          <w:divBdr>
            <w:top w:val="none" w:sz="0" w:space="0" w:color="auto"/>
            <w:left w:val="none" w:sz="0" w:space="0" w:color="auto"/>
            <w:bottom w:val="none" w:sz="0" w:space="0" w:color="auto"/>
            <w:right w:val="none" w:sz="0" w:space="0" w:color="auto"/>
          </w:divBdr>
        </w:div>
        <w:div w:id="1707172091">
          <w:marLeft w:val="480"/>
          <w:marRight w:val="0"/>
          <w:marTop w:val="0"/>
          <w:marBottom w:val="0"/>
          <w:divBdr>
            <w:top w:val="none" w:sz="0" w:space="0" w:color="auto"/>
            <w:left w:val="none" w:sz="0" w:space="0" w:color="auto"/>
            <w:bottom w:val="none" w:sz="0" w:space="0" w:color="auto"/>
            <w:right w:val="none" w:sz="0" w:space="0" w:color="auto"/>
          </w:divBdr>
        </w:div>
        <w:div w:id="1710840091">
          <w:marLeft w:val="480"/>
          <w:marRight w:val="0"/>
          <w:marTop w:val="0"/>
          <w:marBottom w:val="0"/>
          <w:divBdr>
            <w:top w:val="none" w:sz="0" w:space="0" w:color="auto"/>
            <w:left w:val="none" w:sz="0" w:space="0" w:color="auto"/>
            <w:bottom w:val="none" w:sz="0" w:space="0" w:color="auto"/>
            <w:right w:val="none" w:sz="0" w:space="0" w:color="auto"/>
          </w:divBdr>
        </w:div>
        <w:div w:id="1724674633">
          <w:marLeft w:val="480"/>
          <w:marRight w:val="0"/>
          <w:marTop w:val="0"/>
          <w:marBottom w:val="0"/>
          <w:divBdr>
            <w:top w:val="none" w:sz="0" w:space="0" w:color="auto"/>
            <w:left w:val="none" w:sz="0" w:space="0" w:color="auto"/>
            <w:bottom w:val="none" w:sz="0" w:space="0" w:color="auto"/>
            <w:right w:val="none" w:sz="0" w:space="0" w:color="auto"/>
          </w:divBdr>
        </w:div>
        <w:div w:id="1754819617">
          <w:marLeft w:val="480"/>
          <w:marRight w:val="0"/>
          <w:marTop w:val="0"/>
          <w:marBottom w:val="0"/>
          <w:divBdr>
            <w:top w:val="none" w:sz="0" w:space="0" w:color="auto"/>
            <w:left w:val="none" w:sz="0" w:space="0" w:color="auto"/>
            <w:bottom w:val="none" w:sz="0" w:space="0" w:color="auto"/>
            <w:right w:val="none" w:sz="0" w:space="0" w:color="auto"/>
          </w:divBdr>
        </w:div>
        <w:div w:id="1816486337">
          <w:marLeft w:val="480"/>
          <w:marRight w:val="0"/>
          <w:marTop w:val="0"/>
          <w:marBottom w:val="0"/>
          <w:divBdr>
            <w:top w:val="none" w:sz="0" w:space="0" w:color="auto"/>
            <w:left w:val="none" w:sz="0" w:space="0" w:color="auto"/>
            <w:bottom w:val="none" w:sz="0" w:space="0" w:color="auto"/>
            <w:right w:val="none" w:sz="0" w:space="0" w:color="auto"/>
          </w:divBdr>
        </w:div>
        <w:div w:id="1934825023">
          <w:marLeft w:val="480"/>
          <w:marRight w:val="0"/>
          <w:marTop w:val="0"/>
          <w:marBottom w:val="0"/>
          <w:divBdr>
            <w:top w:val="none" w:sz="0" w:space="0" w:color="auto"/>
            <w:left w:val="none" w:sz="0" w:space="0" w:color="auto"/>
            <w:bottom w:val="none" w:sz="0" w:space="0" w:color="auto"/>
            <w:right w:val="none" w:sz="0" w:space="0" w:color="auto"/>
          </w:divBdr>
        </w:div>
        <w:div w:id="2004624573">
          <w:marLeft w:val="480"/>
          <w:marRight w:val="0"/>
          <w:marTop w:val="0"/>
          <w:marBottom w:val="0"/>
          <w:divBdr>
            <w:top w:val="none" w:sz="0" w:space="0" w:color="auto"/>
            <w:left w:val="none" w:sz="0" w:space="0" w:color="auto"/>
            <w:bottom w:val="none" w:sz="0" w:space="0" w:color="auto"/>
            <w:right w:val="none" w:sz="0" w:space="0" w:color="auto"/>
          </w:divBdr>
        </w:div>
        <w:div w:id="2019845922">
          <w:marLeft w:val="480"/>
          <w:marRight w:val="0"/>
          <w:marTop w:val="0"/>
          <w:marBottom w:val="0"/>
          <w:divBdr>
            <w:top w:val="none" w:sz="0" w:space="0" w:color="auto"/>
            <w:left w:val="none" w:sz="0" w:space="0" w:color="auto"/>
            <w:bottom w:val="none" w:sz="0" w:space="0" w:color="auto"/>
            <w:right w:val="none" w:sz="0" w:space="0" w:color="auto"/>
          </w:divBdr>
        </w:div>
        <w:div w:id="2053533923">
          <w:marLeft w:val="480"/>
          <w:marRight w:val="0"/>
          <w:marTop w:val="0"/>
          <w:marBottom w:val="0"/>
          <w:divBdr>
            <w:top w:val="none" w:sz="0" w:space="0" w:color="auto"/>
            <w:left w:val="none" w:sz="0" w:space="0" w:color="auto"/>
            <w:bottom w:val="none" w:sz="0" w:space="0" w:color="auto"/>
            <w:right w:val="none" w:sz="0" w:space="0" w:color="auto"/>
          </w:divBdr>
        </w:div>
        <w:div w:id="2065828649">
          <w:marLeft w:val="480"/>
          <w:marRight w:val="0"/>
          <w:marTop w:val="0"/>
          <w:marBottom w:val="0"/>
          <w:divBdr>
            <w:top w:val="none" w:sz="0" w:space="0" w:color="auto"/>
            <w:left w:val="none" w:sz="0" w:space="0" w:color="auto"/>
            <w:bottom w:val="none" w:sz="0" w:space="0" w:color="auto"/>
            <w:right w:val="none" w:sz="0" w:space="0" w:color="auto"/>
          </w:divBdr>
        </w:div>
        <w:div w:id="2089963676">
          <w:marLeft w:val="480"/>
          <w:marRight w:val="0"/>
          <w:marTop w:val="0"/>
          <w:marBottom w:val="0"/>
          <w:divBdr>
            <w:top w:val="none" w:sz="0" w:space="0" w:color="auto"/>
            <w:left w:val="none" w:sz="0" w:space="0" w:color="auto"/>
            <w:bottom w:val="none" w:sz="0" w:space="0" w:color="auto"/>
            <w:right w:val="none" w:sz="0" w:space="0" w:color="auto"/>
          </w:divBdr>
        </w:div>
        <w:div w:id="2090811809">
          <w:marLeft w:val="480"/>
          <w:marRight w:val="0"/>
          <w:marTop w:val="0"/>
          <w:marBottom w:val="0"/>
          <w:divBdr>
            <w:top w:val="none" w:sz="0" w:space="0" w:color="auto"/>
            <w:left w:val="none" w:sz="0" w:space="0" w:color="auto"/>
            <w:bottom w:val="none" w:sz="0" w:space="0" w:color="auto"/>
            <w:right w:val="none" w:sz="0" w:space="0" w:color="auto"/>
          </w:divBdr>
        </w:div>
        <w:div w:id="2121756062">
          <w:marLeft w:val="480"/>
          <w:marRight w:val="0"/>
          <w:marTop w:val="0"/>
          <w:marBottom w:val="0"/>
          <w:divBdr>
            <w:top w:val="none" w:sz="0" w:space="0" w:color="auto"/>
            <w:left w:val="none" w:sz="0" w:space="0" w:color="auto"/>
            <w:bottom w:val="none" w:sz="0" w:space="0" w:color="auto"/>
            <w:right w:val="none" w:sz="0" w:space="0" w:color="auto"/>
          </w:divBdr>
        </w:div>
        <w:div w:id="2130120946">
          <w:marLeft w:val="480"/>
          <w:marRight w:val="0"/>
          <w:marTop w:val="0"/>
          <w:marBottom w:val="0"/>
          <w:divBdr>
            <w:top w:val="none" w:sz="0" w:space="0" w:color="auto"/>
            <w:left w:val="none" w:sz="0" w:space="0" w:color="auto"/>
            <w:bottom w:val="none" w:sz="0" w:space="0" w:color="auto"/>
            <w:right w:val="none" w:sz="0" w:space="0" w:color="auto"/>
          </w:divBdr>
        </w:div>
        <w:div w:id="2135949645">
          <w:marLeft w:val="480"/>
          <w:marRight w:val="0"/>
          <w:marTop w:val="0"/>
          <w:marBottom w:val="0"/>
          <w:divBdr>
            <w:top w:val="none" w:sz="0" w:space="0" w:color="auto"/>
            <w:left w:val="none" w:sz="0" w:space="0" w:color="auto"/>
            <w:bottom w:val="none" w:sz="0" w:space="0" w:color="auto"/>
            <w:right w:val="none" w:sz="0" w:space="0" w:color="auto"/>
          </w:divBdr>
        </w:div>
      </w:divsChild>
    </w:div>
    <w:div w:id="987174853">
      <w:marLeft w:val="640"/>
      <w:marRight w:val="0"/>
      <w:marTop w:val="0"/>
      <w:marBottom w:val="0"/>
      <w:divBdr>
        <w:top w:val="none" w:sz="0" w:space="0" w:color="auto"/>
        <w:left w:val="none" w:sz="0" w:space="0" w:color="auto"/>
        <w:bottom w:val="none" w:sz="0" w:space="0" w:color="auto"/>
        <w:right w:val="none" w:sz="0" w:space="0" w:color="auto"/>
      </w:divBdr>
    </w:div>
    <w:div w:id="987442851">
      <w:marLeft w:val="640"/>
      <w:marRight w:val="0"/>
      <w:marTop w:val="0"/>
      <w:marBottom w:val="0"/>
      <w:divBdr>
        <w:top w:val="none" w:sz="0" w:space="0" w:color="auto"/>
        <w:left w:val="none" w:sz="0" w:space="0" w:color="auto"/>
        <w:bottom w:val="none" w:sz="0" w:space="0" w:color="auto"/>
        <w:right w:val="none" w:sz="0" w:space="0" w:color="auto"/>
      </w:divBdr>
    </w:div>
    <w:div w:id="987637659">
      <w:marLeft w:val="640"/>
      <w:marRight w:val="0"/>
      <w:marTop w:val="0"/>
      <w:marBottom w:val="0"/>
      <w:divBdr>
        <w:top w:val="none" w:sz="0" w:space="0" w:color="auto"/>
        <w:left w:val="none" w:sz="0" w:space="0" w:color="auto"/>
        <w:bottom w:val="none" w:sz="0" w:space="0" w:color="auto"/>
        <w:right w:val="none" w:sz="0" w:space="0" w:color="auto"/>
      </w:divBdr>
    </w:div>
    <w:div w:id="987904364">
      <w:marLeft w:val="640"/>
      <w:marRight w:val="0"/>
      <w:marTop w:val="0"/>
      <w:marBottom w:val="0"/>
      <w:divBdr>
        <w:top w:val="none" w:sz="0" w:space="0" w:color="auto"/>
        <w:left w:val="none" w:sz="0" w:space="0" w:color="auto"/>
        <w:bottom w:val="none" w:sz="0" w:space="0" w:color="auto"/>
        <w:right w:val="none" w:sz="0" w:space="0" w:color="auto"/>
      </w:divBdr>
    </w:div>
    <w:div w:id="988051980">
      <w:marLeft w:val="640"/>
      <w:marRight w:val="0"/>
      <w:marTop w:val="0"/>
      <w:marBottom w:val="0"/>
      <w:divBdr>
        <w:top w:val="none" w:sz="0" w:space="0" w:color="auto"/>
        <w:left w:val="none" w:sz="0" w:space="0" w:color="auto"/>
        <w:bottom w:val="none" w:sz="0" w:space="0" w:color="auto"/>
        <w:right w:val="none" w:sz="0" w:space="0" w:color="auto"/>
      </w:divBdr>
    </w:div>
    <w:div w:id="988634959">
      <w:bodyDiv w:val="1"/>
      <w:marLeft w:val="0"/>
      <w:marRight w:val="0"/>
      <w:marTop w:val="0"/>
      <w:marBottom w:val="0"/>
      <w:divBdr>
        <w:top w:val="none" w:sz="0" w:space="0" w:color="auto"/>
        <w:left w:val="none" w:sz="0" w:space="0" w:color="auto"/>
        <w:bottom w:val="none" w:sz="0" w:space="0" w:color="auto"/>
        <w:right w:val="none" w:sz="0" w:space="0" w:color="auto"/>
      </w:divBdr>
    </w:div>
    <w:div w:id="988903243">
      <w:marLeft w:val="640"/>
      <w:marRight w:val="0"/>
      <w:marTop w:val="0"/>
      <w:marBottom w:val="0"/>
      <w:divBdr>
        <w:top w:val="none" w:sz="0" w:space="0" w:color="auto"/>
        <w:left w:val="none" w:sz="0" w:space="0" w:color="auto"/>
        <w:bottom w:val="none" w:sz="0" w:space="0" w:color="auto"/>
        <w:right w:val="none" w:sz="0" w:space="0" w:color="auto"/>
      </w:divBdr>
    </w:div>
    <w:div w:id="989136084">
      <w:marLeft w:val="640"/>
      <w:marRight w:val="0"/>
      <w:marTop w:val="0"/>
      <w:marBottom w:val="0"/>
      <w:divBdr>
        <w:top w:val="none" w:sz="0" w:space="0" w:color="auto"/>
        <w:left w:val="none" w:sz="0" w:space="0" w:color="auto"/>
        <w:bottom w:val="none" w:sz="0" w:space="0" w:color="auto"/>
        <w:right w:val="none" w:sz="0" w:space="0" w:color="auto"/>
      </w:divBdr>
    </w:div>
    <w:div w:id="989750759">
      <w:marLeft w:val="640"/>
      <w:marRight w:val="0"/>
      <w:marTop w:val="0"/>
      <w:marBottom w:val="0"/>
      <w:divBdr>
        <w:top w:val="none" w:sz="0" w:space="0" w:color="auto"/>
        <w:left w:val="none" w:sz="0" w:space="0" w:color="auto"/>
        <w:bottom w:val="none" w:sz="0" w:space="0" w:color="auto"/>
        <w:right w:val="none" w:sz="0" w:space="0" w:color="auto"/>
      </w:divBdr>
    </w:div>
    <w:div w:id="989752178">
      <w:marLeft w:val="640"/>
      <w:marRight w:val="0"/>
      <w:marTop w:val="0"/>
      <w:marBottom w:val="0"/>
      <w:divBdr>
        <w:top w:val="none" w:sz="0" w:space="0" w:color="auto"/>
        <w:left w:val="none" w:sz="0" w:space="0" w:color="auto"/>
        <w:bottom w:val="none" w:sz="0" w:space="0" w:color="auto"/>
        <w:right w:val="none" w:sz="0" w:space="0" w:color="auto"/>
      </w:divBdr>
    </w:div>
    <w:div w:id="990208861">
      <w:marLeft w:val="640"/>
      <w:marRight w:val="0"/>
      <w:marTop w:val="0"/>
      <w:marBottom w:val="0"/>
      <w:divBdr>
        <w:top w:val="none" w:sz="0" w:space="0" w:color="auto"/>
        <w:left w:val="none" w:sz="0" w:space="0" w:color="auto"/>
        <w:bottom w:val="none" w:sz="0" w:space="0" w:color="auto"/>
        <w:right w:val="none" w:sz="0" w:space="0" w:color="auto"/>
      </w:divBdr>
    </w:div>
    <w:div w:id="990400700">
      <w:marLeft w:val="640"/>
      <w:marRight w:val="0"/>
      <w:marTop w:val="0"/>
      <w:marBottom w:val="0"/>
      <w:divBdr>
        <w:top w:val="none" w:sz="0" w:space="0" w:color="auto"/>
        <w:left w:val="none" w:sz="0" w:space="0" w:color="auto"/>
        <w:bottom w:val="none" w:sz="0" w:space="0" w:color="auto"/>
        <w:right w:val="none" w:sz="0" w:space="0" w:color="auto"/>
      </w:divBdr>
    </w:div>
    <w:div w:id="990402125">
      <w:marLeft w:val="640"/>
      <w:marRight w:val="0"/>
      <w:marTop w:val="0"/>
      <w:marBottom w:val="0"/>
      <w:divBdr>
        <w:top w:val="none" w:sz="0" w:space="0" w:color="auto"/>
        <w:left w:val="none" w:sz="0" w:space="0" w:color="auto"/>
        <w:bottom w:val="none" w:sz="0" w:space="0" w:color="auto"/>
        <w:right w:val="none" w:sz="0" w:space="0" w:color="auto"/>
      </w:divBdr>
    </w:div>
    <w:div w:id="991905965">
      <w:marLeft w:val="640"/>
      <w:marRight w:val="0"/>
      <w:marTop w:val="0"/>
      <w:marBottom w:val="0"/>
      <w:divBdr>
        <w:top w:val="none" w:sz="0" w:space="0" w:color="auto"/>
        <w:left w:val="none" w:sz="0" w:space="0" w:color="auto"/>
        <w:bottom w:val="none" w:sz="0" w:space="0" w:color="auto"/>
        <w:right w:val="none" w:sz="0" w:space="0" w:color="auto"/>
      </w:divBdr>
    </w:div>
    <w:div w:id="991910858">
      <w:marLeft w:val="640"/>
      <w:marRight w:val="0"/>
      <w:marTop w:val="0"/>
      <w:marBottom w:val="0"/>
      <w:divBdr>
        <w:top w:val="none" w:sz="0" w:space="0" w:color="auto"/>
        <w:left w:val="none" w:sz="0" w:space="0" w:color="auto"/>
        <w:bottom w:val="none" w:sz="0" w:space="0" w:color="auto"/>
        <w:right w:val="none" w:sz="0" w:space="0" w:color="auto"/>
      </w:divBdr>
    </w:div>
    <w:div w:id="992218615">
      <w:marLeft w:val="640"/>
      <w:marRight w:val="0"/>
      <w:marTop w:val="0"/>
      <w:marBottom w:val="0"/>
      <w:divBdr>
        <w:top w:val="none" w:sz="0" w:space="0" w:color="auto"/>
        <w:left w:val="none" w:sz="0" w:space="0" w:color="auto"/>
        <w:bottom w:val="none" w:sz="0" w:space="0" w:color="auto"/>
        <w:right w:val="none" w:sz="0" w:space="0" w:color="auto"/>
      </w:divBdr>
    </w:div>
    <w:div w:id="992292461">
      <w:marLeft w:val="640"/>
      <w:marRight w:val="0"/>
      <w:marTop w:val="0"/>
      <w:marBottom w:val="0"/>
      <w:divBdr>
        <w:top w:val="none" w:sz="0" w:space="0" w:color="auto"/>
        <w:left w:val="none" w:sz="0" w:space="0" w:color="auto"/>
        <w:bottom w:val="none" w:sz="0" w:space="0" w:color="auto"/>
        <w:right w:val="none" w:sz="0" w:space="0" w:color="auto"/>
      </w:divBdr>
    </w:div>
    <w:div w:id="992372162">
      <w:marLeft w:val="640"/>
      <w:marRight w:val="0"/>
      <w:marTop w:val="0"/>
      <w:marBottom w:val="0"/>
      <w:divBdr>
        <w:top w:val="none" w:sz="0" w:space="0" w:color="auto"/>
        <w:left w:val="none" w:sz="0" w:space="0" w:color="auto"/>
        <w:bottom w:val="none" w:sz="0" w:space="0" w:color="auto"/>
        <w:right w:val="none" w:sz="0" w:space="0" w:color="auto"/>
      </w:divBdr>
    </w:div>
    <w:div w:id="992753856">
      <w:marLeft w:val="640"/>
      <w:marRight w:val="0"/>
      <w:marTop w:val="0"/>
      <w:marBottom w:val="0"/>
      <w:divBdr>
        <w:top w:val="none" w:sz="0" w:space="0" w:color="auto"/>
        <w:left w:val="none" w:sz="0" w:space="0" w:color="auto"/>
        <w:bottom w:val="none" w:sz="0" w:space="0" w:color="auto"/>
        <w:right w:val="none" w:sz="0" w:space="0" w:color="auto"/>
      </w:divBdr>
    </w:div>
    <w:div w:id="993610182">
      <w:marLeft w:val="640"/>
      <w:marRight w:val="0"/>
      <w:marTop w:val="0"/>
      <w:marBottom w:val="0"/>
      <w:divBdr>
        <w:top w:val="none" w:sz="0" w:space="0" w:color="auto"/>
        <w:left w:val="none" w:sz="0" w:space="0" w:color="auto"/>
        <w:bottom w:val="none" w:sz="0" w:space="0" w:color="auto"/>
        <w:right w:val="none" w:sz="0" w:space="0" w:color="auto"/>
      </w:divBdr>
    </w:div>
    <w:div w:id="993872792">
      <w:marLeft w:val="640"/>
      <w:marRight w:val="0"/>
      <w:marTop w:val="0"/>
      <w:marBottom w:val="0"/>
      <w:divBdr>
        <w:top w:val="none" w:sz="0" w:space="0" w:color="auto"/>
        <w:left w:val="none" w:sz="0" w:space="0" w:color="auto"/>
        <w:bottom w:val="none" w:sz="0" w:space="0" w:color="auto"/>
        <w:right w:val="none" w:sz="0" w:space="0" w:color="auto"/>
      </w:divBdr>
    </w:div>
    <w:div w:id="993874251">
      <w:marLeft w:val="640"/>
      <w:marRight w:val="0"/>
      <w:marTop w:val="0"/>
      <w:marBottom w:val="0"/>
      <w:divBdr>
        <w:top w:val="none" w:sz="0" w:space="0" w:color="auto"/>
        <w:left w:val="none" w:sz="0" w:space="0" w:color="auto"/>
        <w:bottom w:val="none" w:sz="0" w:space="0" w:color="auto"/>
        <w:right w:val="none" w:sz="0" w:space="0" w:color="auto"/>
      </w:divBdr>
    </w:div>
    <w:div w:id="994072138">
      <w:marLeft w:val="640"/>
      <w:marRight w:val="0"/>
      <w:marTop w:val="0"/>
      <w:marBottom w:val="0"/>
      <w:divBdr>
        <w:top w:val="none" w:sz="0" w:space="0" w:color="auto"/>
        <w:left w:val="none" w:sz="0" w:space="0" w:color="auto"/>
        <w:bottom w:val="none" w:sz="0" w:space="0" w:color="auto"/>
        <w:right w:val="none" w:sz="0" w:space="0" w:color="auto"/>
      </w:divBdr>
    </w:div>
    <w:div w:id="994339720">
      <w:marLeft w:val="640"/>
      <w:marRight w:val="0"/>
      <w:marTop w:val="0"/>
      <w:marBottom w:val="0"/>
      <w:divBdr>
        <w:top w:val="none" w:sz="0" w:space="0" w:color="auto"/>
        <w:left w:val="none" w:sz="0" w:space="0" w:color="auto"/>
        <w:bottom w:val="none" w:sz="0" w:space="0" w:color="auto"/>
        <w:right w:val="none" w:sz="0" w:space="0" w:color="auto"/>
      </w:divBdr>
    </w:div>
    <w:div w:id="994725012">
      <w:marLeft w:val="640"/>
      <w:marRight w:val="0"/>
      <w:marTop w:val="0"/>
      <w:marBottom w:val="0"/>
      <w:divBdr>
        <w:top w:val="none" w:sz="0" w:space="0" w:color="auto"/>
        <w:left w:val="none" w:sz="0" w:space="0" w:color="auto"/>
        <w:bottom w:val="none" w:sz="0" w:space="0" w:color="auto"/>
        <w:right w:val="none" w:sz="0" w:space="0" w:color="auto"/>
      </w:divBdr>
    </w:div>
    <w:div w:id="995038672">
      <w:marLeft w:val="640"/>
      <w:marRight w:val="0"/>
      <w:marTop w:val="0"/>
      <w:marBottom w:val="0"/>
      <w:divBdr>
        <w:top w:val="none" w:sz="0" w:space="0" w:color="auto"/>
        <w:left w:val="none" w:sz="0" w:space="0" w:color="auto"/>
        <w:bottom w:val="none" w:sz="0" w:space="0" w:color="auto"/>
        <w:right w:val="none" w:sz="0" w:space="0" w:color="auto"/>
      </w:divBdr>
    </w:div>
    <w:div w:id="995645526">
      <w:bodyDiv w:val="1"/>
      <w:marLeft w:val="0"/>
      <w:marRight w:val="0"/>
      <w:marTop w:val="0"/>
      <w:marBottom w:val="0"/>
      <w:divBdr>
        <w:top w:val="none" w:sz="0" w:space="0" w:color="auto"/>
        <w:left w:val="none" w:sz="0" w:space="0" w:color="auto"/>
        <w:bottom w:val="none" w:sz="0" w:space="0" w:color="auto"/>
        <w:right w:val="none" w:sz="0" w:space="0" w:color="auto"/>
      </w:divBdr>
    </w:div>
    <w:div w:id="995844695">
      <w:marLeft w:val="640"/>
      <w:marRight w:val="0"/>
      <w:marTop w:val="0"/>
      <w:marBottom w:val="0"/>
      <w:divBdr>
        <w:top w:val="none" w:sz="0" w:space="0" w:color="auto"/>
        <w:left w:val="none" w:sz="0" w:space="0" w:color="auto"/>
        <w:bottom w:val="none" w:sz="0" w:space="0" w:color="auto"/>
        <w:right w:val="none" w:sz="0" w:space="0" w:color="auto"/>
      </w:divBdr>
    </w:div>
    <w:div w:id="995914429">
      <w:marLeft w:val="640"/>
      <w:marRight w:val="0"/>
      <w:marTop w:val="0"/>
      <w:marBottom w:val="0"/>
      <w:divBdr>
        <w:top w:val="none" w:sz="0" w:space="0" w:color="auto"/>
        <w:left w:val="none" w:sz="0" w:space="0" w:color="auto"/>
        <w:bottom w:val="none" w:sz="0" w:space="0" w:color="auto"/>
        <w:right w:val="none" w:sz="0" w:space="0" w:color="auto"/>
      </w:divBdr>
    </w:div>
    <w:div w:id="995962009">
      <w:marLeft w:val="640"/>
      <w:marRight w:val="0"/>
      <w:marTop w:val="0"/>
      <w:marBottom w:val="0"/>
      <w:divBdr>
        <w:top w:val="none" w:sz="0" w:space="0" w:color="auto"/>
        <w:left w:val="none" w:sz="0" w:space="0" w:color="auto"/>
        <w:bottom w:val="none" w:sz="0" w:space="0" w:color="auto"/>
        <w:right w:val="none" w:sz="0" w:space="0" w:color="auto"/>
      </w:divBdr>
    </w:div>
    <w:div w:id="996106852">
      <w:marLeft w:val="640"/>
      <w:marRight w:val="0"/>
      <w:marTop w:val="0"/>
      <w:marBottom w:val="0"/>
      <w:divBdr>
        <w:top w:val="none" w:sz="0" w:space="0" w:color="auto"/>
        <w:left w:val="none" w:sz="0" w:space="0" w:color="auto"/>
        <w:bottom w:val="none" w:sz="0" w:space="0" w:color="auto"/>
        <w:right w:val="none" w:sz="0" w:space="0" w:color="auto"/>
      </w:divBdr>
    </w:div>
    <w:div w:id="996306191">
      <w:marLeft w:val="640"/>
      <w:marRight w:val="0"/>
      <w:marTop w:val="0"/>
      <w:marBottom w:val="0"/>
      <w:divBdr>
        <w:top w:val="none" w:sz="0" w:space="0" w:color="auto"/>
        <w:left w:val="none" w:sz="0" w:space="0" w:color="auto"/>
        <w:bottom w:val="none" w:sz="0" w:space="0" w:color="auto"/>
        <w:right w:val="none" w:sz="0" w:space="0" w:color="auto"/>
      </w:divBdr>
    </w:div>
    <w:div w:id="996609644">
      <w:bodyDiv w:val="1"/>
      <w:marLeft w:val="0"/>
      <w:marRight w:val="0"/>
      <w:marTop w:val="0"/>
      <w:marBottom w:val="0"/>
      <w:divBdr>
        <w:top w:val="none" w:sz="0" w:space="0" w:color="auto"/>
        <w:left w:val="none" w:sz="0" w:space="0" w:color="auto"/>
        <w:bottom w:val="none" w:sz="0" w:space="0" w:color="auto"/>
        <w:right w:val="none" w:sz="0" w:space="0" w:color="auto"/>
      </w:divBdr>
    </w:div>
    <w:div w:id="996615055">
      <w:marLeft w:val="640"/>
      <w:marRight w:val="0"/>
      <w:marTop w:val="0"/>
      <w:marBottom w:val="0"/>
      <w:divBdr>
        <w:top w:val="none" w:sz="0" w:space="0" w:color="auto"/>
        <w:left w:val="none" w:sz="0" w:space="0" w:color="auto"/>
        <w:bottom w:val="none" w:sz="0" w:space="0" w:color="auto"/>
        <w:right w:val="none" w:sz="0" w:space="0" w:color="auto"/>
      </w:divBdr>
    </w:div>
    <w:div w:id="997028858">
      <w:marLeft w:val="640"/>
      <w:marRight w:val="0"/>
      <w:marTop w:val="0"/>
      <w:marBottom w:val="0"/>
      <w:divBdr>
        <w:top w:val="none" w:sz="0" w:space="0" w:color="auto"/>
        <w:left w:val="none" w:sz="0" w:space="0" w:color="auto"/>
        <w:bottom w:val="none" w:sz="0" w:space="0" w:color="auto"/>
        <w:right w:val="none" w:sz="0" w:space="0" w:color="auto"/>
      </w:divBdr>
    </w:div>
    <w:div w:id="997415714">
      <w:marLeft w:val="640"/>
      <w:marRight w:val="0"/>
      <w:marTop w:val="0"/>
      <w:marBottom w:val="0"/>
      <w:divBdr>
        <w:top w:val="none" w:sz="0" w:space="0" w:color="auto"/>
        <w:left w:val="none" w:sz="0" w:space="0" w:color="auto"/>
        <w:bottom w:val="none" w:sz="0" w:space="0" w:color="auto"/>
        <w:right w:val="none" w:sz="0" w:space="0" w:color="auto"/>
      </w:divBdr>
    </w:div>
    <w:div w:id="997613388">
      <w:bodyDiv w:val="1"/>
      <w:marLeft w:val="0"/>
      <w:marRight w:val="0"/>
      <w:marTop w:val="0"/>
      <w:marBottom w:val="0"/>
      <w:divBdr>
        <w:top w:val="none" w:sz="0" w:space="0" w:color="auto"/>
        <w:left w:val="none" w:sz="0" w:space="0" w:color="auto"/>
        <w:bottom w:val="none" w:sz="0" w:space="0" w:color="auto"/>
        <w:right w:val="none" w:sz="0" w:space="0" w:color="auto"/>
      </w:divBdr>
    </w:div>
    <w:div w:id="998265228">
      <w:bodyDiv w:val="1"/>
      <w:marLeft w:val="0"/>
      <w:marRight w:val="0"/>
      <w:marTop w:val="0"/>
      <w:marBottom w:val="0"/>
      <w:divBdr>
        <w:top w:val="none" w:sz="0" w:space="0" w:color="auto"/>
        <w:left w:val="none" w:sz="0" w:space="0" w:color="auto"/>
        <w:bottom w:val="none" w:sz="0" w:space="0" w:color="auto"/>
        <w:right w:val="none" w:sz="0" w:space="0" w:color="auto"/>
      </w:divBdr>
    </w:div>
    <w:div w:id="998381721">
      <w:marLeft w:val="640"/>
      <w:marRight w:val="0"/>
      <w:marTop w:val="0"/>
      <w:marBottom w:val="0"/>
      <w:divBdr>
        <w:top w:val="none" w:sz="0" w:space="0" w:color="auto"/>
        <w:left w:val="none" w:sz="0" w:space="0" w:color="auto"/>
        <w:bottom w:val="none" w:sz="0" w:space="0" w:color="auto"/>
        <w:right w:val="none" w:sz="0" w:space="0" w:color="auto"/>
      </w:divBdr>
    </w:div>
    <w:div w:id="998383140">
      <w:marLeft w:val="640"/>
      <w:marRight w:val="0"/>
      <w:marTop w:val="0"/>
      <w:marBottom w:val="0"/>
      <w:divBdr>
        <w:top w:val="none" w:sz="0" w:space="0" w:color="auto"/>
        <w:left w:val="none" w:sz="0" w:space="0" w:color="auto"/>
        <w:bottom w:val="none" w:sz="0" w:space="0" w:color="auto"/>
        <w:right w:val="none" w:sz="0" w:space="0" w:color="auto"/>
      </w:divBdr>
    </w:div>
    <w:div w:id="998458050">
      <w:marLeft w:val="640"/>
      <w:marRight w:val="0"/>
      <w:marTop w:val="0"/>
      <w:marBottom w:val="0"/>
      <w:divBdr>
        <w:top w:val="none" w:sz="0" w:space="0" w:color="auto"/>
        <w:left w:val="none" w:sz="0" w:space="0" w:color="auto"/>
        <w:bottom w:val="none" w:sz="0" w:space="0" w:color="auto"/>
        <w:right w:val="none" w:sz="0" w:space="0" w:color="auto"/>
      </w:divBdr>
    </w:div>
    <w:div w:id="998922564">
      <w:bodyDiv w:val="1"/>
      <w:marLeft w:val="0"/>
      <w:marRight w:val="0"/>
      <w:marTop w:val="0"/>
      <w:marBottom w:val="0"/>
      <w:divBdr>
        <w:top w:val="none" w:sz="0" w:space="0" w:color="auto"/>
        <w:left w:val="none" w:sz="0" w:space="0" w:color="auto"/>
        <w:bottom w:val="none" w:sz="0" w:space="0" w:color="auto"/>
        <w:right w:val="none" w:sz="0" w:space="0" w:color="auto"/>
      </w:divBdr>
    </w:div>
    <w:div w:id="998925337">
      <w:marLeft w:val="480"/>
      <w:marRight w:val="0"/>
      <w:marTop w:val="0"/>
      <w:marBottom w:val="0"/>
      <w:divBdr>
        <w:top w:val="none" w:sz="0" w:space="0" w:color="auto"/>
        <w:left w:val="none" w:sz="0" w:space="0" w:color="auto"/>
        <w:bottom w:val="none" w:sz="0" w:space="0" w:color="auto"/>
        <w:right w:val="none" w:sz="0" w:space="0" w:color="auto"/>
      </w:divBdr>
    </w:div>
    <w:div w:id="998997377">
      <w:marLeft w:val="640"/>
      <w:marRight w:val="0"/>
      <w:marTop w:val="0"/>
      <w:marBottom w:val="0"/>
      <w:divBdr>
        <w:top w:val="none" w:sz="0" w:space="0" w:color="auto"/>
        <w:left w:val="none" w:sz="0" w:space="0" w:color="auto"/>
        <w:bottom w:val="none" w:sz="0" w:space="0" w:color="auto"/>
        <w:right w:val="none" w:sz="0" w:space="0" w:color="auto"/>
      </w:divBdr>
    </w:div>
    <w:div w:id="999117706">
      <w:marLeft w:val="640"/>
      <w:marRight w:val="0"/>
      <w:marTop w:val="0"/>
      <w:marBottom w:val="0"/>
      <w:divBdr>
        <w:top w:val="none" w:sz="0" w:space="0" w:color="auto"/>
        <w:left w:val="none" w:sz="0" w:space="0" w:color="auto"/>
        <w:bottom w:val="none" w:sz="0" w:space="0" w:color="auto"/>
        <w:right w:val="none" w:sz="0" w:space="0" w:color="auto"/>
      </w:divBdr>
    </w:div>
    <w:div w:id="999192871">
      <w:marLeft w:val="640"/>
      <w:marRight w:val="0"/>
      <w:marTop w:val="0"/>
      <w:marBottom w:val="0"/>
      <w:divBdr>
        <w:top w:val="none" w:sz="0" w:space="0" w:color="auto"/>
        <w:left w:val="none" w:sz="0" w:space="0" w:color="auto"/>
        <w:bottom w:val="none" w:sz="0" w:space="0" w:color="auto"/>
        <w:right w:val="none" w:sz="0" w:space="0" w:color="auto"/>
      </w:divBdr>
    </w:div>
    <w:div w:id="1001008175">
      <w:marLeft w:val="640"/>
      <w:marRight w:val="0"/>
      <w:marTop w:val="0"/>
      <w:marBottom w:val="0"/>
      <w:divBdr>
        <w:top w:val="none" w:sz="0" w:space="0" w:color="auto"/>
        <w:left w:val="none" w:sz="0" w:space="0" w:color="auto"/>
        <w:bottom w:val="none" w:sz="0" w:space="0" w:color="auto"/>
        <w:right w:val="none" w:sz="0" w:space="0" w:color="auto"/>
      </w:divBdr>
    </w:div>
    <w:div w:id="1001468425">
      <w:marLeft w:val="640"/>
      <w:marRight w:val="0"/>
      <w:marTop w:val="0"/>
      <w:marBottom w:val="0"/>
      <w:divBdr>
        <w:top w:val="none" w:sz="0" w:space="0" w:color="auto"/>
        <w:left w:val="none" w:sz="0" w:space="0" w:color="auto"/>
        <w:bottom w:val="none" w:sz="0" w:space="0" w:color="auto"/>
        <w:right w:val="none" w:sz="0" w:space="0" w:color="auto"/>
      </w:divBdr>
    </w:div>
    <w:div w:id="1001736894">
      <w:marLeft w:val="640"/>
      <w:marRight w:val="0"/>
      <w:marTop w:val="0"/>
      <w:marBottom w:val="0"/>
      <w:divBdr>
        <w:top w:val="none" w:sz="0" w:space="0" w:color="auto"/>
        <w:left w:val="none" w:sz="0" w:space="0" w:color="auto"/>
        <w:bottom w:val="none" w:sz="0" w:space="0" w:color="auto"/>
        <w:right w:val="none" w:sz="0" w:space="0" w:color="auto"/>
      </w:divBdr>
    </w:div>
    <w:div w:id="1002002702">
      <w:marLeft w:val="640"/>
      <w:marRight w:val="0"/>
      <w:marTop w:val="0"/>
      <w:marBottom w:val="0"/>
      <w:divBdr>
        <w:top w:val="none" w:sz="0" w:space="0" w:color="auto"/>
        <w:left w:val="none" w:sz="0" w:space="0" w:color="auto"/>
        <w:bottom w:val="none" w:sz="0" w:space="0" w:color="auto"/>
        <w:right w:val="none" w:sz="0" w:space="0" w:color="auto"/>
      </w:divBdr>
    </w:div>
    <w:div w:id="1002202070">
      <w:marLeft w:val="640"/>
      <w:marRight w:val="0"/>
      <w:marTop w:val="0"/>
      <w:marBottom w:val="0"/>
      <w:divBdr>
        <w:top w:val="none" w:sz="0" w:space="0" w:color="auto"/>
        <w:left w:val="none" w:sz="0" w:space="0" w:color="auto"/>
        <w:bottom w:val="none" w:sz="0" w:space="0" w:color="auto"/>
        <w:right w:val="none" w:sz="0" w:space="0" w:color="auto"/>
      </w:divBdr>
    </w:div>
    <w:div w:id="1002702955">
      <w:marLeft w:val="640"/>
      <w:marRight w:val="0"/>
      <w:marTop w:val="0"/>
      <w:marBottom w:val="0"/>
      <w:divBdr>
        <w:top w:val="none" w:sz="0" w:space="0" w:color="auto"/>
        <w:left w:val="none" w:sz="0" w:space="0" w:color="auto"/>
        <w:bottom w:val="none" w:sz="0" w:space="0" w:color="auto"/>
        <w:right w:val="none" w:sz="0" w:space="0" w:color="auto"/>
      </w:divBdr>
    </w:div>
    <w:div w:id="1003246490">
      <w:marLeft w:val="640"/>
      <w:marRight w:val="0"/>
      <w:marTop w:val="0"/>
      <w:marBottom w:val="0"/>
      <w:divBdr>
        <w:top w:val="none" w:sz="0" w:space="0" w:color="auto"/>
        <w:left w:val="none" w:sz="0" w:space="0" w:color="auto"/>
        <w:bottom w:val="none" w:sz="0" w:space="0" w:color="auto"/>
        <w:right w:val="none" w:sz="0" w:space="0" w:color="auto"/>
      </w:divBdr>
    </w:div>
    <w:div w:id="1003317417">
      <w:marLeft w:val="640"/>
      <w:marRight w:val="0"/>
      <w:marTop w:val="0"/>
      <w:marBottom w:val="0"/>
      <w:divBdr>
        <w:top w:val="none" w:sz="0" w:space="0" w:color="auto"/>
        <w:left w:val="none" w:sz="0" w:space="0" w:color="auto"/>
        <w:bottom w:val="none" w:sz="0" w:space="0" w:color="auto"/>
        <w:right w:val="none" w:sz="0" w:space="0" w:color="auto"/>
      </w:divBdr>
    </w:div>
    <w:div w:id="1003625696">
      <w:bodyDiv w:val="1"/>
      <w:marLeft w:val="0"/>
      <w:marRight w:val="0"/>
      <w:marTop w:val="0"/>
      <w:marBottom w:val="0"/>
      <w:divBdr>
        <w:top w:val="none" w:sz="0" w:space="0" w:color="auto"/>
        <w:left w:val="none" w:sz="0" w:space="0" w:color="auto"/>
        <w:bottom w:val="none" w:sz="0" w:space="0" w:color="auto"/>
        <w:right w:val="none" w:sz="0" w:space="0" w:color="auto"/>
      </w:divBdr>
    </w:div>
    <w:div w:id="1004092292">
      <w:marLeft w:val="640"/>
      <w:marRight w:val="0"/>
      <w:marTop w:val="0"/>
      <w:marBottom w:val="0"/>
      <w:divBdr>
        <w:top w:val="none" w:sz="0" w:space="0" w:color="auto"/>
        <w:left w:val="none" w:sz="0" w:space="0" w:color="auto"/>
        <w:bottom w:val="none" w:sz="0" w:space="0" w:color="auto"/>
        <w:right w:val="none" w:sz="0" w:space="0" w:color="auto"/>
      </w:divBdr>
    </w:div>
    <w:div w:id="1004286817">
      <w:marLeft w:val="640"/>
      <w:marRight w:val="0"/>
      <w:marTop w:val="0"/>
      <w:marBottom w:val="0"/>
      <w:divBdr>
        <w:top w:val="none" w:sz="0" w:space="0" w:color="auto"/>
        <w:left w:val="none" w:sz="0" w:space="0" w:color="auto"/>
        <w:bottom w:val="none" w:sz="0" w:space="0" w:color="auto"/>
        <w:right w:val="none" w:sz="0" w:space="0" w:color="auto"/>
      </w:divBdr>
    </w:div>
    <w:div w:id="1004936022">
      <w:marLeft w:val="640"/>
      <w:marRight w:val="0"/>
      <w:marTop w:val="0"/>
      <w:marBottom w:val="0"/>
      <w:divBdr>
        <w:top w:val="none" w:sz="0" w:space="0" w:color="auto"/>
        <w:left w:val="none" w:sz="0" w:space="0" w:color="auto"/>
        <w:bottom w:val="none" w:sz="0" w:space="0" w:color="auto"/>
        <w:right w:val="none" w:sz="0" w:space="0" w:color="auto"/>
      </w:divBdr>
    </w:div>
    <w:div w:id="1005861309">
      <w:marLeft w:val="640"/>
      <w:marRight w:val="0"/>
      <w:marTop w:val="0"/>
      <w:marBottom w:val="0"/>
      <w:divBdr>
        <w:top w:val="none" w:sz="0" w:space="0" w:color="auto"/>
        <w:left w:val="none" w:sz="0" w:space="0" w:color="auto"/>
        <w:bottom w:val="none" w:sz="0" w:space="0" w:color="auto"/>
        <w:right w:val="none" w:sz="0" w:space="0" w:color="auto"/>
      </w:divBdr>
    </w:div>
    <w:div w:id="1005863313">
      <w:marLeft w:val="640"/>
      <w:marRight w:val="0"/>
      <w:marTop w:val="0"/>
      <w:marBottom w:val="0"/>
      <w:divBdr>
        <w:top w:val="none" w:sz="0" w:space="0" w:color="auto"/>
        <w:left w:val="none" w:sz="0" w:space="0" w:color="auto"/>
        <w:bottom w:val="none" w:sz="0" w:space="0" w:color="auto"/>
        <w:right w:val="none" w:sz="0" w:space="0" w:color="auto"/>
      </w:divBdr>
    </w:div>
    <w:div w:id="1006322445">
      <w:bodyDiv w:val="1"/>
      <w:marLeft w:val="0"/>
      <w:marRight w:val="0"/>
      <w:marTop w:val="0"/>
      <w:marBottom w:val="0"/>
      <w:divBdr>
        <w:top w:val="none" w:sz="0" w:space="0" w:color="auto"/>
        <w:left w:val="none" w:sz="0" w:space="0" w:color="auto"/>
        <w:bottom w:val="none" w:sz="0" w:space="0" w:color="auto"/>
        <w:right w:val="none" w:sz="0" w:space="0" w:color="auto"/>
      </w:divBdr>
    </w:div>
    <w:div w:id="1006857600">
      <w:marLeft w:val="640"/>
      <w:marRight w:val="0"/>
      <w:marTop w:val="0"/>
      <w:marBottom w:val="0"/>
      <w:divBdr>
        <w:top w:val="none" w:sz="0" w:space="0" w:color="auto"/>
        <w:left w:val="none" w:sz="0" w:space="0" w:color="auto"/>
        <w:bottom w:val="none" w:sz="0" w:space="0" w:color="auto"/>
        <w:right w:val="none" w:sz="0" w:space="0" w:color="auto"/>
      </w:divBdr>
    </w:div>
    <w:div w:id="1007748909">
      <w:marLeft w:val="640"/>
      <w:marRight w:val="0"/>
      <w:marTop w:val="0"/>
      <w:marBottom w:val="0"/>
      <w:divBdr>
        <w:top w:val="none" w:sz="0" w:space="0" w:color="auto"/>
        <w:left w:val="none" w:sz="0" w:space="0" w:color="auto"/>
        <w:bottom w:val="none" w:sz="0" w:space="0" w:color="auto"/>
        <w:right w:val="none" w:sz="0" w:space="0" w:color="auto"/>
      </w:divBdr>
    </w:div>
    <w:div w:id="1008944222">
      <w:marLeft w:val="640"/>
      <w:marRight w:val="0"/>
      <w:marTop w:val="0"/>
      <w:marBottom w:val="0"/>
      <w:divBdr>
        <w:top w:val="none" w:sz="0" w:space="0" w:color="auto"/>
        <w:left w:val="none" w:sz="0" w:space="0" w:color="auto"/>
        <w:bottom w:val="none" w:sz="0" w:space="0" w:color="auto"/>
        <w:right w:val="none" w:sz="0" w:space="0" w:color="auto"/>
      </w:divBdr>
    </w:div>
    <w:div w:id="1009871813">
      <w:bodyDiv w:val="1"/>
      <w:marLeft w:val="0"/>
      <w:marRight w:val="0"/>
      <w:marTop w:val="0"/>
      <w:marBottom w:val="0"/>
      <w:divBdr>
        <w:top w:val="none" w:sz="0" w:space="0" w:color="auto"/>
        <w:left w:val="none" w:sz="0" w:space="0" w:color="auto"/>
        <w:bottom w:val="none" w:sz="0" w:space="0" w:color="auto"/>
        <w:right w:val="none" w:sz="0" w:space="0" w:color="auto"/>
      </w:divBdr>
    </w:div>
    <w:div w:id="1010523423">
      <w:bodyDiv w:val="1"/>
      <w:marLeft w:val="0"/>
      <w:marRight w:val="0"/>
      <w:marTop w:val="0"/>
      <w:marBottom w:val="0"/>
      <w:divBdr>
        <w:top w:val="none" w:sz="0" w:space="0" w:color="auto"/>
        <w:left w:val="none" w:sz="0" w:space="0" w:color="auto"/>
        <w:bottom w:val="none" w:sz="0" w:space="0" w:color="auto"/>
        <w:right w:val="none" w:sz="0" w:space="0" w:color="auto"/>
      </w:divBdr>
      <w:divsChild>
        <w:div w:id="72364261">
          <w:marLeft w:val="480"/>
          <w:marRight w:val="0"/>
          <w:marTop w:val="0"/>
          <w:marBottom w:val="0"/>
          <w:divBdr>
            <w:top w:val="none" w:sz="0" w:space="0" w:color="auto"/>
            <w:left w:val="none" w:sz="0" w:space="0" w:color="auto"/>
            <w:bottom w:val="none" w:sz="0" w:space="0" w:color="auto"/>
            <w:right w:val="none" w:sz="0" w:space="0" w:color="auto"/>
          </w:divBdr>
        </w:div>
        <w:div w:id="132334665">
          <w:marLeft w:val="480"/>
          <w:marRight w:val="0"/>
          <w:marTop w:val="0"/>
          <w:marBottom w:val="0"/>
          <w:divBdr>
            <w:top w:val="none" w:sz="0" w:space="0" w:color="auto"/>
            <w:left w:val="none" w:sz="0" w:space="0" w:color="auto"/>
            <w:bottom w:val="none" w:sz="0" w:space="0" w:color="auto"/>
            <w:right w:val="none" w:sz="0" w:space="0" w:color="auto"/>
          </w:divBdr>
        </w:div>
        <w:div w:id="176969390">
          <w:marLeft w:val="480"/>
          <w:marRight w:val="0"/>
          <w:marTop w:val="0"/>
          <w:marBottom w:val="0"/>
          <w:divBdr>
            <w:top w:val="none" w:sz="0" w:space="0" w:color="auto"/>
            <w:left w:val="none" w:sz="0" w:space="0" w:color="auto"/>
            <w:bottom w:val="none" w:sz="0" w:space="0" w:color="auto"/>
            <w:right w:val="none" w:sz="0" w:space="0" w:color="auto"/>
          </w:divBdr>
        </w:div>
        <w:div w:id="182403388">
          <w:marLeft w:val="480"/>
          <w:marRight w:val="0"/>
          <w:marTop w:val="0"/>
          <w:marBottom w:val="0"/>
          <w:divBdr>
            <w:top w:val="none" w:sz="0" w:space="0" w:color="auto"/>
            <w:left w:val="none" w:sz="0" w:space="0" w:color="auto"/>
            <w:bottom w:val="none" w:sz="0" w:space="0" w:color="auto"/>
            <w:right w:val="none" w:sz="0" w:space="0" w:color="auto"/>
          </w:divBdr>
        </w:div>
        <w:div w:id="189874469">
          <w:marLeft w:val="480"/>
          <w:marRight w:val="0"/>
          <w:marTop w:val="0"/>
          <w:marBottom w:val="0"/>
          <w:divBdr>
            <w:top w:val="none" w:sz="0" w:space="0" w:color="auto"/>
            <w:left w:val="none" w:sz="0" w:space="0" w:color="auto"/>
            <w:bottom w:val="none" w:sz="0" w:space="0" w:color="auto"/>
            <w:right w:val="none" w:sz="0" w:space="0" w:color="auto"/>
          </w:divBdr>
        </w:div>
        <w:div w:id="229199572">
          <w:marLeft w:val="480"/>
          <w:marRight w:val="0"/>
          <w:marTop w:val="0"/>
          <w:marBottom w:val="0"/>
          <w:divBdr>
            <w:top w:val="none" w:sz="0" w:space="0" w:color="auto"/>
            <w:left w:val="none" w:sz="0" w:space="0" w:color="auto"/>
            <w:bottom w:val="none" w:sz="0" w:space="0" w:color="auto"/>
            <w:right w:val="none" w:sz="0" w:space="0" w:color="auto"/>
          </w:divBdr>
        </w:div>
        <w:div w:id="245113393">
          <w:marLeft w:val="480"/>
          <w:marRight w:val="0"/>
          <w:marTop w:val="0"/>
          <w:marBottom w:val="0"/>
          <w:divBdr>
            <w:top w:val="none" w:sz="0" w:space="0" w:color="auto"/>
            <w:left w:val="none" w:sz="0" w:space="0" w:color="auto"/>
            <w:bottom w:val="none" w:sz="0" w:space="0" w:color="auto"/>
            <w:right w:val="none" w:sz="0" w:space="0" w:color="auto"/>
          </w:divBdr>
        </w:div>
        <w:div w:id="281881320">
          <w:marLeft w:val="480"/>
          <w:marRight w:val="0"/>
          <w:marTop w:val="0"/>
          <w:marBottom w:val="0"/>
          <w:divBdr>
            <w:top w:val="none" w:sz="0" w:space="0" w:color="auto"/>
            <w:left w:val="none" w:sz="0" w:space="0" w:color="auto"/>
            <w:bottom w:val="none" w:sz="0" w:space="0" w:color="auto"/>
            <w:right w:val="none" w:sz="0" w:space="0" w:color="auto"/>
          </w:divBdr>
        </w:div>
        <w:div w:id="294798399">
          <w:marLeft w:val="480"/>
          <w:marRight w:val="0"/>
          <w:marTop w:val="0"/>
          <w:marBottom w:val="0"/>
          <w:divBdr>
            <w:top w:val="none" w:sz="0" w:space="0" w:color="auto"/>
            <w:left w:val="none" w:sz="0" w:space="0" w:color="auto"/>
            <w:bottom w:val="none" w:sz="0" w:space="0" w:color="auto"/>
            <w:right w:val="none" w:sz="0" w:space="0" w:color="auto"/>
          </w:divBdr>
        </w:div>
        <w:div w:id="310211730">
          <w:marLeft w:val="480"/>
          <w:marRight w:val="0"/>
          <w:marTop w:val="0"/>
          <w:marBottom w:val="0"/>
          <w:divBdr>
            <w:top w:val="none" w:sz="0" w:space="0" w:color="auto"/>
            <w:left w:val="none" w:sz="0" w:space="0" w:color="auto"/>
            <w:bottom w:val="none" w:sz="0" w:space="0" w:color="auto"/>
            <w:right w:val="none" w:sz="0" w:space="0" w:color="auto"/>
          </w:divBdr>
        </w:div>
        <w:div w:id="315568623">
          <w:marLeft w:val="480"/>
          <w:marRight w:val="0"/>
          <w:marTop w:val="0"/>
          <w:marBottom w:val="0"/>
          <w:divBdr>
            <w:top w:val="none" w:sz="0" w:space="0" w:color="auto"/>
            <w:left w:val="none" w:sz="0" w:space="0" w:color="auto"/>
            <w:bottom w:val="none" w:sz="0" w:space="0" w:color="auto"/>
            <w:right w:val="none" w:sz="0" w:space="0" w:color="auto"/>
          </w:divBdr>
        </w:div>
        <w:div w:id="336032312">
          <w:marLeft w:val="480"/>
          <w:marRight w:val="0"/>
          <w:marTop w:val="0"/>
          <w:marBottom w:val="0"/>
          <w:divBdr>
            <w:top w:val="none" w:sz="0" w:space="0" w:color="auto"/>
            <w:left w:val="none" w:sz="0" w:space="0" w:color="auto"/>
            <w:bottom w:val="none" w:sz="0" w:space="0" w:color="auto"/>
            <w:right w:val="none" w:sz="0" w:space="0" w:color="auto"/>
          </w:divBdr>
        </w:div>
        <w:div w:id="360790604">
          <w:marLeft w:val="480"/>
          <w:marRight w:val="0"/>
          <w:marTop w:val="0"/>
          <w:marBottom w:val="0"/>
          <w:divBdr>
            <w:top w:val="none" w:sz="0" w:space="0" w:color="auto"/>
            <w:left w:val="none" w:sz="0" w:space="0" w:color="auto"/>
            <w:bottom w:val="none" w:sz="0" w:space="0" w:color="auto"/>
            <w:right w:val="none" w:sz="0" w:space="0" w:color="auto"/>
          </w:divBdr>
        </w:div>
        <w:div w:id="385838732">
          <w:marLeft w:val="480"/>
          <w:marRight w:val="0"/>
          <w:marTop w:val="0"/>
          <w:marBottom w:val="0"/>
          <w:divBdr>
            <w:top w:val="none" w:sz="0" w:space="0" w:color="auto"/>
            <w:left w:val="none" w:sz="0" w:space="0" w:color="auto"/>
            <w:bottom w:val="none" w:sz="0" w:space="0" w:color="auto"/>
            <w:right w:val="none" w:sz="0" w:space="0" w:color="auto"/>
          </w:divBdr>
        </w:div>
        <w:div w:id="429812238">
          <w:marLeft w:val="480"/>
          <w:marRight w:val="0"/>
          <w:marTop w:val="0"/>
          <w:marBottom w:val="0"/>
          <w:divBdr>
            <w:top w:val="none" w:sz="0" w:space="0" w:color="auto"/>
            <w:left w:val="none" w:sz="0" w:space="0" w:color="auto"/>
            <w:bottom w:val="none" w:sz="0" w:space="0" w:color="auto"/>
            <w:right w:val="none" w:sz="0" w:space="0" w:color="auto"/>
          </w:divBdr>
        </w:div>
        <w:div w:id="479274566">
          <w:marLeft w:val="480"/>
          <w:marRight w:val="0"/>
          <w:marTop w:val="0"/>
          <w:marBottom w:val="0"/>
          <w:divBdr>
            <w:top w:val="none" w:sz="0" w:space="0" w:color="auto"/>
            <w:left w:val="none" w:sz="0" w:space="0" w:color="auto"/>
            <w:bottom w:val="none" w:sz="0" w:space="0" w:color="auto"/>
            <w:right w:val="none" w:sz="0" w:space="0" w:color="auto"/>
          </w:divBdr>
        </w:div>
        <w:div w:id="519860477">
          <w:marLeft w:val="480"/>
          <w:marRight w:val="0"/>
          <w:marTop w:val="0"/>
          <w:marBottom w:val="0"/>
          <w:divBdr>
            <w:top w:val="none" w:sz="0" w:space="0" w:color="auto"/>
            <w:left w:val="none" w:sz="0" w:space="0" w:color="auto"/>
            <w:bottom w:val="none" w:sz="0" w:space="0" w:color="auto"/>
            <w:right w:val="none" w:sz="0" w:space="0" w:color="auto"/>
          </w:divBdr>
        </w:div>
        <w:div w:id="579146122">
          <w:marLeft w:val="480"/>
          <w:marRight w:val="0"/>
          <w:marTop w:val="0"/>
          <w:marBottom w:val="0"/>
          <w:divBdr>
            <w:top w:val="none" w:sz="0" w:space="0" w:color="auto"/>
            <w:left w:val="none" w:sz="0" w:space="0" w:color="auto"/>
            <w:bottom w:val="none" w:sz="0" w:space="0" w:color="auto"/>
            <w:right w:val="none" w:sz="0" w:space="0" w:color="auto"/>
          </w:divBdr>
        </w:div>
        <w:div w:id="610748562">
          <w:marLeft w:val="480"/>
          <w:marRight w:val="0"/>
          <w:marTop w:val="0"/>
          <w:marBottom w:val="0"/>
          <w:divBdr>
            <w:top w:val="none" w:sz="0" w:space="0" w:color="auto"/>
            <w:left w:val="none" w:sz="0" w:space="0" w:color="auto"/>
            <w:bottom w:val="none" w:sz="0" w:space="0" w:color="auto"/>
            <w:right w:val="none" w:sz="0" w:space="0" w:color="auto"/>
          </w:divBdr>
        </w:div>
        <w:div w:id="664941658">
          <w:marLeft w:val="480"/>
          <w:marRight w:val="0"/>
          <w:marTop w:val="0"/>
          <w:marBottom w:val="0"/>
          <w:divBdr>
            <w:top w:val="none" w:sz="0" w:space="0" w:color="auto"/>
            <w:left w:val="none" w:sz="0" w:space="0" w:color="auto"/>
            <w:bottom w:val="none" w:sz="0" w:space="0" w:color="auto"/>
            <w:right w:val="none" w:sz="0" w:space="0" w:color="auto"/>
          </w:divBdr>
        </w:div>
        <w:div w:id="701174174">
          <w:marLeft w:val="480"/>
          <w:marRight w:val="0"/>
          <w:marTop w:val="0"/>
          <w:marBottom w:val="0"/>
          <w:divBdr>
            <w:top w:val="none" w:sz="0" w:space="0" w:color="auto"/>
            <w:left w:val="none" w:sz="0" w:space="0" w:color="auto"/>
            <w:bottom w:val="none" w:sz="0" w:space="0" w:color="auto"/>
            <w:right w:val="none" w:sz="0" w:space="0" w:color="auto"/>
          </w:divBdr>
        </w:div>
        <w:div w:id="734278650">
          <w:marLeft w:val="480"/>
          <w:marRight w:val="0"/>
          <w:marTop w:val="0"/>
          <w:marBottom w:val="0"/>
          <w:divBdr>
            <w:top w:val="none" w:sz="0" w:space="0" w:color="auto"/>
            <w:left w:val="none" w:sz="0" w:space="0" w:color="auto"/>
            <w:bottom w:val="none" w:sz="0" w:space="0" w:color="auto"/>
            <w:right w:val="none" w:sz="0" w:space="0" w:color="auto"/>
          </w:divBdr>
        </w:div>
        <w:div w:id="740906237">
          <w:marLeft w:val="480"/>
          <w:marRight w:val="0"/>
          <w:marTop w:val="0"/>
          <w:marBottom w:val="0"/>
          <w:divBdr>
            <w:top w:val="none" w:sz="0" w:space="0" w:color="auto"/>
            <w:left w:val="none" w:sz="0" w:space="0" w:color="auto"/>
            <w:bottom w:val="none" w:sz="0" w:space="0" w:color="auto"/>
            <w:right w:val="none" w:sz="0" w:space="0" w:color="auto"/>
          </w:divBdr>
        </w:div>
        <w:div w:id="754788150">
          <w:marLeft w:val="480"/>
          <w:marRight w:val="0"/>
          <w:marTop w:val="0"/>
          <w:marBottom w:val="0"/>
          <w:divBdr>
            <w:top w:val="none" w:sz="0" w:space="0" w:color="auto"/>
            <w:left w:val="none" w:sz="0" w:space="0" w:color="auto"/>
            <w:bottom w:val="none" w:sz="0" w:space="0" w:color="auto"/>
            <w:right w:val="none" w:sz="0" w:space="0" w:color="auto"/>
          </w:divBdr>
        </w:div>
        <w:div w:id="804547184">
          <w:marLeft w:val="480"/>
          <w:marRight w:val="0"/>
          <w:marTop w:val="0"/>
          <w:marBottom w:val="0"/>
          <w:divBdr>
            <w:top w:val="none" w:sz="0" w:space="0" w:color="auto"/>
            <w:left w:val="none" w:sz="0" w:space="0" w:color="auto"/>
            <w:bottom w:val="none" w:sz="0" w:space="0" w:color="auto"/>
            <w:right w:val="none" w:sz="0" w:space="0" w:color="auto"/>
          </w:divBdr>
        </w:div>
        <w:div w:id="815607180">
          <w:marLeft w:val="480"/>
          <w:marRight w:val="0"/>
          <w:marTop w:val="0"/>
          <w:marBottom w:val="0"/>
          <w:divBdr>
            <w:top w:val="none" w:sz="0" w:space="0" w:color="auto"/>
            <w:left w:val="none" w:sz="0" w:space="0" w:color="auto"/>
            <w:bottom w:val="none" w:sz="0" w:space="0" w:color="auto"/>
            <w:right w:val="none" w:sz="0" w:space="0" w:color="auto"/>
          </w:divBdr>
        </w:div>
        <w:div w:id="820391969">
          <w:marLeft w:val="480"/>
          <w:marRight w:val="0"/>
          <w:marTop w:val="0"/>
          <w:marBottom w:val="0"/>
          <w:divBdr>
            <w:top w:val="none" w:sz="0" w:space="0" w:color="auto"/>
            <w:left w:val="none" w:sz="0" w:space="0" w:color="auto"/>
            <w:bottom w:val="none" w:sz="0" w:space="0" w:color="auto"/>
            <w:right w:val="none" w:sz="0" w:space="0" w:color="auto"/>
          </w:divBdr>
        </w:div>
        <w:div w:id="839857871">
          <w:marLeft w:val="480"/>
          <w:marRight w:val="0"/>
          <w:marTop w:val="0"/>
          <w:marBottom w:val="0"/>
          <w:divBdr>
            <w:top w:val="none" w:sz="0" w:space="0" w:color="auto"/>
            <w:left w:val="none" w:sz="0" w:space="0" w:color="auto"/>
            <w:bottom w:val="none" w:sz="0" w:space="0" w:color="auto"/>
            <w:right w:val="none" w:sz="0" w:space="0" w:color="auto"/>
          </w:divBdr>
        </w:div>
        <w:div w:id="849638969">
          <w:marLeft w:val="480"/>
          <w:marRight w:val="0"/>
          <w:marTop w:val="0"/>
          <w:marBottom w:val="0"/>
          <w:divBdr>
            <w:top w:val="none" w:sz="0" w:space="0" w:color="auto"/>
            <w:left w:val="none" w:sz="0" w:space="0" w:color="auto"/>
            <w:bottom w:val="none" w:sz="0" w:space="0" w:color="auto"/>
            <w:right w:val="none" w:sz="0" w:space="0" w:color="auto"/>
          </w:divBdr>
        </w:div>
        <w:div w:id="856777326">
          <w:marLeft w:val="480"/>
          <w:marRight w:val="0"/>
          <w:marTop w:val="0"/>
          <w:marBottom w:val="0"/>
          <w:divBdr>
            <w:top w:val="none" w:sz="0" w:space="0" w:color="auto"/>
            <w:left w:val="none" w:sz="0" w:space="0" w:color="auto"/>
            <w:bottom w:val="none" w:sz="0" w:space="0" w:color="auto"/>
            <w:right w:val="none" w:sz="0" w:space="0" w:color="auto"/>
          </w:divBdr>
        </w:div>
        <w:div w:id="909266570">
          <w:marLeft w:val="480"/>
          <w:marRight w:val="0"/>
          <w:marTop w:val="0"/>
          <w:marBottom w:val="0"/>
          <w:divBdr>
            <w:top w:val="none" w:sz="0" w:space="0" w:color="auto"/>
            <w:left w:val="none" w:sz="0" w:space="0" w:color="auto"/>
            <w:bottom w:val="none" w:sz="0" w:space="0" w:color="auto"/>
            <w:right w:val="none" w:sz="0" w:space="0" w:color="auto"/>
          </w:divBdr>
        </w:div>
        <w:div w:id="963577982">
          <w:marLeft w:val="480"/>
          <w:marRight w:val="0"/>
          <w:marTop w:val="0"/>
          <w:marBottom w:val="0"/>
          <w:divBdr>
            <w:top w:val="none" w:sz="0" w:space="0" w:color="auto"/>
            <w:left w:val="none" w:sz="0" w:space="0" w:color="auto"/>
            <w:bottom w:val="none" w:sz="0" w:space="0" w:color="auto"/>
            <w:right w:val="none" w:sz="0" w:space="0" w:color="auto"/>
          </w:divBdr>
        </w:div>
        <w:div w:id="985352445">
          <w:marLeft w:val="480"/>
          <w:marRight w:val="0"/>
          <w:marTop w:val="0"/>
          <w:marBottom w:val="0"/>
          <w:divBdr>
            <w:top w:val="none" w:sz="0" w:space="0" w:color="auto"/>
            <w:left w:val="none" w:sz="0" w:space="0" w:color="auto"/>
            <w:bottom w:val="none" w:sz="0" w:space="0" w:color="auto"/>
            <w:right w:val="none" w:sz="0" w:space="0" w:color="auto"/>
          </w:divBdr>
        </w:div>
        <w:div w:id="985938018">
          <w:marLeft w:val="480"/>
          <w:marRight w:val="0"/>
          <w:marTop w:val="0"/>
          <w:marBottom w:val="0"/>
          <w:divBdr>
            <w:top w:val="none" w:sz="0" w:space="0" w:color="auto"/>
            <w:left w:val="none" w:sz="0" w:space="0" w:color="auto"/>
            <w:bottom w:val="none" w:sz="0" w:space="0" w:color="auto"/>
            <w:right w:val="none" w:sz="0" w:space="0" w:color="auto"/>
          </w:divBdr>
        </w:div>
        <w:div w:id="998847929">
          <w:marLeft w:val="480"/>
          <w:marRight w:val="0"/>
          <w:marTop w:val="0"/>
          <w:marBottom w:val="0"/>
          <w:divBdr>
            <w:top w:val="none" w:sz="0" w:space="0" w:color="auto"/>
            <w:left w:val="none" w:sz="0" w:space="0" w:color="auto"/>
            <w:bottom w:val="none" w:sz="0" w:space="0" w:color="auto"/>
            <w:right w:val="none" w:sz="0" w:space="0" w:color="auto"/>
          </w:divBdr>
        </w:div>
        <w:div w:id="1005478660">
          <w:marLeft w:val="480"/>
          <w:marRight w:val="0"/>
          <w:marTop w:val="0"/>
          <w:marBottom w:val="0"/>
          <w:divBdr>
            <w:top w:val="none" w:sz="0" w:space="0" w:color="auto"/>
            <w:left w:val="none" w:sz="0" w:space="0" w:color="auto"/>
            <w:bottom w:val="none" w:sz="0" w:space="0" w:color="auto"/>
            <w:right w:val="none" w:sz="0" w:space="0" w:color="auto"/>
          </w:divBdr>
        </w:div>
        <w:div w:id="1032926225">
          <w:marLeft w:val="480"/>
          <w:marRight w:val="0"/>
          <w:marTop w:val="0"/>
          <w:marBottom w:val="0"/>
          <w:divBdr>
            <w:top w:val="none" w:sz="0" w:space="0" w:color="auto"/>
            <w:left w:val="none" w:sz="0" w:space="0" w:color="auto"/>
            <w:bottom w:val="none" w:sz="0" w:space="0" w:color="auto"/>
            <w:right w:val="none" w:sz="0" w:space="0" w:color="auto"/>
          </w:divBdr>
        </w:div>
        <w:div w:id="1054961697">
          <w:marLeft w:val="480"/>
          <w:marRight w:val="0"/>
          <w:marTop w:val="0"/>
          <w:marBottom w:val="0"/>
          <w:divBdr>
            <w:top w:val="none" w:sz="0" w:space="0" w:color="auto"/>
            <w:left w:val="none" w:sz="0" w:space="0" w:color="auto"/>
            <w:bottom w:val="none" w:sz="0" w:space="0" w:color="auto"/>
            <w:right w:val="none" w:sz="0" w:space="0" w:color="auto"/>
          </w:divBdr>
        </w:div>
        <w:div w:id="1085419459">
          <w:marLeft w:val="480"/>
          <w:marRight w:val="0"/>
          <w:marTop w:val="0"/>
          <w:marBottom w:val="0"/>
          <w:divBdr>
            <w:top w:val="none" w:sz="0" w:space="0" w:color="auto"/>
            <w:left w:val="none" w:sz="0" w:space="0" w:color="auto"/>
            <w:bottom w:val="none" w:sz="0" w:space="0" w:color="auto"/>
            <w:right w:val="none" w:sz="0" w:space="0" w:color="auto"/>
          </w:divBdr>
        </w:div>
        <w:div w:id="1097017283">
          <w:marLeft w:val="480"/>
          <w:marRight w:val="0"/>
          <w:marTop w:val="0"/>
          <w:marBottom w:val="0"/>
          <w:divBdr>
            <w:top w:val="none" w:sz="0" w:space="0" w:color="auto"/>
            <w:left w:val="none" w:sz="0" w:space="0" w:color="auto"/>
            <w:bottom w:val="none" w:sz="0" w:space="0" w:color="auto"/>
            <w:right w:val="none" w:sz="0" w:space="0" w:color="auto"/>
          </w:divBdr>
        </w:div>
        <w:div w:id="1098869050">
          <w:marLeft w:val="480"/>
          <w:marRight w:val="0"/>
          <w:marTop w:val="0"/>
          <w:marBottom w:val="0"/>
          <w:divBdr>
            <w:top w:val="none" w:sz="0" w:space="0" w:color="auto"/>
            <w:left w:val="none" w:sz="0" w:space="0" w:color="auto"/>
            <w:bottom w:val="none" w:sz="0" w:space="0" w:color="auto"/>
            <w:right w:val="none" w:sz="0" w:space="0" w:color="auto"/>
          </w:divBdr>
        </w:div>
        <w:div w:id="1127969616">
          <w:marLeft w:val="480"/>
          <w:marRight w:val="0"/>
          <w:marTop w:val="0"/>
          <w:marBottom w:val="0"/>
          <w:divBdr>
            <w:top w:val="none" w:sz="0" w:space="0" w:color="auto"/>
            <w:left w:val="none" w:sz="0" w:space="0" w:color="auto"/>
            <w:bottom w:val="none" w:sz="0" w:space="0" w:color="auto"/>
            <w:right w:val="none" w:sz="0" w:space="0" w:color="auto"/>
          </w:divBdr>
        </w:div>
        <w:div w:id="1129933153">
          <w:marLeft w:val="480"/>
          <w:marRight w:val="0"/>
          <w:marTop w:val="0"/>
          <w:marBottom w:val="0"/>
          <w:divBdr>
            <w:top w:val="none" w:sz="0" w:space="0" w:color="auto"/>
            <w:left w:val="none" w:sz="0" w:space="0" w:color="auto"/>
            <w:bottom w:val="none" w:sz="0" w:space="0" w:color="auto"/>
            <w:right w:val="none" w:sz="0" w:space="0" w:color="auto"/>
          </w:divBdr>
        </w:div>
        <w:div w:id="1165822006">
          <w:marLeft w:val="480"/>
          <w:marRight w:val="0"/>
          <w:marTop w:val="0"/>
          <w:marBottom w:val="0"/>
          <w:divBdr>
            <w:top w:val="none" w:sz="0" w:space="0" w:color="auto"/>
            <w:left w:val="none" w:sz="0" w:space="0" w:color="auto"/>
            <w:bottom w:val="none" w:sz="0" w:space="0" w:color="auto"/>
            <w:right w:val="none" w:sz="0" w:space="0" w:color="auto"/>
          </w:divBdr>
        </w:div>
        <w:div w:id="1196120247">
          <w:marLeft w:val="480"/>
          <w:marRight w:val="0"/>
          <w:marTop w:val="0"/>
          <w:marBottom w:val="0"/>
          <w:divBdr>
            <w:top w:val="none" w:sz="0" w:space="0" w:color="auto"/>
            <w:left w:val="none" w:sz="0" w:space="0" w:color="auto"/>
            <w:bottom w:val="none" w:sz="0" w:space="0" w:color="auto"/>
            <w:right w:val="none" w:sz="0" w:space="0" w:color="auto"/>
          </w:divBdr>
        </w:div>
        <w:div w:id="1209413040">
          <w:marLeft w:val="480"/>
          <w:marRight w:val="0"/>
          <w:marTop w:val="0"/>
          <w:marBottom w:val="0"/>
          <w:divBdr>
            <w:top w:val="none" w:sz="0" w:space="0" w:color="auto"/>
            <w:left w:val="none" w:sz="0" w:space="0" w:color="auto"/>
            <w:bottom w:val="none" w:sz="0" w:space="0" w:color="auto"/>
            <w:right w:val="none" w:sz="0" w:space="0" w:color="auto"/>
          </w:divBdr>
        </w:div>
        <w:div w:id="1313101930">
          <w:marLeft w:val="480"/>
          <w:marRight w:val="0"/>
          <w:marTop w:val="0"/>
          <w:marBottom w:val="0"/>
          <w:divBdr>
            <w:top w:val="none" w:sz="0" w:space="0" w:color="auto"/>
            <w:left w:val="none" w:sz="0" w:space="0" w:color="auto"/>
            <w:bottom w:val="none" w:sz="0" w:space="0" w:color="auto"/>
            <w:right w:val="none" w:sz="0" w:space="0" w:color="auto"/>
          </w:divBdr>
        </w:div>
        <w:div w:id="1365209059">
          <w:marLeft w:val="480"/>
          <w:marRight w:val="0"/>
          <w:marTop w:val="0"/>
          <w:marBottom w:val="0"/>
          <w:divBdr>
            <w:top w:val="none" w:sz="0" w:space="0" w:color="auto"/>
            <w:left w:val="none" w:sz="0" w:space="0" w:color="auto"/>
            <w:bottom w:val="none" w:sz="0" w:space="0" w:color="auto"/>
            <w:right w:val="none" w:sz="0" w:space="0" w:color="auto"/>
          </w:divBdr>
        </w:div>
        <w:div w:id="1370104526">
          <w:marLeft w:val="480"/>
          <w:marRight w:val="0"/>
          <w:marTop w:val="0"/>
          <w:marBottom w:val="0"/>
          <w:divBdr>
            <w:top w:val="none" w:sz="0" w:space="0" w:color="auto"/>
            <w:left w:val="none" w:sz="0" w:space="0" w:color="auto"/>
            <w:bottom w:val="none" w:sz="0" w:space="0" w:color="auto"/>
            <w:right w:val="none" w:sz="0" w:space="0" w:color="auto"/>
          </w:divBdr>
        </w:div>
        <w:div w:id="1414009606">
          <w:marLeft w:val="480"/>
          <w:marRight w:val="0"/>
          <w:marTop w:val="0"/>
          <w:marBottom w:val="0"/>
          <w:divBdr>
            <w:top w:val="none" w:sz="0" w:space="0" w:color="auto"/>
            <w:left w:val="none" w:sz="0" w:space="0" w:color="auto"/>
            <w:bottom w:val="none" w:sz="0" w:space="0" w:color="auto"/>
            <w:right w:val="none" w:sz="0" w:space="0" w:color="auto"/>
          </w:divBdr>
        </w:div>
        <w:div w:id="1452091860">
          <w:marLeft w:val="480"/>
          <w:marRight w:val="0"/>
          <w:marTop w:val="0"/>
          <w:marBottom w:val="0"/>
          <w:divBdr>
            <w:top w:val="none" w:sz="0" w:space="0" w:color="auto"/>
            <w:left w:val="none" w:sz="0" w:space="0" w:color="auto"/>
            <w:bottom w:val="none" w:sz="0" w:space="0" w:color="auto"/>
            <w:right w:val="none" w:sz="0" w:space="0" w:color="auto"/>
          </w:divBdr>
        </w:div>
        <w:div w:id="1472744024">
          <w:marLeft w:val="480"/>
          <w:marRight w:val="0"/>
          <w:marTop w:val="0"/>
          <w:marBottom w:val="0"/>
          <w:divBdr>
            <w:top w:val="none" w:sz="0" w:space="0" w:color="auto"/>
            <w:left w:val="none" w:sz="0" w:space="0" w:color="auto"/>
            <w:bottom w:val="none" w:sz="0" w:space="0" w:color="auto"/>
            <w:right w:val="none" w:sz="0" w:space="0" w:color="auto"/>
          </w:divBdr>
        </w:div>
        <w:div w:id="1515923016">
          <w:marLeft w:val="480"/>
          <w:marRight w:val="0"/>
          <w:marTop w:val="0"/>
          <w:marBottom w:val="0"/>
          <w:divBdr>
            <w:top w:val="none" w:sz="0" w:space="0" w:color="auto"/>
            <w:left w:val="none" w:sz="0" w:space="0" w:color="auto"/>
            <w:bottom w:val="none" w:sz="0" w:space="0" w:color="auto"/>
            <w:right w:val="none" w:sz="0" w:space="0" w:color="auto"/>
          </w:divBdr>
        </w:div>
        <w:div w:id="1560706455">
          <w:marLeft w:val="480"/>
          <w:marRight w:val="0"/>
          <w:marTop w:val="0"/>
          <w:marBottom w:val="0"/>
          <w:divBdr>
            <w:top w:val="none" w:sz="0" w:space="0" w:color="auto"/>
            <w:left w:val="none" w:sz="0" w:space="0" w:color="auto"/>
            <w:bottom w:val="none" w:sz="0" w:space="0" w:color="auto"/>
            <w:right w:val="none" w:sz="0" w:space="0" w:color="auto"/>
          </w:divBdr>
        </w:div>
        <w:div w:id="1610812653">
          <w:marLeft w:val="480"/>
          <w:marRight w:val="0"/>
          <w:marTop w:val="0"/>
          <w:marBottom w:val="0"/>
          <w:divBdr>
            <w:top w:val="none" w:sz="0" w:space="0" w:color="auto"/>
            <w:left w:val="none" w:sz="0" w:space="0" w:color="auto"/>
            <w:bottom w:val="none" w:sz="0" w:space="0" w:color="auto"/>
            <w:right w:val="none" w:sz="0" w:space="0" w:color="auto"/>
          </w:divBdr>
        </w:div>
        <w:div w:id="1615749749">
          <w:marLeft w:val="480"/>
          <w:marRight w:val="0"/>
          <w:marTop w:val="0"/>
          <w:marBottom w:val="0"/>
          <w:divBdr>
            <w:top w:val="none" w:sz="0" w:space="0" w:color="auto"/>
            <w:left w:val="none" w:sz="0" w:space="0" w:color="auto"/>
            <w:bottom w:val="none" w:sz="0" w:space="0" w:color="auto"/>
            <w:right w:val="none" w:sz="0" w:space="0" w:color="auto"/>
          </w:divBdr>
        </w:div>
        <w:div w:id="1690596510">
          <w:marLeft w:val="480"/>
          <w:marRight w:val="0"/>
          <w:marTop w:val="0"/>
          <w:marBottom w:val="0"/>
          <w:divBdr>
            <w:top w:val="none" w:sz="0" w:space="0" w:color="auto"/>
            <w:left w:val="none" w:sz="0" w:space="0" w:color="auto"/>
            <w:bottom w:val="none" w:sz="0" w:space="0" w:color="auto"/>
            <w:right w:val="none" w:sz="0" w:space="0" w:color="auto"/>
          </w:divBdr>
        </w:div>
        <w:div w:id="1712992504">
          <w:marLeft w:val="480"/>
          <w:marRight w:val="0"/>
          <w:marTop w:val="0"/>
          <w:marBottom w:val="0"/>
          <w:divBdr>
            <w:top w:val="none" w:sz="0" w:space="0" w:color="auto"/>
            <w:left w:val="none" w:sz="0" w:space="0" w:color="auto"/>
            <w:bottom w:val="none" w:sz="0" w:space="0" w:color="auto"/>
            <w:right w:val="none" w:sz="0" w:space="0" w:color="auto"/>
          </w:divBdr>
        </w:div>
        <w:div w:id="1716153436">
          <w:marLeft w:val="480"/>
          <w:marRight w:val="0"/>
          <w:marTop w:val="0"/>
          <w:marBottom w:val="0"/>
          <w:divBdr>
            <w:top w:val="none" w:sz="0" w:space="0" w:color="auto"/>
            <w:left w:val="none" w:sz="0" w:space="0" w:color="auto"/>
            <w:bottom w:val="none" w:sz="0" w:space="0" w:color="auto"/>
            <w:right w:val="none" w:sz="0" w:space="0" w:color="auto"/>
          </w:divBdr>
        </w:div>
        <w:div w:id="1761024628">
          <w:marLeft w:val="480"/>
          <w:marRight w:val="0"/>
          <w:marTop w:val="0"/>
          <w:marBottom w:val="0"/>
          <w:divBdr>
            <w:top w:val="none" w:sz="0" w:space="0" w:color="auto"/>
            <w:left w:val="none" w:sz="0" w:space="0" w:color="auto"/>
            <w:bottom w:val="none" w:sz="0" w:space="0" w:color="auto"/>
            <w:right w:val="none" w:sz="0" w:space="0" w:color="auto"/>
          </w:divBdr>
        </w:div>
        <w:div w:id="1769152851">
          <w:marLeft w:val="480"/>
          <w:marRight w:val="0"/>
          <w:marTop w:val="0"/>
          <w:marBottom w:val="0"/>
          <w:divBdr>
            <w:top w:val="none" w:sz="0" w:space="0" w:color="auto"/>
            <w:left w:val="none" w:sz="0" w:space="0" w:color="auto"/>
            <w:bottom w:val="none" w:sz="0" w:space="0" w:color="auto"/>
            <w:right w:val="none" w:sz="0" w:space="0" w:color="auto"/>
          </w:divBdr>
        </w:div>
        <w:div w:id="1782413502">
          <w:marLeft w:val="480"/>
          <w:marRight w:val="0"/>
          <w:marTop w:val="0"/>
          <w:marBottom w:val="0"/>
          <w:divBdr>
            <w:top w:val="none" w:sz="0" w:space="0" w:color="auto"/>
            <w:left w:val="none" w:sz="0" w:space="0" w:color="auto"/>
            <w:bottom w:val="none" w:sz="0" w:space="0" w:color="auto"/>
            <w:right w:val="none" w:sz="0" w:space="0" w:color="auto"/>
          </w:divBdr>
        </w:div>
        <w:div w:id="1851990554">
          <w:marLeft w:val="480"/>
          <w:marRight w:val="0"/>
          <w:marTop w:val="0"/>
          <w:marBottom w:val="0"/>
          <w:divBdr>
            <w:top w:val="none" w:sz="0" w:space="0" w:color="auto"/>
            <w:left w:val="none" w:sz="0" w:space="0" w:color="auto"/>
            <w:bottom w:val="none" w:sz="0" w:space="0" w:color="auto"/>
            <w:right w:val="none" w:sz="0" w:space="0" w:color="auto"/>
          </w:divBdr>
        </w:div>
        <w:div w:id="1880699225">
          <w:marLeft w:val="480"/>
          <w:marRight w:val="0"/>
          <w:marTop w:val="0"/>
          <w:marBottom w:val="0"/>
          <w:divBdr>
            <w:top w:val="none" w:sz="0" w:space="0" w:color="auto"/>
            <w:left w:val="none" w:sz="0" w:space="0" w:color="auto"/>
            <w:bottom w:val="none" w:sz="0" w:space="0" w:color="auto"/>
            <w:right w:val="none" w:sz="0" w:space="0" w:color="auto"/>
          </w:divBdr>
        </w:div>
        <w:div w:id="1906379214">
          <w:marLeft w:val="480"/>
          <w:marRight w:val="0"/>
          <w:marTop w:val="0"/>
          <w:marBottom w:val="0"/>
          <w:divBdr>
            <w:top w:val="none" w:sz="0" w:space="0" w:color="auto"/>
            <w:left w:val="none" w:sz="0" w:space="0" w:color="auto"/>
            <w:bottom w:val="none" w:sz="0" w:space="0" w:color="auto"/>
            <w:right w:val="none" w:sz="0" w:space="0" w:color="auto"/>
          </w:divBdr>
        </w:div>
        <w:div w:id="1957446238">
          <w:marLeft w:val="480"/>
          <w:marRight w:val="0"/>
          <w:marTop w:val="0"/>
          <w:marBottom w:val="0"/>
          <w:divBdr>
            <w:top w:val="none" w:sz="0" w:space="0" w:color="auto"/>
            <w:left w:val="none" w:sz="0" w:space="0" w:color="auto"/>
            <w:bottom w:val="none" w:sz="0" w:space="0" w:color="auto"/>
            <w:right w:val="none" w:sz="0" w:space="0" w:color="auto"/>
          </w:divBdr>
        </w:div>
        <w:div w:id="1958222214">
          <w:marLeft w:val="480"/>
          <w:marRight w:val="0"/>
          <w:marTop w:val="0"/>
          <w:marBottom w:val="0"/>
          <w:divBdr>
            <w:top w:val="none" w:sz="0" w:space="0" w:color="auto"/>
            <w:left w:val="none" w:sz="0" w:space="0" w:color="auto"/>
            <w:bottom w:val="none" w:sz="0" w:space="0" w:color="auto"/>
            <w:right w:val="none" w:sz="0" w:space="0" w:color="auto"/>
          </w:divBdr>
        </w:div>
        <w:div w:id="1958370001">
          <w:marLeft w:val="480"/>
          <w:marRight w:val="0"/>
          <w:marTop w:val="0"/>
          <w:marBottom w:val="0"/>
          <w:divBdr>
            <w:top w:val="none" w:sz="0" w:space="0" w:color="auto"/>
            <w:left w:val="none" w:sz="0" w:space="0" w:color="auto"/>
            <w:bottom w:val="none" w:sz="0" w:space="0" w:color="auto"/>
            <w:right w:val="none" w:sz="0" w:space="0" w:color="auto"/>
          </w:divBdr>
        </w:div>
        <w:div w:id="1968316279">
          <w:marLeft w:val="480"/>
          <w:marRight w:val="0"/>
          <w:marTop w:val="0"/>
          <w:marBottom w:val="0"/>
          <w:divBdr>
            <w:top w:val="none" w:sz="0" w:space="0" w:color="auto"/>
            <w:left w:val="none" w:sz="0" w:space="0" w:color="auto"/>
            <w:bottom w:val="none" w:sz="0" w:space="0" w:color="auto"/>
            <w:right w:val="none" w:sz="0" w:space="0" w:color="auto"/>
          </w:divBdr>
        </w:div>
        <w:div w:id="2014989139">
          <w:marLeft w:val="480"/>
          <w:marRight w:val="0"/>
          <w:marTop w:val="0"/>
          <w:marBottom w:val="0"/>
          <w:divBdr>
            <w:top w:val="none" w:sz="0" w:space="0" w:color="auto"/>
            <w:left w:val="none" w:sz="0" w:space="0" w:color="auto"/>
            <w:bottom w:val="none" w:sz="0" w:space="0" w:color="auto"/>
            <w:right w:val="none" w:sz="0" w:space="0" w:color="auto"/>
          </w:divBdr>
        </w:div>
        <w:div w:id="2054504106">
          <w:marLeft w:val="480"/>
          <w:marRight w:val="0"/>
          <w:marTop w:val="0"/>
          <w:marBottom w:val="0"/>
          <w:divBdr>
            <w:top w:val="none" w:sz="0" w:space="0" w:color="auto"/>
            <w:left w:val="none" w:sz="0" w:space="0" w:color="auto"/>
            <w:bottom w:val="none" w:sz="0" w:space="0" w:color="auto"/>
            <w:right w:val="none" w:sz="0" w:space="0" w:color="auto"/>
          </w:divBdr>
        </w:div>
      </w:divsChild>
    </w:div>
    <w:div w:id="1010713857">
      <w:marLeft w:val="640"/>
      <w:marRight w:val="0"/>
      <w:marTop w:val="0"/>
      <w:marBottom w:val="0"/>
      <w:divBdr>
        <w:top w:val="none" w:sz="0" w:space="0" w:color="auto"/>
        <w:left w:val="none" w:sz="0" w:space="0" w:color="auto"/>
        <w:bottom w:val="none" w:sz="0" w:space="0" w:color="auto"/>
        <w:right w:val="none" w:sz="0" w:space="0" w:color="auto"/>
      </w:divBdr>
    </w:div>
    <w:div w:id="1011563789">
      <w:marLeft w:val="640"/>
      <w:marRight w:val="0"/>
      <w:marTop w:val="0"/>
      <w:marBottom w:val="0"/>
      <w:divBdr>
        <w:top w:val="none" w:sz="0" w:space="0" w:color="auto"/>
        <w:left w:val="none" w:sz="0" w:space="0" w:color="auto"/>
        <w:bottom w:val="none" w:sz="0" w:space="0" w:color="auto"/>
        <w:right w:val="none" w:sz="0" w:space="0" w:color="auto"/>
      </w:divBdr>
    </w:div>
    <w:div w:id="1011566404">
      <w:marLeft w:val="640"/>
      <w:marRight w:val="0"/>
      <w:marTop w:val="0"/>
      <w:marBottom w:val="0"/>
      <w:divBdr>
        <w:top w:val="none" w:sz="0" w:space="0" w:color="auto"/>
        <w:left w:val="none" w:sz="0" w:space="0" w:color="auto"/>
        <w:bottom w:val="none" w:sz="0" w:space="0" w:color="auto"/>
        <w:right w:val="none" w:sz="0" w:space="0" w:color="auto"/>
      </w:divBdr>
    </w:div>
    <w:div w:id="1011685244">
      <w:marLeft w:val="640"/>
      <w:marRight w:val="0"/>
      <w:marTop w:val="0"/>
      <w:marBottom w:val="0"/>
      <w:divBdr>
        <w:top w:val="none" w:sz="0" w:space="0" w:color="auto"/>
        <w:left w:val="none" w:sz="0" w:space="0" w:color="auto"/>
        <w:bottom w:val="none" w:sz="0" w:space="0" w:color="auto"/>
        <w:right w:val="none" w:sz="0" w:space="0" w:color="auto"/>
      </w:divBdr>
    </w:div>
    <w:div w:id="1011881492">
      <w:marLeft w:val="640"/>
      <w:marRight w:val="0"/>
      <w:marTop w:val="0"/>
      <w:marBottom w:val="0"/>
      <w:divBdr>
        <w:top w:val="none" w:sz="0" w:space="0" w:color="auto"/>
        <w:left w:val="none" w:sz="0" w:space="0" w:color="auto"/>
        <w:bottom w:val="none" w:sz="0" w:space="0" w:color="auto"/>
        <w:right w:val="none" w:sz="0" w:space="0" w:color="auto"/>
      </w:divBdr>
    </w:div>
    <w:div w:id="1012293403">
      <w:bodyDiv w:val="1"/>
      <w:marLeft w:val="0"/>
      <w:marRight w:val="0"/>
      <w:marTop w:val="0"/>
      <w:marBottom w:val="0"/>
      <w:divBdr>
        <w:top w:val="none" w:sz="0" w:space="0" w:color="auto"/>
        <w:left w:val="none" w:sz="0" w:space="0" w:color="auto"/>
        <w:bottom w:val="none" w:sz="0" w:space="0" w:color="auto"/>
        <w:right w:val="none" w:sz="0" w:space="0" w:color="auto"/>
      </w:divBdr>
    </w:div>
    <w:div w:id="1013187993">
      <w:bodyDiv w:val="1"/>
      <w:marLeft w:val="0"/>
      <w:marRight w:val="0"/>
      <w:marTop w:val="0"/>
      <w:marBottom w:val="0"/>
      <w:divBdr>
        <w:top w:val="none" w:sz="0" w:space="0" w:color="auto"/>
        <w:left w:val="none" w:sz="0" w:space="0" w:color="auto"/>
        <w:bottom w:val="none" w:sz="0" w:space="0" w:color="auto"/>
        <w:right w:val="none" w:sz="0" w:space="0" w:color="auto"/>
      </w:divBdr>
    </w:div>
    <w:div w:id="1014301426">
      <w:marLeft w:val="640"/>
      <w:marRight w:val="0"/>
      <w:marTop w:val="0"/>
      <w:marBottom w:val="0"/>
      <w:divBdr>
        <w:top w:val="none" w:sz="0" w:space="0" w:color="auto"/>
        <w:left w:val="none" w:sz="0" w:space="0" w:color="auto"/>
        <w:bottom w:val="none" w:sz="0" w:space="0" w:color="auto"/>
        <w:right w:val="none" w:sz="0" w:space="0" w:color="auto"/>
      </w:divBdr>
    </w:div>
    <w:div w:id="1014764258">
      <w:bodyDiv w:val="1"/>
      <w:marLeft w:val="0"/>
      <w:marRight w:val="0"/>
      <w:marTop w:val="0"/>
      <w:marBottom w:val="0"/>
      <w:divBdr>
        <w:top w:val="none" w:sz="0" w:space="0" w:color="auto"/>
        <w:left w:val="none" w:sz="0" w:space="0" w:color="auto"/>
        <w:bottom w:val="none" w:sz="0" w:space="0" w:color="auto"/>
        <w:right w:val="none" w:sz="0" w:space="0" w:color="auto"/>
      </w:divBdr>
      <w:divsChild>
        <w:div w:id="19627027">
          <w:marLeft w:val="480"/>
          <w:marRight w:val="0"/>
          <w:marTop w:val="0"/>
          <w:marBottom w:val="0"/>
          <w:divBdr>
            <w:top w:val="none" w:sz="0" w:space="0" w:color="auto"/>
            <w:left w:val="none" w:sz="0" w:space="0" w:color="auto"/>
            <w:bottom w:val="none" w:sz="0" w:space="0" w:color="auto"/>
            <w:right w:val="none" w:sz="0" w:space="0" w:color="auto"/>
          </w:divBdr>
        </w:div>
        <w:div w:id="69272574">
          <w:marLeft w:val="480"/>
          <w:marRight w:val="0"/>
          <w:marTop w:val="0"/>
          <w:marBottom w:val="0"/>
          <w:divBdr>
            <w:top w:val="none" w:sz="0" w:space="0" w:color="auto"/>
            <w:left w:val="none" w:sz="0" w:space="0" w:color="auto"/>
            <w:bottom w:val="none" w:sz="0" w:space="0" w:color="auto"/>
            <w:right w:val="none" w:sz="0" w:space="0" w:color="auto"/>
          </w:divBdr>
        </w:div>
        <w:div w:id="142083546">
          <w:marLeft w:val="480"/>
          <w:marRight w:val="0"/>
          <w:marTop w:val="0"/>
          <w:marBottom w:val="0"/>
          <w:divBdr>
            <w:top w:val="none" w:sz="0" w:space="0" w:color="auto"/>
            <w:left w:val="none" w:sz="0" w:space="0" w:color="auto"/>
            <w:bottom w:val="none" w:sz="0" w:space="0" w:color="auto"/>
            <w:right w:val="none" w:sz="0" w:space="0" w:color="auto"/>
          </w:divBdr>
        </w:div>
        <w:div w:id="145980019">
          <w:marLeft w:val="480"/>
          <w:marRight w:val="0"/>
          <w:marTop w:val="0"/>
          <w:marBottom w:val="0"/>
          <w:divBdr>
            <w:top w:val="none" w:sz="0" w:space="0" w:color="auto"/>
            <w:left w:val="none" w:sz="0" w:space="0" w:color="auto"/>
            <w:bottom w:val="none" w:sz="0" w:space="0" w:color="auto"/>
            <w:right w:val="none" w:sz="0" w:space="0" w:color="auto"/>
          </w:divBdr>
        </w:div>
        <w:div w:id="182520804">
          <w:marLeft w:val="480"/>
          <w:marRight w:val="0"/>
          <w:marTop w:val="0"/>
          <w:marBottom w:val="0"/>
          <w:divBdr>
            <w:top w:val="none" w:sz="0" w:space="0" w:color="auto"/>
            <w:left w:val="none" w:sz="0" w:space="0" w:color="auto"/>
            <w:bottom w:val="none" w:sz="0" w:space="0" w:color="auto"/>
            <w:right w:val="none" w:sz="0" w:space="0" w:color="auto"/>
          </w:divBdr>
        </w:div>
        <w:div w:id="194079584">
          <w:marLeft w:val="480"/>
          <w:marRight w:val="0"/>
          <w:marTop w:val="0"/>
          <w:marBottom w:val="0"/>
          <w:divBdr>
            <w:top w:val="none" w:sz="0" w:space="0" w:color="auto"/>
            <w:left w:val="none" w:sz="0" w:space="0" w:color="auto"/>
            <w:bottom w:val="none" w:sz="0" w:space="0" w:color="auto"/>
            <w:right w:val="none" w:sz="0" w:space="0" w:color="auto"/>
          </w:divBdr>
        </w:div>
        <w:div w:id="194780600">
          <w:marLeft w:val="480"/>
          <w:marRight w:val="0"/>
          <w:marTop w:val="0"/>
          <w:marBottom w:val="0"/>
          <w:divBdr>
            <w:top w:val="none" w:sz="0" w:space="0" w:color="auto"/>
            <w:left w:val="none" w:sz="0" w:space="0" w:color="auto"/>
            <w:bottom w:val="none" w:sz="0" w:space="0" w:color="auto"/>
            <w:right w:val="none" w:sz="0" w:space="0" w:color="auto"/>
          </w:divBdr>
        </w:div>
        <w:div w:id="226453629">
          <w:marLeft w:val="480"/>
          <w:marRight w:val="0"/>
          <w:marTop w:val="0"/>
          <w:marBottom w:val="0"/>
          <w:divBdr>
            <w:top w:val="none" w:sz="0" w:space="0" w:color="auto"/>
            <w:left w:val="none" w:sz="0" w:space="0" w:color="auto"/>
            <w:bottom w:val="none" w:sz="0" w:space="0" w:color="auto"/>
            <w:right w:val="none" w:sz="0" w:space="0" w:color="auto"/>
          </w:divBdr>
        </w:div>
        <w:div w:id="291719222">
          <w:marLeft w:val="480"/>
          <w:marRight w:val="0"/>
          <w:marTop w:val="0"/>
          <w:marBottom w:val="0"/>
          <w:divBdr>
            <w:top w:val="none" w:sz="0" w:space="0" w:color="auto"/>
            <w:left w:val="none" w:sz="0" w:space="0" w:color="auto"/>
            <w:bottom w:val="none" w:sz="0" w:space="0" w:color="auto"/>
            <w:right w:val="none" w:sz="0" w:space="0" w:color="auto"/>
          </w:divBdr>
        </w:div>
        <w:div w:id="392001311">
          <w:marLeft w:val="480"/>
          <w:marRight w:val="0"/>
          <w:marTop w:val="0"/>
          <w:marBottom w:val="0"/>
          <w:divBdr>
            <w:top w:val="none" w:sz="0" w:space="0" w:color="auto"/>
            <w:left w:val="none" w:sz="0" w:space="0" w:color="auto"/>
            <w:bottom w:val="none" w:sz="0" w:space="0" w:color="auto"/>
            <w:right w:val="none" w:sz="0" w:space="0" w:color="auto"/>
          </w:divBdr>
        </w:div>
        <w:div w:id="430857281">
          <w:marLeft w:val="480"/>
          <w:marRight w:val="0"/>
          <w:marTop w:val="0"/>
          <w:marBottom w:val="0"/>
          <w:divBdr>
            <w:top w:val="none" w:sz="0" w:space="0" w:color="auto"/>
            <w:left w:val="none" w:sz="0" w:space="0" w:color="auto"/>
            <w:bottom w:val="none" w:sz="0" w:space="0" w:color="auto"/>
            <w:right w:val="none" w:sz="0" w:space="0" w:color="auto"/>
          </w:divBdr>
        </w:div>
        <w:div w:id="432481266">
          <w:marLeft w:val="480"/>
          <w:marRight w:val="0"/>
          <w:marTop w:val="0"/>
          <w:marBottom w:val="0"/>
          <w:divBdr>
            <w:top w:val="none" w:sz="0" w:space="0" w:color="auto"/>
            <w:left w:val="none" w:sz="0" w:space="0" w:color="auto"/>
            <w:bottom w:val="none" w:sz="0" w:space="0" w:color="auto"/>
            <w:right w:val="none" w:sz="0" w:space="0" w:color="auto"/>
          </w:divBdr>
        </w:div>
        <w:div w:id="440030000">
          <w:marLeft w:val="480"/>
          <w:marRight w:val="0"/>
          <w:marTop w:val="0"/>
          <w:marBottom w:val="0"/>
          <w:divBdr>
            <w:top w:val="none" w:sz="0" w:space="0" w:color="auto"/>
            <w:left w:val="none" w:sz="0" w:space="0" w:color="auto"/>
            <w:bottom w:val="none" w:sz="0" w:space="0" w:color="auto"/>
            <w:right w:val="none" w:sz="0" w:space="0" w:color="auto"/>
          </w:divBdr>
        </w:div>
        <w:div w:id="474223451">
          <w:marLeft w:val="480"/>
          <w:marRight w:val="0"/>
          <w:marTop w:val="0"/>
          <w:marBottom w:val="0"/>
          <w:divBdr>
            <w:top w:val="none" w:sz="0" w:space="0" w:color="auto"/>
            <w:left w:val="none" w:sz="0" w:space="0" w:color="auto"/>
            <w:bottom w:val="none" w:sz="0" w:space="0" w:color="auto"/>
            <w:right w:val="none" w:sz="0" w:space="0" w:color="auto"/>
          </w:divBdr>
        </w:div>
        <w:div w:id="532695814">
          <w:marLeft w:val="480"/>
          <w:marRight w:val="0"/>
          <w:marTop w:val="0"/>
          <w:marBottom w:val="0"/>
          <w:divBdr>
            <w:top w:val="none" w:sz="0" w:space="0" w:color="auto"/>
            <w:left w:val="none" w:sz="0" w:space="0" w:color="auto"/>
            <w:bottom w:val="none" w:sz="0" w:space="0" w:color="auto"/>
            <w:right w:val="none" w:sz="0" w:space="0" w:color="auto"/>
          </w:divBdr>
        </w:div>
        <w:div w:id="546768929">
          <w:marLeft w:val="480"/>
          <w:marRight w:val="0"/>
          <w:marTop w:val="0"/>
          <w:marBottom w:val="0"/>
          <w:divBdr>
            <w:top w:val="none" w:sz="0" w:space="0" w:color="auto"/>
            <w:left w:val="none" w:sz="0" w:space="0" w:color="auto"/>
            <w:bottom w:val="none" w:sz="0" w:space="0" w:color="auto"/>
            <w:right w:val="none" w:sz="0" w:space="0" w:color="auto"/>
          </w:divBdr>
        </w:div>
        <w:div w:id="547110712">
          <w:marLeft w:val="480"/>
          <w:marRight w:val="0"/>
          <w:marTop w:val="0"/>
          <w:marBottom w:val="0"/>
          <w:divBdr>
            <w:top w:val="none" w:sz="0" w:space="0" w:color="auto"/>
            <w:left w:val="none" w:sz="0" w:space="0" w:color="auto"/>
            <w:bottom w:val="none" w:sz="0" w:space="0" w:color="auto"/>
            <w:right w:val="none" w:sz="0" w:space="0" w:color="auto"/>
          </w:divBdr>
        </w:div>
        <w:div w:id="551312199">
          <w:marLeft w:val="480"/>
          <w:marRight w:val="0"/>
          <w:marTop w:val="0"/>
          <w:marBottom w:val="0"/>
          <w:divBdr>
            <w:top w:val="none" w:sz="0" w:space="0" w:color="auto"/>
            <w:left w:val="none" w:sz="0" w:space="0" w:color="auto"/>
            <w:bottom w:val="none" w:sz="0" w:space="0" w:color="auto"/>
            <w:right w:val="none" w:sz="0" w:space="0" w:color="auto"/>
          </w:divBdr>
        </w:div>
        <w:div w:id="559438322">
          <w:marLeft w:val="480"/>
          <w:marRight w:val="0"/>
          <w:marTop w:val="0"/>
          <w:marBottom w:val="0"/>
          <w:divBdr>
            <w:top w:val="none" w:sz="0" w:space="0" w:color="auto"/>
            <w:left w:val="none" w:sz="0" w:space="0" w:color="auto"/>
            <w:bottom w:val="none" w:sz="0" w:space="0" w:color="auto"/>
            <w:right w:val="none" w:sz="0" w:space="0" w:color="auto"/>
          </w:divBdr>
        </w:div>
        <w:div w:id="633340537">
          <w:marLeft w:val="480"/>
          <w:marRight w:val="0"/>
          <w:marTop w:val="0"/>
          <w:marBottom w:val="0"/>
          <w:divBdr>
            <w:top w:val="none" w:sz="0" w:space="0" w:color="auto"/>
            <w:left w:val="none" w:sz="0" w:space="0" w:color="auto"/>
            <w:bottom w:val="none" w:sz="0" w:space="0" w:color="auto"/>
            <w:right w:val="none" w:sz="0" w:space="0" w:color="auto"/>
          </w:divBdr>
        </w:div>
        <w:div w:id="652149446">
          <w:marLeft w:val="480"/>
          <w:marRight w:val="0"/>
          <w:marTop w:val="0"/>
          <w:marBottom w:val="0"/>
          <w:divBdr>
            <w:top w:val="none" w:sz="0" w:space="0" w:color="auto"/>
            <w:left w:val="none" w:sz="0" w:space="0" w:color="auto"/>
            <w:bottom w:val="none" w:sz="0" w:space="0" w:color="auto"/>
            <w:right w:val="none" w:sz="0" w:space="0" w:color="auto"/>
          </w:divBdr>
        </w:div>
        <w:div w:id="664211455">
          <w:marLeft w:val="480"/>
          <w:marRight w:val="0"/>
          <w:marTop w:val="0"/>
          <w:marBottom w:val="0"/>
          <w:divBdr>
            <w:top w:val="none" w:sz="0" w:space="0" w:color="auto"/>
            <w:left w:val="none" w:sz="0" w:space="0" w:color="auto"/>
            <w:bottom w:val="none" w:sz="0" w:space="0" w:color="auto"/>
            <w:right w:val="none" w:sz="0" w:space="0" w:color="auto"/>
          </w:divBdr>
        </w:div>
        <w:div w:id="695273972">
          <w:marLeft w:val="480"/>
          <w:marRight w:val="0"/>
          <w:marTop w:val="0"/>
          <w:marBottom w:val="0"/>
          <w:divBdr>
            <w:top w:val="none" w:sz="0" w:space="0" w:color="auto"/>
            <w:left w:val="none" w:sz="0" w:space="0" w:color="auto"/>
            <w:bottom w:val="none" w:sz="0" w:space="0" w:color="auto"/>
            <w:right w:val="none" w:sz="0" w:space="0" w:color="auto"/>
          </w:divBdr>
        </w:div>
        <w:div w:id="742141917">
          <w:marLeft w:val="480"/>
          <w:marRight w:val="0"/>
          <w:marTop w:val="0"/>
          <w:marBottom w:val="0"/>
          <w:divBdr>
            <w:top w:val="none" w:sz="0" w:space="0" w:color="auto"/>
            <w:left w:val="none" w:sz="0" w:space="0" w:color="auto"/>
            <w:bottom w:val="none" w:sz="0" w:space="0" w:color="auto"/>
            <w:right w:val="none" w:sz="0" w:space="0" w:color="auto"/>
          </w:divBdr>
        </w:div>
        <w:div w:id="927815102">
          <w:marLeft w:val="480"/>
          <w:marRight w:val="0"/>
          <w:marTop w:val="0"/>
          <w:marBottom w:val="0"/>
          <w:divBdr>
            <w:top w:val="none" w:sz="0" w:space="0" w:color="auto"/>
            <w:left w:val="none" w:sz="0" w:space="0" w:color="auto"/>
            <w:bottom w:val="none" w:sz="0" w:space="0" w:color="auto"/>
            <w:right w:val="none" w:sz="0" w:space="0" w:color="auto"/>
          </w:divBdr>
        </w:div>
        <w:div w:id="1001008031">
          <w:marLeft w:val="480"/>
          <w:marRight w:val="0"/>
          <w:marTop w:val="0"/>
          <w:marBottom w:val="0"/>
          <w:divBdr>
            <w:top w:val="none" w:sz="0" w:space="0" w:color="auto"/>
            <w:left w:val="none" w:sz="0" w:space="0" w:color="auto"/>
            <w:bottom w:val="none" w:sz="0" w:space="0" w:color="auto"/>
            <w:right w:val="none" w:sz="0" w:space="0" w:color="auto"/>
          </w:divBdr>
        </w:div>
        <w:div w:id="1005786052">
          <w:marLeft w:val="480"/>
          <w:marRight w:val="0"/>
          <w:marTop w:val="0"/>
          <w:marBottom w:val="0"/>
          <w:divBdr>
            <w:top w:val="none" w:sz="0" w:space="0" w:color="auto"/>
            <w:left w:val="none" w:sz="0" w:space="0" w:color="auto"/>
            <w:bottom w:val="none" w:sz="0" w:space="0" w:color="auto"/>
            <w:right w:val="none" w:sz="0" w:space="0" w:color="auto"/>
          </w:divBdr>
        </w:div>
        <w:div w:id="1035542283">
          <w:marLeft w:val="480"/>
          <w:marRight w:val="0"/>
          <w:marTop w:val="0"/>
          <w:marBottom w:val="0"/>
          <w:divBdr>
            <w:top w:val="none" w:sz="0" w:space="0" w:color="auto"/>
            <w:left w:val="none" w:sz="0" w:space="0" w:color="auto"/>
            <w:bottom w:val="none" w:sz="0" w:space="0" w:color="auto"/>
            <w:right w:val="none" w:sz="0" w:space="0" w:color="auto"/>
          </w:divBdr>
        </w:div>
        <w:div w:id="1043553885">
          <w:marLeft w:val="480"/>
          <w:marRight w:val="0"/>
          <w:marTop w:val="0"/>
          <w:marBottom w:val="0"/>
          <w:divBdr>
            <w:top w:val="none" w:sz="0" w:space="0" w:color="auto"/>
            <w:left w:val="none" w:sz="0" w:space="0" w:color="auto"/>
            <w:bottom w:val="none" w:sz="0" w:space="0" w:color="auto"/>
            <w:right w:val="none" w:sz="0" w:space="0" w:color="auto"/>
          </w:divBdr>
        </w:div>
        <w:div w:id="1051929752">
          <w:marLeft w:val="480"/>
          <w:marRight w:val="0"/>
          <w:marTop w:val="0"/>
          <w:marBottom w:val="0"/>
          <w:divBdr>
            <w:top w:val="none" w:sz="0" w:space="0" w:color="auto"/>
            <w:left w:val="none" w:sz="0" w:space="0" w:color="auto"/>
            <w:bottom w:val="none" w:sz="0" w:space="0" w:color="auto"/>
            <w:right w:val="none" w:sz="0" w:space="0" w:color="auto"/>
          </w:divBdr>
        </w:div>
        <w:div w:id="1064331434">
          <w:marLeft w:val="480"/>
          <w:marRight w:val="0"/>
          <w:marTop w:val="0"/>
          <w:marBottom w:val="0"/>
          <w:divBdr>
            <w:top w:val="none" w:sz="0" w:space="0" w:color="auto"/>
            <w:left w:val="none" w:sz="0" w:space="0" w:color="auto"/>
            <w:bottom w:val="none" w:sz="0" w:space="0" w:color="auto"/>
            <w:right w:val="none" w:sz="0" w:space="0" w:color="auto"/>
          </w:divBdr>
        </w:div>
        <w:div w:id="1156216618">
          <w:marLeft w:val="480"/>
          <w:marRight w:val="0"/>
          <w:marTop w:val="0"/>
          <w:marBottom w:val="0"/>
          <w:divBdr>
            <w:top w:val="none" w:sz="0" w:space="0" w:color="auto"/>
            <w:left w:val="none" w:sz="0" w:space="0" w:color="auto"/>
            <w:bottom w:val="none" w:sz="0" w:space="0" w:color="auto"/>
            <w:right w:val="none" w:sz="0" w:space="0" w:color="auto"/>
          </w:divBdr>
        </w:div>
        <w:div w:id="1187866069">
          <w:marLeft w:val="480"/>
          <w:marRight w:val="0"/>
          <w:marTop w:val="0"/>
          <w:marBottom w:val="0"/>
          <w:divBdr>
            <w:top w:val="none" w:sz="0" w:space="0" w:color="auto"/>
            <w:left w:val="none" w:sz="0" w:space="0" w:color="auto"/>
            <w:bottom w:val="none" w:sz="0" w:space="0" w:color="auto"/>
            <w:right w:val="none" w:sz="0" w:space="0" w:color="auto"/>
          </w:divBdr>
        </w:div>
        <w:div w:id="1312830704">
          <w:marLeft w:val="480"/>
          <w:marRight w:val="0"/>
          <w:marTop w:val="0"/>
          <w:marBottom w:val="0"/>
          <w:divBdr>
            <w:top w:val="none" w:sz="0" w:space="0" w:color="auto"/>
            <w:left w:val="none" w:sz="0" w:space="0" w:color="auto"/>
            <w:bottom w:val="none" w:sz="0" w:space="0" w:color="auto"/>
            <w:right w:val="none" w:sz="0" w:space="0" w:color="auto"/>
          </w:divBdr>
        </w:div>
        <w:div w:id="1328904716">
          <w:marLeft w:val="480"/>
          <w:marRight w:val="0"/>
          <w:marTop w:val="0"/>
          <w:marBottom w:val="0"/>
          <w:divBdr>
            <w:top w:val="none" w:sz="0" w:space="0" w:color="auto"/>
            <w:left w:val="none" w:sz="0" w:space="0" w:color="auto"/>
            <w:bottom w:val="none" w:sz="0" w:space="0" w:color="auto"/>
            <w:right w:val="none" w:sz="0" w:space="0" w:color="auto"/>
          </w:divBdr>
        </w:div>
        <w:div w:id="1334919848">
          <w:marLeft w:val="480"/>
          <w:marRight w:val="0"/>
          <w:marTop w:val="0"/>
          <w:marBottom w:val="0"/>
          <w:divBdr>
            <w:top w:val="none" w:sz="0" w:space="0" w:color="auto"/>
            <w:left w:val="none" w:sz="0" w:space="0" w:color="auto"/>
            <w:bottom w:val="none" w:sz="0" w:space="0" w:color="auto"/>
            <w:right w:val="none" w:sz="0" w:space="0" w:color="auto"/>
          </w:divBdr>
        </w:div>
        <w:div w:id="1382747540">
          <w:marLeft w:val="480"/>
          <w:marRight w:val="0"/>
          <w:marTop w:val="0"/>
          <w:marBottom w:val="0"/>
          <w:divBdr>
            <w:top w:val="none" w:sz="0" w:space="0" w:color="auto"/>
            <w:left w:val="none" w:sz="0" w:space="0" w:color="auto"/>
            <w:bottom w:val="none" w:sz="0" w:space="0" w:color="auto"/>
            <w:right w:val="none" w:sz="0" w:space="0" w:color="auto"/>
          </w:divBdr>
        </w:div>
        <w:div w:id="1411123297">
          <w:marLeft w:val="480"/>
          <w:marRight w:val="0"/>
          <w:marTop w:val="0"/>
          <w:marBottom w:val="0"/>
          <w:divBdr>
            <w:top w:val="none" w:sz="0" w:space="0" w:color="auto"/>
            <w:left w:val="none" w:sz="0" w:space="0" w:color="auto"/>
            <w:bottom w:val="none" w:sz="0" w:space="0" w:color="auto"/>
            <w:right w:val="none" w:sz="0" w:space="0" w:color="auto"/>
          </w:divBdr>
        </w:div>
        <w:div w:id="1428423167">
          <w:marLeft w:val="480"/>
          <w:marRight w:val="0"/>
          <w:marTop w:val="0"/>
          <w:marBottom w:val="0"/>
          <w:divBdr>
            <w:top w:val="none" w:sz="0" w:space="0" w:color="auto"/>
            <w:left w:val="none" w:sz="0" w:space="0" w:color="auto"/>
            <w:bottom w:val="none" w:sz="0" w:space="0" w:color="auto"/>
            <w:right w:val="none" w:sz="0" w:space="0" w:color="auto"/>
          </w:divBdr>
        </w:div>
        <w:div w:id="1519005735">
          <w:marLeft w:val="480"/>
          <w:marRight w:val="0"/>
          <w:marTop w:val="0"/>
          <w:marBottom w:val="0"/>
          <w:divBdr>
            <w:top w:val="none" w:sz="0" w:space="0" w:color="auto"/>
            <w:left w:val="none" w:sz="0" w:space="0" w:color="auto"/>
            <w:bottom w:val="none" w:sz="0" w:space="0" w:color="auto"/>
            <w:right w:val="none" w:sz="0" w:space="0" w:color="auto"/>
          </w:divBdr>
        </w:div>
        <w:div w:id="1616018405">
          <w:marLeft w:val="480"/>
          <w:marRight w:val="0"/>
          <w:marTop w:val="0"/>
          <w:marBottom w:val="0"/>
          <w:divBdr>
            <w:top w:val="none" w:sz="0" w:space="0" w:color="auto"/>
            <w:left w:val="none" w:sz="0" w:space="0" w:color="auto"/>
            <w:bottom w:val="none" w:sz="0" w:space="0" w:color="auto"/>
            <w:right w:val="none" w:sz="0" w:space="0" w:color="auto"/>
          </w:divBdr>
        </w:div>
        <w:div w:id="1694921200">
          <w:marLeft w:val="480"/>
          <w:marRight w:val="0"/>
          <w:marTop w:val="0"/>
          <w:marBottom w:val="0"/>
          <w:divBdr>
            <w:top w:val="none" w:sz="0" w:space="0" w:color="auto"/>
            <w:left w:val="none" w:sz="0" w:space="0" w:color="auto"/>
            <w:bottom w:val="none" w:sz="0" w:space="0" w:color="auto"/>
            <w:right w:val="none" w:sz="0" w:space="0" w:color="auto"/>
          </w:divBdr>
        </w:div>
        <w:div w:id="1704865511">
          <w:marLeft w:val="480"/>
          <w:marRight w:val="0"/>
          <w:marTop w:val="0"/>
          <w:marBottom w:val="0"/>
          <w:divBdr>
            <w:top w:val="none" w:sz="0" w:space="0" w:color="auto"/>
            <w:left w:val="none" w:sz="0" w:space="0" w:color="auto"/>
            <w:bottom w:val="none" w:sz="0" w:space="0" w:color="auto"/>
            <w:right w:val="none" w:sz="0" w:space="0" w:color="auto"/>
          </w:divBdr>
        </w:div>
        <w:div w:id="1715885909">
          <w:marLeft w:val="480"/>
          <w:marRight w:val="0"/>
          <w:marTop w:val="0"/>
          <w:marBottom w:val="0"/>
          <w:divBdr>
            <w:top w:val="none" w:sz="0" w:space="0" w:color="auto"/>
            <w:left w:val="none" w:sz="0" w:space="0" w:color="auto"/>
            <w:bottom w:val="none" w:sz="0" w:space="0" w:color="auto"/>
            <w:right w:val="none" w:sz="0" w:space="0" w:color="auto"/>
          </w:divBdr>
        </w:div>
        <w:div w:id="1730959315">
          <w:marLeft w:val="480"/>
          <w:marRight w:val="0"/>
          <w:marTop w:val="0"/>
          <w:marBottom w:val="0"/>
          <w:divBdr>
            <w:top w:val="none" w:sz="0" w:space="0" w:color="auto"/>
            <w:left w:val="none" w:sz="0" w:space="0" w:color="auto"/>
            <w:bottom w:val="none" w:sz="0" w:space="0" w:color="auto"/>
            <w:right w:val="none" w:sz="0" w:space="0" w:color="auto"/>
          </w:divBdr>
        </w:div>
        <w:div w:id="1740665017">
          <w:marLeft w:val="480"/>
          <w:marRight w:val="0"/>
          <w:marTop w:val="0"/>
          <w:marBottom w:val="0"/>
          <w:divBdr>
            <w:top w:val="none" w:sz="0" w:space="0" w:color="auto"/>
            <w:left w:val="none" w:sz="0" w:space="0" w:color="auto"/>
            <w:bottom w:val="none" w:sz="0" w:space="0" w:color="auto"/>
            <w:right w:val="none" w:sz="0" w:space="0" w:color="auto"/>
          </w:divBdr>
        </w:div>
        <w:div w:id="1745179680">
          <w:marLeft w:val="480"/>
          <w:marRight w:val="0"/>
          <w:marTop w:val="0"/>
          <w:marBottom w:val="0"/>
          <w:divBdr>
            <w:top w:val="none" w:sz="0" w:space="0" w:color="auto"/>
            <w:left w:val="none" w:sz="0" w:space="0" w:color="auto"/>
            <w:bottom w:val="none" w:sz="0" w:space="0" w:color="auto"/>
            <w:right w:val="none" w:sz="0" w:space="0" w:color="auto"/>
          </w:divBdr>
        </w:div>
        <w:div w:id="1821119909">
          <w:marLeft w:val="480"/>
          <w:marRight w:val="0"/>
          <w:marTop w:val="0"/>
          <w:marBottom w:val="0"/>
          <w:divBdr>
            <w:top w:val="none" w:sz="0" w:space="0" w:color="auto"/>
            <w:left w:val="none" w:sz="0" w:space="0" w:color="auto"/>
            <w:bottom w:val="none" w:sz="0" w:space="0" w:color="auto"/>
            <w:right w:val="none" w:sz="0" w:space="0" w:color="auto"/>
          </w:divBdr>
        </w:div>
        <w:div w:id="1863275018">
          <w:marLeft w:val="480"/>
          <w:marRight w:val="0"/>
          <w:marTop w:val="0"/>
          <w:marBottom w:val="0"/>
          <w:divBdr>
            <w:top w:val="none" w:sz="0" w:space="0" w:color="auto"/>
            <w:left w:val="none" w:sz="0" w:space="0" w:color="auto"/>
            <w:bottom w:val="none" w:sz="0" w:space="0" w:color="auto"/>
            <w:right w:val="none" w:sz="0" w:space="0" w:color="auto"/>
          </w:divBdr>
        </w:div>
        <w:div w:id="1910575163">
          <w:marLeft w:val="480"/>
          <w:marRight w:val="0"/>
          <w:marTop w:val="0"/>
          <w:marBottom w:val="0"/>
          <w:divBdr>
            <w:top w:val="none" w:sz="0" w:space="0" w:color="auto"/>
            <w:left w:val="none" w:sz="0" w:space="0" w:color="auto"/>
            <w:bottom w:val="none" w:sz="0" w:space="0" w:color="auto"/>
            <w:right w:val="none" w:sz="0" w:space="0" w:color="auto"/>
          </w:divBdr>
        </w:div>
        <w:div w:id="1946960072">
          <w:marLeft w:val="480"/>
          <w:marRight w:val="0"/>
          <w:marTop w:val="0"/>
          <w:marBottom w:val="0"/>
          <w:divBdr>
            <w:top w:val="none" w:sz="0" w:space="0" w:color="auto"/>
            <w:left w:val="none" w:sz="0" w:space="0" w:color="auto"/>
            <w:bottom w:val="none" w:sz="0" w:space="0" w:color="auto"/>
            <w:right w:val="none" w:sz="0" w:space="0" w:color="auto"/>
          </w:divBdr>
        </w:div>
        <w:div w:id="2072925827">
          <w:marLeft w:val="480"/>
          <w:marRight w:val="0"/>
          <w:marTop w:val="0"/>
          <w:marBottom w:val="0"/>
          <w:divBdr>
            <w:top w:val="none" w:sz="0" w:space="0" w:color="auto"/>
            <w:left w:val="none" w:sz="0" w:space="0" w:color="auto"/>
            <w:bottom w:val="none" w:sz="0" w:space="0" w:color="auto"/>
            <w:right w:val="none" w:sz="0" w:space="0" w:color="auto"/>
          </w:divBdr>
        </w:div>
        <w:div w:id="2092700801">
          <w:marLeft w:val="480"/>
          <w:marRight w:val="0"/>
          <w:marTop w:val="0"/>
          <w:marBottom w:val="0"/>
          <w:divBdr>
            <w:top w:val="none" w:sz="0" w:space="0" w:color="auto"/>
            <w:left w:val="none" w:sz="0" w:space="0" w:color="auto"/>
            <w:bottom w:val="none" w:sz="0" w:space="0" w:color="auto"/>
            <w:right w:val="none" w:sz="0" w:space="0" w:color="auto"/>
          </w:divBdr>
        </w:div>
        <w:div w:id="2135127584">
          <w:marLeft w:val="480"/>
          <w:marRight w:val="0"/>
          <w:marTop w:val="0"/>
          <w:marBottom w:val="0"/>
          <w:divBdr>
            <w:top w:val="none" w:sz="0" w:space="0" w:color="auto"/>
            <w:left w:val="none" w:sz="0" w:space="0" w:color="auto"/>
            <w:bottom w:val="none" w:sz="0" w:space="0" w:color="auto"/>
            <w:right w:val="none" w:sz="0" w:space="0" w:color="auto"/>
          </w:divBdr>
        </w:div>
      </w:divsChild>
    </w:div>
    <w:div w:id="1014843305">
      <w:marLeft w:val="640"/>
      <w:marRight w:val="0"/>
      <w:marTop w:val="0"/>
      <w:marBottom w:val="0"/>
      <w:divBdr>
        <w:top w:val="none" w:sz="0" w:space="0" w:color="auto"/>
        <w:left w:val="none" w:sz="0" w:space="0" w:color="auto"/>
        <w:bottom w:val="none" w:sz="0" w:space="0" w:color="auto"/>
        <w:right w:val="none" w:sz="0" w:space="0" w:color="auto"/>
      </w:divBdr>
    </w:div>
    <w:div w:id="1015182984">
      <w:marLeft w:val="640"/>
      <w:marRight w:val="0"/>
      <w:marTop w:val="0"/>
      <w:marBottom w:val="0"/>
      <w:divBdr>
        <w:top w:val="none" w:sz="0" w:space="0" w:color="auto"/>
        <w:left w:val="none" w:sz="0" w:space="0" w:color="auto"/>
        <w:bottom w:val="none" w:sz="0" w:space="0" w:color="auto"/>
        <w:right w:val="none" w:sz="0" w:space="0" w:color="auto"/>
      </w:divBdr>
    </w:div>
    <w:div w:id="1015380433">
      <w:marLeft w:val="640"/>
      <w:marRight w:val="0"/>
      <w:marTop w:val="0"/>
      <w:marBottom w:val="0"/>
      <w:divBdr>
        <w:top w:val="none" w:sz="0" w:space="0" w:color="auto"/>
        <w:left w:val="none" w:sz="0" w:space="0" w:color="auto"/>
        <w:bottom w:val="none" w:sz="0" w:space="0" w:color="auto"/>
        <w:right w:val="none" w:sz="0" w:space="0" w:color="auto"/>
      </w:divBdr>
    </w:div>
    <w:div w:id="1015958946">
      <w:marLeft w:val="640"/>
      <w:marRight w:val="0"/>
      <w:marTop w:val="0"/>
      <w:marBottom w:val="0"/>
      <w:divBdr>
        <w:top w:val="none" w:sz="0" w:space="0" w:color="auto"/>
        <w:left w:val="none" w:sz="0" w:space="0" w:color="auto"/>
        <w:bottom w:val="none" w:sz="0" w:space="0" w:color="auto"/>
        <w:right w:val="none" w:sz="0" w:space="0" w:color="auto"/>
      </w:divBdr>
    </w:div>
    <w:div w:id="1016350521">
      <w:marLeft w:val="640"/>
      <w:marRight w:val="0"/>
      <w:marTop w:val="0"/>
      <w:marBottom w:val="0"/>
      <w:divBdr>
        <w:top w:val="none" w:sz="0" w:space="0" w:color="auto"/>
        <w:left w:val="none" w:sz="0" w:space="0" w:color="auto"/>
        <w:bottom w:val="none" w:sz="0" w:space="0" w:color="auto"/>
        <w:right w:val="none" w:sz="0" w:space="0" w:color="auto"/>
      </w:divBdr>
    </w:div>
    <w:div w:id="1016464139">
      <w:bodyDiv w:val="1"/>
      <w:marLeft w:val="0"/>
      <w:marRight w:val="0"/>
      <w:marTop w:val="0"/>
      <w:marBottom w:val="0"/>
      <w:divBdr>
        <w:top w:val="none" w:sz="0" w:space="0" w:color="auto"/>
        <w:left w:val="none" w:sz="0" w:space="0" w:color="auto"/>
        <w:bottom w:val="none" w:sz="0" w:space="0" w:color="auto"/>
        <w:right w:val="none" w:sz="0" w:space="0" w:color="auto"/>
      </w:divBdr>
    </w:div>
    <w:div w:id="1016690959">
      <w:marLeft w:val="640"/>
      <w:marRight w:val="0"/>
      <w:marTop w:val="0"/>
      <w:marBottom w:val="0"/>
      <w:divBdr>
        <w:top w:val="none" w:sz="0" w:space="0" w:color="auto"/>
        <w:left w:val="none" w:sz="0" w:space="0" w:color="auto"/>
        <w:bottom w:val="none" w:sz="0" w:space="0" w:color="auto"/>
        <w:right w:val="none" w:sz="0" w:space="0" w:color="auto"/>
      </w:divBdr>
    </w:div>
    <w:div w:id="1017004087">
      <w:marLeft w:val="640"/>
      <w:marRight w:val="0"/>
      <w:marTop w:val="0"/>
      <w:marBottom w:val="0"/>
      <w:divBdr>
        <w:top w:val="none" w:sz="0" w:space="0" w:color="auto"/>
        <w:left w:val="none" w:sz="0" w:space="0" w:color="auto"/>
        <w:bottom w:val="none" w:sz="0" w:space="0" w:color="auto"/>
        <w:right w:val="none" w:sz="0" w:space="0" w:color="auto"/>
      </w:divBdr>
    </w:div>
    <w:div w:id="1017266305">
      <w:bodyDiv w:val="1"/>
      <w:marLeft w:val="0"/>
      <w:marRight w:val="0"/>
      <w:marTop w:val="0"/>
      <w:marBottom w:val="0"/>
      <w:divBdr>
        <w:top w:val="none" w:sz="0" w:space="0" w:color="auto"/>
        <w:left w:val="none" w:sz="0" w:space="0" w:color="auto"/>
        <w:bottom w:val="none" w:sz="0" w:space="0" w:color="auto"/>
        <w:right w:val="none" w:sz="0" w:space="0" w:color="auto"/>
      </w:divBdr>
    </w:div>
    <w:div w:id="1017580103">
      <w:bodyDiv w:val="1"/>
      <w:marLeft w:val="0"/>
      <w:marRight w:val="0"/>
      <w:marTop w:val="0"/>
      <w:marBottom w:val="0"/>
      <w:divBdr>
        <w:top w:val="none" w:sz="0" w:space="0" w:color="auto"/>
        <w:left w:val="none" w:sz="0" w:space="0" w:color="auto"/>
        <w:bottom w:val="none" w:sz="0" w:space="0" w:color="auto"/>
        <w:right w:val="none" w:sz="0" w:space="0" w:color="auto"/>
      </w:divBdr>
    </w:div>
    <w:div w:id="1017805903">
      <w:marLeft w:val="640"/>
      <w:marRight w:val="0"/>
      <w:marTop w:val="0"/>
      <w:marBottom w:val="0"/>
      <w:divBdr>
        <w:top w:val="none" w:sz="0" w:space="0" w:color="auto"/>
        <w:left w:val="none" w:sz="0" w:space="0" w:color="auto"/>
        <w:bottom w:val="none" w:sz="0" w:space="0" w:color="auto"/>
        <w:right w:val="none" w:sz="0" w:space="0" w:color="auto"/>
      </w:divBdr>
    </w:div>
    <w:div w:id="1018041108">
      <w:bodyDiv w:val="1"/>
      <w:marLeft w:val="0"/>
      <w:marRight w:val="0"/>
      <w:marTop w:val="0"/>
      <w:marBottom w:val="0"/>
      <w:divBdr>
        <w:top w:val="none" w:sz="0" w:space="0" w:color="auto"/>
        <w:left w:val="none" w:sz="0" w:space="0" w:color="auto"/>
        <w:bottom w:val="none" w:sz="0" w:space="0" w:color="auto"/>
        <w:right w:val="none" w:sz="0" w:space="0" w:color="auto"/>
      </w:divBdr>
      <w:divsChild>
        <w:div w:id="8916932">
          <w:marLeft w:val="480"/>
          <w:marRight w:val="0"/>
          <w:marTop w:val="0"/>
          <w:marBottom w:val="0"/>
          <w:divBdr>
            <w:top w:val="none" w:sz="0" w:space="0" w:color="auto"/>
            <w:left w:val="none" w:sz="0" w:space="0" w:color="auto"/>
            <w:bottom w:val="none" w:sz="0" w:space="0" w:color="auto"/>
            <w:right w:val="none" w:sz="0" w:space="0" w:color="auto"/>
          </w:divBdr>
        </w:div>
        <w:div w:id="27948437">
          <w:marLeft w:val="480"/>
          <w:marRight w:val="0"/>
          <w:marTop w:val="0"/>
          <w:marBottom w:val="0"/>
          <w:divBdr>
            <w:top w:val="none" w:sz="0" w:space="0" w:color="auto"/>
            <w:left w:val="none" w:sz="0" w:space="0" w:color="auto"/>
            <w:bottom w:val="none" w:sz="0" w:space="0" w:color="auto"/>
            <w:right w:val="none" w:sz="0" w:space="0" w:color="auto"/>
          </w:divBdr>
        </w:div>
        <w:div w:id="32578658">
          <w:marLeft w:val="480"/>
          <w:marRight w:val="0"/>
          <w:marTop w:val="0"/>
          <w:marBottom w:val="0"/>
          <w:divBdr>
            <w:top w:val="none" w:sz="0" w:space="0" w:color="auto"/>
            <w:left w:val="none" w:sz="0" w:space="0" w:color="auto"/>
            <w:bottom w:val="none" w:sz="0" w:space="0" w:color="auto"/>
            <w:right w:val="none" w:sz="0" w:space="0" w:color="auto"/>
          </w:divBdr>
        </w:div>
        <w:div w:id="65224104">
          <w:marLeft w:val="480"/>
          <w:marRight w:val="0"/>
          <w:marTop w:val="0"/>
          <w:marBottom w:val="0"/>
          <w:divBdr>
            <w:top w:val="none" w:sz="0" w:space="0" w:color="auto"/>
            <w:left w:val="none" w:sz="0" w:space="0" w:color="auto"/>
            <w:bottom w:val="none" w:sz="0" w:space="0" w:color="auto"/>
            <w:right w:val="none" w:sz="0" w:space="0" w:color="auto"/>
          </w:divBdr>
        </w:div>
        <w:div w:id="74397098">
          <w:marLeft w:val="480"/>
          <w:marRight w:val="0"/>
          <w:marTop w:val="0"/>
          <w:marBottom w:val="0"/>
          <w:divBdr>
            <w:top w:val="none" w:sz="0" w:space="0" w:color="auto"/>
            <w:left w:val="none" w:sz="0" w:space="0" w:color="auto"/>
            <w:bottom w:val="none" w:sz="0" w:space="0" w:color="auto"/>
            <w:right w:val="none" w:sz="0" w:space="0" w:color="auto"/>
          </w:divBdr>
        </w:div>
        <w:div w:id="85151293">
          <w:marLeft w:val="480"/>
          <w:marRight w:val="0"/>
          <w:marTop w:val="0"/>
          <w:marBottom w:val="0"/>
          <w:divBdr>
            <w:top w:val="none" w:sz="0" w:space="0" w:color="auto"/>
            <w:left w:val="none" w:sz="0" w:space="0" w:color="auto"/>
            <w:bottom w:val="none" w:sz="0" w:space="0" w:color="auto"/>
            <w:right w:val="none" w:sz="0" w:space="0" w:color="auto"/>
          </w:divBdr>
        </w:div>
        <w:div w:id="95371647">
          <w:marLeft w:val="480"/>
          <w:marRight w:val="0"/>
          <w:marTop w:val="0"/>
          <w:marBottom w:val="0"/>
          <w:divBdr>
            <w:top w:val="none" w:sz="0" w:space="0" w:color="auto"/>
            <w:left w:val="none" w:sz="0" w:space="0" w:color="auto"/>
            <w:bottom w:val="none" w:sz="0" w:space="0" w:color="auto"/>
            <w:right w:val="none" w:sz="0" w:space="0" w:color="auto"/>
          </w:divBdr>
        </w:div>
        <w:div w:id="111166875">
          <w:marLeft w:val="480"/>
          <w:marRight w:val="0"/>
          <w:marTop w:val="0"/>
          <w:marBottom w:val="0"/>
          <w:divBdr>
            <w:top w:val="none" w:sz="0" w:space="0" w:color="auto"/>
            <w:left w:val="none" w:sz="0" w:space="0" w:color="auto"/>
            <w:bottom w:val="none" w:sz="0" w:space="0" w:color="auto"/>
            <w:right w:val="none" w:sz="0" w:space="0" w:color="auto"/>
          </w:divBdr>
        </w:div>
        <w:div w:id="111483260">
          <w:marLeft w:val="480"/>
          <w:marRight w:val="0"/>
          <w:marTop w:val="0"/>
          <w:marBottom w:val="0"/>
          <w:divBdr>
            <w:top w:val="none" w:sz="0" w:space="0" w:color="auto"/>
            <w:left w:val="none" w:sz="0" w:space="0" w:color="auto"/>
            <w:bottom w:val="none" w:sz="0" w:space="0" w:color="auto"/>
            <w:right w:val="none" w:sz="0" w:space="0" w:color="auto"/>
          </w:divBdr>
        </w:div>
        <w:div w:id="114834011">
          <w:marLeft w:val="480"/>
          <w:marRight w:val="0"/>
          <w:marTop w:val="0"/>
          <w:marBottom w:val="0"/>
          <w:divBdr>
            <w:top w:val="none" w:sz="0" w:space="0" w:color="auto"/>
            <w:left w:val="none" w:sz="0" w:space="0" w:color="auto"/>
            <w:bottom w:val="none" w:sz="0" w:space="0" w:color="auto"/>
            <w:right w:val="none" w:sz="0" w:space="0" w:color="auto"/>
          </w:divBdr>
        </w:div>
        <w:div w:id="158277674">
          <w:marLeft w:val="480"/>
          <w:marRight w:val="0"/>
          <w:marTop w:val="0"/>
          <w:marBottom w:val="0"/>
          <w:divBdr>
            <w:top w:val="none" w:sz="0" w:space="0" w:color="auto"/>
            <w:left w:val="none" w:sz="0" w:space="0" w:color="auto"/>
            <w:bottom w:val="none" w:sz="0" w:space="0" w:color="auto"/>
            <w:right w:val="none" w:sz="0" w:space="0" w:color="auto"/>
          </w:divBdr>
        </w:div>
        <w:div w:id="175310978">
          <w:marLeft w:val="480"/>
          <w:marRight w:val="0"/>
          <w:marTop w:val="0"/>
          <w:marBottom w:val="0"/>
          <w:divBdr>
            <w:top w:val="none" w:sz="0" w:space="0" w:color="auto"/>
            <w:left w:val="none" w:sz="0" w:space="0" w:color="auto"/>
            <w:bottom w:val="none" w:sz="0" w:space="0" w:color="auto"/>
            <w:right w:val="none" w:sz="0" w:space="0" w:color="auto"/>
          </w:divBdr>
        </w:div>
        <w:div w:id="202836850">
          <w:marLeft w:val="480"/>
          <w:marRight w:val="0"/>
          <w:marTop w:val="0"/>
          <w:marBottom w:val="0"/>
          <w:divBdr>
            <w:top w:val="none" w:sz="0" w:space="0" w:color="auto"/>
            <w:left w:val="none" w:sz="0" w:space="0" w:color="auto"/>
            <w:bottom w:val="none" w:sz="0" w:space="0" w:color="auto"/>
            <w:right w:val="none" w:sz="0" w:space="0" w:color="auto"/>
          </w:divBdr>
        </w:div>
        <w:div w:id="260722935">
          <w:marLeft w:val="480"/>
          <w:marRight w:val="0"/>
          <w:marTop w:val="0"/>
          <w:marBottom w:val="0"/>
          <w:divBdr>
            <w:top w:val="none" w:sz="0" w:space="0" w:color="auto"/>
            <w:left w:val="none" w:sz="0" w:space="0" w:color="auto"/>
            <w:bottom w:val="none" w:sz="0" w:space="0" w:color="auto"/>
            <w:right w:val="none" w:sz="0" w:space="0" w:color="auto"/>
          </w:divBdr>
        </w:div>
        <w:div w:id="260841335">
          <w:marLeft w:val="480"/>
          <w:marRight w:val="0"/>
          <w:marTop w:val="0"/>
          <w:marBottom w:val="0"/>
          <w:divBdr>
            <w:top w:val="none" w:sz="0" w:space="0" w:color="auto"/>
            <w:left w:val="none" w:sz="0" w:space="0" w:color="auto"/>
            <w:bottom w:val="none" w:sz="0" w:space="0" w:color="auto"/>
            <w:right w:val="none" w:sz="0" w:space="0" w:color="auto"/>
          </w:divBdr>
        </w:div>
        <w:div w:id="275334790">
          <w:marLeft w:val="480"/>
          <w:marRight w:val="0"/>
          <w:marTop w:val="0"/>
          <w:marBottom w:val="0"/>
          <w:divBdr>
            <w:top w:val="none" w:sz="0" w:space="0" w:color="auto"/>
            <w:left w:val="none" w:sz="0" w:space="0" w:color="auto"/>
            <w:bottom w:val="none" w:sz="0" w:space="0" w:color="auto"/>
            <w:right w:val="none" w:sz="0" w:space="0" w:color="auto"/>
          </w:divBdr>
        </w:div>
        <w:div w:id="283000510">
          <w:marLeft w:val="480"/>
          <w:marRight w:val="0"/>
          <w:marTop w:val="0"/>
          <w:marBottom w:val="0"/>
          <w:divBdr>
            <w:top w:val="none" w:sz="0" w:space="0" w:color="auto"/>
            <w:left w:val="none" w:sz="0" w:space="0" w:color="auto"/>
            <w:bottom w:val="none" w:sz="0" w:space="0" w:color="auto"/>
            <w:right w:val="none" w:sz="0" w:space="0" w:color="auto"/>
          </w:divBdr>
        </w:div>
        <w:div w:id="287206594">
          <w:marLeft w:val="480"/>
          <w:marRight w:val="0"/>
          <w:marTop w:val="0"/>
          <w:marBottom w:val="0"/>
          <w:divBdr>
            <w:top w:val="none" w:sz="0" w:space="0" w:color="auto"/>
            <w:left w:val="none" w:sz="0" w:space="0" w:color="auto"/>
            <w:bottom w:val="none" w:sz="0" w:space="0" w:color="auto"/>
            <w:right w:val="none" w:sz="0" w:space="0" w:color="auto"/>
          </w:divBdr>
        </w:div>
        <w:div w:id="289290997">
          <w:marLeft w:val="480"/>
          <w:marRight w:val="0"/>
          <w:marTop w:val="0"/>
          <w:marBottom w:val="0"/>
          <w:divBdr>
            <w:top w:val="none" w:sz="0" w:space="0" w:color="auto"/>
            <w:left w:val="none" w:sz="0" w:space="0" w:color="auto"/>
            <w:bottom w:val="none" w:sz="0" w:space="0" w:color="auto"/>
            <w:right w:val="none" w:sz="0" w:space="0" w:color="auto"/>
          </w:divBdr>
        </w:div>
        <w:div w:id="352650068">
          <w:marLeft w:val="480"/>
          <w:marRight w:val="0"/>
          <w:marTop w:val="0"/>
          <w:marBottom w:val="0"/>
          <w:divBdr>
            <w:top w:val="none" w:sz="0" w:space="0" w:color="auto"/>
            <w:left w:val="none" w:sz="0" w:space="0" w:color="auto"/>
            <w:bottom w:val="none" w:sz="0" w:space="0" w:color="auto"/>
            <w:right w:val="none" w:sz="0" w:space="0" w:color="auto"/>
          </w:divBdr>
        </w:div>
        <w:div w:id="361788140">
          <w:marLeft w:val="480"/>
          <w:marRight w:val="0"/>
          <w:marTop w:val="0"/>
          <w:marBottom w:val="0"/>
          <w:divBdr>
            <w:top w:val="none" w:sz="0" w:space="0" w:color="auto"/>
            <w:left w:val="none" w:sz="0" w:space="0" w:color="auto"/>
            <w:bottom w:val="none" w:sz="0" w:space="0" w:color="auto"/>
            <w:right w:val="none" w:sz="0" w:space="0" w:color="auto"/>
          </w:divBdr>
        </w:div>
        <w:div w:id="369888472">
          <w:marLeft w:val="480"/>
          <w:marRight w:val="0"/>
          <w:marTop w:val="0"/>
          <w:marBottom w:val="0"/>
          <w:divBdr>
            <w:top w:val="none" w:sz="0" w:space="0" w:color="auto"/>
            <w:left w:val="none" w:sz="0" w:space="0" w:color="auto"/>
            <w:bottom w:val="none" w:sz="0" w:space="0" w:color="auto"/>
            <w:right w:val="none" w:sz="0" w:space="0" w:color="auto"/>
          </w:divBdr>
        </w:div>
        <w:div w:id="376897873">
          <w:marLeft w:val="480"/>
          <w:marRight w:val="0"/>
          <w:marTop w:val="0"/>
          <w:marBottom w:val="0"/>
          <w:divBdr>
            <w:top w:val="none" w:sz="0" w:space="0" w:color="auto"/>
            <w:left w:val="none" w:sz="0" w:space="0" w:color="auto"/>
            <w:bottom w:val="none" w:sz="0" w:space="0" w:color="auto"/>
            <w:right w:val="none" w:sz="0" w:space="0" w:color="auto"/>
          </w:divBdr>
        </w:div>
        <w:div w:id="384766755">
          <w:marLeft w:val="480"/>
          <w:marRight w:val="0"/>
          <w:marTop w:val="0"/>
          <w:marBottom w:val="0"/>
          <w:divBdr>
            <w:top w:val="none" w:sz="0" w:space="0" w:color="auto"/>
            <w:left w:val="none" w:sz="0" w:space="0" w:color="auto"/>
            <w:bottom w:val="none" w:sz="0" w:space="0" w:color="auto"/>
            <w:right w:val="none" w:sz="0" w:space="0" w:color="auto"/>
          </w:divBdr>
        </w:div>
        <w:div w:id="431054846">
          <w:marLeft w:val="480"/>
          <w:marRight w:val="0"/>
          <w:marTop w:val="0"/>
          <w:marBottom w:val="0"/>
          <w:divBdr>
            <w:top w:val="none" w:sz="0" w:space="0" w:color="auto"/>
            <w:left w:val="none" w:sz="0" w:space="0" w:color="auto"/>
            <w:bottom w:val="none" w:sz="0" w:space="0" w:color="auto"/>
            <w:right w:val="none" w:sz="0" w:space="0" w:color="auto"/>
          </w:divBdr>
        </w:div>
        <w:div w:id="470246856">
          <w:marLeft w:val="480"/>
          <w:marRight w:val="0"/>
          <w:marTop w:val="0"/>
          <w:marBottom w:val="0"/>
          <w:divBdr>
            <w:top w:val="none" w:sz="0" w:space="0" w:color="auto"/>
            <w:left w:val="none" w:sz="0" w:space="0" w:color="auto"/>
            <w:bottom w:val="none" w:sz="0" w:space="0" w:color="auto"/>
            <w:right w:val="none" w:sz="0" w:space="0" w:color="auto"/>
          </w:divBdr>
        </w:div>
        <w:div w:id="535198019">
          <w:marLeft w:val="480"/>
          <w:marRight w:val="0"/>
          <w:marTop w:val="0"/>
          <w:marBottom w:val="0"/>
          <w:divBdr>
            <w:top w:val="none" w:sz="0" w:space="0" w:color="auto"/>
            <w:left w:val="none" w:sz="0" w:space="0" w:color="auto"/>
            <w:bottom w:val="none" w:sz="0" w:space="0" w:color="auto"/>
            <w:right w:val="none" w:sz="0" w:space="0" w:color="auto"/>
          </w:divBdr>
        </w:div>
        <w:div w:id="571551046">
          <w:marLeft w:val="480"/>
          <w:marRight w:val="0"/>
          <w:marTop w:val="0"/>
          <w:marBottom w:val="0"/>
          <w:divBdr>
            <w:top w:val="none" w:sz="0" w:space="0" w:color="auto"/>
            <w:left w:val="none" w:sz="0" w:space="0" w:color="auto"/>
            <w:bottom w:val="none" w:sz="0" w:space="0" w:color="auto"/>
            <w:right w:val="none" w:sz="0" w:space="0" w:color="auto"/>
          </w:divBdr>
        </w:div>
        <w:div w:id="585303666">
          <w:marLeft w:val="480"/>
          <w:marRight w:val="0"/>
          <w:marTop w:val="0"/>
          <w:marBottom w:val="0"/>
          <w:divBdr>
            <w:top w:val="none" w:sz="0" w:space="0" w:color="auto"/>
            <w:left w:val="none" w:sz="0" w:space="0" w:color="auto"/>
            <w:bottom w:val="none" w:sz="0" w:space="0" w:color="auto"/>
            <w:right w:val="none" w:sz="0" w:space="0" w:color="auto"/>
          </w:divBdr>
        </w:div>
        <w:div w:id="621378334">
          <w:marLeft w:val="480"/>
          <w:marRight w:val="0"/>
          <w:marTop w:val="0"/>
          <w:marBottom w:val="0"/>
          <w:divBdr>
            <w:top w:val="none" w:sz="0" w:space="0" w:color="auto"/>
            <w:left w:val="none" w:sz="0" w:space="0" w:color="auto"/>
            <w:bottom w:val="none" w:sz="0" w:space="0" w:color="auto"/>
            <w:right w:val="none" w:sz="0" w:space="0" w:color="auto"/>
          </w:divBdr>
        </w:div>
        <w:div w:id="665741901">
          <w:marLeft w:val="480"/>
          <w:marRight w:val="0"/>
          <w:marTop w:val="0"/>
          <w:marBottom w:val="0"/>
          <w:divBdr>
            <w:top w:val="none" w:sz="0" w:space="0" w:color="auto"/>
            <w:left w:val="none" w:sz="0" w:space="0" w:color="auto"/>
            <w:bottom w:val="none" w:sz="0" w:space="0" w:color="auto"/>
            <w:right w:val="none" w:sz="0" w:space="0" w:color="auto"/>
          </w:divBdr>
        </w:div>
        <w:div w:id="684788899">
          <w:marLeft w:val="480"/>
          <w:marRight w:val="0"/>
          <w:marTop w:val="0"/>
          <w:marBottom w:val="0"/>
          <w:divBdr>
            <w:top w:val="none" w:sz="0" w:space="0" w:color="auto"/>
            <w:left w:val="none" w:sz="0" w:space="0" w:color="auto"/>
            <w:bottom w:val="none" w:sz="0" w:space="0" w:color="auto"/>
            <w:right w:val="none" w:sz="0" w:space="0" w:color="auto"/>
          </w:divBdr>
        </w:div>
        <w:div w:id="704411204">
          <w:marLeft w:val="480"/>
          <w:marRight w:val="0"/>
          <w:marTop w:val="0"/>
          <w:marBottom w:val="0"/>
          <w:divBdr>
            <w:top w:val="none" w:sz="0" w:space="0" w:color="auto"/>
            <w:left w:val="none" w:sz="0" w:space="0" w:color="auto"/>
            <w:bottom w:val="none" w:sz="0" w:space="0" w:color="auto"/>
            <w:right w:val="none" w:sz="0" w:space="0" w:color="auto"/>
          </w:divBdr>
        </w:div>
        <w:div w:id="724792250">
          <w:marLeft w:val="480"/>
          <w:marRight w:val="0"/>
          <w:marTop w:val="0"/>
          <w:marBottom w:val="0"/>
          <w:divBdr>
            <w:top w:val="none" w:sz="0" w:space="0" w:color="auto"/>
            <w:left w:val="none" w:sz="0" w:space="0" w:color="auto"/>
            <w:bottom w:val="none" w:sz="0" w:space="0" w:color="auto"/>
            <w:right w:val="none" w:sz="0" w:space="0" w:color="auto"/>
          </w:divBdr>
        </w:div>
        <w:div w:id="733310318">
          <w:marLeft w:val="480"/>
          <w:marRight w:val="0"/>
          <w:marTop w:val="0"/>
          <w:marBottom w:val="0"/>
          <w:divBdr>
            <w:top w:val="none" w:sz="0" w:space="0" w:color="auto"/>
            <w:left w:val="none" w:sz="0" w:space="0" w:color="auto"/>
            <w:bottom w:val="none" w:sz="0" w:space="0" w:color="auto"/>
            <w:right w:val="none" w:sz="0" w:space="0" w:color="auto"/>
          </w:divBdr>
        </w:div>
        <w:div w:id="740248671">
          <w:marLeft w:val="480"/>
          <w:marRight w:val="0"/>
          <w:marTop w:val="0"/>
          <w:marBottom w:val="0"/>
          <w:divBdr>
            <w:top w:val="none" w:sz="0" w:space="0" w:color="auto"/>
            <w:left w:val="none" w:sz="0" w:space="0" w:color="auto"/>
            <w:bottom w:val="none" w:sz="0" w:space="0" w:color="auto"/>
            <w:right w:val="none" w:sz="0" w:space="0" w:color="auto"/>
          </w:divBdr>
        </w:div>
        <w:div w:id="781921900">
          <w:marLeft w:val="480"/>
          <w:marRight w:val="0"/>
          <w:marTop w:val="0"/>
          <w:marBottom w:val="0"/>
          <w:divBdr>
            <w:top w:val="none" w:sz="0" w:space="0" w:color="auto"/>
            <w:left w:val="none" w:sz="0" w:space="0" w:color="auto"/>
            <w:bottom w:val="none" w:sz="0" w:space="0" w:color="auto"/>
            <w:right w:val="none" w:sz="0" w:space="0" w:color="auto"/>
          </w:divBdr>
        </w:div>
        <w:div w:id="864633317">
          <w:marLeft w:val="480"/>
          <w:marRight w:val="0"/>
          <w:marTop w:val="0"/>
          <w:marBottom w:val="0"/>
          <w:divBdr>
            <w:top w:val="none" w:sz="0" w:space="0" w:color="auto"/>
            <w:left w:val="none" w:sz="0" w:space="0" w:color="auto"/>
            <w:bottom w:val="none" w:sz="0" w:space="0" w:color="auto"/>
            <w:right w:val="none" w:sz="0" w:space="0" w:color="auto"/>
          </w:divBdr>
        </w:div>
        <w:div w:id="865483548">
          <w:marLeft w:val="480"/>
          <w:marRight w:val="0"/>
          <w:marTop w:val="0"/>
          <w:marBottom w:val="0"/>
          <w:divBdr>
            <w:top w:val="none" w:sz="0" w:space="0" w:color="auto"/>
            <w:left w:val="none" w:sz="0" w:space="0" w:color="auto"/>
            <w:bottom w:val="none" w:sz="0" w:space="0" w:color="auto"/>
            <w:right w:val="none" w:sz="0" w:space="0" w:color="auto"/>
          </w:divBdr>
        </w:div>
        <w:div w:id="890580728">
          <w:marLeft w:val="480"/>
          <w:marRight w:val="0"/>
          <w:marTop w:val="0"/>
          <w:marBottom w:val="0"/>
          <w:divBdr>
            <w:top w:val="none" w:sz="0" w:space="0" w:color="auto"/>
            <w:left w:val="none" w:sz="0" w:space="0" w:color="auto"/>
            <w:bottom w:val="none" w:sz="0" w:space="0" w:color="auto"/>
            <w:right w:val="none" w:sz="0" w:space="0" w:color="auto"/>
          </w:divBdr>
        </w:div>
        <w:div w:id="974678888">
          <w:marLeft w:val="480"/>
          <w:marRight w:val="0"/>
          <w:marTop w:val="0"/>
          <w:marBottom w:val="0"/>
          <w:divBdr>
            <w:top w:val="none" w:sz="0" w:space="0" w:color="auto"/>
            <w:left w:val="none" w:sz="0" w:space="0" w:color="auto"/>
            <w:bottom w:val="none" w:sz="0" w:space="0" w:color="auto"/>
            <w:right w:val="none" w:sz="0" w:space="0" w:color="auto"/>
          </w:divBdr>
        </w:div>
        <w:div w:id="999849296">
          <w:marLeft w:val="480"/>
          <w:marRight w:val="0"/>
          <w:marTop w:val="0"/>
          <w:marBottom w:val="0"/>
          <w:divBdr>
            <w:top w:val="none" w:sz="0" w:space="0" w:color="auto"/>
            <w:left w:val="none" w:sz="0" w:space="0" w:color="auto"/>
            <w:bottom w:val="none" w:sz="0" w:space="0" w:color="auto"/>
            <w:right w:val="none" w:sz="0" w:space="0" w:color="auto"/>
          </w:divBdr>
        </w:div>
        <w:div w:id="1045325336">
          <w:marLeft w:val="480"/>
          <w:marRight w:val="0"/>
          <w:marTop w:val="0"/>
          <w:marBottom w:val="0"/>
          <w:divBdr>
            <w:top w:val="none" w:sz="0" w:space="0" w:color="auto"/>
            <w:left w:val="none" w:sz="0" w:space="0" w:color="auto"/>
            <w:bottom w:val="none" w:sz="0" w:space="0" w:color="auto"/>
            <w:right w:val="none" w:sz="0" w:space="0" w:color="auto"/>
          </w:divBdr>
        </w:div>
        <w:div w:id="1065105268">
          <w:marLeft w:val="480"/>
          <w:marRight w:val="0"/>
          <w:marTop w:val="0"/>
          <w:marBottom w:val="0"/>
          <w:divBdr>
            <w:top w:val="none" w:sz="0" w:space="0" w:color="auto"/>
            <w:left w:val="none" w:sz="0" w:space="0" w:color="auto"/>
            <w:bottom w:val="none" w:sz="0" w:space="0" w:color="auto"/>
            <w:right w:val="none" w:sz="0" w:space="0" w:color="auto"/>
          </w:divBdr>
        </w:div>
        <w:div w:id="1082022918">
          <w:marLeft w:val="480"/>
          <w:marRight w:val="0"/>
          <w:marTop w:val="0"/>
          <w:marBottom w:val="0"/>
          <w:divBdr>
            <w:top w:val="none" w:sz="0" w:space="0" w:color="auto"/>
            <w:left w:val="none" w:sz="0" w:space="0" w:color="auto"/>
            <w:bottom w:val="none" w:sz="0" w:space="0" w:color="auto"/>
            <w:right w:val="none" w:sz="0" w:space="0" w:color="auto"/>
          </w:divBdr>
        </w:div>
        <w:div w:id="1109163741">
          <w:marLeft w:val="480"/>
          <w:marRight w:val="0"/>
          <w:marTop w:val="0"/>
          <w:marBottom w:val="0"/>
          <w:divBdr>
            <w:top w:val="none" w:sz="0" w:space="0" w:color="auto"/>
            <w:left w:val="none" w:sz="0" w:space="0" w:color="auto"/>
            <w:bottom w:val="none" w:sz="0" w:space="0" w:color="auto"/>
            <w:right w:val="none" w:sz="0" w:space="0" w:color="auto"/>
          </w:divBdr>
        </w:div>
        <w:div w:id="1118647871">
          <w:marLeft w:val="480"/>
          <w:marRight w:val="0"/>
          <w:marTop w:val="0"/>
          <w:marBottom w:val="0"/>
          <w:divBdr>
            <w:top w:val="none" w:sz="0" w:space="0" w:color="auto"/>
            <w:left w:val="none" w:sz="0" w:space="0" w:color="auto"/>
            <w:bottom w:val="none" w:sz="0" w:space="0" w:color="auto"/>
            <w:right w:val="none" w:sz="0" w:space="0" w:color="auto"/>
          </w:divBdr>
        </w:div>
        <w:div w:id="1122042860">
          <w:marLeft w:val="480"/>
          <w:marRight w:val="0"/>
          <w:marTop w:val="0"/>
          <w:marBottom w:val="0"/>
          <w:divBdr>
            <w:top w:val="none" w:sz="0" w:space="0" w:color="auto"/>
            <w:left w:val="none" w:sz="0" w:space="0" w:color="auto"/>
            <w:bottom w:val="none" w:sz="0" w:space="0" w:color="auto"/>
            <w:right w:val="none" w:sz="0" w:space="0" w:color="auto"/>
          </w:divBdr>
        </w:div>
        <w:div w:id="1148278162">
          <w:marLeft w:val="480"/>
          <w:marRight w:val="0"/>
          <w:marTop w:val="0"/>
          <w:marBottom w:val="0"/>
          <w:divBdr>
            <w:top w:val="none" w:sz="0" w:space="0" w:color="auto"/>
            <w:left w:val="none" w:sz="0" w:space="0" w:color="auto"/>
            <w:bottom w:val="none" w:sz="0" w:space="0" w:color="auto"/>
            <w:right w:val="none" w:sz="0" w:space="0" w:color="auto"/>
          </w:divBdr>
        </w:div>
        <w:div w:id="1239244458">
          <w:marLeft w:val="480"/>
          <w:marRight w:val="0"/>
          <w:marTop w:val="0"/>
          <w:marBottom w:val="0"/>
          <w:divBdr>
            <w:top w:val="none" w:sz="0" w:space="0" w:color="auto"/>
            <w:left w:val="none" w:sz="0" w:space="0" w:color="auto"/>
            <w:bottom w:val="none" w:sz="0" w:space="0" w:color="auto"/>
            <w:right w:val="none" w:sz="0" w:space="0" w:color="auto"/>
          </w:divBdr>
        </w:div>
        <w:div w:id="1326084160">
          <w:marLeft w:val="480"/>
          <w:marRight w:val="0"/>
          <w:marTop w:val="0"/>
          <w:marBottom w:val="0"/>
          <w:divBdr>
            <w:top w:val="none" w:sz="0" w:space="0" w:color="auto"/>
            <w:left w:val="none" w:sz="0" w:space="0" w:color="auto"/>
            <w:bottom w:val="none" w:sz="0" w:space="0" w:color="auto"/>
            <w:right w:val="none" w:sz="0" w:space="0" w:color="auto"/>
          </w:divBdr>
        </w:div>
        <w:div w:id="1326350301">
          <w:marLeft w:val="480"/>
          <w:marRight w:val="0"/>
          <w:marTop w:val="0"/>
          <w:marBottom w:val="0"/>
          <w:divBdr>
            <w:top w:val="none" w:sz="0" w:space="0" w:color="auto"/>
            <w:left w:val="none" w:sz="0" w:space="0" w:color="auto"/>
            <w:bottom w:val="none" w:sz="0" w:space="0" w:color="auto"/>
            <w:right w:val="none" w:sz="0" w:space="0" w:color="auto"/>
          </w:divBdr>
        </w:div>
        <w:div w:id="1329333184">
          <w:marLeft w:val="480"/>
          <w:marRight w:val="0"/>
          <w:marTop w:val="0"/>
          <w:marBottom w:val="0"/>
          <w:divBdr>
            <w:top w:val="none" w:sz="0" w:space="0" w:color="auto"/>
            <w:left w:val="none" w:sz="0" w:space="0" w:color="auto"/>
            <w:bottom w:val="none" w:sz="0" w:space="0" w:color="auto"/>
            <w:right w:val="none" w:sz="0" w:space="0" w:color="auto"/>
          </w:divBdr>
        </w:div>
        <w:div w:id="1337348577">
          <w:marLeft w:val="480"/>
          <w:marRight w:val="0"/>
          <w:marTop w:val="0"/>
          <w:marBottom w:val="0"/>
          <w:divBdr>
            <w:top w:val="none" w:sz="0" w:space="0" w:color="auto"/>
            <w:left w:val="none" w:sz="0" w:space="0" w:color="auto"/>
            <w:bottom w:val="none" w:sz="0" w:space="0" w:color="auto"/>
            <w:right w:val="none" w:sz="0" w:space="0" w:color="auto"/>
          </w:divBdr>
        </w:div>
        <w:div w:id="1342925612">
          <w:marLeft w:val="480"/>
          <w:marRight w:val="0"/>
          <w:marTop w:val="0"/>
          <w:marBottom w:val="0"/>
          <w:divBdr>
            <w:top w:val="none" w:sz="0" w:space="0" w:color="auto"/>
            <w:left w:val="none" w:sz="0" w:space="0" w:color="auto"/>
            <w:bottom w:val="none" w:sz="0" w:space="0" w:color="auto"/>
            <w:right w:val="none" w:sz="0" w:space="0" w:color="auto"/>
          </w:divBdr>
        </w:div>
        <w:div w:id="1357972529">
          <w:marLeft w:val="480"/>
          <w:marRight w:val="0"/>
          <w:marTop w:val="0"/>
          <w:marBottom w:val="0"/>
          <w:divBdr>
            <w:top w:val="none" w:sz="0" w:space="0" w:color="auto"/>
            <w:left w:val="none" w:sz="0" w:space="0" w:color="auto"/>
            <w:bottom w:val="none" w:sz="0" w:space="0" w:color="auto"/>
            <w:right w:val="none" w:sz="0" w:space="0" w:color="auto"/>
          </w:divBdr>
        </w:div>
        <w:div w:id="1360201359">
          <w:marLeft w:val="480"/>
          <w:marRight w:val="0"/>
          <w:marTop w:val="0"/>
          <w:marBottom w:val="0"/>
          <w:divBdr>
            <w:top w:val="none" w:sz="0" w:space="0" w:color="auto"/>
            <w:left w:val="none" w:sz="0" w:space="0" w:color="auto"/>
            <w:bottom w:val="none" w:sz="0" w:space="0" w:color="auto"/>
            <w:right w:val="none" w:sz="0" w:space="0" w:color="auto"/>
          </w:divBdr>
        </w:div>
        <w:div w:id="1380129773">
          <w:marLeft w:val="480"/>
          <w:marRight w:val="0"/>
          <w:marTop w:val="0"/>
          <w:marBottom w:val="0"/>
          <w:divBdr>
            <w:top w:val="none" w:sz="0" w:space="0" w:color="auto"/>
            <w:left w:val="none" w:sz="0" w:space="0" w:color="auto"/>
            <w:bottom w:val="none" w:sz="0" w:space="0" w:color="auto"/>
            <w:right w:val="none" w:sz="0" w:space="0" w:color="auto"/>
          </w:divBdr>
        </w:div>
        <w:div w:id="1393964639">
          <w:marLeft w:val="480"/>
          <w:marRight w:val="0"/>
          <w:marTop w:val="0"/>
          <w:marBottom w:val="0"/>
          <w:divBdr>
            <w:top w:val="none" w:sz="0" w:space="0" w:color="auto"/>
            <w:left w:val="none" w:sz="0" w:space="0" w:color="auto"/>
            <w:bottom w:val="none" w:sz="0" w:space="0" w:color="auto"/>
            <w:right w:val="none" w:sz="0" w:space="0" w:color="auto"/>
          </w:divBdr>
        </w:div>
        <w:div w:id="1417357999">
          <w:marLeft w:val="480"/>
          <w:marRight w:val="0"/>
          <w:marTop w:val="0"/>
          <w:marBottom w:val="0"/>
          <w:divBdr>
            <w:top w:val="none" w:sz="0" w:space="0" w:color="auto"/>
            <w:left w:val="none" w:sz="0" w:space="0" w:color="auto"/>
            <w:bottom w:val="none" w:sz="0" w:space="0" w:color="auto"/>
            <w:right w:val="none" w:sz="0" w:space="0" w:color="auto"/>
          </w:divBdr>
        </w:div>
        <w:div w:id="1437017657">
          <w:marLeft w:val="480"/>
          <w:marRight w:val="0"/>
          <w:marTop w:val="0"/>
          <w:marBottom w:val="0"/>
          <w:divBdr>
            <w:top w:val="none" w:sz="0" w:space="0" w:color="auto"/>
            <w:left w:val="none" w:sz="0" w:space="0" w:color="auto"/>
            <w:bottom w:val="none" w:sz="0" w:space="0" w:color="auto"/>
            <w:right w:val="none" w:sz="0" w:space="0" w:color="auto"/>
          </w:divBdr>
        </w:div>
        <w:div w:id="1479616534">
          <w:marLeft w:val="480"/>
          <w:marRight w:val="0"/>
          <w:marTop w:val="0"/>
          <w:marBottom w:val="0"/>
          <w:divBdr>
            <w:top w:val="none" w:sz="0" w:space="0" w:color="auto"/>
            <w:left w:val="none" w:sz="0" w:space="0" w:color="auto"/>
            <w:bottom w:val="none" w:sz="0" w:space="0" w:color="auto"/>
            <w:right w:val="none" w:sz="0" w:space="0" w:color="auto"/>
          </w:divBdr>
        </w:div>
        <w:div w:id="1489901826">
          <w:marLeft w:val="480"/>
          <w:marRight w:val="0"/>
          <w:marTop w:val="0"/>
          <w:marBottom w:val="0"/>
          <w:divBdr>
            <w:top w:val="none" w:sz="0" w:space="0" w:color="auto"/>
            <w:left w:val="none" w:sz="0" w:space="0" w:color="auto"/>
            <w:bottom w:val="none" w:sz="0" w:space="0" w:color="auto"/>
            <w:right w:val="none" w:sz="0" w:space="0" w:color="auto"/>
          </w:divBdr>
        </w:div>
        <w:div w:id="1536237098">
          <w:marLeft w:val="480"/>
          <w:marRight w:val="0"/>
          <w:marTop w:val="0"/>
          <w:marBottom w:val="0"/>
          <w:divBdr>
            <w:top w:val="none" w:sz="0" w:space="0" w:color="auto"/>
            <w:left w:val="none" w:sz="0" w:space="0" w:color="auto"/>
            <w:bottom w:val="none" w:sz="0" w:space="0" w:color="auto"/>
            <w:right w:val="none" w:sz="0" w:space="0" w:color="auto"/>
          </w:divBdr>
        </w:div>
        <w:div w:id="1577662883">
          <w:marLeft w:val="480"/>
          <w:marRight w:val="0"/>
          <w:marTop w:val="0"/>
          <w:marBottom w:val="0"/>
          <w:divBdr>
            <w:top w:val="none" w:sz="0" w:space="0" w:color="auto"/>
            <w:left w:val="none" w:sz="0" w:space="0" w:color="auto"/>
            <w:bottom w:val="none" w:sz="0" w:space="0" w:color="auto"/>
            <w:right w:val="none" w:sz="0" w:space="0" w:color="auto"/>
          </w:divBdr>
        </w:div>
        <w:div w:id="1618563351">
          <w:marLeft w:val="480"/>
          <w:marRight w:val="0"/>
          <w:marTop w:val="0"/>
          <w:marBottom w:val="0"/>
          <w:divBdr>
            <w:top w:val="none" w:sz="0" w:space="0" w:color="auto"/>
            <w:left w:val="none" w:sz="0" w:space="0" w:color="auto"/>
            <w:bottom w:val="none" w:sz="0" w:space="0" w:color="auto"/>
            <w:right w:val="none" w:sz="0" w:space="0" w:color="auto"/>
          </w:divBdr>
        </w:div>
        <w:div w:id="1627084074">
          <w:marLeft w:val="480"/>
          <w:marRight w:val="0"/>
          <w:marTop w:val="0"/>
          <w:marBottom w:val="0"/>
          <w:divBdr>
            <w:top w:val="none" w:sz="0" w:space="0" w:color="auto"/>
            <w:left w:val="none" w:sz="0" w:space="0" w:color="auto"/>
            <w:bottom w:val="none" w:sz="0" w:space="0" w:color="auto"/>
            <w:right w:val="none" w:sz="0" w:space="0" w:color="auto"/>
          </w:divBdr>
        </w:div>
        <w:div w:id="1647858907">
          <w:marLeft w:val="480"/>
          <w:marRight w:val="0"/>
          <w:marTop w:val="0"/>
          <w:marBottom w:val="0"/>
          <w:divBdr>
            <w:top w:val="none" w:sz="0" w:space="0" w:color="auto"/>
            <w:left w:val="none" w:sz="0" w:space="0" w:color="auto"/>
            <w:bottom w:val="none" w:sz="0" w:space="0" w:color="auto"/>
            <w:right w:val="none" w:sz="0" w:space="0" w:color="auto"/>
          </w:divBdr>
        </w:div>
        <w:div w:id="1670866780">
          <w:marLeft w:val="480"/>
          <w:marRight w:val="0"/>
          <w:marTop w:val="0"/>
          <w:marBottom w:val="0"/>
          <w:divBdr>
            <w:top w:val="none" w:sz="0" w:space="0" w:color="auto"/>
            <w:left w:val="none" w:sz="0" w:space="0" w:color="auto"/>
            <w:bottom w:val="none" w:sz="0" w:space="0" w:color="auto"/>
            <w:right w:val="none" w:sz="0" w:space="0" w:color="auto"/>
          </w:divBdr>
        </w:div>
        <w:div w:id="1677003064">
          <w:marLeft w:val="480"/>
          <w:marRight w:val="0"/>
          <w:marTop w:val="0"/>
          <w:marBottom w:val="0"/>
          <w:divBdr>
            <w:top w:val="none" w:sz="0" w:space="0" w:color="auto"/>
            <w:left w:val="none" w:sz="0" w:space="0" w:color="auto"/>
            <w:bottom w:val="none" w:sz="0" w:space="0" w:color="auto"/>
            <w:right w:val="none" w:sz="0" w:space="0" w:color="auto"/>
          </w:divBdr>
        </w:div>
        <w:div w:id="1683625494">
          <w:marLeft w:val="480"/>
          <w:marRight w:val="0"/>
          <w:marTop w:val="0"/>
          <w:marBottom w:val="0"/>
          <w:divBdr>
            <w:top w:val="none" w:sz="0" w:space="0" w:color="auto"/>
            <w:left w:val="none" w:sz="0" w:space="0" w:color="auto"/>
            <w:bottom w:val="none" w:sz="0" w:space="0" w:color="auto"/>
            <w:right w:val="none" w:sz="0" w:space="0" w:color="auto"/>
          </w:divBdr>
        </w:div>
        <w:div w:id="1702780895">
          <w:marLeft w:val="480"/>
          <w:marRight w:val="0"/>
          <w:marTop w:val="0"/>
          <w:marBottom w:val="0"/>
          <w:divBdr>
            <w:top w:val="none" w:sz="0" w:space="0" w:color="auto"/>
            <w:left w:val="none" w:sz="0" w:space="0" w:color="auto"/>
            <w:bottom w:val="none" w:sz="0" w:space="0" w:color="auto"/>
            <w:right w:val="none" w:sz="0" w:space="0" w:color="auto"/>
          </w:divBdr>
        </w:div>
        <w:div w:id="1769037484">
          <w:marLeft w:val="480"/>
          <w:marRight w:val="0"/>
          <w:marTop w:val="0"/>
          <w:marBottom w:val="0"/>
          <w:divBdr>
            <w:top w:val="none" w:sz="0" w:space="0" w:color="auto"/>
            <w:left w:val="none" w:sz="0" w:space="0" w:color="auto"/>
            <w:bottom w:val="none" w:sz="0" w:space="0" w:color="auto"/>
            <w:right w:val="none" w:sz="0" w:space="0" w:color="auto"/>
          </w:divBdr>
        </w:div>
        <w:div w:id="1813324353">
          <w:marLeft w:val="480"/>
          <w:marRight w:val="0"/>
          <w:marTop w:val="0"/>
          <w:marBottom w:val="0"/>
          <w:divBdr>
            <w:top w:val="none" w:sz="0" w:space="0" w:color="auto"/>
            <w:left w:val="none" w:sz="0" w:space="0" w:color="auto"/>
            <w:bottom w:val="none" w:sz="0" w:space="0" w:color="auto"/>
            <w:right w:val="none" w:sz="0" w:space="0" w:color="auto"/>
          </w:divBdr>
        </w:div>
        <w:div w:id="1846284371">
          <w:marLeft w:val="480"/>
          <w:marRight w:val="0"/>
          <w:marTop w:val="0"/>
          <w:marBottom w:val="0"/>
          <w:divBdr>
            <w:top w:val="none" w:sz="0" w:space="0" w:color="auto"/>
            <w:left w:val="none" w:sz="0" w:space="0" w:color="auto"/>
            <w:bottom w:val="none" w:sz="0" w:space="0" w:color="auto"/>
            <w:right w:val="none" w:sz="0" w:space="0" w:color="auto"/>
          </w:divBdr>
        </w:div>
        <w:div w:id="1862742297">
          <w:marLeft w:val="480"/>
          <w:marRight w:val="0"/>
          <w:marTop w:val="0"/>
          <w:marBottom w:val="0"/>
          <w:divBdr>
            <w:top w:val="none" w:sz="0" w:space="0" w:color="auto"/>
            <w:left w:val="none" w:sz="0" w:space="0" w:color="auto"/>
            <w:bottom w:val="none" w:sz="0" w:space="0" w:color="auto"/>
            <w:right w:val="none" w:sz="0" w:space="0" w:color="auto"/>
          </w:divBdr>
        </w:div>
        <w:div w:id="1888294202">
          <w:marLeft w:val="480"/>
          <w:marRight w:val="0"/>
          <w:marTop w:val="0"/>
          <w:marBottom w:val="0"/>
          <w:divBdr>
            <w:top w:val="none" w:sz="0" w:space="0" w:color="auto"/>
            <w:left w:val="none" w:sz="0" w:space="0" w:color="auto"/>
            <w:bottom w:val="none" w:sz="0" w:space="0" w:color="auto"/>
            <w:right w:val="none" w:sz="0" w:space="0" w:color="auto"/>
          </w:divBdr>
        </w:div>
        <w:div w:id="1897617876">
          <w:marLeft w:val="480"/>
          <w:marRight w:val="0"/>
          <w:marTop w:val="0"/>
          <w:marBottom w:val="0"/>
          <w:divBdr>
            <w:top w:val="none" w:sz="0" w:space="0" w:color="auto"/>
            <w:left w:val="none" w:sz="0" w:space="0" w:color="auto"/>
            <w:bottom w:val="none" w:sz="0" w:space="0" w:color="auto"/>
            <w:right w:val="none" w:sz="0" w:space="0" w:color="auto"/>
          </w:divBdr>
        </w:div>
        <w:div w:id="1906066137">
          <w:marLeft w:val="480"/>
          <w:marRight w:val="0"/>
          <w:marTop w:val="0"/>
          <w:marBottom w:val="0"/>
          <w:divBdr>
            <w:top w:val="none" w:sz="0" w:space="0" w:color="auto"/>
            <w:left w:val="none" w:sz="0" w:space="0" w:color="auto"/>
            <w:bottom w:val="none" w:sz="0" w:space="0" w:color="auto"/>
            <w:right w:val="none" w:sz="0" w:space="0" w:color="auto"/>
          </w:divBdr>
        </w:div>
        <w:div w:id="1913809188">
          <w:marLeft w:val="480"/>
          <w:marRight w:val="0"/>
          <w:marTop w:val="0"/>
          <w:marBottom w:val="0"/>
          <w:divBdr>
            <w:top w:val="none" w:sz="0" w:space="0" w:color="auto"/>
            <w:left w:val="none" w:sz="0" w:space="0" w:color="auto"/>
            <w:bottom w:val="none" w:sz="0" w:space="0" w:color="auto"/>
            <w:right w:val="none" w:sz="0" w:space="0" w:color="auto"/>
          </w:divBdr>
        </w:div>
        <w:div w:id="1969780999">
          <w:marLeft w:val="480"/>
          <w:marRight w:val="0"/>
          <w:marTop w:val="0"/>
          <w:marBottom w:val="0"/>
          <w:divBdr>
            <w:top w:val="none" w:sz="0" w:space="0" w:color="auto"/>
            <w:left w:val="none" w:sz="0" w:space="0" w:color="auto"/>
            <w:bottom w:val="none" w:sz="0" w:space="0" w:color="auto"/>
            <w:right w:val="none" w:sz="0" w:space="0" w:color="auto"/>
          </w:divBdr>
        </w:div>
        <w:div w:id="1972900798">
          <w:marLeft w:val="480"/>
          <w:marRight w:val="0"/>
          <w:marTop w:val="0"/>
          <w:marBottom w:val="0"/>
          <w:divBdr>
            <w:top w:val="none" w:sz="0" w:space="0" w:color="auto"/>
            <w:left w:val="none" w:sz="0" w:space="0" w:color="auto"/>
            <w:bottom w:val="none" w:sz="0" w:space="0" w:color="auto"/>
            <w:right w:val="none" w:sz="0" w:space="0" w:color="auto"/>
          </w:divBdr>
        </w:div>
        <w:div w:id="1973364596">
          <w:marLeft w:val="480"/>
          <w:marRight w:val="0"/>
          <w:marTop w:val="0"/>
          <w:marBottom w:val="0"/>
          <w:divBdr>
            <w:top w:val="none" w:sz="0" w:space="0" w:color="auto"/>
            <w:left w:val="none" w:sz="0" w:space="0" w:color="auto"/>
            <w:bottom w:val="none" w:sz="0" w:space="0" w:color="auto"/>
            <w:right w:val="none" w:sz="0" w:space="0" w:color="auto"/>
          </w:divBdr>
        </w:div>
        <w:div w:id="2008248098">
          <w:marLeft w:val="480"/>
          <w:marRight w:val="0"/>
          <w:marTop w:val="0"/>
          <w:marBottom w:val="0"/>
          <w:divBdr>
            <w:top w:val="none" w:sz="0" w:space="0" w:color="auto"/>
            <w:left w:val="none" w:sz="0" w:space="0" w:color="auto"/>
            <w:bottom w:val="none" w:sz="0" w:space="0" w:color="auto"/>
            <w:right w:val="none" w:sz="0" w:space="0" w:color="auto"/>
          </w:divBdr>
        </w:div>
        <w:div w:id="2021467623">
          <w:marLeft w:val="480"/>
          <w:marRight w:val="0"/>
          <w:marTop w:val="0"/>
          <w:marBottom w:val="0"/>
          <w:divBdr>
            <w:top w:val="none" w:sz="0" w:space="0" w:color="auto"/>
            <w:left w:val="none" w:sz="0" w:space="0" w:color="auto"/>
            <w:bottom w:val="none" w:sz="0" w:space="0" w:color="auto"/>
            <w:right w:val="none" w:sz="0" w:space="0" w:color="auto"/>
          </w:divBdr>
        </w:div>
        <w:div w:id="2040811604">
          <w:marLeft w:val="480"/>
          <w:marRight w:val="0"/>
          <w:marTop w:val="0"/>
          <w:marBottom w:val="0"/>
          <w:divBdr>
            <w:top w:val="none" w:sz="0" w:space="0" w:color="auto"/>
            <w:left w:val="none" w:sz="0" w:space="0" w:color="auto"/>
            <w:bottom w:val="none" w:sz="0" w:space="0" w:color="auto"/>
            <w:right w:val="none" w:sz="0" w:space="0" w:color="auto"/>
          </w:divBdr>
        </w:div>
        <w:div w:id="2092660121">
          <w:marLeft w:val="480"/>
          <w:marRight w:val="0"/>
          <w:marTop w:val="0"/>
          <w:marBottom w:val="0"/>
          <w:divBdr>
            <w:top w:val="none" w:sz="0" w:space="0" w:color="auto"/>
            <w:left w:val="none" w:sz="0" w:space="0" w:color="auto"/>
            <w:bottom w:val="none" w:sz="0" w:space="0" w:color="auto"/>
            <w:right w:val="none" w:sz="0" w:space="0" w:color="auto"/>
          </w:divBdr>
        </w:div>
        <w:div w:id="2094472633">
          <w:marLeft w:val="480"/>
          <w:marRight w:val="0"/>
          <w:marTop w:val="0"/>
          <w:marBottom w:val="0"/>
          <w:divBdr>
            <w:top w:val="none" w:sz="0" w:space="0" w:color="auto"/>
            <w:left w:val="none" w:sz="0" w:space="0" w:color="auto"/>
            <w:bottom w:val="none" w:sz="0" w:space="0" w:color="auto"/>
            <w:right w:val="none" w:sz="0" w:space="0" w:color="auto"/>
          </w:divBdr>
        </w:div>
        <w:div w:id="2121410455">
          <w:marLeft w:val="480"/>
          <w:marRight w:val="0"/>
          <w:marTop w:val="0"/>
          <w:marBottom w:val="0"/>
          <w:divBdr>
            <w:top w:val="none" w:sz="0" w:space="0" w:color="auto"/>
            <w:left w:val="none" w:sz="0" w:space="0" w:color="auto"/>
            <w:bottom w:val="none" w:sz="0" w:space="0" w:color="auto"/>
            <w:right w:val="none" w:sz="0" w:space="0" w:color="auto"/>
          </w:divBdr>
        </w:div>
        <w:div w:id="2131051340">
          <w:marLeft w:val="480"/>
          <w:marRight w:val="0"/>
          <w:marTop w:val="0"/>
          <w:marBottom w:val="0"/>
          <w:divBdr>
            <w:top w:val="none" w:sz="0" w:space="0" w:color="auto"/>
            <w:left w:val="none" w:sz="0" w:space="0" w:color="auto"/>
            <w:bottom w:val="none" w:sz="0" w:space="0" w:color="auto"/>
            <w:right w:val="none" w:sz="0" w:space="0" w:color="auto"/>
          </w:divBdr>
        </w:div>
        <w:div w:id="2139058625">
          <w:marLeft w:val="480"/>
          <w:marRight w:val="0"/>
          <w:marTop w:val="0"/>
          <w:marBottom w:val="0"/>
          <w:divBdr>
            <w:top w:val="none" w:sz="0" w:space="0" w:color="auto"/>
            <w:left w:val="none" w:sz="0" w:space="0" w:color="auto"/>
            <w:bottom w:val="none" w:sz="0" w:space="0" w:color="auto"/>
            <w:right w:val="none" w:sz="0" w:space="0" w:color="auto"/>
          </w:divBdr>
        </w:div>
        <w:div w:id="2142335059">
          <w:marLeft w:val="480"/>
          <w:marRight w:val="0"/>
          <w:marTop w:val="0"/>
          <w:marBottom w:val="0"/>
          <w:divBdr>
            <w:top w:val="none" w:sz="0" w:space="0" w:color="auto"/>
            <w:left w:val="none" w:sz="0" w:space="0" w:color="auto"/>
            <w:bottom w:val="none" w:sz="0" w:space="0" w:color="auto"/>
            <w:right w:val="none" w:sz="0" w:space="0" w:color="auto"/>
          </w:divBdr>
        </w:div>
      </w:divsChild>
    </w:div>
    <w:div w:id="1018123917">
      <w:marLeft w:val="640"/>
      <w:marRight w:val="0"/>
      <w:marTop w:val="0"/>
      <w:marBottom w:val="0"/>
      <w:divBdr>
        <w:top w:val="none" w:sz="0" w:space="0" w:color="auto"/>
        <w:left w:val="none" w:sz="0" w:space="0" w:color="auto"/>
        <w:bottom w:val="none" w:sz="0" w:space="0" w:color="auto"/>
        <w:right w:val="none" w:sz="0" w:space="0" w:color="auto"/>
      </w:divBdr>
    </w:div>
    <w:div w:id="1018190247">
      <w:marLeft w:val="640"/>
      <w:marRight w:val="0"/>
      <w:marTop w:val="0"/>
      <w:marBottom w:val="0"/>
      <w:divBdr>
        <w:top w:val="none" w:sz="0" w:space="0" w:color="auto"/>
        <w:left w:val="none" w:sz="0" w:space="0" w:color="auto"/>
        <w:bottom w:val="none" w:sz="0" w:space="0" w:color="auto"/>
        <w:right w:val="none" w:sz="0" w:space="0" w:color="auto"/>
      </w:divBdr>
    </w:div>
    <w:div w:id="1018509663">
      <w:marLeft w:val="640"/>
      <w:marRight w:val="0"/>
      <w:marTop w:val="0"/>
      <w:marBottom w:val="0"/>
      <w:divBdr>
        <w:top w:val="none" w:sz="0" w:space="0" w:color="auto"/>
        <w:left w:val="none" w:sz="0" w:space="0" w:color="auto"/>
        <w:bottom w:val="none" w:sz="0" w:space="0" w:color="auto"/>
        <w:right w:val="none" w:sz="0" w:space="0" w:color="auto"/>
      </w:divBdr>
    </w:div>
    <w:div w:id="1019433358">
      <w:marLeft w:val="640"/>
      <w:marRight w:val="0"/>
      <w:marTop w:val="0"/>
      <w:marBottom w:val="0"/>
      <w:divBdr>
        <w:top w:val="none" w:sz="0" w:space="0" w:color="auto"/>
        <w:left w:val="none" w:sz="0" w:space="0" w:color="auto"/>
        <w:bottom w:val="none" w:sz="0" w:space="0" w:color="auto"/>
        <w:right w:val="none" w:sz="0" w:space="0" w:color="auto"/>
      </w:divBdr>
    </w:div>
    <w:div w:id="1019620653">
      <w:marLeft w:val="640"/>
      <w:marRight w:val="0"/>
      <w:marTop w:val="0"/>
      <w:marBottom w:val="0"/>
      <w:divBdr>
        <w:top w:val="none" w:sz="0" w:space="0" w:color="auto"/>
        <w:left w:val="none" w:sz="0" w:space="0" w:color="auto"/>
        <w:bottom w:val="none" w:sz="0" w:space="0" w:color="auto"/>
        <w:right w:val="none" w:sz="0" w:space="0" w:color="auto"/>
      </w:divBdr>
    </w:div>
    <w:div w:id="1021006210">
      <w:bodyDiv w:val="1"/>
      <w:marLeft w:val="0"/>
      <w:marRight w:val="0"/>
      <w:marTop w:val="0"/>
      <w:marBottom w:val="0"/>
      <w:divBdr>
        <w:top w:val="none" w:sz="0" w:space="0" w:color="auto"/>
        <w:left w:val="none" w:sz="0" w:space="0" w:color="auto"/>
        <w:bottom w:val="none" w:sz="0" w:space="0" w:color="auto"/>
        <w:right w:val="none" w:sz="0" w:space="0" w:color="auto"/>
      </w:divBdr>
    </w:div>
    <w:div w:id="1021399642">
      <w:marLeft w:val="640"/>
      <w:marRight w:val="0"/>
      <w:marTop w:val="0"/>
      <w:marBottom w:val="0"/>
      <w:divBdr>
        <w:top w:val="none" w:sz="0" w:space="0" w:color="auto"/>
        <w:left w:val="none" w:sz="0" w:space="0" w:color="auto"/>
        <w:bottom w:val="none" w:sz="0" w:space="0" w:color="auto"/>
        <w:right w:val="none" w:sz="0" w:space="0" w:color="auto"/>
      </w:divBdr>
    </w:div>
    <w:div w:id="1021587242">
      <w:marLeft w:val="640"/>
      <w:marRight w:val="0"/>
      <w:marTop w:val="0"/>
      <w:marBottom w:val="0"/>
      <w:divBdr>
        <w:top w:val="none" w:sz="0" w:space="0" w:color="auto"/>
        <w:left w:val="none" w:sz="0" w:space="0" w:color="auto"/>
        <w:bottom w:val="none" w:sz="0" w:space="0" w:color="auto"/>
        <w:right w:val="none" w:sz="0" w:space="0" w:color="auto"/>
      </w:divBdr>
    </w:div>
    <w:div w:id="1022436578">
      <w:marLeft w:val="640"/>
      <w:marRight w:val="0"/>
      <w:marTop w:val="0"/>
      <w:marBottom w:val="0"/>
      <w:divBdr>
        <w:top w:val="none" w:sz="0" w:space="0" w:color="auto"/>
        <w:left w:val="none" w:sz="0" w:space="0" w:color="auto"/>
        <w:bottom w:val="none" w:sz="0" w:space="0" w:color="auto"/>
        <w:right w:val="none" w:sz="0" w:space="0" w:color="auto"/>
      </w:divBdr>
    </w:div>
    <w:div w:id="1022822510">
      <w:marLeft w:val="640"/>
      <w:marRight w:val="0"/>
      <w:marTop w:val="0"/>
      <w:marBottom w:val="0"/>
      <w:divBdr>
        <w:top w:val="none" w:sz="0" w:space="0" w:color="auto"/>
        <w:left w:val="none" w:sz="0" w:space="0" w:color="auto"/>
        <w:bottom w:val="none" w:sz="0" w:space="0" w:color="auto"/>
        <w:right w:val="none" w:sz="0" w:space="0" w:color="auto"/>
      </w:divBdr>
    </w:div>
    <w:div w:id="1023166652">
      <w:marLeft w:val="640"/>
      <w:marRight w:val="0"/>
      <w:marTop w:val="0"/>
      <w:marBottom w:val="0"/>
      <w:divBdr>
        <w:top w:val="none" w:sz="0" w:space="0" w:color="auto"/>
        <w:left w:val="none" w:sz="0" w:space="0" w:color="auto"/>
        <w:bottom w:val="none" w:sz="0" w:space="0" w:color="auto"/>
        <w:right w:val="none" w:sz="0" w:space="0" w:color="auto"/>
      </w:divBdr>
    </w:div>
    <w:div w:id="1023553771">
      <w:marLeft w:val="640"/>
      <w:marRight w:val="0"/>
      <w:marTop w:val="0"/>
      <w:marBottom w:val="0"/>
      <w:divBdr>
        <w:top w:val="none" w:sz="0" w:space="0" w:color="auto"/>
        <w:left w:val="none" w:sz="0" w:space="0" w:color="auto"/>
        <w:bottom w:val="none" w:sz="0" w:space="0" w:color="auto"/>
        <w:right w:val="none" w:sz="0" w:space="0" w:color="auto"/>
      </w:divBdr>
    </w:div>
    <w:div w:id="1024092233">
      <w:marLeft w:val="640"/>
      <w:marRight w:val="0"/>
      <w:marTop w:val="0"/>
      <w:marBottom w:val="0"/>
      <w:divBdr>
        <w:top w:val="none" w:sz="0" w:space="0" w:color="auto"/>
        <w:left w:val="none" w:sz="0" w:space="0" w:color="auto"/>
        <w:bottom w:val="none" w:sz="0" w:space="0" w:color="auto"/>
        <w:right w:val="none" w:sz="0" w:space="0" w:color="auto"/>
      </w:divBdr>
    </w:div>
    <w:div w:id="1024133445">
      <w:marLeft w:val="640"/>
      <w:marRight w:val="0"/>
      <w:marTop w:val="0"/>
      <w:marBottom w:val="0"/>
      <w:divBdr>
        <w:top w:val="none" w:sz="0" w:space="0" w:color="auto"/>
        <w:left w:val="none" w:sz="0" w:space="0" w:color="auto"/>
        <w:bottom w:val="none" w:sz="0" w:space="0" w:color="auto"/>
        <w:right w:val="none" w:sz="0" w:space="0" w:color="auto"/>
      </w:divBdr>
    </w:div>
    <w:div w:id="1024553470">
      <w:marLeft w:val="640"/>
      <w:marRight w:val="0"/>
      <w:marTop w:val="0"/>
      <w:marBottom w:val="0"/>
      <w:divBdr>
        <w:top w:val="none" w:sz="0" w:space="0" w:color="auto"/>
        <w:left w:val="none" w:sz="0" w:space="0" w:color="auto"/>
        <w:bottom w:val="none" w:sz="0" w:space="0" w:color="auto"/>
        <w:right w:val="none" w:sz="0" w:space="0" w:color="auto"/>
      </w:divBdr>
    </w:div>
    <w:div w:id="1025060087">
      <w:marLeft w:val="640"/>
      <w:marRight w:val="0"/>
      <w:marTop w:val="0"/>
      <w:marBottom w:val="0"/>
      <w:divBdr>
        <w:top w:val="none" w:sz="0" w:space="0" w:color="auto"/>
        <w:left w:val="none" w:sz="0" w:space="0" w:color="auto"/>
        <w:bottom w:val="none" w:sz="0" w:space="0" w:color="auto"/>
        <w:right w:val="none" w:sz="0" w:space="0" w:color="auto"/>
      </w:divBdr>
    </w:div>
    <w:div w:id="1025248619">
      <w:bodyDiv w:val="1"/>
      <w:marLeft w:val="0"/>
      <w:marRight w:val="0"/>
      <w:marTop w:val="0"/>
      <w:marBottom w:val="0"/>
      <w:divBdr>
        <w:top w:val="none" w:sz="0" w:space="0" w:color="auto"/>
        <w:left w:val="none" w:sz="0" w:space="0" w:color="auto"/>
        <w:bottom w:val="none" w:sz="0" w:space="0" w:color="auto"/>
        <w:right w:val="none" w:sz="0" w:space="0" w:color="auto"/>
      </w:divBdr>
      <w:divsChild>
        <w:div w:id="5250961">
          <w:marLeft w:val="480"/>
          <w:marRight w:val="0"/>
          <w:marTop w:val="0"/>
          <w:marBottom w:val="0"/>
          <w:divBdr>
            <w:top w:val="none" w:sz="0" w:space="0" w:color="auto"/>
            <w:left w:val="none" w:sz="0" w:space="0" w:color="auto"/>
            <w:bottom w:val="none" w:sz="0" w:space="0" w:color="auto"/>
            <w:right w:val="none" w:sz="0" w:space="0" w:color="auto"/>
          </w:divBdr>
        </w:div>
        <w:div w:id="11687803">
          <w:marLeft w:val="480"/>
          <w:marRight w:val="0"/>
          <w:marTop w:val="0"/>
          <w:marBottom w:val="0"/>
          <w:divBdr>
            <w:top w:val="none" w:sz="0" w:space="0" w:color="auto"/>
            <w:left w:val="none" w:sz="0" w:space="0" w:color="auto"/>
            <w:bottom w:val="none" w:sz="0" w:space="0" w:color="auto"/>
            <w:right w:val="none" w:sz="0" w:space="0" w:color="auto"/>
          </w:divBdr>
        </w:div>
        <w:div w:id="11732809">
          <w:marLeft w:val="480"/>
          <w:marRight w:val="0"/>
          <w:marTop w:val="0"/>
          <w:marBottom w:val="0"/>
          <w:divBdr>
            <w:top w:val="none" w:sz="0" w:space="0" w:color="auto"/>
            <w:left w:val="none" w:sz="0" w:space="0" w:color="auto"/>
            <w:bottom w:val="none" w:sz="0" w:space="0" w:color="auto"/>
            <w:right w:val="none" w:sz="0" w:space="0" w:color="auto"/>
          </w:divBdr>
        </w:div>
        <w:div w:id="51513224">
          <w:marLeft w:val="480"/>
          <w:marRight w:val="0"/>
          <w:marTop w:val="0"/>
          <w:marBottom w:val="0"/>
          <w:divBdr>
            <w:top w:val="none" w:sz="0" w:space="0" w:color="auto"/>
            <w:left w:val="none" w:sz="0" w:space="0" w:color="auto"/>
            <w:bottom w:val="none" w:sz="0" w:space="0" w:color="auto"/>
            <w:right w:val="none" w:sz="0" w:space="0" w:color="auto"/>
          </w:divBdr>
        </w:div>
        <w:div w:id="66344916">
          <w:marLeft w:val="480"/>
          <w:marRight w:val="0"/>
          <w:marTop w:val="0"/>
          <w:marBottom w:val="0"/>
          <w:divBdr>
            <w:top w:val="none" w:sz="0" w:space="0" w:color="auto"/>
            <w:left w:val="none" w:sz="0" w:space="0" w:color="auto"/>
            <w:bottom w:val="none" w:sz="0" w:space="0" w:color="auto"/>
            <w:right w:val="none" w:sz="0" w:space="0" w:color="auto"/>
          </w:divBdr>
        </w:div>
        <w:div w:id="68964786">
          <w:marLeft w:val="480"/>
          <w:marRight w:val="0"/>
          <w:marTop w:val="0"/>
          <w:marBottom w:val="0"/>
          <w:divBdr>
            <w:top w:val="none" w:sz="0" w:space="0" w:color="auto"/>
            <w:left w:val="none" w:sz="0" w:space="0" w:color="auto"/>
            <w:bottom w:val="none" w:sz="0" w:space="0" w:color="auto"/>
            <w:right w:val="none" w:sz="0" w:space="0" w:color="auto"/>
          </w:divBdr>
        </w:div>
        <w:div w:id="101850712">
          <w:marLeft w:val="480"/>
          <w:marRight w:val="0"/>
          <w:marTop w:val="0"/>
          <w:marBottom w:val="0"/>
          <w:divBdr>
            <w:top w:val="none" w:sz="0" w:space="0" w:color="auto"/>
            <w:left w:val="none" w:sz="0" w:space="0" w:color="auto"/>
            <w:bottom w:val="none" w:sz="0" w:space="0" w:color="auto"/>
            <w:right w:val="none" w:sz="0" w:space="0" w:color="auto"/>
          </w:divBdr>
        </w:div>
        <w:div w:id="116460123">
          <w:marLeft w:val="480"/>
          <w:marRight w:val="0"/>
          <w:marTop w:val="0"/>
          <w:marBottom w:val="0"/>
          <w:divBdr>
            <w:top w:val="none" w:sz="0" w:space="0" w:color="auto"/>
            <w:left w:val="none" w:sz="0" w:space="0" w:color="auto"/>
            <w:bottom w:val="none" w:sz="0" w:space="0" w:color="auto"/>
            <w:right w:val="none" w:sz="0" w:space="0" w:color="auto"/>
          </w:divBdr>
        </w:div>
        <w:div w:id="117572769">
          <w:marLeft w:val="480"/>
          <w:marRight w:val="0"/>
          <w:marTop w:val="0"/>
          <w:marBottom w:val="0"/>
          <w:divBdr>
            <w:top w:val="none" w:sz="0" w:space="0" w:color="auto"/>
            <w:left w:val="none" w:sz="0" w:space="0" w:color="auto"/>
            <w:bottom w:val="none" w:sz="0" w:space="0" w:color="auto"/>
            <w:right w:val="none" w:sz="0" w:space="0" w:color="auto"/>
          </w:divBdr>
        </w:div>
        <w:div w:id="147138188">
          <w:marLeft w:val="480"/>
          <w:marRight w:val="0"/>
          <w:marTop w:val="0"/>
          <w:marBottom w:val="0"/>
          <w:divBdr>
            <w:top w:val="none" w:sz="0" w:space="0" w:color="auto"/>
            <w:left w:val="none" w:sz="0" w:space="0" w:color="auto"/>
            <w:bottom w:val="none" w:sz="0" w:space="0" w:color="auto"/>
            <w:right w:val="none" w:sz="0" w:space="0" w:color="auto"/>
          </w:divBdr>
        </w:div>
        <w:div w:id="163478351">
          <w:marLeft w:val="480"/>
          <w:marRight w:val="0"/>
          <w:marTop w:val="0"/>
          <w:marBottom w:val="0"/>
          <w:divBdr>
            <w:top w:val="none" w:sz="0" w:space="0" w:color="auto"/>
            <w:left w:val="none" w:sz="0" w:space="0" w:color="auto"/>
            <w:bottom w:val="none" w:sz="0" w:space="0" w:color="auto"/>
            <w:right w:val="none" w:sz="0" w:space="0" w:color="auto"/>
          </w:divBdr>
        </w:div>
        <w:div w:id="174268095">
          <w:marLeft w:val="480"/>
          <w:marRight w:val="0"/>
          <w:marTop w:val="0"/>
          <w:marBottom w:val="0"/>
          <w:divBdr>
            <w:top w:val="none" w:sz="0" w:space="0" w:color="auto"/>
            <w:left w:val="none" w:sz="0" w:space="0" w:color="auto"/>
            <w:bottom w:val="none" w:sz="0" w:space="0" w:color="auto"/>
            <w:right w:val="none" w:sz="0" w:space="0" w:color="auto"/>
          </w:divBdr>
        </w:div>
        <w:div w:id="202524101">
          <w:marLeft w:val="480"/>
          <w:marRight w:val="0"/>
          <w:marTop w:val="0"/>
          <w:marBottom w:val="0"/>
          <w:divBdr>
            <w:top w:val="none" w:sz="0" w:space="0" w:color="auto"/>
            <w:left w:val="none" w:sz="0" w:space="0" w:color="auto"/>
            <w:bottom w:val="none" w:sz="0" w:space="0" w:color="auto"/>
            <w:right w:val="none" w:sz="0" w:space="0" w:color="auto"/>
          </w:divBdr>
        </w:div>
        <w:div w:id="248586687">
          <w:marLeft w:val="480"/>
          <w:marRight w:val="0"/>
          <w:marTop w:val="0"/>
          <w:marBottom w:val="0"/>
          <w:divBdr>
            <w:top w:val="none" w:sz="0" w:space="0" w:color="auto"/>
            <w:left w:val="none" w:sz="0" w:space="0" w:color="auto"/>
            <w:bottom w:val="none" w:sz="0" w:space="0" w:color="auto"/>
            <w:right w:val="none" w:sz="0" w:space="0" w:color="auto"/>
          </w:divBdr>
        </w:div>
        <w:div w:id="270094887">
          <w:marLeft w:val="480"/>
          <w:marRight w:val="0"/>
          <w:marTop w:val="0"/>
          <w:marBottom w:val="0"/>
          <w:divBdr>
            <w:top w:val="none" w:sz="0" w:space="0" w:color="auto"/>
            <w:left w:val="none" w:sz="0" w:space="0" w:color="auto"/>
            <w:bottom w:val="none" w:sz="0" w:space="0" w:color="auto"/>
            <w:right w:val="none" w:sz="0" w:space="0" w:color="auto"/>
          </w:divBdr>
        </w:div>
        <w:div w:id="284123857">
          <w:marLeft w:val="480"/>
          <w:marRight w:val="0"/>
          <w:marTop w:val="0"/>
          <w:marBottom w:val="0"/>
          <w:divBdr>
            <w:top w:val="none" w:sz="0" w:space="0" w:color="auto"/>
            <w:left w:val="none" w:sz="0" w:space="0" w:color="auto"/>
            <w:bottom w:val="none" w:sz="0" w:space="0" w:color="auto"/>
            <w:right w:val="none" w:sz="0" w:space="0" w:color="auto"/>
          </w:divBdr>
        </w:div>
        <w:div w:id="295452404">
          <w:marLeft w:val="480"/>
          <w:marRight w:val="0"/>
          <w:marTop w:val="0"/>
          <w:marBottom w:val="0"/>
          <w:divBdr>
            <w:top w:val="none" w:sz="0" w:space="0" w:color="auto"/>
            <w:left w:val="none" w:sz="0" w:space="0" w:color="auto"/>
            <w:bottom w:val="none" w:sz="0" w:space="0" w:color="auto"/>
            <w:right w:val="none" w:sz="0" w:space="0" w:color="auto"/>
          </w:divBdr>
        </w:div>
        <w:div w:id="310865456">
          <w:marLeft w:val="480"/>
          <w:marRight w:val="0"/>
          <w:marTop w:val="0"/>
          <w:marBottom w:val="0"/>
          <w:divBdr>
            <w:top w:val="none" w:sz="0" w:space="0" w:color="auto"/>
            <w:left w:val="none" w:sz="0" w:space="0" w:color="auto"/>
            <w:bottom w:val="none" w:sz="0" w:space="0" w:color="auto"/>
            <w:right w:val="none" w:sz="0" w:space="0" w:color="auto"/>
          </w:divBdr>
        </w:div>
        <w:div w:id="321667587">
          <w:marLeft w:val="480"/>
          <w:marRight w:val="0"/>
          <w:marTop w:val="0"/>
          <w:marBottom w:val="0"/>
          <w:divBdr>
            <w:top w:val="none" w:sz="0" w:space="0" w:color="auto"/>
            <w:left w:val="none" w:sz="0" w:space="0" w:color="auto"/>
            <w:bottom w:val="none" w:sz="0" w:space="0" w:color="auto"/>
            <w:right w:val="none" w:sz="0" w:space="0" w:color="auto"/>
          </w:divBdr>
        </w:div>
        <w:div w:id="329211317">
          <w:marLeft w:val="480"/>
          <w:marRight w:val="0"/>
          <w:marTop w:val="0"/>
          <w:marBottom w:val="0"/>
          <w:divBdr>
            <w:top w:val="none" w:sz="0" w:space="0" w:color="auto"/>
            <w:left w:val="none" w:sz="0" w:space="0" w:color="auto"/>
            <w:bottom w:val="none" w:sz="0" w:space="0" w:color="auto"/>
            <w:right w:val="none" w:sz="0" w:space="0" w:color="auto"/>
          </w:divBdr>
        </w:div>
        <w:div w:id="352458734">
          <w:marLeft w:val="480"/>
          <w:marRight w:val="0"/>
          <w:marTop w:val="0"/>
          <w:marBottom w:val="0"/>
          <w:divBdr>
            <w:top w:val="none" w:sz="0" w:space="0" w:color="auto"/>
            <w:left w:val="none" w:sz="0" w:space="0" w:color="auto"/>
            <w:bottom w:val="none" w:sz="0" w:space="0" w:color="auto"/>
            <w:right w:val="none" w:sz="0" w:space="0" w:color="auto"/>
          </w:divBdr>
        </w:div>
        <w:div w:id="353506805">
          <w:marLeft w:val="480"/>
          <w:marRight w:val="0"/>
          <w:marTop w:val="0"/>
          <w:marBottom w:val="0"/>
          <w:divBdr>
            <w:top w:val="none" w:sz="0" w:space="0" w:color="auto"/>
            <w:left w:val="none" w:sz="0" w:space="0" w:color="auto"/>
            <w:bottom w:val="none" w:sz="0" w:space="0" w:color="auto"/>
            <w:right w:val="none" w:sz="0" w:space="0" w:color="auto"/>
          </w:divBdr>
        </w:div>
        <w:div w:id="380129166">
          <w:marLeft w:val="480"/>
          <w:marRight w:val="0"/>
          <w:marTop w:val="0"/>
          <w:marBottom w:val="0"/>
          <w:divBdr>
            <w:top w:val="none" w:sz="0" w:space="0" w:color="auto"/>
            <w:left w:val="none" w:sz="0" w:space="0" w:color="auto"/>
            <w:bottom w:val="none" w:sz="0" w:space="0" w:color="auto"/>
            <w:right w:val="none" w:sz="0" w:space="0" w:color="auto"/>
          </w:divBdr>
        </w:div>
        <w:div w:id="391461876">
          <w:marLeft w:val="480"/>
          <w:marRight w:val="0"/>
          <w:marTop w:val="0"/>
          <w:marBottom w:val="0"/>
          <w:divBdr>
            <w:top w:val="none" w:sz="0" w:space="0" w:color="auto"/>
            <w:left w:val="none" w:sz="0" w:space="0" w:color="auto"/>
            <w:bottom w:val="none" w:sz="0" w:space="0" w:color="auto"/>
            <w:right w:val="none" w:sz="0" w:space="0" w:color="auto"/>
          </w:divBdr>
        </w:div>
        <w:div w:id="405345410">
          <w:marLeft w:val="480"/>
          <w:marRight w:val="0"/>
          <w:marTop w:val="0"/>
          <w:marBottom w:val="0"/>
          <w:divBdr>
            <w:top w:val="none" w:sz="0" w:space="0" w:color="auto"/>
            <w:left w:val="none" w:sz="0" w:space="0" w:color="auto"/>
            <w:bottom w:val="none" w:sz="0" w:space="0" w:color="auto"/>
            <w:right w:val="none" w:sz="0" w:space="0" w:color="auto"/>
          </w:divBdr>
        </w:div>
        <w:div w:id="468985361">
          <w:marLeft w:val="480"/>
          <w:marRight w:val="0"/>
          <w:marTop w:val="0"/>
          <w:marBottom w:val="0"/>
          <w:divBdr>
            <w:top w:val="none" w:sz="0" w:space="0" w:color="auto"/>
            <w:left w:val="none" w:sz="0" w:space="0" w:color="auto"/>
            <w:bottom w:val="none" w:sz="0" w:space="0" w:color="auto"/>
            <w:right w:val="none" w:sz="0" w:space="0" w:color="auto"/>
          </w:divBdr>
        </w:div>
        <w:div w:id="536697432">
          <w:marLeft w:val="480"/>
          <w:marRight w:val="0"/>
          <w:marTop w:val="0"/>
          <w:marBottom w:val="0"/>
          <w:divBdr>
            <w:top w:val="none" w:sz="0" w:space="0" w:color="auto"/>
            <w:left w:val="none" w:sz="0" w:space="0" w:color="auto"/>
            <w:bottom w:val="none" w:sz="0" w:space="0" w:color="auto"/>
            <w:right w:val="none" w:sz="0" w:space="0" w:color="auto"/>
          </w:divBdr>
        </w:div>
        <w:div w:id="585959426">
          <w:marLeft w:val="480"/>
          <w:marRight w:val="0"/>
          <w:marTop w:val="0"/>
          <w:marBottom w:val="0"/>
          <w:divBdr>
            <w:top w:val="none" w:sz="0" w:space="0" w:color="auto"/>
            <w:left w:val="none" w:sz="0" w:space="0" w:color="auto"/>
            <w:bottom w:val="none" w:sz="0" w:space="0" w:color="auto"/>
            <w:right w:val="none" w:sz="0" w:space="0" w:color="auto"/>
          </w:divBdr>
        </w:div>
        <w:div w:id="615871350">
          <w:marLeft w:val="480"/>
          <w:marRight w:val="0"/>
          <w:marTop w:val="0"/>
          <w:marBottom w:val="0"/>
          <w:divBdr>
            <w:top w:val="none" w:sz="0" w:space="0" w:color="auto"/>
            <w:left w:val="none" w:sz="0" w:space="0" w:color="auto"/>
            <w:bottom w:val="none" w:sz="0" w:space="0" w:color="auto"/>
            <w:right w:val="none" w:sz="0" w:space="0" w:color="auto"/>
          </w:divBdr>
        </w:div>
        <w:div w:id="616303614">
          <w:marLeft w:val="480"/>
          <w:marRight w:val="0"/>
          <w:marTop w:val="0"/>
          <w:marBottom w:val="0"/>
          <w:divBdr>
            <w:top w:val="none" w:sz="0" w:space="0" w:color="auto"/>
            <w:left w:val="none" w:sz="0" w:space="0" w:color="auto"/>
            <w:bottom w:val="none" w:sz="0" w:space="0" w:color="auto"/>
            <w:right w:val="none" w:sz="0" w:space="0" w:color="auto"/>
          </w:divBdr>
        </w:div>
        <w:div w:id="637612664">
          <w:marLeft w:val="480"/>
          <w:marRight w:val="0"/>
          <w:marTop w:val="0"/>
          <w:marBottom w:val="0"/>
          <w:divBdr>
            <w:top w:val="none" w:sz="0" w:space="0" w:color="auto"/>
            <w:left w:val="none" w:sz="0" w:space="0" w:color="auto"/>
            <w:bottom w:val="none" w:sz="0" w:space="0" w:color="auto"/>
            <w:right w:val="none" w:sz="0" w:space="0" w:color="auto"/>
          </w:divBdr>
        </w:div>
        <w:div w:id="663780222">
          <w:marLeft w:val="480"/>
          <w:marRight w:val="0"/>
          <w:marTop w:val="0"/>
          <w:marBottom w:val="0"/>
          <w:divBdr>
            <w:top w:val="none" w:sz="0" w:space="0" w:color="auto"/>
            <w:left w:val="none" w:sz="0" w:space="0" w:color="auto"/>
            <w:bottom w:val="none" w:sz="0" w:space="0" w:color="auto"/>
            <w:right w:val="none" w:sz="0" w:space="0" w:color="auto"/>
          </w:divBdr>
        </w:div>
        <w:div w:id="666174555">
          <w:marLeft w:val="480"/>
          <w:marRight w:val="0"/>
          <w:marTop w:val="0"/>
          <w:marBottom w:val="0"/>
          <w:divBdr>
            <w:top w:val="none" w:sz="0" w:space="0" w:color="auto"/>
            <w:left w:val="none" w:sz="0" w:space="0" w:color="auto"/>
            <w:bottom w:val="none" w:sz="0" w:space="0" w:color="auto"/>
            <w:right w:val="none" w:sz="0" w:space="0" w:color="auto"/>
          </w:divBdr>
        </w:div>
        <w:div w:id="743339539">
          <w:marLeft w:val="480"/>
          <w:marRight w:val="0"/>
          <w:marTop w:val="0"/>
          <w:marBottom w:val="0"/>
          <w:divBdr>
            <w:top w:val="none" w:sz="0" w:space="0" w:color="auto"/>
            <w:left w:val="none" w:sz="0" w:space="0" w:color="auto"/>
            <w:bottom w:val="none" w:sz="0" w:space="0" w:color="auto"/>
            <w:right w:val="none" w:sz="0" w:space="0" w:color="auto"/>
          </w:divBdr>
        </w:div>
        <w:div w:id="764038571">
          <w:marLeft w:val="480"/>
          <w:marRight w:val="0"/>
          <w:marTop w:val="0"/>
          <w:marBottom w:val="0"/>
          <w:divBdr>
            <w:top w:val="none" w:sz="0" w:space="0" w:color="auto"/>
            <w:left w:val="none" w:sz="0" w:space="0" w:color="auto"/>
            <w:bottom w:val="none" w:sz="0" w:space="0" w:color="auto"/>
            <w:right w:val="none" w:sz="0" w:space="0" w:color="auto"/>
          </w:divBdr>
        </w:div>
        <w:div w:id="769661683">
          <w:marLeft w:val="480"/>
          <w:marRight w:val="0"/>
          <w:marTop w:val="0"/>
          <w:marBottom w:val="0"/>
          <w:divBdr>
            <w:top w:val="none" w:sz="0" w:space="0" w:color="auto"/>
            <w:left w:val="none" w:sz="0" w:space="0" w:color="auto"/>
            <w:bottom w:val="none" w:sz="0" w:space="0" w:color="auto"/>
            <w:right w:val="none" w:sz="0" w:space="0" w:color="auto"/>
          </w:divBdr>
        </w:div>
        <w:div w:id="783811153">
          <w:marLeft w:val="480"/>
          <w:marRight w:val="0"/>
          <w:marTop w:val="0"/>
          <w:marBottom w:val="0"/>
          <w:divBdr>
            <w:top w:val="none" w:sz="0" w:space="0" w:color="auto"/>
            <w:left w:val="none" w:sz="0" w:space="0" w:color="auto"/>
            <w:bottom w:val="none" w:sz="0" w:space="0" w:color="auto"/>
            <w:right w:val="none" w:sz="0" w:space="0" w:color="auto"/>
          </w:divBdr>
        </w:div>
        <w:div w:id="786311830">
          <w:marLeft w:val="480"/>
          <w:marRight w:val="0"/>
          <w:marTop w:val="0"/>
          <w:marBottom w:val="0"/>
          <w:divBdr>
            <w:top w:val="none" w:sz="0" w:space="0" w:color="auto"/>
            <w:left w:val="none" w:sz="0" w:space="0" w:color="auto"/>
            <w:bottom w:val="none" w:sz="0" w:space="0" w:color="auto"/>
            <w:right w:val="none" w:sz="0" w:space="0" w:color="auto"/>
          </w:divBdr>
        </w:div>
        <w:div w:id="819417893">
          <w:marLeft w:val="480"/>
          <w:marRight w:val="0"/>
          <w:marTop w:val="0"/>
          <w:marBottom w:val="0"/>
          <w:divBdr>
            <w:top w:val="none" w:sz="0" w:space="0" w:color="auto"/>
            <w:left w:val="none" w:sz="0" w:space="0" w:color="auto"/>
            <w:bottom w:val="none" w:sz="0" w:space="0" w:color="auto"/>
            <w:right w:val="none" w:sz="0" w:space="0" w:color="auto"/>
          </w:divBdr>
        </w:div>
        <w:div w:id="873613602">
          <w:marLeft w:val="480"/>
          <w:marRight w:val="0"/>
          <w:marTop w:val="0"/>
          <w:marBottom w:val="0"/>
          <w:divBdr>
            <w:top w:val="none" w:sz="0" w:space="0" w:color="auto"/>
            <w:left w:val="none" w:sz="0" w:space="0" w:color="auto"/>
            <w:bottom w:val="none" w:sz="0" w:space="0" w:color="auto"/>
            <w:right w:val="none" w:sz="0" w:space="0" w:color="auto"/>
          </w:divBdr>
        </w:div>
        <w:div w:id="878323021">
          <w:marLeft w:val="480"/>
          <w:marRight w:val="0"/>
          <w:marTop w:val="0"/>
          <w:marBottom w:val="0"/>
          <w:divBdr>
            <w:top w:val="none" w:sz="0" w:space="0" w:color="auto"/>
            <w:left w:val="none" w:sz="0" w:space="0" w:color="auto"/>
            <w:bottom w:val="none" w:sz="0" w:space="0" w:color="auto"/>
            <w:right w:val="none" w:sz="0" w:space="0" w:color="auto"/>
          </w:divBdr>
        </w:div>
        <w:div w:id="903296406">
          <w:marLeft w:val="480"/>
          <w:marRight w:val="0"/>
          <w:marTop w:val="0"/>
          <w:marBottom w:val="0"/>
          <w:divBdr>
            <w:top w:val="none" w:sz="0" w:space="0" w:color="auto"/>
            <w:left w:val="none" w:sz="0" w:space="0" w:color="auto"/>
            <w:bottom w:val="none" w:sz="0" w:space="0" w:color="auto"/>
            <w:right w:val="none" w:sz="0" w:space="0" w:color="auto"/>
          </w:divBdr>
        </w:div>
        <w:div w:id="919100836">
          <w:marLeft w:val="480"/>
          <w:marRight w:val="0"/>
          <w:marTop w:val="0"/>
          <w:marBottom w:val="0"/>
          <w:divBdr>
            <w:top w:val="none" w:sz="0" w:space="0" w:color="auto"/>
            <w:left w:val="none" w:sz="0" w:space="0" w:color="auto"/>
            <w:bottom w:val="none" w:sz="0" w:space="0" w:color="auto"/>
            <w:right w:val="none" w:sz="0" w:space="0" w:color="auto"/>
          </w:divBdr>
        </w:div>
        <w:div w:id="979070513">
          <w:marLeft w:val="480"/>
          <w:marRight w:val="0"/>
          <w:marTop w:val="0"/>
          <w:marBottom w:val="0"/>
          <w:divBdr>
            <w:top w:val="none" w:sz="0" w:space="0" w:color="auto"/>
            <w:left w:val="none" w:sz="0" w:space="0" w:color="auto"/>
            <w:bottom w:val="none" w:sz="0" w:space="0" w:color="auto"/>
            <w:right w:val="none" w:sz="0" w:space="0" w:color="auto"/>
          </w:divBdr>
        </w:div>
        <w:div w:id="987636582">
          <w:marLeft w:val="480"/>
          <w:marRight w:val="0"/>
          <w:marTop w:val="0"/>
          <w:marBottom w:val="0"/>
          <w:divBdr>
            <w:top w:val="none" w:sz="0" w:space="0" w:color="auto"/>
            <w:left w:val="none" w:sz="0" w:space="0" w:color="auto"/>
            <w:bottom w:val="none" w:sz="0" w:space="0" w:color="auto"/>
            <w:right w:val="none" w:sz="0" w:space="0" w:color="auto"/>
          </w:divBdr>
        </w:div>
        <w:div w:id="1002195995">
          <w:marLeft w:val="480"/>
          <w:marRight w:val="0"/>
          <w:marTop w:val="0"/>
          <w:marBottom w:val="0"/>
          <w:divBdr>
            <w:top w:val="none" w:sz="0" w:space="0" w:color="auto"/>
            <w:left w:val="none" w:sz="0" w:space="0" w:color="auto"/>
            <w:bottom w:val="none" w:sz="0" w:space="0" w:color="auto"/>
            <w:right w:val="none" w:sz="0" w:space="0" w:color="auto"/>
          </w:divBdr>
        </w:div>
        <w:div w:id="1043946083">
          <w:marLeft w:val="480"/>
          <w:marRight w:val="0"/>
          <w:marTop w:val="0"/>
          <w:marBottom w:val="0"/>
          <w:divBdr>
            <w:top w:val="none" w:sz="0" w:space="0" w:color="auto"/>
            <w:left w:val="none" w:sz="0" w:space="0" w:color="auto"/>
            <w:bottom w:val="none" w:sz="0" w:space="0" w:color="auto"/>
            <w:right w:val="none" w:sz="0" w:space="0" w:color="auto"/>
          </w:divBdr>
        </w:div>
        <w:div w:id="1048381912">
          <w:marLeft w:val="480"/>
          <w:marRight w:val="0"/>
          <w:marTop w:val="0"/>
          <w:marBottom w:val="0"/>
          <w:divBdr>
            <w:top w:val="none" w:sz="0" w:space="0" w:color="auto"/>
            <w:left w:val="none" w:sz="0" w:space="0" w:color="auto"/>
            <w:bottom w:val="none" w:sz="0" w:space="0" w:color="auto"/>
            <w:right w:val="none" w:sz="0" w:space="0" w:color="auto"/>
          </w:divBdr>
        </w:div>
        <w:div w:id="1063720695">
          <w:marLeft w:val="480"/>
          <w:marRight w:val="0"/>
          <w:marTop w:val="0"/>
          <w:marBottom w:val="0"/>
          <w:divBdr>
            <w:top w:val="none" w:sz="0" w:space="0" w:color="auto"/>
            <w:left w:val="none" w:sz="0" w:space="0" w:color="auto"/>
            <w:bottom w:val="none" w:sz="0" w:space="0" w:color="auto"/>
            <w:right w:val="none" w:sz="0" w:space="0" w:color="auto"/>
          </w:divBdr>
        </w:div>
        <w:div w:id="1088648283">
          <w:marLeft w:val="480"/>
          <w:marRight w:val="0"/>
          <w:marTop w:val="0"/>
          <w:marBottom w:val="0"/>
          <w:divBdr>
            <w:top w:val="none" w:sz="0" w:space="0" w:color="auto"/>
            <w:left w:val="none" w:sz="0" w:space="0" w:color="auto"/>
            <w:bottom w:val="none" w:sz="0" w:space="0" w:color="auto"/>
            <w:right w:val="none" w:sz="0" w:space="0" w:color="auto"/>
          </w:divBdr>
        </w:div>
        <w:div w:id="1094278626">
          <w:marLeft w:val="480"/>
          <w:marRight w:val="0"/>
          <w:marTop w:val="0"/>
          <w:marBottom w:val="0"/>
          <w:divBdr>
            <w:top w:val="none" w:sz="0" w:space="0" w:color="auto"/>
            <w:left w:val="none" w:sz="0" w:space="0" w:color="auto"/>
            <w:bottom w:val="none" w:sz="0" w:space="0" w:color="auto"/>
            <w:right w:val="none" w:sz="0" w:space="0" w:color="auto"/>
          </w:divBdr>
        </w:div>
        <w:div w:id="1130243551">
          <w:marLeft w:val="480"/>
          <w:marRight w:val="0"/>
          <w:marTop w:val="0"/>
          <w:marBottom w:val="0"/>
          <w:divBdr>
            <w:top w:val="none" w:sz="0" w:space="0" w:color="auto"/>
            <w:left w:val="none" w:sz="0" w:space="0" w:color="auto"/>
            <w:bottom w:val="none" w:sz="0" w:space="0" w:color="auto"/>
            <w:right w:val="none" w:sz="0" w:space="0" w:color="auto"/>
          </w:divBdr>
        </w:div>
        <w:div w:id="1145899450">
          <w:marLeft w:val="480"/>
          <w:marRight w:val="0"/>
          <w:marTop w:val="0"/>
          <w:marBottom w:val="0"/>
          <w:divBdr>
            <w:top w:val="none" w:sz="0" w:space="0" w:color="auto"/>
            <w:left w:val="none" w:sz="0" w:space="0" w:color="auto"/>
            <w:bottom w:val="none" w:sz="0" w:space="0" w:color="auto"/>
            <w:right w:val="none" w:sz="0" w:space="0" w:color="auto"/>
          </w:divBdr>
        </w:div>
        <w:div w:id="1200361834">
          <w:marLeft w:val="480"/>
          <w:marRight w:val="0"/>
          <w:marTop w:val="0"/>
          <w:marBottom w:val="0"/>
          <w:divBdr>
            <w:top w:val="none" w:sz="0" w:space="0" w:color="auto"/>
            <w:left w:val="none" w:sz="0" w:space="0" w:color="auto"/>
            <w:bottom w:val="none" w:sz="0" w:space="0" w:color="auto"/>
            <w:right w:val="none" w:sz="0" w:space="0" w:color="auto"/>
          </w:divBdr>
        </w:div>
        <w:div w:id="1211923451">
          <w:marLeft w:val="480"/>
          <w:marRight w:val="0"/>
          <w:marTop w:val="0"/>
          <w:marBottom w:val="0"/>
          <w:divBdr>
            <w:top w:val="none" w:sz="0" w:space="0" w:color="auto"/>
            <w:left w:val="none" w:sz="0" w:space="0" w:color="auto"/>
            <w:bottom w:val="none" w:sz="0" w:space="0" w:color="auto"/>
            <w:right w:val="none" w:sz="0" w:space="0" w:color="auto"/>
          </w:divBdr>
        </w:div>
        <w:div w:id="1287733851">
          <w:marLeft w:val="480"/>
          <w:marRight w:val="0"/>
          <w:marTop w:val="0"/>
          <w:marBottom w:val="0"/>
          <w:divBdr>
            <w:top w:val="none" w:sz="0" w:space="0" w:color="auto"/>
            <w:left w:val="none" w:sz="0" w:space="0" w:color="auto"/>
            <w:bottom w:val="none" w:sz="0" w:space="0" w:color="auto"/>
            <w:right w:val="none" w:sz="0" w:space="0" w:color="auto"/>
          </w:divBdr>
        </w:div>
        <w:div w:id="1295334809">
          <w:marLeft w:val="480"/>
          <w:marRight w:val="0"/>
          <w:marTop w:val="0"/>
          <w:marBottom w:val="0"/>
          <w:divBdr>
            <w:top w:val="none" w:sz="0" w:space="0" w:color="auto"/>
            <w:left w:val="none" w:sz="0" w:space="0" w:color="auto"/>
            <w:bottom w:val="none" w:sz="0" w:space="0" w:color="auto"/>
            <w:right w:val="none" w:sz="0" w:space="0" w:color="auto"/>
          </w:divBdr>
        </w:div>
        <w:div w:id="1295868631">
          <w:marLeft w:val="480"/>
          <w:marRight w:val="0"/>
          <w:marTop w:val="0"/>
          <w:marBottom w:val="0"/>
          <w:divBdr>
            <w:top w:val="none" w:sz="0" w:space="0" w:color="auto"/>
            <w:left w:val="none" w:sz="0" w:space="0" w:color="auto"/>
            <w:bottom w:val="none" w:sz="0" w:space="0" w:color="auto"/>
            <w:right w:val="none" w:sz="0" w:space="0" w:color="auto"/>
          </w:divBdr>
        </w:div>
        <w:div w:id="1350066225">
          <w:marLeft w:val="480"/>
          <w:marRight w:val="0"/>
          <w:marTop w:val="0"/>
          <w:marBottom w:val="0"/>
          <w:divBdr>
            <w:top w:val="none" w:sz="0" w:space="0" w:color="auto"/>
            <w:left w:val="none" w:sz="0" w:space="0" w:color="auto"/>
            <w:bottom w:val="none" w:sz="0" w:space="0" w:color="auto"/>
            <w:right w:val="none" w:sz="0" w:space="0" w:color="auto"/>
          </w:divBdr>
        </w:div>
        <w:div w:id="1368801263">
          <w:marLeft w:val="480"/>
          <w:marRight w:val="0"/>
          <w:marTop w:val="0"/>
          <w:marBottom w:val="0"/>
          <w:divBdr>
            <w:top w:val="none" w:sz="0" w:space="0" w:color="auto"/>
            <w:left w:val="none" w:sz="0" w:space="0" w:color="auto"/>
            <w:bottom w:val="none" w:sz="0" w:space="0" w:color="auto"/>
            <w:right w:val="none" w:sz="0" w:space="0" w:color="auto"/>
          </w:divBdr>
        </w:div>
        <w:div w:id="1373920141">
          <w:marLeft w:val="480"/>
          <w:marRight w:val="0"/>
          <w:marTop w:val="0"/>
          <w:marBottom w:val="0"/>
          <w:divBdr>
            <w:top w:val="none" w:sz="0" w:space="0" w:color="auto"/>
            <w:left w:val="none" w:sz="0" w:space="0" w:color="auto"/>
            <w:bottom w:val="none" w:sz="0" w:space="0" w:color="auto"/>
            <w:right w:val="none" w:sz="0" w:space="0" w:color="auto"/>
          </w:divBdr>
        </w:div>
        <w:div w:id="1396050896">
          <w:marLeft w:val="480"/>
          <w:marRight w:val="0"/>
          <w:marTop w:val="0"/>
          <w:marBottom w:val="0"/>
          <w:divBdr>
            <w:top w:val="none" w:sz="0" w:space="0" w:color="auto"/>
            <w:left w:val="none" w:sz="0" w:space="0" w:color="auto"/>
            <w:bottom w:val="none" w:sz="0" w:space="0" w:color="auto"/>
            <w:right w:val="none" w:sz="0" w:space="0" w:color="auto"/>
          </w:divBdr>
        </w:div>
        <w:div w:id="1405642853">
          <w:marLeft w:val="480"/>
          <w:marRight w:val="0"/>
          <w:marTop w:val="0"/>
          <w:marBottom w:val="0"/>
          <w:divBdr>
            <w:top w:val="none" w:sz="0" w:space="0" w:color="auto"/>
            <w:left w:val="none" w:sz="0" w:space="0" w:color="auto"/>
            <w:bottom w:val="none" w:sz="0" w:space="0" w:color="auto"/>
            <w:right w:val="none" w:sz="0" w:space="0" w:color="auto"/>
          </w:divBdr>
        </w:div>
        <w:div w:id="1407609570">
          <w:marLeft w:val="480"/>
          <w:marRight w:val="0"/>
          <w:marTop w:val="0"/>
          <w:marBottom w:val="0"/>
          <w:divBdr>
            <w:top w:val="none" w:sz="0" w:space="0" w:color="auto"/>
            <w:left w:val="none" w:sz="0" w:space="0" w:color="auto"/>
            <w:bottom w:val="none" w:sz="0" w:space="0" w:color="auto"/>
            <w:right w:val="none" w:sz="0" w:space="0" w:color="auto"/>
          </w:divBdr>
        </w:div>
        <w:div w:id="1416394711">
          <w:marLeft w:val="480"/>
          <w:marRight w:val="0"/>
          <w:marTop w:val="0"/>
          <w:marBottom w:val="0"/>
          <w:divBdr>
            <w:top w:val="none" w:sz="0" w:space="0" w:color="auto"/>
            <w:left w:val="none" w:sz="0" w:space="0" w:color="auto"/>
            <w:bottom w:val="none" w:sz="0" w:space="0" w:color="auto"/>
            <w:right w:val="none" w:sz="0" w:space="0" w:color="auto"/>
          </w:divBdr>
        </w:div>
        <w:div w:id="1417705919">
          <w:marLeft w:val="480"/>
          <w:marRight w:val="0"/>
          <w:marTop w:val="0"/>
          <w:marBottom w:val="0"/>
          <w:divBdr>
            <w:top w:val="none" w:sz="0" w:space="0" w:color="auto"/>
            <w:left w:val="none" w:sz="0" w:space="0" w:color="auto"/>
            <w:bottom w:val="none" w:sz="0" w:space="0" w:color="auto"/>
            <w:right w:val="none" w:sz="0" w:space="0" w:color="auto"/>
          </w:divBdr>
        </w:div>
        <w:div w:id="1423182677">
          <w:marLeft w:val="480"/>
          <w:marRight w:val="0"/>
          <w:marTop w:val="0"/>
          <w:marBottom w:val="0"/>
          <w:divBdr>
            <w:top w:val="none" w:sz="0" w:space="0" w:color="auto"/>
            <w:left w:val="none" w:sz="0" w:space="0" w:color="auto"/>
            <w:bottom w:val="none" w:sz="0" w:space="0" w:color="auto"/>
            <w:right w:val="none" w:sz="0" w:space="0" w:color="auto"/>
          </w:divBdr>
        </w:div>
        <w:div w:id="1436831381">
          <w:marLeft w:val="480"/>
          <w:marRight w:val="0"/>
          <w:marTop w:val="0"/>
          <w:marBottom w:val="0"/>
          <w:divBdr>
            <w:top w:val="none" w:sz="0" w:space="0" w:color="auto"/>
            <w:left w:val="none" w:sz="0" w:space="0" w:color="auto"/>
            <w:bottom w:val="none" w:sz="0" w:space="0" w:color="auto"/>
            <w:right w:val="none" w:sz="0" w:space="0" w:color="auto"/>
          </w:divBdr>
        </w:div>
        <w:div w:id="1454246573">
          <w:marLeft w:val="480"/>
          <w:marRight w:val="0"/>
          <w:marTop w:val="0"/>
          <w:marBottom w:val="0"/>
          <w:divBdr>
            <w:top w:val="none" w:sz="0" w:space="0" w:color="auto"/>
            <w:left w:val="none" w:sz="0" w:space="0" w:color="auto"/>
            <w:bottom w:val="none" w:sz="0" w:space="0" w:color="auto"/>
            <w:right w:val="none" w:sz="0" w:space="0" w:color="auto"/>
          </w:divBdr>
        </w:div>
        <w:div w:id="1528300234">
          <w:marLeft w:val="480"/>
          <w:marRight w:val="0"/>
          <w:marTop w:val="0"/>
          <w:marBottom w:val="0"/>
          <w:divBdr>
            <w:top w:val="none" w:sz="0" w:space="0" w:color="auto"/>
            <w:left w:val="none" w:sz="0" w:space="0" w:color="auto"/>
            <w:bottom w:val="none" w:sz="0" w:space="0" w:color="auto"/>
            <w:right w:val="none" w:sz="0" w:space="0" w:color="auto"/>
          </w:divBdr>
        </w:div>
        <w:div w:id="1544901042">
          <w:marLeft w:val="480"/>
          <w:marRight w:val="0"/>
          <w:marTop w:val="0"/>
          <w:marBottom w:val="0"/>
          <w:divBdr>
            <w:top w:val="none" w:sz="0" w:space="0" w:color="auto"/>
            <w:left w:val="none" w:sz="0" w:space="0" w:color="auto"/>
            <w:bottom w:val="none" w:sz="0" w:space="0" w:color="auto"/>
            <w:right w:val="none" w:sz="0" w:space="0" w:color="auto"/>
          </w:divBdr>
        </w:div>
        <w:div w:id="1578904316">
          <w:marLeft w:val="480"/>
          <w:marRight w:val="0"/>
          <w:marTop w:val="0"/>
          <w:marBottom w:val="0"/>
          <w:divBdr>
            <w:top w:val="none" w:sz="0" w:space="0" w:color="auto"/>
            <w:left w:val="none" w:sz="0" w:space="0" w:color="auto"/>
            <w:bottom w:val="none" w:sz="0" w:space="0" w:color="auto"/>
            <w:right w:val="none" w:sz="0" w:space="0" w:color="auto"/>
          </w:divBdr>
        </w:div>
        <w:div w:id="1587493465">
          <w:marLeft w:val="480"/>
          <w:marRight w:val="0"/>
          <w:marTop w:val="0"/>
          <w:marBottom w:val="0"/>
          <w:divBdr>
            <w:top w:val="none" w:sz="0" w:space="0" w:color="auto"/>
            <w:left w:val="none" w:sz="0" w:space="0" w:color="auto"/>
            <w:bottom w:val="none" w:sz="0" w:space="0" w:color="auto"/>
            <w:right w:val="none" w:sz="0" w:space="0" w:color="auto"/>
          </w:divBdr>
        </w:div>
        <w:div w:id="1609846519">
          <w:marLeft w:val="480"/>
          <w:marRight w:val="0"/>
          <w:marTop w:val="0"/>
          <w:marBottom w:val="0"/>
          <w:divBdr>
            <w:top w:val="none" w:sz="0" w:space="0" w:color="auto"/>
            <w:left w:val="none" w:sz="0" w:space="0" w:color="auto"/>
            <w:bottom w:val="none" w:sz="0" w:space="0" w:color="auto"/>
            <w:right w:val="none" w:sz="0" w:space="0" w:color="auto"/>
          </w:divBdr>
        </w:div>
        <w:div w:id="1628970853">
          <w:marLeft w:val="480"/>
          <w:marRight w:val="0"/>
          <w:marTop w:val="0"/>
          <w:marBottom w:val="0"/>
          <w:divBdr>
            <w:top w:val="none" w:sz="0" w:space="0" w:color="auto"/>
            <w:left w:val="none" w:sz="0" w:space="0" w:color="auto"/>
            <w:bottom w:val="none" w:sz="0" w:space="0" w:color="auto"/>
            <w:right w:val="none" w:sz="0" w:space="0" w:color="auto"/>
          </w:divBdr>
        </w:div>
        <w:div w:id="1638291577">
          <w:marLeft w:val="480"/>
          <w:marRight w:val="0"/>
          <w:marTop w:val="0"/>
          <w:marBottom w:val="0"/>
          <w:divBdr>
            <w:top w:val="none" w:sz="0" w:space="0" w:color="auto"/>
            <w:left w:val="none" w:sz="0" w:space="0" w:color="auto"/>
            <w:bottom w:val="none" w:sz="0" w:space="0" w:color="auto"/>
            <w:right w:val="none" w:sz="0" w:space="0" w:color="auto"/>
          </w:divBdr>
        </w:div>
        <w:div w:id="1676957016">
          <w:marLeft w:val="480"/>
          <w:marRight w:val="0"/>
          <w:marTop w:val="0"/>
          <w:marBottom w:val="0"/>
          <w:divBdr>
            <w:top w:val="none" w:sz="0" w:space="0" w:color="auto"/>
            <w:left w:val="none" w:sz="0" w:space="0" w:color="auto"/>
            <w:bottom w:val="none" w:sz="0" w:space="0" w:color="auto"/>
            <w:right w:val="none" w:sz="0" w:space="0" w:color="auto"/>
          </w:divBdr>
        </w:div>
        <w:div w:id="1690794424">
          <w:marLeft w:val="480"/>
          <w:marRight w:val="0"/>
          <w:marTop w:val="0"/>
          <w:marBottom w:val="0"/>
          <w:divBdr>
            <w:top w:val="none" w:sz="0" w:space="0" w:color="auto"/>
            <w:left w:val="none" w:sz="0" w:space="0" w:color="auto"/>
            <w:bottom w:val="none" w:sz="0" w:space="0" w:color="auto"/>
            <w:right w:val="none" w:sz="0" w:space="0" w:color="auto"/>
          </w:divBdr>
        </w:div>
        <w:div w:id="1694988465">
          <w:marLeft w:val="480"/>
          <w:marRight w:val="0"/>
          <w:marTop w:val="0"/>
          <w:marBottom w:val="0"/>
          <w:divBdr>
            <w:top w:val="none" w:sz="0" w:space="0" w:color="auto"/>
            <w:left w:val="none" w:sz="0" w:space="0" w:color="auto"/>
            <w:bottom w:val="none" w:sz="0" w:space="0" w:color="auto"/>
            <w:right w:val="none" w:sz="0" w:space="0" w:color="auto"/>
          </w:divBdr>
        </w:div>
        <w:div w:id="1703358350">
          <w:marLeft w:val="480"/>
          <w:marRight w:val="0"/>
          <w:marTop w:val="0"/>
          <w:marBottom w:val="0"/>
          <w:divBdr>
            <w:top w:val="none" w:sz="0" w:space="0" w:color="auto"/>
            <w:left w:val="none" w:sz="0" w:space="0" w:color="auto"/>
            <w:bottom w:val="none" w:sz="0" w:space="0" w:color="auto"/>
            <w:right w:val="none" w:sz="0" w:space="0" w:color="auto"/>
          </w:divBdr>
        </w:div>
        <w:div w:id="1732462030">
          <w:marLeft w:val="480"/>
          <w:marRight w:val="0"/>
          <w:marTop w:val="0"/>
          <w:marBottom w:val="0"/>
          <w:divBdr>
            <w:top w:val="none" w:sz="0" w:space="0" w:color="auto"/>
            <w:left w:val="none" w:sz="0" w:space="0" w:color="auto"/>
            <w:bottom w:val="none" w:sz="0" w:space="0" w:color="auto"/>
            <w:right w:val="none" w:sz="0" w:space="0" w:color="auto"/>
          </w:divBdr>
        </w:div>
        <w:div w:id="1739593969">
          <w:marLeft w:val="480"/>
          <w:marRight w:val="0"/>
          <w:marTop w:val="0"/>
          <w:marBottom w:val="0"/>
          <w:divBdr>
            <w:top w:val="none" w:sz="0" w:space="0" w:color="auto"/>
            <w:left w:val="none" w:sz="0" w:space="0" w:color="auto"/>
            <w:bottom w:val="none" w:sz="0" w:space="0" w:color="auto"/>
            <w:right w:val="none" w:sz="0" w:space="0" w:color="auto"/>
          </w:divBdr>
        </w:div>
        <w:div w:id="1785150509">
          <w:marLeft w:val="480"/>
          <w:marRight w:val="0"/>
          <w:marTop w:val="0"/>
          <w:marBottom w:val="0"/>
          <w:divBdr>
            <w:top w:val="none" w:sz="0" w:space="0" w:color="auto"/>
            <w:left w:val="none" w:sz="0" w:space="0" w:color="auto"/>
            <w:bottom w:val="none" w:sz="0" w:space="0" w:color="auto"/>
            <w:right w:val="none" w:sz="0" w:space="0" w:color="auto"/>
          </w:divBdr>
        </w:div>
        <w:div w:id="1793866903">
          <w:marLeft w:val="480"/>
          <w:marRight w:val="0"/>
          <w:marTop w:val="0"/>
          <w:marBottom w:val="0"/>
          <w:divBdr>
            <w:top w:val="none" w:sz="0" w:space="0" w:color="auto"/>
            <w:left w:val="none" w:sz="0" w:space="0" w:color="auto"/>
            <w:bottom w:val="none" w:sz="0" w:space="0" w:color="auto"/>
            <w:right w:val="none" w:sz="0" w:space="0" w:color="auto"/>
          </w:divBdr>
        </w:div>
        <w:div w:id="1831485936">
          <w:marLeft w:val="480"/>
          <w:marRight w:val="0"/>
          <w:marTop w:val="0"/>
          <w:marBottom w:val="0"/>
          <w:divBdr>
            <w:top w:val="none" w:sz="0" w:space="0" w:color="auto"/>
            <w:left w:val="none" w:sz="0" w:space="0" w:color="auto"/>
            <w:bottom w:val="none" w:sz="0" w:space="0" w:color="auto"/>
            <w:right w:val="none" w:sz="0" w:space="0" w:color="auto"/>
          </w:divBdr>
        </w:div>
        <w:div w:id="1876655768">
          <w:marLeft w:val="480"/>
          <w:marRight w:val="0"/>
          <w:marTop w:val="0"/>
          <w:marBottom w:val="0"/>
          <w:divBdr>
            <w:top w:val="none" w:sz="0" w:space="0" w:color="auto"/>
            <w:left w:val="none" w:sz="0" w:space="0" w:color="auto"/>
            <w:bottom w:val="none" w:sz="0" w:space="0" w:color="auto"/>
            <w:right w:val="none" w:sz="0" w:space="0" w:color="auto"/>
          </w:divBdr>
        </w:div>
        <w:div w:id="1883512904">
          <w:marLeft w:val="480"/>
          <w:marRight w:val="0"/>
          <w:marTop w:val="0"/>
          <w:marBottom w:val="0"/>
          <w:divBdr>
            <w:top w:val="none" w:sz="0" w:space="0" w:color="auto"/>
            <w:left w:val="none" w:sz="0" w:space="0" w:color="auto"/>
            <w:bottom w:val="none" w:sz="0" w:space="0" w:color="auto"/>
            <w:right w:val="none" w:sz="0" w:space="0" w:color="auto"/>
          </w:divBdr>
        </w:div>
        <w:div w:id="1934968922">
          <w:marLeft w:val="480"/>
          <w:marRight w:val="0"/>
          <w:marTop w:val="0"/>
          <w:marBottom w:val="0"/>
          <w:divBdr>
            <w:top w:val="none" w:sz="0" w:space="0" w:color="auto"/>
            <w:left w:val="none" w:sz="0" w:space="0" w:color="auto"/>
            <w:bottom w:val="none" w:sz="0" w:space="0" w:color="auto"/>
            <w:right w:val="none" w:sz="0" w:space="0" w:color="auto"/>
          </w:divBdr>
        </w:div>
        <w:div w:id="2057385735">
          <w:marLeft w:val="480"/>
          <w:marRight w:val="0"/>
          <w:marTop w:val="0"/>
          <w:marBottom w:val="0"/>
          <w:divBdr>
            <w:top w:val="none" w:sz="0" w:space="0" w:color="auto"/>
            <w:left w:val="none" w:sz="0" w:space="0" w:color="auto"/>
            <w:bottom w:val="none" w:sz="0" w:space="0" w:color="auto"/>
            <w:right w:val="none" w:sz="0" w:space="0" w:color="auto"/>
          </w:divBdr>
        </w:div>
        <w:div w:id="2062053918">
          <w:marLeft w:val="480"/>
          <w:marRight w:val="0"/>
          <w:marTop w:val="0"/>
          <w:marBottom w:val="0"/>
          <w:divBdr>
            <w:top w:val="none" w:sz="0" w:space="0" w:color="auto"/>
            <w:left w:val="none" w:sz="0" w:space="0" w:color="auto"/>
            <w:bottom w:val="none" w:sz="0" w:space="0" w:color="auto"/>
            <w:right w:val="none" w:sz="0" w:space="0" w:color="auto"/>
          </w:divBdr>
        </w:div>
        <w:div w:id="2097631009">
          <w:marLeft w:val="480"/>
          <w:marRight w:val="0"/>
          <w:marTop w:val="0"/>
          <w:marBottom w:val="0"/>
          <w:divBdr>
            <w:top w:val="none" w:sz="0" w:space="0" w:color="auto"/>
            <w:left w:val="none" w:sz="0" w:space="0" w:color="auto"/>
            <w:bottom w:val="none" w:sz="0" w:space="0" w:color="auto"/>
            <w:right w:val="none" w:sz="0" w:space="0" w:color="auto"/>
          </w:divBdr>
        </w:div>
        <w:div w:id="2111965962">
          <w:marLeft w:val="480"/>
          <w:marRight w:val="0"/>
          <w:marTop w:val="0"/>
          <w:marBottom w:val="0"/>
          <w:divBdr>
            <w:top w:val="none" w:sz="0" w:space="0" w:color="auto"/>
            <w:left w:val="none" w:sz="0" w:space="0" w:color="auto"/>
            <w:bottom w:val="none" w:sz="0" w:space="0" w:color="auto"/>
            <w:right w:val="none" w:sz="0" w:space="0" w:color="auto"/>
          </w:divBdr>
        </w:div>
        <w:div w:id="2112584279">
          <w:marLeft w:val="480"/>
          <w:marRight w:val="0"/>
          <w:marTop w:val="0"/>
          <w:marBottom w:val="0"/>
          <w:divBdr>
            <w:top w:val="none" w:sz="0" w:space="0" w:color="auto"/>
            <w:left w:val="none" w:sz="0" w:space="0" w:color="auto"/>
            <w:bottom w:val="none" w:sz="0" w:space="0" w:color="auto"/>
            <w:right w:val="none" w:sz="0" w:space="0" w:color="auto"/>
          </w:divBdr>
        </w:div>
        <w:div w:id="2130316829">
          <w:marLeft w:val="480"/>
          <w:marRight w:val="0"/>
          <w:marTop w:val="0"/>
          <w:marBottom w:val="0"/>
          <w:divBdr>
            <w:top w:val="none" w:sz="0" w:space="0" w:color="auto"/>
            <w:left w:val="none" w:sz="0" w:space="0" w:color="auto"/>
            <w:bottom w:val="none" w:sz="0" w:space="0" w:color="auto"/>
            <w:right w:val="none" w:sz="0" w:space="0" w:color="auto"/>
          </w:divBdr>
        </w:div>
      </w:divsChild>
    </w:div>
    <w:div w:id="1025400468">
      <w:marLeft w:val="640"/>
      <w:marRight w:val="0"/>
      <w:marTop w:val="0"/>
      <w:marBottom w:val="0"/>
      <w:divBdr>
        <w:top w:val="none" w:sz="0" w:space="0" w:color="auto"/>
        <w:left w:val="none" w:sz="0" w:space="0" w:color="auto"/>
        <w:bottom w:val="none" w:sz="0" w:space="0" w:color="auto"/>
        <w:right w:val="none" w:sz="0" w:space="0" w:color="auto"/>
      </w:divBdr>
    </w:div>
    <w:div w:id="1025448580">
      <w:marLeft w:val="640"/>
      <w:marRight w:val="0"/>
      <w:marTop w:val="0"/>
      <w:marBottom w:val="0"/>
      <w:divBdr>
        <w:top w:val="none" w:sz="0" w:space="0" w:color="auto"/>
        <w:left w:val="none" w:sz="0" w:space="0" w:color="auto"/>
        <w:bottom w:val="none" w:sz="0" w:space="0" w:color="auto"/>
        <w:right w:val="none" w:sz="0" w:space="0" w:color="auto"/>
      </w:divBdr>
    </w:div>
    <w:div w:id="1025640485">
      <w:marLeft w:val="640"/>
      <w:marRight w:val="0"/>
      <w:marTop w:val="0"/>
      <w:marBottom w:val="0"/>
      <w:divBdr>
        <w:top w:val="none" w:sz="0" w:space="0" w:color="auto"/>
        <w:left w:val="none" w:sz="0" w:space="0" w:color="auto"/>
        <w:bottom w:val="none" w:sz="0" w:space="0" w:color="auto"/>
        <w:right w:val="none" w:sz="0" w:space="0" w:color="auto"/>
      </w:divBdr>
    </w:div>
    <w:div w:id="1027029424">
      <w:marLeft w:val="640"/>
      <w:marRight w:val="0"/>
      <w:marTop w:val="0"/>
      <w:marBottom w:val="0"/>
      <w:divBdr>
        <w:top w:val="none" w:sz="0" w:space="0" w:color="auto"/>
        <w:left w:val="none" w:sz="0" w:space="0" w:color="auto"/>
        <w:bottom w:val="none" w:sz="0" w:space="0" w:color="auto"/>
        <w:right w:val="none" w:sz="0" w:space="0" w:color="auto"/>
      </w:divBdr>
    </w:div>
    <w:div w:id="1027097876">
      <w:marLeft w:val="640"/>
      <w:marRight w:val="0"/>
      <w:marTop w:val="0"/>
      <w:marBottom w:val="0"/>
      <w:divBdr>
        <w:top w:val="none" w:sz="0" w:space="0" w:color="auto"/>
        <w:left w:val="none" w:sz="0" w:space="0" w:color="auto"/>
        <w:bottom w:val="none" w:sz="0" w:space="0" w:color="auto"/>
        <w:right w:val="none" w:sz="0" w:space="0" w:color="auto"/>
      </w:divBdr>
    </w:div>
    <w:div w:id="1028144928">
      <w:marLeft w:val="640"/>
      <w:marRight w:val="0"/>
      <w:marTop w:val="0"/>
      <w:marBottom w:val="0"/>
      <w:divBdr>
        <w:top w:val="none" w:sz="0" w:space="0" w:color="auto"/>
        <w:left w:val="none" w:sz="0" w:space="0" w:color="auto"/>
        <w:bottom w:val="none" w:sz="0" w:space="0" w:color="auto"/>
        <w:right w:val="none" w:sz="0" w:space="0" w:color="auto"/>
      </w:divBdr>
    </w:div>
    <w:div w:id="1028146471">
      <w:bodyDiv w:val="1"/>
      <w:marLeft w:val="0"/>
      <w:marRight w:val="0"/>
      <w:marTop w:val="0"/>
      <w:marBottom w:val="0"/>
      <w:divBdr>
        <w:top w:val="none" w:sz="0" w:space="0" w:color="auto"/>
        <w:left w:val="none" w:sz="0" w:space="0" w:color="auto"/>
        <w:bottom w:val="none" w:sz="0" w:space="0" w:color="auto"/>
        <w:right w:val="none" w:sz="0" w:space="0" w:color="auto"/>
      </w:divBdr>
    </w:div>
    <w:div w:id="1028484828">
      <w:marLeft w:val="640"/>
      <w:marRight w:val="0"/>
      <w:marTop w:val="0"/>
      <w:marBottom w:val="0"/>
      <w:divBdr>
        <w:top w:val="none" w:sz="0" w:space="0" w:color="auto"/>
        <w:left w:val="none" w:sz="0" w:space="0" w:color="auto"/>
        <w:bottom w:val="none" w:sz="0" w:space="0" w:color="auto"/>
        <w:right w:val="none" w:sz="0" w:space="0" w:color="auto"/>
      </w:divBdr>
    </w:div>
    <w:div w:id="1028527903">
      <w:marLeft w:val="640"/>
      <w:marRight w:val="0"/>
      <w:marTop w:val="0"/>
      <w:marBottom w:val="0"/>
      <w:divBdr>
        <w:top w:val="none" w:sz="0" w:space="0" w:color="auto"/>
        <w:left w:val="none" w:sz="0" w:space="0" w:color="auto"/>
        <w:bottom w:val="none" w:sz="0" w:space="0" w:color="auto"/>
        <w:right w:val="none" w:sz="0" w:space="0" w:color="auto"/>
      </w:divBdr>
    </w:div>
    <w:div w:id="1028604406">
      <w:marLeft w:val="640"/>
      <w:marRight w:val="0"/>
      <w:marTop w:val="0"/>
      <w:marBottom w:val="0"/>
      <w:divBdr>
        <w:top w:val="none" w:sz="0" w:space="0" w:color="auto"/>
        <w:left w:val="none" w:sz="0" w:space="0" w:color="auto"/>
        <w:bottom w:val="none" w:sz="0" w:space="0" w:color="auto"/>
        <w:right w:val="none" w:sz="0" w:space="0" w:color="auto"/>
      </w:divBdr>
    </w:div>
    <w:div w:id="1028719938">
      <w:marLeft w:val="640"/>
      <w:marRight w:val="0"/>
      <w:marTop w:val="0"/>
      <w:marBottom w:val="0"/>
      <w:divBdr>
        <w:top w:val="none" w:sz="0" w:space="0" w:color="auto"/>
        <w:left w:val="none" w:sz="0" w:space="0" w:color="auto"/>
        <w:bottom w:val="none" w:sz="0" w:space="0" w:color="auto"/>
        <w:right w:val="none" w:sz="0" w:space="0" w:color="auto"/>
      </w:divBdr>
    </w:div>
    <w:div w:id="1029188172">
      <w:marLeft w:val="640"/>
      <w:marRight w:val="0"/>
      <w:marTop w:val="0"/>
      <w:marBottom w:val="0"/>
      <w:divBdr>
        <w:top w:val="none" w:sz="0" w:space="0" w:color="auto"/>
        <w:left w:val="none" w:sz="0" w:space="0" w:color="auto"/>
        <w:bottom w:val="none" w:sz="0" w:space="0" w:color="auto"/>
        <w:right w:val="none" w:sz="0" w:space="0" w:color="auto"/>
      </w:divBdr>
    </w:div>
    <w:div w:id="1029456367">
      <w:marLeft w:val="640"/>
      <w:marRight w:val="0"/>
      <w:marTop w:val="0"/>
      <w:marBottom w:val="0"/>
      <w:divBdr>
        <w:top w:val="none" w:sz="0" w:space="0" w:color="auto"/>
        <w:left w:val="none" w:sz="0" w:space="0" w:color="auto"/>
        <w:bottom w:val="none" w:sz="0" w:space="0" w:color="auto"/>
        <w:right w:val="none" w:sz="0" w:space="0" w:color="auto"/>
      </w:divBdr>
    </w:div>
    <w:div w:id="1029724548">
      <w:marLeft w:val="640"/>
      <w:marRight w:val="0"/>
      <w:marTop w:val="0"/>
      <w:marBottom w:val="0"/>
      <w:divBdr>
        <w:top w:val="none" w:sz="0" w:space="0" w:color="auto"/>
        <w:left w:val="none" w:sz="0" w:space="0" w:color="auto"/>
        <w:bottom w:val="none" w:sz="0" w:space="0" w:color="auto"/>
        <w:right w:val="none" w:sz="0" w:space="0" w:color="auto"/>
      </w:divBdr>
    </w:div>
    <w:div w:id="1030111138">
      <w:bodyDiv w:val="1"/>
      <w:marLeft w:val="0"/>
      <w:marRight w:val="0"/>
      <w:marTop w:val="0"/>
      <w:marBottom w:val="0"/>
      <w:divBdr>
        <w:top w:val="none" w:sz="0" w:space="0" w:color="auto"/>
        <w:left w:val="none" w:sz="0" w:space="0" w:color="auto"/>
        <w:bottom w:val="none" w:sz="0" w:space="0" w:color="auto"/>
        <w:right w:val="none" w:sz="0" w:space="0" w:color="auto"/>
      </w:divBdr>
    </w:div>
    <w:div w:id="1031036001">
      <w:marLeft w:val="640"/>
      <w:marRight w:val="0"/>
      <w:marTop w:val="0"/>
      <w:marBottom w:val="0"/>
      <w:divBdr>
        <w:top w:val="none" w:sz="0" w:space="0" w:color="auto"/>
        <w:left w:val="none" w:sz="0" w:space="0" w:color="auto"/>
        <w:bottom w:val="none" w:sz="0" w:space="0" w:color="auto"/>
        <w:right w:val="none" w:sz="0" w:space="0" w:color="auto"/>
      </w:divBdr>
    </w:div>
    <w:div w:id="1031343213">
      <w:bodyDiv w:val="1"/>
      <w:marLeft w:val="0"/>
      <w:marRight w:val="0"/>
      <w:marTop w:val="0"/>
      <w:marBottom w:val="0"/>
      <w:divBdr>
        <w:top w:val="none" w:sz="0" w:space="0" w:color="auto"/>
        <w:left w:val="none" w:sz="0" w:space="0" w:color="auto"/>
        <w:bottom w:val="none" w:sz="0" w:space="0" w:color="auto"/>
        <w:right w:val="none" w:sz="0" w:space="0" w:color="auto"/>
      </w:divBdr>
    </w:div>
    <w:div w:id="1032070485">
      <w:marLeft w:val="640"/>
      <w:marRight w:val="0"/>
      <w:marTop w:val="0"/>
      <w:marBottom w:val="0"/>
      <w:divBdr>
        <w:top w:val="none" w:sz="0" w:space="0" w:color="auto"/>
        <w:left w:val="none" w:sz="0" w:space="0" w:color="auto"/>
        <w:bottom w:val="none" w:sz="0" w:space="0" w:color="auto"/>
        <w:right w:val="none" w:sz="0" w:space="0" w:color="auto"/>
      </w:divBdr>
    </w:div>
    <w:div w:id="1033070058">
      <w:marLeft w:val="640"/>
      <w:marRight w:val="0"/>
      <w:marTop w:val="0"/>
      <w:marBottom w:val="0"/>
      <w:divBdr>
        <w:top w:val="none" w:sz="0" w:space="0" w:color="auto"/>
        <w:left w:val="none" w:sz="0" w:space="0" w:color="auto"/>
        <w:bottom w:val="none" w:sz="0" w:space="0" w:color="auto"/>
        <w:right w:val="none" w:sz="0" w:space="0" w:color="auto"/>
      </w:divBdr>
    </w:div>
    <w:div w:id="1033387835">
      <w:bodyDiv w:val="1"/>
      <w:marLeft w:val="0"/>
      <w:marRight w:val="0"/>
      <w:marTop w:val="0"/>
      <w:marBottom w:val="0"/>
      <w:divBdr>
        <w:top w:val="none" w:sz="0" w:space="0" w:color="auto"/>
        <w:left w:val="none" w:sz="0" w:space="0" w:color="auto"/>
        <w:bottom w:val="none" w:sz="0" w:space="0" w:color="auto"/>
        <w:right w:val="none" w:sz="0" w:space="0" w:color="auto"/>
      </w:divBdr>
    </w:div>
    <w:div w:id="1033849690">
      <w:marLeft w:val="640"/>
      <w:marRight w:val="0"/>
      <w:marTop w:val="0"/>
      <w:marBottom w:val="0"/>
      <w:divBdr>
        <w:top w:val="none" w:sz="0" w:space="0" w:color="auto"/>
        <w:left w:val="none" w:sz="0" w:space="0" w:color="auto"/>
        <w:bottom w:val="none" w:sz="0" w:space="0" w:color="auto"/>
        <w:right w:val="none" w:sz="0" w:space="0" w:color="auto"/>
      </w:divBdr>
    </w:div>
    <w:div w:id="1034621220">
      <w:bodyDiv w:val="1"/>
      <w:marLeft w:val="0"/>
      <w:marRight w:val="0"/>
      <w:marTop w:val="0"/>
      <w:marBottom w:val="0"/>
      <w:divBdr>
        <w:top w:val="none" w:sz="0" w:space="0" w:color="auto"/>
        <w:left w:val="none" w:sz="0" w:space="0" w:color="auto"/>
        <w:bottom w:val="none" w:sz="0" w:space="0" w:color="auto"/>
        <w:right w:val="none" w:sz="0" w:space="0" w:color="auto"/>
      </w:divBdr>
    </w:div>
    <w:div w:id="1035034878">
      <w:marLeft w:val="640"/>
      <w:marRight w:val="0"/>
      <w:marTop w:val="0"/>
      <w:marBottom w:val="0"/>
      <w:divBdr>
        <w:top w:val="none" w:sz="0" w:space="0" w:color="auto"/>
        <w:left w:val="none" w:sz="0" w:space="0" w:color="auto"/>
        <w:bottom w:val="none" w:sz="0" w:space="0" w:color="auto"/>
        <w:right w:val="none" w:sz="0" w:space="0" w:color="auto"/>
      </w:divBdr>
    </w:div>
    <w:div w:id="1035082437">
      <w:marLeft w:val="480"/>
      <w:marRight w:val="0"/>
      <w:marTop w:val="0"/>
      <w:marBottom w:val="0"/>
      <w:divBdr>
        <w:top w:val="none" w:sz="0" w:space="0" w:color="auto"/>
        <w:left w:val="none" w:sz="0" w:space="0" w:color="auto"/>
        <w:bottom w:val="none" w:sz="0" w:space="0" w:color="auto"/>
        <w:right w:val="none" w:sz="0" w:space="0" w:color="auto"/>
      </w:divBdr>
    </w:div>
    <w:div w:id="1035156249">
      <w:marLeft w:val="640"/>
      <w:marRight w:val="0"/>
      <w:marTop w:val="0"/>
      <w:marBottom w:val="0"/>
      <w:divBdr>
        <w:top w:val="none" w:sz="0" w:space="0" w:color="auto"/>
        <w:left w:val="none" w:sz="0" w:space="0" w:color="auto"/>
        <w:bottom w:val="none" w:sz="0" w:space="0" w:color="auto"/>
        <w:right w:val="none" w:sz="0" w:space="0" w:color="auto"/>
      </w:divBdr>
    </w:div>
    <w:div w:id="1035157111">
      <w:marLeft w:val="640"/>
      <w:marRight w:val="0"/>
      <w:marTop w:val="0"/>
      <w:marBottom w:val="0"/>
      <w:divBdr>
        <w:top w:val="none" w:sz="0" w:space="0" w:color="auto"/>
        <w:left w:val="none" w:sz="0" w:space="0" w:color="auto"/>
        <w:bottom w:val="none" w:sz="0" w:space="0" w:color="auto"/>
        <w:right w:val="none" w:sz="0" w:space="0" w:color="auto"/>
      </w:divBdr>
    </w:div>
    <w:div w:id="1035277048">
      <w:marLeft w:val="640"/>
      <w:marRight w:val="0"/>
      <w:marTop w:val="0"/>
      <w:marBottom w:val="0"/>
      <w:divBdr>
        <w:top w:val="none" w:sz="0" w:space="0" w:color="auto"/>
        <w:left w:val="none" w:sz="0" w:space="0" w:color="auto"/>
        <w:bottom w:val="none" w:sz="0" w:space="0" w:color="auto"/>
        <w:right w:val="none" w:sz="0" w:space="0" w:color="auto"/>
      </w:divBdr>
    </w:div>
    <w:div w:id="1035732788">
      <w:marLeft w:val="640"/>
      <w:marRight w:val="0"/>
      <w:marTop w:val="0"/>
      <w:marBottom w:val="0"/>
      <w:divBdr>
        <w:top w:val="none" w:sz="0" w:space="0" w:color="auto"/>
        <w:left w:val="none" w:sz="0" w:space="0" w:color="auto"/>
        <w:bottom w:val="none" w:sz="0" w:space="0" w:color="auto"/>
        <w:right w:val="none" w:sz="0" w:space="0" w:color="auto"/>
      </w:divBdr>
    </w:div>
    <w:div w:id="1036079773">
      <w:marLeft w:val="640"/>
      <w:marRight w:val="0"/>
      <w:marTop w:val="0"/>
      <w:marBottom w:val="0"/>
      <w:divBdr>
        <w:top w:val="none" w:sz="0" w:space="0" w:color="auto"/>
        <w:left w:val="none" w:sz="0" w:space="0" w:color="auto"/>
        <w:bottom w:val="none" w:sz="0" w:space="0" w:color="auto"/>
        <w:right w:val="none" w:sz="0" w:space="0" w:color="auto"/>
      </w:divBdr>
    </w:div>
    <w:div w:id="1036195950">
      <w:bodyDiv w:val="1"/>
      <w:marLeft w:val="0"/>
      <w:marRight w:val="0"/>
      <w:marTop w:val="0"/>
      <w:marBottom w:val="0"/>
      <w:divBdr>
        <w:top w:val="none" w:sz="0" w:space="0" w:color="auto"/>
        <w:left w:val="none" w:sz="0" w:space="0" w:color="auto"/>
        <w:bottom w:val="none" w:sz="0" w:space="0" w:color="auto"/>
        <w:right w:val="none" w:sz="0" w:space="0" w:color="auto"/>
      </w:divBdr>
    </w:div>
    <w:div w:id="1036540188">
      <w:marLeft w:val="640"/>
      <w:marRight w:val="0"/>
      <w:marTop w:val="0"/>
      <w:marBottom w:val="0"/>
      <w:divBdr>
        <w:top w:val="none" w:sz="0" w:space="0" w:color="auto"/>
        <w:left w:val="none" w:sz="0" w:space="0" w:color="auto"/>
        <w:bottom w:val="none" w:sz="0" w:space="0" w:color="auto"/>
        <w:right w:val="none" w:sz="0" w:space="0" w:color="auto"/>
      </w:divBdr>
    </w:div>
    <w:div w:id="1037506847">
      <w:marLeft w:val="640"/>
      <w:marRight w:val="0"/>
      <w:marTop w:val="0"/>
      <w:marBottom w:val="0"/>
      <w:divBdr>
        <w:top w:val="none" w:sz="0" w:space="0" w:color="auto"/>
        <w:left w:val="none" w:sz="0" w:space="0" w:color="auto"/>
        <w:bottom w:val="none" w:sz="0" w:space="0" w:color="auto"/>
        <w:right w:val="none" w:sz="0" w:space="0" w:color="auto"/>
      </w:divBdr>
    </w:div>
    <w:div w:id="1037511406">
      <w:marLeft w:val="640"/>
      <w:marRight w:val="0"/>
      <w:marTop w:val="0"/>
      <w:marBottom w:val="0"/>
      <w:divBdr>
        <w:top w:val="none" w:sz="0" w:space="0" w:color="auto"/>
        <w:left w:val="none" w:sz="0" w:space="0" w:color="auto"/>
        <w:bottom w:val="none" w:sz="0" w:space="0" w:color="auto"/>
        <w:right w:val="none" w:sz="0" w:space="0" w:color="auto"/>
      </w:divBdr>
    </w:div>
    <w:div w:id="1037584119">
      <w:marLeft w:val="640"/>
      <w:marRight w:val="0"/>
      <w:marTop w:val="0"/>
      <w:marBottom w:val="0"/>
      <w:divBdr>
        <w:top w:val="none" w:sz="0" w:space="0" w:color="auto"/>
        <w:left w:val="none" w:sz="0" w:space="0" w:color="auto"/>
        <w:bottom w:val="none" w:sz="0" w:space="0" w:color="auto"/>
        <w:right w:val="none" w:sz="0" w:space="0" w:color="auto"/>
      </w:divBdr>
    </w:div>
    <w:div w:id="1039161411">
      <w:marLeft w:val="640"/>
      <w:marRight w:val="0"/>
      <w:marTop w:val="0"/>
      <w:marBottom w:val="0"/>
      <w:divBdr>
        <w:top w:val="none" w:sz="0" w:space="0" w:color="auto"/>
        <w:left w:val="none" w:sz="0" w:space="0" w:color="auto"/>
        <w:bottom w:val="none" w:sz="0" w:space="0" w:color="auto"/>
        <w:right w:val="none" w:sz="0" w:space="0" w:color="auto"/>
      </w:divBdr>
    </w:div>
    <w:div w:id="1039279410">
      <w:bodyDiv w:val="1"/>
      <w:marLeft w:val="0"/>
      <w:marRight w:val="0"/>
      <w:marTop w:val="0"/>
      <w:marBottom w:val="0"/>
      <w:divBdr>
        <w:top w:val="none" w:sz="0" w:space="0" w:color="auto"/>
        <w:left w:val="none" w:sz="0" w:space="0" w:color="auto"/>
        <w:bottom w:val="none" w:sz="0" w:space="0" w:color="auto"/>
        <w:right w:val="none" w:sz="0" w:space="0" w:color="auto"/>
      </w:divBdr>
    </w:div>
    <w:div w:id="1040326507">
      <w:bodyDiv w:val="1"/>
      <w:marLeft w:val="0"/>
      <w:marRight w:val="0"/>
      <w:marTop w:val="0"/>
      <w:marBottom w:val="0"/>
      <w:divBdr>
        <w:top w:val="none" w:sz="0" w:space="0" w:color="auto"/>
        <w:left w:val="none" w:sz="0" w:space="0" w:color="auto"/>
        <w:bottom w:val="none" w:sz="0" w:space="0" w:color="auto"/>
        <w:right w:val="none" w:sz="0" w:space="0" w:color="auto"/>
      </w:divBdr>
    </w:div>
    <w:div w:id="1040477746">
      <w:bodyDiv w:val="1"/>
      <w:marLeft w:val="0"/>
      <w:marRight w:val="0"/>
      <w:marTop w:val="0"/>
      <w:marBottom w:val="0"/>
      <w:divBdr>
        <w:top w:val="none" w:sz="0" w:space="0" w:color="auto"/>
        <w:left w:val="none" w:sz="0" w:space="0" w:color="auto"/>
        <w:bottom w:val="none" w:sz="0" w:space="0" w:color="auto"/>
        <w:right w:val="none" w:sz="0" w:space="0" w:color="auto"/>
      </w:divBdr>
      <w:divsChild>
        <w:div w:id="30888240">
          <w:marLeft w:val="480"/>
          <w:marRight w:val="0"/>
          <w:marTop w:val="0"/>
          <w:marBottom w:val="0"/>
          <w:divBdr>
            <w:top w:val="none" w:sz="0" w:space="0" w:color="auto"/>
            <w:left w:val="none" w:sz="0" w:space="0" w:color="auto"/>
            <w:bottom w:val="none" w:sz="0" w:space="0" w:color="auto"/>
            <w:right w:val="none" w:sz="0" w:space="0" w:color="auto"/>
          </w:divBdr>
        </w:div>
        <w:div w:id="44183168">
          <w:marLeft w:val="480"/>
          <w:marRight w:val="0"/>
          <w:marTop w:val="0"/>
          <w:marBottom w:val="0"/>
          <w:divBdr>
            <w:top w:val="none" w:sz="0" w:space="0" w:color="auto"/>
            <w:left w:val="none" w:sz="0" w:space="0" w:color="auto"/>
            <w:bottom w:val="none" w:sz="0" w:space="0" w:color="auto"/>
            <w:right w:val="none" w:sz="0" w:space="0" w:color="auto"/>
          </w:divBdr>
        </w:div>
        <w:div w:id="60249794">
          <w:marLeft w:val="480"/>
          <w:marRight w:val="0"/>
          <w:marTop w:val="0"/>
          <w:marBottom w:val="0"/>
          <w:divBdr>
            <w:top w:val="none" w:sz="0" w:space="0" w:color="auto"/>
            <w:left w:val="none" w:sz="0" w:space="0" w:color="auto"/>
            <w:bottom w:val="none" w:sz="0" w:space="0" w:color="auto"/>
            <w:right w:val="none" w:sz="0" w:space="0" w:color="auto"/>
          </w:divBdr>
        </w:div>
        <w:div w:id="136150477">
          <w:marLeft w:val="480"/>
          <w:marRight w:val="0"/>
          <w:marTop w:val="0"/>
          <w:marBottom w:val="0"/>
          <w:divBdr>
            <w:top w:val="none" w:sz="0" w:space="0" w:color="auto"/>
            <w:left w:val="none" w:sz="0" w:space="0" w:color="auto"/>
            <w:bottom w:val="none" w:sz="0" w:space="0" w:color="auto"/>
            <w:right w:val="none" w:sz="0" w:space="0" w:color="auto"/>
          </w:divBdr>
        </w:div>
        <w:div w:id="270014312">
          <w:marLeft w:val="480"/>
          <w:marRight w:val="0"/>
          <w:marTop w:val="0"/>
          <w:marBottom w:val="0"/>
          <w:divBdr>
            <w:top w:val="none" w:sz="0" w:space="0" w:color="auto"/>
            <w:left w:val="none" w:sz="0" w:space="0" w:color="auto"/>
            <w:bottom w:val="none" w:sz="0" w:space="0" w:color="auto"/>
            <w:right w:val="none" w:sz="0" w:space="0" w:color="auto"/>
          </w:divBdr>
        </w:div>
        <w:div w:id="311715355">
          <w:marLeft w:val="480"/>
          <w:marRight w:val="0"/>
          <w:marTop w:val="0"/>
          <w:marBottom w:val="0"/>
          <w:divBdr>
            <w:top w:val="none" w:sz="0" w:space="0" w:color="auto"/>
            <w:left w:val="none" w:sz="0" w:space="0" w:color="auto"/>
            <w:bottom w:val="none" w:sz="0" w:space="0" w:color="auto"/>
            <w:right w:val="none" w:sz="0" w:space="0" w:color="auto"/>
          </w:divBdr>
        </w:div>
        <w:div w:id="315375622">
          <w:marLeft w:val="480"/>
          <w:marRight w:val="0"/>
          <w:marTop w:val="0"/>
          <w:marBottom w:val="0"/>
          <w:divBdr>
            <w:top w:val="none" w:sz="0" w:space="0" w:color="auto"/>
            <w:left w:val="none" w:sz="0" w:space="0" w:color="auto"/>
            <w:bottom w:val="none" w:sz="0" w:space="0" w:color="auto"/>
            <w:right w:val="none" w:sz="0" w:space="0" w:color="auto"/>
          </w:divBdr>
        </w:div>
        <w:div w:id="315916079">
          <w:marLeft w:val="480"/>
          <w:marRight w:val="0"/>
          <w:marTop w:val="0"/>
          <w:marBottom w:val="0"/>
          <w:divBdr>
            <w:top w:val="none" w:sz="0" w:space="0" w:color="auto"/>
            <w:left w:val="none" w:sz="0" w:space="0" w:color="auto"/>
            <w:bottom w:val="none" w:sz="0" w:space="0" w:color="auto"/>
            <w:right w:val="none" w:sz="0" w:space="0" w:color="auto"/>
          </w:divBdr>
        </w:div>
        <w:div w:id="341515746">
          <w:marLeft w:val="480"/>
          <w:marRight w:val="0"/>
          <w:marTop w:val="0"/>
          <w:marBottom w:val="0"/>
          <w:divBdr>
            <w:top w:val="none" w:sz="0" w:space="0" w:color="auto"/>
            <w:left w:val="none" w:sz="0" w:space="0" w:color="auto"/>
            <w:bottom w:val="none" w:sz="0" w:space="0" w:color="auto"/>
            <w:right w:val="none" w:sz="0" w:space="0" w:color="auto"/>
          </w:divBdr>
        </w:div>
        <w:div w:id="448821871">
          <w:marLeft w:val="480"/>
          <w:marRight w:val="0"/>
          <w:marTop w:val="0"/>
          <w:marBottom w:val="0"/>
          <w:divBdr>
            <w:top w:val="none" w:sz="0" w:space="0" w:color="auto"/>
            <w:left w:val="none" w:sz="0" w:space="0" w:color="auto"/>
            <w:bottom w:val="none" w:sz="0" w:space="0" w:color="auto"/>
            <w:right w:val="none" w:sz="0" w:space="0" w:color="auto"/>
          </w:divBdr>
        </w:div>
        <w:div w:id="454954670">
          <w:marLeft w:val="480"/>
          <w:marRight w:val="0"/>
          <w:marTop w:val="0"/>
          <w:marBottom w:val="0"/>
          <w:divBdr>
            <w:top w:val="none" w:sz="0" w:space="0" w:color="auto"/>
            <w:left w:val="none" w:sz="0" w:space="0" w:color="auto"/>
            <w:bottom w:val="none" w:sz="0" w:space="0" w:color="auto"/>
            <w:right w:val="none" w:sz="0" w:space="0" w:color="auto"/>
          </w:divBdr>
        </w:div>
        <w:div w:id="488711578">
          <w:marLeft w:val="480"/>
          <w:marRight w:val="0"/>
          <w:marTop w:val="0"/>
          <w:marBottom w:val="0"/>
          <w:divBdr>
            <w:top w:val="none" w:sz="0" w:space="0" w:color="auto"/>
            <w:left w:val="none" w:sz="0" w:space="0" w:color="auto"/>
            <w:bottom w:val="none" w:sz="0" w:space="0" w:color="auto"/>
            <w:right w:val="none" w:sz="0" w:space="0" w:color="auto"/>
          </w:divBdr>
        </w:div>
        <w:div w:id="509107941">
          <w:marLeft w:val="480"/>
          <w:marRight w:val="0"/>
          <w:marTop w:val="0"/>
          <w:marBottom w:val="0"/>
          <w:divBdr>
            <w:top w:val="none" w:sz="0" w:space="0" w:color="auto"/>
            <w:left w:val="none" w:sz="0" w:space="0" w:color="auto"/>
            <w:bottom w:val="none" w:sz="0" w:space="0" w:color="auto"/>
            <w:right w:val="none" w:sz="0" w:space="0" w:color="auto"/>
          </w:divBdr>
        </w:div>
        <w:div w:id="651060447">
          <w:marLeft w:val="480"/>
          <w:marRight w:val="0"/>
          <w:marTop w:val="0"/>
          <w:marBottom w:val="0"/>
          <w:divBdr>
            <w:top w:val="none" w:sz="0" w:space="0" w:color="auto"/>
            <w:left w:val="none" w:sz="0" w:space="0" w:color="auto"/>
            <w:bottom w:val="none" w:sz="0" w:space="0" w:color="auto"/>
            <w:right w:val="none" w:sz="0" w:space="0" w:color="auto"/>
          </w:divBdr>
        </w:div>
        <w:div w:id="658847503">
          <w:marLeft w:val="480"/>
          <w:marRight w:val="0"/>
          <w:marTop w:val="0"/>
          <w:marBottom w:val="0"/>
          <w:divBdr>
            <w:top w:val="none" w:sz="0" w:space="0" w:color="auto"/>
            <w:left w:val="none" w:sz="0" w:space="0" w:color="auto"/>
            <w:bottom w:val="none" w:sz="0" w:space="0" w:color="auto"/>
            <w:right w:val="none" w:sz="0" w:space="0" w:color="auto"/>
          </w:divBdr>
        </w:div>
        <w:div w:id="662047033">
          <w:marLeft w:val="480"/>
          <w:marRight w:val="0"/>
          <w:marTop w:val="0"/>
          <w:marBottom w:val="0"/>
          <w:divBdr>
            <w:top w:val="none" w:sz="0" w:space="0" w:color="auto"/>
            <w:left w:val="none" w:sz="0" w:space="0" w:color="auto"/>
            <w:bottom w:val="none" w:sz="0" w:space="0" w:color="auto"/>
            <w:right w:val="none" w:sz="0" w:space="0" w:color="auto"/>
          </w:divBdr>
        </w:div>
        <w:div w:id="720593477">
          <w:marLeft w:val="480"/>
          <w:marRight w:val="0"/>
          <w:marTop w:val="0"/>
          <w:marBottom w:val="0"/>
          <w:divBdr>
            <w:top w:val="none" w:sz="0" w:space="0" w:color="auto"/>
            <w:left w:val="none" w:sz="0" w:space="0" w:color="auto"/>
            <w:bottom w:val="none" w:sz="0" w:space="0" w:color="auto"/>
            <w:right w:val="none" w:sz="0" w:space="0" w:color="auto"/>
          </w:divBdr>
        </w:div>
        <w:div w:id="771318179">
          <w:marLeft w:val="480"/>
          <w:marRight w:val="0"/>
          <w:marTop w:val="0"/>
          <w:marBottom w:val="0"/>
          <w:divBdr>
            <w:top w:val="none" w:sz="0" w:space="0" w:color="auto"/>
            <w:left w:val="none" w:sz="0" w:space="0" w:color="auto"/>
            <w:bottom w:val="none" w:sz="0" w:space="0" w:color="auto"/>
            <w:right w:val="none" w:sz="0" w:space="0" w:color="auto"/>
          </w:divBdr>
        </w:div>
        <w:div w:id="808475664">
          <w:marLeft w:val="480"/>
          <w:marRight w:val="0"/>
          <w:marTop w:val="0"/>
          <w:marBottom w:val="0"/>
          <w:divBdr>
            <w:top w:val="none" w:sz="0" w:space="0" w:color="auto"/>
            <w:left w:val="none" w:sz="0" w:space="0" w:color="auto"/>
            <w:bottom w:val="none" w:sz="0" w:space="0" w:color="auto"/>
            <w:right w:val="none" w:sz="0" w:space="0" w:color="auto"/>
          </w:divBdr>
        </w:div>
        <w:div w:id="820654247">
          <w:marLeft w:val="480"/>
          <w:marRight w:val="0"/>
          <w:marTop w:val="0"/>
          <w:marBottom w:val="0"/>
          <w:divBdr>
            <w:top w:val="none" w:sz="0" w:space="0" w:color="auto"/>
            <w:left w:val="none" w:sz="0" w:space="0" w:color="auto"/>
            <w:bottom w:val="none" w:sz="0" w:space="0" w:color="auto"/>
            <w:right w:val="none" w:sz="0" w:space="0" w:color="auto"/>
          </w:divBdr>
        </w:div>
        <w:div w:id="833760773">
          <w:marLeft w:val="480"/>
          <w:marRight w:val="0"/>
          <w:marTop w:val="0"/>
          <w:marBottom w:val="0"/>
          <w:divBdr>
            <w:top w:val="none" w:sz="0" w:space="0" w:color="auto"/>
            <w:left w:val="none" w:sz="0" w:space="0" w:color="auto"/>
            <w:bottom w:val="none" w:sz="0" w:space="0" w:color="auto"/>
            <w:right w:val="none" w:sz="0" w:space="0" w:color="auto"/>
          </w:divBdr>
        </w:div>
        <w:div w:id="875702257">
          <w:marLeft w:val="480"/>
          <w:marRight w:val="0"/>
          <w:marTop w:val="0"/>
          <w:marBottom w:val="0"/>
          <w:divBdr>
            <w:top w:val="none" w:sz="0" w:space="0" w:color="auto"/>
            <w:left w:val="none" w:sz="0" w:space="0" w:color="auto"/>
            <w:bottom w:val="none" w:sz="0" w:space="0" w:color="auto"/>
            <w:right w:val="none" w:sz="0" w:space="0" w:color="auto"/>
          </w:divBdr>
        </w:div>
        <w:div w:id="936866238">
          <w:marLeft w:val="480"/>
          <w:marRight w:val="0"/>
          <w:marTop w:val="0"/>
          <w:marBottom w:val="0"/>
          <w:divBdr>
            <w:top w:val="none" w:sz="0" w:space="0" w:color="auto"/>
            <w:left w:val="none" w:sz="0" w:space="0" w:color="auto"/>
            <w:bottom w:val="none" w:sz="0" w:space="0" w:color="auto"/>
            <w:right w:val="none" w:sz="0" w:space="0" w:color="auto"/>
          </w:divBdr>
        </w:div>
        <w:div w:id="958881656">
          <w:marLeft w:val="480"/>
          <w:marRight w:val="0"/>
          <w:marTop w:val="0"/>
          <w:marBottom w:val="0"/>
          <w:divBdr>
            <w:top w:val="none" w:sz="0" w:space="0" w:color="auto"/>
            <w:left w:val="none" w:sz="0" w:space="0" w:color="auto"/>
            <w:bottom w:val="none" w:sz="0" w:space="0" w:color="auto"/>
            <w:right w:val="none" w:sz="0" w:space="0" w:color="auto"/>
          </w:divBdr>
        </w:div>
        <w:div w:id="971329875">
          <w:marLeft w:val="480"/>
          <w:marRight w:val="0"/>
          <w:marTop w:val="0"/>
          <w:marBottom w:val="0"/>
          <w:divBdr>
            <w:top w:val="none" w:sz="0" w:space="0" w:color="auto"/>
            <w:left w:val="none" w:sz="0" w:space="0" w:color="auto"/>
            <w:bottom w:val="none" w:sz="0" w:space="0" w:color="auto"/>
            <w:right w:val="none" w:sz="0" w:space="0" w:color="auto"/>
          </w:divBdr>
        </w:div>
        <w:div w:id="1001007001">
          <w:marLeft w:val="480"/>
          <w:marRight w:val="0"/>
          <w:marTop w:val="0"/>
          <w:marBottom w:val="0"/>
          <w:divBdr>
            <w:top w:val="none" w:sz="0" w:space="0" w:color="auto"/>
            <w:left w:val="none" w:sz="0" w:space="0" w:color="auto"/>
            <w:bottom w:val="none" w:sz="0" w:space="0" w:color="auto"/>
            <w:right w:val="none" w:sz="0" w:space="0" w:color="auto"/>
          </w:divBdr>
        </w:div>
        <w:div w:id="1210802617">
          <w:marLeft w:val="480"/>
          <w:marRight w:val="0"/>
          <w:marTop w:val="0"/>
          <w:marBottom w:val="0"/>
          <w:divBdr>
            <w:top w:val="none" w:sz="0" w:space="0" w:color="auto"/>
            <w:left w:val="none" w:sz="0" w:space="0" w:color="auto"/>
            <w:bottom w:val="none" w:sz="0" w:space="0" w:color="auto"/>
            <w:right w:val="none" w:sz="0" w:space="0" w:color="auto"/>
          </w:divBdr>
        </w:div>
        <w:div w:id="1386173313">
          <w:marLeft w:val="480"/>
          <w:marRight w:val="0"/>
          <w:marTop w:val="0"/>
          <w:marBottom w:val="0"/>
          <w:divBdr>
            <w:top w:val="none" w:sz="0" w:space="0" w:color="auto"/>
            <w:left w:val="none" w:sz="0" w:space="0" w:color="auto"/>
            <w:bottom w:val="none" w:sz="0" w:space="0" w:color="auto"/>
            <w:right w:val="none" w:sz="0" w:space="0" w:color="auto"/>
          </w:divBdr>
        </w:div>
        <w:div w:id="1504318669">
          <w:marLeft w:val="480"/>
          <w:marRight w:val="0"/>
          <w:marTop w:val="0"/>
          <w:marBottom w:val="0"/>
          <w:divBdr>
            <w:top w:val="none" w:sz="0" w:space="0" w:color="auto"/>
            <w:left w:val="none" w:sz="0" w:space="0" w:color="auto"/>
            <w:bottom w:val="none" w:sz="0" w:space="0" w:color="auto"/>
            <w:right w:val="none" w:sz="0" w:space="0" w:color="auto"/>
          </w:divBdr>
        </w:div>
        <w:div w:id="1509099707">
          <w:marLeft w:val="480"/>
          <w:marRight w:val="0"/>
          <w:marTop w:val="0"/>
          <w:marBottom w:val="0"/>
          <w:divBdr>
            <w:top w:val="none" w:sz="0" w:space="0" w:color="auto"/>
            <w:left w:val="none" w:sz="0" w:space="0" w:color="auto"/>
            <w:bottom w:val="none" w:sz="0" w:space="0" w:color="auto"/>
            <w:right w:val="none" w:sz="0" w:space="0" w:color="auto"/>
          </w:divBdr>
        </w:div>
        <w:div w:id="1524711329">
          <w:marLeft w:val="480"/>
          <w:marRight w:val="0"/>
          <w:marTop w:val="0"/>
          <w:marBottom w:val="0"/>
          <w:divBdr>
            <w:top w:val="none" w:sz="0" w:space="0" w:color="auto"/>
            <w:left w:val="none" w:sz="0" w:space="0" w:color="auto"/>
            <w:bottom w:val="none" w:sz="0" w:space="0" w:color="auto"/>
            <w:right w:val="none" w:sz="0" w:space="0" w:color="auto"/>
          </w:divBdr>
        </w:div>
        <w:div w:id="1527937942">
          <w:marLeft w:val="480"/>
          <w:marRight w:val="0"/>
          <w:marTop w:val="0"/>
          <w:marBottom w:val="0"/>
          <w:divBdr>
            <w:top w:val="none" w:sz="0" w:space="0" w:color="auto"/>
            <w:left w:val="none" w:sz="0" w:space="0" w:color="auto"/>
            <w:bottom w:val="none" w:sz="0" w:space="0" w:color="auto"/>
            <w:right w:val="none" w:sz="0" w:space="0" w:color="auto"/>
          </w:divBdr>
        </w:div>
        <w:div w:id="1530995058">
          <w:marLeft w:val="480"/>
          <w:marRight w:val="0"/>
          <w:marTop w:val="0"/>
          <w:marBottom w:val="0"/>
          <w:divBdr>
            <w:top w:val="none" w:sz="0" w:space="0" w:color="auto"/>
            <w:left w:val="none" w:sz="0" w:space="0" w:color="auto"/>
            <w:bottom w:val="none" w:sz="0" w:space="0" w:color="auto"/>
            <w:right w:val="none" w:sz="0" w:space="0" w:color="auto"/>
          </w:divBdr>
        </w:div>
        <w:div w:id="1541744638">
          <w:marLeft w:val="480"/>
          <w:marRight w:val="0"/>
          <w:marTop w:val="0"/>
          <w:marBottom w:val="0"/>
          <w:divBdr>
            <w:top w:val="none" w:sz="0" w:space="0" w:color="auto"/>
            <w:left w:val="none" w:sz="0" w:space="0" w:color="auto"/>
            <w:bottom w:val="none" w:sz="0" w:space="0" w:color="auto"/>
            <w:right w:val="none" w:sz="0" w:space="0" w:color="auto"/>
          </w:divBdr>
        </w:div>
        <w:div w:id="1568032696">
          <w:marLeft w:val="480"/>
          <w:marRight w:val="0"/>
          <w:marTop w:val="0"/>
          <w:marBottom w:val="0"/>
          <w:divBdr>
            <w:top w:val="none" w:sz="0" w:space="0" w:color="auto"/>
            <w:left w:val="none" w:sz="0" w:space="0" w:color="auto"/>
            <w:bottom w:val="none" w:sz="0" w:space="0" w:color="auto"/>
            <w:right w:val="none" w:sz="0" w:space="0" w:color="auto"/>
          </w:divBdr>
        </w:div>
        <w:div w:id="1585724547">
          <w:marLeft w:val="480"/>
          <w:marRight w:val="0"/>
          <w:marTop w:val="0"/>
          <w:marBottom w:val="0"/>
          <w:divBdr>
            <w:top w:val="none" w:sz="0" w:space="0" w:color="auto"/>
            <w:left w:val="none" w:sz="0" w:space="0" w:color="auto"/>
            <w:bottom w:val="none" w:sz="0" w:space="0" w:color="auto"/>
            <w:right w:val="none" w:sz="0" w:space="0" w:color="auto"/>
          </w:divBdr>
        </w:div>
        <w:div w:id="1620606416">
          <w:marLeft w:val="480"/>
          <w:marRight w:val="0"/>
          <w:marTop w:val="0"/>
          <w:marBottom w:val="0"/>
          <w:divBdr>
            <w:top w:val="none" w:sz="0" w:space="0" w:color="auto"/>
            <w:left w:val="none" w:sz="0" w:space="0" w:color="auto"/>
            <w:bottom w:val="none" w:sz="0" w:space="0" w:color="auto"/>
            <w:right w:val="none" w:sz="0" w:space="0" w:color="auto"/>
          </w:divBdr>
        </w:div>
        <w:div w:id="1626497509">
          <w:marLeft w:val="480"/>
          <w:marRight w:val="0"/>
          <w:marTop w:val="0"/>
          <w:marBottom w:val="0"/>
          <w:divBdr>
            <w:top w:val="none" w:sz="0" w:space="0" w:color="auto"/>
            <w:left w:val="none" w:sz="0" w:space="0" w:color="auto"/>
            <w:bottom w:val="none" w:sz="0" w:space="0" w:color="auto"/>
            <w:right w:val="none" w:sz="0" w:space="0" w:color="auto"/>
          </w:divBdr>
        </w:div>
        <w:div w:id="1659503935">
          <w:marLeft w:val="480"/>
          <w:marRight w:val="0"/>
          <w:marTop w:val="0"/>
          <w:marBottom w:val="0"/>
          <w:divBdr>
            <w:top w:val="none" w:sz="0" w:space="0" w:color="auto"/>
            <w:left w:val="none" w:sz="0" w:space="0" w:color="auto"/>
            <w:bottom w:val="none" w:sz="0" w:space="0" w:color="auto"/>
            <w:right w:val="none" w:sz="0" w:space="0" w:color="auto"/>
          </w:divBdr>
        </w:div>
        <w:div w:id="1661691893">
          <w:marLeft w:val="480"/>
          <w:marRight w:val="0"/>
          <w:marTop w:val="0"/>
          <w:marBottom w:val="0"/>
          <w:divBdr>
            <w:top w:val="none" w:sz="0" w:space="0" w:color="auto"/>
            <w:left w:val="none" w:sz="0" w:space="0" w:color="auto"/>
            <w:bottom w:val="none" w:sz="0" w:space="0" w:color="auto"/>
            <w:right w:val="none" w:sz="0" w:space="0" w:color="auto"/>
          </w:divBdr>
        </w:div>
        <w:div w:id="1666204427">
          <w:marLeft w:val="480"/>
          <w:marRight w:val="0"/>
          <w:marTop w:val="0"/>
          <w:marBottom w:val="0"/>
          <w:divBdr>
            <w:top w:val="none" w:sz="0" w:space="0" w:color="auto"/>
            <w:left w:val="none" w:sz="0" w:space="0" w:color="auto"/>
            <w:bottom w:val="none" w:sz="0" w:space="0" w:color="auto"/>
            <w:right w:val="none" w:sz="0" w:space="0" w:color="auto"/>
          </w:divBdr>
        </w:div>
        <w:div w:id="1690254500">
          <w:marLeft w:val="480"/>
          <w:marRight w:val="0"/>
          <w:marTop w:val="0"/>
          <w:marBottom w:val="0"/>
          <w:divBdr>
            <w:top w:val="none" w:sz="0" w:space="0" w:color="auto"/>
            <w:left w:val="none" w:sz="0" w:space="0" w:color="auto"/>
            <w:bottom w:val="none" w:sz="0" w:space="0" w:color="auto"/>
            <w:right w:val="none" w:sz="0" w:space="0" w:color="auto"/>
          </w:divBdr>
        </w:div>
        <w:div w:id="1697190267">
          <w:marLeft w:val="480"/>
          <w:marRight w:val="0"/>
          <w:marTop w:val="0"/>
          <w:marBottom w:val="0"/>
          <w:divBdr>
            <w:top w:val="none" w:sz="0" w:space="0" w:color="auto"/>
            <w:left w:val="none" w:sz="0" w:space="0" w:color="auto"/>
            <w:bottom w:val="none" w:sz="0" w:space="0" w:color="auto"/>
            <w:right w:val="none" w:sz="0" w:space="0" w:color="auto"/>
          </w:divBdr>
        </w:div>
        <w:div w:id="1714693698">
          <w:marLeft w:val="480"/>
          <w:marRight w:val="0"/>
          <w:marTop w:val="0"/>
          <w:marBottom w:val="0"/>
          <w:divBdr>
            <w:top w:val="none" w:sz="0" w:space="0" w:color="auto"/>
            <w:left w:val="none" w:sz="0" w:space="0" w:color="auto"/>
            <w:bottom w:val="none" w:sz="0" w:space="0" w:color="auto"/>
            <w:right w:val="none" w:sz="0" w:space="0" w:color="auto"/>
          </w:divBdr>
        </w:div>
        <w:div w:id="1720058123">
          <w:marLeft w:val="480"/>
          <w:marRight w:val="0"/>
          <w:marTop w:val="0"/>
          <w:marBottom w:val="0"/>
          <w:divBdr>
            <w:top w:val="none" w:sz="0" w:space="0" w:color="auto"/>
            <w:left w:val="none" w:sz="0" w:space="0" w:color="auto"/>
            <w:bottom w:val="none" w:sz="0" w:space="0" w:color="auto"/>
            <w:right w:val="none" w:sz="0" w:space="0" w:color="auto"/>
          </w:divBdr>
        </w:div>
        <w:div w:id="1722047828">
          <w:marLeft w:val="480"/>
          <w:marRight w:val="0"/>
          <w:marTop w:val="0"/>
          <w:marBottom w:val="0"/>
          <w:divBdr>
            <w:top w:val="none" w:sz="0" w:space="0" w:color="auto"/>
            <w:left w:val="none" w:sz="0" w:space="0" w:color="auto"/>
            <w:bottom w:val="none" w:sz="0" w:space="0" w:color="auto"/>
            <w:right w:val="none" w:sz="0" w:space="0" w:color="auto"/>
          </w:divBdr>
        </w:div>
        <w:div w:id="1734082811">
          <w:marLeft w:val="480"/>
          <w:marRight w:val="0"/>
          <w:marTop w:val="0"/>
          <w:marBottom w:val="0"/>
          <w:divBdr>
            <w:top w:val="none" w:sz="0" w:space="0" w:color="auto"/>
            <w:left w:val="none" w:sz="0" w:space="0" w:color="auto"/>
            <w:bottom w:val="none" w:sz="0" w:space="0" w:color="auto"/>
            <w:right w:val="none" w:sz="0" w:space="0" w:color="auto"/>
          </w:divBdr>
        </w:div>
        <w:div w:id="1738672627">
          <w:marLeft w:val="480"/>
          <w:marRight w:val="0"/>
          <w:marTop w:val="0"/>
          <w:marBottom w:val="0"/>
          <w:divBdr>
            <w:top w:val="none" w:sz="0" w:space="0" w:color="auto"/>
            <w:left w:val="none" w:sz="0" w:space="0" w:color="auto"/>
            <w:bottom w:val="none" w:sz="0" w:space="0" w:color="auto"/>
            <w:right w:val="none" w:sz="0" w:space="0" w:color="auto"/>
          </w:divBdr>
        </w:div>
        <w:div w:id="1794706951">
          <w:marLeft w:val="480"/>
          <w:marRight w:val="0"/>
          <w:marTop w:val="0"/>
          <w:marBottom w:val="0"/>
          <w:divBdr>
            <w:top w:val="none" w:sz="0" w:space="0" w:color="auto"/>
            <w:left w:val="none" w:sz="0" w:space="0" w:color="auto"/>
            <w:bottom w:val="none" w:sz="0" w:space="0" w:color="auto"/>
            <w:right w:val="none" w:sz="0" w:space="0" w:color="auto"/>
          </w:divBdr>
        </w:div>
        <w:div w:id="1819377251">
          <w:marLeft w:val="480"/>
          <w:marRight w:val="0"/>
          <w:marTop w:val="0"/>
          <w:marBottom w:val="0"/>
          <w:divBdr>
            <w:top w:val="none" w:sz="0" w:space="0" w:color="auto"/>
            <w:left w:val="none" w:sz="0" w:space="0" w:color="auto"/>
            <w:bottom w:val="none" w:sz="0" w:space="0" w:color="auto"/>
            <w:right w:val="none" w:sz="0" w:space="0" w:color="auto"/>
          </w:divBdr>
        </w:div>
        <w:div w:id="1826051124">
          <w:marLeft w:val="480"/>
          <w:marRight w:val="0"/>
          <w:marTop w:val="0"/>
          <w:marBottom w:val="0"/>
          <w:divBdr>
            <w:top w:val="none" w:sz="0" w:space="0" w:color="auto"/>
            <w:left w:val="none" w:sz="0" w:space="0" w:color="auto"/>
            <w:bottom w:val="none" w:sz="0" w:space="0" w:color="auto"/>
            <w:right w:val="none" w:sz="0" w:space="0" w:color="auto"/>
          </w:divBdr>
        </w:div>
        <w:div w:id="1973048617">
          <w:marLeft w:val="480"/>
          <w:marRight w:val="0"/>
          <w:marTop w:val="0"/>
          <w:marBottom w:val="0"/>
          <w:divBdr>
            <w:top w:val="none" w:sz="0" w:space="0" w:color="auto"/>
            <w:left w:val="none" w:sz="0" w:space="0" w:color="auto"/>
            <w:bottom w:val="none" w:sz="0" w:space="0" w:color="auto"/>
            <w:right w:val="none" w:sz="0" w:space="0" w:color="auto"/>
          </w:divBdr>
        </w:div>
        <w:div w:id="1992052518">
          <w:marLeft w:val="480"/>
          <w:marRight w:val="0"/>
          <w:marTop w:val="0"/>
          <w:marBottom w:val="0"/>
          <w:divBdr>
            <w:top w:val="none" w:sz="0" w:space="0" w:color="auto"/>
            <w:left w:val="none" w:sz="0" w:space="0" w:color="auto"/>
            <w:bottom w:val="none" w:sz="0" w:space="0" w:color="auto"/>
            <w:right w:val="none" w:sz="0" w:space="0" w:color="auto"/>
          </w:divBdr>
        </w:div>
        <w:div w:id="2126540993">
          <w:marLeft w:val="480"/>
          <w:marRight w:val="0"/>
          <w:marTop w:val="0"/>
          <w:marBottom w:val="0"/>
          <w:divBdr>
            <w:top w:val="none" w:sz="0" w:space="0" w:color="auto"/>
            <w:left w:val="none" w:sz="0" w:space="0" w:color="auto"/>
            <w:bottom w:val="none" w:sz="0" w:space="0" w:color="auto"/>
            <w:right w:val="none" w:sz="0" w:space="0" w:color="auto"/>
          </w:divBdr>
        </w:div>
      </w:divsChild>
    </w:div>
    <w:div w:id="1040596442">
      <w:marLeft w:val="640"/>
      <w:marRight w:val="0"/>
      <w:marTop w:val="0"/>
      <w:marBottom w:val="0"/>
      <w:divBdr>
        <w:top w:val="none" w:sz="0" w:space="0" w:color="auto"/>
        <w:left w:val="none" w:sz="0" w:space="0" w:color="auto"/>
        <w:bottom w:val="none" w:sz="0" w:space="0" w:color="auto"/>
        <w:right w:val="none" w:sz="0" w:space="0" w:color="auto"/>
      </w:divBdr>
    </w:div>
    <w:div w:id="1041134019">
      <w:marLeft w:val="640"/>
      <w:marRight w:val="0"/>
      <w:marTop w:val="0"/>
      <w:marBottom w:val="0"/>
      <w:divBdr>
        <w:top w:val="none" w:sz="0" w:space="0" w:color="auto"/>
        <w:left w:val="none" w:sz="0" w:space="0" w:color="auto"/>
        <w:bottom w:val="none" w:sz="0" w:space="0" w:color="auto"/>
        <w:right w:val="none" w:sz="0" w:space="0" w:color="auto"/>
      </w:divBdr>
    </w:div>
    <w:div w:id="1041395162">
      <w:marLeft w:val="640"/>
      <w:marRight w:val="0"/>
      <w:marTop w:val="0"/>
      <w:marBottom w:val="0"/>
      <w:divBdr>
        <w:top w:val="none" w:sz="0" w:space="0" w:color="auto"/>
        <w:left w:val="none" w:sz="0" w:space="0" w:color="auto"/>
        <w:bottom w:val="none" w:sz="0" w:space="0" w:color="auto"/>
        <w:right w:val="none" w:sz="0" w:space="0" w:color="auto"/>
      </w:divBdr>
    </w:div>
    <w:div w:id="1041515467">
      <w:marLeft w:val="640"/>
      <w:marRight w:val="0"/>
      <w:marTop w:val="0"/>
      <w:marBottom w:val="0"/>
      <w:divBdr>
        <w:top w:val="none" w:sz="0" w:space="0" w:color="auto"/>
        <w:left w:val="none" w:sz="0" w:space="0" w:color="auto"/>
        <w:bottom w:val="none" w:sz="0" w:space="0" w:color="auto"/>
        <w:right w:val="none" w:sz="0" w:space="0" w:color="auto"/>
      </w:divBdr>
    </w:div>
    <w:div w:id="1041515710">
      <w:marLeft w:val="640"/>
      <w:marRight w:val="0"/>
      <w:marTop w:val="0"/>
      <w:marBottom w:val="0"/>
      <w:divBdr>
        <w:top w:val="none" w:sz="0" w:space="0" w:color="auto"/>
        <w:left w:val="none" w:sz="0" w:space="0" w:color="auto"/>
        <w:bottom w:val="none" w:sz="0" w:space="0" w:color="auto"/>
        <w:right w:val="none" w:sz="0" w:space="0" w:color="auto"/>
      </w:divBdr>
    </w:div>
    <w:div w:id="1041711479">
      <w:marLeft w:val="640"/>
      <w:marRight w:val="0"/>
      <w:marTop w:val="0"/>
      <w:marBottom w:val="0"/>
      <w:divBdr>
        <w:top w:val="none" w:sz="0" w:space="0" w:color="auto"/>
        <w:left w:val="none" w:sz="0" w:space="0" w:color="auto"/>
        <w:bottom w:val="none" w:sz="0" w:space="0" w:color="auto"/>
        <w:right w:val="none" w:sz="0" w:space="0" w:color="auto"/>
      </w:divBdr>
    </w:div>
    <w:div w:id="1042629204">
      <w:marLeft w:val="640"/>
      <w:marRight w:val="0"/>
      <w:marTop w:val="0"/>
      <w:marBottom w:val="0"/>
      <w:divBdr>
        <w:top w:val="none" w:sz="0" w:space="0" w:color="auto"/>
        <w:left w:val="none" w:sz="0" w:space="0" w:color="auto"/>
        <w:bottom w:val="none" w:sz="0" w:space="0" w:color="auto"/>
        <w:right w:val="none" w:sz="0" w:space="0" w:color="auto"/>
      </w:divBdr>
    </w:div>
    <w:div w:id="1042755123">
      <w:marLeft w:val="640"/>
      <w:marRight w:val="0"/>
      <w:marTop w:val="0"/>
      <w:marBottom w:val="0"/>
      <w:divBdr>
        <w:top w:val="none" w:sz="0" w:space="0" w:color="auto"/>
        <w:left w:val="none" w:sz="0" w:space="0" w:color="auto"/>
        <w:bottom w:val="none" w:sz="0" w:space="0" w:color="auto"/>
        <w:right w:val="none" w:sz="0" w:space="0" w:color="auto"/>
      </w:divBdr>
    </w:div>
    <w:div w:id="1042946907">
      <w:marLeft w:val="640"/>
      <w:marRight w:val="0"/>
      <w:marTop w:val="0"/>
      <w:marBottom w:val="0"/>
      <w:divBdr>
        <w:top w:val="none" w:sz="0" w:space="0" w:color="auto"/>
        <w:left w:val="none" w:sz="0" w:space="0" w:color="auto"/>
        <w:bottom w:val="none" w:sz="0" w:space="0" w:color="auto"/>
        <w:right w:val="none" w:sz="0" w:space="0" w:color="auto"/>
      </w:divBdr>
    </w:div>
    <w:div w:id="1044211329">
      <w:marLeft w:val="640"/>
      <w:marRight w:val="0"/>
      <w:marTop w:val="0"/>
      <w:marBottom w:val="0"/>
      <w:divBdr>
        <w:top w:val="none" w:sz="0" w:space="0" w:color="auto"/>
        <w:left w:val="none" w:sz="0" w:space="0" w:color="auto"/>
        <w:bottom w:val="none" w:sz="0" w:space="0" w:color="auto"/>
        <w:right w:val="none" w:sz="0" w:space="0" w:color="auto"/>
      </w:divBdr>
    </w:div>
    <w:div w:id="1044405878">
      <w:marLeft w:val="640"/>
      <w:marRight w:val="0"/>
      <w:marTop w:val="0"/>
      <w:marBottom w:val="0"/>
      <w:divBdr>
        <w:top w:val="none" w:sz="0" w:space="0" w:color="auto"/>
        <w:left w:val="none" w:sz="0" w:space="0" w:color="auto"/>
        <w:bottom w:val="none" w:sz="0" w:space="0" w:color="auto"/>
        <w:right w:val="none" w:sz="0" w:space="0" w:color="auto"/>
      </w:divBdr>
    </w:div>
    <w:div w:id="1044522565">
      <w:marLeft w:val="640"/>
      <w:marRight w:val="0"/>
      <w:marTop w:val="0"/>
      <w:marBottom w:val="0"/>
      <w:divBdr>
        <w:top w:val="none" w:sz="0" w:space="0" w:color="auto"/>
        <w:left w:val="none" w:sz="0" w:space="0" w:color="auto"/>
        <w:bottom w:val="none" w:sz="0" w:space="0" w:color="auto"/>
        <w:right w:val="none" w:sz="0" w:space="0" w:color="auto"/>
      </w:divBdr>
    </w:div>
    <w:div w:id="1045059625">
      <w:marLeft w:val="640"/>
      <w:marRight w:val="0"/>
      <w:marTop w:val="0"/>
      <w:marBottom w:val="0"/>
      <w:divBdr>
        <w:top w:val="none" w:sz="0" w:space="0" w:color="auto"/>
        <w:left w:val="none" w:sz="0" w:space="0" w:color="auto"/>
        <w:bottom w:val="none" w:sz="0" w:space="0" w:color="auto"/>
        <w:right w:val="none" w:sz="0" w:space="0" w:color="auto"/>
      </w:divBdr>
    </w:div>
    <w:div w:id="1045257587">
      <w:marLeft w:val="640"/>
      <w:marRight w:val="0"/>
      <w:marTop w:val="0"/>
      <w:marBottom w:val="0"/>
      <w:divBdr>
        <w:top w:val="none" w:sz="0" w:space="0" w:color="auto"/>
        <w:left w:val="none" w:sz="0" w:space="0" w:color="auto"/>
        <w:bottom w:val="none" w:sz="0" w:space="0" w:color="auto"/>
        <w:right w:val="none" w:sz="0" w:space="0" w:color="auto"/>
      </w:divBdr>
    </w:div>
    <w:div w:id="1045258207">
      <w:marLeft w:val="640"/>
      <w:marRight w:val="0"/>
      <w:marTop w:val="0"/>
      <w:marBottom w:val="0"/>
      <w:divBdr>
        <w:top w:val="none" w:sz="0" w:space="0" w:color="auto"/>
        <w:left w:val="none" w:sz="0" w:space="0" w:color="auto"/>
        <w:bottom w:val="none" w:sz="0" w:space="0" w:color="auto"/>
        <w:right w:val="none" w:sz="0" w:space="0" w:color="auto"/>
      </w:divBdr>
    </w:div>
    <w:div w:id="1045328246">
      <w:marLeft w:val="640"/>
      <w:marRight w:val="0"/>
      <w:marTop w:val="0"/>
      <w:marBottom w:val="0"/>
      <w:divBdr>
        <w:top w:val="none" w:sz="0" w:space="0" w:color="auto"/>
        <w:left w:val="none" w:sz="0" w:space="0" w:color="auto"/>
        <w:bottom w:val="none" w:sz="0" w:space="0" w:color="auto"/>
        <w:right w:val="none" w:sz="0" w:space="0" w:color="auto"/>
      </w:divBdr>
    </w:div>
    <w:div w:id="1045714904">
      <w:bodyDiv w:val="1"/>
      <w:marLeft w:val="0"/>
      <w:marRight w:val="0"/>
      <w:marTop w:val="0"/>
      <w:marBottom w:val="0"/>
      <w:divBdr>
        <w:top w:val="none" w:sz="0" w:space="0" w:color="auto"/>
        <w:left w:val="none" w:sz="0" w:space="0" w:color="auto"/>
        <w:bottom w:val="none" w:sz="0" w:space="0" w:color="auto"/>
        <w:right w:val="none" w:sz="0" w:space="0" w:color="auto"/>
      </w:divBdr>
    </w:div>
    <w:div w:id="1046295397">
      <w:marLeft w:val="640"/>
      <w:marRight w:val="0"/>
      <w:marTop w:val="0"/>
      <w:marBottom w:val="0"/>
      <w:divBdr>
        <w:top w:val="none" w:sz="0" w:space="0" w:color="auto"/>
        <w:left w:val="none" w:sz="0" w:space="0" w:color="auto"/>
        <w:bottom w:val="none" w:sz="0" w:space="0" w:color="auto"/>
        <w:right w:val="none" w:sz="0" w:space="0" w:color="auto"/>
      </w:divBdr>
    </w:div>
    <w:div w:id="1047290745">
      <w:marLeft w:val="640"/>
      <w:marRight w:val="0"/>
      <w:marTop w:val="0"/>
      <w:marBottom w:val="0"/>
      <w:divBdr>
        <w:top w:val="none" w:sz="0" w:space="0" w:color="auto"/>
        <w:left w:val="none" w:sz="0" w:space="0" w:color="auto"/>
        <w:bottom w:val="none" w:sz="0" w:space="0" w:color="auto"/>
        <w:right w:val="none" w:sz="0" w:space="0" w:color="auto"/>
      </w:divBdr>
    </w:div>
    <w:div w:id="1047487746">
      <w:marLeft w:val="640"/>
      <w:marRight w:val="0"/>
      <w:marTop w:val="0"/>
      <w:marBottom w:val="0"/>
      <w:divBdr>
        <w:top w:val="none" w:sz="0" w:space="0" w:color="auto"/>
        <w:left w:val="none" w:sz="0" w:space="0" w:color="auto"/>
        <w:bottom w:val="none" w:sz="0" w:space="0" w:color="auto"/>
        <w:right w:val="none" w:sz="0" w:space="0" w:color="auto"/>
      </w:divBdr>
    </w:div>
    <w:div w:id="1047608327">
      <w:marLeft w:val="640"/>
      <w:marRight w:val="0"/>
      <w:marTop w:val="0"/>
      <w:marBottom w:val="0"/>
      <w:divBdr>
        <w:top w:val="none" w:sz="0" w:space="0" w:color="auto"/>
        <w:left w:val="none" w:sz="0" w:space="0" w:color="auto"/>
        <w:bottom w:val="none" w:sz="0" w:space="0" w:color="auto"/>
        <w:right w:val="none" w:sz="0" w:space="0" w:color="auto"/>
      </w:divBdr>
    </w:div>
    <w:div w:id="1048145073">
      <w:marLeft w:val="480"/>
      <w:marRight w:val="0"/>
      <w:marTop w:val="0"/>
      <w:marBottom w:val="0"/>
      <w:divBdr>
        <w:top w:val="none" w:sz="0" w:space="0" w:color="auto"/>
        <w:left w:val="none" w:sz="0" w:space="0" w:color="auto"/>
        <w:bottom w:val="none" w:sz="0" w:space="0" w:color="auto"/>
        <w:right w:val="none" w:sz="0" w:space="0" w:color="auto"/>
      </w:divBdr>
    </w:div>
    <w:div w:id="1048334117">
      <w:bodyDiv w:val="1"/>
      <w:marLeft w:val="0"/>
      <w:marRight w:val="0"/>
      <w:marTop w:val="0"/>
      <w:marBottom w:val="0"/>
      <w:divBdr>
        <w:top w:val="none" w:sz="0" w:space="0" w:color="auto"/>
        <w:left w:val="none" w:sz="0" w:space="0" w:color="auto"/>
        <w:bottom w:val="none" w:sz="0" w:space="0" w:color="auto"/>
        <w:right w:val="none" w:sz="0" w:space="0" w:color="auto"/>
      </w:divBdr>
    </w:div>
    <w:div w:id="1048342020">
      <w:marLeft w:val="640"/>
      <w:marRight w:val="0"/>
      <w:marTop w:val="0"/>
      <w:marBottom w:val="0"/>
      <w:divBdr>
        <w:top w:val="none" w:sz="0" w:space="0" w:color="auto"/>
        <w:left w:val="none" w:sz="0" w:space="0" w:color="auto"/>
        <w:bottom w:val="none" w:sz="0" w:space="0" w:color="auto"/>
        <w:right w:val="none" w:sz="0" w:space="0" w:color="auto"/>
      </w:divBdr>
    </w:div>
    <w:div w:id="1048450566">
      <w:bodyDiv w:val="1"/>
      <w:marLeft w:val="0"/>
      <w:marRight w:val="0"/>
      <w:marTop w:val="0"/>
      <w:marBottom w:val="0"/>
      <w:divBdr>
        <w:top w:val="none" w:sz="0" w:space="0" w:color="auto"/>
        <w:left w:val="none" w:sz="0" w:space="0" w:color="auto"/>
        <w:bottom w:val="none" w:sz="0" w:space="0" w:color="auto"/>
        <w:right w:val="none" w:sz="0" w:space="0" w:color="auto"/>
      </w:divBdr>
    </w:div>
    <w:div w:id="1048456329">
      <w:bodyDiv w:val="1"/>
      <w:marLeft w:val="0"/>
      <w:marRight w:val="0"/>
      <w:marTop w:val="0"/>
      <w:marBottom w:val="0"/>
      <w:divBdr>
        <w:top w:val="none" w:sz="0" w:space="0" w:color="auto"/>
        <w:left w:val="none" w:sz="0" w:space="0" w:color="auto"/>
        <w:bottom w:val="none" w:sz="0" w:space="0" w:color="auto"/>
        <w:right w:val="none" w:sz="0" w:space="0" w:color="auto"/>
      </w:divBdr>
      <w:divsChild>
        <w:div w:id="27337982">
          <w:marLeft w:val="480"/>
          <w:marRight w:val="0"/>
          <w:marTop w:val="0"/>
          <w:marBottom w:val="0"/>
          <w:divBdr>
            <w:top w:val="none" w:sz="0" w:space="0" w:color="auto"/>
            <w:left w:val="none" w:sz="0" w:space="0" w:color="auto"/>
            <w:bottom w:val="none" w:sz="0" w:space="0" w:color="auto"/>
            <w:right w:val="none" w:sz="0" w:space="0" w:color="auto"/>
          </w:divBdr>
        </w:div>
        <w:div w:id="32006598">
          <w:marLeft w:val="480"/>
          <w:marRight w:val="0"/>
          <w:marTop w:val="0"/>
          <w:marBottom w:val="0"/>
          <w:divBdr>
            <w:top w:val="none" w:sz="0" w:space="0" w:color="auto"/>
            <w:left w:val="none" w:sz="0" w:space="0" w:color="auto"/>
            <w:bottom w:val="none" w:sz="0" w:space="0" w:color="auto"/>
            <w:right w:val="none" w:sz="0" w:space="0" w:color="auto"/>
          </w:divBdr>
        </w:div>
        <w:div w:id="32507451">
          <w:marLeft w:val="480"/>
          <w:marRight w:val="0"/>
          <w:marTop w:val="0"/>
          <w:marBottom w:val="0"/>
          <w:divBdr>
            <w:top w:val="none" w:sz="0" w:space="0" w:color="auto"/>
            <w:left w:val="none" w:sz="0" w:space="0" w:color="auto"/>
            <w:bottom w:val="none" w:sz="0" w:space="0" w:color="auto"/>
            <w:right w:val="none" w:sz="0" w:space="0" w:color="auto"/>
          </w:divBdr>
        </w:div>
        <w:div w:id="56101120">
          <w:marLeft w:val="480"/>
          <w:marRight w:val="0"/>
          <w:marTop w:val="0"/>
          <w:marBottom w:val="0"/>
          <w:divBdr>
            <w:top w:val="none" w:sz="0" w:space="0" w:color="auto"/>
            <w:left w:val="none" w:sz="0" w:space="0" w:color="auto"/>
            <w:bottom w:val="none" w:sz="0" w:space="0" w:color="auto"/>
            <w:right w:val="none" w:sz="0" w:space="0" w:color="auto"/>
          </w:divBdr>
        </w:div>
        <w:div w:id="99958629">
          <w:marLeft w:val="480"/>
          <w:marRight w:val="0"/>
          <w:marTop w:val="0"/>
          <w:marBottom w:val="0"/>
          <w:divBdr>
            <w:top w:val="none" w:sz="0" w:space="0" w:color="auto"/>
            <w:left w:val="none" w:sz="0" w:space="0" w:color="auto"/>
            <w:bottom w:val="none" w:sz="0" w:space="0" w:color="auto"/>
            <w:right w:val="none" w:sz="0" w:space="0" w:color="auto"/>
          </w:divBdr>
        </w:div>
        <w:div w:id="100995947">
          <w:marLeft w:val="480"/>
          <w:marRight w:val="0"/>
          <w:marTop w:val="0"/>
          <w:marBottom w:val="0"/>
          <w:divBdr>
            <w:top w:val="none" w:sz="0" w:space="0" w:color="auto"/>
            <w:left w:val="none" w:sz="0" w:space="0" w:color="auto"/>
            <w:bottom w:val="none" w:sz="0" w:space="0" w:color="auto"/>
            <w:right w:val="none" w:sz="0" w:space="0" w:color="auto"/>
          </w:divBdr>
        </w:div>
        <w:div w:id="135344761">
          <w:marLeft w:val="480"/>
          <w:marRight w:val="0"/>
          <w:marTop w:val="0"/>
          <w:marBottom w:val="0"/>
          <w:divBdr>
            <w:top w:val="none" w:sz="0" w:space="0" w:color="auto"/>
            <w:left w:val="none" w:sz="0" w:space="0" w:color="auto"/>
            <w:bottom w:val="none" w:sz="0" w:space="0" w:color="auto"/>
            <w:right w:val="none" w:sz="0" w:space="0" w:color="auto"/>
          </w:divBdr>
        </w:div>
        <w:div w:id="167988029">
          <w:marLeft w:val="480"/>
          <w:marRight w:val="0"/>
          <w:marTop w:val="0"/>
          <w:marBottom w:val="0"/>
          <w:divBdr>
            <w:top w:val="none" w:sz="0" w:space="0" w:color="auto"/>
            <w:left w:val="none" w:sz="0" w:space="0" w:color="auto"/>
            <w:bottom w:val="none" w:sz="0" w:space="0" w:color="auto"/>
            <w:right w:val="none" w:sz="0" w:space="0" w:color="auto"/>
          </w:divBdr>
        </w:div>
        <w:div w:id="189690681">
          <w:marLeft w:val="480"/>
          <w:marRight w:val="0"/>
          <w:marTop w:val="0"/>
          <w:marBottom w:val="0"/>
          <w:divBdr>
            <w:top w:val="none" w:sz="0" w:space="0" w:color="auto"/>
            <w:left w:val="none" w:sz="0" w:space="0" w:color="auto"/>
            <w:bottom w:val="none" w:sz="0" w:space="0" w:color="auto"/>
            <w:right w:val="none" w:sz="0" w:space="0" w:color="auto"/>
          </w:divBdr>
        </w:div>
        <w:div w:id="218174626">
          <w:marLeft w:val="480"/>
          <w:marRight w:val="0"/>
          <w:marTop w:val="0"/>
          <w:marBottom w:val="0"/>
          <w:divBdr>
            <w:top w:val="none" w:sz="0" w:space="0" w:color="auto"/>
            <w:left w:val="none" w:sz="0" w:space="0" w:color="auto"/>
            <w:bottom w:val="none" w:sz="0" w:space="0" w:color="auto"/>
            <w:right w:val="none" w:sz="0" w:space="0" w:color="auto"/>
          </w:divBdr>
        </w:div>
        <w:div w:id="284849505">
          <w:marLeft w:val="480"/>
          <w:marRight w:val="0"/>
          <w:marTop w:val="0"/>
          <w:marBottom w:val="0"/>
          <w:divBdr>
            <w:top w:val="none" w:sz="0" w:space="0" w:color="auto"/>
            <w:left w:val="none" w:sz="0" w:space="0" w:color="auto"/>
            <w:bottom w:val="none" w:sz="0" w:space="0" w:color="auto"/>
            <w:right w:val="none" w:sz="0" w:space="0" w:color="auto"/>
          </w:divBdr>
        </w:div>
        <w:div w:id="305670393">
          <w:marLeft w:val="480"/>
          <w:marRight w:val="0"/>
          <w:marTop w:val="0"/>
          <w:marBottom w:val="0"/>
          <w:divBdr>
            <w:top w:val="none" w:sz="0" w:space="0" w:color="auto"/>
            <w:left w:val="none" w:sz="0" w:space="0" w:color="auto"/>
            <w:bottom w:val="none" w:sz="0" w:space="0" w:color="auto"/>
            <w:right w:val="none" w:sz="0" w:space="0" w:color="auto"/>
          </w:divBdr>
        </w:div>
        <w:div w:id="311830615">
          <w:marLeft w:val="480"/>
          <w:marRight w:val="0"/>
          <w:marTop w:val="0"/>
          <w:marBottom w:val="0"/>
          <w:divBdr>
            <w:top w:val="none" w:sz="0" w:space="0" w:color="auto"/>
            <w:left w:val="none" w:sz="0" w:space="0" w:color="auto"/>
            <w:bottom w:val="none" w:sz="0" w:space="0" w:color="auto"/>
            <w:right w:val="none" w:sz="0" w:space="0" w:color="auto"/>
          </w:divBdr>
        </w:div>
        <w:div w:id="355355000">
          <w:marLeft w:val="480"/>
          <w:marRight w:val="0"/>
          <w:marTop w:val="0"/>
          <w:marBottom w:val="0"/>
          <w:divBdr>
            <w:top w:val="none" w:sz="0" w:space="0" w:color="auto"/>
            <w:left w:val="none" w:sz="0" w:space="0" w:color="auto"/>
            <w:bottom w:val="none" w:sz="0" w:space="0" w:color="auto"/>
            <w:right w:val="none" w:sz="0" w:space="0" w:color="auto"/>
          </w:divBdr>
        </w:div>
        <w:div w:id="384790961">
          <w:marLeft w:val="480"/>
          <w:marRight w:val="0"/>
          <w:marTop w:val="0"/>
          <w:marBottom w:val="0"/>
          <w:divBdr>
            <w:top w:val="none" w:sz="0" w:space="0" w:color="auto"/>
            <w:left w:val="none" w:sz="0" w:space="0" w:color="auto"/>
            <w:bottom w:val="none" w:sz="0" w:space="0" w:color="auto"/>
            <w:right w:val="none" w:sz="0" w:space="0" w:color="auto"/>
          </w:divBdr>
        </w:div>
        <w:div w:id="388039746">
          <w:marLeft w:val="480"/>
          <w:marRight w:val="0"/>
          <w:marTop w:val="0"/>
          <w:marBottom w:val="0"/>
          <w:divBdr>
            <w:top w:val="none" w:sz="0" w:space="0" w:color="auto"/>
            <w:left w:val="none" w:sz="0" w:space="0" w:color="auto"/>
            <w:bottom w:val="none" w:sz="0" w:space="0" w:color="auto"/>
            <w:right w:val="none" w:sz="0" w:space="0" w:color="auto"/>
          </w:divBdr>
        </w:div>
        <w:div w:id="410006271">
          <w:marLeft w:val="480"/>
          <w:marRight w:val="0"/>
          <w:marTop w:val="0"/>
          <w:marBottom w:val="0"/>
          <w:divBdr>
            <w:top w:val="none" w:sz="0" w:space="0" w:color="auto"/>
            <w:left w:val="none" w:sz="0" w:space="0" w:color="auto"/>
            <w:bottom w:val="none" w:sz="0" w:space="0" w:color="auto"/>
            <w:right w:val="none" w:sz="0" w:space="0" w:color="auto"/>
          </w:divBdr>
        </w:div>
        <w:div w:id="418675125">
          <w:marLeft w:val="480"/>
          <w:marRight w:val="0"/>
          <w:marTop w:val="0"/>
          <w:marBottom w:val="0"/>
          <w:divBdr>
            <w:top w:val="none" w:sz="0" w:space="0" w:color="auto"/>
            <w:left w:val="none" w:sz="0" w:space="0" w:color="auto"/>
            <w:bottom w:val="none" w:sz="0" w:space="0" w:color="auto"/>
            <w:right w:val="none" w:sz="0" w:space="0" w:color="auto"/>
          </w:divBdr>
        </w:div>
        <w:div w:id="420444277">
          <w:marLeft w:val="480"/>
          <w:marRight w:val="0"/>
          <w:marTop w:val="0"/>
          <w:marBottom w:val="0"/>
          <w:divBdr>
            <w:top w:val="none" w:sz="0" w:space="0" w:color="auto"/>
            <w:left w:val="none" w:sz="0" w:space="0" w:color="auto"/>
            <w:bottom w:val="none" w:sz="0" w:space="0" w:color="auto"/>
            <w:right w:val="none" w:sz="0" w:space="0" w:color="auto"/>
          </w:divBdr>
        </w:div>
        <w:div w:id="425656710">
          <w:marLeft w:val="480"/>
          <w:marRight w:val="0"/>
          <w:marTop w:val="0"/>
          <w:marBottom w:val="0"/>
          <w:divBdr>
            <w:top w:val="none" w:sz="0" w:space="0" w:color="auto"/>
            <w:left w:val="none" w:sz="0" w:space="0" w:color="auto"/>
            <w:bottom w:val="none" w:sz="0" w:space="0" w:color="auto"/>
            <w:right w:val="none" w:sz="0" w:space="0" w:color="auto"/>
          </w:divBdr>
        </w:div>
        <w:div w:id="429786357">
          <w:marLeft w:val="480"/>
          <w:marRight w:val="0"/>
          <w:marTop w:val="0"/>
          <w:marBottom w:val="0"/>
          <w:divBdr>
            <w:top w:val="none" w:sz="0" w:space="0" w:color="auto"/>
            <w:left w:val="none" w:sz="0" w:space="0" w:color="auto"/>
            <w:bottom w:val="none" w:sz="0" w:space="0" w:color="auto"/>
            <w:right w:val="none" w:sz="0" w:space="0" w:color="auto"/>
          </w:divBdr>
        </w:div>
        <w:div w:id="453868776">
          <w:marLeft w:val="480"/>
          <w:marRight w:val="0"/>
          <w:marTop w:val="0"/>
          <w:marBottom w:val="0"/>
          <w:divBdr>
            <w:top w:val="none" w:sz="0" w:space="0" w:color="auto"/>
            <w:left w:val="none" w:sz="0" w:space="0" w:color="auto"/>
            <w:bottom w:val="none" w:sz="0" w:space="0" w:color="auto"/>
            <w:right w:val="none" w:sz="0" w:space="0" w:color="auto"/>
          </w:divBdr>
        </w:div>
        <w:div w:id="456534938">
          <w:marLeft w:val="480"/>
          <w:marRight w:val="0"/>
          <w:marTop w:val="0"/>
          <w:marBottom w:val="0"/>
          <w:divBdr>
            <w:top w:val="none" w:sz="0" w:space="0" w:color="auto"/>
            <w:left w:val="none" w:sz="0" w:space="0" w:color="auto"/>
            <w:bottom w:val="none" w:sz="0" w:space="0" w:color="auto"/>
            <w:right w:val="none" w:sz="0" w:space="0" w:color="auto"/>
          </w:divBdr>
        </w:div>
        <w:div w:id="476534833">
          <w:marLeft w:val="480"/>
          <w:marRight w:val="0"/>
          <w:marTop w:val="0"/>
          <w:marBottom w:val="0"/>
          <w:divBdr>
            <w:top w:val="none" w:sz="0" w:space="0" w:color="auto"/>
            <w:left w:val="none" w:sz="0" w:space="0" w:color="auto"/>
            <w:bottom w:val="none" w:sz="0" w:space="0" w:color="auto"/>
            <w:right w:val="none" w:sz="0" w:space="0" w:color="auto"/>
          </w:divBdr>
        </w:div>
        <w:div w:id="499976169">
          <w:marLeft w:val="480"/>
          <w:marRight w:val="0"/>
          <w:marTop w:val="0"/>
          <w:marBottom w:val="0"/>
          <w:divBdr>
            <w:top w:val="none" w:sz="0" w:space="0" w:color="auto"/>
            <w:left w:val="none" w:sz="0" w:space="0" w:color="auto"/>
            <w:bottom w:val="none" w:sz="0" w:space="0" w:color="auto"/>
            <w:right w:val="none" w:sz="0" w:space="0" w:color="auto"/>
          </w:divBdr>
        </w:div>
        <w:div w:id="510027487">
          <w:marLeft w:val="480"/>
          <w:marRight w:val="0"/>
          <w:marTop w:val="0"/>
          <w:marBottom w:val="0"/>
          <w:divBdr>
            <w:top w:val="none" w:sz="0" w:space="0" w:color="auto"/>
            <w:left w:val="none" w:sz="0" w:space="0" w:color="auto"/>
            <w:bottom w:val="none" w:sz="0" w:space="0" w:color="auto"/>
            <w:right w:val="none" w:sz="0" w:space="0" w:color="auto"/>
          </w:divBdr>
        </w:div>
        <w:div w:id="512300740">
          <w:marLeft w:val="480"/>
          <w:marRight w:val="0"/>
          <w:marTop w:val="0"/>
          <w:marBottom w:val="0"/>
          <w:divBdr>
            <w:top w:val="none" w:sz="0" w:space="0" w:color="auto"/>
            <w:left w:val="none" w:sz="0" w:space="0" w:color="auto"/>
            <w:bottom w:val="none" w:sz="0" w:space="0" w:color="auto"/>
            <w:right w:val="none" w:sz="0" w:space="0" w:color="auto"/>
          </w:divBdr>
        </w:div>
        <w:div w:id="551382594">
          <w:marLeft w:val="480"/>
          <w:marRight w:val="0"/>
          <w:marTop w:val="0"/>
          <w:marBottom w:val="0"/>
          <w:divBdr>
            <w:top w:val="none" w:sz="0" w:space="0" w:color="auto"/>
            <w:left w:val="none" w:sz="0" w:space="0" w:color="auto"/>
            <w:bottom w:val="none" w:sz="0" w:space="0" w:color="auto"/>
            <w:right w:val="none" w:sz="0" w:space="0" w:color="auto"/>
          </w:divBdr>
        </w:div>
        <w:div w:id="553931948">
          <w:marLeft w:val="480"/>
          <w:marRight w:val="0"/>
          <w:marTop w:val="0"/>
          <w:marBottom w:val="0"/>
          <w:divBdr>
            <w:top w:val="none" w:sz="0" w:space="0" w:color="auto"/>
            <w:left w:val="none" w:sz="0" w:space="0" w:color="auto"/>
            <w:bottom w:val="none" w:sz="0" w:space="0" w:color="auto"/>
            <w:right w:val="none" w:sz="0" w:space="0" w:color="auto"/>
          </w:divBdr>
        </w:div>
        <w:div w:id="594217929">
          <w:marLeft w:val="480"/>
          <w:marRight w:val="0"/>
          <w:marTop w:val="0"/>
          <w:marBottom w:val="0"/>
          <w:divBdr>
            <w:top w:val="none" w:sz="0" w:space="0" w:color="auto"/>
            <w:left w:val="none" w:sz="0" w:space="0" w:color="auto"/>
            <w:bottom w:val="none" w:sz="0" w:space="0" w:color="auto"/>
            <w:right w:val="none" w:sz="0" w:space="0" w:color="auto"/>
          </w:divBdr>
        </w:div>
        <w:div w:id="636956464">
          <w:marLeft w:val="480"/>
          <w:marRight w:val="0"/>
          <w:marTop w:val="0"/>
          <w:marBottom w:val="0"/>
          <w:divBdr>
            <w:top w:val="none" w:sz="0" w:space="0" w:color="auto"/>
            <w:left w:val="none" w:sz="0" w:space="0" w:color="auto"/>
            <w:bottom w:val="none" w:sz="0" w:space="0" w:color="auto"/>
            <w:right w:val="none" w:sz="0" w:space="0" w:color="auto"/>
          </w:divBdr>
        </w:div>
        <w:div w:id="648632936">
          <w:marLeft w:val="480"/>
          <w:marRight w:val="0"/>
          <w:marTop w:val="0"/>
          <w:marBottom w:val="0"/>
          <w:divBdr>
            <w:top w:val="none" w:sz="0" w:space="0" w:color="auto"/>
            <w:left w:val="none" w:sz="0" w:space="0" w:color="auto"/>
            <w:bottom w:val="none" w:sz="0" w:space="0" w:color="auto"/>
            <w:right w:val="none" w:sz="0" w:space="0" w:color="auto"/>
          </w:divBdr>
        </w:div>
        <w:div w:id="708147010">
          <w:marLeft w:val="480"/>
          <w:marRight w:val="0"/>
          <w:marTop w:val="0"/>
          <w:marBottom w:val="0"/>
          <w:divBdr>
            <w:top w:val="none" w:sz="0" w:space="0" w:color="auto"/>
            <w:left w:val="none" w:sz="0" w:space="0" w:color="auto"/>
            <w:bottom w:val="none" w:sz="0" w:space="0" w:color="auto"/>
            <w:right w:val="none" w:sz="0" w:space="0" w:color="auto"/>
          </w:divBdr>
        </w:div>
        <w:div w:id="719207052">
          <w:marLeft w:val="480"/>
          <w:marRight w:val="0"/>
          <w:marTop w:val="0"/>
          <w:marBottom w:val="0"/>
          <w:divBdr>
            <w:top w:val="none" w:sz="0" w:space="0" w:color="auto"/>
            <w:left w:val="none" w:sz="0" w:space="0" w:color="auto"/>
            <w:bottom w:val="none" w:sz="0" w:space="0" w:color="auto"/>
            <w:right w:val="none" w:sz="0" w:space="0" w:color="auto"/>
          </w:divBdr>
        </w:div>
        <w:div w:id="728965758">
          <w:marLeft w:val="480"/>
          <w:marRight w:val="0"/>
          <w:marTop w:val="0"/>
          <w:marBottom w:val="0"/>
          <w:divBdr>
            <w:top w:val="none" w:sz="0" w:space="0" w:color="auto"/>
            <w:left w:val="none" w:sz="0" w:space="0" w:color="auto"/>
            <w:bottom w:val="none" w:sz="0" w:space="0" w:color="auto"/>
            <w:right w:val="none" w:sz="0" w:space="0" w:color="auto"/>
          </w:divBdr>
        </w:div>
        <w:div w:id="766924567">
          <w:marLeft w:val="480"/>
          <w:marRight w:val="0"/>
          <w:marTop w:val="0"/>
          <w:marBottom w:val="0"/>
          <w:divBdr>
            <w:top w:val="none" w:sz="0" w:space="0" w:color="auto"/>
            <w:left w:val="none" w:sz="0" w:space="0" w:color="auto"/>
            <w:bottom w:val="none" w:sz="0" w:space="0" w:color="auto"/>
            <w:right w:val="none" w:sz="0" w:space="0" w:color="auto"/>
          </w:divBdr>
        </w:div>
        <w:div w:id="780220756">
          <w:marLeft w:val="480"/>
          <w:marRight w:val="0"/>
          <w:marTop w:val="0"/>
          <w:marBottom w:val="0"/>
          <w:divBdr>
            <w:top w:val="none" w:sz="0" w:space="0" w:color="auto"/>
            <w:left w:val="none" w:sz="0" w:space="0" w:color="auto"/>
            <w:bottom w:val="none" w:sz="0" w:space="0" w:color="auto"/>
            <w:right w:val="none" w:sz="0" w:space="0" w:color="auto"/>
          </w:divBdr>
        </w:div>
        <w:div w:id="784884481">
          <w:marLeft w:val="480"/>
          <w:marRight w:val="0"/>
          <w:marTop w:val="0"/>
          <w:marBottom w:val="0"/>
          <w:divBdr>
            <w:top w:val="none" w:sz="0" w:space="0" w:color="auto"/>
            <w:left w:val="none" w:sz="0" w:space="0" w:color="auto"/>
            <w:bottom w:val="none" w:sz="0" w:space="0" w:color="auto"/>
            <w:right w:val="none" w:sz="0" w:space="0" w:color="auto"/>
          </w:divBdr>
        </w:div>
        <w:div w:id="812648326">
          <w:marLeft w:val="480"/>
          <w:marRight w:val="0"/>
          <w:marTop w:val="0"/>
          <w:marBottom w:val="0"/>
          <w:divBdr>
            <w:top w:val="none" w:sz="0" w:space="0" w:color="auto"/>
            <w:left w:val="none" w:sz="0" w:space="0" w:color="auto"/>
            <w:bottom w:val="none" w:sz="0" w:space="0" w:color="auto"/>
            <w:right w:val="none" w:sz="0" w:space="0" w:color="auto"/>
          </w:divBdr>
        </w:div>
        <w:div w:id="836992172">
          <w:marLeft w:val="480"/>
          <w:marRight w:val="0"/>
          <w:marTop w:val="0"/>
          <w:marBottom w:val="0"/>
          <w:divBdr>
            <w:top w:val="none" w:sz="0" w:space="0" w:color="auto"/>
            <w:left w:val="none" w:sz="0" w:space="0" w:color="auto"/>
            <w:bottom w:val="none" w:sz="0" w:space="0" w:color="auto"/>
            <w:right w:val="none" w:sz="0" w:space="0" w:color="auto"/>
          </w:divBdr>
        </w:div>
        <w:div w:id="1007364484">
          <w:marLeft w:val="480"/>
          <w:marRight w:val="0"/>
          <w:marTop w:val="0"/>
          <w:marBottom w:val="0"/>
          <w:divBdr>
            <w:top w:val="none" w:sz="0" w:space="0" w:color="auto"/>
            <w:left w:val="none" w:sz="0" w:space="0" w:color="auto"/>
            <w:bottom w:val="none" w:sz="0" w:space="0" w:color="auto"/>
            <w:right w:val="none" w:sz="0" w:space="0" w:color="auto"/>
          </w:divBdr>
        </w:div>
        <w:div w:id="1010182291">
          <w:marLeft w:val="480"/>
          <w:marRight w:val="0"/>
          <w:marTop w:val="0"/>
          <w:marBottom w:val="0"/>
          <w:divBdr>
            <w:top w:val="none" w:sz="0" w:space="0" w:color="auto"/>
            <w:left w:val="none" w:sz="0" w:space="0" w:color="auto"/>
            <w:bottom w:val="none" w:sz="0" w:space="0" w:color="auto"/>
            <w:right w:val="none" w:sz="0" w:space="0" w:color="auto"/>
          </w:divBdr>
        </w:div>
        <w:div w:id="1019162242">
          <w:marLeft w:val="480"/>
          <w:marRight w:val="0"/>
          <w:marTop w:val="0"/>
          <w:marBottom w:val="0"/>
          <w:divBdr>
            <w:top w:val="none" w:sz="0" w:space="0" w:color="auto"/>
            <w:left w:val="none" w:sz="0" w:space="0" w:color="auto"/>
            <w:bottom w:val="none" w:sz="0" w:space="0" w:color="auto"/>
            <w:right w:val="none" w:sz="0" w:space="0" w:color="auto"/>
          </w:divBdr>
        </w:div>
        <w:div w:id="1065765155">
          <w:marLeft w:val="480"/>
          <w:marRight w:val="0"/>
          <w:marTop w:val="0"/>
          <w:marBottom w:val="0"/>
          <w:divBdr>
            <w:top w:val="none" w:sz="0" w:space="0" w:color="auto"/>
            <w:left w:val="none" w:sz="0" w:space="0" w:color="auto"/>
            <w:bottom w:val="none" w:sz="0" w:space="0" w:color="auto"/>
            <w:right w:val="none" w:sz="0" w:space="0" w:color="auto"/>
          </w:divBdr>
        </w:div>
        <w:div w:id="1069308405">
          <w:marLeft w:val="480"/>
          <w:marRight w:val="0"/>
          <w:marTop w:val="0"/>
          <w:marBottom w:val="0"/>
          <w:divBdr>
            <w:top w:val="none" w:sz="0" w:space="0" w:color="auto"/>
            <w:left w:val="none" w:sz="0" w:space="0" w:color="auto"/>
            <w:bottom w:val="none" w:sz="0" w:space="0" w:color="auto"/>
            <w:right w:val="none" w:sz="0" w:space="0" w:color="auto"/>
          </w:divBdr>
        </w:div>
        <w:div w:id="1083840777">
          <w:marLeft w:val="480"/>
          <w:marRight w:val="0"/>
          <w:marTop w:val="0"/>
          <w:marBottom w:val="0"/>
          <w:divBdr>
            <w:top w:val="none" w:sz="0" w:space="0" w:color="auto"/>
            <w:left w:val="none" w:sz="0" w:space="0" w:color="auto"/>
            <w:bottom w:val="none" w:sz="0" w:space="0" w:color="auto"/>
            <w:right w:val="none" w:sz="0" w:space="0" w:color="auto"/>
          </w:divBdr>
        </w:div>
        <w:div w:id="1152477811">
          <w:marLeft w:val="480"/>
          <w:marRight w:val="0"/>
          <w:marTop w:val="0"/>
          <w:marBottom w:val="0"/>
          <w:divBdr>
            <w:top w:val="none" w:sz="0" w:space="0" w:color="auto"/>
            <w:left w:val="none" w:sz="0" w:space="0" w:color="auto"/>
            <w:bottom w:val="none" w:sz="0" w:space="0" w:color="auto"/>
            <w:right w:val="none" w:sz="0" w:space="0" w:color="auto"/>
          </w:divBdr>
        </w:div>
        <w:div w:id="1234582746">
          <w:marLeft w:val="480"/>
          <w:marRight w:val="0"/>
          <w:marTop w:val="0"/>
          <w:marBottom w:val="0"/>
          <w:divBdr>
            <w:top w:val="none" w:sz="0" w:space="0" w:color="auto"/>
            <w:left w:val="none" w:sz="0" w:space="0" w:color="auto"/>
            <w:bottom w:val="none" w:sz="0" w:space="0" w:color="auto"/>
            <w:right w:val="none" w:sz="0" w:space="0" w:color="auto"/>
          </w:divBdr>
        </w:div>
        <w:div w:id="1268465960">
          <w:marLeft w:val="480"/>
          <w:marRight w:val="0"/>
          <w:marTop w:val="0"/>
          <w:marBottom w:val="0"/>
          <w:divBdr>
            <w:top w:val="none" w:sz="0" w:space="0" w:color="auto"/>
            <w:left w:val="none" w:sz="0" w:space="0" w:color="auto"/>
            <w:bottom w:val="none" w:sz="0" w:space="0" w:color="auto"/>
            <w:right w:val="none" w:sz="0" w:space="0" w:color="auto"/>
          </w:divBdr>
        </w:div>
        <w:div w:id="1268807853">
          <w:marLeft w:val="480"/>
          <w:marRight w:val="0"/>
          <w:marTop w:val="0"/>
          <w:marBottom w:val="0"/>
          <w:divBdr>
            <w:top w:val="none" w:sz="0" w:space="0" w:color="auto"/>
            <w:left w:val="none" w:sz="0" w:space="0" w:color="auto"/>
            <w:bottom w:val="none" w:sz="0" w:space="0" w:color="auto"/>
            <w:right w:val="none" w:sz="0" w:space="0" w:color="auto"/>
          </w:divBdr>
        </w:div>
        <w:div w:id="1284463973">
          <w:marLeft w:val="480"/>
          <w:marRight w:val="0"/>
          <w:marTop w:val="0"/>
          <w:marBottom w:val="0"/>
          <w:divBdr>
            <w:top w:val="none" w:sz="0" w:space="0" w:color="auto"/>
            <w:left w:val="none" w:sz="0" w:space="0" w:color="auto"/>
            <w:bottom w:val="none" w:sz="0" w:space="0" w:color="auto"/>
            <w:right w:val="none" w:sz="0" w:space="0" w:color="auto"/>
          </w:divBdr>
        </w:div>
        <w:div w:id="1343438343">
          <w:marLeft w:val="480"/>
          <w:marRight w:val="0"/>
          <w:marTop w:val="0"/>
          <w:marBottom w:val="0"/>
          <w:divBdr>
            <w:top w:val="none" w:sz="0" w:space="0" w:color="auto"/>
            <w:left w:val="none" w:sz="0" w:space="0" w:color="auto"/>
            <w:bottom w:val="none" w:sz="0" w:space="0" w:color="auto"/>
            <w:right w:val="none" w:sz="0" w:space="0" w:color="auto"/>
          </w:divBdr>
        </w:div>
        <w:div w:id="1378579044">
          <w:marLeft w:val="480"/>
          <w:marRight w:val="0"/>
          <w:marTop w:val="0"/>
          <w:marBottom w:val="0"/>
          <w:divBdr>
            <w:top w:val="none" w:sz="0" w:space="0" w:color="auto"/>
            <w:left w:val="none" w:sz="0" w:space="0" w:color="auto"/>
            <w:bottom w:val="none" w:sz="0" w:space="0" w:color="auto"/>
            <w:right w:val="none" w:sz="0" w:space="0" w:color="auto"/>
          </w:divBdr>
        </w:div>
        <w:div w:id="1439566626">
          <w:marLeft w:val="480"/>
          <w:marRight w:val="0"/>
          <w:marTop w:val="0"/>
          <w:marBottom w:val="0"/>
          <w:divBdr>
            <w:top w:val="none" w:sz="0" w:space="0" w:color="auto"/>
            <w:left w:val="none" w:sz="0" w:space="0" w:color="auto"/>
            <w:bottom w:val="none" w:sz="0" w:space="0" w:color="auto"/>
            <w:right w:val="none" w:sz="0" w:space="0" w:color="auto"/>
          </w:divBdr>
        </w:div>
        <w:div w:id="1448700524">
          <w:marLeft w:val="480"/>
          <w:marRight w:val="0"/>
          <w:marTop w:val="0"/>
          <w:marBottom w:val="0"/>
          <w:divBdr>
            <w:top w:val="none" w:sz="0" w:space="0" w:color="auto"/>
            <w:left w:val="none" w:sz="0" w:space="0" w:color="auto"/>
            <w:bottom w:val="none" w:sz="0" w:space="0" w:color="auto"/>
            <w:right w:val="none" w:sz="0" w:space="0" w:color="auto"/>
          </w:divBdr>
        </w:div>
        <w:div w:id="1449741794">
          <w:marLeft w:val="480"/>
          <w:marRight w:val="0"/>
          <w:marTop w:val="0"/>
          <w:marBottom w:val="0"/>
          <w:divBdr>
            <w:top w:val="none" w:sz="0" w:space="0" w:color="auto"/>
            <w:left w:val="none" w:sz="0" w:space="0" w:color="auto"/>
            <w:bottom w:val="none" w:sz="0" w:space="0" w:color="auto"/>
            <w:right w:val="none" w:sz="0" w:space="0" w:color="auto"/>
          </w:divBdr>
        </w:div>
        <w:div w:id="1458446148">
          <w:marLeft w:val="480"/>
          <w:marRight w:val="0"/>
          <w:marTop w:val="0"/>
          <w:marBottom w:val="0"/>
          <w:divBdr>
            <w:top w:val="none" w:sz="0" w:space="0" w:color="auto"/>
            <w:left w:val="none" w:sz="0" w:space="0" w:color="auto"/>
            <w:bottom w:val="none" w:sz="0" w:space="0" w:color="auto"/>
            <w:right w:val="none" w:sz="0" w:space="0" w:color="auto"/>
          </w:divBdr>
        </w:div>
        <w:div w:id="1503156406">
          <w:marLeft w:val="480"/>
          <w:marRight w:val="0"/>
          <w:marTop w:val="0"/>
          <w:marBottom w:val="0"/>
          <w:divBdr>
            <w:top w:val="none" w:sz="0" w:space="0" w:color="auto"/>
            <w:left w:val="none" w:sz="0" w:space="0" w:color="auto"/>
            <w:bottom w:val="none" w:sz="0" w:space="0" w:color="auto"/>
            <w:right w:val="none" w:sz="0" w:space="0" w:color="auto"/>
          </w:divBdr>
        </w:div>
        <w:div w:id="1535919188">
          <w:marLeft w:val="480"/>
          <w:marRight w:val="0"/>
          <w:marTop w:val="0"/>
          <w:marBottom w:val="0"/>
          <w:divBdr>
            <w:top w:val="none" w:sz="0" w:space="0" w:color="auto"/>
            <w:left w:val="none" w:sz="0" w:space="0" w:color="auto"/>
            <w:bottom w:val="none" w:sz="0" w:space="0" w:color="auto"/>
            <w:right w:val="none" w:sz="0" w:space="0" w:color="auto"/>
          </w:divBdr>
        </w:div>
        <w:div w:id="1592929322">
          <w:marLeft w:val="480"/>
          <w:marRight w:val="0"/>
          <w:marTop w:val="0"/>
          <w:marBottom w:val="0"/>
          <w:divBdr>
            <w:top w:val="none" w:sz="0" w:space="0" w:color="auto"/>
            <w:left w:val="none" w:sz="0" w:space="0" w:color="auto"/>
            <w:bottom w:val="none" w:sz="0" w:space="0" w:color="auto"/>
            <w:right w:val="none" w:sz="0" w:space="0" w:color="auto"/>
          </w:divBdr>
        </w:div>
        <w:div w:id="1609897584">
          <w:marLeft w:val="480"/>
          <w:marRight w:val="0"/>
          <w:marTop w:val="0"/>
          <w:marBottom w:val="0"/>
          <w:divBdr>
            <w:top w:val="none" w:sz="0" w:space="0" w:color="auto"/>
            <w:left w:val="none" w:sz="0" w:space="0" w:color="auto"/>
            <w:bottom w:val="none" w:sz="0" w:space="0" w:color="auto"/>
            <w:right w:val="none" w:sz="0" w:space="0" w:color="auto"/>
          </w:divBdr>
        </w:div>
        <w:div w:id="1622876152">
          <w:marLeft w:val="480"/>
          <w:marRight w:val="0"/>
          <w:marTop w:val="0"/>
          <w:marBottom w:val="0"/>
          <w:divBdr>
            <w:top w:val="none" w:sz="0" w:space="0" w:color="auto"/>
            <w:left w:val="none" w:sz="0" w:space="0" w:color="auto"/>
            <w:bottom w:val="none" w:sz="0" w:space="0" w:color="auto"/>
            <w:right w:val="none" w:sz="0" w:space="0" w:color="auto"/>
          </w:divBdr>
        </w:div>
        <w:div w:id="1639535319">
          <w:marLeft w:val="480"/>
          <w:marRight w:val="0"/>
          <w:marTop w:val="0"/>
          <w:marBottom w:val="0"/>
          <w:divBdr>
            <w:top w:val="none" w:sz="0" w:space="0" w:color="auto"/>
            <w:left w:val="none" w:sz="0" w:space="0" w:color="auto"/>
            <w:bottom w:val="none" w:sz="0" w:space="0" w:color="auto"/>
            <w:right w:val="none" w:sz="0" w:space="0" w:color="auto"/>
          </w:divBdr>
        </w:div>
        <w:div w:id="1650744298">
          <w:marLeft w:val="480"/>
          <w:marRight w:val="0"/>
          <w:marTop w:val="0"/>
          <w:marBottom w:val="0"/>
          <w:divBdr>
            <w:top w:val="none" w:sz="0" w:space="0" w:color="auto"/>
            <w:left w:val="none" w:sz="0" w:space="0" w:color="auto"/>
            <w:bottom w:val="none" w:sz="0" w:space="0" w:color="auto"/>
            <w:right w:val="none" w:sz="0" w:space="0" w:color="auto"/>
          </w:divBdr>
        </w:div>
        <w:div w:id="1698121077">
          <w:marLeft w:val="480"/>
          <w:marRight w:val="0"/>
          <w:marTop w:val="0"/>
          <w:marBottom w:val="0"/>
          <w:divBdr>
            <w:top w:val="none" w:sz="0" w:space="0" w:color="auto"/>
            <w:left w:val="none" w:sz="0" w:space="0" w:color="auto"/>
            <w:bottom w:val="none" w:sz="0" w:space="0" w:color="auto"/>
            <w:right w:val="none" w:sz="0" w:space="0" w:color="auto"/>
          </w:divBdr>
        </w:div>
        <w:div w:id="1739085260">
          <w:marLeft w:val="480"/>
          <w:marRight w:val="0"/>
          <w:marTop w:val="0"/>
          <w:marBottom w:val="0"/>
          <w:divBdr>
            <w:top w:val="none" w:sz="0" w:space="0" w:color="auto"/>
            <w:left w:val="none" w:sz="0" w:space="0" w:color="auto"/>
            <w:bottom w:val="none" w:sz="0" w:space="0" w:color="auto"/>
            <w:right w:val="none" w:sz="0" w:space="0" w:color="auto"/>
          </w:divBdr>
        </w:div>
        <w:div w:id="1752459138">
          <w:marLeft w:val="480"/>
          <w:marRight w:val="0"/>
          <w:marTop w:val="0"/>
          <w:marBottom w:val="0"/>
          <w:divBdr>
            <w:top w:val="none" w:sz="0" w:space="0" w:color="auto"/>
            <w:left w:val="none" w:sz="0" w:space="0" w:color="auto"/>
            <w:bottom w:val="none" w:sz="0" w:space="0" w:color="auto"/>
            <w:right w:val="none" w:sz="0" w:space="0" w:color="auto"/>
          </w:divBdr>
        </w:div>
        <w:div w:id="1761827140">
          <w:marLeft w:val="480"/>
          <w:marRight w:val="0"/>
          <w:marTop w:val="0"/>
          <w:marBottom w:val="0"/>
          <w:divBdr>
            <w:top w:val="none" w:sz="0" w:space="0" w:color="auto"/>
            <w:left w:val="none" w:sz="0" w:space="0" w:color="auto"/>
            <w:bottom w:val="none" w:sz="0" w:space="0" w:color="auto"/>
            <w:right w:val="none" w:sz="0" w:space="0" w:color="auto"/>
          </w:divBdr>
        </w:div>
        <w:div w:id="1825704381">
          <w:marLeft w:val="480"/>
          <w:marRight w:val="0"/>
          <w:marTop w:val="0"/>
          <w:marBottom w:val="0"/>
          <w:divBdr>
            <w:top w:val="none" w:sz="0" w:space="0" w:color="auto"/>
            <w:left w:val="none" w:sz="0" w:space="0" w:color="auto"/>
            <w:bottom w:val="none" w:sz="0" w:space="0" w:color="auto"/>
            <w:right w:val="none" w:sz="0" w:space="0" w:color="auto"/>
          </w:divBdr>
        </w:div>
        <w:div w:id="1826585297">
          <w:marLeft w:val="480"/>
          <w:marRight w:val="0"/>
          <w:marTop w:val="0"/>
          <w:marBottom w:val="0"/>
          <w:divBdr>
            <w:top w:val="none" w:sz="0" w:space="0" w:color="auto"/>
            <w:left w:val="none" w:sz="0" w:space="0" w:color="auto"/>
            <w:bottom w:val="none" w:sz="0" w:space="0" w:color="auto"/>
            <w:right w:val="none" w:sz="0" w:space="0" w:color="auto"/>
          </w:divBdr>
        </w:div>
        <w:div w:id="1834174151">
          <w:marLeft w:val="480"/>
          <w:marRight w:val="0"/>
          <w:marTop w:val="0"/>
          <w:marBottom w:val="0"/>
          <w:divBdr>
            <w:top w:val="none" w:sz="0" w:space="0" w:color="auto"/>
            <w:left w:val="none" w:sz="0" w:space="0" w:color="auto"/>
            <w:bottom w:val="none" w:sz="0" w:space="0" w:color="auto"/>
            <w:right w:val="none" w:sz="0" w:space="0" w:color="auto"/>
          </w:divBdr>
        </w:div>
        <w:div w:id="1839081171">
          <w:marLeft w:val="480"/>
          <w:marRight w:val="0"/>
          <w:marTop w:val="0"/>
          <w:marBottom w:val="0"/>
          <w:divBdr>
            <w:top w:val="none" w:sz="0" w:space="0" w:color="auto"/>
            <w:left w:val="none" w:sz="0" w:space="0" w:color="auto"/>
            <w:bottom w:val="none" w:sz="0" w:space="0" w:color="auto"/>
            <w:right w:val="none" w:sz="0" w:space="0" w:color="auto"/>
          </w:divBdr>
        </w:div>
        <w:div w:id="1863012617">
          <w:marLeft w:val="480"/>
          <w:marRight w:val="0"/>
          <w:marTop w:val="0"/>
          <w:marBottom w:val="0"/>
          <w:divBdr>
            <w:top w:val="none" w:sz="0" w:space="0" w:color="auto"/>
            <w:left w:val="none" w:sz="0" w:space="0" w:color="auto"/>
            <w:bottom w:val="none" w:sz="0" w:space="0" w:color="auto"/>
            <w:right w:val="none" w:sz="0" w:space="0" w:color="auto"/>
          </w:divBdr>
        </w:div>
        <w:div w:id="1873297755">
          <w:marLeft w:val="480"/>
          <w:marRight w:val="0"/>
          <w:marTop w:val="0"/>
          <w:marBottom w:val="0"/>
          <w:divBdr>
            <w:top w:val="none" w:sz="0" w:space="0" w:color="auto"/>
            <w:left w:val="none" w:sz="0" w:space="0" w:color="auto"/>
            <w:bottom w:val="none" w:sz="0" w:space="0" w:color="auto"/>
            <w:right w:val="none" w:sz="0" w:space="0" w:color="auto"/>
          </w:divBdr>
        </w:div>
        <w:div w:id="1899124010">
          <w:marLeft w:val="480"/>
          <w:marRight w:val="0"/>
          <w:marTop w:val="0"/>
          <w:marBottom w:val="0"/>
          <w:divBdr>
            <w:top w:val="none" w:sz="0" w:space="0" w:color="auto"/>
            <w:left w:val="none" w:sz="0" w:space="0" w:color="auto"/>
            <w:bottom w:val="none" w:sz="0" w:space="0" w:color="auto"/>
            <w:right w:val="none" w:sz="0" w:space="0" w:color="auto"/>
          </w:divBdr>
        </w:div>
        <w:div w:id="1911887508">
          <w:marLeft w:val="480"/>
          <w:marRight w:val="0"/>
          <w:marTop w:val="0"/>
          <w:marBottom w:val="0"/>
          <w:divBdr>
            <w:top w:val="none" w:sz="0" w:space="0" w:color="auto"/>
            <w:left w:val="none" w:sz="0" w:space="0" w:color="auto"/>
            <w:bottom w:val="none" w:sz="0" w:space="0" w:color="auto"/>
            <w:right w:val="none" w:sz="0" w:space="0" w:color="auto"/>
          </w:divBdr>
        </w:div>
        <w:div w:id="1912347904">
          <w:marLeft w:val="480"/>
          <w:marRight w:val="0"/>
          <w:marTop w:val="0"/>
          <w:marBottom w:val="0"/>
          <w:divBdr>
            <w:top w:val="none" w:sz="0" w:space="0" w:color="auto"/>
            <w:left w:val="none" w:sz="0" w:space="0" w:color="auto"/>
            <w:bottom w:val="none" w:sz="0" w:space="0" w:color="auto"/>
            <w:right w:val="none" w:sz="0" w:space="0" w:color="auto"/>
          </w:divBdr>
        </w:div>
        <w:div w:id="1940092774">
          <w:marLeft w:val="480"/>
          <w:marRight w:val="0"/>
          <w:marTop w:val="0"/>
          <w:marBottom w:val="0"/>
          <w:divBdr>
            <w:top w:val="none" w:sz="0" w:space="0" w:color="auto"/>
            <w:left w:val="none" w:sz="0" w:space="0" w:color="auto"/>
            <w:bottom w:val="none" w:sz="0" w:space="0" w:color="auto"/>
            <w:right w:val="none" w:sz="0" w:space="0" w:color="auto"/>
          </w:divBdr>
        </w:div>
        <w:div w:id="1984197431">
          <w:marLeft w:val="480"/>
          <w:marRight w:val="0"/>
          <w:marTop w:val="0"/>
          <w:marBottom w:val="0"/>
          <w:divBdr>
            <w:top w:val="none" w:sz="0" w:space="0" w:color="auto"/>
            <w:left w:val="none" w:sz="0" w:space="0" w:color="auto"/>
            <w:bottom w:val="none" w:sz="0" w:space="0" w:color="auto"/>
            <w:right w:val="none" w:sz="0" w:space="0" w:color="auto"/>
          </w:divBdr>
        </w:div>
        <w:div w:id="2011367718">
          <w:marLeft w:val="480"/>
          <w:marRight w:val="0"/>
          <w:marTop w:val="0"/>
          <w:marBottom w:val="0"/>
          <w:divBdr>
            <w:top w:val="none" w:sz="0" w:space="0" w:color="auto"/>
            <w:left w:val="none" w:sz="0" w:space="0" w:color="auto"/>
            <w:bottom w:val="none" w:sz="0" w:space="0" w:color="auto"/>
            <w:right w:val="none" w:sz="0" w:space="0" w:color="auto"/>
          </w:divBdr>
        </w:div>
        <w:div w:id="2038315253">
          <w:marLeft w:val="480"/>
          <w:marRight w:val="0"/>
          <w:marTop w:val="0"/>
          <w:marBottom w:val="0"/>
          <w:divBdr>
            <w:top w:val="none" w:sz="0" w:space="0" w:color="auto"/>
            <w:left w:val="none" w:sz="0" w:space="0" w:color="auto"/>
            <w:bottom w:val="none" w:sz="0" w:space="0" w:color="auto"/>
            <w:right w:val="none" w:sz="0" w:space="0" w:color="auto"/>
          </w:divBdr>
        </w:div>
        <w:div w:id="2047947448">
          <w:marLeft w:val="480"/>
          <w:marRight w:val="0"/>
          <w:marTop w:val="0"/>
          <w:marBottom w:val="0"/>
          <w:divBdr>
            <w:top w:val="none" w:sz="0" w:space="0" w:color="auto"/>
            <w:left w:val="none" w:sz="0" w:space="0" w:color="auto"/>
            <w:bottom w:val="none" w:sz="0" w:space="0" w:color="auto"/>
            <w:right w:val="none" w:sz="0" w:space="0" w:color="auto"/>
          </w:divBdr>
        </w:div>
        <w:div w:id="2054620356">
          <w:marLeft w:val="480"/>
          <w:marRight w:val="0"/>
          <w:marTop w:val="0"/>
          <w:marBottom w:val="0"/>
          <w:divBdr>
            <w:top w:val="none" w:sz="0" w:space="0" w:color="auto"/>
            <w:left w:val="none" w:sz="0" w:space="0" w:color="auto"/>
            <w:bottom w:val="none" w:sz="0" w:space="0" w:color="auto"/>
            <w:right w:val="none" w:sz="0" w:space="0" w:color="auto"/>
          </w:divBdr>
        </w:div>
        <w:div w:id="2062050486">
          <w:marLeft w:val="480"/>
          <w:marRight w:val="0"/>
          <w:marTop w:val="0"/>
          <w:marBottom w:val="0"/>
          <w:divBdr>
            <w:top w:val="none" w:sz="0" w:space="0" w:color="auto"/>
            <w:left w:val="none" w:sz="0" w:space="0" w:color="auto"/>
            <w:bottom w:val="none" w:sz="0" w:space="0" w:color="auto"/>
            <w:right w:val="none" w:sz="0" w:space="0" w:color="auto"/>
          </w:divBdr>
        </w:div>
        <w:div w:id="2070617220">
          <w:marLeft w:val="480"/>
          <w:marRight w:val="0"/>
          <w:marTop w:val="0"/>
          <w:marBottom w:val="0"/>
          <w:divBdr>
            <w:top w:val="none" w:sz="0" w:space="0" w:color="auto"/>
            <w:left w:val="none" w:sz="0" w:space="0" w:color="auto"/>
            <w:bottom w:val="none" w:sz="0" w:space="0" w:color="auto"/>
            <w:right w:val="none" w:sz="0" w:space="0" w:color="auto"/>
          </w:divBdr>
        </w:div>
        <w:div w:id="2090272386">
          <w:marLeft w:val="480"/>
          <w:marRight w:val="0"/>
          <w:marTop w:val="0"/>
          <w:marBottom w:val="0"/>
          <w:divBdr>
            <w:top w:val="none" w:sz="0" w:space="0" w:color="auto"/>
            <w:left w:val="none" w:sz="0" w:space="0" w:color="auto"/>
            <w:bottom w:val="none" w:sz="0" w:space="0" w:color="auto"/>
            <w:right w:val="none" w:sz="0" w:space="0" w:color="auto"/>
          </w:divBdr>
        </w:div>
        <w:div w:id="2120906249">
          <w:marLeft w:val="480"/>
          <w:marRight w:val="0"/>
          <w:marTop w:val="0"/>
          <w:marBottom w:val="0"/>
          <w:divBdr>
            <w:top w:val="none" w:sz="0" w:space="0" w:color="auto"/>
            <w:left w:val="none" w:sz="0" w:space="0" w:color="auto"/>
            <w:bottom w:val="none" w:sz="0" w:space="0" w:color="auto"/>
            <w:right w:val="none" w:sz="0" w:space="0" w:color="auto"/>
          </w:divBdr>
        </w:div>
        <w:div w:id="2137720233">
          <w:marLeft w:val="480"/>
          <w:marRight w:val="0"/>
          <w:marTop w:val="0"/>
          <w:marBottom w:val="0"/>
          <w:divBdr>
            <w:top w:val="none" w:sz="0" w:space="0" w:color="auto"/>
            <w:left w:val="none" w:sz="0" w:space="0" w:color="auto"/>
            <w:bottom w:val="none" w:sz="0" w:space="0" w:color="auto"/>
            <w:right w:val="none" w:sz="0" w:space="0" w:color="auto"/>
          </w:divBdr>
        </w:div>
      </w:divsChild>
    </w:div>
    <w:div w:id="1049647090">
      <w:bodyDiv w:val="1"/>
      <w:marLeft w:val="0"/>
      <w:marRight w:val="0"/>
      <w:marTop w:val="0"/>
      <w:marBottom w:val="0"/>
      <w:divBdr>
        <w:top w:val="none" w:sz="0" w:space="0" w:color="auto"/>
        <w:left w:val="none" w:sz="0" w:space="0" w:color="auto"/>
        <w:bottom w:val="none" w:sz="0" w:space="0" w:color="auto"/>
        <w:right w:val="none" w:sz="0" w:space="0" w:color="auto"/>
      </w:divBdr>
    </w:div>
    <w:div w:id="1049766868">
      <w:marLeft w:val="640"/>
      <w:marRight w:val="0"/>
      <w:marTop w:val="0"/>
      <w:marBottom w:val="0"/>
      <w:divBdr>
        <w:top w:val="none" w:sz="0" w:space="0" w:color="auto"/>
        <w:left w:val="none" w:sz="0" w:space="0" w:color="auto"/>
        <w:bottom w:val="none" w:sz="0" w:space="0" w:color="auto"/>
        <w:right w:val="none" w:sz="0" w:space="0" w:color="auto"/>
      </w:divBdr>
    </w:div>
    <w:div w:id="1049913685">
      <w:marLeft w:val="640"/>
      <w:marRight w:val="0"/>
      <w:marTop w:val="0"/>
      <w:marBottom w:val="0"/>
      <w:divBdr>
        <w:top w:val="none" w:sz="0" w:space="0" w:color="auto"/>
        <w:left w:val="none" w:sz="0" w:space="0" w:color="auto"/>
        <w:bottom w:val="none" w:sz="0" w:space="0" w:color="auto"/>
        <w:right w:val="none" w:sz="0" w:space="0" w:color="auto"/>
      </w:divBdr>
    </w:div>
    <w:div w:id="1049961864">
      <w:marLeft w:val="640"/>
      <w:marRight w:val="0"/>
      <w:marTop w:val="0"/>
      <w:marBottom w:val="0"/>
      <w:divBdr>
        <w:top w:val="none" w:sz="0" w:space="0" w:color="auto"/>
        <w:left w:val="none" w:sz="0" w:space="0" w:color="auto"/>
        <w:bottom w:val="none" w:sz="0" w:space="0" w:color="auto"/>
        <w:right w:val="none" w:sz="0" w:space="0" w:color="auto"/>
      </w:divBdr>
    </w:div>
    <w:div w:id="1050301246">
      <w:marLeft w:val="640"/>
      <w:marRight w:val="0"/>
      <w:marTop w:val="0"/>
      <w:marBottom w:val="0"/>
      <w:divBdr>
        <w:top w:val="none" w:sz="0" w:space="0" w:color="auto"/>
        <w:left w:val="none" w:sz="0" w:space="0" w:color="auto"/>
        <w:bottom w:val="none" w:sz="0" w:space="0" w:color="auto"/>
        <w:right w:val="none" w:sz="0" w:space="0" w:color="auto"/>
      </w:divBdr>
    </w:div>
    <w:div w:id="1050346805">
      <w:marLeft w:val="640"/>
      <w:marRight w:val="0"/>
      <w:marTop w:val="0"/>
      <w:marBottom w:val="0"/>
      <w:divBdr>
        <w:top w:val="none" w:sz="0" w:space="0" w:color="auto"/>
        <w:left w:val="none" w:sz="0" w:space="0" w:color="auto"/>
        <w:bottom w:val="none" w:sz="0" w:space="0" w:color="auto"/>
        <w:right w:val="none" w:sz="0" w:space="0" w:color="auto"/>
      </w:divBdr>
    </w:div>
    <w:div w:id="1050496385">
      <w:bodyDiv w:val="1"/>
      <w:marLeft w:val="0"/>
      <w:marRight w:val="0"/>
      <w:marTop w:val="0"/>
      <w:marBottom w:val="0"/>
      <w:divBdr>
        <w:top w:val="none" w:sz="0" w:space="0" w:color="auto"/>
        <w:left w:val="none" w:sz="0" w:space="0" w:color="auto"/>
        <w:bottom w:val="none" w:sz="0" w:space="0" w:color="auto"/>
        <w:right w:val="none" w:sz="0" w:space="0" w:color="auto"/>
      </w:divBdr>
    </w:div>
    <w:div w:id="1050542817">
      <w:marLeft w:val="640"/>
      <w:marRight w:val="0"/>
      <w:marTop w:val="0"/>
      <w:marBottom w:val="0"/>
      <w:divBdr>
        <w:top w:val="none" w:sz="0" w:space="0" w:color="auto"/>
        <w:left w:val="none" w:sz="0" w:space="0" w:color="auto"/>
        <w:bottom w:val="none" w:sz="0" w:space="0" w:color="auto"/>
        <w:right w:val="none" w:sz="0" w:space="0" w:color="auto"/>
      </w:divBdr>
    </w:div>
    <w:div w:id="1050611632">
      <w:marLeft w:val="640"/>
      <w:marRight w:val="0"/>
      <w:marTop w:val="0"/>
      <w:marBottom w:val="0"/>
      <w:divBdr>
        <w:top w:val="none" w:sz="0" w:space="0" w:color="auto"/>
        <w:left w:val="none" w:sz="0" w:space="0" w:color="auto"/>
        <w:bottom w:val="none" w:sz="0" w:space="0" w:color="auto"/>
        <w:right w:val="none" w:sz="0" w:space="0" w:color="auto"/>
      </w:divBdr>
    </w:div>
    <w:div w:id="1051225788">
      <w:bodyDiv w:val="1"/>
      <w:marLeft w:val="0"/>
      <w:marRight w:val="0"/>
      <w:marTop w:val="0"/>
      <w:marBottom w:val="0"/>
      <w:divBdr>
        <w:top w:val="none" w:sz="0" w:space="0" w:color="auto"/>
        <w:left w:val="none" w:sz="0" w:space="0" w:color="auto"/>
        <w:bottom w:val="none" w:sz="0" w:space="0" w:color="auto"/>
        <w:right w:val="none" w:sz="0" w:space="0" w:color="auto"/>
      </w:divBdr>
    </w:div>
    <w:div w:id="1051273069">
      <w:bodyDiv w:val="1"/>
      <w:marLeft w:val="0"/>
      <w:marRight w:val="0"/>
      <w:marTop w:val="0"/>
      <w:marBottom w:val="0"/>
      <w:divBdr>
        <w:top w:val="none" w:sz="0" w:space="0" w:color="auto"/>
        <w:left w:val="none" w:sz="0" w:space="0" w:color="auto"/>
        <w:bottom w:val="none" w:sz="0" w:space="0" w:color="auto"/>
        <w:right w:val="none" w:sz="0" w:space="0" w:color="auto"/>
      </w:divBdr>
    </w:div>
    <w:div w:id="1051342659">
      <w:marLeft w:val="640"/>
      <w:marRight w:val="0"/>
      <w:marTop w:val="0"/>
      <w:marBottom w:val="0"/>
      <w:divBdr>
        <w:top w:val="none" w:sz="0" w:space="0" w:color="auto"/>
        <w:left w:val="none" w:sz="0" w:space="0" w:color="auto"/>
        <w:bottom w:val="none" w:sz="0" w:space="0" w:color="auto"/>
        <w:right w:val="none" w:sz="0" w:space="0" w:color="auto"/>
      </w:divBdr>
    </w:div>
    <w:div w:id="1051885160">
      <w:marLeft w:val="640"/>
      <w:marRight w:val="0"/>
      <w:marTop w:val="0"/>
      <w:marBottom w:val="0"/>
      <w:divBdr>
        <w:top w:val="none" w:sz="0" w:space="0" w:color="auto"/>
        <w:left w:val="none" w:sz="0" w:space="0" w:color="auto"/>
        <w:bottom w:val="none" w:sz="0" w:space="0" w:color="auto"/>
        <w:right w:val="none" w:sz="0" w:space="0" w:color="auto"/>
      </w:divBdr>
    </w:div>
    <w:div w:id="1052385113">
      <w:marLeft w:val="640"/>
      <w:marRight w:val="0"/>
      <w:marTop w:val="0"/>
      <w:marBottom w:val="0"/>
      <w:divBdr>
        <w:top w:val="none" w:sz="0" w:space="0" w:color="auto"/>
        <w:left w:val="none" w:sz="0" w:space="0" w:color="auto"/>
        <w:bottom w:val="none" w:sz="0" w:space="0" w:color="auto"/>
        <w:right w:val="none" w:sz="0" w:space="0" w:color="auto"/>
      </w:divBdr>
    </w:div>
    <w:div w:id="1052726197">
      <w:marLeft w:val="640"/>
      <w:marRight w:val="0"/>
      <w:marTop w:val="0"/>
      <w:marBottom w:val="0"/>
      <w:divBdr>
        <w:top w:val="none" w:sz="0" w:space="0" w:color="auto"/>
        <w:left w:val="none" w:sz="0" w:space="0" w:color="auto"/>
        <w:bottom w:val="none" w:sz="0" w:space="0" w:color="auto"/>
        <w:right w:val="none" w:sz="0" w:space="0" w:color="auto"/>
      </w:divBdr>
    </w:div>
    <w:div w:id="1052846237">
      <w:marLeft w:val="640"/>
      <w:marRight w:val="0"/>
      <w:marTop w:val="0"/>
      <w:marBottom w:val="0"/>
      <w:divBdr>
        <w:top w:val="none" w:sz="0" w:space="0" w:color="auto"/>
        <w:left w:val="none" w:sz="0" w:space="0" w:color="auto"/>
        <w:bottom w:val="none" w:sz="0" w:space="0" w:color="auto"/>
        <w:right w:val="none" w:sz="0" w:space="0" w:color="auto"/>
      </w:divBdr>
    </w:div>
    <w:div w:id="1053383043">
      <w:bodyDiv w:val="1"/>
      <w:marLeft w:val="0"/>
      <w:marRight w:val="0"/>
      <w:marTop w:val="0"/>
      <w:marBottom w:val="0"/>
      <w:divBdr>
        <w:top w:val="none" w:sz="0" w:space="0" w:color="auto"/>
        <w:left w:val="none" w:sz="0" w:space="0" w:color="auto"/>
        <w:bottom w:val="none" w:sz="0" w:space="0" w:color="auto"/>
        <w:right w:val="none" w:sz="0" w:space="0" w:color="auto"/>
      </w:divBdr>
    </w:div>
    <w:div w:id="1053886057">
      <w:marLeft w:val="640"/>
      <w:marRight w:val="0"/>
      <w:marTop w:val="0"/>
      <w:marBottom w:val="0"/>
      <w:divBdr>
        <w:top w:val="none" w:sz="0" w:space="0" w:color="auto"/>
        <w:left w:val="none" w:sz="0" w:space="0" w:color="auto"/>
        <w:bottom w:val="none" w:sz="0" w:space="0" w:color="auto"/>
        <w:right w:val="none" w:sz="0" w:space="0" w:color="auto"/>
      </w:divBdr>
    </w:div>
    <w:div w:id="1054081599">
      <w:bodyDiv w:val="1"/>
      <w:marLeft w:val="0"/>
      <w:marRight w:val="0"/>
      <w:marTop w:val="0"/>
      <w:marBottom w:val="0"/>
      <w:divBdr>
        <w:top w:val="none" w:sz="0" w:space="0" w:color="auto"/>
        <w:left w:val="none" w:sz="0" w:space="0" w:color="auto"/>
        <w:bottom w:val="none" w:sz="0" w:space="0" w:color="auto"/>
        <w:right w:val="none" w:sz="0" w:space="0" w:color="auto"/>
      </w:divBdr>
      <w:divsChild>
        <w:div w:id="90129083">
          <w:marLeft w:val="480"/>
          <w:marRight w:val="0"/>
          <w:marTop w:val="0"/>
          <w:marBottom w:val="0"/>
          <w:divBdr>
            <w:top w:val="none" w:sz="0" w:space="0" w:color="auto"/>
            <w:left w:val="none" w:sz="0" w:space="0" w:color="auto"/>
            <w:bottom w:val="none" w:sz="0" w:space="0" w:color="auto"/>
            <w:right w:val="none" w:sz="0" w:space="0" w:color="auto"/>
          </w:divBdr>
        </w:div>
        <w:div w:id="132259323">
          <w:marLeft w:val="480"/>
          <w:marRight w:val="0"/>
          <w:marTop w:val="0"/>
          <w:marBottom w:val="0"/>
          <w:divBdr>
            <w:top w:val="none" w:sz="0" w:space="0" w:color="auto"/>
            <w:left w:val="none" w:sz="0" w:space="0" w:color="auto"/>
            <w:bottom w:val="none" w:sz="0" w:space="0" w:color="auto"/>
            <w:right w:val="none" w:sz="0" w:space="0" w:color="auto"/>
          </w:divBdr>
        </w:div>
        <w:div w:id="145587155">
          <w:marLeft w:val="480"/>
          <w:marRight w:val="0"/>
          <w:marTop w:val="0"/>
          <w:marBottom w:val="0"/>
          <w:divBdr>
            <w:top w:val="none" w:sz="0" w:space="0" w:color="auto"/>
            <w:left w:val="none" w:sz="0" w:space="0" w:color="auto"/>
            <w:bottom w:val="none" w:sz="0" w:space="0" w:color="auto"/>
            <w:right w:val="none" w:sz="0" w:space="0" w:color="auto"/>
          </w:divBdr>
        </w:div>
        <w:div w:id="147065543">
          <w:marLeft w:val="480"/>
          <w:marRight w:val="0"/>
          <w:marTop w:val="0"/>
          <w:marBottom w:val="0"/>
          <w:divBdr>
            <w:top w:val="none" w:sz="0" w:space="0" w:color="auto"/>
            <w:left w:val="none" w:sz="0" w:space="0" w:color="auto"/>
            <w:bottom w:val="none" w:sz="0" w:space="0" w:color="auto"/>
            <w:right w:val="none" w:sz="0" w:space="0" w:color="auto"/>
          </w:divBdr>
        </w:div>
        <w:div w:id="158153069">
          <w:marLeft w:val="480"/>
          <w:marRight w:val="0"/>
          <w:marTop w:val="0"/>
          <w:marBottom w:val="0"/>
          <w:divBdr>
            <w:top w:val="none" w:sz="0" w:space="0" w:color="auto"/>
            <w:left w:val="none" w:sz="0" w:space="0" w:color="auto"/>
            <w:bottom w:val="none" w:sz="0" w:space="0" w:color="auto"/>
            <w:right w:val="none" w:sz="0" w:space="0" w:color="auto"/>
          </w:divBdr>
        </w:div>
        <w:div w:id="165753936">
          <w:marLeft w:val="480"/>
          <w:marRight w:val="0"/>
          <w:marTop w:val="0"/>
          <w:marBottom w:val="0"/>
          <w:divBdr>
            <w:top w:val="none" w:sz="0" w:space="0" w:color="auto"/>
            <w:left w:val="none" w:sz="0" w:space="0" w:color="auto"/>
            <w:bottom w:val="none" w:sz="0" w:space="0" w:color="auto"/>
            <w:right w:val="none" w:sz="0" w:space="0" w:color="auto"/>
          </w:divBdr>
        </w:div>
        <w:div w:id="192616261">
          <w:marLeft w:val="480"/>
          <w:marRight w:val="0"/>
          <w:marTop w:val="0"/>
          <w:marBottom w:val="0"/>
          <w:divBdr>
            <w:top w:val="none" w:sz="0" w:space="0" w:color="auto"/>
            <w:left w:val="none" w:sz="0" w:space="0" w:color="auto"/>
            <w:bottom w:val="none" w:sz="0" w:space="0" w:color="auto"/>
            <w:right w:val="none" w:sz="0" w:space="0" w:color="auto"/>
          </w:divBdr>
        </w:div>
        <w:div w:id="238641774">
          <w:marLeft w:val="480"/>
          <w:marRight w:val="0"/>
          <w:marTop w:val="0"/>
          <w:marBottom w:val="0"/>
          <w:divBdr>
            <w:top w:val="none" w:sz="0" w:space="0" w:color="auto"/>
            <w:left w:val="none" w:sz="0" w:space="0" w:color="auto"/>
            <w:bottom w:val="none" w:sz="0" w:space="0" w:color="auto"/>
            <w:right w:val="none" w:sz="0" w:space="0" w:color="auto"/>
          </w:divBdr>
        </w:div>
        <w:div w:id="287518466">
          <w:marLeft w:val="480"/>
          <w:marRight w:val="0"/>
          <w:marTop w:val="0"/>
          <w:marBottom w:val="0"/>
          <w:divBdr>
            <w:top w:val="none" w:sz="0" w:space="0" w:color="auto"/>
            <w:left w:val="none" w:sz="0" w:space="0" w:color="auto"/>
            <w:bottom w:val="none" w:sz="0" w:space="0" w:color="auto"/>
            <w:right w:val="none" w:sz="0" w:space="0" w:color="auto"/>
          </w:divBdr>
        </w:div>
        <w:div w:id="355620602">
          <w:marLeft w:val="480"/>
          <w:marRight w:val="0"/>
          <w:marTop w:val="0"/>
          <w:marBottom w:val="0"/>
          <w:divBdr>
            <w:top w:val="none" w:sz="0" w:space="0" w:color="auto"/>
            <w:left w:val="none" w:sz="0" w:space="0" w:color="auto"/>
            <w:bottom w:val="none" w:sz="0" w:space="0" w:color="auto"/>
            <w:right w:val="none" w:sz="0" w:space="0" w:color="auto"/>
          </w:divBdr>
        </w:div>
        <w:div w:id="376048266">
          <w:marLeft w:val="480"/>
          <w:marRight w:val="0"/>
          <w:marTop w:val="0"/>
          <w:marBottom w:val="0"/>
          <w:divBdr>
            <w:top w:val="none" w:sz="0" w:space="0" w:color="auto"/>
            <w:left w:val="none" w:sz="0" w:space="0" w:color="auto"/>
            <w:bottom w:val="none" w:sz="0" w:space="0" w:color="auto"/>
            <w:right w:val="none" w:sz="0" w:space="0" w:color="auto"/>
          </w:divBdr>
        </w:div>
        <w:div w:id="424543710">
          <w:marLeft w:val="480"/>
          <w:marRight w:val="0"/>
          <w:marTop w:val="0"/>
          <w:marBottom w:val="0"/>
          <w:divBdr>
            <w:top w:val="none" w:sz="0" w:space="0" w:color="auto"/>
            <w:left w:val="none" w:sz="0" w:space="0" w:color="auto"/>
            <w:bottom w:val="none" w:sz="0" w:space="0" w:color="auto"/>
            <w:right w:val="none" w:sz="0" w:space="0" w:color="auto"/>
          </w:divBdr>
        </w:div>
        <w:div w:id="461194658">
          <w:marLeft w:val="480"/>
          <w:marRight w:val="0"/>
          <w:marTop w:val="0"/>
          <w:marBottom w:val="0"/>
          <w:divBdr>
            <w:top w:val="none" w:sz="0" w:space="0" w:color="auto"/>
            <w:left w:val="none" w:sz="0" w:space="0" w:color="auto"/>
            <w:bottom w:val="none" w:sz="0" w:space="0" w:color="auto"/>
            <w:right w:val="none" w:sz="0" w:space="0" w:color="auto"/>
          </w:divBdr>
        </w:div>
        <w:div w:id="535045213">
          <w:marLeft w:val="480"/>
          <w:marRight w:val="0"/>
          <w:marTop w:val="0"/>
          <w:marBottom w:val="0"/>
          <w:divBdr>
            <w:top w:val="none" w:sz="0" w:space="0" w:color="auto"/>
            <w:left w:val="none" w:sz="0" w:space="0" w:color="auto"/>
            <w:bottom w:val="none" w:sz="0" w:space="0" w:color="auto"/>
            <w:right w:val="none" w:sz="0" w:space="0" w:color="auto"/>
          </w:divBdr>
        </w:div>
        <w:div w:id="565727895">
          <w:marLeft w:val="480"/>
          <w:marRight w:val="0"/>
          <w:marTop w:val="0"/>
          <w:marBottom w:val="0"/>
          <w:divBdr>
            <w:top w:val="none" w:sz="0" w:space="0" w:color="auto"/>
            <w:left w:val="none" w:sz="0" w:space="0" w:color="auto"/>
            <w:bottom w:val="none" w:sz="0" w:space="0" w:color="auto"/>
            <w:right w:val="none" w:sz="0" w:space="0" w:color="auto"/>
          </w:divBdr>
        </w:div>
        <w:div w:id="659388057">
          <w:marLeft w:val="480"/>
          <w:marRight w:val="0"/>
          <w:marTop w:val="0"/>
          <w:marBottom w:val="0"/>
          <w:divBdr>
            <w:top w:val="none" w:sz="0" w:space="0" w:color="auto"/>
            <w:left w:val="none" w:sz="0" w:space="0" w:color="auto"/>
            <w:bottom w:val="none" w:sz="0" w:space="0" w:color="auto"/>
            <w:right w:val="none" w:sz="0" w:space="0" w:color="auto"/>
          </w:divBdr>
        </w:div>
        <w:div w:id="758136586">
          <w:marLeft w:val="480"/>
          <w:marRight w:val="0"/>
          <w:marTop w:val="0"/>
          <w:marBottom w:val="0"/>
          <w:divBdr>
            <w:top w:val="none" w:sz="0" w:space="0" w:color="auto"/>
            <w:left w:val="none" w:sz="0" w:space="0" w:color="auto"/>
            <w:bottom w:val="none" w:sz="0" w:space="0" w:color="auto"/>
            <w:right w:val="none" w:sz="0" w:space="0" w:color="auto"/>
          </w:divBdr>
        </w:div>
        <w:div w:id="777676042">
          <w:marLeft w:val="480"/>
          <w:marRight w:val="0"/>
          <w:marTop w:val="0"/>
          <w:marBottom w:val="0"/>
          <w:divBdr>
            <w:top w:val="none" w:sz="0" w:space="0" w:color="auto"/>
            <w:left w:val="none" w:sz="0" w:space="0" w:color="auto"/>
            <w:bottom w:val="none" w:sz="0" w:space="0" w:color="auto"/>
            <w:right w:val="none" w:sz="0" w:space="0" w:color="auto"/>
          </w:divBdr>
        </w:div>
        <w:div w:id="787355627">
          <w:marLeft w:val="480"/>
          <w:marRight w:val="0"/>
          <w:marTop w:val="0"/>
          <w:marBottom w:val="0"/>
          <w:divBdr>
            <w:top w:val="none" w:sz="0" w:space="0" w:color="auto"/>
            <w:left w:val="none" w:sz="0" w:space="0" w:color="auto"/>
            <w:bottom w:val="none" w:sz="0" w:space="0" w:color="auto"/>
            <w:right w:val="none" w:sz="0" w:space="0" w:color="auto"/>
          </w:divBdr>
        </w:div>
        <w:div w:id="813178343">
          <w:marLeft w:val="480"/>
          <w:marRight w:val="0"/>
          <w:marTop w:val="0"/>
          <w:marBottom w:val="0"/>
          <w:divBdr>
            <w:top w:val="none" w:sz="0" w:space="0" w:color="auto"/>
            <w:left w:val="none" w:sz="0" w:space="0" w:color="auto"/>
            <w:bottom w:val="none" w:sz="0" w:space="0" w:color="auto"/>
            <w:right w:val="none" w:sz="0" w:space="0" w:color="auto"/>
          </w:divBdr>
        </w:div>
        <w:div w:id="899054589">
          <w:marLeft w:val="480"/>
          <w:marRight w:val="0"/>
          <w:marTop w:val="0"/>
          <w:marBottom w:val="0"/>
          <w:divBdr>
            <w:top w:val="none" w:sz="0" w:space="0" w:color="auto"/>
            <w:left w:val="none" w:sz="0" w:space="0" w:color="auto"/>
            <w:bottom w:val="none" w:sz="0" w:space="0" w:color="auto"/>
            <w:right w:val="none" w:sz="0" w:space="0" w:color="auto"/>
          </w:divBdr>
        </w:div>
        <w:div w:id="904488781">
          <w:marLeft w:val="480"/>
          <w:marRight w:val="0"/>
          <w:marTop w:val="0"/>
          <w:marBottom w:val="0"/>
          <w:divBdr>
            <w:top w:val="none" w:sz="0" w:space="0" w:color="auto"/>
            <w:left w:val="none" w:sz="0" w:space="0" w:color="auto"/>
            <w:bottom w:val="none" w:sz="0" w:space="0" w:color="auto"/>
            <w:right w:val="none" w:sz="0" w:space="0" w:color="auto"/>
          </w:divBdr>
        </w:div>
        <w:div w:id="935788983">
          <w:marLeft w:val="480"/>
          <w:marRight w:val="0"/>
          <w:marTop w:val="0"/>
          <w:marBottom w:val="0"/>
          <w:divBdr>
            <w:top w:val="none" w:sz="0" w:space="0" w:color="auto"/>
            <w:left w:val="none" w:sz="0" w:space="0" w:color="auto"/>
            <w:bottom w:val="none" w:sz="0" w:space="0" w:color="auto"/>
            <w:right w:val="none" w:sz="0" w:space="0" w:color="auto"/>
          </w:divBdr>
        </w:div>
        <w:div w:id="997265603">
          <w:marLeft w:val="480"/>
          <w:marRight w:val="0"/>
          <w:marTop w:val="0"/>
          <w:marBottom w:val="0"/>
          <w:divBdr>
            <w:top w:val="none" w:sz="0" w:space="0" w:color="auto"/>
            <w:left w:val="none" w:sz="0" w:space="0" w:color="auto"/>
            <w:bottom w:val="none" w:sz="0" w:space="0" w:color="auto"/>
            <w:right w:val="none" w:sz="0" w:space="0" w:color="auto"/>
          </w:divBdr>
        </w:div>
        <w:div w:id="1023020476">
          <w:marLeft w:val="480"/>
          <w:marRight w:val="0"/>
          <w:marTop w:val="0"/>
          <w:marBottom w:val="0"/>
          <w:divBdr>
            <w:top w:val="none" w:sz="0" w:space="0" w:color="auto"/>
            <w:left w:val="none" w:sz="0" w:space="0" w:color="auto"/>
            <w:bottom w:val="none" w:sz="0" w:space="0" w:color="auto"/>
            <w:right w:val="none" w:sz="0" w:space="0" w:color="auto"/>
          </w:divBdr>
        </w:div>
        <w:div w:id="1027563206">
          <w:marLeft w:val="480"/>
          <w:marRight w:val="0"/>
          <w:marTop w:val="0"/>
          <w:marBottom w:val="0"/>
          <w:divBdr>
            <w:top w:val="none" w:sz="0" w:space="0" w:color="auto"/>
            <w:left w:val="none" w:sz="0" w:space="0" w:color="auto"/>
            <w:bottom w:val="none" w:sz="0" w:space="0" w:color="auto"/>
            <w:right w:val="none" w:sz="0" w:space="0" w:color="auto"/>
          </w:divBdr>
        </w:div>
        <w:div w:id="1082681477">
          <w:marLeft w:val="480"/>
          <w:marRight w:val="0"/>
          <w:marTop w:val="0"/>
          <w:marBottom w:val="0"/>
          <w:divBdr>
            <w:top w:val="none" w:sz="0" w:space="0" w:color="auto"/>
            <w:left w:val="none" w:sz="0" w:space="0" w:color="auto"/>
            <w:bottom w:val="none" w:sz="0" w:space="0" w:color="auto"/>
            <w:right w:val="none" w:sz="0" w:space="0" w:color="auto"/>
          </w:divBdr>
        </w:div>
        <w:div w:id="1086458712">
          <w:marLeft w:val="480"/>
          <w:marRight w:val="0"/>
          <w:marTop w:val="0"/>
          <w:marBottom w:val="0"/>
          <w:divBdr>
            <w:top w:val="none" w:sz="0" w:space="0" w:color="auto"/>
            <w:left w:val="none" w:sz="0" w:space="0" w:color="auto"/>
            <w:bottom w:val="none" w:sz="0" w:space="0" w:color="auto"/>
            <w:right w:val="none" w:sz="0" w:space="0" w:color="auto"/>
          </w:divBdr>
        </w:div>
        <w:div w:id="1104301233">
          <w:marLeft w:val="480"/>
          <w:marRight w:val="0"/>
          <w:marTop w:val="0"/>
          <w:marBottom w:val="0"/>
          <w:divBdr>
            <w:top w:val="none" w:sz="0" w:space="0" w:color="auto"/>
            <w:left w:val="none" w:sz="0" w:space="0" w:color="auto"/>
            <w:bottom w:val="none" w:sz="0" w:space="0" w:color="auto"/>
            <w:right w:val="none" w:sz="0" w:space="0" w:color="auto"/>
          </w:divBdr>
        </w:div>
        <w:div w:id="1145467475">
          <w:marLeft w:val="480"/>
          <w:marRight w:val="0"/>
          <w:marTop w:val="0"/>
          <w:marBottom w:val="0"/>
          <w:divBdr>
            <w:top w:val="none" w:sz="0" w:space="0" w:color="auto"/>
            <w:left w:val="none" w:sz="0" w:space="0" w:color="auto"/>
            <w:bottom w:val="none" w:sz="0" w:space="0" w:color="auto"/>
            <w:right w:val="none" w:sz="0" w:space="0" w:color="auto"/>
          </w:divBdr>
        </w:div>
        <w:div w:id="1146508911">
          <w:marLeft w:val="480"/>
          <w:marRight w:val="0"/>
          <w:marTop w:val="0"/>
          <w:marBottom w:val="0"/>
          <w:divBdr>
            <w:top w:val="none" w:sz="0" w:space="0" w:color="auto"/>
            <w:left w:val="none" w:sz="0" w:space="0" w:color="auto"/>
            <w:bottom w:val="none" w:sz="0" w:space="0" w:color="auto"/>
            <w:right w:val="none" w:sz="0" w:space="0" w:color="auto"/>
          </w:divBdr>
        </w:div>
        <w:div w:id="1188834952">
          <w:marLeft w:val="480"/>
          <w:marRight w:val="0"/>
          <w:marTop w:val="0"/>
          <w:marBottom w:val="0"/>
          <w:divBdr>
            <w:top w:val="none" w:sz="0" w:space="0" w:color="auto"/>
            <w:left w:val="none" w:sz="0" w:space="0" w:color="auto"/>
            <w:bottom w:val="none" w:sz="0" w:space="0" w:color="auto"/>
            <w:right w:val="none" w:sz="0" w:space="0" w:color="auto"/>
          </w:divBdr>
        </w:div>
        <w:div w:id="1232959880">
          <w:marLeft w:val="480"/>
          <w:marRight w:val="0"/>
          <w:marTop w:val="0"/>
          <w:marBottom w:val="0"/>
          <w:divBdr>
            <w:top w:val="none" w:sz="0" w:space="0" w:color="auto"/>
            <w:left w:val="none" w:sz="0" w:space="0" w:color="auto"/>
            <w:bottom w:val="none" w:sz="0" w:space="0" w:color="auto"/>
            <w:right w:val="none" w:sz="0" w:space="0" w:color="auto"/>
          </w:divBdr>
        </w:div>
        <w:div w:id="1235897019">
          <w:marLeft w:val="480"/>
          <w:marRight w:val="0"/>
          <w:marTop w:val="0"/>
          <w:marBottom w:val="0"/>
          <w:divBdr>
            <w:top w:val="none" w:sz="0" w:space="0" w:color="auto"/>
            <w:left w:val="none" w:sz="0" w:space="0" w:color="auto"/>
            <w:bottom w:val="none" w:sz="0" w:space="0" w:color="auto"/>
            <w:right w:val="none" w:sz="0" w:space="0" w:color="auto"/>
          </w:divBdr>
        </w:div>
        <w:div w:id="1251891356">
          <w:marLeft w:val="480"/>
          <w:marRight w:val="0"/>
          <w:marTop w:val="0"/>
          <w:marBottom w:val="0"/>
          <w:divBdr>
            <w:top w:val="none" w:sz="0" w:space="0" w:color="auto"/>
            <w:left w:val="none" w:sz="0" w:space="0" w:color="auto"/>
            <w:bottom w:val="none" w:sz="0" w:space="0" w:color="auto"/>
            <w:right w:val="none" w:sz="0" w:space="0" w:color="auto"/>
          </w:divBdr>
        </w:div>
        <w:div w:id="1275330583">
          <w:marLeft w:val="480"/>
          <w:marRight w:val="0"/>
          <w:marTop w:val="0"/>
          <w:marBottom w:val="0"/>
          <w:divBdr>
            <w:top w:val="none" w:sz="0" w:space="0" w:color="auto"/>
            <w:left w:val="none" w:sz="0" w:space="0" w:color="auto"/>
            <w:bottom w:val="none" w:sz="0" w:space="0" w:color="auto"/>
            <w:right w:val="none" w:sz="0" w:space="0" w:color="auto"/>
          </w:divBdr>
        </w:div>
        <w:div w:id="1390376119">
          <w:marLeft w:val="480"/>
          <w:marRight w:val="0"/>
          <w:marTop w:val="0"/>
          <w:marBottom w:val="0"/>
          <w:divBdr>
            <w:top w:val="none" w:sz="0" w:space="0" w:color="auto"/>
            <w:left w:val="none" w:sz="0" w:space="0" w:color="auto"/>
            <w:bottom w:val="none" w:sz="0" w:space="0" w:color="auto"/>
            <w:right w:val="none" w:sz="0" w:space="0" w:color="auto"/>
          </w:divBdr>
        </w:div>
        <w:div w:id="1391420150">
          <w:marLeft w:val="480"/>
          <w:marRight w:val="0"/>
          <w:marTop w:val="0"/>
          <w:marBottom w:val="0"/>
          <w:divBdr>
            <w:top w:val="none" w:sz="0" w:space="0" w:color="auto"/>
            <w:left w:val="none" w:sz="0" w:space="0" w:color="auto"/>
            <w:bottom w:val="none" w:sz="0" w:space="0" w:color="auto"/>
            <w:right w:val="none" w:sz="0" w:space="0" w:color="auto"/>
          </w:divBdr>
        </w:div>
        <w:div w:id="1421947767">
          <w:marLeft w:val="480"/>
          <w:marRight w:val="0"/>
          <w:marTop w:val="0"/>
          <w:marBottom w:val="0"/>
          <w:divBdr>
            <w:top w:val="none" w:sz="0" w:space="0" w:color="auto"/>
            <w:left w:val="none" w:sz="0" w:space="0" w:color="auto"/>
            <w:bottom w:val="none" w:sz="0" w:space="0" w:color="auto"/>
            <w:right w:val="none" w:sz="0" w:space="0" w:color="auto"/>
          </w:divBdr>
        </w:div>
        <w:div w:id="1562406865">
          <w:marLeft w:val="480"/>
          <w:marRight w:val="0"/>
          <w:marTop w:val="0"/>
          <w:marBottom w:val="0"/>
          <w:divBdr>
            <w:top w:val="none" w:sz="0" w:space="0" w:color="auto"/>
            <w:left w:val="none" w:sz="0" w:space="0" w:color="auto"/>
            <w:bottom w:val="none" w:sz="0" w:space="0" w:color="auto"/>
            <w:right w:val="none" w:sz="0" w:space="0" w:color="auto"/>
          </w:divBdr>
        </w:div>
        <w:div w:id="1575505515">
          <w:marLeft w:val="480"/>
          <w:marRight w:val="0"/>
          <w:marTop w:val="0"/>
          <w:marBottom w:val="0"/>
          <w:divBdr>
            <w:top w:val="none" w:sz="0" w:space="0" w:color="auto"/>
            <w:left w:val="none" w:sz="0" w:space="0" w:color="auto"/>
            <w:bottom w:val="none" w:sz="0" w:space="0" w:color="auto"/>
            <w:right w:val="none" w:sz="0" w:space="0" w:color="auto"/>
          </w:divBdr>
        </w:div>
        <w:div w:id="1595623692">
          <w:marLeft w:val="480"/>
          <w:marRight w:val="0"/>
          <w:marTop w:val="0"/>
          <w:marBottom w:val="0"/>
          <w:divBdr>
            <w:top w:val="none" w:sz="0" w:space="0" w:color="auto"/>
            <w:left w:val="none" w:sz="0" w:space="0" w:color="auto"/>
            <w:bottom w:val="none" w:sz="0" w:space="0" w:color="auto"/>
            <w:right w:val="none" w:sz="0" w:space="0" w:color="auto"/>
          </w:divBdr>
        </w:div>
        <w:div w:id="1639803224">
          <w:marLeft w:val="480"/>
          <w:marRight w:val="0"/>
          <w:marTop w:val="0"/>
          <w:marBottom w:val="0"/>
          <w:divBdr>
            <w:top w:val="none" w:sz="0" w:space="0" w:color="auto"/>
            <w:left w:val="none" w:sz="0" w:space="0" w:color="auto"/>
            <w:bottom w:val="none" w:sz="0" w:space="0" w:color="auto"/>
            <w:right w:val="none" w:sz="0" w:space="0" w:color="auto"/>
          </w:divBdr>
        </w:div>
        <w:div w:id="1667199754">
          <w:marLeft w:val="480"/>
          <w:marRight w:val="0"/>
          <w:marTop w:val="0"/>
          <w:marBottom w:val="0"/>
          <w:divBdr>
            <w:top w:val="none" w:sz="0" w:space="0" w:color="auto"/>
            <w:left w:val="none" w:sz="0" w:space="0" w:color="auto"/>
            <w:bottom w:val="none" w:sz="0" w:space="0" w:color="auto"/>
            <w:right w:val="none" w:sz="0" w:space="0" w:color="auto"/>
          </w:divBdr>
        </w:div>
        <w:div w:id="1723358061">
          <w:marLeft w:val="480"/>
          <w:marRight w:val="0"/>
          <w:marTop w:val="0"/>
          <w:marBottom w:val="0"/>
          <w:divBdr>
            <w:top w:val="none" w:sz="0" w:space="0" w:color="auto"/>
            <w:left w:val="none" w:sz="0" w:space="0" w:color="auto"/>
            <w:bottom w:val="none" w:sz="0" w:space="0" w:color="auto"/>
            <w:right w:val="none" w:sz="0" w:space="0" w:color="auto"/>
          </w:divBdr>
        </w:div>
        <w:div w:id="1730420972">
          <w:marLeft w:val="480"/>
          <w:marRight w:val="0"/>
          <w:marTop w:val="0"/>
          <w:marBottom w:val="0"/>
          <w:divBdr>
            <w:top w:val="none" w:sz="0" w:space="0" w:color="auto"/>
            <w:left w:val="none" w:sz="0" w:space="0" w:color="auto"/>
            <w:bottom w:val="none" w:sz="0" w:space="0" w:color="auto"/>
            <w:right w:val="none" w:sz="0" w:space="0" w:color="auto"/>
          </w:divBdr>
        </w:div>
        <w:div w:id="1754619028">
          <w:marLeft w:val="480"/>
          <w:marRight w:val="0"/>
          <w:marTop w:val="0"/>
          <w:marBottom w:val="0"/>
          <w:divBdr>
            <w:top w:val="none" w:sz="0" w:space="0" w:color="auto"/>
            <w:left w:val="none" w:sz="0" w:space="0" w:color="auto"/>
            <w:bottom w:val="none" w:sz="0" w:space="0" w:color="auto"/>
            <w:right w:val="none" w:sz="0" w:space="0" w:color="auto"/>
          </w:divBdr>
        </w:div>
        <w:div w:id="1759207962">
          <w:marLeft w:val="480"/>
          <w:marRight w:val="0"/>
          <w:marTop w:val="0"/>
          <w:marBottom w:val="0"/>
          <w:divBdr>
            <w:top w:val="none" w:sz="0" w:space="0" w:color="auto"/>
            <w:left w:val="none" w:sz="0" w:space="0" w:color="auto"/>
            <w:bottom w:val="none" w:sz="0" w:space="0" w:color="auto"/>
            <w:right w:val="none" w:sz="0" w:space="0" w:color="auto"/>
          </w:divBdr>
        </w:div>
        <w:div w:id="1791630977">
          <w:marLeft w:val="480"/>
          <w:marRight w:val="0"/>
          <w:marTop w:val="0"/>
          <w:marBottom w:val="0"/>
          <w:divBdr>
            <w:top w:val="none" w:sz="0" w:space="0" w:color="auto"/>
            <w:left w:val="none" w:sz="0" w:space="0" w:color="auto"/>
            <w:bottom w:val="none" w:sz="0" w:space="0" w:color="auto"/>
            <w:right w:val="none" w:sz="0" w:space="0" w:color="auto"/>
          </w:divBdr>
        </w:div>
        <w:div w:id="1801193782">
          <w:marLeft w:val="480"/>
          <w:marRight w:val="0"/>
          <w:marTop w:val="0"/>
          <w:marBottom w:val="0"/>
          <w:divBdr>
            <w:top w:val="none" w:sz="0" w:space="0" w:color="auto"/>
            <w:left w:val="none" w:sz="0" w:space="0" w:color="auto"/>
            <w:bottom w:val="none" w:sz="0" w:space="0" w:color="auto"/>
            <w:right w:val="none" w:sz="0" w:space="0" w:color="auto"/>
          </w:divBdr>
        </w:div>
        <w:div w:id="1822767009">
          <w:marLeft w:val="480"/>
          <w:marRight w:val="0"/>
          <w:marTop w:val="0"/>
          <w:marBottom w:val="0"/>
          <w:divBdr>
            <w:top w:val="none" w:sz="0" w:space="0" w:color="auto"/>
            <w:left w:val="none" w:sz="0" w:space="0" w:color="auto"/>
            <w:bottom w:val="none" w:sz="0" w:space="0" w:color="auto"/>
            <w:right w:val="none" w:sz="0" w:space="0" w:color="auto"/>
          </w:divBdr>
        </w:div>
        <w:div w:id="1858501320">
          <w:marLeft w:val="480"/>
          <w:marRight w:val="0"/>
          <w:marTop w:val="0"/>
          <w:marBottom w:val="0"/>
          <w:divBdr>
            <w:top w:val="none" w:sz="0" w:space="0" w:color="auto"/>
            <w:left w:val="none" w:sz="0" w:space="0" w:color="auto"/>
            <w:bottom w:val="none" w:sz="0" w:space="0" w:color="auto"/>
            <w:right w:val="none" w:sz="0" w:space="0" w:color="auto"/>
          </w:divBdr>
        </w:div>
        <w:div w:id="1947691558">
          <w:marLeft w:val="480"/>
          <w:marRight w:val="0"/>
          <w:marTop w:val="0"/>
          <w:marBottom w:val="0"/>
          <w:divBdr>
            <w:top w:val="none" w:sz="0" w:space="0" w:color="auto"/>
            <w:left w:val="none" w:sz="0" w:space="0" w:color="auto"/>
            <w:bottom w:val="none" w:sz="0" w:space="0" w:color="auto"/>
            <w:right w:val="none" w:sz="0" w:space="0" w:color="auto"/>
          </w:divBdr>
        </w:div>
        <w:div w:id="1975333681">
          <w:marLeft w:val="480"/>
          <w:marRight w:val="0"/>
          <w:marTop w:val="0"/>
          <w:marBottom w:val="0"/>
          <w:divBdr>
            <w:top w:val="none" w:sz="0" w:space="0" w:color="auto"/>
            <w:left w:val="none" w:sz="0" w:space="0" w:color="auto"/>
            <w:bottom w:val="none" w:sz="0" w:space="0" w:color="auto"/>
            <w:right w:val="none" w:sz="0" w:space="0" w:color="auto"/>
          </w:divBdr>
        </w:div>
      </w:divsChild>
    </w:div>
    <w:div w:id="1054506430">
      <w:marLeft w:val="640"/>
      <w:marRight w:val="0"/>
      <w:marTop w:val="0"/>
      <w:marBottom w:val="0"/>
      <w:divBdr>
        <w:top w:val="none" w:sz="0" w:space="0" w:color="auto"/>
        <w:left w:val="none" w:sz="0" w:space="0" w:color="auto"/>
        <w:bottom w:val="none" w:sz="0" w:space="0" w:color="auto"/>
        <w:right w:val="none" w:sz="0" w:space="0" w:color="auto"/>
      </w:divBdr>
    </w:div>
    <w:div w:id="1054624013">
      <w:marLeft w:val="640"/>
      <w:marRight w:val="0"/>
      <w:marTop w:val="0"/>
      <w:marBottom w:val="0"/>
      <w:divBdr>
        <w:top w:val="none" w:sz="0" w:space="0" w:color="auto"/>
        <w:left w:val="none" w:sz="0" w:space="0" w:color="auto"/>
        <w:bottom w:val="none" w:sz="0" w:space="0" w:color="auto"/>
        <w:right w:val="none" w:sz="0" w:space="0" w:color="auto"/>
      </w:divBdr>
    </w:div>
    <w:div w:id="1054694001">
      <w:marLeft w:val="640"/>
      <w:marRight w:val="0"/>
      <w:marTop w:val="0"/>
      <w:marBottom w:val="0"/>
      <w:divBdr>
        <w:top w:val="none" w:sz="0" w:space="0" w:color="auto"/>
        <w:left w:val="none" w:sz="0" w:space="0" w:color="auto"/>
        <w:bottom w:val="none" w:sz="0" w:space="0" w:color="auto"/>
        <w:right w:val="none" w:sz="0" w:space="0" w:color="auto"/>
      </w:divBdr>
    </w:div>
    <w:div w:id="1054893483">
      <w:marLeft w:val="640"/>
      <w:marRight w:val="0"/>
      <w:marTop w:val="0"/>
      <w:marBottom w:val="0"/>
      <w:divBdr>
        <w:top w:val="none" w:sz="0" w:space="0" w:color="auto"/>
        <w:left w:val="none" w:sz="0" w:space="0" w:color="auto"/>
        <w:bottom w:val="none" w:sz="0" w:space="0" w:color="auto"/>
        <w:right w:val="none" w:sz="0" w:space="0" w:color="auto"/>
      </w:divBdr>
    </w:div>
    <w:div w:id="1055275812">
      <w:marLeft w:val="640"/>
      <w:marRight w:val="0"/>
      <w:marTop w:val="0"/>
      <w:marBottom w:val="0"/>
      <w:divBdr>
        <w:top w:val="none" w:sz="0" w:space="0" w:color="auto"/>
        <w:left w:val="none" w:sz="0" w:space="0" w:color="auto"/>
        <w:bottom w:val="none" w:sz="0" w:space="0" w:color="auto"/>
        <w:right w:val="none" w:sz="0" w:space="0" w:color="auto"/>
      </w:divBdr>
    </w:div>
    <w:div w:id="1055467699">
      <w:marLeft w:val="640"/>
      <w:marRight w:val="0"/>
      <w:marTop w:val="0"/>
      <w:marBottom w:val="0"/>
      <w:divBdr>
        <w:top w:val="none" w:sz="0" w:space="0" w:color="auto"/>
        <w:left w:val="none" w:sz="0" w:space="0" w:color="auto"/>
        <w:bottom w:val="none" w:sz="0" w:space="0" w:color="auto"/>
        <w:right w:val="none" w:sz="0" w:space="0" w:color="auto"/>
      </w:divBdr>
    </w:div>
    <w:div w:id="1056319901">
      <w:marLeft w:val="640"/>
      <w:marRight w:val="0"/>
      <w:marTop w:val="0"/>
      <w:marBottom w:val="0"/>
      <w:divBdr>
        <w:top w:val="none" w:sz="0" w:space="0" w:color="auto"/>
        <w:left w:val="none" w:sz="0" w:space="0" w:color="auto"/>
        <w:bottom w:val="none" w:sz="0" w:space="0" w:color="auto"/>
        <w:right w:val="none" w:sz="0" w:space="0" w:color="auto"/>
      </w:divBdr>
    </w:div>
    <w:div w:id="1056322061">
      <w:marLeft w:val="640"/>
      <w:marRight w:val="0"/>
      <w:marTop w:val="0"/>
      <w:marBottom w:val="0"/>
      <w:divBdr>
        <w:top w:val="none" w:sz="0" w:space="0" w:color="auto"/>
        <w:left w:val="none" w:sz="0" w:space="0" w:color="auto"/>
        <w:bottom w:val="none" w:sz="0" w:space="0" w:color="auto"/>
        <w:right w:val="none" w:sz="0" w:space="0" w:color="auto"/>
      </w:divBdr>
    </w:div>
    <w:div w:id="1056440327">
      <w:marLeft w:val="640"/>
      <w:marRight w:val="0"/>
      <w:marTop w:val="0"/>
      <w:marBottom w:val="0"/>
      <w:divBdr>
        <w:top w:val="none" w:sz="0" w:space="0" w:color="auto"/>
        <w:left w:val="none" w:sz="0" w:space="0" w:color="auto"/>
        <w:bottom w:val="none" w:sz="0" w:space="0" w:color="auto"/>
        <w:right w:val="none" w:sz="0" w:space="0" w:color="auto"/>
      </w:divBdr>
    </w:div>
    <w:div w:id="1057628906">
      <w:marLeft w:val="640"/>
      <w:marRight w:val="0"/>
      <w:marTop w:val="0"/>
      <w:marBottom w:val="0"/>
      <w:divBdr>
        <w:top w:val="none" w:sz="0" w:space="0" w:color="auto"/>
        <w:left w:val="none" w:sz="0" w:space="0" w:color="auto"/>
        <w:bottom w:val="none" w:sz="0" w:space="0" w:color="auto"/>
        <w:right w:val="none" w:sz="0" w:space="0" w:color="auto"/>
      </w:divBdr>
    </w:div>
    <w:div w:id="1057817774">
      <w:marLeft w:val="640"/>
      <w:marRight w:val="0"/>
      <w:marTop w:val="0"/>
      <w:marBottom w:val="0"/>
      <w:divBdr>
        <w:top w:val="none" w:sz="0" w:space="0" w:color="auto"/>
        <w:left w:val="none" w:sz="0" w:space="0" w:color="auto"/>
        <w:bottom w:val="none" w:sz="0" w:space="0" w:color="auto"/>
        <w:right w:val="none" w:sz="0" w:space="0" w:color="auto"/>
      </w:divBdr>
    </w:div>
    <w:div w:id="1058166866">
      <w:marLeft w:val="640"/>
      <w:marRight w:val="0"/>
      <w:marTop w:val="0"/>
      <w:marBottom w:val="0"/>
      <w:divBdr>
        <w:top w:val="none" w:sz="0" w:space="0" w:color="auto"/>
        <w:left w:val="none" w:sz="0" w:space="0" w:color="auto"/>
        <w:bottom w:val="none" w:sz="0" w:space="0" w:color="auto"/>
        <w:right w:val="none" w:sz="0" w:space="0" w:color="auto"/>
      </w:divBdr>
    </w:div>
    <w:div w:id="1059472536">
      <w:marLeft w:val="640"/>
      <w:marRight w:val="0"/>
      <w:marTop w:val="0"/>
      <w:marBottom w:val="0"/>
      <w:divBdr>
        <w:top w:val="none" w:sz="0" w:space="0" w:color="auto"/>
        <w:left w:val="none" w:sz="0" w:space="0" w:color="auto"/>
        <w:bottom w:val="none" w:sz="0" w:space="0" w:color="auto"/>
        <w:right w:val="none" w:sz="0" w:space="0" w:color="auto"/>
      </w:divBdr>
    </w:div>
    <w:div w:id="1059787499">
      <w:marLeft w:val="640"/>
      <w:marRight w:val="0"/>
      <w:marTop w:val="0"/>
      <w:marBottom w:val="0"/>
      <w:divBdr>
        <w:top w:val="none" w:sz="0" w:space="0" w:color="auto"/>
        <w:left w:val="none" w:sz="0" w:space="0" w:color="auto"/>
        <w:bottom w:val="none" w:sz="0" w:space="0" w:color="auto"/>
        <w:right w:val="none" w:sz="0" w:space="0" w:color="auto"/>
      </w:divBdr>
    </w:div>
    <w:div w:id="1059979331">
      <w:marLeft w:val="640"/>
      <w:marRight w:val="0"/>
      <w:marTop w:val="0"/>
      <w:marBottom w:val="0"/>
      <w:divBdr>
        <w:top w:val="none" w:sz="0" w:space="0" w:color="auto"/>
        <w:left w:val="none" w:sz="0" w:space="0" w:color="auto"/>
        <w:bottom w:val="none" w:sz="0" w:space="0" w:color="auto"/>
        <w:right w:val="none" w:sz="0" w:space="0" w:color="auto"/>
      </w:divBdr>
    </w:div>
    <w:div w:id="1060177974">
      <w:marLeft w:val="640"/>
      <w:marRight w:val="0"/>
      <w:marTop w:val="0"/>
      <w:marBottom w:val="0"/>
      <w:divBdr>
        <w:top w:val="none" w:sz="0" w:space="0" w:color="auto"/>
        <w:left w:val="none" w:sz="0" w:space="0" w:color="auto"/>
        <w:bottom w:val="none" w:sz="0" w:space="0" w:color="auto"/>
        <w:right w:val="none" w:sz="0" w:space="0" w:color="auto"/>
      </w:divBdr>
    </w:div>
    <w:div w:id="1061489195">
      <w:marLeft w:val="640"/>
      <w:marRight w:val="0"/>
      <w:marTop w:val="0"/>
      <w:marBottom w:val="0"/>
      <w:divBdr>
        <w:top w:val="none" w:sz="0" w:space="0" w:color="auto"/>
        <w:left w:val="none" w:sz="0" w:space="0" w:color="auto"/>
        <w:bottom w:val="none" w:sz="0" w:space="0" w:color="auto"/>
        <w:right w:val="none" w:sz="0" w:space="0" w:color="auto"/>
      </w:divBdr>
    </w:div>
    <w:div w:id="1061751142">
      <w:marLeft w:val="640"/>
      <w:marRight w:val="0"/>
      <w:marTop w:val="0"/>
      <w:marBottom w:val="0"/>
      <w:divBdr>
        <w:top w:val="none" w:sz="0" w:space="0" w:color="auto"/>
        <w:left w:val="none" w:sz="0" w:space="0" w:color="auto"/>
        <w:bottom w:val="none" w:sz="0" w:space="0" w:color="auto"/>
        <w:right w:val="none" w:sz="0" w:space="0" w:color="auto"/>
      </w:divBdr>
    </w:div>
    <w:div w:id="1061751870">
      <w:marLeft w:val="640"/>
      <w:marRight w:val="0"/>
      <w:marTop w:val="0"/>
      <w:marBottom w:val="0"/>
      <w:divBdr>
        <w:top w:val="none" w:sz="0" w:space="0" w:color="auto"/>
        <w:left w:val="none" w:sz="0" w:space="0" w:color="auto"/>
        <w:bottom w:val="none" w:sz="0" w:space="0" w:color="auto"/>
        <w:right w:val="none" w:sz="0" w:space="0" w:color="auto"/>
      </w:divBdr>
    </w:div>
    <w:div w:id="1062097827">
      <w:marLeft w:val="640"/>
      <w:marRight w:val="0"/>
      <w:marTop w:val="0"/>
      <w:marBottom w:val="0"/>
      <w:divBdr>
        <w:top w:val="none" w:sz="0" w:space="0" w:color="auto"/>
        <w:left w:val="none" w:sz="0" w:space="0" w:color="auto"/>
        <w:bottom w:val="none" w:sz="0" w:space="0" w:color="auto"/>
        <w:right w:val="none" w:sz="0" w:space="0" w:color="auto"/>
      </w:divBdr>
    </w:div>
    <w:div w:id="1062748732">
      <w:marLeft w:val="640"/>
      <w:marRight w:val="0"/>
      <w:marTop w:val="0"/>
      <w:marBottom w:val="0"/>
      <w:divBdr>
        <w:top w:val="none" w:sz="0" w:space="0" w:color="auto"/>
        <w:left w:val="none" w:sz="0" w:space="0" w:color="auto"/>
        <w:bottom w:val="none" w:sz="0" w:space="0" w:color="auto"/>
        <w:right w:val="none" w:sz="0" w:space="0" w:color="auto"/>
      </w:divBdr>
    </w:div>
    <w:div w:id="1062868279">
      <w:marLeft w:val="640"/>
      <w:marRight w:val="0"/>
      <w:marTop w:val="0"/>
      <w:marBottom w:val="0"/>
      <w:divBdr>
        <w:top w:val="none" w:sz="0" w:space="0" w:color="auto"/>
        <w:left w:val="none" w:sz="0" w:space="0" w:color="auto"/>
        <w:bottom w:val="none" w:sz="0" w:space="0" w:color="auto"/>
        <w:right w:val="none" w:sz="0" w:space="0" w:color="auto"/>
      </w:divBdr>
    </w:div>
    <w:div w:id="1063063800">
      <w:bodyDiv w:val="1"/>
      <w:marLeft w:val="0"/>
      <w:marRight w:val="0"/>
      <w:marTop w:val="0"/>
      <w:marBottom w:val="0"/>
      <w:divBdr>
        <w:top w:val="none" w:sz="0" w:space="0" w:color="auto"/>
        <w:left w:val="none" w:sz="0" w:space="0" w:color="auto"/>
        <w:bottom w:val="none" w:sz="0" w:space="0" w:color="auto"/>
        <w:right w:val="none" w:sz="0" w:space="0" w:color="auto"/>
      </w:divBdr>
    </w:div>
    <w:div w:id="1063874491">
      <w:marLeft w:val="480"/>
      <w:marRight w:val="0"/>
      <w:marTop w:val="0"/>
      <w:marBottom w:val="0"/>
      <w:divBdr>
        <w:top w:val="none" w:sz="0" w:space="0" w:color="auto"/>
        <w:left w:val="none" w:sz="0" w:space="0" w:color="auto"/>
        <w:bottom w:val="none" w:sz="0" w:space="0" w:color="auto"/>
        <w:right w:val="none" w:sz="0" w:space="0" w:color="auto"/>
      </w:divBdr>
    </w:div>
    <w:div w:id="1064991912">
      <w:marLeft w:val="640"/>
      <w:marRight w:val="0"/>
      <w:marTop w:val="0"/>
      <w:marBottom w:val="0"/>
      <w:divBdr>
        <w:top w:val="none" w:sz="0" w:space="0" w:color="auto"/>
        <w:left w:val="none" w:sz="0" w:space="0" w:color="auto"/>
        <w:bottom w:val="none" w:sz="0" w:space="0" w:color="auto"/>
        <w:right w:val="none" w:sz="0" w:space="0" w:color="auto"/>
      </w:divBdr>
    </w:div>
    <w:div w:id="1065182979">
      <w:marLeft w:val="640"/>
      <w:marRight w:val="0"/>
      <w:marTop w:val="0"/>
      <w:marBottom w:val="0"/>
      <w:divBdr>
        <w:top w:val="none" w:sz="0" w:space="0" w:color="auto"/>
        <w:left w:val="none" w:sz="0" w:space="0" w:color="auto"/>
        <w:bottom w:val="none" w:sz="0" w:space="0" w:color="auto"/>
        <w:right w:val="none" w:sz="0" w:space="0" w:color="auto"/>
      </w:divBdr>
    </w:div>
    <w:div w:id="1065185341">
      <w:marLeft w:val="640"/>
      <w:marRight w:val="0"/>
      <w:marTop w:val="0"/>
      <w:marBottom w:val="0"/>
      <w:divBdr>
        <w:top w:val="none" w:sz="0" w:space="0" w:color="auto"/>
        <w:left w:val="none" w:sz="0" w:space="0" w:color="auto"/>
        <w:bottom w:val="none" w:sz="0" w:space="0" w:color="auto"/>
        <w:right w:val="none" w:sz="0" w:space="0" w:color="auto"/>
      </w:divBdr>
    </w:div>
    <w:div w:id="1065378091">
      <w:marLeft w:val="480"/>
      <w:marRight w:val="0"/>
      <w:marTop w:val="0"/>
      <w:marBottom w:val="0"/>
      <w:divBdr>
        <w:top w:val="none" w:sz="0" w:space="0" w:color="auto"/>
        <w:left w:val="none" w:sz="0" w:space="0" w:color="auto"/>
        <w:bottom w:val="none" w:sz="0" w:space="0" w:color="auto"/>
        <w:right w:val="none" w:sz="0" w:space="0" w:color="auto"/>
      </w:divBdr>
    </w:div>
    <w:div w:id="1065451508">
      <w:marLeft w:val="640"/>
      <w:marRight w:val="0"/>
      <w:marTop w:val="0"/>
      <w:marBottom w:val="0"/>
      <w:divBdr>
        <w:top w:val="none" w:sz="0" w:space="0" w:color="auto"/>
        <w:left w:val="none" w:sz="0" w:space="0" w:color="auto"/>
        <w:bottom w:val="none" w:sz="0" w:space="0" w:color="auto"/>
        <w:right w:val="none" w:sz="0" w:space="0" w:color="auto"/>
      </w:divBdr>
    </w:div>
    <w:div w:id="1065762186">
      <w:marLeft w:val="640"/>
      <w:marRight w:val="0"/>
      <w:marTop w:val="0"/>
      <w:marBottom w:val="0"/>
      <w:divBdr>
        <w:top w:val="none" w:sz="0" w:space="0" w:color="auto"/>
        <w:left w:val="none" w:sz="0" w:space="0" w:color="auto"/>
        <w:bottom w:val="none" w:sz="0" w:space="0" w:color="auto"/>
        <w:right w:val="none" w:sz="0" w:space="0" w:color="auto"/>
      </w:divBdr>
    </w:div>
    <w:div w:id="1066343497">
      <w:marLeft w:val="640"/>
      <w:marRight w:val="0"/>
      <w:marTop w:val="0"/>
      <w:marBottom w:val="0"/>
      <w:divBdr>
        <w:top w:val="none" w:sz="0" w:space="0" w:color="auto"/>
        <w:left w:val="none" w:sz="0" w:space="0" w:color="auto"/>
        <w:bottom w:val="none" w:sz="0" w:space="0" w:color="auto"/>
        <w:right w:val="none" w:sz="0" w:space="0" w:color="auto"/>
      </w:divBdr>
    </w:div>
    <w:div w:id="1068114294">
      <w:marLeft w:val="640"/>
      <w:marRight w:val="0"/>
      <w:marTop w:val="0"/>
      <w:marBottom w:val="0"/>
      <w:divBdr>
        <w:top w:val="none" w:sz="0" w:space="0" w:color="auto"/>
        <w:left w:val="none" w:sz="0" w:space="0" w:color="auto"/>
        <w:bottom w:val="none" w:sz="0" w:space="0" w:color="auto"/>
        <w:right w:val="none" w:sz="0" w:space="0" w:color="auto"/>
      </w:divBdr>
    </w:div>
    <w:div w:id="1068772627">
      <w:marLeft w:val="640"/>
      <w:marRight w:val="0"/>
      <w:marTop w:val="0"/>
      <w:marBottom w:val="0"/>
      <w:divBdr>
        <w:top w:val="none" w:sz="0" w:space="0" w:color="auto"/>
        <w:left w:val="none" w:sz="0" w:space="0" w:color="auto"/>
        <w:bottom w:val="none" w:sz="0" w:space="0" w:color="auto"/>
        <w:right w:val="none" w:sz="0" w:space="0" w:color="auto"/>
      </w:divBdr>
    </w:div>
    <w:div w:id="1068960933">
      <w:marLeft w:val="640"/>
      <w:marRight w:val="0"/>
      <w:marTop w:val="0"/>
      <w:marBottom w:val="0"/>
      <w:divBdr>
        <w:top w:val="none" w:sz="0" w:space="0" w:color="auto"/>
        <w:left w:val="none" w:sz="0" w:space="0" w:color="auto"/>
        <w:bottom w:val="none" w:sz="0" w:space="0" w:color="auto"/>
        <w:right w:val="none" w:sz="0" w:space="0" w:color="auto"/>
      </w:divBdr>
    </w:div>
    <w:div w:id="1069572197">
      <w:marLeft w:val="640"/>
      <w:marRight w:val="0"/>
      <w:marTop w:val="0"/>
      <w:marBottom w:val="0"/>
      <w:divBdr>
        <w:top w:val="none" w:sz="0" w:space="0" w:color="auto"/>
        <w:left w:val="none" w:sz="0" w:space="0" w:color="auto"/>
        <w:bottom w:val="none" w:sz="0" w:space="0" w:color="auto"/>
        <w:right w:val="none" w:sz="0" w:space="0" w:color="auto"/>
      </w:divBdr>
    </w:div>
    <w:div w:id="1069645358">
      <w:marLeft w:val="640"/>
      <w:marRight w:val="0"/>
      <w:marTop w:val="0"/>
      <w:marBottom w:val="0"/>
      <w:divBdr>
        <w:top w:val="none" w:sz="0" w:space="0" w:color="auto"/>
        <w:left w:val="none" w:sz="0" w:space="0" w:color="auto"/>
        <w:bottom w:val="none" w:sz="0" w:space="0" w:color="auto"/>
        <w:right w:val="none" w:sz="0" w:space="0" w:color="auto"/>
      </w:divBdr>
    </w:div>
    <w:div w:id="1070496676">
      <w:marLeft w:val="640"/>
      <w:marRight w:val="0"/>
      <w:marTop w:val="0"/>
      <w:marBottom w:val="0"/>
      <w:divBdr>
        <w:top w:val="none" w:sz="0" w:space="0" w:color="auto"/>
        <w:left w:val="none" w:sz="0" w:space="0" w:color="auto"/>
        <w:bottom w:val="none" w:sz="0" w:space="0" w:color="auto"/>
        <w:right w:val="none" w:sz="0" w:space="0" w:color="auto"/>
      </w:divBdr>
    </w:div>
    <w:div w:id="1070542503">
      <w:marLeft w:val="640"/>
      <w:marRight w:val="0"/>
      <w:marTop w:val="0"/>
      <w:marBottom w:val="0"/>
      <w:divBdr>
        <w:top w:val="none" w:sz="0" w:space="0" w:color="auto"/>
        <w:left w:val="none" w:sz="0" w:space="0" w:color="auto"/>
        <w:bottom w:val="none" w:sz="0" w:space="0" w:color="auto"/>
        <w:right w:val="none" w:sz="0" w:space="0" w:color="auto"/>
      </w:divBdr>
    </w:div>
    <w:div w:id="1070731504">
      <w:bodyDiv w:val="1"/>
      <w:marLeft w:val="0"/>
      <w:marRight w:val="0"/>
      <w:marTop w:val="0"/>
      <w:marBottom w:val="0"/>
      <w:divBdr>
        <w:top w:val="none" w:sz="0" w:space="0" w:color="auto"/>
        <w:left w:val="none" w:sz="0" w:space="0" w:color="auto"/>
        <w:bottom w:val="none" w:sz="0" w:space="0" w:color="auto"/>
        <w:right w:val="none" w:sz="0" w:space="0" w:color="auto"/>
      </w:divBdr>
    </w:div>
    <w:div w:id="1071466551">
      <w:marLeft w:val="640"/>
      <w:marRight w:val="0"/>
      <w:marTop w:val="0"/>
      <w:marBottom w:val="0"/>
      <w:divBdr>
        <w:top w:val="none" w:sz="0" w:space="0" w:color="auto"/>
        <w:left w:val="none" w:sz="0" w:space="0" w:color="auto"/>
        <w:bottom w:val="none" w:sz="0" w:space="0" w:color="auto"/>
        <w:right w:val="none" w:sz="0" w:space="0" w:color="auto"/>
      </w:divBdr>
    </w:div>
    <w:div w:id="1071807076">
      <w:marLeft w:val="480"/>
      <w:marRight w:val="0"/>
      <w:marTop w:val="0"/>
      <w:marBottom w:val="0"/>
      <w:divBdr>
        <w:top w:val="none" w:sz="0" w:space="0" w:color="auto"/>
        <w:left w:val="none" w:sz="0" w:space="0" w:color="auto"/>
        <w:bottom w:val="none" w:sz="0" w:space="0" w:color="auto"/>
        <w:right w:val="none" w:sz="0" w:space="0" w:color="auto"/>
      </w:divBdr>
    </w:div>
    <w:div w:id="1071807840">
      <w:bodyDiv w:val="1"/>
      <w:marLeft w:val="0"/>
      <w:marRight w:val="0"/>
      <w:marTop w:val="0"/>
      <w:marBottom w:val="0"/>
      <w:divBdr>
        <w:top w:val="none" w:sz="0" w:space="0" w:color="auto"/>
        <w:left w:val="none" w:sz="0" w:space="0" w:color="auto"/>
        <w:bottom w:val="none" w:sz="0" w:space="0" w:color="auto"/>
        <w:right w:val="none" w:sz="0" w:space="0" w:color="auto"/>
      </w:divBdr>
    </w:div>
    <w:div w:id="1071998840">
      <w:marLeft w:val="640"/>
      <w:marRight w:val="0"/>
      <w:marTop w:val="0"/>
      <w:marBottom w:val="0"/>
      <w:divBdr>
        <w:top w:val="none" w:sz="0" w:space="0" w:color="auto"/>
        <w:left w:val="none" w:sz="0" w:space="0" w:color="auto"/>
        <w:bottom w:val="none" w:sz="0" w:space="0" w:color="auto"/>
        <w:right w:val="none" w:sz="0" w:space="0" w:color="auto"/>
      </w:divBdr>
    </w:div>
    <w:div w:id="1072003479">
      <w:marLeft w:val="640"/>
      <w:marRight w:val="0"/>
      <w:marTop w:val="0"/>
      <w:marBottom w:val="0"/>
      <w:divBdr>
        <w:top w:val="none" w:sz="0" w:space="0" w:color="auto"/>
        <w:left w:val="none" w:sz="0" w:space="0" w:color="auto"/>
        <w:bottom w:val="none" w:sz="0" w:space="0" w:color="auto"/>
        <w:right w:val="none" w:sz="0" w:space="0" w:color="auto"/>
      </w:divBdr>
    </w:div>
    <w:div w:id="1072236591">
      <w:marLeft w:val="640"/>
      <w:marRight w:val="0"/>
      <w:marTop w:val="0"/>
      <w:marBottom w:val="0"/>
      <w:divBdr>
        <w:top w:val="none" w:sz="0" w:space="0" w:color="auto"/>
        <w:left w:val="none" w:sz="0" w:space="0" w:color="auto"/>
        <w:bottom w:val="none" w:sz="0" w:space="0" w:color="auto"/>
        <w:right w:val="none" w:sz="0" w:space="0" w:color="auto"/>
      </w:divBdr>
    </w:div>
    <w:div w:id="1072431867">
      <w:bodyDiv w:val="1"/>
      <w:marLeft w:val="0"/>
      <w:marRight w:val="0"/>
      <w:marTop w:val="0"/>
      <w:marBottom w:val="0"/>
      <w:divBdr>
        <w:top w:val="none" w:sz="0" w:space="0" w:color="auto"/>
        <w:left w:val="none" w:sz="0" w:space="0" w:color="auto"/>
        <w:bottom w:val="none" w:sz="0" w:space="0" w:color="auto"/>
        <w:right w:val="none" w:sz="0" w:space="0" w:color="auto"/>
      </w:divBdr>
      <w:divsChild>
        <w:div w:id="931546">
          <w:marLeft w:val="480"/>
          <w:marRight w:val="0"/>
          <w:marTop w:val="0"/>
          <w:marBottom w:val="0"/>
          <w:divBdr>
            <w:top w:val="none" w:sz="0" w:space="0" w:color="auto"/>
            <w:left w:val="none" w:sz="0" w:space="0" w:color="auto"/>
            <w:bottom w:val="none" w:sz="0" w:space="0" w:color="auto"/>
            <w:right w:val="none" w:sz="0" w:space="0" w:color="auto"/>
          </w:divBdr>
        </w:div>
        <w:div w:id="23603462">
          <w:marLeft w:val="480"/>
          <w:marRight w:val="0"/>
          <w:marTop w:val="0"/>
          <w:marBottom w:val="0"/>
          <w:divBdr>
            <w:top w:val="none" w:sz="0" w:space="0" w:color="auto"/>
            <w:left w:val="none" w:sz="0" w:space="0" w:color="auto"/>
            <w:bottom w:val="none" w:sz="0" w:space="0" w:color="auto"/>
            <w:right w:val="none" w:sz="0" w:space="0" w:color="auto"/>
          </w:divBdr>
        </w:div>
        <w:div w:id="29501538">
          <w:marLeft w:val="480"/>
          <w:marRight w:val="0"/>
          <w:marTop w:val="0"/>
          <w:marBottom w:val="0"/>
          <w:divBdr>
            <w:top w:val="none" w:sz="0" w:space="0" w:color="auto"/>
            <w:left w:val="none" w:sz="0" w:space="0" w:color="auto"/>
            <w:bottom w:val="none" w:sz="0" w:space="0" w:color="auto"/>
            <w:right w:val="none" w:sz="0" w:space="0" w:color="auto"/>
          </w:divBdr>
        </w:div>
        <w:div w:id="48236370">
          <w:marLeft w:val="480"/>
          <w:marRight w:val="0"/>
          <w:marTop w:val="0"/>
          <w:marBottom w:val="0"/>
          <w:divBdr>
            <w:top w:val="none" w:sz="0" w:space="0" w:color="auto"/>
            <w:left w:val="none" w:sz="0" w:space="0" w:color="auto"/>
            <w:bottom w:val="none" w:sz="0" w:space="0" w:color="auto"/>
            <w:right w:val="none" w:sz="0" w:space="0" w:color="auto"/>
          </w:divBdr>
        </w:div>
        <w:div w:id="86731856">
          <w:marLeft w:val="480"/>
          <w:marRight w:val="0"/>
          <w:marTop w:val="0"/>
          <w:marBottom w:val="0"/>
          <w:divBdr>
            <w:top w:val="none" w:sz="0" w:space="0" w:color="auto"/>
            <w:left w:val="none" w:sz="0" w:space="0" w:color="auto"/>
            <w:bottom w:val="none" w:sz="0" w:space="0" w:color="auto"/>
            <w:right w:val="none" w:sz="0" w:space="0" w:color="auto"/>
          </w:divBdr>
        </w:div>
        <w:div w:id="175189837">
          <w:marLeft w:val="480"/>
          <w:marRight w:val="0"/>
          <w:marTop w:val="0"/>
          <w:marBottom w:val="0"/>
          <w:divBdr>
            <w:top w:val="none" w:sz="0" w:space="0" w:color="auto"/>
            <w:left w:val="none" w:sz="0" w:space="0" w:color="auto"/>
            <w:bottom w:val="none" w:sz="0" w:space="0" w:color="auto"/>
            <w:right w:val="none" w:sz="0" w:space="0" w:color="auto"/>
          </w:divBdr>
        </w:div>
        <w:div w:id="200484267">
          <w:marLeft w:val="480"/>
          <w:marRight w:val="0"/>
          <w:marTop w:val="0"/>
          <w:marBottom w:val="0"/>
          <w:divBdr>
            <w:top w:val="none" w:sz="0" w:space="0" w:color="auto"/>
            <w:left w:val="none" w:sz="0" w:space="0" w:color="auto"/>
            <w:bottom w:val="none" w:sz="0" w:space="0" w:color="auto"/>
            <w:right w:val="none" w:sz="0" w:space="0" w:color="auto"/>
          </w:divBdr>
        </w:div>
        <w:div w:id="206456898">
          <w:marLeft w:val="480"/>
          <w:marRight w:val="0"/>
          <w:marTop w:val="0"/>
          <w:marBottom w:val="0"/>
          <w:divBdr>
            <w:top w:val="none" w:sz="0" w:space="0" w:color="auto"/>
            <w:left w:val="none" w:sz="0" w:space="0" w:color="auto"/>
            <w:bottom w:val="none" w:sz="0" w:space="0" w:color="auto"/>
            <w:right w:val="none" w:sz="0" w:space="0" w:color="auto"/>
          </w:divBdr>
        </w:div>
        <w:div w:id="213473127">
          <w:marLeft w:val="480"/>
          <w:marRight w:val="0"/>
          <w:marTop w:val="0"/>
          <w:marBottom w:val="0"/>
          <w:divBdr>
            <w:top w:val="none" w:sz="0" w:space="0" w:color="auto"/>
            <w:left w:val="none" w:sz="0" w:space="0" w:color="auto"/>
            <w:bottom w:val="none" w:sz="0" w:space="0" w:color="auto"/>
            <w:right w:val="none" w:sz="0" w:space="0" w:color="auto"/>
          </w:divBdr>
        </w:div>
        <w:div w:id="234361747">
          <w:marLeft w:val="480"/>
          <w:marRight w:val="0"/>
          <w:marTop w:val="0"/>
          <w:marBottom w:val="0"/>
          <w:divBdr>
            <w:top w:val="none" w:sz="0" w:space="0" w:color="auto"/>
            <w:left w:val="none" w:sz="0" w:space="0" w:color="auto"/>
            <w:bottom w:val="none" w:sz="0" w:space="0" w:color="auto"/>
            <w:right w:val="none" w:sz="0" w:space="0" w:color="auto"/>
          </w:divBdr>
        </w:div>
        <w:div w:id="251352314">
          <w:marLeft w:val="480"/>
          <w:marRight w:val="0"/>
          <w:marTop w:val="0"/>
          <w:marBottom w:val="0"/>
          <w:divBdr>
            <w:top w:val="none" w:sz="0" w:space="0" w:color="auto"/>
            <w:left w:val="none" w:sz="0" w:space="0" w:color="auto"/>
            <w:bottom w:val="none" w:sz="0" w:space="0" w:color="auto"/>
            <w:right w:val="none" w:sz="0" w:space="0" w:color="auto"/>
          </w:divBdr>
        </w:div>
        <w:div w:id="300425064">
          <w:marLeft w:val="480"/>
          <w:marRight w:val="0"/>
          <w:marTop w:val="0"/>
          <w:marBottom w:val="0"/>
          <w:divBdr>
            <w:top w:val="none" w:sz="0" w:space="0" w:color="auto"/>
            <w:left w:val="none" w:sz="0" w:space="0" w:color="auto"/>
            <w:bottom w:val="none" w:sz="0" w:space="0" w:color="auto"/>
            <w:right w:val="none" w:sz="0" w:space="0" w:color="auto"/>
          </w:divBdr>
        </w:div>
        <w:div w:id="303701251">
          <w:marLeft w:val="480"/>
          <w:marRight w:val="0"/>
          <w:marTop w:val="0"/>
          <w:marBottom w:val="0"/>
          <w:divBdr>
            <w:top w:val="none" w:sz="0" w:space="0" w:color="auto"/>
            <w:left w:val="none" w:sz="0" w:space="0" w:color="auto"/>
            <w:bottom w:val="none" w:sz="0" w:space="0" w:color="auto"/>
            <w:right w:val="none" w:sz="0" w:space="0" w:color="auto"/>
          </w:divBdr>
        </w:div>
        <w:div w:id="327951465">
          <w:marLeft w:val="480"/>
          <w:marRight w:val="0"/>
          <w:marTop w:val="0"/>
          <w:marBottom w:val="0"/>
          <w:divBdr>
            <w:top w:val="none" w:sz="0" w:space="0" w:color="auto"/>
            <w:left w:val="none" w:sz="0" w:space="0" w:color="auto"/>
            <w:bottom w:val="none" w:sz="0" w:space="0" w:color="auto"/>
            <w:right w:val="none" w:sz="0" w:space="0" w:color="auto"/>
          </w:divBdr>
        </w:div>
        <w:div w:id="343214434">
          <w:marLeft w:val="480"/>
          <w:marRight w:val="0"/>
          <w:marTop w:val="0"/>
          <w:marBottom w:val="0"/>
          <w:divBdr>
            <w:top w:val="none" w:sz="0" w:space="0" w:color="auto"/>
            <w:left w:val="none" w:sz="0" w:space="0" w:color="auto"/>
            <w:bottom w:val="none" w:sz="0" w:space="0" w:color="auto"/>
            <w:right w:val="none" w:sz="0" w:space="0" w:color="auto"/>
          </w:divBdr>
        </w:div>
        <w:div w:id="361975616">
          <w:marLeft w:val="480"/>
          <w:marRight w:val="0"/>
          <w:marTop w:val="0"/>
          <w:marBottom w:val="0"/>
          <w:divBdr>
            <w:top w:val="none" w:sz="0" w:space="0" w:color="auto"/>
            <w:left w:val="none" w:sz="0" w:space="0" w:color="auto"/>
            <w:bottom w:val="none" w:sz="0" w:space="0" w:color="auto"/>
            <w:right w:val="none" w:sz="0" w:space="0" w:color="auto"/>
          </w:divBdr>
        </w:div>
        <w:div w:id="373232260">
          <w:marLeft w:val="480"/>
          <w:marRight w:val="0"/>
          <w:marTop w:val="0"/>
          <w:marBottom w:val="0"/>
          <w:divBdr>
            <w:top w:val="none" w:sz="0" w:space="0" w:color="auto"/>
            <w:left w:val="none" w:sz="0" w:space="0" w:color="auto"/>
            <w:bottom w:val="none" w:sz="0" w:space="0" w:color="auto"/>
            <w:right w:val="none" w:sz="0" w:space="0" w:color="auto"/>
          </w:divBdr>
        </w:div>
        <w:div w:id="413479511">
          <w:marLeft w:val="480"/>
          <w:marRight w:val="0"/>
          <w:marTop w:val="0"/>
          <w:marBottom w:val="0"/>
          <w:divBdr>
            <w:top w:val="none" w:sz="0" w:space="0" w:color="auto"/>
            <w:left w:val="none" w:sz="0" w:space="0" w:color="auto"/>
            <w:bottom w:val="none" w:sz="0" w:space="0" w:color="auto"/>
            <w:right w:val="none" w:sz="0" w:space="0" w:color="auto"/>
          </w:divBdr>
        </w:div>
        <w:div w:id="415128975">
          <w:marLeft w:val="480"/>
          <w:marRight w:val="0"/>
          <w:marTop w:val="0"/>
          <w:marBottom w:val="0"/>
          <w:divBdr>
            <w:top w:val="none" w:sz="0" w:space="0" w:color="auto"/>
            <w:left w:val="none" w:sz="0" w:space="0" w:color="auto"/>
            <w:bottom w:val="none" w:sz="0" w:space="0" w:color="auto"/>
            <w:right w:val="none" w:sz="0" w:space="0" w:color="auto"/>
          </w:divBdr>
        </w:div>
        <w:div w:id="417947426">
          <w:marLeft w:val="480"/>
          <w:marRight w:val="0"/>
          <w:marTop w:val="0"/>
          <w:marBottom w:val="0"/>
          <w:divBdr>
            <w:top w:val="none" w:sz="0" w:space="0" w:color="auto"/>
            <w:left w:val="none" w:sz="0" w:space="0" w:color="auto"/>
            <w:bottom w:val="none" w:sz="0" w:space="0" w:color="auto"/>
            <w:right w:val="none" w:sz="0" w:space="0" w:color="auto"/>
          </w:divBdr>
        </w:div>
        <w:div w:id="437918069">
          <w:marLeft w:val="480"/>
          <w:marRight w:val="0"/>
          <w:marTop w:val="0"/>
          <w:marBottom w:val="0"/>
          <w:divBdr>
            <w:top w:val="none" w:sz="0" w:space="0" w:color="auto"/>
            <w:left w:val="none" w:sz="0" w:space="0" w:color="auto"/>
            <w:bottom w:val="none" w:sz="0" w:space="0" w:color="auto"/>
            <w:right w:val="none" w:sz="0" w:space="0" w:color="auto"/>
          </w:divBdr>
        </w:div>
        <w:div w:id="460001974">
          <w:marLeft w:val="480"/>
          <w:marRight w:val="0"/>
          <w:marTop w:val="0"/>
          <w:marBottom w:val="0"/>
          <w:divBdr>
            <w:top w:val="none" w:sz="0" w:space="0" w:color="auto"/>
            <w:left w:val="none" w:sz="0" w:space="0" w:color="auto"/>
            <w:bottom w:val="none" w:sz="0" w:space="0" w:color="auto"/>
            <w:right w:val="none" w:sz="0" w:space="0" w:color="auto"/>
          </w:divBdr>
        </w:div>
        <w:div w:id="478770112">
          <w:marLeft w:val="480"/>
          <w:marRight w:val="0"/>
          <w:marTop w:val="0"/>
          <w:marBottom w:val="0"/>
          <w:divBdr>
            <w:top w:val="none" w:sz="0" w:space="0" w:color="auto"/>
            <w:left w:val="none" w:sz="0" w:space="0" w:color="auto"/>
            <w:bottom w:val="none" w:sz="0" w:space="0" w:color="auto"/>
            <w:right w:val="none" w:sz="0" w:space="0" w:color="auto"/>
          </w:divBdr>
        </w:div>
        <w:div w:id="528374378">
          <w:marLeft w:val="480"/>
          <w:marRight w:val="0"/>
          <w:marTop w:val="0"/>
          <w:marBottom w:val="0"/>
          <w:divBdr>
            <w:top w:val="none" w:sz="0" w:space="0" w:color="auto"/>
            <w:left w:val="none" w:sz="0" w:space="0" w:color="auto"/>
            <w:bottom w:val="none" w:sz="0" w:space="0" w:color="auto"/>
            <w:right w:val="none" w:sz="0" w:space="0" w:color="auto"/>
          </w:divBdr>
        </w:div>
        <w:div w:id="536430218">
          <w:marLeft w:val="480"/>
          <w:marRight w:val="0"/>
          <w:marTop w:val="0"/>
          <w:marBottom w:val="0"/>
          <w:divBdr>
            <w:top w:val="none" w:sz="0" w:space="0" w:color="auto"/>
            <w:left w:val="none" w:sz="0" w:space="0" w:color="auto"/>
            <w:bottom w:val="none" w:sz="0" w:space="0" w:color="auto"/>
            <w:right w:val="none" w:sz="0" w:space="0" w:color="auto"/>
          </w:divBdr>
        </w:div>
        <w:div w:id="555549259">
          <w:marLeft w:val="480"/>
          <w:marRight w:val="0"/>
          <w:marTop w:val="0"/>
          <w:marBottom w:val="0"/>
          <w:divBdr>
            <w:top w:val="none" w:sz="0" w:space="0" w:color="auto"/>
            <w:left w:val="none" w:sz="0" w:space="0" w:color="auto"/>
            <w:bottom w:val="none" w:sz="0" w:space="0" w:color="auto"/>
            <w:right w:val="none" w:sz="0" w:space="0" w:color="auto"/>
          </w:divBdr>
        </w:div>
        <w:div w:id="576061596">
          <w:marLeft w:val="480"/>
          <w:marRight w:val="0"/>
          <w:marTop w:val="0"/>
          <w:marBottom w:val="0"/>
          <w:divBdr>
            <w:top w:val="none" w:sz="0" w:space="0" w:color="auto"/>
            <w:left w:val="none" w:sz="0" w:space="0" w:color="auto"/>
            <w:bottom w:val="none" w:sz="0" w:space="0" w:color="auto"/>
            <w:right w:val="none" w:sz="0" w:space="0" w:color="auto"/>
          </w:divBdr>
        </w:div>
        <w:div w:id="625814935">
          <w:marLeft w:val="480"/>
          <w:marRight w:val="0"/>
          <w:marTop w:val="0"/>
          <w:marBottom w:val="0"/>
          <w:divBdr>
            <w:top w:val="none" w:sz="0" w:space="0" w:color="auto"/>
            <w:left w:val="none" w:sz="0" w:space="0" w:color="auto"/>
            <w:bottom w:val="none" w:sz="0" w:space="0" w:color="auto"/>
            <w:right w:val="none" w:sz="0" w:space="0" w:color="auto"/>
          </w:divBdr>
        </w:div>
        <w:div w:id="628321622">
          <w:marLeft w:val="480"/>
          <w:marRight w:val="0"/>
          <w:marTop w:val="0"/>
          <w:marBottom w:val="0"/>
          <w:divBdr>
            <w:top w:val="none" w:sz="0" w:space="0" w:color="auto"/>
            <w:left w:val="none" w:sz="0" w:space="0" w:color="auto"/>
            <w:bottom w:val="none" w:sz="0" w:space="0" w:color="auto"/>
            <w:right w:val="none" w:sz="0" w:space="0" w:color="auto"/>
          </w:divBdr>
        </w:div>
        <w:div w:id="714700483">
          <w:marLeft w:val="480"/>
          <w:marRight w:val="0"/>
          <w:marTop w:val="0"/>
          <w:marBottom w:val="0"/>
          <w:divBdr>
            <w:top w:val="none" w:sz="0" w:space="0" w:color="auto"/>
            <w:left w:val="none" w:sz="0" w:space="0" w:color="auto"/>
            <w:bottom w:val="none" w:sz="0" w:space="0" w:color="auto"/>
            <w:right w:val="none" w:sz="0" w:space="0" w:color="auto"/>
          </w:divBdr>
        </w:div>
        <w:div w:id="740636119">
          <w:marLeft w:val="480"/>
          <w:marRight w:val="0"/>
          <w:marTop w:val="0"/>
          <w:marBottom w:val="0"/>
          <w:divBdr>
            <w:top w:val="none" w:sz="0" w:space="0" w:color="auto"/>
            <w:left w:val="none" w:sz="0" w:space="0" w:color="auto"/>
            <w:bottom w:val="none" w:sz="0" w:space="0" w:color="auto"/>
            <w:right w:val="none" w:sz="0" w:space="0" w:color="auto"/>
          </w:divBdr>
        </w:div>
        <w:div w:id="750588641">
          <w:marLeft w:val="480"/>
          <w:marRight w:val="0"/>
          <w:marTop w:val="0"/>
          <w:marBottom w:val="0"/>
          <w:divBdr>
            <w:top w:val="none" w:sz="0" w:space="0" w:color="auto"/>
            <w:left w:val="none" w:sz="0" w:space="0" w:color="auto"/>
            <w:bottom w:val="none" w:sz="0" w:space="0" w:color="auto"/>
            <w:right w:val="none" w:sz="0" w:space="0" w:color="auto"/>
          </w:divBdr>
        </w:div>
        <w:div w:id="754321873">
          <w:marLeft w:val="480"/>
          <w:marRight w:val="0"/>
          <w:marTop w:val="0"/>
          <w:marBottom w:val="0"/>
          <w:divBdr>
            <w:top w:val="none" w:sz="0" w:space="0" w:color="auto"/>
            <w:left w:val="none" w:sz="0" w:space="0" w:color="auto"/>
            <w:bottom w:val="none" w:sz="0" w:space="0" w:color="auto"/>
            <w:right w:val="none" w:sz="0" w:space="0" w:color="auto"/>
          </w:divBdr>
        </w:div>
        <w:div w:id="808287357">
          <w:marLeft w:val="480"/>
          <w:marRight w:val="0"/>
          <w:marTop w:val="0"/>
          <w:marBottom w:val="0"/>
          <w:divBdr>
            <w:top w:val="none" w:sz="0" w:space="0" w:color="auto"/>
            <w:left w:val="none" w:sz="0" w:space="0" w:color="auto"/>
            <w:bottom w:val="none" w:sz="0" w:space="0" w:color="auto"/>
            <w:right w:val="none" w:sz="0" w:space="0" w:color="auto"/>
          </w:divBdr>
        </w:div>
        <w:div w:id="824783584">
          <w:marLeft w:val="480"/>
          <w:marRight w:val="0"/>
          <w:marTop w:val="0"/>
          <w:marBottom w:val="0"/>
          <w:divBdr>
            <w:top w:val="none" w:sz="0" w:space="0" w:color="auto"/>
            <w:left w:val="none" w:sz="0" w:space="0" w:color="auto"/>
            <w:bottom w:val="none" w:sz="0" w:space="0" w:color="auto"/>
            <w:right w:val="none" w:sz="0" w:space="0" w:color="auto"/>
          </w:divBdr>
        </w:div>
        <w:div w:id="900866940">
          <w:marLeft w:val="480"/>
          <w:marRight w:val="0"/>
          <w:marTop w:val="0"/>
          <w:marBottom w:val="0"/>
          <w:divBdr>
            <w:top w:val="none" w:sz="0" w:space="0" w:color="auto"/>
            <w:left w:val="none" w:sz="0" w:space="0" w:color="auto"/>
            <w:bottom w:val="none" w:sz="0" w:space="0" w:color="auto"/>
            <w:right w:val="none" w:sz="0" w:space="0" w:color="auto"/>
          </w:divBdr>
        </w:div>
        <w:div w:id="925529053">
          <w:marLeft w:val="480"/>
          <w:marRight w:val="0"/>
          <w:marTop w:val="0"/>
          <w:marBottom w:val="0"/>
          <w:divBdr>
            <w:top w:val="none" w:sz="0" w:space="0" w:color="auto"/>
            <w:left w:val="none" w:sz="0" w:space="0" w:color="auto"/>
            <w:bottom w:val="none" w:sz="0" w:space="0" w:color="auto"/>
            <w:right w:val="none" w:sz="0" w:space="0" w:color="auto"/>
          </w:divBdr>
        </w:div>
        <w:div w:id="936522273">
          <w:marLeft w:val="480"/>
          <w:marRight w:val="0"/>
          <w:marTop w:val="0"/>
          <w:marBottom w:val="0"/>
          <w:divBdr>
            <w:top w:val="none" w:sz="0" w:space="0" w:color="auto"/>
            <w:left w:val="none" w:sz="0" w:space="0" w:color="auto"/>
            <w:bottom w:val="none" w:sz="0" w:space="0" w:color="auto"/>
            <w:right w:val="none" w:sz="0" w:space="0" w:color="auto"/>
          </w:divBdr>
        </w:div>
        <w:div w:id="947615299">
          <w:marLeft w:val="480"/>
          <w:marRight w:val="0"/>
          <w:marTop w:val="0"/>
          <w:marBottom w:val="0"/>
          <w:divBdr>
            <w:top w:val="none" w:sz="0" w:space="0" w:color="auto"/>
            <w:left w:val="none" w:sz="0" w:space="0" w:color="auto"/>
            <w:bottom w:val="none" w:sz="0" w:space="0" w:color="auto"/>
            <w:right w:val="none" w:sz="0" w:space="0" w:color="auto"/>
          </w:divBdr>
        </w:div>
        <w:div w:id="1018197509">
          <w:marLeft w:val="480"/>
          <w:marRight w:val="0"/>
          <w:marTop w:val="0"/>
          <w:marBottom w:val="0"/>
          <w:divBdr>
            <w:top w:val="none" w:sz="0" w:space="0" w:color="auto"/>
            <w:left w:val="none" w:sz="0" w:space="0" w:color="auto"/>
            <w:bottom w:val="none" w:sz="0" w:space="0" w:color="auto"/>
            <w:right w:val="none" w:sz="0" w:space="0" w:color="auto"/>
          </w:divBdr>
        </w:div>
        <w:div w:id="1019089250">
          <w:marLeft w:val="480"/>
          <w:marRight w:val="0"/>
          <w:marTop w:val="0"/>
          <w:marBottom w:val="0"/>
          <w:divBdr>
            <w:top w:val="none" w:sz="0" w:space="0" w:color="auto"/>
            <w:left w:val="none" w:sz="0" w:space="0" w:color="auto"/>
            <w:bottom w:val="none" w:sz="0" w:space="0" w:color="auto"/>
            <w:right w:val="none" w:sz="0" w:space="0" w:color="auto"/>
          </w:divBdr>
        </w:div>
        <w:div w:id="1038511155">
          <w:marLeft w:val="480"/>
          <w:marRight w:val="0"/>
          <w:marTop w:val="0"/>
          <w:marBottom w:val="0"/>
          <w:divBdr>
            <w:top w:val="none" w:sz="0" w:space="0" w:color="auto"/>
            <w:left w:val="none" w:sz="0" w:space="0" w:color="auto"/>
            <w:bottom w:val="none" w:sz="0" w:space="0" w:color="auto"/>
            <w:right w:val="none" w:sz="0" w:space="0" w:color="auto"/>
          </w:divBdr>
        </w:div>
        <w:div w:id="1073046576">
          <w:marLeft w:val="480"/>
          <w:marRight w:val="0"/>
          <w:marTop w:val="0"/>
          <w:marBottom w:val="0"/>
          <w:divBdr>
            <w:top w:val="none" w:sz="0" w:space="0" w:color="auto"/>
            <w:left w:val="none" w:sz="0" w:space="0" w:color="auto"/>
            <w:bottom w:val="none" w:sz="0" w:space="0" w:color="auto"/>
            <w:right w:val="none" w:sz="0" w:space="0" w:color="auto"/>
          </w:divBdr>
        </w:div>
        <w:div w:id="1079517668">
          <w:marLeft w:val="480"/>
          <w:marRight w:val="0"/>
          <w:marTop w:val="0"/>
          <w:marBottom w:val="0"/>
          <w:divBdr>
            <w:top w:val="none" w:sz="0" w:space="0" w:color="auto"/>
            <w:left w:val="none" w:sz="0" w:space="0" w:color="auto"/>
            <w:bottom w:val="none" w:sz="0" w:space="0" w:color="auto"/>
            <w:right w:val="none" w:sz="0" w:space="0" w:color="auto"/>
          </w:divBdr>
        </w:div>
        <w:div w:id="1141577332">
          <w:marLeft w:val="480"/>
          <w:marRight w:val="0"/>
          <w:marTop w:val="0"/>
          <w:marBottom w:val="0"/>
          <w:divBdr>
            <w:top w:val="none" w:sz="0" w:space="0" w:color="auto"/>
            <w:left w:val="none" w:sz="0" w:space="0" w:color="auto"/>
            <w:bottom w:val="none" w:sz="0" w:space="0" w:color="auto"/>
            <w:right w:val="none" w:sz="0" w:space="0" w:color="auto"/>
          </w:divBdr>
        </w:div>
        <w:div w:id="1144202585">
          <w:marLeft w:val="480"/>
          <w:marRight w:val="0"/>
          <w:marTop w:val="0"/>
          <w:marBottom w:val="0"/>
          <w:divBdr>
            <w:top w:val="none" w:sz="0" w:space="0" w:color="auto"/>
            <w:left w:val="none" w:sz="0" w:space="0" w:color="auto"/>
            <w:bottom w:val="none" w:sz="0" w:space="0" w:color="auto"/>
            <w:right w:val="none" w:sz="0" w:space="0" w:color="auto"/>
          </w:divBdr>
        </w:div>
        <w:div w:id="1160731464">
          <w:marLeft w:val="480"/>
          <w:marRight w:val="0"/>
          <w:marTop w:val="0"/>
          <w:marBottom w:val="0"/>
          <w:divBdr>
            <w:top w:val="none" w:sz="0" w:space="0" w:color="auto"/>
            <w:left w:val="none" w:sz="0" w:space="0" w:color="auto"/>
            <w:bottom w:val="none" w:sz="0" w:space="0" w:color="auto"/>
            <w:right w:val="none" w:sz="0" w:space="0" w:color="auto"/>
          </w:divBdr>
        </w:div>
        <w:div w:id="1190265782">
          <w:marLeft w:val="480"/>
          <w:marRight w:val="0"/>
          <w:marTop w:val="0"/>
          <w:marBottom w:val="0"/>
          <w:divBdr>
            <w:top w:val="none" w:sz="0" w:space="0" w:color="auto"/>
            <w:left w:val="none" w:sz="0" w:space="0" w:color="auto"/>
            <w:bottom w:val="none" w:sz="0" w:space="0" w:color="auto"/>
            <w:right w:val="none" w:sz="0" w:space="0" w:color="auto"/>
          </w:divBdr>
        </w:div>
        <w:div w:id="1219394913">
          <w:marLeft w:val="480"/>
          <w:marRight w:val="0"/>
          <w:marTop w:val="0"/>
          <w:marBottom w:val="0"/>
          <w:divBdr>
            <w:top w:val="none" w:sz="0" w:space="0" w:color="auto"/>
            <w:left w:val="none" w:sz="0" w:space="0" w:color="auto"/>
            <w:bottom w:val="none" w:sz="0" w:space="0" w:color="auto"/>
            <w:right w:val="none" w:sz="0" w:space="0" w:color="auto"/>
          </w:divBdr>
        </w:div>
        <w:div w:id="1301425379">
          <w:marLeft w:val="480"/>
          <w:marRight w:val="0"/>
          <w:marTop w:val="0"/>
          <w:marBottom w:val="0"/>
          <w:divBdr>
            <w:top w:val="none" w:sz="0" w:space="0" w:color="auto"/>
            <w:left w:val="none" w:sz="0" w:space="0" w:color="auto"/>
            <w:bottom w:val="none" w:sz="0" w:space="0" w:color="auto"/>
            <w:right w:val="none" w:sz="0" w:space="0" w:color="auto"/>
          </w:divBdr>
        </w:div>
        <w:div w:id="1301568685">
          <w:marLeft w:val="480"/>
          <w:marRight w:val="0"/>
          <w:marTop w:val="0"/>
          <w:marBottom w:val="0"/>
          <w:divBdr>
            <w:top w:val="none" w:sz="0" w:space="0" w:color="auto"/>
            <w:left w:val="none" w:sz="0" w:space="0" w:color="auto"/>
            <w:bottom w:val="none" w:sz="0" w:space="0" w:color="auto"/>
            <w:right w:val="none" w:sz="0" w:space="0" w:color="auto"/>
          </w:divBdr>
        </w:div>
        <w:div w:id="1304890064">
          <w:marLeft w:val="480"/>
          <w:marRight w:val="0"/>
          <w:marTop w:val="0"/>
          <w:marBottom w:val="0"/>
          <w:divBdr>
            <w:top w:val="none" w:sz="0" w:space="0" w:color="auto"/>
            <w:left w:val="none" w:sz="0" w:space="0" w:color="auto"/>
            <w:bottom w:val="none" w:sz="0" w:space="0" w:color="auto"/>
            <w:right w:val="none" w:sz="0" w:space="0" w:color="auto"/>
          </w:divBdr>
        </w:div>
        <w:div w:id="1328751589">
          <w:marLeft w:val="480"/>
          <w:marRight w:val="0"/>
          <w:marTop w:val="0"/>
          <w:marBottom w:val="0"/>
          <w:divBdr>
            <w:top w:val="none" w:sz="0" w:space="0" w:color="auto"/>
            <w:left w:val="none" w:sz="0" w:space="0" w:color="auto"/>
            <w:bottom w:val="none" w:sz="0" w:space="0" w:color="auto"/>
            <w:right w:val="none" w:sz="0" w:space="0" w:color="auto"/>
          </w:divBdr>
        </w:div>
        <w:div w:id="1357656923">
          <w:marLeft w:val="480"/>
          <w:marRight w:val="0"/>
          <w:marTop w:val="0"/>
          <w:marBottom w:val="0"/>
          <w:divBdr>
            <w:top w:val="none" w:sz="0" w:space="0" w:color="auto"/>
            <w:left w:val="none" w:sz="0" w:space="0" w:color="auto"/>
            <w:bottom w:val="none" w:sz="0" w:space="0" w:color="auto"/>
            <w:right w:val="none" w:sz="0" w:space="0" w:color="auto"/>
          </w:divBdr>
        </w:div>
        <w:div w:id="1367489964">
          <w:marLeft w:val="480"/>
          <w:marRight w:val="0"/>
          <w:marTop w:val="0"/>
          <w:marBottom w:val="0"/>
          <w:divBdr>
            <w:top w:val="none" w:sz="0" w:space="0" w:color="auto"/>
            <w:left w:val="none" w:sz="0" w:space="0" w:color="auto"/>
            <w:bottom w:val="none" w:sz="0" w:space="0" w:color="auto"/>
            <w:right w:val="none" w:sz="0" w:space="0" w:color="auto"/>
          </w:divBdr>
        </w:div>
        <w:div w:id="1404065409">
          <w:marLeft w:val="480"/>
          <w:marRight w:val="0"/>
          <w:marTop w:val="0"/>
          <w:marBottom w:val="0"/>
          <w:divBdr>
            <w:top w:val="none" w:sz="0" w:space="0" w:color="auto"/>
            <w:left w:val="none" w:sz="0" w:space="0" w:color="auto"/>
            <w:bottom w:val="none" w:sz="0" w:space="0" w:color="auto"/>
            <w:right w:val="none" w:sz="0" w:space="0" w:color="auto"/>
          </w:divBdr>
        </w:div>
        <w:div w:id="1406076162">
          <w:marLeft w:val="480"/>
          <w:marRight w:val="0"/>
          <w:marTop w:val="0"/>
          <w:marBottom w:val="0"/>
          <w:divBdr>
            <w:top w:val="none" w:sz="0" w:space="0" w:color="auto"/>
            <w:left w:val="none" w:sz="0" w:space="0" w:color="auto"/>
            <w:bottom w:val="none" w:sz="0" w:space="0" w:color="auto"/>
            <w:right w:val="none" w:sz="0" w:space="0" w:color="auto"/>
          </w:divBdr>
        </w:div>
        <w:div w:id="1455558862">
          <w:marLeft w:val="480"/>
          <w:marRight w:val="0"/>
          <w:marTop w:val="0"/>
          <w:marBottom w:val="0"/>
          <w:divBdr>
            <w:top w:val="none" w:sz="0" w:space="0" w:color="auto"/>
            <w:left w:val="none" w:sz="0" w:space="0" w:color="auto"/>
            <w:bottom w:val="none" w:sz="0" w:space="0" w:color="auto"/>
            <w:right w:val="none" w:sz="0" w:space="0" w:color="auto"/>
          </w:divBdr>
        </w:div>
        <w:div w:id="1514300520">
          <w:marLeft w:val="480"/>
          <w:marRight w:val="0"/>
          <w:marTop w:val="0"/>
          <w:marBottom w:val="0"/>
          <w:divBdr>
            <w:top w:val="none" w:sz="0" w:space="0" w:color="auto"/>
            <w:left w:val="none" w:sz="0" w:space="0" w:color="auto"/>
            <w:bottom w:val="none" w:sz="0" w:space="0" w:color="auto"/>
            <w:right w:val="none" w:sz="0" w:space="0" w:color="auto"/>
          </w:divBdr>
        </w:div>
        <w:div w:id="1535773256">
          <w:marLeft w:val="480"/>
          <w:marRight w:val="0"/>
          <w:marTop w:val="0"/>
          <w:marBottom w:val="0"/>
          <w:divBdr>
            <w:top w:val="none" w:sz="0" w:space="0" w:color="auto"/>
            <w:left w:val="none" w:sz="0" w:space="0" w:color="auto"/>
            <w:bottom w:val="none" w:sz="0" w:space="0" w:color="auto"/>
            <w:right w:val="none" w:sz="0" w:space="0" w:color="auto"/>
          </w:divBdr>
        </w:div>
        <w:div w:id="1554194171">
          <w:marLeft w:val="480"/>
          <w:marRight w:val="0"/>
          <w:marTop w:val="0"/>
          <w:marBottom w:val="0"/>
          <w:divBdr>
            <w:top w:val="none" w:sz="0" w:space="0" w:color="auto"/>
            <w:left w:val="none" w:sz="0" w:space="0" w:color="auto"/>
            <w:bottom w:val="none" w:sz="0" w:space="0" w:color="auto"/>
            <w:right w:val="none" w:sz="0" w:space="0" w:color="auto"/>
          </w:divBdr>
        </w:div>
        <w:div w:id="1576162639">
          <w:marLeft w:val="480"/>
          <w:marRight w:val="0"/>
          <w:marTop w:val="0"/>
          <w:marBottom w:val="0"/>
          <w:divBdr>
            <w:top w:val="none" w:sz="0" w:space="0" w:color="auto"/>
            <w:left w:val="none" w:sz="0" w:space="0" w:color="auto"/>
            <w:bottom w:val="none" w:sz="0" w:space="0" w:color="auto"/>
            <w:right w:val="none" w:sz="0" w:space="0" w:color="auto"/>
          </w:divBdr>
        </w:div>
        <w:div w:id="1579703525">
          <w:marLeft w:val="480"/>
          <w:marRight w:val="0"/>
          <w:marTop w:val="0"/>
          <w:marBottom w:val="0"/>
          <w:divBdr>
            <w:top w:val="none" w:sz="0" w:space="0" w:color="auto"/>
            <w:left w:val="none" w:sz="0" w:space="0" w:color="auto"/>
            <w:bottom w:val="none" w:sz="0" w:space="0" w:color="auto"/>
            <w:right w:val="none" w:sz="0" w:space="0" w:color="auto"/>
          </w:divBdr>
        </w:div>
        <w:div w:id="1629970056">
          <w:marLeft w:val="480"/>
          <w:marRight w:val="0"/>
          <w:marTop w:val="0"/>
          <w:marBottom w:val="0"/>
          <w:divBdr>
            <w:top w:val="none" w:sz="0" w:space="0" w:color="auto"/>
            <w:left w:val="none" w:sz="0" w:space="0" w:color="auto"/>
            <w:bottom w:val="none" w:sz="0" w:space="0" w:color="auto"/>
            <w:right w:val="none" w:sz="0" w:space="0" w:color="auto"/>
          </w:divBdr>
        </w:div>
        <w:div w:id="1665083604">
          <w:marLeft w:val="480"/>
          <w:marRight w:val="0"/>
          <w:marTop w:val="0"/>
          <w:marBottom w:val="0"/>
          <w:divBdr>
            <w:top w:val="none" w:sz="0" w:space="0" w:color="auto"/>
            <w:left w:val="none" w:sz="0" w:space="0" w:color="auto"/>
            <w:bottom w:val="none" w:sz="0" w:space="0" w:color="auto"/>
            <w:right w:val="none" w:sz="0" w:space="0" w:color="auto"/>
          </w:divBdr>
        </w:div>
        <w:div w:id="1669792803">
          <w:marLeft w:val="480"/>
          <w:marRight w:val="0"/>
          <w:marTop w:val="0"/>
          <w:marBottom w:val="0"/>
          <w:divBdr>
            <w:top w:val="none" w:sz="0" w:space="0" w:color="auto"/>
            <w:left w:val="none" w:sz="0" w:space="0" w:color="auto"/>
            <w:bottom w:val="none" w:sz="0" w:space="0" w:color="auto"/>
            <w:right w:val="none" w:sz="0" w:space="0" w:color="auto"/>
          </w:divBdr>
        </w:div>
        <w:div w:id="1733699573">
          <w:marLeft w:val="480"/>
          <w:marRight w:val="0"/>
          <w:marTop w:val="0"/>
          <w:marBottom w:val="0"/>
          <w:divBdr>
            <w:top w:val="none" w:sz="0" w:space="0" w:color="auto"/>
            <w:left w:val="none" w:sz="0" w:space="0" w:color="auto"/>
            <w:bottom w:val="none" w:sz="0" w:space="0" w:color="auto"/>
            <w:right w:val="none" w:sz="0" w:space="0" w:color="auto"/>
          </w:divBdr>
        </w:div>
        <w:div w:id="1767966441">
          <w:marLeft w:val="480"/>
          <w:marRight w:val="0"/>
          <w:marTop w:val="0"/>
          <w:marBottom w:val="0"/>
          <w:divBdr>
            <w:top w:val="none" w:sz="0" w:space="0" w:color="auto"/>
            <w:left w:val="none" w:sz="0" w:space="0" w:color="auto"/>
            <w:bottom w:val="none" w:sz="0" w:space="0" w:color="auto"/>
            <w:right w:val="none" w:sz="0" w:space="0" w:color="auto"/>
          </w:divBdr>
        </w:div>
        <w:div w:id="1771898032">
          <w:marLeft w:val="480"/>
          <w:marRight w:val="0"/>
          <w:marTop w:val="0"/>
          <w:marBottom w:val="0"/>
          <w:divBdr>
            <w:top w:val="none" w:sz="0" w:space="0" w:color="auto"/>
            <w:left w:val="none" w:sz="0" w:space="0" w:color="auto"/>
            <w:bottom w:val="none" w:sz="0" w:space="0" w:color="auto"/>
            <w:right w:val="none" w:sz="0" w:space="0" w:color="auto"/>
          </w:divBdr>
        </w:div>
        <w:div w:id="1863977410">
          <w:marLeft w:val="480"/>
          <w:marRight w:val="0"/>
          <w:marTop w:val="0"/>
          <w:marBottom w:val="0"/>
          <w:divBdr>
            <w:top w:val="none" w:sz="0" w:space="0" w:color="auto"/>
            <w:left w:val="none" w:sz="0" w:space="0" w:color="auto"/>
            <w:bottom w:val="none" w:sz="0" w:space="0" w:color="auto"/>
            <w:right w:val="none" w:sz="0" w:space="0" w:color="auto"/>
          </w:divBdr>
        </w:div>
        <w:div w:id="1886525262">
          <w:marLeft w:val="480"/>
          <w:marRight w:val="0"/>
          <w:marTop w:val="0"/>
          <w:marBottom w:val="0"/>
          <w:divBdr>
            <w:top w:val="none" w:sz="0" w:space="0" w:color="auto"/>
            <w:left w:val="none" w:sz="0" w:space="0" w:color="auto"/>
            <w:bottom w:val="none" w:sz="0" w:space="0" w:color="auto"/>
            <w:right w:val="none" w:sz="0" w:space="0" w:color="auto"/>
          </w:divBdr>
        </w:div>
        <w:div w:id="1937208540">
          <w:marLeft w:val="480"/>
          <w:marRight w:val="0"/>
          <w:marTop w:val="0"/>
          <w:marBottom w:val="0"/>
          <w:divBdr>
            <w:top w:val="none" w:sz="0" w:space="0" w:color="auto"/>
            <w:left w:val="none" w:sz="0" w:space="0" w:color="auto"/>
            <w:bottom w:val="none" w:sz="0" w:space="0" w:color="auto"/>
            <w:right w:val="none" w:sz="0" w:space="0" w:color="auto"/>
          </w:divBdr>
        </w:div>
        <w:div w:id="1984505177">
          <w:marLeft w:val="480"/>
          <w:marRight w:val="0"/>
          <w:marTop w:val="0"/>
          <w:marBottom w:val="0"/>
          <w:divBdr>
            <w:top w:val="none" w:sz="0" w:space="0" w:color="auto"/>
            <w:left w:val="none" w:sz="0" w:space="0" w:color="auto"/>
            <w:bottom w:val="none" w:sz="0" w:space="0" w:color="auto"/>
            <w:right w:val="none" w:sz="0" w:space="0" w:color="auto"/>
          </w:divBdr>
        </w:div>
        <w:div w:id="1999456973">
          <w:marLeft w:val="480"/>
          <w:marRight w:val="0"/>
          <w:marTop w:val="0"/>
          <w:marBottom w:val="0"/>
          <w:divBdr>
            <w:top w:val="none" w:sz="0" w:space="0" w:color="auto"/>
            <w:left w:val="none" w:sz="0" w:space="0" w:color="auto"/>
            <w:bottom w:val="none" w:sz="0" w:space="0" w:color="auto"/>
            <w:right w:val="none" w:sz="0" w:space="0" w:color="auto"/>
          </w:divBdr>
        </w:div>
        <w:div w:id="2017684205">
          <w:marLeft w:val="480"/>
          <w:marRight w:val="0"/>
          <w:marTop w:val="0"/>
          <w:marBottom w:val="0"/>
          <w:divBdr>
            <w:top w:val="none" w:sz="0" w:space="0" w:color="auto"/>
            <w:left w:val="none" w:sz="0" w:space="0" w:color="auto"/>
            <w:bottom w:val="none" w:sz="0" w:space="0" w:color="auto"/>
            <w:right w:val="none" w:sz="0" w:space="0" w:color="auto"/>
          </w:divBdr>
        </w:div>
        <w:div w:id="2032415364">
          <w:marLeft w:val="480"/>
          <w:marRight w:val="0"/>
          <w:marTop w:val="0"/>
          <w:marBottom w:val="0"/>
          <w:divBdr>
            <w:top w:val="none" w:sz="0" w:space="0" w:color="auto"/>
            <w:left w:val="none" w:sz="0" w:space="0" w:color="auto"/>
            <w:bottom w:val="none" w:sz="0" w:space="0" w:color="auto"/>
            <w:right w:val="none" w:sz="0" w:space="0" w:color="auto"/>
          </w:divBdr>
        </w:div>
        <w:div w:id="2037383587">
          <w:marLeft w:val="480"/>
          <w:marRight w:val="0"/>
          <w:marTop w:val="0"/>
          <w:marBottom w:val="0"/>
          <w:divBdr>
            <w:top w:val="none" w:sz="0" w:space="0" w:color="auto"/>
            <w:left w:val="none" w:sz="0" w:space="0" w:color="auto"/>
            <w:bottom w:val="none" w:sz="0" w:space="0" w:color="auto"/>
            <w:right w:val="none" w:sz="0" w:space="0" w:color="auto"/>
          </w:divBdr>
        </w:div>
        <w:div w:id="2037461153">
          <w:marLeft w:val="480"/>
          <w:marRight w:val="0"/>
          <w:marTop w:val="0"/>
          <w:marBottom w:val="0"/>
          <w:divBdr>
            <w:top w:val="none" w:sz="0" w:space="0" w:color="auto"/>
            <w:left w:val="none" w:sz="0" w:space="0" w:color="auto"/>
            <w:bottom w:val="none" w:sz="0" w:space="0" w:color="auto"/>
            <w:right w:val="none" w:sz="0" w:space="0" w:color="auto"/>
          </w:divBdr>
        </w:div>
        <w:div w:id="2064058609">
          <w:marLeft w:val="480"/>
          <w:marRight w:val="0"/>
          <w:marTop w:val="0"/>
          <w:marBottom w:val="0"/>
          <w:divBdr>
            <w:top w:val="none" w:sz="0" w:space="0" w:color="auto"/>
            <w:left w:val="none" w:sz="0" w:space="0" w:color="auto"/>
            <w:bottom w:val="none" w:sz="0" w:space="0" w:color="auto"/>
            <w:right w:val="none" w:sz="0" w:space="0" w:color="auto"/>
          </w:divBdr>
        </w:div>
        <w:div w:id="2105612344">
          <w:marLeft w:val="480"/>
          <w:marRight w:val="0"/>
          <w:marTop w:val="0"/>
          <w:marBottom w:val="0"/>
          <w:divBdr>
            <w:top w:val="none" w:sz="0" w:space="0" w:color="auto"/>
            <w:left w:val="none" w:sz="0" w:space="0" w:color="auto"/>
            <w:bottom w:val="none" w:sz="0" w:space="0" w:color="auto"/>
            <w:right w:val="none" w:sz="0" w:space="0" w:color="auto"/>
          </w:divBdr>
        </w:div>
        <w:div w:id="2127120221">
          <w:marLeft w:val="480"/>
          <w:marRight w:val="0"/>
          <w:marTop w:val="0"/>
          <w:marBottom w:val="0"/>
          <w:divBdr>
            <w:top w:val="none" w:sz="0" w:space="0" w:color="auto"/>
            <w:left w:val="none" w:sz="0" w:space="0" w:color="auto"/>
            <w:bottom w:val="none" w:sz="0" w:space="0" w:color="auto"/>
            <w:right w:val="none" w:sz="0" w:space="0" w:color="auto"/>
          </w:divBdr>
        </w:div>
        <w:div w:id="2141260881">
          <w:marLeft w:val="480"/>
          <w:marRight w:val="0"/>
          <w:marTop w:val="0"/>
          <w:marBottom w:val="0"/>
          <w:divBdr>
            <w:top w:val="none" w:sz="0" w:space="0" w:color="auto"/>
            <w:left w:val="none" w:sz="0" w:space="0" w:color="auto"/>
            <w:bottom w:val="none" w:sz="0" w:space="0" w:color="auto"/>
            <w:right w:val="none" w:sz="0" w:space="0" w:color="auto"/>
          </w:divBdr>
        </w:div>
        <w:div w:id="2141342041">
          <w:marLeft w:val="480"/>
          <w:marRight w:val="0"/>
          <w:marTop w:val="0"/>
          <w:marBottom w:val="0"/>
          <w:divBdr>
            <w:top w:val="none" w:sz="0" w:space="0" w:color="auto"/>
            <w:left w:val="none" w:sz="0" w:space="0" w:color="auto"/>
            <w:bottom w:val="none" w:sz="0" w:space="0" w:color="auto"/>
            <w:right w:val="none" w:sz="0" w:space="0" w:color="auto"/>
          </w:divBdr>
        </w:div>
      </w:divsChild>
    </w:div>
    <w:div w:id="1072582277">
      <w:marLeft w:val="640"/>
      <w:marRight w:val="0"/>
      <w:marTop w:val="0"/>
      <w:marBottom w:val="0"/>
      <w:divBdr>
        <w:top w:val="none" w:sz="0" w:space="0" w:color="auto"/>
        <w:left w:val="none" w:sz="0" w:space="0" w:color="auto"/>
        <w:bottom w:val="none" w:sz="0" w:space="0" w:color="auto"/>
        <w:right w:val="none" w:sz="0" w:space="0" w:color="auto"/>
      </w:divBdr>
    </w:div>
    <w:div w:id="1072891556">
      <w:bodyDiv w:val="1"/>
      <w:marLeft w:val="0"/>
      <w:marRight w:val="0"/>
      <w:marTop w:val="0"/>
      <w:marBottom w:val="0"/>
      <w:divBdr>
        <w:top w:val="none" w:sz="0" w:space="0" w:color="auto"/>
        <w:left w:val="none" w:sz="0" w:space="0" w:color="auto"/>
        <w:bottom w:val="none" w:sz="0" w:space="0" w:color="auto"/>
        <w:right w:val="none" w:sz="0" w:space="0" w:color="auto"/>
      </w:divBdr>
    </w:div>
    <w:div w:id="1073116216">
      <w:marLeft w:val="640"/>
      <w:marRight w:val="0"/>
      <w:marTop w:val="0"/>
      <w:marBottom w:val="0"/>
      <w:divBdr>
        <w:top w:val="none" w:sz="0" w:space="0" w:color="auto"/>
        <w:left w:val="none" w:sz="0" w:space="0" w:color="auto"/>
        <w:bottom w:val="none" w:sz="0" w:space="0" w:color="auto"/>
        <w:right w:val="none" w:sz="0" w:space="0" w:color="auto"/>
      </w:divBdr>
    </w:div>
    <w:div w:id="1073695620">
      <w:bodyDiv w:val="1"/>
      <w:marLeft w:val="0"/>
      <w:marRight w:val="0"/>
      <w:marTop w:val="0"/>
      <w:marBottom w:val="0"/>
      <w:divBdr>
        <w:top w:val="none" w:sz="0" w:space="0" w:color="auto"/>
        <w:left w:val="none" w:sz="0" w:space="0" w:color="auto"/>
        <w:bottom w:val="none" w:sz="0" w:space="0" w:color="auto"/>
        <w:right w:val="none" w:sz="0" w:space="0" w:color="auto"/>
      </w:divBdr>
    </w:div>
    <w:div w:id="1074623366">
      <w:marLeft w:val="640"/>
      <w:marRight w:val="0"/>
      <w:marTop w:val="0"/>
      <w:marBottom w:val="0"/>
      <w:divBdr>
        <w:top w:val="none" w:sz="0" w:space="0" w:color="auto"/>
        <w:left w:val="none" w:sz="0" w:space="0" w:color="auto"/>
        <w:bottom w:val="none" w:sz="0" w:space="0" w:color="auto"/>
        <w:right w:val="none" w:sz="0" w:space="0" w:color="auto"/>
      </w:divBdr>
    </w:div>
    <w:div w:id="1075476298">
      <w:marLeft w:val="640"/>
      <w:marRight w:val="0"/>
      <w:marTop w:val="0"/>
      <w:marBottom w:val="0"/>
      <w:divBdr>
        <w:top w:val="none" w:sz="0" w:space="0" w:color="auto"/>
        <w:left w:val="none" w:sz="0" w:space="0" w:color="auto"/>
        <w:bottom w:val="none" w:sz="0" w:space="0" w:color="auto"/>
        <w:right w:val="none" w:sz="0" w:space="0" w:color="auto"/>
      </w:divBdr>
    </w:div>
    <w:div w:id="1076904117">
      <w:marLeft w:val="640"/>
      <w:marRight w:val="0"/>
      <w:marTop w:val="0"/>
      <w:marBottom w:val="0"/>
      <w:divBdr>
        <w:top w:val="none" w:sz="0" w:space="0" w:color="auto"/>
        <w:left w:val="none" w:sz="0" w:space="0" w:color="auto"/>
        <w:bottom w:val="none" w:sz="0" w:space="0" w:color="auto"/>
        <w:right w:val="none" w:sz="0" w:space="0" w:color="auto"/>
      </w:divBdr>
    </w:div>
    <w:div w:id="1077169031">
      <w:marLeft w:val="640"/>
      <w:marRight w:val="0"/>
      <w:marTop w:val="0"/>
      <w:marBottom w:val="0"/>
      <w:divBdr>
        <w:top w:val="none" w:sz="0" w:space="0" w:color="auto"/>
        <w:left w:val="none" w:sz="0" w:space="0" w:color="auto"/>
        <w:bottom w:val="none" w:sz="0" w:space="0" w:color="auto"/>
        <w:right w:val="none" w:sz="0" w:space="0" w:color="auto"/>
      </w:divBdr>
    </w:div>
    <w:div w:id="1077290320">
      <w:marLeft w:val="640"/>
      <w:marRight w:val="0"/>
      <w:marTop w:val="0"/>
      <w:marBottom w:val="0"/>
      <w:divBdr>
        <w:top w:val="none" w:sz="0" w:space="0" w:color="auto"/>
        <w:left w:val="none" w:sz="0" w:space="0" w:color="auto"/>
        <w:bottom w:val="none" w:sz="0" w:space="0" w:color="auto"/>
        <w:right w:val="none" w:sz="0" w:space="0" w:color="auto"/>
      </w:divBdr>
    </w:div>
    <w:div w:id="1077483643">
      <w:marLeft w:val="640"/>
      <w:marRight w:val="0"/>
      <w:marTop w:val="0"/>
      <w:marBottom w:val="0"/>
      <w:divBdr>
        <w:top w:val="none" w:sz="0" w:space="0" w:color="auto"/>
        <w:left w:val="none" w:sz="0" w:space="0" w:color="auto"/>
        <w:bottom w:val="none" w:sz="0" w:space="0" w:color="auto"/>
        <w:right w:val="none" w:sz="0" w:space="0" w:color="auto"/>
      </w:divBdr>
    </w:div>
    <w:div w:id="1077706352">
      <w:marLeft w:val="480"/>
      <w:marRight w:val="0"/>
      <w:marTop w:val="0"/>
      <w:marBottom w:val="0"/>
      <w:divBdr>
        <w:top w:val="none" w:sz="0" w:space="0" w:color="auto"/>
        <w:left w:val="none" w:sz="0" w:space="0" w:color="auto"/>
        <w:bottom w:val="none" w:sz="0" w:space="0" w:color="auto"/>
        <w:right w:val="none" w:sz="0" w:space="0" w:color="auto"/>
      </w:divBdr>
    </w:div>
    <w:div w:id="1077748940">
      <w:marLeft w:val="480"/>
      <w:marRight w:val="0"/>
      <w:marTop w:val="0"/>
      <w:marBottom w:val="0"/>
      <w:divBdr>
        <w:top w:val="none" w:sz="0" w:space="0" w:color="auto"/>
        <w:left w:val="none" w:sz="0" w:space="0" w:color="auto"/>
        <w:bottom w:val="none" w:sz="0" w:space="0" w:color="auto"/>
        <w:right w:val="none" w:sz="0" w:space="0" w:color="auto"/>
      </w:divBdr>
    </w:div>
    <w:div w:id="1077900043">
      <w:marLeft w:val="640"/>
      <w:marRight w:val="0"/>
      <w:marTop w:val="0"/>
      <w:marBottom w:val="0"/>
      <w:divBdr>
        <w:top w:val="none" w:sz="0" w:space="0" w:color="auto"/>
        <w:left w:val="none" w:sz="0" w:space="0" w:color="auto"/>
        <w:bottom w:val="none" w:sz="0" w:space="0" w:color="auto"/>
        <w:right w:val="none" w:sz="0" w:space="0" w:color="auto"/>
      </w:divBdr>
    </w:div>
    <w:div w:id="1077938432">
      <w:marLeft w:val="480"/>
      <w:marRight w:val="0"/>
      <w:marTop w:val="0"/>
      <w:marBottom w:val="0"/>
      <w:divBdr>
        <w:top w:val="none" w:sz="0" w:space="0" w:color="auto"/>
        <w:left w:val="none" w:sz="0" w:space="0" w:color="auto"/>
        <w:bottom w:val="none" w:sz="0" w:space="0" w:color="auto"/>
        <w:right w:val="none" w:sz="0" w:space="0" w:color="auto"/>
      </w:divBdr>
    </w:div>
    <w:div w:id="1078670947">
      <w:marLeft w:val="640"/>
      <w:marRight w:val="0"/>
      <w:marTop w:val="0"/>
      <w:marBottom w:val="0"/>
      <w:divBdr>
        <w:top w:val="none" w:sz="0" w:space="0" w:color="auto"/>
        <w:left w:val="none" w:sz="0" w:space="0" w:color="auto"/>
        <w:bottom w:val="none" w:sz="0" w:space="0" w:color="auto"/>
        <w:right w:val="none" w:sz="0" w:space="0" w:color="auto"/>
      </w:divBdr>
    </w:div>
    <w:div w:id="1079257163">
      <w:bodyDiv w:val="1"/>
      <w:marLeft w:val="0"/>
      <w:marRight w:val="0"/>
      <w:marTop w:val="0"/>
      <w:marBottom w:val="0"/>
      <w:divBdr>
        <w:top w:val="none" w:sz="0" w:space="0" w:color="auto"/>
        <w:left w:val="none" w:sz="0" w:space="0" w:color="auto"/>
        <w:bottom w:val="none" w:sz="0" w:space="0" w:color="auto"/>
        <w:right w:val="none" w:sz="0" w:space="0" w:color="auto"/>
      </w:divBdr>
    </w:div>
    <w:div w:id="1079451209">
      <w:marLeft w:val="640"/>
      <w:marRight w:val="0"/>
      <w:marTop w:val="0"/>
      <w:marBottom w:val="0"/>
      <w:divBdr>
        <w:top w:val="none" w:sz="0" w:space="0" w:color="auto"/>
        <w:left w:val="none" w:sz="0" w:space="0" w:color="auto"/>
        <w:bottom w:val="none" w:sz="0" w:space="0" w:color="auto"/>
        <w:right w:val="none" w:sz="0" w:space="0" w:color="auto"/>
      </w:divBdr>
    </w:div>
    <w:div w:id="1079524488">
      <w:marLeft w:val="640"/>
      <w:marRight w:val="0"/>
      <w:marTop w:val="0"/>
      <w:marBottom w:val="0"/>
      <w:divBdr>
        <w:top w:val="none" w:sz="0" w:space="0" w:color="auto"/>
        <w:left w:val="none" w:sz="0" w:space="0" w:color="auto"/>
        <w:bottom w:val="none" w:sz="0" w:space="0" w:color="auto"/>
        <w:right w:val="none" w:sz="0" w:space="0" w:color="auto"/>
      </w:divBdr>
    </w:div>
    <w:div w:id="1079642288">
      <w:marLeft w:val="640"/>
      <w:marRight w:val="0"/>
      <w:marTop w:val="0"/>
      <w:marBottom w:val="0"/>
      <w:divBdr>
        <w:top w:val="none" w:sz="0" w:space="0" w:color="auto"/>
        <w:left w:val="none" w:sz="0" w:space="0" w:color="auto"/>
        <w:bottom w:val="none" w:sz="0" w:space="0" w:color="auto"/>
        <w:right w:val="none" w:sz="0" w:space="0" w:color="auto"/>
      </w:divBdr>
    </w:div>
    <w:div w:id="1080104190">
      <w:bodyDiv w:val="1"/>
      <w:marLeft w:val="0"/>
      <w:marRight w:val="0"/>
      <w:marTop w:val="0"/>
      <w:marBottom w:val="0"/>
      <w:divBdr>
        <w:top w:val="none" w:sz="0" w:space="0" w:color="auto"/>
        <w:left w:val="none" w:sz="0" w:space="0" w:color="auto"/>
        <w:bottom w:val="none" w:sz="0" w:space="0" w:color="auto"/>
        <w:right w:val="none" w:sz="0" w:space="0" w:color="auto"/>
      </w:divBdr>
      <w:divsChild>
        <w:div w:id="10644705">
          <w:marLeft w:val="480"/>
          <w:marRight w:val="0"/>
          <w:marTop w:val="0"/>
          <w:marBottom w:val="0"/>
          <w:divBdr>
            <w:top w:val="none" w:sz="0" w:space="0" w:color="auto"/>
            <w:left w:val="none" w:sz="0" w:space="0" w:color="auto"/>
            <w:bottom w:val="none" w:sz="0" w:space="0" w:color="auto"/>
            <w:right w:val="none" w:sz="0" w:space="0" w:color="auto"/>
          </w:divBdr>
        </w:div>
        <w:div w:id="51082740">
          <w:marLeft w:val="480"/>
          <w:marRight w:val="0"/>
          <w:marTop w:val="0"/>
          <w:marBottom w:val="0"/>
          <w:divBdr>
            <w:top w:val="none" w:sz="0" w:space="0" w:color="auto"/>
            <w:left w:val="none" w:sz="0" w:space="0" w:color="auto"/>
            <w:bottom w:val="none" w:sz="0" w:space="0" w:color="auto"/>
            <w:right w:val="none" w:sz="0" w:space="0" w:color="auto"/>
          </w:divBdr>
        </w:div>
        <w:div w:id="61803386">
          <w:marLeft w:val="480"/>
          <w:marRight w:val="0"/>
          <w:marTop w:val="0"/>
          <w:marBottom w:val="0"/>
          <w:divBdr>
            <w:top w:val="none" w:sz="0" w:space="0" w:color="auto"/>
            <w:left w:val="none" w:sz="0" w:space="0" w:color="auto"/>
            <w:bottom w:val="none" w:sz="0" w:space="0" w:color="auto"/>
            <w:right w:val="none" w:sz="0" w:space="0" w:color="auto"/>
          </w:divBdr>
        </w:div>
        <w:div w:id="153494325">
          <w:marLeft w:val="480"/>
          <w:marRight w:val="0"/>
          <w:marTop w:val="0"/>
          <w:marBottom w:val="0"/>
          <w:divBdr>
            <w:top w:val="none" w:sz="0" w:space="0" w:color="auto"/>
            <w:left w:val="none" w:sz="0" w:space="0" w:color="auto"/>
            <w:bottom w:val="none" w:sz="0" w:space="0" w:color="auto"/>
            <w:right w:val="none" w:sz="0" w:space="0" w:color="auto"/>
          </w:divBdr>
        </w:div>
        <w:div w:id="298077740">
          <w:marLeft w:val="480"/>
          <w:marRight w:val="0"/>
          <w:marTop w:val="0"/>
          <w:marBottom w:val="0"/>
          <w:divBdr>
            <w:top w:val="none" w:sz="0" w:space="0" w:color="auto"/>
            <w:left w:val="none" w:sz="0" w:space="0" w:color="auto"/>
            <w:bottom w:val="none" w:sz="0" w:space="0" w:color="auto"/>
            <w:right w:val="none" w:sz="0" w:space="0" w:color="auto"/>
          </w:divBdr>
        </w:div>
        <w:div w:id="310444775">
          <w:marLeft w:val="480"/>
          <w:marRight w:val="0"/>
          <w:marTop w:val="0"/>
          <w:marBottom w:val="0"/>
          <w:divBdr>
            <w:top w:val="none" w:sz="0" w:space="0" w:color="auto"/>
            <w:left w:val="none" w:sz="0" w:space="0" w:color="auto"/>
            <w:bottom w:val="none" w:sz="0" w:space="0" w:color="auto"/>
            <w:right w:val="none" w:sz="0" w:space="0" w:color="auto"/>
          </w:divBdr>
        </w:div>
        <w:div w:id="463039553">
          <w:marLeft w:val="480"/>
          <w:marRight w:val="0"/>
          <w:marTop w:val="0"/>
          <w:marBottom w:val="0"/>
          <w:divBdr>
            <w:top w:val="none" w:sz="0" w:space="0" w:color="auto"/>
            <w:left w:val="none" w:sz="0" w:space="0" w:color="auto"/>
            <w:bottom w:val="none" w:sz="0" w:space="0" w:color="auto"/>
            <w:right w:val="none" w:sz="0" w:space="0" w:color="auto"/>
          </w:divBdr>
        </w:div>
        <w:div w:id="489712927">
          <w:marLeft w:val="480"/>
          <w:marRight w:val="0"/>
          <w:marTop w:val="0"/>
          <w:marBottom w:val="0"/>
          <w:divBdr>
            <w:top w:val="none" w:sz="0" w:space="0" w:color="auto"/>
            <w:left w:val="none" w:sz="0" w:space="0" w:color="auto"/>
            <w:bottom w:val="none" w:sz="0" w:space="0" w:color="auto"/>
            <w:right w:val="none" w:sz="0" w:space="0" w:color="auto"/>
          </w:divBdr>
        </w:div>
        <w:div w:id="506022403">
          <w:marLeft w:val="480"/>
          <w:marRight w:val="0"/>
          <w:marTop w:val="0"/>
          <w:marBottom w:val="0"/>
          <w:divBdr>
            <w:top w:val="none" w:sz="0" w:space="0" w:color="auto"/>
            <w:left w:val="none" w:sz="0" w:space="0" w:color="auto"/>
            <w:bottom w:val="none" w:sz="0" w:space="0" w:color="auto"/>
            <w:right w:val="none" w:sz="0" w:space="0" w:color="auto"/>
          </w:divBdr>
        </w:div>
        <w:div w:id="562906439">
          <w:marLeft w:val="480"/>
          <w:marRight w:val="0"/>
          <w:marTop w:val="0"/>
          <w:marBottom w:val="0"/>
          <w:divBdr>
            <w:top w:val="none" w:sz="0" w:space="0" w:color="auto"/>
            <w:left w:val="none" w:sz="0" w:space="0" w:color="auto"/>
            <w:bottom w:val="none" w:sz="0" w:space="0" w:color="auto"/>
            <w:right w:val="none" w:sz="0" w:space="0" w:color="auto"/>
          </w:divBdr>
        </w:div>
        <w:div w:id="568228016">
          <w:marLeft w:val="480"/>
          <w:marRight w:val="0"/>
          <w:marTop w:val="0"/>
          <w:marBottom w:val="0"/>
          <w:divBdr>
            <w:top w:val="none" w:sz="0" w:space="0" w:color="auto"/>
            <w:left w:val="none" w:sz="0" w:space="0" w:color="auto"/>
            <w:bottom w:val="none" w:sz="0" w:space="0" w:color="auto"/>
            <w:right w:val="none" w:sz="0" w:space="0" w:color="auto"/>
          </w:divBdr>
        </w:div>
        <w:div w:id="604852423">
          <w:marLeft w:val="480"/>
          <w:marRight w:val="0"/>
          <w:marTop w:val="0"/>
          <w:marBottom w:val="0"/>
          <w:divBdr>
            <w:top w:val="none" w:sz="0" w:space="0" w:color="auto"/>
            <w:left w:val="none" w:sz="0" w:space="0" w:color="auto"/>
            <w:bottom w:val="none" w:sz="0" w:space="0" w:color="auto"/>
            <w:right w:val="none" w:sz="0" w:space="0" w:color="auto"/>
          </w:divBdr>
        </w:div>
        <w:div w:id="648824647">
          <w:marLeft w:val="480"/>
          <w:marRight w:val="0"/>
          <w:marTop w:val="0"/>
          <w:marBottom w:val="0"/>
          <w:divBdr>
            <w:top w:val="none" w:sz="0" w:space="0" w:color="auto"/>
            <w:left w:val="none" w:sz="0" w:space="0" w:color="auto"/>
            <w:bottom w:val="none" w:sz="0" w:space="0" w:color="auto"/>
            <w:right w:val="none" w:sz="0" w:space="0" w:color="auto"/>
          </w:divBdr>
        </w:div>
        <w:div w:id="668220347">
          <w:marLeft w:val="480"/>
          <w:marRight w:val="0"/>
          <w:marTop w:val="0"/>
          <w:marBottom w:val="0"/>
          <w:divBdr>
            <w:top w:val="none" w:sz="0" w:space="0" w:color="auto"/>
            <w:left w:val="none" w:sz="0" w:space="0" w:color="auto"/>
            <w:bottom w:val="none" w:sz="0" w:space="0" w:color="auto"/>
            <w:right w:val="none" w:sz="0" w:space="0" w:color="auto"/>
          </w:divBdr>
        </w:div>
        <w:div w:id="721370094">
          <w:marLeft w:val="480"/>
          <w:marRight w:val="0"/>
          <w:marTop w:val="0"/>
          <w:marBottom w:val="0"/>
          <w:divBdr>
            <w:top w:val="none" w:sz="0" w:space="0" w:color="auto"/>
            <w:left w:val="none" w:sz="0" w:space="0" w:color="auto"/>
            <w:bottom w:val="none" w:sz="0" w:space="0" w:color="auto"/>
            <w:right w:val="none" w:sz="0" w:space="0" w:color="auto"/>
          </w:divBdr>
        </w:div>
        <w:div w:id="783810875">
          <w:marLeft w:val="480"/>
          <w:marRight w:val="0"/>
          <w:marTop w:val="0"/>
          <w:marBottom w:val="0"/>
          <w:divBdr>
            <w:top w:val="none" w:sz="0" w:space="0" w:color="auto"/>
            <w:left w:val="none" w:sz="0" w:space="0" w:color="auto"/>
            <w:bottom w:val="none" w:sz="0" w:space="0" w:color="auto"/>
            <w:right w:val="none" w:sz="0" w:space="0" w:color="auto"/>
          </w:divBdr>
        </w:div>
        <w:div w:id="794560893">
          <w:marLeft w:val="480"/>
          <w:marRight w:val="0"/>
          <w:marTop w:val="0"/>
          <w:marBottom w:val="0"/>
          <w:divBdr>
            <w:top w:val="none" w:sz="0" w:space="0" w:color="auto"/>
            <w:left w:val="none" w:sz="0" w:space="0" w:color="auto"/>
            <w:bottom w:val="none" w:sz="0" w:space="0" w:color="auto"/>
            <w:right w:val="none" w:sz="0" w:space="0" w:color="auto"/>
          </w:divBdr>
        </w:div>
        <w:div w:id="804616943">
          <w:marLeft w:val="480"/>
          <w:marRight w:val="0"/>
          <w:marTop w:val="0"/>
          <w:marBottom w:val="0"/>
          <w:divBdr>
            <w:top w:val="none" w:sz="0" w:space="0" w:color="auto"/>
            <w:left w:val="none" w:sz="0" w:space="0" w:color="auto"/>
            <w:bottom w:val="none" w:sz="0" w:space="0" w:color="auto"/>
            <w:right w:val="none" w:sz="0" w:space="0" w:color="auto"/>
          </w:divBdr>
        </w:div>
        <w:div w:id="816264886">
          <w:marLeft w:val="480"/>
          <w:marRight w:val="0"/>
          <w:marTop w:val="0"/>
          <w:marBottom w:val="0"/>
          <w:divBdr>
            <w:top w:val="none" w:sz="0" w:space="0" w:color="auto"/>
            <w:left w:val="none" w:sz="0" w:space="0" w:color="auto"/>
            <w:bottom w:val="none" w:sz="0" w:space="0" w:color="auto"/>
            <w:right w:val="none" w:sz="0" w:space="0" w:color="auto"/>
          </w:divBdr>
        </w:div>
        <w:div w:id="875460420">
          <w:marLeft w:val="480"/>
          <w:marRight w:val="0"/>
          <w:marTop w:val="0"/>
          <w:marBottom w:val="0"/>
          <w:divBdr>
            <w:top w:val="none" w:sz="0" w:space="0" w:color="auto"/>
            <w:left w:val="none" w:sz="0" w:space="0" w:color="auto"/>
            <w:bottom w:val="none" w:sz="0" w:space="0" w:color="auto"/>
            <w:right w:val="none" w:sz="0" w:space="0" w:color="auto"/>
          </w:divBdr>
        </w:div>
        <w:div w:id="921060053">
          <w:marLeft w:val="480"/>
          <w:marRight w:val="0"/>
          <w:marTop w:val="0"/>
          <w:marBottom w:val="0"/>
          <w:divBdr>
            <w:top w:val="none" w:sz="0" w:space="0" w:color="auto"/>
            <w:left w:val="none" w:sz="0" w:space="0" w:color="auto"/>
            <w:bottom w:val="none" w:sz="0" w:space="0" w:color="auto"/>
            <w:right w:val="none" w:sz="0" w:space="0" w:color="auto"/>
          </w:divBdr>
        </w:div>
        <w:div w:id="932474734">
          <w:marLeft w:val="480"/>
          <w:marRight w:val="0"/>
          <w:marTop w:val="0"/>
          <w:marBottom w:val="0"/>
          <w:divBdr>
            <w:top w:val="none" w:sz="0" w:space="0" w:color="auto"/>
            <w:left w:val="none" w:sz="0" w:space="0" w:color="auto"/>
            <w:bottom w:val="none" w:sz="0" w:space="0" w:color="auto"/>
            <w:right w:val="none" w:sz="0" w:space="0" w:color="auto"/>
          </w:divBdr>
        </w:div>
        <w:div w:id="991832361">
          <w:marLeft w:val="480"/>
          <w:marRight w:val="0"/>
          <w:marTop w:val="0"/>
          <w:marBottom w:val="0"/>
          <w:divBdr>
            <w:top w:val="none" w:sz="0" w:space="0" w:color="auto"/>
            <w:left w:val="none" w:sz="0" w:space="0" w:color="auto"/>
            <w:bottom w:val="none" w:sz="0" w:space="0" w:color="auto"/>
            <w:right w:val="none" w:sz="0" w:space="0" w:color="auto"/>
          </w:divBdr>
        </w:div>
        <w:div w:id="993797705">
          <w:marLeft w:val="480"/>
          <w:marRight w:val="0"/>
          <w:marTop w:val="0"/>
          <w:marBottom w:val="0"/>
          <w:divBdr>
            <w:top w:val="none" w:sz="0" w:space="0" w:color="auto"/>
            <w:left w:val="none" w:sz="0" w:space="0" w:color="auto"/>
            <w:bottom w:val="none" w:sz="0" w:space="0" w:color="auto"/>
            <w:right w:val="none" w:sz="0" w:space="0" w:color="auto"/>
          </w:divBdr>
        </w:div>
        <w:div w:id="1108693517">
          <w:marLeft w:val="480"/>
          <w:marRight w:val="0"/>
          <w:marTop w:val="0"/>
          <w:marBottom w:val="0"/>
          <w:divBdr>
            <w:top w:val="none" w:sz="0" w:space="0" w:color="auto"/>
            <w:left w:val="none" w:sz="0" w:space="0" w:color="auto"/>
            <w:bottom w:val="none" w:sz="0" w:space="0" w:color="auto"/>
            <w:right w:val="none" w:sz="0" w:space="0" w:color="auto"/>
          </w:divBdr>
        </w:div>
        <w:div w:id="1135215166">
          <w:marLeft w:val="480"/>
          <w:marRight w:val="0"/>
          <w:marTop w:val="0"/>
          <w:marBottom w:val="0"/>
          <w:divBdr>
            <w:top w:val="none" w:sz="0" w:space="0" w:color="auto"/>
            <w:left w:val="none" w:sz="0" w:space="0" w:color="auto"/>
            <w:bottom w:val="none" w:sz="0" w:space="0" w:color="auto"/>
            <w:right w:val="none" w:sz="0" w:space="0" w:color="auto"/>
          </w:divBdr>
        </w:div>
        <w:div w:id="1215266351">
          <w:marLeft w:val="480"/>
          <w:marRight w:val="0"/>
          <w:marTop w:val="0"/>
          <w:marBottom w:val="0"/>
          <w:divBdr>
            <w:top w:val="none" w:sz="0" w:space="0" w:color="auto"/>
            <w:left w:val="none" w:sz="0" w:space="0" w:color="auto"/>
            <w:bottom w:val="none" w:sz="0" w:space="0" w:color="auto"/>
            <w:right w:val="none" w:sz="0" w:space="0" w:color="auto"/>
          </w:divBdr>
        </w:div>
        <w:div w:id="1237208852">
          <w:marLeft w:val="480"/>
          <w:marRight w:val="0"/>
          <w:marTop w:val="0"/>
          <w:marBottom w:val="0"/>
          <w:divBdr>
            <w:top w:val="none" w:sz="0" w:space="0" w:color="auto"/>
            <w:left w:val="none" w:sz="0" w:space="0" w:color="auto"/>
            <w:bottom w:val="none" w:sz="0" w:space="0" w:color="auto"/>
            <w:right w:val="none" w:sz="0" w:space="0" w:color="auto"/>
          </w:divBdr>
        </w:div>
        <w:div w:id="1249345044">
          <w:marLeft w:val="480"/>
          <w:marRight w:val="0"/>
          <w:marTop w:val="0"/>
          <w:marBottom w:val="0"/>
          <w:divBdr>
            <w:top w:val="none" w:sz="0" w:space="0" w:color="auto"/>
            <w:left w:val="none" w:sz="0" w:space="0" w:color="auto"/>
            <w:bottom w:val="none" w:sz="0" w:space="0" w:color="auto"/>
            <w:right w:val="none" w:sz="0" w:space="0" w:color="auto"/>
          </w:divBdr>
        </w:div>
        <w:div w:id="1254827199">
          <w:marLeft w:val="480"/>
          <w:marRight w:val="0"/>
          <w:marTop w:val="0"/>
          <w:marBottom w:val="0"/>
          <w:divBdr>
            <w:top w:val="none" w:sz="0" w:space="0" w:color="auto"/>
            <w:left w:val="none" w:sz="0" w:space="0" w:color="auto"/>
            <w:bottom w:val="none" w:sz="0" w:space="0" w:color="auto"/>
            <w:right w:val="none" w:sz="0" w:space="0" w:color="auto"/>
          </w:divBdr>
        </w:div>
        <w:div w:id="1378318187">
          <w:marLeft w:val="480"/>
          <w:marRight w:val="0"/>
          <w:marTop w:val="0"/>
          <w:marBottom w:val="0"/>
          <w:divBdr>
            <w:top w:val="none" w:sz="0" w:space="0" w:color="auto"/>
            <w:left w:val="none" w:sz="0" w:space="0" w:color="auto"/>
            <w:bottom w:val="none" w:sz="0" w:space="0" w:color="auto"/>
            <w:right w:val="none" w:sz="0" w:space="0" w:color="auto"/>
          </w:divBdr>
        </w:div>
        <w:div w:id="1385644477">
          <w:marLeft w:val="480"/>
          <w:marRight w:val="0"/>
          <w:marTop w:val="0"/>
          <w:marBottom w:val="0"/>
          <w:divBdr>
            <w:top w:val="none" w:sz="0" w:space="0" w:color="auto"/>
            <w:left w:val="none" w:sz="0" w:space="0" w:color="auto"/>
            <w:bottom w:val="none" w:sz="0" w:space="0" w:color="auto"/>
            <w:right w:val="none" w:sz="0" w:space="0" w:color="auto"/>
          </w:divBdr>
        </w:div>
        <w:div w:id="1408653189">
          <w:marLeft w:val="480"/>
          <w:marRight w:val="0"/>
          <w:marTop w:val="0"/>
          <w:marBottom w:val="0"/>
          <w:divBdr>
            <w:top w:val="none" w:sz="0" w:space="0" w:color="auto"/>
            <w:left w:val="none" w:sz="0" w:space="0" w:color="auto"/>
            <w:bottom w:val="none" w:sz="0" w:space="0" w:color="auto"/>
            <w:right w:val="none" w:sz="0" w:space="0" w:color="auto"/>
          </w:divBdr>
        </w:div>
        <w:div w:id="1467357402">
          <w:marLeft w:val="480"/>
          <w:marRight w:val="0"/>
          <w:marTop w:val="0"/>
          <w:marBottom w:val="0"/>
          <w:divBdr>
            <w:top w:val="none" w:sz="0" w:space="0" w:color="auto"/>
            <w:left w:val="none" w:sz="0" w:space="0" w:color="auto"/>
            <w:bottom w:val="none" w:sz="0" w:space="0" w:color="auto"/>
            <w:right w:val="none" w:sz="0" w:space="0" w:color="auto"/>
          </w:divBdr>
        </w:div>
        <w:div w:id="1472017522">
          <w:marLeft w:val="480"/>
          <w:marRight w:val="0"/>
          <w:marTop w:val="0"/>
          <w:marBottom w:val="0"/>
          <w:divBdr>
            <w:top w:val="none" w:sz="0" w:space="0" w:color="auto"/>
            <w:left w:val="none" w:sz="0" w:space="0" w:color="auto"/>
            <w:bottom w:val="none" w:sz="0" w:space="0" w:color="auto"/>
            <w:right w:val="none" w:sz="0" w:space="0" w:color="auto"/>
          </w:divBdr>
        </w:div>
        <w:div w:id="1488550940">
          <w:marLeft w:val="480"/>
          <w:marRight w:val="0"/>
          <w:marTop w:val="0"/>
          <w:marBottom w:val="0"/>
          <w:divBdr>
            <w:top w:val="none" w:sz="0" w:space="0" w:color="auto"/>
            <w:left w:val="none" w:sz="0" w:space="0" w:color="auto"/>
            <w:bottom w:val="none" w:sz="0" w:space="0" w:color="auto"/>
            <w:right w:val="none" w:sz="0" w:space="0" w:color="auto"/>
          </w:divBdr>
        </w:div>
        <w:div w:id="1554924286">
          <w:marLeft w:val="480"/>
          <w:marRight w:val="0"/>
          <w:marTop w:val="0"/>
          <w:marBottom w:val="0"/>
          <w:divBdr>
            <w:top w:val="none" w:sz="0" w:space="0" w:color="auto"/>
            <w:left w:val="none" w:sz="0" w:space="0" w:color="auto"/>
            <w:bottom w:val="none" w:sz="0" w:space="0" w:color="auto"/>
            <w:right w:val="none" w:sz="0" w:space="0" w:color="auto"/>
          </w:divBdr>
        </w:div>
        <w:div w:id="1566720681">
          <w:marLeft w:val="480"/>
          <w:marRight w:val="0"/>
          <w:marTop w:val="0"/>
          <w:marBottom w:val="0"/>
          <w:divBdr>
            <w:top w:val="none" w:sz="0" w:space="0" w:color="auto"/>
            <w:left w:val="none" w:sz="0" w:space="0" w:color="auto"/>
            <w:bottom w:val="none" w:sz="0" w:space="0" w:color="auto"/>
            <w:right w:val="none" w:sz="0" w:space="0" w:color="auto"/>
          </w:divBdr>
        </w:div>
        <w:div w:id="1689139569">
          <w:marLeft w:val="480"/>
          <w:marRight w:val="0"/>
          <w:marTop w:val="0"/>
          <w:marBottom w:val="0"/>
          <w:divBdr>
            <w:top w:val="none" w:sz="0" w:space="0" w:color="auto"/>
            <w:left w:val="none" w:sz="0" w:space="0" w:color="auto"/>
            <w:bottom w:val="none" w:sz="0" w:space="0" w:color="auto"/>
            <w:right w:val="none" w:sz="0" w:space="0" w:color="auto"/>
          </w:divBdr>
        </w:div>
        <w:div w:id="1692027094">
          <w:marLeft w:val="480"/>
          <w:marRight w:val="0"/>
          <w:marTop w:val="0"/>
          <w:marBottom w:val="0"/>
          <w:divBdr>
            <w:top w:val="none" w:sz="0" w:space="0" w:color="auto"/>
            <w:left w:val="none" w:sz="0" w:space="0" w:color="auto"/>
            <w:bottom w:val="none" w:sz="0" w:space="0" w:color="auto"/>
            <w:right w:val="none" w:sz="0" w:space="0" w:color="auto"/>
          </w:divBdr>
        </w:div>
        <w:div w:id="1725255402">
          <w:marLeft w:val="480"/>
          <w:marRight w:val="0"/>
          <w:marTop w:val="0"/>
          <w:marBottom w:val="0"/>
          <w:divBdr>
            <w:top w:val="none" w:sz="0" w:space="0" w:color="auto"/>
            <w:left w:val="none" w:sz="0" w:space="0" w:color="auto"/>
            <w:bottom w:val="none" w:sz="0" w:space="0" w:color="auto"/>
            <w:right w:val="none" w:sz="0" w:space="0" w:color="auto"/>
          </w:divBdr>
        </w:div>
        <w:div w:id="1769278966">
          <w:marLeft w:val="480"/>
          <w:marRight w:val="0"/>
          <w:marTop w:val="0"/>
          <w:marBottom w:val="0"/>
          <w:divBdr>
            <w:top w:val="none" w:sz="0" w:space="0" w:color="auto"/>
            <w:left w:val="none" w:sz="0" w:space="0" w:color="auto"/>
            <w:bottom w:val="none" w:sz="0" w:space="0" w:color="auto"/>
            <w:right w:val="none" w:sz="0" w:space="0" w:color="auto"/>
          </w:divBdr>
        </w:div>
        <w:div w:id="1777675469">
          <w:marLeft w:val="480"/>
          <w:marRight w:val="0"/>
          <w:marTop w:val="0"/>
          <w:marBottom w:val="0"/>
          <w:divBdr>
            <w:top w:val="none" w:sz="0" w:space="0" w:color="auto"/>
            <w:left w:val="none" w:sz="0" w:space="0" w:color="auto"/>
            <w:bottom w:val="none" w:sz="0" w:space="0" w:color="auto"/>
            <w:right w:val="none" w:sz="0" w:space="0" w:color="auto"/>
          </w:divBdr>
        </w:div>
        <w:div w:id="1792820131">
          <w:marLeft w:val="480"/>
          <w:marRight w:val="0"/>
          <w:marTop w:val="0"/>
          <w:marBottom w:val="0"/>
          <w:divBdr>
            <w:top w:val="none" w:sz="0" w:space="0" w:color="auto"/>
            <w:left w:val="none" w:sz="0" w:space="0" w:color="auto"/>
            <w:bottom w:val="none" w:sz="0" w:space="0" w:color="auto"/>
            <w:right w:val="none" w:sz="0" w:space="0" w:color="auto"/>
          </w:divBdr>
        </w:div>
        <w:div w:id="1866821523">
          <w:marLeft w:val="480"/>
          <w:marRight w:val="0"/>
          <w:marTop w:val="0"/>
          <w:marBottom w:val="0"/>
          <w:divBdr>
            <w:top w:val="none" w:sz="0" w:space="0" w:color="auto"/>
            <w:left w:val="none" w:sz="0" w:space="0" w:color="auto"/>
            <w:bottom w:val="none" w:sz="0" w:space="0" w:color="auto"/>
            <w:right w:val="none" w:sz="0" w:space="0" w:color="auto"/>
          </w:divBdr>
        </w:div>
        <w:div w:id="1922792322">
          <w:marLeft w:val="480"/>
          <w:marRight w:val="0"/>
          <w:marTop w:val="0"/>
          <w:marBottom w:val="0"/>
          <w:divBdr>
            <w:top w:val="none" w:sz="0" w:space="0" w:color="auto"/>
            <w:left w:val="none" w:sz="0" w:space="0" w:color="auto"/>
            <w:bottom w:val="none" w:sz="0" w:space="0" w:color="auto"/>
            <w:right w:val="none" w:sz="0" w:space="0" w:color="auto"/>
          </w:divBdr>
        </w:div>
        <w:div w:id="1966811425">
          <w:marLeft w:val="480"/>
          <w:marRight w:val="0"/>
          <w:marTop w:val="0"/>
          <w:marBottom w:val="0"/>
          <w:divBdr>
            <w:top w:val="none" w:sz="0" w:space="0" w:color="auto"/>
            <w:left w:val="none" w:sz="0" w:space="0" w:color="auto"/>
            <w:bottom w:val="none" w:sz="0" w:space="0" w:color="auto"/>
            <w:right w:val="none" w:sz="0" w:space="0" w:color="auto"/>
          </w:divBdr>
        </w:div>
        <w:div w:id="1975981370">
          <w:marLeft w:val="480"/>
          <w:marRight w:val="0"/>
          <w:marTop w:val="0"/>
          <w:marBottom w:val="0"/>
          <w:divBdr>
            <w:top w:val="none" w:sz="0" w:space="0" w:color="auto"/>
            <w:left w:val="none" w:sz="0" w:space="0" w:color="auto"/>
            <w:bottom w:val="none" w:sz="0" w:space="0" w:color="auto"/>
            <w:right w:val="none" w:sz="0" w:space="0" w:color="auto"/>
          </w:divBdr>
        </w:div>
        <w:div w:id="1993214774">
          <w:marLeft w:val="480"/>
          <w:marRight w:val="0"/>
          <w:marTop w:val="0"/>
          <w:marBottom w:val="0"/>
          <w:divBdr>
            <w:top w:val="none" w:sz="0" w:space="0" w:color="auto"/>
            <w:left w:val="none" w:sz="0" w:space="0" w:color="auto"/>
            <w:bottom w:val="none" w:sz="0" w:space="0" w:color="auto"/>
            <w:right w:val="none" w:sz="0" w:space="0" w:color="auto"/>
          </w:divBdr>
        </w:div>
        <w:div w:id="2017998975">
          <w:marLeft w:val="480"/>
          <w:marRight w:val="0"/>
          <w:marTop w:val="0"/>
          <w:marBottom w:val="0"/>
          <w:divBdr>
            <w:top w:val="none" w:sz="0" w:space="0" w:color="auto"/>
            <w:left w:val="none" w:sz="0" w:space="0" w:color="auto"/>
            <w:bottom w:val="none" w:sz="0" w:space="0" w:color="auto"/>
            <w:right w:val="none" w:sz="0" w:space="0" w:color="auto"/>
          </w:divBdr>
        </w:div>
        <w:div w:id="2112317044">
          <w:marLeft w:val="480"/>
          <w:marRight w:val="0"/>
          <w:marTop w:val="0"/>
          <w:marBottom w:val="0"/>
          <w:divBdr>
            <w:top w:val="none" w:sz="0" w:space="0" w:color="auto"/>
            <w:left w:val="none" w:sz="0" w:space="0" w:color="auto"/>
            <w:bottom w:val="none" w:sz="0" w:space="0" w:color="auto"/>
            <w:right w:val="none" w:sz="0" w:space="0" w:color="auto"/>
          </w:divBdr>
        </w:div>
        <w:div w:id="2122143121">
          <w:marLeft w:val="480"/>
          <w:marRight w:val="0"/>
          <w:marTop w:val="0"/>
          <w:marBottom w:val="0"/>
          <w:divBdr>
            <w:top w:val="none" w:sz="0" w:space="0" w:color="auto"/>
            <w:left w:val="none" w:sz="0" w:space="0" w:color="auto"/>
            <w:bottom w:val="none" w:sz="0" w:space="0" w:color="auto"/>
            <w:right w:val="none" w:sz="0" w:space="0" w:color="auto"/>
          </w:divBdr>
        </w:div>
        <w:div w:id="2127041434">
          <w:marLeft w:val="480"/>
          <w:marRight w:val="0"/>
          <w:marTop w:val="0"/>
          <w:marBottom w:val="0"/>
          <w:divBdr>
            <w:top w:val="none" w:sz="0" w:space="0" w:color="auto"/>
            <w:left w:val="none" w:sz="0" w:space="0" w:color="auto"/>
            <w:bottom w:val="none" w:sz="0" w:space="0" w:color="auto"/>
            <w:right w:val="none" w:sz="0" w:space="0" w:color="auto"/>
          </w:divBdr>
        </w:div>
        <w:div w:id="2147233947">
          <w:marLeft w:val="480"/>
          <w:marRight w:val="0"/>
          <w:marTop w:val="0"/>
          <w:marBottom w:val="0"/>
          <w:divBdr>
            <w:top w:val="none" w:sz="0" w:space="0" w:color="auto"/>
            <w:left w:val="none" w:sz="0" w:space="0" w:color="auto"/>
            <w:bottom w:val="none" w:sz="0" w:space="0" w:color="auto"/>
            <w:right w:val="none" w:sz="0" w:space="0" w:color="auto"/>
          </w:divBdr>
        </w:div>
      </w:divsChild>
    </w:div>
    <w:div w:id="1080250743">
      <w:marLeft w:val="640"/>
      <w:marRight w:val="0"/>
      <w:marTop w:val="0"/>
      <w:marBottom w:val="0"/>
      <w:divBdr>
        <w:top w:val="none" w:sz="0" w:space="0" w:color="auto"/>
        <w:left w:val="none" w:sz="0" w:space="0" w:color="auto"/>
        <w:bottom w:val="none" w:sz="0" w:space="0" w:color="auto"/>
        <w:right w:val="none" w:sz="0" w:space="0" w:color="auto"/>
      </w:divBdr>
    </w:div>
    <w:div w:id="1080299035">
      <w:marLeft w:val="640"/>
      <w:marRight w:val="0"/>
      <w:marTop w:val="0"/>
      <w:marBottom w:val="0"/>
      <w:divBdr>
        <w:top w:val="none" w:sz="0" w:space="0" w:color="auto"/>
        <w:left w:val="none" w:sz="0" w:space="0" w:color="auto"/>
        <w:bottom w:val="none" w:sz="0" w:space="0" w:color="auto"/>
        <w:right w:val="none" w:sz="0" w:space="0" w:color="auto"/>
      </w:divBdr>
    </w:div>
    <w:div w:id="1080448806">
      <w:marLeft w:val="640"/>
      <w:marRight w:val="0"/>
      <w:marTop w:val="0"/>
      <w:marBottom w:val="0"/>
      <w:divBdr>
        <w:top w:val="none" w:sz="0" w:space="0" w:color="auto"/>
        <w:left w:val="none" w:sz="0" w:space="0" w:color="auto"/>
        <w:bottom w:val="none" w:sz="0" w:space="0" w:color="auto"/>
        <w:right w:val="none" w:sz="0" w:space="0" w:color="auto"/>
      </w:divBdr>
    </w:div>
    <w:div w:id="1080714225">
      <w:marLeft w:val="640"/>
      <w:marRight w:val="0"/>
      <w:marTop w:val="0"/>
      <w:marBottom w:val="0"/>
      <w:divBdr>
        <w:top w:val="none" w:sz="0" w:space="0" w:color="auto"/>
        <w:left w:val="none" w:sz="0" w:space="0" w:color="auto"/>
        <w:bottom w:val="none" w:sz="0" w:space="0" w:color="auto"/>
        <w:right w:val="none" w:sz="0" w:space="0" w:color="auto"/>
      </w:divBdr>
    </w:div>
    <w:div w:id="1081832091">
      <w:marLeft w:val="640"/>
      <w:marRight w:val="0"/>
      <w:marTop w:val="0"/>
      <w:marBottom w:val="0"/>
      <w:divBdr>
        <w:top w:val="none" w:sz="0" w:space="0" w:color="auto"/>
        <w:left w:val="none" w:sz="0" w:space="0" w:color="auto"/>
        <w:bottom w:val="none" w:sz="0" w:space="0" w:color="auto"/>
        <w:right w:val="none" w:sz="0" w:space="0" w:color="auto"/>
      </w:divBdr>
    </w:div>
    <w:div w:id="1082023685">
      <w:marLeft w:val="640"/>
      <w:marRight w:val="0"/>
      <w:marTop w:val="0"/>
      <w:marBottom w:val="0"/>
      <w:divBdr>
        <w:top w:val="none" w:sz="0" w:space="0" w:color="auto"/>
        <w:left w:val="none" w:sz="0" w:space="0" w:color="auto"/>
        <w:bottom w:val="none" w:sz="0" w:space="0" w:color="auto"/>
        <w:right w:val="none" w:sz="0" w:space="0" w:color="auto"/>
      </w:divBdr>
    </w:div>
    <w:div w:id="1082487770">
      <w:marLeft w:val="640"/>
      <w:marRight w:val="0"/>
      <w:marTop w:val="0"/>
      <w:marBottom w:val="0"/>
      <w:divBdr>
        <w:top w:val="none" w:sz="0" w:space="0" w:color="auto"/>
        <w:left w:val="none" w:sz="0" w:space="0" w:color="auto"/>
        <w:bottom w:val="none" w:sz="0" w:space="0" w:color="auto"/>
        <w:right w:val="none" w:sz="0" w:space="0" w:color="auto"/>
      </w:divBdr>
    </w:div>
    <w:div w:id="1082798688">
      <w:bodyDiv w:val="1"/>
      <w:marLeft w:val="0"/>
      <w:marRight w:val="0"/>
      <w:marTop w:val="0"/>
      <w:marBottom w:val="0"/>
      <w:divBdr>
        <w:top w:val="none" w:sz="0" w:space="0" w:color="auto"/>
        <w:left w:val="none" w:sz="0" w:space="0" w:color="auto"/>
        <w:bottom w:val="none" w:sz="0" w:space="0" w:color="auto"/>
        <w:right w:val="none" w:sz="0" w:space="0" w:color="auto"/>
      </w:divBdr>
    </w:div>
    <w:div w:id="1083180718">
      <w:marLeft w:val="640"/>
      <w:marRight w:val="0"/>
      <w:marTop w:val="0"/>
      <w:marBottom w:val="0"/>
      <w:divBdr>
        <w:top w:val="none" w:sz="0" w:space="0" w:color="auto"/>
        <w:left w:val="none" w:sz="0" w:space="0" w:color="auto"/>
        <w:bottom w:val="none" w:sz="0" w:space="0" w:color="auto"/>
        <w:right w:val="none" w:sz="0" w:space="0" w:color="auto"/>
      </w:divBdr>
    </w:div>
    <w:div w:id="1083186272">
      <w:marLeft w:val="640"/>
      <w:marRight w:val="0"/>
      <w:marTop w:val="0"/>
      <w:marBottom w:val="0"/>
      <w:divBdr>
        <w:top w:val="none" w:sz="0" w:space="0" w:color="auto"/>
        <w:left w:val="none" w:sz="0" w:space="0" w:color="auto"/>
        <w:bottom w:val="none" w:sz="0" w:space="0" w:color="auto"/>
        <w:right w:val="none" w:sz="0" w:space="0" w:color="auto"/>
      </w:divBdr>
    </w:div>
    <w:div w:id="1083604768">
      <w:marLeft w:val="640"/>
      <w:marRight w:val="0"/>
      <w:marTop w:val="0"/>
      <w:marBottom w:val="0"/>
      <w:divBdr>
        <w:top w:val="none" w:sz="0" w:space="0" w:color="auto"/>
        <w:left w:val="none" w:sz="0" w:space="0" w:color="auto"/>
        <w:bottom w:val="none" w:sz="0" w:space="0" w:color="auto"/>
        <w:right w:val="none" w:sz="0" w:space="0" w:color="auto"/>
      </w:divBdr>
    </w:div>
    <w:div w:id="1083723896">
      <w:marLeft w:val="640"/>
      <w:marRight w:val="0"/>
      <w:marTop w:val="0"/>
      <w:marBottom w:val="0"/>
      <w:divBdr>
        <w:top w:val="none" w:sz="0" w:space="0" w:color="auto"/>
        <w:left w:val="none" w:sz="0" w:space="0" w:color="auto"/>
        <w:bottom w:val="none" w:sz="0" w:space="0" w:color="auto"/>
        <w:right w:val="none" w:sz="0" w:space="0" w:color="auto"/>
      </w:divBdr>
    </w:div>
    <w:div w:id="1084107919">
      <w:bodyDiv w:val="1"/>
      <w:marLeft w:val="0"/>
      <w:marRight w:val="0"/>
      <w:marTop w:val="0"/>
      <w:marBottom w:val="0"/>
      <w:divBdr>
        <w:top w:val="none" w:sz="0" w:space="0" w:color="auto"/>
        <w:left w:val="none" w:sz="0" w:space="0" w:color="auto"/>
        <w:bottom w:val="none" w:sz="0" w:space="0" w:color="auto"/>
        <w:right w:val="none" w:sz="0" w:space="0" w:color="auto"/>
      </w:divBdr>
    </w:div>
    <w:div w:id="1084182476">
      <w:marLeft w:val="640"/>
      <w:marRight w:val="0"/>
      <w:marTop w:val="0"/>
      <w:marBottom w:val="0"/>
      <w:divBdr>
        <w:top w:val="none" w:sz="0" w:space="0" w:color="auto"/>
        <w:left w:val="none" w:sz="0" w:space="0" w:color="auto"/>
        <w:bottom w:val="none" w:sz="0" w:space="0" w:color="auto"/>
        <w:right w:val="none" w:sz="0" w:space="0" w:color="auto"/>
      </w:divBdr>
    </w:div>
    <w:div w:id="1085570402">
      <w:marLeft w:val="640"/>
      <w:marRight w:val="0"/>
      <w:marTop w:val="0"/>
      <w:marBottom w:val="0"/>
      <w:divBdr>
        <w:top w:val="none" w:sz="0" w:space="0" w:color="auto"/>
        <w:left w:val="none" w:sz="0" w:space="0" w:color="auto"/>
        <w:bottom w:val="none" w:sz="0" w:space="0" w:color="auto"/>
        <w:right w:val="none" w:sz="0" w:space="0" w:color="auto"/>
      </w:divBdr>
    </w:div>
    <w:div w:id="1085611734">
      <w:bodyDiv w:val="1"/>
      <w:marLeft w:val="0"/>
      <w:marRight w:val="0"/>
      <w:marTop w:val="0"/>
      <w:marBottom w:val="0"/>
      <w:divBdr>
        <w:top w:val="none" w:sz="0" w:space="0" w:color="auto"/>
        <w:left w:val="none" w:sz="0" w:space="0" w:color="auto"/>
        <w:bottom w:val="none" w:sz="0" w:space="0" w:color="auto"/>
        <w:right w:val="none" w:sz="0" w:space="0" w:color="auto"/>
      </w:divBdr>
    </w:div>
    <w:div w:id="1086422302">
      <w:marLeft w:val="640"/>
      <w:marRight w:val="0"/>
      <w:marTop w:val="0"/>
      <w:marBottom w:val="0"/>
      <w:divBdr>
        <w:top w:val="none" w:sz="0" w:space="0" w:color="auto"/>
        <w:left w:val="none" w:sz="0" w:space="0" w:color="auto"/>
        <w:bottom w:val="none" w:sz="0" w:space="0" w:color="auto"/>
        <w:right w:val="none" w:sz="0" w:space="0" w:color="auto"/>
      </w:divBdr>
    </w:div>
    <w:div w:id="1086461238">
      <w:marLeft w:val="640"/>
      <w:marRight w:val="0"/>
      <w:marTop w:val="0"/>
      <w:marBottom w:val="0"/>
      <w:divBdr>
        <w:top w:val="none" w:sz="0" w:space="0" w:color="auto"/>
        <w:left w:val="none" w:sz="0" w:space="0" w:color="auto"/>
        <w:bottom w:val="none" w:sz="0" w:space="0" w:color="auto"/>
        <w:right w:val="none" w:sz="0" w:space="0" w:color="auto"/>
      </w:divBdr>
    </w:div>
    <w:div w:id="1086659137">
      <w:marLeft w:val="640"/>
      <w:marRight w:val="0"/>
      <w:marTop w:val="0"/>
      <w:marBottom w:val="0"/>
      <w:divBdr>
        <w:top w:val="none" w:sz="0" w:space="0" w:color="auto"/>
        <w:left w:val="none" w:sz="0" w:space="0" w:color="auto"/>
        <w:bottom w:val="none" w:sz="0" w:space="0" w:color="auto"/>
        <w:right w:val="none" w:sz="0" w:space="0" w:color="auto"/>
      </w:divBdr>
    </w:div>
    <w:div w:id="1087387638">
      <w:marLeft w:val="640"/>
      <w:marRight w:val="0"/>
      <w:marTop w:val="0"/>
      <w:marBottom w:val="0"/>
      <w:divBdr>
        <w:top w:val="none" w:sz="0" w:space="0" w:color="auto"/>
        <w:left w:val="none" w:sz="0" w:space="0" w:color="auto"/>
        <w:bottom w:val="none" w:sz="0" w:space="0" w:color="auto"/>
        <w:right w:val="none" w:sz="0" w:space="0" w:color="auto"/>
      </w:divBdr>
    </w:div>
    <w:div w:id="1087656818">
      <w:marLeft w:val="640"/>
      <w:marRight w:val="0"/>
      <w:marTop w:val="0"/>
      <w:marBottom w:val="0"/>
      <w:divBdr>
        <w:top w:val="none" w:sz="0" w:space="0" w:color="auto"/>
        <w:left w:val="none" w:sz="0" w:space="0" w:color="auto"/>
        <w:bottom w:val="none" w:sz="0" w:space="0" w:color="auto"/>
        <w:right w:val="none" w:sz="0" w:space="0" w:color="auto"/>
      </w:divBdr>
    </w:div>
    <w:div w:id="1087843480">
      <w:bodyDiv w:val="1"/>
      <w:marLeft w:val="0"/>
      <w:marRight w:val="0"/>
      <w:marTop w:val="0"/>
      <w:marBottom w:val="0"/>
      <w:divBdr>
        <w:top w:val="none" w:sz="0" w:space="0" w:color="auto"/>
        <w:left w:val="none" w:sz="0" w:space="0" w:color="auto"/>
        <w:bottom w:val="none" w:sz="0" w:space="0" w:color="auto"/>
        <w:right w:val="none" w:sz="0" w:space="0" w:color="auto"/>
      </w:divBdr>
    </w:div>
    <w:div w:id="1087965880">
      <w:marLeft w:val="640"/>
      <w:marRight w:val="0"/>
      <w:marTop w:val="0"/>
      <w:marBottom w:val="0"/>
      <w:divBdr>
        <w:top w:val="none" w:sz="0" w:space="0" w:color="auto"/>
        <w:left w:val="none" w:sz="0" w:space="0" w:color="auto"/>
        <w:bottom w:val="none" w:sz="0" w:space="0" w:color="auto"/>
        <w:right w:val="none" w:sz="0" w:space="0" w:color="auto"/>
      </w:divBdr>
    </w:div>
    <w:div w:id="1088697685">
      <w:marLeft w:val="640"/>
      <w:marRight w:val="0"/>
      <w:marTop w:val="0"/>
      <w:marBottom w:val="0"/>
      <w:divBdr>
        <w:top w:val="none" w:sz="0" w:space="0" w:color="auto"/>
        <w:left w:val="none" w:sz="0" w:space="0" w:color="auto"/>
        <w:bottom w:val="none" w:sz="0" w:space="0" w:color="auto"/>
        <w:right w:val="none" w:sz="0" w:space="0" w:color="auto"/>
      </w:divBdr>
    </w:div>
    <w:div w:id="1088967084">
      <w:marLeft w:val="640"/>
      <w:marRight w:val="0"/>
      <w:marTop w:val="0"/>
      <w:marBottom w:val="0"/>
      <w:divBdr>
        <w:top w:val="none" w:sz="0" w:space="0" w:color="auto"/>
        <w:left w:val="none" w:sz="0" w:space="0" w:color="auto"/>
        <w:bottom w:val="none" w:sz="0" w:space="0" w:color="auto"/>
        <w:right w:val="none" w:sz="0" w:space="0" w:color="auto"/>
      </w:divBdr>
    </w:div>
    <w:div w:id="1089236444">
      <w:marLeft w:val="640"/>
      <w:marRight w:val="0"/>
      <w:marTop w:val="0"/>
      <w:marBottom w:val="0"/>
      <w:divBdr>
        <w:top w:val="none" w:sz="0" w:space="0" w:color="auto"/>
        <w:left w:val="none" w:sz="0" w:space="0" w:color="auto"/>
        <w:bottom w:val="none" w:sz="0" w:space="0" w:color="auto"/>
        <w:right w:val="none" w:sz="0" w:space="0" w:color="auto"/>
      </w:divBdr>
    </w:div>
    <w:div w:id="1089470703">
      <w:marLeft w:val="640"/>
      <w:marRight w:val="0"/>
      <w:marTop w:val="0"/>
      <w:marBottom w:val="0"/>
      <w:divBdr>
        <w:top w:val="none" w:sz="0" w:space="0" w:color="auto"/>
        <w:left w:val="none" w:sz="0" w:space="0" w:color="auto"/>
        <w:bottom w:val="none" w:sz="0" w:space="0" w:color="auto"/>
        <w:right w:val="none" w:sz="0" w:space="0" w:color="auto"/>
      </w:divBdr>
    </w:div>
    <w:div w:id="1089816000">
      <w:bodyDiv w:val="1"/>
      <w:marLeft w:val="0"/>
      <w:marRight w:val="0"/>
      <w:marTop w:val="0"/>
      <w:marBottom w:val="0"/>
      <w:divBdr>
        <w:top w:val="none" w:sz="0" w:space="0" w:color="auto"/>
        <w:left w:val="none" w:sz="0" w:space="0" w:color="auto"/>
        <w:bottom w:val="none" w:sz="0" w:space="0" w:color="auto"/>
        <w:right w:val="none" w:sz="0" w:space="0" w:color="auto"/>
      </w:divBdr>
    </w:div>
    <w:div w:id="1089929825">
      <w:bodyDiv w:val="1"/>
      <w:marLeft w:val="0"/>
      <w:marRight w:val="0"/>
      <w:marTop w:val="0"/>
      <w:marBottom w:val="0"/>
      <w:divBdr>
        <w:top w:val="none" w:sz="0" w:space="0" w:color="auto"/>
        <w:left w:val="none" w:sz="0" w:space="0" w:color="auto"/>
        <w:bottom w:val="none" w:sz="0" w:space="0" w:color="auto"/>
        <w:right w:val="none" w:sz="0" w:space="0" w:color="auto"/>
      </w:divBdr>
    </w:div>
    <w:div w:id="1090127602">
      <w:bodyDiv w:val="1"/>
      <w:marLeft w:val="0"/>
      <w:marRight w:val="0"/>
      <w:marTop w:val="0"/>
      <w:marBottom w:val="0"/>
      <w:divBdr>
        <w:top w:val="none" w:sz="0" w:space="0" w:color="auto"/>
        <w:left w:val="none" w:sz="0" w:space="0" w:color="auto"/>
        <w:bottom w:val="none" w:sz="0" w:space="0" w:color="auto"/>
        <w:right w:val="none" w:sz="0" w:space="0" w:color="auto"/>
      </w:divBdr>
      <w:divsChild>
        <w:div w:id="26418216">
          <w:marLeft w:val="480"/>
          <w:marRight w:val="0"/>
          <w:marTop w:val="0"/>
          <w:marBottom w:val="0"/>
          <w:divBdr>
            <w:top w:val="none" w:sz="0" w:space="0" w:color="auto"/>
            <w:left w:val="none" w:sz="0" w:space="0" w:color="auto"/>
            <w:bottom w:val="none" w:sz="0" w:space="0" w:color="auto"/>
            <w:right w:val="none" w:sz="0" w:space="0" w:color="auto"/>
          </w:divBdr>
        </w:div>
        <w:div w:id="52118970">
          <w:marLeft w:val="480"/>
          <w:marRight w:val="0"/>
          <w:marTop w:val="0"/>
          <w:marBottom w:val="0"/>
          <w:divBdr>
            <w:top w:val="none" w:sz="0" w:space="0" w:color="auto"/>
            <w:left w:val="none" w:sz="0" w:space="0" w:color="auto"/>
            <w:bottom w:val="none" w:sz="0" w:space="0" w:color="auto"/>
            <w:right w:val="none" w:sz="0" w:space="0" w:color="auto"/>
          </w:divBdr>
        </w:div>
        <w:div w:id="200216841">
          <w:marLeft w:val="480"/>
          <w:marRight w:val="0"/>
          <w:marTop w:val="0"/>
          <w:marBottom w:val="0"/>
          <w:divBdr>
            <w:top w:val="none" w:sz="0" w:space="0" w:color="auto"/>
            <w:left w:val="none" w:sz="0" w:space="0" w:color="auto"/>
            <w:bottom w:val="none" w:sz="0" w:space="0" w:color="auto"/>
            <w:right w:val="none" w:sz="0" w:space="0" w:color="auto"/>
          </w:divBdr>
        </w:div>
        <w:div w:id="239289835">
          <w:marLeft w:val="480"/>
          <w:marRight w:val="0"/>
          <w:marTop w:val="0"/>
          <w:marBottom w:val="0"/>
          <w:divBdr>
            <w:top w:val="none" w:sz="0" w:space="0" w:color="auto"/>
            <w:left w:val="none" w:sz="0" w:space="0" w:color="auto"/>
            <w:bottom w:val="none" w:sz="0" w:space="0" w:color="auto"/>
            <w:right w:val="none" w:sz="0" w:space="0" w:color="auto"/>
          </w:divBdr>
        </w:div>
        <w:div w:id="285619046">
          <w:marLeft w:val="480"/>
          <w:marRight w:val="0"/>
          <w:marTop w:val="0"/>
          <w:marBottom w:val="0"/>
          <w:divBdr>
            <w:top w:val="none" w:sz="0" w:space="0" w:color="auto"/>
            <w:left w:val="none" w:sz="0" w:space="0" w:color="auto"/>
            <w:bottom w:val="none" w:sz="0" w:space="0" w:color="auto"/>
            <w:right w:val="none" w:sz="0" w:space="0" w:color="auto"/>
          </w:divBdr>
        </w:div>
        <w:div w:id="304553858">
          <w:marLeft w:val="480"/>
          <w:marRight w:val="0"/>
          <w:marTop w:val="0"/>
          <w:marBottom w:val="0"/>
          <w:divBdr>
            <w:top w:val="none" w:sz="0" w:space="0" w:color="auto"/>
            <w:left w:val="none" w:sz="0" w:space="0" w:color="auto"/>
            <w:bottom w:val="none" w:sz="0" w:space="0" w:color="auto"/>
            <w:right w:val="none" w:sz="0" w:space="0" w:color="auto"/>
          </w:divBdr>
        </w:div>
        <w:div w:id="321660427">
          <w:marLeft w:val="480"/>
          <w:marRight w:val="0"/>
          <w:marTop w:val="0"/>
          <w:marBottom w:val="0"/>
          <w:divBdr>
            <w:top w:val="none" w:sz="0" w:space="0" w:color="auto"/>
            <w:left w:val="none" w:sz="0" w:space="0" w:color="auto"/>
            <w:bottom w:val="none" w:sz="0" w:space="0" w:color="auto"/>
            <w:right w:val="none" w:sz="0" w:space="0" w:color="auto"/>
          </w:divBdr>
        </w:div>
        <w:div w:id="350187719">
          <w:marLeft w:val="480"/>
          <w:marRight w:val="0"/>
          <w:marTop w:val="0"/>
          <w:marBottom w:val="0"/>
          <w:divBdr>
            <w:top w:val="none" w:sz="0" w:space="0" w:color="auto"/>
            <w:left w:val="none" w:sz="0" w:space="0" w:color="auto"/>
            <w:bottom w:val="none" w:sz="0" w:space="0" w:color="auto"/>
            <w:right w:val="none" w:sz="0" w:space="0" w:color="auto"/>
          </w:divBdr>
        </w:div>
        <w:div w:id="351419269">
          <w:marLeft w:val="480"/>
          <w:marRight w:val="0"/>
          <w:marTop w:val="0"/>
          <w:marBottom w:val="0"/>
          <w:divBdr>
            <w:top w:val="none" w:sz="0" w:space="0" w:color="auto"/>
            <w:left w:val="none" w:sz="0" w:space="0" w:color="auto"/>
            <w:bottom w:val="none" w:sz="0" w:space="0" w:color="auto"/>
            <w:right w:val="none" w:sz="0" w:space="0" w:color="auto"/>
          </w:divBdr>
        </w:div>
        <w:div w:id="377051451">
          <w:marLeft w:val="480"/>
          <w:marRight w:val="0"/>
          <w:marTop w:val="0"/>
          <w:marBottom w:val="0"/>
          <w:divBdr>
            <w:top w:val="none" w:sz="0" w:space="0" w:color="auto"/>
            <w:left w:val="none" w:sz="0" w:space="0" w:color="auto"/>
            <w:bottom w:val="none" w:sz="0" w:space="0" w:color="auto"/>
            <w:right w:val="none" w:sz="0" w:space="0" w:color="auto"/>
          </w:divBdr>
        </w:div>
        <w:div w:id="406922248">
          <w:marLeft w:val="480"/>
          <w:marRight w:val="0"/>
          <w:marTop w:val="0"/>
          <w:marBottom w:val="0"/>
          <w:divBdr>
            <w:top w:val="none" w:sz="0" w:space="0" w:color="auto"/>
            <w:left w:val="none" w:sz="0" w:space="0" w:color="auto"/>
            <w:bottom w:val="none" w:sz="0" w:space="0" w:color="auto"/>
            <w:right w:val="none" w:sz="0" w:space="0" w:color="auto"/>
          </w:divBdr>
        </w:div>
        <w:div w:id="456874920">
          <w:marLeft w:val="480"/>
          <w:marRight w:val="0"/>
          <w:marTop w:val="0"/>
          <w:marBottom w:val="0"/>
          <w:divBdr>
            <w:top w:val="none" w:sz="0" w:space="0" w:color="auto"/>
            <w:left w:val="none" w:sz="0" w:space="0" w:color="auto"/>
            <w:bottom w:val="none" w:sz="0" w:space="0" w:color="auto"/>
            <w:right w:val="none" w:sz="0" w:space="0" w:color="auto"/>
          </w:divBdr>
        </w:div>
        <w:div w:id="503861973">
          <w:marLeft w:val="480"/>
          <w:marRight w:val="0"/>
          <w:marTop w:val="0"/>
          <w:marBottom w:val="0"/>
          <w:divBdr>
            <w:top w:val="none" w:sz="0" w:space="0" w:color="auto"/>
            <w:left w:val="none" w:sz="0" w:space="0" w:color="auto"/>
            <w:bottom w:val="none" w:sz="0" w:space="0" w:color="auto"/>
            <w:right w:val="none" w:sz="0" w:space="0" w:color="auto"/>
          </w:divBdr>
        </w:div>
        <w:div w:id="537015504">
          <w:marLeft w:val="480"/>
          <w:marRight w:val="0"/>
          <w:marTop w:val="0"/>
          <w:marBottom w:val="0"/>
          <w:divBdr>
            <w:top w:val="none" w:sz="0" w:space="0" w:color="auto"/>
            <w:left w:val="none" w:sz="0" w:space="0" w:color="auto"/>
            <w:bottom w:val="none" w:sz="0" w:space="0" w:color="auto"/>
            <w:right w:val="none" w:sz="0" w:space="0" w:color="auto"/>
          </w:divBdr>
        </w:div>
        <w:div w:id="572741955">
          <w:marLeft w:val="480"/>
          <w:marRight w:val="0"/>
          <w:marTop w:val="0"/>
          <w:marBottom w:val="0"/>
          <w:divBdr>
            <w:top w:val="none" w:sz="0" w:space="0" w:color="auto"/>
            <w:left w:val="none" w:sz="0" w:space="0" w:color="auto"/>
            <w:bottom w:val="none" w:sz="0" w:space="0" w:color="auto"/>
            <w:right w:val="none" w:sz="0" w:space="0" w:color="auto"/>
          </w:divBdr>
        </w:div>
        <w:div w:id="617613301">
          <w:marLeft w:val="480"/>
          <w:marRight w:val="0"/>
          <w:marTop w:val="0"/>
          <w:marBottom w:val="0"/>
          <w:divBdr>
            <w:top w:val="none" w:sz="0" w:space="0" w:color="auto"/>
            <w:left w:val="none" w:sz="0" w:space="0" w:color="auto"/>
            <w:bottom w:val="none" w:sz="0" w:space="0" w:color="auto"/>
            <w:right w:val="none" w:sz="0" w:space="0" w:color="auto"/>
          </w:divBdr>
        </w:div>
        <w:div w:id="618684339">
          <w:marLeft w:val="480"/>
          <w:marRight w:val="0"/>
          <w:marTop w:val="0"/>
          <w:marBottom w:val="0"/>
          <w:divBdr>
            <w:top w:val="none" w:sz="0" w:space="0" w:color="auto"/>
            <w:left w:val="none" w:sz="0" w:space="0" w:color="auto"/>
            <w:bottom w:val="none" w:sz="0" w:space="0" w:color="auto"/>
            <w:right w:val="none" w:sz="0" w:space="0" w:color="auto"/>
          </w:divBdr>
        </w:div>
        <w:div w:id="663432672">
          <w:marLeft w:val="480"/>
          <w:marRight w:val="0"/>
          <w:marTop w:val="0"/>
          <w:marBottom w:val="0"/>
          <w:divBdr>
            <w:top w:val="none" w:sz="0" w:space="0" w:color="auto"/>
            <w:left w:val="none" w:sz="0" w:space="0" w:color="auto"/>
            <w:bottom w:val="none" w:sz="0" w:space="0" w:color="auto"/>
            <w:right w:val="none" w:sz="0" w:space="0" w:color="auto"/>
          </w:divBdr>
        </w:div>
        <w:div w:id="699819976">
          <w:marLeft w:val="480"/>
          <w:marRight w:val="0"/>
          <w:marTop w:val="0"/>
          <w:marBottom w:val="0"/>
          <w:divBdr>
            <w:top w:val="none" w:sz="0" w:space="0" w:color="auto"/>
            <w:left w:val="none" w:sz="0" w:space="0" w:color="auto"/>
            <w:bottom w:val="none" w:sz="0" w:space="0" w:color="auto"/>
            <w:right w:val="none" w:sz="0" w:space="0" w:color="auto"/>
          </w:divBdr>
        </w:div>
        <w:div w:id="701782430">
          <w:marLeft w:val="480"/>
          <w:marRight w:val="0"/>
          <w:marTop w:val="0"/>
          <w:marBottom w:val="0"/>
          <w:divBdr>
            <w:top w:val="none" w:sz="0" w:space="0" w:color="auto"/>
            <w:left w:val="none" w:sz="0" w:space="0" w:color="auto"/>
            <w:bottom w:val="none" w:sz="0" w:space="0" w:color="auto"/>
            <w:right w:val="none" w:sz="0" w:space="0" w:color="auto"/>
          </w:divBdr>
        </w:div>
        <w:div w:id="839007952">
          <w:marLeft w:val="480"/>
          <w:marRight w:val="0"/>
          <w:marTop w:val="0"/>
          <w:marBottom w:val="0"/>
          <w:divBdr>
            <w:top w:val="none" w:sz="0" w:space="0" w:color="auto"/>
            <w:left w:val="none" w:sz="0" w:space="0" w:color="auto"/>
            <w:bottom w:val="none" w:sz="0" w:space="0" w:color="auto"/>
            <w:right w:val="none" w:sz="0" w:space="0" w:color="auto"/>
          </w:divBdr>
        </w:div>
        <w:div w:id="870529599">
          <w:marLeft w:val="480"/>
          <w:marRight w:val="0"/>
          <w:marTop w:val="0"/>
          <w:marBottom w:val="0"/>
          <w:divBdr>
            <w:top w:val="none" w:sz="0" w:space="0" w:color="auto"/>
            <w:left w:val="none" w:sz="0" w:space="0" w:color="auto"/>
            <w:bottom w:val="none" w:sz="0" w:space="0" w:color="auto"/>
            <w:right w:val="none" w:sz="0" w:space="0" w:color="auto"/>
          </w:divBdr>
        </w:div>
        <w:div w:id="878859758">
          <w:marLeft w:val="480"/>
          <w:marRight w:val="0"/>
          <w:marTop w:val="0"/>
          <w:marBottom w:val="0"/>
          <w:divBdr>
            <w:top w:val="none" w:sz="0" w:space="0" w:color="auto"/>
            <w:left w:val="none" w:sz="0" w:space="0" w:color="auto"/>
            <w:bottom w:val="none" w:sz="0" w:space="0" w:color="auto"/>
            <w:right w:val="none" w:sz="0" w:space="0" w:color="auto"/>
          </w:divBdr>
        </w:div>
        <w:div w:id="888691902">
          <w:marLeft w:val="480"/>
          <w:marRight w:val="0"/>
          <w:marTop w:val="0"/>
          <w:marBottom w:val="0"/>
          <w:divBdr>
            <w:top w:val="none" w:sz="0" w:space="0" w:color="auto"/>
            <w:left w:val="none" w:sz="0" w:space="0" w:color="auto"/>
            <w:bottom w:val="none" w:sz="0" w:space="0" w:color="auto"/>
            <w:right w:val="none" w:sz="0" w:space="0" w:color="auto"/>
          </w:divBdr>
        </w:div>
        <w:div w:id="916477120">
          <w:marLeft w:val="480"/>
          <w:marRight w:val="0"/>
          <w:marTop w:val="0"/>
          <w:marBottom w:val="0"/>
          <w:divBdr>
            <w:top w:val="none" w:sz="0" w:space="0" w:color="auto"/>
            <w:left w:val="none" w:sz="0" w:space="0" w:color="auto"/>
            <w:bottom w:val="none" w:sz="0" w:space="0" w:color="auto"/>
            <w:right w:val="none" w:sz="0" w:space="0" w:color="auto"/>
          </w:divBdr>
        </w:div>
        <w:div w:id="919484166">
          <w:marLeft w:val="480"/>
          <w:marRight w:val="0"/>
          <w:marTop w:val="0"/>
          <w:marBottom w:val="0"/>
          <w:divBdr>
            <w:top w:val="none" w:sz="0" w:space="0" w:color="auto"/>
            <w:left w:val="none" w:sz="0" w:space="0" w:color="auto"/>
            <w:bottom w:val="none" w:sz="0" w:space="0" w:color="auto"/>
            <w:right w:val="none" w:sz="0" w:space="0" w:color="auto"/>
          </w:divBdr>
        </w:div>
        <w:div w:id="976951392">
          <w:marLeft w:val="480"/>
          <w:marRight w:val="0"/>
          <w:marTop w:val="0"/>
          <w:marBottom w:val="0"/>
          <w:divBdr>
            <w:top w:val="none" w:sz="0" w:space="0" w:color="auto"/>
            <w:left w:val="none" w:sz="0" w:space="0" w:color="auto"/>
            <w:bottom w:val="none" w:sz="0" w:space="0" w:color="auto"/>
            <w:right w:val="none" w:sz="0" w:space="0" w:color="auto"/>
          </w:divBdr>
        </w:div>
        <w:div w:id="1010571834">
          <w:marLeft w:val="480"/>
          <w:marRight w:val="0"/>
          <w:marTop w:val="0"/>
          <w:marBottom w:val="0"/>
          <w:divBdr>
            <w:top w:val="none" w:sz="0" w:space="0" w:color="auto"/>
            <w:left w:val="none" w:sz="0" w:space="0" w:color="auto"/>
            <w:bottom w:val="none" w:sz="0" w:space="0" w:color="auto"/>
            <w:right w:val="none" w:sz="0" w:space="0" w:color="auto"/>
          </w:divBdr>
        </w:div>
        <w:div w:id="1013650299">
          <w:marLeft w:val="480"/>
          <w:marRight w:val="0"/>
          <w:marTop w:val="0"/>
          <w:marBottom w:val="0"/>
          <w:divBdr>
            <w:top w:val="none" w:sz="0" w:space="0" w:color="auto"/>
            <w:left w:val="none" w:sz="0" w:space="0" w:color="auto"/>
            <w:bottom w:val="none" w:sz="0" w:space="0" w:color="auto"/>
            <w:right w:val="none" w:sz="0" w:space="0" w:color="auto"/>
          </w:divBdr>
        </w:div>
        <w:div w:id="1076630087">
          <w:marLeft w:val="480"/>
          <w:marRight w:val="0"/>
          <w:marTop w:val="0"/>
          <w:marBottom w:val="0"/>
          <w:divBdr>
            <w:top w:val="none" w:sz="0" w:space="0" w:color="auto"/>
            <w:left w:val="none" w:sz="0" w:space="0" w:color="auto"/>
            <w:bottom w:val="none" w:sz="0" w:space="0" w:color="auto"/>
            <w:right w:val="none" w:sz="0" w:space="0" w:color="auto"/>
          </w:divBdr>
        </w:div>
        <w:div w:id="1094865826">
          <w:marLeft w:val="480"/>
          <w:marRight w:val="0"/>
          <w:marTop w:val="0"/>
          <w:marBottom w:val="0"/>
          <w:divBdr>
            <w:top w:val="none" w:sz="0" w:space="0" w:color="auto"/>
            <w:left w:val="none" w:sz="0" w:space="0" w:color="auto"/>
            <w:bottom w:val="none" w:sz="0" w:space="0" w:color="auto"/>
            <w:right w:val="none" w:sz="0" w:space="0" w:color="auto"/>
          </w:divBdr>
        </w:div>
        <w:div w:id="1095588028">
          <w:marLeft w:val="480"/>
          <w:marRight w:val="0"/>
          <w:marTop w:val="0"/>
          <w:marBottom w:val="0"/>
          <w:divBdr>
            <w:top w:val="none" w:sz="0" w:space="0" w:color="auto"/>
            <w:left w:val="none" w:sz="0" w:space="0" w:color="auto"/>
            <w:bottom w:val="none" w:sz="0" w:space="0" w:color="auto"/>
            <w:right w:val="none" w:sz="0" w:space="0" w:color="auto"/>
          </w:divBdr>
        </w:div>
        <w:div w:id="1178959870">
          <w:marLeft w:val="480"/>
          <w:marRight w:val="0"/>
          <w:marTop w:val="0"/>
          <w:marBottom w:val="0"/>
          <w:divBdr>
            <w:top w:val="none" w:sz="0" w:space="0" w:color="auto"/>
            <w:left w:val="none" w:sz="0" w:space="0" w:color="auto"/>
            <w:bottom w:val="none" w:sz="0" w:space="0" w:color="auto"/>
            <w:right w:val="none" w:sz="0" w:space="0" w:color="auto"/>
          </w:divBdr>
        </w:div>
        <w:div w:id="1433890818">
          <w:marLeft w:val="480"/>
          <w:marRight w:val="0"/>
          <w:marTop w:val="0"/>
          <w:marBottom w:val="0"/>
          <w:divBdr>
            <w:top w:val="none" w:sz="0" w:space="0" w:color="auto"/>
            <w:left w:val="none" w:sz="0" w:space="0" w:color="auto"/>
            <w:bottom w:val="none" w:sz="0" w:space="0" w:color="auto"/>
            <w:right w:val="none" w:sz="0" w:space="0" w:color="auto"/>
          </w:divBdr>
        </w:div>
        <w:div w:id="1478649025">
          <w:marLeft w:val="480"/>
          <w:marRight w:val="0"/>
          <w:marTop w:val="0"/>
          <w:marBottom w:val="0"/>
          <w:divBdr>
            <w:top w:val="none" w:sz="0" w:space="0" w:color="auto"/>
            <w:left w:val="none" w:sz="0" w:space="0" w:color="auto"/>
            <w:bottom w:val="none" w:sz="0" w:space="0" w:color="auto"/>
            <w:right w:val="none" w:sz="0" w:space="0" w:color="auto"/>
          </w:divBdr>
        </w:div>
        <w:div w:id="1536846168">
          <w:marLeft w:val="480"/>
          <w:marRight w:val="0"/>
          <w:marTop w:val="0"/>
          <w:marBottom w:val="0"/>
          <w:divBdr>
            <w:top w:val="none" w:sz="0" w:space="0" w:color="auto"/>
            <w:left w:val="none" w:sz="0" w:space="0" w:color="auto"/>
            <w:bottom w:val="none" w:sz="0" w:space="0" w:color="auto"/>
            <w:right w:val="none" w:sz="0" w:space="0" w:color="auto"/>
          </w:divBdr>
        </w:div>
        <w:div w:id="1549106189">
          <w:marLeft w:val="480"/>
          <w:marRight w:val="0"/>
          <w:marTop w:val="0"/>
          <w:marBottom w:val="0"/>
          <w:divBdr>
            <w:top w:val="none" w:sz="0" w:space="0" w:color="auto"/>
            <w:left w:val="none" w:sz="0" w:space="0" w:color="auto"/>
            <w:bottom w:val="none" w:sz="0" w:space="0" w:color="auto"/>
            <w:right w:val="none" w:sz="0" w:space="0" w:color="auto"/>
          </w:divBdr>
        </w:div>
        <w:div w:id="1578594853">
          <w:marLeft w:val="480"/>
          <w:marRight w:val="0"/>
          <w:marTop w:val="0"/>
          <w:marBottom w:val="0"/>
          <w:divBdr>
            <w:top w:val="none" w:sz="0" w:space="0" w:color="auto"/>
            <w:left w:val="none" w:sz="0" w:space="0" w:color="auto"/>
            <w:bottom w:val="none" w:sz="0" w:space="0" w:color="auto"/>
            <w:right w:val="none" w:sz="0" w:space="0" w:color="auto"/>
          </w:divBdr>
        </w:div>
        <w:div w:id="1644696378">
          <w:marLeft w:val="480"/>
          <w:marRight w:val="0"/>
          <w:marTop w:val="0"/>
          <w:marBottom w:val="0"/>
          <w:divBdr>
            <w:top w:val="none" w:sz="0" w:space="0" w:color="auto"/>
            <w:left w:val="none" w:sz="0" w:space="0" w:color="auto"/>
            <w:bottom w:val="none" w:sz="0" w:space="0" w:color="auto"/>
            <w:right w:val="none" w:sz="0" w:space="0" w:color="auto"/>
          </w:divBdr>
        </w:div>
        <w:div w:id="1657221536">
          <w:marLeft w:val="480"/>
          <w:marRight w:val="0"/>
          <w:marTop w:val="0"/>
          <w:marBottom w:val="0"/>
          <w:divBdr>
            <w:top w:val="none" w:sz="0" w:space="0" w:color="auto"/>
            <w:left w:val="none" w:sz="0" w:space="0" w:color="auto"/>
            <w:bottom w:val="none" w:sz="0" w:space="0" w:color="auto"/>
            <w:right w:val="none" w:sz="0" w:space="0" w:color="auto"/>
          </w:divBdr>
        </w:div>
        <w:div w:id="1665009565">
          <w:marLeft w:val="480"/>
          <w:marRight w:val="0"/>
          <w:marTop w:val="0"/>
          <w:marBottom w:val="0"/>
          <w:divBdr>
            <w:top w:val="none" w:sz="0" w:space="0" w:color="auto"/>
            <w:left w:val="none" w:sz="0" w:space="0" w:color="auto"/>
            <w:bottom w:val="none" w:sz="0" w:space="0" w:color="auto"/>
            <w:right w:val="none" w:sz="0" w:space="0" w:color="auto"/>
          </w:divBdr>
        </w:div>
        <w:div w:id="1714306576">
          <w:marLeft w:val="480"/>
          <w:marRight w:val="0"/>
          <w:marTop w:val="0"/>
          <w:marBottom w:val="0"/>
          <w:divBdr>
            <w:top w:val="none" w:sz="0" w:space="0" w:color="auto"/>
            <w:left w:val="none" w:sz="0" w:space="0" w:color="auto"/>
            <w:bottom w:val="none" w:sz="0" w:space="0" w:color="auto"/>
            <w:right w:val="none" w:sz="0" w:space="0" w:color="auto"/>
          </w:divBdr>
        </w:div>
        <w:div w:id="1750078772">
          <w:marLeft w:val="480"/>
          <w:marRight w:val="0"/>
          <w:marTop w:val="0"/>
          <w:marBottom w:val="0"/>
          <w:divBdr>
            <w:top w:val="none" w:sz="0" w:space="0" w:color="auto"/>
            <w:left w:val="none" w:sz="0" w:space="0" w:color="auto"/>
            <w:bottom w:val="none" w:sz="0" w:space="0" w:color="auto"/>
            <w:right w:val="none" w:sz="0" w:space="0" w:color="auto"/>
          </w:divBdr>
        </w:div>
        <w:div w:id="1803384774">
          <w:marLeft w:val="480"/>
          <w:marRight w:val="0"/>
          <w:marTop w:val="0"/>
          <w:marBottom w:val="0"/>
          <w:divBdr>
            <w:top w:val="none" w:sz="0" w:space="0" w:color="auto"/>
            <w:left w:val="none" w:sz="0" w:space="0" w:color="auto"/>
            <w:bottom w:val="none" w:sz="0" w:space="0" w:color="auto"/>
            <w:right w:val="none" w:sz="0" w:space="0" w:color="auto"/>
          </w:divBdr>
        </w:div>
        <w:div w:id="1817994480">
          <w:marLeft w:val="480"/>
          <w:marRight w:val="0"/>
          <w:marTop w:val="0"/>
          <w:marBottom w:val="0"/>
          <w:divBdr>
            <w:top w:val="none" w:sz="0" w:space="0" w:color="auto"/>
            <w:left w:val="none" w:sz="0" w:space="0" w:color="auto"/>
            <w:bottom w:val="none" w:sz="0" w:space="0" w:color="auto"/>
            <w:right w:val="none" w:sz="0" w:space="0" w:color="auto"/>
          </w:divBdr>
        </w:div>
        <w:div w:id="1820229414">
          <w:marLeft w:val="480"/>
          <w:marRight w:val="0"/>
          <w:marTop w:val="0"/>
          <w:marBottom w:val="0"/>
          <w:divBdr>
            <w:top w:val="none" w:sz="0" w:space="0" w:color="auto"/>
            <w:left w:val="none" w:sz="0" w:space="0" w:color="auto"/>
            <w:bottom w:val="none" w:sz="0" w:space="0" w:color="auto"/>
            <w:right w:val="none" w:sz="0" w:space="0" w:color="auto"/>
          </w:divBdr>
        </w:div>
        <w:div w:id="1849053409">
          <w:marLeft w:val="480"/>
          <w:marRight w:val="0"/>
          <w:marTop w:val="0"/>
          <w:marBottom w:val="0"/>
          <w:divBdr>
            <w:top w:val="none" w:sz="0" w:space="0" w:color="auto"/>
            <w:left w:val="none" w:sz="0" w:space="0" w:color="auto"/>
            <w:bottom w:val="none" w:sz="0" w:space="0" w:color="auto"/>
            <w:right w:val="none" w:sz="0" w:space="0" w:color="auto"/>
          </w:divBdr>
        </w:div>
        <w:div w:id="1886020826">
          <w:marLeft w:val="480"/>
          <w:marRight w:val="0"/>
          <w:marTop w:val="0"/>
          <w:marBottom w:val="0"/>
          <w:divBdr>
            <w:top w:val="none" w:sz="0" w:space="0" w:color="auto"/>
            <w:left w:val="none" w:sz="0" w:space="0" w:color="auto"/>
            <w:bottom w:val="none" w:sz="0" w:space="0" w:color="auto"/>
            <w:right w:val="none" w:sz="0" w:space="0" w:color="auto"/>
          </w:divBdr>
        </w:div>
        <w:div w:id="1939827373">
          <w:marLeft w:val="480"/>
          <w:marRight w:val="0"/>
          <w:marTop w:val="0"/>
          <w:marBottom w:val="0"/>
          <w:divBdr>
            <w:top w:val="none" w:sz="0" w:space="0" w:color="auto"/>
            <w:left w:val="none" w:sz="0" w:space="0" w:color="auto"/>
            <w:bottom w:val="none" w:sz="0" w:space="0" w:color="auto"/>
            <w:right w:val="none" w:sz="0" w:space="0" w:color="auto"/>
          </w:divBdr>
        </w:div>
        <w:div w:id="1947955312">
          <w:marLeft w:val="480"/>
          <w:marRight w:val="0"/>
          <w:marTop w:val="0"/>
          <w:marBottom w:val="0"/>
          <w:divBdr>
            <w:top w:val="none" w:sz="0" w:space="0" w:color="auto"/>
            <w:left w:val="none" w:sz="0" w:space="0" w:color="auto"/>
            <w:bottom w:val="none" w:sz="0" w:space="0" w:color="auto"/>
            <w:right w:val="none" w:sz="0" w:space="0" w:color="auto"/>
          </w:divBdr>
        </w:div>
        <w:div w:id="1962883788">
          <w:marLeft w:val="480"/>
          <w:marRight w:val="0"/>
          <w:marTop w:val="0"/>
          <w:marBottom w:val="0"/>
          <w:divBdr>
            <w:top w:val="none" w:sz="0" w:space="0" w:color="auto"/>
            <w:left w:val="none" w:sz="0" w:space="0" w:color="auto"/>
            <w:bottom w:val="none" w:sz="0" w:space="0" w:color="auto"/>
            <w:right w:val="none" w:sz="0" w:space="0" w:color="auto"/>
          </w:divBdr>
        </w:div>
        <w:div w:id="2120056251">
          <w:marLeft w:val="480"/>
          <w:marRight w:val="0"/>
          <w:marTop w:val="0"/>
          <w:marBottom w:val="0"/>
          <w:divBdr>
            <w:top w:val="none" w:sz="0" w:space="0" w:color="auto"/>
            <w:left w:val="none" w:sz="0" w:space="0" w:color="auto"/>
            <w:bottom w:val="none" w:sz="0" w:space="0" w:color="auto"/>
            <w:right w:val="none" w:sz="0" w:space="0" w:color="auto"/>
          </w:divBdr>
        </w:div>
        <w:div w:id="2136366253">
          <w:marLeft w:val="480"/>
          <w:marRight w:val="0"/>
          <w:marTop w:val="0"/>
          <w:marBottom w:val="0"/>
          <w:divBdr>
            <w:top w:val="none" w:sz="0" w:space="0" w:color="auto"/>
            <w:left w:val="none" w:sz="0" w:space="0" w:color="auto"/>
            <w:bottom w:val="none" w:sz="0" w:space="0" w:color="auto"/>
            <w:right w:val="none" w:sz="0" w:space="0" w:color="auto"/>
          </w:divBdr>
        </w:div>
        <w:div w:id="2137944707">
          <w:marLeft w:val="480"/>
          <w:marRight w:val="0"/>
          <w:marTop w:val="0"/>
          <w:marBottom w:val="0"/>
          <w:divBdr>
            <w:top w:val="none" w:sz="0" w:space="0" w:color="auto"/>
            <w:left w:val="none" w:sz="0" w:space="0" w:color="auto"/>
            <w:bottom w:val="none" w:sz="0" w:space="0" w:color="auto"/>
            <w:right w:val="none" w:sz="0" w:space="0" w:color="auto"/>
          </w:divBdr>
        </w:div>
      </w:divsChild>
    </w:div>
    <w:div w:id="1090153363">
      <w:marLeft w:val="640"/>
      <w:marRight w:val="0"/>
      <w:marTop w:val="0"/>
      <w:marBottom w:val="0"/>
      <w:divBdr>
        <w:top w:val="none" w:sz="0" w:space="0" w:color="auto"/>
        <w:left w:val="none" w:sz="0" w:space="0" w:color="auto"/>
        <w:bottom w:val="none" w:sz="0" w:space="0" w:color="auto"/>
        <w:right w:val="none" w:sz="0" w:space="0" w:color="auto"/>
      </w:divBdr>
    </w:div>
    <w:div w:id="1090736549">
      <w:marLeft w:val="640"/>
      <w:marRight w:val="0"/>
      <w:marTop w:val="0"/>
      <w:marBottom w:val="0"/>
      <w:divBdr>
        <w:top w:val="none" w:sz="0" w:space="0" w:color="auto"/>
        <w:left w:val="none" w:sz="0" w:space="0" w:color="auto"/>
        <w:bottom w:val="none" w:sz="0" w:space="0" w:color="auto"/>
        <w:right w:val="none" w:sz="0" w:space="0" w:color="auto"/>
      </w:divBdr>
    </w:div>
    <w:div w:id="1091044712">
      <w:marLeft w:val="640"/>
      <w:marRight w:val="0"/>
      <w:marTop w:val="0"/>
      <w:marBottom w:val="0"/>
      <w:divBdr>
        <w:top w:val="none" w:sz="0" w:space="0" w:color="auto"/>
        <w:left w:val="none" w:sz="0" w:space="0" w:color="auto"/>
        <w:bottom w:val="none" w:sz="0" w:space="0" w:color="auto"/>
        <w:right w:val="none" w:sz="0" w:space="0" w:color="auto"/>
      </w:divBdr>
    </w:div>
    <w:div w:id="1091244559">
      <w:bodyDiv w:val="1"/>
      <w:marLeft w:val="0"/>
      <w:marRight w:val="0"/>
      <w:marTop w:val="0"/>
      <w:marBottom w:val="0"/>
      <w:divBdr>
        <w:top w:val="none" w:sz="0" w:space="0" w:color="auto"/>
        <w:left w:val="none" w:sz="0" w:space="0" w:color="auto"/>
        <w:bottom w:val="none" w:sz="0" w:space="0" w:color="auto"/>
        <w:right w:val="none" w:sz="0" w:space="0" w:color="auto"/>
      </w:divBdr>
    </w:div>
    <w:div w:id="1091320447">
      <w:marLeft w:val="640"/>
      <w:marRight w:val="0"/>
      <w:marTop w:val="0"/>
      <w:marBottom w:val="0"/>
      <w:divBdr>
        <w:top w:val="none" w:sz="0" w:space="0" w:color="auto"/>
        <w:left w:val="none" w:sz="0" w:space="0" w:color="auto"/>
        <w:bottom w:val="none" w:sz="0" w:space="0" w:color="auto"/>
        <w:right w:val="none" w:sz="0" w:space="0" w:color="auto"/>
      </w:divBdr>
    </w:div>
    <w:div w:id="1091586871">
      <w:marLeft w:val="640"/>
      <w:marRight w:val="0"/>
      <w:marTop w:val="0"/>
      <w:marBottom w:val="0"/>
      <w:divBdr>
        <w:top w:val="none" w:sz="0" w:space="0" w:color="auto"/>
        <w:left w:val="none" w:sz="0" w:space="0" w:color="auto"/>
        <w:bottom w:val="none" w:sz="0" w:space="0" w:color="auto"/>
        <w:right w:val="none" w:sz="0" w:space="0" w:color="auto"/>
      </w:divBdr>
    </w:div>
    <w:div w:id="1092432209">
      <w:marLeft w:val="640"/>
      <w:marRight w:val="0"/>
      <w:marTop w:val="0"/>
      <w:marBottom w:val="0"/>
      <w:divBdr>
        <w:top w:val="none" w:sz="0" w:space="0" w:color="auto"/>
        <w:left w:val="none" w:sz="0" w:space="0" w:color="auto"/>
        <w:bottom w:val="none" w:sz="0" w:space="0" w:color="auto"/>
        <w:right w:val="none" w:sz="0" w:space="0" w:color="auto"/>
      </w:divBdr>
    </w:div>
    <w:div w:id="1092438424">
      <w:marLeft w:val="640"/>
      <w:marRight w:val="0"/>
      <w:marTop w:val="0"/>
      <w:marBottom w:val="0"/>
      <w:divBdr>
        <w:top w:val="none" w:sz="0" w:space="0" w:color="auto"/>
        <w:left w:val="none" w:sz="0" w:space="0" w:color="auto"/>
        <w:bottom w:val="none" w:sz="0" w:space="0" w:color="auto"/>
        <w:right w:val="none" w:sz="0" w:space="0" w:color="auto"/>
      </w:divBdr>
    </w:div>
    <w:div w:id="1092775063">
      <w:marLeft w:val="640"/>
      <w:marRight w:val="0"/>
      <w:marTop w:val="0"/>
      <w:marBottom w:val="0"/>
      <w:divBdr>
        <w:top w:val="none" w:sz="0" w:space="0" w:color="auto"/>
        <w:left w:val="none" w:sz="0" w:space="0" w:color="auto"/>
        <w:bottom w:val="none" w:sz="0" w:space="0" w:color="auto"/>
        <w:right w:val="none" w:sz="0" w:space="0" w:color="auto"/>
      </w:divBdr>
    </w:div>
    <w:div w:id="1092819967">
      <w:marLeft w:val="480"/>
      <w:marRight w:val="0"/>
      <w:marTop w:val="0"/>
      <w:marBottom w:val="0"/>
      <w:divBdr>
        <w:top w:val="none" w:sz="0" w:space="0" w:color="auto"/>
        <w:left w:val="none" w:sz="0" w:space="0" w:color="auto"/>
        <w:bottom w:val="none" w:sz="0" w:space="0" w:color="auto"/>
        <w:right w:val="none" w:sz="0" w:space="0" w:color="auto"/>
      </w:divBdr>
    </w:div>
    <w:div w:id="1092969437">
      <w:bodyDiv w:val="1"/>
      <w:marLeft w:val="0"/>
      <w:marRight w:val="0"/>
      <w:marTop w:val="0"/>
      <w:marBottom w:val="0"/>
      <w:divBdr>
        <w:top w:val="none" w:sz="0" w:space="0" w:color="auto"/>
        <w:left w:val="none" w:sz="0" w:space="0" w:color="auto"/>
        <w:bottom w:val="none" w:sz="0" w:space="0" w:color="auto"/>
        <w:right w:val="none" w:sz="0" w:space="0" w:color="auto"/>
      </w:divBdr>
      <w:divsChild>
        <w:div w:id="8064061">
          <w:marLeft w:val="480"/>
          <w:marRight w:val="0"/>
          <w:marTop w:val="0"/>
          <w:marBottom w:val="0"/>
          <w:divBdr>
            <w:top w:val="none" w:sz="0" w:space="0" w:color="auto"/>
            <w:left w:val="none" w:sz="0" w:space="0" w:color="auto"/>
            <w:bottom w:val="none" w:sz="0" w:space="0" w:color="auto"/>
            <w:right w:val="none" w:sz="0" w:space="0" w:color="auto"/>
          </w:divBdr>
        </w:div>
        <w:div w:id="36780686">
          <w:marLeft w:val="480"/>
          <w:marRight w:val="0"/>
          <w:marTop w:val="0"/>
          <w:marBottom w:val="0"/>
          <w:divBdr>
            <w:top w:val="none" w:sz="0" w:space="0" w:color="auto"/>
            <w:left w:val="none" w:sz="0" w:space="0" w:color="auto"/>
            <w:bottom w:val="none" w:sz="0" w:space="0" w:color="auto"/>
            <w:right w:val="none" w:sz="0" w:space="0" w:color="auto"/>
          </w:divBdr>
        </w:div>
        <w:div w:id="65225478">
          <w:marLeft w:val="480"/>
          <w:marRight w:val="0"/>
          <w:marTop w:val="0"/>
          <w:marBottom w:val="0"/>
          <w:divBdr>
            <w:top w:val="none" w:sz="0" w:space="0" w:color="auto"/>
            <w:left w:val="none" w:sz="0" w:space="0" w:color="auto"/>
            <w:bottom w:val="none" w:sz="0" w:space="0" w:color="auto"/>
            <w:right w:val="none" w:sz="0" w:space="0" w:color="auto"/>
          </w:divBdr>
        </w:div>
        <w:div w:id="74401062">
          <w:marLeft w:val="480"/>
          <w:marRight w:val="0"/>
          <w:marTop w:val="0"/>
          <w:marBottom w:val="0"/>
          <w:divBdr>
            <w:top w:val="none" w:sz="0" w:space="0" w:color="auto"/>
            <w:left w:val="none" w:sz="0" w:space="0" w:color="auto"/>
            <w:bottom w:val="none" w:sz="0" w:space="0" w:color="auto"/>
            <w:right w:val="none" w:sz="0" w:space="0" w:color="auto"/>
          </w:divBdr>
        </w:div>
        <w:div w:id="127206076">
          <w:marLeft w:val="480"/>
          <w:marRight w:val="0"/>
          <w:marTop w:val="0"/>
          <w:marBottom w:val="0"/>
          <w:divBdr>
            <w:top w:val="none" w:sz="0" w:space="0" w:color="auto"/>
            <w:left w:val="none" w:sz="0" w:space="0" w:color="auto"/>
            <w:bottom w:val="none" w:sz="0" w:space="0" w:color="auto"/>
            <w:right w:val="none" w:sz="0" w:space="0" w:color="auto"/>
          </w:divBdr>
        </w:div>
        <w:div w:id="169149110">
          <w:marLeft w:val="480"/>
          <w:marRight w:val="0"/>
          <w:marTop w:val="0"/>
          <w:marBottom w:val="0"/>
          <w:divBdr>
            <w:top w:val="none" w:sz="0" w:space="0" w:color="auto"/>
            <w:left w:val="none" w:sz="0" w:space="0" w:color="auto"/>
            <w:bottom w:val="none" w:sz="0" w:space="0" w:color="auto"/>
            <w:right w:val="none" w:sz="0" w:space="0" w:color="auto"/>
          </w:divBdr>
        </w:div>
        <w:div w:id="207493051">
          <w:marLeft w:val="480"/>
          <w:marRight w:val="0"/>
          <w:marTop w:val="0"/>
          <w:marBottom w:val="0"/>
          <w:divBdr>
            <w:top w:val="none" w:sz="0" w:space="0" w:color="auto"/>
            <w:left w:val="none" w:sz="0" w:space="0" w:color="auto"/>
            <w:bottom w:val="none" w:sz="0" w:space="0" w:color="auto"/>
            <w:right w:val="none" w:sz="0" w:space="0" w:color="auto"/>
          </w:divBdr>
        </w:div>
        <w:div w:id="215432297">
          <w:marLeft w:val="480"/>
          <w:marRight w:val="0"/>
          <w:marTop w:val="0"/>
          <w:marBottom w:val="0"/>
          <w:divBdr>
            <w:top w:val="none" w:sz="0" w:space="0" w:color="auto"/>
            <w:left w:val="none" w:sz="0" w:space="0" w:color="auto"/>
            <w:bottom w:val="none" w:sz="0" w:space="0" w:color="auto"/>
            <w:right w:val="none" w:sz="0" w:space="0" w:color="auto"/>
          </w:divBdr>
        </w:div>
        <w:div w:id="262687495">
          <w:marLeft w:val="480"/>
          <w:marRight w:val="0"/>
          <w:marTop w:val="0"/>
          <w:marBottom w:val="0"/>
          <w:divBdr>
            <w:top w:val="none" w:sz="0" w:space="0" w:color="auto"/>
            <w:left w:val="none" w:sz="0" w:space="0" w:color="auto"/>
            <w:bottom w:val="none" w:sz="0" w:space="0" w:color="auto"/>
            <w:right w:val="none" w:sz="0" w:space="0" w:color="auto"/>
          </w:divBdr>
        </w:div>
        <w:div w:id="345251713">
          <w:marLeft w:val="480"/>
          <w:marRight w:val="0"/>
          <w:marTop w:val="0"/>
          <w:marBottom w:val="0"/>
          <w:divBdr>
            <w:top w:val="none" w:sz="0" w:space="0" w:color="auto"/>
            <w:left w:val="none" w:sz="0" w:space="0" w:color="auto"/>
            <w:bottom w:val="none" w:sz="0" w:space="0" w:color="auto"/>
            <w:right w:val="none" w:sz="0" w:space="0" w:color="auto"/>
          </w:divBdr>
        </w:div>
        <w:div w:id="409236759">
          <w:marLeft w:val="480"/>
          <w:marRight w:val="0"/>
          <w:marTop w:val="0"/>
          <w:marBottom w:val="0"/>
          <w:divBdr>
            <w:top w:val="none" w:sz="0" w:space="0" w:color="auto"/>
            <w:left w:val="none" w:sz="0" w:space="0" w:color="auto"/>
            <w:bottom w:val="none" w:sz="0" w:space="0" w:color="auto"/>
            <w:right w:val="none" w:sz="0" w:space="0" w:color="auto"/>
          </w:divBdr>
        </w:div>
        <w:div w:id="428618491">
          <w:marLeft w:val="480"/>
          <w:marRight w:val="0"/>
          <w:marTop w:val="0"/>
          <w:marBottom w:val="0"/>
          <w:divBdr>
            <w:top w:val="none" w:sz="0" w:space="0" w:color="auto"/>
            <w:left w:val="none" w:sz="0" w:space="0" w:color="auto"/>
            <w:bottom w:val="none" w:sz="0" w:space="0" w:color="auto"/>
            <w:right w:val="none" w:sz="0" w:space="0" w:color="auto"/>
          </w:divBdr>
        </w:div>
        <w:div w:id="563683510">
          <w:marLeft w:val="480"/>
          <w:marRight w:val="0"/>
          <w:marTop w:val="0"/>
          <w:marBottom w:val="0"/>
          <w:divBdr>
            <w:top w:val="none" w:sz="0" w:space="0" w:color="auto"/>
            <w:left w:val="none" w:sz="0" w:space="0" w:color="auto"/>
            <w:bottom w:val="none" w:sz="0" w:space="0" w:color="auto"/>
            <w:right w:val="none" w:sz="0" w:space="0" w:color="auto"/>
          </w:divBdr>
        </w:div>
        <w:div w:id="613024067">
          <w:marLeft w:val="480"/>
          <w:marRight w:val="0"/>
          <w:marTop w:val="0"/>
          <w:marBottom w:val="0"/>
          <w:divBdr>
            <w:top w:val="none" w:sz="0" w:space="0" w:color="auto"/>
            <w:left w:val="none" w:sz="0" w:space="0" w:color="auto"/>
            <w:bottom w:val="none" w:sz="0" w:space="0" w:color="auto"/>
            <w:right w:val="none" w:sz="0" w:space="0" w:color="auto"/>
          </w:divBdr>
        </w:div>
        <w:div w:id="643630489">
          <w:marLeft w:val="480"/>
          <w:marRight w:val="0"/>
          <w:marTop w:val="0"/>
          <w:marBottom w:val="0"/>
          <w:divBdr>
            <w:top w:val="none" w:sz="0" w:space="0" w:color="auto"/>
            <w:left w:val="none" w:sz="0" w:space="0" w:color="auto"/>
            <w:bottom w:val="none" w:sz="0" w:space="0" w:color="auto"/>
            <w:right w:val="none" w:sz="0" w:space="0" w:color="auto"/>
          </w:divBdr>
        </w:div>
        <w:div w:id="645163763">
          <w:marLeft w:val="480"/>
          <w:marRight w:val="0"/>
          <w:marTop w:val="0"/>
          <w:marBottom w:val="0"/>
          <w:divBdr>
            <w:top w:val="none" w:sz="0" w:space="0" w:color="auto"/>
            <w:left w:val="none" w:sz="0" w:space="0" w:color="auto"/>
            <w:bottom w:val="none" w:sz="0" w:space="0" w:color="auto"/>
            <w:right w:val="none" w:sz="0" w:space="0" w:color="auto"/>
          </w:divBdr>
        </w:div>
        <w:div w:id="670908265">
          <w:marLeft w:val="480"/>
          <w:marRight w:val="0"/>
          <w:marTop w:val="0"/>
          <w:marBottom w:val="0"/>
          <w:divBdr>
            <w:top w:val="none" w:sz="0" w:space="0" w:color="auto"/>
            <w:left w:val="none" w:sz="0" w:space="0" w:color="auto"/>
            <w:bottom w:val="none" w:sz="0" w:space="0" w:color="auto"/>
            <w:right w:val="none" w:sz="0" w:space="0" w:color="auto"/>
          </w:divBdr>
        </w:div>
        <w:div w:id="686639831">
          <w:marLeft w:val="480"/>
          <w:marRight w:val="0"/>
          <w:marTop w:val="0"/>
          <w:marBottom w:val="0"/>
          <w:divBdr>
            <w:top w:val="none" w:sz="0" w:space="0" w:color="auto"/>
            <w:left w:val="none" w:sz="0" w:space="0" w:color="auto"/>
            <w:bottom w:val="none" w:sz="0" w:space="0" w:color="auto"/>
            <w:right w:val="none" w:sz="0" w:space="0" w:color="auto"/>
          </w:divBdr>
        </w:div>
        <w:div w:id="701900288">
          <w:marLeft w:val="480"/>
          <w:marRight w:val="0"/>
          <w:marTop w:val="0"/>
          <w:marBottom w:val="0"/>
          <w:divBdr>
            <w:top w:val="none" w:sz="0" w:space="0" w:color="auto"/>
            <w:left w:val="none" w:sz="0" w:space="0" w:color="auto"/>
            <w:bottom w:val="none" w:sz="0" w:space="0" w:color="auto"/>
            <w:right w:val="none" w:sz="0" w:space="0" w:color="auto"/>
          </w:divBdr>
        </w:div>
        <w:div w:id="713624749">
          <w:marLeft w:val="480"/>
          <w:marRight w:val="0"/>
          <w:marTop w:val="0"/>
          <w:marBottom w:val="0"/>
          <w:divBdr>
            <w:top w:val="none" w:sz="0" w:space="0" w:color="auto"/>
            <w:left w:val="none" w:sz="0" w:space="0" w:color="auto"/>
            <w:bottom w:val="none" w:sz="0" w:space="0" w:color="auto"/>
            <w:right w:val="none" w:sz="0" w:space="0" w:color="auto"/>
          </w:divBdr>
        </w:div>
        <w:div w:id="742751077">
          <w:marLeft w:val="480"/>
          <w:marRight w:val="0"/>
          <w:marTop w:val="0"/>
          <w:marBottom w:val="0"/>
          <w:divBdr>
            <w:top w:val="none" w:sz="0" w:space="0" w:color="auto"/>
            <w:left w:val="none" w:sz="0" w:space="0" w:color="auto"/>
            <w:bottom w:val="none" w:sz="0" w:space="0" w:color="auto"/>
            <w:right w:val="none" w:sz="0" w:space="0" w:color="auto"/>
          </w:divBdr>
        </w:div>
        <w:div w:id="774716440">
          <w:marLeft w:val="480"/>
          <w:marRight w:val="0"/>
          <w:marTop w:val="0"/>
          <w:marBottom w:val="0"/>
          <w:divBdr>
            <w:top w:val="none" w:sz="0" w:space="0" w:color="auto"/>
            <w:left w:val="none" w:sz="0" w:space="0" w:color="auto"/>
            <w:bottom w:val="none" w:sz="0" w:space="0" w:color="auto"/>
            <w:right w:val="none" w:sz="0" w:space="0" w:color="auto"/>
          </w:divBdr>
        </w:div>
        <w:div w:id="782648983">
          <w:marLeft w:val="480"/>
          <w:marRight w:val="0"/>
          <w:marTop w:val="0"/>
          <w:marBottom w:val="0"/>
          <w:divBdr>
            <w:top w:val="none" w:sz="0" w:space="0" w:color="auto"/>
            <w:left w:val="none" w:sz="0" w:space="0" w:color="auto"/>
            <w:bottom w:val="none" w:sz="0" w:space="0" w:color="auto"/>
            <w:right w:val="none" w:sz="0" w:space="0" w:color="auto"/>
          </w:divBdr>
        </w:div>
        <w:div w:id="785586735">
          <w:marLeft w:val="480"/>
          <w:marRight w:val="0"/>
          <w:marTop w:val="0"/>
          <w:marBottom w:val="0"/>
          <w:divBdr>
            <w:top w:val="none" w:sz="0" w:space="0" w:color="auto"/>
            <w:left w:val="none" w:sz="0" w:space="0" w:color="auto"/>
            <w:bottom w:val="none" w:sz="0" w:space="0" w:color="auto"/>
            <w:right w:val="none" w:sz="0" w:space="0" w:color="auto"/>
          </w:divBdr>
        </w:div>
        <w:div w:id="811867495">
          <w:marLeft w:val="480"/>
          <w:marRight w:val="0"/>
          <w:marTop w:val="0"/>
          <w:marBottom w:val="0"/>
          <w:divBdr>
            <w:top w:val="none" w:sz="0" w:space="0" w:color="auto"/>
            <w:left w:val="none" w:sz="0" w:space="0" w:color="auto"/>
            <w:bottom w:val="none" w:sz="0" w:space="0" w:color="auto"/>
            <w:right w:val="none" w:sz="0" w:space="0" w:color="auto"/>
          </w:divBdr>
        </w:div>
        <w:div w:id="831028141">
          <w:marLeft w:val="480"/>
          <w:marRight w:val="0"/>
          <w:marTop w:val="0"/>
          <w:marBottom w:val="0"/>
          <w:divBdr>
            <w:top w:val="none" w:sz="0" w:space="0" w:color="auto"/>
            <w:left w:val="none" w:sz="0" w:space="0" w:color="auto"/>
            <w:bottom w:val="none" w:sz="0" w:space="0" w:color="auto"/>
            <w:right w:val="none" w:sz="0" w:space="0" w:color="auto"/>
          </w:divBdr>
        </w:div>
        <w:div w:id="871654331">
          <w:marLeft w:val="480"/>
          <w:marRight w:val="0"/>
          <w:marTop w:val="0"/>
          <w:marBottom w:val="0"/>
          <w:divBdr>
            <w:top w:val="none" w:sz="0" w:space="0" w:color="auto"/>
            <w:left w:val="none" w:sz="0" w:space="0" w:color="auto"/>
            <w:bottom w:val="none" w:sz="0" w:space="0" w:color="auto"/>
            <w:right w:val="none" w:sz="0" w:space="0" w:color="auto"/>
          </w:divBdr>
        </w:div>
        <w:div w:id="872957353">
          <w:marLeft w:val="480"/>
          <w:marRight w:val="0"/>
          <w:marTop w:val="0"/>
          <w:marBottom w:val="0"/>
          <w:divBdr>
            <w:top w:val="none" w:sz="0" w:space="0" w:color="auto"/>
            <w:left w:val="none" w:sz="0" w:space="0" w:color="auto"/>
            <w:bottom w:val="none" w:sz="0" w:space="0" w:color="auto"/>
            <w:right w:val="none" w:sz="0" w:space="0" w:color="auto"/>
          </w:divBdr>
        </w:div>
        <w:div w:id="957104013">
          <w:marLeft w:val="480"/>
          <w:marRight w:val="0"/>
          <w:marTop w:val="0"/>
          <w:marBottom w:val="0"/>
          <w:divBdr>
            <w:top w:val="none" w:sz="0" w:space="0" w:color="auto"/>
            <w:left w:val="none" w:sz="0" w:space="0" w:color="auto"/>
            <w:bottom w:val="none" w:sz="0" w:space="0" w:color="auto"/>
            <w:right w:val="none" w:sz="0" w:space="0" w:color="auto"/>
          </w:divBdr>
        </w:div>
        <w:div w:id="961496142">
          <w:marLeft w:val="480"/>
          <w:marRight w:val="0"/>
          <w:marTop w:val="0"/>
          <w:marBottom w:val="0"/>
          <w:divBdr>
            <w:top w:val="none" w:sz="0" w:space="0" w:color="auto"/>
            <w:left w:val="none" w:sz="0" w:space="0" w:color="auto"/>
            <w:bottom w:val="none" w:sz="0" w:space="0" w:color="auto"/>
            <w:right w:val="none" w:sz="0" w:space="0" w:color="auto"/>
          </w:divBdr>
        </w:div>
        <w:div w:id="966544000">
          <w:marLeft w:val="480"/>
          <w:marRight w:val="0"/>
          <w:marTop w:val="0"/>
          <w:marBottom w:val="0"/>
          <w:divBdr>
            <w:top w:val="none" w:sz="0" w:space="0" w:color="auto"/>
            <w:left w:val="none" w:sz="0" w:space="0" w:color="auto"/>
            <w:bottom w:val="none" w:sz="0" w:space="0" w:color="auto"/>
            <w:right w:val="none" w:sz="0" w:space="0" w:color="auto"/>
          </w:divBdr>
        </w:div>
        <w:div w:id="1023633629">
          <w:marLeft w:val="480"/>
          <w:marRight w:val="0"/>
          <w:marTop w:val="0"/>
          <w:marBottom w:val="0"/>
          <w:divBdr>
            <w:top w:val="none" w:sz="0" w:space="0" w:color="auto"/>
            <w:left w:val="none" w:sz="0" w:space="0" w:color="auto"/>
            <w:bottom w:val="none" w:sz="0" w:space="0" w:color="auto"/>
            <w:right w:val="none" w:sz="0" w:space="0" w:color="auto"/>
          </w:divBdr>
        </w:div>
        <w:div w:id="1039476026">
          <w:marLeft w:val="480"/>
          <w:marRight w:val="0"/>
          <w:marTop w:val="0"/>
          <w:marBottom w:val="0"/>
          <w:divBdr>
            <w:top w:val="none" w:sz="0" w:space="0" w:color="auto"/>
            <w:left w:val="none" w:sz="0" w:space="0" w:color="auto"/>
            <w:bottom w:val="none" w:sz="0" w:space="0" w:color="auto"/>
            <w:right w:val="none" w:sz="0" w:space="0" w:color="auto"/>
          </w:divBdr>
        </w:div>
        <w:div w:id="1076709034">
          <w:marLeft w:val="480"/>
          <w:marRight w:val="0"/>
          <w:marTop w:val="0"/>
          <w:marBottom w:val="0"/>
          <w:divBdr>
            <w:top w:val="none" w:sz="0" w:space="0" w:color="auto"/>
            <w:left w:val="none" w:sz="0" w:space="0" w:color="auto"/>
            <w:bottom w:val="none" w:sz="0" w:space="0" w:color="auto"/>
            <w:right w:val="none" w:sz="0" w:space="0" w:color="auto"/>
          </w:divBdr>
        </w:div>
        <w:div w:id="1117218127">
          <w:marLeft w:val="480"/>
          <w:marRight w:val="0"/>
          <w:marTop w:val="0"/>
          <w:marBottom w:val="0"/>
          <w:divBdr>
            <w:top w:val="none" w:sz="0" w:space="0" w:color="auto"/>
            <w:left w:val="none" w:sz="0" w:space="0" w:color="auto"/>
            <w:bottom w:val="none" w:sz="0" w:space="0" w:color="auto"/>
            <w:right w:val="none" w:sz="0" w:space="0" w:color="auto"/>
          </w:divBdr>
        </w:div>
        <w:div w:id="1124929190">
          <w:marLeft w:val="480"/>
          <w:marRight w:val="0"/>
          <w:marTop w:val="0"/>
          <w:marBottom w:val="0"/>
          <w:divBdr>
            <w:top w:val="none" w:sz="0" w:space="0" w:color="auto"/>
            <w:left w:val="none" w:sz="0" w:space="0" w:color="auto"/>
            <w:bottom w:val="none" w:sz="0" w:space="0" w:color="auto"/>
            <w:right w:val="none" w:sz="0" w:space="0" w:color="auto"/>
          </w:divBdr>
        </w:div>
        <w:div w:id="1159418851">
          <w:marLeft w:val="480"/>
          <w:marRight w:val="0"/>
          <w:marTop w:val="0"/>
          <w:marBottom w:val="0"/>
          <w:divBdr>
            <w:top w:val="none" w:sz="0" w:space="0" w:color="auto"/>
            <w:left w:val="none" w:sz="0" w:space="0" w:color="auto"/>
            <w:bottom w:val="none" w:sz="0" w:space="0" w:color="auto"/>
            <w:right w:val="none" w:sz="0" w:space="0" w:color="auto"/>
          </w:divBdr>
        </w:div>
        <w:div w:id="1185824155">
          <w:marLeft w:val="480"/>
          <w:marRight w:val="0"/>
          <w:marTop w:val="0"/>
          <w:marBottom w:val="0"/>
          <w:divBdr>
            <w:top w:val="none" w:sz="0" w:space="0" w:color="auto"/>
            <w:left w:val="none" w:sz="0" w:space="0" w:color="auto"/>
            <w:bottom w:val="none" w:sz="0" w:space="0" w:color="auto"/>
            <w:right w:val="none" w:sz="0" w:space="0" w:color="auto"/>
          </w:divBdr>
        </w:div>
        <w:div w:id="1276211548">
          <w:marLeft w:val="480"/>
          <w:marRight w:val="0"/>
          <w:marTop w:val="0"/>
          <w:marBottom w:val="0"/>
          <w:divBdr>
            <w:top w:val="none" w:sz="0" w:space="0" w:color="auto"/>
            <w:left w:val="none" w:sz="0" w:space="0" w:color="auto"/>
            <w:bottom w:val="none" w:sz="0" w:space="0" w:color="auto"/>
            <w:right w:val="none" w:sz="0" w:space="0" w:color="auto"/>
          </w:divBdr>
        </w:div>
        <w:div w:id="1298610387">
          <w:marLeft w:val="480"/>
          <w:marRight w:val="0"/>
          <w:marTop w:val="0"/>
          <w:marBottom w:val="0"/>
          <w:divBdr>
            <w:top w:val="none" w:sz="0" w:space="0" w:color="auto"/>
            <w:left w:val="none" w:sz="0" w:space="0" w:color="auto"/>
            <w:bottom w:val="none" w:sz="0" w:space="0" w:color="auto"/>
            <w:right w:val="none" w:sz="0" w:space="0" w:color="auto"/>
          </w:divBdr>
        </w:div>
        <w:div w:id="1318074487">
          <w:marLeft w:val="480"/>
          <w:marRight w:val="0"/>
          <w:marTop w:val="0"/>
          <w:marBottom w:val="0"/>
          <w:divBdr>
            <w:top w:val="none" w:sz="0" w:space="0" w:color="auto"/>
            <w:left w:val="none" w:sz="0" w:space="0" w:color="auto"/>
            <w:bottom w:val="none" w:sz="0" w:space="0" w:color="auto"/>
            <w:right w:val="none" w:sz="0" w:space="0" w:color="auto"/>
          </w:divBdr>
        </w:div>
        <w:div w:id="1337803269">
          <w:marLeft w:val="480"/>
          <w:marRight w:val="0"/>
          <w:marTop w:val="0"/>
          <w:marBottom w:val="0"/>
          <w:divBdr>
            <w:top w:val="none" w:sz="0" w:space="0" w:color="auto"/>
            <w:left w:val="none" w:sz="0" w:space="0" w:color="auto"/>
            <w:bottom w:val="none" w:sz="0" w:space="0" w:color="auto"/>
            <w:right w:val="none" w:sz="0" w:space="0" w:color="auto"/>
          </w:divBdr>
        </w:div>
        <w:div w:id="1365718514">
          <w:marLeft w:val="480"/>
          <w:marRight w:val="0"/>
          <w:marTop w:val="0"/>
          <w:marBottom w:val="0"/>
          <w:divBdr>
            <w:top w:val="none" w:sz="0" w:space="0" w:color="auto"/>
            <w:left w:val="none" w:sz="0" w:space="0" w:color="auto"/>
            <w:bottom w:val="none" w:sz="0" w:space="0" w:color="auto"/>
            <w:right w:val="none" w:sz="0" w:space="0" w:color="auto"/>
          </w:divBdr>
        </w:div>
        <w:div w:id="1366442213">
          <w:marLeft w:val="480"/>
          <w:marRight w:val="0"/>
          <w:marTop w:val="0"/>
          <w:marBottom w:val="0"/>
          <w:divBdr>
            <w:top w:val="none" w:sz="0" w:space="0" w:color="auto"/>
            <w:left w:val="none" w:sz="0" w:space="0" w:color="auto"/>
            <w:bottom w:val="none" w:sz="0" w:space="0" w:color="auto"/>
            <w:right w:val="none" w:sz="0" w:space="0" w:color="auto"/>
          </w:divBdr>
        </w:div>
        <w:div w:id="1399981915">
          <w:marLeft w:val="480"/>
          <w:marRight w:val="0"/>
          <w:marTop w:val="0"/>
          <w:marBottom w:val="0"/>
          <w:divBdr>
            <w:top w:val="none" w:sz="0" w:space="0" w:color="auto"/>
            <w:left w:val="none" w:sz="0" w:space="0" w:color="auto"/>
            <w:bottom w:val="none" w:sz="0" w:space="0" w:color="auto"/>
            <w:right w:val="none" w:sz="0" w:space="0" w:color="auto"/>
          </w:divBdr>
        </w:div>
        <w:div w:id="1429086288">
          <w:marLeft w:val="480"/>
          <w:marRight w:val="0"/>
          <w:marTop w:val="0"/>
          <w:marBottom w:val="0"/>
          <w:divBdr>
            <w:top w:val="none" w:sz="0" w:space="0" w:color="auto"/>
            <w:left w:val="none" w:sz="0" w:space="0" w:color="auto"/>
            <w:bottom w:val="none" w:sz="0" w:space="0" w:color="auto"/>
            <w:right w:val="none" w:sz="0" w:space="0" w:color="auto"/>
          </w:divBdr>
        </w:div>
        <w:div w:id="1468741122">
          <w:marLeft w:val="480"/>
          <w:marRight w:val="0"/>
          <w:marTop w:val="0"/>
          <w:marBottom w:val="0"/>
          <w:divBdr>
            <w:top w:val="none" w:sz="0" w:space="0" w:color="auto"/>
            <w:left w:val="none" w:sz="0" w:space="0" w:color="auto"/>
            <w:bottom w:val="none" w:sz="0" w:space="0" w:color="auto"/>
            <w:right w:val="none" w:sz="0" w:space="0" w:color="auto"/>
          </w:divBdr>
        </w:div>
        <w:div w:id="1618640344">
          <w:marLeft w:val="480"/>
          <w:marRight w:val="0"/>
          <w:marTop w:val="0"/>
          <w:marBottom w:val="0"/>
          <w:divBdr>
            <w:top w:val="none" w:sz="0" w:space="0" w:color="auto"/>
            <w:left w:val="none" w:sz="0" w:space="0" w:color="auto"/>
            <w:bottom w:val="none" w:sz="0" w:space="0" w:color="auto"/>
            <w:right w:val="none" w:sz="0" w:space="0" w:color="auto"/>
          </w:divBdr>
        </w:div>
        <w:div w:id="1745953834">
          <w:marLeft w:val="480"/>
          <w:marRight w:val="0"/>
          <w:marTop w:val="0"/>
          <w:marBottom w:val="0"/>
          <w:divBdr>
            <w:top w:val="none" w:sz="0" w:space="0" w:color="auto"/>
            <w:left w:val="none" w:sz="0" w:space="0" w:color="auto"/>
            <w:bottom w:val="none" w:sz="0" w:space="0" w:color="auto"/>
            <w:right w:val="none" w:sz="0" w:space="0" w:color="auto"/>
          </w:divBdr>
        </w:div>
        <w:div w:id="1784688771">
          <w:marLeft w:val="480"/>
          <w:marRight w:val="0"/>
          <w:marTop w:val="0"/>
          <w:marBottom w:val="0"/>
          <w:divBdr>
            <w:top w:val="none" w:sz="0" w:space="0" w:color="auto"/>
            <w:left w:val="none" w:sz="0" w:space="0" w:color="auto"/>
            <w:bottom w:val="none" w:sz="0" w:space="0" w:color="auto"/>
            <w:right w:val="none" w:sz="0" w:space="0" w:color="auto"/>
          </w:divBdr>
        </w:div>
        <w:div w:id="1837568352">
          <w:marLeft w:val="480"/>
          <w:marRight w:val="0"/>
          <w:marTop w:val="0"/>
          <w:marBottom w:val="0"/>
          <w:divBdr>
            <w:top w:val="none" w:sz="0" w:space="0" w:color="auto"/>
            <w:left w:val="none" w:sz="0" w:space="0" w:color="auto"/>
            <w:bottom w:val="none" w:sz="0" w:space="0" w:color="auto"/>
            <w:right w:val="none" w:sz="0" w:space="0" w:color="auto"/>
          </w:divBdr>
        </w:div>
        <w:div w:id="1858109272">
          <w:marLeft w:val="480"/>
          <w:marRight w:val="0"/>
          <w:marTop w:val="0"/>
          <w:marBottom w:val="0"/>
          <w:divBdr>
            <w:top w:val="none" w:sz="0" w:space="0" w:color="auto"/>
            <w:left w:val="none" w:sz="0" w:space="0" w:color="auto"/>
            <w:bottom w:val="none" w:sz="0" w:space="0" w:color="auto"/>
            <w:right w:val="none" w:sz="0" w:space="0" w:color="auto"/>
          </w:divBdr>
        </w:div>
        <w:div w:id="1916166493">
          <w:marLeft w:val="480"/>
          <w:marRight w:val="0"/>
          <w:marTop w:val="0"/>
          <w:marBottom w:val="0"/>
          <w:divBdr>
            <w:top w:val="none" w:sz="0" w:space="0" w:color="auto"/>
            <w:left w:val="none" w:sz="0" w:space="0" w:color="auto"/>
            <w:bottom w:val="none" w:sz="0" w:space="0" w:color="auto"/>
            <w:right w:val="none" w:sz="0" w:space="0" w:color="auto"/>
          </w:divBdr>
        </w:div>
        <w:div w:id="1936817109">
          <w:marLeft w:val="480"/>
          <w:marRight w:val="0"/>
          <w:marTop w:val="0"/>
          <w:marBottom w:val="0"/>
          <w:divBdr>
            <w:top w:val="none" w:sz="0" w:space="0" w:color="auto"/>
            <w:left w:val="none" w:sz="0" w:space="0" w:color="auto"/>
            <w:bottom w:val="none" w:sz="0" w:space="0" w:color="auto"/>
            <w:right w:val="none" w:sz="0" w:space="0" w:color="auto"/>
          </w:divBdr>
        </w:div>
      </w:divsChild>
    </w:div>
    <w:div w:id="1093431551">
      <w:marLeft w:val="640"/>
      <w:marRight w:val="0"/>
      <w:marTop w:val="0"/>
      <w:marBottom w:val="0"/>
      <w:divBdr>
        <w:top w:val="none" w:sz="0" w:space="0" w:color="auto"/>
        <w:left w:val="none" w:sz="0" w:space="0" w:color="auto"/>
        <w:bottom w:val="none" w:sz="0" w:space="0" w:color="auto"/>
        <w:right w:val="none" w:sz="0" w:space="0" w:color="auto"/>
      </w:divBdr>
    </w:div>
    <w:div w:id="1093668484">
      <w:marLeft w:val="640"/>
      <w:marRight w:val="0"/>
      <w:marTop w:val="0"/>
      <w:marBottom w:val="0"/>
      <w:divBdr>
        <w:top w:val="none" w:sz="0" w:space="0" w:color="auto"/>
        <w:left w:val="none" w:sz="0" w:space="0" w:color="auto"/>
        <w:bottom w:val="none" w:sz="0" w:space="0" w:color="auto"/>
        <w:right w:val="none" w:sz="0" w:space="0" w:color="auto"/>
      </w:divBdr>
    </w:div>
    <w:div w:id="1093739883">
      <w:marLeft w:val="640"/>
      <w:marRight w:val="0"/>
      <w:marTop w:val="0"/>
      <w:marBottom w:val="0"/>
      <w:divBdr>
        <w:top w:val="none" w:sz="0" w:space="0" w:color="auto"/>
        <w:left w:val="none" w:sz="0" w:space="0" w:color="auto"/>
        <w:bottom w:val="none" w:sz="0" w:space="0" w:color="auto"/>
        <w:right w:val="none" w:sz="0" w:space="0" w:color="auto"/>
      </w:divBdr>
    </w:div>
    <w:div w:id="1093893126">
      <w:marLeft w:val="640"/>
      <w:marRight w:val="0"/>
      <w:marTop w:val="0"/>
      <w:marBottom w:val="0"/>
      <w:divBdr>
        <w:top w:val="none" w:sz="0" w:space="0" w:color="auto"/>
        <w:left w:val="none" w:sz="0" w:space="0" w:color="auto"/>
        <w:bottom w:val="none" w:sz="0" w:space="0" w:color="auto"/>
        <w:right w:val="none" w:sz="0" w:space="0" w:color="auto"/>
      </w:divBdr>
    </w:div>
    <w:div w:id="1094084588">
      <w:marLeft w:val="640"/>
      <w:marRight w:val="0"/>
      <w:marTop w:val="0"/>
      <w:marBottom w:val="0"/>
      <w:divBdr>
        <w:top w:val="none" w:sz="0" w:space="0" w:color="auto"/>
        <w:left w:val="none" w:sz="0" w:space="0" w:color="auto"/>
        <w:bottom w:val="none" w:sz="0" w:space="0" w:color="auto"/>
        <w:right w:val="none" w:sz="0" w:space="0" w:color="auto"/>
      </w:divBdr>
    </w:div>
    <w:div w:id="1094088089">
      <w:marLeft w:val="640"/>
      <w:marRight w:val="0"/>
      <w:marTop w:val="0"/>
      <w:marBottom w:val="0"/>
      <w:divBdr>
        <w:top w:val="none" w:sz="0" w:space="0" w:color="auto"/>
        <w:left w:val="none" w:sz="0" w:space="0" w:color="auto"/>
        <w:bottom w:val="none" w:sz="0" w:space="0" w:color="auto"/>
        <w:right w:val="none" w:sz="0" w:space="0" w:color="auto"/>
      </w:divBdr>
    </w:div>
    <w:div w:id="1094089391">
      <w:marLeft w:val="640"/>
      <w:marRight w:val="0"/>
      <w:marTop w:val="0"/>
      <w:marBottom w:val="0"/>
      <w:divBdr>
        <w:top w:val="none" w:sz="0" w:space="0" w:color="auto"/>
        <w:left w:val="none" w:sz="0" w:space="0" w:color="auto"/>
        <w:bottom w:val="none" w:sz="0" w:space="0" w:color="auto"/>
        <w:right w:val="none" w:sz="0" w:space="0" w:color="auto"/>
      </w:divBdr>
    </w:div>
    <w:div w:id="1095177199">
      <w:marLeft w:val="640"/>
      <w:marRight w:val="0"/>
      <w:marTop w:val="0"/>
      <w:marBottom w:val="0"/>
      <w:divBdr>
        <w:top w:val="none" w:sz="0" w:space="0" w:color="auto"/>
        <w:left w:val="none" w:sz="0" w:space="0" w:color="auto"/>
        <w:bottom w:val="none" w:sz="0" w:space="0" w:color="auto"/>
        <w:right w:val="none" w:sz="0" w:space="0" w:color="auto"/>
      </w:divBdr>
    </w:div>
    <w:div w:id="1095595182">
      <w:marLeft w:val="640"/>
      <w:marRight w:val="0"/>
      <w:marTop w:val="0"/>
      <w:marBottom w:val="0"/>
      <w:divBdr>
        <w:top w:val="none" w:sz="0" w:space="0" w:color="auto"/>
        <w:left w:val="none" w:sz="0" w:space="0" w:color="auto"/>
        <w:bottom w:val="none" w:sz="0" w:space="0" w:color="auto"/>
        <w:right w:val="none" w:sz="0" w:space="0" w:color="auto"/>
      </w:divBdr>
    </w:div>
    <w:div w:id="1095907166">
      <w:marLeft w:val="640"/>
      <w:marRight w:val="0"/>
      <w:marTop w:val="0"/>
      <w:marBottom w:val="0"/>
      <w:divBdr>
        <w:top w:val="none" w:sz="0" w:space="0" w:color="auto"/>
        <w:left w:val="none" w:sz="0" w:space="0" w:color="auto"/>
        <w:bottom w:val="none" w:sz="0" w:space="0" w:color="auto"/>
        <w:right w:val="none" w:sz="0" w:space="0" w:color="auto"/>
      </w:divBdr>
    </w:div>
    <w:div w:id="1095908130">
      <w:bodyDiv w:val="1"/>
      <w:marLeft w:val="0"/>
      <w:marRight w:val="0"/>
      <w:marTop w:val="0"/>
      <w:marBottom w:val="0"/>
      <w:divBdr>
        <w:top w:val="none" w:sz="0" w:space="0" w:color="auto"/>
        <w:left w:val="none" w:sz="0" w:space="0" w:color="auto"/>
        <w:bottom w:val="none" w:sz="0" w:space="0" w:color="auto"/>
        <w:right w:val="none" w:sz="0" w:space="0" w:color="auto"/>
      </w:divBdr>
    </w:div>
    <w:div w:id="1095975451">
      <w:marLeft w:val="640"/>
      <w:marRight w:val="0"/>
      <w:marTop w:val="0"/>
      <w:marBottom w:val="0"/>
      <w:divBdr>
        <w:top w:val="none" w:sz="0" w:space="0" w:color="auto"/>
        <w:left w:val="none" w:sz="0" w:space="0" w:color="auto"/>
        <w:bottom w:val="none" w:sz="0" w:space="0" w:color="auto"/>
        <w:right w:val="none" w:sz="0" w:space="0" w:color="auto"/>
      </w:divBdr>
    </w:div>
    <w:div w:id="1095977527">
      <w:marLeft w:val="640"/>
      <w:marRight w:val="0"/>
      <w:marTop w:val="0"/>
      <w:marBottom w:val="0"/>
      <w:divBdr>
        <w:top w:val="none" w:sz="0" w:space="0" w:color="auto"/>
        <w:left w:val="none" w:sz="0" w:space="0" w:color="auto"/>
        <w:bottom w:val="none" w:sz="0" w:space="0" w:color="auto"/>
        <w:right w:val="none" w:sz="0" w:space="0" w:color="auto"/>
      </w:divBdr>
    </w:div>
    <w:div w:id="1095981461">
      <w:bodyDiv w:val="1"/>
      <w:marLeft w:val="0"/>
      <w:marRight w:val="0"/>
      <w:marTop w:val="0"/>
      <w:marBottom w:val="0"/>
      <w:divBdr>
        <w:top w:val="none" w:sz="0" w:space="0" w:color="auto"/>
        <w:left w:val="none" w:sz="0" w:space="0" w:color="auto"/>
        <w:bottom w:val="none" w:sz="0" w:space="0" w:color="auto"/>
        <w:right w:val="none" w:sz="0" w:space="0" w:color="auto"/>
      </w:divBdr>
    </w:div>
    <w:div w:id="1096485480">
      <w:marLeft w:val="640"/>
      <w:marRight w:val="0"/>
      <w:marTop w:val="0"/>
      <w:marBottom w:val="0"/>
      <w:divBdr>
        <w:top w:val="none" w:sz="0" w:space="0" w:color="auto"/>
        <w:left w:val="none" w:sz="0" w:space="0" w:color="auto"/>
        <w:bottom w:val="none" w:sz="0" w:space="0" w:color="auto"/>
        <w:right w:val="none" w:sz="0" w:space="0" w:color="auto"/>
      </w:divBdr>
    </w:div>
    <w:div w:id="1096631543">
      <w:bodyDiv w:val="1"/>
      <w:marLeft w:val="0"/>
      <w:marRight w:val="0"/>
      <w:marTop w:val="0"/>
      <w:marBottom w:val="0"/>
      <w:divBdr>
        <w:top w:val="none" w:sz="0" w:space="0" w:color="auto"/>
        <w:left w:val="none" w:sz="0" w:space="0" w:color="auto"/>
        <w:bottom w:val="none" w:sz="0" w:space="0" w:color="auto"/>
        <w:right w:val="none" w:sz="0" w:space="0" w:color="auto"/>
      </w:divBdr>
    </w:div>
    <w:div w:id="1098601634">
      <w:marLeft w:val="640"/>
      <w:marRight w:val="0"/>
      <w:marTop w:val="0"/>
      <w:marBottom w:val="0"/>
      <w:divBdr>
        <w:top w:val="none" w:sz="0" w:space="0" w:color="auto"/>
        <w:left w:val="none" w:sz="0" w:space="0" w:color="auto"/>
        <w:bottom w:val="none" w:sz="0" w:space="0" w:color="auto"/>
        <w:right w:val="none" w:sz="0" w:space="0" w:color="auto"/>
      </w:divBdr>
    </w:div>
    <w:div w:id="1098910385">
      <w:marLeft w:val="640"/>
      <w:marRight w:val="0"/>
      <w:marTop w:val="0"/>
      <w:marBottom w:val="0"/>
      <w:divBdr>
        <w:top w:val="none" w:sz="0" w:space="0" w:color="auto"/>
        <w:left w:val="none" w:sz="0" w:space="0" w:color="auto"/>
        <w:bottom w:val="none" w:sz="0" w:space="0" w:color="auto"/>
        <w:right w:val="none" w:sz="0" w:space="0" w:color="auto"/>
      </w:divBdr>
    </w:div>
    <w:div w:id="1099564105">
      <w:marLeft w:val="640"/>
      <w:marRight w:val="0"/>
      <w:marTop w:val="0"/>
      <w:marBottom w:val="0"/>
      <w:divBdr>
        <w:top w:val="none" w:sz="0" w:space="0" w:color="auto"/>
        <w:left w:val="none" w:sz="0" w:space="0" w:color="auto"/>
        <w:bottom w:val="none" w:sz="0" w:space="0" w:color="auto"/>
        <w:right w:val="none" w:sz="0" w:space="0" w:color="auto"/>
      </w:divBdr>
    </w:div>
    <w:div w:id="1100494770">
      <w:marLeft w:val="640"/>
      <w:marRight w:val="0"/>
      <w:marTop w:val="0"/>
      <w:marBottom w:val="0"/>
      <w:divBdr>
        <w:top w:val="none" w:sz="0" w:space="0" w:color="auto"/>
        <w:left w:val="none" w:sz="0" w:space="0" w:color="auto"/>
        <w:bottom w:val="none" w:sz="0" w:space="0" w:color="auto"/>
        <w:right w:val="none" w:sz="0" w:space="0" w:color="auto"/>
      </w:divBdr>
    </w:div>
    <w:div w:id="1100755897">
      <w:marLeft w:val="640"/>
      <w:marRight w:val="0"/>
      <w:marTop w:val="0"/>
      <w:marBottom w:val="0"/>
      <w:divBdr>
        <w:top w:val="none" w:sz="0" w:space="0" w:color="auto"/>
        <w:left w:val="none" w:sz="0" w:space="0" w:color="auto"/>
        <w:bottom w:val="none" w:sz="0" w:space="0" w:color="auto"/>
        <w:right w:val="none" w:sz="0" w:space="0" w:color="auto"/>
      </w:divBdr>
    </w:div>
    <w:div w:id="1100949100">
      <w:marLeft w:val="640"/>
      <w:marRight w:val="0"/>
      <w:marTop w:val="0"/>
      <w:marBottom w:val="0"/>
      <w:divBdr>
        <w:top w:val="none" w:sz="0" w:space="0" w:color="auto"/>
        <w:left w:val="none" w:sz="0" w:space="0" w:color="auto"/>
        <w:bottom w:val="none" w:sz="0" w:space="0" w:color="auto"/>
        <w:right w:val="none" w:sz="0" w:space="0" w:color="auto"/>
      </w:divBdr>
    </w:div>
    <w:div w:id="1101023823">
      <w:bodyDiv w:val="1"/>
      <w:marLeft w:val="0"/>
      <w:marRight w:val="0"/>
      <w:marTop w:val="0"/>
      <w:marBottom w:val="0"/>
      <w:divBdr>
        <w:top w:val="none" w:sz="0" w:space="0" w:color="auto"/>
        <w:left w:val="none" w:sz="0" w:space="0" w:color="auto"/>
        <w:bottom w:val="none" w:sz="0" w:space="0" w:color="auto"/>
        <w:right w:val="none" w:sz="0" w:space="0" w:color="auto"/>
      </w:divBdr>
      <w:divsChild>
        <w:div w:id="75245540">
          <w:marLeft w:val="480"/>
          <w:marRight w:val="0"/>
          <w:marTop w:val="0"/>
          <w:marBottom w:val="0"/>
          <w:divBdr>
            <w:top w:val="none" w:sz="0" w:space="0" w:color="auto"/>
            <w:left w:val="none" w:sz="0" w:space="0" w:color="auto"/>
            <w:bottom w:val="none" w:sz="0" w:space="0" w:color="auto"/>
            <w:right w:val="none" w:sz="0" w:space="0" w:color="auto"/>
          </w:divBdr>
        </w:div>
        <w:div w:id="101193904">
          <w:marLeft w:val="480"/>
          <w:marRight w:val="0"/>
          <w:marTop w:val="0"/>
          <w:marBottom w:val="0"/>
          <w:divBdr>
            <w:top w:val="none" w:sz="0" w:space="0" w:color="auto"/>
            <w:left w:val="none" w:sz="0" w:space="0" w:color="auto"/>
            <w:bottom w:val="none" w:sz="0" w:space="0" w:color="auto"/>
            <w:right w:val="none" w:sz="0" w:space="0" w:color="auto"/>
          </w:divBdr>
        </w:div>
        <w:div w:id="112017424">
          <w:marLeft w:val="480"/>
          <w:marRight w:val="0"/>
          <w:marTop w:val="0"/>
          <w:marBottom w:val="0"/>
          <w:divBdr>
            <w:top w:val="none" w:sz="0" w:space="0" w:color="auto"/>
            <w:left w:val="none" w:sz="0" w:space="0" w:color="auto"/>
            <w:bottom w:val="none" w:sz="0" w:space="0" w:color="auto"/>
            <w:right w:val="none" w:sz="0" w:space="0" w:color="auto"/>
          </w:divBdr>
        </w:div>
        <w:div w:id="145710826">
          <w:marLeft w:val="480"/>
          <w:marRight w:val="0"/>
          <w:marTop w:val="0"/>
          <w:marBottom w:val="0"/>
          <w:divBdr>
            <w:top w:val="none" w:sz="0" w:space="0" w:color="auto"/>
            <w:left w:val="none" w:sz="0" w:space="0" w:color="auto"/>
            <w:bottom w:val="none" w:sz="0" w:space="0" w:color="auto"/>
            <w:right w:val="none" w:sz="0" w:space="0" w:color="auto"/>
          </w:divBdr>
        </w:div>
        <w:div w:id="150413477">
          <w:marLeft w:val="480"/>
          <w:marRight w:val="0"/>
          <w:marTop w:val="0"/>
          <w:marBottom w:val="0"/>
          <w:divBdr>
            <w:top w:val="none" w:sz="0" w:space="0" w:color="auto"/>
            <w:left w:val="none" w:sz="0" w:space="0" w:color="auto"/>
            <w:bottom w:val="none" w:sz="0" w:space="0" w:color="auto"/>
            <w:right w:val="none" w:sz="0" w:space="0" w:color="auto"/>
          </w:divBdr>
        </w:div>
        <w:div w:id="167061468">
          <w:marLeft w:val="480"/>
          <w:marRight w:val="0"/>
          <w:marTop w:val="0"/>
          <w:marBottom w:val="0"/>
          <w:divBdr>
            <w:top w:val="none" w:sz="0" w:space="0" w:color="auto"/>
            <w:left w:val="none" w:sz="0" w:space="0" w:color="auto"/>
            <w:bottom w:val="none" w:sz="0" w:space="0" w:color="auto"/>
            <w:right w:val="none" w:sz="0" w:space="0" w:color="auto"/>
          </w:divBdr>
        </w:div>
        <w:div w:id="264576075">
          <w:marLeft w:val="480"/>
          <w:marRight w:val="0"/>
          <w:marTop w:val="0"/>
          <w:marBottom w:val="0"/>
          <w:divBdr>
            <w:top w:val="none" w:sz="0" w:space="0" w:color="auto"/>
            <w:left w:val="none" w:sz="0" w:space="0" w:color="auto"/>
            <w:bottom w:val="none" w:sz="0" w:space="0" w:color="auto"/>
            <w:right w:val="none" w:sz="0" w:space="0" w:color="auto"/>
          </w:divBdr>
        </w:div>
        <w:div w:id="285620718">
          <w:marLeft w:val="480"/>
          <w:marRight w:val="0"/>
          <w:marTop w:val="0"/>
          <w:marBottom w:val="0"/>
          <w:divBdr>
            <w:top w:val="none" w:sz="0" w:space="0" w:color="auto"/>
            <w:left w:val="none" w:sz="0" w:space="0" w:color="auto"/>
            <w:bottom w:val="none" w:sz="0" w:space="0" w:color="auto"/>
            <w:right w:val="none" w:sz="0" w:space="0" w:color="auto"/>
          </w:divBdr>
        </w:div>
        <w:div w:id="386224363">
          <w:marLeft w:val="480"/>
          <w:marRight w:val="0"/>
          <w:marTop w:val="0"/>
          <w:marBottom w:val="0"/>
          <w:divBdr>
            <w:top w:val="none" w:sz="0" w:space="0" w:color="auto"/>
            <w:left w:val="none" w:sz="0" w:space="0" w:color="auto"/>
            <w:bottom w:val="none" w:sz="0" w:space="0" w:color="auto"/>
            <w:right w:val="none" w:sz="0" w:space="0" w:color="auto"/>
          </w:divBdr>
        </w:div>
        <w:div w:id="416483234">
          <w:marLeft w:val="480"/>
          <w:marRight w:val="0"/>
          <w:marTop w:val="0"/>
          <w:marBottom w:val="0"/>
          <w:divBdr>
            <w:top w:val="none" w:sz="0" w:space="0" w:color="auto"/>
            <w:left w:val="none" w:sz="0" w:space="0" w:color="auto"/>
            <w:bottom w:val="none" w:sz="0" w:space="0" w:color="auto"/>
            <w:right w:val="none" w:sz="0" w:space="0" w:color="auto"/>
          </w:divBdr>
        </w:div>
        <w:div w:id="425200336">
          <w:marLeft w:val="480"/>
          <w:marRight w:val="0"/>
          <w:marTop w:val="0"/>
          <w:marBottom w:val="0"/>
          <w:divBdr>
            <w:top w:val="none" w:sz="0" w:space="0" w:color="auto"/>
            <w:left w:val="none" w:sz="0" w:space="0" w:color="auto"/>
            <w:bottom w:val="none" w:sz="0" w:space="0" w:color="auto"/>
            <w:right w:val="none" w:sz="0" w:space="0" w:color="auto"/>
          </w:divBdr>
        </w:div>
        <w:div w:id="438917319">
          <w:marLeft w:val="480"/>
          <w:marRight w:val="0"/>
          <w:marTop w:val="0"/>
          <w:marBottom w:val="0"/>
          <w:divBdr>
            <w:top w:val="none" w:sz="0" w:space="0" w:color="auto"/>
            <w:left w:val="none" w:sz="0" w:space="0" w:color="auto"/>
            <w:bottom w:val="none" w:sz="0" w:space="0" w:color="auto"/>
            <w:right w:val="none" w:sz="0" w:space="0" w:color="auto"/>
          </w:divBdr>
        </w:div>
        <w:div w:id="446508372">
          <w:marLeft w:val="480"/>
          <w:marRight w:val="0"/>
          <w:marTop w:val="0"/>
          <w:marBottom w:val="0"/>
          <w:divBdr>
            <w:top w:val="none" w:sz="0" w:space="0" w:color="auto"/>
            <w:left w:val="none" w:sz="0" w:space="0" w:color="auto"/>
            <w:bottom w:val="none" w:sz="0" w:space="0" w:color="auto"/>
            <w:right w:val="none" w:sz="0" w:space="0" w:color="auto"/>
          </w:divBdr>
        </w:div>
        <w:div w:id="467432589">
          <w:marLeft w:val="480"/>
          <w:marRight w:val="0"/>
          <w:marTop w:val="0"/>
          <w:marBottom w:val="0"/>
          <w:divBdr>
            <w:top w:val="none" w:sz="0" w:space="0" w:color="auto"/>
            <w:left w:val="none" w:sz="0" w:space="0" w:color="auto"/>
            <w:bottom w:val="none" w:sz="0" w:space="0" w:color="auto"/>
            <w:right w:val="none" w:sz="0" w:space="0" w:color="auto"/>
          </w:divBdr>
        </w:div>
        <w:div w:id="506363854">
          <w:marLeft w:val="480"/>
          <w:marRight w:val="0"/>
          <w:marTop w:val="0"/>
          <w:marBottom w:val="0"/>
          <w:divBdr>
            <w:top w:val="none" w:sz="0" w:space="0" w:color="auto"/>
            <w:left w:val="none" w:sz="0" w:space="0" w:color="auto"/>
            <w:bottom w:val="none" w:sz="0" w:space="0" w:color="auto"/>
            <w:right w:val="none" w:sz="0" w:space="0" w:color="auto"/>
          </w:divBdr>
        </w:div>
        <w:div w:id="608707919">
          <w:marLeft w:val="480"/>
          <w:marRight w:val="0"/>
          <w:marTop w:val="0"/>
          <w:marBottom w:val="0"/>
          <w:divBdr>
            <w:top w:val="none" w:sz="0" w:space="0" w:color="auto"/>
            <w:left w:val="none" w:sz="0" w:space="0" w:color="auto"/>
            <w:bottom w:val="none" w:sz="0" w:space="0" w:color="auto"/>
            <w:right w:val="none" w:sz="0" w:space="0" w:color="auto"/>
          </w:divBdr>
        </w:div>
        <w:div w:id="694573589">
          <w:marLeft w:val="480"/>
          <w:marRight w:val="0"/>
          <w:marTop w:val="0"/>
          <w:marBottom w:val="0"/>
          <w:divBdr>
            <w:top w:val="none" w:sz="0" w:space="0" w:color="auto"/>
            <w:left w:val="none" w:sz="0" w:space="0" w:color="auto"/>
            <w:bottom w:val="none" w:sz="0" w:space="0" w:color="auto"/>
            <w:right w:val="none" w:sz="0" w:space="0" w:color="auto"/>
          </w:divBdr>
        </w:div>
        <w:div w:id="734278248">
          <w:marLeft w:val="480"/>
          <w:marRight w:val="0"/>
          <w:marTop w:val="0"/>
          <w:marBottom w:val="0"/>
          <w:divBdr>
            <w:top w:val="none" w:sz="0" w:space="0" w:color="auto"/>
            <w:left w:val="none" w:sz="0" w:space="0" w:color="auto"/>
            <w:bottom w:val="none" w:sz="0" w:space="0" w:color="auto"/>
            <w:right w:val="none" w:sz="0" w:space="0" w:color="auto"/>
          </w:divBdr>
        </w:div>
        <w:div w:id="755790221">
          <w:marLeft w:val="480"/>
          <w:marRight w:val="0"/>
          <w:marTop w:val="0"/>
          <w:marBottom w:val="0"/>
          <w:divBdr>
            <w:top w:val="none" w:sz="0" w:space="0" w:color="auto"/>
            <w:left w:val="none" w:sz="0" w:space="0" w:color="auto"/>
            <w:bottom w:val="none" w:sz="0" w:space="0" w:color="auto"/>
            <w:right w:val="none" w:sz="0" w:space="0" w:color="auto"/>
          </w:divBdr>
        </w:div>
        <w:div w:id="795298047">
          <w:marLeft w:val="480"/>
          <w:marRight w:val="0"/>
          <w:marTop w:val="0"/>
          <w:marBottom w:val="0"/>
          <w:divBdr>
            <w:top w:val="none" w:sz="0" w:space="0" w:color="auto"/>
            <w:left w:val="none" w:sz="0" w:space="0" w:color="auto"/>
            <w:bottom w:val="none" w:sz="0" w:space="0" w:color="auto"/>
            <w:right w:val="none" w:sz="0" w:space="0" w:color="auto"/>
          </w:divBdr>
        </w:div>
        <w:div w:id="796144229">
          <w:marLeft w:val="480"/>
          <w:marRight w:val="0"/>
          <w:marTop w:val="0"/>
          <w:marBottom w:val="0"/>
          <w:divBdr>
            <w:top w:val="none" w:sz="0" w:space="0" w:color="auto"/>
            <w:left w:val="none" w:sz="0" w:space="0" w:color="auto"/>
            <w:bottom w:val="none" w:sz="0" w:space="0" w:color="auto"/>
            <w:right w:val="none" w:sz="0" w:space="0" w:color="auto"/>
          </w:divBdr>
        </w:div>
        <w:div w:id="851651325">
          <w:marLeft w:val="480"/>
          <w:marRight w:val="0"/>
          <w:marTop w:val="0"/>
          <w:marBottom w:val="0"/>
          <w:divBdr>
            <w:top w:val="none" w:sz="0" w:space="0" w:color="auto"/>
            <w:left w:val="none" w:sz="0" w:space="0" w:color="auto"/>
            <w:bottom w:val="none" w:sz="0" w:space="0" w:color="auto"/>
            <w:right w:val="none" w:sz="0" w:space="0" w:color="auto"/>
          </w:divBdr>
        </w:div>
        <w:div w:id="871310131">
          <w:marLeft w:val="480"/>
          <w:marRight w:val="0"/>
          <w:marTop w:val="0"/>
          <w:marBottom w:val="0"/>
          <w:divBdr>
            <w:top w:val="none" w:sz="0" w:space="0" w:color="auto"/>
            <w:left w:val="none" w:sz="0" w:space="0" w:color="auto"/>
            <w:bottom w:val="none" w:sz="0" w:space="0" w:color="auto"/>
            <w:right w:val="none" w:sz="0" w:space="0" w:color="auto"/>
          </w:divBdr>
        </w:div>
        <w:div w:id="876622548">
          <w:marLeft w:val="480"/>
          <w:marRight w:val="0"/>
          <w:marTop w:val="0"/>
          <w:marBottom w:val="0"/>
          <w:divBdr>
            <w:top w:val="none" w:sz="0" w:space="0" w:color="auto"/>
            <w:left w:val="none" w:sz="0" w:space="0" w:color="auto"/>
            <w:bottom w:val="none" w:sz="0" w:space="0" w:color="auto"/>
            <w:right w:val="none" w:sz="0" w:space="0" w:color="auto"/>
          </w:divBdr>
        </w:div>
        <w:div w:id="895509693">
          <w:marLeft w:val="480"/>
          <w:marRight w:val="0"/>
          <w:marTop w:val="0"/>
          <w:marBottom w:val="0"/>
          <w:divBdr>
            <w:top w:val="none" w:sz="0" w:space="0" w:color="auto"/>
            <w:left w:val="none" w:sz="0" w:space="0" w:color="auto"/>
            <w:bottom w:val="none" w:sz="0" w:space="0" w:color="auto"/>
            <w:right w:val="none" w:sz="0" w:space="0" w:color="auto"/>
          </w:divBdr>
        </w:div>
        <w:div w:id="978530436">
          <w:marLeft w:val="480"/>
          <w:marRight w:val="0"/>
          <w:marTop w:val="0"/>
          <w:marBottom w:val="0"/>
          <w:divBdr>
            <w:top w:val="none" w:sz="0" w:space="0" w:color="auto"/>
            <w:left w:val="none" w:sz="0" w:space="0" w:color="auto"/>
            <w:bottom w:val="none" w:sz="0" w:space="0" w:color="auto"/>
            <w:right w:val="none" w:sz="0" w:space="0" w:color="auto"/>
          </w:divBdr>
        </w:div>
        <w:div w:id="993919657">
          <w:marLeft w:val="480"/>
          <w:marRight w:val="0"/>
          <w:marTop w:val="0"/>
          <w:marBottom w:val="0"/>
          <w:divBdr>
            <w:top w:val="none" w:sz="0" w:space="0" w:color="auto"/>
            <w:left w:val="none" w:sz="0" w:space="0" w:color="auto"/>
            <w:bottom w:val="none" w:sz="0" w:space="0" w:color="auto"/>
            <w:right w:val="none" w:sz="0" w:space="0" w:color="auto"/>
          </w:divBdr>
        </w:div>
        <w:div w:id="1030692330">
          <w:marLeft w:val="480"/>
          <w:marRight w:val="0"/>
          <w:marTop w:val="0"/>
          <w:marBottom w:val="0"/>
          <w:divBdr>
            <w:top w:val="none" w:sz="0" w:space="0" w:color="auto"/>
            <w:left w:val="none" w:sz="0" w:space="0" w:color="auto"/>
            <w:bottom w:val="none" w:sz="0" w:space="0" w:color="auto"/>
            <w:right w:val="none" w:sz="0" w:space="0" w:color="auto"/>
          </w:divBdr>
        </w:div>
        <w:div w:id="1065756534">
          <w:marLeft w:val="480"/>
          <w:marRight w:val="0"/>
          <w:marTop w:val="0"/>
          <w:marBottom w:val="0"/>
          <w:divBdr>
            <w:top w:val="none" w:sz="0" w:space="0" w:color="auto"/>
            <w:left w:val="none" w:sz="0" w:space="0" w:color="auto"/>
            <w:bottom w:val="none" w:sz="0" w:space="0" w:color="auto"/>
            <w:right w:val="none" w:sz="0" w:space="0" w:color="auto"/>
          </w:divBdr>
        </w:div>
        <w:div w:id="1099718811">
          <w:marLeft w:val="480"/>
          <w:marRight w:val="0"/>
          <w:marTop w:val="0"/>
          <w:marBottom w:val="0"/>
          <w:divBdr>
            <w:top w:val="none" w:sz="0" w:space="0" w:color="auto"/>
            <w:left w:val="none" w:sz="0" w:space="0" w:color="auto"/>
            <w:bottom w:val="none" w:sz="0" w:space="0" w:color="auto"/>
            <w:right w:val="none" w:sz="0" w:space="0" w:color="auto"/>
          </w:divBdr>
        </w:div>
        <w:div w:id="1125929808">
          <w:marLeft w:val="480"/>
          <w:marRight w:val="0"/>
          <w:marTop w:val="0"/>
          <w:marBottom w:val="0"/>
          <w:divBdr>
            <w:top w:val="none" w:sz="0" w:space="0" w:color="auto"/>
            <w:left w:val="none" w:sz="0" w:space="0" w:color="auto"/>
            <w:bottom w:val="none" w:sz="0" w:space="0" w:color="auto"/>
            <w:right w:val="none" w:sz="0" w:space="0" w:color="auto"/>
          </w:divBdr>
        </w:div>
        <w:div w:id="1127158216">
          <w:marLeft w:val="480"/>
          <w:marRight w:val="0"/>
          <w:marTop w:val="0"/>
          <w:marBottom w:val="0"/>
          <w:divBdr>
            <w:top w:val="none" w:sz="0" w:space="0" w:color="auto"/>
            <w:left w:val="none" w:sz="0" w:space="0" w:color="auto"/>
            <w:bottom w:val="none" w:sz="0" w:space="0" w:color="auto"/>
            <w:right w:val="none" w:sz="0" w:space="0" w:color="auto"/>
          </w:divBdr>
        </w:div>
        <w:div w:id="1208253817">
          <w:marLeft w:val="480"/>
          <w:marRight w:val="0"/>
          <w:marTop w:val="0"/>
          <w:marBottom w:val="0"/>
          <w:divBdr>
            <w:top w:val="none" w:sz="0" w:space="0" w:color="auto"/>
            <w:left w:val="none" w:sz="0" w:space="0" w:color="auto"/>
            <w:bottom w:val="none" w:sz="0" w:space="0" w:color="auto"/>
            <w:right w:val="none" w:sz="0" w:space="0" w:color="auto"/>
          </w:divBdr>
        </w:div>
        <w:div w:id="1236819561">
          <w:marLeft w:val="480"/>
          <w:marRight w:val="0"/>
          <w:marTop w:val="0"/>
          <w:marBottom w:val="0"/>
          <w:divBdr>
            <w:top w:val="none" w:sz="0" w:space="0" w:color="auto"/>
            <w:left w:val="none" w:sz="0" w:space="0" w:color="auto"/>
            <w:bottom w:val="none" w:sz="0" w:space="0" w:color="auto"/>
            <w:right w:val="none" w:sz="0" w:space="0" w:color="auto"/>
          </w:divBdr>
        </w:div>
        <w:div w:id="1288582246">
          <w:marLeft w:val="480"/>
          <w:marRight w:val="0"/>
          <w:marTop w:val="0"/>
          <w:marBottom w:val="0"/>
          <w:divBdr>
            <w:top w:val="none" w:sz="0" w:space="0" w:color="auto"/>
            <w:left w:val="none" w:sz="0" w:space="0" w:color="auto"/>
            <w:bottom w:val="none" w:sz="0" w:space="0" w:color="auto"/>
            <w:right w:val="none" w:sz="0" w:space="0" w:color="auto"/>
          </w:divBdr>
        </w:div>
        <w:div w:id="1299383197">
          <w:marLeft w:val="480"/>
          <w:marRight w:val="0"/>
          <w:marTop w:val="0"/>
          <w:marBottom w:val="0"/>
          <w:divBdr>
            <w:top w:val="none" w:sz="0" w:space="0" w:color="auto"/>
            <w:left w:val="none" w:sz="0" w:space="0" w:color="auto"/>
            <w:bottom w:val="none" w:sz="0" w:space="0" w:color="auto"/>
            <w:right w:val="none" w:sz="0" w:space="0" w:color="auto"/>
          </w:divBdr>
        </w:div>
        <w:div w:id="1316059300">
          <w:marLeft w:val="480"/>
          <w:marRight w:val="0"/>
          <w:marTop w:val="0"/>
          <w:marBottom w:val="0"/>
          <w:divBdr>
            <w:top w:val="none" w:sz="0" w:space="0" w:color="auto"/>
            <w:left w:val="none" w:sz="0" w:space="0" w:color="auto"/>
            <w:bottom w:val="none" w:sz="0" w:space="0" w:color="auto"/>
            <w:right w:val="none" w:sz="0" w:space="0" w:color="auto"/>
          </w:divBdr>
        </w:div>
        <w:div w:id="1330331725">
          <w:marLeft w:val="480"/>
          <w:marRight w:val="0"/>
          <w:marTop w:val="0"/>
          <w:marBottom w:val="0"/>
          <w:divBdr>
            <w:top w:val="none" w:sz="0" w:space="0" w:color="auto"/>
            <w:left w:val="none" w:sz="0" w:space="0" w:color="auto"/>
            <w:bottom w:val="none" w:sz="0" w:space="0" w:color="auto"/>
            <w:right w:val="none" w:sz="0" w:space="0" w:color="auto"/>
          </w:divBdr>
        </w:div>
        <w:div w:id="1337265462">
          <w:marLeft w:val="480"/>
          <w:marRight w:val="0"/>
          <w:marTop w:val="0"/>
          <w:marBottom w:val="0"/>
          <w:divBdr>
            <w:top w:val="none" w:sz="0" w:space="0" w:color="auto"/>
            <w:left w:val="none" w:sz="0" w:space="0" w:color="auto"/>
            <w:bottom w:val="none" w:sz="0" w:space="0" w:color="auto"/>
            <w:right w:val="none" w:sz="0" w:space="0" w:color="auto"/>
          </w:divBdr>
        </w:div>
        <w:div w:id="1346399530">
          <w:marLeft w:val="480"/>
          <w:marRight w:val="0"/>
          <w:marTop w:val="0"/>
          <w:marBottom w:val="0"/>
          <w:divBdr>
            <w:top w:val="none" w:sz="0" w:space="0" w:color="auto"/>
            <w:left w:val="none" w:sz="0" w:space="0" w:color="auto"/>
            <w:bottom w:val="none" w:sz="0" w:space="0" w:color="auto"/>
            <w:right w:val="none" w:sz="0" w:space="0" w:color="auto"/>
          </w:divBdr>
        </w:div>
        <w:div w:id="1361711498">
          <w:marLeft w:val="480"/>
          <w:marRight w:val="0"/>
          <w:marTop w:val="0"/>
          <w:marBottom w:val="0"/>
          <w:divBdr>
            <w:top w:val="none" w:sz="0" w:space="0" w:color="auto"/>
            <w:left w:val="none" w:sz="0" w:space="0" w:color="auto"/>
            <w:bottom w:val="none" w:sz="0" w:space="0" w:color="auto"/>
            <w:right w:val="none" w:sz="0" w:space="0" w:color="auto"/>
          </w:divBdr>
        </w:div>
        <w:div w:id="1408187020">
          <w:marLeft w:val="480"/>
          <w:marRight w:val="0"/>
          <w:marTop w:val="0"/>
          <w:marBottom w:val="0"/>
          <w:divBdr>
            <w:top w:val="none" w:sz="0" w:space="0" w:color="auto"/>
            <w:left w:val="none" w:sz="0" w:space="0" w:color="auto"/>
            <w:bottom w:val="none" w:sz="0" w:space="0" w:color="auto"/>
            <w:right w:val="none" w:sz="0" w:space="0" w:color="auto"/>
          </w:divBdr>
        </w:div>
        <w:div w:id="1424765324">
          <w:marLeft w:val="480"/>
          <w:marRight w:val="0"/>
          <w:marTop w:val="0"/>
          <w:marBottom w:val="0"/>
          <w:divBdr>
            <w:top w:val="none" w:sz="0" w:space="0" w:color="auto"/>
            <w:left w:val="none" w:sz="0" w:space="0" w:color="auto"/>
            <w:bottom w:val="none" w:sz="0" w:space="0" w:color="auto"/>
            <w:right w:val="none" w:sz="0" w:space="0" w:color="auto"/>
          </w:divBdr>
        </w:div>
        <w:div w:id="1454250664">
          <w:marLeft w:val="480"/>
          <w:marRight w:val="0"/>
          <w:marTop w:val="0"/>
          <w:marBottom w:val="0"/>
          <w:divBdr>
            <w:top w:val="none" w:sz="0" w:space="0" w:color="auto"/>
            <w:left w:val="none" w:sz="0" w:space="0" w:color="auto"/>
            <w:bottom w:val="none" w:sz="0" w:space="0" w:color="auto"/>
            <w:right w:val="none" w:sz="0" w:space="0" w:color="auto"/>
          </w:divBdr>
        </w:div>
        <w:div w:id="1522625342">
          <w:marLeft w:val="480"/>
          <w:marRight w:val="0"/>
          <w:marTop w:val="0"/>
          <w:marBottom w:val="0"/>
          <w:divBdr>
            <w:top w:val="none" w:sz="0" w:space="0" w:color="auto"/>
            <w:left w:val="none" w:sz="0" w:space="0" w:color="auto"/>
            <w:bottom w:val="none" w:sz="0" w:space="0" w:color="auto"/>
            <w:right w:val="none" w:sz="0" w:space="0" w:color="auto"/>
          </w:divBdr>
        </w:div>
        <w:div w:id="1539010674">
          <w:marLeft w:val="480"/>
          <w:marRight w:val="0"/>
          <w:marTop w:val="0"/>
          <w:marBottom w:val="0"/>
          <w:divBdr>
            <w:top w:val="none" w:sz="0" w:space="0" w:color="auto"/>
            <w:left w:val="none" w:sz="0" w:space="0" w:color="auto"/>
            <w:bottom w:val="none" w:sz="0" w:space="0" w:color="auto"/>
            <w:right w:val="none" w:sz="0" w:space="0" w:color="auto"/>
          </w:divBdr>
        </w:div>
        <w:div w:id="1545555113">
          <w:marLeft w:val="480"/>
          <w:marRight w:val="0"/>
          <w:marTop w:val="0"/>
          <w:marBottom w:val="0"/>
          <w:divBdr>
            <w:top w:val="none" w:sz="0" w:space="0" w:color="auto"/>
            <w:left w:val="none" w:sz="0" w:space="0" w:color="auto"/>
            <w:bottom w:val="none" w:sz="0" w:space="0" w:color="auto"/>
            <w:right w:val="none" w:sz="0" w:space="0" w:color="auto"/>
          </w:divBdr>
        </w:div>
        <w:div w:id="1572739235">
          <w:marLeft w:val="480"/>
          <w:marRight w:val="0"/>
          <w:marTop w:val="0"/>
          <w:marBottom w:val="0"/>
          <w:divBdr>
            <w:top w:val="none" w:sz="0" w:space="0" w:color="auto"/>
            <w:left w:val="none" w:sz="0" w:space="0" w:color="auto"/>
            <w:bottom w:val="none" w:sz="0" w:space="0" w:color="auto"/>
            <w:right w:val="none" w:sz="0" w:space="0" w:color="auto"/>
          </w:divBdr>
        </w:div>
        <w:div w:id="1598901093">
          <w:marLeft w:val="480"/>
          <w:marRight w:val="0"/>
          <w:marTop w:val="0"/>
          <w:marBottom w:val="0"/>
          <w:divBdr>
            <w:top w:val="none" w:sz="0" w:space="0" w:color="auto"/>
            <w:left w:val="none" w:sz="0" w:space="0" w:color="auto"/>
            <w:bottom w:val="none" w:sz="0" w:space="0" w:color="auto"/>
            <w:right w:val="none" w:sz="0" w:space="0" w:color="auto"/>
          </w:divBdr>
        </w:div>
        <w:div w:id="1645699027">
          <w:marLeft w:val="480"/>
          <w:marRight w:val="0"/>
          <w:marTop w:val="0"/>
          <w:marBottom w:val="0"/>
          <w:divBdr>
            <w:top w:val="none" w:sz="0" w:space="0" w:color="auto"/>
            <w:left w:val="none" w:sz="0" w:space="0" w:color="auto"/>
            <w:bottom w:val="none" w:sz="0" w:space="0" w:color="auto"/>
            <w:right w:val="none" w:sz="0" w:space="0" w:color="auto"/>
          </w:divBdr>
        </w:div>
        <w:div w:id="1658994573">
          <w:marLeft w:val="480"/>
          <w:marRight w:val="0"/>
          <w:marTop w:val="0"/>
          <w:marBottom w:val="0"/>
          <w:divBdr>
            <w:top w:val="none" w:sz="0" w:space="0" w:color="auto"/>
            <w:left w:val="none" w:sz="0" w:space="0" w:color="auto"/>
            <w:bottom w:val="none" w:sz="0" w:space="0" w:color="auto"/>
            <w:right w:val="none" w:sz="0" w:space="0" w:color="auto"/>
          </w:divBdr>
        </w:div>
        <w:div w:id="1721829038">
          <w:marLeft w:val="480"/>
          <w:marRight w:val="0"/>
          <w:marTop w:val="0"/>
          <w:marBottom w:val="0"/>
          <w:divBdr>
            <w:top w:val="none" w:sz="0" w:space="0" w:color="auto"/>
            <w:left w:val="none" w:sz="0" w:space="0" w:color="auto"/>
            <w:bottom w:val="none" w:sz="0" w:space="0" w:color="auto"/>
            <w:right w:val="none" w:sz="0" w:space="0" w:color="auto"/>
          </w:divBdr>
        </w:div>
        <w:div w:id="1767531749">
          <w:marLeft w:val="480"/>
          <w:marRight w:val="0"/>
          <w:marTop w:val="0"/>
          <w:marBottom w:val="0"/>
          <w:divBdr>
            <w:top w:val="none" w:sz="0" w:space="0" w:color="auto"/>
            <w:left w:val="none" w:sz="0" w:space="0" w:color="auto"/>
            <w:bottom w:val="none" w:sz="0" w:space="0" w:color="auto"/>
            <w:right w:val="none" w:sz="0" w:space="0" w:color="auto"/>
          </w:divBdr>
        </w:div>
        <w:div w:id="1838956791">
          <w:marLeft w:val="480"/>
          <w:marRight w:val="0"/>
          <w:marTop w:val="0"/>
          <w:marBottom w:val="0"/>
          <w:divBdr>
            <w:top w:val="none" w:sz="0" w:space="0" w:color="auto"/>
            <w:left w:val="none" w:sz="0" w:space="0" w:color="auto"/>
            <w:bottom w:val="none" w:sz="0" w:space="0" w:color="auto"/>
            <w:right w:val="none" w:sz="0" w:space="0" w:color="auto"/>
          </w:divBdr>
        </w:div>
        <w:div w:id="1850214109">
          <w:marLeft w:val="480"/>
          <w:marRight w:val="0"/>
          <w:marTop w:val="0"/>
          <w:marBottom w:val="0"/>
          <w:divBdr>
            <w:top w:val="none" w:sz="0" w:space="0" w:color="auto"/>
            <w:left w:val="none" w:sz="0" w:space="0" w:color="auto"/>
            <w:bottom w:val="none" w:sz="0" w:space="0" w:color="auto"/>
            <w:right w:val="none" w:sz="0" w:space="0" w:color="auto"/>
          </w:divBdr>
        </w:div>
        <w:div w:id="1919241972">
          <w:marLeft w:val="480"/>
          <w:marRight w:val="0"/>
          <w:marTop w:val="0"/>
          <w:marBottom w:val="0"/>
          <w:divBdr>
            <w:top w:val="none" w:sz="0" w:space="0" w:color="auto"/>
            <w:left w:val="none" w:sz="0" w:space="0" w:color="auto"/>
            <w:bottom w:val="none" w:sz="0" w:space="0" w:color="auto"/>
            <w:right w:val="none" w:sz="0" w:space="0" w:color="auto"/>
          </w:divBdr>
        </w:div>
        <w:div w:id="1986616858">
          <w:marLeft w:val="480"/>
          <w:marRight w:val="0"/>
          <w:marTop w:val="0"/>
          <w:marBottom w:val="0"/>
          <w:divBdr>
            <w:top w:val="none" w:sz="0" w:space="0" w:color="auto"/>
            <w:left w:val="none" w:sz="0" w:space="0" w:color="auto"/>
            <w:bottom w:val="none" w:sz="0" w:space="0" w:color="auto"/>
            <w:right w:val="none" w:sz="0" w:space="0" w:color="auto"/>
          </w:divBdr>
        </w:div>
        <w:div w:id="2033679313">
          <w:marLeft w:val="480"/>
          <w:marRight w:val="0"/>
          <w:marTop w:val="0"/>
          <w:marBottom w:val="0"/>
          <w:divBdr>
            <w:top w:val="none" w:sz="0" w:space="0" w:color="auto"/>
            <w:left w:val="none" w:sz="0" w:space="0" w:color="auto"/>
            <w:bottom w:val="none" w:sz="0" w:space="0" w:color="auto"/>
            <w:right w:val="none" w:sz="0" w:space="0" w:color="auto"/>
          </w:divBdr>
        </w:div>
        <w:div w:id="2117864528">
          <w:marLeft w:val="480"/>
          <w:marRight w:val="0"/>
          <w:marTop w:val="0"/>
          <w:marBottom w:val="0"/>
          <w:divBdr>
            <w:top w:val="none" w:sz="0" w:space="0" w:color="auto"/>
            <w:left w:val="none" w:sz="0" w:space="0" w:color="auto"/>
            <w:bottom w:val="none" w:sz="0" w:space="0" w:color="auto"/>
            <w:right w:val="none" w:sz="0" w:space="0" w:color="auto"/>
          </w:divBdr>
        </w:div>
        <w:div w:id="2121338125">
          <w:marLeft w:val="480"/>
          <w:marRight w:val="0"/>
          <w:marTop w:val="0"/>
          <w:marBottom w:val="0"/>
          <w:divBdr>
            <w:top w:val="none" w:sz="0" w:space="0" w:color="auto"/>
            <w:left w:val="none" w:sz="0" w:space="0" w:color="auto"/>
            <w:bottom w:val="none" w:sz="0" w:space="0" w:color="auto"/>
            <w:right w:val="none" w:sz="0" w:space="0" w:color="auto"/>
          </w:divBdr>
        </w:div>
        <w:div w:id="2141457520">
          <w:marLeft w:val="480"/>
          <w:marRight w:val="0"/>
          <w:marTop w:val="0"/>
          <w:marBottom w:val="0"/>
          <w:divBdr>
            <w:top w:val="none" w:sz="0" w:space="0" w:color="auto"/>
            <w:left w:val="none" w:sz="0" w:space="0" w:color="auto"/>
            <w:bottom w:val="none" w:sz="0" w:space="0" w:color="auto"/>
            <w:right w:val="none" w:sz="0" w:space="0" w:color="auto"/>
          </w:divBdr>
        </w:div>
      </w:divsChild>
    </w:div>
    <w:div w:id="1101099053">
      <w:marLeft w:val="640"/>
      <w:marRight w:val="0"/>
      <w:marTop w:val="0"/>
      <w:marBottom w:val="0"/>
      <w:divBdr>
        <w:top w:val="none" w:sz="0" w:space="0" w:color="auto"/>
        <w:left w:val="none" w:sz="0" w:space="0" w:color="auto"/>
        <w:bottom w:val="none" w:sz="0" w:space="0" w:color="auto"/>
        <w:right w:val="none" w:sz="0" w:space="0" w:color="auto"/>
      </w:divBdr>
    </w:div>
    <w:div w:id="1101411193">
      <w:marLeft w:val="480"/>
      <w:marRight w:val="0"/>
      <w:marTop w:val="0"/>
      <w:marBottom w:val="0"/>
      <w:divBdr>
        <w:top w:val="none" w:sz="0" w:space="0" w:color="auto"/>
        <w:left w:val="none" w:sz="0" w:space="0" w:color="auto"/>
        <w:bottom w:val="none" w:sz="0" w:space="0" w:color="auto"/>
        <w:right w:val="none" w:sz="0" w:space="0" w:color="auto"/>
      </w:divBdr>
    </w:div>
    <w:div w:id="1101493155">
      <w:marLeft w:val="640"/>
      <w:marRight w:val="0"/>
      <w:marTop w:val="0"/>
      <w:marBottom w:val="0"/>
      <w:divBdr>
        <w:top w:val="none" w:sz="0" w:space="0" w:color="auto"/>
        <w:left w:val="none" w:sz="0" w:space="0" w:color="auto"/>
        <w:bottom w:val="none" w:sz="0" w:space="0" w:color="auto"/>
        <w:right w:val="none" w:sz="0" w:space="0" w:color="auto"/>
      </w:divBdr>
    </w:div>
    <w:div w:id="1101994164">
      <w:marLeft w:val="640"/>
      <w:marRight w:val="0"/>
      <w:marTop w:val="0"/>
      <w:marBottom w:val="0"/>
      <w:divBdr>
        <w:top w:val="none" w:sz="0" w:space="0" w:color="auto"/>
        <w:left w:val="none" w:sz="0" w:space="0" w:color="auto"/>
        <w:bottom w:val="none" w:sz="0" w:space="0" w:color="auto"/>
        <w:right w:val="none" w:sz="0" w:space="0" w:color="auto"/>
      </w:divBdr>
    </w:div>
    <w:div w:id="1102800879">
      <w:marLeft w:val="640"/>
      <w:marRight w:val="0"/>
      <w:marTop w:val="0"/>
      <w:marBottom w:val="0"/>
      <w:divBdr>
        <w:top w:val="none" w:sz="0" w:space="0" w:color="auto"/>
        <w:left w:val="none" w:sz="0" w:space="0" w:color="auto"/>
        <w:bottom w:val="none" w:sz="0" w:space="0" w:color="auto"/>
        <w:right w:val="none" w:sz="0" w:space="0" w:color="auto"/>
      </w:divBdr>
    </w:div>
    <w:div w:id="1103263511">
      <w:bodyDiv w:val="1"/>
      <w:marLeft w:val="0"/>
      <w:marRight w:val="0"/>
      <w:marTop w:val="0"/>
      <w:marBottom w:val="0"/>
      <w:divBdr>
        <w:top w:val="none" w:sz="0" w:space="0" w:color="auto"/>
        <w:left w:val="none" w:sz="0" w:space="0" w:color="auto"/>
        <w:bottom w:val="none" w:sz="0" w:space="0" w:color="auto"/>
        <w:right w:val="none" w:sz="0" w:space="0" w:color="auto"/>
      </w:divBdr>
      <w:divsChild>
        <w:div w:id="19283917">
          <w:marLeft w:val="480"/>
          <w:marRight w:val="0"/>
          <w:marTop w:val="0"/>
          <w:marBottom w:val="0"/>
          <w:divBdr>
            <w:top w:val="none" w:sz="0" w:space="0" w:color="auto"/>
            <w:left w:val="none" w:sz="0" w:space="0" w:color="auto"/>
            <w:bottom w:val="none" w:sz="0" w:space="0" w:color="auto"/>
            <w:right w:val="none" w:sz="0" w:space="0" w:color="auto"/>
          </w:divBdr>
        </w:div>
        <w:div w:id="40597365">
          <w:marLeft w:val="480"/>
          <w:marRight w:val="0"/>
          <w:marTop w:val="0"/>
          <w:marBottom w:val="0"/>
          <w:divBdr>
            <w:top w:val="none" w:sz="0" w:space="0" w:color="auto"/>
            <w:left w:val="none" w:sz="0" w:space="0" w:color="auto"/>
            <w:bottom w:val="none" w:sz="0" w:space="0" w:color="auto"/>
            <w:right w:val="none" w:sz="0" w:space="0" w:color="auto"/>
          </w:divBdr>
        </w:div>
        <w:div w:id="52435727">
          <w:marLeft w:val="480"/>
          <w:marRight w:val="0"/>
          <w:marTop w:val="0"/>
          <w:marBottom w:val="0"/>
          <w:divBdr>
            <w:top w:val="none" w:sz="0" w:space="0" w:color="auto"/>
            <w:left w:val="none" w:sz="0" w:space="0" w:color="auto"/>
            <w:bottom w:val="none" w:sz="0" w:space="0" w:color="auto"/>
            <w:right w:val="none" w:sz="0" w:space="0" w:color="auto"/>
          </w:divBdr>
        </w:div>
        <w:div w:id="64647384">
          <w:marLeft w:val="480"/>
          <w:marRight w:val="0"/>
          <w:marTop w:val="0"/>
          <w:marBottom w:val="0"/>
          <w:divBdr>
            <w:top w:val="none" w:sz="0" w:space="0" w:color="auto"/>
            <w:left w:val="none" w:sz="0" w:space="0" w:color="auto"/>
            <w:bottom w:val="none" w:sz="0" w:space="0" w:color="auto"/>
            <w:right w:val="none" w:sz="0" w:space="0" w:color="auto"/>
          </w:divBdr>
        </w:div>
        <w:div w:id="76825707">
          <w:marLeft w:val="480"/>
          <w:marRight w:val="0"/>
          <w:marTop w:val="0"/>
          <w:marBottom w:val="0"/>
          <w:divBdr>
            <w:top w:val="none" w:sz="0" w:space="0" w:color="auto"/>
            <w:left w:val="none" w:sz="0" w:space="0" w:color="auto"/>
            <w:bottom w:val="none" w:sz="0" w:space="0" w:color="auto"/>
            <w:right w:val="none" w:sz="0" w:space="0" w:color="auto"/>
          </w:divBdr>
        </w:div>
        <w:div w:id="82149133">
          <w:marLeft w:val="480"/>
          <w:marRight w:val="0"/>
          <w:marTop w:val="0"/>
          <w:marBottom w:val="0"/>
          <w:divBdr>
            <w:top w:val="none" w:sz="0" w:space="0" w:color="auto"/>
            <w:left w:val="none" w:sz="0" w:space="0" w:color="auto"/>
            <w:bottom w:val="none" w:sz="0" w:space="0" w:color="auto"/>
            <w:right w:val="none" w:sz="0" w:space="0" w:color="auto"/>
          </w:divBdr>
        </w:div>
        <w:div w:id="104421544">
          <w:marLeft w:val="480"/>
          <w:marRight w:val="0"/>
          <w:marTop w:val="0"/>
          <w:marBottom w:val="0"/>
          <w:divBdr>
            <w:top w:val="none" w:sz="0" w:space="0" w:color="auto"/>
            <w:left w:val="none" w:sz="0" w:space="0" w:color="auto"/>
            <w:bottom w:val="none" w:sz="0" w:space="0" w:color="auto"/>
            <w:right w:val="none" w:sz="0" w:space="0" w:color="auto"/>
          </w:divBdr>
        </w:div>
        <w:div w:id="180820449">
          <w:marLeft w:val="480"/>
          <w:marRight w:val="0"/>
          <w:marTop w:val="0"/>
          <w:marBottom w:val="0"/>
          <w:divBdr>
            <w:top w:val="none" w:sz="0" w:space="0" w:color="auto"/>
            <w:left w:val="none" w:sz="0" w:space="0" w:color="auto"/>
            <w:bottom w:val="none" w:sz="0" w:space="0" w:color="auto"/>
            <w:right w:val="none" w:sz="0" w:space="0" w:color="auto"/>
          </w:divBdr>
        </w:div>
        <w:div w:id="187570195">
          <w:marLeft w:val="480"/>
          <w:marRight w:val="0"/>
          <w:marTop w:val="0"/>
          <w:marBottom w:val="0"/>
          <w:divBdr>
            <w:top w:val="none" w:sz="0" w:space="0" w:color="auto"/>
            <w:left w:val="none" w:sz="0" w:space="0" w:color="auto"/>
            <w:bottom w:val="none" w:sz="0" w:space="0" w:color="auto"/>
            <w:right w:val="none" w:sz="0" w:space="0" w:color="auto"/>
          </w:divBdr>
        </w:div>
        <w:div w:id="320235373">
          <w:marLeft w:val="480"/>
          <w:marRight w:val="0"/>
          <w:marTop w:val="0"/>
          <w:marBottom w:val="0"/>
          <w:divBdr>
            <w:top w:val="none" w:sz="0" w:space="0" w:color="auto"/>
            <w:left w:val="none" w:sz="0" w:space="0" w:color="auto"/>
            <w:bottom w:val="none" w:sz="0" w:space="0" w:color="auto"/>
            <w:right w:val="none" w:sz="0" w:space="0" w:color="auto"/>
          </w:divBdr>
        </w:div>
        <w:div w:id="385639317">
          <w:marLeft w:val="480"/>
          <w:marRight w:val="0"/>
          <w:marTop w:val="0"/>
          <w:marBottom w:val="0"/>
          <w:divBdr>
            <w:top w:val="none" w:sz="0" w:space="0" w:color="auto"/>
            <w:left w:val="none" w:sz="0" w:space="0" w:color="auto"/>
            <w:bottom w:val="none" w:sz="0" w:space="0" w:color="auto"/>
            <w:right w:val="none" w:sz="0" w:space="0" w:color="auto"/>
          </w:divBdr>
        </w:div>
        <w:div w:id="387844252">
          <w:marLeft w:val="480"/>
          <w:marRight w:val="0"/>
          <w:marTop w:val="0"/>
          <w:marBottom w:val="0"/>
          <w:divBdr>
            <w:top w:val="none" w:sz="0" w:space="0" w:color="auto"/>
            <w:left w:val="none" w:sz="0" w:space="0" w:color="auto"/>
            <w:bottom w:val="none" w:sz="0" w:space="0" w:color="auto"/>
            <w:right w:val="none" w:sz="0" w:space="0" w:color="auto"/>
          </w:divBdr>
        </w:div>
        <w:div w:id="474369455">
          <w:marLeft w:val="480"/>
          <w:marRight w:val="0"/>
          <w:marTop w:val="0"/>
          <w:marBottom w:val="0"/>
          <w:divBdr>
            <w:top w:val="none" w:sz="0" w:space="0" w:color="auto"/>
            <w:left w:val="none" w:sz="0" w:space="0" w:color="auto"/>
            <w:bottom w:val="none" w:sz="0" w:space="0" w:color="auto"/>
            <w:right w:val="none" w:sz="0" w:space="0" w:color="auto"/>
          </w:divBdr>
        </w:div>
        <w:div w:id="506023699">
          <w:marLeft w:val="480"/>
          <w:marRight w:val="0"/>
          <w:marTop w:val="0"/>
          <w:marBottom w:val="0"/>
          <w:divBdr>
            <w:top w:val="none" w:sz="0" w:space="0" w:color="auto"/>
            <w:left w:val="none" w:sz="0" w:space="0" w:color="auto"/>
            <w:bottom w:val="none" w:sz="0" w:space="0" w:color="auto"/>
            <w:right w:val="none" w:sz="0" w:space="0" w:color="auto"/>
          </w:divBdr>
        </w:div>
        <w:div w:id="515464871">
          <w:marLeft w:val="480"/>
          <w:marRight w:val="0"/>
          <w:marTop w:val="0"/>
          <w:marBottom w:val="0"/>
          <w:divBdr>
            <w:top w:val="none" w:sz="0" w:space="0" w:color="auto"/>
            <w:left w:val="none" w:sz="0" w:space="0" w:color="auto"/>
            <w:bottom w:val="none" w:sz="0" w:space="0" w:color="auto"/>
            <w:right w:val="none" w:sz="0" w:space="0" w:color="auto"/>
          </w:divBdr>
        </w:div>
        <w:div w:id="521239320">
          <w:marLeft w:val="480"/>
          <w:marRight w:val="0"/>
          <w:marTop w:val="0"/>
          <w:marBottom w:val="0"/>
          <w:divBdr>
            <w:top w:val="none" w:sz="0" w:space="0" w:color="auto"/>
            <w:left w:val="none" w:sz="0" w:space="0" w:color="auto"/>
            <w:bottom w:val="none" w:sz="0" w:space="0" w:color="auto"/>
            <w:right w:val="none" w:sz="0" w:space="0" w:color="auto"/>
          </w:divBdr>
        </w:div>
        <w:div w:id="755630887">
          <w:marLeft w:val="480"/>
          <w:marRight w:val="0"/>
          <w:marTop w:val="0"/>
          <w:marBottom w:val="0"/>
          <w:divBdr>
            <w:top w:val="none" w:sz="0" w:space="0" w:color="auto"/>
            <w:left w:val="none" w:sz="0" w:space="0" w:color="auto"/>
            <w:bottom w:val="none" w:sz="0" w:space="0" w:color="auto"/>
            <w:right w:val="none" w:sz="0" w:space="0" w:color="auto"/>
          </w:divBdr>
        </w:div>
        <w:div w:id="828132361">
          <w:marLeft w:val="480"/>
          <w:marRight w:val="0"/>
          <w:marTop w:val="0"/>
          <w:marBottom w:val="0"/>
          <w:divBdr>
            <w:top w:val="none" w:sz="0" w:space="0" w:color="auto"/>
            <w:left w:val="none" w:sz="0" w:space="0" w:color="auto"/>
            <w:bottom w:val="none" w:sz="0" w:space="0" w:color="auto"/>
            <w:right w:val="none" w:sz="0" w:space="0" w:color="auto"/>
          </w:divBdr>
        </w:div>
        <w:div w:id="830633371">
          <w:marLeft w:val="480"/>
          <w:marRight w:val="0"/>
          <w:marTop w:val="0"/>
          <w:marBottom w:val="0"/>
          <w:divBdr>
            <w:top w:val="none" w:sz="0" w:space="0" w:color="auto"/>
            <w:left w:val="none" w:sz="0" w:space="0" w:color="auto"/>
            <w:bottom w:val="none" w:sz="0" w:space="0" w:color="auto"/>
            <w:right w:val="none" w:sz="0" w:space="0" w:color="auto"/>
          </w:divBdr>
        </w:div>
        <w:div w:id="875239373">
          <w:marLeft w:val="480"/>
          <w:marRight w:val="0"/>
          <w:marTop w:val="0"/>
          <w:marBottom w:val="0"/>
          <w:divBdr>
            <w:top w:val="none" w:sz="0" w:space="0" w:color="auto"/>
            <w:left w:val="none" w:sz="0" w:space="0" w:color="auto"/>
            <w:bottom w:val="none" w:sz="0" w:space="0" w:color="auto"/>
            <w:right w:val="none" w:sz="0" w:space="0" w:color="auto"/>
          </w:divBdr>
        </w:div>
        <w:div w:id="910232237">
          <w:marLeft w:val="480"/>
          <w:marRight w:val="0"/>
          <w:marTop w:val="0"/>
          <w:marBottom w:val="0"/>
          <w:divBdr>
            <w:top w:val="none" w:sz="0" w:space="0" w:color="auto"/>
            <w:left w:val="none" w:sz="0" w:space="0" w:color="auto"/>
            <w:bottom w:val="none" w:sz="0" w:space="0" w:color="auto"/>
            <w:right w:val="none" w:sz="0" w:space="0" w:color="auto"/>
          </w:divBdr>
        </w:div>
        <w:div w:id="960768818">
          <w:marLeft w:val="480"/>
          <w:marRight w:val="0"/>
          <w:marTop w:val="0"/>
          <w:marBottom w:val="0"/>
          <w:divBdr>
            <w:top w:val="none" w:sz="0" w:space="0" w:color="auto"/>
            <w:left w:val="none" w:sz="0" w:space="0" w:color="auto"/>
            <w:bottom w:val="none" w:sz="0" w:space="0" w:color="auto"/>
            <w:right w:val="none" w:sz="0" w:space="0" w:color="auto"/>
          </w:divBdr>
        </w:div>
        <w:div w:id="961771024">
          <w:marLeft w:val="480"/>
          <w:marRight w:val="0"/>
          <w:marTop w:val="0"/>
          <w:marBottom w:val="0"/>
          <w:divBdr>
            <w:top w:val="none" w:sz="0" w:space="0" w:color="auto"/>
            <w:left w:val="none" w:sz="0" w:space="0" w:color="auto"/>
            <w:bottom w:val="none" w:sz="0" w:space="0" w:color="auto"/>
            <w:right w:val="none" w:sz="0" w:space="0" w:color="auto"/>
          </w:divBdr>
        </w:div>
        <w:div w:id="963584711">
          <w:marLeft w:val="480"/>
          <w:marRight w:val="0"/>
          <w:marTop w:val="0"/>
          <w:marBottom w:val="0"/>
          <w:divBdr>
            <w:top w:val="none" w:sz="0" w:space="0" w:color="auto"/>
            <w:left w:val="none" w:sz="0" w:space="0" w:color="auto"/>
            <w:bottom w:val="none" w:sz="0" w:space="0" w:color="auto"/>
            <w:right w:val="none" w:sz="0" w:space="0" w:color="auto"/>
          </w:divBdr>
        </w:div>
        <w:div w:id="969092595">
          <w:marLeft w:val="480"/>
          <w:marRight w:val="0"/>
          <w:marTop w:val="0"/>
          <w:marBottom w:val="0"/>
          <w:divBdr>
            <w:top w:val="none" w:sz="0" w:space="0" w:color="auto"/>
            <w:left w:val="none" w:sz="0" w:space="0" w:color="auto"/>
            <w:bottom w:val="none" w:sz="0" w:space="0" w:color="auto"/>
            <w:right w:val="none" w:sz="0" w:space="0" w:color="auto"/>
          </w:divBdr>
        </w:div>
        <w:div w:id="973489646">
          <w:marLeft w:val="480"/>
          <w:marRight w:val="0"/>
          <w:marTop w:val="0"/>
          <w:marBottom w:val="0"/>
          <w:divBdr>
            <w:top w:val="none" w:sz="0" w:space="0" w:color="auto"/>
            <w:left w:val="none" w:sz="0" w:space="0" w:color="auto"/>
            <w:bottom w:val="none" w:sz="0" w:space="0" w:color="auto"/>
            <w:right w:val="none" w:sz="0" w:space="0" w:color="auto"/>
          </w:divBdr>
        </w:div>
        <w:div w:id="1010261355">
          <w:marLeft w:val="480"/>
          <w:marRight w:val="0"/>
          <w:marTop w:val="0"/>
          <w:marBottom w:val="0"/>
          <w:divBdr>
            <w:top w:val="none" w:sz="0" w:space="0" w:color="auto"/>
            <w:left w:val="none" w:sz="0" w:space="0" w:color="auto"/>
            <w:bottom w:val="none" w:sz="0" w:space="0" w:color="auto"/>
            <w:right w:val="none" w:sz="0" w:space="0" w:color="auto"/>
          </w:divBdr>
        </w:div>
        <w:div w:id="1060833013">
          <w:marLeft w:val="480"/>
          <w:marRight w:val="0"/>
          <w:marTop w:val="0"/>
          <w:marBottom w:val="0"/>
          <w:divBdr>
            <w:top w:val="none" w:sz="0" w:space="0" w:color="auto"/>
            <w:left w:val="none" w:sz="0" w:space="0" w:color="auto"/>
            <w:bottom w:val="none" w:sz="0" w:space="0" w:color="auto"/>
            <w:right w:val="none" w:sz="0" w:space="0" w:color="auto"/>
          </w:divBdr>
        </w:div>
        <w:div w:id="1078480632">
          <w:marLeft w:val="480"/>
          <w:marRight w:val="0"/>
          <w:marTop w:val="0"/>
          <w:marBottom w:val="0"/>
          <w:divBdr>
            <w:top w:val="none" w:sz="0" w:space="0" w:color="auto"/>
            <w:left w:val="none" w:sz="0" w:space="0" w:color="auto"/>
            <w:bottom w:val="none" w:sz="0" w:space="0" w:color="auto"/>
            <w:right w:val="none" w:sz="0" w:space="0" w:color="auto"/>
          </w:divBdr>
        </w:div>
        <w:div w:id="1097020871">
          <w:marLeft w:val="480"/>
          <w:marRight w:val="0"/>
          <w:marTop w:val="0"/>
          <w:marBottom w:val="0"/>
          <w:divBdr>
            <w:top w:val="none" w:sz="0" w:space="0" w:color="auto"/>
            <w:left w:val="none" w:sz="0" w:space="0" w:color="auto"/>
            <w:bottom w:val="none" w:sz="0" w:space="0" w:color="auto"/>
            <w:right w:val="none" w:sz="0" w:space="0" w:color="auto"/>
          </w:divBdr>
        </w:div>
        <w:div w:id="1219589400">
          <w:marLeft w:val="480"/>
          <w:marRight w:val="0"/>
          <w:marTop w:val="0"/>
          <w:marBottom w:val="0"/>
          <w:divBdr>
            <w:top w:val="none" w:sz="0" w:space="0" w:color="auto"/>
            <w:left w:val="none" w:sz="0" w:space="0" w:color="auto"/>
            <w:bottom w:val="none" w:sz="0" w:space="0" w:color="auto"/>
            <w:right w:val="none" w:sz="0" w:space="0" w:color="auto"/>
          </w:divBdr>
        </w:div>
        <w:div w:id="1257058530">
          <w:marLeft w:val="480"/>
          <w:marRight w:val="0"/>
          <w:marTop w:val="0"/>
          <w:marBottom w:val="0"/>
          <w:divBdr>
            <w:top w:val="none" w:sz="0" w:space="0" w:color="auto"/>
            <w:left w:val="none" w:sz="0" w:space="0" w:color="auto"/>
            <w:bottom w:val="none" w:sz="0" w:space="0" w:color="auto"/>
            <w:right w:val="none" w:sz="0" w:space="0" w:color="auto"/>
          </w:divBdr>
        </w:div>
        <w:div w:id="1289050547">
          <w:marLeft w:val="480"/>
          <w:marRight w:val="0"/>
          <w:marTop w:val="0"/>
          <w:marBottom w:val="0"/>
          <w:divBdr>
            <w:top w:val="none" w:sz="0" w:space="0" w:color="auto"/>
            <w:left w:val="none" w:sz="0" w:space="0" w:color="auto"/>
            <w:bottom w:val="none" w:sz="0" w:space="0" w:color="auto"/>
            <w:right w:val="none" w:sz="0" w:space="0" w:color="auto"/>
          </w:divBdr>
        </w:div>
        <w:div w:id="1372340624">
          <w:marLeft w:val="480"/>
          <w:marRight w:val="0"/>
          <w:marTop w:val="0"/>
          <w:marBottom w:val="0"/>
          <w:divBdr>
            <w:top w:val="none" w:sz="0" w:space="0" w:color="auto"/>
            <w:left w:val="none" w:sz="0" w:space="0" w:color="auto"/>
            <w:bottom w:val="none" w:sz="0" w:space="0" w:color="auto"/>
            <w:right w:val="none" w:sz="0" w:space="0" w:color="auto"/>
          </w:divBdr>
        </w:div>
        <w:div w:id="1396397516">
          <w:marLeft w:val="480"/>
          <w:marRight w:val="0"/>
          <w:marTop w:val="0"/>
          <w:marBottom w:val="0"/>
          <w:divBdr>
            <w:top w:val="none" w:sz="0" w:space="0" w:color="auto"/>
            <w:left w:val="none" w:sz="0" w:space="0" w:color="auto"/>
            <w:bottom w:val="none" w:sz="0" w:space="0" w:color="auto"/>
            <w:right w:val="none" w:sz="0" w:space="0" w:color="auto"/>
          </w:divBdr>
        </w:div>
        <w:div w:id="1397632966">
          <w:marLeft w:val="480"/>
          <w:marRight w:val="0"/>
          <w:marTop w:val="0"/>
          <w:marBottom w:val="0"/>
          <w:divBdr>
            <w:top w:val="none" w:sz="0" w:space="0" w:color="auto"/>
            <w:left w:val="none" w:sz="0" w:space="0" w:color="auto"/>
            <w:bottom w:val="none" w:sz="0" w:space="0" w:color="auto"/>
            <w:right w:val="none" w:sz="0" w:space="0" w:color="auto"/>
          </w:divBdr>
        </w:div>
        <w:div w:id="1417945798">
          <w:marLeft w:val="480"/>
          <w:marRight w:val="0"/>
          <w:marTop w:val="0"/>
          <w:marBottom w:val="0"/>
          <w:divBdr>
            <w:top w:val="none" w:sz="0" w:space="0" w:color="auto"/>
            <w:left w:val="none" w:sz="0" w:space="0" w:color="auto"/>
            <w:bottom w:val="none" w:sz="0" w:space="0" w:color="auto"/>
            <w:right w:val="none" w:sz="0" w:space="0" w:color="auto"/>
          </w:divBdr>
        </w:div>
        <w:div w:id="1428967200">
          <w:marLeft w:val="480"/>
          <w:marRight w:val="0"/>
          <w:marTop w:val="0"/>
          <w:marBottom w:val="0"/>
          <w:divBdr>
            <w:top w:val="none" w:sz="0" w:space="0" w:color="auto"/>
            <w:left w:val="none" w:sz="0" w:space="0" w:color="auto"/>
            <w:bottom w:val="none" w:sz="0" w:space="0" w:color="auto"/>
            <w:right w:val="none" w:sz="0" w:space="0" w:color="auto"/>
          </w:divBdr>
        </w:div>
        <w:div w:id="1431438412">
          <w:marLeft w:val="480"/>
          <w:marRight w:val="0"/>
          <w:marTop w:val="0"/>
          <w:marBottom w:val="0"/>
          <w:divBdr>
            <w:top w:val="none" w:sz="0" w:space="0" w:color="auto"/>
            <w:left w:val="none" w:sz="0" w:space="0" w:color="auto"/>
            <w:bottom w:val="none" w:sz="0" w:space="0" w:color="auto"/>
            <w:right w:val="none" w:sz="0" w:space="0" w:color="auto"/>
          </w:divBdr>
        </w:div>
        <w:div w:id="1436361128">
          <w:marLeft w:val="480"/>
          <w:marRight w:val="0"/>
          <w:marTop w:val="0"/>
          <w:marBottom w:val="0"/>
          <w:divBdr>
            <w:top w:val="none" w:sz="0" w:space="0" w:color="auto"/>
            <w:left w:val="none" w:sz="0" w:space="0" w:color="auto"/>
            <w:bottom w:val="none" w:sz="0" w:space="0" w:color="auto"/>
            <w:right w:val="none" w:sz="0" w:space="0" w:color="auto"/>
          </w:divBdr>
        </w:div>
        <w:div w:id="1449616602">
          <w:marLeft w:val="480"/>
          <w:marRight w:val="0"/>
          <w:marTop w:val="0"/>
          <w:marBottom w:val="0"/>
          <w:divBdr>
            <w:top w:val="none" w:sz="0" w:space="0" w:color="auto"/>
            <w:left w:val="none" w:sz="0" w:space="0" w:color="auto"/>
            <w:bottom w:val="none" w:sz="0" w:space="0" w:color="auto"/>
            <w:right w:val="none" w:sz="0" w:space="0" w:color="auto"/>
          </w:divBdr>
        </w:div>
        <w:div w:id="1467969200">
          <w:marLeft w:val="480"/>
          <w:marRight w:val="0"/>
          <w:marTop w:val="0"/>
          <w:marBottom w:val="0"/>
          <w:divBdr>
            <w:top w:val="none" w:sz="0" w:space="0" w:color="auto"/>
            <w:left w:val="none" w:sz="0" w:space="0" w:color="auto"/>
            <w:bottom w:val="none" w:sz="0" w:space="0" w:color="auto"/>
            <w:right w:val="none" w:sz="0" w:space="0" w:color="auto"/>
          </w:divBdr>
        </w:div>
        <w:div w:id="1471677520">
          <w:marLeft w:val="480"/>
          <w:marRight w:val="0"/>
          <w:marTop w:val="0"/>
          <w:marBottom w:val="0"/>
          <w:divBdr>
            <w:top w:val="none" w:sz="0" w:space="0" w:color="auto"/>
            <w:left w:val="none" w:sz="0" w:space="0" w:color="auto"/>
            <w:bottom w:val="none" w:sz="0" w:space="0" w:color="auto"/>
            <w:right w:val="none" w:sz="0" w:space="0" w:color="auto"/>
          </w:divBdr>
        </w:div>
        <w:div w:id="1490757005">
          <w:marLeft w:val="480"/>
          <w:marRight w:val="0"/>
          <w:marTop w:val="0"/>
          <w:marBottom w:val="0"/>
          <w:divBdr>
            <w:top w:val="none" w:sz="0" w:space="0" w:color="auto"/>
            <w:left w:val="none" w:sz="0" w:space="0" w:color="auto"/>
            <w:bottom w:val="none" w:sz="0" w:space="0" w:color="auto"/>
            <w:right w:val="none" w:sz="0" w:space="0" w:color="auto"/>
          </w:divBdr>
        </w:div>
        <w:div w:id="1496339594">
          <w:marLeft w:val="480"/>
          <w:marRight w:val="0"/>
          <w:marTop w:val="0"/>
          <w:marBottom w:val="0"/>
          <w:divBdr>
            <w:top w:val="none" w:sz="0" w:space="0" w:color="auto"/>
            <w:left w:val="none" w:sz="0" w:space="0" w:color="auto"/>
            <w:bottom w:val="none" w:sz="0" w:space="0" w:color="auto"/>
            <w:right w:val="none" w:sz="0" w:space="0" w:color="auto"/>
          </w:divBdr>
        </w:div>
        <w:div w:id="1540315924">
          <w:marLeft w:val="480"/>
          <w:marRight w:val="0"/>
          <w:marTop w:val="0"/>
          <w:marBottom w:val="0"/>
          <w:divBdr>
            <w:top w:val="none" w:sz="0" w:space="0" w:color="auto"/>
            <w:left w:val="none" w:sz="0" w:space="0" w:color="auto"/>
            <w:bottom w:val="none" w:sz="0" w:space="0" w:color="auto"/>
            <w:right w:val="none" w:sz="0" w:space="0" w:color="auto"/>
          </w:divBdr>
        </w:div>
        <w:div w:id="1580480571">
          <w:marLeft w:val="480"/>
          <w:marRight w:val="0"/>
          <w:marTop w:val="0"/>
          <w:marBottom w:val="0"/>
          <w:divBdr>
            <w:top w:val="none" w:sz="0" w:space="0" w:color="auto"/>
            <w:left w:val="none" w:sz="0" w:space="0" w:color="auto"/>
            <w:bottom w:val="none" w:sz="0" w:space="0" w:color="auto"/>
            <w:right w:val="none" w:sz="0" w:space="0" w:color="auto"/>
          </w:divBdr>
        </w:div>
        <w:div w:id="1582063905">
          <w:marLeft w:val="480"/>
          <w:marRight w:val="0"/>
          <w:marTop w:val="0"/>
          <w:marBottom w:val="0"/>
          <w:divBdr>
            <w:top w:val="none" w:sz="0" w:space="0" w:color="auto"/>
            <w:left w:val="none" w:sz="0" w:space="0" w:color="auto"/>
            <w:bottom w:val="none" w:sz="0" w:space="0" w:color="auto"/>
            <w:right w:val="none" w:sz="0" w:space="0" w:color="auto"/>
          </w:divBdr>
        </w:div>
        <w:div w:id="1654218855">
          <w:marLeft w:val="480"/>
          <w:marRight w:val="0"/>
          <w:marTop w:val="0"/>
          <w:marBottom w:val="0"/>
          <w:divBdr>
            <w:top w:val="none" w:sz="0" w:space="0" w:color="auto"/>
            <w:left w:val="none" w:sz="0" w:space="0" w:color="auto"/>
            <w:bottom w:val="none" w:sz="0" w:space="0" w:color="auto"/>
            <w:right w:val="none" w:sz="0" w:space="0" w:color="auto"/>
          </w:divBdr>
        </w:div>
        <w:div w:id="1702827979">
          <w:marLeft w:val="480"/>
          <w:marRight w:val="0"/>
          <w:marTop w:val="0"/>
          <w:marBottom w:val="0"/>
          <w:divBdr>
            <w:top w:val="none" w:sz="0" w:space="0" w:color="auto"/>
            <w:left w:val="none" w:sz="0" w:space="0" w:color="auto"/>
            <w:bottom w:val="none" w:sz="0" w:space="0" w:color="auto"/>
            <w:right w:val="none" w:sz="0" w:space="0" w:color="auto"/>
          </w:divBdr>
        </w:div>
        <w:div w:id="1702976478">
          <w:marLeft w:val="480"/>
          <w:marRight w:val="0"/>
          <w:marTop w:val="0"/>
          <w:marBottom w:val="0"/>
          <w:divBdr>
            <w:top w:val="none" w:sz="0" w:space="0" w:color="auto"/>
            <w:left w:val="none" w:sz="0" w:space="0" w:color="auto"/>
            <w:bottom w:val="none" w:sz="0" w:space="0" w:color="auto"/>
            <w:right w:val="none" w:sz="0" w:space="0" w:color="auto"/>
          </w:divBdr>
        </w:div>
        <w:div w:id="1764111964">
          <w:marLeft w:val="480"/>
          <w:marRight w:val="0"/>
          <w:marTop w:val="0"/>
          <w:marBottom w:val="0"/>
          <w:divBdr>
            <w:top w:val="none" w:sz="0" w:space="0" w:color="auto"/>
            <w:left w:val="none" w:sz="0" w:space="0" w:color="auto"/>
            <w:bottom w:val="none" w:sz="0" w:space="0" w:color="auto"/>
            <w:right w:val="none" w:sz="0" w:space="0" w:color="auto"/>
          </w:divBdr>
        </w:div>
        <w:div w:id="1789159873">
          <w:marLeft w:val="480"/>
          <w:marRight w:val="0"/>
          <w:marTop w:val="0"/>
          <w:marBottom w:val="0"/>
          <w:divBdr>
            <w:top w:val="none" w:sz="0" w:space="0" w:color="auto"/>
            <w:left w:val="none" w:sz="0" w:space="0" w:color="auto"/>
            <w:bottom w:val="none" w:sz="0" w:space="0" w:color="auto"/>
            <w:right w:val="none" w:sz="0" w:space="0" w:color="auto"/>
          </w:divBdr>
        </w:div>
        <w:div w:id="1859467797">
          <w:marLeft w:val="480"/>
          <w:marRight w:val="0"/>
          <w:marTop w:val="0"/>
          <w:marBottom w:val="0"/>
          <w:divBdr>
            <w:top w:val="none" w:sz="0" w:space="0" w:color="auto"/>
            <w:left w:val="none" w:sz="0" w:space="0" w:color="auto"/>
            <w:bottom w:val="none" w:sz="0" w:space="0" w:color="auto"/>
            <w:right w:val="none" w:sz="0" w:space="0" w:color="auto"/>
          </w:divBdr>
        </w:div>
        <w:div w:id="1872646574">
          <w:marLeft w:val="480"/>
          <w:marRight w:val="0"/>
          <w:marTop w:val="0"/>
          <w:marBottom w:val="0"/>
          <w:divBdr>
            <w:top w:val="none" w:sz="0" w:space="0" w:color="auto"/>
            <w:left w:val="none" w:sz="0" w:space="0" w:color="auto"/>
            <w:bottom w:val="none" w:sz="0" w:space="0" w:color="auto"/>
            <w:right w:val="none" w:sz="0" w:space="0" w:color="auto"/>
          </w:divBdr>
        </w:div>
        <w:div w:id="1897088915">
          <w:marLeft w:val="480"/>
          <w:marRight w:val="0"/>
          <w:marTop w:val="0"/>
          <w:marBottom w:val="0"/>
          <w:divBdr>
            <w:top w:val="none" w:sz="0" w:space="0" w:color="auto"/>
            <w:left w:val="none" w:sz="0" w:space="0" w:color="auto"/>
            <w:bottom w:val="none" w:sz="0" w:space="0" w:color="auto"/>
            <w:right w:val="none" w:sz="0" w:space="0" w:color="auto"/>
          </w:divBdr>
        </w:div>
        <w:div w:id="1923754614">
          <w:marLeft w:val="480"/>
          <w:marRight w:val="0"/>
          <w:marTop w:val="0"/>
          <w:marBottom w:val="0"/>
          <w:divBdr>
            <w:top w:val="none" w:sz="0" w:space="0" w:color="auto"/>
            <w:left w:val="none" w:sz="0" w:space="0" w:color="auto"/>
            <w:bottom w:val="none" w:sz="0" w:space="0" w:color="auto"/>
            <w:right w:val="none" w:sz="0" w:space="0" w:color="auto"/>
          </w:divBdr>
        </w:div>
        <w:div w:id="1944338338">
          <w:marLeft w:val="480"/>
          <w:marRight w:val="0"/>
          <w:marTop w:val="0"/>
          <w:marBottom w:val="0"/>
          <w:divBdr>
            <w:top w:val="none" w:sz="0" w:space="0" w:color="auto"/>
            <w:left w:val="none" w:sz="0" w:space="0" w:color="auto"/>
            <w:bottom w:val="none" w:sz="0" w:space="0" w:color="auto"/>
            <w:right w:val="none" w:sz="0" w:space="0" w:color="auto"/>
          </w:divBdr>
        </w:div>
        <w:div w:id="1977907076">
          <w:marLeft w:val="480"/>
          <w:marRight w:val="0"/>
          <w:marTop w:val="0"/>
          <w:marBottom w:val="0"/>
          <w:divBdr>
            <w:top w:val="none" w:sz="0" w:space="0" w:color="auto"/>
            <w:left w:val="none" w:sz="0" w:space="0" w:color="auto"/>
            <w:bottom w:val="none" w:sz="0" w:space="0" w:color="auto"/>
            <w:right w:val="none" w:sz="0" w:space="0" w:color="auto"/>
          </w:divBdr>
        </w:div>
        <w:div w:id="1989048777">
          <w:marLeft w:val="480"/>
          <w:marRight w:val="0"/>
          <w:marTop w:val="0"/>
          <w:marBottom w:val="0"/>
          <w:divBdr>
            <w:top w:val="none" w:sz="0" w:space="0" w:color="auto"/>
            <w:left w:val="none" w:sz="0" w:space="0" w:color="auto"/>
            <w:bottom w:val="none" w:sz="0" w:space="0" w:color="auto"/>
            <w:right w:val="none" w:sz="0" w:space="0" w:color="auto"/>
          </w:divBdr>
        </w:div>
        <w:div w:id="2067339589">
          <w:marLeft w:val="480"/>
          <w:marRight w:val="0"/>
          <w:marTop w:val="0"/>
          <w:marBottom w:val="0"/>
          <w:divBdr>
            <w:top w:val="none" w:sz="0" w:space="0" w:color="auto"/>
            <w:left w:val="none" w:sz="0" w:space="0" w:color="auto"/>
            <w:bottom w:val="none" w:sz="0" w:space="0" w:color="auto"/>
            <w:right w:val="none" w:sz="0" w:space="0" w:color="auto"/>
          </w:divBdr>
        </w:div>
        <w:div w:id="2070641429">
          <w:marLeft w:val="480"/>
          <w:marRight w:val="0"/>
          <w:marTop w:val="0"/>
          <w:marBottom w:val="0"/>
          <w:divBdr>
            <w:top w:val="none" w:sz="0" w:space="0" w:color="auto"/>
            <w:left w:val="none" w:sz="0" w:space="0" w:color="auto"/>
            <w:bottom w:val="none" w:sz="0" w:space="0" w:color="auto"/>
            <w:right w:val="none" w:sz="0" w:space="0" w:color="auto"/>
          </w:divBdr>
        </w:div>
      </w:divsChild>
    </w:div>
    <w:div w:id="1103302690">
      <w:marLeft w:val="640"/>
      <w:marRight w:val="0"/>
      <w:marTop w:val="0"/>
      <w:marBottom w:val="0"/>
      <w:divBdr>
        <w:top w:val="none" w:sz="0" w:space="0" w:color="auto"/>
        <w:left w:val="none" w:sz="0" w:space="0" w:color="auto"/>
        <w:bottom w:val="none" w:sz="0" w:space="0" w:color="auto"/>
        <w:right w:val="none" w:sz="0" w:space="0" w:color="auto"/>
      </w:divBdr>
    </w:div>
    <w:div w:id="1103572182">
      <w:marLeft w:val="640"/>
      <w:marRight w:val="0"/>
      <w:marTop w:val="0"/>
      <w:marBottom w:val="0"/>
      <w:divBdr>
        <w:top w:val="none" w:sz="0" w:space="0" w:color="auto"/>
        <w:left w:val="none" w:sz="0" w:space="0" w:color="auto"/>
        <w:bottom w:val="none" w:sz="0" w:space="0" w:color="auto"/>
        <w:right w:val="none" w:sz="0" w:space="0" w:color="auto"/>
      </w:divBdr>
    </w:div>
    <w:div w:id="1103770248">
      <w:marLeft w:val="640"/>
      <w:marRight w:val="0"/>
      <w:marTop w:val="0"/>
      <w:marBottom w:val="0"/>
      <w:divBdr>
        <w:top w:val="none" w:sz="0" w:space="0" w:color="auto"/>
        <w:left w:val="none" w:sz="0" w:space="0" w:color="auto"/>
        <w:bottom w:val="none" w:sz="0" w:space="0" w:color="auto"/>
        <w:right w:val="none" w:sz="0" w:space="0" w:color="auto"/>
      </w:divBdr>
    </w:div>
    <w:div w:id="1104031239">
      <w:marLeft w:val="640"/>
      <w:marRight w:val="0"/>
      <w:marTop w:val="0"/>
      <w:marBottom w:val="0"/>
      <w:divBdr>
        <w:top w:val="none" w:sz="0" w:space="0" w:color="auto"/>
        <w:left w:val="none" w:sz="0" w:space="0" w:color="auto"/>
        <w:bottom w:val="none" w:sz="0" w:space="0" w:color="auto"/>
        <w:right w:val="none" w:sz="0" w:space="0" w:color="auto"/>
      </w:divBdr>
    </w:div>
    <w:div w:id="1104039253">
      <w:marLeft w:val="640"/>
      <w:marRight w:val="0"/>
      <w:marTop w:val="0"/>
      <w:marBottom w:val="0"/>
      <w:divBdr>
        <w:top w:val="none" w:sz="0" w:space="0" w:color="auto"/>
        <w:left w:val="none" w:sz="0" w:space="0" w:color="auto"/>
        <w:bottom w:val="none" w:sz="0" w:space="0" w:color="auto"/>
        <w:right w:val="none" w:sz="0" w:space="0" w:color="auto"/>
      </w:divBdr>
    </w:div>
    <w:div w:id="1104499994">
      <w:marLeft w:val="640"/>
      <w:marRight w:val="0"/>
      <w:marTop w:val="0"/>
      <w:marBottom w:val="0"/>
      <w:divBdr>
        <w:top w:val="none" w:sz="0" w:space="0" w:color="auto"/>
        <w:left w:val="none" w:sz="0" w:space="0" w:color="auto"/>
        <w:bottom w:val="none" w:sz="0" w:space="0" w:color="auto"/>
        <w:right w:val="none" w:sz="0" w:space="0" w:color="auto"/>
      </w:divBdr>
    </w:div>
    <w:div w:id="1105226148">
      <w:marLeft w:val="640"/>
      <w:marRight w:val="0"/>
      <w:marTop w:val="0"/>
      <w:marBottom w:val="0"/>
      <w:divBdr>
        <w:top w:val="none" w:sz="0" w:space="0" w:color="auto"/>
        <w:left w:val="none" w:sz="0" w:space="0" w:color="auto"/>
        <w:bottom w:val="none" w:sz="0" w:space="0" w:color="auto"/>
        <w:right w:val="none" w:sz="0" w:space="0" w:color="auto"/>
      </w:divBdr>
    </w:div>
    <w:div w:id="1105341923">
      <w:marLeft w:val="640"/>
      <w:marRight w:val="0"/>
      <w:marTop w:val="0"/>
      <w:marBottom w:val="0"/>
      <w:divBdr>
        <w:top w:val="none" w:sz="0" w:space="0" w:color="auto"/>
        <w:left w:val="none" w:sz="0" w:space="0" w:color="auto"/>
        <w:bottom w:val="none" w:sz="0" w:space="0" w:color="auto"/>
        <w:right w:val="none" w:sz="0" w:space="0" w:color="auto"/>
      </w:divBdr>
    </w:div>
    <w:div w:id="1105611932">
      <w:marLeft w:val="640"/>
      <w:marRight w:val="0"/>
      <w:marTop w:val="0"/>
      <w:marBottom w:val="0"/>
      <w:divBdr>
        <w:top w:val="none" w:sz="0" w:space="0" w:color="auto"/>
        <w:left w:val="none" w:sz="0" w:space="0" w:color="auto"/>
        <w:bottom w:val="none" w:sz="0" w:space="0" w:color="auto"/>
        <w:right w:val="none" w:sz="0" w:space="0" w:color="auto"/>
      </w:divBdr>
    </w:div>
    <w:div w:id="1105804849">
      <w:marLeft w:val="640"/>
      <w:marRight w:val="0"/>
      <w:marTop w:val="0"/>
      <w:marBottom w:val="0"/>
      <w:divBdr>
        <w:top w:val="none" w:sz="0" w:space="0" w:color="auto"/>
        <w:left w:val="none" w:sz="0" w:space="0" w:color="auto"/>
        <w:bottom w:val="none" w:sz="0" w:space="0" w:color="auto"/>
        <w:right w:val="none" w:sz="0" w:space="0" w:color="auto"/>
      </w:divBdr>
    </w:div>
    <w:div w:id="1105927081">
      <w:marLeft w:val="640"/>
      <w:marRight w:val="0"/>
      <w:marTop w:val="0"/>
      <w:marBottom w:val="0"/>
      <w:divBdr>
        <w:top w:val="none" w:sz="0" w:space="0" w:color="auto"/>
        <w:left w:val="none" w:sz="0" w:space="0" w:color="auto"/>
        <w:bottom w:val="none" w:sz="0" w:space="0" w:color="auto"/>
        <w:right w:val="none" w:sz="0" w:space="0" w:color="auto"/>
      </w:divBdr>
    </w:div>
    <w:div w:id="1106195025">
      <w:marLeft w:val="640"/>
      <w:marRight w:val="0"/>
      <w:marTop w:val="0"/>
      <w:marBottom w:val="0"/>
      <w:divBdr>
        <w:top w:val="none" w:sz="0" w:space="0" w:color="auto"/>
        <w:left w:val="none" w:sz="0" w:space="0" w:color="auto"/>
        <w:bottom w:val="none" w:sz="0" w:space="0" w:color="auto"/>
        <w:right w:val="none" w:sz="0" w:space="0" w:color="auto"/>
      </w:divBdr>
    </w:div>
    <w:div w:id="1106848070">
      <w:marLeft w:val="640"/>
      <w:marRight w:val="0"/>
      <w:marTop w:val="0"/>
      <w:marBottom w:val="0"/>
      <w:divBdr>
        <w:top w:val="none" w:sz="0" w:space="0" w:color="auto"/>
        <w:left w:val="none" w:sz="0" w:space="0" w:color="auto"/>
        <w:bottom w:val="none" w:sz="0" w:space="0" w:color="auto"/>
        <w:right w:val="none" w:sz="0" w:space="0" w:color="auto"/>
      </w:divBdr>
    </w:div>
    <w:div w:id="1107043149">
      <w:marLeft w:val="480"/>
      <w:marRight w:val="0"/>
      <w:marTop w:val="0"/>
      <w:marBottom w:val="0"/>
      <w:divBdr>
        <w:top w:val="none" w:sz="0" w:space="0" w:color="auto"/>
        <w:left w:val="none" w:sz="0" w:space="0" w:color="auto"/>
        <w:bottom w:val="none" w:sz="0" w:space="0" w:color="auto"/>
        <w:right w:val="none" w:sz="0" w:space="0" w:color="auto"/>
      </w:divBdr>
    </w:div>
    <w:div w:id="1107197917">
      <w:marLeft w:val="640"/>
      <w:marRight w:val="0"/>
      <w:marTop w:val="0"/>
      <w:marBottom w:val="0"/>
      <w:divBdr>
        <w:top w:val="none" w:sz="0" w:space="0" w:color="auto"/>
        <w:left w:val="none" w:sz="0" w:space="0" w:color="auto"/>
        <w:bottom w:val="none" w:sz="0" w:space="0" w:color="auto"/>
        <w:right w:val="none" w:sz="0" w:space="0" w:color="auto"/>
      </w:divBdr>
    </w:div>
    <w:div w:id="1107576284">
      <w:bodyDiv w:val="1"/>
      <w:marLeft w:val="0"/>
      <w:marRight w:val="0"/>
      <w:marTop w:val="0"/>
      <w:marBottom w:val="0"/>
      <w:divBdr>
        <w:top w:val="none" w:sz="0" w:space="0" w:color="auto"/>
        <w:left w:val="none" w:sz="0" w:space="0" w:color="auto"/>
        <w:bottom w:val="none" w:sz="0" w:space="0" w:color="auto"/>
        <w:right w:val="none" w:sz="0" w:space="0" w:color="auto"/>
      </w:divBdr>
    </w:div>
    <w:div w:id="1108115181">
      <w:marLeft w:val="640"/>
      <w:marRight w:val="0"/>
      <w:marTop w:val="0"/>
      <w:marBottom w:val="0"/>
      <w:divBdr>
        <w:top w:val="none" w:sz="0" w:space="0" w:color="auto"/>
        <w:left w:val="none" w:sz="0" w:space="0" w:color="auto"/>
        <w:bottom w:val="none" w:sz="0" w:space="0" w:color="auto"/>
        <w:right w:val="none" w:sz="0" w:space="0" w:color="auto"/>
      </w:divBdr>
    </w:div>
    <w:div w:id="1108424772">
      <w:bodyDiv w:val="1"/>
      <w:marLeft w:val="0"/>
      <w:marRight w:val="0"/>
      <w:marTop w:val="0"/>
      <w:marBottom w:val="0"/>
      <w:divBdr>
        <w:top w:val="none" w:sz="0" w:space="0" w:color="auto"/>
        <w:left w:val="none" w:sz="0" w:space="0" w:color="auto"/>
        <w:bottom w:val="none" w:sz="0" w:space="0" w:color="auto"/>
        <w:right w:val="none" w:sz="0" w:space="0" w:color="auto"/>
      </w:divBdr>
    </w:div>
    <w:div w:id="1109085098">
      <w:marLeft w:val="640"/>
      <w:marRight w:val="0"/>
      <w:marTop w:val="0"/>
      <w:marBottom w:val="0"/>
      <w:divBdr>
        <w:top w:val="none" w:sz="0" w:space="0" w:color="auto"/>
        <w:left w:val="none" w:sz="0" w:space="0" w:color="auto"/>
        <w:bottom w:val="none" w:sz="0" w:space="0" w:color="auto"/>
        <w:right w:val="none" w:sz="0" w:space="0" w:color="auto"/>
      </w:divBdr>
    </w:div>
    <w:div w:id="1109354443">
      <w:marLeft w:val="480"/>
      <w:marRight w:val="0"/>
      <w:marTop w:val="0"/>
      <w:marBottom w:val="0"/>
      <w:divBdr>
        <w:top w:val="none" w:sz="0" w:space="0" w:color="auto"/>
        <w:left w:val="none" w:sz="0" w:space="0" w:color="auto"/>
        <w:bottom w:val="none" w:sz="0" w:space="0" w:color="auto"/>
        <w:right w:val="none" w:sz="0" w:space="0" w:color="auto"/>
      </w:divBdr>
    </w:div>
    <w:div w:id="1109618887">
      <w:marLeft w:val="640"/>
      <w:marRight w:val="0"/>
      <w:marTop w:val="0"/>
      <w:marBottom w:val="0"/>
      <w:divBdr>
        <w:top w:val="none" w:sz="0" w:space="0" w:color="auto"/>
        <w:left w:val="none" w:sz="0" w:space="0" w:color="auto"/>
        <w:bottom w:val="none" w:sz="0" w:space="0" w:color="auto"/>
        <w:right w:val="none" w:sz="0" w:space="0" w:color="auto"/>
      </w:divBdr>
    </w:div>
    <w:div w:id="1109818411">
      <w:marLeft w:val="640"/>
      <w:marRight w:val="0"/>
      <w:marTop w:val="0"/>
      <w:marBottom w:val="0"/>
      <w:divBdr>
        <w:top w:val="none" w:sz="0" w:space="0" w:color="auto"/>
        <w:left w:val="none" w:sz="0" w:space="0" w:color="auto"/>
        <w:bottom w:val="none" w:sz="0" w:space="0" w:color="auto"/>
        <w:right w:val="none" w:sz="0" w:space="0" w:color="auto"/>
      </w:divBdr>
    </w:div>
    <w:div w:id="1109856677">
      <w:bodyDiv w:val="1"/>
      <w:marLeft w:val="0"/>
      <w:marRight w:val="0"/>
      <w:marTop w:val="0"/>
      <w:marBottom w:val="0"/>
      <w:divBdr>
        <w:top w:val="none" w:sz="0" w:space="0" w:color="auto"/>
        <w:left w:val="none" w:sz="0" w:space="0" w:color="auto"/>
        <w:bottom w:val="none" w:sz="0" w:space="0" w:color="auto"/>
        <w:right w:val="none" w:sz="0" w:space="0" w:color="auto"/>
      </w:divBdr>
    </w:div>
    <w:div w:id="1110469205">
      <w:marLeft w:val="640"/>
      <w:marRight w:val="0"/>
      <w:marTop w:val="0"/>
      <w:marBottom w:val="0"/>
      <w:divBdr>
        <w:top w:val="none" w:sz="0" w:space="0" w:color="auto"/>
        <w:left w:val="none" w:sz="0" w:space="0" w:color="auto"/>
        <w:bottom w:val="none" w:sz="0" w:space="0" w:color="auto"/>
        <w:right w:val="none" w:sz="0" w:space="0" w:color="auto"/>
      </w:divBdr>
    </w:div>
    <w:div w:id="1110510435">
      <w:marLeft w:val="640"/>
      <w:marRight w:val="0"/>
      <w:marTop w:val="0"/>
      <w:marBottom w:val="0"/>
      <w:divBdr>
        <w:top w:val="none" w:sz="0" w:space="0" w:color="auto"/>
        <w:left w:val="none" w:sz="0" w:space="0" w:color="auto"/>
        <w:bottom w:val="none" w:sz="0" w:space="0" w:color="auto"/>
        <w:right w:val="none" w:sz="0" w:space="0" w:color="auto"/>
      </w:divBdr>
    </w:div>
    <w:div w:id="1110514741">
      <w:marLeft w:val="640"/>
      <w:marRight w:val="0"/>
      <w:marTop w:val="0"/>
      <w:marBottom w:val="0"/>
      <w:divBdr>
        <w:top w:val="none" w:sz="0" w:space="0" w:color="auto"/>
        <w:left w:val="none" w:sz="0" w:space="0" w:color="auto"/>
        <w:bottom w:val="none" w:sz="0" w:space="0" w:color="auto"/>
        <w:right w:val="none" w:sz="0" w:space="0" w:color="auto"/>
      </w:divBdr>
    </w:div>
    <w:div w:id="1110901408">
      <w:bodyDiv w:val="1"/>
      <w:marLeft w:val="0"/>
      <w:marRight w:val="0"/>
      <w:marTop w:val="0"/>
      <w:marBottom w:val="0"/>
      <w:divBdr>
        <w:top w:val="none" w:sz="0" w:space="0" w:color="auto"/>
        <w:left w:val="none" w:sz="0" w:space="0" w:color="auto"/>
        <w:bottom w:val="none" w:sz="0" w:space="0" w:color="auto"/>
        <w:right w:val="none" w:sz="0" w:space="0" w:color="auto"/>
      </w:divBdr>
    </w:div>
    <w:div w:id="1111050715">
      <w:bodyDiv w:val="1"/>
      <w:marLeft w:val="0"/>
      <w:marRight w:val="0"/>
      <w:marTop w:val="0"/>
      <w:marBottom w:val="0"/>
      <w:divBdr>
        <w:top w:val="none" w:sz="0" w:space="0" w:color="auto"/>
        <w:left w:val="none" w:sz="0" w:space="0" w:color="auto"/>
        <w:bottom w:val="none" w:sz="0" w:space="0" w:color="auto"/>
        <w:right w:val="none" w:sz="0" w:space="0" w:color="auto"/>
      </w:divBdr>
    </w:div>
    <w:div w:id="1111702463">
      <w:marLeft w:val="640"/>
      <w:marRight w:val="0"/>
      <w:marTop w:val="0"/>
      <w:marBottom w:val="0"/>
      <w:divBdr>
        <w:top w:val="none" w:sz="0" w:space="0" w:color="auto"/>
        <w:left w:val="none" w:sz="0" w:space="0" w:color="auto"/>
        <w:bottom w:val="none" w:sz="0" w:space="0" w:color="auto"/>
        <w:right w:val="none" w:sz="0" w:space="0" w:color="auto"/>
      </w:divBdr>
    </w:div>
    <w:div w:id="1112168241">
      <w:marLeft w:val="640"/>
      <w:marRight w:val="0"/>
      <w:marTop w:val="0"/>
      <w:marBottom w:val="0"/>
      <w:divBdr>
        <w:top w:val="none" w:sz="0" w:space="0" w:color="auto"/>
        <w:left w:val="none" w:sz="0" w:space="0" w:color="auto"/>
        <w:bottom w:val="none" w:sz="0" w:space="0" w:color="auto"/>
        <w:right w:val="none" w:sz="0" w:space="0" w:color="auto"/>
      </w:divBdr>
    </w:div>
    <w:div w:id="1112243802">
      <w:marLeft w:val="640"/>
      <w:marRight w:val="0"/>
      <w:marTop w:val="0"/>
      <w:marBottom w:val="0"/>
      <w:divBdr>
        <w:top w:val="none" w:sz="0" w:space="0" w:color="auto"/>
        <w:left w:val="none" w:sz="0" w:space="0" w:color="auto"/>
        <w:bottom w:val="none" w:sz="0" w:space="0" w:color="auto"/>
        <w:right w:val="none" w:sz="0" w:space="0" w:color="auto"/>
      </w:divBdr>
    </w:div>
    <w:div w:id="1113212096">
      <w:marLeft w:val="640"/>
      <w:marRight w:val="0"/>
      <w:marTop w:val="0"/>
      <w:marBottom w:val="0"/>
      <w:divBdr>
        <w:top w:val="none" w:sz="0" w:space="0" w:color="auto"/>
        <w:left w:val="none" w:sz="0" w:space="0" w:color="auto"/>
        <w:bottom w:val="none" w:sz="0" w:space="0" w:color="auto"/>
        <w:right w:val="none" w:sz="0" w:space="0" w:color="auto"/>
      </w:divBdr>
    </w:div>
    <w:div w:id="1113283228">
      <w:marLeft w:val="640"/>
      <w:marRight w:val="0"/>
      <w:marTop w:val="0"/>
      <w:marBottom w:val="0"/>
      <w:divBdr>
        <w:top w:val="none" w:sz="0" w:space="0" w:color="auto"/>
        <w:left w:val="none" w:sz="0" w:space="0" w:color="auto"/>
        <w:bottom w:val="none" w:sz="0" w:space="0" w:color="auto"/>
        <w:right w:val="none" w:sz="0" w:space="0" w:color="auto"/>
      </w:divBdr>
    </w:div>
    <w:div w:id="1113285411">
      <w:marLeft w:val="640"/>
      <w:marRight w:val="0"/>
      <w:marTop w:val="0"/>
      <w:marBottom w:val="0"/>
      <w:divBdr>
        <w:top w:val="none" w:sz="0" w:space="0" w:color="auto"/>
        <w:left w:val="none" w:sz="0" w:space="0" w:color="auto"/>
        <w:bottom w:val="none" w:sz="0" w:space="0" w:color="auto"/>
        <w:right w:val="none" w:sz="0" w:space="0" w:color="auto"/>
      </w:divBdr>
    </w:div>
    <w:div w:id="1113938865">
      <w:bodyDiv w:val="1"/>
      <w:marLeft w:val="0"/>
      <w:marRight w:val="0"/>
      <w:marTop w:val="0"/>
      <w:marBottom w:val="0"/>
      <w:divBdr>
        <w:top w:val="none" w:sz="0" w:space="0" w:color="auto"/>
        <w:left w:val="none" w:sz="0" w:space="0" w:color="auto"/>
        <w:bottom w:val="none" w:sz="0" w:space="0" w:color="auto"/>
        <w:right w:val="none" w:sz="0" w:space="0" w:color="auto"/>
      </w:divBdr>
    </w:div>
    <w:div w:id="1113982209">
      <w:marLeft w:val="640"/>
      <w:marRight w:val="0"/>
      <w:marTop w:val="0"/>
      <w:marBottom w:val="0"/>
      <w:divBdr>
        <w:top w:val="none" w:sz="0" w:space="0" w:color="auto"/>
        <w:left w:val="none" w:sz="0" w:space="0" w:color="auto"/>
        <w:bottom w:val="none" w:sz="0" w:space="0" w:color="auto"/>
        <w:right w:val="none" w:sz="0" w:space="0" w:color="auto"/>
      </w:divBdr>
    </w:div>
    <w:div w:id="1114128626">
      <w:bodyDiv w:val="1"/>
      <w:marLeft w:val="0"/>
      <w:marRight w:val="0"/>
      <w:marTop w:val="0"/>
      <w:marBottom w:val="0"/>
      <w:divBdr>
        <w:top w:val="none" w:sz="0" w:space="0" w:color="auto"/>
        <w:left w:val="none" w:sz="0" w:space="0" w:color="auto"/>
        <w:bottom w:val="none" w:sz="0" w:space="0" w:color="auto"/>
        <w:right w:val="none" w:sz="0" w:space="0" w:color="auto"/>
      </w:divBdr>
    </w:div>
    <w:div w:id="1114328142">
      <w:marLeft w:val="640"/>
      <w:marRight w:val="0"/>
      <w:marTop w:val="0"/>
      <w:marBottom w:val="0"/>
      <w:divBdr>
        <w:top w:val="none" w:sz="0" w:space="0" w:color="auto"/>
        <w:left w:val="none" w:sz="0" w:space="0" w:color="auto"/>
        <w:bottom w:val="none" w:sz="0" w:space="0" w:color="auto"/>
        <w:right w:val="none" w:sz="0" w:space="0" w:color="auto"/>
      </w:divBdr>
    </w:div>
    <w:div w:id="1114440624">
      <w:marLeft w:val="640"/>
      <w:marRight w:val="0"/>
      <w:marTop w:val="0"/>
      <w:marBottom w:val="0"/>
      <w:divBdr>
        <w:top w:val="none" w:sz="0" w:space="0" w:color="auto"/>
        <w:left w:val="none" w:sz="0" w:space="0" w:color="auto"/>
        <w:bottom w:val="none" w:sz="0" w:space="0" w:color="auto"/>
        <w:right w:val="none" w:sz="0" w:space="0" w:color="auto"/>
      </w:divBdr>
    </w:div>
    <w:div w:id="1115518427">
      <w:marLeft w:val="640"/>
      <w:marRight w:val="0"/>
      <w:marTop w:val="0"/>
      <w:marBottom w:val="0"/>
      <w:divBdr>
        <w:top w:val="none" w:sz="0" w:space="0" w:color="auto"/>
        <w:left w:val="none" w:sz="0" w:space="0" w:color="auto"/>
        <w:bottom w:val="none" w:sz="0" w:space="0" w:color="auto"/>
        <w:right w:val="none" w:sz="0" w:space="0" w:color="auto"/>
      </w:divBdr>
    </w:div>
    <w:div w:id="1115905931">
      <w:marLeft w:val="640"/>
      <w:marRight w:val="0"/>
      <w:marTop w:val="0"/>
      <w:marBottom w:val="0"/>
      <w:divBdr>
        <w:top w:val="none" w:sz="0" w:space="0" w:color="auto"/>
        <w:left w:val="none" w:sz="0" w:space="0" w:color="auto"/>
        <w:bottom w:val="none" w:sz="0" w:space="0" w:color="auto"/>
        <w:right w:val="none" w:sz="0" w:space="0" w:color="auto"/>
      </w:divBdr>
    </w:div>
    <w:div w:id="1116019481">
      <w:marLeft w:val="640"/>
      <w:marRight w:val="0"/>
      <w:marTop w:val="0"/>
      <w:marBottom w:val="0"/>
      <w:divBdr>
        <w:top w:val="none" w:sz="0" w:space="0" w:color="auto"/>
        <w:left w:val="none" w:sz="0" w:space="0" w:color="auto"/>
        <w:bottom w:val="none" w:sz="0" w:space="0" w:color="auto"/>
        <w:right w:val="none" w:sz="0" w:space="0" w:color="auto"/>
      </w:divBdr>
    </w:div>
    <w:div w:id="1116026511">
      <w:marLeft w:val="640"/>
      <w:marRight w:val="0"/>
      <w:marTop w:val="0"/>
      <w:marBottom w:val="0"/>
      <w:divBdr>
        <w:top w:val="none" w:sz="0" w:space="0" w:color="auto"/>
        <w:left w:val="none" w:sz="0" w:space="0" w:color="auto"/>
        <w:bottom w:val="none" w:sz="0" w:space="0" w:color="auto"/>
        <w:right w:val="none" w:sz="0" w:space="0" w:color="auto"/>
      </w:divBdr>
    </w:div>
    <w:div w:id="1116484326">
      <w:bodyDiv w:val="1"/>
      <w:marLeft w:val="0"/>
      <w:marRight w:val="0"/>
      <w:marTop w:val="0"/>
      <w:marBottom w:val="0"/>
      <w:divBdr>
        <w:top w:val="none" w:sz="0" w:space="0" w:color="auto"/>
        <w:left w:val="none" w:sz="0" w:space="0" w:color="auto"/>
        <w:bottom w:val="none" w:sz="0" w:space="0" w:color="auto"/>
        <w:right w:val="none" w:sz="0" w:space="0" w:color="auto"/>
      </w:divBdr>
    </w:div>
    <w:div w:id="1118404142">
      <w:bodyDiv w:val="1"/>
      <w:marLeft w:val="0"/>
      <w:marRight w:val="0"/>
      <w:marTop w:val="0"/>
      <w:marBottom w:val="0"/>
      <w:divBdr>
        <w:top w:val="none" w:sz="0" w:space="0" w:color="auto"/>
        <w:left w:val="none" w:sz="0" w:space="0" w:color="auto"/>
        <w:bottom w:val="none" w:sz="0" w:space="0" w:color="auto"/>
        <w:right w:val="none" w:sz="0" w:space="0" w:color="auto"/>
      </w:divBdr>
    </w:div>
    <w:div w:id="1118449901">
      <w:bodyDiv w:val="1"/>
      <w:marLeft w:val="0"/>
      <w:marRight w:val="0"/>
      <w:marTop w:val="0"/>
      <w:marBottom w:val="0"/>
      <w:divBdr>
        <w:top w:val="none" w:sz="0" w:space="0" w:color="auto"/>
        <w:left w:val="none" w:sz="0" w:space="0" w:color="auto"/>
        <w:bottom w:val="none" w:sz="0" w:space="0" w:color="auto"/>
        <w:right w:val="none" w:sz="0" w:space="0" w:color="auto"/>
      </w:divBdr>
    </w:div>
    <w:div w:id="1118600091">
      <w:marLeft w:val="640"/>
      <w:marRight w:val="0"/>
      <w:marTop w:val="0"/>
      <w:marBottom w:val="0"/>
      <w:divBdr>
        <w:top w:val="none" w:sz="0" w:space="0" w:color="auto"/>
        <w:left w:val="none" w:sz="0" w:space="0" w:color="auto"/>
        <w:bottom w:val="none" w:sz="0" w:space="0" w:color="auto"/>
        <w:right w:val="none" w:sz="0" w:space="0" w:color="auto"/>
      </w:divBdr>
    </w:div>
    <w:div w:id="1119030342">
      <w:marLeft w:val="640"/>
      <w:marRight w:val="0"/>
      <w:marTop w:val="0"/>
      <w:marBottom w:val="0"/>
      <w:divBdr>
        <w:top w:val="none" w:sz="0" w:space="0" w:color="auto"/>
        <w:left w:val="none" w:sz="0" w:space="0" w:color="auto"/>
        <w:bottom w:val="none" w:sz="0" w:space="0" w:color="auto"/>
        <w:right w:val="none" w:sz="0" w:space="0" w:color="auto"/>
      </w:divBdr>
    </w:div>
    <w:div w:id="1119032123">
      <w:marLeft w:val="640"/>
      <w:marRight w:val="0"/>
      <w:marTop w:val="0"/>
      <w:marBottom w:val="0"/>
      <w:divBdr>
        <w:top w:val="none" w:sz="0" w:space="0" w:color="auto"/>
        <w:left w:val="none" w:sz="0" w:space="0" w:color="auto"/>
        <w:bottom w:val="none" w:sz="0" w:space="0" w:color="auto"/>
        <w:right w:val="none" w:sz="0" w:space="0" w:color="auto"/>
      </w:divBdr>
    </w:div>
    <w:div w:id="1119370881">
      <w:marLeft w:val="640"/>
      <w:marRight w:val="0"/>
      <w:marTop w:val="0"/>
      <w:marBottom w:val="0"/>
      <w:divBdr>
        <w:top w:val="none" w:sz="0" w:space="0" w:color="auto"/>
        <w:left w:val="none" w:sz="0" w:space="0" w:color="auto"/>
        <w:bottom w:val="none" w:sz="0" w:space="0" w:color="auto"/>
        <w:right w:val="none" w:sz="0" w:space="0" w:color="auto"/>
      </w:divBdr>
    </w:div>
    <w:div w:id="1119492035">
      <w:marLeft w:val="640"/>
      <w:marRight w:val="0"/>
      <w:marTop w:val="0"/>
      <w:marBottom w:val="0"/>
      <w:divBdr>
        <w:top w:val="none" w:sz="0" w:space="0" w:color="auto"/>
        <w:left w:val="none" w:sz="0" w:space="0" w:color="auto"/>
        <w:bottom w:val="none" w:sz="0" w:space="0" w:color="auto"/>
        <w:right w:val="none" w:sz="0" w:space="0" w:color="auto"/>
      </w:divBdr>
    </w:div>
    <w:div w:id="1119568061">
      <w:marLeft w:val="640"/>
      <w:marRight w:val="0"/>
      <w:marTop w:val="0"/>
      <w:marBottom w:val="0"/>
      <w:divBdr>
        <w:top w:val="none" w:sz="0" w:space="0" w:color="auto"/>
        <w:left w:val="none" w:sz="0" w:space="0" w:color="auto"/>
        <w:bottom w:val="none" w:sz="0" w:space="0" w:color="auto"/>
        <w:right w:val="none" w:sz="0" w:space="0" w:color="auto"/>
      </w:divBdr>
    </w:div>
    <w:div w:id="1119683869">
      <w:marLeft w:val="640"/>
      <w:marRight w:val="0"/>
      <w:marTop w:val="0"/>
      <w:marBottom w:val="0"/>
      <w:divBdr>
        <w:top w:val="none" w:sz="0" w:space="0" w:color="auto"/>
        <w:left w:val="none" w:sz="0" w:space="0" w:color="auto"/>
        <w:bottom w:val="none" w:sz="0" w:space="0" w:color="auto"/>
        <w:right w:val="none" w:sz="0" w:space="0" w:color="auto"/>
      </w:divBdr>
    </w:div>
    <w:div w:id="1120756486">
      <w:marLeft w:val="640"/>
      <w:marRight w:val="0"/>
      <w:marTop w:val="0"/>
      <w:marBottom w:val="0"/>
      <w:divBdr>
        <w:top w:val="none" w:sz="0" w:space="0" w:color="auto"/>
        <w:left w:val="none" w:sz="0" w:space="0" w:color="auto"/>
        <w:bottom w:val="none" w:sz="0" w:space="0" w:color="auto"/>
        <w:right w:val="none" w:sz="0" w:space="0" w:color="auto"/>
      </w:divBdr>
    </w:div>
    <w:div w:id="1120805519">
      <w:marLeft w:val="640"/>
      <w:marRight w:val="0"/>
      <w:marTop w:val="0"/>
      <w:marBottom w:val="0"/>
      <w:divBdr>
        <w:top w:val="none" w:sz="0" w:space="0" w:color="auto"/>
        <w:left w:val="none" w:sz="0" w:space="0" w:color="auto"/>
        <w:bottom w:val="none" w:sz="0" w:space="0" w:color="auto"/>
        <w:right w:val="none" w:sz="0" w:space="0" w:color="auto"/>
      </w:divBdr>
    </w:div>
    <w:div w:id="1120877250">
      <w:marLeft w:val="640"/>
      <w:marRight w:val="0"/>
      <w:marTop w:val="0"/>
      <w:marBottom w:val="0"/>
      <w:divBdr>
        <w:top w:val="none" w:sz="0" w:space="0" w:color="auto"/>
        <w:left w:val="none" w:sz="0" w:space="0" w:color="auto"/>
        <w:bottom w:val="none" w:sz="0" w:space="0" w:color="auto"/>
        <w:right w:val="none" w:sz="0" w:space="0" w:color="auto"/>
      </w:divBdr>
    </w:div>
    <w:div w:id="1121263993">
      <w:marLeft w:val="640"/>
      <w:marRight w:val="0"/>
      <w:marTop w:val="0"/>
      <w:marBottom w:val="0"/>
      <w:divBdr>
        <w:top w:val="none" w:sz="0" w:space="0" w:color="auto"/>
        <w:left w:val="none" w:sz="0" w:space="0" w:color="auto"/>
        <w:bottom w:val="none" w:sz="0" w:space="0" w:color="auto"/>
        <w:right w:val="none" w:sz="0" w:space="0" w:color="auto"/>
      </w:divBdr>
    </w:div>
    <w:div w:id="1121345428">
      <w:marLeft w:val="640"/>
      <w:marRight w:val="0"/>
      <w:marTop w:val="0"/>
      <w:marBottom w:val="0"/>
      <w:divBdr>
        <w:top w:val="none" w:sz="0" w:space="0" w:color="auto"/>
        <w:left w:val="none" w:sz="0" w:space="0" w:color="auto"/>
        <w:bottom w:val="none" w:sz="0" w:space="0" w:color="auto"/>
        <w:right w:val="none" w:sz="0" w:space="0" w:color="auto"/>
      </w:divBdr>
    </w:div>
    <w:div w:id="1121535955">
      <w:marLeft w:val="640"/>
      <w:marRight w:val="0"/>
      <w:marTop w:val="0"/>
      <w:marBottom w:val="0"/>
      <w:divBdr>
        <w:top w:val="none" w:sz="0" w:space="0" w:color="auto"/>
        <w:left w:val="none" w:sz="0" w:space="0" w:color="auto"/>
        <w:bottom w:val="none" w:sz="0" w:space="0" w:color="auto"/>
        <w:right w:val="none" w:sz="0" w:space="0" w:color="auto"/>
      </w:divBdr>
    </w:div>
    <w:div w:id="1121802732">
      <w:marLeft w:val="640"/>
      <w:marRight w:val="0"/>
      <w:marTop w:val="0"/>
      <w:marBottom w:val="0"/>
      <w:divBdr>
        <w:top w:val="none" w:sz="0" w:space="0" w:color="auto"/>
        <w:left w:val="none" w:sz="0" w:space="0" w:color="auto"/>
        <w:bottom w:val="none" w:sz="0" w:space="0" w:color="auto"/>
        <w:right w:val="none" w:sz="0" w:space="0" w:color="auto"/>
      </w:divBdr>
    </w:div>
    <w:div w:id="1122066968">
      <w:bodyDiv w:val="1"/>
      <w:marLeft w:val="0"/>
      <w:marRight w:val="0"/>
      <w:marTop w:val="0"/>
      <w:marBottom w:val="0"/>
      <w:divBdr>
        <w:top w:val="none" w:sz="0" w:space="0" w:color="auto"/>
        <w:left w:val="none" w:sz="0" w:space="0" w:color="auto"/>
        <w:bottom w:val="none" w:sz="0" w:space="0" w:color="auto"/>
        <w:right w:val="none" w:sz="0" w:space="0" w:color="auto"/>
      </w:divBdr>
    </w:div>
    <w:div w:id="1122193915">
      <w:marLeft w:val="640"/>
      <w:marRight w:val="0"/>
      <w:marTop w:val="0"/>
      <w:marBottom w:val="0"/>
      <w:divBdr>
        <w:top w:val="none" w:sz="0" w:space="0" w:color="auto"/>
        <w:left w:val="none" w:sz="0" w:space="0" w:color="auto"/>
        <w:bottom w:val="none" w:sz="0" w:space="0" w:color="auto"/>
        <w:right w:val="none" w:sz="0" w:space="0" w:color="auto"/>
      </w:divBdr>
    </w:div>
    <w:div w:id="1122262025">
      <w:marLeft w:val="640"/>
      <w:marRight w:val="0"/>
      <w:marTop w:val="0"/>
      <w:marBottom w:val="0"/>
      <w:divBdr>
        <w:top w:val="none" w:sz="0" w:space="0" w:color="auto"/>
        <w:left w:val="none" w:sz="0" w:space="0" w:color="auto"/>
        <w:bottom w:val="none" w:sz="0" w:space="0" w:color="auto"/>
        <w:right w:val="none" w:sz="0" w:space="0" w:color="auto"/>
      </w:divBdr>
    </w:div>
    <w:div w:id="1122262593">
      <w:marLeft w:val="640"/>
      <w:marRight w:val="0"/>
      <w:marTop w:val="0"/>
      <w:marBottom w:val="0"/>
      <w:divBdr>
        <w:top w:val="none" w:sz="0" w:space="0" w:color="auto"/>
        <w:left w:val="none" w:sz="0" w:space="0" w:color="auto"/>
        <w:bottom w:val="none" w:sz="0" w:space="0" w:color="auto"/>
        <w:right w:val="none" w:sz="0" w:space="0" w:color="auto"/>
      </w:divBdr>
    </w:div>
    <w:div w:id="1122963860">
      <w:marLeft w:val="640"/>
      <w:marRight w:val="0"/>
      <w:marTop w:val="0"/>
      <w:marBottom w:val="0"/>
      <w:divBdr>
        <w:top w:val="none" w:sz="0" w:space="0" w:color="auto"/>
        <w:left w:val="none" w:sz="0" w:space="0" w:color="auto"/>
        <w:bottom w:val="none" w:sz="0" w:space="0" w:color="auto"/>
        <w:right w:val="none" w:sz="0" w:space="0" w:color="auto"/>
      </w:divBdr>
    </w:div>
    <w:div w:id="1123160086">
      <w:marLeft w:val="640"/>
      <w:marRight w:val="0"/>
      <w:marTop w:val="0"/>
      <w:marBottom w:val="0"/>
      <w:divBdr>
        <w:top w:val="none" w:sz="0" w:space="0" w:color="auto"/>
        <w:left w:val="none" w:sz="0" w:space="0" w:color="auto"/>
        <w:bottom w:val="none" w:sz="0" w:space="0" w:color="auto"/>
        <w:right w:val="none" w:sz="0" w:space="0" w:color="auto"/>
      </w:divBdr>
    </w:div>
    <w:div w:id="1123579570">
      <w:marLeft w:val="640"/>
      <w:marRight w:val="0"/>
      <w:marTop w:val="0"/>
      <w:marBottom w:val="0"/>
      <w:divBdr>
        <w:top w:val="none" w:sz="0" w:space="0" w:color="auto"/>
        <w:left w:val="none" w:sz="0" w:space="0" w:color="auto"/>
        <w:bottom w:val="none" w:sz="0" w:space="0" w:color="auto"/>
        <w:right w:val="none" w:sz="0" w:space="0" w:color="auto"/>
      </w:divBdr>
    </w:div>
    <w:div w:id="1123617257">
      <w:marLeft w:val="640"/>
      <w:marRight w:val="0"/>
      <w:marTop w:val="0"/>
      <w:marBottom w:val="0"/>
      <w:divBdr>
        <w:top w:val="none" w:sz="0" w:space="0" w:color="auto"/>
        <w:left w:val="none" w:sz="0" w:space="0" w:color="auto"/>
        <w:bottom w:val="none" w:sz="0" w:space="0" w:color="auto"/>
        <w:right w:val="none" w:sz="0" w:space="0" w:color="auto"/>
      </w:divBdr>
    </w:div>
    <w:div w:id="1124152776">
      <w:marLeft w:val="640"/>
      <w:marRight w:val="0"/>
      <w:marTop w:val="0"/>
      <w:marBottom w:val="0"/>
      <w:divBdr>
        <w:top w:val="none" w:sz="0" w:space="0" w:color="auto"/>
        <w:left w:val="none" w:sz="0" w:space="0" w:color="auto"/>
        <w:bottom w:val="none" w:sz="0" w:space="0" w:color="auto"/>
        <w:right w:val="none" w:sz="0" w:space="0" w:color="auto"/>
      </w:divBdr>
    </w:div>
    <w:div w:id="1124159786">
      <w:marLeft w:val="640"/>
      <w:marRight w:val="0"/>
      <w:marTop w:val="0"/>
      <w:marBottom w:val="0"/>
      <w:divBdr>
        <w:top w:val="none" w:sz="0" w:space="0" w:color="auto"/>
        <w:left w:val="none" w:sz="0" w:space="0" w:color="auto"/>
        <w:bottom w:val="none" w:sz="0" w:space="0" w:color="auto"/>
        <w:right w:val="none" w:sz="0" w:space="0" w:color="auto"/>
      </w:divBdr>
    </w:div>
    <w:div w:id="1124738529">
      <w:marLeft w:val="640"/>
      <w:marRight w:val="0"/>
      <w:marTop w:val="0"/>
      <w:marBottom w:val="0"/>
      <w:divBdr>
        <w:top w:val="none" w:sz="0" w:space="0" w:color="auto"/>
        <w:left w:val="none" w:sz="0" w:space="0" w:color="auto"/>
        <w:bottom w:val="none" w:sz="0" w:space="0" w:color="auto"/>
        <w:right w:val="none" w:sz="0" w:space="0" w:color="auto"/>
      </w:divBdr>
    </w:div>
    <w:div w:id="1125276807">
      <w:marLeft w:val="640"/>
      <w:marRight w:val="0"/>
      <w:marTop w:val="0"/>
      <w:marBottom w:val="0"/>
      <w:divBdr>
        <w:top w:val="none" w:sz="0" w:space="0" w:color="auto"/>
        <w:left w:val="none" w:sz="0" w:space="0" w:color="auto"/>
        <w:bottom w:val="none" w:sz="0" w:space="0" w:color="auto"/>
        <w:right w:val="none" w:sz="0" w:space="0" w:color="auto"/>
      </w:divBdr>
    </w:div>
    <w:div w:id="1125391002">
      <w:marLeft w:val="480"/>
      <w:marRight w:val="0"/>
      <w:marTop w:val="0"/>
      <w:marBottom w:val="0"/>
      <w:divBdr>
        <w:top w:val="none" w:sz="0" w:space="0" w:color="auto"/>
        <w:left w:val="none" w:sz="0" w:space="0" w:color="auto"/>
        <w:bottom w:val="none" w:sz="0" w:space="0" w:color="auto"/>
        <w:right w:val="none" w:sz="0" w:space="0" w:color="auto"/>
      </w:divBdr>
    </w:div>
    <w:div w:id="1125467581">
      <w:marLeft w:val="640"/>
      <w:marRight w:val="0"/>
      <w:marTop w:val="0"/>
      <w:marBottom w:val="0"/>
      <w:divBdr>
        <w:top w:val="none" w:sz="0" w:space="0" w:color="auto"/>
        <w:left w:val="none" w:sz="0" w:space="0" w:color="auto"/>
        <w:bottom w:val="none" w:sz="0" w:space="0" w:color="auto"/>
        <w:right w:val="none" w:sz="0" w:space="0" w:color="auto"/>
      </w:divBdr>
    </w:div>
    <w:div w:id="1126122099">
      <w:bodyDiv w:val="1"/>
      <w:marLeft w:val="0"/>
      <w:marRight w:val="0"/>
      <w:marTop w:val="0"/>
      <w:marBottom w:val="0"/>
      <w:divBdr>
        <w:top w:val="none" w:sz="0" w:space="0" w:color="auto"/>
        <w:left w:val="none" w:sz="0" w:space="0" w:color="auto"/>
        <w:bottom w:val="none" w:sz="0" w:space="0" w:color="auto"/>
        <w:right w:val="none" w:sz="0" w:space="0" w:color="auto"/>
      </w:divBdr>
    </w:div>
    <w:div w:id="1126195773">
      <w:marLeft w:val="640"/>
      <w:marRight w:val="0"/>
      <w:marTop w:val="0"/>
      <w:marBottom w:val="0"/>
      <w:divBdr>
        <w:top w:val="none" w:sz="0" w:space="0" w:color="auto"/>
        <w:left w:val="none" w:sz="0" w:space="0" w:color="auto"/>
        <w:bottom w:val="none" w:sz="0" w:space="0" w:color="auto"/>
        <w:right w:val="none" w:sz="0" w:space="0" w:color="auto"/>
      </w:divBdr>
    </w:div>
    <w:div w:id="1126435446">
      <w:marLeft w:val="640"/>
      <w:marRight w:val="0"/>
      <w:marTop w:val="0"/>
      <w:marBottom w:val="0"/>
      <w:divBdr>
        <w:top w:val="none" w:sz="0" w:space="0" w:color="auto"/>
        <w:left w:val="none" w:sz="0" w:space="0" w:color="auto"/>
        <w:bottom w:val="none" w:sz="0" w:space="0" w:color="auto"/>
        <w:right w:val="none" w:sz="0" w:space="0" w:color="auto"/>
      </w:divBdr>
    </w:div>
    <w:div w:id="1126462901">
      <w:marLeft w:val="640"/>
      <w:marRight w:val="0"/>
      <w:marTop w:val="0"/>
      <w:marBottom w:val="0"/>
      <w:divBdr>
        <w:top w:val="none" w:sz="0" w:space="0" w:color="auto"/>
        <w:left w:val="none" w:sz="0" w:space="0" w:color="auto"/>
        <w:bottom w:val="none" w:sz="0" w:space="0" w:color="auto"/>
        <w:right w:val="none" w:sz="0" w:space="0" w:color="auto"/>
      </w:divBdr>
    </w:div>
    <w:div w:id="1126579943">
      <w:marLeft w:val="640"/>
      <w:marRight w:val="0"/>
      <w:marTop w:val="0"/>
      <w:marBottom w:val="0"/>
      <w:divBdr>
        <w:top w:val="none" w:sz="0" w:space="0" w:color="auto"/>
        <w:left w:val="none" w:sz="0" w:space="0" w:color="auto"/>
        <w:bottom w:val="none" w:sz="0" w:space="0" w:color="auto"/>
        <w:right w:val="none" w:sz="0" w:space="0" w:color="auto"/>
      </w:divBdr>
    </w:div>
    <w:div w:id="1126586097">
      <w:marLeft w:val="640"/>
      <w:marRight w:val="0"/>
      <w:marTop w:val="0"/>
      <w:marBottom w:val="0"/>
      <w:divBdr>
        <w:top w:val="none" w:sz="0" w:space="0" w:color="auto"/>
        <w:left w:val="none" w:sz="0" w:space="0" w:color="auto"/>
        <w:bottom w:val="none" w:sz="0" w:space="0" w:color="auto"/>
        <w:right w:val="none" w:sz="0" w:space="0" w:color="auto"/>
      </w:divBdr>
    </w:div>
    <w:div w:id="1126776465">
      <w:marLeft w:val="640"/>
      <w:marRight w:val="0"/>
      <w:marTop w:val="0"/>
      <w:marBottom w:val="0"/>
      <w:divBdr>
        <w:top w:val="none" w:sz="0" w:space="0" w:color="auto"/>
        <w:left w:val="none" w:sz="0" w:space="0" w:color="auto"/>
        <w:bottom w:val="none" w:sz="0" w:space="0" w:color="auto"/>
        <w:right w:val="none" w:sz="0" w:space="0" w:color="auto"/>
      </w:divBdr>
    </w:div>
    <w:div w:id="1127119917">
      <w:marLeft w:val="640"/>
      <w:marRight w:val="0"/>
      <w:marTop w:val="0"/>
      <w:marBottom w:val="0"/>
      <w:divBdr>
        <w:top w:val="none" w:sz="0" w:space="0" w:color="auto"/>
        <w:left w:val="none" w:sz="0" w:space="0" w:color="auto"/>
        <w:bottom w:val="none" w:sz="0" w:space="0" w:color="auto"/>
        <w:right w:val="none" w:sz="0" w:space="0" w:color="auto"/>
      </w:divBdr>
    </w:div>
    <w:div w:id="1127120402">
      <w:marLeft w:val="640"/>
      <w:marRight w:val="0"/>
      <w:marTop w:val="0"/>
      <w:marBottom w:val="0"/>
      <w:divBdr>
        <w:top w:val="none" w:sz="0" w:space="0" w:color="auto"/>
        <w:left w:val="none" w:sz="0" w:space="0" w:color="auto"/>
        <w:bottom w:val="none" w:sz="0" w:space="0" w:color="auto"/>
        <w:right w:val="none" w:sz="0" w:space="0" w:color="auto"/>
      </w:divBdr>
    </w:div>
    <w:div w:id="1127701203">
      <w:marLeft w:val="640"/>
      <w:marRight w:val="0"/>
      <w:marTop w:val="0"/>
      <w:marBottom w:val="0"/>
      <w:divBdr>
        <w:top w:val="none" w:sz="0" w:space="0" w:color="auto"/>
        <w:left w:val="none" w:sz="0" w:space="0" w:color="auto"/>
        <w:bottom w:val="none" w:sz="0" w:space="0" w:color="auto"/>
        <w:right w:val="none" w:sz="0" w:space="0" w:color="auto"/>
      </w:divBdr>
    </w:div>
    <w:div w:id="1127771605">
      <w:bodyDiv w:val="1"/>
      <w:marLeft w:val="0"/>
      <w:marRight w:val="0"/>
      <w:marTop w:val="0"/>
      <w:marBottom w:val="0"/>
      <w:divBdr>
        <w:top w:val="none" w:sz="0" w:space="0" w:color="auto"/>
        <w:left w:val="none" w:sz="0" w:space="0" w:color="auto"/>
        <w:bottom w:val="none" w:sz="0" w:space="0" w:color="auto"/>
        <w:right w:val="none" w:sz="0" w:space="0" w:color="auto"/>
      </w:divBdr>
    </w:div>
    <w:div w:id="1128016159">
      <w:marLeft w:val="640"/>
      <w:marRight w:val="0"/>
      <w:marTop w:val="0"/>
      <w:marBottom w:val="0"/>
      <w:divBdr>
        <w:top w:val="none" w:sz="0" w:space="0" w:color="auto"/>
        <w:left w:val="none" w:sz="0" w:space="0" w:color="auto"/>
        <w:bottom w:val="none" w:sz="0" w:space="0" w:color="auto"/>
        <w:right w:val="none" w:sz="0" w:space="0" w:color="auto"/>
      </w:divBdr>
    </w:div>
    <w:div w:id="1128160161">
      <w:marLeft w:val="640"/>
      <w:marRight w:val="0"/>
      <w:marTop w:val="0"/>
      <w:marBottom w:val="0"/>
      <w:divBdr>
        <w:top w:val="none" w:sz="0" w:space="0" w:color="auto"/>
        <w:left w:val="none" w:sz="0" w:space="0" w:color="auto"/>
        <w:bottom w:val="none" w:sz="0" w:space="0" w:color="auto"/>
        <w:right w:val="none" w:sz="0" w:space="0" w:color="auto"/>
      </w:divBdr>
    </w:div>
    <w:div w:id="1128670317">
      <w:marLeft w:val="640"/>
      <w:marRight w:val="0"/>
      <w:marTop w:val="0"/>
      <w:marBottom w:val="0"/>
      <w:divBdr>
        <w:top w:val="none" w:sz="0" w:space="0" w:color="auto"/>
        <w:left w:val="none" w:sz="0" w:space="0" w:color="auto"/>
        <w:bottom w:val="none" w:sz="0" w:space="0" w:color="auto"/>
        <w:right w:val="none" w:sz="0" w:space="0" w:color="auto"/>
      </w:divBdr>
    </w:div>
    <w:div w:id="1128738838">
      <w:marLeft w:val="640"/>
      <w:marRight w:val="0"/>
      <w:marTop w:val="0"/>
      <w:marBottom w:val="0"/>
      <w:divBdr>
        <w:top w:val="none" w:sz="0" w:space="0" w:color="auto"/>
        <w:left w:val="none" w:sz="0" w:space="0" w:color="auto"/>
        <w:bottom w:val="none" w:sz="0" w:space="0" w:color="auto"/>
        <w:right w:val="none" w:sz="0" w:space="0" w:color="auto"/>
      </w:divBdr>
    </w:div>
    <w:div w:id="1129011255">
      <w:marLeft w:val="640"/>
      <w:marRight w:val="0"/>
      <w:marTop w:val="0"/>
      <w:marBottom w:val="0"/>
      <w:divBdr>
        <w:top w:val="none" w:sz="0" w:space="0" w:color="auto"/>
        <w:left w:val="none" w:sz="0" w:space="0" w:color="auto"/>
        <w:bottom w:val="none" w:sz="0" w:space="0" w:color="auto"/>
        <w:right w:val="none" w:sz="0" w:space="0" w:color="auto"/>
      </w:divBdr>
    </w:div>
    <w:div w:id="1129931007">
      <w:marLeft w:val="640"/>
      <w:marRight w:val="0"/>
      <w:marTop w:val="0"/>
      <w:marBottom w:val="0"/>
      <w:divBdr>
        <w:top w:val="none" w:sz="0" w:space="0" w:color="auto"/>
        <w:left w:val="none" w:sz="0" w:space="0" w:color="auto"/>
        <w:bottom w:val="none" w:sz="0" w:space="0" w:color="auto"/>
        <w:right w:val="none" w:sz="0" w:space="0" w:color="auto"/>
      </w:divBdr>
    </w:div>
    <w:div w:id="1131242213">
      <w:marLeft w:val="640"/>
      <w:marRight w:val="0"/>
      <w:marTop w:val="0"/>
      <w:marBottom w:val="0"/>
      <w:divBdr>
        <w:top w:val="none" w:sz="0" w:space="0" w:color="auto"/>
        <w:left w:val="none" w:sz="0" w:space="0" w:color="auto"/>
        <w:bottom w:val="none" w:sz="0" w:space="0" w:color="auto"/>
        <w:right w:val="none" w:sz="0" w:space="0" w:color="auto"/>
      </w:divBdr>
    </w:div>
    <w:div w:id="1131360710">
      <w:marLeft w:val="640"/>
      <w:marRight w:val="0"/>
      <w:marTop w:val="0"/>
      <w:marBottom w:val="0"/>
      <w:divBdr>
        <w:top w:val="none" w:sz="0" w:space="0" w:color="auto"/>
        <w:left w:val="none" w:sz="0" w:space="0" w:color="auto"/>
        <w:bottom w:val="none" w:sz="0" w:space="0" w:color="auto"/>
        <w:right w:val="none" w:sz="0" w:space="0" w:color="auto"/>
      </w:divBdr>
    </w:div>
    <w:div w:id="1131443450">
      <w:bodyDiv w:val="1"/>
      <w:marLeft w:val="0"/>
      <w:marRight w:val="0"/>
      <w:marTop w:val="0"/>
      <w:marBottom w:val="0"/>
      <w:divBdr>
        <w:top w:val="none" w:sz="0" w:space="0" w:color="auto"/>
        <w:left w:val="none" w:sz="0" w:space="0" w:color="auto"/>
        <w:bottom w:val="none" w:sz="0" w:space="0" w:color="auto"/>
        <w:right w:val="none" w:sz="0" w:space="0" w:color="auto"/>
      </w:divBdr>
    </w:div>
    <w:div w:id="1131706681">
      <w:marLeft w:val="640"/>
      <w:marRight w:val="0"/>
      <w:marTop w:val="0"/>
      <w:marBottom w:val="0"/>
      <w:divBdr>
        <w:top w:val="none" w:sz="0" w:space="0" w:color="auto"/>
        <w:left w:val="none" w:sz="0" w:space="0" w:color="auto"/>
        <w:bottom w:val="none" w:sz="0" w:space="0" w:color="auto"/>
        <w:right w:val="none" w:sz="0" w:space="0" w:color="auto"/>
      </w:divBdr>
    </w:div>
    <w:div w:id="1131820652">
      <w:marLeft w:val="640"/>
      <w:marRight w:val="0"/>
      <w:marTop w:val="0"/>
      <w:marBottom w:val="0"/>
      <w:divBdr>
        <w:top w:val="none" w:sz="0" w:space="0" w:color="auto"/>
        <w:left w:val="none" w:sz="0" w:space="0" w:color="auto"/>
        <w:bottom w:val="none" w:sz="0" w:space="0" w:color="auto"/>
        <w:right w:val="none" w:sz="0" w:space="0" w:color="auto"/>
      </w:divBdr>
    </w:div>
    <w:div w:id="1132020940">
      <w:marLeft w:val="480"/>
      <w:marRight w:val="0"/>
      <w:marTop w:val="0"/>
      <w:marBottom w:val="0"/>
      <w:divBdr>
        <w:top w:val="none" w:sz="0" w:space="0" w:color="auto"/>
        <w:left w:val="none" w:sz="0" w:space="0" w:color="auto"/>
        <w:bottom w:val="none" w:sz="0" w:space="0" w:color="auto"/>
        <w:right w:val="none" w:sz="0" w:space="0" w:color="auto"/>
      </w:divBdr>
    </w:div>
    <w:div w:id="1132476205">
      <w:marLeft w:val="640"/>
      <w:marRight w:val="0"/>
      <w:marTop w:val="0"/>
      <w:marBottom w:val="0"/>
      <w:divBdr>
        <w:top w:val="none" w:sz="0" w:space="0" w:color="auto"/>
        <w:left w:val="none" w:sz="0" w:space="0" w:color="auto"/>
        <w:bottom w:val="none" w:sz="0" w:space="0" w:color="auto"/>
        <w:right w:val="none" w:sz="0" w:space="0" w:color="auto"/>
      </w:divBdr>
    </w:div>
    <w:div w:id="1132669832">
      <w:marLeft w:val="640"/>
      <w:marRight w:val="0"/>
      <w:marTop w:val="0"/>
      <w:marBottom w:val="0"/>
      <w:divBdr>
        <w:top w:val="none" w:sz="0" w:space="0" w:color="auto"/>
        <w:left w:val="none" w:sz="0" w:space="0" w:color="auto"/>
        <w:bottom w:val="none" w:sz="0" w:space="0" w:color="auto"/>
        <w:right w:val="none" w:sz="0" w:space="0" w:color="auto"/>
      </w:divBdr>
    </w:div>
    <w:div w:id="1132746252">
      <w:marLeft w:val="640"/>
      <w:marRight w:val="0"/>
      <w:marTop w:val="0"/>
      <w:marBottom w:val="0"/>
      <w:divBdr>
        <w:top w:val="none" w:sz="0" w:space="0" w:color="auto"/>
        <w:left w:val="none" w:sz="0" w:space="0" w:color="auto"/>
        <w:bottom w:val="none" w:sz="0" w:space="0" w:color="auto"/>
        <w:right w:val="none" w:sz="0" w:space="0" w:color="auto"/>
      </w:divBdr>
    </w:div>
    <w:div w:id="1133213619">
      <w:marLeft w:val="640"/>
      <w:marRight w:val="0"/>
      <w:marTop w:val="0"/>
      <w:marBottom w:val="0"/>
      <w:divBdr>
        <w:top w:val="none" w:sz="0" w:space="0" w:color="auto"/>
        <w:left w:val="none" w:sz="0" w:space="0" w:color="auto"/>
        <w:bottom w:val="none" w:sz="0" w:space="0" w:color="auto"/>
        <w:right w:val="none" w:sz="0" w:space="0" w:color="auto"/>
      </w:divBdr>
    </w:div>
    <w:div w:id="1133905343">
      <w:marLeft w:val="640"/>
      <w:marRight w:val="0"/>
      <w:marTop w:val="0"/>
      <w:marBottom w:val="0"/>
      <w:divBdr>
        <w:top w:val="none" w:sz="0" w:space="0" w:color="auto"/>
        <w:left w:val="none" w:sz="0" w:space="0" w:color="auto"/>
        <w:bottom w:val="none" w:sz="0" w:space="0" w:color="auto"/>
        <w:right w:val="none" w:sz="0" w:space="0" w:color="auto"/>
      </w:divBdr>
    </w:div>
    <w:div w:id="1133980640">
      <w:bodyDiv w:val="1"/>
      <w:marLeft w:val="0"/>
      <w:marRight w:val="0"/>
      <w:marTop w:val="0"/>
      <w:marBottom w:val="0"/>
      <w:divBdr>
        <w:top w:val="none" w:sz="0" w:space="0" w:color="auto"/>
        <w:left w:val="none" w:sz="0" w:space="0" w:color="auto"/>
        <w:bottom w:val="none" w:sz="0" w:space="0" w:color="auto"/>
        <w:right w:val="none" w:sz="0" w:space="0" w:color="auto"/>
      </w:divBdr>
    </w:div>
    <w:div w:id="1134563941">
      <w:marLeft w:val="480"/>
      <w:marRight w:val="0"/>
      <w:marTop w:val="0"/>
      <w:marBottom w:val="0"/>
      <w:divBdr>
        <w:top w:val="none" w:sz="0" w:space="0" w:color="auto"/>
        <w:left w:val="none" w:sz="0" w:space="0" w:color="auto"/>
        <w:bottom w:val="none" w:sz="0" w:space="0" w:color="auto"/>
        <w:right w:val="none" w:sz="0" w:space="0" w:color="auto"/>
      </w:divBdr>
    </w:div>
    <w:div w:id="1134640096">
      <w:bodyDiv w:val="1"/>
      <w:marLeft w:val="0"/>
      <w:marRight w:val="0"/>
      <w:marTop w:val="0"/>
      <w:marBottom w:val="0"/>
      <w:divBdr>
        <w:top w:val="none" w:sz="0" w:space="0" w:color="auto"/>
        <w:left w:val="none" w:sz="0" w:space="0" w:color="auto"/>
        <w:bottom w:val="none" w:sz="0" w:space="0" w:color="auto"/>
        <w:right w:val="none" w:sz="0" w:space="0" w:color="auto"/>
      </w:divBdr>
    </w:div>
    <w:div w:id="1134757321">
      <w:marLeft w:val="640"/>
      <w:marRight w:val="0"/>
      <w:marTop w:val="0"/>
      <w:marBottom w:val="0"/>
      <w:divBdr>
        <w:top w:val="none" w:sz="0" w:space="0" w:color="auto"/>
        <w:left w:val="none" w:sz="0" w:space="0" w:color="auto"/>
        <w:bottom w:val="none" w:sz="0" w:space="0" w:color="auto"/>
        <w:right w:val="none" w:sz="0" w:space="0" w:color="auto"/>
      </w:divBdr>
    </w:div>
    <w:div w:id="1135100689">
      <w:bodyDiv w:val="1"/>
      <w:marLeft w:val="0"/>
      <w:marRight w:val="0"/>
      <w:marTop w:val="0"/>
      <w:marBottom w:val="0"/>
      <w:divBdr>
        <w:top w:val="none" w:sz="0" w:space="0" w:color="auto"/>
        <w:left w:val="none" w:sz="0" w:space="0" w:color="auto"/>
        <w:bottom w:val="none" w:sz="0" w:space="0" w:color="auto"/>
        <w:right w:val="none" w:sz="0" w:space="0" w:color="auto"/>
      </w:divBdr>
    </w:div>
    <w:div w:id="1135173113">
      <w:marLeft w:val="480"/>
      <w:marRight w:val="0"/>
      <w:marTop w:val="0"/>
      <w:marBottom w:val="0"/>
      <w:divBdr>
        <w:top w:val="none" w:sz="0" w:space="0" w:color="auto"/>
        <w:left w:val="none" w:sz="0" w:space="0" w:color="auto"/>
        <w:bottom w:val="none" w:sz="0" w:space="0" w:color="auto"/>
        <w:right w:val="none" w:sz="0" w:space="0" w:color="auto"/>
      </w:divBdr>
    </w:div>
    <w:div w:id="1135176407">
      <w:marLeft w:val="640"/>
      <w:marRight w:val="0"/>
      <w:marTop w:val="0"/>
      <w:marBottom w:val="0"/>
      <w:divBdr>
        <w:top w:val="none" w:sz="0" w:space="0" w:color="auto"/>
        <w:left w:val="none" w:sz="0" w:space="0" w:color="auto"/>
        <w:bottom w:val="none" w:sz="0" w:space="0" w:color="auto"/>
        <w:right w:val="none" w:sz="0" w:space="0" w:color="auto"/>
      </w:divBdr>
    </w:div>
    <w:div w:id="1135294121">
      <w:marLeft w:val="640"/>
      <w:marRight w:val="0"/>
      <w:marTop w:val="0"/>
      <w:marBottom w:val="0"/>
      <w:divBdr>
        <w:top w:val="none" w:sz="0" w:space="0" w:color="auto"/>
        <w:left w:val="none" w:sz="0" w:space="0" w:color="auto"/>
        <w:bottom w:val="none" w:sz="0" w:space="0" w:color="auto"/>
        <w:right w:val="none" w:sz="0" w:space="0" w:color="auto"/>
      </w:divBdr>
    </w:div>
    <w:div w:id="1135413333">
      <w:bodyDiv w:val="1"/>
      <w:marLeft w:val="0"/>
      <w:marRight w:val="0"/>
      <w:marTop w:val="0"/>
      <w:marBottom w:val="0"/>
      <w:divBdr>
        <w:top w:val="none" w:sz="0" w:space="0" w:color="auto"/>
        <w:left w:val="none" w:sz="0" w:space="0" w:color="auto"/>
        <w:bottom w:val="none" w:sz="0" w:space="0" w:color="auto"/>
        <w:right w:val="none" w:sz="0" w:space="0" w:color="auto"/>
      </w:divBdr>
      <w:divsChild>
        <w:div w:id="20127195">
          <w:marLeft w:val="480"/>
          <w:marRight w:val="0"/>
          <w:marTop w:val="0"/>
          <w:marBottom w:val="0"/>
          <w:divBdr>
            <w:top w:val="none" w:sz="0" w:space="0" w:color="auto"/>
            <w:left w:val="none" w:sz="0" w:space="0" w:color="auto"/>
            <w:bottom w:val="none" w:sz="0" w:space="0" w:color="auto"/>
            <w:right w:val="none" w:sz="0" w:space="0" w:color="auto"/>
          </w:divBdr>
        </w:div>
        <w:div w:id="34425541">
          <w:marLeft w:val="480"/>
          <w:marRight w:val="0"/>
          <w:marTop w:val="0"/>
          <w:marBottom w:val="0"/>
          <w:divBdr>
            <w:top w:val="none" w:sz="0" w:space="0" w:color="auto"/>
            <w:left w:val="none" w:sz="0" w:space="0" w:color="auto"/>
            <w:bottom w:val="none" w:sz="0" w:space="0" w:color="auto"/>
            <w:right w:val="none" w:sz="0" w:space="0" w:color="auto"/>
          </w:divBdr>
        </w:div>
        <w:div w:id="53286641">
          <w:marLeft w:val="480"/>
          <w:marRight w:val="0"/>
          <w:marTop w:val="0"/>
          <w:marBottom w:val="0"/>
          <w:divBdr>
            <w:top w:val="none" w:sz="0" w:space="0" w:color="auto"/>
            <w:left w:val="none" w:sz="0" w:space="0" w:color="auto"/>
            <w:bottom w:val="none" w:sz="0" w:space="0" w:color="auto"/>
            <w:right w:val="none" w:sz="0" w:space="0" w:color="auto"/>
          </w:divBdr>
        </w:div>
        <w:div w:id="56173077">
          <w:marLeft w:val="480"/>
          <w:marRight w:val="0"/>
          <w:marTop w:val="0"/>
          <w:marBottom w:val="0"/>
          <w:divBdr>
            <w:top w:val="none" w:sz="0" w:space="0" w:color="auto"/>
            <w:left w:val="none" w:sz="0" w:space="0" w:color="auto"/>
            <w:bottom w:val="none" w:sz="0" w:space="0" w:color="auto"/>
            <w:right w:val="none" w:sz="0" w:space="0" w:color="auto"/>
          </w:divBdr>
        </w:div>
        <w:div w:id="89283463">
          <w:marLeft w:val="480"/>
          <w:marRight w:val="0"/>
          <w:marTop w:val="0"/>
          <w:marBottom w:val="0"/>
          <w:divBdr>
            <w:top w:val="none" w:sz="0" w:space="0" w:color="auto"/>
            <w:left w:val="none" w:sz="0" w:space="0" w:color="auto"/>
            <w:bottom w:val="none" w:sz="0" w:space="0" w:color="auto"/>
            <w:right w:val="none" w:sz="0" w:space="0" w:color="auto"/>
          </w:divBdr>
        </w:div>
        <w:div w:id="89786488">
          <w:marLeft w:val="480"/>
          <w:marRight w:val="0"/>
          <w:marTop w:val="0"/>
          <w:marBottom w:val="0"/>
          <w:divBdr>
            <w:top w:val="none" w:sz="0" w:space="0" w:color="auto"/>
            <w:left w:val="none" w:sz="0" w:space="0" w:color="auto"/>
            <w:bottom w:val="none" w:sz="0" w:space="0" w:color="auto"/>
            <w:right w:val="none" w:sz="0" w:space="0" w:color="auto"/>
          </w:divBdr>
        </w:div>
        <w:div w:id="103350862">
          <w:marLeft w:val="480"/>
          <w:marRight w:val="0"/>
          <w:marTop w:val="0"/>
          <w:marBottom w:val="0"/>
          <w:divBdr>
            <w:top w:val="none" w:sz="0" w:space="0" w:color="auto"/>
            <w:left w:val="none" w:sz="0" w:space="0" w:color="auto"/>
            <w:bottom w:val="none" w:sz="0" w:space="0" w:color="auto"/>
            <w:right w:val="none" w:sz="0" w:space="0" w:color="auto"/>
          </w:divBdr>
        </w:div>
        <w:div w:id="114717910">
          <w:marLeft w:val="480"/>
          <w:marRight w:val="0"/>
          <w:marTop w:val="0"/>
          <w:marBottom w:val="0"/>
          <w:divBdr>
            <w:top w:val="none" w:sz="0" w:space="0" w:color="auto"/>
            <w:left w:val="none" w:sz="0" w:space="0" w:color="auto"/>
            <w:bottom w:val="none" w:sz="0" w:space="0" w:color="auto"/>
            <w:right w:val="none" w:sz="0" w:space="0" w:color="auto"/>
          </w:divBdr>
        </w:div>
        <w:div w:id="124323338">
          <w:marLeft w:val="480"/>
          <w:marRight w:val="0"/>
          <w:marTop w:val="0"/>
          <w:marBottom w:val="0"/>
          <w:divBdr>
            <w:top w:val="none" w:sz="0" w:space="0" w:color="auto"/>
            <w:left w:val="none" w:sz="0" w:space="0" w:color="auto"/>
            <w:bottom w:val="none" w:sz="0" w:space="0" w:color="auto"/>
            <w:right w:val="none" w:sz="0" w:space="0" w:color="auto"/>
          </w:divBdr>
        </w:div>
        <w:div w:id="139269942">
          <w:marLeft w:val="480"/>
          <w:marRight w:val="0"/>
          <w:marTop w:val="0"/>
          <w:marBottom w:val="0"/>
          <w:divBdr>
            <w:top w:val="none" w:sz="0" w:space="0" w:color="auto"/>
            <w:left w:val="none" w:sz="0" w:space="0" w:color="auto"/>
            <w:bottom w:val="none" w:sz="0" w:space="0" w:color="auto"/>
            <w:right w:val="none" w:sz="0" w:space="0" w:color="auto"/>
          </w:divBdr>
        </w:div>
        <w:div w:id="174422631">
          <w:marLeft w:val="480"/>
          <w:marRight w:val="0"/>
          <w:marTop w:val="0"/>
          <w:marBottom w:val="0"/>
          <w:divBdr>
            <w:top w:val="none" w:sz="0" w:space="0" w:color="auto"/>
            <w:left w:val="none" w:sz="0" w:space="0" w:color="auto"/>
            <w:bottom w:val="none" w:sz="0" w:space="0" w:color="auto"/>
            <w:right w:val="none" w:sz="0" w:space="0" w:color="auto"/>
          </w:divBdr>
        </w:div>
        <w:div w:id="203564806">
          <w:marLeft w:val="480"/>
          <w:marRight w:val="0"/>
          <w:marTop w:val="0"/>
          <w:marBottom w:val="0"/>
          <w:divBdr>
            <w:top w:val="none" w:sz="0" w:space="0" w:color="auto"/>
            <w:left w:val="none" w:sz="0" w:space="0" w:color="auto"/>
            <w:bottom w:val="none" w:sz="0" w:space="0" w:color="auto"/>
            <w:right w:val="none" w:sz="0" w:space="0" w:color="auto"/>
          </w:divBdr>
        </w:div>
        <w:div w:id="212887908">
          <w:marLeft w:val="480"/>
          <w:marRight w:val="0"/>
          <w:marTop w:val="0"/>
          <w:marBottom w:val="0"/>
          <w:divBdr>
            <w:top w:val="none" w:sz="0" w:space="0" w:color="auto"/>
            <w:left w:val="none" w:sz="0" w:space="0" w:color="auto"/>
            <w:bottom w:val="none" w:sz="0" w:space="0" w:color="auto"/>
            <w:right w:val="none" w:sz="0" w:space="0" w:color="auto"/>
          </w:divBdr>
        </w:div>
        <w:div w:id="222255776">
          <w:marLeft w:val="480"/>
          <w:marRight w:val="0"/>
          <w:marTop w:val="0"/>
          <w:marBottom w:val="0"/>
          <w:divBdr>
            <w:top w:val="none" w:sz="0" w:space="0" w:color="auto"/>
            <w:left w:val="none" w:sz="0" w:space="0" w:color="auto"/>
            <w:bottom w:val="none" w:sz="0" w:space="0" w:color="auto"/>
            <w:right w:val="none" w:sz="0" w:space="0" w:color="auto"/>
          </w:divBdr>
        </w:div>
        <w:div w:id="228200226">
          <w:marLeft w:val="480"/>
          <w:marRight w:val="0"/>
          <w:marTop w:val="0"/>
          <w:marBottom w:val="0"/>
          <w:divBdr>
            <w:top w:val="none" w:sz="0" w:space="0" w:color="auto"/>
            <w:left w:val="none" w:sz="0" w:space="0" w:color="auto"/>
            <w:bottom w:val="none" w:sz="0" w:space="0" w:color="auto"/>
            <w:right w:val="none" w:sz="0" w:space="0" w:color="auto"/>
          </w:divBdr>
        </w:div>
        <w:div w:id="228927254">
          <w:marLeft w:val="480"/>
          <w:marRight w:val="0"/>
          <w:marTop w:val="0"/>
          <w:marBottom w:val="0"/>
          <w:divBdr>
            <w:top w:val="none" w:sz="0" w:space="0" w:color="auto"/>
            <w:left w:val="none" w:sz="0" w:space="0" w:color="auto"/>
            <w:bottom w:val="none" w:sz="0" w:space="0" w:color="auto"/>
            <w:right w:val="none" w:sz="0" w:space="0" w:color="auto"/>
          </w:divBdr>
        </w:div>
        <w:div w:id="238830879">
          <w:marLeft w:val="480"/>
          <w:marRight w:val="0"/>
          <w:marTop w:val="0"/>
          <w:marBottom w:val="0"/>
          <w:divBdr>
            <w:top w:val="none" w:sz="0" w:space="0" w:color="auto"/>
            <w:left w:val="none" w:sz="0" w:space="0" w:color="auto"/>
            <w:bottom w:val="none" w:sz="0" w:space="0" w:color="auto"/>
            <w:right w:val="none" w:sz="0" w:space="0" w:color="auto"/>
          </w:divBdr>
        </w:div>
        <w:div w:id="273288220">
          <w:marLeft w:val="480"/>
          <w:marRight w:val="0"/>
          <w:marTop w:val="0"/>
          <w:marBottom w:val="0"/>
          <w:divBdr>
            <w:top w:val="none" w:sz="0" w:space="0" w:color="auto"/>
            <w:left w:val="none" w:sz="0" w:space="0" w:color="auto"/>
            <w:bottom w:val="none" w:sz="0" w:space="0" w:color="auto"/>
            <w:right w:val="none" w:sz="0" w:space="0" w:color="auto"/>
          </w:divBdr>
        </w:div>
        <w:div w:id="369496775">
          <w:marLeft w:val="480"/>
          <w:marRight w:val="0"/>
          <w:marTop w:val="0"/>
          <w:marBottom w:val="0"/>
          <w:divBdr>
            <w:top w:val="none" w:sz="0" w:space="0" w:color="auto"/>
            <w:left w:val="none" w:sz="0" w:space="0" w:color="auto"/>
            <w:bottom w:val="none" w:sz="0" w:space="0" w:color="auto"/>
            <w:right w:val="none" w:sz="0" w:space="0" w:color="auto"/>
          </w:divBdr>
        </w:div>
        <w:div w:id="375348888">
          <w:marLeft w:val="480"/>
          <w:marRight w:val="0"/>
          <w:marTop w:val="0"/>
          <w:marBottom w:val="0"/>
          <w:divBdr>
            <w:top w:val="none" w:sz="0" w:space="0" w:color="auto"/>
            <w:left w:val="none" w:sz="0" w:space="0" w:color="auto"/>
            <w:bottom w:val="none" w:sz="0" w:space="0" w:color="auto"/>
            <w:right w:val="none" w:sz="0" w:space="0" w:color="auto"/>
          </w:divBdr>
        </w:div>
        <w:div w:id="379982906">
          <w:marLeft w:val="480"/>
          <w:marRight w:val="0"/>
          <w:marTop w:val="0"/>
          <w:marBottom w:val="0"/>
          <w:divBdr>
            <w:top w:val="none" w:sz="0" w:space="0" w:color="auto"/>
            <w:left w:val="none" w:sz="0" w:space="0" w:color="auto"/>
            <w:bottom w:val="none" w:sz="0" w:space="0" w:color="auto"/>
            <w:right w:val="none" w:sz="0" w:space="0" w:color="auto"/>
          </w:divBdr>
        </w:div>
        <w:div w:id="399254832">
          <w:marLeft w:val="480"/>
          <w:marRight w:val="0"/>
          <w:marTop w:val="0"/>
          <w:marBottom w:val="0"/>
          <w:divBdr>
            <w:top w:val="none" w:sz="0" w:space="0" w:color="auto"/>
            <w:left w:val="none" w:sz="0" w:space="0" w:color="auto"/>
            <w:bottom w:val="none" w:sz="0" w:space="0" w:color="auto"/>
            <w:right w:val="none" w:sz="0" w:space="0" w:color="auto"/>
          </w:divBdr>
        </w:div>
        <w:div w:id="408575517">
          <w:marLeft w:val="480"/>
          <w:marRight w:val="0"/>
          <w:marTop w:val="0"/>
          <w:marBottom w:val="0"/>
          <w:divBdr>
            <w:top w:val="none" w:sz="0" w:space="0" w:color="auto"/>
            <w:left w:val="none" w:sz="0" w:space="0" w:color="auto"/>
            <w:bottom w:val="none" w:sz="0" w:space="0" w:color="auto"/>
            <w:right w:val="none" w:sz="0" w:space="0" w:color="auto"/>
          </w:divBdr>
        </w:div>
        <w:div w:id="493687723">
          <w:marLeft w:val="480"/>
          <w:marRight w:val="0"/>
          <w:marTop w:val="0"/>
          <w:marBottom w:val="0"/>
          <w:divBdr>
            <w:top w:val="none" w:sz="0" w:space="0" w:color="auto"/>
            <w:left w:val="none" w:sz="0" w:space="0" w:color="auto"/>
            <w:bottom w:val="none" w:sz="0" w:space="0" w:color="auto"/>
            <w:right w:val="none" w:sz="0" w:space="0" w:color="auto"/>
          </w:divBdr>
        </w:div>
        <w:div w:id="496724605">
          <w:marLeft w:val="480"/>
          <w:marRight w:val="0"/>
          <w:marTop w:val="0"/>
          <w:marBottom w:val="0"/>
          <w:divBdr>
            <w:top w:val="none" w:sz="0" w:space="0" w:color="auto"/>
            <w:left w:val="none" w:sz="0" w:space="0" w:color="auto"/>
            <w:bottom w:val="none" w:sz="0" w:space="0" w:color="auto"/>
            <w:right w:val="none" w:sz="0" w:space="0" w:color="auto"/>
          </w:divBdr>
        </w:div>
        <w:div w:id="568921395">
          <w:marLeft w:val="480"/>
          <w:marRight w:val="0"/>
          <w:marTop w:val="0"/>
          <w:marBottom w:val="0"/>
          <w:divBdr>
            <w:top w:val="none" w:sz="0" w:space="0" w:color="auto"/>
            <w:left w:val="none" w:sz="0" w:space="0" w:color="auto"/>
            <w:bottom w:val="none" w:sz="0" w:space="0" w:color="auto"/>
            <w:right w:val="none" w:sz="0" w:space="0" w:color="auto"/>
          </w:divBdr>
        </w:div>
        <w:div w:id="571426716">
          <w:marLeft w:val="480"/>
          <w:marRight w:val="0"/>
          <w:marTop w:val="0"/>
          <w:marBottom w:val="0"/>
          <w:divBdr>
            <w:top w:val="none" w:sz="0" w:space="0" w:color="auto"/>
            <w:left w:val="none" w:sz="0" w:space="0" w:color="auto"/>
            <w:bottom w:val="none" w:sz="0" w:space="0" w:color="auto"/>
            <w:right w:val="none" w:sz="0" w:space="0" w:color="auto"/>
          </w:divBdr>
        </w:div>
        <w:div w:id="575941677">
          <w:marLeft w:val="480"/>
          <w:marRight w:val="0"/>
          <w:marTop w:val="0"/>
          <w:marBottom w:val="0"/>
          <w:divBdr>
            <w:top w:val="none" w:sz="0" w:space="0" w:color="auto"/>
            <w:left w:val="none" w:sz="0" w:space="0" w:color="auto"/>
            <w:bottom w:val="none" w:sz="0" w:space="0" w:color="auto"/>
            <w:right w:val="none" w:sz="0" w:space="0" w:color="auto"/>
          </w:divBdr>
        </w:div>
        <w:div w:id="590745451">
          <w:marLeft w:val="480"/>
          <w:marRight w:val="0"/>
          <w:marTop w:val="0"/>
          <w:marBottom w:val="0"/>
          <w:divBdr>
            <w:top w:val="none" w:sz="0" w:space="0" w:color="auto"/>
            <w:left w:val="none" w:sz="0" w:space="0" w:color="auto"/>
            <w:bottom w:val="none" w:sz="0" w:space="0" w:color="auto"/>
            <w:right w:val="none" w:sz="0" w:space="0" w:color="auto"/>
          </w:divBdr>
        </w:div>
        <w:div w:id="625040745">
          <w:marLeft w:val="480"/>
          <w:marRight w:val="0"/>
          <w:marTop w:val="0"/>
          <w:marBottom w:val="0"/>
          <w:divBdr>
            <w:top w:val="none" w:sz="0" w:space="0" w:color="auto"/>
            <w:left w:val="none" w:sz="0" w:space="0" w:color="auto"/>
            <w:bottom w:val="none" w:sz="0" w:space="0" w:color="auto"/>
            <w:right w:val="none" w:sz="0" w:space="0" w:color="auto"/>
          </w:divBdr>
        </w:div>
        <w:div w:id="628557880">
          <w:marLeft w:val="480"/>
          <w:marRight w:val="0"/>
          <w:marTop w:val="0"/>
          <w:marBottom w:val="0"/>
          <w:divBdr>
            <w:top w:val="none" w:sz="0" w:space="0" w:color="auto"/>
            <w:left w:val="none" w:sz="0" w:space="0" w:color="auto"/>
            <w:bottom w:val="none" w:sz="0" w:space="0" w:color="auto"/>
            <w:right w:val="none" w:sz="0" w:space="0" w:color="auto"/>
          </w:divBdr>
        </w:div>
        <w:div w:id="628710917">
          <w:marLeft w:val="480"/>
          <w:marRight w:val="0"/>
          <w:marTop w:val="0"/>
          <w:marBottom w:val="0"/>
          <w:divBdr>
            <w:top w:val="none" w:sz="0" w:space="0" w:color="auto"/>
            <w:left w:val="none" w:sz="0" w:space="0" w:color="auto"/>
            <w:bottom w:val="none" w:sz="0" w:space="0" w:color="auto"/>
            <w:right w:val="none" w:sz="0" w:space="0" w:color="auto"/>
          </w:divBdr>
        </w:div>
        <w:div w:id="675616371">
          <w:marLeft w:val="480"/>
          <w:marRight w:val="0"/>
          <w:marTop w:val="0"/>
          <w:marBottom w:val="0"/>
          <w:divBdr>
            <w:top w:val="none" w:sz="0" w:space="0" w:color="auto"/>
            <w:left w:val="none" w:sz="0" w:space="0" w:color="auto"/>
            <w:bottom w:val="none" w:sz="0" w:space="0" w:color="auto"/>
            <w:right w:val="none" w:sz="0" w:space="0" w:color="auto"/>
          </w:divBdr>
        </w:div>
        <w:div w:id="695621433">
          <w:marLeft w:val="480"/>
          <w:marRight w:val="0"/>
          <w:marTop w:val="0"/>
          <w:marBottom w:val="0"/>
          <w:divBdr>
            <w:top w:val="none" w:sz="0" w:space="0" w:color="auto"/>
            <w:left w:val="none" w:sz="0" w:space="0" w:color="auto"/>
            <w:bottom w:val="none" w:sz="0" w:space="0" w:color="auto"/>
            <w:right w:val="none" w:sz="0" w:space="0" w:color="auto"/>
          </w:divBdr>
        </w:div>
        <w:div w:id="740057965">
          <w:marLeft w:val="480"/>
          <w:marRight w:val="0"/>
          <w:marTop w:val="0"/>
          <w:marBottom w:val="0"/>
          <w:divBdr>
            <w:top w:val="none" w:sz="0" w:space="0" w:color="auto"/>
            <w:left w:val="none" w:sz="0" w:space="0" w:color="auto"/>
            <w:bottom w:val="none" w:sz="0" w:space="0" w:color="auto"/>
            <w:right w:val="none" w:sz="0" w:space="0" w:color="auto"/>
          </w:divBdr>
        </w:div>
        <w:div w:id="747381915">
          <w:marLeft w:val="480"/>
          <w:marRight w:val="0"/>
          <w:marTop w:val="0"/>
          <w:marBottom w:val="0"/>
          <w:divBdr>
            <w:top w:val="none" w:sz="0" w:space="0" w:color="auto"/>
            <w:left w:val="none" w:sz="0" w:space="0" w:color="auto"/>
            <w:bottom w:val="none" w:sz="0" w:space="0" w:color="auto"/>
            <w:right w:val="none" w:sz="0" w:space="0" w:color="auto"/>
          </w:divBdr>
        </w:div>
        <w:div w:id="812796888">
          <w:marLeft w:val="480"/>
          <w:marRight w:val="0"/>
          <w:marTop w:val="0"/>
          <w:marBottom w:val="0"/>
          <w:divBdr>
            <w:top w:val="none" w:sz="0" w:space="0" w:color="auto"/>
            <w:left w:val="none" w:sz="0" w:space="0" w:color="auto"/>
            <w:bottom w:val="none" w:sz="0" w:space="0" w:color="auto"/>
            <w:right w:val="none" w:sz="0" w:space="0" w:color="auto"/>
          </w:divBdr>
        </w:div>
        <w:div w:id="813064705">
          <w:marLeft w:val="480"/>
          <w:marRight w:val="0"/>
          <w:marTop w:val="0"/>
          <w:marBottom w:val="0"/>
          <w:divBdr>
            <w:top w:val="none" w:sz="0" w:space="0" w:color="auto"/>
            <w:left w:val="none" w:sz="0" w:space="0" w:color="auto"/>
            <w:bottom w:val="none" w:sz="0" w:space="0" w:color="auto"/>
            <w:right w:val="none" w:sz="0" w:space="0" w:color="auto"/>
          </w:divBdr>
        </w:div>
        <w:div w:id="864756147">
          <w:marLeft w:val="480"/>
          <w:marRight w:val="0"/>
          <w:marTop w:val="0"/>
          <w:marBottom w:val="0"/>
          <w:divBdr>
            <w:top w:val="none" w:sz="0" w:space="0" w:color="auto"/>
            <w:left w:val="none" w:sz="0" w:space="0" w:color="auto"/>
            <w:bottom w:val="none" w:sz="0" w:space="0" w:color="auto"/>
            <w:right w:val="none" w:sz="0" w:space="0" w:color="auto"/>
          </w:divBdr>
        </w:div>
        <w:div w:id="870218842">
          <w:marLeft w:val="480"/>
          <w:marRight w:val="0"/>
          <w:marTop w:val="0"/>
          <w:marBottom w:val="0"/>
          <w:divBdr>
            <w:top w:val="none" w:sz="0" w:space="0" w:color="auto"/>
            <w:left w:val="none" w:sz="0" w:space="0" w:color="auto"/>
            <w:bottom w:val="none" w:sz="0" w:space="0" w:color="auto"/>
            <w:right w:val="none" w:sz="0" w:space="0" w:color="auto"/>
          </w:divBdr>
        </w:div>
        <w:div w:id="980381428">
          <w:marLeft w:val="480"/>
          <w:marRight w:val="0"/>
          <w:marTop w:val="0"/>
          <w:marBottom w:val="0"/>
          <w:divBdr>
            <w:top w:val="none" w:sz="0" w:space="0" w:color="auto"/>
            <w:left w:val="none" w:sz="0" w:space="0" w:color="auto"/>
            <w:bottom w:val="none" w:sz="0" w:space="0" w:color="auto"/>
            <w:right w:val="none" w:sz="0" w:space="0" w:color="auto"/>
          </w:divBdr>
        </w:div>
        <w:div w:id="984625277">
          <w:marLeft w:val="480"/>
          <w:marRight w:val="0"/>
          <w:marTop w:val="0"/>
          <w:marBottom w:val="0"/>
          <w:divBdr>
            <w:top w:val="none" w:sz="0" w:space="0" w:color="auto"/>
            <w:left w:val="none" w:sz="0" w:space="0" w:color="auto"/>
            <w:bottom w:val="none" w:sz="0" w:space="0" w:color="auto"/>
            <w:right w:val="none" w:sz="0" w:space="0" w:color="auto"/>
          </w:divBdr>
        </w:div>
        <w:div w:id="987972552">
          <w:marLeft w:val="480"/>
          <w:marRight w:val="0"/>
          <w:marTop w:val="0"/>
          <w:marBottom w:val="0"/>
          <w:divBdr>
            <w:top w:val="none" w:sz="0" w:space="0" w:color="auto"/>
            <w:left w:val="none" w:sz="0" w:space="0" w:color="auto"/>
            <w:bottom w:val="none" w:sz="0" w:space="0" w:color="auto"/>
            <w:right w:val="none" w:sz="0" w:space="0" w:color="auto"/>
          </w:divBdr>
        </w:div>
        <w:div w:id="991449151">
          <w:marLeft w:val="480"/>
          <w:marRight w:val="0"/>
          <w:marTop w:val="0"/>
          <w:marBottom w:val="0"/>
          <w:divBdr>
            <w:top w:val="none" w:sz="0" w:space="0" w:color="auto"/>
            <w:left w:val="none" w:sz="0" w:space="0" w:color="auto"/>
            <w:bottom w:val="none" w:sz="0" w:space="0" w:color="auto"/>
            <w:right w:val="none" w:sz="0" w:space="0" w:color="auto"/>
          </w:divBdr>
        </w:div>
        <w:div w:id="1015421643">
          <w:marLeft w:val="480"/>
          <w:marRight w:val="0"/>
          <w:marTop w:val="0"/>
          <w:marBottom w:val="0"/>
          <w:divBdr>
            <w:top w:val="none" w:sz="0" w:space="0" w:color="auto"/>
            <w:left w:val="none" w:sz="0" w:space="0" w:color="auto"/>
            <w:bottom w:val="none" w:sz="0" w:space="0" w:color="auto"/>
            <w:right w:val="none" w:sz="0" w:space="0" w:color="auto"/>
          </w:divBdr>
        </w:div>
        <w:div w:id="1027557220">
          <w:marLeft w:val="480"/>
          <w:marRight w:val="0"/>
          <w:marTop w:val="0"/>
          <w:marBottom w:val="0"/>
          <w:divBdr>
            <w:top w:val="none" w:sz="0" w:space="0" w:color="auto"/>
            <w:left w:val="none" w:sz="0" w:space="0" w:color="auto"/>
            <w:bottom w:val="none" w:sz="0" w:space="0" w:color="auto"/>
            <w:right w:val="none" w:sz="0" w:space="0" w:color="auto"/>
          </w:divBdr>
        </w:div>
        <w:div w:id="1076822315">
          <w:marLeft w:val="480"/>
          <w:marRight w:val="0"/>
          <w:marTop w:val="0"/>
          <w:marBottom w:val="0"/>
          <w:divBdr>
            <w:top w:val="none" w:sz="0" w:space="0" w:color="auto"/>
            <w:left w:val="none" w:sz="0" w:space="0" w:color="auto"/>
            <w:bottom w:val="none" w:sz="0" w:space="0" w:color="auto"/>
            <w:right w:val="none" w:sz="0" w:space="0" w:color="auto"/>
          </w:divBdr>
        </w:div>
        <w:div w:id="1081676442">
          <w:marLeft w:val="480"/>
          <w:marRight w:val="0"/>
          <w:marTop w:val="0"/>
          <w:marBottom w:val="0"/>
          <w:divBdr>
            <w:top w:val="none" w:sz="0" w:space="0" w:color="auto"/>
            <w:left w:val="none" w:sz="0" w:space="0" w:color="auto"/>
            <w:bottom w:val="none" w:sz="0" w:space="0" w:color="auto"/>
            <w:right w:val="none" w:sz="0" w:space="0" w:color="auto"/>
          </w:divBdr>
        </w:div>
        <w:div w:id="1092092010">
          <w:marLeft w:val="480"/>
          <w:marRight w:val="0"/>
          <w:marTop w:val="0"/>
          <w:marBottom w:val="0"/>
          <w:divBdr>
            <w:top w:val="none" w:sz="0" w:space="0" w:color="auto"/>
            <w:left w:val="none" w:sz="0" w:space="0" w:color="auto"/>
            <w:bottom w:val="none" w:sz="0" w:space="0" w:color="auto"/>
            <w:right w:val="none" w:sz="0" w:space="0" w:color="auto"/>
          </w:divBdr>
        </w:div>
        <w:div w:id="1102795471">
          <w:marLeft w:val="480"/>
          <w:marRight w:val="0"/>
          <w:marTop w:val="0"/>
          <w:marBottom w:val="0"/>
          <w:divBdr>
            <w:top w:val="none" w:sz="0" w:space="0" w:color="auto"/>
            <w:left w:val="none" w:sz="0" w:space="0" w:color="auto"/>
            <w:bottom w:val="none" w:sz="0" w:space="0" w:color="auto"/>
            <w:right w:val="none" w:sz="0" w:space="0" w:color="auto"/>
          </w:divBdr>
        </w:div>
        <w:div w:id="1104497380">
          <w:marLeft w:val="480"/>
          <w:marRight w:val="0"/>
          <w:marTop w:val="0"/>
          <w:marBottom w:val="0"/>
          <w:divBdr>
            <w:top w:val="none" w:sz="0" w:space="0" w:color="auto"/>
            <w:left w:val="none" w:sz="0" w:space="0" w:color="auto"/>
            <w:bottom w:val="none" w:sz="0" w:space="0" w:color="auto"/>
            <w:right w:val="none" w:sz="0" w:space="0" w:color="auto"/>
          </w:divBdr>
        </w:div>
        <w:div w:id="1104694819">
          <w:marLeft w:val="480"/>
          <w:marRight w:val="0"/>
          <w:marTop w:val="0"/>
          <w:marBottom w:val="0"/>
          <w:divBdr>
            <w:top w:val="none" w:sz="0" w:space="0" w:color="auto"/>
            <w:left w:val="none" w:sz="0" w:space="0" w:color="auto"/>
            <w:bottom w:val="none" w:sz="0" w:space="0" w:color="auto"/>
            <w:right w:val="none" w:sz="0" w:space="0" w:color="auto"/>
          </w:divBdr>
        </w:div>
        <w:div w:id="1122965798">
          <w:marLeft w:val="480"/>
          <w:marRight w:val="0"/>
          <w:marTop w:val="0"/>
          <w:marBottom w:val="0"/>
          <w:divBdr>
            <w:top w:val="none" w:sz="0" w:space="0" w:color="auto"/>
            <w:left w:val="none" w:sz="0" w:space="0" w:color="auto"/>
            <w:bottom w:val="none" w:sz="0" w:space="0" w:color="auto"/>
            <w:right w:val="none" w:sz="0" w:space="0" w:color="auto"/>
          </w:divBdr>
        </w:div>
        <w:div w:id="1126391855">
          <w:marLeft w:val="480"/>
          <w:marRight w:val="0"/>
          <w:marTop w:val="0"/>
          <w:marBottom w:val="0"/>
          <w:divBdr>
            <w:top w:val="none" w:sz="0" w:space="0" w:color="auto"/>
            <w:left w:val="none" w:sz="0" w:space="0" w:color="auto"/>
            <w:bottom w:val="none" w:sz="0" w:space="0" w:color="auto"/>
            <w:right w:val="none" w:sz="0" w:space="0" w:color="auto"/>
          </w:divBdr>
        </w:div>
        <w:div w:id="1138302071">
          <w:marLeft w:val="480"/>
          <w:marRight w:val="0"/>
          <w:marTop w:val="0"/>
          <w:marBottom w:val="0"/>
          <w:divBdr>
            <w:top w:val="none" w:sz="0" w:space="0" w:color="auto"/>
            <w:left w:val="none" w:sz="0" w:space="0" w:color="auto"/>
            <w:bottom w:val="none" w:sz="0" w:space="0" w:color="auto"/>
            <w:right w:val="none" w:sz="0" w:space="0" w:color="auto"/>
          </w:divBdr>
        </w:div>
        <w:div w:id="1227179874">
          <w:marLeft w:val="480"/>
          <w:marRight w:val="0"/>
          <w:marTop w:val="0"/>
          <w:marBottom w:val="0"/>
          <w:divBdr>
            <w:top w:val="none" w:sz="0" w:space="0" w:color="auto"/>
            <w:left w:val="none" w:sz="0" w:space="0" w:color="auto"/>
            <w:bottom w:val="none" w:sz="0" w:space="0" w:color="auto"/>
            <w:right w:val="none" w:sz="0" w:space="0" w:color="auto"/>
          </w:divBdr>
        </w:div>
        <w:div w:id="1274364613">
          <w:marLeft w:val="480"/>
          <w:marRight w:val="0"/>
          <w:marTop w:val="0"/>
          <w:marBottom w:val="0"/>
          <w:divBdr>
            <w:top w:val="none" w:sz="0" w:space="0" w:color="auto"/>
            <w:left w:val="none" w:sz="0" w:space="0" w:color="auto"/>
            <w:bottom w:val="none" w:sz="0" w:space="0" w:color="auto"/>
            <w:right w:val="none" w:sz="0" w:space="0" w:color="auto"/>
          </w:divBdr>
        </w:div>
        <w:div w:id="1314020076">
          <w:marLeft w:val="480"/>
          <w:marRight w:val="0"/>
          <w:marTop w:val="0"/>
          <w:marBottom w:val="0"/>
          <w:divBdr>
            <w:top w:val="none" w:sz="0" w:space="0" w:color="auto"/>
            <w:left w:val="none" w:sz="0" w:space="0" w:color="auto"/>
            <w:bottom w:val="none" w:sz="0" w:space="0" w:color="auto"/>
            <w:right w:val="none" w:sz="0" w:space="0" w:color="auto"/>
          </w:divBdr>
        </w:div>
        <w:div w:id="1339842369">
          <w:marLeft w:val="480"/>
          <w:marRight w:val="0"/>
          <w:marTop w:val="0"/>
          <w:marBottom w:val="0"/>
          <w:divBdr>
            <w:top w:val="none" w:sz="0" w:space="0" w:color="auto"/>
            <w:left w:val="none" w:sz="0" w:space="0" w:color="auto"/>
            <w:bottom w:val="none" w:sz="0" w:space="0" w:color="auto"/>
            <w:right w:val="none" w:sz="0" w:space="0" w:color="auto"/>
          </w:divBdr>
        </w:div>
        <w:div w:id="1343123102">
          <w:marLeft w:val="480"/>
          <w:marRight w:val="0"/>
          <w:marTop w:val="0"/>
          <w:marBottom w:val="0"/>
          <w:divBdr>
            <w:top w:val="none" w:sz="0" w:space="0" w:color="auto"/>
            <w:left w:val="none" w:sz="0" w:space="0" w:color="auto"/>
            <w:bottom w:val="none" w:sz="0" w:space="0" w:color="auto"/>
            <w:right w:val="none" w:sz="0" w:space="0" w:color="auto"/>
          </w:divBdr>
        </w:div>
        <w:div w:id="1360207371">
          <w:marLeft w:val="480"/>
          <w:marRight w:val="0"/>
          <w:marTop w:val="0"/>
          <w:marBottom w:val="0"/>
          <w:divBdr>
            <w:top w:val="none" w:sz="0" w:space="0" w:color="auto"/>
            <w:left w:val="none" w:sz="0" w:space="0" w:color="auto"/>
            <w:bottom w:val="none" w:sz="0" w:space="0" w:color="auto"/>
            <w:right w:val="none" w:sz="0" w:space="0" w:color="auto"/>
          </w:divBdr>
        </w:div>
        <w:div w:id="1387222796">
          <w:marLeft w:val="480"/>
          <w:marRight w:val="0"/>
          <w:marTop w:val="0"/>
          <w:marBottom w:val="0"/>
          <w:divBdr>
            <w:top w:val="none" w:sz="0" w:space="0" w:color="auto"/>
            <w:left w:val="none" w:sz="0" w:space="0" w:color="auto"/>
            <w:bottom w:val="none" w:sz="0" w:space="0" w:color="auto"/>
            <w:right w:val="none" w:sz="0" w:space="0" w:color="auto"/>
          </w:divBdr>
        </w:div>
        <w:div w:id="1404371217">
          <w:marLeft w:val="480"/>
          <w:marRight w:val="0"/>
          <w:marTop w:val="0"/>
          <w:marBottom w:val="0"/>
          <w:divBdr>
            <w:top w:val="none" w:sz="0" w:space="0" w:color="auto"/>
            <w:left w:val="none" w:sz="0" w:space="0" w:color="auto"/>
            <w:bottom w:val="none" w:sz="0" w:space="0" w:color="auto"/>
            <w:right w:val="none" w:sz="0" w:space="0" w:color="auto"/>
          </w:divBdr>
        </w:div>
        <w:div w:id="1415783695">
          <w:marLeft w:val="480"/>
          <w:marRight w:val="0"/>
          <w:marTop w:val="0"/>
          <w:marBottom w:val="0"/>
          <w:divBdr>
            <w:top w:val="none" w:sz="0" w:space="0" w:color="auto"/>
            <w:left w:val="none" w:sz="0" w:space="0" w:color="auto"/>
            <w:bottom w:val="none" w:sz="0" w:space="0" w:color="auto"/>
            <w:right w:val="none" w:sz="0" w:space="0" w:color="auto"/>
          </w:divBdr>
        </w:div>
        <w:div w:id="1466509053">
          <w:marLeft w:val="480"/>
          <w:marRight w:val="0"/>
          <w:marTop w:val="0"/>
          <w:marBottom w:val="0"/>
          <w:divBdr>
            <w:top w:val="none" w:sz="0" w:space="0" w:color="auto"/>
            <w:left w:val="none" w:sz="0" w:space="0" w:color="auto"/>
            <w:bottom w:val="none" w:sz="0" w:space="0" w:color="auto"/>
            <w:right w:val="none" w:sz="0" w:space="0" w:color="auto"/>
          </w:divBdr>
        </w:div>
        <w:div w:id="1494298126">
          <w:marLeft w:val="480"/>
          <w:marRight w:val="0"/>
          <w:marTop w:val="0"/>
          <w:marBottom w:val="0"/>
          <w:divBdr>
            <w:top w:val="none" w:sz="0" w:space="0" w:color="auto"/>
            <w:left w:val="none" w:sz="0" w:space="0" w:color="auto"/>
            <w:bottom w:val="none" w:sz="0" w:space="0" w:color="auto"/>
            <w:right w:val="none" w:sz="0" w:space="0" w:color="auto"/>
          </w:divBdr>
        </w:div>
        <w:div w:id="1504542240">
          <w:marLeft w:val="480"/>
          <w:marRight w:val="0"/>
          <w:marTop w:val="0"/>
          <w:marBottom w:val="0"/>
          <w:divBdr>
            <w:top w:val="none" w:sz="0" w:space="0" w:color="auto"/>
            <w:left w:val="none" w:sz="0" w:space="0" w:color="auto"/>
            <w:bottom w:val="none" w:sz="0" w:space="0" w:color="auto"/>
            <w:right w:val="none" w:sz="0" w:space="0" w:color="auto"/>
          </w:divBdr>
        </w:div>
        <w:div w:id="1504738428">
          <w:marLeft w:val="480"/>
          <w:marRight w:val="0"/>
          <w:marTop w:val="0"/>
          <w:marBottom w:val="0"/>
          <w:divBdr>
            <w:top w:val="none" w:sz="0" w:space="0" w:color="auto"/>
            <w:left w:val="none" w:sz="0" w:space="0" w:color="auto"/>
            <w:bottom w:val="none" w:sz="0" w:space="0" w:color="auto"/>
            <w:right w:val="none" w:sz="0" w:space="0" w:color="auto"/>
          </w:divBdr>
        </w:div>
        <w:div w:id="1542671768">
          <w:marLeft w:val="480"/>
          <w:marRight w:val="0"/>
          <w:marTop w:val="0"/>
          <w:marBottom w:val="0"/>
          <w:divBdr>
            <w:top w:val="none" w:sz="0" w:space="0" w:color="auto"/>
            <w:left w:val="none" w:sz="0" w:space="0" w:color="auto"/>
            <w:bottom w:val="none" w:sz="0" w:space="0" w:color="auto"/>
            <w:right w:val="none" w:sz="0" w:space="0" w:color="auto"/>
          </w:divBdr>
        </w:div>
        <w:div w:id="1576403543">
          <w:marLeft w:val="480"/>
          <w:marRight w:val="0"/>
          <w:marTop w:val="0"/>
          <w:marBottom w:val="0"/>
          <w:divBdr>
            <w:top w:val="none" w:sz="0" w:space="0" w:color="auto"/>
            <w:left w:val="none" w:sz="0" w:space="0" w:color="auto"/>
            <w:bottom w:val="none" w:sz="0" w:space="0" w:color="auto"/>
            <w:right w:val="none" w:sz="0" w:space="0" w:color="auto"/>
          </w:divBdr>
        </w:div>
        <w:div w:id="1595506332">
          <w:marLeft w:val="480"/>
          <w:marRight w:val="0"/>
          <w:marTop w:val="0"/>
          <w:marBottom w:val="0"/>
          <w:divBdr>
            <w:top w:val="none" w:sz="0" w:space="0" w:color="auto"/>
            <w:left w:val="none" w:sz="0" w:space="0" w:color="auto"/>
            <w:bottom w:val="none" w:sz="0" w:space="0" w:color="auto"/>
            <w:right w:val="none" w:sz="0" w:space="0" w:color="auto"/>
          </w:divBdr>
        </w:div>
        <w:div w:id="1718628498">
          <w:marLeft w:val="480"/>
          <w:marRight w:val="0"/>
          <w:marTop w:val="0"/>
          <w:marBottom w:val="0"/>
          <w:divBdr>
            <w:top w:val="none" w:sz="0" w:space="0" w:color="auto"/>
            <w:left w:val="none" w:sz="0" w:space="0" w:color="auto"/>
            <w:bottom w:val="none" w:sz="0" w:space="0" w:color="auto"/>
            <w:right w:val="none" w:sz="0" w:space="0" w:color="auto"/>
          </w:divBdr>
        </w:div>
        <w:div w:id="1758093457">
          <w:marLeft w:val="480"/>
          <w:marRight w:val="0"/>
          <w:marTop w:val="0"/>
          <w:marBottom w:val="0"/>
          <w:divBdr>
            <w:top w:val="none" w:sz="0" w:space="0" w:color="auto"/>
            <w:left w:val="none" w:sz="0" w:space="0" w:color="auto"/>
            <w:bottom w:val="none" w:sz="0" w:space="0" w:color="auto"/>
            <w:right w:val="none" w:sz="0" w:space="0" w:color="auto"/>
          </w:divBdr>
        </w:div>
        <w:div w:id="1759401576">
          <w:marLeft w:val="480"/>
          <w:marRight w:val="0"/>
          <w:marTop w:val="0"/>
          <w:marBottom w:val="0"/>
          <w:divBdr>
            <w:top w:val="none" w:sz="0" w:space="0" w:color="auto"/>
            <w:left w:val="none" w:sz="0" w:space="0" w:color="auto"/>
            <w:bottom w:val="none" w:sz="0" w:space="0" w:color="auto"/>
            <w:right w:val="none" w:sz="0" w:space="0" w:color="auto"/>
          </w:divBdr>
        </w:div>
        <w:div w:id="1761289701">
          <w:marLeft w:val="480"/>
          <w:marRight w:val="0"/>
          <w:marTop w:val="0"/>
          <w:marBottom w:val="0"/>
          <w:divBdr>
            <w:top w:val="none" w:sz="0" w:space="0" w:color="auto"/>
            <w:left w:val="none" w:sz="0" w:space="0" w:color="auto"/>
            <w:bottom w:val="none" w:sz="0" w:space="0" w:color="auto"/>
            <w:right w:val="none" w:sz="0" w:space="0" w:color="auto"/>
          </w:divBdr>
        </w:div>
        <w:div w:id="1764297420">
          <w:marLeft w:val="480"/>
          <w:marRight w:val="0"/>
          <w:marTop w:val="0"/>
          <w:marBottom w:val="0"/>
          <w:divBdr>
            <w:top w:val="none" w:sz="0" w:space="0" w:color="auto"/>
            <w:left w:val="none" w:sz="0" w:space="0" w:color="auto"/>
            <w:bottom w:val="none" w:sz="0" w:space="0" w:color="auto"/>
            <w:right w:val="none" w:sz="0" w:space="0" w:color="auto"/>
          </w:divBdr>
        </w:div>
        <w:div w:id="1766149765">
          <w:marLeft w:val="480"/>
          <w:marRight w:val="0"/>
          <w:marTop w:val="0"/>
          <w:marBottom w:val="0"/>
          <w:divBdr>
            <w:top w:val="none" w:sz="0" w:space="0" w:color="auto"/>
            <w:left w:val="none" w:sz="0" w:space="0" w:color="auto"/>
            <w:bottom w:val="none" w:sz="0" w:space="0" w:color="auto"/>
            <w:right w:val="none" w:sz="0" w:space="0" w:color="auto"/>
          </w:divBdr>
        </w:div>
        <w:div w:id="1766262514">
          <w:marLeft w:val="480"/>
          <w:marRight w:val="0"/>
          <w:marTop w:val="0"/>
          <w:marBottom w:val="0"/>
          <w:divBdr>
            <w:top w:val="none" w:sz="0" w:space="0" w:color="auto"/>
            <w:left w:val="none" w:sz="0" w:space="0" w:color="auto"/>
            <w:bottom w:val="none" w:sz="0" w:space="0" w:color="auto"/>
            <w:right w:val="none" w:sz="0" w:space="0" w:color="auto"/>
          </w:divBdr>
        </w:div>
        <w:div w:id="1790317409">
          <w:marLeft w:val="480"/>
          <w:marRight w:val="0"/>
          <w:marTop w:val="0"/>
          <w:marBottom w:val="0"/>
          <w:divBdr>
            <w:top w:val="none" w:sz="0" w:space="0" w:color="auto"/>
            <w:left w:val="none" w:sz="0" w:space="0" w:color="auto"/>
            <w:bottom w:val="none" w:sz="0" w:space="0" w:color="auto"/>
            <w:right w:val="none" w:sz="0" w:space="0" w:color="auto"/>
          </w:divBdr>
        </w:div>
        <w:div w:id="1797142742">
          <w:marLeft w:val="480"/>
          <w:marRight w:val="0"/>
          <w:marTop w:val="0"/>
          <w:marBottom w:val="0"/>
          <w:divBdr>
            <w:top w:val="none" w:sz="0" w:space="0" w:color="auto"/>
            <w:left w:val="none" w:sz="0" w:space="0" w:color="auto"/>
            <w:bottom w:val="none" w:sz="0" w:space="0" w:color="auto"/>
            <w:right w:val="none" w:sz="0" w:space="0" w:color="auto"/>
          </w:divBdr>
        </w:div>
        <w:div w:id="1853911336">
          <w:marLeft w:val="480"/>
          <w:marRight w:val="0"/>
          <w:marTop w:val="0"/>
          <w:marBottom w:val="0"/>
          <w:divBdr>
            <w:top w:val="none" w:sz="0" w:space="0" w:color="auto"/>
            <w:left w:val="none" w:sz="0" w:space="0" w:color="auto"/>
            <w:bottom w:val="none" w:sz="0" w:space="0" w:color="auto"/>
            <w:right w:val="none" w:sz="0" w:space="0" w:color="auto"/>
          </w:divBdr>
        </w:div>
        <w:div w:id="1882202676">
          <w:marLeft w:val="480"/>
          <w:marRight w:val="0"/>
          <w:marTop w:val="0"/>
          <w:marBottom w:val="0"/>
          <w:divBdr>
            <w:top w:val="none" w:sz="0" w:space="0" w:color="auto"/>
            <w:left w:val="none" w:sz="0" w:space="0" w:color="auto"/>
            <w:bottom w:val="none" w:sz="0" w:space="0" w:color="auto"/>
            <w:right w:val="none" w:sz="0" w:space="0" w:color="auto"/>
          </w:divBdr>
        </w:div>
        <w:div w:id="1926724600">
          <w:marLeft w:val="480"/>
          <w:marRight w:val="0"/>
          <w:marTop w:val="0"/>
          <w:marBottom w:val="0"/>
          <w:divBdr>
            <w:top w:val="none" w:sz="0" w:space="0" w:color="auto"/>
            <w:left w:val="none" w:sz="0" w:space="0" w:color="auto"/>
            <w:bottom w:val="none" w:sz="0" w:space="0" w:color="auto"/>
            <w:right w:val="none" w:sz="0" w:space="0" w:color="auto"/>
          </w:divBdr>
        </w:div>
        <w:div w:id="1960724245">
          <w:marLeft w:val="480"/>
          <w:marRight w:val="0"/>
          <w:marTop w:val="0"/>
          <w:marBottom w:val="0"/>
          <w:divBdr>
            <w:top w:val="none" w:sz="0" w:space="0" w:color="auto"/>
            <w:left w:val="none" w:sz="0" w:space="0" w:color="auto"/>
            <w:bottom w:val="none" w:sz="0" w:space="0" w:color="auto"/>
            <w:right w:val="none" w:sz="0" w:space="0" w:color="auto"/>
          </w:divBdr>
        </w:div>
        <w:div w:id="1965967202">
          <w:marLeft w:val="480"/>
          <w:marRight w:val="0"/>
          <w:marTop w:val="0"/>
          <w:marBottom w:val="0"/>
          <w:divBdr>
            <w:top w:val="none" w:sz="0" w:space="0" w:color="auto"/>
            <w:left w:val="none" w:sz="0" w:space="0" w:color="auto"/>
            <w:bottom w:val="none" w:sz="0" w:space="0" w:color="auto"/>
            <w:right w:val="none" w:sz="0" w:space="0" w:color="auto"/>
          </w:divBdr>
        </w:div>
        <w:div w:id="1975329538">
          <w:marLeft w:val="480"/>
          <w:marRight w:val="0"/>
          <w:marTop w:val="0"/>
          <w:marBottom w:val="0"/>
          <w:divBdr>
            <w:top w:val="none" w:sz="0" w:space="0" w:color="auto"/>
            <w:left w:val="none" w:sz="0" w:space="0" w:color="auto"/>
            <w:bottom w:val="none" w:sz="0" w:space="0" w:color="auto"/>
            <w:right w:val="none" w:sz="0" w:space="0" w:color="auto"/>
          </w:divBdr>
        </w:div>
        <w:div w:id="1975794921">
          <w:marLeft w:val="480"/>
          <w:marRight w:val="0"/>
          <w:marTop w:val="0"/>
          <w:marBottom w:val="0"/>
          <w:divBdr>
            <w:top w:val="none" w:sz="0" w:space="0" w:color="auto"/>
            <w:left w:val="none" w:sz="0" w:space="0" w:color="auto"/>
            <w:bottom w:val="none" w:sz="0" w:space="0" w:color="auto"/>
            <w:right w:val="none" w:sz="0" w:space="0" w:color="auto"/>
          </w:divBdr>
        </w:div>
        <w:div w:id="1992371177">
          <w:marLeft w:val="480"/>
          <w:marRight w:val="0"/>
          <w:marTop w:val="0"/>
          <w:marBottom w:val="0"/>
          <w:divBdr>
            <w:top w:val="none" w:sz="0" w:space="0" w:color="auto"/>
            <w:left w:val="none" w:sz="0" w:space="0" w:color="auto"/>
            <w:bottom w:val="none" w:sz="0" w:space="0" w:color="auto"/>
            <w:right w:val="none" w:sz="0" w:space="0" w:color="auto"/>
          </w:divBdr>
        </w:div>
        <w:div w:id="2102292681">
          <w:marLeft w:val="480"/>
          <w:marRight w:val="0"/>
          <w:marTop w:val="0"/>
          <w:marBottom w:val="0"/>
          <w:divBdr>
            <w:top w:val="none" w:sz="0" w:space="0" w:color="auto"/>
            <w:left w:val="none" w:sz="0" w:space="0" w:color="auto"/>
            <w:bottom w:val="none" w:sz="0" w:space="0" w:color="auto"/>
            <w:right w:val="none" w:sz="0" w:space="0" w:color="auto"/>
          </w:divBdr>
        </w:div>
        <w:div w:id="2136100462">
          <w:marLeft w:val="480"/>
          <w:marRight w:val="0"/>
          <w:marTop w:val="0"/>
          <w:marBottom w:val="0"/>
          <w:divBdr>
            <w:top w:val="none" w:sz="0" w:space="0" w:color="auto"/>
            <w:left w:val="none" w:sz="0" w:space="0" w:color="auto"/>
            <w:bottom w:val="none" w:sz="0" w:space="0" w:color="auto"/>
            <w:right w:val="none" w:sz="0" w:space="0" w:color="auto"/>
          </w:divBdr>
        </w:div>
        <w:div w:id="2144344656">
          <w:marLeft w:val="480"/>
          <w:marRight w:val="0"/>
          <w:marTop w:val="0"/>
          <w:marBottom w:val="0"/>
          <w:divBdr>
            <w:top w:val="none" w:sz="0" w:space="0" w:color="auto"/>
            <w:left w:val="none" w:sz="0" w:space="0" w:color="auto"/>
            <w:bottom w:val="none" w:sz="0" w:space="0" w:color="auto"/>
            <w:right w:val="none" w:sz="0" w:space="0" w:color="auto"/>
          </w:divBdr>
        </w:div>
      </w:divsChild>
    </w:div>
    <w:div w:id="1135683884">
      <w:marLeft w:val="640"/>
      <w:marRight w:val="0"/>
      <w:marTop w:val="0"/>
      <w:marBottom w:val="0"/>
      <w:divBdr>
        <w:top w:val="none" w:sz="0" w:space="0" w:color="auto"/>
        <w:left w:val="none" w:sz="0" w:space="0" w:color="auto"/>
        <w:bottom w:val="none" w:sz="0" w:space="0" w:color="auto"/>
        <w:right w:val="none" w:sz="0" w:space="0" w:color="auto"/>
      </w:divBdr>
    </w:div>
    <w:div w:id="1136222316">
      <w:marLeft w:val="640"/>
      <w:marRight w:val="0"/>
      <w:marTop w:val="0"/>
      <w:marBottom w:val="0"/>
      <w:divBdr>
        <w:top w:val="none" w:sz="0" w:space="0" w:color="auto"/>
        <w:left w:val="none" w:sz="0" w:space="0" w:color="auto"/>
        <w:bottom w:val="none" w:sz="0" w:space="0" w:color="auto"/>
        <w:right w:val="none" w:sz="0" w:space="0" w:color="auto"/>
      </w:divBdr>
    </w:div>
    <w:div w:id="1136294468">
      <w:bodyDiv w:val="1"/>
      <w:marLeft w:val="0"/>
      <w:marRight w:val="0"/>
      <w:marTop w:val="0"/>
      <w:marBottom w:val="0"/>
      <w:divBdr>
        <w:top w:val="none" w:sz="0" w:space="0" w:color="auto"/>
        <w:left w:val="none" w:sz="0" w:space="0" w:color="auto"/>
        <w:bottom w:val="none" w:sz="0" w:space="0" w:color="auto"/>
        <w:right w:val="none" w:sz="0" w:space="0" w:color="auto"/>
      </w:divBdr>
    </w:div>
    <w:div w:id="1136605015">
      <w:bodyDiv w:val="1"/>
      <w:marLeft w:val="0"/>
      <w:marRight w:val="0"/>
      <w:marTop w:val="0"/>
      <w:marBottom w:val="0"/>
      <w:divBdr>
        <w:top w:val="none" w:sz="0" w:space="0" w:color="auto"/>
        <w:left w:val="none" w:sz="0" w:space="0" w:color="auto"/>
        <w:bottom w:val="none" w:sz="0" w:space="0" w:color="auto"/>
        <w:right w:val="none" w:sz="0" w:space="0" w:color="auto"/>
      </w:divBdr>
    </w:div>
    <w:div w:id="1137065896">
      <w:marLeft w:val="640"/>
      <w:marRight w:val="0"/>
      <w:marTop w:val="0"/>
      <w:marBottom w:val="0"/>
      <w:divBdr>
        <w:top w:val="none" w:sz="0" w:space="0" w:color="auto"/>
        <w:left w:val="none" w:sz="0" w:space="0" w:color="auto"/>
        <w:bottom w:val="none" w:sz="0" w:space="0" w:color="auto"/>
        <w:right w:val="none" w:sz="0" w:space="0" w:color="auto"/>
      </w:divBdr>
    </w:div>
    <w:div w:id="1137379483">
      <w:marLeft w:val="640"/>
      <w:marRight w:val="0"/>
      <w:marTop w:val="0"/>
      <w:marBottom w:val="0"/>
      <w:divBdr>
        <w:top w:val="none" w:sz="0" w:space="0" w:color="auto"/>
        <w:left w:val="none" w:sz="0" w:space="0" w:color="auto"/>
        <w:bottom w:val="none" w:sz="0" w:space="0" w:color="auto"/>
        <w:right w:val="none" w:sz="0" w:space="0" w:color="auto"/>
      </w:divBdr>
    </w:div>
    <w:div w:id="1137574110">
      <w:bodyDiv w:val="1"/>
      <w:marLeft w:val="0"/>
      <w:marRight w:val="0"/>
      <w:marTop w:val="0"/>
      <w:marBottom w:val="0"/>
      <w:divBdr>
        <w:top w:val="none" w:sz="0" w:space="0" w:color="auto"/>
        <w:left w:val="none" w:sz="0" w:space="0" w:color="auto"/>
        <w:bottom w:val="none" w:sz="0" w:space="0" w:color="auto"/>
        <w:right w:val="none" w:sz="0" w:space="0" w:color="auto"/>
      </w:divBdr>
      <w:divsChild>
        <w:div w:id="13970347">
          <w:marLeft w:val="480"/>
          <w:marRight w:val="0"/>
          <w:marTop w:val="0"/>
          <w:marBottom w:val="0"/>
          <w:divBdr>
            <w:top w:val="none" w:sz="0" w:space="0" w:color="auto"/>
            <w:left w:val="none" w:sz="0" w:space="0" w:color="auto"/>
            <w:bottom w:val="none" w:sz="0" w:space="0" w:color="auto"/>
            <w:right w:val="none" w:sz="0" w:space="0" w:color="auto"/>
          </w:divBdr>
        </w:div>
        <w:div w:id="84234260">
          <w:marLeft w:val="480"/>
          <w:marRight w:val="0"/>
          <w:marTop w:val="0"/>
          <w:marBottom w:val="0"/>
          <w:divBdr>
            <w:top w:val="none" w:sz="0" w:space="0" w:color="auto"/>
            <w:left w:val="none" w:sz="0" w:space="0" w:color="auto"/>
            <w:bottom w:val="none" w:sz="0" w:space="0" w:color="auto"/>
            <w:right w:val="none" w:sz="0" w:space="0" w:color="auto"/>
          </w:divBdr>
        </w:div>
        <w:div w:id="108550197">
          <w:marLeft w:val="480"/>
          <w:marRight w:val="0"/>
          <w:marTop w:val="0"/>
          <w:marBottom w:val="0"/>
          <w:divBdr>
            <w:top w:val="none" w:sz="0" w:space="0" w:color="auto"/>
            <w:left w:val="none" w:sz="0" w:space="0" w:color="auto"/>
            <w:bottom w:val="none" w:sz="0" w:space="0" w:color="auto"/>
            <w:right w:val="none" w:sz="0" w:space="0" w:color="auto"/>
          </w:divBdr>
        </w:div>
        <w:div w:id="123623278">
          <w:marLeft w:val="480"/>
          <w:marRight w:val="0"/>
          <w:marTop w:val="0"/>
          <w:marBottom w:val="0"/>
          <w:divBdr>
            <w:top w:val="none" w:sz="0" w:space="0" w:color="auto"/>
            <w:left w:val="none" w:sz="0" w:space="0" w:color="auto"/>
            <w:bottom w:val="none" w:sz="0" w:space="0" w:color="auto"/>
            <w:right w:val="none" w:sz="0" w:space="0" w:color="auto"/>
          </w:divBdr>
        </w:div>
        <w:div w:id="148832431">
          <w:marLeft w:val="480"/>
          <w:marRight w:val="0"/>
          <w:marTop w:val="0"/>
          <w:marBottom w:val="0"/>
          <w:divBdr>
            <w:top w:val="none" w:sz="0" w:space="0" w:color="auto"/>
            <w:left w:val="none" w:sz="0" w:space="0" w:color="auto"/>
            <w:bottom w:val="none" w:sz="0" w:space="0" w:color="auto"/>
            <w:right w:val="none" w:sz="0" w:space="0" w:color="auto"/>
          </w:divBdr>
        </w:div>
        <w:div w:id="252859358">
          <w:marLeft w:val="480"/>
          <w:marRight w:val="0"/>
          <w:marTop w:val="0"/>
          <w:marBottom w:val="0"/>
          <w:divBdr>
            <w:top w:val="none" w:sz="0" w:space="0" w:color="auto"/>
            <w:left w:val="none" w:sz="0" w:space="0" w:color="auto"/>
            <w:bottom w:val="none" w:sz="0" w:space="0" w:color="auto"/>
            <w:right w:val="none" w:sz="0" w:space="0" w:color="auto"/>
          </w:divBdr>
        </w:div>
        <w:div w:id="311298394">
          <w:marLeft w:val="480"/>
          <w:marRight w:val="0"/>
          <w:marTop w:val="0"/>
          <w:marBottom w:val="0"/>
          <w:divBdr>
            <w:top w:val="none" w:sz="0" w:space="0" w:color="auto"/>
            <w:left w:val="none" w:sz="0" w:space="0" w:color="auto"/>
            <w:bottom w:val="none" w:sz="0" w:space="0" w:color="auto"/>
            <w:right w:val="none" w:sz="0" w:space="0" w:color="auto"/>
          </w:divBdr>
        </w:div>
        <w:div w:id="327094954">
          <w:marLeft w:val="480"/>
          <w:marRight w:val="0"/>
          <w:marTop w:val="0"/>
          <w:marBottom w:val="0"/>
          <w:divBdr>
            <w:top w:val="none" w:sz="0" w:space="0" w:color="auto"/>
            <w:left w:val="none" w:sz="0" w:space="0" w:color="auto"/>
            <w:bottom w:val="none" w:sz="0" w:space="0" w:color="auto"/>
            <w:right w:val="none" w:sz="0" w:space="0" w:color="auto"/>
          </w:divBdr>
        </w:div>
        <w:div w:id="339626253">
          <w:marLeft w:val="480"/>
          <w:marRight w:val="0"/>
          <w:marTop w:val="0"/>
          <w:marBottom w:val="0"/>
          <w:divBdr>
            <w:top w:val="none" w:sz="0" w:space="0" w:color="auto"/>
            <w:left w:val="none" w:sz="0" w:space="0" w:color="auto"/>
            <w:bottom w:val="none" w:sz="0" w:space="0" w:color="auto"/>
            <w:right w:val="none" w:sz="0" w:space="0" w:color="auto"/>
          </w:divBdr>
        </w:div>
        <w:div w:id="381293262">
          <w:marLeft w:val="480"/>
          <w:marRight w:val="0"/>
          <w:marTop w:val="0"/>
          <w:marBottom w:val="0"/>
          <w:divBdr>
            <w:top w:val="none" w:sz="0" w:space="0" w:color="auto"/>
            <w:left w:val="none" w:sz="0" w:space="0" w:color="auto"/>
            <w:bottom w:val="none" w:sz="0" w:space="0" w:color="auto"/>
            <w:right w:val="none" w:sz="0" w:space="0" w:color="auto"/>
          </w:divBdr>
        </w:div>
        <w:div w:id="451167476">
          <w:marLeft w:val="480"/>
          <w:marRight w:val="0"/>
          <w:marTop w:val="0"/>
          <w:marBottom w:val="0"/>
          <w:divBdr>
            <w:top w:val="none" w:sz="0" w:space="0" w:color="auto"/>
            <w:left w:val="none" w:sz="0" w:space="0" w:color="auto"/>
            <w:bottom w:val="none" w:sz="0" w:space="0" w:color="auto"/>
            <w:right w:val="none" w:sz="0" w:space="0" w:color="auto"/>
          </w:divBdr>
        </w:div>
        <w:div w:id="522209253">
          <w:marLeft w:val="480"/>
          <w:marRight w:val="0"/>
          <w:marTop w:val="0"/>
          <w:marBottom w:val="0"/>
          <w:divBdr>
            <w:top w:val="none" w:sz="0" w:space="0" w:color="auto"/>
            <w:left w:val="none" w:sz="0" w:space="0" w:color="auto"/>
            <w:bottom w:val="none" w:sz="0" w:space="0" w:color="auto"/>
            <w:right w:val="none" w:sz="0" w:space="0" w:color="auto"/>
          </w:divBdr>
        </w:div>
        <w:div w:id="531112157">
          <w:marLeft w:val="480"/>
          <w:marRight w:val="0"/>
          <w:marTop w:val="0"/>
          <w:marBottom w:val="0"/>
          <w:divBdr>
            <w:top w:val="none" w:sz="0" w:space="0" w:color="auto"/>
            <w:left w:val="none" w:sz="0" w:space="0" w:color="auto"/>
            <w:bottom w:val="none" w:sz="0" w:space="0" w:color="auto"/>
            <w:right w:val="none" w:sz="0" w:space="0" w:color="auto"/>
          </w:divBdr>
        </w:div>
        <w:div w:id="557011780">
          <w:marLeft w:val="480"/>
          <w:marRight w:val="0"/>
          <w:marTop w:val="0"/>
          <w:marBottom w:val="0"/>
          <w:divBdr>
            <w:top w:val="none" w:sz="0" w:space="0" w:color="auto"/>
            <w:left w:val="none" w:sz="0" w:space="0" w:color="auto"/>
            <w:bottom w:val="none" w:sz="0" w:space="0" w:color="auto"/>
            <w:right w:val="none" w:sz="0" w:space="0" w:color="auto"/>
          </w:divBdr>
        </w:div>
        <w:div w:id="561062007">
          <w:marLeft w:val="480"/>
          <w:marRight w:val="0"/>
          <w:marTop w:val="0"/>
          <w:marBottom w:val="0"/>
          <w:divBdr>
            <w:top w:val="none" w:sz="0" w:space="0" w:color="auto"/>
            <w:left w:val="none" w:sz="0" w:space="0" w:color="auto"/>
            <w:bottom w:val="none" w:sz="0" w:space="0" w:color="auto"/>
            <w:right w:val="none" w:sz="0" w:space="0" w:color="auto"/>
          </w:divBdr>
        </w:div>
        <w:div w:id="633946091">
          <w:marLeft w:val="480"/>
          <w:marRight w:val="0"/>
          <w:marTop w:val="0"/>
          <w:marBottom w:val="0"/>
          <w:divBdr>
            <w:top w:val="none" w:sz="0" w:space="0" w:color="auto"/>
            <w:left w:val="none" w:sz="0" w:space="0" w:color="auto"/>
            <w:bottom w:val="none" w:sz="0" w:space="0" w:color="auto"/>
            <w:right w:val="none" w:sz="0" w:space="0" w:color="auto"/>
          </w:divBdr>
        </w:div>
        <w:div w:id="724793238">
          <w:marLeft w:val="480"/>
          <w:marRight w:val="0"/>
          <w:marTop w:val="0"/>
          <w:marBottom w:val="0"/>
          <w:divBdr>
            <w:top w:val="none" w:sz="0" w:space="0" w:color="auto"/>
            <w:left w:val="none" w:sz="0" w:space="0" w:color="auto"/>
            <w:bottom w:val="none" w:sz="0" w:space="0" w:color="auto"/>
            <w:right w:val="none" w:sz="0" w:space="0" w:color="auto"/>
          </w:divBdr>
        </w:div>
        <w:div w:id="728768855">
          <w:marLeft w:val="480"/>
          <w:marRight w:val="0"/>
          <w:marTop w:val="0"/>
          <w:marBottom w:val="0"/>
          <w:divBdr>
            <w:top w:val="none" w:sz="0" w:space="0" w:color="auto"/>
            <w:left w:val="none" w:sz="0" w:space="0" w:color="auto"/>
            <w:bottom w:val="none" w:sz="0" w:space="0" w:color="auto"/>
            <w:right w:val="none" w:sz="0" w:space="0" w:color="auto"/>
          </w:divBdr>
        </w:div>
        <w:div w:id="804812385">
          <w:marLeft w:val="480"/>
          <w:marRight w:val="0"/>
          <w:marTop w:val="0"/>
          <w:marBottom w:val="0"/>
          <w:divBdr>
            <w:top w:val="none" w:sz="0" w:space="0" w:color="auto"/>
            <w:left w:val="none" w:sz="0" w:space="0" w:color="auto"/>
            <w:bottom w:val="none" w:sz="0" w:space="0" w:color="auto"/>
            <w:right w:val="none" w:sz="0" w:space="0" w:color="auto"/>
          </w:divBdr>
        </w:div>
        <w:div w:id="873470623">
          <w:marLeft w:val="480"/>
          <w:marRight w:val="0"/>
          <w:marTop w:val="0"/>
          <w:marBottom w:val="0"/>
          <w:divBdr>
            <w:top w:val="none" w:sz="0" w:space="0" w:color="auto"/>
            <w:left w:val="none" w:sz="0" w:space="0" w:color="auto"/>
            <w:bottom w:val="none" w:sz="0" w:space="0" w:color="auto"/>
            <w:right w:val="none" w:sz="0" w:space="0" w:color="auto"/>
          </w:divBdr>
        </w:div>
        <w:div w:id="914166770">
          <w:marLeft w:val="480"/>
          <w:marRight w:val="0"/>
          <w:marTop w:val="0"/>
          <w:marBottom w:val="0"/>
          <w:divBdr>
            <w:top w:val="none" w:sz="0" w:space="0" w:color="auto"/>
            <w:left w:val="none" w:sz="0" w:space="0" w:color="auto"/>
            <w:bottom w:val="none" w:sz="0" w:space="0" w:color="auto"/>
            <w:right w:val="none" w:sz="0" w:space="0" w:color="auto"/>
          </w:divBdr>
        </w:div>
        <w:div w:id="930433537">
          <w:marLeft w:val="480"/>
          <w:marRight w:val="0"/>
          <w:marTop w:val="0"/>
          <w:marBottom w:val="0"/>
          <w:divBdr>
            <w:top w:val="none" w:sz="0" w:space="0" w:color="auto"/>
            <w:left w:val="none" w:sz="0" w:space="0" w:color="auto"/>
            <w:bottom w:val="none" w:sz="0" w:space="0" w:color="auto"/>
            <w:right w:val="none" w:sz="0" w:space="0" w:color="auto"/>
          </w:divBdr>
        </w:div>
        <w:div w:id="969288327">
          <w:marLeft w:val="480"/>
          <w:marRight w:val="0"/>
          <w:marTop w:val="0"/>
          <w:marBottom w:val="0"/>
          <w:divBdr>
            <w:top w:val="none" w:sz="0" w:space="0" w:color="auto"/>
            <w:left w:val="none" w:sz="0" w:space="0" w:color="auto"/>
            <w:bottom w:val="none" w:sz="0" w:space="0" w:color="auto"/>
            <w:right w:val="none" w:sz="0" w:space="0" w:color="auto"/>
          </w:divBdr>
        </w:div>
        <w:div w:id="979967768">
          <w:marLeft w:val="480"/>
          <w:marRight w:val="0"/>
          <w:marTop w:val="0"/>
          <w:marBottom w:val="0"/>
          <w:divBdr>
            <w:top w:val="none" w:sz="0" w:space="0" w:color="auto"/>
            <w:left w:val="none" w:sz="0" w:space="0" w:color="auto"/>
            <w:bottom w:val="none" w:sz="0" w:space="0" w:color="auto"/>
            <w:right w:val="none" w:sz="0" w:space="0" w:color="auto"/>
          </w:divBdr>
        </w:div>
        <w:div w:id="982351845">
          <w:marLeft w:val="480"/>
          <w:marRight w:val="0"/>
          <w:marTop w:val="0"/>
          <w:marBottom w:val="0"/>
          <w:divBdr>
            <w:top w:val="none" w:sz="0" w:space="0" w:color="auto"/>
            <w:left w:val="none" w:sz="0" w:space="0" w:color="auto"/>
            <w:bottom w:val="none" w:sz="0" w:space="0" w:color="auto"/>
            <w:right w:val="none" w:sz="0" w:space="0" w:color="auto"/>
          </w:divBdr>
        </w:div>
        <w:div w:id="1002195837">
          <w:marLeft w:val="480"/>
          <w:marRight w:val="0"/>
          <w:marTop w:val="0"/>
          <w:marBottom w:val="0"/>
          <w:divBdr>
            <w:top w:val="none" w:sz="0" w:space="0" w:color="auto"/>
            <w:left w:val="none" w:sz="0" w:space="0" w:color="auto"/>
            <w:bottom w:val="none" w:sz="0" w:space="0" w:color="auto"/>
            <w:right w:val="none" w:sz="0" w:space="0" w:color="auto"/>
          </w:divBdr>
        </w:div>
        <w:div w:id="1022705852">
          <w:marLeft w:val="480"/>
          <w:marRight w:val="0"/>
          <w:marTop w:val="0"/>
          <w:marBottom w:val="0"/>
          <w:divBdr>
            <w:top w:val="none" w:sz="0" w:space="0" w:color="auto"/>
            <w:left w:val="none" w:sz="0" w:space="0" w:color="auto"/>
            <w:bottom w:val="none" w:sz="0" w:space="0" w:color="auto"/>
            <w:right w:val="none" w:sz="0" w:space="0" w:color="auto"/>
          </w:divBdr>
        </w:div>
        <w:div w:id="1049645718">
          <w:marLeft w:val="480"/>
          <w:marRight w:val="0"/>
          <w:marTop w:val="0"/>
          <w:marBottom w:val="0"/>
          <w:divBdr>
            <w:top w:val="none" w:sz="0" w:space="0" w:color="auto"/>
            <w:left w:val="none" w:sz="0" w:space="0" w:color="auto"/>
            <w:bottom w:val="none" w:sz="0" w:space="0" w:color="auto"/>
            <w:right w:val="none" w:sz="0" w:space="0" w:color="auto"/>
          </w:divBdr>
        </w:div>
        <w:div w:id="1067530423">
          <w:marLeft w:val="480"/>
          <w:marRight w:val="0"/>
          <w:marTop w:val="0"/>
          <w:marBottom w:val="0"/>
          <w:divBdr>
            <w:top w:val="none" w:sz="0" w:space="0" w:color="auto"/>
            <w:left w:val="none" w:sz="0" w:space="0" w:color="auto"/>
            <w:bottom w:val="none" w:sz="0" w:space="0" w:color="auto"/>
            <w:right w:val="none" w:sz="0" w:space="0" w:color="auto"/>
          </w:divBdr>
        </w:div>
        <w:div w:id="1070159012">
          <w:marLeft w:val="480"/>
          <w:marRight w:val="0"/>
          <w:marTop w:val="0"/>
          <w:marBottom w:val="0"/>
          <w:divBdr>
            <w:top w:val="none" w:sz="0" w:space="0" w:color="auto"/>
            <w:left w:val="none" w:sz="0" w:space="0" w:color="auto"/>
            <w:bottom w:val="none" w:sz="0" w:space="0" w:color="auto"/>
            <w:right w:val="none" w:sz="0" w:space="0" w:color="auto"/>
          </w:divBdr>
        </w:div>
        <w:div w:id="1138693729">
          <w:marLeft w:val="480"/>
          <w:marRight w:val="0"/>
          <w:marTop w:val="0"/>
          <w:marBottom w:val="0"/>
          <w:divBdr>
            <w:top w:val="none" w:sz="0" w:space="0" w:color="auto"/>
            <w:left w:val="none" w:sz="0" w:space="0" w:color="auto"/>
            <w:bottom w:val="none" w:sz="0" w:space="0" w:color="auto"/>
            <w:right w:val="none" w:sz="0" w:space="0" w:color="auto"/>
          </w:divBdr>
        </w:div>
        <w:div w:id="1164206785">
          <w:marLeft w:val="480"/>
          <w:marRight w:val="0"/>
          <w:marTop w:val="0"/>
          <w:marBottom w:val="0"/>
          <w:divBdr>
            <w:top w:val="none" w:sz="0" w:space="0" w:color="auto"/>
            <w:left w:val="none" w:sz="0" w:space="0" w:color="auto"/>
            <w:bottom w:val="none" w:sz="0" w:space="0" w:color="auto"/>
            <w:right w:val="none" w:sz="0" w:space="0" w:color="auto"/>
          </w:divBdr>
        </w:div>
        <w:div w:id="1191451311">
          <w:marLeft w:val="480"/>
          <w:marRight w:val="0"/>
          <w:marTop w:val="0"/>
          <w:marBottom w:val="0"/>
          <w:divBdr>
            <w:top w:val="none" w:sz="0" w:space="0" w:color="auto"/>
            <w:left w:val="none" w:sz="0" w:space="0" w:color="auto"/>
            <w:bottom w:val="none" w:sz="0" w:space="0" w:color="auto"/>
            <w:right w:val="none" w:sz="0" w:space="0" w:color="auto"/>
          </w:divBdr>
        </w:div>
        <w:div w:id="1200509018">
          <w:marLeft w:val="480"/>
          <w:marRight w:val="0"/>
          <w:marTop w:val="0"/>
          <w:marBottom w:val="0"/>
          <w:divBdr>
            <w:top w:val="none" w:sz="0" w:space="0" w:color="auto"/>
            <w:left w:val="none" w:sz="0" w:space="0" w:color="auto"/>
            <w:bottom w:val="none" w:sz="0" w:space="0" w:color="auto"/>
            <w:right w:val="none" w:sz="0" w:space="0" w:color="auto"/>
          </w:divBdr>
        </w:div>
        <w:div w:id="1208296382">
          <w:marLeft w:val="480"/>
          <w:marRight w:val="0"/>
          <w:marTop w:val="0"/>
          <w:marBottom w:val="0"/>
          <w:divBdr>
            <w:top w:val="none" w:sz="0" w:space="0" w:color="auto"/>
            <w:left w:val="none" w:sz="0" w:space="0" w:color="auto"/>
            <w:bottom w:val="none" w:sz="0" w:space="0" w:color="auto"/>
            <w:right w:val="none" w:sz="0" w:space="0" w:color="auto"/>
          </w:divBdr>
        </w:div>
        <w:div w:id="1248226412">
          <w:marLeft w:val="480"/>
          <w:marRight w:val="0"/>
          <w:marTop w:val="0"/>
          <w:marBottom w:val="0"/>
          <w:divBdr>
            <w:top w:val="none" w:sz="0" w:space="0" w:color="auto"/>
            <w:left w:val="none" w:sz="0" w:space="0" w:color="auto"/>
            <w:bottom w:val="none" w:sz="0" w:space="0" w:color="auto"/>
            <w:right w:val="none" w:sz="0" w:space="0" w:color="auto"/>
          </w:divBdr>
        </w:div>
        <w:div w:id="1339699026">
          <w:marLeft w:val="480"/>
          <w:marRight w:val="0"/>
          <w:marTop w:val="0"/>
          <w:marBottom w:val="0"/>
          <w:divBdr>
            <w:top w:val="none" w:sz="0" w:space="0" w:color="auto"/>
            <w:left w:val="none" w:sz="0" w:space="0" w:color="auto"/>
            <w:bottom w:val="none" w:sz="0" w:space="0" w:color="auto"/>
            <w:right w:val="none" w:sz="0" w:space="0" w:color="auto"/>
          </w:divBdr>
        </w:div>
        <w:div w:id="1387950234">
          <w:marLeft w:val="480"/>
          <w:marRight w:val="0"/>
          <w:marTop w:val="0"/>
          <w:marBottom w:val="0"/>
          <w:divBdr>
            <w:top w:val="none" w:sz="0" w:space="0" w:color="auto"/>
            <w:left w:val="none" w:sz="0" w:space="0" w:color="auto"/>
            <w:bottom w:val="none" w:sz="0" w:space="0" w:color="auto"/>
            <w:right w:val="none" w:sz="0" w:space="0" w:color="auto"/>
          </w:divBdr>
        </w:div>
        <w:div w:id="1404328345">
          <w:marLeft w:val="480"/>
          <w:marRight w:val="0"/>
          <w:marTop w:val="0"/>
          <w:marBottom w:val="0"/>
          <w:divBdr>
            <w:top w:val="none" w:sz="0" w:space="0" w:color="auto"/>
            <w:left w:val="none" w:sz="0" w:space="0" w:color="auto"/>
            <w:bottom w:val="none" w:sz="0" w:space="0" w:color="auto"/>
            <w:right w:val="none" w:sz="0" w:space="0" w:color="auto"/>
          </w:divBdr>
        </w:div>
        <w:div w:id="1413744139">
          <w:marLeft w:val="480"/>
          <w:marRight w:val="0"/>
          <w:marTop w:val="0"/>
          <w:marBottom w:val="0"/>
          <w:divBdr>
            <w:top w:val="none" w:sz="0" w:space="0" w:color="auto"/>
            <w:left w:val="none" w:sz="0" w:space="0" w:color="auto"/>
            <w:bottom w:val="none" w:sz="0" w:space="0" w:color="auto"/>
            <w:right w:val="none" w:sz="0" w:space="0" w:color="auto"/>
          </w:divBdr>
        </w:div>
        <w:div w:id="1420835760">
          <w:marLeft w:val="480"/>
          <w:marRight w:val="0"/>
          <w:marTop w:val="0"/>
          <w:marBottom w:val="0"/>
          <w:divBdr>
            <w:top w:val="none" w:sz="0" w:space="0" w:color="auto"/>
            <w:left w:val="none" w:sz="0" w:space="0" w:color="auto"/>
            <w:bottom w:val="none" w:sz="0" w:space="0" w:color="auto"/>
            <w:right w:val="none" w:sz="0" w:space="0" w:color="auto"/>
          </w:divBdr>
        </w:div>
        <w:div w:id="1445271991">
          <w:marLeft w:val="480"/>
          <w:marRight w:val="0"/>
          <w:marTop w:val="0"/>
          <w:marBottom w:val="0"/>
          <w:divBdr>
            <w:top w:val="none" w:sz="0" w:space="0" w:color="auto"/>
            <w:left w:val="none" w:sz="0" w:space="0" w:color="auto"/>
            <w:bottom w:val="none" w:sz="0" w:space="0" w:color="auto"/>
            <w:right w:val="none" w:sz="0" w:space="0" w:color="auto"/>
          </w:divBdr>
        </w:div>
        <w:div w:id="1465275731">
          <w:marLeft w:val="480"/>
          <w:marRight w:val="0"/>
          <w:marTop w:val="0"/>
          <w:marBottom w:val="0"/>
          <w:divBdr>
            <w:top w:val="none" w:sz="0" w:space="0" w:color="auto"/>
            <w:left w:val="none" w:sz="0" w:space="0" w:color="auto"/>
            <w:bottom w:val="none" w:sz="0" w:space="0" w:color="auto"/>
            <w:right w:val="none" w:sz="0" w:space="0" w:color="auto"/>
          </w:divBdr>
        </w:div>
        <w:div w:id="1473667992">
          <w:marLeft w:val="480"/>
          <w:marRight w:val="0"/>
          <w:marTop w:val="0"/>
          <w:marBottom w:val="0"/>
          <w:divBdr>
            <w:top w:val="none" w:sz="0" w:space="0" w:color="auto"/>
            <w:left w:val="none" w:sz="0" w:space="0" w:color="auto"/>
            <w:bottom w:val="none" w:sz="0" w:space="0" w:color="auto"/>
            <w:right w:val="none" w:sz="0" w:space="0" w:color="auto"/>
          </w:divBdr>
        </w:div>
        <w:div w:id="1494561715">
          <w:marLeft w:val="480"/>
          <w:marRight w:val="0"/>
          <w:marTop w:val="0"/>
          <w:marBottom w:val="0"/>
          <w:divBdr>
            <w:top w:val="none" w:sz="0" w:space="0" w:color="auto"/>
            <w:left w:val="none" w:sz="0" w:space="0" w:color="auto"/>
            <w:bottom w:val="none" w:sz="0" w:space="0" w:color="auto"/>
            <w:right w:val="none" w:sz="0" w:space="0" w:color="auto"/>
          </w:divBdr>
        </w:div>
        <w:div w:id="1574504611">
          <w:marLeft w:val="480"/>
          <w:marRight w:val="0"/>
          <w:marTop w:val="0"/>
          <w:marBottom w:val="0"/>
          <w:divBdr>
            <w:top w:val="none" w:sz="0" w:space="0" w:color="auto"/>
            <w:left w:val="none" w:sz="0" w:space="0" w:color="auto"/>
            <w:bottom w:val="none" w:sz="0" w:space="0" w:color="auto"/>
            <w:right w:val="none" w:sz="0" w:space="0" w:color="auto"/>
          </w:divBdr>
        </w:div>
        <w:div w:id="1585340473">
          <w:marLeft w:val="480"/>
          <w:marRight w:val="0"/>
          <w:marTop w:val="0"/>
          <w:marBottom w:val="0"/>
          <w:divBdr>
            <w:top w:val="none" w:sz="0" w:space="0" w:color="auto"/>
            <w:left w:val="none" w:sz="0" w:space="0" w:color="auto"/>
            <w:bottom w:val="none" w:sz="0" w:space="0" w:color="auto"/>
            <w:right w:val="none" w:sz="0" w:space="0" w:color="auto"/>
          </w:divBdr>
        </w:div>
        <w:div w:id="1609508719">
          <w:marLeft w:val="480"/>
          <w:marRight w:val="0"/>
          <w:marTop w:val="0"/>
          <w:marBottom w:val="0"/>
          <w:divBdr>
            <w:top w:val="none" w:sz="0" w:space="0" w:color="auto"/>
            <w:left w:val="none" w:sz="0" w:space="0" w:color="auto"/>
            <w:bottom w:val="none" w:sz="0" w:space="0" w:color="auto"/>
            <w:right w:val="none" w:sz="0" w:space="0" w:color="auto"/>
          </w:divBdr>
        </w:div>
        <w:div w:id="1637905433">
          <w:marLeft w:val="480"/>
          <w:marRight w:val="0"/>
          <w:marTop w:val="0"/>
          <w:marBottom w:val="0"/>
          <w:divBdr>
            <w:top w:val="none" w:sz="0" w:space="0" w:color="auto"/>
            <w:left w:val="none" w:sz="0" w:space="0" w:color="auto"/>
            <w:bottom w:val="none" w:sz="0" w:space="0" w:color="auto"/>
            <w:right w:val="none" w:sz="0" w:space="0" w:color="auto"/>
          </w:divBdr>
        </w:div>
        <w:div w:id="1683972428">
          <w:marLeft w:val="480"/>
          <w:marRight w:val="0"/>
          <w:marTop w:val="0"/>
          <w:marBottom w:val="0"/>
          <w:divBdr>
            <w:top w:val="none" w:sz="0" w:space="0" w:color="auto"/>
            <w:left w:val="none" w:sz="0" w:space="0" w:color="auto"/>
            <w:bottom w:val="none" w:sz="0" w:space="0" w:color="auto"/>
            <w:right w:val="none" w:sz="0" w:space="0" w:color="auto"/>
          </w:divBdr>
        </w:div>
        <w:div w:id="1687294927">
          <w:marLeft w:val="480"/>
          <w:marRight w:val="0"/>
          <w:marTop w:val="0"/>
          <w:marBottom w:val="0"/>
          <w:divBdr>
            <w:top w:val="none" w:sz="0" w:space="0" w:color="auto"/>
            <w:left w:val="none" w:sz="0" w:space="0" w:color="auto"/>
            <w:bottom w:val="none" w:sz="0" w:space="0" w:color="auto"/>
            <w:right w:val="none" w:sz="0" w:space="0" w:color="auto"/>
          </w:divBdr>
        </w:div>
        <w:div w:id="1689716915">
          <w:marLeft w:val="480"/>
          <w:marRight w:val="0"/>
          <w:marTop w:val="0"/>
          <w:marBottom w:val="0"/>
          <w:divBdr>
            <w:top w:val="none" w:sz="0" w:space="0" w:color="auto"/>
            <w:left w:val="none" w:sz="0" w:space="0" w:color="auto"/>
            <w:bottom w:val="none" w:sz="0" w:space="0" w:color="auto"/>
            <w:right w:val="none" w:sz="0" w:space="0" w:color="auto"/>
          </w:divBdr>
        </w:div>
        <w:div w:id="1740057974">
          <w:marLeft w:val="480"/>
          <w:marRight w:val="0"/>
          <w:marTop w:val="0"/>
          <w:marBottom w:val="0"/>
          <w:divBdr>
            <w:top w:val="none" w:sz="0" w:space="0" w:color="auto"/>
            <w:left w:val="none" w:sz="0" w:space="0" w:color="auto"/>
            <w:bottom w:val="none" w:sz="0" w:space="0" w:color="auto"/>
            <w:right w:val="none" w:sz="0" w:space="0" w:color="auto"/>
          </w:divBdr>
        </w:div>
        <w:div w:id="1816022088">
          <w:marLeft w:val="480"/>
          <w:marRight w:val="0"/>
          <w:marTop w:val="0"/>
          <w:marBottom w:val="0"/>
          <w:divBdr>
            <w:top w:val="none" w:sz="0" w:space="0" w:color="auto"/>
            <w:left w:val="none" w:sz="0" w:space="0" w:color="auto"/>
            <w:bottom w:val="none" w:sz="0" w:space="0" w:color="auto"/>
            <w:right w:val="none" w:sz="0" w:space="0" w:color="auto"/>
          </w:divBdr>
        </w:div>
        <w:div w:id="1838418860">
          <w:marLeft w:val="480"/>
          <w:marRight w:val="0"/>
          <w:marTop w:val="0"/>
          <w:marBottom w:val="0"/>
          <w:divBdr>
            <w:top w:val="none" w:sz="0" w:space="0" w:color="auto"/>
            <w:left w:val="none" w:sz="0" w:space="0" w:color="auto"/>
            <w:bottom w:val="none" w:sz="0" w:space="0" w:color="auto"/>
            <w:right w:val="none" w:sz="0" w:space="0" w:color="auto"/>
          </w:divBdr>
        </w:div>
        <w:div w:id="1841697522">
          <w:marLeft w:val="480"/>
          <w:marRight w:val="0"/>
          <w:marTop w:val="0"/>
          <w:marBottom w:val="0"/>
          <w:divBdr>
            <w:top w:val="none" w:sz="0" w:space="0" w:color="auto"/>
            <w:left w:val="none" w:sz="0" w:space="0" w:color="auto"/>
            <w:bottom w:val="none" w:sz="0" w:space="0" w:color="auto"/>
            <w:right w:val="none" w:sz="0" w:space="0" w:color="auto"/>
          </w:divBdr>
        </w:div>
        <w:div w:id="1854564330">
          <w:marLeft w:val="480"/>
          <w:marRight w:val="0"/>
          <w:marTop w:val="0"/>
          <w:marBottom w:val="0"/>
          <w:divBdr>
            <w:top w:val="none" w:sz="0" w:space="0" w:color="auto"/>
            <w:left w:val="none" w:sz="0" w:space="0" w:color="auto"/>
            <w:bottom w:val="none" w:sz="0" w:space="0" w:color="auto"/>
            <w:right w:val="none" w:sz="0" w:space="0" w:color="auto"/>
          </w:divBdr>
        </w:div>
        <w:div w:id="1880899821">
          <w:marLeft w:val="480"/>
          <w:marRight w:val="0"/>
          <w:marTop w:val="0"/>
          <w:marBottom w:val="0"/>
          <w:divBdr>
            <w:top w:val="none" w:sz="0" w:space="0" w:color="auto"/>
            <w:left w:val="none" w:sz="0" w:space="0" w:color="auto"/>
            <w:bottom w:val="none" w:sz="0" w:space="0" w:color="auto"/>
            <w:right w:val="none" w:sz="0" w:space="0" w:color="auto"/>
          </w:divBdr>
        </w:div>
        <w:div w:id="1899824226">
          <w:marLeft w:val="480"/>
          <w:marRight w:val="0"/>
          <w:marTop w:val="0"/>
          <w:marBottom w:val="0"/>
          <w:divBdr>
            <w:top w:val="none" w:sz="0" w:space="0" w:color="auto"/>
            <w:left w:val="none" w:sz="0" w:space="0" w:color="auto"/>
            <w:bottom w:val="none" w:sz="0" w:space="0" w:color="auto"/>
            <w:right w:val="none" w:sz="0" w:space="0" w:color="auto"/>
          </w:divBdr>
        </w:div>
        <w:div w:id="1909463582">
          <w:marLeft w:val="480"/>
          <w:marRight w:val="0"/>
          <w:marTop w:val="0"/>
          <w:marBottom w:val="0"/>
          <w:divBdr>
            <w:top w:val="none" w:sz="0" w:space="0" w:color="auto"/>
            <w:left w:val="none" w:sz="0" w:space="0" w:color="auto"/>
            <w:bottom w:val="none" w:sz="0" w:space="0" w:color="auto"/>
            <w:right w:val="none" w:sz="0" w:space="0" w:color="auto"/>
          </w:divBdr>
        </w:div>
        <w:div w:id="1922249377">
          <w:marLeft w:val="480"/>
          <w:marRight w:val="0"/>
          <w:marTop w:val="0"/>
          <w:marBottom w:val="0"/>
          <w:divBdr>
            <w:top w:val="none" w:sz="0" w:space="0" w:color="auto"/>
            <w:left w:val="none" w:sz="0" w:space="0" w:color="auto"/>
            <w:bottom w:val="none" w:sz="0" w:space="0" w:color="auto"/>
            <w:right w:val="none" w:sz="0" w:space="0" w:color="auto"/>
          </w:divBdr>
        </w:div>
        <w:div w:id="1943878214">
          <w:marLeft w:val="480"/>
          <w:marRight w:val="0"/>
          <w:marTop w:val="0"/>
          <w:marBottom w:val="0"/>
          <w:divBdr>
            <w:top w:val="none" w:sz="0" w:space="0" w:color="auto"/>
            <w:left w:val="none" w:sz="0" w:space="0" w:color="auto"/>
            <w:bottom w:val="none" w:sz="0" w:space="0" w:color="auto"/>
            <w:right w:val="none" w:sz="0" w:space="0" w:color="auto"/>
          </w:divBdr>
        </w:div>
        <w:div w:id="1995332811">
          <w:marLeft w:val="480"/>
          <w:marRight w:val="0"/>
          <w:marTop w:val="0"/>
          <w:marBottom w:val="0"/>
          <w:divBdr>
            <w:top w:val="none" w:sz="0" w:space="0" w:color="auto"/>
            <w:left w:val="none" w:sz="0" w:space="0" w:color="auto"/>
            <w:bottom w:val="none" w:sz="0" w:space="0" w:color="auto"/>
            <w:right w:val="none" w:sz="0" w:space="0" w:color="auto"/>
          </w:divBdr>
        </w:div>
        <w:div w:id="2022125097">
          <w:marLeft w:val="480"/>
          <w:marRight w:val="0"/>
          <w:marTop w:val="0"/>
          <w:marBottom w:val="0"/>
          <w:divBdr>
            <w:top w:val="none" w:sz="0" w:space="0" w:color="auto"/>
            <w:left w:val="none" w:sz="0" w:space="0" w:color="auto"/>
            <w:bottom w:val="none" w:sz="0" w:space="0" w:color="auto"/>
            <w:right w:val="none" w:sz="0" w:space="0" w:color="auto"/>
          </w:divBdr>
        </w:div>
        <w:div w:id="2036074038">
          <w:marLeft w:val="480"/>
          <w:marRight w:val="0"/>
          <w:marTop w:val="0"/>
          <w:marBottom w:val="0"/>
          <w:divBdr>
            <w:top w:val="none" w:sz="0" w:space="0" w:color="auto"/>
            <w:left w:val="none" w:sz="0" w:space="0" w:color="auto"/>
            <w:bottom w:val="none" w:sz="0" w:space="0" w:color="auto"/>
            <w:right w:val="none" w:sz="0" w:space="0" w:color="auto"/>
          </w:divBdr>
        </w:div>
        <w:div w:id="2038579727">
          <w:marLeft w:val="480"/>
          <w:marRight w:val="0"/>
          <w:marTop w:val="0"/>
          <w:marBottom w:val="0"/>
          <w:divBdr>
            <w:top w:val="none" w:sz="0" w:space="0" w:color="auto"/>
            <w:left w:val="none" w:sz="0" w:space="0" w:color="auto"/>
            <w:bottom w:val="none" w:sz="0" w:space="0" w:color="auto"/>
            <w:right w:val="none" w:sz="0" w:space="0" w:color="auto"/>
          </w:divBdr>
        </w:div>
        <w:div w:id="2079555405">
          <w:marLeft w:val="480"/>
          <w:marRight w:val="0"/>
          <w:marTop w:val="0"/>
          <w:marBottom w:val="0"/>
          <w:divBdr>
            <w:top w:val="none" w:sz="0" w:space="0" w:color="auto"/>
            <w:left w:val="none" w:sz="0" w:space="0" w:color="auto"/>
            <w:bottom w:val="none" w:sz="0" w:space="0" w:color="auto"/>
            <w:right w:val="none" w:sz="0" w:space="0" w:color="auto"/>
          </w:divBdr>
        </w:div>
        <w:div w:id="2090274209">
          <w:marLeft w:val="480"/>
          <w:marRight w:val="0"/>
          <w:marTop w:val="0"/>
          <w:marBottom w:val="0"/>
          <w:divBdr>
            <w:top w:val="none" w:sz="0" w:space="0" w:color="auto"/>
            <w:left w:val="none" w:sz="0" w:space="0" w:color="auto"/>
            <w:bottom w:val="none" w:sz="0" w:space="0" w:color="auto"/>
            <w:right w:val="none" w:sz="0" w:space="0" w:color="auto"/>
          </w:divBdr>
        </w:div>
        <w:div w:id="2114397281">
          <w:marLeft w:val="480"/>
          <w:marRight w:val="0"/>
          <w:marTop w:val="0"/>
          <w:marBottom w:val="0"/>
          <w:divBdr>
            <w:top w:val="none" w:sz="0" w:space="0" w:color="auto"/>
            <w:left w:val="none" w:sz="0" w:space="0" w:color="auto"/>
            <w:bottom w:val="none" w:sz="0" w:space="0" w:color="auto"/>
            <w:right w:val="none" w:sz="0" w:space="0" w:color="auto"/>
          </w:divBdr>
        </w:div>
      </w:divsChild>
    </w:div>
    <w:div w:id="1137575272">
      <w:marLeft w:val="640"/>
      <w:marRight w:val="0"/>
      <w:marTop w:val="0"/>
      <w:marBottom w:val="0"/>
      <w:divBdr>
        <w:top w:val="none" w:sz="0" w:space="0" w:color="auto"/>
        <w:left w:val="none" w:sz="0" w:space="0" w:color="auto"/>
        <w:bottom w:val="none" w:sz="0" w:space="0" w:color="auto"/>
        <w:right w:val="none" w:sz="0" w:space="0" w:color="auto"/>
      </w:divBdr>
    </w:div>
    <w:div w:id="1138302046">
      <w:marLeft w:val="640"/>
      <w:marRight w:val="0"/>
      <w:marTop w:val="0"/>
      <w:marBottom w:val="0"/>
      <w:divBdr>
        <w:top w:val="none" w:sz="0" w:space="0" w:color="auto"/>
        <w:left w:val="none" w:sz="0" w:space="0" w:color="auto"/>
        <w:bottom w:val="none" w:sz="0" w:space="0" w:color="auto"/>
        <w:right w:val="none" w:sz="0" w:space="0" w:color="auto"/>
      </w:divBdr>
    </w:div>
    <w:div w:id="1138378923">
      <w:marLeft w:val="640"/>
      <w:marRight w:val="0"/>
      <w:marTop w:val="0"/>
      <w:marBottom w:val="0"/>
      <w:divBdr>
        <w:top w:val="none" w:sz="0" w:space="0" w:color="auto"/>
        <w:left w:val="none" w:sz="0" w:space="0" w:color="auto"/>
        <w:bottom w:val="none" w:sz="0" w:space="0" w:color="auto"/>
        <w:right w:val="none" w:sz="0" w:space="0" w:color="auto"/>
      </w:divBdr>
    </w:div>
    <w:div w:id="1139152549">
      <w:bodyDiv w:val="1"/>
      <w:marLeft w:val="0"/>
      <w:marRight w:val="0"/>
      <w:marTop w:val="0"/>
      <w:marBottom w:val="0"/>
      <w:divBdr>
        <w:top w:val="none" w:sz="0" w:space="0" w:color="auto"/>
        <w:left w:val="none" w:sz="0" w:space="0" w:color="auto"/>
        <w:bottom w:val="none" w:sz="0" w:space="0" w:color="auto"/>
        <w:right w:val="none" w:sz="0" w:space="0" w:color="auto"/>
      </w:divBdr>
    </w:div>
    <w:div w:id="1139225058">
      <w:marLeft w:val="640"/>
      <w:marRight w:val="0"/>
      <w:marTop w:val="0"/>
      <w:marBottom w:val="0"/>
      <w:divBdr>
        <w:top w:val="none" w:sz="0" w:space="0" w:color="auto"/>
        <w:left w:val="none" w:sz="0" w:space="0" w:color="auto"/>
        <w:bottom w:val="none" w:sz="0" w:space="0" w:color="auto"/>
        <w:right w:val="none" w:sz="0" w:space="0" w:color="auto"/>
      </w:divBdr>
    </w:div>
    <w:div w:id="1139686456">
      <w:marLeft w:val="640"/>
      <w:marRight w:val="0"/>
      <w:marTop w:val="0"/>
      <w:marBottom w:val="0"/>
      <w:divBdr>
        <w:top w:val="none" w:sz="0" w:space="0" w:color="auto"/>
        <w:left w:val="none" w:sz="0" w:space="0" w:color="auto"/>
        <w:bottom w:val="none" w:sz="0" w:space="0" w:color="auto"/>
        <w:right w:val="none" w:sz="0" w:space="0" w:color="auto"/>
      </w:divBdr>
    </w:div>
    <w:div w:id="1139762192">
      <w:marLeft w:val="640"/>
      <w:marRight w:val="0"/>
      <w:marTop w:val="0"/>
      <w:marBottom w:val="0"/>
      <w:divBdr>
        <w:top w:val="none" w:sz="0" w:space="0" w:color="auto"/>
        <w:left w:val="none" w:sz="0" w:space="0" w:color="auto"/>
        <w:bottom w:val="none" w:sz="0" w:space="0" w:color="auto"/>
        <w:right w:val="none" w:sz="0" w:space="0" w:color="auto"/>
      </w:divBdr>
    </w:div>
    <w:div w:id="1139805138">
      <w:marLeft w:val="640"/>
      <w:marRight w:val="0"/>
      <w:marTop w:val="0"/>
      <w:marBottom w:val="0"/>
      <w:divBdr>
        <w:top w:val="none" w:sz="0" w:space="0" w:color="auto"/>
        <w:left w:val="none" w:sz="0" w:space="0" w:color="auto"/>
        <w:bottom w:val="none" w:sz="0" w:space="0" w:color="auto"/>
        <w:right w:val="none" w:sz="0" w:space="0" w:color="auto"/>
      </w:divBdr>
    </w:div>
    <w:div w:id="1140608068">
      <w:bodyDiv w:val="1"/>
      <w:marLeft w:val="0"/>
      <w:marRight w:val="0"/>
      <w:marTop w:val="0"/>
      <w:marBottom w:val="0"/>
      <w:divBdr>
        <w:top w:val="none" w:sz="0" w:space="0" w:color="auto"/>
        <w:left w:val="none" w:sz="0" w:space="0" w:color="auto"/>
        <w:bottom w:val="none" w:sz="0" w:space="0" w:color="auto"/>
        <w:right w:val="none" w:sz="0" w:space="0" w:color="auto"/>
      </w:divBdr>
    </w:div>
    <w:div w:id="1140801394">
      <w:marLeft w:val="640"/>
      <w:marRight w:val="0"/>
      <w:marTop w:val="0"/>
      <w:marBottom w:val="0"/>
      <w:divBdr>
        <w:top w:val="none" w:sz="0" w:space="0" w:color="auto"/>
        <w:left w:val="none" w:sz="0" w:space="0" w:color="auto"/>
        <w:bottom w:val="none" w:sz="0" w:space="0" w:color="auto"/>
        <w:right w:val="none" w:sz="0" w:space="0" w:color="auto"/>
      </w:divBdr>
    </w:div>
    <w:div w:id="1140877545">
      <w:bodyDiv w:val="1"/>
      <w:marLeft w:val="0"/>
      <w:marRight w:val="0"/>
      <w:marTop w:val="0"/>
      <w:marBottom w:val="0"/>
      <w:divBdr>
        <w:top w:val="none" w:sz="0" w:space="0" w:color="auto"/>
        <w:left w:val="none" w:sz="0" w:space="0" w:color="auto"/>
        <w:bottom w:val="none" w:sz="0" w:space="0" w:color="auto"/>
        <w:right w:val="none" w:sz="0" w:space="0" w:color="auto"/>
      </w:divBdr>
    </w:div>
    <w:div w:id="1141774641">
      <w:marLeft w:val="640"/>
      <w:marRight w:val="0"/>
      <w:marTop w:val="0"/>
      <w:marBottom w:val="0"/>
      <w:divBdr>
        <w:top w:val="none" w:sz="0" w:space="0" w:color="auto"/>
        <w:left w:val="none" w:sz="0" w:space="0" w:color="auto"/>
        <w:bottom w:val="none" w:sz="0" w:space="0" w:color="auto"/>
        <w:right w:val="none" w:sz="0" w:space="0" w:color="auto"/>
      </w:divBdr>
    </w:div>
    <w:div w:id="1142036622">
      <w:marLeft w:val="640"/>
      <w:marRight w:val="0"/>
      <w:marTop w:val="0"/>
      <w:marBottom w:val="0"/>
      <w:divBdr>
        <w:top w:val="none" w:sz="0" w:space="0" w:color="auto"/>
        <w:left w:val="none" w:sz="0" w:space="0" w:color="auto"/>
        <w:bottom w:val="none" w:sz="0" w:space="0" w:color="auto"/>
        <w:right w:val="none" w:sz="0" w:space="0" w:color="auto"/>
      </w:divBdr>
    </w:div>
    <w:div w:id="1142193999">
      <w:marLeft w:val="640"/>
      <w:marRight w:val="0"/>
      <w:marTop w:val="0"/>
      <w:marBottom w:val="0"/>
      <w:divBdr>
        <w:top w:val="none" w:sz="0" w:space="0" w:color="auto"/>
        <w:left w:val="none" w:sz="0" w:space="0" w:color="auto"/>
        <w:bottom w:val="none" w:sz="0" w:space="0" w:color="auto"/>
        <w:right w:val="none" w:sz="0" w:space="0" w:color="auto"/>
      </w:divBdr>
    </w:div>
    <w:div w:id="1142773795">
      <w:marLeft w:val="640"/>
      <w:marRight w:val="0"/>
      <w:marTop w:val="0"/>
      <w:marBottom w:val="0"/>
      <w:divBdr>
        <w:top w:val="none" w:sz="0" w:space="0" w:color="auto"/>
        <w:left w:val="none" w:sz="0" w:space="0" w:color="auto"/>
        <w:bottom w:val="none" w:sz="0" w:space="0" w:color="auto"/>
        <w:right w:val="none" w:sz="0" w:space="0" w:color="auto"/>
      </w:divBdr>
    </w:div>
    <w:div w:id="1142962748">
      <w:marLeft w:val="640"/>
      <w:marRight w:val="0"/>
      <w:marTop w:val="0"/>
      <w:marBottom w:val="0"/>
      <w:divBdr>
        <w:top w:val="none" w:sz="0" w:space="0" w:color="auto"/>
        <w:left w:val="none" w:sz="0" w:space="0" w:color="auto"/>
        <w:bottom w:val="none" w:sz="0" w:space="0" w:color="auto"/>
        <w:right w:val="none" w:sz="0" w:space="0" w:color="auto"/>
      </w:divBdr>
    </w:div>
    <w:div w:id="1143304652">
      <w:marLeft w:val="640"/>
      <w:marRight w:val="0"/>
      <w:marTop w:val="0"/>
      <w:marBottom w:val="0"/>
      <w:divBdr>
        <w:top w:val="none" w:sz="0" w:space="0" w:color="auto"/>
        <w:left w:val="none" w:sz="0" w:space="0" w:color="auto"/>
        <w:bottom w:val="none" w:sz="0" w:space="0" w:color="auto"/>
        <w:right w:val="none" w:sz="0" w:space="0" w:color="auto"/>
      </w:divBdr>
    </w:div>
    <w:div w:id="1143540899">
      <w:marLeft w:val="640"/>
      <w:marRight w:val="0"/>
      <w:marTop w:val="0"/>
      <w:marBottom w:val="0"/>
      <w:divBdr>
        <w:top w:val="none" w:sz="0" w:space="0" w:color="auto"/>
        <w:left w:val="none" w:sz="0" w:space="0" w:color="auto"/>
        <w:bottom w:val="none" w:sz="0" w:space="0" w:color="auto"/>
        <w:right w:val="none" w:sz="0" w:space="0" w:color="auto"/>
      </w:divBdr>
    </w:div>
    <w:div w:id="1143544291">
      <w:marLeft w:val="640"/>
      <w:marRight w:val="0"/>
      <w:marTop w:val="0"/>
      <w:marBottom w:val="0"/>
      <w:divBdr>
        <w:top w:val="none" w:sz="0" w:space="0" w:color="auto"/>
        <w:left w:val="none" w:sz="0" w:space="0" w:color="auto"/>
        <w:bottom w:val="none" w:sz="0" w:space="0" w:color="auto"/>
        <w:right w:val="none" w:sz="0" w:space="0" w:color="auto"/>
      </w:divBdr>
    </w:div>
    <w:div w:id="1143812264">
      <w:marLeft w:val="640"/>
      <w:marRight w:val="0"/>
      <w:marTop w:val="0"/>
      <w:marBottom w:val="0"/>
      <w:divBdr>
        <w:top w:val="none" w:sz="0" w:space="0" w:color="auto"/>
        <w:left w:val="none" w:sz="0" w:space="0" w:color="auto"/>
        <w:bottom w:val="none" w:sz="0" w:space="0" w:color="auto"/>
        <w:right w:val="none" w:sz="0" w:space="0" w:color="auto"/>
      </w:divBdr>
    </w:div>
    <w:div w:id="1145004824">
      <w:marLeft w:val="640"/>
      <w:marRight w:val="0"/>
      <w:marTop w:val="0"/>
      <w:marBottom w:val="0"/>
      <w:divBdr>
        <w:top w:val="none" w:sz="0" w:space="0" w:color="auto"/>
        <w:left w:val="none" w:sz="0" w:space="0" w:color="auto"/>
        <w:bottom w:val="none" w:sz="0" w:space="0" w:color="auto"/>
        <w:right w:val="none" w:sz="0" w:space="0" w:color="auto"/>
      </w:divBdr>
    </w:div>
    <w:div w:id="1145439212">
      <w:bodyDiv w:val="1"/>
      <w:marLeft w:val="0"/>
      <w:marRight w:val="0"/>
      <w:marTop w:val="0"/>
      <w:marBottom w:val="0"/>
      <w:divBdr>
        <w:top w:val="none" w:sz="0" w:space="0" w:color="auto"/>
        <w:left w:val="none" w:sz="0" w:space="0" w:color="auto"/>
        <w:bottom w:val="none" w:sz="0" w:space="0" w:color="auto"/>
        <w:right w:val="none" w:sz="0" w:space="0" w:color="auto"/>
      </w:divBdr>
    </w:div>
    <w:div w:id="1146629675">
      <w:marLeft w:val="640"/>
      <w:marRight w:val="0"/>
      <w:marTop w:val="0"/>
      <w:marBottom w:val="0"/>
      <w:divBdr>
        <w:top w:val="none" w:sz="0" w:space="0" w:color="auto"/>
        <w:left w:val="none" w:sz="0" w:space="0" w:color="auto"/>
        <w:bottom w:val="none" w:sz="0" w:space="0" w:color="auto"/>
        <w:right w:val="none" w:sz="0" w:space="0" w:color="auto"/>
      </w:divBdr>
    </w:div>
    <w:div w:id="1146897252">
      <w:bodyDiv w:val="1"/>
      <w:marLeft w:val="0"/>
      <w:marRight w:val="0"/>
      <w:marTop w:val="0"/>
      <w:marBottom w:val="0"/>
      <w:divBdr>
        <w:top w:val="none" w:sz="0" w:space="0" w:color="auto"/>
        <w:left w:val="none" w:sz="0" w:space="0" w:color="auto"/>
        <w:bottom w:val="none" w:sz="0" w:space="0" w:color="auto"/>
        <w:right w:val="none" w:sz="0" w:space="0" w:color="auto"/>
      </w:divBdr>
    </w:div>
    <w:div w:id="1146899851">
      <w:marLeft w:val="640"/>
      <w:marRight w:val="0"/>
      <w:marTop w:val="0"/>
      <w:marBottom w:val="0"/>
      <w:divBdr>
        <w:top w:val="none" w:sz="0" w:space="0" w:color="auto"/>
        <w:left w:val="none" w:sz="0" w:space="0" w:color="auto"/>
        <w:bottom w:val="none" w:sz="0" w:space="0" w:color="auto"/>
        <w:right w:val="none" w:sz="0" w:space="0" w:color="auto"/>
      </w:divBdr>
    </w:div>
    <w:div w:id="1147085149">
      <w:marLeft w:val="480"/>
      <w:marRight w:val="0"/>
      <w:marTop w:val="0"/>
      <w:marBottom w:val="0"/>
      <w:divBdr>
        <w:top w:val="none" w:sz="0" w:space="0" w:color="auto"/>
        <w:left w:val="none" w:sz="0" w:space="0" w:color="auto"/>
        <w:bottom w:val="none" w:sz="0" w:space="0" w:color="auto"/>
        <w:right w:val="none" w:sz="0" w:space="0" w:color="auto"/>
      </w:divBdr>
    </w:div>
    <w:div w:id="1147478454">
      <w:marLeft w:val="640"/>
      <w:marRight w:val="0"/>
      <w:marTop w:val="0"/>
      <w:marBottom w:val="0"/>
      <w:divBdr>
        <w:top w:val="none" w:sz="0" w:space="0" w:color="auto"/>
        <w:left w:val="none" w:sz="0" w:space="0" w:color="auto"/>
        <w:bottom w:val="none" w:sz="0" w:space="0" w:color="auto"/>
        <w:right w:val="none" w:sz="0" w:space="0" w:color="auto"/>
      </w:divBdr>
    </w:div>
    <w:div w:id="1147480236">
      <w:marLeft w:val="640"/>
      <w:marRight w:val="0"/>
      <w:marTop w:val="0"/>
      <w:marBottom w:val="0"/>
      <w:divBdr>
        <w:top w:val="none" w:sz="0" w:space="0" w:color="auto"/>
        <w:left w:val="none" w:sz="0" w:space="0" w:color="auto"/>
        <w:bottom w:val="none" w:sz="0" w:space="0" w:color="auto"/>
        <w:right w:val="none" w:sz="0" w:space="0" w:color="auto"/>
      </w:divBdr>
    </w:div>
    <w:div w:id="1147698682">
      <w:marLeft w:val="640"/>
      <w:marRight w:val="0"/>
      <w:marTop w:val="0"/>
      <w:marBottom w:val="0"/>
      <w:divBdr>
        <w:top w:val="none" w:sz="0" w:space="0" w:color="auto"/>
        <w:left w:val="none" w:sz="0" w:space="0" w:color="auto"/>
        <w:bottom w:val="none" w:sz="0" w:space="0" w:color="auto"/>
        <w:right w:val="none" w:sz="0" w:space="0" w:color="auto"/>
      </w:divBdr>
    </w:div>
    <w:div w:id="1148014860">
      <w:marLeft w:val="480"/>
      <w:marRight w:val="0"/>
      <w:marTop w:val="0"/>
      <w:marBottom w:val="0"/>
      <w:divBdr>
        <w:top w:val="none" w:sz="0" w:space="0" w:color="auto"/>
        <w:left w:val="none" w:sz="0" w:space="0" w:color="auto"/>
        <w:bottom w:val="none" w:sz="0" w:space="0" w:color="auto"/>
        <w:right w:val="none" w:sz="0" w:space="0" w:color="auto"/>
      </w:divBdr>
    </w:div>
    <w:div w:id="1148741463">
      <w:marLeft w:val="640"/>
      <w:marRight w:val="0"/>
      <w:marTop w:val="0"/>
      <w:marBottom w:val="0"/>
      <w:divBdr>
        <w:top w:val="none" w:sz="0" w:space="0" w:color="auto"/>
        <w:left w:val="none" w:sz="0" w:space="0" w:color="auto"/>
        <w:bottom w:val="none" w:sz="0" w:space="0" w:color="auto"/>
        <w:right w:val="none" w:sz="0" w:space="0" w:color="auto"/>
      </w:divBdr>
    </w:div>
    <w:div w:id="1148785870">
      <w:marLeft w:val="640"/>
      <w:marRight w:val="0"/>
      <w:marTop w:val="0"/>
      <w:marBottom w:val="0"/>
      <w:divBdr>
        <w:top w:val="none" w:sz="0" w:space="0" w:color="auto"/>
        <w:left w:val="none" w:sz="0" w:space="0" w:color="auto"/>
        <w:bottom w:val="none" w:sz="0" w:space="0" w:color="auto"/>
        <w:right w:val="none" w:sz="0" w:space="0" w:color="auto"/>
      </w:divBdr>
    </w:div>
    <w:div w:id="1148787400">
      <w:bodyDiv w:val="1"/>
      <w:marLeft w:val="0"/>
      <w:marRight w:val="0"/>
      <w:marTop w:val="0"/>
      <w:marBottom w:val="0"/>
      <w:divBdr>
        <w:top w:val="none" w:sz="0" w:space="0" w:color="auto"/>
        <w:left w:val="none" w:sz="0" w:space="0" w:color="auto"/>
        <w:bottom w:val="none" w:sz="0" w:space="0" w:color="auto"/>
        <w:right w:val="none" w:sz="0" w:space="0" w:color="auto"/>
      </w:divBdr>
    </w:div>
    <w:div w:id="1149134343">
      <w:marLeft w:val="640"/>
      <w:marRight w:val="0"/>
      <w:marTop w:val="0"/>
      <w:marBottom w:val="0"/>
      <w:divBdr>
        <w:top w:val="none" w:sz="0" w:space="0" w:color="auto"/>
        <w:left w:val="none" w:sz="0" w:space="0" w:color="auto"/>
        <w:bottom w:val="none" w:sz="0" w:space="0" w:color="auto"/>
        <w:right w:val="none" w:sz="0" w:space="0" w:color="auto"/>
      </w:divBdr>
    </w:div>
    <w:div w:id="1149370873">
      <w:bodyDiv w:val="1"/>
      <w:marLeft w:val="0"/>
      <w:marRight w:val="0"/>
      <w:marTop w:val="0"/>
      <w:marBottom w:val="0"/>
      <w:divBdr>
        <w:top w:val="none" w:sz="0" w:space="0" w:color="auto"/>
        <w:left w:val="none" w:sz="0" w:space="0" w:color="auto"/>
        <w:bottom w:val="none" w:sz="0" w:space="0" w:color="auto"/>
        <w:right w:val="none" w:sz="0" w:space="0" w:color="auto"/>
      </w:divBdr>
      <w:divsChild>
        <w:div w:id="21129560">
          <w:marLeft w:val="480"/>
          <w:marRight w:val="0"/>
          <w:marTop w:val="0"/>
          <w:marBottom w:val="0"/>
          <w:divBdr>
            <w:top w:val="none" w:sz="0" w:space="0" w:color="auto"/>
            <w:left w:val="none" w:sz="0" w:space="0" w:color="auto"/>
            <w:bottom w:val="none" w:sz="0" w:space="0" w:color="auto"/>
            <w:right w:val="none" w:sz="0" w:space="0" w:color="auto"/>
          </w:divBdr>
        </w:div>
        <w:div w:id="33120172">
          <w:marLeft w:val="480"/>
          <w:marRight w:val="0"/>
          <w:marTop w:val="0"/>
          <w:marBottom w:val="0"/>
          <w:divBdr>
            <w:top w:val="none" w:sz="0" w:space="0" w:color="auto"/>
            <w:left w:val="none" w:sz="0" w:space="0" w:color="auto"/>
            <w:bottom w:val="none" w:sz="0" w:space="0" w:color="auto"/>
            <w:right w:val="none" w:sz="0" w:space="0" w:color="auto"/>
          </w:divBdr>
        </w:div>
        <w:div w:id="58793595">
          <w:marLeft w:val="480"/>
          <w:marRight w:val="0"/>
          <w:marTop w:val="0"/>
          <w:marBottom w:val="0"/>
          <w:divBdr>
            <w:top w:val="none" w:sz="0" w:space="0" w:color="auto"/>
            <w:left w:val="none" w:sz="0" w:space="0" w:color="auto"/>
            <w:bottom w:val="none" w:sz="0" w:space="0" w:color="auto"/>
            <w:right w:val="none" w:sz="0" w:space="0" w:color="auto"/>
          </w:divBdr>
        </w:div>
        <w:div w:id="82340863">
          <w:marLeft w:val="480"/>
          <w:marRight w:val="0"/>
          <w:marTop w:val="0"/>
          <w:marBottom w:val="0"/>
          <w:divBdr>
            <w:top w:val="none" w:sz="0" w:space="0" w:color="auto"/>
            <w:left w:val="none" w:sz="0" w:space="0" w:color="auto"/>
            <w:bottom w:val="none" w:sz="0" w:space="0" w:color="auto"/>
            <w:right w:val="none" w:sz="0" w:space="0" w:color="auto"/>
          </w:divBdr>
        </w:div>
        <w:div w:id="86848702">
          <w:marLeft w:val="480"/>
          <w:marRight w:val="0"/>
          <w:marTop w:val="0"/>
          <w:marBottom w:val="0"/>
          <w:divBdr>
            <w:top w:val="none" w:sz="0" w:space="0" w:color="auto"/>
            <w:left w:val="none" w:sz="0" w:space="0" w:color="auto"/>
            <w:bottom w:val="none" w:sz="0" w:space="0" w:color="auto"/>
            <w:right w:val="none" w:sz="0" w:space="0" w:color="auto"/>
          </w:divBdr>
        </w:div>
        <w:div w:id="98571578">
          <w:marLeft w:val="480"/>
          <w:marRight w:val="0"/>
          <w:marTop w:val="0"/>
          <w:marBottom w:val="0"/>
          <w:divBdr>
            <w:top w:val="none" w:sz="0" w:space="0" w:color="auto"/>
            <w:left w:val="none" w:sz="0" w:space="0" w:color="auto"/>
            <w:bottom w:val="none" w:sz="0" w:space="0" w:color="auto"/>
            <w:right w:val="none" w:sz="0" w:space="0" w:color="auto"/>
          </w:divBdr>
        </w:div>
        <w:div w:id="116607702">
          <w:marLeft w:val="480"/>
          <w:marRight w:val="0"/>
          <w:marTop w:val="0"/>
          <w:marBottom w:val="0"/>
          <w:divBdr>
            <w:top w:val="none" w:sz="0" w:space="0" w:color="auto"/>
            <w:left w:val="none" w:sz="0" w:space="0" w:color="auto"/>
            <w:bottom w:val="none" w:sz="0" w:space="0" w:color="auto"/>
            <w:right w:val="none" w:sz="0" w:space="0" w:color="auto"/>
          </w:divBdr>
        </w:div>
        <w:div w:id="125391387">
          <w:marLeft w:val="480"/>
          <w:marRight w:val="0"/>
          <w:marTop w:val="0"/>
          <w:marBottom w:val="0"/>
          <w:divBdr>
            <w:top w:val="none" w:sz="0" w:space="0" w:color="auto"/>
            <w:left w:val="none" w:sz="0" w:space="0" w:color="auto"/>
            <w:bottom w:val="none" w:sz="0" w:space="0" w:color="auto"/>
            <w:right w:val="none" w:sz="0" w:space="0" w:color="auto"/>
          </w:divBdr>
        </w:div>
        <w:div w:id="183566988">
          <w:marLeft w:val="480"/>
          <w:marRight w:val="0"/>
          <w:marTop w:val="0"/>
          <w:marBottom w:val="0"/>
          <w:divBdr>
            <w:top w:val="none" w:sz="0" w:space="0" w:color="auto"/>
            <w:left w:val="none" w:sz="0" w:space="0" w:color="auto"/>
            <w:bottom w:val="none" w:sz="0" w:space="0" w:color="auto"/>
            <w:right w:val="none" w:sz="0" w:space="0" w:color="auto"/>
          </w:divBdr>
        </w:div>
        <w:div w:id="187181207">
          <w:marLeft w:val="480"/>
          <w:marRight w:val="0"/>
          <w:marTop w:val="0"/>
          <w:marBottom w:val="0"/>
          <w:divBdr>
            <w:top w:val="none" w:sz="0" w:space="0" w:color="auto"/>
            <w:left w:val="none" w:sz="0" w:space="0" w:color="auto"/>
            <w:bottom w:val="none" w:sz="0" w:space="0" w:color="auto"/>
            <w:right w:val="none" w:sz="0" w:space="0" w:color="auto"/>
          </w:divBdr>
        </w:div>
        <w:div w:id="201329643">
          <w:marLeft w:val="480"/>
          <w:marRight w:val="0"/>
          <w:marTop w:val="0"/>
          <w:marBottom w:val="0"/>
          <w:divBdr>
            <w:top w:val="none" w:sz="0" w:space="0" w:color="auto"/>
            <w:left w:val="none" w:sz="0" w:space="0" w:color="auto"/>
            <w:bottom w:val="none" w:sz="0" w:space="0" w:color="auto"/>
            <w:right w:val="none" w:sz="0" w:space="0" w:color="auto"/>
          </w:divBdr>
        </w:div>
        <w:div w:id="227375958">
          <w:marLeft w:val="480"/>
          <w:marRight w:val="0"/>
          <w:marTop w:val="0"/>
          <w:marBottom w:val="0"/>
          <w:divBdr>
            <w:top w:val="none" w:sz="0" w:space="0" w:color="auto"/>
            <w:left w:val="none" w:sz="0" w:space="0" w:color="auto"/>
            <w:bottom w:val="none" w:sz="0" w:space="0" w:color="auto"/>
            <w:right w:val="none" w:sz="0" w:space="0" w:color="auto"/>
          </w:divBdr>
        </w:div>
        <w:div w:id="242837073">
          <w:marLeft w:val="480"/>
          <w:marRight w:val="0"/>
          <w:marTop w:val="0"/>
          <w:marBottom w:val="0"/>
          <w:divBdr>
            <w:top w:val="none" w:sz="0" w:space="0" w:color="auto"/>
            <w:left w:val="none" w:sz="0" w:space="0" w:color="auto"/>
            <w:bottom w:val="none" w:sz="0" w:space="0" w:color="auto"/>
            <w:right w:val="none" w:sz="0" w:space="0" w:color="auto"/>
          </w:divBdr>
        </w:div>
        <w:div w:id="291207106">
          <w:marLeft w:val="480"/>
          <w:marRight w:val="0"/>
          <w:marTop w:val="0"/>
          <w:marBottom w:val="0"/>
          <w:divBdr>
            <w:top w:val="none" w:sz="0" w:space="0" w:color="auto"/>
            <w:left w:val="none" w:sz="0" w:space="0" w:color="auto"/>
            <w:bottom w:val="none" w:sz="0" w:space="0" w:color="auto"/>
            <w:right w:val="none" w:sz="0" w:space="0" w:color="auto"/>
          </w:divBdr>
        </w:div>
        <w:div w:id="339548662">
          <w:marLeft w:val="480"/>
          <w:marRight w:val="0"/>
          <w:marTop w:val="0"/>
          <w:marBottom w:val="0"/>
          <w:divBdr>
            <w:top w:val="none" w:sz="0" w:space="0" w:color="auto"/>
            <w:left w:val="none" w:sz="0" w:space="0" w:color="auto"/>
            <w:bottom w:val="none" w:sz="0" w:space="0" w:color="auto"/>
            <w:right w:val="none" w:sz="0" w:space="0" w:color="auto"/>
          </w:divBdr>
        </w:div>
        <w:div w:id="364067507">
          <w:marLeft w:val="480"/>
          <w:marRight w:val="0"/>
          <w:marTop w:val="0"/>
          <w:marBottom w:val="0"/>
          <w:divBdr>
            <w:top w:val="none" w:sz="0" w:space="0" w:color="auto"/>
            <w:left w:val="none" w:sz="0" w:space="0" w:color="auto"/>
            <w:bottom w:val="none" w:sz="0" w:space="0" w:color="auto"/>
            <w:right w:val="none" w:sz="0" w:space="0" w:color="auto"/>
          </w:divBdr>
        </w:div>
        <w:div w:id="371467585">
          <w:marLeft w:val="480"/>
          <w:marRight w:val="0"/>
          <w:marTop w:val="0"/>
          <w:marBottom w:val="0"/>
          <w:divBdr>
            <w:top w:val="none" w:sz="0" w:space="0" w:color="auto"/>
            <w:left w:val="none" w:sz="0" w:space="0" w:color="auto"/>
            <w:bottom w:val="none" w:sz="0" w:space="0" w:color="auto"/>
            <w:right w:val="none" w:sz="0" w:space="0" w:color="auto"/>
          </w:divBdr>
        </w:div>
        <w:div w:id="375467869">
          <w:marLeft w:val="480"/>
          <w:marRight w:val="0"/>
          <w:marTop w:val="0"/>
          <w:marBottom w:val="0"/>
          <w:divBdr>
            <w:top w:val="none" w:sz="0" w:space="0" w:color="auto"/>
            <w:left w:val="none" w:sz="0" w:space="0" w:color="auto"/>
            <w:bottom w:val="none" w:sz="0" w:space="0" w:color="auto"/>
            <w:right w:val="none" w:sz="0" w:space="0" w:color="auto"/>
          </w:divBdr>
        </w:div>
        <w:div w:id="377122054">
          <w:marLeft w:val="480"/>
          <w:marRight w:val="0"/>
          <w:marTop w:val="0"/>
          <w:marBottom w:val="0"/>
          <w:divBdr>
            <w:top w:val="none" w:sz="0" w:space="0" w:color="auto"/>
            <w:left w:val="none" w:sz="0" w:space="0" w:color="auto"/>
            <w:bottom w:val="none" w:sz="0" w:space="0" w:color="auto"/>
            <w:right w:val="none" w:sz="0" w:space="0" w:color="auto"/>
          </w:divBdr>
        </w:div>
        <w:div w:id="391849413">
          <w:marLeft w:val="480"/>
          <w:marRight w:val="0"/>
          <w:marTop w:val="0"/>
          <w:marBottom w:val="0"/>
          <w:divBdr>
            <w:top w:val="none" w:sz="0" w:space="0" w:color="auto"/>
            <w:left w:val="none" w:sz="0" w:space="0" w:color="auto"/>
            <w:bottom w:val="none" w:sz="0" w:space="0" w:color="auto"/>
            <w:right w:val="none" w:sz="0" w:space="0" w:color="auto"/>
          </w:divBdr>
        </w:div>
        <w:div w:id="396320616">
          <w:marLeft w:val="480"/>
          <w:marRight w:val="0"/>
          <w:marTop w:val="0"/>
          <w:marBottom w:val="0"/>
          <w:divBdr>
            <w:top w:val="none" w:sz="0" w:space="0" w:color="auto"/>
            <w:left w:val="none" w:sz="0" w:space="0" w:color="auto"/>
            <w:bottom w:val="none" w:sz="0" w:space="0" w:color="auto"/>
            <w:right w:val="none" w:sz="0" w:space="0" w:color="auto"/>
          </w:divBdr>
        </w:div>
        <w:div w:id="398136163">
          <w:marLeft w:val="480"/>
          <w:marRight w:val="0"/>
          <w:marTop w:val="0"/>
          <w:marBottom w:val="0"/>
          <w:divBdr>
            <w:top w:val="none" w:sz="0" w:space="0" w:color="auto"/>
            <w:left w:val="none" w:sz="0" w:space="0" w:color="auto"/>
            <w:bottom w:val="none" w:sz="0" w:space="0" w:color="auto"/>
            <w:right w:val="none" w:sz="0" w:space="0" w:color="auto"/>
          </w:divBdr>
        </w:div>
        <w:div w:id="414596482">
          <w:marLeft w:val="480"/>
          <w:marRight w:val="0"/>
          <w:marTop w:val="0"/>
          <w:marBottom w:val="0"/>
          <w:divBdr>
            <w:top w:val="none" w:sz="0" w:space="0" w:color="auto"/>
            <w:left w:val="none" w:sz="0" w:space="0" w:color="auto"/>
            <w:bottom w:val="none" w:sz="0" w:space="0" w:color="auto"/>
            <w:right w:val="none" w:sz="0" w:space="0" w:color="auto"/>
          </w:divBdr>
        </w:div>
        <w:div w:id="472603421">
          <w:marLeft w:val="480"/>
          <w:marRight w:val="0"/>
          <w:marTop w:val="0"/>
          <w:marBottom w:val="0"/>
          <w:divBdr>
            <w:top w:val="none" w:sz="0" w:space="0" w:color="auto"/>
            <w:left w:val="none" w:sz="0" w:space="0" w:color="auto"/>
            <w:bottom w:val="none" w:sz="0" w:space="0" w:color="auto"/>
            <w:right w:val="none" w:sz="0" w:space="0" w:color="auto"/>
          </w:divBdr>
        </w:div>
        <w:div w:id="485125256">
          <w:marLeft w:val="480"/>
          <w:marRight w:val="0"/>
          <w:marTop w:val="0"/>
          <w:marBottom w:val="0"/>
          <w:divBdr>
            <w:top w:val="none" w:sz="0" w:space="0" w:color="auto"/>
            <w:left w:val="none" w:sz="0" w:space="0" w:color="auto"/>
            <w:bottom w:val="none" w:sz="0" w:space="0" w:color="auto"/>
            <w:right w:val="none" w:sz="0" w:space="0" w:color="auto"/>
          </w:divBdr>
        </w:div>
        <w:div w:id="516694385">
          <w:marLeft w:val="480"/>
          <w:marRight w:val="0"/>
          <w:marTop w:val="0"/>
          <w:marBottom w:val="0"/>
          <w:divBdr>
            <w:top w:val="none" w:sz="0" w:space="0" w:color="auto"/>
            <w:left w:val="none" w:sz="0" w:space="0" w:color="auto"/>
            <w:bottom w:val="none" w:sz="0" w:space="0" w:color="auto"/>
            <w:right w:val="none" w:sz="0" w:space="0" w:color="auto"/>
          </w:divBdr>
        </w:div>
        <w:div w:id="536504873">
          <w:marLeft w:val="480"/>
          <w:marRight w:val="0"/>
          <w:marTop w:val="0"/>
          <w:marBottom w:val="0"/>
          <w:divBdr>
            <w:top w:val="none" w:sz="0" w:space="0" w:color="auto"/>
            <w:left w:val="none" w:sz="0" w:space="0" w:color="auto"/>
            <w:bottom w:val="none" w:sz="0" w:space="0" w:color="auto"/>
            <w:right w:val="none" w:sz="0" w:space="0" w:color="auto"/>
          </w:divBdr>
        </w:div>
        <w:div w:id="563416543">
          <w:marLeft w:val="480"/>
          <w:marRight w:val="0"/>
          <w:marTop w:val="0"/>
          <w:marBottom w:val="0"/>
          <w:divBdr>
            <w:top w:val="none" w:sz="0" w:space="0" w:color="auto"/>
            <w:left w:val="none" w:sz="0" w:space="0" w:color="auto"/>
            <w:bottom w:val="none" w:sz="0" w:space="0" w:color="auto"/>
            <w:right w:val="none" w:sz="0" w:space="0" w:color="auto"/>
          </w:divBdr>
        </w:div>
        <w:div w:id="572013001">
          <w:marLeft w:val="480"/>
          <w:marRight w:val="0"/>
          <w:marTop w:val="0"/>
          <w:marBottom w:val="0"/>
          <w:divBdr>
            <w:top w:val="none" w:sz="0" w:space="0" w:color="auto"/>
            <w:left w:val="none" w:sz="0" w:space="0" w:color="auto"/>
            <w:bottom w:val="none" w:sz="0" w:space="0" w:color="auto"/>
            <w:right w:val="none" w:sz="0" w:space="0" w:color="auto"/>
          </w:divBdr>
        </w:div>
        <w:div w:id="592277975">
          <w:marLeft w:val="480"/>
          <w:marRight w:val="0"/>
          <w:marTop w:val="0"/>
          <w:marBottom w:val="0"/>
          <w:divBdr>
            <w:top w:val="none" w:sz="0" w:space="0" w:color="auto"/>
            <w:left w:val="none" w:sz="0" w:space="0" w:color="auto"/>
            <w:bottom w:val="none" w:sz="0" w:space="0" w:color="auto"/>
            <w:right w:val="none" w:sz="0" w:space="0" w:color="auto"/>
          </w:divBdr>
        </w:div>
        <w:div w:id="601954708">
          <w:marLeft w:val="480"/>
          <w:marRight w:val="0"/>
          <w:marTop w:val="0"/>
          <w:marBottom w:val="0"/>
          <w:divBdr>
            <w:top w:val="none" w:sz="0" w:space="0" w:color="auto"/>
            <w:left w:val="none" w:sz="0" w:space="0" w:color="auto"/>
            <w:bottom w:val="none" w:sz="0" w:space="0" w:color="auto"/>
            <w:right w:val="none" w:sz="0" w:space="0" w:color="auto"/>
          </w:divBdr>
        </w:div>
        <w:div w:id="678195028">
          <w:marLeft w:val="480"/>
          <w:marRight w:val="0"/>
          <w:marTop w:val="0"/>
          <w:marBottom w:val="0"/>
          <w:divBdr>
            <w:top w:val="none" w:sz="0" w:space="0" w:color="auto"/>
            <w:left w:val="none" w:sz="0" w:space="0" w:color="auto"/>
            <w:bottom w:val="none" w:sz="0" w:space="0" w:color="auto"/>
            <w:right w:val="none" w:sz="0" w:space="0" w:color="auto"/>
          </w:divBdr>
        </w:div>
        <w:div w:id="780030859">
          <w:marLeft w:val="480"/>
          <w:marRight w:val="0"/>
          <w:marTop w:val="0"/>
          <w:marBottom w:val="0"/>
          <w:divBdr>
            <w:top w:val="none" w:sz="0" w:space="0" w:color="auto"/>
            <w:left w:val="none" w:sz="0" w:space="0" w:color="auto"/>
            <w:bottom w:val="none" w:sz="0" w:space="0" w:color="auto"/>
            <w:right w:val="none" w:sz="0" w:space="0" w:color="auto"/>
          </w:divBdr>
        </w:div>
        <w:div w:id="793333406">
          <w:marLeft w:val="480"/>
          <w:marRight w:val="0"/>
          <w:marTop w:val="0"/>
          <w:marBottom w:val="0"/>
          <w:divBdr>
            <w:top w:val="none" w:sz="0" w:space="0" w:color="auto"/>
            <w:left w:val="none" w:sz="0" w:space="0" w:color="auto"/>
            <w:bottom w:val="none" w:sz="0" w:space="0" w:color="auto"/>
            <w:right w:val="none" w:sz="0" w:space="0" w:color="auto"/>
          </w:divBdr>
        </w:div>
        <w:div w:id="808519114">
          <w:marLeft w:val="480"/>
          <w:marRight w:val="0"/>
          <w:marTop w:val="0"/>
          <w:marBottom w:val="0"/>
          <w:divBdr>
            <w:top w:val="none" w:sz="0" w:space="0" w:color="auto"/>
            <w:left w:val="none" w:sz="0" w:space="0" w:color="auto"/>
            <w:bottom w:val="none" w:sz="0" w:space="0" w:color="auto"/>
            <w:right w:val="none" w:sz="0" w:space="0" w:color="auto"/>
          </w:divBdr>
        </w:div>
        <w:div w:id="872764399">
          <w:marLeft w:val="480"/>
          <w:marRight w:val="0"/>
          <w:marTop w:val="0"/>
          <w:marBottom w:val="0"/>
          <w:divBdr>
            <w:top w:val="none" w:sz="0" w:space="0" w:color="auto"/>
            <w:left w:val="none" w:sz="0" w:space="0" w:color="auto"/>
            <w:bottom w:val="none" w:sz="0" w:space="0" w:color="auto"/>
            <w:right w:val="none" w:sz="0" w:space="0" w:color="auto"/>
          </w:divBdr>
        </w:div>
        <w:div w:id="875895656">
          <w:marLeft w:val="480"/>
          <w:marRight w:val="0"/>
          <w:marTop w:val="0"/>
          <w:marBottom w:val="0"/>
          <w:divBdr>
            <w:top w:val="none" w:sz="0" w:space="0" w:color="auto"/>
            <w:left w:val="none" w:sz="0" w:space="0" w:color="auto"/>
            <w:bottom w:val="none" w:sz="0" w:space="0" w:color="auto"/>
            <w:right w:val="none" w:sz="0" w:space="0" w:color="auto"/>
          </w:divBdr>
        </w:div>
        <w:div w:id="947195031">
          <w:marLeft w:val="480"/>
          <w:marRight w:val="0"/>
          <w:marTop w:val="0"/>
          <w:marBottom w:val="0"/>
          <w:divBdr>
            <w:top w:val="none" w:sz="0" w:space="0" w:color="auto"/>
            <w:left w:val="none" w:sz="0" w:space="0" w:color="auto"/>
            <w:bottom w:val="none" w:sz="0" w:space="0" w:color="auto"/>
            <w:right w:val="none" w:sz="0" w:space="0" w:color="auto"/>
          </w:divBdr>
        </w:div>
        <w:div w:id="957180072">
          <w:marLeft w:val="480"/>
          <w:marRight w:val="0"/>
          <w:marTop w:val="0"/>
          <w:marBottom w:val="0"/>
          <w:divBdr>
            <w:top w:val="none" w:sz="0" w:space="0" w:color="auto"/>
            <w:left w:val="none" w:sz="0" w:space="0" w:color="auto"/>
            <w:bottom w:val="none" w:sz="0" w:space="0" w:color="auto"/>
            <w:right w:val="none" w:sz="0" w:space="0" w:color="auto"/>
          </w:divBdr>
        </w:div>
        <w:div w:id="975068909">
          <w:marLeft w:val="480"/>
          <w:marRight w:val="0"/>
          <w:marTop w:val="0"/>
          <w:marBottom w:val="0"/>
          <w:divBdr>
            <w:top w:val="none" w:sz="0" w:space="0" w:color="auto"/>
            <w:left w:val="none" w:sz="0" w:space="0" w:color="auto"/>
            <w:bottom w:val="none" w:sz="0" w:space="0" w:color="auto"/>
            <w:right w:val="none" w:sz="0" w:space="0" w:color="auto"/>
          </w:divBdr>
        </w:div>
        <w:div w:id="1003749956">
          <w:marLeft w:val="480"/>
          <w:marRight w:val="0"/>
          <w:marTop w:val="0"/>
          <w:marBottom w:val="0"/>
          <w:divBdr>
            <w:top w:val="none" w:sz="0" w:space="0" w:color="auto"/>
            <w:left w:val="none" w:sz="0" w:space="0" w:color="auto"/>
            <w:bottom w:val="none" w:sz="0" w:space="0" w:color="auto"/>
            <w:right w:val="none" w:sz="0" w:space="0" w:color="auto"/>
          </w:divBdr>
        </w:div>
        <w:div w:id="1008408313">
          <w:marLeft w:val="480"/>
          <w:marRight w:val="0"/>
          <w:marTop w:val="0"/>
          <w:marBottom w:val="0"/>
          <w:divBdr>
            <w:top w:val="none" w:sz="0" w:space="0" w:color="auto"/>
            <w:left w:val="none" w:sz="0" w:space="0" w:color="auto"/>
            <w:bottom w:val="none" w:sz="0" w:space="0" w:color="auto"/>
            <w:right w:val="none" w:sz="0" w:space="0" w:color="auto"/>
          </w:divBdr>
        </w:div>
        <w:div w:id="1043209606">
          <w:marLeft w:val="480"/>
          <w:marRight w:val="0"/>
          <w:marTop w:val="0"/>
          <w:marBottom w:val="0"/>
          <w:divBdr>
            <w:top w:val="none" w:sz="0" w:space="0" w:color="auto"/>
            <w:left w:val="none" w:sz="0" w:space="0" w:color="auto"/>
            <w:bottom w:val="none" w:sz="0" w:space="0" w:color="auto"/>
            <w:right w:val="none" w:sz="0" w:space="0" w:color="auto"/>
          </w:divBdr>
        </w:div>
        <w:div w:id="1092123396">
          <w:marLeft w:val="480"/>
          <w:marRight w:val="0"/>
          <w:marTop w:val="0"/>
          <w:marBottom w:val="0"/>
          <w:divBdr>
            <w:top w:val="none" w:sz="0" w:space="0" w:color="auto"/>
            <w:left w:val="none" w:sz="0" w:space="0" w:color="auto"/>
            <w:bottom w:val="none" w:sz="0" w:space="0" w:color="auto"/>
            <w:right w:val="none" w:sz="0" w:space="0" w:color="auto"/>
          </w:divBdr>
        </w:div>
        <w:div w:id="1106729594">
          <w:marLeft w:val="480"/>
          <w:marRight w:val="0"/>
          <w:marTop w:val="0"/>
          <w:marBottom w:val="0"/>
          <w:divBdr>
            <w:top w:val="none" w:sz="0" w:space="0" w:color="auto"/>
            <w:left w:val="none" w:sz="0" w:space="0" w:color="auto"/>
            <w:bottom w:val="none" w:sz="0" w:space="0" w:color="auto"/>
            <w:right w:val="none" w:sz="0" w:space="0" w:color="auto"/>
          </w:divBdr>
        </w:div>
        <w:div w:id="1158156082">
          <w:marLeft w:val="480"/>
          <w:marRight w:val="0"/>
          <w:marTop w:val="0"/>
          <w:marBottom w:val="0"/>
          <w:divBdr>
            <w:top w:val="none" w:sz="0" w:space="0" w:color="auto"/>
            <w:left w:val="none" w:sz="0" w:space="0" w:color="auto"/>
            <w:bottom w:val="none" w:sz="0" w:space="0" w:color="auto"/>
            <w:right w:val="none" w:sz="0" w:space="0" w:color="auto"/>
          </w:divBdr>
        </w:div>
        <w:div w:id="1174034297">
          <w:marLeft w:val="480"/>
          <w:marRight w:val="0"/>
          <w:marTop w:val="0"/>
          <w:marBottom w:val="0"/>
          <w:divBdr>
            <w:top w:val="none" w:sz="0" w:space="0" w:color="auto"/>
            <w:left w:val="none" w:sz="0" w:space="0" w:color="auto"/>
            <w:bottom w:val="none" w:sz="0" w:space="0" w:color="auto"/>
            <w:right w:val="none" w:sz="0" w:space="0" w:color="auto"/>
          </w:divBdr>
        </w:div>
        <w:div w:id="1224676633">
          <w:marLeft w:val="480"/>
          <w:marRight w:val="0"/>
          <w:marTop w:val="0"/>
          <w:marBottom w:val="0"/>
          <w:divBdr>
            <w:top w:val="none" w:sz="0" w:space="0" w:color="auto"/>
            <w:left w:val="none" w:sz="0" w:space="0" w:color="auto"/>
            <w:bottom w:val="none" w:sz="0" w:space="0" w:color="auto"/>
            <w:right w:val="none" w:sz="0" w:space="0" w:color="auto"/>
          </w:divBdr>
        </w:div>
        <w:div w:id="1228224041">
          <w:marLeft w:val="480"/>
          <w:marRight w:val="0"/>
          <w:marTop w:val="0"/>
          <w:marBottom w:val="0"/>
          <w:divBdr>
            <w:top w:val="none" w:sz="0" w:space="0" w:color="auto"/>
            <w:left w:val="none" w:sz="0" w:space="0" w:color="auto"/>
            <w:bottom w:val="none" w:sz="0" w:space="0" w:color="auto"/>
            <w:right w:val="none" w:sz="0" w:space="0" w:color="auto"/>
          </w:divBdr>
        </w:div>
        <w:div w:id="1234464200">
          <w:marLeft w:val="480"/>
          <w:marRight w:val="0"/>
          <w:marTop w:val="0"/>
          <w:marBottom w:val="0"/>
          <w:divBdr>
            <w:top w:val="none" w:sz="0" w:space="0" w:color="auto"/>
            <w:left w:val="none" w:sz="0" w:space="0" w:color="auto"/>
            <w:bottom w:val="none" w:sz="0" w:space="0" w:color="auto"/>
            <w:right w:val="none" w:sz="0" w:space="0" w:color="auto"/>
          </w:divBdr>
        </w:div>
        <w:div w:id="1236285075">
          <w:marLeft w:val="480"/>
          <w:marRight w:val="0"/>
          <w:marTop w:val="0"/>
          <w:marBottom w:val="0"/>
          <w:divBdr>
            <w:top w:val="none" w:sz="0" w:space="0" w:color="auto"/>
            <w:left w:val="none" w:sz="0" w:space="0" w:color="auto"/>
            <w:bottom w:val="none" w:sz="0" w:space="0" w:color="auto"/>
            <w:right w:val="none" w:sz="0" w:space="0" w:color="auto"/>
          </w:divBdr>
        </w:div>
        <w:div w:id="1251305368">
          <w:marLeft w:val="480"/>
          <w:marRight w:val="0"/>
          <w:marTop w:val="0"/>
          <w:marBottom w:val="0"/>
          <w:divBdr>
            <w:top w:val="none" w:sz="0" w:space="0" w:color="auto"/>
            <w:left w:val="none" w:sz="0" w:space="0" w:color="auto"/>
            <w:bottom w:val="none" w:sz="0" w:space="0" w:color="auto"/>
            <w:right w:val="none" w:sz="0" w:space="0" w:color="auto"/>
          </w:divBdr>
        </w:div>
        <w:div w:id="1442652090">
          <w:marLeft w:val="480"/>
          <w:marRight w:val="0"/>
          <w:marTop w:val="0"/>
          <w:marBottom w:val="0"/>
          <w:divBdr>
            <w:top w:val="none" w:sz="0" w:space="0" w:color="auto"/>
            <w:left w:val="none" w:sz="0" w:space="0" w:color="auto"/>
            <w:bottom w:val="none" w:sz="0" w:space="0" w:color="auto"/>
            <w:right w:val="none" w:sz="0" w:space="0" w:color="auto"/>
          </w:divBdr>
        </w:div>
        <w:div w:id="1480996486">
          <w:marLeft w:val="480"/>
          <w:marRight w:val="0"/>
          <w:marTop w:val="0"/>
          <w:marBottom w:val="0"/>
          <w:divBdr>
            <w:top w:val="none" w:sz="0" w:space="0" w:color="auto"/>
            <w:left w:val="none" w:sz="0" w:space="0" w:color="auto"/>
            <w:bottom w:val="none" w:sz="0" w:space="0" w:color="auto"/>
            <w:right w:val="none" w:sz="0" w:space="0" w:color="auto"/>
          </w:divBdr>
        </w:div>
        <w:div w:id="1541553028">
          <w:marLeft w:val="480"/>
          <w:marRight w:val="0"/>
          <w:marTop w:val="0"/>
          <w:marBottom w:val="0"/>
          <w:divBdr>
            <w:top w:val="none" w:sz="0" w:space="0" w:color="auto"/>
            <w:left w:val="none" w:sz="0" w:space="0" w:color="auto"/>
            <w:bottom w:val="none" w:sz="0" w:space="0" w:color="auto"/>
            <w:right w:val="none" w:sz="0" w:space="0" w:color="auto"/>
          </w:divBdr>
        </w:div>
        <w:div w:id="1595094906">
          <w:marLeft w:val="480"/>
          <w:marRight w:val="0"/>
          <w:marTop w:val="0"/>
          <w:marBottom w:val="0"/>
          <w:divBdr>
            <w:top w:val="none" w:sz="0" w:space="0" w:color="auto"/>
            <w:left w:val="none" w:sz="0" w:space="0" w:color="auto"/>
            <w:bottom w:val="none" w:sz="0" w:space="0" w:color="auto"/>
            <w:right w:val="none" w:sz="0" w:space="0" w:color="auto"/>
          </w:divBdr>
        </w:div>
        <w:div w:id="1615163559">
          <w:marLeft w:val="480"/>
          <w:marRight w:val="0"/>
          <w:marTop w:val="0"/>
          <w:marBottom w:val="0"/>
          <w:divBdr>
            <w:top w:val="none" w:sz="0" w:space="0" w:color="auto"/>
            <w:left w:val="none" w:sz="0" w:space="0" w:color="auto"/>
            <w:bottom w:val="none" w:sz="0" w:space="0" w:color="auto"/>
            <w:right w:val="none" w:sz="0" w:space="0" w:color="auto"/>
          </w:divBdr>
        </w:div>
        <w:div w:id="1618633121">
          <w:marLeft w:val="480"/>
          <w:marRight w:val="0"/>
          <w:marTop w:val="0"/>
          <w:marBottom w:val="0"/>
          <w:divBdr>
            <w:top w:val="none" w:sz="0" w:space="0" w:color="auto"/>
            <w:left w:val="none" w:sz="0" w:space="0" w:color="auto"/>
            <w:bottom w:val="none" w:sz="0" w:space="0" w:color="auto"/>
            <w:right w:val="none" w:sz="0" w:space="0" w:color="auto"/>
          </w:divBdr>
        </w:div>
        <w:div w:id="1651668558">
          <w:marLeft w:val="480"/>
          <w:marRight w:val="0"/>
          <w:marTop w:val="0"/>
          <w:marBottom w:val="0"/>
          <w:divBdr>
            <w:top w:val="none" w:sz="0" w:space="0" w:color="auto"/>
            <w:left w:val="none" w:sz="0" w:space="0" w:color="auto"/>
            <w:bottom w:val="none" w:sz="0" w:space="0" w:color="auto"/>
            <w:right w:val="none" w:sz="0" w:space="0" w:color="auto"/>
          </w:divBdr>
        </w:div>
        <w:div w:id="1661302798">
          <w:marLeft w:val="480"/>
          <w:marRight w:val="0"/>
          <w:marTop w:val="0"/>
          <w:marBottom w:val="0"/>
          <w:divBdr>
            <w:top w:val="none" w:sz="0" w:space="0" w:color="auto"/>
            <w:left w:val="none" w:sz="0" w:space="0" w:color="auto"/>
            <w:bottom w:val="none" w:sz="0" w:space="0" w:color="auto"/>
            <w:right w:val="none" w:sz="0" w:space="0" w:color="auto"/>
          </w:divBdr>
        </w:div>
        <w:div w:id="1688174140">
          <w:marLeft w:val="480"/>
          <w:marRight w:val="0"/>
          <w:marTop w:val="0"/>
          <w:marBottom w:val="0"/>
          <w:divBdr>
            <w:top w:val="none" w:sz="0" w:space="0" w:color="auto"/>
            <w:left w:val="none" w:sz="0" w:space="0" w:color="auto"/>
            <w:bottom w:val="none" w:sz="0" w:space="0" w:color="auto"/>
            <w:right w:val="none" w:sz="0" w:space="0" w:color="auto"/>
          </w:divBdr>
        </w:div>
        <w:div w:id="1718116351">
          <w:marLeft w:val="480"/>
          <w:marRight w:val="0"/>
          <w:marTop w:val="0"/>
          <w:marBottom w:val="0"/>
          <w:divBdr>
            <w:top w:val="none" w:sz="0" w:space="0" w:color="auto"/>
            <w:left w:val="none" w:sz="0" w:space="0" w:color="auto"/>
            <w:bottom w:val="none" w:sz="0" w:space="0" w:color="auto"/>
            <w:right w:val="none" w:sz="0" w:space="0" w:color="auto"/>
          </w:divBdr>
        </w:div>
        <w:div w:id="1728071662">
          <w:marLeft w:val="480"/>
          <w:marRight w:val="0"/>
          <w:marTop w:val="0"/>
          <w:marBottom w:val="0"/>
          <w:divBdr>
            <w:top w:val="none" w:sz="0" w:space="0" w:color="auto"/>
            <w:left w:val="none" w:sz="0" w:space="0" w:color="auto"/>
            <w:bottom w:val="none" w:sz="0" w:space="0" w:color="auto"/>
            <w:right w:val="none" w:sz="0" w:space="0" w:color="auto"/>
          </w:divBdr>
        </w:div>
        <w:div w:id="1729763818">
          <w:marLeft w:val="480"/>
          <w:marRight w:val="0"/>
          <w:marTop w:val="0"/>
          <w:marBottom w:val="0"/>
          <w:divBdr>
            <w:top w:val="none" w:sz="0" w:space="0" w:color="auto"/>
            <w:left w:val="none" w:sz="0" w:space="0" w:color="auto"/>
            <w:bottom w:val="none" w:sz="0" w:space="0" w:color="auto"/>
            <w:right w:val="none" w:sz="0" w:space="0" w:color="auto"/>
          </w:divBdr>
        </w:div>
        <w:div w:id="1744259793">
          <w:marLeft w:val="480"/>
          <w:marRight w:val="0"/>
          <w:marTop w:val="0"/>
          <w:marBottom w:val="0"/>
          <w:divBdr>
            <w:top w:val="none" w:sz="0" w:space="0" w:color="auto"/>
            <w:left w:val="none" w:sz="0" w:space="0" w:color="auto"/>
            <w:bottom w:val="none" w:sz="0" w:space="0" w:color="auto"/>
            <w:right w:val="none" w:sz="0" w:space="0" w:color="auto"/>
          </w:divBdr>
        </w:div>
        <w:div w:id="1747721882">
          <w:marLeft w:val="480"/>
          <w:marRight w:val="0"/>
          <w:marTop w:val="0"/>
          <w:marBottom w:val="0"/>
          <w:divBdr>
            <w:top w:val="none" w:sz="0" w:space="0" w:color="auto"/>
            <w:left w:val="none" w:sz="0" w:space="0" w:color="auto"/>
            <w:bottom w:val="none" w:sz="0" w:space="0" w:color="auto"/>
            <w:right w:val="none" w:sz="0" w:space="0" w:color="auto"/>
          </w:divBdr>
        </w:div>
        <w:div w:id="1824346513">
          <w:marLeft w:val="480"/>
          <w:marRight w:val="0"/>
          <w:marTop w:val="0"/>
          <w:marBottom w:val="0"/>
          <w:divBdr>
            <w:top w:val="none" w:sz="0" w:space="0" w:color="auto"/>
            <w:left w:val="none" w:sz="0" w:space="0" w:color="auto"/>
            <w:bottom w:val="none" w:sz="0" w:space="0" w:color="auto"/>
            <w:right w:val="none" w:sz="0" w:space="0" w:color="auto"/>
          </w:divBdr>
        </w:div>
        <w:div w:id="1837377301">
          <w:marLeft w:val="480"/>
          <w:marRight w:val="0"/>
          <w:marTop w:val="0"/>
          <w:marBottom w:val="0"/>
          <w:divBdr>
            <w:top w:val="none" w:sz="0" w:space="0" w:color="auto"/>
            <w:left w:val="none" w:sz="0" w:space="0" w:color="auto"/>
            <w:bottom w:val="none" w:sz="0" w:space="0" w:color="auto"/>
            <w:right w:val="none" w:sz="0" w:space="0" w:color="auto"/>
          </w:divBdr>
        </w:div>
        <w:div w:id="1854296086">
          <w:marLeft w:val="480"/>
          <w:marRight w:val="0"/>
          <w:marTop w:val="0"/>
          <w:marBottom w:val="0"/>
          <w:divBdr>
            <w:top w:val="none" w:sz="0" w:space="0" w:color="auto"/>
            <w:left w:val="none" w:sz="0" w:space="0" w:color="auto"/>
            <w:bottom w:val="none" w:sz="0" w:space="0" w:color="auto"/>
            <w:right w:val="none" w:sz="0" w:space="0" w:color="auto"/>
          </w:divBdr>
        </w:div>
        <w:div w:id="1872185326">
          <w:marLeft w:val="480"/>
          <w:marRight w:val="0"/>
          <w:marTop w:val="0"/>
          <w:marBottom w:val="0"/>
          <w:divBdr>
            <w:top w:val="none" w:sz="0" w:space="0" w:color="auto"/>
            <w:left w:val="none" w:sz="0" w:space="0" w:color="auto"/>
            <w:bottom w:val="none" w:sz="0" w:space="0" w:color="auto"/>
            <w:right w:val="none" w:sz="0" w:space="0" w:color="auto"/>
          </w:divBdr>
        </w:div>
        <w:div w:id="1908759715">
          <w:marLeft w:val="480"/>
          <w:marRight w:val="0"/>
          <w:marTop w:val="0"/>
          <w:marBottom w:val="0"/>
          <w:divBdr>
            <w:top w:val="none" w:sz="0" w:space="0" w:color="auto"/>
            <w:left w:val="none" w:sz="0" w:space="0" w:color="auto"/>
            <w:bottom w:val="none" w:sz="0" w:space="0" w:color="auto"/>
            <w:right w:val="none" w:sz="0" w:space="0" w:color="auto"/>
          </w:divBdr>
        </w:div>
        <w:div w:id="1941722396">
          <w:marLeft w:val="480"/>
          <w:marRight w:val="0"/>
          <w:marTop w:val="0"/>
          <w:marBottom w:val="0"/>
          <w:divBdr>
            <w:top w:val="none" w:sz="0" w:space="0" w:color="auto"/>
            <w:left w:val="none" w:sz="0" w:space="0" w:color="auto"/>
            <w:bottom w:val="none" w:sz="0" w:space="0" w:color="auto"/>
            <w:right w:val="none" w:sz="0" w:space="0" w:color="auto"/>
          </w:divBdr>
        </w:div>
        <w:div w:id="2081049792">
          <w:marLeft w:val="480"/>
          <w:marRight w:val="0"/>
          <w:marTop w:val="0"/>
          <w:marBottom w:val="0"/>
          <w:divBdr>
            <w:top w:val="none" w:sz="0" w:space="0" w:color="auto"/>
            <w:left w:val="none" w:sz="0" w:space="0" w:color="auto"/>
            <w:bottom w:val="none" w:sz="0" w:space="0" w:color="auto"/>
            <w:right w:val="none" w:sz="0" w:space="0" w:color="auto"/>
          </w:divBdr>
        </w:div>
        <w:div w:id="2123524384">
          <w:marLeft w:val="480"/>
          <w:marRight w:val="0"/>
          <w:marTop w:val="0"/>
          <w:marBottom w:val="0"/>
          <w:divBdr>
            <w:top w:val="none" w:sz="0" w:space="0" w:color="auto"/>
            <w:left w:val="none" w:sz="0" w:space="0" w:color="auto"/>
            <w:bottom w:val="none" w:sz="0" w:space="0" w:color="auto"/>
            <w:right w:val="none" w:sz="0" w:space="0" w:color="auto"/>
          </w:divBdr>
        </w:div>
      </w:divsChild>
    </w:div>
    <w:div w:id="1149707752">
      <w:marLeft w:val="640"/>
      <w:marRight w:val="0"/>
      <w:marTop w:val="0"/>
      <w:marBottom w:val="0"/>
      <w:divBdr>
        <w:top w:val="none" w:sz="0" w:space="0" w:color="auto"/>
        <w:left w:val="none" w:sz="0" w:space="0" w:color="auto"/>
        <w:bottom w:val="none" w:sz="0" w:space="0" w:color="auto"/>
        <w:right w:val="none" w:sz="0" w:space="0" w:color="auto"/>
      </w:divBdr>
    </w:div>
    <w:div w:id="1149789975">
      <w:marLeft w:val="640"/>
      <w:marRight w:val="0"/>
      <w:marTop w:val="0"/>
      <w:marBottom w:val="0"/>
      <w:divBdr>
        <w:top w:val="none" w:sz="0" w:space="0" w:color="auto"/>
        <w:left w:val="none" w:sz="0" w:space="0" w:color="auto"/>
        <w:bottom w:val="none" w:sz="0" w:space="0" w:color="auto"/>
        <w:right w:val="none" w:sz="0" w:space="0" w:color="auto"/>
      </w:divBdr>
    </w:div>
    <w:div w:id="1150054280">
      <w:marLeft w:val="640"/>
      <w:marRight w:val="0"/>
      <w:marTop w:val="0"/>
      <w:marBottom w:val="0"/>
      <w:divBdr>
        <w:top w:val="none" w:sz="0" w:space="0" w:color="auto"/>
        <w:left w:val="none" w:sz="0" w:space="0" w:color="auto"/>
        <w:bottom w:val="none" w:sz="0" w:space="0" w:color="auto"/>
        <w:right w:val="none" w:sz="0" w:space="0" w:color="auto"/>
      </w:divBdr>
    </w:div>
    <w:div w:id="1150444393">
      <w:bodyDiv w:val="1"/>
      <w:marLeft w:val="0"/>
      <w:marRight w:val="0"/>
      <w:marTop w:val="0"/>
      <w:marBottom w:val="0"/>
      <w:divBdr>
        <w:top w:val="none" w:sz="0" w:space="0" w:color="auto"/>
        <w:left w:val="none" w:sz="0" w:space="0" w:color="auto"/>
        <w:bottom w:val="none" w:sz="0" w:space="0" w:color="auto"/>
        <w:right w:val="none" w:sz="0" w:space="0" w:color="auto"/>
      </w:divBdr>
      <w:divsChild>
        <w:div w:id="50887813">
          <w:marLeft w:val="480"/>
          <w:marRight w:val="0"/>
          <w:marTop w:val="0"/>
          <w:marBottom w:val="0"/>
          <w:divBdr>
            <w:top w:val="none" w:sz="0" w:space="0" w:color="auto"/>
            <w:left w:val="none" w:sz="0" w:space="0" w:color="auto"/>
            <w:bottom w:val="none" w:sz="0" w:space="0" w:color="auto"/>
            <w:right w:val="none" w:sz="0" w:space="0" w:color="auto"/>
          </w:divBdr>
        </w:div>
        <w:div w:id="123694626">
          <w:marLeft w:val="480"/>
          <w:marRight w:val="0"/>
          <w:marTop w:val="0"/>
          <w:marBottom w:val="0"/>
          <w:divBdr>
            <w:top w:val="none" w:sz="0" w:space="0" w:color="auto"/>
            <w:left w:val="none" w:sz="0" w:space="0" w:color="auto"/>
            <w:bottom w:val="none" w:sz="0" w:space="0" w:color="auto"/>
            <w:right w:val="none" w:sz="0" w:space="0" w:color="auto"/>
          </w:divBdr>
        </w:div>
        <w:div w:id="151221899">
          <w:marLeft w:val="480"/>
          <w:marRight w:val="0"/>
          <w:marTop w:val="0"/>
          <w:marBottom w:val="0"/>
          <w:divBdr>
            <w:top w:val="none" w:sz="0" w:space="0" w:color="auto"/>
            <w:left w:val="none" w:sz="0" w:space="0" w:color="auto"/>
            <w:bottom w:val="none" w:sz="0" w:space="0" w:color="auto"/>
            <w:right w:val="none" w:sz="0" w:space="0" w:color="auto"/>
          </w:divBdr>
        </w:div>
        <w:div w:id="156844988">
          <w:marLeft w:val="480"/>
          <w:marRight w:val="0"/>
          <w:marTop w:val="0"/>
          <w:marBottom w:val="0"/>
          <w:divBdr>
            <w:top w:val="none" w:sz="0" w:space="0" w:color="auto"/>
            <w:left w:val="none" w:sz="0" w:space="0" w:color="auto"/>
            <w:bottom w:val="none" w:sz="0" w:space="0" w:color="auto"/>
            <w:right w:val="none" w:sz="0" w:space="0" w:color="auto"/>
          </w:divBdr>
        </w:div>
        <w:div w:id="214514458">
          <w:marLeft w:val="480"/>
          <w:marRight w:val="0"/>
          <w:marTop w:val="0"/>
          <w:marBottom w:val="0"/>
          <w:divBdr>
            <w:top w:val="none" w:sz="0" w:space="0" w:color="auto"/>
            <w:left w:val="none" w:sz="0" w:space="0" w:color="auto"/>
            <w:bottom w:val="none" w:sz="0" w:space="0" w:color="auto"/>
            <w:right w:val="none" w:sz="0" w:space="0" w:color="auto"/>
          </w:divBdr>
        </w:div>
        <w:div w:id="240527123">
          <w:marLeft w:val="480"/>
          <w:marRight w:val="0"/>
          <w:marTop w:val="0"/>
          <w:marBottom w:val="0"/>
          <w:divBdr>
            <w:top w:val="none" w:sz="0" w:space="0" w:color="auto"/>
            <w:left w:val="none" w:sz="0" w:space="0" w:color="auto"/>
            <w:bottom w:val="none" w:sz="0" w:space="0" w:color="auto"/>
            <w:right w:val="none" w:sz="0" w:space="0" w:color="auto"/>
          </w:divBdr>
        </w:div>
        <w:div w:id="267926829">
          <w:marLeft w:val="480"/>
          <w:marRight w:val="0"/>
          <w:marTop w:val="0"/>
          <w:marBottom w:val="0"/>
          <w:divBdr>
            <w:top w:val="none" w:sz="0" w:space="0" w:color="auto"/>
            <w:left w:val="none" w:sz="0" w:space="0" w:color="auto"/>
            <w:bottom w:val="none" w:sz="0" w:space="0" w:color="auto"/>
            <w:right w:val="none" w:sz="0" w:space="0" w:color="auto"/>
          </w:divBdr>
        </w:div>
        <w:div w:id="273907439">
          <w:marLeft w:val="480"/>
          <w:marRight w:val="0"/>
          <w:marTop w:val="0"/>
          <w:marBottom w:val="0"/>
          <w:divBdr>
            <w:top w:val="none" w:sz="0" w:space="0" w:color="auto"/>
            <w:left w:val="none" w:sz="0" w:space="0" w:color="auto"/>
            <w:bottom w:val="none" w:sz="0" w:space="0" w:color="auto"/>
            <w:right w:val="none" w:sz="0" w:space="0" w:color="auto"/>
          </w:divBdr>
        </w:div>
        <w:div w:id="296228232">
          <w:marLeft w:val="480"/>
          <w:marRight w:val="0"/>
          <w:marTop w:val="0"/>
          <w:marBottom w:val="0"/>
          <w:divBdr>
            <w:top w:val="none" w:sz="0" w:space="0" w:color="auto"/>
            <w:left w:val="none" w:sz="0" w:space="0" w:color="auto"/>
            <w:bottom w:val="none" w:sz="0" w:space="0" w:color="auto"/>
            <w:right w:val="none" w:sz="0" w:space="0" w:color="auto"/>
          </w:divBdr>
        </w:div>
        <w:div w:id="363674902">
          <w:marLeft w:val="480"/>
          <w:marRight w:val="0"/>
          <w:marTop w:val="0"/>
          <w:marBottom w:val="0"/>
          <w:divBdr>
            <w:top w:val="none" w:sz="0" w:space="0" w:color="auto"/>
            <w:left w:val="none" w:sz="0" w:space="0" w:color="auto"/>
            <w:bottom w:val="none" w:sz="0" w:space="0" w:color="auto"/>
            <w:right w:val="none" w:sz="0" w:space="0" w:color="auto"/>
          </w:divBdr>
        </w:div>
        <w:div w:id="372119883">
          <w:marLeft w:val="480"/>
          <w:marRight w:val="0"/>
          <w:marTop w:val="0"/>
          <w:marBottom w:val="0"/>
          <w:divBdr>
            <w:top w:val="none" w:sz="0" w:space="0" w:color="auto"/>
            <w:left w:val="none" w:sz="0" w:space="0" w:color="auto"/>
            <w:bottom w:val="none" w:sz="0" w:space="0" w:color="auto"/>
            <w:right w:val="none" w:sz="0" w:space="0" w:color="auto"/>
          </w:divBdr>
        </w:div>
        <w:div w:id="404375002">
          <w:marLeft w:val="480"/>
          <w:marRight w:val="0"/>
          <w:marTop w:val="0"/>
          <w:marBottom w:val="0"/>
          <w:divBdr>
            <w:top w:val="none" w:sz="0" w:space="0" w:color="auto"/>
            <w:left w:val="none" w:sz="0" w:space="0" w:color="auto"/>
            <w:bottom w:val="none" w:sz="0" w:space="0" w:color="auto"/>
            <w:right w:val="none" w:sz="0" w:space="0" w:color="auto"/>
          </w:divBdr>
        </w:div>
        <w:div w:id="409545245">
          <w:marLeft w:val="480"/>
          <w:marRight w:val="0"/>
          <w:marTop w:val="0"/>
          <w:marBottom w:val="0"/>
          <w:divBdr>
            <w:top w:val="none" w:sz="0" w:space="0" w:color="auto"/>
            <w:left w:val="none" w:sz="0" w:space="0" w:color="auto"/>
            <w:bottom w:val="none" w:sz="0" w:space="0" w:color="auto"/>
            <w:right w:val="none" w:sz="0" w:space="0" w:color="auto"/>
          </w:divBdr>
        </w:div>
        <w:div w:id="494688348">
          <w:marLeft w:val="480"/>
          <w:marRight w:val="0"/>
          <w:marTop w:val="0"/>
          <w:marBottom w:val="0"/>
          <w:divBdr>
            <w:top w:val="none" w:sz="0" w:space="0" w:color="auto"/>
            <w:left w:val="none" w:sz="0" w:space="0" w:color="auto"/>
            <w:bottom w:val="none" w:sz="0" w:space="0" w:color="auto"/>
            <w:right w:val="none" w:sz="0" w:space="0" w:color="auto"/>
          </w:divBdr>
        </w:div>
        <w:div w:id="509835233">
          <w:marLeft w:val="480"/>
          <w:marRight w:val="0"/>
          <w:marTop w:val="0"/>
          <w:marBottom w:val="0"/>
          <w:divBdr>
            <w:top w:val="none" w:sz="0" w:space="0" w:color="auto"/>
            <w:left w:val="none" w:sz="0" w:space="0" w:color="auto"/>
            <w:bottom w:val="none" w:sz="0" w:space="0" w:color="auto"/>
            <w:right w:val="none" w:sz="0" w:space="0" w:color="auto"/>
          </w:divBdr>
        </w:div>
        <w:div w:id="558713401">
          <w:marLeft w:val="480"/>
          <w:marRight w:val="0"/>
          <w:marTop w:val="0"/>
          <w:marBottom w:val="0"/>
          <w:divBdr>
            <w:top w:val="none" w:sz="0" w:space="0" w:color="auto"/>
            <w:left w:val="none" w:sz="0" w:space="0" w:color="auto"/>
            <w:bottom w:val="none" w:sz="0" w:space="0" w:color="auto"/>
            <w:right w:val="none" w:sz="0" w:space="0" w:color="auto"/>
          </w:divBdr>
        </w:div>
        <w:div w:id="626400693">
          <w:marLeft w:val="480"/>
          <w:marRight w:val="0"/>
          <w:marTop w:val="0"/>
          <w:marBottom w:val="0"/>
          <w:divBdr>
            <w:top w:val="none" w:sz="0" w:space="0" w:color="auto"/>
            <w:left w:val="none" w:sz="0" w:space="0" w:color="auto"/>
            <w:bottom w:val="none" w:sz="0" w:space="0" w:color="auto"/>
            <w:right w:val="none" w:sz="0" w:space="0" w:color="auto"/>
          </w:divBdr>
        </w:div>
        <w:div w:id="633219826">
          <w:marLeft w:val="480"/>
          <w:marRight w:val="0"/>
          <w:marTop w:val="0"/>
          <w:marBottom w:val="0"/>
          <w:divBdr>
            <w:top w:val="none" w:sz="0" w:space="0" w:color="auto"/>
            <w:left w:val="none" w:sz="0" w:space="0" w:color="auto"/>
            <w:bottom w:val="none" w:sz="0" w:space="0" w:color="auto"/>
            <w:right w:val="none" w:sz="0" w:space="0" w:color="auto"/>
          </w:divBdr>
        </w:div>
        <w:div w:id="635792000">
          <w:marLeft w:val="480"/>
          <w:marRight w:val="0"/>
          <w:marTop w:val="0"/>
          <w:marBottom w:val="0"/>
          <w:divBdr>
            <w:top w:val="none" w:sz="0" w:space="0" w:color="auto"/>
            <w:left w:val="none" w:sz="0" w:space="0" w:color="auto"/>
            <w:bottom w:val="none" w:sz="0" w:space="0" w:color="auto"/>
            <w:right w:val="none" w:sz="0" w:space="0" w:color="auto"/>
          </w:divBdr>
        </w:div>
        <w:div w:id="685061914">
          <w:marLeft w:val="480"/>
          <w:marRight w:val="0"/>
          <w:marTop w:val="0"/>
          <w:marBottom w:val="0"/>
          <w:divBdr>
            <w:top w:val="none" w:sz="0" w:space="0" w:color="auto"/>
            <w:left w:val="none" w:sz="0" w:space="0" w:color="auto"/>
            <w:bottom w:val="none" w:sz="0" w:space="0" w:color="auto"/>
            <w:right w:val="none" w:sz="0" w:space="0" w:color="auto"/>
          </w:divBdr>
        </w:div>
        <w:div w:id="703215820">
          <w:marLeft w:val="480"/>
          <w:marRight w:val="0"/>
          <w:marTop w:val="0"/>
          <w:marBottom w:val="0"/>
          <w:divBdr>
            <w:top w:val="none" w:sz="0" w:space="0" w:color="auto"/>
            <w:left w:val="none" w:sz="0" w:space="0" w:color="auto"/>
            <w:bottom w:val="none" w:sz="0" w:space="0" w:color="auto"/>
            <w:right w:val="none" w:sz="0" w:space="0" w:color="auto"/>
          </w:divBdr>
        </w:div>
        <w:div w:id="710613276">
          <w:marLeft w:val="480"/>
          <w:marRight w:val="0"/>
          <w:marTop w:val="0"/>
          <w:marBottom w:val="0"/>
          <w:divBdr>
            <w:top w:val="none" w:sz="0" w:space="0" w:color="auto"/>
            <w:left w:val="none" w:sz="0" w:space="0" w:color="auto"/>
            <w:bottom w:val="none" w:sz="0" w:space="0" w:color="auto"/>
            <w:right w:val="none" w:sz="0" w:space="0" w:color="auto"/>
          </w:divBdr>
        </w:div>
        <w:div w:id="759371791">
          <w:marLeft w:val="480"/>
          <w:marRight w:val="0"/>
          <w:marTop w:val="0"/>
          <w:marBottom w:val="0"/>
          <w:divBdr>
            <w:top w:val="none" w:sz="0" w:space="0" w:color="auto"/>
            <w:left w:val="none" w:sz="0" w:space="0" w:color="auto"/>
            <w:bottom w:val="none" w:sz="0" w:space="0" w:color="auto"/>
            <w:right w:val="none" w:sz="0" w:space="0" w:color="auto"/>
          </w:divBdr>
        </w:div>
        <w:div w:id="767041579">
          <w:marLeft w:val="480"/>
          <w:marRight w:val="0"/>
          <w:marTop w:val="0"/>
          <w:marBottom w:val="0"/>
          <w:divBdr>
            <w:top w:val="none" w:sz="0" w:space="0" w:color="auto"/>
            <w:left w:val="none" w:sz="0" w:space="0" w:color="auto"/>
            <w:bottom w:val="none" w:sz="0" w:space="0" w:color="auto"/>
            <w:right w:val="none" w:sz="0" w:space="0" w:color="auto"/>
          </w:divBdr>
        </w:div>
        <w:div w:id="797336030">
          <w:marLeft w:val="480"/>
          <w:marRight w:val="0"/>
          <w:marTop w:val="0"/>
          <w:marBottom w:val="0"/>
          <w:divBdr>
            <w:top w:val="none" w:sz="0" w:space="0" w:color="auto"/>
            <w:left w:val="none" w:sz="0" w:space="0" w:color="auto"/>
            <w:bottom w:val="none" w:sz="0" w:space="0" w:color="auto"/>
            <w:right w:val="none" w:sz="0" w:space="0" w:color="auto"/>
          </w:divBdr>
        </w:div>
        <w:div w:id="882711076">
          <w:marLeft w:val="480"/>
          <w:marRight w:val="0"/>
          <w:marTop w:val="0"/>
          <w:marBottom w:val="0"/>
          <w:divBdr>
            <w:top w:val="none" w:sz="0" w:space="0" w:color="auto"/>
            <w:left w:val="none" w:sz="0" w:space="0" w:color="auto"/>
            <w:bottom w:val="none" w:sz="0" w:space="0" w:color="auto"/>
            <w:right w:val="none" w:sz="0" w:space="0" w:color="auto"/>
          </w:divBdr>
        </w:div>
        <w:div w:id="935944223">
          <w:marLeft w:val="480"/>
          <w:marRight w:val="0"/>
          <w:marTop w:val="0"/>
          <w:marBottom w:val="0"/>
          <w:divBdr>
            <w:top w:val="none" w:sz="0" w:space="0" w:color="auto"/>
            <w:left w:val="none" w:sz="0" w:space="0" w:color="auto"/>
            <w:bottom w:val="none" w:sz="0" w:space="0" w:color="auto"/>
            <w:right w:val="none" w:sz="0" w:space="0" w:color="auto"/>
          </w:divBdr>
        </w:div>
        <w:div w:id="957180535">
          <w:marLeft w:val="480"/>
          <w:marRight w:val="0"/>
          <w:marTop w:val="0"/>
          <w:marBottom w:val="0"/>
          <w:divBdr>
            <w:top w:val="none" w:sz="0" w:space="0" w:color="auto"/>
            <w:left w:val="none" w:sz="0" w:space="0" w:color="auto"/>
            <w:bottom w:val="none" w:sz="0" w:space="0" w:color="auto"/>
            <w:right w:val="none" w:sz="0" w:space="0" w:color="auto"/>
          </w:divBdr>
        </w:div>
        <w:div w:id="983435019">
          <w:marLeft w:val="480"/>
          <w:marRight w:val="0"/>
          <w:marTop w:val="0"/>
          <w:marBottom w:val="0"/>
          <w:divBdr>
            <w:top w:val="none" w:sz="0" w:space="0" w:color="auto"/>
            <w:left w:val="none" w:sz="0" w:space="0" w:color="auto"/>
            <w:bottom w:val="none" w:sz="0" w:space="0" w:color="auto"/>
            <w:right w:val="none" w:sz="0" w:space="0" w:color="auto"/>
          </w:divBdr>
        </w:div>
        <w:div w:id="1050567894">
          <w:marLeft w:val="480"/>
          <w:marRight w:val="0"/>
          <w:marTop w:val="0"/>
          <w:marBottom w:val="0"/>
          <w:divBdr>
            <w:top w:val="none" w:sz="0" w:space="0" w:color="auto"/>
            <w:left w:val="none" w:sz="0" w:space="0" w:color="auto"/>
            <w:bottom w:val="none" w:sz="0" w:space="0" w:color="auto"/>
            <w:right w:val="none" w:sz="0" w:space="0" w:color="auto"/>
          </w:divBdr>
        </w:div>
        <w:div w:id="1079327091">
          <w:marLeft w:val="480"/>
          <w:marRight w:val="0"/>
          <w:marTop w:val="0"/>
          <w:marBottom w:val="0"/>
          <w:divBdr>
            <w:top w:val="none" w:sz="0" w:space="0" w:color="auto"/>
            <w:left w:val="none" w:sz="0" w:space="0" w:color="auto"/>
            <w:bottom w:val="none" w:sz="0" w:space="0" w:color="auto"/>
            <w:right w:val="none" w:sz="0" w:space="0" w:color="auto"/>
          </w:divBdr>
        </w:div>
        <w:div w:id="1157918464">
          <w:marLeft w:val="480"/>
          <w:marRight w:val="0"/>
          <w:marTop w:val="0"/>
          <w:marBottom w:val="0"/>
          <w:divBdr>
            <w:top w:val="none" w:sz="0" w:space="0" w:color="auto"/>
            <w:left w:val="none" w:sz="0" w:space="0" w:color="auto"/>
            <w:bottom w:val="none" w:sz="0" w:space="0" w:color="auto"/>
            <w:right w:val="none" w:sz="0" w:space="0" w:color="auto"/>
          </w:divBdr>
        </w:div>
        <w:div w:id="1248878540">
          <w:marLeft w:val="480"/>
          <w:marRight w:val="0"/>
          <w:marTop w:val="0"/>
          <w:marBottom w:val="0"/>
          <w:divBdr>
            <w:top w:val="none" w:sz="0" w:space="0" w:color="auto"/>
            <w:left w:val="none" w:sz="0" w:space="0" w:color="auto"/>
            <w:bottom w:val="none" w:sz="0" w:space="0" w:color="auto"/>
            <w:right w:val="none" w:sz="0" w:space="0" w:color="auto"/>
          </w:divBdr>
        </w:div>
        <w:div w:id="1284582500">
          <w:marLeft w:val="480"/>
          <w:marRight w:val="0"/>
          <w:marTop w:val="0"/>
          <w:marBottom w:val="0"/>
          <w:divBdr>
            <w:top w:val="none" w:sz="0" w:space="0" w:color="auto"/>
            <w:left w:val="none" w:sz="0" w:space="0" w:color="auto"/>
            <w:bottom w:val="none" w:sz="0" w:space="0" w:color="auto"/>
            <w:right w:val="none" w:sz="0" w:space="0" w:color="auto"/>
          </w:divBdr>
        </w:div>
        <w:div w:id="1286735304">
          <w:marLeft w:val="480"/>
          <w:marRight w:val="0"/>
          <w:marTop w:val="0"/>
          <w:marBottom w:val="0"/>
          <w:divBdr>
            <w:top w:val="none" w:sz="0" w:space="0" w:color="auto"/>
            <w:left w:val="none" w:sz="0" w:space="0" w:color="auto"/>
            <w:bottom w:val="none" w:sz="0" w:space="0" w:color="auto"/>
            <w:right w:val="none" w:sz="0" w:space="0" w:color="auto"/>
          </w:divBdr>
        </w:div>
        <w:div w:id="1364936458">
          <w:marLeft w:val="480"/>
          <w:marRight w:val="0"/>
          <w:marTop w:val="0"/>
          <w:marBottom w:val="0"/>
          <w:divBdr>
            <w:top w:val="none" w:sz="0" w:space="0" w:color="auto"/>
            <w:left w:val="none" w:sz="0" w:space="0" w:color="auto"/>
            <w:bottom w:val="none" w:sz="0" w:space="0" w:color="auto"/>
            <w:right w:val="none" w:sz="0" w:space="0" w:color="auto"/>
          </w:divBdr>
        </w:div>
        <w:div w:id="1392003668">
          <w:marLeft w:val="480"/>
          <w:marRight w:val="0"/>
          <w:marTop w:val="0"/>
          <w:marBottom w:val="0"/>
          <w:divBdr>
            <w:top w:val="none" w:sz="0" w:space="0" w:color="auto"/>
            <w:left w:val="none" w:sz="0" w:space="0" w:color="auto"/>
            <w:bottom w:val="none" w:sz="0" w:space="0" w:color="auto"/>
            <w:right w:val="none" w:sz="0" w:space="0" w:color="auto"/>
          </w:divBdr>
        </w:div>
        <w:div w:id="1412895933">
          <w:marLeft w:val="480"/>
          <w:marRight w:val="0"/>
          <w:marTop w:val="0"/>
          <w:marBottom w:val="0"/>
          <w:divBdr>
            <w:top w:val="none" w:sz="0" w:space="0" w:color="auto"/>
            <w:left w:val="none" w:sz="0" w:space="0" w:color="auto"/>
            <w:bottom w:val="none" w:sz="0" w:space="0" w:color="auto"/>
            <w:right w:val="none" w:sz="0" w:space="0" w:color="auto"/>
          </w:divBdr>
        </w:div>
        <w:div w:id="1428427706">
          <w:marLeft w:val="480"/>
          <w:marRight w:val="0"/>
          <w:marTop w:val="0"/>
          <w:marBottom w:val="0"/>
          <w:divBdr>
            <w:top w:val="none" w:sz="0" w:space="0" w:color="auto"/>
            <w:left w:val="none" w:sz="0" w:space="0" w:color="auto"/>
            <w:bottom w:val="none" w:sz="0" w:space="0" w:color="auto"/>
            <w:right w:val="none" w:sz="0" w:space="0" w:color="auto"/>
          </w:divBdr>
        </w:div>
        <w:div w:id="1436249450">
          <w:marLeft w:val="480"/>
          <w:marRight w:val="0"/>
          <w:marTop w:val="0"/>
          <w:marBottom w:val="0"/>
          <w:divBdr>
            <w:top w:val="none" w:sz="0" w:space="0" w:color="auto"/>
            <w:left w:val="none" w:sz="0" w:space="0" w:color="auto"/>
            <w:bottom w:val="none" w:sz="0" w:space="0" w:color="auto"/>
            <w:right w:val="none" w:sz="0" w:space="0" w:color="auto"/>
          </w:divBdr>
        </w:div>
        <w:div w:id="1514492972">
          <w:marLeft w:val="480"/>
          <w:marRight w:val="0"/>
          <w:marTop w:val="0"/>
          <w:marBottom w:val="0"/>
          <w:divBdr>
            <w:top w:val="none" w:sz="0" w:space="0" w:color="auto"/>
            <w:left w:val="none" w:sz="0" w:space="0" w:color="auto"/>
            <w:bottom w:val="none" w:sz="0" w:space="0" w:color="auto"/>
            <w:right w:val="none" w:sz="0" w:space="0" w:color="auto"/>
          </w:divBdr>
        </w:div>
        <w:div w:id="1539126802">
          <w:marLeft w:val="480"/>
          <w:marRight w:val="0"/>
          <w:marTop w:val="0"/>
          <w:marBottom w:val="0"/>
          <w:divBdr>
            <w:top w:val="none" w:sz="0" w:space="0" w:color="auto"/>
            <w:left w:val="none" w:sz="0" w:space="0" w:color="auto"/>
            <w:bottom w:val="none" w:sz="0" w:space="0" w:color="auto"/>
            <w:right w:val="none" w:sz="0" w:space="0" w:color="auto"/>
          </w:divBdr>
        </w:div>
        <w:div w:id="1579905695">
          <w:marLeft w:val="480"/>
          <w:marRight w:val="0"/>
          <w:marTop w:val="0"/>
          <w:marBottom w:val="0"/>
          <w:divBdr>
            <w:top w:val="none" w:sz="0" w:space="0" w:color="auto"/>
            <w:left w:val="none" w:sz="0" w:space="0" w:color="auto"/>
            <w:bottom w:val="none" w:sz="0" w:space="0" w:color="auto"/>
            <w:right w:val="none" w:sz="0" w:space="0" w:color="auto"/>
          </w:divBdr>
        </w:div>
        <w:div w:id="1589536992">
          <w:marLeft w:val="480"/>
          <w:marRight w:val="0"/>
          <w:marTop w:val="0"/>
          <w:marBottom w:val="0"/>
          <w:divBdr>
            <w:top w:val="none" w:sz="0" w:space="0" w:color="auto"/>
            <w:left w:val="none" w:sz="0" w:space="0" w:color="auto"/>
            <w:bottom w:val="none" w:sz="0" w:space="0" w:color="auto"/>
            <w:right w:val="none" w:sz="0" w:space="0" w:color="auto"/>
          </w:divBdr>
        </w:div>
        <w:div w:id="1656839859">
          <w:marLeft w:val="480"/>
          <w:marRight w:val="0"/>
          <w:marTop w:val="0"/>
          <w:marBottom w:val="0"/>
          <w:divBdr>
            <w:top w:val="none" w:sz="0" w:space="0" w:color="auto"/>
            <w:left w:val="none" w:sz="0" w:space="0" w:color="auto"/>
            <w:bottom w:val="none" w:sz="0" w:space="0" w:color="auto"/>
            <w:right w:val="none" w:sz="0" w:space="0" w:color="auto"/>
          </w:divBdr>
        </w:div>
        <w:div w:id="1678337759">
          <w:marLeft w:val="480"/>
          <w:marRight w:val="0"/>
          <w:marTop w:val="0"/>
          <w:marBottom w:val="0"/>
          <w:divBdr>
            <w:top w:val="none" w:sz="0" w:space="0" w:color="auto"/>
            <w:left w:val="none" w:sz="0" w:space="0" w:color="auto"/>
            <w:bottom w:val="none" w:sz="0" w:space="0" w:color="auto"/>
            <w:right w:val="none" w:sz="0" w:space="0" w:color="auto"/>
          </w:divBdr>
        </w:div>
        <w:div w:id="1714384573">
          <w:marLeft w:val="480"/>
          <w:marRight w:val="0"/>
          <w:marTop w:val="0"/>
          <w:marBottom w:val="0"/>
          <w:divBdr>
            <w:top w:val="none" w:sz="0" w:space="0" w:color="auto"/>
            <w:left w:val="none" w:sz="0" w:space="0" w:color="auto"/>
            <w:bottom w:val="none" w:sz="0" w:space="0" w:color="auto"/>
            <w:right w:val="none" w:sz="0" w:space="0" w:color="auto"/>
          </w:divBdr>
        </w:div>
        <w:div w:id="1732537255">
          <w:marLeft w:val="480"/>
          <w:marRight w:val="0"/>
          <w:marTop w:val="0"/>
          <w:marBottom w:val="0"/>
          <w:divBdr>
            <w:top w:val="none" w:sz="0" w:space="0" w:color="auto"/>
            <w:left w:val="none" w:sz="0" w:space="0" w:color="auto"/>
            <w:bottom w:val="none" w:sz="0" w:space="0" w:color="auto"/>
            <w:right w:val="none" w:sz="0" w:space="0" w:color="auto"/>
          </w:divBdr>
        </w:div>
        <w:div w:id="1758792981">
          <w:marLeft w:val="480"/>
          <w:marRight w:val="0"/>
          <w:marTop w:val="0"/>
          <w:marBottom w:val="0"/>
          <w:divBdr>
            <w:top w:val="none" w:sz="0" w:space="0" w:color="auto"/>
            <w:left w:val="none" w:sz="0" w:space="0" w:color="auto"/>
            <w:bottom w:val="none" w:sz="0" w:space="0" w:color="auto"/>
            <w:right w:val="none" w:sz="0" w:space="0" w:color="auto"/>
          </w:divBdr>
        </w:div>
        <w:div w:id="1773236081">
          <w:marLeft w:val="480"/>
          <w:marRight w:val="0"/>
          <w:marTop w:val="0"/>
          <w:marBottom w:val="0"/>
          <w:divBdr>
            <w:top w:val="none" w:sz="0" w:space="0" w:color="auto"/>
            <w:left w:val="none" w:sz="0" w:space="0" w:color="auto"/>
            <w:bottom w:val="none" w:sz="0" w:space="0" w:color="auto"/>
            <w:right w:val="none" w:sz="0" w:space="0" w:color="auto"/>
          </w:divBdr>
        </w:div>
        <w:div w:id="1833641240">
          <w:marLeft w:val="480"/>
          <w:marRight w:val="0"/>
          <w:marTop w:val="0"/>
          <w:marBottom w:val="0"/>
          <w:divBdr>
            <w:top w:val="none" w:sz="0" w:space="0" w:color="auto"/>
            <w:left w:val="none" w:sz="0" w:space="0" w:color="auto"/>
            <w:bottom w:val="none" w:sz="0" w:space="0" w:color="auto"/>
            <w:right w:val="none" w:sz="0" w:space="0" w:color="auto"/>
          </w:divBdr>
        </w:div>
        <w:div w:id="1838492520">
          <w:marLeft w:val="480"/>
          <w:marRight w:val="0"/>
          <w:marTop w:val="0"/>
          <w:marBottom w:val="0"/>
          <w:divBdr>
            <w:top w:val="none" w:sz="0" w:space="0" w:color="auto"/>
            <w:left w:val="none" w:sz="0" w:space="0" w:color="auto"/>
            <w:bottom w:val="none" w:sz="0" w:space="0" w:color="auto"/>
            <w:right w:val="none" w:sz="0" w:space="0" w:color="auto"/>
          </w:divBdr>
        </w:div>
        <w:div w:id="1901357766">
          <w:marLeft w:val="480"/>
          <w:marRight w:val="0"/>
          <w:marTop w:val="0"/>
          <w:marBottom w:val="0"/>
          <w:divBdr>
            <w:top w:val="none" w:sz="0" w:space="0" w:color="auto"/>
            <w:left w:val="none" w:sz="0" w:space="0" w:color="auto"/>
            <w:bottom w:val="none" w:sz="0" w:space="0" w:color="auto"/>
            <w:right w:val="none" w:sz="0" w:space="0" w:color="auto"/>
          </w:divBdr>
        </w:div>
        <w:div w:id="1903758808">
          <w:marLeft w:val="480"/>
          <w:marRight w:val="0"/>
          <w:marTop w:val="0"/>
          <w:marBottom w:val="0"/>
          <w:divBdr>
            <w:top w:val="none" w:sz="0" w:space="0" w:color="auto"/>
            <w:left w:val="none" w:sz="0" w:space="0" w:color="auto"/>
            <w:bottom w:val="none" w:sz="0" w:space="0" w:color="auto"/>
            <w:right w:val="none" w:sz="0" w:space="0" w:color="auto"/>
          </w:divBdr>
        </w:div>
        <w:div w:id="1947149215">
          <w:marLeft w:val="480"/>
          <w:marRight w:val="0"/>
          <w:marTop w:val="0"/>
          <w:marBottom w:val="0"/>
          <w:divBdr>
            <w:top w:val="none" w:sz="0" w:space="0" w:color="auto"/>
            <w:left w:val="none" w:sz="0" w:space="0" w:color="auto"/>
            <w:bottom w:val="none" w:sz="0" w:space="0" w:color="auto"/>
            <w:right w:val="none" w:sz="0" w:space="0" w:color="auto"/>
          </w:divBdr>
        </w:div>
        <w:div w:id="1951739741">
          <w:marLeft w:val="480"/>
          <w:marRight w:val="0"/>
          <w:marTop w:val="0"/>
          <w:marBottom w:val="0"/>
          <w:divBdr>
            <w:top w:val="none" w:sz="0" w:space="0" w:color="auto"/>
            <w:left w:val="none" w:sz="0" w:space="0" w:color="auto"/>
            <w:bottom w:val="none" w:sz="0" w:space="0" w:color="auto"/>
            <w:right w:val="none" w:sz="0" w:space="0" w:color="auto"/>
          </w:divBdr>
        </w:div>
        <w:div w:id="2008317291">
          <w:marLeft w:val="480"/>
          <w:marRight w:val="0"/>
          <w:marTop w:val="0"/>
          <w:marBottom w:val="0"/>
          <w:divBdr>
            <w:top w:val="none" w:sz="0" w:space="0" w:color="auto"/>
            <w:left w:val="none" w:sz="0" w:space="0" w:color="auto"/>
            <w:bottom w:val="none" w:sz="0" w:space="0" w:color="auto"/>
            <w:right w:val="none" w:sz="0" w:space="0" w:color="auto"/>
          </w:divBdr>
        </w:div>
        <w:div w:id="2080714397">
          <w:marLeft w:val="480"/>
          <w:marRight w:val="0"/>
          <w:marTop w:val="0"/>
          <w:marBottom w:val="0"/>
          <w:divBdr>
            <w:top w:val="none" w:sz="0" w:space="0" w:color="auto"/>
            <w:left w:val="none" w:sz="0" w:space="0" w:color="auto"/>
            <w:bottom w:val="none" w:sz="0" w:space="0" w:color="auto"/>
            <w:right w:val="none" w:sz="0" w:space="0" w:color="auto"/>
          </w:divBdr>
        </w:div>
        <w:div w:id="2116316164">
          <w:marLeft w:val="480"/>
          <w:marRight w:val="0"/>
          <w:marTop w:val="0"/>
          <w:marBottom w:val="0"/>
          <w:divBdr>
            <w:top w:val="none" w:sz="0" w:space="0" w:color="auto"/>
            <w:left w:val="none" w:sz="0" w:space="0" w:color="auto"/>
            <w:bottom w:val="none" w:sz="0" w:space="0" w:color="auto"/>
            <w:right w:val="none" w:sz="0" w:space="0" w:color="auto"/>
          </w:divBdr>
        </w:div>
        <w:div w:id="2146660790">
          <w:marLeft w:val="480"/>
          <w:marRight w:val="0"/>
          <w:marTop w:val="0"/>
          <w:marBottom w:val="0"/>
          <w:divBdr>
            <w:top w:val="none" w:sz="0" w:space="0" w:color="auto"/>
            <w:left w:val="none" w:sz="0" w:space="0" w:color="auto"/>
            <w:bottom w:val="none" w:sz="0" w:space="0" w:color="auto"/>
            <w:right w:val="none" w:sz="0" w:space="0" w:color="auto"/>
          </w:divBdr>
        </w:div>
      </w:divsChild>
    </w:div>
    <w:div w:id="1150485966">
      <w:bodyDiv w:val="1"/>
      <w:marLeft w:val="0"/>
      <w:marRight w:val="0"/>
      <w:marTop w:val="0"/>
      <w:marBottom w:val="0"/>
      <w:divBdr>
        <w:top w:val="none" w:sz="0" w:space="0" w:color="auto"/>
        <w:left w:val="none" w:sz="0" w:space="0" w:color="auto"/>
        <w:bottom w:val="none" w:sz="0" w:space="0" w:color="auto"/>
        <w:right w:val="none" w:sz="0" w:space="0" w:color="auto"/>
      </w:divBdr>
    </w:div>
    <w:div w:id="1150632679">
      <w:bodyDiv w:val="1"/>
      <w:marLeft w:val="0"/>
      <w:marRight w:val="0"/>
      <w:marTop w:val="0"/>
      <w:marBottom w:val="0"/>
      <w:divBdr>
        <w:top w:val="none" w:sz="0" w:space="0" w:color="auto"/>
        <w:left w:val="none" w:sz="0" w:space="0" w:color="auto"/>
        <w:bottom w:val="none" w:sz="0" w:space="0" w:color="auto"/>
        <w:right w:val="none" w:sz="0" w:space="0" w:color="auto"/>
      </w:divBdr>
    </w:div>
    <w:div w:id="1150638499">
      <w:marLeft w:val="480"/>
      <w:marRight w:val="0"/>
      <w:marTop w:val="0"/>
      <w:marBottom w:val="0"/>
      <w:divBdr>
        <w:top w:val="none" w:sz="0" w:space="0" w:color="auto"/>
        <w:left w:val="none" w:sz="0" w:space="0" w:color="auto"/>
        <w:bottom w:val="none" w:sz="0" w:space="0" w:color="auto"/>
        <w:right w:val="none" w:sz="0" w:space="0" w:color="auto"/>
      </w:divBdr>
    </w:div>
    <w:div w:id="1150943841">
      <w:bodyDiv w:val="1"/>
      <w:marLeft w:val="0"/>
      <w:marRight w:val="0"/>
      <w:marTop w:val="0"/>
      <w:marBottom w:val="0"/>
      <w:divBdr>
        <w:top w:val="none" w:sz="0" w:space="0" w:color="auto"/>
        <w:left w:val="none" w:sz="0" w:space="0" w:color="auto"/>
        <w:bottom w:val="none" w:sz="0" w:space="0" w:color="auto"/>
        <w:right w:val="none" w:sz="0" w:space="0" w:color="auto"/>
      </w:divBdr>
    </w:div>
    <w:div w:id="1151217069">
      <w:marLeft w:val="640"/>
      <w:marRight w:val="0"/>
      <w:marTop w:val="0"/>
      <w:marBottom w:val="0"/>
      <w:divBdr>
        <w:top w:val="none" w:sz="0" w:space="0" w:color="auto"/>
        <w:left w:val="none" w:sz="0" w:space="0" w:color="auto"/>
        <w:bottom w:val="none" w:sz="0" w:space="0" w:color="auto"/>
        <w:right w:val="none" w:sz="0" w:space="0" w:color="auto"/>
      </w:divBdr>
    </w:div>
    <w:div w:id="1151285572">
      <w:marLeft w:val="640"/>
      <w:marRight w:val="0"/>
      <w:marTop w:val="0"/>
      <w:marBottom w:val="0"/>
      <w:divBdr>
        <w:top w:val="none" w:sz="0" w:space="0" w:color="auto"/>
        <w:left w:val="none" w:sz="0" w:space="0" w:color="auto"/>
        <w:bottom w:val="none" w:sz="0" w:space="0" w:color="auto"/>
        <w:right w:val="none" w:sz="0" w:space="0" w:color="auto"/>
      </w:divBdr>
    </w:div>
    <w:div w:id="1151749444">
      <w:marLeft w:val="640"/>
      <w:marRight w:val="0"/>
      <w:marTop w:val="0"/>
      <w:marBottom w:val="0"/>
      <w:divBdr>
        <w:top w:val="none" w:sz="0" w:space="0" w:color="auto"/>
        <w:left w:val="none" w:sz="0" w:space="0" w:color="auto"/>
        <w:bottom w:val="none" w:sz="0" w:space="0" w:color="auto"/>
        <w:right w:val="none" w:sz="0" w:space="0" w:color="auto"/>
      </w:divBdr>
    </w:div>
    <w:div w:id="1151869101">
      <w:marLeft w:val="640"/>
      <w:marRight w:val="0"/>
      <w:marTop w:val="0"/>
      <w:marBottom w:val="0"/>
      <w:divBdr>
        <w:top w:val="none" w:sz="0" w:space="0" w:color="auto"/>
        <w:left w:val="none" w:sz="0" w:space="0" w:color="auto"/>
        <w:bottom w:val="none" w:sz="0" w:space="0" w:color="auto"/>
        <w:right w:val="none" w:sz="0" w:space="0" w:color="auto"/>
      </w:divBdr>
    </w:div>
    <w:div w:id="1152135429">
      <w:marLeft w:val="480"/>
      <w:marRight w:val="0"/>
      <w:marTop w:val="0"/>
      <w:marBottom w:val="0"/>
      <w:divBdr>
        <w:top w:val="none" w:sz="0" w:space="0" w:color="auto"/>
        <w:left w:val="none" w:sz="0" w:space="0" w:color="auto"/>
        <w:bottom w:val="none" w:sz="0" w:space="0" w:color="auto"/>
        <w:right w:val="none" w:sz="0" w:space="0" w:color="auto"/>
      </w:divBdr>
    </w:div>
    <w:div w:id="1152480372">
      <w:marLeft w:val="640"/>
      <w:marRight w:val="0"/>
      <w:marTop w:val="0"/>
      <w:marBottom w:val="0"/>
      <w:divBdr>
        <w:top w:val="none" w:sz="0" w:space="0" w:color="auto"/>
        <w:left w:val="none" w:sz="0" w:space="0" w:color="auto"/>
        <w:bottom w:val="none" w:sz="0" w:space="0" w:color="auto"/>
        <w:right w:val="none" w:sz="0" w:space="0" w:color="auto"/>
      </w:divBdr>
    </w:div>
    <w:div w:id="1152872300">
      <w:marLeft w:val="640"/>
      <w:marRight w:val="0"/>
      <w:marTop w:val="0"/>
      <w:marBottom w:val="0"/>
      <w:divBdr>
        <w:top w:val="none" w:sz="0" w:space="0" w:color="auto"/>
        <w:left w:val="none" w:sz="0" w:space="0" w:color="auto"/>
        <w:bottom w:val="none" w:sz="0" w:space="0" w:color="auto"/>
        <w:right w:val="none" w:sz="0" w:space="0" w:color="auto"/>
      </w:divBdr>
    </w:div>
    <w:div w:id="1153062680">
      <w:marLeft w:val="640"/>
      <w:marRight w:val="0"/>
      <w:marTop w:val="0"/>
      <w:marBottom w:val="0"/>
      <w:divBdr>
        <w:top w:val="none" w:sz="0" w:space="0" w:color="auto"/>
        <w:left w:val="none" w:sz="0" w:space="0" w:color="auto"/>
        <w:bottom w:val="none" w:sz="0" w:space="0" w:color="auto"/>
        <w:right w:val="none" w:sz="0" w:space="0" w:color="auto"/>
      </w:divBdr>
    </w:div>
    <w:div w:id="1153722057">
      <w:marLeft w:val="640"/>
      <w:marRight w:val="0"/>
      <w:marTop w:val="0"/>
      <w:marBottom w:val="0"/>
      <w:divBdr>
        <w:top w:val="none" w:sz="0" w:space="0" w:color="auto"/>
        <w:left w:val="none" w:sz="0" w:space="0" w:color="auto"/>
        <w:bottom w:val="none" w:sz="0" w:space="0" w:color="auto"/>
        <w:right w:val="none" w:sz="0" w:space="0" w:color="auto"/>
      </w:divBdr>
    </w:div>
    <w:div w:id="1153915823">
      <w:marLeft w:val="480"/>
      <w:marRight w:val="0"/>
      <w:marTop w:val="0"/>
      <w:marBottom w:val="0"/>
      <w:divBdr>
        <w:top w:val="none" w:sz="0" w:space="0" w:color="auto"/>
        <w:left w:val="none" w:sz="0" w:space="0" w:color="auto"/>
        <w:bottom w:val="none" w:sz="0" w:space="0" w:color="auto"/>
        <w:right w:val="none" w:sz="0" w:space="0" w:color="auto"/>
      </w:divBdr>
    </w:div>
    <w:div w:id="1154184381">
      <w:marLeft w:val="640"/>
      <w:marRight w:val="0"/>
      <w:marTop w:val="0"/>
      <w:marBottom w:val="0"/>
      <w:divBdr>
        <w:top w:val="none" w:sz="0" w:space="0" w:color="auto"/>
        <w:left w:val="none" w:sz="0" w:space="0" w:color="auto"/>
        <w:bottom w:val="none" w:sz="0" w:space="0" w:color="auto"/>
        <w:right w:val="none" w:sz="0" w:space="0" w:color="auto"/>
      </w:divBdr>
    </w:div>
    <w:div w:id="1154250611">
      <w:marLeft w:val="640"/>
      <w:marRight w:val="0"/>
      <w:marTop w:val="0"/>
      <w:marBottom w:val="0"/>
      <w:divBdr>
        <w:top w:val="none" w:sz="0" w:space="0" w:color="auto"/>
        <w:left w:val="none" w:sz="0" w:space="0" w:color="auto"/>
        <w:bottom w:val="none" w:sz="0" w:space="0" w:color="auto"/>
        <w:right w:val="none" w:sz="0" w:space="0" w:color="auto"/>
      </w:divBdr>
    </w:div>
    <w:div w:id="1154495759">
      <w:marLeft w:val="640"/>
      <w:marRight w:val="0"/>
      <w:marTop w:val="0"/>
      <w:marBottom w:val="0"/>
      <w:divBdr>
        <w:top w:val="none" w:sz="0" w:space="0" w:color="auto"/>
        <w:left w:val="none" w:sz="0" w:space="0" w:color="auto"/>
        <w:bottom w:val="none" w:sz="0" w:space="0" w:color="auto"/>
        <w:right w:val="none" w:sz="0" w:space="0" w:color="auto"/>
      </w:divBdr>
    </w:div>
    <w:div w:id="1155299278">
      <w:marLeft w:val="640"/>
      <w:marRight w:val="0"/>
      <w:marTop w:val="0"/>
      <w:marBottom w:val="0"/>
      <w:divBdr>
        <w:top w:val="none" w:sz="0" w:space="0" w:color="auto"/>
        <w:left w:val="none" w:sz="0" w:space="0" w:color="auto"/>
        <w:bottom w:val="none" w:sz="0" w:space="0" w:color="auto"/>
        <w:right w:val="none" w:sz="0" w:space="0" w:color="auto"/>
      </w:divBdr>
    </w:div>
    <w:div w:id="1155534289">
      <w:marLeft w:val="640"/>
      <w:marRight w:val="0"/>
      <w:marTop w:val="0"/>
      <w:marBottom w:val="0"/>
      <w:divBdr>
        <w:top w:val="none" w:sz="0" w:space="0" w:color="auto"/>
        <w:left w:val="none" w:sz="0" w:space="0" w:color="auto"/>
        <w:bottom w:val="none" w:sz="0" w:space="0" w:color="auto"/>
        <w:right w:val="none" w:sz="0" w:space="0" w:color="auto"/>
      </w:divBdr>
    </w:div>
    <w:div w:id="1155875196">
      <w:marLeft w:val="640"/>
      <w:marRight w:val="0"/>
      <w:marTop w:val="0"/>
      <w:marBottom w:val="0"/>
      <w:divBdr>
        <w:top w:val="none" w:sz="0" w:space="0" w:color="auto"/>
        <w:left w:val="none" w:sz="0" w:space="0" w:color="auto"/>
        <w:bottom w:val="none" w:sz="0" w:space="0" w:color="auto"/>
        <w:right w:val="none" w:sz="0" w:space="0" w:color="auto"/>
      </w:divBdr>
    </w:div>
    <w:div w:id="1156150385">
      <w:marLeft w:val="640"/>
      <w:marRight w:val="0"/>
      <w:marTop w:val="0"/>
      <w:marBottom w:val="0"/>
      <w:divBdr>
        <w:top w:val="none" w:sz="0" w:space="0" w:color="auto"/>
        <w:left w:val="none" w:sz="0" w:space="0" w:color="auto"/>
        <w:bottom w:val="none" w:sz="0" w:space="0" w:color="auto"/>
        <w:right w:val="none" w:sz="0" w:space="0" w:color="auto"/>
      </w:divBdr>
    </w:div>
    <w:div w:id="1156216440">
      <w:marLeft w:val="640"/>
      <w:marRight w:val="0"/>
      <w:marTop w:val="0"/>
      <w:marBottom w:val="0"/>
      <w:divBdr>
        <w:top w:val="none" w:sz="0" w:space="0" w:color="auto"/>
        <w:left w:val="none" w:sz="0" w:space="0" w:color="auto"/>
        <w:bottom w:val="none" w:sz="0" w:space="0" w:color="auto"/>
        <w:right w:val="none" w:sz="0" w:space="0" w:color="auto"/>
      </w:divBdr>
    </w:div>
    <w:div w:id="1156217066">
      <w:bodyDiv w:val="1"/>
      <w:marLeft w:val="0"/>
      <w:marRight w:val="0"/>
      <w:marTop w:val="0"/>
      <w:marBottom w:val="0"/>
      <w:divBdr>
        <w:top w:val="none" w:sz="0" w:space="0" w:color="auto"/>
        <w:left w:val="none" w:sz="0" w:space="0" w:color="auto"/>
        <w:bottom w:val="none" w:sz="0" w:space="0" w:color="auto"/>
        <w:right w:val="none" w:sz="0" w:space="0" w:color="auto"/>
      </w:divBdr>
    </w:div>
    <w:div w:id="1156799972">
      <w:bodyDiv w:val="1"/>
      <w:marLeft w:val="0"/>
      <w:marRight w:val="0"/>
      <w:marTop w:val="0"/>
      <w:marBottom w:val="0"/>
      <w:divBdr>
        <w:top w:val="none" w:sz="0" w:space="0" w:color="auto"/>
        <w:left w:val="none" w:sz="0" w:space="0" w:color="auto"/>
        <w:bottom w:val="none" w:sz="0" w:space="0" w:color="auto"/>
        <w:right w:val="none" w:sz="0" w:space="0" w:color="auto"/>
      </w:divBdr>
    </w:div>
    <w:div w:id="1156847512">
      <w:bodyDiv w:val="1"/>
      <w:marLeft w:val="0"/>
      <w:marRight w:val="0"/>
      <w:marTop w:val="0"/>
      <w:marBottom w:val="0"/>
      <w:divBdr>
        <w:top w:val="none" w:sz="0" w:space="0" w:color="auto"/>
        <w:left w:val="none" w:sz="0" w:space="0" w:color="auto"/>
        <w:bottom w:val="none" w:sz="0" w:space="0" w:color="auto"/>
        <w:right w:val="none" w:sz="0" w:space="0" w:color="auto"/>
      </w:divBdr>
    </w:div>
    <w:div w:id="1157305558">
      <w:marLeft w:val="640"/>
      <w:marRight w:val="0"/>
      <w:marTop w:val="0"/>
      <w:marBottom w:val="0"/>
      <w:divBdr>
        <w:top w:val="none" w:sz="0" w:space="0" w:color="auto"/>
        <w:left w:val="none" w:sz="0" w:space="0" w:color="auto"/>
        <w:bottom w:val="none" w:sz="0" w:space="0" w:color="auto"/>
        <w:right w:val="none" w:sz="0" w:space="0" w:color="auto"/>
      </w:divBdr>
    </w:div>
    <w:div w:id="1157382572">
      <w:marLeft w:val="640"/>
      <w:marRight w:val="0"/>
      <w:marTop w:val="0"/>
      <w:marBottom w:val="0"/>
      <w:divBdr>
        <w:top w:val="none" w:sz="0" w:space="0" w:color="auto"/>
        <w:left w:val="none" w:sz="0" w:space="0" w:color="auto"/>
        <w:bottom w:val="none" w:sz="0" w:space="0" w:color="auto"/>
        <w:right w:val="none" w:sz="0" w:space="0" w:color="auto"/>
      </w:divBdr>
    </w:div>
    <w:div w:id="1157528622">
      <w:marLeft w:val="640"/>
      <w:marRight w:val="0"/>
      <w:marTop w:val="0"/>
      <w:marBottom w:val="0"/>
      <w:divBdr>
        <w:top w:val="none" w:sz="0" w:space="0" w:color="auto"/>
        <w:left w:val="none" w:sz="0" w:space="0" w:color="auto"/>
        <w:bottom w:val="none" w:sz="0" w:space="0" w:color="auto"/>
        <w:right w:val="none" w:sz="0" w:space="0" w:color="auto"/>
      </w:divBdr>
    </w:div>
    <w:div w:id="1158233004">
      <w:marLeft w:val="640"/>
      <w:marRight w:val="0"/>
      <w:marTop w:val="0"/>
      <w:marBottom w:val="0"/>
      <w:divBdr>
        <w:top w:val="none" w:sz="0" w:space="0" w:color="auto"/>
        <w:left w:val="none" w:sz="0" w:space="0" w:color="auto"/>
        <w:bottom w:val="none" w:sz="0" w:space="0" w:color="auto"/>
        <w:right w:val="none" w:sz="0" w:space="0" w:color="auto"/>
      </w:divBdr>
    </w:div>
    <w:div w:id="1158302044">
      <w:bodyDiv w:val="1"/>
      <w:marLeft w:val="0"/>
      <w:marRight w:val="0"/>
      <w:marTop w:val="0"/>
      <w:marBottom w:val="0"/>
      <w:divBdr>
        <w:top w:val="none" w:sz="0" w:space="0" w:color="auto"/>
        <w:left w:val="none" w:sz="0" w:space="0" w:color="auto"/>
        <w:bottom w:val="none" w:sz="0" w:space="0" w:color="auto"/>
        <w:right w:val="none" w:sz="0" w:space="0" w:color="auto"/>
      </w:divBdr>
    </w:div>
    <w:div w:id="1158497958">
      <w:bodyDiv w:val="1"/>
      <w:marLeft w:val="0"/>
      <w:marRight w:val="0"/>
      <w:marTop w:val="0"/>
      <w:marBottom w:val="0"/>
      <w:divBdr>
        <w:top w:val="none" w:sz="0" w:space="0" w:color="auto"/>
        <w:left w:val="none" w:sz="0" w:space="0" w:color="auto"/>
        <w:bottom w:val="none" w:sz="0" w:space="0" w:color="auto"/>
        <w:right w:val="none" w:sz="0" w:space="0" w:color="auto"/>
      </w:divBdr>
    </w:div>
    <w:div w:id="1158838584">
      <w:marLeft w:val="640"/>
      <w:marRight w:val="0"/>
      <w:marTop w:val="0"/>
      <w:marBottom w:val="0"/>
      <w:divBdr>
        <w:top w:val="none" w:sz="0" w:space="0" w:color="auto"/>
        <w:left w:val="none" w:sz="0" w:space="0" w:color="auto"/>
        <w:bottom w:val="none" w:sz="0" w:space="0" w:color="auto"/>
        <w:right w:val="none" w:sz="0" w:space="0" w:color="auto"/>
      </w:divBdr>
    </w:div>
    <w:div w:id="1159073881">
      <w:bodyDiv w:val="1"/>
      <w:marLeft w:val="0"/>
      <w:marRight w:val="0"/>
      <w:marTop w:val="0"/>
      <w:marBottom w:val="0"/>
      <w:divBdr>
        <w:top w:val="none" w:sz="0" w:space="0" w:color="auto"/>
        <w:left w:val="none" w:sz="0" w:space="0" w:color="auto"/>
        <w:bottom w:val="none" w:sz="0" w:space="0" w:color="auto"/>
        <w:right w:val="none" w:sz="0" w:space="0" w:color="auto"/>
      </w:divBdr>
      <w:divsChild>
        <w:div w:id="15810556">
          <w:marLeft w:val="480"/>
          <w:marRight w:val="0"/>
          <w:marTop w:val="0"/>
          <w:marBottom w:val="0"/>
          <w:divBdr>
            <w:top w:val="none" w:sz="0" w:space="0" w:color="auto"/>
            <w:left w:val="none" w:sz="0" w:space="0" w:color="auto"/>
            <w:bottom w:val="none" w:sz="0" w:space="0" w:color="auto"/>
            <w:right w:val="none" w:sz="0" w:space="0" w:color="auto"/>
          </w:divBdr>
        </w:div>
        <w:div w:id="52432035">
          <w:marLeft w:val="480"/>
          <w:marRight w:val="0"/>
          <w:marTop w:val="0"/>
          <w:marBottom w:val="0"/>
          <w:divBdr>
            <w:top w:val="none" w:sz="0" w:space="0" w:color="auto"/>
            <w:left w:val="none" w:sz="0" w:space="0" w:color="auto"/>
            <w:bottom w:val="none" w:sz="0" w:space="0" w:color="auto"/>
            <w:right w:val="none" w:sz="0" w:space="0" w:color="auto"/>
          </w:divBdr>
        </w:div>
        <w:div w:id="115684053">
          <w:marLeft w:val="480"/>
          <w:marRight w:val="0"/>
          <w:marTop w:val="0"/>
          <w:marBottom w:val="0"/>
          <w:divBdr>
            <w:top w:val="none" w:sz="0" w:space="0" w:color="auto"/>
            <w:left w:val="none" w:sz="0" w:space="0" w:color="auto"/>
            <w:bottom w:val="none" w:sz="0" w:space="0" w:color="auto"/>
            <w:right w:val="none" w:sz="0" w:space="0" w:color="auto"/>
          </w:divBdr>
        </w:div>
        <w:div w:id="327561333">
          <w:marLeft w:val="480"/>
          <w:marRight w:val="0"/>
          <w:marTop w:val="0"/>
          <w:marBottom w:val="0"/>
          <w:divBdr>
            <w:top w:val="none" w:sz="0" w:space="0" w:color="auto"/>
            <w:left w:val="none" w:sz="0" w:space="0" w:color="auto"/>
            <w:bottom w:val="none" w:sz="0" w:space="0" w:color="auto"/>
            <w:right w:val="none" w:sz="0" w:space="0" w:color="auto"/>
          </w:divBdr>
        </w:div>
        <w:div w:id="331833832">
          <w:marLeft w:val="480"/>
          <w:marRight w:val="0"/>
          <w:marTop w:val="0"/>
          <w:marBottom w:val="0"/>
          <w:divBdr>
            <w:top w:val="none" w:sz="0" w:space="0" w:color="auto"/>
            <w:left w:val="none" w:sz="0" w:space="0" w:color="auto"/>
            <w:bottom w:val="none" w:sz="0" w:space="0" w:color="auto"/>
            <w:right w:val="none" w:sz="0" w:space="0" w:color="auto"/>
          </w:divBdr>
        </w:div>
        <w:div w:id="468863990">
          <w:marLeft w:val="480"/>
          <w:marRight w:val="0"/>
          <w:marTop w:val="0"/>
          <w:marBottom w:val="0"/>
          <w:divBdr>
            <w:top w:val="none" w:sz="0" w:space="0" w:color="auto"/>
            <w:left w:val="none" w:sz="0" w:space="0" w:color="auto"/>
            <w:bottom w:val="none" w:sz="0" w:space="0" w:color="auto"/>
            <w:right w:val="none" w:sz="0" w:space="0" w:color="auto"/>
          </w:divBdr>
        </w:div>
        <w:div w:id="483202151">
          <w:marLeft w:val="480"/>
          <w:marRight w:val="0"/>
          <w:marTop w:val="0"/>
          <w:marBottom w:val="0"/>
          <w:divBdr>
            <w:top w:val="none" w:sz="0" w:space="0" w:color="auto"/>
            <w:left w:val="none" w:sz="0" w:space="0" w:color="auto"/>
            <w:bottom w:val="none" w:sz="0" w:space="0" w:color="auto"/>
            <w:right w:val="none" w:sz="0" w:space="0" w:color="auto"/>
          </w:divBdr>
        </w:div>
        <w:div w:id="525870256">
          <w:marLeft w:val="480"/>
          <w:marRight w:val="0"/>
          <w:marTop w:val="0"/>
          <w:marBottom w:val="0"/>
          <w:divBdr>
            <w:top w:val="none" w:sz="0" w:space="0" w:color="auto"/>
            <w:left w:val="none" w:sz="0" w:space="0" w:color="auto"/>
            <w:bottom w:val="none" w:sz="0" w:space="0" w:color="auto"/>
            <w:right w:val="none" w:sz="0" w:space="0" w:color="auto"/>
          </w:divBdr>
        </w:div>
        <w:div w:id="556164552">
          <w:marLeft w:val="480"/>
          <w:marRight w:val="0"/>
          <w:marTop w:val="0"/>
          <w:marBottom w:val="0"/>
          <w:divBdr>
            <w:top w:val="none" w:sz="0" w:space="0" w:color="auto"/>
            <w:left w:val="none" w:sz="0" w:space="0" w:color="auto"/>
            <w:bottom w:val="none" w:sz="0" w:space="0" w:color="auto"/>
            <w:right w:val="none" w:sz="0" w:space="0" w:color="auto"/>
          </w:divBdr>
        </w:div>
        <w:div w:id="559636845">
          <w:marLeft w:val="480"/>
          <w:marRight w:val="0"/>
          <w:marTop w:val="0"/>
          <w:marBottom w:val="0"/>
          <w:divBdr>
            <w:top w:val="none" w:sz="0" w:space="0" w:color="auto"/>
            <w:left w:val="none" w:sz="0" w:space="0" w:color="auto"/>
            <w:bottom w:val="none" w:sz="0" w:space="0" w:color="auto"/>
            <w:right w:val="none" w:sz="0" w:space="0" w:color="auto"/>
          </w:divBdr>
        </w:div>
        <w:div w:id="619920882">
          <w:marLeft w:val="480"/>
          <w:marRight w:val="0"/>
          <w:marTop w:val="0"/>
          <w:marBottom w:val="0"/>
          <w:divBdr>
            <w:top w:val="none" w:sz="0" w:space="0" w:color="auto"/>
            <w:left w:val="none" w:sz="0" w:space="0" w:color="auto"/>
            <w:bottom w:val="none" w:sz="0" w:space="0" w:color="auto"/>
            <w:right w:val="none" w:sz="0" w:space="0" w:color="auto"/>
          </w:divBdr>
        </w:div>
        <w:div w:id="638265732">
          <w:marLeft w:val="480"/>
          <w:marRight w:val="0"/>
          <w:marTop w:val="0"/>
          <w:marBottom w:val="0"/>
          <w:divBdr>
            <w:top w:val="none" w:sz="0" w:space="0" w:color="auto"/>
            <w:left w:val="none" w:sz="0" w:space="0" w:color="auto"/>
            <w:bottom w:val="none" w:sz="0" w:space="0" w:color="auto"/>
            <w:right w:val="none" w:sz="0" w:space="0" w:color="auto"/>
          </w:divBdr>
        </w:div>
        <w:div w:id="684601347">
          <w:marLeft w:val="480"/>
          <w:marRight w:val="0"/>
          <w:marTop w:val="0"/>
          <w:marBottom w:val="0"/>
          <w:divBdr>
            <w:top w:val="none" w:sz="0" w:space="0" w:color="auto"/>
            <w:left w:val="none" w:sz="0" w:space="0" w:color="auto"/>
            <w:bottom w:val="none" w:sz="0" w:space="0" w:color="auto"/>
            <w:right w:val="none" w:sz="0" w:space="0" w:color="auto"/>
          </w:divBdr>
        </w:div>
        <w:div w:id="729891338">
          <w:marLeft w:val="480"/>
          <w:marRight w:val="0"/>
          <w:marTop w:val="0"/>
          <w:marBottom w:val="0"/>
          <w:divBdr>
            <w:top w:val="none" w:sz="0" w:space="0" w:color="auto"/>
            <w:left w:val="none" w:sz="0" w:space="0" w:color="auto"/>
            <w:bottom w:val="none" w:sz="0" w:space="0" w:color="auto"/>
            <w:right w:val="none" w:sz="0" w:space="0" w:color="auto"/>
          </w:divBdr>
        </w:div>
        <w:div w:id="751849630">
          <w:marLeft w:val="480"/>
          <w:marRight w:val="0"/>
          <w:marTop w:val="0"/>
          <w:marBottom w:val="0"/>
          <w:divBdr>
            <w:top w:val="none" w:sz="0" w:space="0" w:color="auto"/>
            <w:left w:val="none" w:sz="0" w:space="0" w:color="auto"/>
            <w:bottom w:val="none" w:sz="0" w:space="0" w:color="auto"/>
            <w:right w:val="none" w:sz="0" w:space="0" w:color="auto"/>
          </w:divBdr>
        </w:div>
        <w:div w:id="758260325">
          <w:marLeft w:val="480"/>
          <w:marRight w:val="0"/>
          <w:marTop w:val="0"/>
          <w:marBottom w:val="0"/>
          <w:divBdr>
            <w:top w:val="none" w:sz="0" w:space="0" w:color="auto"/>
            <w:left w:val="none" w:sz="0" w:space="0" w:color="auto"/>
            <w:bottom w:val="none" w:sz="0" w:space="0" w:color="auto"/>
            <w:right w:val="none" w:sz="0" w:space="0" w:color="auto"/>
          </w:divBdr>
        </w:div>
        <w:div w:id="771753027">
          <w:marLeft w:val="480"/>
          <w:marRight w:val="0"/>
          <w:marTop w:val="0"/>
          <w:marBottom w:val="0"/>
          <w:divBdr>
            <w:top w:val="none" w:sz="0" w:space="0" w:color="auto"/>
            <w:left w:val="none" w:sz="0" w:space="0" w:color="auto"/>
            <w:bottom w:val="none" w:sz="0" w:space="0" w:color="auto"/>
            <w:right w:val="none" w:sz="0" w:space="0" w:color="auto"/>
          </w:divBdr>
        </w:div>
        <w:div w:id="810101838">
          <w:marLeft w:val="480"/>
          <w:marRight w:val="0"/>
          <w:marTop w:val="0"/>
          <w:marBottom w:val="0"/>
          <w:divBdr>
            <w:top w:val="none" w:sz="0" w:space="0" w:color="auto"/>
            <w:left w:val="none" w:sz="0" w:space="0" w:color="auto"/>
            <w:bottom w:val="none" w:sz="0" w:space="0" w:color="auto"/>
            <w:right w:val="none" w:sz="0" w:space="0" w:color="auto"/>
          </w:divBdr>
        </w:div>
        <w:div w:id="902372073">
          <w:marLeft w:val="480"/>
          <w:marRight w:val="0"/>
          <w:marTop w:val="0"/>
          <w:marBottom w:val="0"/>
          <w:divBdr>
            <w:top w:val="none" w:sz="0" w:space="0" w:color="auto"/>
            <w:left w:val="none" w:sz="0" w:space="0" w:color="auto"/>
            <w:bottom w:val="none" w:sz="0" w:space="0" w:color="auto"/>
            <w:right w:val="none" w:sz="0" w:space="0" w:color="auto"/>
          </w:divBdr>
        </w:div>
        <w:div w:id="1032536086">
          <w:marLeft w:val="480"/>
          <w:marRight w:val="0"/>
          <w:marTop w:val="0"/>
          <w:marBottom w:val="0"/>
          <w:divBdr>
            <w:top w:val="none" w:sz="0" w:space="0" w:color="auto"/>
            <w:left w:val="none" w:sz="0" w:space="0" w:color="auto"/>
            <w:bottom w:val="none" w:sz="0" w:space="0" w:color="auto"/>
            <w:right w:val="none" w:sz="0" w:space="0" w:color="auto"/>
          </w:divBdr>
        </w:div>
        <w:div w:id="1088381209">
          <w:marLeft w:val="480"/>
          <w:marRight w:val="0"/>
          <w:marTop w:val="0"/>
          <w:marBottom w:val="0"/>
          <w:divBdr>
            <w:top w:val="none" w:sz="0" w:space="0" w:color="auto"/>
            <w:left w:val="none" w:sz="0" w:space="0" w:color="auto"/>
            <w:bottom w:val="none" w:sz="0" w:space="0" w:color="auto"/>
            <w:right w:val="none" w:sz="0" w:space="0" w:color="auto"/>
          </w:divBdr>
        </w:div>
        <w:div w:id="1216700520">
          <w:marLeft w:val="480"/>
          <w:marRight w:val="0"/>
          <w:marTop w:val="0"/>
          <w:marBottom w:val="0"/>
          <w:divBdr>
            <w:top w:val="none" w:sz="0" w:space="0" w:color="auto"/>
            <w:left w:val="none" w:sz="0" w:space="0" w:color="auto"/>
            <w:bottom w:val="none" w:sz="0" w:space="0" w:color="auto"/>
            <w:right w:val="none" w:sz="0" w:space="0" w:color="auto"/>
          </w:divBdr>
        </w:div>
        <w:div w:id="1219634067">
          <w:marLeft w:val="480"/>
          <w:marRight w:val="0"/>
          <w:marTop w:val="0"/>
          <w:marBottom w:val="0"/>
          <w:divBdr>
            <w:top w:val="none" w:sz="0" w:space="0" w:color="auto"/>
            <w:left w:val="none" w:sz="0" w:space="0" w:color="auto"/>
            <w:bottom w:val="none" w:sz="0" w:space="0" w:color="auto"/>
            <w:right w:val="none" w:sz="0" w:space="0" w:color="auto"/>
          </w:divBdr>
        </w:div>
        <w:div w:id="1230385824">
          <w:marLeft w:val="480"/>
          <w:marRight w:val="0"/>
          <w:marTop w:val="0"/>
          <w:marBottom w:val="0"/>
          <w:divBdr>
            <w:top w:val="none" w:sz="0" w:space="0" w:color="auto"/>
            <w:left w:val="none" w:sz="0" w:space="0" w:color="auto"/>
            <w:bottom w:val="none" w:sz="0" w:space="0" w:color="auto"/>
            <w:right w:val="none" w:sz="0" w:space="0" w:color="auto"/>
          </w:divBdr>
        </w:div>
        <w:div w:id="1352025132">
          <w:marLeft w:val="480"/>
          <w:marRight w:val="0"/>
          <w:marTop w:val="0"/>
          <w:marBottom w:val="0"/>
          <w:divBdr>
            <w:top w:val="none" w:sz="0" w:space="0" w:color="auto"/>
            <w:left w:val="none" w:sz="0" w:space="0" w:color="auto"/>
            <w:bottom w:val="none" w:sz="0" w:space="0" w:color="auto"/>
            <w:right w:val="none" w:sz="0" w:space="0" w:color="auto"/>
          </w:divBdr>
        </w:div>
        <w:div w:id="1356732636">
          <w:marLeft w:val="480"/>
          <w:marRight w:val="0"/>
          <w:marTop w:val="0"/>
          <w:marBottom w:val="0"/>
          <w:divBdr>
            <w:top w:val="none" w:sz="0" w:space="0" w:color="auto"/>
            <w:left w:val="none" w:sz="0" w:space="0" w:color="auto"/>
            <w:bottom w:val="none" w:sz="0" w:space="0" w:color="auto"/>
            <w:right w:val="none" w:sz="0" w:space="0" w:color="auto"/>
          </w:divBdr>
        </w:div>
        <w:div w:id="1459185114">
          <w:marLeft w:val="480"/>
          <w:marRight w:val="0"/>
          <w:marTop w:val="0"/>
          <w:marBottom w:val="0"/>
          <w:divBdr>
            <w:top w:val="none" w:sz="0" w:space="0" w:color="auto"/>
            <w:left w:val="none" w:sz="0" w:space="0" w:color="auto"/>
            <w:bottom w:val="none" w:sz="0" w:space="0" w:color="auto"/>
            <w:right w:val="none" w:sz="0" w:space="0" w:color="auto"/>
          </w:divBdr>
        </w:div>
        <w:div w:id="1477993509">
          <w:marLeft w:val="480"/>
          <w:marRight w:val="0"/>
          <w:marTop w:val="0"/>
          <w:marBottom w:val="0"/>
          <w:divBdr>
            <w:top w:val="none" w:sz="0" w:space="0" w:color="auto"/>
            <w:left w:val="none" w:sz="0" w:space="0" w:color="auto"/>
            <w:bottom w:val="none" w:sz="0" w:space="0" w:color="auto"/>
            <w:right w:val="none" w:sz="0" w:space="0" w:color="auto"/>
          </w:divBdr>
        </w:div>
        <w:div w:id="1505629791">
          <w:marLeft w:val="480"/>
          <w:marRight w:val="0"/>
          <w:marTop w:val="0"/>
          <w:marBottom w:val="0"/>
          <w:divBdr>
            <w:top w:val="none" w:sz="0" w:space="0" w:color="auto"/>
            <w:left w:val="none" w:sz="0" w:space="0" w:color="auto"/>
            <w:bottom w:val="none" w:sz="0" w:space="0" w:color="auto"/>
            <w:right w:val="none" w:sz="0" w:space="0" w:color="auto"/>
          </w:divBdr>
        </w:div>
        <w:div w:id="1517649257">
          <w:marLeft w:val="480"/>
          <w:marRight w:val="0"/>
          <w:marTop w:val="0"/>
          <w:marBottom w:val="0"/>
          <w:divBdr>
            <w:top w:val="none" w:sz="0" w:space="0" w:color="auto"/>
            <w:left w:val="none" w:sz="0" w:space="0" w:color="auto"/>
            <w:bottom w:val="none" w:sz="0" w:space="0" w:color="auto"/>
            <w:right w:val="none" w:sz="0" w:space="0" w:color="auto"/>
          </w:divBdr>
        </w:div>
        <w:div w:id="1521432216">
          <w:marLeft w:val="480"/>
          <w:marRight w:val="0"/>
          <w:marTop w:val="0"/>
          <w:marBottom w:val="0"/>
          <w:divBdr>
            <w:top w:val="none" w:sz="0" w:space="0" w:color="auto"/>
            <w:left w:val="none" w:sz="0" w:space="0" w:color="auto"/>
            <w:bottom w:val="none" w:sz="0" w:space="0" w:color="auto"/>
            <w:right w:val="none" w:sz="0" w:space="0" w:color="auto"/>
          </w:divBdr>
        </w:div>
        <w:div w:id="1526093207">
          <w:marLeft w:val="480"/>
          <w:marRight w:val="0"/>
          <w:marTop w:val="0"/>
          <w:marBottom w:val="0"/>
          <w:divBdr>
            <w:top w:val="none" w:sz="0" w:space="0" w:color="auto"/>
            <w:left w:val="none" w:sz="0" w:space="0" w:color="auto"/>
            <w:bottom w:val="none" w:sz="0" w:space="0" w:color="auto"/>
            <w:right w:val="none" w:sz="0" w:space="0" w:color="auto"/>
          </w:divBdr>
        </w:div>
        <w:div w:id="1532769270">
          <w:marLeft w:val="480"/>
          <w:marRight w:val="0"/>
          <w:marTop w:val="0"/>
          <w:marBottom w:val="0"/>
          <w:divBdr>
            <w:top w:val="none" w:sz="0" w:space="0" w:color="auto"/>
            <w:left w:val="none" w:sz="0" w:space="0" w:color="auto"/>
            <w:bottom w:val="none" w:sz="0" w:space="0" w:color="auto"/>
            <w:right w:val="none" w:sz="0" w:space="0" w:color="auto"/>
          </w:divBdr>
        </w:div>
        <w:div w:id="1600524980">
          <w:marLeft w:val="480"/>
          <w:marRight w:val="0"/>
          <w:marTop w:val="0"/>
          <w:marBottom w:val="0"/>
          <w:divBdr>
            <w:top w:val="none" w:sz="0" w:space="0" w:color="auto"/>
            <w:left w:val="none" w:sz="0" w:space="0" w:color="auto"/>
            <w:bottom w:val="none" w:sz="0" w:space="0" w:color="auto"/>
            <w:right w:val="none" w:sz="0" w:space="0" w:color="auto"/>
          </w:divBdr>
        </w:div>
        <w:div w:id="1664698232">
          <w:marLeft w:val="480"/>
          <w:marRight w:val="0"/>
          <w:marTop w:val="0"/>
          <w:marBottom w:val="0"/>
          <w:divBdr>
            <w:top w:val="none" w:sz="0" w:space="0" w:color="auto"/>
            <w:left w:val="none" w:sz="0" w:space="0" w:color="auto"/>
            <w:bottom w:val="none" w:sz="0" w:space="0" w:color="auto"/>
            <w:right w:val="none" w:sz="0" w:space="0" w:color="auto"/>
          </w:divBdr>
        </w:div>
        <w:div w:id="1672561674">
          <w:marLeft w:val="480"/>
          <w:marRight w:val="0"/>
          <w:marTop w:val="0"/>
          <w:marBottom w:val="0"/>
          <w:divBdr>
            <w:top w:val="none" w:sz="0" w:space="0" w:color="auto"/>
            <w:left w:val="none" w:sz="0" w:space="0" w:color="auto"/>
            <w:bottom w:val="none" w:sz="0" w:space="0" w:color="auto"/>
            <w:right w:val="none" w:sz="0" w:space="0" w:color="auto"/>
          </w:divBdr>
        </w:div>
        <w:div w:id="1673485761">
          <w:marLeft w:val="480"/>
          <w:marRight w:val="0"/>
          <w:marTop w:val="0"/>
          <w:marBottom w:val="0"/>
          <w:divBdr>
            <w:top w:val="none" w:sz="0" w:space="0" w:color="auto"/>
            <w:left w:val="none" w:sz="0" w:space="0" w:color="auto"/>
            <w:bottom w:val="none" w:sz="0" w:space="0" w:color="auto"/>
            <w:right w:val="none" w:sz="0" w:space="0" w:color="auto"/>
          </w:divBdr>
        </w:div>
        <w:div w:id="1739668064">
          <w:marLeft w:val="480"/>
          <w:marRight w:val="0"/>
          <w:marTop w:val="0"/>
          <w:marBottom w:val="0"/>
          <w:divBdr>
            <w:top w:val="none" w:sz="0" w:space="0" w:color="auto"/>
            <w:left w:val="none" w:sz="0" w:space="0" w:color="auto"/>
            <w:bottom w:val="none" w:sz="0" w:space="0" w:color="auto"/>
            <w:right w:val="none" w:sz="0" w:space="0" w:color="auto"/>
          </w:divBdr>
        </w:div>
        <w:div w:id="1749956564">
          <w:marLeft w:val="480"/>
          <w:marRight w:val="0"/>
          <w:marTop w:val="0"/>
          <w:marBottom w:val="0"/>
          <w:divBdr>
            <w:top w:val="none" w:sz="0" w:space="0" w:color="auto"/>
            <w:left w:val="none" w:sz="0" w:space="0" w:color="auto"/>
            <w:bottom w:val="none" w:sz="0" w:space="0" w:color="auto"/>
            <w:right w:val="none" w:sz="0" w:space="0" w:color="auto"/>
          </w:divBdr>
        </w:div>
        <w:div w:id="1774981118">
          <w:marLeft w:val="480"/>
          <w:marRight w:val="0"/>
          <w:marTop w:val="0"/>
          <w:marBottom w:val="0"/>
          <w:divBdr>
            <w:top w:val="none" w:sz="0" w:space="0" w:color="auto"/>
            <w:left w:val="none" w:sz="0" w:space="0" w:color="auto"/>
            <w:bottom w:val="none" w:sz="0" w:space="0" w:color="auto"/>
            <w:right w:val="none" w:sz="0" w:space="0" w:color="auto"/>
          </w:divBdr>
        </w:div>
        <w:div w:id="1789928431">
          <w:marLeft w:val="480"/>
          <w:marRight w:val="0"/>
          <w:marTop w:val="0"/>
          <w:marBottom w:val="0"/>
          <w:divBdr>
            <w:top w:val="none" w:sz="0" w:space="0" w:color="auto"/>
            <w:left w:val="none" w:sz="0" w:space="0" w:color="auto"/>
            <w:bottom w:val="none" w:sz="0" w:space="0" w:color="auto"/>
            <w:right w:val="none" w:sz="0" w:space="0" w:color="auto"/>
          </w:divBdr>
        </w:div>
        <w:div w:id="1794516289">
          <w:marLeft w:val="480"/>
          <w:marRight w:val="0"/>
          <w:marTop w:val="0"/>
          <w:marBottom w:val="0"/>
          <w:divBdr>
            <w:top w:val="none" w:sz="0" w:space="0" w:color="auto"/>
            <w:left w:val="none" w:sz="0" w:space="0" w:color="auto"/>
            <w:bottom w:val="none" w:sz="0" w:space="0" w:color="auto"/>
            <w:right w:val="none" w:sz="0" w:space="0" w:color="auto"/>
          </w:divBdr>
        </w:div>
        <w:div w:id="1806774383">
          <w:marLeft w:val="480"/>
          <w:marRight w:val="0"/>
          <w:marTop w:val="0"/>
          <w:marBottom w:val="0"/>
          <w:divBdr>
            <w:top w:val="none" w:sz="0" w:space="0" w:color="auto"/>
            <w:left w:val="none" w:sz="0" w:space="0" w:color="auto"/>
            <w:bottom w:val="none" w:sz="0" w:space="0" w:color="auto"/>
            <w:right w:val="none" w:sz="0" w:space="0" w:color="auto"/>
          </w:divBdr>
        </w:div>
        <w:div w:id="1824736607">
          <w:marLeft w:val="480"/>
          <w:marRight w:val="0"/>
          <w:marTop w:val="0"/>
          <w:marBottom w:val="0"/>
          <w:divBdr>
            <w:top w:val="none" w:sz="0" w:space="0" w:color="auto"/>
            <w:left w:val="none" w:sz="0" w:space="0" w:color="auto"/>
            <w:bottom w:val="none" w:sz="0" w:space="0" w:color="auto"/>
            <w:right w:val="none" w:sz="0" w:space="0" w:color="auto"/>
          </w:divBdr>
        </w:div>
        <w:div w:id="1918903480">
          <w:marLeft w:val="480"/>
          <w:marRight w:val="0"/>
          <w:marTop w:val="0"/>
          <w:marBottom w:val="0"/>
          <w:divBdr>
            <w:top w:val="none" w:sz="0" w:space="0" w:color="auto"/>
            <w:left w:val="none" w:sz="0" w:space="0" w:color="auto"/>
            <w:bottom w:val="none" w:sz="0" w:space="0" w:color="auto"/>
            <w:right w:val="none" w:sz="0" w:space="0" w:color="auto"/>
          </w:divBdr>
        </w:div>
        <w:div w:id="1971470093">
          <w:marLeft w:val="480"/>
          <w:marRight w:val="0"/>
          <w:marTop w:val="0"/>
          <w:marBottom w:val="0"/>
          <w:divBdr>
            <w:top w:val="none" w:sz="0" w:space="0" w:color="auto"/>
            <w:left w:val="none" w:sz="0" w:space="0" w:color="auto"/>
            <w:bottom w:val="none" w:sz="0" w:space="0" w:color="auto"/>
            <w:right w:val="none" w:sz="0" w:space="0" w:color="auto"/>
          </w:divBdr>
        </w:div>
        <w:div w:id="1988584640">
          <w:marLeft w:val="480"/>
          <w:marRight w:val="0"/>
          <w:marTop w:val="0"/>
          <w:marBottom w:val="0"/>
          <w:divBdr>
            <w:top w:val="none" w:sz="0" w:space="0" w:color="auto"/>
            <w:left w:val="none" w:sz="0" w:space="0" w:color="auto"/>
            <w:bottom w:val="none" w:sz="0" w:space="0" w:color="auto"/>
            <w:right w:val="none" w:sz="0" w:space="0" w:color="auto"/>
          </w:divBdr>
        </w:div>
        <w:div w:id="2001038196">
          <w:marLeft w:val="480"/>
          <w:marRight w:val="0"/>
          <w:marTop w:val="0"/>
          <w:marBottom w:val="0"/>
          <w:divBdr>
            <w:top w:val="none" w:sz="0" w:space="0" w:color="auto"/>
            <w:left w:val="none" w:sz="0" w:space="0" w:color="auto"/>
            <w:bottom w:val="none" w:sz="0" w:space="0" w:color="auto"/>
            <w:right w:val="none" w:sz="0" w:space="0" w:color="auto"/>
          </w:divBdr>
        </w:div>
        <w:div w:id="2015183886">
          <w:marLeft w:val="480"/>
          <w:marRight w:val="0"/>
          <w:marTop w:val="0"/>
          <w:marBottom w:val="0"/>
          <w:divBdr>
            <w:top w:val="none" w:sz="0" w:space="0" w:color="auto"/>
            <w:left w:val="none" w:sz="0" w:space="0" w:color="auto"/>
            <w:bottom w:val="none" w:sz="0" w:space="0" w:color="auto"/>
            <w:right w:val="none" w:sz="0" w:space="0" w:color="auto"/>
          </w:divBdr>
        </w:div>
        <w:div w:id="2037341747">
          <w:marLeft w:val="480"/>
          <w:marRight w:val="0"/>
          <w:marTop w:val="0"/>
          <w:marBottom w:val="0"/>
          <w:divBdr>
            <w:top w:val="none" w:sz="0" w:space="0" w:color="auto"/>
            <w:left w:val="none" w:sz="0" w:space="0" w:color="auto"/>
            <w:bottom w:val="none" w:sz="0" w:space="0" w:color="auto"/>
            <w:right w:val="none" w:sz="0" w:space="0" w:color="auto"/>
          </w:divBdr>
        </w:div>
        <w:div w:id="2038699521">
          <w:marLeft w:val="480"/>
          <w:marRight w:val="0"/>
          <w:marTop w:val="0"/>
          <w:marBottom w:val="0"/>
          <w:divBdr>
            <w:top w:val="none" w:sz="0" w:space="0" w:color="auto"/>
            <w:left w:val="none" w:sz="0" w:space="0" w:color="auto"/>
            <w:bottom w:val="none" w:sz="0" w:space="0" w:color="auto"/>
            <w:right w:val="none" w:sz="0" w:space="0" w:color="auto"/>
          </w:divBdr>
        </w:div>
        <w:div w:id="2071876263">
          <w:marLeft w:val="480"/>
          <w:marRight w:val="0"/>
          <w:marTop w:val="0"/>
          <w:marBottom w:val="0"/>
          <w:divBdr>
            <w:top w:val="none" w:sz="0" w:space="0" w:color="auto"/>
            <w:left w:val="none" w:sz="0" w:space="0" w:color="auto"/>
            <w:bottom w:val="none" w:sz="0" w:space="0" w:color="auto"/>
            <w:right w:val="none" w:sz="0" w:space="0" w:color="auto"/>
          </w:divBdr>
        </w:div>
        <w:div w:id="2083605039">
          <w:marLeft w:val="480"/>
          <w:marRight w:val="0"/>
          <w:marTop w:val="0"/>
          <w:marBottom w:val="0"/>
          <w:divBdr>
            <w:top w:val="none" w:sz="0" w:space="0" w:color="auto"/>
            <w:left w:val="none" w:sz="0" w:space="0" w:color="auto"/>
            <w:bottom w:val="none" w:sz="0" w:space="0" w:color="auto"/>
            <w:right w:val="none" w:sz="0" w:space="0" w:color="auto"/>
          </w:divBdr>
        </w:div>
        <w:div w:id="2091535981">
          <w:marLeft w:val="480"/>
          <w:marRight w:val="0"/>
          <w:marTop w:val="0"/>
          <w:marBottom w:val="0"/>
          <w:divBdr>
            <w:top w:val="none" w:sz="0" w:space="0" w:color="auto"/>
            <w:left w:val="none" w:sz="0" w:space="0" w:color="auto"/>
            <w:bottom w:val="none" w:sz="0" w:space="0" w:color="auto"/>
            <w:right w:val="none" w:sz="0" w:space="0" w:color="auto"/>
          </w:divBdr>
        </w:div>
      </w:divsChild>
    </w:div>
    <w:div w:id="1159348621">
      <w:marLeft w:val="640"/>
      <w:marRight w:val="0"/>
      <w:marTop w:val="0"/>
      <w:marBottom w:val="0"/>
      <w:divBdr>
        <w:top w:val="none" w:sz="0" w:space="0" w:color="auto"/>
        <w:left w:val="none" w:sz="0" w:space="0" w:color="auto"/>
        <w:bottom w:val="none" w:sz="0" w:space="0" w:color="auto"/>
        <w:right w:val="none" w:sz="0" w:space="0" w:color="auto"/>
      </w:divBdr>
    </w:div>
    <w:div w:id="1159923360">
      <w:marLeft w:val="640"/>
      <w:marRight w:val="0"/>
      <w:marTop w:val="0"/>
      <w:marBottom w:val="0"/>
      <w:divBdr>
        <w:top w:val="none" w:sz="0" w:space="0" w:color="auto"/>
        <w:left w:val="none" w:sz="0" w:space="0" w:color="auto"/>
        <w:bottom w:val="none" w:sz="0" w:space="0" w:color="auto"/>
        <w:right w:val="none" w:sz="0" w:space="0" w:color="auto"/>
      </w:divBdr>
    </w:div>
    <w:div w:id="1159926979">
      <w:marLeft w:val="640"/>
      <w:marRight w:val="0"/>
      <w:marTop w:val="0"/>
      <w:marBottom w:val="0"/>
      <w:divBdr>
        <w:top w:val="none" w:sz="0" w:space="0" w:color="auto"/>
        <w:left w:val="none" w:sz="0" w:space="0" w:color="auto"/>
        <w:bottom w:val="none" w:sz="0" w:space="0" w:color="auto"/>
        <w:right w:val="none" w:sz="0" w:space="0" w:color="auto"/>
      </w:divBdr>
    </w:div>
    <w:div w:id="1161121325">
      <w:marLeft w:val="640"/>
      <w:marRight w:val="0"/>
      <w:marTop w:val="0"/>
      <w:marBottom w:val="0"/>
      <w:divBdr>
        <w:top w:val="none" w:sz="0" w:space="0" w:color="auto"/>
        <w:left w:val="none" w:sz="0" w:space="0" w:color="auto"/>
        <w:bottom w:val="none" w:sz="0" w:space="0" w:color="auto"/>
        <w:right w:val="none" w:sz="0" w:space="0" w:color="auto"/>
      </w:divBdr>
    </w:div>
    <w:div w:id="1162308749">
      <w:marLeft w:val="480"/>
      <w:marRight w:val="0"/>
      <w:marTop w:val="0"/>
      <w:marBottom w:val="0"/>
      <w:divBdr>
        <w:top w:val="none" w:sz="0" w:space="0" w:color="auto"/>
        <w:left w:val="none" w:sz="0" w:space="0" w:color="auto"/>
        <w:bottom w:val="none" w:sz="0" w:space="0" w:color="auto"/>
        <w:right w:val="none" w:sz="0" w:space="0" w:color="auto"/>
      </w:divBdr>
    </w:div>
    <w:div w:id="1162546777">
      <w:bodyDiv w:val="1"/>
      <w:marLeft w:val="0"/>
      <w:marRight w:val="0"/>
      <w:marTop w:val="0"/>
      <w:marBottom w:val="0"/>
      <w:divBdr>
        <w:top w:val="none" w:sz="0" w:space="0" w:color="auto"/>
        <w:left w:val="none" w:sz="0" w:space="0" w:color="auto"/>
        <w:bottom w:val="none" w:sz="0" w:space="0" w:color="auto"/>
        <w:right w:val="none" w:sz="0" w:space="0" w:color="auto"/>
      </w:divBdr>
      <w:divsChild>
        <w:div w:id="48773754">
          <w:marLeft w:val="480"/>
          <w:marRight w:val="0"/>
          <w:marTop w:val="0"/>
          <w:marBottom w:val="0"/>
          <w:divBdr>
            <w:top w:val="none" w:sz="0" w:space="0" w:color="auto"/>
            <w:left w:val="none" w:sz="0" w:space="0" w:color="auto"/>
            <w:bottom w:val="none" w:sz="0" w:space="0" w:color="auto"/>
            <w:right w:val="none" w:sz="0" w:space="0" w:color="auto"/>
          </w:divBdr>
        </w:div>
        <w:div w:id="72510064">
          <w:marLeft w:val="480"/>
          <w:marRight w:val="0"/>
          <w:marTop w:val="0"/>
          <w:marBottom w:val="0"/>
          <w:divBdr>
            <w:top w:val="none" w:sz="0" w:space="0" w:color="auto"/>
            <w:left w:val="none" w:sz="0" w:space="0" w:color="auto"/>
            <w:bottom w:val="none" w:sz="0" w:space="0" w:color="auto"/>
            <w:right w:val="none" w:sz="0" w:space="0" w:color="auto"/>
          </w:divBdr>
        </w:div>
        <w:div w:id="101918795">
          <w:marLeft w:val="480"/>
          <w:marRight w:val="0"/>
          <w:marTop w:val="0"/>
          <w:marBottom w:val="0"/>
          <w:divBdr>
            <w:top w:val="none" w:sz="0" w:space="0" w:color="auto"/>
            <w:left w:val="none" w:sz="0" w:space="0" w:color="auto"/>
            <w:bottom w:val="none" w:sz="0" w:space="0" w:color="auto"/>
            <w:right w:val="none" w:sz="0" w:space="0" w:color="auto"/>
          </w:divBdr>
        </w:div>
        <w:div w:id="136604783">
          <w:marLeft w:val="480"/>
          <w:marRight w:val="0"/>
          <w:marTop w:val="0"/>
          <w:marBottom w:val="0"/>
          <w:divBdr>
            <w:top w:val="none" w:sz="0" w:space="0" w:color="auto"/>
            <w:left w:val="none" w:sz="0" w:space="0" w:color="auto"/>
            <w:bottom w:val="none" w:sz="0" w:space="0" w:color="auto"/>
            <w:right w:val="none" w:sz="0" w:space="0" w:color="auto"/>
          </w:divBdr>
        </w:div>
        <w:div w:id="149832367">
          <w:marLeft w:val="480"/>
          <w:marRight w:val="0"/>
          <w:marTop w:val="0"/>
          <w:marBottom w:val="0"/>
          <w:divBdr>
            <w:top w:val="none" w:sz="0" w:space="0" w:color="auto"/>
            <w:left w:val="none" w:sz="0" w:space="0" w:color="auto"/>
            <w:bottom w:val="none" w:sz="0" w:space="0" w:color="auto"/>
            <w:right w:val="none" w:sz="0" w:space="0" w:color="auto"/>
          </w:divBdr>
        </w:div>
        <w:div w:id="223028799">
          <w:marLeft w:val="480"/>
          <w:marRight w:val="0"/>
          <w:marTop w:val="0"/>
          <w:marBottom w:val="0"/>
          <w:divBdr>
            <w:top w:val="none" w:sz="0" w:space="0" w:color="auto"/>
            <w:left w:val="none" w:sz="0" w:space="0" w:color="auto"/>
            <w:bottom w:val="none" w:sz="0" w:space="0" w:color="auto"/>
            <w:right w:val="none" w:sz="0" w:space="0" w:color="auto"/>
          </w:divBdr>
        </w:div>
        <w:div w:id="246310247">
          <w:marLeft w:val="480"/>
          <w:marRight w:val="0"/>
          <w:marTop w:val="0"/>
          <w:marBottom w:val="0"/>
          <w:divBdr>
            <w:top w:val="none" w:sz="0" w:space="0" w:color="auto"/>
            <w:left w:val="none" w:sz="0" w:space="0" w:color="auto"/>
            <w:bottom w:val="none" w:sz="0" w:space="0" w:color="auto"/>
            <w:right w:val="none" w:sz="0" w:space="0" w:color="auto"/>
          </w:divBdr>
        </w:div>
        <w:div w:id="251469791">
          <w:marLeft w:val="480"/>
          <w:marRight w:val="0"/>
          <w:marTop w:val="0"/>
          <w:marBottom w:val="0"/>
          <w:divBdr>
            <w:top w:val="none" w:sz="0" w:space="0" w:color="auto"/>
            <w:left w:val="none" w:sz="0" w:space="0" w:color="auto"/>
            <w:bottom w:val="none" w:sz="0" w:space="0" w:color="auto"/>
            <w:right w:val="none" w:sz="0" w:space="0" w:color="auto"/>
          </w:divBdr>
        </w:div>
        <w:div w:id="299118611">
          <w:marLeft w:val="480"/>
          <w:marRight w:val="0"/>
          <w:marTop w:val="0"/>
          <w:marBottom w:val="0"/>
          <w:divBdr>
            <w:top w:val="none" w:sz="0" w:space="0" w:color="auto"/>
            <w:left w:val="none" w:sz="0" w:space="0" w:color="auto"/>
            <w:bottom w:val="none" w:sz="0" w:space="0" w:color="auto"/>
            <w:right w:val="none" w:sz="0" w:space="0" w:color="auto"/>
          </w:divBdr>
        </w:div>
        <w:div w:id="313919347">
          <w:marLeft w:val="480"/>
          <w:marRight w:val="0"/>
          <w:marTop w:val="0"/>
          <w:marBottom w:val="0"/>
          <w:divBdr>
            <w:top w:val="none" w:sz="0" w:space="0" w:color="auto"/>
            <w:left w:val="none" w:sz="0" w:space="0" w:color="auto"/>
            <w:bottom w:val="none" w:sz="0" w:space="0" w:color="auto"/>
            <w:right w:val="none" w:sz="0" w:space="0" w:color="auto"/>
          </w:divBdr>
        </w:div>
        <w:div w:id="325087774">
          <w:marLeft w:val="480"/>
          <w:marRight w:val="0"/>
          <w:marTop w:val="0"/>
          <w:marBottom w:val="0"/>
          <w:divBdr>
            <w:top w:val="none" w:sz="0" w:space="0" w:color="auto"/>
            <w:left w:val="none" w:sz="0" w:space="0" w:color="auto"/>
            <w:bottom w:val="none" w:sz="0" w:space="0" w:color="auto"/>
            <w:right w:val="none" w:sz="0" w:space="0" w:color="auto"/>
          </w:divBdr>
        </w:div>
        <w:div w:id="350298581">
          <w:marLeft w:val="480"/>
          <w:marRight w:val="0"/>
          <w:marTop w:val="0"/>
          <w:marBottom w:val="0"/>
          <w:divBdr>
            <w:top w:val="none" w:sz="0" w:space="0" w:color="auto"/>
            <w:left w:val="none" w:sz="0" w:space="0" w:color="auto"/>
            <w:bottom w:val="none" w:sz="0" w:space="0" w:color="auto"/>
            <w:right w:val="none" w:sz="0" w:space="0" w:color="auto"/>
          </w:divBdr>
        </w:div>
        <w:div w:id="355272311">
          <w:marLeft w:val="480"/>
          <w:marRight w:val="0"/>
          <w:marTop w:val="0"/>
          <w:marBottom w:val="0"/>
          <w:divBdr>
            <w:top w:val="none" w:sz="0" w:space="0" w:color="auto"/>
            <w:left w:val="none" w:sz="0" w:space="0" w:color="auto"/>
            <w:bottom w:val="none" w:sz="0" w:space="0" w:color="auto"/>
            <w:right w:val="none" w:sz="0" w:space="0" w:color="auto"/>
          </w:divBdr>
        </w:div>
        <w:div w:id="380714042">
          <w:marLeft w:val="480"/>
          <w:marRight w:val="0"/>
          <w:marTop w:val="0"/>
          <w:marBottom w:val="0"/>
          <w:divBdr>
            <w:top w:val="none" w:sz="0" w:space="0" w:color="auto"/>
            <w:left w:val="none" w:sz="0" w:space="0" w:color="auto"/>
            <w:bottom w:val="none" w:sz="0" w:space="0" w:color="auto"/>
            <w:right w:val="none" w:sz="0" w:space="0" w:color="auto"/>
          </w:divBdr>
        </w:div>
        <w:div w:id="401220587">
          <w:marLeft w:val="480"/>
          <w:marRight w:val="0"/>
          <w:marTop w:val="0"/>
          <w:marBottom w:val="0"/>
          <w:divBdr>
            <w:top w:val="none" w:sz="0" w:space="0" w:color="auto"/>
            <w:left w:val="none" w:sz="0" w:space="0" w:color="auto"/>
            <w:bottom w:val="none" w:sz="0" w:space="0" w:color="auto"/>
            <w:right w:val="none" w:sz="0" w:space="0" w:color="auto"/>
          </w:divBdr>
        </w:div>
        <w:div w:id="416245706">
          <w:marLeft w:val="480"/>
          <w:marRight w:val="0"/>
          <w:marTop w:val="0"/>
          <w:marBottom w:val="0"/>
          <w:divBdr>
            <w:top w:val="none" w:sz="0" w:space="0" w:color="auto"/>
            <w:left w:val="none" w:sz="0" w:space="0" w:color="auto"/>
            <w:bottom w:val="none" w:sz="0" w:space="0" w:color="auto"/>
            <w:right w:val="none" w:sz="0" w:space="0" w:color="auto"/>
          </w:divBdr>
        </w:div>
        <w:div w:id="487944660">
          <w:marLeft w:val="480"/>
          <w:marRight w:val="0"/>
          <w:marTop w:val="0"/>
          <w:marBottom w:val="0"/>
          <w:divBdr>
            <w:top w:val="none" w:sz="0" w:space="0" w:color="auto"/>
            <w:left w:val="none" w:sz="0" w:space="0" w:color="auto"/>
            <w:bottom w:val="none" w:sz="0" w:space="0" w:color="auto"/>
            <w:right w:val="none" w:sz="0" w:space="0" w:color="auto"/>
          </w:divBdr>
        </w:div>
        <w:div w:id="496190584">
          <w:marLeft w:val="480"/>
          <w:marRight w:val="0"/>
          <w:marTop w:val="0"/>
          <w:marBottom w:val="0"/>
          <w:divBdr>
            <w:top w:val="none" w:sz="0" w:space="0" w:color="auto"/>
            <w:left w:val="none" w:sz="0" w:space="0" w:color="auto"/>
            <w:bottom w:val="none" w:sz="0" w:space="0" w:color="auto"/>
            <w:right w:val="none" w:sz="0" w:space="0" w:color="auto"/>
          </w:divBdr>
        </w:div>
        <w:div w:id="505635617">
          <w:marLeft w:val="480"/>
          <w:marRight w:val="0"/>
          <w:marTop w:val="0"/>
          <w:marBottom w:val="0"/>
          <w:divBdr>
            <w:top w:val="none" w:sz="0" w:space="0" w:color="auto"/>
            <w:left w:val="none" w:sz="0" w:space="0" w:color="auto"/>
            <w:bottom w:val="none" w:sz="0" w:space="0" w:color="auto"/>
            <w:right w:val="none" w:sz="0" w:space="0" w:color="auto"/>
          </w:divBdr>
        </w:div>
        <w:div w:id="507210236">
          <w:marLeft w:val="480"/>
          <w:marRight w:val="0"/>
          <w:marTop w:val="0"/>
          <w:marBottom w:val="0"/>
          <w:divBdr>
            <w:top w:val="none" w:sz="0" w:space="0" w:color="auto"/>
            <w:left w:val="none" w:sz="0" w:space="0" w:color="auto"/>
            <w:bottom w:val="none" w:sz="0" w:space="0" w:color="auto"/>
            <w:right w:val="none" w:sz="0" w:space="0" w:color="auto"/>
          </w:divBdr>
        </w:div>
        <w:div w:id="509680039">
          <w:marLeft w:val="480"/>
          <w:marRight w:val="0"/>
          <w:marTop w:val="0"/>
          <w:marBottom w:val="0"/>
          <w:divBdr>
            <w:top w:val="none" w:sz="0" w:space="0" w:color="auto"/>
            <w:left w:val="none" w:sz="0" w:space="0" w:color="auto"/>
            <w:bottom w:val="none" w:sz="0" w:space="0" w:color="auto"/>
            <w:right w:val="none" w:sz="0" w:space="0" w:color="auto"/>
          </w:divBdr>
        </w:div>
        <w:div w:id="532235188">
          <w:marLeft w:val="480"/>
          <w:marRight w:val="0"/>
          <w:marTop w:val="0"/>
          <w:marBottom w:val="0"/>
          <w:divBdr>
            <w:top w:val="none" w:sz="0" w:space="0" w:color="auto"/>
            <w:left w:val="none" w:sz="0" w:space="0" w:color="auto"/>
            <w:bottom w:val="none" w:sz="0" w:space="0" w:color="auto"/>
            <w:right w:val="none" w:sz="0" w:space="0" w:color="auto"/>
          </w:divBdr>
        </w:div>
        <w:div w:id="639572466">
          <w:marLeft w:val="480"/>
          <w:marRight w:val="0"/>
          <w:marTop w:val="0"/>
          <w:marBottom w:val="0"/>
          <w:divBdr>
            <w:top w:val="none" w:sz="0" w:space="0" w:color="auto"/>
            <w:left w:val="none" w:sz="0" w:space="0" w:color="auto"/>
            <w:bottom w:val="none" w:sz="0" w:space="0" w:color="auto"/>
            <w:right w:val="none" w:sz="0" w:space="0" w:color="auto"/>
          </w:divBdr>
        </w:div>
        <w:div w:id="653412265">
          <w:marLeft w:val="480"/>
          <w:marRight w:val="0"/>
          <w:marTop w:val="0"/>
          <w:marBottom w:val="0"/>
          <w:divBdr>
            <w:top w:val="none" w:sz="0" w:space="0" w:color="auto"/>
            <w:left w:val="none" w:sz="0" w:space="0" w:color="auto"/>
            <w:bottom w:val="none" w:sz="0" w:space="0" w:color="auto"/>
            <w:right w:val="none" w:sz="0" w:space="0" w:color="auto"/>
          </w:divBdr>
        </w:div>
        <w:div w:id="655037413">
          <w:marLeft w:val="480"/>
          <w:marRight w:val="0"/>
          <w:marTop w:val="0"/>
          <w:marBottom w:val="0"/>
          <w:divBdr>
            <w:top w:val="none" w:sz="0" w:space="0" w:color="auto"/>
            <w:left w:val="none" w:sz="0" w:space="0" w:color="auto"/>
            <w:bottom w:val="none" w:sz="0" w:space="0" w:color="auto"/>
            <w:right w:val="none" w:sz="0" w:space="0" w:color="auto"/>
          </w:divBdr>
        </w:div>
        <w:div w:id="758257488">
          <w:marLeft w:val="480"/>
          <w:marRight w:val="0"/>
          <w:marTop w:val="0"/>
          <w:marBottom w:val="0"/>
          <w:divBdr>
            <w:top w:val="none" w:sz="0" w:space="0" w:color="auto"/>
            <w:left w:val="none" w:sz="0" w:space="0" w:color="auto"/>
            <w:bottom w:val="none" w:sz="0" w:space="0" w:color="auto"/>
            <w:right w:val="none" w:sz="0" w:space="0" w:color="auto"/>
          </w:divBdr>
        </w:div>
        <w:div w:id="758336612">
          <w:marLeft w:val="480"/>
          <w:marRight w:val="0"/>
          <w:marTop w:val="0"/>
          <w:marBottom w:val="0"/>
          <w:divBdr>
            <w:top w:val="none" w:sz="0" w:space="0" w:color="auto"/>
            <w:left w:val="none" w:sz="0" w:space="0" w:color="auto"/>
            <w:bottom w:val="none" w:sz="0" w:space="0" w:color="auto"/>
            <w:right w:val="none" w:sz="0" w:space="0" w:color="auto"/>
          </w:divBdr>
        </w:div>
        <w:div w:id="782261631">
          <w:marLeft w:val="480"/>
          <w:marRight w:val="0"/>
          <w:marTop w:val="0"/>
          <w:marBottom w:val="0"/>
          <w:divBdr>
            <w:top w:val="none" w:sz="0" w:space="0" w:color="auto"/>
            <w:left w:val="none" w:sz="0" w:space="0" w:color="auto"/>
            <w:bottom w:val="none" w:sz="0" w:space="0" w:color="auto"/>
            <w:right w:val="none" w:sz="0" w:space="0" w:color="auto"/>
          </w:divBdr>
        </w:div>
        <w:div w:id="786462222">
          <w:marLeft w:val="480"/>
          <w:marRight w:val="0"/>
          <w:marTop w:val="0"/>
          <w:marBottom w:val="0"/>
          <w:divBdr>
            <w:top w:val="none" w:sz="0" w:space="0" w:color="auto"/>
            <w:left w:val="none" w:sz="0" w:space="0" w:color="auto"/>
            <w:bottom w:val="none" w:sz="0" w:space="0" w:color="auto"/>
            <w:right w:val="none" w:sz="0" w:space="0" w:color="auto"/>
          </w:divBdr>
        </w:div>
        <w:div w:id="818158072">
          <w:marLeft w:val="480"/>
          <w:marRight w:val="0"/>
          <w:marTop w:val="0"/>
          <w:marBottom w:val="0"/>
          <w:divBdr>
            <w:top w:val="none" w:sz="0" w:space="0" w:color="auto"/>
            <w:left w:val="none" w:sz="0" w:space="0" w:color="auto"/>
            <w:bottom w:val="none" w:sz="0" w:space="0" w:color="auto"/>
            <w:right w:val="none" w:sz="0" w:space="0" w:color="auto"/>
          </w:divBdr>
        </w:div>
        <w:div w:id="858546958">
          <w:marLeft w:val="480"/>
          <w:marRight w:val="0"/>
          <w:marTop w:val="0"/>
          <w:marBottom w:val="0"/>
          <w:divBdr>
            <w:top w:val="none" w:sz="0" w:space="0" w:color="auto"/>
            <w:left w:val="none" w:sz="0" w:space="0" w:color="auto"/>
            <w:bottom w:val="none" w:sz="0" w:space="0" w:color="auto"/>
            <w:right w:val="none" w:sz="0" w:space="0" w:color="auto"/>
          </w:divBdr>
        </w:div>
        <w:div w:id="892691875">
          <w:marLeft w:val="480"/>
          <w:marRight w:val="0"/>
          <w:marTop w:val="0"/>
          <w:marBottom w:val="0"/>
          <w:divBdr>
            <w:top w:val="none" w:sz="0" w:space="0" w:color="auto"/>
            <w:left w:val="none" w:sz="0" w:space="0" w:color="auto"/>
            <w:bottom w:val="none" w:sz="0" w:space="0" w:color="auto"/>
            <w:right w:val="none" w:sz="0" w:space="0" w:color="auto"/>
          </w:divBdr>
        </w:div>
        <w:div w:id="899291564">
          <w:marLeft w:val="480"/>
          <w:marRight w:val="0"/>
          <w:marTop w:val="0"/>
          <w:marBottom w:val="0"/>
          <w:divBdr>
            <w:top w:val="none" w:sz="0" w:space="0" w:color="auto"/>
            <w:left w:val="none" w:sz="0" w:space="0" w:color="auto"/>
            <w:bottom w:val="none" w:sz="0" w:space="0" w:color="auto"/>
            <w:right w:val="none" w:sz="0" w:space="0" w:color="auto"/>
          </w:divBdr>
        </w:div>
        <w:div w:id="912393971">
          <w:marLeft w:val="480"/>
          <w:marRight w:val="0"/>
          <w:marTop w:val="0"/>
          <w:marBottom w:val="0"/>
          <w:divBdr>
            <w:top w:val="none" w:sz="0" w:space="0" w:color="auto"/>
            <w:left w:val="none" w:sz="0" w:space="0" w:color="auto"/>
            <w:bottom w:val="none" w:sz="0" w:space="0" w:color="auto"/>
            <w:right w:val="none" w:sz="0" w:space="0" w:color="auto"/>
          </w:divBdr>
        </w:div>
        <w:div w:id="946229396">
          <w:marLeft w:val="480"/>
          <w:marRight w:val="0"/>
          <w:marTop w:val="0"/>
          <w:marBottom w:val="0"/>
          <w:divBdr>
            <w:top w:val="none" w:sz="0" w:space="0" w:color="auto"/>
            <w:left w:val="none" w:sz="0" w:space="0" w:color="auto"/>
            <w:bottom w:val="none" w:sz="0" w:space="0" w:color="auto"/>
            <w:right w:val="none" w:sz="0" w:space="0" w:color="auto"/>
          </w:divBdr>
        </w:div>
        <w:div w:id="988444024">
          <w:marLeft w:val="480"/>
          <w:marRight w:val="0"/>
          <w:marTop w:val="0"/>
          <w:marBottom w:val="0"/>
          <w:divBdr>
            <w:top w:val="none" w:sz="0" w:space="0" w:color="auto"/>
            <w:left w:val="none" w:sz="0" w:space="0" w:color="auto"/>
            <w:bottom w:val="none" w:sz="0" w:space="0" w:color="auto"/>
            <w:right w:val="none" w:sz="0" w:space="0" w:color="auto"/>
          </w:divBdr>
        </w:div>
        <w:div w:id="1023555663">
          <w:marLeft w:val="480"/>
          <w:marRight w:val="0"/>
          <w:marTop w:val="0"/>
          <w:marBottom w:val="0"/>
          <w:divBdr>
            <w:top w:val="none" w:sz="0" w:space="0" w:color="auto"/>
            <w:left w:val="none" w:sz="0" w:space="0" w:color="auto"/>
            <w:bottom w:val="none" w:sz="0" w:space="0" w:color="auto"/>
            <w:right w:val="none" w:sz="0" w:space="0" w:color="auto"/>
          </w:divBdr>
        </w:div>
        <w:div w:id="1029722352">
          <w:marLeft w:val="480"/>
          <w:marRight w:val="0"/>
          <w:marTop w:val="0"/>
          <w:marBottom w:val="0"/>
          <w:divBdr>
            <w:top w:val="none" w:sz="0" w:space="0" w:color="auto"/>
            <w:left w:val="none" w:sz="0" w:space="0" w:color="auto"/>
            <w:bottom w:val="none" w:sz="0" w:space="0" w:color="auto"/>
            <w:right w:val="none" w:sz="0" w:space="0" w:color="auto"/>
          </w:divBdr>
        </w:div>
        <w:div w:id="1043484718">
          <w:marLeft w:val="480"/>
          <w:marRight w:val="0"/>
          <w:marTop w:val="0"/>
          <w:marBottom w:val="0"/>
          <w:divBdr>
            <w:top w:val="none" w:sz="0" w:space="0" w:color="auto"/>
            <w:left w:val="none" w:sz="0" w:space="0" w:color="auto"/>
            <w:bottom w:val="none" w:sz="0" w:space="0" w:color="auto"/>
            <w:right w:val="none" w:sz="0" w:space="0" w:color="auto"/>
          </w:divBdr>
        </w:div>
        <w:div w:id="1045909797">
          <w:marLeft w:val="480"/>
          <w:marRight w:val="0"/>
          <w:marTop w:val="0"/>
          <w:marBottom w:val="0"/>
          <w:divBdr>
            <w:top w:val="none" w:sz="0" w:space="0" w:color="auto"/>
            <w:left w:val="none" w:sz="0" w:space="0" w:color="auto"/>
            <w:bottom w:val="none" w:sz="0" w:space="0" w:color="auto"/>
            <w:right w:val="none" w:sz="0" w:space="0" w:color="auto"/>
          </w:divBdr>
        </w:div>
        <w:div w:id="1060858865">
          <w:marLeft w:val="480"/>
          <w:marRight w:val="0"/>
          <w:marTop w:val="0"/>
          <w:marBottom w:val="0"/>
          <w:divBdr>
            <w:top w:val="none" w:sz="0" w:space="0" w:color="auto"/>
            <w:left w:val="none" w:sz="0" w:space="0" w:color="auto"/>
            <w:bottom w:val="none" w:sz="0" w:space="0" w:color="auto"/>
            <w:right w:val="none" w:sz="0" w:space="0" w:color="auto"/>
          </w:divBdr>
        </w:div>
        <w:div w:id="1140923700">
          <w:marLeft w:val="480"/>
          <w:marRight w:val="0"/>
          <w:marTop w:val="0"/>
          <w:marBottom w:val="0"/>
          <w:divBdr>
            <w:top w:val="none" w:sz="0" w:space="0" w:color="auto"/>
            <w:left w:val="none" w:sz="0" w:space="0" w:color="auto"/>
            <w:bottom w:val="none" w:sz="0" w:space="0" w:color="auto"/>
            <w:right w:val="none" w:sz="0" w:space="0" w:color="auto"/>
          </w:divBdr>
        </w:div>
        <w:div w:id="1156873199">
          <w:marLeft w:val="480"/>
          <w:marRight w:val="0"/>
          <w:marTop w:val="0"/>
          <w:marBottom w:val="0"/>
          <w:divBdr>
            <w:top w:val="none" w:sz="0" w:space="0" w:color="auto"/>
            <w:left w:val="none" w:sz="0" w:space="0" w:color="auto"/>
            <w:bottom w:val="none" w:sz="0" w:space="0" w:color="auto"/>
            <w:right w:val="none" w:sz="0" w:space="0" w:color="auto"/>
          </w:divBdr>
        </w:div>
        <w:div w:id="1197158613">
          <w:marLeft w:val="480"/>
          <w:marRight w:val="0"/>
          <w:marTop w:val="0"/>
          <w:marBottom w:val="0"/>
          <w:divBdr>
            <w:top w:val="none" w:sz="0" w:space="0" w:color="auto"/>
            <w:left w:val="none" w:sz="0" w:space="0" w:color="auto"/>
            <w:bottom w:val="none" w:sz="0" w:space="0" w:color="auto"/>
            <w:right w:val="none" w:sz="0" w:space="0" w:color="auto"/>
          </w:divBdr>
        </w:div>
        <w:div w:id="1203834265">
          <w:marLeft w:val="480"/>
          <w:marRight w:val="0"/>
          <w:marTop w:val="0"/>
          <w:marBottom w:val="0"/>
          <w:divBdr>
            <w:top w:val="none" w:sz="0" w:space="0" w:color="auto"/>
            <w:left w:val="none" w:sz="0" w:space="0" w:color="auto"/>
            <w:bottom w:val="none" w:sz="0" w:space="0" w:color="auto"/>
            <w:right w:val="none" w:sz="0" w:space="0" w:color="auto"/>
          </w:divBdr>
        </w:div>
        <w:div w:id="1248031057">
          <w:marLeft w:val="480"/>
          <w:marRight w:val="0"/>
          <w:marTop w:val="0"/>
          <w:marBottom w:val="0"/>
          <w:divBdr>
            <w:top w:val="none" w:sz="0" w:space="0" w:color="auto"/>
            <w:left w:val="none" w:sz="0" w:space="0" w:color="auto"/>
            <w:bottom w:val="none" w:sz="0" w:space="0" w:color="auto"/>
            <w:right w:val="none" w:sz="0" w:space="0" w:color="auto"/>
          </w:divBdr>
        </w:div>
        <w:div w:id="1301957838">
          <w:marLeft w:val="480"/>
          <w:marRight w:val="0"/>
          <w:marTop w:val="0"/>
          <w:marBottom w:val="0"/>
          <w:divBdr>
            <w:top w:val="none" w:sz="0" w:space="0" w:color="auto"/>
            <w:left w:val="none" w:sz="0" w:space="0" w:color="auto"/>
            <w:bottom w:val="none" w:sz="0" w:space="0" w:color="auto"/>
            <w:right w:val="none" w:sz="0" w:space="0" w:color="auto"/>
          </w:divBdr>
        </w:div>
        <w:div w:id="1317150976">
          <w:marLeft w:val="480"/>
          <w:marRight w:val="0"/>
          <w:marTop w:val="0"/>
          <w:marBottom w:val="0"/>
          <w:divBdr>
            <w:top w:val="none" w:sz="0" w:space="0" w:color="auto"/>
            <w:left w:val="none" w:sz="0" w:space="0" w:color="auto"/>
            <w:bottom w:val="none" w:sz="0" w:space="0" w:color="auto"/>
            <w:right w:val="none" w:sz="0" w:space="0" w:color="auto"/>
          </w:divBdr>
        </w:div>
        <w:div w:id="1364672521">
          <w:marLeft w:val="480"/>
          <w:marRight w:val="0"/>
          <w:marTop w:val="0"/>
          <w:marBottom w:val="0"/>
          <w:divBdr>
            <w:top w:val="none" w:sz="0" w:space="0" w:color="auto"/>
            <w:left w:val="none" w:sz="0" w:space="0" w:color="auto"/>
            <w:bottom w:val="none" w:sz="0" w:space="0" w:color="auto"/>
            <w:right w:val="none" w:sz="0" w:space="0" w:color="auto"/>
          </w:divBdr>
        </w:div>
        <w:div w:id="1412041704">
          <w:marLeft w:val="480"/>
          <w:marRight w:val="0"/>
          <w:marTop w:val="0"/>
          <w:marBottom w:val="0"/>
          <w:divBdr>
            <w:top w:val="none" w:sz="0" w:space="0" w:color="auto"/>
            <w:left w:val="none" w:sz="0" w:space="0" w:color="auto"/>
            <w:bottom w:val="none" w:sz="0" w:space="0" w:color="auto"/>
            <w:right w:val="none" w:sz="0" w:space="0" w:color="auto"/>
          </w:divBdr>
        </w:div>
        <w:div w:id="1545749569">
          <w:marLeft w:val="480"/>
          <w:marRight w:val="0"/>
          <w:marTop w:val="0"/>
          <w:marBottom w:val="0"/>
          <w:divBdr>
            <w:top w:val="none" w:sz="0" w:space="0" w:color="auto"/>
            <w:left w:val="none" w:sz="0" w:space="0" w:color="auto"/>
            <w:bottom w:val="none" w:sz="0" w:space="0" w:color="auto"/>
            <w:right w:val="none" w:sz="0" w:space="0" w:color="auto"/>
          </w:divBdr>
        </w:div>
        <w:div w:id="1682854587">
          <w:marLeft w:val="480"/>
          <w:marRight w:val="0"/>
          <w:marTop w:val="0"/>
          <w:marBottom w:val="0"/>
          <w:divBdr>
            <w:top w:val="none" w:sz="0" w:space="0" w:color="auto"/>
            <w:left w:val="none" w:sz="0" w:space="0" w:color="auto"/>
            <w:bottom w:val="none" w:sz="0" w:space="0" w:color="auto"/>
            <w:right w:val="none" w:sz="0" w:space="0" w:color="auto"/>
          </w:divBdr>
        </w:div>
        <w:div w:id="1706369280">
          <w:marLeft w:val="480"/>
          <w:marRight w:val="0"/>
          <w:marTop w:val="0"/>
          <w:marBottom w:val="0"/>
          <w:divBdr>
            <w:top w:val="none" w:sz="0" w:space="0" w:color="auto"/>
            <w:left w:val="none" w:sz="0" w:space="0" w:color="auto"/>
            <w:bottom w:val="none" w:sz="0" w:space="0" w:color="auto"/>
            <w:right w:val="none" w:sz="0" w:space="0" w:color="auto"/>
          </w:divBdr>
        </w:div>
        <w:div w:id="1724133561">
          <w:marLeft w:val="480"/>
          <w:marRight w:val="0"/>
          <w:marTop w:val="0"/>
          <w:marBottom w:val="0"/>
          <w:divBdr>
            <w:top w:val="none" w:sz="0" w:space="0" w:color="auto"/>
            <w:left w:val="none" w:sz="0" w:space="0" w:color="auto"/>
            <w:bottom w:val="none" w:sz="0" w:space="0" w:color="auto"/>
            <w:right w:val="none" w:sz="0" w:space="0" w:color="auto"/>
          </w:divBdr>
        </w:div>
        <w:div w:id="1725448206">
          <w:marLeft w:val="480"/>
          <w:marRight w:val="0"/>
          <w:marTop w:val="0"/>
          <w:marBottom w:val="0"/>
          <w:divBdr>
            <w:top w:val="none" w:sz="0" w:space="0" w:color="auto"/>
            <w:left w:val="none" w:sz="0" w:space="0" w:color="auto"/>
            <w:bottom w:val="none" w:sz="0" w:space="0" w:color="auto"/>
            <w:right w:val="none" w:sz="0" w:space="0" w:color="auto"/>
          </w:divBdr>
        </w:div>
        <w:div w:id="1786730998">
          <w:marLeft w:val="480"/>
          <w:marRight w:val="0"/>
          <w:marTop w:val="0"/>
          <w:marBottom w:val="0"/>
          <w:divBdr>
            <w:top w:val="none" w:sz="0" w:space="0" w:color="auto"/>
            <w:left w:val="none" w:sz="0" w:space="0" w:color="auto"/>
            <w:bottom w:val="none" w:sz="0" w:space="0" w:color="auto"/>
            <w:right w:val="none" w:sz="0" w:space="0" w:color="auto"/>
          </w:divBdr>
        </w:div>
        <w:div w:id="1789617764">
          <w:marLeft w:val="480"/>
          <w:marRight w:val="0"/>
          <w:marTop w:val="0"/>
          <w:marBottom w:val="0"/>
          <w:divBdr>
            <w:top w:val="none" w:sz="0" w:space="0" w:color="auto"/>
            <w:left w:val="none" w:sz="0" w:space="0" w:color="auto"/>
            <w:bottom w:val="none" w:sz="0" w:space="0" w:color="auto"/>
            <w:right w:val="none" w:sz="0" w:space="0" w:color="auto"/>
          </w:divBdr>
        </w:div>
        <w:div w:id="1794515061">
          <w:marLeft w:val="480"/>
          <w:marRight w:val="0"/>
          <w:marTop w:val="0"/>
          <w:marBottom w:val="0"/>
          <w:divBdr>
            <w:top w:val="none" w:sz="0" w:space="0" w:color="auto"/>
            <w:left w:val="none" w:sz="0" w:space="0" w:color="auto"/>
            <w:bottom w:val="none" w:sz="0" w:space="0" w:color="auto"/>
            <w:right w:val="none" w:sz="0" w:space="0" w:color="auto"/>
          </w:divBdr>
        </w:div>
        <w:div w:id="1872186445">
          <w:marLeft w:val="480"/>
          <w:marRight w:val="0"/>
          <w:marTop w:val="0"/>
          <w:marBottom w:val="0"/>
          <w:divBdr>
            <w:top w:val="none" w:sz="0" w:space="0" w:color="auto"/>
            <w:left w:val="none" w:sz="0" w:space="0" w:color="auto"/>
            <w:bottom w:val="none" w:sz="0" w:space="0" w:color="auto"/>
            <w:right w:val="none" w:sz="0" w:space="0" w:color="auto"/>
          </w:divBdr>
        </w:div>
        <w:div w:id="1962221452">
          <w:marLeft w:val="480"/>
          <w:marRight w:val="0"/>
          <w:marTop w:val="0"/>
          <w:marBottom w:val="0"/>
          <w:divBdr>
            <w:top w:val="none" w:sz="0" w:space="0" w:color="auto"/>
            <w:left w:val="none" w:sz="0" w:space="0" w:color="auto"/>
            <w:bottom w:val="none" w:sz="0" w:space="0" w:color="auto"/>
            <w:right w:val="none" w:sz="0" w:space="0" w:color="auto"/>
          </w:divBdr>
        </w:div>
        <w:div w:id="1992438962">
          <w:marLeft w:val="480"/>
          <w:marRight w:val="0"/>
          <w:marTop w:val="0"/>
          <w:marBottom w:val="0"/>
          <w:divBdr>
            <w:top w:val="none" w:sz="0" w:space="0" w:color="auto"/>
            <w:left w:val="none" w:sz="0" w:space="0" w:color="auto"/>
            <w:bottom w:val="none" w:sz="0" w:space="0" w:color="auto"/>
            <w:right w:val="none" w:sz="0" w:space="0" w:color="auto"/>
          </w:divBdr>
        </w:div>
        <w:div w:id="2036688396">
          <w:marLeft w:val="480"/>
          <w:marRight w:val="0"/>
          <w:marTop w:val="0"/>
          <w:marBottom w:val="0"/>
          <w:divBdr>
            <w:top w:val="none" w:sz="0" w:space="0" w:color="auto"/>
            <w:left w:val="none" w:sz="0" w:space="0" w:color="auto"/>
            <w:bottom w:val="none" w:sz="0" w:space="0" w:color="auto"/>
            <w:right w:val="none" w:sz="0" w:space="0" w:color="auto"/>
          </w:divBdr>
        </w:div>
        <w:div w:id="2049643533">
          <w:marLeft w:val="480"/>
          <w:marRight w:val="0"/>
          <w:marTop w:val="0"/>
          <w:marBottom w:val="0"/>
          <w:divBdr>
            <w:top w:val="none" w:sz="0" w:space="0" w:color="auto"/>
            <w:left w:val="none" w:sz="0" w:space="0" w:color="auto"/>
            <w:bottom w:val="none" w:sz="0" w:space="0" w:color="auto"/>
            <w:right w:val="none" w:sz="0" w:space="0" w:color="auto"/>
          </w:divBdr>
        </w:div>
        <w:div w:id="2070494401">
          <w:marLeft w:val="480"/>
          <w:marRight w:val="0"/>
          <w:marTop w:val="0"/>
          <w:marBottom w:val="0"/>
          <w:divBdr>
            <w:top w:val="none" w:sz="0" w:space="0" w:color="auto"/>
            <w:left w:val="none" w:sz="0" w:space="0" w:color="auto"/>
            <w:bottom w:val="none" w:sz="0" w:space="0" w:color="auto"/>
            <w:right w:val="none" w:sz="0" w:space="0" w:color="auto"/>
          </w:divBdr>
        </w:div>
        <w:div w:id="2137596843">
          <w:marLeft w:val="480"/>
          <w:marRight w:val="0"/>
          <w:marTop w:val="0"/>
          <w:marBottom w:val="0"/>
          <w:divBdr>
            <w:top w:val="none" w:sz="0" w:space="0" w:color="auto"/>
            <w:left w:val="none" w:sz="0" w:space="0" w:color="auto"/>
            <w:bottom w:val="none" w:sz="0" w:space="0" w:color="auto"/>
            <w:right w:val="none" w:sz="0" w:space="0" w:color="auto"/>
          </w:divBdr>
        </w:div>
      </w:divsChild>
    </w:div>
    <w:div w:id="1163425624">
      <w:bodyDiv w:val="1"/>
      <w:marLeft w:val="0"/>
      <w:marRight w:val="0"/>
      <w:marTop w:val="0"/>
      <w:marBottom w:val="0"/>
      <w:divBdr>
        <w:top w:val="none" w:sz="0" w:space="0" w:color="auto"/>
        <w:left w:val="none" w:sz="0" w:space="0" w:color="auto"/>
        <w:bottom w:val="none" w:sz="0" w:space="0" w:color="auto"/>
        <w:right w:val="none" w:sz="0" w:space="0" w:color="auto"/>
      </w:divBdr>
    </w:div>
    <w:div w:id="1163663265">
      <w:marLeft w:val="480"/>
      <w:marRight w:val="0"/>
      <w:marTop w:val="0"/>
      <w:marBottom w:val="0"/>
      <w:divBdr>
        <w:top w:val="none" w:sz="0" w:space="0" w:color="auto"/>
        <w:left w:val="none" w:sz="0" w:space="0" w:color="auto"/>
        <w:bottom w:val="none" w:sz="0" w:space="0" w:color="auto"/>
        <w:right w:val="none" w:sz="0" w:space="0" w:color="auto"/>
      </w:divBdr>
    </w:div>
    <w:div w:id="1163741483">
      <w:marLeft w:val="640"/>
      <w:marRight w:val="0"/>
      <w:marTop w:val="0"/>
      <w:marBottom w:val="0"/>
      <w:divBdr>
        <w:top w:val="none" w:sz="0" w:space="0" w:color="auto"/>
        <w:left w:val="none" w:sz="0" w:space="0" w:color="auto"/>
        <w:bottom w:val="none" w:sz="0" w:space="0" w:color="auto"/>
        <w:right w:val="none" w:sz="0" w:space="0" w:color="auto"/>
      </w:divBdr>
    </w:div>
    <w:div w:id="1164081578">
      <w:marLeft w:val="640"/>
      <w:marRight w:val="0"/>
      <w:marTop w:val="0"/>
      <w:marBottom w:val="0"/>
      <w:divBdr>
        <w:top w:val="none" w:sz="0" w:space="0" w:color="auto"/>
        <w:left w:val="none" w:sz="0" w:space="0" w:color="auto"/>
        <w:bottom w:val="none" w:sz="0" w:space="0" w:color="auto"/>
        <w:right w:val="none" w:sz="0" w:space="0" w:color="auto"/>
      </w:divBdr>
    </w:div>
    <w:div w:id="1164734769">
      <w:bodyDiv w:val="1"/>
      <w:marLeft w:val="0"/>
      <w:marRight w:val="0"/>
      <w:marTop w:val="0"/>
      <w:marBottom w:val="0"/>
      <w:divBdr>
        <w:top w:val="none" w:sz="0" w:space="0" w:color="auto"/>
        <w:left w:val="none" w:sz="0" w:space="0" w:color="auto"/>
        <w:bottom w:val="none" w:sz="0" w:space="0" w:color="auto"/>
        <w:right w:val="none" w:sz="0" w:space="0" w:color="auto"/>
      </w:divBdr>
      <w:divsChild>
        <w:div w:id="9576606">
          <w:marLeft w:val="480"/>
          <w:marRight w:val="0"/>
          <w:marTop w:val="0"/>
          <w:marBottom w:val="0"/>
          <w:divBdr>
            <w:top w:val="none" w:sz="0" w:space="0" w:color="auto"/>
            <w:left w:val="none" w:sz="0" w:space="0" w:color="auto"/>
            <w:bottom w:val="none" w:sz="0" w:space="0" w:color="auto"/>
            <w:right w:val="none" w:sz="0" w:space="0" w:color="auto"/>
          </w:divBdr>
        </w:div>
        <w:div w:id="28729161">
          <w:marLeft w:val="480"/>
          <w:marRight w:val="0"/>
          <w:marTop w:val="0"/>
          <w:marBottom w:val="0"/>
          <w:divBdr>
            <w:top w:val="none" w:sz="0" w:space="0" w:color="auto"/>
            <w:left w:val="none" w:sz="0" w:space="0" w:color="auto"/>
            <w:bottom w:val="none" w:sz="0" w:space="0" w:color="auto"/>
            <w:right w:val="none" w:sz="0" w:space="0" w:color="auto"/>
          </w:divBdr>
        </w:div>
        <w:div w:id="30420537">
          <w:marLeft w:val="480"/>
          <w:marRight w:val="0"/>
          <w:marTop w:val="0"/>
          <w:marBottom w:val="0"/>
          <w:divBdr>
            <w:top w:val="none" w:sz="0" w:space="0" w:color="auto"/>
            <w:left w:val="none" w:sz="0" w:space="0" w:color="auto"/>
            <w:bottom w:val="none" w:sz="0" w:space="0" w:color="auto"/>
            <w:right w:val="none" w:sz="0" w:space="0" w:color="auto"/>
          </w:divBdr>
        </w:div>
        <w:div w:id="54083986">
          <w:marLeft w:val="480"/>
          <w:marRight w:val="0"/>
          <w:marTop w:val="0"/>
          <w:marBottom w:val="0"/>
          <w:divBdr>
            <w:top w:val="none" w:sz="0" w:space="0" w:color="auto"/>
            <w:left w:val="none" w:sz="0" w:space="0" w:color="auto"/>
            <w:bottom w:val="none" w:sz="0" w:space="0" w:color="auto"/>
            <w:right w:val="none" w:sz="0" w:space="0" w:color="auto"/>
          </w:divBdr>
        </w:div>
        <w:div w:id="60835536">
          <w:marLeft w:val="480"/>
          <w:marRight w:val="0"/>
          <w:marTop w:val="0"/>
          <w:marBottom w:val="0"/>
          <w:divBdr>
            <w:top w:val="none" w:sz="0" w:space="0" w:color="auto"/>
            <w:left w:val="none" w:sz="0" w:space="0" w:color="auto"/>
            <w:bottom w:val="none" w:sz="0" w:space="0" w:color="auto"/>
            <w:right w:val="none" w:sz="0" w:space="0" w:color="auto"/>
          </w:divBdr>
        </w:div>
        <w:div w:id="133498186">
          <w:marLeft w:val="480"/>
          <w:marRight w:val="0"/>
          <w:marTop w:val="0"/>
          <w:marBottom w:val="0"/>
          <w:divBdr>
            <w:top w:val="none" w:sz="0" w:space="0" w:color="auto"/>
            <w:left w:val="none" w:sz="0" w:space="0" w:color="auto"/>
            <w:bottom w:val="none" w:sz="0" w:space="0" w:color="auto"/>
            <w:right w:val="none" w:sz="0" w:space="0" w:color="auto"/>
          </w:divBdr>
        </w:div>
        <w:div w:id="143275862">
          <w:marLeft w:val="480"/>
          <w:marRight w:val="0"/>
          <w:marTop w:val="0"/>
          <w:marBottom w:val="0"/>
          <w:divBdr>
            <w:top w:val="none" w:sz="0" w:space="0" w:color="auto"/>
            <w:left w:val="none" w:sz="0" w:space="0" w:color="auto"/>
            <w:bottom w:val="none" w:sz="0" w:space="0" w:color="auto"/>
            <w:right w:val="none" w:sz="0" w:space="0" w:color="auto"/>
          </w:divBdr>
        </w:div>
        <w:div w:id="157891252">
          <w:marLeft w:val="480"/>
          <w:marRight w:val="0"/>
          <w:marTop w:val="0"/>
          <w:marBottom w:val="0"/>
          <w:divBdr>
            <w:top w:val="none" w:sz="0" w:space="0" w:color="auto"/>
            <w:left w:val="none" w:sz="0" w:space="0" w:color="auto"/>
            <w:bottom w:val="none" w:sz="0" w:space="0" w:color="auto"/>
            <w:right w:val="none" w:sz="0" w:space="0" w:color="auto"/>
          </w:divBdr>
        </w:div>
        <w:div w:id="233316073">
          <w:marLeft w:val="480"/>
          <w:marRight w:val="0"/>
          <w:marTop w:val="0"/>
          <w:marBottom w:val="0"/>
          <w:divBdr>
            <w:top w:val="none" w:sz="0" w:space="0" w:color="auto"/>
            <w:left w:val="none" w:sz="0" w:space="0" w:color="auto"/>
            <w:bottom w:val="none" w:sz="0" w:space="0" w:color="auto"/>
            <w:right w:val="none" w:sz="0" w:space="0" w:color="auto"/>
          </w:divBdr>
        </w:div>
        <w:div w:id="283078068">
          <w:marLeft w:val="480"/>
          <w:marRight w:val="0"/>
          <w:marTop w:val="0"/>
          <w:marBottom w:val="0"/>
          <w:divBdr>
            <w:top w:val="none" w:sz="0" w:space="0" w:color="auto"/>
            <w:left w:val="none" w:sz="0" w:space="0" w:color="auto"/>
            <w:bottom w:val="none" w:sz="0" w:space="0" w:color="auto"/>
            <w:right w:val="none" w:sz="0" w:space="0" w:color="auto"/>
          </w:divBdr>
        </w:div>
        <w:div w:id="299114755">
          <w:marLeft w:val="480"/>
          <w:marRight w:val="0"/>
          <w:marTop w:val="0"/>
          <w:marBottom w:val="0"/>
          <w:divBdr>
            <w:top w:val="none" w:sz="0" w:space="0" w:color="auto"/>
            <w:left w:val="none" w:sz="0" w:space="0" w:color="auto"/>
            <w:bottom w:val="none" w:sz="0" w:space="0" w:color="auto"/>
            <w:right w:val="none" w:sz="0" w:space="0" w:color="auto"/>
          </w:divBdr>
        </w:div>
        <w:div w:id="305285534">
          <w:marLeft w:val="480"/>
          <w:marRight w:val="0"/>
          <w:marTop w:val="0"/>
          <w:marBottom w:val="0"/>
          <w:divBdr>
            <w:top w:val="none" w:sz="0" w:space="0" w:color="auto"/>
            <w:left w:val="none" w:sz="0" w:space="0" w:color="auto"/>
            <w:bottom w:val="none" w:sz="0" w:space="0" w:color="auto"/>
            <w:right w:val="none" w:sz="0" w:space="0" w:color="auto"/>
          </w:divBdr>
        </w:div>
        <w:div w:id="413404208">
          <w:marLeft w:val="480"/>
          <w:marRight w:val="0"/>
          <w:marTop w:val="0"/>
          <w:marBottom w:val="0"/>
          <w:divBdr>
            <w:top w:val="none" w:sz="0" w:space="0" w:color="auto"/>
            <w:left w:val="none" w:sz="0" w:space="0" w:color="auto"/>
            <w:bottom w:val="none" w:sz="0" w:space="0" w:color="auto"/>
            <w:right w:val="none" w:sz="0" w:space="0" w:color="auto"/>
          </w:divBdr>
        </w:div>
        <w:div w:id="431324480">
          <w:marLeft w:val="480"/>
          <w:marRight w:val="0"/>
          <w:marTop w:val="0"/>
          <w:marBottom w:val="0"/>
          <w:divBdr>
            <w:top w:val="none" w:sz="0" w:space="0" w:color="auto"/>
            <w:left w:val="none" w:sz="0" w:space="0" w:color="auto"/>
            <w:bottom w:val="none" w:sz="0" w:space="0" w:color="auto"/>
            <w:right w:val="none" w:sz="0" w:space="0" w:color="auto"/>
          </w:divBdr>
        </w:div>
        <w:div w:id="467748239">
          <w:marLeft w:val="480"/>
          <w:marRight w:val="0"/>
          <w:marTop w:val="0"/>
          <w:marBottom w:val="0"/>
          <w:divBdr>
            <w:top w:val="none" w:sz="0" w:space="0" w:color="auto"/>
            <w:left w:val="none" w:sz="0" w:space="0" w:color="auto"/>
            <w:bottom w:val="none" w:sz="0" w:space="0" w:color="auto"/>
            <w:right w:val="none" w:sz="0" w:space="0" w:color="auto"/>
          </w:divBdr>
        </w:div>
        <w:div w:id="531963822">
          <w:marLeft w:val="480"/>
          <w:marRight w:val="0"/>
          <w:marTop w:val="0"/>
          <w:marBottom w:val="0"/>
          <w:divBdr>
            <w:top w:val="none" w:sz="0" w:space="0" w:color="auto"/>
            <w:left w:val="none" w:sz="0" w:space="0" w:color="auto"/>
            <w:bottom w:val="none" w:sz="0" w:space="0" w:color="auto"/>
            <w:right w:val="none" w:sz="0" w:space="0" w:color="auto"/>
          </w:divBdr>
        </w:div>
        <w:div w:id="541016839">
          <w:marLeft w:val="480"/>
          <w:marRight w:val="0"/>
          <w:marTop w:val="0"/>
          <w:marBottom w:val="0"/>
          <w:divBdr>
            <w:top w:val="none" w:sz="0" w:space="0" w:color="auto"/>
            <w:left w:val="none" w:sz="0" w:space="0" w:color="auto"/>
            <w:bottom w:val="none" w:sz="0" w:space="0" w:color="auto"/>
            <w:right w:val="none" w:sz="0" w:space="0" w:color="auto"/>
          </w:divBdr>
        </w:div>
        <w:div w:id="589968086">
          <w:marLeft w:val="480"/>
          <w:marRight w:val="0"/>
          <w:marTop w:val="0"/>
          <w:marBottom w:val="0"/>
          <w:divBdr>
            <w:top w:val="none" w:sz="0" w:space="0" w:color="auto"/>
            <w:left w:val="none" w:sz="0" w:space="0" w:color="auto"/>
            <w:bottom w:val="none" w:sz="0" w:space="0" w:color="auto"/>
            <w:right w:val="none" w:sz="0" w:space="0" w:color="auto"/>
          </w:divBdr>
        </w:div>
        <w:div w:id="604314050">
          <w:marLeft w:val="480"/>
          <w:marRight w:val="0"/>
          <w:marTop w:val="0"/>
          <w:marBottom w:val="0"/>
          <w:divBdr>
            <w:top w:val="none" w:sz="0" w:space="0" w:color="auto"/>
            <w:left w:val="none" w:sz="0" w:space="0" w:color="auto"/>
            <w:bottom w:val="none" w:sz="0" w:space="0" w:color="auto"/>
            <w:right w:val="none" w:sz="0" w:space="0" w:color="auto"/>
          </w:divBdr>
        </w:div>
        <w:div w:id="650839073">
          <w:marLeft w:val="480"/>
          <w:marRight w:val="0"/>
          <w:marTop w:val="0"/>
          <w:marBottom w:val="0"/>
          <w:divBdr>
            <w:top w:val="none" w:sz="0" w:space="0" w:color="auto"/>
            <w:left w:val="none" w:sz="0" w:space="0" w:color="auto"/>
            <w:bottom w:val="none" w:sz="0" w:space="0" w:color="auto"/>
            <w:right w:val="none" w:sz="0" w:space="0" w:color="auto"/>
          </w:divBdr>
        </w:div>
        <w:div w:id="680468378">
          <w:marLeft w:val="480"/>
          <w:marRight w:val="0"/>
          <w:marTop w:val="0"/>
          <w:marBottom w:val="0"/>
          <w:divBdr>
            <w:top w:val="none" w:sz="0" w:space="0" w:color="auto"/>
            <w:left w:val="none" w:sz="0" w:space="0" w:color="auto"/>
            <w:bottom w:val="none" w:sz="0" w:space="0" w:color="auto"/>
            <w:right w:val="none" w:sz="0" w:space="0" w:color="auto"/>
          </w:divBdr>
        </w:div>
        <w:div w:id="736320264">
          <w:marLeft w:val="480"/>
          <w:marRight w:val="0"/>
          <w:marTop w:val="0"/>
          <w:marBottom w:val="0"/>
          <w:divBdr>
            <w:top w:val="none" w:sz="0" w:space="0" w:color="auto"/>
            <w:left w:val="none" w:sz="0" w:space="0" w:color="auto"/>
            <w:bottom w:val="none" w:sz="0" w:space="0" w:color="auto"/>
            <w:right w:val="none" w:sz="0" w:space="0" w:color="auto"/>
          </w:divBdr>
        </w:div>
        <w:div w:id="750812278">
          <w:marLeft w:val="480"/>
          <w:marRight w:val="0"/>
          <w:marTop w:val="0"/>
          <w:marBottom w:val="0"/>
          <w:divBdr>
            <w:top w:val="none" w:sz="0" w:space="0" w:color="auto"/>
            <w:left w:val="none" w:sz="0" w:space="0" w:color="auto"/>
            <w:bottom w:val="none" w:sz="0" w:space="0" w:color="auto"/>
            <w:right w:val="none" w:sz="0" w:space="0" w:color="auto"/>
          </w:divBdr>
        </w:div>
        <w:div w:id="757603956">
          <w:marLeft w:val="480"/>
          <w:marRight w:val="0"/>
          <w:marTop w:val="0"/>
          <w:marBottom w:val="0"/>
          <w:divBdr>
            <w:top w:val="none" w:sz="0" w:space="0" w:color="auto"/>
            <w:left w:val="none" w:sz="0" w:space="0" w:color="auto"/>
            <w:bottom w:val="none" w:sz="0" w:space="0" w:color="auto"/>
            <w:right w:val="none" w:sz="0" w:space="0" w:color="auto"/>
          </w:divBdr>
        </w:div>
        <w:div w:id="784232462">
          <w:marLeft w:val="480"/>
          <w:marRight w:val="0"/>
          <w:marTop w:val="0"/>
          <w:marBottom w:val="0"/>
          <w:divBdr>
            <w:top w:val="none" w:sz="0" w:space="0" w:color="auto"/>
            <w:left w:val="none" w:sz="0" w:space="0" w:color="auto"/>
            <w:bottom w:val="none" w:sz="0" w:space="0" w:color="auto"/>
            <w:right w:val="none" w:sz="0" w:space="0" w:color="auto"/>
          </w:divBdr>
        </w:div>
        <w:div w:id="802775073">
          <w:marLeft w:val="480"/>
          <w:marRight w:val="0"/>
          <w:marTop w:val="0"/>
          <w:marBottom w:val="0"/>
          <w:divBdr>
            <w:top w:val="none" w:sz="0" w:space="0" w:color="auto"/>
            <w:left w:val="none" w:sz="0" w:space="0" w:color="auto"/>
            <w:bottom w:val="none" w:sz="0" w:space="0" w:color="auto"/>
            <w:right w:val="none" w:sz="0" w:space="0" w:color="auto"/>
          </w:divBdr>
        </w:div>
        <w:div w:id="808786802">
          <w:marLeft w:val="480"/>
          <w:marRight w:val="0"/>
          <w:marTop w:val="0"/>
          <w:marBottom w:val="0"/>
          <w:divBdr>
            <w:top w:val="none" w:sz="0" w:space="0" w:color="auto"/>
            <w:left w:val="none" w:sz="0" w:space="0" w:color="auto"/>
            <w:bottom w:val="none" w:sz="0" w:space="0" w:color="auto"/>
            <w:right w:val="none" w:sz="0" w:space="0" w:color="auto"/>
          </w:divBdr>
        </w:div>
        <w:div w:id="817451760">
          <w:marLeft w:val="480"/>
          <w:marRight w:val="0"/>
          <w:marTop w:val="0"/>
          <w:marBottom w:val="0"/>
          <w:divBdr>
            <w:top w:val="none" w:sz="0" w:space="0" w:color="auto"/>
            <w:left w:val="none" w:sz="0" w:space="0" w:color="auto"/>
            <w:bottom w:val="none" w:sz="0" w:space="0" w:color="auto"/>
            <w:right w:val="none" w:sz="0" w:space="0" w:color="auto"/>
          </w:divBdr>
        </w:div>
        <w:div w:id="847410454">
          <w:marLeft w:val="480"/>
          <w:marRight w:val="0"/>
          <w:marTop w:val="0"/>
          <w:marBottom w:val="0"/>
          <w:divBdr>
            <w:top w:val="none" w:sz="0" w:space="0" w:color="auto"/>
            <w:left w:val="none" w:sz="0" w:space="0" w:color="auto"/>
            <w:bottom w:val="none" w:sz="0" w:space="0" w:color="auto"/>
            <w:right w:val="none" w:sz="0" w:space="0" w:color="auto"/>
          </w:divBdr>
        </w:div>
        <w:div w:id="869295932">
          <w:marLeft w:val="480"/>
          <w:marRight w:val="0"/>
          <w:marTop w:val="0"/>
          <w:marBottom w:val="0"/>
          <w:divBdr>
            <w:top w:val="none" w:sz="0" w:space="0" w:color="auto"/>
            <w:left w:val="none" w:sz="0" w:space="0" w:color="auto"/>
            <w:bottom w:val="none" w:sz="0" w:space="0" w:color="auto"/>
            <w:right w:val="none" w:sz="0" w:space="0" w:color="auto"/>
          </w:divBdr>
        </w:div>
        <w:div w:id="876044122">
          <w:marLeft w:val="480"/>
          <w:marRight w:val="0"/>
          <w:marTop w:val="0"/>
          <w:marBottom w:val="0"/>
          <w:divBdr>
            <w:top w:val="none" w:sz="0" w:space="0" w:color="auto"/>
            <w:left w:val="none" w:sz="0" w:space="0" w:color="auto"/>
            <w:bottom w:val="none" w:sz="0" w:space="0" w:color="auto"/>
            <w:right w:val="none" w:sz="0" w:space="0" w:color="auto"/>
          </w:divBdr>
        </w:div>
        <w:div w:id="906303459">
          <w:marLeft w:val="480"/>
          <w:marRight w:val="0"/>
          <w:marTop w:val="0"/>
          <w:marBottom w:val="0"/>
          <w:divBdr>
            <w:top w:val="none" w:sz="0" w:space="0" w:color="auto"/>
            <w:left w:val="none" w:sz="0" w:space="0" w:color="auto"/>
            <w:bottom w:val="none" w:sz="0" w:space="0" w:color="auto"/>
            <w:right w:val="none" w:sz="0" w:space="0" w:color="auto"/>
          </w:divBdr>
        </w:div>
        <w:div w:id="927347828">
          <w:marLeft w:val="480"/>
          <w:marRight w:val="0"/>
          <w:marTop w:val="0"/>
          <w:marBottom w:val="0"/>
          <w:divBdr>
            <w:top w:val="none" w:sz="0" w:space="0" w:color="auto"/>
            <w:left w:val="none" w:sz="0" w:space="0" w:color="auto"/>
            <w:bottom w:val="none" w:sz="0" w:space="0" w:color="auto"/>
            <w:right w:val="none" w:sz="0" w:space="0" w:color="auto"/>
          </w:divBdr>
        </w:div>
        <w:div w:id="980502581">
          <w:marLeft w:val="480"/>
          <w:marRight w:val="0"/>
          <w:marTop w:val="0"/>
          <w:marBottom w:val="0"/>
          <w:divBdr>
            <w:top w:val="none" w:sz="0" w:space="0" w:color="auto"/>
            <w:left w:val="none" w:sz="0" w:space="0" w:color="auto"/>
            <w:bottom w:val="none" w:sz="0" w:space="0" w:color="auto"/>
            <w:right w:val="none" w:sz="0" w:space="0" w:color="auto"/>
          </w:divBdr>
        </w:div>
        <w:div w:id="1003314301">
          <w:marLeft w:val="480"/>
          <w:marRight w:val="0"/>
          <w:marTop w:val="0"/>
          <w:marBottom w:val="0"/>
          <w:divBdr>
            <w:top w:val="none" w:sz="0" w:space="0" w:color="auto"/>
            <w:left w:val="none" w:sz="0" w:space="0" w:color="auto"/>
            <w:bottom w:val="none" w:sz="0" w:space="0" w:color="auto"/>
            <w:right w:val="none" w:sz="0" w:space="0" w:color="auto"/>
          </w:divBdr>
        </w:div>
        <w:div w:id="1066336548">
          <w:marLeft w:val="480"/>
          <w:marRight w:val="0"/>
          <w:marTop w:val="0"/>
          <w:marBottom w:val="0"/>
          <w:divBdr>
            <w:top w:val="none" w:sz="0" w:space="0" w:color="auto"/>
            <w:left w:val="none" w:sz="0" w:space="0" w:color="auto"/>
            <w:bottom w:val="none" w:sz="0" w:space="0" w:color="auto"/>
            <w:right w:val="none" w:sz="0" w:space="0" w:color="auto"/>
          </w:divBdr>
        </w:div>
        <w:div w:id="1068184724">
          <w:marLeft w:val="480"/>
          <w:marRight w:val="0"/>
          <w:marTop w:val="0"/>
          <w:marBottom w:val="0"/>
          <w:divBdr>
            <w:top w:val="none" w:sz="0" w:space="0" w:color="auto"/>
            <w:left w:val="none" w:sz="0" w:space="0" w:color="auto"/>
            <w:bottom w:val="none" w:sz="0" w:space="0" w:color="auto"/>
            <w:right w:val="none" w:sz="0" w:space="0" w:color="auto"/>
          </w:divBdr>
        </w:div>
        <w:div w:id="1085345121">
          <w:marLeft w:val="480"/>
          <w:marRight w:val="0"/>
          <w:marTop w:val="0"/>
          <w:marBottom w:val="0"/>
          <w:divBdr>
            <w:top w:val="none" w:sz="0" w:space="0" w:color="auto"/>
            <w:left w:val="none" w:sz="0" w:space="0" w:color="auto"/>
            <w:bottom w:val="none" w:sz="0" w:space="0" w:color="auto"/>
            <w:right w:val="none" w:sz="0" w:space="0" w:color="auto"/>
          </w:divBdr>
        </w:div>
        <w:div w:id="1147160788">
          <w:marLeft w:val="480"/>
          <w:marRight w:val="0"/>
          <w:marTop w:val="0"/>
          <w:marBottom w:val="0"/>
          <w:divBdr>
            <w:top w:val="none" w:sz="0" w:space="0" w:color="auto"/>
            <w:left w:val="none" w:sz="0" w:space="0" w:color="auto"/>
            <w:bottom w:val="none" w:sz="0" w:space="0" w:color="auto"/>
            <w:right w:val="none" w:sz="0" w:space="0" w:color="auto"/>
          </w:divBdr>
        </w:div>
        <w:div w:id="1149247683">
          <w:marLeft w:val="480"/>
          <w:marRight w:val="0"/>
          <w:marTop w:val="0"/>
          <w:marBottom w:val="0"/>
          <w:divBdr>
            <w:top w:val="none" w:sz="0" w:space="0" w:color="auto"/>
            <w:left w:val="none" w:sz="0" w:space="0" w:color="auto"/>
            <w:bottom w:val="none" w:sz="0" w:space="0" w:color="auto"/>
            <w:right w:val="none" w:sz="0" w:space="0" w:color="auto"/>
          </w:divBdr>
        </w:div>
        <w:div w:id="1152714437">
          <w:marLeft w:val="480"/>
          <w:marRight w:val="0"/>
          <w:marTop w:val="0"/>
          <w:marBottom w:val="0"/>
          <w:divBdr>
            <w:top w:val="none" w:sz="0" w:space="0" w:color="auto"/>
            <w:left w:val="none" w:sz="0" w:space="0" w:color="auto"/>
            <w:bottom w:val="none" w:sz="0" w:space="0" w:color="auto"/>
            <w:right w:val="none" w:sz="0" w:space="0" w:color="auto"/>
          </w:divBdr>
        </w:div>
        <w:div w:id="1246719285">
          <w:marLeft w:val="480"/>
          <w:marRight w:val="0"/>
          <w:marTop w:val="0"/>
          <w:marBottom w:val="0"/>
          <w:divBdr>
            <w:top w:val="none" w:sz="0" w:space="0" w:color="auto"/>
            <w:left w:val="none" w:sz="0" w:space="0" w:color="auto"/>
            <w:bottom w:val="none" w:sz="0" w:space="0" w:color="auto"/>
            <w:right w:val="none" w:sz="0" w:space="0" w:color="auto"/>
          </w:divBdr>
        </w:div>
        <w:div w:id="1287353607">
          <w:marLeft w:val="480"/>
          <w:marRight w:val="0"/>
          <w:marTop w:val="0"/>
          <w:marBottom w:val="0"/>
          <w:divBdr>
            <w:top w:val="none" w:sz="0" w:space="0" w:color="auto"/>
            <w:left w:val="none" w:sz="0" w:space="0" w:color="auto"/>
            <w:bottom w:val="none" w:sz="0" w:space="0" w:color="auto"/>
            <w:right w:val="none" w:sz="0" w:space="0" w:color="auto"/>
          </w:divBdr>
        </w:div>
        <w:div w:id="1297760396">
          <w:marLeft w:val="480"/>
          <w:marRight w:val="0"/>
          <w:marTop w:val="0"/>
          <w:marBottom w:val="0"/>
          <w:divBdr>
            <w:top w:val="none" w:sz="0" w:space="0" w:color="auto"/>
            <w:left w:val="none" w:sz="0" w:space="0" w:color="auto"/>
            <w:bottom w:val="none" w:sz="0" w:space="0" w:color="auto"/>
            <w:right w:val="none" w:sz="0" w:space="0" w:color="auto"/>
          </w:divBdr>
        </w:div>
        <w:div w:id="1302997537">
          <w:marLeft w:val="480"/>
          <w:marRight w:val="0"/>
          <w:marTop w:val="0"/>
          <w:marBottom w:val="0"/>
          <w:divBdr>
            <w:top w:val="none" w:sz="0" w:space="0" w:color="auto"/>
            <w:left w:val="none" w:sz="0" w:space="0" w:color="auto"/>
            <w:bottom w:val="none" w:sz="0" w:space="0" w:color="auto"/>
            <w:right w:val="none" w:sz="0" w:space="0" w:color="auto"/>
          </w:divBdr>
        </w:div>
        <w:div w:id="1320768651">
          <w:marLeft w:val="480"/>
          <w:marRight w:val="0"/>
          <w:marTop w:val="0"/>
          <w:marBottom w:val="0"/>
          <w:divBdr>
            <w:top w:val="none" w:sz="0" w:space="0" w:color="auto"/>
            <w:left w:val="none" w:sz="0" w:space="0" w:color="auto"/>
            <w:bottom w:val="none" w:sz="0" w:space="0" w:color="auto"/>
            <w:right w:val="none" w:sz="0" w:space="0" w:color="auto"/>
          </w:divBdr>
        </w:div>
        <w:div w:id="1322388689">
          <w:marLeft w:val="480"/>
          <w:marRight w:val="0"/>
          <w:marTop w:val="0"/>
          <w:marBottom w:val="0"/>
          <w:divBdr>
            <w:top w:val="none" w:sz="0" w:space="0" w:color="auto"/>
            <w:left w:val="none" w:sz="0" w:space="0" w:color="auto"/>
            <w:bottom w:val="none" w:sz="0" w:space="0" w:color="auto"/>
            <w:right w:val="none" w:sz="0" w:space="0" w:color="auto"/>
          </w:divBdr>
        </w:div>
        <w:div w:id="1323124520">
          <w:marLeft w:val="480"/>
          <w:marRight w:val="0"/>
          <w:marTop w:val="0"/>
          <w:marBottom w:val="0"/>
          <w:divBdr>
            <w:top w:val="none" w:sz="0" w:space="0" w:color="auto"/>
            <w:left w:val="none" w:sz="0" w:space="0" w:color="auto"/>
            <w:bottom w:val="none" w:sz="0" w:space="0" w:color="auto"/>
            <w:right w:val="none" w:sz="0" w:space="0" w:color="auto"/>
          </w:divBdr>
        </w:div>
        <w:div w:id="1404445750">
          <w:marLeft w:val="480"/>
          <w:marRight w:val="0"/>
          <w:marTop w:val="0"/>
          <w:marBottom w:val="0"/>
          <w:divBdr>
            <w:top w:val="none" w:sz="0" w:space="0" w:color="auto"/>
            <w:left w:val="none" w:sz="0" w:space="0" w:color="auto"/>
            <w:bottom w:val="none" w:sz="0" w:space="0" w:color="auto"/>
            <w:right w:val="none" w:sz="0" w:space="0" w:color="auto"/>
          </w:divBdr>
        </w:div>
        <w:div w:id="1452019368">
          <w:marLeft w:val="480"/>
          <w:marRight w:val="0"/>
          <w:marTop w:val="0"/>
          <w:marBottom w:val="0"/>
          <w:divBdr>
            <w:top w:val="none" w:sz="0" w:space="0" w:color="auto"/>
            <w:left w:val="none" w:sz="0" w:space="0" w:color="auto"/>
            <w:bottom w:val="none" w:sz="0" w:space="0" w:color="auto"/>
            <w:right w:val="none" w:sz="0" w:space="0" w:color="auto"/>
          </w:divBdr>
        </w:div>
        <w:div w:id="1503547992">
          <w:marLeft w:val="480"/>
          <w:marRight w:val="0"/>
          <w:marTop w:val="0"/>
          <w:marBottom w:val="0"/>
          <w:divBdr>
            <w:top w:val="none" w:sz="0" w:space="0" w:color="auto"/>
            <w:left w:val="none" w:sz="0" w:space="0" w:color="auto"/>
            <w:bottom w:val="none" w:sz="0" w:space="0" w:color="auto"/>
            <w:right w:val="none" w:sz="0" w:space="0" w:color="auto"/>
          </w:divBdr>
        </w:div>
        <w:div w:id="1538614673">
          <w:marLeft w:val="480"/>
          <w:marRight w:val="0"/>
          <w:marTop w:val="0"/>
          <w:marBottom w:val="0"/>
          <w:divBdr>
            <w:top w:val="none" w:sz="0" w:space="0" w:color="auto"/>
            <w:left w:val="none" w:sz="0" w:space="0" w:color="auto"/>
            <w:bottom w:val="none" w:sz="0" w:space="0" w:color="auto"/>
            <w:right w:val="none" w:sz="0" w:space="0" w:color="auto"/>
          </w:divBdr>
        </w:div>
        <w:div w:id="1540586415">
          <w:marLeft w:val="480"/>
          <w:marRight w:val="0"/>
          <w:marTop w:val="0"/>
          <w:marBottom w:val="0"/>
          <w:divBdr>
            <w:top w:val="none" w:sz="0" w:space="0" w:color="auto"/>
            <w:left w:val="none" w:sz="0" w:space="0" w:color="auto"/>
            <w:bottom w:val="none" w:sz="0" w:space="0" w:color="auto"/>
            <w:right w:val="none" w:sz="0" w:space="0" w:color="auto"/>
          </w:divBdr>
        </w:div>
        <w:div w:id="1690911021">
          <w:marLeft w:val="480"/>
          <w:marRight w:val="0"/>
          <w:marTop w:val="0"/>
          <w:marBottom w:val="0"/>
          <w:divBdr>
            <w:top w:val="none" w:sz="0" w:space="0" w:color="auto"/>
            <w:left w:val="none" w:sz="0" w:space="0" w:color="auto"/>
            <w:bottom w:val="none" w:sz="0" w:space="0" w:color="auto"/>
            <w:right w:val="none" w:sz="0" w:space="0" w:color="auto"/>
          </w:divBdr>
        </w:div>
        <w:div w:id="1696812857">
          <w:marLeft w:val="480"/>
          <w:marRight w:val="0"/>
          <w:marTop w:val="0"/>
          <w:marBottom w:val="0"/>
          <w:divBdr>
            <w:top w:val="none" w:sz="0" w:space="0" w:color="auto"/>
            <w:left w:val="none" w:sz="0" w:space="0" w:color="auto"/>
            <w:bottom w:val="none" w:sz="0" w:space="0" w:color="auto"/>
            <w:right w:val="none" w:sz="0" w:space="0" w:color="auto"/>
          </w:divBdr>
        </w:div>
        <w:div w:id="1727533476">
          <w:marLeft w:val="480"/>
          <w:marRight w:val="0"/>
          <w:marTop w:val="0"/>
          <w:marBottom w:val="0"/>
          <w:divBdr>
            <w:top w:val="none" w:sz="0" w:space="0" w:color="auto"/>
            <w:left w:val="none" w:sz="0" w:space="0" w:color="auto"/>
            <w:bottom w:val="none" w:sz="0" w:space="0" w:color="auto"/>
            <w:right w:val="none" w:sz="0" w:space="0" w:color="auto"/>
          </w:divBdr>
        </w:div>
        <w:div w:id="1733699855">
          <w:marLeft w:val="480"/>
          <w:marRight w:val="0"/>
          <w:marTop w:val="0"/>
          <w:marBottom w:val="0"/>
          <w:divBdr>
            <w:top w:val="none" w:sz="0" w:space="0" w:color="auto"/>
            <w:left w:val="none" w:sz="0" w:space="0" w:color="auto"/>
            <w:bottom w:val="none" w:sz="0" w:space="0" w:color="auto"/>
            <w:right w:val="none" w:sz="0" w:space="0" w:color="auto"/>
          </w:divBdr>
        </w:div>
        <w:div w:id="1787966522">
          <w:marLeft w:val="480"/>
          <w:marRight w:val="0"/>
          <w:marTop w:val="0"/>
          <w:marBottom w:val="0"/>
          <w:divBdr>
            <w:top w:val="none" w:sz="0" w:space="0" w:color="auto"/>
            <w:left w:val="none" w:sz="0" w:space="0" w:color="auto"/>
            <w:bottom w:val="none" w:sz="0" w:space="0" w:color="auto"/>
            <w:right w:val="none" w:sz="0" w:space="0" w:color="auto"/>
          </w:divBdr>
        </w:div>
        <w:div w:id="1840728762">
          <w:marLeft w:val="480"/>
          <w:marRight w:val="0"/>
          <w:marTop w:val="0"/>
          <w:marBottom w:val="0"/>
          <w:divBdr>
            <w:top w:val="none" w:sz="0" w:space="0" w:color="auto"/>
            <w:left w:val="none" w:sz="0" w:space="0" w:color="auto"/>
            <w:bottom w:val="none" w:sz="0" w:space="0" w:color="auto"/>
            <w:right w:val="none" w:sz="0" w:space="0" w:color="auto"/>
          </w:divBdr>
        </w:div>
        <w:div w:id="1842622280">
          <w:marLeft w:val="480"/>
          <w:marRight w:val="0"/>
          <w:marTop w:val="0"/>
          <w:marBottom w:val="0"/>
          <w:divBdr>
            <w:top w:val="none" w:sz="0" w:space="0" w:color="auto"/>
            <w:left w:val="none" w:sz="0" w:space="0" w:color="auto"/>
            <w:bottom w:val="none" w:sz="0" w:space="0" w:color="auto"/>
            <w:right w:val="none" w:sz="0" w:space="0" w:color="auto"/>
          </w:divBdr>
        </w:div>
        <w:div w:id="1851143738">
          <w:marLeft w:val="480"/>
          <w:marRight w:val="0"/>
          <w:marTop w:val="0"/>
          <w:marBottom w:val="0"/>
          <w:divBdr>
            <w:top w:val="none" w:sz="0" w:space="0" w:color="auto"/>
            <w:left w:val="none" w:sz="0" w:space="0" w:color="auto"/>
            <w:bottom w:val="none" w:sz="0" w:space="0" w:color="auto"/>
            <w:right w:val="none" w:sz="0" w:space="0" w:color="auto"/>
          </w:divBdr>
        </w:div>
        <w:div w:id="1860511637">
          <w:marLeft w:val="480"/>
          <w:marRight w:val="0"/>
          <w:marTop w:val="0"/>
          <w:marBottom w:val="0"/>
          <w:divBdr>
            <w:top w:val="none" w:sz="0" w:space="0" w:color="auto"/>
            <w:left w:val="none" w:sz="0" w:space="0" w:color="auto"/>
            <w:bottom w:val="none" w:sz="0" w:space="0" w:color="auto"/>
            <w:right w:val="none" w:sz="0" w:space="0" w:color="auto"/>
          </w:divBdr>
        </w:div>
        <w:div w:id="1876231038">
          <w:marLeft w:val="480"/>
          <w:marRight w:val="0"/>
          <w:marTop w:val="0"/>
          <w:marBottom w:val="0"/>
          <w:divBdr>
            <w:top w:val="none" w:sz="0" w:space="0" w:color="auto"/>
            <w:left w:val="none" w:sz="0" w:space="0" w:color="auto"/>
            <w:bottom w:val="none" w:sz="0" w:space="0" w:color="auto"/>
            <w:right w:val="none" w:sz="0" w:space="0" w:color="auto"/>
          </w:divBdr>
        </w:div>
        <w:div w:id="1889295445">
          <w:marLeft w:val="480"/>
          <w:marRight w:val="0"/>
          <w:marTop w:val="0"/>
          <w:marBottom w:val="0"/>
          <w:divBdr>
            <w:top w:val="none" w:sz="0" w:space="0" w:color="auto"/>
            <w:left w:val="none" w:sz="0" w:space="0" w:color="auto"/>
            <w:bottom w:val="none" w:sz="0" w:space="0" w:color="auto"/>
            <w:right w:val="none" w:sz="0" w:space="0" w:color="auto"/>
          </w:divBdr>
        </w:div>
        <w:div w:id="2046909150">
          <w:marLeft w:val="480"/>
          <w:marRight w:val="0"/>
          <w:marTop w:val="0"/>
          <w:marBottom w:val="0"/>
          <w:divBdr>
            <w:top w:val="none" w:sz="0" w:space="0" w:color="auto"/>
            <w:left w:val="none" w:sz="0" w:space="0" w:color="auto"/>
            <w:bottom w:val="none" w:sz="0" w:space="0" w:color="auto"/>
            <w:right w:val="none" w:sz="0" w:space="0" w:color="auto"/>
          </w:divBdr>
        </w:div>
        <w:div w:id="2082366905">
          <w:marLeft w:val="480"/>
          <w:marRight w:val="0"/>
          <w:marTop w:val="0"/>
          <w:marBottom w:val="0"/>
          <w:divBdr>
            <w:top w:val="none" w:sz="0" w:space="0" w:color="auto"/>
            <w:left w:val="none" w:sz="0" w:space="0" w:color="auto"/>
            <w:bottom w:val="none" w:sz="0" w:space="0" w:color="auto"/>
            <w:right w:val="none" w:sz="0" w:space="0" w:color="auto"/>
          </w:divBdr>
        </w:div>
        <w:div w:id="2109232058">
          <w:marLeft w:val="480"/>
          <w:marRight w:val="0"/>
          <w:marTop w:val="0"/>
          <w:marBottom w:val="0"/>
          <w:divBdr>
            <w:top w:val="none" w:sz="0" w:space="0" w:color="auto"/>
            <w:left w:val="none" w:sz="0" w:space="0" w:color="auto"/>
            <w:bottom w:val="none" w:sz="0" w:space="0" w:color="auto"/>
            <w:right w:val="none" w:sz="0" w:space="0" w:color="auto"/>
          </w:divBdr>
        </w:div>
        <w:div w:id="2110391507">
          <w:marLeft w:val="480"/>
          <w:marRight w:val="0"/>
          <w:marTop w:val="0"/>
          <w:marBottom w:val="0"/>
          <w:divBdr>
            <w:top w:val="none" w:sz="0" w:space="0" w:color="auto"/>
            <w:left w:val="none" w:sz="0" w:space="0" w:color="auto"/>
            <w:bottom w:val="none" w:sz="0" w:space="0" w:color="auto"/>
            <w:right w:val="none" w:sz="0" w:space="0" w:color="auto"/>
          </w:divBdr>
        </w:div>
      </w:divsChild>
    </w:div>
    <w:div w:id="1165852483">
      <w:marLeft w:val="640"/>
      <w:marRight w:val="0"/>
      <w:marTop w:val="0"/>
      <w:marBottom w:val="0"/>
      <w:divBdr>
        <w:top w:val="none" w:sz="0" w:space="0" w:color="auto"/>
        <w:left w:val="none" w:sz="0" w:space="0" w:color="auto"/>
        <w:bottom w:val="none" w:sz="0" w:space="0" w:color="auto"/>
        <w:right w:val="none" w:sz="0" w:space="0" w:color="auto"/>
      </w:divBdr>
    </w:div>
    <w:div w:id="1165895437">
      <w:marLeft w:val="640"/>
      <w:marRight w:val="0"/>
      <w:marTop w:val="0"/>
      <w:marBottom w:val="0"/>
      <w:divBdr>
        <w:top w:val="none" w:sz="0" w:space="0" w:color="auto"/>
        <w:left w:val="none" w:sz="0" w:space="0" w:color="auto"/>
        <w:bottom w:val="none" w:sz="0" w:space="0" w:color="auto"/>
        <w:right w:val="none" w:sz="0" w:space="0" w:color="auto"/>
      </w:divBdr>
    </w:div>
    <w:div w:id="1165974576">
      <w:marLeft w:val="640"/>
      <w:marRight w:val="0"/>
      <w:marTop w:val="0"/>
      <w:marBottom w:val="0"/>
      <w:divBdr>
        <w:top w:val="none" w:sz="0" w:space="0" w:color="auto"/>
        <w:left w:val="none" w:sz="0" w:space="0" w:color="auto"/>
        <w:bottom w:val="none" w:sz="0" w:space="0" w:color="auto"/>
        <w:right w:val="none" w:sz="0" w:space="0" w:color="auto"/>
      </w:divBdr>
    </w:div>
    <w:div w:id="1166170846">
      <w:marLeft w:val="640"/>
      <w:marRight w:val="0"/>
      <w:marTop w:val="0"/>
      <w:marBottom w:val="0"/>
      <w:divBdr>
        <w:top w:val="none" w:sz="0" w:space="0" w:color="auto"/>
        <w:left w:val="none" w:sz="0" w:space="0" w:color="auto"/>
        <w:bottom w:val="none" w:sz="0" w:space="0" w:color="auto"/>
        <w:right w:val="none" w:sz="0" w:space="0" w:color="auto"/>
      </w:divBdr>
    </w:div>
    <w:div w:id="1166284956">
      <w:marLeft w:val="640"/>
      <w:marRight w:val="0"/>
      <w:marTop w:val="0"/>
      <w:marBottom w:val="0"/>
      <w:divBdr>
        <w:top w:val="none" w:sz="0" w:space="0" w:color="auto"/>
        <w:left w:val="none" w:sz="0" w:space="0" w:color="auto"/>
        <w:bottom w:val="none" w:sz="0" w:space="0" w:color="auto"/>
        <w:right w:val="none" w:sz="0" w:space="0" w:color="auto"/>
      </w:divBdr>
    </w:div>
    <w:div w:id="1166479420">
      <w:marLeft w:val="640"/>
      <w:marRight w:val="0"/>
      <w:marTop w:val="0"/>
      <w:marBottom w:val="0"/>
      <w:divBdr>
        <w:top w:val="none" w:sz="0" w:space="0" w:color="auto"/>
        <w:left w:val="none" w:sz="0" w:space="0" w:color="auto"/>
        <w:bottom w:val="none" w:sz="0" w:space="0" w:color="auto"/>
        <w:right w:val="none" w:sz="0" w:space="0" w:color="auto"/>
      </w:divBdr>
    </w:div>
    <w:div w:id="1166704467">
      <w:marLeft w:val="640"/>
      <w:marRight w:val="0"/>
      <w:marTop w:val="0"/>
      <w:marBottom w:val="0"/>
      <w:divBdr>
        <w:top w:val="none" w:sz="0" w:space="0" w:color="auto"/>
        <w:left w:val="none" w:sz="0" w:space="0" w:color="auto"/>
        <w:bottom w:val="none" w:sz="0" w:space="0" w:color="auto"/>
        <w:right w:val="none" w:sz="0" w:space="0" w:color="auto"/>
      </w:divBdr>
    </w:div>
    <w:div w:id="1166825908">
      <w:marLeft w:val="640"/>
      <w:marRight w:val="0"/>
      <w:marTop w:val="0"/>
      <w:marBottom w:val="0"/>
      <w:divBdr>
        <w:top w:val="none" w:sz="0" w:space="0" w:color="auto"/>
        <w:left w:val="none" w:sz="0" w:space="0" w:color="auto"/>
        <w:bottom w:val="none" w:sz="0" w:space="0" w:color="auto"/>
        <w:right w:val="none" w:sz="0" w:space="0" w:color="auto"/>
      </w:divBdr>
    </w:div>
    <w:div w:id="1167525074">
      <w:marLeft w:val="640"/>
      <w:marRight w:val="0"/>
      <w:marTop w:val="0"/>
      <w:marBottom w:val="0"/>
      <w:divBdr>
        <w:top w:val="none" w:sz="0" w:space="0" w:color="auto"/>
        <w:left w:val="none" w:sz="0" w:space="0" w:color="auto"/>
        <w:bottom w:val="none" w:sz="0" w:space="0" w:color="auto"/>
        <w:right w:val="none" w:sz="0" w:space="0" w:color="auto"/>
      </w:divBdr>
    </w:div>
    <w:div w:id="1167593146">
      <w:marLeft w:val="640"/>
      <w:marRight w:val="0"/>
      <w:marTop w:val="0"/>
      <w:marBottom w:val="0"/>
      <w:divBdr>
        <w:top w:val="none" w:sz="0" w:space="0" w:color="auto"/>
        <w:left w:val="none" w:sz="0" w:space="0" w:color="auto"/>
        <w:bottom w:val="none" w:sz="0" w:space="0" w:color="auto"/>
        <w:right w:val="none" w:sz="0" w:space="0" w:color="auto"/>
      </w:divBdr>
    </w:div>
    <w:div w:id="1167746227">
      <w:marLeft w:val="640"/>
      <w:marRight w:val="0"/>
      <w:marTop w:val="0"/>
      <w:marBottom w:val="0"/>
      <w:divBdr>
        <w:top w:val="none" w:sz="0" w:space="0" w:color="auto"/>
        <w:left w:val="none" w:sz="0" w:space="0" w:color="auto"/>
        <w:bottom w:val="none" w:sz="0" w:space="0" w:color="auto"/>
        <w:right w:val="none" w:sz="0" w:space="0" w:color="auto"/>
      </w:divBdr>
    </w:div>
    <w:div w:id="1168135926">
      <w:marLeft w:val="640"/>
      <w:marRight w:val="0"/>
      <w:marTop w:val="0"/>
      <w:marBottom w:val="0"/>
      <w:divBdr>
        <w:top w:val="none" w:sz="0" w:space="0" w:color="auto"/>
        <w:left w:val="none" w:sz="0" w:space="0" w:color="auto"/>
        <w:bottom w:val="none" w:sz="0" w:space="0" w:color="auto"/>
        <w:right w:val="none" w:sz="0" w:space="0" w:color="auto"/>
      </w:divBdr>
    </w:div>
    <w:div w:id="1168248872">
      <w:marLeft w:val="640"/>
      <w:marRight w:val="0"/>
      <w:marTop w:val="0"/>
      <w:marBottom w:val="0"/>
      <w:divBdr>
        <w:top w:val="none" w:sz="0" w:space="0" w:color="auto"/>
        <w:left w:val="none" w:sz="0" w:space="0" w:color="auto"/>
        <w:bottom w:val="none" w:sz="0" w:space="0" w:color="auto"/>
        <w:right w:val="none" w:sz="0" w:space="0" w:color="auto"/>
      </w:divBdr>
    </w:div>
    <w:div w:id="1168598233">
      <w:marLeft w:val="640"/>
      <w:marRight w:val="0"/>
      <w:marTop w:val="0"/>
      <w:marBottom w:val="0"/>
      <w:divBdr>
        <w:top w:val="none" w:sz="0" w:space="0" w:color="auto"/>
        <w:left w:val="none" w:sz="0" w:space="0" w:color="auto"/>
        <w:bottom w:val="none" w:sz="0" w:space="0" w:color="auto"/>
        <w:right w:val="none" w:sz="0" w:space="0" w:color="auto"/>
      </w:divBdr>
    </w:div>
    <w:div w:id="1168714013">
      <w:bodyDiv w:val="1"/>
      <w:marLeft w:val="0"/>
      <w:marRight w:val="0"/>
      <w:marTop w:val="0"/>
      <w:marBottom w:val="0"/>
      <w:divBdr>
        <w:top w:val="none" w:sz="0" w:space="0" w:color="auto"/>
        <w:left w:val="none" w:sz="0" w:space="0" w:color="auto"/>
        <w:bottom w:val="none" w:sz="0" w:space="0" w:color="auto"/>
        <w:right w:val="none" w:sz="0" w:space="0" w:color="auto"/>
      </w:divBdr>
    </w:div>
    <w:div w:id="1168902711">
      <w:bodyDiv w:val="1"/>
      <w:marLeft w:val="0"/>
      <w:marRight w:val="0"/>
      <w:marTop w:val="0"/>
      <w:marBottom w:val="0"/>
      <w:divBdr>
        <w:top w:val="none" w:sz="0" w:space="0" w:color="auto"/>
        <w:left w:val="none" w:sz="0" w:space="0" w:color="auto"/>
        <w:bottom w:val="none" w:sz="0" w:space="0" w:color="auto"/>
        <w:right w:val="none" w:sz="0" w:space="0" w:color="auto"/>
      </w:divBdr>
    </w:div>
    <w:div w:id="1168911505">
      <w:marLeft w:val="640"/>
      <w:marRight w:val="0"/>
      <w:marTop w:val="0"/>
      <w:marBottom w:val="0"/>
      <w:divBdr>
        <w:top w:val="none" w:sz="0" w:space="0" w:color="auto"/>
        <w:left w:val="none" w:sz="0" w:space="0" w:color="auto"/>
        <w:bottom w:val="none" w:sz="0" w:space="0" w:color="auto"/>
        <w:right w:val="none" w:sz="0" w:space="0" w:color="auto"/>
      </w:divBdr>
    </w:div>
    <w:div w:id="1169441109">
      <w:marLeft w:val="640"/>
      <w:marRight w:val="0"/>
      <w:marTop w:val="0"/>
      <w:marBottom w:val="0"/>
      <w:divBdr>
        <w:top w:val="none" w:sz="0" w:space="0" w:color="auto"/>
        <w:left w:val="none" w:sz="0" w:space="0" w:color="auto"/>
        <w:bottom w:val="none" w:sz="0" w:space="0" w:color="auto"/>
        <w:right w:val="none" w:sz="0" w:space="0" w:color="auto"/>
      </w:divBdr>
    </w:div>
    <w:div w:id="1169446952">
      <w:marLeft w:val="640"/>
      <w:marRight w:val="0"/>
      <w:marTop w:val="0"/>
      <w:marBottom w:val="0"/>
      <w:divBdr>
        <w:top w:val="none" w:sz="0" w:space="0" w:color="auto"/>
        <w:left w:val="none" w:sz="0" w:space="0" w:color="auto"/>
        <w:bottom w:val="none" w:sz="0" w:space="0" w:color="auto"/>
        <w:right w:val="none" w:sz="0" w:space="0" w:color="auto"/>
      </w:divBdr>
    </w:div>
    <w:div w:id="1170372646">
      <w:marLeft w:val="640"/>
      <w:marRight w:val="0"/>
      <w:marTop w:val="0"/>
      <w:marBottom w:val="0"/>
      <w:divBdr>
        <w:top w:val="none" w:sz="0" w:space="0" w:color="auto"/>
        <w:left w:val="none" w:sz="0" w:space="0" w:color="auto"/>
        <w:bottom w:val="none" w:sz="0" w:space="0" w:color="auto"/>
        <w:right w:val="none" w:sz="0" w:space="0" w:color="auto"/>
      </w:divBdr>
    </w:div>
    <w:div w:id="1170683368">
      <w:marLeft w:val="640"/>
      <w:marRight w:val="0"/>
      <w:marTop w:val="0"/>
      <w:marBottom w:val="0"/>
      <w:divBdr>
        <w:top w:val="none" w:sz="0" w:space="0" w:color="auto"/>
        <w:left w:val="none" w:sz="0" w:space="0" w:color="auto"/>
        <w:bottom w:val="none" w:sz="0" w:space="0" w:color="auto"/>
        <w:right w:val="none" w:sz="0" w:space="0" w:color="auto"/>
      </w:divBdr>
    </w:div>
    <w:div w:id="1170750898">
      <w:marLeft w:val="640"/>
      <w:marRight w:val="0"/>
      <w:marTop w:val="0"/>
      <w:marBottom w:val="0"/>
      <w:divBdr>
        <w:top w:val="none" w:sz="0" w:space="0" w:color="auto"/>
        <w:left w:val="none" w:sz="0" w:space="0" w:color="auto"/>
        <w:bottom w:val="none" w:sz="0" w:space="0" w:color="auto"/>
        <w:right w:val="none" w:sz="0" w:space="0" w:color="auto"/>
      </w:divBdr>
    </w:div>
    <w:div w:id="1170752518">
      <w:marLeft w:val="640"/>
      <w:marRight w:val="0"/>
      <w:marTop w:val="0"/>
      <w:marBottom w:val="0"/>
      <w:divBdr>
        <w:top w:val="none" w:sz="0" w:space="0" w:color="auto"/>
        <w:left w:val="none" w:sz="0" w:space="0" w:color="auto"/>
        <w:bottom w:val="none" w:sz="0" w:space="0" w:color="auto"/>
        <w:right w:val="none" w:sz="0" w:space="0" w:color="auto"/>
      </w:divBdr>
    </w:div>
    <w:div w:id="1170802152">
      <w:bodyDiv w:val="1"/>
      <w:marLeft w:val="0"/>
      <w:marRight w:val="0"/>
      <w:marTop w:val="0"/>
      <w:marBottom w:val="0"/>
      <w:divBdr>
        <w:top w:val="none" w:sz="0" w:space="0" w:color="auto"/>
        <w:left w:val="none" w:sz="0" w:space="0" w:color="auto"/>
        <w:bottom w:val="none" w:sz="0" w:space="0" w:color="auto"/>
        <w:right w:val="none" w:sz="0" w:space="0" w:color="auto"/>
      </w:divBdr>
    </w:div>
    <w:div w:id="1170873085">
      <w:marLeft w:val="640"/>
      <w:marRight w:val="0"/>
      <w:marTop w:val="0"/>
      <w:marBottom w:val="0"/>
      <w:divBdr>
        <w:top w:val="none" w:sz="0" w:space="0" w:color="auto"/>
        <w:left w:val="none" w:sz="0" w:space="0" w:color="auto"/>
        <w:bottom w:val="none" w:sz="0" w:space="0" w:color="auto"/>
        <w:right w:val="none" w:sz="0" w:space="0" w:color="auto"/>
      </w:divBdr>
    </w:div>
    <w:div w:id="1171791997">
      <w:marLeft w:val="640"/>
      <w:marRight w:val="0"/>
      <w:marTop w:val="0"/>
      <w:marBottom w:val="0"/>
      <w:divBdr>
        <w:top w:val="none" w:sz="0" w:space="0" w:color="auto"/>
        <w:left w:val="none" w:sz="0" w:space="0" w:color="auto"/>
        <w:bottom w:val="none" w:sz="0" w:space="0" w:color="auto"/>
        <w:right w:val="none" w:sz="0" w:space="0" w:color="auto"/>
      </w:divBdr>
    </w:div>
    <w:div w:id="1171796340">
      <w:marLeft w:val="640"/>
      <w:marRight w:val="0"/>
      <w:marTop w:val="0"/>
      <w:marBottom w:val="0"/>
      <w:divBdr>
        <w:top w:val="none" w:sz="0" w:space="0" w:color="auto"/>
        <w:left w:val="none" w:sz="0" w:space="0" w:color="auto"/>
        <w:bottom w:val="none" w:sz="0" w:space="0" w:color="auto"/>
        <w:right w:val="none" w:sz="0" w:space="0" w:color="auto"/>
      </w:divBdr>
    </w:div>
    <w:div w:id="1171988206">
      <w:marLeft w:val="640"/>
      <w:marRight w:val="0"/>
      <w:marTop w:val="0"/>
      <w:marBottom w:val="0"/>
      <w:divBdr>
        <w:top w:val="none" w:sz="0" w:space="0" w:color="auto"/>
        <w:left w:val="none" w:sz="0" w:space="0" w:color="auto"/>
        <w:bottom w:val="none" w:sz="0" w:space="0" w:color="auto"/>
        <w:right w:val="none" w:sz="0" w:space="0" w:color="auto"/>
      </w:divBdr>
    </w:div>
    <w:div w:id="1172332442">
      <w:marLeft w:val="640"/>
      <w:marRight w:val="0"/>
      <w:marTop w:val="0"/>
      <w:marBottom w:val="0"/>
      <w:divBdr>
        <w:top w:val="none" w:sz="0" w:space="0" w:color="auto"/>
        <w:left w:val="none" w:sz="0" w:space="0" w:color="auto"/>
        <w:bottom w:val="none" w:sz="0" w:space="0" w:color="auto"/>
        <w:right w:val="none" w:sz="0" w:space="0" w:color="auto"/>
      </w:divBdr>
    </w:div>
    <w:div w:id="1172649580">
      <w:marLeft w:val="640"/>
      <w:marRight w:val="0"/>
      <w:marTop w:val="0"/>
      <w:marBottom w:val="0"/>
      <w:divBdr>
        <w:top w:val="none" w:sz="0" w:space="0" w:color="auto"/>
        <w:left w:val="none" w:sz="0" w:space="0" w:color="auto"/>
        <w:bottom w:val="none" w:sz="0" w:space="0" w:color="auto"/>
        <w:right w:val="none" w:sz="0" w:space="0" w:color="auto"/>
      </w:divBdr>
    </w:div>
    <w:div w:id="1172916598">
      <w:marLeft w:val="640"/>
      <w:marRight w:val="0"/>
      <w:marTop w:val="0"/>
      <w:marBottom w:val="0"/>
      <w:divBdr>
        <w:top w:val="none" w:sz="0" w:space="0" w:color="auto"/>
        <w:left w:val="none" w:sz="0" w:space="0" w:color="auto"/>
        <w:bottom w:val="none" w:sz="0" w:space="0" w:color="auto"/>
        <w:right w:val="none" w:sz="0" w:space="0" w:color="auto"/>
      </w:divBdr>
    </w:div>
    <w:div w:id="1173032960">
      <w:marLeft w:val="640"/>
      <w:marRight w:val="0"/>
      <w:marTop w:val="0"/>
      <w:marBottom w:val="0"/>
      <w:divBdr>
        <w:top w:val="none" w:sz="0" w:space="0" w:color="auto"/>
        <w:left w:val="none" w:sz="0" w:space="0" w:color="auto"/>
        <w:bottom w:val="none" w:sz="0" w:space="0" w:color="auto"/>
        <w:right w:val="none" w:sz="0" w:space="0" w:color="auto"/>
      </w:divBdr>
    </w:div>
    <w:div w:id="1173883521">
      <w:marLeft w:val="640"/>
      <w:marRight w:val="0"/>
      <w:marTop w:val="0"/>
      <w:marBottom w:val="0"/>
      <w:divBdr>
        <w:top w:val="none" w:sz="0" w:space="0" w:color="auto"/>
        <w:left w:val="none" w:sz="0" w:space="0" w:color="auto"/>
        <w:bottom w:val="none" w:sz="0" w:space="0" w:color="auto"/>
        <w:right w:val="none" w:sz="0" w:space="0" w:color="auto"/>
      </w:divBdr>
    </w:div>
    <w:div w:id="1174225583">
      <w:marLeft w:val="640"/>
      <w:marRight w:val="0"/>
      <w:marTop w:val="0"/>
      <w:marBottom w:val="0"/>
      <w:divBdr>
        <w:top w:val="none" w:sz="0" w:space="0" w:color="auto"/>
        <w:left w:val="none" w:sz="0" w:space="0" w:color="auto"/>
        <w:bottom w:val="none" w:sz="0" w:space="0" w:color="auto"/>
        <w:right w:val="none" w:sz="0" w:space="0" w:color="auto"/>
      </w:divBdr>
    </w:div>
    <w:div w:id="1174765289">
      <w:bodyDiv w:val="1"/>
      <w:marLeft w:val="0"/>
      <w:marRight w:val="0"/>
      <w:marTop w:val="0"/>
      <w:marBottom w:val="0"/>
      <w:divBdr>
        <w:top w:val="none" w:sz="0" w:space="0" w:color="auto"/>
        <w:left w:val="none" w:sz="0" w:space="0" w:color="auto"/>
        <w:bottom w:val="none" w:sz="0" w:space="0" w:color="auto"/>
        <w:right w:val="none" w:sz="0" w:space="0" w:color="auto"/>
      </w:divBdr>
    </w:div>
    <w:div w:id="1175921173">
      <w:marLeft w:val="640"/>
      <w:marRight w:val="0"/>
      <w:marTop w:val="0"/>
      <w:marBottom w:val="0"/>
      <w:divBdr>
        <w:top w:val="none" w:sz="0" w:space="0" w:color="auto"/>
        <w:left w:val="none" w:sz="0" w:space="0" w:color="auto"/>
        <w:bottom w:val="none" w:sz="0" w:space="0" w:color="auto"/>
        <w:right w:val="none" w:sz="0" w:space="0" w:color="auto"/>
      </w:divBdr>
    </w:div>
    <w:div w:id="1176458975">
      <w:marLeft w:val="640"/>
      <w:marRight w:val="0"/>
      <w:marTop w:val="0"/>
      <w:marBottom w:val="0"/>
      <w:divBdr>
        <w:top w:val="none" w:sz="0" w:space="0" w:color="auto"/>
        <w:left w:val="none" w:sz="0" w:space="0" w:color="auto"/>
        <w:bottom w:val="none" w:sz="0" w:space="0" w:color="auto"/>
        <w:right w:val="none" w:sz="0" w:space="0" w:color="auto"/>
      </w:divBdr>
    </w:div>
    <w:div w:id="1177035527">
      <w:marLeft w:val="640"/>
      <w:marRight w:val="0"/>
      <w:marTop w:val="0"/>
      <w:marBottom w:val="0"/>
      <w:divBdr>
        <w:top w:val="none" w:sz="0" w:space="0" w:color="auto"/>
        <w:left w:val="none" w:sz="0" w:space="0" w:color="auto"/>
        <w:bottom w:val="none" w:sz="0" w:space="0" w:color="auto"/>
        <w:right w:val="none" w:sz="0" w:space="0" w:color="auto"/>
      </w:divBdr>
    </w:div>
    <w:div w:id="1177501479">
      <w:marLeft w:val="640"/>
      <w:marRight w:val="0"/>
      <w:marTop w:val="0"/>
      <w:marBottom w:val="0"/>
      <w:divBdr>
        <w:top w:val="none" w:sz="0" w:space="0" w:color="auto"/>
        <w:left w:val="none" w:sz="0" w:space="0" w:color="auto"/>
        <w:bottom w:val="none" w:sz="0" w:space="0" w:color="auto"/>
        <w:right w:val="none" w:sz="0" w:space="0" w:color="auto"/>
      </w:divBdr>
    </w:div>
    <w:div w:id="1177813291">
      <w:marLeft w:val="640"/>
      <w:marRight w:val="0"/>
      <w:marTop w:val="0"/>
      <w:marBottom w:val="0"/>
      <w:divBdr>
        <w:top w:val="none" w:sz="0" w:space="0" w:color="auto"/>
        <w:left w:val="none" w:sz="0" w:space="0" w:color="auto"/>
        <w:bottom w:val="none" w:sz="0" w:space="0" w:color="auto"/>
        <w:right w:val="none" w:sz="0" w:space="0" w:color="auto"/>
      </w:divBdr>
    </w:div>
    <w:div w:id="1178303500">
      <w:marLeft w:val="640"/>
      <w:marRight w:val="0"/>
      <w:marTop w:val="0"/>
      <w:marBottom w:val="0"/>
      <w:divBdr>
        <w:top w:val="none" w:sz="0" w:space="0" w:color="auto"/>
        <w:left w:val="none" w:sz="0" w:space="0" w:color="auto"/>
        <w:bottom w:val="none" w:sz="0" w:space="0" w:color="auto"/>
        <w:right w:val="none" w:sz="0" w:space="0" w:color="auto"/>
      </w:divBdr>
    </w:div>
    <w:div w:id="1178619647">
      <w:marLeft w:val="640"/>
      <w:marRight w:val="0"/>
      <w:marTop w:val="0"/>
      <w:marBottom w:val="0"/>
      <w:divBdr>
        <w:top w:val="none" w:sz="0" w:space="0" w:color="auto"/>
        <w:left w:val="none" w:sz="0" w:space="0" w:color="auto"/>
        <w:bottom w:val="none" w:sz="0" w:space="0" w:color="auto"/>
        <w:right w:val="none" w:sz="0" w:space="0" w:color="auto"/>
      </w:divBdr>
    </w:div>
    <w:div w:id="1179079578">
      <w:marLeft w:val="640"/>
      <w:marRight w:val="0"/>
      <w:marTop w:val="0"/>
      <w:marBottom w:val="0"/>
      <w:divBdr>
        <w:top w:val="none" w:sz="0" w:space="0" w:color="auto"/>
        <w:left w:val="none" w:sz="0" w:space="0" w:color="auto"/>
        <w:bottom w:val="none" w:sz="0" w:space="0" w:color="auto"/>
        <w:right w:val="none" w:sz="0" w:space="0" w:color="auto"/>
      </w:divBdr>
    </w:div>
    <w:div w:id="1179349261">
      <w:bodyDiv w:val="1"/>
      <w:marLeft w:val="0"/>
      <w:marRight w:val="0"/>
      <w:marTop w:val="0"/>
      <w:marBottom w:val="0"/>
      <w:divBdr>
        <w:top w:val="none" w:sz="0" w:space="0" w:color="auto"/>
        <w:left w:val="none" w:sz="0" w:space="0" w:color="auto"/>
        <w:bottom w:val="none" w:sz="0" w:space="0" w:color="auto"/>
        <w:right w:val="none" w:sz="0" w:space="0" w:color="auto"/>
      </w:divBdr>
    </w:div>
    <w:div w:id="1179614351">
      <w:bodyDiv w:val="1"/>
      <w:marLeft w:val="0"/>
      <w:marRight w:val="0"/>
      <w:marTop w:val="0"/>
      <w:marBottom w:val="0"/>
      <w:divBdr>
        <w:top w:val="none" w:sz="0" w:space="0" w:color="auto"/>
        <w:left w:val="none" w:sz="0" w:space="0" w:color="auto"/>
        <w:bottom w:val="none" w:sz="0" w:space="0" w:color="auto"/>
        <w:right w:val="none" w:sz="0" w:space="0" w:color="auto"/>
      </w:divBdr>
    </w:div>
    <w:div w:id="1179781025">
      <w:marLeft w:val="640"/>
      <w:marRight w:val="0"/>
      <w:marTop w:val="0"/>
      <w:marBottom w:val="0"/>
      <w:divBdr>
        <w:top w:val="none" w:sz="0" w:space="0" w:color="auto"/>
        <w:left w:val="none" w:sz="0" w:space="0" w:color="auto"/>
        <w:bottom w:val="none" w:sz="0" w:space="0" w:color="auto"/>
        <w:right w:val="none" w:sz="0" w:space="0" w:color="auto"/>
      </w:divBdr>
    </w:div>
    <w:div w:id="1180387202">
      <w:marLeft w:val="640"/>
      <w:marRight w:val="0"/>
      <w:marTop w:val="0"/>
      <w:marBottom w:val="0"/>
      <w:divBdr>
        <w:top w:val="none" w:sz="0" w:space="0" w:color="auto"/>
        <w:left w:val="none" w:sz="0" w:space="0" w:color="auto"/>
        <w:bottom w:val="none" w:sz="0" w:space="0" w:color="auto"/>
        <w:right w:val="none" w:sz="0" w:space="0" w:color="auto"/>
      </w:divBdr>
    </w:div>
    <w:div w:id="1180395122">
      <w:marLeft w:val="640"/>
      <w:marRight w:val="0"/>
      <w:marTop w:val="0"/>
      <w:marBottom w:val="0"/>
      <w:divBdr>
        <w:top w:val="none" w:sz="0" w:space="0" w:color="auto"/>
        <w:left w:val="none" w:sz="0" w:space="0" w:color="auto"/>
        <w:bottom w:val="none" w:sz="0" w:space="0" w:color="auto"/>
        <w:right w:val="none" w:sz="0" w:space="0" w:color="auto"/>
      </w:divBdr>
    </w:div>
    <w:div w:id="1180654720">
      <w:marLeft w:val="640"/>
      <w:marRight w:val="0"/>
      <w:marTop w:val="0"/>
      <w:marBottom w:val="0"/>
      <w:divBdr>
        <w:top w:val="none" w:sz="0" w:space="0" w:color="auto"/>
        <w:left w:val="none" w:sz="0" w:space="0" w:color="auto"/>
        <w:bottom w:val="none" w:sz="0" w:space="0" w:color="auto"/>
        <w:right w:val="none" w:sz="0" w:space="0" w:color="auto"/>
      </w:divBdr>
    </w:div>
    <w:div w:id="1181772975">
      <w:marLeft w:val="640"/>
      <w:marRight w:val="0"/>
      <w:marTop w:val="0"/>
      <w:marBottom w:val="0"/>
      <w:divBdr>
        <w:top w:val="none" w:sz="0" w:space="0" w:color="auto"/>
        <w:left w:val="none" w:sz="0" w:space="0" w:color="auto"/>
        <w:bottom w:val="none" w:sz="0" w:space="0" w:color="auto"/>
        <w:right w:val="none" w:sz="0" w:space="0" w:color="auto"/>
      </w:divBdr>
    </w:div>
    <w:div w:id="1182163864">
      <w:marLeft w:val="640"/>
      <w:marRight w:val="0"/>
      <w:marTop w:val="0"/>
      <w:marBottom w:val="0"/>
      <w:divBdr>
        <w:top w:val="none" w:sz="0" w:space="0" w:color="auto"/>
        <w:left w:val="none" w:sz="0" w:space="0" w:color="auto"/>
        <w:bottom w:val="none" w:sz="0" w:space="0" w:color="auto"/>
        <w:right w:val="none" w:sz="0" w:space="0" w:color="auto"/>
      </w:divBdr>
    </w:div>
    <w:div w:id="1182470732">
      <w:marLeft w:val="640"/>
      <w:marRight w:val="0"/>
      <w:marTop w:val="0"/>
      <w:marBottom w:val="0"/>
      <w:divBdr>
        <w:top w:val="none" w:sz="0" w:space="0" w:color="auto"/>
        <w:left w:val="none" w:sz="0" w:space="0" w:color="auto"/>
        <w:bottom w:val="none" w:sz="0" w:space="0" w:color="auto"/>
        <w:right w:val="none" w:sz="0" w:space="0" w:color="auto"/>
      </w:divBdr>
    </w:div>
    <w:div w:id="1182742262">
      <w:bodyDiv w:val="1"/>
      <w:marLeft w:val="0"/>
      <w:marRight w:val="0"/>
      <w:marTop w:val="0"/>
      <w:marBottom w:val="0"/>
      <w:divBdr>
        <w:top w:val="none" w:sz="0" w:space="0" w:color="auto"/>
        <w:left w:val="none" w:sz="0" w:space="0" w:color="auto"/>
        <w:bottom w:val="none" w:sz="0" w:space="0" w:color="auto"/>
        <w:right w:val="none" w:sz="0" w:space="0" w:color="auto"/>
      </w:divBdr>
    </w:div>
    <w:div w:id="1183395500">
      <w:marLeft w:val="640"/>
      <w:marRight w:val="0"/>
      <w:marTop w:val="0"/>
      <w:marBottom w:val="0"/>
      <w:divBdr>
        <w:top w:val="none" w:sz="0" w:space="0" w:color="auto"/>
        <w:left w:val="none" w:sz="0" w:space="0" w:color="auto"/>
        <w:bottom w:val="none" w:sz="0" w:space="0" w:color="auto"/>
        <w:right w:val="none" w:sz="0" w:space="0" w:color="auto"/>
      </w:divBdr>
    </w:div>
    <w:div w:id="1183478150">
      <w:marLeft w:val="640"/>
      <w:marRight w:val="0"/>
      <w:marTop w:val="0"/>
      <w:marBottom w:val="0"/>
      <w:divBdr>
        <w:top w:val="none" w:sz="0" w:space="0" w:color="auto"/>
        <w:left w:val="none" w:sz="0" w:space="0" w:color="auto"/>
        <w:bottom w:val="none" w:sz="0" w:space="0" w:color="auto"/>
        <w:right w:val="none" w:sz="0" w:space="0" w:color="auto"/>
      </w:divBdr>
    </w:div>
    <w:div w:id="1183587482">
      <w:marLeft w:val="640"/>
      <w:marRight w:val="0"/>
      <w:marTop w:val="0"/>
      <w:marBottom w:val="0"/>
      <w:divBdr>
        <w:top w:val="none" w:sz="0" w:space="0" w:color="auto"/>
        <w:left w:val="none" w:sz="0" w:space="0" w:color="auto"/>
        <w:bottom w:val="none" w:sz="0" w:space="0" w:color="auto"/>
        <w:right w:val="none" w:sz="0" w:space="0" w:color="auto"/>
      </w:divBdr>
    </w:div>
    <w:div w:id="1184054112">
      <w:bodyDiv w:val="1"/>
      <w:marLeft w:val="0"/>
      <w:marRight w:val="0"/>
      <w:marTop w:val="0"/>
      <w:marBottom w:val="0"/>
      <w:divBdr>
        <w:top w:val="none" w:sz="0" w:space="0" w:color="auto"/>
        <w:left w:val="none" w:sz="0" w:space="0" w:color="auto"/>
        <w:bottom w:val="none" w:sz="0" w:space="0" w:color="auto"/>
        <w:right w:val="none" w:sz="0" w:space="0" w:color="auto"/>
      </w:divBdr>
    </w:div>
    <w:div w:id="1184587345">
      <w:bodyDiv w:val="1"/>
      <w:marLeft w:val="0"/>
      <w:marRight w:val="0"/>
      <w:marTop w:val="0"/>
      <w:marBottom w:val="0"/>
      <w:divBdr>
        <w:top w:val="none" w:sz="0" w:space="0" w:color="auto"/>
        <w:left w:val="none" w:sz="0" w:space="0" w:color="auto"/>
        <w:bottom w:val="none" w:sz="0" w:space="0" w:color="auto"/>
        <w:right w:val="none" w:sz="0" w:space="0" w:color="auto"/>
      </w:divBdr>
    </w:div>
    <w:div w:id="1184631274">
      <w:marLeft w:val="640"/>
      <w:marRight w:val="0"/>
      <w:marTop w:val="0"/>
      <w:marBottom w:val="0"/>
      <w:divBdr>
        <w:top w:val="none" w:sz="0" w:space="0" w:color="auto"/>
        <w:left w:val="none" w:sz="0" w:space="0" w:color="auto"/>
        <w:bottom w:val="none" w:sz="0" w:space="0" w:color="auto"/>
        <w:right w:val="none" w:sz="0" w:space="0" w:color="auto"/>
      </w:divBdr>
    </w:div>
    <w:div w:id="1184977363">
      <w:bodyDiv w:val="1"/>
      <w:marLeft w:val="0"/>
      <w:marRight w:val="0"/>
      <w:marTop w:val="0"/>
      <w:marBottom w:val="0"/>
      <w:divBdr>
        <w:top w:val="none" w:sz="0" w:space="0" w:color="auto"/>
        <w:left w:val="none" w:sz="0" w:space="0" w:color="auto"/>
        <w:bottom w:val="none" w:sz="0" w:space="0" w:color="auto"/>
        <w:right w:val="none" w:sz="0" w:space="0" w:color="auto"/>
      </w:divBdr>
    </w:div>
    <w:div w:id="1185053657">
      <w:marLeft w:val="640"/>
      <w:marRight w:val="0"/>
      <w:marTop w:val="0"/>
      <w:marBottom w:val="0"/>
      <w:divBdr>
        <w:top w:val="none" w:sz="0" w:space="0" w:color="auto"/>
        <w:left w:val="none" w:sz="0" w:space="0" w:color="auto"/>
        <w:bottom w:val="none" w:sz="0" w:space="0" w:color="auto"/>
        <w:right w:val="none" w:sz="0" w:space="0" w:color="auto"/>
      </w:divBdr>
    </w:div>
    <w:div w:id="1185099953">
      <w:marLeft w:val="640"/>
      <w:marRight w:val="0"/>
      <w:marTop w:val="0"/>
      <w:marBottom w:val="0"/>
      <w:divBdr>
        <w:top w:val="none" w:sz="0" w:space="0" w:color="auto"/>
        <w:left w:val="none" w:sz="0" w:space="0" w:color="auto"/>
        <w:bottom w:val="none" w:sz="0" w:space="0" w:color="auto"/>
        <w:right w:val="none" w:sz="0" w:space="0" w:color="auto"/>
      </w:divBdr>
    </w:div>
    <w:div w:id="1185249517">
      <w:marLeft w:val="640"/>
      <w:marRight w:val="0"/>
      <w:marTop w:val="0"/>
      <w:marBottom w:val="0"/>
      <w:divBdr>
        <w:top w:val="none" w:sz="0" w:space="0" w:color="auto"/>
        <w:left w:val="none" w:sz="0" w:space="0" w:color="auto"/>
        <w:bottom w:val="none" w:sz="0" w:space="0" w:color="auto"/>
        <w:right w:val="none" w:sz="0" w:space="0" w:color="auto"/>
      </w:divBdr>
    </w:div>
    <w:div w:id="1185359080">
      <w:bodyDiv w:val="1"/>
      <w:marLeft w:val="0"/>
      <w:marRight w:val="0"/>
      <w:marTop w:val="0"/>
      <w:marBottom w:val="0"/>
      <w:divBdr>
        <w:top w:val="none" w:sz="0" w:space="0" w:color="auto"/>
        <w:left w:val="none" w:sz="0" w:space="0" w:color="auto"/>
        <w:bottom w:val="none" w:sz="0" w:space="0" w:color="auto"/>
        <w:right w:val="none" w:sz="0" w:space="0" w:color="auto"/>
      </w:divBdr>
    </w:div>
    <w:div w:id="1185366384">
      <w:marLeft w:val="640"/>
      <w:marRight w:val="0"/>
      <w:marTop w:val="0"/>
      <w:marBottom w:val="0"/>
      <w:divBdr>
        <w:top w:val="none" w:sz="0" w:space="0" w:color="auto"/>
        <w:left w:val="none" w:sz="0" w:space="0" w:color="auto"/>
        <w:bottom w:val="none" w:sz="0" w:space="0" w:color="auto"/>
        <w:right w:val="none" w:sz="0" w:space="0" w:color="auto"/>
      </w:divBdr>
    </w:div>
    <w:div w:id="1186596623">
      <w:bodyDiv w:val="1"/>
      <w:marLeft w:val="0"/>
      <w:marRight w:val="0"/>
      <w:marTop w:val="0"/>
      <w:marBottom w:val="0"/>
      <w:divBdr>
        <w:top w:val="none" w:sz="0" w:space="0" w:color="auto"/>
        <w:left w:val="none" w:sz="0" w:space="0" w:color="auto"/>
        <w:bottom w:val="none" w:sz="0" w:space="0" w:color="auto"/>
        <w:right w:val="none" w:sz="0" w:space="0" w:color="auto"/>
      </w:divBdr>
      <w:divsChild>
        <w:div w:id="48311508">
          <w:marLeft w:val="480"/>
          <w:marRight w:val="0"/>
          <w:marTop w:val="0"/>
          <w:marBottom w:val="0"/>
          <w:divBdr>
            <w:top w:val="none" w:sz="0" w:space="0" w:color="auto"/>
            <w:left w:val="none" w:sz="0" w:space="0" w:color="auto"/>
            <w:bottom w:val="none" w:sz="0" w:space="0" w:color="auto"/>
            <w:right w:val="none" w:sz="0" w:space="0" w:color="auto"/>
          </w:divBdr>
        </w:div>
        <w:div w:id="66731828">
          <w:marLeft w:val="480"/>
          <w:marRight w:val="0"/>
          <w:marTop w:val="0"/>
          <w:marBottom w:val="0"/>
          <w:divBdr>
            <w:top w:val="none" w:sz="0" w:space="0" w:color="auto"/>
            <w:left w:val="none" w:sz="0" w:space="0" w:color="auto"/>
            <w:bottom w:val="none" w:sz="0" w:space="0" w:color="auto"/>
            <w:right w:val="none" w:sz="0" w:space="0" w:color="auto"/>
          </w:divBdr>
        </w:div>
        <w:div w:id="195851091">
          <w:marLeft w:val="480"/>
          <w:marRight w:val="0"/>
          <w:marTop w:val="0"/>
          <w:marBottom w:val="0"/>
          <w:divBdr>
            <w:top w:val="none" w:sz="0" w:space="0" w:color="auto"/>
            <w:left w:val="none" w:sz="0" w:space="0" w:color="auto"/>
            <w:bottom w:val="none" w:sz="0" w:space="0" w:color="auto"/>
            <w:right w:val="none" w:sz="0" w:space="0" w:color="auto"/>
          </w:divBdr>
        </w:div>
        <w:div w:id="284040701">
          <w:marLeft w:val="480"/>
          <w:marRight w:val="0"/>
          <w:marTop w:val="0"/>
          <w:marBottom w:val="0"/>
          <w:divBdr>
            <w:top w:val="none" w:sz="0" w:space="0" w:color="auto"/>
            <w:left w:val="none" w:sz="0" w:space="0" w:color="auto"/>
            <w:bottom w:val="none" w:sz="0" w:space="0" w:color="auto"/>
            <w:right w:val="none" w:sz="0" w:space="0" w:color="auto"/>
          </w:divBdr>
        </w:div>
        <w:div w:id="374620909">
          <w:marLeft w:val="480"/>
          <w:marRight w:val="0"/>
          <w:marTop w:val="0"/>
          <w:marBottom w:val="0"/>
          <w:divBdr>
            <w:top w:val="none" w:sz="0" w:space="0" w:color="auto"/>
            <w:left w:val="none" w:sz="0" w:space="0" w:color="auto"/>
            <w:bottom w:val="none" w:sz="0" w:space="0" w:color="auto"/>
            <w:right w:val="none" w:sz="0" w:space="0" w:color="auto"/>
          </w:divBdr>
        </w:div>
        <w:div w:id="393815316">
          <w:marLeft w:val="480"/>
          <w:marRight w:val="0"/>
          <w:marTop w:val="0"/>
          <w:marBottom w:val="0"/>
          <w:divBdr>
            <w:top w:val="none" w:sz="0" w:space="0" w:color="auto"/>
            <w:left w:val="none" w:sz="0" w:space="0" w:color="auto"/>
            <w:bottom w:val="none" w:sz="0" w:space="0" w:color="auto"/>
            <w:right w:val="none" w:sz="0" w:space="0" w:color="auto"/>
          </w:divBdr>
        </w:div>
        <w:div w:id="422923827">
          <w:marLeft w:val="480"/>
          <w:marRight w:val="0"/>
          <w:marTop w:val="0"/>
          <w:marBottom w:val="0"/>
          <w:divBdr>
            <w:top w:val="none" w:sz="0" w:space="0" w:color="auto"/>
            <w:left w:val="none" w:sz="0" w:space="0" w:color="auto"/>
            <w:bottom w:val="none" w:sz="0" w:space="0" w:color="auto"/>
            <w:right w:val="none" w:sz="0" w:space="0" w:color="auto"/>
          </w:divBdr>
        </w:div>
        <w:div w:id="453599872">
          <w:marLeft w:val="480"/>
          <w:marRight w:val="0"/>
          <w:marTop w:val="0"/>
          <w:marBottom w:val="0"/>
          <w:divBdr>
            <w:top w:val="none" w:sz="0" w:space="0" w:color="auto"/>
            <w:left w:val="none" w:sz="0" w:space="0" w:color="auto"/>
            <w:bottom w:val="none" w:sz="0" w:space="0" w:color="auto"/>
            <w:right w:val="none" w:sz="0" w:space="0" w:color="auto"/>
          </w:divBdr>
        </w:div>
        <w:div w:id="462235020">
          <w:marLeft w:val="480"/>
          <w:marRight w:val="0"/>
          <w:marTop w:val="0"/>
          <w:marBottom w:val="0"/>
          <w:divBdr>
            <w:top w:val="none" w:sz="0" w:space="0" w:color="auto"/>
            <w:left w:val="none" w:sz="0" w:space="0" w:color="auto"/>
            <w:bottom w:val="none" w:sz="0" w:space="0" w:color="auto"/>
            <w:right w:val="none" w:sz="0" w:space="0" w:color="auto"/>
          </w:divBdr>
        </w:div>
        <w:div w:id="517620043">
          <w:marLeft w:val="480"/>
          <w:marRight w:val="0"/>
          <w:marTop w:val="0"/>
          <w:marBottom w:val="0"/>
          <w:divBdr>
            <w:top w:val="none" w:sz="0" w:space="0" w:color="auto"/>
            <w:left w:val="none" w:sz="0" w:space="0" w:color="auto"/>
            <w:bottom w:val="none" w:sz="0" w:space="0" w:color="auto"/>
            <w:right w:val="none" w:sz="0" w:space="0" w:color="auto"/>
          </w:divBdr>
        </w:div>
        <w:div w:id="535780462">
          <w:marLeft w:val="480"/>
          <w:marRight w:val="0"/>
          <w:marTop w:val="0"/>
          <w:marBottom w:val="0"/>
          <w:divBdr>
            <w:top w:val="none" w:sz="0" w:space="0" w:color="auto"/>
            <w:left w:val="none" w:sz="0" w:space="0" w:color="auto"/>
            <w:bottom w:val="none" w:sz="0" w:space="0" w:color="auto"/>
            <w:right w:val="none" w:sz="0" w:space="0" w:color="auto"/>
          </w:divBdr>
        </w:div>
        <w:div w:id="551038305">
          <w:marLeft w:val="480"/>
          <w:marRight w:val="0"/>
          <w:marTop w:val="0"/>
          <w:marBottom w:val="0"/>
          <w:divBdr>
            <w:top w:val="none" w:sz="0" w:space="0" w:color="auto"/>
            <w:left w:val="none" w:sz="0" w:space="0" w:color="auto"/>
            <w:bottom w:val="none" w:sz="0" w:space="0" w:color="auto"/>
            <w:right w:val="none" w:sz="0" w:space="0" w:color="auto"/>
          </w:divBdr>
        </w:div>
        <w:div w:id="554241758">
          <w:marLeft w:val="480"/>
          <w:marRight w:val="0"/>
          <w:marTop w:val="0"/>
          <w:marBottom w:val="0"/>
          <w:divBdr>
            <w:top w:val="none" w:sz="0" w:space="0" w:color="auto"/>
            <w:left w:val="none" w:sz="0" w:space="0" w:color="auto"/>
            <w:bottom w:val="none" w:sz="0" w:space="0" w:color="auto"/>
            <w:right w:val="none" w:sz="0" w:space="0" w:color="auto"/>
          </w:divBdr>
        </w:div>
        <w:div w:id="556167163">
          <w:marLeft w:val="480"/>
          <w:marRight w:val="0"/>
          <w:marTop w:val="0"/>
          <w:marBottom w:val="0"/>
          <w:divBdr>
            <w:top w:val="none" w:sz="0" w:space="0" w:color="auto"/>
            <w:left w:val="none" w:sz="0" w:space="0" w:color="auto"/>
            <w:bottom w:val="none" w:sz="0" w:space="0" w:color="auto"/>
            <w:right w:val="none" w:sz="0" w:space="0" w:color="auto"/>
          </w:divBdr>
        </w:div>
        <w:div w:id="611402558">
          <w:marLeft w:val="480"/>
          <w:marRight w:val="0"/>
          <w:marTop w:val="0"/>
          <w:marBottom w:val="0"/>
          <w:divBdr>
            <w:top w:val="none" w:sz="0" w:space="0" w:color="auto"/>
            <w:left w:val="none" w:sz="0" w:space="0" w:color="auto"/>
            <w:bottom w:val="none" w:sz="0" w:space="0" w:color="auto"/>
            <w:right w:val="none" w:sz="0" w:space="0" w:color="auto"/>
          </w:divBdr>
        </w:div>
        <w:div w:id="612320831">
          <w:marLeft w:val="480"/>
          <w:marRight w:val="0"/>
          <w:marTop w:val="0"/>
          <w:marBottom w:val="0"/>
          <w:divBdr>
            <w:top w:val="none" w:sz="0" w:space="0" w:color="auto"/>
            <w:left w:val="none" w:sz="0" w:space="0" w:color="auto"/>
            <w:bottom w:val="none" w:sz="0" w:space="0" w:color="auto"/>
            <w:right w:val="none" w:sz="0" w:space="0" w:color="auto"/>
          </w:divBdr>
        </w:div>
        <w:div w:id="666518409">
          <w:marLeft w:val="480"/>
          <w:marRight w:val="0"/>
          <w:marTop w:val="0"/>
          <w:marBottom w:val="0"/>
          <w:divBdr>
            <w:top w:val="none" w:sz="0" w:space="0" w:color="auto"/>
            <w:left w:val="none" w:sz="0" w:space="0" w:color="auto"/>
            <w:bottom w:val="none" w:sz="0" w:space="0" w:color="auto"/>
            <w:right w:val="none" w:sz="0" w:space="0" w:color="auto"/>
          </w:divBdr>
        </w:div>
        <w:div w:id="691955248">
          <w:marLeft w:val="480"/>
          <w:marRight w:val="0"/>
          <w:marTop w:val="0"/>
          <w:marBottom w:val="0"/>
          <w:divBdr>
            <w:top w:val="none" w:sz="0" w:space="0" w:color="auto"/>
            <w:left w:val="none" w:sz="0" w:space="0" w:color="auto"/>
            <w:bottom w:val="none" w:sz="0" w:space="0" w:color="auto"/>
            <w:right w:val="none" w:sz="0" w:space="0" w:color="auto"/>
          </w:divBdr>
        </w:div>
        <w:div w:id="692191884">
          <w:marLeft w:val="480"/>
          <w:marRight w:val="0"/>
          <w:marTop w:val="0"/>
          <w:marBottom w:val="0"/>
          <w:divBdr>
            <w:top w:val="none" w:sz="0" w:space="0" w:color="auto"/>
            <w:left w:val="none" w:sz="0" w:space="0" w:color="auto"/>
            <w:bottom w:val="none" w:sz="0" w:space="0" w:color="auto"/>
            <w:right w:val="none" w:sz="0" w:space="0" w:color="auto"/>
          </w:divBdr>
        </w:div>
        <w:div w:id="705183023">
          <w:marLeft w:val="480"/>
          <w:marRight w:val="0"/>
          <w:marTop w:val="0"/>
          <w:marBottom w:val="0"/>
          <w:divBdr>
            <w:top w:val="none" w:sz="0" w:space="0" w:color="auto"/>
            <w:left w:val="none" w:sz="0" w:space="0" w:color="auto"/>
            <w:bottom w:val="none" w:sz="0" w:space="0" w:color="auto"/>
            <w:right w:val="none" w:sz="0" w:space="0" w:color="auto"/>
          </w:divBdr>
        </w:div>
        <w:div w:id="726805346">
          <w:marLeft w:val="480"/>
          <w:marRight w:val="0"/>
          <w:marTop w:val="0"/>
          <w:marBottom w:val="0"/>
          <w:divBdr>
            <w:top w:val="none" w:sz="0" w:space="0" w:color="auto"/>
            <w:left w:val="none" w:sz="0" w:space="0" w:color="auto"/>
            <w:bottom w:val="none" w:sz="0" w:space="0" w:color="auto"/>
            <w:right w:val="none" w:sz="0" w:space="0" w:color="auto"/>
          </w:divBdr>
        </w:div>
        <w:div w:id="739404195">
          <w:marLeft w:val="480"/>
          <w:marRight w:val="0"/>
          <w:marTop w:val="0"/>
          <w:marBottom w:val="0"/>
          <w:divBdr>
            <w:top w:val="none" w:sz="0" w:space="0" w:color="auto"/>
            <w:left w:val="none" w:sz="0" w:space="0" w:color="auto"/>
            <w:bottom w:val="none" w:sz="0" w:space="0" w:color="auto"/>
            <w:right w:val="none" w:sz="0" w:space="0" w:color="auto"/>
          </w:divBdr>
        </w:div>
        <w:div w:id="760299113">
          <w:marLeft w:val="480"/>
          <w:marRight w:val="0"/>
          <w:marTop w:val="0"/>
          <w:marBottom w:val="0"/>
          <w:divBdr>
            <w:top w:val="none" w:sz="0" w:space="0" w:color="auto"/>
            <w:left w:val="none" w:sz="0" w:space="0" w:color="auto"/>
            <w:bottom w:val="none" w:sz="0" w:space="0" w:color="auto"/>
            <w:right w:val="none" w:sz="0" w:space="0" w:color="auto"/>
          </w:divBdr>
        </w:div>
        <w:div w:id="862479846">
          <w:marLeft w:val="480"/>
          <w:marRight w:val="0"/>
          <w:marTop w:val="0"/>
          <w:marBottom w:val="0"/>
          <w:divBdr>
            <w:top w:val="none" w:sz="0" w:space="0" w:color="auto"/>
            <w:left w:val="none" w:sz="0" w:space="0" w:color="auto"/>
            <w:bottom w:val="none" w:sz="0" w:space="0" w:color="auto"/>
            <w:right w:val="none" w:sz="0" w:space="0" w:color="auto"/>
          </w:divBdr>
        </w:div>
        <w:div w:id="867453743">
          <w:marLeft w:val="480"/>
          <w:marRight w:val="0"/>
          <w:marTop w:val="0"/>
          <w:marBottom w:val="0"/>
          <w:divBdr>
            <w:top w:val="none" w:sz="0" w:space="0" w:color="auto"/>
            <w:left w:val="none" w:sz="0" w:space="0" w:color="auto"/>
            <w:bottom w:val="none" w:sz="0" w:space="0" w:color="auto"/>
            <w:right w:val="none" w:sz="0" w:space="0" w:color="auto"/>
          </w:divBdr>
        </w:div>
        <w:div w:id="1089934811">
          <w:marLeft w:val="480"/>
          <w:marRight w:val="0"/>
          <w:marTop w:val="0"/>
          <w:marBottom w:val="0"/>
          <w:divBdr>
            <w:top w:val="none" w:sz="0" w:space="0" w:color="auto"/>
            <w:left w:val="none" w:sz="0" w:space="0" w:color="auto"/>
            <w:bottom w:val="none" w:sz="0" w:space="0" w:color="auto"/>
            <w:right w:val="none" w:sz="0" w:space="0" w:color="auto"/>
          </w:divBdr>
        </w:div>
        <w:div w:id="1128552633">
          <w:marLeft w:val="480"/>
          <w:marRight w:val="0"/>
          <w:marTop w:val="0"/>
          <w:marBottom w:val="0"/>
          <w:divBdr>
            <w:top w:val="none" w:sz="0" w:space="0" w:color="auto"/>
            <w:left w:val="none" w:sz="0" w:space="0" w:color="auto"/>
            <w:bottom w:val="none" w:sz="0" w:space="0" w:color="auto"/>
            <w:right w:val="none" w:sz="0" w:space="0" w:color="auto"/>
          </w:divBdr>
        </w:div>
        <w:div w:id="1152911089">
          <w:marLeft w:val="480"/>
          <w:marRight w:val="0"/>
          <w:marTop w:val="0"/>
          <w:marBottom w:val="0"/>
          <w:divBdr>
            <w:top w:val="none" w:sz="0" w:space="0" w:color="auto"/>
            <w:left w:val="none" w:sz="0" w:space="0" w:color="auto"/>
            <w:bottom w:val="none" w:sz="0" w:space="0" w:color="auto"/>
            <w:right w:val="none" w:sz="0" w:space="0" w:color="auto"/>
          </w:divBdr>
        </w:div>
        <w:div w:id="1166358782">
          <w:marLeft w:val="480"/>
          <w:marRight w:val="0"/>
          <w:marTop w:val="0"/>
          <w:marBottom w:val="0"/>
          <w:divBdr>
            <w:top w:val="none" w:sz="0" w:space="0" w:color="auto"/>
            <w:left w:val="none" w:sz="0" w:space="0" w:color="auto"/>
            <w:bottom w:val="none" w:sz="0" w:space="0" w:color="auto"/>
            <w:right w:val="none" w:sz="0" w:space="0" w:color="auto"/>
          </w:divBdr>
        </w:div>
        <w:div w:id="1173716824">
          <w:marLeft w:val="480"/>
          <w:marRight w:val="0"/>
          <w:marTop w:val="0"/>
          <w:marBottom w:val="0"/>
          <w:divBdr>
            <w:top w:val="none" w:sz="0" w:space="0" w:color="auto"/>
            <w:left w:val="none" w:sz="0" w:space="0" w:color="auto"/>
            <w:bottom w:val="none" w:sz="0" w:space="0" w:color="auto"/>
            <w:right w:val="none" w:sz="0" w:space="0" w:color="auto"/>
          </w:divBdr>
        </w:div>
        <w:div w:id="1184704273">
          <w:marLeft w:val="480"/>
          <w:marRight w:val="0"/>
          <w:marTop w:val="0"/>
          <w:marBottom w:val="0"/>
          <w:divBdr>
            <w:top w:val="none" w:sz="0" w:space="0" w:color="auto"/>
            <w:left w:val="none" w:sz="0" w:space="0" w:color="auto"/>
            <w:bottom w:val="none" w:sz="0" w:space="0" w:color="auto"/>
            <w:right w:val="none" w:sz="0" w:space="0" w:color="auto"/>
          </w:divBdr>
        </w:div>
        <w:div w:id="1274483623">
          <w:marLeft w:val="480"/>
          <w:marRight w:val="0"/>
          <w:marTop w:val="0"/>
          <w:marBottom w:val="0"/>
          <w:divBdr>
            <w:top w:val="none" w:sz="0" w:space="0" w:color="auto"/>
            <w:left w:val="none" w:sz="0" w:space="0" w:color="auto"/>
            <w:bottom w:val="none" w:sz="0" w:space="0" w:color="auto"/>
            <w:right w:val="none" w:sz="0" w:space="0" w:color="auto"/>
          </w:divBdr>
        </w:div>
        <w:div w:id="1281954785">
          <w:marLeft w:val="480"/>
          <w:marRight w:val="0"/>
          <w:marTop w:val="0"/>
          <w:marBottom w:val="0"/>
          <w:divBdr>
            <w:top w:val="none" w:sz="0" w:space="0" w:color="auto"/>
            <w:left w:val="none" w:sz="0" w:space="0" w:color="auto"/>
            <w:bottom w:val="none" w:sz="0" w:space="0" w:color="auto"/>
            <w:right w:val="none" w:sz="0" w:space="0" w:color="auto"/>
          </w:divBdr>
        </w:div>
        <w:div w:id="1352102058">
          <w:marLeft w:val="480"/>
          <w:marRight w:val="0"/>
          <w:marTop w:val="0"/>
          <w:marBottom w:val="0"/>
          <w:divBdr>
            <w:top w:val="none" w:sz="0" w:space="0" w:color="auto"/>
            <w:left w:val="none" w:sz="0" w:space="0" w:color="auto"/>
            <w:bottom w:val="none" w:sz="0" w:space="0" w:color="auto"/>
            <w:right w:val="none" w:sz="0" w:space="0" w:color="auto"/>
          </w:divBdr>
        </w:div>
        <w:div w:id="1395274151">
          <w:marLeft w:val="480"/>
          <w:marRight w:val="0"/>
          <w:marTop w:val="0"/>
          <w:marBottom w:val="0"/>
          <w:divBdr>
            <w:top w:val="none" w:sz="0" w:space="0" w:color="auto"/>
            <w:left w:val="none" w:sz="0" w:space="0" w:color="auto"/>
            <w:bottom w:val="none" w:sz="0" w:space="0" w:color="auto"/>
            <w:right w:val="none" w:sz="0" w:space="0" w:color="auto"/>
          </w:divBdr>
        </w:div>
        <w:div w:id="1439372024">
          <w:marLeft w:val="480"/>
          <w:marRight w:val="0"/>
          <w:marTop w:val="0"/>
          <w:marBottom w:val="0"/>
          <w:divBdr>
            <w:top w:val="none" w:sz="0" w:space="0" w:color="auto"/>
            <w:left w:val="none" w:sz="0" w:space="0" w:color="auto"/>
            <w:bottom w:val="none" w:sz="0" w:space="0" w:color="auto"/>
            <w:right w:val="none" w:sz="0" w:space="0" w:color="auto"/>
          </w:divBdr>
        </w:div>
        <w:div w:id="1450926666">
          <w:marLeft w:val="480"/>
          <w:marRight w:val="0"/>
          <w:marTop w:val="0"/>
          <w:marBottom w:val="0"/>
          <w:divBdr>
            <w:top w:val="none" w:sz="0" w:space="0" w:color="auto"/>
            <w:left w:val="none" w:sz="0" w:space="0" w:color="auto"/>
            <w:bottom w:val="none" w:sz="0" w:space="0" w:color="auto"/>
            <w:right w:val="none" w:sz="0" w:space="0" w:color="auto"/>
          </w:divBdr>
        </w:div>
        <w:div w:id="1546912007">
          <w:marLeft w:val="480"/>
          <w:marRight w:val="0"/>
          <w:marTop w:val="0"/>
          <w:marBottom w:val="0"/>
          <w:divBdr>
            <w:top w:val="none" w:sz="0" w:space="0" w:color="auto"/>
            <w:left w:val="none" w:sz="0" w:space="0" w:color="auto"/>
            <w:bottom w:val="none" w:sz="0" w:space="0" w:color="auto"/>
            <w:right w:val="none" w:sz="0" w:space="0" w:color="auto"/>
          </w:divBdr>
        </w:div>
        <w:div w:id="1648195893">
          <w:marLeft w:val="480"/>
          <w:marRight w:val="0"/>
          <w:marTop w:val="0"/>
          <w:marBottom w:val="0"/>
          <w:divBdr>
            <w:top w:val="none" w:sz="0" w:space="0" w:color="auto"/>
            <w:left w:val="none" w:sz="0" w:space="0" w:color="auto"/>
            <w:bottom w:val="none" w:sz="0" w:space="0" w:color="auto"/>
            <w:right w:val="none" w:sz="0" w:space="0" w:color="auto"/>
          </w:divBdr>
        </w:div>
        <w:div w:id="1688019165">
          <w:marLeft w:val="480"/>
          <w:marRight w:val="0"/>
          <w:marTop w:val="0"/>
          <w:marBottom w:val="0"/>
          <w:divBdr>
            <w:top w:val="none" w:sz="0" w:space="0" w:color="auto"/>
            <w:left w:val="none" w:sz="0" w:space="0" w:color="auto"/>
            <w:bottom w:val="none" w:sz="0" w:space="0" w:color="auto"/>
            <w:right w:val="none" w:sz="0" w:space="0" w:color="auto"/>
          </w:divBdr>
        </w:div>
        <w:div w:id="1755667929">
          <w:marLeft w:val="480"/>
          <w:marRight w:val="0"/>
          <w:marTop w:val="0"/>
          <w:marBottom w:val="0"/>
          <w:divBdr>
            <w:top w:val="none" w:sz="0" w:space="0" w:color="auto"/>
            <w:left w:val="none" w:sz="0" w:space="0" w:color="auto"/>
            <w:bottom w:val="none" w:sz="0" w:space="0" w:color="auto"/>
            <w:right w:val="none" w:sz="0" w:space="0" w:color="auto"/>
          </w:divBdr>
        </w:div>
        <w:div w:id="1799762373">
          <w:marLeft w:val="480"/>
          <w:marRight w:val="0"/>
          <w:marTop w:val="0"/>
          <w:marBottom w:val="0"/>
          <w:divBdr>
            <w:top w:val="none" w:sz="0" w:space="0" w:color="auto"/>
            <w:left w:val="none" w:sz="0" w:space="0" w:color="auto"/>
            <w:bottom w:val="none" w:sz="0" w:space="0" w:color="auto"/>
            <w:right w:val="none" w:sz="0" w:space="0" w:color="auto"/>
          </w:divBdr>
        </w:div>
        <w:div w:id="1849099631">
          <w:marLeft w:val="480"/>
          <w:marRight w:val="0"/>
          <w:marTop w:val="0"/>
          <w:marBottom w:val="0"/>
          <w:divBdr>
            <w:top w:val="none" w:sz="0" w:space="0" w:color="auto"/>
            <w:left w:val="none" w:sz="0" w:space="0" w:color="auto"/>
            <w:bottom w:val="none" w:sz="0" w:space="0" w:color="auto"/>
            <w:right w:val="none" w:sz="0" w:space="0" w:color="auto"/>
          </w:divBdr>
        </w:div>
        <w:div w:id="1851406812">
          <w:marLeft w:val="480"/>
          <w:marRight w:val="0"/>
          <w:marTop w:val="0"/>
          <w:marBottom w:val="0"/>
          <w:divBdr>
            <w:top w:val="none" w:sz="0" w:space="0" w:color="auto"/>
            <w:left w:val="none" w:sz="0" w:space="0" w:color="auto"/>
            <w:bottom w:val="none" w:sz="0" w:space="0" w:color="auto"/>
            <w:right w:val="none" w:sz="0" w:space="0" w:color="auto"/>
          </w:divBdr>
        </w:div>
        <w:div w:id="1858078204">
          <w:marLeft w:val="480"/>
          <w:marRight w:val="0"/>
          <w:marTop w:val="0"/>
          <w:marBottom w:val="0"/>
          <w:divBdr>
            <w:top w:val="none" w:sz="0" w:space="0" w:color="auto"/>
            <w:left w:val="none" w:sz="0" w:space="0" w:color="auto"/>
            <w:bottom w:val="none" w:sz="0" w:space="0" w:color="auto"/>
            <w:right w:val="none" w:sz="0" w:space="0" w:color="auto"/>
          </w:divBdr>
        </w:div>
        <w:div w:id="1882396219">
          <w:marLeft w:val="480"/>
          <w:marRight w:val="0"/>
          <w:marTop w:val="0"/>
          <w:marBottom w:val="0"/>
          <w:divBdr>
            <w:top w:val="none" w:sz="0" w:space="0" w:color="auto"/>
            <w:left w:val="none" w:sz="0" w:space="0" w:color="auto"/>
            <w:bottom w:val="none" w:sz="0" w:space="0" w:color="auto"/>
            <w:right w:val="none" w:sz="0" w:space="0" w:color="auto"/>
          </w:divBdr>
        </w:div>
        <w:div w:id="1893467189">
          <w:marLeft w:val="480"/>
          <w:marRight w:val="0"/>
          <w:marTop w:val="0"/>
          <w:marBottom w:val="0"/>
          <w:divBdr>
            <w:top w:val="none" w:sz="0" w:space="0" w:color="auto"/>
            <w:left w:val="none" w:sz="0" w:space="0" w:color="auto"/>
            <w:bottom w:val="none" w:sz="0" w:space="0" w:color="auto"/>
            <w:right w:val="none" w:sz="0" w:space="0" w:color="auto"/>
          </w:divBdr>
        </w:div>
        <w:div w:id="1904674344">
          <w:marLeft w:val="480"/>
          <w:marRight w:val="0"/>
          <w:marTop w:val="0"/>
          <w:marBottom w:val="0"/>
          <w:divBdr>
            <w:top w:val="none" w:sz="0" w:space="0" w:color="auto"/>
            <w:left w:val="none" w:sz="0" w:space="0" w:color="auto"/>
            <w:bottom w:val="none" w:sz="0" w:space="0" w:color="auto"/>
            <w:right w:val="none" w:sz="0" w:space="0" w:color="auto"/>
          </w:divBdr>
        </w:div>
        <w:div w:id="1906187474">
          <w:marLeft w:val="480"/>
          <w:marRight w:val="0"/>
          <w:marTop w:val="0"/>
          <w:marBottom w:val="0"/>
          <w:divBdr>
            <w:top w:val="none" w:sz="0" w:space="0" w:color="auto"/>
            <w:left w:val="none" w:sz="0" w:space="0" w:color="auto"/>
            <w:bottom w:val="none" w:sz="0" w:space="0" w:color="auto"/>
            <w:right w:val="none" w:sz="0" w:space="0" w:color="auto"/>
          </w:divBdr>
        </w:div>
        <w:div w:id="1930459061">
          <w:marLeft w:val="480"/>
          <w:marRight w:val="0"/>
          <w:marTop w:val="0"/>
          <w:marBottom w:val="0"/>
          <w:divBdr>
            <w:top w:val="none" w:sz="0" w:space="0" w:color="auto"/>
            <w:left w:val="none" w:sz="0" w:space="0" w:color="auto"/>
            <w:bottom w:val="none" w:sz="0" w:space="0" w:color="auto"/>
            <w:right w:val="none" w:sz="0" w:space="0" w:color="auto"/>
          </w:divBdr>
        </w:div>
        <w:div w:id="2026126190">
          <w:marLeft w:val="480"/>
          <w:marRight w:val="0"/>
          <w:marTop w:val="0"/>
          <w:marBottom w:val="0"/>
          <w:divBdr>
            <w:top w:val="none" w:sz="0" w:space="0" w:color="auto"/>
            <w:left w:val="none" w:sz="0" w:space="0" w:color="auto"/>
            <w:bottom w:val="none" w:sz="0" w:space="0" w:color="auto"/>
            <w:right w:val="none" w:sz="0" w:space="0" w:color="auto"/>
          </w:divBdr>
        </w:div>
        <w:div w:id="2030712835">
          <w:marLeft w:val="480"/>
          <w:marRight w:val="0"/>
          <w:marTop w:val="0"/>
          <w:marBottom w:val="0"/>
          <w:divBdr>
            <w:top w:val="none" w:sz="0" w:space="0" w:color="auto"/>
            <w:left w:val="none" w:sz="0" w:space="0" w:color="auto"/>
            <w:bottom w:val="none" w:sz="0" w:space="0" w:color="auto"/>
            <w:right w:val="none" w:sz="0" w:space="0" w:color="auto"/>
          </w:divBdr>
        </w:div>
        <w:div w:id="2034067485">
          <w:marLeft w:val="480"/>
          <w:marRight w:val="0"/>
          <w:marTop w:val="0"/>
          <w:marBottom w:val="0"/>
          <w:divBdr>
            <w:top w:val="none" w:sz="0" w:space="0" w:color="auto"/>
            <w:left w:val="none" w:sz="0" w:space="0" w:color="auto"/>
            <w:bottom w:val="none" w:sz="0" w:space="0" w:color="auto"/>
            <w:right w:val="none" w:sz="0" w:space="0" w:color="auto"/>
          </w:divBdr>
        </w:div>
        <w:div w:id="2109697026">
          <w:marLeft w:val="480"/>
          <w:marRight w:val="0"/>
          <w:marTop w:val="0"/>
          <w:marBottom w:val="0"/>
          <w:divBdr>
            <w:top w:val="none" w:sz="0" w:space="0" w:color="auto"/>
            <w:left w:val="none" w:sz="0" w:space="0" w:color="auto"/>
            <w:bottom w:val="none" w:sz="0" w:space="0" w:color="auto"/>
            <w:right w:val="none" w:sz="0" w:space="0" w:color="auto"/>
          </w:divBdr>
        </w:div>
      </w:divsChild>
    </w:div>
    <w:div w:id="1186598822">
      <w:bodyDiv w:val="1"/>
      <w:marLeft w:val="0"/>
      <w:marRight w:val="0"/>
      <w:marTop w:val="0"/>
      <w:marBottom w:val="0"/>
      <w:divBdr>
        <w:top w:val="none" w:sz="0" w:space="0" w:color="auto"/>
        <w:left w:val="none" w:sz="0" w:space="0" w:color="auto"/>
        <w:bottom w:val="none" w:sz="0" w:space="0" w:color="auto"/>
        <w:right w:val="none" w:sz="0" w:space="0" w:color="auto"/>
      </w:divBdr>
    </w:div>
    <w:div w:id="1188181001">
      <w:marLeft w:val="640"/>
      <w:marRight w:val="0"/>
      <w:marTop w:val="0"/>
      <w:marBottom w:val="0"/>
      <w:divBdr>
        <w:top w:val="none" w:sz="0" w:space="0" w:color="auto"/>
        <w:left w:val="none" w:sz="0" w:space="0" w:color="auto"/>
        <w:bottom w:val="none" w:sz="0" w:space="0" w:color="auto"/>
        <w:right w:val="none" w:sz="0" w:space="0" w:color="auto"/>
      </w:divBdr>
    </w:div>
    <w:div w:id="1188328928">
      <w:bodyDiv w:val="1"/>
      <w:marLeft w:val="0"/>
      <w:marRight w:val="0"/>
      <w:marTop w:val="0"/>
      <w:marBottom w:val="0"/>
      <w:divBdr>
        <w:top w:val="none" w:sz="0" w:space="0" w:color="auto"/>
        <w:left w:val="none" w:sz="0" w:space="0" w:color="auto"/>
        <w:bottom w:val="none" w:sz="0" w:space="0" w:color="auto"/>
        <w:right w:val="none" w:sz="0" w:space="0" w:color="auto"/>
      </w:divBdr>
    </w:div>
    <w:div w:id="1188446556">
      <w:bodyDiv w:val="1"/>
      <w:marLeft w:val="0"/>
      <w:marRight w:val="0"/>
      <w:marTop w:val="0"/>
      <w:marBottom w:val="0"/>
      <w:divBdr>
        <w:top w:val="none" w:sz="0" w:space="0" w:color="auto"/>
        <w:left w:val="none" w:sz="0" w:space="0" w:color="auto"/>
        <w:bottom w:val="none" w:sz="0" w:space="0" w:color="auto"/>
        <w:right w:val="none" w:sz="0" w:space="0" w:color="auto"/>
      </w:divBdr>
    </w:div>
    <w:div w:id="1188522263">
      <w:marLeft w:val="480"/>
      <w:marRight w:val="0"/>
      <w:marTop w:val="0"/>
      <w:marBottom w:val="0"/>
      <w:divBdr>
        <w:top w:val="none" w:sz="0" w:space="0" w:color="auto"/>
        <w:left w:val="none" w:sz="0" w:space="0" w:color="auto"/>
        <w:bottom w:val="none" w:sz="0" w:space="0" w:color="auto"/>
        <w:right w:val="none" w:sz="0" w:space="0" w:color="auto"/>
      </w:divBdr>
    </w:div>
    <w:div w:id="1188561464">
      <w:bodyDiv w:val="1"/>
      <w:marLeft w:val="0"/>
      <w:marRight w:val="0"/>
      <w:marTop w:val="0"/>
      <w:marBottom w:val="0"/>
      <w:divBdr>
        <w:top w:val="none" w:sz="0" w:space="0" w:color="auto"/>
        <w:left w:val="none" w:sz="0" w:space="0" w:color="auto"/>
        <w:bottom w:val="none" w:sz="0" w:space="0" w:color="auto"/>
        <w:right w:val="none" w:sz="0" w:space="0" w:color="auto"/>
      </w:divBdr>
      <w:divsChild>
        <w:div w:id="4789786">
          <w:marLeft w:val="480"/>
          <w:marRight w:val="0"/>
          <w:marTop w:val="0"/>
          <w:marBottom w:val="0"/>
          <w:divBdr>
            <w:top w:val="none" w:sz="0" w:space="0" w:color="auto"/>
            <w:left w:val="none" w:sz="0" w:space="0" w:color="auto"/>
            <w:bottom w:val="none" w:sz="0" w:space="0" w:color="auto"/>
            <w:right w:val="none" w:sz="0" w:space="0" w:color="auto"/>
          </w:divBdr>
        </w:div>
        <w:div w:id="24451705">
          <w:marLeft w:val="480"/>
          <w:marRight w:val="0"/>
          <w:marTop w:val="0"/>
          <w:marBottom w:val="0"/>
          <w:divBdr>
            <w:top w:val="none" w:sz="0" w:space="0" w:color="auto"/>
            <w:left w:val="none" w:sz="0" w:space="0" w:color="auto"/>
            <w:bottom w:val="none" w:sz="0" w:space="0" w:color="auto"/>
            <w:right w:val="none" w:sz="0" w:space="0" w:color="auto"/>
          </w:divBdr>
        </w:div>
        <w:div w:id="129834907">
          <w:marLeft w:val="480"/>
          <w:marRight w:val="0"/>
          <w:marTop w:val="0"/>
          <w:marBottom w:val="0"/>
          <w:divBdr>
            <w:top w:val="none" w:sz="0" w:space="0" w:color="auto"/>
            <w:left w:val="none" w:sz="0" w:space="0" w:color="auto"/>
            <w:bottom w:val="none" w:sz="0" w:space="0" w:color="auto"/>
            <w:right w:val="none" w:sz="0" w:space="0" w:color="auto"/>
          </w:divBdr>
        </w:div>
        <w:div w:id="155609481">
          <w:marLeft w:val="480"/>
          <w:marRight w:val="0"/>
          <w:marTop w:val="0"/>
          <w:marBottom w:val="0"/>
          <w:divBdr>
            <w:top w:val="none" w:sz="0" w:space="0" w:color="auto"/>
            <w:left w:val="none" w:sz="0" w:space="0" w:color="auto"/>
            <w:bottom w:val="none" w:sz="0" w:space="0" w:color="auto"/>
            <w:right w:val="none" w:sz="0" w:space="0" w:color="auto"/>
          </w:divBdr>
        </w:div>
        <w:div w:id="161749621">
          <w:marLeft w:val="480"/>
          <w:marRight w:val="0"/>
          <w:marTop w:val="0"/>
          <w:marBottom w:val="0"/>
          <w:divBdr>
            <w:top w:val="none" w:sz="0" w:space="0" w:color="auto"/>
            <w:left w:val="none" w:sz="0" w:space="0" w:color="auto"/>
            <w:bottom w:val="none" w:sz="0" w:space="0" w:color="auto"/>
            <w:right w:val="none" w:sz="0" w:space="0" w:color="auto"/>
          </w:divBdr>
        </w:div>
        <w:div w:id="208689116">
          <w:marLeft w:val="480"/>
          <w:marRight w:val="0"/>
          <w:marTop w:val="0"/>
          <w:marBottom w:val="0"/>
          <w:divBdr>
            <w:top w:val="none" w:sz="0" w:space="0" w:color="auto"/>
            <w:left w:val="none" w:sz="0" w:space="0" w:color="auto"/>
            <w:bottom w:val="none" w:sz="0" w:space="0" w:color="auto"/>
            <w:right w:val="none" w:sz="0" w:space="0" w:color="auto"/>
          </w:divBdr>
        </w:div>
        <w:div w:id="291978606">
          <w:marLeft w:val="480"/>
          <w:marRight w:val="0"/>
          <w:marTop w:val="0"/>
          <w:marBottom w:val="0"/>
          <w:divBdr>
            <w:top w:val="none" w:sz="0" w:space="0" w:color="auto"/>
            <w:left w:val="none" w:sz="0" w:space="0" w:color="auto"/>
            <w:bottom w:val="none" w:sz="0" w:space="0" w:color="auto"/>
            <w:right w:val="none" w:sz="0" w:space="0" w:color="auto"/>
          </w:divBdr>
        </w:div>
        <w:div w:id="319576915">
          <w:marLeft w:val="480"/>
          <w:marRight w:val="0"/>
          <w:marTop w:val="0"/>
          <w:marBottom w:val="0"/>
          <w:divBdr>
            <w:top w:val="none" w:sz="0" w:space="0" w:color="auto"/>
            <w:left w:val="none" w:sz="0" w:space="0" w:color="auto"/>
            <w:bottom w:val="none" w:sz="0" w:space="0" w:color="auto"/>
            <w:right w:val="none" w:sz="0" w:space="0" w:color="auto"/>
          </w:divBdr>
        </w:div>
        <w:div w:id="350882389">
          <w:marLeft w:val="480"/>
          <w:marRight w:val="0"/>
          <w:marTop w:val="0"/>
          <w:marBottom w:val="0"/>
          <w:divBdr>
            <w:top w:val="none" w:sz="0" w:space="0" w:color="auto"/>
            <w:left w:val="none" w:sz="0" w:space="0" w:color="auto"/>
            <w:bottom w:val="none" w:sz="0" w:space="0" w:color="auto"/>
            <w:right w:val="none" w:sz="0" w:space="0" w:color="auto"/>
          </w:divBdr>
        </w:div>
        <w:div w:id="373164362">
          <w:marLeft w:val="480"/>
          <w:marRight w:val="0"/>
          <w:marTop w:val="0"/>
          <w:marBottom w:val="0"/>
          <w:divBdr>
            <w:top w:val="none" w:sz="0" w:space="0" w:color="auto"/>
            <w:left w:val="none" w:sz="0" w:space="0" w:color="auto"/>
            <w:bottom w:val="none" w:sz="0" w:space="0" w:color="auto"/>
            <w:right w:val="none" w:sz="0" w:space="0" w:color="auto"/>
          </w:divBdr>
        </w:div>
        <w:div w:id="446243847">
          <w:marLeft w:val="480"/>
          <w:marRight w:val="0"/>
          <w:marTop w:val="0"/>
          <w:marBottom w:val="0"/>
          <w:divBdr>
            <w:top w:val="none" w:sz="0" w:space="0" w:color="auto"/>
            <w:left w:val="none" w:sz="0" w:space="0" w:color="auto"/>
            <w:bottom w:val="none" w:sz="0" w:space="0" w:color="auto"/>
            <w:right w:val="none" w:sz="0" w:space="0" w:color="auto"/>
          </w:divBdr>
        </w:div>
        <w:div w:id="560022963">
          <w:marLeft w:val="480"/>
          <w:marRight w:val="0"/>
          <w:marTop w:val="0"/>
          <w:marBottom w:val="0"/>
          <w:divBdr>
            <w:top w:val="none" w:sz="0" w:space="0" w:color="auto"/>
            <w:left w:val="none" w:sz="0" w:space="0" w:color="auto"/>
            <w:bottom w:val="none" w:sz="0" w:space="0" w:color="auto"/>
            <w:right w:val="none" w:sz="0" w:space="0" w:color="auto"/>
          </w:divBdr>
        </w:div>
        <w:div w:id="566652544">
          <w:marLeft w:val="480"/>
          <w:marRight w:val="0"/>
          <w:marTop w:val="0"/>
          <w:marBottom w:val="0"/>
          <w:divBdr>
            <w:top w:val="none" w:sz="0" w:space="0" w:color="auto"/>
            <w:left w:val="none" w:sz="0" w:space="0" w:color="auto"/>
            <w:bottom w:val="none" w:sz="0" w:space="0" w:color="auto"/>
            <w:right w:val="none" w:sz="0" w:space="0" w:color="auto"/>
          </w:divBdr>
        </w:div>
        <w:div w:id="576943039">
          <w:marLeft w:val="480"/>
          <w:marRight w:val="0"/>
          <w:marTop w:val="0"/>
          <w:marBottom w:val="0"/>
          <w:divBdr>
            <w:top w:val="none" w:sz="0" w:space="0" w:color="auto"/>
            <w:left w:val="none" w:sz="0" w:space="0" w:color="auto"/>
            <w:bottom w:val="none" w:sz="0" w:space="0" w:color="auto"/>
            <w:right w:val="none" w:sz="0" w:space="0" w:color="auto"/>
          </w:divBdr>
        </w:div>
        <w:div w:id="598759505">
          <w:marLeft w:val="480"/>
          <w:marRight w:val="0"/>
          <w:marTop w:val="0"/>
          <w:marBottom w:val="0"/>
          <w:divBdr>
            <w:top w:val="none" w:sz="0" w:space="0" w:color="auto"/>
            <w:left w:val="none" w:sz="0" w:space="0" w:color="auto"/>
            <w:bottom w:val="none" w:sz="0" w:space="0" w:color="auto"/>
            <w:right w:val="none" w:sz="0" w:space="0" w:color="auto"/>
          </w:divBdr>
        </w:div>
        <w:div w:id="614679485">
          <w:marLeft w:val="480"/>
          <w:marRight w:val="0"/>
          <w:marTop w:val="0"/>
          <w:marBottom w:val="0"/>
          <w:divBdr>
            <w:top w:val="none" w:sz="0" w:space="0" w:color="auto"/>
            <w:left w:val="none" w:sz="0" w:space="0" w:color="auto"/>
            <w:bottom w:val="none" w:sz="0" w:space="0" w:color="auto"/>
            <w:right w:val="none" w:sz="0" w:space="0" w:color="auto"/>
          </w:divBdr>
        </w:div>
        <w:div w:id="652221025">
          <w:marLeft w:val="480"/>
          <w:marRight w:val="0"/>
          <w:marTop w:val="0"/>
          <w:marBottom w:val="0"/>
          <w:divBdr>
            <w:top w:val="none" w:sz="0" w:space="0" w:color="auto"/>
            <w:left w:val="none" w:sz="0" w:space="0" w:color="auto"/>
            <w:bottom w:val="none" w:sz="0" w:space="0" w:color="auto"/>
            <w:right w:val="none" w:sz="0" w:space="0" w:color="auto"/>
          </w:divBdr>
        </w:div>
        <w:div w:id="672101581">
          <w:marLeft w:val="480"/>
          <w:marRight w:val="0"/>
          <w:marTop w:val="0"/>
          <w:marBottom w:val="0"/>
          <w:divBdr>
            <w:top w:val="none" w:sz="0" w:space="0" w:color="auto"/>
            <w:left w:val="none" w:sz="0" w:space="0" w:color="auto"/>
            <w:bottom w:val="none" w:sz="0" w:space="0" w:color="auto"/>
            <w:right w:val="none" w:sz="0" w:space="0" w:color="auto"/>
          </w:divBdr>
        </w:div>
        <w:div w:id="673604595">
          <w:marLeft w:val="480"/>
          <w:marRight w:val="0"/>
          <w:marTop w:val="0"/>
          <w:marBottom w:val="0"/>
          <w:divBdr>
            <w:top w:val="none" w:sz="0" w:space="0" w:color="auto"/>
            <w:left w:val="none" w:sz="0" w:space="0" w:color="auto"/>
            <w:bottom w:val="none" w:sz="0" w:space="0" w:color="auto"/>
            <w:right w:val="none" w:sz="0" w:space="0" w:color="auto"/>
          </w:divBdr>
        </w:div>
        <w:div w:id="729232279">
          <w:marLeft w:val="480"/>
          <w:marRight w:val="0"/>
          <w:marTop w:val="0"/>
          <w:marBottom w:val="0"/>
          <w:divBdr>
            <w:top w:val="none" w:sz="0" w:space="0" w:color="auto"/>
            <w:left w:val="none" w:sz="0" w:space="0" w:color="auto"/>
            <w:bottom w:val="none" w:sz="0" w:space="0" w:color="auto"/>
            <w:right w:val="none" w:sz="0" w:space="0" w:color="auto"/>
          </w:divBdr>
        </w:div>
        <w:div w:id="730925398">
          <w:marLeft w:val="480"/>
          <w:marRight w:val="0"/>
          <w:marTop w:val="0"/>
          <w:marBottom w:val="0"/>
          <w:divBdr>
            <w:top w:val="none" w:sz="0" w:space="0" w:color="auto"/>
            <w:left w:val="none" w:sz="0" w:space="0" w:color="auto"/>
            <w:bottom w:val="none" w:sz="0" w:space="0" w:color="auto"/>
            <w:right w:val="none" w:sz="0" w:space="0" w:color="auto"/>
          </w:divBdr>
        </w:div>
        <w:div w:id="753094331">
          <w:marLeft w:val="480"/>
          <w:marRight w:val="0"/>
          <w:marTop w:val="0"/>
          <w:marBottom w:val="0"/>
          <w:divBdr>
            <w:top w:val="none" w:sz="0" w:space="0" w:color="auto"/>
            <w:left w:val="none" w:sz="0" w:space="0" w:color="auto"/>
            <w:bottom w:val="none" w:sz="0" w:space="0" w:color="auto"/>
            <w:right w:val="none" w:sz="0" w:space="0" w:color="auto"/>
          </w:divBdr>
        </w:div>
        <w:div w:id="795754798">
          <w:marLeft w:val="480"/>
          <w:marRight w:val="0"/>
          <w:marTop w:val="0"/>
          <w:marBottom w:val="0"/>
          <w:divBdr>
            <w:top w:val="none" w:sz="0" w:space="0" w:color="auto"/>
            <w:left w:val="none" w:sz="0" w:space="0" w:color="auto"/>
            <w:bottom w:val="none" w:sz="0" w:space="0" w:color="auto"/>
            <w:right w:val="none" w:sz="0" w:space="0" w:color="auto"/>
          </w:divBdr>
        </w:div>
        <w:div w:id="906302343">
          <w:marLeft w:val="480"/>
          <w:marRight w:val="0"/>
          <w:marTop w:val="0"/>
          <w:marBottom w:val="0"/>
          <w:divBdr>
            <w:top w:val="none" w:sz="0" w:space="0" w:color="auto"/>
            <w:left w:val="none" w:sz="0" w:space="0" w:color="auto"/>
            <w:bottom w:val="none" w:sz="0" w:space="0" w:color="auto"/>
            <w:right w:val="none" w:sz="0" w:space="0" w:color="auto"/>
          </w:divBdr>
        </w:div>
        <w:div w:id="948197443">
          <w:marLeft w:val="480"/>
          <w:marRight w:val="0"/>
          <w:marTop w:val="0"/>
          <w:marBottom w:val="0"/>
          <w:divBdr>
            <w:top w:val="none" w:sz="0" w:space="0" w:color="auto"/>
            <w:left w:val="none" w:sz="0" w:space="0" w:color="auto"/>
            <w:bottom w:val="none" w:sz="0" w:space="0" w:color="auto"/>
            <w:right w:val="none" w:sz="0" w:space="0" w:color="auto"/>
          </w:divBdr>
        </w:div>
        <w:div w:id="976765615">
          <w:marLeft w:val="480"/>
          <w:marRight w:val="0"/>
          <w:marTop w:val="0"/>
          <w:marBottom w:val="0"/>
          <w:divBdr>
            <w:top w:val="none" w:sz="0" w:space="0" w:color="auto"/>
            <w:left w:val="none" w:sz="0" w:space="0" w:color="auto"/>
            <w:bottom w:val="none" w:sz="0" w:space="0" w:color="auto"/>
            <w:right w:val="none" w:sz="0" w:space="0" w:color="auto"/>
          </w:divBdr>
        </w:div>
        <w:div w:id="995567936">
          <w:marLeft w:val="480"/>
          <w:marRight w:val="0"/>
          <w:marTop w:val="0"/>
          <w:marBottom w:val="0"/>
          <w:divBdr>
            <w:top w:val="none" w:sz="0" w:space="0" w:color="auto"/>
            <w:left w:val="none" w:sz="0" w:space="0" w:color="auto"/>
            <w:bottom w:val="none" w:sz="0" w:space="0" w:color="auto"/>
            <w:right w:val="none" w:sz="0" w:space="0" w:color="auto"/>
          </w:divBdr>
        </w:div>
        <w:div w:id="1021862527">
          <w:marLeft w:val="480"/>
          <w:marRight w:val="0"/>
          <w:marTop w:val="0"/>
          <w:marBottom w:val="0"/>
          <w:divBdr>
            <w:top w:val="none" w:sz="0" w:space="0" w:color="auto"/>
            <w:left w:val="none" w:sz="0" w:space="0" w:color="auto"/>
            <w:bottom w:val="none" w:sz="0" w:space="0" w:color="auto"/>
            <w:right w:val="none" w:sz="0" w:space="0" w:color="auto"/>
          </w:divBdr>
        </w:div>
        <w:div w:id="1077628007">
          <w:marLeft w:val="480"/>
          <w:marRight w:val="0"/>
          <w:marTop w:val="0"/>
          <w:marBottom w:val="0"/>
          <w:divBdr>
            <w:top w:val="none" w:sz="0" w:space="0" w:color="auto"/>
            <w:left w:val="none" w:sz="0" w:space="0" w:color="auto"/>
            <w:bottom w:val="none" w:sz="0" w:space="0" w:color="auto"/>
            <w:right w:val="none" w:sz="0" w:space="0" w:color="auto"/>
          </w:divBdr>
        </w:div>
        <w:div w:id="1106195179">
          <w:marLeft w:val="480"/>
          <w:marRight w:val="0"/>
          <w:marTop w:val="0"/>
          <w:marBottom w:val="0"/>
          <w:divBdr>
            <w:top w:val="none" w:sz="0" w:space="0" w:color="auto"/>
            <w:left w:val="none" w:sz="0" w:space="0" w:color="auto"/>
            <w:bottom w:val="none" w:sz="0" w:space="0" w:color="auto"/>
            <w:right w:val="none" w:sz="0" w:space="0" w:color="auto"/>
          </w:divBdr>
        </w:div>
        <w:div w:id="1165515674">
          <w:marLeft w:val="480"/>
          <w:marRight w:val="0"/>
          <w:marTop w:val="0"/>
          <w:marBottom w:val="0"/>
          <w:divBdr>
            <w:top w:val="none" w:sz="0" w:space="0" w:color="auto"/>
            <w:left w:val="none" w:sz="0" w:space="0" w:color="auto"/>
            <w:bottom w:val="none" w:sz="0" w:space="0" w:color="auto"/>
            <w:right w:val="none" w:sz="0" w:space="0" w:color="auto"/>
          </w:divBdr>
        </w:div>
        <w:div w:id="1183277649">
          <w:marLeft w:val="480"/>
          <w:marRight w:val="0"/>
          <w:marTop w:val="0"/>
          <w:marBottom w:val="0"/>
          <w:divBdr>
            <w:top w:val="none" w:sz="0" w:space="0" w:color="auto"/>
            <w:left w:val="none" w:sz="0" w:space="0" w:color="auto"/>
            <w:bottom w:val="none" w:sz="0" w:space="0" w:color="auto"/>
            <w:right w:val="none" w:sz="0" w:space="0" w:color="auto"/>
          </w:divBdr>
        </w:div>
        <w:div w:id="1242059362">
          <w:marLeft w:val="480"/>
          <w:marRight w:val="0"/>
          <w:marTop w:val="0"/>
          <w:marBottom w:val="0"/>
          <w:divBdr>
            <w:top w:val="none" w:sz="0" w:space="0" w:color="auto"/>
            <w:left w:val="none" w:sz="0" w:space="0" w:color="auto"/>
            <w:bottom w:val="none" w:sz="0" w:space="0" w:color="auto"/>
            <w:right w:val="none" w:sz="0" w:space="0" w:color="auto"/>
          </w:divBdr>
        </w:div>
        <w:div w:id="1309282287">
          <w:marLeft w:val="480"/>
          <w:marRight w:val="0"/>
          <w:marTop w:val="0"/>
          <w:marBottom w:val="0"/>
          <w:divBdr>
            <w:top w:val="none" w:sz="0" w:space="0" w:color="auto"/>
            <w:left w:val="none" w:sz="0" w:space="0" w:color="auto"/>
            <w:bottom w:val="none" w:sz="0" w:space="0" w:color="auto"/>
            <w:right w:val="none" w:sz="0" w:space="0" w:color="auto"/>
          </w:divBdr>
        </w:div>
        <w:div w:id="1354375983">
          <w:marLeft w:val="480"/>
          <w:marRight w:val="0"/>
          <w:marTop w:val="0"/>
          <w:marBottom w:val="0"/>
          <w:divBdr>
            <w:top w:val="none" w:sz="0" w:space="0" w:color="auto"/>
            <w:left w:val="none" w:sz="0" w:space="0" w:color="auto"/>
            <w:bottom w:val="none" w:sz="0" w:space="0" w:color="auto"/>
            <w:right w:val="none" w:sz="0" w:space="0" w:color="auto"/>
          </w:divBdr>
        </w:div>
        <w:div w:id="1356730140">
          <w:marLeft w:val="480"/>
          <w:marRight w:val="0"/>
          <w:marTop w:val="0"/>
          <w:marBottom w:val="0"/>
          <w:divBdr>
            <w:top w:val="none" w:sz="0" w:space="0" w:color="auto"/>
            <w:left w:val="none" w:sz="0" w:space="0" w:color="auto"/>
            <w:bottom w:val="none" w:sz="0" w:space="0" w:color="auto"/>
            <w:right w:val="none" w:sz="0" w:space="0" w:color="auto"/>
          </w:divBdr>
        </w:div>
        <w:div w:id="1368337910">
          <w:marLeft w:val="480"/>
          <w:marRight w:val="0"/>
          <w:marTop w:val="0"/>
          <w:marBottom w:val="0"/>
          <w:divBdr>
            <w:top w:val="none" w:sz="0" w:space="0" w:color="auto"/>
            <w:left w:val="none" w:sz="0" w:space="0" w:color="auto"/>
            <w:bottom w:val="none" w:sz="0" w:space="0" w:color="auto"/>
            <w:right w:val="none" w:sz="0" w:space="0" w:color="auto"/>
          </w:divBdr>
        </w:div>
        <w:div w:id="1377780076">
          <w:marLeft w:val="480"/>
          <w:marRight w:val="0"/>
          <w:marTop w:val="0"/>
          <w:marBottom w:val="0"/>
          <w:divBdr>
            <w:top w:val="none" w:sz="0" w:space="0" w:color="auto"/>
            <w:left w:val="none" w:sz="0" w:space="0" w:color="auto"/>
            <w:bottom w:val="none" w:sz="0" w:space="0" w:color="auto"/>
            <w:right w:val="none" w:sz="0" w:space="0" w:color="auto"/>
          </w:divBdr>
        </w:div>
        <w:div w:id="1385524505">
          <w:marLeft w:val="480"/>
          <w:marRight w:val="0"/>
          <w:marTop w:val="0"/>
          <w:marBottom w:val="0"/>
          <w:divBdr>
            <w:top w:val="none" w:sz="0" w:space="0" w:color="auto"/>
            <w:left w:val="none" w:sz="0" w:space="0" w:color="auto"/>
            <w:bottom w:val="none" w:sz="0" w:space="0" w:color="auto"/>
            <w:right w:val="none" w:sz="0" w:space="0" w:color="auto"/>
          </w:divBdr>
        </w:div>
        <w:div w:id="1439182225">
          <w:marLeft w:val="480"/>
          <w:marRight w:val="0"/>
          <w:marTop w:val="0"/>
          <w:marBottom w:val="0"/>
          <w:divBdr>
            <w:top w:val="none" w:sz="0" w:space="0" w:color="auto"/>
            <w:left w:val="none" w:sz="0" w:space="0" w:color="auto"/>
            <w:bottom w:val="none" w:sz="0" w:space="0" w:color="auto"/>
            <w:right w:val="none" w:sz="0" w:space="0" w:color="auto"/>
          </w:divBdr>
        </w:div>
        <w:div w:id="1518808091">
          <w:marLeft w:val="480"/>
          <w:marRight w:val="0"/>
          <w:marTop w:val="0"/>
          <w:marBottom w:val="0"/>
          <w:divBdr>
            <w:top w:val="none" w:sz="0" w:space="0" w:color="auto"/>
            <w:left w:val="none" w:sz="0" w:space="0" w:color="auto"/>
            <w:bottom w:val="none" w:sz="0" w:space="0" w:color="auto"/>
            <w:right w:val="none" w:sz="0" w:space="0" w:color="auto"/>
          </w:divBdr>
        </w:div>
        <w:div w:id="1561552258">
          <w:marLeft w:val="480"/>
          <w:marRight w:val="0"/>
          <w:marTop w:val="0"/>
          <w:marBottom w:val="0"/>
          <w:divBdr>
            <w:top w:val="none" w:sz="0" w:space="0" w:color="auto"/>
            <w:left w:val="none" w:sz="0" w:space="0" w:color="auto"/>
            <w:bottom w:val="none" w:sz="0" w:space="0" w:color="auto"/>
            <w:right w:val="none" w:sz="0" w:space="0" w:color="auto"/>
          </w:divBdr>
        </w:div>
        <w:div w:id="1618103912">
          <w:marLeft w:val="480"/>
          <w:marRight w:val="0"/>
          <w:marTop w:val="0"/>
          <w:marBottom w:val="0"/>
          <w:divBdr>
            <w:top w:val="none" w:sz="0" w:space="0" w:color="auto"/>
            <w:left w:val="none" w:sz="0" w:space="0" w:color="auto"/>
            <w:bottom w:val="none" w:sz="0" w:space="0" w:color="auto"/>
            <w:right w:val="none" w:sz="0" w:space="0" w:color="auto"/>
          </w:divBdr>
        </w:div>
        <w:div w:id="1629119386">
          <w:marLeft w:val="480"/>
          <w:marRight w:val="0"/>
          <w:marTop w:val="0"/>
          <w:marBottom w:val="0"/>
          <w:divBdr>
            <w:top w:val="none" w:sz="0" w:space="0" w:color="auto"/>
            <w:left w:val="none" w:sz="0" w:space="0" w:color="auto"/>
            <w:bottom w:val="none" w:sz="0" w:space="0" w:color="auto"/>
            <w:right w:val="none" w:sz="0" w:space="0" w:color="auto"/>
          </w:divBdr>
        </w:div>
        <w:div w:id="1631983824">
          <w:marLeft w:val="480"/>
          <w:marRight w:val="0"/>
          <w:marTop w:val="0"/>
          <w:marBottom w:val="0"/>
          <w:divBdr>
            <w:top w:val="none" w:sz="0" w:space="0" w:color="auto"/>
            <w:left w:val="none" w:sz="0" w:space="0" w:color="auto"/>
            <w:bottom w:val="none" w:sz="0" w:space="0" w:color="auto"/>
            <w:right w:val="none" w:sz="0" w:space="0" w:color="auto"/>
          </w:divBdr>
        </w:div>
        <w:div w:id="1805587037">
          <w:marLeft w:val="480"/>
          <w:marRight w:val="0"/>
          <w:marTop w:val="0"/>
          <w:marBottom w:val="0"/>
          <w:divBdr>
            <w:top w:val="none" w:sz="0" w:space="0" w:color="auto"/>
            <w:left w:val="none" w:sz="0" w:space="0" w:color="auto"/>
            <w:bottom w:val="none" w:sz="0" w:space="0" w:color="auto"/>
            <w:right w:val="none" w:sz="0" w:space="0" w:color="auto"/>
          </w:divBdr>
        </w:div>
        <w:div w:id="1887908241">
          <w:marLeft w:val="480"/>
          <w:marRight w:val="0"/>
          <w:marTop w:val="0"/>
          <w:marBottom w:val="0"/>
          <w:divBdr>
            <w:top w:val="none" w:sz="0" w:space="0" w:color="auto"/>
            <w:left w:val="none" w:sz="0" w:space="0" w:color="auto"/>
            <w:bottom w:val="none" w:sz="0" w:space="0" w:color="auto"/>
            <w:right w:val="none" w:sz="0" w:space="0" w:color="auto"/>
          </w:divBdr>
        </w:div>
        <w:div w:id="1897861296">
          <w:marLeft w:val="480"/>
          <w:marRight w:val="0"/>
          <w:marTop w:val="0"/>
          <w:marBottom w:val="0"/>
          <w:divBdr>
            <w:top w:val="none" w:sz="0" w:space="0" w:color="auto"/>
            <w:left w:val="none" w:sz="0" w:space="0" w:color="auto"/>
            <w:bottom w:val="none" w:sz="0" w:space="0" w:color="auto"/>
            <w:right w:val="none" w:sz="0" w:space="0" w:color="auto"/>
          </w:divBdr>
        </w:div>
        <w:div w:id="1919316252">
          <w:marLeft w:val="480"/>
          <w:marRight w:val="0"/>
          <w:marTop w:val="0"/>
          <w:marBottom w:val="0"/>
          <w:divBdr>
            <w:top w:val="none" w:sz="0" w:space="0" w:color="auto"/>
            <w:left w:val="none" w:sz="0" w:space="0" w:color="auto"/>
            <w:bottom w:val="none" w:sz="0" w:space="0" w:color="auto"/>
            <w:right w:val="none" w:sz="0" w:space="0" w:color="auto"/>
          </w:divBdr>
        </w:div>
        <w:div w:id="1946109365">
          <w:marLeft w:val="480"/>
          <w:marRight w:val="0"/>
          <w:marTop w:val="0"/>
          <w:marBottom w:val="0"/>
          <w:divBdr>
            <w:top w:val="none" w:sz="0" w:space="0" w:color="auto"/>
            <w:left w:val="none" w:sz="0" w:space="0" w:color="auto"/>
            <w:bottom w:val="none" w:sz="0" w:space="0" w:color="auto"/>
            <w:right w:val="none" w:sz="0" w:space="0" w:color="auto"/>
          </w:divBdr>
        </w:div>
        <w:div w:id="1996646196">
          <w:marLeft w:val="480"/>
          <w:marRight w:val="0"/>
          <w:marTop w:val="0"/>
          <w:marBottom w:val="0"/>
          <w:divBdr>
            <w:top w:val="none" w:sz="0" w:space="0" w:color="auto"/>
            <w:left w:val="none" w:sz="0" w:space="0" w:color="auto"/>
            <w:bottom w:val="none" w:sz="0" w:space="0" w:color="auto"/>
            <w:right w:val="none" w:sz="0" w:space="0" w:color="auto"/>
          </w:divBdr>
        </w:div>
        <w:div w:id="2009675900">
          <w:marLeft w:val="480"/>
          <w:marRight w:val="0"/>
          <w:marTop w:val="0"/>
          <w:marBottom w:val="0"/>
          <w:divBdr>
            <w:top w:val="none" w:sz="0" w:space="0" w:color="auto"/>
            <w:left w:val="none" w:sz="0" w:space="0" w:color="auto"/>
            <w:bottom w:val="none" w:sz="0" w:space="0" w:color="auto"/>
            <w:right w:val="none" w:sz="0" w:space="0" w:color="auto"/>
          </w:divBdr>
        </w:div>
        <w:div w:id="2036885356">
          <w:marLeft w:val="480"/>
          <w:marRight w:val="0"/>
          <w:marTop w:val="0"/>
          <w:marBottom w:val="0"/>
          <w:divBdr>
            <w:top w:val="none" w:sz="0" w:space="0" w:color="auto"/>
            <w:left w:val="none" w:sz="0" w:space="0" w:color="auto"/>
            <w:bottom w:val="none" w:sz="0" w:space="0" w:color="auto"/>
            <w:right w:val="none" w:sz="0" w:space="0" w:color="auto"/>
          </w:divBdr>
        </w:div>
        <w:div w:id="2064793747">
          <w:marLeft w:val="480"/>
          <w:marRight w:val="0"/>
          <w:marTop w:val="0"/>
          <w:marBottom w:val="0"/>
          <w:divBdr>
            <w:top w:val="none" w:sz="0" w:space="0" w:color="auto"/>
            <w:left w:val="none" w:sz="0" w:space="0" w:color="auto"/>
            <w:bottom w:val="none" w:sz="0" w:space="0" w:color="auto"/>
            <w:right w:val="none" w:sz="0" w:space="0" w:color="auto"/>
          </w:divBdr>
        </w:div>
        <w:div w:id="2081100975">
          <w:marLeft w:val="480"/>
          <w:marRight w:val="0"/>
          <w:marTop w:val="0"/>
          <w:marBottom w:val="0"/>
          <w:divBdr>
            <w:top w:val="none" w:sz="0" w:space="0" w:color="auto"/>
            <w:left w:val="none" w:sz="0" w:space="0" w:color="auto"/>
            <w:bottom w:val="none" w:sz="0" w:space="0" w:color="auto"/>
            <w:right w:val="none" w:sz="0" w:space="0" w:color="auto"/>
          </w:divBdr>
        </w:div>
        <w:div w:id="2089499414">
          <w:marLeft w:val="480"/>
          <w:marRight w:val="0"/>
          <w:marTop w:val="0"/>
          <w:marBottom w:val="0"/>
          <w:divBdr>
            <w:top w:val="none" w:sz="0" w:space="0" w:color="auto"/>
            <w:left w:val="none" w:sz="0" w:space="0" w:color="auto"/>
            <w:bottom w:val="none" w:sz="0" w:space="0" w:color="auto"/>
            <w:right w:val="none" w:sz="0" w:space="0" w:color="auto"/>
          </w:divBdr>
        </w:div>
        <w:div w:id="2092968479">
          <w:marLeft w:val="480"/>
          <w:marRight w:val="0"/>
          <w:marTop w:val="0"/>
          <w:marBottom w:val="0"/>
          <w:divBdr>
            <w:top w:val="none" w:sz="0" w:space="0" w:color="auto"/>
            <w:left w:val="none" w:sz="0" w:space="0" w:color="auto"/>
            <w:bottom w:val="none" w:sz="0" w:space="0" w:color="auto"/>
            <w:right w:val="none" w:sz="0" w:space="0" w:color="auto"/>
          </w:divBdr>
        </w:div>
        <w:div w:id="2102481127">
          <w:marLeft w:val="480"/>
          <w:marRight w:val="0"/>
          <w:marTop w:val="0"/>
          <w:marBottom w:val="0"/>
          <w:divBdr>
            <w:top w:val="none" w:sz="0" w:space="0" w:color="auto"/>
            <w:left w:val="none" w:sz="0" w:space="0" w:color="auto"/>
            <w:bottom w:val="none" w:sz="0" w:space="0" w:color="auto"/>
            <w:right w:val="none" w:sz="0" w:space="0" w:color="auto"/>
          </w:divBdr>
        </w:div>
      </w:divsChild>
    </w:div>
    <w:div w:id="1189372430">
      <w:marLeft w:val="640"/>
      <w:marRight w:val="0"/>
      <w:marTop w:val="0"/>
      <w:marBottom w:val="0"/>
      <w:divBdr>
        <w:top w:val="none" w:sz="0" w:space="0" w:color="auto"/>
        <w:left w:val="none" w:sz="0" w:space="0" w:color="auto"/>
        <w:bottom w:val="none" w:sz="0" w:space="0" w:color="auto"/>
        <w:right w:val="none" w:sz="0" w:space="0" w:color="auto"/>
      </w:divBdr>
    </w:div>
    <w:div w:id="1189486256">
      <w:bodyDiv w:val="1"/>
      <w:marLeft w:val="0"/>
      <w:marRight w:val="0"/>
      <w:marTop w:val="0"/>
      <w:marBottom w:val="0"/>
      <w:divBdr>
        <w:top w:val="none" w:sz="0" w:space="0" w:color="auto"/>
        <w:left w:val="none" w:sz="0" w:space="0" w:color="auto"/>
        <w:bottom w:val="none" w:sz="0" w:space="0" w:color="auto"/>
        <w:right w:val="none" w:sz="0" w:space="0" w:color="auto"/>
      </w:divBdr>
    </w:div>
    <w:div w:id="1189874824">
      <w:marLeft w:val="640"/>
      <w:marRight w:val="0"/>
      <w:marTop w:val="0"/>
      <w:marBottom w:val="0"/>
      <w:divBdr>
        <w:top w:val="none" w:sz="0" w:space="0" w:color="auto"/>
        <w:left w:val="none" w:sz="0" w:space="0" w:color="auto"/>
        <w:bottom w:val="none" w:sz="0" w:space="0" w:color="auto"/>
        <w:right w:val="none" w:sz="0" w:space="0" w:color="auto"/>
      </w:divBdr>
    </w:div>
    <w:div w:id="1190489691">
      <w:marLeft w:val="640"/>
      <w:marRight w:val="0"/>
      <w:marTop w:val="0"/>
      <w:marBottom w:val="0"/>
      <w:divBdr>
        <w:top w:val="none" w:sz="0" w:space="0" w:color="auto"/>
        <w:left w:val="none" w:sz="0" w:space="0" w:color="auto"/>
        <w:bottom w:val="none" w:sz="0" w:space="0" w:color="auto"/>
        <w:right w:val="none" w:sz="0" w:space="0" w:color="auto"/>
      </w:divBdr>
    </w:div>
    <w:div w:id="1190952421">
      <w:marLeft w:val="640"/>
      <w:marRight w:val="0"/>
      <w:marTop w:val="0"/>
      <w:marBottom w:val="0"/>
      <w:divBdr>
        <w:top w:val="none" w:sz="0" w:space="0" w:color="auto"/>
        <w:left w:val="none" w:sz="0" w:space="0" w:color="auto"/>
        <w:bottom w:val="none" w:sz="0" w:space="0" w:color="auto"/>
        <w:right w:val="none" w:sz="0" w:space="0" w:color="auto"/>
      </w:divBdr>
    </w:div>
    <w:div w:id="1191339712">
      <w:marLeft w:val="640"/>
      <w:marRight w:val="0"/>
      <w:marTop w:val="0"/>
      <w:marBottom w:val="0"/>
      <w:divBdr>
        <w:top w:val="none" w:sz="0" w:space="0" w:color="auto"/>
        <w:left w:val="none" w:sz="0" w:space="0" w:color="auto"/>
        <w:bottom w:val="none" w:sz="0" w:space="0" w:color="auto"/>
        <w:right w:val="none" w:sz="0" w:space="0" w:color="auto"/>
      </w:divBdr>
    </w:div>
    <w:div w:id="1191534524">
      <w:marLeft w:val="640"/>
      <w:marRight w:val="0"/>
      <w:marTop w:val="0"/>
      <w:marBottom w:val="0"/>
      <w:divBdr>
        <w:top w:val="none" w:sz="0" w:space="0" w:color="auto"/>
        <w:left w:val="none" w:sz="0" w:space="0" w:color="auto"/>
        <w:bottom w:val="none" w:sz="0" w:space="0" w:color="auto"/>
        <w:right w:val="none" w:sz="0" w:space="0" w:color="auto"/>
      </w:divBdr>
    </w:div>
    <w:div w:id="1191652705">
      <w:marLeft w:val="640"/>
      <w:marRight w:val="0"/>
      <w:marTop w:val="0"/>
      <w:marBottom w:val="0"/>
      <w:divBdr>
        <w:top w:val="none" w:sz="0" w:space="0" w:color="auto"/>
        <w:left w:val="none" w:sz="0" w:space="0" w:color="auto"/>
        <w:bottom w:val="none" w:sz="0" w:space="0" w:color="auto"/>
        <w:right w:val="none" w:sz="0" w:space="0" w:color="auto"/>
      </w:divBdr>
    </w:div>
    <w:div w:id="1191989204">
      <w:marLeft w:val="640"/>
      <w:marRight w:val="0"/>
      <w:marTop w:val="0"/>
      <w:marBottom w:val="0"/>
      <w:divBdr>
        <w:top w:val="none" w:sz="0" w:space="0" w:color="auto"/>
        <w:left w:val="none" w:sz="0" w:space="0" w:color="auto"/>
        <w:bottom w:val="none" w:sz="0" w:space="0" w:color="auto"/>
        <w:right w:val="none" w:sz="0" w:space="0" w:color="auto"/>
      </w:divBdr>
    </w:div>
    <w:div w:id="1192111012">
      <w:bodyDiv w:val="1"/>
      <w:marLeft w:val="0"/>
      <w:marRight w:val="0"/>
      <w:marTop w:val="0"/>
      <w:marBottom w:val="0"/>
      <w:divBdr>
        <w:top w:val="none" w:sz="0" w:space="0" w:color="auto"/>
        <w:left w:val="none" w:sz="0" w:space="0" w:color="auto"/>
        <w:bottom w:val="none" w:sz="0" w:space="0" w:color="auto"/>
        <w:right w:val="none" w:sz="0" w:space="0" w:color="auto"/>
      </w:divBdr>
    </w:div>
    <w:div w:id="1192258026">
      <w:marLeft w:val="640"/>
      <w:marRight w:val="0"/>
      <w:marTop w:val="0"/>
      <w:marBottom w:val="0"/>
      <w:divBdr>
        <w:top w:val="none" w:sz="0" w:space="0" w:color="auto"/>
        <w:left w:val="none" w:sz="0" w:space="0" w:color="auto"/>
        <w:bottom w:val="none" w:sz="0" w:space="0" w:color="auto"/>
        <w:right w:val="none" w:sz="0" w:space="0" w:color="auto"/>
      </w:divBdr>
    </w:div>
    <w:div w:id="1192300664">
      <w:marLeft w:val="640"/>
      <w:marRight w:val="0"/>
      <w:marTop w:val="0"/>
      <w:marBottom w:val="0"/>
      <w:divBdr>
        <w:top w:val="none" w:sz="0" w:space="0" w:color="auto"/>
        <w:left w:val="none" w:sz="0" w:space="0" w:color="auto"/>
        <w:bottom w:val="none" w:sz="0" w:space="0" w:color="auto"/>
        <w:right w:val="none" w:sz="0" w:space="0" w:color="auto"/>
      </w:divBdr>
    </w:div>
    <w:div w:id="1192380511">
      <w:marLeft w:val="640"/>
      <w:marRight w:val="0"/>
      <w:marTop w:val="0"/>
      <w:marBottom w:val="0"/>
      <w:divBdr>
        <w:top w:val="none" w:sz="0" w:space="0" w:color="auto"/>
        <w:left w:val="none" w:sz="0" w:space="0" w:color="auto"/>
        <w:bottom w:val="none" w:sz="0" w:space="0" w:color="auto"/>
        <w:right w:val="none" w:sz="0" w:space="0" w:color="auto"/>
      </w:divBdr>
    </w:div>
    <w:div w:id="1193418952">
      <w:marLeft w:val="640"/>
      <w:marRight w:val="0"/>
      <w:marTop w:val="0"/>
      <w:marBottom w:val="0"/>
      <w:divBdr>
        <w:top w:val="none" w:sz="0" w:space="0" w:color="auto"/>
        <w:left w:val="none" w:sz="0" w:space="0" w:color="auto"/>
        <w:bottom w:val="none" w:sz="0" w:space="0" w:color="auto"/>
        <w:right w:val="none" w:sz="0" w:space="0" w:color="auto"/>
      </w:divBdr>
    </w:div>
    <w:div w:id="1193420529">
      <w:marLeft w:val="640"/>
      <w:marRight w:val="0"/>
      <w:marTop w:val="0"/>
      <w:marBottom w:val="0"/>
      <w:divBdr>
        <w:top w:val="none" w:sz="0" w:space="0" w:color="auto"/>
        <w:left w:val="none" w:sz="0" w:space="0" w:color="auto"/>
        <w:bottom w:val="none" w:sz="0" w:space="0" w:color="auto"/>
        <w:right w:val="none" w:sz="0" w:space="0" w:color="auto"/>
      </w:divBdr>
    </w:div>
    <w:div w:id="1194001098">
      <w:marLeft w:val="640"/>
      <w:marRight w:val="0"/>
      <w:marTop w:val="0"/>
      <w:marBottom w:val="0"/>
      <w:divBdr>
        <w:top w:val="none" w:sz="0" w:space="0" w:color="auto"/>
        <w:left w:val="none" w:sz="0" w:space="0" w:color="auto"/>
        <w:bottom w:val="none" w:sz="0" w:space="0" w:color="auto"/>
        <w:right w:val="none" w:sz="0" w:space="0" w:color="auto"/>
      </w:divBdr>
    </w:div>
    <w:div w:id="1194272274">
      <w:marLeft w:val="640"/>
      <w:marRight w:val="0"/>
      <w:marTop w:val="0"/>
      <w:marBottom w:val="0"/>
      <w:divBdr>
        <w:top w:val="none" w:sz="0" w:space="0" w:color="auto"/>
        <w:left w:val="none" w:sz="0" w:space="0" w:color="auto"/>
        <w:bottom w:val="none" w:sz="0" w:space="0" w:color="auto"/>
        <w:right w:val="none" w:sz="0" w:space="0" w:color="auto"/>
      </w:divBdr>
    </w:div>
    <w:div w:id="1195390024">
      <w:marLeft w:val="640"/>
      <w:marRight w:val="0"/>
      <w:marTop w:val="0"/>
      <w:marBottom w:val="0"/>
      <w:divBdr>
        <w:top w:val="none" w:sz="0" w:space="0" w:color="auto"/>
        <w:left w:val="none" w:sz="0" w:space="0" w:color="auto"/>
        <w:bottom w:val="none" w:sz="0" w:space="0" w:color="auto"/>
        <w:right w:val="none" w:sz="0" w:space="0" w:color="auto"/>
      </w:divBdr>
    </w:div>
    <w:div w:id="1195848775">
      <w:bodyDiv w:val="1"/>
      <w:marLeft w:val="0"/>
      <w:marRight w:val="0"/>
      <w:marTop w:val="0"/>
      <w:marBottom w:val="0"/>
      <w:divBdr>
        <w:top w:val="none" w:sz="0" w:space="0" w:color="auto"/>
        <w:left w:val="none" w:sz="0" w:space="0" w:color="auto"/>
        <w:bottom w:val="none" w:sz="0" w:space="0" w:color="auto"/>
        <w:right w:val="none" w:sz="0" w:space="0" w:color="auto"/>
      </w:divBdr>
    </w:div>
    <w:div w:id="1196308312">
      <w:bodyDiv w:val="1"/>
      <w:marLeft w:val="0"/>
      <w:marRight w:val="0"/>
      <w:marTop w:val="0"/>
      <w:marBottom w:val="0"/>
      <w:divBdr>
        <w:top w:val="none" w:sz="0" w:space="0" w:color="auto"/>
        <w:left w:val="none" w:sz="0" w:space="0" w:color="auto"/>
        <w:bottom w:val="none" w:sz="0" w:space="0" w:color="auto"/>
        <w:right w:val="none" w:sz="0" w:space="0" w:color="auto"/>
      </w:divBdr>
    </w:div>
    <w:div w:id="1196500956">
      <w:marLeft w:val="640"/>
      <w:marRight w:val="0"/>
      <w:marTop w:val="0"/>
      <w:marBottom w:val="0"/>
      <w:divBdr>
        <w:top w:val="none" w:sz="0" w:space="0" w:color="auto"/>
        <w:left w:val="none" w:sz="0" w:space="0" w:color="auto"/>
        <w:bottom w:val="none" w:sz="0" w:space="0" w:color="auto"/>
        <w:right w:val="none" w:sz="0" w:space="0" w:color="auto"/>
      </w:divBdr>
    </w:div>
    <w:div w:id="1196626271">
      <w:marLeft w:val="480"/>
      <w:marRight w:val="0"/>
      <w:marTop w:val="0"/>
      <w:marBottom w:val="0"/>
      <w:divBdr>
        <w:top w:val="none" w:sz="0" w:space="0" w:color="auto"/>
        <w:left w:val="none" w:sz="0" w:space="0" w:color="auto"/>
        <w:bottom w:val="none" w:sz="0" w:space="0" w:color="auto"/>
        <w:right w:val="none" w:sz="0" w:space="0" w:color="auto"/>
      </w:divBdr>
    </w:div>
    <w:div w:id="1196843635">
      <w:marLeft w:val="640"/>
      <w:marRight w:val="0"/>
      <w:marTop w:val="0"/>
      <w:marBottom w:val="0"/>
      <w:divBdr>
        <w:top w:val="none" w:sz="0" w:space="0" w:color="auto"/>
        <w:left w:val="none" w:sz="0" w:space="0" w:color="auto"/>
        <w:bottom w:val="none" w:sz="0" w:space="0" w:color="auto"/>
        <w:right w:val="none" w:sz="0" w:space="0" w:color="auto"/>
      </w:divBdr>
    </w:div>
    <w:div w:id="1197545816">
      <w:marLeft w:val="640"/>
      <w:marRight w:val="0"/>
      <w:marTop w:val="0"/>
      <w:marBottom w:val="0"/>
      <w:divBdr>
        <w:top w:val="none" w:sz="0" w:space="0" w:color="auto"/>
        <w:left w:val="none" w:sz="0" w:space="0" w:color="auto"/>
        <w:bottom w:val="none" w:sz="0" w:space="0" w:color="auto"/>
        <w:right w:val="none" w:sz="0" w:space="0" w:color="auto"/>
      </w:divBdr>
    </w:div>
    <w:div w:id="1198784535">
      <w:marLeft w:val="480"/>
      <w:marRight w:val="0"/>
      <w:marTop w:val="0"/>
      <w:marBottom w:val="0"/>
      <w:divBdr>
        <w:top w:val="none" w:sz="0" w:space="0" w:color="auto"/>
        <w:left w:val="none" w:sz="0" w:space="0" w:color="auto"/>
        <w:bottom w:val="none" w:sz="0" w:space="0" w:color="auto"/>
        <w:right w:val="none" w:sz="0" w:space="0" w:color="auto"/>
      </w:divBdr>
    </w:div>
    <w:div w:id="1199321243">
      <w:marLeft w:val="640"/>
      <w:marRight w:val="0"/>
      <w:marTop w:val="0"/>
      <w:marBottom w:val="0"/>
      <w:divBdr>
        <w:top w:val="none" w:sz="0" w:space="0" w:color="auto"/>
        <w:left w:val="none" w:sz="0" w:space="0" w:color="auto"/>
        <w:bottom w:val="none" w:sz="0" w:space="0" w:color="auto"/>
        <w:right w:val="none" w:sz="0" w:space="0" w:color="auto"/>
      </w:divBdr>
    </w:div>
    <w:div w:id="1199391251">
      <w:marLeft w:val="640"/>
      <w:marRight w:val="0"/>
      <w:marTop w:val="0"/>
      <w:marBottom w:val="0"/>
      <w:divBdr>
        <w:top w:val="none" w:sz="0" w:space="0" w:color="auto"/>
        <w:left w:val="none" w:sz="0" w:space="0" w:color="auto"/>
        <w:bottom w:val="none" w:sz="0" w:space="0" w:color="auto"/>
        <w:right w:val="none" w:sz="0" w:space="0" w:color="auto"/>
      </w:divBdr>
    </w:div>
    <w:div w:id="1199928393">
      <w:marLeft w:val="640"/>
      <w:marRight w:val="0"/>
      <w:marTop w:val="0"/>
      <w:marBottom w:val="0"/>
      <w:divBdr>
        <w:top w:val="none" w:sz="0" w:space="0" w:color="auto"/>
        <w:left w:val="none" w:sz="0" w:space="0" w:color="auto"/>
        <w:bottom w:val="none" w:sz="0" w:space="0" w:color="auto"/>
        <w:right w:val="none" w:sz="0" w:space="0" w:color="auto"/>
      </w:divBdr>
    </w:div>
    <w:div w:id="1200435603">
      <w:marLeft w:val="640"/>
      <w:marRight w:val="0"/>
      <w:marTop w:val="0"/>
      <w:marBottom w:val="0"/>
      <w:divBdr>
        <w:top w:val="none" w:sz="0" w:space="0" w:color="auto"/>
        <w:left w:val="none" w:sz="0" w:space="0" w:color="auto"/>
        <w:bottom w:val="none" w:sz="0" w:space="0" w:color="auto"/>
        <w:right w:val="none" w:sz="0" w:space="0" w:color="auto"/>
      </w:divBdr>
    </w:div>
    <w:div w:id="1200895926">
      <w:bodyDiv w:val="1"/>
      <w:marLeft w:val="0"/>
      <w:marRight w:val="0"/>
      <w:marTop w:val="0"/>
      <w:marBottom w:val="0"/>
      <w:divBdr>
        <w:top w:val="none" w:sz="0" w:space="0" w:color="auto"/>
        <w:left w:val="none" w:sz="0" w:space="0" w:color="auto"/>
        <w:bottom w:val="none" w:sz="0" w:space="0" w:color="auto"/>
        <w:right w:val="none" w:sz="0" w:space="0" w:color="auto"/>
      </w:divBdr>
    </w:div>
    <w:div w:id="1201354733">
      <w:marLeft w:val="640"/>
      <w:marRight w:val="0"/>
      <w:marTop w:val="0"/>
      <w:marBottom w:val="0"/>
      <w:divBdr>
        <w:top w:val="none" w:sz="0" w:space="0" w:color="auto"/>
        <w:left w:val="none" w:sz="0" w:space="0" w:color="auto"/>
        <w:bottom w:val="none" w:sz="0" w:space="0" w:color="auto"/>
        <w:right w:val="none" w:sz="0" w:space="0" w:color="auto"/>
      </w:divBdr>
    </w:div>
    <w:div w:id="1201629367">
      <w:marLeft w:val="640"/>
      <w:marRight w:val="0"/>
      <w:marTop w:val="0"/>
      <w:marBottom w:val="0"/>
      <w:divBdr>
        <w:top w:val="none" w:sz="0" w:space="0" w:color="auto"/>
        <w:left w:val="none" w:sz="0" w:space="0" w:color="auto"/>
        <w:bottom w:val="none" w:sz="0" w:space="0" w:color="auto"/>
        <w:right w:val="none" w:sz="0" w:space="0" w:color="auto"/>
      </w:divBdr>
    </w:div>
    <w:div w:id="1201674275">
      <w:marLeft w:val="640"/>
      <w:marRight w:val="0"/>
      <w:marTop w:val="0"/>
      <w:marBottom w:val="0"/>
      <w:divBdr>
        <w:top w:val="none" w:sz="0" w:space="0" w:color="auto"/>
        <w:left w:val="none" w:sz="0" w:space="0" w:color="auto"/>
        <w:bottom w:val="none" w:sz="0" w:space="0" w:color="auto"/>
        <w:right w:val="none" w:sz="0" w:space="0" w:color="auto"/>
      </w:divBdr>
    </w:div>
    <w:div w:id="1201748470">
      <w:marLeft w:val="640"/>
      <w:marRight w:val="0"/>
      <w:marTop w:val="0"/>
      <w:marBottom w:val="0"/>
      <w:divBdr>
        <w:top w:val="none" w:sz="0" w:space="0" w:color="auto"/>
        <w:left w:val="none" w:sz="0" w:space="0" w:color="auto"/>
        <w:bottom w:val="none" w:sz="0" w:space="0" w:color="auto"/>
        <w:right w:val="none" w:sz="0" w:space="0" w:color="auto"/>
      </w:divBdr>
    </w:div>
    <w:div w:id="1202016083">
      <w:bodyDiv w:val="1"/>
      <w:marLeft w:val="0"/>
      <w:marRight w:val="0"/>
      <w:marTop w:val="0"/>
      <w:marBottom w:val="0"/>
      <w:divBdr>
        <w:top w:val="none" w:sz="0" w:space="0" w:color="auto"/>
        <w:left w:val="none" w:sz="0" w:space="0" w:color="auto"/>
        <w:bottom w:val="none" w:sz="0" w:space="0" w:color="auto"/>
        <w:right w:val="none" w:sz="0" w:space="0" w:color="auto"/>
      </w:divBdr>
      <w:divsChild>
        <w:div w:id="74014935">
          <w:marLeft w:val="480"/>
          <w:marRight w:val="0"/>
          <w:marTop w:val="0"/>
          <w:marBottom w:val="0"/>
          <w:divBdr>
            <w:top w:val="none" w:sz="0" w:space="0" w:color="auto"/>
            <w:left w:val="none" w:sz="0" w:space="0" w:color="auto"/>
            <w:bottom w:val="none" w:sz="0" w:space="0" w:color="auto"/>
            <w:right w:val="none" w:sz="0" w:space="0" w:color="auto"/>
          </w:divBdr>
        </w:div>
        <w:div w:id="117457471">
          <w:marLeft w:val="480"/>
          <w:marRight w:val="0"/>
          <w:marTop w:val="0"/>
          <w:marBottom w:val="0"/>
          <w:divBdr>
            <w:top w:val="none" w:sz="0" w:space="0" w:color="auto"/>
            <w:left w:val="none" w:sz="0" w:space="0" w:color="auto"/>
            <w:bottom w:val="none" w:sz="0" w:space="0" w:color="auto"/>
            <w:right w:val="none" w:sz="0" w:space="0" w:color="auto"/>
          </w:divBdr>
        </w:div>
        <w:div w:id="357589540">
          <w:marLeft w:val="480"/>
          <w:marRight w:val="0"/>
          <w:marTop w:val="0"/>
          <w:marBottom w:val="0"/>
          <w:divBdr>
            <w:top w:val="none" w:sz="0" w:space="0" w:color="auto"/>
            <w:left w:val="none" w:sz="0" w:space="0" w:color="auto"/>
            <w:bottom w:val="none" w:sz="0" w:space="0" w:color="auto"/>
            <w:right w:val="none" w:sz="0" w:space="0" w:color="auto"/>
          </w:divBdr>
        </w:div>
        <w:div w:id="361169778">
          <w:marLeft w:val="480"/>
          <w:marRight w:val="0"/>
          <w:marTop w:val="0"/>
          <w:marBottom w:val="0"/>
          <w:divBdr>
            <w:top w:val="none" w:sz="0" w:space="0" w:color="auto"/>
            <w:left w:val="none" w:sz="0" w:space="0" w:color="auto"/>
            <w:bottom w:val="none" w:sz="0" w:space="0" w:color="auto"/>
            <w:right w:val="none" w:sz="0" w:space="0" w:color="auto"/>
          </w:divBdr>
        </w:div>
        <w:div w:id="404425104">
          <w:marLeft w:val="480"/>
          <w:marRight w:val="0"/>
          <w:marTop w:val="0"/>
          <w:marBottom w:val="0"/>
          <w:divBdr>
            <w:top w:val="none" w:sz="0" w:space="0" w:color="auto"/>
            <w:left w:val="none" w:sz="0" w:space="0" w:color="auto"/>
            <w:bottom w:val="none" w:sz="0" w:space="0" w:color="auto"/>
            <w:right w:val="none" w:sz="0" w:space="0" w:color="auto"/>
          </w:divBdr>
        </w:div>
        <w:div w:id="477918603">
          <w:marLeft w:val="480"/>
          <w:marRight w:val="0"/>
          <w:marTop w:val="0"/>
          <w:marBottom w:val="0"/>
          <w:divBdr>
            <w:top w:val="none" w:sz="0" w:space="0" w:color="auto"/>
            <w:left w:val="none" w:sz="0" w:space="0" w:color="auto"/>
            <w:bottom w:val="none" w:sz="0" w:space="0" w:color="auto"/>
            <w:right w:val="none" w:sz="0" w:space="0" w:color="auto"/>
          </w:divBdr>
        </w:div>
        <w:div w:id="523979686">
          <w:marLeft w:val="480"/>
          <w:marRight w:val="0"/>
          <w:marTop w:val="0"/>
          <w:marBottom w:val="0"/>
          <w:divBdr>
            <w:top w:val="none" w:sz="0" w:space="0" w:color="auto"/>
            <w:left w:val="none" w:sz="0" w:space="0" w:color="auto"/>
            <w:bottom w:val="none" w:sz="0" w:space="0" w:color="auto"/>
            <w:right w:val="none" w:sz="0" w:space="0" w:color="auto"/>
          </w:divBdr>
        </w:div>
        <w:div w:id="555121608">
          <w:marLeft w:val="480"/>
          <w:marRight w:val="0"/>
          <w:marTop w:val="0"/>
          <w:marBottom w:val="0"/>
          <w:divBdr>
            <w:top w:val="none" w:sz="0" w:space="0" w:color="auto"/>
            <w:left w:val="none" w:sz="0" w:space="0" w:color="auto"/>
            <w:bottom w:val="none" w:sz="0" w:space="0" w:color="auto"/>
            <w:right w:val="none" w:sz="0" w:space="0" w:color="auto"/>
          </w:divBdr>
        </w:div>
        <w:div w:id="573004442">
          <w:marLeft w:val="480"/>
          <w:marRight w:val="0"/>
          <w:marTop w:val="0"/>
          <w:marBottom w:val="0"/>
          <w:divBdr>
            <w:top w:val="none" w:sz="0" w:space="0" w:color="auto"/>
            <w:left w:val="none" w:sz="0" w:space="0" w:color="auto"/>
            <w:bottom w:val="none" w:sz="0" w:space="0" w:color="auto"/>
            <w:right w:val="none" w:sz="0" w:space="0" w:color="auto"/>
          </w:divBdr>
        </w:div>
        <w:div w:id="618339193">
          <w:marLeft w:val="480"/>
          <w:marRight w:val="0"/>
          <w:marTop w:val="0"/>
          <w:marBottom w:val="0"/>
          <w:divBdr>
            <w:top w:val="none" w:sz="0" w:space="0" w:color="auto"/>
            <w:left w:val="none" w:sz="0" w:space="0" w:color="auto"/>
            <w:bottom w:val="none" w:sz="0" w:space="0" w:color="auto"/>
            <w:right w:val="none" w:sz="0" w:space="0" w:color="auto"/>
          </w:divBdr>
        </w:div>
        <w:div w:id="695889738">
          <w:marLeft w:val="480"/>
          <w:marRight w:val="0"/>
          <w:marTop w:val="0"/>
          <w:marBottom w:val="0"/>
          <w:divBdr>
            <w:top w:val="none" w:sz="0" w:space="0" w:color="auto"/>
            <w:left w:val="none" w:sz="0" w:space="0" w:color="auto"/>
            <w:bottom w:val="none" w:sz="0" w:space="0" w:color="auto"/>
            <w:right w:val="none" w:sz="0" w:space="0" w:color="auto"/>
          </w:divBdr>
        </w:div>
        <w:div w:id="697312442">
          <w:marLeft w:val="480"/>
          <w:marRight w:val="0"/>
          <w:marTop w:val="0"/>
          <w:marBottom w:val="0"/>
          <w:divBdr>
            <w:top w:val="none" w:sz="0" w:space="0" w:color="auto"/>
            <w:left w:val="none" w:sz="0" w:space="0" w:color="auto"/>
            <w:bottom w:val="none" w:sz="0" w:space="0" w:color="auto"/>
            <w:right w:val="none" w:sz="0" w:space="0" w:color="auto"/>
          </w:divBdr>
        </w:div>
        <w:div w:id="704331955">
          <w:marLeft w:val="480"/>
          <w:marRight w:val="0"/>
          <w:marTop w:val="0"/>
          <w:marBottom w:val="0"/>
          <w:divBdr>
            <w:top w:val="none" w:sz="0" w:space="0" w:color="auto"/>
            <w:left w:val="none" w:sz="0" w:space="0" w:color="auto"/>
            <w:bottom w:val="none" w:sz="0" w:space="0" w:color="auto"/>
            <w:right w:val="none" w:sz="0" w:space="0" w:color="auto"/>
          </w:divBdr>
        </w:div>
        <w:div w:id="725490875">
          <w:marLeft w:val="480"/>
          <w:marRight w:val="0"/>
          <w:marTop w:val="0"/>
          <w:marBottom w:val="0"/>
          <w:divBdr>
            <w:top w:val="none" w:sz="0" w:space="0" w:color="auto"/>
            <w:left w:val="none" w:sz="0" w:space="0" w:color="auto"/>
            <w:bottom w:val="none" w:sz="0" w:space="0" w:color="auto"/>
            <w:right w:val="none" w:sz="0" w:space="0" w:color="auto"/>
          </w:divBdr>
        </w:div>
        <w:div w:id="737559674">
          <w:marLeft w:val="480"/>
          <w:marRight w:val="0"/>
          <w:marTop w:val="0"/>
          <w:marBottom w:val="0"/>
          <w:divBdr>
            <w:top w:val="none" w:sz="0" w:space="0" w:color="auto"/>
            <w:left w:val="none" w:sz="0" w:space="0" w:color="auto"/>
            <w:bottom w:val="none" w:sz="0" w:space="0" w:color="auto"/>
            <w:right w:val="none" w:sz="0" w:space="0" w:color="auto"/>
          </w:divBdr>
        </w:div>
        <w:div w:id="737677504">
          <w:marLeft w:val="480"/>
          <w:marRight w:val="0"/>
          <w:marTop w:val="0"/>
          <w:marBottom w:val="0"/>
          <w:divBdr>
            <w:top w:val="none" w:sz="0" w:space="0" w:color="auto"/>
            <w:left w:val="none" w:sz="0" w:space="0" w:color="auto"/>
            <w:bottom w:val="none" w:sz="0" w:space="0" w:color="auto"/>
            <w:right w:val="none" w:sz="0" w:space="0" w:color="auto"/>
          </w:divBdr>
        </w:div>
        <w:div w:id="755590761">
          <w:marLeft w:val="480"/>
          <w:marRight w:val="0"/>
          <w:marTop w:val="0"/>
          <w:marBottom w:val="0"/>
          <w:divBdr>
            <w:top w:val="none" w:sz="0" w:space="0" w:color="auto"/>
            <w:left w:val="none" w:sz="0" w:space="0" w:color="auto"/>
            <w:bottom w:val="none" w:sz="0" w:space="0" w:color="auto"/>
            <w:right w:val="none" w:sz="0" w:space="0" w:color="auto"/>
          </w:divBdr>
        </w:div>
        <w:div w:id="759258623">
          <w:marLeft w:val="480"/>
          <w:marRight w:val="0"/>
          <w:marTop w:val="0"/>
          <w:marBottom w:val="0"/>
          <w:divBdr>
            <w:top w:val="none" w:sz="0" w:space="0" w:color="auto"/>
            <w:left w:val="none" w:sz="0" w:space="0" w:color="auto"/>
            <w:bottom w:val="none" w:sz="0" w:space="0" w:color="auto"/>
            <w:right w:val="none" w:sz="0" w:space="0" w:color="auto"/>
          </w:divBdr>
        </w:div>
        <w:div w:id="809129751">
          <w:marLeft w:val="480"/>
          <w:marRight w:val="0"/>
          <w:marTop w:val="0"/>
          <w:marBottom w:val="0"/>
          <w:divBdr>
            <w:top w:val="none" w:sz="0" w:space="0" w:color="auto"/>
            <w:left w:val="none" w:sz="0" w:space="0" w:color="auto"/>
            <w:bottom w:val="none" w:sz="0" w:space="0" w:color="auto"/>
            <w:right w:val="none" w:sz="0" w:space="0" w:color="auto"/>
          </w:divBdr>
        </w:div>
        <w:div w:id="811752334">
          <w:marLeft w:val="480"/>
          <w:marRight w:val="0"/>
          <w:marTop w:val="0"/>
          <w:marBottom w:val="0"/>
          <w:divBdr>
            <w:top w:val="none" w:sz="0" w:space="0" w:color="auto"/>
            <w:left w:val="none" w:sz="0" w:space="0" w:color="auto"/>
            <w:bottom w:val="none" w:sz="0" w:space="0" w:color="auto"/>
            <w:right w:val="none" w:sz="0" w:space="0" w:color="auto"/>
          </w:divBdr>
        </w:div>
        <w:div w:id="904753911">
          <w:marLeft w:val="480"/>
          <w:marRight w:val="0"/>
          <w:marTop w:val="0"/>
          <w:marBottom w:val="0"/>
          <w:divBdr>
            <w:top w:val="none" w:sz="0" w:space="0" w:color="auto"/>
            <w:left w:val="none" w:sz="0" w:space="0" w:color="auto"/>
            <w:bottom w:val="none" w:sz="0" w:space="0" w:color="auto"/>
            <w:right w:val="none" w:sz="0" w:space="0" w:color="auto"/>
          </w:divBdr>
        </w:div>
        <w:div w:id="1109399267">
          <w:marLeft w:val="480"/>
          <w:marRight w:val="0"/>
          <w:marTop w:val="0"/>
          <w:marBottom w:val="0"/>
          <w:divBdr>
            <w:top w:val="none" w:sz="0" w:space="0" w:color="auto"/>
            <w:left w:val="none" w:sz="0" w:space="0" w:color="auto"/>
            <w:bottom w:val="none" w:sz="0" w:space="0" w:color="auto"/>
            <w:right w:val="none" w:sz="0" w:space="0" w:color="auto"/>
          </w:divBdr>
        </w:div>
        <w:div w:id="1120953414">
          <w:marLeft w:val="480"/>
          <w:marRight w:val="0"/>
          <w:marTop w:val="0"/>
          <w:marBottom w:val="0"/>
          <w:divBdr>
            <w:top w:val="none" w:sz="0" w:space="0" w:color="auto"/>
            <w:left w:val="none" w:sz="0" w:space="0" w:color="auto"/>
            <w:bottom w:val="none" w:sz="0" w:space="0" w:color="auto"/>
            <w:right w:val="none" w:sz="0" w:space="0" w:color="auto"/>
          </w:divBdr>
        </w:div>
        <w:div w:id="1159345480">
          <w:marLeft w:val="480"/>
          <w:marRight w:val="0"/>
          <w:marTop w:val="0"/>
          <w:marBottom w:val="0"/>
          <w:divBdr>
            <w:top w:val="none" w:sz="0" w:space="0" w:color="auto"/>
            <w:left w:val="none" w:sz="0" w:space="0" w:color="auto"/>
            <w:bottom w:val="none" w:sz="0" w:space="0" w:color="auto"/>
            <w:right w:val="none" w:sz="0" w:space="0" w:color="auto"/>
          </w:divBdr>
        </w:div>
        <w:div w:id="1159686863">
          <w:marLeft w:val="480"/>
          <w:marRight w:val="0"/>
          <w:marTop w:val="0"/>
          <w:marBottom w:val="0"/>
          <w:divBdr>
            <w:top w:val="none" w:sz="0" w:space="0" w:color="auto"/>
            <w:left w:val="none" w:sz="0" w:space="0" w:color="auto"/>
            <w:bottom w:val="none" w:sz="0" w:space="0" w:color="auto"/>
            <w:right w:val="none" w:sz="0" w:space="0" w:color="auto"/>
          </w:divBdr>
        </w:div>
        <w:div w:id="1164247158">
          <w:marLeft w:val="480"/>
          <w:marRight w:val="0"/>
          <w:marTop w:val="0"/>
          <w:marBottom w:val="0"/>
          <w:divBdr>
            <w:top w:val="none" w:sz="0" w:space="0" w:color="auto"/>
            <w:left w:val="none" w:sz="0" w:space="0" w:color="auto"/>
            <w:bottom w:val="none" w:sz="0" w:space="0" w:color="auto"/>
            <w:right w:val="none" w:sz="0" w:space="0" w:color="auto"/>
          </w:divBdr>
        </w:div>
        <w:div w:id="1246189197">
          <w:marLeft w:val="480"/>
          <w:marRight w:val="0"/>
          <w:marTop w:val="0"/>
          <w:marBottom w:val="0"/>
          <w:divBdr>
            <w:top w:val="none" w:sz="0" w:space="0" w:color="auto"/>
            <w:left w:val="none" w:sz="0" w:space="0" w:color="auto"/>
            <w:bottom w:val="none" w:sz="0" w:space="0" w:color="auto"/>
            <w:right w:val="none" w:sz="0" w:space="0" w:color="auto"/>
          </w:divBdr>
        </w:div>
        <w:div w:id="1268611430">
          <w:marLeft w:val="480"/>
          <w:marRight w:val="0"/>
          <w:marTop w:val="0"/>
          <w:marBottom w:val="0"/>
          <w:divBdr>
            <w:top w:val="none" w:sz="0" w:space="0" w:color="auto"/>
            <w:left w:val="none" w:sz="0" w:space="0" w:color="auto"/>
            <w:bottom w:val="none" w:sz="0" w:space="0" w:color="auto"/>
            <w:right w:val="none" w:sz="0" w:space="0" w:color="auto"/>
          </w:divBdr>
        </w:div>
        <w:div w:id="1337347745">
          <w:marLeft w:val="480"/>
          <w:marRight w:val="0"/>
          <w:marTop w:val="0"/>
          <w:marBottom w:val="0"/>
          <w:divBdr>
            <w:top w:val="none" w:sz="0" w:space="0" w:color="auto"/>
            <w:left w:val="none" w:sz="0" w:space="0" w:color="auto"/>
            <w:bottom w:val="none" w:sz="0" w:space="0" w:color="auto"/>
            <w:right w:val="none" w:sz="0" w:space="0" w:color="auto"/>
          </w:divBdr>
        </w:div>
        <w:div w:id="1352298179">
          <w:marLeft w:val="480"/>
          <w:marRight w:val="0"/>
          <w:marTop w:val="0"/>
          <w:marBottom w:val="0"/>
          <w:divBdr>
            <w:top w:val="none" w:sz="0" w:space="0" w:color="auto"/>
            <w:left w:val="none" w:sz="0" w:space="0" w:color="auto"/>
            <w:bottom w:val="none" w:sz="0" w:space="0" w:color="auto"/>
            <w:right w:val="none" w:sz="0" w:space="0" w:color="auto"/>
          </w:divBdr>
        </w:div>
        <w:div w:id="1356232696">
          <w:marLeft w:val="480"/>
          <w:marRight w:val="0"/>
          <w:marTop w:val="0"/>
          <w:marBottom w:val="0"/>
          <w:divBdr>
            <w:top w:val="none" w:sz="0" w:space="0" w:color="auto"/>
            <w:left w:val="none" w:sz="0" w:space="0" w:color="auto"/>
            <w:bottom w:val="none" w:sz="0" w:space="0" w:color="auto"/>
            <w:right w:val="none" w:sz="0" w:space="0" w:color="auto"/>
          </w:divBdr>
        </w:div>
        <w:div w:id="1381398275">
          <w:marLeft w:val="480"/>
          <w:marRight w:val="0"/>
          <w:marTop w:val="0"/>
          <w:marBottom w:val="0"/>
          <w:divBdr>
            <w:top w:val="none" w:sz="0" w:space="0" w:color="auto"/>
            <w:left w:val="none" w:sz="0" w:space="0" w:color="auto"/>
            <w:bottom w:val="none" w:sz="0" w:space="0" w:color="auto"/>
            <w:right w:val="none" w:sz="0" w:space="0" w:color="auto"/>
          </w:divBdr>
        </w:div>
        <w:div w:id="1415320282">
          <w:marLeft w:val="480"/>
          <w:marRight w:val="0"/>
          <w:marTop w:val="0"/>
          <w:marBottom w:val="0"/>
          <w:divBdr>
            <w:top w:val="none" w:sz="0" w:space="0" w:color="auto"/>
            <w:left w:val="none" w:sz="0" w:space="0" w:color="auto"/>
            <w:bottom w:val="none" w:sz="0" w:space="0" w:color="auto"/>
            <w:right w:val="none" w:sz="0" w:space="0" w:color="auto"/>
          </w:divBdr>
        </w:div>
        <w:div w:id="1428119639">
          <w:marLeft w:val="480"/>
          <w:marRight w:val="0"/>
          <w:marTop w:val="0"/>
          <w:marBottom w:val="0"/>
          <w:divBdr>
            <w:top w:val="none" w:sz="0" w:space="0" w:color="auto"/>
            <w:left w:val="none" w:sz="0" w:space="0" w:color="auto"/>
            <w:bottom w:val="none" w:sz="0" w:space="0" w:color="auto"/>
            <w:right w:val="none" w:sz="0" w:space="0" w:color="auto"/>
          </w:divBdr>
        </w:div>
        <w:div w:id="1430545410">
          <w:marLeft w:val="480"/>
          <w:marRight w:val="0"/>
          <w:marTop w:val="0"/>
          <w:marBottom w:val="0"/>
          <w:divBdr>
            <w:top w:val="none" w:sz="0" w:space="0" w:color="auto"/>
            <w:left w:val="none" w:sz="0" w:space="0" w:color="auto"/>
            <w:bottom w:val="none" w:sz="0" w:space="0" w:color="auto"/>
            <w:right w:val="none" w:sz="0" w:space="0" w:color="auto"/>
          </w:divBdr>
        </w:div>
        <w:div w:id="1516842296">
          <w:marLeft w:val="480"/>
          <w:marRight w:val="0"/>
          <w:marTop w:val="0"/>
          <w:marBottom w:val="0"/>
          <w:divBdr>
            <w:top w:val="none" w:sz="0" w:space="0" w:color="auto"/>
            <w:left w:val="none" w:sz="0" w:space="0" w:color="auto"/>
            <w:bottom w:val="none" w:sz="0" w:space="0" w:color="auto"/>
            <w:right w:val="none" w:sz="0" w:space="0" w:color="auto"/>
          </w:divBdr>
        </w:div>
        <w:div w:id="1681616137">
          <w:marLeft w:val="480"/>
          <w:marRight w:val="0"/>
          <w:marTop w:val="0"/>
          <w:marBottom w:val="0"/>
          <w:divBdr>
            <w:top w:val="none" w:sz="0" w:space="0" w:color="auto"/>
            <w:left w:val="none" w:sz="0" w:space="0" w:color="auto"/>
            <w:bottom w:val="none" w:sz="0" w:space="0" w:color="auto"/>
            <w:right w:val="none" w:sz="0" w:space="0" w:color="auto"/>
          </w:divBdr>
        </w:div>
        <w:div w:id="1682321485">
          <w:marLeft w:val="480"/>
          <w:marRight w:val="0"/>
          <w:marTop w:val="0"/>
          <w:marBottom w:val="0"/>
          <w:divBdr>
            <w:top w:val="none" w:sz="0" w:space="0" w:color="auto"/>
            <w:left w:val="none" w:sz="0" w:space="0" w:color="auto"/>
            <w:bottom w:val="none" w:sz="0" w:space="0" w:color="auto"/>
            <w:right w:val="none" w:sz="0" w:space="0" w:color="auto"/>
          </w:divBdr>
        </w:div>
        <w:div w:id="1706834238">
          <w:marLeft w:val="480"/>
          <w:marRight w:val="0"/>
          <w:marTop w:val="0"/>
          <w:marBottom w:val="0"/>
          <w:divBdr>
            <w:top w:val="none" w:sz="0" w:space="0" w:color="auto"/>
            <w:left w:val="none" w:sz="0" w:space="0" w:color="auto"/>
            <w:bottom w:val="none" w:sz="0" w:space="0" w:color="auto"/>
            <w:right w:val="none" w:sz="0" w:space="0" w:color="auto"/>
          </w:divBdr>
        </w:div>
        <w:div w:id="1708217023">
          <w:marLeft w:val="480"/>
          <w:marRight w:val="0"/>
          <w:marTop w:val="0"/>
          <w:marBottom w:val="0"/>
          <w:divBdr>
            <w:top w:val="none" w:sz="0" w:space="0" w:color="auto"/>
            <w:left w:val="none" w:sz="0" w:space="0" w:color="auto"/>
            <w:bottom w:val="none" w:sz="0" w:space="0" w:color="auto"/>
            <w:right w:val="none" w:sz="0" w:space="0" w:color="auto"/>
          </w:divBdr>
        </w:div>
        <w:div w:id="1713268576">
          <w:marLeft w:val="480"/>
          <w:marRight w:val="0"/>
          <w:marTop w:val="0"/>
          <w:marBottom w:val="0"/>
          <w:divBdr>
            <w:top w:val="none" w:sz="0" w:space="0" w:color="auto"/>
            <w:left w:val="none" w:sz="0" w:space="0" w:color="auto"/>
            <w:bottom w:val="none" w:sz="0" w:space="0" w:color="auto"/>
            <w:right w:val="none" w:sz="0" w:space="0" w:color="auto"/>
          </w:divBdr>
        </w:div>
        <w:div w:id="1777864247">
          <w:marLeft w:val="480"/>
          <w:marRight w:val="0"/>
          <w:marTop w:val="0"/>
          <w:marBottom w:val="0"/>
          <w:divBdr>
            <w:top w:val="none" w:sz="0" w:space="0" w:color="auto"/>
            <w:left w:val="none" w:sz="0" w:space="0" w:color="auto"/>
            <w:bottom w:val="none" w:sz="0" w:space="0" w:color="auto"/>
            <w:right w:val="none" w:sz="0" w:space="0" w:color="auto"/>
          </w:divBdr>
        </w:div>
        <w:div w:id="1793815872">
          <w:marLeft w:val="480"/>
          <w:marRight w:val="0"/>
          <w:marTop w:val="0"/>
          <w:marBottom w:val="0"/>
          <w:divBdr>
            <w:top w:val="none" w:sz="0" w:space="0" w:color="auto"/>
            <w:left w:val="none" w:sz="0" w:space="0" w:color="auto"/>
            <w:bottom w:val="none" w:sz="0" w:space="0" w:color="auto"/>
            <w:right w:val="none" w:sz="0" w:space="0" w:color="auto"/>
          </w:divBdr>
        </w:div>
        <w:div w:id="1832672303">
          <w:marLeft w:val="480"/>
          <w:marRight w:val="0"/>
          <w:marTop w:val="0"/>
          <w:marBottom w:val="0"/>
          <w:divBdr>
            <w:top w:val="none" w:sz="0" w:space="0" w:color="auto"/>
            <w:left w:val="none" w:sz="0" w:space="0" w:color="auto"/>
            <w:bottom w:val="none" w:sz="0" w:space="0" w:color="auto"/>
            <w:right w:val="none" w:sz="0" w:space="0" w:color="auto"/>
          </w:divBdr>
        </w:div>
        <w:div w:id="1865166474">
          <w:marLeft w:val="480"/>
          <w:marRight w:val="0"/>
          <w:marTop w:val="0"/>
          <w:marBottom w:val="0"/>
          <w:divBdr>
            <w:top w:val="none" w:sz="0" w:space="0" w:color="auto"/>
            <w:left w:val="none" w:sz="0" w:space="0" w:color="auto"/>
            <w:bottom w:val="none" w:sz="0" w:space="0" w:color="auto"/>
            <w:right w:val="none" w:sz="0" w:space="0" w:color="auto"/>
          </w:divBdr>
        </w:div>
        <w:div w:id="1883055607">
          <w:marLeft w:val="480"/>
          <w:marRight w:val="0"/>
          <w:marTop w:val="0"/>
          <w:marBottom w:val="0"/>
          <w:divBdr>
            <w:top w:val="none" w:sz="0" w:space="0" w:color="auto"/>
            <w:left w:val="none" w:sz="0" w:space="0" w:color="auto"/>
            <w:bottom w:val="none" w:sz="0" w:space="0" w:color="auto"/>
            <w:right w:val="none" w:sz="0" w:space="0" w:color="auto"/>
          </w:divBdr>
        </w:div>
        <w:div w:id="1883400901">
          <w:marLeft w:val="480"/>
          <w:marRight w:val="0"/>
          <w:marTop w:val="0"/>
          <w:marBottom w:val="0"/>
          <w:divBdr>
            <w:top w:val="none" w:sz="0" w:space="0" w:color="auto"/>
            <w:left w:val="none" w:sz="0" w:space="0" w:color="auto"/>
            <w:bottom w:val="none" w:sz="0" w:space="0" w:color="auto"/>
            <w:right w:val="none" w:sz="0" w:space="0" w:color="auto"/>
          </w:divBdr>
        </w:div>
        <w:div w:id="1894655124">
          <w:marLeft w:val="480"/>
          <w:marRight w:val="0"/>
          <w:marTop w:val="0"/>
          <w:marBottom w:val="0"/>
          <w:divBdr>
            <w:top w:val="none" w:sz="0" w:space="0" w:color="auto"/>
            <w:left w:val="none" w:sz="0" w:space="0" w:color="auto"/>
            <w:bottom w:val="none" w:sz="0" w:space="0" w:color="auto"/>
            <w:right w:val="none" w:sz="0" w:space="0" w:color="auto"/>
          </w:divBdr>
        </w:div>
        <w:div w:id="1902592463">
          <w:marLeft w:val="480"/>
          <w:marRight w:val="0"/>
          <w:marTop w:val="0"/>
          <w:marBottom w:val="0"/>
          <w:divBdr>
            <w:top w:val="none" w:sz="0" w:space="0" w:color="auto"/>
            <w:left w:val="none" w:sz="0" w:space="0" w:color="auto"/>
            <w:bottom w:val="none" w:sz="0" w:space="0" w:color="auto"/>
            <w:right w:val="none" w:sz="0" w:space="0" w:color="auto"/>
          </w:divBdr>
        </w:div>
        <w:div w:id="1902714677">
          <w:marLeft w:val="480"/>
          <w:marRight w:val="0"/>
          <w:marTop w:val="0"/>
          <w:marBottom w:val="0"/>
          <w:divBdr>
            <w:top w:val="none" w:sz="0" w:space="0" w:color="auto"/>
            <w:left w:val="none" w:sz="0" w:space="0" w:color="auto"/>
            <w:bottom w:val="none" w:sz="0" w:space="0" w:color="auto"/>
            <w:right w:val="none" w:sz="0" w:space="0" w:color="auto"/>
          </w:divBdr>
        </w:div>
        <w:div w:id="2002461565">
          <w:marLeft w:val="480"/>
          <w:marRight w:val="0"/>
          <w:marTop w:val="0"/>
          <w:marBottom w:val="0"/>
          <w:divBdr>
            <w:top w:val="none" w:sz="0" w:space="0" w:color="auto"/>
            <w:left w:val="none" w:sz="0" w:space="0" w:color="auto"/>
            <w:bottom w:val="none" w:sz="0" w:space="0" w:color="auto"/>
            <w:right w:val="none" w:sz="0" w:space="0" w:color="auto"/>
          </w:divBdr>
        </w:div>
        <w:div w:id="2026591520">
          <w:marLeft w:val="480"/>
          <w:marRight w:val="0"/>
          <w:marTop w:val="0"/>
          <w:marBottom w:val="0"/>
          <w:divBdr>
            <w:top w:val="none" w:sz="0" w:space="0" w:color="auto"/>
            <w:left w:val="none" w:sz="0" w:space="0" w:color="auto"/>
            <w:bottom w:val="none" w:sz="0" w:space="0" w:color="auto"/>
            <w:right w:val="none" w:sz="0" w:space="0" w:color="auto"/>
          </w:divBdr>
        </w:div>
        <w:div w:id="2067530198">
          <w:marLeft w:val="480"/>
          <w:marRight w:val="0"/>
          <w:marTop w:val="0"/>
          <w:marBottom w:val="0"/>
          <w:divBdr>
            <w:top w:val="none" w:sz="0" w:space="0" w:color="auto"/>
            <w:left w:val="none" w:sz="0" w:space="0" w:color="auto"/>
            <w:bottom w:val="none" w:sz="0" w:space="0" w:color="auto"/>
            <w:right w:val="none" w:sz="0" w:space="0" w:color="auto"/>
          </w:divBdr>
        </w:div>
        <w:div w:id="2105808810">
          <w:marLeft w:val="480"/>
          <w:marRight w:val="0"/>
          <w:marTop w:val="0"/>
          <w:marBottom w:val="0"/>
          <w:divBdr>
            <w:top w:val="none" w:sz="0" w:space="0" w:color="auto"/>
            <w:left w:val="none" w:sz="0" w:space="0" w:color="auto"/>
            <w:bottom w:val="none" w:sz="0" w:space="0" w:color="auto"/>
            <w:right w:val="none" w:sz="0" w:space="0" w:color="auto"/>
          </w:divBdr>
        </w:div>
      </w:divsChild>
    </w:div>
    <w:div w:id="1202211440">
      <w:marLeft w:val="640"/>
      <w:marRight w:val="0"/>
      <w:marTop w:val="0"/>
      <w:marBottom w:val="0"/>
      <w:divBdr>
        <w:top w:val="none" w:sz="0" w:space="0" w:color="auto"/>
        <w:left w:val="none" w:sz="0" w:space="0" w:color="auto"/>
        <w:bottom w:val="none" w:sz="0" w:space="0" w:color="auto"/>
        <w:right w:val="none" w:sz="0" w:space="0" w:color="auto"/>
      </w:divBdr>
    </w:div>
    <w:div w:id="1202282148">
      <w:marLeft w:val="640"/>
      <w:marRight w:val="0"/>
      <w:marTop w:val="0"/>
      <w:marBottom w:val="0"/>
      <w:divBdr>
        <w:top w:val="none" w:sz="0" w:space="0" w:color="auto"/>
        <w:left w:val="none" w:sz="0" w:space="0" w:color="auto"/>
        <w:bottom w:val="none" w:sz="0" w:space="0" w:color="auto"/>
        <w:right w:val="none" w:sz="0" w:space="0" w:color="auto"/>
      </w:divBdr>
    </w:div>
    <w:div w:id="1202744426">
      <w:marLeft w:val="640"/>
      <w:marRight w:val="0"/>
      <w:marTop w:val="0"/>
      <w:marBottom w:val="0"/>
      <w:divBdr>
        <w:top w:val="none" w:sz="0" w:space="0" w:color="auto"/>
        <w:left w:val="none" w:sz="0" w:space="0" w:color="auto"/>
        <w:bottom w:val="none" w:sz="0" w:space="0" w:color="auto"/>
        <w:right w:val="none" w:sz="0" w:space="0" w:color="auto"/>
      </w:divBdr>
    </w:div>
    <w:div w:id="1202859077">
      <w:marLeft w:val="640"/>
      <w:marRight w:val="0"/>
      <w:marTop w:val="0"/>
      <w:marBottom w:val="0"/>
      <w:divBdr>
        <w:top w:val="none" w:sz="0" w:space="0" w:color="auto"/>
        <w:left w:val="none" w:sz="0" w:space="0" w:color="auto"/>
        <w:bottom w:val="none" w:sz="0" w:space="0" w:color="auto"/>
        <w:right w:val="none" w:sz="0" w:space="0" w:color="auto"/>
      </w:divBdr>
    </w:div>
    <w:div w:id="1203983857">
      <w:marLeft w:val="640"/>
      <w:marRight w:val="0"/>
      <w:marTop w:val="0"/>
      <w:marBottom w:val="0"/>
      <w:divBdr>
        <w:top w:val="none" w:sz="0" w:space="0" w:color="auto"/>
        <w:left w:val="none" w:sz="0" w:space="0" w:color="auto"/>
        <w:bottom w:val="none" w:sz="0" w:space="0" w:color="auto"/>
        <w:right w:val="none" w:sz="0" w:space="0" w:color="auto"/>
      </w:divBdr>
    </w:div>
    <w:div w:id="1204094258">
      <w:marLeft w:val="640"/>
      <w:marRight w:val="0"/>
      <w:marTop w:val="0"/>
      <w:marBottom w:val="0"/>
      <w:divBdr>
        <w:top w:val="none" w:sz="0" w:space="0" w:color="auto"/>
        <w:left w:val="none" w:sz="0" w:space="0" w:color="auto"/>
        <w:bottom w:val="none" w:sz="0" w:space="0" w:color="auto"/>
        <w:right w:val="none" w:sz="0" w:space="0" w:color="auto"/>
      </w:divBdr>
    </w:div>
    <w:div w:id="1205212010">
      <w:marLeft w:val="640"/>
      <w:marRight w:val="0"/>
      <w:marTop w:val="0"/>
      <w:marBottom w:val="0"/>
      <w:divBdr>
        <w:top w:val="none" w:sz="0" w:space="0" w:color="auto"/>
        <w:left w:val="none" w:sz="0" w:space="0" w:color="auto"/>
        <w:bottom w:val="none" w:sz="0" w:space="0" w:color="auto"/>
        <w:right w:val="none" w:sz="0" w:space="0" w:color="auto"/>
      </w:divBdr>
    </w:div>
    <w:div w:id="1205366154">
      <w:marLeft w:val="640"/>
      <w:marRight w:val="0"/>
      <w:marTop w:val="0"/>
      <w:marBottom w:val="0"/>
      <w:divBdr>
        <w:top w:val="none" w:sz="0" w:space="0" w:color="auto"/>
        <w:left w:val="none" w:sz="0" w:space="0" w:color="auto"/>
        <w:bottom w:val="none" w:sz="0" w:space="0" w:color="auto"/>
        <w:right w:val="none" w:sz="0" w:space="0" w:color="auto"/>
      </w:divBdr>
    </w:div>
    <w:div w:id="1206261506">
      <w:marLeft w:val="640"/>
      <w:marRight w:val="0"/>
      <w:marTop w:val="0"/>
      <w:marBottom w:val="0"/>
      <w:divBdr>
        <w:top w:val="none" w:sz="0" w:space="0" w:color="auto"/>
        <w:left w:val="none" w:sz="0" w:space="0" w:color="auto"/>
        <w:bottom w:val="none" w:sz="0" w:space="0" w:color="auto"/>
        <w:right w:val="none" w:sz="0" w:space="0" w:color="auto"/>
      </w:divBdr>
    </w:div>
    <w:div w:id="1206720541">
      <w:marLeft w:val="640"/>
      <w:marRight w:val="0"/>
      <w:marTop w:val="0"/>
      <w:marBottom w:val="0"/>
      <w:divBdr>
        <w:top w:val="none" w:sz="0" w:space="0" w:color="auto"/>
        <w:left w:val="none" w:sz="0" w:space="0" w:color="auto"/>
        <w:bottom w:val="none" w:sz="0" w:space="0" w:color="auto"/>
        <w:right w:val="none" w:sz="0" w:space="0" w:color="auto"/>
      </w:divBdr>
    </w:div>
    <w:div w:id="1206985939">
      <w:marLeft w:val="640"/>
      <w:marRight w:val="0"/>
      <w:marTop w:val="0"/>
      <w:marBottom w:val="0"/>
      <w:divBdr>
        <w:top w:val="none" w:sz="0" w:space="0" w:color="auto"/>
        <w:left w:val="none" w:sz="0" w:space="0" w:color="auto"/>
        <w:bottom w:val="none" w:sz="0" w:space="0" w:color="auto"/>
        <w:right w:val="none" w:sz="0" w:space="0" w:color="auto"/>
      </w:divBdr>
    </w:div>
    <w:div w:id="1207253519">
      <w:marLeft w:val="640"/>
      <w:marRight w:val="0"/>
      <w:marTop w:val="0"/>
      <w:marBottom w:val="0"/>
      <w:divBdr>
        <w:top w:val="none" w:sz="0" w:space="0" w:color="auto"/>
        <w:left w:val="none" w:sz="0" w:space="0" w:color="auto"/>
        <w:bottom w:val="none" w:sz="0" w:space="0" w:color="auto"/>
        <w:right w:val="none" w:sz="0" w:space="0" w:color="auto"/>
      </w:divBdr>
    </w:div>
    <w:div w:id="1207525539">
      <w:marLeft w:val="640"/>
      <w:marRight w:val="0"/>
      <w:marTop w:val="0"/>
      <w:marBottom w:val="0"/>
      <w:divBdr>
        <w:top w:val="none" w:sz="0" w:space="0" w:color="auto"/>
        <w:left w:val="none" w:sz="0" w:space="0" w:color="auto"/>
        <w:bottom w:val="none" w:sz="0" w:space="0" w:color="auto"/>
        <w:right w:val="none" w:sz="0" w:space="0" w:color="auto"/>
      </w:divBdr>
    </w:div>
    <w:div w:id="1208177090">
      <w:marLeft w:val="640"/>
      <w:marRight w:val="0"/>
      <w:marTop w:val="0"/>
      <w:marBottom w:val="0"/>
      <w:divBdr>
        <w:top w:val="none" w:sz="0" w:space="0" w:color="auto"/>
        <w:left w:val="none" w:sz="0" w:space="0" w:color="auto"/>
        <w:bottom w:val="none" w:sz="0" w:space="0" w:color="auto"/>
        <w:right w:val="none" w:sz="0" w:space="0" w:color="auto"/>
      </w:divBdr>
    </w:div>
    <w:div w:id="1208491213">
      <w:marLeft w:val="640"/>
      <w:marRight w:val="0"/>
      <w:marTop w:val="0"/>
      <w:marBottom w:val="0"/>
      <w:divBdr>
        <w:top w:val="none" w:sz="0" w:space="0" w:color="auto"/>
        <w:left w:val="none" w:sz="0" w:space="0" w:color="auto"/>
        <w:bottom w:val="none" w:sz="0" w:space="0" w:color="auto"/>
        <w:right w:val="none" w:sz="0" w:space="0" w:color="auto"/>
      </w:divBdr>
    </w:div>
    <w:div w:id="1209032872">
      <w:marLeft w:val="640"/>
      <w:marRight w:val="0"/>
      <w:marTop w:val="0"/>
      <w:marBottom w:val="0"/>
      <w:divBdr>
        <w:top w:val="none" w:sz="0" w:space="0" w:color="auto"/>
        <w:left w:val="none" w:sz="0" w:space="0" w:color="auto"/>
        <w:bottom w:val="none" w:sz="0" w:space="0" w:color="auto"/>
        <w:right w:val="none" w:sz="0" w:space="0" w:color="auto"/>
      </w:divBdr>
    </w:div>
    <w:div w:id="1209149756">
      <w:bodyDiv w:val="1"/>
      <w:marLeft w:val="0"/>
      <w:marRight w:val="0"/>
      <w:marTop w:val="0"/>
      <w:marBottom w:val="0"/>
      <w:divBdr>
        <w:top w:val="none" w:sz="0" w:space="0" w:color="auto"/>
        <w:left w:val="none" w:sz="0" w:space="0" w:color="auto"/>
        <w:bottom w:val="none" w:sz="0" w:space="0" w:color="auto"/>
        <w:right w:val="none" w:sz="0" w:space="0" w:color="auto"/>
      </w:divBdr>
      <w:divsChild>
        <w:div w:id="35279575">
          <w:marLeft w:val="480"/>
          <w:marRight w:val="0"/>
          <w:marTop w:val="0"/>
          <w:marBottom w:val="0"/>
          <w:divBdr>
            <w:top w:val="none" w:sz="0" w:space="0" w:color="auto"/>
            <w:left w:val="none" w:sz="0" w:space="0" w:color="auto"/>
            <w:bottom w:val="none" w:sz="0" w:space="0" w:color="auto"/>
            <w:right w:val="none" w:sz="0" w:space="0" w:color="auto"/>
          </w:divBdr>
        </w:div>
        <w:div w:id="55007427">
          <w:marLeft w:val="480"/>
          <w:marRight w:val="0"/>
          <w:marTop w:val="0"/>
          <w:marBottom w:val="0"/>
          <w:divBdr>
            <w:top w:val="none" w:sz="0" w:space="0" w:color="auto"/>
            <w:left w:val="none" w:sz="0" w:space="0" w:color="auto"/>
            <w:bottom w:val="none" w:sz="0" w:space="0" w:color="auto"/>
            <w:right w:val="none" w:sz="0" w:space="0" w:color="auto"/>
          </w:divBdr>
        </w:div>
        <w:div w:id="83191626">
          <w:marLeft w:val="480"/>
          <w:marRight w:val="0"/>
          <w:marTop w:val="0"/>
          <w:marBottom w:val="0"/>
          <w:divBdr>
            <w:top w:val="none" w:sz="0" w:space="0" w:color="auto"/>
            <w:left w:val="none" w:sz="0" w:space="0" w:color="auto"/>
            <w:bottom w:val="none" w:sz="0" w:space="0" w:color="auto"/>
            <w:right w:val="none" w:sz="0" w:space="0" w:color="auto"/>
          </w:divBdr>
        </w:div>
        <w:div w:id="112794220">
          <w:marLeft w:val="480"/>
          <w:marRight w:val="0"/>
          <w:marTop w:val="0"/>
          <w:marBottom w:val="0"/>
          <w:divBdr>
            <w:top w:val="none" w:sz="0" w:space="0" w:color="auto"/>
            <w:left w:val="none" w:sz="0" w:space="0" w:color="auto"/>
            <w:bottom w:val="none" w:sz="0" w:space="0" w:color="auto"/>
            <w:right w:val="none" w:sz="0" w:space="0" w:color="auto"/>
          </w:divBdr>
        </w:div>
        <w:div w:id="189998007">
          <w:marLeft w:val="480"/>
          <w:marRight w:val="0"/>
          <w:marTop w:val="0"/>
          <w:marBottom w:val="0"/>
          <w:divBdr>
            <w:top w:val="none" w:sz="0" w:space="0" w:color="auto"/>
            <w:left w:val="none" w:sz="0" w:space="0" w:color="auto"/>
            <w:bottom w:val="none" w:sz="0" w:space="0" w:color="auto"/>
            <w:right w:val="none" w:sz="0" w:space="0" w:color="auto"/>
          </w:divBdr>
        </w:div>
        <w:div w:id="196088509">
          <w:marLeft w:val="480"/>
          <w:marRight w:val="0"/>
          <w:marTop w:val="0"/>
          <w:marBottom w:val="0"/>
          <w:divBdr>
            <w:top w:val="none" w:sz="0" w:space="0" w:color="auto"/>
            <w:left w:val="none" w:sz="0" w:space="0" w:color="auto"/>
            <w:bottom w:val="none" w:sz="0" w:space="0" w:color="auto"/>
            <w:right w:val="none" w:sz="0" w:space="0" w:color="auto"/>
          </w:divBdr>
        </w:div>
        <w:div w:id="232467978">
          <w:marLeft w:val="480"/>
          <w:marRight w:val="0"/>
          <w:marTop w:val="0"/>
          <w:marBottom w:val="0"/>
          <w:divBdr>
            <w:top w:val="none" w:sz="0" w:space="0" w:color="auto"/>
            <w:left w:val="none" w:sz="0" w:space="0" w:color="auto"/>
            <w:bottom w:val="none" w:sz="0" w:space="0" w:color="auto"/>
            <w:right w:val="none" w:sz="0" w:space="0" w:color="auto"/>
          </w:divBdr>
        </w:div>
        <w:div w:id="264701135">
          <w:marLeft w:val="480"/>
          <w:marRight w:val="0"/>
          <w:marTop w:val="0"/>
          <w:marBottom w:val="0"/>
          <w:divBdr>
            <w:top w:val="none" w:sz="0" w:space="0" w:color="auto"/>
            <w:left w:val="none" w:sz="0" w:space="0" w:color="auto"/>
            <w:bottom w:val="none" w:sz="0" w:space="0" w:color="auto"/>
            <w:right w:val="none" w:sz="0" w:space="0" w:color="auto"/>
          </w:divBdr>
        </w:div>
        <w:div w:id="323238535">
          <w:marLeft w:val="480"/>
          <w:marRight w:val="0"/>
          <w:marTop w:val="0"/>
          <w:marBottom w:val="0"/>
          <w:divBdr>
            <w:top w:val="none" w:sz="0" w:space="0" w:color="auto"/>
            <w:left w:val="none" w:sz="0" w:space="0" w:color="auto"/>
            <w:bottom w:val="none" w:sz="0" w:space="0" w:color="auto"/>
            <w:right w:val="none" w:sz="0" w:space="0" w:color="auto"/>
          </w:divBdr>
        </w:div>
        <w:div w:id="359626258">
          <w:marLeft w:val="480"/>
          <w:marRight w:val="0"/>
          <w:marTop w:val="0"/>
          <w:marBottom w:val="0"/>
          <w:divBdr>
            <w:top w:val="none" w:sz="0" w:space="0" w:color="auto"/>
            <w:left w:val="none" w:sz="0" w:space="0" w:color="auto"/>
            <w:bottom w:val="none" w:sz="0" w:space="0" w:color="auto"/>
            <w:right w:val="none" w:sz="0" w:space="0" w:color="auto"/>
          </w:divBdr>
        </w:div>
        <w:div w:id="375617332">
          <w:marLeft w:val="480"/>
          <w:marRight w:val="0"/>
          <w:marTop w:val="0"/>
          <w:marBottom w:val="0"/>
          <w:divBdr>
            <w:top w:val="none" w:sz="0" w:space="0" w:color="auto"/>
            <w:left w:val="none" w:sz="0" w:space="0" w:color="auto"/>
            <w:bottom w:val="none" w:sz="0" w:space="0" w:color="auto"/>
            <w:right w:val="none" w:sz="0" w:space="0" w:color="auto"/>
          </w:divBdr>
        </w:div>
        <w:div w:id="446317486">
          <w:marLeft w:val="480"/>
          <w:marRight w:val="0"/>
          <w:marTop w:val="0"/>
          <w:marBottom w:val="0"/>
          <w:divBdr>
            <w:top w:val="none" w:sz="0" w:space="0" w:color="auto"/>
            <w:left w:val="none" w:sz="0" w:space="0" w:color="auto"/>
            <w:bottom w:val="none" w:sz="0" w:space="0" w:color="auto"/>
            <w:right w:val="none" w:sz="0" w:space="0" w:color="auto"/>
          </w:divBdr>
        </w:div>
        <w:div w:id="470637090">
          <w:marLeft w:val="480"/>
          <w:marRight w:val="0"/>
          <w:marTop w:val="0"/>
          <w:marBottom w:val="0"/>
          <w:divBdr>
            <w:top w:val="none" w:sz="0" w:space="0" w:color="auto"/>
            <w:left w:val="none" w:sz="0" w:space="0" w:color="auto"/>
            <w:bottom w:val="none" w:sz="0" w:space="0" w:color="auto"/>
            <w:right w:val="none" w:sz="0" w:space="0" w:color="auto"/>
          </w:divBdr>
        </w:div>
        <w:div w:id="648435608">
          <w:marLeft w:val="480"/>
          <w:marRight w:val="0"/>
          <w:marTop w:val="0"/>
          <w:marBottom w:val="0"/>
          <w:divBdr>
            <w:top w:val="none" w:sz="0" w:space="0" w:color="auto"/>
            <w:left w:val="none" w:sz="0" w:space="0" w:color="auto"/>
            <w:bottom w:val="none" w:sz="0" w:space="0" w:color="auto"/>
            <w:right w:val="none" w:sz="0" w:space="0" w:color="auto"/>
          </w:divBdr>
        </w:div>
        <w:div w:id="696395303">
          <w:marLeft w:val="480"/>
          <w:marRight w:val="0"/>
          <w:marTop w:val="0"/>
          <w:marBottom w:val="0"/>
          <w:divBdr>
            <w:top w:val="none" w:sz="0" w:space="0" w:color="auto"/>
            <w:left w:val="none" w:sz="0" w:space="0" w:color="auto"/>
            <w:bottom w:val="none" w:sz="0" w:space="0" w:color="auto"/>
            <w:right w:val="none" w:sz="0" w:space="0" w:color="auto"/>
          </w:divBdr>
        </w:div>
        <w:div w:id="728304212">
          <w:marLeft w:val="480"/>
          <w:marRight w:val="0"/>
          <w:marTop w:val="0"/>
          <w:marBottom w:val="0"/>
          <w:divBdr>
            <w:top w:val="none" w:sz="0" w:space="0" w:color="auto"/>
            <w:left w:val="none" w:sz="0" w:space="0" w:color="auto"/>
            <w:bottom w:val="none" w:sz="0" w:space="0" w:color="auto"/>
            <w:right w:val="none" w:sz="0" w:space="0" w:color="auto"/>
          </w:divBdr>
        </w:div>
        <w:div w:id="737434889">
          <w:marLeft w:val="480"/>
          <w:marRight w:val="0"/>
          <w:marTop w:val="0"/>
          <w:marBottom w:val="0"/>
          <w:divBdr>
            <w:top w:val="none" w:sz="0" w:space="0" w:color="auto"/>
            <w:left w:val="none" w:sz="0" w:space="0" w:color="auto"/>
            <w:bottom w:val="none" w:sz="0" w:space="0" w:color="auto"/>
            <w:right w:val="none" w:sz="0" w:space="0" w:color="auto"/>
          </w:divBdr>
        </w:div>
        <w:div w:id="765619112">
          <w:marLeft w:val="480"/>
          <w:marRight w:val="0"/>
          <w:marTop w:val="0"/>
          <w:marBottom w:val="0"/>
          <w:divBdr>
            <w:top w:val="none" w:sz="0" w:space="0" w:color="auto"/>
            <w:left w:val="none" w:sz="0" w:space="0" w:color="auto"/>
            <w:bottom w:val="none" w:sz="0" w:space="0" w:color="auto"/>
            <w:right w:val="none" w:sz="0" w:space="0" w:color="auto"/>
          </w:divBdr>
        </w:div>
        <w:div w:id="777021689">
          <w:marLeft w:val="480"/>
          <w:marRight w:val="0"/>
          <w:marTop w:val="0"/>
          <w:marBottom w:val="0"/>
          <w:divBdr>
            <w:top w:val="none" w:sz="0" w:space="0" w:color="auto"/>
            <w:left w:val="none" w:sz="0" w:space="0" w:color="auto"/>
            <w:bottom w:val="none" w:sz="0" w:space="0" w:color="auto"/>
            <w:right w:val="none" w:sz="0" w:space="0" w:color="auto"/>
          </w:divBdr>
        </w:div>
        <w:div w:id="792988434">
          <w:marLeft w:val="480"/>
          <w:marRight w:val="0"/>
          <w:marTop w:val="0"/>
          <w:marBottom w:val="0"/>
          <w:divBdr>
            <w:top w:val="none" w:sz="0" w:space="0" w:color="auto"/>
            <w:left w:val="none" w:sz="0" w:space="0" w:color="auto"/>
            <w:bottom w:val="none" w:sz="0" w:space="0" w:color="auto"/>
            <w:right w:val="none" w:sz="0" w:space="0" w:color="auto"/>
          </w:divBdr>
        </w:div>
        <w:div w:id="963729141">
          <w:marLeft w:val="480"/>
          <w:marRight w:val="0"/>
          <w:marTop w:val="0"/>
          <w:marBottom w:val="0"/>
          <w:divBdr>
            <w:top w:val="none" w:sz="0" w:space="0" w:color="auto"/>
            <w:left w:val="none" w:sz="0" w:space="0" w:color="auto"/>
            <w:bottom w:val="none" w:sz="0" w:space="0" w:color="auto"/>
            <w:right w:val="none" w:sz="0" w:space="0" w:color="auto"/>
          </w:divBdr>
        </w:div>
        <w:div w:id="969749221">
          <w:marLeft w:val="480"/>
          <w:marRight w:val="0"/>
          <w:marTop w:val="0"/>
          <w:marBottom w:val="0"/>
          <w:divBdr>
            <w:top w:val="none" w:sz="0" w:space="0" w:color="auto"/>
            <w:left w:val="none" w:sz="0" w:space="0" w:color="auto"/>
            <w:bottom w:val="none" w:sz="0" w:space="0" w:color="auto"/>
            <w:right w:val="none" w:sz="0" w:space="0" w:color="auto"/>
          </w:divBdr>
        </w:div>
        <w:div w:id="971864549">
          <w:marLeft w:val="480"/>
          <w:marRight w:val="0"/>
          <w:marTop w:val="0"/>
          <w:marBottom w:val="0"/>
          <w:divBdr>
            <w:top w:val="none" w:sz="0" w:space="0" w:color="auto"/>
            <w:left w:val="none" w:sz="0" w:space="0" w:color="auto"/>
            <w:bottom w:val="none" w:sz="0" w:space="0" w:color="auto"/>
            <w:right w:val="none" w:sz="0" w:space="0" w:color="auto"/>
          </w:divBdr>
        </w:div>
        <w:div w:id="1012876578">
          <w:marLeft w:val="480"/>
          <w:marRight w:val="0"/>
          <w:marTop w:val="0"/>
          <w:marBottom w:val="0"/>
          <w:divBdr>
            <w:top w:val="none" w:sz="0" w:space="0" w:color="auto"/>
            <w:left w:val="none" w:sz="0" w:space="0" w:color="auto"/>
            <w:bottom w:val="none" w:sz="0" w:space="0" w:color="auto"/>
            <w:right w:val="none" w:sz="0" w:space="0" w:color="auto"/>
          </w:divBdr>
        </w:div>
        <w:div w:id="1040400688">
          <w:marLeft w:val="480"/>
          <w:marRight w:val="0"/>
          <w:marTop w:val="0"/>
          <w:marBottom w:val="0"/>
          <w:divBdr>
            <w:top w:val="none" w:sz="0" w:space="0" w:color="auto"/>
            <w:left w:val="none" w:sz="0" w:space="0" w:color="auto"/>
            <w:bottom w:val="none" w:sz="0" w:space="0" w:color="auto"/>
            <w:right w:val="none" w:sz="0" w:space="0" w:color="auto"/>
          </w:divBdr>
        </w:div>
        <w:div w:id="1091124441">
          <w:marLeft w:val="480"/>
          <w:marRight w:val="0"/>
          <w:marTop w:val="0"/>
          <w:marBottom w:val="0"/>
          <w:divBdr>
            <w:top w:val="none" w:sz="0" w:space="0" w:color="auto"/>
            <w:left w:val="none" w:sz="0" w:space="0" w:color="auto"/>
            <w:bottom w:val="none" w:sz="0" w:space="0" w:color="auto"/>
            <w:right w:val="none" w:sz="0" w:space="0" w:color="auto"/>
          </w:divBdr>
        </w:div>
        <w:div w:id="1120031570">
          <w:marLeft w:val="480"/>
          <w:marRight w:val="0"/>
          <w:marTop w:val="0"/>
          <w:marBottom w:val="0"/>
          <w:divBdr>
            <w:top w:val="none" w:sz="0" w:space="0" w:color="auto"/>
            <w:left w:val="none" w:sz="0" w:space="0" w:color="auto"/>
            <w:bottom w:val="none" w:sz="0" w:space="0" w:color="auto"/>
            <w:right w:val="none" w:sz="0" w:space="0" w:color="auto"/>
          </w:divBdr>
        </w:div>
        <w:div w:id="1139298801">
          <w:marLeft w:val="480"/>
          <w:marRight w:val="0"/>
          <w:marTop w:val="0"/>
          <w:marBottom w:val="0"/>
          <w:divBdr>
            <w:top w:val="none" w:sz="0" w:space="0" w:color="auto"/>
            <w:left w:val="none" w:sz="0" w:space="0" w:color="auto"/>
            <w:bottom w:val="none" w:sz="0" w:space="0" w:color="auto"/>
            <w:right w:val="none" w:sz="0" w:space="0" w:color="auto"/>
          </w:divBdr>
        </w:div>
        <w:div w:id="1150441397">
          <w:marLeft w:val="480"/>
          <w:marRight w:val="0"/>
          <w:marTop w:val="0"/>
          <w:marBottom w:val="0"/>
          <w:divBdr>
            <w:top w:val="none" w:sz="0" w:space="0" w:color="auto"/>
            <w:left w:val="none" w:sz="0" w:space="0" w:color="auto"/>
            <w:bottom w:val="none" w:sz="0" w:space="0" w:color="auto"/>
            <w:right w:val="none" w:sz="0" w:space="0" w:color="auto"/>
          </w:divBdr>
        </w:div>
        <w:div w:id="1153444572">
          <w:marLeft w:val="480"/>
          <w:marRight w:val="0"/>
          <w:marTop w:val="0"/>
          <w:marBottom w:val="0"/>
          <w:divBdr>
            <w:top w:val="none" w:sz="0" w:space="0" w:color="auto"/>
            <w:left w:val="none" w:sz="0" w:space="0" w:color="auto"/>
            <w:bottom w:val="none" w:sz="0" w:space="0" w:color="auto"/>
            <w:right w:val="none" w:sz="0" w:space="0" w:color="auto"/>
          </w:divBdr>
        </w:div>
        <w:div w:id="1221135317">
          <w:marLeft w:val="480"/>
          <w:marRight w:val="0"/>
          <w:marTop w:val="0"/>
          <w:marBottom w:val="0"/>
          <w:divBdr>
            <w:top w:val="none" w:sz="0" w:space="0" w:color="auto"/>
            <w:left w:val="none" w:sz="0" w:space="0" w:color="auto"/>
            <w:bottom w:val="none" w:sz="0" w:space="0" w:color="auto"/>
            <w:right w:val="none" w:sz="0" w:space="0" w:color="auto"/>
          </w:divBdr>
        </w:div>
        <w:div w:id="1243833130">
          <w:marLeft w:val="480"/>
          <w:marRight w:val="0"/>
          <w:marTop w:val="0"/>
          <w:marBottom w:val="0"/>
          <w:divBdr>
            <w:top w:val="none" w:sz="0" w:space="0" w:color="auto"/>
            <w:left w:val="none" w:sz="0" w:space="0" w:color="auto"/>
            <w:bottom w:val="none" w:sz="0" w:space="0" w:color="auto"/>
            <w:right w:val="none" w:sz="0" w:space="0" w:color="auto"/>
          </w:divBdr>
        </w:div>
        <w:div w:id="1349217020">
          <w:marLeft w:val="480"/>
          <w:marRight w:val="0"/>
          <w:marTop w:val="0"/>
          <w:marBottom w:val="0"/>
          <w:divBdr>
            <w:top w:val="none" w:sz="0" w:space="0" w:color="auto"/>
            <w:left w:val="none" w:sz="0" w:space="0" w:color="auto"/>
            <w:bottom w:val="none" w:sz="0" w:space="0" w:color="auto"/>
            <w:right w:val="none" w:sz="0" w:space="0" w:color="auto"/>
          </w:divBdr>
        </w:div>
        <w:div w:id="1357927024">
          <w:marLeft w:val="480"/>
          <w:marRight w:val="0"/>
          <w:marTop w:val="0"/>
          <w:marBottom w:val="0"/>
          <w:divBdr>
            <w:top w:val="none" w:sz="0" w:space="0" w:color="auto"/>
            <w:left w:val="none" w:sz="0" w:space="0" w:color="auto"/>
            <w:bottom w:val="none" w:sz="0" w:space="0" w:color="auto"/>
            <w:right w:val="none" w:sz="0" w:space="0" w:color="auto"/>
          </w:divBdr>
        </w:div>
        <w:div w:id="1492872326">
          <w:marLeft w:val="480"/>
          <w:marRight w:val="0"/>
          <w:marTop w:val="0"/>
          <w:marBottom w:val="0"/>
          <w:divBdr>
            <w:top w:val="none" w:sz="0" w:space="0" w:color="auto"/>
            <w:left w:val="none" w:sz="0" w:space="0" w:color="auto"/>
            <w:bottom w:val="none" w:sz="0" w:space="0" w:color="auto"/>
            <w:right w:val="none" w:sz="0" w:space="0" w:color="auto"/>
          </w:divBdr>
        </w:div>
        <w:div w:id="1504709079">
          <w:marLeft w:val="480"/>
          <w:marRight w:val="0"/>
          <w:marTop w:val="0"/>
          <w:marBottom w:val="0"/>
          <w:divBdr>
            <w:top w:val="none" w:sz="0" w:space="0" w:color="auto"/>
            <w:left w:val="none" w:sz="0" w:space="0" w:color="auto"/>
            <w:bottom w:val="none" w:sz="0" w:space="0" w:color="auto"/>
            <w:right w:val="none" w:sz="0" w:space="0" w:color="auto"/>
          </w:divBdr>
        </w:div>
        <w:div w:id="1543134847">
          <w:marLeft w:val="480"/>
          <w:marRight w:val="0"/>
          <w:marTop w:val="0"/>
          <w:marBottom w:val="0"/>
          <w:divBdr>
            <w:top w:val="none" w:sz="0" w:space="0" w:color="auto"/>
            <w:left w:val="none" w:sz="0" w:space="0" w:color="auto"/>
            <w:bottom w:val="none" w:sz="0" w:space="0" w:color="auto"/>
            <w:right w:val="none" w:sz="0" w:space="0" w:color="auto"/>
          </w:divBdr>
        </w:div>
        <w:div w:id="1549100124">
          <w:marLeft w:val="480"/>
          <w:marRight w:val="0"/>
          <w:marTop w:val="0"/>
          <w:marBottom w:val="0"/>
          <w:divBdr>
            <w:top w:val="none" w:sz="0" w:space="0" w:color="auto"/>
            <w:left w:val="none" w:sz="0" w:space="0" w:color="auto"/>
            <w:bottom w:val="none" w:sz="0" w:space="0" w:color="auto"/>
            <w:right w:val="none" w:sz="0" w:space="0" w:color="auto"/>
          </w:divBdr>
        </w:div>
        <w:div w:id="1563902140">
          <w:marLeft w:val="480"/>
          <w:marRight w:val="0"/>
          <w:marTop w:val="0"/>
          <w:marBottom w:val="0"/>
          <w:divBdr>
            <w:top w:val="none" w:sz="0" w:space="0" w:color="auto"/>
            <w:left w:val="none" w:sz="0" w:space="0" w:color="auto"/>
            <w:bottom w:val="none" w:sz="0" w:space="0" w:color="auto"/>
            <w:right w:val="none" w:sz="0" w:space="0" w:color="auto"/>
          </w:divBdr>
        </w:div>
        <w:div w:id="1574200712">
          <w:marLeft w:val="480"/>
          <w:marRight w:val="0"/>
          <w:marTop w:val="0"/>
          <w:marBottom w:val="0"/>
          <w:divBdr>
            <w:top w:val="none" w:sz="0" w:space="0" w:color="auto"/>
            <w:left w:val="none" w:sz="0" w:space="0" w:color="auto"/>
            <w:bottom w:val="none" w:sz="0" w:space="0" w:color="auto"/>
            <w:right w:val="none" w:sz="0" w:space="0" w:color="auto"/>
          </w:divBdr>
        </w:div>
        <w:div w:id="1646818403">
          <w:marLeft w:val="480"/>
          <w:marRight w:val="0"/>
          <w:marTop w:val="0"/>
          <w:marBottom w:val="0"/>
          <w:divBdr>
            <w:top w:val="none" w:sz="0" w:space="0" w:color="auto"/>
            <w:left w:val="none" w:sz="0" w:space="0" w:color="auto"/>
            <w:bottom w:val="none" w:sz="0" w:space="0" w:color="auto"/>
            <w:right w:val="none" w:sz="0" w:space="0" w:color="auto"/>
          </w:divBdr>
        </w:div>
        <w:div w:id="1715540194">
          <w:marLeft w:val="480"/>
          <w:marRight w:val="0"/>
          <w:marTop w:val="0"/>
          <w:marBottom w:val="0"/>
          <w:divBdr>
            <w:top w:val="none" w:sz="0" w:space="0" w:color="auto"/>
            <w:left w:val="none" w:sz="0" w:space="0" w:color="auto"/>
            <w:bottom w:val="none" w:sz="0" w:space="0" w:color="auto"/>
            <w:right w:val="none" w:sz="0" w:space="0" w:color="auto"/>
          </w:divBdr>
        </w:div>
        <w:div w:id="1756051963">
          <w:marLeft w:val="480"/>
          <w:marRight w:val="0"/>
          <w:marTop w:val="0"/>
          <w:marBottom w:val="0"/>
          <w:divBdr>
            <w:top w:val="none" w:sz="0" w:space="0" w:color="auto"/>
            <w:left w:val="none" w:sz="0" w:space="0" w:color="auto"/>
            <w:bottom w:val="none" w:sz="0" w:space="0" w:color="auto"/>
            <w:right w:val="none" w:sz="0" w:space="0" w:color="auto"/>
          </w:divBdr>
        </w:div>
        <w:div w:id="1789540777">
          <w:marLeft w:val="480"/>
          <w:marRight w:val="0"/>
          <w:marTop w:val="0"/>
          <w:marBottom w:val="0"/>
          <w:divBdr>
            <w:top w:val="none" w:sz="0" w:space="0" w:color="auto"/>
            <w:left w:val="none" w:sz="0" w:space="0" w:color="auto"/>
            <w:bottom w:val="none" w:sz="0" w:space="0" w:color="auto"/>
            <w:right w:val="none" w:sz="0" w:space="0" w:color="auto"/>
          </w:divBdr>
        </w:div>
        <w:div w:id="1871994218">
          <w:marLeft w:val="480"/>
          <w:marRight w:val="0"/>
          <w:marTop w:val="0"/>
          <w:marBottom w:val="0"/>
          <w:divBdr>
            <w:top w:val="none" w:sz="0" w:space="0" w:color="auto"/>
            <w:left w:val="none" w:sz="0" w:space="0" w:color="auto"/>
            <w:bottom w:val="none" w:sz="0" w:space="0" w:color="auto"/>
            <w:right w:val="none" w:sz="0" w:space="0" w:color="auto"/>
          </w:divBdr>
        </w:div>
        <w:div w:id="1908806327">
          <w:marLeft w:val="480"/>
          <w:marRight w:val="0"/>
          <w:marTop w:val="0"/>
          <w:marBottom w:val="0"/>
          <w:divBdr>
            <w:top w:val="none" w:sz="0" w:space="0" w:color="auto"/>
            <w:left w:val="none" w:sz="0" w:space="0" w:color="auto"/>
            <w:bottom w:val="none" w:sz="0" w:space="0" w:color="auto"/>
            <w:right w:val="none" w:sz="0" w:space="0" w:color="auto"/>
          </w:divBdr>
        </w:div>
        <w:div w:id="1916084655">
          <w:marLeft w:val="480"/>
          <w:marRight w:val="0"/>
          <w:marTop w:val="0"/>
          <w:marBottom w:val="0"/>
          <w:divBdr>
            <w:top w:val="none" w:sz="0" w:space="0" w:color="auto"/>
            <w:left w:val="none" w:sz="0" w:space="0" w:color="auto"/>
            <w:bottom w:val="none" w:sz="0" w:space="0" w:color="auto"/>
            <w:right w:val="none" w:sz="0" w:space="0" w:color="auto"/>
          </w:divBdr>
        </w:div>
        <w:div w:id="1936093345">
          <w:marLeft w:val="480"/>
          <w:marRight w:val="0"/>
          <w:marTop w:val="0"/>
          <w:marBottom w:val="0"/>
          <w:divBdr>
            <w:top w:val="none" w:sz="0" w:space="0" w:color="auto"/>
            <w:left w:val="none" w:sz="0" w:space="0" w:color="auto"/>
            <w:bottom w:val="none" w:sz="0" w:space="0" w:color="auto"/>
            <w:right w:val="none" w:sz="0" w:space="0" w:color="auto"/>
          </w:divBdr>
        </w:div>
        <w:div w:id="1999191990">
          <w:marLeft w:val="480"/>
          <w:marRight w:val="0"/>
          <w:marTop w:val="0"/>
          <w:marBottom w:val="0"/>
          <w:divBdr>
            <w:top w:val="none" w:sz="0" w:space="0" w:color="auto"/>
            <w:left w:val="none" w:sz="0" w:space="0" w:color="auto"/>
            <w:bottom w:val="none" w:sz="0" w:space="0" w:color="auto"/>
            <w:right w:val="none" w:sz="0" w:space="0" w:color="auto"/>
          </w:divBdr>
        </w:div>
        <w:div w:id="2027706307">
          <w:marLeft w:val="480"/>
          <w:marRight w:val="0"/>
          <w:marTop w:val="0"/>
          <w:marBottom w:val="0"/>
          <w:divBdr>
            <w:top w:val="none" w:sz="0" w:space="0" w:color="auto"/>
            <w:left w:val="none" w:sz="0" w:space="0" w:color="auto"/>
            <w:bottom w:val="none" w:sz="0" w:space="0" w:color="auto"/>
            <w:right w:val="none" w:sz="0" w:space="0" w:color="auto"/>
          </w:divBdr>
        </w:div>
        <w:div w:id="2073043405">
          <w:marLeft w:val="480"/>
          <w:marRight w:val="0"/>
          <w:marTop w:val="0"/>
          <w:marBottom w:val="0"/>
          <w:divBdr>
            <w:top w:val="none" w:sz="0" w:space="0" w:color="auto"/>
            <w:left w:val="none" w:sz="0" w:space="0" w:color="auto"/>
            <w:bottom w:val="none" w:sz="0" w:space="0" w:color="auto"/>
            <w:right w:val="none" w:sz="0" w:space="0" w:color="auto"/>
          </w:divBdr>
        </w:div>
        <w:div w:id="2089577380">
          <w:marLeft w:val="480"/>
          <w:marRight w:val="0"/>
          <w:marTop w:val="0"/>
          <w:marBottom w:val="0"/>
          <w:divBdr>
            <w:top w:val="none" w:sz="0" w:space="0" w:color="auto"/>
            <w:left w:val="none" w:sz="0" w:space="0" w:color="auto"/>
            <w:bottom w:val="none" w:sz="0" w:space="0" w:color="auto"/>
            <w:right w:val="none" w:sz="0" w:space="0" w:color="auto"/>
          </w:divBdr>
        </w:div>
        <w:div w:id="2125729781">
          <w:marLeft w:val="480"/>
          <w:marRight w:val="0"/>
          <w:marTop w:val="0"/>
          <w:marBottom w:val="0"/>
          <w:divBdr>
            <w:top w:val="none" w:sz="0" w:space="0" w:color="auto"/>
            <w:left w:val="none" w:sz="0" w:space="0" w:color="auto"/>
            <w:bottom w:val="none" w:sz="0" w:space="0" w:color="auto"/>
            <w:right w:val="none" w:sz="0" w:space="0" w:color="auto"/>
          </w:divBdr>
        </w:div>
        <w:div w:id="2130514094">
          <w:marLeft w:val="480"/>
          <w:marRight w:val="0"/>
          <w:marTop w:val="0"/>
          <w:marBottom w:val="0"/>
          <w:divBdr>
            <w:top w:val="none" w:sz="0" w:space="0" w:color="auto"/>
            <w:left w:val="none" w:sz="0" w:space="0" w:color="auto"/>
            <w:bottom w:val="none" w:sz="0" w:space="0" w:color="auto"/>
            <w:right w:val="none" w:sz="0" w:space="0" w:color="auto"/>
          </w:divBdr>
        </w:div>
      </w:divsChild>
    </w:div>
    <w:div w:id="1209411098">
      <w:bodyDiv w:val="1"/>
      <w:marLeft w:val="0"/>
      <w:marRight w:val="0"/>
      <w:marTop w:val="0"/>
      <w:marBottom w:val="0"/>
      <w:divBdr>
        <w:top w:val="none" w:sz="0" w:space="0" w:color="auto"/>
        <w:left w:val="none" w:sz="0" w:space="0" w:color="auto"/>
        <w:bottom w:val="none" w:sz="0" w:space="0" w:color="auto"/>
        <w:right w:val="none" w:sz="0" w:space="0" w:color="auto"/>
      </w:divBdr>
    </w:div>
    <w:div w:id="1209415724">
      <w:marLeft w:val="640"/>
      <w:marRight w:val="0"/>
      <w:marTop w:val="0"/>
      <w:marBottom w:val="0"/>
      <w:divBdr>
        <w:top w:val="none" w:sz="0" w:space="0" w:color="auto"/>
        <w:left w:val="none" w:sz="0" w:space="0" w:color="auto"/>
        <w:bottom w:val="none" w:sz="0" w:space="0" w:color="auto"/>
        <w:right w:val="none" w:sz="0" w:space="0" w:color="auto"/>
      </w:divBdr>
    </w:div>
    <w:div w:id="1209492053">
      <w:marLeft w:val="640"/>
      <w:marRight w:val="0"/>
      <w:marTop w:val="0"/>
      <w:marBottom w:val="0"/>
      <w:divBdr>
        <w:top w:val="none" w:sz="0" w:space="0" w:color="auto"/>
        <w:left w:val="none" w:sz="0" w:space="0" w:color="auto"/>
        <w:bottom w:val="none" w:sz="0" w:space="0" w:color="auto"/>
        <w:right w:val="none" w:sz="0" w:space="0" w:color="auto"/>
      </w:divBdr>
    </w:div>
    <w:div w:id="1209612519">
      <w:marLeft w:val="640"/>
      <w:marRight w:val="0"/>
      <w:marTop w:val="0"/>
      <w:marBottom w:val="0"/>
      <w:divBdr>
        <w:top w:val="none" w:sz="0" w:space="0" w:color="auto"/>
        <w:left w:val="none" w:sz="0" w:space="0" w:color="auto"/>
        <w:bottom w:val="none" w:sz="0" w:space="0" w:color="auto"/>
        <w:right w:val="none" w:sz="0" w:space="0" w:color="auto"/>
      </w:divBdr>
    </w:div>
    <w:div w:id="1209729025">
      <w:marLeft w:val="640"/>
      <w:marRight w:val="0"/>
      <w:marTop w:val="0"/>
      <w:marBottom w:val="0"/>
      <w:divBdr>
        <w:top w:val="none" w:sz="0" w:space="0" w:color="auto"/>
        <w:left w:val="none" w:sz="0" w:space="0" w:color="auto"/>
        <w:bottom w:val="none" w:sz="0" w:space="0" w:color="auto"/>
        <w:right w:val="none" w:sz="0" w:space="0" w:color="auto"/>
      </w:divBdr>
    </w:div>
    <w:div w:id="1210143623">
      <w:marLeft w:val="640"/>
      <w:marRight w:val="0"/>
      <w:marTop w:val="0"/>
      <w:marBottom w:val="0"/>
      <w:divBdr>
        <w:top w:val="none" w:sz="0" w:space="0" w:color="auto"/>
        <w:left w:val="none" w:sz="0" w:space="0" w:color="auto"/>
        <w:bottom w:val="none" w:sz="0" w:space="0" w:color="auto"/>
        <w:right w:val="none" w:sz="0" w:space="0" w:color="auto"/>
      </w:divBdr>
    </w:div>
    <w:div w:id="1210411594">
      <w:bodyDiv w:val="1"/>
      <w:marLeft w:val="0"/>
      <w:marRight w:val="0"/>
      <w:marTop w:val="0"/>
      <w:marBottom w:val="0"/>
      <w:divBdr>
        <w:top w:val="none" w:sz="0" w:space="0" w:color="auto"/>
        <w:left w:val="none" w:sz="0" w:space="0" w:color="auto"/>
        <w:bottom w:val="none" w:sz="0" w:space="0" w:color="auto"/>
        <w:right w:val="none" w:sz="0" w:space="0" w:color="auto"/>
      </w:divBdr>
    </w:div>
    <w:div w:id="1210800586">
      <w:bodyDiv w:val="1"/>
      <w:marLeft w:val="0"/>
      <w:marRight w:val="0"/>
      <w:marTop w:val="0"/>
      <w:marBottom w:val="0"/>
      <w:divBdr>
        <w:top w:val="none" w:sz="0" w:space="0" w:color="auto"/>
        <w:left w:val="none" w:sz="0" w:space="0" w:color="auto"/>
        <w:bottom w:val="none" w:sz="0" w:space="0" w:color="auto"/>
        <w:right w:val="none" w:sz="0" w:space="0" w:color="auto"/>
      </w:divBdr>
      <w:divsChild>
        <w:div w:id="41248432">
          <w:marLeft w:val="480"/>
          <w:marRight w:val="0"/>
          <w:marTop w:val="0"/>
          <w:marBottom w:val="0"/>
          <w:divBdr>
            <w:top w:val="none" w:sz="0" w:space="0" w:color="auto"/>
            <w:left w:val="none" w:sz="0" w:space="0" w:color="auto"/>
            <w:bottom w:val="none" w:sz="0" w:space="0" w:color="auto"/>
            <w:right w:val="none" w:sz="0" w:space="0" w:color="auto"/>
          </w:divBdr>
        </w:div>
        <w:div w:id="92868530">
          <w:marLeft w:val="480"/>
          <w:marRight w:val="0"/>
          <w:marTop w:val="0"/>
          <w:marBottom w:val="0"/>
          <w:divBdr>
            <w:top w:val="none" w:sz="0" w:space="0" w:color="auto"/>
            <w:left w:val="none" w:sz="0" w:space="0" w:color="auto"/>
            <w:bottom w:val="none" w:sz="0" w:space="0" w:color="auto"/>
            <w:right w:val="none" w:sz="0" w:space="0" w:color="auto"/>
          </w:divBdr>
        </w:div>
        <w:div w:id="97138976">
          <w:marLeft w:val="480"/>
          <w:marRight w:val="0"/>
          <w:marTop w:val="0"/>
          <w:marBottom w:val="0"/>
          <w:divBdr>
            <w:top w:val="none" w:sz="0" w:space="0" w:color="auto"/>
            <w:left w:val="none" w:sz="0" w:space="0" w:color="auto"/>
            <w:bottom w:val="none" w:sz="0" w:space="0" w:color="auto"/>
            <w:right w:val="none" w:sz="0" w:space="0" w:color="auto"/>
          </w:divBdr>
        </w:div>
        <w:div w:id="159125756">
          <w:marLeft w:val="480"/>
          <w:marRight w:val="0"/>
          <w:marTop w:val="0"/>
          <w:marBottom w:val="0"/>
          <w:divBdr>
            <w:top w:val="none" w:sz="0" w:space="0" w:color="auto"/>
            <w:left w:val="none" w:sz="0" w:space="0" w:color="auto"/>
            <w:bottom w:val="none" w:sz="0" w:space="0" w:color="auto"/>
            <w:right w:val="none" w:sz="0" w:space="0" w:color="auto"/>
          </w:divBdr>
        </w:div>
        <w:div w:id="164708565">
          <w:marLeft w:val="480"/>
          <w:marRight w:val="0"/>
          <w:marTop w:val="0"/>
          <w:marBottom w:val="0"/>
          <w:divBdr>
            <w:top w:val="none" w:sz="0" w:space="0" w:color="auto"/>
            <w:left w:val="none" w:sz="0" w:space="0" w:color="auto"/>
            <w:bottom w:val="none" w:sz="0" w:space="0" w:color="auto"/>
            <w:right w:val="none" w:sz="0" w:space="0" w:color="auto"/>
          </w:divBdr>
        </w:div>
        <w:div w:id="187833990">
          <w:marLeft w:val="480"/>
          <w:marRight w:val="0"/>
          <w:marTop w:val="0"/>
          <w:marBottom w:val="0"/>
          <w:divBdr>
            <w:top w:val="none" w:sz="0" w:space="0" w:color="auto"/>
            <w:left w:val="none" w:sz="0" w:space="0" w:color="auto"/>
            <w:bottom w:val="none" w:sz="0" w:space="0" w:color="auto"/>
            <w:right w:val="none" w:sz="0" w:space="0" w:color="auto"/>
          </w:divBdr>
        </w:div>
        <w:div w:id="235020551">
          <w:marLeft w:val="480"/>
          <w:marRight w:val="0"/>
          <w:marTop w:val="0"/>
          <w:marBottom w:val="0"/>
          <w:divBdr>
            <w:top w:val="none" w:sz="0" w:space="0" w:color="auto"/>
            <w:left w:val="none" w:sz="0" w:space="0" w:color="auto"/>
            <w:bottom w:val="none" w:sz="0" w:space="0" w:color="auto"/>
            <w:right w:val="none" w:sz="0" w:space="0" w:color="auto"/>
          </w:divBdr>
        </w:div>
        <w:div w:id="258684313">
          <w:marLeft w:val="480"/>
          <w:marRight w:val="0"/>
          <w:marTop w:val="0"/>
          <w:marBottom w:val="0"/>
          <w:divBdr>
            <w:top w:val="none" w:sz="0" w:space="0" w:color="auto"/>
            <w:left w:val="none" w:sz="0" w:space="0" w:color="auto"/>
            <w:bottom w:val="none" w:sz="0" w:space="0" w:color="auto"/>
            <w:right w:val="none" w:sz="0" w:space="0" w:color="auto"/>
          </w:divBdr>
        </w:div>
        <w:div w:id="287513192">
          <w:marLeft w:val="480"/>
          <w:marRight w:val="0"/>
          <w:marTop w:val="0"/>
          <w:marBottom w:val="0"/>
          <w:divBdr>
            <w:top w:val="none" w:sz="0" w:space="0" w:color="auto"/>
            <w:left w:val="none" w:sz="0" w:space="0" w:color="auto"/>
            <w:bottom w:val="none" w:sz="0" w:space="0" w:color="auto"/>
            <w:right w:val="none" w:sz="0" w:space="0" w:color="auto"/>
          </w:divBdr>
        </w:div>
        <w:div w:id="299264871">
          <w:marLeft w:val="480"/>
          <w:marRight w:val="0"/>
          <w:marTop w:val="0"/>
          <w:marBottom w:val="0"/>
          <w:divBdr>
            <w:top w:val="none" w:sz="0" w:space="0" w:color="auto"/>
            <w:left w:val="none" w:sz="0" w:space="0" w:color="auto"/>
            <w:bottom w:val="none" w:sz="0" w:space="0" w:color="auto"/>
            <w:right w:val="none" w:sz="0" w:space="0" w:color="auto"/>
          </w:divBdr>
        </w:div>
        <w:div w:id="305361928">
          <w:marLeft w:val="480"/>
          <w:marRight w:val="0"/>
          <w:marTop w:val="0"/>
          <w:marBottom w:val="0"/>
          <w:divBdr>
            <w:top w:val="none" w:sz="0" w:space="0" w:color="auto"/>
            <w:left w:val="none" w:sz="0" w:space="0" w:color="auto"/>
            <w:bottom w:val="none" w:sz="0" w:space="0" w:color="auto"/>
            <w:right w:val="none" w:sz="0" w:space="0" w:color="auto"/>
          </w:divBdr>
        </w:div>
        <w:div w:id="428088221">
          <w:marLeft w:val="480"/>
          <w:marRight w:val="0"/>
          <w:marTop w:val="0"/>
          <w:marBottom w:val="0"/>
          <w:divBdr>
            <w:top w:val="none" w:sz="0" w:space="0" w:color="auto"/>
            <w:left w:val="none" w:sz="0" w:space="0" w:color="auto"/>
            <w:bottom w:val="none" w:sz="0" w:space="0" w:color="auto"/>
            <w:right w:val="none" w:sz="0" w:space="0" w:color="auto"/>
          </w:divBdr>
        </w:div>
        <w:div w:id="446780797">
          <w:marLeft w:val="480"/>
          <w:marRight w:val="0"/>
          <w:marTop w:val="0"/>
          <w:marBottom w:val="0"/>
          <w:divBdr>
            <w:top w:val="none" w:sz="0" w:space="0" w:color="auto"/>
            <w:left w:val="none" w:sz="0" w:space="0" w:color="auto"/>
            <w:bottom w:val="none" w:sz="0" w:space="0" w:color="auto"/>
            <w:right w:val="none" w:sz="0" w:space="0" w:color="auto"/>
          </w:divBdr>
        </w:div>
        <w:div w:id="455030928">
          <w:marLeft w:val="480"/>
          <w:marRight w:val="0"/>
          <w:marTop w:val="0"/>
          <w:marBottom w:val="0"/>
          <w:divBdr>
            <w:top w:val="none" w:sz="0" w:space="0" w:color="auto"/>
            <w:left w:val="none" w:sz="0" w:space="0" w:color="auto"/>
            <w:bottom w:val="none" w:sz="0" w:space="0" w:color="auto"/>
            <w:right w:val="none" w:sz="0" w:space="0" w:color="auto"/>
          </w:divBdr>
        </w:div>
        <w:div w:id="489098835">
          <w:marLeft w:val="480"/>
          <w:marRight w:val="0"/>
          <w:marTop w:val="0"/>
          <w:marBottom w:val="0"/>
          <w:divBdr>
            <w:top w:val="none" w:sz="0" w:space="0" w:color="auto"/>
            <w:left w:val="none" w:sz="0" w:space="0" w:color="auto"/>
            <w:bottom w:val="none" w:sz="0" w:space="0" w:color="auto"/>
            <w:right w:val="none" w:sz="0" w:space="0" w:color="auto"/>
          </w:divBdr>
        </w:div>
        <w:div w:id="508716204">
          <w:marLeft w:val="480"/>
          <w:marRight w:val="0"/>
          <w:marTop w:val="0"/>
          <w:marBottom w:val="0"/>
          <w:divBdr>
            <w:top w:val="none" w:sz="0" w:space="0" w:color="auto"/>
            <w:left w:val="none" w:sz="0" w:space="0" w:color="auto"/>
            <w:bottom w:val="none" w:sz="0" w:space="0" w:color="auto"/>
            <w:right w:val="none" w:sz="0" w:space="0" w:color="auto"/>
          </w:divBdr>
        </w:div>
        <w:div w:id="549922508">
          <w:marLeft w:val="480"/>
          <w:marRight w:val="0"/>
          <w:marTop w:val="0"/>
          <w:marBottom w:val="0"/>
          <w:divBdr>
            <w:top w:val="none" w:sz="0" w:space="0" w:color="auto"/>
            <w:left w:val="none" w:sz="0" w:space="0" w:color="auto"/>
            <w:bottom w:val="none" w:sz="0" w:space="0" w:color="auto"/>
            <w:right w:val="none" w:sz="0" w:space="0" w:color="auto"/>
          </w:divBdr>
        </w:div>
        <w:div w:id="563830390">
          <w:marLeft w:val="480"/>
          <w:marRight w:val="0"/>
          <w:marTop w:val="0"/>
          <w:marBottom w:val="0"/>
          <w:divBdr>
            <w:top w:val="none" w:sz="0" w:space="0" w:color="auto"/>
            <w:left w:val="none" w:sz="0" w:space="0" w:color="auto"/>
            <w:bottom w:val="none" w:sz="0" w:space="0" w:color="auto"/>
            <w:right w:val="none" w:sz="0" w:space="0" w:color="auto"/>
          </w:divBdr>
        </w:div>
        <w:div w:id="579602813">
          <w:marLeft w:val="480"/>
          <w:marRight w:val="0"/>
          <w:marTop w:val="0"/>
          <w:marBottom w:val="0"/>
          <w:divBdr>
            <w:top w:val="none" w:sz="0" w:space="0" w:color="auto"/>
            <w:left w:val="none" w:sz="0" w:space="0" w:color="auto"/>
            <w:bottom w:val="none" w:sz="0" w:space="0" w:color="auto"/>
            <w:right w:val="none" w:sz="0" w:space="0" w:color="auto"/>
          </w:divBdr>
        </w:div>
        <w:div w:id="595022569">
          <w:marLeft w:val="480"/>
          <w:marRight w:val="0"/>
          <w:marTop w:val="0"/>
          <w:marBottom w:val="0"/>
          <w:divBdr>
            <w:top w:val="none" w:sz="0" w:space="0" w:color="auto"/>
            <w:left w:val="none" w:sz="0" w:space="0" w:color="auto"/>
            <w:bottom w:val="none" w:sz="0" w:space="0" w:color="auto"/>
            <w:right w:val="none" w:sz="0" w:space="0" w:color="auto"/>
          </w:divBdr>
        </w:div>
        <w:div w:id="649212044">
          <w:marLeft w:val="480"/>
          <w:marRight w:val="0"/>
          <w:marTop w:val="0"/>
          <w:marBottom w:val="0"/>
          <w:divBdr>
            <w:top w:val="none" w:sz="0" w:space="0" w:color="auto"/>
            <w:left w:val="none" w:sz="0" w:space="0" w:color="auto"/>
            <w:bottom w:val="none" w:sz="0" w:space="0" w:color="auto"/>
            <w:right w:val="none" w:sz="0" w:space="0" w:color="auto"/>
          </w:divBdr>
        </w:div>
        <w:div w:id="654720960">
          <w:marLeft w:val="480"/>
          <w:marRight w:val="0"/>
          <w:marTop w:val="0"/>
          <w:marBottom w:val="0"/>
          <w:divBdr>
            <w:top w:val="none" w:sz="0" w:space="0" w:color="auto"/>
            <w:left w:val="none" w:sz="0" w:space="0" w:color="auto"/>
            <w:bottom w:val="none" w:sz="0" w:space="0" w:color="auto"/>
            <w:right w:val="none" w:sz="0" w:space="0" w:color="auto"/>
          </w:divBdr>
        </w:div>
        <w:div w:id="724182320">
          <w:marLeft w:val="480"/>
          <w:marRight w:val="0"/>
          <w:marTop w:val="0"/>
          <w:marBottom w:val="0"/>
          <w:divBdr>
            <w:top w:val="none" w:sz="0" w:space="0" w:color="auto"/>
            <w:left w:val="none" w:sz="0" w:space="0" w:color="auto"/>
            <w:bottom w:val="none" w:sz="0" w:space="0" w:color="auto"/>
            <w:right w:val="none" w:sz="0" w:space="0" w:color="auto"/>
          </w:divBdr>
        </w:div>
        <w:div w:id="734165168">
          <w:marLeft w:val="480"/>
          <w:marRight w:val="0"/>
          <w:marTop w:val="0"/>
          <w:marBottom w:val="0"/>
          <w:divBdr>
            <w:top w:val="none" w:sz="0" w:space="0" w:color="auto"/>
            <w:left w:val="none" w:sz="0" w:space="0" w:color="auto"/>
            <w:bottom w:val="none" w:sz="0" w:space="0" w:color="auto"/>
            <w:right w:val="none" w:sz="0" w:space="0" w:color="auto"/>
          </w:divBdr>
        </w:div>
        <w:div w:id="747308785">
          <w:marLeft w:val="480"/>
          <w:marRight w:val="0"/>
          <w:marTop w:val="0"/>
          <w:marBottom w:val="0"/>
          <w:divBdr>
            <w:top w:val="none" w:sz="0" w:space="0" w:color="auto"/>
            <w:left w:val="none" w:sz="0" w:space="0" w:color="auto"/>
            <w:bottom w:val="none" w:sz="0" w:space="0" w:color="auto"/>
            <w:right w:val="none" w:sz="0" w:space="0" w:color="auto"/>
          </w:divBdr>
        </w:div>
        <w:div w:id="836580753">
          <w:marLeft w:val="480"/>
          <w:marRight w:val="0"/>
          <w:marTop w:val="0"/>
          <w:marBottom w:val="0"/>
          <w:divBdr>
            <w:top w:val="none" w:sz="0" w:space="0" w:color="auto"/>
            <w:left w:val="none" w:sz="0" w:space="0" w:color="auto"/>
            <w:bottom w:val="none" w:sz="0" w:space="0" w:color="auto"/>
            <w:right w:val="none" w:sz="0" w:space="0" w:color="auto"/>
          </w:divBdr>
        </w:div>
        <w:div w:id="865369548">
          <w:marLeft w:val="480"/>
          <w:marRight w:val="0"/>
          <w:marTop w:val="0"/>
          <w:marBottom w:val="0"/>
          <w:divBdr>
            <w:top w:val="none" w:sz="0" w:space="0" w:color="auto"/>
            <w:left w:val="none" w:sz="0" w:space="0" w:color="auto"/>
            <w:bottom w:val="none" w:sz="0" w:space="0" w:color="auto"/>
            <w:right w:val="none" w:sz="0" w:space="0" w:color="auto"/>
          </w:divBdr>
        </w:div>
        <w:div w:id="869688781">
          <w:marLeft w:val="480"/>
          <w:marRight w:val="0"/>
          <w:marTop w:val="0"/>
          <w:marBottom w:val="0"/>
          <w:divBdr>
            <w:top w:val="none" w:sz="0" w:space="0" w:color="auto"/>
            <w:left w:val="none" w:sz="0" w:space="0" w:color="auto"/>
            <w:bottom w:val="none" w:sz="0" w:space="0" w:color="auto"/>
            <w:right w:val="none" w:sz="0" w:space="0" w:color="auto"/>
          </w:divBdr>
        </w:div>
        <w:div w:id="899367976">
          <w:marLeft w:val="480"/>
          <w:marRight w:val="0"/>
          <w:marTop w:val="0"/>
          <w:marBottom w:val="0"/>
          <w:divBdr>
            <w:top w:val="none" w:sz="0" w:space="0" w:color="auto"/>
            <w:left w:val="none" w:sz="0" w:space="0" w:color="auto"/>
            <w:bottom w:val="none" w:sz="0" w:space="0" w:color="auto"/>
            <w:right w:val="none" w:sz="0" w:space="0" w:color="auto"/>
          </w:divBdr>
        </w:div>
        <w:div w:id="910653662">
          <w:marLeft w:val="480"/>
          <w:marRight w:val="0"/>
          <w:marTop w:val="0"/>
          <w:marBottom w:val="0"/>
          <w:divBdr>
            <w:top w:val="none" w:sz="0" w:space="0" w:color="auto"/>
            <w:left w:val="none" w:sz="0" w:space="0" w:color="auto"/>
            <w:bottom w:val="none" w:sz="0" w:space="0" w:color="auto"/>
            <w:right w:val="none" w:sz="0" w:space="0" w:color="auto"/>
          </w:divBdr>
        </w:div>
        <w:div w:id="967972623">
          <w:marLeft w:val="480"/>
          <w:marRight w:val="0"/>
          <w:marTop w:val="0"/>
          <w:marBottom w:val="0"/>
          <w:divBdr>
            <w:top w:val="none" w:sz="0" w:space="0" w:color="auto"/>
            <w:left w:val="none" w:sz="0" w:space="0" w:color="auto"/>
            <w:bottom w:val="none" w:sz="0" w:space="0" w:color="auto"/>
            <w:right w:val="none" w:sz="0" w:space="0" w:color="auto"/>
          </w:divBdr>
        </w:div>
        <w:div w:id="985816520">
          <w:marLeft w:val="480"/>
          <w:marRight w:val="0"/>
          <w:marTop w:val="0"/>
          <w:marBottom w:val="0"/>
          <w:divBdr>
            <w:top w:val="none" w:sz="0" w:space="0" w:color="auto"/>
            <w:left w:val="none" w:sz="0" w:space="0" w:color="auto"/>
            <w:bottom w:val="none" w:sz="0" w:space="0" w:color="auto"/>
            <w:right w:val="none" w:sz="0" w:space="0" w:color="auto"/>
          </w:divBdr>
        </w:div>
        <w:div w:id="1051271047">
          <w:marLeft w:val="480"/>
          <w:marRight w:val="0"/>
          <w:marTop w:val="0"/>
          <w:marBottom w:val="0"/>
          <w:divBdr>
            <w:top w:val="none" w:sz="0" w:space="0" w:color="auto"/>
            <w:left w:val="none" w:sz="0" w:space="0" w:color="auto"/>
            <w:bottom w:val="none" w:sz="0" w:space="0" w:color="auto"/>
            <w:right w:val="none" w:sz="0" w:space="0" w:color="auto"/>
          </w:divBdr>
        </w:div>
        <w:div w:id="1075392399">
          <w:marLeft w:val="480"/>
          <w:marRight w:val="0"/>
          <w:marTop w:val="0"/>
          <w:marBottom w:val="0"/>
          <w:divBdr>
            <w:top w:val="none" w:sz="0" w:space="0" w:color="auto"/>
            <w:left w:val="none" w:sz="0" w:space="0" w:color="auto"/>
            <w:bottom w:val="none" w:sz="0" w:space="0" w:color="auto"/>
            <w:right w:val="none" w:sz="0" w:space="0" w:color="auto"/>
          </w:divBdr>
        </w:div>
        <w:div w:id="1148669372">
          <w:marLeft w:val="480"/>
          <w:marRight w:val="0"/>
          <w:marTop w:val="0"/>
          <w:marBottom w:val="0"/>
          <w:divBdr>
            <w:top w:val="none" w:sz="0" w:space="0" w:color="auto"/>
            <w:left w:val="none" w:sz="0" w:space="0" w:color="auto"/>
            <w:bottom w:val="none" w:sz="0" w:space="0" w:color="auto"/>
            <w:right w:val="none" w:sz="0" w:space="0" w:color="auto"/>
          </w:divBdr>
        </w:div>
        <w:div w:id="1228416742">
          <w:marLeft w:val="480"/>
          <w:marRight w:val="0"/>
          <w:marTop w:val="0"/>
          <w:marBottom w:val="0"/>
          <w:divBdr>
            <w:top w:val="none" w:sz="0" w:space="0" w:color="auto"/>
            <w:left w:val="none" w:sz="0" w:space="0" w:color="auto"/>
            <w:bottom w:val="none" w:sz="0" w:space="0" w:color="auto"/>
            <w:right w:val="none" w:sz="0" w:space="0" w:color="auto"/>
          </w:divBdr>
        </w:div>
        <w:div w:id="1262641722">
          <w:marLeft w:val="480"/>
          <w:marRight w:val="0"/>
          <w:marTop w:val="0"/>
          <w:marBottom w:val="0"/>
          <w:divBdr>
            <w:top w:val="none" w:sz="0" w:space="0" w:color="auto"/>
            <w:left w:val="none" w:sz="0" w:space="0" w:color="auto"/>
            <w:bottom w:val="none" w:sz="0" w:space="0" w:color="auto"/>
            <w:right w:val="none" w:sz="0" w:space="0" w:color="auto"/>
          </w:divBdr>
        </w:div>
        <w:div w:id="1360351149">
          <w:marLeft w:val="480"/>
          <w:marRight w:val="0"/>
          <w:marTop w:val="0"/>
          <w:marBottom w:val="0"/>
          <w:divBdr>
            <w:top w:val="none" w:sz="0" w:space="0" w:color="auto"/>
            <w:left w:val="none" w:sz="0" w:space="0" w:color="auto"/>
            <w:bottom w:val="none" w:sz="0" w:space="0" w:color="auto"/>
            <w:right w:val="none" w:sz="0" w:space="0" w:color="auto"/>
          </w:divBdr>
        </w:div>
        <w:div w:id="1403020758">
          <w:marLeft w:val="480"/>
          <w:marRight w:val="0"/>
          <w:marTop w:val="0"/>
          <w:marBottom w:val="0"/>
          <w:divBdr>
            <w:top w:val="none" w:sz="0" w:space="0" w:color="auto"/>
            <w:left w:val="none" w:sz="0" w:space="0" w:color="auto"/>
            <w:bottom w:val="none" w:sz="0" w:space="0" w:color="auto"/>
            <w:right w:val="none" w:sz="0" w:space="0" w:color="auto"/>
          </w:divBdr>
        </w:div>
        <w:div w:id="1431470077">
          <w:marLeft w:val="480"/>
          <w:marRight w:val="0"/>
          <w:marTop w:val="0"/>
          <w:marBottom w:val="0"/>
          <w:divBdr>
            <w:top w:val="none" w:sz="0" w:space="0" w:color="auto"/>
            <w:left w:val="none" w:sz="0" w:space="0" w:color="auto"/>
            <w:bottom w:val="none" w:sz="0" w:space="0" w:color="auto"/>
            <w:right w:val="none" w:sz="0" w:space="0" w:color="auto"/>
          </w:divBdr>
        </w:div>
        <w:div w:id="1564831853">
          <w:marLeft w:val="480"/>
          <w:marRight w:val="0"/>
          <w:marTop w:val="0"/>
          <w:marBottom w:val="0"/>
          <w:divBdr>
            <w:top w:val="none" w:sz="0" w:space="0" w:color="auto"/>
            <w:left w:val="none" w:sz="0" w:space="0" w:color="auto"/>
            <w:bottom w:val="none" w:sz="0" w:space="0" w:color="auto"/>
            <w:right w:val="none" w:sz="0" w:space="0" w:color="auto"/>
          </w:divBdr>
        </w:div>
        <w:div w:id="1582255130">
          <w:marLeft w:val="480"/>
          <w:marRight w:val="0"/>
          <w:marTop w:val="0"/>
          <w:marBottom w:val="0"/>
          <w:divBdr>
            <w:top w:val="none" w:sz="0" w:space="0" w:color="auto"/>
            <w:left w:val="none" w:sz="0" w:space="0" w:color="auto"/>
            <w:bottom w:val="none" w:sz="0" w:space="0" w:color="auto"/>
            <w:right w:val="none" w:sz="0" w:space="0" w:color="auto"/>
          </w:divBdr>
        </w:div>
        <w:div w:id="1594587395">
          <w:marLeft w:val="480"/>
          <w:marRight w:val="0"/>
          <w:marTop w:val="0"/>
          <w:marBottom w:val="0"/>
          <w:divBdr>
            <w:top w:val="none" w:sz="0" w:space="0" w:color="auto"/>
            <w:left w:val="none" w:sz="0" w:space="0" w:color="auto"/>
            <w:bottom w:val="none" w:sz="0" w:space="0" w:color="auto"/>
            <w:right w:val="none" w:sz="0" w:space="0" w:color="auto"/>
          </w:divBdr>
        </w:div>
        <w:div w:id="1631285448">
          <w:marLeft w:val="480"/>
          <w:marRight w:val="0"/>
          <w:marTop w:val="0"/>
          <w:marBottom w:val="0"/>
          <w:divBdr>
            <w:top w:val="none" w:sz="0" w:space="0" w:color="auto"/>
            <w:left w:val="none" w:sz="0" w:space="0" w:color="auto"/>
            <w:bottom w:val="none" w:sz="0" w:space="0" w:color="auto"/>
            <w:right w:val="none" w:sz="0" w:space="0" w:color="auto"/>
          </w:divBdr>
        </w:div>
        <w:div w:id="1632637216">
          <w:marLeft w:val="480"/>
          <w:marRight w:val="0"/>
          <w:marTop w:val="0"/>
          <w:marBottom w:val="0"/>
          <w:divBdr>
            <w:top w:val="none" w:sz="0" w:space="0" w:color="auto"/>
            <w:left w:val="none" w:sz="0" w:space="0" w:color="auto"/>
            <w:bottom w:val="none" w:sz="0" w:space="0" w:color="auto"/>
            <w:right w:val="none" w:sz="0" w:space="0" w:color="auto"/>
          </w:divBdr>
        </w:div>
        <w:div w:id="1671103450">
          <w:marLeft w:val="480"/>
          <w:marRight w:val="0"/>
          <w:marTop w:val="0"/>
          <w:marBottom w:val="0"/>
          <w:divBdr>
            <w:top w:val="none" w:sz="0" w:space="0" w:color="auto"/>
            <w:left w:val="none" w:sz="0" w:space="0" w:color="auto"/>
            <w:bottom w:val="none" w:sz="0" w:space="0" w:color="auto"/>
            <w:right w:val="none" w:sz="0" w:space="0" w:color="auto"/>
          </w:divBdr>
        </w:div>
        <w:div w:id="1785802179">
          <w:marLeft w:val="480"/>
          <w:marRight w:val="0"/>
          <w:marTop w:val="0"/>
          <w:marBottom w:val="0"/>
          <w:divBdr>
            <w:top w:val="none" w:sz="0" w:space="0" w:color="auto"/>
            <w:left w:val="none" w:sz="0" w:space="0" w:color="auto"/>
            <w:bottom w:val="none" w:sz="0" w:space="0" w:color="auto"/>
            <w:right w:val="none" w:sz="0" w:space="0" w:color="auto"/>
          </w:divBdr>
        </w:div>
        <w:div w:id="1846742052">
          <w:marLeft w:val="480"/>
          <w:marRight w:val="0"/>
          <w:marTop w:val="0"/>
          <w:marBottom w:val="0"/>
          <w:divBdr>
            <w:top w:val="none" w:sz="0" w:space="0" w:color="auto"/>
            <w:left w:val="none" w:sz="0" w:space="0" w:color="auto"/>
            <w:bottom w:val="none" w:sz="0" w:space="0" w:color="auto"/>
            <w:right w:val="none" w:sz="0" w:space="0" w:color="auto"/>
          </w:divBdr>
        </w:div>
        <w:div w:id="1900818486">
          <w:marLeft w:val="480"/>
          <w:marRight w:val="0"/>
          <w:marTop w:val="0"/>
          <w:marBottom w:val="0"/>
          <w:divBdr>
            <w:top w:val="none" w:sz="0" w:space="0" w:color="auto"/>
            <w:left w:val="none" w:sz="0" w:space="0" w:color="auto"/>
            <w:bottom w:val="none" w:sz="0" w:space="0" w:color="auto"/>
            <w:right w:val="none" w:sz="0" w:space="0" w:color="auto"/>
          </w:divBdr>
        </w:div>
        <w:div w:id="1933275964">
          <w:marLeft w:val="480"/>
          <w:marRight w:val="0"/>
          <w:marTop w:val="0"/>
          <w:marBottom w:val="0"/>
          <w:divBdr>
            <w:top w:val="none" w:sz="0" w:space="0" w:color="auto"/>
            <w:left w:val="none" w:sz="0" w:space="0" w:color="auto"/>
            <w:bottom w:val="none" w:sz="0" w:space="0" w:color="auto"/>
            <w:right w:val="none" w:sz="0" w:space="0" w:color="auto"/>
          </w:divBdr>
        </w:div>
        <w:div w:id="1968200299">
          <w:marLeft w:val="480"/>
          <w:marRight w:val="0"/>
          <w:marTop w:val="0"/>
          <w:marBottom w:val="0"/>
          <w:divBdr>
            <w:top w:val="none" w:sz="0" w:space="0" w:color="auto"/>
            <w:left w:val="none" w:sz="0" w:space="0" w:color="auto"/>
            <w:bottom w:val="none" w:sz="0" w:space="0" w:color="auto"/>
            <w:right w:val="none" w:sz="0" w:space="0" w:color="auto"/>
          </w:divBdr>
        </w:div>
        <w:div w:id="2058701316">
          <w:marLeft w:val="480"/>
          <w:marRight w:val="0"/>
          <w:marTop w:val="0"/>
          <w:marBottom w:val="0"/>
          <w:divBdr>
            <w:top w:val="none" w:sz="0" w:space="0" w:color="auto"/>
            <w:left w:val="none" w:sz="0" w:space="0" w:color="auto"/>
            <w:bottom w:val="none" w:sz="0" w:space="0" w:color="auto"/>
            <w:right w:val="none" w:sz="0" w:space="0" w:color="auto"/>
          </w:divBdr>
        </w:div>
        <w:div w:id="2098095741">
          <w:marLeft w:val="480"/>
          <w:marRight w:val="0"/>
          <w:marTop w:val="0"/>
          <w:marBottom w:val="0"/>
          <w:divBdr>
            <w:top w:val="none" w:sz="0" w:space="0" w:color="auto"/>
            <w:left w:val="none" w:sz="0" w:space="0" w:color="auto"/>
            <w:bottom w:val="none" w:sz="0" w:space="0" w:color="auto"/>
            <w:right w:val="none" w:sz="0" w:space="0" w:color="auto"/>
          </w:divBdr>
        </w:div>
        <w:div w:id="2129270921">
          <w:marLeft w:val="480"/>
          <w:marRight w:val="0"/>
          <w:marTop w:val="0"/>
          <w:marBottom w:val="0"/>
          <w:divBdr>
            <w:top w:val="none" w:sz="0" w:space="0" w:color="auto"/>
            <w:left w:val="none" w:sz="0" w:space="0" w:color="auto"/>
            <w:bottom w:val="none" w:sz="0" w:space="0" w:color="auto"/>
            <w:right w:val="none" w:sz="0" w:space="0" w:color="auto"/>
          </w:divBdr>
        </w:div>
      </w:divsChild>
    </w:div>
    <w:div w:id="1210845351">
      <w:bodyDiv w:val="1"/>
      <w:marLeft w:val="0"/>
      <w:marRight w:val="0"/>
      <w:marTop w:val="0"/>
      <w:marBottom w:val="0"/>
      <w:divBdr>
        <w:top w:val="none" w:sz="0" w:space="0" w:color="auto"/>
        <w:left w:val="none" w:sz="0" w:space="0" w:color="auto"/>
        <w:bottom w:val="none" w:sz="0" w:space="0" w:color="auto"/>
        <w:right w:val="none" w:sz="0" w:space="0" w:color="auto"/>
      </w:divBdr>
      <w:divsChild>
        <w:div w:id="52242427">
          <w:marLeft w:val="480"/>
          <w:marRight w:val="0"/>
          <w:marTop w:val="0"/>
          <w:marBottom w:val="0"/>
          <w:divBdr>
            <w:top w:val="none" w:sz="0" w:space="0" w:color="auto"/>
            <w:left w:val="none" w:sz="0" w:space="0" w:color="auto"/>
            <w:bottom w:val="none" w:sz="0" w:space="0" w:color="auto"/>
            <w:right w:val="none" w:sz="0" w:space="0" w:color="auto"/>
          </w:divBdr>
        </w:div>
        <w:div w:id="58019553">
          <w:marLeft w:val="480"/>
          <w:marRight w:val="0"/>
          <w:marTop w:val="0"/>
          <w:marBottom w:val="0"/>
          <w:divBdr>
            <w:top w:val="none" w:sz="0" w:space="0" w:color="auto"/>
            <w:left w:val="none" w:sz="0" w:space="0" w:color="auto"/>
            <w:bottom w:val="none" w:sz="0" w:space="0" w:color="auto"/>
            <w:right w:val="none" w:sz="0" w:space="0" w:color="auto"/>
          </w:divBdr>
        </w:div>
        <w:div w:id="132842258">
          <w:marLeft w:val="480"/>
          <w:marRight w:val="0"/>
          <w:marTop w:val="0"/>
          <w:marBottom w:val="0"/>
          <w:divBdr>
            <w:top w:val="none" w:sz="0" w:space="0" w:color="auto"/>
            <w:left w:val="none" w:sz="0" w:space="0" w:color="auto"/>
            <w:bottom w:val="none" w:sz="0" w:space="0" w:color="auto"/>
            <w:right w:val="none" w:sz="0" w:space="0" w:color="auto"/>
          </w:divBdr>
        </w:div>
        <w:div w:id="140192814">
          <w:marLeft w:val="480"/>
          <w:marRight w:val="0"/>
          <w:marTop w:val="0"/>
          <w:marBottom w:val="0"/>
          <w:divBdr>
            <w:top w:val="none" w:sz="0" w:space="0" w:color="auto"/>
            <w:left w:val="none" w:sz="0" w:space="0" w:color="auto"/>
            <w:bottom w:val="none" w:sz="0" w:space="0" w:color="auto"/>
            <w:right w:val="none" w:sz="0" w:space="0" w:color="auto"/>
          </w:divBdr>
        </w:div>
        <w:div w:id="158928463">
          <w:marLeft w:val="480"/>
          <w:marRight w:val="0"/>
          <w:marTop w:val="0"/>
          <w:marBottom w:val="0"/>
          <w:divBdr>
            <w:top w:val="none" w:sz="0" w:space="0" w:color="auto"/>
            <w:left w:val="none" w:sz="0" w:space="0" w:color="auto"/>
            <w:bottom w:val="none" w:sz="0" w:space="0" w:color="auto"/>
            <w:right w:val="none" w:sz="0" w:space="0" w:color="auto"/>
          </w:divBdr>
        </w:div>
        <w:div w:id="204996952">
          <w:marLeft w:val="480"/>
          <w:marRight w:val="0"/>
          <w:marTop w:val="0"/>
          <w:marBottom w:val="0"/>
          <w:divBdr>
            <w:top w:val="none" w:sz="0" w:space="0" w:color="auto"/>
            <w:left w:val="none" w:sz="0" w:space="0" w:color="auto"/>
            <w:bottom w:val="none" w:sz="0" w:space="0" w:color="auto"/>
            <w:right w:val="none" w:sz="0" w:space="0" w:color="auto"/>
          </w:divBdr>
        </w:div>
        <w:div w:id="215095327">
          <w:marLeft w:val="480"/>
          <w:marRight w:val="0"/>
          <w:marTop w:val="0"/>
          <w:marBottom w:val="0"/>
          <w:divBdr>
            <w:top w:val="none" w:sz="0" w:space="0" w:color="auto"/>
            <w:left w:val="none" w:sz="0" w:space="0" w:color="auto"/>
            <w:bottom w:val="none" w:sz="0" w:space="0" w:color="auto"/>
            <w:right w:val="none" w:sz="0" w:space="0" w:color="auto"/>
          </w:divBdr>
        </w:div>
        <w:div w:id="233052591">
          <w:marLeft w:val="480"/>
          <w:marRight w:val="0"/>
          <w:marTop w:val="0"/>
          <w:marBottom w:val="0"/>
          <w:divBdr>
            <w:top w:val="none" w:sz="0" w:space="0" w:color="auto"/>
            <w:left w:val="none" w:sz="0" w:space="0" w:color="auto"/>
            <w:bottom w:val="none" w:sz="0" w:space="0" w:color="auto"/>
            <w:right w:val="none" w:sz="0" w:space="0" w:color="auto"/>
          </w:divBdr>
        </w:div>
        <w:div w:id="249894829">
          <w:marLeft w:val="480"/>
          <w:marRight w:val="0"/>
          <w:marTop w:val="0"/>
          <w:marBottom w:val="0"/>
          <w:divBdr>
            <w:top w:val="none" w:sz="0" w:space="0" w:color="auto"/>
            <w:left w:val="none" w:sz="0" w:space="0" w:color="auto"/>
            <w:bottom w:val="none" w:sz="0" w:space="0" w:color="auto"/>
            <w:right w:val="none" w:sz="0" w:space="0" w:color="auto"/>
          </w:divBdr>
        </w:div>
        <w:div w:id="320502603">
          <w:marLeft w:val="480"/>
          <w:marRight w:val="0"/>
          <w:marTop w:val="0"/>
          <w:marBottom w:val="0"/>
          <w:divBdr>
            <w:top w:val="none" w:sz="0" w:space="0" w:color="auto"/>
            <w:left w:val="none" w:sz="0" w:space="0" w:color="auto"/>
            <w:bottom w:val="none" w:sz="0" w:space="0" w:color="auto"/>
            <w:right w:val="none" w:sz="0" w:space="0" w:color="auto"/>
          </w:divBdr>
        </w:div>
        <w:div w:id="338384742">
          <w:marLeft w:val="480"/>
          <w:marRight w:val="0"/>
          <w:marTop w:val="0"/>
          <w:marBottom w:val="0"/>
          <w:divBdr>
            <w:top w:val="none" w:sz="0" w:space="0" w:color="auto"/>
            <w:left w:val="none" w:sz="0" w:space="0" w:color="auto"/>
            <w:bottom w:val="none" w:sz="0" w:space="0" w:color="auto"/>
            <w:right w:val="none" w:sz="0" w:space="0" w:color="auto"/>
          </w:divBdr>
        </w:div>
        <w:div w:id="371459982">
          <w:marLeft w:val="480"/>
          <w:marRight w:val="0"/>
          <w:marTop w:val="0"/>
          <w:marBottom w:val="0"/>
          <w:divBdr>
            <w:top w:val="none" w:sz="0" w:space="0" w:color="auto"/>
            <w:left w:val="none" w:sz="0" w:space="0" w:color="auto"/>
            <w:bottom w:val="none" w:sz="0" w:space="0" w:color="auto"/>
            <w:right w:val="none" w:sz="0" w:space="0" w:color="auto"/>
          </w:divBdr>
        </w:div>
        <w:div w:id="380398189">
          <w:marLeft w:val="480"/>
          <w:marRight w:val="0"/>
          <w:marTop w:val="0"/>
          <w:marBottom w:val="0"/>
          <w:divBdr>
            <w:top w:val="none" w:sz="0" w:space="0" w:color="auto"/>
            <w:left w:val="none" w:sz="0" w:space="0" w:color="auto"/>
            <w:bottom w:val="none" w:sz="0" w:space="0" w:color="auto"/>
            <w:right w:val="none" w:sz="0" w:space="0" w:color="auto"/>
          </w:divBdr>
        </w:div>
        <w:div w:id="383600148">
          <w:marLeft w:val="480"/>
          <w:marRight w:val="0"/>
          <w:marTop w:val="0"/>
          <w:marBottom w:val="0"/>
          <w:divBdr>
            <w:top w:val="none" w:sz="0" w:space="0" w:color="auto"/>
            <w:left w:val="none" w:sz="0" w:space="0" w:color="auto"/>
            <w:bottom w:val="none" w:sz="0" w:space="0" w:color="auto"/>
            <w:right w:val="none" w:sz="0" w:space="0" w:color="auto"/>
          </w:divBdr>
        </w:div>
        <w:div w:id="392968980">
          <w:marLeft w:val="480"/>
          <w:marRight w:val="0"/>
          <w:marTop w:val="0"/>
          <w:marBottom w:val="0"/>
          <w:divBdr>
            <w:top w:val="none" w:sz="0" w:space="0" w:color="auto"/>
            <w:left w:val="none" w:sz="0" w:space="0" w:color="auto"/>
            <w:bottom w:val="none" w:sz="0" w:space="0" w:color="auto"/>
            <w:right w:val="none" w:sz="0" w:space="0" w:color="auto"/>
          </w:divBdr>
        </w:div>
        <w:div w:id="422726432">
          <w:marLeft w:val="480"/>
          <w:marRight w:val="0"/>
          <w:marTop w:val="0"/>
          <w:marBottom w:val="0"/>
          <w:divBdr>
            <w:top w:val="none" w:sz="0" w:space="0" w:color="auto"/>
            <w:left w:val="none" w:sz="0" w:space="0" w:color="auto"/>
            <w:bottom w:val="none" w:sz="0" w:space="0" w:color="auto"/>
            <w:right w:val="none" w:sz="0" w:space="0" w:color="auto"/>
          </w:divBdr>
        </w:div>
        <w:div w:id="462044450">
          <w:marLeft w:val="480"/>
          <w:marRight w:val="0"/>
          <w:marTop w:val="0"/>
          <w:marBottom w:val="0"/>
          <w:divBdr>
            <w:top w:val="none" w:sz="0" w:space="0" w:color="auto"/>
            <w:left w:val="none" w:sz="0" w:space="0" w:color="auto"/>
            <w:bottom w:val="none" w:sz="0" w:space="0" w:color="auto"/>
            <w:right w:val="none" w:sz="0" w:space="0" w:color="auto"/>
          </w:divBdr>
        </w:div>
        <w:div w:id="506944138">
          <w:marLeft w:val="480"/>
          <w:marRight w:val="0"/>
          <w:marTop w:val="0"/>
          <w:marBottom w:val="0"/>
          <w:divBdr>
            <w:top w:val="none" w:sz="0" w:space="0" w:color="auto"/>
            <w:left w:val="none" w:sz="0" w:space="0" w:color="auto"/>
            <w:bottom w:val="none" w:sz="0" w:space="0" w:color="auto"/>
            <w:right w:val="none" w:sz="0" w:space="0" w:color="auto"/>
          </w:divBdr>
        </w:div>
        <w:div w:id="510461469">
          <w:marLeft w:val="480"/>
          <w:marRight w:val="0"/>
          <w:marTop w:val="0"/>
          <w:marBottom w:val="0"/>
          <w:divBdr>
            <w:top w:val="none" w:sz="0" w:space="0" w:color="auto"/>
            <w:left w:val="none" w:sz="0" w:space="0" w:color="auto"/>
            <w:bottom w:val="none" w:sz="0" w:space="0" w:color="auto"/>
            <w:right w:val="none" w:sz="0" w:space="0" w:color="auto"/>
          </w:divBdr>
        </w:div>
        <w:div w:id="601963079">
          <w:marLeft w:val="480"/>
          <w:marRight w:val="0"/>
          <w:marTop w:val="0"/>
          <w:marBottom w:val="0"/>
          <w:divBdr>
            <w:top w:val="none" w:sz="0" w:space="0" w:color="auto"/>
            <w:left w:val="none" w:sz="0" w:space="0" w:color="auto"/>
            <w:bottom w:val="none" w:sz="0" w:space="0" w:color="auto"/>
            <w:right w:val="none" w:sz="0" w:space="0" w:color="auto"/>
          </w:divBdr>
        </w:div>
        <w:div w:id="633679418">
          <w:marLeft w:val="480"/>
          <w:marRight w:val="0"/>
          <w:marTop w:val="0"/>
          <w:marBottom w:val="0"/>
          <w:divBdr>
            <w:top w:val="none" w:sz="0" w:space="0" w:color="auto"/>
            <w:left w:val="none" w:sz="0" w:space="0" w:color="auto"/>
            <w:bottom w:val="none" w:sz="0" w:space="0" w:color="auto"/>
            <w:right w:val="none" w:sz="0" w:space="0" w:color="auto"/>
          </w:divBdr>
        </w:div>
        <w:div w:id="743143562">
          <w:marLeft w:val="480"/>
          <w:marRight w:val="0"/>
          <w:marTop w:val="0"/>
          <w:marBottom w:val="0"/>
          <w:divBdr>
            <w:top w:val="none" w:sz="0" w:space="0" w:color="auto"/>
            <w:left w:val="none" w:sz="0" w:space="0" w:color="auto"/>
            <w:bottom w:val="none" w:sz="0" w:space="0" w:color="auto"/>
            <w:right w:val="none" w:sz="0" w:space="0" w:color="auto"/>
          </w:divBdr>
        </w:div>
        <w:div w:id="841310308">
          <w:marLeft w:val="480"/>
          <w:marRight w:val="0"/>
          <w:marTop w:val="0"/>
          <w:marBottom w:val="0"/>
          <w:divBdr>
            <w:top w:val="none" w:sz="0" w:space="0" w:color="auto"/>
            <w:left w:val="none" w:sz="0" w:space="0" w:color="auto"/>
            <w:bottom w:val="none" w:sz="0" w:space="0" w:color="auto"/>
            <w:right w:val="none" w:sz="0" w:space="0" w:color="auto"/>
          </w:divBdr>
        </w:div>
        <w:div w:id="883105307">
          <w:marLeft w:val="480"/>
          <w:marRight w:val="0"/>
          <w:marTop w:val="0"/>
          <w:marBottom w:val="0"/>
          <w:divBdr>
            <w:top w:val="none" w:sz="0" w:space="0" w:color="auto"/>
            <w:left w:val="none" w:sz="0" w:space="0" w:color="auto"/>
            <w:bottom w:val="none" w:sz="0" w:space="0" w:color="auto"/>
            <w:right w:val="none" w:sz="0" w:space="0" w:color="auto"/>
          </w:divBdr>
        </w:div>
        <w:div w:id="983193317">
          <w:marLeft w:val="480"/>
          <w:marRight w:val="0"/>
          <w:marTop w:val="0"/>
          <w:marBottom w:val="0"/>
          <w:divBdr>
            <w:top w:val="none" w:sz="0" w:space="0" w:color="auto"/>
            <w:left w:val="none" w:sz="0" w:space="0" w:color="auto"/>
            <w:bottom w:val="none" w:sz="0" w:space="0" w:color="auto"/>
            <w:right w:val="none" w:sz="0" w:space="0" w:color="auto"/>
          </w:divBdr>
        </w:div>
        <w:div w:id="1054042576">
          <w:marLeft w:val="480"/>
          <w:marRight w:val="0"/>
          <w:marTop w:val="0"/>
          <w:marBottom w:val="0"/>
          <w:divBdr>
            <w:top w:val="none" w:sz="0" w:space="0" w:color="auto"/>
            <w:left w:val="none" w:sz="0" w:space="0" w:color="auto"/>
            <w:bottom w:val="none" w:sz="0" w:space="0" w:color="auto"/>
            <w:right w:val="none" w:sz="0" w:space="0" w:color="auto"/>
          </w:divBdr>
        </w:div>
        <w:div w:id="1061908436">
          <w:marLeft w:val="480"/>
          <w:marRight w:val="0"/>
          <w:marTop w:val="0"/>
          <w:marBottom w:val="0"/>
          <w:divBdr>
            <w:top w:val="none" w:sz="0" w:space="0" w:color="auto"/>
            <w:left w:val="none" w:sz="0" w:space="0" w:color="auto"/>
            <w:bottom w:val="none" w:sz="0" w:space="0" w:color="auto"/>
            <w:right w:val="none" w:sz="0" w:space="0" w:color="auto"/>
          </w:divBdr>
        </w:div>
        <w:div w:id="1208297859">
          <w:marLeft w:val="480"/>
          <w:marRight w:val="0"/>
          <w:marTop w:val="0"/>
          <w:marBottom w:val="0"/>
          <w:divBdr>
            <w:top w:val="none" w:sz="0" w:space="0" w:color="auto"/>
            <w:left w:val="none" w:sz="0" w:space="0" w:color="auto"/>
            <w:bottom w:val="none" w:sz="0" w:space="0" w:color="auto"/>
            <w:right w:val="none" w:sz="0" w:space="0" w:color="auto"/>
          </w:divBdr>
        </w:div>
        <w:div w:id="1275095012">
          <w:marLeft w:val="480"/>
          <w:marRight w:val="0"/>
          <w:marTop w:val="0"/>
          <w:marBottom w:val="0"/>
          <w:divBdr>
            <w:top w:val="none" w:sz="0" w:space="0" w:color="auto"/>
            <w:left w:val="none" w:sz="0" w:space="0" w:color="auto"/>
            <w:bottom w:val="none" w:sz="0" w:space="0" w:color="auto"/>
            <w:right w:val="none" w:sz="0" w:space="0" w:color="auto"/>
          </w:divBdr>
        </w:div>
        <w:div w:id="1285425639">
          <w:marLeft w:val="480"/>
          <w:marRight w:val="0"/>
          <w:marTop w:val="0"/>
          <w:marBottom w:val="0"/>
          <w:divBdr>
            <w:top w:val="none" w:sz="0" w:space="0" w:color="auto"/>
            <w:left w:val="none" w:sz="0" w:space="0" w:color="auto"/>
            <w:bottom w:val="none" w:sz="0" w:space="0" w:color="auto"/>
            <w:right w:val="none" w:sz="0" w:space="0" w:color="auto"/>
          </w:divBdr>
        </w:div>
        <w:div w:id="1317539067">
          <w:marLeft w:val="480"/>
          <w:marRight w:val="0"/>
          <w:marTop w:val="0"/>
          <w:marBottom w:val="0"/>
          <w:divBdr>
            <w:top w:val="none" w:sz="0" w:space="0" w:color="auto"/>
            <w:left w:val="none" w:sz="0" w:space="0" w:color="auto"/>
            <w:bottom w:val="none" w:sz="0" w:space="0" w:color="auto"/>
            <w:right w:val="none" w:sz="0" w:space="0" w:color="auto"/>
          </w:divBdr>
        </w:div>
        <w:div w:id="1412968561">
          <w:marLeft w:val="480"/>
          <w:marRight w:val="0"/>
          <w:marTop w:val="0"/>
          <w:marBottom w:val="0"/>
          <w:divBdr>
            <w:top w:val="none" w:sz="0" w:space="0" w:color="auto"/>
            <w:left w:val="none" w:sz="0" w:space="0" w:color="auto"/>
            <w:bottom w:val="none" w:sz="0" w:space="0" w:color="auto"/>
            <w:right w:val="none" w:sz="0" w:space="0" w:color="auto"/>
          </w:divBdr>
        </w:div>
        <w:div w:id="1427261962">
          <w:marLeft w:val="480"/>
          <w:marRight w:val="0"/>
          <w:marTop w:val="0"/>
          <w:marBottom w:val="0"/>
          <w:divBdr>
            <w:top w:val="none" w:sz="0" w:space="0" w:color="auto"/>
            <w:left w:val="none" w:sz="0" w:space="0" w:color="auto"/>
            <w:bottom w:val="none" w:sz="0" w:space="0" w:color="auto"/>
            <w:right w:val="none" w:sz="0" w:space="0" w:color="auto"/>
          </w:divBdr>
        </w:div>
        <w:div w:id="1558785061">
          <w:marLeft w:val="480"/>
          <w:marRight w:val="0"/>
          <w:marTop w:val="0"/>
          <w:marBottom w:val="0"/>
          <w:divBdr>
            <w:top w:val="none" w:sz="0" w:space="0" w:color="auto"/>
            <w:left w:val="none" w:sz="0" w:space="0" w:color="auto"/>
            <w:bottom w:val="none" w:sz="0" w:space="0" w:color="auto"/>
            <w:right w:val="none" w:sz="0" w:space="0" w:color="auto"/>
          </w:divBdr>
        </w:div>
        <w:div w:id="1629703271">
          <w:marLeft w:val="480"/>
          <w:marRight w:val="0"/>
          <w:marTop w:val="0"/>
          <w:marBottom w:val="0"/>
          <w:divBdr>
            <w:top w:val="none" w:sz="0" w:space="0" w:color="auto"/>
            <w:left w:val="none" w:sz="0" w:space="0" w:color="auto"/>
            <w:bottom w:val="none" w:sz="0" w:space="0" w:color="auto"/>
            <w:right w:val="none" w:sz="0" w:space="0" w:color="auto"/>
          </w:divBdr>
        </w:div>
        <w:div w:id="1683363410">
          <w:marLeft w:val="480"/>
          <w:marRight w:val="0"/>
          <w:marTop w:val="0"/>
          <w:marBottom w:val="0"/>
          <w:divBdr>
            <w:top w:val="none" w:sz="0" w:space="0" w:color="auto"/>
            <w:left w:val="none" w:sz="0" w:space="0" w:color="auto"/>
            <w:bottom w:val="none" w:sz="0" w:space="0" w:color="auto"/>
            <w:right w:val="none" w:sz="0" w:space="0" w:color="auto"/>
          </w:divBdr>
        </w:div>
        <w:div w:id="1693721346">
          <w:marLeft w:val="480"/>
          <w:marRight w:val="0"/>
          <w:marTop w:val="0"/>
          <w:marBottom w:val="0"/>
          <w:divBdr>
            <w:top w:val="none" w:sz="0" w:space="0" w:color="auto"/>
            <w:left w:val="none" w:sz="0" w:space="0" w:color="auto"/>
            <w:bottom w:val="none" w:sz="0" w:space="0" w:color="auto"/>
            <w:right w:val="none" w:sz="0" w:space="0" w:color="auto"/>
          </w:divBdr>
        </w:div>
        <w:div w:id="1701392502">
          <w:marLeft w:val="480"/>
          <w:marRight w:val="0"/>
          <w:marTop w:val="0"/>
          <w:marBottom w:val="0"/>
          <w:divBdr>
            <w:top w:val="none" w:sz="0" w:space="0" w:color="auto"/>
            <w:left w:val="none" w:sz="0" w:space="0" w:color="auto"/>
            <w:bottom w:val="none" w:sz="0" w:space="0" w:color="auto"/>
            <w:right w:val="none" w:sz="0" w:space="0" w:color="auto"/>
          </w:divBdr>
        </w:div>
        <w:div w:id="1736392985">
          <w:marLeft w:val="480"/>
          <w:marRight w:val="0"/>
          <w:marTop w:val="0"/>
          <w:marBottom w:val="0"/>
          <w:divBdr>
            <w:top w:val="none" w:sz="0" w:space="0" w:color="auto"/>
            <w:left w:val="none" w:sz="0" w:space="0" w:color="auto"/>
            <w:bottom w:val="none" w:sz="0" w:space="0" w:color="auto"/>
            <w:right w:val="none" w:sz="0" w:space="0" w:color="auto"/>
          </w:divBdr>
        </w:div>
        <w:div w:id="1775856234">
          <w:marLeft w:val="480"/>
          <w:marRight w:val="0"/>
          <w:marTop w:val="0"/>
          <w:marBottom w:val="0"/>
          <w:divBdr>
            <w:top w:val="none" w:sz="0" w:space="0" w:color="auto"/>
            <w:left w:val="none" w:sz="0" w:space="0" w:color="auto"/>
            <w:bottom w:val="none" w:sz="0" w:space="0" w:color="auto"/>
            <w:right w:val="none" w:sz="0" w:space="0" w:color="auto"/>
          </w:divBdr>
        </w:div>
        <w:div w:id="1823112900">
          <w:marLeft w:val="480"/>
          <w:marRight w:val="0"/>
          <w:marTop w:val="0"/>
          <w:marBottom w:val="0"/>
          <w:divBdr>
            <w:top w:val="none" w:sz="0" w:space="0" w:color="auto"/>
            <w:left w:val="none" w:sz="0" w:space="0" w:color="auto"/>
            <w:bottom w:val="none" w:sz="0" w:space="0" w:color="auto"/>
            <w:right w:val="none" w:sz="0" w:space="0" w:color="auto"/>
          </w:divBdr>
        </w:div>
        <w:div w:id="1849523265">
          <w:marLeft w:val="480"/>
          <w:marRight w:val="0"/>
          <w:marTop w:val="0"/>
          <w:marBottom w:val="0"/>
          <w:divBdr>
            <w:top w:val="none" w:sz="0" w:space="0" w:color="auto"/>
            <w:left w:val="none" w:sz="0" w:space="0" w:color="auto"/>
            <w:bottom w:val="none" w:sz="0" w:space="0" w:color="auto"/>
            <w:right w:val="none" w:sz="0" w:space="0" w:color="auto"/>
          </w:divBdr>
        </w:div>
        <w:div w:id="1893224379">
          <w:marLeft w:val="480"/>
          <w:marRight w:val="0"/>
          <w:marTop w:val="0"/>
          <w:marBottom w:val="0"/>
          <w:divBdr>
            <w:top w:val="none" w:sz="0" w:space="0" w:color="auto"/>
            <w:left w:val="none" w:sz="0" w:space="0" w:color="auto"/>
            <w:bottom w:val="none" w:sz="0" w:space="0" w:color="auto"/>
            <w:right w:val="none" w:sz="0" w:space="0" w:color="auto"/>
          </w:divBdr>
        </w:div>
        <w:div w:id="1920599557">
          <w:marLeft w:val="480"/>
          <w:marRight w:val="0"/>
          <w:marTop w:val="0"/>
          <w:marBottom w:val="0"/>
          <w:divBdr>
            <w:top w:val="none" w:sz="0" w:space="0" w:color="auto"/>
            <w:left w:val="none" w:sz="0" w:space="0" w:color="auto"/>
            <w:bottom w:val="none" w:sz="0" w:space="0" w:color="auto"/>
            <w:right w:val="none" w:sz="0" w:space="0" w:color="auto"/>
          </w:divBdr>
        </w:div>
        <w:div w:id="1927154333">
          <w:marLeft w:val="480"/>
          <w:marRight w:val="0"/>
          <w:marTop w:val="0"/>
          <w:marBottom w:val="0"/>
          <w:divBdr>
            <w:top w:val="none" w:sz="0" w:space="0" w:color="auto"/>
            <w:left w:val="none" w:sz="0" w:space="0" w:color="auto"/>
            <w:bottom w:val="none" w:sz="0" w:space="0" w:color="auto"/>
            <w:right w:val="none" w:sz="0" w:space="0" w:color="auto"/>
          </w:divBdr>
        </w:div>
        <w:div w:id="1938707834">
          <w:marLeft w:val="480"/>
          <w:marRight w:val="0"/>
          <w:marTop w:val="0"/>
          <w:marBottom w:val="0"/>
          <w:divBdr>
            <w:top w:val="none" w:sz="0" w:space="0" w:color="auto"/>
            <w:left w:val="none" w:sz="0" w:space="0" w:color="auto"/>
            <w:bottom w:val="none" w:sz="0" w:space="0" w:color="auto"/>
            <w:right w:val="none" w:sz="0" w:space="0" w:color="auto"/>
          </w:divBdr>
        </w:div>
        <w:div w:id="1956984099">
          <w:marLeft w:val="480"/>
          <w:marRight w:val="0"/>
          <w:marTop w:val="0"/>
          <w:marBottom w:val="0"/>
          <w:divBdr>
            <w:top w:val="none" w:sz="0" w:space="0" w:color="auto"/>
            <w:left w:val="none" w:sz="0" w:space="0" w:color="auto"/>
            <w:bottom w:val="none" w:sz="0" w:space="0" w:color="auto"/>
            <w:right w:val="none" w:sz="0" w:space="0" w:color="auto"/>
          </w:divBdr>
        </w:div>
        <w:div w:id="2017263779">
          <w:marLeft w:val="480"/>
          <w:marRight w:val="0"/>
          <w:marTop w:val="0"/>
          <w:marBottom w:val="0"/>
          <w:divBdr>
            <w:top w:val="none" w:sz="0" w:space="0" w:color="auto"/>
            <w:left w:val="none" w:sz="0" w:space="0" w:color="auto"/>
            <w:bottom w:val="none" w:sz="0" w:space="0" w:color="auto"/>
            <w:right w:val="none" w:sz="0" w:space="0" w:color="auto"/>
          </w:divBdr>
        </w:div>
        <w:div w:id="2033725654">
          <w:marLeft w:val="480"/>
          <w:marRight w:val="0"/>
          <w:marTop w:val="0"/>
          <w:marBottom w:val="0"/>
          <w:divBdr>
            <w:top w:val="none" w:sz="0" w:space="0" w:color="auto"/>
            <w:left w:val="none" w:sz="0" w:space="0" w:color="auto"/>
            <w:bottom w:val="none" w:sz="0" w:space="0" w:color="auto"/>
            <w:right w:val="none" w:sz="0" w:space="0" w:color="auto"/>
          </w:divBdr>
        </w:div>
        <w:div w:id="2034186053">
          <w:marLeft w:val="480"/>
          <w:marRight w:val="0"/>
          <w:marTop w:val="0"/>
          <w:marBottom w:val="0"/>
          <w:divBdr>
            <w:top w:val="none" w:sz="0" w:space="0" w:color="auto"/>
            <w:left w:val="none" w:sz="0" w:space="0" w:color="auto"/>
            <w:bottom w:val="none" w:sz="0" w:space="0" w:color="auto"/>
            <w:right w:val="none" w:sz="0" w:space="0" w:color="auto"/>
          </w:divBdr>
        </w:div>
        <w:div w:id="2075010239">
          <w:marLeft w:val="480"/>
          <w:marRight w:val="0"/>
          <w:marTop w:val="0"/>
          <w:marBottom w:val="0"/>
          <w:divBdr>
            <w:top w:val="none" w:sz="0" w:space="0" w:color="auto"/>
            <w:left w:val="none" w:sz="0" w:space="0" w:color="auto"/>
            <w:bottom w:val="none" w:sz="0" w:space="0" w:color="auto"/>
            <w:right w:val="none" w:sz="0" w:space="0" w:color="auto"/>
          </w:divBdr>
        </w:div>
        <w:div w:id="2095281977">
          <w:marLeft w:val="480"/>
          <w:marRight w:val="0"/>
          <w:marTop w:val="0"/>
          <w:marBottom w:val="0"/>
          <w:divBdr>
            <w:top w:val="none" w:sz="0" w:space="0" w:color="auto"/>
            <w:left w:val="none" w:sz="0" w:space="0" w:color="auto"/>
            <w:bottom w:val="none" w:sz="0" w:space="0" w:color="auto"/>
            <w:right w:val="none" w:sz="0" w:space="0" w:color="auto"/>
          </w:divBdr>
        </w:div>
        <w:div w:id="2139760894">
          <w:marLeft w:val="480"/>
          <w:marRight w:val="0"/>
          <w:marTop w:val="0"/>
          <w:marBottom w:val="0"/>
          <w:divBdr>
            <w:top w:val="none" w:sz="0" w:space="0" w:color="auto"/>
            <w:left w:val="none" w:sz="0" w:space="0" w:color="auto"/>
            <w:bottom w:val="none" w:sz="0" w:space="0" w:color="auto"/>
            <w:right w:val="none" w:sz="0" w:space="0" w:color="auto"/>
          </w:divBdr>
        </w:div>
        <w:div w:id="2146197931">
          <w:marLeft w:val="480"/>
          <w:marRight w:val="0"/>
          <w:marTop w:val="0"/>
          <w:marBottom w:val="0"/>
          <w:divBdr>
            <w:top w:val="none" w:sz="0" w:space="0" w:color="auto"/>
            <w:left w:val="none" w:sz="0" w:space="0" w:color="auto"/>
            <w:bottom w:val="none" w:sz="0" w:space="0" w:color="auto"/>
            <w:right w:val="none" w:sz="0" w:space="0" w:color="auto"/>
          </w:divBdr>
        </w:div>
      </w:divsChild>
    </w:div>
    <w:div w:id="1211186492">
      <w:marLeft w:val="640"/>
      <w:marRight w:val="0"/>
      <w:marTop w:val="0"/>
      <w:marBottom w:val="0"/>
      <w:divBdr>
        <w:top w:val="none" w:sz="0" w:space="0" w:color="auto"/>
        <w:left w:val="none" w:sz="0" w:space="0" w:color="auto"/>
        <w:bottom w:val="none" w:sz="0" w:space="0" w:color="auto"/>
        <w:right w:val="none" w:sz="0" w:space="0" w:color="auto"/>
      </w:divBdr>
    </w:div>
    <w:div w:id="1211266733">
      <w:marLeft w:val="640"/>
      <w:marRight w:val="0"/>
      <w:marTop w:val="0"/>
      <w:marBottom w:val="0"/>
      <w:divBdr>
        <w:top w:val="none" w:sz="0" w:space="0" w:color="auto"/>
        <w:left w:val="none" w:sz="0" w:space="0" w:color="auto"/>
        <w:bottom w:val="none" w:sz="0" w:space="0" w:color="auto"/>
        <w:right w:val="none" w:sz="0" w:space="0" w:color="auto"/>
      </w:divBdr>
    </w:div>
    <w:div w:id="1211914317">
      <w:marLeft w:val="640"/>
      <w:marRight w:val="0"/>
      <w:marTop w:val="0"/>
      <w:marBottom w:val="0"/>
      <w:divBdr>
        <w:top w:val="none" w:sz="0" w:space="0" w:color="auto"/>
        <w:left w:val="none" w:sz="0" w:space="0" w:color="auto"/>
        <w:bottom w:val="none" w:sz="0" w:space="0" w:color="auto"/>
        <w:right w:val="none" w:sz="0" w:space="0" w:color="auto"/>
      </w:divBdr>
    </w:div>
    <w:div w:id="1212494475">
      <w:marLeft w:val="480"/>
      <w:marRight w:val="0"/>
      <w:marTop w:val="0"/>
      <w:marBottom w:val="0"/>
      <w:divBdr>
        <w:top w:val="none" w:sz="0" w:space="0" w:color="auto"/>
        <w:left w:val="none" w:sz="0" w:space="0" w:color="auto"/>
        <w:bottom w:val="none" w:sz="0" w:space="0" w:color="auto"/>
        <w:right w:val="none" w:sz="0" w:space="0" w:color="auto"/>
      </w:divBdr>
    </w:div>
    <w:div w:id="1212964215">
      <w:marLeft w:val="640"/>
      <w:marRight w:val="0"/>
      <w:marTop w:val="0"/>
      <w:marBottom w:val="0"/>
      <w:divBdr>
        <w:top w:val="none" w:sz="0" w:space="0" w:color="auto"/>
        <w:left w:val="none" w:sz="0" w:space="0" w:color="auto"/>
        <w:bottom w:val="none" w:sz="0" w:space="0" w:color="auto"/>
        <w:right w:val="none" w:sz="0" w:space="0" w:color="auto"/>
      </w:divBdr>
    </w:div>
    <w:div w:id="1213154353">
      <w:marLeft w:val="640"/>
      <w:marRight w:val="0"/>
      <w:marTop w:val="0"/>
      <w:marBottom w:val="0"/>
      <w:divBdr>
        <w:top w:val="none" w:sz="0" w:space="0" w:color="auto"/>
        <w:left w:val="none" w:sz="0" w:space="0" w:color="auto"/>
        <w:bottom w:val="none" w:sz="0" w:space="0" w:color="auto"/>
        <w:right w:val="none" w:sz="0" w:space="0" w:color="auto"/>
      </w:divBdr>
    </w:div>
    <w:div w:id="1213425366">
      <w:bodyDiv w:val="1"/>
      <w:marLeft w:val="0"/>
      <w:marRight w:val="0"/>
      <w:marTop w:val="0"/>
      <w:marBottom w:val="0"/>
      <w:divBdr>
        <w:top w:val="none" w:sz="0" w:space="0" w:color="auto"/>
        <w:left w:val="none" w:sz="0" w:space="0" w:color="auto"/>
        <w:bottom w:val="none" w:sz="0" w:space="0" w:color="auto"/>
        <w:right w:val="none" w:sz="0" w:space="0" w:color="auto"/>
      </w:divBdr>
      <w:divsChild>
        <w:div w:id="37903230">
          <w:marLeft w:val="480"/>
          <w:marRight w:val="0"/>
          <w:marTop w:val="0"/>
          <w:marBottom w:val="0"/>
          <w:divBdr>
            <w:top w:val="none" w:sz="0" w:space="0" w:color="auto"/>
            <w:left w:val="none" w:sz="0" w:space="0" w:color="auto"/>
            <w:bottom w:val="none" w:sz="0" w:space="0" w:color="auto"/>
            <w:right w:val="none" w:sz="0" w:space="0" w:color="auto"/>
          </w:divBdr>
        </w:div>
        <w:div w:id="63259693">
          <w:marLeft w:val="480"/>
          <w:marRight w:val="0"/>
          <w:marTop w:val="0"/>
          <w:marBottom w:val="0"/>
          <w:divBdr>
            <w:top w:val="none" w:sz="0" w:space="0" w:color="auto"/>
            <w:left w:val="none" w:sz="0" w:space="0" w:color="auto"/>
            <w:bottom w:val="none" w:sz="0" w:space="0" w:color="auto"/>
            <w:right w:val="none" w:sz="0" w:space="0" w:color="auto"/>
          </w:divBdr>
        </w:div>
        <w:div w:id="115637155">
          <w:marLeft w:val="480"/>
          <w:marRight w:val="0"/>
          <w:marTop w:val="0"/>
          <w:marBottom w:val="0"/>
          <w:divBdr>
            <w:top w:val="none" w:sz="0" w:space="0" w:color="auto"/>
            <w:left w:val="none" w:sz="0" w:space="0" w:color="auto"/>
            <w:bottom w:val="none" w:sz="0" w:space="0" w:color="auto"/>
            <w:right w:val="none" w:sz="0" w:space="0" w:color="auto"/>
          </w:divBdr>
        </w:div>
        <w:div w:id="304511286">
          <w:marLeft w:val="480"/>
          <w:marRight w:val="0"/>
          <w:marTop w:val="0"/>
          <w:marBottom w:val="0"/>
          <w:divBdr>
            <w:top w:val="none" w:sz="0" w:space="0" w:color="auto"/>
            <w:left w:val="none" w:sz="0" w:space="0" w:color="auto"/>
            <w:bottom w:val="none" w:sz="0" w:space="0" w:color="auto"/>
            <w:right w:val="none" w:sz="0" w:space="0" w:color="auto"/>
          </w:divBdr>
        </w:div>
        <w:div w:id="345251489">
          <w:marLeft w:val="480"/>
          <w:marRight w:val="0"/>
          <w:marTop w:val="0"/>
          <w:marBottom w:val="0"/>
          <w:divBdr>
            <w:top w:val="none" w:sz="0" w:space="0" w:color="auto"/>
            <w:left w:val="none" w:sz="0" w:space="0" w:color="auto"/>
            <w:bottom w:val="none" w:sz="0" w:space="0" w:color="auto"/>
            <w:right w:val="none" w:sz="0" w:space="0" w:color="auto"/>
          </w:divBdr>
        </w:div>
        <w:div w:id="392042093">
          <w:marLeft w:val="480"/>
          <w:marRight w:val="0"/>
          <w:marTop w:val="0"/>
          <w:marBottom w:val="0"/>
          <w:divBdr>
            <w:top w:val="none" w:sz="0" w:space="0" w:color="auto"/>
            <w:left w:val="none" w:sz="0" w:space="0" w:color="auto"/>
            <w:bottom w:val="none" w:sz="0" w:space="0" w:color="auto"/>
            <w:right w:val="none" w:sz="0" w:space="0" w:color="auto"/>
          </w:divBdr>
        </w:div>
        <w:div w:id="392503453">
          <w:marLeft w:val="480"/>
          <w:marRight w:val="0"/>
          <w:marTop w:val="0"/>
          <w:marBottom w:val="0"/>
          <w:divBdr>
            <w:top w:val="none" w:sz="0" w:space="0" w:color="auto"/>
            <w:left w:val="none" w:sz="0" w:space="0" w:color="auto"/>
            <w:bottom w:val="none" w:sz="0" w:space="0" w:color="auto"/>
            <w:right w:val="none" w:sz="0" w:space="0" w:color="auto"/>
          </w:divBdr>
        </w:div>
        <w:div w:id="393159740">
          <w:marLeft w:val="480"/>
          <w:marRight w:val="0"/>
          <w:marTop w:val="0"/>
          <w:marBottom w:val="0"/>
          <w:divBdr>
            <w:top w:val="none" w:sz="0" w:space="0" w:color="auto"/>
            <w:left w:val="none" w:sz="0" w:space="0" w:color="auto"/>
            <w:bottom w:val="none" w:sz="0" w:space="0" w:color="auto"/>
            <w:right w:val="none" w:sz="0" w:space="0" w:color="auto"/>
          </w:divBdr>
        </w:div>
        <w:div w:id="402871269">
          <w:marLeft w:val="480"/>
          <w:marRight w:val="0"/>
          <w:marTop w:val="0"/>
          <w:marBottom w:val="0"/>
          <w:divBdr>
            <w:top w:val="none" w:sz="0" w:space="0" w:color="auto"/>
            <w:left w:val="none" w:sz="0" w:space="0" w:color="auto"/>
            <w:bottom w:val="none" w:sz="0" w:space="0" w:color="auto"/>
            <w:right w:val="none" w:sz="0" w:space="0" w:color="auto"/>
          </w:divBdr>
        </w:div>
        <w:div w:id="405147067">
          <w:marLeft w:val="480"/>
          <w:marRight w:val="0"/>
          <w:marTop w:val="0"/>
          <w:marBottom w:val="0"/>
          <w:divBdr>
            <w:top w:val="none" w:sz="0" w:space="0" w:color="auto"/>
            <w:left w:val="none" w:sz="0" w:space="0" w:color="auto"/>
            <w:bottom w:val="none" w:sz="0" w:space="0" w:color="auto"/>
            <w:right w:val="none" w:sz="0" w:space="0" w:color="auto"/>
          </w:divBdr>
        </w:div>
        <w:div w:id="441264476">
          <w:marLeft w:val="480"/>
          <w:marRight w:val="0"/>
          <w:marTop w:val="0"/>
          <w:marBottom w:val="0"/>
          <w:divBdr>
            <w:top w:val="none" w:sz="0" w:space="0" w:color="auto"/>
            <w:left w:val="none" w:sz="0" w:space="0" w:color="auto"/>
            <w:bottom w:val="none" w:sz="0" w:space="0" w:color="auto"/>
            <w:right w:val="none" w:sz="0" w:space="0" w:color="auto"/>
          </w:divBdr>
        </w:div>
        <w:div w:id="497113367">
          <w:marLeft w:val="480"/>
          <w:marRight w:val="0"/>
          <w:marTop w:val="0"/>
          <w:marBottom w:val="0"/>
          <w:divBdr>
            <w:top w:val="none" w:sz="0" w:space="0" w:color="auto"/>
            <w:left w:val="none" w:sz="0" w:space="0" w:color="auto"/>
            <w:bottom w:val="none" w:sz="0" w:space="0" w:color="auto"/>
            <w:right w:val="none" w:sz="0" w:space="0" w:color="auto"/>
          </w:divBdr>
        </w:div>
        <w:div w:id="516310872">
          <w:marLeft w:val="480"/>
          <w:marRight w:val="0"/>
          <w:marTop w:val="0"/>
          <w:marBottom w:val="0"/>
          <w:divBdr>
            <w:top w:val="none" w:sz="0" w:space="0" w:color="auto"/>
            <w:left w:val="none" w:sz="0" w:space="0" w:color="auto"/>
            <w:bottom w:val="none" w:sz="0" w:space="0" w:color="auto"/>
            <w:right w:val="none" w:sz="0" w:space="0" w:color="auto"/>
          </w:divBdr>
        </w:div>
        <w:div w:id="518088328">
          <w:marLeft w:val="480"/>
          <w:marRight w:val="0"/>
          <w:marTop w:val="0"/>
          <w:marBottom w:val="0"/>
          <w:divBdr>
            <w:top w:val="none" w:sz="0" w:space="0" w:color="auto"/>
            <w:left w:val="none" w:sz="0" w:space="0" w:color="auto"/>
            <w:bottom w:val="none" w:sz="0" w:space="0" w:color="auto"/>
            <w:right w:val="none" w:sz="0" w:space="0" w:color="auto"/>
          </w:divBdr>
        </w:div>
        <w:div w:id="571888363">
          <w:marLeft w:val="480"/>
          <w:marRight w:val="0"/>
          <w:marTop w:val="0"/>
          <w:marBottom w:val="0"/>
          <w:divBdr>
            <w:top w:val="none" w:sz="0" w:space="0" w:color="auto"/>
            <w:left w:val="none" w:sz="0" w:space="0" w:color="auto"/>
            <w:bottom w:val="none" w:sz="0" w:space="0" w:color="auto"/>
            <w:right w:val="none" w:sz="0" w:space="0" w:color="auto"/>
          </w:divBdr>
        </w:div>
        <w:div w:id="668874377">
          <w:marLeft w:val="480"/>
          <w:marRight w:val="0"/>
          <w:marTop w:val="0"/>
          <w:marBottom w:val="0"/>
          <w:divBdr>
            <w:top w:val="none" w:sz="0" w:space="0" w:color="auto"/>
            <w:left w:val="none" w:sz="0" w:space="0" w:color="auto"/>
            <w:bottom w:val="none" w:sz="0" w:space="0" w:color="auto"/>
            <w:right w:val="none" w:sz="0" w:space="0" w:color="auto"/>
          </w:divBdr>
        </w:div>
        <w:div w:id="669794355">
          <w:marLeft w:val="480"/>
          <w:marRight w:val="0"/>
          <w:marTop w:val="0"/>
          <w:marBottom w:val="0"/>
          <w:divBdr>
            <w:top w:val="none" w:sz="0" w:space="0" w:color="auto"/>
            <w:left w:val="none" w:sz="0" w:space="0" w:color="auto"/>
            <w:bottom w:val="none" w:sz="0" w:space="0" w:color="auto"/>
            <w:right w:val="none" w:sz="0" w:space="0" w:color="auto"/>
          </w:divBdr>
        </w:div>
        <w:div w:id="761031088">
          <w:marLeft w:val="480"/>
          <w:marRight w:val="0"/>
          <w:marTop w:val="0"/>
          <w:marBottom w:val="0"/>
          <w:divBdr>
            <w:top w:val="none" w:sz="0" w:space="0" w:color="auto"/>
            <w:left w:val="none" w:sz="0" w:space="0" w:color="auto"/>
            <w:bottom w:val="none" w:sz="0" w:space="0" w:color="auto"/>
            <w:right w:val="none" w:sz="0" w:space="0" w:color="auto"/>
          </w:divBdr>
        </w:div>
        <w:div w:id="763916066">
          <w:marLeft w:val="480"/>
          <w:marRight w:val="0"/>
          <w:marTop w:val="0"/>
          <w:marBottom w:val="0"/>
          <w:divBdr>
            <w:top w:val="none" w:sz="0" w:space="0" w:color="auto"/>
            <w:left w:val="none" w:sz="0" w:space="0" w:color="auto"/>
            <w:bottom w:val="none" w:sz="0" w:space="0" w:color="auto"/>
            <w:right w:val="none" w:sz="0" w:space="0" w:color="auto"/>
          </w:divBdr>
        </w:div>
        <w:div w:id="798304694">
          <w:marLeft w:val="480"/>
          <w:marRight w:val="0"/>
          <w:marTop w:val="0"/>
          <w:marBottom w:val="0"/>
          <w:divBdr>
            <w:top w:val="none" w:sz="0" w:space="0" w:color="auto"/>
            <w:left w:val="none" w:sz="0" w:space="0" w:color="auto"/>
            <w:bottom w:val="none" w:sz="0" w:space="0" w:color="auto"/>
            <w:right w:val="none" w:sz="0" w:space="0" w:color="auto"/>
          </w:divBdr>
        </w:div>
        <w:div w:id="904029196">
          <w:marLeft w:val="480"/>
          <w:marRight w:val="0"/>
          <w:marTop w:val="0"/>
          <w:marBottom w:val="0"/>
          <w:divBdr>
            <w:top w:val="none" w:sz="0" w:space="0" w:color="auto"/>
            <w:left w:val="none" w:sz="0" w:space="0" w:color="auto"/>
            <w:bottom w:val="none" w:sz="0" w:space="0" w:color="auto"/>
            <w:right w:val="none" w:sz="0" w:space="0" w:color="auto"/>
          </w:divBdr>
        </w:div>
        <w:div w:id="920598645">
          <w:marLeft w:val="480"/>
          <w:marRight w:val="0"/>
          <w:marTop w:val="0"/>
          <w:marBottom w:val="0"/>
          <w:divBdr>
            <w:top w:val="none" w:sz="0" w:space="0" w:color="auto"/>
            <w:left w:val="none" w:sz="0" w:space="0" w:color="auto"/>
            <w:bottom w:val="none" w:sz="0" w:space="0" w:color="auto"/>
            <w:right w:val="none" w:sz="0" w:space="0" w:color="auto"/>
          </w:divBdr>
        </w:div>
        <w:div w:id="925531333">
          <w:marLeft w:val="480"/>
          <w:marRight w:val="0"/>
          <w:marTop w:val="0"/>
          <w:marBottom w:val="0"/>
          <w:divBdr>
            <w:top w:val="none" w:sz="0" w:space="0" w:color="auto"/>
            <w:left w:val="none" w:sz="0" w:space="0" w:color="auto"/>
            <w:bottom w:val="none" w:sz="0" w:space="0" w:color="auto"/>
            <w:right w:val="none" w:sz="0" w:space="0" w:color="auto"/>
          </w:divBdr>
        </w:div>
        <w:div w:id="929701942">
          <w:marLeft w:val="480"/>
          <w:marRight w:val="0"/>
          <w:marTop w:val="0"/>
          <w:marBottom w:val="0"/>
          <w:divBdr>
            <w:top w:val="none" w:sz="0" w:space="0" w:color="auto"/>
            <w:left w:val="none" w:sz="0" w:space="0" w:color="auto"/>
            <w:bottom w:val="none" w:sz="0" w:space="0" w:color="auto"/>
            <w:right w:val="none" w:sz="0" w:space="0" w:color="auto"/>
          </w:divBdr>
        </w:div>
        <w:div w:id="951402334">
          <w:marLeft w:val="480"/>
          <w:marRight w:val="0"/>
          <w:marTop w:val="0"/>
          <w:marBottom w:val="0"/>
          <w:divBdr>
            <w:top w:val="none" w:sz="0" w:space="0" w:color="auto"/>
            <w:left w:val="none" w:sz="0" w:space="0" w:color="auto"/>
            <w:bottom w:val="none" w:sz="0" w:space="0" w:color="auto"/>
            <w:right w:val="none" w:sz="0" w:space="0" w:color="auto"/>
          </w:divBdr>
        </w:div>
        <w:div w:id="1026446504">
          <w:marLeft w:val="480"/>
          <w:marRight w:val="0"/>
          <w:marTop w:val="0"/>
          <w:marBottom w:val="0"/>
          <w:divBdr>
            <w:top w:val="none" w:sz="0" w:space="0" w:color="auto"/>
            <w:left w:val="none" w:sz="0" w:space="0" w:color="auto"/>
            <w:bottom w:val="none" w:sz="0" w:space="0" w:color="auto"/>
            <w:right w:val="none" w:sz="0" w:space="0" w:color="auto"/>
          </w:divBdr>
        </w:div>
        <w:div w:id="1071469026">
          <w:marLeft w:val="480"/>
          <w:marRight w:val="0"/>
          <w:marTop w:val="0"/>
          <w:marBottom w:val="0"/>
          <w:divBdr>
            <w:top w:val="none" w:sz="0" w:space="0" w:color="auto"/>
            <w:left w:val="none" w:sz="0" w:space="0" w:color="auto"/>
            <w:bottom w:val="none" w:sz="0" w:space="0" w:color="auto"/>
            <w:right w:val="none" w:sz="0" w:space="0" w:color="auto"/>
          </w:divBdr>
        </w:div>
        <w:div w:id="1080448697">
          <w:marLeft w:val="480"/>
          <w:marRight w:val="0"/>
          <w:marTop w:val="0"/>
          <w:marBottom w:val="0"/>
          <w:divBdr>
            <w:top w:val="none" w:sz="0" w:space="0" w:color="auto"/>
            <w:left w:val="none" w:sz="0" w:space="0" w:color="auto"/>
            <w:bottom w:val="none" w:sz="0" w:space="0" w:color="auto"/>
            <w:right w:val="none" w:sz="0" w:space="0" w:color="auto"/>
          </w:divBdr>
        </w:div>
        <w:div w:id="1114788881">
          <w:marLeft w:val="480"/>
          <w:marRight w:val="0"/>
          <w:marTop w:val="0"/>
          <w:marBottom w:val="0"/>
          <w:divBdr>
            <w:top w:val="none" w:sz="0" w:space="0" w:color="auto"/>
            <w:left w:val="none" w:sz="0" w:space="0" w:color="auto"/>
            <w:bottom w:val="none" w:sz="0" w:space="0" w:color="auto"/>
            <w:right w:val="none" w:sz="0" w:space="0" w:color="auto"/>
          </w:divBdr>
        </w:div>
        <w:div w:id="1161312984">
          <w:marLeft w:val="480"/>
          <w:marRight w:val="0"/>
          <w:marTop w:val="0"/>
          <w:marBottom w:val="0"/>
          <w:divBdr>
            <w:top w:val="none" w:sz="0" w:space="0" w:color="auto"/>
            <w:left w:val="none" w:sz="0" w:space="0" w:color="auto"/>
            <w:bottom w:val="none" w:sz="0" w:space="0" w:color="auto"/>
            <w:right w:val="none" w:sz="0" w:space="0" w:color="auto"/>
          </w:divBdr>
        </w:div>
        <w:div w:id="1225214277">
          <w:marLeft w:val="480"/>
          <w:marRight w:val="0"/>
          <w:marTop w:val="0"/>
          <w:marBottom w:val="0"/>
          <w:divBdr>
            <w:top w:val="none" w:sz="0" w:space="0" w:color="auto"/>
            <w:left w:val="none" w:sz="0" w:space="0" w:color="auto"/>
            <w:bottom w:val="none" w:sz="0" w:space="0" w:color="auto"/>
            <w:right w:val="none" w:sz="0" w:space="0" w:color="auto"/>
          </w:divBdr>
        </w:div>
        <w:div w:id="1303461673">
          <w:marLeft w:val="480"/>
          <w:marRight w:val="0"/>
          <w:marTop w:val="0"/>
          <w:marBottom w:val="0"/>
          <w:divBdr>
            <w:top w:val="none" w:sz="0" w:space="0" w:color="auto"/>
            <w:left w:val="none" w:sz="0" w:space="0" w:color="auto"/>
            <w:bottom w:val="none" w:sz="0" w:space="0" w:color="auto"/>
            <w:right w:val="none" w:sz="0" w:space="0" w:color="auto"/>
          </w:divBdr>
        </w:div>
        <w:div w:id="1309162392">
          <w:marLeft w:val="480"/>
          <w:marRight w:val="0"/>
          <w:marTop w:val="0"/>
          <w:marBottom w:val="0"/>
          <w:divBdr>
            <w:top w:val="none" w:sz="0" w:space="0" w:color="auto"/>
            <w:left w:val="none" w:sz="0" w:space="0" w:color="auto"/>
            <w:bottom w:val="none" w:sz="0" w:space="0" w:color="auto"/>
            <w:right w:val="none" w:sz="0" w:space="0" w:color="auto"/>
          </w:divBdr>
        </w:div>
        <w:div w:id="1319848108">
          <w:marLeft w:val="480"/>
          <w:marRight w:val="0"/>
          <w:marTop w:val="0"/>
          <w:marBottom w:val="0"/>
          <w:divBdr>
            <w:top w:val="none" w:sz="0" w:space="0" w:color="auto"/>
            <w:left w:val="none" w:sz="0" w:space="0" w:color="auto"/>
            <w:bottom w:val="none" w:sz="0" w:space="0" w:color="auto"/>
            <w:right w:val="none" w:sz="0" w:space="0" w:color="auto"/>
          </w:divBdr>
        </w:div>
        <w:div w:id="1356691792">
          <w:marLeft w:val="480"/>
          <w:marRight w:val="0"/>
          <w:marTop w:val="0"/>
          <w:marBottom w:val="0"/>
          <w:divBdr>
            <w:top w:val="none" w:sz="0" w:space="0" w:color="auto"/>
            <w:left w:val="none" w:sz="0" w:space="0" w:color="auto"/>
            <w:bottom w:val="none" w:sz="0" w:space="0" w:color="auto"/>
            <w:right w:val="none" w:sz="0" w:space="0" w:color="auto"/>
          </w:divBdr>
        </w:div>
        <w:div w:id="1408108482">
          <w:marLeft w:val="480"/>
          <w:marRight w:val="0"/>
          <w:marTop w:val="0"/>
          <w:marBottom w:val="0"/>
          <w:divBdr>
            <w:top w:val="none" w:sz="0" w:space="0" w:color="auto"/>
            <w:left w:val="none" w:sz="0" w:space="0" w:color="auto"/>
            <w:bottom w:val="none" w:sz="0" w:space="0" w:color="auto"/>
            <w:right w:val="none" w:sz="0" w:space="0" w:color="auto"/>
          </w:divBdr>
        </w:div>
        <w:div w:id="1468816671">
          <w:marLeft w:val="480"/>
          <w:marRight w:val="0"/>
          <w:marTop w:val="0"/>
          <w:marBottom w:val="0"/>
          <w:divBdr>
            <w:top w:val="none" w:sz="0" w:space="0" w:color="auto"/>
            <w:left w:val="none" w:sz="0" w:space="0" w:color="auto"/>
            <w:bottom w:val="none" w:sz="0" w:space="0" w:color="auto"/>
            <w:right w:val="none" w:sz="0" w:space="0" w:color="auto"/>
          </w:divBdr>
        </w:div>
        <w:div w:id="1590195683">
          <w:marLeft w:val="480"/>
          <w:marRight w:val="0"/>
          <w:marTop w:val="0"/>
          <w:marBottom w:val="0"/>
          <w:divBdr>
            <w:top w:val="none" w:sz="0" w:space="0" w:color="auto"/>
            <w:left w:val="none" w:sz="0" w:space="0" w:color="auto"/>
            <w:bottom w:val="none" w:sz="0" w:space="0" w:color="auto"/>
            <w:right w:val="none" w:sz="0" w:space="0" w:color="auto"/>
          </w:divBdr>
        </w:div>
        <w:div w:id="1614627155">
          <w:marLeft w:val="480"/>
          <w:marRight w:val="0"/>
          <w:marTop w:val="0"/>
          <w:marBottom w:val="0"/>
          <w:divBdr>
            <w:top w:val="none" w:sz="0" w:space="0" w:color="auto"/>
            <w:left w:val="none" w:sz="0" w:space="0" w:color="auto"/>
            <w:bottom w:val="none" w:sz="0" w:space="0" w:color="auto"/>
            <w:right w:val="none" w:sz="0" w:space="0" w:color="auto"/>
          </w:divBdr>
        </w:div>
        <w:div w:id="1629387260">
          <w:marLeft w:val="480"/>
          <w:marRight w:val="0"/>
          <w:marTop w:val="0"/>
          <w:marBottom w:val="0"/>
          <w:divBdr>
            <w:top w:val="none" w:sz="0" w:space="0" w:color="auto"/>
            <w:left w:val="none" w:sz="0" w:space="0" w:color="auto"/>
            <w:bottom w:val="none" w:sz="0" w:space="0" w:color="auto"/>
            <w:right w:val="none" w:sz="0" w:space="0" w:color="auto"/>
          </w:divBdr>
        </w:div>
        <w:div w:id="1637755327">
          <w:marLeft w:val="480"/>
          <w:marRight w:val="0"/>
          <w:marTop w:val="0"/>
          <w:marBottom w:val="0"/>
          <w:divBdr>
            <w:top w:val="none" w:sz="0" w:space="0" w:color="auto"/>
            <w:left w:val="none" w:sz="0" w:space="0" w:color="auto"/>
            <w:bottom w:val="none" w:sz="0" w:space="0" w:color="auto"/>
            <w:right w:val="none" w:sz="0" w:space="0" w:color="auto"/>
          </w:divBdr>
        </w:div>
        <w:div w:id="1669211587">
          <w:marLeft w:val="480"/>
          <w:marRight w:val="0"/>
          <w:marTop w:val="0"/>
          <w:marBottom w:val="0"/>
          <w:divBdr>
            <w:top w:val="none" w:sz="0" w:space="0" w:color="auto"/>
            <w:left w:val="none" w:sz="0" w:space="0" w:color="auto"/>
            <w:bottom w:val="none" w:sz="0" w:space="0" w:color="auto"/>
            <w:right w:val="none" w:sz="0" w:space="0" w:color="auto"/>
          </w:divBdr>
        </w:div>
        <w:div w:id="1772890394">
          <w:marLeft w:val="480"/>
          <w:marRight w:val="0"/>
          <w:marTop w:val="0"/>
          <w:marBottom w:val="0"/>
          <w:divBdr>
            <w:top w:val="none" w:sz="0" w:space="0" w:color="auto"/>
            <w:left w:val="none" w:sz="0" w:space="0" w:color="auto"/>
            <w:bottom w:val="none" w:sz="0" w:space="0" w:color="auto"/>
            <w:right w:val="none" w:sz="0" w:space="0" w:color="auto"/>
          </w:divBdr>
        </w:div>
        <w:div w:id="1818112711">
          <w:marLeft w:val="480"/>
          <w:marRight w:val="0"/>
          <w:marTop w:val="0"/>
          <w:marBottom w:val="0"/>
          <w:divBdr>
            <w:top w:val="none" w:sz="0" w:space="0" w:color="auto"/>
            <w:left w:val="none" w:sz="0" w:space="0" w:color="auto"/>
            <w:bottom w:val="none" w:sz="0" w:space="0" w:color="auto"/>
            <w:right w:val="none" w:sz="0" w:space="0" w:color="auto"/>
          </w:divBdr>
        </w:div>
        <w:div w:id="1849634202">
          <w:marLeft w:val="480"/>
          <w:marRight w:val="0"/>
          <w:marTop w:val="0"/>
          <w:marBottom w:val="0"/>
          <w:divBdr>
            <w:top w:val="none" w:sz="0" w:space="0" w:color="auto"/>
            <w:left w:val="none" w:sz="0" w:space="0" w:color="auto"/>
            <w:bottom w:val="none" w:sz="0" w:space="0" w:color="auto"/>
            <w:right w:val="none" w:sz="0" w:space="0" w:color="auto"/>
          </w:divBdr>
        </w:div>
        <w:div w:id="1893804978">
          <w:marLeft w:val="480"/>
          <w:marRight w:val="0"/>
          <w:marTop w:val="0"/>
          <w:marBottom w:val="0"/>
          <w:divBdr>
            <w:top w:val="none" w:sz="0" w:space="0" w:color="auto"/>
            <w:left w:val="none" w:sz="0" w:space="0" w:color="auto"/>
            <w:bottom w:val="none" w:sz="0" w:space="0" w:color="auto"/>
            <w:right w:val="none" w:sz="0" w:space="0" w:color="auto"/>
          </w:divBdr>
        </w:div>
        <w:div w:id="1911499205">
          <w:marLeft w:val="480"/>
          <w:marRight w:val="0"/>
          <w:marTop w:val="0"/>
          <w:marBottom w:val="0"/>
          <w:divBdr>
            <w:top w:val="none" w:sz="0" w:space="0" w:color="auto"/>
            <w:left w:val="none" w:sz="0" w:space="0" w:color="auto"/>
            <w:bottom w:val="none" w:sz="0" w:space="0" w:color="auto"/>
            <w:right w:val="none" w:sz="0" w:space="0" w:color="auto"/>
          </w:divBdr>
        </w:div>
        <w:div w:id="1977493191">
          <w:marLeft w:val="480"/>
          <w:marRight w:val="0"/>
          <w:marTop w:val="0"/>
          <w:marBottom w:val="0"/>
          <w:divBdr>
            <w:top w:val="none" w:sz="0" w:space="0" w:color="auto"/>
            <w:left w:val="none" w:sz="0" w:space="0" w:color="auto"/>
            <w:bottom w:val="none" w:sz="0" w:space="0" w:color="auto"/>
            <w:right w:val="none" w:sz="0" w:space="0" w:color="auto"/>
          </w:divBdr>
        </w:div>
        <w:div w:id="2020156427">
          <w:marLeft w:val="480"/>
          <w:marRight w:val="0"/>
          <w:marTop w:val="0"/>
          <w:marBottom w:val="0"/>
          <w:divBdr>
            <w:top w:val="none" w:sz="0" w:space="0" w:color="auto"/>
            <w:left w:val="none" w:sz="0" w:space="0" w:color="auto"/>
            <w:bottom w:val="none" w:sz="0" w:space="0" w:color="auto"/>
            <w:right w:val="none" w:sz="0" w:space="0" w:color="auto"/>
          </w:divBdr>
        </w:div>
        <w:div w:id="2039118800">
          <w:marLeft w:val="480"/>
          <w:marRight w:val="0"/>
          <w:marTop w:val="0"/>
          <w:marBottom w:val="0"/>
          <w:divBdr>
            <w:top w:val="none" w:sz="0" w:space="0" w:color="auto"/>
            <w:left w:val="none" w:sz="0" w:space="0" w:color="auto"/>
            <w:bottom w:val="none" w:sz="0" w:space="0" w:color="auto"/>
            <w:right w:val="none" w:sz="0" w:space="0" w:color="auto"/>
          </w:divBdr>
        </w:div>
        <w:div w:id="2077511008">
          <w:marLeft w:val="480"/>
          <w:marRight w:val="0"/>
          <w:marTop w:val="0"/>
          <w:marBottom w:val="0"/>
          <w:divBdr>
            <w:top w:val="none" w:sz="0" w:space="0" w:color="auto"/>
            <w:left w:val="none" w:sz="0" w:space="0" w:color="auto"/>
            <w:bottom w:val="none" w:sz="0" w:space="0" w:color="auto"/>
            <w:right w:val="none" w:sz="0" w:space="0" w:color="auto"/>
          </w:divBdr>
        </w:div>
        <w:div w:id="2092005111">
          <w:marLeft w:val="480"/>
          <w:marRight w:val="0"/>
          <w:marTop w:val="0"/>
          <w:marBottom w:val="0"/>
          <w:divBdr>
            <w:top w:val="none" w:sz="0" w:space="0" w:color="auto"/>
            <w:left w:val="none" w:sz="0" w:space="0" w:color="auto"/>
            <w:bottom w:val="none" w:sz="0" w:space="0" w:color="auto"/>
            <w:right w:val="none" w:sz="0" w:space="0" w:color="auto"/>
          </w:divBdr>
        </w:div>
        <w:div w:id="2096975920">
          <w:marLeft w:val="480"/>
          <w:marRight w:val="0"/>
          <w:marTop w:val="0"/>
          <w:marBottom w:val="0"/>
          <w:divBdr>
            <w:top w:val="none" w:sz="0" w:space="0" w:color="auto"/>
            <w:left w:val="none" w:sz="0" w:space="0" w:color="auto"/>
            <w:bottom w:val="none" w:sz="0" w:space="0" w:color="auto"/>
            <w:right w:val="none" w:sz="0" w:space="0" w:color="auto"/>
          </w:divBdr>
        </w:div>
        <w:div w:id="2104183683">
          <w:marLeft w:val="480"/>
          <w:marRight w:val="0"/>
          <w:marTop w:val="0"/>
          <w:marBottom w:val="0"/>
          <w:divBdr>
            <w:top w:val="none" w:sz="0" w:space="0" w:color="auto"/>
            <w:left w:val="none" w:sz="0" w:space="0" w:color="auto"/>
            <w:bottom w:val="none" w:sz="0" w:space="0" w:color="auto"/>
            <w:right w:val="none" w:sz="0" w:space="0" w:color="auto"/>
          </w:divBdr>
        </w:div>
      </w:divsChild>
    </w:div>
    <w:div w:id="1214001302">
      <w:marLeft w:val="640"/>
      <w:marRight w:val="0"/>
      <w:marTop w:val="0"/>
      <w:marBottom w:val="0"/>
      <w:divBdr>
        <w:top w:val="none" w:sz="0" w:space="0" w:color="auto"/>
        <w:left w:val="none" w:sz="0" w:space="0" w:color="auto"/>
        <w:bottom w:val="none" w:sz="0" w:space="0" w:color="auto"/>
        <w:right w:val="none" w:sz="0" w:space="0" w:color="auto"/>
      </w:divBdr>
    </w:div>
    <w:div w:id="1214847797">
      <w:marLeft w:val="640"/>
      <w:marRight w:val="0"/>
      <w:marTop w:val="0"/>
      <w:marBottom w:val="0"/>
      <w:divBdr>
        <w:top w:val="none" w:sz="0" w:space="0" w:color="auto"/>
        <w:left w:val="none" w:sz="0" w:space="0" w:color="auto"/>
        <w:bottom w:val="none" w:sz="0" w:space="0" w:color="auto"/>
        <w:right w:val="none" w:sz="0" w:space="0" w:color="auto"/>
      </w:divBdr>
    </w:div>
    <w:div w:id="1214855988">
      <w:marLeft w:val="640"/>
      <w:marRight w:val="0"/>
      <w:marTop w:val="0"/>
      <w:marBottom w:val="0"/>
      <w:divBdr>
        <w:top w:val="none" w:sz="0" w:space="0" w:color="auto"/>
        <w:left w:val="none" w:sz="0" w:space="0" w:color="auto"/>
        <w:bottom w:val="none" w:sz="0" w:space="0" w:color="auto"/>
        <w:right w:val="none" w:sz="0" w:space="0" w:color="auto"/>
      </w:divBdr>
    </w:div>
    <w:div w:id="1215001768">
      <w:marLeft w:val="640"/>
      <w:marRight w:val="0"/>
      <w:marTop w:val="0"/>
      <w:marBottom w:val="0"/>
      <w:divBdr>
        <w:top w:val="none" w:sz="0" w:space="0" w:color="auto"/>
        <w:left w:val="none" w:sz="0" w:space="0" w:color="auto"/>
        <w:bottom w:val="none" w:sz="0" w:space="0" w:color="auto"/>
        <w:right w:val="none" w:sz="0" w:space="0" w:color="auto"/>
      </w:divBdr>
    </w:div>
    <w:div w:id="1215508479">
      <w:marLeft w:val="640"/>
      <w:marRight w:val="0"/>
      <w:marTop w:val="0"/>
      <w:marBottom w:val="0"/>
      <w:divBdr>
        <w:top w:val="none" w:sz="0" w:space="0" w:color="auto"/>
        <w:left w:val="none" w:sz="0" w:space="0" w:color="auto"/>
        <w:bottom w:val="none" w:sz="0" w:space="0" w:color="auto"/>
        <w:right w:val="none" w:sz="0" w:space="0" w:color="auto"/>
      </w:divBdr>
    </w:div>
    <w:div w:id="1215582248">
      <w:marLeft w:val="640"/>
      <w:marRight w:val="0"/>
      <w:marTop w:val="0"/>
      <w:marBottom w:val="0"/>
      <w:divBdr>
        <w:top w:val="none" w:sz="0" w:space="0" w:color="auto"/>
        <w:left w:val="none" w:sz="0" w:space="0" w:color="auto"/>
        <w:bottom w:val="none" w:sz="0" w:space="0" w:color="auto"/>
        <w:right w:val="none" w:sz="0" w:space="0" w:color="auto"/>
      </w:divBdr>
    </w:div>
    <w:div w:id="1215584778">
      <w:marLeft w:val="640"/>
      <w:marRight w:val="0"/>
      <w:marTop w:val="0"/>
      <w:marBottom w:val="0"/>
      <w:divBdr>
        <w:top w:val="none" w:sz="0" w:space="0" w:color="auto"/>
        <w:left w:val="none" w:sz="0" w:space="0" w:color="auto"/>
        <w:bottom w:val="none" w:sz="0" w:space="0" w:color="auto"/>
        <w:right w:val="none" w:sz="0" w:space="0" w:color="auto"/>
      </w:divBdr>
    </w:div>
    <w:div w:id="1216086066">
      <w:marLeft w:val="640"/>
      <w:marRight w:val="0"/>
      <w:marTop w:val="0"/>
      <w:marBottom w:val="0"/>
      <w:divBdr>
        <w:top w:val="none" w:sz="0" w:space="0" w:color="auto"/>
        <w:left w:val="none" w:sz="0" w:space="0" w:color="auto"/>
        <w:bottom w:val="none" w:sz="0" w:space="0" w:color="auto"/>
        <w:right w:val="none" w:sz="0" w:space="0" w:color="auto"/>
      </w:divBdr>
    </w:div>
    <w:div w:id="1216163728">
      <w:marLeft w:val="640"/>
      <w:marRight w:val="0"/>
      <w:marTop w:val="0"/>
      <w:marBottom w:val="0"/>
      <w:divBdr>
        <w:top w:val="none" w:sz="0" w:space="0" w:color="auto"/>
        <w:left w:val="none" w:sz="0" w:space="0" w:color="auto"/>
        <w:bottom w:val="none" w:sz="0" w:space="0" w:color="auto"/>
        <w:right w:val="none" w:sz="0" w:space="0" w:color="auto"/>
      </w:divBdr>
    </w:div>
    <w:div w:id="1216283617">
      <w:marLeft w:val="640"/>
      <w:marRight w:val="0"/>
      <w:marTop w:val="0"/>
      <w:marBottom w:val="0"/>
      <w:divBdr>
        <w:top w:val="none" w:sz="0" w:space="0" w:color="auto"/>
        <w:left w:val="none" w:sz="0" w:space="0" w:color="auto"/>
        <w:bottom w:val="none" w:sz="0" w:space="0" w:color="auto"/>
        <w:right w:val="none" w:sz="0" w:space="0" w:color="auto"/>
      </w:divBdr>
    </w:div>
    <w:div w:id="1217231926">
      <w:marLeft w:val="640"/>
      <w:marRight w:val="0"/>
      <w:marTop w:val="0"/>
      <w:marBottom w:val="0"/>
      <w:divBdr>
        <w:top w:val="none" w:sz="0" w:space="0" w:color="auto"/>
        <w:left w:val="none" w:sz="0" w:space="0" w:color="auto"/>
        <w:bottom w:val="none" w:sz="0" w:space="0" w:color="auto"/>
        <w:right w:val="none" w:sz="0" w:space="0" w:color="auto"/>
      </w:divBdr>
    </w:div>
    <w:div w:id="1217936017">
      <w:marLeft w:val="640"/>
      <w:marRight w:val="0"/>
      <w:marTop w:val="0"/>
      <w:marBottom w:val="0"/>
      <w:divBdr>
        <w:top w:val="none" w:sz="0" w:space="0" w:color="auto"/>
        <w:left w:val="none" w:sz="0" w:space="0" w:color="auto"/>
        <w:bottom w:val="none" w:sz="0" w:space="0" w:color="auto"/>
        <w:right w:val="none" w:sz="0" w:space="0" w:color="auto"/>
      </w:divBdr>
    </w:div>
    <w:div w:id="1218084456">
      <w:marLeft w:val="640"/>
      <w:marRight w:val="0"/>
      <w:marTop w:val="0"/>
      <w:marBottom w:val="0"/>
      <w:divBdr>
        <w:top w:val="none" w:sz="0" w:space="0" w:color="auto"/>
        <w:left w:val="none" w:sz="0" w:space="0" w:color="auto"/>
        <w:bottom w:val="none" w:sz="0" w:space="0" w:color="auto"/>
        <w:right w:val="none" w:sz="0" w:space="0" w:color="auto"/>
      </w:divBdr>
    </w:div>
    <w:div w:id="1218125956">
      <w:bodyDiv w:val="1"/>
      <w:marLeft w:val="0"/>
      <w:marRight w:val="0"/>
      <w:marTop w:val="0"/>
      <w:marBottom w:val="0"/>
      <w:divBdr>
        <w:top w:val="none" w:sz="0" w:space="0" w:color="auto"/>
        <w:left w:val="none" w:sz="0" w:space="0" w:color="auto"/>
        <w:bottom w:val="none" w:sz="0" w:space="0" w:color="auto"/>
        <w:right w:val="none" w:sz="0" w:space="0" w:color="auto"/>
      </w:divBdr>
      <w:divsChild>
        <w:div w:id="4333906">
          <w:marLeft w:val="480"/>
          <w:marRight w:val="0"/>
          <w:marTop w:val="0"/>
          <w:marBottom w:val="0"/>
          <w:divBdr>
            <w:top w:val="none" w:sz="0" w:space="0" w:color="auto"/>
            <w:left w:val="none" w:sz="0" w:space="0" w:color="auto"/>
            <w:bottom w:val="none" w:sz="0" w:space="0" w:color="auto"/>
            <w:right w:val="none" w:sz="0" w:space="0" w:color="auto"/>
          </w:divBdr>
        </w:div>
        <w:div w:id="28914845">
          <w:marLeft w:val="480"/>
          <w:marRight w:val="0"/>
          <w:marTop w:val="0"/>
          <w:marBottom w:val="0"/>
          <w:divBdr>
            <w:top w:val="none" w:sz="0" w:space="0" w:color="auto"/>
            <w:left w:val="none" w:sz="0" w:space="0" w:color="auto"/>
            <w:bottom w:val="none" w:sz="0" w:space="0" w:color="auto"/>
            <w:right w:val="none" w:sz="0" w:space="0" w:color="auto"/>
          </w:divBdr>
        </w:div>
        <w:div w:id="39473779">
          <w:marLeft w:val="480"/>
          <w:marRight w:val="0"/>
          <w:marTop w:val="0"/>
          <w:marBottom w:val="0"/>
          <w:divBdr>
            <w:top w:val="none" w:sz="0" w:space="0" w:color="auto"/>
            <w:left w:val="none" w:sz="0" w:space="0" w:color="auto"/>
            <w:bottom w:val="none" w:sz="0" w:space="0" w:color="auto"/>
            <w:right w:val="none" w:sz="0" w:space="0" w:color="auto"/>
          </w:divBdr>
        </w:div>
        <w:div w:id="124470087">
          <w:marLeft w:val="480"/>
          <w:marRight w:val="0"/>
          <w:marTop w:val="0"/>
          <w:marBottom w:val="0"/>
          <w:divBdr>
            <w:top w:val="none" w:sz="0" w:space="0" w:color="auto"/>
            <w:left w:val="none" w:sz="0" w:space="0" w:color="auto"/>
            <w:bottom w:val="none" w:sz="0" w:space="0" w:color="auto"/>
            <w:right w:val="none" w:sz="0" w:space="0" w:color="auto"/>
          </w:divBdr>
        </w:div>
        <w:div w:id="140968719">
          <w:marLeft w:val="480"/>
          <w:marRight w:val="0"/>
          <w:marTop w:val="0"/>
          <w:marBottom w:val="0"/>
          <w:divBdr>
            <w:top w:val="none" w:sz="0" w:space="0" w:color="auto"/>
            <w:left w:val="none" w:sz="0" w:space="0" w:color="auto"/>
            <w:bottom w:val="none" w:sz="0" w:space="0" w:color="auto"/>
            <w:right w:val="none" w:sz="0" w:space="0" w:color="auto"/>
          </w:divBdr>
        </w:div>
        <w:div w:id="150104060">
          <w:marLeft w:val="480"/>
          <w:marRight w:val="0"/>
          <w:marTop w:val="0"/>
          <w:marBottom w:val="0"/>
          <w:divBdr>
            <w:top w:val="none" w:sz="0" w:space="0" w:color="auto"/>
            <w:left w:val="none" w:sz="0" w:space="0" w:color="auto"/>
            <w:bottom w:val="none" w:sz="0" w:space="0" w:color="auto"/>
            <w:right w:val="none" w:sz="0" w:space="0" w:color="auto"/>
          </w:divBdr>
        </w:div>
        <w:div w:id="153886715">
          <w:marLeft w:val="480"/>
          <w:marRight w:val="0"/>
          <w:marTop w:val="0"/>
          <w:marBottom w:val="0"/>
          <w:divBdr>
            <w:top w:val="none" w:sz="0" w:space="0" w:color="auto"/>
            <w:left w:val="none" w:sz="0" w:space="0" w:color="auto"/>
            <w:bottom w:val="none" w:sz="0" w:space="0" w:color="auto"/>
            <w:right w:val="none" w:sz="0" w:space="0" w:color="auto"/>
          </w:divBdr>
        </w:div>
        <w:div w:id="177545997">
          <w:marLeft w:val="480"/>
          <w:marRight w:val="0"/>
          <w:marTop w:val="0"/>
          <w:marBottom w:val="0"/>
          <w:divBdr>
            <w:top w:val="none" w:sz="0" w:space="0" w:color="auto"/>
            <w:left w:val="none" w:sz="0" w:space="0" w:color="auto"/>
            <w:bottom w:val="none" w:sz="0" w:space="0" w:color="auto"/>
            <w:right w:val="none" w:sz="0" w:space="0" w:color="auto"/>
          </w:divBdr>
        </w:div>
        <w:div w:id="182597045">
          <w:marLeft w:val="480"/>
          <w:marRight w:val="0"/>
          <w:marTop w:val="0"/>
          <w:marBottom w:val="0"/>
          <w:divBdr>
            <w:top w:val="none" w:sz="0" w:space="0" w:color="auto"/>
            <w:left w:val="none" w:sz="0" w:space="0" w:color="auto"/>
            <w:bottom w:val="none" w:sz="0" w:space="0" w:color="auto"/>
            <w:right w:val="none" w:sz="0" w:space="0" w:color="auto"/>
          </w:divBdr>
        </w:div>
        <w:div w:id="273825729">
          <w:marLeft w:val="480"/>
          <w:marRight w:val="0"/>
          <w:marTop w:val="0"/>
          <w:marBottom w:val="0"/>
          <w:divBdr>
            <w:top w:val="none" w:sz="0" w:space="0" w:color="auto"/>
            <w:left w:val="none" w:sz="0" w:space="0" w:color="auto"/>
            <w:bottom w:val="none" w:sz="0" w:space="0" w:color="auto"/>
            <w:right w:val="none" w:sz="0" w:space="0" w:color="auto"/>
          </w:divBdr>
        </w:div>
        <w:div w:id="275018744">
          <w:marLeft w:val="480"/>
          <w:marRight w:val="0"/>
          <w:marTop w:val="0"/>
          <w:marBottom w:val="0"/>
          <w:divBdr>
            <w:top w:val="none" w:sz="0" w:space="0" w:color="auto"/>
            <w:left w:val="none" w:sz="0" w:space="0" w:color="auto"/>
            <w:bottom w:val="none" w:sz="0" w:space="0" w:color="auto"/>
            <w:right w:val="none" w:sz="0" w:space="0" w:color="auto"/>
          </w:divBdr>
        </w:div>
        <w:div w:id="281612342">
          <w:marLeft w:val="480"/>
          <w:marRight w:val="0"/>
          <w:marTop w:val="0"/>
          <w:marBottom w:val="0"/>
          <w:divBdr>
            <w:top w:val="none" w:sz="0" w:space="0" w:color="auto"/>
            <w:left w:val="none" w:sz="0" w:space="0" w:color="auto"/>
            <w:bottom w:val="none" w:sz="0" w:space="0" w:color="auto"/>
            <w:right w:val="none" w:sz="0" w:space="0" w:color="auto"/>
          </w:divBdr>
        </w:div>
        <w:div w:id="308442171">
          <w:marLeft w:val="480"/>
          <w:marRight w:val="0"/>
          <w:marTop w:val="0"/>
          <w:marBottom w:val="0"/>
          <w:divBdr>
            <w:top w:val="none" w:sz="0" w:space="0" w:color="auto"/>
            <w:left w:val="none" w:sz="0" w:space="0" w:color="auto"/>
            <w:bottom w:val="none" w:sz="0" w:space="0" w:color="auto"/>
            <w:right w:val="none" w:sz="0" w:space="0" w:color="auto"/>
          </w:divBdr>
        </w:div>
        <w:div w:id="322512151">
          <w:marLeft w:val="480"/>
          <w:marRight w:val="0"/>
          <w:marTop w:val="0"/>
          <w:marBottom w:val="0"/>
          <w:divBdr>
            <w:top w:val="none" w:sz="0" w:space="0" w:color="auto"/>
            <w:left w:val="none" w:sz="0" w:space="0" w:color="auto"/>
            <w:bottom w:val="none" w:sz="0" w:space="0" w:color="auto"/>
            <w:right w:val="none" w:sz="0" w:space="0" w:color="auto"/>
          </w:divBdr>
        </w:div>
        <w:div w:id="331958945">
          <w:marLeft w:val="480"/>
          <w:marRight w:val="0"/>
          <w:marTop w:val="0"/>
          <w:marBottom w:val="0"/>
          <w:divBdr>
            <w:top w:val="none" w:sz="0" w:space="0" w:color="auto"/>
            <w:left w:val="none" w:sz="0" w:space="0" w:color="auto"/>
            <w:bottom w:val="none" w:sz="0" w:space="0" w:color="auto"/>
            <w:right w:val="none" w:sz="0" w:space="0" w:color="auto"/>
          </w:divBdr>
        </w:div>
        <w:div w:id="370765170">
          <w:marLeft w:val="480"/>
          <w:marRight w:val="0"/>
          <w:marTop w:val="0"/>
          <w:marBottom w:val="0"/>
          <w:divBdr>
            <w:top w:val="none" w:sz="0" w:space="0" w:color="auto"/>
            <w:left w:val="none" w:sz="0" w:space="0" w:color="auto"/>
            <w:bottom w:val="none" w:sz="0" w:space="0" w:color="auto"/>
            <w:right w:val="none" w:sz="0" w:space="0" w:color="auto"/>
          </w:divBdr>
        </w:div>
        <w:div w:id="412506801">
          <w:marLeft w:val="480"/>
          <w:marRight w:val="0"/>
          <w:marTop w:val="0"/>
          <w:marBottom w:val="0"/>
          <w:divBdr>
            <w:top w:val="none" w:sz="0" w:space="0" w:color="auto"/>
            <w:left w:val="none" w:sz="0" w:space="0" w:color="auto"/>
            <w:bottom w:val="none" w:sz="0" w:space="0" w:color="auto"/>
            <w:right w:val="none" w:sz="0" w:space="0" w:color="auto"/>
          </w:divBdr>
        </w:div>
        <w:div w:id="412821015">
          <w:marLeft w:val="480"/>
          <w:marRight w:val="0"/>
          <w:marTop w:val="0"/>
          <w:marBottom w:val="0"/>
          <w:divBdr>
            <w:top w:val="none" w:sz="0" w:space="0" w:color="auto"/>
            <w:left w:val="none" w:sz="0" w:space="0" w:color="auto"/>
            <w:bottom w:val="none" w:sz="0" w:space="0" w:color="auto"/>
            <w:right w:val="none" w:sz="0" w:space="0" w:color="auto"/>
          </w:divBdr>
        </w:div>
        <w:div w:id="448165329">
          <w:marLeft w:val="480"/>
          <w:marRight w:val="0"/>
          <w:marTop w:val="0"/>
          <w:marBottom w:val="0"/>
          <w:divBdr>
            <w:top w:val="none" w:sz="0" w:space="0" w:color="auto"/>
            <w:left w:val="none" w:sz="0" w:space="0" w:color="auto"/>
            <w:bottom w:val="none" w:sz="0" w:space="0" w:color="auto"/>
            <w:right w:val="none" w:sz="0" w:space="0" w:color="auto"/>
          </w:divBdr>
        </w:div>
        <w:div w:id="458962878">
          <w:marLeft w:val="480"/>
          <w:marRight w:val="0"/>
          <w:marTop w:val="0"/>
          <w:marBottom w:val="0"/>
          <w:divBdr>
            <w:top w:val="none" w:sz="0" w:space="0" w:color="auto"/>
            <w:left w:val="none" w:sz="0" w:space="0" w:color="auto"/>
            <w:bottom w:val="none" w:sz="0" w:space="0" w:color="auto"/>
            <w:right w:val="none" w:sz="0" w:space="0" w:color="auto"/>
          </w:divBdr>
        </w:div>
        <w:div w:id="551964613">
          <w:marLeft w:val="480"/>
          <w:marRight w:val="0"/>
          <w:marTop w:val="0"/>
          <w:marBottom w:val="0"/>
          <w:divBdr>
            <w:top w:val="none" w:sz="0" w:space="0" w:color="auto"/>
            <w:left w:val="none" w:sz="0" w:space="0" w:color="auto"/>
            <w:bottom w:val="none" w:sz="0" w:space="0" w:color="auto"/>
            <w:right w:val="none" w:sz="0" w:space="0" w:color="auto"/>
          </w:divBdr>
        </w:div>
        <w:div w:id="594173606">
          <w:marLeft w:val="480"/>
          <w:marRight w:val="0"/>
          <w:marTop w:val="0"/>
          <w:marBottom w:val="0"/>
          <w:divBdr>
            <w:top w:val="none" w:sz="0" w:space="0" w:color="auto"/>
            <w:left w:val="none" w:sz="0" w:space="0" w:color="auto"/>
            <w:bottom w:val="none" w:sz="0" w:space="0" w:color="auto"/>
            <w:right w:val="none" w:sz="0" w:space="0" w:color="auto"/>
          </w:divBdr>
        </w:div>
        <w:div w:id="604922693">
          <w:marLeft w:val="480"/>
          <w:marRight w:val="0"/>
          <w:marTop w:val="0"/>
          <w:marBottom w:val="0"/>
          <w:divBdr>
            <w:top w:val="none" w:sz="0" w:space="0" w:color="auto"/>
            <w:left w:val="none" w:sz="0" w:space="0" w:color="auto"/>
            <w:bottom w:val="none" w:sz="0" w:space="0" w:color="auto"/>
            <w:right w:val="none" w:sz="0" w:space="0" w:color="auto"/>
          </w:divBdr>
        </w:div>
        <w:div w:id="654533695">
          <w:marLeft w:val="480"/>
          <w:marRight w:val="0"/>
          <w:marTop w:val="0"/>
          <w:marBottom w:val="0"/>
          <w:divBdr>
            <w:top w:val="none" w:sz="0" w:space="0" w:color="auto"/>
            <w:left w:val="none" w:sz="0" w:space="0" w:color="auto"/>
            <w:bottom w:val="none" w:sz="0" w:space="0" w:color="auto"/>
            <w:right w:val="none" w:sz="0" w:space="0" w:color="auto"/>
          </w:divBdr>
        </w:div>
        <w:div w:id="687411199">
          <w:marLeft w:val="480"/>
          <w:marRight w:val="0"/>
          <w:marTop w:val="0"/>
          <w:marBottom w:val="0"/>
          <w:divBdr>
            <w:top w:val="none" w:sz="0" w:space="0" w:color="auto"/>
            <w:left w:val="none" w:sz="0" w:space="0" w:color="auto"/>
            <w:bottom w:val="none" w:sz="0" w:space="0" w:color="auto"/>
            <w:right w:val="none" w:sz="0" w:space="0" w:color="auto"/>
          </w:divBdr>
        </w:div>
        <w:div w:id="725837597">
          <w:marLeft w:val="480"/>
          <w:marRight w:val="0"/>
          <w:marTop w:val="0"/>
          <w:marBottom w:val="0"/>
          <w:divBdr>
            <w:top w:val="none" w:sz="0" w:space="0" w:color="auto"/>
            <w:left w:val="none" w:sz="0" w:space="0" w:color="auto"/>
            <w:bottom w:val="none" w:sz="0" w:space="0" w:color="auto"/>
            <w:right w:val="none" w:sz="0" w:space="0" w:color="auto"/>
          </w:divBdr>
        </w:div>
        <w:div w:id="752891746">
          <w:marLeft w:val="480"/>
          <w:marRight w:val="0"/>
          <w:marTop w:val="0"/>
          <w:marBottom w:val="0"/>
          <w:divBdr>
            <w:top w:val="none" w:sz="0" w:space="0" w:color="auto"/>
            <w:left w:val="none" w:sz="0" w:space="0" w:color="auto"/>
            <w:bottom w:val="none" w:sz="0" w:space="0" w:color="auto"/>
            <w:right w:val="none" w:sz="0" w:space="0" w:color="auto"/>
          </w:divBdr>
        </w:div>
        <w:div w:id="779960353">
          <w:marLeft w:val="480"/>
          <w:marRight w:val="0"/>
          <w:marTop w:val="0"/>
          <w:marBottom w:val="0"/>
          <w:divBdr>
            <w:top w:val="none" w:sz="0" w:space="0" w:color="auto"/>
            <w:left w:val="none" w:sz="0" w:space="0" w:color="auto"/>
            <w:bottom w:val="none" w:sz="0" w:space="0" w:color="auto"/>
            <w:right w:val="none" w:sz="0" w:space="0" w:color="auto"/>
          </w:divBdr>
        </w:div>
        <w:div w:id="801968501">
          <w:marLeft w:val="480"/>
          <w:marRight w:val="0"/>
          <w:marTop w:val="0"/>
          <w:marBottom w:val="0"/>
          <w:divBdr>
            <w:top w:val="none" w:sz="0" w:space="0" w:color="auto"/>
            <w:left w:val="none" w:sz="0" w:space="0" w:color="auto"/>
            <w:bottom w:val="none" w:sz="0" w:space="0" w:color="auto"/>
            <w:right w:val="none" w:sz="0" w:space="0" w:color="auto"/>
          </w:divBdr>
        </w:div>
        <w:div w:id="807431106">
          <w:marLeft w:val="480"/>
          <w:marRight w:val="0"/>
          <w:marTop w:val="0"/>
          <w:marBottom w:val="0"/>
          <w:divBdr>
            <w:top w:val="none" w:sz="0" w:space="0" w:color="auto"/>
            <w:left w:val="none" w:sz="0" w:space="0" w:color="auto"/>
            <w:bottom w:val="none" w:sz="0" w:space="0" w:color="auto"/>
            <w:right w:val="none" w:sz="0" w:space="0" w:color="auto"/>
          </w:divBdr>
        </w:div>
        <w:div w:id="843279992">
          <w:marLeft w:val="480"/>
          <w:marRight w:val="0"/>
          <w:marTop w:val="0"/>
          <w:marBottom w:val="0"/>
          <w:divBdr>
            <w:top w:val="none" w:sz="0" w:space="0" w:color="auto"/>
            <w:left w:val="none" w:sz="0" w:space="0" w:color="auto"/>
            <w:bottom w:val="none" w:sz="0" w:space="0" w:color="auto"/>
            <w:right w:val="none" w:sz="0" w:space="0" w:color="auto"/>
          </w:divBdr>
        </w:div>
        <w:div w:id="875654738">
          <w:marLeft w:val="480"/>
          <w:marRight w:val="0"/>
          <w:marTop w:val="0"/>
          <w:marBottom w:val="0"/>
          <w:divBdr>
            <w:top w:val="none" w:sz="0" w:space="0" w:color="auto"/>
            <w:left w:val="none" w:sz="0" w:space="0" w:color="auto"/>
            <w:bottom w:val="none" w:sz="0" w:space="0" w:color="auto"/>
            <w:right w:val="none" w:sz="0" w:space="0" w:color="auto"/>
          </w:divBdr>
        </w:div>
        <w:div w:id="901453262">
          <w:marLeft w:val="480"/>
          <w:marRight w:val="0"/>
          <w:marTop w:val="0"/>
          <w:marBottom w:val="0"/>
          <w:divBdr>
            <w:top w:val="none" w:sz="0" w:space="0" w:color="auto"/>
            <w:left w:val="none" w:sz="0" w:space="0" w:color="auto"/>
            <w:bottom w:val="none" w:sz="0" w:space="0" w:color="auto"/>
            <w:right w:val="none" w:sz="0" w:space="0" w:color="auto"/>
          </w:divBdr>
        </w:div>
        <w:div w:id="938608753">
          <w:marLeft w:val="480"/>
          <w:marRight w:val="0"/>
          <w:marTop w:val="0"/>
          <w:marBottom w:val="0"/>
          <w:divBdr>
            <w:top w:val="none" w:sz="0" w:space="0" w:color="auto"/>
            <w:left w:val="none" w:sz="0" w:space="0" w:color="auto"/>
            <w:bottom w:val="none" w:sz="0" w:space="0" w:color="auto"/>
            <w:right w:val="none" w:sz="0" w:space="0" w:color="auto"/>
          </w:divBdr>
        </w:div>
        <w:div w:id="948776348">
          <w:marLeft w:val="480"/>
          <w:marRight w:val="0"/>
          <w:marTop w:val="0"/>
          <w:marBottom w:val="0"/>
          <w:divBdr>
            <w:top w:val="none" w:sz="0" w:space="0" w:color="auto"/>
            <w:left w:val="none" w:sz="0" w:space="0" w:color="auto"/>
            <w:bottom w:val="none" w:sz="0" w:space="0" w:color="auto"/>
            <w:right w:val="none" w:sz="0" w:space="0" w:color="auto"/>
          </w:divBdr>
        </w:div>
        <w:div w:id="983463421">
          <w:marLeft w:val="480"/>
          <w:marRight w:val="0"/>
          <w:marTop w:val="0"/>
          <w:marBottom w:val="0"/>
          <w:divBdr>
            <w:top w:val="none" w:sz="0" w:space="0" w:color="auto"/>
            <w:left w:val="none" w:sz="0" w:space="0" w:color="auto"/>
            <w:bottom w:val="none" w:sz="0" w:space="0" w:color="auto"/>
            <w:right w:val="none" w:sz="0" w:space="0" w:color="auto"/>
          </w:divBdr>
        </w:div>
        <w:div w:id="1001547786">
          <w:marLeft w:val="480"/>
          <w:marRight w:val="0"/>
          <w:marTop w:val="0"/>
          <w:marBottom w:val="0"/>
          <w:divBdr>
            <w:top w:val="none" w:sz="0" w:space="0" w:color="auto"/>
            <w:left w:val="none" w:sz="0" w:space="0" w:color="auto"/>
            <w:bottom w:val="none" w:sz="0" w:space="0" w:color="auto"/>
            <w:right w:val="none" w:sz="0" w:space="0" w:color="auto"/>
          </w:divBdr>
        </w:div>
        <w:div w:id="1006978099">
          <w:marLeft w:val="480"/>
          <w:marRight w:val="0"/>
          <w:marTop w:val="0"/>
          <w:marBottom w:val="0"/>
          <w:divBdr>
            <w:top w:val="none" w:sz="0" w:space="0" w:color="auto"/>
            <w:left w:val="none" w:sz="0" w:space="0" w:color="auto"/>
            <w:bottom w:val="none" w:sz="0" w:space="0" w:color="auto"/>
            <w:right w:val="none" w:sz="0" w:space="0" w:color="auto"/>
          </w:divBdr>
        </w:div>
        <w:div w:id="1080758032">
          <w:marLeft w:val="480"/>
          <w:marRight w:val="0"/>
          <w:marTop w:val="0"/>
          <w:marBottom w:val="0"/>
          <w:divBdr>
            <w:top w:val="none" w:sz="0" w:space="0" w:color="auto"/>
            <w:left w:val="none" w:sz="0" w:space="0" w:color="auto"/>
            <w:bottom w:val="none" w:sz="0" w:space="0" w:color="auto"/>
            <w:right w:val="none" w:sz="0" w:space="0" w:color="auto"/>
          </w:divBdr>
        </w:div>
        <w:div w:id="1085035779">
          <w:marLeft w:val="480"/>
          <w:marRight w:val="0"/>
          <w:marTop w:val="0"/>
          <w:marBottom w:val="0"/>
          <w:divBdr>
            <w:top w:val="none" w:sz="0" w:space="0" w:color="auto"/>
            <w:left w:val="none" w:sz="0" w:space="0" w:color="auto"/>
            <w:bottom w:val="none" w:sz="0" w:space="0" w:color="auto"/>
            <w:right w:val="none" w:sz="0" w:space="0" w:color="auto"/>
          </w:divBdr>
        </w:div>
        <w:div w:id="1154027300">
          <w:marLeft w:val="480"/>
          <w:marRight w:val="0"/>
          <w:marTop w:val="0"/>
          <w:marBottom w:val="0"/>
          <w:divBdr>
            <w:top w:val="none" w:sz="0" w:space="0" w:color="auto"/>
            <w:left w:val="none" w:sz="0" w:space="0" w:color="auto"/>
            <w:bottom w:val="none" w:sz="0" w:space="0" w:color="auto"/>
            <w:right w:val="none" w:sz="0" w:space="0" w:color="auto"/>
          </w:divBdr>
        </w:div>
        <w:div w:id="1156916237">
          <w:marLeft w:val="480"/>
          <w:marRight w:val="0"/>
          <w:marTop w:val="0"/>
          <w:marBottom w:val="0"/>
          <w:divBdr>
            <w:top w:val="none" w:sz="0" w:space="0" w:color="auto"/>
            <w:left w:val="none" w:sz="0" w:space="0" w:color="auto"/>
            <w:bottom w:val="none" w:sz="0" w:space="0" w:color="auto"/>
            <w:right w:val="none" w:sz="0" w:space="0" w:color="auto"/>
          </w:divBdr>
        </w:div>
        <w:div w:id="1167671721">
          <w:marLeft w:val="480"/>
          <w:marRight w:val="0"/>
          <w:marTop w:val="0"/>
          <w:marBottom w:val="0"/>
          <w:divBdr>
            <w:top w:val="none" w:sz="0" w:space="0" w:color="auto"/>
            <w:left w:val="none" w:sz="0" w:space="0" w:color="auto"/>
            <w:bottom w:val="none" w:sz="0" w:space="0" w:color="auto"/>
            <w:right w:val="none" w:sz="0" w:space="0" w:color="auto"/>
          </w:divBdr>
        </w:div>
        <w:div w:id="1243680345">
          <w:marLeft w:val="480"/>
          <w:marRight w:val="0"/>
          <w:marTop w:val="0"/>
          <w:marBottom w:val="0"/>
          <w:divBdr>
            <w:top w:val="none" w:sz="0" w:space="0" w:color="auto"/>
            <w:left w:val="none" w:sz="0" w:space="0" w:color="auto"/>
            <w:bottom w:val="none" w:sz="0" w:space="0" w:color="auto"/>
            <w:right w:val="none" w:sz="0" w:space="0" w:color="auto"/>
          </w:divBdr>
        </w:div>
        <w:div w:id="1263609053">
          <w:marLeft w:val="480"/>
          <w:marRight w:val="0"/>
          <w:marTop w:val="0"/>
          <w:marBottom w:val="0"/>
          <w:divBdr>
            <w:top w:val="none" w:sz="0" w:space="0" w:color="auto"/>
            <w:left w:val="none" w:sz="0" w:space="0" w:color="auto"/>
            <w:bottom w:val="none" w:sz="0" w:space="0" w:color="auto"/>
            <w:right w:val="none" w:sz="0" w:space="0" w:color="auto"/>
          </w:divBdr>
        </w:div>
        <w:div w:id="1288467311">
          <w:marLeft w:val="480"/>
          <w:marRight w:val="0"/>
          <w:marTop w:val="0"/>
          <w:marBottom w:val="0"/>
          <w:divBdr>
            <w:top w:val="none" w:sz="0" w:space="0" w:color="auto"/>
            <w:left w:val="none" w:sz="0" w:space="0" w:color="auto"/>
            <w:bottom w:val="none" w:sz="0" w:space="0" w:color="auto"/>
            <w:right w:val="none" w:sz="0" w:space="0" w:color="auto"/>
          </w:divBdr>
        </w:div>
        <w:div w:id="1301957476">
          <w:marLeft w:val="480"/>
          <w:marRight w:val="0"/>
          <w:marTop w:val="0"/>
          <w:marBottom w:val="0"/>
          <w:divBdr>
            <w:top w:val="none" w:sz="0" w:space="0" w:color="auto"/>
            <w:left w:val="none" w:sz="0" w:space="0" w:color="auto"/>
            <w:bottom w:val="none" w:sz="0" w:space="0" w:color="auto"/>
            <w:right w:val="none" w:sz="0" w:space="0" w:color="auto"/>
          </w:divBdr>
        </w:div>
        <w:div w:id="1313755519">
          <w:marLeft w:val="480"/>
          <w:marRight w:val="0"/>
          <w:marTop w:val="0"/>
          <w:marBottom w:val="0"/>
          <w:divBdr>
            <w:top w:val="none" w:sz="0" w:space="0" w:color="auto"/>
            <w:left w:val="none" w:sz="0" w:space="0" w:color="auto"/>
            <w:bottom w:val="none" w:sz="0" w:space="0" w:color="auto"/>
            <w:right w:val="none" w:sz="0" w:space="0" w:color="auto"/>
          </w:divBdr>
        </w:div>
        <w:div w:id="1322927770">
          <w:marLeft w:val="480"/>
          <w:marRight w:val="0"/>
          <w:marTop w:val="0"/>
          <w:marBottom w:val="0"/>
          <w:divBdr>
            <w:top w:val="none" w:sz="0" w:space="0" w:color="auto"/>
            <w:left w:val="none" w:sz="0" w:space="0" w:color="auto"/>
            <w:bottom w:val="none" w:sz="0" w:space="0" w:color="auto"/>
            <w:right w:val="none" w:sz="0" w:space="0" w:color="auto"/>
          </w:divBdr>
        </w:div>
        <w:div w:id="1341277616">
          <w:marLeft w:val="480"/>
          <w:marRight w:val="0"/>
          <w:marTop w:val="0"/>
          <w:marBottom w:val="0"/>
          <w:divBdr>
            <w:top w:val="none" w:sz="0" w:space="0" w:color="auto"/>
            <w:left w:val="none" w:sz="0" w:space="0" w:color="auto"/>
            <w:bottom w:val="none" w:sz="0" w:space="0" w:color="auto"/>
            <w:right w:val="none" w:sz="0" w:space="0" w:color="auto"/>
          </w:divBdr>
        </w:div>
        <w:div w:id="1394306019">
          <w:marLeft w:val="480"/>
          <w:marRight w:val="0"/>
          <w:marTop w:val="0"/>
          <w:marBottom w:val="0"/>
          <w:divBdr>
            <w:top w:val="none" w:sz="0" w:space="0" w:color="auto"/>
            <w:left w:val="none" w:sz="0" w:space="0" w:color="auto"/>
            <w:bottom w:val="none" w:sz="0" w:space="0" w:color="auto"/>
            <w:right w:val="none" w:sz="0" w:space="0" w:color="auto"/>
          </w:divBdr>
        </w:div>
        <w:div w:id="1413354208">
          <w:marLeft w:val="480"/>
          <w:marRight w:val="0"/>
          <w:marTop w:val="0"/>
          <w:marBottom w:val="0"/>
          <w:divBdr>
            <w:top w:val="none" w:sz="0" w:space="0" w:color="auto"/>
            <w:left w:val="none" w:sz="0" w:space="0" w:color="auto"/>
            <w:bottom w:val="none" w:sz="0" w:space="0" w:color="auto"/>
            <w:right w:val="none" w:sz="0" w:space="0" w:color="auto"/>
          </w:divBdr>
        </w:div>
        <w:div w:id="1439639489">
          <w:marLeft w:val="480"/>
          <w:marRight w:val="0"/>
          <w:marTop w:val="0"/>
          <w:marBottom w:val="0"/>
          <w:divBdr>
            <w:top w:val="none" w:sz="0" w:space="0" w:color="auto"/>
            <w:left w:val="none" w:sz="0" w:space="0" w:color="auto"/>
            <w:bottom w:val="none" w:sz="0" w:space="0" w:color="auto"/>
            <w:right w:val="none" w:sz="0" w:space="0" w:color="auto"/>
          </w:divBdr>
        </w:div>
        <w:div w:id="1487865948">
          <w:marLeft w:val="480"/>
          <w:marRight w:val="0"/>
          <w:marTop w:val="0"/>
          <w:marBottom w:val="0"/>
          <w:divBdr>
            <w:top w:val="none" w:sz="0" w:space="0" w:color="auto"/>
            <w:left w:val="none" w:sz="0" w:space="0" w:color="auto"/>
            <w:bottom w:val="none" w:sz="0" w:space="0" w:color="auto"/>
            <w:right w:val="none" w:sz="0" w:space="0" w:color="auto"/>
          </w:divBdr>
        </w:div>
        <w:div w:id="1491672284">
          <w:marLeft w:val="480"/>
          <w:marRight w:val="0"/>
          <w:marTop w:val="0"/>
          <w:marBottom w:val="0"/>
          <w:divBdr>
            <w:top w:val="none" w:sz="0" w:space="0" w:color="auto"/>
            <w:left w:val="none" w:sz="0" w:space="0" w:color="auto"/>
            <w:bottom w:val="none" w:sz="0" w:space="0" w:color="auto"/>
            <w:right w:val="none" w:sz="0" w:space="0" w:color="auto"/>
          </w:divBdr>
        </w:div>
        <w:div w:id="1536773724">
          <w:marLeft w:val="480"/>
          <w:marRight w:val="0"/>
          <w:marTop w:val="0"/>
          <w:marBottom w:val="0"/>
          <w:divBdr>
            <w:top w:val="none" w:sz="0" w:space="0" w:color="auto"/>
            <w:left w:val="none" w:sz="0" w:space="0" w:color="auto"/>
            <w:bottom w:val="none" w:sz="0" w:space="0" w:color="auto"/>
            <w:right w:val="none" w:sz="0" w:space="0" w:color="auto"/>
          </w:divBdr>
        </w:div>
        <w:div w:id="1548376868">
          <w:marLeft w:val="480"/>
          <w:marRight w:val="0"/>
          <w:marTop w:val="0"/>
          <w:marBottom w:val="0"/>
          <w:divBdr>
            <w:top w:val="none" w:sz="0" w:space="0" w:color="auto"/>
            <w:left w:val="none" w:sz="0" w:space="0" w:color="auto"/>
            <w:bottom w:val="none" w:sz="0" w:space="0" w:color="auto"/>
            <w:right w:val="none" w:sz="0" w:space="0" w:color="auto"/>
          </w:divBdr>
        </w:div>
        <w:div w:id="1555117827">
          <w:marLeft w:val="480"/>
          <w:marRight w:val="0"/>
          <w:marTop w:val="0"/>
          <w:marBottom w:val="0"/>
          <w:divBdr>
            <w:top w:val="none" w:sz="0" w:space="0" w:color="auto"/>
            <w:left w:val="none" w:sz="0" w:space="0" w:color="auto"/>
            <w:bottom w:val="none" w:sz="0" w:space="0" w:color="auto"/>
            <w:right w:val="none" w:sz="0" w:space="0" w:color="auto"/>
          </w:divBdr>
        </w:div>
        <w:div w:id="1597132917">
          <w:marLeft w:val="480"/>
          <w:marRight w:val="0"/>
          <w:marTop w:val="0"/>
          <w:marBottom w:val="0"/>
          <w:divBdr>
            <w:top w:val="none" w:sz="0" w:space="0" w:color="auto"/>
            <w:left w:val="none" w:sz="0" w:space="0" w:color="auto"/>
            <w:bottom w:val="none" w:sz="0" w:space="0" w:color="auto"/>
            <w:right w:val="none" w:sz="0" w:space="0" w:color="auto"/>
          </w:divBdr>
        </w:div>
        <w:div w:id="1615822435">
          <w:marLeft w:val="480"/>
          <w:marRight w:val="0"/>
          <w:marTop w:val="0"/>
          <w:marBottom w:val="0"/>
          <w:divBdr>
            <w:top w:val="none" w:sz="0" w:space="0" w:color="auto"/>
            <w:left w:val="none" w:sz="0" w:space="0" w:color="auto"/>
            <w:bottom w:val="none" w:sz="0" w:space="0" w:color="auto"/>
            <w:right w:val="none" w:sz="0" w:space="0" w:color="auto"/>
          </w:divBdr>
        </w:div>
        <w:div w:id="1640305216">
          <w:marLeft w:val="480"/>
          <w:marRight w:val="0"/>
          <w:marTop w:val="0"/>
          <w:marBottom w:val="0"/>
          <w:divBdr>
            <w:top w:val="none" w:sz="0" w:space="0" w:color="auto"/>
            <w:left w:val="none" w:sz="0" w:space="0" w:color="auto"/>
            <w:bottom w:val="none" w:sz="0" w:space="0" w:color="auto"/>
            <w:right w:val="none" w:sz="0" w:space="0" w:color="auto"/>
          </w:divBdr>
        </w:div>
        <w:div w:id="1641499136">
          <w:marLeft w:val="480"/>
          <w:marRight w:val="0"/>
          <w:marTop w:val="0"/>
          <w:marBottom w:val="0"/>
          <w:divBdr>
            <w:top w:val="none" w:sz="0" w:space="0" w:color="auto"/>
            <w:left w:val="none" w:sz="0" w:space="0" w:color="auto"/>
            <w:bottom w:val="none" w:sz="0" w:space="0" w:color="auto"/>
            <w:right w:val="none" w:sz="0" w:space="0" w:color="auto"/>
          </w:divBdr>
        </w:div>
        <w:div w:id="1642231496">
          <w:marLeft w:val="480"/>
          <w:marRight w:val="0"/>
          <w:marTop w:val="0"/>
          <w:marBottom w:val="0"/>
          <w:divBdr>
            <w:top w:val="none" w:sz="0" w:space="0" w:color="auto"/>
            <w:left w:val="none" w:sz="0" w:space="0" w:color="auto"/>
            <w:bottom w:val="none" w:sz="0" w:space="0" w:color="auto"/>
            <w:right w:val="none" w:sz="0" w:space="0" w:color="auto"/>
          </w:divBdr>
        </w:div>
        <w:div w:id="1646274479">
          <w:marLeft w:val="480"/>
          <w:marRight w:val="0"/>
          <w:marTop w:val="0"/>
          <w:marBottom w:val="0"/>
          <w:divBdr>
            <w:top w:val="none" w:sz="0" w:space="0" w:color="auto"/>
            <w:left w:val="none" w:sz="0" w:space="0" w:color="auto"/>
            <w:bottom w:val="none" w:sz="0" w:space="0" w:color="auto"/>
            <w:right w:val="none" w:sz="0" w:space="0" w:color="auto"/>
          </w:divBdr>
        </w:div>
        <w:div w:id="1691368394">
          <w:marLeft w:val="480"/>
          <w:marRight w:val="0"/>
          <w:marTop w:val="0"/>
          <w:marBottom w:val="0"/>
          <w:divBdr>
            <w:top w:val="none" w:sz="0" w:space="0" w:color="auto"/>
            <w:left w:val="none" w:sz="0" w:space="0" w:color="auto"/>
            <w:bottom w:val="none" w:sz="0" w:space="0" w:color="auto"/>
            <w:right w:val="none" w:sz="0" w:space="0" w:color="auto"/>
          </w:divBdr>
        </w:div>
        <w:div w:id="1692803853">
          <w:marLeft w:val="480"/>
          <w:marRight w:val="0"/>
          <w:marTop w:val="0"/>
          <w:marBottom w:val="0"/>
          <w:divBdr>
            <w:top w:val="none" w:sz="0" w:space="0" w:color="auto"/>
            <w:left w:val="none" w:sz="0" w:space="0" w:color="auto"/>
            <w:bottom w:val="none" w:sz="0" w:space="0" w:color="auto"/>
            <w:right w:val="none" w:sz="0" w:space="0" w:color="auto"/>
          </w:divBdr>
        </w:div>
        <w:div w:id="1725761276">
          <w:marLeft w:val="480"/>
          <w:marRight w:val="0"/>
          <w:marTop w:val="0"/>
          <w:marBottom w:val="0"/>
          <w:divBdr>
            <w:top w:val="none" w:sz="0" w:space="0" w:color="auto"/>
            <w:left w:val="none" w:sz="0" w:space="0" w:color="auto"/>
            <w:bottom w:val="none" w:sz="0" w:space="0" w:color="auto"/>
            <w:right w:val="none" w:sz="0" w:space="0" w:color="auto"/>
          </w:divBdr>
        </w:div>
        <w:div w:id="1739472053">
          <w:marLeft w:val="480"/>
          <w:marRight w:val="0"/>
          <w:marTop w:val="0"/>
          <w:marBottom w:val="0"/>
          <w:divBdr>
            <w:top w:val="none" w:sz="0" w:space="0" w:color="auto"/>
            <w:left w:val="none" w:sz="0" w:space="0" w:color="auto"/>
            <w:bottom w:val="none" w:sz="0" w:space="0" w:color="auto"/>
            <w:right w:val="none" w:sz="0" w:space="0" w:color="auto"/>
          </w:divBdr>
        </w:div>
        <w:div w:id="1741638945">
          <w:marLeft w:val="480"/>
          <w:marRight w:val="0"/>
          <w:marTop w:val="0"/>
          <w:marBottom w:val="0"/>
          <w:divBdr>
            <w:top w:val="none" w:sz="0" w:space="0" w:color="auto"/>
            <w:left w:val="none" w:sz="0" w:space="0" w:color="auto"/>
            <w:bottom w:val="none" w:sz="0" w:space="0" w:color="auto"/>
            <w:right w:val="none" w:sz="0" w:space="0" w:color="auto"/>
          </w:divBdr>
        </w:div>
        <w:div w:id="1783499979">
          <w:marLeft w:val="480"/>
          <w:marRight w:val="0"/>
          <w:marTop w:val="0"/>
          <w:marBottom w:val="0"/>
          <w:divBdr>
            <w:top w:val="none" w:sz="0" w:space="0" w:color="auto"/>
            <w:left w:val="none" w:sz="0" w:space="0" w:color="auto"/>
            <w:bottom w:val="none" w:sz="0" w:space="0" w:color="auto"/>
            <w:right w:val="none" w:sz="0" w:space="0" w:color="auto"/>
          </w:divBdr>
        </w:div>
        <w:div w:id="1813062761">
          <w:marLeft w:val="480"/>
          <w:marRight w:val="0"/>
          <w:marTop w:val="0"/>
          <w:marBottom w:val="0"/>
          <w:divBdr>
            <w:top w:val="none" w:sz="0" w:space="0" w:color="auto"/>
            <w:left w:val="none" w:sz="0" w:space="0" w:color="auto"/>
            <w:bottom w:val="none" w:sz="0" w:space="0" w:color="auto"/>
            <w:right w:val="none" w:sz="0" w:space="0" w:color="auto"/>
          </w:divBdr>
        </w:div>
        <w:div w:id="1817868494">
          <w:marLeft w:val="480"/>
          <w:marRight w:val="0"/>
          <w:marTop w:val="0"/>
          <w:marBottom w:val="0"/>
          <w:divBdr>
            <w:top w:val="none" w:sz="0" w:space="0" w:color="auto"/>
            <w:left w:val="none" w:sz="0" w:space="0" w:color="auto"/>
            <w:bottom w:val="none" w:sz="0" w:space="0" w:color="auto"/>
            <w:right w:val="none" w:sz="0" w:space="0" w:color="auto"/>
          </w:divBdr>
        </w:div>
        <w:div w:id="1867936769">
          <w:marLeft w:val="480"/>
          <w:marRight w:val="0"/>
          <w:marTop w:val="0"/>
          <w:marBottom w:val="0"/>
          <w:divBdr>
            <w:top w:val="none" w:sz="0" w:space="0" w:color="auto"/>
            <w:left w:val="none" w:sz="0" w:space="0" w:color="auto"/>
            <w:bottom w:val="none" w:sz="0" w:space="0" w:color="auto"/>
            <w:right w:val="none" w:sz="0" w:space="0" w:color="auto"/>
          </w:divBdr>
        </w:div>
        <w:div w:id="1868447968">
          <w:marLeft w:val="480"/>
          <w:marRight w:val="0"/>
          <w:marTop w:val="0"/>
          <w:marBottom w:val="0"/>
          <w:divBdr>
            <w:top w:val="none" w:sz="0" w:space="0" w:color="auto"/>
            <w:left w:val="none" w:sz="0" w:space="0" w:color="auto"/>
            <w:bottom w:val="none" w:sz="0" w:space="0" w:color="auto"/>
            <w:right w:val="none" w:sz="0" w:space="0" w:color="auto"/>
          </w:divBdr>
        </w:div>
        <w:div w:id="1925146163">
          <w:marLeft w:val="480"/>
          <w:marRight w:val="0"/>
          <w:marTop w:val="0"/>
          <w:marBottom w:val="0"/>
          <w:divBdr>
            <w:top w:val="none" w:sz="0" w:space="0" w:color="auto"/>
            <w:left w:val="none" w:sz="0" w:space="0" w:color="auto"/>
            <w:bottom w:val="none" w:sz="0" w:space="0" w:color="auto"/>
            <w:right w:val="none" w:sz="0" w:space="0" w:color="auto"/>
          </w:divBdr>
        </w:div>
        <w:div w:id="1930234659">
          <w:marLeft w:val="480"/>
          <w:marRight w:val="0"/>
          <w:marTop w:val="0"/>
          <w:marBottom w:val="0"/>
          <w:divBdr>
            <w:top w:val="none" w:sz="0" w:space="0" w:color="auto"/>
            <w:left w:val="none" w:sz="0" w:space="0" w:color="auto"/>
            <w:bottom w:val="none" w:sz="0" w:space="0" w:color="auto"/>
            <w:right w:val="none" w:sz="0" w:space="0" w:color="auto"/>
          </w:divBdr>
        </w:div>
        <w:div w:id="1935895143">
          <w:marLeft w:val="480"/>
          <w:marRight w:val="0"/>
          <w:marTop w:val="0"/>
          <w:marBottom w:val="0"/>
          <w:divBdr>
            <w:top w:val="none" w:sz="0" w:space="0" w:color="auto"/>
            <w:left w:val="none" w:sz="0" w:space="0" w:color="auto"/>
            <w:bottom w:val="none" w:sz="0" w:space="0" w:color="auto"/>
            <w:right w:val="none" w:sz="0" w:space="0" w:color="auto"/>
          </w:divBdr>
        </w:div>
        <w:div w:id="1998268083">
          <w:marLeft w:val="480"/>
          <w:marRight w:val="0"/>
          <w:marTop w:val="0"/>
          <w:marBottom w:val="0"/>
          <w:divBdr>
            <w:top w:val="none" w:sz="0" w:space="0" w:color="auto"/>
            <w:left w:val="none" w:sz="0" w:space="0" w:color="auto"/>
            <w:bottom w:val="none" w:sz="0" w:space="0" w:color="auto"/>
            <w:right w:val="none" w:sz="0" w:space="0" w:color="auto"/>
          </w:divBdr>
        </w:div>
        <w:div w:id="2003921655">
          <w:marLeft w:val="480"/>
          <w:marRight w:val="0"/>
          <w:marTop w:val="0"/>
          <w:marBottom w:val="0"/>
          <w:divBdr>
            <w:top w:val="none" w:sz="0" w:space="0" w:color="auto"/>
            <w:left w:val="none" w:sz="0" w:space="0" w:color="auto"/>
            <w:bottom w:val="none" w:sz="0" w:space="0" w:color="auto"/>
            <w:right w:val="none" w:sz="0" w:space="0" w:color="auto"/>
          </w:divBdr>
        </w:div>
        <w:div w:id="2005474823">
          <w:marLeft w:val="480"/>
          <w:marRight w:val="0"/>
          <w:marTop w:val="0"/>
          <w:marBottom w:val="0"/>
          <w:divBdr>
            <w:top w:val="none" w:sz="0" w:space="0" w:color="auto"/>
            <w:left w:val="none" w:sz="0" w:space="0" w:color="auto"/>
            <w:bottom w:val="none" w:sz="0" w:space="0" w:color="auto"/>
            <w:right w:val="none" w:sz="0" w:space="0" w:color="auto"/>
          </w:divBdr>
        </w:div>
        <w:div w:id="2039312502">
          <w:marLeft w:val="480"/>
          <w:marRight w:val="0"/>
          <w:marTop w:val="0"/>
          <w:marBottom w:val="0"/>
          <w:divBdr>
            <w:top w:val="none" w:sz="0" w:space="0" w:color="auto"/>
            <w:left w:val="none" w:sz="0" w:space="0" w:color="auto"/>
            <w:bottom w:val="none" w:sz="0" w:space="0" w:color="auto"/>
            <w:right w:val="none" w:sz="0" w:space="0" w:color="auto"/>
          </w:divBdr>
        </w:div>
        <w:div w:id="2041126427">
          <w:marLeft w:val="480"/>
          <w:marRight w:val="0"/>
          <w:marTop w:val="0"/>
          <w:marBottom w:val="0"/>
          <w:divBdr>
            <w:top w:val="none" w:sz="0" w:space="0" w:color="auto"/>
            <w:left w:val="none" w:sz="0" w:space="0" w:color="auto"/>
            <w:bottom w:val="none" w:sz="0" w:space="0" w:color="auto"/>
            <w:right w:val="none" w:sz="0" w:space="0" w:color="auto"/>
          </w:divBdr>
        </w:div>
        <w:div w:id="2084447327">
          <w:marLeft w:val="480"/>
          <w:marRight w:val="0"/>
          <w:marTop w:val="0"/>
          <w:marBottom w:val="0"/>
          <w:divBdr>
            <w:top w:val="none" w:sz="0" w:space="0" w:color="auto"/>
            <w:left w:val="none" w:sz="0" w:space="0" w:color="auto"/>
            <w:bottom w:val="none" w:sz="0" w:space="0" w:color="auto"/>
            <w:right w:val="none" w:sz="0" w:space="0" w:color="auto"/>
          </w:divBdr>
        </w:div>
        <w:div w:id="2109808684">
          <w:marLeft w:val="480"/>
          <w:marRight w:val="0"/>
          <w:marTop w:val="0"/>
          <w:marBottom w:val="0"/>
          <w:divBdr>
            <w:top w:val="none" w:sz="0" w:space="0" w:color="auto"/>
            <w:left w:val="none" w:sz="0" w:space="0" w:color="auto"/>
            <w:bottom w:val="none" w:sz="0" w:space="0" w:color="auto"/>
            <w:right w:val="none" w:sz="0" w:space="0" w:color="auto"/>
          </w:divBdr>
        </w:div>
        <w:div w:id="2120250494">
          <w:marLeft w:val="480"/>
          <w:marRight w:val="0"/>
          <w:marTop w:val="0"/>
          <w:marBottom w:val="0"/>
          <w:divBdr>
            <w:top w:val="none" w:sz="0" w:space="0" w:color="auto"/>
            <w:left w:val="none" w:sz="0" w:space="0" w:color="auto"/>
            <w:bottom w:val="none" w:sz="0" w:space="0" w:color="auto"/>
            <w:right w:val="none" w:sz="0" w:space="0" w:color="auto"/>
          </w:divBdr>
        </w:div>
        <w:div w:id="2137987834">
          <w:marLeft w:val="480"/>
          <w:marRight w:val="0"/>
          <w:marTop w:val="0"/>
          <w:marBottom w:val="0"/>
          <w:divBdr>
            <w:top w:val="none" w:sz="0" w:space="0" w:color="auto"/>
            <w:left w:val="none" w:sz="0" w:space="0" w:color="auto"/>
            <w:bottom w:val="none" w:sz="0" w:space="0" w:color="auto"/>
            <w:right w:val="none" w:sz="0" w:space="0" w:color="auto"/>
          </w:divBdr>
        </w:div>
      </w:divsChild>
    </w:div>
    <w:div w:id="1218132248">
      <w:marLeft w:val="480"/>
      <w:marRight w:val="0"/>
      <w:marTop w:val="0"/>
      <w:marBottom w:val="0"/>
      <w:divBdr>
        <w:top w:val="none" w:sz="0" w:space="0" w:color="auto"/>
        <w:left w:val="none" w:sz="0" w:space="0" w:color="auto"/>
        <w:bottom w:val="none" w:sz="0" w:space="0" w:color="auto"/>
        <w:right w:val="none" w:sz="0" w:space="0" w:color="auto"/>
      </w:divBdr>
    </w:div>
    <w:div w:id="1218514174">
      <w:marLeft w:val="640"/>
      <w:marRight w:val="0"/>
      <w:marTop w:val="0"/>
      <w:marBottom w:val="0"/>
      <w:divBdr>
        <w:top w:val="none" w:sz="0" w:space="0" w:color="auto"/>
        <w:left w:val="none" w:sz="0" w:space="0" w:color="auto"/>
        <w:bottom w:val="none" w:sz="0" w:space="0" w:color="auto"/>
        <w:right w:val="none" w:sz="0" w:space="0" w:color="auto"/>
      </w:divBdr>
    </w:div>
    <w:div w:id="1218667109">
      <w:marLeft w:val="640"/>
      <w:marRight w:val="0"/>
      <w:marTop w:val="0"/>
      <w:marBottom w:val="0"/>
      <w:divBdr>
        <w:top w:val="none" w:sz="0" w:space="0" w:color="auto"/>
        <w:left w:val="none" w:sz="0" w:space="0" w:color="auto"/>
        <w:bottom w:val="none" w:sz="0" w:space="0" w:color="auto"/>
        <w:right w:val="none" w:sz="0" w:space="0" w:color="auto"/>
      </w:divBdr>
    </w:div>
    <w:div w:id="1218709108">
      <w:marLeft w:val="640"/>
      <w:marRight w:val="0"/>
      <w:marTop w:val="0"/>
      <w:marBottom w:val="0"/>
      <w:divBdr>
        <w:top w:val="none" w:sz="0" w:space="0" w:color="auto"/>
        <w:left w:val="none" w:sz="0" w:space="0" w:color="auto"/>
        <w:bottom w:val="none" w:sz="0" w:space="0" w:color="auto"/>
        <w:right w:val="none" w:sz="0" w:space="0" w:color="auto"/>
      </w:divBdr>
    </w:div>
    <w:div w:id="1218904844">
      <w:marLeft w:val="640"/>
      <w:marRight w:val="0"/>
      <w:marTop w:val="0"/>
      <w:marBottom w:val="0"/>
      <w:divBdr>
        <w:top w:val="none" w:sz="0" w:space="0" w:color="auto"/>
        <w:left w:val="none" w:sz="0" w:space="0" w:color="auto"/>
        <w:bottom w:val="none" w:sz="0" w:space="0" w:color="auto"/>
        <w:right w:val="none" w:sz="0" w:space="0" w:color="auto"/>
      </w:divBdr>
    </w:div>
    <w:div w:id="1219633299">
      <w:marLeft w:val="640"/>
      <w:marRight w:val="0"/>
      <w:marTop w:val="0"/>
      <w:marBottom w:val="0"/>
      <w:divBdr>
        <w:top w:val="none" w:sz="0" w:space="0" w:color="auto"/>
        <w:left w:val="none" w:sz="0" w:space="0" w:color="auto"/>
        <w:bottom w:val="none" w:sz="0" w:space="0" w:color="auto"/>
        <w:right w:val="none" w:sz="0" w:space="0" w:color="auto"/>
      </w:divBdr>
    </w:div>
    <w:div w:id="1220215002">
      <w:marLeft w:val="640"/>
      <w:marRight w:val="0"/>
      <w:marTop w:val="0"/>
      <w:marBottom w:val="0"/>
      <w:divBdr>
        <w:top w:val="none" w:sz="0" w:space="0" w:color="auto"/>
        <w:left w:val="none" w:sz="0" w:space="0" w:color="auto"/>
        <w:bottom w:val="none" w:sz="0" w:space="0" w:color="auto"/>
        <w:right w:val="none" w:sz="0" w:space="0" w:color="auto"/>
      </w:divBdr>
    </w:div>
    <w:div w:id="1220703134">
      <w:marLeft w:val="640"/>
      <w:marRight w:val="0"/>
      <w:marTop w:val="0"/>
      <w:marBottom w:val="0"/>
      <w:divBdr>
        <w:top w:val="none" w:sz="0" w:space="0" w:color="auto"/>
        <w:left w:val="none" w:sz="0" w:space="0" w:color="auto"/>
        <w:bottom w:val="none" w:sz="0" w:space="0" w:color="auto"/>
        <w:right w:val="none" w:sz="0" w:space="0" w:color="auto"/>
      </w:divBdr>
    </w:div>
    <w:div w:id="1221092926">
      <w:marLeft w:val="640"/>
      <w:marRight w:val="0"/>
      <w:marTop w:val="0"/>
      <w:marBottom w:val="0"/>
      <w:divBdr>
        <w:top w:val="none" w:sz="0" w:space="0" w:color="auto"/>
        <w:left w:val="none" w:sz="0" w:space="0" w:color="auto"/>
        <w:bottom w:val="none" w:sz="0" w:space="0" w:color="auto"/>
        <w:right w:val="none" w:sz="0" w:space="0" w:color="auto"/>
      </w:divBdr>
    </w:div>
    <w:div w:id="1221287678">
      <w:bodyDiv w:val="1"/>
      <w:marLeft w:val="0"/>
      <w:marRight w:val="0"/>
      <w:marTop w:val="0"/>
      <w:marBottom w:val="0"/>
      <w:divBdr>
        <w:top w:val="none" w:sz="0" w:space="0" w:color="auto"/>
        <w:left w:val="none" w:sz="0" w:space="0" w:color="auto"/>
        <w:bottom w:val="none" w:sz="0" w:space="0" w:color="auto"/>
        <w:right w:val="none" w:sz="0" w:space="0" w:color="auto"/>
      </w:divBdr>
    </w:div>
    <w:div w:id="1221674280">
      <w:marLeft w:val="640"/>
      <w:marRight w:val="0"/>
      <w:marTop w:val="0"/>
      <w:marBottom w:val="0"/>
      <w:divBdr>
        <w:top w:val="none" w:sz="0" w:space="0" w:color="auto"/>
        <w:left w:val="none" w:sz="0" w:space="0" w:color="auto"/>
        <w:bottom w:val="none" w:sz="0" w:space="0" w:color="auto"/>
        <w:right w:val="none" w:sz="0" w:space="0" w:color="auto"/>
      </w:divBdr>
    </w:div>
    <w:div w:id="1221863807">
      <w:bodyDiv w:val="1"/>
      <w:marLeft w:val="0"/>
      <w:marRight w:val="0"/>
      <w:marTop w:val="0"/>
      <w:marBottom w:val="0"/>
      <w:divBdr>
        <w:top w:val="none" w:sz="0" w:space="0" w:color="auto"/>
        <w:left w:val="none" w:sz="0" w:space="0" w:color="auto"/>
        <w:bottom w:val="none" w:sz="0" w:space="0" w:color="auto"/>
        <w:right w:val="none" w:sz="0" w:space="0" w:color="auto"/>
      </w:divBdr>
    </w:div>
    <w:div w:id="1221864713">
      <w:bodyDiv w:val="1"/>
      <w:marLeft w:val="0"/>
      <w:marRight w:val="0"/>
      <w:marTop w:val="0"/>
      <w:marBottom w:val="0"/>
      <w:divBdr>
        <w:top w:val="none" w:sz="0" w:space="0" w:color="auto"/>
        <w:left w:val="none" w:sz="0" w:space="0" w:color="auto"/>
        <w:bottom w:val="none" w:sz="0" w:space="0" w:color="auto"/>
        <w:right w:val="none" w:sz="0" w:space="0" w:color="auto"/>
      </w:divBdr>
    </w:div>
    <w:div w:id="1222057062">
      <w:marLeft w:val="640"/>
      <w:marRight w:val="0"/>
      <w:marTop w:val="0"/>
      <w:marBottom w:val="0"/>
      <w:divBdr>
        <w:top w:val="none" w:sz="0" w:space="0" w:color="auto"/>
        <w:left w:val="none" w:sz="0" w:space="0" w:color="auto"/>
        <w:bottom w:val="none" w:sz="0" w:space="0" w:color="auto"/>
        <w:right w:val="none" w:sz="0" w:space="0" w:color="auto"/>
      </w:divBdr>
    </w:div>
    <w:div w:id="1222329039">
      <w:marLeft w:val="640"/>
      <w:marRight w:val="0"/>
      <w:marTop w:val="0"/>
      <w:marBottom w:val="0"/>
      <w:divBdr>
        <w:top w:val="none" w:sz="0" w:space="0" w:color="auto"/>
        <w:left w:val="none" w:sz="0" w:space="0" w:color="auto"/>
        <w:bottom w:val="none" w:sz="0" w:space="0" w:color="auto"/>
        <w:right w:val="none" w:sz="0" w:space="0" w:color="auto"/>
      </w:divBdr>
    </w:div>
    <w:div w:id="1223104620">
      <w:marLeft w:val="640"/>
      <w:marRight w:val="0"/>
      <w:marTop w:val="0"/>
      <w:marBottom w:val="0"/>
      <w:divBdr>
        <w:top w:val="none" w:sz="0" w:space="0" w:color="auto"/>
        <w:left w:val="none" w:sz="0" w:space="0" w:color="auto"/>
        <w:bottom w:val="none" w:sz="0" w:space="0" w:color="auto"/>
        <w:right w:val="none" w:sz="0" w:space="0" w:color="auto"/>
      </w:divBdr>
    </w:div>
    <w:div w:id="1223372656">
      <w:marLeft w:val="640"/>
      <w:marRight w:val="0"/>
      <w:marTop w:val="0"/>
      <w:marBottom w:val="0"/>
      <w:divBdr>
        <w:top w:val="none" w:sz="0" w:space="0" w:color="auto"/>
        <w:left w:val="none" w:sz="0" w:space="0" w:color="auto"/>
        <w:bottom w:val="none" w:sz="0" w:space="0" w:color="auto"/>
        <w:right w:val="none" w:sz="0" w:space="0" w:color="auto"/>
      </w:divBdr>
    </w:div>
    <w:div w:id="1223710660">
      <w:marLeft w:val="640"/>
      <w:marRight w:val="0"/>
      <w:marTop w:val="0"/>
      <w:marBottom w:val="0"/>
      <w:divBdr>
        <w:top w:val="none" w:sz="0" w:space="0" w:color="auto"/>
        <w:left w:val="none" w:sz="0" w:space="0" w:color="auto"/>
        <w:bottom w:val="none" w:sz="0" w:space="0" w:color="auto"/>
        <w:right w:val="none" w:sz="0" w:space="0" w:color="auto"/>
      </w:divBdr>
    </w:div>
    <w:div w:id="1223714750">
      <w:marLeft w:val="640"/>
      <w:marRight w:val="0"/>
      <w:marTop w:val="0"/>
      <w:marBottom w:val="0"/>
      <w:divBdr>
        <w:top w:val="none" w:sz="0" w:space="0" w:color="auto"/>
        <w:left w:val="none" w:sz="0" w:space="0" w:color="auto"/>
        <w:bottom w:val="none" w:sz="0" w:space="0" w:color="auto"/>
        <w:right w:val="none" w:sz="0" w:space="0" w:color="auto"/>
      </w:divBdr>
    </w:div>
    <w:div w:id="1223834150">
      <w:bodyDiv w:val="1"/>
      <w:marLeft w:val="0"/>
      <w:marRight w:val="0"/>
      <w:marTop w:val="0"/>
      <w:marBottom w:val="0"/>
      <w:divBdr>
        <w:top w:val="none" w:sz="0" w:space="0" w:color="auto"/>
        <w:left w:val="none" w:sz="0" w:space="0" w:color="auto"/>
        <w:bottom w:val="none" w:sz="0" w:space="0" w:color="auto"/>
        <w:right w:val="none" w:sz="0" w:space="0" w:color="auto"/>
      </w:divBdr>
      <w:divsChild>
        <w:div w:id="37978053">
          <w:marLeft w:val="480"/>
          <w:marRight w:val="0"/>
          <w:marTop w:val="0"/>
          <w:marBottom w:val="0"/>
          <w:divBdr>
            <w:top w:val="none" w:sz="0" w:space="0" w:color="auto"/>
            <w:left w:val="none" w:sz="0" w:space="0" w:color="auto"/>
            <w:bottom w:val="none" w:sz="0" w:space="0" w:color="auto"/>
            <w:right w:val="none" w:sz="0" w:space="0" w:color="auto"/>
          </w:divBdr>
        </w:div>
        <w:div w:id="42218193">
          <w:marLeft w:val="480"/>
          <w:marRight w:val="0"/>
          <w:marTop w:val="0"/>
          <w:marBottom w:val="0"/>
          <w:divBdr>
            <w:top w:val="none" w:sz="0" w:space="0" w:color="auto"/>
            <w:left w:val="none" w:sz="0" w:space="0" w:color="auto"/>
            <w:bottom w:val="none" w:sz="0" w:space="0" w:color="auto"/>
            <w:right w:val="none" w:sz="0" w:space="0" w:color="auto"/>
          </w:divBdr>
        </w:div>
        <w:div w:id="101076375">
          <w:marLeft w:val="480"/>
          <w:marRight w:val="0"/>
          <w:marTop w:val="0"/>
          <w:marBottom w:val="0"/>
          <w:divBdr>
            <w:top w:val="none" w:sz="0" w:space="0" w:color="auto"/>
            <w:left w:val="none" w:sz="0" w:space="0" w:color="auto"/>
            <w:bottom w:val="none" w:sz="0" w:space="0" w:color="auto"/>
            <w:right w:val="none" w:sz="0" w:space="0" w:color="auto"/>
          </w:divBdr>
        </w:div>
        <w:div w:id="101385566">
          <w:marLeft w:val="480"/>
          <w:marRight w:val="0"/>
          <w:marTop w:val="0"/>
          <w:marBottom w:val="0"/>
          <w:divBdr>
            <w:top w:val="none" w:sz="0" w:space="0" w:color="auto"/>
            <w:left w:val="none" w:sz="0" w:space="0" w:color="auto"/>
            <w:bottom w:val="none" w:sz="0" w:space="0" w:color="auto"/>
            <w:right w:val="none" w:sz="0" w:space="0" w:color="auto"/>
          </w:divBdr>
        </w:div>
        <w:div w:id="114449814">
          <w:marLeft w:val="480"/>
          <w:marRight w:val="0"/>
          <w:marTop w:val="0"/>
          <w:marBottom w:val="0"/>
          <w:divBdr>
            <w:top w:val="none" w:sz="0" w:space="0" w:color="auto"/>
            <w:left w:val="none" w:sz="0" w:space="0" w:color="auto"/>
            <w:bottom w:val="none" w:sz="0" w:space="0" w:color="auto"/>
            <w:right w:val="none" w:sz="0" w:space="0" w:color="auto"/>
          </w:divBdr>
        </w:div>
        <w:div w:id="125897013">
          <w:marLeft w:val="480"/>
          <w:marRight w:val="0"/>
          <w:marTop w:val="0"/>
          <w:marBottom w:val="0"/>
          <w:divBdr>
            <w:top w:val="none" w:sz="0" w:space="0" w:color="auto"/>
            <w:left w:val="none" w:sz="0" w:space="0" w:color="auto"/>
            <w:bottom w:val="none" w:sz="0" w:space="0" w:color="auto"/>
            <w:right w:val="none" w:sz="0" w:space="0" w:color="auto"/>
          </w:divBdr>
        </w:div>
        <w:div w:id="133837068">
          <w:marLeft w:val="480"/>
          <w:marRight w:val="0"/>
          <w:marTop w:val="0"/>
          <w:marBottom w:val="0"/>
          <w:divBdr>
            <w:top w:val="none" w:sz="0" w:space="0" w:color="auto"/>
            <w:left w:val="none" w:sz="0" w:space="0" w:color="auto"/>
            <w:bottom w:val="none" w:sz="0" w:space="0" w:color="auto"/>
            <w:right w:val="none" w:sz="0" w:space="0" w:color="auto"/>
          </w:divBdr>
        </w:div>
        <w:div w:id="138155038">
          <w:marLeft w:val="480"/>
          <w:marRight w:val="0"/>
          <w:marTop w:val="0"/>
          <w:marBottom w:val="0"/>
          <w:divBdr>
            <w:top w:val="none" w:sz="0" w:space="0" w:color="auto"/>
            <w:left w:val="none" w:sz="0" w:space="0" w:color="auto"/>
            <w:bottom w:val="none" w:sz="0" w:space="0" w:color="auto"/>
            <w:right w:val="none" w:sz="0" w:space="0" w:color="auto"/>
          </w:divBdr>
        </w:div>
        <w:div w:id="189296611">
          <w:marLeft w:val="480"/>
          <w:marRight w:val="0"/>
          <w:marTop w:val="0"/>
          <w:marBottom w:val="0"/>
          <w:divBdr>
            <w:top w:val="none" w:sz="0" w:space="0" w:color="auto"/>
            <w:left w:val="none" w:sz="0" w:space="0" w:color="auto"/>
            <w:bottom w:val="none" w:sz="0" w:space="0" w:color="auto"/>
            <w:right w:val="none" w:sz="0" w:space="0" w:color="auto"/>
          </w:divBdr>
        </w:div>
        <w:div w:id="220018224">
          <w:marLeft w:val="480"/>
          <w:marRight w:val="0"/>
          <w:marTop w:val="0"/>
          <w:marBottom w:val="0"/>
          <w:divBdr>
            <w:top w:val="none" w:sz="0" w:space="0" w:color="auto"/>
            <w:left w:val="none" w:sz="0" w:space="0" w:color="auto"/>
            <w:bottom w:val="none" w:sz="0" w:space="0" w:color="auto"/>
            <w:right w:val="none" w:sz="0" w:space="0" w:color="auto"/>
          </w:divBdr>
        </w:div>
        <w:div w:id="226108448">
          <w:marLeft w:val="480"/>
          <w:marRight w:val="0"/>
          <w:marTop w:val="0"/>
          <w:marBottom w:val="0"/>
          <w:divBdr>
            <w:top w:val="none" w:sz="0" w:space="0" w:color="auto"/>
            <w:left w:val="none" w:sz="0" w:space="0" w:color="auto"/>
            <w:bottom w:val="none" w:sz="0" w:space="0" w:color="auto"/>
            <w:right w:val="none" w:sz="0" w:space="0" w:color="auto"/>
          </w:divBdr>
        </w:div>
        <w:div w:id="267469839">
          <w:marLeft w:val="480"/>
          <w:marRight w:val="0"/>
          <w:marTop w:val="0"/>
          <w:marBottom w:val="0"/>
          <w:divBdr>
            <w:top w:val="none" w:sz="0" w:space="0" w:color="auto"/>
            <w:left w:val="none" w:sz="0" w:space="0" w:color="auto"/>
            <w:bottom w:val="none" w:sz="0" w:space="0" w:color="auto"/>
            <w:right w:val="none" w:sz="0" w:space="0" w:color="auto"/>
          </w:divBdr>
        </w:div>
        <w:div w:id="280186000">
          <w:marLeft w:val="480"/>
          <w:marRight w:val="0"/>
          <w:marTop w:val="0"/>
          <w:marBottom w:val="0"/>
          <w:divBdr>
            <w:top w:val="none" w:sz="0" w:space="0" w:color="auto"/>
            <w:left w:val="none" w:sz="0" w:space="0" w:color="auto"/>
            <w:bottom w:val="none" w:sz="0" w:space="0" w:color="auto"/>
            <w:right w:val="none" w:sz="0" w:space="0" w:color="auto"/>
          </w:divBdr>
        </w:div>
        <w:div w:id="288166509">
          <w:marLeft w:val="480"/>
          <w:marRight w:val="0"/>
          <w:marTop w:val="0"/>
          <w:marBottom w:val="0"/>
          <w:divBdr>
            <w:top w:val="none" w:sz="0" w:space="0" w:color="auto"/>
            <w:left w:val="none" w:sz="0" w:space="0" w:color="auto"/>
            <w:bottom w:val="none" w:sz="0" w:space="0" w:color="auto"/>
            <w:right w:val="none" w:sz="0" w:space="0" w:color="auto"/>
          </w:divBdr>
        </w:div>
        <w:div w:id="309987606">
          <w:marLeft w:val="480"/>
          <w:marRight w:val="0"/>
          <w:marTop w:val="0"/>
          <w:marBottom w:val="0"/>
          <w:divBdr>
            <w:top w:val="none" w:sz="0" w:space="0" w:color="auto"/>
            <w:left w:val="none" w:sz="0" w:space="0" w:color="auto"/>
            <w:bottom w:val="none" w:sz="0" w:space="0" w:color="auto"/>
            <w:right w:val="none" w:sz="0" w:space="0" w:color="auto"/>
          </w:divBdr>
        </w:div>
        <w:div w:id="312829114">
          <w:marLeft w:val="480"/>
          <w:marRight w:val="0"/>
          <w:marTop w:val="0"/>
          <w:marBottom w:val="0"/>
          <w:divBdr>
            <w:top w:val="none" w:sz="0" w:space="0" w:color="auto"/>
            <w:left w:val="none" w:sz="0" w:space="0" w:color="auto"/>
            <w:bottom w:val="none" w:sz="0" w:space="0" w:color="auto"/>
            <w:right w:val="none" w:sz="0" w:space="0" w:color="auto"/>
          </w:divBdr>
        </w:div>
        <w:div w:id="335770387">
          <w:marLeft w:val="480"/>
          <w:marRight w:val="0"/>
          <w:marTop w:val="0"/>
          <w:marBottom w:val="0"/>
          <w:divBdr>
            <w:top w:val="none" w:sz="0" w:space="0" w:color="auto"/>
            <w:left w:val="none" w:sz="0" w:space="0" w:color="auto"/>
            <w:bottom w:val="none" w:sz="0" w:space="0" w:color="auto"/>
            <w:right w:val="none" w:sz="0" w:space="0" w:color="auto"/>
          </w:divBdr>
        </w:div>
        <w:div w:id="438138789">
          <w:marLeft w:val="480"/>
          <w:marRight w:val="0"/>
          <w:marTop w:val="0"/>
          <w:marBottom w:val="0"/>
          <w:divBdr>
            <w:top w:val="none" w:sz="0" w:space="0" w:color="auto"/>
            <w:left w:val="none" w:sz="0" w:space="0" w:color="auto"/>
            <w:bottom w:val="none" w:sz="0" w:space="0" w:color="auto"/>
            <w:right w:val="none" w:sz="0" w:space="0" w:color="auto"/>
          </w:divBdr>
        </w:div>
        <w:div w:id="446198873">
          <w:marLeft w:val="480"/>
          <w:marRight w:val="0"/>
          <w:marTop w:val="0"/>
          <w:marBottom w:val="0"/>
          <w:divBdr>
            <w:top w:val="none" w:sz="0" w:space="0" w:color="auto"/>
            <w:left w:val="none" w:sz="0" w:space="0" w:color="auto"/>
            <w:bottom w:val="none" w:sz="0" w:space="0" w:color="auto"/>
            <w:right w:val="none" w:sz="0" w:space="0" w:color="auto"/>
          </w:divBdr>
        </w:div>
        <w:div w:id="447970148">
          <w:marLeft w:val="480"/>
          <w:marRight w:val="0"/>
          <w:marTop w:val="0"/>
          <w:marBottom w:val="0"/>
          <w:divBdr>
            <w:top w:val="none" w:sz="0" w:space="0" w:color="auto"/>
            <w:left w:val="none" w:sz="0" w:space="0" w:color="auto"/>
            <w:bottom w:val="none" w:sz="0" w:space="0" w:color="auto"/>
            <w:right w:val="none" w:sz="0" w:space="0" w:color="auto"/>
          </w:divBdr>
        </w:div>
        <w:div w:id="469978676">
          <w:marLeft w:val="480"/>
          <w:marRight w:val="0"/>
          <w:marTop w:val="0"/>
          <w:marBottom w:val="0"/>
          <w:divBdr>
            <w:top w:val="none" w:sz="0" w:space="0" w:color="auto"/>
            <w:left w:val="none" w:sz="0" w:space="0" w:color="auto"/>
            <w:bottom w:val="none" w:sz="0" w:space="0" w:color="auto"/>
            <w:right w:val="none" w:sz="0" w:space="0" w:color="auto"/>
          </w:divBdr>
        </w:div>
        <w:div w:id="490291054">
          <w:marLeft w:val="480"/>
          <w:marRight w:val="0"/>
          <w:marTop w:val="0"/>
          <w:marBottom w:val="0"/>
          <w:divBdr>
            <w:top w:val="none" w:sz="0" w:space="0" w:color="auto"/>
            <w:left w:val="none" w:sz="0" w:space="0" w:color="auto"/>
            <w:bottom w:val="none" w:sz="0" w:space="0" w:color="auto"/>
            <w:right w:val="none" w:sz="0" w:space="0" w:color="auto"/>
          </w:divBdr>
        </w:div>
        <w:div w:id="502627361">
          <w:marLeft w:val="480"/>
          <w:marRight w:val="0"/>
          <w:marTop w:val="0"/>
          <w:marBottom w:val="0"/>
          <w:divBdr>
            <w:top w:val="none" w:sz="0" w:space="0" w:color="auto"/>
            <w:left w:val="none" w:sz="0" w:space="0" w:color="auto"/>
            <w:bottom w:val="none" w:sz="0" w:space="0" w:color="auto"/>
            <w:right w:val="none" w:sz="0" w:space="0" w:color="auto"/>
          </w:divBdr>
        </w:div>
        <w:div w:id="504712979">
          <w:marLeft w:val="480"/>
          <w:marRight w:val="0"/>
          <w:marTop w:val="0"/>
          <w:marBottom w:val="0"/>
          <w:divBdr>
            <w:top w:val="none" w:sz="0" w:space="0" w:color="auto"/>
            <w:left w:val="none" w:sz="0" w:space="0" w:color="auto"/>
            <w:bottom w:val="none" w:sz="0" w:space="0" w:color="auto"/>
            <w:right w:val="none" w:sz="0" w:space="0" w:color="auto"/>
          </w:divBdr>
        </w:div>
        <w:div w:id="506748726">
          <w:marLeft w:val="480"/>
          <w:marRight w:val="0"/>
          <w:marTop w:val="0"/>
          <w:marBottom w:val="0"/>
          <w:divBdr>
            <w:top w:val="none" w:sz="0" w:space="0" w:color="auto"/>
            <w:left w:val="none" w:sz="0" w:space="0" w:color="auto"/>
            <w:bottom w:val="none" w:sz="0" w:space="0" w:color="auto"/>
            <w:right w:val="none" w:sz="0" w:space="0" w:color="auto"/>
          </w:divBdr>
        </w:div>
        <w:div w:id="512450271">
          <w:marLeft w:val="480"/>
          <w:marRight w:val="0"/>
          <w:marTop w:val="0"/>
          <w:marBottom w:val="0"/>
          <w:divBdr>
            <w:top w:val="none" w:sz="0" w:space="0" w:color="auto"/>
            <w:left w:val="none" w:sz="0" w:space="0" w:color="auto"/>
            <w:bottom w:val="none" w:sz="0" w:space="0" w:color="auto"/>
            <w:right w:val="none" w:sz="0" w:space="0" w:color="auto"/>
          </w:divBdr>
        </w:div>
        <w:div w:id="527791200">
          <w:marLeft w:val="480"/>
          <w:marRight w:val="0"/>
          <w:marTop w:val="0"/>
          <w:marBottom w:val="0"/>
          <w:divBdr>
            <w:top w:val="none" w:sz="0" w:space="0" w:color="auto"/>
            <w:left w:val="none" w:sz="0" w:space="0" w:color="auto"/>
            <w:bottom w:val="none" w:sz="0" w:space="0" w:color="auto"/>
            <w:right w:val="none" w:sz="0" w:space="0" w:color="auto"/>
          </w:divBdr>
        </w:div>
        <w:div w:id="579143681">
          <w:marLeft w:val="480"/>
          <w:marRight w:val="0"/>
          <w:marTop w:val="0"/>
          <w:marBottom w:val="0"/>
          <w:divBdr>
            <w:top w:val="none" w:sz="0" w:space="0" w:color="auto"/>
            <w:left w:val="none" w:sz="0" w:space="0" w:color="auto"/>
            <w:bottom w:val="none" w:sz="0" w:space="0" w:color="auto"/>
            <w:right w:val="none" w:sz="0" w:space="0" w:color="auto"/>
          </w:divBdr>
        </w:div>
        <w:div w:id="600452851">
          <w:marLeft w:val="480"/>
          <w:marRight w:val="0"/>
          <w:marTop w:val="0"/>
          <w:marBottom w:val="0"/>
          <w:divBdr>
            <w:top w:val="none" w:sz="0" w:space="0" w:color="auto"/>
            <w:left w:val="none" w:sz="0" w:space="0" w:color="auto"/>
            <w:bottom w:val="none" w:sz="0" w:space="0" w:color="auto"/>
            <w:right w:val="none" w:sz="0" w:space="0" w:color="auto"/>
          </w:divBdr>
        </w:div>
        <w:div w:id="654723907">
          <w:marLeft w:val="480"/>
          <w:marRight w:val="0"/>
          <w:marTop w:val="0"/>
          <w:marBottom w:val="0"/>
          <w:divBdr>
            <w:top w:val="none" w:sz="0" w:space="0" w:color="auto"/>
            <w:left w:val="none" w:sz="0" w:space="0" w:color="auto"/>
            <w:bottom w:val="none" w:sz="0" w:space="0" w:color="auto"/>
            <w:right w:val="none" w:sz="0" w:space="0" w:color="auto"/>
          </w:divBdr>
        </w:div>
        <w:div w:id="665716852">
          <w:marLeft w:val="480"/>
          <w:marRight w:val="0"/>
          <w:marTop w:val="0"/>
          <w:marBottom w:val="0"/>
          <w:divBdr>
            <w:top w:val="none" w:sz="0" w:space="0" w:color="auto"/>
            <w:left w:val="none" w:sz="0" w:space="0" w:color="auto"/>
            <w:bottom w:val="none" w:sz="0" w:space="0" w:color="auto"/>
            <w:right w:val="none" w:sz="0" w:space="0" w:color="auto"/>
          </w:divBdr>
        </w:div>
        <w:div w:id="714236078">
          <w:marLeft w:val="480"/>
          <w:marRight w:val="0"/>
          <w:marTop w:val="0"/>
          <w:marBottom w:val="0"/>
          <w:divBdr>
            <w:top w:val="none" w:sz="0" w:space="0" w:color="auto"/>
            <w:left w:val="none" w:sz="0" w:space="0" w:color="auto"/>
            <w:bottom w:val="none" w:sz="0" w:space="0" w:color="auto"/>
            <w:right w:val="none" w:sz="0" w:space="0" w:color="auto"/>
          </w:divBdr>
        </w:div>
        <w:div w:id="721247182">
          <w:marLeft w:val="480"/>
          <w:marRight w:val="0"/>
          <w:marTop w:val="0"/>
          <w:marBottom w:val="0"/>
          <w:divBdr>
            <w:top w:val="none" w:sz="0" w:space="0" w:color="auto"/>
            <w:left w:val="none" w:sz="0" w:space="0" w:color="auto"/>
            <w:bottom w:val="none" w:sz="0" w:space="0" w:color="auto"/>
            <w:right w:val="none" w:sz="0" w:space="0" w:color="auto"/>
          </w:divBdr>
        </w:div>
        <w:div w:id="737674748">
          <w:marLeft w:val="480"/>
          <w:marRight w:val="0"/>
          <w:marTop w:val="0"/>
          <w:marBottom w:val="0"/>
          <w:divBdr>
            <w:top w:val="none" w:sz="0" w:space="0" w:color="auto"/>
            <w:left w:val="none" w:sz="0" w:space="0" w:color="auto"/>
            <w:bottom w:val="none" w:sz="0" w:space="0" w:color="auto"/>
            <w:right w:val="none" w:sz="0" w:space="0" w:color="auto"/>
          </w:divBdr>
        </w:div>
        <w:div w:id="751857502">
          <w:marLeft w:val="480"/>
          <w:marRight w:val="0"/>
          <w:marTop w:val="0"/>
          <w:marBottom w:val="0"/>
          <w:divBdr>
            <w:top w:val="none" w:sz="0" w:space="0" w:color="auto"/>
            <w:left w:val="none" w:sz="0" w:space="0" w:color="auto"/>
            <w:bottom w:val="none" w:sz="0" w:space="0" w:color="auto"/>
            <w:right w:val="none" w:sz="0" w:space="0" w:color="auto"/>
          </w:divBdr>
        </w:div>
        <w:div w:id="765615394">
          <w:marLeft w:val="480"/>
          <w:marRight w:val="0"/>
          <w:marTop w:val="0"/>
          <w:marBottom w:val="0"/>
          <w:divBdr>
            <w:top w:val="none" w:sz="0" w:space="0" w:color="auto"/>
            <w:left w:val="none" w:sz="0" w:space="0" w:color="auto"/>
            <w:bottom w:val="none" w:sz="0" w:space="0" w:color="auto"/>
            <w:right w:val="none" w:sz="0" w:space="0" w:color="auto"/>
          </w:divBdr>
        </w:div>
        <w:div w:id="766003735">
          <w:marLeft w:val="480"/>
          <w:marRight w:val="0"/>
          <w:marTop w:val="0"/>
          <w:marBottom w:val="0"/>
          <w:divBdr>
            <w:top w:val="none" w:sz="0" w:space="0" w:color="auto"/>
            <w:left w:val="none" w:sz="0" w:space="0" w:color="auto"/>
            <w:bottom w:val="none" w:sz="0" w:space="0" w:color="auto"/>
            <w:right w:val="none" w:sz="0" w:space="0" w:color="auto"/>
          </w:divBdr>
        </w:div>
        <w:div w:id="772475880">
          <w:marLeft w:val="480"/>
          <w:marRight w:val="0"/>
          <w:marTop w:val="0"/>
          <w:marBottom w:val="0"/>
          <w:divBdr>
            <w:top w:val="none" w:sz="0" w:space="0" w:color="auto"/>
            <w:left w:val="none" w:sz="0" w:space="0" w:color="auto"/>
            <w:bottom w:val="none" w:sz="0" w:space="0" w:color="auto"/>
            <w:right w:val="none" w:sz="0" w:space="0" w:color="auto"/>
          </w:divBdr>
        </w:div>
        <w:div w:id="779177933">
          <w:marLeft w:val="480"/>
          <w:marRight w:val="0"/>
          <w:marTop w:val="0"/>
          <w:marBottom w:val="0"/>
          <w:divBdr>
            <w:top w:val="none" w:sz="0" w:space="0" w:color="auto"/>
            <w:left w:val="none" w:sz="0" w:space="0" w:color="auto"/>
            <w:bottom w:val="none" w:sz="0" w:space="0" w:color="auto"/>
            <w:right w:val="none" w:sz="0" w:space="0" w:color="auto"/>
          </w:divBdr>
        </w:div>
        <w:div w:id="818350086">
          <w:marLeft w:val="480"/>
          <w:marRight w:val="0"/>
          <w:marTop w:val="0"/>
          <w:marBottom w:val="0"/>
          <w:divBdr>
            <w:top w:val="none" w:sz="0" w:space="0" w:color="auto"/>
            <w:left w:val="none" w:sz="0" w:space="0" w:color="auto"/>
            <w:bottom w:val="none" w:sz="0" w:space="0" w:color="auto"/>
            <w:right w:val="none" w:sz="0" w:space="0" w:color="auto"/>
          </w:divBdr>
        </w:div>
        <w:div w:id="819348724">
          <w:marLeft w:val="480"/>
          <w:marRight w:val="0"/>
          <w:marTop w:val="0"/>
          <w:marBottom w:val="0"/>
          <w:divBdr>
            <w:top w:val="none" w:sz="0" w:space="0" w:color="auto"/>
            <w:left w:val="none" w:sz="0" w:space="0" w:color="auto"/>
            <w:bottom w:val="none" w:sz="0" w:space="0" w:color="auto"/>
            <w:right w:val="none" w:sz="0" w:space="0" w:color="auto"/>
          </w:divBdr>
        </w:div>
        <w:div w:id="823007462">
          <w:marLeft w:val="480"/>
          <w:marRight w:val="0"/>
          <w:marTop w:val="0"/>
          <w:marBottom w:val="0"/>
          <w:divBdr>
            <w:top w:val="none" w:sz="0" w:space="0" w:color="auto"/>
            <w:left w:val="none" w:sz="0" w:space="0" w:color="auto"/>
            <w:bottom w:val="none" w:sz="0" w:space="0" w:color="auto"/>
            <w:right w:val="none" w:sz="0" w:space="0" w:color="auto"/>
          </w:divBdr>
        </w:div>
        <w:div w:id="846790763">
          <w:marLeft w:val="480"/>
          <w:marRight w:val="0"/>
          <w:marTop w:val="0"/>
          <w:marBottom w:val="0"/>
          <w:divBdr>
            <w:top w:val="none" w:sz="0" w:space="0" w:color="auto"/>
            <w:left w:val="none" w:sz="0" w:space="0" w:color="auto"/>
            <w:bottom w:val="none" w:sz="0" w:space="0" w:color="auto"/>
            <w:right w:val="none" w:sz="0" w:space="0" w:color="auto"/>
          </w:divBdr>
        </w:div>
        <w:div w:id="847792601">
          <w:marLeft w:val="480"/>
          <w:marRight w:val="0"/>
          <w:marTop w:val="0"/>
          <w:marBottom w:val="0"/>
          <w:divBdr>
            <w:top w:val="none" w:sz="0" w:space="0" w:color="auto"/>
            <w:left w:val="none" w:sz="0" w:space="0" w:color="auto"/>
            <w:bottom w:val="none" w:sz="0" w:space="0" w:color="auto"/>
            <w:right w:val="none" w:sz="0" w:space="0" w:color="auto"/>
          </w:divBdr>
        </w:div>
        <w:div w:id="947395538">
          <w:marLeft w:val="480"/>
          <w:marRight w:val="0"/>
          <w:marTop w:val="0"/>
          <w:marBottom w:val="0"/>
          <w:divBdr>
            <w:top w:val="none" w:sz="0" w:space="0" w:color="auto"/>
            <w:left w:val="none" w:sz="0" w:space="0" w:color="auto"/>
            <w:bottom w:val="none" w:sz="0" w:space="0" w:color="auto"/>
            <w:right w:val="none" w:sz="0" w:space="0" w:color="auto"/>
          </w:divBdr>
        </w:div>
        <w:div w:id="947857819">
          <w:marLeft w:val="480"/>
          <w:marRight w:val="0"/>
          <w:marTop w:val="0"/>
          <w:marBottom w:val="0"/>
          <w:divBdr>
            <w:top w:val="none" w:sz="0" w:space="0" w:color="auto"/>
            <w:left w:val="none" w:sz="0" w:space="0" w:color="auto"/>
            <w:bottom w:val="none" w:sz="0" w:space="0" w:color="auto"/>
            <w:right w:val="none" w:sz="0" w:space="0" w:color="auto"/>
          </w:divBdr>
        </w:div>
        <w:div w:id="962736562">
          <w:marLeft w:val="480"/>
          <w:marRight w:val="0"/>
          <w:marTop w:val="0"/>
          <w:marBottom w:val="0"/>
          <w:divBdr>
            <w:top w:val="none" w:sz="0" w:space="0" w:color="auto"/>
            <w:left w:val="none" w:sz="0" w:space="0" w:color="auto"/>
            <w:bottom w:val="none" w:sz="0" w:space="0" w:color="auto"/>
            <w:right w:val="none" w:sz="0" w:space="0" w:color="auto"/>
          </w:divBdr>
        </w:div>
        <w:div w:id="983659040">
          <w:marLeft w:val="480"/>
          <w:marRight w:val="0"/>
          <w:marTop w:val="0"/>
          <w:marBottom w:val="0"/>
          <w:divBdr>
            <w:top w:val="none" w:sz="0" w:space="0" w:color="auto"/>
            <w:left w:val="none" w:sz="0" w:space="0" w:color="auto"/>
            <w:bottom w:val="none" w:sz="0" w:space="0" w:color="auto"/>
            <w:right w:val="none" w:sz="0" w:space="0" w:color="auto"/>
          </w:divBdr>
        </w:div>
        <w:div w:id="1010327998">
          <w:marLeft w:val="480"/>
          <w:marRight w:val="0"/>
          <w:marTop w:val="0"/>
          <w:marBottom w:val="0"/>
          <w:divBdr>
            <w:top w:val="none" w:sz="0" w:space="0" w:color="auto"/>
            <w:left w:val="none" w:sz="0" w:space="0" w:color="auto"/>
            <w:bottom w:val="none" w:sz="0" w:space="0" w:color="auto"/>
            <w:right w:val="none" w:sz="0" w:space="0" w:color="auto"/>
          </w:divBdr>
        </w:div>
        <w:div w:id="1032070307">
          <w:marLeft w:val="480"/>
          <w:marRight w:val="0"/>
          <w:marTop w:val="0"/>
          <w:marBottom w:val="0"/>
          <w:divBdr>
            <w:top w:val="none" w:sz="0" w:space="0" w:color="auto"/>
            <w:left w:val="none" w:sz="0" w:space="0" w:color="auto"/>
            <w:bottom w:val="none" w:sz="0" w:space="0" w:color="auto"/>
            <w:right w:val="none" w:sz="0" w:space="0" w:color="auto"/>
          </w:divBdr>
        </w:div>
        <w:div w:id="1041827476">
          <w:marLeft w:val="480"/>
          <w:marRight w:val="0"/>
          <w:marTop w:val="0"/>
          <w:marBottom w:val="0"/>
          <w:divBdr>
            <w:top w:val="none" w:sz="0" w:space="0" w:color="auto"/>
            <w:left w:val="none" w:sz="0" w:space="0" w:color="auto"/>
            <w:bottom w:val="none" w:sz="0" w:space="0" w:color="auto"/>
            <w:right w:val="none" w:sz="0" w:space="0" w:color="auto"/>
          </w:divBdr>
        </w:div>
        <w:div w:id="1095203609">
          <w:marLeft w:val="480"/>
          <w:marRight w:val="0"/>
          <w:marTop w:val="0"/>
          <w:marBottom w:val="0"/>
          <w:divBdr>
            <w:top w:val="none" w:sz="0" w:space="0" w:color="auto"/>
            <w:left w:val="none" w:sz="0" w:space="0" w:color="auto"/>
            <w:bottom w:val="none" w:sz="0" w:space="0" w:color="auto"/>
            <w:right w:val="none" w:sz="0" w:space="0" w:color="auto"/>
          </w:divBdr>
        </w:div>
        <w:div w:id="1099719932">
          <w:marLeft w:val="480"/>
          <w:marRight w:val="0"/>
          <w:marTop w:val="0"/>
          <w:marBottom w:val="0"/>
          <w:divBdr>
            <w:top w:val="none" w:sz="0" w:space="0" w:color="auto"/>
            <w:left w:val="none" w:sz="0" w:space="0" w:color="auto"/>
            <w:bottom w:val="none" w:sz="0" w:space="0" w:color="auto"/>
            <w:right w:val="none" w:sz="0" w:space="0" w:color="auto"/>
          </w:divBdr>
        </w:div>
        <w:div w:id="1102644905">
          <w:marLeft w:val="480"/>
          <w:marRight w:val="0"/>
          <w:marTop w:val="0"/>
          <w:marBottom w:val="0"/>
          <w:divBdr>
            <w:top w:val="none" w:sz="0" w:space="0" w:color="auto"/>
            <w:left w:val="none" w:sz="0" w:space="0" w:color="auto"/>
            <w:bottom w:val="none" w:sz="0" w:space="0" w:color="auto"/>
            <w:right w:val="none" w:sz="0" w:space="0" w:color="auto"/>
          </w:divBdr>
        </w:div>
        <w:div w:id="1150056555">
          <w:marLeft w:val="480"/>
          <w:marRight w:val="0"/>
          <w:marTop w:val="0"/>
          <w:marBottom w:val="0"/>
          <w:divBdr>
            <w:top w:val="none" w:sz="0" w:space="0" w:color="auto"/>
            <w:left w:val="none" w:sz="0" w:space="0" w:color="auto"/>
            <w:bottom w:val="none" w:sz="0" w:space="0" w:color="auto"/>
            <w:right w:val="none" w:sz="0" w:space="0" w:color="auto"/>
          </w:divBdr>
        </w:div>
        <w:div w:id="1180007564">
          <w:marLeft w:val="480"/>
          <w:marRight w:val="0"/>
          <w:marTop w:val="0"/>
          <w:marBottom w:val="0"/>
          <w:divBdr>
            <w:top w:val="none" w:sz="0" w:space="0" w:color="auto"/>
            <w:left w:val="none" w:sz="0" w:space="0" w:color="auto"/>
            <w:bottom w:val="none" w:sz="0" w:space="0" w:color="auto"/>
            <w:right w:val="none" w:sz="0" w:space="0" w:color="auto"/>
          </w:divBdr>
        </w:div>
        <w:div w:id="1212696517">
          <w:marLeft w:val="480"/>
          <w:marRight w:val="0"/>
          <w:marTop w:val="0"/>
          <w:marBottom w:val="0"/>
          <w:divBdr>
            <w:top w:val="none" w:sz="0" w:space="0" w:color="auto"/>
            <w:left w:val="none" w:sz="0" w:space="0" w:color="auto"/>
            <w:bottom w:val="none" w:sz="0" w:space="0" w:color="auto"/>
            <w:right w:val="none" w:sz="0" w:space="0" w:color="auto"/>
          </w:divBdr>
        </w:div>
        <w:div w:id="1219197419">
          <w:marLeft w:val="480"/>
          <w:marRight w:val="0"/>
          <w:marTop w:val="0"/>
          <w:marBottom w:val="0"/>
          <w:divBdr>
            <w:top w:val="none" w:sz="0" w:space="0" w:color="auto"/>
            <w:left w:val="none" w:sz="0" w:space="0" w:color="auto"/>
            <w:bottom w:val="none" w:sz="0" w:space="0" w:color="auto"/>
            <w:right w:val="none" w:sz="0" w:space="0" w:color="auto"/>
          </w:divBdr>
        </w:div>
        <w:div w:id="1230849656">
          <w:marLeft w:val="480"/>
          <w:marRight w:val="0"/>
          <w:marTop w:val="0"/>
          <w:marBottom w:val="0"/>
          <w:divBdr>
            <w:top w:val="none" w:sz="0" w:space="0" w:color="auto"/>
            <w:left w:val="none" w:sz="0" w:space="0" w:color="auto"/>
            <w:bottom w:val="none" w:sz="0" w:space="0" w:color="auto"/>
            <w:right w:val="none" w:sz="0" w:space="0" w:color="auto"/>
          </w:divBdr>
        </w:div>
        <w:div w:id="1238126374">
          <w:marLeft w:val="480"/>
          <w:marRight w:val="0"/>
          <w:marTop w:val="0"/>
          <w:marBottom w:val="0"/>
          <w:divBdr>
            <w:top w:val="none" w:sz="0" w:space="0" w:color="auto"/>
            <w:left w:val="none" w:sz="0" w:space="0" w:color="auto"/>
            <w:bottom w:val="none" w:sz="0" w:space="0" w:color="auto"/>
            <w:right w:val="none" w:sz="0" w:space="0" w:color="auto"/>
          </w:divBdr>
        </w:div>
        <w:div w:id="1249001932">
          <w:marLeft w:val="480"/>
          <w:marRight w:val="0"/>
          <w:marTop w:val="0"/>
          <w:marBottom w:val="0"/>
          <w:divBdr>
            <w:top w:val="none" w:sz="0" w:space="0" w:color="auto"/>
            <w:left w:val="none" w:sz="0" w:space="0" w:color="auto"/>
            <w:bottom w:val="none" w:sz="0" w:space="0" w:color="auto"/>
            <w:right w:val="none" w:sz="0" w:space="0" w:color="auto"/>
          </w:divBdr>
        </w:div>
        <w:div w:id="1325625871">
          <w:marLeft w:val="480"/>
          <w:marRight w:val="0"/>
          <w:marTop w:val="0"/>
          <w:marBottom w:val="0"/>
          <w:divBdr>
            <w:top w:val="none" w:sz="0" w:space="0" w:color="auto"/>
            <w:left w:val="none" w:sz="0" w:space="0" w:color="auto"/>
            <w:bottom w:val="none" w:sz="0" w:space="0" w:color="auto"/>
            <w:right w:val="none" w:sz="0" w:space="0" w:color="auto"/>
          </w:divBdr>
        </w:div>
        <w:div w:id="1354260142">
          <w:marLeft w:val="480"/>
          <w:marRight w:val="0"/>
          <w:marTop w:val="0"/>
          <w:marBottom w:val="0"/>
          <w:divBdr>
            <w:top w:val="none" w:sz="0" w:space="0" w:color="auto"/>
            <w:left w:val="none" w:sz="0" w:space="0" w:color="auto"/>
            <w:bottom w:val="none" w:sz="0" w:space="0" w:color="auto"/>
            <w:right w:val="none" w:sz="0" w:space="0" w:color="auto"/>
          </w:divBdr>
        </w:div>
        <w:div w:id="1367828646">
          <w:marLeft w:val="480"/>
          <w:marRight w:val="0"/>
          <w:marTop w:val="0"/>
          <w:marBottom w:val="0"/>
          <w:divBdr>
            <w:top w:val="none" w:sz="0" w:space="0" w:color="auto"/>
            <w:left w:val="none" w:sz="0" w:space="0" w:color="auto"/>
            <w:bottom w:val="none" w:sz="0" w:space="0" w:color="auto"/>
            <w:right w:val="none" w:sz="0" w:space="0" w:color="auto"/>
          </w:divBdr>
        </w:div>
        <w:div w:id="1382250806">
          <w:marLeft w:val="480"/>
          <w:marRight w:val="0"/>
          <w:marTop w:val="0"/>
          <w:marBottom w:val="0"/>
          <w:divBdr>
            <w:top w:val="none" w:sz="0" w:space="0" w:color="auto"/>
            <w:left w:val="none" w:sz="0" w:space="0" w:color="auto"/>
            <w:bottom w:val="none" w:sz="0" w:space="0" w:color="auto"/>
            <w:right w:val="none" w:sz="0" w:space="0" w:color="auto"/>
          </w:divBdr>
        </w:div>
        <w:div w:id="1415858512">
          <w:marLeft w:val="480"/>
          <w:marRight w:val="0"/>
          <w:marTop w:val="0"/>
          <w:marBottom w:val="0"/>
          <w:divBdr>
            <w:top w:val="none" w:sz="0" w:space="0" w:color="auto"/>
            <w:left w:val="none" w:sz="0" w:space="0" w:color="auto"/>
            <w:bottom w:val="none" w:sz="0" w:space="0" w:color="auto"/>
            <w:right w:val="none" w:sz="0" w:space="0" w:color="auto"/>
          </w:divBdr>
        </w:div>
        <w:div w:id="1482188756">
          <w:marLeft w:val="480"/>
          <w:marRight w:val="0"/>
          <w:marTop w:val="0"/>
          <w:marBottom w:val="0"/>
          <w:divBdr>
            <w:top w:val="none" w:sz="0" w:space="0" w:color="auto"/>
            <w:left w:val="none" w:sz="0" w:space="0" w:color="auto"/>
            <w:bottom w:val="none" w:sz="0" w:space="0" w:color="auto"/>
            <w:right w:val="none" w:sz="0" w:space="0" w:color="auto"/>
          </w:divBdr>
        </w:div>
        <w:div w:id="1504319159">
          <w:marLeft w:val="480"/>
          <w:marRight w:val="0"/>
          <w:marTop w:val="0"/>
          <w:marBottom w:val="0"/>
          <w:divBdr>
            <w:top w:val="none" w:sz="0" w:space="0" w:color="auto"/>
            <w:left w:val="none" w:sz="0" w:space="0" w:color="auto"/>
            <w:bottom w:val="none" w:sz="0" w:space="0" w:color="auto"/>
            <w:right w:val="none" w:sz="0" w:space="0" w:color="auto"/>
          </w:divBdr>
        </w:div>
        <w:div w:id="1509826280">
          <w:marLeft w:val="480"/>
          <w:marRight w:val="0"/>
          <w:marTop w:val="0"/>
          <w:marBottom w:val="0"/>
          <w:divBdr>
            <w:top w:val="none" w:sz="0" w:space="0" w:color="auto"/>
            <w:left w:val="none" w:sz="0" w:space="0" w:color="auto"/>
            <w:bottom w:val="none" w:sz="0" w:space="0" w:color="auto"/>
            <w:right w:val="none" w:sz="0" w:space="0" w:color="auto"/>
          </w:divBdr>
        </w:div>
        <w:div w:id="1514877866">
          <w:marLeft w:val="480"/>
          <w:marRight w:val="0"/>
          <w:marTop w:val="0"/>
          <w:marBottom w:val="0"/>
          <w:divBdr>
            <w:top w:val="none" w:sz="0" w:space="0" w:color="auto"/>
            <w:left w:val="none" w:sz="0" w:space="0" w:color="auto"/>
            <w:bottom w:val="none" w:sz="0" w:space="0" w:color="auto"/>
            <w:right w:val="none" w:sz="0" w:space="0" w:color="auto"/>
          </w:divBdr>
        </w:div>
        <w:div w:id="1558398711">
          <w:marLeft w:val="480"/>
          <w:marRight w:val="0"/>
          <w:marTop w:val="0"/>
          <w:marBottom w:val="0"/>
          <w:divBdr>
            <w:top w:val="none" w:sz="0" w:space="0" w:color="auto"/>
            <w:left w:val="none" w:sz="0" w:space="0" w:color="auto"/>
            <w:bottom w:val="none" w:sz="0" w:space="0" w:color="auto"/>
            <w:right w:val="none" w:sz="0" w:space="0" w:color="auto"/>
          </w:divBdr>
        </w:div>
        <w:div w:id="1566645395">
          <w:marLeft w:val="480"/>
          <w:marRight w:val="0"/>
          <w:marTop w:val="0"/>
          <w:marBottom w:val="0"/>
          <w:divBdr>
            <w:top w:val="none" w:sz="0" w:space="0" w:color="auto"/>
            <w:left w:val="none" w:sz="0" w:space="0" w:color="auto"/>
            <w:bottom w:val="none" w:sz="0" w:space="0" w:color="auto"/>
            <w:right w:val="none" w:sz="0" w:space="0" w:color="auto"/>
          </w:divBdr>
        </w:div>
        <w:div w:id="1578437500">
          <w:marLeft w:val="480"/>
          <w:marRight w:val="0"/>
          <w:marTop w:val="0"/>
          <w:marBottom w:val="0"/>
          <w:divBdr>
            <w:top w:val="none" w:sz="0" w:space="0" w:color="auto"/>
            <w:left w:val="none" w:sz="0" w:space="0" w:color="auto"/>
            <w:bottom w:val="none" w:sz="0" w:space="0" w:color="auto"/>
            <w:right w:val="none" w:sz="0" w:space="0" w:color="auto"/>
          </w:divBdr>
        </w:div>
        <w:div w:id="1618176546">
          <w:marLeft w:val="480"/>
          <w:marRight w:val="0"/>
          <w:marTop w:val="0"/>
          <w:marBottom w:val="0"/>
          <w:divBdr>
            <w:top w:val="none" w:sz="0" w:space="0" w:color="auto"/>
            <w:left w:val="none" w:sz="0" w:space="0" w:color="auto"/>
            <w:bottom w:val="none" w:sz="0" w:space="0" w:color="auto"/>
            <w:right w:val="none" w:sz="0" w:space="0" w:color="auto"/>
          </w:divBdr>
        </w:div>
        <w:div w:id="1624578804">
          <w:marLeft w:val="480"/>
          <w:marRight w:val="0"/>
          <w:marTop w:val="0"/>
          <w:marBottom w:val="0"/>
          <w:divBdr>
            <w:top w:val="none" w:sz="0" w:space="0" w:color="auto"/>
            <w:left w:val="none" w:sz="0" w:space="0" w:color="auto"/>
            <w:bottom w:val="none" w:sz="0" w:space="0" w:color="auto"/>
            <w:right w:val="none" w:sz="0" w:space="0" w:color="auto"/>
          </w:divBdr>
        </w:div>
        <w:div w:id="1637566291">
          <w:marLeft w:val="480"/>
          <w:marRight w:val="0"/>
          <w:marTop w:val="0"/>
          <w:marBottom w:val="0"/>
          <w:divBdr>
            <w:top w:val="none" w:sz="0" w:space="0" w:color="auto"/>
            <w:left w:val="none" w:sz="0" w:space="0" w:color="auto"/>
            <w:bottom w:val="none" w:sz="0" w:space="0" w:color="auto"/>
            <w:right w:val="none" w:sz="0" w:space="0" w:color="auto"/>
          </w:divBdr>
        </w:div>
        <w:div w:id="1648245059">
          <w:marLeft w:val="480"/>
          <w:marRight w:val="0"/>
          <w:marTop w:val="0"/>
          <w:marBottom w:val="0"/>
          <w:divBdr>
            <w:top w:val="none" w:sz="0" w:space="0" w:color="auto"/>
            <w:left w:val="none" w:sz="0" w:space="0" w:color="auto"/>
            <w:bottom w:val="none" w:sz="0" w:space="0" w:color="auto"/>
            <w:right w:val="none" w:sz="0" w:space="0" w:color="auto"/>
          </w:divBdr>
        </w:div>
        <w:div w:id="1648511079">
          <w:marLeft w:val="480"/>
          <w:marRight w:val="0"/>
          <w:marTop w:val="0"/>
          <w:marBottom w:val="0"/>
          <w:divBdr>
            <w:top w:val="none" w:sz="0" w:space="0" w:color="auto"/>
            <w:left w:val="none" w:sz="0" w:space="0" w:color="auto"/>
            <w:bottom w:val="none" w:sz="0" w:space="0" w:color="auto"/>
            <w:right w:val="none" w:sz="0" w:space="0" w:color="auto"/>
          </w:divBdr>
        </w:div>
        <w:div w:id="1659923536">
          <w:marLeft w:val="480"/>
          <w:marRight w:val="0"/>
          <w:marTop w:val="0"/>
          <w:marBottom w:val="0"/>
          <w:divBdr>
            <w:top w:val="none" w:sz="0" w:space="0" w:color="auto"/>
            <w:left w:val="none" w:sz="0" w:space="0" w:color="auto"/>
            <w:bottom w:val="none" w:sz="0" w:space="0" w:color="auto"/>
            <w:right w:val="none" w:sz="0" w:space="0" w:color="auto"/>
          </w:divBdr>
        </w:div>
        <w:div w:id="1712999618">
          <w:marLeft w:val="480"/>
          <w:marRight w:val="0"/>
          <w:marTop w:val="0"/>
          <w:marBottom w:val="0"/>
          <w:divBdr>
            <w:top w:val="none" w:sz="0" w:space="0" w:color="auto"/>
            <w:left w:val="none" w:sz="0" w:space="0" w:color="auto"/>
            <w:bottom w:val="none" w:sz="0" w:space="0" w:color="auto"/>
            <w:right w:val="none" w:sz="0" w:space="0" w:color="auto"/>
          </w:divBdr>
        </w:div>
        <w:div w:id="1730808182">
          <w:marLeft w:val="480"/>
          <w:marRight w:val="0"/>
          <w:marTop w:val="0"/>
          <w:marBottom w:val="0"/>
          <w:divBdr>
            <w:top w:val="none" w:sz="0" w:space="0" w:color="auto"/>
            <w:left w:val="none" w:sz="0" w:space="0" w:color="auto"/>
            <w:bottom w:val="none" w:sz="0" w:space="0" w:color="auto"/>
            <w:right w:val="none" w:sz="0" w:space="0" w:color="auto"/>
          </w:divBdr>
        </w:div>
        <w:div w:id="1742868680">
          <w:marLeft w:val="480"/>
          <w:marRight w:val="0"/>
          <w:marTop w:val="0"/>
          <w:marBottom w:val="0"/>
          <w:divBdr>
            <w:top w:val="none" w:sz="0" w:space="0" w:color="auto"/>
            <w:left w:val="none" w:sz="0" w:space="0" w:color="auto"/>
            <w:bottom w:val="none" w:sz="0" w:space="0" w:color="auto"/>
            <w:right w:val="none" w:sz="0" w:space="0" w:color="auto"/>
          </w:divBdr>
        </w:div>
        <w:div w:id="1817064578">
          <w:marLeft w:val="480"/>
          <w:marRight w:val="0"/>
          <w:marTop w:val="0"/>
          <w:marBottom w:val="0"/>
          <w:divBdr>
            <w:top w:val="none" w:sz="0" w:space="0" w:color="auto"/>
            <w:left w:val="none" w:sz="0" w:space="0" w:color="auto"/>
            <w:bottom w:val="none" w:sz="0" w:space="0" w:color="auto"/>
            <w:right w:val="none" w:sz="0" w:space="0" w:color="auto"/>
          </w:divBdr>
        </w:div>
        <w:div w:id="1854763648">
          <w:marLeft w:val="480"/>
          <w:marRight w:val="0"/>
          <w:marTop w:val="0"/>
          <w:marBottom w:val="0"/>
          <w:divBdr>
            <w:top w:val="none" w:sz="0" w:space="0" w:color="auto"/>
            <w:left w:val="none" w:sz="0" w:space="0" w:color="auto"/>
            <w:bottom w:val="none" w:sz="0" w:space="0" w:color="auto"/>
            <w:right w:val="none" w:sz="0" w:space="0" w:color="auto"/>
          </w:divBdr>
        </w:div>
        <w:div w:id="1887913017">
          <w:marLeft w:val="480"/>
          <w:marRight w:val="0"/>
          <w:marTop w:val="0"/>
          <w:marBottom w:val="0"/>
          <w:divBdr>
            <w:top w:val="none" w:sz="0" w:space="0" w:color="auto"/>
            <w:left w:val="none" w:sz="0" w:space="0" w:color="auto"/>
            <w:bottom w:val="none" w:sz="0" w:space="0" w:color="auto"/>
            <w:right w:val="none" w:sz="0" w:space="0" w:color="auto"/>
          </w:divBdr>
        </w:div>
        <w:div w:id="1908565254">
          <w:marLeft w:val="480"/>
          <w:marRight w:val="0"/>
          <w:marTop w:val="0"/>
          <w:marBottom w:val="0"/>
          <w:divBdr>
            <w:top w:val="none" w:sz="0" w:space="0" w:color="auto"/>
            <w:left w:val="none" w:sz="0" w:space="0" w:color="auto"/>
            <w:bottom w:val="none" w:sz="0" w:space="0" w:color="auto"/>
            <w:right w:val="none" w:sz="0" w:space="0" w:color="auto"/>
          </w:divBdr>
        </w:div>
        <w:div w:id="1909800206">
          <w:marLeft w:val="480"/>
          <w:marRight w:val="0"/>
          <w:marTop w:val="0"/>
          <w:marBottom w:val="0"/>
          <w:divBdr>
            <w:top w:val="none" w:sz="0" w:space="0" w:color="auto"/>
            <w:left w:val="none" w:sz="0" w:space="0" w:color="auto"/>
            <w:bottom w:val="none" w:sz="0" w:space="0" w:color="auto"/>
            <w:right w:val="none" w:sz="0" w:space="0" w:color="auto"/>
          </w:divBdr>
        </w:div>
        <w:div w:id="1930114853">
          <w:marLeft w:val="480"/>
          <w:marRight w:val="0"/>
          <w:marTop w:val="0"/>
          <w:marBottom w:val="0"/>
          <w:divBdr>
            <w:top w:val="none" w:sz="0" w:space="0" w:color="auto"/>
            <w:left w:val="none" w:sz="0" w:space="0" w:color="auto"/>
            <w:bottom w:val="none" w:sz="0" w:space="0" w:color="auto"/>
            <w:right w:val="none" w:sz="0" w:space="0" w:color="auto"/>
          </w:divBdr>
        </w:div>
        <w:div w:id="1939945002">
          <w:marLeft w:val="480"/>
          <w:marRight w:val="0"/>
          <w:marTop w:val="0"/>
          <w:marBottom w:val="0"/>
          <w:divBdr>
            <w:top w:val="none" w:sz="0" w:space="0" w:color="auto"/>
            <w:left w:val="none" w:sz="0" w:space="0" w:color="auto"/>
            <w:bottom w:val="none" w:sz="0" w:space="0" w:color="auto"/>
            <w:right w:val="none" w:sz="0" w:space="0" w:color="auto"/>
          </w:divBdr>
        </w:div>
        <w:div w:id="1959068673">
          <w:marLeft w:val="480"/>
          <w:marRight w:val="0"/>
          <w:marTop w:val="0"/>
          <w:marBottom w:val="0"/>
          <w:divBdr>
            <w:top w:val="none" w:sz="0" w:space="0" w:color="auto"/>
            <w:left w:val="none" w:sz="0" w:space="0" w:color="auto"/>
            <w:bottom w:val="none" w:sz="0" w:space="0" w:color="auto"/>
            <w:right w:val="none" w:sz="0" w:space="0" w:color="auto"/>
          </w:divBdr>
        </w:div>
        <w:div w:id="1968243222">
          <w:marLeft w:val="480"/>
          <w:marRight w:val="0"/>
          <w:marTop w:val="0"/>
          <w:marBottom w:val="0"/>
          <w:divBdr>
            <w:top w:val="none" w:sz="0" w:space="0" w:color="auto"/>
            <w:left w:val="none" w:sz="0" w:space="0" w:color="auto"/>
            <w:bottom w:val="none" w:sz="0" w:space="0" w:color="auto"/>
            <w:right w:val="none" w:sz="0" w:space="0" w:color="auto"/>
          </w:divBdr>
        </w:div>
        <w:div w:id="1989702809">
          <w:marLeft w:val="480"/>
          <w:marRight w:val="0"/>
          <w:marTop w:val="0"/>
          <w:marBottom w:val="0"/>
          <w:divBdr>
            <w:top w:val="none" w:sz="0" w:space="0" w:color="auto"/>
            <w:left w:val="none" w:sz="0" w:space="0" w:color="auto"/>
            <w:bottom w:val="none" w:sz="0" w:space="0" w:color="auto"/>
            <w:right w:val="none" w:sz="0" w:space="0" w:color="auto"/>
          </w:divBdr>
        </w:div>
        <w:div w:id="2031058027">
          <w:marLeft w:val="480"/>
          <w:marRight w:val="0"/>
          <w:marTop w:val="0"/>
          <w:marBottom w:val="0"/>
          <w:divBdr>
            <w:top w:val="none" w:sz="0" w:space="0" w:color="auto"/>
            <w:left w:val="none" w:sz="0" w:space="0" w:color="auto"/>
            <w:bottom w:val="none" w:sz="0" w:space="0" w:color="auto"/>
            <w:right w:val="none" w:sz="0" w:space="0" w:color="auto"/>
          </w:divBdr>
        </w:div>
        <w:div w:id="2090998648">
          <w:marLeft w:val="480"/>
          <w:marRight w:val="0"/>
          <w:marTop w:val="0"/>
          <w:marBottom w:val="0"/>
          <w:divBdr>
            <w:top w:val="none" w:sz="0" w:space="0" w:color="auto"/>
            <w:left w:val="none" w:sz="0" w:space="0" w:color="auto"/>
            <w:bottom w:val="none" w:sz="0" w:space="0" w:color="auto"/>
            <w:right w:val="none" w:sz="0" w:space="0" w:color="auto"/>
          </w:divBdr>
        </w:div>
        <w:div w:id="2126583232">
          <w:marLeft w:val="480"/>
          <w:marRight w:val="0"/>
          <w:marTop w:val="0"/>
          <w:marBottom w:val="0"/>
          <w:divBdr>
            <w:top w:val="none" w:sz="0" w:space="0" w:color="auto"/>
            <w:left w:val="none" w:sz="0" w:space="0" w:color="auto"/>
            <w:bottom w:val="none" w:sz="0" w:space="0" w:color="auto"/>
            <w:right w:val="none" w:sz="0" w:space="0" w:color="auto"/>
          </w:divBdr>
        </w:div>
      </w:divsChild>
    </w:div>
    <w:div w:id="1225994238">
      <w:marLeft w:val="640"/>
      <w:marRight w:val="0"/>
      <w:marTop w:val="0"/>
      <w:marBottom w:val="0"/>
      <w:divBdr>
        <w:top w:val="none" w:sz="0" w:space="0" w:color="auto"/>
        <w:left w:val="none" w:sz="0" w:space="0" w:color="auto"/>
        <w:bottom w:val="none" w:sz="0" w:space="0" w:color="auto"/>
        <w:right w:val="none" w:sz="0" w:space="0" w:color="auto"/>
      </w:divBdr>
    </w:div>
    <w:div w:id="1226140046">
      <w:marLeft w:val="640"/>
      <w:marRight w:val="0"/>
      <w:marTop w:val="0"/>
      <w:marBottom w:val="0"/>
      <w:divBdr>
        <w:top w:val="none" w:sz="0" w:space="0" w:color="auto"/>
        <w:left w:val="none" w:sz="0" w:space="0" w:color="auto"/>
        <w:bottom w:val="none" w:sz="0" w:space="0" w:color="auto"/>
        <w:right w:val="none" w:sz="0" w:space="0" w:color="auto"/>
      </w:divBdr>
    </w:div>
    <w:div w:id="1226143578">
      <w:bodyDiv w:val="1"/>
      <w:marLeft w:val="0"/>
      <w:marRight w:val="0"/>
      <w:marTop w:val="0"/>
      <w:marBottom w:val="0"/>
      <w:divBdr>
        <w:top w:val="none" w:sz="0" w:space="0" w:color="auto"/>
        <w:left w:val="none" w:sz="0" w:space="0" w:color="auto"/>
        <w:bottom w:val="none" w:sz="0" w:space="0" w:color="auto"/>
        <w:right w:val="none" w:sz="0" w:space="0" w:color="auto"/>
      </w:divBdr>
    </w:div>
    <w:div w:id="1226723600">
      <w:marLeft w:val="640"/>
      <w:marRight w:val="0"/>
      <w:marTop w:val="0"/>
      <w:marBottom w:val="0"/>
      <w:divBdr>
        <w:top w:val="none" w:sz="0" w:space="0" w:color="auto"/>
        <w:left w:val="none" w:sz="0" w:space="0" w:color="auto"/>
        <w:bottom w:val="none" w:sz="0" w:space="0" w:color="auto"/>
        <w:right w:val="none" w:sz="0" w:space="0" w:color="auto"/>
      </w:divBdr>
    </w:div>
    <w:div w:id="1226792827">
      <w:marLeft w:val="640"/>
      <w:marRight w:val="0"/>
      <w:marTop w:val="0"/>
      <w:marBottom w:val="0"/>
      <w:divBdr>
        <w:top w:val="none" w:sz="0" w:space="0" w:color="auto"/>
        <w:left w:val="none" w:sz="0" w:space="0" w:color="auto"/>
        <w:bottom w:val="none" w:sz="0" w:space="0" w:color="auto"/>
        <w:right w:val="none" w:sz="0" w:space="0" w:color="auto"/>
      </w:divBdr>
    </w:div>
    <w:div w:id="1226987198">
      <w:marLeft w:val="640"/>
      <w:marRight w:val="0"/>
      <w:marTop w:val="0"/>
      <w:marBottom w:val="0"/>
      <w:divBdr>
        <w:top w:val="none" w:sz="0" w:space="0" w:color="auto"/>
        <w:left w:val="none" w:sz="0" w:space="0" w:color="auto"/>
        <w:bottom w:val="none" w:sz="0" w:space="0" w:color="auto"/>
        <w:right w:val="none" w:sz="0" w:space="0" w:color="auto"/>
      </w:divBdr>
    </w:div>
    <w:div w:id="1227296707">
      <w:marLeft w:val="640"/>
      <w:marRight w:val="0"/>
      <w:marTop w:val="0"/>
      <w:marBottom w:val="0"/>
      <w:divBdr>
        <w:top w:val="none" w:sz="0" w:space="0" w:color="auto"/>
        <w:left w:val="none" w:sz="0" w:space="0" w:color="auto"/>
        <w:bottom w:val="none" w:sz="0" w:space="0" w:color="auto"/>
        <w:right w:val="none" w:sz="0" w:space="0" w:color="auto"/>
      </w:divBdr>
    </w:div>
    <w:div w:id="1227835666">
      <w:marLeft w:val="640"/>
      <w:marRight w:val="0"/>
      <w:marTop w:val="0"/>
      <w:marBottom w:val="0"/>
      <w:divBdr>
        <w:top w:val="none" w:sz="0" w:space="0" w:color="auto"/>
        <w:left w:val="none" w:sz="0" w:space="0" w:color="auto"/>
        <w:bottom w:val="none" w:sz="0" w:space="0" w:color="auto"/>
        <w:right w:val="none" w:sz="0" w:space="0" w:color="auto"/>
      </w:divBdr>
    </w:div>
    <w:div w:id="1227911161">
      <w:marLeft w:val="640"/>
      <w:marRight w:val="0"/>
      <w:marTop w:val="0"/>
      <w:marBottom w:val="0"/>
      <w:divBdr>
        <w:top w:val="none" w:sz="0" w:space="0" w:color="auto"/>
        <w:left w:val="none" w:sz="0" w:space="0" w:color="auto"/>
        <w:bottom w:val="none" w:sz="0" w:space="0" w:color="auto"/>
        <w:right w:val="none" w:sz="0" w:space="0" w:color="auto"/>
      </w:divBdr>
    </w:div>
    <w:div w:id="1227961118">
      <w:bodyDiv w:val="1"/>
      <w:marLeft w:val="0"/>
      <w:marRight w:val="0"/>
      <w:marTop w:val="0"/>
      <w:marBottom w:val="0"/>
      <w:divBdr>
        <w:top w:val="none" w:sz="0" w:space="0" w:color="auto"/>
        <w:left w:val="none" w:sz="0" w:space="0" w:color="auto"/>
        <w:bottom w:val="none" w:sz="0" w:space="0" w:color="auto"/>
        <w:right w:val="none" w:sz="0" w:space="0" w:color="auto"/>
      </w:divBdr>
    </w:div>
    <w:div w:id="1228107271">
      <w:marLeft w:val="640"/>
      <w:marRight w:val="0"/>
      <w:marTop w:val="0"/>
      <w:marBottom w:val="0"/>
      <w:divBdr>
        <w:top w:val="none" w:sz="0" w:space="0" w:color="auto"/>
        <w:left w:val="none" w:sz="0" w:space="0" w:color="auto"/>
        <w:bottom w:val="none" w:sz="0" w:space="0" w:color="auto"/>
        <w:right w:val="none" w:sz="0" w:space="0" w:color="auto"/>
      </w:divBdr>
    </w:div>
    <w:div w:id="1228227713">
      <w:bodyDiv w:val="1"/>
      <w:marLeft w:val="0"/>
      <w:marRight w:val="0"/>
      <w:marTop w:val="0"/>
      <w:marBottom w:val="0"/>
      <w:divBdr>
        <w:top w:val="none" w:sz="0" w:space="0" w:color="auto"/>
        <w:left w:val="none" w:sz="0" w:space="0" w:color="auto"/>
        <w:bottom w:val="none" w:sz="0" w:space="0" w:color="auto"/>
        <w:right w:val="none" w:sz="0" w:space="0" w:color="auto"/>
      </w:divBdr>
    </w:div>
    <w:div w:id="1228420037">
      <w:marLeft w:val="640"/>
      <w:marRight w:val="0"/>
      <w:marTop w:val="0"/>
      <w:marBottom w:val="0"/>
      <w:divBdr>
        <w:top w:val="none" w:sz="0" w:space="0" w:color="auto"/>
        <w:left w:val="none" w:sz="0" w:space="0" w:color="auto"/>
        <w:bottom w:val="none" w:sz="0" w:space="0" w:color="auto"/>
        <w:right w:val="none" w:sz="0" w:space="0" w:color="auto"/>
      </w:divBdr>
    </w:div>
    <w:div w:id="1228490749">
      <w:marLeft w:val="640"/>
      <w:marRight w:val="0"/>
      <w:marTop w:val="0"/>
      <w:marBottom w:val="0"/>
      <w:divBdr>
        <w:top w:val="none" w:sz="0" w:space="0" w:color="auto"/>
        <w:left w:val="none" w:sz="0" w:space="0" w:color="auto"/>
        <w:bottom w:val="none" w:sz="0" w:space="0" w:color="auto"/>
        <w:right w:val="none" w:sz="0" w:space="0" w:color="auto"/>
      </w:divBdr>
    </w:div>
    <w:div w:id="1228955818">
      <w:marLeft w:val="640"/>
      <w:marRight w:val="0"/>
      <w:marTop w:val="0"/>
      <w:marBottom w:val="0"/>
      <w:divBdr>
        <w:top w:val="none" w:sz="0" w:space="0" w:color="auto"/>
        <w:left w:val="none" w:sz="0" w:space="0" w:color="auto"/>
        <w:bottom w:val="none" w:sz="0" w:space="0" w:color="auto"/>
        <w:right w:val="none" w:sz="0" w:space="0" w:color="auto"/>
      </w:divBdr>
    </w:div>
    <w:div w:id="1229073344">
      <w:marLeft w:val="640"/>
      <w:marRight w:val="0"/>
      <w:marTop w:val="0"/>
      <w:marBottom w:val="0"/>
      <w:divBdr>
        <w:top w:val="none" w:sz="0" w:space="0" w:color="auto"/>
        <w:left w:val="none" w:sz="0" w:space="0" w:color="auto"/>
        <w:bottom w:val="none" w:sz="0" w:space="0" w:color="auto"/>
        <w:right w:val="none" w:sz="0" w:space="0" w:color="auto"/>
      </w:divBdr>
    </w:div>
    <w:div w:id="1229077581">
      <w:marLeft w:val="640"/>
      <w:marRight w:val="0"/>
      <w:marTop w:val="0"/>
      <w:marBottom w:val="0"/>
      <w:divBdr>
        <w:top w:val="none" w:sz="0" w:space="0" w:color="auto"/>
        <w:left w:val="none" w:sz="0" w:space="0" w:color="auto"/>
        <w:bottom w:val="none" w:sz="0" w:space="0" w:color="auto"/>
        <w:right w:val="none" w:sz="0" w:space="0" w:color="auto"/>
      </w:divBdr>
    </w:div>
    <w:div w:id="1229807544">
      <w:bodyDiv w:val="1"/>
      <w:marLeft w:val="0"/>
      <w:marRight w:val="0"/>
      <w:marTop w:val="0"/>
      <w:marBottom w:val="0"/>
      <w:divBdr>
        <w:top w:val="none" w:sz="0" w:space="0" w:color="auto"/>
        <w:left w:val="none" w:sz="0" w:space="0" w:color="auto"/>
        <w:bottom w:val="none" w:sz="0" w:space="0" w:color="auto"/>
        <w:right w:val="none" w:sz="0" w:space="0" w:color="auto"/>
      </w:divBdr>
    </w:div>
    <w:div w:id="1229917838">
      <w:marLeft w:val="640"/>
      <w:marRight w:val="0"/>
      <w:marTop w:val="0"/>
      <w:marBottom w:val="0"/>
      <w:divBdr>
        <w:top w:val="none" w:sz="0" w:space="0" w:color="auto"/>
        <w:left w:val="none" w:sz="0" w:space="0" w:color="auto"/>
        <w:bottom w:val="none" w:sz="0" w:space="0" w:color="auto"/>
        <w:right w:val="none" w:sz="0" w:space="0" w:color="auto"/>
      </w:divBdr>
    </w:div>
    <w:div w:id="1230001954">
      <w:marLeft w:val="640"/>
      <w:marRight w:val="0"/>
      <w:marTop w:val="0"/>
      <w:marBottom w:val="0"/>
      <w:divBdr>
        <w:top w:val="none" w:sz="0" w:space="0" w:color="auto"/>
        <w:left w:val="none" w:sz="0" w:space="0" w:color="auto"/>
        <w:bottom w:val="none" w:sz="0" w:space="0" w:color="auto"/>
        <w:right w:val="none" w:sz="0" w:space="0" w:color="auto"/>
      </w:divBdr>
    </w:div>
    <w:div w:id="1230924200">
      <w:marLeft w:val="640"/>
      <w:marRight w:val="0"/>
      <w:marTop w:val="0"/>
      <w:marBottom w:val="0"/>
      <w:divBdr>
        <w:top w:val="none" w:sz="0" w:space="0" w:color="auto"/>
        <w:left w:val="none" w:sz="0" w:space="0" w:color="auto"/>
        <w:bottom w:val="none" w:sz="0" w:space="0" w:color="auto"/>
        <w:right w:val="none" w:sz="0" w:space="0" w:color="auto"/>
      </w:divBdr>
    </w:div>
    <w:div w:id="1231111758">
      <w:marLeft w:val="640"/>
      <w:marRight w:val="0"/>
      <w:marTop w:val="0"/>
      <w:marBottom w:val="0"/>
      <w:divBdr>
        <w:top w:val="none" w:sz="0" w:space="0" w:color="auto"/>
        <w:left w:val="none" w:sz="0" w:space="0" w:color="auto"/>
        <w:bottom w:val="none" w:sz="0" w:space="0" w:color="auto"/>
        <w:right w:val="none" w:sz="0" w:space="0" w:color="auto"/>
      </w:divBdr>
    </w:div>
    <w:div w:id="1231501607">
      <w:marLeft w:val="640"/>
      <w:marRight w:val="0"/>
      <w:marTop w:val="0"/>
      <w:marBottom w:val="0"/>
      <w:divBdr>
        <w:top w:val="none" w:sz="0" w:space="0" w:color="auto"/>
        <w:left w:val="none" w:sz="0" w:space="0" w:color="auto"/>
        <w:bottom w:val="none" w:sz="0" w:space="0" w:color="auto"/>
        <w:right w:val="none" w:sz="0" w:space="0" w:color="auto"/>
      </w:divBdr>
    </w:div>
    <w:div w:id="1231693895">
      <w:marLeft w:val="640"/>
      <w:marRight w:val="0"/>
      <w:marTop w:val="0"/>
      <w:marBottom w:val="0"/>
      <w:divBdr>
        <w:top w:val="none" w:sz="0" w:space="0" w:color="auto"/>
        <w:left w:val="none" w:sz="0" w:space="0" w:color="auto"/>
        <w:bottom w:val="none" w:sz="0" w:space="0" w:color="auto"/>
        <w:right w:val="none" w:sz="0" w:space="0" w:color="auto"/>
      </w:divBdr>
    </w:div>
    <w:div w:id="1232040661">
      <w:marLeft w:val="640"/>
      <w:marRight w:val="0"/>
      <w:marTop w:val="0"/>
      <w:marBottom w:val="0"/>
      <w:divBdr>
        <w:top w:val="none" w:sz="0" w:space="0" w:color="auto"/>
        <w:left w:val="none" w:sz="0" w:space="0" w:color="auto"/>
        <w:bottom w:val="none" w:sz="0" w:space="0" w:color="auto"/>
        <w:right w:val="none" w:sz="0" w:space="0" w:color="auto"/>
      </w:divBdr>
    </w:div>
    <w:div w:id="1232739258">
      <w:bodyDiv w:val="1"/>
      <w:marLeft w:val="0"/>
      <w:marRight w:val="0"/>
      <w:marTop w:val="0"/>
      <w:marBottom w:val="0"/>
      <w:divBdr>
        <w:top w:val="none" w:sz="0" w:space="0" w:color="auto"/>
        <w:left w:val="none" w:sz="0" w:space="0" w:color="auto"/>
        <w:bottom w:val="none" w:sz="0" w:space="0" w:color="auto"/>
        <w:right w:val="none" w:sz="0" w:space="0" w:color="auto"/>
      </w:divBdr>
    </w:div>
    <w:div w:id="1232928830">
      <w:marLeft w:val="640"/>
      <w:marRight w:val="0"/>
      <w:marTop w:val="0"/>
      <w:marBottom w:val="0"/>
      <w:divBdr>
        <w:top w:val="none" w:sz="0" w:space="0" w:color="auto"/>
        <w:left w:val="none" w:sz="0" w:space="0" w:color="auto"/>
        <w:bottom w:val="none" w:sz="0" w:space="0" w:color="auto"/>
        <w:right w:val="none" w:sz="0" w:space="0" w:color="auto"/>
      </w:divBdr>
    </w:div>
    <w:div w:id="1232933971">
      <w:marLeft w:val="640"/>
      <w:marRight w:val="0"/>
      <w:marTop w:val="0"/>
      <w:marBottom w:val="0"/>
      <w:divBdr>
        <w:top w:val="none" w:sz="0" w:space="0" w:color="auto"/>
        <w:left w:val="none" w:sz="0" w:space="0" w:color="auto"/>
        <w:bottom w:val="none" w:sz="0" w:space="0" w:color="auto"/>
        <w:right w:val="none" w:sz="0" w:space="0" w:color="auto"/>
      </w:divBdr>
    </w:div>
    <w:div w:id="1233391455">
      <w:marLeft w:val="640"/>
      <w:marRight w:val="0"/>
      <w:marTop w:val="0"/>
      <w:marBottom w:val="0"/>
      <w:divBdr>
        <w:top w:val="none" w:sz="0" w:space="0" w:color="auto"/>
        <w:left w:val="none" w:sz="0" w:space="0" w:color="auto"/>
        <w:bottom w:val="none" w:sz="0" w:space="0" w:color="auto"/>
        <w:right w:val="none" w:sz="0" w:space="0" w:color="auto"/>
      </w:divBdr>
    </w:div>
    <w:div w:id="1233932670">
      <w:marLeft w:val="640"/>
      <w:marRight w:val="0"/>
      <w:marTop w:val="0"/>
      <w:marBottom w:val="0"/>
      <w:divBdr>
        <w:top w:val="none" w:sz="0" w:space="0" w:color="auto"/>
        <w:left w:val="none" w:sz="0" w:space="0" w:color="auto"/>
        <w:bottom w:val="none" w:sz="0" w:space="0" w:color="auto"/>
        <w:right w:val="none" w:sz="0" w:space="0" w:color="auto"/>
      </w:divBdr>
    </w:div>
    <w:div w:id="1234465599">
      <w:bodyDiv w:val="1"/>
      <w:marLeft w:val="0"/>
      <w:marRight w:val="0"/>
      <w:marTop w:val="0"/>
      <w:marBottom w:val="0"/>
      <w:divBdr>
        <w:top w:val="none" w:sz="0" w:space="0" w:color="auto"/>
        <w:left w:val="none" w:sz="0" w:space="0" w:color="auto"/>
        <w:bottom w:val="none" w:sz="0" w:space="0" w:color="auto"/>
        <w:right w:val="none" w:sz="0" w:space="0" w:color="auto"/>
      </w:divBdr>
      <w:divsChild>
        <w:div w:id="200217367">
          <w:marLeft w:val="480"/>
          <w:marRight w:val="0"/>
          <w:marTop w:val="0"/>
          <w:marBottom w:val="0"/>
          <w:divBdr>
            <w:top w:val="none" w:sz="0" w:space="0" w:color="auto"/>
            <w:left w:val="none" w:sz="0" w:space="0" w:color="auto"/>
            <w:bottom w:val="none" w:sz="0" w:space="0" w:color="auto"/>
            <w:right w:val="none" w:sz="0" w:space="0" w:color="auto"/>
          </w:divBdr>
        </w:div>
        <w:div w:id="213392233">
          <w:marLeft w:val="480"/>
          <w:marRight w:val="0"/>
          <w:marTop w:val="0"/>
          <w:marBottom w:val="0"/>
          <w:divBdr>
            <w:top w:val="none" w:sz="0" w:space="0" w:color="auto"/>
            <w:left w:val="none" w:sz="0" w:space="0" w:color="auto"/>
            <w:bottom w:val="none" w:sz="0" w:space="0" w:color="auto"/>
            <w:right w:val="none" w:sz="0" w:space="0" w:color="auto"/>
          </w:divBdr>
        </w:div>
        <w:div w:id="287472771">
          <w:marLeft w:val="480"/>
          <w:marRight w:val="0"/>
          <w:marTop w:val="0"/>
          <w:marBottom w:val="0"/>
          <w:divBdr>
            <w:top w:val="none" w:sz="0" w:space="0" w:color="auto"/>
            <w:left w:val="none" w:sz="0" w:space="0" w:color="auto"/>
            <w:bottom w:val="none" w:sz="0" w:space="0" w:color="auto"/>
            <w:right w:val="none" w:sz="0" w:space="0" w:color="auto"/>
          </w:divBdr>
        </w:div>
        <w:div w:id="314142496">
          <w:marLeft w:val="480"/>
          <w:marRight w:val="0"/>
          <w:marTop w:val="0"/>
          <w:marBottom w:val="0"/>
          <w:divBdr>
            <w:top w:val="none" w:sz="0" w:space="0" w:color="auto"/>
            <w:left w:val="none" w:sz="0" w:space="0" w:color="auto"/>
            <w:bottom w:val="none" w:sz="0" w:space="0" w:color="auto"/>
            <w:right w:val="none" w:sz="0" w:space="0" w:color="auto"/>
          </w:divBdr>
        </w:div>
        <w:div w:id="324018729">
          <w:marLeft w:val="480"/>
          <w:marRight w:val="0"/>
          <w:marTop w:val="0"/>
          <w:marBottom w:val="0"/>
          <w:divBdr>
            <w:top w:val="none" w:sz="0" w:space="0" w:color="auto"/>
            <w:left w:val="none" w:sz="0" w:space="0" w:color="auto"/>
            <w:bottom w:val="none" w:sz="0" w:space="0" w:color="auto"/>
            <w:right w:val="none" w:sz="0" w:space="0" w:color="auto"/>
          </w:divBdr>
        </w:div>
        <w:div w:id="324935666">
          <w:marLeft w:val="480"/>
          <w:marRight w:val="0"/>
          <w:marTop w:val="0"/>
          <w:marBottom w:val="0"/>
          <w:divBdr>
            <w:top w:val="none" w:sz="0" w:space="0" w:color="auto"/>
            <w:left w:val="none" w:sz="0" w:space="0" w:color="auto"/>
            <w:bottom w:val="none" w:sz="0" w:space="0" w:color="auto"/>
            <w:right w:val="none" w:sz="0" w:space="0" w:color="auto"/>
          </w:divBdr>
        </w:div>
        <w:div w:id="334577608">
          <w:marLeft w:val="480"/>
          <w:marRight w:val="0"/>
          <w:marTop w:val="0"/>
          <w:marBottom w:val="0"/>
          <w:divBdr>
            <w:top w:val="none" w:sz="0" w:space="0" w:color="auto"/>
            <w:left w:val="none" w:sz="0" w:space="0" w:color="auto"/>
            <w:bottom w:val="none" w:sz="0" w:space="0" w:color="auto"/>
            <w:right w:val="none" w:sz="0" w:space="0" w:color="auto"/>
          </w:divBdr>
        </w:div>
        <w:div w:id="350034605">
          <w:marLeft w:val="480"/>
          <w:marRight w:val="0"/>
          <w:marTop w:val="0"/>
          <w:marBottom w:val="0"/>
          <w:divBdr>
            <w:top w:val="none" w:sz="0" w:space="0" w:color="auto"/>
            <w:left w:val="none" w:sz="0" w:space="0" w:color="auto"/>
            <w:bottom w:val="none" w:sz="0" w:space="0" w:color="auto"/>
            <w:right w:val="none" w:sz="0" w:space="0" w:color="auto"/>
          </w:divBdr>
        </w:div>
        <w:div w:id="374232672">
          <w:marLeft w:val="480"/>
          <w:marRight w:val="0"/>
          <w:marTop w:val="0"/>
          <w:marBottom w:val="0"/>
          <w:divBdr>
            <w:top w:val="none" w:sz="0" w:space="0" w:color="auto"/>
            <w:left w:val="none" w:sz="0" w:space="0" w:color="auto"/>
            <w:bottom w:val="none" w:sz="0" w:space="0" w:color="auto"/>
            <w:right w:val="none" w:sz="0" w:space="0" w:color="auto"/>
          </w:divBdr>
        </w:div>
        <w:div w:id="431245444">
          <w:marLeft w:val="480"/>
          <w:marRight w:val="0"/>
          <w:marTop w:val="0"/>
          <w:marBottom w:val="0"/>
          <w:divBdr>
            <w:top w:val="none" w:sz="0" w:space="0" w:color="auto"/>
            <w:left w:val="none" w:sz="0" w:space="0" w:color="auto"/>
            <w:bottom w:val="none" w:sz="0" w:space="0" w:color="auto"/>
            <w:right w:val="none" w:sz="0" w:space="0" w:color="auto"/>
          </w:divBdr>
        </w:div>
        <w:div w:id="447938680">
          <w:marLeft w:val="480"/>
          <w:marRight w:val="0"/>
          <w:marTop w:val="0"/>
          <w:marBottom w:val="0"/>
          <w:divBdr>
            <w:top w:val="none" w:sz="0" w:space="0" w:color="auto"/>
            <w:left w:val="none" w:sz="0" w:space="0" w:color="auto"/>
            <w:bottom w:val="none" w:sz="0" w:space="0" w:color="auto"/>
            <w:right w:val="none" w:sz="0" w:space="0" w:color="auto"/>
          </w:divBdr>
        </w:div>
        <w:div w:id="467745780">
          <w:marLeft w:val="480"/>
          <w:marRight w:val="0"/>
          <w:marTop w:val="0"/>
          <w:marBottom w:val="0"/>
          <w:divBdr>
            <w:top w:val="none" w:sz="0" w:space="0" w:color="auto"/>
            <w:left w:val="none" w:sz="0" w:space="0" w:color="auto"/>
            <w:bottom w:val="none" w:sz="0" w:space="0" w:color="auto"/>
            <w:right w:val="none" w:sz="0" w:space="0" w:color="auto"/>
          </w:divBdr>
        </w:div>
        <w:div w:id="491458263">
          <w:marLeft w:val="480"/>
          <w:marRight w:val="0"/>
          <w:marTop w:val="0"/>
          <w:marBottom w:val="0"/>
          <w:divBdr>
            <w:top w:val="none" w:sz="0" w:space="0" w:color="auto"/>
            <w:left w:val="none" w:sz="0" w:space="0" w:color="auto"/>
            <w:bottom w:val="none" w:sz="0" w:space="0" w:color="auto"/>
            <w:right w:val="none" w:sz="0" w:space="0" w:color="auto"/>
          </w:divBdr>
        </w:div>
        <w:div w:id="504058842">
          <w:marLeft w:val="480"/>
          <w:marRight w:val="0"/>
          <w:marTop w:val="0"/>
          <w:marBottom w:val="0"/>
          <w:divBdr>
            <w:top w:val="none" w:sz="0" w:space="0" w:color="auto"/>
            <w:left w:val="none" w:sz="0" w:space="0" w:color="auto"/>
            <w:bottom w:val="none" w:sz="0" w:space="0" w:color="auto"/>
            <w:right w:val="none" w:sz="0" w:space="0" w:color="auto"/>
          </w:divBdr>
        </w:div>
        <w:div w:id="556164364">
          <w:marLeft w:val="480"/>
          <w:marRight w:val="0"/>
          <w:marTop w:val="0"/>
          <w:marBottom w:val="0"/>
          <w:divBdr>
            <w:top w:val="none" w:sz="0" w:space="0" w:color="auto"/>
            <w:left w:val="none" w:sz="0" w:space="0" w:color="auto"/>
            <w:bottom w:val="none" w:sz="0" w:space="0" w:color="auto"/>
            <w:right w:val="none" w:sz="0" w:space="0" w:color="auto"/>
          </w:divBdr>
        </w:div>
        <w:div w:id="562496087">
          <w:marLeft w:val="480"/>
          <w:marRight w:val="0"/>
          <w:marTop w:val="0"/>
          <w:marBottom w:val="0"/>
          <w:divBdr>
            <w:top w:val="none" w:sz="0" w:space="0" w:color="auto"/>
            <w:left w:val="none" w:sz="0" w:space="0" w:color="auto"/>
            <w:bottom w:val="none" w:sz="0" w:space="0" w:color="auto"/>
            <w:right w:val="none" w:sz="0" w:space="0" w:color="auto"/>
          </w:divBdr>
        </w:div>
        <w:div w:id="570509961">
          <w:marLeft w:val="480"/>
          <w:marRight w:val="0"/>
          <w:marTop w:val="0"/>
          <w:marBottom w:val="0"/>
          <w:divBdr>
            <w:top w:val="none" w:sz="0" w:space="0" w:color="auto"/>
            <w:left w:val="none" w:sz="0" w:space="0" w:color="auto"/>
            <w:bottom w:val="none" w:sz="0" w:space="0" w:color="auto"/>
            <w:right w:val="none" w:sz="0" w:space="0" w:color="auto"/>
          </w:divBdr>
        </w:div>
        <w:div w:id="597368668">
          <w:marLeft w:val="480"/>
          <w:marRight w:val="0"/>
          <w:marTop w:val="0"/>
          <w:marBottom w:val="0"/>
          <w:divBdr>
            <w:top w:val="none" w:sz="0" w:space="0" w:color="auto"/>
            <w:left w:val="none" w:sz="0" w:space="0" w:color="auto"/>
            <w:bottom w:val="none" w:sz="0" w:space="0" w:color="auto"/>
            <w:right w:val="none" w:sz="0" w:space="0" w:color="auto"/>
          </w:divBdr>
        </w:div>
        <w:div w:id="606814057">
          <w:marLeft w:val="480"/>
          <w:marRight w:val="0"/>
          <w:marTop w:val="0"/>
          <w:marBottom w:val="0"/>
          <w:divBdr>
            <w:top w:val="none" w:sz="0" w:space="0" w:color="auto"/>
            <w:left w:val="none" w:sz="0" w:space="0" w:color="auto"/>
            <w:bottom w:val="none" w:sz="0" w:space="0" w:color="auto"/>
            <w:right w:val="none" w:sz="0" w:space="0" w:color="auto"/>
          </w:divBdr>
        </w:div>
        <w:div w:id="642806408">
          <w:marLeft w:val="480"/>
          <w:marRight w:val="0"/>
          <w:marTop w:val="0"/>
          <w:marBottom w:val="0"/>
          <w:divBdr>
            <w:top w:val="none" w:sz="0" w:space="0" w:color="auto"/>
            <w:left w:val="none" w:sz="0" w:space="0" w:color="auto"/>
            <w:bottom w:val="none" w:sz="0" w:space="0" w:color="auto"/>
            <w:right w:val="none" w:sz="0" w:space="0" w:color="auto"/>
          </w:divBdr>
        </w:div>
        <w:div w:id="650409180">
          <w:marLeft w:val="480"/>
          <w:marRight w:val="0"/>
          <w:marTop w:val="0"/>
          <w:marBottom w:val="0"/>
          <w:divBdr>
            <w:top w:val="none" w:sz="0" w:space="0" w:color="auto"/>
            <w:left w:val="none" w:sz="0" w:space="0" w:color="auto"/>
            <w:bottom w:val="none" w:sz="0" w:space="0" w:color="auto"/>
            <w:right w:val="none" w:sz="0" w:space="0" w:color="auto"/>
          </w:divBdr>
        </w:div>
        <w:div w:id="684330386">
          <w:marLeft w:val="480"/>
          <w:marRight w:val="0"/>
          <w:marTop w:val="0"/>
          <w:marBottom w:val="0"/>
          <w:divBdr>
            <w:top w:val="none" w:sz="0" w:space="0" w:color="auto"/>
            <w:left w:val="none" w:sz="0" w:space="0" w:color="auto"/>
            <w:bottom w:val="none" w:sz="0" w:space="0" w:color="auto"/>
            <w:right w:val="none" w:sz="0" w:space="0" w:color="auto"/>
          </w:divBdr>
        </w:div>
        <w:div w:id="708533924">
          <w:marLeft w:val="480"/>
          <w:marRight w:val="0"/>
          <w:marTop w:val="0"/>
          <w:marBottom w:val="0"/>
          <w:divBdr>
            <w:top w:val="none" w:sz="0" w:space="0" w:color="auto"/>
            <w:left w:val="none" w:sz="0" w:space="0" w:color="auto"/>
            <w:bottom w:val="none" w:sz="0" w:space="0" w:color="auto"/>
            <w:right w:val="none" w:sz="0" w:space="0" w:color="auto"/>
          </w:divBdr>
        </w:div>
        <w:div w:id="735663174">
          <w:marLeft w:val="480"/>
          <w:marRight w:val="0"/>
          <w:marTop w:val="0"/>
          <w:marBottom w:val="0"/>
          <w:divBdr>
            <w:top w:val="none" w:sz="0" w:space="0" w:color="auto"/>
            <w:left w:val="none" w:sz="0" w:space="0" w:color="auto"/>
            <w:bottom w:val="none" w:sz="0" w:space="0" w:color="auto"/>
            <w:right w:val="none" w:sz="0" w:space="0" w:color="auto"/>
          </w:divBdr>
        </w:div>
        <w:div w:id="736125738">
          <w:marLeft w:val="480"/>
          <w:marRight w:val="0"/>
          <w:marTop w:val="0"/>
          <w:marBottom w:val="0"/>
          <w:divBdr>
            <w:top w:val="none" w:sz="0" w:space="0" w:color="auto"/>
            <w:left w:val="none" w:sz="0" w:space="0" w:color="auto"/>
            <w:bottom w:val="none" w:sz="0" w:space="0" w:color="auto"/>
            <w:right w:val="none" w:sz="0" w:space="0" w:color="auto"/>
          </w:divBdr>
        </w:div>
        <w:div w:id="797917957">
          <w:marLeft w:val="480"/>
          <w:marRight w:val="0"/>
          <w:marTop w:val="0"/>
          <w:marBottom w:val="0"/>
          <w:divBdr>
            <w:top w:val="none" w:sz="0" w:space="0" w:color="auto"/>
            <w:left w:val="none" w:sz="0" w:space="0" w:color="auto"/>
            <w:bottom w:val="none" w:sz="0" w:space="0" w:color="auto"/>
            <w:right w:val="none" w:sz="0" w:space="0" w:color="auto"/>
          </w:divBdr>
        </w:div>
        <w:div w:id="820535437">
          <w:marLeft w:val="480"/>
          <w:marRight w:val="0"/>
          <w:marTop w:val="0"/>
          <w:marBottom w:val="0"/>
          <w:divBdr>
            <w:top w:val="none" w:sz="0" w:space="0" w:color="auto"/>
            <w:left w:val="none" w:sz="0" w:space="0" w:color="auto"/>
            <w:bottom w:val="none" w:sz="0" w:space="0" w:color="auto"/>
            <w:right w:val="none" w:sz="0" w:space="0" w:color="auto"/>
          </w:divBdr>
        </w:div>
        <w:div w:id="821120937">
          <w:marLeft w:val="480"/>
          <w:marRight w:val="0"/>
          <w:marTop w:val="0"/>
          <w:marBottom w:val="0"/>
          <w:divBdr>
            <w:top w:val="none" w:sz="0" w:space="0" w:color="auto"/>
            <w:left w:val="none" w:sz="0" w:space="0" w:color="auto"/>
            <w:bottom w:val="none" w:sz="0" w:space="0" w:color="auto"/>
            <w:right w:val="none" w:sz="0" w:space="0" w:color="auto"/>
          </w:divBdr>
        </w:div>
        <w:div w:id="864945626">
          <w:marLeft w:val="480"/>
          <w:marRight w:val="0"/>
          <w:marTop w:val="0"/>
          <w:marBottom w:val="0"/>
          <w:divBdr>
            <w:top w:val="none" w:sz="0" w:space="0" w:color="auto"/>
            <w:left w:val="none" w:sz="0" w:space="0" w:color="auto"/>
            <w:bottom w:val="none" w:sz="0" w:space="0" w:color="auto"/>
            <w:right w:val="none" w:sz="0" w:space="0" w:color="auto"/>
          </w:divBdr>
        </w:div>
        <w:div w:id="868446731">
          <w:marLeft w:val="480"/>
          <w:marRight w:val="0"/>
          <w:marTop w:val="0"/>
          <w:marBottom w:val="0"/>
          <w:divBdr>
            <w:top w:val="none" w:sz="0" w:space="0" w:color="auto"/>
            <w:left w:val="none" w:sz="0" w:space="0" w:color="auto"/>
            <w:bottom w:val="none" w:sz="0" w:space="0" w:color="auto"/>
            <w:right w:val="none" w:sz="0" w:space="0" w:color="auto"/>
          </w:divBdr>
        </w:div>
        <w:div w:id="872612902">
          <w:marLeft w:val="480"/>
          <w:marRight w:val="0"/>
          <w:marTop w:val="0"/>
          <w:marBottom w:val="0"/>
          <w:divBdr>
            <w:top w:val="none" w:sz="0" w:space="0" w:color="auto"/>
            <w:left w:val="none" w:sz="0" w:space="0" w:color="auto"/>
            <w:bottom w:val="none" w:sz="0" w:space="0" w:color="auto"/>
            <w:right w:val="none" w:sz="0" w:space="0" w:color="auto"/>
          </w:divBdr>
        </w:div>
        <w:div w:id="889196161">
          <w:marLeft w:val="480"/>
          <w:marRight w:val="0"/>
          <w:marTop w:val="0"/>
          <w:marBottom w:val="0"/>
          <w:divBdr>
            <w:top w:val="none" w:sz="0" w:space="0" w:color="auto"/>
            <w:left w:val="none" w:sz="0" w:space="0" w:color="auto"/>
            <w:bottom w:val="none" w:sz="0" w:space="0" w:color="auto"/>
            <w:right w:val="none" w:sz="0" w:space="0" w:color="auto"/>
          </w:divBdr>
        </w:div>
        <w:div w:id="889265644">
          <w:marLeft w:val="480"/>
          <w:marRight w:val="0"/>
          <w:marTop w:val="0"/>
          <w:marBottom w:val="0"/>
          <w:divBdr>
            <w:top w:val="none" w:sz="0" w:space="0" w:color="auto"/>
            <w:left w:val="none" w:sz="0" w:space="0" w:color="auto"/>
            <w:bottom w:val="none" w:sz="0" w:space="0" w:color="auto"/>
            <w:right w:val="none" w:sz="0" w:space="0" w:color="auto"/>
          </w:divBdr>
        </w:div>
        <w:div w:id="895892815">
          <w:marLeft w:val="480"/>
          <w:marRight w:val="0"/>
          <w:marTop w:val="0"/>
          <w:marBottom w:val="0"/>
          <w:divBdr>
            <w:top w:val="none" w:sz="0" w:space="0" w:color="auto"/>
            <w:left w:val="none" w:sz="0" w:space="0" w:color="auto"/>
            <w:bottom w:val="none" w:sz="0" w:space="0" w:color="auto"/>
            <w:right w:val="none" w:sz="0" w:space="0" w:color="auto"/>
          </w:divBdr>
        </w:div>
        <w:div w:id="960722558">
          <w:marLeft w:val="480"/>
          <w:marRight w:val="0"/>
          <w:marTop w:val="0"/>
          <w:marBottom w:val="0"/>
          <w:divBdr>
            <w:top w:val="none" w:sz="0" w:space="0" w:color="auto"/>
            <w:left w:val="none" w:sz="0" w:space="0" w:color="auto"/>
            <w:bottom w:val="none" w:sz="0" w:space="0" w:color="auto"/>
            <w:right w:val="none" w:sz="0" w:space="0" w:color="auto"/>
          </w:divBdr>
        </w:div>
        <w:div w:id="972298114">
          <w:marLeft w:val="480"/>
          <w:marRight w:val="0"/>
          <w:marTop w:val="0"/>
          <w:marBottom w:val="0"/>
          <w:divBdr>
            <w:top w:val="none" w:sz="0" w:space="0" w:color="auto"/>
            <w:left w:val="none" w:sz="0" w:space="0" w:color="auto"/>
            <w:bottom w:val="none" w:sz="0" w:space="0" w:color="auto"/>
            <w:right w:val="none" w:sz="0" w:space="0" w:color="auto"/>
          </w:divBdr>
        </w:div>
        <w:div w:id="1000428525">
          <w:marLeft w:val="480"/>
          <w:marRight w:val="0"/>
          <w:marTop w:val="0"/>
          <w:marBottom w:val="0"/>
          <w:divBdr>
            <w:top w:val="none" w:sz="0" w:space="0" w:color="auto"/>
            <w:left w:val="none" w:sz="0" w:space="0" w:color="auto"/>
            <w:bottom w:val="none" w:sz="0" w:space="0" w:color="auto"/>
            <w:right w:val="none" w:sz="0" w:space="0" w:color="auto"/>
          </w:divBdr>
        </w:div>
        <w:div w:id="1086461136">
          <w:marLeft w:val="480"/>
          <w:marRight w:val="0"/>
          <w:marTop w:val="0"/>
          <w:marBottom w:val="0"/>
          <w:divBdr>
            <w:top w:val="none" w:sz="0" w:space="0" w:color="auto"/>
            <w:left w:val="none" w:sz="0" w:space="0" w:color="auto"/>
            <w:bottom w:val="none" w:sz="0" w:space="0" w:color="auto"/>
            <w:right w:val="none" w:sz="0" w:space="0" w:color="auto"/>
          </w:divBdr>
        </w:div>
        <w:div w:id="1093547504">
          <w:marLeft w:val="480"/>
          <w:marRight w:val="0"/>
          <w:marTop w:val="0"/>
          <w:marBottom w:val="0"/>
          <w:divBdr>
            <w:top w:val="none" w:sz="0" w:space="0" w:color="auto"/>
            <w:left w:val="none" w:sz="0" w:space="0" w:color="auto"/>
            <w:bottom w:val="none" w:sz="0" w:space="0" w:color="auto"/>
            <w:right w:val="none" w:sz="0" w:space="0" w:color="auto"/>
          </w:divBdr>
        </w:div>
        <w:div w:id="1177692086">
          <w:marLeft w:val="480"/>
          <w:marRight w:val="0"/>
          <w:marTop w:val="0"/>
          <w:marBottom w:val="0"/>
          <w:divBdr>
            <w:top w:val="none" w:sz="0" w:space="0" w:color="auto"/>
            <w:left w:val="none" w:sz="0" w:space="0" w:color="auto"/>
            <w:bottom w:val="none" w:sz="0" w:space="0" w:color="auto"/>
            <w:right w:val="none" w:sz="0" w:space="0" w:color="auto"/>
          </w:divBdr>
        </w:div>
        <w:div w:id="1189371054">
          <w:marLeft w:val="480"/>
          <w:marRight w:val="0"/>
          <w:marTop w:val="0"/>
          <w:marBottom w:val="0"/>
          <w:divBdr>
            <w:top w:val="none" w:sz="0" w:space="0" w:color="auto"/>
            <w:left w:val="none" w:sz="0" w:space="0" w:color="auto"/>
            <w:bottom w:val="none" w:sz="0" w:space="0" w:color="auto"/>
            <w:right w:val="none" w:sz="0" w:space="0" w:color="auto"/>
          </w:divBdr>
        </w:div>
        <w:div w:id="1216620736">
          <w:marLeft w:val="480"/>
          <w:marRight w:val="0"/>
          <w:marTop w:val="0"/>
          <w:marBottom w:val="0"/>
          <w:divBdr>
            <w:top w:val="none" w:sz="0" w:space="0" w:color="auto"/>
            <w:left w:val="none" w:sz="0" w:space="0" w:color="auto"/>
            <w:bottom w:val="none" w:sz="0" w:space="0" w:color="auto"/>
            <w:right w:val="none" w:sz="0" w:space="0" w:color="auto"/>
          </w:divBdr>
        </w:div>
        <w:div w:id="1276017067">
          <w:marLeft w:val="480"/>
          <w:marRight w:val="0"/>
          <w:marTop w:val="0"/>
          <w:marBottom w:val="0"/>
          <w:divBdr>
            <w:top w:val="none" w:sz="0" w:space="0" w:color="auto"/>
            <w:left w:val="none" w:sz="0" w:space="0" w:color="auto"/>
            <w:bottom w:val="none" w:sz="0" w:space="0" w:color="auto"/>
            <w:right w:val="none" w:sz="0" w:space="0" w:color="auto"/>
          </w:divBdr>
        </w:div>
        <w:div w:id="1294676461">
          <w:marLeft w:val="480"/>
          <w:marRight w:val="0"/>
          <w:marTop w:val="0"/>
          <w:marBottom w:val="0"/>
          <w:divBdr>
            <w:top w:val="none" w:sz="0" w:space="0" w:color="auto"/>
            <w:left w:val="none" w:sz="0" w:space="0" w:color="auto"/>
            <w:bottom w:val="none" w:sz="0" w:space="0" w:color="auto"/>
            <w:right w:val="none" w:sz="0" w:space="0" w:color="auto"/>
          </w:divBdr>
        </w:div>
        <w:div w:id="1315331374">
          <w:marLeft w:val="480"/>
          <w:marRight w:val="0"/>
          <w:marTop w:val="0"/>
          <w:marBottom w:val="0"/>
          <w:divBdr>
            <w:top w:val="none" w:sz="0" w:space="0" w:color="auto"/>
            <w:left w:val="none" w:sz="0" w:space="0" w:color="auto"/>
            <w:bottom w:val="none" w:sz="0" w:space="0" w:color="auto"/>
            <w:right w:val="none" w:sz="0" w:space="0" w:color="auto"/>
          </w:divBdr>
        </w:div>
        <w:div w:id="1350914411">
          <w:marLeft w:val="480"/>
          <w:marRight w:val="0"/>
          <w:marTop w:val="0"/>
          <w:marBottom w:val="0"/>
          <w:divBdr>
            <w:top w:val="none" w:sz="0" w:space="0" w:color="auto"/>
            <w:left w:val="none" w:sz="0" w:space="0" w:color="auto"/>
            <w:bottom w:val="none" w:sz="0" w:space="0" w:color="auto"/>
            <w:right w:val="none" w:sz="0" w:space="0" w:color="auto"/>
          </w:divBdr>
        </w:div>
        <w:div w:id="1359158041">
          <w:marLeft w:val="480"/>
          <w:marRight w:val="0"/>
          <w:marTop w:val="0"/>
          <w:marBottom w:val="0"/>
          <w:divBdr>
            <w:top w:val="none" w:sz="0" w:space="0" w:color="auto"/>
            <w:left w:val="none" w:sz="0" w:space="0" w:color="auto"/>
            <w:bottom w:val="none" w:sz="0" w:space="0" w:color="auto"/>
            <w:right w:val="none" w:sz="0" w:space="0" w:color="auto"/>
          </w:divBdr>
        </w:div>
        <w:div w:id="1366835254">
          <w:marLeft w:val="480"/>
          <w:marRight w:val="0"/>
          <w:marTop w:val="0"/>
          <w:marBottom w:val="0"/>
          <w:divBdr>
            <w:top w:val="none" w:sz="0" w:space="0" w:color="auto"/>
            <w:left w:val="none" w:sz="0" w:space="0" w:color="auto"/>
            <w:bottom w:val="none" w:sz="0" w:space="0" w:color="auto"/>
            <w:right w:val="none" w:sz="0" w:space="0" w:color="auto"/>
          </w:divBdr>
        </w:div>
        <w:div w:id="1401250447">
          <w:marLeft w:val="480"/>
          <w:marRight w:val="0"/>
          <w:marTop w:val="0"/>
          <w:marBottom w:val="0"/>
          <w:divBdr>
            <w:top w:val="none" w:sz="0" w:space="0" w:color="auto"/>
            <w:left w:val="none" w:sz="0" w:space="0" w:color="auto"/>
            <w:bottom w:val="none" w:sz="0" w:space="0" w:color="auto"/>
            <w:right w:val="none" w:sz="0" w:space="0" w:color="auto"/>
          </w:divBdr>
        </w:div>
        <w:div w:id="1458985376">
          <w:marLeft w:val="480"/>
          <w:marRight w:val="0"/>
          <w:marTop w:val="0"/>
          <w:marBottom w:val="0"/>
          <w:divBdr>
            <w:top w:val="none" w:sz="0" w:space="0" w:color="auto"/>
            <w:left w:val="none" w:sz="0" w:space="0" w:color="auto"/>
            <w:bottom w:val="none" w:sz="0" w:space="0" w:color="auto"/>
            <w:right w:val="none" w:sz="0" w:space="0" w:color="auto"/>
          </w:divBdr>
        </w:div>
        <w:div w:id="1497262333">
          <w:marLeft w:val="480"/>
          <w:marRight w:val="0"/>
          <w:marTop w:val="0"/>
          <w:marBottom w:val="0"/>
          <w:divBdr>
            <w:top w:val="none" w:sz="0" w:space="0" w:color="auto"/>
            <w:left w:val="none" w:sz="0" w:space="0" w:color="auto"/>
            <w:bottom w:val="none" w:sz="0" w:space="0" w:color="auto"/>
            <w:right w:val="none" w:sz="0" w:space="0" w:color="auto"/>
          </w:divBdr>
        </w:div>
        <w:div w:id="1500193781">
          <w:marLeft w:val="480"/>
          <w:marRight w:val="0"/>
          <w:marTop w:val="0"/>
          <w:marBottom w:val="0"/>
          <w:divBdr>
            <w:top w:val="none" w:sz="0" w:space="0" w:color="auto"/>
            <w:left w:val="none" w:sz="0" w:space="0" w:color="auto"/>
            <w:bottom w:val="none" w:sz="0" w:space="0" w:color="auto"/>
            <w:right w:val="none" w:sz="0" w:space="0" w:color="auto"/>
          </w:divBdr>
        </w:div>
        <w:div w:id="1531406925">
          <w:marLeft w:val="480"/>
          <w:marRight w:val="0"/>
          <w:marTop w:val="0"/>
          <w:marBottom w:val="0"/>
          <w:divBdr>
            <w:top w:val="none" w:sz="0" w:space="0" w:color="auto"/>
            <w:left w:val="none" w:sz="0" w:space="0" w:color="auto"/>
            <w:bottom w:val="none" w:sz="0" w:space="0" w:color="auto"/>
            <w:right w:val="none" w:sz="0" w:space="0" w:color="auto"/>
          </w:divBdr>
        </w:div>
        <w:div w:id="1592424861">
          <w:marLeft w:val="480"/>
          <w:marRight w:val="0"/>
          <w:marTop w:val="0"/>
          <w:marBottom w:val="0"/>
          <w:divBdr>
            <w:top w:val="none" w:sz="0" w:space="0" w:color="auto"/>
            <w:left w:val="none" w:sz="0" w:space="0" w:color="auto"/>
            <w:bottom w:val="none" w:sz="0" w:space="0" w:color="auto"/>
            <w:right w:val="none" w:sz="0" w:space="0" w:color="auto"/>
          </w:divBdr>
        </w:div>
        <w:div w:id="1636637161">
          <w:marLeft w:val="480"/>
          <w:marRight w:val="0"/>
          <w:marTop w:val="0"/>
          <w:marBottom w:val="0"/>
          <w:divBdr>
            <w:top w:val="none" w:sz="0" w:space="0" w:color="auto"/>
            <w:left w:val="none" w:sz="0" w:space="0" w:color="auto"/>
            <w:bottom w:val="none" w:sz="0" w:space="0" w:color="auto"/>
            <w:right w:val="none" w:sz="0" w:space="0" w:color="auto"/>
          </w:divBdr>
        </w:div>
        <w:div w:id="1649094941">
          <w:marLeft w:val="480"/>
          <w:marRight w:val="0"/>
          <w:marTop w:val="0"/>
          <w:marBottom w:val="0"/>
          <w:divBdr>
            <w:top w:val="none" w:sz="0" w:space="0" w:color="auto"/>
            <w:left w:val="none" w:sz="0" w:space="0" w:color="auto"/>
            <w:bottom w:val="none" w:sz="0" w:space="0" w:color="auto"/>
            <w:right w:val="none" w:sz="0" w:space="0" w:color="auto"/>
          </w:divBdr>
        </w:div>
        <w:div w:id="1683895064">
          <w:marLeft w:val="480"/>
          <w:marRight w:val="0"/>
          <w:marTop w:val="0"/>
          <w:marBottom w:val="0"/>
          <w:divBdr>
            <w:top w:val="none" w:sz="0" w:space="0" w:color="auto"/>
            <w:left w:val="none" w:sz="0" w:space="0" w:color="auto"/>
            <w:bottom w:val="none" w:sz="0" w:space="0" w:color="auto"/>
            <w:right w:val="none" w:sz="0" w:space="0" w:color="auto"/>
          </w:divBdr>
        </w:div>
        <w:div w:id="1720394730">
          <w:marLeft w:val="480"/>
          <w:marRight w:val="0"/>
          <w:marTop w:val="0"/>
          <w:marBottom w:val="0"/>
          <w:divBdr>
            <w:top w:val="none" w:sz="0" w:space="0" w:color="auto"/>
            <w:left w:val="none" w:sz="0" w:space="0" w:color="auto"/>
            <w:bottom w:val="none" w:sz="0" w:space="0" w:color="auto"/>
            <w:right w:val="none" w:sz="0" w:space="0" w:color="auto"/>
          </w:divBdr>
        </w:div>
        <w:div w:id="1783529426">
          <w:marLeft w:val="480"/>
          <w:marRight w:val="0"/>
          <w:marTop w:val="0"/>
          <w:marBottom w:val="0"/>
          <w:divBdr>
            <w:top w:val="none" w:sz="0" w:space="0" w:color="auto"/>
            <w:left w:val="none" w:sz="0" w:space="0" w:color="auto"/>
            <w:bottom w:val="none" w:sz="0" w:space="0" w:color="auto"/>
            <w:right w:val="none" w:sz="0" w:space="0" w:color="auto"/>
          </w:divBdr>
        </w:div>
        <w:div w:id="1797679571">
          <w:marLeft w:val="480"/>
          <w:marRight w:val="0"/>
          <w:marTop w:val="0"/>
          <w:marBottom w:val="0"/>
          <w:divBdr>
            <w:top w:val="none" w:sz="0" w:space="0" w:color="auto"/>
            <w:left w:val="none" w:sz="0" w:space="0" w:color="auto"/>
            <w:bottom w:val="none" w:sz="0" w:space="0" w:color="auto"/>
            <w:right w:val="none" w:sz="0" w:space="0" w:color="auto"/>
          </w:divBdr>
        </w:div>
        <w:div w:id="1805927127">
          <w:marLeft w:val="480"/>
          <w:marRight w:val="0"/>
          <w:marTop w:val="0"/>
          <w:marBottom w:val="0"/>
          <w:divBdr>
            <w:top w:val="none" w:sz="0" w:space="0" w:color="auto"/>
            <w:left w:val="none" w:sz="0" w:space="0" w:color="auto"/>
            <w:bottom w:val="none" w:sz="0" w:space="0" w:color="auto"/>
            <w:right w:val="none" w:sz="0" w:space="0" w:color="auto"/>
          </w:divBdr>
        </w:div>
        <w:div w:id="1822772128">
          <w:marLeft w:val="480"/>
          <w:marRight w:val="0"/>
          <w:marTop w:val="0"/>
          <w:marBottom w:val="0"/>
          <w:divBdr>
            <w:top w:val="none" w:sz="0" w:space="0" w:color="auto"/>
            <w:left w:val="none" w:sz="0" w:space="0" w:color="auto"/>
            <w:bottom w:val="none" w:sz="0" w:space="0" w:color="auto"/>
            <w:right w:val="none" w:sz="0" w:space="0" w:color="auto"/>
          </w:divBdr>
        </w:div>
        <w:div w:id="1923023839">
          <w:marLeft w:val="480"/>
          <w:marRight w:val="0"/>
          <w:marTop w:val="0"/>
          <w:marBottom w:val="0"/>
          <w:divBdr>
            <w:top w:val="none" w:sz="0" w:space="0" w:color="auto"/>
            <w:left w:val="none" w:sz="0" w:space="0" w:color="auto"/>
            <w:bottom w:val="none" w:sz="0" w:space="0" w:color="auto"/>
            <w:right w:val="none" w:sz="0" w:space="0" w:color="auto"/>
          </w:divBdr>
        </w:div>
        <w:div w:id="1959526848">
          <w:marLeft w:val="480"/>
          <w:marRight w:val="0"/>
          <w:marTop w:val="0"/>
          <w:marBottom w:val="0"/>
          <w:divBdr>
            <w:top w:val="none" w:sz="0" w:space="0" w:color="auto"/>
            <w:left w:val="none" w:sz="0" w:space="0" w:color="auto"/>
            <w:bottom w:val="none" w:sz="0" w:space="0" w:color="auto"/>
            <w:right w:val="none" w:sz="0" w:space="0" w:color="auto"/>
          </w:divBdr>
        </w:div>
        <w:div w:id="1988320507">
          <w:marLeft w:val="480"/>
          <w:marRight w:val="0"/>
          <w:marTop w:val="0"/>
          <w:marBottom w:val="0"/>
          <w:divBdr>
            <w:top w:val="none" w:sz="0" w:space="0" w:color="auto"/>
            <w:left w:val="none" w:sz="0" w:space="0" w:color="auto"/>
            <w:bottom w:val="none" w:sz="0" w:space="0" w:color="auto"/>
            <w:right w:val="none" w:sz="0" w:space="0" w:color="auto"/>
          </w:divBdr>
        </w:div>
        <w:div w:id="1997758784">
          <w:marLeft w:val="480"/>
          <w:marRight w:val="0"/>
          <w:marTop w:val="0"/>
          <w:marBottom w:val="0"/>
          <w:divBdr>
            <w:top w:val="none" w:sz="0" w:space="0" w:color="auto"/>
            <w:left w:val="none" w:sz="0" w:space="0" w:color="auto"/>
            <w:bottom w:val="none" w:sz="0" w:space="0" w:color="auto"/>
            <w:right w:val="none" w:sz="0" w:space="0" w:color="auto"/>
          </w:divBdr>
        </w:div>
        <w:div w:id="2014333090">
          <w:marLeft w:val="480"/>
          <w:marRight w:val="0"/>
          <w:marTop w:val="0"/>
          <w:marBottom w:val="0"/>
          <w:divBdr>
            <w:top w:val="none" w:sz="0" w:space="0" w:color="auto"/>
            <w:left w:val="none" w:sz="0" w:space="0" w:color="auto"/>
            <w:bottom w:val="none" w:sz="0" w:space="0" w:color="auto"/>
            <w:right w:val="none" w:sz="0" w:space="0" w:color="auto"/>
          </w:divBdr>
        </w:div>
        <w:div w:id="2031684958">
          <w:marLeft w:val="480"/>
          <w:marRight w:val="0"/>
          <w:marTop w:val="0"/>
          <w:marBottom w:val="0"/>
          <w:divBdr>
            <w:top w:val="none" w:sz="0" w:space="0" w:color="auto"/>
            <w:left w:val="none" w:sz="0" w:space="0" w:color="auto"/>
            <w:bottom w:val="none" w:sz="0" w:space="0" w:color="auto"/>
            <w:right w:val="none" w:sz="0" w:space="0" w:color="auto"/>
          </w:divBdr>
        </w:div>
        <w:div w:id="2042436558">
          <w:marLeft w:val="480"/>
          <w:marRight w:val="0"/>
          <w:marTop w:val="0"/>
          <w:marBottom w:val="0"/>
          <w:divBdr>
            <w:top w:val="none" w:sz="0" w:space="0" w:color="auto"/>
            <w:left w:val="none" w:sz="0" w:space="0" w:color="auto"/>
            <w:bottom w:val="none" w:sz="0" w:space="0" w:color="auto"/>
            <w:right w:val="none" w:sz="0" w:space="0" w:color="auto"/>
          </w:divBdr>
        </w:div>
        <w:div w:id="2090074672">
          <w:marLeft w:val="480"/>
          <w:marRight w:val="0"/>
          <w:marTop w:val="0"/>
          <w:marBottom w:val="0"/>
          <w:divBdr>
            <w:top w:val="none" w:sz="0" w:space="0" w:color="auto"/>
            <w:left w:val="none" w:sz="0" w:space="0" w:color="auto"/>
            <w:bottom w:val="none" w:sz="0" w:space="0" w:color="auto"/>
            <w:right w:val="none" w:sz="0" w:space="0" w:color="auto"/>
          </w:divBdr>
        </w:div>
        <w:div w:id="2125074319">
          <w:marLeft w:val="480"/>
          <w:marRight w:val="0"/>
          <w:marTop w:val="0"/>
          <w:marBottom w:val="0"/>
          <w:divBdr>
            <w:top w:val="none" w:sz="0" w:space="0" w:color="auto"/>
            <w:left w:val="none" w:sz="0" w:space="0" w:color="auto"/>
            <w:bottom w:val="none" w:sz="0" w:space="0" w:color="auto"/>
            <w:right w:val="none" w:sz="0" w:space="0" w:color="auto"/>
          </w:divBdr>
        </w:div>
      </w:divsChild>
    </w:div>
    <w:div w:id="1234510486">
      <w:marLeft w:val="640"/>
      <w:marRight w:val="0"/>
      <w:marTop w:val="0"/>
      <w:marBottom w:val="0"/>
      <w:divBdr>
        <w:top w:val="none" w:sz="0" w:space="0" w:color="auto"/>
        <w:left w:val="none" w:sz="0" w:space="0" w:color="auto"/>
        <w:bottom w:val="none" w:sz="0" w:space="0" w:color="auto"/>
        <w:right w:val="none" w:sz="0" w:space="0" w:color="auto"/>
      </w:divBdr>
    </w:div>
    <w:div w:id="1234775880">
      <w:marLeft w:val="640"/>
      <w:marRight w:val="0"/>
      <w:marTop w:val="0"/>
      <w:marBottom w:val="0"/>
      <w:divBdr>
        <w:top w:val="none" w:sz="0" w:space="0" w:color="auto"/>
        <w:left w:val="none" w:sz="0" w:space="0" w:color="auto"/>
        <w:bottom w:val="none" w:sz="0" w:space="0" w:color="auto"/>
        <w:right w:val="none" w:sz="0" w:space="0" w:color="auto"/>
      </w:divBdr>
    </w:div>
    <w:div w:id="1234852885">
      <w:bodyDiv w:val="1"/>
      <w:marLeft w:val="0"/>
      <w:marRight w:val="0"/>
      <w:marTop w:val="0"/>
      <w:marBottom w:val="0"/>
      <w:divBdr>
        <w:top w:val="none" w:sz="0" w:space="0" w:color="auto"/>
        <w:left w:val="none" w:sz="0" w:space="0" w:color="auto"/>
        <w:bottom w:val="none" w:sz="0" w:space="0" w:color="auto"/>
        <w:right w:val="none" w:sz="0" w:space="0" w:color="auto"/>
      </w:divBdr>
      <w:divsChild>
        <w:div w:id="4983941">
          <w:marLeft w:val="480"/>
          <w:marRight w:val="0"/>
          <w:marTop w:val="0"/>
          <w:marBottom w:val="0"/>
          <w:divBdr>
            <w:top w:val="none" w:sz="0" w:space="0" w:color="auto"/>
            <w:left w:val="none" w:sz="0" w:space="0" w:color="auto"/>
            <w:bottom w:val="none" w:sz="0" w:space="0" w:color="auto"/>
            <w:right w:val="none" w:sz="0" w:space="0" w:color="auto"/>
          </w:divBdr>
        </w:div>
        <w:div w:id="67700033">
          <w:marLeft w:val="480"/>
          <w:marRight w:val="0"/>
          <w:marTop w:val="0"/>
          <w:marBottom w:val="0"/>
          <w:divBdr>
            <w:top w:val="none" w:sz="0" w:space="0" w:color="auto"/>
            <w:left w:val="none" w:sz="0" w:space="0" w:color="auto"/>
            <w:bottom w:val="none" w:sz="0" w:space="0" w:color="auto"/>
            <w:right w:val="none" w:sz="0" w:space="0" w:color="auto"/>
          </w:divBdr>
        </w:div>
        <w:div w:id="156697673">
          <w:marLeft w:val="480"/>
          <w:marRight w:val="0"/>
          <w:marTop w:val="0"/>
          <w:marBottom w:val="0"/>
          <w:divBdr>
            <w:top w:val="none" w:sz="0" w:space="0" w:color="auto"/>
            <w:left w:val="none" w:sz="0" w:space="0" w:color="auto"/>
            <w:bottom w:val="none" w:sz="0" w:space="0" w:color="auto"/>
            <w:right w:val="none" w:sz="0" w:space="0" w:color="auto"/>
          </w:divBdr>
        </w:div>
        <w:div w:id="181670027">
          <w:marLeft w:val="480"/>
          <w:marRight w:val="0"/>
          <w:marTop w:val="0"/>
          <w:marBottom w:val="0"/>
          <w:divBdr>
            <w:top w:val="none" w:sz="0" w:space="0" w:color="auto"/>
            <w:left w:val="none" w:sz="0" w:space="0" w:color="auto"/>
            <w:bottom w:val="none" w:sz="0" w:space="0" w:color="auto"/>
            <w:right w:val="none" w:sz="0" w:space="0" w:color="auto"/>
          </w:divBdr>
        </w:div>
        <w:div w:id="188883999">
          <w:marLeft w:val="480"/>
          <w:marRight w:val="0"/>
          <w:marTop w:val="0"/>
          <w:marBottom w:val="0"/>
          <w:divBdr>
            <w:top w:val="none" w:sz="0" w:space="0" w:color="auto"/>
            <w:left w:val="none" w:sz="0" w:space="0" w:color="auto"/>
            <w:bottom w:val="none" w:sz="0" w:space="0" w:color="auto"/>
            <w:right w:val="none" w:sz="0" w:space="0" w:color="auto"/>
          </w:divBdr>
        </w:div>
        <w:div w:id="209607914">
          <w:marLeft w:val="480"/>
          <w:marRight w:val="0"/>
          <w:marTop w:val="0"/>
          <w:marBottom w:val="0"/>
          <w:divBdr>
            <w:top w:val="none" w:sz="0" w:space="0" w:color="auto"/>
            <w:left w:val="none" w:sz="0" w:space="0" w:color="auto"/>
            <w:bottom w:val="none" w:sz="0" w:space="0" w:color="auto"/>
            <w:right w:val="none" w:sz="0" w:space="0" w:color="auto"/>
          </w:divBdr>
        </w:div>
        <w:div w:id="229318096">
          <w:marLeft w:val="480"/>
          <w:marRight w:val="0"/>
          <w:marTop w:val="0"/>
          <w:marBottom w:val="0"/>
          <w:divBdr>
            <w:top w:val="none" w:sz="0" w:space="0" w:color="auto"/>
            <w:left w:val="none" w:sz="0" w:space="0" w:color="auto"/>
            <w:bottom w:val="none" w:sz="0" w:space="0" w:color="auto"/>
            <w:right w:val="none" w:sz="0" w:space="0" w:color="auto"/>
          </w:divBdr>
        </w:div>
        <w:div w:id="266233846">
          <w:marLeft w:val="480"/>
          <w:marRight w:val="0"/>
          <w:marTop w:val="0"/>
          <w:marBottom w:val="0"/>
          <w:divBdr>
            <w:top w:val="none" w:sz="0" w:space="0" w:color="auto"/>
            <w:left w:val="none" w:sz="0" w:space="0" w:color="auto"/>
            <w:bottom w:val="none" w:sz="0" w:space="0" w:color="auto"/>
            <w:right w:val="none" w:sz="0" w:space="0" w:color="auto"/>
          </w:divBdr>
        </w:div>
        <w:div w:id="276373594">
          <w:marLeft w:val="480"/>
          <w:marRight w:val="0"/>
          <w:marTop w:val="0"/>
          <w:marBottom w:val="0"/>
          <w:divBdr>
            <w:top w:val="none" w:sz="0" w:space="0" w:color="auto"/>
            <w:left w:val="none" w:sz="0" w:space="0" w:color="auto"/>
            <w:bottom w:val="none" w:sz="0" w:space="0" w:color="auto"/>
            <w:right w:val="none" w:sz="0" w:space="0" w:color="auto"/>
          </w:divBdr>
        </w:div>
        <w:div w:id="322927495">
          <w:marLeft w:val="480"/>
          <w:marRight w:val="0"/>
          <w:marTop w:val="0"/>
          <w:marBottom w:val="0"/>
          <w:divBdr>
            <w:top w:val="none" w:sz="0" w:space="0" w:color="auto"/>
            <w:left w:val="none" w:sz="0" w:space="0" w:color="auto"/>
            <w:bottom w:val="none" w:sz="0" w:space="0" w:color="auto"/>
            <w:right w:val="none" w:sz="0" w:space="0" w:color="auto"/>
          </w:divBdr>
        </w:div>
        <w:div w:id="396897697">
          <w:marLeft w:val="480"/>
          <w:marRight w:val="0"/>
          <w:marTop w:val="0"/>
          <w:marBottom w:val="0"/>
          <w:divBdr>
            <w:top w:val="none" w:sz="0" w:space="0" w:color="auto"/>
            <w:left w:val="none" w:sz="0" w:space="0" w:color="auto"/>
            <w:bottom w:val="none" w:sz="0" w:space="0" w:color="auto"/>
            <w:right w:val="none" w:sz="0" w:space="0" w:color="auto"/>
          </w:divBdr>
        </w:div>
        <w:div w:id="443497696">
          <w:marLeft w:val="480"/>
          <w:marRight w:val="0"/>
          <w:marTop w:val="0"/>
          <w:marBottom w:val="0"/>
          <w:divBdr>
            <w:top w:val="none" w:sz="0" w:space="0" w:color="auto"/>
            <w:left w:val="none" w:sz="0" w:space="0" w:color="auto"/>
            <w:bottom w:val="none" w:sz="0" w:space="0" w:color="auto"/>
            <w:right w:val="none" w:sz="0" w:space="0" w:color="auto"/>
          </w:divBdr>
        </w:div>
        <w:div w:id="506019039">
          <w:marLeft w:val="480"/>
          <w:marRight w:val="0"/>
          <w:marTop w:val="0"/>
          <w:marBottom w:val="0"/>
          <w:divBdr>
            <w:top w:val="none" w:sz="0" w:space="0" w:color="auto"/>
            <w:left w:val="none" w:sz="0" w:space="0" w:color="auto"/>
            <w:bottom w:val="none" w:sz="0" w:space="0" w:color="auto"/>
            <w:right w:val="none" w:sz="0" w:space="0" w:color="auto"/>
          </w:divBdr>
        </w:div>
        <w:div w:id="525947328">
          <w:marLeft w:val="480"/>
          <w:marRight w:val="0"/>
          <w:marTop w:val="0"/>
          <w:marBottom w:val="0"/>
          <w:divBdr>
            <w:top w:val="none" w:sz="0" w:space="0" w:color="auto"/>
            <w:left w:val="none" w:sz="0" w:space="0" w:color="auto"/>
            <w:bottom w:val="none" w:sz="0" w:space="0" w:color="auto"/>
            <w:right w:val="none" w:sz="0" w:space="0" w:color="auto"/>
          </w:divBdr>
        </w:div>
        <w:div w:id="651108024">
          <w:marLeft w:val="480"/>
          <w:marRight w:val="0"/>
          <w:marTop w:val="0"/>
          <w:marBottom w:val="0"/>
          <w:divBdr>
            <w:top w:val="none" w:sz="0" w:space="0" w:color="auto"/>
            <w:left w:val="none" w:sz="0" w:space="0" w:color="auto"/>
            <w:bottom w:val="none" w:sz="0" w:space="0" w:color="auto"/>
            <w:right w:val="none" w:sz="0" w:space="0" w:color="auto"/>
          </w:divBdr>
        </w:div>
        <w:div w:id="668824143">
          <w:marLeft w:val="480"/>
          <w:marRight w:val="0"/>
          <w:marTop w:val="0"/>
          <w:marBottom w:val="0"/>
          <w:divBdr>
            <w:top w:val="none" w:sz="0" w:space="0" w:color="auto"/>
            <w:left w:val="none" w:sz="0" w:space="0" w:color="auto"/>
            <w:bottom w:val="none" w:sz="0" w:space="0" w:color="auto"/>
            <w:right w:val="none" w:sz="0" w:space="0" w:color="auto"/>
          </w:divBdr>
        </w:div>
        <w:div w:id="764616751">
          <w:marLeft w:val="480"/>
          <w:marRight w:val="0"/>
          <w:marTop w:val="0"/>
          <w:marBottom w:val="0"/>
          <w:divBdr>
            <w:top w:val="none" w:sz="0" w:space="0" w:color="auto"/>
            <w:left w:val="none" w:sz="0" w:space="0" w:color="auto"/>
            <w:bottom w:val="none" w:sz="0" w:space="0" w:color="auto"/>
            <w:right w:val="none" w:sz="0" w:space="0" w:color="auto"/>
          </w:divBdr>
        </w:div>
        <w:div w:id="882325748">
          <w:marLeft w:val="480"/>
          <w:marRight w:val="0"/>
          <w:marTop w:val="0"/>
          <w:marBottom w:val="0"/>
          <w:divBdr>
            <w:top w:val="none" w:sz="0" w:space="0" w:color="auto"/>
            <w:left w:val="none" w:sz="0" w:space="0" w:color="auto"/>
            <w:bottom w:val="none" w:sz="0" w:space="0" w:color="auto"/>
            <w:right w:val="none" w:sz="0" w:space="0" w:color="auto"/>
          </w:divBdr>
        </w:div>
        <w:div w:id="885413764">
          <w:marLeft w:val="480"/>
          <w:marRight w:val="0"/>
          <w:marTop w:val="0"/>
          <w:marBottom w:val="0"/>
          <w:divBdr>
            <w:top w:val="none" w:sz="0" w:space="0" w:color="auto"/>
            <w:left w:val="none" w:sz="0" w:space="0" w:color="auto"/>
            <w:bottom w:val="none" w:sz="0" w:space="0" w:color="auto"/>
            <w:right w:val="none" w:sz="0" w:space="0" w:color="auto"/>
          </w:divBdr>
        </w:div>
        <w:div w:id="902957278">
          <w:marLeft w:val="480"/>
          <w:marRight w:val="0"/>
          <w:marTop w:val="0"/>
          <w:marBottom w:val="0"/>
          <w:divBdr>
            <w:top w:val="none" w:sz="0" w:space="0" w:color="auto"/>
            <w:left w:val="none" w:sz="0" w:space="0" w:color="auto"/>
            <w:bottom w:val="none" w:sz="0" w:space="0" w:color="auto"/>
            <w:right w:val="none" w:sz="0" w:space="0" w:color="auto"/>
          </w:divBdr>
        </w:div>
        <w:div w:id="951471412">
          <w:marLeft w:val="480"/>
          <w:marRight w:val="0"/>
          <w:marTop w:val="0"/>
          <w:marBottom w:val="0"/>
          <w:divBdr>
            <w:top w:val="none" w:sz="0" w:space="0" w:color="auto"/>
            <w:left w:val="none" w:sz="0" w:space="0" w:color="auto"/>
            <w:bottom w:val="none" w:sz="0" w:space="0" w:color="auto"/>
            <w:right w:val="none" w:sz="0" w:space="0" w:color="auto"/>
          </w:divBdr>
        </w:div>
        <w:div w:id="960067566">
          <w:marLeft w:val="480"/>
          <w:marRight w:val="0"/>
          <w:marTop w:val="0"/>
          <w:marBottom w:val="0"/>
          <w:divBdr>
            <w:top w:val="none" w:sz="0" w:space="0" w:color="auto"/>
            <w:left w:val="none" w:sz="0" w:space="0" w:color="auto"/>
            <w:bottom w:val="none" w:sz="0" w:space="0" w:color="auto"/>
            <w:right w:val="none" w:sz="0" w:space="0" w:color="auto"/>
          </w:divBdr>
        </w:div>
        <w:div w:id="978848371">
          <w:marLeft w:val="480"/>
          <w:marRight w:val="0"/>
          <w:marTop w:val="0"/>
          <w:marBottom w:val="0"/>
          <w:divBdr>
            <w:top w:val="none" w:sz="0" w:space="0" w:color="auto"/>
            <w:left w:val="none" w:sz="0" w:space="0" w:color="auto"/>
            <w:bottom w:val="none" w:sz="0" w:space="0" w:color="auto"/>
            <w:right w:val="none" w:sz="0" w:space="0" w:color="auto"/>
          </w:divBdr>
        </w:div>
        <w:div w:id="982778147">
          <w:marLeft w:val="480"/>
          <w:marRight w:val="0"/>
          <w:marTop w:val="0"/>
          <w:marBottom w:val="0"/>
          <w:divBdr>
            <w:top w:val="none" w:sz="0" w:space="0" w:color="auto"/>
            <w:left w:val="none" w:sz="0" w:space="0" w:color="auto"/>
            <w:bottom w:val="none" w:sz="0" w:space="0" w:color="auto"/>
            <w:right w:val="none" w:sz="0" w:space="0" w:color="auto"/>
          </w:divBdr>
        </w:div>
        <w:div w:id="993021441">
          <w:marLeft w:val="480"/>
          <w:marRight w:val="0"/>
          <w:marTop w:val="0"/>
          <w:marBottom w:val="0"/>
          <w:divBdr>
            <w:top w:val="none" w:sz="0" w:space="0" w:color="auto"/>
            <w:left w:val="none" w:sz="0" w:space="0" w:color="auto"/>
            <w:bottom w:val="none" w:sz="0" w:space="0" w:color="auto"/>
            <w:right w:val="none" w:sz="0" w:space="0" w:color="auto"/>
          </w:divBdr>
        </w:div>
        <w:div w:id="1138913162">
          <w:marLeft w:val="480"/>
          <w:marRight w:val="0"/>
          <w:marTop w:val="0"/>
          <w:marBottom w:val="0"/>
          <w:divBdr>
            <w:top w:val="none" w:sz="0" w:space="0" w:color="auto"/>
            <w:left w:val="none" w:sz="0" w:space="0" w:color="auto"/>
            <w:bottom w:val="none" w:sz="0" w:space="0" w:color="auto"/>
            <w:right w:val="none" w:sz="0" w:space="0" w:color="auto"/>
          </w:divBdr>
        </w:div>
        <w:div w:id="1165705211">
          <w:marLeft w:val="480"/>
          <w:marRight w:val="0"/>
          <w:marTop w:val="0"/>
          <w:marBottom w:val="0"/>
          <w:divBdr>
            <w:top w:val="none" w:sz="0" w:space="0" w:color="auto"/>
            <w:left w:val="none" w:sz="0" w:space="0" w:color="auto"/>
            <w:bottom w:val="none" w:sz="0" w:space="0" w:color="auto"/>
            <w:right w:val="none" w:sz="0" w:space="0" w:color="auto"/>
          </w:divBdr>
        </w:div>
        <w:div w:id="1170876170">
          <w:marLeft w:val="480"/>
          <w:marRight w:val="0"/>
          <w:marTop w:val="0"/>
          <w:marBottom w:val="0"/>
          <w:divBdr>
            <w:top w:val="none" w:sz="0" w:space="0" w:color="auto"/>
            <w:left w:val="none" w:sz="0" w:space="0" w:color="auto"/>
            <w:bottom w:val="none" w:sz="0" w:space="0" w:color="auto"/>
            <w:right w:val="none" w:sz="0" w:space="0" w:color="auto"/>
          </w:divBdr>
        </w:div>
        <w:div w:id="1214465066">
          <w:marLeft w:val="480"/>
          <w:marRight w:val="0"/>
          <w:marTop w:val="0"/>
          <w:marBottom w:val="0"/>
          <w:divBdr>
            <w:top w:val="none" w:sz="0" w:space="0" w:color="auto"/>
            <w:left w:val="none" w:sz="0" w:space="0" w:color="auto"/>
            <w:bottom w:val="none" w:sz="0" w:space="0" w:color="auto"/>
            <w:right w:val="none" w:sz="0" w:space="0" w:color="auto"/>
          </w:divBdr>
        </w:div>
        <w:div w:id="1242180537">
          <w:marLeft w:val="480"/>
          <w:marRight w:val="0"/>
          <w:marTop w:val="0"/>
          <w:marBottom w:val="0"/>
          <w:divBdr>
            <w:top w:val="none" w:sz="0" w:space="0" w:color="auto"/>
            <w:left w:val="none" w:sz="0" w:space="0" w:color="auto"/>
            <w:bottom w:val="none" w:sz="0" w:space="0" w:color="auto"/>
            <w:right w:val="none" w:sz="0" w:space="0" w:color="auto"/>
          </w:divBdr>
        </w:div>
        <w:div w:id="1248810060">
          <w:marLeft w:val="480"/>
          <w:marRight w:val="0"/>
          <w:marTop w:val="0"/>
          <w:marBottom w:val="0"/>
          <w:divBdr>
            <w:top w:val="none" w:sz="0" w:space="0" w:color="auto"/>
            <w:left w:val="none" w:sz="0" w:space="0" w:color="auto"/>
            <w:bottom w:val="none" w:sz="0" w:space="0" w:color="auto"/>
            <w:right w:val="none" w:sz="0" w:space="0" w:color="auto"/>
          </w:divBdr>
        </w:div>
        <w:div w:id="1265923266">
          <w:marLeft w:val="480"/>
          <w:marRight w:val="0"/>
          <w:marTop w:val="0"/>
          <w:marBottom w:val="0"/>
          <w:divBdr>
            <w:top w:val="none" w:sz="0" w:space="0" w:color="auto"/>
            <w:left w:val="none" w:sz="0" w:space="0" w:color="auto"/>
            <w:bottom w:val="none" w:sz="0" w:space="0" w:color="auto"/>
            <w:right w:val="none" w:sz="0" w:space="0" w:color="auto"/>
          </w:divBdr>
        </w:div>
        <w:div w:id="1272320105">
          <w:marLeft w:val="480"/>
          <w:marRight w:val="0"/>
          <w:marTop w:val="0"/>
          <w:marBottom w:val="0"/>
          <w:divBdr>
            <w:top w:val="none" w:sz="0" w:space="0" w:color="auto"/>
            <w:left w:val="none" w:sz="0" w:space="0" w:color="auto"/>
            <w:bottom w:val="none" w:sz="0" w:space="0" w:color="auto"/>
            <w:right w:val="none" w:sz="0" w:space="0" w:color="auto"/>
          </w:divBdr>
        </w:div>
        <w:div w:id="1360275388">
          <w:marLeft w:val="480"/>
          <w:marRight w:val="0"/>
          <w:marTop w:val="0"/>
          <w:marBottom w:val="0"/>
          <w:divBdr>
            <w:top w:val="none" w:sz="0" w:space="0" w:color="auto"/>
            <w:left w:val="none" w:sz="0" w:space="0" w:color="auto"/>
            <w:bottom w:val="none" w:sz="0" w:space="0" w:color="auto"/>
            <w:right w:val="none" w:sz="0" w:space="0" w:color="auto"/>
          </w:divBdr>
        </w:div>
        <w:div w:id="1366560722">
          <w:marLeft w:val="480"/>
          <w:marRight w:val="0"/>
          <w:marTop w:val="0"/>
          <w:marBottom w:val="0"/>
          <w:divBdr>
            <w:top w:val="none" w:sz="0" w:space="0" w:color="auto"/>
            <w:left w:val="none" w:sz="0" w:space="0" w:color="auto"/>
            <w:bottom w:val="none" w:sz="0" w:space="0" w:color="auto"/>
            <w:right w:val="none" w:sz="0" w:space="0" w:color="auto"/>
          </w:divBdr>
        </w:div>
        <w:div w:id="1368070579">
          <w:marLeft w:val="480"/>
          <w:marRight w:val="0"/>
          <w:marTop w:val="0"/>
          <w:marBottom w:val="0"/>
          <w:divBdr>
            <w:top w:val="none" w:sz="0" w:space="0" w:color="auto"/>
            <w:left w:val="none" w:sz="0" w:space="0" w:color="auto"/>
            <w:bottom w:val="none" w:sz="0" w:space="0" w:color="auto"/>
            <w:right w:val="none" w:sz="0" w:space="0" w:color="auto"/>
          </w:divBdr>
        </w:div>
        <w:div w:id="1379744084">
          <w:marLeft w:val="480"/>
          <w:marRight w:val="0"/>
          <w:marTop w:val="0"/>
          <w:marBottom w:val="0"/>
          <w:divBdr>
            <w:top w:val="none" w:sz="0" w:space="0" w:color="auto"/>
            <w:left w:val="none" w:sz="0" w:space="0" w:color="auto"/>
            <w:bottom w:val="none" w:sz="0" w:space="0" w:color="auto"/>
            <w:right w:val="none" w:sz="0" w:space="0" w:color="auto"/>
          </w:divBdr>
        </w:div>
        <w:div w:id="1425220678">
          <w:marLeft w:val="480"/>
          <w:marRight w:val="0"/>
          <w:marTop w:val="0"/>
          <w:marBottom w:val="0"/>
          <w:divBdr>
            <w:top w:val="none" w:sz="0" w:space="0" w:color="auto"/>
            <w:left w:val="none" w:sz="0" w:space="0" w:color="auto"/>
            <w:bottom w:val="none" w:sz="0" w:space="0" w:color="auto"/>
            <w:right w:val="none" w:sz="0" w:space="0" w:color="auto"/>
          </w:divBdr>
        </w:div>
        <w:div w:id="1451129427">
          <w:marLeft w:val="480"/>
          <w:marRight w:val="0"/>
          <w:marTop w:val="0"/>
          <w:marBottom w:val="0"/>
          <w:divBdr>
            <w:top w:val="none" w:sz="0" w:space="0" w:color="auto"/>
            <w:left w:val="none" w:sz="0" w:space="0" w:color="auto"/>
            <w:bottom w:val="none" w:sz="0" w:space="0" w:color="auto"/>
            <w:right w:val="none" w:sz="0" w:space="0" w:color="auto"/>
          </w:divBdr>
        </w:div>
        <w:div w:id="1464738661">
          <w:marLeft w:val="480"/>
          <w:marRight w:val="0"/>
          <w:marTop w:val="0"/>
          <w:marBottom w:val="0"/>
          <w:divBdr>
            <w:top w:val="none" w:sz="0" w:space="0" w:color="auto"/>
            <w:left w:val="none" w:sz="0" w:space="0" w:color="auto"/>
            <w:bottom w:val="none" w:sz="0" w:space="0" w:color="auto"/>
            <w:right w:val="none" w:sz="0" w:space="0" w:color="auto"/>
          </w:divBdr>
        </w:div>
        <w:div w:id="1503740780">
          <w:marLeft w:val="480"/>
          <w:marRight w:val="0"/>
          <w:marTop w:val="0"/>
          <w:marBottom w:val="0"/>
          <w:divBdr>
            <w:top w:val="none" w:sz="0" w:space="0" w:color="auto"/>
            <w:left w:val="none" w:sz="0" w:space="0" w:color="auto"/>
            <w:bottom w:val="none" w:sz="0" w:space="0" w:color="auto"/>
            <w:right w:val="none" w:sz="0" w:space="0" w:color="auto"/>
          </w:divBdr>
        </w:div>
        <w:div w:id="1603536439">
          <w:marLeft w:val="480"/>
          <w:marRight w:val="0"/>
          <w:marTop w:val="0"/>
          <w:marBottom w:val="0"/>
          <w:divBdr>
            <w:top w:val="none" w:sz="0" w:space="0" w:color="auto"/>
            <w:left w:val="none" w:sz="0" w:space="0" w:color="auto"/>
            <w:bottom w:val="none" w:sz="0" w:space="0" w:color="auto"/>
            <w:right w:val="none" w:sz="0" w:space="0" w:color="auto"/>
          </w:divBdr>
        </w:div>
        <w:div w:id="1613440482">
          <w:marLeft w:val="480"/>
          <w:marRight w:val="0"/>
          <w:marTop w:val="0"/>
          <w:marBottom w:val="0"/>
          <w:divBdr>
            <w:top w:val="none" w:sz="0" w:space="0" w:color="auto"/>
            <w:left w:val="none" w:sz="0" w:space="0" w:color="auto"/>
            <w:bottom w:val="none" w:sz="0" w:space="0" w:color="auto"/>
            <w:right w:val="none" w:sz="0" w:space="0" w:color="auto"/>
          </w:divBdr>
        </w:div>
        <w:div w:id="1735397328">
          <w:marLeft w:val="480"/>
          <w:marRight w:val="0"/>
          <w:marTop w:val="0"/>
          <w:marBottom w:val="0"/>
          <w:divBdr>
            <w:top w:val="none" w:sz="0" w:space="0" w:color="auto"/>
            <w:left w:val="none" w:sz="0" w:space="0" w:color="auto"/>
            <w:bottom w:val="none" w:sz="0" w:space="0" w:color="auto"/>
            <w:right w:val="none" w:sz="0" w:space="0" w:color="auto"/>
          </w:divBdr>
        </w:div>
        <w:div w:id="1757089765">
          <w:marLeft w:val="480"/>
          <w:marRight w:val="0"/>
          <w:marTop w:val="0"/>
          <w:marBottom w:val="0"/>
          <w:divBdr>
            <w:top w:val="none" w:sz="0" w:space="0" w:color="auto"/>
            <w:left w:val="none" w:sz="0" w:space="0" w:color="auto"/>
            <w:bottom w:val="none" w:sz="0" w:space="0" w:color="auto"/>
            <w:right w:val="none" w:sz="0" w:space="0" w:color="auto"/>
          </w:divBdr>
        </w:div>
        <w:div w:id="1803301657">
          <w:marLeft w:val="480"/>
          <w:marRight w:val="0"/>
          <w:marTop w:val="0"/>
          <w:marBottom w:val="0"/>
          <w:divBdr>
            <w:top w:val="none" w:sz="0" w:space="0" w:color="auto"/>
            <w:left w:val="none" w:sz="0" w:space="0" w:color="auto"/>
            <w:bottom w:val="none" w:sz="0" w:space="0" w:color="auto"/>
            <w:right w:val="none" w:sz="0" w:space="0" w:color="auto"/>
          </w:divBdr>
        </w:div>
        <w:div w:id="1829862818">
          <w:marLeft w:val="480"/>
          <w:marRight w:val="0"/>
          <w:marTop w:val="0"/>
          <w:marBottom w:val="0"/>
          <w:divBdr>
            <w:top w:val="none" w:sz="0" w:space="0" w:color="auto"/>
            <w:left w:val="none" w:sz="0" w:space="0" w:color="auto"/>
            <w:bottom w:val="none" w:sz="0" w:space="0" w:color="auto"/>
            <w:right w:val="none" w:sz="0" w:space="0" w:color="auto"/>
          </w:divBdr>
        </w:div>
        <w:div w:id="1835560415">
          <w:marLeft w:val="480"/>
          <w:marRight w:val="0"/>
          <w:marTop w:val="0"/>
          <w:marBottom w:val="0"/>
          <w:divBdr>
            <w:top w:val="none" w:sz="0" w:space="0" w:color="auto"/>
            <w:left w:val="none" w:sz="0" w:space="0" w:color="auto"/>
            <w:bottom w:val="none" w:sz="0" w:space="0" w:color="auto"/>
            <w:right w:val="none" w:sz="0" w:space="0" w:color="auto"/>
          </w:divBdr>
        </w:div>
        <w:div w:id="1875728928">
          <w:marLeft w:val="480"/>
          <w:marRight w:val="0"/>
          <w:marTop w:val="0"/>
          <w:marBottom w:val="0"/>
          <w:divBdr>
            <w:top w:val="none" w:sz="0" w:space="0" w:color="auto"/>
            <w:left w:val="none" w:sz="0" w:space="0" w:color="auto"/>
            <w:bottom w:val="none" w:sz="0" w:space="0" w:color="auto"/>
            <w:right w:val="none" w:sz="0" w:space="0" w:color="auto"/>
          </w:divBdr>
        </w:div>
        <w:div w:id="1946111237">
          <w:marLeft w:val="480"/>
          <w:marRight w:val="0"/>
          <w:marTop w:val="0"/>
          <w:marBottom w:val="0"/>
          <w:divBdr>
            <w:top w:val="none" w:sz="0" w:space="0" w:color="auto"/>
            <w:left w:val="none" w:sz="0" w:space="0" w:color="auto"/>
            <w:bottom w:val="none" w:sz="0" w:space="0" w:color="auto"/>
            <w:right w:val="none" w:sz="0" w:space="0" w:color="auto"/>
          </w:divBdr>
        </w:div>
        <w:div w:id="2024897318">
          <w:marLeft w:val="480"/>
          <w:marRight w:val="0"/>
          <w:marTop w:val="0"/>
          <w:marBottom w:val="0"/>
          <w:divBdr>
            <w:top w:val="none" w:sz="0" w:space="0" w:color="auto"/>
            <w:left w:val="none" w:sz="0" w:space="0" w:color="auto"/>
            <w:bottom w:val="none" w:sz="0" w:space="0" w:color="auto"/>
            <w:right w:val="none" w:sz="0" w:space="0" w:color="auto"/>
          </w:divBdr>
        </w:div>
        <w:div w:id="2054885826">
          <w:marLeft w:val="480"/>
          <w:marRight w:val="0"/>
          <w:marTop w:val="0"/>
          <w:marBottom w:val="0"/>
          <w:divBdr>
            <w:top w:val="none" w:sz="0" w:space="0" w:color="auto"/>
            <w:left w:val="none" w:sz="0" w:space="0" w:color="auto"/>
            <w:bottom w:val="none" w:sz="0" w:space="0" w:color="auto"/>
            <w:right w:val="none" w:sz="0" w:space="0" w:color="auto"/>
          </w:divBdr>
        </w:div>
        <w:div w:id="2091466973">
          <w:marLeft w:val="480"/>
          <w:marRight w:val="0"/>
          <w:marTop w:val="0"/>
          <w:marBottom w:val="0"/>
          <w:divBdr>
            <w:top w:val="none" w:sz="0" w:space="0" w:color="auto"/>
            <w:left w:val="none" w:sz="0" w:space="0" w:color="auto"/>
            <w:bottom w:val="none" w:sz="0" w:space="0" w:color="auto"/>
            <w:right w:val="none" w:sz="0" w:space="0" w:color="auto"/>
          </w:divBdr>
        </w:div>
        <w:div w:id="2128086909">
          <w:marLeft w:val="480"/>
          <w:marRight w:val="0"/>
          <w:marTop w:val="0"/>
          <w:marBottom w:val="0"/>
          <w:divBdr>
            <w:top w:val="none" w:sz="0" w:space="0" w:color="auto"/>
            <w:left w:val="none" w:sz="0" w:space="0" w:color="auto"/>
            <w:bottom w:val="none" w:sz="0" w:space="0" w:color="auto"/>
            <w:right w:val="none" w:sz="0" w:space="0" w:color="auto"/>
          </w:divBdr>
        </w:div>
      </w:divsChild>
    </w:div>
    <w:div w:id="1234967301">
      <w:marLeft w:val="640"/>
      <w:marRight w:val="0"/>
      <w:marTop w:val="0"/>
      <w:marBottom w:val="0"/>
      <w:divBdr>
        <w:top w:val="none" w:sz="0" w:space="0" w:color="auto"/>
        <w:left w:val="none" w:sz="0" w:space="0" w:color="auto"/>
        <w:bottom w:val="none" w:sz="0" w:space="0" w:color="auto"/>
        <w:right w:val="none" w:sz="0" w:space="0" w:color="auto"/>
      </w:divBdr>
    </w:div>
    <w:div w:id="1235050889">
      <w:marLeft w:val="480"/>
      <w:marRight w:val="0"/>
      <w:marTop w:val="0"/>
      <w:marBottom w:val="0"/>
      <w:divBdr>
        <w:top w:val="none" w:sz="0" w:space="0" w:color="auto"/>
        <w:left w:val="none" w:sz="0" w:space="0" w:color="auto"/>
        <w:bottom w:val="none" w:sz="0" w:space="0" w:color="auto"/>
        <w:right w:val="none" w:sz="0" w:space="0" w:color="auto"/>
      </w:divBdr>
    </w:div>
    <w:div w:id="1235240155">
      <w:bodyDiv w:val="1"/>
      <w:marLeft w:val="0"/>
      <w:marRight w:val="0"/>
      <w:marTop w:val="0"/>
      <w:marBottom w:val="0"/>
      <w:divBdr>
        <w:top w:val="none" w:sz="0" w:space="0" w:color="auto"/>
        <w:left w:val="none" w:sz="0" w:space="0" w:color="auto"/>
        <w:bottom w:val="none" w:sz="0" w:space="0" w:color="auto"/>
        <w:right w:val="none" w:sz="0" w:space="0" w:color="auto"/>
      </w:divBdr>
      <w:divsChild>
        <w:div w:id="19089082">
          <w:marLeft w:val="480"/>
          <w:marRight w:val="0"/>
          <w:marTop w:val="0"/>
          <w:marBottom w:val="0"/>
          <w:divBdr>
            <w:top w:val="none" w:sz="0" w:space="0" w:color="auto"/>
            <w:left w:val="none" w:sz="0" w:space="0" w:color="auto"/>
            <w:bottom w:val="none" w:sz="0" w:space="0" w:color="auto"/>
            <w:right w:val="none" w:sz="0" w:space="0" w:color="auto"/>
          </w:divBdr>
        </w:div>
        <w:div w:id="112094036">
          <w:marLeft w:val="480"/>
          <w:marRight w:val="0"/>
          <w:marTop w:val="0"/>
          <w:marBottom w:val="0"/>
          <w:divBdr>
            <w:top w:val="none" w:sz="0" w:space="0" w:color="auto"/>
            <w:left w:val="none" w:sz="0" w:space="0" w:color="auto"/>
            <w:bottom w:val="none" w:sz="0" w:space="0" w:color="auto"/>
            <w:right w:val="none" w:sz="0" w:space="0" w:color="auto"/>
          </w:divBdr>
        </w:div>
        <w:div w:id="129565828">
          <w:marLeft w:val="480"/>
          <w:marRight w:val="0"/>
          <w:marTop w:val="0"/>
          <w:marBottom w:val="0"/>
          <w:divBdr>
            <w:top w:val="none" w:sz="0" w:space="0" w:color="auto"/>
            <w:left w:val="none" w:sz="0" w:space="0" w:color="auto"/>
            <w:bottom w:val="none" w:sz="0" w:space="0" w:color="auto"/>
            <w:right w:val="none" w:sz="0" w:space="0" w:color="auto"/>
          </w:divBdr>
        </w:div>
        <w:div w:id="130248266">
          <w:marLeft w:val="480"/>
          <w:marRight w:val="0"/>
          <w:marTop w:val="0"/>
          <w:marBottom w:val="0"/>
          <w:divBdr>
            <w:top w:val="none" w:sz="0" w:space="0" w:color="auto"/>
            <w:left w:val="none" w:sz="0" w:space="0" w:color="auto"/>
            <w:bottom w:val="none" w:sz="0" w:space="0" w:color="auto"/>
            <w:right w:val="none" w:sz="0" w:space="0" w:color="auto"/>
          </w:divBdr>
        </w:div>
        <w:div w:id="169101576">
          <w:marLeft w:val="480"/>
          <w:marRight w:val="0"/>
          <w:marTop w:val="0"/>
          <w:marBottom w:val="0"/>
          <w:divBdr>
            <w:top w:val="none" w:sz="0" w:space="0" w:color="auto"/>
            <w:left w:val="none" w:sz="0" w:space="0" w:color="auto"/>
            <w:bottom w:val="none" w:sz="0" w:space="0" w:color="auto"/>
            <w:right w:val="none" w:sz="0" w:space="0" w:color="auto"/>
          </w:divBdr>
        </w:div>
        <w:div w:id="206987334">
          <w:marLeft w:val="480"/>
          <w:marRight w:val="0"/>
          <w:marTop w:val="0"/>
          <w:marBottom w:val="0"/>
          <w:divBdr>
            <w:top w:val="none" w:sz="0" w:space="0" w:color="auto"/>
            <w:left w:val="none" w:sz="0" w:space="0" w:color="auto"/>
            <w:bottom w:val="none" w:sz="0" w:space="0" w:color="auto"/>
            <w:right w:val="none" w:sz="0" w:space="0" w:color="auto"/>
          </w:divBdr>
        </w:div>
        <w:div w:id="400756313">
          <w:marLeft w:val="480"/>
          <w:marRight w:val="0"/>
          <w:marTop w:val="0"/>
          <w:marBottom w:val="0"/>
          <w:divBdr>
            <w:top w:val="none" w:sz="0" w:space="0" w:color="auto"/>
            <w:left w:val="none" w:sz="0" w:space="0" w:color="auto"/>
            <w:bottom w:val="none" w:sz="0" w:space="0" w:color="auto"/>
            <w:right w:val="none" w:sz="0" w:space="0" w:color="auto"/>
          </w:divBdr>
        </w:div>
        <w:div w:id="461658052">
          <w:marLeft w:val="480"/>
          <w:marRight w:val="0"/>
          <w:marTop w:val="0"/>
          <w:marBottom w:val="0"/>
          <w:divBdr>
            <w:top w:val="none" w:sz="0" w:space="0" w:color="auto"/>
            <w:left w:val="none" w:sz="0" w:space="0" w:color="auto"/>
            <w:bottom w:val="none" w:sz="0" w:space="0" w:color="auto"/>
            <w:right w:val="none" w:sz="0" w:space="0" w:color="auto"/>
          </w:divBdr>
        </w:div>
        <w:div w:id="487357465">
          <w:marLeft w:val="480"/>
          <w:marRight w:val="0"/>
          <w:marTop w:val="0"/>
          <w:marBottom w:val="0"/>
          <w:divBdr>
            <w:top w:val="none" w:sz="0" w:space="0" w:color="auto"/>
            <w:left w:val="none" w:sz="0" w:space="0" w:color="auto"/>
            <w:bottom w:val="none" w:sz="0" w:space="0" w:color="auto"/>
            <w:right w:val="none" w:sz="0" w:space="0" w:color="auto"/>
          </w:divBdr>
        </w:div>
        <w:div w:id="526258059">
          <w:marLeft w:val="480"/>
          <w:marRight w:val="0"/>
          <w:marTop w:val="0"/>
          <w:marBottom w:val="0"/>
          <w:divBdr>
            <w:top w:val="none" w:sz="0" w:space="0" w:color="auto"/>
            <w:left w:val="none" w:sz="0" w:space="0" w:color="auto"/>
            <w:bottom w:val="none" w:sz="0" w:space="0" w:color="auto"/>
            <w:right w:val="none" w:sz="0" w:space="0" w:color="auto"/>
          </w:divBdr>
        </w:div>
        <w:div w:id="618489941">
          <w:marLeft w:val="480"/>
          <w:marRight w:val="0"/>
          <w:marTop w:val="0"/>
          <w:marBottom w:val="0"/>
          <w:divBdr>
            <w:top w:val="none" w:sz="0" w:space="0" w:color="auto"/>
            <w:left w:val="none" w:sz="0" w:space="0" w:color="auto"/>
            <w:bottom w:val="none" w:sz="0" w:space="0" w:color="auto"/>
            <w:right w:val="none" w:sz="0" w:space="0" w:color="auto"/>
          </w:divBdr>
        </w:div>
        <w:div w:id="660499388">
          <w:marLeft w:val="480"/>
          <w:marRight w:val="0"/>
          <w:marTop w:val="0"/>
          <w:marBottom w:val="0"/>
          <w:divBdr>
            <w:top w:val="none" w:sz="0" w:space="0" w:color="auto"/>
            <w:left w:val="none" w:sz="0" w:space="0" w:color="auto"/>
            <w:bottom w:val="none" w:sz="0" w:space="0" w:color="auto"/>
            <w:right w:val="none" w:sz="0" w:space="0" w:color="auto"/>
          </w:divBdr>
        </w:div>
        <w:div w:id="669453541">
          <w:marLeft w:val="480"/>
          <w:marRight w:val="0"/>
          <w:marTop w:val="0"/>
          <w:marBottom w:val="0"/>
          <w:divBdr>
            <w:top w:val="none" w:sz="0" w:space="0" w:color="auto"/>
            <w:left w:val="none" w:sz="0" w:space="0" w:color="auto"/>
            <w:bottom w:val="none" w:sz="0" w:space="0" w:color="auto"/>
            <w:right w:val="none" w:sz="0" w:space="0" w:color="auto"/>
          </w:divBdr>
        </w:div>
        <w:div w:id="700284717">
          <w:marLeft w:val="480"/>
          <w:marRight w:val="0"/>
          <w:marTop w:val="0"/>
          <w:marBottom w:val="0"/>
          <w:divBdr>
            <w:top w:val="none" w:sz="0" w:space="0" w:color="auto"/>
            <w:left w:val="none" w:sz="0" w:space="0" w:color="auto"/>
            <w:bottom w:val="none" w:sz="0" w:space="0" w:color="auto"/>
            <w:right w:val="none" w:sz="0" w:space="0" w:color="auto"/>
          </w:divBdr>
        </w:div>
        <w:div w:id="732630166">
          <w:marLeft w:val="480"/>
          <w:marRight w:val="0"/>
          <w:marTop w:val="0"/>
          <w:marBottom w:val="0"/>
          <w:divBdr>
            <w:top w:val="none" w:sz="0" w:space="0" w:color="auto"/>
            <w:left w:val="none" w:sz="0" w:space="0" w:color="auto"/>
            <w:bottom w:val="none" w:sz="0" w:space="0" w:color="auto"/>
            <w:right w:val="none" w:sz="0" w:space="0" w:color="auto"/>
          </w:divBdr>
        </w:div>
        <w:div w:id="761947299">
          <w:marLeft w:val="480"/>
          <w:marRight w:val="0"/>
          <w:marTop w:val="0"/>
          <w:marBottom w:val="0"/>
          <w:divBdr>
            <w:top w:val="none" w:sz="0" w:space="0" w:color="auto"/>
            <w:left w:val="none" w:sz="0" w:space="0" w:color="auto"/>
            <w:bottom w:val="none" w:sz="0" w:space="0" w:color="auto"/>
            <w:right w:val="none" w:sz="0" w:space="0" w:color="auto"/>
          </w:divBdr>
        </w:div>
        <w:div w:id="783158878">
          <w:marLeft w:val="480"/>
          <w:marRight w:val="0"/>
          <w:marTop w:val="0"/>
          <w:marBottom w:val="0"/>
          <w:divBdr>
            <w:top w:val="none" w:sz="0" w:space="0" w:color="auto"/>
            <w:left w:val="none" w:sz="0" w:space="0" w:color="auto"/>
            <w:bottom w:val="none" w:sz="0" w:space="0" w:color="auto"/>
            <w:right w:val="none" w:sz="0" w:space="0" w:color="auto"/>
          </w:divBdr>
        </w:div>
        <w:div w:id="792676418">
          <w:marLeft w:val="480"/>
          <w:marRight w:val="0"/>
          <w:marTop w:val="0"/>
          <w:marBottom w:val="0"/>
          <w:divBdr>
            <w:top w:val="none" w:sz="0" w:space="0" w:color="auto"/>
            <w:left w:val="none" w:sz="0" w:space="0" w:color="auto"/>
            <w:bottom w:val="none" w:sz="0" w:space="0" w:color="auto"/>
            <w:right w:val="none" w:sz="0" w:space="0" w:color="auto"/>
          </w:divBdr>
        </w:div>
        <w:div w:id="888224267">
          <w:marLeft w:val="480"/>
          <w:marRight w:val="0"/>
          <w:marTop w:val="0"/>
          <w:marBottom w:val="0"/>
          <w:divBdr>
            <w:top w:val="none" w:sz="0" w:space="0" w:color="auto"/>
            <w:left w:val="none" w:sz="0" w:space="0" w:color="auto"/>
            <w:bottom w:val="none" w:sz="0" w:space="0" w:color="auto"/>
            <w:right w:val="none" w:sz="0" w:space="0" w:color="auto"/>
          </w:divBdr>
        </w:div>
        <w:div w:id="929266929">
          <w:marLeft w:val="480"/>
          <w:marRight w:val="0"/>
          <w:marTop w:val="0"/>
          <w:marBottom w:val="0"/>
          <w:divBdr>
            <w:top w:val="none" w:sz="0" w:space="0" w:color="auto"/>
            <w:left w:val="none" w:sz="0" w:space="0" w:color="auto"/>
            <w:bottom w:val="none" w:sz="0" w:space="0" w:color="auto"/>
            <w:right w:val="none" w:sz="0" w:space="0" w:color="auto"/>
          </w:divBdr>
        </w:div>
        <w:div w:id="959654783">
          <w:marLeft w:val="480"/>
          <w:marRight w:val="0"/>
          <w:marTop w:val="0"/>
          <w:marBottom w:val="0"/>
          <w:divBdr>
            <w:top w:val="none" w:sz="0" w:space="0" w:color="auto"/>
            <w:left w:val="none" w:sz="0" w:space="0" w:color="auto"/>
            <w:bottom w:val="none" w:sz="0" w:space="0" w:color="auto"/>
            <w:right w:val="none" w:sz="0" w:space="0" w:color="auto"/>
          </w:divBdr>
        </w:div>
        <w:div w:id="980184882">
          <w:marLeft w:val="480"/>
          <w:marRight w:val="0"/>
          <w:marTop w:val="0"/>
          <w:marBottom w:val="0"/>
          <w:divBdr>
            <w:top w:val="none" w:sz="0" w:space="0" w:color="auto"/>
            <w:left w:val="none" w:sz="0" w:space="0" w:color="auto"/>
            <w:bottom w:val="none" w:sz="0" w:space="0" w:color="auto"/>
            <w:right w:val="none" w:sz="0" w:space="0" w:color="auto"/>
          </w:divBdr>
        </w:div>
        <w:div w:id="1039357030">
          <w:marLeft w:val="480"/>
          <w:marRight w:val="0"/>
          <w:marTop w:val="0"/>
          <w:marBottom w:val="0"/>
          <w:divBdr>
            <w:top w:val="none" w:sz="0" w:space="0" w:color="auto"/>
            <w:left w:val="none" w:sz="0" w:space="0" w:color="auto"/>
            <w:bottom w:val="none" w:sz="0" w:space="0" w:color="auto"/>
            <w:right w:val="none" w:sz="0" w:space="0" w:color="auto"/>
          </w:divBdr>
        </w:div>
        <w:div w:id="1110004573">
          <w:marLeft w:val="480"/>
          <w:marRight w:val="0"/>
          <w:marTop w:val="0"/>
          <w:marBottom w:val="0"/>
          <w:divBdr>
            <w:top w:val="none" w:sz="0" w:space="0" w:color="auto"/>
            <w:left w:val="none" w:sz="0" w:space="0" w:color="auto"/>
            <w:bottom w:val="none" w:sz="0" w:space="0" w:color="auto"/>
            <w:right w:val="none" w:sz="0" w:space="0" w:color="auto"/>
          </w:divBdr>
        </w:div>
        <w:div w:id="1145318955">
          <w:marLeft w:val="480"/>
          <w:marRight w:val="0"/>
          <w:marTop w:val="0"/>
          <w:marBottom w:val="0"/>
          <w:divBdr>
            <w:top w:val="none" w:sz="0" w:space="0" w:color="auto"/>
            <w:left w:val="none" w:sz="0" w:space="0" w:color="auto"/>
            <w:bottom w:val="none" w:sz="0" w:space="0" w:color="auto"/>
            <w:right w:val="none" w:sz="0" w:space="0" w:color="auto"/>
          </w:divBdr>
        </w:div>
        <w:div w:id="1152062237">
          <w:marLeft w:val="480"/>
          <w:marRight w:val="0"/>
          <w:marTop w:val="0"/>
          <w:marBottom w:val="0"/>
          <w:divBdr>
            <w:top w:val="none" w:sz="0" w:space="0" w:color="auto"/>
            <w:left w:val="none" w:sz="0" w:space="0" w:color="auto"/>
            <w:bottom w:val="none" w:sz="0" w:space="0" w:color="auto"/>
            <w:right w:val="none" w:sz="0" w:space="0" w:color="auto"/>
          </w:divBdr>
        </w:div>
        <w:div w:id="1219171932">
          <w:marLeft w:val="480"/>
          <w:marRight w:val="0"/>
          <w:marTop w:val="0"/>
          <w:marBottom w:val="0"/>
          <w:divBdr>
            <w:top w:val="none" w:sz="0" w:space="0" w:color="auto"/>
            <w:left w:val="none" w:sz="0" w:space="0" w:color="auto"/>
            <w:bottom w:val="none" w:sz="0" w:space="0" w:color="auto"/>
            <w:right w:val="none" w:sz="0" w:space="0" w:color="auto"/>
          </w:divBdr>
        </w:div>
        <w:div w:id="1227030986">
          <w:marLeft w:val="480"/>
          <w:marRight w:val="0"/>
          <w:marTop w:val="0"/>
          <w:marBottom w:val="0"/>
          <w:divBdr>
            <w:top w:val="none" w:sz="0" w:space="0" w:color="auto"/>
            <w:left w:val="none" w:sz="0" w:space="0" w:color="auto"/>
            <w:bottom w:val="none" w:sz="0" w:space="0" w:color="auto"/>
            <w:right w:val="none" w:sz="0" w:space="0" w:color="auto"/>
          </w:divBdr>
        </w:div>
        <w:div w:id="1250651118">
          <w:marLeft w:val="480"/>
          <w:marRight w:val="0"/>
          <w:marTop w:val="0"/>
          <w:marBottom w:val="0"/>
          <w:divBdr>
            <w:top w:val="none" w:sz="0" w:space="0" w:color="auto"/>
            <w:left w:val="none" w:sz="0" w:space="0" w:color="auto"/>
            <w:bottom w:val="none" w:sz="0" w:space="0" w:color="auto"/>
            <w:right w:val="none" w:sz="0" w:space="0" w:color="auto"/>
          </w:divBdr>
        </w:div>
        <w:div w:id="1259410403">
          <w:marLeft w:val="480"/>
          <w:marRight w:val="0"/>
          <w:marTop w:val="0"/>
          <w:marBottom w:val="0"/>
          <w:divBdr>
            <w:top w:val="none" w:sz="0" w:space="0" w:color="auto"/>
            <w:left w:val="none" w:sz="0" w:space="0" w:color="auto"/>
            <w:bottom w:val="none" w:sz="0" w:space="0" w:color="auto"/>
            <w:right w:val="none" w:sz="0" w:space="0" w:color="auto"/>
          </w:divBdr>
        </w:div>
        <w:div w:id="1260719620">
          <w:marLeft w:val="480"/>
          <w:marRight w:val="0"/>
          <w:marTop w:val="0"/>
          <w:marBottom w:val="0"/>
          <w:divBdr>
            <w:top w:val="none" w:sz="0" w:space="0" w:color="auto"/>
            <w:left w:val="none" w:sz="0" w:space="0" w:color="auto"/>
            <w:bottom w:val="none" w:sz="0" w:space="0" w:color="auto"/>
            <w:right w:val="none" w:sz="0" w:space="0" w:color="auto"/>
          </w:divBdr>
        </w:div>
        <w:div w:id="1281641787">
          <w:marLeft w:val="480"/>
          <w:marRight w:val="0"/>
          <w:marTop w:val="0"/>
          <w:marBottom w:val="0"/>
          <w:divBdr>
            <w:top w:val="none" w:sz="0" w:space="0" w:color="auto"/>
            <w:left w:val="none" w:sz="0" w:space="0" w:color="auto"/>
            <w:bottom w:val="none" w:sz="0" w:space="0" w:color="auto"/>
            <w:right w:val="none" w:sz="0" w:space="0" w:color="auto"/>
          </w:divBdr>
        </w:div>
        <w:div w:id="1291060271">
          <w:marLeft w:val="480"/>
          <w:marRight w:val="0"/>
          <w:marTop w:val="0"/>
          <w:marBottom w:val="0"/>
          <w:divBdr>
            <w:top w:val="none" w:sz="0" w:space="0" w:color="auto"/>
            <w:left w:val="none" w:sz="0" w:space="0" w:color="auto"/>
            <w:bottom w:val="none" w:sz="0" w:space="0" w:color="auto"/>
            <w:right w:val="none" w:sz="0" w:space="0" w:color="auto"/>
          </w:divBdr>
        </w:div>
        <w:div w:id="1361904378">
          <w:marLeft w:val="480"/>
          <w:marRight w:val="0"/>
          <w:marTop w:val="0"/>
          <w:marBottom w:val="0"/>
          <w:divBdr>
            <w:top w:val="none" w:sz="0" w:space="0" w:color="auto"/>
            <w:left w:val="none" w:sz="0" w:space="0" w:color="auto"/>
            <w:bottom w:val="none" w:sz="0" w:space="0" w:color="auto"/>
            <w:right w:val="none" w:sz="0" w:space="0" w:color="auto"/>
          </w:divBdr>
        </w:div>
        <w:div w:id="1440299254">
          <w:marLeft w:val="480"/>
          <w:marRight w:val="0"/>
          <w:marTop w:val="0"/>
          <w:marBottom w:val="0"/>
          <w:divBdr>
            <w:top w:val="none" w:sz="0" w:space="0" w:color="auto"/>
            <w:left w:val="none" w:sz="0" w:space="0" w:color="auto"/>
            <w:bottom w:val="none" w:sz="0" w:space="0" w:color="auto"/>
            <w:right w:val="none" w:sz="0" w:space="0" w:color="auto"/>
          </w:divBdr>
        </w:div>
        <w:div w:id="1471092611">
          <w:marLeft w:val="480"/>
          <w:marRight w:val="0"/>
          <w:marTop w:val="0"/>
          <w:marBottom w:val="0"/>
          <w:divBdr>
            <w:top w:val="none" w:sz="0" w:space="0" w:color="auto"/>
            <w:left w:val="none" w:sz="0" w:space="0" w:color="auto"/>
            <w:bottom w:val="none" w:sz="0" w:space="0" w:color="auto"/>
            <w:right w:val="none" w:sz="0" w:space="0" w:color="auto"/>
          </w:divBdr>
        </w:div>
        <w:div w:id="1559631031">
          <w:marLeft w:val="480"/>
          <w:marRight w:val="0"/>
          <w:marTop w:val="0"/>
          <w:marBottom w:val="0"/>
          <w:divBdr>
            <w:top w:val="none" w:sz="0" w:space="0" w:color="auto"/>
            <w:left w:val="none" w:sz="0" w:space="0" w:color="auto"/>
            <w:bottom w:val="none" w:sz="0" w:space="0" w:color="auto"/>
            <w:right w:val="none" w:sz="0" w:space="0" w:color="auto"/>
          </w:divBdr>
        </w:div>
        <w:div w:id="1575315383">
          <w:marLeft w:val="480"/>
          <w:marRight w:val="0"/>
          <w:marTop w:val="0"/>
          <w:marBottom w:val="0"/>
          <w:divBdr>
            <w:top w:val="none" w:sz="0" w:space="0" w:color="auto"/>
            <w:left w:val="none" w:sz="0" w:space="0" w:color="auto"/>
            <w:bottom w:val="none" w:sz="0" w:space="0" w:color="auto"/>
            <w:right w:val="none" w:sz="0" w:space="0" w:color="auto"/>
          </w:divBdr>
        </w:div>
        <w:div w:id="1577207516">
          <w:marLeft w:val="480"/>
          <w:marRight w:val="0"/>
          <w:marTop w:val="0"/>
          <w:marBottom w:val="0"/>
          <w:divBdr>
            <w:top w:val="none" w:sz="0" w:space="0" w:color="auto"/>
            <w:left w:val="none" w:sz="0" w:space="0" w:color="auto"/>
            <w:bottom w:val="none" w:sz="0" w:space="0" w:color="auto"/>
            <w:right w:val="none" w:sz="0" w:space="0" w:color="auto"/>
          </w:divBdr>
        </w:div>
        <w:div w:id="1585726129">
          <w:marLeft w:val="480"/>
          <w:marRight w:val="0"/>
          <w:marTop w:val="0"/>
          <w:marBottom w:val="0"/>
          <w:divBdr>
            <w:top w:val="none" w:sz="0" w:space="0" w:color="auto"/>
            <w:left w:val="none" w:sz="0" w:space="0" w:color="auto"/>
            <w:bottom w:val="none" w:sz="0" w:space="0" w:color="auto"/>
            <w:right w:val="none" w:sz="0" w:space="0" w:color="auto"/>
          </w:divBdr>
        </w:div>
        <w:div w:id="1594165088">
          <w:marLeft w:val="480"/>
          <w:marRight w:val="0"/>
          <w:marTop w:val="0"/>
          <w:marBottom w:val="0"/>
          <w:divBdr>
            <w:top w:val="none" w:sz="0" w:space="0" w:color="auto"/>
            <w:left w:val="none" w:sz="0" w:space="0" w:color="auto"/>
            <w:bottom w:val="none" w:sz="0" w:space="0" w:color="auto"/>
            <w:right w:val="none" w:sz="0" w:space="0" w:color="auto"/>
          </w:divBdr>
        </w:div>
        <w:div w:id="1663312265">
          <w:marLeft w:val="480"/>
          <w:marRight w:val="0"/>
          <w:marTop w:val="0"/>
          <w:marBottom w:val="0"/>
          <w:divBdr>
            <w:top w:val="none" w:sz="0" w:space="0" w:color="auto"/>
            <w:left w:val="none" w:sz="0" w:space="0" w:color="auto"/>
            <w:bottom w:val="none" w:sz="0" w:space="0" w:color="auto"/>
            <w:right w:val="none" w:sz="0" w:space="0" w:color="auto"/>
          </w:divBdr>
        </w:div>
        <w:div w:id="1695425643">
          <w:marLeft w:val="480"/>
          <w:marRight w:val="0"/>
          <w:marTop w:val="0"/>
          <w:marBottom w:val="0"/>
          <w:divBdr>
            <w:top w:val="none" w:sz="0" w:space="0" w:color="auto"/>
            <w:left w:val="none" w:sz="0" w:space="0" w:color="auto"/>
            <w:bottom w:val="none" w:sz="0" w:space="0" w:color="auto"/>
            <w:right w:val="none" w:sz="0" w:space="0" w:color="auto"/>
          </w:divBdr>
        </w:div>
        <w:div w:id="1718428268">
          <w:marLeft w:val="480"/>
          <w:marRight w:val="0"/>
          <w:marTop w:val="0"/>
          <w:marBottom w:val="0"/>
          <w:divBdr>
            <w:top w:val="none" w:sz="0" w:space="0" w:color="auto"/>
            <w:left w:val="none" w:sz="0" w:space="0" w:color="auto"/>
            <w:bottom w:val="none" w:sz="0" w:space="0" w:color="auto"/>
            <w:right w:val="none" w:sz="0" w:space="0" w:color="auto"/>
          </w:divBdr>
        </w:div>
        <w:div w:id="1719356576">
          <w:marLeft w:val="480"/>
          <w:marRight w:val="0"/>
          <w:marTop w:val="0"/>
          <w:marBottom w:val="0"/>
          <w:divBdr>
            <w:top w:val="none" w:sz="0" w:space="0" w:color="auto"/>
            <w:left w:val="none" w:sz="0" w:space="0" w:color="auto"/>
            <w:bottom w:val="none" w:sz="0" w:space="0" w:color="auto"/>
            <w:right w:val="none" w:sz="0" w:space="0" w:color="auto"/>
          </w:divBdr>
        </w:div>
        <w:div w:id="1741781898">
          <w:marLeft w:val="480"/>
          <w:marRight w:val="0"/>
          <w:marTop w:val="0"/>
          <w:marBottom w:val="0"/>
          <w:divBdr>
            <w:top w:val="none" w:sz="0" w:space="0" w:color="auto"/>
            <w:left w:val="none" w:sz="0" w:space="0" w:color="auto"/>
            <w:bottom w:val="none" w:sz="0" w:space="0" w:color="auto"/>
            <w:right w:val="none" w:sz="0" w:space="0" w:color="auto"/>
          </w:divBdr>
        </w:div>
        <w:div w:id="1813404306">
          <w:marLeft w:val="480"/>
          <w:marRight w:val="0"/>
          <w:marTop w:val="0"/>
          <w:marBottom w:val="0"/>
          <w:divBdr>
            <w:top w:val="none" w:sz="0" w:space="0" w:color="auto"/>
            <w:left w:val="none" w:sz="0" w:space="0" w:color="auto"/>
            <w:bottom w:val="none" w:sz="0" w:space="0" w:color="auto"/>
            <w:right w:val="none" w:sz="0" w:space="0" w:color="auto"/>
          </w:divBdr>
        </w:div>
        <w:div w:id="1877544365">
          <w:marLeft w:val="480"/>
          <w:marRight w:val="0"/>
          <w:marTop w:val="0"/>
          <w:marBottom w:val="0"/>
          <w:divBdr>
            <w:top w:val="none" w:sz="0" w:space="0" w:color="auto"/>
            <w:left w:val="none" w:sz="0" w:space="0" w:color="auto"/>
            <w:bottom w:val="none" w:sz="0" w:space="0" w:color="auto"/>
            <w:right w:val="none" w:sz="0" w:space="0" w:color="auto"/>
          </w:divBdr>
        </w:div>
        <w:div w:id="1942447441">
          <w:marLeft w:val="480"/>
          <w:marRight w:val="0"/>
          <w:marTop w:val="0"/>
          <w:marBottom w:val="0"/>
          <w:divBdr>
            <w:top w:val="none" w:sz="0" w:space="0" w:color="auto"/>
            <w:left w:val="none" w:sz="0" w:space="0" w:color="auto"/>
            <w:bottom w:val="none" w:sz="0" w:space="0" w:color="auto"/>
            <w:right w:val="none" w:sz="0" w:space="0" w:color="auto"/>
          </w:divBdr>
        </w:div>
        <w:div w:id="1981113937">
          <w:marLeft w:val="480"/>
          <w:marRight w:val="0"/>
          <w:marTop w:val="0"/>
          <w:marBottom w:val="0"/>
          <w:divBdr>
            <w:top w:val="none" w:sz="0" w:space="0" w:color="auto"/>
            <w:left w:val="none" w:sz="0" w:space="0" w:color="auto"/>
            <w:bottom w:val="none" w:sz="0" w:space="0" w:color="auto"/>
            <w:right w:val="none" w:sz="0" w:space="0" w:color="auto"/>
          </w:divBdr>
        </w:div>
        <w:div w:id="2019313360">
          <w:marLeft w:val="480"/>
          <w:marRight w:val="0"/>
          <w:marTop w:val="0"/>
          <w:marBottom w:val="0"/>
          <w:divBdr>
            <w:top w:val="none" w:sz="0" w:space="0" w:color="auto"/>
            <w:left w:val="none" w:sz="0" w:space="0" w:color="auto"/>
            <w:bottom w:val="none" w:sz="0" w:space="0" w:color="auto"/>
            <w:right w:val="none" w:sz="0" w:space="0" w:color="auto"/>
          </w:divBdr>
        </w:div>
        <w:div w:id="2041084542">
          <w:marLeft w:val="480"/>
          <w:marRight w:val="0"/>
          <w:marTop w:val="0"/>
          <w:marBottom w:val="0"/>
          <w:divBdr>
            <w:top w:val="none" w:sz="0" w:space="0" w:color="auto"/>
            <w:left w:val="none" w:sz="0" w:space="0" w:color="auto"/>
            <w:bottom w:val="none" w:sz="0" w:space="0" w:color="auto"/>
            <w:right w:val="none" w:sz="0" w:space="0" w:color="auto"/>
          </w:divBdr>
        </w:div>
        <w:div w:id="2108117165">
          <w:marLeft w:val="480"/>
          <w:marRight w:val="0"/>
          <w:marTop w:val="0"/>
          <w:marBottom w:val="0"/>
          <w:divBdr>
            <w:top w:val="none" w:sz="0" w:space="0" w:color="auto"/>
            <w:left w:val="none" w:sz="0" w:space="0" w:color="auto"/>
            <w:bottom w:val="none" w:sz="0" w:space="0" w:color="auto"/>
            <w:right w:val="none" w:sz="0" w:space="0" w:color="auto"/>
          </w:divBdr>
        </w:div>
        <w:div w:id="2145468486">
          <w:marLeft w:val="480"/>
          <w:marRight w:val="0"/>
          <w:marTop w:val="0"/>
          <w:marBottom w:val="0"/>
          <w:divBdr>
            <w:top w:val="none" w:sz="0" w:space="0" w:color="auto"/>
            <w:left w:val="none" w:sz="0" w:space="0" w:color="auto"/>
            <w:bottom w:val="none" w:sz="0" w:space="0" w:color="auto"/>
            <w:right w:val="none" w:sz="0" w:space="0" w:color="auto"/>
          </w:divBdr>
        </w:div>
      </w:divsChild>
    </w:div>
    <w:div w:id="1235353715">
      <w:marLeft w:val="640"/>
      <w:marRight w:val="0"/>
      <w:marTop w:val="0"/>
      <w:marBottom w:val="0"/>
      <w:divBdr>
        <w:top w:val="none" w:sz="0" w:space="0" w:color="auto"/>
        <w:left w:val="none" w:sz="0" w:space="0" w:color="auto"/>
        <w:bottom w:val="none" w:sz="0" w:space="0" w:color="auto"/>
        <w:right w:val="none" w:sz="0" w:space="0" w:color="auto"/>
      </w:divBdr>
    </w:div>
    <w:div w:id="1235580335">
      <w:marLeft w:val="640"/>
      <w:marRight w:val="0"/>
      <w:marTop w:val="0"/>
      <w:marBottom w:val="0"/>
      <w:divBdr>
        <w:top w:val="none" w:sz="0" w:space="0" w:color="auto"/>
        <w:left w:val="none" w:sz="0" w:space="0" w:color="auto"/>
        <w:bottom w:val="none" w:sz="0" w:space="0" w:color="auto"/>
        <w:right w:val="none" w:sz="0" w:space="0" w:color="auto"/>
      </w:divBdr>
    </w:div>
    <w:div w:id="1236161673">
      <w:marLeft w:val="480"/>
      <w:marRight w:val="0"/>
      <w:marTop w:val="0"/>
      <w:marBottom w:val="0"/>
      <w:divBdr>
        <w:top w:val="none" w:sz="0" w:space="0" w:color="auto"/>
        <w:left w:val="none" w:sz="0" w:space="0" w:color="auto"/>
        <w:bottom w:val="none" w:sz="0" w:space="0" w:color="auto"/>
        <w:right w:val="none" w:sz="0" w:space="0" w:color="auto"/>
      </w:divBdr>
    </w:div>
    <w:div w:id="1236280958">
      <w:marLeft w:val="640"/>
      <w:marRight w:val="0"/>
      <w:marTop w:val="0"/>
      <w:marBottom w:val="0"/>
      <w:divBdr>
        <w:top w:val="none" w:sz="0" w:space="0" w:color="auto"/>
        <w:left w:val="none" w:sz="0" w:space="0" w:color="auto"/>
        <w:bottom w:val="none" w:sz="0" w:space="0" w:color="auto"/>
        <w:right w:val="none" w:sz="0" w:space="0" w:color="auto"/>
      </w:divBdr>
    </w:div>
    <w:div w:id="1236743747">
      <w:marLeft w:val="640"/>
      <w:marRight w:val="0"/>
      <w:marTop w:val="0"/>
      <w:marBottom w:val="0"/>
      <w:divBdr>
        <w:top w:val="none" w:sz="0" w:space="0" w:color="auto"/>
        <w:left w:val="none" w:sz="0" w:space="0" w:color="auto"/>
        <w:bottom w:val="none" w:sz="0" w:space="0" w:color="auto"/>
        <w:right w:val="none" w:sz="0" w:space="0" w:color="auto"/>
      </w:divBdr>
    </w:div>
    <w:div w:id="1236861374">
      <w:bodyDiv w:val="1"/>
      <w:marLeft w:val="0"/>
      <w:marRight w:val="0"/>
      <w:marTop w:val="0"/>
      <w:marBottom w:val="0"/>
      <w:divBdr>
        <w:top w:val="none" w:sz="0" w:space="0" w:color="auto"/>
        <w:left w:val="none" w:sz="0" w:space="0" w:color="auto"/>
        <w:bottom w:val="none" w:sz="0" w:space="0" w:color="auto"/>
        <w:right w:val="none" w:sz="0" w:space="0" w:color="auto"/>
      </w:divBdr>
      <w:divsChild>
        <w:div w:id="19089350">
          <w:marLeft w:val="480"/>
          <w:marRight w:val="0"/>
          <w:marTop w:val="0"/>
          <w:marBottom w:val="0"/>
          <w:divBdr>
            <w:top w:val="none" w:sz="0" w:space="0" w:color="auto"/>
            <w:left w:val="none" w:sz="0" w:space="0" w:color="auto"/>
            <w:bottom w:val="none" w:sz="0" w:space="0" w:color="auto"/>
            <w:right w:val="none" w:sz="0" w:space="0" w:color="auto"/>
          </w:divBdr>
        </w:div>
        <w:div w:id="20054379">
          <w:marLeft w:val="480"/>
          <w:marRight w:val="0"/>
          <w:marTop w:val="0"/>
          <w:marBottom w:val="0"/>
          <w:divBdr>
            <w:top w:val="none" w:sz="0" w:space="0" w:color="auto"/>
            <w:left w:val="none" w:sz="0" w:space="0" w:color="auto"/>
            <w:bottom w:val="none" w:sz="0" w:space="0" w:color="auto"/>
            <w:right w:val="none" w:sz="0" w:space="0" w:color="auto"/>
          </w:divBdr>
        </w:div>
        <w:div w:id="52506346">
          <w:marLeft w:val="480"/>
          <w:marRight w:val="0"/>
          <w:marTop w:val="0"/>
          <w:marBottom w:val="0"/>
          <w:divBdr>
            <w:top w:val="none" w:sz="0" w:space="0" w:color="auto"/>
            <w:left w:val="none" w:sz="0" w:space="0" w:color="auto"/>
            <w:bottom w:val="none" w:sz="0" w:space="0" w:color="auto"/>
            <w:right w:val="none" w:sz="0" w:space="0" w:color="auto"/>
          </w:divBdr>
        </w:div>
        <w:div w:id="77405363">
          <w:marLeft w:val="480"/>
          <w:marRight w:val="0"/>
          <w:marTop w:val="0"/>
          <w:marBottom w:val="0"/>
          <w:divBdr>
            <w:top w:val="none" w:sz="0" w:space="0" w:color="auto"/>
            <w:left w:val="none" w:sz="0" w:space="0" w:color="auto"/>
            <w:bottom w:val="none" w:sz="0" w:space="0" w:color="auto"/>
            <w:right w:val="none" w:sz="0" w:space="0" w:color="auto"/>
          </w:divBdr>
        </w:div>
        <w:div w:id="113598750">
          <w:marLeft w:val="480"/>
          <w:marRight w:val="0"/>
          <w:marTop w:val="0"/>
          <w:marBottom w:val="0"/>
          <w:divBdr>
            <w:top w:val="none" w:sz="0" w:space="0" w:color="auto"/>
            <w:left w:val="none" w:sz="0" w:space="0" w:color="auto"/>
            <w:bottom w:val="none" w:sz="0" w:space="0" w:color="auto"/>
            <w:right w:val="none" w:sz="0" w:space="0" w:color="auto"/>
          </w:divBdr>
        </w:div>
        <w:div w:id="159005050">
          <w:marLeft w:val="480"/>
          <w:marRight w:val="0"/>
          <w:marTop w:val="0"/>
          <w:marBottom w:val="0"/>
          <w:divBdr>
            <w:top w:val="none" w:sz="0" w:space="0" w:color="auto"/>
            <w:left w:val="none" w:sz="0" w:space="0" w:color="auto"/>
            <w:bottom w:val="none" w:sz="0" w:space="0" w:color="auto"/>
            <w:right w:val="none" w:sz="0" w:space="0" w:color="auto"/>
          </w:divBdr>
        </w:div>
        <w:div w:id="173426602">
          <w:marLeft w:val="480"/>
          <w:marRight w:val="0"/>
          <w:marTop w:val="0"/>
          <w:marBottom w:val="0"/>
          <w:divBdr>
            <w:top w:val="none" w:sz="0" w:space="0" w:color="auto"/>
            <w:left w:val="none" w:sz="0" w:space="0" w:color="auto"/>
            <w:bottom w:val="none" w:sz="0" w:space="0" w:color="auto"/>
            <w:right w:val="none" w:sz="0" w:space="0" w:color="auto"/>
          </w:divBdr>
        </w:div>
        <w:div w:id="177275596">
          <w:marLeft w:val="480"/>
          <w:marRight w:val="0"/>
          <w:marTop w:val="0"/>
          <w:marBottom w:val="0"/>
          <w:divBdr>
            <w:top w:val="none" w:sz="0" w:space="0" w:color="auto"/>
            <w:left w:val="none" w:sz="0" w:space="0" w:color="auto"/>
            <w:bottom w:val="none" w:sz="0" w:space="0" w:color="auto"/>
            <w:right w:val="none" w:sz="0" w:space="0" w:color="auto"/>
          </w:divBdr>
        </w:div>
        <w:div w:id="183790097">
          <w:marLeft w:val="480"/>
          <w:marRight w:val="0"/>
          <w:marTop w:val="0"/>
          <w:marBottom w:val="0"/>
          <w:divBdr>
            <w:top w:val="none" w:sz="0" w:space="0" w:color="auto"/>
            <w:left w:val="none" w:sz="0" w:space="0" w:color="auto"/>
            <w:bottom w:val="none" w:sz="0" w:space="0" w:color="auto"/>
            <w:right w:val="none" w:sz="0" w:space="0" w:color="auto"/>
          </w:divBdr>
        </w:div>
        <w:div w:id="218127969">
          <w:marLeft w:val="480"/>
          <w:marRight w:val="0"/>
          <w:marTop w:val="0"/>
          <w:marBottom w:val="0"/>
          <w:divBdr>
            <w:top w:val="none" w:sz="0" w:space="0" w:color="auto"/>
            <w:left w:val="none" w:sz="0" w:space="0" w:color="auto"/>
            <w:bottom w:val="none" w:sz="0" w:space="0" w:color="auto"/>
            <w:right w:val="none" w:sz="0" w:space="0" w:color="auto"/>
          </w:divBdr>
        </w:div>
        <w:div w:id="228342439">
          <w:marLeft w:val="480"/>
          <w:marRight w:val="0"/>
          <w:marTop w:val="0"/>
          <w:marBottom w:val="0"/>
          <w:divBdr>
            <w:top w:val="none" w:sz="0" w:space="0" w:color="auto"/>
            <w:left w:val="none" w:sz="0" w:space="0" w:color="auto"/>
            <w:bottom w:val="none" w:sz="0" w:space="0" w:color="auto"/>
            <w:right w:val="none" w:sz="0" w:space="0" w:color="auto"/>
          </w:divBdr>
        </w:div>
        <w:div w:id="231740497">
          <w:marLeft w:val="480"/>
          <w:marRight w:val="0"/>
          <w:marTop w:val="0"/>
          <w:marBottom w:val="0"/>
          <w:divBdr>
            <w:top w:val="none" w:sz="0" w:space="0" w:color="auto"/>
            <w:left w:val="none" w:sz="0" w:space="0" w:color="auto"/>
            <w:bottom w:val="none" w:sz="0" w:space="0" w:color="auto"/>
            <w:right w:val="none" w:sz="0" w:space="0" w:color="auto"/>
          </w:divBdr>
        </w:div>
        <w:div w:id="244414845">
          <w:marLeft w:val="480"/>
          <w:marRight w:val="0"/>
          <w:marTop w:val="0"/>
          <w:marBottom w:val="0"/>
          <w:divBdr>
            <w:top w:val="none" w:sz="0" w:space="0" w:color="auto"/>
            <w:left w:val="none" w:sz="0" w:space="0" w:color="auto"/>
            <w:bottom w:val="none" w:sz="0" w:space="0" w:color="auto"/>
            <w:right w:val="none" w:sz="0" w:space="0" w:color="auto"/>
          </w:divBdr>
        </w:div>
        <w:div w:id="252324154">
          <w:marLeft w:val="480"/>
          <w:marRight w:val="0"/>
          <w:marTop w:val="0"/>
          <w:marBottom w:val="0"/>
          <w:divBdr>
            <w:top w:val="none" w:sz="0" w:space="0" w:color="auto"/>
            <w:left w:val="none" w:sz="0" w:space="0" w:color="auto"/>
            <w:bottom w:val="none" w:sz="0" w:space="0" w:color="auto"/>
            <w:right w:val="none" w:sz="0" w:space="0" w:color="auto"/>
          </w:divBdr>
        </w:div>
        <w:div w:id="288895746">
          <w:marLeft w:val="480"/>
          <w:marRight w:val="0"/>
          <w:marTop w:val="0"/>
          <w:marBottom w:val="0"/>
          <w:divBdr>
            <w:top w:val="none" w:sz="0" w:space="0" w:color="auto"/>
            <w:left w:val="none" w:sz="0" w:space="0" w:color="auto"/>
            <w:bottom w:val="none" w:sz="0" w:space="0" w:color="auto"/>
            <w:right w:val="none" w:sz="0" w:space="0" w:color="auto"/>
          </w:divBdr>
        </w:div>
        <w:div w:id="295646311">
          <w:marLeft w:val="480"/>
          <w:marRight w:val="0"/>
          <w:marTop w:val="0"/>
          <w:marBottom w:val="0"/>
          <w:divBdr>
            <w:top w:val="none" w:sz="0" w:space="0" w:color="auto"/>
            <w:left w:val="none" w:sz="0" w:space="0" w:color="auto"/>
            <w:bottom w:val="none" w:sz="0" w:space="0" w:color="auto"/>
            <w:right w:val="none" w:sz="0" w:space="0" w:color="auto"/>
          </w:divBdr>
        </w:div>
        <w:div w:id="334305626">
          <w:marLeft w:val="480"/>
          <w:marRight w:val="0"/>
          <w:marTop w:val="0"/>
          <w:marBottom w:val="0"/>
          <w:divBdr>
            <w:top w:val="none" w:sz="0" w:space="0" w:color="auto"/>
            <w:left w:val="none" w:sz="0" w:space="0" w:color="auto"/>
            <w:bottom w:val="none" w:sz="0" w:space="0" w:color="auto"/>
            <w:right w:val="none" w:sz="0" w:space="0" w:color="auto"/>
          </w:divBdr>
        </w:div>
        <w:div w:id="340474038">
          <w:marLeft w:val="480"/>
          <w:marRight w:val="0"/>
          <w:marTop w:val="0"/>
          <w:marBottom w:val="0"/>
          <w:divBdr>
            <w:top w:val="none" w:sz="0" w:space="0" w:color="auto"/>
            <w:left w:val="none" w:sz="0" w:space="0" w:color="auto"/>
            <w:bottom w:val="none" w:sz="0" w:space="0" w:color="auto"/>
            <w:right w:val="none" w:sz="0" w:space="0" w:color="auto"/>
          </w:divBdr>
        </w:div>
        <w:div w:id="343744709">
          <w:marLeft w:val="480"/>
          <w:marRight w:val="0"/>
          <w:marTop w:val="0"/>
          <w:marBottom w:val="0"/>
          <w:divBdr>
            <w:top w:val="none" w:sz="0" w:space="0" w:color="auto"/>
            <w:left w:val="none" w:sz="0" w:space="0" w:color="auto"/>
            <w:bottom w:val="none" w:sz="0" w:space="0" w:color="auto"/>
            <w:right w:val="none" w:sz="0" w:space="0" w:color="auto"/>
          </w:divBdr>
        </w:div>
        <w:div w:id="383137211">
          <w:marLeft w:val="480"/>
          <w:marRight w:val="0"/>
          <w:marTop w:val="0"/>
          <w:marBottom w:val="0"/>
          <w:divBdr>
            <w:top w:val="none" w:sz="0" w:space="0" w:color="auto"/>
            <w:left w:val="none" w:sz="0" w:space="0" w:color="auto"/>
            <w:bottom w:val="none" w:sz="0" w:space="0" w:color="auto"/>
            <w:right w:val="none" w:sz="0" w:space="0" w:color="auto"/>
          </w:divBdr>
        </w:div>
        <w:div w:id="403458048">
          <w:marLeft w:val="480"/>
          <w:marRight w:val="0"/>
          <w:marTop w:val="0"/>
          <w:marBottom w:val="0"/>
          <w:divBdr>
            <w:top w:val="none" w:sz="0" w:space="0" w:color="auto"/>
            <w:left w:val="none" w:sz="0" w:space="0" w:color="auto"/>
            <w:bottom w:val="none" w:sz="0" w:space="0" w:color="auto"/>
            <w:right w:val="none" w:sz="0" w:space="0" w:color="auto"/>
          </w:divBdr>
        </w:div>
        <w:div w:id="463817753">
          <w:marLeft w:val="480"/>
          <w:marRight w:val="0"/>
          <w:marTop w:val="0"/>
          <w:marBottom w:val="0"/>
          <w:divBdr>
            <w:top w:val="none" w:sz="0" w:space="0" w:color="auto"/>
            <w:left w:val="none" w:sz="0" w:space="0" w:color="auto"/>
            <w:bottom w:val="none" w:sz="0" w:space="0" w:color="auto"/>
            <w:right w:val="none" w:sz="0" w:space="0" w:color="auto"/>
          </w:divBdr>
        </w:div>
        <w:div w:id="474686973">
          <w:marLeft w:val="480"/>
          <w:marRight w:val="0"/>
          <w:marTop w:val="0"/>
          <w:marBottom w:val="0"/>
          <w:divBdr>
            <w:top w:val="none" w:sz="0" w:space="0" w:color="auto"/>
            <w:left w:val="none" w:sz="0" w:space="0" w:color="auto"/>
            <w:bottom w:val="none" w:sz="0" w:space="0" w:color="auto"/>
            <w:right w:val="none" w:sz="0" w:space="0" w:color="auto"/>
          </w:divBdr>
        </w:div>
        <w:div w:id="479270466">
          <w:marLeft w:val="480"/>
          <w:marRight w:val="0"/>
          <w:marTop w:val="0"/>
          <w:marBottom w:val="0"/>
          <w:divBdr>
            <w:top w:val="none" w:sz="0" w:space="0" w:color="auto"/>
            <w:left w:val="none" w:sz="0" w:space="0" w:color="auto"/>
            <w:bottom w:val="none" w:sz="0" w:space="0" w:color="auto"/>
            <w:right w:val="none" w:sz="0" w:space="0" w:color="auto"/>
          </w:divBdr>
        </w:div>
        <w:div w:id="519704553">
          <w:marLeft w:val="480"/>
          <w:marRight w:val="0"/>
          <w:marTop w:val="0"/>
          <w:marBottom w:val="0"/>
          <w:divBdr>
            <w:top w:val="none" w:sz="0" w:space="0" w:color="auto"/>
            <w:left w:val="none" w:sz="0" w:space="0" w:color="auto"/>
            <w:bottom w:val="none" w:sz="0" w:space="0" w:color="auto"/>
            <w:right w:val="none" w:sz="0" w:space="0" w:color="auto"/>
          </w:divBdr>
        </w:div>
        <w:div w:id="544635437">
          <w:marLeft w:val="480"/>
          <w:marRight w:val="0"/>
          <w:marTop w:val="0"/>
          <w:marBottom w:val="0"/>
          <w:divBdr>
            <w:top w:val="none" w:sz="0" w:space="0" w:color="auto"/>
            <w:left w:val="none" w:sz="0" w:space="0" w:color="auto"/>
            <w:bottom w:val="none" w:sz="0" w:space="0" w:color="auto"/>
            <w:right w:val="none" w:sz="0" w:space="0" w:color="auto"/>
          </w:divBdr>
        </w:div>
        <w:div w:id="559288049">
          <w:marLeft w:val="480"/>
          <w:marRight w:val="0"/>
          <w:marTop w:val="0"/>
          <w:marBottom w:val="0"/>
          <w:divBdr>
            <w:top w:val="none" w:sz="0" w:space="0" w:color="auto"/>
            <w:left w:val="none" w:sz="0" w:space="0" w:color="auto"/>
            <w:bottom w:val="none" w:sz="0" w:space="0" w:color="auto"/>
            <w:right w:val="none" w:sz="0" w:space="0" w:color="auto"/>
          </w:divBdr>
        </w:div>
        <w:div w:id="588006256">
          <w:marLeft w:val="480"/>
          <w:marRight w:val="0"/>
          <w:marTop w:val="0"/>
          <w:marBottom w:val="0"/>
          <w:divBdr>
            <w:top w:val="none" w:sz="0" w:space="0" w:color="auto"/>
            <w:left w:val="none" w:sz="0" w:space="0" w:color="auto"/>
            <w:bottom w:val="none" w:sz="0" w:space="0" w:color="auto"/>
            <w:right w:val="none" w:sz="0" w:space="0" w:color="auto"/>
          </w:divBdr>
        </w:div>
        <w:div w:id="594435363">
          <w:marLeft w:val="480"/>
          <w:marRight w:val="0"/>
          <w:marTop w:val="0"/>
          <w:marBottom w:val="0"/>
          <w:divBdr>
            <w:top w:val="none" w:sz="0" w:space="0" w:color="auto"/>
            <w:left w:val="none" w:sz="0" w:space="0" w:color="auto"/>
            <w:bottom w:val="none" w:sz="0" w:space="0" w:color="auto"/>
            <w:right w:val="none" w:sz="0" w:space="0" w:color="auto"/>
          </w:divBdr>
        </w:div>
        <w:div w:id="622080689">
          <w:marLeft w:val="480"/>
          <w:marRight w:val="0"/>
          <w:marTop w:val="0"/>
          <w:marBottom w:val="0"/>
          <w:divBdr>
            <w:top w:val="none" w:sz="0" w:space="0" w:color="auto"/>
            <w:left w:val="none" w:sz="0" w:space="0" w:color="auto"/>
            <w:bottom w:val="none" w:sz="0" w:space="0" w:color="auto"/>
            <w:right w:val="none" w:sz="0" w:space="0" w:color="auto"/>
          </w:divBdr>
        </w:div>
        <w:div w:id="633366286">
          <w:marLeft w:val="480"/>
          <w:marRight w:val="0"/>
          <w:marTop w:val="0"/>
          <w:marBottom w:val="0"/>
          <w:divBdr>
            <w:top w:val="none" w:sz="0" w:space="0" w:color="auto"/>
            <w:left w:val="none" w:sz="0" w:space="0" w:color="auto"/>
            <w:bottom w:val="none" w:sz="0" w:space="0" w:color="auto"/>
            <w:right w:val="none" w:sz="0" w:space="0" w:color="auto"/>
          </w:divBdr>
        </w:div>
        <w:div w:id="641542356">
          <w:marLeft w:val="480"/>
          <w:marRight w:val="0"/>
          <w:marTop w:val="0"/>
          <w:marBottom w:val="0"/>
          <w:divBdr>
            <w:top w:val="none" w:sz="0" w:space="0" w:color="auto"/>
            <w:left w:val="none" w:sz="0" w:space="0" w:color="auto"/>
            <w:bottom w:val="none" w:sz="0" w:space="0" w:color="auto"/>
            <w:right w:val="none" w:sz="0" w:space="0" w:color="auto"/>
          </w:divBdr>
        </w:div>
        <w:div w:id="646781612">
          <w:marLeft w:val="480"/>
          <w:marRight w:val="0"/>
          <w:marTop w:val="0"/>
          <w:marBottom w:val="0"/>
          <w:divBdr>
            <w:top w:val="none" w:sz="0" w:space="0" w:color="auto"/>
            <w:left w:val="none" w:sz="0" w:space="0" w:color="auto"/>
            <w:bottom w:val="none" w:sz="0" w:space="0" w:color="auto"/>
            <w:right w:val="none" w:sz="0" w:space="0" w:color="auto"/>
          </w:divBdr>
        </w:div>
        <w:div w:id="810173391">
          <w:marLeft w:val="480"/>
          <w:marRight w:val="0"/>
          <w:marTop w:val="0"/>
          <w:marBottom w:val="0"/>
          <w:divBdr>
            <w:top w:val="none" w:sz="0" w:space="0" w:color="auto"/>
            <w:left w:val="none" w:sz="0" w:space="0" w:color="auto"/>
            <w:bottom w:val="none" w:sz="0" w:space="0" w:color="auto"/>
            <w:right w:val="none" w:sz="0" w:space="0" w:color="auto"/>
          </w:divBdr>
        </w:div>
        <w:div w:id="835540230">
          <w:marLeft w:val="480"/>
          <w:marRight w:val="0"/>
          <w:marTop w:val="0"/>
          <w:marBottom w:val="0"/>
          <w:divBdr>
            <w:top w:val="none" w:sz="0" w:space="0" w:color="auto"/>
            <w:left w:val="none" w:sz="0" w:space="0" w:color="auto"/>
            <w:bottom w:val="none" w:sz="0" w:space="0" w:color="auto"/>
            <w:right w:val="none" w:sz="0" w:space="0" w:color="auto"/>
          </w:divBdr>
        </w:div>
        <w:div w:id="895168926">
          <w:marLeft w:val="480"/>
          <w:marRight w:val="0"/>
          <w:marTop w:val="0"/>
          <w:marBottom w:val="0"/>
          <w:divBdr>
            <w:top w:val="none" w:sz="0" w:space="0" w:color="auto"/>
            <w:left w:val="none" w:sz="0" w:space="0" w:color="auto"/>
            <w:bottom w:val="none" w:sz="0" w:space="0" w:color="auto"/>
            <w:right w:val="none" w:sz="0" w:space="0" w:color="auto"/>
          </w:divBdr>
        </w:div>
        <w:div w:id="907157945">
          <w:marLeft w:val="480"/>
          <w:marRight w:val="0"/>
          <w:marTop w:val="0"/>
          <w:marBottom w:val="0"/>
          <w:divBdr>
            <w:top w:val="none" w:sz="0" w:space="0" w:color="auto"/>
            <w:left w:val="none" w:sz="0" w:space="0" w:color="auto"/>
            <w:bottom w:val="none" w:sz="0" w:space="0" w:color="auto"/>
            <w:right w:val="none" w:sz="0" w:space="0" w:color="auto"/>
          </w:divBdr>
        </w:div>
        <w:div w:id="935867787">
          <w:marLeft w:val="480"/>
          <w:marRight w:val="0"/>
          <w:marTop w:val="0"/>
          <w:marBottom w:val="0"/>
          <w:divBdr>
            <w:top w:val="none" w:sz="0" w:space="0" w:color="auto"/>
            <w:left w:val="none" w:sz="0" w:space="0" w:color="auto"/>
            <w:bottom w:val="none" w:sz="0" w:space="0" w:color="auto"/>
            <w:right w:val="none" w:sz="0" w:space="0" w:color="auto"/>
          </w:divBdr>
        </w:div>
        <w:div w:id="937904475">
          <w:marLeft w:val="480"/>
          <w:marRight w:val="0"/>
          <w:marTop w:val="0"/>
          <w:marBottom w:val="0"/>
          <w:divBdr>
            <w:top w:val="none" w:sz="0" w:space="0" w:color="auto"/>
            <w:left w:val="none" w:sz="0" w:space="0" w:color="auto"/>
            <w:bottom w:val="none" w:sz="0" w:space="0" w:color="auto"/>
            <w:right w:val="none" w:sz="0" w:space="0" w:color="auto"/>
          </w:divBdr>
        </w:div>
        <w:div w:id="948053074">
          <w:marLeft w:val="480"/>
          <w:marRight w:val="0"/>
          <w:marTop w:val="0"/>
          <w:marBottom w:val="0"/>
          <w:divBdr>
            <w:top w:val="none" w:sz="0" w:space="0" w:color="auto"/>
            <w:left w:val="none" w:sz="0" w:space="0" w:color="auto"/>
            <w:bottom w:val="none" w:sz="0" w:space="0" w:color="auto"/>
            <w:right w:val="none" w:sz="0" w:space="0" w:color="auto"/>
          </w:divBdr>
        </w:div>
        <w:div w:id="959654259">
          <w:marLeft w:val="480"/>
          <w:marRight w:val="0"/>
          <w:marTop w:val="0"/>
          <w:marBottom w:val="0"/>
          <w:divBdr>
            <w:top w:val="none" w:sz="0" w:space="0" w:color="auto"/>
            <w:left w:val="none" w:sz="0" w:space="0" w:color="auto"/>
            <w:bottom w:val="none" w:sz="0" w:space="0" w:color="auto"/>
            <w:right w:val="none" w:sz="0" w:space="0" w:color="auto"/>
          </w:divBdr>
        </w:div>
        <w:div w:id="1000891789">
          <w:marLeft w:val="480"/>
          <w:marRight w:val="0"/>
          <w:marTop w:val="0"/>
          <w:marBottom w:val="0"/>
          <w:divBdr>
            <w:top w:val="none" w:sz="0" w:space="0" w:color="auto"/>
            <w:left w:val="none" w:sz="0" w:space="0" w:color="auto"/>
            <w:bottom w:val="none" w:sz="0" w:space="0" w:color="auto"/>
            <w:right w:val="none" w:sz="0" w:space="0" w:color="auto"/>
          </w:divBdr>
        </w:div>
        <w:div w:id="1012028470">
          <w:marLeft w:val="480"/>
          <w:marRight w:val="0"/>
          <w:marTop w:val="0"/>
          <w:marBottom w:val="0"/>
          <w:divBdr>
            <w:top w:val="none" w:sz="0" w:space="0" w:color="auto"/>
            <w:left w:val="none" w:sz="0" w:space="0" w:color="auto"/>
            <w:bottom w:val="none" w:sz="0" w:space="0" w:color="auto"/>
            <w:right w:val="none" w:sz="0" w:space="0" w:color="auto"/>
          </w:divBdr>
        </w:div>
        <w:div w:id="1269503730">
          <w:marLeft w:val="480"/>
          <w:marRight w:val="0"/>
          <w:marTop w:val="0"/>
          <w:marBottom w:val="0"/>
          <w:divBdr>
            <w:top w:val="none" w:sz="0" w:space="0" w:color="auto"/>
            <w:left w:val="none" w:sz="0" w:space="0" w:color="auto"/>
            <w:bottom w:val="none" w:sz="0" w:space="0" w:color="auto"/>
            <w:right w:val="none" w:sz="0" w:space="0" w:color="auto"/>
          </w:divBdr>
        </w:div>
        <w:div w:id="1277180140">
          <w:marLeft w:val="480"/>
          <w:marRight w:val="0"/>
          <w:marTop w:val="0"/>
          <w:marBottom w:val="0"/>
          <w:divBdr>
            <w:top w:val="none" w:sz="0" w:space="0" w:color="auto"/>
            <w:left w:val="none" w:sz="0" w:space="0" w:color="auto"/>
            <w:bottom w:val="none" w:sz="0" w:space="0" w:color="auto"/>
            <w:right w:val="none" w:sz="0" w:space="0" w:color="auto"/>
          </w:divBdr>
        </w:div>
        <w:div w:id="1295335955">
          <w:marLeft w:val="480"/>
          <w:marRight w:val="0"/>
          <w:marTop w:val="0"/>
          <w:marBottom w:val="0"/>
          <w:divBdr>
            <w:top w:val="none" w:sz="0" w:space="0" w:color="auto"/>
            <w:left w:val="none" w:sz="0" w:space="0" w:color="auto"/>
            <w:bottom w:val="none" w:sz="0" w:space="0" w:color="auto"/>
            <w:right w:val="none" w:sz="0" w:space="0" w:color="auto"/>
          </w:divBdr>
        </w:div>
        <w:div w:id="1299994639">
          <w:marLeft w:val="480"/>
          <w:marRight w:val="0"/>
          <w:marTop w:val="0"/>
          <w:marBottom w:val="0"/>
          <w:divBdr>
            <w:top w:val="none" w:sz="0" w:space="0" w:color="auto"/>
            <w:left w:val="none" w:sz="0" w:space="0" w:color="auto"/>
            <w:bottom w:val="none" w:sz="0" w:space="0" w:color="auto"/>
            <w:right w:val="none" w:sz="0" w:space="0" w:color="auto"/>
          </w:divBdr>
        </w:div>
        <w:div w:id="1300576351">
          <w:marLeft w:val="480"/>
          <w:marRight w:val="0"/>
          <w:marTop w:val="0"/>
          <w:marBottom w:val="0"/>
          <w:divBdr>
            <w:top w:val="none" w:sz="0" w:space="0" w:color="auto"/>
            <w:left w:val="none" w:sz="0" w:space="0" w:color="auto"/>
            <w:bottom w:val="none" w:sz="0" w:space="0" w:color="auto"/>
            <w:right w:val="none" w:sz="0" w:space="0" w:color="auto"/>
          </w:divBdr>
        </w:div>
        <w:div w:id="1332416861">
          <w:marLeft w:val="480"/>
          <w:marRight w:val="0"/>
          <w:marTop w:val="0"/>
          <w:marBottom w:val="0"/>
          <w:divBdr>
            <w:top w:val="none" w:sz="0" w:space="0" w:color="auto"/>
            <w:left w:val="none" w:sz="0" w:space="0" w:color="auto"/>
            <w:bottom w:val="none" w:sz="0" w:space="0" w:color="auto"/>
            <w:right w:val="none" w:sz="0" w:space="0" w:color="auto"/>
          </w:divBdr>
        </w:div>
        <w:div w:id="1393891261">
          <w:marLeft w:val="480"/>
          <w:marRight w:val="0"/>
          <w:marTop w:val="0"/>
          <w:marBottom w:val="0"/>
          <w:divBdr>
            <w:top w:val="none" w:sz="0" w:space="0" w:color="auto"/>
            <w:left w:val="none" w:sz="0" w:space="0" w:color="auto"/>
            <w:bottom w:val="none" w:sz="0" w:space="0" w:color="auto"/>
            <w:right w:val="none" w:sz="0" w:space="0" w:color="auto"/>
          </w:divBdr>
        </w:div>
        <w:div w:id="1410155981">
          <w:marLeft w:val="480"/>
          <w:marRight w:val="0"/>
          <w:marTop w:val="0"/>
          <w:marBottom w:val="0"/>
          <w:divBdr>
            <w:top w:val="none" w:sz="0" w:space="0" w:color="auto"/>
            <w:left w:val="none" w:sz="0" w:space="0" w:color="auto"/>
            <w:bottom w:val="none" w:sz="0" w:space="0" w:color="auto"/>
            <w:right w:val="none" w:sz="0" w:space="0" w:color="auto"/>
          </w:divBdr>
        </w:div>
        <w:div w:id="1411077001">
          <w:marLeft w:val="480"/>
          <w:marRight w:val="0"/>
          <w:marTop w:val="0"/>
          <w:marBottom w:val="0"/>
          <w:divBdr>
            <w:top w:val="none" w:sz="0" w:space="0" w:color="auto"/>
            <w:left w:val="none" w:sz="0" w:space="0" w:color="auto"/>
            <w:bottom w:val="none" w:sz="0" w:space="0" w:color="auto"/>
            <w:right w:val="none" w:sz="0" w:space="0" w:color="auto"/>
          </w:divBdr>
        </w:div>
        <w:div w:id="1448238097">
          <w:marLeft w:val="480"/>
          <w:marRight w:val="0"/>
          <w:marTop w:val="0"/>
          <w:marBottom w:val="0"/>
          <w:divBdr>
            <w:top w:val="none" w:sz="0" w:space="0" w:color="auto"/>
            <w:left w:val="none" w:sz="0" w:space="0" w:color="auto"/>
            <w:bottom w:val="none" w:sz="0" w:space="0" w:color="auto"/>
            <w:right w:val="none" w:sz="0" w:space="0" w:color="auto"/>
          </w:divBdr>
        </w:div>
        <w:div w:id="1457484797">
          <w:marLeft w:val="480"/>
          <w:marRight w:val="0"/>
          <w:marTop w:val="0"/>
          <w:marBottom w:val="0"/>
          <w:divBdr>
            <w:top w:val="none" w:sz="0" w:space="0" w:color="auto"/>
            <w:left w:val="none" w:sz="0" w:space="0" w:color="auto"/>
            <w:bottom w:val="none" w:sz="0" w:space="0" w:color="auto"/>
            <w:right w:val="none" w:sz="0" w:space="0" w:color="auto"/>
          </w:divBdr>
        </w:div>
        <w:div w:id="1471483041">
          <w:marLeft w:val="480"/>
          <w:marRight w:val="0"/>
          <w:marTop w:val="0"/>
          <w:marBottom w:val="0"/>
          <w:divBdr>
            <w:top w:val="none" w:sz="0" w:space="0" w:color="auto"/>
            <w:left w:val="none" w:sz="0" w:space="0" w:color="auto"/>
            <w:bottom w:val="none" w:sz="0" w:space="0" w:color="auto"/>
            <w:right w:val="none" w:sz="0" w:space="0" w:color="auto"/>
          </w:divBdr>
        </w:div>
        <w:div w:id="1492520372">
          <w:marLeft w:val="480"/>
          <w:marRight w:val="0"/>
          <w:marTop w:val="0"/>
          <w:marBottom w:val="0"/>
          <w:divBdr>
            <w:top w:val="none" w:sz="0" w:space="0" w:color="auto"/>
            <w:left w:val="none" w:sz="0" w:space="0" w:color="auto"/>
            <w:bottom w:val="none" w:sz="0" w:space="0" w:color="auto"/>
            <w:right w:val="none" w:sz="0" w:space="0" w:color="auto"/>
          </w:divBdr>
        </w:div>
        <w:div w:id="1519156199">
          <w:marLeft w:val="480"/>
          <w:marRight w:val="0"/>
          <w:marTop w:val="0"/>
          <w:marBottom w:val="0"/>
          <w:divBdr>
            <w:top w:val="none" w:sz="0" w:space="0" w:color="auto"/>
            <w:left w:val="none" w:sz="0" w:space="0" w:color="auto"/>
            <w:bottom w:val="none" w:sz="0" w:space="0" w:color="auto"/>
            <w:right w:val="none" w:sz="0" w:space="0" w:color="auto"/>
          </w:divBdr>
        </w:div>
        <w:div w:id="1519544928">
          <w:marLeft w:val="480"/>
          <w:marRight w:val="0"/>
          <w:marTop w:val="0"/>
          <w:marBottom w:val="0"/>
          <w:divBdr>
            <w:top w:val="none" w:sz="0" w:space="0" w:color="auto"/>
            <w:left w:val="none" w:sz="0" w:space="0" w:color="auto"/>
            <w:bottom w:val="none" w:sz="0" w:space="0" w:color="auto"/>
            <w:right w:val="none" w:sz="0" w:space="0" w:color="auto"/>
          </w:divBdr>
        </w:div>
        <w:div w:id="1564291802">
          <w:marLeft w:val="480"/>
          <w:marRight w:val="0"/>
          <w:marTop w:val="0"/>
          <w:marBottom w:val="0"/>
          <w:divBdr>
            <w:top w:val="none" w:sz="0" w:space="0" w:color="auto"/>
            <w:left w:val="none" w:sz="0" w:space="0" w:color="auto"/>
            <w:bottom w:val="none" w:sz="0" w:space="0" w:color="auto"/>
            <w:right w:val="none" w:sz="0" w:space="0" w:color="auto"/>
          </w:divBdr>
        </w:div>
        <w:div w:id="1569269652">
          <w:marLeft w:val="480"/>
          <w:marRight w:val="0"/>
          <w:marTop w:val="0"/>
          <w:marBottom w:val="0"/>
          <w:divBdr>
            <w:top w:val="none" w:sz="0" w:space="0" w:color="auto"/>
            <w:left w:val="none" w:sz="0" w:space="0" w:color="auto"/>
            <w:bottom w:val="none" w:sz="0" w:space="0" w:color="auto"/>
            <w:right w:val="none" w:sz="0" w:space="0" w:color="auto"/>
          </w:divBdr>
        </w:div>
        <w:div w:id="1575505015">
          <w:marLeft w:val="480"/>
          <w:marRight w:val="0"/>
          <w:marTop w:val="0"/>
          <w:marBottom w:val="0"/>
          <w:divBdr>
            <w:top w:val="none" w:sz="0" w:space="0" w:color="auto"/>
            <w:left w:val="none" w:sz="0" w:space="0" w:color="auto"/>
            <w:bottom w:val="none" w:sz="0" w:space="0" w:color="auto"/>
            <w:right w:val="none" w:sz="0" w:space="0" w:color="auto"/>
          </w:divBdr>
        </w:div>
        <w:div w:id="1611813039">
          <w:marLeft w:val="480"/>
          <w:marRight w:val="0"/>
          <w:marTop w:val="0"/>
          <w:marBottom w:val="0"/>
          <w:divBdr>
            <w:top w:val="none" w:sz="0" w:space="0" w:color="auto"/>
            <w:left w:val="none" w:sz="0" w:space="0" w:color="auto"/>
            <w:bottom w:val="none" w:sz="0" w:space="0" w:color="auto"/>
            <w:right w:val="none" w:sz="0" w:space="0" w:color="auto"/>
          </w:divBdr>
        </w:div>
        <w:div w:id="1702437463">
          <w:marLeft w:val="480"/>
          <w:marRight w:val="0"/>
          <w:marTop w:val="0"/>
          <w:marBottom w:val="0"/>
          <w:divBdr>
            <w:top w:val="none" w:sz="0" w:space="0" w:color="auto"/>
            <w:left w:val="none" w:sz="0" w:space="0" w:color="auto"/>
            <w:bottom w:val="none" w:sz="0" w:space="0" w:color="auto"/>
            <w:right w:val="none" w:sz="0" w:space="0" w:color="auto"/>
          </w:divBdr>
        </w:div>
        <w:div w:id="1713724856">
          <w:marLeft w:val="480"/>
          <w:marRight w:val="0"/>
          <w:marTop w:val="0"/>
          <w:marBottom w:val="0"/>
          <w:divBdr>
            <w:top w:val="none" w:sz="0" w:space="0" w:color="auto"/>
            <w:left w:val="none" w:sz="0" w:space="0" w:color="auto"/>
            <w:bottom w:val="none" w:sz="0" w:space="0" w:color="auto"/>
            <w:right w:val="none" w:sz="0" w:space="0" w:color="auto"/>
          </w:divBdr>
        </w:div>
        <w:div w:id="1742676610">
          <w:marLeft w:val="480"/>
          <w:marRight w:val="0"/>
          <w:marTop w:val="0"/>
          <w:marBottom w:val="0"/>
          <w:divBdr>
            <w:top w:val="none" w:sz="0" w:space="0" w:color="auto"/>
            <w:left w:val="none" w:sz="0" w:space="0" w:color="auto"/>
            <w:bottom w:val="none" w:sz="0" w:space="0" w:color="auto"/>
            <w:right w:val="none" w:sz="0" w:space="0" w:color="auto"/>
          </w:divBdr>
        </w:div>
        <w:div w:id="1760905336">
          <w:marLeft w:val="480"/>
          <w:marRight w:val="0"/>
          <w:marTop w:val="0"/>
          <w:marBottom w:val="0"/>
          <w:divBdr>
            <w:top w:val="none" w:sz="0" w:space="0" w:color="auto"/>
            <w:left w:val="none" w:sz="0" w:space="0" w:color="auto"/>
            <w:bottom w:val="none" w:sz="0" w:space="0" w:color="auto"/>
            <w:right w:val="none" w:sz="0" w:space="0" w:color="auto"/>
          </w:divBdr>
        </w:div>
        <w:div w:id="1767380589">
          <w:marLeft w:val="480"/>
          <w:marRight w:val="0"/>
          <w:marTop w:val="0"/>
          <w:marBottom w:val="0"/>
          <w:divBdr>
            <w:top w:val="none" w:sz="0" w:space="0" w:color="auto"/>
            <w:left w:val="none" w:sz="0" w:space="0" w:color="auto"/>
            <w:bottom w:val="none" w:sz="0" w:space="0" w:color="auto"/>
            <w:right w:val="none" w:sz="0" w:space="0" w:color="auto"/>
          </w:divBdr>
        </w:div>
        <w:div w:id="1822843244">
          <w:marLeft w:val="480"/>
          <w:marRight w:val="0"/>
          <w:marTop w:val="0"/>
          <w:marBottom w:val="0"/>
          <w:divBdr>
            <w:top w:val="none" w:sz="0" w:space="0" w:color="auto"/>
            <w:left w:val="none" w:sz="0" w:space="0" w:color="auto"/>
            <w:bottom w:val="none" w:sz="0" w:space="0" w:color="auto"/>
            <w:right w:val="none" w:sz="0" w:space="0" w:color="auto"/>
          </w:divBdr>
        </w:div>
        <w:div w:id="1828940400">
          <w:marLeft w:val="480"/>
          <w:marRight w:val="0"/>
          <w:marTop w:val="0"/>
          <w:marBottom w:val="0"/>
          <w:divBdr>
            <w:top w:val="none" w:sz="0" w:space="0" w:color="auto"/>
            <w:left w:val="none" w:sz="0" w:space="0" w:color="auto"/>
            <w:bottom w:val="none" w:sz="0" w:space="0" w:color="auto"/>
            <w:right w:val="none" w:sz="0" w:space="0" w:color="auto"/>
          </w:divBdr>
        </w:div>
        <w:div w:id="1841122794">
          <w:marLeft w:val="480"/>
          <w:marRight w:val="0"/>
          <w:marTop w:val="0"/>
          <w:marBottom w:val="0"/>
          <w:divBdr>
            <w:top w:val="none" w:sz="0" w:space="0" w:color="auto"/>
            <w:left w:val="none" w:sz="0" w:space="0" w:color="auto"/>
            <w:bottom w:val="none" w:sz="0" w:space="0" w:color="auto"/>
            <w:right w:val="none" w:sz="0" w:space="0" w:color="auto"/>
          </w:divBdr>
        </w:div>
        <w:div w:id="1918633859">
          <w:marLeft w:val="480"/>
          <w:marRight w:val="0"/>
          <w:marTop w:val="0"/>
          <w:marBottom w:val="0"/>
          <w:divBdr>
            <w:top w:val="none" w:sz="0" w:space="0" w:color="auto"/>
            <w:left w:val="none" w:sz="0" w:space="0" w:color="auto"/>
            <w:bottom w:val="none" w:sz="0" w:space="0" w:color="auto"/>
            <w:right w:val="none" w:sz="0" w:space="0" w:color="auto"/>
          </w:divBdr>
        </w:div>
        <w:div w:id="1919974163">
          <w:marLeft w:val="480"/>
          <w:marRight w:val="0"/>
          <w:marTop w:val="0"/>
          <w:marBottom w:val="0"/>
          <w:divBdr>
            <w:top w:val="none" w:sz="0" w:space="0" w:color="auto"/>
            <w:left w:val="none" w:sz="0" w:space="0" w:color="auto"/>
            <w:bottom w:val="none" w:sz="0" w:space="0" w:color="auto"/>
            <w:right w:val="none" w:sz="0" w:space="0" w:color="auto"/>
          </w:divBdr>
        </w:div>
        <w:div w:id="1940021960">
          <w:marLeft w:val="480"/>
          <w:marRight w:val="0"/>
          <w:marTop w:val="0"/>
          <w:marBottom w:val="0"/>
          <w:divBdr>
            <w:top w:val="none" w:sz="0" w:space="0" w:color="auto"/>
            <w:left w:val="none" w:sz="0" w:space="0" w:color="auto"/>
            <w:bottom w:val="none" w:sz="0" w:space="0" w:color="auto"/>
            <w:right w:val="none" w:sz="0" w:space="0" w:color="auto"/>
          </w:divBdr>
        </w:div>
        <w:div w:id="1959138966">
          <w:marLeft w:val="480"/>
          <w:marRight w:val="0"/>
          <w:marTop w:val="0"/>
          <w:marBottom w:val="0"/>
          <w:divBdr>
            <w:top w:val="none" w:sz="0" w:space="0" w:color="auto"/>
            <w:left w:val="none" w:sz="0" w:space="0" w:color="auto"/>
            <w:bottom w:val="none" w:sz="0" w:space="0" w:color="auto"/>
            <w:right w:val="none" w:sz="0" w:space="0" w:color="auto"/>
          </w:divBdr>
        </w:div>
        <w:div w:id="1964387816">
          <w:marLeft w:val="480"/>
          <w:marRight w:val="0"/>
          <w:marTop w:val="0"/>
          <w:marBottom w:val="0"/>
          <w:divBdr>
            <w:top w:val="none" w:sz="0" w:space="0" w:color="auto"/>
            <w:left w:val="none" w:sz="0" w:space="0" w:color="auto"/>
            <w:bottom w:val="none" w:sz="0" w:space="0" w:color="auto"/>
            <w:right w:val="none" w:sz="0" w:space="0" w:color="auto"/>
          </w:divBdr>
        </w:div>
        <w:div w:id="2076467019">
          <w:marLeft w:val="480"/>
          <w:marRight w:val="0"/>
          <w:marTop w:val="0"/>
          <w:marBottom w:val="0"/>
          <w:divBdr>
            <w:top w:val="none" w:sz="0" w:space="0" w:color="auto"/>
            <w:left w:val="none" w:sz="0" w:space="0" w:color="auto"/>
            <w:bottom w:val="none" w:sz="0" w:space="0" w:color="auto"/>
            <w:right w:val="none" w:sz="0" w:space="0" w:color="auto"/>
          </w:divBdr>
        </w:div>
      </w:divsChild>
    </w:div>
    <w:div w:id="1237058088">
      <w:marLeft w:val="640"/>
      <w:marRight w:val="0"/>
      <w:marTop w:val="0"/>
      <w:marBottom w:val="0"/>
      <w:divBdr>
        <w:top w:val="none" w:sz="0" w:space="0" w:color="auto"/>
        <w:left w:val="none" w:sz="0" w:space="0" w:color="auto"/>
        <w:bottom w:val="none" w:sz="0" w:space="0" w:color="auto"/>
        <w:right w:val="none" w:sz="0" w:space="0" w:color="auto"/>
      </w:divBdr>
    </w:div>
    <w:div w:id="1237202449">
      <w:marLeft w:val="640"/>
      <w:marRight w:val="0"/>
      <w:marTop w:val="0"/>
      <w:marBottom w:val="0"/>
      <w:divBdr>
        <w:top w:val="none" w:sz="0" w:space="0" w:color="auto"/>
        <w:left w:val="none" w:sz="0" w:space="0" w:color="auto"/>
        <w:bottom w:val="none" w:sz="0" w:space="0" w:color="auto"/>
        <w:right w:val="none" w:sz="0" w:space="0" w:color="auto"/>
      </w:divBdr>
    </w:div>
    <w:div w:id="1237670652">
      <w:marLeft w:val="640"/>
      <w:marRight w:val="0"/>
      <w:marTop w:val="0"/>
      <w:marBottom w:val="0"/>
      <w:divBdr>
        <w:top w:val="none" w:sz="0" w:space="0" w:color="auto"/>
        <w:left w:val="none" w:sz="0" w:space="0" w:color="auto"/>
        <w:bottom w:val="none" w:sz="0" w:space="0" w:color="auto"/>
        <w:right w:val="none" w:sz="0" w:space="0" w:color="auto"/>
      </w:divBdr>
    </w:div>
    <w:div w:id="1237672034">
      <w:bodyDiv w:val="1"/>
      <w:marLeft w:val="0"/>
      <w:marRight w:val="0"/>
      <w:marTop w:val="0"/>
      <w:marBottom w:val="0"/>
      <w:divBdr>
        <w:top w:val="none" w:sz="0" w:space="0" w:color="auto"/>
        <w:left w:val="none" w:sz="0" w:space="0" w:color="auto"/>
        <w:bottom w:val="none" w:sz="0" w:space="0" w:color="auto"/>
        <w:right w:val="none" w:sz="0" w:space="0" w:color="auto"/>
      </w:divBdr>
      <w:divsChild>
        <w:div w:id="20520245">
          <w:marLeft w:val="480"/>
          <w:marRight w:val="0"/>
          <w:marTop w:val="0"/>
          <w:marBottom w:val="0"/>
          <w:divBdr>
            <w:top w:val="none" w:sz="0" w:space="0" w:color="auto"/>
            <w:left w:val="none" w:sz="0" w:space="0" w:color="auto"/>
            <w:bottom w:val="none" w:sz="0" w:space="0" w:color="auto"/>
            <w:right w:val="none" w:sz="0" w:space="0" w:color="auto"/>
          </w:divBdr>
        </w:div>
        <w:div w:id="83886842">
          <w:marLeft w:val="480"/>
          <w:marRight w:val="0"/>
          <w:marTop w:val="0"/>
          <w:marBottom w:val="0"/>
          <w:divBdr>
            <w:top w:val="none" w:sz="0" w:space="0" w:color="auto"/>
            <w:left w:val="none" w:sz="0" w:space="0" w:color="auto"/>
            <w:bottom w:val="none" w:sz="0" w:space="0" w:color="auto"/>
            <w:right w:val="none" w:sz="0" w:space="0" w:color="auto"/>
          </w:divBdr>
        </w:div>
        <w:div w:id="144130144">
          <w:marLeft w:val="480"/>
          <w:marRight w:val="0"/>
          <w:marTop w:val="0"/>
          <w:marBottom w:val="0"/>
          <w:divBdr>
            <w:top w:val="none" w:sz="0" w:space="0" w:color="auto"/>
            <w:left w:val="none" w:sz="0" w:space="0" w:color="auto"/>
            <w:bottom w:val="none" w:sz="0" w:space="0" w:color="auto"/>
            <w:right w:val="none" w:sz="0" w:space="0" w:color="auto"/>
          </w:divBdr>
        </w:div>
        <w:div w:id="150830050">
          <w:marLeft w:val="480"/>
          <w:marRight w:val="0"/>
          <w:marTop w:val="0"/>
          <w:marBottom w:val="0"/>
          <w:divBdr>
            <w:top w:val="none" w:sz="0" w:space="0" w:color="auto"/>
            <w:left w:val="none" w:sz="0" w:space="0" w:color="auto"/>
            <w:bottom w:val="none" w:sz="0" w:space="0" w:color="auto"/>
            <w:right w:val="none" w:sz="0" w:space="0" w:color="auto"/>
          </w:divBdr>
        </w:div>
        <w:div w:id="189221602">
          <w:marLeft w:val="480"/>
          <w:marRight w:val="0"/>
          <w:marTop w:val="0"/>
          <w:marBottom w:val="0"/>
          <w:divBdr>
            <w:top w:val="none" w:sz="0" w:space="0" w:color="auto"/>
            <w:left w:val="none" w:sz="0" w:space="0" w:color="auto"/>
            <w:bottom w:val="none" w:sz="0" w:space="0" w:color="auto"/>
            <w:right w:val="none" w:sz="0" w:space="0" w:color="auto"/>
          </w:divBdr>
        </w:div>
        <w:div w:id="282031499">
          <w:marLeft w:val="480"/>
          <w:marRight w:val="0"/>
          <w:marTop w:val="0"/>
          <w:marBottom w:val="0"/>
          <w:divBdr>
            <w:top w:val="none" w:sz="0" w:space="0" w:color="auto"/>
            <w:left w:val="none" w:sz="0" w:space="0" w:color="auto"/>
            <w:bottom w:val="none" w:sz="0" w:space="0" w:color="auto"/>
            <w:right w:val="none" w:sz="0" w:space="0" w:color="auto"/>
          </w:divBdr>
        </w:div>
        <w:div w:id="305402855">
          <w:marLeft w:val="480"/>
          <w:marRight w:val="0"/>
          <w:marTop w:val="0"/>
          <w:marBottom w:val="0"/>
          <w:divBdr>
            <w:top w:val="none" w:sz="0" w:space="0" w:color="auto"/>
            <w:left w:val="none" w:sz="0" w:space="0" w:color="auto"/>
            <w:bottom w:val="none" w:sz="0" w:space="0" w:color="auto"/>
            <w:right w:val="none" w:sz="0" w:space="0" w:color="auto"/>
          </w:divBdr>
        </w:div>
        <w:div w:id="317879543">
          <w:marLeft w:val="480"/>
          <w:marRight w:val="0"/>
          <w:marTop w:val="0"/>
          <w:marBottom w:val="0"/>
          <w:divBdr>
            <w:top w:val="none" w:sz="0" w:space="0" w:color="auto"/>
            <w:left w:val="none" w:sz="0" w:space="0" w:color="auto"/>
            <w:bottom w:val="none" w:sz="0" w:space="0" w:color="auto"/>
            <w:right w:val="none" w:sz="0" w:space="0" w:color="auto"/>
          </w:divBdr>
        </w:div>
        <w:div w:id="328950015">
          <w:marLeft w:val="480"/>
          <w:marRight w:val="0"/>
          <w:marTop w:val="0"/>
          <w:marBottom w:val="0"/>
          <w:divBdr>
            <w:top w:val="none" w:sz="0" w:space="0" w:color="auto"/>
            <w:left w:val="none" w:sz="0" w:space="0" w:color="auto"/>
            <w:bottom w:val="none" w:sz="0" w:space="0" w:color="auto"/>
            <w:right w:val="none" w:sz="0" w:space="0" w:color="auto"/>
          </w:divBdr>
        </w:div>
        <w:div w:id="340090108">
          <w:marLeft w:val="480"/>
          <w:marRight w:val="0"/>
          <w:marTop w:val="0"/>
          <w:marBottom w:val="0"/>
          <w:divBdr>
            <w:top w:val="none" w:sz="0" w:space="0" w:color="auto"/>
            <w:left w:val="none" w:sz="0" w:space="0" w:color="auto"/>
            <w:bottom w:val="none" w:sz="0" w:space="0" w:color="auto"/>
            <w:right w:val="none" w:sz="0" w:space="0" w:color="auto"/>
          </w:divBdr>
        </w:div>
        <w:div w:id="341393718">
          <w:marLeft w:val="480"/>
          <w:marRight w:val="0"/>
          <w:marTop w:val="0"/>
          <w:marBottom w:val="0"/>
          <w:divBdr>
            <w:top w:val="none" w:sz="0" w:space="0" w:color="auto"/>
            <w:left w:val="none" w:sz="0" w:space="0" w:color="auto"/>
            <w:bottom w:val="none" w:sz="0" w:space="0" w:color="auto"/>
            <w:right w:val="none" w:sz="0" w:space="0" w:color="auto"/>
          </w:divBdr>
        </w:div>
        <w:div w:id="342707593">
          <w:marLeft w:val="480"/>
          <w:marRight w:val="0"/>
          <w:marTop w:val="0"/>
          <w:marBottom w:val="0"/>
          <w:divBdr>
            <w:top w:val="none" w:sz="0" w:space="0" w:color="auto"/>
            <w:left w:val="none" w:sz="0" w:space="0" w:color="auto"/>
            <w:bottom w:val="none" w:sz="0" w:space="0" w:color="auto"/>
            <w:right w:val="none" w:sz="0" w:space="0" w:color="auto"/>
          </w:divBdr>
        </w:div>
        <w:div w:id="392630529">
          <w:marLeft w:val="480"/>
          <w:marRight w:val="0"/>
          <w:marTop w:val="0"/>
          <w:marBottom w:val="0"/>
          <w:divBdr>
            <w:top w:val="none" w:sz="0" w:space="0" w:color="auto"/>
            <w:left w:val="none" w:sz="0" w:space="0" w:color="auto"/>
            <w:bottom w:val="none" w:sz="0" w:space="0" w:color="auto"/>
            <w:right w:val="none" w:sz="0" w:space="0" w:color="auto"/>
          </w:divBdr>
        </w:div>
        <w:div w:id="427892499">
          <w:marLeft w:val="480"/>
          <w:marRight w:val="0"/>
          <w:marTop w:val="0"/>
          <w:marBottom w:val="0"/>
          <w:divBdr>
            <w:top w:val="none" w:sz="0" w:space="0" w:color="auto"/>
            <w:left w:val="none" w:sz="0" w:space="0" w:color="auto"/>
            <w:bottom w:val="none" w:sz="0" w:space="0" w:color="auto"/>
            <w:right w:val="none" w:sz="0" w:space="0" w:color="auto"/>
          </w:divBdr>
        </w:div>
        <w:div w:id="553546627">
          <w:marLeft w:val="480"/>
          <w:marRight w:val="0"/>
          <w:marTop w:val="0"/>
          <w:marBottom w:val="0"/>
          <w:divBdr>
            <w:top w:val="none" w:sz="0" w:space="0" w:color="auto"/>
            <w:left w:val="none" w:sz="0" w:space="0" w:color="auto"/>
            <w:bottom w:val="none" w:sz="0" w:space="0" w:color="auto"/>
            <w:right w:val="none" w:sz="0" w:space="0" w:color="auto"/>
          </w:divBdr>
        </w:div>
        <w:div w:id="560479914">
          <w:marLeft w:val="480"/>
          <w:marRight w:val="0"/>
          <w:marTop w:val="0"/>
          <w:marBottom w:val="0"/>
          <w:divBdr>
            <w:top w:val="none" w:sz="0" w:space="0" w:color="auto"/>
            <w:left w:val="none" w:sz="0" w:space="0" w:color="auto"/>
            <w:bottom w:val="none" w:sz="0" w:space="0" w:color="auto"/>
            <w:right w:val="none" w:sz="0" w:space="0" w:color="auto"/>
          </w:divBdr>
        </w:div>
        <w:div w:id="616719928">
          <w:marLeft w:val="480"/>
          <w:marRight w:val="0"/>
          <w:marTop w:val="0"/>
          <w:marBottom w:val="0"/>
          <w:divBdr>
            <w:top w:val="none" w:sz="0" w:space="0" w:color="auto"/>
            <w:left w:val="none" w:sz="0" w:space="0" w:color="auto"/>
            <w:bottom w:val="none" w:sz="0" w:space="0" w:color="auto"/>
            <w:right w:val="none" w:sz="0" w:space="0" w:color="auto"/>
          </w:divBdr>
        </w:div>
        <w:div w:id="660811947">
          <w:marLeft w:val="480"/>
          <w:marRight w:val="0"/>
          <w:marTop w:val="0"/>
          <w:marBottom w:val="0"/>
          <w:divBdr>
            <w:top w:val="none" w:sz="0" w:space="0" w:color="auto"/>
            <w:left w:val="none" w:sz="0" w:space="0" w:color="auto"/>
            <w:bottom w:val="none" w:sz="0" w:space="0" w:color="auto"/>
            <w:right w:val="none" w:sz="0" w:space="0" w:color="auto"/>
          </w:divBdr>
        </w:div>
        <w:div w:id="674846931">
          <w:marLeft w:val="480"/>
          <w:marRight w:val="0"/>
          <w:marTop w:val="0"/>
          <w:marBottom w:val="0"/>
          <w:divBdr>
            <w:top w:val="none" w:sz="0" w:space="0" w:color="auto"/>
            <w:left w:val="none" w:sz="0" w:space="0" w:color="auto"/>
            <w:bottom w:val="none" w:sz="0" w:space="0" w:color="auto"/>
            <w:right w:val="none" w:sz="0" w:space="0" w:color="auto"/>
          </w:divBdr>
        </w:div>
        <w:div w:id="703870437">
          <w:marLeft w:val="480"/>
          <w:marRight w:val="0"/>
          <w:marTop w:val="0"/>
          <w:marBottom w:val="0"/>
          <w:divBdr>
            <w:top w:val="none" w:sz="0" w:space="0" w:color="auto"/>
            <w:left w:val="none" w:sz="0" w:space="0" w:color="auto"/>
            <w:bottom w:val="none" w:sz="0" w:space="0" w:color="auto"/>
            <w:right w:val="none" w:sz="0" w:space="0" w:color="auto"/>
          </w:divBdr>
        </w:div>
        <w:div w:id="724139299">
          <w:marLeft w:val="480"/>
          <w:marRight w:val="0"/>
          <w:marTop w:val="0"/>
          <w:marBottom w:val="0"/>
          <w:divBdr>
            <w:top w:val="none" w:sz="0" w:space="0" w:color="auto"/>
            <w:left w:val="none" w:sz="0" w:space="0" w:color="auto"/>
            <w:bottom w:val="none" w:sz="0" w:space="0" w:color="auto"/>
            <w:right w:val="none" w:sz="0" w:space="0" w:color="auto"/>
          </w:divBdr>
        </w:div>
        <w:div w:id="818107021">
          <w:marLeft w:val="480"/>
          <w:marRight w:val="0"/>
          <w:marTop w:val="0"/>
          <w:marBottom w:val="0"/>
          <w:divBdr>
            <w:top w:val="none" w:sz="0" w:space="0" w:color="auto"/>
            <w:left w:val="none" w:sz="0" w:space="0" w:color="auto"/>
            <w:bottom w:val="none" w:sz="0" w:space="0" w:color="auto"/>
            <w:right w:val="none" w:sz="0" w:space="0" w:color="auto"/>
          </w:divBdr>
        </w:div>
        <w:div w:id="872305398">
          <w:marLeft w:val="480"/>
          <w:marRight w:val="0"/>
          <w:marTop w:val="0"/>
          <w:marBottom w:val="0"/>
          <w:divBdr>
            <w:top w:val="none" w:sz="0" w:space="0" w:color="auto"/>
            <w:left w:val="none" w:sz="0" w:space="0" w:color="auto"/>
            <w:bottom w:val="none" w:sz="0" w:space="0" w:color="auto"/>
            <w:right w:val="none" w:sz="0" w:space="0" w:color="auto"/>
          </w:divBdr>
        </w:div>
        <w:div w:id="883711066">
          <w:marLeft w:val="480"/>
          <w:marRight w:val="0"/>
          <w:marTop w:val="0"/>
          <w:marBottom w:val="0"/>
          <w:divBdr>
            <w:top w:val="none" w:sz="0" w:space="0" w:color="auto"/>
            <w:left w:val="none" w:sz="0" w:space="0" w:color="auto"/>
            <w:bottom w:val="none" w:sz="0" w:space="0" w:color="auto"/>
            <w:right w:val="none" w:sz="0" w:space="0" w:color="auto"/>
          </w:divBdr>
        </w:div>
        <w:div w:id="909077251">
          <w:marLeft w:val="480"/>
          <w:marRight w:val="0"/>
          <w:marTop w:val="0"/>
          <w:marBottom w:val="0"/>
          <w:divBdr>
            <w:top w:val="none" w:sz="0" w:space="0" w:color="auto"/>
            <w:left w:val="none" w:sz="0" w:space="0" w:color="auto"/>
            <w:bottom w:val="none" w:sz="0" w:space="0" w:color="auto"/>
            <w:right w:val="none" w:sz="0" w:space="0" w:color="auto"/>
          </w:divBdr>
        </w:div>
        <w:div w:id="919214294">
          <w:marLeft w:val="480"/>
          <w:marRight w:val="0"/>
          <w:marTop w:val="0"/>
          <w:marBottom w:val="0"/>
          <w:divBdr>
            <w:top w:val="none" w:sz="0" w:space="0" w:color="auto"/>
            <w:left w:val="none" w:sz="0" w:space="0" w:color="auto"/>
            <w:bottom w:val="none" w:sz="0" w:space="0" w:color="auto"/>
            <w:right w:val="none" w:sz="0" w:space="0" w:color="auto"/>
          </w:divBdr>
        </w:div>
        <w:div w:id="940260448">
          <w:marLeft w:val="480"/>
          <w:marRight w:val="0"/>
          <w:marTop w:val="0"/>
          <w:marBottom w:val="0"/>
          <w:divBdr>
            <w:top w:val="none" w:sz="0" w:space="0" w:color="auto"/>
            <w:left w:val="none" w:sz="0" w:space="0" w:color="auto"/>
            <w:bottom w:val="none" w:sz="0" w:space="0" w:color="auto"/>
            <w:right w:val="none" w:sz="0" w:space="0" w:color="auto"/>
          </w:divBdr>
        </w:div>
        <w:div w:id="955677539">
          <w:marLeft w:val="480"/>
          <w:marRight w:val="0"/>
          <w:marTop w:val="0"/>
          <w:marBottom w:val="0"/>
          <w:divBdr>
            <w:top w:val="none" w:sz="0" w:space="0" w:color="auto"/>
            <w:left w:val="none" w:sz="0" w:space="0" w:color="auto"/>
            <w:bottom w:val="none" w:sz="0" w:space="0" w:color="auto"/>
            <w:right w:val="none" w:sz="0" w:space="0" w:color="auto"/>
          </w:divBdr>
        </w:div>
        <w:div w:id="973171404">
          <w:marLeft w:val="480"/>
          <w:marRight w:val="0"/>
          <w:marTop w:val="0"/>
          <w:marBottom w:val="0"/>
          <w:divBdr>
            <w:top w:val="none" w:sz="0" w:space="0" w:color="auto"/>
            <w:left w:val="none" w:sz="0" w:space="0" w:color="auto"/>
            <w:bottom w:val="none" w:sz="0" w:space="0" w:color="auto"/>
            <w:right w:val="none" w:sz="0" w:space="0" w:color="auto"/>
          </w:divBdr>
        </w:div>
        <w:div w:id="1010372709">
          <w:marLeft w:val="480"/>
          <w:marRight w:val="0"/>
          <w:marTop w:val="0"/>
          <w:marBottom w:val="0"/>
          <w:divBdr>
            <w:top w:val="none" w:sz="0" w:space="0" w:color="auto"/>
            <w:left w:val="none" w:sz="0" w:space="0" w:color="auto"/>
            <w:bottom w:val="none" w:sz="0" w:space="0" w:color="auto"/>
            <w:right w:val="none" w:sz="0" w:space="0" w:color="auto"/>
          </w:divBdr>
        </w:div>
        <w:div w:id="1012872869">
          <w:marLeft w:val="480"/>
          <w:marRight w:val="0"/>
          <w:marTop w:val="0"/>
          <w:marBottom w:val="0"/>
          <w:divBdr>
            <w:top w:val="none" w:sz="0" w:space="0" w:color="auto"/>
            <w:left w:val="none" w:sz="0" w:space="0" w:color="auto"/>
            <w:bottom w:val="none" w:sz="0" w:space="0" w:color="auto"/>
            <w:right w:val="none" w:sz="0" w:space="0" w:color="auto"/>
          </w:divBdr>
        </w:div>
        <w:div w:id="1074670242">
          <w:marLeft w:val="480"/>
          <w:marRight w:val="0"/>
          <w:marTop w:val="0"/>
          <w:marBottom w:val="0"/>
          <w:divBdr>
            <w:top w:val="none" w:sz="0" w:space="0" w:color="auto"/>
            <w:left w:val="none" w:sz="0" w:space="0" w:color="auto"/>
            <w:bottom w:val="none" w:sz="0" w:space="0" w:color="auto"/>
            <w:right w:val="none" w:sz="0" w:space="0" w:color="auto"/>
          </w:divBdr>
        </w:div>
        <w:div w:id="1140458402">
          <w:marLeft w:val="480"/>
          <w:marRight w:val="0"/>
          <w:marTop w:val="0"/>
          <w:marBottom w:val="0"/>
          <w:divBdr>
            <w:top w:val="none" w:sz="0" w:space="0" w:color="auto"/>
            <w:left w:val="none" w:sz="0" w:space="0" w:color="auto"/>
            <w:bottom w:val="none" w:sz="0" w:space="0" w:color="auto"/>
            <w:right w:val="none" w:sz="0" w:space="0" w:color="auto"/>
          </w:divBdr>
        </w:div>
        <w:div w:id="1150756140">
          <w:marLeft w:val="480"/>
          <w:marRight w:val="0"/>
          <w:marTop w:val="0"/>
          <w:marBottom w:val="0"/>
          <w:divBdr>
            <w:top w:val="none" w:sz="0" w:space="0" w:color="auto"/>
            <w:left w:val="none" w:sz="0" w:space="0" w:color="auto"/>
            <w:bottom w:val="none" w:sz="0" w:space="0" w:color="auto"/>
            <w:right w:val="none" w:sz="0" w:space="0" w:color="auto"/>
          </w:divBdr>
        </w:div>
        <w:div w:id="1160805964">
          <w:marLeft w:val="480"/>
          <w:marRight w:val="0"/>
          <w:marTop w:val="0"/>
          <w:marBottom w:val="0"/>
          <w:divBdr>
            <w:top w:val="none" w:sz="0" w:space="0" w:color="auto"/>
            <w:left w:val="none" w:sz="0" w:space="0" w:color="auto"/>
            <w:bottom w:val="none" w:sz="0" w:space="0" w:color="auto"/>
            <w:right w:val="none" w:sz="0" w:space="0" w:color="auto"/>
          </w:divBdr>
        </w:div>
        <w:div w:id="1166289088">
          <w:marLeft w:val="480"/>
          <w:marRight w:val="0"/>
          <w:marTop w:val="0"/>
          <w:marBottom w:val="0"/>
          <w:divBdr>
            <w:top w:val="none" w:sz="0" w:space="0" w:color="auto"/>
            <w:left w:val="none" w:sz="0" w:space="0" w:color="auto"/>
            <w:bottom w:val="none" w:sz="0" w:space="0" w:color="auto"/>
            <w:right w:val="none" w:sz="0" w:space="0" w:color="auto"/>
          </w:divBdr>
        </w:div>
        <w:div w:id="1257860110">
          <w:marLeft w:val="480"/>
          <w:marRight w:val="0"/>
          <w:marTop w:val="0"/>
          <w:marBottom w:val="0"/>
          <w:divBdr>
            <w:top w:val="none" w:sz="0" w:space="0" w:color="auto"/>
            <w:left w:val="none" w:sz="0" w:space="0" w:color="auto"/>
            <w:bottom w:val="none" w:sz="0" w:space="0" w:color="auto"/>
            <w:right w:val="none" w:sz="0" w:space="0" w:color="auto"/>
          </w:divBdr>
        </w:div>
        <w:div w:id="1265268770">
          <w:marLeft w:val="480"/>
          <w:marRight w:val="0"/>
          <w:marTop w:val="0"/>
          <w:marBottom w:val="0"/>
          <w:divBdr>
            <w:top w:val="none" w:sz="0" w:space="0" w:color="auto"/>
            <w:left w:val="none" w:sz="0" w:space="0" w:color="auto"/>
            <w:bottom w:val="none" w:sz="0" w:space="0" w:color="auto"/>
            <w:right w:val="none" w:sz="0" w:space="0" w:color="auto"/>
          </w:divBdr>
        </w:div>
        <w:div w:id="1270897172">
          <w:marLeft w:val="480"/>
          <w:marRight w:val="0"/>
          <w:marTop w:val="0"/>
          <w:marBottom w:val="0"/>
          <w:divBdr>
            <w:top w:val="none" w:sz="0" w:space="0" w:color="auto"/>
            <w:left w:val="none" w:sz="0" w:space="0" w:color="auto"/>
            <w:bottom w:val="none" w:sz="0" w:space="0" w:color="auto"/>
            <w:right w:val="none" w:sz="0" w:space="0" w:color="auto"/>
          </w:divBdr>
        </w:div>
        <w:div w:id="1300649426">
          <w:marLeft w:val="480"/>
          <w:marRight w:val="0"/>
          <w:marTop w:val="0"/>
          <w:marBottom w:val="0"/>
          <w:divBdr>
            <w:top w:val="none" w:sz="0" w:space="0" w:color="auto"/>
            <w:left w:val="none" w:sz="0" w:space="0" w:color="auto"/>
            <w:bottom w:val="none" w:sz="0" w:space="0" w:color="auto"/>
            <w:right w:val="none" w:sz="0" w:space="0" w:color="auto"/>
          </w:divBdr>
        </w:div>
        <w:div w:id="1301350746">
          <w:marLeft w:val="480"/>
          <w:marRight w:val="0"/>
          <w:marTop w:val="0"/>
          <w:marBottom w:val="0"/>
          <w:divBdr>
            <w:top w:val="none" w:sz="0" w:space="0" w:color="auto"/>
            <w:left w:val="none" w:sz="0" w:space="0" w:color="auto"/>
            <w:bottom w:val="none" w:sz="0" w:space="0" w:color="auto"/>
            <w:right w:val="none" w:sz="0" w:space="0" w:color="auto"/>
          </w:divBdr>
        </w:div>
        <w:div w:id="1338846725">
          <w:marLeft w:val="480"/>
          <w:marRight w:val="0"/>
          <w:marTop w:val="0"/>
          <w:marBottom w:val="0"/>
          <w:divBdr>
            <w:top w:val="none" w:sz="0" w:space="0" w:color="auto"/>
            <w:left w:val="none" w:sz="0" w:space="0" w:color="auto"/>
            <w:bottom w:val="none" w:sz="0" w:space="0" w:color="auto"/>
            <w:right w:val="none" w:sz="0" w:space="0" w:color="auto"/>
          </w:divBdr>
        </w:div>
        <w:div w:id="1372996216">
          <w:marLeft w:val="480"/>
          <w:marRight w:val="0"/>
          <w:marTop w:val="0"/>
          <w:marBottom w:val="0"/>
          <w:divBdr>
            <w:top w:val="none" w:sz="0" w:space="0" w:color="auto"/>
            <w:left w:val="none" w:sz="0" w:space="0" w:color="auto"/>
            <w:bottom w:val="none" w:sz="0" w:space="0" w:color="auto"/>
            <w:right w:val="none" w:sz="0" w:space="0" w:color="auto"/>
          </w:divBdr>
        </w:div>
        <w:div w:id="1382552958">
          <w:marLeft w:val="480"/>
          <w:marRight w:val="0"/>
          <w:marTop w:val="0"/>
          <w:marBottom w:val="0"/>
          <w:divBdr>
            <w:top w:val="none" w:sz="0" w:space="0" w:color="auto"/>
            <w:left w:val="none" w:sz="0" w:space="0" w:color="auto"/>
            <w:bottom w:val="none" w:sz="0" w:space="0" w:color="auto"/>
            <w:right w:val="none" w:sz="0" w:space="0" w:color="auto"/>
          </w:divBdr>
        </w:div>
        <w:div w:id="1399862681">
          <w:marLeft w:val="480"/>
          <w:marRight w:val="0"/>
          <w:marTop w:val="0"/>
          <w:marBottom w:val="0"/>
          <w:divBdr>
            <w:top w:val="none" w:sz="0" w:space="0" w:color="auto"/>
            <w:left w:val="none" w:sz="0" w:space="0" w:color="auto"/>
            <w:bottom w:val="none" w:sz="0" w:space="0" w:color="auto"/>
            <w:right w:val="none" w:sz="0" w:space="0" w:color="auto"/>
          </w:divBdr>
        </w:div>
        <w:div w:id="1424493167">
          <w:marLeft w:val="480"/>
          <w:marRight w:val="0"/>
          <w:marTop w:val="0"/>
          <w:marBottom w:val="0"/>
          <w:divBdr>
            <w:top w:val="none" w:sz="0" w:space="0" w:color="auto"/>
            <w:left w:val="none" w:sz="0" w:space="0" w:color="auto"/>
            <w:bottom w:val="none" w:sz="0" w:space="0" w:color="auto"/>
            <w:right w:val="none" w:sz="0" w:space="0" w:color="auto"/>
          </w:divBdr>
        </w:div>
        <w:div w:id="1500536842">
          <w:marLeft w:val="480"/>
          <w:marRight w:val="0"/>
          <w:marTop w:val="0"/>
          <w:marBottom w:val="0"/>
          <w:divBdr>
            <w:top w:val="none" w:sz="0" w:space="0" w:color="auto"/>
            <w:left w:val="none" w:sz="0" w:space="0" w:color="auto"/>
            <w:bottom w:val="none" w:sz="0" w:space="0" w:color="auto"/>
            <w:right w:val="none" w:sz="0" w:space="0" w:color="auto"/>
          </w:divBdr>
        </w:div>
        <w:div w:id="1518808946">
          <w:marLeft w:val="480"/>
          <w:marRight w:val="0"/>
          <w:marTop w:val="0"/>
          <w:marBottom w:val="0"/>
          <w:divBdr>
            <w:top w:val="none" w:sz="0" w:space="0" w:color="auto"/>
            <w:left w:val="none" w:sz="0" w:space="0" w:color="auto"/>
            <w:bottom w:val="none" w:sz="0" w:space="0" w:color="auto"/>
            <w:right w:val="none" w:sz="0" w:space="0" w:color="auto"/>
          </w:divBdr>
        </w:div>
        <w:div w:id="1542984926">
          <w:marLeft w:val="480"/>
          <w:marRight w:val="0"/>
          <w:marTop w:val="0"/>
          <w:marBottom w:val="0"/>
          <w:divBdr>
            <w:top w:val="none" w:sz="0" w:space="0" w:color="auto"/>
            <w:left w:val="none" w:sz="0" w:space="0" w:color="auto"/>
            <w:bottom w:val="none" w:sz="0" w:space="0" w:color="auto"/>
            <w:right w:val="none" w:sz="0" w:space="0" w:color="auto"/>
          </w:divBdr>
        </w:div>
        <w:div w:id="1566181459">
          <w:marLeft w:val="480"/>
          <w:marRight w:val="0"/>
          <w:marTop w:val="0"/>
          <w:marBottom w:val="0"/>
          <w:divBdr>
            <w:top w:val="none" w:sz="0" w:space="0" w:color="auto"/>
            <w:left w:val="none" w:sz="0" w:space="0" w:color="auto"/>
            <w:bottom w:val="none" w:sz="0" w:space="0" w:color="auto"/>
            <w:right w:val="none" w:sz="0" w:space="0" w:color="auto"/>
          </w:divBdr>
        </w:div>
        <w:div w:id="1799444439">
          <w:marLeft w:val="480"/>
          <w:marRight w:val="0"/>
          <w:marTop w:val="0"/>
          <w:marBottom w:val="0"/>
          <w:divBdr>
            <w:top w:val="none" w:sz="0" w:space="0" w:color="auto"/>
            <w:left w:val="none" w:sz="0" w:space="0" w:color="auto"/>
            <w:bottom w:val="none" w:sz="0" w:space="0" w:color="auto"/>
            <w:right w:val="none" w:sz="0" w:space="0" w:color="auto"/>
          </w:divBdr>
        </w:div>
        <w:div w:id="1834569001">
          <w:marLeft w:val="480"/>
          <w:marRight w:val="0"/>
          <w:marTop w:val="0"/>
          <w:marBottom w:val="0"/>
          <w:divBdr>
            <w:top w:val="none" w:sz="0" w:space="0" w:color="auto"/>
            <w:left w:val="none" w:sz="0" w:space="0" w:color="auto"/>
            <w:bottom w:val="none" w:sz="0" w:space="0" w:color="auto"/>
            <w:right w:val="none" w:sz="0" w:space="0" w:color="auto"/>
          </w:divBdr>
        </w:div>
        <w:div w:id="1854491857">
          <w:marLeft w:val="480"/>
          <w:marRight w:val="0"/>
          <w:marTop w:val="0"/>
          <w:marBottom w:val="0"/>
          <w:divBdr>
            <w:top w:val="none" w:sz="0" w:space="0" w:color="auto"/>
            <w:left w:val="none" w:sz="0" w:space="0" w:color="auto"/>
            <w:bottom w:val="none" w:sz="0" w:space="0" w:color="auto"/>
            <w:right w:val="none" w:sz="0" w:space="0" w:color="auto"/>
          </w:divBdr>
        </w:div>
        <w:div w:id="1858814910">
          <w:marLeft w:val="480"/>
          <w:marRight w:val="0"/>
          <w:marTop w:val="0"/>
          <w:marBottom w:val="0"/>
          <w:divBdr>
            <w:top w:val="none" w:sz="0" w:space="0" w:color="auto"/>
            <w:left w:val="none" w:sz="0" w:space="0" w:color="auto"/>
            <w:bottom w:val="none" w:sz="0" w:space="0" w:color="auto"/>
            <w:right w:val="none" w:sz="0" w:space="0" w:color="auto"/>
          </w:divBdr>
        </w:div>
        <w:div w:id="1862432439">
          <w:marLeft w:val="480"/>
          <w:marRight w:val="0"/>
          <w:marTop w:val="0"/>
          <w:marBottom w:val="0"/>
          <w:divBdr>
            <w:top w:val="none" w:sz="0" w:space="0" w:color="auto"/>
            <w:left w:val="none" w:sz="0" w:space="0" w:color="auto"/>
            <w:bottom w:val="none" w:sz="0" w:space="0" w:color="auto"/>
            <w:right w:val="none" w:sz="0" w:space="0" w:color="auto"/>
          </w:divBdr>
        </w:div>
        <w:div w:id="1866090056">
          <w:marLeft w:val="480"/>
          <w:marRight w:val="0"/>
          <w:marTop w:val="0"/>
          <w:marBottom w:val="0"/>
          <w:divBdr>
            <w:top w:val="none" w:sz="0" w:space="0" w:color="auto"/>
            <w:left w:val="none" w:sz="0" w:space="0" w:color="auto"/>
            <w:bottom w:val="none" w:sz="0" w:space="0" w:color="auto"/>
            <w:right w:val="none" w:sz="0" w:space="0" w:color="auto"/>
          </w:divBdr>
        </w:div>
        <w:div w:id="1873880178">
          <w:marLeft w:val="480"/>
          <w:marRight w:val="0"/>
          <w:marTop w:val="0"/>
          <w:marBottom w:val="0"/>
          <w:divBdr>
            <w:top w:val="none" w:sz="0" w:space="0" w:color="auto"/>
            <w:left w:val="none" w:sz="0" w:space="0" w:color="auto"/>
            <w:bottom w:val="none" w:sz="0" w:space="0" w:color="auto"/>
            <w:right w:val="none" w:sz="0" w:space="0" w:color="auto"/>
          </w:divBdr>
        </w:div>
        <w:div w:id="1928540658">
          <w:marLeft w:val="480"/>
          <w:marRight w:val="0"/>
          <w:marTop w:val="0"/>
          <w:marBottom w:val="0"/>
          <w:divBdr>
            <w:top w:val="none" w:sz="0" w:space="0" w:color="auto"/>
            <w:left w:val="none" w:sz="0" w:space="0" w:color="auto"/>
            <w:bottom w:val="none" w:sz="0" w:space="0" w:color="auto"/>
            <w:right w:val="none" w:sz="0" w:space="0" w:color="auto"/>
          </w:divBdr>
        </w:div>
        <w:div w:id="1947762500">
          <w:marLeft w:val="480"/>
          <w:marRight w:val="0"/>
          <w:marTop w:val="0"/>
          <w:marBottom w:val="0"/>
          <w:divBdr>
            <w:top w:val="none" w:sz="0" w:space="0" w:color="auto"/>
            <w:left w:val="none" w:sz="0" w:space="0" w:color="auto"/>
            <w:bottom w:val="none" w:sz="0" w:space="0" w:color="auto"/>
            <w:right w:val="none" w:sz="0" w:space="0" w:color="auto"/>
          </w:divBdr>
        </w:div>
        <w:div w:id="2081437469">
          <w:marLeft w:val="480"/>
          <w:marRight w:val="0"/>
          <w:marTop w:val="0"/>
          <w:marBottom w:val="0"/>
          <w:divBdr>
            <w:top w:val="none" w:sz="0" w:space="0" w:color="auto"/>
            <w:left w:val="none" w:sz="0" w:space="0" w:color="auto"/>
            <w:bottom w:val="none" w:sz="0" w:space="0" w:color="auto"/>
            <w:right w:val="none" w:sz="0" w:space="0" w:color="auto"/>
          </w:divBdr>
        </w:div>
        <w:div w:id="2082487627">
          <w:marLeft w:val="480"/>
          <w:marRight w:val="0"/>
          <w:marTop w:val="0"/>
          <w:marBottom w:val="0"/>
          <w:divBdr>
            <w:top w:val="none" w:sz="0" w:space="0" w:color="auto"/>
            <w:left w:val="none" w:sz="0" w:space="0" w:color="auto"/>
            <w:bottom w:val="none" w:sz="0" w:space="0" w:color="auto"/>
            <w:right w:val="none" w:sz="0" w:space="0" w:color="auto"/>
          </w:divBdr>
        </w:div>
        <w:div w:id="2100057719">
          <w:marLeft w:val="480"/>
          <w:marRight w:val="0"/>
          <w:marTop w:val="0"/>
          <w:marBottom w:val="0"/>
          <w:divBdr>
            <w:top w:val="none" w:sz="0" w:space="0" w:color="auto"/>
            <w:left w:val="none" w:sz="0" w:space="0" w:color="auto"/>
            <w:bottom w:val="none" w:sz="0" w:space="0" w:color="auto"/>
            <w:right w:val="none" w:sz="0" w:space="0" w:color="auto"/>
          </w:divBdr>
        </w:div>
      </w:divsChild>
    </w:div>
    <w:div w:id="1237781208">
      <w:bodyDiv w:val="1"/>
      <w:marLeft w:val="0"/>
      <w:marRight w:val="0"/>
      <w:marTop w:val="0"/>
      <w:marBottom w:val="0"/>
      <w:divBdr>
        <w:top w:val="none" w:sz="0" w:space="0" w:color="auto"/>
        <w:left w:val="none" w:sz="0" w:space="0" w:color="auto"/>
        <w:bottom w:val="none" w:sz="0" w:space="0" w:color="auto"/>
        <w:right w:val="none" w:sz="0" w:space="0" w:color="auto"/>
      </w:divBdr>
    </w:div>
    <w:div w:id="1238132437">
      <w:marLeft w:val="640"/>
      <w:marRight w:val="0"/>
      <w:marTop w:val="0"/>
      <w:marBottom w:val="0"/>
      <w:divBdr>
        <w:top w:val="none" w:sz="0" w:space="0" w:color="auto"/>
        <w:left w:val="none" w:sz="0" w:space="0" w:color="auto"/>
        <w:bottom w:val="none" w:sz="0" w:space="0" w:color="auto"/>
        <w:right w:val="none" w:sz="0" w:space="0" w:color="auto"/>
      </w:divBdr>
    </w:div>
    <w:div w:id="1238243027">
      <w:bodyDiv w:val="1"/>
      <w:marLeft w:val="0"/>
      <w:marRight w:val="0"/>
      <w:marTop w:val="0"/>
      <w:marBottom w:val="0"/>
      <w:divBdr>
        <w:top w:val="none" w:sz="0" w:space="0" w:color="auto"/>
        <w:left w:val="none" w:sz="0" w:space="0" w:color="auto"/>
        <w:bottom w:val="none" w:sz="0" w:space="0" w:color="auto"/>
        <w:right w:val="none" w:sz="0" w:space="0" w:color="auto"/>
      </w:divBdr>
    </w:div>
    <w:div w:id="1238323270">
      <w:marLeft w:val="640"/>
      <w:marRight w:val="0"/>
      <w:marTop w:val="0"/>
      <w:marBottom w:val="0"/>
      <w:divBdr>
        <w:top w:val="none" w:sz="0" w:space="0" w:color="auto"/>
        <w:left w:val="none" w:sz="0" w:space="0" w:color="auto"/>
        <w:bottom w:val="none" w:sz="0" w:space="0" w:color="auto"/>
        <w:right w:val="none" w:sz="0" w:space="0" w:color="auto"/>
      </w:divBdr>
    </w:div>
    <w:div w:id="1238393677">
      <w:marLeft w:val="640"/>
      <w:marRight w:val="0"/>
      <w:marTop w:val="0"/>
      <w:marBottom w:val="0"/>
      <w:divBdr>
        <w:top w:val="none" w:sz="0" w:space="0" w:color="auto"/>
        <w:left w:val="none" w:sz="0" w:space="0" w:color="auto"/>
        <w:bottom w:val="none" w:sz="0" w:space="0" w:color="auto"/>
        <w:right w:val="none" w:sz="0" w:space="0" w:color="auto"/>
      </w:divBdr>
    </w:div>
    <w:div w:id="1238396711">
      <w:marLeft w:val="640"/>
      <w:marRight w:val="0"/>
      <w:marTop w:val="0"/>
      <w:marBottom w:val="0"/>
      <w:divBdr>
        <w:top w:val="none" w:sz="0" w:space="0" w:color="auto"/>
        <w:left w:val="none" w:sz="0" w:space="0" w:color="auto"/>
        <w:bottom w:val="none" w:sz="0" w:space="0" w:color="auto"/>
        <w:right w:val="none" w:sz="0" w:space="0" w:color="auto"/>
      </w:divBdr>
    </w:div>
    <w:div w:id="1238396923">
      <w:bodyDiv w:val="1"/>
      <w:marLeft w:val="0"/>
      <w:marRight w:val="0"/>
      <w:marTop w:val="0"/>
      <w:marBottom w:val="0"/>
      <w:divBdr>
        <w:top w:val="none" w:sz="0" w:space="0" w:color="auto"/>
        <w:left w:val="none" w:sz="0" w:space="0" w:color="auto"/>
        <w:bottom w:val="none" w:sz="0" w:space="0" w:color="auto"/>
        <w:right w:val="none" w:sz="0" w:space="0" w:color="auto"/>
      </w:divBdr>
    </w:div>
    <w:div w:id="1238439044">
      <w:marLeft w:val="480"/>
      <w:marRight w:val="0"/>
      <w:marTop w:val="0"/>
      <w:marBottom w:val="0"/>
      <w:divBdr>
        <w:top w:val="none" w:sz="0" w:space="0" w:color="auto"/>
        <w:left w:val="none" w:sz="0" w:space="0" w:color="auto"/>
        <w:bottom w:val="none" w:sz="0" w:space="0" w:color="auto"/>
        <w:right w:val="none" w:sz="0" w:space="0" w:color="auto"/>
      </w:divBdr>
    </w:div>
    <w:div w:id="1238787165">
      <w:marLeft w:val="640"/>
      <w:marRight w:val="0"/>
      <w:marTop w:val="0"/>
      <w:marBottom w:val="0"/>
      <w:divBdr>
        <w:top w:val="none" w:sz="0" w:space="0" w:color="auto"/>
        <w:left w:val="none" w:sz="0" w:space="0" w:color="auto"/>
        <w:bottom w:val="none" w:sz="0" w:space="0" w:color="auto"/>
        <w:right w:val="none" w:sz="0" w:space="0" w:color="auto"/>
      </w:divBdr>
    </w:div>
    <w:div w:id="1239242461">
      <w:marLeft w:val="640"/>
      <w:marRight w:val="0"/>
      <w:marTop w:val="0"/>
      <w:marBottom w:val="0"/>
      <w:divBdr>
        <w:top w:val="none" w:sz="0" w:space="0" w:color="auto"/>
        <w:left w:val="none" w:sz="0" w:space="0" w:color="auto"/>
        <w:bottom w:val="none" w:sz="0" w:space="0" w:color="auto"/>
        <w:right w:val="none" w:sz="0" w:space="0" w:color="auto"/>
      </w:divBdr>
    </w:div>
    <w:div w:id="1239637407">
      <w:bodyDiv w:val="1"/>
      <w:marLeft w:val="0"/>
      <w:marRight w:val="0"/>
      <w:marTop w:val="0"/>
      <w:marBottom w:val="0"/>
      <w:divBdr>
        <w:top w:val="none" w:sz="0" w:space="0" w:color="auto"/>
        <w:left w:val="none" w:sz="0" w:space="0" w:color="auto"/>
        <w:bottom w:val="none" w:sz="0" w:space="0" w:color="auto"/>
        <w:right w:val="none" w:sz="0" w:space="0" w:color="auto"/>
      </w:divBdr>
    </w:div>
    <w:div w:id="1239945062">
      <w:marLeft w:val="640"/>
      <w:marRight w:val="0"/>
      <w:marTop w:val="0"/>
      <w:marBottom w:val="0"/>
      <w:divBdr>
        <w:top w:val="none" w:sz="0" w:space="0" w:color="auto"/>
        <w:left w:val="none" w:sz="0" w:space="0" w:color="auto"/>
        <w:bottom w:val="none" w:sz="0" w:space="0" w:color="auto"/>
        <w:right w:val="none" w:sz="0" w:space="0" w:color="auto"/>
      </w:divBdr>
    </w:div>
    <w:div w:id="1240289000">
      <w:marLeft w:val="640"/>
      <w:marRight w:val="0"/>
      <w:marTop w:val="0"/>
      <w:marBottom w:val="0"/>
      <w:divBdr>
        <w:top w:val="none" w:sz="0" w:space="0" w:color="auto"/>
        <w:left w:val="none" w:sz="0" w:space="0" w:color="auto"/>
        <w:bottom w:val="none" w:sz="0" w:space="0" w:color="auto"/>
        <w:right w:val="none" w:sz="0" w:space="0" w:color="auto"/>
      </w:divBdr>
    </w:div>
    <w:div w:id="1240289871">
      <w:marLeft w:val="640"/>
      <w:marRight w:val="0"/>
      <w:marTop w:val="0"/>
      <w:marBottom w:val="0"/>
      <w:divBdr>
        <w:top w:val="none" w:sz="0" w:space="0" w:color="auto"/>
        <w:left w:val="none" w:sz="0" w:space="0" w:color="auto"/>
        <w:bottom w:val="none" w:sz="0" w:space="0" w:color="auto"/>
        <w:right w:val="none" w:sz="0" w:space="0" w:color="auto"/>
      </w:divBdr>
    </w:div>
    <w:div w:id="1241526617">
      <w:marLeft w:val="640"/>
      <w:marRight w:val="0"/>
      <w:marTop w:val="0"/>
      <w:marBottom w:val="0"/>
      <w:divBdr>
        <w:top w:val="none" w:sz="0" w:space="0" w:color="auto"/>
        <w:left w:val="none" w:sz="0" w:space="0" w:color="auto"/>
        <w:bottom w:val="none" w:sz="0" w:space="0" w:color="auto"/>
        <w:right w:val="none" w:sz="0" w:space="0" w:color="auto"/>
      </w:divBdr>
    </w:div>
    <w:div w:id="1241939116">
      <w:marLeft w:val="640"/>
      <w:marRight w:val="0"/>
      <w:marTop w:val="0"/>
      <w:marBottom w:val="0"/>
      <w:divBdr>
        <w:top w:val="none" w:sz="0" w:space="0" w:color="auto"/>
        <w:left w:val="none" w:sz="0" w:space="0" w:color="auto"/>
        <w:bottom w:val="none" w:sz="0" w:space="0" w:color="auto"/>
        <w:right w:val="none" w:sz="0" w:space="0" w:color="auto"/>
      </w:divBdr>
    </w:div>
    <w:div w:id="1242327327">
      <w:marLeft w:val="640"/>
      <w:marRight w:val="0"/>
      <w:marTop w:val="0"/>
      <w:marBottom w:val="0"/>
      <w:divBdr>
        <w:top w:val="none" w:sz="0" w:space="0" w:color="auto"/>
        <w:left w:val="none" w:sz="0" w:space="0" w:color="auto"/>
        <w:bottom w:val="none" w:sz="0" w:space="0" w:color="auto"/>
        <w:right w:val="none" w:sz="0" w:space="0" w:color="auto"/>
      </w:divBdr>
    </w:div>
    <w:div w:id="1242372815">
      <w:marLeft w:val="480"/>
      <w:marRight w:val="0"/>
      <w:marTop w:val="0"/>
      <w:marBottom w:val="0"/>
      <w:divBdr>
        <w:top w:val="none" w:sz="0" w:space="0" w:color="auto"/>
        <w:left w:val="none" w:sz="0" w:space="0" w:color="auto"/>
        <w:bottom w:val="none" w:sz="0" w:space="0" w:color="auto"/>
        <w:right w:val="none" w:sz="0" w:space="0" w:color="auto"/>
      </w:divBdr>
    </w:div>
    <w:div w:id="1242523667">
      <w:marLeft w:val="640"/>
      <w:marRight w:val="0"/>
      <w:marTop w:val="0"/>
      <w:marBottom w:val="0"/>
      <w:divBdr>
        <w:top w:val="none" w:sz="0" w:space="0" w:color="auto"/>
        <w:left w:val="none" w:sz="0" w:space="0" w:color="auto"/>
        <w:bottom w:val="none" w:sz="0" w:space="0" w:color="auto"/>
        <w:right w:val="none" w:sz="0" w:space="0" w:color="auto"/>
      </w:divBdr>
    </w:div>
    <w:div w:id="1244334418">
      <w:marLeft w:val="640"/>
      <w:marRight w:val="0"/>
      <w:marTop w:val="0"/>
      <w:marBottom w:val="0"/>
      <w:divBdr>
        <w:top w:val="none" w:sz="0" w:space="0" w:color="auto"/>
        <w:left w:val="none" w:sz="0" w:space="0" w:color="auto"/>
        <w:bottom w:val="none" w:sz="0" w:space="0" w:color="auto"/>
        <w:right w:val="none" w:sz="0" w:space="0" w:color="auto"/>
      </w:divBdr>
    </w:div>
    <w:div w:id="1244533384">
      <w:marLeft w:val="480"/>
      <w:marRight w:val="0"/>
      <w:marTop w:val="0"/>
      <w:marBottom w:val="0"/>
      <w:divBdr>
        <w:top w:val="none" w:sz="0" w:space="0" w:color="auto"/>
        <w:left w:val="none" w:sz="0" w:space="0" w:color="auto"/>
        <w:bottom w:val="none" w:sz="0" w:space="0" w:color="auto"/>
        <w:right w:val="none" w:sz="0" w:space="0" w:color="auto"/>
      </w:divBdr>
    </w:div>
    <w:div w:id="1244679769">
      <w:bodyDiv w:val="1"/>
      <w:marLeft w:val="0"/>
      <w:marRight w:val="0"/>
      <w:marTop w:val="0"/>
      <w:marBottom w:val="0"/>
      <w:divBdr>
        <w:top w:val="none" w:sz="0" w:space="0" w:color="auto"/>
        <w:left w:val="none" w:sz="0" w:space="0" w:color="auto"/>
        <w:bottom w:val="none" w:sz="0" w:space="0" w:color="auto"/>
        <w:right w:val="none" w:sz="0" w:space="0" w:color="auto"/>
      </w:divBdr>
      <w:divsChild>
        <w:div w:id="13577733">
          <w:marLeft w:val="480"/>
          <w:marRight w:val="0"/>
          <w:marTop w:val="0"/>
          <w:marBottom w:val="0"/>
          <w:divBdr>
            <w:top w:val="none" w:sz="0" w:space="0" w:color="auto"/>
            <w:left w:val="none" w:sz="0" w:space="0" w:color="auto"/>
            <w:bottom w:val="none" w:sz="0" w:space="0" w:color="auto"/>
            <w:right w:val="none" w:sz="0" w:space="0" w:color="auto"/>
          </w:divBdr>
        </w:div>
        <w:div w:id="56707439">
          <w:marLeft w:val="480"/>
          <w:marRight w:val="0"/>
          <w:marTop w:val="0"/>
          <w:marBottom w:val="0"/>
          <w:divBdr>
            <w:top w:val="none" w:sz="0" w:space="0" w:color="auto"/>
            <w:left w:val="none" w:sz="0" w:space="0" w:color="auto"/>
            <w:bottom w:val="none" w:sz="0" w:space="0" w:color="auto"/>
            <w:right w:val="none" w:sz="0" w:space="0" w:color="auto"/>
          </w:divBdr>
        </w:div>
        <w:div w:id="58943887">
          <w:marLeft w:val="480"/>
          <w:marRight w:val="0"/>
          <w:marTop w:val="0"/>
          <w:marBottom w:val="0"/>
          <w:divBdr>
            <w:top w:val="none" w:sz="0" w:space="0" w:color="auto"/>
            <w:left w:val="none" w:sz="0" w:space="0" w:color="auto"/>
            <w:bottom w:val="none" w:sz="0" w:space="0" w:color="auto"/>
            <w:right w:val="none" w:sz="0" w:space="0" w:color="auto"/>
          </w:divBdr>
        </w:div>
        <w:div w:id="78869244">
          <w:marLeft w:val="480"/>
          <w:marRight w:val="0"/>
          <w:marTop w:val="0"/>
          <w:marBottom w:val="0"/>
          <w:divBdr>
            <w:top w:val="none" w:sz="0" w:space="0" w:color="auto"/>
            <w:left w:val="none" w:sz="0" w:space="0" w:color="auto"/>
            <w:bottom w:val="none" w:sz="0" w:space="0" w:color="auto"/>
            <w:right w:val="none" w:sz="0" w:space="0" w:color="auto"/>
          </w:divBdr>
        </w:div>
        <w:div w:id="83384784">
          <w:marLeft w:val="480"/>
          <w:marRight w:val="0"/>
          <w:marTop w:val="0"/>
          <w:marBottom w:val="0"/>
          <w:divBdr>
            <w:top w:val="none" w:sz="0" w:space="0" w:color="auto"/>
            <w:left w:val="none" w:sz="0" w:space="0" w:color="auto"/>
            <w:bottom w:val="none" w:sz="0" w:space="0" w:color="auto"/>
            <w:right w:val="none" w:sz="0" w:space="0" w:color="auto"/>
          </w:divBdr>
        </w:div>
        <w:div w:id="145367974">
          <w:marLeft w:val="480"/>
          <w:marRight w:val="0"/>
          <w:marTop w:val="0"/>
          <w:marBottom w:val="0"/>
          <w:divBdr>
            <w:top w:val="none" w:sz="0" w:space="0" w:color="auto"/>
            <w:left w:val="none" w:sz="0" w:space="0" w:color="auto"/>
            <w:bottom w:val="none" w:sz="0" w:space="0" w:color="auto"/>
            <w:right w:val="none" w:sz="0" w:space="0" w:color="auto"/>
          </w:divBdr>
        </w:div>
        <w:div w:id="167908583">
          <w:marLeft w:val="480"/>
          <w:marRight w:val="0"/>
          <w:marTop w:val="0"/>
          <w:marBottom w:val="0"/>
          <w:divBdr>
            <w:top w:val="none" w:sz="0" w:space="0" w:color="auto"/>
            <w:left w:val="none" w:sz="0" w:space="0" w:color="auto"/>
            <w:bottom w:val="none" w:sz="0" w:space="0" w:color="auto"/>
            <w:right w:val="none" w:sz="0" w:space="0" w:color="auto"/>
          </w:divBdr>
        </w:div>
        <w:div w:id="184711086">
          <w:marLeft w:val="480"/>
          <w:marRight w:val="0"/>
          <w:marTop w:val="0"/>
          <w:marBottom w:val="0"/>
          <w:divBdr>
            <w:top w:val="none" w:sz="0" w:space="0" w:color="auto"/>
            <w:left w:val="none" w:sz="0" w:space="0" w:color="auto"/>
            <w:bottom w:val="none" w:sz="0" w:space="0" w:color="auto"/>
            <w:right w:val="none" w:sz="0" w:space="0" w:color="auto"/>
          </w:divBdr>
        </w:div>
        <w:div w:id="190186735">
          <w:marLeft w:val="480"/>
          <w:marRight w:val="0"/>
          <w:marTop w:val="0"/>
          <w:marBottom w:val="0"/>
          <w:divBdr>
            <w:top w:val="none" w:sz="0" w:space="0" w:color="auto"/>
            <w:left w:val="none" w:sz="0" w:space="0" w:color="auto"/>
            <w:bottom w:val="none" w:sz="0" w:space="0" w:color="auto"/>
            <w:right w:val="none" w:sz="0" w:space="0" w:color="auto"/>
          </w:divBdr>
        </w:div>
        <w:div w:id="190460842">
          <w:marLeft w:val="480"/>
          <w:marRight w:val="0"/>
          <w:marTop w:val="0"/>
          <w:marBottom w:val="0"/>
          <w:divBdr>
            <w:top w:val="none" w:sz="0" w:space="0" w:color="auto"/>
            <w:left w:val="none" w:sz="0" w:space="0" w:color="auto"/>
            <w:bottom w:val="none" w:sz="0" w:space="0" w:color="auto"/>
            <w:right w:val="none" w:sz="0" w:space="0" w:color="auto"/>
          </w:divBdr>
        </w:div>
        <w:div w:id="211506037">
          <w:marLeft w:val="480"/>
          <w:marRight w:val="0"/>
          <w:marTop w:val="0"/>
          <w:marBottom w:val="0"/>
          <w:divBdr>
            <w:top w:val="none" w:sz="0" w:space="0" w:color="auto"/>
            <w:left w:val="none" w:sz="0" w:space="0" w:color="auto"/>
            <w:bottom w:val="none" w:sz="0" w:space="0" w:color="auto"/>
            <w:right w:val="none" w:sz="0" w:space="0" w:color="auto"/>
          </w:divBdr>
        </w:div>
        <w:div w:id="228732818">
          <w:marLeft w:val="480"/>
          <w:marRight w:val="0"/>
          <w:marTop w:val="0"/>
          <w:marBottom w:val="0"/>
          <w:divBdr>
            <w:top w:val="none" w:sz="0" w:space="0" w:color="auto"/>
            <w:left w:val="none" w:sz="0" w:space="0" w:color="auto"/>
            <w:bottom w:val="none" w:sz="0" w:space="0" w:color="auto"/>
            <w:right w:val="none" w:sz="0" w:space="0" w:color="auto"/>
          </w:divBdr>
        </w:div>
        <w:div w:id="231160652">
          <w:marLeft w:val="480"/>
          <w:marRight w:val="0"/>
          <w:marTop w:val="0"/>
          <w:marBottom w:val="0"/>
          <w:divBdr>
            <w:top w:val="none" w:sz="0" w:space="0" w:color="auto"/>
            <w:left w:val="none" w:sz="0" w:space="0" w:color="auto"/>
            <w:bottom w:val="none" w:sz="0" w:space="0" w:color="auto"/>
            <w:right w:val="none" w:sz="0" w:space="0" w:color="auto"/>
          </w:divBdr>
        </w:div>
        <w:div w:id="256905592">
          <w:marLeft w:val="480"/>
          <w:marRight w:val="0"/>
          <w:marTop w:val="0"/>
          <w:marBottom w:val="0"/>
          <w:divBdr>
            <w:top w:val="none" w:sz="0" w:space="0" w:color="auto"/>
            <w:left w:val="none" w:sz="0" w:space="0" w:color="auto"/>
            <w:bottom w:val="none" w:sz="0" w:space="0" w:color="auto"/>
            <w:right w:val="none" w:sz="0" w:space="0" w:color="auto"/>
          </w:divBdr>
        </w:div>
        <w:div w:id="276370910">
          <w:marLeft w:val="480"/>
          <w:marRight w:val="0"/>
          <w:marTop w:val="0"/>
          <w:marBottom w:val="0"/>
          <w:divBdr>
            <w:top w:val="none" w:sz="0" w:space="0" w:color="auto"/>
            <w:left w:val="none" w:sz="0" w:space="0" w:color="auto"/>
            <w:bottom w:val="none" w:sz="0" w:space="0" w:color="auto"/>
            <w:right w:val="none" w:sz="0" w:space="0" w:color="auto"/>
          </w:divBdr>
        </w:div>
        <w:div w:id="295991458">
          <w:marLeft w:val="480"/>
          <w:marRight w:val="0"/>
          <w:marTop w:val="0"/>
          <w:marBottom w:val="0"/>
          <w:divBdr>
            <w:top w:val="none" w:sz="0" w:space="0" w:color="auto"/>
            <w:left w:val="none" w:sz="0" w:space="0" w:color="auto"/>
            <w:bottom w:val="none" w:sz="0" w:space="0" w:color="auto"/>
            <w:right w:val="none" w:sz="0" w:space="0" w:color="auto"/>
          </w:divBdr>
        </w:div>
        <w:div w:id="339478038">
          <w:marLeft w:val="480"/>
          <w:marRight w:val="0"/>
          <w:marTop w:val="0"/>
          <w:marBottom w:val="0"/>
          <w:divBdr>
            <w:top w:val="none" w:sz="0" w:space="0" w:color="auto"/>
            <w:left w:val="none" w:sz="0" w:space="0" w:color="auto"/>
            <w:bottom w:val="none" w:sz="0" w:space="0" w:color="auto"/>
            <w:right w:val="none" w:sz="0" w:space="0" w:color="auto"/>
          </w:divBdr>
        </w:div>
        <w:div w:id="345059114">
          <w:marLeft w:val="480"/>
          <w:marRight w:val="0"/>
          <w:marTop w:val="0"/>
          <w:marBottom w:val="0"/>
          <w:divBdr>
            <w:top w:val="none" w:sz="0" w:space="0" w:color="auto"/>
            <w:left w:val="none" w:sz="0" w:space="0" w:color="auto"/>
            <w:bottom w:val="none" w:sz="0" w:space="0" w:color="auto"/>
            <w:right w:val="none" w:sz="0" w:space="0" w:color="auto"/>
          </w:divBdr>
        </w:div>
        <w:div w:id="358698611">
          <w:marLeft w:val="480"/>
          <w:marRight w:val="0"/>
          <w:marTop w:val="0"/>
          <w:marBottom w:val="0"/>
          <w:divBdr>
            <w:top w:val="none" w:sz="0" w:space="0" w:color="auto"/>
            <w:left w:val="none" w:sz="0" w:space="0" w:color="auto"/>
            <w:bottom w:val="none" w:sz="0" w:space="0" w:color="auto"/>
            <w:right w:val="none" w:sz="0" w:space="0" w:color="auto"/>
          </w:divBdr>
        </w:div>
        <w:div w:id="369233872">
          <w:marLeft w:val="480"/>
          <w:marRight w:val="0"/>
          <w:marTop w:val="0"/>
          <w:marBottom w:val="0"/>
          <w:divBdr>
            <w:top w:val="none" w:sz="0" w:space="0" w:color="auto"/>
            <w:left w:val="none" w:sz="0" w:space="0" w:color="auto"/>
            <w:bottom w:val="none" w:sz="0" w:space="0" w:color="auto"/>
            <w:right w:val="none" w:sz="0" w:space="0" w:color="auto"/>
          </w:divBdr>
        </w:div>
        <w:div w:id="386224294">
          <w:marLeft w:val="480"/>
          <w:marRight w:val="0"/>
          <w:marTop w:val="0"/>
          <w:marBottom w:val="0"/>
          <w:divBdr>
            <w:top w:val="none" w:sz="0" w:space="0" w:color="auto"/>
            <w:left w:val="none" w:sz="0" w:space="0" w:color="auto"/>
            <w:bottom w:val="none" w:sz="0" w:space="0" w:color="auto"/>
            <w:right w:val="none" w:sz="0" w:space="0" w:color="auto"/>
          </w:divBdr>
        </w:div>
        <w:div w:id="405108100">
          <w:marLeft w:val="480"/>
          <w:marRight w:val="0"/>
          <w:marTop w:val="0"/>
          <w:marBottom w:val="0"/>
          <w:divBdr>
            <w:top w:val="none" w:sz="0" w:space="0" w:color="auto"/>
            <w:left w:val="none" w:sz="0" w:space="0" w:color="auto"/>
            <w:bottom w:val="none" w:sz="0" w:space="0" w:color="auto"/>
            <w:right w:val="none" w:sz="0" w:space="0" w:color="auto"/>
          </w:divBdr>
        </w:div>
        <w:div w:id="412433641">
          <w:marLeft w:val="480"/>
          <w:marRight w:val="0"/>
          <w:marTop w:val="0"/>
          <w:marBottom w:val="0"/>
          <w:divBdr>
            <w:top w:val="none" w:sz="0" w:space="0" w:color="auto"/>
            <w:left w:val="none" w:sz="0" w:space="0" w:color="auto"/>
            <w:bottom w:val="none" w:sz="0" w:space="0" w:color="auto"/>
            <w:right w:val="none" w:sz="0" w:space="0" w:color="auto"/>
          </w:divBdr>
        </w:div>
        <w:div w:id="425731342">
          <w:marLeft w:val="480"/>
          <w:marRight w:val="0"/>
          <w:marTop w:val="0"/>
          <w:marBottom w:val="0"/>
          <w:divBdr>
            <w:top w:val="none" w:sz="0" w:space="0" w:color="auto"/>
            <w:left w:val="none" w:sz="0" w:space="0" w:color="auto"/>
            <w:bottom w:val="none" w:sz="0" w:space="0" w:color="auto"/>
            <w:right w:val="none" w:sz="0" w:space="0" w:color="auto"/>
          </w:divBdr>
        </w:div>
        <w:div w:id="440030635">
          <w:marLeft w:val="480"/>
          <w:marRight w:val="0"/>
          <w:marTop w:val="0"/>
          <w:marBottom w:val="0"/>
          <w:divBdr>
            <w:top w:val="none" w:sz="0" w:space="0" w:color="auto"/>
            <w:left w:val="none" w:sz="0" w:space="0" w:color="auto"/>
            <w:bottom w:val="none" w:sz="0" w:space="0" w:color="auto"/>
            <w:right w:val="none" w:sz="0" w:space="0" w:color="auto"/>
          </w:divBdr>
        </w:div>
        <w:div w:id="450827478">
          <w:marLeft w:val="480"/>
          <w:marRight w:val="0"/>
          <w:marTop w:val="0"/>
          <w:marBottom w:val="0"/>
          <w:divBdr>
            <w:top w:val="none" w:sz="0" w:space="0" w:color="auto"/>
            <w:left w:val="none" w:sz="0" w:space="0" w:color="auto"/>
            <w:bottom w:val="none" w:sz="0" w:space="0" w:color="auto"/>
            <w:right w:val="none" w:sz="0" w:space="0" w:color="auto"/>
          </w:divBdr>
        </w:div>
        <w:div w:id="468403593">
          <w:marLeft w:val="480"/>
          <w:marRight w:val="0"/>
          <w:marTop w:val="0"/>
          <w:marBottom w:val="0"/>
          <w:divBdr>
            <w:top w:val="none" w:sz="0" w:space="0" w:color="auto"/>
            <w:left w:val="none" w:sz="0" w:space="0" w:color="auto"/>
            <w:bottom w:val="none" w:sz="0" w:space="0" w:color="auto"/>
            <w:right w:val="none" w:sz="0" w:space="0" w:color="auto"/>
          </w:divBdr>
        </w:div>
        <w:div w:id="469514959">
          <w:marLeft w:val="480"/>
          <w:marRight w:val="0"/>
          <w:marTop w:val="0"/>
          <w:marBottom w:val="0"/>
          <w:divBdr>
            <w:top w:val="none" w:sz="0" w:space="0" w:color="auto"/>
            <w:left w:val="none" w:sz="0" w:space="0" w:color="auto"/>
            <w:bottom w:val="none" w:sz="0" w:space="0" w:color="auto"/>
            <w:right w:val="none" w:sz="0" w:space="0" w:color="auto"/>
          </w:divBdr>
        </w:div>
        <w:div w:id="494808278">
          <w:marLeft w:val="480"/>
          <w:marRight w:val="0"/>
          <w:marTop w:val="0"/>
          <w:marBottom w:val="0"/>
          <w:divBdr>
            <w:top w:val="none" w:sz="0" w:space="0" w:color="auto"/>
            <w:left w:val="none" w:sz="0" w:space="0" w:color="auto"/>
            <w:bottom w:val="none" w:sz="0" w:space="0" w:color="auto"/>
            <w:right w:val="none" w:sz="0" w:space="0" w:color="auto"/>
          </w:divBdr>
        </w:div>
        <w:div w:id="520895495">
          <w:marLeft w:val="480"/>
          <w:marRight w:val="0"/>
          <w:marTop w:val="0"/>
          <w:marBottom w:val="0"/>
          <w:divBdr>
            <w:top w:val="none" w:sz="0" w:space="0" w:color="auto"/>
            <w:left w:val="none" w:sz="0" w:space="0" w:color="auto"/>
            <w:bottom w:val="none" w:sz="0" w:space="0" w:color="auto"/>
            <w:right w:val="none" w:sz="0" w:space="0" w:color="auto"/>
          </w:divBdr>
        </w:div>
        <w:div w:id="549154830">
          <w:marLeft w:val="480"/>
          <w:marRight w:val="0"/>
          <w:marTop w:val="0"/>
          <w:marBottom w:val="0"/>
          <w:divBdr>
            <w:top w:val="none" w:sz="0" w:space="0" w:color="auto"/>
            <w:left w:val="none" w:sz="0" w:space="0" w:color="auto"/>
            <w:bottom w:val="none" w:sz="0" w:space="0" w:color="auto"/>
            <w:right w:val="none" w:sz="0" w:space="0" w:color="auto"/>
          </w:divBdr>
        </w:div>
        <w:div w:id="573783680">
          <w:marLeft w:val="480"/>
          <w:marRight w:val="0"/>
          <w:marTop w:val="0"/>
          <w:marBottom w:val="0"/>
          <w:divBdr>
            <w:top w:val="none" w:sz="0" w:space="0" w:color="auto"/>
            <w:left w:val="none" w:sz="0" w:space="0" w:color="auto"/>
            <w:bottom w:val="none" w:sz="0" w:space="0" w:color="auto"/>
            <w:right w:val="none" w:sz="0" w:space="0" w:color="auto"/>
          </w:divBdr>
        </w:div>
        <w:div w:id="576214177">
          <w:marLeft w:val="480"/>
          <w:marRight w:val="0"/>
          <w:marTop w:val="0"/>
          <w:marBottom w:val="0"/>
          <w:divBdr>
            <w:top w:val="none" w:sz="0" w:space="0" w:color="auto"/>
            <w:left w:val="none" w:sz="0" w:space="0" w:color="auto"/>
            <w:bottom w:val="none" w:sz="0" w:space="0" w:color="auto"/>
            <w:right w:val="none" w:sz="0" w:space="0" w:color="auto"/>
          </w:divBdr>
        </w:div>
        <w:div w:id="585113021">
          <w:marLeft w:val="480"/>
          <w:marRight w:val="0"/>
          <w:marTop w:val="0"/>
          <w:marBottom w:val="0"/>
          <w:divBdr>
            <w:top w:val="none" w:sz="0" w:space="0" w:color="auto"/>
            <w:left w:val="none" w:sz="0" w:space="0" w:color="auto"/>
            <w:bottom w:val="none" w:sz="0" w:space="0" w:color="auto"/>
            <w:right w:val="none" w:sz="0" w:space="0" w:color="auto"/>
          </w:divBdr>
        </w:div>
        <w:div w:id="590966674">
          <w:marLeft w:val="480"/>
          <w:marRight w:val="0"/>
          <w:marTop w:val="0"/>
          <w:marBottom w:val="0"/>
          <w:divBdr>
            <w:top w:val="none" w:sz="0" w:space="0" w:color="auto"/>
            <w:left w:val="none" w:sz="0" w:space="0" w:color="auto"/>
            <w:bottom w:val="none" w:sz="0" w:space="0" w:color="auto"/>
            <w:right w:val="none" w:sz="0" w:space="0" w:color="auto"/>
          </w:divBdr>
        </w:div>
        <w:div w:id="609943593">
          <w:marLeft w:val="480"/>
          <w:marRight w:val="0"/>
          <w:marTop w:val="0"/>
          <w:marBottom w:val="0"/>
          <w:divBdr>
            <w:top w:val="none" w:sz="0" w:space="0" w:color="auto"/>
            <w:left w:val="none" w:sz="0" w:space="0" w:color="auto"/>
            <w:bottom w:val="none" w:sz="0" w:space="0" w:color="auto"/>
            <w:right w:val="none" w:sz="0" w:space="0" w:color="auto"/>
          </w:divBdr>
        </w:div>
        <w:div w:id="617492010">
          <w:marLeft w:val="480"/>
          <w:marRight w:val="0"/>
          <w:marTop w:val="0"/>
          <w:marBottom w:val="0"/>
          <w:divBdr>
            <w:top w:val="none" w:sz="0" w:space="0" w:color="auto"/>
            <w:left w:val="none" w:sz="0" w:space="0" w:color="auto"/>
            <w:bottom w:val="none" w:sz="0" w:space="0" w:color="auto"/>
            <w:right w:val="none" w:sz="0" w:space="0" w:color="auto"/>
          </w:divBdr>
        </w:div>
        <w:div w:id="629895381">
          <w:marLeft w:val="480"/>
          <w:marRight w:val="0"/>
          <w:marTop w:val="0"/>
          <w:marBottom w:val="0"/>
          <w:divBdr>
            <w:top w:val="none" w:sz="0" w:space="0" w:color="auto"/>
            <w:left w:val="none" w:sz="0" w:space="0" w:color="auto"/>
            <w:bottom w:val="none" w:sz="0" w:space="0" w:color="auto"/>
            <w:right w:val="none" w:sz="0" w:space="0" w:color="auto"/>
          </w:divBdr>
        </w:div>
        <w:div w:id="652880862">
          <w:marLeft w:val="480"/>
          <w:marRight w:val="0"/>
          <w:marTop w:val="0"/>
          <w:marBottom w:val="0"/>
          <w:divBdr>
            <w:top w:val="none" w:sz="0" w:space="0" w:color="auto"/>
            <w:left w:val="none" w:sz="0" w:space="0" w:color="auto"/>
            <w:bottom w:val="none" w:sz="0" w:space="0" w:color="auto"/>
            <w:right w:val="none" w:sz="0" w:space="0" w:color="auto"/>
          </w:divBdr>
        </w:div>
        <w:div w:id="667706424">
          <w:marLeft w:val="480"/>
          <w:marRight w:val="0"/>
          <w:marTop w:val="0"/>
          <w:marBottom w:val="0"/>
          <w:divBdr>
            <w:top w:val="none" w:sz="0" w:space="0" w:color="auto"/>
            <w:left w:val="none" w:sz="0" w:space="0" w:color="auto"/>
            <w:bottom w:val="none" w:sz="0" w:space="0" w:color="auto"/>
            <w:right w:val="none" w:sz="0" w:space="0" w:color="auto"/>
          </w:divBdr>
        </w:div>
        <w:div w:id="679164633">
          <w:marLeft w:val="480"/>
          <w:marRight w:val="0"/>
          <w:marTop w:val="0"/>
          <w:marBottom w:val="0"/>
          <w:divBdr>
            <w:top w:val="none" w:sz="0" w:space="0" w:color="auto"/>
            <w:left w:val="none" w:sz="0" w:space="0" w:color="auto"/>
            <w:bottom w:val="none" w:sz="0" w:space="0" w:color="auto"/>
            <w:right w:val="none" w:sz="0" w:space="0" w:color="auto"/>
          </w:divBdr>
        </w:div>
        <w:div w:id="703095323">
          <w:marLeft w:val="480"/>
          <w:marRight w:val="0"/>
          <w:marTop w:val="0"/>
          <w:marBottom w:val="0"/>
          <w:divBdr>
            <w:top w:val="none" w:sz="0" w:space="0" w:color="auto"/>
            <w:left w:val="none" w:sz="0" w:space="0" w:color="auto"/>
            <w:bottom w:val="none" w:sz="0" w:space="0" w:color="auto"/>
            <w:right w:val="none" w:sz="0" w:space="0" w:color="auto"/>
          </w:divBdr>
        </w:div>
        <w:div w:id="730812178">
          <w:marLeft w:val="480"/>
          <w:marRight w:val="0"/>
          <w:marTop w:val="0"/>
          <w:marBottom w:val="0"/>
          <w:divBdr>
            <w:top w:val="none" w:sz="0" w:space="0" w:color="auto"/>
            <w:left w:val="none" w:sz="0" w:space="0" w:color="auto"/>
            <w:bottom w:val="none" w:sz="0" w:space="0" w:color="auto"/>
            <w:right w:val="none" w:sz="0" w:space="0" w:color="auto"/>
          </w:divBdr>
        </w:div>
        <w:div w:id="824318560">
          <w:marLeft w:val="480"/>
          <w:marRight w:val="0"/>
          <w:marTop w:val="0"/>
          <w:marBottom w:val="0"/>
          <w:divBdr>
            <w:top w:val="none" w:sz="0" w:space="0" w:color="auto"/>
            <w:left w:val="none" w:sz="0" w:space="0" w:color="auto"/>
            <w:bottom w:val="none" w:sz="0" w:space="0" w:color="auto"/>
            <w:right w:val="none" w:sz="0" w:space="0" w:color="auto"/>
          </w:divBdr>
        </w:div>
        <w:div w:id="846015625">
          <w:marLeft w:val="480"/>
          <w:marRight w:val="0"/>
          <w:marTop w:val="0"/>
          <w:marBottom w:val="0"/>
          <w:divBdr>
            <w:top w:val="none" w:sz="0" w:space="0" w:color="auto"/>
            <w:left w:val="none" w:sz="0" w:space="0" w:color="auto"/>
            <w:bottom w:val="none" w:sz="0" w:space="0" w:color="auto"/>
            <w:right w:val="none" w:sz="0" w:space="0" w:color="auto"/>
          </w:divBdr>
        </w:div>
        <w:div w:id="846674415">
          <w:marLeft w:val="480"/>
          <w:marRight w:val="0"/>
          <w:marTop w:val="0"/>
          <w:marBottom w:val="0"/>
          <w:divBdr>
            <w:top w:val="none" w:sz="0" w:space="0" w:color="auto"/>
            <w:left w:val="none" w:sz="0" w:space="0" w:color="auto"/>
            <w:bottom w:val="none" w:sz="0" w:space="0" w:color="auto"/>
            <w:right w:val="none" w:sz="0" w:space="0" w:color="auto"/>
          </w:divBdr>
        </w:div>
        <w:div w:id="847408865">
          <w:marLeft w:val="480"/>
          <w:marRight w:val="0"/>
          <w:marTop w:val="0"/>
          <w:marBottom w:val="0"/>
          <w:divBdr>
            <w:top w:val="none" w:sz="0" w:space="0" w:color="auto"/>
            <w:left w:val="none" w:sz="0" w:space="0" w:color="auto"/>
            <w:bottom w:val="none" w:sz="0" w:space="0" w:color="auto"/>
            <w:right w:val="none" w:sz="0" w:space="0" w:color="auto"/>
          </w:divBdr>
        </w:div>
        <w:div w:id="867067050">
          <w:marLeft w:val="480"/>
          <w:marRight w:val="0"/>
          <w:marTop w:val="0"/>
          <w:marBottom w:val="0"/>
          <w:divBdr>
            <w:top w:val="none" w:sz="0" w:space="0" w:color="auto"/>
            <w:left w:val="none" w:sz="0" w:space="0" w:color="auto"/>
            <w:bottom w:val="none" w:sz="0" w:space="0" w:color="auto"/>
            <w:right w:val="none" w:sz="0" w:space="0" w:color="auto"/>
          </w:divBdr>
        </w:div>
        <w:div w:id="867335216">
          <w:marLeft w:val="480"/>
          <w:marRight w:val="0"/>
          <w:marTop w:val="0"/>
          <w:marBottom w:val="0"/>
          <w:divBdr>
            <w:top w:val="none" w:sz="0" w:space="0" w:color="auto"/>
            <w:left w:val="none" w:sz="0" w:space="0" w:color="auto"/>
            <w:bottom w:val="none" w:sz="0" w:space="0" w:color="auto"/>
            <w:right w:val="none" w:sz="0" w:space="0" w:color="auto"/>
          </w:divBdr>
        </w:div>
        <w:div w:id="878128921">
          <w:marLeft w:val="480"/>
          <w:marRight w:val="0"/>
          <w:marTop w:val="0"/>
          <w:marBottom w:val="0"/>
          <w:divBdr>
            <w:top w:val="none" w:sz="0" w:space="0" w:color="auto"/>
            <w:left w:val="none" w:sz="0" w:space="0" w:color="auto"/>
            <w:bottom w:val="none" w:sz="0" w:space="0" w:color="auto"/>
            <w:right w:val="none" w:sz="0" w:space="0" w:color="auto"/>
          </w:divBdr>
        </w:div>
        <w:div w:id="883055947">
          <w:marLeft w:val="480"/>
          <w:marRight w:val="0"/>
          <w:marTop w:val="0"/>
          <w:marBottom w:val="0"/>
          <w:divBdr>
            <w:top w:val="none" w:sz="0" w:space="0" w:color="auto"/>
            <w:left w:val="none" w:sz="0" w:space="0" w:color="auto"/>
            <w:bottom w:val="none" w:sz="0" w:space="0" w:color="auto"/>
            <w:right w:val="none" w:sz="0" w:space="0" w:color="auto"/>
          </w:divBdr>
        </w:div>
        <w:div w:id="931008049">
          <w:marLeft w:val="480"/>
          <w:marRight w:val="0"/>
          <w:marTop w:val="0"/>
          <w:marBottom w:val="0"/>
          <w:divBdr>
            <w:top w:val="none" w:sz="0" w:space="0" w:color="auto"/>
            <w:left w:val="none" w:sz="0" w:space="0" w:color="auto"/>
            <w:bottom w:val="none" w:sz="0" w:space="0" w:color="auto"/>
            <w:right w:val="none" w:sz="0" w:space="0" w:color="auto"/>
          </w:divBdr>
        </w:div>
        <w:div w:id="955718278">
          <w:marLeft w:val="480"/>
          <w:marRight w:val="0"/>
          <w:marTop w:val="0"/>
          <w:marBottom w:val="0"/>
          <w:divBdr>
            <w:top w:val="none" w:sz="0" w:space="0" w:color="auto"/>
            <w:left w:val="none" w:sz="0" w:space="0" w:color="auto"/>
            <w:bottom w:val="none" w:sz="0" w:space="0" w:color="auto"/>
            <w:right w:val="none" w:sz="0" w:space="0" w:color="auto"/>
          </w:divBdr>
        </w:div>
        <w:div w:id="988896396">
          <w:marLeft w:val="480"/>
          <w:marRight w:val="0"/>
          <w:marTop w:val="0"/>
          <w:marBottom w:val="0"/>
          <w:divBdr>
            <w:top w:val="none" w:sz="0" w:space="0" w:color="auto"/>
            <w:left w:val="none" w:sz="0" w:space="0" w:color="auto"/>
            <w:bottom w:val="none" w:sz="0" w:space="0" w:color="auto"/>
            <w:right w:val="none" w:sz="0" w:space="0" w:color="auto"/>
          </w:divBdr>
        </w:div>
        <w:div w:id="997730311">
          <w:marLeft w:val="480"/>
          <w:marRight w:val="0"/>
          <w:marTop w:val="0"/>
          <w:marBottom w:val="0"/>
          <w:divBdr>
            <w:top w:val="none" w:sz="0" w:space="0" w:color="auto"/>
            <w:left w:val="none" w:sz="0" w:space="0" w:color="auto"/>
            <w:bottom w:val="none" w:sz="0" w:space="0" w:color="auto"/>
            <w:right w:val="none" w:sz="0" w:space="0" w:color="auto"/>
          </w:divBdr>
        </w:div>
        <w:div w:id="999887922">
          <w:marLeft w:val="480"/>
          <w:marRight w:val="0"/>
          <w:marTop w:val="0"/>
          <w:marBottom w:val="0"/>
          <w:divBdr>
            <w:top w:val="none" w:sz="0" w:space="0" w:color="auto"/>
            <w:left w:val="none" w:sz="0" w:space="0" w:color="auto"/>
            <w:bottom w:val="none" w:sz="0" w:space="0" w:color="auto"/>
            <w:right w:val="none" w:sz="0" w:space="0" w:color="auto"/>
          </w:divBdr>
        </w:div>
        <w:div w:id="1016079921">
          <w:marLeft w:val="480"/>
          <w:marRight w:val="0"/>
          <w:marTop w:val="0"/>
          <w:marBottom w:val="0"/>
          <w:divBdr>
            <w:top w:val="none" w:sz="0" w:space="0" w:color="auto"/>
            <w:left w:val="none" w:sz="0" w:space="0" w:color="auto"/>
            <w:bottom w:val="none" w:sz="0" w:space="0" w:color="auto"/>
            <w:right w:val="none" w:sz="0" w:space="0" w:color="auto"/>
          </w:divBdr>
        </w:div>
        <w:div w:id="1021935309">
          <w:marLeft w:val="480"/>
          <w:marRight w:val="0"/>
          <w:marTop w:val="0"/>
          <w:marBottom w:val="0"/>
          <w:divBdr>
            <w:top w:val="none" w:sz="0" w:space="0" w:color="auto"/>
            <w:left w:val="none" w:sz="0" w:space="0" w:color="auto"/>
            <w:bottom w:val="none" w:sz="0" w:space="0" w:color="auto"/>
            <w:right w:val="none" w:sz="0" w:space="0" w:color="auto"/>
          </w:divBdr>
        </w:div>
        <w:div w:id="1048839287">
          <w:marLeft w:val="480"/>
          <w:marRight w:val="0"/>
          <w:marTop w:val="0"/>
          <w:marBottom w:val="0"/>
          <w:divBdr>
            <w:top w:val="none" w:sz="0" w:space="0" w:color="auto"/>
            <w:left w:val="none" w:sz="0" w:space="0" w:color="auto"/>
            <w:bottom w:val="none" w:sz="0" w:space="0" w:color="auto"/>
            <w:right w:val="none" w:sz="0" w:space="0" w:color="auto"/>
          </w:divBdr>
        </w:div>
        <w:div w:id="1055084146">
          <w:marLeft w:val="480"/>
          <w:marRight w:val="0"/>
          <w:marTop w:val="0"/>
          <w:marBottom w:val="0"/>
          <w:divBdr>
            <w:top w:val="none" w:sz="0" w:space="0" w:color="auto"/>
            <w:left w:val="none" w:sz="0" w:space="0" w:color="auto"/>
            <w:bottom w:val="none" w:sz="0" w:space="0" w:color="auto"/>
            <w:right w:val="none" w:sz="0" w:space="0" w:color="auto"/>
          </w:divBdr>
        </w:div>
        <w:div w:id="1131636551">
          <w:marLeft w:val="480"/>
          <w:marRight w:val="0"/>
          <w:marTop w:val="0"/>
          <w:marBottom w:val="0"/>
          <w:divBdr>
            <w:top w:val="none" w:sz="0" w:space="0" w:color="auto"/>
            <w:left w:val="none" w:sz="0" w:space="0" w:color="auto"/>
            <w:bottom w:val="none" w:sz="0" w:space="0" w:color="auto"/>
            <w:right w:val="none" w:sz="0" w:space="0" w:color="auto"/>
          </w:divBdr>
        </w:div>
        <w:div w:id="1144545844">
          <w:marLeft w:val="480"/>
          <w:marRight w:val="0"/>
          <w:marTop w:val="0"/>
          <w:marBottom w:val="0"/>
          <w:divBdr>
            <w:top w:val="none" w:sz="0" w:space="0" w:color="auto"/>
            <w:left w:val="none" w:sz="0" w:space="0" w:color="auto"/>
            <w:bottom w:val="none" w:sz="0" w:space="0" w:color="auto"/>
            <w:right w:val="none" w:sz="0" w:space="0" w:color="auto"/>
          </w:divBdr>
        </w:div>
        <w:div w:id="1200624706">
          <w:marLeft w:val="480"/>
          <w:marRight w:val="0"/>
          <w:marTop w:val="0"/>
          <w:marBottom w:val="0"/>
          <w:divBdr>
            <w:top w:val="none" w:sz="0" w:space="0" w:color="auto"/>
            <w:left w:val="none" w:sz="0" w:space="0" w:color="auto"/>
            <w:bottom w:val="none" w:sz="0" w:space="0" w:color="auto"/>
            <w:right w:val="none" w:sz="0" w:space="0" w:color="auto"/>
          </w:divBdr>
        </w:div>
        <w:div w:id="1248420356">
          <w:marLeft w:val="480"/>
          <w:marRight w:val="0"/>
          <w:marTop w:val="0"/>
          <w:marBottom w:val="0"/>
          <w:divBdr>
            <w:top w:val="none" w:sz="0" w:space="0" w:color="auto"/>
            <w:left w:val="none" w:sz="0" w:space="0" w:color="auto"/>
            <w:bottom w:val="none" w:sz="0" w:space="0" w:color="auto"/>
            <w:right w:val="none" w:sz="0" w:space="0" w:color="auto"/>
          </w:divBdr>
        </w:div>
        <w:div w:id="1268077594">
          <w:marLeft w:val="480"/>
          <w:marRight w:val="0"/>
          <w:marTop w:val="0"/>
          <w:marBottom w:val="0"/>
          <w:divBdr>
            <w:top w:val="none" w:sz="0" w:space="0" w:color="auto"/>
            <w:left w:val="none" w:sz="0" w:space="0" w:color="auto"/>
            <w:bottom w:val="none" w:sz="0" w:space="0" w:color="auto"/>
            <w:right w:val="none" w:sz="0" w:space="0" w:color="auto"/>
          </w:divBdr>
        </w:div>
        <w:div w:id="1268659738">
          <w:marLeft w:val="480"/>
          <w:marRight w:val="0"/>
          <w:marTop w:val="0"/>
          <w:marBottom w:val="0"/>
          <w:divBdr>
            <w:top w:val="none" w:sz="0" w:space="0" w:color="auto"/>
            <w:left w:val="none" w:sz="0" w:space="0" w:color="auto"/>
            <w:bottom w:val="none" w:sz="0" w:space="0" w:color="auto"/>
            <w:right w:val="none" w:sz="0" w:space="0" w:color="auto"/>
          </w:divBdr>
        </w:div>
        <w:div w:id="1315060255">
          <w:marLeft w:val="480"/>
          <w:marRight w:val="0"/>
          <w:marTop w:val="0"/>
          <w:marBottom w:val="0"/>
          <w:divBdr>
            <w:top w:val="none" w:sz="0" w:space="0" w:color="auto"/>
            <w:left w:val="none" w:sz="0" w:space="0" w:color="auto"/>
            <w:bottom w:val="none" w:sz="0" w:space="0" w:color="auto"/>
            <w:right w:val="none" w:sz="0" w:space="0" w:color="auto"/>
          </w:divBdr>
        </w:div>
        <w:div w:id="1319267958">
          <w:marLeft w:val="480"/>
          <w:marRight w:val="0"/>
          <w:marTop w:val="0"/>
          <w:marBottom w:val="0"/>
          <w:divBdr>
            <w:top w:val="none" w:sz="0" w:space="0" w:color="auto"/>
            <w:left w:val="none" w:sz="0" w:space="0" w:color="auto"/>
            <w:bottom w:val="none" w:sz="0" w:space="0" w:color="auto"/>
            <w:right w:val="none" w:sz="0" w:space="0" w:color="auto"/>
          </w:divBdr>
        </w:div>
        <w:div w:id="1325011184">
          <w:marLeft w:val="480"/>
          <w:marRight w:val="0"/>
          <w:marTop w:val="0"/>
          <w:marBottom w:val="0"/>
          <w:divBdr>
            <w:top w:val="none" w:sz="0" w:space="0" w:color="auto"/>
            <w:left w:val="none" w:sz="0" w:space="0" w:color="auto"/>
            <w:bottom w:val="none" w:sz="0" w:space="0" w:color="auto"/>
            <w:right w:val="none" w:sz="0" w:space="0" w:color="auto"/>
          </w:divBdr>
        </w:div>
        <w:div w:id="1340767441">
          <w:marLeft w:val="480"/>
          <w:marRight w:val="0"/>
          <w:marTop w:val="0"/>
          <w:marBottom w:val="0"/>
          <w:divBdr>
            <w:top w:val="none" w:sz="0" w:space="0" w:color="auto"/>
            <w:left w:val="none" w:sz="0" w:space="0" w:color="auto"/>
            <w:bottom w:val="none" w:sz="0" w:space="0" w:color="auto"/>
            <w:right w:val="none" w:sz="0" w:space="0" w:color="auto"/>
          </w:divBdr>
        </w:div>
        <w:div w:id="1372917041">
          <w:marLeft w:val="480"/>
          <w:marRight w:val="0"/>
          <w:marTop w:val="0"/>
          <w:marBottom w:val="0"/>
          <w:divBdr>
            <w:top w:val="none" w:sz="0" w:space="0" w:color="auto"/>
            <w:left w:val="none" w:sz="0" w:space="0" w:color="auto"/>
            <w:bottom w:val="none" w:sz="0" w:space="0" w:color="auto"/>
            <w:right w:val="none" w:sz="0" w:space="0" w:color="auto"/>
          </w:divBdr>
        </w:div>
        <w:div w:id="1439913043">
          <w:marLeft w:val="480"/>
          <w:marRight w:val="0"/>
          <w:marTop w:val="0"/>
          <w:marBottom w:val="0"/>
          <w:divBdr>
            <w:top w:val="none" w:sz="0" w:space="0" w:color="auto"/>
            <w:left w:val="none" w:sz="0" w:space="0" w:color="auto"/>
            <w:bottom w:val="none" w:sz="0" w:space="0" w:color="auto"/>
            <w:right w:val="none" w:sz="0" w:space="0" w:color="auto"/>
          </w:divBdr>
        </w:div>
        <w:div w:id="1482307760">
          <w:marLeft w:val="480"/>
          <w:marRight w:val="0"/>
          <w:marTop w:val="0"/>
          <w:marBottom w:val="0"/>
          <w:divBdr>
            <w:top w:val="none" w:sz="0" w:space="0" w:color="auto"/>
            <w:left w:val="none" w:sz="0" w:space="0" w:color="auto"/>
            <w:bottom w:val="none" w:sz="0" w:space="0" w:color="auto"/>
            <w:right w:val="none" w:sz="0" w:space="0" w:color="auto"/>
          </w:divBdr>
        </w:div>
        <w:div w:id="1492406267">
          <w:marLeft w:val="480"/>
          <w:marRight w:val="0"/>
          <w:marTop w:val="0"/>
          <w:marBottom w:val="0"/>
          <w:divBdr>
            <w:top w:val="none" w:sz="0" w:space="0" w:color="auto"/>
            <w:left w:val="none" w:sz="0" w:space="0" w:color="auto"/>
            <w:bottom w:val="none" w:sz="0" w:space="0" w:color="auto"/>
            <w:right w:val="none" w:sz="0" w:space="0" w:color="auto"/>
          </w:divBdr>
        </w:div>
        <w:div w:id="1526751582">
          <w:marLeft w:val="480"/>
          <w:marRight w:val="0"/>
          <w:marTop w:val="0"/>
          <w:marBottom w:val="0"/>
          <w:divBdr>
            <w:top w:val="none" w:sz="0" w:space="0" w:color="auto"/>
            <w:left w:val="none" w:sz="0" w:space="0" w:color="auto"/>
            <w:bottom w:val="none" w:sz="0" w:space="0" w:color="auto"/>
            <w:right w:val="none" w:sz="0" w:space="0" w:color="auto"/>
          </w:divBdr>
        </w:div>
        <w:div w:id="1613433257">
          <w:marLeft w:val="480"/>
          <w:marRight w:val="0"/>
          <w:marTop w:val="0"/>
          <w:marBottom w:val="0"/>
          <w:divBdr>
            <w:top w:val="none" w:sz="0" w:space="0" w:color="auto"/>
            <w:left w:val="none" w:sz="0" w:space="0" w:color="auto"/>
            <w:bottom w:val="none" w:sz="0" w:space="0" w:color="auto"/>
            <w:right w:val="none" w:sz="0" w:space="0" w:color="auto"/>
          </w:divBdr>
        </w:div>
        <w:div w:id="1642728273">
          <w:marLeft w:val="480"/>
          <w:marRight w:val="0"/>
          <w:marTop w:val="0"/>
          <w:marBottom w:val="0"/>
          <w:divBdr>
            <w:top w:val="none" w:sz="0" w:space="0" w:color="auto"/>
            <w:left w:val="none" w:sz="0" w:space="0" w:color="auto"/>
            <w:bottom w:val="none" w:sz="0" w:space="0" w:color="auto"/>
            <w:right w:val="none" w:sz="0" w:space="0" w:color="auto"/>
          </w:divBdr>
        </w:div>
        <w:div w:id="1647513075">
          <w:marLeft w:val="480"/>
          <w:marRight w:val="0"/>
          <w:marTop w:val="0"/>
          <w:marBottom w:val="0"/>
          <w:divBdr>
            <w:top w:val="none" w:sz="0" w:space="0" w:color="auto"/>
            <w:left w:val="none" w:sz="0" w:space="0" w:color="auto"/>
            <w:bottom w:val="none" w:sz="0" w:space="0" w:color="auto"/>
            <w:right w:val="none" w:sz="0" w:space="0" w:color="auto"/>
          </w:divBdr>
        </w:div>
        <w:div w:id="1808278398">
          <w:marLeft w:val="480"/>
          <w:marRight w:val="0"/>
          <w:marTop w:val="0"/>
          <w:marBottom w:val="0"/>
          <w:divBdr>
            <w:top w:val="none" w:sz="0" w:space="0" w:color="auto"/>
            <w:left w:val="none" w:sz="0" w:space="0" w:color="auto"/>
            <w:bottom w:val="none" w:sz="0" w:space="0" w:color="auto"/>
            <w:right w:val="none" w:sz="0" w:space="0" w:color="auto"/>
          </w:divBdr>
        </w:div>
        <w:div w:id="1841122370">
          <w:marLeft w:val="480"/>
          <w:marRight w:val="0"/>
          <w:marTop w:val="0"/>
          <w:marBottom w:val="0"/>
          <w:divBdr>
            <w:top w:val="none" w:sz="0" w:space="0" w:color="auto"/>
            <w:left w:val="none" w:sz="0" w:space="0" w:color="auto"/>
            <w:bottom w:val="none" w:sz="0" w:space="0" w:color="auto"/>
            <w:right w:val="none" w:sz="0" w:space="0" w:color="auto"/>
          </w:divBdr>
        </w:div>
        <w:div w:id="1869832963">
          <w:marLeft w:val="480"/>
          <w:marRight w:val="0"/>
          <w:marTop w:val="0"/>
          <w:marBottom w:val="0"/>
          <w:divBdr>
            <w:top w:val="none" w:sz="0" w:space="0" w:color="auto"/>
            <w:left w:val="none" w:sz="0" w:space="0" w:color="auto"/>
            <w:bottom w:val="none" w:sz="0" w:space="0" w:color="auto"/>
            <w:right w:val="none" w:sz="0" w:space="0" w:color="auto"/>
          </w:divBdr>
        </w:div>
        <w:div w:id="1904027644">
          <w:marLeft w:val="480"/>
          <w:marRight w:val="0"/>
          <w:marTop w:val="0"/>
          <w:marBottom w:val="0"/>
          <w:divBdr>
            <w:top w:val="none" w:sz="0" w:space="0" w:color="auto"/>
            <w:left w:val="none" w:sz="0" w:space="0" w:color="auto"/>
            <w:bottom w:val="none" w:sz="0" w:space="0" w:color="auto"/>
            <w:right w:val="none" w:sz="0" w:space="0" w:color="auto"/>
          </w:divBdr>
        </w:div>
        <w:div w:id="1919316241">
          <w:marLeft w:val="480"/>
          <w:marRight w:val="0"/>
          <w:marTop w:val="0"/>
          <w:marBottom w:val="0"/>
          <w:divBdr>
            <w:top w:val="none" w:sz="0" w:space="0" w:color="auto"/>
            <w:left w:val="none" w:sz="0" w:space="0" w:color="auto"/>
            <w:bottom w:val="none" w:sz="0" w:space="0" w:color="auto"/>
            <w:right w:val="none" w:sz="0" w:space="0" w:color="auto"/>
          </w:divBdr>
        </w:div>
        <w:div w:id="1962757363">
          <w:marLeft w:val="480"/>
          <w:marRight w:val="0"/>
          <w:marTop w:val="0"/>
          <w:marBottom w:val="0"/>
          <w:divBdr>
            <w:top w:val="none" w:sz="0" w:space="0" w:color="auto"/>
            <w:left w:val="none" w:sz="0" w:space="0" w:color="auto"/>
            <w:bottom w:val="none" w:sz="0" w:space="0" w:color="auto"/>
            <w:right w:val="none" w:sz="0" w:space="0" w:color="auto"/>
          </w:divBdr>
        </w:div>
        <w:div w:id="1975597156">
          <w:marLeft w:val="480"/>
          <w:marRight w:val="0"/>
          <w:marTop w:val="0"/>
          <w:marBottom w:val="0"/>
          <w:divBdr>
            <w:top w:val="none" w:sz="0" w:space="0" w:color="auto"/>
            <w:left w:val="none" w:sz="0" w:space="0" w:color="auto"/>
            <w:bottom w:val="none" w:sz="0" w:space="0" w:color="auto"/>
            <w:right w:val="none" w:sz="0" w:space="0" w:color="auto"/>
          </w:divBdr>
        </w:div>
        <w:div w:id="2006854115">
          <w:marLeft w:val="480"/>
          <w:marRight w:val="0"/>
          <w:marTop w:val="0"/>
          <w:marBottom w:val="0"/>
          <w:divBdr>
            <w:top w:val="none" w:sz="0" w:space="0" w:color="auto"/>
            <w:left w:val="none" w:sz="0" w:space="0" w:color="auto"/>
            <w:bottom w:val="none" w:sz="0" w:space="0" w:color="auto"/>
            <w:right w:val="none" w:sz="0" w:space="0" w:color="auto"/>
          </w:divBdr>
        </w:div>
        <w:div w:id="2008901530">
          <w:marLeft w:val="480"/>
          <w:marRight w:val="0"/>
          <w:marTop w:val="0"/>
          <w:marBottom w:val="0"/>
          <w:divBdr>
            <w:top w:val="none" w:sz="0" w:space="0" w:color="auto"/>
            <w:left w:val="none" w:sz="0" w:space="0" w:color="auto"/>
            <w:bottom w:val="none" w:sz="0" w:space="0" w:color="auto"/>
            <w:right w:val="none" w:sz="0" w:space="0" w:color="auto"/>
          </w:divBdr>
        </w:div>
        <w:div w:id="2020160664">
          <w:marLeft w:val="480"/>
          <w:marRight w:val="0"/>
          <w:marTop w:val="0"/>
          <w:marBottom w:val="0"/>
          <w:divBdr>
            <w:top w:val="none" w:sz="0" w:space="0" w:color="auto"/>
            <w:left w:val="none" w:sz="0" w:space="0" w:color="auto"/>
            <w:bottom w:val="none" w:sz="0" w:space="0" w:color="auto"/>
            <w:right w:val="none" w:sz="0" w:space="0" w:color="auto"/>
          </w:divBdr>
        </w:div>
        <w:div w:id="2082561134">
          <w:marLeft w:val="480"/>
          <w:marRight w:val="0"/>
          <w:marTop w:val="0"/>
          <w:marBottom w:val="0"/>
          <w:divBdr>
            <w:top w:val="none" w:sz="0" w:space="0" w:color="auto"/>
            <w:left w:val="none" w:sz="0" w:space="0" w:color="auto"/>
            <w:bottom w:val="none" w:sz="0" w:space="0" w:color="auto"/>
            <w:right w:val="none" w:sz="0" w:space="0" w:color="auto"/>
          </w:divBdr>
        </w:div>
        <w:div w:id="2082749093">
          <w:marLeft w:val="480"/>
          <w:marRight w:val="0"/>
          <w:marTop w:val="0"/>
          <w:marBottom w:val="0"/>
          <w:divBdr>
            <w:top w:val="none" w:sz="0" w:space="0" w:color="auto"/>
            <w:left w:val="none" w:sz="0" w:space="0" w:color="auto"/>
            <w:bottom w:val="none" w:sz="0" w:space="0" w:color="auto"/>
            <w:right w:val="none" w:sz="0" w:space="0" w:color="auto"/>
          </w:divBdr>
        </w:div>
        <w:div w:id="2103060369">
          <w:marLeft w:val="480"/>
          <w:marRight w:val="0"/>
          <w:marTop w:val="0"/>
          <w:marBottom w:val="0"/>
          <w:divBdr>
            <w:top w:val="none" w:sz="0" w:space="0" w:color="auto"/>
            <w:left w:val="none" w:sz="0" w:space="0" w:color="auto"/>
            <w:bottom w:val="none" w:sz="0" w:space="0" w:color="auto"/>
            <w:right w:val="none" w:sz="0" w:space="0" w:color="auto"/>
          </w:divBdr>
        </w:div>
        <w:div w:id="2123065040">
          <w:marLeft w:val="480"/>
          <w:marRight w:val="0"/>
          <w:marTop w:val="0"/>
          <w:marBottom w:val="0"/>
          <w:divBdr>
            <w:top w:val="none" w:sz="0" w:space="0" w:color="auto"/>
            <w:left w:val="none" w:sz="0" w:space="0" w:color="auto"/>
            <w:bottom w:val="none" w:sz="0" w:space="0" w:color="auto"/>
            <w:right w:val="none" w:sz="0" w:space="0" w:color="auto"/>
          </w:divBdr>
        </w:div>
      </w:divsChild>
    </w:div>
    <w:div w:id="1244754043">
      <w:marLeft w:val="640"/>
      <w:marRight w:val="0"/>
      <w:marTop w:val="0"/>
      <w:marBottom w:val="0"/>
      <w:divBdr>
        <w:top w:val="none" w:sz="0" w:space="0" w:color="auto"/>
        <w:left w:val="none" w:sz="0" w:space="0" w:color="auto"/>
        <w:bottom w:val="none" w:sz="0" w:space="0" w:color="auto"/>
        <w:right w:val="none" w:sz="0" w:space="0" w:color="auto"/>
      </w:divBdr>
    </w:div>
    <w:div w:id="1245185849">
      <w:marLeft w:val="640"/>
      <w:marRight w:val="0"/>
      <w:marTop w:val="0"/>
      <w:marBottom w:val="0"/>
      <w:divBdr>
        <w:top w:val="none" w:sz="0" w:space="0" w:color="auto"/>
        <w:left w:val="none" w:sz="0" w:space="0" w:color="auto"/>
        <w:bottom w:val="none" w:sz="0" w:space="0" w:color="auto"/>
        <w:right w:val="none" w:sz="0" w:space="0" w:color="auto"/>
      </w:divBdr>
    </w:div>
    <w:div w:id="1245841069">
      <w:marLeft w:val="640"/>
      <w:marRight w:val="0"/>
      <w:marTop w:val="0"/>
      <w:marBottom w:val="0"/>
      <w:divBdr>
        <w:top w:val="none" w:sz="0" w:space="0" w:color="auto"/>
        <w:left w:val="none" w:sz="0" w:space="0" w:color="auto"/>
        <w:bottom w:val="none" w:sz="0" w:space="0" w:color="auto"/>
        <w:right w:val="none" w:sz="0" w:space="0" w:color="auto"/>
      </w:divBdr>
    </w:div>
    <w:div w:id="1246454531">
      <w:bodyDiv w:val="1"/>
      <w:marLeft w:val="0"/>
      <w:marRight w:val="0"/>
      <w:marTop w:val="0"/>
      <w:marBottom w:val="0"/>
      <w:divBdr>
        <w:top w:val="none" w:sz="0" w:space="0" w:color="auto"/>
        <w:left w:val="none" w:sz="0" w:space="0" w:color="auto"/>
        <w:bottom w:val="none" w:sz="0" w:space="0" w:color="auto"/>
        <w:right w:val="none" w:sz="0" w:space="0" w:color="auto"/>
      </w:divBdr>
    </w:div>
    <w:div w:id="1246650914">
      <w:marLeft w:val="640"/>
      <w:marRight w:val="0"/>
      <w:marTop w:val="0"/>
      <w:marBottom w:val="0"/>
      <w:divBdr>
        <w:top w:val="none" w:sz="0" w:space="0" w:color="auto"/>
        <w:left w:val="none" w:sz="0" w:space="0" w:color="auto"/>
        <w:bottom w:val="none" w:sz="0" w:space="0" w:color="auto"/>
        <w:right w:val="none" w:sz="0" w:space="0" w:color="auto"/>
      </w:divBdr>
    </w:div>
    <w:div w:id="1247150369">
      <w:marLeft w:val="640"/>
      <w:marRight w:val="0"/>
      <w:marTop w:val="0"/>
      <w:marBottom w:val="0"/>
      <w:divBdr>
        <w:top w:val="none" w:sz="0" w:space="0" w:color="auto"/>
        <w:left w:val="none" w:sz="0" w:space="0" w:color="auto"/>
        <w:bottom w:val="none" w:sz="0" w:space="0" w:color="auto"/>
        <w:right w:val="none" w:sz="0" w:space="0" w:color="auto"/>
      </w:divBdr>
    </w:div>
    <w:div w:id="1247301675">
      <w:marLeft w:val="640"/>
      <w:marRight w:val="0"/>
      <w:marTop w:val="0"/>
      <w:marBottom w:val="0"/>
      <w:divBdr>
        <w:top w:val="none" w:sz="0" w:space="0" w:color="auto"/>
        <w:left w:val="none" w:sz="0" w:space="0" w:color="auto"/>
        <w:bottom w:val="none" w:sz="0" w:space="0" w:color="auto"/>
        <w:right w:val="none" w:sz="0" w:space="0" w:color="auto"/>
      </w:divBdr>
    </w:div>
    <w:div w:id="1248340681">
      <w:marLeft w:val="640"/>
      <w:marRight w:val="0"/>
      <w:marTop w:val="0"/>
      <w:marBottom w:val="0"/>
      <w:divBdr>
        <w:top w:val="none" w:sz="0" w:space="0" w:color="auto"/>
        <w:left w:val="none" w:sz="0" w:space="0" w:color="auto"/>
        <w:bottom w:val="none" w:sz="0" w:space="0" w:color="auto"/>
        <w:right w:val="none" w:sz="0" w:space="0" w:color="auto"/>
      </w:divBdr>
    </w:div>
    <w:div w:id="1248416718">
      <w:marLeft w:val="640"/>
      <w:marRight w:val="0"/>
      <w:marTop w:val="0"/>
      <w:marBottom w:val="0"/>
      <w:divBdr>
        <w:top w:val="none" w:sz="0" w:space="0" w:color="auto"/>
        <w:left w:val="none" w:sz="0" w:space="0" w:color="auto"/>
        <w:bottom w:val="none" w:sz="0" w:space="0" w:color="auto"/>
        <w:right w:val="none" w:sz="0" w:space="0" w:color="auto"/>
      </w:divBdr>
    </w:div>
    <w:div w:id="1248807012">
      <w:bodyDiv w:val="1"/>
      <w:marLeft w:val="0"/>
      <w:marRight w:val="0"/>
      <w:marTop w:val="0"/>
      <w:marBottom w:val="0"/>
      <w:divBdr>
        <w:top w:val="none" w:sz="0" w:space="0" w:color="auto"/>
        <w:left w:val="none" w:sz="0" w:space="0" w:color="auto"/>
        <w:bottom w:val="none" w:sz="0" w:space="0" w:color="auto"/>
        <w:right w:val="none" w:sz="0" w:space="0" w:color="auto"/>
      </w:divBdr>
    </w:div>
    <w:div w:id="1248810439">
      <w:marLeft w:val="640"/>
      <w:marRight w:val="0"/>
      <w:marTop w:val="0"/>
      <w:marBottom w:val="0"/>
      <w:divBdr>
        <w:top w:val="none" w:sz="0" w:space="0" w:color="auto"/>
        <w:left w:val="none" w:sz="0" w:space="0" w:color="auto"/>
        <w:bottom w:val="none" w:sz="0" w:space="0" w:color="auto"/>
        <w:right w:val="none" w:sz="0" w:space="0" w:color="auto"/>
      </w:divBdr>
    </w:div>
    <w:div w:id="1249384449">
      <w:marLeft w:val="640"/>
      <w:marRight w:val="0"/>
      <w:marTop w:val="0"/>
      <w:marBottom w:val="0"/>
      <w:divBdr>
        <w:top w:val="none" w:sz="0" w:space="0" w:color="auto"/>
        <w:left w:val="none" w:sz="0" w:space="0" w:color="auto"/>
        <w:bottom w:val="none" w:sz="0" w:space="0" w:color="auto"/>
        <w:right w:val="none" w:sz="0" w:space="0" w:color="auto"/>
      </w:divBdr>
    </w:div>
    <w:div w:id="1249773440">
      <w:marLeft w:val="640"/>
      <w:marRight w:val="0"/>
      <w:marTop w:val="0"/>
      <w:marBottom w:val="0"/>
      <w:divBdr>
        <w:top w:val="none" w:sz="0" w:space="0" w:color="auto"/>
        <w:left w:val="none" w:sz="0" w:space="0" w:color="auto"/>
        <w:bottom w:val="none" w:sz="0" w:space="0" w:color="auto"/>
        <w:right w:val="none" w:sz="0" w:space="0" w:color="auto"/>
      </w:divBdr>
    </w:div>
    <w:div w:id="1251088656">
      <w:marLeft w:val="480"/>
      <w:marRight w:val="0"/>
      <w:marTop w:val="0"/>
      <w:marBottom w:val="0"/>
      <w:divBdr>
        <w:top w:val="none" w:sz="0" w:space="0" w:color="auto"/>
        <w:left w:val="none" w:sz="0" w:space="0" w:color="auto"/>
        <w:bottom w:val="none" w:sz="0" w:space="0" w:color="auto"/>
        <w:right w:val="none" w:sz="0" w:space="0" w:color="auto"/>
      </w:divBdr>
    </w:div>
    <w:div w:id="1251894311">
      <w:bodyDiv w:val="1"/>
      <w:marLeft w:val="0"/>
      <w:marRight w:val="0"/>
      <w:marTop w:val="0"/>
      <w:marBottom w:val="0"/>
      <w:divBdr>
        <w:top w:val="none" w:sz="0" w:space="0" w:color="auto"/>
        <w:left w:val="none" w:sz="0" w:space="0" w:color="auto"/>
        <w:bottom w:val="none" w:sz="0" w:space="0" w:color="auto"/>
        <w:right w:val="none" w:sz="0" w:space="0" w:color="auto"/>
      </w:divBdr>
      <w:divsChild>
        <w:div w:id="18893827">
          <w:marLeft w:val="480"/>
          <w:marRight w:val="0"/>
          <w:marTop w:val="0"/>
          <w:marBottom w:val="0"/>
          <w:divBdr>
            <w:top w:val="none" w:sz="0" w:space="0" w:color="auto"/>
            <w:left w:val="none" w:sz="0" w:space="0" w:color="auto"/>
            <w:bottom w:val="none" w:sz="0" w:space="0" w:color="auto"/>
            <w:right w:val="none" w:sz="0" w:space="0" w:color="auto"/>
          </w:divBdr>
        </w:div>
        <w:div w:id="24907608">
          <w:marLeft w:val="480"/>
          <w:marRight w:val="0"/>
          <w:marTop w:val="0"/>
          <w:marBottom w:val="0"/>
          <w:divBdr>
            <w:top w:val="none" w:sz="0" w:space="0" w:color="auto"/>
            <w:left w:val="none" w:sz="0" w:space="0" w:color="auto"/>
            <w:bottom w:val="none" w:sz="0" w:space="0" w:color="auto"/>
            <w:right w:val="none" w:sz="0" w:space="0" w:color="auto"/>
          </w:divBdr>
        </w:div>
        <w:div w:id="40138622">
          <w:marLeft w:val="480"/>
          <w:marRight w:val="0"/>
          <w:marTop w:val="0"/>
          <w:marBottom w:val="0"/>
          <w:divBdr>
            <w:top w:val="none" w:sz="0" w:space="0" w:color="auto"/>
            <w:left w:val="none" w:sz="0" w:space="0" w:color="auto"/>
            <w:bottom w:val="none" w:sz="0" w:space="0" w:color="auto"/>
            <w:right w:val="none" w:sz="0" w:space="0" w:color="auto"/>
          </w:divBdr>
        </w:div>
        <w:div w:id="78253943">
          <w:marLeft w:val="480"/>
          <w:marRight w:val="0"/>
          <w:marTop w:val="0"/>
          <w:marBottom w:val="0"/>
          <w:divBdr>
            <w:top w:val="none" w:sz="0" w:space="0" w:color="auto"/>
            <w:left w:val="none" w:sz="0" w:space="0" w:color="auto"/>
            <w:bottom w:val="none" w:sz="0" w:space="0" w:color="auto"/>
            <w:right w:val="none" w:sz="0" w:space="0" w:color="auto"/>
          </w:divBdr>
        </w:div>
        <w:div w:id="83846228">
          <w:marLeft w:val="480"/>
          <w:marRight w:val="0"/>
          <w:marTop w:val="0"/>
          <w:marBottom w:val="0"/>
          <w:divBdr>
            <w:top w:val="none" w:sz="0" w:space="0" w:color="auto"/>
            <w:left w:val="none" w:sz="0" w:space="0" w:color="auto"/>
            <w:bottom w:val="none" w:sz="0" w:space="0" w:color="auto"/>
            <w:right w:val="none" w:sz="0" w:space="0" w:color="auto"/>
          </w:divBdr>
        </w:div>
        <w:div w:id="182868426">
          <w:marLeft w:val="480"/>
          <w:marRight w:val="0"/>
          <w:marTop w:val="0"/>
          <w:marBottom w:val="0"/>
          <w:divBdr>
            <w:top w:val="none" w:sz="0" w:space="0" w:color="auto"/>
            <w:left w:val="none" w:sz="0" w:space="0" w:color="auto"/>
            <w:bottom w:val="none" w:sz="0" w:space="0" w:color="auto"/>
            <w:right w:val="none" w:sz="0" w:space="0" w:color="auto"/>
          </w:divBdr>
        </w:div>
        <w:div w:id="187570966">
          <w:marLeft w:val="480"/>
          <w:marRight w:val="0"/>
          <w:marTop w:val="0"/>
          <w:marBottom w:val="0"/>
          <w:divBdr>
            <w:top w:val="none" w:sz="0" w:space="0" w:color="auto"/>
            <w:left w:val="none" w:sz="0" w:space="0" w:color="auto"/>
            <w:bottom w:val="none" w:sz="0" w:space="0" w:color="auto"/>
            <w:right w:val="none" w:sz="0" w:space="0" w:color="auto"/>
          </w:divBdr>
        </w:div>
        <w:div w:id="251935537">
          <w:marLeft w:val="480"/>
          <w:marRight w:val="0"/>
          <w:marTop w:val="0"/>
          <w:marBottom w:val="0"/>
          <w:divBdr>
            <w:top w:val="none" w:sz="0" w:space="0" w:color="auto"/>
            <w:left w:val="none" w:sz="0" w:space="0" w:color="auto"/>
            <w:bottom w:val="none" w:sz="0" w:space="0" w:color="auto"/>
            <w:right w:val="none" w:sz="0" w:space="0" w:color="auto"/>
          </w:divBdr>
        </w:div>
        <w:div w:id="262421382">
          <w:marLeft w:val="480"/>
          <w:marRight w:val="0"/>
          <w:marTop w:val="0"/>
          <w:marBottom w:val="0"/>
          <w:divBdr>
            <w:top w:val="none" w:sz="0" w:space="0" w:color="auto"/>
            <w:left w:val="none" w:sz="0" w:space="0" w:color="auto"/>
            <w:bottom w:val="none" w:sz="0" w:space="0" w:color="auto"/>
            <w:right w:val="none" w:sz="0" w:space="0" w:color="auto"/>
          </w:divBdr>
        </w:div>
        <w:div w:id="278533191">
          <w:marLeft w:val="480"/>
          <w:marRight w:val="0"/>
          <w:marTop w:val="0"/>
          <w:marBottom w:val="0"/>
          <w:divBdr>
            <w:top w:val="none" w:sz="0" w:space="0" w:color="auto"/>
            <w:left w:val="none" w:sz="0" w:space="0" w:color="auto"/>
            <w:bottom w:val="none" w:sz="0" w:space="0" w:color="auto"/>
            <w:right w:val="none" w:sz="0" w:space="0" w:color="auto"/>
          </w:divBdr>
        </w:div>
        <w:div w:id="290094291">
          <w:marLeft w:val="480"/>
          <w:marRight w:val="0"/>
          <w:marTop w:val="0"/>
          <w:marBottom w:val="0"/>
          <w:divBdr>
            <w:top w:val="none" w:sz="0" w:space="0" w:color="auto"/>
            <w:left w:val="none" w:sz="0" w:space="0" w:color="auto"/>
            <w:bottom w:val="none" w:sz="0" w:space="0" w:color="auto"/>
            <w:right w:val="none" w:sz="0" w:space="0" w:color="auto"/>
          </w:divBdr>
        </w:div>
        <w:div w:id="350421406">
          <w:marLeft w:val="480"/>
          <w:marRight w:val="0"/>
          <w:marTop w:val="0"/>
          <w:marBottom w:val="0"/>
          <w:divBdr>
            <w:top w:val="none" w:sz="0" w:space="0" w:color="auto"/>
            <w:left w:val="none" w:sz="0" w:space="0" w:color="auto"/>
            <w:bottom w:val="none" w:sz="0" w:space="0" w:color="auto"/>
            <w:right w:val="none" w:sz="0" w:space="0" w:color="auto"/>
          </w:divBdr>
        </w:div>
        <w:div w:id="385446032">
          <w:marLeft w:val="480"/>
          <w:marRight w:val="0"/>
          <w:marTop w:val="0"/>
          <w:marBottom w:val="0"/>
          <w:divBdr>
            <w:top w:val="none" w:sz="0" w:space="0" w:color="auto"/>
            <w:left w:val="none" w:sz="0" w:space="0" w:color="auto"/>
            <w:bottom w:val="none" w:sz="0" w:space="0" w:color="auto"/>
            <w:right w:val="none" w:sz="0" w:space="0" w:color="auto"/>
          </w:divBdr>
        </w:div>
        <w:div w:id="419984658">
          <w:marLeft w:val="480"/>
          <w:marRight w:val="0"/>
          <w:marTop w:val="0"/>
          <w:marBottom w:val="0"/>
          <w:divBdr>
            <w:top w:val="none" w:sz="0" w:space="0" w:color="auto"/>
            <w:left w:val="none" w:sz="0" w:space="0" w:color="auto"/>
            <w:bottom w:val="none" w:sz="0" w:space="0" w:color="auto"/>
            <w:right w:val="none" w:sz="0" w:space="0" w:color="auto"/>
          </w:divBdr>
        </w:div>
        <w:div w:id="459080294">
          <w:marLeft w:val="480"/>
          <w:marRight w:val="0"/>
          <w:marTop w:val="0"/>
          <w:marBottom w:val="0"/>
          <w:divBdr>
            <w:top w:val="none" w:sz="0" w:space="0" w:color="auto"/>
            <w:left w:val="none" w:sz="0" w:space="0" w:color="auto"/>
            <w:bottom w:val="none" w:sz="0" w:space="0" w:color="auto"/>
            <w:right w:val="none" w:sz="0" w:space="0" w:color="auto"/>
          </w:divBdr>
        </w:div>
        <w:div w:id="523639536">
          <w:marLeft w:val="480"/>
          <w:marRight w:val="0"/>
          <w:marTop w:val="0"/>
          <w:marBottom w:val="0"/>
          <w:divBdr>
            <w:top w:val="none" w:sz="0" w:space="0" w:color="auto"/>
            <w:left w:val="none" w:sz="0" w:space="0" w:color="auto"/>
            <w:bottom w:val="none" w:sz="0" w:space="0" w:color="auto"/>
            <w:right w:val="none" w:sz="0" w:space="0" w:color="auto"/>
          </w:divBdr>
        </w:div>
        <w:div w:id="536088180">
          <w:marLeft w:val="480"/>
          <w:marRight w:val="0"/>
          <w:marTop w:val="0"/>
          <w:marBottom w:val="0"/>
          <w:divBdr>
            <w:top w:val="none" w:sz="0" w:space="0" w:color="auto"/>
            <w:left w:val="none" w:sz="0" w:space="0" w:color="auto"/>
            <w:bottom w:val="none" w:sz="0" w:space="0" w:color="auto"/>
            <w:right w:val="none" w:sz="0" w:space="0" w:color="auto"/>
          </w:divBdr>
        </w:div>
        <w:div w:id="563832147">
          <w:marLeft w:val="480"/>
          <w:marRight w:val="0"/>
          <w:marTop w:val="0"/>
          <w:marBottom w:val="0"/>
          <w:divBdr>
            <w:top w:val="none" w:sz="0" w:space="0" w:color="auto"/>
            <w:left w:val="none" w:sz="0" w:space="0" w:color="auto"/>
            <w:bottom w:val="none" w:sz="0" w:space="0" w:color="auto"/>
            <w:right w:val="none" w:sz="0" w:space="0" w:color="auto"/>
          </w:divBdr>
        </w:div>
        <w:div w:id="574753069">
          <w:marLeft w:val="480"/>
          <w:marRight w:val="0"/>
          <w:marTop w:val="0"/>
          <w:marBottom w:val="0"/>
          <w:divBdr>
            <w:top w:val="none" w:sz="0" w:space="0" w:color="auto"/>
            <w:left w:val="none" w:sz="0" w:space="0" w:color="auto"/>
            <w:bottom w:val="none" w:sz="0" w:space="0" w:color="auto"/>
            <w:right w:val="none" w:sz="0" w:space="0" w:color="auto"/>
          </w:divBdr>
        </w:div>
        <w:div w:id="606548604">
          <w:marLeft w:val="480"/>
          <w:marRight w:val="0"/>
          <w:marTop w:val="0"/>
          <w:marBottom w:val="0"/>
          <w:divBdr>
            <w:top w:val="none" w:sz="0" w:space="0" w:color="auto"/>
            <w:left w:val="none" w:sz="0" w:space="0" w:color="auto"/>
            <w:bottom w:val="none" w:sz="0" w:space="0" w:color="auto"/>
            <w:right w:val="none" w:sz="0" w:space="0" w:color="auto"/>
          </w:divBdr>
        </w:div>
        <w:div w:id="623196208">
          <w:marLeft w:val="480"/>
          <w:marRight w:val="0"/>
          <w:marTop w:val="0"/>
          <w:marBottom w:val="0"/>
          <w:divBdr>
            <w:top w:val="none" w:sz="0" w:space="0" w:color="auto"/>
            <w:left w:val="none" w:sz="0" w:space="0" w:color="auto"/>
            <w:bottom w:val="none" w:sz="0" w:space="0" w:color="auto"/>
            <w:right w:val="none" w:sz="0" w:space="0" w:color="auto"/>
          </w:divBdr>
        </w:div>
        <w:div w:id="683476001">
          <w:marLeft w:val="480"/>
          <w:marRight w:val="0"/>
          <w:marTop w:val="0"/>
          <w:marBottom w:val="0"/>
          <w:divBdr>
            <w:top w:val="none" w:sz="0" w:space="0" w:color="auto"/>
            <w:left w:val="none" w:sz="0" w:space="0" w:color="auto"/>
            <w:bottom w:val="none" w:sz="0" w:space="0" w:color="auto"/>
            <w:right w:val="none" w:sz="0" w:space="0" w:color="auto"/>
          </w:divBdr>
        </w:div>
        <w:div w:id="702287550">
          <w:marLeft w:val="480"/>
          <w:marRight w:val="0"/>
          <w:marTop w:val="0"/>
          <w:marBottom w:val="0"/>
          <w:divBdr>
            <w:top w:val="none" w:sz="0" w:space="0" w:color="auto"/>
            <w:left w:val="none" w:sz="0" w:space="0" w:color="auto"/>
            <w:bottom w:val="none" w:sz="0" w:space="0" w:color="auto"/>
            <w:right w:val="none" w:sz="0" w:space="0" w:color="auto"/>
          </w:divBdr>
        </w:div>
        <w:div w:id="708839909">
          <w:marLeft w:val="480"/>
          <w:marRight w:val="0"/>
          <w:marTop w:val="0"/>
          <w:marBottom w:val="0"/>
          <w:divBdr>
            <w:top w:val="none" w:sz="0" w:space="0" w:color="auto"/>
            <w:left w:val="none" w:sz="0" w:space="0" w:color="auto"/>
            <w:bottom w:val="none" w:sz="0" w:space="0" w:color="auto"/>
            <w:right w:val="none" w:sz="0" w:space="0" w:color="auto"/>
          </w:divBdr>
        </w:div>
        <w:div w:id="728188481">
          <w:marLeft w:val="480"/>
          <w:marRight w:val="0"/>
          <w:marTop w:val="0"/>
          <w:marBottom w:val="0"/>
          <w:divBdr>
            <w:top w:val="none" w:sz="0" w:space="0" w:color="auto"/>
            <w:left w:val="none" w:sz="0" w:space="0" w:color="auto"/>
            <w:bottom w:val="none" w:sz="0" w:space="0" w:color="auto"/>
            <w:right w:val="none" w:sz="0" w:space="0" w:color="auto"/>
          </w:divBdr>
        </w:div>
        <w:div w:id="754058431">
          <w:marLeft w:val="480"/>
          <w:marRight w:val="0"/>
          <w:marTop w:val="0"/>
          <w:marBottom w:val="0"/>
          <w:divBdr>
            <w:top w:val="none" w:sz="0" w:space="0" w:color="auto"/>
            <w:left w:val="none" w:sz="0" w:space="0" w:color="auto"/>
            <w:bottom w:val="none" w:sz="0" w:space="0" w:color="auto"/>
            <w:right w:val="none" w:sz="0" w:space="0" w:color="auto"/>
          </w:divBdr>
        </w:div>
        <w:div w:id="798571319">
          <w:marLeft w:val="480"/>
          <w:marRight w:val="0"/>
          <w:marTop w:val="0"/>
          <w:marBottom w:val="0"/>
          <w:divBdr>
            <w:top w:val="none" w:sz="0" w:space="0" w:color="auto"/>
            <w:left w:val="none" w:sz="0" w:space="0" w:color="auto"/>
            <w:bottom w:val="none" w:sz="0" w:space="0" w:color="auto"/>
            <w:right w:val="none" w:sz="0" w:space="0" w:color="auto"/>
          </w:divBdr>
        </w:div>
        <w:div w:id="800342485">
          <w:marLeft w:val="480"/>
          <w:marRight w:val="0"/>
          <w:marTop w:val="0"/>
          <w:marBottom w:val="0"/>
          <w:divBdr>
            <w:top w:val="none" w:sz="0" w:space="0" w:color="auto"/>
            <w:left w:val="none" w:sz="0" w:space="0" w:color="auto"/>
            <w:bottom w:val="none" w:sz="0" w:space="0" w:color="auto"/>
            <w:right w:val="none" w:sz="0" w:space="0" w:color="auto"/>
          </w:divBdr>
        </w:div>
        <w:div w:id="806898071">
          <w:marLeft w:val="480"/>
          <w:marRight w:val="0"/>
          <w:marTop w:val="0"/>
          <w:marBottom w:val="0"/>
          <w:divBdr>
            <w:top w:val="none" w:sz="0" w:space="0" w:color="auto"/>
            <w:left w:val="none" w:sz="0" w:space="0" w:color="auto"/>
            <w:bottom w:val="none" w:sz="0" w:space="0" w:color="auto"/>
            <w:right w:val="none" w:sz="0" w:space="0" w:color="auto"/>
          </w:divBdr>
        </w:div>
        <w:div w:id="837037640">
          <w:marLeft w:val="480"/>
          <w:marRight w:val="0"/>
          <w:marTop w:val="0"/>
          <w:marBottom w:val="0"/>
          <w:divBdr>
            <w:top w:val="none" w:sz="0" w:space="0" w:color="auto"/>
            <w:left w:val="none" w:sz="0" w:space="0" w:color="auto"/>
            <w:bottom w:val="none" w:sz="0" w:space="0" w:color="auto"/>
            <w:right w:val="none" w:sz="0" w:space="0" w:color="auto"/>
          </w:divBdr>
        </w:div>
        <w:div w:id="871184455">
          <w:marLeft w:val="480"/>
          <w:marRight w:val="0"/>
          <w:marTop w:val="0"/>
          <w:marBottom w:val="0"/>
          <w:divBdr>
            <w:top w:val="none" w:sz="0" w:space="0" w:color="auto"/>
            <w:left w:val="none" w:sz="0" w:space="0" w:color="auto"/>
            <w:bottom w:val="none" w:sz="0" w:space="0" w:color="auto"/>
            <w:right w:val="none" w:sz="0" w:space="0" w:color="auto"/>
          </w:divBdr>
        </w:div>
        <w:div w:id="880093928">
          <w:marLeft w:val="480"/>
          <w:marRight w:val="0"/>
          <w:marTop w:val="0"/>
          <w:marBottom w:val="0"/>
          <w:divBdr>
            <w:top w:val="none" w:sz="0" w:space="0" w:color="auto"/>
            <w:left w:val="none" w:sz="0" w:space="0" w:color="auto"/>
            <w:bottom w:val="none" w:sz="0" w:space="0" w:color="auto"/>
            <w:right w:val="none" w:sz="0" w:space="0" w:color="auto"/>
          </w:divBdr>
        </w:div>
        <w:div w:id="888498405">
          <w:marLeft w:val="480"/>
          <w:marRight w:val="0"/>
          <w:marTop w:val="0"/>
          <w:marBottom w:val="0"/>
          <w:divBdr>
            <w:top w:val="none" w:sz="0" w:space="0" w:color="auto"/>
            <w:left w:val="none" w:sz="0" w:space="0" w:color="auto"/>
            <w:bottom w:val="none" w:sz="0" w:space="0" w:color="auto"/>
            <w:right w:val="none" w:sz="0" w:space="0" w:color="auto"/>
          </w:divBdr>
        </w:div>
        <w:div w:id="921454157">
          <w:marLeft w:val="480"/>
          <w:marRight w:val="0"/>
          <w:marTop w:val="0"/>
          <w:marBottom w:val="0"/>
          <w:divBdr>
            <w:top w:val="none" w:sz="0" w:space="0" w:color="auto"/>
            <w:left w:val="none" w:sz="0" w:space="0" w:color="auto"/>
            <w:bottom w:val="none" w:sz="0" w:space="0" w:color="auto"/>
            <w:right w:val="none" w:sz="0" w:space="0" w:color="auto"/>
          </w:divBdr>
        </w:div>
        <w:div w:id="930048441">
          <w:marLeft w:val="480"/>
          <w:marRight w:val="0"/>
          <w:marTop w:val="0"/>
          <w:marBottom w:val="0"/>
          <w:divBdr>
            <w:top w:val="none" w:sz="0" w:space="0" w:color="auto"/>
            <w:left w:val="none" w:sz="0" w:space="0" w:color="auto"/>
            <w:bottom w:val="none" w:sz="0" w:space="0" w:color="auto"/>
            <w:right w:val="none" w:sz="0" w:space="0" w:color="auto"/>
          </w:divBdr>
        </w:div>
        <w:div w:id="942881514">
          <w:marLeft w:val="480"/>
          <w:marRight w:val="0"/>
          <w:marTop w:val="0"/>
          <w:marBottom w:val="0"/>
          <w:divBdr>
            <w:top w:val="none" w:sz="0" w:space="0" w:color="auto"/>
            <w:left w:val="none" w:sz="0" w:space="0" w:color="auto"/>
            <w:bottom w:val="none" w:sz="0" w:space="0" w:color="auto"/>
            <w:right w:val="none" w:sz="0" w:space="0" w:color="auto"/>
          </w:divBdr>
        </w:div>
        <w:div w:id="948588436">
          <w:marLeft w:val="480"/>
          <w:marRight w:val="0"/>
          <w:marTop w:val="0"/>
          <w:marBottom w:val="0"/>
          <w:divBdr>
            <w:top w:val="none" w:sz="0" w:space="0" w:color="auto"/>
            <w:left w:val="none" w:sz="0" w:space="0" w:color="auto"/>
            <w:bottom w:val="none" w:sz="0" w:space="0" w:color="auto"/>
            <w:right w:val="none" w:sz="0" w:space="0" w:color="auto"/>
          </w:divBdr>
        </w:div>
        <w:div w:id="969936803">
          <w:marLeft w:val="480"/>
          <w:marRight w:val="0"/>
          <w:marTop w:val="0"/>
          <w:marBottom w:val="0"/>
          <w:divBdr>
            <w:top w:val="none" w:sz="0" w:space="0" w:color="auto"/>
            <w:left w:val="none" w:sz="0" w:space="0" w:color="auto"/>
            <w:bottom w:val="none" w:sz="0" w:space="0" w:color="auto"/>
            <w:right w:val="none" w:sz="0" w:space="0" w:color="auto"/>
          </w:divBdr>
        </w:div>
        <w:div w:id="998536853">
          <w:marLeft w:val="480"/>
          <w:marRight w:val="0"/>
          <w:marTop w:val="0"/>
          <w:marBottom w:val="0"/>
          <w:divBdr>
            <w:top w:val="none" w:sz="0" w:space="0" w:color="auto"/>
            <w:left w:val="none" w:sz="0" w:space="0" w:color="auto"/>
            <w:bottom w:val="none" w:sz="0" w:space="0" w:color="auto"/>
            <w:right w:val="none" w:sz="0" w:space="0" w:color="auto"/>
          </w:divBdr>
        </w:div>
        <w:div w:id="1002972374">
          <w:marLeft w:val="480"/>
          <w:marRight w:val="0"/>
          <w:marTop w:val="0"/>
          <w:marBottom w:val="0"/>
          <w:divBdr>
            <w:top w:val="none" w:sz="0" w:space="0" w:color="auto"/>
            <w:left w:val="none" w:sz="0" w:space="0" w:color="auto"/>
            <w:bottom w:val="none" w:sz="0" w:space="0" w:color="auto"/>
            <w:right w:val="none" w:sz="0" w:space="0" w:color="auto"/>
          </w:divBdr>
        </w:div>
        <w:div w:id="1016545027">
          <w:marLeft w:val="480"/>
          <w:marRight w:val="0"/>
          <w:marTop w:val="0"/>
          <w:marBottom w:val="0"/>
          <w:divBdr>
            <w:top w:val="none" w:sz="0" w:space="0" w:color="auto"/>
            <w:left w:val="none" w:sz="0" w:space="0" w:color="auto"/>
            <w:bottom w:val="none" w:sz="0" w:space="0" w:color="auto"/>
            <w:right w:val="none" w:sz="0" w:space="0" w:color="auto"/>
          </w:divBdr>
        </w:div>
        <w:div w:id="1017001777">
          <w:marLeft w:val="480"/>
          <w:marRight w:val="0"/>
          <w:marTop w:val="0"/>
          <w:marBottom w:val="0"/>
          <w:divBdr>
            <w:top w:val="none" w:sz="0" w:space="0" w:color="auto"/>
            <w:left w:val="none" w:sz="0" w:space="0" w:color="auto"/>
            <w:bottom w:val="none" w:sz="0" w:space="0" w:color="auto"/>
            <w:right w:val="none" w:sz="0" w:space="0" w:color="auto"/>
          </w:divBdr>
        </w:div>
        <w:div w:id="1060445719">
          <w:marLeft w:val="480"/>
          <w:marRight w:val="0"/>
          <w:marTop w:val="0"/>
          <w:marBottom w:val="0"/>
          <w:divBdr>
            <w:top w:val="none" w:sz="0" w:space="0" w:color="auto"/>
            <w:left w:val="none" w:sz="0" w:space="0" w:color="auto"/>
            <w:bottom w:val="none" w:sz="0" w:space="0" w:color="auto"/>
            <w:right w:val="none" w:sz="0" w:space="0" w:color="auto"/>
          </w:divBdr>
        </w:div>
        <w:div w:id="1086997473">
          <w:marLeft w:val="480"/>
          <w:marRight w:val="0"/>
          <w:marTop w:val="0"/>
          <w:marBottom w:val="0"/>
          <w:divBdr>
            <w:top w:val="none" w:sz="0" w:space="0" w:color="auto"/>
            <w:left w:val="none" w:sz="0" w:space="0" w:color="auto"/>
            <w:bottom w:val="none" w:sz="0" w:space="0" w:color="auto"/>
            <w:right w:val="none" w:sz="0" w:space="0" w:color="auto"/>
          </w:divBdr>
        </w:div>
        <w:div w:id="1180314947">
          <w:marLeft w:val="480"/>
          <w:marRight w:val="0"/>
          <w:marTop w:val="0"/>
          <w:marBottom w:val="0"/>
          <w:divBdr>
            <w:top w:val="none" w:sz="0" w:space="0" w:color="auto"/>
            <w:left w:val="none" w:sz="0" w:space="0" w:color="auto"/>
            <w:bottom w:val="none" w:sz="0" w:space="0" w:color="auto"/>
            <w:right w:val="none" w:sz="0" w:space="0" w:color="auto"/>
          </w:divBdr>
        </w:div>
        <w:div w:id="1184398337">
          <w:marLeft w:val="480"/>
          <w:marRight w:val="0"/>
          <w:marTop w:val="0"/>
          <w:marBottom w:val="0"/>
          <w:divBdr>
            <w:top w:val="none" w:sz="0" w:space="0" w:color="auto"/>
            <w:left w:val="none" w:sz="0" w:space="0" w:color="auto"/>
            <w:bottom w:val="none" w:sz="0" w:space="0" w:color="auto"/>
            <w:right w:val="none" w:sz="0" w:space="0" w:color="auto"/>
          </w:divBdr>
        </w:div>
        <w:div w:id="1229532095">
          <w:marLeft w:val="480"/>
          <w:marRight w:val="0"/>
          <w:marTop w:val="0"/>
          <w:marBottom w:val="0"/>
          <w:divBdr>
            <w:top w:val="none" w:sz="0" w:space="0" w:color="auto"/>
            <w:left w:val="none" w:sz="0" w:space="0" w:color="auto"/>
            <w:bottom w:val="none" w:sz="0" w:space="0" w:color="auto"/>
            <w:right w:val="none" w:sz="0" w:space="0" w:color="auto"/>
          </w:divBdr>
        </w:div>
        <w:div w:id="1247496799">
          <w:marLeft w:val="480"/>
          <w:marRight w:val="0"/>
          <w:marTop w:val="0"/>
          <w:marBottom w:val="0"/>
          <w:divBdr>
            <w:top w:val="none" w:sz="0" w:space="0" w:color="auto"/>
            <w:left w:val="none" w:sz="0" w:space="0" w:color="auto"/>
            <w:bottom w:val="none" w:sz="0" w:space="0" w:color="auto"/>
            <w:right w:val="none" w:sz="0" w:space="0" w:color="auto"/>
          </w:divBdr>
        </w:div>
        <w:div w:id="1301300698">
          <w:marLeft w:val="480"/>
          <w:marRight w:val="0"/>
          <w:marTop w:val="0"/>
          <w:marBottom w:val="0"/>
          <w:divBdr>
            <w:top w:val="none" w:sz="0" w:space="0" w:color="auto"/>
            <w:left w:val="none" w:sz="0" w:space="0" w:color="auto"/>
            <w:bottom w:val="none" w:sz="0" w:space="0" w:color="auto"/>
            <w:right w:val="none" w:sz="0" w:space="0" w:color="auto"/>
          </w:divBdr>
        </w:div>
        <w:div w:id="1324813535">
          <w:marLeft w:val="480"/>
          <w:marRight w:val="0"/>
          <w:marTop w:val="0"/>
          <w:marBottom w:val="0"/>
          <w:divBdr>
            <w:top w:val="none" w:sz="0" w:space="0" w:color="auto"/>
            <w:left w:val="none" w:sz="0" w:space="0" w:color="auto"/>
            <w:bottom w:val="none" w:sz="0" w:space="0" w:color="auto"/>
            <w:right w:val="none" w:sz="0" w:space="0" w:color="auto"/>
          </w:divBdr>
        </w:div>
        <w:div w:id="1540046219">
          <w:marLeft w:val="480"/>
          <w:marRight w:val="0"/>
          <w:marTop w:val="0"/>
          <w:marBottom w:val="0"/>
          <w:divBdr>
            <w:top w:val="none" w:sz="0" w:space="0" w:color="auto"/>
            <w:left w:val="none" w:sz="0" w:space="0" w:color="auto"/>
            <w:bottom w:val="none" w:sz="0" w:space="0" w:color="auto"/>
            <w:right w:val="none" w:sz="0" w:space="0" w:color="auto"/>
          </w:divBdr>
        </w:div>
        <w:div w:id="1546521431">
          <w:marLeft w:val="480"/>
          <w:marRight w:val="0"/>
          <w:marTop w:val="0"/>
          <w:marBottom w:val="0"/>
          <w:divBdr>
            <w:top w:val="none" w:sz="0" w:space="0" w:color="auto"/>
            <w:left w:val="none" w:sz="0" w:space="0" w:color="auto"/>
            <w:bottom w:val="none" w:sz="0" w:space="0" w:color="auto"/>
            <w:right w:val="none" w:sz="0" w:space="0" w:color="auto"/>
          </w:divBdr>
        </w:div>
        <w:div w:id="1549563078">
          <w:marLeft w:val="480"/>
          <w:marRight w:val="0"/>
          <w:marTop w:val="0"/>
          <w:marBottom w:val="0"/>
          <w:divBdr>
            <w:top w:val="none" w:sz="0" w:space="0" w:color="auto"/>
            <w:left w:val="none" w:sz="0" w:space="0" w:color="auto"/>
            <w:bottom w:val="none" w:sz="0" w:space="0" w:color="auto"/>
            <w:right w:val="none" w:sz="0" w:space="0" w:color="auto"/>
          </w:divBdr>
        </w:div>
        <w:div w:id="1571385032">
          <w:marLeft w:val="480"/>
          <w:marRight w:val="0"/>
          <w:marTop w:val="0"/>
          <w:marBottom w:val="0"/>
          <w:divBdr>
            <w:top w:val="none" w:sz="0" w:space="0" w:color="auto"/>
            <w:left w:val="none" w:sz="0" w:space="0" w:color="auto"/>
            <w:bottom w:val="none" w:sz="0" w:space="0" w:color="auto"/>
            <w:right w:val="none" w:sz="0" w:space="0" w:color="auto"/>
          </w:divBdr>
        </w:div>
        <w:div w:id="1578131497">
          <w:marLeft w:val="480"/>
          <w:marRight w:val="0"/>
          <w:marTop w:val="0"/>
          <w:marBottom w:val="0"/>
          <w:divBdr>
            <w:top w:val="none" w:sz="0" w:space="0" w:color="auto"/>
            <w:left w:val="none" w:sz="0" w:space="0" w:color="auto"/>
            <w:bottom w:val="none" w:sz="0" w:space="0" w:color="auto"/>
            <w:right w:val="none" w:sz="0" w:space="0" w:color="auto"/>
          </w:divBdr>
        </w:div>
        <w:div w:id="1605305581">
          <w:marLeft w:val="480"/>
          <w:marRight w:val="0"/>
          <w:marTop w:val="0"/>
          <w:marBottom w:val="0"/>
          <w:divBdr>
            <w:top w:val="none" w:sz="0" w:space="0" w:color="auto"/>
            <w:left w:val="none" w:sz="0" w:space="0" w:color="auto"/>
            <w:bottom w:val="none" w:sz="0" w:space="0" w:color="auto"/>
            <w:right w:val="none" w:sz="0" w:space="0" w:color="auto"/>
          </w:divBdr>
        </w:div>
        <w:div w:id="1612126022">
          <w:marLeft w:val="480"/>
          <w:marRight w:val="0"/>
          <w:marTop w:val="0"/>
          <w:marBottom w:val="0"/>
          <w:divBdr>
            <w:top w:val="none" w:sz="0" w:space="0" w:color="auto"/>
            <w:left w:val="none" w:sz="0" w:space="0" w:color="auto"/>
            <w:bottom w:val="none" w:sz="0" w:space="0" w:color="auto"/>
            <w:right w:val="none" w:sz="0" w:space="0" w:color="auto"/>
          </w:divBdr>
        </w:div>
        <w:div w:id="1811164237">
          <w:marLeft w:val="480"/>
          <w:marRight w:val="0"/>
          <w:marTop w:val="0"/>
          <w:marBottom w:val="0"/>
          <w:divBdr>
            <w:top w:val="none" w:sz="0" w:space="0" w:color="auto"/>
            <w:left w:val="none" w:sz="0" w:space="0" w:color="auto"/>
            <w:bottom w:val="none" w:sz="0" w:space="0" w:color="auto"/>
            <w:right w:val="none" w:sz="0" w:space="0" w:color="auto"/>
          </w:divBdr>
        </w:div>
        <w:div w:id="1812748136">
          <w:marLeft w:val="480"/>
          <w:marRight w:val="0"/>
          <w:marTop w:val="0"/>
          <w:marBottom w:val="0"/>
          <w:divBdr>
            <w:top w:val="none" w:sz="0" w:space="0" w:color="auto"/>
            <w:left w:val="none" w:sz="0" w:space="0" w:color="auto"/>
            <w:bottom w:val="none" w:sz="0" w:space="0" w:color="auto"/>
            <w:right w:val="none" w:sz="0" w:space="0" w:color="auto"/>
          </w:divBdr>
        </w:div>
        <w:div w:id="1818260796">
          <w:marLeft w:val="480"/>
          <w:marRight w:val="0"/>
          <w:marTop w:val="0"/>
          <w:marBottom w:val="0"/>
          <w:divBdr>
            <w:top w:val="none" w:sz="0" w:space="0" w:color="auto"/>
            <w:left w:val="none" w:sz="0" w:space="0" w:color="auto"/>
            <w:bottom w:val="none" w:sz="0" w:space="0" w:color="auto"/>
            <w:right w:val="none" w:sz="0" w:space="0" w:color="auto"/>
          </w:divBdr>
        </w:div>
        <w:div w:id="1869874789">
          <w:marLeft w:val="480"/>
          <w:marRight w:val="0"/>
          <w:marTop w:val="0"/>
          <w:marBottom w:val="0"/>
          <w:divBdr>
            <w:top w:val="none" w:sz="0" w:space="0" w:color="auto"/>
            <w:left w:val="none" w:sz="0" w:space="0" w:color="auto"/>
            <w:bottom w:val="none" w:sz="0" w:space="0" w:color="auto"/>
            <w:right w:val="none" w:sz="0" w:space="0" w:color="auto"/>
          </w:divBdr>
        </w:div>
        <w:div w:id="1886677546">
          <w:marLeft w:val="480"/>
          <w:marRight w:val="0"/>
          <w:marTop w:val="0"/>
          <w:marBottom w:val="0"/>
          <w:divBdr>
            <w:top w:val="none" w:sz="0" w:space="0" w:color="auto"/>
            <w:left w:val="none" w:sz="0" w:space="0" w:color="auto"/>
            <w:bottom w:val="none" w:sz="0" w:space="0" w:color="auto"/>
            <w:right w:val="none" w:sz="0" w:space="0" w:color="auto"/>
          </w:divBdr>
        </w:div>
        <w:div w:id="1887450451">
          <w:marLeft w:val="480"/>
          <w:marRight w:val="0"/>
          <w:marTop w:val="0"/>
          <w:marBottom w:val="0"/>
          <w:divBdr>
            <w:top w:val="none" w:sz="0" w:space="0" w:color="auto"/>
            <w:left w:val="none" w:sz="0" w:space="0" w:color="auto"/>
            <w:bottom w:val="none" w:sz="0" w:space="0" w:color="auto"/>
            <w:right w:val="none" w:sz="0" w:space="0" w:color="auto"/>
          </w:divBdr>
        </w:div>
        <w:div w:id="1972595777">
          <w:marLeft w:val="480"/>
          <w:marRight w:val="0"/>
          <w:marTop w:val="0"/>
          <w:marBottom w:val="0"/>
          <w:divBdr>
            <w:top w:val="none" w:sz="0" w:space="0" w:color="auto"/>
            <w:left w:val="none" w:sz="0" w:space="0" w:color="auto"/>
            <w:bottom w:val="none" w:sz="0" w:space="0" w:color="auto"/>
            <w:right w:val="none" w:sz="0" w:space="0" w:color="auto"/>
          </w:divBdr>
        </w:div>
        <w:div w:id="1987273053">
          <w:marLeft w:val="480"/>
          <w:marRight w:val="0"/>
          <w:marTop w:val="0"/>
          <w:marBottom w:val="0"/>
          <w:divBdr>
            <w:top w:val="none" w:sz="0" w:space="0" w:color="auto"/>
            <w:left w:val="none" w:sz="0" w:space="0" w:color="auto"/>
            <w:bottom w:val="none" w:sz="0" w:space="0" w:color="auto"/>
            <w:right w:val="none" w:sz="0" w:space="0" w:color="auto"/>
          </w:divBdr>
        </w:div>
        <w:div w:id="1994286489">
          <w:marLeft w:val="480"/>
          <w:marRight w:val="0"/>
          <w:marTop w:val="0"/>
          <w:marBottom w:val="0"/>
          <w:divBdr>
            <w:top w:val="none" w:sz="0" w:space="0" w:color="auto"/>
            <w:left w:val="none" w:sz="0" w:space="0" w:color="auto"/>
            <w:bottom w:val="none" w:sz="0" w:space="0" w:color="auto"/>
            <w:right w:val="none" w:sz="0" w:space="0" w:color="auto"/>
          </w:divBdr>
        </w:div>
        <w:div w:id="2041466485">
          <w:marLeft w:val="480"/>
          <w:marRight w:val="0"/>
          <w:marTop w:val="0"/>
          <w:marBottom w:val="0"/>
          <w:divBdr>
            <w:top w:val="none" w:sz="0" w:space="0" w:color="auto"/>
            <w:left w:val="none" w:sz="0" w:space="0" w:color="auto"/>
            <w:bottom w:val="none" w:sz="0" w:space="0" w:color="auto"/>
            <w:right w:val="none" w:sz="0" w:space="0" w:color="auto"/>
          </w:divBdr>
        </w:div>
        <w:div w:id="2101756462">
          <w:marLeft w:val="480"/>
          <w:marRight w:val="0"/>
          <w:marTop w:val="0"/>
          <w:marBottom w:val="0"/>
          <w:divBdr>
            <w:top w:val="none" w:sz="0" w:space="0" w:color="auto"/>
            <w:left w:val="none" w:sz="0" w:space="0" w:color="auto"/>
            <w:bottom w:val="none" w:sz="0" w:space="0" w:color="auto"/>
            <w:right w:val="none" w:sz="0" w:space="0" w:color="auto"/>
          </w:divBdr>
        </w:div>
      </w:divsChild>
    </w:div>
    <w:div w:id="1252932508">
      <w:bodyDiv w:val="1"/>
      <w:marLeft w:val="0"/>
      <w:marRight w:val="0"/>
      <w:marTop w:val="0"/>
      <w:marBottom w:val="0"/>
      <w:divBdr>
        <w:top w:val="none" w:sz="0" w:space="0" w:color="auto"/>
        <w:left w:val="none" w:sz="0" w:space="0" w:color="auto"/>
        <w:bottom w:val="none" w:sz="0" w:space="0" w:color="auto"/>
        <w:right w:val="none" w:sz="0" w:space="0" w:color="auto"/>
      </w:divBdr>
    </w:div>
    <w:div w:id="1253932515">
      <w:marLeft w:val="640"/>
      <w:marRight w:val="0"/>
      <w:marTop w:val="0"/>
      <w:marBottom w:val="0"/>
      <w:divBdr>
        <w:top w:val="none" w:sz="0" w:space="0" w:color="auto"/>
        <w:left w:val="none" w:sz="0" w:space="0" w:color="auto"/>
        <w:bottom w:val="none" w:sz="0" w:space="0" w:color="auto"/>
        <w:right w:val="none" w:sz="0" w:space="0" w:color="auto"/>
      </w:divBdr>
    </w:div>
    <w:div w:id="1254048097">
      <w:marLeft w:val="640"/>
      <w:marRight w:val="0"/>
      <w:marTop w:val="0"/>
      <w:marBottom w:val="0"/>
      <w:divBdr>
        <w:top w:val="none" w:sz="0" w:space="0" w:color="auto"/>
        <w:left w:val="none" w:sz="0" w:space="0" w:color="auto"/>
        <w:bottom w:val="none" w:sz="0" w:space="0" w:color="auto"/>
        <w:right w:val="none" w:sz="0" w:space="0" w:color="auto"/>
      </w:divBdr>
    </w:div>
    <w:div w:id="1254165592">
      <w:marLeft w:val="640"/>
      <w:marRight w:val="0"/>
      <w:marTop w:val="0"/>
      <w:marBottom w:val="0"/>
      <w:divBdr>
        <w:top w:val="none" w:sz="0" w:space="0" w:color="auto"/>
        <w:left w:val="none" w:sz="0" w:space="0" w:color="auto"/>
        <w:bottom w:val="none" w:sz="0" w:space="0" w:color="auto"/>
        <w:right w:val="none" w:sz="0" w:space="0" w:color="auto"/>
      </w:divBdr>
    </w:div>
    <w:div w:id="1255433058">
      <w:marLeft w:val="640"/>
      <w:marRight w:val="0"/>
      <w:marTop w:val="0"/>
      <w:marBottom w:val="0"/>
      <w:divBdr>
        <w:top w:val="none" w:sz="0" w:space="0" w:color="auto"/>
        <w:left w:val="none" w:sz="0" w:space="0" w:color="auto"/>
        <w:bottom w:val="none" w:sz="0" w:space="0" w:color="auto"/>
        <w:right w:val="none" w:sz="0" w:space="0" w:color="auto"/>
      </w:divBdr>
    </w:div>
    <w:div w:id="1255553372">
      <w:bodyDiv w:val="1"/>
      <w:marLeft w:val="0"/>
      <w:marRight w:val="0"/>
      <w:marTop w:val="0"/>
      <w:marBottom w:val="0"/>
      <w:divBdr>
        <w:top w:val="none" w:sz="0" w:space="0" w:color="auto"/>
        <w:left w:val="none" w:sz="0" w:space="0" w:color="auto"/>
        <w:bottom w:val="none" w:sz="0" w:space="0" w:color="auto"/>
        <w:right w:val="none" w:sz="0" w:space="0" w:color="auto"/>
      </w:divBdr>
    </w:div>
    <w:div w:id="1256132757">
      <w:marLeft w:val="640"/>
      <w:marRight w:val="0"/>
      <w:marTop w:val="0"/>
      <w:marBottom w:val="0"/>
      <w:divBdr>
        <w:top w:val="none" w:sz="0" w:space="0" w:color="auto"/>
        <w:left w:val="none" w:sz="0" w:space="0" w:color="auto"/>
        <w:bottom w:val="none" w:sz="0" w:space="0" w:color="auto"/>
        <w:right w:val="none" w:sz="0" w:space="0" w:color="auto"/>
      </w:divBdr>
    </w:div>
    <w:div w:id="1256785594">
      <w:marLeft w:val="640"/>
      <w:marRight w:val="0"/>
      <w:marTop w:val="0"/>
      <w:marBottom w:val="0"/>
      <w:divBdr>
        <w:top w:val="none" w:sz="0" w:space="0" w:color="auto"/>
        <w:left w:val="none" w:sz="0" w:space="0" w:color="auto"/>
        <w:bottom w:val="none" w:sz="0" w:space="0" w:color="auto"/>
        <w:right w:val="none" w:sz="0" w:space="0" w:color="auto"/>
      </w:divBdr>
    </w:div>
    <w:div w:id="1257443924">
      <w:bodyDiv w:val="1"/>
      <w:marLeft w:val="0"/>
      <w:marRight w:val="0"/>
      <w:marTop w:val="0"/>
      <w:marBottom w:val="0"/>
      <w:divBdr>
        <w:top w:val="none" w:sz="0" w:space="0" w:color="auto"/>
        <w:left w:val="none" w:sz="0" w:space="0" w:color="auto"/>
        <w:bottom w:val="none" w:sz="0" w:space="0" w:color="auto"/>
        <w:right w:val="none" w:sz="0" w:space="0" w:color="auto"/>
      </w:divBdr>
    </w:div>
    <w:div w:id="1257596406">
      <w:bodyDiv w:val="1"/>
      <w:marLeft w:val="0"/>
      <w:marRight w:val="0"/>
      <w:marTop w:val="0"/>
      <w:marBottom w:val="0"/>
      <w:divBdr>
        <w:top w:val="none" w:sz="0" w:space="0" w:color="auto"/>
        <w:left w:val="none" w:sz="0" w:space="0" w:color="auto"/>
        <w:bottom w:val="none" w:sz="0" w:space="0" w:color="auto"/>
        <w:right w:val="none" w:sz="0" w:space="0" w:color="auto"/>
      </w:divBdr>
      <w:divsChild>
        <w:div w:id="32851447">
          <w:marLeft w:val="480"/>
          <w:marRight w:val="0"/>
          <w:marTop w:val="0"/>
          <w:marBottom w:val="0"/>
          <w:divBdr>
            <w:top w:val="none" w:sz="0" w:space="0" w:color="auto"/>
            <w:left w:val="none" w:sz="0" w:space="0" w:color="auto"/>
            <w:bottom w:val="none" w:sz="0" w:space="0" w:color="auto"/>
            <w:right w:val="none" w:sz="0" w:space="0" w:color="auto"/>
          </w:divBdr>
        </w:div>
        <w:div w:id="65538920">
          <w:marLeft w:val="480"/>
          <w:marRight w:val="0"/>
          <w:marTop w:val="0"/>
          <w:marBottom w:val="0"/>
          <w:divBdr>
            <w:top w:val="none" w:sz="0" w:space="0" w:color="auto"/>
            <w:left w:val="none" w:sz="0" w:space="0" w:color="auto"/>
            <w:bottom w:val="none" w:sz="0" w:space="0" w:color="auto"/>
            <w:right w:val="none" w:sz="0" w:space="0" w:color="auto"/>
          </w:divBdr>
        </w:div>
        <w:div w:id="95641814">
          <w:marLeft w:val="480"/>
          <w:marRight w:val="0"/>
          <w:marTop w:val="0"/>
          <w:marBottom w:val="0"/>
          <w:divBdr>
            <w:top w:val="none" w:sz="0" w:space="0" w:color="auto"/>
            <w:left w:val="none" w:sz="0" w:space="0" w:color="auto"/>
            <w:bottom w:val="none" w:sz="0" w:space="0" w:color="auto"/>
            <w:right w:val="none" w:sz="0" w:space="0" w:color="auto"/>
          </w:divBdr>
        </w:div>
        <w:div w:id="151064613">
          <w:marLeft w:val="480"/>
          <w:marRight w:val="0"/>
          <w:marTop w:val="0"/>
          <w:marBottom w:val="0"/>
          <w:divBdr>
            <w:top w:val="none" w:sz="0" w:space="0" w:color="auto"/>
            <w:left w:val="none" w:sz="0" w:space="0" w:color="auto"/>
            <w:bottom w:val="none" w:sz="0" w:space="0" w:color="auto"/>
            <w:right w:val="none" w:sz="0" w:space="0" w:color="auto"/>
          </w:divBdr>
        </w:div>
        <w:div w:id="184484222">
          <w:marLeft w:val="480"/>
          <w:marRight w:val="0"/>
          <w:marTop w:val="0"/>
          <w:marBottom w:val="0"/>
          <w:divBdr>
            <w:top w:val="none" w:sz="0" w:space="0" w:color="auto"/>
            <w:left w:val="none" w:sz="0" w:space="0" w:color="auto"/>
            <w:bottom w:val="none" w:sz="0" w:space="0" w:color="auto"/>
            <w:right w:val="none" w:sz="0" w:space="0" w:color="auto"/>
          </w:divBdr>
        </w:div>
        <w:div w:id="207649530">
          <w:marLeft w:val="480"/>
          <w:marRight w:val="0"/>
          <w:marTop w:val="0"/>
          <w:marBottom w:val="0"/>
          <w:divBdr>
            <w:top w:val="none" w:sz="0" w:space="0" w:color="auto"/>
            <w:left w:val="none" w:sz="0" w:space="0" w:color="auto"/>
            <w:bottom w:val="none" w:sz="0" w:space="0" w:color="auto"/>
            <w:right w:val="none" w:sz="0" w:space="0" w:color="auto"/>
          </w:divBdr>
        </w:div>
        <w:div w:id="229775242">
          <w:marLeft w:val="480"/>
          <w:marRight w:val="0"/>
          <w:marTop w:val="0"/>
          <w:marBottom w:val="0"/>
          <w:divBdr>
            <w:top w:val="none" w:sz="0" w:space="0" w:color="auto"/>
            <w:left w:val="none" w:sz="0" w:space="0" w:color="auto"/>
            <w:bottom w:val="none" w:sz="0" w:space="0" w:color="auto"/>
            <w:right w:val="none" w:sz="0" w:space="0" w:color="auto"/>
          </w:divBdr>
        </w:div>
        <w:div w:id="230240488">
          <w:marLeft w:val="480"/>
          <w:marRight w:val="0"/>
          <w:marTop w:val="0"/>
          <w:marBottom w:val="0"/>
          <w:divBdr>
            <w:top w:val="none" w:sz="0" w:space="0" w:color="auto"/>
            <w:left w:val="none" w:sz="0" w:space="0" w:color="auto"/>
            <w:bottom w:val="none" w:sz="0" w:space="0" w:color="auto"/>
            <w:right w:val="none" w:sz="0" w:space="0" w:color="auto"/>
          </w:divBdr>
        </w:div>
        <w:div w:id="302273168">
          <w:marLeft w:val="480"/>
          <w:marRight w:val="0"/>
          <w:marTop w:val="0"/>
          <w:marBottom w:val="0"/>
          <w:divBdr>
            <w:top w:val="none" w:sz="0" w:space="0" w:color="auto"/>
            <w:left w:val="none" w:sz="0" w:space="0" w:color="auto"/>
            <w:bottom w:val="none" w:sz="0" w:space="0" w:color="auto"/>
            <w:right w:val="none" w:sz="0" w:space="0" w:color="auto"/>
          </w:divBdr>
        </w:div>
        <w:div w:id="396365447">
          <w:marLeft w:val="480"/>
          <w:marRight w:val="0"/>
          <w:marTop w:val="0"/>
          <w:marBottom w:val="0"/>
          <w:divBdr>
            <w:top w:val="none" w:sz="0" w:space="0" w:color="auto"/>
            <w:left w:val="none" w:sz="0" w:space="0" w:color="auto"/>
            <w:bottom w:val="none" w:sz="0" w:space="0" w:color="auto"/>
            <w:right w:val="none" w:sz="0" w:space="0" w:color="auto"/>
          </w:divBdr>
        </w:div>
        <w:div w:id="433475231">
          <w:marLeft w:val="480"/>
          <w:marRight w:val="0"/>
          <w:marTop w:val="0"/>
          <w:marBottom w:val="0"/>
          <w:divBdr>
            <w:top w:val="none" w:sz="0" w:space="0" w:color="auto"/>
            <w:left w:val="none" w:sz="0" w:space="0" w:color="auto"/>
            <w:bottom w:val="none" w:sz="0" w:space="0" w:color="auto"/>
            <w:right w:val="none" w:sz="0" w:space="0" w:color="auto"/>
          </w:divBdr>
        </w:div>
        <w:div w:id="467434703">
          <w:marLeft w:val="480"/>
          <w:marRight w:val="0"/>
          <w:marTop w:val="0"/>
          <w:marBottom w:val="0"/>
          <w:divBdr>
            <w:top w:val="none" w:sz="0" w:space="0" w:color="auto"/>
            <w:left w:val="none" w:sz="0" w:space="0" w:color="auto"/>
            <w:bottom w:val="none" w:sz="0" w:space="0" w:color="auto"/>
            <w:right w:val="none" w:sz="0" w:space="0" w:color="auto"/>
          </w:divBdr>
        </w:div>
        <w:div w:id="481045605">
          <w:marLeft w:val="480"/>
          <w:marRight w:val="0"/>
          <w:marTop w:val="0"/>
          <w:marBottom w:val="0"/>
          <w:divBdr>
            <w:top w:val="none" w:sz="0" w:space="0" w:color="auto"/>
            <w:left w:val="none" w:sz="0" w:space="0" w:color="auto"/>
            <w:bottom w:val="none" w:sz="0" w:space="0" w:color="auto"/>
            <w:right w:val="none" w:sz="0" w:space="0" w:color="auto"/>
          </w:divBdr>
        </w:div>
        <w:div w:id="495271645">
          <w:marLeft w:val="480"/>
          <w:marRight w:val="0"/>
          <w:marTop w:val="0"/>
          <w:marBottom w:val="0"/>
          <w:divBdr>
            <w:top w:val="none" w:sz="0" w:space="0" w:color="auto"/>
            <w:left w:val="none" w:sz="0" w:space="0" w:color="auto"/>
            <w:bottom w:val="none" w:sz="0" w:space="0" w:color="auto"/>
            <w:right w:val="none" w:sz="0" w:space="0" w:color="auto"/>
          </w:divBdr>
        </w:div>
        <w:div w:id="536892096">
          <w:marLeft w:val="480"/>
          <w:marRight w:val="0"/>
          <w:marTop w:val="0"/>
          <w:marBottom w:val="0"/>
          <w:divBdr>
            <w:top w:val="none" w:sz="0" w:space="0" w:color="auto"/>
            <w:left w:val="none" w:sz="0" w:space="0" w:color="auto"/>
            <w:bottom w:val="none" w:sz="0" w:space="0" w:color="auto"/>
            <w:right w:val="none" w:sz="0" w:space="0" w:color="auto"/>
          </w:divBdr>
        </w:div>
        <w:div w:id="584533274">
          <w:marLeft w:val="480"/>
          <w:marRight w:val="0"/>
          <w:marTop w:val="0"/>
          <w:marBottom w:val="0"/>
          <w:divBdr>
            <w:top w:val="none" w:sz="0" w:space="0" w:color="auto"/>
            <w:left w:val="none" w:sz="0" w:space="0" w:color="auto"/>
            <w:bottom w:val="none" w:sz="0" w:space="0" w:color="auto"/>
            <w:right w:val="none" w:sz="0" w:space="0" w:color="auto"/>
          </w:divBdr>
        </w:div>
        <w:div w:id="603998784">
          <w:marLeft w:val="480"/>
          <w:marRight w:val="0"/>
          <w:marTop w:val="0"/>
          <w:marBottom w:val="0"/>
          <w:divBdr>
            <w:top w:val="none" w:sz="0" w:space="0" w:color="auto"/>
            <w:left w:val="none" w:sz="0" w:space="0" w:color="auto"/>
            <w:bottom w:val="none" w:sz="0" w:space="0" w:color="auto"/>
            <w:right w:val="none" w:sz="0" w:space="0" w:color="auto"/>
          </w:divBdr>
        </w:div>
        <w:div w:id="626010464">
          <w:marLeft w:val="480"/>
          <w:marRight w:val="0"/>
          <w:marTop w:val="0"/>
          <w:marBottom w:val="0"/>
          <w:divBdr>
            <w:top w:val="none" w:sz="0" w:space="0" w:color="auto"/>
            <w:left w:val="none" w:sz="0" w:space="0" w:color="auto"/>
            <w:bottom w:val="none" w:sz="0" w:space="0" w:color="auto"/>
            <w:right w:val="none" w:sz="0" w:space="0" w:color="auto"/>
          </w:divBdr>
        </w:div>
        <w:div w:id="678583409">
          <w:marLeft w:val="480"/>
          <w:marRight w:val="0"/>
          <w:marTop w:val="0"/>
          <w:marBottom w:val="0"/>
          <w:divBdr>
            <w:top w:val="none" w:sz="0" w:space="0" w:color="auto"/>
            <w:left w:val="none" w:sz="0" w:space="0" w:color="auto"/>
            <w:bottom w:val="none" w:sz="0" w:space="0" w:color="auto"/>
            <w:right w:val="none" w:sz="0" w:space="0" w:color="auto"/>
          </w:divBdr>
        </w:div>
        <w:div w:id="681856602">
          <w:marLeft w:val="480"/>
          <w:marRight w:val="0"/>
          <w:marTop w:val="0"/>
          <w:marBottom w:val="0"/>
          <w:divBdr>
            <w:top w:val="none" w:sz="0" w:space="0" w:color="auto"/>
            <w:left w:val="none" w:sz="0" w:space="0" w:color="auto"/>
            <w:bottom w:val="none" w:sz="0" w:space="0" w:color="auto"/>
            <w:right w:val="none" w:sz="0" w:space="0" w:color="auto"/>
          </w:divBdr>
        </w:div>
        <w:div w:id="759105174">
          <w:marLeft w:val="480"/>
          <w:marRight w:val="0"/>
          <w:marTop w:val="0"/>
          <w:marBottom w:val="0"/>
          <w:divBdr>
            <w:top w:val="none" w:sz="0" w:space="0" w:color="auto"/>
            <w:left w:val="none" w:sz="0" w:space="0" w:color="auto"/>
            <w:bottom w:val="none" w:sz="0" w:space="0" w:color="auto"/>
            <w:right w:val="none" w:sz="0" w:space="0" w:color="auto"/>
          </w:divBdr>
        </w:div>
        <w:div w:id="856314652">
          <w:marLeft w:val="480"/>
          <w:marRight w:val="0"/>
          <w:marTop w:val="0"/>
          <w:marBottom w:val="0"/>
          <w:divBdr>
            <w:top w:val="none" w:sz="0" w:space="0" w:color="auto"/>
            <w:left w:val="none" w:sz="0" w:space="0" w:color="auto"/>
            <w:bottom w:val="none" w:sz="0" w:space="0" w:color="auto"/>
            <w:right w:val="none" w:sz="0" w:space="0" w:color="auto"/>
          </w:divBdr>
        </w:div>
        <w:div w:id="897010341">
          <w:marLeft w:val="480"/>
          <w:marRight w:val="0"/>
          <w:marTop w:val="0"/>
          <w:marBottom w:val="0"/>
          <w:divBdr>
            <w:top w:val="none" w:sz="0" w:space="0" w:color="auto"/>
            <w:left w:val="none" w:sz="0" w:space="0" w:color="auto"/>
            <w:bottom w:val="none" w:sz="0" w:space="0" w:color="auto"/>
            <w:right w:val="none" w:sz="0" w:space="0" w:color="auto"/>
          </w:divBdr>
        </w:div>
        <w:div w:id="922373826">
          <w:marLeft w:val="480"/>
          <w:marRight w:val="0"/>
          <w:marTop w:val="0"/>
          <w:marBottom w:val="0"/>
          <w:divBdr>
            <w:top w:val="none" w:sz="0" w:space="0" w:color="auto"/>
            <w:left w:val="none" w:sz="0" w:space="0" w:color="auto"/>
            <w:bottom w:val="none" w:sz="0" w:space="0" w:color="auto"/>
            <w:right w:val="none" w:sz="0" w:space="0" w:color="auto"/>
          </w:divBdr>
        </w:div>
        <w:div w:id="998315151">
          <w:marLeft w:val="480"/>
          <w:marRight w:val="0"/>
          <w:marTop w:val="0"/>
          <w:marBottom w:val="0"/>
          <w:divBdr>
            <w:top w:val="none" w:sz="0" w:space="0" w:color="auto"/>
            <w:left w:val="none" w:sz="0" w:space="0" w:color="auto"/>
            <w:bottom w:val="none" w:sz="0" w:space="0" w:color="auto"/>
            <w:right w:val="none" w:sz="0" w:space="0" w:color="auto"/>
          </w:divBdr>
        </w:div>
        <w:div w:id="1006789577">
          <w:marLeft w:val="480"/>
          <w:marRight w:val="0"/>
          <w:marTop w:val="0"/>
          <w:marBottom w:val="0"/>
          <w:divBdr>
            <w:top w:val="none" w:sz="0" w:space="0" w:color="auto"/>
            <w:left w:val="none" w:sz="0" w:space="0" w:color="auto"/>
            <w:bottom w:val="none" w:sz="0" w:space="0" w:color="auto"/>
            <w:right w:val="none" w:sz="0" w:space="0" w:color="auto"/>
          </w:divBdr>
        </w:div>
        <w:div w:id="1014262242">
          <w:marLeft w:val="480"/>
          <w:marRight w:val="0"/>
          <w:marTop w:val="0"/>
          <w:marBottom w:val="0"/>
          <w:divBdr>
            <w:top w:val="none" w:sz="0" w:space="0" w:color="auto"/>
            <w:left w:val="none" w:sz="0" w:space="0" w:color="auto"/>
            <w:bottom w:val="none" w:sz="0" w:space="0" w:color="auto"/>
            <w:right w:val="none" w:sz="0" w:space="0" w:color="auto"/>
          </w:divBdr>
        </w:div>
        <w:div w:id="1034233378">
          <w:marLeft w:val="480"/>
          <w:marRight w:val="0"/>
          <w:marTop w:val="0"/>
          <w:marBottom w:val="0"/>
          <w:divBdr>
            <w:top w:val="none" w:sz="0" w:space="0" w:color="auto"/>
            <w:left w:val="none" w:sz="0" w:space="0" w:color="auto"/>
            <w:bottom w:val="none" w:sz="0" w:space="0" w:color="auto"/>
            <w:right w:val="none" w:sz="0" w:space="0" w:color="auto"/>
          </w:divBdr>
        </w:div>
        <w:div w:id="1039204873">
          <w:marLeft w:val="480"/>
          <w:marRight w:val="0"/>
          <w:marTop w:val="0"/>
          <w:marBottom w:val="0"/>
          <w:divBdr>
            <w:top w:val="none" w:sz="0" w:space="0" w:color="auto"/>
            <w:left w:val="none" w:sz="0" w:space="0" w:color="auto"/>
            <w:bottom w:val="none" w:sz="0" w:space="0" w:color="auto"/>
            <w:right w:val="none" w:sz="0" w:space="0" w:color="auto"/>
          </w:divBdr>
        </w:div>
        <w:div w:id="1066152411">
          <w:marLeft w:val="480"/>
          <w:marRight w:val="0"/>
          <w:marTop w:val="0"/>
          <w:marBottom w:val="0"/>
          <w:divBdr>
            <w:top w:val="none" w:sz="0" w:space="0" w:color="auto"/>
            <w:left w:val="none" w:sz="0" w:space="0" w:color="auto"/>
            <w:bottom w:val="none" w:sz="0" w:space="0" w:color="auto"/>
            <w:right w:val="none" w:sz="0" w:space="0" w:color="auto"/>
          </w:divBdr>
        </w:div>
        <w:div w:id="1068843119">
          <w:marLeft w:val="480"/>
          <w:marRight w:val="0"/>
          <w:marTop w:val="0"/>
          <w:marBottom w:val="0"/>
          <w:divBdr>
            <w:top w:val="none" w:sz="0" w:space="0" w:color="auto"/>
            <w:left w:val="none" w:sz="0" w:space="0" w:color="auto"/>
            <w:bottom w:val="none" w:sz="0" w:space="0" w:color="auto"/>
            <w:right w:val="none" w:sz="0" w:space="0" w:color="auto"/>
          </w:divBdr>
        </w:div>
        <w:div w:id="1092123478">
          <w:marLeft w:val="480"/>
          <w:marRight w:val="0"/>
          <w:marTop w:val="0"/>
          <w:marBottom w:val="0"/>
          <w:divBdr>
            <w:top w:val="none" w:sz="0" w:space="0" w:color="auto"/>
            <w:left w:val="none" w:sz="0" w:space="0" w:color="auto"/>
            <w:bottom w:val="none" w:sz="0" w:space="0" w:color="auto"/>
            <w:right w:val="none" w:sz="0" w:space="0" w:color="auto"/>
          </w:divBdr>
        </w:div>
        <w:div w:id="1094202677">
          <w:marLeft w:val="480"/>
          <w:marRight w:val="0"/>
          <w:marTop w:val="0"/>
          <w:marBottom w:val="0"/>
          <w:divBdr>
            <w:top w:val="none" w:sz="0" w:space="0" w:color="auto"/>
            <w:left w:val="none" w:sz="0" w:space="0" w:color="auto"/>
            <w:bottom w:val="none" w:sz="0" w:space="0" w:color="auto"/>
            <w:right w:val="none" w:sz="0" w:space="0" w:color="auto"/>
          </w:divBdr>
        </w:div>
        <w:div w:id="1095245014">
          <w:marLeft w:val="480"/>
          <w:marRight w:val="0"/>
          <w:marTop w:val="0"/>
          <w:marBottom w:val="0"/>
          <w:divBdr>
            <w:top w:val="none" w:sz="0" w:space="0" w:color="auto"/>
            <w:left w:val="none" w:sz="0" w:space="0" w:color="auto"/>
            <w:bottom w:val="none" w:sz="0" w:space="0" w:color="auto"/>
            <w:right w:val="none" w:sz="0" w:space="0" w:color="auto"/>
          </w:divBdr>
        </w:div>
        <w:div w:id="1102188710">
          <w:marLeft w:val="480"/>
          <w:marRight w:val="0"/>
          <w:marTop w:val="0"/>
          <w:marBottom w:val="0"/>
          <w:divBdr>
            <w:top w:val="none" w:sz="0" w:space="0" w:color="auto"/>
            <w:left w:val="none" w:sz="0" w:space="0" w:color="auto"/>
            <w:bottom w:val="none" w:sz="0" w:space="0" w:color="auto"/>
            <w:right w:val="none" w:sz="0" w:space="0" w:color="auto"/>
          </w:divBdr>
        </w:div>
        <w:div w:id="1126118642">
          <w:marLeft w:val="480"/>
          <w:marRight w:val="0"/>
          <w:marTop w:val="0"/>
          <w:marBottom w:val="0"/>
          <w:divBdr>
            <w:top w:val="none" w:sz="0" w:space="0" w:color="auto"/>
            <w:left w:val="none" w:sz="0" w:space="0" w:color="auto"/>
            <w:bottom w:val="none" w:sz="0" w:space="0" w:color="auto"/>
            <w:right w:val="none" w:sz="0" w:space="0" w:color="auto"/>
          </w:divBdr>
        </w:div>
        <w:div w:id="1129588995">
          <w:marLeft w:val="480"/>
          <w:marRight w:val="0"/>
          <w:marTop w:val="0"/>
          <w:marBottom w:val="0"/>
          <w:divBdr>
            <w:top w:val="none" w:sz="0" w:space="0" w:color="auto"/>
            <w:left w:val="none" w:sz="0" w:space="0" w:color="auto"/>
            <w:bottom w:val="none" w:sz="0" w:space="0" w:color="auto"/>
            <w:right w:val="none" w:sz="0" w:space="0" w:color="auto"/>
          </w:divBdr>
        </w:div>
        <w:div w:id="1136266299">
          <w:marLeft w:val="480"/>
          <w:marRight w:val="0"/>
          <w:marTop w:val="0"/>
          <w:marBottom w:val="0"/>
          <w:divBdr>
            <w:top w:val="none" w:sz="0" w:space="0" w:color="auto"/>
            <w:left w:val="none" w:sz="0" w:space="0" w:color="auto"/>
            <w:bottom w:val="none" w:sz="0" w:space="0" w:color="auto"/>
            <w:right w:val="none" w:sz="0" w:space="0" w:color="auto"/>
          </w:divBdr>
        </w:div>
        <w:div w:id="1152066258">
          <w:marLeft w:val="480"/>
          <w:marRight w:val="0"/>
          <w:marTop w:val="0"/>
          <w:marBottom w:val="0"/>
          <w:divBdr>
            <w:top w:val="none" w:sz="0" w:space="0" w:color="auto"/>
            <w:left w:val="none" w:sz="0" w:space="0" w:color="auto"/>
            <w:bottom w:val="none" w:sz="0" w:space="0" w:color="auto"/>
            <w:right w:val="none" w:sz="0" w:space="0" w:color="auto"/>
          </w:divBdr>
        </w:div>
        <w:div w:id="1194927570">
          <w:marLeft w:val="480"/>
          <w:marRight w:val="0"/>
          <w:marTop w:val="0"/>
          <w:marBottom w:val="0"/>
          <w:divBdr>
            <w:top w:val="none" w:sz="0" w:space="0" w:color="auto"/>
            <w:left w:val="none" w:sz="0" w:space="0" w:color="auto"/>
            <w:bottom w:val="none" w:sz="0" w:space="0" w:color="auto"/>
            <w:right w:val="none" w:sz="0" w:space="0" w:color="auto"/>
          </w:divBdr>
        </w:div>
        <w:div w:id="1200320689">
          <w:marLeft w:val="480"/>
          <w:marRight w:val="0"/>
          <w:marTop w:val="0"/>
          <w:marBottom w:val="0"/>
          <w:divBdr>
            <w:top w:val="none" w:sz="0" w:space="0" w:color="auto"/>
            <w:left w:val="none" w:sz="0" w:space="0" w:color="auto"/>
            <w:bottom w:val="none" w:sz="0" w:space="0" w:color="auto"/>
            <w:right w:val="none" w:sz="0" w:space="0" w:color="auto"/>
          </w:divBdr>
        </w:div>
        <w:div w:id="1232933627">
          <w:marLeft w:val="480"/>
          <w:marRight w:val="0"/>
          <w:marTop w:val="0"/>
          <w:marBottom w:val="0"/>
          <w:divBdr>
            <w:top w:val="none" w:sz="0" w:space="0" w:color="auto"/>
            <w:left w:val="none" w:sz="0" w:space="0" w:color="auto"/>
            <w:bottom w:val="none" w:sz="0" w:space="0" w:color="auto"/>
            <w:right w:val="none" w:sz="0" w:space="0" w:color="auto"/>
          </w:divBdr>
        </w:div>
        <w:div w:id="1239628656">
          <w:marLeft w:val="480"/>
          <w:marRight w:val="0"/>
          <w:marTop w:val="0"/>
          <w:marBottom w:val="0"/>
          <w:divBdr>
            <w:top w:val="none" w:sz="0" w:space="0" w:color="auto"/>
            <w:left w:val="none" w:sz="0" w:space="0" w:color="auto"/>
            <w:bottom w:val="none" w:sz="0" w:space="0" w:color="auto"/>
            <w:right w:val="none" w:sz="0" w:space="0" w:color="auto"/>
          </w:divBdr>
        </w:div>
        <w:div w:id="1263491898">
          <w:marLeft w:val="480"/>
          <w:marRight w:val="0"/>
          <w:marTop w:val="0"/>
          <w:marBottom w:val="0"/>
          <w:divBdr>
            <w:top w:val="none" w:sz="0" w:space="0" w:color="auto"/>
            <w:left w:val="none" w:sz="0" w:space="0" w:color="auto"/>
            <w:bottom w:val="none" w:sz="0" w:space="0" w:color="auto"/>
            <w:right w:val="none" w:sz="0" w:space="0" w:color="auto"/>
          </w:divBdr>
        </w:div>
        <w:div w:id="1277132581">
          <w:marLeft w:val="480"/>
          <w:marRight w:val="0"/>
          <w:marTop w:val="0"/>
          <w:marBottom w:val="0"/>
          <w:divBdr>
            <w:top w:val="none" w:sz="0" w:space="0" w:color="auto"/>
            <w:left w:val="none" w:sz="0" w:space="0" w:color="auto"/>
            <w:bottom w:val="none" w:sz="0" w:space="0" w:color="auto"/>
            <w:right w:val="none" w:sz="0" w:space="0" w:color="auto"/>
          </w:divBdr>
        </w:div>
        <w:div w:id="1308630746">
          <w:marLeft w:val="480"/>
          <w:marRight w:val="0"/>
          <w:marTop w:val="0"/>
          <w:marBottom w:val="0"/>
          <w:divBdr>
            <w:top w:val="none" w:sz="0" w:space="0" w:color="auto"/>
            <w:left w:val="none" w:sz="0" w:space="0" w:color="auto"/>
            <w:bottom w:val="none" w:sz="0" w:space="0" w:color="auto"/>
            <w:right w:val="none" w:sz="0" w:space="0" w:color="auto"/>
          </w:divBdr>
        </w:div>
        <w:div w:id="1349599547">
          <w:marLeft w:val="480"/>
          <w:marRight w:val="0"/>
          <w:marTop w:val="0"/>
          <w:marBottom w:val="0"/>
          <w:divBdr>
            <w:top w:val="none" w:sz="0" w:space="0" w:color="auto"/>
            <w:left w:val="none" w:sz="0" w:space="0" w:color="auto"/>
            <w:bottom w:val="none" w:sz="0" w:space="0" w:color="auto"/>
            <w:right w:val="none" w:sz="0" w:space="0" w:color="auto"/>
          </w:divBdr>
        </w:div>
        <w:div w:id="1428689966">
          <w:marLeft w:val="480"/>
          <w:marRight w:val="0"/>
          <w:marTop w:val="0"/>
          <w:marBottom w:val="0"/>
          <w:divBdr>
            <w:top w:val="none" w:sz="0" w:space="0" w:color="auto"/>
            <w:left w:val="none" w:sz="0" w:space="0" w:color="auto"/>
            <w:bottom w:val="none" w:sz="0" w:space="0" w:color="auto"/>
            <w:right w:val="none" w:sz="0" w:space="0" w:color="auto"/>
          </w:divBdr>
        </w:div>
        <w:div w:id="1450465941">
          <w:marLeft w:val="480"/>
          <w:marRight w:val="0"/>
          <w:marTop w:val="0"/>
          <w:marBottom w:val="0"/>
          <w:divBdr>
            <w:top w:val="none" w:sz="0" w:space="0" w:color="auto"/>
            <w:left w:val="none" w:sz="0" w:space="0" w:color="auto"/>
            <w:bottom w:val="none" w:sz="0" w:space="0" w:color="auto"/>
            <w:right w:val="none" w:sz="0" w:space="0" w:color="auto"/>
          </w:divBdr>
        </w:div>
        <w:div w:id="1460994708">
          <w:marLeft w:val="480"/>
          <w:marRight w:val="0"/>
          <w:marTop w:val="0"/>
          <w:marBottom w:val="0"/>
          <w:divBdr>
            <w:top w:val="none" w:sz="0" w:space="0" w:color="auto"/>
            <w:left w:val="none" w:sz="0" w:space="0" w:color="auto"/>
            <w:bottom w:val="none" w:sz="0" w:space="0" w:color="auto"/>
            <w:right w:val="none" w:sz="0" w:space="0" w:color="auto"/>
          </w:divBdr>
        </w:div>
        <w:div w:id="1559436915">
          <w:marLeft w:val="480"/>
          <w:marRight w:val="0"/>
          <w:marTop w:val="0"/>
          <w:marBottom w:val="0"/>
          <w:divBdr>
            <w:top w:val="none" w:sz="0" w:space="0" w:color="auto"/>
            <w:left w:val="none" w:sz="0" w:space="0" w:color="auto"/>
            <w:bottom w:val="none" w:sz="0" w:space="0" w:color="auto"/>
            <w:right w:val="none" w:sz="0" w:space="0" w:color="auto"/>
          </w:divBdr>
        </w:div>
        <w:div w:id="1595674507">
          <w:marLeft w:val="480"/>
          <w:marRight w:val="0"/>
          <w:marTop w:val="0"/>
          <w:marBottom w:val="0"/>
          <w:divBdr>
            <w:top w:val="none" w:sz="0" w:space="0" w:color="auto"/>
            <w:left w:val="none" w:sz="0" w:space="0" w:color="auto"/>
            <w:bottom w:val="none" w:sz="0" w:space="0" w:color="auto"/>
            <w:right w:val="none" w:sz="0" w:space="0" w:color="auto"/>
          </w:divBdr>
        </w:div>
        <w:div w:id="1614482284">
          <w:marLeft w:val="480"/>
          <w:marRight w:val="0"/>
          <w:marTop w:val="0"/>
          <w:marBottom w:val="0"/>
          <w:divBdr>
            <w:top w:val="none" w:sz="0" w:space="0" w:color="auto"/>
            <w:left w:val="none" w:sz="0" w:space="0" w:color="auto"/>
            <w:bottom w:val="none" w:sz="0" w:space="0" w:color="auto"/>
            <w:right w:val="none" w:sz="0" w:space="0" w:color="auto"/>
          </w:divBdr>
        </w:div>
        <w:div w:id="1627156441">
          <w:marLeft w:val="480"/>
          <w:marRight w:val="0"/>
          <w:marTop w:val="0"/>
          <w:marBottom w:val="0"/>
          <w:divBdr>
            <w:top w:val="none" w:sz="0" w:space="0" w:color="auto"/>
            <w:left w:val="none" w:sz="0" w:space="0" w:color="auto"/>
            <w:bottom w:val="none" w:sz="0" w:space="0" w:color="auto"/>
            <w:right w:val="none" w:sz="0" w:space="0" w:color="auto"/>
          </w:divBdr>
        </w:div>
        <w:div w:id="1671130428">
          <w:marLeft w:val="480"/>
          <w:marRight w:val="0"/>
          <w:marTop w:val="0"/>
          <w:marBottom w:val="0"/>
          <w:divBdr>
            <w:top w:val="none" w:sz="0" w:space="0" w:color="auto"/>
            <w:left w:val="none" w:sz="0" w:space="0" w:color="auto"/>
            <w:bottom w:val="none" w:sz="0" w:space="0" w:color="auto"/>
            <w:right w:val="none" w:sz="0" w:space="0" w:color="auto"/>
          </w:divBdr>
        </w:div>
        <w:div w:id="1673288922">
          <w:marLeft w:val="480"/>
          <w:marRight w:val="0"/>
          <w:marTop w:val="0"/>
          <w:marBottom w:val="0"/>
          <w:divBdr>
            <w:top w:val="none" w:sz="0" w:space="0" w:color="auto"/>
            <w:left w:val="none" w:sz="0" w:space="0" w:color="auto"/>
            <w:bottom w:val="none" w:sz="0" w:space="0" w:color="auto"/>
            <w:right w:val="none" w:sz="0" w:space="0" w:color="auto"/>
          </w:divBdr>
        </w:div>
        <w:div w:id="1761102858">
          <w:marLeft w:val="480"/>
          <w:marRight w:val="0"/>
          <w:marTop w:val="0"/>
          <w:marBottom w:val="0"/>
          <w:divBdr>
            <w:top w:val="none" w:sz="0" w:space="0" w:color="auto"/>
            <w:left w:val="none" w:sz="0" w:space="0" w:color="auto"/>
            <w:bottom w:val="none" w:sz="0" w:space="0" w:color="auto"/>
            <w:right w:val="none" w:sz="0" w:space="0" w:color="auto"/>
          </w:divBdr>
        </w:div>
        <w:div w:id="1761755448">
          <w:marLeft w:val="480"/>
          <w:marRight w:val="0"/>
          <w:marTop w:val="0"/>
          <w:marBottom w:val="0"/>
          <w:divBdr>
            <w:top w:val="none" w:sz="0" w:space="0" w:color="auto"/>
            <w:left w:val="none" w:sz="0" w:space="0" w:color="auto"/>
            <w:bottom w:val="none" w:sz="0" w:space="0" w:color="auto"/>
            <w:right w:val="none" w:sz="0" w:space="0" w:color="auto"/>
          </w:divBdr>
        </w:div>
        <w:div w:id="1767070974">
          <w:marLeft w:val="480"/>
          <w:marRight w:val="0"/>
          <w:marTop w:val="0"/>
          <w:marBottom w:val="0"/>
          <w:divBdr>
            <w:top w:val="none" w:sz="0" w:space="0" w:color="auto"/>
            <w:left w:val="none" w:sz="0" w:space="0" w:color="auto"/>
            <w:bottom w:val="none" w:sz="0" w:space="0" w:color="auto"/>
            <w:right w:val="none" w:sz="0" w:space="0" w:color="auto"/>
          </w:divBdr>
        </w:div>
        <w:div w:id="1792625832">
          <w:marLeft w:val="480"/>
          <w:marRight w:val="0"/>
          <w:marTop w:val="0"/>
          <w:marBottom w:val="0"/>
          <w:divBdr>
            <w:top w:val="none" w:sz="0" w:space="0" w:color="auto"/>
            <w:left w:val="none" w:sz="0" w:space="0" w:color="auto"/>
            <w:bottom w:val="none" w:sz="0" w:space="0" w:color="auto"/>
            <w:right w:val="none" w:sz="0" w:space="0" w:color="auto"/>
          </w:divBdr>
        </w:div>
        <w:div w:id="1799638380">
          <w:marLeft w:val="480"/>
          <w:marRight w:val="0"/>
          <w:marTop w:val="0"/>
          <w:marBottom w:val="0"/>
          <w:divBdr>
            <w:top w:val="none" w:sz="0" w:space="0" w:color="auto"/>
            <w:left w:val="none" w:sz="0" w:space="0" w:color="auto"/>
            <w:bottom w:val="none" w:sz="0" w:space="0" w:color="auto"/>
            <w:right w:val="none" w:sz="0" w:space="0" w:color="auto"/>
          </w:divBdr>
        </w:div>
        <w:div w:id="1832985072">
          <w:marLeft w:val="480"/>
          <w:marRight w:val="0"/>
          <w:marTop w:val="0"/>
          <w:marBottom w:val="0"/>
          <w:divBdr>
            <w:top w:val="none" w:sz="0" w:space="0" w:color="auto"/>
            <w:left w:val="none" w:sz="0" w:space="0" w:color="auto"/>
            <w:bottom w:val="none" w:sz="0" w:space="0" w:color="auto"/>
            <w:right w:val="none" w:sz="0" w:space="0" w:color="auto"/>
          </w:divBdr>
        </w:div>
        <w:div w:id="1880697944">
          <w:marLeft w:val="480"/>
          <w:marRight w:val="0"/>
          <w:marTop w:val="0"/>
          <w:marBottom w:val="0"/>
          <w:divBdr>
            <w:top w:val="none" w:sz="0" w:space="0" w:color="auto"/>
            <w:left w:val="none" w:sz="0" w:space="0" w:color="auto"/>
            <w:bottom w:val="none" w:sz="0" w:space="0" w:color="auto"/>
            <w:right w:val="none" w:sz="0" w:space="0" w:color="auto"/>
          </w:divBdr>
        </w:div>
        <w:div w:id="1898934847">
          <w:marLeft w:val="480"/>
          <w:marRight w:val="0"/>
          <w:marTop w:val="0"/>
          <w:marBottom w:val="0"/>
          <w:divBdr>
            <w:top w:val="none" w:sz="0" w:space="0" w:color="auto"/>
            <w:left w:val="none" w:sz="0" w:space="0" w:color="auto"/>
            <w:bottom w:val="none" w:sz="0" w:space="0" w:color="auto"/>
            <w:right w:val="none" w:sz="0" w:space="0" w:color="auto"/>
          </w:divBdr>
        </w:div>
        <w:div w:id="1981111426">
          <w:marLeft w:val="480"/>
          <w:marRight w:val="0"/>
          <w:marTop w:val="0"/>
          <w:marBottom w:val="0"/>
          <w:divBdr>
            <w:top w:val="none" w:sz="0" w:space="0" w:color="auto"/>
            <w:left w:val="none" w:sz="0" w:space="0" w:color="auto"/>
            <w:bottom w:val="none" w:sz="0" w:space="0" w:color="auto"/>
            <w:right w:val="none" w:sz="0" w:space="0" w:color="auto"/>
          </w:divBdr>
        </w:div>
        <w:div w:id="2076734798">
          <w:marLeft w:val="480"/>
          <w:marRight w:val="0"/>
          <w:marTop w:val="0"/>
          <w:marBottom w:val="0"/>
          <w:divBdr>
            <w:top w:val="none" w:sz="0" w:space="0" w:color="auto"/>
            <w:left w:val="none" w:sz="0" w:space="0" w:color="auto"/>
            <w:bottom w:val="none" w:sz="0" w:space="0" w:color="auto"/>
            <w:right w:val="none" w:sz="0" w:space="0" w:color="auto"/>
          </w:divBdr>
        </w:div>
      </w:divsChild>
    </w:div>
    <w:div w:id="1257665310">
      <w:marLeft w:val="640"/>
      <w:marRight w:val="0"/>
      <w:marTop w:val="0"/>
      <w:marBottom w:val="0"/>
      <w:divBdr>
        <w:top w:val="none" w:sz="0" w:space="0" w:color="auto"/>
        <w:left w:val="none" w:sz="0" w:space="0" w:color="auto"/>
        <w:bottom w:val="none" w:sz="0" w:space="0" w:color="auto"/>
        <w:right w:val="none" w:sz="0" w:space="0" w:color="auto"/>
      </w:divBdr>
    </w:div>
    <w:div w:id="1257902062">
      <w:marLeft w:val="640"/>
      <w:marRight w:val="0"/>
      <w:marTop w:val="0"/>
      <w:marBottom w:val="0"/>
      <w:divBdr>
        <w:top w:val="none" w:sz="0" w:space="0" w:color="auto"/>
        <w:left w:val="none" w:sz="0" w:space="0" w:color="auto"/>
        <w:bottom w:val="none" w:sz="0" w:space="0" w:color="auto"/>
        <w:right w:val="none" w:sz="0" w:space="0" w:color="auto"/>
      </w:divBdr>
    </w:div>
    <w:div w:id="1258370267">
      <w:marLeft w:val="640"/>
      <w:marRight w:val="0"/>
      <w:marTop w:val="0"/>
      <w:marBottom w:val="0"/>
      <w:divBdr>
        <w:top w:val="none" w:sz="0" w:space="0" w:color="auto"/>
        <w:left w:val="none" w:sz="0" w:space="0" w:color="auto"/>
        <w:bottom w:val="none" w:sz="0" w:space="0" w:color="auto"/>
        <w:right w:val="none" w:sz="0" w:space="0" w:color="auto"/>
      </w:divBdr>
    </w:div>
    <w:div w:id="1258489639">
      <w:marLeft w:val="640"/>
      <w:marRight w:val="0"/>
      <w:marTop w:val="0"/>
      <w:marBottom w:val="0"/>
      <w:divBdr>
        <w:top w:val="none" w:sz="0" w:space="0" w:color="auto"/>
        <w:left w:val="none" w:sz="0" w:space="0" w:color="auto"/>
        <w:bottom w:val="none" w:sz="0" w:space="0" w:color="auto"/>
        <w:right w:val="none" w:sz="0" w:space="0" w:color="auto"/>
      </w:divBdr>
    </w:div>
    <w:div w:id="1258490017">
      <w:marLeft w:val="640"/>
      <w:marRight w:val="0"/>
      <w:marTop w:val="0"/>
      <w:marBottom w:val="0"/>
      <w:divBdr>
        <w:top w:val="none" w:sz="0" w:space="0" w:color="auto"/>
        <w:left w:val="none" w:sz="0" w:space="0" w:color="auto"/>
        <w:bottom w:val="none" w:sz="0" w:space="0" w:color="auto"/>
        <w:right w:val="none" w:sz="0" w:space="0" w:color="auto"/>
      </w:divBdr>
    </w:div>
    <w:div w:id="1258829637">
      <w:marLeft w:val="640"/>
      <w:marRight w:val="0"/>
      <w:marTop w:val="0"/>
      <w:marBottom w:val="0"/>
      <w:divBdr>
        <w:top w:val="none" w:sz="0" w:space="0" w:color="auto"/>
        <w:left w:val="none" w:sz="0" w:space="0" w:color="auto"/>
        <w:bottom w:val="none" w:sz="0" w:space="0" w:color="auto"/>
        <w:right w:val="none" w:sz="0" w:space="0" w:color="auto"/>
      </w:divBdr>
    </w:div>
    <w:div w:id="1259094316">
      <w:bodyDiv w:val="1"/>
      <w:marLeft w:val="0"/>
      <w:marRight w:val="0"/>
      <w:marTop w:val="0"/>
      <w:marBottom w:val="0"/>
      <w:divBdr>
        <w:top w:val="none" w:sz="0" w:space="0" w:color="auto"/>
        <w:left w:val="none" w:sz="0" w:space="0" w:color="auto"/>
        <w:bottom w:val="none" w:sz="0" w:space="0" w:color="auto"/>
        <w:right w:val="none" w:sz="0" w:space="0" w:color="auto"/>
      </w:divBdr>
    </w:div>
    <w:div w:id="1259211197">
      <w:marLeft w:val="640"/>
      <w:marRight w:val="0"/>
      <w:marTop w:val="0"/>
      <w:marBottom w:val="0"/>
      <w:divBdr>
        <w:top w:val="none" w:sz="0" w:space="0" w:color="auto"/>
        <w:left w:val="none" w:sz="0" w:space="0" w:color="auto"/>
        <w:bottom w:val="none" w:sz="0" w:space="0" w:color="auto"/>
        <w:right w:val="none" w:sz="0" w:space="0" w:color="auto"/>
      </w:divBdr>
    </w:div>
    <w:div w:id="1259869846">
      <w:marLeft w:val="640"/>
      <w:marRight w:val="0"/>
      <w:marTop w:val="0"/>
      <w:marBottom w:val="0"/>
      <w:divBdr>
        <w:top w:val="none" w:sz="0" w:space="0" w:color="auto"/>
        <w:left w:val="none" w:sz="0" w:space="0" w:color="auto"/>
        <w:bottom w:val="none" w:sz="0" w:space="0" w:color="auto"/>
        <w:right w:val="none" w:sz="0" w:space="0" w:color="auto"/>
      </w:divBdr>
    </w:div>
    <w:div w:id="1260135687">
      <w:bodyDiv w:val="1"/>
      <w:marLeft w:val="0"/>
      <w:marRight w:val="0"/>
      <w:marTop w:val="0"/>
      <w:marBottom w:val="0"/>
      <w:divBdr>
        <w:top w:val="none" w:sz="0" w:space="0" w:color="auto"/>
        <w:left w:val="none" w:sz="0" w:space="0" w:color="auto"/>
        <w:bottom w:val="none" w:sz="0" w:space="0" w:color="auto"/>
        <w:right w:val="none" w:sz="0" w:space="0" w:color="auto"/>
      </w:divBdr>
    </w:div>
    <w:div w:id="1260479518">
      <w:marLeft w:val="640"/>
      <w:marRight w:val="0"/>
      <w:marTop w:val="0"/>
      <w:marBottom w:val="0"/>
      <w:divBdr>
        <w:top w:val="none" w:sz="0" w:space="0" w:color="auto"/>
        <w:left w:val="none" w:sz="0" w:space="0" w:color="auto"/>
        <w:bottom w:val="none" w:sz="0" w:space="0" w:color="auto"/>
        <w:right w:val="none" w:sz="0" w:space="0" w:color="auto"/>
      </w:divBdr>
    </w:div>
    <w:div w:id="1260914218">
      <w:bodyDiv w:val="1"/>
      <w:marLeft w:val="0"/>
      <w:marRight w:val="0"/>
      <w:marTop w:val="0"/>
      <w:marBottom w:val="0"/>
      <w:divBdr>
        <w:top w:val="none" w:sz="0" w:space="0" w:color="auto"/>
        <w:left w:val="none" w:sz="0" w:space="0" w:color="auto"/>
        <w:bottom w:val="none" w:sz="0" w:space="0" w:color="auto"/>
        <w:right w:val="none" w:sz="0" w:space="0" w:color="auto"/>
      </w:divBdr>
    </w:div>
    <w:div w:id="1261260262">
      <w:marLeft w:val="640"/>
      <w:marRight w:val="0"/>
      <w:marTop w:val="0"/>
      <w:marBottom w:val="0"/>
      <w:divBdr>
        <w:top w:val="none" w:sz="0" w:space="0" w:color="auto"/>
        <w:left w:val="none" w:sz="0" w:space="0" w:color="auto"/>
        <w:bottom w:val="none" w:sz="0" w:space="0" w:color="auto"/>
        <w:right w:val="none" w:sz="0" w:space="0" w:color="auto"/>
      </w:divBdr>
    </w:div>
    <w:div w:id="1261528419">
      <w:bodyDiv w:val="1"/>
      <w:marLeft w:val="0"/>
      <w:marRight w:val="0"/>
      <w:marTop w:val="0"/>
      <w:marBottom w:val="0"/>
      <w:divBdr>
        <w:top w:val="none" w:sz="0" w:space="0" w:color="auto"/>
        <w:left w:val="none" w:sz="0" w:space="0" w:color="auto"/>
        <w:bottom w:val="none" w:sz="0" w:space="0" w:color="auto"/>
        <w:right w:val="none" w:sz="0" w:space="0" w:color="auto"/>
      </w:divBdr>
    </w:div>
    <w:div w:id="1261834085">
      <w:marLeft w:val="640"/>
      <w:marRight w:val="0"/>
      <w:marTop w:val="0"/>
      <w:marBottom w:val="0"/>
      <w:divBdr>
        <w:top w:val="none" w:sz="0" w:space="0" w:color="auto"/>
        <w:left w:val="none" w:sz="0" w:space="0" w:color="auto"/>
        <w:bottom w:val="none" w:sz="0" w:space="0" w:color="auto"/>
        <w:right w:val="none" w:sz="0" w:space="0" w:color="auto"/>
      </w:divBdr>
    </w:div>
    <w:div w:id="1262838109">
      <w:marLeft w:val="640"/>
      <w:marRight w:val="0"/>
      <w:marTop w:val="0"/>
      <w:marBottom w:val="0"/>
      <w:divBdr>
        <w:top w:val="none" w:sz="0" w:space="0" w:color="auto"/>
        <w:left w:val="none" w:sz="0" w:space="0" w:color="auto"/>
        <w:bottom w:val="none" w:sz="0" w:space="0" w:color="auto"/>
        <w:right w:val="none" w:sz="0" w:space="0" w:color="auto"/>
      </w:divBdr>
    </w:div>
    <w:div w:id="1262953520">
      <w:bodyDiv w:val="1"/>
      <w:marLeft w:val="0"/>
      <w:marRight w:val="0"/>
      <w:marTop w:val="0"/>
      <w:marBottom w:val="0"/>
      <w:divBdr>
        <w:top w:val="none" w:sz="0" w:space="0" w:color="auto"/>
        <w:left w:val="none" w:sz="0" w:space="0" w:color="auto"/>
        <w:bottom w:val="none" w:sz="0" w:space="0" w:color="auto"/>
        <w:right w:val="none" w:sz="0" w:space="0" w:color="auto"/>
      </w:divBdr>
    </w:div>
    <w:div w:id="1263297349">
      <w:marLeft w:val="640"/>
      <w:marRight w:val="0"/>
      <w:marTop w:val="0"/>
      <w:marBottom w:val="0"/>
      <w:divBdr>
        <w:top w:val="none" w:sz="0" w:space="0" w:color="auto"/>
        <w:left w:val="none" w:sz="0" w:space="0" w:color="auto"/>
        <w:bottom w:val="none" w:sz="0" w:space="0" w:color="auto"/>
        <w:right w:val="none" w:sz="0" w:space="0" w:color="auto"/>
      </w:divBdr>
    </w:div>
    <w:div w:id="1263687078">
      <w:marLeft w:val="640"/>
      <w:marRight w:val="0"/>
      <w:marTop w:val="0"/>
      <w:marBottom w:val="0"/>
      <w:divBdr>
        <w:top w:val="none" w:sz="0" w:space="0" w:color="auto"/>
        <w:left w:val="none" w:sz="0" w:space="0" w:color="auto"/>
        <w:bottom w:val="none" w:sz="0" w:space="0" w:color="auto"/>
        <w:right w:val="none" w:sz="0" w:space="0" w:color="auto"/>
      </w:divBdr>
    </w:div>
    <w:div w:id="1264069033">
      <w:marLeft w:val="640"/>
      <w:marRight w:val="0"/>
      <w:marTop w:val="0"/>
      <w:marBottom w:val="0"/>
      <w:divBdr>
        <w:top w:val="none" w:sz="0" w:space="0" w:color="auto"/>
        <w:left w:val="none" w:sz="0" w:space="0" w:color="auto"/>
        <w:bottom w:val="none" w:sz="0" w:space="0" w:color="auto"/>
        <w:right w:val="none" w:sz="0" w:space="0" w:color="auto"/>
      </w:divBdr>
    </w:div>
    <w:div w:id="1264606506">
      <w:marLeft w:val="640"/>
      <w:marRight w:val="0"/>
      <w:marTop w:val="0"/>
      <w:marBottom w:val="0"/>
      <w:divBdr>
        <w:top w:val="none" w:sz="0" w:space="0" w:color="auto"/>
        <w:left w:val="none" w:sz="0" w:space="0" w:color="auto"/>
        <w:bottom w:val="none" w:sz="0" w:space="0" w:color="auto"/>
        <w:right w:val="none" w:sz="0" w:space="0" w:color="auto"/>
      </w:divBdr>
    </w:div>
    <w:div w:id="1265916230">
      <w:marLeft w:val="640"/>
      <w:marRight w:val="0"/>
      <w:marTop w:val="0"/>
      <w:marBottom w:val="0"/>
      <w:divBdr>
        <w:top w:val="none" w:sz="0" w:space="0" w:color="auto"/>
        <w:left w:val="none" w:sz="0" w:space="0" w:color="auto"/>
        <w:bottom w:val="none" w:sz="0" w:space="0" w:color="auto"/>
        <w:right w:val="none" w:sz="0" w:space="0" w:color="auto"/>
      </w:divBdr>
    </w:div>
    <w:div w:id="1265918389">
      <w:marLeft w:val="640"/>
      <w:marRight w:val="0"/>
      <w:marTop w:val="0"/>
      <w:marBottom w:val="0"/>
      <w:divBdr>
        <w:top w:val="none" w:sz="0" w:space="0" w:color="auto"/>
        <w:left w:val="none" w:sz="0" w:space="0" w:color="auto"/>
        <w:bottom w:val="none" w:sz="0" w:space="0" w:color="auto"/>
        <w:right w:val="none" w:sz="0" w:space="0" w:color="auto"/>
      </w:divBdr>
    </w:div>
    <w:div w:id="1265990166">
      <w:marLeft w:val="640"/>
      <w:marRight w:val="0"/>
      <w:marTop w:val="0"/>
      <w:marBottom w:val="0"/>
      <w:divBdr>
        <w:top w:val="none" w:sz="0" w:space="0" w:color="auto"/>
        <w:left w:val="none" w:sz="0" w:space="0" w:color="auto"/>
        <w:bottom w:val="none" w:sz="0" w:space="0" w:color="auto"/>
        <w:right w:val="none" w:sz="0" w:space="0" w:color="auto"/>
      </w:divBdr>
    </w:div>
    <w:div w:id="1266155966">
      <w:bodyDiv w:val="1"/>
      <w:marLeft w:val="0"/>
      <w:marRight w:val="0"/>
      <w:marTop w:val="0"/>
      <w:marBottom w:val="0"/>
      <w:divBdr>
        <w:top w:val="none" w:sz="0" w:space="0" w:color="auto"/>
        <w:left w:val="none" w:sz="0" w:space="0" w:color="auto"/>
        <w:bottom w:val="none" w:sz="0" w:space="0" w:color="auto"/>
        <w:right w:val="none" w:sz="0" w:space="0" w:color="auto"/>
      </w:divBdr>
      <w:divsChild>
        <w:div w:id="28993899">
          <w:marLeft w:val="480"/>
          <w:marRight w:val="0"/>
          <w:marTop w:val="0"/>
          <w:marBottom w:val="0"/>
          <w:divBdr>
            <w:top w:val="none" w:sz="0" w:space="0" w:color="auto"/>
            <w:left w:val="none" w:sz="0" w:space="0" w:color="auto"/>
            <w:bottom w:val="none" w:sz="0" w:space="0" w:color="auto"/>
            <w:right w:val="none" w:sz="0" w:space="0" w:color="auto"/>
          </w:divBdr>
        </w:div>
        <w:div w:id="81528955">
          <w:marLeft w:val="480"/>
          <w:marRight w:val="0"/>
          <w:marTop w:val="0"/>
          <w:marBottom w:val="0"/>
          <w:divBdr>
            <w:top w:val="none" w:sz="0" w:space="0" w:color="auto"/>
            <w:left w:val="none" w:sz="0" w:space="0" w:color="auto"/>
            <w:bottom w:val="none" w:sz="0" w:space="0" w:color="auto"/>
            <w:right w:val="none" w:sz="0" w:space="0" w:color="auto"/>
          </w:divBdr>
        </w:div>
        <w:div w:id="128204629">
          <w:marLeft w:val="480"/>
          <w:marRight w:val="0"/>
          <w:marTop w:val="0"/>
          <w:marBottom w:val="0"/>
          <w:divBdr>
            <w:top w:val="none" w:sz="0" w:space="0" w:color="auto"/>
            <w:left w:val="none" w:sz="0" w:space="0" w:color="auto"/>
            <w:bottom w:val="none" w:sz="0" w:space="0" w:color="auto"/>
            <w:right w:val="none" w:sz="0" w:space="0" w:color="auto"/>
          </w:divBdr>
        </w:div>
        <w:div w:id="144132640">
          <w:marLeft w:val="480"/>
          <w:marRight w:val="0"/>
          <w:marTop w:val="0"/>
          <w:marBottom w:val="0"/>
          <w:divBdr>
            <w:top w:val="none" w:sz="0" w:space="0" w:color="auto"/>
            <w:left w:val="none" w:sz="0" w:space="0" w:color="auto"/>
            <w:bottom w:val="none" w:sz="0" w:space="0" w:color="auto"/>
            <w:right w:val="none" w:sz="0" w:space="0" w:color="auto"/>
          </w:divBdr>
        </w:div>
        <w:div w:id="182013790">
          <w:marLeft w:val="480"/>
          <w:marRight w:val="0"/>
          <w:marTop w:val="0"/>
          <w:marBottom w:val="0"/>
          <w:divBdr>
            <w:top w:val="none" w:sz="0" w:space="0" w:color="auto"/>
            <w:left w:val="none" w:sz="0" w:space="0" w:color="auto"/>
            <w:bottom w:val="none" w:sz="0" w:space="0" w:color="auto"/>
            <w:right w:val="none" w:sz="0" w:space="0" w:color="auto"/>
          </w:divBdr>
        </w:div>
        <w:div w:id="286815427">
          <w:marLeft w:val="480"/>
          <w:marRight w:val="0"/>
          <w:marTop w:val="0"/>
          <w:marBottom w:val="0"/>
          <w:divBdr>
            <w:top w:val="none" w:sz="0" w:space="0" w:color="auto"/>
            <w:left w:val="none" w:sz="0" w:space="0" w:color="auto"/>
            <w:bottom w:val="none" w:sz="0" w:space="0" w:color="auto"/>
            <w:right w:val="none" w:sz="0" w:space="0" w:color="auto"/>
          </w:divBdr>
        </w:div>
        <w:div w:id="304119548">
          <w:marLeft w:val="480"/>
          <w:marRight w:val="0"/>
          <w:marTop w:val="0"/>
          <w:marBottom w:val="0"/>
          <w:divBdr>
            <w:top w:val="none" w:sz="0" w:space="0" w:color="auto"/>
            <w:left w:val="none" w:sz="0" w:space="0" w:color="auto"/>
            <w:bottom w:val="none" w:sz="0" w:space="0" w:color="auto"/>
            <w:right w:val="none" w:sz="0" w:space="0" w:color="auto"/>
          </w:divBdr>
        </w:div>
        <w:div w:id="345835221">
          <w:marLeft w:val="480"/>
          <w:marRight w:val="0"/>
          <w:marTop w:val="0"/>
          <w:marBottom w:val="0"/>
          <w:divBdr>
            <w:top w:val="none" w:sz="0" w:space="0" w:color="auto"/>
            <w:left w:val="none" w:sz="0" w:space="0" w:color="auto"/>
            <w:bottom w:val="none" w:sz="0" w:space="0" w:color="auto"/>
            <w:right w:val="none" w:sz="0" w:space="0" w:color="auto"/>
          </w:divBdr>
        </w:div>
        <w:div w:id="379673540">
          <w:marLeft w:val="480"/>
          <w:marRight w:val="0"/>
          <w:marTop w:val="0"/>
          <w:marBottom w:val="0"/>
          <w:divBdr>
            <w:top w:val="none" w:sz="0" w:space="0" w:color="auto"/>
            <w:left w:val="none" w:sz="0" w:space="0" w:color="auto"/>
            <w:bottom w:val="none" w:sz="0" w:space="0" w:color="auto"/>
            <w:right w:val="none" w:sz="0" w:space="0" w:color="auto"/>
          </w:divBdr>
        </w:div>
        <w:div w:id="442265598">
          <w:marLeft w:val="480"/>
          <w:marRight w:val="0"/>
          <w:marTop w:val="0"/>
          <w:marBottom w:val="0"/>
          <w:divBdr>
            <w:top w:val="none" w:sz="0" w:space="0" w:color="auto"/>
            <w:left w:val="none" w:sz="0" w:space="0" w:color="auto"/>
            <w:bottom w:val="none" w:sz="0" w:space="0" w:color="auto"/>
            <w:right w:val="none" w:sz="0" w:space="0" w:color="auto"/>
          </w:divBdr>
        </w:div>
        <w:div w:id="472255712">
          <w:marLeft w:val="480"/>
          <w:marRight w:val="0"/>
          <w:marTop w:val="0"/>
          <w:marBottom w:val="0"/>
          <w:divBdr>
            <w:top w:val="none" w:sz="0" w:space="0" w:color="auto"/>
            <w:left w:val="none" w:sz="0" w:space="0" w:color="auto"/>
            <w:bottom w:val="none" w:sz="0" w:space="0" w:color="auto"/>
            <w:right w:val="none" w:sz="0" w:space="0" w:color="auto"/>
          </w:divBdr>
        </w:div>
        <w:div w:id="557320460">
          <w:marLeft w:val="480"/>
          <w:marRight w:val="0"/>
          <w:marTop w:val="0"/>
          <w:marBottom w:val="0"/>
          <w:divBdr>
            <w:top w:val="none" w:sz="0" w:space="0" w:color="auto"/>
            <w:left w:val="none" w:sz="0" w:space="0" w:color="auto"/>
            <w:bottom w:val="none" w:sz="0" w:space="0" w:color="auto"/>
            <w:right w:val="none" w:sz="0" w:space="0" w:color="auto"/>
          </w:divBdr>
        </w:div>
        <w:div w:id="595015957">
          <w:marLeft w:val="480"/>
          <w:marRight w:val="0"/>
          <w:marTop w:val="0"/>
          <w:marBottom w:val="0"/>
          <w:divBdr>
            <w:top w:val="none" w:sz="0" w:space="0" w:color="auto"/>
            <w:left w:val="none" w:sz="0" w:space="0" w:color="auto"/>
            <w:bottom w:val="none" w:sz="0" w:space="0" w:color="auto"/>
            <w:right w:val="none" w:sz="0" w:space="0" w:color="auto"/>
          </w:divBdr>
        </w:div>
        <w:div w:id="612635473">
          <w:marLeft w:val="480"/>
          <w:marRight w:val="0"/>
          <w:marTop w:val="0"/>
          <w:marBottom w:val="0"/>
          <w:divBdr>
            <w:top w:val="none" w:sz="0" w:space="0" w:color="auto"/>
            <w:left w:val="none" w:sz="0" w:space="0" w:color="auto"/>
            <w:bottom w:val="none" w:sz="0" w:space="0" w:color="auto"/>
            <w:right w:val="none" w:sz="0" w:space="0" w:color="auto"/>
          </w:divBdr>
        </w:div>
        <w:div w:id="623509798">
          <w:marLeft w:val="480"/>
          <w:marRight w:val="0"/>
          <w:marTop w:val="0"/>
          <w:marBottom w:val="0"/>
          <w:divBdr>
            <w:top w:val="none" w:sz="0" w:space="0" w:color="auto"/>
            <w:left w:val="none" w:sz="0" w:space="0" w:color="auto"/>
            <w:bottom w:val="none" w:sz="0" w:space="0" w:color="auto"/>
            <w:right w:val="none" w:sz="0" w:space="0" w:color="auto"/>
          </w:divBdr>
        </w:div>
        <w:div w:id="659112679">
          <w:marLeft w:val="480"/>
          <w:marRight w:val="0"/>
          <w:marTop w:val="0"/>
          <w:marBottom w:val="0"/>
          <w:divBdr>
            <w:top w:val="none" w:sz="0" w:space="0" w:color="auto"/>
            <w:left w:val="none" w:sz="0" w:space="0" w:color="auto"/>
            <w:bottom w:val="none" w:sz="0" w:space="0" w:color="auto"/>
            <w:right w:val="none" w:sz="0" w:space="0" w:color="auto"/>
          </w:divBdr>
        </w:div>
        <w:div w:id="693727994">
          <w:marLeft w:val="480"/>
          <w:marRight w:val="0"/>
          <w:marTop w:val="0"/>
          <w:marBottom w:val="0"/>
          <w:divBdr>
            <w:top w:val="none" w:sz="0" w:space="0" w:color="auto"/>
            <w:left w:val="none" w:sz="0" w:space="0" w:color="auto"/>
            <w:bottom w:val="none" w:sz="0" w:space="0" w:color="auto"/>
            <w:right w:val="none" w:sz="0" w:space="0" w:color="auto"/>
          </w:divBdr>
        </w:div>
        <w:div w:id="694036105">
          <w:marLeft w:val="480"/>
          <w:marRight w:val="0"/>
          <w:marTop w:val="0"/>
          <w:marBottom w:val="0"/>
          <w:divBdr>
            <w:top w:val="none" w:sz="0" w:space="0" w:color="auto"/>
            <w:left w:val="none" w:sz="0" w:space="0" w:color="auto"/>
            <w:bottom w:val="none" w:sz="0" w:space="0" w:color="auto"/>
            <w:right w:val="none" w:sz="0" w:space="0" w:color="auto"/>
          </w:divBdr>
        </w:div>
        <w:div w:id="790369348">
          <w:marLeft w:val="480"/>
          <w:marRight w:val="0"/>
          <w:marTop w:val="0"/>
          <w:marBottom w:val="0"/>
          <w:divBdr>
            <w:top w:val="none" w:sz="0" w:space="0" w:color="auto"/>
            <w:left w:val="none" w:sz="0" w:space="0" w:color="auto"/>
            <w:bottom w:val="none" w:sz="0" w:space="0" w:color="auto"/>
            <w:right w:val="none" w:sz="0" w:space="0" w:color="auto"/>
          </w:divBdr>
        </w:div>
        <w:div w:id="815881833">
          <w:marLeft w:val="480"/>
          <w:marRight w:val="0"/>
          <w:marTop w:val="0"/>
          <w:marBottom w:val="0"/>
          <w:divBdr>
            <w:top w:val="none" w:sz="0" w:space="0" w:color="auto"/>
            <w:left w:val="none" w:sz="0" w:space="0" w:color="auto"/>
            <w:bottom w:val="none" w:sz="0" w:space="0" w:color="auto"/>
            <w:right w:val="none" w:sz="0" w:space="0" w:color="auto"/>
          </w:divBdr>
        </w:div>
        <w:div w:id="839083784">
          <w:marLeft w:val="480"/>
          <w:marRight w:val="0"/>
          <w:marTop w:val="0"/>
          <w:marBottom w:val="0"/>
          <w:divBdr>
            <w:top w:val="none" w:sz="0" w:space="0" w:color="auto"/>
            <w:left w:val="none" w:sz="0" w:space="0" w:color="auto"/>
            <w:bottom w:val="none" w:sz="0" w:space="0" w:color="auto"/>
            <w:right w:val="none" w:sz="0" w:space="0" w:color="auto"/>
          </w:divBdr>
        </w:div>
        <w:div w:id="884102971">
          <w:marLeft w:val="480"/>
          <w:marRight w:val="0"/>
          <w:marTop w:val="0"/>
          <w:marBottom w:val="0"/>
          <w:divBdr>
            <w:top w:val="none" w:sz="0" w:space="0" w:color="auto"/>
            <w:left w:val="none" w:sz="0" w:space="0" w:color="auto"/>
            <w:bottom w:val="none" w:sz="0" w:space="0" w:color="auto"/>
            <w:right w:val="none" w:sz="0" w:space="0" w:color="auto"/>
          </w:divBdr>
        </w:div>
        <w:div w:id="917905279">
          <w:marLeft w:val="480"/>
          <w:marRight w:val="0"/>
          <w:marTop w:val="0"/>
          <w:marBottom w:val="0"/>
          <w:divBdr>
            <w:top w:val="none" w:sz="0" w:space="0" w:color="auto"/>
            <w:left w:val="none" w:sz="0" w:space="0" w:color="auto"/>
            <w:bottom w:val="none" w:sz="0" w:space="0" w:color="auto"/>
            <w:right w:val="none" w:sz="0" w:space="0" w:color="auto"/>
          </w:divBdr>
        </w:div>
        <w:div w:id="923226153">
          <w:marLeft w:val="480"/>
          <w:marRight w:val="0"/>
          <w:marTop w:val="0"/>
          <w:marBottom w:val="0"/>
          <w:divBdr>
            <w:top w:val="none" w:sz="0" w:space="0" w:color="auto"/>
            <w:left w:val="none" w:sz="0" w:space="0" w:color="auto"/>
            <w:bottom w:val="none" w:sz="0" w:space="0" w:color="auto"/>
            <w:right w:val="none" w:sz="0" w:space="0" w:color="auto"/>
          </w:divBdr>
        </w:div>
        <w:div w:id="926810375">
          <w:marLeft w:val="480"/>
          <w:marRight w:val="0"/>
          <w:marTop w:val="0"/>
          <w:marBottom w:val="0"/>
          <w:divBdr>
            <w:top w:val="none" w:sz="0" w:space="0" w:color="auto"/>
            <w:left w:val="none" w:sz="0" w:space="0" w:color="auto"/>
            <w:bottom w:val="none" w:sz="0" w:space="0" w:color="auto"/>
            <w:right w:val="none" w:sz="0" w:space="0" w:color="auto"/>
          </w:divBdr>
        </w:div>
        <w:div w:id="954825768">
          <w:marLeft w:val="480"/>
          <w:marRight w:val="0"/>
          <w:marTop w:val="0"/>
          <w:marBottom w:val="0"/>
          <w:divBdr>
            <w:top w:val="none" w:sz="0" w:space="0" w:color="auto"/>
            <w:left w:val="none" w:sz="0" w:space="0" w:color="auto"/>
            <w:bottom w:val="none" w:sz="0" w:space="0" w:color="auto"/>
            <w:right w:val="none" w:sz="0" w:space="0" w:color="auto"/>
          </w:divBdr>
        </w:div>
        <w:div w:id="1020745132">
          <w:marLeft w:val="480"/>
          <w:marRight w:val="0"/>
          <w:marTop w:val="0"/>
          <w:marBottom w:val="0"/>
          <w:divBdr>
            <w:top w:val="none" w:sz="0" w:space="0" w:color="auto"/>
            <w:left w:val="none" w:sz="0" w:space="0" w:color="auto"/>
            <w:bottom w:val="none" w:sz="0" w:space="0" w:color="auto"/>
            <w:right w:val="none" w:sz="0" w:space="0" w:color="auto"/>
          </w:divBdr>
        </w:div>
        <w:div w:id="1022439716">
          <w:marLeft w:val="480"/>
          <w:marRight w:val="0"/>
          <w:marTop w:val="0"/>
          <w:marBottom w:val="0"/>
          <w:divBdr>
            <w:top w:val="none" w:sz="0" w:space="0" w:color="auto"/>
            <w:left w:val="none" w:sz="0" w:space="0" w:color="auto"/>
            <w:bottom w:val="none" w:sz="0" w:space="0" w:color="auto"/>
            <w:right w:val="none" w:sz="0" w:space="0" w:color="auto"/>
          </w:divBdr>
        </w:div>
        <w:div w:id="1050425904">
          <w:marLeft w:val="480"/>
          <w:marRight w:val="0"/>
          <w:marTop w:val="0"/>
          <w:marBottom w:val="0"/>
          <w:divBdr>
            <w:top w:val="none" w:sz="0" w:space="0" w:color="auto"/>
            <w:left w:val="none" w:sz="0" w:space="0" w:color="auto"/>
            <w:bottom w:val="none" w:sz="0" w:space="0" w:color="auto"/>
            <w:right w:val="none" w:sz="0" w:space="0" w:color="auto"/>
          </w:divBdr>
        </w:div>
        <w:div w:id="1079712665">
          <w:marLeft w:val="480"/>
          <w:marRight w:val="0"/>
          <w:marTop w:val="0"/>
          <w:marBottom w:val="0"/>
          <w:divBdr>
            <w:top w:val="none" w:sz="0" w:space="0" w:color="auto"/>
            <w:left w:val="none" w:sz="0" w:space="0" w:color="auto"/>
            <w:bottom w:val="none" w:sz="0" w:space="0" w:color="auto"/>
            <w:right w:val="none" w:sz="0" w:space="0" w:color="auto"/>
          </w:divBdr>
        </w:div>
        <w:div w:id="1080517021">
          <w:marLeft w:val="480"/>
          <w:marRight w:val="0"/>
          <w:marTop w:val="0"/>
          <w:marBottom w:val="0"/>
          <w:divBdr>
            <w:top w:val="none" w:sz="0" w:space="0" w:color="auto"/>
            <w:left w:val="none" w:sz="0" w:space="0" w:color="auto"/>
            <w:bottom w:val="none" w:sz="0" w:space="0" w:color="auto"/>
            <w:right w:val="none" w:sz="0" w:space="0" w:color="auto"/>
          </w:divBdr>
        </w:div>
        <w:div w:id="1094204898">
          <w:marLeft w:val="480"/>
          <w:marRight w:val="0"/>
          <w:marTop w:val="0"/>
          <w:marBottom w:val="0"/>
          <w:divBdr>
            <w:top w:val="none" w:sz="0" w:space="0" w:color="auto"/>
            <w:left w:val="none" w:sz="0" w:space="0" w:color="auto"/>
            <w:bottom w:val="none" w:sz="0" w:space="0" w:color="auto"/>
            <w:right w:val="none" w:sz="0" w:space="0" w:color="auto"/>
          </w:divBdr>
        </w:div>
        <w:div w:id="1112163159">
          <w:marLeft w:val="480"/>
          <w:marRight w:val="0"/>
          <w:marTop w:val="0"/>
          <w:marBottom w:val="0"/>
          <w:divBdr>
            <w:top w:val="none" w:sz="0" w:space="0" w:color="auto"/>
            <w:left w:val="none" w:sz="0" w:space="0" w:color="auto"/>
            <w:bottom w:val="none" w:sz="0" w:space="0" w:color="auto"/>
            <w:right w:val="none" w:sz="0" w:space="0" w:color="auto"/>
          </w:divBdr>
        </w:div>
        <w:div w:id="1137720471">
          <w:marLeft w:val="480"/>
          <w:marRight w:val="0"/>
          <w:marTop w:val="0"/>
          <w:marBottom w:val="0"/>
          <w:divBdr>
            <w:top w:val="none" w:sz="0" w:space="0" w:color="auto"/>
            <w:left w:val="none" w:sz="0" w:space="0" w:color="auto"/>
            <w:bottom w:val="none" w:sz="0" w:space="0" w:color="auto"/>
            <w:right w:val="none" w:sz="0" w:space="0" w:color="auto"/>
          </w:divBdr>
        </w:div>
        <w:div w:id="1195115514">
          <w:marLeft w:val="480"/>
          <w:marRight w:val="0"/>
          <w:marTop w:val="0"/>
          <w:marBottom w:val="0"/>
          <w:divBdr>
            <w:top w:val="none" w:sz="0" w:space="0" w:color="auto"/>
            <w:left w:val="none" w:sz="0" w:space="0" w:color="auto"/>
            <w:bottom w:val="none" w:sz="0" w:space="0" w:color="auto"/>
            <w:right w:val="none" w:sz="0" w:space="0" w:color="auto"/>
          </w:divBdr>
        </w:div>
        <w:div w:id="1232499143">
          <w:marLeft w:val="480"/>
          <w:marRight w:val="0"/>
          <w:marTop w:val="0"/>
          <w:marBottom w:val="0"/>
          <w:divBdr>
            <w:top w:val="none" w:sz="0" w:space="0" w:color="auto"/>
            <w:left w:val="none" w:sz="0" w:space="0" w:color="auto"/>
            <w:bottom w:val="none" w:sz="0" w:space="0" w:color="auto"/>
            <w:right w:val="none" w:sz="0" w:space="0" w:color="auto"/>
          </w:divBdr>
        </w:div>
        <w:div w:id="1236478553">
          <w:marLeft w:val="480"/>
          <w:marRight w:val="0"/>
          <w:marTop w:val="0"/>
          <w:marBottom w:val="0"/>
          <w:divBdr>
            <w:top w:val="none" w:sz="0" w:space="0" w:color="auto"/>
            <w:left w:val="none" w:sz="0" w:space="0" w:color="auto"/>
            <w:bottom w:val="none" w:sz="0" w:space="0" w:color="auto"/>
            <w:right w:val="none" w:sz="0" w:space="0" w:color="auto"/>
          </w:divBdr>
        </w:div>
        <w:div w:id="1309434779">
          <w:marLeft w:val="480"/>
          <w:marRight w:val="0"/>
          <w:marTop w:val="0"/>
          <w:marBottom w:val="0"/>
          <w:divBdr>
            <w:top w:val="none" w:sz="0" w:space="0" w:color="auto"/>
            <w:left w:val="none" w:sz="0" w:space="0" w:color="auto"/>
            <w:bottom w:val="none" w:sz="0" w:space="0" w:color="auto"/>
            <w:right w:val="none" w:sz="0" w:space="0" w:color="auto"/>
          </w:divBdr>
        </w:div>
        <w:div w:id="1355227835">
          <w:marLeft w:val="480"/>
          <w:marRight w:val="0"/>
          <w:marTop w:val="0"/>
          <w:marBottom w:val="0"/>
          <w:divBdr>
            <w:top w:val="none" w:sz="0" w:space="0" w:color="auto"/>
            <w:left w:val="none" w:sz="0" w:space="0" w:color="auto"/>
            <w:bottom w:val="none" w:sz="0" w:space="0" w:color="auto"/>
            <w:right w:val="none" w:sz="0" w:space="0" w:color="auto"/>
          </w:divBdr>
        </w:div>
        <w:div w:id="1382704331">
          <w:marLeft w:val="480"/>
          <w:marRight w:val="0"/>
          <w:marTop w:val="0"/>
          <w:marBottom w:val="0"/>
          <w:divBdr>
            <w:top w:val="none" w:sz="0" w:space="0" w:color="auto"/>
            <w:left w:val="none" w:sz="0" w:space="0" w:color="auto"/>
            <w:bottom w:val="none" w:sz="0" w:space="0" w:color="auto"/>
            <w:right w:val="none" w:sz="0" w:space="0" w:color="auto"/>
          </w:divBdr>
        </w:div>
        <w:div w:id="1407023750">
          <w:marLeft w:val="480"/>
          <w:marRight w:val="0"/>
          <w:marTop w:val="0"/>
          <w:marBottom w:val="0"/>
          <w:divBdr>
            <w:top w:val="none" w:sz="0" w:space="0" w:color="auto"/>
            <w:left w:val="none" w:sz="0" w:space="0" w:color="auto"/>
            <w:bottom w:val="none" w:sz="0" w:space="0" w:color="auto"/>
            <w:right w:val="none" w:sz="0" w:space="0" w:color="auto"/>
          </w:divBdr>
        </w:div>
        <w:div w:id="1435980803">
          <w:marLeft w:val="480"/>
          <w:marRight w:val="0"/>
          <w:marTop w:val="0"/>
          <w:marBottom w:val="0"/>
          <w:divBdr>
            <w:top w:val="none" w:sz="0" w:space="0" w:color="auto"/>
            <w:left w:val="none" w:sz="0" w:space="0" w:color="auto"/>
            <w:bottom w:val="none" w:sz="0" w:space="0" w:color="auto"/>
            <w:right w:val="none" w:sz="0" w:space="0" w:color="auto"/>
          </w:divBdr>
        </w:div>
        <w:div w:id="1478572494">
          <w:marLeft w:val="480"/>
          <w:marRight w:val="0"/>
          <w:marTop w:val="0"/>
          <w:marBottom w:val="0"/>
          <w:divBdr>
            <w:top w:val="none" w:sz="0" w:space="0" w:color="auto"/>
            <w:left w:val="none" w:sz="0" w:space="0" w:color="auto"/>
            <w:bottom w:val="none" w:sz="0" w:space="0" w:color="auto"/>
            <w:right w:val="none" w:sz="0" w:space="0" w:color="auto"/>
          </w:divBdr>
        </w:div>
        <w:div w:id="1533692695">
          <w:marLeft w:val="480"/>
          <w:marRight w:val="0"/>
          <w:marTop w:val="0"/>
          <w:marBottom w:val="0"/>
          <w:divBdr>
            <w:top w:val="none" w:sz="0" w:space="0" w:color="auto"/>
            <w:left w:val="none" w:sz="0" w:space="0" w:color="auto"/>
            <w:bottom w:val="none" w:sz="0" w:space="0" w:color="auto"/>
            <w:right w:val="none" w:sz="0" w:space="0" w:color="auto"/>
          </w:divBdr>
        </w:div>
        <w:div w:id="1542939586">
          <w:marLeft w:val="480"/>
          <w:marRight w:val="0"/>
          <w:marTop w:val="0"/>
          <w:marBottom w:val="0"/>
          <w:divBdr>
            <w:top w:val="none" w:sz="0" w:space="0" w:color="auto"/>
            <w:left w:val="none" w:sz="0" w:space="0" w:color="auto"/>
            <w:bottom w:val="none" w:sz="0" w:space="0" w:color="auto"/>
            <w:right w:val="none" w:sz="0" w:space="0" w:color="auto"/>
          </w:divBdr>
        </w:div>
        <w:div w:id="1590193265">
          <w:marLeft w:val="480"/>
          <w:marRight w:val="0"/>
          <w:marTop w:val="0"/>
          <w:marBottom w:val="0"/>
          <w:divBdr>
            <w:top w:val="none" w:sz="0" w:space="0" w:color="auto"/>
            <w:left w:val="none" w:sz="0" w:space="0" w:color="auto"/>
            <w:bottom w:val="none" w:sz="0" w:space="0" w:color="auto"/>
            <w:right w:val="none" w:sz="0" w:space="0" w:color="auto"/>
          </w:divBdr>
        </w:div>
        <w:div w:id="1625035429">
          <w:marLeft w:val="480"/>
          <w:marRight w:val="0"/>
          <w:marTop w:val="0"/>
          <w:marBottom w:val="0"/>
          <w:divBdr>
            <w:top w:val="none" w:sz="0" w:space="0" w:color="auto"/>
            <w:left w:val="none" w:sz="0" w:space="0" w:color="auto"/>
            <w:bottom w:val="none" w:sz="0" w:space="0" w:color="auto"/>
            <w:right w:val="none" w:sz="0" w:space="0" w:color="auto"/>
          </w:divBdr>
        </w:div>
        <w:div w:id="1625229536">
          <w:marLeft w:val="480"/>
          <w:marRight w:val="0"/>
          <w:marTop w:val="0"/>
          <w:marBottom w:val="0"/>
          <w:divBdr>
            <w:top w:val="none" w:sz="0" w:space="0" w:color="auto"/>
            <w:left w:val="none" w:sz="0" w:space="0" w:color="auto"/>
            <w:bottom w:val="none" w:sz="0" w:space="0" w:color="auto"/>
            <w:right w:val="none" w:sz="0" w:space="0" w:color="auto"/>
          </w:divBdr>
        </w:div>
        <w:div w:id="1625886537">
          <w:marLeft w:val="480"/>
          <w:marRight w:val="0"/>
          <w:marTop w:val="0"/>
          <w:marBottom w:val="0"/>
          <w:divBdr>
            <w:top w:val="none" w:sz="0" w:space="0" w:color="auto"/>
            <w:left w:val="none" w:sz="0" w:space="0" w:color="auto"/>
            <w:bottom w:val="none" w:sz="0" w:space="0" w:color="auto"/>
            <w:right w:val="none" w:sz="0" w:space="0" w:color="auto"/>
          </w:divBdr>
        </w:div>
        <w:div w:id="1630092768">
          <w:marLeft w:val="480"/>
          <w:marRight w:val="0"/>
          <w:marTop w:val="0"/>
          <w:marBottom w:val="0"/>
          <w:divBdr>
            <w:top w:val="none" w:sz="0" w:space="0" w:color="auto"/>
            <w:left w:val="none" w:sz="0" w:space="0" w:color="auto"/>
            <w:bottom w:val="none" w:sz="0" w:space="0" w:color="auto"/>
            <w:right w:val="none" w:sz="0" w:space="0" w:color="auto"/>
          </w:divBdr>
        </w:div>
        <w:div w:id="1675525529">
          <w:marLeft w:val="480"/>
          <w:marRight w:val="0"/>
          <w:marTop w:val="0"/>
          <w:marBottom w:val="0"/>
          <w:divBdr>
            <w:top w:val="none" w:sz="0" w:space="0" w:color="auto"/>
            <w:left w:val="none" w:sz="0" w:space="0" w:color="auto"/>
            <w:bottom w:val="none" w:sz="0" w:space="0" w:color="auto"/>
            <w:right w:val="none" w:sz="0" w:space="0" w:color="auto"/>
          </w:divBdr>
        </w:div>
        <w:div w:id="1726761109">
          <w:marLeft w:val="480"/>
          <w:marRight w:val="0"/>
          <w:marTop w:val="0"/>
          <w:marBottom w:val="0"/>
          <w:divBdr>
            <w:top w:val="none" w:sz="0" w:space="0" w:color="auto"/>
            <w:left w:val="none" w:sz="0" w:space="0" w:color="auto"/>
            <w:bottom w:val="none" w:sz="0" w:space="0" w:color="auto"/>
            <w:right w:val="none" w:sz="0" w:space="0" w:color="auto"/>
          </w:divBdr>
        </w:div>
        <w:div w:id="1890720620">
          <w:marLeft w:val="480"/>
          <w:marRight w:val="0"/>
          <w:marTop w:val="0"/>
          <w:marBottom w:val="0"/>
          <w:divBdr>
            <w:top w:val="none" w:sz="0" w:space="0" w:color="auto"/>
            <w:left w:val="none" w:sz="0" w:space="0" w:color="auto"/>
            <w:bottom w:val="none" w:sz="0" w:space="0" w:color="auto"/>
            <w:right w:val="none" w:sz="0" w:space="0" w:color="auto"/>
          </w:divBdr>
        </w:div>
        <w:div w:id="1920091713">
          <w:marLeft w:val="480"/>
          <w:marRight w:val="0"/>
          <w:marTop w:val="0"/>
          <w:marBottom w:val="0"/>
          <w:divBdr>
            <w:top w:val="none" w:sz="0" w:space="0" w:color="auto"/>
            <w:left w:val="none" w:sz="0" w:space="0" w:color="auto"/>
            <w:bottom w:val="none" w:sz="0" w:space="0" w:color="auto"/>
            <w:right w:val="none" w:sz="0" w:space="0" w:color="auto"/>
          </w:divBdr>
        </w:div>
        <w:div w:id="1924412972">
          <w:marLeft w:val="480"/>
          <w:marRight w:val="0"/>
          <w:marTop w:val="0"/>
          <w:marBottom w:val="0"/>
          <w:divBdr>
            <w:top w:val="none" w:sz="0" w:space="0" w:color="auto"/>
            <w:left w:val="none" w:sz="0" w:space="0" w:color="auto"/>
            <w:bottom w:val="none" w:sz="0" w:space="0" w:color="auto"/>
            <w:right w:val="none" w:sz="0" w:space="0" w:color="auto"/>
          </w:divBdr>
        </w:div>
        <w:div w:id="1979262731">
          <w:marLeft w:val="480"/>
          <w:marRight w:val="0"/>
          <w:marTop w:val="0"/>
          <w:marBottom w:val="0"/>
          <w:divBdr>
            <w:top w:val="none" w:sz="0" w:space="0" w:color="auto"/>
            <w:left w:val="none" w:sz="0" w:space="0" w:color="auto"/>
            <w:bottom w:val="none" w:sz="0" w:space="0" w:color="auto"/>
            <w:right w:val="none" w:sz="0" w:space="0" w:color="auto"/>
          </w:divBdr>
        </w:div>
        <w:div w:id="2012566118">
          <w:marLeft w:val="480"/>
          <w:marRight w:val="0"/>
          <w:marTop w:val="0"/>
          <w:marBottom w:val="0"/>
          <w:divBdr>
            <w:top w:val="none" w:sz="0" w:space="0" w:color="auto"/>
            <w:left w:val="none" w:sz="0" w:space="0" w:color="auto"/>
            <w:bottom w:val="none" w:sz="0" w:space="0" w:color="auto"/>
            <w:right w:val="none" w:sz="0" w:space="0" w:color="auto"/>
          </w:divBdr>
        </w:div>
        <w:div w:id="2015451989">
          <w:marLeft w:val="480"/>
          <w:marRight w:val="0"/>
          <w:marTop w:val="0"/>
          <w:marBottom w:val="0"/>
          <w:divBdr>
            <w:top w:val="none" w:sz="0" w:space="0" w:color="auto"/>
            <w:left w:val="none" w:sz="0" w:space="0" w:color="auto"/>
            <w:bottom w:val="none" w:sz="0" w:space="0" w:color="auto"/>
            <w:right w:val="none" w:sz="0" w:space="0" w:color="auto"/>
          </w:divBdr>
        </w:div>
        <w:div w:id="2051105803">
          <w:marLeft w:val="480"/>
          <w:marRight w:val="0"/>
          <w:marTop w:val="0"/>
          <w:marBottom w:val="0"/>
          <w:divBdr>
            <w:top w:val="none" w:sz="0" w:space="0" w:color="auto"/>
            <w:left w:val="none" w:sz="0" w:space="0" w:color="auto"/>
            <w:bottom w:val="none" w:sz="0" w:space="0" w:color="auto"/>
            <w:right w:val="none" w:sz="0" w:space="0" w:color="auto"/>
          </w:divBdr>
        </w:div>
        <w:div w:id="2107726926">
          <w:marLeft w:val="480"/>
          <w:marRight w:val="0"/>
          <w:marTop w:val="0"/>
          <w:marBottom w:val="0"/>
          <w:divBdr>
            <w:top w:val="none" w:sz="0" w:space="0" w:color="auto"/>
            <w:left w:val="none" w:sz="0" w:space="0" w:color="auto"/>
            <w:bottom w:val="none" w:sz="0" w:space="0" w:color="auto"/>
            <w:right w:val="none" w:sz="0" w:space="0" w:color="auto"/>
          </w:divBdr>
        </w:div>
        <w:div w:id="2119443603">
          <w:marLeft w:val="480"/>
          <w:marRight w:val="0"/>
          <w:marTop w:val="0"/>
          <w:marBottom w:val="0"/>
          <w:divBdr>
            <w:top w:val="none" w:sz="0" w:space="0" w:color="auto"/>
            <w:left w:val="none" w:sz="0" w:space="0" w:color="auto"/>
            <w:bottom w:val="none" w:sz="0" w:space="0" w:color="auto"/>
            <w:right w:val="none" w:sz="0" w:space="0" w:color="auto"/>
          </w:divBdr>
        </w:div>
      </w:divsChild>
    </w:div>
    <w:div w:id="1266227849">
      <w:marLeft w:val="640"/>
      <w:marRight w:val="0"/>
      <w:marTop w:val="0"/>
      <w:marBottom w:val="0"/>
      <w:divBdr>
        <w:top w:val="none" w:sz="0" w:space="0" w:color="auto"/>
        <w:left w:val="none" w:sz="0" w:space="0" w:color="auto"/>
        <w:bottom w:val="none" w:sz="0" w:space="0" w:color="auto"/>
        <w:right w:val="none" w:sz="0" w:space="0" w:color="auto"/>
      </w:divBdr>
    </w:div>
    <w:div w:id="1266425984">
      <w:marLeft w:val="640"/>
      <w:marRight w:val="0"/>
      <w:marTop w:val="0"/>
      <w:marBottom w:val="0"/>
      <w:divBdr>
        <w:top w:val="none" w:sz="0" w:space="0" w:color="auto"/>
        <w:left w:val="none" w:sz="0" w:space="0" w:color="auto"/>
        <w:bottom w:val="none" w:sz="0" w:space="0" w:color="auto"/>
        <w:right w:val="none" w:sz="0" w:space="0" w:color="auto"/>
      </w:divBdr>
    </w:div>
    <w:div w:id="1266579058">
      <w:marLeft w:val="640"/>
      <w:marRight w:val="0"/>
      <w:marTop w:val="0"/>
      <w:marBottom w:val="0"/>
      <w:divBdr>
        <w:top w:val="none" w:sz="0" w:space="0" w:color="auto"/>
        <w:left w:val="none" w:sz="0" w:space="0" w:color="auto"/>
        <w:bottom w:val="none" w:sz="0" w:space="0" w:color="auto"/>
        <w:right w:val="none" w:sz="0" w:space="0" w:color="auto"/>
      </w:divBdr>
    </w:div>
    <w:div w:id="1267034540">
      <w:marLeft w:val="640"/>
      <w:marRight w:val="0"/>
      <w:marTop w:val="0"/>
      <w:marBottom w:val="0"/>
      <w:divBdr>
        <w:top w:val="none" w:sz="0" w:space="0" w:color="auto"/>
        <w:left w:val="none" w:sz="0" w:space="0" w:color="auto"/>
        <w:bottom w:val="none" w:sz="0" w:space="0" w:color="auto"/>
        <w:right w:val="none" w:sz="0" w:space="0" w:color="auto"/>
      </w:divBdr>
    </w:div>
    <w:div w:id="1267613111">
      <w:marLeft w:val="640"/>
      <w:marRight w:val="0"/>
      <w:marTop w:val="0"/>
      <w:marBottom w:val="0"/>
      <w:divBdr>
        <w:top w:val="none" w:sz="0" w:space="0" w:color="auto"/>
        <w:left w:val="none" w:sz="0" w:space="0" w:color="auto"/>
        <w:bottom w:val="none" w:sz="0" w:space="0" w:color="auto"/>
        <w:right w:val="none" w:sz="0" w:space="0" w:color="auto"/>
      </w:divBdr>
    </w:div>
    <w:div w:id="1267880548">
      <w:marLeft w:val="640"/>
      <w:marRight w:val="0"/>
      <w:marTop w:val="0"/>
      <w:marBottom w:val="0"/>
      <w:divBdr>
        <w:top w:val="none" w:sz="0" w:space="0" w:color="auto"/>
        <w:left w:val="none" w:sz="0" w:space="0" w:color="auto"/>
        <w:bottom w:val="none" w:sz="0" w:space="0" w:color="auto"/>
        <w:right w:val="none" w:sz="0" w:space="0" w:color="auto"/>
      </w:divBdr>
    </w:div>
    <w:div w:id="1268075439">
      <w:marLeft w:val="640"/>
      <w:marRight w:val="0"/>
      <w:marTop w:val="0"/>
      <w:marBottom w:val="0"/>
      <w:divBdr>
        <w:top w:val="none" w:sz="0" w:space="0" w:color="auto"/>
        <w:left w:val="none" w:sz="0" w:space="0" w:color="auto"/>
        <w:bottom w:val="none" w:sz="0" w:space="0" w:color="auto"/>
        <w:right w:val="none" w:sz="0" w:space="0" w:color="auto"/>
      </w:divBdr>
    </w:div>
    <w:div w:id="1268543739">
      <w:bodyDiv w:val="1"/>
      <w:marLeft w:val="0"/>
      <w:marRight w:val="0"/>
      <w:marTop w:val="0"/>
      <w:marBottom w:val="0"/>
      <w:divBdr>
        <w:top w:val="none" w:sz="0" w:space="0" w:color="auto"/>
        <w:left w:val="none" w:sz="0" w:space="0" w:color="auto"/>
        <w:bottom w:val="none" w:sz="0" w:space="0" w:color="auto"/>
        <w:right w:val="none" w:sz="0" w:space="0" w:color="auto"/>
      </w:divBdr>
    </w:div>
    <w:div w:id="1269847700">
      <w:marLeft w:val="640"/>
      <w:marRight w:val="0"/>
      <w:marTop w:val="0"/>
      <w:marBottom w:val="0"/>
      <w:divBdr>
        <w:top w:val="none" w:sz="0" w:space="0" w:color="auto"/>
        <w:left w:val="none" w:sz="0" w:space="0" w:color="auto"/>
        <w:bottom w:val="none" w:sz="0" w:space="0" w:color="auto"/>
        <w:right w:val="none" w:sz="0" w:space="0" w:color="auto"/>
      </w:divBdr>
    </w:div>
    <w:div w:id="1270431075">
      <w:marLeft w:val="640"/>
      <w:marRight w:val="0"/>
      <w:marTop w:val="0"/>
      <w:marBottom w:val="0"/>
      <w:divBdr>
        <w:top w:val="none" w:sz="0" w:space="0" w:color="auto"/>
        <w:left w:val="none" w:sz="0" w:space="0" w:color="auto"/>
        <w:bottom w:val="none" w:sz="0" w:space="0" w:color="auto"/>
        <w:right w:val="none" w:sz="0" w:space="0" w:color="auto"/>
      </w:divBdr>
    </w:div>
    <w:div w:id="1270702208">
      <w:marLeft w:val="640"/>
      <w:marRight w:val="0"/>
      <w:marTop w:val="0"/>
      <w:marBottom w:val="0"/>
      <w:divBdr>
        <w:top w:val="none" w:sz="0" w:space="0" w:color="auto"/>
        <w:left w:val="none" w:sz="0" w:space="0" w:color="auto"/>
        <w:bottom w:val="none" w:sz="0" w:space="0" w:color="auto"/>
        <w:right w:val="none" w:sz="0" w:space="0" w:color="auto"/>
      </w:divBdr>
    </w:div>
    <w:div w:id="1271088375">
      <w:marLeft w:val="640"/>
      <w:marRight w:val="0"/>
      <w:marTop w:val="0"/>
      <w:marBottom w:val="0"/>
      <w:divBdr>
        <w:top w:val="none" w:sz="0" w:space="0" w:color="auto"/>
        <w:left w:val="none" w:sz="0" w:space="0" w:color="auto"/>
        <w:bottom w:val="none" w:sz="0" w:space="0" w:color="auto"/>
        <w:right w:val="none" w:sz="0" w:space="0" w:color="auto"/>
      </w:divBdr>
    </w:div>
    <w:div w:id="1271282204">
      <w:marLeft w:val="640"/>
      <w:marRight w:val="0"/>
      <w:marTop w:val="0"/>
      <w:marBottom w:val="0"/>
      <w:divBdr>
        <w:top w:val="none" w:sz="0" w:space="0" w:color="auto"/>
        <w:left w:val="none" w:sz="0" w:space="0" w:color="auto"/>
        <w:bottom w:val="none" w:sz="0" w:space="0" w:color="auto"/>
        <w:right w:val="none" w:sz="0" w:space="0" w:color="auto"/>
      </w:divBdr>
    </w:div>
    <w:div w:id="1271282445">
      <w:marLeft w:val="640"/>
      <w:marRight w:val="0"/>
      <w:marTop w:val="0"/>
      <w:marBottom w:val="0"/>
      <w:divBdr>
        <w:top w:val="none" w:sz="0" w:space="0" w:color="auto"/>
        <w:left w:val="none" w:sz="0" w:space="0" w:color="auto"/>
        <w:bottom w:val="none" w:sz="0" w:space="0" w:color="auto"/>
        <w:right w:val="none" w:sz="0" w:space="0" w:color="auto"/>
      </w:divBdr>
    </w:div>
    <w:div w:id="1271476616">
      <w:marLeft w:val="640"/>
      <w:marRight w:val="0"/>
      <w:marTop w:val="0"/>
      <w:marBottom w:val="0"/>
      <w:divBdr>
        <w:top w:val="none" w:sz="0" w:space="0" w:color="auto"/>
        <w:left w:val="none" w:sz="0" w:space="0" w:color="auto"/>
        <w:bottom w:val="none" w:sz="0" w:space="0" w:color="auto"/>
        <w:right w:val="none" w:sz="0" w:space="0" w:color="auto"/>
      </w:divBdr>
    </w:div>
    <w:div w:id="1271543984">
      <w:bodyDiv w:val="1"/>
      <w:marLeft w:val="0"/>
      <w:marRight w:val="0"/>
      <w:marTop w:val="0"/>
      <w:marBottom w:val="0"/>
      <w:divBdr>
        <w:top w:val="none" w:sz="0" w:space="0" w:color="auto"/>
        <w:left w:val="none" w:sz="0" w:space="0" w:color="auto"/>
        <w:bottom w:val="none" w:sz="0" w:space="0" w:color="auto"/>
        <w:right w:val="none" w:sz="0" w:space="0" w:color="auto"/>
      </w:divBdr>
    </w:div>
    <w:div w:id="1271667048">
      <w:marLeft w:val="640"/>
      <w:marRight w:val="0"/>
      <w:marTop w:val="0"/>
      <w:marBottom w:val="0"/>
      <w:divBdr>
        <w:top w:val="none" w:sz="0" w:space="0" w:color="auto"/>
        <w:left w:val="none" w:sz="0" w:space="0" w:color="auto"/>
        <w:bottom w:val="none" w:sz="0" w:space="0" w:color="auto"/>
        <w:right w:val="none" w:sz="0" w:space="0" w:color="auto"/>
      </w:divBdr>
    </w:div>
    <w:div w:id="1271861391">
      <w:marLeft w:val="480"/>
      <w:marRight w:val="0"/>
      <w:marTop w:val="0"/>
      <w:marBottom w:val="0"/>
      <w:divBdr>
        <w:top w:val="none" w:sz="0" w:space="0" w:color="auto"/>
        <w:left w:val="none" w:sz="0" w:space="0" w:color="auto"/>
        <w:bottom w:val="none" w:sz="0" w:space="0" w:color="auto"/>
        <w:right w:val="none" w:sz="0" w:space="0" w:color="auto"/>
      </w:divBdr>
    </w:div>
    <w:div w:id="1272204040">
      <w:marLeft w:val="640"/>
      <w:marRight w:val="0"/>
      <w:marTop w:val="0"/>
      <w:marBottom w:val="0"/>
      <w:divBdr>
        <w:top w:val="none" w:sz="0" w:space="0" w:color="auto"/>
        <w:left w:val="none" w:sz="0" w:space="0" w:color="auto"/>
        <w:bottom w:val="none" w:sz="0" w:space="0" w:color="auto"/>
        <w:right w:val="none" w:sz="0" w:space="0" w:color="auto"/>
      </w:divBdr>
    </w:div>
    <w:div w:id="1272590788">
      <w:marLeft w:val="640"/>
      <w:marRight w:val="0"/>
      <w:marTop w:val="0"/>
      <w:marBottom w:val="0"/>
      <w:divBdr>
        <w:top w:val="none" w:sz="0" w:space="0" w:color="auto"/>
        <w:left w:val="none" w:sz="0" w:space="0" w:color="auto"/>
        <w:bottom w:val="none" w:sz="0" w:space="0" w:color="auto"/>
        <w:right w:val="none" w:sz="0" w:space="0" w:color="auto"/>
      </w:divBdr>
    </w:div>
    <w:div w:id="1272593501">
      <w:marLeft w:val="480"/>
      <w:marRight w:val="0"/>
      <w:marTop w:val="0"/>
      <w:marBottom w:val="0"/>
      <w:divBdr>
        <w:top w:val="none" w:sz="0" w:space="0" w:color="auto"/>
        <w:left w:val="none" w:sz="0" w:space="0" w:color="auto"/>
        <w:bottom w:val="none" w:sz="0" w:space="0" w:color="auto"/>
        <w:right w:val="none" w:sz="0" w:space="0" w:color="auto"/>
      </w:divBdr>
    </w:div>
    <w:div w:id="1272710156">
      <w:marLeft w:val="640"/>
      <w:marRight w:val="0"/>
      <w:marTop w:val="0"/>
      <w:marBottom w:val="0"/>
      <w:divBdr>
        <w:top w:val="none" w:sz="0" w:space="0" w:color="auto"/>
        <w:left w:val="none" w:sz="0" w:space="0" w:color="auto"/>
        <w:bottom w:val="none" w:sz="0" w:space="0" w:color="auto"/>
        <w:right w:val="none" w:sz="0" w:space="0" w:color="auto"/>
      </w:divBdr>
    </w:div>
    <w:div w:id="1272712773">
      <w:marLeft w:val="640"/>
      <w:marRight w:val="0"/>
      <w:marTop w:val="0"/>
      <w:marBottom w:val="0"/>
      <w:divBdr>
        <w:top w:val="none" w:sz="0" w:space="0" w:color="auto"/>
        <w:left w:val="none" w:sz="0" w:space="0" w:color="auto"/>
        <w:bottom w:val="none" w:sz="0" w:space="0" w:color="auto"/>
        <w:right w:val="none" w:sz="0" w:space="0" w:color="auto"/>
      </w:divBdr>
    </w:div>
    <w:div w:id="1272782156">
      <w:marLeft w:val="640"/>
      <w:marRight w:val="0"/>
      <w:marTop w:val="0"/>
      <w:marBottom w:val="0"/>
      <w:divBdr>
        <w:top w:val="none" w:sz="0" w:space="0" w:color="auto"/>
        <w:left w:val="none" w:sz="0" w:space="0" w:color="auto"/>
        <w:bottom w:val="none" w:sz="0" w:space="0" w:color="auto"/>
        <w:right w:val="none" w:sz="0" w:space="0" w:color="auto"/>
      </w:divBdr>
    </w:div>
    <w:div w:id="1273047483">
      <w:marLeft w:val="640"/>
      <w:marRight w:val="0"/>
      <w:marTop w:val="0"/>
      <w:marBottom w:val="0"/>
      <w:divBdr>
        <w:top w:val="none" w:sz="0" w:space="0" w:color="auto"/>
        <w:left w:val="none" w:sz="0" w:space="0" w:color="auto"/>
        <w:bottom w:val="none" w:sz="0" w:space="0" w:color="auto"/>
        <w:right w:val="none" w:sz="0" w:space="0" w:color="auto"/>
      </w:divBdr>
    </w:div>
    <w:div w:id="1273440596">
      <w:marLeft w:val="640"/>
      <w:marRight w:val="0"/>
      <w:marTop w:val="0"/>
      <w:marBottom w:val="0"/>
      <w:divBdr>
        <w:top w:val="none" w:sz="0" w:space="0" w:color="auto"/>
        <w:left w:val="none" w:sz="0" w:space="0" w:color="auto"/>
        <w:bottom w:val="none" w:sz="0" w:space="0" w:color="auto"/>
        <w:right w:val="none" w:sz="0" w:space="0" w:color="auto"/>
      </w:divBdr>
    </w:div>
    <w:div w:id="1273589347">
      <w:marLeft w:val="640"/>
      <w:marRight w:val="0"/>
      <w:marTop w:val="0"/>
      <w:marBottom w:val="0"/>
      <w:divBdr>
        <w:top w:val="none" w:sz="0" w:space="0" w:color="auto"/>
        <w:left w:val="none" w:sz="0" w:space="0" w:color="auto"/>
        <w:bottom w:val="none" w:sz="0" w:space="0" w:color="auto"/>
        <w:right w:val="none" w:sz="0" w:space="0" w:color="auto"/>
      </w:divBdr>
    </w:div>
    <w:div w:id="1273979473">
      <w:marLeft w:val="640"/>
      <w:marRight w:val="0"/>
      <w:marTop w:val="0"/>
      <w:marBottom w:val="0"/>
      <w:divBdr>
        <w:top w:val="none" w:sz="0" w:space="0" w:color="auto"/>
        <w:left w:val="none" w:sz="0" w:space="0" w:color="auto"/>
        <w:bottom w:val="none" w:sz="0" w:space="0" w:color="auto"/>
        <w:right w:val="none" w:sz="0" w:space="0" w:color="auto"/>
      </w:divBdr>
    </w:div>
    <w:div w:id="1274358268">
      <w:marLeft w:val="640"/>
      <w:marRight w:val="0"/>
      <w:marTop w:val="0"/>
      <w:marBottom w:val="0"/>
      <w:divBdr>
        <w:top w:val="none" w:sz="0" w:space="0" w:color="auto"/>
        <w:left w:val="none" w:sz="0" w:space="0" w:color="auto"/>
        <w:bottom w:val="none" w:sz="0" w:space="0" w:color="auto"/>
        <w:right w:val="none" w:sz="0" w:space="0" w:color="auto"/>
      </w:divBdr>
    </w:div>
    <w:div w:id="1274440010">
      <w:marLeft w:val="640"/>
      <w:marRight w:val="0"/>
      <w:marTop w:val="0"/>
      <w:marBottom w:val="0"/>
      <w:divBdr>
        <w:top w:val="none" w:sz="0" w:space="0" w:color="auto"/>
        <w:left w:val="none" w:sz="0" w:space="0" w:color="auto"/>
        <w:bottom w:val="none" w:sz="0" w:space="0" w:color="auto"/>
        <w:right w:val="none" w:sz="0" w:space="0" w:color="auto"/>
      </w:divBdr>
    </w:div>
    <w:div w:id="1275748324">
      <w:marLeft w:val="640"/>
      <w:marRight w:val="0"/>
      <w:marTop w:val="0"/>
      <w:marBottom w:val="0"/>
      <w:divBdr>
        <w:top w:val="none" w:sz="0" w:space="0" w:color="auto"/>
        <w:left w:val="none" w:sz="0" w:space="0" w:color="auto"/>
        <w:bottom w:val="none" w:sz="0" w:space="0" w:color="auto"/>
        <w:right w:val="none" w:sz="0" w:space="0" w:color="auto"/>
      </w:divBdr>
    </w:div>
    <w:div w:id="1275819861">
      <w:marLeft w:val="640"/>
      <w:marRight w:val="0"/>
      <w:marTop w:val="0"/>
      <w:marBottom w:val="0"/>
      <w:divBdr>
        <w:top w:val="none" w:sz="0" w:space="0" w:color="auto"/>
        <w:left w:val="none" w:sz="0" w:space="0" w:color="auto"/>
        <w:bottom w:val="none" w:sz="0" w:space="0" w:color="auto"/>
        <w:right w:val="none" w:sz="0" w:space="0" w:color="auto"/>
      </w:divBdr>
    </w:div>
    <w:div w:id="1276400094">
      <w:marLeft w:val="640"/>
      <w:marRight w:val="0"/>
      <w:marTop w:val="0"/>
      <w:marBottom w:val="0"/>
      <w:divBdr>
        <w:top w:val="none" w:sz="0" w:space="0" w:color="auto"/>
        <w:left w:val="none" w:sz="0" w:space="0" w:color="auto"/>
        <w:bottom w:val="none" w:sz="0" w:space="0" w:color="auto"/>
        <w:right w:val="none" w:sz="0" w:space="0" w:color="auto"/>
      </w:divBdr>
    </w:div>
    <w:div w:id="1276449996">
      <w:marLeft w:val="640"/>
      <w:marRight w:val="0"/>
      <w:marTop w:val="0"/>
      <w:marBottom w:val="0"/>
      <w:divBdr>
        <w:top w:val="none" w:sz="0" w:space="0" w:color="auto"/>
        <w:left w:val="none" w:sz="0" w:space="0" w:color="auto"/>
        <w:bottom w:val="none" w:sz="0" w:space="0" w:color="auto"/>
        <w:right w:val="none" w:sz="0" w:space="0" w:color="auto"/>
      </w:divBdr>
    </w:div>
    <w:div w:id="1276517733">
      <w:bodyDiv w:val="1"/>
      <w:marLeft w:val="0"/>
      <w:marRight w:val="0"/>
      <w:marTop w:val="0"/>
      <w:marBottom w:val="0"/>
      <w:divBdr>
        <w:top w:val="none" w:sz="0" w:space="0" w:color="auto"/>
        <w:left w:val="none" w:sz="0" w:space="0" w:color="auto"/>
        <w:bottom w:val="none" w:sz="0" w:space="0" w:color="auto"/>
        <w:right w:val="none" w:sz="0" w:space="0" w:color="auto"/>
      </w:divBdr>
    </w:div>
    <w:div w:id="1276524015">
      <w:marLeft w:val="640"/>
      <w:marRight w:val="0"/>
      <w:marTop w:val="0"/>
      <w:marBottom w:val="0"/>
      <w:divBdr>
        <w:top w:val="none" w:sz="0" w:space="0" w:color="auto"/>
        <w:left w:val="none" w:sz="0" w:space="0" w:color="auto"/>
        <w:bottom w:val="none" w:sz="0" w:space="0" w:color="auto"/>
        <w:right w:val="none" w:sz="0" w:space="0" w:color="auto"/>
      </w:divBdr>
    </w:div>
    <w:div w:id="1277253492">
      <w:marLeft w:val="640"/>
      <w:marRight w:val="0"/>
      <w:marTop w:val="0"/>
      <w:marBottom w:val="0"/>
      <w:divBdr>
        <w:top w:val="none" w:sz="0" w:space="0" w:color="auto"/>
        <w:left w:val="none" w:sz="0" w:space="0" w:color="auto"/>
        <w:bottom w:val="none" w:sz="0" w:space="0" w:color="auto"/>
        <w:right w:val="none" w:sz="0" w:space="0" w:color="auto"/>
      </w:divBdr>
    </w:div>
    <w:div w:id="1278026274">
      <w:marLeft w:val="640"/>
      <w:marRight w:val="0"/>
      <w:marTop w:val="0"/>
      <w:marBottom w:val="0"/>
      <w:divBdr>
        <w:top w:val="none" w:sz="0" w:space="0" w:color="auto"/>
        <w:left w:val="none" w:sz="0" w:space="0" w:color="auto"/>
        <w:bottom w:val="none" w:sz="0" w:space="0" w:color="auto"/>
        <w:right w:val="none" w:sz="0" w:space="0" w:color="auto"/>
      </w:divBdr>
    </w:div>
    <w:div w:id="1278366888">
      <w:bodyDiv w:val="1"/>
      <w:marLeft w:val="0"/>
      <w:marRight w:val="0"/>
      <w:marTop w:val="0"/>
      <w:marBottom w:val="0"/>
      <w:divBdr>
        <w:top w:val="none" w:sz="0" w:space="0" w:color="auto"/>
        <w:left w:val="none" w:sz="0" w:space="0" w:color="auto"/>
        <w:bottom w:val="none" w:sz="0" w:space="0" w:color="auto"/>
        <w:right w:val="none" w:sz="0" w:space="0" w:color="auto"/>
      </w:divBdr>
    </w:div>
    <w:div w:id="1278368561">
      <w:bodyDiv w:val="1"/>
      <w:marLeft w:val="0"/>
      <w:marRight w:val="0"/>
      <w:marTop w:val="0"/>
      <w:marBottom w:val="0"/>
      <w:divBdr>
        <w:top w:val="none" w:sz="0" w:space="0" w:color="auto"/>
        <w:left w:val="none" w:sz="0" w:space="0" w:color="auto"/>
        <w:bottom w:val="none" w:sz="0" w:space="0" w:color="auto"/>
        <w:right w:val="none" w:sz="0" w:space="0" w:color="auto"/>
      </w:divBdr>
    </w:div>
    <w:div w:id="1279215008">
      <w:marLeft w:val="640"/>
      <w:marRight w:val="0"/>
      <w:marTop w:val="0"/>
      <w:marBottom w:val="0"/>
      <w:divBdr>
        <w:top w:val="none" w:sz="0" w:space="0" w:color="auto"/>
        <w:left w:val="none" w:sz="0" w:space="0" w:color="auto"/>
        <w:bottom w:val="none" w:sz="0" w:space="0" w:color="auto"/>
        <w:right w:val="none" w:sz="0" w:space="0" w:color="auto"/>
      </w:divBdr>
    </w:div>
    <w:div w:id="1280600340">
      <w:marLeft w:val="640"/>
      <w:marRight w:val="0"/>
      <w:marTop w:val="0"/>
      <w:marBottom w:val="0"/>
      <w:divBdr>
        <w:top w:val="none" w:sz="0" w:space="0" w:color="auto"/>
        <w:left w:val="none" w:sz="0" w:space="0" w:color="auto"/>
        <w:bottom w:val="none" w:sz="0" w:space="0" w:color="auto"/>
        <w:right w:val="none" w:sz="0" w:space="0" w:color="auto"/>
      </w:divBdr>
    </w:div>
    <w:div w:id="1280913709">
      <w:marLeft w:val="640"/>
      <w:marRight w:val="0"/>
      <w:marTop w:val="0"/>
      <w:marBottom w:val="0"/>
      <w:divBdr>
        <w:top w:val="none" w:sz="0" w:space="0" w:color="auto"/>
        <w:left w:val="none" w:sz="0" w:space="0" w:color="auto"/>
        <w:bottom w:val="none" w:sz="0" w:space="0" w:color="auto"/>
        <w:right w:val="none" w:sz="0" w:space="0" w:color="auto"/>
      </w:divBdr>
    </w:div>
    <w:div w:id="1280987581">
      <w:bodyDiv w:val="1"/>
      <w:marLeft w:val="0"/>
      <w:marRight w:val="0"/>
      <w:marTop w:val="0"/>
      <w:marBottom w:val="0"/>
      <w:divBdr>
        <w:top w:val="none" w:sz="0" w:space="0" w:color="auto"/>
        <w:left w:val="none" w:sz="0" w:space="0" w:color="auto"/>
        <w:bottom w:val="none" w:sz="0" w:space="0" w:color="auto"/>
        <w:right w:val="none" w:sz="0" w:space="0" w:color="auto"/>
      </w:divBdr>
    </w:div>
    <w:div w:id="1281297826">
      <w:bodyDiv w:val="1"/>
      <w:marLeft w:val="0"/>
      <w:marRight w:val="0"/>
      <w:marTop w:val="0"/>
      <w:marBottom w:val="0"/>
      <w:divBdr>
        <w:top w:val="none" w:sz="0" w:space="0" w:color="auto"/>
        <w:left w:val="none" w:sz="0" w:space="0" w:color="auto"/>
        <w:bottom w:val="none" w:sz="0" w:space="0" w:color="auto"/>
        <w:right w:val="none" w:sz="0" w:space="0" w:color="auto"/>
      </w:divBdr>
    </w:div>
    <w:div w:id="1281379748">
      <w:bodyDiv w:val="1"/>
      <w:marLeft w:val="0"/>
      <w:marRight w:val="0"/>
      <w:marTop w:val="0"/>
      <w:marBottom w:val="0"/>
      <w:divBdr>
        <w:top w:val="none" w:sz="0" w:space="0" w:color="auto"/>
        <w:left w:val="none" w:sz="0" w:space="0" w:color="auto"/>
        <w:bottom w:val="none" w:sz="0" w:space="0" w:color="auto"/>
        <w:right w:val="none" w:sz="0" w:space="0" w:color="auto"/>
      </w:divBdr>
    </w:div>
    <w:div w:id="1281566323">
      <w:marLeft w:val="640"/>
      <w:marRight w:val="0"/>
      <w:marTop w:val="0"/>
      <w:marBottom w:val="0"/>
      <w:divBdr>
        <w:top w:val="none" w:sz="0" w:space="0" w:color="auto"/>
        <w:left w:val="none" w:sz="0" w:space="0" w:color="auto"/>
        <w:bottom w:val="none" w:sz="0" w:space="0" w:color="auto"/>
        <w:right w:val="none" w:sz="0" w:space="0" w:color="auto"/>
      </w:divBdr>
    </w:div>
    <w:div w:id="1281761772">
      <w:bodyDiv w:val="1"/>
      <w:marLeft w:val="0"/>
      <w:marRight w:val="0"/>
      <w:marTop w:val="0"/>
      <w:marBottom w:val="0"/>
      <w:divBdr>
        <w:top w:val="none" w:sz="0" w:space="0" w:color="auto"/>
        <w:left w:val="none" w:sz="0" w:space="0" w:color="auto"/>
        <w:bottom w:val="none" w:sz="0" w:space="0" w:color="auto"/>
        <w:right w:val="none" w:sz="0" w:space="0" w:color="auto"/>
      </w:divBdr>
    </w:div>
    <w:div w:id="1282150399">
      <w:marLeft w:val="640"/>
      <w:marRight w:val="0"/>
      <w:marTop w:val="0"/>
      <w:marBottom w:val="0"/>
      <w:divBdr>
        <w:top w:val="none" w:sz="0" w:space="0" w:color="auto"/>
        <w:left w:val="none" w:sz="0" w:space="0" w:color="auto"/>
        <w:bottom w:val="none" w:sz="0" w:space="0" w:color="auto"/>
        <w:right w:val="none" w:sz="0" w:space="0" w:color="auto"/>
      </w:divBdr>
    </w:div>
    <w:div w:id="1282152584">
      <w:marLeft w:val="640"/>
      <w:marRight w:val="0"/>
      <w:marTop w:val="0"/>
      <w:marBottom w:val="0"/>
      <w:divBdr>
        <w:top w:val="none" w:sz="0" w:space="0" w:color="auto"/>
        <w:left w:val="none" w:sz="0" w:space="0" w:color="auto"/>
        <w:bottom w:val="none" w:sz="0" w:space="0" w:color="auto"/>
        <w:right w:val="none" w:sz="0" w:space="0" w:color="auto"/>
      </w:divBdr>
    </w:div>
    <w:div w:id="1282301140">
      <w:marLeft w:val="640"/>
      <w:marRight w:val="0"/>
      <w:marTop w:val="0"/>
      <w:marBottom w:val="0"/>
      <w:divBdr>
        <w:top w:val="none" w:sz="0" w:space="0" w:color="auto"/>
        <w:left w:val="none" w:sz="0" w:space="0" w:color="auto"/>
        <w:bottom w:val="none" w:sz="0" w:space="0" w:color="auto"/>
        <w:right w:val="none" w:sz="0" w:space="0" w:color="auto"/>
      </w:divBdr>
    </w:div>
    <w:div w:id="1282568742">
      <w:marLeft w:val="640"/>
      <w:marRight w:val="0"/>
      <w:marTop w:val="0"/>
      <w:marBottom w:val="0"/>
      <w:divBdr>
        <w:top w:val="none" w:sz="0" w:space="0" w:color="auto"/>
        <w:left w:val="none" w:sz="0" w:space="0" w:color="auto"/>
        <w:bottom w:val="none" w:sz="0" w:space="0" w:color="auto"/>
        <w:right w:val="none" w:sz="0" w:space="0" w:color="auto"/>
      </w:divBdr>
    </w:div>
    <w:div w:id="1283226397">
      <w:marLeft w:val="640"/>
      <w:marRight w:val="0"/>
      <w:marTop w:val="0"/>
      <w:marBottom w:val="0"/>
      <w:divBdr>
        <w:top w:val="none" w:sz="0" w:space="0" w:color="auto"/>
        <w:left w:val="none" w:sz="0" w:space="0" w:color="auto"/>
        <w:bottom w:val="none" w:sz="0" w:space="0" w:color="auto"/>
        <w:right w:val="none" w:sz="0" w:space="0" w:color="auto"/>
      </w:divBdr>
    </w:div>
    <w:div w:id="1283264563">
      <w:marLeft w:val="640"/>
      <w:marRight w:val="0"/>
      <w:marTop w:val="0"/>
      <w:marBottom w:val="0"/>
      <w:divBdr>
        <w:top w:val="none" w:sz="0" w:space="0" w:color="auto"/>
        <w:left w:val="none" w:sz="0" w:space="0" w:color="auto"/>
        <w:bottom w:val="none" w:sz="0" w:space="0" w:color="auto"/>
        <w:right w:val="none" w:sz="0" w:space="0" w:color="auto"/>
      </w:divBdr>
    </w:div>
    <w:div w:id="1283460494">
      <w:marLeft w:val="640"/>
      <w:marRight w:val="0"/>
      <w:marTop w:val="0"/>
      <w:marBottom w:val="0"/>
      <w:divBdr>
        <w:top w:val="none" w:sz="0" w:space="0" w:color="auto"/>
        <w:left w:val="none" w:sz="0" w:space="0" w:color="auto"/>
        <w:bottom w:val="none" w:sz="0" w:space="0" w:color="auto"/>
        <w:right w:val="none" w:sz="0" w:space="0" w:color="auto"/>
      </w:divBdr>
    </w:div>
    <w:div w:id="1284725241">
      <w:marLeft w:val="640"/>
      <w:marRight w:val="0"/>
      <w:marTop w:val="0"/>
      <w:marBottom w:val="0"/>
      <w:divBdr>
        <w:top w:val="none" w:sz="0" w:space="0" w:color="auto"/>
        <w:left w:val="none" w:sz="0" w:space="0" w:color="auto"/>
        <w:bottom w:val="none" w:sz="0" w:space="0" w:color="auto"/>
        <w:right w:val="none" w:sz="0" w:space="0" w:color="auto"/>
      </w:divBdr>
    </w:div>
    <w:div w:id="1285116790">
      <w:marLeft w:val="640"/>
      <w:marRight w:val="0"/>
      <w:marTop w:val="0"/>
      <w:marBottom w:val="0"/>
      <w:divBdr>
        <w:top w:val="none" w:sz="0" w:space="0" w:color="auto"/>
        <w:left w:val="none" w:sz="0" w:space="0" w:color="auto"/>
        <w:bottom w:val="none" w:sz="0" w:space="0" w:color="auto"/>
        <w:right w:val="none" w:sz="0" w:space="0" w:color="auto"/>
      </w:divBdr>
    </w:div>
    <w:div w:id="1285383010">
      <w:bodyDiv w:val="1"/>
      <w:marLeft w:val="0"/>
      <w:marRight w:val="0"/>
      <w:marTop w:val="0"/>
      <w:marBottom w:val="0"/>
      <w:divBdr>
        <w:top w:val="none" w:sz="0" w:space="0" w:color="auto"/>
        <w:left w:val="none" w:sz="0" w:space="0" w:color="auto"/>
        <w:bottom w:val="none" w:sz="0" w:space="0" w:color="auto"/>
        <w:right w:val="none" w:sz="0" w:space="0" w:color="auto"/>
      </w:divBdr>
      <w:divsChild>
        <w:div w:id="55858236">
          <w:marLeft w:val="480"/>
          <w:marRight w:val="0"/>
          <w:marTop w:val="0"/>
          <w:marBottom w:val="0"/>
          <w:divBdr>
            <w:top w:val="none" w:sz="0" w:space="0" w:color="auto"/>
            <w:left w:val="none" w:sz="0" w:space="0" w:color="auto"/>
            <w:bottom w:val="none" w:sz="0" w:space="0" w:color="auto"/>
            <w:right w:val="none" w:sz="0" w:space="0" w:color="auto"/>
          </w:divBdr>
        </w:div>
        <w:div w:id="73555852">
          <w:marLeft w:val="480"/>
          <w:marRight w:val="0"/>
          <w:marTop w:val="0"/>
          <w:marBottom w:val="0"/>
          <w:divBdr>
            <w:top w:val="none" w:sz="0" w:space="0" w:color="auto"/>
            <w:left w:val="none" w:sz="0" w:space="0" w:color="auto"/>
            <w:bottom w:val="none" w:sz="0" w:space="0" w:color="auto"/>
            <w:right w:val="none" w:sz="0" w:space="0" w:color="auto"/>
          </w:divBdr>
        </w:div>
        <w:div w:id="76368809">
          <w:marLeft w:val="480"/>
          <w:marRight w:val="0"/>
          <w:marTop w:val="0"/>
          <w:marBottom w:val="0"/>
          <w:divBdr>
            <w:top w:val="none" w:sz="0" w:space="0" w:color="auto"/>
            <w:left w:val="none" w:sz="0" w:space="0" w:color="auto"/>
            <w:bottom w:val="none" w:sz="0" w:space="0" w:color="auto"/>
            <w:right w:val="none" w:sz="0" w:space="0" w:color="auto"/>
          </w:divBdr>
        </w:div>
        <w:div w:id="157425403">
          <w:marLeft w:val="480"/>
          <w:marRight w:val="0"/>
          <w:marTop w:val="0"/>
          <w:marBottom w:val="0"/>
          <w:divBdr>
            <w:top w:val="none" w:sz="0" w:space="0" w:color="auto"/>
            <w:left w:val="none" w:sz="0" w:space="0" w:color="auto"/>
            <w:bottom w:val="none" w:sz="0" w:space="0" w:color="auto"/>
            <w:right w:val="none" w:sz="0" w:space="0" w:color="auto"/>
          </w:divBdr>
        </w:div>
        <w:div w:id="169372760">
          <w:marLeft w:val="480"/>
          <w:marRight w:val="0"/>
          <w:marTop w:val="0"/>
          <w:marBottom w:val="0"/>
          <w:divBdr>
            <w:top w:val="none" w:sz="0" w:space="0" w:color="auto"/>
            <w:left w:val="none" w:sz="0" w:space="0" w:color="auto"/>
            <w:bottom w:val="none" w:sz="0" w:space="0" w:color="auto"/>
            <w:right w:val="none" w:sz="0" w:space="0" w:color="auto"/>
          </w:divBdr>
        </w:div>
        <w:div w:id="286082237">
          <w:marLeft w:val="480"/>
          <w:marRight w:val="0"/>
          <w:marTop w:val="0"/>
          <w:marBottom w:val="0"/>
          <w:divBdr>
            <w:top w:val="none" w:sz="0" w:space="0" w:color="auto"/>
            <w:left w:val="none" w:sz="0" w:space="0" w:color="auto"/>
            <w:bottom w:val="none" w:sz="0" w:space="0" w:color="auto"/>
            <w:right w:val="none" w:sz="0" w:space="0" w:color="auto"/>
          </w:divBdr>
        </w:div>
        <w:div w:id="287467028">
          <w:marLeft w:val="480"/>
          <w:marRight w:val="0"/>
          <w:marTop w:val="0"/>
          <w:marBottom w:val="0"/>
          <w:divBdr>
            <w:top w:val="none" w:sz="0" w:space="0" w:color="auto"/>
            <w:left w:val="none" w:sz="0" w:space="0" w:color="auto"/>
            <w:bottom w:val="none" w:sz="0" w:space="0" w:color="auto"/>
            <w:right w:val="none" w:sz="0" w:space="0" w:color="auto"/>
          </w:divBdr>
        </w:div>
        <w:div w:id="318505949">
          <w:marLeft w:val="480"/>
          <w:marRight w:val="0"/>
          <w:marTop w:val="0"/>
          <w:marBottom w:val="0"/>
          <w:divBdr>
            <w:top w:val="none" w:sz="0" w:space="0" w:color="auto"/>
            <w:left w:val="none" w:sz="0" w:space="0" w:color="auto"/>
            <w:bottom w:val="none" w:sz="0" w:space="0" w:color="auto"/>
            <w:right w:val="none" w:sz="0" w:space="0" w:color="auto"/>
          </w:divBdr>
        </w:div>
        <w:div w:id="330720711">
          <w:marLeft w:val="480"/>
          <w:marRight w:val="0"/>
          <w:marTop w:val="0"/>
          <w:marBottom w:val="0"/>
          <w:divBdr>
            <w:top w:val="none" w:sz="0" w:space="0" w:color="auto"/>
            <w:left w:val="none" w:sz="0" w:space="0" w:color="auto"/>
            <w:bottom w:val="none" w:sz="0" w:space="0" w:color="auto"/>
            <w:right w:val="none" w:sz="0" w:space="0" w:color="auto"/>
          </w:divBdr>
        </w:div>
        <w:div w:id="346449882">
          <w:marLeft w:val="480"/>
          <w:marRight w:val="0"/>
          <w:marTop w:val="0"/>
          <w:marBottom w:val="0"/>
          <w:divBdr>
            <w:top w:val="none" w:sz="0" w:space="0" w:color="auto"/>
            <w:left w:val="none" w:sz="0" w:space="0" w:color="auto"/>
            <w:bottom w:val="none" w:sz="0" w:space="0" w:color="auto"/>
            <w:right w:val="none" w:sz="0" w:space="0" w:color="auto"/>
          </w:divBdr>
        </w:div>
        <w:div w:id="422337270">
          <w:marLeft w:val="480"/>
          <w:marRight w:val="0"/>
          <w:marTop w:val="0"/>
          <w:marBottom w:val="0"/>
          <w:divBdr>
            <w:top w:val="none" w:sz="0" w:space="0" w:color="auto"/>
            <w:left w:val="none" w:sz="0" w:space="0" w:color="auto"/>
            <w:bottom w:val="none" w:sz="0" w:space="0" w:color="auto"/>
            <w:right w:val="none" w:sz="0" w:space="0" w:color="auto"/>
          </w:divBdr>
        </w:div>
        <w:div w:id="423264187">
          <w:marLeft w:val="480"/>
          <w:marRight w:val="0"/>
          <w:marTop w:val="0"/>
          <w:marBottom w:val="0"/>
          <w:divBdr>
            <w:top w:val="none" w:sz="0" w:space="0" w:color="auto"/>
            <w:left w:val="none" w:sz="0" w:space="0" w:color="auto"/>
            <w:bottom w:val="none" w:sz="0" w:space="0" w:color="auto"/>
            <w:right w:val="none" w:sz="0" w:space="0" w:color="auto"/>
          </w:divBdr>
        </w:div>
        <w:div w:id="438916145">
          <w:marLeft w:val="480"/>
          <w:marRight w:val="0"/>
          <w:marTop w:val="0"/>
          <w:marBottom w:val="0"/>
          <w:divBdr>
            <w:top w:val="none" w:sz="0" w:space="0" w:color="auto"/>
            <w:left w:val="none" w:sz="0" w:space="0" w:color="auto"/>
            <w:bottom w:val="none" w:sz="0" w:space="0" w:color="auto"/>
            <w:right w:val="none" w:sz="0" w:space="0" w:color="auto"/>
          </w:divBdr>
        </w:div>
        <w:div w:id="472646156">
          <w:marLeft w:val="480"/>
          <w:marRight w:val="0"/>
          <w:marTop w:val="0"/>
          <w:marBottom w:val="0"/>
          <w:divBdr>
            <w:top w:val="none" w:sz="0" w:space="0" w:color="auto"/>
            <w:left w:val="none" w:sz="0" w:space="0" w:color="auto"/>
            <w:bottom w:val="none" w:sz="0" w:space="0" w:color="auto"/>
            <w:right w:val="none" w:sz="0" w:space="0" w:color="auto"/>
          </w:divBdr>
        </w:div>
        <w:div w:id="474564698">
          <w:marLeft w:val="480"/>
          <w:marRight w:val="0"/>
          <w:marTop w:val="0"/>
          <w:marBottom w:val="0"/>
          <w:divBdr>
            <w:top w:val="none" w:sz="0" w:space="0" w:color="auto"/>
            <w:left w:val="none" w:sz="0" w:space="0" w:color="auto"/>
            <w:bottom w:val="none" w:sz="0" w:space="0" w:color="auto"/>
            <w:right w:val="none" w:sz="0" w:space="0" w:color="auto"/>
          </w:divBdr>
        </w:div>
        <w:div w:id="490366036">
          <w:marLeft w:val="480"/>
          <w:marRight w:val="0"/>
          <w:marTop w:val="0"/>
          <w:marBottom w:val="0"/>
          <w:divBdr>
            <w:top w:val="none" w:sz="0" w:space="0" w:color="auto"/>
            <w:left w:val="none" w:sz="0" w:space="0" w:color="auto"/>
            <w:bottom w:val="none" w:sz="0" w:space="0" w:color="auto"/>
            <w:right w:val="none" w:sz="0" w:space="0" w:color="auto"/>
          </w:divBdr>
        </w:div>
        <w:div w:id="551768426">
          <w:marLeft w:val="480"/>
          <w:marRight w:val="0"/>
          <w:marTop w:val="0"/>
          <w:marBottom w:val="0"/>
          <w:divBdr>
            <w:top w:val="none" w:sz="0" w:space="0" w:color="auto"/>
            <w:left w:val="none" w:sz="0" w:space="0" w:color="auto"/>
            <w:bottom w:val="none" w:sz="0" w:space="0" w:color="auto"/>
            <w:right w:val="none" w:sz="0" w:space="0" w:color="auto"/>
          </w:divBdr>
        </w:div>
        <w:div w:id="555119907">
          <w:marLeft w:val="480"/>
          <w:marRight w:val="0"/>
          <w:marTop w:val="0"/>
          <w:marBottom w:val="0"/>
          <w:divBdr>
            <w:top w:val="none" w:sz="0" w:space="0" w:color="auto"/>
            <w:left w:val="none" w:sz="0" w:space="0" w:color="auto"/>
            <w:bottom w:val="none" w:sz="0" w:space="0" w:color="auto"/>
            <w:right w:val="none" w:sz="0" w:space="0" w:color="auto"/>
          </w:divBdr>
        </w:div>
        <w:div w:id="598297719">
          <w:marLeft w:val="480"/>
          <w:marRight w:val="0"/>
          <w:marTop w:val="0"/>
          <w:marBottom w:val="0"/>
          <w:divBdr>
            <w:top w:val="none" w:sz="0" w:space="0" w:color="auto"/>
            <w:left w:val="none" w:sz="0" w:space="0" w:color="auto"/>
            <w:bottom w:val="none" w:sz="0" w:space="0" w:color="auto"/>
            <w:right w:val="none" w:sz="0" w:space="0" w:color="auto"/>
          </w:divBdr>
        </w:div>
        <w:div w:id="654334666">
          <w:marLeft w:val="480"/>
          <w:marRight w:val="0"/>
          <w:marTop w:val="0"/>
          <w:marBottom w:val="0"/>
          <w:divBdr>
            <w:top w:val="none" w:sz="0" w:space="0" w:color="auto"/>
            <w:left w:val="none" w:sz="0" w:space="0" w:color="auto"/>
            <w:bottom w:val="none" w:sz="0" w:space="0" w:color="auto"/>
            <w:right w:val="none" w:sz="0" w:space="0" w:color="auto"/>
          </w:divBdr>
        </w:div>
        <w:div w:id="692150997">
          <w:marLeft w:val="480"/>
          <w:marRight w:val="0"/>
          <w:marTop w:val="0"/>
          <w:marBottom w:val="0"/>
          <w:divBdr>
            <w:top w:val="none" w:sz="0" w:space="0" w:color="auto"/>
            <w:left w:val="none" w:sz="0" w:space="0" w:color="auto"/>
            <w:bottom w:val="none" w:sz="0" w:space="0" w:color="auto"/>
            <w:right w:val="none" w:sz="0" w:space="0" w:color="auto"/>
          </w:divBdr>
        </w:div>
        <w:div w:id="746994097">
          <w:marLeft w:val="480"/>
          <w:marRight w:val="0"/>
          <w:marTop w:val="0"/>
          <w:marBottom w:val="0"/>
          <w:divBdr>
            <w:top w:val="none" w:sz="0" w:space="0" w:color="auto"/>
            <w:left w:val="none" w:sz="0" w:space="0" w:color="auto"/>
            <w:bottom w:val="none" w:sz="0" w:space="0" w:color="auto"/>
            <w:right w:val="none" w:sz="0" w:space="0" w:color="auto"/>
          </w:divBdr>
        </w:div>
        <w:div w:id="748697424">
          <w:marLeft w:val="480"/>
          <w:marRight w:val="0"/>
          <w:marTop w:val="0"/>
          <w:marBottom w:val="0"/>
          <w:divBdr>
            <w:top w:val="none" w:sz="0" w:space="0" w:color="auto"/>
            <w:left w:val="none" w:sz="0" w:space="0" w:color="auto"/>
            <w:bottom w:val="none" w:sz="0" w:space="0" w:color="auto"/>
            <w:right w:val="none" w:sz="0" w:space="0" w:color="auto"/>
          </w:divBdr>
        </w:div>
        <w:div w:id="767777551">
          <w:marLeft w:val="480"/>
          <w:marRight w:val="0"/>
          <w:marTop w:val="0"/>
          <w:marBottom w:val="0"/>
          <w:divBdr>
            <w:top w:val="none" w:sz="0" w:space="0" w:color="auto"/>
            <w:left w:val="none" w:sz="0" w:space="0" w:color="auto"/>
            <w:bottom w:val="none" w:sz="0" w:space="0" w:color="auto"/>
            <w:right w:val="none" w:sz="0" w:space="0" w:color="auto"/>
          </w:divBdr>
        </w:div>
        <w:div w:id="803699652">
          <w:marLeft w:val="480"/>
          <w:marRight w:val="0"/>
          <w:marTop w:val="0"/>
          <w:marBottom w:val="0"/>
          <w:divBdr>
            <w:top w:val="none" w:sz="0" w:space="0" w:color="auto"/>
            <w:left w:val="none" w:sz="0" w:space="0" w:color="auto"/>
            <w:bottom w:val="none" w:sz="0" w:space="0" w:color="auto"/>
            <w:right w:val="none" w:sz="0" w:space="0" w:color="auto"/>
          </w:divBdr>
        </w:div>
        <w:div w:id="851989652">
          <w:marLeft w:val="480"/>
          <w:marRight w:val="0"/>
          <w:marTop w:val="0"/>
          <w:marBottom w:val="0"/>
          <w:divBdr>
            <w:top w:val="none" w:sz="0" w:space="0" w:color="auto"/>
            <w:left w:val="none" w:sz="0" w:space="0" w:color="auto"/>
            <w:bottom w:val="none" w:sz="0" w:space="0" w:color="auto"/>
            <w:right w:val="none" w:sz="0" w:space="0" w:color="auto"/>
          </w:divBdr>
        </w:div>
        <w:div w:id="856892185">
          <w:marLeft w:val="480"/>
          <w:marRight w:val="0"/>
          <w:marTop w:val="0"/>
          <w:marBottom w:val="0"/>
          <w:divBdr>
            <w:top w:val="none" w:sz="0" w:space="0" w:color="auto"/>
            <w:left w:val="none" w:sz="0" w:space="0" w:color="auto"/>
            <w:bottom w:val="none" w:sz="0" w:space="0" w:color="auto"/>
            <w:right w:val="none" w:sz="0" w:space="0" w:color="auto"/>
          </w:divBdr>
        </w:div>
        <w:div w:id="894660432">
          <w:marLeft w:val="480"/>
          <w:marRight w:val="0"/>
          <w:marTop w:val="0"/>
          <w:marBottom w:val="0"/>
          <w:divBdr>
            <w:top w:val="none" w:sz="0" w:space="0" w:color="auto"/>
            <w:left w:val="none" w:sz="0" w:space="0" w:color="auto"/>
            <w:bottom w:val="none" w:sz="0" w:space="0" w:color="auto"/>
            <w:right w:val="none" w:sz="0" w:space="0" w:color="auto"/>
          </w:divBdr>
        </w:div>
        <w:div w:id="903687926">
          <w:marLeft w:val="480"/>
          <w:marRight w:val="0"/>
          <w:marTop w:val="0"/>
          <w:marBottom w:val="0"/>
          <w:divBdr>
            <w:top w:val="none" w:sz="0" w:space="0" w:color="auto"/>
            <w:left w:val="none" w:sz="0" w:space="0" w:color="auto"/>
            <w:bottom w:val="none" w:sz="0" w:space="0" w:color="auto"/>
            <w:right w:val="none" w:sz="0" w:space="0" w:color="auto"/>
          </w:divBdr>
        </w:div>
        <w:div w:id="970984770">
          <w:marLeft w:val="480"/>
          <w:marRight w:val="0"/>
          <w:marTop w:val="0"/>
          <w:marBottom w:val="0"/>
          <w:divBdr>
            <w:top w:val="none" w:sz="0" w:space="0" w:color="auto"/>
            <w:left w:val="none" w:sz="0" w:space="0" w:color="auto"/>
            <w:bottom w:val="none" w:sz="0" w:space="0" w:color="auto"/>
            <w:right w:val="none" w:sz="0" w:space="0" w:color="auto"/>
          </w:divBdr>
        </w:div>
        <w:div w:id="993489088">
          <w:marLeft w:val="480"/>
          <w:marRight w:val="0"/>
          <w:marTop w:val="0"/>
          <w:marBottom w:val="0"/>
          <w:divBdr>
            <w:top w:val="none" w:sz="0" w:space="0" w:color="auto"/>
            <w:left w:val="none" w:sz="0" w:space="0" w:color="auto"/>
            <w:bottom w:val="none" w:sz="0" w:space="0" w:color="auto"/>
            <w:right w:val="none" w:sz="0" w:space="0" w:color="auto"/>
          </w:divBdr>
        </w:div>
        <w:div w:id="1011492575">
          <w:marLeft w:val="480"/>
          <w:marRight w:val="0"/>
          <w:marTop w:val="0"/>
          <w:marBottom w:val="0"/>
          <w:divBdr>
            <w:top w:val="none" w:sz="0" w:space="0" w:color="auto"/>
            <w:left w:val="none" w:sz="0" w:space="0" w:color="auto"/>
            <w:bottom w:val="none" w:sz="0" w:space="0" w:color="auto"/>
            <w:right w:val="none" w:sz="0" w:space="0" w:color="auto"/>
          </w:divBdr>
        </w:div>
        <w:div w:id="1011681194">
          <w:marLeft w:val="480"/>
          <w:marRight w:val="0"/>
          <w:marTop w:val="0"/>
          <w:marBottom w:val="0"/>
          <w:divBdr>
            <w:top w:val="none" w:sz="0" w:space="0" w:color="auto"/>
            <w:left w:val="none" w:sz="0" w:space="0" w:color="auto"/>
            <w:bottom w:val="none" w:sz="0" w:space="0" w:color="auto"/>
            <w:right w:val="none" w:sz="0" w:space="0" w:color="auto"/>
          </w:divBdr>
        </w:div>
        <w:div w:id="1024668469">
          <w:marLeft w:val="480"/>
          <w:marRight w:val="0"/>
          <w:marTop w:val="0"/>
          <w:marBottom w:val="0"/>
          <w:divBdr>
            <w:top w:val="none" w:sz="0" w:space="0" w:color="auto"/>
            <w:left w:val="none" w:sz="0" w:space="0" w:color="auto"/>
            <w:bottom w:val="none" w:sz="0" w:space="0" w:color="auto"/>
            <w:right w:val="none" w:sz="0" w:space="0" w:color="auto"/>
          </w:divBdr>
        </w:div>
        <w:div w:id="1027293176">
          <w:marLeft w:val="480"/>
          <w:marRight w:val="0"/>
          <w:marTop w:val="0"/>
          <w:marBottom w:val="0"/>
          <w:divBdr>
            <w:top w:val="none" w:sz="0" w:space="0" w:color="auto"/>
            <w:left w:val="none" w:sz="0" w:space="0" w:color="auto"/>
            <w:bottom w:val="none" w:sz="0" w:space="0" w:color="auto"/>
            <w:right w:val="none" w:sz="0" w:space="0" w:color="auto"/>
          </w:divBdr>
        </w:div>
        <w:div w:id="1047988831">
          <w:marLeft w:val="480"/>
          <w:marRight w:val="0"/>
          <w:marTop w:val="0"/>
          <w:marBottom w:val="0"/>
          <w:divBdr>
            <w:top w:val="none" w:sz="0" w:space="0" w:color="auto"/>
            <w:left w:val="none" w:sz="0" w:space="0" w:color="auto"/>
            <w:bottom w:val="none" w:sz="0" w:space="0" w:color="auto"/>
            <w:right w:val="none" w:sz="0" w:space="0" w:color="auto"/>
          </w:divBdr>
        </w:div>
        <w:div w:id="1090085892">
          <w:marLeft w:val="480"/>
          <w:marRight w:val="0"/>
          <w:marTop w:val="0"/>
          <w:marBottom w:val="0"/>
          <w:divBdr>
            <w:top w:val="none" w:sz="0" w:space="0" w:color="auto"/>
            <w:left w:val="none" w:sz="0" w:space="0" w:color="auto"/>
            <w:bottom w:val="none" w:sz="0" w:space="0" w:color="auto"/>
            <w:right w:val="none" w:sz="0" w:space="0" w:color="auto"/>
          </w:divBdr>
        </w:div>
        <w:div w:id="1167599065">
          <w:marLeft w:val="480"/>
          <w:marRight w:val="0"/>
          <w:marTop w:val="0"/>
          <w:marBottom w:val="0"/>
          <w:divBdr>
            <w:top w:val="none" w:sz="0" w:space="0" w:color="auto"/>
            <w:left w:val="none" w:sz="0" w:space="0" w:color="auto"/>
            <w:bottom w:val="none" w:sz="0" w:space="0" w:color="auto"/>
            <w:right w:val="none" w:sz="0" w:space="0" w:color="auto"/>
          </w:divBdr>
        </w:div>
        <w:div w:id="1174034192">
          <w:marLeft w:val="480"/>
          <w:marRight w:val="0"/>
          <w:marTop w:val="0"/>
          <w:marBottom w:val="0"/>
          <w:divBdr>
            <w:top w:val="none" w:sz="0" w:space="0" w:color="auto"/>
            <w:left w:val="none" w:sz="0" w:space="0" w:color="auto"/>
            <w:bottom w:val="none" w:sz="0" w:space="0" w:color="auto"/>
            <w:right w:val="none" w:sz="0" w:space="0" w:color="auto"/>
          </w:divBdr>
        </w:div>
        <w:div w:id="1295478950">
          <w:marLeft w:val="480"/>
          <w:marRight w:val="0"/>
          <w:marTop w:val="0"/>
          <w:marBottom w:val="0"/>
          <w:divBdr>
            <w:top w:val="none" w:sz="0" w:space="0" w:color="auto"/>
            <w:left w:val="none" w:sz="0" w:space="0" w:color="auto"/>
            <w:bottom w:val="none" w:sz="0" w:space="0" w:color="auto"/>
            <w:right w:val="none" w:sz="0" w:space="0" w:color="auto"/>
          </w:divBdr>
        </w:div>
        <w:div w:id="1305547255">
          <w:marLeft w:val="480"/>
          <w:marRight w:val="0"/>
          <w:marTop w:val="0"/>
          <w:marBottom w:val="0"/>
          <w:divBdr>
            <w:top w:val="none" w:sz="0" w:space="0" w:color="auto"/>
            <w:left w:val="none" w:sz="0" w:space="0" w:color="auto"/>
            <w:bottom w:val="none" w:sz="0" w:space="0" w:color="auto"/>
            <w:right w:val="none" w:sz="0" w:space="0" w:color="auto"/>
          </w:divBdr>
        </w:div>
        <w:div w:id="1311325820">
          <w:marLeft w:val="480"/>
          <w:marRight w:val="0"/>
          <w:marTop w:val="0"/>
          <w:marBottom w:val="0"/>
          <w:divBdr>
            <w:top w:val="none" w:sz="0" w:space="0" w:color="auto"/>
            <w:left w:val="none" w:sz="0" w:space="0" w:color="auto"/>
            <w:bottom w:val="none" w:sz="0" w:space="0" w:color="auto"/>
            <w:right w:val="none" w:sz="0" w:space="0" w:color="auto"/>
          </w:divBdr>
        </w:div>
        <w:div w:id="1316883718">
          <w:marLeft w:val="480"/>
          <w:marRight w:val="0"/>
          <w:marTop w:val="0"/>
          <w:marBottom w:val="0"/>
          <w:divBdr>
            <w:top w:val="none" w:sz="0" w:space="0" w:color="auto"/>
            <w:left w:val="none" w:sz="0" w:space="0" w:color="auto"/>
            <w:bottom w:val="none" w:sz="0" w:space="0" w:color="auto"/>
            <w:right w:val="none" w:sz="0" w:space="0" w:color="auto"/>
          </w:divBdr>
        </w:div>
        <w:div w:id="1369529492">
          <w:marLeft w:val="480"/>
          <w:marRight w:val="0"/>
          <w:marTop w:val="0"/>
          <w:marBottom w:val="0"/>
          <w:divBdr>
            <w:top w:val="none" w:sz="0" w:space="0" w:color="auto"/>
            <w:left w:val="none" w:sz="0" w:space="0" w:color="auto"/>
            <w:bottom w:val="none" w:sz="0" w:space="0" w:color="auto"/>
            <w:right w:val="none" w:sz="0" w:space="0" w:color="auto"/>
          </w:divBdr>
        </w:div>
        <w:div w:id="1423721405">
          <w:marLeft w:val="480"/>
          <w:marRight w:val="0"/>
          <w:marTop w:val="0"/>
          <w:marBottom w:val="0"/>
          <w:divBdr>
            <w:top w:val="none" w:sz="0" w:space="0" w:color="auto"/>
            <w:left w:val="none" w:sz="0" w:space="0" w:color="auto"/>
            <w:bottom w:val="none" w:sz="0" w:space="0" w:color="auto"/>
            <w:right w:val="none" w:sz="0" w:space="0" w:color="auto"/>
          </w:divBdr>
        </w:div>
        <w:div w:id="1440835915">
          <w:marLeft w:val="480"/>
          <w:marRight w:val="0"/>
          <w:marTop w:val="0"/>
          <w:marBottom w:val="0"/>
          <w:divBdr>
            <w:top w:val="none" w:sz="0" w:space="0" w:color="auto"/>
            <w:left w:val="none" w:sz="0" w:space="0" w:color="auto"/>
            <w:bottom w:val="none" w:sz="0" w:space="0" w:color="auto"/>
            <w:right w:val="none" w:sz="0" w:space="0" w:color="auto"/>
          </w:divBdr>
        </w:div>
        <w:div w:id="1441026984">
          <w:marLeft w:val="480"/>
          <w:marRight w:val="0"/>
          <w:marTop w:val="0"/>
          <w:marBottom w:val="0"/>
          <w:divBdr>
            <w:top w:val="none" w:sz="0" w:space="0" w:color="auto"/>
            <w:left w:val="none" w:sz="0" w:space="0" w:color="auto"/>
            <w:bottom w:val="none" w:sz="0" w:space="0" w:color="auto"/>
            <w:right w:val="none" w:sz="0" w:space="0" w:color="auto"/>
          </w:divBdr>
        </w:div>
        <w:div w:id="1450664455">
          <w:marLeft w:val="480"/>
          <w:marRight w:val="0"/>
          <w:marTop w:val="0"/>
          <w:marBottom w:val="0"/>
          <w:divBdr>
            <w:top w:val="none" w:sz="0" w:space="0" w:color="auto"/>
            <w:left w:val="none" w:sz="0" w:space="0" w:color="auto"/>
            <w:bottom w:val="none" w:sz="0" w:space="0" w:color="auto"/>
            <w:right w:val="none" w:sz="0" w:space="0" w:color="auto"/>
          </w:divBdr>
        </w:div>
        <w:div w:id="1524243780">
          <w:marLeft w:val="480"/>
          <w:marRight w:val="0"/>
          <w:marTop w:val="0"/>
          <w:marBottom w:val="0"/>
          <w:divBdr>
            <w:top w:val="none" w:sz="0" w:space="0" w:color="auto"/>
            <w:left w:val="none" w:sz="0" w:space="0" w:color="auto"/>
            <w:bottom w:val="none" w:sz="0" w:space="0" w:color="auto"/>
            <w:right w:val="none" w:sz="0" w:space="0" w:color="auto"/>
          </w:divBdr>
        </w:div>
        <w:div w:id="1555508067">
          <w:marLeft w:val="480"/>
          <w:marRight w:val="0"/>
          <w:marTop w:val="0"/>
          <w:marBottom w:val="0"/>
          <w:divBdr>
            <w:top w:val="none" w:sz="0" w:space="0" w:color="auto"/>
            <w:left w:val="none" w:sz="0" w:space="0" w:color="auto"/>
            <w:bottom w:val="none" w:sz="0" w:space="0" w:color="auto"/>
            <w:right w:val="none" w:sz="0" w:space="0" w:color="auto"/>
          </w:divBdr>
        </w:div>
        <w:div w:id="1573740252">
          <w:marLeft w:val="480"/>
          <w:marRight w:val="0"/>
          <w:marTop w:val="0"/>
          <w:marBottom w:val="0"/>
          <w:divBdr>
            <w:top w:val="none" w:sz="0" w:space="0" w:color="auto"/>
            <w:left w:val="none" w:sz="0" w:space="0" w:color="auto"/>
            <w:bottom w:val="none" w:sz="0" w:space="0" w:color="auto"/>
            <w:right w:val="none" w:sz="0" w:space="0" w:color="auto"/>
          </w:divBdr>
        </w:div>
        <w:div w:id="1612861522">
          <w:marLeft w:val="480"/>
          <w:marRight w:val="0"/>
          <w:marTop w:val="0"/>
          <w:marBottom w:val="0"/>
          <w:divBdr>
            <w:top w:val="none" w:sz="0" w:space="0" w:color="auto"/>
            <w:left w:val="none" w:sz="0" w:space="0" w:color="auto"/>
            <w:bottom w:val="none" w:sz="0" w:space="0" w:color="auto"/>
            <w:right w:val="none" w:sz="0" w:space="0" w:color="auto"/>
          </w:divBdr>
        </w:div>
        <w:div w:id="1685009074">
          <w:marLeft w:val="480"/>
          <w:marRight w:val="0"/>
          <w:marTop w:val="0"/>
          <w:marBottom w:val="0"/>
          <w:divBdr>
            <w:top w:val="none" w:sz="0" w:space="0" w:color="auto"/>
            <w:left w:val="none" w:sz="0" w:space="0" w:color="auto"/>
            <w:bottom w:val="none" w:sz="0" w:space="0" w:color="auto"/>
            <w:right w:val="none" w:sz="0" w:space="0" w:color="auto"/>
          </w:divBdr>
        </w:div>
        <w:div w:id="1713071517">
          <w:marLeft w:val="480"/>
          <w:marRight w:val="0"/>
          <w:marTop w:val="0"/>
          <w:marBottom w:val="0"/>
          <w:divBdr>
            <w:top w:val="none" w:sz="0" w:space="0" w:color="auto"/>
            <w:left w:val="none" w:sz="0" w:space="0" w:color="auto"/>
            <w:bottom w:val="none" w:sz="0" w:space="0" w:color="auto"/>
            <w:right w:val="none" w:sz="0" w:space="0" w:color="auto"/>
          </w:divBdr>
        </w:div>
        <w:div w:id="1721322771">
          <w:marLeft w:val="480"/>
          <w:marRight w:val="0"/>
          <w:marTop w:val="0"/>
          <w:marBottom w:val="0"/>
          <w:divBdr>
            <w:top w:val="none" w:sz="0" w:space="0" w:color="auto"/>
            <w:left w:val="none" w:sz="0" w:space="0" w:color="auto"/>
            <w:bottom w:val="none" w:sz="0" w:space="0" w:color="auto"/>
            <w:right w:val="none" w:sz="0" w:space="0" w:color="auto"/>
          </w:divBdr>
        </w:div>
        <w:div w:id="1775586443">
          <w:marLeft w:val="480"/>
          <w:marRight w:val="0"/>
          <w:marTop w:val="0"/>
          <w:marBottom w:val="0"/>
          <w:divBdr>
            <w:top w:val="none" w:sz="0" w:space="0" w:color="auto"/>
            <w:left w:val="none" w:sz="0" w:space="0" w:color="auto"/>
            <w:bottom w:val="none" w:sz="0" w:space="0" w:color="auto"/>
            <w:right w:val="none" w:sz="0" w:space="0" w:color="auto"/>
          </w:divBdr>
        </w:div>
        <w:div w:id="1784301375">
          <w:marLeft w:val="480"/>
          <w:marRight w:val="0"/>
          <w:marTop w:val="0"/>
          <w:marBottom w:val="0"/>
          <w:divBdr>
            <w:top w:val="none" w:sz="0" w:space="0" w:color="auto"/>
            <w:left w:val="none" w:sz="0" w:space="0" w:color="auto"/>
            <w:bottom w:val="none" w:sz="0" w:space="0" w:color="auto"/>
            <w:right w:val="none" w:sz="0" w:space="0" w:color="auto"/>
          </w:divBdr>
        </w:div>
        <w:div w:id="1811560278">
          <w:marLeft w:val="480"/>
          <w:marRight w:val="0"/>
          <w:marTop w:val="0"/>
          <w:marBottom w:val="0"/>
          <w:divBdr>
            <w:top w:val="none" w:sz="0" w:space="0" w:color="auto"/>
            <w:left w:val="none" w:sz="0" w:space="0" w:color="auto"/>
            <w:bottom w:val="none" w:sz="0" w:space="0" w:color="auto"/>
            <w:right w:val="none" w:sz="0" w:space="0" w:color="auto"/>
          </w:divBdr>
        </w:div>
        <w:div w:id="1832484736">
          <w:marLeft w:val="480"/>
          <w:marRight w:val="0"/>
          <w:marTop w:val="0"/>
          <w:marBottom w:val="0"/>
          <w:divBdr>
            <w:top w:val="none" w:sz="0" w:space="0" w:color="auto"/>
            <w:left w:val="none" w:sz="0" w:space="0" w:color="auto"/>
            <w:bottom w:val="none" w:sz="0" w:space="0" w:color="auto"/>
            <w:right w:val="none" w:sz="0" w:space="0" w:color="auto"/>
          </w:divBdr>
        </w:div>
        <w:div w:id="1913470079">
          <w:marLeft w:val="480"/>
          <w:marRight w:val="0"/>
          <w:marTop w:val="0"/>
          <w:marBottom w:val="0"/>
          <w:divBdr>
            <w:top w:val="none" w:sz="0" w:space="0" w:color="auto"/>
            <w:left w:val="none" w:sz="0" w:space="0" w:color="auto"/>
            <w:bottom w:val="none" w:sz="0" w:space="0" w:color="auto"/>
            <w:right w:val="none" w:sz="0" w:space="0" w:color="auto"/>
          </w:divBdr>
        </w:div>
        <w:div w:id="1984849826">
          <w:marLeft w:val="480"/>
          <w:marRight w:val="0"/>
          <w:marTop w:val="0"/>
          <w:marBottom w:val="0"/>
          <w:divBdr>
            <w:top w:val="none" w:sz="0" w:space="0" w:color="auto"/>
            <w:left w:val="none" w:sz="0" w:space="0" w:color="auto"/>
            <w:bottom w:val="none" w:sz="0" w:space="0" w:color="auto"/>
            <w:right w:val="none" w:sz="0" w:space="0" w:color="auto"/>
          </w:divBdr>
        </w:div>
        <w:div w:id="1990203819">
          <w:marLeft w:val="480"/>
          <w:marRight w:val="0"/>
          <w:marTop w:val="0"/>
          <w:marBottom w:val="0"/>
          <w:divBdr>
            <w:top w:val="none" w:sz="0" w:space="0" w:color="auto"/>
            <w:left w:val="none" w:sz="0" w:space="0" w:color="auto"/>
            <w:bottom w:val="none" w:sz="0" w:space="0" w:color="auto"/>
            <w:right w:val="none" w:sz="0" w:space="0" w:color="auto"/>
          </w:divBdr>
        </w:div>
        <w:div w:id="2021001428">
          <w:marLeft w:val="480"/>
          <w:marRight w:val="0"/>
          <w:marTop w:val="0"/>
          <w:marBottom w:val="0"/>
          <w:divBdr>
            <w:top w:val="none" w:sz="0" w:space="0" w:color="auto"/>
            <w:left w:val="none" w:sz="0" w:space="0" w:color="auto"/>
            <w:bottom w:val="none" w:sz="0" w:space="0" w:color="auto"/>
            <w:right w:val="none" w:sz="0" w:space="0" w:color="auto"/>
          </w:divBdr>
        </w:div>
        <w:div w:id="2024235456">
          <w:marLeft w:val="480"/>
          <w:marRight w:val="0"/>
          <w:marTop w:val="0"/>
          <w:marBottom w:val="0"/>
          <w:divBdr>
            <w:top w:val="none" w:sz="0" w:space="0" w:color="auto"/>
            <w:left w:val="none" w:sz="0" w:space="0" w:color="auto"/>
            <w:bottom w:val="none" w:sz="0" w:space="0" w:color="auto"/>
            <w:right w:val="none" w:sz="0" w:space="0" w:color="auto"/>
          </w:divBdr>
        </w:div>
        <w:div w:id="2039624592">
          <w:marLeft w:val="480"/>
          <w:marRight w:val="0"/>
          <w:marTop w:val="0"/>
          <w:marBottom w:val="0"/>
          <w:divBdr>
            <w:top w:val="none" w:sz="0" w:space="0" w:color="auto"/>
            <w:left w:val="none" w:sz="0" w:space="0" w:color="auto"/>
            <w:bottom w:val="none" w:sz="0" w:space="0" w:color="auto"/>
            <w:right w:val="none" w:sz="0" w:space="0" w:color="auto"/>
          </w:divBdr>
        </w:div>
        <w:div w:id="2052605717">
          <w:marLeft w:val="480"/>
          <w:marRight w:val="0"/>
          <w:marTop w:val="0"/>
          <w:marBottom w:val="0"/>
          <w:divBdr>
            <w:top w:val="none" w:sz="0" w:space="0" w:color="auto"/>
            <w:left w:val="none" w:sz="0" w:space="0" w:color="auto"/>
            <w:bottom w:val="none" w:sz="0" w:space="0" w:color="auto"/>
            <w:right w:val="none" w:sz="0" w:space="0" w:color="auto"/>
          </w:divBdr>
        </w:div>
        <w:div w:id="2117170028">
          <w:marLeft w:val="480"/>
          <w:marRight w:val="0"/>
          <w:marTop w:val="0"/>
          <w:marBottom w:val="0"/>
          <w:divBdr>
            <w:top w:val="none" w:sz="0" w:space="0" w:color="auto"/>
            <w:left w:val="none" w:sz="0" w:space="0" w:color="auto"/>
            <w:bottom w:val="none" w:sz="0" w:space="0" w:color="auto"/>
            <w:right w:val="none" w:sz="0" w:space="0" w:color="auto"/>
          </w:divBdr>
        </w:div>
        <w:div w:id="2142066025">
          <w:marLeft w:val="480"/>
          <w:marRight w:val="0"/>
          <w:marTop w:val="0"/>
          <w:marBottom w:val="0"/>
          <w:divBdr>
            <w:top w:val="none" w:sz="0" w:space="0" w:color="auto"/>
            <w:left w:val="none" w:sz="0" w:space="0" w:color="auto"/>
            <w:bottom w:val="none" w:sz="0" w:space="0" w:color="auto"/>
            <w:right w:val="none" w:sz="0" w:space="0" w:color="auto"/>
          </w:divBdr>
        </w:div>
      </w:divsChild>
    </w:div>
    <w:div w:id="1285697037">
      <w:marLeft w:val="640"/>
      <w:marRight w:val="0"/>
      <w:marTop w:val="0"/>
      <w:marBottom w:val="0"/>
      <w:divBdr>
        <w:top w:val="none" w:sz="0" w:space="0" w:color="auto"/>
        <w:left w:val="none" w:sz="0" w:space="0" w:color="auto"/>
        <w:bottom w:val="none" w:sz="0" w:space="0" w:color="auto"/>
        <w:right w:val="none" w:sz="0" w:space="0" w:color="auto"/>
      </w:divBdr>
    </w:div>
    <w:div w:id="1285889691">
      <w:marLeft w:val="640"/>
      <w:marRight w:val="0"/>
      <w:marTop w:val="0"/>
      <w:marBottom w:val="0"/>
      <w:divBdr>
        <w:top w:val="none" w:sz="0" w:space="0" w:color="auto"/>
        <w:left w:val="none" w:sz="0" w:space="0" w:color="auto"/>
        <w:bottom w:val="none" w:sz="0" w:space="0" w:color="auto"/>
        <w:right w:val="none" w:sz="0" w:space="0" w:color="auto"/>
      </w:divBdr>
    </w:div>
    <w:div w:id="1286079391">
      <w:marLeft w:val="640"/>
      <w:marRight w:val="0"/>
      <w:marTop w:val="0"/>
      <w:marBottom w:val="0"/>
      <w:divBdr>
        <w:top w:val="none" w:sz="0" w:space="0" w:color="auto"/>
        <w:left w:val="none" w:sz="0" w:space="0" w:color="auto"/>
        <w:bottom w:val="none" w:sz="0" w:space="0" w:color="auto"/>
        <w:right w:val="none" w:sz="0" w:space="0" w:color="auto"/>
      </w:divBdr>
    </w:div>
    <w:div w:id="1286349060">
      <w:marLeft w:val="640"/>
      <w:marRight w:val="0"/>
      <w:marTop w:val="0"/>
      <w:marBottom w:val="0"/>
      <w:divBdr>
        <w:top w:val="none" w:sz="0" w:space="0" w:color="auto"/>
        <w:left w:val="none" w:sz="0" w:space="0" w:color="auto"/>
        <w:bottom w:val="none" w:sz="0" w:space="0" w:color="auto"/>
        <w:right w:val="none" w:sz="0" w:space="0" w:color="auto"/>
      </w:divBdr>
    </w:div>
    <w:div w:id="1286738406">
      <w:marLeft w:val="640"/>
      <w:marRight w:val="0"/>
      <w:marTop w:val="0"/>
      <w:marBottom w:val="0"/>
      <w:divBdr>
        <w:top w:val="none" w:sz="0" w:space="0" w:color="auto"/>
        <w:left w:val="none" w:sz="0" w:space="0" w:color="auto"/>
        <w:bottom w:val="none" w:sz="0" w:space="0" w:color="auto"/>
        <w:right w:val="none" w:sz="0" w:space="0" w:color="auto"/>
      </w:divBdr>
    </w:div>
    <w:div w:id="1287466000">
      <w:marLeft w:val="480"/>
      <w:marRight w:val="0"/>
      <w:marTop w:val="0"/>
      <w:marBottom w:val="0"/>
      <w:divBdr>
        <w:top w:val="none" w:sz="0" w:space="0" w:color="auto"/>
        <w:left w:val="none" w:sz="0" w:space="0" w:color="auto"/>
        <w:bottom w:val="none" w:sz="0" w:space="0" w:color="auto"/>
        <w:right w:val="none" w:sz="0" w:space="0" w:color="auto"/>
      </w:divBdr>
    </w:div>
    <w:div w:id="1289504892">
      <w:marLeft w:val="640"/>
      <w:marRight w:val="0"/>
      <w:marTop w:val="0"/>
      <w:marBottom w:val="0"/>
      <w:divBdr>
        <w:top w:val="none" w:sz="0" w:space="0" w:color="auto"/>
        <w:left w:val="none" w:sz="0" w:space="0" w:color="auto"/>
        <w:bottom w:val="none" w:sz="0" w:space="0" w:color="auto"/>
        <w:right w:val="none" w:sz="0" w:space="0" w:color="auto"/>
      </w:divBdr>
    </w:div>
    <w:div w:id="1290208885">
      <w:marLeft w:val="640"/>
      <w:marRight w:val="0"/>
      <w:marTop w:val="0"/>
      <w:marBottom w:val="0"/>
      <w:divBdr>
        <w:top w:val="none" w:sz="0" w:space="0" w:color="auto"/>
        <w:left w:val="none" w:sz="0" w:space="0" w:color="auto"/>
        <w:bottom w:val="none" w:sz="0" w:space="0" w:color="auto"/>
        <w:right w:val="none" w:sz="0" w:space="0" w:color="auto"/>
      </w:divBdr>
    </w:div>
    <w:div w:id="1291012042">
      <w:bodyDiv w:val="1"/>
      <w:marLeft w:val="0"/>
      <w:marRight w:val="0"/>
      <w:marTop w:val="0"/>
      <w:marBottom w:val="0"/>
      <w:divBdr>
        <w:top w:val="none" w:sz="0" w:space="0" w:color="auto"/>
        <w:left w:val="none" w:sz="0" w:space="0" w:color="auto"/>
        <w:bottom w:val="none" w:sz="0" w:space="0" w:color="auto"/>
        <w:right w:val="none" w:sz="0" w:space="0" w:color="auto"/>
      </w:divBdr>
      <w:divsChild>
        <w:div w:id="11303653">
          <w:marLeft w:val="480"/>
          <w:marRight w:val="0"/>
          <w:marTop w:val="0"/>
          <w:marBottom w:val="0"/>
          <w:divBdr>
            <w:top w:val="none" w:sz="0" w:space="0" w:color="auto"/>
            <w:left w:val="none" w:sz="0" w:space="0" w:color="auto"/>
            <w:bottom w:val="none" w:sz="0" w:space="0" w:color="auto"/>
            <w:right w:val="none" w:sz="0" w:space="0" w:color="auto"/>
          </w:divBdr>
        </w:div>
        <w:div w:id="56172323">
          <w:marLeft w:val="480"/>
          <w:marRight w:val="0"/>
          <w:marTop w:val="0"/>
          <w:marBottom w:val="0"/>
          <w:divBdr>
            <w:top w:val="none" w:sz="0" w:space="0" w:color="auto"/>
            <w:left w:val="none" w:sz="0" w:space="0" w:color="auto"/>
            <w:bottom w:val="none" w:sz="0" w:space="0" w:color="auto"/>
            <w:right w:val="none" w:sz="0" w:space="0" w:color="auto"/>
          </w:divBdr>
        </w:div>
        <w:div w:id="56444270">
          <w:marLeft w:val="480"/>
          <w:marRight w:val="0"/>
          <w:marTop w:val="0"/>
          <w:marBottom w:val="0"/>
          <w:divBdr>
            <w:top w:val="none" w:sz="0" w:space="0" w:color="auto"/>
            <w:left w:val="none" w:sz="0" w:space="0" w:color="auto"/>
            <w:bottom w:val="none" w:sz="0" w:space="0" w:color="auto"/>
            <w:right w:val="none" w:sz="0" w:space="0" w:color="auto"/>
          </w:divBdr>
        </w:div>
        <w:div w:id="66732648">
          <w:marLeft w:val="480"/>
          <w:marRight w:val="0"/>
          <w:marTop w:val="0"/>
          <w:marBottom w:val="0"/>
          <w:divBdr>
            <w:top w:val="none" w:sz="0" w:space="0" w:color="auto"/>
            <w:left w:val="none" w:sz="0" w:space="0" w:color="auto"/>
            <w:bottom w:val="none" w:sz="0" w:space="0" w:color="auto"/>
            <w:right w:val="none" w:sz="0" w:space="0" w:color="auto"/>
          </w:divBdr>
        </w:div>
        <w:div w:id="123239105">
          <w:marLeft w:val="480"/>
          <w:marRight w:val="0"/>
          <w:marTop w:val="0"/>
          <w:marBottom w:val="0"/>
          <w:divBdr>
            <w:top w:val="none" w:sz="0" w:space="0" w:color="auto"/>
            <w:left w:val="none" w:sz="0" w:space="0" w:color="auto"/>
            <w:bottom w:val="none" w:sz="0" w:space="0" w:color="auto"/>
            <w:right w:val="none" w:sz="0" w:space="0" w:color="auto"/>
          </w:divBdr>
        </w:div>
        <w:div w:id="229001374">
          <w:marLeft w:val="480"/>
          <w:marRight w:val="0"/>
          <w:marTop w:val="0"/>
          <w:marBottom w:val="0"/>
          <w:divBdr>
            <w:top w:val="none" w:sz="0" w:space="0" w:color="auto"/>
            <w:left w:val="none" w:sz="0" w:space="0" w:color="auto"/>
            <w:bottom w:val="none" w:sz="0" w:space="0" w:color="auto"/>
            <w:right w:val="none" w:sz="0" w:space="0" w:color="auto"/>
          </w:divBdr>
        </w:div>
        <w:div w:id="255983733">
          <w:marLeft w:val="480"/>
          <w:marRight w:val="0"/>
          <w:marTop w:val="0"/>
          <w:marBottom w:val="0"/>
          <w:divBdr>
            <w:top w:val="none" w:sz="0" w:space="0" w:color="auto"/>
            <w:left w:val="none" w:sz="0" w:space="0" w:color="auto"/>
            <w:bottom w:val="none" w:sz="0" w:space="0" w:color="auto"/>
            <w:right w:val="none" w:sz="0" w:space="0" w:color="auto"/>
          </w:divBdr>
        </w:div>
        <w:div w:id="260989541">
          <w:marLeft w:val="480"/>
          <w:marRight w:val="0"/>
          <w:marTop w:val="0"/>
          <w:marBottom w:val="0"/>
          <w:divBdr>
            <w:top w:val="none" w:sz="0" w:space="0" w:color="auto"/>
            <w:left w:val="none" w:sz="0" w:space="0" w:color="auto"/>
            <w:bottom w:val="none" w:sz="0" w:space="0" w:color="auto"/>
            <w:right w:val="none" w:sz="0" w:space="0" w:color="auto"/>
          </w:divBdr>
        </w:div>
        <w:div w:id="265429591">
          <w:marLeft w:val="480"/>
          <w:marRight w:val="0"/>
          <w:marTop w:val="0"/>
          <w:marBottom w:val="0"/>
          <w:divBdr>
            <w:top w:val="none" w:sz="0" w:space="0" w:color="auto"/>
            <w:left w:val="none" w:sz="0" w:space="0" w:color="auto"/>
            <w:bottom w:val="none" w:sz="0" w:space="0" w:color="auto"/>
            <w:right w:val="none" w:sz="0" w:space="0" w:color="auto"/>
          </w:divBdr>
        </w:div>
        <w:div w:id="295255359">
          <w:marLeft w:val="480"/>
          <w:marRight w:val="0"/>
          <w:marTop w:val="0"/>
          <w:marBottom w:val="0"/>
          <w:divBdr>
            <w:top w:val="none" w:sz="0" w:space="0" w:color="auto"/>
            <w:left w:val="none" w:sz="0" w:space="0" w:color="auto"/>
            <w:bottom w:val="none" w:sz="0" w:space="0" w:color="auto"/>
            <w:right w:val="none" w:sz="0" w:space="0" w:color="auto"/>
          </w:divBdr>
        </w:div>
        <w:div w:id="314532314">
          <w:marLeft w:val="480"/>
          <w:marRight w:val="0"/>
          <w:marTop w:val="0"/>
          <w:marBottom w:val="0"/>
          <w:divBdr>
            <w:top w:val="none" w:sz="0" w:space="0" w:color="auto"/>
            <w:left w:val="none" w:sz="0" w:space="0" w:color="auto"/>
            <w:bottom w:val="none" w:sz="0" w:space="0" w:color="auto"/>
            <w:right w:val="none" w:sz="0" w:space="0" w:color="auto"/>
          </w:divBdr>
        </w:div>
        <w:div w:id="324482272">
          <w:marLeft w:val="480"/>
          <w:marRight w:val="0"/>
          <w:marTop w:val="0"/>
          <w:marBottom w:val="0"/>
          <w:divBdr>
            <w:top w:val="none" w:sz="0" w:space="0" w:color="auto"/>
            <w:left w:val="none" w:sz="0" w:space="0" w:color="auto"/>
            <w:bottom w:val="none" w:sz="0" w:space="0" w:color="auto"/>
            <w:right w:val="none" w:sz="0" w:space="0" w:color="auto"/>
          </w:divBdr>
        </w:div>
        <w:div w:id="344862096">
          <w:marLeft w:val="480"/>
          <w:marRight w:val="0"/>
          <w:marTop w:val="0"/>
          <w:marBottom w:val="0"/>
          <w:divBdr>
            <w:top w:val="none" w:sz="0" w:space="0" w:color="auto"/>
            <w:left w:val="none" w:sz="0" w:space="0" w:color="auto"/>
            <w:bottom w:val="none" w:sz="0" w:space="0" w:color="auto"/>
            <w:right w:val="none" w:sz="0" w:space="0" w:color="auto"/>
          </w:divBdr>
        </w:div>
        <w:div w:id="358090252">
          <w:marLeft w:val="480"/>
          <w:marRight w:val="0"/>
          <w:marTop w:val="0"/>
          <w:marBottom w:val="0"/>
          <w:divBdr>
            <w:top w:val="none" w:sz="0" w:space="0" w:color="auto"/>
            <w:left w:val="none" w:sz="0" w:space="0" w:color="auto"/>
            <w:bottom w:val="none" w:sz="0" w:space="0" w:color="auto"/>
            <w:right w:val="none" w:sz="0" w:space="0" w:color="auto"/>
          </w:divBdr>
        </w:div>
        <w:div w:id="361327024">
          <w:marLeft w:val="480"/>
          <w:marRight w:val="0"/>
          <w:marTop w:val="0"/>
          <w:marBottom w:val="0"/>
          <w:divBdr>
            <w:top w:val="none" w:sz="0" w:space="0" w:color="auto"/>
            <w:left w:val="none" w:sz="0" w:space="0" w:color="auto"/>
            <w:bottom w:val="none" w:sz="0" w:space="0" w:color="auto"/>
            <w:right w:val="none" w:sz="0" w:space="0" w:color="auto"/>
          </w:divBdr>
        </w:div>
        <w:div w:id="374694608">
          <w:marLeft w:val="480"/>
          <w:marRight w:val="0"/>
          <w:marTop w:val="0"/>
          <w:marBottom w:val="0"/>
          <w:divBdr>
            <w:top w:val="none" w:sz="0" w:space="0" w:color="auto"/>
            <w:left w:val="none" w:sz="0" w:space="0" w:color="auto"/>
            <w:bottom w:val="none" w:sz="0" w:space="0" w:color="auto"/>
            <w:right w:val="none" w:sz="0" w:space="0" w:color="auto"/>
          </w:divBdr>
        </w:div>
        <w:div w:id="415906791">
          <w:marLeft w:val="480"/>
          <w:marRight w:val="0"/>
          <w:marTop w:val="0"/>
          <w:marBottom w:val="0"/>
          <w:divBdr>
            <w:top w:val="none" w:sz="0" w:space="0" w:color="auto"/>
            <w:left w:val="none" w:sz="0" w:space="0" w:color="auto"/>
            <w:bottom w:val="none" w:sz="0" w:space="0" w:color="auto"/>
            <w:right w:val="none" w:sz="0" w:space="0" w:color="auto"/>
          </w:divBdr>
        </w:div>
        <w:div w:id="419179844">
          <w:marLeft w:val="480"/>
          <w:marRight w:val="0"/>
          <w:marTop w:val="0"/>
          <w:marBottom w:val="0"/>
          <w:divBdr>
            <w:top w:val="none" w:sz="0" w:space="0" w:color="auto"/>
            <w:left w:val="none" w:sz="0" w:space="0" w:color="auto"/>
            <w:bottom w:val="none" w:sz="0" w:space="0" w:color="auto"/>
            <w:right w:val="none" w:sz="0" w:space="0" w:color="auto"/>
          </w:divBdr>
        </w:div>
        <w:div w:id="422726946">
          <w:marLeft w:val="480"/>
          <w:marRight w:val="0"/>
          <w:marTop w:val="0"/>
          <w:marBottom w:val="0"/>
          <w:divBdr>
            <w:top w:val="none" w:sz="0" w:space="0" w:color="auto"/>
            <w:left w:val="none" w:sz="0" w:space="0" w:color="auto"/>
            <w:bottom w:val="none" w:sz="0" w:space="0" w:color="auto"/>
            <w:right w:val="none" w:sz="0" w:space="0" w:color="auto"/>
          </w:divBdr>
        </w:div>
        <w:div w:id="459810959">
          <w:marLeft w:val="480"/>
          <w:marRight w:val="0"/>
          <w:marTop w:val="0"/>
          <w:marBottom w:val="0"/>
          <w:divBdr>
            <w:top w:val="none" w:sz="0" w:space="0" w:color="auto"/>
            <w:left w:val="none" w:sz="0" w:space="0" w:color="auto"/>
            <w:bottom w:val="none" w:sz="0" w:space="0" w:color="auto"/>
            <w:right w:val="none" w:sz="0" w:space="0" w:color="auto"/>
          </w:divBdr>
        </w:div>
        <w:div w:id="488253516">
          <w:marLeft w:val="480"/>
          <w:marRight w:val="0"/>
          <w:marTop w:val="0"/>
          <w:marBottom w:val="0"/>
          <w:divBdr>
            <w:top w:val="none" w:sz="0" w:space="0" w:color="auto"/>
            <w:left w:val="none" w:sz="0" w:space="0" w:color="auto"/>
            <w:bottom w:val="none" w:sz="0" w:space="0" w:color="auto"/>
            <w:right w:val="none" w:sz="0" w:space="0" w:color="auto"/>
          </w:divBdr>
        </w:div>
        <w:div w:id="527990445">
          <w:marLeft w:val="480"/>
          <w:marRight w:val="0"/>
          <w:marTop w:val="0"/>
          <w:marBottom w:val="0"/>
          <w:divBdr>
            <w:top w:val="none" w:sz="0" w:space="0" w:color="auto"/>
            <w:left w:val="none" w:sz="0" w:space="0" w:color="auto"/>
            <w:bottom w:val="none" w:sz="0" w:space="0" w:color="auto"/>
            <w:right w:val="none" w:sz="0" w:space="0" w:color="auto"/>
          </w:divBdr>
        </w:div>
        <w:div w:id="552691461">
          <w:marLeft w:val="480"/>
          <w:marRight w:val="0"/>
          <w:marTop w:val="0"/>
          <w:marBottom w:val="0"/>
          <w:divBdr>
            <w:top w:val="none" w:sz="0" w:space="0" w:color="auto"/>
            <w:left w:val="none" w:sz="0" w:space="0" w:color="auto"/>
            <w:bottom w:val="none" w:sz="0" w:space="0" w:color="auto"/>
            <w:right w:val="none" w:sz="0" w:space="0" w:color="auto"/>
          </w:divBdr>
        </w:div>
        <w:div w:id="585306179">
          <w:marLeft w:val="480"/>
          <w:marRight w:val="0"/>
          <w:marTop w:val="0"/>
          <w:marBottom w:val="0"/>
          <w:divBdr>
            <w:top w:val="none" w:sz="0" w:space="0" w:color="auto"/>
            <w:left w:val="none" w:sz="0" w:space="0" w:color="auto"/>
            <w:bottom w:val="none" w:sz="0" w:space="0" w:color="auto"/>
            <w:right w:val="none" w:sz="0" w:space="0" w:color="auto"/>
          </w:divBdr>
        </w:div>
        <w:div w:id="585915801">
          <w:marLeft w:val="480"/>
          <w:marRight w:val="0"/>
          <w:marTop w:val="0"/>
          <w:marBottom w:val="0"/>
          <w:divBdr>
            <w:top w:val="none" w:sz="0" w:space="0" w:color="auto"/>
            <w:left w:val="none" w:sz="0" w:space="0" w:color="auto"/>
            <w:bottom w:val="none" w:sz="0" w:space="0" w:color="auto"/>
            <w:right w:val="none" w:sz="0" w:space="0" w:color="auto"/>
          </w:divBdr>
        </w:div>
        <w:div w:id="690255041">
          <w:marLeft w:val="480"/>
          <w:marRight w:val="0"/>
          <w:marTop w:val="0"/>
          <w:marBottom w:val="0"/>
          <w:divBdr>
            <w:top w:val="none" w:sz="0" w:space="0" w:color="auto"/>
            <w:left w:val="none" w:sz="0" w:space="0" w:color="auto"/>
            <w:bottom w:val="none" w:sz="0" w:space="0" w:color="auto"/>
            <w:right w:val="none" w:sz="0" w:space="0" w:color="auto"/>
          </w:divBdr>
        </w:div>
        <w:div w:id="708725731">
          <w:marLeft w:val="480"/>
          <w:marRight w:val="0"/>
          <w:marTop w:val="0"/>
          <w:marBottom w:val="0"/>
          <w:divBdr>
            <w:top w:val="none" w:sz="0" w:space="0" w:color="auto"/>
            <w:left w:val="none" w:sz="0" w:space="0" w:color="auto"/>
            <w:bottom w:val="none" w:sz="0" w:space="0" w:color="auto"/>
            <w:right w:val="none" w:sz="0" w:space="0" w:color="auto"/>
          </w:divBdr>
        </w:div>
        <w:div w:id="713776717">
          <w:marLeft w:val="480"/>
          <w:marRight w:val="0"/>
          <w:marTop w:val="0"/>
          <w:marBottom w:val="0"/>
          <w:divBdr>
            <w:top w:val="none" w:sz="0" w:space="0" w:color="auto"/>
            <w:left w:val="none" w:sz="0" w:space="0" w:color="auto"/>
            <w:bottom w:val="none" w:sz="0" w:space="0" w:color="auto"/>
            <w:right w:val="none" w:sz="0" w:space="0" w:color="auto"/>
          </w:divBdr>
        </w:div>
        <w:div w:id="753475856">
          <w:marLeft w:val="480"/>
          <w:marRight w:val="0"/>
          <w:marTop w:val="0"/>
          <w:marBottom w:val="0"/>
          <w:divBdr>
            <w:top w:val="none" w:sz="0" w:space="0" w:color="auto"/>
            <w:left w:val="none" w:sz="0" w:space="0" w:color="auto"/>
            <w:bottom w:val="none" w:sz="0" w:space="0" w:color="auto"/>
            <w:right w:val="none" w:sz="0" w:space="0" w:color="auto"/>
          </w:divBdr>
        </w:div>
        <w:div w:id="754787171">
          <w:marLeft w:val="480"/>
          <w:marRight w:val="0"/>
          <w:marTop w:val="0"/>
          <w:marBottom w:val="0"/>
          <w:divBdr>
            <w:top w:val="none" w:sz="0" w:space="0" w:color="auto"/>
            <w:left w:val="none" w:sz="0" w:space="0" w:color="auto"/>
            <w:bottom w:val="none" w:sz="0" w:space="0" w:color="auto"/>
            <w:right w:val="none" w:sz="0" w:space="0" w:color="auto"/>
          </w:divBdr>
        </w:div>
        <w:div w:id="800150724">
          <w:marLeft w:val="480"/>
          <w:marRight w:val="0"/>
          <w:marTop w:val="0"/>
          <w:marBottom w:val="0"/>
          <w:divBdr>
            <w:top w:val="none" w:sz="0" w:space="0" w:color="auto"/>
            <w:left w:val="none" w:sz="0" w:space="0" w:color="auto"/>
            <w:bottom w:val="none" w:sz="0" w:space="0" w:color="auto"/>
            <w:right w:val="none" w:sz="0" w:space="0" w:color="auto"/>
          </w:divBdr>
        </w:div>
        <w:div w:id="845288657">
          <w:marLeft w:val="480"/>
          <w:marRight w:val="0"/>
          <w:marTop w:val="0"/>
          <w:marBottom w:val="0"/>
          <w:divBdr>
            <w:top w:val="none" w:sz="0" w:space="0" w:color="auto"/>
            <w:left w:val="none" w:sz="0" w:space="0" w:color="auto"/>
            <w:bottom w:val="none" w:sz="0" w:space="0" w:color="auto"/>
            <w:right w:val="none" w:sz="0" w:space="0" w:color="auto"/>
          </w:divBdr>
        </w:div>
        <w:div w:id="857548048">
          <w:marLeft w:val="480"/>
          <w:marRight w:val="0"/>
          <w:marTop w:val="0"/>
          <w:marBottom w:val="0"/>
          <w:divBdr>
            <w:top w:val="none" w:sz="0" w:space="0" w:color="auto"/>
            <w:left w:val="none" w:sz="0" w:space="0" w:color="auto"/>
            <w:bottom w:val="none" w:sz="0" w:space="0" w:color="auto"/>
            <w:right w:val="none" w:sz="0" w:space="0" w:color="auto"/>
          </w:divBdr>
        </w:div>
        <w:div w:id="883982233">
          <w:marLeft w:val="480"/>
          <w:marRight w:val="0"/>
          <w:marTop w:val="0"/>
          <w:marBottom w:val="0"/>
          <w:divBdr>
            <w:top w:val="none" w:sz="0" w:space="0" w:color="auto"/>
            <w:left w:val="none" w:sz="0" w:space="0" w:color="auto"/>
            <w:bottom w:val="none" w:sz="0" w:space="0" w:color="auto"/>
            <w:right w:val="none" w:sz="0" w:space="0" w:color="auto"/>
          </w:divBdr>
        </w:div>
        <w:div w:id="957763783">
          <w:marLeft w:val="480"/>
          <w:marRight w:val="0"/>
          <w:marTop w:val="0"/>
          <w:marBottom w:val="0"/>
          <w:divBdr>
            <w:top w:val="none" w:sz="0" w:space="0" w:color="auto"/>
            <w:left w:val="none" w:sz="0" w:space="0" w:color="auto"/>
            <w:bottom w:val="none" w:sz="0" w:space="0" w:color="auto"/>
            <w:right w:val="none" w:sz="0" w:space="0" w:color="auto"/>
          </w:divBdr>
        </w:div>
        <w:div w:id="975062460">
          <w:marLeft w:val="480"/>
          <w:marRight w:val="0"/>
          <w:marTop w:val="0"/>
          <w:marBottom w:val="0"/>
          <w:divBdr>
            <w:top w:val="none" w:sz="0" w:space="0" w:color="auto"/>
            <w:left w:val="none" w:sz="0" w:space="0" w:color="auto"/>
            <w:bottom w:val="none" w:sz="0" w:space="0" w:color="auto"/>
            <w:right w:val="none" w:sz="0" w:space="0" w:color="auto"/>
          </w:divBdr>
        </w:div>
        <w:div w:id="985428058">
          <w:marLeft w:val="480"/>
          <w:marRight w:val="0"/>
          <w:marTop w:val="0"/>
          <w:marBottom w:val="0"/>
          <w:divBdr>
            <w:top w:val="none" w:sz="0" w:space="0" w:color="auto"/>
            <w:left w:val="none" w:sz="0" w:space="0" w:color="auto"/>
            <w:bottom w:val="none" w:sz="0" w:space="0" w:color="auto"/>
            <w:right w:val="none" w:sz="0" w:space="0" w:color="auto"/>
          </w:divBdr>
        </w:div>
        <w:div w:id="991980569">
          <w:marLeft w:val="480"/>
          <w:marRight w:val="0"/>
          <w:marTop w:val="0"/>
          <w:marBottom w:val="0"/>
          <w:divBdr>
            <w:top w:val="none" w:sz="0" w:space="0" w:color="auto"/>
            <w:left w:val="none" w:sz="0" w:space="0" w:color="auto"/>
            <w:bottom w:val="none" w:sz="0" w:space="0" w:color="auto"/>
            <w:right w:val="none" w:sz="0" w:space="0" w:color="auto"/>
          </w:divBdr>
        </w:div>
        <w:div w:id="1005061731">
          <w:marLeft w:val="480"/>
          <w:marRight w:val="0"/>
          <w:marTop w:val="0"/>
          <w:marBottom w:val="0"/>
          <w:divBdr>
            <w:top w:val="none" w:sz="0" w:space="0" w:color="auto"/>
            <w:left w:val="none" w:sz="0" w:space="0" w:color="auto"/>
            <w:bottom w:val="none" w:sz="0" w:space="0" w:color="auto"/>
            <w:right w:val="none" w:sz="0" w:space="0" w:color="auto"/>
          </w:divBdr>
        </w:div>
        <w:div w:id="1015420536">
          <w:marLeft w:val="480"/>
          <w:marRight w:val="0"/>
          <w:marTop w:val="0"/>
          <w:marBottom w:val="0"/>
          <w:divBdr>
            <w:top w:val="none" w:sz="0" w:space="0" w:color="auto"/>
            <w:left w:val="none" w:sz="0" w:space="0" w:color="auto"/>
            <w:bottom w:val="none" w:sz="0" w:space="0" w:color="auto"/>
            <w:right w:val="none" w:sz="0" w:space="0" w:color="auto"/>
          </w:divBdr>
        </w:div>
        <w:div w:id="1024018274">
          <w:marLeft w:val="480"/>
          <w:marRight w:val="0"/>
          <w:marTop w:val="0"/>
          <w:marBottom w:val="0"/>
          <w:divBdr>
            <w:top w:val="none" w:sz="0" w:space="0" w:color="auto"/>
            <w:left w:val="none" w:sz="0" w:space="0" w:color="auto"/>
            <w:bottom w:val="none" w:sz="0" w:space="0" w:color="auto"/>
            <w:right w:val="none" w:sz="0" w:space="0" w:color="auto"/>
          </w:divBdr>
        </w:div>
        <w:div w:id="1037465272">
          <w:marLeft w:val="480"/>
          <w:marRight w:val="0"/>
          <w:marTop w:val="0"/>
          <w:marBottom w:val="0"/>
          <w:divBdr>
            <w:top w:val="none" w:sz="0" w:space="0" w:color="auto"/>
            <w:left w:val="none" w:sz="0" w:space="0" w:color="auto"/>
            <w:bottom w:val="none" w:sz="0" w:space="0" w:color="auto"/>
            <w:right w:val="none" w:sz="0" w:space="0" w:color="auto"/>
          </w:divBdr>
        </w:div>
        <w:div w:id="1103764826">
          <w:marLeft w:val="480"/>
          <w:marRight w:val="0"/>
          <w:marTop w:val="0"/>
          <w:marBottom w:val="0"/>
          <w:divBdr>
            <w:top w:val="none" w:sz="0" w:space="0" w:color="auto"/>
            <w:left w:val="none" w:sz="0" w:space="0" w:color="auto"/>
            <w:bottom w:val="none" w:sz="0" w:space="0" w:color="auto"/>
            <w:right w:val="none" w:sz="0" w:space="0" w:color="auto"/>
          </w:divBdr>
        </w:div>
        <w:div w:id="1112046305">
          <w:marLeft w:val="480"/>
          <w:marRight w:val="0"/>
          <w:marTop w:val="0"/>
          <w:marBottom w:val="0"/>
          <w:divBdr>
            <w:top w:val="none" w:sz="0" w:space="0" w:color="auto"/>
            <w:left w:val="none" w:sz="0" w:space="0" w:color="auto"/>
            <w:bottom w:val="none" w:sz="0" w:space="0" w:color="auto"/>
            <w:right w:val="none" w:sz="0" w:space="0" w:color="auto"/>
          </w:divBdr>
        </w:div>
        <w:div w:id="1139302920">
          <w:marLeft w:val="480"/>
          <w:marRight w:val="0"/>
          <w:marTop w:val="0"/>
          <w:marBottom w:val="0"/>
          <w:divBdr>
            <w:top w:val="none" w:sz="0" w:space="0" w:color="auto"/>
            <w:left w:val="none" w:sz="0" w:space="0" w:color="auto"/>
            <w:bottom w:val="none" w:sz="0" w:space="0" w:color="auto"/>
            <w:right w:val="none" w:sz="0" w:space="0" w:color="auto"/>
          </w:divBdr>
        </w:div>
        <w:div w:id="1203247982">
          <w:marLeft w:val="480"/>
          <w:marRight w:val="0"/>
          <w:marTop w:val="0"/>
          <w:marBottom w:val="0"/>
          <w:divBdr>
            <w:top w:val="none" w:sz="0" w:space="0" w:color="auto"/>
            <w:left w:val="none" w:sz="0" w:space="0" w:color="auto"/>
            <w:bottom w:val="none" w:sz="0" w:space="0" w:color="auto"/>
            <w:right w:val="none" w:sz="0" w:space="0" w:color="auto"/>
          </w:divBdr>
        </w:div>
        <w:div w:id="1230581557">
          <w:marLeft w:val="480"/>
          <w:marRight w:val="0"/>
          <w:marTop w:val="0"/>
          <w:marBottom w:val="0"/>
          <w:divBdr>
            <w:top w:val="none" w:sz="0" w:space="0" w:color="auto"/>
            <w:left w:val="none" w:sz="0" w:space="0" w:color="auto"/>
            <w:bottom w:val="none" w:sz="0" w:space="0" w:color="auto"/>
            <w:right w:val="none" w:sz="0" w:space="0" w:color="auto"/>
          </w:divBdr>
        </w:div>
        <w:div w:id="1251231177">
          <w:marLeft w:val="480"/>
          <w:marRight w:val="0"/>
          <w:marTop w:val="0"/>
          <w:marBottom w:val="0"/>
          <w:divBdr>
            <w:top w:val="none" w:sz="0" w:space="0" w:color="auto"/>
            <w:left w:val="none" w:sz="0" w:space="0" w:color="auto"/>
            <w:bottom w:val="none" w:sz="0" w:space="0" w:color="auto"/>
            <w:right w:val="none" w:sz="0" w:space="0" w:color="auto"/>
          </w:divBdr>
        </w:div>
        <w:div w:id="1258951232">
          <w:marLeft w:val="480"/>
          <w:marRight w:val="0"/>
          <w:marTop w:val="0"/>
          <w:marBottom w:val="0"/>
          <w:divBdr>
            <w:top w:val="none" w:sz="0" w:space="0" w:color="auto"/>
            <w:left w:val="none" w:sz="0" w:space="0" w:color="auto"/>
            <w:bottom w:val="none" w:sz="0" w:space="0" w:color="auto"/>
            <w:right w:val="none" w:sz="0" w:space="0" w:color="auto"/>
          </w:divBdr>
        </w:div>
        <w:div w:id="1365595146">
          <w:marLeft w:val="480"/>
          <w:marRight w:val="0"/>
          <w:marTop w:val="0"/>
          <w:marBottom w:val="0"/>
          <w:divBdr>
            <w:top w:val="none" w:sz="0" w:space="0" w:color="auto"/>
            <w:left w:val="none" w:sz="0" w:space="0" w:color="auto"/>
            <w:bottom w:val="none" w:sz="0" w:space="0" w:color="auto"/>
            <w:right w:val="none" w:sz="0" w:space="0" w:color="auto"/>
          </w:divBdr>
        </w:div>
        <w:div w:id="1390030091">
          <w:marLeft w:val="480"/>
          <w:marRight w:val="0"/>
          <w:marTop w:val="0"/>
          <w:marBottom w:val="0"/>
          <w:divBdr>
            <w:top w:val="none" w:sz="0" w:space="0" w:color="auto"/>
            <w:left w:val="none" w:sz="0" w:space="0" w:color="auto"/>
            <w:bottom w:val="none" w:sz="0" w:space="0" w:color="auto"/>
            <w:right w:val="none" w:sz="0" w:space="0" w:color="auto"/>
          </w:divBdr>
        </w:div>
        <w:div w:id="1402168485">
          <w:marLeft w:val="480"/>
          <w:marRight w:val="0"/>
          <w:marTop w:val="0"/>
          <w:marBottom w:val="0"/>
          <w:divBdr>
            <w:top w:val="none" w:sz="0" w:space="0" w:color="auto"/>
            <w:left w:val="none" w:sz="0" w:space="0" w:color="auto"/>
            <w:bottom w:val="none" w:sz="0" w:space="0" w:color="auto"/>
            <w:right w:val="none" w:sz="0" w:space="0" w:color="auto"/>
          </w:divBdr>
        </w:div>
        <w:div w:id="1420832027">
          <w:marLeft w:val="480"/>
          <w:marRight w:val="0"/>
          <w:marTop w:val="0"/>
          <w:marBottom w:val="0"/>
          <w:divBdr>
            <w:top w:val="none" w:sz="0" w:space="0" w:color="auto"/>
            <w:left w:val="none" w:sz="0" w:space="0" w:color="auto"/>
            <w:bottom w:val="none" w:sz="0" w:space="0" w:color="auto"/>
            <w:right w:val="none" w:sz="0" w:space="0" w:color="auto"/>
          </w:divBdr>
        </w:div>
        <w:div w:id="1437292019">
          <w:marLeft w:val="480"/>
          <w:marRight w:val="0"/>
          <w:marTop w:val="0"/>
          <w:marBottom w:val="0"/>
          <w:divBdr>
            <w:top w:val="none" w:sz="0" w:space="0" w:color="auto"/>
            <w:left w:val="none" w:sz="0" w:space="0" w:color="auto"/>
            <w:bottom w:val="none" w:sz="0" w:space="0" w:color="auto"/>
            <w:right w:val="none" w:sz="0" w:space="0" w:color="auto"/>
          </w:divBdr>
        </w:div>
        <w:div w:id="1491479455">
          <w:marLeft w:val="480"/>
          <w:marRight w:val="0"/>
          <w:marTop w:val="0"/>
          <w:marBottom w:val="0"/>
          <w:divBdr>
            <w:top w:val="none" w:sz="0" w:space="0" w:color="auto"/>
            <w:left w:val="none" w:sz="0" w:space="0" w:color="auto"/>
            <w:bottom w:val="none" w:sz="0" w:space="0" w:color="auto"/>
            <w:right w:val="none" w:sz="0" w:space="0" w:color="auto"/>
          </w:divBdr>
        </w:div>
        <w:div w:id="1513109643">
          <w:marLeft w:val="480"/>
          <w:marRight w:val="0"/>
          <w:marTop w:val="0"/>
          <w:marBottom w:val="0"/>
          <w:divBdr>
            <w:top w:val="none" w:sz="0" w:space="0" w:color="auto"/>
            <w:left w:val="none" w:sz="0" w:space="0" w:color="auto"/>
            <w:bottom w:val="none" w:sz="0" w:space="0" w:color="auto"/>
            <w:right w:val="none" w:sz="0" w:space="0" w:color="auto"/>
          </w:divBdr>
        </w:div>
        <w:div w:id="1519463734">
          <w:marLeft w:val="480"/>
          <w:marRight w:val="0"/>
          <w:marTop w:val="0"/>
          <w:marBottom w:val="0"/>
          <w:divBdr>
            <w:top w:val="none" w:sz="0" w:space="0" w:color="auto"/>
            <w:left w:val="none" w:sz="0" w:space="0" w:color="auto"/>
            <w:bottom w:val="none" w:sz="0" w:space="0" w:color="auto"/>
            <w:right w:val="none" w:sz="0" w:space="0" w:color="auto"/>
          </w:divBdr>
        </w:div>
        <w:div w:id="1593389240">
          <w:marLeft w:val="480"/>
          <w:marRight w:val="0"/>
          <w:marTop w:val="0"/>
          <w:marBottom w:val="0"/>
          <w:divBdr>
            <w:top w:val="none" w:sz="0" w:space="0" w:color="auto"/>
            <w:left w:val="none" w:sz="0" w:space="0" w:color="auto"/>
            <w:bottom w:val="none" w:sz="0" w:space="0" w:color="auto"/>
            <w:right w:val="none" w:sz="0" w:space="0" w:color="auto"/>
          </w:divBdr>
        </w:div>
        <w:div w:id="1599218694">
          <w:marLeft w:val="480"/>
          <w:marRight w:val="0"/>
          <w:marTop w:val="0"/>
          <w:marBottom w:val="0"/>
          <w:divBdr>
            <w:top w:val="none" w:sz="0" w:space="0" w:color="auto"/>
            <w:left w:val="none" w:sz="0" w:space="0" w:color="auto"/>
            <w:bottom w:val="none" w:sz="0" w:space="0" w:color="auto"/>
            <w:right w:val="none" w:sz="0" w:space="0" w:color="auto"/>
          </w:divBdr>
        </w:div>
        <w:div w:id="1676373508">
          <w:marLeft w:val="480"/>
          <w:marRight w:val="0"/>
          <w:marTop w:val="0"/>
          <w:marBottom w:val="0"/>
          <w:divBdr>
            <w:top w:val="none" w:sz="0" w:space="0" w:color="auto"/>
            <w:left w:val="none" w:sz="0" w:space="0" w:color="auto"/>
            <w:bottom w:val="none" w:sz="0" w:space="0" w:color="auto"/>
            <w:right w:val="none" w:sz="0" w:space="0" w:color="auto"/>
          </w:divBdr>
        </w:div>
        <w:div w:id="1691296905">
          <w:marLeft w:val="480"/>
          <w:marRight w:val="0"/>
          <w:marTop w:val="0"/>
          <w:marBottom w:val="0"/>
          <w:divBdr>
            <w:top w:val="none" w:sz="0" w:space="0" w:color="auto"/>
            <w:left w:val="none" w:sz="0" w:space="0" w:color="auto"/>
            <w:bottom w:val="none" w:sz="0" w:space="0" w:color="auto"/>
            <w:right w:val="none" w:sz="0" w:space="0" w:color="auto"/>
          </w:divBdr>
        </w:div>
        <w:div w:id="1702512256">
          <w:marLeft w:val="480"/>
          <w:marRight w:val="0"/>
          <w:marTop w:val="0"/>
          <w:marBottom w:val="0"/>
          <w:divBdr>
            <w:top w:val="none" w:sz="0" w:space="0" w:color="auto"/>
            <w:left w:val="none" w:sz="0" w:space="0" w:color="auto"/>
            <w:bottom w:val="none" w:sz="0" w:space="0" w:color="auto"/>
            <w:right w:val="none" w:sz="0" w:space="0" w:color="auto"/>
          </w:divBdr>
        </w:div>
        <w:div w:id="1744832817">
          <w:marLeft w:val="480"/>
          <w:marRight w:val="0"/>
          <w:marTop w:val="0"/>
          <w:marBottom w:val="0"/>
          <w:divBdr>
            <w:top w:val="none" w:sz="0" w:space="0" w:color="auto"/>
            <w:left w:val="none" w:sz="0" w:space="0" w:color="auto"/>
            <w:bottom w:val="none" w:sz="0" w:space="0" w:color="auto"/>
            <w:right w:val="none" w:sz="0" w:space="0" w:color="auto"/>
          </w:divBdr>
        </w:div>
        <w:div w:id="1767069235">
          <w:marLeft w:val="480"/>
          <w:marRight w:val="0"/>
          <w:marTop w:val="0"/>
          <w:marBottom w:val="0"/>
          <w:divBdr>
            <w:top w:val="none" w:sz="0" w:space="0" w:color="auto"/>
            <w:left w:val="none" w:sz="0" w:space="0" w:color="auto"/>
            <w:bottom w:val="none" w:sz="0" w:space="0" w:color="auto"/>
            <w:right w:val="none" w:sz="0" w:space="0" w:color="auto"/>
          </w:divBdr>
        </w:div>
        <w:div w:id="1784421996">
          <w:marLeft w:val="480"/>
          <w:marRight w:val="0"/>
          <w:marTop w:val="0"/>
          <w:marBottom w:val="0"/>
          <w:divBdr>
            <w:top w:val="none" w:sz="0" w:space="0" w:color="auto"/>
            <w:left w:val="none" w:sz="0" w:space="0" w:color="auto"/>
            <w:bottom w:val="none" w:sz="0" w:space="0" w:color="auto"/>
            <w:right w:val="none" w:sz="0" w:space="0" w:color="auto"/>
          </w:divBdr>
        </w:div>
        <w:div w:id="1802963793">
          <w:marLeft w:val="480"/>
          <w:marRight w:val="0"/>
          <w:marTop w:val="0"/>
          <w:marBottom w:val="0"/>
          <w:divBdr>
            <w:top w:val="none" w:sz="0" w:space="0" w:color="auto"/>
            <w:left w:val="none" w:sz="0" w:space="0" w:color="auto"/>
            <w:bottom w:val="none" w:sz="0" w:space="0" w:color="auto"/>
            <w:right w:val="none" w:sz="0" w:space="0" w:color="auto"/>
          </w:divBdr>
        </w:div>
        <w:div w:id="1861973160">
          <w:marLeft w:val="480"/>
          <w:marRight w:val="0"/>
          <w:marTop w:val="0"/>
          <w:marBottom w:val="0"/>
          <w:divBdr>
            <w:top w:val="none" w:sz="0" w:space="0" w:color="auto"/>
            <w:left w:val="none" w:sz="0" w:space="0" w:color="auto"/>
            <w:bottom w:val="none" w:sz="0" w:space="0" w:color="auto"/>
            <w:right w:val="none" w:sz="0" w:space="0" w:color="auto"/>
          </w:divBdr>
        </w:div>
        <w:div w:id="1873692312">
          <w:marLeft w:val="480"/>
          <w:marRight w:val="0"/>
          <w:marTop w:val="0"/>
          <w:marBottom w:val="0"/>
          <w:divBdr>
            <w:top w:val="none" w:sz="0" w:space="0" w:color="auto"/>
            <w:left w:val="none" w:sz="0" w:space="0" w:color="auto"/>
            <w:bottom w:val="none" w:sz="0" w:space="0" w:color="auto"/>
            <w:right w:val="none" w:sz="0" w:space="0" w:color="auto"/>
          </w:divBdr>
        </w:div>
        <w:div w:id="1889880646">
          <w:marLeft w:val="480"/>
          <w:marRight w:val="0"/>
          <w:marTop w:val="0"/>
          <w:marBottom w:val="0"/>
          <w:divBdr>
            <w:top w:val="none" w:sz="0" w:space="0" w:color="auto"/>
            <w:left w:val="none" w:sz="0" w:space="0" w:color="auto"/>
            <w:bottom w:val="none" w:sz="0" w:space="0" w:color="auto"/>
            <w:right w:val="none" w:sz="0" w:space="0" w:color="auto"/>
          </w:divBdr>
        </w:div>
        <w:div w:id="1904172588">
          <w:marLeft w:val="480"/>
          <w:marRight w:val="0"/>
          <w:marTop w:val="0"/>
          <w:marBottom w:val="0"/>
          <w:divBdr>
            <w:top w:val="none" w:sz="0" w:space="0" w:color="auto"/>
            <w:left w:val="none" w:sz="0" w:space="0" w:color="auto"/>
            <w:bottom w:val="none" w:sz="0" w:space="0" w:color="auto"/>
            <w:right w:val="none" w:sz="0" w:space="0" w:color="auto"/>
          </w:divBdr>
        </w:div>
        <w:div w:id="1951861586">
          <w:marLeft w:val="480"/>
          <w:marRight w:val="0"/>
          <w:marTop w:val="0"/>
          <w:marBottom w:val="0"/>
          <w:divBdr>
            <w:top w:val="none" w:sz="0" w:space="0" w:color="auto"/>
            <w:left w:val="none" w:sz="0" w:space="0" w:color="auto"/>
            <w:bottom w:val="none" w:sz="0" w:space="0" w:color="auto"/>
            <w:right w:val="none" w:sz="0" w:space="0" w:color="auto"/>
          </w:divBdr>
        </w:div>
        <w:div w:id="1966157830">
          <w:marLeft w:val="480"/>
          <w:marRight w:val="0"/>
          <w:marTop w:val="0"/>
          <w:marBottom w:val="0"/>
          <w:divBdr>
            <w:top w:val="none" w:sz="0" w:space="0" w:color="auto"/>
            <w:left w:val="none" w:sz="0" w:space="0" w:color="auto"/>
            <w:bottom w:val="none" w:sz="0" w:space="0" w:color="auto"/>
            <w:right w:val="none" w:sz="0" w:space="0" w:color="auto"/>
          </w:divBdr>
        </w:div>
        <w:div w:id="1977908071">
          <w:marLeft w:val="480"/>
          <w:marRight w:val="0"/>
          <w:marTop w:val="0"/>
          <w:marBottom w:val="0"/>
          <w:divBdr>
            <w:top w:val="none" w:sz="0" w:space="0" w:color="auto"/>
            <w:left w:val="none" w:sz="0" w:space="0" w:color="auto"/>
            <w:bottom w:val="none" w:sz="0" w:space="0" w:color="auto"/>
            <w:right w:val="none" w:sz="0" w:space="0" w:color="auto"/>
          </w:divBdr>
        </w:div>
        <w:div w:id="1995596789">
          <w:marLeft w:val="480"/>
          <w:marRight w:val="0"/>
          <w:marTop w:val="0"/>
          <w:marBottom w:val="0"/>
          <w:divBdr>
            <w:top w:val="none" w:sz="0" w:space="0" w:color="auto"/>
            <w:left w:val="none" w:sz="0" w:space="0" w:color="auto"/>
            <w:bottom w:val="none" w:sz="0" w:space="0" w:color="auto"/>
            <w:right w:val="none" w:sz="0" w:space="0" w:color="auto"/>
          </w:divBdr>
        </w:div>
        <w:div w:id="2020154059">
          <w:marLeft w:val="480"/>
          <w:marRight w:val="0"/>
          <w:marTop w:val="0"/>
          <w:marBottom w:val="0"/>
          <w:divBdr>
            <w:top w:val="none" w:sz="0" w:space="0" w:color="auto"/>
            <w:left w:val="none" w:sz="0" w:space="0" w:color="auto"/>
            <w:bottom w:val="none" w:sz="0" w:space="0" w:color="auto"/>
            <w:right w:val="none" w:sz="0" w:space="0" w:color="auto"/>
          </w:divBdr>
        </w:div>
        <w:div w:id="2038115140">
          <w:marLeft w:val="480"/>
          <w:marRight w:val="0"/>
          <w:marTop w:val="0"/>
          <w:marBottom w:val="0"/>
          <w:divBdr>
            <w:top w:val="none" w:sz="0" w:space="0" w:color="auto"/>
            <w:left w:val="none" w:sz="0" w:space="0" w:color="auto"/>
            <w:bottom w:val="none" w:sz="0" w:space="0" w:color="auto"/>
            <w:right w:val="none" w:sz="0" w:space="0" w:color="auto"/>
          </w:divBdr>
        </w:div>
        <w:div w:id="2054770328">
          <w:marLeft w:val="480"/>
          <w:marRight w:val="0"/>
          <w:marTop w:val="0"/>
          <w:marBottom w:val="0"/>
          <w:divBdr>
            <w:top w:val="none" w:sz="0" w:space="0" w:color="auto"/>
            <w:left w:val="none" w:sz="0" w:space="0" w:color="auto"/>
            <w:bottom w:val="none" w:sz="0" w:space="0" w:color="auto"/>
            <w:right w:val="none" w:sz="0" w:space="0" w:color="auto"/>
          </w:divBdr>
        </w:div>
        <w:div w:id="2055957962">
          <w:marLeft w:val="480"/>
          <w:marRight w:val="0"/>
          <w:marTop w:val="0"/>
          <w:marBottom w:val="0"/>
          <w:divBdr>
            <w:top w:val="none" w:sz="0" w:space="0" w:color="auto"/>
            <w:left w:val="none" w:sz="0" w:space="0" w:color="auto"/>
            <w:bottom w:val="none" w:sz="0" w:space="0" w:color="auto"/>
            <w:right w:val="none" w:sz="0" w:space="0" w:color="auto"/>
          </w:divBdr>
        </w:div>
        <w:div w:id="2118868007">
          <w:marLeft w:val="480"/>
          <w:marRight w:val="0"/>
          <w:marTop w:val="0"/>
          <w:marBottom w:val="0"/>
          <w:divBdr>
            <w:top w:val="none" w:sz="0" w:space="0" w:color="auto"/>
            <w:left w:val="none" w:sz="0" w:space="0" w:color="auto"/>
            <w:bottom w:val="none" w:sz="0" w:space="0" w:color="auto"/>
            <w:right w:val="none" w:sz="0" w:space="0" w:color="auto"/>
          </w:divBdr>
        </w:div>
        <w:div w:id="2132236037">
          <w:marLeft w:val="480"/>
          <w:marRight w:val="0"/>
          <w:marTop w:val="0"/>
          <w:marBottom w:val="0"/>
          <w:divBdr>
            <w:top w:val="none" w:sz="0" w:space="0" w:color="auto"/>
            <w:left w:val="none" w:sz="0" w:space="0" w:color="auto"/>
            <w:bottom w:val="none" w:sz="0" w:space="0" w:color="auto"/>
            <w:right w:val="none" w:sz="0" w:space="0" w:color="auto"/>
          </w:divBdr>
        </w:div>
      </w:divsChild>
    </w:div>
    <w:div w:id="1291201683">
      <w:bodyDiv w:val="1"/>
      <w:marLeft w:val="0"/>
      <w:marRight w:val="0"/>
      <w:marTop w:val="0"/>
      <w:marBottom w:val="0"/>
      <w:divBdr>
        <w:top w:val="none" w:sz="0" w:space="0" w:color="auto"/>
        <w:left w:val="none" w:sz="0" w:space="0" w:color="auto"/>
        <w:bottom w:val="none" w:sz="0" w:space="0" w:color="auto"/>
        <w:right w:val="none" w:sz="0" w:space="0" w:color="auto"/>
      </w:divBdr>
    </w:div>
    <w:div w:id="1291521589">
      <w:marLeft w:val="640"/>
      <w:marRight w:val="0"/>
      <w:marTop w:val="0"/>
      <w:marBottom w:val="0"/>
      <w:divBdr>
        <w:top w:val="none" w:sz="0" w:space="0" w:color="auto"/>
        <w:left w:val="none" w:sz="0" w:space="0" w:color="auto"/>
        <w:bottom w:val="none" w:sz="0" w:space="0" w:color="auto"/>
        <w:right w:val="none" w:sz="0" w:space="0" w:color="auto"/>
      </w:divBdr>
    </w:div>
    <w:div w:id="1291667835">
      <w:marLeft w:val="640"/>
      <w:marRight w:val="0"/>
      <w:marTop w:val="0"/>
      <w:marBottom w:val="0"/>
      <w:divBdr>
        <w:top w:val="none" w:sz="0" w:space="0" w:color="auto"/>
        <w:left w:val="none" w:sz="0" w:space="0" w:color="auto"/>
        <w:bottom w:val="none" w:sz="0" w:space="0" w:color="auto"/>
        <w:right w:val="none" w:sz="0" w:space="0" w:color="auto"/>
      </w:divBdr>
    </w:div>
    <w:div w:id="1292974209">
      <w:marLeft w:val="480"/>
      <w:marRight w:val="0"/>
      <w:marTop w:val="0"/>
      <w:marBottom w:val="0"/>
      <w:divBdr>
        <w:top w:val="none" w:sz="0" w:space="0" w:color="auto"/>
        <w:left w:val="none" w:sz="0" w:space="0" w:color="auto"/>
        <w:bottom w:val="none" w:sz="0" w:space="0" w:color="auto"/>
        <w:right w:val="none" w:sz="0" w:space="0" w:color="auto"/>
      </w:divBdr>
    </w:div>
    <w:div w:id="1293055308">
      <w:marLeft w:val="640"/>
      <w:marRight w:val="0"/>
      <w:marTop w:val="0"/>
      <w:marBottom w:val="0"/>
      <w:divBdr>
        <w:top w:val="none" w:sz="0" w:space="0" w:color="auto"/>
        <w:left w:val="none" w:sz="0" w:space="0" w:color="auto"/>
        <w:bottom w:val="none" w:sz="0" w:space="0" w:color="auto"/>
        <w:right w:val="none" w:sz="0" w:space="0" w:color="auto"/>
      </w:divBdr>
    </w:div>
    <w:div w:id="1293512027">
      <w:marLeft w:val="640"/>
      <w:marRight w:val="0"/>
      <w:marTop w:val="0"/>
      <w:marBottom w:val="0"/>
      <w:divBdr>
        <w:top w:val="none" w:sz="0" w:space="0" w:color="auto"/>
        <w:left w:val="none" w:sz="0" w:space="0" w:color="auto"/>
        <w:bottom w:val="none" w:sz="0" w:space="0" w:color="auto"/>
        <w:right w:val="none" w:sz="0" w:space="0" w:color="auto"/>
      </w:divBdr>
    </w:div>
    <w:div w:id="1293629709">
      <w:marLeft w:val="640"/>
      <w:marRight w:val="0"/>
      <w:marTop w:val="0"/>
      <w:marBottom w:val="0"/>
      <w:divBdr>
        <w:top w:val="none" w:sz="0" w:space="0" w:color="auto"/>
        <w:left w:val="none" w:sz="0" w:space="0" w:color="auto"/>
        <w:bottom w:val="none" w:sz="0" w:space="0" w:color="auto"/>
        <w:right w:val="none" w:sz="0" w:space="0" w:color="auto"/>
      </w:divBdr>
    </w:div>
    <w:div w:id="1293635950">
      <w:marLeft w:val="640"/>
      <w:marRight w:val="0"/>
      <w:marTop w:val="0"/>
      <w:marBottom w:val="0"/>
      <w:divBdr>
        <w:top w:val="none" w:sz="0" w:space="0" w:color="auto"/>
        <w:left w:val="none" w:sz="0" w:space="0" w:color="auto"/>
        <w:bottom w:val="none" w:sz="0" w:space="0" w:color="auto"/>
        <w:right w:val="none" w:sz="0" w:space="0" w:color="auto"/>
      </w:divBdr>
    </w:div>
    <w:div w:id="1293753911">
      <w:marLeft w:val="640"/>
      <w:marRight w:val="0"/>
      <w:marTop w:val="0"/>
      <w:marBottom w:val="0"/>
      <w:divBdr>
        <w:top w:val="none" w:sz="0" w:space="0" w:color="auto"/>
        <w:left w:val="none" w:sz="0" w:space="0" w:color="auto"/>
        <w:bottom w:val="none" w:sz="0" w:space="0" w:color="auto"/>
        <w:right w:val="none" w:sz="0" w:space="0" w:color="auto"/>
      </w:divBdr>
    </w:div>
    <w:div w:id="1294020508">
      <w:bodyDiv w:val="1"/>
      <w:marLeft w:val="0"/>
      <w:marRight w:val="0"/>
      <w:marTop w:val="0"/>
      <w:marBottom w:val="0"/>
      <w:divBdr>
        <w:top w:val="none" w:sz="0" w:space="0" w:color="auto"/>
        <w:left w:val="none" w:sz="0" w:space="0" w:color="auto"/>
        <w:bottom w:val="none" w:sz="0" w:space="0" w:color="auto"/>
        <w:right w:val="none" w:sz="0" w:space="0" w:color="auto"/>
      </w:divBdr>
    </w:div>
    <w:div w:id="1295520226">
      <w:marLeft w:val="640"/>
      <w:marRight w:val="0"/>
      <w:marTop w:val="0"/>
      <w:marBottom w:val="0"/>
      <w:divBdr>
        <w:top w:val="none" w:sz="0" w:space="0" w:color="auto"/>
        <w:left w:val="none" w:sz="0" w:space="0" w:color="auto"/>
        <w:bottom w:val="none" w:sz="0" w:space="0" w:color="auto"/>
        <w:right w:val="none" w:sz="0" w:space="0" w:color="auto"/>
      </w:divBdr>
    </w:div>
    <w:div w:id="1295793825">
      <w:marLeft w:val="480"/>
      <w:marRight w:val="0"/>
      <w:marTop w:val="0"/>
      <w:marBottom w:val="0"/>
      <w:divBdr>
        <w:top w:val="none" w:sz="0" w:space="0" w:color="auto"/>
        <w:left w:val="none" w:sz="0" w:space="0" w:color="auto"/>
        <w:bottom w:val="none" w:sz="0" w:space="0" w:color="auto"/>
        <w:right w:val="none" w:sz="0" w:space="0" w:color="auto"/>
      </w:divBdr>
    </w:div>
    <w:div w:id="1295868937">
      <w:marLeft w:val="640"/>
      <w:marRight w:val="0"/>
      <w:marTop w:val="0"/>
      <w:marBottom w:val="0"/>
      <w:divBdr>
        <w:top w:val="none" w:sz="0" w:space="0" w:color="auto"/>
        <w:left w:val="none" w:sz="0" w:space="0" w:color="auto"/>
        <w:bottom w:val="none" w:sz="0" w:space="0" w:color="auto"/>
        <w:right w:val="none" w:sz="0" w:space="0" w:color="auto"/>
      </w:divBdr>
    </w:div>
    <w:div w:id="1296062410">
      <w:marLeft w:val="640"/>
      <w:marRight w:val="0"/>
      <w:marTop w:val="0"/>
      <w:marBottom w:val="0"/>
      <w:divBdr>
        <w:top w:val="none" w:sz="0" w:space="0" w:color="auto"/>
        <w:left w:val="none" w:sz="0" w:space="0" w:color="auto"/>
        <w:bottom w:val="none" w:sz="0" w:space="0" w:color="auto"/>
        <w:right w:val="none" w:sz="0" w:space="0" w:color="auto"/>
      </w:divBdr>
    </w:div>
    <w:div w:id="1296764056">
      <w:marLeft w:val="640"/>
      <w:marRight w:val="0"/>
      <w:marTop w:val="0"/>
      <w:marBottom w:val="0"/>
      <w:divBdr>
        <w:top w:val="none" w:sz="0" w:space="0" w:color="auto"/>
        <w:left w:val="none" w:sz="0" w:space="0" w:color="auto"/>
        <w:bottom w:val="none" w:sz="0" w:space="0" w:color="auto"/>
        <w:right w:val="none" w:sz="0" w:space="0" w:color="auto"/>
      </w:divBdr>
    </w:div>
    <w:div w:id="1299721482">
      <w:marLeft w:val="640"/>
      <w:marRight w:val="0"/>
      <w:marTop w:val="0"/>
      <w:marBottom w:val="0"/>
      <w:divBdr>
        <w:top w:val="none" w:sz="0" w:space="0" w:color="auto"/>
        <w:left w:val="none" w:sz="0" w:space="0" w:color="auto"/>
        <w:bottom w:val="none" w:sz="0" w:space="0" w:color="auto"/>
        <w:right w:val="none" w:sz="0" w:space="0" w:color="auto"/>
      </w:divBdr>
    </w:div>
    <w:div w:id="1299802636">
      <w:marLeft w:val="640"/>
      <w:marRight w:val="0"/>
      <w:marTop w:val="0"/>
      <w:marBottom w:val="0"/>
      <w:divBdr>
        <w:top w:val="none" w:sz="0" w:space="0" w:color="auto"/>
        <w:left w:val="none" w:sz="0" w:space="0" w:color="auto"/>
        <w:bottom w:val="none" w:sz="0" w:space="0" w:color="auto"/>
        <w:right w:val="none" w:sz="0" w:space="0" w:color="auto"/>
      </w:divBdr>
    </w:div>
    <w:div w:id="1300303078">
      <w:bodyDiv w:val="1"/>
      <w:marLeft w:val="0"/>
      <w:marRight w:val="0"/>
      <w:marTop w:val="0"/>
      <w:marBottom w:val="0"/>
      <w:divBdr>
        <w:top w:val="none" w:sz="0" w:space="0" w:color="auto"/>
        <w:left w:val="none" w:sz="0" w:space="0" w:color="auto"/>
        <w:bottom w:val="none" w:sz="0" w:space="0" w:color="auto"/>
        <w:right w:val="none" w:sz="0" w:space="0" w:color="auto"/>
      </w:divBdr>
    </w:div>
    <w:div w:id="1300459459">
      <w:marLeft w:val="640"/>
      <w:marRight w:val="0"/>
      <w:marTop w:val="0"/>
      <w:marBottom w:val="0"/>
      <w:divBdr>
        <w:top w:val="none" w:sz="0" w:space="0" w:color="auto"/>
        <w:left w:val="none" w:sz="0" w:space="0" w:color="auto"/>
        <w:bottom w:val="none" w:sz="0" w:space="0" w:color="auto"/>
        <w:right w:val="none" w:sz="0" w:space="0" w:color="auto"/>
      </w:divBdr>
    </w:div>
    <w:div w:id="1300647263">
      <w:marLeft w:val="640"/>
      <w:marRight w:val="0"/>
      <w:marTop w:val="0"/>
      <w:marBottom w:val="0"/>
      <w:divBdr>
        <w:top w:val="none" w:sz="0" w:space="0" w:color="auto"/>
        <w:left w:val="none" w:sz="0" w:space="0" w:color="auto"/>
        <w:bottom w:val="none" w:sz="0" w:space="0" w:color="auto"/>
        <w:right w:val="none" w:sz="0" w:space="0" w:color="auto"/>
      </w:divBdr>
    </w:div>
    <w:div w:id="1300722844">
      <w:marLeft w:val="640"/>
      <w:marRight w:val="0"/>
      <w:marTop w:val="0"/>
      <w:marBottom w:val="0"/>
      <w:divBdr>
        <w:top w:val="none" w:sz="0" w:space="0" w:color="auto"/>
        <w:left w:val="none" w:sz="0" w:space="0" w:color="auto"/>
        <w:bottom w:val="none" w:sz="0" w:space="0" w:color="auto"/>
        <w:right w:val="none" w:sz="0" w:space="0" w:color="auto"/>
      </w:divBdr>
    </w:div>
    <w:div w:id="1301225867">
      <w:marLeft w:val="640"/>
      <w:marRight w:val="0"/>
      <w:marTop w:val="0"/>
      <w:marBottom w:val="0"/>
      <w:divBdr>
        <w:top w:val="none" w:sz="0" w:space="0" w:color="auto"/>
        <w:left w:val="none" w:sz="0" w:space="0" w:color="auto"/>
        <w:bottom w:val="none" w:sz="0" w:space="0" w:color="auto"/>
        <w:right w:val="none" w:sz="0" w:space="0" w:color="auto"/>
      </w:divBdr>
    </w:div>
    <w:div w:id="1301494470">
      <w:bodyDiv w:val="1"/>
      <w:marLeft w:val="0"/>
      <w:marRight w:val="0"/>
      <w:marTop w:val="0"/>
      <w:marBottom w:val="0"/>
      <w:divBdr>
        <w:top w:val="none" w:sz="0" w:space="0" w:color="auto"/>
        <w:left w:val="none" w:sz="0" w:space="0" w:color="auto"/>
        <w:bottom w:val="none" w:sz="0" w:space="0" w:color="auto"/>
        <w:right w:val="none" w:sz="0" w:space="0" w:color="auto"/>
      </w:divBdr>
    </w:div>
    <w:div w:id="1302030574">
      <w:marLeft w:val="640"/>
      <w:marRight w:val="0"/>
      <w:marTop w:val="0"/>
      <w:marBottom w:val="0"/>
      <w:divBdr>
        <w:top w:val="none" w:sz="0" w:space="0" w:color="auto"/>
        <w:left w:val="none" w:sz="0" w:space="0" w:color="auto"/>
        <w:bottom w:val="none" w:sz="0" w:space="0" w:color="auto"/>
        <w:right w:val="none" w:sz="0" w:space="0" w:color="auto"/>
      </w:divBdr>
    </w:div>
    <w:div w:id="1302230407">
      <w:marLeft w:val="640"/>
      <w:marRight w:val="0"/>
      <w:marTop w:val="0"/>
      <w:marBottom w:val="0"/>
      <w:divBdr>
        <w:top w:val="none" w:sz="0" w:space="0" w:color="auto"/>
        <w:left w:val="none" w:sz="0" w:space="0" w:color="auto"/>
        <w:bottom w:val="none" w:sz="0" w:space="0" w:color="auto"/>
        <w:right w:val="none" w:sz="0" w:space="0" w:color="auto"/>
      </w:divBdr>
    </w:div>
    <w:div w:id="1302347228">
      <w:marLeft w:val="640"/>
      <w:marRight w:val="0"/>
      <w:marTop w:val="0"/>
      <w:marBottom w:val="0"/>
      <w:divBdr>
        <w:top w:val="none" w:sz="0" w:space="0" w:color="auto"/>
        <w:left w:val="none" w:sz="0" w:space="0" w:color="auto"/>
        <w:bottom w:val="none" w:sz="0" w:space="0" w:color="auto"/>
        <w:right w:val="none" w:sz="0" w:space="0" w:color="auto"/>
      </w:divBdr>
    </w:div>
    <w:div w:id="1302466755">
      <w:marLeft w:val="640"/>
      <w:marRight w:val="0"/>
      <w:marTop w:val="0"/>
      <w:marBottom w:val="0"/>
      <w:divBdr>
        <w:top w:val="none" w:sz="0" w:space="0" w:color="auto"/>
        <w:left w:val="none" w:sz="0" w:space="0" w:color="auto"/>
        <w:bottom w:val="none" w:sz="0" w:space="0" w:color="auto"/>
        <w:right w:val="none" w:sz="0" w:space="0" w:color="auto"/>
      </w:divBdr>
    </w:div>
    <w:div w:id="1302661729">
      <w:marLeft w:val="640"/>
      <w:marRight w:val="0"/>
      <w:marTop w:val="0"/>
      <w:marBottom w:val="0"/>
      <w:divBdr>
        <w:top w:val="none" w:sz="0" w:space="0" w:color="auto"/>
        <w:left w:val="none" w:sz="0" w:space="0" w:color="auto"/>
        <w:bottom w:val="none" w:sz="0" w:space="0" w:color="auto"/>
        <w:right w:val="none" w:sz="0" w:space="0" w:color="auto"/>
      </w:divBdr>
    </w:div>
    <w:div w:id="1302929117">
      <w:marLeft w:val="640"/>
      <w:marRight w:val="0"/>
      <w:marTop w:val="0"/>
      <w:marBottom w:val="0"/>
      <w:divBdr>
        <w:top w:val="none" w:sz="0" w:space="0" w:color="auto"/>
        <w:left w:val="none" w:sz="0" w:space="0" w:color="auto"/>
        <w:bottom w:val="none" w:sz="0" w:space="0" w:color="auto"/>
        <w:right w:val="none" w:sz="0" w:space="0" w:color="auto"/>
      </w:divBdr>
    </w:div>
    <w:div w:id="1303123080">
      <w:marLeft w:val="640"/>
      <w:marRight w:val="0"/>
      <w:marTop w:val="0"/>
      <w:marBottom w:val="0"/>
      <w:divBdr>
        <w:top w:val="none" w:sz="0" w:space="0" w:color="auto"/>
        <w:left w:val="none" w:sz="0" w:space="0" w:color="auto"/>
        <w:bottom w:val="none" w:sz="0" w:space="0" w:color="auto"/>
        <w:right w:val="none" w:sz="0" w:space="0" w:color="auto"/>
      </w:divBdr>
    </w:div>
    <w:div w:id="1303341696">
      <w:marLeft w:val="480"/>
      <w:marRight w:val="0"/>
      <w:marTop w:val="0"/>
      <w:marBottom w:val="0"/>
      <w:divBdr>
        <w:top w:val="none" w:sz="0" w:space="0" w:color="auto"/>
        <w:left w:val="none" w:sz="0" w:space="0" w:color="auto"/>
        <w:bottom w:val="none" w:sz="0" w:space="0" w:color="auto"/>
        <w:right w:val="none" w:sz="0" w:space="0" w:color="auto"/>
      </w:divBdr>
    </w:div>
    <w:div w:id="1303342440">
      <w:marLeft w:val="640"/>
      <w:marRight w:val="0"/>
      <w:marTop w:val="0"/>
      <w:marBottom w:val="0"/>
      <w:divBdr>
        <w:top w:val="none" w:sz="0" w:space="0" w:color="auto"/>
        <w:left w:val="none" w:sz="0" w:space="0" w:color="auto"/>
        <w:bottom w:val="none" w:sz="0" w:space="0" w:color="auto"/>
        <w:right w:val="none" w:sz="0" w:space="0" w:color="auto"/>
      </w:divBdr>
    </w:div>
    <w:div w:id="1303344448">
      <w:marLeft w:val="640"/>
      <w:marRight w:val="0"/>
      <w:marTop w:val="0"/>
      <w:marBottom w:val="0"/>
      <w:divBdr>
        <w:top w:val="none" w:sz="0" w:space="0" w:color="auto"/>
        <w:left w:val="none" w:sz="0" w:space="0" w:color="auto"/>
        <w:bottom w:val="none" w:sz="0" w:space="0" w:color="auto"/>
        <w:right w:val="none" w:sz="0" w:space="0" w:color="auto"/>
      </w:divBdr>
    </w:div>
    <w:div w:id="1303579949">
      <w:marLeft w:val="640"/>
      <w:marRight w:val="0"/>
      <w:marTop w:val="0"/>
      <w:marBottom w:val="0"/>
      <w:divBdr>
        <w:top w:val="none" w:sz="0" w:space="0" w:color="auto"/>
        <w:left w:val="none" w:sz="0" w:space="0" w:color="auto"/>
        <w:bottom w:val="none" w:sz="0" w:space="0" w:color="auto"/>
        <w:right w:val="none" w:sz="0" w:space="0" w:color="auto"/>
      </w:divBdr>
    </w:div>
    <w:div w:id="1303727328">
      <w:bodyDiv w:val="1"/>
      <w:marLeft w:val="0"/>
      <w:marRight w:val="0"/>
      <w:marTop w:val="0"/>
      <w:marBottom w:val="0"/>
      <w:divBdr>
        <w:top w:val="none" w:sz="0" w:space="0" w:color="auto"/>
        <w:left w:val="none" w:sz="0" w:space="0" w:color="auto"/>
        <w:bottom w:val="none" w:sz="0" w:space="0" w:color="auto"/>
        <w:right w:val="none" w:sz="0" w:space="0" w:color="auto"/>
      </w:divBdr>
    </w:div>
    <w:div w:id="1303778385">
      <w:marLeft w:val="640"/>
      <w:marRight w:val="0"/>
      <w:marTop w:val="0"/>
      <w:marBottom w:val="0"/>
      <w:divBdr>
        <w:top w:val="none" w:sz="0" w:space="0" w:color="auto"/>
        <w:left w:val="none" w:sz="0" w:space="0" w:color="auto"/>
        <w:bottom w:val="none" w:sz="0" w:space="0" w:color="auto"/>
        <w:right w:val="none" w:sz="0" w:space="0" w:color="auto"/>
      </w:divBdr>
    </w:div>
    <w:div w:id="1305888888">
      <w:marLeft w:val="640"/>
      <w:marRight w:val="0"/>
      <w:marTop w:val="0"/>
      <w:marBottom w:val="0"/>
      <w:divBdr>
        <w:top w:val="none" w:sz="0" w:space="0" w:color="auto"/>
        <w:left w:val="none" w:sz="0" w:space="0" w:color="auto"/>
        <w:bottom w:val="none" w:sz="0" w:space="0" w:color="auto"/>
        <w:right w:val="none" w:sz="0" w:space="0" w:color="auto"/>
      </w:divBdr>
    </w:div>
    <w:div w:id="1306397025">
      <w:marLeft w:val="640"/>
      <w:marRight w:val="0"/>
      <w:marTop w:val="0"/>
      <w:marBottom w:val="0"/>
      <w:divBdr>
        <w:top w:val="none" w:sz="0" w:space="0" w:color="auto"/>
        <w:left w:val="none" w:sz="0" w:space="0" w:color="auto"/>
        <w:bottom w:val="none" w:sz="0" w:space="0" w:color="auto"/>
        <w:right w:val="none" w:sz="0" w:space="0" w:color="auto"/>
      </w:divBdr>
    </w:div>
    <w:div w:id="1306545587">
      <w:bodyDiv w:val="1"/>
      <w:marLeft w:val="0"/>
      <w:marRight w:val="0"/>
      <w:marTop w:val="0"/>
      <w:marBottom w:val="0"/>
      <w:divBdr>
        <w:top w:val="none" w:sz="0" w:space="0" w:color="auto"/>
        <w:left w:val="none" w:sz="0" w:space="0" w:color="auto"/>
        <w:bottom w:val="none" w:sz="0" w:space="0" w:color="auto"/>
        <w:right w:val="none" w:sz="0" w:space="0" w:color="auto"/>
      </w:divBdr>
    </w:div>
    <w:div w:id="1306816839">
      <w:marLeft w:val="640"/>
      <w:marRight w:val="0"/>
      <w:marTop w:val="0"/>
      <w:marBottom w:val="0"/>
      <w:divBdr>
        <w:top w:val="none" w:sz="0" w:space="0" w:color="auto"/>
        <w:left w:val="none" w:sz="0" w:space="0" w:color="auto"/>
        <w:bottom w:val="none" w:sz="0" w:space="0" w:color="auto"/>
        <w:right w:val="none" w:sz="0" w:space="0" w:color="auto"/>
      </w:divBdr>
    </w:div>
    <w:div w:id="1307052695">
      <w:bodyDiv w:val="1"/>
      <w:marLeft w:val="0"/>
      <w:marRight w:val="0"/>
      <w:marTop w:val="0"/>
      <w:marBottom w:val="0"/>
      <w:divBdr>
        <w:top w:val="none" w:sz="0" w:space="0" w:color="auto"/>
        <w:left w:val="none" w:sz="0" w:space="0" w:color="auto"/>
        <w:bottom w:val="none" w:sz="0" w:space="0" w:color="auto"/>
        <w:right w:val="none" w:sz="0" w:space="0" w:color="auto"/>
      </w:divBdr>
    </w:div>
    <w:div w:id="1307127311">
      <w:marLeft w:val="640"/>
      <w:marRight w:val="0"/>
      <w:marTop w:val="0"/>
      <w:marBottom w:val="0"/>
      <w:divBdr>
        <w:top w:val="none" w:sz="0" w:space="0" w:color="auto"/>
        <w:left w:val="none" w:sz="0" w:space="0" w:color="auto"/>
        <w:bottom w:val="none" w:sz="0" w:space="0" w:color="auto"/>
        <w:right w:val="none" w:sz="0" w:space="0" w:color="auto"/>
      </w:divBdr>
    </w:div>
    <w:div w:id="1307389976">
      <w:marLeft w:val="640"/>
      <w:marRight w:val="0"/>
      <w:marTop w:val="0"/>
      <w:marBottom w:val="0"/>
      <w:divBdr>
        <w:top w:val="none" w:sz="0" w:space="0" w:color="auto"/>
        <w:left w:val="none" w:sz="0" w:space="0" w:color="auto"/>
        <w:bottom w:val="none" w:sz="0" w:space="0" w:color="auto"/>
        <w:right w:val="none" w:sz="0" w:space="0" w:color="auto"/>
      </w:divBdr>
    </w:div>
    <w:div w:id="1307851792">
      <w:bodyDiv w:val="1"/>
      <w:marLeft w:val="0"/>
      <w:marRight w:val="0"/>
      <w:marTop w:val="0"/>
      <w:marBottom w:val="0"/>
      <w:divBdr>
        <w:top w:val="none" w:sz="0" w:space="0" w:color="auto"/>
        <w:left w:val="none" w:sz="0" w:space="0" w:color="auto"/>
        <w:bottom w:val="none" w:sz="0" w:space="0" w:color="auto"/>
        <w:right w:val="none" w:sz="0" w:space="0" w:color="auto"/>
      </w:divBdr>
    </w:div>
    <w:div w:id="1307859719">
      <w:marLeft w:val="640"/>
      <w:marRight w:val="0"/>
      <w:marTop w:val="0"/>
      <w:marBottom w:val="0"/>
      <w:divBdr>
        <w:top w:val="none" w:sz="0" w:space="0" w:color="auto"/>
        <w:left w:val="none" w:sz="0" w:space="0" w:color="auto"/>
        <w:bottom w:val="none" w:sz="0" w:space="0" w:color="auto"/>
        <w:right w:val="none" w:sz="0" w:space="0" w:color="auto"/>
      </w:divBdr>
    </w:div>
    <w:div w:id="1307928454">
      <w:marLeft w:val="640"/>
      <w:marRight w:val="0"/>
      <w:marTop w:val="0"/>
      <w:marBottom w:val="0"/>
      <w:divBdr>
        <w:top w:val="none" w:sz="0" w:space="0" w:color="auto"/>
        <w:left w:val="none" w:sz="0" w:space="0" w:color="auto"/>
        <w:bottom w:val="none" w:sz="0" w:space="0" w:color="auto"/>
        <w:right w:val="none" w:sz="0" w:space="0" w:color="auto"/>
      </w:divBdr>
    </w:div>
    <w:div w:id="1308165012">
      <w:bodyDiv w:val="1"/>
      <w:marLeft w:val="0"/>
      <w:marRight w:val="0"/>
      <w:marTop w:val="0"/>
      <w:marBottom w:val="0"/>
      <w:divBdr>
        <w:top w:val="none" w:sz="0" w:space="0" w:color="auto"/>
        <w:left w:val="none" w:sz="0" w:space="0" w:color="auto"/>
        <w:bottom w:val="none" w:sz="0" w:space="0" w:color="auto"/>
        <w:right w:val="none" w:sz="0" w:space="0" w:color="auto"/>
      </w:divBdr>
    </w:div>
    <w:div w:id="1308170300">
      <w:marLeft w:val="640"/>
      <w:marRight w:val="0"/>
      <w:marTop w:val="0"/>
      <w:marBottom w:val="0"/>
      <w:divBdr>
        <w:top w:val="none" w:sz="0" w:space="0" w:color="auto"/>
        <w:left w:val="none" w:sz="0" w:space="0" w:color="auto"/>
        <w:bottom w:val="none" w:sz="0" w:space="0" w:color="auto"/>
        <w:right w:val="none" w:sz="0" w:space="0" w:color="auto"/>
      </w:divBdr>
    </w:div>
    <w:div w:id="1308317190">
      <w:marLeft w:val="640"/>
      <w:marRight w:val="0"/>
      <w:marTop w:val="0"/>
      <w:marBottom w:val="0"/>
      <w:divBdr>
        <w:top w:val="none" w:sz="0" w:space="0" w:color="auto"/>
        <w:left w:val="none" w:sz="0" w:space="0" w:color="auto"/>
        <w:bottom w:val="none" w:sz="0" w:space="0" w:color="auto"/>
        <w:right w:val="none" w:sz="0" w:space="0" w:color="auto"/>
      </w:divBdr>
    </w:div>
    <w:div w:id="1308894677">
      <w:marLeft w:val="640"/>
      <w:marRight w:val="0"/>
      <w:marTop w:val="0"/>
      <w:marBottom w:val="0"/>
      <w:divBdr>
        <w:top w:val="none" w:sz="0" w:space="0" w:color="auto"/>
        <w:left w:val="none" w:sz="0" w:space="0" w:color="auto"/>
        <w:bottom w:val="none" w:sz="0" w:space="0" w:color="auto"/>
        <w:right w:val="none" w:sz="0" w:space="0" w:color="auto"/>
      </w:divBdr>
    </w:div>
    <w:div w:id="1309094205">
      <w:marLeft w:val="640"/>
      <w:marRight w:val="0"/>
      <w:marTop w:val="0"/>
      <w:marBottom w:val="0"/>
      <w:divBdr>
        <w:top w:val="none" w:sz="0" w:space="0" w:color="auto"/>
        <w:left w:val="none" w:sz="0" w:space="0" w:color="auto"/>
        <w:bottom w:val="none" w:sz="0" w:space="0" w:color="auto"/>
        <w:right w:val="none" w:sz="0" w:space="0" w:color="auto"/>
      </w:divBdr>
    </w:div>
    <w:div w:id="1309551794">
      <w:marLeft w:val="640"/>
      <w:marRight w:val="0"/>
      <w:marTop w:val="0"/>
      <w:marBottom w:val="0"/>
      <w:divBdr>
        <w:top w:val="none" w:sz="0" w:space="0" w:color="auto"/>
        <w:left w:val="none" w:sz="0" w:space="0" w:color="auto"/>
        <w:bottom w:val="none" w:sz="0" w:space="0" w:color="auto"/>
        <w:right w:val="none" w:sz="0" w:space="0" w:color="auto"/>
      </w:divBdr>
    </w:div>
    <w:div w:id="1309751069">
      <w:bodyDiv w:val="1"/>
      <w:marLeft w:val="0"/>
      <w:marRight w:val="0"/>
      <w:marTop w:val="0"/>
      <w:marBottom w:val="0"/>
      <w:divBdr>
        <w:top w:val="none" w:sz="0" w:space="0" w:color="auto"/>
        <w:left w:val="none" w:sz="0" w:space="0" w:color="auto"/>
        <w:bottom w:val="none" w:sz="0" w:space="0" w:color="auto"/>
        <w:right w:val="none" w:sz="0" w:space="0" w:color="auto"/>
      </w:divBdr>
      <w:divsChild>
        <w:div w:id="7486711">
          <w:marLeft w:val="480"/>
          <w:marRight w:val="0"/>
          <w:marTop w:val="0"/>
          <w:marBottom w:val="0"/>
          <w:divBdr>
            <w:top w:val="none" w:sz="0" w:space="0" w:color="auto"/>
            <w:left w:val="none" w:sz="0" w:space="0" w:color="auto"/>
            <w:bottom w:val="none" w:sz="0" w:space="0" w:color="auto"/>
            <w:right w:val="none" w:sz="0" w:space="0" w:color="auto"/>
          </w:divBdr>
        </w:div>
        <w:div w:id="144401632">
          <w:marLeft w:val="480"/>
          <w:marRight w:val="0"/>
          <w:marTop w:val="0"/>
          <w:marBottom w:val="0"/>
          <w:divBdr>
            <w:top w:val="none" w:sz="0" w:space="0" w:color="auto"/>
            <w:left w:val="none" w:sz="0" w:space="0" w:color="auto"/>
            <w:bottom w:val="none" w:sz="0" w:space="0" w:color="auto"/>
            <w:right w:val="none" w:sz="0" w:space="0" w:color="auto"/>
          </w:divBdr>
        </w:div>
        <w:div w:id="156922705">
          <w:marLeft w:val="480"/>
          <w:marRight w:val="0"/>
          <w:marTop w:val="0"/>
          <w:marBottom w:val="0"/>
          <w:divBdr>
            <w:top w:val="none" w:sz="0" w:space="0" w:color="auto"/>
            <w:left w:val="none" w:sz="0" w:space="0" w:color="auto"/>
            <w:bottom w:val="none" w:sz="0" w:space="0" w:color="auto"/>
            <w:right w:val="none" w:sz="0" w:space="0" w:color="auto"/>
          </w:divBdr>
        </w:div>
        <w:div w:id="185683235">
          <w:marLeft w:val="480"/>
          <w:marRight w:val="0"/>
          <w:marTop w:val="0"/>
          <w:marBottom w:val="0"/>
          <w:divBdr>
            <w:top w:val="none" w:sz="0" w:space="0" w:color="auto"/>
            <w:left w:val="none" w:sz="0" w:space="0" w:color="auto"/>
            <w:bottom w:val="none" w:sz="0" w:space="0" w:color="auto"/>
            <w:right w:val="none" w:sz="0" w:space="0" w:color="auto"/>
          </w:divBdr>
        </w:div>
        <w:div w:id="194663096">
          <w:marLeft w:val="480"/>
          <w:marRight w:val="0"/>
          <w:marTop w:val="0"/>
          <w:marBottom w:val="0"/>
          <w:divBdr>
            <w:top w:val="none" w:sz="0" w:space="0" w:color="auto"/>
            <w:left w:val="none" w:sz="0" w:space="0" w:color="auto"/>
            <w:bottom w:val="none" w:sz="0" w:space="0" w:color="auto"/>
            <w:right w:val="none" w:sz="0" w:space="0" w:color="auto"/>
          </w:divBdr>
        </w:div>
        <w:div w:id="201284987">
          <w:marLeft w:val="480"/>
          <w:marRight w:val="0"/>
          <w:marTop w:val="0"/>
          <w:marBottom w:val="0"/>
          <w:divBdr>
            <w:top w:val="none" w:sz="0" w:space="0" w:color="auto"/>
            <w:left w:val="none" w:sz="0" w:space="0" w:color="auto"/>
            <w:bottom w:val="none" w:sz="0" w:space="0" w:color="auto"/>
            <w:right w:val="none" w:sz="0" w:space="0" w:color="auto"/>
          </w:divBdr>
        </w:div>
        <w:div w:id="251671410">
          <w:marLeft w:val="480"/>
          <w:marRight w:val="0"/>
          <w:marTop w:val="0"/>
          <w:marBottom w:val="0"/>
          <w:divBdr>
            <w:top w:val="none" w:sz="0" w:space="0" w:color="auto"/>
            <w:left w:val="none" w:sz="0" w:space="0" w:color="auto"/>
            <w:bottom w:val="none" w:sz="0" w:space="0" w:color="auto"/>
            <w:right w:val="none" w:sz="0" w:space="0" w:color="auto"/>
          </w:divBdr>
        </w:div>
        <w:div w:id="307176055">
          <w:marLeft w:val="480"/>
          <w:marRight w:val="0"/>
          <w:marTop w:val="0"/>
          <w:marBottom w:val="0"/>
          <w:divBdr>
            <w:top w:val="none" w:sz="0" w:space="0" w:color="auto"/>
            <w:left w:val="none" w:sz="0" w:space="0" w:color="auto"/>
            <w:bottom w:val="none" w:sz="0" w:space="0" w:color="auto"/>
            <w:right w:val="none" w:sz="0" w:space="0" w:color="auto"/>
          </w:divBdr>
        </w:div>
        <w:div w:id="418252544">
          <w:marLeft w:val="480"/>
          <w:marRight w:val="0"/>
          <w:marTop w:val="0"/>
          <w:marBottom w:val="0"/>
          <w:divBdr>
            <w:top w:val="none" w:sz="0" w:space="0" w:color="auto"/>
            <w:left w:val="none" w:sz="0" w:space="0" w:color="auto"/>
            <w:bottom w:val="none" w:sz="0" w:space="0" w:color="auto"/>
            <w:right w:val="none" w:sz="0" w:space="0" w:color="auto"/>
          </w:divBdr>
        </w:div>
        <w:div w:id="481653864">
          <w:marLeft w:val="480"/>
          <w:marRight w:val="0"/>
          <w:marTop w:val="0"/>
          <w:marBottom w:val="0"/>
          <w:divBdr>
            <w:top w:val="none" w:sz="0" w:space="0" w:color="auto"/>
            <w:left w:val="none" w:sz="0" w:space="0" w:color="auto"/>
            <w:bottom w:val="none" w:sz="0" w:space="0" w:color="auto"/>
            <w:right w:val="none" w:sz="0" w:space="0" w:color="auto"/>
          </w:divBdr>
        </w:div>
        <w:div w:id="582421224">
          <w:marLeft w:val="480"/>
          <w:marRight w:val="0"/>
          <w:marTop w:val="0"/>
          <w:marBottom w:val="0"/>
          <w:divBdr>
            <w:top w:val="none" w:sz="0" w:space="0" w:color="auto"/>
            <w:left w:val="none" w:sz="0" w:space="0" w:color="auto"/>
            <w:bottom w:val="none" w:sz="0" w:space="0" w:color="auto"/>
            <w:right w:val="none" w:sz="0" w:space="0" w:color="auto"/>
          </w:divBdr>
        </w:div>
        <w:div w:id="629627304">
          <w:marLeft w:val="480"/>
          <w:marRight w:val="0"/>
          <w:marTop w:val="0"/>
          <w:marBottom w:val="0"/>
          <w:divBdr>
            <w:top w:val="none" w:sz="0" w:space="0" w:color="auto"/>
            <w:left w:val="none" w:sz="0" w:space="0" w:color="auto"/>
            <w:bottom w:val="none" w:sz="0" w:space="0" w:color="auto"/>
            <w:right w:val="none" w:sz="0" w:space="0" w:color="auto"/>
          </w:divBdr>
        </w:div>
        <w:div w:id="646861349">
          <w:marLeft w:val="480"/>
          <w:marRight w:val="0"/>
          <w:marTop w:val="0"/>
          <w:marBottom w:val="0"/>
          <w:divBdr>
            <w:top w:val="none" w:sz="0" w:space="0" w:color="auto"/>
            <w:left w:val="none" w:sz="0" w:space="0" w:color="auto"/>
            <w:bottom w:val="none" w:sz="0" w:space="0" w:color="auto"/>
            <w:right w:val="none" w:sz="0" w:space="0" w:color="auto"/>
          </w:divBdr>
        </w:div>
        <w:div w:id="648703730">
          <w:marLeft w:val="480"/>
          <w:marRight w:val="0"/>
          <w:marTop w:val="0"/>
          <w:marBottom w:val="0"/>
          <w:divBdr>
            <w:top w:val="none" w:sz="0" w:space="0" w:color="auto"/>
            <w:left w:val="none" w:sz="0" w:space="0" w:color="auto"/>
            <w:bottom w:val="none" w:sz="0" w:space="0" w:color="auto"/>
            <w:right w:val="none" w:sz="0" w:space="0" w:color="auto"/>
          </w:divBdr>
        </w:div>
        <w:div w:id="754277780">
          <w:marLeft w:val="480"/>
          <w:marRight w:val="0"/>
          <w:marTop w:val="0"/>
          <w:marBottom w:val="0"/>
          <w:divBdr>
            <w:top w:val="none" w:sz="0" w:space="0" w:color="auto"/>
            <w:left w:val="none" w:sz="0" w:space="0" w:color="auto"/>
            <w:bottom w:val="none" w:sz="0" w:space="0" w:color="auto"/>
            <w:right w:val="none" w:sz="0" w:space="0" w:color="auto"/>
          </w:divBdr>
        </w:div>
        <w:div w:id="769934363">
          <w:marLeft w:val="480"/>
          <w:marRight w:val="0"/>
          <w:marTop w:val="0"/>
          <w:marBottom w:val="0"/>
          <w:divBdr>
            <w:top w:val="none" w:sz="0" w:space="0" w:color="auto"/>
            <w:left w:val="none" w:sz="0" w:space="0" w:color="auto"/>
            <w:bottom w:val="none" w:sz="0" w:space="0" w:color="auto"/>
            <w:right w:val="none" w:sz="0" w:space="0" w:color="auto"/>
          </w:divBdr>
        </w:div>
        <w:div w:id="776750185">
          <w:marLeft w:val="480"/>
          <w:marRight w:val="0"/>
          <w:marTop w:val="0"/>
          <w:marBottom w:val="0"/>
          <w:divBdr>
            <w:top w:val="none" w:sz="0" w:space="0" w:color="auto"/>
            <w:left w:val="none" w:sz="0" w:space="0" w:color="auto"/>
            <w:bottom w:val="none" w:sz="0" w:space="0" w:color="auto"/>
            <w:right w:val="none" w:sz="0" w:space="0" w:color="auto"/>
          </w:divBdr>
        </w:div>
        <w:div w:id="858348520">
          <w:marLeft w:val="480"/>
          <w:marRight w:val="0"/>
          <w:marTop w:val="0"/>
          <w:marBottom w:val="0"/>
          <w:divBdr>
            <w:top w:val="none" w:sz="0" w:space="0" w:color="auto"/>
            <w:left w:val="none" w:sz="0" w:space="0" w:color="auto"/>
            <w:bottom w:val="none" w:sz="0" w:space="0" w:color="auto"/>
            <w:right w:val="none" w:sz="0" w:space="0" w:color="auto"/>
          </w:divBdr>
        </w:div>
        <w:div w:id="1052583055">
          <w:marLeft w:val="480"/>
          <w:marRight w:val="0"/>
          <w:marTop w:val="0"/>
          <w:marBottom w:val="0"/>
          <w:divBdr>
            <w:top w:val="none" w:sz="0" w:space="0" w:color="auto"/>
            <w:left w:val="none" w:sz="0" w:space="0" w:color="auto"/>
            <w:bottom w:val="none" w:sz="0" w:space="0" w:color="auto"/>
            <w:right w:val="none" w:sz="0" w:space="0" w:color="auto"/>
          </w:divBdr>
        </w:div>
        <w:div w:id="1079524521">
          <w:marLeft w:val="480"/>
          <w:marRight w:val="0"/>
          <w:marTop w:val="0"/>
          <w:marBottom w:val="0"/>
          <w:divBdr>
            <w:top w:val="none" w:sz="0" w:space="0" w:color="auto"/>
            <w:left w:val="none" w:sz="0" w:space="0" w:color="auto"/>
            <w:bottom w:val="none" w:sz="0" w:space="0" w:color="auto"/>
            <w:right w:val="none" w:sz="0" w:space="0" w:color="auto"/>
          </w:divBdr>
        </w:div>
        <w:div w:id="1212813187">
          <w:marLeft w:val="480"/>
          <w:marRight w:val="0"/>
          <w:marTop w:val="0"/>
          <w:marBottom w:val="0"/>
          <w:divBdr>
            <w:top w:val="none" w:sz="0" w:space="0" w:color="auto"/>
            <w:left w:val="none" w:sz="0" w:space="0" w:color="auto"/>
            <w:bottom w:val="none" w:sz="0" w:space="0" w:color="auto"/>
            <w:right w:val="none" w:sz="0" w:space="0" w:color="auto"/>
          </w:divBdr>
        </w:div>
        <w:div w:id="1214854950">
          <w:marLeft w:val="480"/>
          <w:marRight w:val="0"/>
          <w:marTop w:val="0"/>
          <w:marBottom w:val="0"/>
          <w:divBdr>
            <w:top w:val="none" w:sz="0" w:space="0" w:color="auto"/>
            <w:left w:val="none" w:sz="0" w:space="0" w:color="auto"/>
            <w:bottom w:val="none" w:sz="0" w:space="0" w:color="auto"/>
            <w:right w:val="none" w:sz="0" w:space="0" w:color="auto"/>
          </w:divBdr>
        </w:div>
        <w:div w:id="1285307083">
          <w:marLeft w:val="480"/>
          <w:marRight w:val="0"/>
          <w:marTop w:val="0"/>
          <w:marBottom w:val="0"/>
          <w:divBdr>
            <w:top w:val="none" w:sz="0" w:space="0" w:color="auto"/>
            <w:left w:val="none" w:sz="0" w:space="0" w:color="auto"/>
            <w:bottom w:val="none" w:sz="0" w:space="0" w:color="auto"/>
            <w:right w:val="none" w:sz="0" w:space="0" w:color="auto"/>
          </w:divBdr>
        </w:div>
        <w:div w:id="1290430105">
          <w:marLeft w:val="480"/>
          <w:marRight w:val="0"/>
          <w:marTop w:val="0"/>
          <w:marBottom w:val="0"/>
          <w:divBdr>
            <w:top w:val="none" w:sz="0" w:space="0" w:color="auto"/>
            <w:left w:val="none" w:sz="0" w:space="0" w:color="auto"/>
            <w:bottom w:val="none" w:sz="0" w:space="0" w:color="auto"/>
            <w:right w:val="none" w:sz="0" w:space="0" w:color="auto"/>
          </w:divBdr>
        </w:div>
        <w:div w:id="1308978169">
          <w:marLeft w:val="480"/>
          <w:marRight w:val="0"/>
          <w:marTop w:val="0"/>
          <w:marBottom w:val="0"/>
          <w:divBdr>
            <w:top w:val="none" w:sz="0" w:space="0" w:color="auto"/>
            <w:left w:val="none" w:sz="0" w:space="0" w:color="auto"/>
            <w:bottom w:val="none" w:sz="0" w:space="0" w:color="auto"/>
            <w:right w:val="none" w:sz="0" w:space="0" w:color="auto"/>
          </w:divBdr>
        </w:div>
        <w:div w:id="1412922186">
          <w:marLeft w:val="480"/>
          <w:marRight w:val="0"/>
          <w:marTop w:val="0"/>
          <w:marBottom w:val="0"/>
          <w:divBdr>
            <w:top w:val="none" w:sz="0" w:space="0" w:color="auto"/>
            <w:left w:val="none" w:sz="0" w:space="0" w:color="auto"/>
            <w:bottom w:val="none" w:sz="0" w:space="0" w:color="auto"/>
            <w:right w:val="none" w:sz="0" w:space="0" w:color="auto"/>
          </w:divBdr>
        </w:div>
        <w:div w:id="1432356448">
          <w:marLeft w:val="480"/>
          <w:marRight w:val="0"/>
          <w:marTop w:val="0"/>
          <w:marBottom w:val="0"/>
          <w:divBdr>
            <w:top w:val="none" w:sz="0" w:space="0" w:color="auto"/>
            <w:left w:val="none" w:sz="0" w:space="0" w:color="auto"/>
            <w:bottom w:val="none" w:sz="0" w:space="0" w:color="auto"/>
            <w:right w:val="none" w:sz="0" w:space="0" w:color="auto"/>
          </w:divBdr>
        </w:div>
        <w:div w:id="1464233437">
          <w:marLeft w:val="480"/>
          <w:marRight w:val="0"/>
          <w:marTop w:val="0"/>
          <w:marBottom w:val="0"/>
          <w:divBdr>
            <w:top w:val="none" w:sz="0" w:space="0" w:color="auto"/>
            <w:left w:val="none" w:sz="0" w:space="0" w:color="auto"/>
            <w:bottom w:val="none" w:sz="0" w:space="0" w:color="auto"/>
            <w:right w:val="none" w:sz="0" w:space="0" w:color="auto"/>
          </w:divBdr>
        </w:div>
        <w:div w:id="1531147703">
          <w:marLeft w:val="480"/>
          <w:marRight w:val="0"/>
          <w:marTop w:val="0"/>
          <w:marBottom w:val="0"/>
          <w:divBdr>
            <w:top w:val="none" w:sz="0" w:space="0" w:color="auto"/>
            <w:left w:val="none" w:sz="0" w:space="0" w:color="auto"/>
            <w:bottom w:val="none" w:sz="0" w:space="0" w:color="auto"/>
            <w:right w:val="none" w:sz="0" w:space="0" w:color="auto"/>
          </w:divBdr>
        </w:div>
        <w:div w:id="1537616019">
          <w:marLeft w:val="480"/>
          <w:marRight w:val="0"/>
          <w:marTop w:val="0"/>
          <w:marBottom w:val="0"/>
          <w:divBdr>
            <w:top w:val="none" w:sz="0" w:space="0" w:color="auto"/>
            <w:left w:val="none" w:sz="0" w:space="0" w:color="auto"/>
            <w:bottom w:val="none" w:sz="0" w:space="0" w:color="auto"/>
            <w:right w:val="none" w:sz="0" w:space="0" w:color="auto"/>
          </w:divBdr>
        </w:div>
        <w:div w:id="1552424075">
          <w:marLeft w:val="480"/>
          <w:marRight w:val="0"/>
          <w:marTop w:val="0"/>
          <w:marBottom w:val="0"/>
          <w:divBdr>
            <w:top w:val="none" w:sz="0" w:space="0" w:color="auto"/>
            <w:left w:val="none" w:sz="0" w:space="0" w:color="auto"/>
            <w:bottom w:val="none" w:sz="0" w:space="0" w:color="auto"/>
            <w:right w:val="none" w:sz="0" w:space="0" w:color="auto"/>
          </w:divBdr>
        </w:div>
        <w:div w:id="1588033020">
          <w:marLeft w:val="480"/>
          <w:marRight w:val="0"/>
          <w:marTop w:val="0"/>
          <w:marBottom w:val="0"/>
          <w:divBdr>
            <w:top w:val="none" w:sz="0" w:space="0" w:color="auto"/>
            <w:left w:val="none" w:sz="0" w:space="0" w:color="auto"/>
            <w:bottom w:val="none" w:sz="0" w:space="0" w:color="auto"/>
            <w:right w:val="none" w:sz="0" w:space="0" w:color="auto"/>
          </w:divBdr>
        </w:div>
        <w:div w:id="1624917907">
          <w:marLeft w:val="480"/>
          <w:marRight w:val="0"/>
          <w:marTop w:val="0"/>
          <w:marBottom w:val="0"/>
          <w:divBdr>
            <w:top w:val="none" w:sz="0" w:space="0" w:color="auto"/>
            <w:left w:val="none" w:sz="0" w:space="0" w:color="auto"/>
            <w:bottom w:val="none" w:sz="0" w:space="0" w:color="auto"/>
            <w:right w:val="none" w:sz="0" w:space="0" w:color="auto"/>
          </w:divBdr>
        </w:div>
        <w:div w:id="1672565054">
          <w:marLeft w:val="480"/>
          <w:marRight w:val="0"/>
          <w:marTop w:val="0"/>
          <w:marBottom w:val="0"/>
          <w:divBdr>
            <w:top w:val="none" w:sz="0" w:space="0" w:color="auto"/>
            <w:left w:val="none" w:sz="0" w:space="0" w:color="auto"/>
            <w:bottom w:val="none" w:sz="0" w:space="0" w:color="auto"/>
            <w:right w:val="none" w:sz="0" w:space="0" w:color="auto"/>
          </w:divBdr>
        </w:div>
        <w:div w:id="1687441497">
          <w:marLeft w:val="480"/>
          <w:marRight w:val="0"/>
          <w:marTop w:val="0"/>
          <w:marBottom w:val="0"/>
          <w:divBdr>
            <w:top w:val="none" w:sz="0" w:space="0" w:color="auto"/>
            <w:left w:val="none" w:sz="0" w:space="0" w:color="auto"/>
            <w:bottom w:val="none" w:sz="0" w:space="0" w:color="auto"/>
            <w:right w:val="none" w:sz="0" w:space="0" w:color="auto"/>
          </w:divBdr>
        </w:div>
        <w:div w:id="1713773077">
          <w:marLeft w:val="480"/>
          <w:marRight w:val="0"/>
          <w:marTop w:val="0"/>
          <w:marBottom w:val="0"/>
          <w:divBdr>
            <w:top w:val="none" w:sz="0" w:space="0" w:color="auto"/>
            <w:left w:val="none" w:sz="0" w:space="0" w:color="auto"/>
            <w:bottom w:val="none" w:sz="0" w:space="0" w:color="auto"/>
            <w:right w:val="none" w:sz="0" w:space="0" w:color="auto"/>
          </w:divBdr>
        </w:div>
        <w:div w:id="1719427177">
          <w:marLeft w:val="480"/>
          <w:marRight w:val="0"/>
          <w:marTop w:val="0"/>
          <w:marBottom w:val="0"/>
          <w:divBdr>
            <w:top w:val="none" w:sz="0" w:space="0" w:color="auto"/>
            <w:left w:val="none" w:sz="0" w:space="0" w:color="auto"/>
            <w:bottom w:val="none" w:sz="0" w:space="0" w:color="auto"/>
            <w:right w:val="none" w:sz="0" w:space="0" w:color="auto"/>
          </w:divBdr>
        </w:div>
        <w:div w:id="1736119546">
          <w:marLeft w:val="480"/>
          <w:marRight w:val="0"/>
          <w:marTop w:val="0"/>
          <w:marBottom w:val="0"/>
          <w:divBdr>
            <w:top w:val="none" w:sz="0" w:space="0" w:color="auto"/>
            <w:left w:val="none" w:sz="0" w:space="0" w:color="auto"/>
            <w:bottom w:val="none" w:sz="0" w:space="0" w:color="auto"/>
            <w:right w:val="none" w:sz="0" w:space="0" w:color="auto"/>
          </w:divBdr>
        </w:div>
        <w:div w:id="1755199711">
          <w:marLeft w:val="480"/>
          <w:marRight w:val="0"/>
          <w:marTop w:val="0"/>
          <w:marBottom w:val="0"/>
          <w:divBdr>
            <w:top w:val="none" w:sz="0" w:space="0" w:color="auto"/>
            <w:left w:val="none" w:sz="0" w:space="0" w:color="auto"/>
            <w:bottom w:val="none" w:sz="0" w:space="0" w:color="auto"/>
            <w:right w:val="none" w:sz="0" w:space="0" w:color="auto"/>
          </w:divBdr>
        </w:div>
        <w:div w:id="1767536572">
          <w:marLeft w:val="480"/>
          <w:marRight w:val="0"/>
          <w:marTop w:val="0"/>
          <w:marBottom w:val="0"/>
          <w:divBdr>
            <w:top w:val="none" w:sz="0" w:space="0" w:color="auto"/>
            <w:left w:val="none" w:sz="0" w:space="0" w:color="auto"/>
            <w:bottom w:val="none" w:sz="0" w:space="0" w:color="auto"/>
            <w:right w:val="none" w:sz="0" w:space="0" w:color="auto"/>
          </w:divBdr>
        </w:div>
        <w:div w:id="1803183532">
          <w:marLeft w:val="480"/>
          <w:marRight w:val="0"/>
          <w:marTop w:val="0"/>
          <w:marBottom w:val="0"/>
          <w:divBdr>
            <w:top w:val="none" w:sz="0" w:space="0" w:color="auto"/>
            <w:left w:val="none" w:sz="0" w:space="0" w:color="auto"/>
            <w:bottom w:val="none" w:sz="0" w:space="0" w:color="auto"/>
            <w:right w:val="none" w:sz="0" w:space="0" w:color="auto"/>
          </w:divBdr>
        </w:div>
        <w:div w:id="1832910881">
          <w:marLeft w:val="480"/>
          <w:marRight w:val="0"/>
          <w:marTop w:val="0"/>
          <w:marBottom w:val="0"/>
          <w:divBdr>
            <w:top w:val="none" w:sz="0" w:space="0" w:color="auto"/>
            <w:left w:val="none" w:sz="0" w:space="0" w:color="auto"/>
            <w:bottom w:val="none" w:sz="0" w:space="0" w:color="auto"/>
            <w:right w:val="none" w:sz="0" w:space="0" w:color="auto"/>
          </w:divBdr>
        </w:div>
        <w:div w:id="1837063496">
          <w:marLeft w:val="480"/>
          <w:marRight w:val="0"/>
          <w:marTop w:val="0"/>
          <w:marBottom w:val="0"/>
          <w:divBdr>
            <w:top w:val="none" w:sz="0" w:space="0" w:color="auto"/>
            <w:left w:val="none" w:sz="0" w:space="0" w:color="auto"/>
            <w:bottom w:val="none" w:sz="0" w:space="0" w:color="auto"/>
            <w:right w:val="none" w:sz="0" w:space="0" w:color="auto"/>
          </w:divBdr>
        </w:div>
        <w:div w:id="1842546095">
          <w:marLeft w:val="480"/>
          <w:marRight w:val="0"/>
          <w:marTop w:val="0"/>
          <w:marBottom w:val="0"/>
          <w:divBdr>
            <w:top w:val="none" w:sz="0" w:space="0" w:color="auto"/>
            <w:left w:val="none" w:sz="0" w:space="0" w:color="auto"/>
            <w:bottom w:val="none" w:sz="0" w:space="0" w:color="auto"/>
            <w:right w:val="none" w:sz="0" w:space="0" w:color="auto"/>
          </w:divBdr>
        </w:div>
        <w:div w:id="1881820628">
          <w:marLeft w:val="480"/>
          <w:marRight w:val="0"/>
          <w:marTop w:val="0"/>
          <w:marBottom w:val="0"/>
          <w:divBdr>
            <w:top w:val="none" w:sz="0" w:space="0" w:color="auto"/>
            <w:left w:val="none" w:sz="0" w:space="0" w:color="auto"/>
            <w:bottom w:val="none" w:sz="0" w:space="0" w:color="auto"/>
            <w:right w:val="none" w:sz="0" w:space="0" w:color="auto"/>
          </w:divBdr>
        </w:div>
        <w:div w:id="1959870635">
          <w:marLeft w:val="480"/>
          <w:marRight w:val="0"/>
          <w:marTop w:val="0"/>
          <w:marBottom w:val="0"/>
          <w:divBdr>
            <w:top w:val="none" w:sz="0" w:space="0" w:color="auto"/>
            <w:left w:val="none" w:sz="0" w:space="0" w:color="auto"/>
            <w:bottom w:val="none" w:sz="0" w:space="0" w:color="auto"/>
            <w:right w:val="none" w:sz="0" w:space="0" w:color="auto"/>
          </w:divBdr>
        </w:div>
        <w:div w:id="1978367025">
          <w:marLeft w:val="480"/>
          <w:marRight w:val="0"/>
          <w:marTop w:val="0"/>
          <w:marBottom w:val="0"/>
          <w:divBdr>
            <w:top w:val="none" w:sz="0" w:space="0" w:color="auto"/>
            <w:left w:val="none" w:sz="0" w:space="0" w:color="auto"/>
            <w:bottom w:val="none" w:sz="0" w:space="0" w:color="auto"/>
            <w:right w:val="none" w:sz="0" w:space="0" w:color="auto"/>
          </w:divBdr>
        </w:div>
        <w:div w:id="2033219040">
          <w:marLeft w:val="480"/>
          <w:marRight w:val="0"/>
          <w:marTop w:val="0"/>
          <w:marBottom w:val="0"/>
          <w:divBdr>
            <w:top w:val="none" w:sz="0" w:space="0" w:color="auto"/>
            <w:left w:val="none" w:sz="0" w:space="0" w:color="auto"/>
            <w:bottom w:val="none" w:sz="0" w:space="0" w:color="auto"/>
            <w:right w:val="none" w:sz="0" w:space="0" w:color="auto"/>
          </w:divBdr>
        </w:div>
        <w:div w:id="2043096220">
          <w:marLeft w:val="480"/>
          <w:marRight w:val="0"/>
          <w:marTop w:val="0"/>
          <w:marBottom w:val="0"/>
          <w:divBdr>
            <w:top w:val="none" w:sz="0" w:space="0" w:color="auto"/>
            <w:left w:val="none" w:sz="0" w:space="0" w:color="auto"/>
            <w:bottom w:val="none" w:sz="0" w:space="0" w:color="auto"/>
            <w:right w:val="none" w:sz="0" w:space="0" w:color="auto"/>
          </w:divBdr>
        </w:div>
        <w:div w:id="2044164865">
          <w:marLeft w:val="480"/>
          <w:marRight w:val="0"/>
          <w:marTop w:val="0"/>
          <w:marBottom w:val="0"/>
          <w:divBdr>
            <w:top w:val="none" w:sz="0" w:space="0" w:color="auto"/>
            <w:left w:val="none" w:sz="0" w:space="0" w:color="auto"/>
            <w:bottom w:val="none" w:sz="0" w:space="0" w:color="auto"/>
            <w:right w:val="none" w:sz="0" w:space="0" w:color="auto"/>
          </w:divBdr>
        </w:div>
        <w:div w:id="2045671756">
          <w:marLeft w:val="480"/>
          <w:marRight w:val="0"/>
          <w:marTop w:val="0"/>
          <w:marBottom w:val="0"/>
          <w:divBdr>
            <w:top w:val="none" w:sz="0" w:space="0" w:color="auto"/>
            <w:left w:val="none" w:sz="0" w:space="0" w:color="auto"/>
            <w:bottom w:val="none" w:sz="0" w:space="0" w:color="auto"/>
            <w:right w:val="none" w:sz="0" w:space="0" w:color="auto"/>
          </w:divBdr>
        </w:div>
        <w:div w:id="2083679693">
          <w:marLeft w:val="480"/>
          <w:marRight w:val="0"/>
          <w:marTop w:val="0"/>
          <w:marBottom w:val="0"/>
          <w:divBdr>
            <w:top w:val="none" w:sz="0" w:space="0" w:color="auto"/>
            <w:left w:val="none" w:sz="0" w:space="0" w:color="auto"/>
            <w:bottom w:val="none" w:sz="0" w:space="0" w:color="auto"/>
            <w:right w:val="none" w:sz="0" w:space="0" w:color="auto"/>
          </w:divBdr>
        </w:div>
        <w:div w:id="2127582614">
          <w:marLeft w:val="480"/>
          <w:marRight w:val="0"/>
          <w:marTop w:val="0"/>
          <w:marBottom w:val="0"/>
          <w:divBdr>
            <w:top w:val="none" w:sz="0" w:space="0" w:color="auto"/>
            <w:left w:val="none" w:sz="0" w:space="0" w:color="auto"/>
            <w:bottom w:val="none" w:sz="0" w:space="0" w:color="auto"/>
            <w:right w:val="none" w:sz="0" w:space="0" w:color="auto"/>
          </w:divBdr>
        </w:div>
        <w:div w:id="2132166986">
          <w:marLeft w:val="480"/>
          <w:marRight w:val="0"/>
          <w:marTop w:val="0"/>
          <w:marBottom w:val="0"/>
          <w:divBdr>
            <w:top w:val="none" w:sz="0" w:space="0" w:color="auto"/>
            <w:left w:val="none" w:sz="0" w:space="0" w:color="auto"/>
            <w:bottom w:val="none" w:sz="0" w:space="0" w:color="auto"/>
            <w:right w:val="none" w:sz="0" w:space="0" w:color="auto"/>
          </w:divBdr>
        </w:div>
      </w:divsChild>
    </w:div>
    <w:div w:id="1310018614">
      <w:marLeft w:val="640"/>
      <w:marRight w:val="0"/>
      <w:marTop w:val="0"/>
      <w:marBottom w:val="0"/>
      <w:divBdr>
        <w:top w:val="none" w:sz="0" w:space="0" w:color="auto"/>
        <w:left w:val="none" w:sz="0" w:space="0" w:color="auto"/>
        <w:bottom w:val="none" w:sz="0" w:space="0" w:color="auto"/>
        <w:right w:val="none" w:sz="0" w:space="0" w:color="auto"/>
      </w:divBdr>
    </w:div>
    <w:div w:id="1310594916">
      <w:marLeft w:val="640"/>
      <w:marRight w:val="0"/>
      <w:marTop w:val="0"/>
      <w:marBottom w:val="0"/>
      <w:divBdr>
        <w:top w:val="none" w:sz="0" w:space="0" w:color="auto"/>
        <w:left w:val="none" w:sz="0" w:space="0" w:color="auto"/>
        <w:bottom w:val="none" w:sz="0" w:space="0" w:color="auto"/>
        <w:right w:val="none" w:sz="0" w:space="0" w:color="auto"/>
      </w:divBdr>
    </w:div>
    <w:div w:id="1311249184">
      <w:marLeft w:val="640"/>
      <w:marRight w:val="0"/>
      <w:marTop w:val="0"/>
      <w:marBottom w:val="0"/>
      <w:divBdr>
        <w:top w:val="none" w:sz="0" w:space="0" w:color="auto"/>
        <w:left w:val="none" w:sz="0" w:space="0" w:color="auto"/>
        <w:bottom w:val="none" w:sz="0" w:space="0" w:color="auto"/>
        <w:right w:val="none" w:sz="0" w:space="0" w:color="auto"/>
      </w:divBdr>
    </w:div>
    <w:div w:id="1311321877">
      <w:marLeft w:val="640"/>
      <w:marRight w:val="0"/>
      <w:marTop w:val="0"/>
      <w:marBottom w:val="0"/>
      <w:divBdr>
        <w:top w:val="none" w:sz="0" w:space="0" w:color="auto"/>
        <w:left w:val="none" w:sz="0" w:space="0" w:color="auto"/>
        <w:bottom w:val="none" w:sz="0" w:space="0" w:color="auto"/>
        <w:right w:val="none" w:sz="0" w:space="0" w:color="auto"/>
      </w:divBdr>
    </w:div>
    <w:div w:id="1312097158">
      <w:bodyDiv w:val="1"/>
      <w:marLeft w:val="0"/>
      <w:marRight w:val="0"/>
      <w:marTop w:val="0"/>
      <w:marBottom w:val="0"/>
      <w:divBdr>
        <w:top w:val="none" w:sz="0" w:space="0" w:color="auto"/>
        <w:left w:val="none" w:sz="0" w:space="0" w:color="auto"/>
        <w:bottom w:val="none" w:sz="0" w:space="0" w:color="auto"/>
        <w:right w:val="none" w:sz="0" w:space="0" w:color="auto"/>
      </w:divBdr>
      <w:divsChild>
        <w:div w:id="48503540">
          <w:marLeft w:val="480"/>
          <w:marRight w:val="0"/>
          <w:marTop w:val="0"/>
          <w:marBottom w:val="0"/>
          <w:divBdr>
            <w:top w:val="none" w:sz="0" w:space="0" w:color="auto"/>
            <w:left w:val="none" w:sz="0" w:space="0" w:color="auto"/>
            <w:bottom w:val="none" w:sz="0" w:space="0" w:color="auto"/>
            <w:right w:val="none" w:sz="0" w:space="0" w:color="auto"/>
          </w:divBdr>
        </w:div>
        <w:div w:id="74518588">
          <w:marLeft w:val="480"/>
          <w:marRight w:val="0"/>
          <w:marTop w:val="0"/>
          <w:marBottom w:val="0"/>
          <w:divBdr>
            <w:top w:val="none" w:sz="0" w:space="0" w:color="auto"/>
            <w:left w:val="none" w:sz="0" w:space="0" w:color="auto"/>
            <w:bottom w:val="none" w:sz="0" w:space="0" w:color="auto"/>
            <w:right w:val="none" w:sz="0" w:space="0" w:color="auto"/>
          </w:divBdr>
        </w:div>
        <w:div w:id="173035902">
          <w:marLeft w:val="480"/>
          <w:marRight w:val="0"/>
          <w:marTop w:val="0"/>
          <w:marBottom w:val="0"/>
          <w:divBdr>
            <w:top w:val="none" w:sz="0" w:space="0" w:color="auto"/>
            <w:left w:val="none" w:sz="0" w:space="0" w:color="auto"/>
            <w:bottom w:val="none" w:sz="0" w:space="0" w:color="auto"/>
            <w:right w:val="none" w:sz="0" w:space="0" w:color="auto"/>
          </w:divBdr>
        </w:div>
        <w:div w:id="193423282">
          <w:marLeft w:val="480"/>
          <w:marRight w:val="0"/>
          <w:marTop w:val="0"/>
          <w:marBottom w:val="0"/>
          <w:divBdr>
            <w:top w:val="none" w:sz="0" w:space="0" w:color="auto"/>
            <w:left w:val="none" w:sz="0" w:space="0" w:color="auto"/>
            <w:bottom w:val="none" w:sz="0" w:space="0" w:color="auto"/>
            <w:right w:val="none" w:sz="0" w:space="0" w:color="auto"/>
          </w:divBdr>
        </w:div>
        <w:div w:id="336419986">
          <w:marLeft w:val="480"/>
          <w:marRight w:val="0"/>
          <w:marTop w:val="0"/>
          <w:marBottom w:val="0"/>
          <w:divBdr>
            <w:top w:val="none" w:sz="0" w:space="0" w:color="auto"/>
            <w:left w:val="none" w:sz="0" w:space="0" w:color="auto"/>
            <w:bottom w:val="none" w:sz="0" w:space="0" w:color="auto"/>
            <w:right w:val="none" w:sz="0" w:space="0" w:color="auto"/>
          </w:divBdr>
        </w:div>
        <w:div w:id="391199677">
          <w:marLeft w:val="480"/>
          <w:marRight w:val="0"/>
          <w:marTop w:val="0"/>
          <w:marBottom w:val="0"/>
          <w:divBdr>
            <w:top w:val="none" w:sz="0" w:space="0" w:color="auto"/>
            <w:left w:val="none" w:sz="0" w:space="0" w:color="auto"/>
            <w:bottom w:val="none" w:sz="0" w:space="0" w:color="auto"/>
            <w:right w:val="none" w:sz="0" w:space="0" w:color="auto"/>
          </w:divBdr>
        </w:div>
        <w:div w:id="428426702">
          <w:marLeft w:val="480"/>
          <w:marRight w:val="0"/>
          <w:marTop w:val="0"/>
          <w:marBottom w:val="0"/>
          <w:divBdr>
            <w:top w:val="none" w:sz="0" w:space="0" w:color="auto"/>
            <w:left w:val="none" w:sz="0" w:space="0" w:color="auto"/>
            <w:bottom w:val="none" w:sz="0" w:space="0" w:color="auto"/>
            <w:right w:val="none" w:sz="0" w:space="0" w:color="auto"/>
          </w:divBdr>
        </w:div>
        <w:div w:id="465196301">
          <w:marLeft w:val="480"/>
          <w:marRight w:val="0"/>
          <w:marTop w:val="0"/>
          <w:marBottom w:val="0"/>
          <w:divBdr>
            <w:top w:val="none" w:sz="0" w:space="0" w:color="auto"/>
            <w:left w:val="none" w:sz="0" w:space="0" w:color="auto"/>
            <w:bottom w:val="none" w:sz="0" w:space="0" w:color="auto"/>
            <w:right w:val="none" w:sz="0" w:space="0" w:color="auto"/>
          </w:divBdr>
        </w:div>
        <w:div w:id="494296367">
          <w:marLeft w:val="480"/>
          <w:marRight w:val="0"/>
          <w:marTop w:val="0"/>
          <w:marBottom w:val="0"/>
          <w:divBdr>
            <w:top w:val="none" w:sz="0" w:space="0" w:color="auto"/>
            <w:left w:val="none" w:sz="0" w:space="0" w:color="auto"/>
            <w:bottom w:val="none" w:sz="0" w:space="0" w:color="auto"/>
            <w:right w:val="none" w:sz="0" w:space="0" w:color="auto"/>
          </w:divBdr>
        </w:div>
        <w:div w:id="519854680">
          <w:marLeft w:val="480"/>
          <w:marRight w:val="0"/>
          <w:marTop w:val="0"/>
          <w:marBottom w:val="0"/>
          <w:divBdr>
            <w:top w:val="none" w:sz="0" w:space="0" w:color="auto"/>
            <w:left w:val="none" w:sz="0" w:space="0" w:color="auto"/>
            <w:bottom w:val="none" w:sz="0" w:space="0" w:color="auto"/>
            <w:right w:val="none" w:sz="0" w:space="0" w:color="auto"/>
          </w:divBdr>
        </w:div>
        <w:div w:id="573128094">
          <w:marLeft w:val="480"/>
          <w:marRight w:val="0"/>
          <w:marTop w:val="0"/>
          <w:marBottom w:val="0"/>
          <w:divBdr>
            <w:top w:val="none" w:sz="0" w:space="0" w:color="auto"/>
            <w:left w:val="none" w:sz="0" w:space="0" w:color="auto"/>
            <w:bottom w:val="none" w:sz="0" w:space="0" w:color="auto"/>
            <w:right w:val="none" w:sz="0" w:space="0" w:color="auto"/>
          </w:divBdr>
        </w:div>
        <w:div w:id="577328902">
          <w:marLeft w:val="480"/>
          <w:marRight w:val="0"/>
          <w:marTop w:val="0"/>
          <w:marBottom w:val="0"/>
          <w:divBdr>
            <w:top w:val="none" w:sz="0" w:space="0" w:color="auto"/>
            <w:left w:val="none" w:sz="0" w:space="0" w:color="auto"/>
            <w:bottom w:val="none" w:sz="0" w:space="0" w:color="auto"/>
            <w:right w:val="none" w:sz="0" w:space="0" w:color="auto"/>
          </w:divBdr>
        </w:div>
        <w:div w:id="587734423">
          <w:marLeft w:val="480"/>
          <w:marRight w:val="0"/>
          <w:marTop w:val="0"/>
          <w:marBottom w:val="0"/>
          <w:divBdr>
            <w:top w:val="none" w:sz="0" w:space="0" w:color="auto"/>
            <w:left w:val="none" w:sz="0" w:space="0" w:color="auto"/>
            <w:bottom w:val="none" w:sz="0" w:space="0" w:color="auto"/>
            <w:right w:val="none" w:sz="0" w:space="0" w:color="auto"/>
          </w:divBdr>
        </w:div>
        <w:div w:id="616177135">
          <w:marLeft w:val="480"/>
          <w:marRight w:val="0"/>
          <w:marTop w:val="0"/>
          <w:marBottom w:val="0"/>
          <w:divBdr>
            <w:top w:val="none" w:sz="0" w:space="0" w:color="auto"/>
            <w:left w:val="none" w:sz="0" w:space="0" w:color="auto"/>
            <w:bottom w:val="none" w:sz="0" w:space="0" w:color="auto"/>
            <w:right w:val="none" w:sz="0" w:space="0" w:color="auto"/>
          </w:divBdr>
        </w:div>
        <w:div w:id="626014488">
          <w:marLeft w:val="480"/>
          <w:marRight w:val="0"/>
          <w:marTop w:val="0"/>
          <w:marBottom w:val="0"/>
          <w:divBdr>
            <w:top w:val="none" w:sz="0" w:space="0" w:color="auto"/>
            <w:left w:val="none" w:sz="0" w:space="0" w:color="auto"/>
            <w:bottom w:val="none" w:sz="0" w:space="0" w:color="auto"/>
            <w:right w:val="none" w:sz="0" w:space="0" w:color="auto"/>
          </w:divBdr>
        </w:div>
        <w:div w:id="631904751">
          <w:marLeft w:val="480"/>
          <w:marRight w:val="0"/>
          <w:marTop w:val="0"/>
          <w:marBottom w:val="0"/>
          <w:divBdr>
            <w:top w:val="none" w:sz="0" w:space="0" w:color="auto"/>
            <w:left w:val="none" w:sz="0" w:space="0" w:color="auto"/>
            <w:bottom w:val="none" w:sz="0" w:space="0" w:color="auto"/>
            <w:right w:val="none" w:sz="0" w:space="0" w:color="auto"/>
          </w:divBdr>
        </w:div>
        <w:div w:id="641008646">
          <w:marLeft w:val="480"/>
          <w:marRight w:val="0"/>
          <w:marTop w:val="0"/>
          <w:marBottom w:val="0"/>
          <w:divBdr>
            <w:top w:val="none" w:sz="0" w:space="0" w:color="auto"/>
            <w:left w:val="none" w:sz="0" w:space="0" w:color="auto"/>
            <w:bottom w:val="none" w:sz="0" w:space="0" w:color="auto"/>
            <w:right w:val="none" w:sz="0" w:space="0" w:color="auto"/>
          </w:divBdr>
        </w:div>
        <w:div w:id="709956026">
          <w:marLeft w:val="480"/>
          <w:marRight w:val="0"/>
          <w:marTop w:val="0"/>
          <w:marBottom w:val="0"/>
          <w:divBdr>
            <w:top w:val="none" w:sz="0" w:space="0" w:color="auto"/>
            <w:left w:val="none" w:sz="0" w:space="0" w:color="auto"/>
            <w:bottom w:val="none" w:sz="0" w:space="0" w:color="auto"/>
            <w:right w:val="none" w:sz="0" w:space="0" w:color="auto"/>
          </w:divBdr>
        </w:div>
        <w:div w:id="721902174">
          <w:marLeft w:val="480"/>
          <w:marRight w:val="0"/>
          <w:marTop w:val="0"/>
          <w:marBottom w:val="0"/>
          <w:divBdr>
            <w:top w:val="none" w:sz="0" w:space="0" w:color="auto"/>
            <w:left w:val="none" w:sz="0" w:space="0" w:color="auto"/>
            <w:bottom w:val="none" w:sz="0" w:space="0" w:color="auto"/>
            <w:right w:val="none" w:sz="0" w:space="0" w:color="auto"/>
          </w:divBdr>
        </w:div>
        <w:div w:id="775710074">
          <w:marLeft w:val="480"/>
          <w:marRight w:val="0"/>
          <w:marTop w:val="0"/>
          <w:marBottom w:val="0"/>
          <w:divBdr>
            <w:top w:val="none" w:sz="0" w:space="0" w:color="auto"/>
            <w:left w:val="none" w:sz="0" w:space="0" w:color="auto"/>
            <w:bottom w:val="none" w:sz="0" w:space="0" w:color="auto"/>
            <w:right w:val="none" w:sz="0" w:space="0" w:color="auto"/>
          </w:divBdr>
        </w:div>
        <w:div w:id="829103311">
          <w:marLeft w:val="480"/>
          <w:marRight w:val="0"/>
          <w:marTop w:val="0"/>
          <w:marBottom w:val="0"/>
          <w:divBdr>
            <w:top w:val="none" w:sz="0" w:space="0" w:color="auto"/>
            <w:left w:val="none" w:sz="0" w:space="0" w:color="auto"/>
            <w:bottom w:val="none" w:sz="0" w:space="0" w:color="auto"/>
            <w:right w:val="none" w:sz="0" w:space="0" w:color="auto"/>
          </w:divBdr>
        </w:div>
        <w:div w:id="833185448">
          <w:marLeft w:val="480"/>
          <w:marRight w:val="0"/>
          <w:marTop w:val="0"/>
          <w:marBottom w:val="0"/>
          <w:divBdr>
            <w:top w:val="none" w:sz="0" w:space="0" w:color="auto"/>
            <w:left w:val="none" w:sz="0" w:space="0" w:color="auto"/>
            <w:bottom w:val="none" w:sz="0" w:space="0" w:color="auto"/>
            <w:right w:val="none" w:sz="0" w:space="0" w:color="auto"/>
          </w:divBdr>
        </w:div>
        <w:div w:id="855732898">
          <w:marLeft w:val="480"/>
          <w:marRight w:val="0"/>
          <w:marTop w:val="0"/>
          <w:marBottom w:val="0"/>
          <w:divBdr>
            <w:top w:val="none" w:sz="0" w:space="0" w:color="auto"/>
            <w:left w:val="none" w:sz="0" w:space="0" w:color="auto"/>
            <w:bottom w:val="none" w:sz="0" w:space="0" w:color="auto"/>
            <w:right w:val="none" w:sz="0" w:space="0" w:color="auto"/>
          </w:divBdr>
        </w:div>
        <w:div w:id="881987522">
          <w:marLeft w:val="480"/>
          <w:marRight w:val="0"/>
          <w:marTop w:val="0"/>
          <w:marBottom w:val="0"/>
          <w:divBdr>
            <w:top w:val="none" w:sz="0" w:space="0" w:color="auto"/>
            <w:left w:val="none" w:sz="0" w:space="0" w:color="auto"/>
            <w:bottom w:val="none" w:sz="0" w:space="0" w:color="auto"/>
            <w:right w:val="none" w:sz="0" w:space="0" w:color="auto"/>
          </w:divBdr>
        </w:div>
        <w:div w:id="890187750">
          <w:marLeft w:val="480"/>
          <w:marRight w:val="0"/>
          <w:marTop w:val="0"/>
          <w:marBottom w:val="0"/>
          <w:divBdr>
            <w:top w:val="none" w:sz="0" w:space="0" w:color="auto"/>
            <w:left w:val="none" w:sz="0" w:space="0" w:color="auto"/>
            <w:bottom w:val="none" w:sz="0" w:space="0" w:color="auto"/>
            <w:right w:val="none" w:sz="0" w:space="0" w:color="auto"/>
          </w:divBdr>
        </w:div>
        <w:div w:id="897128933">
          <w:marLeft w:val="480"/>
          <w:marRight w:val="0"/>
          <w:marTop w:val="0"/>
          <w:marBottom w:val="0"/>
          <w:divBdr>
            <w:top w:val="none" w:sz="0" w:space="0" w:color="auto"/>
            <w:left w:val="none" w:sz="0" w:space="0" w:color="auto"/>
            <w:bottom w:val="none" w:sz="0" w:space="0" w:color="auto"/>
            <w:right w:val="none" w:sz="0" w:space="0" w:color="auto"/>
          </w:divBdr>
        </w:div>
        <w:div w:id="952711109">
          <w:marLeft w:val="480"/>
          <w:marRight w:val="0"/>
          <w:marTop w:val="0"/>
          <w:marBottom w:val="0"/>
          <w:divBdr>
            <w:top w:val="none" w:sz="0" w:space="0" w:color="auto"/>
            <w:left w:val="none" w:sz="0" w:space="0" w:color="auto"/>
            <w:bottom w:val="none" w:sz="0" w:space="0" w:color="auto"/>
            <w:right w:val="none" w:sz="0" w:space="0" w:color="auto"/>
          </w:divBdr>
        </w:div>
        <w:div w:id="995187006">
          <w:marLeft w:val="480"/>
          <w:marRight w:val="0"/>
          <w:marTop w:val="0"/>
          <w:marBottom w:val="0"/>
          <w:divBdr>
            <w:top w:val="none" w:sz="0" w:space="0" w:color="auto"/>
            <w:left w:val="none" w:sz="0" w:space="0" w:color="auto"/>
            <w:bottom w:val="none" w:sz="0" w:space="0" w:color="auto"/>
            <w:right w:val="none" w:sz="0" w:space="0" w:color="auto"/>
          </w:divBdr>
        </w:div>
        <w:div w:id="1015306120">
          <w:marLeft w:val="480"/>
          <w:marRight w:val="0"/>
          <w:marTop w:val="0"/>
          <w:marBottom w:val="0"/>
          <w:divBdr>
            <w:top w:val="none" w:sz="0" w:space="0" w:color="auto"/>
            <w:left w:val="none" w:sz="0" w:space="0" w:color="auto"/>
            <w:bottom w:val="none" w:sz="0" w:space="0" w:color="auto"/>
            <w:right w:val="none" w:sz="0" w:space="0" w:color="auto"/>
          </w:divBdr>
        </w:div>
        <w:div w:id="1042437206">
          <w:marLeft w:val="480"/>
          <w:marRight w:val="0"/>
          <w:marTop w:val="0"/>
          <w:marBottom w:val="0"/>
          <w:divBdr>
            <w:top w:val="none" w:sz="0" w:space="0" w:color="auto"/>
            <w:left w:val="none" w:sz="0" w:space="0" w:color="auto"/>
            <w:bottom w:val="none" w:sz="0" w:space="0" w:color="auto"/>
            <w:right w:val="none" w:sz="0" w:space="0" w:color="auto"/>
          </w:divBdr>
        </w:div>
        <w:div w:id="1063986248">
          <w:marLeft w:val="480"/>
          <w:marRight w:val="0"/>
          <w:marTop w:val="0"/>
          <w:marBottom w:val="0"/>
          <w:divBdr>
            <w:top w:val="none" w:sz="0" w:space="0" w:color="auto"/>
            <w:left w:val="none" w:sz="0" w:space="0" w:color="auto"/>
            <w:bottom w:val="none" w:sz="0" w:space="0" w:color="auto"/>
            <w:right w:val="none" w:sz="0" w:space="0" w:color="auto"/>
          </w:divBdr>
        </w:div>
        <w:div w:id="1067845014">
          <w:marLeft w:val="480"/>
          <w:marRight w:val="0"/>
          <w:marTop w:val="0"/>
          <w:marBottom w:val="0"/>
          <w:divBdr>
            <w:top w:val="none" w:sz="0" w:space="0" w:color="auto"/>
            <w:left w:val="none" w:sz="0" w:space="0" w:color="auto"/>
            <w:bottom w:val="none" w:sz="0" w:space="0" w:color="auto"/>
            <w:right w:val="none" w:sz="0" w:space="0" w:color="auto"/>
          </w:divBdr>
        </w:div>
        <w:div w:id="1153371238">
          <w:marLeft w:val="480"/>
          <w:marRight w:val="0"/>
          <w:marTop w:val="0"/>
          <w:marBottom w:val="0"/>
          <w:divBdr>
            <w:top w:val="none" w:sz="0" w:space="0" w:color="auto"/>
            <w:left w:val="none" w:sz="0" w:space="0" w:color="auto"/>
            <w:bottom w:val="none" w:sz="0" w:space="0" w:color="auto"/>
            <w:right w:val="none" w:sz="0" w:space="0" w:color="auto"/>
          </w:divBdr>
        </w:div>
        <w:div w:id="1262303729">
          <w:marLeft w:val="480"/>
          <w:marRight w:val="0"/>
          <w:marTop w:val="0"/>
          <w:marBottom w:val="0"/>
          <w:divBdr>
            <w:top w:val="none" w:sz="0" w:space="0" w:color="auto"/>
            <w:left w:val="none" w:sz="0" w:space="0" w:color="auto"/>
            <w:bottom w:val="none" w:sz="0" w:space="0" w:color="auto"/>
            <w:right w:val="none" w:sz="0" w:space="0" w:color="auto"/>
          </w:divBdr>
        </w:div>
        <w:div w:id="1285187852">
          <w:marLeft w:val="480"/>
          <w:marRight w:val="0"/>
          <w:marTop w:val="0"/>
          <w:marBottom w:val="0"/>
          <w:divBdr>
            <w:top w:val="none" w:sz="0" w:space="0" w:color="auto"/>
            <w:left w:val="none" w:sz="0" w:space="0" w:color="auto"/>
            <w:bottom w:val="none" w:sz="0" w:space="0" w:color="auto"/>
            <w:right w:val="none" w:sz="0" w:space="0" w:color="auto"/>
          </w:divBdr>
        </w:div>
        <w:div w:id="1292859627">
          <w:marLeft w:val="480"/>
          <w:marRight w:val="0"/>
          <w:marTop w:val="0"/>
          <w:marBottom w:val="0"/>
          <w:divBdr>
            <w:top w:val="none" w:sz="0" w:space="0" w:color="auto"/>
            <w:left w:val="none" w:sz="0" w:space="0" w:color="auto"/>
            <w:bottom w:val="none" w:sz="0" w:space="0" w:color="auto"/>
            <w:right w:val="none" w:sz="0" w:space="0" w:color="auto"/>
          </w:divBdr>
        </w:div>
        <w:div w:id="1336804628">
          <w:marLeft w:val="480"/>
          <w:marRight w:val="0"/>
          <w:marTop w:val="0"/>
          <w:marBottom w:val="0"/>
          <w:divBdr>
            <w:top w:val="none" w:sz="0" w:space="0" w:color="auto"/>
            <w:left w:val="none" w:sz="0" w:space="0" w:color="auto"/>
            <w:bottom w:val="none" w:sz="0" w:space="0" w:color="auto"/>
            <w:right w:val="none" w:sz="0" w:space="0" w:color="auto"/>
          </w:divBdr>
        </w:div>
        <w:div w:id="1353147482">
          <w:marLeft w:val="480"/>
          <w:marRight w:val="0"/>
          <w:marTop w:val="0"/>
          <w:marBottom w:val="0"/>
          <w:divBdr>
            <w:top w:val="none" w:sz="0" w:space="0" w:color="auto"/>
            <w:left w:val="none" w:sz="0" w:space="0" w:color="auto"/>
            <w:bottom w:val="none" w:sz="0" w:space="0" w:color="auto"/>
            <w:right w:val="none" w:sz="0" w:space="0" w:color="auto"/>
          </w:divBdr>
        </w:div>
        <w:div w:id="1360011054">
          <w:marLeft w:val="480"/>
          <w:marRight w:val="0"/>
          <w:marTop w:val="0"/>
          <w:marBottom w:val="0"/>
          <w:divBdr>
            <w:top w:val="none" w:sz="0" w:space="0" w:color="auto"/>
            <w:left w:val="none" w:sz="0" w:space="0" w:color="auto"/>
            <w:bottom w:val="none" w:sz="0" w:space="0" w:color="auto"/>
            <w:right w:val="none" w:sz="0" w:space="0" w:color="auto"/>
          </w:divBdr>
        </w:div>
        <w:div w:id="1410614538">
          <w:marLeft w:val="480"/>
          <w:marRight w:val="0"/>
          <w:marTop w:val="0"/>
          <w:marBottom w:val="0"/>
          <w:divBdr>
            <w:top w:val="none" w:sz="0" w:space="0" w:color="auto"/>
            <w:left w:val="none" w:sz="0" w:space="0" w:color="auto"/>
            <w:bottom w:val="none" w:sz="0" w:space="0" w:color="auto"/>
            <w:right w:val="none" w:sz="0" w:space="0" w:color="auto"/>
          </w:divBdr>
        </w:div>
        <w:div w:id="1412434515">
          <w:marLeft w:val="480"/>
          <w:marRight w:val="0"/>
          <w:marTop w:val="0"/>
          <w:marBottom w:val="0"/>
          <w:divBdr>
            <w:top w:val="none" w:sz="0" w:space="0" w:color="auto"/>
            <w:left w:val="none" w:sz="0" w:space="0" w:color="auto"/>
            <w:bottom w:val="none" w:sz="0" w:space="0" w:color="auto"/>
            <w:right w:val="none" w:sz="0" w:space="0" w:color="auto"/>
          </w:divBdr>
        </w:div>
        <w:div w:id="1424641838">
          <w:marLeft w:val="480"/>
          <w:marRight w:val="0"/>
          <w:marTop w:val="0"/>
          <w:marBottom w:val="0"/>
          <w:divBdr>
            <w:top w:val="none" w:sz="0" w:space="0" w:color="auto"/>
            <w:left w:val="none" w:sz="0" w:space="0" w:color="auto"/>
            <w:bottom w:val="none" w:sz="0" w:space="0" w:color="auto"/>
            <w:right w:val="none" w:sz="0" w:space="0" w:color="auto"/>
          </w:divBdr>
        </w:div>
        <w:div w:id="1453943183">
          <w:marLeft w:val="480"/>
          <w:marRight w:val="0"/>
          <w:marTop w:val="0"/>
          <w:marBottom w:val="0"/>
          <w:divBdr>
            <w:top w:val="none" w:sz="0" w:space="0" w:color="auto"/>
            <w:left w:val="none" w:sz="0" w:space="0" w:color="auto"/>
            <w:bottom w:val="none" w:sz="0" w:space="0" w:color="auto"/>
            <w:right w:val="none" w:sz="0" w:space="0" w:color="auto"/>
          </w:divBdr>
        </w:div>
        <w:div w:id="1581989899">
          <w:marLeft w:val="480"/>
          <w:marRight w:val="0"/>
          <w:marTop w:val="0"/>
          <w:marBottom w:val="0"/>
          <w:divBdr>
            <w:top w:val="none" w:sz="0" w:space="0" w:color="auto"/>
            <w:left w:val="none" w:sz="0" w:space="0" w:color="auto"/>
            <w:bottom w:val="none" w:sz="0" w:space="0" w:color="auto"/>
            <w:right w:val="none" w:sz="0" w:space="0" w:color="auto"/>
          </w:divBdr>
        </w:div>
        <w:div w:id="1587300728">
          <w:marLeft w:val="480"/>
          <w:marRight w:val="0"/>
          <w:marTop w:val="0"/>
          <w:marBottom w:val="0"/>
          <w:divBdr>
            <w:top w:val="none" w:sz="0" w:space="0" w:color="auto"/>
            <w:left w:val="none" w:sz="0" w:space="0" w:color="auto"/>
            <w:bottom w:val="none" w:sz="0" w:space="0" w:color="auto"/>
            <w:right w:val="none" w:sz="0" w:space="0" w:color="auto"/>
          </w:divBdr>
        </w:div>
        <w:div w:id="1594513908">
          <w:marLeft w:val="480"/>
          <w:marRight w:val="0"/>
          <w:marTop w:val="0"/>
          <w:marBottom w:val="0"/>
          <w:divBdr>
            <w:top w:val="none" w:sz="0" w:space="0" w:color="auto"/>
            <w:left w:val="none" w:sz="0" w:space="0" w:color="auto"/>
            <w:bottom w:val="none" w:sz="0" w:space="0" w:color="auto"/>
            <w:right w:val="none" w:sz="0" w:space="0" w:color="auto"/>
          </w:divBdr>
        </w:div>
        <w:div w:id="1603953435">
          <w:marLeft w:val="480"/>
          <w:marRight w:val="0"/>
          <w:marTop w:val="0"/>
          <w:marBottom w:val="0"/>
          <w:divBdr>
            <w:top w:val="none" w:sz="0" w:space="0" w:color="auto"/>
            <w:left w:val="none" w:sz="0" w:space="0" w:color="auto"/>
            <w:bottom w:val="none" w:sz="0" w:space="0" w:color="auto"/>
            <w:right w:val="none" w:sz="0" w:space="0" w:color="auto"/>
          </w:divBdr>
        </w:div>
        <w:div w:id="1624924060">
          <w:marLeft w:val="480"/>
          <w:marRight w:val="0"/>
          <w:marTop w:val="0"/>
          <w:marBottom w:val="0"/>
          <w:divBdr>
            <w:top w:val="none" w:sz="0" w:space="0" w:color="auto"/>
            <w:left w:val="none" w:sz="0" w:space="0" w:color="auto"/>
            <w:bottom w:val="none" w:sz="0" w:space="0" w:color="auto"/>
            <w:right w:val="none" w:sz="0" w:space="0" w:color="auto"/>
          </w:divBdr>
        </w:div>
        <w:div w:id="1635020080">
          <w:marLeft w:val="480"/>
          <w:marRight w:val="0"/>
          <w:marTop w:val="0"/>
          <w:marBottom w:val="0"/>
          <w:divBdr>
            <w:top w:val="none" w:sz="0" w:space="0" w:color="auto"/>
            <w:left w:val="none" w:sz="0" w:space="0" w:color="auto"/>
            <w:bottom w:val="none" w:sz="0" w:space="0" w:color="auto"/>
            <w:right w:val="none" w:sz="0" w:space="0" w:color="auto"/>
          </w:divBdr>
        </w:div>
        <w:div w:id="1694721042">
          <w:marLeft w:val="480"/>
          <w:marRight w:val="0"/>
          <w:marTop w:val="0"/>
          <w:marBottom w:val="0"/>
          <w:divBdr>
            <w:top w:val="none" w:sz="0" w:space="0" w:color="auto"/>
            <w:left w:val="none" w:sz="0" w:space="0" w:color="auto"/>
            <w:bottom w:val="none" w:sz="0" w:space="0" w:color="auto"/>
            <w:right w:val="none" w:sz="0" w:space="0" w:color="auto"/>
          </w:divBdr>
        </w:div>
        <w:div w:id="1707221336">
          <w:marLeft w:val="480"/>
          <w:marRight w:val="0"/>
          <w:marTop w:val="0"/>
          <w:marBottom w:val="0"/>
          <w:divBdr>
            <w:top w:val="none" w:sz="0" w:space="0" w:color="auto"/>
            <w:left w:val="none" w:sz="0" w:space="0" w:color="auto"/>
            <w:bottom w:val="none" w:sz="0" w:space="0" w:color="auto"/>
            <w:right w:val="none" w:sz="0" w:space="0" w:color="auto"/>
          </w:divBdr>
        </w:div>
        <w:div w:id="1778985934">
          <w:marLeft w:val="480"/>
          <w:marRight w:val="0"/>
          <w:marTop w:val="0"/>
          <w:marBottom w:val="0"/>
          <w:divBdr>
            <w:top w:val="none" w:sz="0" w:space="0" w:color="auto"/>
            <w:left w:val="none" w:sz="0" w:space="0" w:color="auto"/>
            <w:bottom w:val="none" w:sz="0" w:space="0" w:color="auto"/>
            <w:right w:val="none" w:sz="0" w:space="0" w:color="auto"/>
          </w:divBdr>
        </w:div>
        <w:div w:id="1779059032">
          <w:marLeft w:val="480"/>
          <w:marRight w:val="0"/>
          <w:marTop w:val="0"/>
          <w:marBottom w:val="0"/>
          <w:divBdr>
            <w:top w:val="none" w:sz="0" w:space="0" w:color="auto"/>
            <w:left w:val="none" w:sz="0" w:space="0" w:color="auto"/>
            <w:bottom w:val="none" w:sz="0" w:space="0" w:color="auto"/>
            <w:right w:val="none" w:sz="0" w:space="0" w:color="auto"/>
          </w:divBdr>
        </w:div>
        <w:div w:id="1791898573">
          <w:marLeft w:val="480"/>
          <w:marRight w:val="0"/>
          <w:marTop w:val="0"/>
          <w:marBottom w:val="0"/>
          <w:divBdr>
            <w:top w:val="none" w:sz="0" w:space="0" w:color="auto"/>
            <w:left w:val="none" w:sz="0" w:space="0" w:color="auto"/>
            <w:bottom w:val="none" w:sz="0" w:space="0" w:color="auto"/>
            <w:right w:val="none" w:sz="0" w:space="0" w:color="auto"/>
          </w:divBdr>
        </w:div>
        <w:div w:id="1936666015">
          <w:marLeft w:val="480"/>
          <w:marRight w:val="0"/>
          <w:marTop w:val="0"/>
          <w:marBottom w:val="0"/>
          <w:divBdr>
            <w:top w:val="none" w:sz="0" w:space="0" w:color="auto"/>
            <w:left w:val="none" w:sz="0" w:space="0" w:color="auto"/>
            <w:bottom w:val="none" w:sz="0" w:space="0" w:color="auto"/>
            <w:right w:val="none" w:sz="0" w:space="0" w:color="auto"/>
          </w:divBdr>
        </w:div>
        <w:div w:id="1948266636">
          <w:marLeft w:val="480"/>
          <w:marRight w:val="0"/>
          <w:marTop w:val="0"/>
          <w:marBottom w:val="0"/>
          <w:divBdr>
            <w:top w:val="none" w:sz="0" w:space="0" w:color="auto"/>
            <w:left w:val="none" w:sz="0" w:space="0" w:color="auto"/>
            <w:bottom w:val="none" w:sz="0" w:space="0" w:color="auto"/>
            <w:right w:val="none" w:sz="0" w:space="0" w:color="auto"/>
          </w:divBdr>
        </w:div>
        <w:div w:id="1953246644">
          <w:marLeft w:val="480"/>
          <w:marRight w:val="0"/>
          <w:marTop w:val="0"/>
          <w:marBottom w:val="0"/>
          <w:divBdr>
            <w:top w:val="none" w:sz="0" w:space="0" w:color="auto"/>
            <w:left w:val="none" w:sz="0" w:space="0" w:color="auto"/>
            <w:bottom w:val="none" w:sz="0" w:space="0" w:color="auto"/>
            <w:right w:val="none" w:sz="0" w:space="0" w:color="auto"/>
          </w:divBdr>
        </w:div>
        <w:div w:id="1991400096">
          <w:marLeft w:val="480"/>
          <w:marRight w:val="0"/>
          <w:marTop w:val="0"/>
          <w:marBottom w:val="0"/>
          <w:divBdr>
            <w:top w:val="none" w:sz="0" w:space="0" w:color="auto"/>
            <w:left w:val="none" w:sz="0" w:space="0" w:color="auto"/>
            <w:bottom w:val="none" w:sz="0" w:space="0" w:color="auto"/>
            <w:right w:val="none" w:sz="0" w:space="0" w:color="auto"/>
          </w:divBdr>
        </w:div>
        <w:div w:id="1991905518">
          <w:marLeft w:val="480"/>
          <w:marRight w:val="0"/>
          <w:marTop w:val="0"/>
          <w:marBottom w:val="0"/>
          <w:divBdr>
            <w:top w:val="none" w:sz="0" w:space="0" w:color="auto"/>
            <w:left w:val="none" w:sz="0" w:space="0" w:color="auto"/>
            <w:bottom w:val="none" w:sz="0" w:space="0" w:color="auto"/>
            <w:right w:val="none" w:sz="0" w:space="0" w:color="auto"/>
          </w:divBdr>
        </w:div>
        <w:div w:id="1999263928">
          <w:marLeft w:val="480"/>
          <w:marRight w:val="0"/>
          <w:marTop w:val="0"/>
          <w:marBottom w:val="0"/>
          <w:divBdr>
            <w:top w:val="none" w:sz="0" w:space="0" w:color="auto"/>
            <w:left w:val="none" w:sz="0" w:space="0" w:color="auto"/>
            <w:bottom w:val="none" w:sz="0" w:space="0" w:color="auto"/>
            <w:right w:val="none" w:sz="0" w:space="0" w:color="auto"/>
          </w:divBdr>
        </w:div>
        <w:div w:id="2004812552">
          <w:marLeft w:val="480"/>
          <w:marRight w:val="0"/>
          <w:marTop w:val="0"/>
          <w:marBottom w:val="0"/>
          <w:divBdr>
            <w:top w:val="none" w:sz="0" w:space="0" w:color="auto"/>
            <w:left w:val="none" w:sz="0" w:space="0" w:color="auto"/>
            <w:bottom w:val="none" w:sz="0" w:space="0" w:color="auto"/>
            <w:right w:val="none" w:sz="0" w:space="0" w:color="auto"/>
          </w:divBdr>
        </w:div>
        <w:div w:id="2004895818">
          <w:marLeft w:val="480"/>
          <w:marRight w:val="0"/>
          <w:marTop w:val="0"/>
          <w:marBottom w:val="0"/>
          <w:divBdr>
            <w:top w:val="none" w:sz="0" w:space="0" w:color="auto"/>
            <w:left w:val="none" w:sz="0" w:space="0" w:color="auto"/>
            <w:bottom w:val="none" w:sz="0" w:space="0" w:color="auto"/>
            <w:right w:val="none" w:sz="0" w:space="0" w:color="auto"/>
          </w:divBdr>
        </w:div>
        <w:div w:id="2008941990">
          <w:marLeft w:val="480"/>
          <w:marRight w:val="0"/>
          <w:marTop w:val="0"/>
          <w:marBottom w:val="0"/>
          <w:divBdr>
            <w:top w:val="none" w:sz="0" w:space="0" w:color="auto"/>
            <w:left w:val="none" w:sz="0" w:space="0" w:color="auto"/>
            <w:bottom w:val="none" w:sz="0" w:space="0" w:color="auto"/>
            <w:right w:val="none" w:sz="0" w:space="0" w:color="auto"/>
          </w:divBdr>
        </w:div>
        <w:div w:id="2047561629">
          <w:marLeft w:val="480"/>
          <w:marRight w:val="0"/>
          <w:marTop w:val="0"/>
          <w:marBottom w:val="0"/>
          <w:divBdr>
            <w:top w:val="none" w:sz="0" w:space="0" w:color="auto"/>
            <w:left w:val="none" w:sz="0" w:space="0" w:color="auto"/>
            <w:bottom w:val="none" w:sz="0" w:space="0" w:color="auto"/>
            <w:right w:val="none" w:sz="0" w:space="0" w:color="auto"/>
          </w:divBdr>
        </w:div>
        <w:div w:id="2049642883">
          <w:marLeft w:val="480"/>
          <w:marRight w:val="0"/>
          <w:marTop w:val="0"/>
          <w:marBottom w:val="0"/>
          <w:divBdr>
            <w:top w:val="none" w:sz="0" w:space="0" w:color="auto"/>
            <w:left w:val="none" w:sz="0" w:space="0" w:color="auto"/>
            <w:bottom w:val="none" w:sz="0" w:space="0" w:color="auto"/>
            <w:right w:val="none" w:sz="0" w:space="0" w:color="auto"/>
          </w:divBdr>
        </w:div>
        <w:div w:id="2073580553">
          <w:marLeft w:val="480"/>
          <w:marRight w:val="0"/>
          <w:marTop w:val="0"/>
          <w:marBottom w:val="0"/>
          <w:divBdr>
            <w:top w:val="none" w:sz="0" w:space="0" w:color="auto"/>
            <w:left w:val="none" w:sz="0" w:space="0" w:color="auto"/>
            <w:bottom w:val="none" w:sz="0" w:space="0" w:color="auto"/>
            <w:right w:val="none" w:sz="0" w:space="0" w:color="auto"/>
          </w:divBdr>
        </w:div>
        <w:div w:id="2102875244">
          <w:marLeft w:val="480"/>
          <w:marRight w:val="0"/>
          <w:marTop w:val="0"/>
          <w:marBottom w:val="0"/>
          <w:divBdr>
            <w:top w:val="none" w:sz="0" w:space="0" w:color="auto"/>
            <w:left w:val="none" w:sz="0" w:space="0" w:color="auto"/>
            <w:bottom w:val="none" w:sz="0" w:space="0" w:color="auto"/>
            <w:right w:val="none" w:sz="0" w:space="0" w:color="auto"/>
          </w:divBdr>
        </w:div>
        <w:div w:id="2127501213">
          <w:marLeft w:val="480"/>
          <w:marRight w:val="0"/>
          <w:marTop w:val="0"/>
          <w:marBottom w:val="0"/>
          <w:divBdr>
            <w:top w:val="none" w:sz="0" w:space="0" w:color="auto"/>
            <w:left w:val="none" w:sz="0" w:space="0" w:color="auto"/>
            <w:bottom w:val="none" w:sz="0" w:space="0" w:color="auto"/>
            <w:right w:val="none" w:sz="0" w:space="0" w:color="auto"/>
          </w:divBdr>
        </w:div>
      </w:divsChild>
    </w:div>
    <w:div w:id="1312297508">
      <w:marLeft w:val="640"/>
      <w:marRight w:val="0"/>
      <w:marTop w:val="0"/>
      <w:marBottom w:val="0"/>
      <w:divBdr>
        <w:top w:val="none" w:sz="0" w:space="0" w:color="auto"/>
        <w:left w:val="none" w:sz="0" w:space="0" w:color="auto"/>
        <w:bottom w:val="none" w:sz="0" w:space="0" w:color="auto"/>
        <w:right w:val="none" w:sz="0" w:space="0" w:color="auto"/>
      </w:divBdr>
    </w:div>
    <w:div w:id="1312325562">
      <w:marLeft w:val="640"/>
      <w:marRight w:val="0"/>
      <w:marTop w:val="0"/>
      <w:marBottom w:val="0"/>
      <w:divBdr>
        <w:top w:val="none" w:sz="0" w:space="0" w:color="auto"/>
        <w:left w:val="none" w:sz="0" w:space="0" w:color="auto"/>
        <w:bottom w:val="none" w:sz="0" w:space="0" w:color="auto"/>
        <w:right w:val="none" w:sz="0" w:space="0" w:color="auto"/>
      </w:divBdr>
    </w:div>
    <w:div w:id="1312517068">
      <w:marLeft w:val="640"/>
      <w:marRight w:val="0"/>
      <w:marTop w:val="0"/>
      <w:marBottom w:val="0"/>
      <w:divBdr>
        <w:top w:val="none" w:sz="0" w:space="0" w:color="auto"/>
        <w:left w:val="none" w:sz="0" w:space="0" w:color="auto"/>
        <w:bottom w:val="none" w:sz="0" w:space="0" w:color="auto"/>
        <w:right w:val="none" w:sz="0" w:space="0" w:color="auto"/>
      </w:divBdr>
    </w:div>
    <w:div w:id="1312559384">
      <w:marLeft w:val="640"/>
      <w:marRight w:val="0"/>
      <w:marTop w:val="0"/>
      <w:marBottom w:val="0"/>
      <w:divBdr>
        <w:top w:val="none" w:sz="0" w:space="0" w:color="auto"/>
        <w:left w:val="none" w:sz="0" w:space="0" w:color="auto"/>
        <w:bottom w:val="none" w:sz="0" w:space="0" w:color="auto"/>
        <w:right w:val="none" w:sz="0" w:space="0" w:color="auto"/>
      </w:divBdr>
    </w:div>
    <w:div w:id="1313215542">
      <w:bodyDiv w:val="1"/>
      <w:marLeft w:val="0"/>
      <w:marRight w:val="0"/>
      <w:marTop w:val="0"/>
      <w:marBottom w:val="0"/>
      <w:divBdr>
        <w:top w:val="none" w:sz="0" w:space="0" w:color="auto"/>
        <w:left w:val="none" w:sz="0" w:space="0" w:color="auto"/>
        <w:bottom w:val="none" w:sz="0" w:space="0" w:color="auto"/>
        <w:right w:val="none" w:sz="0" w:space="0" w:color="auto"/>
      </w:divBdr>
    </w:div>
    <w:div w:id="1313951143">
      <w:marLeft w:val="640"/>
      <w:marRight w:val="0"/>
      <w:marTop w:val="0"/>
      <w:marBottom w:val="0"/>
      <w:divBdr>
        <w:top w:val="none" w:sz="0" w:space="0" w:color="auto"/>
        <w:left w:val="none" w:sz="0" w:space="0" w:color="auto"/>
        <w:bottom w:val="none" w:sz="0" w:space="0" w:color="auto"/>
        <w:right w:val="none" w:sz="0" w:space="0" w:color="auto"/>
      </w:divBdr>
    </w:div>
    <w:div w:id="1314141852">
      <w:marLeft w:val="640"/>
      <w:marRight w:val="0"/>
      <w:marTop w:val="0"/>
      <w:marBottom w:val="0"/>
      <w:divBdr>
        <w:top w:val="none" w:sz="0" w:space="0" w:color="auto"/>
        <w:left w:val="none" w:sz="0" w:space="0" w:color="auto"/>
        <w:bottom w:val="none" w:sz="0" w:space="0" w:color="auto"/>
        <w:right w:val="none" w:sz="0" w:space="0" w:color="auto"/>
      </w:divBdr>
    </w:div>
    <w:div w:id="1314943724">
      <w:bodyDiv w:val="1"/>
      <w:marLeft w:val="0"/>
      <w:marRight w:val="0"/>
      <w:marTop w:val="0"/>
      <w:marBottom w:val="0"/>
      <w:divBdr>
        <w:top w:val="none" w:sz="0" w:space="0" w:color="auto"/>
        <w:left w:val="none" w:sz="0" w:space="0" w:color="auto"/>
        <w:bottom w:val="none" w:sz="0" w:space="0" w:color="auto"/>
        <w:right w:val="none" w:sz="0" w:space="0" w:color="auto"/>
      </w:divBdr>
      <w:divsChild>
        <w:div w:id="596426">
          <w:marLeft w:val="480"/>
          <w:marRight w:val="0"/>
          <w:marTop w:val="0"/>
          <w:marBottom w:val="0"/>
          <w:divBdr>
            <w:top w:val="none" w:sz="0" w:space="0" w:color="auto"/>
            <w:left w:val="none" w:sz="0" w:space="0" w:color="auto"/>
            <w:bottom w:val="none" w:sz="0" w:space="0" w:color="auto"/>
            <w:right w:val="none" w:sz="0" w:space="0" w:color="auto"/>
          </w:divBdr>
        </w:div>
        <w:div w:id="4596074">
          <w:marLeft w:val="480"/>
          <w:marRight w:val="0"/>
          <w:marTop w:val="0"/>
          <w:marBottom w:val="0"/>
          <w:divBdr>
            <w:top w:val="none" w:sz="0" w:space="0" w:color="auto"/>
            <w:left w:val="none" w:sz="0" w:space="0" w:color="auto"/>
            <w:bottom w:val="none" w:sz="0" w:space="0" w:color="auto"/>
            <w:right w:val="none" w:sz="0" w:space="0" w:color="auto"/>
          </w:divBdr>
        </w:div>
        <w:div w:id="23679840">
          <w:marLeft w:val="480"/>
          <w:marRight w:val="0"/>
          <w:marTop w:val="0"/>
          <w:marBottom w:val="0"/>
          <w:divBdr>
            <w:top w:val="none" w:sz="0" w:space="0" w:color="auto"/>
            <w:left w:val="none" w:sz="0" w:space="0" w:color="auto"/>
            <w:bottom w:val="none" w:sz="0" w:space="0" w:color="auto"/>
            <w:right w:val="none" w:sz="0" w:space="0" w:color="auto"/>
          </w:divBdr>
        </w:div>
        <w:div w:id="74593062">
          <w:marLeft w:val="480"/>
          <w:marRight w:val="0"/>
          <w:marTop w:val="0"/>
          <w:marBottom w:val="0"/>
          <w:divBdr>
            <w:top w:val="none" w:sz="0" w:space="0" w:color="auto"/>
            <w:left w:val="none" w:sz="0" w:space="0" w:color="auto"/>
            <w:bottom w:val="none" w:sz="0" w:space="0" w:color="auto"/>
            <w:right w:val="none" w:sz="0" w:space="0" w:color="auto"/>
          </w:divBdr>
        </w:div>
        <w:div w:id="83496348">
          <w:marLeft w:val="480"/>
          <w:marRight w:val="0"/>
          <w:marTop w:val="0"/>
          <w:marBottom w:val="0"/>
          <w:divBdr>
            <w:top w:val="none" w:sz="0" w:space="0" w:color="auto"/>
            <w:left w:val="none" w:sz="0" w:space="0" w:color="auto"/>
            <w:bottom w:val="none" w:sz="0" w:space="0" w:color="auto"/>
            <w:right w:val="none" w:sz="0" w:space="0" w:color="auto"/>
          </w:divBdr>
        </w:div>
        <w:div w:id="93477474">
          <w:marLeft w:val="480"/>
          <w:marRight w:val="0"/>
          <w:marTop w:val="0"/>
          <w:marBottom w:val="0"/>
          <w:divBdr>
            <w:top w:val="none" w:sz="0" w:space="0" w:color="auto"/>
            <w:left w:val="none" w:sz="0" w:space="0" w:color="auto"/>
            <w:bottom w:val="none" w:sz="0" w:space="0" w:color="auto"/>
            <w:right w:val="none" w:sz="0" w:space="0" w:color="auto"/>
          </w:divBdr>
        </w:div>
        <w:div w:id="127288841">
          <w:marLeft w:val="480"/>
          <w:marRight w:val="0"/>
          <w:marTop w:val="0"/>
          <w:marBottom w:val="0"/>
          <w:divBdr>
            <w:top w:val="none" w:sz="0" w:space="0" w:color="auto"/>
            <w:left w:val="none" w:sz="0" w:space="0" w:color="auto"/>
            <w:bottom w:val="none" w:sz="0" w:space="0" w:color="auto"/>
            <w:right w:val="none" w:sz="0" w:space="0" w:color="auto"/>
          </w:divBdr>
        </w:div>
        <w:div w:id="225847293">
          <w:marLeft w:val="480"/>
          <w:marRight w:val="0"/>
          <w:marTop w:val="0"/>
          <w:marBottom w:val="0"/>
          <w:divBdr>
            <w:top w:val="none" w:sz="0" w:space="0" w:color="auto"/>
            <w:left w:val="none" w:sz="0" w:space="0" w:color="auto"/>
            <w:bottom w:val="none" w:sz="0" w:space="0" w:color="auto"/>
            <w:right w:val="none" w:sz="0" w:space="0" w:color="auto"/>
          </w:divBdr>
        </w:div>
        <w:div w:id="244848370">
          <w:marLeft w:val="480"/>
          <w:marRight w:val="0"/>
          <w:marTop w:val="0"/>
          <w:marBottom w:val="0"/>
          <w:divBdr>
            <w:top w:val="none" w:sz="0" w:space="0" w:color="auto"/>
            <w:left w:val="none" w:sz="0" w:space="0" w:color="auto"/>
            <w:bottom w:val="none" w:sz="0" w:space="0" w:color="auto"/>
            <w:right w:val="none" w:sz="0" w:space="0" w:color="auto"/>
          </w:divBdr>
        </w:div>
        <w:div w:id="292171766">
          <w:marLeft w:val="480"/>
          <w:marRight w:val="0"/>
          <w:marTop w:val="0"/>
          <w:marBottom w:val="0"/>
          <w:divBdr>
            <w:top w:val="none" w:sz="0" w:space="0" w:color="auto"/>
            <w:left w:val="none" w:sz="0" w:space="0" w:color="auto"/>
            <w:bottom w:val="none" w:sz="0" w:space="0" w:color="auto"/>
            <w:right w:val="none" w:sz="0" w:space="0" w:color="auto"/>
          </w:divBdr>
        </w:div>
        <w:div w:id="318582307">
          <w:marLeft w:val="480"/>
          <w:marRight w:val="0"/>
          <w:marTop w:val="0"/>
          <w:marBottom w:val="0"/>
          <w:divBdr>
            <w:top w:val="none" w:sz="0" w:space="0" w:color="auto"/>
            <w:left w:val="none" w:sz="0" w:space="0" w:color="auto"/>
            <w:bottom w:val="none" w:sz="0" w:space="0" w:color="auto"/>
            <w:right w:val="none" w:sz="0" w:space="0" w:color="auto"/>
          </w:divBdr>
        </w:div>
        <w:div w:id="323094490">
          <w:marLeft w:val="480"/>
          <w:marRight w:val="0"/>
          <w:marTop w:val="0"/>
          <w:marBottom w:val="0"/>
          <w:divBdr>
            <w:top w:val="none" w:sz="0" w:space="0" w:color="auto"/>
            <w:left w:val="none" w:sz="0" w:space="0" w:color="auto"/>
            <w:bottom w:val="none" w:sz="0" w:space="0" w:color="auto"/>
            <w:right w:val="none" w:sz="0" w:space="0" w:color="auto"/>
          </w:divBdr>
        </w:div>
        <w:div w:id="406462672">
          <w:marLeft w:val="480"/>
          <w:marRight w:val="0"/>
          <w:marTop w:val="0"/>
          <w:marBottom w:val="0"/>
          <w:divBdr>
            <w:top w:val="none" w:sz="0" w:space="0" w:color="auto"/>
            <w:left w:val="none" w:sz="0" w:space="0" w:color="auto"/>
            <w:bottom w:val="none" w:sz="0" w:space="0" w:color="auto"/>
            <w:right w:val="none" w:sz="0" w:space="0" w:color="auto"/>
          </w:divBdr>
        </w:div>
        <w:div w:id="441613318">
          <w:marLeft w:val="480"/>
          <w:marRight w:val="0"/>
          <w:marTop w:val="0"/>
          <w:marBottom w:val="0"/>
          <w:divBdr>
            <w:top w:val="none" w:sz="0" w:space="0" w:color="auto"/>
            <w:left w:val="none" w:sz="0" w:space="0" w:color="auto"/>
            <w:bottom w:val="none" w:sz="0" w:space="0" w:color="auto"/>
            <w:right w:val="none" w:sz="0" w:space="0" w:color="auto"/>
          </w:divBdr>
        </w:div>
        <w:div w:id="446506836">
          <w:marLeft w:val="480"/>
          <w:marRight w:val="0"/>
          <w:marTop w:val="0"/>
          <w:marBottom w:val="0"/>
          <w:divBdr>
            <w:top w:val="none" w:sz="0" w:space="0" w:color="auto"/>
            <w:left w:val="none" w:sz="0" w:space="0" w:color="auto"/>
            <w:bottom w:val="none" w:sz="0" w:space="0" w:color="auto"/>
            <w:right w:val="none" w:sz="0" w:space="0" w:color="auto"/>
          </w:divBdr>
        </w:div>
        <w:div w:id="487788940">
          <w:marLeft w:val="480"/>
          <w:marRight w:val="0"/>
          <w:marTop w:val="0"/>
          <w:marBottom w:val="0"/>
          <w:divBdr>
            <w:top w:val="none" w:sz="0" w:space="0" w:color="auto"/>
            <w:left w:val="none" w:sz="0" w:space="0" w:color="auto"/>
            <w:bottom w:val="none" w:sz="0" w:space="0" w:color="auto"/>
            <w:right w:val="none" w:sz="0" w:space="0" w:color="auto"/>
          </w:divBdr>
        </w:div>
        <w:div w:id="518738181">
          <w:marLeft w:val="480"/>
          <w:marRight w:val="0"/>
          <w:marTop w:val="0"/>
          <w:marBottom w:val="0"/>
          <w:divBdr>
            <w:top w:val="none" w:sz="0" w:space="0" w:color="auto"/>
            <w:left w:val="none" w:sz="0" w:space="0" w:color="auto"/>
            <w:bottom w:val="none" w:sz="0" w:space="0" w:color="auto"/>
            <w:right w:val="none" w:sz="0" w:space="0" w:color="auto"/>
          </w:divBdr>
        </w:div>
        <w:div w:id="579411055">
          <w:marLeft w:val="480"/>
          <w:marRight w:val="0"/>
          <w:marTop w:val="0"/>
          <w:marBottom w:val="0"/>
          <w:divBdr>
            <w:top w:val="none" w:sz="0" w:space="0" w:color="auto"/>
            <w:left w:val="none" w:sz="0" w:space="0" w:color="auto"/>
            <w:bottom w:val="none" w:sz="0" w:space="0" w:color="auto"/>
            <w:right w:val="none" w:sz="0" w:space="0" w:color="auto"/>
          </w:divBdr>
        </w:div>
        <w:div w:id="600643161">
          <w:marLeft w:val="480"/>
          <w:marRight w:val="0"/>
          <w:marTop w:val="0"/>
          <w:marBottom w:val="0"/>
          <w:divBdr>
            <w:top w:val="none" w:sz="0" w:space="0" w:color="auto"/>
            <w:left w:val="none" w:sz="0" w:space="0" w:color="auto"/>
            <w:bottom w:val="none" w:sz="0" w:space="0" w:color="auto"/>
            <w:right w:val="none" w:sz="0" w:space="0" w:color="auto"/>
          </w:divBdr>
        </w:div>
        <w:div w:id="663122331">
          <w:marLeft w:val="480"/>
          <w:marRight w:val="0"/>
          <w:marTop w:val="0"/>
          <w:marBottom w:val="0"/>
          <w:divBdr>
            <w:top w:val="none" w:sz="0" w:space="0" w:color="auto"/>
            <w:left w:val="none" w:sz="0" w:space="0" w:color="auto"/>
            <w:bottom w:val="none" w:sz="0" w:space="0" w:color="auto"/>
            <w:right w:val="none" w:sz="0" w:space="0" w:color="auto"/>
          </w:divBdr>
        </w:div>
        <w:div w:id="665597327">
          <w:marLeft w:val="480"/>
          <w:marRight w:val="0"/>
          <w:marTop w:val="0"/>
          <w:marBottom w:val="0"/>
          <w:divBdr>
            <w:top w:val="none" w:sz="0" w:space="0" w:color="auto"/>
            <w:left w:val="none" w:sz="0" w:space="0" w:color="auto"/>
            <w:bottom w:val="none" w:sz="0" w:space="0" w:color="auto"/>
            <w:right w:val="none" w:sz="0" w:space="0" w:color="auto"/>
          </w:divBdr>
        </w:div>
        <w:div w:id="668943835">
          <w:marLeft w:val="480"/>
          <w:marRight w:val="0"/>
          <w:marTop w:val="0"/>
          <w:marBottom w:val="0"/>
          <w:divBdr>
            <w:top w:val="none" w:sz="0" w:space="0" w:color="auto"/>
            <w:left w:val="none" w:sz="0" w:space="0" w:color="auto"/>
            <w:bottom w:val="none" w:sz="0" w:space="0" w:color="auto"/>
            <w:right w:val="none" w:sz="0" w:space="0" w:color="auto"/>
          </w:divBdr>
        </w:div>
        <w:div w:id="694113700">
          <w:marLeft w:val="480"/>
          <w:marRight w:val="0"/>
          <w:marTop w:val="0"/>
          <w:marBottom w:val="0"/>
          <w:divBdr>
            <w:top w:val="none" w:sz="0" w:space="0" w:color="auto"/>
            <w:left w:val="none" w:sz="0" w:space="0" w:color="auto"/>
            <w:bottom w:val="none" w:sz="0" w:space="0" w:color="auto"/>
            <w:right w:val="none" w:sz="0" w:space="0" w:color="auto"/>
          </w:divBdr>
        </w:div>
        <w:div w:id="698435067">
          <w:marLeft w:val="480"/>
          <w:marRight w:val="0"/>
          <w:marTop w:val="0"/>
          <w:marBottom w:val="0"/>
          <w:divBdr>
            <w:top w:val="none" w:sz="0" w:space="0" w:color="auto"/>
            <w:left w:val="none" w:sz="0" w:space="0" w:color="auto"/>
            <w:bottom w:val="none" w:sz="0" w:space="0" w:color="auto"/>
            <w:right w:val="none" w:sz="0" w:space="0" w:color="auto"/>
          </w:divBdr>
        </w:div>
        <w:div w:id="757602242">
          <w:marLeft w:val="480"/>
          <w:marRight w:val="0"/>
          <w:marTop w:val="0"/>
          <w:marBottom w:val="0"/>
          <w:divBdr>
            <w:top w:val="none" w:sz="0" w:space="0" w:color="auto"/>
            <w:left w:val="none" w:sz="0" w:space="0" w:color="auto"/>
            <w:bottom w:val="none" w:sz="0" w:space="0" w:color="auto"/>
            <w:right w:val="none" w:sz="0" w:space="0" w:color="auto"/>
          </w:divBdr>
        </w:div>
        <w:div w:id="786660193">
          <w:marLeft w:val="480"/>
          <w:marRight w:val="0"/>
          <w:marTop w:val="0"/>
          <w:marBottom w:val="0"/>
          <w:divBdr>
            <w:top w:val="none" w:sz="0" w:space="0" w:color="auto"/>
            <w:left w:val="none" w:sz="0" w:space="0" w:color="auto"/>
            <w:bottom w:val="none" w:sz="0" w:space="0" w:color="auto"/>
            <w:right w:val="none" w:sz="0" w:space="0" w:color="auto"/>
          </w:divBdr>
        </w:div>
        <w:div w:id="808321400">
          <w:marLeft w:val="480"/>
          <w:marRight w:val="0"/>
          <w:marTop w:val="0"/>
          <w:marBottom w:val="0"/>
          <w:divBdr>
            <w:top w:val="none" w:sz="0" w:space="0" w:color="auto"/>
            <w:left w:val="none" w:sz="0" w:space="0" w:color="auto"/>
            <w:bottom w:val="none" w:sz="0" w:space="0" w:color="auto"/>
            <w:right w:val="none" w:sz="0" w:space="0" w:color="auto"/>
          </w:divBdr>
        </w:div>
        <w:div w:id="895317476">
          <w:marLeft w:val="480"/>
          <w:marRight w:val="0"/>
          <w:marTop w:val="0"/>
          <w:marBottom w:val="0"/>
          <w:divBdr>
            <w:top w:val="none" w:sz="0" w:space="0" w:color="auto"/>
            <w:left w:val="none" w:sz="0" w:space="0" w:color="auto"/>
            <w:bottom w:val="none" w:sz="0" w:space="0" w:color="auto"/>
            <w:right w:val="none" w:sz="0" w:space="0" w:color="auto"/>
          </w:divBdr>
        </w:div>
        <w:div w:id="901987139">
          <w:marLeft w:val="480"/>
          <w:marRight w:val="0"/>
          <w:marTop w:val="0"/>
          <w:marBottom w:val="0"/>
          <w:divBdr>
            <w:top w:val="none" w:sz="0" w:space="0" w:color="auto"/>
            <w:left w:val="none" w:sz="0" w:space="0" w:color="auto"/>
            <w:bottom w:val="none" w:sz="0" w:space="0" w:color="auto"/>
            <w:right w:val="none" w:sz="0" w:space="0" w:color="auto"/>
          </w:divBdr>
        </w:div>
        <w:div w:id="958612946">
          <w:marLeft w:val="480"/>
          <w:marRight w:val="0"/>
          <w:marTop w:val="0"/>
          <w:marBottom w:val="0"/>
          <w:divBdr>
            <w:top w:val="none" w:sz="0" w:space="0" w:color="auto"/>
            <w:left w:val="none" w:sz="0" w:space="0" w:color="auto"/>
            <w:bottom w:val="none" w:sz="0" w:space="0" w:color="auto"/>
            <w:right w:val="none" w:sz="0" w:space="0" w:color="auto"/>
          </w:divBdr>
        </w:div>
        <w:div w:id="965083850">
          <w:marLeft w:val="480"/>
          <w:marRight w:val="0"/>
          <w:marTop w:val="0"/>
          <w:marBottom w:val="0"/>
          <w:divBdr>
            <w:top w:val="none" w:sz="0" w:space="0" w:color="auto"/>
            <w:left w:val="none" w:sz="0" w:space="0" w:color="auto"/>
            <w:bottom w:val="none" w:sz="0" w:space="0" w:color="auto"/>
            <w:right w:val="none" w:sz="0" w:space="0" w:color="auto"/>
          </w:divBdr>
        </w:div>
        <w:div w:id="1008601356">
          <w:marLeft w:val="480"/>
          <w:marRight w:val="0"/>
          <w:marTop w:val="0"/>
          <w:marBottom w:val="0"/>
          <w:divBdr>
            <w:top w:val="none" w:sz="0" w:space="0" w:color="auto"/>
            <w:left w:val="none" w:sz="0" w:space="0" w:color="auto"/>
            <w:bottom w:val="none" w:sz="0" w:space="0" w:color="auto"/>
            <w:right w:val="none" w:sz="0" w:space="0" w:color="auto"/>
          </w:divBdr>
        </w:div>
        <w:div w:id="1085879635">
          <w:marLeft w:val="480"/>
          <w:marRight w:val="0"/>
          <w:marTop w:val="0"/>
          <w:marBottom w:val="0"/>
          <w:divBdr>
            <w:top w:val="none" w:sz="0" w:space="0" w:color="auto"/>
            <w:left w:val="none" w:sz="0" w:space="0" w:color="auto"/>
            <w:bottom w:val="none" w:sz="0" w:space="0" w:color="auto"/>
            <w:right w:val="none" w:sz="0" w:space="0" w:color="auto"/>
          </w:divBdr>
        </w:div>
        <w:div w:id="1087966960">
          <w:marLeft w:val="480"/>
          <w:marRight w:val="0"/>
          <w:marTop w:val="0"/>
          <w:marBottom w:val="0"/>
          <w:divBdr>
            <w:top w:val="none" w:sz="0" w:space="0" w:color="auto"/>
            <w:left w:val="none" w:sz="0" w:space="0" w:color="auto"/>
            <w:bottom w:val="none" w:sz="0" w:space="0" w:color="auto"/>
            <w:right w:val="none" w:sz="0" w:space="0" w:color="auto"/>
          </w:divBdr>
        </w:div>
        <w:div w:id="1249845562">
          <w:marLeft w:val="480"/>
          <w:marRight w:val="0"/>
          <w:marTop w:val="0"/>
          <w:marBottom w:val="0"/>
          <w:divBdr>
            <w:top w:val="none" w:sz="0" w:space="0" w:color="auto"/>
            <w:left w:val="none" w:sz="0" w:space="0" w:color="auto"/>
            <w:bottom w:val="none" w:sz="0" w:space="0" w:color="auto"/>
            <w:right w:val="none" w:sz="0" w:space="0" w:color="auto"/>
          </w:divBdr>
        </w:div>
        <w:div w:id="1282422093">
          <w:marLeft w:val="480"/>
          <w:marRight w:val="0"/>
          <w:marTop w:val="0"/>
          <w:marBottom w:val="0"/>
          <w:divBdr>
            <w:top w:val="none" w:sz="0" w:space="0" w:color="auto"/>
            <w:left w:val="none" w:sz="0" w:space="0" w:color="auto"/>
            <w:bottom w:val="none" w:sz="0" w:space="0" w:color="auto"/>
            <w:right w:val="none" w:sz="0" w:space="0" w:color="auto"/>
          </w:divBdr>
        </w:div>
        <w:div w:id="1315450852">
          <w:marLeft w:val="480"/>
          <w:marRight w:val="0"/>
          <w:marTop w:val="0"/>
          <w:marBottom w:val="0"/>
          <w:divBdr>
            <w:top w:val="none" w:sz="0" w:space="0" w:color="auto"/>
            <w:left w:val="none" w:sz="0" w:space="0" w:color="auto"/>
            <w:bottom w:val="none" w:sz="0" w:space="0" w:color="auto"/>
            <w:right w:val="none" w:sz="0" w:space="0" w:color="auto"/>
          </w:divBdr>
        </w:div>
        <w:div w:id="1316565021">
          <w:marLeft w:val="480"/>
          <w:marRight w:val="0"/>
          <w:marTop w:val="0"/>
          <w:marBottom w:val="0"/>
          <w:divBdr>
            <w:top w:val="none" w:sz="0" w:space="0" w:color="auto"/>
            <w:left w:val="none" w:sz="0" w:space="0" w:color="auto"/>
            <w:bottom w:val="none" w:sz="0" w:space="0" w:color="auto"/>
            <w:right w:val="none" w:sz="0" w:space="0" w:color="auto"/>
          </w:divBdr>
        </w:div>
        <w:div w:id="1329476878">
          <w:marLeft w:val="480"/>
          <w:marRight w:val="0"/>
          <w:marTop w:val="0"/>
          <w:marBottom w:val="0"/>
          <w:divBdr>
            <w:top w:val="none" w:sz="0" w:space="0" w:color="auto"/>
            <w:left w:val="none" w:sz="0" w:space="0" w:color="auto"/>
            <w:bottom w:val="none" w:sz="0" w:space="0" w:color="auto"/>
            <w:right w:val="none" w:sz="0" w:space="0" w:color="auto"/>
          </w:divBdr>
        </w:div>
        <w:div w:id="1347630893">
          <w:marLeft w:val="480"/>
          <w:marRight w:val="0"/>
          <w:marTop w:val="0"/>
          <w:marBottom w:val="0"/>
          <w:divBdr>
            <w:top w:val="none" w:sz="0" w:space="0" w:color="auto"/>
            <w:left w:val="none" w:sz="0" w:space="0" w:color="auto"/>
            <w:bottom w:val="none" w:sz="0" w:space="0" w:color="auto"/>
            <w:right w:val="none" w:sz="0" w:space="0" w:color="auto"/>
          </w:divBdr>
        </w:div>
        <w:div w:id="1446534912">
          <w:marLeft w:val="480"/>
          <w:marRight w:val="0"/>
          <w:marTop w:val="0"/>
          <w:marBottom w:val="0"/>
          <w:divBdr>
            <w:top w:val="none" w:sz="0" w:space="0" w:color="auto"/>
            <w:left w:val="none" w:sz="0" w:space="0" w:color="auto"/>
            <w:bottom w:val="none" w:sz="0" w:space="0" w:color="auto"/>
            <w:right w:val="none" w:sz="0" w:space="0" w:color="auto"/>
          </w:divBdr>
        </w:div>
        <w:div w:id="1502310431">
          <w:marLeft w:val="480"/>
          <w:marRight w:val="0"/>
          <w:marTop w:val="0"/>
          <w:marBottom w:val="0"/>
          <w:divBdr>
            <w:top w:val="none" w:sz="0" w:space="0" w:color="auto"/>
            <w:left w:val="none" w:sz="0" w:space="0" w:color="auto"/>
            <w:bottom w:val="none" w:sz="0" w:space="0" w:color="auto"/>
            <w:right w:val="none" w:sz="0" w:space="0" w:color="auto"/>
          </w:divBdr>
        </w:div>
        <w:div w:id="1655986565">
          <w:marLeft w:val="480"/>
          <w:marRight w:val="0"/>
          <w:marTop w:val="0"/>
          <w:marBottom w:val="0"/>
          <w:divBdr>
            <w:top w:val="none" w:sz="0" w:space="0" w:color="auto"/>
            <w:left w:val="none" w:sz="0" w:space="0" w:color="auto"/>
            <w:bottom w:val="none" w:sz="0" w:space="0" w:color="auto"/>
            <w:right w:val="none" w:sz="0" w:space="0" w:color="auto"/>
          </w:divBdr>
        </w:div>
        <w:div w:id="1657341421">
          <w:marLeft w:val="480"/>
          <w:marRight w:val="0"/>
          <w:marTop w:val="0"/>
          <w:marBottom w:val="0"/>
          <w:divBdr>
            <w:top w:val="none" w:sz="0" w:space="0" w:color="auto"/>
            <w:left w:val="none" w:sz="0" w:space="0" w:color="auto"/>
            <w:bottom w:val="none" w:sz="0" w:space="0" w:color="auto"/>
            <w:right w:val="none" w:sz="0" w:space="0" w:color="auto"/>
          </w:divBdr>
        </w:div>
        <w:div w:id="1674457331">
          <w:marLeft w:val="480"/>
          <w:marRight w:val="0"/>
          <w:marTop w:val="0"/>
          <w:marBottom w:val="0"/>
          <w:divBdr>
            <w:top w:val="none" w:sz="0" w:space="0" w:color="auto"/>
            <w:left w:val="none" w:sz="0" w:space="0" w:color="auto"/>
            <w:bottom w:val="none" w:sz="0" w:space="0" w:color="auto"/>
            <w:right w:val="none" w:sz="0" w:space="0" w:color="auto"/>
          </w:divBdr>
        </w:div>
        <w:div w:id="1758213036">
          <w:marLeft w:val="480"/>
          <w:marRight w:val="0"/>
          <w:marTop w:val="0"/>
          <w:marBottom w:val="0"/>
          <w:divBdr>
            <w:top w:val="none" w:sz="0" w:space="0" w:color="auto"/>
            <w:left w:val="none" w:sz="0" w:space="0" w:color="auto"/>
            <w:bottom w:val="none" w:sz="0" w:space="0" w:color="auto"/>
            <w:right w:val="none" w:sz="0" w:space="0" w:color="auto"/>
          </w:divBdr>
        </w:div>
        <w:div w:id="1806309982">
          <w:marLeft w:val="480"/>
          <w:marRight w:val="0"/>
          <w:marTop w:val="0"/>
          <w:marBottom w:val="0"/>
          <w:divBdr>
            <w:top w:val="none" w:sz="0" w:space="0" w:color="auto"/>
            <w:left w:val="none" w:sz="0" w:space="0" w:color="auto"/>
            <w:bottom w:val="none" w:sz="0" w:space="0" w:color="auto"/>
            <w:right w:val="none" w:sz="0" w:space="0" w:color="auto"/>
          </w:divBdr>
        </w:div>
        <w:div w:id="1901089630">
          <w:marLeft w:val="480"/>
          <w:marRight w:val="0"/>
          <w:marTop w:val="0"/>
          <w:marBottom w:val="0"/>
          <w:divBdr>
            <w:top w:val="none" w:sz="0" w:space="0" w:color="auto"/>
            <w:left w:val="none" w:sz="0" w:space="0" w:color="auto"/>
            <w:bottom w:val="none" w:sz="0" w:space="0" w:color="auto"/>
            <w:right w:val="none" w:sz="0" w:space="0" w:color="auto"/>
          </w:divBdr>
        </w:div>
        <w:div w:id="1903367753">
          <w:marLeft w:val="480"/>
          <w:marRight w:val="0"/>
          <w:marTop w:val="0"/>
          <w:marBottom w:val="0"/>
          <w:divBdr>
            <w:top w:val="none" w:sz="0" w:space="0" w:color="auto"/>
            <w:left w:val="none" w:sz="0" w:space="0" w:color="auto"/>
            <w:bottom w:val="none" w:sz="0" w:space="0" w:color="auto"/>
            <w:right w:val="none" w:sz="0" w:space="0" w:color="auto"/>
          </w:divBdr>
        </w:div>
        <w:div w:id="1938905159">
          <w:marLeft w:val="480"/>
          <w:marRight w:val="0"/>
          <w:marTop w:val="0"/>
          <w:marBottom w:val="0"/>
          <w:divBdr>
            <w:top w:val="none" w:sz="0" w:space="0" w:color="auto"/>
            <w:left w:val="none" w:sz="0" w:space="0" w:color="auto"/>
            <w:bottom w:val="none" w:sz="0" w:space="0" w:color="auto"/>
            <w:right w:val="none" w:sz="0" w:space="0" w:color="auto"/>
          </w:divBdr>
        </w:div>
        <w:div w:id="1960869017">
          <w:marLeft w:val="480"/>
          <w:marRight w:val="0"/>
          <w:marTop w:val="0"/>
          <w:marBottom w:val="0"/>
          <w:divBdr>
            <w:top w:val="none" w:sz="0" w:space="0" w:color="auto"/>
            <w:left w:val="none" w:sz="0" w:space="0" w:color="auto"/>
            <w:bottom w:val="none" w:sz="0" w:space="0" w:color="auto"/>
            <w:right w:val="none" w:sz="0" w:space="0" w:color="auto"/>
          </w:divBdr>
        </w:div>
        <w:div w:id="2090687693">
          <w:marLeft w:val="480"/>
          <w:marRight w:val="0"/>
          <w:marTop w:val="0"/>
          <w:marBottom w:val="0"/>
          <w:divBdr>
            <w:top w:val="none" w:sz="0" w:space="0" w:color="auto"/>
            <w:left w:val="none" w:sz="0" w:space="0" w:color="auto"/>
            <w:bottom w:val="none" w:sz="0" w:space="0" w:color="auto"/>
            <w:right w:val="none" w:sz="0" w:space="0" w:color="auto"/>
          </w:divBdr>
        </w:div>
        <w:div w:id="2096130124">
          <w:marLeft w:val="480"/>
          <w:marRight w:val="0"/>
          <w:marTop w:val="0"/>
          <w:marBottom w:val="0"/>
          <w:divBdr>
            <w:top w:val="none" w:sz="0" w:space="0" w:color="auto"/>
            <w:left w:val="none" w:sz="0" w:space="0" w:color="auto"/>
            <w:bottom w:val="none" w:sz="0" w:space="0" w:color="auto"/>
            <w:right w:val="none" w:sz="0" w:space="0" w:color="auto"/>
          </w:divBdr>
        </w:div>
        <w:div w:id="2140951617">
          <w:marLeft w:val="480"/>
          <w:marRight w:val="0"/>
          <w:marTop w:val="0"/>
          <w:marBottom w:val="0"/>
          <w:divBdr>
            <w:top w:val="none" w:sz="0" w:space="0" w:color="auto"/>
            <w:left w:val="none" w:sz="0" w:space="0" w:color="auto"/>
            <w:bottom w:val="none" w:sz="0" w:space="0" w:color="auto"/>
            <w:right w:val="none" w:sz="0" w:space="0" w:color="auto"/>
          </w:divBdr>
        </w:div>
      </w:divsChild>
    </w:div>
    <w:div w:id="1314992700">
      <w:marLeft w:val="640"/>
      <w:marRight w:val="0"/>
      <w:marTop w:val="0"/>
      <w:marBottom w:val="0"/>
      <w:divBdr>
        <w:top w:val="none" w:sz="0" w:space="0" w:color="auto"/>
        <w:left w:val="none" w:sz="0" w:space="0" w:color="auto"/>
        <w:bottom w:val="none" w:sz="0" w:space="0" w:color="auto"/>
        <w:right w:val="none" w:sz="0" w:space="0" w:color="auto"/>
      </w:divBdr>
    </w:div>
    <w:div w:id="1315570589">
      <w:marLeft w:val="640"/>
      <w:marRight w:val="0"/>
      <w:marTop w:val="0"/>
      <w:marBottom w:val="0"/>
      <w:divBdr>
        <w:top w:val="none" w:sz="0" w:space="0" w:color="auto"/>
        <w:left w:val="none" w:sz="0" w:space="0" w:color="auto"/>
        <w:bottom w:val="none" w:sz="0" w:space="0" w:color="auto"/>
        <w:right w:val="none" w:sz="0" w:space="0" w:color="auto"/>
      </w:divBdr>
    </w:div>
    <w:div w:id="1315835944">
      <w:marLeft w:val="640"/>
      <w:marRight w:val="0"/>
      <w:marTop w:val="0"/>
      <w:marBottom w:val="0"/>
      <w:divBdr>
        <w:top w:val="none" w:sz="0" w:space="0" w:color="auto"/>
        <w:left w:val="none" w:sz="0" w:space="0" w:color="auto"/>
        <w:bottom w:val="none" w:sz="0" w:space="0" w:color="auto"/>
        <w:right w:val="none" w:sz="0" w:space="0" w:color="auto"/>
      </w:divBdr>
    </w:div>
    <w:div w:id="1316106727">
      <w:bodyDiv w:val="1"/>
      <w:marLeft w:val="0"/>
      <w:marRight w:val="0"/>
      <w:marTop w:val="0"/>
      <w:marBottom w:val="0"/>
      <w:divBdr>
        <w:top w:val="none" w:sz="0" w:space="0" w:color="auto"/>
        <w:left w:val="none" w:sz="0" w:space="0" w:color="auto"/>
        <w:bottom w:val="none" w:sz="0" w:space="0" w:color="auto"/>
        <w:right w:val="none" w:sz="0" w:space="0" w:color="auto"/>
      </w:divBdr>
    </w:div>
    <w:div w:id="1316493427">
      <w:marLeft w:val="640"/>
      <w:marRight w:val="0"/>
      <w:marTop w:val="0"/>
      <w:marBottom w:val="0"/>
      <w:divBdr>
        <w:top w:val="none" w:sz="0" w:space="0" w:color="auto"/>
        <w:left w:val="none" w:sz="0" w:space="0" w:color="auto"/>
        <w:bottom w:val="none" w:sz="0" w:space="0" w:color="auto"/>
        <w:right w:val="none" w:sz="0" w:space="0" w:color="auto"/>
      </w:divBdr>
    </w:div>
    <w:div w:id="1316646375">
      <w:marLeft w:val="640"/>
      <w:marRight w:val="0"/>
      <w:marTop w:val="0"/>
      <w:marBottom w:val="0"/>
      <w:divBdr>
        <w:top w:val="none" w:sz="0" w:space="0" w:color="auto"/>
        <w:left w:val="none" w:sz="0" w:space="0" w:color="auto"/>
        <w:bottom w:val="none" w:sz="0" w:space="0" w:color="auto"/>
        <w:right w:val="none" w:sz="0" w:space="0" w:color="auto"/>
      </w:divBdr>
    </w:div>
    <w:div w:id="1316690631">
      <w:marLeft w:val="640"/>
      <w:marRight w:val="0"/>
      <w:marTop w:val="0"/>
      <w:marBottom w:val="0"/>
      <w:divBdr>
        <w:top w:val="none" w:sz="0" w:space="0" w:color="auto"/>
        <w:left w:val="none" w:sz="0" w:space="0" w:color="auto"/>
        <w:bottom w:val="none" w:sz="0" w:space="0" w:color="auto"/>
        <w:right w:val="none" w:sz="0" w:space="0" w:color="auto"/>
      </w:divBdr>
    </w:div>
    <w:div w:id="1316910304">
      <w:marLeft w:val="640"/>
      <w:marRight w:val="0"/>
      <w:marTop w:val="0"/>
      <w:marBottom w:val="0"/>
      <w:divBdr>
        <w:top w:val="none" w:sz="0" w:space="0" w:color="auto"/>
        <w:left w:val="none" w:sz="0" w:space="0" w:color="auto"/>
        <w:bottom w:val="none" w:sz="0" w:space="0" w:color="auto"/>
        <w:right w:val="none" w:sz="0" w:space="0" w:color="auto"/>
      </w:divBdr>
    </w:div>
    <w:div w:id="1317536851">
      <w:marLeft w:val="480"/>
      <w:marRight w:val="0"/>
      <w:marTop w:val="0"/>
      <w:marBottom w:val="0"/>
      <w:divBdr>
        <w:top w:val="none" w:sz="0" w:space="0" w:color="auto"/>
        <w:left w:val="none" w:sz="0" w:space="0" w:color="auto"/>
        <w:bottom w:val="none" w:sz="0" w:space="0" w:color="auto"/>
        <w:right w:val="none" w:sz="0" w:space="0" w:color="auto"/>
      </w:divBdr>
    </w:div>
    <w:div w:id="1317951001">
      <w:marLeft w:val="640"/>
      <w:marRight w:val="0"/>
      <w:marTop w:val="0"/>
      <w:marBottom w:val="0"/>
      <w:divBdr>
        <w:top w:val="none" w:sz="0" w:space="0" w:color="auto"/>
        <w:left w:val="none" w:sz="0" w:space="0" w:color="auto"/>
        <w:bottom w:val="none" w:sz="0" w:space="0" w:color="auto"/>
        <w:right w:val="none" w:sz="0" w:space="0" w:color="auto"/>
      </w:divBdr>
    </w:div>
    <w:div w:id="1317958760">
      <w:marLeft w:val="640"/>
      <w:marRight w:val="0"/>
      <w:marTop w:val="0"/>
      <w:marBottom w:val="0"/>
      <w:divBdr>
        <w:top w:val="none" w:sz="0" w:space="0" w:color="auto"/>
        <w:left w:val="none" w:sz="0" w:space="0" w:color="auto"/>
        <w:bottom w:val="none" w:sz="0" w:space="0" w:color="auto"/>
        <w:right w:val="none" w:sz="0" w:space="0" w:color="auto"/>
      </w:divBdr>
    </w:div>
    <w:div w:id="1318194999">
      <w:marLeft w:val="640"/>
      <w:marRight w:val="0"/>
      <w:marTop w:val="0"/>
      <w:marBottom w:val="0"/>
      <w:divBdr>
        <w:top w:val="none" w:sz="0" w:space="0" w:color="auto"/>
        <w:left w:val="none" w:sz="0" w:space="0" w:color="auto"/>
        <w:bottom w:val="none" w:sz="0" w:space="0" w:color="auto"/>
        <w:right w:val="none" w:sz="0" w:space="0" w:color="auto"/>
      </w:divBdr>
    </w:div>
    <w:div w:id="1318805582">
      <w:bodyDiv w:val="1"/>
      <w:marLeft w:val="0"/>
      <w:marRight w:val="0"/>
      <w:marTop w:val="0"/>
      <w:marBottom w:val="0"/>
      <w:divBdr>
        <w:top w:val="none" w:sz="0" w:space="0" w:color="auto"/>
        <w:left w:val="none" w:sz="0" w:space="0" w:color="auto"/>
        <w:bottom w:val="none" w:sz="0" w:space="0" w:color="auto"/>
        <w:right w:val="none" w:sz="0" w:space="0" w:color="auto"/>
      </w:divBdr>
    </w:div>
    <w:div w:id="1319305917">
      <w:marLeft w:val="640"/>
      <w:marRight w:val="0"/>
      <w:marTop w:val="0"/>
      <w:marBottom w:val="0"/>
      <w:divBdr>
        <w:top w:val="none" w:sz="0" w:space="0" w:color="auto"/>
        <w:left w:val="none" w:sz="0" w:space="0" w:color="auto"/>
        <w:bottom w:val="none" w:sz="0" w:space="0" w:color="auto"/>
        <w:right w:val="none" w:sz="0" w:space="0" w:color="auto"/>
      </w:divBdr>
    </w:div>
    <w:div w:id="1319378442">
      <w:bodyDiv w:val="1"/>
      <w:marLeft w:val="0"/>
      <w:marRight w:val="0"/>
      <w:marTop w:val="0"/>
      <w:marBottom w:val="0"/>
      <w:divBdr>
        <w:top w:val="none" w:sz="0" w:space="0" w:color="auto"/>
        <w:left w:val="none" w:sz="0" w:space="0" w:color="auto"/>
        <w:bottom w:val="none" w:sz="0" w:space="0" w:color="auto"/>
        <w:right w:val="none" w:sz="0" w:space="0" w:color="auto"/>
      </w:divBdr>
    </w:div>
    <w:div w:id="1319454309">
      <w:bodyDiv w:val="1"/>
      <w:marLeft w:val="0"/>
      <w:marRight w:val="0"/>
      <w:marTop w:val="0"/>
      <w:marBottom w:val="0"/>
      <w:divBdr>
        <w:top w:val="none" w:sz="0" w:space="0" w:color="auto"/>
        <w:left w:val="none" w:sz="0" w:space="0" w:color="auto"/>
        <w:bottom w:val="none" w:sz="0" w:space="0" w:color="auto"/>
        <w:right w:val="none" w:sz="0" w:space="0" w:color="auto"/>
      </w:divBdr>
    </w:div>
    <w:div w:id="1319654665">
      <w:marLeft w:val="640"/>
      <w:marRight w:val="0"/>
      <w:marTop w:val="0"/>
      <w:marBottom w:val="0"/>
      <w:divBdr>
        <w:top w:val="none" w:sz="0" w:space="0" w:color="auto"/>
        <w:left w:val="none" w:sz="0" w:space="0" w:color="auto"/>
        <w:bottom w:val="none" w:sz="0" w:space="0" w:color="auto"/>
        <w:right w:val="none" w:sz="0" w:space="0" w:color="auto"/>
      </w:divBdr>
    </w:div>
    <w:div w:id="1319766217">
      <w:marLeft w:val="640"/>
      <w:marRight w:val="0"/>
      <w:marTop w:val="0"/>
      <w:marBottom w:val="0"/>
      <w:divBdr>
        <w:top w:val="none" w:sz="0" w:space="0" w:color="auto"/>
        <w:left w:val="none" w:sz="0" w:space="0" w:color="auto"/>
        <w:bottom w:val="none" w:sz="0" w:space="0" w:color="auto"/>
        <w:right w:val="none" w:sz="0" w:space="0" w:color="auto"/>
      </w:divBdr>
    </w:div>
    <w:div w:id="1320157338">
      <w:bodyDiv w:val="1"/>
      <w:marLeft w:val="0"/>
      <w:marRight w:val="0"/>
      <w:marTop w:val="0"/>
      <w:marBottom w:val="0"/>
      <w:divBdr>
        <w:top w:val="none" w:sz="0" w:space="0" w:color="auto"/>
        <w:left w:val="none" w:sz="0" w:space="0" w:color="auto"/>
        <w:bottom w:val="none" w:sz="0" w:space="0" w:color="auto"/>
        <w:right w:val="none" w:sz="0" w:space="0" w:color="auto"/>
      </w:divBdr>
      <w:divsChild>
        <w:div w:id="58329437">
          <w:marLeft w:val="480"/>
          <w:marRight w:val="0"/>
          <w:marTop w:val="0"/>
          <w:marBottom w:val="0"/>
          <w:divBdr>
            <w:top w:val="none" w:sz="0" w:space="0" w:color="auto"/>
            <w:left w:val="none" w:sz="0" w:space="0" w:color="auto"/>
            <w:bottom w:val="none" w:sz="0" w:space="0" w:color="auto"/>
            <w:right w:val="none" w:sz="0" w:space="0" w:color="auto"/>
          </w:divBdr>
        </w:div>
        <w:div w:id="81605630">
          <w:marLeft w:val="480"/>
          <w:marRight w:val="0"/>
          <w:marTop w:val="0"/>
          <w:marBottom w:val="0"/>
          <w:divBdr>
            <w:top w:val="none" w:sz="0" w:space="0" w:color="auto"/>
            <w:left w:val="none" w:sz="0" w:space="0" w:color="auto"/>
            <w:bottom w:val="none" w:sz="0" w:space="0" w:color="auto"/>
            <w:right w:val="none" w:sz="0" w:space="0" w:color="auto"/>
          </w:divBdr>
        </w:div>
        <w:div w:id="115605635">
          <w:marLeft w:val="480"/>
          <w:marRight w:val="0"/>
          <w:marTop w:val="0"/>
          <w:marBottom w:val="0"/>
          <w:divBdr>
            <w:top w:val="none" w:sz="0" w:space="0" w:color="auto"/>
            <w:left w:val="none" w:sz="0" w:space="0" w:color="auto"/>
            <w:bottom w:val="none" w:sz="0" w:space="0" w:color="auto"/>
            <w:right w:val="none" w:sz="0" w:space="0" w:color="auto"/>
          </w:divBdr>
        </w:div>
        <w:div w:id="182745025">
          <w:marLeft w:val="480"/>
          <w:marRight w:val="0"/>
          <w:marTop w:val="0"/>
          <w:marBottom w:val="0"/>
          <w:divBdr>
            <w:top w:val="none" w:sz="0" w:space="0" w:color="auto"/>
            <w:left w:val="none" w:sz="0" w:space="0" w:color="auto"/>
            <w:bottom w:val="none" w:sz="0" w:space="0" w:color="auto"/>
            <w:right w:val="none" w:sz="0" w:space="0" w:color="auto"/>
          </w:divBdr>
        </w:div>
        <w:div w:id="185482169">
          <w:marLeft w:val="480"/>
          <w:marRight w:val="0"/>
          <w:marTop w:val="0"/>
          <w:marBottom w:val="0"/>
          <w:divBdr>
            <w:top w:val="none" w:sz="0" w:space="0" w:color="auto"/>
            <w:left w:val="none" w:sz="0" w:space="0" w:color="auto"/>
            <w:bottom w:val="none" w:sz="0" w:space="0" w:color="auto"/>
            <w:right w:val="none" w:sz="0" w:space="0" w:color="auto"/>
          </w:divBdr>
        </w:div>
        <w:div w:id="215167434">
          <w:marLeft w:val="480"/>
          <w:marRight w:val="0"/>
          <w:marTop w:val="0"/>
          <w:marBottom w:val="0"/>
          <w:divBdr>
            <w:top w:val="none" w:sz="0" w:space="0" w:color="auto"/>
            <w:left w:val="none" w:sz="0" w:space="0" w:color="auto"/>
            <w:bottom w:val="none" w:sz="0" w:space="0" w:color="auto"/>
            <w:right w:val="none" w:sz="0" w:space="0" w:color="auto"/>
          </w:divBdr>
        </w:div>
        <w:div w:id="221869678">
          <w:marLeft w:val="480"/>
          <w:marRight w:val="0"/>
          <w:marTop w:val="0"/>
          <w:marBottom w:val="0"/>
          <w:divBdr>
            <w:top w:val="none" w:sz="0" w:space="0" w:color="auto"/>
            <w:left w:val="none" w:sz="0" w:space="0" w:color="auto"/>
            <w:bottom w:val="none" w:sz="0" w:space="0" w:color="auto"/>
            <w:right w:val="none" w:sz="0" w:space="0" w:color="auto"/>
          </w:divBdr>
        </w:div>
        <w:div w:id="262609346">
          <w:marLeft w:val="480"/>
          <w:marRight w:val="0"/>
          <w:marTop w:val="0"/>
          <w:marBottom w:val="0"/>
          <w:divBdr>
            <w:top w:val="none" w:sz="0" w:space="0" w:color="auto"/>
            <w:left w:val="none" w:sz="0" w:space="0" w:color="auto"/>
            <w:bottom w:val="none" w:sz="0" w:space="0" w:color="auto"/>
            <w:right w:val="none" w:sz="0" w:space="0" w:color="auto"/>
          </w:divBdr>
        </w:div>
        <w:div w:id="320160431">
          <w:marLeft w:val="480"/>
          <w:marRight w:val="0"/>
          <w:marTop w:val="0"/>
          <w:marBottom w:val="0"/>
          <w:divBdr>
            <w:top w:val="none" w:sz="0" w:space="0" w:color="auto"/>
            <w:left w:val="none" w:sz="0" w:space="0" w:color="auto"/>
            <w:bottom w:val="none" w:sz="0" w:space="0" w:color="auto"/>
            <w:right w:val="none" w:sz="0" w:space="0" w:color="auto"/>
          </w:divBdr>
        </w:div>
        <w:div w:id="331109067">
          <w:marLeft w:val="480"/>
          <w:marRight w:val="0"/>
          <w:marTop w:val="0"/>
          <w:marBottom w:val="0"/>
          <w:divBdr>
            <w:top w:val="none" w:sz="0" w:space="0" w:color="auto"/>
            <w:left w:val="none" w:sz="0" w:space="0" w:color="auto"/>
            <w:bottom w:val="none" w:sz="0" w:space="0" w:color="auto"/>
            <w:right w:val="none" w:sz="0" w:space="0" w:color="auto"/>
          </w:divBdr>
        </w:div>
        <w:div w:id="345713054">
          <w:marLeft w:val="480"/>
          <w:marRight w:val="0"/>
          <w:marTop w:val="0"/>
          <w:marBottom w:val="0"/>
          <w:divBdr>
            <w:top w:val="none" w:sz="0" w:space="0" w:color="auto"/>
            <w:left w:val="none" w:sz="0" w:space="0" w:color="auto"/>
            <w:bottom w:val="none" w:sz="0" w:space="0" w:color="auto"/>
            <w:right w:val="none" w:sz="0" w:space="0" w:color="auto"/>
          </w:divBdr>
        </w:div>
        <w:div w:id="364142662">
          <w:marLeft w:val="480"/>
          <w:marRight w:val="0"/>
          <w:marTop w:val="0"/>
          <w:marBottom w:val="0"/>
          <w:divBdr>
            <w:top w:val="none" w:sz="0" w:space="0" w:color="auto"/>
            <w:left w:val="none" w:sz="0" w:space="0" w:color="auto"/>
            <w:bottom w:val="none" w:sz="0" w:space="0" w:color="auto"/>
            <w:right w:val="none" w:sz="0" w:space="0" w:color="auto"/>
          </w:divBdr>
        </w:div>
        <w:div w:id="367069906">
          <w:marLeft w:val="480"/>
          <w:marRight w:val="0"/>
          <w:marTop w:val="0"/>
          <w:marBottom w:val="0"/>
          <w:divBdr>
            <w:top w:val="none" w:sz="0" w:space="0" w:color="auto"/>
            <w:left w:val="none" w:sz="0" w:space="0" w:color="auto"/>
            <w:bottom w:val="none" w:sz="0" w:space="0" w:color="auto"/>
            <w:right w:val="none" w:sz="0" w:space="0" w:color="auto"/>
          </w:divBdr>
        </w:div>
        <w:div w:id="371928050">
          <w:marLeft w:val="480"/>
          <w:marRight w:val="0"/>
          <w:marTop w:val="0"/>
          <w:marBottom w:val="0"/>
          <w:divBdr>
            <w:top w:val="none" w:sz="0" w:space="0" w:color="auto"/>
            <w:left w:val="none" w:sz="0" w:space="0" w:color="auto"/>
            <w:bottom w:val="none" w:sz="0" w:space="0" w:color="auto"/>
            <w:right w:val="none" w:sz="0" w:space="0" w:color="auto"/>
          </w:divBdr>
        </w:div>
        <w:div w:id="372926805">
          <w:marLeft w:val="480"/>
          <w:marRight w:val="0"/>
          <w:marTop w:val="0"/>
          <w:marBottom w:val="0"/>
          <w:divBdr>
            <w:top w:val="none" w:sz="0" w:space="0" w:color="auto"/>
            <w:left w:val="none" w:sz="0" w:space="0" w:color="auto"/>
            <w:bottom w:val="none" w:sz="0" w:space="0" w:color="auto"/>
            <w:right w:val="none" w:sz="0" w:space="0" w:color="auto"/>
          </w:divBdr>
        </w:div>
        <w:div w:id="375470962">
          <w:marLeft w:val="480"/>
          <w:marRight w:val="0"/>
          <w:marTop w:val="0"/>
          <w:marBottom w:val="0"/>
          <w:divBdr>
            <w:top w:val="none" w:sz="0" w:space="0" w:color="auto"/>
            <w:left w:val="none" w:sz="0" w:space="0" w:color="auto"/>
            <w:bottom w:val="none" w:sz="0" w:space="0" w:color="auto"/>
            <w:right w:val="none" w:sz="0" w:space="0" w:color="auto"/>
          </w:divBdr>
        </w:div>
        <w:div w:id="381370003">
          <w:marLeft w:val="480"/>
          <w:marRight w:val="0"/>
          <w:marTop w:val="0"/>
          <w:marBottom w:val="0"/>
          <w:divBdr>
            <w:top w:val="none" w:sz="0" w:space="0" w:color="auto"/>
            <w:left w:val="none" w:sz="0" w:space="0" w:color="auto"/>
            <w:bottom w:val="none" w:sz="0" w:space="0" w:color="auto"/>
            <w:right w:val="none" w:sz="0" w:space="0" w:color="auto"/>
          </w:divBdr>
        </w:div>
        <w:div w:id="435945575">
          <w:marLeft w:val="480"/>
          <w:marRight w:val="0"/>
          <w:marTop w:val="0"/>
          <w:marBottom w:val="0"/>
          <w:divBdr>
            <w:top w:val="none" w:sz="0" w:space="0" w:color="auto"/>
            <w:left w:val="none" w:sz="0" w:space="0" w:color="auto"/>
            <w:bottom w:val="none" w:sz="0" w:space="0" w:color="auto"/>
            <w:right w:val="none" w:sz="0" w:space="0" w:color="auto"/>
          </w:divBdr>
        </w:div>
        <w:div w:id="448087581">
          <w:marLeft w:val="480"/>
          <w:marRight w:val="0"/>
          <w:marTop w:val="0"/>
          <w:marBottom w:val="0"/>
          <w:divBdr>
            <w:top w:val="none" w:sz="0" w:space="0" w:color="auto"/>
            <w:left w:val="none" w:sz="0" w:space="0" w:color="auto"/>
            <w:bottom w:val="none" w:sz="0" w:space="0" w:color="auto"/>
            <w:right w:val="none" w:sz="0" w:space="0" w:color="auto"/>
          </w:divBdr>
        </w:div>
        <w:div w:id="501241425">
          <w:marLeft w:val="480"/>
          <w:marRight w:val="0"/>
          <w:marTop w:val="0"/>
          <w:marBottom w:val="0"/>
          <w:divBdr>
            <w:top w:val="none" w:sz="0" w:space="0" w:color="auto"/>
            <w:left w:val="none" w:sz="0" w:space="0" w:color="auto"/>
            <w:bottom w:val="none" w:sz="0" w:space="0" w:color="auto"/>
            <w:right w:val="none" w:sz="0" w:space="0" w:color="auto"/>
          </w:divBdr>
        </w:div>
        <w:div w:id="505904596">
          <w:marLeft w:val="480"/>
          <w:marRight w:val="0"/>
          <w:marTop w:val="0"/>
          <w:marBottom w:val="0"/>
          <w:divBdr>
            <w:top w:val="none" w:sz="0" w:space="0" w:color="auto"/>
            <w:left w:val="none" w:sz="0" w:space="0" w:color="auto"/>
            <w:bottom w:val="none" w:sz="0" w:space="0" w:color="auto"/>
            <w:right w:val="none" w:sz="0" w:space="0" w:color="auto"/>
          </w:divBdr>
        </w:div>
        <w:div w:id="524367800">
          <w:marLeft w:val="480"/>
          <w:marRight w:val="0"/>
          <w:marTop w:val="0"/>
          <w:marBottom w:val="0"/>
          <w:divBdr>
            <w:top w:val="none" w:sz="0" w:space="0" w:color="auto"/>
            <w:left w:val="none" w:sz="0" w:space="0" w:color="auto"/>
            <w:bottom w:val="none" w:sz="0" w:space="0" w:color="auto"/>
            <w:right w:val="none" w:sz="0" w:space="0" w:color="auto"/>
          </w:divBdr>
        </w:div>
        <w:div w:id="540097702">
          <w:marLeft w:val="480"/>
          <w:marRight w:val="0"/>
          <w:marTop w:val="0"/>
          <w:marBottom w:val="0"/>
          <w:divBdr>
            <w:top w:val="none" w:sz="0" w:space="0" w:color="auto"/>
            <w:left w:val="none" w:sz="0" w:space="0" w:color="auto"/>
            <w:bottom w:val="none" w:sz="0" w:space="0" w:color="auto"/>
            <w:right w:val="none" w:sz="0" w:space="0" w:color="auto"/>
          </w:divBdr>
        </w:div>
        <w:div w:id="553927645">
          <w:marLeft w:val="480"/>
          <w:marRight w:val="0"/>
          <w:marTop w:val="0"/>
          <w:marBottom w:val="0"/>
          <w:divBdr>
            <w:top w:val="none" w:sz="0" w:space="0" w:color="auto"/>
            <w:left w:val="none" w:sz="0" w:space="0" w:color="auto"/>
            <w:bottom w:val="none" w:sz="0" w:space="0" w:color="auto"/>
            <w:right w:val="none" w:sz="0" w:space="0" w:color="auto"/>
          </w:divBdr>
        </w:div>
        <w:div w:id="603803976">
          <w:marLeft w:val="480"/>
          <w:marRight w:val="0"/>
          <w:marTop w:val="0"/>
          <w:marBottom w:val="0"/>
          <w:divBdr>
            <w:top w:val="none" w:sz="0" w:space="0" w:color="auto"/>
            <w:left w:val="none" w:sz="0" w:space="0" w:color="auto"/>
            <w:bottom w:val="none" w:sz="0" w:space="0" w:color="auto"/>
            <w:right w:val="none" w:sz="0" w:space="0" w:color="auto"/>
          </w:divBdr>
        </w:div>
        <w:div w:id="642386940">
          <w:marLeft w:val="480"/>
          <w:marRight w:val="0"/>
          <w:marTop w:val="0"/>
          <w:marBottom w:val="0"/>
          <w:divBdr>
            <w:top w:val="none" w:sz="0" w:space="0" w:color="auto"/>
            <w:left w:val="none" w:sz="0" w:space="0" w:color="auto"/>
            <w:bottom w:val="none" w:sz="0" w:space="0" w:color="auto"/>
            <w:right w:val="none" w:sz="0" w:space="0" w:color="auto"/>
          </w:divBdr>
        </w:div>
        <w:div w:id="664285958">
          <w:marLeft w:val="480"/>
          <w:marRight w:val="0"/>
          <w:marTop w:val="0"/>
          <w:marBottom w:val="0"/>
          <w:divBdr>
            <w:top w:val="none" w:sz="0" w:space="0" w:color="auto"/>
            <w:left w:val="none" w:sz="0" w:space="0" w:color="auto"/>
            <w:bottom w:val="none" w:sz="0" w:space="0" w:color="auto"/>
            <w:right w:val="none" w:sz="0" w:space="0" w:color="auto"/>
          </w:divBdr>
        </w:div>
        <w:div w:id="689722752">
          <w:marLeft w:val="480"/>
          <w:marRight w:val="0"/>
          <w:marTop w:val="0"/>
          <w:marBottom w:val="0"/>
          <w:divBdr>
            <w:top w:val="none" w:sz="0" w:space="0" w:color="auto"/>
            <w:left w:val="none" w:sz="0" w:space="0" w:color="auto"/>
            <w:bottom w:val="none" w:sz="0" w:space="0" w:color="auto"/>
            <w:right w:val="none" w:sz="0" w:space="0" w:color="auto"/>
          </w:divBdr>
        </w:div>
        <w:div w:id="713888611">
          <w:marLeft w:val="480"/>
          <w:marRight w:val="0"/>
          <w:marTop w:val="0"/>
          <w:marBottom w:val="0"/>
          <w:divBdr>
            <w:top w:val="none" w:sz="0" w:space="0" w:color="auto"/>
            <w:left w:val="none" w:sz="0" w:space="0" w:color="auto"/>
            <w:bottom w:val="none" w:sz="0" w:space="0" w:color="auto"/>
            <w:right w:val="none" w:sz="0" w:space="0" w:color="auto"/>
          </w:divBdr>
        </w:div>
        <w:div w:id="718164602">
          <w:marLeft w:val="480"/>
          <w:marRight w:val="0"/>
          <w:marTop w:val="0"/>
          <w:marBottom w:val="0"/>
          <w:divBdr>
            <w:top w:val="none" w:sz="0" w:space="0" w:color="auto"/>
            <w:left w:val="none" w:sz="0" w:space="0" w:color="auto"/>
            <w:bottom w:val="none" w:sz="0" w:space="0" w:color="auto"/>
            <w:right w:val="none" w:sz="0" w:space="0" w:color="auto"/>
          </w:divBdr>
        </w:div>
        <w:div w:id="724262392">
          <w:marLeft w:val="480"/>
          <w:marRight w:val="0"/>
          <w:marTop w:val="0"/>
          <w:marBottom w:val="0"/>
          <w:divBdr>
            <w:top w:val="none" w:sz="0" w:space="0" w:color="auto"/>
            <w:left w:val="none" w:sz="0" w:space="0" w:color="auto"/>
            <w:bottom w:val="none" w:sz="0" w:space="0" w:color="auto"/>
            <w:right w:val="none" w:sz="0" w:space="0" w:color="auto"/>
          </w:divBdr>
        </w:div>
        <w:div w:id="728384612">
          <w:marLeft w:val="480"/>
          <w:marRight w:val="0"/>
          <w:marTop w:val="0"/>
          <w:marBottom w:val="0"/>
          <w:divBdr>
            <w:top w:val="none" w:sz="0" w:space="0" w:color="auto"/>
            <w:left w:val="none" w:sz="0" w:space="0" w:color="auto"/>
            <w:bottom w:val="none" w:sz="0" w:space="0" w:color="auto"/>
            <w:right w:val="none" w:sz="0" w:space="0" w:color="auto"/>
          </w:divBdr>
        </w:div>
        <w:div w:id="749427759">
          <w:marLeft w:val="480"/>
          <w:marRight w:val="0"/>
          <w:marTop w:val="0"/>
          <w:marBottom w:val="0"/>
          <w:divBdr>
            <w:top w:val="none" w:sz="0" w:space="0" w:color="auto"/>
            <w:left w:val="none" w:sz="0" w:space="0" w:color="auto"/>
            <w:bottom w:val="none" w:sz="0" w:space="0" w:color="auto"/>
            <w:right w:val="none" w:sz="0" w:space="0" w:color="auto"/>
          </w:divBdr>
        </w:div>
        <w:div w:id="766659231">
          <w:marLeft w:val="480"/>
          <w:marRight w:val="0"/>
          <w:marTop w:val="0"/>
          <w:marBottom w:val="0"/>
          <w:divBdr>
            <w:top w:val="none" w:sz="0" w:space="0" w:color="auto"/>
            <w:left w:val="none" w:sz="0" w:space="0" w:color="auto"/>
            <w:bottom w:val="none" w:sz="0" w:space="0" w:color="auto"/>
            <w:right w:val="none" w:sz="0" w:space="0" w:color="auto"/>
          </w:divBdr>
        </w:div>
        <w:div w:id="803231266">
          <w:marLeft w:val="480"/>
          <w:marRight w:val="0"/>
          <w:marTop w:val="0"/>
          <w:marBottom w:val="0"/>
          <w:divBdr>
            <w:top w:val="none" w:sz="0" w:space="0" w:color="auto"/>
            <w:left w:val="none" w:sz="0" w:space="0" w:color="auto"/>
            <w:bottom w:val="none" w:sz="0" w:space="0" w:color="auto"/>
            <w:right w:val="none" w:sz="0" w:space="0" w:color="auto"/>
          </w:divBdr>
        </w:div>
        <w:div w:id="803735449">
          <w:marLeft w:val="480"/>
          <w:marRight w:val="0"/>
          <w:marTop w:val="0"/>
          <w:marBottom w:val="0"/>
          <w:divBdr>
            <w:top w:val="none" w:sz="0" w:space="0" w:color="auto"/>
            <w:left w:val="none" w:sz="0" w:space="0" w:color="auto"/>
            <w:bottom w:val="none" w:sz="0" w:space="0" w:color="auto"/>
            <w:right w:val="none" w:sz="0" w:space="0" w:color="auto"/>
          </w:divBdr>
        </w:div>
        <w:div w:id="827206123">
          <w:marLeft w:val="480"/>
          <w:marRight w:val="0"/>
          <w:marTop w:val="0"/>
          <w:marBottom w:val="0"/>
          <w:divBdr>
            <w:top w:val="none" w:sz="0" w:space="0" w:color="auto"/>
            <w:left w:val="none" w:sz="0" w:space="0" w:color="auto"/>
            <w:bottom w:val="none" w:sz="0" w:space="0" w:color="auto"/>
            <w:right w:val="none" w:sz="0" w:space="0" w:color="auto"/>
          </w:divBdr>
        </w:div>
        <w:div w:id="834612181">
          <w:marLeft w:val="480"/>
          <w:marRight w:val="0"/>
          <w:marTop w:val="0"/>
          <w:marBottom w:val="0"/>
          <w:divBdr>
            <w:top w:val="none" w:sz="0" w:space="0" w:color="auto"/>
            <w:left w:val="none" w:sz="0" w:space="0" w:color="auto"/>
            <w:bottom w:val="none" w:sz="0" w:space="0" w:color="auto"/>
            <w:right w:val="none" w:sz="0" w:space="0" w:color="auto"/>
          </w:divBdr>
        </w:div>
        <w:div w:id="840970475">
          <w:marLeft w:val="480"/>
          <w:marRight w:val="0"/>
          <w:marTop w:val="0"/>
          <w:marBottom w:val="0"/>
          <w:divBdr>
            <w:top w:val="none" w:sz="0" w:space="0" w:color="auto"/>
            <w:left w:val="none" w:sz="0" w:space="0" w:color="auto"/>
            <w:bottom w:val="none" w:sz="0" w:space="0" w:color="auto"/>
            <w:right w:val="none" w:sz="0" w:space="0" w:color="auto"/>
          </w:divBdr>
        </w:div>
        <w:div w:id="914247061">
          <w:marLeft w:val="480"/>
          <w:marRight w:val="0"/>
          <w:marTop w:val="0"/>
          <w:marBottom w:val="0"/>
          <w:divBdr>
            <w:top w:val="none" w:sz="0" w:space="0" w:color="auto"/>
            <w:left w:val="none" w:sz="0" w:space="0" w:color="auto"/>
            <w:bottom w:val="none" w:sz="0" w:space="0" w:color="auto"/>
            <w:right w:val="none" w:sz="0" w:space="0" w:color="auto"/>
          </w:divBdr>
        </w:div>
        <w:div w:id="923490788">
          <w:marLeft w:val="480"/>
          <w:marRight w:val="0"/>
          <w:marTop w:val="0"/>
          <w:marBottom w:val="0"/>
          <w:divBdr>
            <w:top w:val="none" w:sz="0" w:space="0" w:color="auto"/>
            <w:left w:val="none" w:sz="0" w:space="0" w:color="auto"/>
            <w:bottom w:val="none" w:sz="0" w:space="0" w:color="auto"/>
            <w:right w:val="none" w:sz="0" w:space="0" w:color="auto"/>
          </w:divBdr>
        </w:div>
        <w:div w:id="942147540">
          <w:marLeft w:val="480"/>
          <w:marRight w:val="0"/>
          <w:marTop w:val="0"/>
          <w:marBottom w:val="0"/>
          <w:divBdr>
            <w:top w:val="none" w:sz="0" w:space="0" w:color="auto"/>
            <w:left w:val="none" w:sz="0" w:space="0" w:color="auto"/>
            <w:bottom w:val="none" w:sz="0" w:space="0" w:color="auto"/>
            <w:right w:val="none" w:sz="0" w:space="0" w:color="auto"/>
          </w:divBdr>
        </w:div>
        <w:div w:id="949702560">
          <w:marLeft w:val="480"/>
          <w:marRight w:val="0"/>
          <w:marTop w:val="0"/>
          <w:marBottom w:val="0"/>
          <w:divBdr>
            <w:top w:val="none" w:sz="0" w:space="0" w:color="auto"/>
            <w:left w:val="none" w:sz="0" w:space="0" w:color="auto"/>
            <w:bottom w:val="none" w:sz="0" w:space="0" w:color="auto"/>
            <w:right w:val="none" w:sz="0" w:space="0" w:color="auto"/>
          </w:divBdr>
        </w:div>
        <w:div w:id="955017612">
          <w:marLeft w:val="480"/>
          <w:marRight w:val="0"/>
          <w:marTop w:val="0"/>
          <w:marBottom w:val="0"/>
          <w:divBdr>
            <w:top w:val="none" w:sz="0" w:space="0" w:color="auto"/>
            <w:left w:val="none" w:sz="0" w:space="0" w:color="auto"/>
            <w:bottom w:val="none" w:sz="0" w:space="0" w:color="auto"/>
            <w:right w:val="none" w:sz="0" w:space="0" w:color="auto"/>
          </w:divBdr>
        </w:div>
        <w:div w:id="1024790304">
          <w:marLeft w:val="480"/>
          <w:marRight w:val="0"/>
          <w:marTop w:val="0"/>
          <w:marBottom w:val="0"/>
          <w:divBdr>
            <w:top w:val="none" w:sz="0" w:space="0" w:color="auto"/>
            <w:left w:val="none" w:sz="0" w:space="0" w:color="auto"/>
            <w:bottom w:val="none" w:sz="0" w:space="0" w:color="auto"/>
            <w:right w:val="none" w:sz="0" w:space="0" w:color="auto"/>
          </w:divBdr>
        </w:div>
        <w:div w:id="1036738364">
          <w:marLeft w:val="480"/>
          <w:marRight w:val="0"/>
          <w:marTop w:val="0"/>
          <w:marBottom w:val="0"/>
          <w:divBdr>
            <w:top w:val="none" w:sz="0" w:space="0" w:color="auto"/>
            <w:left w:val="none" w:sz="0" w:space="0" w:color="auto"/>
            <w:bottom w:val="none" w:sz="0" w:space="0" w:color="auto"/>
            <w:right w:val="none" w:sz="0" w:space="0" w:color="auto"/>
          </w:divBdr>
        </w:div>
        <w:div w:id="1054162486">
          <w:marLeft w:val="480"/>
          <w:marRight w:val="0"/>
          <w:marTop w:val="0"/>
          <w:marBottom w:val="0"/>
          <w:divBdr>
            <w:top w:val="none" w:sz="0" w:space="0" w:color="auto"/>
            <w:left w:val="none" w:sz="0" w:space="0" w:color="auto"/>
            <w:bottom w:val="none" w:sz="0" w:space="0" w:color="auto"/>
            <w:right w:val="none" w:sz="0" w:space="0" w:color="auto"/>
          </w:divBdr>
        </w:div>
        <w:div w:id="1060790802">
          <w:marLeft w:val="480"/>
          <w:marRight w:val="0"/>
          <w:marTop w:val="0"/>
          <w:marBottom w:val="0"/>
          <w:divBdr>
            <w:top w:val="none" w:sz="0" w:space="0" w:color="auto"/>
            <w:left w:val="none" w:sz="0" w:space="0" w:color="auto"/>
            <w:bottom w:val="none" w:sz="0" w:space="0" w:color="auto"/>
            <w:right w:val="none" w:sz="0" w:space="0" w:color="auto"/>
          </w:divBdr>
        </w:div>
        <w:div w:id="1080952311">
          <w:marLeft w:val="480"/>
          <w:marRight w:val="0"/>
          <w:marTop w:val="0"/>
          <w:marBottom w:val="0"/>
          <w:divBdr>
            <w:top w:val="none" w:sz="0" w:space="0" w:color="auto"/>
            <w:left w:val="none" w:sz="0" w:space="0" w:color="auto"/>
            <w:bottom w:val="none" w:sz="0" w:space="0" w:color="auto"/>
            <w:right w:val="none" w:sz="0" w:space="0" w:color="auto"/>
          </w:divBdr>
        </w:div>
        <w:div w:id="1111122348">
          <w:marLeft w:val="480"/>
          <w:marRight w:val="0"/>
          <w:marTop w:val="0"/>
          <w:marBottom w:val="0"/>
          <w:divBdr>
            <w:top w:val="none" w:sz="0" w:space="0" w:color="auto"/>
            <w:left w:val="none" w:sz="0" w:space="0" w:color="auto"/>
            <w:bottom w:val="none" w:sz="0" w:space="0" w:color="auto"/>
            <w:right w:val="none" w:sz="0" w:space="0" w:color="auto"/>
          </w:divBdr>
        </w:div>
        <w:div w:id="1146245394">
          <w:marLeft w:val="480"/>
          <w:marRight w:val="0"/>
          <w:marTop w:val="0"/>
          <w:marBottom w:val="0"/>
          <w:divBdr>
            <w:top w:val="none" w:sz="0" w:space="0" w:color="auto"/>
            <w:left w:val="none" w:sz="0" w:space="0" w:color="auto"/>
            <w:bottom w:val="none" w:sz="0" w:space="0" w:color="auto"/>
            <w:right w:val="none" w:sz="0" w:space="0" w:color="auto"/>
          </w:divBdr>
        </w:div>
        <w:div w:id="1187329369">
          <w:marLeft w:val="480"/>
          <w:marRight w:val="0"/>
          <w:marTop w:val="0"/>
          <w:marBottom w:val="0"/>
          <w:divBdr>
            <w:top w:val="none" w:sz="0" w:space="0" w:color="auto"/>
            <w:left w:val="none" w:sz="0" w:space="0" w:color="auto"/>
            <w:bottom w:val="none" w:sz="0" w:space="0" w:color="auto"/>
            <w:right w:val="none" w:sz="0" w:space="0" w:color="auto"/>
          </w:divBdr>
        </w:div>
        <w:div w:id="1228959681">
          <w:marLeft w:val="480"/>
          <w:marRight w:val="0"/>
          <w:marTop w:val="0"/>
          <w:marBottom w:val="0"/>
          <w:divBdr>
            <w:top w:val="none" w:sz="0" w:space="0" w:color="auto"/>
            <w:left w:val="none" w:sz="0" w:space="0" w:color="auto"/>
            <w:bottom w:val="none" w:sz="0" w:space="0" w:color="auto"/>
            <w:right w:val="none" w:sz="0" w:space="0" w:color="auto"/>
          </w:divBdr>
        </w:div>
        <w:div w:id="1245266817">
          <w:marLeft w:val="480"/>
          <w:marRight w:val="0"/>
          <w:marTop w:val="0"/>
          <w:marBottom w:val="0"/>
          <w:divBdr>
            <w:top w:val="none" w:sz="0" w:space="0" w:color="auto"/>
            <w:left w:val="none" w:sz="0" w:space="0" w:color="auto"/>
            <w:bottom w:val="none" w:sz="0" w:space="0" w:color="auto"/>
            <w:right w:val="none" w:sz="0" w:space="0" w:color="auto"/>
          </w:divBdr>
        </w:div>
        <w:div w:id="1256789782">
          <w:marLeft w:val="480"/>
          <w:marRight w:val="0"/>
          <w:marTop w:val="0"/>
          <w:marBottom w:val="0"/>
          <w:divBdr>
            <w:top w:val="none" w:sz="0" w:space="0" w:color="auto"/>
            <w:left w:val="none" w:sz="0" w:space="0" w:color="auto"/>
            <w:bottom w:val="none" w:sz="0" w:space="0" w:color="auto"/>
            <w:right w:val="none" w:sz="0" w:space="0" w:color="auto"/>
          </w:divBdr>
        </w:div>
        <w:div w:id="1258170976">
          <w:marLeft w:val="480"/>
          <w:marRight w:val="0"/>
          <w:marTop w:val="0"/>
          <w:marBottom w:val="0"/>
          <w:divBdr>
            <w:top w:val="none" w:sz="0" w:space="0" w:color="auto"/>
            <w:left w:val="none" w:sz="0" w:space="0" w:color="auto"/>
            <w:bottom w:val="none" w:sz="0" w:space="0" w:color="auto"/>
            <w:right w:val="none" w:sz="0" w:space="0" w:color="auto"/>
          </w:divBdr>
        </w:div>
        <w:div w:id="1274821528">
          <w:marLeft w:val="480"/>
          <w:marRight w:val="0"/>
          <w:marTop w:val="0"/>
          <w:marBottom w:val="0"/>
          <w:divBdr>
            <w:top w:val="none" w:sz="0" w:space="0" w:color="auto"/>
            <w:left w:val="none" w:sz="0" w:space="0" w:color="auto"/>
            <w:bottom w:val="none" w:sz="0" w:space="0" w:color="auto"/>
            <w:right w:val="none" w:sz="0" w:space="0" w:color="auto"/>
          </w:divBdr>
        </w:div>
        <w:div w:id="1288850003">
          <w:marLeft w:val="480"/>
          <w:marRight w:val="0"/>
          <w:marTop w:val="0"/>
          <w:marBottom w:val="0"/>
          <w:divBdr>
            <w:top w:val="none" w:sz="0" w:space="0" w:color="auto"/>
            <w:left w:val="none" w:sz="0" w:space="0" w:color="auto"/>
            <w:bottom w:val="none" w:sz="0" w:space="0" w:color="auto"/>
            <w:right w:val="none" w:sz="0" w:space="0" w:color="auto"/>
          </w:divBdr>
        </w:div>
        <w:div w:id="1294367743">
          <w:marLeft w:val="480"/>
          <w:marRight w:val="0"/>
          <w:marTop w:val="0"/>
          <w:marBottom w:val="0"/>
          <w:divBdr>
            <w:top w:val="none" w:sz="0" w:space="0" w:color="auto"/>
            <w:left w:val="none" w:sz="0" w:space="0" w:color="auto"/>
            <w:bottom w:val="none" w:sz="0" w:space="0" w:color="auto"/>
            <w:right w:val="none" w:sz="0" w:space="0" w:color="auto"/>
          </w:divBdr>
        </w:div>
        <w:div w:id="1301376225">
          <w:marLeft w:val="480"/>
          <w:marRight w:val="0"/>
          <w:marTop w:val="0"/>
          <w:marBottom w:val="0"/>
          <w:divBdr>
            <w:top w:val="none" w:sz="0" w:space="0" w:color="auto"/>
            <w:left w:val="none" w:sz="0" w:space="0" w:color="auto"/>
            <w:bottom w:val="none" w:sz="0" w:space="0" w:color="auto"/>
            <w:right w:val="none" w:sz="0" w:space="0" w:color="auto"/>
          </w:divBdr>
        </w:div>
        <w:div w:id="1306203015">
          <w:marLeft w:val="480"/>
          <w:marRight w:val="0"/>
          <w:marTop w:val="0"/>
          <w:marBottom w:val="0"/>
          <w:divBdr>
            <w:top w:val="none" w:sz="0" w:space="0" w:color="auto"/>
            <w:left w:val="none" w:sz="0" w:space="0" w:color="auto"/>
            <w:bottom w:val="none" w:sz="0" w:space="0" w:color="auto"/>
            <w:right w:val="none" w:sz="0" w:space="0" w:color="auto"/>
          </w:divBdr>
        </w:div>
        <w:div w:id="1323777398">
          <w:marLeft w:val="480"/>
          <w:marRight w:val="0"/>
          <w:marTop w:val="0"/>
          <w:marBottom w:val="0"/>
          <w:divBdr>
            <w:top w:val="none" w:sz="0" w:space="0" w:color="auto"/>
            <w:left w:val="none" w:sz="0" w:space="0" w:color="auto"/>
            <w:bottom w:val="none" w:sz="0" w:space="0" w:color="auto"/>
            <w:right w:val="none" w:sz="0" w:space="0" w:color="auto"/>
          </w:divBdr>
        </w:div>
        <w:div w:id="1349982916">
          <w:marLeft w:val="480"/>
          <w:marRight w:val="0"/>
          <w:marTop w:val="0"/>
          <w:marBottom w:val="0"/>
          <w:divBdr>
            <w:top w:val="none" w:sz="0" w:space="0" w:color="auto"/>
            <w:left w:val="none" w:sz="0" w:space="0" w:color="auto"/>
            <w:bottom w:val="none" w:sz="0" w:space="0" w:color="auto"/>
            <w:right w:val="none" w:sz="0" w:space="0" w:color="auto"/>
          </w:divBdr>
        </w:div>
        <w:div w:id="1360664274">
          <w:marLeft w:val="480"/>
          <w:marRight w:val="0"/>
          <w:marTop w:val="0"/>
          <w:marBottom w:val="0"/>
          <w:divBdr>
            <w:top w:val="none" w:sz="0" w:space="0" w:color="auto"/>
            <w:left w:val="none" w:sz="0" w:space="0" w:color="auto"/>
            <w:bottom w:val="none" w:sz="0" w:space="0" w:color="auto"/>
            <w:right w:val="none" w:sz="0" w:space="0" w:color="auto"/>
          </w:divBdr>
        </w:div>
        <w:div w:id="1405840022">
          <w:marLeft w:val="480"/>
          <w:marRight w:val="0"/>
          <w:marTop w:val="0"/>
          <w:marBottom w:val="0"/>
          <w:divBdr>
            <w:top w:val="none" w:sz="0" w:space="0" w:color="auto"/>
            <w:left w:val="none" w:sz="0" w:space="0" w:color="auto"/>
            <w:bottom w:val="none" w:sz="0" w:space="0" w:color="auto"/>
            <w:right w:val="none" w:sz="0" w:space="0" w:color="auto"/>
          </w:divBdr>
        </w:div>
        <w:div w:id="1416631110">
          <w:marLeft w:val="480"/>
          <w:marRight w:val="0"/>
          <w:marTop w:val="0"/>
          <w:marBottom w:val="0"/>
          <w:divBdr>
            <w:top w:val="none" w:sz="0" w:space="0" w:color="auto"/>
            <w:left w:val="none" w:sz="0" w:space="0" w:color="auto"/>
            <w:bottom w:val="none" w:sz="0" w:space="0" w:color="auto"/>
            <w:right w:val="none" w:sz="0" w:space="0" w:color="auto"/>
          </w:divBdr>
        </w:div>
        <w:div w:id="1443650845">
          <w:marLeft w:val="480"/>
          <w:marRight w:val="0"/>
          <w:marTop w:val="0"/>
          <w:marBottom w:val="0"/>
          <w:divBdr>
            <w:top w:val="none" w:sz="0" w:space="0" w:color="auto"/>
            <w:left w:val="none" w:sz="0" w:space="0" w:color="auto"/>
            <w:bottom w:val="none" w:sz="0" w:space="0" w:color="auto"/>
            <w:right w:val="none" w:sz="0" w:space="0" w:color="auto"/>
          </w:divBdr>
        </w:div>
        <w:div w:id="1461801181">
          <w:marLeft w:val="480"/>
          <w:marRight w:val="0"/>
          <w:marTop w:val="0"/>
          <w:marBottom w:val="0"/>
          <w:divBdr>
            <w:top w:val="none" w:sz="0" w:space="0" w:color="auto"/>
            <w:left w:val="none" w:sz="0" w:space="0" w:color="auto"/>
            <w:bottom w:val="none" w:sz="0" w:space="0" w:color="auto"/>
            <w:right w:val="none" w:sz="0" w:space="0" w:color="auto"/>
          </w:divBdr>
        </w:div>
        <w:div w:id="1464233077">
          <w:marLeft w:val="480"/>
          <w:marRight w:val="0"/>
          <w:marTop w:val="0"/>
          <w:marBottom w:val="0"/>
          <w:divBdr>
            <w:top w:val="none" w:sz="0" w:space="0" w:color="auto"/>
            <w:left w:val="none" w:sz="0" w:space="0" w:color="auto"/>
            <w:bottom w:val="none" w:sz="0" w:space="0" w:color="auto"/>
            <w:right w:val="none" w:sz="0" w:space="0" w:color="auto"/>
          </w:divBdr>
        </w:div>
        <w:div w:id="1471510610">
          <w:marLeft w:val="480"/>
          <w:marRight w:val="0"/>
          <w:marTop w:val="0"/>
          <w:marBottom w:val="0"/>
          <w:divBdr>
            <w:top w:val="none" w:sz="0" w:space="0" w:color="auto"/>
            <w:left w:val="none" w:sz="0" w:space="0" w:color="auto"/>
            <w:bottom w:val="none" w:sz="0" w:space="0" w:color="auto"/>
            <w:right w:val="none" w:sz="0" w:space="0" w:color="auto"/>
          </w:divBdr>
        </w:div>
        <w:div w:id="1524897951">
          <w:marLeft w:val="480"/>
          <w:marRight w:val="0"/>
          <w:marTop w:val="0"/>
          <w:marBottom w:val="0"/>
          <w:divBdr>
            <w:top w:val="none" w:sz="0" w:space="0" w:color="auto"/>
            <w:left w:val="none" w:sz="0" w:space="0" w:color="auto"/>
            <w:bottom w:val="none" w:sz="0" w:space="0" w:color="auto"/>
            <w:right w:val="none" w:sz="0" w:space="0" w:color="auto"/>
          </w:divBdr>
        </w:div>
        <w:div w:id="1537548971">
          <w:marLeft w:val="480"/>
          <w:marRight w:val="0"/>
          <w:marTop w:val="0"/>
          <w:marBottom w:val="0"/>
          <w:divBdr>
            <w:top w:val="none" w:sz="0" w:space="0" w:color="auto"/>
            <w:left w:val="none" w:sz="0" w:space="0" w:color="auto"/>
            <w:bottom w:val="none" w:sz="0" w:space="0" w:color="auto"/>
            <w:right w:val="none" w:sz="0" w:space="0" w:color="auto"/>
          </w:divBdr>
        </w:div>
        <w:div w:id="1556816148">
          <w:marLeft w:val="480"/>
          <w:marRight w:val="0"/>
          <w:marTop w:val="0"/>
          <w:marBottom w:val="0"/>
          <w:divBdr>
            <w:top w:val="none" w:sz="0" w:space="0" w:color="auto"/>
            <w:left w:val="none" w:sz="0" w:space="0" w:color="auto"/>
            <w:bottom w:val="none" w:sz="0" w:space="0" w:color="auto"/>
            <w:right w:val="none" w:sz="0" w:space="0" w:color="auto"/>
          </w:divBdr>
        </w:div>
        <w:div w:id="1591618463">
          <w:marLeft w:val="480"/>
          <w:marRight w:val="0"/>
          <w:marTop w:val="0"/>
          <w:marBottom w:val="0"/>
          <w:divBdr>
            <w:top w:val="none" w:sz="0" w:space="0" w:color="auto"/>
            <w:left w:val="none" w:sz="0" w:space="0" w:color="auto"/>
            <w:bottom w:val="none" w:sz="0" w:space="0" w:color="auto"/>
            <w:right w:val="none" w:sz="0" w:space="0" w:color="auto"/>
          </w:divBdr>
        </w:div>
        <w:div w:id="1603219860">
          <w:marLeft w:val="480"/>
          <w:marRight w:val="0"/>
          <w:marTop w:val="0"/>
          <w:marBottom w:val="0"/>
          <w:divBdr>
            <w:top w:val="none" w:sz="0" w:space="0" w:color="auto"/>
            <w:left w:val="none" w:sz="0" w:space="0" w:color="auto"/>
            <w:bottom w:val="none" w:sz="0" w:space="0" w:color="auto"/>
            <w:right w:val="none" w:sz="0" w:space="0" w:color="auto"/>
          </w:divBdr>
        </w:div>
        <w:div w:id="1614751188">
          <w:marLeft w:val="480"/>
          <w:marRight w:val="0"/>
          <w:marTop w:val="0"/>
          <w:marBottom w:val="0"/>
          <w:divBdr>
            <w:top w:val="none" w:sz="0" w:space="0" w:color="auto"/>
            <w:left w:val="none" w:sz="0" w:space="0" w:color="auto"/>
            <w:bottom w:val="none" w:sz="0" w:space="0" w:color="auto"/>
            <w:right w:val="none" w:sz="0" w:space="0" w:color="auto"/>
          </w:divBdr>
        </w:div>
        <w:div w:id="1634288652">
          <w:marLeft w:val="480"/>
          <w:marRight w:val="0"/>
          <w:marTop w:val="0"/>
          <w:marBottom w:val="0"/>
          <w:divBdr>
            <w:top w:val="none" w:sz="0" w:space="0" w:color="auto"/>
            <w:left w:val="none" w:sz="0" w:space="0" w:color="auto"/>
            <w:bottom w:val="none" w:sz="0" w:space="0" w:color="auto"/>
            <w:right w:val="none" w:sz="0" w:space="0" w:color="auto"/>
          </w:divBdr>
        </w:div>
        <w:div w:id="1638294120">
          <w:marLeft w:val="480"/>
          <w:marRight w:val="0"/>
          <w:marTop w:val="0"/>
          <w:marBottom w:val="0"/>
          <w:divBdr>
            <w:top w:val="none" w:sz="0" w:space="0" w:color="auto"/>
            <w:left w:val="none" w:sz="0" w:space="0" w:color="auto"/>
            <w:bottom w:val="none" w:sz="0" w:space="0" w:color="auto"/>
            <w:right w:val="none" w:sz="0" w:space="0" w:color="auto"/>
          </w:divBdr>
        </w:div>
        <w:div w:id="1662848349">
          <w:marLeft w:val="480"/>
          <w:marRight w:val="0"/>
          <w:marTop w:val="0"/>
          <w:marBottom w:val="0"/>
          <w:divBdr>
            <w:top w:val="none" w:sz="0" w:space="0" w:color="auto"/>
            <w:left w:val="none" w:sz="0" w:space="0" w:color="auto"/>
            <w:bottom w:val="none" w:sz="0" w:space="0" w:color="auto"/>
            <w:right w:val="none" w:sz="0" w:space="0" w:color="auto"/>
          </w:divBdr>
        </w:div>
        <w:div w:id="1734693114">
          <w:marLeft w:val="480"/>
          <w:marRight w:val="0"/>
          <w:marTop w:val="0"/>
          <w:marBottom w:val="0"/>
          <w:divBdr>
            <w:top w:val="none" w:sz="0" w:space="0" w:color="auto"/>
            <w:left w:val="none" w:sz="0" w:space="0" w:color="auto"/>
            <w:bottom w:val="none" w:sz="0" w:space="0" w:color="auto"/>
            <w:right w:val="none" w:sz="0" w:space="0" w:color="auto"/>
          </w:divBdr>
        </w:div>
        <w:div w:id="1763984853">
          <w:marLeft w:val="480"/>
          <w:marRight w:val="0"/>
          <w:marTop w:val="0"/>
          <w:marBottom w:val="0"/>
          <w:divBdr>
            <w:top w:val="none" w:sz="0" w:space="0" w:color="auto"/>
            <w:left w:val="none" w:sz="0" w:space="0" w:color="auto"/>
            <w:bottom w:val="none" w:sz="0" w:space="0" w:color="auto"/>
            <w:right w:val="none" w:sz="0" w:space="0" w:color="auto"/>
          </w:divBdr>
        </w:div>
        <w:div w:id="1783260045">
          <w:marLeft w:val="480"/>
          <w:marRight w:val="0"/>
          <w:marTop w:val="0"/>
          <w:marBottom w:val="0"/>
          <w:divBdr>
            <w:top w:val="none" w:sz="0" w:space="0" w:color="auto"/>
            <w:left w:val="none" w:sz="0" w:space="0" w:color="auto"/>
            <w:bottom w:val="none" w:sz="0" w:space="0" w:color="auto"/>
            <w:right w:val="none" w:sz="0" w:space="0" w:color="auto"/>
          </w:divBdr>
        </w:div>
        <w:div w:id="1812751445">
          <w:marLeft w:val="480"/>
          <w:marRight w:val="0"/>
          <w:marTop w:val="0"/>
          <w:marBottom w:val="0"/>
          <w:divBdr>
            <w:top w:val="none" w:sz="0" w:space="0" w:color="auto"/>
            <w:left w:val="none" w:sz="0" w:space="0" w:color="auto"/>
            <w:bottom w:val="none" w:sz="0" w:space="0" w:color="auto"/>
            <w:right w:val="none" w:sz="0" w:space="0" w:color="auto"/>
          </w:divBdr>
        </w:div>
        <w:div w:id="1844005368">
          <w:marLeft w:val="480"/>
          <w:marRight w:val="0"/>
          <w:marTop w:val="0"/>
          <w:marBottom w:val="0"/>
          <w:divBdr>
            <w:top w:val="none" w:sz="0" w:space="0" w:color="auto"/>
            <w:left w:val="none" w:sz="0" w:space="0" w:color="auto"/>
            <w:bottom w:val="none" w:sz="0" w:space="0" w:color="auto"/>
            <w:right w:val="none" w:sz="0" w:space="0" w:color="auto"/>
          </w:divBdr>
        </w:div>
        <w:div w:id="1847356360">
          <w:marLeft w:val="480"/>
          <w:marRight w:val="0"/>
          <w:marTop w:val="0"/>
          <w:marBottom w:val="0"/>
          <w:divBdr>
            <w:top w:val="none" w:sz="0" w:space="0" w:color="auto"/>
            <w:left w:val="none" w:sz="0" w:space="0" w:color="auto"/>
            <w:bottom w:val="none" w:sz="0" w:space="0" w:color="auto"/>
            <w:right w:val="none" w:sz="0" w:space="0" w:color="auto"/>
          </w:divBdr>
        </w:div>
        <w:div w:id="1885017736">
          <w:marLeft w:val="480"/>
          <w:marRight w:val="0"/>
          <w:marTop w:val="0"/>
          <w:marBottom w:val="0"/>
          <w:divBdr>
            <w:top w:val="none" w:sz="0" w:space="0" w:color="auto"/>
            <w:left w:val="none" w:sz="0" w:space="0" w:color="auto"/>
            <w:bottom w:val="none" w:sz="0" w:space="0" w:color="auto"/>
            <w:right w:val="none" w:sz="0" w:space="0" w:color="auto"/>
          </w:divBdr>
        </w:div>
        <w:div w:id="1909917568">
          <w:marLeft w:val="480"/>
          <w:marRight w:val="0"/>
          <w:marTop w:val="0"/>
          <w:marBottom w:val="0"/>
          <w:divBdr>
            <w:top w:val="none" w:sz="0" w:space="0" w:color="auto"/>
            <w:left w:val="none" w:sz="0" w:space="0" w:color="auto"/>
            <w:bottom w:val="none" w:sz="0" w:space="0" w:color="auto"/>
            <w:right w:val="none" w:sz="0" w:space="0" w:color="auto"/>
          </w:divBdr>
        </w:div>
        <w:div w:id="1911772388">
          <w:marLeft w:val="480"/>
          <w:marRight w:val="0"/>
          <w:marTop w:val="0"/>
          <w:marBottom w:val="0"/>
          <w:divBdr>
            <w:top w:val="none" w:sz="0" w:space="0" w:color="auto"/>
            <w:left w:val="none" w:sz="0" w:space="0" w:color="auto"/>
            <w:bottom w:val="none" w:sz="0" w:space="0" w:color="auto"/>
            <w:right w:val="none" w:sz="0" w:space="0" w:color="auto"/>
          </w:divBdr>
        </w:div>
        <w:div w:id="1916279779">
          <w:marLeft w:val="480"/>
          <w:marRight w:val="0"/>
          <w:marTop w:val="0"/>
          <w:marBottom w:val="0"/>
          <w:divBdr>
            <w:top w:val="none" w:sz="0" w:space="0" w:color="auto"/>
            <w:left w:val="none" w:sz="0" w:space="0" w:color="auto"/>
            <w:bottom w:val="none" w:sz="0" w:space="0" w:color="auto"/>
            <w:right w:val="none" w:sz="0" w:space="0" w:color="auto"/>
          </w:divBdr>
        </w:div>
        <w:div w:id="1971130939">
          <w:marLeft w:val="480"/>
          <w:marRight w:val="0"/>
          <w:marTop w:val="0"/>
          <w:marBottom w:val="0"/>
          <w:divBdr>
            <w:top w:val="none" w:sz="0" w:space="0" w:color="auto"/>
            <w:left w:val="none" w:sz="0" w:space="0" w:color="auto"/>
            <w:bottom w:val="none" w:sz="0" w:space="0" w:color="auto"/>
            <w:right w:val="none" w:sz="0" w:space="0" w:color="auto"/>
          </w:divBdr>
        </w:div>
        <w:div w:id="2002389769">
          <w:marLeft w:val="480"/>
          <w:marRight w:val="0"/>
          <w:marTop w:val="0"/>
          <w:marBottom w:val="0"/>
          <w:divBdr>
            <w:top w:val="none" w:sz="0" w:space="0" w:color="auto"/>
            <w:left w:val="none" w:sz="0" w:space="0" w:color="auto"/>
            <w:bottom w:val="none" w:sz="0" w:space="0" w:color="auto"/>
            <w:right w:val="none" w:sz="0" w:space="0" w:color="auto"/>
          </w:divBdr>
        </w:div>
        <w:div w:id="2002461862">
          <w:marLeft w:val="480"/>
          <w:marRight w:val="0"/>
          <w:marTop w:val="0"/>
          <w:marBottom w:val="0"/>
          <w:divBdr>
            <w:top w:val="none" w:sz="0" w:space="0" w:color="auto"/>
            <w:left w:val="none" w:sz="0" w:space="0" w:color="auto"/>
            <w:bottom w:val="none" w:sz="0" w:space="0" w:color="auto"/>
            <w:right w:val="none" w:sz="0" w:space="0" w:color="auto"/>
          </w:divBdr>
        </w:div>
        <w:div w:id="2008239555">
          <w:marLeft w:val="480"/>
          <w:marRight w:val="0"/>
          <w:marTop w:val="0"/>
          <w:marBottom w:val="0"/>
          <w:divBdr>
            <w:top w:val="none" w:sz="0" w:space="0" w:color="auto"/>
            <w:left w:val="none" w:sz="0" w:space="0" w:color="auto"/>
            <w:bottom w:val="none" w:sz="0" w:space="0" w:color="auto"/>
            <w:right w:val="none" w:sz="0" w:space="0" w:color="auto"/>
          </w:divBdr>
        </w:div>
        <w:div w:id="2017685583">
          <w:marLeft w:val="480"/>
          <w:marRight w:val="0"/>
          <w:marTop w:val="0"/>
          <w:marBottom w:val="0"/>
          <w:divBdr>
            <w:top w:val="none" w:sz="0" w:space="0" w:color="auto"/>
            <w:left w:val="none" w:sz="0" w:space="0" w:color="auto"/>
            <w:bottom w:val="none" w:sz="0" w:space="0" w:color="auto"/>
            <w:right w:val="none" w:sz="0" w:space="0" w:color="auto"/>
          </w:divBdr>
        </w:div>
        <w:div w:id="2069305205">
          <w:marLeft w:val="480"/>
          <w:marRight w:val="0"/>
          <w:marTop w:val="0"/>
          <w:marBottom w:val="0"/>
          <w:divBdr>
            <w:top w:val="none" w:sz="0" w:space="0" w:color="auto"/>
            <w:left w:val="none" w:sz="0" w:space="0" w:color="auto"/>
            <w:bottom w:val="none" w:sz="0" w:space="0" w:color="auto"/>
            <w:right w:val="none" w:sz="0" w:space="0" w:color="auto"/>
          </w:divBdr>
        </w:div>
      </w:divsChild>
    </w:div>
    <w:div w:id="1320428803">
      <w:marLeft w:val="640"/>
      <w:marRight w:val="0"/>
      <w:marTop w:val="0"/>
      <w:marBottom w:val="0"/>
      <w:divBdr>
        <w:top w:val="none" w:sz="0" w:space="0" w:color="auto"/>
        <w:left w:val="none" w:sz="0" w:space="0" w:color="auto"/>
        <w:bottom w:val="none" w:sz="0" w:space="0" w:color="auto"/>
        <w:right w:val="none" w:sz="0" w:space="0" w:color="auto"/>
      </w:divBdr>
    </w:div>
    <w:div w:id="1320501071">
      <w:marLeft w:val="640"/>
      <w:marRight w:val="0"/>
      <w:marTop w:val="0"/>
      <w:marBottom w:val="0"/>
      <w:divBdr>
        <w:top w:val="none" w:sz="0" w:space="0" w:color="auto"/>
        <w:left w:val="none" w:sz="0" w:space="0" w:color="auto"/>
        <w:bottom w:val="none" w:sz="0" w:space="0" w:color="auto"/>
        <w:right w:val="none" w:sz="0" w:space="0" w:color="auto"/>
      </w:divBdr>
    </w:div>
    <w:div w:id="1320502153">
      <w:marLeft w:val="640"/>
      <w:marRight w:val="0"/>
      <w:marTop w:val="0"/>
      <w:marBottom w:val="0"/>
      <w:divBdr>
        <w:top w:val="none" w:sz="0" w:space="0" w:color="auto"/>
        <w:left w:val="none" w:sz="0" w:space="0" w:color="auto"/>
        <w:bottom w:val="none" w:sz="0" w:space="0" w:color="auto"/>
        <w:right w:val="none" w:sz="0" w:space="0" w:color="auto"/>
      </w:divBdr>
    </w:div>
    <w:div w:id="1320616178">
      <w:marLeft w:val="640"/>
      <w:marRight w:val="0"/>
      <w:marTop w:val="0"/>
      <w:marBottom w:val="0"/>
      <w:divBdr>
        <w:top w:val="none" w:sz="0" w:space="0" w:color="auto"/>
        <w:left w:val="none" w:sz="0" w:space="0" w:color="auto"/>
        <w:bottom w:val="none" w:sz="0" w:space="0" w:color="auto"/>
        <w:right w:val="none" w:sz="0" w:space="0" w:color="auto"/>
      </w:divBdr>
    </w:div>
    <w:div w:id="1320882488">
      <w:marLeft w:val="640"/>
      <w:marRight w:val="0"/>
      <w:marTop w:val="0"/>
      <w:marBottom w:val="0"/>
      <w:divBdr>
        <w:top w:val="none" w:sz="0" w:space="0" w:color="auto"/>
        <w:left w:val="none" w:sz="0" w:space="0" w:color="auto"/>
        <w:bottom w:val="none" w:sz="0" w:space="0" w:color="auto"/>
        <w:right w:val="none" w:sz="0" w:space="0" w:color="auto"/>
      </w:divBdr>
    </w:div>
    <w:div w:id="1320887042">
      <w:bodyDiv w:val="1"/>
      <w:marLeft w:val="0"/>
      <w:marRight w:val="0"/>
      <w:marTop w:val="0"/>
      <w:marBottom w:val="0"/>
      <w:divBdr>
        <w:top w:val="none" w:sz="0" w:space="0" w:color="auto"/>
        <w:left w:val="none" w:sz="0" w:space="0" w:color="auto"/>
        <w:bottom w:val="none" w:sz="0" w:space="0" w:color="auto"/>
        <w:right w:val="none" w:sz="0" w:space="0" w:color="auto"/>
      </w:divBdr>
    </w:div>
    <w:div w:id="1321155609">
      <w:marLeft w:val="640"/>
      <w:marRight w:val="0"/>
      <w:marTop w:val="0"/>
      <w:marBottom w:val="0"/>
      <w:divBdr>
        <w:top w:val="none" w:sz="0" w:space="0" w:color="auto"/>
        <w:left w:val="none" w:sz="0" w:space="0" w:color="auto"/>
        <w:bottom w:val="none" w:sz="0" w:space="0" w:color="auto"/>
        <w:right w:val="none" w:sz="0" w:space="0" w:color="auto"/>
      </w:divBdr>
    </w:div>
    <w:div w:id="1321806829">
      <w:bodyDiv w:val="1"/>
      <w:marLeft w:val="0"/>
      <w:marRight w:val="0"/>
      <w:marTop w:val="0"/>
      <w:marBottom w:val="0"/>
      <w:divBdr>
        <w:top w:val="none" w:sz="0" w:space="0" w:color="auto"/>
        <w:left w:val="none" w:sz="0" w:space="0" w:color="auto"/>
        <w:bottom w:val="none" w:sz="0" w:space="0" w:color="auto"/>
        <w:right w:val="none" w:sz="0" w:space="0" w:color="auto"/>
      </w:divBdr>
    </w:div>
    <w:div w:id="1322152337">
      <w:marLeft w:val="640"/>
      <w:marRight w:val="0"/>
      <w:marTop w:val="0"/>
      <w:marBottom w:val="0"/>
      <w:divBdr>
        <w:top w:val="none" w:sz="0" w:space="0" w:color="auto"/>
        <w:left w:val="none" w:sz="0" w:space="0" w:color="auto"/>
        <w:bottom w:val="none" w:sz="0" w:space="0" w:color="auto"/>
        <w:right w:val="none" w:sz="0" w:space="0" w:color="auto"/>
      </w:divBdr>
    </w:div>
    <w:div w:id="1322273657">
      <w:marLeft w:val="640"/>
      <w:marRight w:val="0"/>
      <w:marTop w:val="0"/>
      <w:marBottom w:val="0"/>
      <w:divBdr>
        <w:top w:val="none" w:sz="0" w:space="0" w:color="auto"/>
        <w:left w:val="none" w:sz="0" w:space="0" w:color="auto"/>
        <w:bottom w:val="none" w:sz="0" w:space="0" w:color="auto"/>
        <w:right w:val="none" w:sz="0" w:space="0" w:color="auto"/>
      </w:divBdr>
    </w:div>
    <w:div w:id="1322344275">
      <w:marLeft w:val="640"/>
      <w:marRight w:val="0"/>
      <w:marTop w:val="0"/>
      <w:marBottom w:val="0"/>
      <w:divBdr>
        <w:top w:val="none" w:sz="0" w:space="0" w:color="auto"/>
        <w:left w:val="none" w:sz="0" w:space="0" w:color="auto"/>
        <w:bottom w:val="none" w:sz="0" w:space="0" w:color="auto"/>
        <w:right w:val="none" w:sz="0" w:space="0" w:color="auto"/>
      </w:divBdr>
    </w:div>
    <w:div w:id="1322588538">
      <w:bodyDiv w:val="1"/>
      <w:marLeft w:val="0"/>
      <w:marRight w:val="0"/>
      <w:marTop w:val="0"/>
      <w:marBottom w:val="0"/>
      <w:divBdr>
        <w:top w:val="none" w:sz="0" w:space="0" w:color="auto"/>
        <w:left w:val="none" w:sz="0" w:space="0" w:color="auto"/>
        <w:bottom w:val="none" w:sz="0" w:space="0" w:color="auto"/>
        <w:right w:val="none" w:sz="0" w:space="0" w:color="auto"/>
      </w:divBdr>
      <w:divsChild>
        <w:div w:id="8529364">
          <w:marLeft w:val="480"/>
          <w:marRight w:val="0"/>
          <w:marTop w:val="0"/>
          <w:marBottom w:val="0"/>
          <w:divBdr>
            <w:top w:val="none" w:sz="0" w:space="0" w:color="auto"/>
            <w:left w:val="none" w:sz="0" w:space="0" w:color="auto"/>
            <w:bottom w:val="none" w:sz="0" w:space="0" w:color="auto"/>
            <w:right w:val="none" w:sz="0" w:space="0" w:color="auto"/>
          </w:divBdr>
        </w:div>
        <w:div w:id="45758161">
          <w:marLeft w:val="480"/>
          <w:marRight w:val="0"/>
          <w:marTop w:val="0"/>
          <w:marBottom w:val="0"/>
          <w:divBdr>
            <w:top w:val="none" w:sz="0" w:space="0" w:color="auto"/>
            <w:left w:val="none" w:sz="0" w:space="0" w:color="auto"/>
            <w:bottom w:val="none" w:sz="0" w:space="0" w:color="auto"/>
            <w:right w:val="none" w:sz="0" w:space="0" w:color="auto"/>
          </w:divBdr>
        </w:div>
        <w:div w:id="68117653">
          <w:marLeft w:val="480"/>
          <w:marRight w:val="0"/>
          <w:marTop w:val="0"/>
          <w:marBottom w:val="0"/>
          <w:divBdr>
            <w:top w:val="none" w:sz="0" w:space="0" w:color="auto"/>
            <w:left w:val="none" w:sz="0" w:space="0" w:color="auto"/>
            <w:bottom w:val="none" w:sz="0" w:space="0" w:color="auto"/>
            <w:right w:val="none" w:sz="0" w:space="0" w:color="auto"/>
          </w:divBdr>
        </w:div>
        <w:div w:id="75983129">
          <w:marLeft w:val="480"/>
          <w:marRight w:val="0"/>
          <w:marTop w:val="0"/>
          <w:marBottom w:val="0"/>
          <w:divBdr>
            <w:top w:val="none" w:sz="0" w:space="0" w:color="auto"/>
            <w:left w:val="none" w:sz="0" w:space="0" w:color="auto"/>
            <w:bottom w:val="none" w:sz="0" w:space="0" w:color="auto"/>
            <w:right w:val="none" w:sz="0" w:space="0" w:color="auto"/>
          </w:divBdr>
        </w:div>
        <w:div w:id="81142910">
          <w:marLeft w:val="480"/>
          <w:marRight w:val="0"/>
          <w:marTop w:val="0"/>
          <w:marBottom w:val="0"/>
          <w:divBdr>
            <w:top w:val="none" w:sz="0" w:space="0" w:color="auto"/>
            <w:left w:val="none" w:sz="0" w:space="0" w:color="auto"/>
            <w:bottom w:val="none" w:sz="0" w:space="0" w:color="auto"/>
            <w:right w:val="none" w:sz="0" w:space="0" w:color="auto"/>
          </w:divBdr>
        </w:div>
        <w:div w:id="182674589">
          <w:marLeft w:val="480"/>
          <w:marRight w:val="0"/>
          <w:marTop w:val="0"/>
          <w:marBottom w:val="0"/>
          <w:divBdr>
            <w:top w:val="none" w:sz="0" w:space="0" w:color="auto"/>
            <w:left w:val="none" w:sz="0" w:space="0" w:color="auto"/>
            <w:bottom w:val="none" w:sz="0" w:space="0" w:color="auto"/>
            <w:right w:val="none" w:sz="0" w:space="0" w:color="auto"/>
          </w:divBdr>
        </w:div>
        <w:div w:id="251283360">
          <w:marLeft w:val="480"/>
          <w:marRight w:val="0"/>
          <w:marTop w:val="0"/>
          <w:marBottom w:val="0"/>
          <w:divBdr>
            <w:top w:val="none" w:sz="0" w:space="0" w:color="auto"/>
            <w:left w:val="none" w:sz="0" w:space="0" w:color="auto"/>
            <w:bottom w:val="none" w:sz="0" w:space="0" w:color="auto"/>
            <w:right w:val="none" w:sz="0" w:space="0" w:color="auto"/>
          </w:divBdr>
        </w:div>
        <w:div w:id="489950446">
          <w:marLeft w:val="480"/>
          <w:marRight w:val="0"/>
          <w:marTop w:val="0"/>
          <w:marBottom w:val="0"/>
          <w:divBdr>
            <w:top w:val="none" w:sz="0" w:space="0" w:color="auto"/>
            <w:left w:val="none" w:sz="0" w:space="0" w:color="auto"/>
            <w:bottom w:val="none" w:sz="0" w:space="0" w:color="auto"/>
            <w:right w:val="none" w:sz="0" w:space="0" w:color="auto"/>
          </w:divBdr>
        </w:div>
        <w:div w:id="496658047">
          <w:marLeft w:val="480"/>
          <w:marRight w:val="0"/>
          <w:marTop w:val="0"/>
          <w:marBottom w:val="0"/>
          <w:divBdr>
            <w:top w:val="none" w:sz="0" w:space="0" w:color="auto"/>
            <w:left w:val="none" w:sz="0" w:space="0" w:color="auto"/>
            <w:bottom w:val="none" w:sz="0" w:space="0" w:color="auto"/>
            <w:right w:val="none" w:sz="0" w:space="0" w:color="auto"/>
          </w:divBdr>
        </w:div>
        <w:div w:id="511839598">
          <w:marLeft w:val="480"/>
          <w:marRight w:val="0"/>
          <w:marTop w:val="0"/>
          <w:marBottom w:val="0"/>
          <w:divBdr>
            <w:top w:val="none" w:sz="0" w:space="0" w:color="auto"/>
            <w:left w:val="none" w:sz="0" w:space="0" w:color="auto"/>
            <w:bottom w:val="none" w:sz="0" w:space="0" w:color="auto"/>
            <w:right w:val="none" w:sz="0" w:space="0" w:color="auto"/>
          </w:divBdr>
        </w:div>
        <w:div w:id="574753159">
          <w:marLeft w:val="480"/>
          <w:marRight w:val="0"/>
          <w:marTop w:val="0"/>
          <w:marBottom w:val="0"/>
          <w:divBdr>
            <w:top w:val="none" w:sz="0" w:space="0" w:color="auto"/>
            <w:left w:val="none" w:sz="0" w:space="0" w:color="auto"/>
            <w:bottom w:val="none" w:sz="0" w:space="0" w:color="auto"/>
            <w:right w:val="none" w:sz="0" w:space="0" w:color="auto"/>
          </w:divBdr>
        </w:div>
        <w:div w:id="647855830">
          <w:marLeft w:val="480"/>
          <w:marRight w:val="0"/>
          <w:marTop w:val="0"/>
          <w:marBottom w:val="0"/>
          <w:divBdr>
            <w:top w:val="none" w:sz="0" w:space="0" w:color="auto"/>
            <w:left w:val="none" w:sz="0" w:space="0" w:color="auto"/>
            <w:bottom w:val="none" w:sz="0" w:space="0" w:color="auto"/>
            <w:right w:val="none" w:sz="0" w:space="0" w:color="auto"/>
          </w:divBdr>
        </w:div>
        <w:div w:id="668141670">
          <w:marLeft w:val="480"/>
          <w:marRight w:val="0"/>
          <w:marTop w:val="0"/>
          <w:marBottom w:val="0"/>
          <w:divBdr>
            <w:top w:val="none" w:sz="0" w:space="0" w:color="auto"/>
            <w:left w:val="none" w:sz="0" w:space="0" w:color="auto"/>
            <w:bottom w:val="none" w:sz="0" w:space="0" w:color="auto"/>
            <w:right w:val="none" w:sz="0" w:space="0" w:color="auto"/>
          </w:divBdr>
        </w:div>
        <w:div w:id="693503498">
          <w:marLeft w:val="480"/>
          <w:marRight w:val="0"/>
          <w:marTop w:val="0"/>
          <w:marBottom w:val="0"/>
          <w:divBdr>
            <w:top w:val="none" w:sz="0" w:space="0" w:color="auto"/>
            <w:left w:val="none" w:sz="0" w:space="0" w:color="auto"/>
            <w:bottom w:val="none" w:sz="0" w:space="0" w:color="auto"/>
            <w:right w:val="none" w:sz="0" w:space="0" w:color="auto"/>
          </w:divBdr>
        </w:div>
        <w:div w:id="700863911">
          <w:marLeft w:val="480"/>
          <w:marRight w:val="0"/>
          <w:marTop w:val="0"/>
          <w:marBottom w:val="0"/>
          <w:divBdr>
            <w:top w:val="none" w:sz="0" w:space="0" w:color="auto"/>
            <w:left w:val="none" w:sz="0" w:space="0" w:color="auto"/>
            <w:bottom w:val="none" w:sz="0" w:space="0" w:color="auto"/>
            <w:right w:val="none" w:sz="0" w:space="0" w:color="auto"/>
          </w:divBdr>
        </w:div>
        <w:div w:id="727650787">
          <w:marLeft w:val="480"/>
          <w:marRight w:val="0"/>
          <w:marTop w:val="0"/>
          <w:marBottom w:val="0"/>
          <w:divBdr>
            <w:top w:val="none" w:sz="0" w:space="0" w:color="auto"/>
            <w:left w:val="none" w:sz="0" w:space="0" w:color="auto"/>
            <w:bottom w:val="none" w:sz="0" w:space="0" w:color="auto"/>
            <w:right w:val="none" w:sz="0" w:space="0" w:color="auto"/>
          </w:divBdr>
        </w:div>
        <w:div w:id="777410287">
          <w:marLeft w:val="480"/>
          <w:marRight w:val="0"/>
          <w:marTop w:val="0"/>
          <w:marBottom w:val="0"/>
          <w:divBdr>
            <w:top w:val="none" w:sz="0" w:space="0" w:color="auto"/>
            <w:left w:val="none" w:sz="0" w:space="0" w:color="auto"/>
            <w:bottom w:val="none" w:sz="0" w:space="0" w:color="auto"/>
            <w:right w:val="none" w:sz="0" w:space="0" w:color="auto"/>
          </w:divBdr>
        </w:div>
        <w:div w:id="838739835">
          <w:marLeft w:val="480"/>
          <w:marRight w:val="0"/>
          <w:marTop w:val="0"/>
          <w:marBottom w:val="0"/>
          <w:divBdr>
            <w:top w:val="none" w:sz="0" w:space="0" w:color="auto"/>
            <w:left w:val="none" w:sz="0" w:space="0" w:color="auto"/>
            <w:bottom w:val="none" w:sz="0" w:space="0" w:color="auto"/>
            <w:right w:val="none" w:sz="0" w:space="0" w:color="auto"/>
          </w:divBdr>
        </w:div>
        <w:div w:id="885918147">
          <w:marLeft w:val="480"/>
          <w:marRight w:val="0"/>
          <w:marTop w:val="0"/>
          <w:marBottom w:val="0"/>
          <w:divBdr>
            <w:top w:val="none" w:sz="0" w:space="0" w:color="auto"/>
            <w:left w:val="none" w:sz="0" w:space="0" w:color="auto"/>
            <w:bottom w:val="none" w:sz="0" w:space="0" w:color="auto"/>
            <w:right w:val="none" w:sz="0" w:space="0" w:color="auto"/>
          </w:divBdr>
        </w:div>
        <w:div w:id="891885398">
          <w:marLeft w:val="480"/>
          <w:marRight w:val="0"/>
          <w:marTop w:val="0"/>
          <w:marBottom w:val="0"/>
          <w:divBdr>
            <w:top w:val="none" w:sz="0" w:space="0" w:color="auto"/>
            <w:left w:val="none" w:sz="0" w:space="0" w:color="auto"/>
            <w:bottom w:val="none" w:sz="0" w:space="0" w:color="auto"/>
            <w:right w:val="none" w:sz="0" w:space="0" w:color="auto"/>
          </w:divBdr>
        </w:div>
        <w:div w:id="895167544">
          <w:marLeft w:val="480"/>
          <w:marRight w:val="0"/>
          <w:marTop w:val="0"/>
          <w:marBottom w:val="0"/>
          <w:divBdr>
            <w:top w:val="none" w:sz="0" w:space="0" w:color="auto"/>
            <w:left w:val="none" w:sz="0" w:space="0" w:color="auto"/>
            <w:bottom w:val="none" w:sz="0" w:space="0" w:color="auto"/>
            <w:right w:val="none" w:sz="0" w:space="0" w:color="auto"/>
          </w:divBdr>
        </w:div>
        <w:div w:id="925959115">
          <w:marLeft w:val="480"/>
          <w:marRight w:val="0"/>
          <w:marTop w:val="0"/>
          <w:marBottom w:val="0"/>
          <w:divBdr>
            <w:top w:val="none" w:sz="0" w:space="0" w:color="auto"/>
            <w:left w:val="none" w:sz="0" w:space="0" w:color="auto"/>
            <w:bottom w:val="none" w:sz="0" w:space="0" w:color="auto"/>
            <w:right w:val="none" w:sz="0" w:space="0" w:color="auto"/>
          </w:divBdr>
        </w:div>
        <w:div w:id="953707761">
          <w:marLeft w:val="480"/>
          <w:marRight w:val="0"/>
          <w:marTop w:val="0"/>
          <w:marBottom w:val="0"/>
          <w:divBdr>
            <w:top w:val="none" w:sz="0" w:space="0" w:color="auto"/>
            <w:left w:val="none" w:sz="0" w:space="0" w:color="auto"/>
            <w:bottom w:val="none" w:sz="0" w:space="0" w:color="auto"/>
            <w:right w:val="none" w:sz="0" w:space="0" w:color="auto"/>
          </w:divBdr>
        </w:div>
        <w:div w:id="985478449">
          <w:marLeft w:val="480"/>
          <w:marRight w:val="0"/>
          <w:marTop w:val="0"/>
          <w:marBottom w:val="0"/>
          <w:divBdr>
            <w:top w:val="none" w:sz="0" w:space="0" w:color="auto"/>
            <w:left w:val="none" w:sz="0" w:space="0" w:color="auto"/>
            <w:bottom w:val="none" w:sz="0" w:space="0" w:color="auto"/>
            <w:right w:val="none" w:sz="0" w:space="0" w:color="auto"/>
          </w:divBdr>
        </w:div>
        <w:div w:id="1044017821">
          <w:marLeft w:val="480"/>
          <w:marRight w:val="0"/>
          <w:marTop w:val="0"/>
          <w:marBottom w:val="0"/>
          <w:divBdr>
            <w:top w:val="none" w:sz="0" w:space="0" w:color="auto"/>
            <w:left w:val="none" w:sz="0" w:space="0" w:color="auto"/>
            <w:bottom w:val="none" w:sz="0" w:space="0" w:color="auto"/>
            <w:right w:val="none" w:sz="0" w:space="0" w:color="auto"/>
          </w:divBdr>
        </w:div>
        <w:div w:id="1052460752">
          <w:marLeft w:val="480"/>
          <w:marRight w:val="0"/>
          <w:marTop w:val="0"/>
          <w:marBottom w:val="0"/>
          <w:divBdr>
            <w:top w:val="none" w:sz="0" w:space="0" w:color="auto"/>
            <w:left w:val="none" w:sz="0" w:space="0" w:color="auto"/>
            <w:bottom w:val="none" w:sz="0" w:space="0" w:color="auto"/>
            <w:right w:val="none" w:sz="0" w:space="0" w:color="auto"/>
          </w:divBdr>
        </w:div>
        <w:div w:id="1053969685">
          <w:marLeft w:val="480"/>
          <w:marRight w:val="0"/>
          <w:marTop w:val="0"/>
          <w:marBottom w:val="0"/>
          <w:divBdr>
            <w:top w:val="none" w:sz="0" w:space="0" w:color="auto"/>
            <w:left w:val="none" w:sz="0" w:space="0" w:color="auto"/>
            <w:bottom w:val="none" w:sz="0" w:space="0" w:color="auto"/>
            <w:right w:val="none" w:sz="0" w:space="0" w:color="auto"/>
          </w:divBdr>
        </w:div>
        <w:div w:id="1063257583">
          <w:marLeft w:val="480"/>
          <w:marRight w:val="0"/>
          <w:marTop w:val="0"/>
          <w:marBottom w:val="0"/>
          <w:divBdr>
            <w:top w:val="none" w:sz="0" w:space="0" w:color="auto"/>
            <w:left w:val="none" w:sz="0" w:space="0" w:color="auto"/>
            <w:bottom w:val="none" w:sz="0" w:space="0" w:color="auto"/>
            <w:right w:val="none" w:sz="0" w:space="0" w:color="auto"/>
          </w:divBdr>
        </w:div>
        <w:div w:id="1093864222">
          <w:marLeft w:val="480"/>
          <w:marRight w:val="0"/>
          <w:marTop w:val="0"/>
          <w:marBottom w:val="0"/>
          <w:divBdr>
            <w:top w:val="none" w:sz="0" w:space="0" w:color="auto"/>
            <w:left w:val="none" w:sz="0" w:space="0" w:color="auto"/>
            <w:bottom w:val="none" w:sz="0" w:space="0" w:color="auto"/>
            <w:right w:val="none" w:sz="0" w:space="0" w:color="auto"/>
          </w:divBdr>
        </w:div>
        <w:div w:id="1179927749">
          <w:marLeft w:val="480"/>
          <w:marRight w:val="0"/>
          <w:marTop w:val="0"/>
          <w:marBottom w:val="0"/>
          <w:divBdr>
            <w:top w:val="none" w:sz="0" w:space="0" w:color="auto"/>
            <w:left w:val="none" w:sz="0" w:space="0" w:color="auto"/>
            <w:bottom w:val="none" w:sz="0" w:space="0" w:color="auto"/>
            <w:right w:val="none" w:sz="0" w:space="0" w:color="auto"/>
          </w:divBdr>
        </w:div>
        <w:div w:id="1184825719">
          <w:marLeft w:val="480"/>
          <w:marRight w:val="0"/>
          <w:marTop w:val="0"/>
          <w:marBottom w:val="0"/>
          <w:divBdr>
            <w:top w:val="none" w:sz="0" w:space="0" w:color="auto"/>
            <w:left w:val="none" w:sz="0" w:space="0" w:color="auto"/>
            <w:bottom w:val="none" w:sz="0" w:space="0" w:color="auto"/>
            <w:right w:val="none" w:sz="0" w:space="0" w:color="auto"/>
          </w:divBdr>
        </w:div>
        <w:div w:id="1222255622">
          <w:marLeft w:val="480"/>
          <w:marRight w:val="0"/>
          <w:marTop w:val="0"/>
          <w:marBottom w:val="0"/>
          <w:divBdr>
            <w:top w:val="none" w:sz="0" w:space="0" w:color="auto"/>
            <w:left w:val="none" w:sz="0" w:space="0" w:color="auto"/>
            <w:bottom w:val="none" w:sz="0" w:space="0" w:color="auto"/>
            <w:right w:val="none" w:sz="0" w:space="0" w:color="auto"/>
          </w:divBdr>
        </w:div>
        <w:div w:id="1241016703">
          <w:marLeft w:val="480"/>
          <w:marRight w:val="0"/>
          <w:marTop w:val="0"/>
          <w:marBottom w:val="0"/>
          <w:divBdr>
            <w:top w:val="none" w:sz="0" w:space="0" w:color="auto"/>
            <w:left w:val="none" w:sz="0" w:space="0" w:color="auto"/>
            <w:bottom w:val="none" w:sz="0" w:space="0" w:color="auto"/>
            <w:right w:val="none" w:sz="0" w:space="0" w:color="auto"/>
          </w:divBdr>
        </w:div>
        <w:div w:id="1254630297">
          <w:marLeft w:val="480"/>
          <w:marRight w:val="0"/>
          <w:marTop w:val="0"/>
          <w:marBottom w:val="0"/>
          <w:divBdr>
            <w:top w:val="none" w:sz="0" w:space="0" w:color="auto"/>
            <w:left w:val="none" w:sz="0" w:space="0" w:color="auto"/>
            <w:bottom w:val="none" w:sz="0" w:space="0" w:color="auto"/>
            <w:right w:val="none" w:sz="0" w:space="0" w:color="auto"/>
          </w:divBdr>
        </w:div>
        <w:div w:id="1274827055">
          <w:marLeft w:val="480"/>
          <w:marRight w:val="0"/>
          <w:marTop w:val="0"/>
          <w:marBottom w:val="0"/>
          <w:divBdr>
            <w:top w:val="none" w:sz="0" w:space="0" w:color="auto"/>
            <w:left w:val="none" w:sz="0" w:space="0" w:color="auto"/>
            <w:bottom w:val="none" w:sz="0" w:space="0" w:color="auto"/>
            <w:right w:val="none" w:sz="0" w:space="0" w:color="auto"/>
          </w:divBdr>
        </w:div>
        <w:div w:id="1346327770">
          <w:marLeft w:val="480"/>
          <w:marRight w:val="0"/>
          <w:marTop w:val="0"/>
          <w:marBottom w:val="0"/>
          <w:divBdr>
            <w:top w:val="none" w:sz="0" w:space="0" w:color="auto"/>
            <w:left w:val="none" w:sz="0" w:space="0" w:color="auto"/>
            <w:bottom w:val="none" w:sz="0" w:space="0" w:color="auto"/>
            <w:right w:val="none" w:sz="0" w:space="0" w:color="auto"/>
          </w:divBdr>
        </w:div>
        <w:div w:id="1346901565">
          <w:marLeft w:val="480"/>
          <w:marRight w:val="0"/>
          <w:marTop w:val="0"/>
          <w:marBottom w:val="0"/>
          <w:divBdr>
            <w:top w:val="none" w:sz="0" w:space="0" w:color="auto"/>
            <w:left w:val="none" w:sz="0" w:space="0" w:color="auto"/>
            <w:bottom w:val="none" w:sz="0" w:space="0" w:color="auto"/>
            <w:right w:val="none" w:sz="0" w:space="0" w:color="auto"/>
          </w:divBdr>
        </w:div>
        <w:div w:id="1369453974">
          <w:marLeft w:val="480"/>
          <w:marRight w:val="0"/>
          <w:marTop w:val="0"/>
          <w:marBottom w:val="0"/>
          <w:divBdr>
            <w:top w:val="none" w:sz="0" w:space="0" w:color="auto"/>
            <w:left w:val="none" w:sz="0" w:space="0" w:color="auto"/>
            <w:bottom w:val="none" w:sz="0" w:space="0" w:color="auto"/>
            <w:right w:val="none" w:sz="0" w:space="0" w:color="auto"/>
          </w:divBdr>
        </w:div>
        <w:div w:id="1372269807">
          <w:marLeft w:val="480"/>
          <w:marRight w:val="0"/>
          <w:marTop w:val="0"/>
          <w:marBottom w:val="0"/>
          <w:divBdr>
            <w:top w:val="none" w:sz="0" w:space="0" w:color="auto"/>
            <w:left w:val="none" w:sz="0" w:space="0" w:color="auto"/>
            <w:bottom w:val="none" w:sz="0" w:space="0" w:color="auto"/>
            <w:right w:val="none" w:sz="0" w:space="0" w:color="auto"/>
          </w:divBdr>
        </w:div>
        <w:div w:id="1379015392">
          <w:marLeft w:val="480"/>
          <w:marRight w:val="0"/>
          <w:marTop w:val="0"/>
          <w:marBottom w:val="0"/>
          <w:divBdr>
            <w:top w:val="none" w:sz="0" w:space="0" w:color="auto"/>
            <w:left w:val="none" w:sz="0" w:space="0" w:color="auto"/>
            <w:bottom w:val="none" w:sz="0" w:space="0" w:color="auto"/>
            <w:right w:val="none" w:sz="0" w:space="0" w:color="auto"/>
          </w:divBdr>
        </w:div>
        <w:div w:id="1443114590">
          <w:marLeft w:val="480"/>
          <w:marRight w:val="0"/>
          <w:marTop w:val="0"/>
          <w:marBottom w:val="0"/>
          <w:divBdr>
            <w:top w:val="none" w:sz="0" w:space="0" w:color="auto"/>
            <w:left w:val="none" w:sz="0" w:space="0" w:color="auto"/>
            <w:bottom w:val="none" w:sz="0" w:space="0" w:color="auto"/>
            <w:right w:val="none" w:sz="0" w:space="0" w:color="auto"/>
          </w:divBdr>
        </w:div>
        <w:div w:id="1474640088">
          <w:marLeft w:val="480"/>
          <w:marRight w:val="0"/>
          <w:marTop w:val="0"/>
          <w:marBottom w:val="0"/>
          <w:divBdr>
            <w:top w:val="none" w:sz="0" w:space="0" w:color="auto"/>
            <w:left w:val="none" w:sz="0" w:space="0" w:color="auto"/>
            <w:bottom w:val="none" w:sz="0" w:space="0" w:color="auto"/>
            <w:right w:val="none" w:sz="0" w:space="0" w:color="auto"/>
          </w:divBdr>
        </w:div>
        <w:div w:id="1480266582">
          <w:marLeft w:val="480"/>
          <w:marRight w:val="0"/>
          <w:marTop w:val="0"/>
          <w:marBottom w:val="0"/>
          <w:divBdr>
            <w:top w:val="none" w:sz="0" w:space="0" w:color="auto"/>
            <w:left w:val="none" w:sz="0" w:space="0" w:color="auto"/>
            <w:bottom w:val="none" w:sz="0" w:space="0" w:color="auto"/>
            <w:right w:val="none" w:sz="0" w:space="0" w:color="auto"/>
          </w:divBdr>
        </w:div>
        <w:div w:id="1504197429">
          <w:marLeft w:val="480"/>
          <w:marRight w:val="0"/>
          <w:marTop w:val="0"/>
          <w:marBottom w:val="0"/>
          <w:divBdr>
            <w:top w:val="none" w:sz="0" w:space="0" w:color="auto"/>
            <w:left w:val="none" w:sz="0" w:space="0" w:color="auto"/>
            <w:bottom w:val="none" w:sz="0" w:space="0" w:color="auto"/>
            <w:right w:val="none" w:sz="0" w:space="0" w:color="auto"/>
          </w:divBdr>
        </w:div>
        <w:div w:id="1545291535">
          <w:marLeft w:val="480"/>
          <w:marRight w:val="0"/>
          <w:marTop w:val="0"/>
          <w:marBottom w:val="0"/>
          <w:divBdr>
            <w:top w:val="none" w:sz="0" w:space="0" w:color="auto"/>
            <w:left w:val="none" w:sz="0" w:space="0" w:color="auto"/>
            <w:bottom w:val="none" w:sz="0" w:space="0" w:color="auto"/>
            <w:right w:val="none" w:sz="0" w:space="0" w:color="auto"/>
          </w:divBdr>
        </w:div>
        <w:div w:id="1557859046">
          <w:marLeft w:val="480"/>
          <w:marRight w:val="0"/>
          <w:marTop w:val="0"/>
          <w:marBottom w:val="0"/>
          <w:divBdr>
            <w:top w:val="none" w:sz="0" w:space="0" w:color="auto"/>
            <w:left w:val="none" w:sz="0" w:space="0" w:color="auto"/>
            <w:bottom w:val="none" w:sz="0" w:space="0" w:color="auto"/>
            <w:right w:val="none" w:sz="0" w:space="0" w:color="auto"/>
          </w:divBdr>
        </w:div>
        <w:div w:id="1578129788">
          <w:marLeft w:val="480"/>
          <w:marRight w:val="0"/>
          <w:marTop w:val="0"/>
          <w:marBottom w:val="0"/>
          <w:divBdr>
            <w:top w:val="none" w:sz="0" w:space="0" w:color="auto"/>
            <w:left w:val="none" w:sz="0" w:space="0" w:color="auto"/>
            <w:bottom w:val="none" w:sz="0" w:space="0" w:color="auto"/>
            <w:right w:val="none" w:sz="0" w:space="0" w:color="auto"/>
          </w:divBdr>
        </w:div>
        <w:div w:id="1591740395">
          <w:marLeft w:val="480"/>
          <w:marRight w:val="0"/>
          <w:marTop w:val="0"/>
          <w:marBottom w:val="0"/>
          <w:divBdr>
            <w:top w:val="none" w:sz="0" w:space="0" w:color="auto"/>
            <w:left w:val="none" w:sz="0" w:space="0" w:color="auto"/>
            <w:bottom w:val="none" w:sz="0" w:space="0" w:color="auto"/>
            <w:right w:val="none" w:sz="0" w:space="0" w:color="auto"/>
          </w:divBdr>
        </w:div>
        <w:div w:id="1643806476">
          <w:marLeft w:val="480"/>
          <w:marRight w:val="0"/>
          <w:marTop w:val="0"/>
          <w:marBottom w:val="0"/>
          <w:divBdr>
            <w:top w:val="none" w:sz="0" w:space="0" w:color="auto"/>
            <w:left w:val="none" w:sz="0" w:space="0" w:color="auto"/>
            <w:bottom w:val="none" w:sz="0" w:space="0" w:color="auto"/>
            <w:right w:val="none" w:sz="0" w:space="0" w:color="auto"/>
          </w:divBdr>
        </w:div>
        <w:div w:id="1644431882">
          <w:marLeft w:val="480"/>
          <w:marRight w:val="0"/>
          <w:marTop w:val="0"/>
          <w:marBottom w:val="0"/>
          <w:divBdr>
            <w:top w:val="none" w:sz="0" w:space="0" w:color="auto"/>
            <w:left w:val="none" w:sz="0" w:space="0" w:color="auto"/>
            <w:bottom w:val="none" w:sz="0" w:space="0" w:color="auto"/>
            <w:right w:val="none" w:sz="0" w:space="0" w:color="auto"/>
          </w:divBdr>
        </w:div>
        <w:div w:id="1648825760">
          <w:marLeft w:val="480"/>
          <w:marRight w:val="0"/>
          <w:marTop w:val="0"/>
          <w:marBottom w:val="0"/>
          <w:divBdr>
            <w:top w:val="none" w:sz="0" w:space="0" w:color="auto"/>
            <w:left w:val="none" w:sz="0" w:space="0" w:color="auto"/>
            <w:bottom w:val="none" w:sz="0" w:space="0" w:color="auto"/>
            <w:right w:val="none" w:sz="0" w:space="0" w:color="auto"/>
          </w:divBdr>
        </w:div>
        <w:div w:id="1671327085">
          <w:marLeft w:val="480"/>
          <w:marRight w:val="0"/>
          <w:marTop w:val="0"/>
          <w:marBottom w:val="0"/>
          <w:divBdr>
            <w:top w:val="none" w:sz="0" w:space="0" w:color="auto"/>
            <w:left w:val="none" w:sz="0" w:space="0" w:color="auto"/>
            <w:bottom w:val="none" w:sz="0" w:space="0" w:color="auto"/>
            <w:right w:val="none" w:sz="0" w:space="0" w:color="auto"/>
          </w:divBdr>
        </w:div>
        <w:div w:id="1682512811">
          <w:marLeft w:val="480"/>
          <w:marRight w:val="0"/>
          <w:marTop w:val="0"/>
          <w:marBottom w:val="0"/>
          <w:divBdr>
            <w:top w:val="none" w:sz="0" w:space="0" w:color="auto"/>
            <w:left w:val="none" w:sz="0" w:space="0" w:color="auto"/>
            <w:bottom w:val="none" w:sz="0" w:space="0" w:color="auto"/>
            <w:right w:val="none" w:sz="0" w:space="0" w:color="auto"/>
          </w:divBdr>
        </w:div>
        <w:div w:id="1688672803">
          <w:marLeft w:val="480"/>
          <w:marRight w:val="0"/>
          <w:marTop w:val="0"/>
          <w:marBottom w:val="0"/>
          <w:divBdr>
            <w:top w:val="none" w:sz="0" w:space="0" w:color="auto"/>
            <w:left w:val="none" w:sz="0" w:space="0" w:color="auto"/>
            <w:bottom w:val="none" w:sz="0" w:space="0" w:color="auto"/>
            <w:right w:val="none" w:sz="0" w:space="0" w:color="auto"/>
          </w:divBdr>
        </w:div>
        <w:div w:id="1715154489">
          <w:marLeft w:val="480"/>
          <w:marRight w:val="0"/>
          <w:marTop w:val="0"/>
          <w:marBottom w:val="0"/>
          <w:divBdr>
            <w:top w:val="none" w:sz="0" w:space="0" w:color="auto"/>
            <w:left w:val="none" w:sz="0" w:space="0" w:color="auto"/>
            <w:bottom w:val="none" w:sz="0" w:space="0" w:color="auto"/>
            <w:right w:val="none" w:sz="0" w:space="0" w:color="auto"/>
          </w:divBdr>
        </w:div>
        <w:div w:id="1736006486">
          <w:marLeft w:val="480"/>
          <w:marRight w:val="0"/>
          <w:marTop w:val="0"/>
          <w:marBottom w:val="0"/>
          <w:divBdr>
            <w:top w:val="none" w:sz="0" w:space="0" w:color="auto"/>
            <w:left w:val="none" w:sz="0" w:space="0" w:color="auto"/>
            <w:bottom w:val="none" w:sz="0" w:space="0" w:color="auto"/>
            <w:right w:val="none" w:sz="0" w:space="0" w:color="auto"/>
          </w:divBdr>
        </w:div>
        <w:div w:id="1748840819">
          <w:marLeft w:val="480"/>
          <w:marRight w:val="0"/>
          <w:marTop w:val="0"/>
          <w:marBottom w:val="0"/>
          <w:divBdr>
            <w:top w:val="none" w:sz="0" w:space="0" w:color="auto"/>
            <w:left w:val="none" w:sz="0" w:space="0" w:color="auto"/>
            <w:bottom w:val="none" w:sz="0" w:space="0" w:color="auto"/>
            <w:right w:val="none" w:sz="0" w:space="0" w:color="auto"/>
          </w:divBdr>
        </w:div>
        <w:div w:id="1771470532">
          <w:marLeft w:val="480"/>
          <w:marRight w:val="0"/>
          <w:marTop w:val="0"/>
          <w:marBottom w:val="0"/>
          <w:divBdr>
            <w:top w:val="none" w:sz="0" w:space="0" w:color="auto"/>
            <w:left w:val="none" w:sz="0" w:space="0" w:color="auto"/>
            <w:bottom w:val="none" w:sz="0" w:space="0" w:color="auto"/>
            <w:right w:val="none" w:sz="0" w:space="0" w:color="auto"/>
          </w:divBdr>
        </w:div>
        <w:div w:id="1775400851">
          <w:marLeft w:val="480"/>
          <w:marRight w:val="0"/>
          <w:marTop w:val="0"/>
          <w:marBottom w:val="0"/>
          <w:divBdr>
            <w:top w:val="none" w:sz="0" w:space="0" w:color="auto"/>
            <w:left w:val="none" w:sz="0" w:space="0" w:color="auto"/>
            <w:bottom w:val="none" w:sz="0" w:space="0" w:color="auto"/>
            <w:right w:val="none" w:sz="0" w:space="0" w:color="auto"/>
          </w:divBdr>
        </w:div>
        <w:div w:id="1782073184">
          <w:marLeft w:val="480"/>
          <w:marRight w:val="0"/>
          <w:marTop w:val="0"/>
          <w:marBottom w:val="0"/>
          <w:divBdr>
            <w:top w:val="none" w:sz="0" w:space="0" w:color="auto"/>
            <w:left w:val="none" w:sz="0" w:space="0" w:color="auto"/>
            <w:bottom w:val="none" w:sz="0" w:space="0" w:color="auto"/>
            <w:right w:val="none" w:sz="0" w:space="0" w:color="auto"/>
          </w:divBdr>
        </w:div>
        <w:div w:id="1786583926">
          <w:marLeft w:val="480"/>
          <w:marRight w:val="0"/>
          <w:marTop w:val="0"/>
          <w:marBottom w:val="0"/>
          <w:divBdr>
            <w:top w:val="none" w:sz="0" w:space="0" w:color="auto"/>
            <w:left w:val="none" w:sz="0" w:space="0" w:color="auto"/>
            <w:bottom w:val="none" w:sz="0" w:space="0" w:color="auto"/>
            <w:right w:val="none" w:sz="0" w:space="0" w:color="auto"/>
          </w:divBdr>
        </w:div>
        <w:div w:id="1815756812">
          <w:marLeft w:val="480"/>
          <w:marRight w:val="0"/>
          <w:marTop w:val="0"/>
          <w:marBottom w:val="0"/>
          <w:divBdr>
            <w:top w:val="none" w:sz="0" w:space="0" w:color="auto"/>
            <w:left w:val="none" w:sz="0" w:space="0" w:color="auto"/>
            <w:bottom w:val="none" w:sz="0" w:space="0" w:color="auto"/>
            <w:right w:val="none" w:sz="0" w:space="0" w:color="auto"/>
          </w:divBdr>
        </w:div>
        <w:div w:id="1821653410">
          <w:marLeft w:val="480"/>
          <w:marRight w:val="0"/>
          <w:marTop w:val="0"/>
          <w:marBottom w:val="0"/>
          <w:divBdr>
            <w:top w:val="none" w:sz="0" w:space="0" w:color="auto"/>
            <w:left w:val="none" w:sz="0" w:space="0" w:color="auto"/>
            <w:bottom w:val="none" w:sz="0" w:space="0" w:color="auto"/>
            <w:right w:val="none" w:sz="0" w:space="0" w:color="auto"/>
          </w:divBdr>
        </w:div>
        <w:div w:id="1861701196">
          <w:marLeft w:val="480"/>
          <w:marRight w:val="0"/>
          <w:marTop w:val="0"/>
          <w:marBottom w:val="0"/>
          <w:divBdr>
            <w:top w:val="none" w:sz="0" w:space="0" w:color="auto"/>
            <w:left w:val="none" w:sz="0" w:space="0" w:color="auto"/>
            <w:bottom w:val="none" w:sz="0" w:space="0" w:color="auto"/>
            <w:right w:val="none" w:sz="0" w:space="0" w:color="auto"/>
          </w:divBdr>
        </w:div>
        <w:div w:id="1869096696">
          <w:marLeft w:val="480"/>
          <w:marRight w:val="0"/>
          <w:marTop w:val="0"/>
          <w:marBottom w:val="0"/>
          <w:divBdr>
            <w:top w:val="none" w:sz="0" w:space="0" w:color="auto"/>
            <w:left w:val="none" w:sz="0" w:space="0" w:color="auto"/>
            <w:bottom w:val="none" w:sz="0" w:space="0" w:color="auto"/>
            <w:right w:val="none" w:sz="0" w:space="0" w:color="auto"/>
          </w:divBdr>
        </w:div>
        <w:div w:id="1871799994">
          <w:marLeft w:val="480"/>
          <w:marRight w:val="0"/>
          <w:marTop w:val="0"/>
          <w:marBottom w:val="0"/>
          <w:divBdr>
            <w:top w:val="none" w:sz="0" w:space="0" w:color="auto"/>
            <w:left w:val="none" w:sz="0" w:space="0" w:color="auto"/>
            <w:bottom w:val="none" w:sz="0" w:space="0" w:color="auto"/>
            <w:right w:val="none" w:sz="0" w:space="0" w:color="auto"/>
          </w:divBdr>
        </w:div>
        <w:div w:id="1875384193">
          <w:marLeft w:val="480"/>
          <w:marRight w:val="0"/>
          <w:marTop w:val="0"/>
          <w:marBottom w:val="0"/>
          <w:divBdr>
            <w:top w:val="none" w:sz="0" w:space="0" w:color="auto"/>
            <w:left w:val="none" w:sz="0" w:space="0" w:color="auto"/>
            <w:bottom w:val="none" w:sz="0" w:space="0" w:color="auto"/>
            <w:right w:val="none" w:sz="0" w:space="0" w:color="auto"/>
          </w:divBdr>
        </w:div>
        <w:div w:id="1925650318">
          <w:marLeft w:val="480"/>
          <w:marRight w:val="0"/>
          <w:marTop w:val="0"/>
          <w:marBottom w:val="0"/>
          <w:divBdr>
            <w:top w:val="none" w:sz="0" w:space="0" w:color="auto"/>
            <w:left w:val="none" w:sz="0" w:space="0" w:color="auto"/>
            <w:bottom w:val="none" w:sz="0" w:space="0" w:color="auto"/>
            <w:right w:val="none" w:sz="0" w:space="0" w:color="auto"/>
          </w:divBdr>
        </w:div>
        <w:div w:id="1928953288">
          <w:marLeft w:val="480"/>
          <w:marRight w:val="0"/>
          <w:marTop w:val="0"/>
          <w:marBottom w:val="0"/>
          <w:divBdr>
            <w:top w:val="none" w:sz="0" w:space="0" w:color="auto"/>
            <w:left w:val="none" w:sz="0" w:space="0" w:color="auto"/>
            <w:bottom w:val="none" w:sz="0" w:space="0" w:color="auto"/>
            <w:right w:val="none" w:sz="0" w:space="0" w:color="auto"/>
          </w:divBdr>
        </w:div>
        <w:div w:id="1936590364">
          <w:marLeft w:val="480"/>
          <w:marRight w:val="0"/>
          <w:marTop w:val="0"/>
          <w:marBottom w:val="0"/>
          <w:divBdr>
            <w:top w:val="none" w:sz="0" w:space="0" w:color="auto"/>
            <w:left w:val="none" w:sz="0" w:space="0" w:color="auto"/>
            <w:bottom w:val="none" w:sz="0" w:space="0" w:color="auto"/>
            <w:right w:val="none" w:sz="0" w:space="0" w:color="auto"/>
          </w:divBdr>
        </w:div>
        <w:div w:id="1947809872">
          <w:marLeft w:val="480"/>
          <w:marRight w:val="0"/>
          <w:marTop w:val="0"/>
          <w:marBottom w:val="0"/>
          <w:divBdr>
            <w:top w:val="none" w:sz="0" w:space="0" w:color="auto"/>
            <w:left w:val="none" w:sz="0" w:space="0" w:color="auto"/>
            <w:bottom w:val="none" w:sz="0" w:space="0" w:color="auto"/>
            <w:right w:val="none" w:sz="0" w:space="0" w:color="auto"/>
          </w:divBdr>
        </w:div>
        <w:div w:id="1982032134">
          <w:marLeft w:val="480"/>
          <w:marRight w:val="0"/>
          <w:marTop w:val="0"/>
          <w:marBottom w:val="0"/>
          <w:divBdr>
            <w:top w:val="none" w:sz="0" w:space="0" w:color="auto"/>
            <w:left w:val="none" w:sz="0" w:space="0" w:color="auto"/>
            <w:bottom w:val="none" w:sz="0" w:space="0" w:color="auto"/>
            <w:right w:val="none" w:sz="0" w:space="0" w:color="auto"/>
          </w:divBdr>
        </w:div>
        <w:div w:id="2029133971">
          <w:marLeft w:val="480"/>
          <w:marRight w:val="0"/>
          <w:marTop w:val="0"/>
          <w:marBottom w:val="0"/>
          <w:divBdr>
            <w:top w:val="none" w:sz="0" w:space="0" w:color="auto"/>
            <w:left w:val="none" w:sz="0" w:space="0" w:color="auto"/>
            <w:bottom w:val="none" w:sz="0" w:space="0" w:color="auto"/>
            <w:right w:val="none" w:sz="0" w:space="0" w:color="auto"/>
          </w:divBdr>
        </w:div>
        <w:div w:id="2062630964">
          <w:marLeft w:val="480"/>
          <w:marRight w:val="0"/>
          <w:marTop w:val="0"/>
          <w:marBottom w:val="0"/>
          <w:divBdr>
            <w:top w:val="none" w:sz="0" w:space="0" w:color="auto"/>
            <w:left w:val="none" w:sz="0" w:space="0" w:color="auto"/>
            <w:bottom w:val="none" w:sz="0" w:space="0" w:color="auto"/>
            <w:right w:val="none" w:sz="0" w:space="0" w:color="auto"/>
          </w:divBdr>
        </w:div>
        <w:div w:id="2093625681">
          <w:marLeft w:val="480"/>
          <w:marRight w:val="0"/>
          <w:marTop w:val="0"/>
          <w:marBottom w:val="0"/>
          <w:divBdr>
            <w:top w:val="none" w:sz="0" w:space="0" w:color="auto"/>
            <w:left w:val="none" w:sz="0" w:space="0" w:color="auto"/>
            <w:bottom w:val="none" w:sz="0" w:space="0" w:color="auto"/>
            <w:right w:val="none" w:sz="0" w:space="0" w:color="auto"/>
          </w:divBdr>
        </w:div>
        <w:div w:id="2123911602">
          <w:marLeft w:val="480"/>
          <w:marRight w:val="0"/>
          <w:marTop w:val="0"/>
          <w:marBottom w:val="0"/>
          <w:divBdr>
            <w:top w:val="none" w:sz="0" w:space="0" w:color="auto"/>
            <w:left w:val="none" w:sz="0" w:space="0" w:color="auto"/>
            <w:bottom w:val="none" w:sz="0" w:space="0" w:color="auto"/>
            <w:right w:val="none" w:sz="0" w:space="0" w:color="auto"/>
          </w:divBdr>
        </w:div>
      </w:divsChild>
    </w:div>
    <w:div w:id="1323198397">
      <w:marLeft w:val="640"/>
      <w:marRight w:val="0"/>
      <w:marTop w:val="0"/>
      <w:marBottom w:val="0"/>
      <w:divBdr>
        <w:top w:val="none" w:sz="0" w:space="0" w:color="auto"/>
        <w:left w:val="none" w:sz="0" w:space="0" w:color="auto"/>
        <w:bottom w:val="none" w:sz="0" w:space="0" w:color="auto"/>
        <w:right w:val="none" w:sz="0" w:space="0" w:color="auto"/>
      </w:divBdr>
    </w:div>
    <w:div w:id="1323385111">
      <w:bodyDiv w:val="1"/>
      <w:marLeft w:val="0"/>
      <w:marRight w:val="0"/>
      <w:marTop w:val="0"/>
      <w:marBottom w:val="0"/>
      <w:divBdr>
        <w:top w:val="none" w:sz="0" w:space="0" w:color="auto"/>
        <w:left w:val="none" w:sz="0" w:space="0" w:color="auto"/>
        <w:bottom w:val="none" w:sz="0" w:space="0" w:color="auto"/>
        <w:right w:val="none" w:sz="0" w:space="0" w:color="auto"/>
      </w:divBdr>
      <w:divsChild>
        <w:div w:id="8722852">
          <w:marLeft w:val="480"/>
          <w:marRight w:val="0"/>
          <w:marTop w:val="0"/>
          <w:marBottom w:val="0"/>
          <w:divBdr>
            <w:top w:val="none" w:sz="0" w:space="0" w:color="auto"/>
            <w:left w:val="none" w:sz="0" w:space="0" w:color="auto"/>
            <w:bottom w:val="none" w:sz="0" w:space="0" w:color="auto"/>
            <w:right w:val="none" w:sz="0" w:space="0" w:color="auto"/>
          </w:divBdr>
        </w:div>
        <w:div w:id="45959284">
          <w:marLeft w:val="480"/>
          <w:marRight w:val="0"/>
          <w:marTop w:val="0"/>
          <w:marBottom w:val="0"/>
          <w:divBdr>
            <w:top w:val="none" w:sz="0" w:space="0" w:color="auto"/>
            <w:left w:val="none" w:sz="0" w:space="0" w:color="auto"/>
            <w:bottom w:val="none" w:sz="0" w:space="0" w:color="auto"/>
            <w:right w:val="none" w:sz="0" w:space="0" w:color="auto"/>
          </w:divBdr>
        </w:div>
        <w:div w:id="112292257">
          <w:marLeft w:val="480"/>
          <w:marRight w:val="0"/>
          <w:marTop w:val="0"/>
          <w:marBottom w:val="0"/>
          <w:divBdr>
            <w:top w:val="none" w:sz="0" w:space="0" w:color="auto"/>
            <w:left w:val="none" w:sz="0" w:space="0" w:color="auto"/>
            <w:bottom w:val="none" w:sz="0" w:space="0" w:color="auto"/>
            <w:right w:val="none" w:sz="0" w:space="0" w:color="auto"/>
          </w:divBdr>
        </w:div>
        <w:div w:id="184296225">
          <w:marLeft w:val="480"/>
          <w:marRight w:val="0"/>
          <w:marTop w:val="0"/>
          <w:marBottom w:val="0"/>
          <w:divBdr>
            <w:top w:val="none" w:sz="0" w:space="0" w:color="auto"/>
            <w:left w:val="none" w:sz="0" w:space="0" w:color="auto"/>
            <w:bottom w:val="none" w:sz="0" w:space="0" w:color="auto"/>
            <w:right w:val="none" w:sz="0" w:space="0" w:color="auto"/>
          </w:divBdr>
        </w:div>
        <w:div w:id="229969318">
          <w:marLeft w:val="480"/>
          <w:marRight w:val="0"/>
          <w:marTop w:val="0"/>
          <w:marBottom w:val="0"/>
          <w:divBdr>
            <w:top w:val="none" w:sz="0" w:space="0" w:color="auto"/>
            <w:left w:val="none" w:sz="0" w:space="0" w:color="auto"/>
            <w:bottom w:val="none" w:sz="0" w:space="0" w:color="auto"/>
            <w:right w:val="none" w:sz="0" w:space="0" w:color="auto"/>
          </w:divBdr>
        </w:div>
        <w:div w:id="233710894">
          <w:marLeft w:val="480"/>
          <w:marRight w:val="0"/>
          <w:marTop w:val="0"/>
          <w:marBottom w:val="0"/>
          <w:divBdr>
            <w:top w:val="none" w:sz="0" w:space="0" w:color="auto"/>
            <w:left w:val="none" w:sz="0" w:space="0" w:color="auto"/>
            <w:bottom w:val="none" w:sz="0" w:space="0" w:color="auto"/>
            <w:right w:val="none" w:sz="0" w:space="0" w:color="auto"/>
          </w:divBdr>
        </w:div>
        <w:div w:id="236939000">
          <w:marLeft w:val="480"/>
          <w:marRight w:val="0"/>
          <w:marTop w:val="0"/>
          <w:marBottom w:val="0"/>
          <w:divBdr>
            <w:top w:val="none" w:sz="0" w:space="0" w:color="auto"/>
            <w:left w:val="none" w:sz="0" w:space="0" w:color="auto"/>
            <w:bottom w:val="none" w:sz="0" w:space="0" w:color="auto"/>
            <w:right w:val="none" w:sz="0" w:space="0" w:color="auto"/>
          </w:divBdr>
        </w:div>
        <w:div w:id="237400177">
          <w:marLeft w:val="480"/>
          <w:marRight w:val="0"/>
          <w:marTop w:val="0"/>
          <w:marBottom w:val="0"/>
          <w:divBdr>
            <w:top w:val="none" w:sz="0" w:space="0" w:color="auto"/>
            <w:left w:val="none" w:sz="0" w:space="0" w:color="auto"/>
            <w:bottom w:val="none" w:sz="0" w:space="0" w:color="auto"/>
            <w:right w:val="none" w:sz="0" w:space="0" w:color="auto"/>
          </w:divBdr>
        </w:div>
        <w:div w:id="328867612">
          <w:marLeft w:val="480"/>
          <w:marRight w:val="0"/>
          <w:marTop w:val="0"/>
          <w:marBottom w:val="0"/>
          <w:divBdr>
            <w:top w:val="none" w:sz="0" w:space="0" w:color="auto"/>
            <w:left w:val="none" w:sz="0" w:space="0" w:color="auto"/>
            <w:bottom w:val="none" w:sz="0" w:space="0" w:color="auto"/>
            <w:right w:val="none" w:sz="0" w:space="0" w:color="auto"/>
          </w:divBdr>
        </w:div>
        <w:div w:id="365563555">
          <w:marLeft w:val="480"/>
          <w:marRight w:val="0"/>
          <w:marTop w:val="0"/>
          <w:marBottom w:val="0"/>
          <w:divBdr>
            <w:top w:val="none" w:sz="0" w:space="0" w:color="auto"/>
            <w:left w:val="none" w:sz="0" w:space="0" w:color="auto"/>
            <w:bottom w:val="none" w:sz="0" w:space="0" w:color="auto"/>
            <w:right w:val="none" w:sz="0" w:space="0" w:color="auto"/>
          </w:divBdr>
        </w:div>
        <w:div w:id="393241220">
          <w:marLeft w:val="480"/>
          <w:marRight w:val="0"/>
          <w:marTop w:val="0"/>
          <w:marBottom w:val="0"/>
          <w:divBdr>
            <w:top w:val="none" w:sz="0" w:space="0" w:color="auto"/>
            <w:left w:val="none" w:sz="0" w:space="0" w:color="auto"/>
            <w:bottom w:val="none" w:sz="0" w:space="0" w:color="auto"/>
            <w:right w:val="none" w:sz="0" w:space="0" w:color="auto"/>
          </w:divBdr>
        </w:div>
        <w:div w:id="415593971">
          <w:marLeft w:val="480"/>
          <w:marRight w:val="0"/>
          <w:marTop w:val="0"/>
          <w:marBottom w:val="0"/>
          <w:divBdr>
            <w:top w:val="none" w:sz="0" w:space="0" w:color="auto"/>
            <w:left w:val="none" w:sz="0" w:space="0" w:color="auto"/>
            <w:bottom w:val="none" w:sz="0" w:space="0" w:color="auto"/>
            <w:right w:val="none" w:sz="0" w:space="0" w:color="auto"/>
          </w:divBdr>
        </w:div>
        <w:div w:id="423111696">
          <w:marLeft w:val="480"/>
          <w:marRight w:val="0"/>
          <w:marTop w:val="0"/>
          <w:marBottom w:val="0"/>
          <w:divBdr>
            <w:top w:val="none" w:sz="0" w:space="0" w:color="auto"/>
            <w:left w:val="none" w:sz="0" w:space="0" w:color="auto"/>
            <w:bottom w:val="none" w:sz="0" w:space="0" w:color="auto"/>
            <w:right w:val="none" w:sz="0" w:space="0" w:color="auto"/>
          </w:divBdr>
        </w:div>
        <w:div w:id="502748447">
          <w:marLeft w:val="480"/>
          <w:marRight w:val="0"/>
          <w:marTop w:val="0"/>
          <w:marBottom w:val="0"/>
          <w:divBdr>
            <w:top w:val="none" w:sz="0" w:space="0" w:color="auto"/>
            <w:left w:val="none" w:sz="0" w:space="0" w:color="auto"/>
            <w:bottom w:val="none" w:sz="0" w:space="0" w:color="auto"/>
            <w:right w:val="none" w:sz="0" w:space="0" w:color="auto"/>
          </w:divBdr>
        </w:div>
        <w:div w:id="524900503">
          <w:marLeft w:val="480"/>
          <w:marRight w:val="0"/>
          <w:marTop w:val="0"/>
          <w:marBottom w:val="0"/>
          <w:divBdr>
            <w:top w:val="none" w:sz="0" w:space="0" w:color="auto"/>
            <w:left w:val="none" w:sz="0" w:space="0" w:color="auto"/>
            <w:bottom w:val="none" w:sz="0" w:space="0" w:color="auto"/>
            <w:right w:val="none" w:sz="0" w:space="0" w:color="auto"/>
          </w:divBdr>
        </w:div>
        <w:div w:id="537354273">
          <w:marLeft w:val="480"/>
          <w:marRight w:val="0"/>
          <w:marTop w:val="0"/>
          <w:marBottom w:val="0"/>
          <w:divBdr>
            <w:top w:val="none" w:sz="0" w:space="0" w:color="auto"/>
            <w:left w:val="none" w:sz="0" w:space="0" w:color="auto"/>
            <w:bottom w:val="none" w:sz="0" w:space="0" w:color="auto"/>
            <w:right w:val="none" w:sz="0" w:space="0" w:color="auto"/>
          </w:divBdr>
        </w:div>
        <w:div w:id="559487387">
          <w:marLeft w:val="480"/>
          <w:marRight w:val="0"/>
          <w:marTop w:val="0"/>
          <w:marBottom w:val="0"/>
          <w:divBdr>
            <w:top w:val="none" w:sz="0" w:space="0" w:color="auto"/>
            <w:left w:val="none" w:sz="0" w:space="0" w:color="auto"/>
            <w:bottom w:val="none" w:sz="0" w:space="0" w:color="auto"/>
            <w:right w:val="none" w:sz="0" w:space="0" w:color="auto"/>
          </w:divBdr>
        </w:div>
        <w:div w:id="574514493">
          <w:marLeft w:val="480"/>
          <w:marRight w:val="0"/>
          <w:marTop w:val="0"/>
          <w:marBottom w:val="0"/>
          <w:divBdr>
            <w:top w:val="none" w:sz="0" w:space="0" w:color="auto"/>
            <w:left w:val="none" w:sz="0" w:space="0" w:color="auto"/>
            <w:bottom w:val="none" w:sz="0" w:space="0" w:color="auto"/>
            <w:right w:val="none" w:sz="0" w:space="0" w:color="auto"/>
          </w:divBdr>
        </w:div>
        <w:div w:id="625349949">
          <w:marLeft w:val="480"/>
          <w:marRight w:val="0"/>
          <w:marTop w:val="0"/>
          <w:marBottom w:val="0"/>
          <w:divBdr>
            <w:top w:val="none" w:sz="0" w:space="0" w:color="auto"/>
            <w:left w:val="none" w:sz="0" w:space="0" w:color="auto"/>
            <w:bottom w:val="none" w:sz="0" w:space="0" w:color="auto"/>
            <w:right w:val="none" w:sz="0" w:space="0" w:color="auto"/>
          </w:divBdr>
        </w:div>
        <w:div w:id="625697859">
          <w:marLeft w:val="480"/>
          <w:marRight w:val="0"/>
          <w:marTop w:val="0"/>
          <w:marBottom w:val="0"/>
          <w:divBdr>
            <w:top w:val="none" w:sz="0" w:space="0" w:color="auto"/>
            <w:left w:val="none" w:sz="0" w:space="0" w:color="auto"/>
            <w:bottom w:val="none" w:sz="0" w:space="0" w:color="auto"/>
            <w:right w:val="none" w:sz="0" w:space="0" w:color="auto"/>
          </w:divBdr>
        </w:div>
        <w:div w:id="646544909">
          <w:marLeft w:val="480"/>
          <w:marRight w:val="0"/>
          <w:marTop w:val="0"/>
          <w:marBottom w:val="0"/>
          <w:divBdr>
            <w:top w:val="none" w:sz="0" w:space="0" w:color="auto"/>
            <w:left w:val="none" w:sz="0" w:space="0" w:color="auto"/>
            <w:bottom w:val="none" w:sz="0" w:space="0" w:color="auto"/>
            <w:right w:val="none" w:sz="0" w:space="0" w:color="auto"/>
          </w:divBdr>
        </w:div>
        <w:div w:id="743112971">
          <w:marLeft w:val="480"/>
          <w:marRight w:val="0"/>
          <w:marTop w:val="0"/>
          <w:marBottom w:val="0"/>
          <w:divBdr>
            <w:top w:val="none" w:sz="0" w:space="0" w:color="auto"/>
            <w:left w:val="none" w:sz="0" w:space="0" w:color="auto"/>
            <w:bottom w:val="none" w:sz="0" w:space="0" w:color="auto"/>
            <w:right w:val="none" w:sz="0" w:space="0" w:color="auto"/>
          </w:divBdr>
        </w:div>
        <w:div w:id="747768315">
          <w:marLeft w:val="480"/>
          <w:marRight w:val="0"/>
          <w:marTop w:val="0"/>
          <w:marBottom w:val="0"/>
          <w:divBdr>
            <w:top w:val="none" w:sz="0" w:space="0" w:color="auto"/>
            <w:left w:val="none" w:sz="0" w:space="0" w:color="auto"/>
            <w:bottom w:val="none" w:sz="0" w:space="0" w:color="auto"/>
            <w:right w:val="none" w:sz="0" w:space="0" w:color="auto"/>
          </w:divBdr>
        </w:div>
        <w:div w:id="853762467">
          <w:marLeft w:val="480"/>
          <w:marRight w:val="0"/>
          <w:marTop w:val="0"/>
          <w:marBottom w:val="0"/>
          <w:divBdr>
            <w:top w:val="none" w:sz="0" w:space="0" w:color="auto"/>
            <w:left w:val="none" w:sz="0" w:space="0" w:color="auto"/>
            <w:bottom w:val="none" w:sz="0" w:space="0" w:color="auto"/>
            <w:right w:val="none" w:sz="0" w:space="0" w:color="auto"/>
          </w:divBdr>
        </w:div>
        <w:div w:id="923226539">
          <w:marLeft w:val="480"/>
          <w:marRight w:val="0"/>
          <w:marTop w:val="0"/>
          <w:marBottom w:val="0"/>
          <w:divBdr>
            <w:top w:val="none" w:sz="0" w:space="0" w:color="auto"/>
            <w:left w:val="none" w:sz="0" w:space="0" w:color="auto"/>
            <w:bottom w:val="none" w:sz="0" w:space="0" w:color="auto"/>
            <w:right w:val="none" w:sz="0" w:space="0" w:color="auto"/>
          </w:divBdr>
        </w:div>
        <w:div w:id="968438612">
          <w:marLeft w:val="480"/>
          <w:marRight w:val="0"/>
          <w:marTop w:val="0"/>
          <w:marBottom w:val="0"/>
          <w:divBdr>
            <w:top w:val="none" w:sz="0" w:space="0" w:color="auto"/>
            <w:left w:val="none" w:sz="0" w:space="0" w:color="auto"/>
            <w:bottom w:val="none" w:sz="0" w:space="0" w:color="auto"/>
            <w:right w:val="none" w:sz="0" w:space="0" w:color="auto"/>
          </w:divBdr>
        </w:div>
        <w:div w:id="1016420193">
          <w:marLeft w:val="480"/>
          <w:marRight w:val="0"/>
          <w:marTop w:val="0"/>
          <w:marBottom w:val="0"/>
          <w:divBdr>
            <w:top w:val="none" w:sz="0" w:space="0" w:color="auto"/>
            <w:left w:val="none" w:sz="0" w:space="0" w:color="auto"/>
            <w:bottom w:val="none" w:sz="0" w:space="0" w:color="auto"/>
            <w:right w:val="none" w:sz="0" w:space="0" w:color="auto"/>
          </w:divBdr>
        </w:div>
        <w:div w:id="1032343547">
          <w:marLeft w:val="480"/>
          <w:marRight w:val="0"/>
          <w:marTop w:val="0"/>
          <w:marBottom w:val="0"/>
          <w:divBdr>
            <w:top w:val="none" w:sz="0" w:space="0" w:color="auto"/>
            <w:left w:val="none" w:sz="0" w:space="0" w:color="auto"/>
            <w:bottom w:val="none" w:sz="0" w:space="0" w:color="auto"/>
            <w:right w:val="none" w:sz="0" w:space="0" w:color="auto"/>
          </w:divBdr>
        </w:div>
        <w:div w:id="1054426646">
          <w:marLeft w:val="480"/>
          <w:marRight w:val="0"/>
          <w:marTop w:val="0"/>
          <w:marBottom w:val="0"/>
          <w:divBdr>
            <w:top w:val="none" w:sz="0" w:space="0" w:color="auto"/>
            <w:left w:val="none" w:sz="0" w:space="0" w:color="auto"/>
            <w:bottom w:val="none" w:sz="0" w:space="0" w:color="auto"/>
            <w:right w:val="none" w:sz="0" w:space="0" w:color="auto"/>
          </w:divBdr>
        </w:div>
        <w:div w:id="1068651800">
          <w:marLeft w:val="480"/>
          <w:marRight w:val="0"/>
          <w:marTop w:val="0"/>
          <w:marBottom w:val="0"/>
          <w:divBdr>
            <w:top w:val="none" w:sz="0" w:space="0" w:color="auto"/>
            <w:left w:val="none" w:sz="0" w:space="0" w:color="auto"/>
            <w:bottom w:val="none" w:sz="0" w:space="0" w:color="auto"/>
            <w:right w:val="none" w:sz="0" w:space="0" w:color="auto"/>
          </w:divBdr>
        </w:div>
        <w:div w:id="1072042290">
          <w:marLeft w:val="480"/>
          <w:marRight w:val="0"/>
          <w:marTop w:val="0"/>
          <w:marBottom w:val="0"/>
          <w:divBdr>
            <w:top w:val="none" w:sz="0" w:space="0" w:color="auto"/>
            <w:left w:val="none" w:sz="0" w:space="0" w:color="auto"/>
            <w:bottom w:val="none" w:sz="0" w:space="0" w:color="auto"/>
            <w:right w:val="none" w:sz="0" w:space="0" w:color="auto"/>
          </w:divBdr>
        </w:div>
        <w:div w:id="1150097802">
          <w:marLeft w:val="480"/>
          <w:marRight w:val="0"/>
          <w:marTop w:val="0"/>
          <w:marBottom w:val="0"/>
          <w:divBdr>
            <w:top w:val="none" w:sz="0" w:space="0" w:color="auto"/>
            <w:left w:val="none" w:sz="0" w:space="0" w:color="auto"/>
            <w:bottom w:val="none" w:sz="0" w:space="0" w:color="auto"/>
            <w:right w:val="none" w:sz="0" w:space="0" w:color="auto"/>
          </w:divBdr>
        </w:div>
        <w:div w:id="1402093196">
          <w:marLeft w:val="480"/>
          <w:marRight w:val="0"/>
          <w:marTop w:val="0"/>
          <w:marBottom w:val="0"/>
          <w:divBdr>
            <w:top w:val="none" w:sz="0" w:space="0" w:color="auto"/>
            <w:left w:val="none" w:sz="0" w:space="0" w:color="auto"/>
            <w:bottom w:val="none" w:sz="0" w:space="0" w:color="auto"/>
            <w:right w:val="none" w:sz="0" w:space="0" w:color="auto"/>
          </w:divBdr>
        </w:div>
        <w:div w:id="1409227548">
          <w:marLeft w:val="480"/>
          <w:marRight w:val="0"/>
          <w:marTop w:val="0"/>
          <w:marBottom w:val="0"/>
          <w:divBdr>
            <w:top w:val="none" w:sz="0" w:space="0" w:color="auto"/>
            <w:left w:val="none" w:sz="0" w:space="0" w:color="auto"/>
            <w:bottom w:val="none" w:sz="0" w:space="0" w:color="auto"/>
            <w:right w:val="none" w:sz="0" w:space="0" w:color="auto"/>
          </w:divBdr>
        </w:div>
        <w:div w:id="1415783408">
          <w:marLeft w:val="480"/>
          <w:marRight w:val="0"/>
          <w:marTop w:val="0"/>
          <w:marBottom w:val="0"/>
          <w:divBdr>
            <w:top w:val="none" w:sz="0" w:space="0" w:color="auto"/>
            <w:left w:val="none" w:sz="0" w:space="0" w:color="auto"/>
            <w:bottom w:val="none" w:sz="0" w:space="0" w:color="auto"/>
            <w:right w:val="none" w:sz="0" w:space="0" w:color="auto"/>
          </w:divBdr>
        </w:div>
        <w:div w:id="1427194899">
          <w:marLeft w:val="480"/>
          <w:marRight w:val="0"/>
          <w:marTop w:val="0"/>
          <w:marBottom w:val="0"/>
          <w:divBdr>
            <w:top w:val="none" w:sz="0" w:space="0" w:color="auto"/>
            <w:left w:val="none" w:sz="0" w:space="0" w:color="auto"/>
            <w:bottom w:val="none" w:sz="0" w:space="0" w:color="auto"/>
            <w:right w:val="none" w:sz="0" w:space="0" w:color="auto"/>
          </w:divBdr>
        </w:div>
        <w:div w:id="1466385718">
          <w:marLeft w:val="480"/>
          <w:marRight w:val="0"/>
          <w:marTop w:val="0"/>
          <w:marBottom w:val="0"/>
          <w:divBdr>
            <w:top w:val="none" w:sz="0" w:space="0" w:color="auto"/>
            <w:left w:val="none" w:sz="0" w:space="0" w:color="auto"/>
            <w:bottom w:val="none" w:sz="0" w:space="0" w:color="auto"/>
            <w:right w:val="none" w:sz="0" w:space="0" w:color="auto"/>
          </w:divBdr>
        </w:div>
        <w:div w:id="1490825298">
          <w:marLeft w:val="480"/>
          <w:marRight w:val="0"/>
          <w:marTop w:val="0"/>
          <w:marBottom w:val="0"/>
          <w:divBdr>
            <w:top w:val="none" w:sz="0" w:space="0" w:color="auto"/>
            <w:left w:val="none" w:sz="0" w:space="0" w:color="auto"/>
            <w:bottom w:val="none" w:sz="0" w:space="0" w:color="auto"/>
            <w:right w:val="none" w:sz="0" w:space="0" w:color="auto"/>
          </w:divBdr>
        </w:div>
        <w:div w:id="1510101747">
          <w:marLeft w:val="480"/>
          <w:marRight w:val="0"/>
          <w:marTop w:val="0"/>
          <w:marBottom w:val="0"/>
          <w:divBdr>
            <w:top w:val="none" w:sz="0" w:space="0" w:color="auto"/>
            <w:left w:val="none" w:sz="0" w:space="0" w:color="auto"/>
            <w:bottom w:val="none" w:sz="0" w:space="0" w:color="auto"/>
            <w:right w:val="none" w:sz="0" w:space="0" w:color="auto"/>
          </w:divBdr>
        </w:div>
        <w:div w:id="1529290369">
          <w:marLeft w:val="480"/>
          <w:marRight w:val="0"/>
          <w:marTop w:val="0"/>
          <w:marBottom w:val="0"/>
          <w:divBdr>
            <w:top w:val="none" w:sz="0" w:space="0" w:color="auto"/>
            <w:left w:val="none" w:sz="0" w:space="0" w:color="auto"/>
            <w:bottom w:val="none" w:sz="0" w:space="0" w:color="auto"/>
            <w:right w:val="none" w:sz="0" w:space="0" w:color="auto"/>
          </w:divBdr>
        </w:div>
        <w:div w:id="1550729677">
          <w:marLeft w:val="480"/>
          <w:marRight w:val="0"/>
          <w:marTop w:val="0"/>
          <w:marBottom w:val="0"/>
          <w:divBdr>
            <w:top w:val="none" w:sz="0" w:space="0" w:color="auto"/>
            <w:left w:val="none" w:sz="0" w:space="0" w:color="auto"/>
            <w:bottom w:val="none" w:sz="0" w:space="0" w:color="auto"/>
            <w:right w:val="none" w:sz="0" w:space="0" w:color="auto"/>
          </w:divBdr>
        </w:div>
        <w:div w:id="1651128433">
          <w:marLeft w:val="480"/>
          <w:marRight w:val="0"/>
          <w:marTop w:val="0"/>
          <w:marBottom w:val="0"/>
          <w:divBdr>
            <w:top w:val="none" w:sz="0" w:space="0" w:color="auto"/>
            <w:left w:val="none" w:sz="0" w:space="0" w:color="auto"/>
            <w:bottom w:val="none" w:sz="0" w:space="0" w:color="auto"/>
            <w:right w:val="none" w:sz="0" w:space="0" w:color="auto"/>
          </w:divBdr>
        </w:div>
        <w:div w:id="1802067730">
          <w:marLeft w:val="480"/>
          <w:marRight w:val="0"/>
          <w:marTop w:val="0"/>
          <w:marBottom w:val="0"/>
          <w:divBdr>
            <w:top w:val="none" w:sz="0" w:space="0" w:color="auto"/>
            <w:left w:val="none" w:sz="0" w:space="0" w:color="auto"/>
            <w:bottom w:val="none" w:sz="0" w:space="0" w:color="auto"/>
            <w:right w:val="none" w:sz="0" w:space="0" w:color="auto"/>
          </w:divBdr>
        </w:div>
        <w:div w:id="1809781713">
          <w:marLeft w:val="480"/>
          <w:marRight w:val="0"/>
          <w:marTop w:val="0"/>
          <w:marBottom w:val="0"/>
          <w:divBdr>
            <w:top w:val="none" w:sz="0" w:space="0" w:color="auto"/>
            <w:left w:val="none" w:sz="0" w:space="0" w:color="auto"/>
            <w:bottom w:val="none" w:sz="0" w:space="0" w:color="auto"/>
            <w:right w:val="none" w:sz="0" w:space="0" w:color="auto"/>
          </w:divBdr>
        </w:div>
        <w:div w:id="1810515328">
          <w:marLeft w:val="480"/>
          <w:marRight w:val="0"/>
          <w:marTop w:val="0"/>
          <w:marBottom w:val="0"/>
          <w:divBdr>
            <w:top w:val="none" w:sz="0" w:space="0" w:color="auto"/>
            <w:left w:val="none" w:sz="0" w:space="0" w:color="auto"/>
            <w:bottom w:val="none" w:sz="0" w:space="0" w:color="auto"/>
            <w:right w:val="none" w:sz="0" w:space="0" w:color="auto"/>
          </w:divBdr>
        </w:div>
        <w:div w:id="1845392376">
          <w:marLeft w:val="480"/>
          <w:marRight w:val="0"/>
          <w:marTop w:val="0"/>
          <w:marBottom w:val="0"/>
          <w:divBdr>
            <w:top w:val="none" w:sz="0" w:space="0" w:color="auto"/>
            <w:left w:val="none" w:sz="0" w:space="0" w:color="auto"/>
            <w:bottom w:val="none" w:sz="0" w:space="0" w:color="auto"/>
            <w:right w:val="none" w:sz="0" w:space="0" w:color="auto"/>
          </w:divBdr>
        </w:div>
        <w:div w:id="1874920656">
          <w:marLeft w:val="480"/>
          <w:marRight w:val="0"/>
          <w:marTop w:val="0"/>
          <w:marBottom w:val="0"/>
          <w:divBdr>
            <w:top w:val="none" w:sz="0" w:space="0" w:color="auto"/>
            <w:left w:val="none" w:sz="0" w:space="0" w:color="auto"/>
            <w:bottom w:val="none" w:sz="0" w:space="0" w:color="auto"/>
            <w:right w:val="none" w:sz="0" w:space="0" w:color="auto"/>
          </w:divBdr>
        </w:div>
        <w:div w:id="1913201086">
          <w:marLeft w:val="480"/>
          <w:marRight w:val="0"/>
          <w:marTop w:val="0"/>
          <w:marBottom w:val="0"/>
          <w:divBdr>
            <w:top w:val="none" w:sz="0" w:space="0" w:color="auto"/>
            <w:left w:val="none" w:sz="0" w:space="0" w:color="auto"/>
            <w:bottom w:val="none" w:sz="0" w:space="0" w:color="auto"/>
            <w:right w:val="none" w:sz="0" w:space="0" w:color="auto"/>
          </w:divBdr>
        </w:div>
        <w:div w:id="1922565654">
          <w:marLeft w:val="480"/>
          <w:marRight w:val="0"/>
          <w:marTop w:val="0"/>
          <w:marBottom w:val="0"/>
          <w:divBdr>
            <w:top w:val="none" w:sz="0" w:space="0" w:color="auto"/>
            <w:left w:val="none" w:sz="0" w:space="0" w:color="auto"/>
            <w:bottom w:val="none" w:sz="0" w:space="0" w:color="auto"/>
            <w:right w:val="none" w:sz="0" w:space="0" w:color="auto"/>
          </w:divBdr>
        </w:div>
        <w:div w:id="1924217040">
          <w:marLeft w:val="480"/>
          <w:marRight w:val="0"/>
          <w:marTop w:val="0"/>
          <w:marBottom w:val="0"/>
          <w:divBdr>
            <w:top w:val="none" w:sz="0" w:space="0" w:color="auto"/>
            <w:left w:val="none" w:sz="0" w:space="0" w:color="auto"/>
            <w:bottom w:val="none" w:sz="0" w:space="0" w:color="auto"/>
            <w:right w:val="none" w:sz="0" w:space="0" w:color="auto"/>
          </w:divBdr>
        </w:div>
        <w:div w:id="1966353638">
          <w:marLeft w:val="480"/>
          <w:marRight w:val="0"/>
          <w:marTop w:val="0"/>
          <w:marBottom w:val="0"/>
          <w:divBdr>
            <w:top w:val="none" w:sz="0" w:space="0" w:color="auto"/>
            <w:left w:val="none" w:sz="0" w:space="0" w:color="auto"/>
            <w:bottom w:val="none" w:sz="0" w:space="0" w:color="auto"/>
            <w:right w:val="none" w:sz="0" w:space="0" w:color="auto"/>
          </w:divBdr>
        </w:div>
        <w:div w:id="1991978421">
          <w:marLeft w:val="480"/>
          <w:marRight w:val="0"/>
          <w:marTop w:val="0"/>
          <w:marBottom w:val="0"/>
          <w:divBdr>
            <w:top w:val="none" w:sz="0" w:space="0" w:color="auto"/>
            <w:left w:val="none" w:sz="0" w:space="0" w:color="auto"/>
            <w:bottom w:val="none" w:sz="0" w:space="0" w:color="auto"/>
            <w:right w:val="none" w:sz="0" w:space="0" w:color="auto"/>
          </w:divBdr>
        </w:div>
        <w:div w:id="2028483240">
          <w:marLeft w:val="480"/>
          <w:marRight w:val="0"/>
          <w:marTop w:val="0"/>
          <w:marBottom w:val="0"/>
          <w:divBdr>
            <w:top w:val="none" w:sz="0" w:space="0" w:color="auto"/>
            <w:left w:val="none" w:sz="0" w:space="0" w:color="auto"/>
            <w:bottom w:val="none" w:sz="0" w:space="0" w:color="auto"/>
            <w:right w:val="none" w:sz="0" w:space="0" w:color="auto"/>
          </w:divBdr>
        </w:div>
        <w:div w:id="2044015504">
          <w:marLeft w:val="480"/>
          <w:marRight w:val="0"/>
          <w:marTop w:val="0"/>
          <w:marBottom w:val="0"/>
          <w:divBdr>
            <w:top w:val="none" w:sz="0" w:space="0" w:color="auto"/>
            <w:left w:val="none" w:sz="0" w:space="0" w:color="auto"/>
            <w:bottom w:val="none" w:sz="0" w:space="0" w:color="auto"/>
            <w:right w:val="none" w:sz="0" w:space="0" w:color="auto"/>
          </w:divBdr>
        </w:div>
        <w:div w:id="2114352081">
          <w:marLeft w:val="480"/>
          <w:marRight w:val="0"/>
          <w:marTop w:val="0"/>
          <w:marBottom w:val="0"/>
          <w:divBdr>
            <w:top w:val="none" w:sz="0" w:space="0" w:color="auto"/>
            <w:left w:val="none" w:sz="0" w:space="0" w:color="auto"/>
            <w:bottom w:val="none" w:sz="0" w:space="0" w:color="auto"/>
            <w:right w:val="none" w:sz="0" w:space="0" w:color="auto"/>
          </w:divBdr>
        </w:div>
        <w:div w:id="2123188582">
          <w:marLeft w:val="480"/>
          <w:marRight w:val="0"/>
          <w:marTop w:val="0"/>
          <w:marBottom w:val="0"/>
          <w:divBdr>
            <w:top w:val="none" w:sz="0" w:space="0" w:color="auto"/>
            <w:left w:val="none" w:sz="0" w:space="0" w:color="auto"/>
            <w:bottom w:val="none" w:sz="0" w:space="0" w:color="auto"/>
            <w:right w:val="none" w:sz="0" w:space="0" w:color="auto"/>
          </w:divBdr>
        </w:div>
      </w:divsChild>
    </w:div>
    <w:div w:id="1323662920">
      <w:marLeft w:val="640"/>
      <w:marRight w:val="0"/>
      <w:marTop w:val="0"/>
      <w:marBottom w:val="0"/>
      <w:divBdr>
        <w:top w:val="none" w:sz="0" w:space="0" w:color="auto"/>
        <w:left w:val="none" w:sz="0" w:space="0" w:color="auto"/>
        <w:bottom w:val="none" w:sz="0" w:space="0" w:color="auto"/>
        <w:right w:val="none" w:sz="0" w:space="0" w:color="auto"/>
      </w:divBdr>
    </w:div>
    <w:div w:id="1324046834">
      <w:marLeft w:val="640"/>
      <w:marRight w:val="0"/>
      <w:marTop w:val="0"/>
      <w:marBottom w:val="0"/>
      <w:divBdr>
        <w:top w:val="none" w:sz="0" w:space="0" w:color="auto"/>
        <w:left w:val="none" w:sz="0" w:space="0" w:color="auto"/>
        <w:bottom w:val="none" w:sz="0" w:space="0" w:color="auto"/>
        <w:right w:val="none" w:sz="0" w:space="0" w:color="auto"/>
      </w:divBdr>
    </w:div>
    <w:div w:id="1324048838">
      <w:marLeft w:val="480"/>
      <w:marRight w:val="0"/>
      <w:marTop w:val="0"/>
      <w:marBottom w:val="0"/>
      <w:divBdr>
        <w:top w:val="none" w:sz="0" w:space="0" w:color="auto"/>
        <w:left w:val="none" w:sz="0" w:space="0" w:color="auto"/>
        <w:bottom w:val="none" w:sz="0" w:space="0" w:color="auto"/>
        <w:right w:val="none" w:sz="0" w:space="0" w:color="auto"/>
      </w:divBdr>
    </w:div>
    <w:div w:id="1324355719">
      <w:marLeft w:val="640"/>
      <w:marRight w:val="0"/>
      <w:marTop w:val="0"/>
      <w:marBottom w:val="0"/>
      <w:divBdr>
        <w:top w:val="none" w:sz="0" w:space="0" w:color="auto"/>
        <w:left w:val="none" w:sz="0" w:space="0" w:color="auto"/>
        <w:bottom w:val="none" w:sz="0" w:space="0" w:color="auto"/>
        <w:right w:val="none" w:sz="0" w:space="0" w:color="auto"/>
      </w:divBdr>
    </w:div>
    <w:div w:id="1325208653">
      <w:marLeft w:val="640"/>
      <w:marRight w:val="0"/>
      <w:marTop w:val="0"/>
      <w:marBottom w:val="0"/>
      <w:divBdr>
        <w:top w:val="none" w:sz="0" w:space="0" w:color="auto"/>
        <w:left w:val="none" w:sz="0" w:space="0" w:color="auto"/>
        <w:bottom w:val="none" w:sz="0" w:space="0" w:color="auto"/>
        <w:right w:val="none" w:sz="0" w:space="0" w:color="auto"/>
      </w:divBdr>
    </w:div>
    <w:div w:id="1325278680">
      <w:marLeft w:val="640"/>
      <w:marRight w:val="0"/>
      <w:marTop w:val="0"/>
      <w:marBottom w:val="0"/>
      <w:divBdr>
        <w:top w:val="none" w:sz="0" w:space="0" w:color="auto"/>
        <w:left w:val="none" w:sz="0" w:space="0" w:color="auto"/>
        <w:bottom w:val="none" w:sz="0" w:space="0" w:color="auto"/>
        <w:right w:val="none" w:sz="0" w:space="0" w:color="auto"/>
      </w:divBdr>
    </w:div>
    <w:div w:id="1325471677">
      <w:marLeft w:val="640"/>
      <w:marRight w:val="0"/>
      <w:marTop w:val="0"/>
      <w:marBottom w:val="0"/>
      <w:divBdr>
        <w:top w:val="none" w:sz="0" w:space="0" w:color="auto"/>
        <w:left w:val="none" w:sz="0" w:space="0" w:color="auto"/>
        <w:bottom w:val="none" w:sz="0" w:space="0" w:color="auto"/>
        <w:right w:val="none" w:sz="0" w:space="0" w:color="auto"/>
      </w:divBdr>
    </w:div>
    <w:div w:id="1325666479">
      <w:marLeft w:val="640"/>
      <w:marRight w:val="0"/>
      <w:marTop w:val="0"/>
      <w:marBottom w:val="0"/>
      <w:divBdr>
        <w:top w:val="none" w:sz="0" w:space="0" w:color="auto"/>
        <w:left w:val="none" w:sz="0" w:space="0" w:color="auto"/>
        <w:bottom w:val="none" w:sz="0" w:space="0" w:color="auto"/>
        <w:right w:val="none" w:sz="0" w:space="0" w:color="auto"/>
      </w:divBdr>
    </w:div>
    <w:div w:id="1326277760">
      <w:marLeft w:val="640"/>
      <w:marRight w:val="0"/>
      <w:marTop w:val="0"/>
      <w:marBottom w:val="0"/>
      <w:divBdr>
        <w:top w:val="none" w:sz="0" w:space="0" w:color="auto"/>
        <w:left w:val="none" w:sz="0" w:space="0" w:color="auto"/>
        <w:bottom w:val="none" w:sz="0" w:space="0" w:color="auto"/>
        <w:right w:val="none" w:sz="0" w:space="0" w:color="auto"/>
      </w:divBdr>
    </w:div>
    <w:div w:id="1326670848">
      <w:marLeft w:val="640"/>
      <w:marRight w:val="0"/>
      <w:marTop w:val="0"/>
      <w:marBottom w:val="0"/>
      <w:divBdr>
        <w:top w:val="none" w:sz="0" w:space="0" w:color="auto"/>
        <w:left w:val="none" w:sz="0" w:space="0" w:color="auto"/>
        <w:bottom w:val="none" w:sz="0" w:space="0" w:color="auto"/>
        <w:right w:val="none" w:sz="0" w:space="0" w:color="auto"/>
      </w:divBdr>
    </w:div>
    <w:div w:id="1326738433">
      <w:marLeft w:val="640"/>
      <w:marRight w:val="0"/>
      <w:marTop w:val="0"/>
      <w:marBottom w:val="0"/>
      <w:divBdr>
        <w:top w:val="none" w:sz="0" w:space="0" w:color="auto"/>
        <w:left w:val="none" w:sz="0" w:space="0" w:color="auto"/>
        <w:bottom w:val="none" w:sz="0" w:space="0" w:color="auto"/>
        <w:right w:val="none" w:sz="0" w:space="0" w:color="auto"/>
      </w:divBdr>
    </w:div>
    <w:div w:id="1326780952">
      <w:bodyDiv w:val="1"/>
      <w:marLeft w:val="0"/>
      <w:marRight w:val="0"/>
      <w:marTop w:val="0"/>
      <w:marBottom w:val="0"/>
      <w:divBdr>
        <w:top w:val="none" w:sz="0" w:space="0" w:color="auto"/>
        <w:left w:val="none" w:sz="0" w:space="0" w:color="auto"/>
        <w:bottom w:val="none" w:sz="0" w:space="0" w:color="auto"/>
        <w:right w:val="none" w:sz="0" w:space="0" w:color="auto"/>
      </w:divBdr>
    </w:div>
    <w:div w:id="1326934782">
      <w:marLeft w:val="480"/>
      <w:marRight w:val="0"/>
      <w:marTop w:val="0"/>
      <w:marBottom w:val="0"/>
      <w:divBdr>
        <w:top w:val="none" w:sz="0" w:space="0" w:color="auto"/>
        <w:left w:val="none" w:sz="0" w:space="0" w:color="auto"/>
        <w:bottom w:val="none" w:sz="0" w:space="0" w:color="auto"/>
        <w:right w:val="none" w:sz="0" w:space="0" w:color="auto"/>
      </w:divBdr>
    </w:div>
    <w:div w:id="1327247761">
      <w:marLeft w:val="640"/>
      <w:marRight w:val="0"/>
      <w:marTop w:val="0"/>
      <w:marBottom w:val="0"/>
      <w:divBdr>
        <w:top w:val="none" w:sz="0" w:space="0" w:color="auto"/>
        <w:left w:val="none" w:sz="0" w:space="0" w:color="auto"/>
        <w:bottom w:val="none" w:sz="0" w:space="0" w:color="auto"/>
        <w:right w:val="none" w:sz="0" w:space="0" w:color="auto"/>
      </w:divBdr>
    </w:div>
    <w:div w:id="1327324154">
      <w:marLeft w:val="640"/>
      <w:marRight w:val="0"/>
      <w:marTop w:val="0"/>
      <w:marBottom w:val="0"/>
      <w:divBdr>
        <w:top w:val="none" w:sz="0" w:space="0" w:color="auto"/>
        <w:left w:val="none" w:sz="0" w:space="0" w:color="auto"/>
        <w:bottom w:val="none" w:sz="0" w:space="0" w:color="auto"/>
        <w:right w:val="none" w:sz="0" w:space="0" w:color="auto"/>
      </w:divBdr>
    </w:div>
    <w:div w:id="1327512608">
      <w:marLeft w:val="640"/>
      <w:marRight w:val="0"/>
      <w:marTop w:val="0"/>
      <w:marBottom w:val="0"/>
      <w:divBdr>
        <w:top w:val="none" w:sz="0" w:space="0" w:color="auto"/>
        <w:left w:val="none" w:sz="0" w:space="0" w:color="auto"/>
        <w:bottom w:val="none" w:sz="0" w:space="0" w:color="auto"/>
        <w:right w:val="none" w:sz="0" w:space="0" w:color="auto"/>
      </w:divBdr>
    </w:div>
    <w:div w:id="1327779420">
      <w:marLeft w:val="640"/>
      <w:marRight w:val="0"/>
      <w:marTop w:val="0"/>
      <w:marBottom w:val="0"/>
      <w:divBdr>
        <w:top w:val="none" w:sz="0" w:space="0" w:color="auto"/>
        <w:left w:val="none" w:sz="0" w:space="0" w:color="auto"/>
        <w:bottom w:val="none" w:sz="0" w:space="0" w:color="auto"/>
        <w:right w:val="none" w:sz="0" w:space="0" w:color="auto"/>
      </w:divBdr>
    </w:div>
    <w:div w:id="1327781934">
      <w:marLeft w:val="640"/>
      <w:marRight w:val="0"/>
      <w:marTop w:val="0"/>
      <w:marBottom w:val="0"/>
      <w:divBdr>
        <w:top w:val="none" w:sz="0" w:space="0" w:color="auto"/>
        <w:left w:val="none" w:sz="0" w:space="0" w:color="auto"/>
        <w:bottom w:val="none" w:sz="0" w:space="0" w:color="auto"/>
        <w:right w:val="none" w:sz="0" w:space="0" w:color="auto"/>
      </w:divBdr>
    </w:div>
    <w:div w:id="1328092812">
      <w:marLeft w:val="640"/>
      <w:marRight w:val="0"/>
      <w:marTop w:val="0"/>
      <w:marBottom w:val="0"/>
      <w:divBdr>
        <w:top w:val="none" w:sz="0" w:space="0" w:color="auto"/>
        <w:left w:val="none" w:sz="0" w:space="0" w:color="auto"/>
        <w:bottom w:val="none" w:sz="0" w:space="0" w:color="auto"/>
        <w:right w:val="none" w:sz="0" w:space="0" w:color="auto"/>
      </w:divBdr>
    </w:div>
    <w:div w:id="1328287514">
      <w:bodyDiv w:val="1"/>
      <w:marLeft w:val="0"/>
      <w:marRight w:val="0"/>
      <w:marTop w:val="0"/>
      <w:marBottom w:val="0"/>
      <w:divBdr>
        <w:top w:val="none" w:sz="0" w:space="0" w:color="auto"/>
        <w:left w:val="none" w:sz="0" w:space="0" w:color="auto"/>
        <w:bottom w:val="none" w:sz="0" w:space="0" w:color="auto"/>
        <w:right w:val="none" w:sz="0" w:space="0" w:color="auto"/>
      </w:divBdr>
    </w:div>
    <w:div w:id="1328359972">
      <w:marLeft w:val="640"/>
      <w:marRight w:val="0"/>
      <w:marTop w:val="0"/>
      <w:marBottom w:val="0"/>
      <w:divBdr>
        <w:top w:val="none" w:sz="0" w:space="0" w:color="auto"/>
        <w:left w:val="none" w:sz="0" w:space="0" w:color="auto"/>
        <w:bottom w:val="none" w:sz="0" w:space="0" w:color="auto"/>
        <w:right w:val="none" w:sz="0" w:space="0" w:color="auto"/>
      </w:divBdr>
    </w:div>
    <w:div w:id="1328553767">
      <w:marLeft w:val="640"/>
      <w:marRight w:val="0"/>
      <w:marTop w:val="0"/>
      <w:marBottom w:val="0"/>
      <w:divBdr>
        <w:top w:val="none" w:sz="0" w:space="0" w:color="auto"/>
        <w:left w:val="none" w:sz="0" w:space="0" w:color="auto"/>
        <w:bottom w:val="none" w:sz="0" w:space="0" w:color="auto"/>
        <w:right w:val="none" w:sz="0" w:space="0" w:color="auto"/>
      </w:divBdr>
    </w:div>
    <w:div w:id="1328821332">
      <w:marLeft w:val="640"/>
      <w:marRight w:val="0"/>
      <w:marTop w:val="0"/>
      <w:marBottom w:val="0"/>
      <w:divBdr>
        <w:top w:val="none" w:sz="0" w:space="0" w:color="auto"/>
        <w:left w:val="none" w:sz="0" w:space="0" w:color="auto"/>
        <w:bottom w:val="none" w:sz="0" w:space="0" w:color="auto"/>
        <w:right w:val="none" w:sz="0" w:space="0" w:color="auto"/>
      </w:divBdr>
    </w:div>
    <w:div w:id="1329482991">
      <w:marLeft w:val="640"/>
      <w:marRight w:val="0"/>
      <w:marTop w:val="0"/>
      <w:marBottom w:val="0"/>
      <w:divBdr>
        <w:top w:val="none" w:sz="0" w:space="0" w:color="auto"/>
        <w:left w:val="none" w:sz="0" w:space="0" w:color="auto"/>
        <w:bottom w:val="none" w:sz="0" w:space="0" w:color="auto"/>
        <w:right w:val="none" w:sz="0" w:space="0" w:color="auto"/>
      </w:divBdr>
    </w:div>
    <w:div w:id="1330406413">
      <w:marLeft w:val="640"/>
      <w:marRight w:val="0"/>
      <w:marTop w:val="0"/>
      <w:marBottom w:val="0"/>
      <w:divBdr>
        <w:top w:val="none" w:sz="0" w:space="0" w:color="auto"/>
        <w:left w:val="none" w:sz="0" w:space="0" w:color="auto"/>
        <w:bottom w:val="none" w:sz="0" w:space="0" w:color="auto"/>
        <w:right w:val="none" w:sz="0" w:space="0" w:color="auto"/>
      </w:divBdr>
    </w:div>
    <w:div w:id="1331367965">
      <w:marLeft w:val="640"/>
      <w:marRight w:val="0"/>
      <w:marTop w:val="0"/>
      <w:marBottom w:val="0"/>
      <w:divBdr>
        <w:top w:val="none" w:sz="0" w:space="0" w:color="auto"/>
        <w:left w:val="none" w:sz="0" w:space="0" w:color="auto"/>
        <w:bottom w:val="none" w:sz="0" w:space="0" w:color="auto"/>
        <w:right w:val="none" w:sz="0" w:space="0" w:color="auto"/>
      </w:divBdr>
    </w:div>
    <w:div w:id="1331524904">
      <w:marLeft w:val="640"/>
      <w:marRight w:val="0"/>
      <w:marTop w:val="0"/>
      <w:marBottom w:val="0"/>
      <w:divBdr>
        <w:top w:val="none" w:sz="0" w:space="0" w:color="auto"/>
        <w:left w:val="none" w:sz="0" w:space="0" w:color="auto"/>
        <w:bottom w:val="none" w:sz="0" w:space="0" w:color="auto"/>
        <w:right w:val="none" w:sz="0" w:space="0" w:color="auto"/>
      </w:divBdr>
    </w:div>
    <w:div w:id="1331837462">
      <w:marLeft w:val="640"/>
      <w:marRight w:val="0"/>
      <w:marTop w:val="0"/>
      <w:marBottom w:val="0"/>
      <w:divBdr>
        <w:top w:val="none" w:sz="0" w:space="0" w:color="auto"/>
        <w:left w:val="none" w:sz="0" w:space="0" w:color="auto"/>
        <w:bottom w:val="none" w:sz="0" w:space="0" w:color="auto"/>
        <w:right w:val="none" w:sz="0" w:space="0" w:color="auto"/>
      </w:divBdr>
    </w:div>
    <w:div w:id="1332027153">
      <w:marLeft w:val="640"/>
      <w:marRight w:val="0"/>
      <w:marTop w:val="0"/>
      <w:marBottom w:val="0"/>
      <w:divBdr>
        <w:top w:val="none" w:sz="0" w:space="0" w:color="auto"/>
        <w:left w:val="none" w:sz="0" w:space="0" w:color="auto"/>
        <w:bottom w:val="none" w:sz="0" w:space="0" w:color="auto"/>
        <w:right w:val="none" w:sz="0" w:space="0" w:color="auto"/>
      </w:divBdr>
    </w:div>
    <w:div w:id="1332175087">
      <w:marLeft w:val="640"/>
      <w:marRight w:val="0"/>
      <w:marTop w:val="0"/>
      <w:marBottom w:val="0"/>
      <w:divBdr>
        <w:top w:val="none" w:sz="0" w:space="0" w:color="auto"/>
        <w:left w:val="none" w:sz="0" w:space="0" w:color="auto"/>
        <w:bottom w:val="none" w:sz="0" w:space="0" w:color="auto"/>
        <w:right w:val="none" w:sz="0" w:space="0" w:color="auto"/>
      </w:divBdr>
    </w:div>
    <w:div w:id="1333144823">
      <w:marLeft w:val="640"/>
      <w:marRight w:val="0"/>
      <w:marTop w:val="0"/>
      <w:marBottom w:val="0"/>
      <w:divBdr>
        <w:top w:val="none" w:sz="0" w:space="0" w:color="auto"/>
        <w:left w:val="none" w:sz="0" w:space="0" w:color="auto"/>
        <w:bottom w:val="none" w:sz="0" w:space="0" w:color="auto"/>
        <w:right w:val="none" w:sz="0" w:space="0" w:color="auto"/>
      </w:divBdr>
    </w:div>
    <w:div w:id="1333487903">
      <w:marLeft w:val="640"/>
      <w:marRight w:val="0"/>
      <w:marTop w:val="0"/>
      <w:marBottom w:val="0"/>
      <w:divBdr>
        <w:top w:val="none" w:sz="0" w:space="0" w:color="auto"/>
        <w:left w:val="none" w:sz="0" w:space="0" w:color="auto"/>
        <w:bottom w:val="none" w:sz="0" w:space="0" w:color="auto"/>
        <w:right w:val="none" w:sz="0" w:space="0" w:color="auto"/>
      </w:divBdr>
    </w:div>
    <w:div w:id="1333610150">
      <w:marLeft w:val="640"/>
      <w:marRight w:val="0"/>
      <w:marTop w:val="0"/>
      <w:marBottom w:val="0"/>
      <w:divBdr>
        <w:top w:val="none" w:sz="0" w:space="0" w:color="auto"/>
        <w:left w:val="none" w:sz="0" w:space="0" w:color="auto"/>
        <w:bottom w:val="none" w:sz="0" w:space="0" w:color="auto"/>
        <w:right w:val="none" w:sz="0" w:space="0" w:color="auto"/>
      </w:divBdr>
    </w:div>
    <w:div w:id="1333793946">
      <w:marLeft w:val="640"/>
      <w:marRight w:val="0"/>
      <w:marTop w:val="0"/>
      <w:marBottom w:val="0"/>
      <w:divBdr>
        <w:top w:val="none" w:sz="0" w:space="0" w:color="auto"/>
        <w:left w:val="none" w:sz="0" w:space="0" w:color="auto"/>
        <w:bottom w:val="none" w:sz="0" w:space="0" w:color="auto"/>
        <w:right w:val="none" w:sz="0" w:space="0" w:color="auto"/>
      </w:divBdr>
    </w:div>
    <w:div w:id="1334182760">
      <w:marLeft w:val="640"/>
      <w:marRight w:val="0"/>
      <w:marTop w:val="0"/>
      <w:marBottom w:val="0"/>
      <w:divBdr>
        <w:top w:val="none" w:sz="0" w:space="0" w:color="auto"/>
        <w:left w:val="none" w:sz="0" w:space="0" w:color="auto"/>
        <w:bottom w:val="none" w:sz="0" w:space="0" w:color="auto"/>
        <w:right w:val="none" w:sz="0" w:space="0" w:color="auto"/>
      </w:divBdr>
    </w:div>
    <w:div w:id="1334575550">
      <w:marLeft w:val="640"/>
      <w:marRight w:val="0"/>
      <w:marTop w:val="0"/>
      <w:marBottom w:val="0"/>
      <w:divBdr>
        <w:top w:val="none" w:sz="0" w:space="0" w:color="auto"/>
        <w:left w:val="none" w:sz="0" w:space="0" w:color="auto"/>
        <w:bottom w:val="none" w:sz="0" w:space="0" w:color="auto"/>
        <w:right w:val="none" w:sz="0" w:space="0" w:color="auto"/>
      </w:divBdr>
    </w:div>
    <w:div w:id="1334838283">
      <w:marLeft w:val="640"/>
      <w:marRight w:val="0"/>
      <w:marTop w:val="0"/>
      <w:marBottom w:val="0"/>
      <w:divBdr>
        <w:top w:val="none" w:sz="0" w:space="0" w:color="auto"/>
        <w:left w:val="none" w:sz="0" w:space="0" w:color="auto"/>
        <w:bottom w:val="none" w:sz="0" w:space="0" w:color="auto"/>
        <w:right w:val="none" w:sz="0" w:space="0" w:color="auto"/>
      </w:divBdr>
    </w:div>
    <w:div w:id="1336420770">
      <w:marLeft w:val="640"/>
      <w:marRight w:val="0"/>
      <w:marTop w:val="0"/>
      <w:marBottom w:val="0"/>
      <w:divBdr>
        <w:top w:val="none" w:sz="0" w:space="0" w:color="auto"/>
        <w:left w:val="none" w:sz="0" w:space="0" w:color="auto"/>
        <w:bottom w:val="none" w:sz="0" w:space="0" w:color="auto"/>
        <w:right w:val="none" w:sz="0" w:space="0" w:color="auto"/>
      </w:divBdr>
    </w:div>
    <w:div w:id="1336566105">
      <w:marLeft w:val="640"/>
      <w:marRight w:val="0"/>
      <w:marTop w:val="0"/>
      <w:marBottom w:val="0"/>
      <w:divBdr>
        <w:top w:val="none" w:sz="0" w:space="0" w:color="auto"/>
        <w:left w:val="none" w:sz="0" w:space="0" w:color="auto"/>
        <w:bottom w:val="none" w:sz="0" w:space="0" w:color="auto"/>
        <w:right w:val="none" w:sz="0" w:space="0" w:color="auto"/>
      </w:divBdr>
    </w:div>
    <w:div w:id="1337151211">
      <w:bodyDiv w:val="1"/>
      <w:marLeft w:val="0"/>
      <w:marRight w:val="0"/>
      <w:marTop w:val="0"/>
      <w:marBottom w:val="0"/>
      <w:divBdr>
        <w:top w:val="none" w:sz="0" w:space="0" w:color="auto"/>
        <w:left w:val="none" w:sz="0" w:space="0" w:color="auto"/>
        <w:bottom w:val="none" w:sz="0" w:space="0" w:color="auto"/>
        <w:right w:val="none" w:sz="0" w:space="0" w:color="auto"/>
      </w:divBdr>
    </w:div>
    <w:div w:id="1337227465">
      <w:marLeft w:val="640"/>
      <w:marRight w:val="0"/>
      <w:marTop w:val="0"/>
      <w:marBottom w:val="0"/>
      <w:divBdr>
        <w:top w:val="none" w:sz="0" w:space="0" w:color="auto"/>
        <w:left w:val="none" w:sz="0" w:space="0" w:color="auto"/>
        <w:bottom w:val="none" w:sz="0" w:space="0" w:color="auto"/>
        <w:right w:val="none" w:sz="0" w:space="0" w:color="auto"/>
      </w:divBdr>
    </w:div>
    <w:div w:id="1337268050">
      <w:marLeft w:val="640"/>
      <w:marRight w:val="0"/>
      <w:marTop w:val="0"/>
      <w:marBottom w:val="0"/>
      <w:divBdr>
        <w:top w:val="none" w:sz="0" w:space="0" w:color="auto"/>
        <w:left w:val="none" w:sz="0" w:space="0" w:color="auto"/>
        <w:bottom w:val="none" w:sz="0" w:space="0" w:color="auto"/>
        <w:right w:val="none" w:sz="0" w:space="0" w:color="auto"/>
      </w:divBdr>
    </w:div>
    <w:div w:id="1337270047">
      <w:marLeft w:val="640"/>
      <w:marRight w:val="0"/>
      <w:marTop w:val="0"/>
      <w:marBottom w:val="0"/>
      <w:divBdr>
        <w:top w:val="none" w:sz="0" w:space="0" w:color="auto"/>
        <w:left w:val="none" w:sz="0" w:space="0" w:color="auto"/>
        <w:bottom w:val="none" w:sz="0" w:space="0" w:color="auto"/>
        <w:right w:val="none" w:sz="0" w:space="0" w:color="auto"/>
      </w:divBdr>
    </w:div>
    <w:div w:id="1337727527">
      <w:marLeft w:val="640"/>
      <w:marRight w:val="0"/>
      <w:marTop w:val="0"/>
      <w:marBottom w:val="0"/>
      <w:divBdr>
        <w:top w:val="none" w:sz="0" w:space="0" w:color="auto"/>
        <w:left w:val="none" w:sz="0" w:space="0" w:color="auto"/>
        <w:bottom w:val="none" w:sz="0" w:space="0" w:color="auto"/>
        <w:right w:val="none" w:sz="0" w:space="0" w:color="auto"/>
      </w:divBdr>
    </w:div>
    <w:div w:id="1338926429">
      <w:marLeft w:val="640"/>
      <w:marRight w:val="0"/>
      <w:marTop w:val="0"/>
      <w:marBottom w:val="0"/>
      <w:divBdr>
        <w:top w:val="none" w:sz="0" w:space="0" w:color="auto"/>
        <w:left w:val="none" w:sz="0" w:space="0" w:color="auto"/>
        <w:bottom w:val="none" w:sz="0" w:space="0" w:color="auto"/>
        <w:right w:val="none" w:sz="0" w:space="0" w:color="auto"/>
      </w:divBdr>
    </w:div>
    <w:div w:id="1339043673">
      <w:marLeft w:val="640"/>
      <w:marRight w:val="0"/>
      <w:marTop w:val="0"/>
      <w:marBottom w:val="0"/>
      <w:divBdr>
        <w:top w:val="none" w:sz="0" w:space="0" w:color="auto"/>
        <w:left w:val="none" w:sz="0" w:space="0" w:color="auto"/>
        <w:bottom w:val="none" w:sz="0" w:space="0" w:color="auto"/>
        <w:right w:val="none" w:sz="0" w:space="0" w:color="auto"/>
      </w:divBdr>
    </w:div>
    <w:div w:id="1340111643">
      <w:marLeft w:val="640"/>
      <w:marRight w:val="0"/>
      <w:marTop w:val="0"/>
      <w:marBottom w:val="0"/>
      <w:divBdr>
        <w:top w:val="none" w:sz="0" w:space="0" w:color="auto"/>
        <w:left w:val="none" w:sz="0" w:space="0" w:color="auto"/>
        <w:bottom w:val="none" w:sz="0" w:space="0" w:color="auto"/>
        <w:right w:val="none" w:sz="0" w:space="0" w:color="auto"/>
      </w:divBdr>
    </w:div>
    <w:div w:id="1340235227">
      <w:bodyDiv w:val="1"/>
      <w:marLeft w:val="0"/>
      <w:marRight w:val="0"/>
      <w:marTop w:val="0"/>
      <w:marBottom w:val="0"/>
      <w:divBdr>
        <w:top w:val="none" w:sz="0" w:space="0" w:color="auto"/>
        <w:left w:val="none" w:sz="0" w:space="0" w:color="auto"/>
        <w:bottom w:val="none" w:sz="0" w:space="0" w:color="auto"/>
        <w:right w:val="none" w:sz="0" w:space="0" w:color="auto"/>
      </w:divBdr>
    </w:div>
    <w:div w:id="1340624325">
      <w:marLeft w:val="640"/>
      <w:marRight w:val="0"/>
      <w:marTop w:val="0"/>
      <w:marBottom w:val="0"/>
      <w:divBdr>
        <w:top w:val="none" w:sz="0" w:space="0" w:color="auto"/>
        <w:left w:val="none" w:sz="0" w:space="0" w:color="auto"/>
        <w:bottom w:val="none" w:sz="0" w:space="0" w:color="auto"/>
        <w:right w:val="none" w:sz="0" w:space="0" w:color="auto"/>
      </w:divBdr>
    </w:div>
    <w:div w:id="1340739656">
      <w:bodyDiv w:val="1"/>
      <w:marLeft w:val="0"/>
      <w:marRight w:val="0"/>
      <w:marTop w:val="0"/>
      <w:marBottom w:val="0"/>
      <w:divBdr>
        <w:top w:val="none" w:sz="0" w:space="0" w:color="auto"/>
        <w:left w:val="none" w:sz="0" w:space="0" w:color="auto"/>
        <w:bottom w:val="none" w:sz="0" w:space="0" w:color="auto"/>
        <w:right w:val="none" w:sz="0" w:space="0" w:color="auto"/>
      </w:divBdr>
    </w:div>
    <w:div w:id="1340817334">
      <w:marLeft w:val="640"/>
      <w:marRight w:val="0"/>
      <w:marTop w:val="0"/>
      <w:marBottom w:val="0"/>
      <w:divBdr>
        <w:top w:val="none" w:sz="0" w:space="0" w:color="auto"/>
        <w:left w:val="none" w:sz="0" w:space="0" w:color="auto"/>
        <w:bottom w:val="none" w:sz="0" w:space="0" w:color="auto"/>
        <w:right w:val="none" w:sz="0" w:space="0" w:color="auto"/>
      </w:divBdr>
    </w:div>
    <w:div w:id="1342388016">
      <w:marLeft w:val="640"/>
      <w:marRight w:val="0"/>
      <w:marTop w:val="0"/>
      <w:marBottom w:val="0"/>
      <w:divBdr>
        <w:top w:val="none" w:sz="0" w:space="0" w:color="auto"/>
        <w:left w:val="none" w:sz="0" w:space="0" w:color="auto"/>
        <w:bottom w:val="none" w:sz="0" w:space="0" w:color="auto"/>
        <w:right w:val="none" w:sz="0" w:space="0" w:color="auto"/>
      </w:divBdr>
    </w:div>
    <w:div w:id="1342587229">
      <w:marLeft w:val="640"/>
      <w:marRight w:val="0"/>
      <w:marTop w:val="0"/>
      <w:marBottom w:val="0"/>
      <w:divBdr>
        <w:top w:val="none" w:sz="0" w:space="0" w:color="auto"/>
        <w:left w:val="none" w:sz="0" w:space="0" w:color="auto"/>
        <w:bottom w:val="none" w:sz="0" w:space="0" w:color="auto"/>
        <w:right w:val="none" w:sz="0" w:space="0" w:color="auto"/>
      </w:divBdr>
    </w:div>
    <w:div w:id="1342853029">
      <w:marLeft w:val="640"/>
      <w:marRight w:val="0"/>
      <w:marTop w:val="0"/>
      <w:marBottom w:val="0"/>
      <w:divBdr>
        <w:top w:val="none" w:sz="0" w:space="0" w:color="auto"/>
        <w:left w:val="none" w:sz="0" w:space="0" w:color="auto"/>
        <w:bottom w:val="none" w:sz="0" w:space="0" w:color="auto"/>
        <w:right w:val="none" w:sz="0" w:space="0" w:color="auto"/>
      </w:divBdr>
    </w:div>
    <w:div w:id="1343237099">
      <w:bodyDiv w:val="1"/>
      <w:marLeft w:val="0"/>
      <w:marRight w:val="0"/>
      <w:marTop w:val="0"/>
      <w:marBottom w:val="0"/>
      <w:divBdr>
        <w:top w:val="none" w:sz="0" w:space="0" w:color="auto"/>
        <w:left w:val="none" w:sz="0" w:space="0" w:color="auto"/>
        <w:bottom w:val="none" w:sz="0" w:space="0" w:color="auto"/>
        <w:right w:val="none" w:sz="0" w:space="0" w:color="auto"/>
      </w:divBdr>
    </w:div>
    <w:div w:id="1343242872">
      <w:bodyDiv w:val="1"/>
      <w:marLeft w:val="0"/>
      <w:marRight w:val="0"/>
      <w:marTop w:val="0"/>
      <w:marBottom w:val="0"/>
      <w:divBdr>
        <w:top w:val="none" w:sz="0" w:space="0" w:color="auto"/>
        <w:left w:val="none" w:sz="0" w:space="0" w:color="auto"/>
        <w:bottom w:val="none" w:sz="0" w:space="0" w:color="auto"/>
        <w:right w:val="none" w:sz="0" w:space="0" w:color="auto"/>
      </w:divBdr>
    </w:div>
    <w:div w:id="1343972120">
      <w:marLeft w:val="640"/>
      <w:marRight w:val="0"/>
      <w:marTop w:val="0"/>
      <w:marBottom w:val="0"/>
      <w:divBdr>
        <w:top w:val="none" w:sz="0" w:space="0" w:color="auto"/>
        <w:left w:val="none" w:sz="0" w:space="0" w:color="auto"/>
        <w:bottom w:val="none" w:sz="0" w:space="0" w:color="auto"/>
        <w:right w:val="none" w:sz="0" w:space="0" w:color="auto"/>
      </w:divBdr>
    </w:div>
    <w:div w:id="1343974719">
      <w:marLeft w:val="640"/>
      <w:marRight w:val="0"/>
      <w:marTop w:val="0"/>
      <w:marBottom w:val="0"/>
      <w:divBdr>
        <w:top w:val="none" w:sz="0" w:space="0" w:color="auto"/>
        <w:left w:val="none" w:sz="0" w:space="0" w:color="auto"/>
        <w:bottom w:val="none" w:sz="0" w:space="0" w:color="auto"/>
        <w:right w:val="none" w:sz="0" w:space="0" w:color="auto"/>
      </w:divBdr>
    </w:div>
    <w:div w:id="1343974740">
      <w:bodyDiv w:val="1"/>
      <w:marLeft w:val="0"/>
      <w:marRight w:val="0"/>
      <w:marTop w:val="0"/>
      <w:marBottom w:val="0"/>
      <w:divBdr>
        <w:top w:val="none" w:sz="0" w:space="0" w:color="auto"/>
        <w:left w:val="none" w:sz="0" w:space="0" w:color="auto"/>
        <w:bottom w:val="none" w:sz="0" w:space="0" w:color="auto"/>
        <w:right w:val="none" w:sz="0" w:space="0" w:color="auto"/>
      </w:divBdr>
    </w:div>
    <w:div w:id="1344285170">
      <w:marLeft w:val="640"/>
      <w:marRight w:val="0"/>
      <w:marTop w:val="0"/>
      <w:marBottom w:val="0"/>
      <w:divBdr>
        <w:top w:val="none" w:sz="0" w:space="0" w:color="auto"/>
        <w:left w:val="none" w:sz="0" w:space="0" w:color="auto"/>
        <w:bottom w:val="none" w:sz="0" w:space="0" w:color="auto"/>
        <w:right w:val="none" w:sz="0" w:space="0" w:color="auto"/>
      </w:divBdr>
    </w:div>
    <w:div w:id="1344359302">
      <w:marLeft w:val="640"/>
      <w:marRight w:val="0"/>
      <w:marTop w:val="0"/>
      <w:marBottom w:val="0"/>
      <w:divBdr>
        <w:top w:val="none" w:sz="0" w:space="0" w:color="auto"/>
        <w:left w:val="none" w:sz="0" w:space="0" w:color="auto"/>
        <w:bottom w:val="none" w:sz="0" w:space="0" w:color="auto"/>
        <w:right w:val="none" w:sz="0" w:space="0" w:color="auto"/>
      </w:divBdr>
    </w:div>
    <w:div w:id="1344361132">
      <w:marLeft w:val="640"/>
      <w:marRight w:val="0"/>
      <w:marTop w:val="0"/>
      <w:marBottom w:val="0"/>
      <w:divBdr>
        <w:top w:val="none" w:sz="0" w:space="0" w:color="auto"/>
        <w:left w:val="none" w:sz="0" w:space="0" w:color="auto"/>
        <w:bottom w:val="none" w:sz="0" w:space="0" w:color="auto"/>
        <w:right w:val="none" w:sz="0" w:space="0" w:color="auto"/>
      </w:divBdr>
    </w:div>
    <w:div w:id="1344551835">
      <w:marLeft w:val="640"/>
      <w:marRight w:val="0"/>
      <w:marTop w:val="0"/>
      <w:marBottom w:val="0"/>
      <w:divBdr>
        <w:top w:val="none" w:sz="0" w:space="0" w:color="auto"/>
        <w:left w:val="none" w:sz="0" w:space="0" w:color="auto"/>
        <w:bottom w:val="none" w:sz="0" w:space="0" w:color="auto"/>
        <w:right w:val="none" w:sz="0" w:space="0" w:color="auto"/>
      </w:divBdr>
    </w:div>
    <w:div w:id="1344937304">
      <w:marLeft w:val="480"/>
      <w:marRight w:val="0"/>
      <w:marTop w:val="0"/>
      <w:marBottom w:val="0"/>
      <w:divBdr>
        <w:top w:val="none" w:sz="0" w:space="0" w:color="auto"/>
        <w:left w:val="none" w:sz="0" w:space="0" w:color="auto"/>
        <w:bottom w:val="none" w:sz="0" w:space="0" w:color="auto"/>
        <w:right w:val="none" w:sz="0" w:space="0" w:color="auto"/>
      </w:divBdr>
    </w:div>
    <w:div w:id="1345009791">
      <w:marLeft w:val="640"/>
      <w:marRight w:val="0"/>
      <w:marTop w:val="0"/>
      <w:marBottom w:val="0"/>
      <w:divBdr>
        <w:top w:val="none" w:sz="0" w:space="0" w:color="auto"/>
        <w:left w:val="none" w:sz="0" w:space="0" w:color="auto"/>
        <w:bottom w:val="none" w:sz="0" w:space="0" w:color="auto"/>
        <w:right w:val="none" w:sz="0" w:space="0" w:color="auto"/>
      </w:divBdr>
    </w:div>
    <w:div w:id="1345278141">
      <w:bodyDiv w:val="1"/>
      <w:marLeft w:val="0"/>
      <w:marRight w:val="0"/>
      <w:marTop w:val="0"/>
      <w:marBottom w:val="0"/>
      <w:divBdr>
        <w:top w:val="none" w:sz="0" w:space="0" w:color="auto"/>
        <w:left w:val="none" w:sz="0" w:space="0" w:color="auto"/>
        <w:bottom w:val="none" w:sz="0" w:space="0" w:color="auto"/>
        <w:right w:val="none" w:sz="0" w:space="0" w:color="auto"/>
      </w:divBdr>
    </w:div>
    <w:div w:id="1345548233">
      <w:marLeft w:val="640"/>
      <w:marRight w:val="0"/>
      <w:marTop w:val="0"/>
      <w:marBottom w:val="0"/>
      <w:divBdr>
        <w:top w:val="none" w:sz="0" w:space="0" w:color="auto"/>
        <w:left w:val="none" w:sz="0" w:space="0" w:color="auto"/>
        <w:bottom w:val="none" w:sz="0" w:space="0" w:color="auto"/>
        <w:right w:val="none" w:sz="0" w:space="0" w:color="auto"/>
      </w:divBdr>
    </w:div>
    <w:div w:id="1346011046">
      <w:bodyDiv w:val="1"/>
      <w:marLeft w:val="0"/>
      <w:marRight w:val="0"/>
      <w:marTop w:val="0"/>
      <w:marBottom w:val="0"/>
      <w:divBdr>
        <w:top w:val="none" w:sz="0" w:space="0" w:color="auto"/>
        <w:left w:val="none" w:sz="0" w:space="0" w:color="auto"/>
        <w:bottom w:val="none" w:sz="0" w:space="0" w:color="auto"/>
        <w:right w:val="none" w:sz="0" w:space="0" w:color="auto"/>
      </w:divBdr>
      <w:divsChild>
        <w:div w:id="22755046">
          <w:marLeft w:val="480"/>
          <w:marRight w:val="0"/>
          <w:marTop w:val="0"/>
          <w:marBottom w:val="0"/>
          <w:divBdr>
            <w:top w:val="none" w:sz="0" w:space="0" w:color="auto"/>
            <w:left w:val="none" w:sz="0" w:space="0" w:color="auto"/>
            <w:bottom w:val="none" w:sz="0" w:space="0" w:color="auto"/>
            <w:right w:val="none" w:sz="0" w:space="0" w:color="auto"/>
          </w:divBdr>
        </w:div>
        <w:div w:id="37820413">
          <w:marLeft w:val="480"/>
          <w:marRight w:val="0"/>
          <w:marTop w:val="0"/>
          <w:marBottom w:val="0"/>
          <w:divBdr>
            <w:top w:val="none" w:sz="0" w:space="0" w:color="auto"/>
            <w:left w:val="none" w:sz="0" w:space="0" w:color="auto"/>
            <w:bottom w:val="none" w:sz="0" w:space="0" w:color="auto"/>
            <w:right w:val="none" w:sz="0" w:space="0" w:color="auto"/>
          </w:divBdr>
        </w:div>
        <w:div w:id="60637523">
          <w:marLeft w:val="480"/>
          <w:marRight w:val="0"/>
          <w:marTop w:val="0"/>
          <w:marBottom w:val="0"/>
          <w:divBdr>
            <w:top w:val="none" w:sz="0" w:space="0" w:color="auto"/>
            <w:left w:val="none" w:sz="0" w:space="0" w:color="auto"/>
            <w:bottom w:val="none" w:sz="0" w:space="0" w:color="auto"/>
            <w:right w:val="none" w:sz="0" w:space="0" w:color="auto"/>
          </w:divBdr>
        </w:div>
        <w:div w:id="89088768">
          <w:marLeft w:val="480"/>
          <w:marRight w:val="0"/>
          <w:marTop w:val="0"/>
          <w:marBottom w:val="0"/>
          <w:divBdr>
            <w:top w:val="none" w:sz="0" w:space="0" w:color="auto"/>
            <w:left w:val="none" w:sz="0" w:space="0" w:color="auto"/>
            <w:bottom w:val="none" w:sz="0" w:space="0" w:color="auto"/>
            <w:right w:val="none" w:sz="0" w:space="0" w:color="auto"/>
          </w:divBdr>
        </w:div>
        <w:div w:id="111169361">
          <w:marLeft w:val="480"/>
          <w:marRight w:val="0"/>
          <w:marTop w:val="0"/>
          <w:marBottom w:val="0"/>
          <w:divBdr>
            <w:top w:val="none" w:sz="0" w:space="0" w:color="auto"/>
            <w:left w:val="none" w:sz="0" w:space="0" w:color="auto"/>
            <w:bottom w:val="none" w:sz="0" w:space="0" w:color="auto"/>
            <w:right w:val="none" w:sz="0" w:space="0" w:color="auto"/>
          </w:divBdr>
        </w:div>
        <w:div w:id="179903809">
          <w:marLeft w:val="480"/>
          <w:marRight w:val="0"/>
          <w:marTop w:val="0"/>
          <w:marBottom w:val="0"/>
          <w:divBdr>
            <w:top w:val="none" w:sz="0" w:space="0" w:color="auto"/>
            <w:left w:val="none" w:sz="0" w:space="0" w:color="auto"/>
            <w:bottom w:val="none" w:sz="0" w:space="0" w:color="auto"/>
            <w:right w:val="none" w:sz="0" w:space="0" w:color="auto"/>
          </w:divBdr>
        </w:div>
        <w:div w:id="206183201">
          <w:marLeft w:val="480"/>
          <w:marRight w:val="0"/>
          <w:marTop w:val="0"/>
          <w:marBottom w:val="0"/>
          <w:divBdr>
            <w:top w:val="none" w:sz="0" w:space="0" w:color="auto"/>
            <w:left w:val="none" w:sz="0" w:space="0" w:color="auto"/>
            <w:bottom w:val="none" w:sz="0" w:space="0" w:color="auto"/>
            <w:right w:val="none" w:sz="0" w:space="0" w:color="auto"/>
          </w:divBdr>
        </w:div>
        <w:div w:id="216359306">
          <w:marLeft w:val="480"/>
          <w:marRight w:val="0"/>
          <w:marTop w:val="0"/>
          <w:marBottom w:val="0"/>
          <w:divBdr>
            <w:top w:val="none" w:sz="0" w:space="0" w:color="auto"/>
            <w:left w:val="none" w:sz="0" w:space="0" w:color="auto"/>
            <w:bottom w:val="none" w:sz="0" w:space="0" w:color="auto"/>
            <w:right w:val="none" w:sz="0" w:space="0" w:color="auto"/>
          </w:divBdr>
        </w:div>
        <w:div w:id="226115142">
          <w:marLeft w:val="480"/>
          <w:marRight w:val="0"/>
          <w:marTop w:val="0"/>
          <w:marBottom w:val="0"/>
          <w:divBdr>
            <w:top w:val="none" w:sz="0" w:space="0" w:color="auto"/>
            <w:left w:val="none" w:sz="0" w:space="0" w:color="auto"/>
            <w:bottom w:val="none" w:sz="0" w:space="0" w:color="auto"/>
            <w:right w:val="none" w:sz="0" w:space="0" w:color="auto"/>
          </w:divBdr>
        </w:div>
        <w:div w:id="245651071">
          <w:marLeft w:val="480"/>
          <w:marRight w:val="0"/>
          <w:marTop w:val="0"/>
          <w:marBottom w:val="0"/>
          <w:divBdr>
            <w:top w:val="none" w:sz="0" w:space="0" w:color="auto"/>
            <w:left w:val="none" w:sz="0" w:space="0" w:color="auto"/>
            <w:bottom w:val="none" w:sz="0" w:space="0" w:color="auto"/>
            <w:right w:val="none" w:sz="0" w:space="0" w:color="auto"/>
          </w:divBdr>
        </w:div>
        <w:div w:id="295716922">
          <w:marLeft w:val="480"/>
          <w:marRight w:val="0"/>
          <w:marTop w:val="0"/>
          <w:marBottom w:val="0"/>
          <w:divBdr>
            <w:top w:val="none" w:sz="0" w:space="0" w:color="auto"/>
            <w:left w:val="none" w:sz="0" w:space="0" w:color="auto"/>
            <w:bottom w:val="none" w:sz="0" w:space="0" w:color="auto"/>
            <w:right w:val="none" w:sz="0" w:space="0" w:color="auto"/>
          </w:divBdr>
        </w:div>
        <w:div w:id="399989426">
          <w:marLeft w:val="480"/>
          <w:marRight w:val="0"/>
          <w:marTop w:val="0"/>
          <w:marBottom w:val="0"/>
          <w:divBdr>
            <w:top w:val="none" w:sz="0" w:space="0" w:color="auto"/>
            <w:left w:val="none" w:sz="0" w:space="0" w:color="auto"/>
            <w:bottom w:val="none" w:sz="0" w:space="0" w:color="auto"/>
            <w:right w:val="none" w:sz="0" w:space="0" w:color="auto"/>
          </w:divBdr>
        </w:div>
        <w:div w:id="430398290">
          <w:marLeft w:val="480"/>
          <w:marRight w:val="0"/>
          <w:marTop w:val="0"/>
          <w:marBottom w:val="0"/>
          <w:divBdr>
            <w:top w:val="none" w:sz="0" w:space="0" w:color="auto"/>
            <w:left w:val="none" w:sz="0" w:space="0" w:color="auto"/>
            <w:bottom w:val="none" w:sz="0" w:space="0" w:color="auto"/>
            <w:right w:val="none" w:sz="0" w:space="0" w:color="auto"/>
          </w:divBdr>
        </w:div>
        <w:div w:id="432670506">
          <w:marLeft w:val="480"/>
          <w:marRight w:val="0"/>
          <w:marTop w:val="0"/>
          <w:marBottom w:val="0"/>
          <w:divBdr>
            <w:top w:val="none" w:sz="0" w:space="0" w:color="auto"/>
            <w:left w:val="none" w:sz="0" w:space="0" w:color="auto"/>
            <w:bottom w:val="none" w:sz="0" w:space="0" w:color="auto"/>
            <w:right w:val="none" w:sz="0" w:space="0" w:color="auto"/>
          </w:divBdr>
        </w:div>
        <w:div w:id="495651399">
          <w:marLeft w:val="480"/>
          <w:marRight w:val="0"/>
          <w:marTop w:val="0"/>
          <w:marBottom w:val="0"/>
          <w:divBdr>
            <w:top w:val="none" w:sz="0" w:space="0" w:color="auto"/>
            <w:left w:val="none" w:sz="0" w:space="0" w:color="auto"/>
            <w:bottom w:val="none" w:sz="0" w:space="0" w:color="auto"/>
            <w:right w:val="none" w:sz="0" w:space="0" w:color="auto"/>
          </w:divBdr>
        </w:div>
        <w:div w:id="501894393">
          <w:marLeft w:val="480"/>
          <w:marRight w:val="0"/>
          <w:marTop w:val="0"/>
          <w:marBottom w:val="0"/>
          <w:divBdr>
            <w:top w:val="none" w:sz="0" w:space="0" w:color="auto"/>
            <w:left w:val="none" w:sz="0" w:space="0" w:color="auto"/>
            <w:bottom w:val="none" w:sz="0" w:space="0" w:color="auto"/>
            <w:right w:val="none" w:sz="0" w:space="0" w:color="auto"/>
          </w:divBdr>
        </w:div>
        <w:div w:id="507335717">
          <w:marLeft w:val="480"/>
          <w:marRight w:val="0"/>
          <w:marTop w:val="0"/>
          <w:marBottom w:val="0"/>
          <w:divBdr>
            <w:top w:val="none" w:sz="0" w:space="0" w:color="auto"/>
            <w:left w:val="none" w:sz="0" w:space="0" w:color="auto"/>
            <w:bottom w:val="none" w:sz="0" w:space="0" w:color="auto"/>
            <w:right w:val="none" w:sz="0" w:space="0" w:color="auto"/>
          </w:divBdr>
        </w:div>
        <w:div w:id="512302103">
          <w:marLeft w:val="480"/>
          <w:marRight w:val="0"/>
          <w:marTop w:val="0"/>
          <w:marBottom w:val="0"/>
          <w:divBdr>
            <w:top w:val="none" w:sz="0" w:space="0" w:color="auto"/>
            <w:left w:val="none" w:sz="0" w:space="0" w:color="auto"/>
            <w:bottom w:val="none" w:sz="0" w:space="0" w:color="auto"/>
            <w:right w:val="none" w:sz="0" w:space="0" w:color="auto"/>
          </w:divBdr>
        </w:div>
        <w:div w:id="572934098">
          <w:marLeft w:val="480"/>
          <w:marRight w:val="0"/>
          <w:marTop w:val="0"/>
          <w:marBottom w:val="0"/>
          <w:divBdr>
            <w:top w:val="none" w:sz="0" w:space="0" w:color="auto"/>
            <w:left w:val="none" w:sz="0" w:space="0" w:color="auto"/>
            <w:bottom w:val="none" w:sz="0" w:space="0" w:color="auto"/>
            <w:right w:val="none" w:sz="0" w:space="0" w:color="auto"/>
          </w:divBdr>
        </w:div>
        <w:div w:id="618604932">
          <w:marLeft w:val="480"/>
          <w:marRight w:val="0"/>
          <w:marTop w:val="0"/>
          <w:marBottom w:val="0"/>
          <w:divBdr>
            <w:top w:val="none" w:sz="0" w:space="0" w:color="auto"/>
            <w:left w:val="none" w:sz="0" w:space="0" w:color="auto"/>
            <w:bottom w:val="none" w:sz="0" w:space="0" w:color="auto"/>
            <w:right w:val="none" w:sz="0" w:space="0" w:color="auto"/>
          </w:divBdr>
        </w:div>
        <w:div w:id="719284794">
          <w:marLeft w:val="480"/>
          <w:marRight w:val="0"/>
          <w:marTop w:val="0"/>
          <w:marBottom w:val="0"/>
          <w:divBdr>
            <w:top w:val="none" w:sz="0" w:space="0" w:color="auto"/>
            <w:left w:val="none" w:sz="0" w:space="0" w:color="auto"/>
            <w:bottom w:val="none" w:sz="0" w:space="0" w:color="auto"/>
            <w:right w:val="none" w:sz="0" w:space="0" w:color="auto"/>
          </w:divBdr>
        </w:div>
        <w:div w:id="728114259">
          <w:marLeft w:val="480"/>
          <w:marRight w:val="0"/>
          <w:marTop w:val="0"/>
          <w:marBottom w:val="0"/>
          <w:divBdr>
            <w:top w:val="none" w:sz="0" w:space="0" w:color="auto"/>
            <w:left w:val="none" w:sz="0" w:space="0" w:color="auto"/>
            <w:bottom w:val="none" w:sz="0" w:space="0" w:color="auto"/>
            <w:right w:val="none" w:sz="0" w:space="0" w:color="auto"/>
          </w:divBdr>
        </w:div>
        <w:div w:id="747922844">
          <w:marLeft w:val="480"/>
          <w:marRight w:val="0"/>
          <w:marTop w:val="0"/>
          <w:marBottom w:val="0"/>
          <w:divBdr>
            <w:top w:val="none" w:sz="0" w:space="0" w:color="auto"/>
            <w:left w:val="none" w:sz="0" w:space="0" w:color="auto"/>
            <w:bottom w:val="none" w:sz="0" w:space="0" w:color="auto"/>
            <w:right w:val="none" w:sz="0" w:space="0" w:color="auto"/>
          </w:divBdr>
        </w:div>
        <w:div w:id="750926557">
          <w:marLeft w:val="480"/>
          <w:marRight w:val="0"/>
          <w:marTop w:val="0"/>
          <w:marBottom w:val="0"/>
          <w:divBdr>
            <w:top w:val="none" w:sz="0" w:space="0" w:color="auto"/>
            <w:left w:val="none" w:sz="0" w:space="0" w:color="auto"/>
            <w:bottom w:val="none" w:sz="0" w:space="0" w:color="auto"/>
            <w:right w:val="none" w:sz="0" w:space="0" w:color="auto"/>
          </w:divBdr>
        </w:div>
        <w:div w:id="766924807">
          <w:marLeft w:val="480"/>
          <w:marRight w:val="0"/>
          <w:marTop w:val="0"/>
          <w:marBottom w:val="0"/>
          <w:divBdr>
            <w:top w:val="none" w:sz="0" w:space="0" w:color="auto"/>
            <w:left w:val="none" w:sz="0" w:space="0" w:color="auto"/>
            <w:bottom w:val="none" w:sz="0" w:space="0" w:color="auto"/>
            <w:right w:val="none" w:sz="0" w:space="0" w:color="auto"/>
          </w:divBdr>
        </w:div>
        <w:div w:id="814376907">
          <w:marLeft w:val="480"/>
          <w:marRight w:val="0"/>
          <w:marTop w:val="0"/>
          <w:marBottom w:val="0"/>
          <w:divBdr>
            <w:top w:val="none" w:sz="0" w:space="0" w:color="auto"/>
            <w:left w:val="none" w:sz="0" w:space="0" w:color="auto"/>
            <w:bottom w:val="none" w:sz="0" w:space="0" w:color="auto"/>
            <w:right w:val="none" w:sz="0" w:space="0" w:color="auto"/>
          </w:divBdr>
        </w:div>
        <w:div w:id="827281392">
          <w:marLeft w:val="480"/>
          <w:marRight w:val="0"/>
          <w:marTop w:val="0"/>
          <w:marBottom w:val="0"/>
          <w:divBdr>
            <w:top w:val="none" w:sz="0" w:space="0" w:color="auto"/>
            <w:left w:val="none" w:sz="0" w:space="0" w:color="auto"/>
            <w:bottom w:val="none" w:sz="0" w:space="0" w:color="auto"/>
            <w:right w:val="none" w:sz="0" w:space="0" w:color="auto"/>
          </w:divBdr>
        </w:div>
        <w:div w:id="867646008">
          <w:marLeft w:val="480"/>
          <w:marRight w:val="0"/>
          <w:marTop w:val="0"/>
          <w:marBottom w:val="0"/>
          <w:divBdr>
            <w:top w:val="none" w:sz="0" w:space="0" w:color="auto"/>
            <w:left w:val="none" w:sz="0" w:space="0" w:color="auto"/>
            <w:bottom w:val="none" w:sz="0" w:space="0" w:color="auto"/>
            <w:right w:val="none" w:sz="0" w:space="0" w:color="auto"/>
          </w:divBdr>
        </w:div>
        <w:div w:id="936867151">
          <w:marLeft w:val="480"/>
          <w:marRight w:val="0"/>
          <w:marTop w:val="0"/>
          <w:marBottom w:val="0"/>
          <w:divBdr>
            <w:top w:val="none" w:sz="0" w:space="0" w:color="auto"/>
            <w:left w:val="none" w:sz="0" w:space="0" w:color="auto"/>
            <w:bottom w:val="none" w:sz="0" w:space="0" w:color="auto"/>
            <w:right w:val="none" w:sz="0" w:space="0" w:color="auto"/>
          </w:divBdr>
        </w:div>
        <w:div w:id="1106344520">
          <w:marLeft w:val="480"/>
          <w:marRight w:val="0"/>
          <w:marTop w:val="0"/>
          <w:marBottom w:val="0"/>
          <w:divBdr>
            <w:top w:val="none" w:sz="0" w:space="0" w:color="auto"/>
            <w:left w:val="none" w:sz="0" w:space="0" w:color="auto"/>
            <w:bottom w:val="none" w:sz="0" w:space="0" w:color="auto"/>
            <w:right w:val="none" w:sz="0" w:space="0" w:color="auto"/>
          </w:divBdr>
        </w:div>
        <w:div w:id="1108040435">
          <w:marLeft w:val="480"/>
          <w:marRight w:val="0"/>
          <w:marTop w:val="0"/>
          <w:marBottom w:val="0"/>
          <w:divBdr>
            <w:top w:val="none" w:sz="0" w:space="0" w:color="auto"/>
            <w:left w:val="none" w:sz="0" w:space="0" w:color="auto"/>
            <w:bottom w:val="none" w:sz="0" w:space="0" w:color="auto"/>
            <w:right w:val="none" w:sz="0" w:space="0" w:color="auto"/>
          </w:divBdr>
        </w:div>
        <w:div w:id="1111047729">
          <w:marLeft w:val="480"/>
          <w:marRight w:val="0"/>
          <w:marTop w:val="0"/>
          <w:marBottom w:val="0"/>
          <w:divBdr>
            <w:top w:val="none" w:sz="0" w:space="0" w:color="auto"/>
            <w:left w:val="none" w:sz="0" w:space="0" w:color="auto"/>
            <w:bottom w:val="none" w:sz="0" w:space="0" w:color="auto"/>
            <w:right w:val="none" w:sz="0" w:space="0" w:color="auto"/>
          </w:divBdr>
        </w:div>
        <w:div w:id="1113551045">
          <w:marLeft w:val="480"/>
          <w:marRight w:val="0"/>
          <w:marTop w:val="0"/>
          <w:marBottom w:val="0"/>
          <w:divBdr>
            <w:top w:val="none" w:sz="0" w:space="0" w:color="auto"/>
            <w:left w:val="none" w:sz="0" w:space="0" w:color="auto"/>
            <w:bottom w:val="none" w:sz="0" w:space="0" w:color="auto"/>
            <w:right w:val="none" w:sz="0" w:space="0" w:color="auto"/>
          </w:divBdr>
        </w:div>
        <w:div w:id="1135878449">
          <w:marLeft w:val="480"/>
          <w:marRight w:val="0"/>
          <w:marTop w:val="0"/>
          <w:marBottom w:val="0"/>
          <w:divBdr>
            <w:top w:val="none" w:sz="0" w:space="0" w:color="auto"/>
            <w:left w:val="none" w:sz="0" w:space="0" w:color="auto"/>
            <w:bottom w:val="none" w:sz="0" w:space="0" w:color="auto"/>
            <w:right w:val="none" w:sz="0" w:space="0" w:color="auto"/>
          </w:divBdr>
        </w:div>
        <w:div w:id="1152866047">
          <w:marLeft w:val="480"/>
          <w:marRight w:val="0"/>
          <w:marTop w:val="0"/>
          <w:marBottom w:val="0"/>
          <w:divBdr>
            <w:top w:val="none" w:sz="0" w:space="0" w:color="auto"/>
            <w:left w:val="none" w:sz="0" w:space="0" w:color="auto"/>
            <w:bottom w:val="none" w:sz="0" w:space="0" w:color="auto"/>
            <w:right w:val="none" w:sz="0" w:space="0" w:color="auto"/>
          </w:divBdr>
        </w:div>
        <w:div w:id="1191921390">
          <w:marLeft w:val="480"/>
          <w:marRight w:val="0"/>
          <w:marTop w:val="0"/>
          <w:marBottom w:val="0"/>
          <w:divBdr>
            <w:top w:val="none" w:sz="0" w:space="0" w:color="auto"/>
            <w:left w:val="none" w:sz="0" w:space="0" w:color="auto"/>
            <w:bottom w:val="none" w:sz="0" w:space="0" w:color="auto"/>
            <w:right w:val="none" w:sz="0" w:space="0" w:color="auto"/>
          </w:divBdr>
        </w:div>
        <w:div w:id="1214972706">
          <w:marLeft w:val="480"/>
          <w:marRight w:val="0"/>
          <w:marTop w:val="0"/>
          <w:marBottom w:val="0"/>
          <w:divBdr>
            <w:top w:val="none" w:sz="0" w:space="0" w:color="auto"/>
            <w:left w:val="none" w:sz="0" w:space="0" w:color="auto"/>
            <w:bottom w:val="none" w:sz="0" w:space="0" w:color="auto"/>
            <w:right w:val="none" w:sz="0" w:space="0" w:color="auto"/>
          </w:divBdr>
        </w:div>
        <w:div w:id="1273779308">
          <w:marLeft w:val="480"/>
          <w:marRight w:val="0"/>
          <w:marTop w:val="0"/>
          <w:marBottom w:val="0"/>
          <w:divBdr>
            <w:top w:val="none" w:sz="0" w:space="0" w:color="auto"/>
            <w:left w:val="none" w:sz="0" w:space="0" w:color="auto"/>
            <w:bottom w:val="none" w:sz="0" w:space="0" w:color="auto"/>
            <w:right w:val="none" w:sz="0" w:space="0" w:color="auto"/>
          </w:divBdr>
        </w:div>
        <w:div w:id="1276711580">
          <w:marLeft w:val="480"/>
          <w:marRight w:val="0"/>
          <w:marTop w:val="0"/>
          <w:marBottom w:val="0"/>
          <w:divBdr>
            <w:top w:val="none" w:sz="0" w:space="0" w:color="auto"/>
            <w:left w:val="none" w:sz="0" w:space="0" w:color="auto"/>
            <w:bottom w:val="none" w:sz="0" w:space="0" w:color="auto"/>
            <w:right w:val="none" w:sz="0" w:space="0" w:color="auto"/>
          </w:divBdr>
        </w:div>
        <w:div w:id="1282372152">
          <w:marLeft w:val="480"/>
          <w:marRight w:val="0"/>
          <w:marTop w:val="0"/>
          <w:marBottom w:val="0"/>
          <w:divBdr>
            <w:top w:val="none" w:sz="0" w:space="0" w:color="auto"/>
            <w:left w:val="none" w:sz="0" w:space="0" w:color="auto"/>
            <w:bottom w:val="none" w:sz="0" w:space="0" w:color="auto"/>
            <w:right w:val="none" w:sz="0" w:space="0" w:color="auto"/>
          </w:divBdr>
        </w:div>
        <w:div w:id="1349484431">
          <w:marLeft w:val="480"/>
          <w:marRight w:val="0"/>
          <w:marTop w:val="0"/>
          <w:marBottom w:val="0"/>
          <w:divBdr>
            <w:top w:val="none" w:sz="0" w:space="0" w:color="auto"/>
            <w:left w:val="none" w:sz="0" w:space="0" w:color="auto"/>
            <w:bottom w:val="none" w:sz="0" w:space="0" w:color="auto"/>
            <w:right w:val="none" w:sz="0" w:space="0" w:color="auto"/>
          </w:divBdr>
        </w:div>
        <w:div w:id="1352024547">
          <w:marLeft w:val="480"/>
          <w:marRight w:val="0"/>
          <w:marTop w:val="0"/>
          <w:marBottom w:val="0"/>
          <w:divBdr>
            <w:top w:val="none" w:sz="0" w:space="0" w:color="auto"/>
            <w:left w:val="none" w:sz="0" w:space="0" w:color="auto"/>
            <w:bottom w:val="none" w:sz="0" w:space="0" w:color="auto"/>
            <w:right w:val="none" w:sz="0" w:space="0" w:color="auto"/>
          </w:divBdr>
        </w:div>
        <w:div w:id="1352026103">
          <w:marLeft w:val="480"/>
          <w:marRight w:val="0"/>
          <w:marTop w:val="0"/>
          <w:marBottom w:val="0"/>
          <w:divBdr>
            <w:top w:val="none" w:sz="0" w:space="0" w:color="auto"/>
            <w:left w:val="none" w:sz="0" w:space="0" w:color="auto"/>
            <w:bottom w:val="none" w:sz="0" w:space="0" w:color="auto"/>
            <w:right w:val="none" w:sz="0" w:space="0" w:color="auto"/>
          </w:divBdr>
        </w:div>
        <w:div w:id="1352873538">
          <w:marLeft w:val="480"/>
          <w:marRight w:val="0"/>
          <w:marTop w:val="0"/>
          <w:marBottom w:val="0"/>
          <w:divBdr>
            <w:top w:val="none" w:sz="0" w:space="0" w:color="auto"/>
            <w:left w:val="none" w:sz="0" w:space="0" w:color="auto"/>
            <w:bottom w:val="none" w:sz="0" w:space="0" w:color="auto"/>
            <w:right w:val="none" w:sz="0" w:space="0" w:color="auto"/>
          </w:divBdr>
        </w:div>
        <w:div w:id="1462453116">
          <w:marLeft w:val="480"/>
          <w:marRight w:val="0"/>
          <w:marTop w:val="0"/>
          <w:marBottom w:val="0"/>
          <w:divBdr>
            <w:top w:val="none" w:sz="0" w:space="0" w:color="auto"/>
            <w:left w:val="none" w:sz="0" w:space="0" w:color="auto"/>
            <w:bottom w:val="none" w:sz="0" w:space="0" w:color="auto"/>
            <w:right w:val="none" w:sz="0" w:space="0" w:color="auto"/>
          </w:divBdr>
        </w:div>
        <w:div w:id="1481458681">
          <w:marLeft w:val="480"/>
          <w:marRight w:val="0"/>
          <w:marTop w:val="0"/>
          <w:marBottom w:val="0"/>
          <w:divBdr>
            <w:top w:val="none" w:sz="0" w:space="0" w:color="auto"/>
            <w:left w:val="none" w:sz="0" w:space="0" w:color="auto"/>
            <w:bottom w:val="none" w:sz="0" w:space="0" w:color="auto"/>
            <w:right w:val="none" w:sz="0" w:space="0" w:color="auto"/>
          </w:divBdr>
        </w:div>
        <w:div w:id="1527132873">
          <w:marLeft w:val="480"/>
          <w:marRight w:val="0"/>
          <w:marTop w:val="0"/>
          <w:marBottom w:val="0"/>
          <w:divBdr>
            <w:top w:val="none" w:sz="0" w:space="0" w:color="auto"/>
            <w:left w:val="none" w:sz="0" w:space="0" w:color="auto"/>
            <w:bottom w:val="none" w:sz="0" w:space="0" w:color="auto"/>
            <w:right w:val="none" w:sz="0" w:space="0" w:color="auto"/>
          </w:divBdr>
        </w:div>
        <w:div w:id="1600719914">
          <w:marLeft w:val="480"/>
          <w:marRight w:val="0"/>
          <w:marTop w:val="0"/>
          <w:marBottom w:val="0"/>
          <w:divBdr>
            <w:top w:val="none" w:sz="0" w:space="0" w:color="auto"/>
            <w:left w:val="none" w:sz="0" w:space="0" w:color="auto"/>
            <w:bottom w:val="none" w:sz="0" w:space="0" w:color="auto"/>
            <w:right w:val="none" w:sz="0" w:space="0" w:color="auto"/>
          </w:divBdr>
        </w:div>
        <w:div w:id="1668358703">
          <w:marLeft w:val="480"/>
          <w:marRight w:val="0"/>
          <w:marTop w:val="0"/>
          <w:marBottom w:val="0"/>
          <w:divBdr>
            <w:top w:val="none" w:sz="0" w:space="0" w:color="auto"/>
            <w:left w:val="none" w:sz="0" w:space="0" w:color="auto"/>
            <w:bottom w:val="none" w:sz="0" w:space="0" w:color="auto"/>
            <w:right w:val="none" w:sz="0" w:space="0" w:color="auto"/>
          </w:divBdr>
        </w:div>
        <w:div w:id="1776751645">
          <w:marLeft w:val="480"/>
          <w:marRight w:val="0"/>
          <w:marTop w:val="0"/>
          <w:marBottom w:val="0"/>
          <w:divBdr>
            <w:top w:val="none" w:sz="0" w:space="0" w:color="auto"/>
            <w:left w:val="none" w:sz="0" w:space="0" w:color="auto"/>
            <w:bottom w:val="none" w:sz="0" w:space="0" w:color="auto"/>
            <w:right w:val="none" w:sz="0" w:space="0" w:color="auto"/>
          </w:divBdr>
        </w:div>
        <w:div w:id="1801531817">
          <w:marLeft w:val="480"/>
          <w:marRight w:val="0"/>
          <w:marTop w:val="0"/>
          <w:marBottom w:val="0"/>
          <w:divBdr>
            <w:top w:val="none" w:sz="0" w:space="0" w:color="auto"/>
            <w:left w:val="none" w:sz="0" w:space="0" w:color="auto"/>
            <w:bottom w:val="none" w:sz="0" w:space="0" w:color="auto"/>
            <w:right w:val="none" w:sz="0" w:space="0" w:color="auto"/>
          </w:divBdr>
        </w:div>
        <w:div w:id="1843156593">
          <w:marLeft w:val="480"/>
          <w:marRight w:val="0"/>
          <w:marTop w:val="0"/>
          <w:marBottom w:val="0"/>
          <w:divBdr>
            <w:top w:val="none" w:sz="0" w:space="0" w:color="auto"/>
            <w:left w:val="none" w:sz="0" w:space="0" w:color="auto"/>
            <w:bottom w:val="none" w:sz="0" w:space="0" w:color="auto"/>
            <w:right w:val="none" w:sz="0" w:space="0" w:color="auto"/>
          </w:divBdr>
        </w:div>
        <w:div w:id="1861356986">
          <w:marLeft w:val="480"/>
          <w:marRight w:val="0"/>
          <w:marTop w:val="0"/>
          <w:marBottom w:val="0"/>
          <w:divBdr>
            <w:top w:val="none" w:sz="0" w:space="0" w:color="auto"/>
            <w:left w:val="none" w:sz="0" w:space="0" w:color="auto"/>
            <w:bottom w:val="none" w:sz="0" w:space="0" w:color="auto"/>
            <w:right w:val="none" w:sz="0" w:space="0" w:color="auto"/>
          </w:divBdr>
        </w:div>
        <w:div w:id="1894730941">
          <w:marLeft w:val="480"/>
          <w:marRight w:val="0"/>
          <w:marTop w:val="0"/>
          <w:marBottom w:val="0"/>
          <w:divBdr>
            <w:top w:val="none" w:sz="0" w:space="0" w:color="auto"/>
            <w:left w:val="none" w:sz="0" w:space="0" w:color="auto"/>
            <w:bottom w:val="none" w:sz="0" w:space="0" w:color="auto"/>
            <w:right w:val="none" w:sz="0" w:space="0" w:color="auto"/>
          </w:divBdr>
        </w:div>
        <w:div w:id="1930698722">
          <w:marLeft w:val="480"/>
          <w:marRight w:val="0"/>
          <w:marTop w:val="0"/>
          <w:marBottom w:val="0"/>
          <w:divBdr>
            <w:top w:val="none" w:sz="0" w:space="0" w:color="auto"/>
            <w:left w:val="none" w:sz="0" w:space="0" w:color="auto"/>
            <w:bottom w:val="none" w:sz="0" w:space="0" w:color="auto"/>
            <w:right w:val="none" w:sz="0" w:space="0" w:color="auto"/>
          </w:divBdr>
        </w:div>
        <w:div w:id="1935938491">
          <w:marLeft w:val="480"/>
          <w:marRight w:val="0"/>
          <w:marTop w:val="0"/>
          <w:marBottom w:val="0"/>
          <w:divBdr>
            <w:top w:val="none" w:sz="0" w:space="0" w:color="auto"/>
            <w:left w:val="none" w:sz="0" w:space="0" w:color="auto"/>
            <w:bottom w:val="none" w:sz="0" w:space="0" w:color="auto"/>
            <w:right w:val="none" w:sz="0" w:space="0" w:color="auto"/>
          </w:divBdr>
        </w:div>
        <w:div w:id="1945531391">
          <w:marLeft w:val="480"/>
          <w:marRight w:val="0"/>
          <w:marTop w:val="0"/>
          <w:marBottom w:val="0"/>
          <w:divBdr>
            <w:top w:val="none" w:sz="0" w:space="0" w:color="auto"/>
            <w:left w:val="none" w:sz="0" w:space="0" w:color="auto"/>
            <w:bottom w:val="none" w:sz="0" w:space="0" w:color="auto"/>
            <w:right w:val="none" w:sz="0" w:space="0" w:color="auto"/>
          </w:divBdr>
        </w:div>
        <w:div w:id="1946109117">
          <w:marLeft w:val="480"/>
          <w:marRight w:val="0"/>
          <w:marTop w:val="0"/>
          <w:marBottom w:val="0"/>
          <w:divBdr>
            <w:top w:val="none" w:sz="0" w:space="0" w:color="auto"/>
            <w:left w:val="none" w:sz="0" w:space="0" w:color="auto"/>
            <w:bottom w:val="none" w:sz="0" w:space="0" w:color="auto"/>
            <w:right w:val="none" w:sz="0" w:space="0" w:color="auto"/>
          </w:divBdr>
        </w:div>
        <w:div w:id="2008051819">
          <w:marLeft w:val="480"/>
          <w:marRight w:val="0"/>
          <w:marTop w:val="0"/>
          <w:marBottom w:val="0"/>
          <w:divBdr>
            <w:top w:val="none" w:sz="0" w:space="0" w:color="auto"/>
            <w:left w:val="none" w:sz="0" w:space="0" w:color="auto"/>
            <w:bottom w:val="none" w:sz="0" w:space="0" w:color="auto"/>
            <w:right w:val="none" w:sz="0" w:space="0" w:color="auto"/>
          </w:divBdr>
        </w:div>
        <w:div w:id="2010671063">
          <w:marLeft w:val="480"/>
          <w:marRight w:val="0"/>
          <w:marTop w:val="0"/>
          <w:marBottom w:val="0"/>
          <w:divBdr>
            <w:top w:val="none" w:sz="0" w:space="0" w:color="auto"/>
            <w:left w:val="none" w:sz="0" w:space="0" w:color="auto"/>
            <w:bottom w:val="none" w:sz="0" w:space="0" w:color="auto"/>
            <w:right w:val="none" w:sz="0" w:space="0" w:color="auto"/>
          </w:divBdr>
        </w:div>
        <w:div w:id="2024820609">
          <w:marLeft w:val="480"/>
          <w:marRight w:val="0"/>
          <w:marTop w:val="0"/>
          <w:marBottom w:val="0"/>
          <w:divBdr>
            <w:top w:val="none" w:sz="0" w:space="0" w:color="auto"/>
            <w:left w:val="none" w:sz="0" w:space="0" w:color="auto"/>
            <w:bottom w:val="none" w:sz="0" w:space="0" w:color="auto"/>
            <w:right w:val="none" w:sz="0" w:space="0" w:color="auto"/>
          </w:divBdr>
        </w:div>
        <w:div w:id="2027514624">
          <w:marLeft w:val="480"/>
          <w:marRight w:val="0"/>
          <w:marTop w:val="0"/>
          <w:marBottom w:val="0"/>
          <w:divBdr>
            <w:top w:val="none" w:sz="0" w:space="0" w:color="auto"/>
            <w:left w:val="none" w:sz="0" w:space="0" w:color="auto"/>
            <w:bottom w:val="none" w:sz="0" w:space="0" w:color="auto"/>
            <w:right w:val="none" w:sz="0" w:space="0" w:color="auto"/>
          </w:divBdr>
        </w:div>
        <w:div w:id="2037386561">
          <w:marLeft w:val="480"/>
          <w:marRight w:val="0"/>
          <w:marTop w:val="0"/>
          <w:marBottom w:val="0"/>
          <w:divBdr>
            <w:top w:val="none" w:sz="0" w:space="0" w:color="auto"/>
            <w:left w:val="none" w:sz="0" w:space="0" w:color="auto"/>
            <w:bottom w:val="none" w:sz="0" w:space="0" w:color="auto"/>
            <w:right w:val="none" w:sz="0" w:space="0" w:color="auto"/>
          </w:divBdr>
        </w:div>
        <w:div w:id="2052923181">
          <w:marLeft w:val="480"/>
          <w:marRight w:val="0"/>
          <w:marTop w:val="0"/>
          <w:marBottom w:val="0"/>
          <w:divBdr>
            <w:top w:val="none" w:sz="0" w:space="0" w:color="auto"/>
            <w:left w:val="none" w:sz="0" w:space="0" w:color="auto"/>
            <w:bottom w:val="none" w:sz="0" w:space="0" w:color="auto"/>
            <w:right w:val="none" w:sz="0" w:space="0" w:color="auto"/>
          </w:divBdr>
        </w:div>
        <w:div w:id="2065634440">
          <w:marLeft w:val="480"/>
          <w:marRight w:val="0"/>
          <w:marTop w:val="0"/>
          <w:marBottom w:val="0"/>
          <w:divBdr>
            <w:top w:val="none" w:sz="0" w:space="0" w:color="auto"/>
            <w:left w:val="none" w:sz="0" w:space="0" w:color="auto"/>
            <w:bottom w:val="none" w:sz="0" w:space="0" w:color="auto"/>
            <w:right w:val="none" w:sz="0" w:space="0" w:color="auto"/>
          </w:divBdr>
        </w:div>
        <w:div w:id="2067560193">
          <w:marLeft w:val="480"/>
          <w:marRight w:val="0"/>
          <w:marTop w:val="0"/>
          <w:marBottom w:val="0"/>
          <w:divBdr>
            <w:top w:val="none" w:sz="0" w:space="0" w:color="auto"/>
            <w:left w:val="none" w:sz="0" w:space="0" w:color="auto"/>
            <w:bottom w:val="none" w:sz="0" w:space="0" w:color="auto"/>
            <w:right w:val="none" w:sz="0" w:space="0" w:color="auto"/>
          </w:divBdr>
        </w:div>
        <w:div w:id="2071882029">
          <w:marLeft w:val="480"/>
          <w:marRight w:val="0"/>
          <w:marTop w:val="0"/>
          <w:marBottom w:val="0"/>
          <w:divBdr>
            <w:top w:val="none" w:sz="0" w:space="0" w:color="auto"/>
            <w:left w:val="none" w:sz="0" w:space="0" w:color="auto"/>
            <w:bottom w:val="none" w:sz="0" w:space="0" w:color="auto"/>
            <w:right w:val="none" w:sz="0" w:space="0" w:color="auto"/>
          </w:divBdr>
        </w:div>
        <w:div w:id="2105764421">
          <w:marLeft w:val="480"/>
          <w:marRight w:val="0"/>
          <w:marTop w:val="0"/>
          <w:marBottom w:val="0"/>
          <w:divBdr>
            <w:top w:val="none" w:sz="0" w:space="0" w:color="auto"/>
            <w:left w:val="none" w:sz="0" w:space="0" w:color="auto"/>
            <w:bottom w:val="none" w:sz="0" w:space="0" w:color="auto"/>
            <w:right w:val="none" w:sz="0" w:space="0" w:color="auto"/>
          </w:divBdr>
        </w:div>
      </w:divsChild>
    </w:div>
    <w:div w:id="1346204197">
      <w:marLeft w:val="640"/>
      <w:marRight w:val="0"/>
      <w:marTop w:val="0"/>
      <w:marBottom w:val="0"/>
      <w:divBdr>
        <w:top w:val="none" w:sz="0" w:space="0" w:color="auto"/>
        <w:left w:val="none" w:sz="0" w:space="0" w:color="auto"/>
        <w:bottom w:val="none" w:sz="0" w:space="0" w:color="auto"/>
        <w:right w:val="none" w:sz="0" w:space="0" w:color="auto"/>
      </w:divBdr>
    </w:div>
    <w:div w:id="1346250281">
      <w:marLeft w:val="640"/>
      <w:marRight w:val="0"/>
      <w:marTop w:val="0"/>
      <w:marBottom w:val="0"/>
      <w:divBdr>
        <w:top w:val="none" w:sz="0" w:space="0" w:color="auto"/>
        <w:left w:val="none" w:sz="0" w:space="0" w:color="auto"/>
        <w:bottom w:val="none" w:sz="0" w:space="0" w:color="auto"/>
        <w:right w:val="none" w:sz="0" w:space="0" w:color="auto"/>
      </w:divBdr>
    </w:div>
    <w:div w:id="1347832646">
      <w:marLeft w:val="640"/>
      <w:marRight w:val="0"/>
      <w:marTop w:val="0"/>
      <w:marBottom w:val="0"/>
      <w:divBdr>
        <w:top w:val="none" w:sz="0" w:space="0" w:color="auto"/>
        <w:left w:val="none" w:sz="0" w:space="0" w:color="auto"/>
        <w:bottom w:val="none" w:sz="0" w:space="0" w:color="auto"/>
        <w:right w:val="none" w:sz="0" w:space="0" w:color="auto"/>
      </w:divBdr>
    </w:div>
    <w:div w:id="1348871061">
      <w:marLeft w:val="640"/>
      <w:marRight w:val="0"/>
      <w:marTop w:val="0"/>
      <w:marBottom w:val="0"/>
      <w:divBdr>
        <w:top w:val="none" w:sz="0" w:space="0" w:color="auto"/>
        <w:left w:val="none" w:sz="0" w:space="0" w:color="auto"/>
        <w:bottom w:val="none" w:sz="0" w:space="0" w:color="auto"/>
        <w:right w:val="none" w:sz="0" w:space="0" w:color="auto"/>
      </w:divBdr>
    </w:div>
    <w:div w:id="1349015829">
      <w:marLeft w:val="640"/>
      <w:marRight w:val="0"/>
      <w:marTop w:val="0"/>
      <w:marBottom w:val="0"/>
      <w:divBdr>
        <w:top w:val="none" w:sz="0" w:space="0" w:color="auto"/>
        <w:left w:val="none" w:sz="0" w:space="0" w:color="auto"/>
        <w:bottom w:val="none" w:sz="0" w:space="0" w:color="auto"/>
        <w:right w:val="none" w:sz="0" w:space="0" w:color="auto"/>
      </w:divBdr>
    </w:div>
    <w:div w:id="1349140800">
      <w:marLeft w:val="640"/>
      <w:marRight w:val="0"/>
      <w:marTop w:val="0"/>
      <w:marBottom w:val="0"/>
      <w:divBdr>
        <w:top w:val="none" w:sz="0" w:space="0" w:color="auto"/>
        <w:left w:val="none" w:sz="0" w:space="0" w:color="auto"/>
        <w:bottom w:val="none" w:sz="0" w:space="0" w:color="auto"/>
        <w:right w:val="none" w:sz="0" w:space="0" w:color="auto"/>
      </w:divBdr>
    </w:div>
    <w:div w:id="1349915572">
      <w:marLeft w:val="640"/>
      <w:marRight w:val="0"/>
      <w:marTop w:val="0"/>
      <w:marBottom w:val="0"/>
      <w:divBdr>
        <w:top w:val="none" w:sz="0" w:space="0" w:color="auto"/>
        <w:left w:val="none" w:sz="0" w:space="0" w:color="auto"/>
        <w:bottom w:val="none" w:sz="0" w:space="0" w:color="auto"/>
        <w:right w:val="none" w:sz="0" w:space="0" w:color="auto"/>
      </w:divBdr>
    </w:div>
    <w:div w:id="1350139395">
      <w:marLeft w:val="640"/>
      <w:marRight w:val="0"/>
      <w:marTop w:val="0"/>
      <w:marBottom w:val="0"/>
      <w:divBdr>
        <w:top w:val="none" w:sz="0" w:space="0" w:color="auto"/>
        <w:left w:val="none" w:sz="0" w:space="0" w:color="auto"/>
        <w:bottom w:val="none" w:sz="0" w:space="0" w:color="auto"/>
        <w:right w:val="none" w:sz="0" w:space="0" w:color="auto"/>
      </w:divBdr>
    </w:div>
    <w:div w:id="1350984905">
      <w:marLeft w:val="640"/>
      <w:marRight w:val="0"/>
      <w:marTop w:val="0"/>
      <w:marBottom w:val="0"/>
      <w:divBdr>
        <w:top w:val="none" w:sz="0" w:space="0" w:color="auto"/>
        <w:left w:val="none" w:sz="0" w:space="0" w:color="auto"/>
        <w:bottom w:val="none" w:sz="0" w:space="0" w:color="auto"/>
        <w:right w:val="none" w:sz="0" w:space="0" w:color="auto"/>
      </w:divBdr>
    </w:div>
    <w:div w:id="1351032355">
      <w:marLeft w:val="640"/>
      <w:marRight w:val="0"/>
      <w:marTop w:val="0"/>
      <w:marBottom w:val="0"/>
      <w:divBdr>
        <w:top w:val="none" w:sz="0" w:space="0" w:color="auto"/>
        <w:left w:val="none" w:sz="0" w:space="0" w:color="auto"/>
        <w:bottom w:val="none" w:sz="0" w:space="0" w:color="auto"/>
        <w:right w:val="none" w:sz="0" w:space="0" w:color="auto"/>
      </w:divBdr>
    </w:div>
    <w:div w:id="1351103692">
      <w:bodyDiv w:val="1"/>
      <w:marLeft w:val="0"/>
      <w:marRight w:val="0"/>
      <w:marTop w:val="0"/>
      <w:marBottom w:val="0"/>
      <w:divBdr>
        <w:top w:val="none" w:sz="0" w:space="0" w:color="auto"/>
        <w:left w:val="none" w:sz="0" w:space="0" w:color="auto"/>
        <w:bottom w:val="none" w:sz="0" w:space="0" w:color="auto"/>
        <w:right w:val="none" w:sz="0" w:space="0" w:color="auto"/>
      </w:divBdr>
    </w:div>
    <w:div w:id="1351371562">
      <w:marLeft w:val="640"/>
      <w:marRight w:val="0"/>
      <w:marTop w:val="0"/>
      <w:marBottom w:val="0"/>
      <w:divBdr>
        <w:top w:val="none" w:sz="0" w:space="0" w:color="auto"/>
        <w:left w:val="none" w:sz="0" w:space="0" w:color="auto"/>
        <w:bottom w:val="none" w:sz="0" w:space="0" w:color="auto"/>
        <w:right w:val="none" w:sz="0" w:space="0" w:color="auto"/>
      </w:divBdr>
    </w:div>
    <w:div w:id="1352606380">
      <w:marLeft w:val="640"/>
      <w:marRight w:val="0"/>
      <w:marTop w:val="0"/>
      <w:marBottom w:val="0"/>
      <w:divBdr>
        <w:top w:val="none" w:sz="0" w:space="0" w:color="auto"/>
        <w:left w:val="none" w:sz="0" w:space="0" w:color="auto"/>
        <w:bottom w:val="none" w:sz="0" w:space="0" w:color="auto"/>
        <w:right w:val="none" w:sz="0" w:space="0" w:color="auto"/>
      </w:divBdr>
    </w:div>
    <w:div w:id="1352688526">
      <w:marLeft w:val="640"/>
      <w:marRight w:val="0"/>
      <w:marTop w:val="0"/>
      <w:marBottom w:val="0"/>
      <w:divBdr>
        <w:top w:val="none" w:sz="0" w:space="0" w:color="auto"/>
        <w:left w:val="none" w:sz="0" w:space="0" w:color="auto"/>
        <w:bottom w:val="none" w:sz="0" w:space="0" w:color="auto"/>
        <w:right w:val="none" w:sz="0" w:space="0" w:color="auto"/>
      </w:divBdr>
    </w:div>
    <w:div w:id="1353412344">
      <w:marLeft w:val="640"/>
      <w:marRight w:val="0"/>
      <w:marTop w:val="0"/>
      <w:marBottom w:val="0"/>
      <w:divBdr>
        <w:top w:val="none" w:sz="0" w:space="0" w:color="auto"/>
        <w:left w:val="none" w:sz="0" w:space="0" w:color="auto"/>
        <w:bottom w:val="none" w:sz="0" w:space="0" w:color="auto"/>
        <w:right w:val="none" w:sz="0" w:space="0" w:color="auto"/>
      </w:divBdr>
    </w:div>
    <w:div w:id="1353455604">
      <w:bodyDiv w:val="1"/>
      <w:marLeft w:val="0"/>
      <w:marRight w:val="0"/>
      <w:marTop w:val="0"/>
      <w:marBottom w:val="0"/>
      <w:divBdr>
        <w:top w:val="none" w:sz="0" w:space="0" w:color="auto"/>
        <w:left w:val="none" w:sz="0" w:space="0" w:color="auto"/>
        <w:bottom w:val="none" w:sz="0" w:space="0" w:color="auto"/>
        <w:right w:val="none" w:sz="0" w:space="0" w:color="auto"/>
      </w:divBdr>
    </w:div>
    <w:div w:id="1354109436">
      <w:marLeft w:val="640"/>
      <w:marRight w:val="0"/>
      <w:marTop w:val="0"/>
      <w:marBottom w:val="0"/>
      <w:divBdr>
        <w:top w:val="none" w:sz="0" w:space="0" w:color="auto"/>
        <w:left w:val="none" w:sz="0" w:space="0" w:color="auto"/>
        <w:bottom w:val="none" w:sz="0" w:space="0" w:color="auto"/>
        <w:right w:val="none" w:sz="0" w:space="0" w:color="auto"/>
      </w:divBdr>
    </w:div>
    <w:div w:id="1354183036">
      <w:marLeft w:val="640"/>
      <w:marRight w:val="0"/>
      <w:marTop w:val="0"/>
      <w:marBottom w:val="0"/>
      <w:divBdr>
        <w:top w:val="none" w:sz="0" w:space="0" w:color="auto"/>
        <w:left w:val="none" w:sz="0" w:space="0" w:color="auto"/>
        <w:bottom w:val="none" w:sz="0" w:space="0" w:color="auto"/>
        <w:right w:val="none" w:sz="0" w:space="0" w:color="auto"/>
      </w:divBdr>
    </w:div>
    <w:div w:id="1354916483">
      <w:marLeft w:val="640"/>
      <w:marRight w:val="0"/>
      <w:marTop w:val="0"/>
      <w:marBottom w:val="0"/>
      <w:divBdr>
        <w:top w:val="none" w:sz="0" w:space="0" w:color="auto"/>
        <w:left w:val="none" w:sz="0" w:space="0" w:color="auto"/>
        <w:bottom w:val="none" w:sz="0" w:space="0" w:color="auto"/>
        <w:right w:val="none" w:sz="0" w:space="0" w:color="auto"/>
      </w:divBdr>
    </w:div>
    <w:div w:id="1355303310">
      <w:bodyDiv w:val="1"/>
      <w:marLeft w:val="0"/>
      <w:marRight w:val="0"/>
      <w:marTop w:val="0"/>
      <w:marBottom w:val="0"/>
      <w:divBdr>
        <w:top w:val="none" w:sz="0" w:space="0" w:color="auto"/>
        <w:left w:val="none" w:sz="0" w:space="0" w:color="auto"/>
        <w:bottom w:val="none" w:sz="0" w:space="0" w:color="auto"/>
        <w:right w:val="none" w:sz="0" w:space="0" w:color="auto"/>
      </w:divBdr>
    </w:div>
    <w:div w:id="1355494319">
      <w:bodyDiv w:val="1"/>
      <w:marLeft w:val="0"/>
      <w:marRight w:val="0"/>
      <w:marTop w:val="0"/>
      <w:marBottom w:val="0"/>
      <w:divBdr>
        <w:top w:val="none" w:sz="0" w:space="0" w:color="auto"/>
        <w:left w:val="none" w:sz="0" w:space="0" w:color="auto"/>
        <w:bottom w:val="none" w:sz="0" w:space="0" w:color="auto"/>
        <w:right w:val="none" w:sz="0" w:space="0" w:color="auto"/>
      </w:divBdr>
    </w:div>
    <w:div w:id="1355960571">
      <w:marLeft w:val="640"/>
      <w:marRight w:val="0"/>
      <w:marTop w:val="0"/>
      <w:marBottom w:val="0"/>
      <w:divBdr>
        <w:top w:val="none" w:sz="0" w:space="0" w:color="auto"/>
        <w:left w:val="none" w:sz="0" w:space="0" w:color="auto"/>
        <w:bottom w:val="none" w:sz="0" w:space="0" w:color="auto"/>
        <w:right w:val="none" w:sz="0" w:space="0" w:color="auto"/>
      </w:divBdr>
    </w:div>
    <w:div w:id="1356344769">
      <w:marLeft w:val="640"/>
      <w:marRight w:val="0"/>
      <w:marTop w:val="0"/>
      <w:marBottom w:val="0"/>
      <w:divBdr>
        <w:top w:val="none" w:sz="0" w:space="0" w:color="auto"/>
        <w:left w:val="none" w:sz="0" w:space="0" w:color="auto"/>
        <w:bottom w:val="none" w:sz="0" w:space="0" w:color="auto"/>
        <w:right w:val="none" w:sz="0" w:space="0" w:color="auto"/>
      </w:divBdr>
    </w:div>
    <w:div w:id="1356425138">
      <w:marLeft w:val="480"/>
      <w:marRight w:val="0"/>
      <w:marTop w:val="0"/>
      <w:marBottom w:val="0"/>
      <w:divBdr>
        <w:top w:val="none" w:sz="0" w:space="0" w:color="auto"/>
        <w:left w:val="none" w:sz="0" w:space="0" w:color="auto"/>
        <w:bottom w:val="none" w:sz="0" w:space="0" w:color="auto"/>
        <w:right w:val="none" w:sz="0" w:space="0" w:color="auto"/>
      </w:divBdr>
    </w:div>
    <w:div w:id="1356618043">
      <w:marLeft w:val="640"/>
      <w:marRight w:val="0"/>
      <w:marTop w:val="0"/>
      <w:marBottom w:val="0"/>
      <w:divBdr>
        <w:top w:val="none" w:sz="0" w:space="0" w:color="auto"/>
        <w:left w:val="none" w:sz="0" w:space="0" w:color="auto"/>
        <w:bottom w:val="none" w:sz="0" w:space="0" w:color="auto"/>
        <w:right w:val="none" w:sz="0" w:space="0" w:color="auto"/>
      </w:divBdr>
    </w:div>
    <w:div w:id="1356880778">
      <w:marLeft w:val="640"/>
      <w:marRight w:val="0"/>
      <w:marTop w:val="0"/>
      <w:marBottom w:val="0"/>
      <w:divBdr>
        <w:top w:val="none" w:sz="0" w:space="0" w:color="auto"/>
        <w:left w:val="none" w:sz="0" w:space="0" w:color="auto"/>
        <w:bottom w:val="none" w:sz="0" w:space="0" w:color="auto"/>
        <w:right w:val="none" w:sz="0" w:space="0" w:color="auto"/>
      </w:divBdr>
    </w:div>
    <w:div w:id="1356955251">
      <w:marLeft w:val="480"/>
      <w:marRight w:val="0"/>
      <w:marTop w:val="0"/>
      <w:marBottom w:val="0"/>
      <w:divBdr>
        <w:top w:val="none" w:sz="0" w:space="0" w:color="auto"/>
        <w:left w:val="none" w:sz="0" w:space="0" w:color="auto"/>
        <w:bottom w:val="none" w:sz="0" w:space="0" w:color="auto"/>
        <w:right w:val="none" w:sz="0" w:space="0" w:color="auto"/>
      </w:divBdr>
    </w:div>
    <w:div w:id="1357151302">
      <w:marLeft w:val="640"/>
      <w:marRight w:val="0"/>
      <w:marTop w:val="0"/>
      <w:marBottom w:val="0"/>
      <w:divBdr>
        <w:top w:val="none" w:sz="0" w:space="0" w:color="auto"/>
        <w:left w:val="none" w:sz="0" w:space="0" w:color="auto"/>
        <w:bottom w:val="none" w:sz="0" w:space="0" w:color="auto"/>
        <w:right w:val="none" w:sz="0" w:space="0" w:color="auto"/>
      </w:divBdr>
    </w:div>
    <w:div w:id="1357198641">
      <w:marLeft w:val="640"/>
      <w:marRight w:val="0"/>
      <w:marTop w:val="0"/>
      <w:marBottom w:val="0"/>
      <w:divBdr>
        <w:top w:val="none" w:sz="0" w:space="0" w:color="auto"/>
        <w:left w:val="none" w:sz="0" w:space="0" w:color="auto"/>
        <w:bottom w:val="none" w:sz="0" w:space="0" w:color="auto"/>
        <w:right w:val="none" w:sz="0" w:space="0" w:color="auto"/>
      </w:divBdr>
    </w:div>
    <w:div w:id="1357578325">
      <w:marLeft w:val="640"/>
      <w:marRight w:val="0"/>
      <w:marTop w:val="0"/>
      <w:marBottom w:val="0"/>
      <w:divBdr>
        <w:top w:val="none" w:sz="0" w:space="0" w:color="auto"/>
        <w:left w:val="none" w:sz="0" w:space="0" w:color="auto"/>
        <w:bottom w:val="none" w:sz="0" w:space="0" w:color="auto"/>
        <w:right w:val="none" w:sz="0" w:space="0" w:color="auto"/>
      </w:divBdr>
    </w:div>
    <w:div w:id="1357582665">
      <w:marLeft w:val="640"/>
      <w:marRight w:val="0"/>
      <w:marTop w:val="0"/>
      <w:marBottom w:val="0"/>
      <w:divBdr>
        <w:top w:val="none" w:sz="0" w:space="0" w:color="auto"/>
        <w:left w:val="none" w:sz="0" w:space="0" w:color="auto"/>
        <w:bottom w:val="none" w:sz="0" w:space="0" w:color="auto"/>
        <w:right w:val="none" w:sz="0" w:space="0" w:color="auto"/>
      </w:divBdr>
    </w:div>
    <w:div w:id="1357927989">
      <w:bodyDiv w:val="1"/>
      <w:marLeft w:val="0"/>
      <w:marRight w:val="0"/>
      <w:marTop w:val="0"/>
      <w:marBottom w:val="0"/>
      <w:divBdr>
        <w:top w:val="none" w:sz="0" w:space="0" w:color="auto"/>
        <w:left w:val="none" w:sz="0" w:space="0" w:color="auto"/>
        <w:bottom w:val="none" w:sz="0" w:space="0" w:color="auto"/>
        <w:right w:val="none" w:sz="0" w:space="0" w:color="auto"/>
      </w:divBdr>
    </w:div>
    <w:div w:id="1358236724">
      <w:marLeft w:val="640"/>
      <w:marRight w:val="0"/>
      <w:marTop w:val="0"/>
      <w:marBottom w:val="0"/>
      <w:divBdr>
        <w:top w:val="none" w:sz="0" w:space="0" w:color="auto"/>
        <w:left w:val="none" w:sz="0" w:space="0" w:color="auto"/>
        <w:bottom w:val="none" w:sz="0" w:space="0" w:color="auto"/>
        <w:right w:val="none" w:sz="0" w:space="0" w:color="auto"/>
      </w:divBdr>
    </w:div>
    <w:div w:id="1358460455">
      <w:marLeft w:val="640"/>
      <w:marRight w:val="0"/>
      <w:marTop w:val="0"/>
      <w:marBottom w:val="0"/>
      <w:divBdr>
        <w:top w:val="none" w:sz="0" w:space="0" w:color="auto"/>
        <w:left w:val="none" w:sz="0" w:space="0" w:color="auto"/>
        <w:bottom w:val="none" w:sz="0" w:space="0" w:color="auto"/>
        <w:right w:val="none" w:sz="0" w:space="0" w:color="auto"/>
      </w:divBdr>
    </w:div>
    <w:div w:id="1359089170">
      <w:marLeft w:val="640"/>
      <w:marRight w:val="0"/>
      <w:marTop w:val="0"/>
      <w:marBottom w:val="0"/>
      <w:divBdr>
        <w:top w:val="none" w:sz="0" w:space="0" w:color="auto"/>
        <w:left w:val="none" w:sz="0" w:space="0" w:color="auto"/>
        <w:bottom w:val="none" w:sz="0" w:space="0" w:color="auto"/>
        <w:right w:val="none" w:sz="0" w:space="0" w:color="auto"/>
      </w:divBdr>
    </w:div>
    <w:div w:id="1359625052">
      <w:marLeft w:val="640"/>
      <w:marRight w:val="0"/>
      <w:marTop w:val="0"/>
      <w:marBottom w:val="0"/>
      <w:divBdr>
        <w:top w:val="none" w:sz="0" w:space="0" w:color="auto"/>
        <w:left w:val="none" w:sz="0" w:space="0" w:color="auto"/>
        <w:bottom w:val="none" w:sz="0" w:space="0" w:color="auto"/>
        <w:right w:val="none" w:sz="0" w:space="0" w:color="auto"/>
      </w:divBdr>
    </w:div>
    <w:div w:id="1359627694">
      <w:bodyDiv w:val="1"/>
      <w:marLeft w:val="0"/>
      <w:marRight w:val="0"/>
      <w:marTop w:val="0"/>
      <w:marBottom w:val="0"/>
      <w:divBdr>
        <w:top w:val="none" w:sz="0" w:space="0" w:color="auto"/>
        <w:left w:val="none" w:sz="0" w:space="0" w:color="auto"/>
        <w:bottom w:val="none" w:sz="0" w:space="0" w:color="auto"/>
        <w:right w:val="none" w:sz="0" w:space="0" w:color="auto"/>
      </w:divBdr>
    </w:div>
    <w:div w:id="1359745356">
      <w:marLeft w:val="640"/>
      <w:marRight w:val="0"/>
      <w:marTop w:val="0"/>
      <w:marBottom w:val="0"/>
      <w:divBdr>
        <w:top w:val="none" w:sz="0" w:space="0" w:color="auto"/>
        <w:left w:val="none" w:sz="0" w:space="0" w:color="auto"/>
        <w:bottom w:val="none" w:sz="0" w:space="0" w:color="auto"/>
        <w:right w:val="none" w:sz="0" w:space="0" w:color="auto"/>
      </w:divBdr>
    </w:div>
    <w:div w:id="1359745566">
      <w:marLeft w:val="640"/>
      <w:marRight w:val="0"/>
      <w:marTop w:val="0"/>
      <w:marBottom w:val="0"/>
      <w:divBdr>
        <w:top w:val="none" w:sz="0" w:space="0" w:color="auto"/>
        <w:left w:val="none" w:sz="0" w:space="0" w:color="auto"/>
        <w:bottom w:val="none" w:sz="0" w:space="0" w:color="auto"/>
        <w:right w:val="none" w:sz="0" w:space="0" w:color="auto"/>
      </w:divBdr>
    </w:div>
    <w:div w:id="1360206824">
      <w:marLeft w:val="640"/>
      <w:marRight w:val="0"/>
      <w:marTop w:val="0"/>
      <w:marBottom w:val="0"/>
      <w:divBdr>
        <w:top w:val="none" w:sz="0" w:space="0" w:color="auto"/>
        <w:left w:val="none" w:sz="0" w:space="0" w:color="auto"/>
        <w:bottom w:val="none" w:sz="0" w:space="0" w:color="auto"/>
        <w:right w:val="none" w:sz="0" w:space="0" w:color="auto"/>
      </w:divBdr>
    </w:div>
    <w:div w:id="1360274487">
      <w:marLeft w:val="640"/>
      <w:marRight w:val="0"/>
      <w:marTop w:val="0"/>
      <w:marBottom w:val="0"/>
      <w:divBdr>
        <w:top w:val="none" w:sz="0" w:space="0" w:color="auto"/>
        <w:left w:val="none" w:sz="0" w:space="0" w:color="auto"/>
        <w:bottom w:val="none" w:sz="0" w:space="0" w:color="auto"/>
        <w:right w:val="none" w:sz="0" w:space="0" w:color="auto"/>
      </w:divBdr>
    </w:div>
    <w:div w:id="1360397361">
      <w:marLeft w:val="640"/>
      <w:marRight w:val="0"/>
      <w:marTop w:val="0"/>
      <w:marBottom w:val="0"/>
      <w:divBdr>
        <w:top w:val="none" w:sz="0" w:space="0" w:color="auto"/>
        <w:left w:val="none" w:sz="0" w:space="0" w:color="auto"/>
        <w:bottom w:val="none" w:sz="0" w:space="0" w:color="auto"/>
        <w:right w:val="none" w:sz="0" w:space="0" w:color="auto"/>
      </w:divBdr>
    </w:div>
    <w:div w:id="1360742619">
      <w:marLeft w:val="640"/>
      <w:marRight w:val="0"/>
      <w:marTop w:val="0"/>
      <w:marBottom w:val="0"/>
      <w:divBdr>
        <w:top w:val="none" w:sz="0" w:space="0" w:color="auto"/>
        <w:left w:val="none" w:sz="0" w:space="0" w:color="auto"/>
        <w:bottom w:val="none" w:sz="0" w:space="0" w:color="auto"/>
        <w:right w:val="none" w:sz="0" w:space="0" w:color="auto"/>
      </w:divBdr>
    </w:div>
    <w:div w:id="1361055078">
      <w:marLeft w:val="640"/>
      <w:marRight w:val="0"/>
      <w:marTop w:val="0"/>
      <w:marBottom w:val="0"/>
      <w:divBdr>
        <w:top w:val="none" w:sz="0" w:space="0" w:color="auto"/>
        <w:left w:val="none" w:sz="0" w:space="0" w:color="auto"/>
        <w:bottom w:val="none" w:sz="0" w:space="0" w:color="auto"/>
        <w:right w:val="none" w:sz="0" w:space="0" w:color="auto"/>
      </w:divBdr>
    </w:div>
    <w:div w:id="1361586820">
      <w:marLeft w:val="640"/>
      <w:marRight w:val="0"/>
      <w:marTop w:val="0"/>
      <w:marBottom w:val="0"/>
      <w:divBdr>
        <w:top w:val="none" w:sz="0" w:space="0" w:color="auto"/>
        <w:left w:val="none" w:sz="0" w:space="0" w:color="auto"/>
        <w:bottom w:val="none" w:sz="0" w:space="0" w:color="auto"/>
        <w:right w:val="none" w:sz="0" w:space="0" w:color="auto"/>
      </w:divBdr>
    </w:div>
    <w:div w:id="1361976642">
      <w:marLeft w:val="640"/>
      <w:marRight w:val="0"/>
      <w:marTop w:val="0"/>
      <w:marBottom w:val="0"/>
      <w:divBdr>
        <w:top w:val="none" w:sz="0" w:space="0" w:color="auto"/>
        <w:left w:val="none" w:sz="0" w:space="0" w:color="auto"/>
        <w:bottom w:val="none" w:sz="0" w:space="0" w:color="auto"/>
        <w:right w:val="none" w:sz="0" w:space="0" w:color="auto"/>
      </w:divBdr>
    </w:div>
    <w:div w:id="1362318874">
      <w:marLeft w:val="640"/>
      <w:marRight w:val="0"/>
      <w:marTop w:val="0"/>
      <w:marBottom w:val="0"/>
      <w:divBdr>
        <w:top w:val="none" w:sz="0" w:space="0" w:color="auto"/>
        <w:left w:val="none" w:sz="0" w:space="0" w:color="auto"/>
        <w:bottom w:val="none" w:sz="0" w:space="0" w:color="auto"/>
        <w:right w:val="none" w:sz="0" w:space="0" w:color="auto"/>
      </w:divBdr>
    </w:div>
    <w:div w:id="1362894846">
      <w:bodyDiv w:val="1"/>
      <w:marLeft w:val="0"/>
      <w:marRight w:val="0"/>
      <w:marTop w:val="0"/>
      <w:marBottom w:val="0"/>
      <w:divBdr>
        <w:top w:val="none" w:sz="0" w:space="0" w:color="auto"/>
        <w:left w:val="none" w:sz="0" w:space="0" w:color="auto"/>
        <w:bottom w:val="none" w:sz="0" w:space="0" w:color="auto"/>
        <w:right w:val="none" w:sz="0" w:space="0" w:color="auto"/>
      </w:divBdr>
    </w:div>
    <w:div w:id="1362971999">
      <w:bodyDiv w:val="1"/>
      <w:marLeft w:val="0"/>
      <w:marRight w:val="0"/>
      <w:marTop w:val="0"/>
      <w:marBottom w:val="0"/>
      <w:divBdr>
        <w:top w:val="none" w:sz="0" w:space="0" w:color="auto"/>
        <w:left w:val="none" w:sz="0" w:space="0" w:color="auto"/>
        <w:bottom w:val="none" w:sz="0" w:space="0" w:color="auto"/>
        <w:right w:val="none" w:sz="0" w:space="0" w:color="auto"/>
      </w:divBdr>
    </w:div>
    <w:div w:id="1362979137">
      <w:marLeft w:val="640"/>
      <w:marRight w:val="0"/>
      <w:marTop w:val="0"/>
      <w:marBottom w:val="0"/>
      <w:divBdr>
        <w:top w:val="none" w:sz="0" w:space="0" w:color="auto"/>
        <w:left w:val="none" w:sz="0" w:space="0" w:color="auto"/>
        <w:bottom w:val="none" w:sz="0" w:space="0" w:color="auto"/>
        <w:right w:val="none" w:sz="0" w:space="0" w:color="auto"/>
      </w:divBdr>
    </w:div>
    <w:div w:id="1364477299">
      <w:marLeft w:val="640"/>
      <w:marRight w:val="0"/>
      <w:marTop w:val="0"/>
      <w:marBottom w:val="0"/>
      <w:divBdr>
        <w:top w:val="none" w:sz="0" w:space="0" w:color="auto"/>
        <w:left w:val="none" w:sz="0" w:space="0" w:color="auto"/>
        <w:bottom w:val="none" w:sz="0" w:space="0" w:color="auto"/>
        <w:right w:val="none" w:sz="0" w:space="0" w:color="auto"/>
      </w:divBdr>
    </w:div>
    <w:div w:id="1364482701">
      <w:marLeft w:val="640"/>
      <w:marRight w:val="0"/>
      <w:marTop w:val="0"/>
      <w:marBottom w:val="0"/>
      <w:divBdr>
        <w:top w:val="none" w:sz="0" w:space="0" w:color="auto"/>
        <w:left w:val="none" w:sz="0" w:space="0" w:color="auto"/>
        <w:bottom w:val="none" w:sz="0" w:space="0" w:color="auto"/>
        <w:right w:val="none" w:sz="0" w:space="0" w:color="auto"/>
      </w:divBdr>
    </w:div>
    <w:div w:id="1365134145">
      <w:marLeft w:val="640"/>
      <w:marRight w:val="0"/>
      <w:marTop w:val="0"/>
      <w:marBottom w:val="0"/>
      <w:divBdr>
        <w:top w:val="none" w:sz="0" w:space="0" w:color="auto"/>
        <w:left w:val="none" w:sz="0" w:space="0" w:color="auto"/>
        <w:bottom w:val="none" w:sz="0" w:space="0" w:color="auto"/>
        <w:right w:val="none" w:sz="0" w:space="0" w:color="auto"/>
      </w:divBdr>
    </w:div>
    <w:div w:id="1365788768">
      <w:marLeft w:val="640"/>
      <w:marRight w:val="0"/>
      <w:marTop w:val="0"/>
      <w:marBottom w:val="0"/>
      <w:divBdr>
        <w:top w:val="none" w:sz="0" w:space="0" w:color="auto"/>
        <w:left w:val="none" w:sz="0" w:space="0" w:color="auto"/>
        <w:bottom w:val="none" w:sz="0" w:space="0" w:color="auto"/>
        <w:right w:val="none" w:sz="0" w:space="0" w:color="auto"/>
      </w:divBdr>
    </w:div>
    <w:div w:id="1365789896">
      <w:marLeft w:val="640"/>
      <w:marRight w:val="0"/>
      <w:marTop w:val="0"/>
      <w:marBottom w:val="0"/>
      <w:divBdr>
        <w:top w:val="none" w:sz="0" w:space="0" w:color="auto"/>
        <w:left w:val="none" w:sz="0" w:space="0" w:color="auto"/>
        <w:bottom w:val="none" w:sz="0" w:space="0" w:color="auto"/>
        <w:right w:val="none" w:sz="0" w:space="0" w:color="auto"/>
      </w:divBdr>
    </w:div>
    <w:div w:id="1366103066">
      <w:marLeft w:val="640"/>
      <w:marRight w:val="0"/>
      <w:marTop w:val="0"/>
      <w:marBottom w:val="0"/>
      <w:divBdr>
        <w:top w:val="none" w:sz="0" w:space="0" w:color="auto"/>
        <w:left w:val="none" w:sz="0" w:space="0" w:color="auto"/>
        <w:bottom w:val="none" w:sz="0" w:space="0" w:color="auto"/>
        <w:right w:val="none" w:sz="0" w:space="0" w:color="auto"/>
      </w:divBdr>
    </w:div>
    <w:div w:id="1366296898">
      <w:bodyDiv w:val="1"/>
      <w:marLeft w:val="0"/>
      <w:marRight w:val="0"/>
      <w:marTop w:val="0"/>
      <w:marBottom w:val="0"/>
      <w:divBdr>
        <w:top w:val="none" w:sz="0" w:space="0" w:color="auto"/>
        <w:left w:val="none" w:sz="0" w:space="0" w:color="auto"/>
        <w:bottom w:val="none" w:sz="0" w:space="0" w:color="auto"/>
        <w:right w:val="none" w:sz="0" w:space="0" w:color="auto"/>
      </w:divBdr>
      <w:divsChild>
        <w:div w:id="76680683">
          <w:marLeft w:val="480"/>
          <w:marRight w:val="0"/>
          <w:marTop w:val="0"/>
          <w:marBottom w:val="0"/>
          <w:divBdr>
            <w:top w:val="none" w:sz="0" w:space="0" w:color="auto"/>
            <w:left w:val="none" w:sz="0" w:space="0" w:color="auto"/>
            <w:bottom w:val="none" w:sz="0" w:space="0" w:color="auto"/>
            <w:right w:val="none" w:sz="0" w:space="0" w:color="auto"/>
          </w:divBdr>
        </w:div>
        <w:div w:id="78019511">
          <w:marLeft w:val="480"/>
          <w:marRight w:val="0"/>
          <w:marTop w:val="0"/>
          <w:marBottom w:val="0"/>
          <w:divBdr>
            <w:top w:val="none" w:sz="0" w:space="0" w:color="auto"/>
            <w:left w:val="none" w:sz="0" w:space="0" w:color="auto"/>
            <w:bottom w:val="none" w:sz="0" w:space="0" w:color="auto"/>
            <w:right w:val="none" w:sz="0" w:space="0" w:color="auto"/>
          </w:divBdr>
        </w:div>
        <w:div w:id="92167123">
          <w:marLeft w:val="480"/>
          <w:marRight w:val="0"/>
          <w:marTop w:val="0"/>
          <w:marBottom w:val="0"/>
          <w:divBdr>
            <w:top w:val="none" w:sz="0" w:space="0" w:color="auto"/>
            <w:left w:val="none" w:sz="0" w:space="0" w:color="auto"/>
            <w:bottom w:val="none" w:sz="0" w:space="0" w:color="auto"/>
            <w:right w:val="none" w:sz="0" w:space="0" w:color="auto"/>
          </w:divBdr>
        </w:div>
        <w:div w:id="99762358">
          <w:marLeft w:val="480"/>
          <w:marRight w:val="0"/>
          <w:marTop w:val="0"/>
          <w:marBottom w:val="0"/>
          <w:divBdr>
            <w:top w:val="none" w:sz="0" w:space="0" w:color="auto"/>
            <w:left w:val="none" w:sz="0" w:space="0" w:color="auto"/>
            <w:bottom w:val="none" w:sz="0" w:space="0" w:color="auto"/>
            <w:right w:val="none" w:sz="0" w:space="0" w:color="auto"/>
          </w:divBdr>
        </w:div>
        <w:div w:id="128516639">
          <w:marLeft w:val="480"/>
          <w:marRight w:val="0"/>
          <w:marTop w:val="0"/>
          <w:marBottom w:val="0"/>
          <w:divBdr>
            <w:top w:val="none" w:sz="0" w:space="0" w:color="auto"/>
            <w:left w:val="none" w:sz="0" w:space="0" w:color="auto"/>
            <w:bottom w:val="none" w:sz="0" w:space="0" w:color="auto"/>
            <w:right w:val="none" w:sz="0" w:space="0" w:color="auto"/>
          </w:divBdr>
        </w:div>
        <w:div w:id="144592657">
          <w:marLeft w:val="480"/>
          <w:marRight w:val="0"/>
          <w:marTop w:val="0"/>
          <w:marBottom w:val="0"/>
          <w:divBdr>
            <w:top w:val="none" w:sz="0" w:space="0" w:color="auto"/>
            <w:left w:val="none" w:sz="0" w:space="0" w:color="auto"/>
            <w:bottom w:val="none" w:sz="0" w:space="0" w:color="auto"/>
            <w:right w:val="none" w:sz="0" w:space="0" w:color="auto"/>
          </w:divBdr>
        </w:div>
        <w:div w:id="150216124">
          <w:marLeft w:val="480"/>
          <w:marRight w:val="0"/>
          <w:marTop w:val="0"/>
          <w:marBottom w:val="0"/>
          <w:divBdr>
            <w:top w:val="none" w:sz="0" w:space="0" w:color="auto"/>
            <w:left w:val="none" w:sz="0" w:space="0" w:color="auto"/>
            <w:bottom w:val="none" w:sz="0" w:space="0" w:color="auto"/>
            <w:right w:val="none" w:sz="0" w:space="0" w:color="auto"/>
          </w:divBdr>
        </w:div>
        <w:div w:id="221867406">
          <w:marLeft w:val="480"/>
          <w:marRight w:val="0"/>
          <w:marTop w:val="0"/>
          <w:marBottom w:val="0"/>
          <w:divBdr>
            <w:top w:val="none" w:sz="0" w:space="0" w:color="auto"/>
            <w:left w:val="none" w:sz="0" w:space="0" w:color="auto"/>
            <w:bottom w:val="none" w:sz="0" w:space="0" w:color="auto"/>
            <w:right w:val="none" w:sz="0" w:space="0" w:color="auto"/>
          </w:divBdr>
        </w:div>
        <w:div w:id="242033707">
          <w:marLeft w:val="480"/>
          <w:marRight w:val="0"/>
          <w:marTop w:val="0"/>
          <w:marBottom w:val="0"/>
          <w:divBdr>
            <w:top w:val="none" w:sz="0" w:space="0" w:color="auto"/>
            <w:left w:val="none" w:sz="0" w:space="0" w:color="auto"/>
            <w:bottom w:val="none" w:sz="0" w:space="0" w:color="auto"/>
            <w:right w:val="none" w:sz="0" w:space="0" w:color="auto"/>
          </w:divBdr>
        </w:div>
        <w:div w:id="269625199">
          <w:marLeft w:val="480"/>
          <w:marRight w:val="0"/>
          <w:marTop w:val="0"/>
          <w:marBottom w:val="0"/>
          <w:divBdr>
            <w:top w:val="none" w:sz="0" w:space="0" w:color="auto"/>
            <w:left w:val="none" w:sz="0" w:space="0" w:color="auto"/>
            <w:bottom w:val="none" w:sz="0" w:space="0" w:color="auto"/>
            <w:right w:val="none" w:sz="0" w:space="0" w:color="auto"/>
          </w:divBdr>
        </w:div>
        <w:div w:id="397826421">
          <w:marLeft w:val="480"/>
          <w:marRight w:val="0"/>
          <w:marTop w:val="0"/>
          <w:marBottom w:val="0"/>
          <w:divBdr>
            <w:top w:val="none" w:sz="0" w:space="0" w:color="auto"/>
            <w:left w:val="none" w:sz="0" w:space="0" w:color="auto"/>
            <w:bottom w:val="none" w:sz="0" w:space="0" w:color="auto"/>
            <w:right w:val="none" w:sz="0" w:space="0" w:color="auto"/>
          </w:divBdr>
        </w:div>
        <w:div w:id="401637071">
          <w:marLeft w:val="480"/>
          <w:marRight w:val="0"/>
          <w:marTop w:val="0"/>
          <w:marBottom w:val="0"/>
          <w:divBdr>
            <w:top w:val="none" w:sz="0" w:space="0" w:color="auto"/>
            <w:left w:val="none" w:sz="0" w:space="0" w:color="auto"/>
            <w:bottom w:val="none" w:sz="0" w:space="0" w:color="auto"/>
            <w:right w:val="none" w:sz="0" w:space="0" w:color="auto"/>
          </w:divBdr>
        </w:div>
        <w:div w:id="478228855">
          <w:marLeft w:val="480"/>
          <w:marRight w:val="0"/>
          <w:marTop w:val="0"/>
          <w:marBottom w:val="0"/>
          <w:divBdr>
            <w:top w:val="none" w:sz="0" w:space="0" w:color="auto"/>
            <w:left w:val="none" w:sz="0" w:space="0" w:color="auto"/>
            <w:bottom w:val="none" w:sz="0" w:space="0" w:color="auto"/>
            <w:right w:val="none" w:sz="0" w:space="0" w:color="auto"/>
          </w:divBdr>
        </w:div>
        <w:div w:id="485365474">
          <w:marLeft w:val="480"/>
          <w:marRight w:val="0"/>
          <w:marTop w:val="0"/>
          <w:marBottom w:val="0"/>
          <w:divBdr>
            <w:top w:val="none" w:sz="0" w:space="0" w:color="auto"/>
            <w:left w:val="none" w:sz="0" w:space="0" w:color="auto"/>
            <w:bottom w:val="none" w:sz="0" w:space="0" w:color="auto"/>
            <w:right w:val="none" w:sz="0" w:space="0" w:color="auto"/>
          </w:divBdr>
        </w:div>
        <w:div w:id="533540014">
          <w:marLeft w:val="480"/>
          <w:marRight w:val="0"/>
          <w:marTop w:val="0"/>
          <w:marBottom w:val="0"/>
          <w:divBdr>
            <w:top w:val="none" w:sz="0" w:space="0" w:color="auto"/>
            <w:left w:val="none" w:sz="0" w:space="0" w:color="auto"/>
            <w:bottom w:val="none" w:sz="0" w:space="0" w:color="auto"/>
            <w:right w:val="none" w:sz="0" w:space="0" w:color="auto"/>
          </w:divBdr>
        </w:div>
        <w:div w:id="560404400">
          <w:marLeft w:val="480"/>
          <w:marRight w:val="0"/>
          <w:marTop w:val="0"/>
          <w:marBottom w:val="0"/>
          <w:divBdr>
            <w:top w:val="none" w:sz="0" w:space="0" w:color="auto"/>
            <w:left w:val="none" w:sz="0" w:space="0" w:color="auto"/>
            <w:bottom w:val="none" w:sz="0" w:space="0" w:color="auto"/>
            <w:right w:val="none" w:sz="0" w:space="0" w:color="auto"/>
          </w:divBdr>
        </w:div>
        <w:div w:id="563762620">
          <w:marLeft w:val="480"/>
          <w:marRight w:val="0"/>
          <w:marTop w:val="0"/>
          <w:marBottom w:val="0"/>
          <w:divBdr>
            <w:top w:val="none" w:sz="0" w:space="0" w:color="auto"/>
            <w:left w:val="none" w:sz="0" w:space="0" w:color="auto"/>
            <w:bottom w:val="none" w:sz="0" w:space="0" w:color="auto"/>
            <w:right w:val="none" w:sz="0" w:space="0" w:color="auto"/>
          </w:divBdr>
        </w:div>
        <w:div w:id="579413709">
          <w:marLeft w:val="480"/>
          <w:marRight w:val="0"/>
          <w:marTop w:val="0"/>
          <w:marBottom w:val="0"/>
          <w:divBdr>
            <w:top w:val="none" w:sz="0" w:space="0" w:color="auto"/>
            <w:left w:val="none" w:sz="0" w:space="0" w:color="auto"/>
            <w:bottom w:val="none" w:sz="0" w:space="0" w:color="auto"/>
            <w:right w:val="none" w:sz="0" w:space="0" w:color="auto"/>
          </w:divBdr>
        </w:div>
        <w:div w:id="586961411">
          <w:marLeft w:val="480"/>
          <w:marRight w:val="0"/>
          <w:marTop w:val="0"/>
          <w:marBottom w:val="0"/>
          <w:divBdr>
            <w:top w:val="none" w:sz="0" w:space="0" w:color="auto"/>
            <w:left w:val="none" w:sz="0" w:space="0" w:color="auto"/>
            <w:bottom w:val="none" w:sz="0" w:space="0" w:color="auto"/>
            <w:right w:val="none" w:sz="0" w:space="0" w:color="auto"/>
          </w:divBdr>
        </w:div>
        <w:div w:id="618923789">
          <w:marLeft w:val="480"/>
          <w:marRight w:val="0"/>
          <w:marTop w:val="0"/>
          <w:marBottom w:val="0"/>
          <w:divBdr>
            <w:top w:val="none" w:sz="0" w:space="0" w:color="auto"/>
            <w:left w:val="none" w:sz="0" w:space="0" w:color="auto"/>
            <w:bottom w:val="none" w:sz="0" w:space="0" w:color="auto"/>
            <w:right w:val="none" w:sz="0" w:space="0" w:color="auto"/>
          </w:divBdr>
        </w:div>
        <w:div w:id="643630280">
          <w:marLeft w:val="480"/>
          <w:marRight w:val="0"/>
          <w:marTop w:val="0"/>
          <w:marBottom w:val="0"/>
          <w:divBdr>
            <w:top w:val="none" w:sz="0" w:space="0" w:color="auto"/>
            <w:left w:val="none" w:sz="0" w:space="0" w:color="auto"/>
            <w:bottom w:val="none" w:sz="0" w:space="0" w:color="auto"/>
            <w:right w:val="none" w:sz="0" w:space="0" w:color="auto"/>
          </w:divBdr>
        </w:div>
        <w:div w:id="748893513">
          <w:marLeft w:val="480"/>
          <w:marRight w:val="0"/>
          <w:marTop w:val="0"/>
          <w:marBottom w:val="0"/>
          <w:divBdr>
            <w:top w:val="none" w:sz="0" w:space="0" w:color="auto"/>
            <w:left w:val="none" w:sz="0" w:space="0" w:color="auto"/>
            <w:bottom w:val="none" w:sz="0" w:space="0" w:color="auto"/>
            <w:right w:val="none" w:sz="0" w:space="0" w:color="auto"/>
          </w:divBdr>
        </w:div>
        <w:div w:id="767506708">
          <w:marLeft w:val="480"/>
          <w:marRight w:val="0"/>
          <w:marTop w:val="0"/>
          <w:marBottom w:val="0"/>
          <w:divBdr>
            <w:top w:val="none" w:sz="0" w:space="0" w:color="auto"/>
            <w:left w:val="none" w:sz="0" w:space="0" w:color="auto"/>
            <w:bottom w:val="none" w:sz="0" w:space="0" w:color="auto"/>
            <w:right w:val="none" w:sz="0" w:space="0" w:color="auto"/>
          </w:divBdr>
        </w:div>
        <w:div w:id="770318459">
          <w:marLeft w:val="480"/>
          <w:marRight w:val="0"/>
          <w:marTop w:val="0"/>
          <w:marBottom w:val="0"/>
          <w:divBdr>
            <w:top w:val="none" w:sz="0" w:space="0" w:color="auto"/>
            <w:left w:val="none" w:sz="0" w:space="0" w:color="auto"/>
            <w:bottom w:val="none" w:sz="0" w:space="0" w:color="auto"/>
            <w:right w:val="none" w:sz="0" w:space="0" w:color="auto"/>
          </w:divBdr>
        </w:div>
        <w:div w:id="822040753">
          <w:marLeft w:val="480"/>
          <w:marRight w:val="0"/>
          <w:marTop w:val="0"/>
          <w:marBottom w:val="0"/>
          <w:divBdr>
            <w:top w:val="none" w:sz="0" w:space="0" w:color="auto"/>
            <w:left w:val="none" w:sz="0" w:space="0" w:color="auto"/>
            <w:bottom w:val="none" w:sz="0" w:space="0" w:color="auto"/>
            <w:right w:val="none" w:sz="0" w:space="0" w:color="auto"/>
          </w:divBdr>
        </w:div>
        <w:div w:id="905188104">
          <w:marLeft w:val="480"/>
          <w:marRight w:val="0"/>
          <w:marTop w:val="0"/>
          <w:marBottom w:val="0"/>
          <w:divBdr>
            <w:top w:val="none" w:sz="0" w:space="0" w:color="auto"/>
            <w:left w:val="none" w:sz="0" w:space="0" w:color="auto"/>
            <w:bottom w:val="none" w:sz="0" w:space="0" w:color="auto"/>
            <w:right w:val="none" w:sz="0" w:space="0" w:color="auto"/>
          </w:divBdr>
        </w:div>
        <w:div w:id="934050817">
          <w:marLeft w:val="480"/>
          <w:marRight w:val="0"/>
          <w:marTop w:val="0"/>
          <w:marBottom w:val="0"/>
          <w:divBdr>
            <w:top w:val="none" w:sz="0" w:space="0" w:color="auto"/>
            <w:left w:val="none" w:sz="0" w:space="0" w:color="auto"/>
            <w:bottom w:val="none" w:sz="0" w:space="0" w:color="auto"/>
            <w:right w:val="none" w:sz="0" w:space="0" w:color="auto"/>
          </w:divBdr>
        </w:div>
        <w:div w:id="956529004">
          <w:marLeft w:val="480"/>
          <w:marRight w:val="0"/>
          <w:marTop w:val="0"/>
          <w:marBottom w:val="0"/>
          <w:divBdr>
            <w:top w:val="none" w:sz="0" w:space="0" w:color="auto"/>
            <w:left w:val="none" w:sz="0" w:space="0" w:color="auto"/>
            <w:bottom w:val="none" w:sz="0" w:space="0" w:color="auto"/>
            <w:right w:val="none" w:sz="0" w:space="0" w:color="auto"/>
          </w:divBdr>
        </w:div>
        <w:div w:id="987976813">
          <w:marLeft w:val="480"/>
          <w:marRight w:val="0"/>
          <w:marTop w:val="0"/>
          <w:marBottom w:val="0"/>
          <w:divBdr>
            <w:top w:val="none" w:sz="0" w:space="0" w:color="auto"/>
            <w:left w:val="none" w:sz="0" w:space="0" w:color="auto"/>
            <w:bottom w:val="none" w:sz="0" w:space="0" w:color="auto"/>
            <w:right w:val="none" w:sz="0" w:space="0" w:color="auto"/>
          </w:divBdr>
        </w:div>
        <w:div w:id="1004094319">
          <w:marLeft w:val="480"/>
          <w:marRight w:val="0"/>
          <w:marTop w:val="0"/>
          <w:marBottom w:val="0"/>
          <w:divBdr>
            <w:top w:val="none" w:sz="0" w:space="0" w:color="auto"/>
            <w:left w:val="none" w:sz="0" w:space="0" w:color="auto"/>
            <w:bottom w:val="none" w:sz="0" w:space="0" w:color="auto"/>
            <w:right w:val="none" w:sz="0" w:space="0" w:color="auto"/>
          </w:divBdr>
        </w:div>
        <w:div w:id="1041636246">
          <w:marLeft w:val="480"/>
          <w:marRight w:val="0"/>
          <w:marTop w:val="0"/>
          <w:marBottom w:val="0"/>
          <w:divBdr>
            <w:top w:val="none" w:sz="0" w:space="0" w:color="auto"/>
            <w:left w:val="none" w:sz="0" w:space="0" w:color="auto"/>
            <w:bottom w:val="none" w:sz="0" w:space="0" w:color="auto"/>
            <w:right w:val="none" w:sz="0" w:space="0" w:color="auto"/>
          </w:divBdr>
        </w:div>
        <w:div w:id="1189564373">
          <w:marLeft w:val="480"/>
          <w:marRight w:val="0"/>
          <w:marTop w:val="0"/>
          <w:marBottom w:val="0"/>
          <w:divBdr>
            <w:top w:val="none" w:sz="0" w:space="0" w:color="auto"/>
            <w:left w:val="none" w:sz="0" w:space="0" w:color="auto"/>
            <w:bottom w:val="none" w:sz="0" w:space="0" w:color="auto"/>
            <w:right w:val="none" w:sz="0" w:space="0" w:color="auto"/>
          </w:divBdr>
        </w:div>
        <w:div w:id="1226382077">
          <w:marLeft w:val="480"/>
          <w:marRight w:val="0"/>
          <w:marTop w:val="0"/>
          <w:marBottom w:val="0"/>
          <w:divBdr>
            <w:top w:val="none" w:sz="0" w:space="0" w:color="auto"/>
            <w:left w:val="none" w:sz="0" w:space="0" w:color="auto"/>
            <w:bottom w:val="none" w:sz="0" w:space="0" w:color="auto"/>
            <w:right w:val="none" w:sz="0" w:space="0" w:color="auto"/>
          </w:divBdr>
        </w:div>
        <w:div w:id="1249190934">
          <w:marLeft w:val="480"/>
          <w:marRight w:val="0"/>
          <w:marTop w:val="0"/>
          <w:marBottom w:val="0"/>
          <w:divBdr>
            <w:top w:val="none" w:sz="0" w:space="0" w:color="auto"/>
            <w:left w:val="none" w:sz="0" w:space="0" w:color="auto"/>
            <w:bottom w:val="none" w:sz="0" w:space="0" w:color="auto"/>
            <w:right w:val="none" w:sz="0" w:space="0" w:color="auto"/>
          </w:divBdr>
        </w:div>
        <w:div w:id="1332878046">
          <w:marLeft w:val="480"/>
          <w:marRight w:val="0"/>
          <w:marTop w:val="0"/>
          <w:marBottom w:val="0"/>
          <w:divBdr>
            <w:top w:val="none" w:sz="0" w:space="0" w:color="auto"/>
            <w:left w:val="none" w:sz="0" w:space="0" w:color="auto"/>
            <w:bottom w:val="none" w:sz="0" w:space="0" w:color="auto"/>
            <w:right w:val="none" w:sz="0" w:space="0" w:color="auto"/>
          </w:divBdr>
        </w:div>
        <w:div w:id="1341079818">
          <w:marLeft w:val="480"/>
          <w:marRight w:val="0"/>
          <w:marTop w:val="0"/>
          <w:marBottom w:val="0"/>
          <w:divBdr>
            <w:top w:val="none" w:sz="0" w:space="0" w:color="auto"/>
            <w:left w:val="none" w:sz="0" w:space="0" w:color="auto"/>
            <w:bottom w:val="none" w:sz="0" w:space="0" w:color="auto"/>
            <w:right w:val="none" w:sz="0" w:space="0" w:color="auto"/>
          </w:divBdr>
        </w:div>
        <w:div w:id="1364331226">
          <w:marLeft w:val="480"/>
          <w:marRight w:val="0"/>
          <w:marTop w:val="0"/>
          <w:marBottom w:val="0"/>
          <w:divBdr>
            <w:top w:val="none" w:sz="0" w:space="0" w:color="auto"/>
            <w:left w:val="none" w:sz="0" w:space="0" w:color="auto"/>
            <w:bottom w:val="none" w:sz="0" w:space="0" w:color="auto"/>
            <w:right w:val="none" w:sz="0" w:space="0" w:color="auto"/>
          </w:divBdr>
        </w:div>
        <w:div w:id="1392847153">
          <w:marLeft w:val="480"/>
          <w:marRight w:val="0"/>
          <w:marTop w:val="0"/>
          <w:marBottom w:val="0"/>
          <w:divBdr>
            <w:top w:val="none" w:sz="0" w:space="0" w:color="auto"/>
            <w:left w:val="none" w:sz="0" w:space="0" w:color="auto"/>
            <w:bottom w:val="none" w:sz="0" w:space="0" w:color="auto"/>
            <w:right w:val="none" w:sz="0" w:space="0" w:color="auto"/>
          </w:divBdr>
        </w:div>
        <w:div w:id="1397632245">
          <w:marLeft w:val="480"/>
          <w:marRight w:val="0"/>
          <w:marTop w:val="0"/>
          <w:marBottom w:val="0"/>
          <w:divBdr>
            <w:top w:val="none" w:sz="0" w:space="0" w:color="auto"/>
            <w:left w:val="none" w:sz="0" w:space="0" w:color="auto"/>
            <w:bottom w:val="none" w:sz="0" w:space="0" w:color="auto"/>
            <w:right w:val="none" w:sz="0" w:space="0" w:color="auto"/>
          </w:divBdr>
        </w:div>
        <w:div w:id="1411346684">
          <w:marLeft w:val="480"/>
          <w:marRight w:val="0"/>
          <w:marTop w:val="0"/>
          <w:marBottom w:val="0"/>
          <w:divBdr>
            <w:top w:val="none" w:sz="0" w:space="0" w:color="auto"/>
            <w:left w:val="none" w:sz="0" w:space="0" w:color="auto"/>
            <w:bottom w:val="none" w:sz="0" w:space="0" w:color="auto"/>
            <w:right w:val="none" w:sz="0" w:space="0" w:color="auto"/>
          </w:divBdr>
        </w:div>
        <w:div w:id="1422918722">
          <w:marLeft w:val="480"/>
          <w:marRight w:val="0"/>
          <w:marTop w:val="0"/>
          <w:marBottom w:val="0"/>
          <w:divBdr>
            <w:top w:val="none" w:sz="0" w:space="0" w:color="auto"/>
            <w:left w:val="none" w:sz="0" w:space="0" w:color="auto"/>
            <w:bottom w:val="none" w:sz="0" w:space="0" w:color="auto"/>
            <w:right w:val="none" w:sz="0" w:space="0" w:color="auto"/>
          </w:divBdr>
        </w:div>
        <w:div w:id="1435243686">
          <w:marLeft w:val="480"/>
          <w:marRight w:val="0"/>
          <w:marTop w:val="0"/>
          <w:marBottom w:val="0"/>
          <w:divBdr>
            <w:top w:val="none" w:sz="0" w:space="0" w:color="auto"/>
            <w:left w:val="none" w:sz="0" w:space="0" w:color="auto"/>
            <w:bottom w:val="none" w:sz="0" w:space="0" w:color="auto"/>
            <w:right w:val="none" w:sz="0" w:space="0" w:color="auto"/>
          </w:divBdr>
        </w:div>
        <w:div w:id="1445418970">
          <w:marLeft w:val="480"/>
          <w:marRight w:val="0"/>
          <w:marTop w:val="0"/>
          <w:marBottom w:val="0"/>
          <w:divBdr>
            <w:top w:val="none" w:sz="0" w:space="0" w:color="auto"/>
            <w:left w:val="none" w:sz="0" w:space="0" w:color="auto"/>
            <w:bottom w:val="none" w:sz="0" w:space="0" w:color="auto"/>
            <w:right w:val="none" w:sz="0" w:space="0" w:color="auto"/>
          </w:divBdr>
        </w:div>
        <w:div w:id="1515146148">
          <w:marLeft w:val="480"/>
          <w:marRight w:val="0"/>
          <w:marTop w:val="0"/>
          <w:marBottom w:val="0"/>
          <w:divBdr>
            <w:top w:val="none" w:sz="0" w:space="0" w:color="auto"/>
            <w:left w:val="none" w:sz="0" w:space="0" w:color="auto"/>
            <w:bottom w:val="none" w:sz="0" w:space="0" w:color="auto"/>
            <w:right w:val="none" w:sz="0" w:space="0" w:color="auto"/>
          </w:divBdr>
        </w:div>
        <w:div w:id="1543010409">
          <w:marLeft w:val="480"/>
          <w:marRight w:val="0"/>
          <w:marTop w:val="0"/>
          <w:marBottom w:val="0"/>
          <w:divBdr>
            <w:top w:val="none" w:sz="0" w:space="0" w:color="auto"/>
            <w:left w:val="none" w:sz="0" w:space="0" w:color="auto"/>
            <w:bottom w:val="none" w:sz="0" w:space="0" w:color="auto"/>
            <w:right w:val="none" w:sz="0" w:space="0" w:color="auto"/>
          </w:divBdr>
        </w:div>
        <w:div w:id="1550530049">
          <w:marLeft w:val="480"/>
          <w:marRight w:val="0"/>
          <w:marTop w:val="0"/>
          <w:marBottom w:val="0"/>
          <w:divBdr>
            <w:top w:val="none" w:sz="0" w:space="0" w:color="auto"/>
            <w:left w:val="none" w:sz="0" w:space="0" w:color="auto"/>
            <w:bottom w:val="none" w:sz="0" w:space="0" w:color="auto"/>
            <w:right w:val="none" w:sz="0" w:space="0" w:color="auto"/>
          </w:divBdr>
        </w:div>
        <w:div w:id="1628778850">
          <w:marLeft w:val="480"/>
          <w:marRight w:val="0"/>
          <w:marTop w:val="0"/>
          <w:marBottom w:val="0"/>
          <w:divBdr>
            <w:top w:val="none" w:sz="0" w:space="0" w:color="auto"/>
            <w:left w:val="none" w:sz="0" w:space="0" w:color="auto"/>
            <w:bottom w:val="none" w:sz="0" w:space="0" w:color="auto"/>
            <w:right w:val="none" w:sz="0" w:space="0" w:color="auto"/>
          </w:divBdr>
        </w:div>
        <w:div w:id="1649508275">
          <w:marLeft w:val="480"/>
          <w:marRight w:val="0"/>
          <w:marTop w:val="0"/>
          <w:marBottom w:val="0"/>
          <w:divBdr>
            <w:top w:val="none" w:sz="0" w:space="0" w:color="auto"/>
            <w:left w:val="none" w:sz="0" w:space="0" w:color="auto"/>
            <w:bottom w:val="none" w:sz="0" w:space="0" w:color="auto"/>
            <w:right w:val="none" w:sz="0" w:space="0" w:color="auto"/>
          </w:divBdr>
        </w:div>
        <w:div w:id="1762800812">
          <w:marLeft w:val="480"/>
          <w:marRight w:val="0"/>
          <w:marTop w:val="0"/>
          <w:marBottom w:val="0"/>
          <w:divBdr>
            <w:top w:val="none" w:sz="0" w:space="0" w:color="auto"/>
            <w:left w:val="none" w:sz="0" w:space="0" w:color="auto"/>
            <w:bottom w:val="none" w:sz="0" w:space="0" w:color="auto"/>
            <w:right w:val="none" w:sz="0" w:space="0" w:color="auto"/>
          </w:divBdr>
        </w:div>
        <w:div w:id="1871411977">
          <w:marLeft w:val="480"/>
          <w:marRight w:val="0"/>
          <w:marTop w:val="0"/>
          <w:marBottom w:val="0"/>
          <w:divBdr>
            <w:top w:val="none" w:sz="0" w:space="0" w:color="auto"/>
            <w:left w:val="none" w:sz="0" w:space="0" w:color="auto"/>
            <w:bottom w:val="none" w:sz="0" w:space="0" w:color="auto"/>
            <w:right w:val="none" w:sz="0" w:space="0" w:color="auto"/>
          </w:divBdr>
        </w:div>
        <w:div w:id="1881940247">
          <w:marLeft w:val="480"/>
          <w:marRight w:val="0"/>
          <w:marTop w:val="0"/>
          <w:marBottom w:val="0"/>
          <w:divBdr>
            <w:top w:val="none" w:sz="0" w:space="0" w:color="auto"/>
            <w:left w:val="none" w:sz="0" w:space="0" w:color="auto"/>
            <w:bottom w:val="none" w:sz="0" w:space="0" w:color="auto"/>
            <w:right w:val="none" w:sz="0" w:space="0" w:color="auto"/>
          </w:divBdr>
        </w:div>
        <w:div w:id="1945309915">
          <w:marLeft w:val="480"/>
          <w:marRight w:val="0"/>
          <w:marTop w:val="0"/>
          <w:marBottom w:val="0"/>
          <w:divBdr>
            <w:top w:val="none" w:sz="0" w:space="0" w:color="auto"/>
            <w:left w:val="none" w:sz="0" w:space="0" w:color="auto"/>
            <w:bottom w:val="none" w:sz="0" w:space="0" w:color="auto"/>
            <w:right w:val="none" w:sz="0" w:space="0" w:color="auto"/>
          </w:divBdr>
        </w:div>
        <w:div w:id="1977178682">
          <w:marLeft w:val="480"/>
          <w:marRight w:val="0"/>
          <w:marTop w:val="0"/>
          <w:marBottom w:val="0"/>
          <w:divBdr>
            <w:top w:val="none" w:sz="0" w:space="0" w:color="auto"/>
            <w:left w:val="none" w:sz="0" w:space="0" w:color="auto"/>
            <w:bottom w:val="none" w:sz="0" w:space="0" w:color="auto"/>
            <w:right w:val="none" w:sz="0" w:space="0" w:color="auto"/>
          </w:divBdr>
        </w:div>
        <w:div w:id="2125685775">
          <w:marLeft w:val="480"/>
          <w:marRight w:val="0"/>
          <w:marTop w:val="0"/>
          <w:marBottom w:val="0"/>
          <w:divBdr>
            <w:top w:val="none" w:sz="0" w:space="0" w:color="auto"/>
            <w:left w:val="none" w:sz="0" w:space="0" w:color="auto"/>
            <w:bottom w:val="none" w:sz="0" w:space="0" w:color="auto"/>
            <w:right w:val="none" w:sz="0" w:space="0" w:color="auto"/>
          </w:divBdr>
        </w:div>
      </w:divsChild>
    </w:div>
    <w:div w:id="1366448402">
      <w:marLeft w:val="640"/>
      <w:marRight w:val="0"/>
      <w:marTop w:val="0"/>
      <w:marBottom w:val="0"/>
      <w:divBdr>
        <w:top w:val="none" w:sz="0" w:space="0" w:color="auto"/>
        <w:left w:val="none" w:sz="0" w:space="0" w:color="auto"/>
        <w:bottom w:val="none" w:sz="0" w:space="0" w:color="auto"/>
        <w:right w:val="none" w:sz="0" w:space="0" w:color="auto"/>
      </w:divBdr>
    </w:div>
    <w:div w:id="1366714378">
      <w:marLeft w:val="640"/>
      <w:marRight w:val="0"/>
      <w:marTop w:val="0"/>
      <w:marBottom w:val="0"/>
      <w:divBdr>
        <w:top w:val="none" w:sz="0" w:space="0" w:color="auto"/>
        <w:left w:val="none" w:sz="0" w:space="0" w:color="auto"/>
        <w:bottom w:val="none" w:sz="0" w:space="0" w:color="auto"/>
        <w:right w:val="none" w:sz="0" w:space="0" w:color="auto"/>
      </w:divBdr>
    </w:div>
    <w:div w:id="1366833674">
      <w:marLeft w:val="640"/>
      <w:marRight w:val="0"/>
      <w:marTop w:val="0"/>
      <w:marBottom w:val="0"/>
      <w:divBdr>
        <w:top w:val="none" w:sz="0" w:space="0" w:color="auto"/>
        <w:left w:val="none" w:sz="0" w:space="0" w:color="auto"/>
        <w:bottom w:val="none" w:sz="0" w:space="0" w:color="auto"/>
        <w:right w:val="none" w:sz="0" w:space="0" w:color="auto"/>
      </w:divBdr>
    </w:div>
    <w:div w:id="1366901728">
      <w:marLeft w:val="640"/>
      <w:marRight w:val="0"/>
      <w:marTop w:val="0"/>
      <w:marBottom w:val="0"/>
      <w:divBdr>
        <w:top w:val="none" w:sz="0" w:space="0" w:color="auto"/>
        <w:left w:val="none" w:sz="0" w:space="0" w:color="auto"/>
        <w:bottom w:val="none" w:sz="0" w:space="0" w:color="auto"/>
        <w:right w:val="none" w:sz="0" w:space="0" w:color="auto"/>
      </w:divBdr>
    </w:div>
    <w:div w:id="1367370524">
      <w:marLeft w:val="640"/>
      <w:marRight w:val="0"/>
      <w:marTop w:val="0"/>
      <w:marBottom w:val="0"/>
      <w:divBdr>
        <w:top w:val="none" w:sz="0" w:space="0" w:color="auto"/>
        <w:left w:val="none" w:sz="0" w:space="0" w:color="auto"/>
        <w:bottom w:val="none" w:sz="0" w:space="0" w:color="auto"/>
        <w:right w:val="none" w:sz="0" w:space="0" w:color="auto"/>
      </w:divBdr>
    </w:div>
    <w:div w:id="1367483234">
      <w:marLeft w:val="640"/>
      <w:marRight w:val="0"/>
      <w:marTop w:val="0"/>
      <w:marBottom w:val="0"/>
      <w:divBdr>
        <w:top w:val="none" w:sz="0" w:space="0" w:color="auto"/>
        <w:left w:val="none" w:sz="0" w:space="0" w:color="auto"/>
        <w:bottom w:val="none" w:sz="0" w:space="0" w:color="auto"/>
        <w:right w:val="none" w:sz="0" w:space="0" w:color="auto"/>
      </w:divBdr>
    </w:div>
    <w:div w:id="1367484274">
      <w:bodyDiv w:val="1"/>
      <w:marLeft w:val="0"/>
      <w:marRight w:val="0"/>
      <w:marTop w:val="0"/>
      <w:marBottom w:val="0"/>
      <w:divBdr>
        <w:top w:val="none" w:sz="0" w:space="0" w:color="auto"/>
        <w:left w:val="none" w:sz="0" w:space="0" w:color="auto"/>
        <w:bottom w:val="none" w:sz="0" w:space="0" w:color="auto"/>
        <w:right w:val="none" w:sz="0" w:space="0" w:color="auto"/>
      </w:divBdr>
    </w:div>
    <w:div w:id="1367561511">
      <w:bodyDiv w:val="1"/>
      <w:marLeft w:val="0"/>
      <w:marRight w:val="0"/>
      <w:marTop w:val="0"/>
      <w:marBottom w:val="0"/>
      <w:divBdr>
        <w:top w:val="none" w:sz="0" w:space="0" w:color="auto"/>
        <w:left w:val="none" w:sz="0" w:space="0" w:color="auto"/>
        <w:bottom w:val="none" w:sz="0" w:space="0" w:color="auto"/>
        <w:right w:val="none" w:sz="0" w:space="0" w:color="auto"/>
      </w:divBdr>
      <w:divsChild>
        <w:div w:id="30158711">
          <w:marLeft w:val="480"/>
          <w:marRight w:val="0"/>
          <w:marTop w:val="0"/>
          <w:marBottom w:val="0"/>
          <w:divBdr>
            <w:top w:val="none" w:sz="0" w:space="0" w:color="auto"/>
            <w:left w:val="none" w:sz="0" w:space="0" w:color="auto"/>
            <w:bottom w:val="none" w:sz="0" w:space="0" w:color="auto"/>
            <w:right w:val="none" w:sz="0" w:space="0" w:color="auto"/>
          </w:divBdr>
        </w:div>
        <w:div w:id="44183776">
          <w:marLeft w:val="480"/>
          <w:marRight w:val="0"/>
          <w:marTop w:val="0"/>
          <w:marBottom w:val="0"/>
          <w:divBdr>
            <w:top w:val="none" w:sz="0" w:space="0" w:color="auto"/>
            <w:left w:val="none" w:sz="0" w:space="0" w:color="auto"/>
            <w:bottom w:val="none" w:sz="0" w:space="0" w:color="auto"/>
            <w:right w:val="none" w:sz="0" w:space="0" w:color="auto"/>
          </w:divBdr>
        </w:div>
        <w:div w:id="59790503">
          <w:marLeft w:val="480"/>
          <w:marRight w:val="0"/>
          <w:marTop w:val="0"/>
          <w:marBottom w:val="0"/>
          <w:divBdr>
            <w:top w:val="none" w:sz="0" w:space="0" w:color="auto"/>
            <w:left w:val="none" w:sz="0" w:space="0" w:color="auto"/>
            <w:bottom w:val="none" w:sz="0" w:space="0" w:color="auto"/>
            <w:right w:val="none" w:sz="0" w:space="0" w:color="auto"/>
          </w:divBdr>
        </w:div>
        <w:div w:id="66345162">
          <w:marLeft w:val="480"/>
          <w:marRight w:val="0"/>
          <w:marTop w:val="0"/>
          <w:marBottom w:val="0"/>
          <w:divBdr>
            <w:top w:val="none" w:sz="0" w:space="0" w:color="auto"/>
            <w:left w:val="none" w:sz="0" w:space="0" w:color="auto"/>
            <w:bottom w:val="none" w:sz="0" w:space="0" w:color="auto"/>
            <w:right w:val="none" w:sz="0" w:space="0" w:color="auto"/>
          </w:divBdr>
        </w:div>
        <w:div w:id="125005807">
          <w:marLeft w:val="480"/>
          <w:marRight w:val="0"/>
          <w:marTop w:val="0"/>
          <w:marBottom w:val="0"/>
          <w:divBdr>
            <w:top w:val="none" w:sz="0" w:space="0" w:color="auto"/>
            <w:left w:val="none" w:sz="0" w:space="0" w:color="auto"/>
            <w:bottom w:val="none" w:sz="0" w:space="0" w:color="auto"/>
            <w:right w:val="none" w:sz="0" w:space="0" w:color="auto"/>
          </w:divBdr>
        </w:div>
        <w:div w:id="131870885">
          <w:marLeft w:val="480"/>
          <w:marRight w:val="0"/>
          <w:marTop w:val="0"/>
          <w:marBottom w:val="0"/>
          <w:divBdr>
            <w:top w:val="none" w:sz="0" w:space="0" w:color="auto"/>
            <w:left w:val="none" w:sz="0" w:space="0" w:color="auto"/>
            <w:bottom w:val="none" w:sz="0" w:space="0" w:color="auto"/>
            <w:right w:val="none" w:sz="0" w:space="0" w:color="auto"/>
          </w:divBdr>
        </w:div>
        <w:div w:id="156310646">
          <w:marLeft w:val="480"/>
          <w:marRight w:val="0"/>
          <w:marTop w:val="0"/>
          <w:marBottom w:val="0"/>
          <w:divBdr>
            <w:top w:val="none" w:sz="0" w:space="0" w:color="auto"/>
            <w:left w:val="none" w:sz="0" w:space="0" w:color="auto"/>
            <w:bottom w:val="none" w:sz="0" w:space="0" w:color="auto"/>
            <w:right w:val="none" w:sz="0" w:space="0" w:color="auto"/>
          </w:divBdr>
        </w:div>
        <w:div w:id="171261130">
          <w:marLeft w:val="480"/>
          <w:marRight w:val="0"/>
          <w:marTop w:val="0"/>
          <w:marBottom w:val="0"/>
          <w:divBdr>
            <w:top w:val="none" w:sz="0" w:space="0" w:color="auto"/>
            <w:left w:val="none" w:sz="0" w:space="0" w:color="auto"/>
            <w:bottom w:val="none" w:sz="0" w:space="0" w:color="auto"/>
            <w:right w:val="none" w:sz="0" w:space="0" w:color="auto"/>
          </w:divBdr>
        </w:div>
        <w:div w:id="195973760">
          <w:marLeft w:val="480"/>
          <w:marRight w:val="0"/>
          <w:marTop w:val="0"/>
          <w:marBottom w:val="0"/>
          <w:divBdr>
            <w:top w:val="none" w:sz="0" w:space="0" w:color="auto"/>
            <w:left w:val="none" w:sz="0" w:space="0" w:color="auto"/>
            <w:bottom w:val="none" w:sz="0" w:space="0" w:color="auto"/>
            <w:right w:val="none" w:sz="0" w:space="0" w:color="auto"/>
          </w:divBdr>
        </w:div>
        <w:div w:id="206338476">
          <w:marLeft w:val="480"/>
          <w:marRight w:val="0"/>
          <w:marTop w:val="0"/>
          <w:marBottom w:val="0"/>
          <w:divBdr>
            <w:top w:val="none" w:sz="0" w:space="0" w:color="auto"/>
            <w:left w:val="none" w:sz="0" w:space="0" w:color="auto"/>
            <w:bottom w:val="none" w:sz="0" w:space="0" w:color="auto"/>
            <w:right w:val="none" w:sz="0" w:space="0" w:color="auto"/>
          </w:divBdr>
        </w:div>
        <w:div w:id="268205113">
          <w:marLeft w:val="480"/>
          <w:marRight w:val="0"/>
          <w:marTop w:val="0"/>
          <w:marBottom w:val="0"/>
          <w:divBdr>
            <w:top w:val="none" w:sz="0" w:space="0" w:color="auto"/>
            <w:left w:val="none" w:sz="0" w:space="0" w:color="auto"/>
            <w:bottom w:val="none" w:sz="0" w:space="0" w:color="auto"/>
            <w:right w:val="none" w:sz="0" w:space="0" w:color="auto"/>
          </w:divBdr>
        </w:div>
        <w:div w:id="269818197">
          <w:marLeft w:val="480"/>
          <w:marRight w:val="0"/>
          <w:marTop w:val="0"/>
          <w:marBottom w:val="0"/>
          <w:divBdr>
            <w:top w:val="none" w:sz="0" w:space="0" w:color="auto"/>
            <w:left w:val="none" w:sz="0" w:space="0" w:color="auto"/>
            <w:bottom w:val="none" w:sz="0" w:space="0" w:color="auto"/>
            <w:right w:val="none" w:sz="0" w:space="0" w:color="auto"/>
          </w:divBdr>
        </w:div>
        <w:div w:id="338384741">
          <w:marLeft w:val="480"/>
          <w:marRight w:val="0"/>
          <w:marTop w:val="0"/>
          <w:marBottom w:val="0"/>
          <w:divBdr>
            <w:top w:val="none" w:sz="0" w:space="0" w:color="auto"/>
            <w:left w:val="none" w:sz="0" w:space="0" w:color="auto"/>
            <w:bottom w:val="none" w:sz="0" w:space="0" w:color="auto"/>
            <w:right w:val="none" w:sz="0" w:space="0" w:color="auto"/>
          </w:divBdr>
        </w:div>
        <w:div w:id="341661217">
          <w:marLeft w:val="480"/>
          <w:marRight w:val="0"/>
          <w:marTop w:val="0"/>
          <w:marBottom w:val="0"/>
          <w:divBdr>
            <w:top w:val="none" w:sz="0" w:space="0" w:color="auto"/>
            <w:left w:val="none" w:sz="0" w:space="0" w:color="auto"/>
            <w:bottom w:val="none" w:sz="0" w:space="0" w:color="auto"/>
            <w:right w:val="none" w:sz="0" w:space="0" w:color="auto"/>
          </w:divBdr>
        </w:div>
        <w:div w:id="383260306">
          <w:marLeft w:val="480"/>
          <w:marRight w:val="0"/>
          <w:marTop w:val="0"/>
          <w:marBottom w:val="0"/>
          <w:divBdr>
            <w:top w:val="none" w:sz="0" w:space="0" w:color="auto"/>
            <w:left w:val="none" w:sz="0" w:space="0" w:color="auto"/>
            <w:bottom w:val="none" w:sz="0" w:space="0" w:color="auto"/>
            <w:right w:val="none" w:sz="0" w:space="0" w:color="auto"/>
          </w:divBdr>
        </w:div>
        <w:div w:id="383405399">
          <w:marLeft w:val="480"/>
          <w:marRight w:val="0"/>
          <w:marTop w:val="0"/>
          <w:marBottom w:val="0"/>
          <w:divBdr>
            <w:top w:val="none" w:sz="0" w:space="0" w:color="auto"/>
            <w:left w:val="none" w:sz="0" w:space="0" w:color="auto"/>
            <w:bottom w:val="none" w:sz="0" w:space="0" w:color="auto"/>
            <w:right w:val="none" w:sz="0" w:space="0" w:color="auto"/>
          </w:divBdr>
        </w:div>
        <w:div w:id="405227348">
          <w:marLeft w:val="480"/>
          <w:marRight w:val="0"/>
          <w:marTop w:val="0"/>
          <w:marBottom w:val="0"/>
          <w:divBdr>
            <w:top w:val="none" w:sz="0" w:space="0" w:color="auto"/>
            <w:left w:val="none" w:sz="0" w:space="0" w:color="auto"/>
            <w:bottom w:val="none" w:sz="0" w:space="0" w:color="auto"/>
            <w:right w:val="none" w:sz="0" w:space="0" w:color="auto"/>
          </w:divBdr>
        </w:div>
        <w:div w:id="459999666">
          <w:marLeft w:val="480"/>
          <w:marRight w:val="0"/>
          <w:marTop w:val="0"/>
          <w:marBottom w:val="0"/>
          <w:divBdr>
            <w:top w:val="none" w:sz="0" w:space="0" w:color="auto"/>
            <w:left w:val="none" w:sz="0" w:space="0" w:color="auto"/>
            <w:bottom w:val="none" w:sz="0" w:space="0" w:color="auto"/>
            <w:right w:val="none" w:sz="0" w:space="0" w:color="auto"/>
          </w:divBdr>
        </w:div>
        <w:div w:id="521937150">
          <w:marLeft w:val="480"/>
          <w:marRight w:val="0"/>
          <w:marTop w:val="0"/>
          <w:marBottom w:val="0"/>
          <w:divBdr>
            <w:top w:val="none" w:sz="0" w:space="0" w:color="auto"/>
            <w:left w:val="none" w:sz="0" w:space="0" w:color="auto"/>
            <w:bottom w:val="none" w:sz="0" w:space="0" w:color="auto"/>
            <w:right w:val="none" w:sz="0" w:space="0" w:color="auto"/>
          </w:divBdr>
        </w:div>
        <w:div w:id="579876047">
          <w:marLeft w:val="480"/>
          <w:marRight w:val="0"/>
          <w:marTop w:val="0"/>
          <w:marBottom w:val="0"/>
          <w:divBdr>
            <w:top w:val="none" w:sz="0" w:space="0" w:color="auto"/>
            <w:left w:val="none" w:sz="0" w:space="0" w:color="auto"/>
            <w:bottom w:val="none" w:sz="0" w:space="0" w:color="auto"/>
            <w:right w:val="none" w:sz="0" w:space="0" w:color="auto"/>
          </w:divBdr>
        </w:div>
        <w:div w:id="601298626">
          <w:marLeft w:val="480"/>
          <w:marRight w:val="0"/>
          <w:marTop w:val="0"/>
          <w:marBottom w:val="0"/>
          <w:divBdr>
            <w:top w:val="none" w:sz="0" w:space="0" w:color="auto"/>
            <w:left w:val="none" w:sz="0" w:space="0" w:color="auto"/>
            <w:bottom w:val="none" w:sz="0" w:space="0" w:color="auto"/>
            <w:right w:val="none" w:sz="0" w:space="0" w:color="auto"/>
          </w:divBdr>
        </w:div>
        <w:div w:id="605423622">
          <w:marLeft w:val="480"/>
          <w:marRight w:val="0"/>
          <w:marTop w:val="0"/>
          <w:marBottom w:val="0"/>
          <w:divBdr>
            <w:top w:val="none" w:sz="0" w:space="0" w:color="auto"/>
            <w:left w:val="none" w:sz="0" w:space="0" w:color="auto"/>
            <w:bottom w:val="none" w:sz="0" w:space="0" w:color="auto"/>
            <w:right w:val="none" w:sz="0" w:space="0" w:color="auto"/>
          </w:divBdr>
        </w:div>
        <w:div w:id="640430728">
          <w:marLeft w:val="480"/>
          <w:marRight w:val="0"/>
          <w:marTop w:val="0"/>
          <w:marBottom w:val="0"/>
          <w:divBdr>
            <w:top w:val="none" w:sz="0" w:space="0" w:color="auto"/>
            <w:left w:val="none" w:sz="0" w:space="0" w:color="auto"/>
            <w:bottom w:val="none" w:sz="0" w:space="0" w:color="auto"/>
            <w:right w:val="none" w:sz="0" w:space="0" w:color="auto"/>
          </w:divBdr>
        </w:div>
        <w:div w:id="677386381">
          <w:marLeft w:val="480"/>
          <w:marRight w:val="0"/>
          <w:marTop w:val="0"/>
          <w:marBottom w:val="0"/>
          <w:divBdr>
            <w:top w:val="none" w:sz="0" w:space="0" w:color="auto"/>
            <w:left w:val="none" w:sz="0" w:space="0" w:color="auto"/>
            <w:bottom w:val="none" w:sz="0" w:space="0" w:color="auto"/>
            <w:right w:val="none" w:sz="0" w:space="0" w:color="auto"/>
          </w:divBdr>
        </w:div>
        <w:div w:id="728722138">
          <w:marLeft w:val="480"/>
          <w:marRight w:val="0"/>
          <w:marTop w:val="0"/>
          <w:marBottom w:val="0"/>
          <w:divBdr>
            <w:top w:val="none" w:sz="0" w:space="0" w:color="auto"/>
            <w:left w:val="none" w:sz="0" w:space="0" w:color="auto"/>
            <w:bottom w:val="none" w:sz="0" w:space="0" w:color="auto"/>
            <w:right w:val="none" w:sz="0" w:space="0" w:color="auto"/>
          </w:divBdr>
        </w:div>
        <w:div w:id="748190251">
          <w:marLeft w:val="480"/>
          <w:marRight w:val="0"/>
          <w:marTop w:val="0"/>
          <w:marBottom w:val="0"/>
          <w:divBdr>
            <w:top w:val="none" w:sz="0" w:space="0" w:color="auto"/>
            <w:left w:val="none" w:sz="0" w:space="0" w:color="auto"/>
            <w:bottom w:val="none" w:sz="0" w:space="0" w:color="auto"/>
            <w:right w:val="none" w:sz="0" w:space="0" w:color="auto"/>
          </w:divBdr>
        </w:div>
        <w:div w:id="776605085">
          <w:marLeft w:val="480"/>
          <w:marRight w:val="0"/>
          <w:marTop w:val="0"/>
          <w:marBottom w:val="0"/>
          <w:divBdr>
            <w:top w:val="none" w:sz="0" w:space="0" w:color="auto"/>
            <w:left w:val="none" w:sz="0" w:space="0" w:color="auto"/>
            <w:bottom w:val="none" w:sz="0" w:space="0" w:color="auto"/>
            <w:right w:val="none" w:sz="0" w:space="0" w:color="auto"/>
          </w:divBdr>
        </w:div>
        <w:div w:id="786000034">
          <w:marLeft w:val="480"/>
          <w:marRight w:val="0"/>
          <w:marTop w:val="0"/>
          <w:marBottom w:val="0"/>
          <w:divBdr>
            <w:top w:val="none" w:sz="0" w:space="0" w:color="auto"/>
            <w:left w:val="none" w:sz="0" w:space="0" w:color="auto"/>
            <w:bottom w:val="none" w:sz="0" w:space="0" w:color="auto"/>
            <w:right w:val="none" w:sz="0" w:space="0" w:color="auto"/>
          </w:divBdr>
        </w:div>
        <w:div w:id="825437418">
          <w:marLeft w:val="480"/>
          <w:marRight w:val="0"/>
          <w:marTop w:val="0"/>
          <w:marBottom w:val="0"/>
          <w:divBdr>
            <w:top w:val="none" w:sz="0" w:space="0" w:color="auto"/>
            <w:left w:val="none" w:sz="0" w:space="0" w:color="auto"/>
            <w:bottom w:val="none" w:sz="0" w:space="0" w:color="auto"/>
            <w:right w:val="none" w:sz="0" w:space="0" w:color="auto"/>
          </w:divBdr>
        </w:div>
        <w:div w:id="845097488">
          <w:marLeft w:val="480"/>
          <w:marRight w:val="0"/>
          <w:marTop w:val="0"/>
          <w:marBottom w:val="0"/>
          <w:divBdr>
            <w:top w:val="none" w:sz="0" w:space="0" w:color="auto"/>
            <w:left w:val="none" w:sz="0" w:space="0" w:color="auto"/>
            <w:bottom w:val="none" w:sz="0" w:space="0" w:color="auto"/>
            <w:right w:val="none" w:sz="0" w:space="0" w:color="auto"/>
          </w:divBdr>
        </w:div>
        <w:div w:id="852256899">
          <w:marLeft w:val="480"/>
          <w:marRight w:val="0"/>
          <w:marTop w:val="0"/>
          <w:marBottom w:val="0"/>
          <w:divBdr>
            <w:top w:val="none" w:sz="0" w:space="0" w:color="auto"/>
            <w:left w:val="none" w:sz="0" w:space="0" w:color="auto"/>
            <w:bottom w:val="none" w:sz="0" w:space="0" w:color="auto"/>
            <w:right w:val="none" w:sz="0" w:space="0" w:color="auto"/>
          </w:divBdr>
        </w:div>
        <w:div w:id="852838778">
          <w:marLeft w:val="480"/>
          <w:marRight w:val="0"/>
          <w:marTop w:val="0"/>
          <w:marBottom w:val="0"/>
          <w:divBdr>
            <w:top w:val="none" w:sz="0" w:space="0" w:color="auto"/>
            <w:left w:val="none" w:sz="0" w:space="0" w:color="auto"/>
            <w:bottom w:val="none" w:sz="0" w:space="0" w:color="auto"/>
            <w:right w:val="none" w:sz="0" w:space="0" w:color="auto"/>
          </w:divBdr>
        </w:div>
        <w:div w:id="903837835">
          <w:marLeft w:val="480"/>
          <w:marRight w:val="0"/>
          <w:marTop w:val="0"/>
          <w:marBottom w:val="0"/>
          <w:divBdr>
            <w:top w:val="none" w:sz="0" w:space="0" w:color="auto"/>
            <w:left w:val="none" w:sz="0" w:space="0" w:color="auto"/>
            <w:bottom w:val="none" w:sz="0" w:space="0" w:color="auto"/>
            <w:right w:val="none" w:sz="0" w:space="0" w:color="auto"/>
          </w:divBdr>
        </w:div>
        <w:div w:id="931936301">
          <w:marLeft w:val="480"/>
          <w:marRight w:val="0"/>
          <w:marTop w:val="0"/>
          <w:marBottom w:val="0"/>
          <w:divBdr>
            <w:top w:val="none" w:sz="0" w:space="0" w:color="auto"/>
            <w:left w:val="none" w:sz="0" w:space="0" w:color="auto"/>
            <w:bottom w:val="none" w:sz="0" w:space="0" w:color="auto"/>
            <w:right w:val="none" w:sz="0" w:space="0" w:color="auto"/>
          </w:divBdr>
        </w:div>
        <w:div w:id="969555353">
          <w:marLeft w:val="480"/>
          <w:marRight w:val="0"/>
          <w:marTop w:val="0"/>
          <w:marBottom w:val="0"/>
          <w:divBdr>
            <w:top w:val="none" w:sz="0" w:space="0" w:color="auto"/>
            <w:left w:val="none" w:sz="0" w:space="0" w:color="auto"/>
            <w:bottom w:val="none" w:sz="0" w:space="0" w:color="auto"/>
            <w:right w:val="none" w:sz="0" w:space="0" w:color="auto"/>
          </w:divBdr>
        </w:div>
        <w:div w:id="1012759336">
          <w:marLeft w:val="480"/>
          <w:marRight w:val="0"/>
          <w:marTop w:val="0"/>
          <w:marBottom w:val="0"/>
          <w:divBdr>
            <w:top w:val="none" w:sz="0" w:space="0" w:color="auto"/>
            <w:left w:val="none" w:sz="0" w:space="0" w:color="auto"/>
            <w:bottom w:val="none" w:sz="0" w:space="0" w:color="auto"/>
            <w:right w:val="none" w:sz="0" w:space="0" w:color="auto"/>
          </w:divBdr>
        </w:div>
        <w:div w:id="1038704181">
          <w:marLeft w:val="480"/>
          <w:marRight w:val="0"/>
          <w:marTop w:val="0"/>
          <w:marBottom w:val="0"/>
          <w:divBdr>
            <w:top w:val="none" w:sz="0" w:space="0" w:color="auto"/>
            <w:left w:val="none" w:sz="0" w:space="0" w:color="auto"/>
            <w:bottom w:val="none" w:sz="0" w:space="0" w:color="auto"/>
            <w:right w:val="none" w:sz="0" w:space="0" w:color="auto"/>
          </w:divBdr>
        </w:div>
        <w:div w:id="1073502796">
          <w:marLeft w:val="480"/>
          <w:marRight w:val="0"/>
          <w:marTop w:val="0"/>
          <w:marBottom w:val="0"/>
          <w:divBdr>
            <w:top w:val="none" w:sz="0" w:space="0" w:color="auto"/>
            <w:left w:val="none" w:sz="0" w:space="0" w:color="auto"/>
            <w:bottom w:val="none" w:sz="0" w:space="0" w:color="auto"/>
            <w:right w:val="none" w:sz="0" w:space="0" w:color="auto"/>
          </w:divBdr>
        </w:div>
        <w:div w:id="1109591184">
          <w:marLeft w:val="480"/>
          <w:marRight w:val="0"/>
          <w:marTop w:val="0"/>
          <w:marBottom w:val="0"/>
          <w:divBdr>
            <w:top w:val="none" w:sz="0" w:space="0" w:color="auto"/>
            <w:left w:val="none" w:sz="0" w:space="0" w:color="auto"/>
            <w:bottom w:val="none" w:sz="0" w:space="0" w:color="auto"/>
            <w:right w:val="none" w:sz="0" w:space="0" w:color="auto"/>
          </w:divBdr>
        </w:div>
        <w:div w:id="1147431347">
          <w:marLeft w:val="480"/>
          <w:marRight w:val="0"/>
          <w:marTop w:val="0"/>
          <w:marBottom w:val="0"/>
          <w:divBdr>
            <w:top w:val="none" w:sz="0" w:space="0" w:color="auto"/>
            <w:left w:val="none" w:sz="0" w:space="0" w:color="auto"/>
            <w:bottom w:val="none" w:sz="0" w:space="0" w:color="auto"/>
            <w:right w:val="none" w:sz="0" w:space="0" w:color="auto"/>
          </w:divBdr>
        </w:div>
        <w:div w:id="1165436047">
          <w:marLeft w:val="480"/>
          <w:marRight w:val="0"/>
          <w:marTop w:val="0"/>
          <w:marBottom w:val="0"/>
          <w:divBdr>
            <w:top w:val="none" w:sz="0" w:space="0" w:color="auto"/>
            <w:left w:val="none" w:sz="0" w:space="0" w:color="auto"/>
            <w:bottom w:val="none" w:sz="0" w:space="0" w:color="auto"/>
            <w:right w:val="none" w:sz="0" w:space="0" w:color="auto"/>
          </w:divBdr>
        </w:div>
        <w:div w:id="1181119807">
          <w:marLeft w:val="480"/>
          <w:marRight w:val="0"/>
          <w:marTop w:val="0"/>
          <w:marBottom w:val="0"/>
          <w:divBdr>
            <w:top w:val="none" w:sz="0" w:space="0" w:color="auto"/>
            <w:left w:val="none" w:sz="0" w:space="0" w:color="auto"/>
            <w:bottom w:val="none" w:sz="0" w:space="0" w:color="auto"/>
            <w:right w:val="none" w:sz="0" w:space="0" w:color="auto"/>
          </w:divBdr>
        </w:div>
        <w:div w:id="1255669917">
          <w:marLeft w:val="480"/>
          <w:marRight w:val="0"/>
          <w:marTop w:val="0"/>
          <w:marBottom w:val="0"/>
          <w:divBdr>
            <w:top w:val="none" w:sz="0" w:space="0" w:color="auto"/>
            <w:left w:val="none" w:sz="0" w:space="0" w:color="auto"/>
            <w:bottom w:val="none" w:sz="0" w:space="0" w:color="auto"/>
            <w:right w:val="none" w:sz="0" w:space="0" w:color="auto"/>
          </w:divBdr>
        </w:div>
        <w:div w:id="1259948536">
          <w:marLeft w:val="480"/>
          <w:marRight w:val="0"/>
          <w:marTop w:val="0"/>
          <w:marBottom w:val="0"/>
          <w:divBdr>
            <w:top w:val="none" w:sz="0" w:space="0" w:color="auto"/>
            <w:left w:val="none" w:sz="0" w:space="0" w:color="auto"/>
            <w:bottom w:val="none" w:sz="0" w:space="0" w:color="auto"/>
            <w:right w:val="none" w:sz="0" w:space="0" w:color="auto"/>
          </w:divBdr>
        </w:div>
        <w:div w:id="1263681082">
          <w:marLeft w:val="480"/>
          <w:marRight w:val="0"/>
          <w:marTop w:val="0"/>
          <w:marBottom w:val="0"/>
          <w:divBdr>
            <w:top w:val="none" w:sz="0" w:space="0" w:color="auto"/>
            <w:left w:val="none" w:sz="0" w:space="0" w:color="auto"/>
            <w:bottom w:val="none" w:sz="0" w:space="0" w:color="auto"/>
            <w:right w:val="none" w:sz="0" w:space="0" w:color="auto"/>
          </w:divBdr>
        </w:div>
        <w:div w:id="1298687052">
          <w:marLeft w:val="480"/>
          <w:marRight w:val="0"/>
          <w:marTop w:val="0"/>
          <w:marBottom w:val="0"/>
          <w:divBdr>
            <w:top w:val="none" w:sz="0" w:space="0" w:color="auto"/>
            <w:left w:val="none" w:sz="0" w:space="0" w:color="auto"/>
            <w:bottom w:val="none" w:sz="0" w:space="0" w:color="auto"/>
            <w:right w:val="none" w:sz="0" w:space="0" w:color="auto"/>
          </w:divBdr>
        </w:div>
        <w:div w:id="1317959052">
          <w:marLeft w:val="480"/>
          <w:marRight w:val="0"/>
          <w:marTop w:val="0"/>
          <w:marBottom w:val="0"/>
          <w:divBdr>
            <w:top w:val="none" w:sz="0" w:space="0" w:color="auto"/>
            <w:left w:val="none" w:sz="0" w:space="0" w:color="auto"/>
            <w:bottom w:val="none" w:sz="0" w:space="0" w:color="auto"/>
            <w:right w:val="none" w:sz="0" w:space="0" w:color="auto"/>
          </w:divBdr>
        </w:div>
        <w:div w:id="1401321816">
          <w:marLeft w:val="480"/>
          <w:marRight w:val="0"/>
          <w:marTop w:val="0"/>
          <w:marBottom w:val="0"/>
          <w:divBdr>
            <w:top w:val="none" w:sz="0" w:space="0" w:color="auto"/>
            <w:left w:val="none" w:sz="0" w:space="0" w:color="auto"/>
            <w:bottom w:val="none" w:sz="0" w:space="0" w:color="auto"/>
            <w:right w:val="none" w:sz="0" w:space="0" w:color="auto"/>
          </w:divBdr>
        </w:div>
        <w:div w:id="1480919870">
          <w:marLeft w:val="480"/>
          <w:marRight w:val="0"/>
          <w:marTop w:val="0"/>
          <w:marBottom w:val="0"/>
          <w:divBdr>
            <w:top w:val="none" w:sz="0" w:space="0" w:color="auto"/>
            <w:left w:val="none" w:sz="0" w:space="0" w:color="auto"/>
            <w:bottom w:val="none" w:sz="0" w:space="0" w:color="auto"/>
            <w:right w:val="none" w:sz="0" w:space="0" w:color="auto"/>
          </w:divBdr>
        </w:div>
        <w:div w:id="1498380056">
          <w:marLeft w:val="480"/>
          <w:marRight w:val="0"/>
          <w:marTop w:val="0"/>
          <w:marBottom w:val="0"/>
          <w:divBdr>
            <w:top w:val="none" w:sz="0" w:space="0" w:color="auto"/>
            <w:left w:val="none" w:sz="0" w:space="0" w:color="auto"/>
            <w:bottom w:val="none" w:sz="0" w:space="0" w:color="auto"/>
            <w:right w:val="none" w:sz="0" w:space="0" w:color="auto"/>
          </w:divBdr>
        </w:div>
        <w:div w:id="1520467397">
          <w:marLeft w:val="480"/>
          <w:marRight w:val="0"/>
          <w:marTop w:val="0"/>
          <w:marBottom w:val="0"/>
          <w:divBdr>
            <w:top w:val="none" w:sz="0" w:space="0" w:color="auto"/>
            <w:left w:val="none" w:sz="0" w:space="0" w:color="auto"/>
            <w:bottom w:val="none" w:sz="0" w:space="0" w:color="auto"/>
            <w:right w:val="none" w:sz="0" w:space="0" w:color="auto"/>
          </w:divBdr>
        </w:div>
        <w:div w:id="1521621948">
          <w:marLeft w:val="480"/>
          <w:marRight w:val="0"/>
          <w:marTop w:val="0"/>
          <w:marBottom w:val="0"/>
          <w:divBdr>
            <w:top w:val="none" w:sz="0" w:space="0" w:color="auto"/>
            <w:left w:val="none" w:sz="0" w:space="0" w:color="auto"/>
            <w:bottom w:val="none" w:sz="0" w:space="0" w:color="auto"/>
            <w:right w:val="none" w:sz="0" w:space="0" w:color="auto"/>
          </w:divBdr>
        </w:div>
        <w:div w:id="1539515189">
          <w:marLeft w:val="480"/>
          <w:marRight w:val="0"/>
          <w:marTop w:val="0"/>
          <w:marBottom w:val="0"/>
          <w:divBdr>
            <w:top w:val="none" w:sz="0" w:space="0" w:color="auto"/>
            <w:left w:val="none" w:sz="0" w:space="0" w:color="auto"/>
            <w:bottom w:val="none" w:sz="0" w:space="0" w:color="auto"/>
            <w:right w:val="none" w:sz="0" w:space="0" w:color="auto"/>
          </w:divBdr>
        </w:div>
        <w:div w:id="1561163503">
          <w:marLeft w:val="480"/>
          <w:marRight w:val="0"/>
          <w:marTop w:val="0"/>
          <w:marBottom w:val="0"/>
          <w:divBdr>
            <w:top w:val="none" w:sz="0" w:space="0" w:color="auto"/>
            <w:left w:val="none" w:sz="0" w:space="0" w:color="auto"/>
            <w:bottom w:val="none" w:sz="0" w:space="0" w:color="auto"/>
            <w:right w:val="none" w:sz="0" w:space="0" w:color="auto"/>
          </w:divBdr>
        </w:div>
        <w:div w:id="1628774860">
          <w:marLeft w:val="480"/>
          <w:marRight w:val="0"/>
          <w:marTop w:val="0"/>
          <w:marBottom w:val="0"/>
          <w:divBdr>
            <w:top w:val="none" w:sz="0" w:space="0" w:color="auto"/>
            <w:left w:val="none" w:sz="0" w:space="0" w:color="auto"/>
            <w:bottom w:val="none" w:sz="0" w:space="0" w:color="auto"/>
            <w:right w:val="none" w:sz="0" w:space="0" w:color="auto"/>
          </w:divBdr>
        </w:div>
        <w:div w:id="1677220790">
          <w:marLeft w:val="480"/>
          <w:marRight w:val="0"/>
          <w:marTop w:val="0"/>
          <w:marBottom w:val="0"/>
          <w:divBdr>
            <w:top w:val="none" w:sz="0" w:space="0" w:color="auto"/>
            <w:left w:val="none" w:sz="0" w:space="0" w:color="auto"/>
            <w:bottom w:val="none" w:sz="0" w:space="0" w:color="auto"/>
            <w:right w:val="none" w:sz="0" w:space="0" w:color="auto"/>
          </w:divBdr>
        </w:div>
        <w:div w:id="1709061454">
          <w:marLeft w:val="480"/>
          <w:marRight w:val="0"/>
          <w:marTop w:val="0"/>
          <w:marBottom w:val="0"/>
          <w:divBdr>
            <w:top w:val="none" w:sz="0" w:space="0" w:color="auto"/>
            <w:left w:val="none" w:sz="0" w:space="0" w:color="auto"/>
            <w:bottom w:val="none" w:sz="0" w:space="0" w:color="auto"/>
            <w:right w:val="none" w:sz="0" w:space="0" w:color="auto"/>
          </w:divBdr>
        </w:div>
        <w:div w:id="1709643225">
          <w:marLeft w:val="480"/>
          <w:marRight w:val="0"/>
          <w:marTop w:val="0"/>
          <w:marBottom w:val="0"/>
          <w:divBdr>
            <w:top w:val="none" w:sz="0" w:space="0" w:color="auto"/>
            <w:left w:val="none" w:sz="0" w:space="0" w:color="auto"/>
            <w:bottom w:val="none" w:sz="0" w:space="0" w:color="auto"/>
            <w:right w:val="none" w:sz="0" w:space="0" w:color="auto"/>
          </w:divBdr>
        </w:div>
        <w:div w:id="1845242777">
          <w:marLeft w:val="480"/>
          <w:marRight w:val="0"/>
          <w:marTop w:val="0"/>
          <w:marBottom w:val="0"/>
          <w:divBdr>
            <w:top w:val="none" w:sz="0" w:space="0" w:color="auto"/>
            <w:left w:val="none" w:sz="0" w:space="0" w:color="auto"/>
            <w:bottom w:val="none" w:sz="0" w:space="0" w:color="auto"/>
            <w:right w:val="none" w:sz="0" w:space="0" w:color="auto"/>
          </w:divBdr>
        </w:div>
        <w:div w:id="1854371914">
          <w:marLeft w:val="480"/>
          <w:marRight w:val="0"/>
          <w:marTop w:val="0"/>
          <w:marBottom w:val="0"/>
          <w:divBdr>
            <w:top w:val="none" w:sz="0" w:space="0" w:color="auto"/>
            <w:left w:val="none" w:sz="0" w:space="0" w:color="auto"/>
            <w:bottom w:val="none" w:sz="0" w:space="0" w:color="auto"/>
            <w:right w:val="none" w:sz="0" w:space="0" w:color="auto"/>
          </w:divBdr>
        </w:div>
        <w:div w:id="1885171383">
          <w:marLeft w:val="480"/>
          <w:marRight w:val="0"/>
          <w:marTop w:val="0"/>
          <w:marBottom w:val="0"/>
          <w:divBdr>
            <w:top w:val="none" w:sz="0" w:space="0" w:color="auto"/>
            <w:left w:val="none" w:sz="0" w:space="0" w:color="auto"/>
            <w:bottom w:val="none" w:sz="0" w:space="0" w:color="auto"/>
            <w:right w:val="none" w:sz="0" w:space="0" w:color="auto"/>
          </w:divBdr>
        </w:div>
        <w:div w:id="1885435687">
          <w:marLeft w:val="480"/>
          <w:marRight w:val="0"/>
          <w:marTop w:val="0"/>
          <w:marBottom w:val="0"/>
          <w:divBdr>
            <w:top w:val="none" w:sz="0" w:space="0" w:color="auto"/>
            <w:left w:val="none" w:sz="0" w:space="0" w:color="auto"/>
            <w:bottom w:val="none" w:sz="0" w:space="0" w:color="auto"/>
            <w:right w:val="none" w:sz="0" w:space="0" w:color="auto"/>
          </w:divBdr>
        </w:div>
        <w:div w:id="1928725768">
          <w:marLeft w:val="480"/>
          <w:marRight w:val="0"/>
          <w:marTop w:val="0"/>
          <w:marBottom w:val="0"/>
          <w:divBdr>
            <w:top w:val="none" w:sz="0" w:space="0" w:color="auto"/>
            <w:left w:val="none" w:sz="0" w:space="0" w:color="auto"/>
            <w:bottom w:val="none" w:sz="0" w:space="0" w:color="auto"/>
            <w:right w:val="none" w:sz="0" w:space="0" w:color="auto"/>
          </w:divBdr>
        </w:div>
        <w:div w:id="1957709839">
          <w:marLeft w:val="480"/>
          <w:marRight w:val="0"/>
          <w:marTop w:val="0"/>
          <w:marBottom w:val="0"/>
          <w:divBdr>
            <w:top w:val="none" w:sz="0" w:space="0" w:color="auto"/>
            <w:left w:val="none" w:sz="0" w:space="0" w:color="auto"/>
            <w:bottom w:val="none" w:sz="0" w:space="0" w:color="auto"/>
            <w:right w:val="none" w:sz="0" w:space="0" w:color="auto"/>
          </w:divBdr>
        </w:div>
        <w:div w:id="1966420822">
          <w:marLeft w:val="480"/>
          <w:marRight w:val="0"/>
          <w:marTop w:val="0"/>
          <w:marBottom w:val="0"/>
          <w:divBdr>
            <w:top w:val="none" w:sz="0" w:space="0" w:color="auto"/>
            <w:left w:val="none" w:sz="0" w:space="0" w:color="auto"/>
            <w:bottom w:val="none" w:sz="0" w:space="0" w:color="auto"/>
            <w:right w:val="none" w:sz="0" w:space="0" w:color="auto"/>
          </w:divBdr>
        </w:div>
        <w:div w:id="1977251841">
          <w:marLeft w:val="480"/>
          <w:marRight w:val="0"/>
          <w:marTop w:val="0"/>
          <w:marBottom w:val="0"/>
          <w:divBdr>
            <w:top w:val="none" w:sz="0" w:space="0" w:color="auto"/>
            <w:left w:val="none" w:sz="0" w:space="0" w:color="auto"/>
            <w:bottom w:val="none" w:sz="0" w:space="0" w:color="auto"/>
            <w:right w:val="none" w:sz="0" w:space="0" w:color="auto"/>
          </w:divBdr>
        </w:div>
        <w:div w:id="2075929280">
          <w:marLeft w:val="480"/>
          <w:marRight w:val="0"/>
          <w:marTop w:val="0"/>
          <w:marBottom w:val="0"/>
          <w:divBdr>
            <w:top w:val="none" w:sz="0" w:space="0" w:color="auto"/>
            <w:left w:val="none" w:sz="0" w:space="0" w:color="auto"/>
            <w:bottom w:val="none" w:sz="0" w:space="0" w:color="auto"/>
            <w:right w:val="none" w:sz="0" w:space="0" w:color="auto"/>
          </w:divBdr>
        </w:div>
        <w:div w:id="2130657085">
          <w:marLeft w:val="480"/>
          <w:marRight w:val="0"/>
          <w:marTop w:val="0"/>
          <w:marBottom w:val="0"/>
          <w:divBdr>
            <w:top w:val="none" w:sz="0" w:space="0" w:color="auto"/>
            <w:left w:val="none" w:sz="0" w:space="0" w:color="auto"/>
            <w:bottom w:val="none" w:sz="0" w:space="0" w:color="auto"/>
            <w:right w:val="none" w:sz="0" w:space="0" w:color="auto"/>
          </w:divBdr>
        </w:div>
      </w:divsChild>
    </w:div>
    <w:div w:id="1367756892">
      <w:marLeft w:val="640"/>
      <w:marRight w:val="0"/>
      <w:marTop w:val="0"/>
      <w:marBottom w:val="0"/>
      <w:divBdr>
        <w:top w:val="none" w:sz="0" w:space="0" w:color="auto"/>
        <w:left w:val="none" w:sz="0" w:space="0" w:color="auto"/>
        <w:bottom w:val="none" w:sz="0" w:space="0" w:color="auto"/>
        <w:right w:val="none" w:sz="0" w:space="0" w:color="auto"/>
      </w:divBdr>
    </w:div>
    <w:div w:id="1368025834">
      <w:marLeft w:val="640"/>
      <w:marRight w:val="0"/>
      <w:marTop w:val="0"/>
      <w:marBottom w:val="0"/>
      <w:divBdr>
        <w:top w:val="none" w:sz="0" w:space="0" w:color="auto"/>
        <w:left w:val="none" w:sz="0" w:space="0" w:color="auto"/>
        <w:bottom w:val="none" w:sz="0" w:space="0" w:color="auto"/>
        <w:right w:val="none" w:sz="0" w:space="0" w:color="auto"/>
      </w:divBdr>
    </w:div>
    <w:div w:id="1368798277">
      <w:marLeft w:val="640"/>
      <w:marRight w:val="0"/>
      <w:marTop w:val="0"/>
      <w:marBottom w:val="0"/>
      <w:divBdr>
        <w:top w:val="none" w:sz="0" w:space="0" w:color="auto"/>
        <w:left w:val="none" w:sz="0" w:space="0" w:color="auto"/>
        <w:bottom w:val="none" w:sz="0" w:space="0" w:color="auto"/>
        <w:right w:val="none" w:sz="0" w:space="0" w:color="auto"/>
      </w:divBdr>
    </w:div>
    <w:div w:id="1368870379">
      <w:bodyDiv w:val="1"/>
      <w:marLeft w:val="0"/>
      <w:marRight w:val="0"/>
      <w:marTop w:val="0"/>
      <w:marBottom w:val="0"/>
      <w:divBdr>
        <w:top w:val="none" w:sz="0" w:space="0" w:color="auto"/>
        <w:left w:val="none" w:sz="0" w:space="0" w:color="auto"/>
        <w:bottom w:val="none" w:sz="0" w:space="0" w:color="auto"/>
        <w:right w:val="none" w:sz="0" w:space="0" w:color="auto"/>
      </w:divBdr>
    </w:div>
    <w:div w:id="1368986721">
      <w:marLeft w:val="640"/>
      <w:marRight w:val="0"/>
      <w:marTop w:val="0"/>
      <w:marBottom w:val="0"/>
      <w:divBdr>
        <w:top w:val="none" w:sz="0" w:space="0" w:color="auto"/>
        <w:left w:val="none" w:sz="0" w:space="0" w:color="auto"/>
        <w:bottom w:val="none" w:sz="0" w:space="0" w:color="auto"/>
        <w:right w:val="none" w:sz="0" w:space="0" w:color="auto"/>
      </w:divBdr>
    </w:div>
    <w:div w:id="1370035063">
      <w:bodyDiv w:val="1"/>
      <w:marLeft w:val="0"/>
      <w:marRight w:val="0"/>
      <w:marTop w:val="0"/>
      <w:marBottom w:val="0"/>
      <w:divBdr>
        <w:top w:val="none" w:sz="0" w:space="0" w:color="auto"/>
        <w:left w:val="none" w:sz="0" w:space="0" w:color="auto"/>
        <w:bottom w:val="none" w:sz="0" w:space="0" w:color="auto"/>
        <w:right w:val="none" w:sz="0" w:space="0" w:color="auto"/>
      </w:divBdr>
    </w:div>
    <w:div w:id="1370646661">
      <w:bodyDiv w:val="1"/>
      <w:marLeft w:val="0"/>
      <w:marRight w:val="0"/>
      <w:marTop w:val="0"/>
      <w:marBottom w:val="0"/>
      <w:divBdr>
        <w:top w:val="none" w:sz="0" w:space="0" w:color="auto"/>
        <w:left w:val="none" w:sz="0" w:space="0" w:color="auto"/>
        <w:bottom w:val="none" w:sz="0" w:space="0" w:color="auto"/>
        <w:right w:val="none" w:sz="0" w:space="0" w:color="auto"/>
      </w:divBdr>
    </w:div>
    <w:div w:id="1371757381">
      <w:marLeft w:val="640"/>
      <w:marRight w:val="0"/>
      <w:marTop w:val="0"/>
      <w:marBottom w:val="0"/>
      <w:divBdr>
        <w:top w:val="none" w:sz="0" w:space="0" w:color="auto"/>
        <w:left w:val="none" w:sz="0" w:space="0" w:color="auto"/>
        <w:bottom w:val="none" w:sz="0" w:space="0" w:color="auto"/>
        <w:right w:val="none" w:sz="0" w:space="0" w:color="auto"/>
      </w:divBdr>
    </w:div>
    <w:div w:id="1372653473">
      <w:marLeft w:val="640"/>
      <w:marRight w:val="0"/>
      <w:marTop w:val="0"/>
      <w:marBottom w:val="0"/>
      <w:divBdr>
        <w:top w:val="none" w:sz="0" w:space="0" w:color="auto"/>
        <w:left w:val="none" w:sz="0" w:space="0" w:color="auto"/>
        <w:bottom w:val="none" w:sz="0" w:space="0" w:color="auto"/>
        <w:right w:val="none" w:sz="0" w:space="0" w:color="auto"/>
      </w:divBdr>
    </w:div>
    <w:div w:id="1372997041">
      <w:bodyDiv w:val="1"/>
      <w:marLeft w:val="0"/>
      <w:marRight w:val="0"/>
      <w:marTop w:val="0"/>
      <w:marBottom w:val="0"/>
      <w:divBdr>
        <w:top w:val="none" w:sz="0" w:space="0" w:color="auto"/>
        <w:left w:val="none" w:sz="0" w:space="0" w:color="auto"/>
        <w:bottom w:val="none" w:sz="0" w:space="0" w:color="auto"/>
        <w:right w:val="none" w:sz="0" w:space="0" w:color="auto"/>
      </w:divBdr>
    </w:div>
    <w:div w:id="1373192504">
      <w:marLeft w:val="640"/>
      <w:marRight w:val="0"/>
      <w:marTop w:val="0"/>
      <w:marBottom w:val="0"/>
      <w:divBdr>
        <w:top w:val="none" w:sz="0" w:space="0" w:color="auto"/>
        <w:left w:val="none" w:sz="0" w:space="0" w:color="auto"/>
        <w:bottom w:val="none" w:sz="0" w:space="0" w:color="auto"/>
        <w:right w:val="none" w:sz="0" w:space="0" w:color="auto"/>
      </w:divBdr>
    </w:div>
    <w:div w:id="1373311926">
      <w:marLeft w:val="640"/>
      <w:marRight w:val="0"/>
      <w:marTop w:val="0"/>
      <w:marBottom w:val="0"/>
      <w:divBdr>
        <w:top w:val="none" w:sz="0" w:space="0" w:color="auto"/>
        <w:left w:val="none" w:sz="0" w:space="0" w:color="auto"/>
        <w:bottom w:val="none" w:sz="0" w:space="0" w:color="auto"/>
        <w:right w:val="none" w:sz="0" w:space="0" w:color="auto"/>
      </w:divBdr>
    </w:div>
    <w:div w:id="1373653142">
      <w:marLeft w:val="640"/>
      <w:marRight w:val="0"/>
      <w:marTop w:val="0"/>
      <w:marBottom w:val="0"/>
      <w:divBdr>
        <w:top w:val="none" w:sz="0" w:space="0" w:color="auto"/>
        <w:left w:val="none" w:sz="0" w:space="0" w:color="auto"/>
        <w:bottom w:val="none" w:sz="0" w:space="0" w:color="auto"/>
        <w:right w:val="none" w:sz="0" w:space="0" w:color="auto"/>
      </w:divBdr>
    </w:div>
    <w:div w:id="1373656688">
      <w:marLeft w:val="480"/>
      <w:marRight w:val="0"/>
      <w:marTop w:val="0"/>
      <w:marBottom w:val="0"/>
      <w:divBdr>
        <w:top w:val="none" w:sz="0" w:space="0" w:color="auto"/>
        <w:left w:val="none" w:sz="0" w:space="0" w:color="auto"/>
        <w:bottom w:val="none" w:sz="0" w:space="0" w:color="auto"/>
        <w:right w:val="none" w:sz="0" w:space="0" w:color="auto"/>
      </w:divBdr>
    </w:div>
    <w:div w:id="1373723973">
      <w:marLeft w:val="640"/>
      <w:marRight w:val="0"/>
      <w:marTop w:val="0"/>
      <w:marBottom w:val="0"/>
      <w:divBdr>
        <w:top w:val="none" w:sz="0" w:space="0" w:color="auto"/>
        <w:left w:val="none" w:sz="0" w:space="0" w:color="auto"/>
        <w:bottom w:val="none" w:sz="0" w:space="0" w:color="auto"/>
        <w:right w:val="none" w:sz="0" w:space="0" w:color="auto"/>
      </w:divBdr>
    </w:div>
    <w:div w:id="1373847702">
      <w:bodyDiv w:val="1"/>
      <w:marLeft w:val="0"/>
      <w:marRight w:val="0"/>
      <w:marTop w:val="0"/>
      <w:marBottom w:val="0"/>
      <w:divBdr>
        <w:top w:val="none" w:sz="0" w:space="0" w:color="auto"/>
        <w:left w:val="none" w:sz="0" w:space="0" w:color="auto"/>
        <w:bottom w:val="none" w:sz="0" w:space="0" w:color="auto"/>
        <w:right w:val="none" w:sz="0" w:space="0" w:color="auto"/>
      </w:divBdr>
      <w:divsChild>
        <w:div w:id="10958968">
          <w:marLeft w:val="480"/>
          <w:marRight w:val="0"/>
          <w:marTop w:val="0"/>
          <w:marBottom w:val="0"/>
          <w:divBdr>
            <w:top w:val="none" w:sz="0" w:space="0" w:color="auto"/>
            <w:left w:val="none" w:sz="0" w:space="0" w:color="auto"/>
            <w:bottom w:val="none" w:sz="0" w:space="0" w:color="auto"/>
            <w:right w:val="none" w:sz="0" w:space="0" w:color="auto"/>
          </w:divBdr>
        </w:div>
        <w:div w:id="18776015">
          <w:marLeft w:val="480"/>
          <w:marRight w:val="0"/>
          <w:marTop w:val="0"/>
          <w:marBottom w:val="0"/>
          <w:divBdr>
            <w:top w:val="none" w:sz="0" w:space="0" w:color="auto"/>
            <w:left w:val="none" w:sz="0" w:space="0" w:color="auto"/>
            <w:bottom w:val="none" w:sz="0" w:space="0" w:color="auto"/>
            <w:right w:val="none" w:sz="0" w:space="0" w:color="auto"/>
          </w:divBdr>
        </w:div>
        <w:div w:id="54355171">
          <w:marLeft w:val="480"/>
          <w:marRight w:val="0"/>
          <w:marTop w:val="0"/>
          <w:marBottom w:val="0"/>
          <w:divBdr>
            <w:top w:val="none" w:sz="0" w:space="0" w:color="auto"/>
            <w:left w:val="none" w:sz="0" w:space="0" w:color="auto"/>
            <w:bottom w:val="none" w:sz="0" w:space="0" w:color="auto"/>
            <w:right w:val="none" w:sz="0" w:space="0" w:color="auto"/>
          </w:divBdr>
        </w:div>
        <w:div w:id="65231020">
          <w:marLeft w:val="480"/>
          <w:marRight w:val="0"/>
          <w:marTop w:val="0"/>
          <w:marBottom w:val="0"/>
          <w:divBdr>
            <w:top w:val="none" w:sz="0" w:space="0" w:color="auto"/>
            <w:left w:val="none" w:sz="0" w:space="0" w:color="auto"/>
            <w:bottom w:val="none" w:sz="0" w:space="0" w:color="auto"/>
            <w:right w:val="none" w:sz="0" w:space="0" w:color="auto"/>
          </w:divBdr>
        </w:div>
        <w:div w:id="80957444">
          <w:marLeft w:val="480"/>
          <w:marRight w:val="0"/>
          <w:marTop w:val="0"/>
          <w:marBottom w:val="0"/>
          <w:divBdr>
            <w:top w:val="none" w:sz="0" w:space="0" w:color="auto"/>
            <w:left w:val="none" w:sz="0" w:space="0" w:color="auto"/>
            <w:bottom w:val="none" w:sz="0" w:space="0" w:color="auto"/>
            <w:right w:val="none" w:sz="0" w:space="0" w:color="auto"/>
          </w:divBdr>
        </w:div>
        <w:div w:id="109738476">
          <w:marLeft w:val="480"/>
          <w:marRight w:val="0"/>
          <w:marTop w:val="0"/>
          <w:marBottom w:val="0"/>
          <w:divBdr>
            <w:top w:val="none" w:sz="0" w:space="0" w:color="auto"/>
            <w:left w:val="none" w:sz="0" w:space="0" w:color="auto"/>
            <w:bottom w:val="none" w:sz="0" w:space="0" w:color="auto"/>
            <w:right w:val="none" w:sz="0" w:space="0" w:color="auto"/>
          </w:divBdr>
        </w:div>
        <w:div w:id="126167962">
          <w:marLeft w:val="480"/>
          <w:marRight w:val="0"/>
          <w:marTop w:val="0"/>
          <w:marBottom w:val="0"/>
          <w:divBdr>
            <w:top w:val="none" w:sz="0" w:space="0" w:color="auto"/>
            <w:left w:val="none" w:sz="0" w:space="0" w:color="auto"/>
            <w:bottom w:val="none" w:sz="0" w:space="0" w:color="auto"/>
            <w:right w:val="none" w:sz="0" w:space="0" w:color="auto"/>
          </w:divBdr>
        </w:div>
        <w:div w:id="133063575">
          <w:marLeft w:val="480"/>
          <w:marRight w:val="0"/>
          <w:marTop w:val="0"/>
          <w:marBottom w:val="0"/>
          <w:divBdr>
            <w:top w:val="none" w:sz="0" w:space="0" w:color="auto"/>
            <w:left w:val="none" w:sz="0" w:space="0" w:color="auto"/>
            <w:bottom w:val="none" w:sz="0" w:space="0" w:color="auto"/>
            <w:right w:val="none" w:sz="0" w:space="0" w:color="auto"/>
          </w:divBdr>
        </w:div>
        <w:div w:id="252399683">
          <w:marLeft w:val="480"/>
          <w:marRight w:val="0"/>
          <w:marTop w:val="0"/>
          <w:marBottom w:val="0"/>
          <w:divBdr>
            <w:top w:val="none" w:sz="0" w:space="0" w:color="auto"/>
            <w:left w:val="none" w:sz="0" w:space="0" w:color="auto"/>
            <w:bottom w:val="none" w:sz="0" w:space="0" w:color="auto"/>
            <w:right w:val="none" w:sz="0" w:space="0" w:color="auto"/>
          </w:divBdr>
        </w:div>
        <w:div w:id="279924550">
          <w:marLeft w:val="480"/>
          <w:marRight w:val="0"/>
          <w:marTop w:val="0"/>
          <w:marBottom w:val="0"/>
          <w:divBdr>
            <w:top w:val="none" w:sz="0" w:space="0" w:color="auto"/>
            <w:left w:val="none" w:sz="0" w:space="0" w:color="auto"/>
            <w:bottom w:val="none" w:sz="0" w:space="0" w:color="auto"/>
            <w:right w:val="none" w:sz="0" w:space="0" w:color="auto"/>
          </w:divBdr>
        </w:div>
        <w:div w:id="289550683">
          <w:marLeft w:val="480"/>
          <w:marRight w:val="0"/>
          <w:marTop w:val="0"/>
          <w:marBottom w:val="0"/>
          <w:divBdr>
            <w:top w:val="none" w:sz="0" w:space="0" w:color="auto"/>
            <w:left w:val="none" w:sz="0" w:space="0" w:color="auto"/>
            <w:bottom w:val="none" w:sz="0" w:space="0" w:color="auto"/>
            <w:right w:val="none" w:sz="0" w:space="0" w:color="auto"/>
          </w:divBdr>
        </w:div>
        <w:div w:id="306518982">
          <w:marLeft w:val="480"/>
          <w:marRight w:val="0"/>
          <w:marTop w:val="0"/>
          <w:marBottom w:val="0"/>
          <w:divBdr>
            <w:top w:val="none" w:sz="0" w:space="0" w:color="auto"/>
            <w:left w:val="none" w:sz="0" w:space="0" w:color="auto"/>
            <w:bottom w:val="none" w:sz="0" w:space="0" w:color="auto"/>
            <w:right w:val="none" w:sz="0" w:space="0" w:color="auto"/>
          </w:divBdr>
        </w:div>
        <w:div w:id="347565751">
          <w:marLeft w:val="480"/>
          <w:marRight w:val="0"/>
          <w:marTop w:val="0"/>
          <w:marBottom w:val="0"/>
          <w:divBdr>
            <w:top w:val="none" w:sz="0" w:space="0" w:color="auto"/>
            <w:left w:val="none" w:sz="0" w:space="0" w:color="auto"/>
            <w:bottom w:val="none" w:sz="0" w:space="0" w:color="auto"/>
            <w:right w:val="none" w:sz="0" w:space="0" w:color="auto"/>
          </w:divBdr>
        </w:div>
        <w:div w:id="384724075">
          <w:marLeft w:val="480"/>
          <w:marRight w:val="0"/>
          <w:marTop w:val="0"/>
          <w:marBottom w:val="0"/>
          <w:divBdr>
            <w:top w:val="none" w:sz="0" w:space="0" w:color="auto"/>
            <w:left w:val="none" w:sz="0" w:space="0" w:color="auto"/>
            <w:bottom w:val="none" w:sz="0" w:space="0" w:color="auto"/>
            <w:right w:val="none" w:sz="0" w:space="0" w:color="auto"/>
          </w:divBdr>
        </w:div>
        <w:div w:id="410857577">
          <w:marLeft w:val="480"/>
          <w:marRight w:val="0"/>
          <w:marTop w:val="0"/>
          <w:marBottom w:val="0"/>
          <w:divBdr>
            <w:top w:val="none" w:sz="0" w:space="0" w:color="auto"/>
            <w:left w:val="none" w:sz="0" w:space="0" w:color="auto"/>
            <w:bottom w:val="none" w:sz="0" w:space="0" w:color="auto"/>
            <w:right w:val="none" w:sz="0" w:space="0" w:color="auto"/>
          </w:divBdr>
        </w:div>
        <w:div w:id="411851832">
          <w:marLeft w:val="480"/>
          <w:marRight w:val="0"/>
          <w:marTop w:val="0"/>
          <w:marBottom w:val="0"/>
          <w:divBdr>
            <w:top w:val="none" w:sz="0" w:space="0" w:color="auto"/>
            <w:left w:val="none" w:sz="0" w:space="0" w:color="auto"/>
            <w:bottom w:val="none" w:sz="0" w:space="0" w:color="auto"/>
            <w:right w:val="none" w:sz="0" w:space="0" w:color="auto"/>
          </w:divBdr>
        </w:div>
        <w:div w:id="447359373">
          <w:marLeft w:val="480"/>
          <w:marRight w:val="0"/>
          <w:marTop w:val="0"/>
          <w:marBottom w:val="0"/>
          <w:divBdr>
            <w:top w:val="none" w:sz="0" w:space="0" w:color="auto"/>
            <w:left w:val="none" w:sz="0" w:space="0" w:color="auto"/>
            <w:bottom w:val="none" w:sz="0" w:space="0" w:color="auto"/>
            <w:right w:val="none" w:sz="0" w:space="0" w:color="auto"/>
          </w:divBdr>
        </w:div>
        <w:div w:id="500893688">
          <w:marLeft w:val="480"/>
          <w:marRight w:val="0"/>
          <w:marTop w:val="0"/>
          <w:marBottom w:val="0"/>
          <w:divBdr>
            <w:top w:val="none" w:sz="0" w:space="0" w:color="auto"/>
            <w:left w:val="none" w:sz="0" w:space="0" w:color="auto"/>
            <w:bottom w:val="none" w:sz="0" w:space="0" w:color="auto"/>
            <w:right w:val="none" w:sz="0" w:space="0" w:color="auto"/>
          </w:divBdr>
        </w:div>
        <w:div w:id="575163228">
          <w:marLeft w:val="480"/>
          <w:marRight w:val="0"/>
          <w:marTop w:val="0"/>
          <w:marBottom w:val="0"/>
          <w:divBdr>
            <w:top w:val="none" w:sz="0" w:space="0" w:color="auto"/>
            <w:left w:val="none" w:sz="0" w:space="0" w:color="auto"/>
            <w:bottom w:val="none" w:sz="0" w:space="0" w:color="auto"/>
            <w:right w:val="none" w:sz="0" w:space="0" w:color="auto"/>
          </w:divBdr>
        </w:div>
        <w:div w:id="592474401">
          <w:marLeft w:val="480"/>
          <w:marRight w:val="0"/>
          <w:marTop w:val="0"/>
          <w:marBottom w:val="0"/>
          <w:divBdr>
            <w:top w:val="none" w:sz="0" w:space="0" w:color="auto"/>
            <w:left w:val="none" w:sz="0" w:space="0" w:color="auto"/>
            <w:bottom w:val="none" w:sz="0" w:space="0" w:color="auto"/>
            <w:right w:val="none" w:sz="0" w:space="0" w:color="auto"/>
          </w:divBdr>
        </w:div>
        <w:div w:id="612639040">
          <w:marLeft w:val="480"/>
          <w:marRight w:val="0"/>
          <w:marTop w:val="0"/>
          <w:marBottom w:val="0"/>
          <w:divBdr>
            <w:top w:val="none" w:sz="0" w:space="0" w:color="auto"/>
            <w:left w:val="none" w:sz="0" w:space="0" w:color="auto"/>
            <w:bottom w:val="none" w:sz="0" w:space="0" w:color="auto"/>
            <w:right w:val="none" w:sz="0" w:space="0" w:color="auto"/>
          </w:divBdr>
        </w:div>
        <w:div w:id="621224883">
          <w:marLeft w:val="480"/>
          <w:marRight w:val="0"/>
          <w:marTop w:val="0"/>
          <w:marBottom w:val="0"/>
          <w:divBdr>
            <w:top w:val="none" w:sz="0" w:space="0" w:color="auto"/>
            <w:left w:val="none" w:sz="0" w:space="0" w:color="auto"/>
            <w:bottom w:val="none" w:sz="0" w:space="0" w:color="auto"/>
            <w:right w:val="none" w:sz="0" w:space="0" w:color="auto"/>
          </w:divBdr>
        </w:div>
        <w:div w:id="654577841">
          <w:marLeft w:val="480"/>
          <w:marRight w:val="0"/>
          <w:marTop w:val="0"/>
          <w:marBottom w:val="0"/>
          <w:divBdr>
            <w:top w:val="none" w:sz="0" w:space="0" w:color="auto"/>
            <w:left w:val="none" w:sz="0" w:space="0" w:color="auto"/>
            <w:bottom w:val="none" w:sz="0" w:space="0" w:color="auto"/>
            <w:right w:val="none" w:sz="0" w:space="0" w:color="auto"/>
          </w:divBdr>
        </w:div>
        <w:div w:id="669067709">
          <w:marLeft w:val="480"/>
          <w:marRight w:val="0"/>
          <w:marTop w:val="0"/>
          <w:marBottom w:val="0"/>
          <w:divBdr>
            <w:top w:val="none" w:sz="0" w:space="0" w:color="auto"/>
            <w:left w:val="none" w:sz="0" w:space="0" w:color="auto"/>
            <w:bottom w:val="none" w:sz="0" w:space="0" w:color="auto"/>
            <w:right w:val="none" w:sz="0" w:space="0" w:color="auto"/>
          </w:divBdr>
        </w:div>
        <w:div w:id="683434732">
          <w:marLeft w:val="480"/>
          <w:marRight w:val="0"/>
          <w:marTop w:val="0"/>
          <w:marBottom w:val="0"/>
          <w:divBdr>
            <w:top w:val="none" w:sz="0" w:space="0" w:color="auto"/>
            <w:left w:val="none" w:sz="0" w:space="0" w:color="auto"/>
            <w:bottom w:val="none" w:sz="0" w:space="0" w:color="auto"/>
            <w:right w:val="none" w:sz="0" w:space="0" w:color="auto"/>
          </w:divBdr>
        </w:div>
        <w:div w:id="717750981">
          <w:marLeft w:val="480"/>
          <w:marRight w:val="0"/>
          <w:marTop w:val="0"/>
          <w:marBottom w:val="0"/>
          <w:divBdr>
            <w:top w:val="none" w:sz="0" w:space="0" w:color="auto"/>
            <w:left w:val="none" w:sz="0" w:space="0" w:color="auto"/>
            <w:bottom w:val="none" w:sz="0" w:space="0" w:color="auto"/>
            <w:right w:val="none" w:sz="0" w:space="0" w:color="auto"/>
          </w:divBdr>
        </w:div>
        <w:div w:id="729886432">
          <w:marLeft w:val="480"/>
          <w:marRight w:val="0"/>
          <w:marTop w:val="0"/>
          <w:marBottom w:val="0"/>
          <w:divBdr>
            <w:top w:val="none" w:sz="0" w:space="0" w:color="auto"/>
            <w:left w:val="none" w:sz="0" w:space="0" w:color="auto"/>
            <w:bottom w:val="none" w:sz="0" w:space="0" w:color="auto"/>
            <w:right w:val="none" w:sz="0" w:space="0" w:color="auto"/>
          </w:divBdr>
        </w:div>
        <w:div w:id="757597085">
          <w:marLeft w:val="480"/>
          <w:marRight w:val="0"/>
          <w:marTop w:val="0"/>
          <w:marBottom w:val="0"/>
          <w:divBdr>
            <w:top w:val="none" w:sz="0" w:space="0" w:color="auto"/>
            <w:left w:val="none" w:sz="0" w:space="0" w:color="auto"/>
            <w:bottom w:val="none" w:sz="0" w:space="0" w:color="auto"/>
            <w:right w:val="none" w:sz="0" w:space="0" w:color="auto"/>
          </w:divBdr>
        </w:div>
        <w:div w:id="776951790">
          <w:marLeft w:val="480"/>
          <w:marRight w:val="0"/>
          <w:marTop w:val="0"/>
          <w:marBottom w:val="0"/>
          <w:divBdr>
            <w:top w:val="none" w:sz="0" w:space="0" w:color="auto"/>
            <w:left w:val="none" w:sz="0" w:space="0" w:color="auto"/>
            <w:bottom w:val="none" w:sz="0" w:space="0" w:color="auto"/>
            <w:right w:val="none" w:sz="0" w:space="0" w:color="auto"/>
          </w:divBdr>
        </w:div>
        <w:div w:id="827863316">
          <w:marLeft w:val="480"/>
          <w:marRight w:val="0"/>
          <w:marTop w:val="0"/>
          <w:marBottom w:val="0"/>
          <w:divBdr>
            <w:top w:val="none" w:sz="0" w:space="0" w:color="auto"/>
            <w:left w:val="none" w:sz="0" w:space="0" w:color="auto"/>
            <w:bottom w:val="none" w:sz="0" w:space="0" w:color="auto"/>
            <w:right w:val="none" w:sz="0" w:space="0" w:color="auto"/>
          </w:divBdr>
        </w:div>
        <w:div w:id="852720717">
          <w:marLeft w:val="480"/>
          <w:marRight w:val="0"/>
          <w:marTop w:val="0"/>
          <w:marBottom w:val="0"/>
          <w:divBdr>
            <w:top w:val="none" w:sz="0" w:space="0" w:color="auto"/>
            <w:left w:val="none" w:sz="0" w:space="0" w:color="auto"/>
            <w:bottom w:val="none" w:sz="0" w:space="0" w:color="auto"/>
            <w:right w:val="none" w:sz="0" w:space="0" w:color="auto"/>
          </w:divBdr>
        </w:div>
        <w:div w:id="854878177">
          <w:marLeft w:val="480"/>
          <w:marRight w:val="0"/>
          <w:marTop w:val="0"/>
          <w:marBottom w:val="0"/>
          <w:divBdr>
            <w:top w:val="none" w:sz="0" w:space="0" w:color="auto"/>
            <w:left w:val="none" w:sz="0" w:space="0" w:color="auto"/>
            <w:bottom w:val="none" w:sz="0" w:space="0" w:color="auto"/>
            <w:right w:val="none" w:sz="0" w:space="0" w:color="auto"/>
          </w:divBdr>
        </w:div>
        <w:div w:id="875504546">
          <w:marLeft w:val="480"/>
          <w:marRight w:val="0"/>
          <w:marTop w:val="0"/>
          <w:marBottom w:val="0"/>
          <w:divBdr>
            <w:top w:val="none" w:sz="0" w:space="0" w:color="auto"/>
            <w:left w:val="none" w:sz="0" w:space="0" w:color="auto"/>
            <w:bottom w:val="none" w:sz="0" w:space="0" w:color="auto"/>
            <w:right w:val="none" w:sz="0" w:space="0" w:color="auto"/>
          </w:divBdr>
        </w:div>
        <w:div w:id="891424300">
          <w:marLeft w:val="480"/>
          <w:marRight w:val="0"/>
          <w:marTop w:val="0"/>
          <w:marBottom w:val="0"/>
          <w:divBdr>
            <w:top w:val="none" w:sz="0" w:space="0" w:color="auto"/>
            <w:left w:val="none" w:sz="0" w:space="0" w:color="auto"/>
            <w:bottom w:val="none" w:sz="0" w:space="0" w:color="auto"/>
            <w:right w:val="none" w:sz="0" w:space="0" w:color="auto"/>
          </w:divBdr>
        </w:div>
        <w:div w:id="944456036">
          <w:marLeft w:val="480"/>
          <w:marRight w:val="0"/>
          <w:marTop w:val="0"/>
          <w:marBottom w:val="0"/>
          <w:divBdr>
            <w:top w:val="none" w:sz="0" w:space="0" w:color="auto"/>
            <w:left w:val="none" w:sz="0" w:space="0" w:color="auto"/>
            <w:bottom w:val="none" w:sz="0" w:space="0" w:color="auto"/>
            <w:right w:val="none" w:sz="0" w:space="0" w:color="auto"/>
          </w:divBdr>
        </w:div>
        <w:div w:id="1017199060">
          <w:marLeft w:val="480"/>
          <w:marRight w:val="0"/>
          <w:marTop w:val="0"/>
          <w:marBottom w:val="0"/>
          <w:divBdr>
            <w:top w:val="none" w:sz="0" w:space="0" w:color="auto"/>
            <w:left w:val="none" w:sz="0" w:space="0" w:color="auto"/>
            <w:bottom w:val="none" w:sz="0" w:space="0" w:color="auto"/>
            <w:right w:val="none" w:sz="0" w:space="0" w:color="auto"/>
          </w:divBdr>
        </w:div>
        <w:div w:id="1052460648">
          <w:marLeft w:val="480"/>
          <w:marRight w:val="0"/>
          <w:marTop w:val="0"/>
          <w:marBottom w:val="0"/>
          <w:divBdr>
            <w:top w:val="none" w:sz="0" w:space="0" w:color="auto"/>
            <w:left w:val="none" w:sz="0" w:space="0" w:color="auto"/>
            <w:bottom w:val="none" w:sz="0" w:space="0" w:color="auto"/>
            <w:right w:val="none" w:sz="0" w:space="0" w:color="auto"/>
          </w:divBdr>
        </w:div>
        <w:div w:id="1068071836">
          <w:marLeft w:val="480"/>
          <w:marRight w:val="0"/>
          <w:marTop w:val="0"/>
          <w:marBottom w:val="0"/>
          <w:divBdr>
            <w:top w:val="none" w:sz="0" w:space="0" w:color="auto"/>
            <w:left w:val="none" w:sz="0" w:space="0" w:color="auto"/>
            <w:bottom w:val="none" w:sz="0" w:space="0" w:color="auto"/>
            <w:right w:val="none" w:sz="0" w:space="0" w:color="auto"/>
          </w:divBdr>
        </w:div>
        <w:div w:id="1079208350">
          <w:marLeft w:val="480"/>
          <w:marRight w:val="0"/>
          <w:marTop w:val="0"/>
          <w:marBottom w:val="0"/>
          <w:divBdr>
            <w:top w:val="none" w:sz="0" w:space="0" w:color="auto"/>
            <w:left w:val="none" w:sz="0" w:space="0" w:color="auto"/>
            <w:bottom w:val="none" w:sz="0" w:space="0" w:color="auto"/>
            <w:right w:val="none" w:sz="0" w:space="0" w:color="auto"/>
          </w:divBdr>
        </w:div>
        <w:div w:id="1108425940">
          <w:marLeft w:val="480"/>
          <w:marRight w:val="0"/>
          <w:marTop w:val="0"/>
          <w:marBottom w:val="0"/>
          <w:divBdr>
            <w:top w:val="none" w:sz="0" w:space="0" w:color="auto"/>
            <w:left w:val="none" w:sz="0" w:space="0" w:color="auto"/>
            <w:bottom w:val="none" w:sz="0" w:space="0" w:color="auto"/>
            <w:right w:val="none" w:sz="0" w:space="0" w:color="auto"/>
          </w:divBdr>
        </w:div>
        <w:div w:id="1161385766">
          <w:marLeft w:val="480"/>
          <w:marRight w:val="0"/>
          <w:marTop w:val="0"/>
          <w:marBottom w:val="0"/>
          <w:divBdr>
            <w:top w:val="none" w:sz="0" w:space="0" w:color="auto"/>
            <w:left w:val="none" w:sz="0" w:space="0" w:color="auto"/>
            <w:bottom w:val="none" w:sz="0" w:space="0" w:color="auto"/>
            <w:right w:val="none" w:sz="0" w:space="0" w:color="auto"/>
          </w:divBdr>
        </w:div>
        <w:div w:id="1183515174">
          <w:marLeft w:val="480"/>
          <w:marRight w:val="0"/>
          <w:marTop w:val="0"/>
          <w:marBottom w:val="0"/>
          <w:divBdr>
            <w:top w:val="none" w:sz="0" w:space="0" w:color="auto"/>
            <w:left w:val="none" w:sz="0" w:space="0" w:color="auto"/>
            <w:bottom w:val="none" w:sz="0" w:space="0" w:color="auto"/>
            <w:right w:val="none" w:sz="0" w:space="0" w:color="auto"/>
          </w:divBdr>
        </w:div>
        <w:div w:id="1227060458">
          <w:marLeft w:val="480"/>
          <w:marRight w:val="0"/>
          <w:marTop w:val="0"/>
          <w:marBottom w:val="0"/>
          <w:divBdr>
            <w:top w:val="none" w:sz="0" w:space="0" w:color="auto"/>
            <w:left w:val="none" w:sz="0" w:space="0" w:color="auto"/>
            <w:bottom w:val="none" w:sz="0" w:space="0" w:color="auto"/>
            <w:right w:val="none" w:sz="0" w:space="0" w:color="auto"/>
          </w:divBdr>
        </w:div>
        <w:div w:id="1246185783">
          <w:marLeft w:val="480"/>
          <w:marRight w:val="0"/>
          <w:marTop w:val="0"/>
          <w:marBottom w:val="0"/>
          <w:divBdr>
            <w:top w:val="none" w:sz="0" w:space="0" w:color="auto"/>
            <w:left w:val="none" w:sz="0" w:space="0" w:color="auto"/>
            <w:bottom w:val="none" w:sz="0" w:space="0" w:color="auto"/>
            <w:right w:val="none" w:sz="0" w:space="0" w:color="auto"/>
          </w:divBdr>
        </w:div>
        <w:div w:id="1304233593">
          <w:marLeft w:val="480"/>
          <w:marRight w:val="0"/>
          <w:marTop w:val="0"/>
          <w:marBottom w:val="0"/>
          <w:divBdr>
            <w:top w:val="none" w:sz="0" w:space="0" w:color="auto"/>
            <w:left w:val="none" w:sz="0" w:space="0" w:color="auto"/>
            <w:bottom w:val="none" w:sz="0" w:space="0" w:color="auto"/>
            <w:right w:val="none" w:sz="0" w:space="0" w:color="auto"/>
          </w:divBdr>
        </w:div>
        <w:div w:id="1336491825">
          <w:marLeft w:val="480"/>
          <w:marRight w:val="0"/>
          <w:marTop w:val="0"/>
          <w:marBottom w:val="0"/>
          <w:divBdr>
            <w:top w:val="none" w:sz="0" w:space="0" w:color="auto"/>
            <w:left w:val="none" w:sz="0" w:space="0" w:color="auto"/>
            <w:bottom w:val="none" w:sz="0" w:space="0" w:color="auto"/>
            <w:right w:val="none" w:sz="0" w:space="0" w:color="auto"/>
          </w:divBdr>
        </w:div>
        <w:div w:id="1362509792">
          <w:marLeft w:val="480"/>
          <w:marRight w:val="0"/>
          <w:marTop w:val="0"/>
          <w:marBottom w:val="0"/>
          <w:divBdr>
            <w:top w:val="none" w:sz="0" w:space="0" w:color="auto"/>
            <w:left w:val="none" w:sz="0" w:space="0" w:color="auto"/>
            <w:bottom w:val="none" w:sz="0" w:space="0" w:color="auto"/>
            <w:right w:val="none" w:sz="0" w:space="0" w:color="auto"/>
          </w:divBdr>
        </w:div>
        <w:div w:id="1375034436">
          <w:marLeft w:val="480"/>
          <w:marRight w:val="0"/>
          <w:marTop w:val="0"/>
          <w:marBottom w:val="0"/>
          <w:divBdr>
            <w:top w:val="none" w:sz="0" w:space="0" w:color="auto"/>
            <w:left w:val="none" w:sz="0" w:space="0" w:color="auto"/>
            <w:bottom w:val="none" w:sz="0" w:space="0" w:color="auto"/>
            <w:right w:val="none" w:sz="0" w:space="0" w:color="auto"/>
          </w:divBdr>
        </w:div>
        <w:div w:id="1375617307">
          <w:marLeft w:val="480"/>
          <w:marRight w:val="0"/>
          <w:marTop w:val="0"/>
          <w:marBottom w:val="0"/>
          <w:divBdr>
            <w:top w:val="none" w:sz="0" w:space="0" w:color="auto"/>
            <w:left w:val="none" w:sz="0" w:space="0" w:color="auto"/>
            <w:bottom w:val="none" w:sz="0" w:space="0" w:color="auto"/>
            <w:right w:val="none" w:sz="0" w:space="0" w:color="auto"/>
          </w:divBdr>
        </w:div>
        <w:div w:id="1382942737">
          <w:marLeft w:val="480"/>
          <w:marRight w:val="0"/>
          <w:marTop w:val="0"/>
          <w:marBottom w:val="0"/>
          <w:divBdr>
            <w:top w:val="none" w:sz="0" w:space="0" w:color="auto"/>
            <w:left w:val="none" w:sz="0" w:space="0" w:color="auto"/>
            <w:bottom w:val="none" w:sz="0" w:space="0" w:color="auto"/>
            <w:right w:val="none" w:sz="0" w:space="0" w:color="auto"/>
          </w:divBdr>
        </w:div>
        <w:div w:id="1439062374">
          <w:marLeft w:val="480"/>
          <w:marRight w:val="0"/>
          <w:marTop w:val="0"/>
          <w:marBottom w:val="0"/>
          <w:divBdr>
            <w:top w:val="none" w:sz="0" w:space="0" w:color="auto"/>
            <w:left w:val="none" w:sz="0" w:space="0" w:color="auto"/>
            <w:bottom w:val="none" w:sz="0" w:space="0" w:color="auto"/>
            <w:right w:val="none" w:sz="0" w:space="0" w:color="auto"/>
          </w:divBdr>
        </w:div>
        <w:div w:id="1468939658">
          <w:marLeft w:val="480"/>
          <w:marRight w:val="0"/>
          <w:marTop w:val="0"/>
          <w:marBottom w:val="0"/>
          <w:divBdr>
            <w:top w:val="none" w:sz="0" w:space="0" w:color="auto"/>
            <w:left w:val="none" w:sz="0" w:space="0" w:color="auto"/>
            <w:bottom w:val="none" w:sz="0" w:space="0" w:color="auto"/>
            <w:right w:val="none" w:sz="0" w:space="0" w:color="auto"/>
          </w:divBdr>
        </w:div>
        <w:div w:id="1484274263">
          <w:marLeft w:val="480"/>
          <w:marRight w:val="0"/>
          <w:marTop w:val="0"/>
          <w:marBottom w:val="0"/>
          <w:divBdr>
            <w:top w:val="none" w:sz="0" w:space="0" w:color="auto"/>
            <w:left w:val="none" w:sz="0" w:space="0" w:color="auto"/>
            <w:bottom w:val="none" w:sz="0" w:space="0" w:color="auto"/>
            <w:right w:val="none" w:sz="0" w:space="0" w:color="auto"/>
          </w:divBdr>
        </w:div>
        <w:div w:id="1569220520">
          <w:marLeft w:val="480"/>
          <w:marRight w:val="0"/>
          <w:marTop w:val="0"/>
          <w:marBottom w:val="0"/>
          <w:divBdr>
            <w:top w:val="none" w:sz="0" w:space="0" w:color="auto"/>
            <w:left w:val="none" w:sz="0" w:space="0" w:color="auto"/>
            <w:bottom w:val="none" w:sz="0" w:space="0" w:color="auto"/>
            <w:right w:val="none" w:sz="0" w:space="0" w:color="auto"/>
          </w:divBdr>
        </w:div>
        <w:div w:id="1570308721">
          <w:marLeft w:val="480"/>
          <w:marRight w:val="0"/>
          <w:marTop w:val="0"/>
          <w:marBottom w:val="0"/>
          <w:divBdr>
            <w:top w:val="none" w:sz="0" w:space="0" w:color="auto"/>
            <w:left w:val="none" w:sz="0" w:space="0" w:color="auto"/>
            <w:bottom w:val="none" w:sz="0" w:space="0" w:color="auto"/>
            <w:right w:val="none" w:sz="0" w:space="0" w:color="auto"/>
          </w:divBdr>
        </w:div>
        <w:div w:id="1574857503">
          <w:marLeft w:val="480"/>
          <w:marRight w:val="0"/>
          <w:marTop w:val="0"/>
          <w:marBottom w:val="0"/>
          <w:divBdr>
            <w:top w:val="none" w:sz="0" w:space="0" w:color="auto"/>
            <w:left w:val="none" w:sz="0" w:space="0" w:color="auto"/>
            <w:bottom w:val="none" w:sz="0" w:space="0" w:color="auto"/>
            <w:right w:val="none" w:sz="0" w:space="0" w:color="auto"/>
          </w:divBdr>
        </w:div>
        <w:div w:id="1577471525">
          <w:marLeft w:val="480"/>
          <w:marRight w:val="0"/>
          <w:marTop w:val="0"/>
          <w:marBottom w:val="0"/>
          <w:divBdr>
            <w:top w:val="none" w:sz="0" w:space="0" w:color="auto"/>
            <w:left w:val="none" w:sz="0" w:space="0" w:color="auto"/>
            <w:bottom w:val="none" w:sz="0" w:space="0" w:color="auto"/>
            <w:right w:val="none" w:sz="0" w:space="0" w:color="auto"/>
          </w:divBdr>
        </w:div>
        <w:div w:id="1611087309">
          <w:marLeft w:val="480"/>
          <w:marRight w:val="0"/>
          <w:marTop w:val="0"/>
          <w:marBottom w:val="0"/>
          <w:divBdr>
            <w:top w:val="none" w:sz="0" w:space="0" w:color="auto"/>
            <w:left w:val="none" w:sz="0" w:space="0" w:color="auto"/>
            <w:bottom w:val="none" w:sz="0" w:space="0" w:color="auto"/>
            <w:right w:val="none" w:sz="0" w:space="0" w:color="auto"/>
          </w:divBdr>
        </w:div>
        <w:div w:id="1653292350">
          <w:marLeft w:val="480"/>
          <w:marRight w:val="0"/>
          <w:marTop w:val="0"/>
          <w:marBottom w:val="0"/>
          <w:divBdr>
            <w:top w:val="none" w:sz="0" w:space="0" w:color="auto"/>
            <w:left w:val="none" w:sz="0" w:space="0" w:color="auto"/>
            <w:bottom w:val="none" w:sz="0" w:space="0" w:color="auto"/>
            <w:right w:val="none" w:sz="0" w:space="0" w:color="auto"/>
          </w:divBdr>
        </w:div>
        <w:div w:id="1661420236">
          <w:marLeft w:val="480"/>
          <w:marRight w:val="0"/>
          <w:marTop w:val="0"/>
          <w:marBottom w:val="0"/>
          <w:divBdr>
            <w:top w:val="none" w:sz="0" w:space="0" w:color="auto"/>
            <w:left w:val="none" w:sz="0" w:space="0" w:color="auto"/>
            <w:bottom w:val="none" w:sz="0" w:space="0" w:color="auto"/>
            <w:right w:val="none" w:sz="0" w:space="0" w:color="auto"/>
          </w:divBdr>
        </w:div>
        <w:div w:id="1693729845">
          <w:marLeft w:val="480"/>
          <w:marRight w:val="0"/>
          <w:marTop w:val="0"/>
          <w:marBottom w:val="0"/>
          <w:divBdr>
            <w:top w:val="none" w:sz="0" w:space="0" w:color="auto"/>
            <w:left w:val="none" w:sz="0" w:space="0" w:color="auto"/>
            <w:bottom w:val="none" w:sz="0" w:space="0" w:color="auto"/>
            <w:right w:val="none" w:sz="0" w:space="0" w:color="auto"/>
          </w:divBdr>
        </w:div>
        <w:div w:id="1697265083">
          <w:marLeft w:val="480"/>
          <w:marRight w:val="0"/>
          <w:marTop w:val="0"/>
          <w:marBottom w:val="0"/>
          <w:divBdr>
            <w:top w:val="none" w:sz="0" w:space="0" w:color="auto"/>
            <w:left w:val="none" w:sz="0" w:space="0" w:color="auto"/>
            <w:bottom w:val="none" w:sz="0" w:space="0" w:color="auto"/>
            <w:right w:val="none" w:sz="0" w:space="0" w:color="auto"/>
          </w:divBdr>
        </w:div>
        <w:div w:id="1723169717">
          <w:marLeft w:val="480"/>
          <w:marRight w:val="0"/>
          <w:marTop w:val="0"/>
          <w:marBottom w:val="0"/>
          <w:divBdr>
            <w:top w:val="none" w:sz="0" w:space="0" w:color="auto"/>
            <w:left w:val="none" w:sz="0" w:space="0" w:color="auto"/>
            <w:bottom w:val="none" w:sz="0" w:space="0" w:color="auto"/>
            <w:right w:val="none" w:sz="0" w:space="0" w:color="auto"/>
          </w:divBdr>
        </w:div>
        <w:div w:id="1742866921">
          <w:marLeft w:val="480"/>
          <w:marRight w:val="0"/>
          <w:marTop w:val="0"/>
          <w:marBottom w:val="0"/>
          <w:divBdr>
            <w:top w:val="none" w:sz="0" w:space="0" w:color="auto"/>
            <w:left w:val="none" w:sz="0" w:space="0" w:color="auto"/>
            <w:bottom w:val="none" w:sz="0" w:space="0" w:color="auto"/>
            <w:right w:val="none" w:sz="0" w:space="0" w:color="auto"/>
          </w:divBdr>
        </w:div>
        <w:div w:id="1772621810">
          <w:marLeft w:val="480"/>
          <w:marRight w:val="0"/>
          <w:marTop w:val="0"/>
          <w:marBottom w:val="0"/>
          <w:divBdr>
            <w:top w:val="none" w:sz="0" w:space="0" w:color="auto"/>
            <w:left w:val="none" w:sz="0" w:space="0" w:color="auto"/>
            <w:bottom w:val="none" w:sz="0" w:space="0" w:color="auto"/>
            <w:right w:val="none" w:sz="0" w:space="0" w:color="auto"/>
          </w:divBdr>
        </w:div>
        <w:div w:id="1780178096">
          <w:marLeft w:val="480"/>
          <w:marRight w:val="0"/>
          <w:marTop w:val="0"/>
          <w:marBottom w:val="0"/>
          <w:divBdr>
            <w:top w:val="none" w:sz="0" w:space="0" w:color="auto"/>
            <w:left w:val="none" w:sz="0" w:space="0" w:color="auto"/>
            <w:bottom w:val="none" w:sz="0" w:space="0" w:color="auto"/>
            <w:right w:val="none" w:sz="0" w:space="0" w:color="auto"/>
          </w:divBdr>
        </w:div>
        <w:div w:id="1811482112">
          <w:marLeft w:val="480"/>
          <w:marRight w:val="0"/>
          <w:marTop w:val="0"/>
          <w:marBottom w:val="0"/>
          <w:divBdr>
            <w:top w:val="none" w:sz="0" w:space="0" w:color="auto"/>
            <w:left w:val="none" w:sz="0" w:space="0" w:color="auto"/>
            <w:bottom w:val="none" w:sz="0" w:space="0" w:color="auto"/>
            <w:right w:val="none" w:sz="0" w:space="0" w:color="auto"/>
          </w:divBdr>
        </w:div>
        <w:div w:id="1842575672">
          <w:marLeft w:val="480"/>
          <w:marRight w:val="0"/>
          <w:marTop w:val="0"/>
          <w:marBottom w:val="0"/>
          <w:divBdr>
            <w:top w:val="none" w:sz="0" w:space="0" w:color="auto"/>
            <w:left w:val="none" w:sz="0" w:space="0" w:color="auto"/>
            <w:bottom w:val="none" w:sz="0" w:space="0" w:color="auto"/>
            <w:right w:val="none" w:sz="0" w:space="0" w:color="auto"/>
          </w:divBdr>
        </w:div>
        <w:div w:id="1850946944">
          <w:marLeft w:val="480"/>
          <w:marRight w:val="0"/>
          <w:marTop w:val="0"/>
          <w:marBottom w:val="0"/>
          <w:divBdr>
            <w:top w:val="none" w:sz="0" w:space="0" w:color="auto"/>
            <w:left w:val="none" w:sz="0" w:space="0" w:color="auto"/>
            <w:bottom w:val="none" w:sz="0" w:space="0" w:color="auto"/>
            <w:right w:val="none" w:sz="0" w:space="0" w:color="auto"/>
          </w:divBdr>
        </w:div>
        <w:div w:id="1884172576">
          <w:marLeft w:val="480"/>
          <w:marRight w:val="0"/>
          <w:marTop w:val="0"/>
          <w:marBottom w:val="0"/>
          <w:divBdr>
            <w:top w:val="none" w:sz="0" w:space="0" w:color="auto"/>
            <w:left w:val="none" w:sz="0" w:space="0" w:color="auto"/>
            <w:bottom w:val="none" w:sz="0" w:space="0" w:color="auto"/>
            <w:right w:val="none" w:sz="0" w:space="0" w:color="auto"/>
          </w:divBdr>
        </w:div>
        <w:div w:id="1887062038">
          <w:marLeft w:val="480"/>
          <w:marRight w:val="0"/>
          <w:marTop w:val="0"/>
          <w:marBottom w:val="0"/>
          <w:divBdr>
            <w:top w:val="none" w:sz="0" w:space="0" w:color="auto"/>
            <w:left w:val="none" w:sz="0" w:space="0" w:color="auto"/>
            <w:bottom w:val="none" w:sz="0" w:space="0" w:color="auto"/>
            <w:right w:val="none" w:sz="0" w:space="0" w:color="auto"/>
          </w:divBdr>
        </w:div>
        <w:div w:id="1901673664">
          <w:marLeft w:val="480"/>
          <w:marRight w:val="0"/>
          <w:marTop w:val="0"/>
          <w:marBottom w:val="0"/>
          <w:divBdr>
            <w:top w:val="none" w:sz="0" w:space="0" w:color="auto"/>
            <w:left w:val="none" w:sz="0" w:space="0" w:color="auto"/>
            <w:bottom w:val="none" w:sz="0" w:space="0" w:color="auto"/>
            <w:right w:val="none" w:sz="0" w:space="0" w:color="auto"/>
          </w:divBdr>
        </w:div>
        <w:div w:id="1932154212">
          <w:marLeft w:val="480"/>
          <w:marRight w:val="0"/>
          <w:marTop w:val="0"/>
          <w:marBottom w:val="0"/>
          <w:divBdr>
            <w:top w:val="none" w:sz="0" w:space="0" w:color="auto"/>
            <w:left w:val="none" w:sz="0" w:space="0" w:color="auto"/>
            <w:bottom w:val="none" w:sz="0" w:space="0" w:color="auto"/>
            <w:right w:val="none" w:sz="0" w:space="0" w:color="auto"/>
          </w:divBdr>
        </w:div>
        <w:div w:id="1943682106">
          <w:marLeft w:val="480"/>
          <w:marRight w:val="0"/>
          <w:marTop w:val="0"/>
          <w:marBottom w:val="0"/>
          <w:divBdr>
            <w:top w:val="none" w:sz="0" w:space="0" w:color="auto"/>
            <w:left w:val="none" w:sz="0" w:space="0" w:color="auto"/>
            <w:bottom w:val="none" w:sz="0" w:space="0" w:color="auto"/>
            <w:right w:val="none" w:sz="0" w:space="0" w:color="auto"/>
          </w:divBdr>
        </w:div>
        <w:div w:id="1983733354">
          <w:marLeft w:val="480"/>
          <w:marRight w:val="0"/>
          <w:marTop w:val="0"/>
          <w:marBottom w:val="0"/>
          <w:divBdr>
            <w:top w:val="none" w:sz="0" w:space="0" w:color="auto"/>
            <w:left w:val="none" w:sz="0" w:space="0" w:color="auto"/>
            <w:bottom w:val="none" w:sz="0" w:space="0" w:color="auto"/>
            <w:right w:val="none" w:sz="0" w:space="0" w:color="auto"/>
          </w:divBdr>
        </w:div>
        <w:div w:id="2013796883">
          <w:marLeft w:val="480"/>
          <w:marRight w:val="0"/>
          <w:marTop w:val="0"/>
          <w:marBottom w:val="0"/>
          <w:divBdr>
            <w:top w:val="none" w:sz="0" w:space="0" w:color="auto"/>
            <w:left w:val="none" w:sz="0" w:space="0" w:color="auto"/>
            <w:bottom w:val="none" w:sz="0" w:space="0" w:color="auto"/>
            <w:right w:val="none" w:sz="0" w:space="0" w:color="auto"/>
          </w:divBdr>
        </w:div>
        <w:div w:id="2035689204">
          <w:marLeft w:val="480"/>
          <w:marRight w:val="0"/>
          <w:marTop w:val="0"/>
          <w:marBottom w:val="0"/>
          <w:divBdr>
            <w:top w:val="none" w:sz="0" w:space="0" w:color="auto"/>
            <w:left w:val="none" w:sz="0" w:space="0" w:color="auto"/>
            <w:bottom w:val="none" w:sz="0" w:space="0" w:color="auto"/>
            <w:right w:val="none" w:sz="0" w:space="0" w:color="auto"/>
          </w:divBdr>
        </w:div>
        <w:div w:id="2067414685">
          <w:marLeft w:val="480"/>
          <w:marRight w:val="0"/>
          <w:marTop w:val="0"/>
          <w:marBottom w:val="0"/>
          <w:divBdr>
            <w:top w:val="none" w:sz="0" w:space="0" w:color="auto"/>
            <w:left w:val="none" w:sz="0" w:space="0" w:color="auto"/>
            <w:bottom w:val="none" w:sz="0" w:space="0" w:color="auto"/>
            <w:right w:val="none" w:sz="0" w:space="0" w:color="auto"/>
          </w:divBdr>
        </w:div>
        <w:div w:id="2104647139">
          <w:marLeft w:val="480"/>
          <w:marRight w:val="0"/>
          <w:marTop w:val="0"/>
          <w:marBottom w:val="0"/>
          <w:divBdr>
            <w:top w:val="none" w:sz="0" w:space="0" w:color="auto"/>
            <w:left w:val="none" w:sz="0" w:space="0" w:color="auto"/>
            <w:bottom w:val="none" w:sz="0" w:space="0" w:color="auto"/>
            <w:right w:val="none" w:sz="0" w:space="0" w:color="auto"/>
          </w:divBdr>
        </w:div>
        <w:div w:id="2129351123">
          <w:marLeft w:val="480"/>
          <w:marRight w:val="0"/>
          <w:marTop w:val="0"/>
          <w:marBottom w:val="0"/>
          <w:divBdr>
            <w:top w:val="none" w:sz="0" w:space="0" w:color="auto"/>
            <w:left w:val="none" w:sz="0" w:space="0" w:color="auto"/>
            <w:bottom w:val="none" w:sz="0" w:space="0" w:color="auto"/>
            <w:right w:val="none" w:sz="0" w:space="0" w:color="auto"/>
          </w:divBdr>
        </w:div>
        <w:div w:id="2140493736">
          <w:marLeft w:val="480"/>
          <w:marRight w:val="0"/>
          <w:marTop w:val="0"/>
          <w:marBottom w:val="0"/>
          <w:divBdr>
            <w:top w:val="none" w:sz="0" w:space="0" w:color="auto"/>
            <w:left w:val="none" w:sz="0" w:space="0" w:color="auto"/>
            <w:bottom w:val="none" w:sz="0" w:space="0" w:color="auto"/>
            <w:right w:val="none" w:sz="0" w:space="0" w:color="auto"/>
          </w:divBdr>
        </w:div>
        <w:div w:id="2140873328">
          <w:marLeft w:val="480"/>
          <w:marRight w:val="0"/>
          <w:marTop w:val="0"/>
          <w:marBottom w:val="0"/>
          <w:divBdr>
            <w:top w:val="none" w:sz="0" w:space="0" w:color="auto"/>
            <w:left w:val="none" w:sz="0" w:space="0" w:color="auto"/>
            <w:bottom w:val="none" w:sz="0" w:space="0" w:color="auto"/>
            <w:right w:val="none" w:sz="0" w:space="0" w:color="auto"/>
          </w:divBdr>
        </w:div>
      </w:divsChild>
    </w:div>
    <w:div w:id="1374189985">
      <w:bodyDiv w:val="1"/>
      <w:marLeft w:val="0"/>
      <w:marRight w:val="0"/>
      <w:marTop w:val="0"/>
      <w:marBottom w:val="0"/>
      <w:divBdr>
        <w:top w:val="none" w:sz="0" w:space="0" w:color="auto"/>
        <w:left w:val="none" w:sz="0" w:space="0" w:color="auto"/>
        <w:bottom w:val="none" w:sz="0" w:space="0" w:color="auto"/>
        <w:right w:val="none" w:sz="0" w:space="0" w:color="auto"/>
      </w:divBdr>
    </w:div>
    <w:div w:id="1374886955">
      <w:marLeft w:val="640"/>
      <w:marRight w:val="0"/>
      <w:marTop w:val="0"/>
      <w:marBottom w:val="0"/>
      <w:divBdr>
        <w:top w:val="none" w:sz="0" w:space="0" w:color="auto"/>
        <w:left w:val="none" w:sz="0" w:space="0" w:color="auto"/>
        <w:bottom w:val="none" w:sz="0" w:space="0" w:color="auto"/>
        <w:right w:val="none" w:sz="0" w:space="0" w:color="auto"/>
      </w:divBdr>
    </w:div>
    <w:div w:id="1374961254">
      <w:marLeft w:val="640"/>
      <w:marRight w:val="0"/>
      <w:marTop w:val="0"/>
      <w:marBottom w:val="0"/>
      <w:divBdr>
        <w:top w:val="none" w:sz="0" w:space="0" w:color="auto"/>
        <w:left w:val="none" w:sz="0" w:space="0" w:color="auto"/>
        <w:bottom w:val="none" w:sz="0" w:space="0" w:color="auto"/>
        <w:right w:val="none" w:sz="0" w:space="0" w:color="auto"/>
      </w:divBdr>
    </w:div>
    <w:div w:id="1375348938">
      <w:marLeft w:val="640"/>
      <w:marRight w:val="0"/>
      <w:marTop w:val="0"/>
      <w:marBottom w:val="0"/>
      <w:divBdr>
        <w:top w:val="none" w:sz="0" w:space="0" w:color="auto"/>
        <w:left w:val="none" w:sz="0" w:space="0" w:color="auto"/>
        <w:bottom w:val="none" w:sz="0" w:space="0" w:color="auto"/>
        <w:right w:val="none" w:sz="0" w:space="0" w:color="auto"/>
      </w:divBdr>
    </w:div>
    <w:div w:id="1375352378">
      <w:marLeft w:val="640"/>
      <w:marRight w:val="0"/>
      <w:marTop w:val="0"/>
      <w:marBottom w:val="0"/>
      <w:divBdr>
        <w:top w:val="none" w:sz="0" w:space="0" w:color="auto"/>
        <w:left w:val="none" w:sz="0" w:space="0" w:color="auto"/>
        <w:bottom w:val="none" w:sz="0" w:space="0" w:color="auto"/>
        <w:right w:val="none" w:sz="0" w:space="0" w:color="auto"/>
      </w:divBdr>
    </w:div>
    <w:div w:id="1375618280">
      <w:marLeft w:val="640"/>
      <w:marRight w:val="0"/>
      <w:marTop w:val="0"/>
      <w:marBottom w:val="0"/>
      <w:divBdr>
        <w:top w:val="none" w:sz="0" w:space="0" w:color="auto"/>
        <w:left w:val="none" w:sz="0" w:space="0" w:color="auto"/>
        <w:bottom w:val="none" w:sz="0" w:space="0" w:color="auto"/>
        <w:right w:val="none" w:sz="0" w:space="0" w:color="auto"/>
      </w:divBdr>
    </w:div>
    <w:div w:id="1376545821">
      <w:marLeft w:val="640"/>
      <w:marRight w:val="0"/>
      <w:marTop w:val="0"/>
      <w:marBottom w:val="0"/>
      <w:divBdr>
        <w:top w:val="none" w:sz="0" w:space="0" w:color="auto"/>
        <w:left w:val="none" w:sz="0" w:space="0" w:color="auto"/>
        <w:bottom w:val="none" w:sz="0" w:space="0" w:color="auto"/>
        <w:right w:val="none" w:sz="0" w:space="0" w:color="auto"/>
      </w:divBdr>
    </w:div>
    <w:div w:id="1376733840">
      <w:marLeft w:val="640"/>
      <w:marRight w:val="0"/>
      <w:marTop w:val="0"/>
      <w:marBottom w:val="0"/>
      <w:divBdr>
        <w:top w:val="none" w:sz="0" w:space="0" w:color="auto"/>
        <w:left w:val="none" w:sz="0" w:space="0" w:color="auto"/>
        <w:bottom w:val="none" w:sz="0" w:space="0" w:color="auto"/>
        <w:right w:val="none" w:sz="0" w:space="0" w:color="auto"/>
      </w:divBdr>
    </w:div>
    <w:div w:id="1377925266">
      <w:marLeft w:val="640"/>
      <w:marRight w:val="0"/>
      <w:marTop w:val="0"/>
      <w:marBottom w:val="0"/>
      <w:divBdr>
        <w:top w:val="none" w:sz="0" w:space="0" w:color="auto"/>
        <w:left w:val="none" w:sz="0" w:space="0" w:color="auto"/>
        <w:bottom w:val="none" w:sz="0" w:space="0" w:color="auto"/>
        <w:right w:val="none" w:sz="0" w:space="0" w:color="auto"/>
      </w:divBdr>
    </w:div>
    <w:div w:id="1378121182">
      <w:marLeft w:val="640"/>
      <w:marRight w:val="0"/>
      <w:marTop w:val="0"/>
      <w:marBottom w:val="0"/>
      <w:divBdr>
        <w:top w:val="none" w:sz="0" w:space="0" w:color="auto"/>
        <w:left w:val="none" w:sz="0" w:space="0" w:color="auto"/>
        <w:bottom w:val="none" w:sz="0" w:space="0" w:color="auto"/>
        <w:right w:val="none" w:sz="0" w:space="0" w:color="auto"/>
      </w:divBdr>
    </w:div>
    <w:div w:id="1378237092">
      <w:bodyDiv w:val="1"/>
      <w:marLeft w:val="0"/>
      <w:marRight w:val="0"/>
      <w:marTop w:val="0"/>
      <w:marBottom w:val="0"/>
      <w:divBdr>
        <w:top w:val="none" w:sz="0" w:space="0" w:color="auto"/>
        <w:left w:val="none" w:sz="0" w:space="0" w:color="auto"/>
        <w:bottom w:val="none" w:sz="0" w:space="0" w:color="auto"/>
        <w:right w:val="none" w:sz="0" w:space="0" w:color="auto"/>
      </w:divBdr>
    </w:div>
    <w:div w:id="1378891310">
      <w:marLeft w:val="480"/>
      <w:marRight w:val="0"/>
      <w:marTop w:val="0"/>
      <w:marBottom w:val="0"/>
      <w:divBdr>
        <w:top w:val="none" w:sz="0" w:space="0" w:color="auto"/>
        <w:left w:val="none" w:sz="0" w:space="0" w:color="auto"/>
        <w:bottom w:val="none" w:sz="0" w:space="0" w:color="auto"/>
        <w:right w:val="none" w:sz="0" w:space="0" w:color="auto"/>
      </w:divBdr>
    </w:div>
    <w:div w:id="1379160099">
      <w:bodyDiv w:val="1"/>
      <w:marLeft w:val="0"/>
      <w:marRight w:val="0"/>
      <w:marTop w:val="0"/>
      <w:marBottom w:val="0"/>
      <w:divBdr>
        <w:top w:val="none" w:sz="0" w:space="0" w:color="auto"/>
        <w:left w:val="none" w:sz="0" w:space="0" w:color="auto"/>
        <w:bottom w:val="none" w:sz="0" w:space="0" w:color="auto"/>
        <w:right w:val="none" w:sz="0" w:space="0" w:color="auto"/>
      </w:divBdr>
      <w:divsChild>
        <w:div w:id="7409189">
          <w:marLeft w:val="480"/>
          <w:marRight w:val="0"/>
          <w:marTop w:val="0"/>
          <w:marBottom w:val="0"/>
          <w:divBdr>
            <w:top w:val="none" w:sz="0" w:space="0" w:color="auto"/>
            <w:left w:val="none" w:sz="0" w:space="0" w:color="auto"/>
            <w:bottom w:val="none" w:sz="0" w:space="0" w:color="auto"/>
            <w:right w:val="none" w:sz="0" w:space="0" w:color="auto"/>
          </w:divBdr>
        </w:div>
        <w:div w:id="12583998">
          <w:marLeft w:val="480"/>
          <w:marRight w:val="0"/>
          <w:marTop w:val="0"/>
          <w:marBottom w:val="0"/>
          <w:divBdr>
            <w:top w:val="none" w:sz="0" w:space="0" w:color="auto"/>
            <w:left w:val="none" w:sz="0" w:space="0" w:color="auto"/>
            <w:bottom w:val="none" w:sz="0" w:space="0" w:color="auto"/>
            <w:right w:val="none" w:sz="0" w:space="0" w:color="auto"/>
          </w:divBdr>
        </w:div>
        <w:div w:id="22169737">
          <w:marLeft w:val="480"/>
          <w:marRight w:val="0"/>
          <w:marTop w:val="0"/>
          <w:marBottom w:val="0"/>
          <w:divBdr>
            <w:top w:val="none" w:sz="0" w:space="0" w:color="auto"/>
            <w:left w:val="none" w:sz="0" w:space="0" w:color="auto"/>
            <w:bottom w:val="none" w:sz="0" w:space="0" w:color="auto"/>
            <w:right w:val="none" w:sz="0" w:space="0" w:color="auto"/>
          </w:divBdr>
        </w:div>
        <w:div w:id="57871766">
          <w:marLeft w:val="480"/>
          <w:marRight w:val="0"/>
          <w:marTop w:val="0"/>
          <w:marBottom w:val="0"/>
          <w:divBdr>
            <w:top w:val="none" w:sz="0" w:space="0" w:color="auto"/>
            <w:left w:val="none" w:sz="0" w:space="0" w:color="auto"/>
            <w:bottom w:val="none" w:sz="0" w:space="0" w:color="auto"/>
            <w:right w:val="none" w:sz="0" w:space="0" w:color="auto"/>
          </w:divBdr>
        </w:div>
        <w:div w:id="112332725">
          <w:marLeft w:val="480"/>
          <w:marRight w:val="0"/>
          <w:marTop w:val="0"/>
          <w:marBottom w:val="0"/>
          <w:divBdr>
            <w:top w:val="none" w:sz="0" w:space="0" w:color="auto"/>
            <w:left w:val="none" w:sz="0" w:space="0" w:color="auto"/>
            <w:bottom w:val="none" w:sz="0" w:space="0" w:color="auto"/>
            <w:right w:val="none" w:sz="0" w:space="0" w:color="auto"/>
          </w:divBdr>
        </w:div>
        <w:div w:id="229508496">
          <w:marLeft w:val="480"/>
          <w:marRight w:val="0"/>
          <w:marTop w:val="0"/>
          <w:marBottom w:val="0"/>
          <w:divBdr>
            <w:top w:val="none" w:sz="0" w:space="0" w:color="auto"/>
            <w:left w:val="none" w:sz="0" w:space="0" w:color="auto"/>
            <w:bottom w:val="none" w:sz="0" w:space="0" w:color="auto"/>
            <w:right w:val="none" w:sz="0" w:space="0" w:color="auto"/>
          </w:divBdr>
        </w:div>
        <w:div w:id="253903458">
          <w:marLeft w:val="480"/>
          <w:marRight w:val="0"/>
          <w:marTop w:val="0"/>
          <w:marBottom w:val="0"/>
          <w:divBdr>
            <w:top w:val="none" w:sz="0" w:space="0" w:color="auto"/>
            <w:left w:val="none" w:sz="0" w:space="0" w:color="auto"/>
            <w:bottom w:val="none" w:sz="0" w:space="0" w:color="auto"/>
            <w:right w:val="none" w:sz="0" w:space="0" w:color="auto"/>
          </w:divBdr>
        </w:div>
        <w:div w:id="269243487">
          <w:marLeft w:val="480"/>
          <w:marRight w:val="0"/>
          <w:marTop w:val="0"/>
          <w:marBottom w:val="0"/>
          <w:divBdr>
            <w:top w:val="none" w:sz="0" w:space="0" w:color="auto"/>
            <w:left w:val="none" w:sz="0" w:space="0" w:color="auto"/>
            <w:bottom w:val="none" w:sz="0" w:space="0" w:color="auto"/>
            <w:right w:val="none" w:sz="0" w:space="0" w:color="auto"/>
          </w:divBdr>
        </w:div>
        <w:div w:id="348609583">
          <w:marLeft w:val="480"/>
          <w:marRight w:val="0"/>
          <w:marTop w:val="0"/>
          <w:marBottom w:val="0"/>
          <w:divBdr>
            <w:top w:val="none" w:sz="0" w:space="0" w:color="auto"/>
            <w:left w:val="none" w:sz="0" w:space="0" w:color="auto"/>
            <w:bottom w:val="none" w:sz="0" w:space="0" w:color="auto"/>
            <w:right w:val="none" w:sz="0" w:space="0" w:color="auto"/>
          </w:divBdr>
        </w:div>
        <w:div w:id="358288206">
          <w:marLeft w:val="480"/>
          <w:marRight w:val="0"/>
          <w:marTop w:val="0"/>
          <w:marBottom w:val="0"/>
          <w:divBdr>
            <w:top w:val="none" w:sz="0" w:space="0" w:color="auto"/>
            <w:left w:val="none" w:sz="0" w:space="0" w:color="auto"/>
            <w:bottom w:val="none" w:sz="0" w:space="0" w:color="auto"/>
            <w:right w:val="none" w:sz="0" w:space="0" w:color="auto"/>
          </w:divBdr>
        </w:div>
        <w:div w:id="364912568">
          <w:marLeft w:val="480"/>
          <w:marRight w:val="0"/>
          <w:marTop w:val="0"/>
          <w:marBottom w:val="0"/>
          <w:divBdr>
            <w:top w:val="none" w:sz="0" w:space="0" w:color="auto"/>
            <w:left w:val="none" w:sz="0" w:space="0" w:color="auto"/>
            <w:bottom w:val="none" w:sz="0" w:space="0" w:color="auto"/>
            <w:right w:val="none" w:sz="0" w:space="0" w:color="auto"/>
          </w:divBdr>
        </w:div>
        <w:div w:id="454638945">
          <w:marLeft w:val="480"/>
          <w:marRight w:val="0"/>
          <w:marTop w:val="0"/>
          <w:marBottom w:val="0"/>
          <w:divBdr>
            <w:top w:val="none" w:sz="0" w:space="0" w:color="auto"/>
            <w:left w:val="none" w:sz="0" w:space="0" w:color="auto"/>
            <w:bottom w:val="none" w:sz="0" w:space="0" w:color="auto"/>
            <w:right w:val="none" w:sz="0" w:space="0" w:color="auto"/>
          </w:divBdr>
        </w:div>
        <w:div w:id="491988851">
          <w:marLeft w:val="480"/>
          <w:marRight w:val="0"/>
          <w:marTop w:val="0"/>
          <w:marBottom w:val="0"/>
          <w:divBdr>
            <w:top w:val="none" w:sz="0" w:space="0" w:color="auto"/>
            <w:left w:val="none" w:sz="0" w:space="0" w:color="auto"/>
            <w:bottom w:val="none" w:sz="0" w:space="0" w:color="auto"/>
            <w:right w:val="none" w:sz="0" w:space="0" w:color="auto"/>
          </w:divBdr>
        </w:div>
        <w:div w:id="501706700">
          <w:marLeft w:val="480"/>
          <w:marRight w:val="0"/>
          <w:marTop w:val="0"/>
          <w:marBottom w:val="0"/>
          <w:divBdr>
            <w:top w:val="none" w:sz="0" w:space="0" w:color="auto"/>
            <w:left w:val="none" w:sz="0" w:space="0" w:color="auto"/>
            <w:bottom w:val="none" w:sz="0" w:space="0" w:color="auto"/>
            <w:right w:val="none" w:sz="0" w:space="0" w:color="auto"/>
          </w:divBdr>
        </w:div>
        <w:div w:id="565385609">
          <w:marLeft w:val="480"/>
          <w:marRight w:val="0"/>
          <w:marTop w:val="0"/>
          <w:marBottom w:val="0"/>
          <w:divBdr>
            <w:top w:val="none" w:sz="0" w:space="0" w:color="auto"/>
            <w:left w:val="none" w:sz="0" w:space="0" w:color="auto"/>
            <w:bottom w:val="none" w:sz="0" w:space="0" w:color="auto"/>
            <w:right w:val="none" w:sz="0" w:space="0" w:color="auto"/>
          </w:divBdr>
        </w:div>
        <w:div w:id="614364498">
          <w:marLeft w:val="480"/>
          <w:marRight w:val="0"/>
          <w:marTop w:val="0"/>
          <w:marBottom w:val="0"/>
          <w:divBdr>
            <w:top w:val="none" w:sz="0" w:space="0" w:color="auto"/>
            <w:left w:val="none" w:sz="0" w:space="0" w:color="auto"/>
            <w:bottom w:val="none" w:sz="0" w:space="0" w:color="auto"/>
            <w:right w:val="none" w:sz="0" w:space="0" w:color="auto"/>
          </w:divBdr>
        </w:div>
        <w:div w:id="618218852">
          <w:marLeft w:val="480"/>
          <w:marRight w:val="0"/>
          <w:marTop w:val="0"/>
          <w:marBottom w:val="0"/>
          <w:divBdr>
            <w:top w:val="none" w:sz="0" w:space="0" w:color="auto"/>
            <w:left w:val="none" w:sz="0" w:space="0" w:color="auto"/>
            <w:bottom w:val="none" w:sz="0" w:space="0" w:color="auto"/>
            <w:right w:val="none" w:sz="0" w:space="0" w:color="auto"/>
          </w:divBdr>
        </w:div>
        <w:div w:id="626816863">
          <w:marLeft w:val="480"/>
          <w:marRight w:val="0"/>
          <w:marTop w:val="0"/>
          <w:marBottom w:val="0"/>
          <w:divBdr>
            <w:top w:val="none" w:sz="0" w:space="0" w:color="auto"/>
            <w:left w:val="none" w:sz="0" w:space="0" w:color="auto"/>
            <w:bottom w:val="none" w:sz="0" w:space="0" w:color="auto"/>
            <w:right w:val="none" w:sz="0" w:space="0" w:color="auto"/>
          </w:divBdr>
        </w:div>
        <w:div w:id="633757387">
          <w:marLeft w:val="480"/>
          <w:marRight w:val="0"/>
          <w:marTop w:val="0"/>
          <w:marBottom w:val="0"/>
          <w:divBdr>
            <w:top w:val="none" w:sz="0" w:space="0" w:color="auto"/>
            <w:left w:val="none" w:sz="0" w:space="0" w:color="auto"/>
            <w:bottom w:val="none" w:sz="0" w:space="0" w:color="auto"/>
            <w:right w:val="none" w:sz="0" w:space="0" w:color="auto"/>
          </w:divBdr>
        </w:div>
        <w:div w:id="650912089">
          <w:marLeft w:val="480"/>
          <w:marRight w:val="0"/>
          <w:marTop w:val="0"/>
          <w:marBottom w:val="0"/>
          <w:divBdr>
            <w:top w:val="none" w:sz="0" w:space="0" w:color="auto"/>
            <w:left w:val="none" w:sz="0" w:space="0" w:color="auto"/>
            <w:bottom w:val="none" w:sz="0" w:space="0" w:color="auto"/>
            <w:right w:val="none" w:sz="0" w:space="0" w:color="auto"/>
          </w:divBdr>
        </w:div>
        <w:div w:id="654067421">
          <w:marLeft w:val="480"/>
          <w:marRight w:val="0"/>
          <w:marTop w:val="0"/>
          <w:marBottom w:val="0"/>
          <w:divBdr>
            <w:top w:val="none" w:sz="0" w:space="0" w:color="auto"/>
            <w:left w:val="none" w:sz="0" w:space="0" w:color="auto"/>
            <w:bottom w:val="none" w:sz="0" w:space="0" w:color="auto"/>
            <w:right w:val="none" w:sz="0" w:space="0" w:color="auto"/>
          </w:divBdr>
        </w:div>
        <w:div w:id="670136019">
          <w:marLeft w:val="480"/>
          <w:marRight w:val="0"/>
          <w:marTop w:val="0"/>
          <w:marBottom w:val="0"/>
          <w:divBdr>
            <w:top w:val="none" w:sz="0" w:space="0" w:color="auto"/>
            <w:left w:val="none" w:sz="0" w:space="0" w:color="auto"/>
            <w:bottom w:val="none" w:sz="0" w:space="0" w:color="auto"/>
            <w:right w:val="none" w:sz="0" w:space="0" w:color="auto"/>
          </w:divBdr>
        </w:div>
        <w:div w:id="670257503">
          <w:marLeft w:val="480"/>
          <w:marRight w:val="0"/>
          <w:marTop w:val="0"/>
          <w:marBottom w:val="0"/>
          <w:divBdr>
            <w:top w:val="none" w:sz="0" w:space="0" w:color="auto"/>
            <w:left w:val="none" w:sz="0" w:space="0" w:color="auto"/>
            <w:bottom w:val="none" w:sz="0" w:space="0" w:color="auto"/>
            <w:right w:val="none" w:sz="0" w:space="0" w:color="auto"/>
          </w:divBdr>
        </w:div>
        <w:div w:id="752167882">
          <w:marLeft w:val="480"/>
          <w:marRight w:val="0"/>
          <w:marTop w:val="0"/>
          <w:marBottom w:val="0"/>
          <w:divBdr>
            <w:top w:val="none" w:sz="0" w:space="0" w:color="auto"/>
            <w:left w:val="none" w:sz="0" w:space="0" w:color="auto"/>
            <w:bottom w:val="none" w:sz="0" w:space="0" w:color="auto"/>
            <w:right w:val="none" w:sz="0" w:space="0" w:color="auto"/>
          </w:divBdr>
        </w:div>
        <w:div w:id="909923025">
          <w:marLeft w:val="480"/>
          <w:marRight w:val="0"/>
          <w:marTop w:val="0"/>
          <w:marBottom w:val="0"/>
          <w:divBdr>
            <w:top w:val="none" w:sz="0" w:space="0" w:color="auto"/>
            <w:left w:val="none" w:sz="0" w:space="0" w:color="auto"/>
            <w:bottom w:val="none" w:sz="0" w:space="0" w:color="auto"/>
            <w:right w:val="none" w:sz="0" w:space="0" w:color="auto"/>
          </w:divBdr>
        </w:div>
        <w:div w:id="947666277">
          <w:marLeft w:val="480"/>
          <w:marRight w:val="0"/>
          <w:marTop w:val="0"/>
          <w:marBottom w:val="0"/>
          <w:divBdr>
            <w:top w:val="none" w:sz="0" w:space="0" w:color="auto"/>
            <w:left w:val="none" w:sz="0" w:space="0" w:color="auto"/>
            <w:bottom w:val="none" w:sz="0" w:space="0" w:color="auto"/>
            <w:right w:val="none" w:sz="0" w:space="0" w:color="auto"/>
          </w:divBdr>
        </w:div>
        <w:div w:id="998384184">
          <w:marLeft w:val="480"/>
          <w:marRight w:val="0"/>
          <w:marTop w:val="0"/>
          <w:marBottom w:val="0"/>
          <w:divBdr>
            <w:top w:val="none" w:sz="0" w:space="0" w:color="auto"/>
            <w:left w:val="none" w:sz="0" w:space="0" w:color="auto"/>
            <w:bottom w:val="none" w:sz="0" w:space="0" w:color="auto"/>
            <w:right w:val="none" w:sz="0" w:space="0" w:color="auto"/>
          </w:divBdr>
        </w:div>
        <w:div w:id="1005127839">
          <w:marLeft w:val="480"/>
          <w:marRight w:val="0"/>
          <w:marTop w:val="0"/>
          <w:marBottom w:val="0"/>
          <w:divBdr>
            <w:top w:val="none" w:sz="0" w:space="0" w:color="auto"/>
            <w:left w:val="none" w:sz="0" w:space="0" w:color="auto"/>
            <w:bottom w:val="none" w:sz="0" w:space="0" w:color="auto"/>
            <w:right w:val="none" w:sz="0" w:space="0" w:color="auto"/>
          </w:divBdr>
        </w:div>
        <w:div w:id="1035811456">
          <w:marLeft w:val="480"/>
          <w:marRight w:val="0"/>
          <w:marTop w:val="0"/>
          <w:marBottom w:val="0"/>
          <w:divBdr>
            <w:top w:val="none" w:sz="0" w:space="0" w:color="auto"/>
            <w:left w:val="none" w:sz="0" w:space="0" w:color="auto"/>
            <w:bottom w:val="none" w:sz="0" w:space="0" w:color="auto"/>
            <w:right w:val="none" w:sz="0" w:space="0" w:color="auto"/>
          </w:divBdr>
        </w:div>
        <w:div w:id="1042246157">
          <w:marLeft w:val="480"/>
          <w:marRight w:val="0"/>
          <w:marTop w:val="0"/>
          <w:marBottom w:val="0"/>
          <w:divBdr>
            <w:top w:val="none" w:sz="0" w:space="0" w:color="auto"/>
            <w:left w:val="none" w:sz="0" w:space="0" w:color="auto"/>
            <w:bottom w:val="none" w:sz="0" w:space="0" w:color="auto"/>
            <w:right w:val="none" w:sz="0" w:space="0" w:color="auto"/>
          </w:divBdr>
        </w:div>
        <w:div w:id="1114910356">
          <w:marLeft w:val="480"/>
          <w:marRight w:val="0"/>
          <w:marTop w:val="0"/>
          <w:marBottom w:val="0"/>
          <w:divBdr>
            <w:top w:val="none" w:sz="0" w:space="0" w:color="auto"/>
            <w:left w:val="none" w:sz="0" w:space="0" w:color="auto"/>
            <w:bottom w:val="none" w:sz="0" w:space="0" w:color="auto"/>
            <w:right w:val="none" w:sz="0" w:space="0" w:color="auto"/>
          </w:divBdr>
        </w:div>
        <w:div w:id="1162116121">
          <w:marLeft w:val="480"/>
          <w:marRight w:val="0"/>
          <w:marTop w:val="0"/>
          <w:marBottom w:val="0"/>
          <w:divBdr>
            <w:top w:val="none" w:sz="0" w:space="0" w:color="auto"/>
            <w:left w:val="none" w:sz="0" w:space="0" w:color="auto"/>
            <w:bottom w:val="none" w:sz="0" w:space="0" w:color="auto"/>
            <w:right w:val="none" w:sz="0" w:space="0" w:color="auto"/>
          </w:divBdr>
        </w:div>
        <w:div w:id="1217544253">
          <w:marLeft w:val="480"/>
          <w:marRight w:val="0"/>
          <w:marTop w:val="0"/>
          <w:marBottom w:val="0"/>
          <w:divBdr>
            <w:top w:val="none" w:sz="0" w:space="0" w:color="auto"/>
            <w:left w:val="none" w:sz="0" w:space="0" w:color="auto"/>
            <w:bottom w:val="none" w:sz="0" w:space="0" w:color="auto"/>
            <w:right w:val="none" w:sz="0" w:space="0" w:color="auto"/>
          </w:divBdr>
        </w:div>
        <w:div w:id="1224364390">
          <w:marLeft w:val="480"/>
          <w:marRight w:val="0"/>
          <w:marTop w:val="0"/>
          <w:marBottom w:val="0"/>
          <w:divBdr>
            <w:top w:val="none" w:sz="0" w:space="0" w:color="auto"/>
            <w:left w:val="none" w:sz="0" w:space="0" w:color="auto"/>
            <w:bottom w:val="none" w:sz="0" w:space="0" w:color="auto"/>
            <w:right w:val="none" w:sz="0" w:space="0" w:color="auto"/>
          </w:divBdr>
        </w:div>
        <w:div w:id="1278608561">
          <w:marLeft w:val="480"/>
          <w:marRight w:val="0"/>
          <w:marTop w:val="0"/>
          <w:marBottom w:val="0"/>
          <w:divBdr>
            <w:top w:val="none" w:sz="0" w:space="0" w:color="auto"/>
            <w:left w:val="none" w:sz="0" w:space="0" w:color="auto"/>
            <w:bottom w:val="none" w:sz="0" w:space="0" w:color="auto"/>
            <w:right w:val="none" w:sz="0" w:space="0" w:color="auto"/>
          </w:divBdr>
        </w:div>
        <w:div w:id="1314873752">
          <w:marLeft w:val="480"/>
          <w:marRight w:val="0"/>
          <w:marTop w:val="0"/>
          <w:marBottom w:val="0"/>
          <w:divBdr>
            <w:top w:val="none" w:sz="0" w:space="0" w:color="auto"/>
            <w:left w:val="none" w:sz="0" w:space="0" w:color="auto"/>
            <w:bottom w:val="none" w:sz="0" w:space="0" w:color="auto"/>
            <w:right w:val="none" w:sz="0" w:space="0" w:color="auto"/>
          </w:divBdr>
        </w:div>
        <w:div w:id="1372726176">
          <w:marLeft w:val="480"/>
          <w:marRight w:val="0"/>
          <w:marTop w:val="0"/>
          <w:marBottom w:val="0"/>
          <w:divBdr>
            <w:top w:val="none" w:sz="0" w:space="0" w:color="auto"/>
            <w:left w:val="none" w:sz="0" w:space="0" w:color="auto"/>
            <w:bottom w:val="none" w:sz="0" w:space="0" w:color="auto"/>
            <w:right w:val="none" w:sz="0" w:space="0" w:color="auto"/>
          </w:divBdr>
        </w:div>
        <w:div w:id="1406419224">
          <w:marLeft w:val="480"/>
          <w:marRight w:val="0"/>
          <w:marTop w:val="0"/>
          <w:marBottom w:val="0"/>
          <w:divBdr>
            <w:top w:val="none" w:sz="0" w:space="0" w:color="auto"/>
            <w:left w:val="none" w:sz="0" w:space="0" w:color="auto"/>
            <w:bottom w:val="none" w:sz="0" w:space="0" w:color="auto"/>
            <w:right w:val="none" w:sz="0" w:space="0" w:color="auto"/>
          </w:divBdr>
        </w:div>
        <w:div w:id="1425227504">
          <w:marLeft w:val="480"/>
          <w:marRight w:val="0"/>
          <w:marTop w:val="0"/>
          <w:marBottom w:val="0"/>
          <w:divBdr>
            <w:top w:val="none" w:sz="0" w:space="0" w:color="auto"/>
            <w:left w:val="none" w:sz="0" w:space="0" w:color="auto"/>
            <w:bottom w:val="none" w:sz="0" w:space="0" w:color="auto"/>
            <w:right w:val="none" w:sz="0" w:space="0" w:color="auto"/>
          </w:divBdr>
        </w:div>
        <w:div w:id="1454204267">
          <w:marLeft w:val="480"/>
          <w:marRight w:val="0"/>
          <w:marTop w:val="0"/>
          <w:marBottom w:val="0"/>
          <w:divBdr>
            <w:top w:val="none" w:sz="0" w:space="0" w:color="auto"/>
            <w:left w:val="none" w:sz="0" w:space="0" w:color="auto"/>
            <w:bottom w:val="none" w:sz="0" w:space="0" w:color="auto"/>
            <w:right w:val="none" w:sz="0" w:space="0" w:color="auto"/>
          </w:divBdr>
        </w:div>
        <w:div w:id="1461458450">
          <w:marLeft w:val="480"/>
          <w:marRight w:val="0"/>
          <w:marTop w:val="0"/>
          <w:marBottom w:val="0"/>
          <w:divBdr>
            <w:top w:val="none" w:sz="0" w:space="0" w:color="auto"/>
            <w:left w:val="none" w:sz="0" w:space="0" w:color="auto"/>
            <w:bottom w:val="none" w:sz="0" w:space="0" w:color="auto"/>
            <w:right w:val="none" w:sz="0" w:space="0" w:color="auto"/>
          </w:divBdr>
        </w:div>
        <w:div w:id="1485203375">
          <w:marLeft w:val="480"/>
          <w:marRight w:val="0"/>
          <w:marTop w:val="0"/>
          <w:marBottom w:val="0"/>
          <w:divBdr>
            <w:top w:val="none" w:sz="0" w:space="0" w:color="auto"/>
            <w:left w:val="none" w:sz="0" w:space="0" w:color="auto"/>
            <w:bottom w:val="none" w:sz="0" w:space="0" w:color="auto"/>
            <w:right w:val="none" w:sz="0" w:space="0" w:color="auto"/>
          </w:divBdr>
        </w:div>
        <w:div w:id="1498039772">
          <w:marLeft w:val="480"/>
          <w:marRight w:val="0"/>
          <w:marTop w:val="0"/>
          <w:marBottom w:val="0"/>
          <w:divBdr>
            <w:top w:val="none" w:sz="0" w:space="0" w:color="auto"/>
            <w:left w:val="none" w:sz="0" w:space="0" w:color="auto"/>
            <w:bottom w:val="none" w:sz="0" w:space="0" w:color="auto"/>
            <w:right w:val="none" w:sz="0" w:space="0" w:color="auto"/>
          </w:divBdr>
        </w:div>
        <w:div w:id="1511990771">
          <w:marLeft w:val="480"/>
          <w:marRight w:val="0"/>
          <w:marTop w:val="0"/>
          <w:marBottom w:val="0"/>
          <w:divBdr>
            <w:top w:val="none" w:sz="0" w:space="0" w:color="auto"/>
            <w:left w:val="none" w:sz="0" w:space="0" w:color="auto"/>
            <w:bottom w:val="none" w:sz="0" w:space="0" w:color="auto"/>
            <w:right w:val="none" w:sz="0" w:space="0" w:color="auto"/>
          </w:divBdr>
        </w:div>
        <w:div w:id="1519540954">
          <w:marLeft w:val="480"/>
          <w:marRight w:val="0"/>
          <w:marTop w:val="0"/>
          <w:marBottom w:val="0"/>
          <w:divBdr>
            <w:top w:val="none" w:sz="0" w:space="0" w:color="auto"/>
            <w:left w:val="none" w:sz="0" w:space="0" w:color="auto"/>
            <w:bottom w:val="none" w:sz="0" w:space="0" w:color="auto"/>
            <w:right w:val="none" w:sz="0" w:space="0" w:color="auto"/>
          </w:divBdr>
        </w:div>
        <w:div w:id="1542593233">
          <w:marLeft w:val="480"/>
          <w:marRight w:val="0"/>
          <w:marTop w:val="0"/>
          <w:marBottom w:val="0"/>
          <w:divBdr>
            <w:top w:val="none" w:sz="0" w:space="0" w:color="auto"/>
            <w:left w:val="none" w:sz="0" w:space="0" w:color="auto"/>
            <w:bottom w:val="none" w:sz="0" w:space="0" w:color="auto"/>
            <w:right w:val="none" w:sz="0" w:space="0" w:color="auto"/>
          </w:divBdr>
        </w:div>
        <w:div w:id="1576086211">
          <w:marLeft w:val="480"/>
          <w:marRight w:val="0"/>
          <w:marTop w:val="0"/>
          <w:marBottom w:val="0"/>
          <w:divBdr>
            <w:top w:val="none" w:sz="0" w:space="0" w:color="auto"/>
            <w:left w:val="none" w:sz="0" w:space="0" w:color="auto"/>
            <w:bottom w:val="none" w:sz="0" w:space="0" w:color="auto"/>
            <w:right w:val="none" w:sz="0" w:space="0" w:color="auto"/>
          </w:divBdr>
        </w:div>
        <w:div w:id="1642731421">
          <w:marLeft w:val="480"/>
          <w:marRight w:val="0"/>
          <w:marTop w:val="0"/>
          <w:marBottom w:val="0"/>
          <w:divBdr>
            <w:top w:val="none" w:sz="0" w:space="0" w:color="auto"/>
            <w:left w:val="none" w:sz="0" w:space="0" w:color="auto"/>
            <w:bottom w:val="none" w:sz="0" w:space="0" w:color="auto"/>
            <w:right w:val="none" w:sz="0" w:space="0" w:color="auto"/>
          </w:divBdr>
        </w:div>
        <w:div w:id="1696231305">
          <w:marLeft w:val="480"/>
          <w:marRight w:val="0"/>
          <w:marTop w:val="0"/>
          <w:marBottom w:val="0"/>
          <w:divBdr>
            <w:top w:val="none" w:sz="0" w:space="0" w:color="auto"/>
            <w:left w:val="none" w:sz="0" w:space="0" w:color="auto"/>
            <w:bottom w:val="none" w:sz="0" w:space="0" w:color="auto"/>
            <w:right w:val="none" w:sz="0" w:space="0" w:color="auto"/>
          </w:divBdr>
        </w:div>
        <w:div w:id="1742632593">
          <w:marLeft w:val="480"/>
          <w:marRight w:val="0"/>
          <w:marTop w:val="0"/>
          <w:marBottom w:val="0"/>
          <w:divBdr>
            <w:top w:val="none" w:sz="0" w:space="0" w:color="auto"/>
            <w:left w:val="none" w:sz="0" w:space="0" w:color="auto"/>
            <w:bottom w:val="none" w:sz="0" w:space="0" w:color="auto"/>
            <w:right w:val="none" w:sz="0" w:space="0" w:color="auto"/>
          </w:divBdr>
        </w:div>
        <w:div w:id="1788621164">
          <w:marLeft w:val="480"/>
          <w:marRight w:val="0"/>
          <w:marTop w:val="0"/>
          <w:marBottom w:val="0"/>
          <w:divBdr>
            <w:top w:val="none" w:sz="0" w:space="0" w:color="auto"/>
            <w:left w:val="none" w:sz="0" w:space="0" w:color="auto"/>
            <w:bottom w:val="none" w:sz="0" w:space="0" w:color="auto"/>
            <w:right w:val="none" w:sz="0" w:space="0" w:color="auto"/>
          </w:divBdr>
        </w:div>
        <w:div w:id="1830973459">
          <w:marLeft w:val="480"/>
          <w:marRight w:val="0"/>
          <w:marTop w:val="0"/>
          <w:marBottom w:val="0"/>
          <w:divBdr>
            <w:top w:val="none" w:sz="0" w:space="0" w:color="auto"/>
            <w:left w:val="none" w:sz="0" w:space="0" w:color="auto"/>
            <w:bottom w:val="none" w:sz="0" w:space="0" w:color="auto"/>
            <w:right w:val="none" w:sz="0" w:space="0" w:color="auto"/>
          </w:divBdr>
        </w:div>
        <w:div w:id="1831018090">
          <w:marLeft w:val="480"/>
          <w:marRight w:val="0"/>
          <w:marTop w:val="0"/>
          <w:marBottom w:val="0"/>
          <w:divBdr>
            <w:top w:val="none" w:sz="0" w:space="0" w:color="auto"/>
            <w:left w:val="none" w:sz="0" w:space="0" w:color="auto"/>
            <w:bottom w:val="none" w:sz="0" w:space="0" w:color="auto"/>
            <w:right w:val="none" w:sz="0" w:space="0" w:color="auto"/>
          </w:divBdr>
        </w:div>
        <w:div w:id="1860849686">
          <w:marLeft w:val="480"/>
          <w:marRight w:val="0"/>
          <w:marTop w:val="0"/>
          <w:marBottom w:val="0"/>
          <w:divBdr>
            <w:top w:val="none" w:sz="0" w:space="0" w:color="auto"/>
            <w:left w:val="none" w:sz="0" w:space="0" w:color="auto"/>
            <w:bottom w:val="none" w:sz="0" w:space="0" w:color="auto"/>
            <w:right w:val="none" w:sz="0" w:space="0" w:color="auto"/>
          </w:divBdr>
        </w:div>
        <w:div w:id="1895114407">
          <w:marLeft w:val="480"/>
          <w:marRight w:val="0"/>
          <w:marTop w:val="0"/>
          <w:marBottom w:val="0"/>
          <w:divBdr>
            <w:top w:val="none" w:sz="0" w:space="0" w:color="auto"/>
            <w:left w:val="none" w:sz="0" w:space="0" w:color="auto"/>
            <w:bottom w:val="none" w:sz="0" w:space="0" w:color="auto"/>
            <w:right w:val="none" w:sz="0" w:space="0" w:color="auto"/>
          </w:divBdr>
        </w:div>
        <w:div w:id="1899050888">
          <w:marLeft w:val="480"/>
          <w:marRight w:val="0"/>
          <w:marTop w:val="0"/>
          <w:marBottom w:val="0"/>
          <w:divBdr>
            <w:top w:val="none" w:sz="0" w:space="0" w:color="auto"/>
            <w:left w:val="none" w:sz="0" w:space="0" w:color="auto"/>
            <w:bottom w:val="none" w:sz="0" w:space="0" w:color="auto"/>
            <w:right w:val="none" w:sz="0" w:space="0" w:color="auto"/>
          </w:divBdr>
        </w:div>
        <w:div w:id="1903251087">
          <w:marLeft w:val="480"/>
          <w:marRight w:val="0"/>
          <w:marTop w:val="0"/>
          <w:marBottom w:val="0"/>
          <w:divBdr>
            <w:top w:val="none" w:sz="0" w:space="0" w:color="auto"/>
            <w:left w:val="none" w:sz="0" w:space="0" w:color="auto"/>
            <w:bottom w:val="none" w:sz="0" w:space="0" w:color="auto"/>
            <w:right w:val="none" w:sz="0" w:space="0" w:color="auto"/>
          </w:divBdr>
        </w:div>
        <w:div w:id="1996762183">
          <w:marLeft w:val="480"/>
          <w:marRight w:val="0"/>
          <w:marTop w:val="0"/>
          <w:marBottom w:val="0"/>
          <w:divBdr>
            <w:top w:val="none" w:sz="0" w:space="0" w:color="auto"/>
            <w:left w:val="none" w:sz="0" w:space="0" w:color="auto"/>
            <w:bottom w:val="none" w:sz="0" w:space="0" w:color="auto"/>
            <w:right w:val="none" w:sz="0" w:space="0" w:color="auto"/>
          </w:divBdr>
        </w:div>
        <w:div w:id="2022929043">
          <w:marLeft w:val="480"/>
          <w:marRight w:val="0"/>
          <w:marTop w:val="0"/>
          <w:marBottom w:val="0"/>
          <w:divBdr>
            <w:top w:val="none" w:sz="0" w:space="0" w:color="auto"/>
            <w:left w:val="none" w:sz="0" w:space="0" w:color="auto"/>
            <w:bottom w:val="none" w:sz="0" w:space="0" w:color="auto"/>
            <w:right w:val="none" w:sz="0" w:space="0" w:color="auto"/>
          </w:divBdr>
        </w:div>
        <w:div w:id="2059939454">
          <w:marLeft w:val="480"/>
          <w:marRight w:val="0"/>
          <w:marTop w:val="0"/>
          <w:marBottom w:val="0"/>
          <w:divBdr>
            <w:top w:val="none" w:sz="0" w:space="0" w:color="auto"/>
            <w:left w:val="none" w:sz="0" w:space="0" w:color="auto"/>
            <w:bottom w:val="none" w:sz="0" w:space="0" w:color="auto"/>
            <w:right w:val="none" w:sz="0" w:space="0" w:color="auto"/>
          </w:divBdr>
        </w:div>
        <w:div w:id="2132167514">
          <w:marLeft w:val="480"/>
          <w:marRight w:val="0"/>
          <w:marTop w:val="0"/>
          <w:marBottom w:val="0"/>
          <w:divBdr>
            <w:top w:val="none" w:sz="0" w:space="0" w:color="auto"/>
            <w:left w:val="none" w:sz="0" w:space="0" w:color="auto"/>
            <w:bottom w:val="none" w:sz="0" w:space="0" w:color="auto"/>
            <w:right w:val="none" w:sz="0" w:space="0" w:color="auto"/>
          </w:divBdr>
        </w:div>
      </w:divsChild>
    </w:div>
    <w:div w:id="1379545035">
      <w:marLeft w:val="640"/>
      <w:marRight w:val="0"/>
      <w:marTop w:val="0"/>
      <w:marBottom w:val="0"/>
      <w:divBdr>
        <w:top w:val="none" w:sz="0" w:space="0" w:color="auto"/>
        <w:left w:val="none" w:sz="0" w:space="0" w:color="auto"/>
        <w:bottom w:val="none" w:sz="0" w:space="0" w:color="auto"/>
        <w:right w:val="none" w:sz="0" w:space="0" w:color="auto"/>
      </w:divBdr>
    </w:div>
    <w:div w:id="1379741265">
      <w:marLeft w:val="640"/>
      <w:marRight w:val="0"/>
      <w:marTop w:val="0"/>
      <w:marBottom w:val="0"/>
      <w:divBdr>
        <w:top w:val="none" w:sz="0" w:space="0" w:color="auto"/>
        <w:left w:val="none" w:sz="0" w:space="0" w:color="auto"/>
        <w:bottom w:val="none" w:sz="0" w:space="0" w:color="auto"/>
        <w:right w:val="none" w:sz="0" w:space="0" w:color="auto"/>
      </w:divBdr>
    </w:div>
    <w:div w:id="1379815455">
      <w:marLeft w:val="640"/>
      <w:marRight w:val="0"/>
      <w:marTop w:val="0"/>
      <w:marBottom w:val="0"/>
      <w:divBdr>
        <w:top w:val="none" w:sz="0" w:space="0" w:color="auto"/>
        <w:left w:val="none" w:sz="0" w:space="0" w:color="auto"/>
        <w:bottom w:val="none" w:sz="0" w:space="0" w:color="auto"/>
        <w:right w:val="none" w:sz="0" w:space="0" w:color="auto"/>
      </w:divBdr>
    </w:div>
    <w:div w:id="1380083552">
      <w:marLeft w:val="640"/>
      <w:marRight w:val="0"/>
      <w:marTop w:val="0"/>
      <w:marBottom w:val="0"/>
      <w:divBdr>
        <w:top w:val="none" w:sz="0" w:space="0" w:color="auto"/>
        <w:left w:val="none" w:sz="0" w:space="0" w:color="auto"/>
        <w:bottom w:val="none" w:sz="0" w:space="0" w:color="auto"/>
        <w:right w:val="none" w:sz="0" w:space="0" w:color="auto"/>
      </w:divBdr>
    </w:div>
    <w:div w:id="1380202176">
      <w:marLeft w:val="480"/>
      <w:marRight w:val="0"/>
      <w:marTop w:val="0"/>
      <w:marBottom w:val="0"/>
      <w:divBdr>
        <w:top w:val="none" w:sz="0" w:space="0" w:color="auto"/>
        <w:left w:val="none" w:sz="0" w:space="0" w:color="auto"/>
        <w:bottom w:val="none" w:sz="0" w:space="0" w:color="auto"/>
        <w:right w:val="none" w:sz="0" w:space="0" w:color="auto"/>
      </w:divBdr>
    </w:div>
    <w:div w:id="1380284490">
      <w:marLeft w:val="640"/>
      <w:marRight w:val="0"/>
      <w:marTop w:val="0"/>
      <w:marBottom w:val="0"/>
      <w:divBdr>
        <w:top w:val="none" w:sz="0" w:space="0" w:color="auto"/>
        <w:left w:val="none" w:sz="0" w:space="0" w:color="auto"/>
        <w:bottom w:val="none" w:sz="0" w:space="0" w:color="auto"/>
        <w:right w:val="none" w:sz="0" w:space="0" w:color="auto"/>
      </w:divBdr>
    </w:div>
    <w:div w:id="1380402701">
      <w:marLeft w:val="640"/>
      <w:marRight w:val="0"/>
      <w:marTop w:val="0"/>
      <w:marBottom w:val="0"/>
      <w:divBdr>
        <w:top w:val="none" w:sz="0" w:space="0" w:color="auto"/>
        <w:left w:val="none" w:sz="0" w:space="0" w:color="auto"/>
        <w:bottom w:val="none" w:sz="0" w:space="0" w:color="auto"/>
        <w:right w:val="none" w:sz="0" w:space="0" w:color="auto"/>
      </w:divBdr>
    </w:div>
    <w:div w:id="1380592248">
      <w:marLeft w:val="640"/>
      <w:marRight w:val="0"/>
      <w:marTop w:val="0"/>
      <w:marBottom w:val="0"/>
      <w:divBdr>
        <w:top w:val="none" w:sz="0" w:space="0" w:color="auto"/>
        <w:left w:val="none" w:sz="0" w:space="0" w:color="auto"/>
        <w:bottom w:val="none" w:sz="0" w:space="0" w:color="auto"/>
        <w:right w:val="none" w:sz="0" w:space="0" w:color="auto"/>
      </w:divBdr>
    </w:div>
    <w:div w:id="1380857744">
      <w:marLeft w:val="640"/>
      <w:marRight w:val="0"/>
      <w:marTop w:val="0"/>
      <w:marBottom w:val="0"/>
      <w:divBdr>
        <w:top w:val="none" w:sz="0" w:space="0" w:color="auto"/>
        <w:left w:val="none" w:sz="0" w:space="0" w:color="auto"/>
        <w:bottom w:val="none" w:sz="0" w:space="0" w:color="auto"/>
        <w:right w:val="none" w:sz="0" w:space="0" w:color="auto"/>
      </w:divBdr>
    </w:div>
    <w:div w:id="1381128935">
      <w:marLeft w:val="640"/>
      <w:marRight w:val="0"/>
      <w:marTop w:val="0"/>
      <w:marBottom w:val="0"/>
      <w:divBdr>
        <w:top w:val="none" w:sz="0" w:space="0" w:color="auto"/>
        <w:left w:val="none" w:sz="0" w:space="0" w:color="auto"/>
        <w:bottom w:val="none" w:sz="0" w:space="0" w:color="auto"/>
        <w:right w:val="none" w:sz="0" w:space="0" w:color="auto"/>
      </w:divBdr>
    </w:div>
    <w:div w:id="1381858782">
      <w:marLeft w:val="640"/>
      <w:marRight w:val="0"/>
      <w:marTop w:val="0"/>
      <w:marBottom w:val="0"/>
      <w:divBdr>
        <w:top w:val="none" w:sz="0" w:space="0" w:color="auto"/>
        <w:left w:val="none" w:sz="0" w:space="0" w:color="auto"/>
        <w:bottom w:val="none" w:sz="0" w:space="0" w:color="auto"/>
        <w:right w:val="none" w:sz="0" w:space="0" w:color="auto"/>
      </w:divBdr>
    </w:div>
    <w:div w:id="1382024951">
      <w:marLeft w:val="640"/>
      <w:marRight w:val="0"/>
      <w:marTop w:val="0"/>
      <w:marBottom w:val="0"/>
      <w:divBdr>
        <w:top w:val="none" w:sz="0" w:space="0" w:color="auto"/>
        <w:left w:val="none" w:sz="0" w:space="0" w:color="auto"/>
        <w:bottom w:val="none" w:sz="0" w:space="0" w:color="auto"/>
        <w:right w:val="none" w:sz="0" w:space="0" w:color="auto"/>
      </w:divBdr>
    </w:div>
    <w:div w:id="1382292976">
      <w:marLeft w:val="640"/>
      <w:marRight w:val="0"/>
      <w:marTop w:val="0"/>
      <w:marBottom w:val="0"/>
      <w:divBdr>
        <w:top w:val="none" w:sz="0" w:space="0" w:color="auto"/>
        <w:left w:val="none" w:sz="0" w:space="0" w:color="auto"/>
        <w:bottom w:val="none" w:sz="0" w:space="0" w:color="auto"/>
        <w:right w:val="none" w:sz="0" w:space="0" w:color="auto"/>
      </w:divBdr>
    </w:div>
    <w:div w:id="1382436834">
      <w:marLeft w:val="640"/>
      <w:marRight w:val="0"/>
      <w:marTop w:val="0"/>
      <w:marBottom w:val="0"/>
      <w:divBdr>
        <w:top w:val="none" w:sz="0" w:space="0" w:color="auto"/>
        <w:left w:val="none" w:sz="0" w:space="0" w:color="auto"/>
        <w:bottom w:val="none" w:sz="0" w:space="0" w:color="auto"/>
        <w:right w:val="none" w:sz="0" w:space="0" w:color="auto"/>
      </w:divBdr>
    </w:div>
    <w:div w:id="1382561047">
      <w:marLeft w:val="640"/>
      <w:marRight w:val="0"/>
      <w:marTop w:val="0"/>
      <w:marBottom w:val="0"/>
      <w:divBdr>
        <w:top w:val="none" w:sz="0" w:space="0" w:color="auto"/>
        <w:left w:val="none" w:sz="0" w:space="0" w:color="auto"/>
        <w:bottom w:val="none" w:sz="0" w:space="0" w:color="auto"/>
        <w:right w:val="none" w:sz="0" w:space="0" w:color="auto"/>
      </w:divBdr>
    </w:div>
    <w:div w:id="1382634288">
      <w:bodyDiv w:val="1"/>
      <w:marLeft w:val="0"/>
      <w:marRight w:val="0"/>
      <w:marTop w:val="0"/>
      <w:marBottom w:val="0"/>
      <w:divBdr>
        <w:top w:val="none" w:sz="0" w:space="0" w:color="auto"/>
        <w:left w:val="none" w:sz="0" w:space="0" w:color="auto"/>
        <w:bottom w:val="none" w:sz="0" w:space="0" w:color="auto"/>
        <w:right w:val="none" w:sz="0" w:space="0" w:color="auto"/>
      </w:divBdr>
    </w:div>
    <w:div w:id="1382899803">
      <w:marLeft w:val="480"/>
      <w:marRight w:val="0"/>
      <w:marTop w:val="0"/>
      <w:marBottom w:val="0"/>
      <w:divBdr>
        <w:top w:val="none" w:sz="0" w:space="0" w:color="auto"/>
        <w:left w:val="none" w:sz="0" w:space="0" w:color="auto"/>
        <w:bottom w:val="none" w:sz="0" w:space="0" w:color="auto"/>
        <w:right w:val="none" w:sz="0" w:space="0" w:color="auto"/>
      </w:divBdr>
    </w:div>
    <w:div w:id="1383402744">
      <w:marLeft w:val="640"/>
      <w:marRight w:val="0"/>
      <w:marTop w:val="0"/>
      <w:marBottom w:val="0"/>
      <w:divBdr>
        <w:top w:val="none" w:sz="0" w:space="0" w:color="auto"/>
        <w:left w:val="none" w:sz="0" w:space="0" w:color="auto"/>
        <w:bottom w:val="none" w:sz="0" w:space="0" w:color="auto"/>
        <w:right w:val="none" w:sz="0" w:space="0" w:color="auto"/>
      </w:divBdr>
    </w:div>
    <w:div w:id="1384599379">
      <w:marLeft w:val="640"/>
      <w:marRight w:val="0"/>
      <w:marTop w:val="0"/>
      <w:marBottom w:val="0"/>
      <w:divBdr>
        <w:top w:val="none" w:sz="0" w:space="0" w:color="auto"/>
        <w:left w:val="none" w:sz="0" w:space="0" w:color="auto"/>
        <w:bottom w:val="none" w:sz="0" w:space="0" w:color="auto"/>
        <w:right w:val="none" w:sz="0" w:space="0" w:color="auto"/>
      </w:divBdr>
    </w:div>
    <w:div w:id="1384601157">
      <w:marLeft w:val="640"/>
      <w:marRight w:val="0"/>
      <w:marTop w:val="0"/>
      <w:marBottom w:val="0"/>
      <w:divBdr>
        <w:top w:val="none" w:sz="0" w:space="0" w:color="auto"/>
        <w:left w:val="none" w:sz="0" w:space="0" w:color="auto"/>
        <w:bottom w:val="none" w:sz="0" w:space="0" w:color="auto"/>
        <w:right w:val="none" w:sz="0" w:space="0" w:color="auto"/>
      </w:divBdr>
    </w:div>
    <w:div w:id="1384984337">
      <w:bodyDiv w:val="1"/>
      <w:marLeft w:val="0"/>
      <w:marRight w:val="0"/>
      <w:marTop w:val="0"/>
      <w:marBottom w:val="0"/>
      <w:divBdr>
        <w:top w:val="none" w:sz="0" w:space="0" w:color="auto"/>
        <w:left w:val="none" w:sz="0" w:space="0" w:color="auto"/>
        <w:bottom w:val="none" w:sz="0" w:space="0" w:color="auto"/>
        <w:right w:val="none" w:sz="0" w:space="0" w:color="auto"/>
      </w:divBdr>
    </w:div>
    <w:div w:id="1385055697">
      <w:bodyDiv w:val="1"/>
      <w:marLeft w:val="0"/>
      <w:marRight w:val="0"/>
      <w:marTop w:val="0"/>
      <w:marBottom w:val="0"/>
      <w:divBdr>
        <w:top w:val="none" w:sz="0" w:space="0" w:color="auto"/>
        <w:left w:val="none" w:sz="0" w:space="0" w:color="auto"/>
        <w:bottom w:val="none" w:sz="0" w:space="0" w:color="auto"/>
        <w:right w:val="none" w:sz="0" w:space="0" w:color="auto"/>
      </w:divBdr>
      <w:divsChild>
        <w:div w:id="31155578">
          <w:marLeft w:val="480"/>
          <w:marRight w:val="0"/>
          <w:marTop w:val="0"/>
          <w:marBottom w:val="0"/>
          <w:divBdr>
            <w:top w:val="none" w:sz="0" w:space="0" w:color="auto"/>
            <w:left w:val="none" w:sz="0" w:space="0" w:color="auto"/>
            <w:bottom w:val="none" w:sz="0" w:space="0" w:color="auto"/>
            <w:right w:val="none" w:sz="0" w:space="0" w:color="auto"/>
          </w:divBdr>
        </w:div>
        <w:div w:id="131142505">
          <w:marLeft w:val="480"/>
          <w:marRight w:val="0"/>
          <w:marTop w:val="0"/>
          <w:marBottom w:val="0"/>
          <w:divBdr>
            <w:top w:val="none" w:sz="0" w:space="0" w:color="auto"/>
            <w:left w:val="none" w:sz="0" w:space="0" w:color="auto"/>
            <w:bottom w:val="none" w:sz="0" w:space="0" w:color="auto"/>
            <w:right w:val="none" w:sz="0" w:space="0" w:color="auto"/>
          </w:divBdr>
        </w:div>
        <w:div w:id="164639575">
          <w:marLeft w:val="480"/>
          <w:marRight w:val="0"/>
          <w:marTop w:val="0"/>
          <w:marBottom w:val="0"/>
          <w:divBdr>
            <w:top w:val="none" w:sz="0" w:space="0" w:color="auto"/>
            <w:left w:val="none" w:sz="0" w:space="0" w:color="auto"/>
            <w:bottom w:val="none" w:sz="0" w:space="0" w:color="auto"/>
            <w:right w:val="none" w:sz="0" w:space="0" w:color="auto"/>
          </w:divBdr>
        </w:div>
        <w:div w:id="220286383">
          <w:marLeft w:val="480"/>
          <w:marRight w:val="0"/>
          <w:marTop w:val="0"/>
          <w:marBottom w:val="0"/>
          <w:divBdr>
            <w:top w:val="none" w:sz="0" w:space="0" w:color="auto"/>
            <w:left w:val="none" w:sz="0" w:space="0" w:color="auto"/>
            <w:bottom w:val="none" w:sz="0" w:space="0" w:color="auto"/>
            <w:right w:val="none" w:sz="0" w:space="0" w:color="auto"/>
          </w:divBdr>
        </w:div>
        <w:div w:id="236786532">
          <w:marLeft w:val="480"/>
          <w:marRight w:val="0"/>
          <w:marTop w:val="0"/>
          <w:marBottom w:val="0"/>
          <w:divBdr>
            <w:top w:val="none" w:sz="0" w:space="0" w:color="auto"/>
            <w:left w:val="none" w:sz="0" w:space="0" w:color="auto"/>
            <w:bottom w:val="none" w:sz="0" w:space="0" w:color="auto"/>
            <w:right w:val="none" w:sz="0" w:space="0" w:color="auto"/>
          </w:divBdr>
        </w:div>
        <w:div w:id="275210465">
          <w:marLeft w:val="480"/>
          <w:marRight w:val="0"/>
          <w:marTop w:val="0"/>
          <w:marBottom w:val="0"/>
          <w:divBdr>
            <w:top w:val="none" w:sz="0" w:space="0" w:color="auto"/>
            <w:left w:val="none" w:sz="0" w:space="0" w:color="auto"/>
            <w:bottom w:val="none" w:sz="0" w:space="0" w:color="auto"/>
            <w:right w:val="none" w:sz="0" w:space="0" w:color="auto"/>
          </w:divBdr>
        </w:div>
        <w:div w:id="276300188">
          <w:marLeft w:val="480"/>
          <w:marRight w:val="0"/>
          <w:marTop w:val="0"/>
          <w:marBottom w:val="0"/>
          <w:divBdr>
            <w:top w:val="none" w:sz="0" w:space="0" w:color="auto"/>
            <w:left w:val="none" w:sz="0" w:space="0" w:color="auto"/>
            <w:bottom w:val="none" w:sz="0" w:space="0" w:color="auto"/>
            <w:right w:val="none" w:sz="0" w:space="0" w:color="auto"/>
          </w:divBdr>
        </w:div>
        <w:div w:id="311370669">
          <w:marLeft w:val="480"/>
          <w:marRight w:val="0"/>
          <w:marTop w:val="0"/>
          <w:marBottom w:val="0"/>
          <w:divBdr>
            <w:top w:val="none" w:sz="0" w:space="0" w:color="auto"/>
            <w:left w:val="none" w:sz="0" w:space="0" w:color="auto"/>
            <w:bottom w:val="none" w:sz="0" w:space="0" w:color="auto"/>
            <w:right w:val="none" w:sz="0" w:space="0" w:color="auto"/>
          </w:divBdr>
        </w:div>
        <w:div w:id="312878160">
          <w:marLeft w:val="480"/>
          <w:marRight w:val="0"/>
          <w:marTop w:val="0"/>
          <w:marBottom w:val="0"/>
          <w:divBdr>
            <w:top w:val="none" w:sz="0" w:space="0" w:color="auto"/>
            <w:left w:val="none" w:sz="0" w:space="0" w:color="auto"/>
            <w:bottom w:val="none" w:sz="0" w:space="0" w:color="auto"/>
            <w:right w:val="none" w:sz="0" w:space="0" w:color="auto"/>
          </w:divBdr>
        </w:div>
        <w:div w:id="321156561">
          <w:marLeft w:val="480"/>
          <w:marRight w:val="0"/>
          <w:marTop w:val="0"/>
          <w:marBottom w:val="0"/>
          <w:divBdr>
            <w:top w:val="none" w:sz="0" w:space="0" w:color="auto"/>
            <w:left w:val="none" w:sz="0" w:space="0" w:color="auto"/>
            <w:bottom w:val="none" w:sz="0" w:space="0" w:color="auto"/>
            <w:right w:val="none" w:sz="0" w:space="0" w:color="auto"/>
          </w:divBdr>
        </w:div>
        <w:div w:id="368264730">
          <w:marLeft w:val="480"/>
          <w:marRight w:val="0"/>
          <w:marTop w:val="0"/>
          <w:marBottom w:val="0"/>
          <w:divBdr>
            <w:top w:val="none" w:sz="0" w:space="0" w:color="auto"/>
            <w:left w:val="none" w:sz="0" w:space="0" w:color="auto"/>
            <w:bottom w:val="none" w:sz="0" w:space="0" w:color="auto"/>
            <w:right w:val="none" w:sz="0" w:space="0" w:color="auto"/>
          </w:divBdr>
        </w:div>
        <w:div w:id="433281884">
          <w:marLeft w:val="480"/>
          <w:marRight w:val="0"/>
          <w:marTop w:val="0"/>
          <w:marBottom w:val="0"/>
          <w:divBdr>
            <w:top w:val="none" w:sz="0" w:space="0" w:color="auto"/>
            <w:left w:val="none" w:sz="0" w:space="0" w:color="auto"/>
            <w:bottom w:val="none" w:sz="0" w:space="0" w:color="auto"/>
            <w:right w:val="none" w:sz="0" w:space="0" w:color="auto"/>
          </w:divBdr>
        </w:div>
        <w:div w:id="436948781">
          <w:marLeft w:val="480"/>
          <w:marRight w:val="0"/>
          <w:marTop w:val="0"/>
          <w:marBottom w:val="0"/>
          <w:divBdr>
            <w:top w:val="none" w:sz="0" w:space="0" w:color="auto"/>
            <w:left w:val="none" w:sz="0" w:space="0" w:color="auto"/>
            <w:bottom w:val="none" w:sz="0" w:space="0" w:color="auto"/>
            <w:right w:val="none" w:sz="0" w:space="0" w:color="auto"/>
          </w:divBdr>
        </w:div>
        <w:div w:id="444932623">
          <w:marLeft w:val="480"/>
          <w:marRight w:val="0"/>
          <w:marTop w:val="0"/>
          <w:marBottom w:val="0"/>
          <w:divBdr>
            <w:top w:val="none" w:sz="0" w:space="0" w:color="auto"/>
            <w:left w:val="none" w:sz="0" w:space="0" w:color="auto"/>
            <w:bottom w:val="none" w:sz="0" w:space="0" w:color="auto"/>
            <w:right w:val="none" w:sz="0" w:space="0" w:color="auto"/>
          </w:divBdr>
        </w:div>
        <w:div w:id="534581373">
          <w:marLeft w:val="480"/>
          <w:marRight w:val="0"/>
          <w:marTop w:val="0"/>
          <w:marBottom w:val="0"/>
          <w:divBdr>
            <w:top w:val="none" w:sz="0" w:space="0" w:color="auto"/>
            <w:left w:val="none" w:sz="0" w:space="0" w:color="auto"/>
            <w:bottom w:val="none" w:sz="0" w:space="0" w:color="auto"/>
            <w:right w:val="none" w:sz="0" w:space="0" w:color="auto"/>
          </w:divBdr>
        </w:div>
        <w:div w:id="541552721">
          <w:marLeft w:val="480"/>
          <w:marRight w:val="0"/>
          <w:marTop w:val="0"/>
          <w:marBottom w:val="0"/>
          <w:divBdr>
            <w:top w:val="none" w:sz="0" w:space="0" w:color="auto"/>
            <w:left w:val="none" w:sz="0" w:space="0" w:color="auto"/>
            <w:bottom w:val="none" w:sz="0" w:space="0" w:color="auto"/>
            <w:right w:val="none" w:sz="0" w:space="0" w:color="auto"/>
          </w:divBdr>
        </w:div>
        <w:div w:id="568809287">
          <w:marLeft w:val="480"/>
          <w:marRight w:val="0"/>
          <w:marTop w:val="0"/>
          <w:marBottom w:val="0"/>
          <w:divBdr>
            <w:top w:val="none" w:sz="0" w:space="0" w:color="auto"/>
            <w:left w:val="none" w:sz="0" w:space="0" w:color="auto"/>
            <w:bottom w:val="none" w:sz="0" w:space="0" w:color="auto"/>
            <w:right w:val="none" w:sz="0" w:space="0" w:color="auto"/>
          </w:divBdr>
        </w:div>
        <w:div w:id="577787447">
          <w:marLeft w:val="480"/>
          <w:marRight w:val="0"/>
          <w:marTop w:val="0"/>
          <w:marBottom w:val="0"/>
          <w:divBdr>
            <w:top w:val="none" w:sz="0" w:space="0" w:color="auto"/>
            <w:left w:val="none" w:sz="0" w:space="0" w:color="auto"/>
            <w:bottom w:val="none" w:sz="0" w:space="0" w:color="auto"/>
            <w:right w:val="none" w:sz="0" w:space="0" w:color="auto"/>
          </w:divBdr>
        </w:div>
        <w:div w:id="628441251">
          <w:marLeft w:val="480"/>
          <w:marRight w:val="0"/>
          <w:marTop w:val="0"/>
          <w:marBottom w:val="0"/>
          <w:divBdr>
            <w:top w:val="none" w:sz="0" w:space="0" w:color="auto"/>
            <w:left w:val="none" w:sz="0" w:space="0" w:color="auto"/>
            <w:bottom w:val="none" w:sz="0" w:space="0" w:color="auto"/>
            <w:right w:val="none" w:sz="0" w:space="0" w:color="auto"/>
          </w:divBdr>
        </w:div>
        <w:div w:id="629097799">
          <w:marLeft w:val="480"/>
          <w:marRight w:val="0"/>
          <w:marTop w:val="0"/>
          <w:marBottom w:val="0"/>
          <w:divBdr>
            <w:top w:val="none" w:sz="0" w:space="0" w:color="auto"/>
            <w:left w:val="none" w:sz="0" w:space="0" w:color="auto"/>
            <w:bottom w:val="none" w:sz="0" w:space="0" w:color="auto"/>
            <w:right w:val="none" w:sz="0" w:space="0" w:color="auto"/>
          </w:divBdr>
        </w:div>
        <w:div w:id="654260507">
          <w:marLeft w:val="480"/>
          <w:marRight w:val="0"/>
          <w:marTop w:val="0"/>
          <w:marBottom w:val="0"/>
          <w:divBdr>
            <w:top w:val="none" w:sz="0" w:space="0" w:color="auto"/>
            <w:left w:val="none" w:sz="0" w:space="0" w:color="auto"/>
            <w:bottom w:val="none" w:sz="0" w:space="0" w:color="auto"/>
            <w:right w:val="none" w:sz="0" w:space="0" w:color="auto"/>
          </w:divBdr>
        </w:div>
        <w:div w:id="679501674">
          <w:marLeft w:val="480"/>
          <w:marRight w:val="0"/>
          <w:marTop w:val="0"/>
          <w:marBottom w:val="0"/>
          <w:divBdr>
            <w:top w:val="none" w:sz="0" w:space="0" w:color="auto"/>
            <w:left w:val="none" w:sz="0" w:space="0" w:color="auto"/>
            <w:bottom w:val="none" w:sz="0" w:space="0" w:color="auto"/>
            <w:right w:val="none" w:sz="0" w:space="0" w:color="auto"/>
          </w:divBdr>
        </w:div>
        <w:div w:id="700714886">
          <w:marLeft w:val="480"/>
          <w:marRight w:val="0"/>
          <w:marTop w:val="0"/>
          <w:marBottom w:val="0"/>
          <w:divBdr>
            <w:top w:val="none" w:sz="0" w:space="0" w:color="auto"/>
            <w:left w:val="none" w:sz="0" w:space="0" w:color="auto"/>
            <w:bottom w:val="none" w:sz="0" w:space="0" w:color="auto"/>
            <w:right w:val="none" w:sz="0" w:space="0" w:color="auto"/>
          </w:divBdr>
        </w:div>
        <w:div w:id="702633148">
          <w:marLeft w:val="480"/>
          <w:marRight w:val="0"/>
          <w:marTop w:val="0"/>
          <w:marBottom w:val="0"/>
          <w:divBdr>
            <w:top w:val="none" w:sz="0" w:space="0" w:color="auto"/>
            <w:left w:val="none" w:sz="0" w:space="0" w:color="auto"/>
            <w:bottom w:val="none" w:sz="0" w:space="0" w:color="auto"/>
            <w:right w:val="none" w:sz="0" w:space="0" w:color="auto"/>
          </w:divBdr>
        </w:div>
        <w:div w:id="758602181">
          <w:marLeft w:val="480"/>
          <w:marRight w:val="0"/>
          <w:marTop w:val="0"/>
          <w:marBottom w:val="0"/>
          <w:divBdr>
            <w:top w:val="none" w:sz="0" w:space="0" w:color="auto"/>
            <w:left w:val="none" w:sz="0" w:space="0" w:color="auto"/>
            <w:bottom w:val="none" w:sz="0" w:space="0" w:color="auto"/>
            <w:right w:val="none" w:sz="0" w:space="0" w:color="auto"/>
          </w:divBdr>
        </w:div>
        <w:div w:id="776869123">
          <w:marLeft w:val="480"/>
          <w:marRight w:val="0"/>
          <w:marTop w:val="0"/>
          <w:marBottom w:val="0"/>
          <w:divBdr>
            <w:top w:val="none" w:sz="0" w:space="0" w:color="auto"/>
            <w:left w:val="none" w:sz="0" w:space="0" w:color="auto"/>
            <w:bottom w:val="none" w:sz="0" w:space="0" w:color="auto"/>
            <w:right w:val="none" w:sz="0" w:space="0" w:color="auto"/>
          </w:divBdr>
        </w:div>
        <w:div w:id="778138524">
          <w:marLeft w:val="480"/>
          <w:marRight w:val="0"/>
          <w:marTop w:val="0"/>
          <w:marBottom w:val="0"/>
          <w:divBdr>
            <w:top w:val="none" w:sz="0" w:space="0" w:color="auto"/>
            <w:left w:val="none" w:sz="0" w:space="0" w:color="auto"/>
            <w:bottom w:val="none" w:sz="0" w:space="0" w:color="auto"/>
            <w:right w:val="none" w:sz="0" w:space="0" w:color="auto"/>
          </w:divBdr>
        </w:div>
        <w:div w:id="818545073">
          <w:marLeft w:val="480"/>
          <w:marRight w:val="0"/>
          <w:marTop w:val="0"/>
          <w:marBottom w:val="0"/>
          <w:divBdr>
            <w:top w:val="none" w:sz="0" w:space="0" w:color="auto"/>
            <w:left w:val="none" w:sz="0" w:space="0" w:color="auto"/>
            <w:bottom w:val="none" w:sz="0" w:space="0" w:color="auto"/>
            <w:right w:val="none" w:sz="0" w:space="0" w:color="auto"/>
          </w:divBdr>
        </w:div>
        <w:div w:id="894313349">
          <w:marLeft w:val="480"/>
          <w:marRight w:val="0"/>
          <w:marTop w:val="0"/>
          <w:marBottom w:val="0"/>
          <w:divBdr>
            <w:top w:val="none" w:sz="0" w:space="0" w:color="auto"/>
            <w:left w:val="none" w:sz="0" w:space="0" w:color="auto"/>
            <w:bottom w:val="none" w:sz="0" w:space="0" w:color="auto"/>
            <w:right w:val="none" w:sz="0" w:space="0" w:color="auto"/>
          </w:divBdr>
        </w:div>
        <w:div w:id="1000543305">
          <w:marLeft w:val="480"/>
          <w:marRight w:val="0"/>
          <w:marTop w:val="0"/>
          <w:marBottom w:val="0"/>
          <w:divBdr>
            <w:top w:val="none" w:sz="0" w:space="0" w:color="auto"/>
            <w:left w:val="none" w:sz="0" w:space="0" w:color="auto"/>
            <w:bottom w:val="none" w:sz="0" w:space="0" w:color="auto"/>
            <w:right w:val="none" w:sz="0" w:space="0" w:color="auto"/>
          </w:divBdr>
        </w:div>
        <w:div w:id="1001541709">
          <w:marLeft w:val="480"/>
          <w:marRight w:val="0"/>
          <w:marTop w:val="0"/>
          <w:marBottom w:val="0"/>
          <w:divBdr>
            <w:top w:val="none" w:sz="0" w:space="0" w:color="auto"/>
            <w:left w:val="none" w:sz="0" w:space="0" w:color="auto"/>
            <w:bottom w:val="none" w:sz="0" w:space="0" w:color="auto"/>
            <w:right w:val="none" w:sz="0" w:space="0" w:color="auto"/>
          </w:divBdr>
        </w:div>
        <w:div w:id="1010179319">
          <w:marLeft w:val="480"/>
          <w:marRight w:val="0"/>
          <w:marTop w:val="0"/>
          <w:marBottom w:val="0"/>
          <w:divBdr>
            <w:top w:val="none" w:sz="0" w:space="0" w:color="auto"/>
            <w:left w:val="none" w:sz="0" w:space="0" w:color="auto"/>
            <w:bottom w:val="none" w:sz="0" w:space="0" w:color="auto"/>
            <w:right w:val="none" w:sz="0" w:space="0" w:color="auto"/>
          </w:divBdr>
        </w:div>
        <w:div w:id="1032269205">
          <w:marLeft w:val="480"/>
          <w:marRight w:val="0"/>
          <w:marTop w:val="0"/>
          <w:marBottom w:val="0"/>
          <w:divBdr>
            <w:top w:val="none" w:sz="0" w:space="0" w:color="auto"/>
            <w:left w:val="none" w:sz="0" w:space="0" w:color="auto"/>
            <w:bottom w:val="none" w:sz="0" w:space="0" w:color="auto"/>
            <w:right w:val="none" w:sz="0" w:space="0" w:color="auto"/>
          </w:divBdr>
        </w:div>
        <w:div w:id="1097215641">
          <w:marLeft w:val="480"/>
          <w:marRight w:val="0"/>
          <w:marTop w:val="0"/>
          <w:marBottom w:val="0"/>
          <w:divBdr>
            <w:top w:val="none" w:sz="0" w:space="0" w:color="auto"/>
            <w:left w:val="none" w:sz="0" w:space="0" w:color="auto"/>
            <w:bottom w:val="none" w:sz="0" w:space="0" w:color="auto"/>
            <w:right w:val="none" w:sz="0" w:space="0" w:color="auto"/>
          </w:divBdr>
        </w:div>
        <w:div w:id="1128859741">
          <w:marLeft w:val="480"/>
          <w:marRight w:val="0"/>
          <w:marTop w:val="0"/>
          <w:marBottom w:val="0"/>
          <w:divBdr>
            <w:top w:val="none" w:sz="0" w:space="0" w:color="auto"/>
            <w:left w:val="none" w:sz="0" w:space="0" w:color="auto"/>
            <w:bottom w:val="none" w:sz="0" w:space="0" w:color="auto"/>
            <w:right w:val="none" w:sz="0" w:space="0" w:color="auto"/>
          </w:divBdr>
        </w:div>
        <w:div w:id="1151672574">
          <w:marLeft w:val="480"/>
          <w:marRight w:val="0"/>
          <w:marTop w:val="0"/>
          <w:marBottom w:val="0"/>
          <w:divBdr>
            <w:top w:val="none" w:sz="0" w:space="0" w:color="auto"/>
            <w:left w:val="none" w:sz="0" w:space="0" w:color="auto"/>
            <w:bottom w:val="none" w:sz="0" w:space="0" w:color="auto"/>
            <w:right w:val="none" w:sz="0" w:space="0" w:color="auto"/>
          </w:divBdr>
        </w:div>
        <w:div w:id="1157646500">
          <w:marLeft w:val="480"/>
          <w:marRight w:val="0"/>
          <w:marTop w:val="0"/>
          <w:marBottom w:val="0"/>
          <w:divBdr>
            <w:top w:val="none" w:sz="0" w:space="0" w:color="auto"/>
            <w:left w:val="none" w:sz="0" w:space="0" w:color="auto"/>
            <w:bottom w:val="none" w:sz="0" w:space="0" w:color="auto"/>
            <w:right w:val="none" w:sz="0" w:space="0" w:color="auto"/>
          </w:divBdr>
        </w:div>
        <w:div w:id="1160199552">
          <w:marLeft w:val="480"/>
          <w:marRight w:val="0"/>
          <w:marTop w:val="0"/>
          <w:marBottom w:val="0"/>
          <w:divBdr>
            <w:top w:val="none" w:sz="0" w:space="0" w:color="auto"/>
            <w:left w:val="none" w:sz="0" w:space="0" w:color="auto"/>
            <w:bottom w:val="none" w:sz="0" w:space="0" w:color="auto"/>
            <w:right w:val="none" w:sz="0" w:space="0" w:color="auto"/>
          </w:divBdr>
        </w:div>
        <w:div w:id="1173495924">
          <w:marLeft w:val="480"/>
          <w:marRight w:val="0"/>
          <w:marTop w:val="0"/>
          <w:marBottom w:val="0"/>
          <w:divBdr>
            <w:top w:val="none" w:sz="0" w:space="0" w:color="auto"/>
            <w:left w:val="none" w:sz="0" w:space="0" w:color="auto"/>
            <w:bottom w:val="none" w:sz="0" w:space="0" w:color="auto"/>
            <w:right w:val="none" w:sz="0" w:space="0" w:color="auto"/>
          </w:divBdr>
        </w:div>
        <w:div w:id="1181621873">
          <w:marLeft w:val="480"/>
          <w:marRight w:val="0"/>
          <w:marTop w:val="0"/>
          <w:marBottom w:val="0"/>
          <w:divBdr>
            <w:top w:val="none" w:sz="0" w:space="0" w:color="auto"/>
            <w:left w:val="none" w:sz="0" w:space="0" w:color="auto"/>
            <w:bottom w:val="none" w:sz="0" w:space="0" w:color="auto"/>
            <w:right w:val="none" w:sz="0" w:space="0" w:color="auto"/>
          </w:divBdr>
        </w:div>
        <w:div w:id="1304891561">
          <w:marLeft w:val="480"/>
          <w:marRight w:val="0"/>
          <w:marTop w:val="0"/>
          <w:marBottom w:val="0"/>
          <w:divBdr>
            <w:top w:val="none" w:sz="0" w:space="0" w:color="auto"/>
            <w:left w:val="none" w:sz="0" w:space="0" w:color="auto"/>
            <w:bottom w:val="none" w:sz="0" w:space="0" w:color="auto"/>
            <w:right w:val="none" w:sz="0" w:space="0" w:color="auto"/>
          </w:divBdr>
        </w:div>
        <w:div w:id="1313560770">
          <w:marLeft w:val="480"/>
          <w:marRight w:val="0"/>
          <w:marTop w:val="0"/>
          <w:marBottom w:val="0"/>
          <w:divBdr>
            <w:top w:val="none" w:sz="0" w:space="0" w:color="auto"/>
            <w:left w:val="none" w:sz="0" w:space="0" w:color="auto"/>
            <w:bottom w:val="none" w:sz="0" w:space="0" w:color="auto"/>
            <w:right w:val="none" w:sz="0" w:space="0" w:color="auto"/>
          </w:divBdr>
        </w:div>
        <w:div w:id="1348209866">
          <w:marLeft w:val="480"/>
          <w:marRight w:val="0"/>
          <w:marTop w:val="0"/>
          <w:marBottom w:val="0"/>
          <w:divBdr>
            <w:top w:val="none" w:sz="0" w:space="0" w:color="auto"/>
            <w:left w:val="none" w:sz="0" w:space="0" w:color="auto"/>
            <w:bottom w:val="none" w:sz="0" w:space="0" w:color="auto"/>
            <w:right w:val="none" w:sz="0" w:space="0" w:color="auto"/>
          </w:divBdr>
        </w:div>
        <w:div w:id="1354725489">
          <w:marLeft w:val="480"/>
          <w:marRight w:val="0"/>
          <w:marTop w:val="0"/>
          <w:marBottom w:val="0"/>
          <w:divBdr>
            <w:top w:val="none" w:sz="0" w:space="0" w:color="auto"/>
            <w:left w:val="none" w:sz="0" w:space="0" w:color="auto"/>
            <w:bottom w:val="none" w:sz="0" w:space="0" w:color="auto"/>
            <w:right w:val="none" w:sz="0" w:space="0" w:color="auto"/>
          </w:divBdr>
        </w:div>
        <w:div w:id="1402094574">
          <w:marLeft w:val="480"/>
          <w:marRight w:val="0"/>
          <w:marTop w:val="0"/>
          <w:marBottom w:val="0"/>
          <w:divBdr>
            <w:top w:val="none" w:sz="0" w:space="0" w:color="auto"/>
            <w:left w:val="none" w:sz="0" w:space="0" w:color="auto"/>
            <w:bottom w:val="none" w:sz="0" w:space="0" w:color="auto"/>
            <w:right w:val="none" w:sz="0" w:space="0" w:color="auto"/>
          </w:divBdr>
        </w:div>
        <w:div w:id="1455557768">
          <w:marLeft w:val="480"/>
          <w:marRight w:val="0"/>
          <w:marTop w:val="0"/>
          <w:marBottom w:val="0"/>
          <w:divBdr>
            <w:top w:val="none" w:sz="0" w:space="0" w:color="auto"/>
            <w:left w:val="none" w:sz="0" w:space="0" w:color="auto"/>
            <w:bottom w:val="none" w:sz="0" w:space="0" w:color="auto"/>
            <w:right w:val="none" w:sz="0" w:space="0" w:color="auto"/>
          </w:divBdr>
        </w:div>
        <w:div w:id="1463421807">
          <w:marLeft w:val="480"/>
          <w:marRight w:val="0"/>
          <w:marTop w:val="0"/>
          <w:marBottom w:val="0"/>
          <w:divBdr>
            <w:top w:val="none" w:sz="0" w:space="0" w:color="auto"/>
            <w:left w:val="none" w:sz="0" w:space="0" w:color="auto"/>
            <w:bottom w:val="none" w:sz="0" w:space="0" w:color="auto"/>
            <w:right w:val="none" w:sz="0" w:space="0" w:color="auto"/>
          </w:divBdr>
        </w:div>
        <w:div w:id="1534492237">
          <w:marLeft w:val="480"/>
          <w:marRight w:val="0"/>
          <w:marTop w:val="0"/>
          <w:marBottom w:val="0"/>
          <w:divBdr>
            <w:top w:val="none" w:sz="0" w:space="0" w:color="auto"/>
            <w:left w:val="none" w:sz="0" w:space="0" w:color="auto"/>
            <w:bottom w:val="none" w:sz="0" w:space="0" w:color="auto"/>
            <w:right w:val="none" w:sz="0" w:space="0" w:color="auto"/>
          </w:divBdr>
        </w:div>
        <w:div w:id="1572888990">
          <w:marLeft w:val="480"/>
          <w:marRight w:val="0"/>
          <w:marTop w:val="0"/>
          <w:marBottom w:val="0"/>
          <w:divBdr>
            <w:top w:val="none" w:sz="0" w:space="0" w:color="auto"/>
            <w:left w:val="none" w:sz="0" w:space="0" w:color="auto"/>
            <w:bottom w:val="none" w:sz="0" w:space="0" w:color="auto"/>
            <w:right w:val="none" w:sz="0" w:space="0" w:color="auto"/>
          </w:divBdr>
        </w:div>
        <w:div w:id="1642274425">
          <w:marLeft w:val="480"/>
          <w:marRight w:val="0"/>
          <w:marTop w:val="0"/>
          <w:marBottom w:val="0"/>
          <w:divBdr>
            <w:top w:val="none" w:sz="0" w:space="0" w:color="auto"/>
            <w:left w:val="none" w:sz="0" w:space="0" w:color="auto"/>
            <w:bottom w:val="none" w:sz="0" w:space="0" w:color="auto"/>
            <w:right w:val="none" w:sz="0" w:space="0" w:color="auto"/>
          </w:divBdr>
        </w:div>
        <w:div w:id="1717392518">
          <w:marLeft w:val="480"/>
          <w:marRight w:val="0"/>
          <w:marTop w:val="0"/>
          <w:marBottom w:val="0"/>
          <w:divBdr>
            <w:top w:val="none" w:sz="0" w:space="0" w:color="auto"/>
            <w:left w:val="none" w:sz="0" w:space="0" w:color="auto"/>
            <w:bottom w:val="none" w:sz="0" w:space="0" w:color="auto"/>
            <w:right w:val="none" w:sz="0" w:space="0" w:color="auto"/>
          </w:divBdr>
        </w:div>
        <w:div w:id="1767844160">
          <w:marLeft w:val="480"/>
          <w:marRight w:val="0"/>
          <w:marTop w:val="0"/>
          <w:marBottom w:val="0"/>
          <w:divBdr>
            <w:top w:val="none" w:sz="0" w:space="0" w:color="auto"/>
            <w:left w:val="none" w:sz="0" w:space="0" w:color="auto"/>
            <w:bottom w:val="none" w:sz="0" w:space="0" w:color="auto"/>
            <w:right w:val="none" w:sz="0" w:space="0" w:color="auto"/>
          </w:divBdr>
        </w:div>
        <w:div w:id="1780678685">
          <w:marLeft w:val="480"/>
          <w:marRight w:val="0"/>
          <w:marTop w:val="0"/>
          <w:marBottom w:val="0"/>
          <w:divBdr>
            <w:top w:val="none" w:sz="0" w:space="0" w:color="auto"/>
            <w:left w:val="none" w:sz="0" w:space="0" w:color="auto"/>
            <w:bottom w:val="none" w:sz="0" w:space="0" w:color="auto"/>
            <w:right w:val="none" w:sz="0" w:space="0" w:color="auto"/>
          </w:divBdr>
        </w:div>
        <w:div w:id="1789081320">
          <w:marLeft w:val="480"/>
          <w:marRight w:val="0"/>
          <w:marTop w:val="0"/>
          <w:marBottom w:val="0"/>
          <w:divBdr>
            <w:top w:val="none" w:sz="0" w:space="0" w:color="auto"/>
            <w:left w:val="none" w:sz="0" w:space="0" w:color="auto"/>
            <w:bottom w:val="none" w:sz="0" w:space="0" w:color="auto"/>
            <w:right w:val="none" w:sz="0" w:space="0" w:color="auto"/>
          </w:divBdr>
        </w:div>
        <w:div w:id="1800419451">
          <w:marLeft w:val="480"/>
          <w:marRight w:val="0"/>
          <w:marTop w:val="0"/>
          <w:marBottom w:val="0"/>
          <w:divBdr>
            <w:top w:val="none" w:sz="0" w:space="0" w:color="auto"/>
            <w:left w:val="none" w:sz="0" w:space="0" w:color="auto"/>
            <w:bottom w:val="none" w:sz="0" w:space="0" w:color="auto"/>
            <w:right w:val="none" w:sz="0" w:space="0" w:color="auto"/>
          </w:divBdr>
        </w:div>
        <w:div w:id="1877085754">
          <w:marLeft w:val="480"/>
          <w:marRight w:val="0"/>
          <w:marTop w:val="0"/>
          <w:marBottom w:val="0"/>
          <w:divBdr>
            <w:top w:val="none" w:sz="0" w:space="0" w:color="auto"/>
            <w:left w:val="none" w:sz="0" w:space="0" w:color="auto"/>
            <w:bottom w:val="none" w:sz="0" w:space="0" w:color="auto"/>
            <w:right w:val="none" w:sz="0" w:space="0" w:color="auto"/>
          </w:divBdr>
        </w:div>
        <w:div w:id="1926303311">
          <w:marLeft w:val="480"/>
          <w:marRight w:val="0"/>
          <w:marTop w:val="0"/>
          <w:marBottom w:val="0"/>
          <w:divBdr>
            <w:top w:val="none" w:sz="0" w:space="0" w:color="auto"/>
            <w:left w:val="none" w:sz="0" w:space="0" w:color="auto"/>
            <w:bottom w:val="none" w:sz="0" w:space="0" w:color="auto"/>
            <w:right w:val="none" w:sz="0" w:space="0" w:color="auto"/>
          </w:divBdr>
        </w:div>
        <w:div w:id="1929150277">
          <w:marLeft w:val="480"/>
          <w:marRight w:val="0"/>
          <w:marTop w:val="0"/>
          <w:marBottom w:val="0"/>
          <w:divBdr>
            <w:top w:val="none" w:sz="0" w:space="0" w:color="auto"/>
            <w:left w:val="none" w:sz="0" w:space="0" w:color="auto"/>
            <w:bottom w:val="none" w:sz="0" w:space="0" w:color="auto"/>
            <w:right w:val="none" w:sz="0" w:space="0" w:color="auto"/>
          </w:divBdr>
        </w:div>
        <w:div w:id="2035155627">
          <w:marLeft w:val="480"/>
          <w:marRight w:val="0"/>
          <w:marTop w:val="0"/>
          <w:marBottom w:val="0"/>
          <w:divBdr>
            <w:top w:val="none" w:sz="0" w:space="0" w:color="auto"/>
            <w:left w:val="none" w:sz="0" w:space="0" w:color="auto"/>
            <w:bottom w:val="none" w:sz="0" w:space="0" w:color="auto"/>
            <w:right w:val="none" w:sz="0" w:space="0" w:color="auto"/>
          </w:divBdr>
        </w:div>
        <w:div w:id="2092193516">
          <w:marLeft w:val="480"/>
          <w:marRight w:val="0"/>
          <w:marTop w:val="0"/>
          <w:marBottom w:val="0"/>
          <w:divBdr>
            <w:top w:val="none" w:sz="0" w:space="0" w:color="auto"/>
            <w:left w:val="none" w:sz="0" w:space="0" w:color="auto"/>
            <w:bottom w:val="none" w:sz="0" w:space="0" w:color="auto"/>
            <w:right w:val="none" w:sz="0" w:space="0" w:color="auto"/>
          </w:divBdr>
        </w:div>
      </w:divsChild>
    </w:div>
    <w:div w:id="1385908668">
      <w:marLeft w:val="640"/>
      <w:marRight w:val="0"/>
      <w:marTop w:val="0"/>
      <w:marBottom w:val="0"/>
      <w:divBdr>
        <w:top w:val="none" w:sz="0" w:space="0" w:color="auto"/>
        <w:left w:val="none" w:sz="0" w:space="0" w:color="auto"/>
        <w:bottom w:val="none" w:sz="0" w:space="0" w:color="auto"/>
        <w:right w:val="none" w:sz="0" w:space="0" w:color="auto"/>
      </w:divBdr>
    </w:div>
    <w:div w:id="1386491353">
      <w:bodyDiv w:val="1"/>
      <w:marLeft w:val="0"/>
      <w:marRight w:val="0"/>
      <w:marTop w:val="0"/>
      <w:marBottom w:val="0"/>
      <w:divBdr>
        <w:top w:val="none" w:sz="0" w:space="0" w:color="auto"/>
        <w:left w:val="none" w:sz="0" w:space="0" w:color="auto"/>
        <w:bottom w:val="none" w:sz="0" w:space="0" w:color="auto"/>
        <w:right w:val="none" w:sz="0" w:space="0" w:color="auto"/>
      </w:divBdr>
    </w:div>
    <w:div w:id="1386563619">
      <w:bodyDiv w:val="1"/>
      <w:marLeft w:val="0"/>
      <w:marRight w:val="0"/>
      <w:marTop w:val="0"/>
      <w:marBottom w:val="0"/>
      <w:divBdr>
        <w:top w:val="none" w:sz="0" w:space="0" w:color="auto"/>
        <w:left w:val="none" w:sz="0" w:space="0" w:color="auto"/>
        <w:bottom w:val="none" w:sz="0" w:space="0" w:color="auto"/>
        <w:right w:val="none" w:sz="0" w:space="0" w:color="auto"/>
      </w:divBdr>
    </w:div>
    <w:div w:id="1386677691">
      <w:marLeft w:val="640"/>
      <w:marRight w:val="0"/>
      <w:marTop w:val="0"/>
      <w:marBottom w:val="0"/>
      <w:divBdr>
        <w:top w:val="none" w:sz="0" w:space="0" w:color="auto"/>
        <w:left w:val="none" w:sz="0" w:space="0" w:color="auto"/>
        <w:bottom w:val="none" w:sz="0" w:space="0" w:color="auto"/>
        <w:right w:val="none" w:sz="0" w:space="0" w:color="auto"/>
      </w:divBdr>
    </w:div>
    <w:div w:id="1386678344">
      <w:marLeft w:val="640"/>
      <w:marRight w:val="0"/>
      <w:marTop w:val="0"/>
      <w:marBottom w:val="0"/>
      <w:divBdr>
        <w:top w:val="none" w:sz="0" w:space="0" w:color="auto"/>
        <w:left w:val="none" w:sz="0" w:space="0" w:color="auto"/>
        <w:bottom w:val="none" w:sz="0" w:space="0" w:color="auto"/>
        <w:right w:val="none" w:sz="0" w:space="0" w:color="auto"/>
      </w:divBdr>
    </w:div>
    <w:div w:id="1386954295">
      <w:marLeft w:val="640"/>
      <w:marRight w:val="0"/>
      <w:marTop w:val="0"/>
      <w:marBottom w:val="0"/>
      <w:divBdr>
        <w:top w:val="none" w:sz="0" w:space="0" w:color="auto"/>
        <w:left w:val="none" w:sz="0" w:space="0" w:color="auto"/>
        <w:bottom w:val="none" w:sz="0" w:space="0" w:color="auto"/>
        <w:right w:val="none" w:sz="0" w:space="0" w:color="auto"/>
      </w:divBdr>
    </w:div>
    <w:div w:id="1387139871">
      <w:marLeft w:val="640"/>
      <w:marRight w:val="0"/>
      <w:marTop w:val="0"/>
      <w:marBottom w:val="0"/>
      <w:divBdr>
        <w:top w:val="none" w:sz="0" w:space="0" w:color="auto"/>
        <w:left w:val="none" w:sz="0" w:space="0" w:color="auto"/>
        <w:bottom w:val="none" w:sz="0" w:space="0" w:color="auto"/>
        <w:right w:val="none" w:sz="0" w:space="0" w:color="auto"/>
      </w:divBdr>
    </w:div>
    <w:div w:id="1387339176">
      <w:marLeft w:val="640"/>
      <w:marRight w:val="0"/>
      <w:marTop w:val="0"/>
      <w:marBottom w:val="0"/>
      <w:divBdr>
        <w:top w:val="none" w:sz="0" w:space="0" w:color="auto"/>
        <w:left w:val="none" w:sz="0" w:space="0" w:color="auto"/>
        <w:bottom w:val="none" w:sz="0" w:space="0" w:color="auto"/>
        <w:right w:val="none" w:sz="0" w:space="0" w:color="auto"/>
      </w:divBdr>
    </w:div>
    <w:div w:id="1387412718">
      <w:marLeft w:val="640"/>
      <w:marRight w:val="0"/>
      <w:marTop w:val="0"/>
      <w:marBottom w:val="0"/>
      <w:divBdr>
        <w:top w:val="none" w:sz="0" w:space="0" w:color="auto"/>
        <w:left w:val="none" w:sz="0" w:space="0" w:color="auto"/>
        <w:bottom w:val="none" w:sz="0" w:space="0" w:color="auto"/>
        <w:right w:val="none" w:sz="0" w:space="0" w:color="auto"/>
      </w:divBdr>
    </w:div>
    <w:div w:id="1388070151">
      <w:marLeft w:val="640"/>
      <w:marRight w:val="0"/>
      <w:marTop w:val="0"/>
      <w:marBottom w:val="0"/>
      <w:divBdr>
        <w:top w:val="none" w:sz="0" w:space="0" w:color="auto"/>
        <w:left w:val="none" w:sz="0" w:space="0" w:color="auto"/>
        <w:bottom w:val="none" w:sz="0" w:space="0" w:color="auto"/>
        <w:right w:val="none" w:sz="0" w:space="0" w:color="auto"/>
      </w:divBdr>
    </w:div>
    <w:div w:id="1388408574">
      <w:bodyDiv w:val="1"/>
      <w:marLeft w:val="0"/>
      <w:marRight w:val="0"/>
      <w:marTop w:val="0"/>
      <w:marBottom w:val="0"/>
      <w:divBdr>
        <w:top w:val="none" w:sz="0" w:space="0" w:color="auto"/>
        <w:left w:val="none" w:sz="0" w:space="0" w:color="auto"/>
        <w:bottom w:val="none" w:sz="0" w:space="0" w:color="auto"/>
        <w:right w:val="none" w:sz="0" w:space="0" w:color="auto"/>
      </w:divBdr>
    </w:div>
    <w:div w:id="1388918491">
      <w:bodyDiv w:val="1"/>
      <w:marLeft w:val="0"/>
      <w:marRight w:val="0"/>
      <w:marTop w:val="0"/>
      <w:marBottom w:val="0"/>
      <w:divBdr>
        <w:top w:val="none" w:sz="0" w:space="0" w:color="auto"/>
        <w:left w:val="none" w:sz="0" w:space="0" w:color="auto"/>
        <w:bottom w:val="none" w:sz="0" w:space="0" w:color="auto"/>
        <w:right w:val="none" w:sz="0" w:space="0" w:color="auto"/>
      </w:divBdr>
    </w:div>
    <w:div w:id="1389182933">
      <w:marLeft w:val="640"/>
      <w:marRight w:val="0"/>
      <w:marTop w:val="0"/>
      <w:marBottom w:val="0"/>
      <w:divBdr>
        <w:top w:val="none" w:sz="0" w:space="0" w:color="auto"/>
        <w:left w:val="none" w:sz="0" w:space="0" w:color="auto"/>
        <w:bottom w:val="none" w:sz="0" w:space="0" w:color="auto"/>
        <w:right w:val="none" w:sz="0" w:space="0" w:color="auto"/>
      </w:divBdr>
    </w:div>
    <w:div w:id="1389568136">
      <w:marLeft w:val="640"/>
      <w:marRight w:val="0"/>
      <w:marTop w:val="0"/>
      <w:marBottom w:val="0"/>
      <w:divBdr>
        <w:top w:val="none" w:sz="0" w:space="0" w:color="auto"/>
        <w:left w:val="none" w:sz="0" w:space="0" w:color="auto"/>
        <w:bottom w:val="none" w:sz="0" w:space="0" w:color="auto"/>
        <w:right w:val="none" w:sz="0" w:space="0" w:color="auto"/>
      </w:divBdr>
    </w:div>
    <w:div w:id="1389718093">
      <w:marLeft w:val="640"/>
      <w:marRight w:val="0"/>
      <w:marTop w:val="0"/>
      <w:marBottom w:val="0"/>
      <w:divBdr>
        <w:top w:val="none" w:sz="0" w:space="0" w:color="auto"/>
        <w:left w:val="none" w:sz="0" w:space="0" w:color="auto"/>
        <w:bottom w:val="none" w:sz="0" w:space="0" w:color="auto"/>
        <w:right w:val="none" w:sz="0" w:space="0" w:color="auto"/>
      </w:divBdr>
    </w:div>
    <w:div w:id="1390375715">
      <w:bodyDiv w:val="1"/>
      <w:marLeft w:val="0"/>
      <w:marRight w:val="0"/>
      <w:marTop w:val="0"/>
      <w:marBottom w:val="0"/>
      <w:divBdr>
        <w:top w:val="none" w:sz="0" w:space="0" w:color="auto"/>
        <w:left w:val="none" w:sz="0" w:space="0" w:color="auto"/>
        <w:bottom w:val="none" w:sz="0" w:space="0" w:color="auto"/>
        <w:right w:val="none" w:sz="0" w:space="0" w:color="auto"/>
      </w:divBdr>
    </w:div>
    <w:div w:id="1390618734">
      <w:marLeft w:val="640"/>
      <w:marRight w:val="0"/>
      <w:marTop w:val="0"/>
      <w:marBottom w:val="0"/>
      <w:divBdr>
        <w:top w:val="none" w:sz="0" w:space="0" w:color="auto"/>
        <w:left w:val="none" w:sz="0" w:space="0" w:color="auto"/>
        <w:bottom w:val="none" w:sz="0" w:space="0" w:color="auto"/>
        <w:right w:val="none" w:sz="0" w:space="0" w:color="auto"/>
      </w:divBdr>
    </w:div>
    <w:div w:id="1390885960">
      <w:bodyDiv w:val="1"/>
      <w:marLeft w:val="0"/>
      <w:marRight w:val="0"/>
      <w:marTop w:val="0"/>
      <w:marBottom w:val="0"/>
      <w:divBdr>
        <w:top w:val="none" w:sz="0" w:space="0" w:color="auto"/>
        <w:left w:val="none" w:sz="0" w:space="0" w:color="auto"/>
        <w:bottom w:val="none" w:sz="0" w:space="0" w:color="auto"/>
        <w:right w:val="none" w:sz="0" w:space="0" w:color="auto"/>
      </w:divBdr>
      <w:divsChild>
        <w:div w:id="20211497">
          <w:marLeft w:val="480"/>
          <w:marRight w:val="0"/>
          <w:marTop w:val="0"/>
          <w:marBottom w:val="0"/>
          <w:divBdr>
            <w:top w:val="none" w:sz="0" w:space="0" w:color="auto"/>
            <w:left w:val="none" w:sz="0" w:space="0" w:color="auto"/>
            <w:bottom w:val="none" w:sz="0" w:space="0" w:color="auto"/>
            <w:right w:val="none" w:sz="0" w:space="0" w:color="auto"/>
          </w:divBdr>
        </w:div>
        <w:div w:id="43021465">
          <w:marLeft w:val="480"/>
          <w:marRight w:val="0"/>
          <w:marTop w:val="0"/>
          <w:marBottom w:val="0"/>
          <w:divBdr>
            <w:top w:val="none" w:sz="0" w:space="0" w:color="auto"/>
            <w:left w:val="none" w:sz="0" w:space="0" w:color="auto"/>
            <w:bottom w:val="none" w:sz="0" w:space="0" w:color="auto"/>
            <w:right w:val="none" w:sz="0" w:space="0" w:color="auto"/>
          </w:divBdr>
        </w:div>
        <w:div w:id="62682468">
          <w:marLeft w:val="480"/>
          <w:marRight w:val="0"/>
          <w:marTop w:val="0"/>
          <w:marBottom w:val="0"/>
          <w:divBdr>
            <w:top w:val="none" w:sz="0" w:space="0" w:color="auto"/>
            <w:left w:val="none" w:sz="0" w:space="0" w:color="auto"/>
            <w:bottom w:val="none" w:sz="0" w:space="0" w:color="auto"/>
            <w:right w:val="none" w:sz="0" w:space="0" w:color="auto"/>
          </w:divBdr>
        </w:div>
        <w:div w:id="68309378">
          <w:marLeft w:val="480"/>
          <w:marRight w:val="0"/>
          <w:marTop w:val="0"/>
          <w:marBottom w:val="0"/>
          <w:divBdr>
            <w:top w:val="none" w:sz="0" w:space="0" w:color="auto"/>
            <w:left w:val="none" w:sz="0" w:space="0" w:color="auto"/>
            <w:bottom w:val="none" w:sz="0" w:space="0" w:color="auto"/>
            <w:right w:val="none" w:sz="0" w:space="0" w:color="auto"/>
          </w:divBdr>
        </w:div>
        <w:div w:id="122886498">
          <w:marLeft w:val="480"/>
          <w:marRight w:val="0"/>
          <w:marTop w:val="0"/>
          <w:marBottom w:val="0"/>
          <w:divBdr>
            <w:top w:val="none" w:sz="0" w:space="0" w:color="auto"/>
            <w:left w:val="none" w:sz="0" w:space="0" w:color="auto"/>
            <w:bottom w:val="none" w:sz="0" w:space="0" w:color="auto"/>
            <w:right w:val="none" w:sz="0" w:space="0" w:color="auto"/>
          </w:divBdr>
        </w:div>
        <w:div w:id="131142649">
          <w:marLeft w:val="480"/>
          <w:marRight w:val="0"/>
          <w:marTop w:val="0"/>
          <w:marBottom w:val="0"/>
          <w:divBdr>
            <w:top w:val="none" w:sz="0" w:space="0" w:color="auto"/>
            <w:left w:val="none" w:sz="0" w:space="0" w:color="auto"/>
            <w:bottom w:val="none" w:sz="0" w:space="0" w:color="auto"/>
            <w:right w:val="none" w:sz="0" w:space="0" w:color="auto"/>
          </w:divBdr>
        </w:div>
        <w:div w:id="189807579">
          <w:marLeft w:val="480"/>
          <w:marRight w:val="0"/>
          <w:marTop w:val="0"/>
          <w:marBottom w:val="0"/>
          <w:divBdr>
            <w:top w:val="none" w:sz="0" w:space="0" w:color="auto"/>
            <w:left w:val="none" w:sz="0" w:space="0" w:color="auto"/>
            <w:bottom w:val="none" w:sz="0" w:space="0" w:color="auto"/>
            <w:right w:val="none" w:sz="0" w:space="0" w:color="auto"/>
          </w:divBdr>
        </w:div>
        <w:div w:id="262954054">
          <w:marLeft w:val="480"/>
          <w:marRight w:val="0"/>
          <w:marTop w:val="0"/>
          <w:marBottom w:val="0"/>
          <w:divBdr>
            <w:top w:val="none" w:sz="0" w:space="0" w:color="auto"/>
            <w:left w:val="none" w:sz="0" w:space="0" w:color="auto"/>
            <w:bottom w:val="none" w:sz="0" w:space="0" w:color="auto"/>
            <w:right w:val="none" w:sz="0" w:space="0" w:color="auto"/>
          </w:divBdr>
        </w:div>
        <w:div w:id="279534049">
          <w:marLeft w:val="480"/>
          <w:marRight w:val="0"/>
          <w:marTop w:val="0"/>
          <w:marBottom w:val="0"/>
          <w:divBdr>
            <w:top w:val="none" w:sz="0" w:space="0" w:color="auto"/>
            <w:left w:val="none" w:sz="0" w:space="0" w:color="auto"/>
            <w:bottom w:val="none" w:sz="0" w:space="0" w:color="auto"/>
            <w:right w:val="none" w:sz="0" w:space="0" w:color="auto"/>
          </w:divBdr>
        </w:div>
        <w:div w:id="297691305">
          <w:marLeft w:val="480"/>
          <w:marRight w:val="0"/>
          <w:marTop w:val="0"/>
          <w:marBottom w:val="0"/>
          <w:divBdr>
            <w:top w:val="none" w:sz="0" w:space="0" w:color="auto"/>
            <w:left w:val="none" w:sz="0" w:space="0" w:color="auto"/>
            <w:bottom w:val="none" w:sz="0" w:space="0" w:color="auto"/>
            <w:right w:val="none" w:sz="0" w:space="0" w:color="auto"/>
          </w:divBdr>
        </w:div>
        <w:div w:id="301620455">
          <w:marLeft w:val="480"/>
          <w:marRight w:val="0"/>
          <w:marTop w:val="0"/>
          <w:marBottom w:val="0"/>
          <w:divBdr>
            <w:top w:val="none" w:sz="0" w:space="0" w:color="auto"/>
            <w:left w:val="none" w:sz="0" w:space="0" w:color="auto"/>
            <w:bottom w:val="none" w:sz="0" w:space="0" w:color="auto"/>
            <w:right w:val="none" w:sz="0" w:space="0" w:color="auto"/>
          </w:divBdr>
        </w:div>
        <w:div w:id="327756105">
          <w:marLeft w:val="480"/>
          <w:marRight w:val="0"/>
          <w:marTop w:val="0"/>
          <w:marBottom w:val="0"/>
          <w:divBdr>
            <w:top w:val="none" w:sz="0" w:space="0" w:color="auto"/>
            <w:left w:val="none" w:sz="0" w:space="0" w:color="auto"/>
            <w:bottom w:val="none" w:sz="0" w:space="0" w:color="auto"/>
            <w:right w:val="none" w:sz="0" w:space="0" w:color="auto"/>
          </w:divBdr>
        </w:div>
        <w:div w:id="342828770">
          <w:marLeft w:val="480"/>
          <w:marRight w:val="0"/>
          <w:marTop w:val="0"/>
          <w:marBottom w:val="0"/>
          <w:divBdr>
            <w:top w:val="none" w:sz="0" w:space="0" w:color="auto"/>
            <w:left w:val="none" w:sz="0" w:space="0" w:color="auto"/>
            <w:bottom w:val="none" w:sz="0" w:space="0" w:color="auto"/>
            <w:right w:val="none" w:sz="0" w:space="0" w:color="auto"/>
          </w:divBdr>
        </w:div>
        <w:div w:id="347564379">
          <w:marLeft w:val="480"/>
          <w:marRight w:val="0"/>
          <w:marTop w:val="0"/>
          <w:marBottom w:val="0"/>
          <w:divBdr>
            <w:top w:val="none" w:sz="0" w:space="0" w:color="auto"/>
            <w:left w:val="none" w:sz="0" w:space="0" w:color="auto"/>
            <w:bottom w:val="none" w:sz="0" w:space="0" w:color="auto"/>
            <w:right w:val="none" w:sz="0" w:space="0" w:color="auto"/>
          </w:divBdr>
        </w:div>
        <w:div w:id="424350163">
          <w:marLeft w:val="480"/>
          <w:marRight w:val="0"/>
          <w:marTop w:val="0"/>
          <w:marBottom w:val="0"/>
          <w:divBdr>
            <w:top w:val="none" w:sz="0" w:space="0" w:color="auto"/>
            <w:left w:val="none" w:sz="0" w:space="0" w:color="auto"/>
            <w:bottom w:val="none" w:sz="0" w:space="0" w:color="auto"/>
            <w:right w:val="none" w:sz="0" w:space="0" w:color="auto"/>
          </w:divBdr>
        </w:div>
        <w:div w:id="428965360">
          <w:marLeft w:val="480"/>
          <w:marRight w:val="0"/>
          <w:marTop w:val="0"/>
          <w:marBottom w:val="0"/>
          <w:divBdr>
            <w:top w:val="none" w:sz="0" w:space="0" w:color="auto"/>
            <w:left w:val="none" w:sz="0" w:space="0" w:color="auto"/>
            <w:bottom w:val="none" w:sz="0" w:space="0" w:color="auto"/>
            <w:right w:val="none" w:sz="0" w:space="0" w:color="auto"/>
          </w:divBdr>
        </w:div>
        <w:div w:id="473449843">
          <w:marLeft w:val="480"/>
          <w:marRight w:val="0"/>
          <w:marTop w:val="0"/>
          <w:marBottom w:val="0"/>
          <w:divBdr>
            <w:top w:val="none" w:sz="0" w:space="0" w:color="auto"/>
            <w:left w:val="none" w:sz="0" w:space="0" w:color="auto"/>
            <w:bottom w:val="none" w:sz="0" w:space="0" w:color="auto"/>
            <w:right w:val="none" w:sz="0" w:space="0" w:color="auto"/>
          </w:divBdr>
        </w:div>
        <w:div w:id="509222797">
          <w:marLeft w:val="480"/>
          <w:marRight w:val="0"/>
          <w:marTop w:val="0"/>
          <w:marBottom w:val="0"/>
          <w:divBdr>
            <w:top w:val="none" w:sz="0" w:space="0" w:color="auto"/>
            <w:left w:val="none" w:sz="0" w:space="0" w:color="auto"/>
            <w:bottom w:val="none" w:sz="0" w:space="0" w:color="auto"/>
            <w:right w:val="none" w:sz="0" w:space="0" w:color="auto"/>
          </w:divBdr>
        </w:div>
        <w:div w:id="552693939">
          <w:marLeft w:val="480"/>
          <w:marRight w:val="0"/>
          <w:marTop w:val="0"/>
          <w:marBottom w:val="0"/>
          <w:divBdr>
            <w:top w:val="none" w:sz="0" w:space="0" w:color="auto"/>
            <w:left w:val="none" w:sz="0" w:space="0" w:color="auto"/>
            <w:bottom w:val="none" w:sz="0" w:space="0" w:color="auto"/>
            <w:right w:val="none" w:sz="0" w:space="0" w:color="auto"/>
          </w:divBdr>
        </w:div>
        <w:div w:id="577403185">
          <w:marLeft w:val="480"/>
          <w:marRight w:val="0"/>
          <w:marTop w:val="0"/>
          <w:marBottom w:val="0"/>
          <w:divBdr>
            <w:top w:val="none" w:sz="0" w:space="0" w:color="auto"/>
            <w:left w:val="none" w:sz="0" w:space="0" w:color="auto"/>
            <w:bottom w:val="none" w:sz="0" w:space="0" w:color="auto"/>
            <w:right w:val="none" w:sz="0" w:space="0" w:color="auto"/>
          </w:divBdr>
        </w:div>
        <w:div w:id="654142200">
          <w:marLeft w:val="480"/>
          <w:marRight w:val="0"/>
          <w:marTop w:val="0"/>
          <w:marBottom w:val="0"/>
          <w:divBdr>
            <w:top w:val="none" w:sz="0" w:space="0" w:color="auto"/>
            <w:left w:val="none" w:sz="0" w:space="0" w:color="auto"/>
            <w:bottom w:val="none" w:sz="0" w:space="0" w:color="auto"/>
            <w:right w:val="none" w:sz="0" w:space="0" w:color="auto"/>
          </w:divBdr>
        </w:div>
        <w:div w:id="671372344">
          <w:marLeft w:val="480"/>
          <w:marRight w:val="0"/>
          <w:marTop w:val="0"/>
          <w:marBottom w:val="0"/>
          <w:divBdr>
            <w:top w:val="none" w:sz="0" w:space="0" w:color="auto"/>
            <w:left w:val="none" w:sz="0" w:space="0" w:color="auto"/>
            <w:bottom w:val="none" w:sz="0" w:space="0" w:color="auto"/>
            <w:right w:val="none" w:sz="0" w:space="0" w:color="auto"/>
          </w:divBdr>
        </w:div>
        <w:div w:id="730469714">
          <w:marLeft w:val="480"/>
          <w:marRight w:val="0"/>
          <w:marTop w:val="0"/>
          <w:marBottom w:val="0"/>
          <w:divBdr>
            <w:top w:val="none" w:sz="0" w:space="0" w:color="auto"/>
            <w:left w:val="none" w:sz="0" w:space="0" w:color="auto"/>
            <w:bottom w:val="none" w:sz="0" w:space="0" w:color="auto"/>
            <w:right w:val="none" w:sz="0" w:space="0" w:color="auto"/>
          </w:divBdr>
        </w:div>
        <w:div w:id="752313058">
          <w:marLeft w:val="480"/>
          <w:marRight w:val="0"/>
          <w:marTop w:val="0"/>
          <w:marBottom w:val="0"/>
          <w:divBdr>
            <w:top w:val="none" w:sz="0" w:space="0" w:color="auto"/>
            <w:left w:val="none" w:sz="0" w:space="0" w:color="auto"/>
            <w:bottom w:val="none" w:sz="0" w:space="0" w:color="auto"/>
            <w:right w:val="none" w:sz="0" w:space="0" w:color="auto"/>
          </w:divBdr>
        </w:div>
        <w:div w:id="816804700">
          <w:marLeft w:val="480"/>
          <w:marRight w:val="0"/>
          <w:marTop w:val="0"/>
          <w:marBottom w:val="0"/>
          <w:divBdr>
            <w:top w:val="none" w:sz="0" w:space="0" w:color="auto"/>
            <w:left w:val="none" w:sz="0" w:space="0" w:color="auto"/>
            <w:bottom w:val="none" w:sz="0" w:space="0" w:color="auto"/>
            <w:right w:val="none" w:sz="0" w:space="0" w:color="auto"/>
          </w:divBdr>
        </w:div>
        <w:div w:id="827139848">
          <w:marLeft w:val="480"/>
          <w:marRight w:val="0"/>
          <w:marTop w:val="0"/>
          <w:marBottom w:val="0"/>
          <w:divBdr>
            <w:top w:val="none" w:sz="0" w:space="0" w:color="auto"/>
            <w:left w:val="none" w:sz="0" w:space="0" w:color="auto"/>
            <w:bottom w:val="none" w:sz="0" w:space="0" w:color="auto"/>
            <w:right w:val="none" w:sz="0" w:space="0" w:color="auto"/>
          </w:divBdr>
        </w:div>
        <w:div w:id="883250207">
          <w:marLeft w:val="480"/>
          <w:marRight w:val="0"/>
          <w:marTop w:val="0"/>
          <w:marBottom w:val="0"/>
          <w:divBdr>
            <w:top w:val="none" w:sz="0" w:space="0" w:color="auto"/>
            <w:left w:val="none" w:sz="0" w:space="0" w:color="auto"/>
            <w:bottom w:val="none" w:sz="0" w:space="0" w:color="auto"/>
            <w:right w:val="none" w:sz="0" w:space="0" w:color="auto"/>
          </w:divBdr>
        </w:div>
        <w:div w:id="884029285">
          <w:marLeft w:val="480"/>
          <w:marRight w:val="0"/>
          <w:marTop w:val="0"/>
          <w:marBottom w:val="0"/>
          <w:divBdr>
            <w:top w:val="none" w:sz="0" w:space="0" w:color="auto"/>
            <w:left w:val="none" w:sz="0" w:space="0" w:color="auto"/>
            <w:bottom w:val="none" w:sz="0" w:space="0" w:color="auto"/>
            <w:right w:val="none" w:sz="0" w:space="0" w:color="auto"/>
          </w:divBdr>
        </w:div>
        <w:div w:id="894394750">
          <w:marLeft w:val="480"/>
          <w:marRight w:val="0"/>
          <w:marTop w:val="0"/>
          <w:marBottom w:val="0"/>
          <w:divBdr>
            <w:top w:val="none" w:sz="0" w:space="0" w:color="auto"/>
            <w:left w:val="none" w:sz="0" w:space="0" w:color="auto"/>
            <w:bottom w:val="none" w:sz="0" w:space="0" w:color="auto"/>
            <w:right w:val="none" w:sz="0" w:space="0" w:color="auto"/>
          </w:divBdr>
        </w:div>
        <w:div w:id="1130126931">
          <w:marLeft w:val="480"/>
          <w:marRight w:val="0"/>
          <w:marTop w:val="0"/>
          <w:marBottom w:val="0"/>
          <w:divBdr>
            <w:top w:val="none" w:sz="0" w:space="0" w:color="auto"/>
            <w:left w:val="none" w:sz="0" w:space="0" w:color="auto"/>
            <w:bottom w:val="none" w:sz="0" w:space="0" w:color="auto"/>
            <w:right w:val="none" w:sz="0" w:space="0" w:color="auto"/>
          </w:divBdr>
        </w:div>
        <w:div w:id="1163617504">
          <w:marLeft w:val="480"/>
          <w:marRight w:val="0"/>
          <w:marTop w:val="0"/>
          <w:marBottom w:val="0"/>
          <w:divBdr>
            <w:top w:val="none" w:sz="0" w:space="0" w:color="auto"/>
            <w:left w:val="none" w:sz="0" w:space="0" w:color="auto"/>
            <w:bottom w:val="none" w:sz="0" w:space="0" w:color="auto"/>
            <w:right w:val="none" w:sz="0" w:space="0" w:color="auto"/>
          </w:divBdr>
        </w:div>
        <w:div w:id="1167330693">
          <w:marLeft w:val="480"/>
          <w:marRight w:val="0"/>
          <w:marTop w:val="0"/>
          <w:marBottom w:val="0"/>
          <w:divBdr>
            <w:top w:val="none" w:sz="0" w:space="0" w:color="auto"/>
            <w:left w:val="none" w:sz="0" w:space="0" w:color="auto"/>
            <w:bottom w:val="none" w:sz="0" w:space="0" w:color="auto"/>
            <w:right w:val="none" w:sz="0" w:space="0" w:color="auto"/>
          </w:divBdr>
        </w:div>
        <w:div w:id="1248267431">
          <w:marLeft w:val="480"/>
          <w:marRight w:val="0"/>
          <w:marTop w:val="0"/>
          <w:marBottom w:val="0"/>
          <w:divBdr>
            <w:top w:val="none" w:sz="0" w:space="0" w:color="auto"/>
            <w:left w:val="none" w:sz="0" w:space="0" w:color="auto"/>
            <w:bottom w:val="none" w:sz="0" w:space="0" w:color="auto"/>
            <w:right w:val="none" w:sz="0" w:space="0" w:color="auto"/>
          </w:divBdr>
        </w:div>
        <w:div w:id="1249269400">
          <w:marLeft w:val="480"/>
          <w:marRight w:val="0"/>
          <w:marTop w:val="0"/>
          <w:marBottom w:val="0"/>
          <w:divBdr>
            <w:top w:val="none" w:sz="0" w:space="0" w:color="auto"/>
            <w:left w:val="none" w:sz="0" w:space="0" w:color="auto"/>
            <w:bottom w:val="none" w:sz="0" w:space="0" w:color="auto"/>
            <w:right w:val="none" w:sz="0" w:space="0" w:color="auto"/>
          </w:divBdr>
        </w:div>
        <w:div w:id="1272009373">
          <w:marLeft w:val="480"/>
          <w:marRight w:val="0"/>
          <w:marTop w:val="0"/>
          <w:marBottom w:val="0"/>
          <w:divBdr>
            <w:top w:val="none" w:sz="0" w:space="0" w:color="auto"/>
            <w:left w:val="none" w:sz="0" w:space="0" w:color="auto"/>
            <w:bottom w:val="none" w:sz="0" w:space="0" w:color="auto"/>
            <w:right w:val="none" w:sz="0" w:space="0" w:color="auto"/>
          </w:divBdr>
        </w:div>
        <w:div w:id="1384403755">
          <w:marLeft w:val="480"/>
          <w:marRight w:val="0"/>
          <w:marTop w:val="0"/>
          <w:marBottom w:val="0"/>
          <w:divBdr>
            <w:top w:val="none" w:sz="0" w:space="0" w:color="auto"/>
            <w:left w:val="none" w:sz="0" w:space="0" w:color="auto"/>
            <w:bottom w:val="none" w:sz="0" w:space="0" w:color="auto"/>
            <w:right w:val="none" w:sz="0" w:space="0" w:color="auto"/>
          </w:divBdr>
        </w:div>
        <w:div w:id="1388188127">
          <w:marLeft w:val="480"/>
          <w:marRight w:val="0"/>
          <w:marTop w:val="0"/>
          <w:marBottom w:val="0"/>
          <w:divBdr>
            <w:top w:val="none" w:sz="0" w:space="0" w:color="auto"/>
            <w:left w:val="none" w:sz="0" w:space="0" w:color="auto"/>
            <w:bottom w:val="none" w:sz="0" w:space="0" w:color="auto"/>
            <w:right w:val="none" w:sz="0" w:space="0" w:color="auto"/>
          </w:divBdr>
        </w:div>
        <w:div w:id="1412123704">
          <w:marLeft w:val="480"/>
          <w:marRight w:val="0"/>
          <w:marTop w:val="0"/>
          <w:marBottom w:val="0"/>
          <w:divBdr>
            <w:top w:val="none" w:sz="0" w:space="0" w:color="auto"/>
            <w:left w:val="none" w:sz="0" w:space="0" w:color="auto"/>
            <w:bottom w:val="none" w:sz="0" w:space="0" w:color="auto"/>
            <w:right w:val="none" w:sz="0" w:space="0" w:color="auto"/>
          </w:divBdr>
        </w:div>
        <w:div w:id="1422869472">
          <w:marLeft w:val="480"/>
          <w:marRight w:val="0"/>
          <w:marTop w:val="0"/>
          <w:marBottom w:val="0"/>
          <w:divBdr>
            <w:top w:val="none" w:sz="0" w:space="0" w:color="auto"/>
            <w:left w:val="none" w:sz="0" w:space="0" w:color="auto"/>
            <w:bottom w:val="none" w:sz="0" w:space="0" w:color="auto"/>
            <w:right w:val="none" w:sz="0" w:space="0" w:color="auto"/>
          </w:divBdr>
        </w:div>
        <w:div w:id="1428574174">
          <w:marLeft w:val="480"/>
          <w:marRight w:val="0"/>
          <w:marTop w:val="0"/>
          <w:marBottom w:val="0"/>
          <w:divBdr>
            <w:top w:val="none" w:sz="0" w:space="0" w:color="auto"/>
            <w:left w:val="none" w:sz="0" w:space="0" w:color="auto"/>
            <w:bottom w:val="none" w:sz="0" w:space="0" w:color="auto"/>
            <w:right w:val="none" w:sz="0" w:space="0" w:color="auto"/>
          </w:divBdr>
        </w:div>
        <w:div w:id="1441296576">
          <w:marLeft w:val="480"/>
          <w:marRight w:val="0"/>
          <w:marTop w:val="0"/>
          <w:marBottom w:val="0"/>
          <w:divBdr>
            <w:top w:val="none" w:sz="0" w:space="0" w:color="auto"/>
            <w:left w:val="none" w:sz="0" w:space="0" w:color="auto"/>
            <w:bottom w:val="none" w:sz="0" w:space="0" w:color="auto"/>
            <w:right w:val="none" w:sz="0" w:space="0" w:color="auto"/>
          </w:divBdr>
        </w:div>
        <w:div w:id="1571228673">
          <w:marLeft w:val="480"/>
          <w:marRight w:val="0"/>
          <w:marTop w:val="0"/>
          <w:marBottom w:val="0"/>
          <w:divBdr>
            <w:top w:val="none" w:sz="0" w:space="0" w:color="auto"/>
            <w:left w:val="none" w:sz="0" w:space="0" w:color="auto"/>
            <w:bottom w:val="none" w:sz="0" w:space="0" w:color="auto"/>
            <w:right w:val="none" w:sz="0" w:space="0" w:color="auto"/>
          </w:divBdr>
        </w:div>
        <w:div w:id="1571773645">
          <w:marLeft w:val="480"/>
          <w:marRight w:val="0"/>
          <w:marTop w:val="0"/>
          <w:marBottom w:val="0"/>
          <w:divBdr>
            <w:top w:val="none" w:sz="0" w:space="0" w:color="auto"/>
            <w:left w:val="none" w:sz="0" w:space="0" w:color="auto"/>
            <w:bottom w:val="none" w:sz="0" w:space="0" w:color="auto"/>
            <w:right w:val="none" w:sz="0" w:space="0" w:color="auto"/>
          </w:divBdr>
        </w:div>
        <w:div w:id="1591574385">
          <w:marLeft w:val="480"/>
          <w:marRight w:val="0"/>
          <w:marTop w:val="0"/>
          <w:marBottom w:val="0"/>
          <w:divBdr>
            <w:top w:val="none" w:sz="0" w:space="0" w:color="auto"/>
            <w:left w:val="none" w:sz="0" w:space="0" w:color="auto"/>
            <w:bottom w:val="none" w:sz="0" w:space="0" w:color="auto"/>
            <w:right w:val="none" w:sz="0" w:space="0" w:color="auto"/>
          </w:divBdr>
        </w:div>
        <w:div w:id="1611087941">
          <w:marLeft w:val="480"/>
          <w:marRight w:val="0"/>
          <w:marTop w:val="0"/>
          <w:marBottom w:val="0"/>
          <w:divBdr>
            <w:top w:val="none" w:sz="0" w:space="0" w:color="auto"/>
            <w:left w:val="none" w:sz="0" w:space="0" w:color="auto"/>
            <w:bottom w:val="none" w:sz="0" w:space="0" w:color="auto"/>
            <w:right w:val="none" w:sz="0" w:space="0" w:color="auto"/>
          </w:divBdr>
        </w:div>
        <w:div w:id="1619677720">
          <w:marLeft w:val="480"/>
          <w:marRight w:val="0"/>
          <w:marTop w:val="0"/>
          <w:marBottom w:val="0"/>
          <w:divBdr>
            <w:top w:val="none" w:sz="0" w:space="0" w:color="auto"/>
            <w:left w:val="none" w:sz="0" w:space="0" w:color="auto"/>
            <w:bottom w:val="none" w:sz="0" w:space="0" w:color="auto"/>
            <w:right w:val="none" w:sz="0" w:space="0" w:color="auto"/>
          </w:divBdr>
        </w:div>
        <w:div w:id="1662653873">
          <w:marLeft w:val="480"/>
          <w:marRight w:val="0"/>
          <w:marTop w:val="0"/>
          <w:marBottom w:val="0"/>
          <w:divBdr>
            <w:top w:val="none" w:sz="0" w:space="0" w:color="auto"/>
            <w:left w:val="none" w:sz="0" w:space="0" w:color="auto"/>
            <w:bottom w:val="none" w:sz="0" w:space="0" w:color="auto"/>
            <w:right w:val="none" w:sz="0" w:space="0" w:color="auto"/>
          </w:divBdr>
        </w:div>
        <w:div w:id="1670283105">
          <w:marLeft w:val="480"/>
          <w:marRight w:val="0"/>
          <w:marTop w:val="0"/>
          <w:marBottom w:val="0"/>
          <w:divBdr>
            <w:top w:val="none" w:sz="0" w:space="0" w:color="auto"/>
            <w:left w:val="none" w:sz="0" w:space="0" w:color="auto"/>
            <w:bottom w:val="none" w:sz="0" w:space="0" w:color="auto"/>
            <w:right w:val="none" w:sz="0" w:space="0" w:color="auto"/>
          </w:divBdr>
        </w:div>
        <w:div w:id="1829974015">
          <w:marLeft w:val="480"/>
          <w:marRight w:val="0"/>
          <w:marTop w:val="0"/>
          <w:marBottom w:val="0"/>
          <w:divBdr>
            <w:top w:val="none" w:sz="0" w:space="0" w:color="auto"/>
            <w:left w:val="none" w:sz="0" w:space="0" w:color="auto"/>
            <w:bottom w:val="none" w:sz="0" w:space="0" w:color="auto"/>
            <w:right w:val="none" w:sz="0" w:space="0" w:color="auto"/>
          </w:divBdr>
        </w:div>
        <w:div w:id="1849057982">
          <w:marLeft w:val="480"/>
          <w:marRight w:val="0"/>
          <w:marTop w:val="0"/>
          <w:marBottom w:val="0"/>
          <w:divBdr>
            <w:top w:val="none" w:sz="0" w:space="0" w:color="auto"/>
            <w:left w:val="none" w:sz="0" w:space="0" w:color="auto"/>
            <w:bottom w:val="none" w:sz="0" w:space="0" w:color="auto"/>
            <w:right w:val="none" w:sz="0" w:space="0" w:color="auto"/>
          </w:divBdr>
        </w:div>
        <w:div w:id="1875271221">
          <w:marLeft w:val="480"/>
          <w:marRight w:val="0"/>
          <w:marTop w:val="0"/>
          <w:marBottom w:val="0"/>
          <w:divBdr>
            <w:top w:val="none" w:sz="0" w:space="0" w:color="auto"/>
            <w:left w:val="none" w:sz="0" w:space="0" w:color="auto"/>
            <w:bottom w:val="none" w:sz="0" w:space="0" w:color="auto"/>
            <w:right w:val="none" w:sz="0" w:space="0" w:color="auto"/>
          </w:divBdr>
        </w:div>
        <w:div w:id="1961718224">
          <w:marLeft w:val="480"/>
          <w:marRight w:val="0"/>
          <w:marTop w:val="0"/>
          <w:marBottom w:val="0"/>
          <w:divBdr>
            <w:top w:val="none" w:sz="0" w:space="0" w:color="auto"/>
            <w:left w:val="none" w:sz="0" w:space="0" w:color="auto"/>
            <w:bottom w:val="none" w:sz="0" w:space="0" w:color="auto"/>
            <w:right w:val="none" w:sz="0" w:space="0" w:color="auto"/>
          </w:divBdr>
        </w:div>
        <w:div w:id="1975091001">
          <w:marLeft w:val="480"/>
          <w:marRight w:val="0"/>
          <w:marTop w:val="0"/>
          <w:marBottom w:val="0"/>
          <w:divBdr>
            <w:top w:val="none" w:sz="0" w:space="0" w:color="auto"/>
            <w:left w:val="none" w:sz="0" w:space="0" w:color="auto"/>
            <w:bottom w:val="none" w:sz="0" w:space="0" w:color="auto"/>
            <w:right w:val="none" w:sz="0" w:space="0" w:color="auto"/>
          </w:divBdr>
        </w:div>
        <w:div w:id="2130707089">
          <w:marLeft w:val="480"/>
          <w:marRight w:val="0"/>
          <w:marTop w:val="0"/>
          <w:marBottom w:val="0"/>
          <w:divBdr>
            <w:top w:val="none" w:sz="0" w:space="0" w:color="auto"/>
            <w:left w:val="none" w:sz="0" w:space="0" w:color="auto"/>
            <w:bottom w:val="none" w:sz="0" w:space="0" w:color="auto"/>
            <w:right w:val="none" w:sz="0" w:space="0" w:color="auto"/>
          </w:divBdr>
        </w:div>
      </w:divsChild>
    </w:div>
    <w:div w:id="1390955616">
      <w:bodyDiv w:val="1"/>
      <w:marLeft w:val="0"/>
      <w:marRight w:val="0"/>
      <w:marTop w:val="0"/>
      <w:marBottom w:val="0"/>
      <w:divBdr>
        <w:top w:val="none" w:sz="0" w:space="0" w:color="auto"/>
        <w:left w:val="none" w:sz="0" w:space="0" w:color="auto"/>
        <w:bottom w:val="none" w:sz="0" w:space="0" w:color="auto"/>
        <w:right w:val="none" w:sz="0" w:space="0" w:color="auto"/>
      </w:divBdr>
    </w:div>
    <w:div w:id="1390958946">
      <w:marLeft w:val="640"/>
      <w:marRight w:val="0"/>
      <w:marTop w:val="0"/>
      <w:marBottom w:val="0"/>
      <w:divBdr>
        <w:top w:val="none" w:sz="0" w:space="0" w:color="auto"/>
        <w:left w:val="none" w:sz="0" w:space="0" w:color="auto"/>
        <w:bottom w:val="none" w:sz="0" w:space="0" w:color="auto"/>
        <w:right w:val="none" w:sz="0" w:space="0" w:color="auto"/>
      </w:divBdr>
    </w:div>
    <w:div w:id="1391882081">
      <w:marLeft w:val="480"/>
      <w:marRight w:val="0"/>
      <w:marTop w:val="0"/>
      <w:marBottom w:val="0"/>
      <w:divBdr>
        <w:top w:val="none" w:sz="0" w:space="0" w:color="auto"/>
        <w:left w:val="none" w:sz="0" w:space="0" w:color="auto"/>
        <w:bottom w:val="none" w:sz="0" w:space="0" w:color="auto"/>
        <w:right w:val="none" w:sz="0" w:space="0" w:color="auto"/>
      </w:divBdr>
    </w:div>
    <w:div w:id="1392339845">
      <w:marLeft w:val="640"/>
      <w:marRight w:val="0"/>
      <w:marTop w:val="0"/>
      <w:marBottom w:val="0"/>
      <w:divBdr>
        <w:top w:val="none" w:sz="0" w:space="0" w:color="auto"/>
        <w:left w:val="none" w:sz="0" w:space="0" w:color="auto"/>
        <w:bottom w:val="none" w:sz="0" w:space="0" w:color="auto"/>
        <w:right w:val="none" w:sz="0" w:space="0" w:color="auto"/>
      </w:divBdr>
    </w:div>
    <w:div w:id="1392341791">
      <w:marLeft w:val="640"/>
      <w:marRight w:val="0"/>
      <w:marTop w:val="0"/>
      <w:marBottom w:val="0"/>
      <w:divBdr>
        <w:top w:val="none" w:sz="0" w:space="0" w:color="auto"/>
        <w:left w:val="none" w:sz="0" w:space="0" w:color="auto"/>
        <w:bottom w:val="none" w:sz="0" w:space="0" w:color="auto"/>
        <w:right w:val="none" w:sz="0" w:space="0" w:color="auto"/>
      </w:divBdr>
    </w:div>
    <w:div w:id="1392383489">
      <w:marLeft w:val="640"/>
      <w:marRight w:val="0"/>
      <w:marTop w:val="0"/>
      <w:marBottom w:val="0"/>
      <w:divBdr>
        <w:top w:val="none" w:sz="0" w:space="0" w:color="auto"/>
        <w:left w:val="none" w:sz="0" w:space="0" w:color="auto"/>
        <w:bottom w:val="none" w:sz="0" w:space="0" w:color="auto"/>
        <w:right w:val="none" w:sz="0" w:space="0" w:color="auto"/>
      </w:divBdr>
    </w:div>
    <w:div w:id="1392658104">
      <w:marLeft w:val="640"/>
      <w:marRight w:val="0"/>
      <w:marTop w:val="0"/>
      <w:marBottom w:val="0"/>
      <w:divBdr>
        <w:top w:val="none" w:sz="0" w:space="0" w:color="auto"/>
        <w:left w:val="none" w:sz="0" w:space="0" w:color="auto"/>
        <w:bottom w:val="none" w:sz="0" w:space="0" w:color="auto"/>
        <w:right w:val="none" w:sz="0" w:space="0" w:color="auto"/>
      </w:divBdr>
    </w:div>
    <w:div w:id="1393312256">
      <w:marLeft w:val="640"/>
      <w:marRight w:val="0"/>
      <w:marTop w:val="0"/>
      <w:marBottom w:val="0"/>
      <w:divBdr>
        <w:top w:val="none" w:sz="0" w:space="0" w:color="auto"/>
        <w:left w:val="none" w:sz="0" w:space="0" w:color="auto"/>
        <w:bottom w:val="none" w:sz="0" w:space="0" w:color="auto"/>
        <w:right w:val="none" w:sz="0" w:space="0" w:color="auto"/>
      </w:divBdr>
    </w:div>
    <w:div w:id="1393386693">
      <w:marLeft w:val="640"/>
      <w:marRight w:val="0"/>
      <w:marTop w:val="0"/>
      <w:marBottom w:val="0"/>
      <w:divBdr>
        <w:top w:val="none" w:sz="0" w:space="0" w:color="auto"/>
        <w:left w:val="none" w:sz="0" w:space="0" w:color="auto"/>
        <w:bottom w:val="none" w:sz="0" w:space="0" w:color="auto"/>
        <w:right w:val="none" w:sz="0" w:space="0" w:color="auto"/>
      </w:divBdr>
    </w:div>
    <w:div w:id="1393499198">
      <w:marLeft w:val="640"/>
      <w:marRight w:val="0"/>
      <w:marTop w:val="0"/>
      <w:marBottom w:val="0"/>
      <w:divBdr>
        <w:top w:val="none" w:sz="0" w:space="0" w:color="auto"/>
        <w:left w:val="none" w:sz="0" w:space="0" w:color="auto"/>
        <w:bottom w:val="none" w:sz="0" w:space="0" w:color="auto"/>
        <w:right w:val="none" w:sz="0" w:space="0" w:color="auto"/>
      </w:divBdr>
    </w:div>
    <w:div w:id="1393583310">
      <w:bodyDiv w:val="1"/>
      <w:marLeft w:val="0"/>
      <w:marRight w:val="0"/>
      <w:marTop w:val="0"/>
      <w:marBottom w:val="0"/>
      <w:divBdr>
        <w:top w:val="none" w:sz="0" w:space="0" w:color="auto"/>
        <w:left w:val="none" w:sz="0" w:space="0" w:color="auto"/>
        <w:bottom w:val="none" w:sz="0" w:space="0" w:color="auto"/>
        <w:right w:val="none" w:sz="0" w:space="0" w:color="auto"/>
      </w:divBdr>
      <w:divsChild>
        <w:div w:id="28578559">
          <w:marLeft w:val="480"/>
          <w:marRight w:val="0"/>
          <w:marTop w:val="0"/>
          <w:marBottom w:val="0"/>
          <w:divBdr>
            <w:top w:val="none" w:sz="0" w:space="0" w:color="auto"/>
            <w:left w:val="none" w:sz="0" w:space="0" w:color="auto"/>
            <w:bottom w:val="none" w:sz="0" w:space="0" w:color="auto"/>
            <w:right w:val="none" w:sz="0" w:space="0" w:color="auto"/>
          </w:divBdr>
        </w:div>
        <w:div w:id="102236216">
          <w:marLeft w:val="480"/>
          <w:marRight w:val="0"/>
          <w:marTop w:val="0"/>
          <w:marBottom w:val="0"/>
          <w:divBdr>
            <w:top w:val="none" w:sz="0" w:space="0" w:color="auto"/>
            <w:left w:val="none" w:sz="0" w:space="0" w:color="auto"/>
            <w:bottom w:val="none" w:sz="0" w:space="0" w:color="auto"/>
            <w:right w:val="none" w:sz="0" w:space="0" w:color="auto"/>
          </w:divBdr>
        </w:div>
        <w:div w:id="120661285">
          <w:marLeft w:val="480"/>
          <w:marRight w:val="0"/>
          <w:marTop w:val="0"/>
          <w:marBottom w:val="0"/>
          <w:divBdr>
            <w:top w:val="none" w:sz="0" w:space="0" w:color="auto"/>
            <w:left w:val="none" w:sz="0" w:space="0" w:color="auto"/>
            <w:bottom w:val="none" w:sz="0" w:space="0" w:color="auto"/>
            <w:right w:val="none" w:sz="0" w:space="0" w:color="auto"/>
          </w:divBdr>
        </w:div>
        <w:div w:id="137766548">
          <w:marLeft w:val="480"/>
          <w:marRight w:val="0"/>
          <w:marTop w:val="0"/>
          <w:marBottom w:val="0"/>
          <w:divBdr>
            <w:top w:val="none" w:sz="0" w:space="0" w:color="auto"/>
            <w:left w:val="none" w:sz="0" w:space="0" w:color="auto"/>
            <w:bottom w:val="none" w:sz="0" w:space="0" w:color="auto"/>
            <w:right w:val="none" w:sz="0" w:space="0" w:color="auto"/>
          </w:divBdr>
        </w:div>
        <w:div w:id="150416558">
          <w:marLeft w:val="480"/>
          <w:marRight w:val="0"/>
          <w:marTop w:val="0"/>
          <w:marBottom w:val="0"/>
          <w:divBdr>
            <w:top w:val="none" w:sz="0" w:space="0" w:color="auto"/>
            <w:left w:val="none" w:sz="0" w:space="0" w:color="auto"/>
            <w:bottom w:val="none" w:sz="0" w:space="0" w:color="auto"/>
            <w:right w:val="none" w:sz="0" w:space="0" w:color="auto"/>
          </w:divBdr>
        </w:div>
        <w:div w:id="166870872">
          <w:marLeft w:val="480"/>
          <w:marRight w:val="0"/>
          <w:marTop w:val="0"/>
          <w:marBottom w:val="0"/>
          <w:divBdr>
            <w:top w:val="none" w:sz="0" w:space="0" w:color="auto"/>
            <w:left w:val="none" w:sz="0" w:space="0" w:color="auto"/>
            <w:bottom w:val="none" w:sz="0" w:space="0" w:color="auto"/>
            <w:right w:val="none" w:sz="0" w:space="0" w:color="auto"/>
          </w:divBdr>
        </w:div>
        <w:div w:id="176428086">
          <w:marLeft w:val="480"/>
          <w:marRight w:val="0"/>
          <w:marTop w:val="0"/>
          <w:marBottom w:val="0"/>
          <w:divBdr>
            <w:top w:val="none" w:sz="0" w:space="0" w:color="auto"/>
            <w:left w:val="none" w:sz="0" w:space="0" w:color="auto"/>
            <w:bottom w:val="none" w:sz="0" w:space="0" w:color="auto"/>
            <w:right w:val="none" w:sz="0" w:space="0" w:color="auto"/>
          </w:divBdr>
        </w:div>
        <w:div w:id="191579675">
          <w:marLeft w:val="480"/>
          <w:marRight w:val="0"/>
          <w:marTop w:val="0"/>
          <w:marBottom w:val="0"/>
          <w:divBdr>
            <w:top w:val="none" w:sz="0" w:space="0" w:color="auto"/>
            <w:left w:val="none" w:sz="0" w:space="0" w:color="auto"/>
            <w:bottom w:val="none" w:sz="0" w:space="0" w:color="auto"/>
            <w:right w:val="none" w:sz="0" w:space="0" w:color="auto"/>
          </w:divBdr>
        </w:div>
        <w:div w:id="246303022">
          <w:marLeft w:val="480"/>
          <w:marRight w:val="0"/>
          <w:marTop w:val="0"/>
          <w:marBottom w:val="0"/>
          <w:divBdr>
            <w:top w:val="none" w:sz="0" w:space="0" w:color="auto"/>
            <w:left w:val="none" w:sz="0" w:space="0" w:color="auto"/>
            <w:bottom w:val="none" w:sz="0" w:space="0" w:color="auto"/>
            <w:right w:val="none" w:sz="0" w:space="0" w:color="auto"/>
          </w:divBdr>
        </w:div>
        <w:div w:id="295841775">
          <w:marLeft w:val="480"/>
          <w:marRight w:val="0"/>
          <w:marTop w:val="0"/>
          <w:marBottom w:val="0"/>
          <w:divBdr>
            <w:top w:val="none" w:sz="0" w:space="0" w:color="auto"/>
            <w:left w:val="none" w:sz="0" w:space="0" w:color="auto"/>
            <w:bottom w:val="none" w:sz="0" w:space="0" w:color="auto"/>
            <w:right w:val="none" w:sz="0" w:space="0" w:color="auto"/>
          </w:divBdr>
        </w:div>
        <w:div w:id="300695922">
          <w:marLeft w:val="480"/>
          <w:marRight w:val="0"/>
          <w:marTop w:val="0"/>
          <w:marBottom w:val="0"/>
          <w:divBdr>
            <w:top w:val="none" w:sz="0" w:space="0" w:color="auto"/>
            <w:left w:val="none" w:sz="0" w:space="0" w:color="auto"/>
            <w:bottom w:val="none" w:sz="0" w:space="0" w:color="auto"/>
            <w:right w:val="none" w:sz="0" w:space="0" w:color="auto"/>
          </w:divBdr>
        </w:div>
        <w:div w:id="419986483">
          <w:marLeft w:val="480"/>
          <w:marRight w:val="0"/>
          <w:marTop w:val="0"/>
          <w:marBottom w:val="0"/>
          <w:divBdr>
            <w:top w:val="none" w:sz="0" w:space="0" w:color="auto"/>
            <w:left w:val="none" w:sz="0" w:space="0" w:color="auto"/>
            <w:bottom w:val="none" w:sz="0" w:space="0" w:color="auto"/>
            <w:right w:val="none" w:sz="0" w:space="0" w:color="auto"/>
          </w:divBdr>
        </w:div>
        <w:div w:id="440295286">
          <w:marLeft w:val="480"/>
          <w:marRight w:val="0"/>
          <w:marTop w:val="0"/>
          <w:marBottom w:val="0"/>
          <w:divBdr>
            <w:top w:val="none" w:sz="0" w:space="0" w:color="auto"/>
            <w:left w:val="none" w:sz="0" w:space="0" w:color="auto"/>
            <w:bottom w:val="none" w:sz="0" w:space="0" w:color="auto"/>
            <w:right w:val="none" w:sz="0" w:space="0" w:color="auto"/>
          </w:divBdr>
        </w:div>
        <w:div w:id="481191560">
          <w:marLeft w:val="480"/>
          <w:marRight w:val="0"/>
          <w:marTop w:val="0"/>
          <w:marBottom w:val="0"/>
          <w:divBdr>
            <w:top w:val="none" w:sz="0" w:space="0" w:color="auto"/>
            <w:left w:val="none" w:sz="0" w:space="0" w:color="auto"/>
            <w:bottom w:val="none" w:sz="0" w:space="0" w:color="auto"/>
            <w:right w:val="none" w:sz="0" w:space="0" w:color="auto"/>
          </w:divBdr>
        </w:div>
        <w:div w:id="481317401">
          <w:marLeft w:val="480"/>
          <w:marRight w:val="0"/>
          <w:marTop w:val="0"/>
          <w:marBottom w:val="0"/>
          <w:divBdr>
            <w:top w:val="none" w:sz="0" w:space="0" w:color="auto"/>
            <w:left w:val="none" w:sz="0" w:space="0" w:color="auto"/>
            <w:bottom w:val="none" w:sz="0" w:space="0" w:color="auto"/>
            <w:right w:val="none" w:sz="0" w:space="0" w:color="auto"/>
          </w:divBdr>
        </w:div>
        <w:div w:id="510411848">
          <w:marLeft w:val="480"/>
          <w:marRight w:val="0"/>
          <w:marTop w:val="0"/>
          <w:marBottom w:val="0"/>
          <w:divBdr>
            <w:top w:val="none" w:sz="0" w:space="0" w:color="auto"/>
            <w:left w:val="none" w:sz="0" w:space="0" w:color="auto"/>
            <w:bottom w:val="none" w:sz="0" w:space="0" w:color="auto"/>
            <w:right w:val="none" w:sz="0" w:space="0" w:color="auto"/>
          </w:divBdr>
        </w:div>
        <w:div w:id="517472811">
          <w:marLeft w:val="480"/>
          <w:marRight w:val="0"/>
          <w:marTop w:val="0"/>
          <w:marBottom w:val="0"/>
          <w:divBdr>
            <w:top w:val="none" w:sz="0" w:space="0" w:color="auto"/>
            <w:left w:val="none" w:sz="0" w:space="0" w:color="auto"/>
            <w:bottom w:val="none" w:sz="0" w:space="0" w:color="auto"/>
            <w:right w:val="none" w:sz="0" w:space="0" w:color="auto"/>
          </w:divBdr>
        </w:div>
        <w:div w:id="519779913">
          <w:marLeft w:val="480"/>
          <w:marRight w:val="0"/>
          <w:marTop w:val="0"/>
          <w:marBottom w:val="0"/>
          <w:divBdr>
            <w:top w:val="none" w:sz="0" w:space="0" w:color="auto"/>
            <w:left w:val="none" w:sz="0" w:space="0" w:color="auto"/>
            <w:bottom w:val="none" w:sz="0" w:space="0" w:color="auto"/>
            <w:right w:val="none" w:sz="0" w:space="0" w:color="auto"/>
          </w:divBdr>
        </w:div>
        <w:div w:id="524250141">
          <w:marLeft w:val="480"/>
          <w:marRight w:val="0"/>
          <w:marTop w:val="0"/>
          <w:marBottom w:val="0"/>
          <w:divBdr>
            <w:top w:val="none" w:sz="0" w:space="0" w:color="auto"/>
            <w:left w:val="none" w:sz="0" w:space="0" w:color="auto"/>
            <w:bottom w:val="none" w:sz="0" w:space="0" w:color="auto"/>
            <w:right w:val="none" w:sz="0" w:space="0" w:color="auto"/>
          </w:divBdr>
        </w:div>
        <w:div w:id="536436308">
          <w:marLeft w:val="480"/>
          <w:marRight w:val="0"/>
          <w:marTop w:val="0"/>
          <w:marBottom w:val="0"/>
          <w:divBdr>
            <w:top w:val="none" w:sz="0" w:space="0" w:color="auto"/>
            <w:left w:val="none" w:sz="0" w:space="0" w:color="auto"/>
            <w:bottom w:val="none" w:sz="0" w:space="0" w:color="auto"/>
            <w:right w:val="none" w:sz="0" w:space="0" w:color="auto"/>
          </w:divBdr>
        </w:div>
        <w:div w:id="592327023">
          <w:marLeft w:val="480"/>
          <w:marRight w:val="0"/>
          <w:marTop w:val="0"/>
          <w:marBottom w:val="0"/>
          <w:divBdr>
            <w:top w:val="none" w:sz="0" w:space="0" w:color="auto"/>
            <w:left w:val="none" w:sz="0" w:space="0" w:color="auto"/>
            <w:bottom w:val="none" w:sz="0" w:space="0" w:color="auto"/>
            <w:right w:val="none" w:sz="0" w:space="0" w:color="auto"/>
          </w:divBdr>
        </w:div>
        <w:div w:id="622923812">
          <w:marLeft w:val="480"/>
          <w:marRight w:val="0"/>
          <w:marTop w:val="0"/>
          <w:marBottom w:val="0"/>
          <w:divBdr>
            <w:top w:val="none" w:sz="0" w:space="0" w:color="auto"/>
            <w:left w:val="none" w:sz="0" w:space="0" w:color="auto"/>
            <w:bottom w:val="none" w:sz="0" w:space="0" w:color="auto"/>
            <w:right w:val="none" w:sz="0" w:space="0" w:color="auto"/>
          </w:divBdr>
        </w:div>
        <w:div w:id="625240528">
          <w:marLeft w:val="480"/>
          <w:marRight w:val="0"/>
          <w:marTop w:val="0"/>
          <w:marBottom w:val="0"/>
          <w:divBdr>
            <w:top w:val="none" w:sz="0" w:space="0" w:color="auto"/>
            <w:left w:val="none" w:sz="0" w:space="0" w:color="auto"/>
            <w:bottom w:val="none" w:sz="0" w:space="0" w:color="auto"/>
            <w:right w:val="none" w:sz="0" w:space="0" w:color="auto"/>
          </w:divBdr>
        </w:div>
        <w:div w:id="648704776">
          <w:marLeft w:val="480"/>
          <w:marRight w:val="0"/>
          <w:marTop w:val="0"/>
          <w:marBottom w:val="0"/>
          <w:divBdr>
            <w:top w:val="none" w:sz="0" w:space="0" w:color="auto"/>
            <w:left w:val="none" w:sz="0" w:space="0" w:color="auto"/>
            <w:bottom w:val="none" w:sz="0" w:space="0" w:color="auto"/>
            <w:right w:val="none" w:sz="0" w:space="0" w:color="auto"/>
          </w:divBdr>
        </w:div>
        <w:div w:id="649139735">
          <w:marLeft w:val="480"/>
          <w:marRight w:val="0"/>
          <w:marTop w:val="0"/>
          <w:marBottom w:val="0"/>
          <w:divBdr>
            <w:top w:val="none" w:sz="0" w:space="0" w:color="auto"/>
            <w:left w:val="none" w:sz="0" w:space="0" w:color="auto"/>
            <w:bottom w:val="none" w:sz="0" w:space="0" w:color="auto"/>
            <w:right w:val="none" w:sz="0" w:space="0" w:color="auto"/>
          </w:divBdr>
        </w:div>
        <w:div w:id="692533831">
          <w:marLeft w:val="480"/>
          <w:marRight w:val="0"/>
          <w:marTop w:val="0"/>
          <w:marBottom w:val="0"/>
          <w:divBdr>
            <w:top w:val="none" w:sz="0" w:space="0" w:color="auto"/>
            <w:left w:val="none" w:sz="0" w:space="0" w:color="auto"/>
            <w:bottom w:val="none" w:sz="0" w:space="0" w:color="auto"/>
            <w:right w:val="none" w:sz="0" w:space="0" w:color="auto"/>
          </w:divBdr>
        </w:div>
        <w:div w:id="717555894">
          <w:marLeft w:val="480"/>
          <w:marRight w:val="0"/>
          <w:marTop w:val="0"/>
          <w:marBottom w:val="0"/>
          <w:divBdr>
            <w:top w:val="none" w:sz="0" w:space="0" w:color="auto"/>
            <w:left w:val="none" w:sz="0" w:space="0" w:color="auto"/>
            <w:bottom w:val="none" w:sz="0" w:space="0" w:color="auto"/>
            <w:right w:val="none" w:sz="0" w:space="0" w:color="auto"/>
          </w:divBdr>
        </w:div>
        <w:div w:id="775171781">
          <w:marLeft w:val="480"/>
          <w:marRight w:val="0"/>
          <w:marTop w:val="0"/>
          <w:marBottom w:val="0"/>
          <w:divBdr>
            <w:top w:val="none" w:sz="0" w:space="0" w:color="auto"/>
            <w:left w:val="none" w:sz="0" w:space="0" w:color="auto"/>
            <w:bottom w:val="none" w:sz="0" w:space="0" w:color="auto"/>
            <w:right w:val="none" w:sz="0" w:space="0" w:color="auto"/>
          </w:divBdr>
        </w:div>
        <w:div w:id="821115842">
          <w:marLeft w:val="480"/>
          <w:marRight w:val="0"/>
          <w:marTop w:val="0"/>
          <w:marBottom w:val="0"/>
          <w:divBdr>
            <w:top w:val="none" w:sz="0" w:space="0" w:color="auto"/>
            <w:left w:val="none" w:sz="0" w:space="0" w:color="auto"/>
            <w:bottom w:val="none" w:sz="0" w:space="0" w:color="auto"/>
            <w:right w:val="none" w:sz="0" w:space="0" w:color="auto"/>
          </w:divBdr>
        </w:div>
        <w:div w:id="831024655">
          <w:marLeft w:val="480"/>
          <w:marRight w:val="0"/>
          <w:marTop w:val="0"/>
          <w:marBottom w:val="0"/>
          <w:divBdr>
            <w:top w:val="none" w:sz="0" w:space="0" w:color="auto"/>
            <w:left w:val="none" w:sz="0" w:space="0" w:color="auto"/>
            <w:bottom w:val="none" w:sz="0" w:space="0" w:color="auto"/>
            <w:right w:val="none" w:sz="0" w:space="0" w:color="auto"/>
          </w:divBdr>
        </w:div>
        <w:div w:id="858003427">
          <w:marLeft w:val="480"/>
          <w:marRight w:val="0"/>
          <w:marTop w:val="0"/>
          <w:marBottom w:val="0"/>
          <w:divBdr>
            <w:top w:val="none" w:sz="0" w:space="0" w:color="auto"/>
            <w:left w:val="none" w:sz="0" w:space="0" w:color="auto"/>
            <w:bottom w:val="none" w:sz="0" w:space="0" w:color="auto"/>
            <w:right w:val="none" w:sz="0" w:space="0" w:color="auto"/>
          </w:divBdr>
        </w:div>
        <w:div w:id="861936051">
          <w:marLeft w:val="480"/>
          <w:marRight w:val="0"/>
          <w:marTop w:val="0"/>
          <w:marBottom w:val="0"/>
          <w:divBdr>
            <w:top w:val="none" w:sz="0" w:space="0" w:color="auto"/>
            <w:left w:val="none" w:sz="0" w:space="0" w:color="auto"/>
            <w:bottom w:val="none" w:sz="0" w:space="0" w:color="auto"/>
            <w:right w:val="none" w:sz="0" w:space="0" w:color="auto"/>
          </w:divBdr>
        </w:div>
        <w:div w:id="869951592">
          <w:marLeft w:val="480"/>
          <w:marRight w:val="0"/>
          <w:marTop w:val="0"/>
          <w:marBottom w:val="0"/>
          <w:divBdr>
            <w:top w:val="none" w:sz="0" w:space="0" w:color="auto"/>
            <w:left w:val="none" w:sz="0" w:space="0" w:color="auto"/>
            <w:bottom w:val="none" w:sz="0" w:space="0" w:color="auto"/>
            <w:right w:val="none" w:sz="0" w:space="0" w:color="auto"/>
          </w:divBdr>
        </w:div>
        <w:div w:id="1100637279">
          <w:marLeft w:val="480"/>
          <w:marRight w:val="0"/>
          <w:marTop w:val="0"/>
          <w:marBottom w:val="0"/>
          <w:divBdr>
            <w:top w:val="none" w:sz="0" w:space="0" w:color="auto"/>
            <w:left w:val="none" w:sz="0" w:space="0" w:color="auto"/>
            <w:bottom w:val="none" w:sz="0" w:space="0" w:color="auto"/>
            <w:right w:val="none" w:sz="0" w:space="0" w:color="auto"/>
          </w:divBdr>
        </w:div>
        <w:div w:id="1154033000">
          <w:marLeft w:val="480"/>
          <w:marRight w:val="0"/>
          <w:marTop w:val="0"/>
          <w:marBottom w:val="0"/>
          <w:divBdr>
            <w:top w:val="none" w:sz="0" w:space="0" w:color="auto"/>
            <w:left w:val="none" w:sz="0" w:space="0" w:color="auto"/>
            <w:bottom w:val="none" w:sz="0" w:space="0" w:color="auto"/>
            <w:right w:val="none" w:sz="0" w:space="0" w:color="auto"/>
          </w:divBdr>
        </w:div>
        <w:div w:id="1224218931">
          <w:marLeft w:val="480"/>
          <w:marRight w:val="0"/>
          <w:marTop w:val="0"/>
          <w:marBottom w:val="0"/>
          <w:divBdr>
            <w:top w:val="none" w:sz="0" w:space="0" w:color="auto"/>
            <w:left w:val="none" w:sz="0" w:space="0" w:color="auto"/>
            <w:bottom w:val="none" w:sz="0" w:space="0" w:color="auto"/>
            <w:right w:val="none" w:sz="0" w:space="0" w:color="auto"/>
          </w:divBdr>
        </w:div>
        <w:div w:id="1278484295">
          <w:marLeft w:val="480"/>
          <w:marRight w:val="0"/>
          <w:marTop w:val="0"/>
          <w:marBottom w:val="0"/>
          <w:divBdr>
            <w:top w:val="none" w:sz="0" w:space="0" w:color="auto"/>
            <w:left w:val="none" w:sz="0" w:space="0" w:color="auto"/>
            <w:bottom w:val="none" w:sz="0" w:space="0" w:color="auto"/>
            <w:right w:val="none" w:sz="0" w:space="0" w:color="auto"/>
          </w:divBdr>
        </w:div>
        <w:div w:id="1318612426">
          <w:marLeft w:val="480"/>
          <w:marRight w:val="0"/>
          <w:marTop w:val="0"/>
          <w:marBottom w:val="0"/>
          <w:divBdr>
            <w:top w:val="none" w:sz="0" w:space="0" w:color="auto"/>
            <w:left w:val="none" w:sz="0" w:space="0" w:color="auto"/>
            <w:bottom w:val="none" w:sz="0" w:space="0" w:color="auto"/>
            <w:right w:val="none" w:sz="0" w:space="0" w:color="auto"/>
          </w:divBdr>
        </w:div>
        <w:div w:id="1348403406">
          <w:marLeft w:val="480"/>
          <w:marRight w:val="0"/>
          <w:marTop w:val="0"/>
          <w:marBottom w:val="0"/>
          <w:divBdr>
            <w:top w:val="none" w:sz="0" w:space="0" w:color="auto"/>
            <w:left w:val="none" w:sz="0" w:space="0" w:color="auto"/>
            <w:bottom w:val="none" w:sz="0" w:space="0" w:color="auto"/>
            <w:right w:val="none" w:sz="0" w:space="0" w:color="auto"/>
          </w:divBdr>
        </w:div>
        <w:div w:id="1362852146">
          <w:marLeft w:val="480"/>
          <w:marRight w:val="0"/>
          <w:marTop w:val="0"/>
          <w:marBottom w:val="0"/>
          <w:divBdr>
            <w:top w:val="none" w:sz="0" w:space="0" w:color="auto"/>
            <w:left w:val="none" w:sz="0" w:space="0" w:color="auto"/>
            <w:bottom w:val="none" w:sz="0" w:space="0" w:color="auto"/>
            <w:right w:val="none" w:sz="0" w:space="0" w:color="auto"/>
          </w:divBdr>
        </w:div>
        <w:div w:id="1372417309">
          <w:marLeft w:val="480"/>
          <w:marRight w:val="0"/>
          <w:marTop w:val="0"/>
          <w:marBottom w:val="0"/>
          <w:divBdr>
            <w:top w:val="none" w:sz="0" w:space="0" w:color="auto"/>
            <w:left w:val="none" w:sz="0" w:space="0" w:color="auto"/>
            <w:bottom w:val="none" w:sz="0" w:space="0" w:color="auto"/>
            <w:right w:val="none" w:sz="0" w:space="0" w:color="auto"/>
          </w:divBdr>
        </w:div>
        <w:div w:id="1375809600">
          <w:marLeft w:val="480"/>
          <w:marRight w:val="0"/>
          <w:marTop w:val="0"/>
          <w:marBottom w:val="0"/>
          <w:divBdr>
            <w:top w:val="none" w:sz="0" w:space="0" w:color="auto"/>
            <w:left w:val="none" w:sz="0" w:space="0" w:color="auto"/>
            <w:bottom w:val="none" w:sz="0" w:space="0" w:color="auto"/>
            <w:right w:val="none" w:sz="0" w:space="0" w:color="auto"/>
          </w:divBdr>
        </w:div>
        <w:div w:id="1409495129">
          <w:marLeft w:val="480"/>
          <w:marRight w:val="0"/>
          <w:marTop w:val="0"/>
          <w:marBottom w:val="0"/>
          <w:divBdr>
            <w:top w:val="none" w:sz="0" w:space="0" w:color="auto"/>
            <w:left w:val="none" w:sz="0" w:space="0" w:color="auto"/>
            <w:bottom w:val="none" w:sz="0" w:space="0" w:color="auto"/>
            <w:right w:val="none" w:sz="0" w:space="0" w:color="auto"/>
          </w:divBdr>
        </w:div>
        <w:div w:id="1430082417">
          <w:marLeft w:val="480"/>
          <w:marRight w:val="0"/>
          <w:marTop w:val="0"/>
          <w:marBottom w:val="0"/>
          <w:divBdr>
            <w:top w:val="none" w:sz="0" w:space="0" w:color="auto"/>
            <w:left w:val="none" w:sz="0" w:space="0" w:color="auto"/>
            <w:bottom w:val="none" w:sz="0" w:space="0" w:color="auto"/>
            <w:right w:val="none" w:sz="0" w:space="0" w:color="auto"/>
          </w:divBdr>
        </w:div>
        <w:div w:id="1437670561">
          <w:marLeft w:val="480"/>
          <w:marRight w:val="0"/>
          <w:marTop w:val="0"/>
          <w:marBottom w:val="0"/>
          <w:divBdr>
            <w:top w:val="none" w:sz="0" w:space="0" w:color="auto"/>
            <w:left w:val="none" w:sz="0" w:space="0" w:color="auto"/>
            <w:bottom w:val="none" w:sz="0" w:space="0" w:color="auto"/>
            <w:right w:val="none" w:sz="0" w:space="0" w:color="auto"/>
          </w:divBdr>
        </w:div>
        <w:div w:id="1516075298">
          <w:marLeft w:val="480"/>
          <w:marRight w:val="0"/>
          <w:marTop w:val="0"/>
          <w:marBottom w:val="0"/>
          <w:divBdr>
            <w:top w:val="none" w:sz="0" w:space="0" w:color="auto"/>
            <w:left w:val="none" w:sz="0" w:space="0" w:color="auto"/>
            <w:bottom w:val="none" w:sz="0" w:space="0" w:color="auto"/>
            <w:right w:val="none" w:sz="0" w:space="0" w:color="auto"/>
          </w:divBdr>
        </w:div>
        <w:div w:id="1566528742">
          <w:marLeft w:val="480"/>
          <w:marRight w:val="0"/>
          <w:marTop w:val="0"/>
          <w:marBottom w:val="0"/>
          <w:divBdr>
            <w:top w:val="none" w:sz="0" w:space="0" w:color="auto"/>
            <w:left w:val="none" w:sz="0" w:space="0" w:color="auto"/>
            <w:bottom w:val="none" w:sz="0" w:space="0" w:color="auto"/>
            <w:right w:val="none" w:sz="0" w:space="0" w:color="auto"/>
          </w:divBdr>
        </w:div>
        <w:div w:id="1722947248">
          <w:marLeft w:val="480"/>
          <w:marRight w:val="0"/>
          <w:marTop w:val="0"/>
          <w:marBottom w:val="0"/>
          <w:divBdr>
            <w:top w:val="none" w:sz="0" w:space="0" w:color="auto"/>
            <w:left w:val="none" w:sz="0" w:space="0" w:color="auto"/>
            <w:bottom w:val="none" w:sz="0" w:space="0" w:color="auto"/>
            <w:right w:val="none" w:sz="0" w:space="0" w:color="auto"/>
          </w:divBdr>
        </w:div>
        <w:div w:id="1796943418">
          <w:marLeft w:val="480"/>
          <w:marRight w:val="0"/>
          <w:marTop w:val="0"/>
          <w:marBottom w:val="0"/>
          <w:divBdr>
            <w:top w:val="none" w:sz="0" w:space="0" w:color="auto"/>
            <w:left w:val="none" w:sz="0" w:space="0" w:color="auto"/>
            <w:bottom w:val="none" w:sz="0" w:space="0" w:color="auto"/>
            <w:right w:val="none" w:sz="0" w:space="0" w:color="auto"/>
          </w:divBdr>
        </w:div>
        <w:div w:id="1947879745">
          <w:marLeft w:val="480"/>
          <w:marRight w:val="0"/>
          <w:marTop w:val="0"/>
          <w:marBottom w:val="0"/>
          <w:divBdr>
            <w:top w:val="none" w:sz="0" w:space="0" w:color="auto"/>
            <w:left w:val="none" w:sz="0" w:space="0" w:color="auto"/>
            <w:bottom w:val="none" w:sz="0" w:space="0" w:color="auto"/>
            <w:right w:val="none" w:sz="0" w:space="0" w:color="auto"/>
          </w:divBdr>
        </w:div>
        <w:div w:id="1958759333">
          <w:marLeft w:val="480"/>
          <w:marRight w:val="0"/>
          <w:marTop w:val="0"/>
          <w:marBottom w:val="0"/>
          <w:divBdr>
            <w:top w:val="none" w:sz="0" w:space="0" w:color="auto"/>
            <w:left w:val="none" w:sz="0" w:space="0" w:color="auto"/>
            <w:bottom w:val="none" w:sz="0" w:space="0" w:color="auto"/>
            <w:right w:val="none" w:sz="0" w:space="0" w:color="auto"/>
          </w:divBdr>
        </w:div>
        <w:div w:id="2044747681">
          <w:marLeft w:val="480"/>
          <w:marRight w:val="0"/>
          <w:marTop w:val="0"/>
          <w:marBottom w:val="0"/>
          <w:divBdr>
            <w:top w:val="none" w:sz="0" w:space="0" w:color="auto"/>
            <w:left w:val="none" w:sz="0" w:space="0" w:color="auto"/>
            <w:bottom w:val="none" w:sz="0" w:space="0" w:color="auto"/>
            <w:right w:val="none" w:sz="0" w:space="0" w:color="auto"/>
          </w:divBdr>
        </w:div>
        <w:div w:id="2074813405">
          <w:marLeft w:val="480"/>
          <w:marRight w:val="0"/>
          <w:marTop w:val="0"/>
          <w:marBottom w:val="0"/>
          <w:divBdr>
            <w:top w:val="none" w:sz="0" w:space="0" w:color="auto"/>
            <w:left w:val="none" w:sz="0" w:space="0" w:color="auto"/>
            <w:bottom w:val="none" w:sz="0" w:space="0" w:color="auto"/>
            <w:right w:val="none" w:sz="0" w:space="0" w:color="auto"/>
          </w:divBdr>
        </w:div>
        <w:div w:id="2133789889">
          <w:marLeft w:val="480"/>
          <w:marRight w:val="0"/>
          <w:marTop w:val="0"/>
          <w:marBottom w:val="0"/>
          <w:divBdr>
            <w:top w:val="none" w:sz="0" w:space="0" w:color="auto"/>
            <w:left w:val="none" w:sz="0" w:space="0" w:color="auto"/>
            <w:bottom w:val="none" w:sz="0" w:space="0" w:color="auto"/>
            <w:right w:val="none" w:sz="0" w:space="0" w:color="auto"/>
          </w:divBdr>
        </w:div>
      </w:divsChild>
    </w:div>
    <w:div w:id="1393769379">
      <w:bodyDiv w:val="1"/>
      <w:marLeft w:val="0"/>
      <w:marRight w:val="0"/>
      <w:marTop w:val="0"/>
      <w:marBottom w:val="0"/>
      <w:divBdr>
        <w:top w:val="none" w:sz="0" w:space="0" w:color="auto"/>
        <w:left w:val="none" w:sz="0" w:space="0" w:color="auto"/>
        <w:bottom w:val="none" w:sz="0" w:space="0" w:color="auto"/>
        <w:right w:val="none" w:sz="0" w:space="0" w:color="auto"/>
      </w:divBdr>
    </w:div>
    <w:div w:id="1395422558">
      <w:bodyDiv w:val="1"/>
      <w:marLeft w:val="0"/>
      <w:marRight w:val="0"/>
      <w:marTop w:val="0"/>
      <w:marBottom w:val="0"/>
      <w:divBdr>
        <w:top w:val="none" w:sz="0" w:space="0" w:color="auto"/>
        <w:left w:val="none" w:sz="0" w:space="0" w:color="auto"/>
        <w:bottom w:val="none" w:sz="0" w:space="0" w:color="auto"/>
        <w:right w:val="none" w:sz="0" w:space="0" w:color="auto"/>
      </w:divBdr>
    </w:div>
    <w:div w:id="1395618748">
      <w:marLeft w:val="640"/>
      <w:marRight w:val="0"/>
      <w:marTop w:val="0"/>
      <w:marBottom w:val="0"/>
      <w:divBdr>
        <w:top w:val="none" w:sz="0" w:space="0" w:color="auto"/>
        <w:left w:val="none" w:sz="0" w:space="0" w:color="auto"/>
        <w:bottom w:val="none" w:sz="0" w:space="0" w:color="auto"/>
        <w:right w:val="none" w:sz="0" w:space="0" w:color="auto"/>
      </w:divBdr>
    </w:div>
    <w:div w:id="1395735542">
      <w:marLeft w:val="640"/>
      <w:marRight w:val="0"/>
      <w:marTop w:val="0"/>
      <w:marBottom w:val="0"/>
      <w:divBdr>
        <w:top w:val="none" w:sz="0" w:space="0" w:color="auto"/>
        <w:left w:val="none" w:sz="0" w:space="0" w:color="auto"/>
        <w:bottom w:val="none" w:sz="0" w:space="0" w:color="auto"/>
        <w:right w:val="none" w:sz="0" w:space="0" w:color="auto"/>
      </w:divBdr>
    </w:div>
    <w:div w:id="1396467855">
      <w:marLeft w:val="640"/>
      <w:marRight w:val="0"/>
      <w:marTop w:val="0"/>
      <w:marBottom w:val="0"/>
      <w:divBdr>
        <w:top w:val="none" w:sz="0" w:space="0" w:color="auto"/>
        <w:left w:val="none" w:sz="0" w:space="0" w:color="auto"/>
        <w:bottom w:val="none" w:sz="0" w:space="0" w:color="auto"/>
        <w:right w:val="none" w:sz="0" w:space="0" w:color="auto"/>
      </w:divBdr>
    </w:div>
    <w:div w:id="1396590730">
      <w:marLeft w:val="640"/>
      <w:marRight w:val="0"/>
      <w:marTop w:val="0"/>
      <w:marBottom w:val="0"/>
      <w:divBdr>
        <w:top w:val="none" w:sz="0" w:space="0" w:color="auto"/>
        <w:left w:val="none" w:sz="0" w:space="0" w:color="auto"/>
        <w:bottom w:val="none" w:sz="0" w:space="0" w:color="auto"/>
        <w:right w:val="none" w:sz="0" w:space="0" w:color="auto"/>
      </w:divBdr>
    </w:div>
    <w:div w:id="1396735188">
      <w:marLeft w:val="640"/>
      <w:marRight w:val="0"/>
      <w:marTop w:val="0"/>
      <w:marBottom w:val="0"/>
      <w:divBdr>
        <w:top w:val="none" w:sz="0" w:space="0" w:color="auto"/>
        <w:left w:val="none" w:sz="0" w:space="0" w:color="auto"/>
        <w:bottom w:val="none" w:sz="0" w:space="0" w:color="auto"/>
        <w:right w:val="none" w:sz="0" w:space="0" w:color="auto"/>
      </w:divBdr>
    </w:div>
    <w:div w:id="1397313593">
      <w:bodyDiv w:val="1"/>
      <w:marLeft w:val="0"/>
      <w:marRight w:val="0"/>
      <w:marTop w:val="0"/>
      <w:marBottom w:val="0"/>
      <w:divBdr>
        <w:top w:val="none" w:sz="0" w:space="0" w:color="auto"/>
        <w:left w:val="none" w:sz="0" w:space="0" w:color="auto"/>
        <w:bottom w:val="none" w:sz="0" w:space="0" w:color="auto"/>
        <w:right w:val="none" w:sz="0" w:space="0" w:color="auto"/>
      </w:divBdr>
    </w:div>
    <w:div w:id="1397317041">
      <w:marLeft w:val="640"/>
      <w:marRight w:val="0"/>
      <w:marTop w:val="0"/>
      <w:marBottom w:val="0"/>
      <w:divBdr>
        <w:top w:val="none" w:sz="0" w:space="0" w:color="auto"/>
        <w:left w:val="none" w:sz="0" w:space="0" w:color="auto"/>
        <w:bottom w:val="none" w:sz="0" w:space="0" w:color="auto"/>
        <w:right w:val="none" w:sz="0" w:space="0" w:color="auto"/>
      </w:divBdr>
    </w:div>
    <w:div w:id="1397318927">
      <w:bodyDiv w:val="1"/>
      <w:marLeft w:val="0"/>
      <w:marRight w:val="0"/>
      <w:marTop w:val="0"/>
      <w:marBottom w:val="0"/>
      <w:divBdr>
        <w:top w:val="none" w:sz="0" w:space="0" w:color="auto"/>
        <w:left w:val="none" w:sz="0" w:space="0" w:color="auto"/>
        <w:bottom w:val="none" w:sz="0" w:space="0" w:color="auto"/>
        <w:right w:val="none" w:sz="0" w:space="0" w:color="auto"/>
      </w:divBdr>
      <w:divsChild>
        <w:div w:id="7804591">
          <w:marLeft w:val="480"/>
          <w:marRight w:val="0"/>
          <w:marTop w:val="0"/>
          <w:marBottom w:val="0"/>
          <w:divBdr>
            <w:top w:val="none" w:sz="0" w:space="0" w:color="auto"/>
            <w:left w:val="none" w:sz="0" w:space="0" w:color="auto"/>
            <w:bottom w:val="none" w:sz="0" w:space="0" w:color="auto"/>
            <w:right w:val="none" w:sz="0" w:space="0" w:color="auto"/>
          </w:divBdr>
        </w:div>
        <w:div w:id="8533336">
          <w:marLeft w:val="480"/>
          <w:marRight w:val="0"/>
          <w:marTop w:val="0"/>
          <w:marBottom w:val="0"/>
          <w:divBdr>
            <w:top w:val="none" w:sz="0" w:space="0" w:color="auto"/>
            <w:left w:val="none" w:sz="0" w:space="0" w:color="auto"/>
            <w:bottom w:val="none" w:sz="0" w:space="0" w:color="auto"/>
            <w:right w:val="none" w:sz="0" w:space="0" w:color="auto"/>
          </w:divBdr>
        </w:div>
        <w:div w:id="41759241">
          <w:marLeft w:val="480"/>
          <w:marRight w:val="0"/>
          <w:marTop w:val="0"/>
          <w:marBottom w:val="0"/>
          <w:divBdr>
            <w:top w:val="none" w:sz="0" w:space="0" w:color="auto"/>
            <w:left w:val="none" w:sz="0" w:space="0" w:color="auto"/>
            <w:bottom w:val="none" w:sz="0" w:space="0" w:color="auto"/>
            <w:right w:val="none" w:sz="0" w:space="0" w:color="auto"/>
          </w:divBdr>
        </w:div>
        <w:div w:id="51857701">
          <w:marLeft w:val="480"/>
          <w:marRight w:val="0"/>
          <w:marTop w:val="0"/>
          <w:marBottom w:val="0"/>
          <w:divBdr>
            <w:top w:val="none" w:sz="0" w:space="0" w:color="auto"/>
            <w:left w:val="none" w:sz="0" w:space="0" w:color="auto"/>
            <w:bottom w:val="none" w:sz="0" w:space="0" w:color="auto"/>
            <w:right w:val="none" w:sz="0" w:space="0" w:color="auto"/>
          </w:divBdr>
        </w:div>
        <w:div w:id="66341435">
          <w:marLeft w:val="480"/>
          <w:marRight w:val="0"/>
          <w:marTop w:val="0"/>
          <w:marBottom w:val="0"/>
          <w:divBdr>
            <w:top w:val="none" w:sz="0" w:space="0" w:color="auto"/>
            <w:left w:val="none" w:sz="0" w:space="0" w:color="auto"/>
            <w:bottom w:val="none" w:sz="0" w:space="0" w:color="auto"/>
            <w:right w:val="none" w:sz="0" w:space="0" w:color="auto"/>
          </w:divBdr>
        </w:div>
        <w:div w:id="74476554">
          <w:marLeft w:val="480"/>
          <w:marRight w:val="0"/>
          <w:marTop w:val="0"/>
          <w:marBottom w:val="0"/>
          <w:divBdr>
            <w:top w:val="none" w:sz="0" w:space="0" w:color="auto"/>
            <w:left w:val="none" w:sz="0" w:space="0" w:color="auto"/>
            <w:bottom w:val="none" w:sz="0" w:space="0" w:color="auto"/>
            <w:right w:val="none" w:sz="0" w:space="0" w:color="auto"/>
          </w:divBdr>
        </w:div>
        <w:div w:id="106320455">
          <w:marLeft w:val="480"/>
          <w:marRight w:val="0"/>
          <w:marTop w:val="0"/>
          <w:marBottom w:val="0"/>
          <w:divBdr>
            <w:top w:val="none" w:sz="0" w:space="0" w:color="auto"/>
            <w:left w:val="none" w:sz="0" w:space="0" w:color="auto"/>
            <w:bottom w:val="none" w:sz="0" w:space="0" w:color="auto"/>
            <w:right w:val="none" w:sz="0" w:space="0" w:color="auto"/>
          </w:divBdr>
        </w:div>
        <w:div w:id="144392773">
          <w:marLeft w:val="480"/>
          <w:marRight w:val="0"/>
          <w:marTop w:val="0"/>
          <w:marBottom w:val="0"/>
          <w:divBdr>
            <w:top w:val="none" w:sz="0" w:space="0" w:color="auto"/>
            <w:left w:val="none" w:sz="0" w:space="0" w:color="auto"/>
            <w:bottom w:val="none" w:sz="0" w:space="0" w:color="auto"/>
            <w:right w:val="none" w:sz="0" w:space="0" w:color="auto"/>
          </w:divBdr>
        </w:div>
        <w:div w:id="186523724">
          <w:marLeft w:val="480"/>
          <w:marRight w:val="0"/>
          <w:marTop w:val="0"/>
          <w:marBottom w:val="0"/>
          <w:divBdr>
            <w:top w:val="none" w:sz="0" w:space="0" w:color="auto"/>
            <w:left w:val="none" w:sz="0" w:space="0" w:color="auto"/>
            <w:bottom w:val="none" w:sz="0" w:space="0" w:color="auto"/>
            <w:right w:val="none" w:sz="0" w:space="0" w:color="auto"/>
          </w:divBdr>
        </w:div>
        <w:div w:id="196359538">
          <w:marLeft w:val="480"/>
          <w:marRight w:val="0"/>
          <w:marTop w:val="0"/>
          <w:marBottom w:val="0"/>
          <w:divBdr>
            <w:top w:val="none" w:sz="0" w:space="0" w:color="auto"/>
            <w:left w:val="none" w:sz="0" w:space="0" w:color="auto"/>
            <w:bottom w:val="none" w:sz="0" w:space="0" w:color="auto"/>
            <w:right w:val="none" w:sz="0" w:space="0" w:color="auto"/>
          </w:divBdr>
        </w:div>
        <w:div w:id="315845104">
          <w:marLeft w:val="480"/>
          <w:marRight w:val="0"/>
          <w:marTop w:val="0"/>
          <w:marBottom w:val="0"/>
          <w:divBdr>
            <w:top w:val="none" w:sz="0" w:space="0" w:color="auto"/>
            <w:left w:val="none" w:sz="0" w:space="0" w:color="auto"/>
            <w:bottom w:val="none" w:sz="0" w:space="0" w:color="auto"/>
            <w:right w:val="none" w:sz="0" w:space="0" w:color="auto"/>
          </w:divBdr>
        </w:div>
        <w:div w:id="408581980">
          <w:marLeft w:val="480"/>
          <w:marRight w:val="0"/>
          <w:marTop w:val="0"/>
          <w:marBottom w:val="0"/>
          <w:divBdr>
            <w:top w:val="none" w:sz="0" w:space="0" w:color="auto"/>
            <w:left w:val="none" w:sz="0" w:space="0" w:color="auto"/>
            <w:bottom w:val="none" w:sz="0" w:space="0" w:color="auto"/>
            <w:right w:val="none" w:sz="0" w:space="0" w:color="auto"/>
          </w:divBdr>
        </w:div>
        <w:div w:id="417336018">
          <w:marLeft w:val="480"/>
          <w:marRight w:val="0"/>
          <w:marTop w:val="0"/>
          <w:marBottom w:val="0"/>
          <w:divBdr>
            <w:top w:val="none" w:sz="0" w:space="0" w:color="auto"/>
            <w:left w:val="none" w:sz="0" w:space="0" w:color="auto"/>
            <w:bottom w:val="none" w:sz="0" w:space="0" w:color="auto"/>
            <w:right w:val="none" w:sz="0" w:space="0" w:color="auto"/>
          </w:divBdr>
        </w:div>
        <w:div w:id="426586928">
          <w:marLeft w:val="480"/>
          <w:marRight w:val="0"/>
          <w:marTop w:val="0"/>
          <w:marBottom w:val="0"/>
          <w:divBdr>
            <w:top w:val="none" w:sz="0" w:space="0" w:color="auto"/>
            <w:left w:val="none" w:sz="0" w:space="0" w:color="auto"/>
            <w:bottom w:val="none" w:sz="0" w:space="0" w:color="auto"/>
            <w:right w:val="none" w:sz="0" w:space="0" w:color="auto"/>
          </w:divBdr>
        </w:div>
        <w:div w:id="487327058">
          <w:marLeft w:val="480"/>
          <w:marRight w:val="0"/>
          <w:marTop w:val="0"/>
          <w:marBottom w:val="0"/>
          <w:divBdr>
            <w:top w:val="none" w:sz="0" w:space="0" w:color="auto"/>
            <w:left w:val="none" w:sz="0" w:space="0" w:color="auto"/>
            <w:bottom w:val="none" w:sz="0" w:space="0" w:color="auto"/>
            <w:right w:val="none" w:sz="0" w:space="0" w:color="auto"/>
          </w:divBdr>
        </w:div>
        <w:div w:id="554052220">
          <w:marLeft w:val="480"/>
          <w:marRight w:val="0"/>
          <w:marTop w:val="0"/>
          <w:marBottom w:val="0"/>
          <w:divBdr>
            <w:top w:val="none" w:sz="0" w:space="0" w:color="auto"/>
            <w:left w:val="none" w:sz="0" w:space="0" w:color="auto"/>
            <w:bottom w:val="none" w:sz="0" w:space="0" w:color="auto"/>
            <w:right w:val="none" w:sz="0" w:space="0" w:color="auto"/>
          </w:divBdr>
        </w:div>
        <w:div w:id="589893608">
          <w:marLeft w:val="480"/>
          <w:marRight w:val="0"/>
          <w:marTop w:val="0"/>
          <w:marBottom w:val="0"/>
          <w:divBdr>
            <w:top w:val="none" w:sz="0" w:space="0" w:color="auto"/>
            <w:left w:val="none" w:sz="0" w:space="0" w:color="auto"/>
            <w:bottom w:val="none" w:sz="0" w:space="0" w:color="auto"/>
            <w:right w:val="none" w:sz="0" w:space="0" w:color="auto"/>
          </w:divBdr>
        </w:div>
        <w:div w:id="591864751">
          <w:marLeft w:val="480"/>
          <w:marRight w:val="0"/>
          <w:marTop w:val="0"/>
          <w:marBottom w:val="0"/>
          <w:divBdr>
            <w:top w:val="none" w:sz="0" w:space="0" w:color="auto"/>
            <w:left w:val="none" w:sz="0" w:space="0" w:color="auto"/>
            <w:bottom w:val="none" w:sz="0" w:space="0" w:color="auto"/>
            <w:right w:val="none" w:sz="0" w:space="0" w:color="auto"/>
          </w:divBdr>
        </w:div>
        <w:div w:id="665862364">
          <w:marLeft w:val="480"/>
          <w:marRight w:val="0"/>
          <w:marTop w:val="0"/>
          <w:marBottom w:val="0"/>
          <w:divBdr>
            <w:top w:val="none" w:sz="0" w:space="0" w:color="auto"/>
            <w:left w:val="none" w:sz="0" w:space="0" w:color="auto"/>
            <w:bottom w:val="none" w:sz="0" w:space="0" w:color="auto"/>
            <w:right w:val="none" w:sz="0" w:space="0" w:color="auto"/>
          </w:divBdr>
        </w:div>
        <w:div w:id="687222472">
          <w:marLeft w:val="480"/>
          <w:marRight w:val="0"/>
          <w:marTop w:val="0"/>
          <w:marBottom w:val="0"/>
          <w:divBdr>
            <w:top w:val="none" w:sz="0" w:space="0" w:color="auto"/>
            <w:left w:val="none" w:sz="0" w:space="0" w:color="auto"/>
            <w:bottom w:val="none" w:sz="0" w:space="0" w:color="auto"/>
            <w:right w:val="none" w:sz="0" w:space="0" w:color="auto"/>
          </w:divBdr>
        </w:div>
        <w:div w:id="700476746">
          <w:marLeft w:val="480"/>
          <w:marRight w:val="0"/>
          <w:marTop w:val="0"/>
          <w:marBottom w:val="0"/>
          <w:divBdr>
            <w:top w:val="none" w:sz="0" w:space="0" w:color="auto"/>
            <w:left w:val="none" w:sz="0" w:space="0" w:color="auto"/>
            <w:bottom w:val="none" w:sz="0" w:space="0" w:color="auto"/>
            <w:right w:val="none" w:sz="0" w:space="0" w:color="auto"/>
          </w:divBdr>
        </w:div>
        <w:div w:id="704796868">
          <w:marLeft w:val="480"/>
          <w:marRight w:val="0"/>
          <w:marTop w:val="0"/>
          <w:marBottom w:val="0"/>
          <w:divBdr>
            <w:top w:val="none" w:sz="0" w:space="0" w:color="auto"/>
            <w:left w:val="none" w:sz="0" w:space="0" w:color="auto"/>
            <w:bottom w:val="none" w:sz="0" w:space="0" w:color="auto"/>
            <w:right w:val="none" w:sz="0" w:space="0" w:color="auto"/>
          </w:divBdr>
        </w:div>
        <w:div w:id="774666919">
          <w:marLeft w:val="480"/>
          <w:marRight w:val="0"/>
          <w:marTop w:val="0"/>
          <w:marBottom w:val="0"/>
          <w:divBdr>
            <w:top w:val="none" w:sz="0" w:space="0" w:color="auto"/>
            <w:left w:val="none" w:sz="0" w:space="0" w:color="auto"/>
            <w:bottom w:val="none" w:sz="0" w:space="0" w:color="auto"/>
            <w:right w:val="none" w:sz="0" w:space="0" w:color="auto"/>
          </w:divBdr>
        </w:div>
        <w:div w:id="788090364">
          <w:marLeft w:val="480"/>
          <w:marRight w:val="0"/>
          <w:marTop w:val="0"/>
          <w:marBottom w:val="0"/>
          <w:divBdr>
            <w:top w:val="none" w:sz="0" w:space="0" w:color="auto"/>
            <w:left w:val="none" w:sz="0" w:space="0" w:color="auto"/>
            <w:bottom w:val="none" w:sz="0" w:space="0" w:color="auto"/>
            <w:right w:val="none" w:sz="0" w:space="0" w:color="auto"/>
          </w:divBdr>
        </w:div>
        <w:div w:id="881550777">
          <w:marLeft w:val="480"/>
          <w:marRight w:val="0"/>
          <w:marTop w:val="0"/>
          <w:marBottom w:val="0"/>
          <w:divBdr>
            <w:top w:val="none" w:sz="0" w:space="0" w:color="auto"/>
            <w:left w:val="none" w:sz="0" w:space="0" w:color="auto"/>
            <w:bottom w:val="none" w:sz="0" w:space="0" w:color="auto"/>
            <w:right w:val="none" w:sz="0" w:space="0" w:color="auto"/>
          </w:divBdr>
        </w:div>
        <w:div w:id="949627629">
          <w:marLeft w:val="480"/>
          <w:marRight w:val="0"/>
          <w:marTop w:val="0"/>
          <w:marBottom w:val="0"/>
          <w:divBdr>
            <w:top w:val="none" w:sz="0" w:space="0" w:color="auto"/>
            <w:left w:val="none" w:sz="0" w:space="0" w:color="auto"/>
            <w:bottom w:val="none" w:sz="0" w:space="0" w:color="auto"/>
            <w:right w:val="none" w:sz="0" w:space="0" w:color="auto"/>
          </w:divBdr>
        </w:div>
        <w:div w:id="953292221">
          <w:marLeft w:val="480"/>
          <w:marRight w:val="0"/>
          <w:marTop w:val="0"/>
          <w:marBottom w:val="0"/>
          <w:divBdr>
            <w:top w:val="none" w:sz="0" w:space="0" w:color="auto"/>
            <w:left w:val="none" w:sz="0" w:space="0" w:color="auto"/>
            <w:bottom w:val="none" w:sz="0" w:space="0" w:color="auto"/>
            <w:right w:val="none" w:sz="0" w:space="0" w:color="auto"/>
          </w:divBdr>
        </w:div>
        <w:div w:id="977685089">
          <w:marLeft w:val="480"/>
          <w:marRight w:val="0"/>
          <w:marTop w:val="0"/>
          <w:marBottom w:val="0"/>
          <w:divBdr>
            <w:top w:val="none" w:sz="0" w:space="0" w:color="auto"/>
            <w:left w:val="none" w:sz="0" w:space="0" w:color="auto"/>
            <w:bottom w:val="none" w:sz="0" w:space="0" w:color="auto"/>
            <w:right w:val="none" w:sz="0" w:space="0" w:color="auto"/>
          </w:divBdr>
        </w:div>
        <w:div w:id="987825257">
          <w:marLeft w:val="480"/>
          <w:marRight w:val="0"/>
          <w:marTop w:val="0"/>
          <w:marBottom w:val="0"/>
          <w:divBdr>
            <w:top w:val="none" w:sz="0" w:space="0" w:color="auto"/>
            <w:left w:val="none" w:sz="0" w:space="0" w:color="auto"/>
            <w:bottom w:val="none" w:sz="0" w:space="0" w:color="auto"/>
            <w:right w:val="none" w:sz="0" w:space="0" w:color="auto"/>
          </w:divBdr>
        </w:div>
        <w:div w:id="993682349">
          <w:marLeft w:val="480"/>
          <w:marRight w:val="0"/>
          <w:marTop w:val="0"/>
          <w:marBottom w:val="0"/>
          <w:divBdr>
            <w:top w:val="none" w:sz="0" w:space="0" w:color="auto"/>
            <w:left w:val="none" w:sz="0" w:space="0" w:color="auto"/>
            <w:bottom w:val="none" w:sz="0" w:space="0" w:color="auto"/>
            <w:right w:val="none" w:sz="0" w:space="0" w:color="auto"/>
          </w:divBdr>
        </w:div>
        <w:div w:id="1023164121">
          <w:marLeft w:val="480"/>
          <w:marRight w:val="0"/>
          <w:marTop w:val="0"/>
          <w:marBottom w:val="0"/>
          <w:divBdr>
            <w:top w:val="none" w:sz="0" w:space="0" w:color="auto"/>
            <w:left w:val="none" w:sz="0" w:space="0" w:color="auto"/>
            <w:bottom w:val="none" w:sz="0" w:space="0" w:color="auto"/>
            <w:right w:val="none" w:sz="0" w:space="0" w:color="auto"/>
          </w:divBdr>
        </w:div>
        <w:div w:id="1066026453">
          <w:marLeft w:val="480"/>
          <w:marRight w:val="0"/>
          <w:marTop w:val="0"/>
          <w:marBottom w:val="0"/>
          <w:divBdr>
            <w:top w:val="none" w:sz="0" w:space="0" w:color="auto"/>
            <w:left w:val="none" w:sz="0" w:space="0" w:color="auto"/>
            <w:bottom w:val="none" w:sz="0" w:space="0" w:color="auto"/>
            <w:right w:val="none" w:sz="0" w:space="0" w:color="auto"/>
          </w:divBdr>
        </w:div>
        <w:div w:id="1070693651">
          <w:marLeft w:val="480"/>
          <w:marRight w:val="0"/>
          <w:marTop w:val="0"/>
          <w:marBottom w:val="0"/>
          <w:divBdr>
            <w:top w:val="none" w:sz="0" w:space="0" w:color="auto"/>
            <w:left w:val="none" w:sz="0" w:space="0" w:color="auto"/>
            <w:bottom w:val="none" w:sz="0" w:space="0" w:color="auto"/>
            <w:right w:val="none" w:sz="0" w:space="0" w:color="auto"/>
          </w:divBdr>
        </w:div>
        <w:div w:id="1071276385">
          <w:marLeft w:val="480"/>
          <w:marRight w:val="0"/>
          <w:marTop w:val="0"/>
          <w:marBottom w:val="0"/>
          <w:divBdr>
            <w:top w:val="none" w:sz="0" w:space="0" w:color="auto"/>
            <w:left w:val="none" w:sz="0" w:space="0" w:color="auto"/>
            <w:bottom w:val="none" w:sz="0" w:space="0" w:color="auto"/>
            <w:right w:val="none" w:sz="0" w:space="0" w:color="auto"/>
          </w:divBdr>
        </w:div>
        <w:div w:id="1091048158">
          <w:marLeft w:val="480"/>
          <w:marRight w:val="0"/>
          <w:marTop w:val="0"/>
          <w:marBottom w:val="0"/>
          <w:divBdr>
            <w:top w:val="none" w:sz="0" w:space="0" w:color="auto"/>
            <w:left w:val="none" w:sz="0" w:space="0" w:color="auto"/>
            <w:bottom w:val="none" w:sz="0" w:space="0" w:color="auto"/>
            <w:right w:val="none" w:sz="0" w:space="0" w:color="auto"/>
          </w:divBdr>
        </w:div>
        <w:div w:id="1097941417">
          <w:marLeft w:val="480"/>
          <w:marRight w:val="0"/>
          <w:marTop w:val="0"/>
          <w:marBottom w:val="0"/>
          <w:divBdr>
            <w:top w:val="none" w:sz="0" w:space="0" w:color="auto"/>
            <w:left w:val="none" w:sz="0" w:space="0" w:color="auto"/>
            <w:bottom w:val="none" w:sz="0" w:space="0" w:color="auto"/>
            <w:right w:val="none" w:sz="0" w:space="0" w:color="auto"/>
          </w:divBdr>
        </w:div>
        <w:div w:id="1112749251">
          <w:marLeft w:val="480"/>
          <w:marRight w:val="0"/>
          <w:marTop w:val="0"/>
          <w:marBottom w:val="0"/>
          <w:divBdr>
            <w:top w:val="none" w:sz="0" w:space="0" w:color="auto"/>
            <w:left w:val="none" w:sz="0" w:space="0" w:color="auto"/>
            <w:bottom w:val="none" w:sz="0" w:space="0" w:color="auto"/>
            <w:right w:val="none" w:sz="0" w:space="0" w:color="auto"/>
          </w:divBdr>
        </w:div>
        <w:div w:id="1127356606">
          <w:marLeft w:val="480"/>
          <w:marRight w:val="0"/>
          <w:marTop w:val="0"/>
          <w:marBottom w:val="0"/>
          <w:divBdr>
            <w:top w:val="none" w:sz="0" w:space="0" w:color="auto"/>
            <w:left w:val="none" w:sz="0" w:space="0" w:color="auto"/>
            <w:bottom w:val="none" w:sz="0" w:space="0" w:color="auto"/>
            <w:right w:val="none" w:sz="0" w:space="0" w:color="auto"/>
          </w:divBdr>
        </w:div>
        <w:div w:id="1160804899">
          <w:marLeft w:val="480"/>
          <w:marRight w:val="0"/>
          <w:marTop w:val="0"/>
          <w:marBottom w:val="0"/>
          <w:divBdr>
            <w:top w:val="none" w:sz="0" w:space="0" w:color="auto"/>
            <w:left w:val="none" w:sz="0" w:space="0" w:color="auto"/>
            <w:bottom w:val="none" w:sz="0" w:space="0" w:color="auto"/>
            <w:right w:val="none" w:sz="0" w:space="0" w:color="auto"/>
          </w:divBdr>
        </w:div>
        <w:div w:id="1179582596">
          <w:marLeft w:val="480"/>
          <w:marRight w:val="0"/>
          <w:marTop w:val="0"/>
          <w:marBottom w:val="0"/>
          <w:divBdr>
            <w:top w:val="none" w:sz="0" w:space="0" w:color="auto"/>
            <w:left w:val="none" w:sz="0" w:space="0" w:color="auto"/>
            <w:bottom w:val="none" w:sz="0" w:space="0" w:color="auto"/>
            <w:right w:val="none" w:sz="0" w:space="0" w:color="auto"/>
          </w:divBdr>
        </w:div>
        <w:div w:id="1185561156">
          <w:marLeft w:val="480"/>
          <w:marRight w:val="0"/>
          <w:marTop w:val="0"/>
          <w:marBottom w:val="0"/>
          <w:divBdr>
            <w:top w:val="none" w:sz="0" w:space="0" w:color="auto"/>
            <w:left w:val="none" w:sz="0" w:space="0" w:color="auto"/>
            <w:bottom w:val="none" w:sz="0" w:space="0" w:color="auto"/>
            <w:right w:val="none" w:sz="0" w:space="0" w:color="auto"/>
          </w:divBdr>
        </w:div>
        <w:div w:id="1190879187">
          <w:marLeft w:val="480"/>
          <w:marRight w:val="0"/>
          <w:marTop w:val="0"/>
          <w:marBottom w:val="0"/>
          <w:divBdr>
            <w:top w:val="none" w:sz="0" w:space="0" w:color="auto"/>
            <w:left w:val="none" w:sz="0" w:space="0" w:color="auto"/>
            <w:bottom w:val="none" w:sz="0" w:space="0" w:color="auto"/>
            <w:right w:val="none" w:sz="0" w:space="0" w:color="auto"/>
          </w:divBdr>
        </w:div>
        <w:div w:id="1245996665">
          <w:marLeft w:val="480"/>
          <w:marRight w:val="0"/>
          <w:marTop w:val="0"/>
          <w:marBottom w:val="0"/>
          <w:divBdr>
            <w:top w:val="none" w:sz="0" w:space="0" w:color="auto"/>
            <w:left w:val="none" w:sz="0" w:space="0" w:color="auto"/>
            <w:bottom w:val="none" w:sz="0" w:space="0" w:color="auto"/>
            <w:right w:val="none" w:sz="0" w:space="0" w:color="auto"/>
          </w:divBdr>
        </w:div>
        <w:div w:id="1291012184">
          <w:marLeft w:val="480"/>
          <w:marRight w:val="0"/>
          <w:marTop w:val="0"/>
          <w:marBottom w:val="0"/>
          <w:divBdr>
            <w:top w:val="none" w:sz="0" w:space="0" w:color="auto"/>
            <w:left w:val="none" w:sz="0" w:space="0" w:color="auto"/>
            <w:bottom w:val="none" w:sz="0" w:space="0" w:color="auto"/>
            <w:right w:val="none" w:sz="0" w:space="0" w:color="auto"/>
          </w:divBdr>
        </w:div>
        <w:div w:id="1350983093">
          <w:marLeft w:val="480"/>
          <w:marRight w:val="0"/>
          <w:marTop w:val="0"/>
          <w:marBottom w:val="0"/>
          <w:divBdr>
            <w:top w:val="none" w:sz="0" w:space="0" w:color="auto"/>
            <w:left w:val="none" w:sz="0" w:space="0" w:color="auto"/>
            <w:bottom w:val="none" w:sz="0" w:space="0" w:color="auto"/>
            <w:right w:val="none" w:sz="0" w:space="0" w:color="auto"/>
          </w:divBdr>
        </w:div>
        <w:div w:id="1366566727">
          <w:marLeft w:val="480"/>
          <w:marRight w:val="0"/>
          <w:marTop w:val="0"/>
          <w:marBottom w:val="0"/>
          <w:divBdr>
            <w:top w:val="none" w:sz="0" w:space="0" w:color="auto"/>
            <w:left w:val="none" w:sz="0" w:space="0" w:color="auto"/>
            <w:bottom w:val="none" w:sz="0" w:space="0" w:color="auto"/>
            <w:right w:val="none" w:sz="0" w:space="0" w:color="auto"/>
          </w:divBdr>
        </w:div>
        <w:div w:id="1387142462">
          <w:marLeft w:val="480"/>
          <w:marRight w:val="0"/>
          <w:marTop w:val="0"/>
          <w:marBottom w:val="0"/>
          <w:divBdr>
            <w:top w:val="none" w:sz="0" w:space="0" w:color="auto"/>
            <w:left w:val="none" w:sz="0" w:space="0" w:color="auto"/>
            <w:bottom w:val="none" w:sz="0" w:space="0" w:color="auto"/>
            <w:right w:val="none" w:sz="0" w:space="0" w:color="auto"/>
          </w:divBdr>
        </w:div>
        <w:div w:id="1388140436">
          <w:marLeft w:val="480"/>
          <w:marRight w:val="0"/>
          <w:marTop w:val="0"/>
          <w:marBottom w:val="0"/>
          <w:divBdr>
            <w:top w:val="none" w:sz="0" w:space="0" w:color="auto"/>
            <w:left w:val="none" w:sz="0" w:space="0" w:color="auto"/>
            <w:bottom w:val="none" w:sz="0" w:space="0" w:color="auto"/>
            <w:right w:val="none" w:sz="0" w:space="0" w:color="auto"/>
          </w:divBdr>
        </w:div>
        <w:div w:id="1395815277">
          <w:marLeft w:val="480"/>
          <w:marRight w:val="0"/>
          <w:marTop w:val="0"/>
          <w:marBottom w:val="0"/>
          <w:divBdr>
            <w:top w:val="none" w:sz="0" w:space="0" w:color="auto"/>
            <w:left w:val="none" w:sz="0" w:space="0" w:color="auto"/>
            <w:bottom w:val="none" w:sz="0" w:space="0" w:color="auto"/>
            <w:right w:val="none" w:sz="0" w:space="0" w:color="auto"/>
          </w:divBdr>
        </w:div>
        <w:div w:id="1406493537">
          <w:marLeft w:val="480"/>
          <w:marRight w:val="0"/>
          <w:marTop w:val="0"/>
          <w:marBottom w:val="0"/>
          <w:divBdr>
            <w:top w:val="none" w:sz="0" w:space="0" w:color="auto"/>
            <w:left w:val="none" w:sz="0" w:space="0" w:color="auto"/>
            <w:bottom w:val="none" w:sz="0" w:space="0" w:color="auto"/>
            <w:right w:val="none" w:sz="0" w:space="0" w:color="auto"/>
          </w:divBdr>
        </w:div>
        <w:div w:id="1509711988">
          <w:marLeft w:val="480"/>
          <w:marRight w:val="0"/>
          <w:marTop w:val="0"/>
          <w:marBottom w:val="0"/>
          <w:divBdr>
            <w:top w:val="none" w:sz="0" w:space="0" w:color="auto"/>
            <w:left w:val="none" w:sz="0" w:space="0" w:color="auto"/>
            <w:bottom w:val="none" w:sz="0" w:space="0" w:color="auto"/>
            <w:right w:val="none" w:sz="0" w:space="0" w:color="auto"/>
          </w:divBdr>
        </w:div>
        <w:div w:id="1528299973">
          <w:marLeft w:val="480"/>
          <w:marRight w:val="0"/>
          <w:marTop w:val="0"/>
          <w:marBottom w:val="0"/>
          <w:divBdr>
            <w:top w:val="none" w:sz="0" w:space="0" w:color="auto"/>
            <w:left w:val="none" w:sz="0" w:space="0" w:color="auto"/>
            <w:bottom w:val="none" w:sz="0" w:space="0" w:color="auto"/>
            <w:right w:val="none" w:sz="0" w:space="0" w:color="auto"/>
          </w:divBdr>
        </w:div>
        <w:div w:id="1549952217">
          <w:marLeft w:val="480"/>
          <w:marRight w:val="0"/>
          <w:marTop w:val="0"/>
          <w:marBottom w:val="0"/>
          <w:divBdr>
            <w:top w:val="none" w:sz="0" w:space="0" w:color="auto"/>
            <w:left w:val="none" w:sz="0" w:space="0" w:color="auto"/>
            <w:bottom w:val="none" w:sz="0" w:space="0" w:color="auto"/>
            <w:right w:val="none" w:sz="0" w:space="0" w:color="auto"/>
          </w:divBdr>
        </w:div>
        <w:div w:id="1578586907">
          <w:marLeft w:val="480"/>
          <w:marRight w:val="0"/>
          <w:marTop w:val="0"/>
          <w:marBottom w:val="0"/>
          <w:divBdr>
            <w:top w:val="none" w:sz="0" w:space="0" w:color="auto"/>
            <w:left w:val="none" w:sz="0" w:space="0" w:color="auto"/>
            <w:bottom w:val="none" w:sz="0" w:space="0" w:color="auto"/>
            <w:right w:val="none" w:sz="0" w:space="0" w:color="auto"/>
          </w:divBdr>
        </w:div>
        <w:div w:id="1599210622">
          <w:marLeft w:val="480"/>
          <w:marRight w:val="0"/>
          <w:marTop w:val="0"/>
          <w:marBottom w:val="0"/>
          <w:divBdr>
            <w:top w:val="none" w:sz="0" w:space="0" w:color="auto"/>
            <w:left w:val="none" w:sz="0" w:space="0" w:color="auto"/>
            <w:bottom w:val="none" w:sz="0" w:space="0" w:color="auto"/>
            <w:right w:val="none" w:sz="0" w:space="0" w:color="auto"/>
          </w:divBdr>
        </w:div>
        <w:div w:id="1603537234">
          <w:marLeft w:val="480"/>
          <w:marRight w:val="0"/>
          <w:marTop w:val="0"/>
          <w:marBottom w:val="0"/>
          <w:divBdr>
            <w:top w:val="none" w:sz="0" w:space="0" w:color="auto"/>
            <w:left w:val="none" w:sz="0" w:space="0" w:color="auto"/>
            <w:bottom w:val="none" w:sz="0" w:space="0" w:color="auto"/>
            <w:right w:val="none" w:sz="0" w:space="0" w:color="auto"/>
          </w:divBdr>
        </w:div>
        <w:div w:id="1648362234">
          <w:marLeft w:val="480"/>
          <w:marRight w:val="0"/>
          <w:marTop w:val="0"/>
          <w:marBottom w:val="0"/>
          <w:divBdr>
            <w:top w:val="none" w:sz="0" w:space="0" w:color="auto"/>
            <w:left w:val="none" w:sz="0" w:space="0" w:color="auto"/>
            <w:bottom w:val="none" w:sz="0" w:space="0" w:color="auto"/>
            <w:right w:val="none" w:sz="0" w:space="0" w:color="auto"/>
          </w:divBdr>
        </w:div>
        <w:div w:id="1670138760">
          <w:marLeft w:val="480"/>
          <w:marRight w:val="0"/>
          <w:marTop w:val="0"/>
          <w:marBottom w:val="0"/>
          <w:divBdr>
            <w:top w:val="none" w:sz="0" w:space="0" w:color="auto"/>
            <w:left w:val="none" w:sz="0" w:space="0" w:color="auto"/>
            <w:bottom w:val="none" w:sz="0" w:space="0" w:color="auto"/>
            <w:right w:val="none" w:sz="0" w:space="0" w:color="auto"/>
          </w:divBdr>
        </w:div>
        <w:div w:id="1675840237">
          <w:marLeft w:val="480"/>
          <w:marRight w:val="0"/>
          <w:marTop w:val="0"/>
          <w:marBottom w:val="0"/>
          <w:divBdr>
            <w:top w:val="none" w:sz="0" w:space="0" w:color="auto"/>
            <w:left w:val="none" w:sz="0" w:space="0" w:color="auto"/>
            <w:bottom w:val="none" w:sz="0" w:space="0" w:color="auto"/>
            <w:right w:val="none" w:sz="0" w:space="0" w:color="auto"/>
          </w:divBdr>
        </w:div>
        <w:div w:id="1816336233">
          <w:marLeft w:val="480"/>
          <w:marRight w:val="0"/>
          <w:marTop w:val="0"/>
          <w:marBottom w:val="0"/>
          <w:divBdr>
            <w:top w:val="none" w:sz="0" w:space="0" w:color="auto"/>
            <w:left w:val="none" w:sz="0" w:space="0" w:color="auto"/>
            <w:bottom w:val="none" w:sz="0" w:space="0" w:color="auto"/>
            <w:right w:val="none" w:sz="0" w:space="0" w:color="auto"/>
          </w:divBdr>
        </w:div>
        <w:div w:id="1925413437">
          <w:marLeft w:val="480"/>
          <w:marRight w:val="0"/>
          <w:marTop w:val="0"/>
          <w:marBottom w:val="0"/>
          <w:divBdr>
            <w:top w:val="none" w:sz="0" w:space="0" w:color="auto"/>
            <w:left w:val="none" w:sz="0" w:space="0" w:color="auto"/>
            <w:bottom w:val="none" w:sz="0" w:space="0" w:color="auto"/>
            <w:right w:val="none" w:sz="0" w:space="0" w:color="auto"/>
          </w:divBdr>
        </w:div>
        <w:div w:id="1971746674">
          <w:marLeft w:val="480"/>
          <w:marRight w:val="0"/>
          <w:marTop w:val="0"/>
          <w:marBottom w:val="0"/>
          <w:divBdr>
            <w:top w:val="none" w:sz="0" w:space="0" w:color="auto"/>
            <w:left w:val="none" w:sz="0" w:space="0" w:color="auto"/>
            <w:bottom w:val="none" w:sz="0" w:space="0" w:color="auto"/>
            <w:right w:val="none" w:sz="0" w:space="0" w:color="auto"/>
          </w:divBdr>
        </w:div>
        <w:div w:id="1978342227">
          <w:marLeft w:val="480"/>
          <w:marRight w:val="0"/>
          <w:marTop w:val="0"/>
          <w:marBottom w:val="0"/>
          <w:divBdr>
            <w:top w:val="none" w:sz="0" w:space="0" w:color="auto"/>
            <w:left w:val="none" w:sz="0" w:space="0" w:color="auto"/>
            <w:bottom w:val="none" w:sz="0" w:space="0" w:color="auto"/>
            <w:right w:val="none" w:sz="0" w:space="0" w:color="auto"/>
          </w:divBdr>
        </w:div>
        <w:div w:id="1986158947">
          <w:marLeft w:val="480"/>
          <w:marRight w:val="0"/>
          <w:marTop w:val="0"/>
          <w:marBottom w:val="0"/>
          <w:divBdr>
            <w:top w:val="none" w:sz="0" w:space="0" w:color="auto"/>
            <w:left w:val="none" w:sz="0" w:space="0" w:color="auto"/>
            <w:bottom w:val="none" w:sz="0" w:space="0" w:color="auto"/>
            <w:right w:val="none" w:sz="0" w:space="0" w:color="auto"/>
          </w:divBdr>
        </w:div>
        <w:div w:id="2050955173">
          <w:marLeft w:val="480"/>
          <w:marRight w:val="0"/>
          <w:marTop w:val="0"/>
          <w:marBottom w:val="0"/>
          <w:divBdr>
            <w:top w:val="none" w:sz="0" w:space="0" w:color="auto"/>
            <w:left w:val="none" w:sz="0" w:space="0" w:color="auto"/>
            <w:bottom w:val="none" w:sz="0" w:space="0" w:color="auto"/>
            <w:right w:val="none" w:sz="0" w:space="0" w:color="auto"/>
          </w:divBdr>
        </w:div>
        <w:div w:id="2086410455">
          <w:marLeft w:val="480"/>
          <w:marRight w:val="0"/>
          <w:marTop w:val="0"/>
          <w:marBottom w:val="0"/>
          <w:divBdr>
            <w:top w:val="none" w:sz="0" w:space="0" w:color="auto"/>
            <w:left w:val="none" w:sz="0" w:space="0" w:color="auto"/>
            <w:bottom w:val="none" w:sz="0" w:space="0" w:color="auto"/>
            <w:right w:val="none" w:sz="0" w:space="0" w:color="auto"/>
          </w:divBdr>
        </w:div>
        <w:div w:id="2108303287">
          <w:marLeft w:val="480"/>
          <w:marRight w:val="0"/>
          <w:marTop w:val="0"/>
          <w:marBottom w:val="0"/>
          <w:divBdr>
            <w:top w:val="none" w:sz="0" w:space="0" w:color="auto"/>
            <w:left w:val="none" w:sz="0" w:space="0" w:color="auto"/>
            <w:bottom w:val="none" w:sz="0" w:space="0" w:color="auto"/>
            <w:right w:val="none" w:sz="0" w:space="0" w:color="auto"/>
          </w:divBdr>
        </w:div>
        <w:div w:id="2109424469">
          <w:marLeft w:val="480"/>
          <w:marRight w:val="0"/>
          <w:marTop w:val="0"/>
          <w:marBottom w:val="0"/>
          <w:divBdr>
            <w:top w:val="none" w:sz="0" w:space="0" w:color="auto"/>
            <w:left w:val="none" w:sz="0" w:space="0" w:color="auto"/>
            <w:bottom w:val="none" w:sz="0" w:space="0" w:color="auto"/>
            <w:right w:val="none" w:sz="0" w:space="0" w:color="auto"/>
          </w:divBdr>
        </w:div>
        <w:div w:id="2112972463">
          <w:marLeft w:val="480"/>
          <w:marRight w:val="0"/>
          <w:marTop w:val="0"/>
          <w:marBottom w:val="0"/>
          <w:divBdr>
            <w:top w:val="none" w:sz="0" w:space="0" w:color="auto"/>
            <w:left w:val="none" w:sz="0" w:space="0" w:color="auto"/>
            <w:bottom w:val="none" w:sz="0" w:space="0" w:color="auto"/>
            <w:right w:val="none" w:sz="0" w:space="0" w:color="auto"/>
          </w:divBdr>
        </w:div>
        <w:div w:id="2136630303">
          <w:marLeft w:val="480"/>
          <w:marRight w:val="0"/>
          <w:marTop w:val="0"/>
          <w:marBottom w:val="0"/>
          <w:divBdr>
            <w:top w:val="none" w:sz="0" w:space="0" w:color="auto"/>
            <w:left w:val="none" w:sz="0" w:space="0" w:color="auto"/>
            <w:bottom w:val="none" w:sz="0" w:space="0" w:color="auto"/>
            <w:right w:val="none" w:sz="0" w:space="0" w:color="auto"/>
          </w:divBdr>
        </w:div>
        <w:div w:id="2143620009">
          <w:marLeft w:val="480"/>
          <w:marRight w:val="0"/>
          <w:marTop w:val="0"/>
          <w:marBottom w:val="0"/>
          <w:divBdr>
            <w:top w:val="none" w:sz="0" w:space="0" w:color="auto"/>
            <w:left w:val="none" w:sz="0" w:space="0" w:color="auto"/>
            <w:bottom w:val="none" w:sz="0" w:space="0" w:color="auto"/>
            <w:right w:val="none" w:sz="0" w:space="0" w:color="auto"/>
          </w:divBdr>
        </w:div>
      </w:divsChild>
    </w:div>
    <w:div w:id="1397705090">
      <w:marLeft w:val="640"/>
      <w:marRight w:val="0"/>
      <w:marTop w:val="0"/>
      <w:marBottom w:val="0"/>
      <w:divBdr>
        <w:top w:val="none" w:sz="0" w:space="0" w:color="auto"/>
        <w:left w:val="none" w:sz="0" w:space="0" w:color="auto"/>
        <w:bottom w:val="none" w:sz="0" w:space="0" w:color="auto"/>
        <w:right w:val="none" w:sz="0" w:space="0" w:color="auto"/>
      </w:divBdr>
    </w:div>
    <w:div w:id="1397705260">
      <w:marLeft w:val="640"/>
      <w:marRight w:val="0"/>
      <w:marTop w:val="0"/>
      <w:marBottom w:val="0"/>
      <w:divBdr>
        <w:top w:val="none" w:sz="0" w:space="0" w:color="auto"/>
        <w:left w:val="none" w:sz="0" w:space="0" w:color="auto"/>
        <w:bottom w:val="none" w:sz="0" w:space="0" w:color="auto"/>
        <w:right w:val="none" w:sz="0" w:space="0" w:color="auto"/>
      </w:divBdr>
    </w:div>
    <w:div w:id="1398162211">
      <w:marLeft w:val="640"/>
      <w:marRight w:val="0"/>
      <w:marTop w:val="0"/>
      <w:marBottom w:val="0"/>
      <w:divBdr>
        <w:top w:val="none" w:sz="0" w:space="0" w:color="auto"/>
        <w:left w:val="none" w:sz="0" w:space="0" w:color="auto"/>
        <w:bottom w:val="none" w:sz="0" w:space="0" w:color="auto"/>
        <w:right w:val="none" w:sz="0" w:space="0" w:color="auto"/>
      </w:divBdr>
    </w:div>
    <w:div w:id="1399091577">
      <w:marLeft w:val="480"/>
      <w:marRight w:val="0"/>
      <w:marTop w:val="0"/>
      <w:marBottom w:val="0"/>
      <w:divBdr>
        <w:top w:val="none" w:sz="0" w:space="0" w:color="auto"/>
        <w:left w:val="none" w:sz="0" w:space="0" w:color="auto"/>
        <w:bottom w:val="none" w:sz="0" w:space="0" w:color="auto"/>
        <w:right w:val="none" w:sz="0" w:space="0" w:color="auto"/>
      </w:divBdr>
    </w:div>
    <w:div w:id="1399476491">
      <w:marLeft w:val="640"/>
      <w:marRight w:val="0"/>
      <w:marTop w:val="0"/>
      <w:marBottom w:val="0"/>
      <w:divBdr>
        <w:top w:val="none" w:sz="0" w:space="0" w:color="auto"/>
        <w:left w:val="none" w:sz="0" w:space="0" w:color="auto"/>
        <w:bottom w:val="none" w:sz="0" w:space="0" w:color="auto"/>
        <w:right w:val="none" w:sz="0" w:space="0" w:color="auto"/>
      </w:divBdr>
    </w:div>
    <w:div w:id="1399480052">
      <w:marLeft w:val="640"/>
      <w:marRight w:val="0"/>
      <w:marTop w:val="0"/>
      <w:marBottom w:val="0"/>
      <w:divBdr>
        <w:top w:val="none" w:sz="0" w:space="0" w:color="auto"/>
        <w:left w:val="none" w:sz="0" w:space="0" w:color="auto"/>
        <w:bottom w:val="none" w:sz="0" w:space="0" w:color="auto"/>
        <w:right w:val="none" w:sz="0" w:space="0" w:color="auto"/>
      </w:divBdr>
    </w:div>
    <w:div w:id="1399597527">
      <w:marLeft w:val="640"/>
      <w:marRight w:val="0"/>
      <w:marTop w:val="0"/>
      <w:marBottom w:val="0"/>
      <w:divBdr>
        <w:top w:val="none" w:sz="0" w:space="0" w:color="auto"/>
        <w:left w:val="none" w:sz="0" w:space="0" w:color="auto"/>
        <w:bottom w:val="none" w:sz="0" w:space="0" w:color="auto"/>
        <w:right w:val="none" w:sz="0" w:space="0" w:color="auto"/>
      </w:divBdr>
    </w:div>
    <w:div w:id="1400178635">
      <w:marLeft w:val="640"/>
      <w:marRight w:val="0"/>
      <w:marTop w:val="0"/>
      <w:marBottom w:val="0"/>
      <w:divBdr>
        <w:top w:val="none" w:sz="0" w:space="0" w:color="auto"/>
        <w:left w:val="none" w:sz="0" w:space="0" w:color="auto"/>
        <w:bottom w:val="none" w:sz="0" w:space="0" w:color="auto"/>
        <w:right w:val="none" w:sz="0" w:space="0" w:color="auto"/>
      </w:divBdr>
    </w:div>
    <w:div w:id="1400249548">
      <w:marLeft w:val="640"/>
      <w:marRight w:val="0"/>
      <w:marTop w:val="0"/>
      <w:marBottom w:val="0"/>
      <w:divBdr>
        <w:top w:val="none" w:sz="0" w:space="0" w:color="auto"/>
        <w:left w:val="none" w:sz="0" w:space="0" w:color="auto"/>
        <w:bottom w:val="none" w:sz="0" w:space="0" w:color="auto"/>
        <w:right w:val="none" w:sz="0" w:space="0" w:color="auto"/>
      </w:divBdr>
    </w:div>
    <w:div w:id="1400396840">
      <w:marLeft w:val="640"/>
      <w:marRight w:val="0"/>
      <w:marTop w:val="0"/>
      <w:marBottom w:val="0"/>
      <w:divBdr>
        <w:top w:val="none" w:sz="0" w:space="0" w:color="auto"/>
        <w:left w:val="none" w:sz="0" w:space="0" w:color="auto"/>
        <w:bottom w:val="none" w:sz="0" w:space="0" w:color="auto"/>
        <w:right w:val="none" w:sz="0" w:space="0" w:color="auto"/>
      </w:divBdr>
    </w:div>
    <w:div w:id="1400522848">
      <w:marLeft w:val="640"/>
      <w:marRight w:val="0"/>
      <w:marTop w:val="0"/>
      <w:marBottom w:val="0"/>
      <w:divBdr>
        <w:top w:val="none" w:sz="0" w:space="0" w:color="auto"/>
        <w:left w:val="none" w:sz="0" w:space="0" w:color="auto"/>
        <w:bottom w:val="none" w:sz="0" w:space="0" w:color="auto"/>
        <w:right w:val="none" w:sz="0" w:space="0" w:color="auto"/>
      </w:divBdr>
    </w:div>
    <w:div w:id="1400596174">
      <w:marLeft w:val="640"/>
      <w:marRight w:val="0"/>
      <w:marTop w:val="0"/>
      <w:marBottom w:val="0"/>
      <w:divBdr>
        <w:top w:val="none" w:sz="0" w:space="0" w:color="auto"/>
        <w:left w:val="none" w:sz="0" w:space="0" w:color="auto"/>
        <w:bottom w:val="none" w:sz="0" w:space="0" w:color="auto"/>
        <w:right w:val="none" w:sz="0" w:space="0" w:color="auto"/>
      </w:divBdr>
    </w:div>
    <w:div w:id="1400787583">
      <w:marLeft w:val="640"/>
      <w:marRight w:val="0"/>
      <w:marTop w:val="0"/>
      <w:marBottom w:val="0"/>
      <w:divBdr>
        <w:top w:val="none" w:sz="0" w:space="0" w:color="auto"/>
        <w:left w:val="none" w:sz="0" w:space="0" w:color="auto"/>
        <w:bottom w:val="none" w:sz="0" w:space="0" w:color="auto"/>
        <w:right w:val="none" w:sz="0" w:space="0" w:color="auto"/>
      </w:divBdr>
    </w:div>
    <w:div w:id="1401178391">
      <w:marLeft w:val="640"/>
      <w:marRight w:val="0"/>
      <w:marTop w:val="0"/>
      <w:marBottom w:val="0"/>
      <w:divBdr>
        <w:top w:val="none" w:sz="0" w:space="0" w:color="auto"/>
        <w:left w:val="none" w:sz="0" w:space="0" w:color="auto"/>
        <w:bottom w:val="none" w:sz="0" w:space="0" w:color="auto"/>
        <w:right w:val="none" w:sz="0" w:space="0" w:color="auto"/>
      </w:divBdr>
    </w:div>
    <w:div w:id="1401634774">
      <w:marLeft w:val="640"/>
      <w:marRight w:val="0"/>
      <w:marTop w:val="0"/>
      <w:marBottom w:val="0"/>
      <w:divBdr>
        <w:top w:val="none" w:sz="0" w:space="0" w:color="auto"/>
        <w:left w:val="none" w:sz="0" w:space="0" w:color="auto"/>
        <w:bottom w:val="none" w:sz="0" w:space="0" w:color="auto"/>
        <w:right w:val="none" w:sz="0" w:space="0" w:color="auto"/>
      </w:divBdr>
    </w:div>
    <w:div w:id="1401830632">
      <w:marLeft w:val="640"/>
      <w:marRight w:val="0"/>
      <w:marTop w:val="0"/>
      <w:marBottom w:val="0"/>
      <w:divBdr>
        <w:top w:val="none" w:sz="0" w:space="0" w:color="auto"/>
        <w:left w:val="none" w:sz="0" w:space="0" w:color="auto"/>
        <w:bottom w:val="none" w:sz="0" w:space="0" w:color="auto"/>
        <w:right w:val="none" w:sz="0" w:space="0" w:color="auto"/>
      </w:divBdr>
    </w:div>
    <w:div w:id="1402098860">
      <w:marLeft w:val="640"/>
      <w:marRight w:val="0"/>
      <w:marTop w:val="0"/>
      <w:marBottom w:val="0"/>
      <w:divBdr>
        <w:top w:val="none" w:sz="0" w:space="0" w:color="auto"/>
        <w:left w:val="none" w:sz="0" w:space="0" w:color="auto"/>
        <w:bottom w:val="none" w:sz="0" w:space="0" w:color="auto"/>
        <w:right w:val="none" w:sz="0" w:space="0" w:color="auto"/>
      </w:divBdr>
    </w:div>
    <w:div w:id="1402294764">
      <w:marLeft w:val="640"/>
      <w:marRight w:val="0"/>
      <w:marTop w:val="0"/>
      <w:marBottom w:val="0"/>
      <w:divBdr>
        <w:top w:val="none" w:sz="0" w:space="0" w:color="auto"/>
        <w:left w:val="none" w:sz="0" w:space="0" w:color="auto"/>
        <w:bottom w:val="none" w:sz="0" w:space="0" w:color="auto"/>
        <w:right w:val="none" w:sz="0" w:space="0" w:color="auto"/>
      </w:divBdr>
    </w:div>
    <w:div w:id="1402411817">
      <w:bodyDiv w:val="1"/>
      <w:marLeft w:val="0"/>
      <w:marRight w:val="0"/>
      <w:marTop w:val="0"/>
      <w:marBottom w:val="0"/>
      <w:divBdr>
        <w:top w:val="none" w:sz="0" w:space="0" w:color="auto"/>
        <w:left w:val="none" w:sz="0" w:space="0" w:color="auto"/>
        <w:bottom w:val="none" w:sz="0" w:space="0" w:color="auto"/>
        <w:right w:val="none" w:sz="0" w:space="0" w:color="auto"/>
      </w:divBdr>
    </w:div>
    <w:div w:id="1403985895">
      <w:marLeft w:val="480"/>
      <w:marRight w:val="0"/>
      <w:marTop w:val="0"/>
      <w:marBottom w:val="0"/>
      <w:divBdr>
        <w:top w:val="none" w:sz="0" w:space="0" w:color="auto"/>
        <w:left w:val="none" w:sz="0" w:space="0" w:color="auto"/>
        <w:bottom w:val="none" w:sz="0" w:space="0" w:color="auto"/>
        <w:right w:val="none" w:sz="0" w:space="0" w:color="auto"/>
      </w:divBdr>
    </w:div>
    <w:div w:id="1404110334">
      <w:marLeft w:val="640"/>
      <w:marRight w:val="0"/>
      <w:marTop w:val="0"/>
      <w:marBottom w:val="0"/>
      <w:divBdr>
        <w:top w:val="none" w:sz="0" w:space="0" w:color="auto"/>
        <w:left w:val="none" w:sz="0" w:space="0" w:color="auto"/>
        <w:bottom w:val="none" w:sz="0" w:space="0" w:color="auto"/>
        <w:right w:val="none" w:sz="0" w:space="0" w:color="auto"/>
      </w:divBdr>
    </w:div>
    <w:div w:id="1404718756">
      <w:bodyDiv w:val="1"/>
      <w:marLeft w:val="0"/>
      <w:marRight w:val="0"/>
      <w:marTop w:val="0"/>
      <w:marBottom w:val="0"/>
      <w:divBdr>
        <w:top w:val="none" w:sz="0" w:space="0" w:color="auto"/>
        <w:left w:val="none" w:sz="0" w:space="0" w:color="auto"/>
        <w:bottom w:val="none" w:sz="0" w:space="0" w:color="auto"/>
        <w:right w:val="none" w:sz="0" w:space="0" w:color="auto"/>
      </w:divBdr>
      <w:divsChild>
        <w:div w:id="25913611">
          <w:marLeft w:val="480"/>
          <w:marRight w:val="0"/>
          <w:marTop w:val="0"/>
          <w:marBottom w:val="0"/>
          <w:divBdr>
            <w:top w:val="none" w:sz="0" w:space="0" w:color="auto"/>
            <w:left w:val="none" w:sz="0" w:space="0" w:color="auto"/>
            <w:bottom w:val="none" w:sz="0" w:space="0" w:color="auto"/>
            <w:right w:val="none" w:sz="0" w:space="0" w:color="auto"/>
          </w:divBdr>
        </w:div>
        <w:div w:id="33428034">
          <w:marLeft w:val="480"/>
          <w:marRight w:val="0"/>
          <w:marTop w:val="0"/>
          <w:marBottom w:val="0"/>
          <w:divBdr>
            <w:top w:val="none" w:sz="0" w:space="0" w:color="auto"/>
            <w:left w:val="none" w:sz="0" w:space="0" w:color="auto"/>
            <w:bottom w:val="none" w:sz="0" w:space="0" w:color="auto"/>
            <w:right w:val="none" w:sz="0" w:space="0" w:color="auto"/>
          </w:divBdr>
        </w:div>
        <w:div w:id="77333009">
          <w:marLeft w:val="480"/>
          <w:marRight w:val="0"/>
          <w:marTop w:val="0"/>
          <w:marBottom w:val="0"/>
          <w:divBdr>
            <w:top w:val="none" w:sz="0" w:space="0" w:color="auto"/>
            <w:left w:val="none" w:sz="0" w:space="0" w:color="auto"/>
            <w:bottom w:val="none" w:sz="0" w:space="0" w:color="auto"/>
            <w:right w:val="none" w:sz="0" w:space="0" w:color="auto"/>
          </w:divBdr>
        </w:div>
        <w:div w:id="113326888">
          <w:marLeft w:val="480"/>
          <w:marRight w:val="0"/>
          <w:marTop w:val="0"/>
          <w:marBottom w:val="0"/>
          <w:divBdr>
            <w:top w:val="none" w:sz="0" w:space="0" w:color="auto"/>
            <w:left w:val="none" w:sz="0" w:space="0" w:color="auto"/>
            <w:bottom w:val="none" w:sz="0" w:space="0" w:color="auto"/>
            <w:right w:val="none" w:sz="0" w:space="0" w:color="auto"/>
          </w:divBdr>
        </w:div>
        <w:div w:id="203369161">
          <w:marLeft w:val="480"/>
          <w:marRight w:val="0"/>
          <w:marTop w:val="0"/>
          <w:marBottom w:val="0"/>
          <w:divBdr>
            <w:top w:val="none" w:sz="0" w:space="0" w:color="auto"/>
            <w:left w:val="none" w:sz="0" w:space="0" w:color="auto"/>
            <w:bottom w:val="none" w:sz="0" w:space="0" w:color="auto"/>
            <w:right w:val="none" w:sz="0" w:space="0" w:color="auto"/>
          </w:divBdr>
        </w:div>
        <w:div w:id="210659386">
          <w:marLeft w:val="480"/>
          <w:marRight w:val="0"/>
          <w:marTop w:val="0"/>
          <w:marBottom w:val="0"/>
          <w:divBdr>
            <w:top w:val="none" w:sz="0" w:space="0" w:color="auto"/>
            <w:left w:val="none" w:sz="0" w:space="0" w:color="auto"/>
            <w:bottom w:val="none" w:sz="0" w:space="0" w:color="auto"/>
            <w:right w:val="none" w:sz="0" w:space="0" w:color="auto"/>
          </w:divBdr>
        </w:div>
        <w:div w:id="228466122">
          <w:marLeft w:val="480"/>
          <w:marRight w:val="0"/>
          <w:marTop w:val="0"/>
          <w:marBottom w:val="0"/>
          <w:divBdr>
            <w:top w:val="none" w:sz="0" w:space="0" w:color="auto"/>
            <w:left w:val="none" w:sz="0" w:space="0" w:color="auto"/>
            <w:bottom w:val="none" w:sz="0" w:space="0" w:color="auto"/>
            <w:right w:val="none" w:sz="0" w:space="0" w:color="auto"/>
          </w:divBdr>
        </w:div>
        <w:div w:id="263999169">
          <w:marLeft w:val="480"/>
          <w:marRight w:val="0"/>
          <w:marTop w:val="0"/>
          <w:marBottom w:val="0"/>
          <w:divBdr>
            <w:top w:val="none" w:sz="0" w:space="0" w:color="auto"/>
            <w:left w:val="none" w:sz="0" w:space="0" w:color="auto"/>
            <w:bottom w:val="none" w:sz="0" w:space="0" w:color="auto"/>
            <w:right w:val="none" w:sz="0" w:space="0" w:color="auto"/>
          </w:divBdr>
        </w:div>
        <w:div w:id="358238816">
          <w:marLeft w:val="480"/>
          <w:marRight w:val="0"/>
          <w:marTop w:val="0"/>
          <w:marBottom w:val="0"/>
          <w:divBdr>
            <w:top w:val="none" w:sz="0" w:space="0" w:color="auto"/>
            <w:left w:val="none" w:sz="0" w:space="0" w:color="auto"/>
            <w:bottom w:val="none" w:sz="0" w:space="0" w:color="auto"/>
            <w:right w:val="none" w:sz="0" w:space="0" w:color="auto"/>
          </w:divBdr>
        </w:div>
        <w:div w:id="362559286">
          <w:marLeft w:val="480"/>
          <w:marRight w:val="0"/>
          <w:marTop w:val="0"/>
          <w:marBottom w:val="0"/>
          <w:divBdr>
            <w:top w:val="none" w:sz="0" w:space="0" w:color="auto"/>
            <w:left w:val="none" w:sz="0" w:space="0" w:color="auto"/>
            <w:bottom w:val="none" w:sz="0" w:space="0" w:color="auto"/>
            <w:right w:val="none" w:sz="0" w:space="0" w:color="auto"/>
          </w:divBdr>
        </w:div>
        <w:div w:id="473260202">
          <w:marLeft w:val="480"/>
          <w:marRight w:val="0"/>
          <w:marTop w:val="0"/>
          <w:marBottom w:val="0"/>
          <w:divBdr>
            <w:top w:val="none" w:sz="0" w:space="0" w:color="auto"/>
            <w:left w:val="none" w:sz="0" w:space="0" w:color="auto"/>
            <w:bottom w:val="none" w:sz="0" w:space="0" w:color="auto"/>
            <w:right w:val="none" w:sz="0" w:space="0" w:color="auto"/>
          </w:divBdr>
        </w:div>
        <w:div w:id="511844024">
          <w:marLeft w:val="480"/>
          <w:marRight w:val="0"/>
          <w:marTop w:val="0"/>
          <w:marBottom w:val="0"/>
          <w:divBdr>
            <w:top w:val="none" w:sz="0" w:space="0" w:color="auto"/>
            <w:left w:val="none" w:sz="0" w:space="0" w:color="auto"/>
            <w:bottom w:val="none" w:sz="0" w:space="0" w:color="auto"/>
            <w:right w:val="none" w:sz="0" w:space="0" w:color="auto"/>
          </w:divBdr>
        </w:div>
        <w:div w:id="555556141">
          <w:marLeft w:val="480"/>
          <w:marRight w:val="0"/>
          <w:marTop w:val="0"/>
          <w:marBottom w:val="0"/>
          <w:divBdr>
            <w:top w:val="none" w:sz="0" w:space="0" w:color="auto"/>
            <w:left w:val="none" w:sz="0" w:space="0" w:color="auto"/>
            <w:bottom w:val="none" w:sz="0" w:space="0" w:color="auto"/>
            <w:right w:val="none" w:sz="0" w:space="0" w:color="auto"/>
          </w:divBdr>
        </w:div>
        <w:div w:id="576985572">
          <w:marLeft w:val="480"/>
          <w:marRight w:val="0"/>
          <w:marTop w:val="0"/>
          <w:marBottom w:val="0"/>
          <w:divBdr>
            <w:top w:val="none" w:sz="0" w:space="0" w:color="auto"/>
            <w:left w:val="none" w:sz="0" w:space="0" w:color="auto"/>
            <w:bottom w:val="none" w:sz="0" w:space="0" w:color="auto"/>
            <w:right w:val="none" w:sz="0" w:space="0" w:color="auto"/>
          </w:divBdr>
        </w:div>
        <w:div w:id="578683334">
          <w:marLeft w:val="480"/>
          <w:marRight w:val="0"/>
          <w:marTop w:val="0"/>
          <w:marBottom w:val="0"/>
          <w:divBdr>
            <w:top w:val="none" w:sz="0" w:space="0" w:color="auto"/>
            <w:left w:val="none" w:sz="0" w:space="0" w:color="auto"/>
            <w:bottom w:val="none" w:sz="0" w:space="0" w:color="auto"/>
            <w:right w:val="none" w:sz="0" w:space="0" w:color="auto"/>
          </w:divBdr>
        </w:div>
        <w:div w:id="640381989">
          <w:marLeft w:val="480"/>
          <w:marRight w:val="0"/>
          <w:marTop w:val="0"/>
          <w:marBottom w:val="0"/>
          <w:divBdr>
            <w:top w:val="none" w:sz="0" w:space="0" w:color="auto"/>
            <w:left w:val="none" w:sz="0" w:space="0" w:color="auto"/>
            <w:bottom w:val="none" w:sz="0" w:space="0" w:color="auto"/>
            <w:right w:val="none" w:sz="0" w:space="0" w:color="auto"/>
          </w:divBdr>
        </w:div>
        <w:div w:id="664863087">
          <w:marLeft w:val="480"/>
          <w:marRight w:val="0"/>
          <w:marTop w:val="0"/>
          <w:marBottom w:val="0"/>
          <w:divBdr>
            <w:top w:val="none" w:sz="0" w:space="0" w:color="auto"/>
            <w:left w:val="none" w:sz="0" w:space="0" w:color="auto"/>
            <w:bottom w:val="none" w:sz="0" w:space="0" w:color="auto"/>
            <w:right w:val="none" w:sz="0" w:space="0" w:color="auto"/>
          </w:divBdr>
        </w:div>
        <w:div w:id="680159564">
          <w:marLeft w:val="480"/>
          <w:marRight w:val="0"/>
          <w:marTop w:val="0"/>
          <w:marBottom w:val="0"/>
          <w:divBdr>
            <w:top w:val="none" w:sz="0" w:space="0" w:color="auto"/>
            <w:left w:val="none" w:sz="0" w:space="0" w:color="auto"/>
            <w:bottom w:val="none" w:sz="0" w:space="0" w:color="auto"/>
            <w:right w:val="none" w:sz="0" w:space="0" w:color="auto"/>
          </w:divBdr>
        </w:div>
        <w:div w:id="690183579">
          <w:marLeft w:val="480"/>
          <w:marRight w:val="0"/>
          <w:marTop w:val="0"/>
          <w:marBottom w:val="0"/>
          <w:divBdr>
            <w:top w:val="none" w:sz="0" w:space="0" w:color="auto"/>
            <w:left w:val="none" w:sz="0" w:space="0" w:color="auto"/>
            <w:bottom w:val="none" w:sz="0" w:space="0" w:color="auto"/>
            <w:right w:val="none" w:sz="0" w:space="0" w:color="auto"/>
          </w:divBdr>
        </w:div>
        <w:div w:id="697512447">
          <w:marLeft w:val="480"/>
          <w:marRight w:val="0"/>
          <w:marTop w:val="0"/>
          <w:marBottom w:val="0"/>
          <w:divBdr>
            <w:top w:val="none" w:sz="0" w:space="0" w:color="auto"/>
            <w:left w:val="none" w:sz="0" w:space="0" w:color="auto"/>
            <w:bottom w:val="none" w:sz="0" w:space="0" w:color="auto"/>
            <w:right w:val="none" w:sz="0" w:space="0" w:color="auto"/>
          </w:divBdr>
        </w:div>
        <w:div w:id="720980498">
          <w:marLeft w:val="480"/>
          <w:marRight w:val="0"/>
          <w:marTop w:val="0"/>
          <w:marBottom w:val="0"/>
          <w:divBdr>
            <w:top w:val="none" w:sz="0" w:space="0" w:color="auto"/>
            <w:left w:val="none" w:sz="0" w:space="0" w:color="auto"/>
            <w:bottom w:val="none" w:sz="0" w:space="0" w:color="auto"/>
            <w:right w:val="none" w:sz="0" w:space="0" w:color="auto"/>
          </w:divBdr>
        </w:div>
        <w:div w:id="770900131">
          <w:marLeft w:val="480"/>
          <w:marRight w:val="0"/>
          <w:marTop w:val="0"/>
          <w:marBottom w:val="0"/>
          <w:divBdr>
            <w:top w:val="none" w:sz="0" w:space="0" w:color="auto"/>
            <w:left w:val="none" w:sz="0" w:space="0" w:color="auto"/>
            <w:bottom w:val="none" w:sz="0" w:space="0" w:color="auto"/>
            <w:right w:val="none" w:sz="0" w:space="0" w:color="auto"/>
          </w:divBdr>
        </w:div>
        <w:div w:id="779371126">
          <w:marLeft w:val="480"/>
          <w:marRight w:val="0"/>
          <w:marTop w:val="0"/>
          <w:marBottom w:val="0"/>
          <w:divBdr>
            <w:top w:val="none" w:sz="0" w:space="0" w:color="auto"/>
            <w:left w:val="none" w:sz="0" w:space="0" w:color="auto"/>
            <w:bottom w:val="none" w:sz="0" w:space="0" w:color="auto"/>
            <w:right w:val="none" w:sz="0" w:space="0" w:color="auto"/>
          </w:divBdr>
        </w:div>
        <w:div w:id="790978624">
          <w:marLeft w:val="480"/>
          <w:marRight w:val="0"/>
          <w:marTop w:val="0"/>
          <w:marBottom w:val="0"/>
          <w:divBdr>
            <w:top w:val="none" w:sz="0" w:space="0" w:color="auto"/>
            <w:left w:val="none" w:sz="0" w:space="0" w:color="auto"/>
            <w:bottom w:val="none" w:sz="0" w:space="0" w:color="auto"/>
            <w:right w:val="none" w:sz="0" w:space="0" w:color="auto"/>
          </w:divBdr>
        </w:div>
        <w:div w:id="883639697">
          <w:marLeft w:val="480"/>
          <w:marRight w:val="0"/>
          <w:marTop w:val="0"/>
          <w:marBottom w:val="0"/>
          <w:divBdr>
            <w:top w:val="none" w:sz="0" w:space="0" w:color="auto"/>
            <w:left w:val="none" w:sz="0" w:space="0" w:color="auto"/>
            <w:bottom w:val="none" w:sz="0" w:space="0" w:color="auto"/>
            <w:right w:val="none" w:sz="0" w:space="0" w:color="auto"/>
          </w:divBdr>
        </w:div>
        <w:div w:id="915430844">
          <w:marLeft w:val="480"/>
          <w:marRight w:val="0"/>
          <w:marTop w:val="0"/>
          <w:marBottom w:val="0"/>
          <w:divBdr>
            <w:top w:val="none" w:sz="0" w:space="0" w:color="auto"/>
            <w:left w:val="none" w:sz="0" w:space="0" w:color="auto"/>
            <w:bottom w:val="none" w:sz="0" w:space="0" w:color="auto"/>
            <w:right w:val="none" w:sz="0" w:space="0" w:color="auto"/>
          </w:divBdr>
        </w:div>
        <w:div w:id="939525452">
          <w:marLeft w:val="480"/>
          <w:marRight w:val="0"/>
          <w:marTop w:val="0"/>
          <w:marBottom w:val="0"/>
          <w:divBdr>
            <w:top w:val="none" w:sz="0" w:space="0" w:color="auto"/>
            <w:left w:val="none" w:sz="0" w:space="0" w:color="auto"/>
            <w:bottom w:val="none" w:sz="0" w:space="0" w:color="auto"/>
            <w:right w:val="none" w:sz="0" w:space="0" w:color="auto"/>
          </w:divBdr>
        </w:div>
        <w:div w:id="952126430">
          <w:marLeft w:val="480"/>
          <w:marRight w:val="0"/>
          <w:marTop w:val="0"/>
          <w:marBottom w:val="0"/>
          <w:divBdr>
            <w:top w:val="none" w:sz="0" w:space="0" w:color="auto"/>
            <w:left w:val="none" w:sz="0" w:space="0" w:color="auto"/>
            <w:bottom w:val="none" w:sz="0" w:space="0" w:color="auto"/>
            <w:right w:val="none" w:sz="0" w:space="0" w:color="auto"/>
          </w:divBdr>
        </w:div>
        <w:div w:id="1028599860">
          <w:marLeft w:val="480"/>
          <w:marRight w:val="0"/>
          <w:marTop w:val="0"/>
          <w:marBottom w:val="0"/>
          <w:divBdr>
            <w:top w:val="none" w:sz="0" w:space="0" w:color="auto"/>
            <w:left w:val="none" w:sz="0" w:space="0" w:color="auto"/>
            <w:bottom w:val="none" w:sz="0" w:space="0" w:color="auto"/>
            <w:right w:val="none" w:sz="0" w:space="0" w:color="auto"/>
          </w:divBdr>
        </w:div>
        <w:div w:id="1031344470">
          <w:marLeft w:val="480"/>
          <w:marRight w:val="0"/>
          <w:marTop w:val="0"/>
          <w:marBottom w:val="0"/>
          <w:divBdr>
            <w:top w:val="none" w:sz="0" w:space="0" w:color="auto"/>
            <w:left w:val="none" w:sz="0" w:space="0" w:color="auto"/>
            <w:bottom w:val="none" w:sz="0" w:space="0" w:color="auto"/>
            <w:right w:val="none" w:sz="0" w:space="0" w:color="auto"/>
          </w:divBdr>
        </w:div>
        <w:div w:id="1046107638">
          <w:marLeft w:val="480"/>
          <w:marRight w:val="0"/>
          <w:marTop w:val="0"/>
          <w:marBottom w:val="0"/>
          <w:divBdr>
            <w:top w:val="none" w:sz="0" w:space="0" w:color="auto"/>
            <w:left w:val="none" w:sz="0" w:space="0" w:color="auto"/>
            <w:bottom w:val="none" w:sz="0" w:space="0" w:color="auto"/>
            <w:right w:val="none" w:sz="0" w:space="0" w:color="auto"/>
          </w:divBdr>
        </w:div>
        <w:div w:id="1072776521">
          <w:marLeft w:val="480"/>
          <w:marRight w:val="0"/>
          <w:marTop w:val="0"/>
          <w:marBottom w:val="0"/>
          <w:divBdr>
            <w:top w:val="none" w:sz="0" w:space="0" w:color="auto"/>
            <w:left w:val="none" w:sz="0" w:space="0" w:color="auto"/>
            <w:bottom w:val="none" w:sz="0" w:space="0" w:color="auto"/>
            <w:right w:val="none" w:sz="0" w:space="0" w:color="auto"/>
          </w:divBdr>
        </w:div>
        <w:div w:id="1185905137">
          <w:marLeft w:val="480"/>
          <w:marRight w:val="0"/>
          <w:marTop w:val="0"/>
          <w:marBottom w:val="0"/>
          <w:divBdr>
            <w:top w:val="none" w:sz="0" w:space="0" w:color="auto"/>
            <w:left w:val="none" w:sz="0" w:space="0" w:color="auto"/>
            <w:bottom w:val="none" w:sz="0" w:space="0" w:color="auto"/>
            <w:right w:val="none" w:sz="0" w:space="0" w:color="auto"/>
          </w:divBdr>
        </w:div>
        <w:div w:id="1228421220">
          <w:marLeft w:val="480"/>
          <w:marRight w:val="0"/>
          <w:marTop w:val="0"/>
          <w:marBottom w:val="0"/>
          <w:divBdr>
            <w:top w:val="none" w:sz="0" w:space="0" w:color="auto"/>
            <w:left w:val="none" w:sz="0" w:space="0" w:color="auto"/>
            <w:bottom w:val="none" w:sz="0" w:space="0" w:color="auto"/>
            <w:right w:val="none" w:sz="0" w:space="0" w:color="auto"/>
          </w:divBdr>
        </w:div>
        <w:div w:id="1243831056">
          <w:marLeft w:val="480"/>
          <w:marRight w:val="0"/>
          <w:marTop w:val="0"/>
          <w:marBottom w:val="0"/>
          <w:divBdr>
            <w:top w:val="none" w:sz="0" w:space="0" w:color="auto"/>
            <w:left w:val="none" w:sz="0" w:space="0" w:color="auto"/>
            <w:bottom w:val="none" w:sz="0" w:space="0" w:color="auto"/>
            <w:right w:val="none" w:sz="0" w:space="0" w:color="auto"/>
          </w:divBdr>
        </w:div>
        <w:div w:id="1263562691">
          <w:marLeft w:val="480"/>
          <w:marRight w:val="0"/>
          <w:marTop w:val="0"/>
          <w:marBottom w:val="0"/>
          <w:divBdr>
            <w:top w:val="none" w:sz="0" w:space="0" w:color="auto"/>
            <w:left w:val="none" w:sz="0" w:space="0" w:color="auto"/>
            <w:bottom w:val="none" w:sz="0" w:space="0" w:color="auto"/>
            <w:right w:val="none" w:sz="0" w:space="0" w:color="auto"/>
          </w:divBdr>
        </w:div>
        <w:div w:id="1288203139">
          <w:marLeft w:val="480"/>
          <w:marRight w:val="0"/>
          <w:marTop w:val="0"/>
          <w:marBottom w:val="0"/>
          <w:divBdr>
            <w:top w:val="none" w:sz="0" w:space="0" w:color="auto"/>
            <w:left w:val="none" w:sz="0" w:space="0" w:color="auto"/>
            <w:bottom w:val="none" w:sz="0" w:space="0" w:color="auto"/>
            <w:right w:val="none" w:sz="0" w:space="0" w:color="auto"/>
          </w:divBdr>
        </w:div>
        <w:div w:id="1297759631">
          <w:marLeft w:val="480"/>
          <w:marRight w:val="0"/>
          <w:marTop w:val="0"/>
          <w:marBottom w:val="0"/>
          <w:divBdr>
            <w:top w:val="none" w:sz="0" w:space="0" w:color="auto"/>
            <w:left w:val="none" w:sz="0" w:space="0" w:color="auto"/>
            <w:bottom w:val="none" w:sz="0" w:space="0" w:color="auto"/>
            <w:right w:val="none" w:sz="0" w:space="0" w:color="auto"/>
          </w:divBdr>
        </w:div>
        <w:div w:id="1300837675">
          <w:marLeft w:val="480"/>
          <w:marRight w:val="0"/>
          <w:marTop w:val="0"/>
          <w:marBottom w:val="0"/>
          <w:divBdr>
            <w:top w:val="none" w:sz="0" w:space="0" w:color="auto"/>
            <w:left w:val="none" w:sz="0" w:space="0" w:color="auto"/>
            <w:bottom w:val="none" w:sz="0" w:space="0" w:color="auto"/>
            <w:right w:val="none" w:sz="0" w:space="0" w:color="auto"/>
          </w:divBdr>
        </w:div>
        <w:div w:id="1334408015">
          <w:marLeft w:val="480"/>
          <w:marRight w:val="0"/>
          <w:marTop w:val="0"/>
          <w:marBottom w:val="0"/>
          <w:divBdr>
            <w:top w:val="none" w:sz="0" w:space="0" w:color="auto"/>
            <w:left w:val="none" w:sz="0" w:space="0" w:color="auto"/>
            <w:bottom w:val="none" w:sz="0" w:space="0" w:color="auto"/>
            <w:right w:val="none" w:sz="0" w:space="0" w:color="auto"/>
          </w:divBdr>
        </w:div>
        <w:div w:id="1357002376">
          <w:marLeft w:val="480"/>
          <w:marRight w:val="0"/>
          <w:marTop w:val="0"/>
          <w:marBottom w:val="0"/>
          <w:divBdr>
            <w:top w:val="none" w:sz="0" w:space="0" w:color="auto"/>
            <w:left w:val="none" w:sz="0" w:space="0" w:color="auto"/>
            <w:bottom w:val="none" w:sz="0" w:space="0" w:color="auto"/>
            <w:right w:val="none" w:sz="0" w:space="0" w:color="auto"/>
          </w:divBdr>
        </w:div>
        <w:div w:id="1397969248">
          <w:marLeft w:val="480"/>
          <w:marRight w:val="0"/>
          <w:marTop w:val="0"/>
          <w:marBottom w:val="0"/>
          <w:divBdr>
            <w:top w:val="none" w:sz="0" w:space="0" w:color="auto"/>
            <w:left w:val="none" w:sz="0" w:space="0" w:color="auto"/>
            <w:bottom w:val="none" w:sz="0" w:space="0" w:color="auto"/>
            <w:right w:val="none" w:sz="0" w:space="0" w:color="auto"/>
          </w:divBdr>
        </w:div>
        <w:div w:id="1400598405">
          <w:marLeft w:val="480"/>
          <w:marRight w:val="0"/>
          <w:marTop w:val="0"/>
          <w:marBottom w:val="0"/>
          <w:divBdr>
            <w:top w:val="none" w:sz="0" w:space="0" w:color="auto"/>
            <w:left w:val="none" w:sz="0" w:space="0" w:color="auto"/>
            <w:bottom w:val="none" w:sz="0" w:space="0" w:color="auto"/>
            <w:right w:val="none" w:sz="0" w:space="0" w:color="auto"/>
          </w:divBdr>
        </w:div>
        <w:div w:id="1439835599">
          <w:marLeft w:val="480"/>
          <w:marRight w:val="0"/>
          <w:marTop w:val="0"/>
          <w:marBottom w:val="0"/>
          <w:divBdr>
            <w:top w:val="none" w:sz="0" w:space="0" w:color="auto"/>
            <w:left w:val="none" w:sz="0" w:space="0" w:color="auto"/>
            <w:bottom w:val="none" w:sz="0" w:space="0" w:color="auto"/>
            <w:right w:val="none" w:sz="0" w:space="0" w:color="auto"/>
          </w:divBdr>
        </w:div>
        <w:div w:id="1447383839">
          <w:marLeft w:val="480"/>
          <w:marRight w:val="0"/>
          <w:marTop w:val="0"/>
          <w:marBottom w:val="0"/>
          <w:divBdr>
            <w:top w:val="none" w:sz="0" w:space="0" w:color="auto"/>
            <w:left w:val="none" w:sz="0" w:space="0" w:color="auto"/>
            <w:bottom w:val="none" w:sz="0" w:space="0" w:color="auto"/>
            <w:right w:val="none" w:sz="0" w:space="0" w:color="auto"/>
          </w:divBdr>
        </w:div>
        <w:div w:id="1466310597">
          <w:marLeft w:val="480"/>
          <w:marRight w:val="0"/>
          <w:marTop w:val="0"/>
          <w:marBottom w:val="0"/>
          <w:divBdr>
            <w:top w:val="none" w:sz="0" w:space="0" w:color="auto"/>
            <w:left w:val="none" w:sz="0" w:space="0" w:color="auto"/>
            <w:bottom w:val="none" w:sz="0" w:space="0" w:color="auto"/>
            <w:right w:val="none" w:sz="0" w:space="0" w:color="auto"/>
          </w:divBdr>
        </w:div>
        <w:div w:id="1532104988">
          <w:marLeft w:val="480"/>
          <w:marRight w:val="0"/>
          <w:marTop w:val="0"/>
          <w:marBottom w:val="0"/>
          <w:divBdr>
            <w:top w:val="none" w:sz="0" w:space="0" w:color="auto"/>
            <w:left w:val="none" w:sz="0" w:space="0" w:color="auto"/>
            <w:bottom w:val="none" w:sz="0" w:space="0" w:color="auto"/>
            <w:right w:val="none" w:sz="0" w:space="0" w:color="auto"/>
          </w:divBdr>
        </w:div>
        <w:div w:id="1563830316">
          <w:marLeft w:val="480"/>
          <w:marRight w:val="0"/>
          <w:marTop w:val="0"/>
          <w:marBottom w:val="0"/>
          <w:divBdr>
            <w:top w:val="none" w:sz="0" w:space="0" w:color="auto"/>
            <w:left w:val="none" w:sz="0" w:space="0" w:color="auto"/>
            <w:bottom w:val="none" w:sz="0" w:space="0" w:color="auto"/>
            <w:right w:val="none" w:sz="0" w:space="0" w:color="auto"/>
          </w:divBdr>
        </w:div>
        <w:div w:id="1599172827">
          <w:marLeft w:val="480"/>
          <w:marRight w:val="0"/>
          <w:marTop w:val="0"/>
          <w:marBottom w:val="0"/>
          <w:divBdr>
            <w:top w:val="none" w:sz="0" w:space="0" w:color="auto"/>
            <w:left w:val="none" w:sz="0" w:space="0" w:color="auto"/>
            <w:bottom w:val="none" w:sz="0" w:space="0" w:color="auto"/>
            <w:right w:val="none" w:sz="0" w:space="0" w:color="auto"/>
          </w:divBdr>
        </w:div>
        <w:div w:id="1633631916">
          <w:marLeft w:val="480"/>
          <w:marRight w:val="0"/>
          <w:marTop w:val="0"/>
          <w:marBottom w:val="0"/>
          <w:divBdr>
            <w:top w:val="none" w:sz="0" w:space="0" w:color="auto"/>
            <w:left w:val="none" w:sz="0" w:space="0" w:color="auto"/>
            <w:bottom w:val="none" w:sz="0" w:space="0" w:color="auto"/>
            <w:right w:val="none" w:sz="0" w:space="0" w:color="auto"/>
          </w:divBdr>
        </w:div>
        <w:div w:id="1638294948">
          <w:marLeft w:val="480"/>
          <w:marRight w:val="0"/>
          <w:marTop w:val="0"/>
          <w:marBottom w:val="0"/>
          <w:divBdr>
            <w:top w:val="none" w:sz="0" w:space="0" w:color="auto"/>
            <w:left w:val="none" w:sz="0" w:space="0" w:color="auto"/>
            <w:bottom w:val="none" w:sz="0" w:space="0" w:color="auto"/>
            <w:right w:val="none" w:sz="0" w:space="0" w:color="auto"/>
          </w:divBdr>
        </w:div>
        <w:div w:id="1643971993">
          <w:marLeft w:val="480"/>
          <w:marRight w:val="0"/>
          <w:marTop w:val="0"/>
          <w:marBottom w:val="0"/>
          <w:divBdr>
            <w:top w:val="none" w:sz="0" w:space="0" w:color="auto"/>
            <w:left w:val="none" w:sz="0" w:space="0" w:color="auto"/>
            <w:bottom w:val="none" w:sz="0" w:space="0" w:color="auto"/>
            <w:right w:val="none" w:sz="0" w:space="0" w:color="auto"/>
          </w:divBdr>
        </w:div>
        <w:div w:id="1732192782">
          <w:marLeft w:val="480"/>
          <w:marRight w:val="0"/>
          <w:marTop w:val="0"/>
          <w:marBottom w:val="0"/>
          <w:divBdr>
            <w:top w:val="none" w:sz="0" w:space="0" w:color="auto"/>
            <w:left w:val="none" w:sz="0" w:space="0" w:color="auto"/>
            <w:bottom w:val="none" w:sz="0" w:space="0" w:color="auto"/>
            <w:right w:val="none" w:sz="0" w:space="0" w:color="auto"/>
          </w:divBdr>
        </w:div>
        <w:div w:id="1765413664">
          <w:marLeft w:val="480"/>
          <w:marRight w:val="0"/>
          <w:marTop w:val="0"/>
          <w:marBottom w:val="0"/>
          <w:divBdr>
            <w:top w:val="none" w:sz="0" w:space="0" w:color="auto"/>
            <w:left w:val="none" w:sz="0" w:space="0" w:color="auto"/>
            <w:bottom w:val="none" w:sz="0" w:space="0" w:color="auto"/>
            <w:right w:val="none" w:sz="0" w:space="0" w:color="auto"/>
          </w:divBdr>
        </w:div>
        <w:div w:id="1798255246">
          <w:marLeft w:val="480"/>
          <w:marRight w:val="0"/>
          <w:marTop w:val="0"/>
          <w:marBottom w:val="0"/>
          <w:divBdr>
            <w:top w:val="none" w:sz="0" w:space="0" w:color="auto"/>
            <w:left w:val="none" w:sz="0" w:space="0" w:color="auto"/>
            <w:bottom w:val="none" w:sz="0" w:space="0" w:color="auto"/>
            <w:right w:val="none" w:sz="0" w:space="0" w:color="auto"/>
          </w:divBdr>
        </w:div>
        <w:div w:id="1846045388">
          <w:marLeft w:val="480"/>
          <w:marRight w:val="0"/>
          <w:marTop w:val="0"/>
          <w:marBottom w:val="0"/>
          <w:divBdr>
            <w:top w:val="none" w:sz="0" w:space="0" w:color="auto"/>
            <w:left w:val="none" w:sz="0" w:space="0" w:color="auto"/>
            <w:bottom w:val="none" w:sz="0" w:space="0" w:color="auto"/>
            <w:right w:val="none" w:sz="0" w:space="0" w:color="auto"/>
          </w:divBdr>
        </w:div>
        <w:div w:id="1859587503">
          <w:marLeft w:val="480"/>
          <w:marRight w:val="0"/>
          <w:marTop w:val="0"/>
          <w:marBottom w:val="0"/>
          <w:divBdr>
            <w:top w:val="none" w:sz="0" w:space="0" w:color="auto"/>
            <w:left w:val="none" w:sz="0" w:space="0" w:color="auto"/>
            <w:bottom w:val="none" w:sz="0" w:space="0" w:color="auto"/>
            <w:right w:val="none" w:sz="0" w:space="0" w:color="auto"/>
          </w:divBdr>
        </w:div>
        <w:div w:id="1890606289">
          <w:marLeft w:val="480"/>
          <w:marRight w:val="0"/>
          <w:marTop w:val="0"/>
          <w:marBottom w:val="0"/>
          <w:divBdr>
            <w:top w:val="none" w:sz="0" w:space="0" w:color="auto"/>
            <w:left w:val="none" w:sz="0" w:space="0" w:color="auto"/>
            <w:bottom w:val="none" w:sz="0" w:space="0" w:color="auto"/>
            <w:right w:val="none" w:sz="0" w:space="0" w:color="auto"/>
          </w:divBdr>
        </w:div>
        <w:div w:id="1929390259">
          <w:marLeft w:val="480"/>
          <w:marRight w:val="0"/>
          <w:marTop w:val="0"/>
          <w:marBottom w:val="0"/>
          <w:divBdr>
            <w:top w:val="none" w:sz="0" w:space="0" w:color="auto"/>
            <w:left w:val="none" w:sz="0" w:space="0" w:color="auto"/>
            <w:bottom w:val="none" w:sz="0" w:space="0" w:color="auto"/>
            <w:right w:val="none" w:sz="0" w:space="0" w:color="auto"/>
          </w:divBdr>
        </w:div>
      </w:divsChild>
    </w:div>
    <w:div w:id="1404721146">
      <w:bodyDiv w:val="1"/>
      <w:marLeft w:val="0"/>
      <w:marRight w:val="0"/>
      <w:marTop w:val="0"/>
      <w:marBottom w:val="0"/>
      <w:divBdr>
        <w:top w:val="none" w:sz="0" w:space="0" w:color="auto"/>
        <w:left w:val="none" w:sz="0" w:space="0" w:color="auto"/>
        <w:bottom w:val="none" w:sz="0" w:space="0" w:color="auto"/>
        <w:right w:val="none" w:sz="0" w:space="0" w:color="auto"/>
      </w:divBdr>
    </w:div>
    <w:div w:id="1405372005">
      <w:marLeft w:val="640"/>
      <w:marRight w:val="0"/>
      <w:marTop w:val="0"/>
      <w:marBottom w:val="0"/>
      <w:divBdr>
        <w:top w:val="none" w:sz="0" w:space="0" w:color="auto"/>
        <w:left w:val="none" w:sz="0" w:space="0" w:color="auto"/>
        <w:bottom w:val="none" w:sz="0" w:space="0" w:color="auto"/>
        <w:right w:val="none" w:sz="0" w:space="0" w:color="auto"/>
      </w:divBdr>
    </w:div>
    <w:div w:id="1405493481">
      <w:marLeft w:val="640"/>
      <w:marRight w:val="0"/>
      <w:marTop w:val="0"/>
      <w:marBottom w:val="0"/>
      <w:divBdr>
        <w:top w:val="none" w:sz="0" w:space="0" w:color="auto"/>
        <w:left w:val="none" w:sz="0" w:space="0" w:color="auto"/>
        <w:bottom w:val="none" w:sz="0" w:space="0" w:color="auto"/>
        <w:right w:val="none" w:sz="0" w:space="0" w:color="auto"/>
      </w:divBdr>
    </w:div>
    <w:div w:id="1405563195">
      <w:marLeft w:val="640"/>
      <w:marRight w:val="0"/>
      <w:marTop w:val="0"/>
      <w:marBottom w:val="0"/>
      <w:divBdr>
        <w:top w:val="none" w:sz="0" w:space="0" w:color="auto"/>
        <w:left w:val="none" w:sz="0" w:space="0" w:color="auto"/>
        <w:bottom w:val="none" w:sz="0" w:space="0" w:color="auto"/>
        <w:right w:val="none" w:sz="0" w:space="0" w:color="auto"/>
      </w:divBdr>
    </w:div>
    <w:div w:id="1405681719">
      <w:marLeft w:val="640"/>
      <w:marRight w:val="0"/>
      <w:marTop w:val="0"/>
      <w:marBottom w:val="0"/>
      <w:divBdr>
        <w:top w:val="none" w:sz="0" w:space="0" w:color="auto"/>
        <w:left w:val="none" w:sz="0" w:space="0" w:color="auto"/>
        <w:bottom w:val="none" w:sz="0" w:space="0" w:color="auto"/>
        <w:right w:val="none" w:sz="0" w:space="0" w:color="auto"/>
      </w:divBdr>
    </w:div>
    <w:div w:id="1405682236">
      <w:bodyDiv w:val="1"/>
      <w:marLeft w:val="0"/>
      <w:marRight w:val="0"/>
      <w:marTop w:val="0"/>
      <w:marBottom w:val="0"/>
      <w:divBdr>
        <w:top w:val="none" w:sz="0" w:space="0" w:color="auto"/>
        <w:left w:val="none" w:sz="0" w:space="0" w:color="auto"/>
        <w:bottom w:val="none" w:sz="0" w:space="0" w:color="auto"/>
        <w:right w:val="none" w:sz="0" w:space="0" w:color="auto"/>
      </w:divBdr>
    </w:div>
    <w:div w:id="1405765321">
      <w:marLeft w:val="480"/>
      <w:marRight w:val="0"/>
      <w:marTop w:val="0"/>
      <w:marBottom w:val="0"/>
      <w:divBdr>
        <w:top w:val="none" w:sz="0" w:space="0" w:color="auto"/>
        <w:left w:val="none" w:sz="0" w:space="0" w:color="auto"/>
        <w:bottom w:val="none" w:sz="0" w:space="0" w:color="auto"/>
        <w:right w:val="none" w:sz="0" w:space="0" w:color="auto"/>
      </w:divBdr>
    </w:div>
    <w:div w:id="1406293900">
      <w:marLeft w:val="640"/>
      <w:marRight w:val="0"/>
      <w:marTop w:val="0"/>
      <w:marBottom w:val="0"/>
      <w:divBdr>
        <w:top w:val="none" w:sz="0" w:space="0" w:color="auto"/>
        <w:left w:val="none" w:sz="0" w:space="0" w:color="auto"/>
        <w:bottom w:val="none" w:sz="0" w:space="0" w:color="auto"/>
        <w:right w:val="none" w:sz="0" w:space="0" w:color="auto"/>
      </w:divBdr>
    </w:div>
    <w:div w:id="1407066175">
      <w:marLeft w:val="640"/>
      <w:marRight w:val="0"/>
      <w:marTop w:val="0"/>
      <w:marBottom w:val="0"/>
      <w:divBdr>
        <w:top w:val="none" w:sz="0" w:space="0" w:color="auto"/>
        <w:left w:val="none" w:sz="0" w:space="0" w:color="auto"/>
        <w:bottom w:val="none" w:sz="0" w:space="0" w:color="auto"/>
        <w:right w:val="none" w:sz="0" w:space="0" w:color="auto"/>
      </w:divBdr>
    </w:div>
    <w:div w:id="1407801985">
      <w:marLeft w:val="640"/>
      <w:marRight w:val="0"/>
      <w:marTop w:val="0"/>
      <w:marBottom w:val="0"/>
      <w:divBdr>
        <w:top w:val="none" w:sz="0" w:space="0" w:color="auto"/>
        <w:left w:val="none" w:sz="0" w:space="0" w:color="auto"/>
        <w:bottom w:val="none" w:sz="0" w:space="0" w:color="auto"/>
        <w:right w:val="none" w:sz="0" w:space="0" w:color="auto"/>
      </w:divBdr>
    </w:div>
    <w:div w:id="1407917567">
      <w:marLeft w:val="640"/>
      <w:marRight w:val="0"/>
      <w:marTop w:val="0"/>
      <w:marBottom w:val="0"/>
      <w:divBdr>
        <w:top w:val="none" w:sz="0" w:space="0" w:color="auto"/>
        <w:left w:val="none" w:sz="0" w:space="0" w:color="auto"/>
        <w:bottom w:val="none" w:sz="0" w:space="0" w:color="auto"/>
        <w:right w:val="none" w:sz="0" w:space="0" w:color="auto"/>
      </w:divBdr>
    </w:div>
    <w:div w:id="1408189501">
      <w:marLeft w:val="640"/>
      <w:marRight w:val="0"/>
      <w:marTop w:val="0"/>
      <w:marBottom w:val="0"/>
      <w:divBdr>
        <w:top w:val="none" w:sz="0" w:space="0" w:color="auto"/>
        <w:left w:val="none" w:sz="0" w:space="0" w:color="auto"/>
        <w:bottom w:val="none" w:sz="0" w:space="0" w:color="auto"/>
        <w:right w:val="none" w:sz="0" w:space="0" w:color="auto"/>
      </w:divBdr>
    </w:div>
    <w:div w:id="1408259352">
      <w:bodyDiv w:val="1"/>
      <w:marLeft w:val="0"/>
      <w:marRight w:val="0"/>
      <w:marTop w:val="0"/>
      <w:marBottom w:val="0"/>
      <w:divBdr>
        <w:top w:val="none" w:sz="0" w:space="0" w:color="auto"/>
        <w:left w:val="none" w:sz="0" w:space="0" w:color="auto"/>
        <w:bottom w:val="none" w:sz="0" w:space="0" w:color="auto"/>
        <w:right w:val="none" w:sz="0" w:space="0" w:color="auto"/>
      </w:divBdr>
    </w:div>
    <w:div w:id="1408460634">
      <w:marLeft w:val="640"/>
      <w:marRight w:val="0"/>
      <w:marTop w:val="0"/>
      <w:marBottom w:val="0"/>
      <w:divBdr>
        <w:top w:val="none" w:sz="0" w:space="0" w:color="auto"/>
        <w:left w:val="none" w:sz="0" w:space="0" w:color="auto"/>
        <w:bottom w:val="none" w:sz="0" w:space="0" w:color="auto"/>
        <w:right w:val="none" w:sz="0" w:space="0" w:color="auto"/>
      </w:divBdr>
    </w:div>
    <w:div w:id="1408571681">
      <w:marLeft w:val="640"/>
      <w:marRight w:val="0"/>
      <w:marTop w:val="0"/>
      <w:marBottom w:val="0"/>
      <w:divBdr>
        <w:top w:val="none" w:sz="0" w:space="0" w:color="auto"/>
        <w:left w:val="none" w:sz="0" w:space="0" w:color="auto"/>
        <w:bottom w:val="none" w:sz="0" w:space="0" w:color="auto"/>
        <w:right w:val="none" w:sz="0" w:space="0" w:color="auto"/>
      </w:divBdr>
    </w:div>
    <w:div w:id="1408649041">
      <w:marLeft w:val="640"/>
      <w:marRight w:val="0"/>
      <w:marTop w:val="0"/>
      <w:marBottom w:val="0"/>
      <w:divBdr>
        <w:top w:val="none" w:sz="0" w:space="0" w:color="auto"/>
        <w:left w:val="none" w:sz="0" w:space="0" w:color="auto"/>
        <w:bottom w:val="none" w:sz="0" w:space="0" w:color="auto"/>
        <w:right w:val="none" w:sz="0" w:space="0" w:color="auto"/>
      </w:divBdr>
    </w:div>
    <w:div w:id="1408696689">
      <w:bodyDiv w:val="1"/>
      <w:marLeft w:val="0"/>
      <w:marRight w:val="0"/>
      <w:marTop w:val="0"/>
      <w:marBottom w:val="0"/>
      <w:divBdr>
        <w:top w:val="none" w:sz="0" w:space="0" w:color="auto"/>
        <w:left w:val="none" w:sz="0" w:space="0" w:color="auto"/>
        <w:bottom w:val="none" w:sz="0" w:space="0" w:color="auto"/>
        <w:right w:val="none" w:sz="0" w:space="0" w:color="auto"/>
      </w:divBdr>
    </w:div>
    <w:div w:id="1408846166">
      <w:marLeft w:val="640"/>
      <w:marRight w:val="0"/>
      <w:marTop w:val="0"/>
      <w:marBottom w:val="0"/>
      <w:divBdr>
        <w:top w:val="none" w:sz="0" w:space="0" w:color="auto"/>
        <w:left w:val="none" w:sz="0" w:space="0" w:color="auto"/>
        <w:bottom w:val="none" w:sz="0" w:space="0" w:color="auto"/>
        <w:right w:val="none" w:sz="0" w:space="0" w:color="auto"/>
      </w:divBdr>
    </w:div>
    <w:div w:id="1408963028">
      <w:marLeft w:val="640"/>
      <w:marRight w:val="0"/>
      <w:marTop w:val="0"/>
      <w:marBottom w:val="0"/>
      <w:divBdr>
        <w:top w:val="none" w:sz="0" w:space="0" w:color="auto"/>
        <w:left w:val="none" w:sz="0" w:space="0" w:color="auto"/>
        <w:bottom w:val="none" w:sz="0" w:space="0" w:color="auto"/>
        <w:right w:val="none" w:sz="0" w:space="0" w:color="auto"/>
      </w:divBdr>
    </w:div>
    <w:div w:id="1409302675">
      <w:marLeft w:val="640"/>
      <w:marRight w:val="0"/>
      <w:marTop w:val="0"/>
      <w:marBottom w:val="0"/>
      <w:divBdr>
        <w:top w:val="none" w:sz="0" w:space="0" w:color="auto"/>
        <w:left w:val="none" w:sz="0" w:space="0" w:color="auto"/>
        <w:bottom w:val="none" w:sz="0" w:space="0" w:color="auto"/>
        <w:right w:val="none" w:sz="0" w:space="0" w:color="auto"/>
      </w:divBdr>
    </w:div>
    <w:div w:id="1409569446">
      <w:marLeft w:val="480"/>
      <w:marRight w:val="0"/>
      <w:marTop w:val="0"/>
      <w:marBottom w:val="0"/>
      <w:divBdr>
        <w:top w:val="none" w:sz="0" w:space="0" w:color="auto"/>
        <w:left w:val="none" w:sz="0" w:space="0" w:color="auto"/>
        <w:bottom w:val="none" w:sz="0" w:space="0" w:color="auto"/>
        <w:right w:val="none" w:sz="0" w:space="0" w:color="auto"/>
      </w:divBdr>
    </w:div>
    <w:div w:id="1409694343">
      <w:marLeft w:val="640"/>
      <w:marRight w:val="0"/>
      <w:marTop w:val="0"/>
      <w:marBottom w:val="0"/>
      <w:divBdr>
        <w:top w:val="none" w:sz="0" w:space="0" w:color="auto"/>
        <w:left w:val="none" w:sz="0" w:space="0" w:color="auto"/>
        <w:bottom w:val="none" w:sz="0" w:space="0" w:color="auto"/>
        <w:right w:val="none" w:sz="0" w:space="0" w:color="auto"/>
      </w:divBdr>
    </w:div>
    <w:div w:id="1411122939">
      <w:marLeft w:val="640"/>
      <w:marRight w:val="0"/>
      <w:marTop w:val="0"/>
      <w:marBottom w:val="0"/>
      <w:divBdr>
        <w:top w:val="none" w:sz="0" w:space="0" w:color="auto"/>
        <w:left w:val="none" w:sz="0" w:space="0" w:color="auto"/>
        <w:bottom w:val="none" w:sz="0" w:space="0" w:color="auto"/>
        <w:right w:val="none" w:sz="0" w:space="0" w:color="auto"/>
      </w:divBdr>
    </w:div>
    <w:div w:id="1411661231">
      <w:marLeft w:val="640"/>
      <w:marRight w:val="0"/>
      <w:marTop w:val="0"/>
      <w:marBottom w:val="0"/>
      <w:divBdr>
        <w:top w:val="none" w:sz="0" w:space="0" w:color="auto"/>
        <w:left w:val="none" w:sz="0" w:space="0" w:color="auto"/>
        <w:bottom w:val="none" w:sz="0" w:space="0" w:color="auto"/>
        <w:right w:val="none" w:sz="0" w:space="0" w:color="auto"/>
      </w:divBdr>
    </w:div>
    <w:div w:id="1411997002">
      <w:bodyDiv w:val="1"/>
      <w:marLeft w:val="0"/>
      <w:marRight w:val="0"/>
      <w:marTop w:val="0"/>
      <w:marBottom w:val="0"/>
      <w:divBdr>
        <w:top w:val="none" w:sz="0" w:space="0" w:color="auto"/>
        <w:left w:val="none" w:sz="0" w:space="0" w:color="auto"/>
        <w:bottom w:val="none" w:sz="0" w:space="0" w:color="auto"/>
        <w:right w:val="none" w:sz="0" w:space="0" w:color="auto"/>
      </w:divBdr>
      <w:divsChild>
        <w:div w:id="18746649">
          <w:marLeft w:val="480"/>
          <w:marRight w:val="0"/>
          <w:marTop w:val="0"/>
          <w:marBottom w:val="0"/>
          <w:divBdr>
            <w:top w:val="none" w:sz="0" w:space="0" w:color="auto"/>
            <w:left w:val="none" w:sz="0" w:space="0" w:color="auto"/>
            <w:bottom w:val="none" w:sz="0" w:space="0" w:color="auto"/>
            <w:right w:val="none" w:sz="0" w:space="0" w:color="auto"/>
          </w:divBdr>
        </w:div>
        <w:div w:id="21908631">
          <w:marLeft w:val="480"/>
          <w:marRight w:val="0"/>
          <w:marTop w:val="0"/>
          <w:marBottom w:val="0"/>
          <w:divBdr>
            <w:top w:val="none" w:sz="0" w:space="0" w:color="auto"/>
            <w:left w:val="none" w:sz="0" w:space="0" w:color="auto"/>
            <w:bottom w:val="none" w:sz="0" w:space="0" w:color="auto"/>
            <w:right w:val="none" w:sz="0" w:space="0" w:color="auto"/>
          </w:divBdr>
        </w:div>
        <w:div w:id="25102396">
          <w:marLeft w:val="480"/>
          <w:marRight w:val="0"/>
          <w:marTop w:val="0"/>
          <w:marBottom w:val="0"/>
          <w:divBdr>
            <w:top w:val="none" w:sz="0" w:space="0" w:color="auto"/>
            <w:left w:val="none" w:sz="0" w:space="0" w:color="auto"/>
            <w:bottom w:val="none" w:sz="0" w:space="0" w:color="auto"/>
            <w:right w:val="none" w:sz="0" w:space="0" w:color="auto"/>
          </w:divBdr>
        </w:div>
        <w:div w:id="29188417">
          <w:marLeft w:val="480"/>
          <w:marRight w:val="0"/>
          <w:marTop w:val="0"/>
          <w:marBottom w:val="0"/>
          <w:divBdr>
            <w:top w:val="none" w:sz="0" w:space="0" w:color="auto"/>
            <w:left w:val="none" w:sz="0" w:space="0" w:color="auto"/>
            <w:bottom w:val="none" w:sz="0" w:space="0" w:color="auto"/>
            <w:right w:val="none" w:sz="0" w:space="0" w:color="auto"/>
          </w:divBdr>
        </w:div>
        <w:div w:id="48312362">
          <w:marLeft w:val="480"/>
          <w:marRight w:val="0"/>
          <w:marTop w:val="0"/>
          <w:marBottom w:val="0"/>
          <w:divBdr>
            <w:top w:val="none" w:sz="0" w:space="0" w:color="auto"/>
            <w:left w:val="none" w:sz="0" w:space="0" w:color="auto"/>
            <w:bottom w:val="none" w:sz="0" w:space="0" w:color="auto"/>
            <w:right w:val="none" w:sz="0" w:space="0" w:color="auto"/>
          </w:divBdr>
        </w:div>
        <w:div w:id="107356360">
          <w:marLeft w:val="480"/>
          <w:marRight w:val="0"/>
          <w:marTop w:val="0"/>
          <w:marBottom w:val="0"/>
          <w:divBdr>
            <w:top w:val="none" w:sz="0" w:space="0" w:color="auto"/>
            <w:left w:val="none" w:sz="0" w:space="0" w:color="auto"/>
            <w:bottom w:val="none" w:sz="0" w:space="0" w:color="auto"/>
            <w:right w:val="none" w:sz="0" w:space="0" w:color="auto"/>
          </w:divBdr>
        </w:div>
        <w:div w:id="119037525">
          <w:marLeft w:val="480"/>
          <w:marRight w:val="0"/>
          <w:marTop w:val="0"/>
          <w:marBottom w:val="0"/>
          <w:divBdr>
            <w:top w:val="none" w:sz="0" w:space="0" w:color="auto"/>
            <w:left w:val="none" w:sz="0" w:space="0" w:color="auto"/>
            <w:bottom w:val="none" w:sz="0" w:space="0" w:color="auto"/>
            <w:right w:val="none" w:sz="0" w:space="0" w:color="auto"/>
          </w:divBdr>
        </w:div>
        <w:div w:id="122236198">
          <w:marLeft w:val="480"/>
          <w:marRight w:val="0"/>
          <w:marTop w:val="0"/>
          <w:marBottom w:val="0"/>
          <w:divBdr>
            <w:top w:val="none" w:sz="0" w:space="0" w:color="auto"/>
            <w:left w:val="none" w:sz="0" w:space="0" w:color="auto"/>
            <w:bottom w:val="none" w:sz="0" w:space="0" w:color="auto"/>
            <w:right w:val="none" w:sz="0" w:space="0" w:color="auto"/>
          </w:divBdr>
        </w:div>
        <w:div w:id="143591940">
          <w:marLeft w:val="480"/>
          <w:marRight w:val="0"/>
          <w:marTop w:val="0"/>
          <w:marBottom w:val="0"/>
          <w:divBdr>
            <w:top w:val="none" w:sz="0" w:space="0" w:color="auto"/>
            <w:left w:val="none" w:sz="0" w:space="0" w:color="auto"/>
            <w:bottom w:val="none" w:sz="0" w:space="0" w:color="auto"/>
            <w:right w:val="none" w:sz="0" w:space="0" w:color="auto"/>
          </w:divBdr>
        </w:div>
        <w:div w:id="146866645">
          <w:marLeft w:val="480"/>
          <w:marRight w:val="0"/>
          <w:marTop w:val="0"/>
          <w:marBottom w:val="0"/>
          <w:divBdr>
            <w:top w:val="none" w:sz="0" w:space="0" w:color="auto"/>
            <w:left w:val="none" w:sz="0" w:space="0" w:color="auto"/>
            <w:bottom w:val="none" w:sz="0" w:space="0" w:color="auto"/>
            <w:right w:val="none" w:sz="0" w:space="0" w:color="auto"/>
          </w:divBdr>
        </w:div>
        <w:div w:id="147594111">
          <w:marLeft w:val="480"/>
          <w:marRight w:val="0"/>
          <w:marTop w:val="0"/>
          <w:marBottom w:val="0"/>
          <w:divBdr>
            <w:top w:val="none" w:sz="0" w:space="0" w:color="auto"/>
            <w:left w:val="none" w:sz="0" w:space="0" w:color="auto"/>
            <w:bottom w:val="none" w:sz="0" w:space="0" w:color="auto"/>
            <w:right w:val="none" w:sz="0" w:space="0" w:color="auto"/>
          </w:divBdr>
        </w:div>
        <w:div w:id="226965297">
          <w:marLeft w:val="480"/>
          <w:marRight w:val="0"/>
          <w:marTop w:val="0"/>
          <w:marBottom w:val="0"/>
          <w:divBdr>
            <w:top w:val="none" w:sz="0" w:space="0" w:color="auto"/>
            <w:left w:val="none" w:sz="0" w:space="0" w:color="auto"/>
            <w:bottom w:val="none" w:sz="0" w:space="0" w:color="auto"/>
            <w:right w:val="none" w:sz="0" w:space="0" w:color="auto"/>
          </w:divBdr>
        </w:div>
        <w:div w:id="230887985">
          <w:marLeft w:val="480"/>
          <w:marRight w:val="0"/>
          <w:marTop w:val="0"/>
          <w:marBottom w:val="0"/>
          <w:divBdr>
            <w:top w:val="none" w:sz="0" w:space="0" w:color="auto"/>
            <w:left w:val="none" w:sz="0" w:space="0" w:color="auto"/>
            <w:bottom w:val="none" w:sz="0" w:space="0" w:color="auto"/>
            <w:right w:val="none" w:sz="0" w:space="0" w:color="auto"/>
          </w:divBdr>
        </w:div>
        <w:div w:id="299502652">
          <w:marLeft w:val="480"/>
          <w:marRight w:val="0"/>
          <w:marTop w:val="0"/>
          <w:marBottom w:val="0"/>
          <w:divBdr>
            <w:top w:val="none" w:sz="0" w:space="0" w:color="auto"/>
            <w:left w:val="none" w:sz="0" w:space="0" w:color="auto"/>
            <w:bottom w:val="none" w:sz="0" w:space="0" w:color="auto"/>
            <w:right w:val="none" w:sz="0" w:space="0" w:color="auto"/>
          </w:divBdr>
        </w:div>
        <w:div w:id="321203348">
          <w:marLeft w:val="480"/>
          <w:marRight w:val="0"/>
          <w:marTop w:val="0"/>
          <w:marBottom w:val="0"/>
          <w:divBdr>
            <w:top w:val="none" w:sz="0" w:space="0" w:color="auto"/>
            <w:left w:val="none" w:sz="0" w:space="0" w:color="auto"/>
            <w:bottom w:val="none" w:sz="0" w:space="0" w:color="auto"/>
            <w:right w:val="none" w:sz="0" w:space="0" w:color="auto"/>
          </w:divBdr>
        </w:div>
        <w:div w:id="348797332">
          <w:marLeft w:val="480"/>
          <w:marRight w:val="0"/>
          <w:marTop w:val="0"/>
          <w:marBottom w:val="0"/>
          <w:divBdr>
            <w:top w:val="none" w:sz="0" w:space="0" w:color="auto"/>
            <w:left w:val="none" w:sz="0" w:space="0" w:color="auto"/>
            <w:bottom w:val="none" w:sz="0" w:space="0" w:color="auto"/>
            <w:right w:val="none" w:sz="0" w:space="0" w:color="auto"/>
          </w:divBdr>
        </w:div>
        <w:div w:id="381490373">
          <w:marLeft w:val="480"/>
          <w:marRight w:val="0"/>
          <w:marTop w:val="0"/>
          <w:marBottom w:val="0"/>
          <w:divBdr>
            <w:top w:val="none" w:sz="0" w:space="0" w:color="auto"/>
            <w:left w:val="none" w:sz="0" w:space="0" w:color="auto"/>
            <w:bottom w:val="none" w:sz="0" w:space="0" w:color="auto"/>
            <w:right w:val="none" w:sz="0" w:space="0" w:color="auto"/>
          </w:divBdr>
        </w:div>
        <w:div w:id="387073909">
          <w:marLeft w:val="480"/>
          <w:marRight w:val="0"/>
          <w:marTop w:val="0"/>
          <w:marBottom w:val="0"/>
          <w:divBdr>
            <w:top w:val="none" w:sz="0" w:space="0" w:color="auto"/>
            <w:left w:val="none" w:sz="0" w:space="0" w:color="auto"/>
            <w:bottom w:val="none" w:sz="0" w:space="0" w:color="auto"/>
            <w:right w:val="none" w:sz="0" w:space="0" w:color="auto"/>
          </w:divBdr>
        </w:div>
        <w:div w:id="429350997">
          <w:marLeft w:val="480"/>
          <w:marRight w:val="0"/>
          <w:marTop w:val="0"/>
          <w:marBottom w:val="0"/>
          <w:divBdr>
            <w:top w:val="none" w:sz="0" w:space="0" w:color="auto"/>
            <w:left w:val="none" w:sz="0" w:space="0" w:color="auto"/>
            <w:bottom w:val="none" w:sz="0" w:space="0" w:color="auto"/>
            <w:right w:val="none" w:sz="0" w:space="0" w:color="auto"/>
          </w:divBdr>
        </w:div>
        <w:div w:id="454179687">
          <w:marLeft w:val="480"/>
          <w:marRight w:val="0"/>
          <w:marTop w:val="0"/>
          <w:marBottom w:val="0"/>
          <w:divBdr>
            <w:top w:val="none" w:sz="0" w:space="0" w:color="auto"/>
            <w:left w:val="none" w:sz="0" w:space="0" w:color="auto"/>
            <w:bottom w:val="none" w:sz="0" w:space="0" w:color="auto"/>
            <w:right w:val="none" w:sz="0" w:space="0" w:color="auto"/>
          </w:divBdr>
        </w:div>
        <w:div w:id="490102567">
          <w:marLeft w:val="480"/>
          <w:marRight w:val="0"/>
          <w:marTop w:val="0"/>
          <w:marBottom w:val="0"/>
          <w:divBdr>
            <w:top w:val="none" w:sz="0" w:space="0" w:color="auto"/>
            <w:left w:val="none" w:sz="0" w:space="0" w:color="auto"/>
            <w:bottom w:val="none" w:sz="0" w:space="0" w:color="auto"/>
            <w:right w:val="none" w:sz="0" w:space="0" w:color="auto"/>
          </w:divBdr>
        </w:div>
        <w:div w:id="504900593">
          <w:marLeft w:val="480"/>
          <w:marRight w:val="0"/>
          <w:marTop w:val="0"/>
          <w:marBottom w:val="0"/>
          <w:divBdr>
            <w:top w:val="none" w:sz="0" w:space="0" w:color="auto"/>
            <w:left w:val="none" w:sz="0" w:space="0" w:color="auto"/>
            <w:bottom w:val="none" w:sz="0" w:space="0" w:color="auto"/>
            <w:right w:val="none" w:sz="0" w:space="0" w:color="auto"/>
          </w:divBdr>
        </w:div>
        <w:div w:id="529025293">
          <w:marLeft w:val="480"/>
          <w:marRight w:val="0"/>
          <w:marTop w:val="0"/>
          <w:marBottom w:val="0"/>
          <w:divBdr>
            <w:top w:val="none" w:sz="0" w:space="0" w:color="auto"/>
            <w:left w:val="none" w:sz="0" w:space="0" w:color="auto"/>
            <w:bottom w:val="none" w:sz="0" w:space="0" w:color="auto"/>
            <w:right w:val="none" w:sz="0" w:space="0" w:color="auto"/>
          </w:divBdr>
        </w:div>
        <w:div w:id="531189348">
          <w:marLeft w:val="480"/>
          <w:marRight w:val="0"/>
          <w:marTop w:val="0"/>
          <w:marBottom w:val="0"/>
          <w:divBdr>
            <w:top w:val="none" w:sz="0" w:space="0" w:color="auto"/>
            <w:left w:val="none" w:sz="0" w:space="0" w:color="auto"/>
            <w:bottom w:val="none" w:sz="0" w:space="0" w:color="auto"/>
            <w:right w:val="none" w:sz="0" w:space="0" w:color="auto"/>
          </w:divBdr>
        </w:div>
        <w:div w:id="553859451">
          <w:marLeft w:val="480"/>
          <w:marRight w:val="0"/>
          <w:marTop w:val="0"/>
          <w:marBottom w:val="0"/>
          <w:divBdr>
            <w:top w:val="none" w:sz="0" w:space="0" w:color="auto"/>
            <w:left w:val="none" w:sz="0" w:space="0" w:color="auto"/>
            <w:bottom w:val="none" w:sz="0" w:space="0" w:color="auto"/>
            <w:right w:val="none" w:sz="0" w:space="0" w:color="auto"/>
          </w:divBdr>
        </w:div>
        <w:div w:id="566041216">
          <w:marLeft w:val="480"/>
          <w:marRight w:val="0"/>
          <w:marTop w:val="0"/>
          <w:marBottom w:val="0"/>
          <w:divBdr>
            <w:top w:val="none" w:sz="0" w:space="0" w:color="auto"/>
            <w:left w:val="none" w:sz="0" w:space="0" w:color="auto"/>
            <w:bottom w:val="none" w:sz="0" w:space="0" w:color="auto"/>
            <w:right w:val="none" w:sz="0" w:space="0" w:color="auto"/>
          </w:divBdr>
        </w:div>
        <w:div w:id="625698295">
          <w:marLeft w:val="480"/>
          <w:marRight w:val="0"/>
          <w:marTop w:val="0"/>
          <w:marBottom w:val="0"/>
          <w:divBdr>
            <w:top w:val="none" w:sz="0" w:space="0" w:color="auto"/>
            <w:left w:val="none" w:sz="0" w:space="0" w:color="auto"/>
            <w:bottom w:val="none" w:sz="0" w:space="0" w:color="auto"/>
            <w:right w:val="none" w:sz="0" w:space="0" w:color="auto"/>
          </w:divBdr>
        </w:div>
        <w:div w:id="666789939">
          <w:marLeft w:val="480"/>
          <w:marRight w:val="0"/>
          <w:marTop w:val="0"/>
          <w:marBottom w:val="0"/>
          <w:divBdr>
            <w:top w:val="none" w:sz="0" w:space="0" w:color="auto"/>
            <w:left w:val="none" w:sz="0" w:space="0" w:color="auto"/>
            <w:bottom w:val="none" w:sz="0" w:space="0" w:color="auto"/>
            <w:right w:val="none" w:sz="0" w:space="0" w:color="auto"/>
          </w:divBdr>
        </w:div>
        <w:div w:id="722367922">
          <w:marLeft w:val="480"/>
          <w:marRight w:val="0"/>
          <w:marTop w:val="0"/>
          <w:marBottom w:val="0"/>
          <w:divBdr>
            <w:top w:val="none" w:sz="0" w:space="0" w:color="auto"/>
            <w:left w:val="none" w:sz="0" w:space="0" w:color="auto"/>
            <w:bottom w:val="none" w:sz="0" w:space="0" w:color="auto"/>
            <w:right w:val="none" w:sz="0" w:space="0" w:color="auto"/>
          </w:divBdr>
        </w:div>
        <w:div w:id="722601599">
          <w:marLeft w:val="480"/>
          <w:marRight w:val="0"/>
          <w:marTop w:val="0"/>
          <w:marBottom w:val="0"/>
          <w:divBdr>
            <w:top w:val="none" w:sz="0" w:space="0" w:color="auto"/>
            <w:left w:val="none" w:sz="0" w:space="0" w:color="auto"/>
            <w:bottom w:val="none" w:sz="0" w:space="0" w:color="auto"/>
            <w:right w:val="none" w:sz="0" w:space="0" w:color="auto"/>
          </w:divBdr>
        </w:div>
        <w:div w:id="731197620">
          <w:marLeft w:val="480"/>
          <w:marRight w:val="0"/>
          <w:marTop w:val="0"/>
          <w:marBottom w:val="0"/>
          <w:divBdr>
            <w:top w:val="none" w:sz="0" w:space="0" w:color="auto"/>
            <w:left w:val="none" w:sz="0" w:space="0" w:color="auto"/>
            <w:bottom w:val="none" w:sz="0" w:space="0" w:color="auto"/>
            <w:right w:val="none" w:sz="0" w:space="0" w:color="auto"/>
          </w:divBdr>
        </w:div>
        <w:div w:id="771823632">
          <w:marLeft w:val="480"/>
          <w:marRight w:val="0"/>
          <w:marTop w:val="0"/>
          <w:marBottom w:val="0"/>
          <w:divBdr>
            <w:top w:val="none" w:sz="0" w:space="0" w:color="auto"/>
            <w:left w:val="none" w:sz="0" w:space="0" w:color="auto"/>
            <w:bottom w:val="none" w:sz="0" w:space="0" w:color="auto"/>
            <w:right w:val="none" w:sz="0" w:space="0" w:color="auto"/>
          </w:divBdr>
        </w:div>
        <w:div w:id="780227775">
          <w:marLeft w:val="480"/>
          <w:marRight w:val="0"/>
          <w:marTop w:val="0"/>
          <w:marBottom w:val="0"/>
          <w:divBdr>
            <w:top w:val="none" w:sz="0" w:space="0" w:color="auto"/>
            <w:left w:val="none" w:sz="0" w:space="0" w:color="auto"/>
            <w:bottom w:val="none" w:sz="0" w:space="0" w:color="auto"/>
            <w:right w:val="none" w:sz="0" w:space="0" w:color="auto"/>
          </w:divBdr>
        </w:div>
        <w:div w:id="825050176">
          <w:marLeft w:val="480"/>
          <w:marRight w:val="0"/>
          <w:marTop w:val="0"/>
          <w:marBottom w:val="0"/>
          <w:divBdr>
            <w:top w:val="none" w:sz="0" w:space="0" w:color="auto"/>
            <w:left w:val="none" w:sz="0" w:space="0" w:color="auto"/>
            <w:bottom w:val="none" w:sz="0" w:space="0" w:color="auto"/>
            <w:right w:val="none" w:sz="0" w:space="0" w:color="auto"/>
          </w:divBdr>
        </w:div>
        <w:div w:id="826820756">
          <w:marLeft w:val="480"/>
          <w:marRight w:val="0"/>
          <w:marTop w:val="0"/>
          <w:marBottom w:val="0"/>
          <w:divBdr>
            <w:top w:val="none" w:sz="0" w:space="0" w:color="auto"/>
            <w:left w:val="none" w:sz="0" w:space="0" w:color="auto"/>
            <w:bottom w:val="none" w:sz="0" w:space="0" w:color="auto"/>
            <w:right w:val="none" w:sz="0" w:space="0" w:color="auto"/>
          </w:divBdr>
        </w:div>
        <w:div w:id="834762165">
          <w:marLeft w:val="480"/>
          <w:marRight w:val="0"/>
          <w:marTop w:val="0"/>
          <w:marBottom w:val="0"/>
          <w:divBdr>
            <w:top w:val="none" w:sz="0" w:space="0" w:color="auto"/>
            <w:left w:val="none" w:sz="0" w:space="0" w:color="auto"/>
            <w:bottom w:val="none" w:sz="0" w:space="0" w:color="auto"/>
            <w:right w:val="none" w:sz="0" w:space="0" w:color="auto"/>
          </w:divBdr>
        </w:div>
        <w:div w:id="850801434">
          <w:marLeft w:val="480"/>
          <w:marRight w:val="0"/>
          <w:marTop w:val="0"/>
          <w:marBottom w:val="0"/>
          <w:divBdr>
            <w:top w:val="none" w:sz="0" w:space="0" w:color="auto"/>
            <w:left w:val="none" w:sz="0" w:space="0" w:color="auto"/>
            <w:bottom w:val="none" w:sz="0" w:space="0" w:color="auto"/>
            <w:right w:val="none" w:sz="0" w:space="0" w:color="auto"/>
          </w:divBdr>
        </w:div>
        <w:div w:id="883834942">
          <w:marLeft w:val="480"/>
          <w:marRight w:val="0"/>
          <w:marTop w:val="0"/>
          <w:marBottom w:val="0"/>
          <w:divBdr>
            <w:top w:val="none" w:sz="0" w:space="0" w:color="auto"/>
            <w:left w:val="none" w:sz="0" w:space="0" w:color="auto"/>
            <w:bottom w:val="none" w:sz="0" w:space="0" w:color="auto"/>
            <w:right w:val="none" w:sz="0" w:space="0" w:color="auto"/>
          </w:divBdr>
        </w:div>
        <w:div w:id="884365731">
          <w:marLeft w:val="480"/>
          <w:marRight w:val="0"/>
          <w:marTop w:val="0"/>
          <w:marBottom w:val="0"/>
          <w:divBdr>
            <w:top w:val="none" w:sz="0" w:space="0" w:color="auto"/>
            <w:left w:val="none" w:sz="0" w:space="0" w:color="auto"/>
            <w:bottom w:val="none" w:sz="0" w:space="0" w:color="auto"/>
            <w:right w:val="none" w:sz="0" w:space="0" w:color="auto"/>
          </w:divBdr>
        </w:div>
        <w:div w:id="901214796">
          <w:marLeft w:val="480"/>
          <w:marRight w:val="0"/>
          <w:marTop w:val="0"/>
          <w:marBottom w:val="0"/>
          <w:divBdr>
            <w:top w:val="none" w:sz="0" w:space="0" w:color="auto"/>
            <w:left w:val="none" w:sz="0" w:space="0" w:color="auto"/>
            <w:bottom w:val="none" w:sz="0" w:space="0" w:color="auto"/>
            <w:right w:val="none" w:sz="0" w:space="0" w:color="auto"/>
          </w:divBdr>
        </w:div>
        <w:div w:id="929850067">
          <w:marLeft w:val="480"/>
          <w:marRight w:val="0"/>
          <w:marTop w:val="0"/>
          <w:marBottom w:val="0"/>
          <w:divBdr>
            <w:top w:val="none" w:sz="0" w:space="0" w:color="auto"/>
            <w:left w:val="none" w:sz="0" w:space="0" w:color="auto"/>
            <w:bottom w:val="none" w:sz="0" w:space="0" w:color="auto"/>
            <w:right w:val="none" w:sz="0" w:space="0" w:color="auto"/>
          </w:divBdr>
        </w:div>
        <w:div w:id="954678173">
          <w:marLeft w:val="480"/>
          <w:marRight w:val="0"/>
          <w:marTop w:val="0"/>
          <w:marBottom w:val="0"/>
          <w:divBdr>
            <w:top w:val="none" w:sz="0" w:space="0" w:color="auto"/>
            <w:left w:val="none" w:sz="0" w:space="0" w:color="auto"/>
            <w:bottom w:val="none" w:sz="0" w:space="0" w:color="auto"/>
            <w:right w:val="none" w:sz="0" w:space="0" w:color="auto"/>
          </w:divBdr>
        </w:div>
        <w:div w:id="1006327604">
          <w:marLeft w:val="480"/>
          <w:marRight w:val="0"/>
          <w:marTop w:val="0"/>
          <w:marBottom w:val="0"/>
          <w:divBdr>
            <w:top w:val="none" w:sz="0" w:space="0" w:color="auto"/>
            <w:left w:val="none" w:sz="0" w:space="0" w:color="auto"/>
            <w:bottom w:val="none" w:sz="0" w:space="0" w:color="auto"/>
            <w:right w:val="none" w:sz="0" w:space="0" w:color="auto"/>
          </w:divBdr>
        </w:div>
        <w:div w:id="1013655528">
          <w:marLeft w:val="480"/>
          <w:marRight w:val="0"/>
          <w:marTop w:val="0"/>
          <w:marBottom w:val="0"/>
          <w:divBdr>
            <w:top w:val="none" w:sz="0" w:space="0" w:color="auto"/>
            <w:left w:val="none" w:sz="0" w:space="0" w:color="auto"/>
            <w:bottom w:val="none" w:sz="0" w:space="0" w:color="auto"/>
            <w:right w:val="none" w:sz="0" w:space="0" w:color="auto"/>
          </w:divBdr>
        </w:div>
        <w:div w:id="1015957830">
          <w:marLeft w:val="480"/>
          <w:marRight w:val="0"/>
          <w:marTop w:val="0"/>
          <w:marBottom w:val="0"/>
          <w:divBdr>
            <w:top w:val="none" w:sz="0" w:space="0" w:color="auto"/>
            <w:left w:val="none" w:sz="0" w:space="0" w:color="auto"/>
            <w:bottom w:val="none" w:sz="0" w:space="0" w:color="auto"/>
            <w:right w:val="none" w:sz="0" w:space="0" w:color="auto"/>
          </w:divBdr>
        </w:div>
        <w:div w:id="1017543309">
          <w:marLeft w:val="480"/>
          <w:marRight w:val="0"/>
          <w:marTop w:val="0"/>
          <w:marBottom w:val="0"/>
          <w:divBdr>
            <w:top w:val="none" w:sz="0" w:space="0" w:color="auto"/>
            <w:left w:val="none" w:sz="0" w:space="0" w:color="auto"/>
            <w:bottom w:val="none" w:sz="0" w:space="0" w:color="auto"/>
            <w:right w:val="none" w:sz="0" w:space="0" w:color="auto"/>
          </w:divBdr>
        </w:div>
        <w:div w:id="1030377824">
          <w:marLeft w:val="480"/>
          <w:marRight w:val="0"/>
          <w:marTop w:val="0"/>
          <w:marBottom w:val="0"/>
          <w:divBdr>
            <w:top w:val="none" w:sz="0" w:space="0" w:color="auto"/>
            <w:left w:val="none" w:sz="0" w:space="0" w:color="auto"/>
            <w:bottom w:val="none" w:sz="0" w:space="0" w:color="auto"/>
            <w:right w:val="none" w:sz="0" w:space="0" w:color="auto"/>
          </w:divBdr>
        </w:div>
        <w:div w:id="1038503708">
          <w:marLeft w:val="480"/>
          <w:marRight w:val="0"/>
          <w:marTop w:val="0"/>
          <w:marBottom w:val="0"/>
          <w:divBdr>
            <w:top w:val="none" w:sz="0" w:space="0" w:color="auto"/>
            <w:left w:val="none" w:sz="0" w:space="0" w:color="auto"/>
            <w:bottom w:val="none" w:sz="0" w:space="0" w:color="auto"/>
            <w:right w:val="none" w:sz="0" w:space="0" w:color="auto"/>
          </w:divBdr>
        </w:div>
        <w:div w:id="1044140599">
          <w:marLeft w:val="480"/>
          <w:marRight w:val="0"/>
          <w:marTop w:val="0"/>
          <w:marBottom w:val="0"/>
          <w:divBdr>
            <w:top w:val="none" w:sz="0" w:space="0" w:color="auto"/>
            <w:left w:val="none" w:sz="0" w:space="0" w:color="auto"/>
            <w:bottom w:val="none" w:sz="0" w:space="0" w:color="auto"/>
            <w:right w:val="none" w:sz="0" w:space="0" w:color="auto"/>
          </w:divBdr>
        </w:div>
        <w:div w:id="1092504978">
          <w:marLeft w:val="480"/>
          <w:marRight w:val="0"/>
          <w:marTop w:val="0"/>
          <w:marBottom w:val="0"/>
          <w:divBdr>
            <w:top w:val="none" w:sz="0" w:space="0" w:color="auto"/>
            <w:left w:val="none" w:sz="0" w:space="0" w:color="auto"/>
            <w:bottom w:val="none" w:sz="0" w:space="0" w:color="auto"/>
            <w:right w:val="none" w:sz="0" w:space="0" w:color="auto"/>
          </w:divBdr>
        </w:div>
        <w:div w:id="1095247172">
          <w:marLeft w:val="480"/>
          <w:marRight w:val="0"/>
          <w:marTop w:val="0"/>
          <w:marBottom w:val="0"/>
          <w:divBdr>
            <w:top w:val="none" w:sz="0" w:space="0" w:color="auto"/>
            <w:left w:val="none" w:sz="0" w:space="0" w:color="auto"/>
            <w:bottom w:val="none" w:sz="0" w:space="0" w:color="auto"/>
            <w:right w:val="none" w:sz="0" w:space="0" w:color="auto"/>
          </w:divBdr>
        </w:div>
        <w:div w:id="1113405141">
          <w:marLeft w:val="480"/>
          <w:marRight w:val="0"/>
          <w:marTop w:val="0"/>
          <w:marBottom w:val="0"/>
          <w:divBdr>
            <w:top w:val="none" w:sz="0" w:space="0" w:color="auto"/>
            <w:left w:val="none" w:sz="0" w:space="0" w:color="auto"/>
            <w:bottom w:val="none" w:sz="0" w:space="0" w:color="auto"/>
            <w:right w:val="none" w:sz="0" w:space="0" w:color="auto"/>
          </w:divBdr>
        </w:div>
        <w:div w:id="1127234682">
          <w:marLeft w:val="480"/>
          <w:marRight w:val="0"/>
          <w:marTop w:val="0"/>
          <w:marBottom w:val="0"/>
          <w:divBdr>
            <w:top w:val="none" w:sz="0" w:space="0" w:color="auto"/>
            <w:left w:val="none" w:sz="0" w:space="0" w:color="auto"/>
            <w:bottom w:val="none" w:sz="0" w:space="0" w:color="auto"/>
            <w:right w:val="none" w:sz="0" w:space="0" w:color="auto"/>
          </w:divBdr>
        </w:div>
        <w:div w:id="1127577789">
          <w:marLeft w:val="480"/>
          <w:marRight w:val="0"/>
          <w:marTop w:val="0"/>
          <w:marBottom w:val="0"/>
          <w:divBdr>
            <w:top w:val="none" w:sz="0" w:space="0" w:color="auto"/>
            <w:left w:val="none" w:sz="0" w:space="0" w:color="auto"/>
            <w:bottom w:val="none" w:sz="0" w:space="0" w:color="auto"/>
            <w:right w:val="none" w:sz="0" w:space="0" w:color="auto"/>
          </w:divBdr>
        </w:div>
        <w:div w:id="1127621608">
          <w:marLeft w:val="480"/>
          <w:marRight w:val="0"/>
          <w:marTop w:val="0"/>
          <w:marBottom w:val="0"/>
          <w:divBdr>
            <w:top w:val="none" w:sz="0" w:space="0" w:color="auto"/>
            <w:left w:val="none" w:sz="0" w:space="0" w:color="auto"/>
            <w:bottom w:val="none" w:sz="0" w:space="0" w:color="auto"/>
            <w:right w:val="none" w:sz="0" w:space="0" w:color="auto"/>
          </w:divBdr>
        </w:div>
        <w:div w:id="1130247097">
          <w:marLeft w:val="480"/>
          <w:marRight w:val="0"/>
          <w:marTop w:val="0"/>
          <w:marBottom w:val="0"/>
          <w:divBdr>
            <w:top w:val="none" w:sz="0" w:space="0" w:color="auto"/>
            <w:left w:val="none" w:sz="0" w:space="0" w:color="auto"/>
            <w:bottom w:val="none" w:sz="0" w:space="0" w:color="auto"/>
            <w:right w:val="none" w:sz="0" w:space="0" w:color="auto"/>
          </w:divBdr>
        </w:div>
        <w:div w:id="1145509058">
          <w:marLeft w:val="480"/>
          <w:marRight w:val="0"/>
          <w:marTop w:val="0"/>
          <w:marBottom w:val="0"/>
          <w:divBdr>
            <w:top w:val="none" w:sz="0" w:space="0" w:color="auto"/>
            <w:left w:val="none" w:sz="0" w:space="0" w:color="auto"/>
            <w:bottom w:val="none" w:sz="0" w:space="0" w:color="auto"/>
            <w:right w:val="none" w:sz="0" w:space="0" w:color="auto"/>
          </w:divBdr>
        </w:div>
        <w:div w:id="1149981413">
          <w:marLeft w:val="480"/>
          <w:marRight w:val="0"/>
          <w:marTop w:val="0"/>
          <w:marBottom w:val="0"/>
          <w:divBdr>
            <w:top w:val="none" w:sz="0" w:space="0" w:color="auto"/>
            <w:left w:val="none" w:sz="0" w:space="0" w:color="auto"/>
            <w:bottom w:val="none" w:sz="0" w:space="0" w:color="auto"/>
            <w:right w:val="none" w:sz="0" w:space="0" w:color="auto"/>
          </w:divBdr>
        </w:div>
        <w:div w:id="1157068199">
          <w:marLeft w:val="480"/>
          <w:marRight w:val="0"/>
          <w:marTop w:val="0"/>
          <w:marBottom w:val="0"/>
          <w:divBdr>
            <w:top w:val="none" w:sz="0" w:space="0" w:color="auto"/>
            <w:left w:val="none" w:sz="0" w:space="0" w:color="auto"/>
            <w:bottom w:val="none" w:sz="0" w:space="0" w:color="auto"/>
            <w:right w:val="none" w:sz="0" w:space="0" w:color="auto"/>
          </w:divBdr>
        </w:div>
        <w:div w:id="1165051680">
          <w:marLeft w:val="480"/>
          <w:marRight w:val="0"/>
          <w:marTop w:val="0"/>
          <w:marBottom w:val="0"/>
          <w:divBdr>
            <w:top w:val="none" w:sz="0" w:space="0" w:color="auto"/>
            <w:left w:val="none" w:sz="0" w:space="0" w:color="auto"/>
            <w:bottom w:val="none" w:sz="0" w:space="0" w:color="auto"/>
            <w:right w:val="none" w:sz="0" w:space="0" w:color="auto"/>
          </w:divBdr>
        </w:div>
        <w:div w:id="1280406181">
          <w:marLeft w:val="480"/>
          <w:marRight w:val="0"/>
          <w:marTop w:val="0"/>
          <w:marBottom w:val="0"/>
          <w:divBdr>
            <w:top w:val="none" w:sz="0" w:space="0" w:color="auto"/>
            <w:left w:val="none" w:sz="0" w:space="0" w:color="auto"/>
            <w:bottom w:val="none" w:sz="0" w:space="0" w:color="auto"/>
            <w:right w:val="none" w:sz="0" w:space="0" w:color="auto"/>
          </w:divBdr>
        </w:div>
        <w:div w:id="1316422213">
          <w:marLeft w:val="480"/>
          <w:marRight w:val="0"/>
          <w:marTop w:val="0"/>
          <w:marBottom w:val="0"/>
          <w:divBdr>
            <w:top w:val="none" w:sz="0" w:space="0" w:color="auto"/>
            <w:left w:val="none" w:sz="0" w:space="0" w:color="auto"/>
            <w:bottom w:val="none" w:sz="0" w:space="0" w:color="auto"/>
            <w:right w:val="none" w:sz="0" w:space="0" w:color="auto"/>
          </w:divBdr>
        </w:div>
        <w:div w:id="1321956970">
          <w:marLeft w:val="480"/>
          <w:marRight w:val="0"/>
          <w:marTop w:val="0"/>
          <w:marBottom w:val="0"/>
          <w:divBdr>
            <w:top w:val="none" w:sz="0" w:space="0" w:color="auto"/>
            <w:left w:val="none" w:sz="0" w:space="0" w:color="auto"/>
            <w:bottom w:val="none" w:sz="0" w:space="0" w:color="auto"/>
            <w:right w:val="none" w:sz="0" w:space="0" w:color="auto"/>
          </w:divBdr>
        </w:div>
        <w:div w:id="1334527987">
          <w:marLeft w:val="480"/>
          <w:marRight w:val="0"/>
          <w:marTop w:val="0"/>
          <w:marBottom w:val="0"/>
          <w:divBdr>
            <w:top w:val="none" w:sz="0" w:space="0" w:color="auto"/>
            <w:left w:val="none" w:sz="0" w:space="0" w:color="auto"/>
            <w:bottom w:val="none" w:sz="0" w:space="0" w:color="auto"/>
            <w:right w:val="none" w:sz="0" w:space="0" w:color="auto"/>
          </w:divBdr>
        </w:div>
        <w:div w:id="1417167884">
          <w:marLeft w:val="480"/>
          <w:marRight w:val="0"/>
          <w:marTop w:val="0"/>
          <w:marBottom w:val="0"/>
          <w:divBdr>
            <w:top w:val="none" w:sz="0" w:space="0" w:color="auto"/>
            <w:left w:val="none" w:sz="0" w:space="0" w:color="auto"/>
            <w:bottom w:val="none" w:sz="0" w:space="0" w:color="auto"/>
            <w:right w:val="none" w:sz="0" w:space="0" w:color="auto"/>
          </w:divBdr>
        </w:div>
        <w:div w:id="1436361519">
          <w:marLeft w:val="480"/>
          <w:marRight w:val="0"/>
          <w:marTop w:val="0"/>
          <w:marBottom w:val="0"/>
          <w:divBdr>
            <w:top w:val="none" w:sz="0" w:space="0" w:color="auto"/>
            <w:left w:val="none" w:sz="0" w:space="0" w:color="auto"/>
            <w:bottom w:val="none" w:sz="0" w:space="0" w:color="auto"/>
            <w:right w:val="none" w:sz="0" w:space="0" w:color="auto"/>
          </w:divBdr>
        </w:div>
        <w:div w:id="1474179126">
          <w:marLeft w:val="480"/>
          <w:marRight w:val="0"/>
          <w:marTop w:val="0"/>
          <w:marBottom w:val="0"/>
          <w:divBdr>
            <w:top w:val="none" w:sz="0" w:space="0" w:color="auto"/>
            <w:left w:val="none" w:sz="0" w:space="0" w:color="auto"/>
            <w:bottom w:val="none" w:sz="0" w:space="0" w:color="auto"/>
            <w:right w:val="none" w:sz="0" w:space="0" w:color="auto"/>
          </w:divBdr>
        </w:div>
        <w:div w:id="1481506928">
          <w:marLeft w:val="480"/>
          <w:marRight w:val="0"/>
          <w:marTop w:val="0"/>
          <w:marBottom w:val="0"/>
          <w:divBdr>
            <w:top w:val="none" w:sz="0" w:space="0" w:color="auto"/>
            <w:left w:val="none" w:sz="0" w:space="0" w:color="auto"/>
            <w:bottom w:val="none" w:sz="0" w:space="0" w:color="auto"/>
            <w:right w:val="none" w:sz="0" w:space="0" w:color="auto"/>
          </w:divBdr>
        </w:div>
        <w:div w:id="1536389543">
          <w:marLeft w:val="480"/>
          <w:marRight w:val="0"/>
          <w:marTop w:val="0"/>
          <w:marBottom w:val="0"/>
          <w:divBdr>
            <w:top w:val="none" w:sz="0" w:space="0" w:color="auto"/>
            <w:left w:val="none" w:sz="0" w:space="0" w:color="auto"/>
            <w:bottom w:val="none" w:sz="0" w:space="0" w:color="auto"/>
            <w:right w:val="none" w:sz="0" w:space="0" w:color="auto"/>
          </w:divBdr>
        </w:div>
        <w:div w:id="1546138727">
          <w:marLeft w:val="480"/>
          <w:marRight w:val="0"/>
          <w:marTop w:val="0"/>
          <w:marBottom w:val="0"/>
          <w:divBdr>
            <w:top w:val="none" w:sz="0" w:space="0" w:color="auto"/>
            <w:left w:val="none" w:sz="0" w:space="0" w:color="auto"/>
            <w:bottom w:val="none" w:sz="0" w:space="0" w:color="auto"/>
            <w:right w:val="none" w:sz="0" w:space="0" w:color="auto"/>
          </w:divBdr>
        </w:div>
        <w:div w:id="1557932198">
          <w:marLeft w:val="480"/>
          <w:marRight w:val="0"/>
          <w:marTop w:val="0"/>
          <w:marBottom w:val="0"/>
          <w:divBdr>
            <w:top w:val="none" w:sz="0" w:space="0" w:color="auto"/>
            <w:left w:val="none" w:sz="0" w:space="0" w:color="auto"/>
            <w:bottom w:val="none" w:sz="0" w:space="0" w:color="auto"/>
            <w:right w:val="none" w:sz="0" w:space="0" w:color="auto"/>
          </w:divBdr>
        </w:div>
        <w:div w:id="1572229647">
          <w:marLeft w:val="480"/>
          <w:marRight w:val="0"/>
          <w:marTop w:val="0"/>
          <w:marBottom w:val="0"/>
          <w:divBdr>
            <w:top w:val="none" w:sz="0" w:space="0" w:color="auto"/>
            <w:left w:val="none" w:sz="0" w:space="0" w:color="auto"/>
            <w:bottom w:val="none" w:sz="0" w:space="0" w:color="auto"/>
            <w:right w:val="none" w:sz="0" w:space="0" w:color="auto"/>
          </w:divBdr>
        </w:div>
        <w:div w:id="1573933334">
          <w:marLeft w:val="480"/>
          <w:marRight w:val="0"/>
          <w:marTop w:val="0"/>
          <w:marBottom w:val="0"/>
          <w:divBdr>
            <w:top w:val="none" w:sz="0" w:space="0" w:color="auto"/>
            <w:left w:val="none" w:sz="0" w:space="0" w:color="auto"/>
            <w:bottom w:val="none" w:sz="0" w:space="0" w:color="auto"/>
            <w:right w:val="none" w:sz="0" w:space="0" w:color="auto"/>
          </w:divBdr>
        </w:div>
        <w:div w:id="1609656359">
          <w:marLeft w:val="480"/>
          <w:marRight w:val="0"/>
          <w:marTop w:val="0"/>
          <w:marBottom w:val="0"/>
          <w:divBdr>
            <w:top w:val="none" w:sz="0" w:space="0" w:color="auto"/>
            <w:left w:val="none" w:sz="0" w:space="0" w:color="auto"/>
            <w:bottom w:val="none" w:sz="0" w:space="0" w:color="auto"/>
            <w:right w:val="none" w:sz="0" w:space="0" w:color="auto"/>
          </w:divBdr>
        </w:div>
        <w:div w:id="1640720558">
          <w:marLeft w:val="480"/>
          <w:marRight w:val="0"/>
          <w:marTop w:val="0"/>
          <w:marBottom w:val="0"/>
          <w:divBdr>
            <w:top w:val="none" w:sz="0" w:space="0" w:color="auto"/>
            <w:left w:val="none" w:sz="0" w:space="0" w:color="auto"/>
            <w:bottom w:val="none" w:sz="0" w:space="0" w:color="auto"/>
            <w:right w:val="none" w:sz="0" w:space="0" w:color="auto"/>
          </w:divBdr>
        </w:div>
        <w:div w:id="1662998444">
          <w:marLeft w:val="480"/>
          <w:marRight w:val="0"/>
          <w:marTop w:val="0"/>
          <w:marBottom w:val="0"/>
          <w:divBdr>
            <w:top w:val="none" w:sz="0" w:space="0" w:color="auto"/>
            <w:left w:val="none" w:sz="0" w:space="0" w:color="auto"/>
            <w:bottom w:val="none" w:sz="0" w:space="0" w:color="auto"/>
            <w:right w:val="none" w:sz="0" w:space="0" w:color="auto"/>
          </w:divBdr>
        </w:div>
        <w:div w:id="1667122982">
          <w:marLeft w:val="480"/>
          <w:marRight w:val="0"/>
          <w:marTop w:val="0"/>
          <w:marBottom w:val="0"/>
          <w:divBdr>
            <w:top w:val="none" w:sz="0" w:space="0" w:color="auto"/>
            <w:left w:val="none" w:sz="0" w:space="0" w:color="auto"/>
            <w:bottom w:val="none" w:sz="0" w:space="0" w:color="auto"/>
            <w:right w:val="none" w:sz="0" w:space="0" w:color="auto"/>
          </w:divBdr>
        </w:div>
        <w:div w:id="1667786609">
          <w:marLeft w:val="480"/>
          <w:marRight w:val="0"/>
          <w:marTop w:val="0"/>
          <w:marBottom w:val="0"/>
          <w:divBdr>
            <w:top w:val="none" w:sz="0" w:space="0" w:color="auto"/>
            <w:left w:val="none" w:sz="0" w:space="0" w:color="auto"/>
            <w:bottom w:val="none" w:sz="0" w:space="0" w:color="auto"/>
            <w:right w:val="none" w:sz="0" w:space="0" w:color="auto"/>
          </w:divBdr>
        </w:div>
        <w:div w:id="1680546845">
          <w:marLeft w:val="480"/>
          <w:marRight w:val="0"/>
          <w:marTop w:val="0"/>
          <w:marBottom w:val="0"/>
          <w:divBdr>
            <w:top w:val="none" w:sz="0" w:space="0" w:color="auto"/>
            <w:left w:val="none" w:sz="0" w:space="0" w:color="auto"/>
            <w:bottom w:val="none" w:sz="0" w:space="0" w:color="auto"/>
            <w:right w:val="none" w:sz="0" w:space="0" w:color="auto"/>
          </w:divBdr>
        </w:div>
        <w:div w:id="1683625698">
          <w:marLeft w:val="480"/>
          <w:marRight w:val="0"/>
          <w:marTop w:val="0"/>
          <w:marBottom w:val="0"/>
          <w:divBdr>
            <w:top w:val="none" w:sz="0" w:space="0" w:color="auto"/>
            <w:left w:val="none" w:sz="0" w:space="0" w:color="auto"/>
            <w:bottom w:val="none" w:sz="0" w:space="0" w:color="auto"/>
            <w:right w:val="none" w:sz="0" w:space="0" w:color="auto"/>
          </w:divBdr>
        </w:div>
        <w:div w:id="1746802281">
          <w:marLeft w:val="480"/>
          <w:marRight w:val="0"/>
          <w:marTop w:val="0"/>
          <w:marBottom w:val="0"/>
          <w:divBdr>
            <w:top w:val="none" w:sz="0" w:space="0" w:color="auto"/>
            <w:left w:val="none" w:sz="0" w:space="0" w:color="auto"/>
            <w:bottom w:val="none" w:sz="0" w:space="0" w:color="auto"/>
            <w:right w:val="none" w:sz="0" w:space="0" w:color="auto"/>
          </w:divBdr>
        </w:div>
        <w:div w:id="1771045463">
          <w:marLeft w:val="480"/>
          <w:marRight w:val="0"/>
          <w:marTop w:val="0"/>
          <w:marBottom w:val="0"/>
          <w:divBdr>
            <w:top w:val="none" w:sz="0" w:space="0" w:color="auto"/>
            <w:left w:val="none" w:sz="0" w:space="0" w:color="auto"/>
            <w:bottom w:val="none" w:sz="0" w:space="0" w:color="auto"/>
            <w:right w:val="none" w:sz="0" w:space="0" w:color="auto"/>
          </w:divBdr>
        </w:div>
        <w:div w:id="1828788248">
          <w:marLeft w:val="480"/>
          <w:marRight w:val="0"/>
          <w:marTop w:val="0"/>
          <w:marBottom w:val="0"/>
          <w:divBdr>
            <w:top w:val="none" w:sz="0" w:space="0" w:color="auto"/>
            <w:left w:val="none" w:sz="0" w:space="0" w:color="auto"/>
            <w:bottom w:val="none" w:sz="0" w:space="0" w:color="auto"/>
            <w:right w:val="none" w:sz="0" w:space="0" w:color="auto"/>
          </w:divBdr>
        </w:div>
        <w:div w:id="1844465342">
          <w:marLeft w:val="480"/>
          <w:marRight w:val="0"/>
          <w:marTop w:val="0"/>
          <w:marBottom w:val="0"/>
          <w:divBdr>
            <w:top w:val="none" w:sz="0" w:space="0" w:color="auto"/>
            <w:left w:val="none" w:sz="0" w:space="0" w:color="auto"/>
            <w:bottom w:val="none" w:sz="0" w:space="0" w:color="auto"/>
            <w:right w:val="none" w:sz="0" w:space="0" w:color="auto"/>
          </w:divBdr>
        </w:div>
        <w:div w:id="1847091453">
          <w:marLeft w:val="480"/>
          <w:marRight w:val="0"/>
          <w:marTop w:val="0"/>
          <w:marBottom w:val="0"/>
          <w:divBdr>
            <w:top w:val="none" w:sz="0" w:space="0" w:color="auto"/>
            <w:left w:val="none" w:sz="0" w:space="0" w:color="auto"/>
            <w:bottom w:val="none" w:sz="0" w:space="0" w:color="auto"/>
            <w:right w:val="none" w:sz="0" w:space="0" w:color="auto"/>
          </w:divBdr>
        </w:div>
        <w:div w:id="1870296105">
          <w:marLeft w:val="480"/>
          <w:marRight w:val="0"/>
          <w:marTop w:val="0"/>
          <w:marBottom w:val="0"/>
          <w:divBdr>
            <w:top w:val="none" w:sz="0" w:space="0" w:color="auto"/>
            <w:left w:val="none" w:sz="0" w:space="0" w:color="auto"/>
            <w:bottom w:val="none" w:sz="0" w:space="0" w:color="auto"/>
            <w:right w:val="none" w:sz="0" w:space="0" w:color="auto"/>
          </w:divBdr>
        </w:div>
        <w:div w:id="1891500617">
          <w:marLeft w:val="480"/>
          <w:marRight w:val="0"/>
          <w:marTop w:val="0"/>
          <w:marBottom w:val="0"/>
          <w:divBdr>
            <w:top w:val="none" w:sz="0" w:space="0" w:color="auto"/>
            <w:left w:val="none" w:sz="0" w:space="0" w:color="auto"/>
            <w:bottom w:val="none" w:sz="0" w:space="0" w:color="auto"/>
            <w:right w:val="none" w:sz="0" w:space="0" w:color="auto"/>
          </w:divBdr>
        </w:div>
        <w:div w:id="1922249495">
          <w:marLeft w:val="480"/>
          <w:marRight w:val="0"/>
          <w:marTop w:val="0"/>
          <w:marBottom w:val="0"/>
          <w:divBdr>
            <w:top w:val="none" w:sz="0" w:space="0" w:color="auto"/>
            <w:left w:val="none" w:sz="0" w:space="0" w:color="auto"/>
            <w:bottom w:val="none" w:sz="0" w:space="0" w:color="auto"/>
            <w:right w:val="none" w:sz="0" w:space="0" w:color="auto"/>
          </w:divBdr>
        </w:div>
        <w:div w:id="1924413018">
          <w:marLeft w:val="480"/>
          <w:marRight w:val="0"/>
          <w:marTop w:val="0"/>
          <w:marBottom w:val="0"/>
          <w:divBdr>
            <w:top w:val="none" w:sz="0" w:space="0" w:color="auto"/>
            <w:left w:val="none" w:sz="0" w:space="0" w:color="auto"/>
            <w:bottom w:val="none" w:sz="0" w:space="0" w:color="auto"/>
            <w:right w:val="none" w:sz="0" w:space="0" w:color="auto"/>
          </w:divBdr>
        </w:div>
        <w:div w:id="1951014061">
          <w:marLeft w:val="480"/>
          <w:marRight w:val="0"/>
          <w:marTop w:val="0"/>
          <w:marBottom w:val="0"/>
          <w:divBdr>
            <w:top w:val="none" w:sz="0" w:space="0" w:color="auto"/>
            <w:left w:val="none" w:sz="0" w:space="0" w:color="auto"/>
            <w:bottom w:val="none" w:sz="0" w:space="0" w:color="auto"/>
            <w:right w:val="none" w:sz="0" w:space="0" w:color="auto"/>
          </w:divBdr>
        </w:div>
        <w:div w:id="1955941254">
          <w:marLeft w:val="480"/>
          <w:marRight w:val="0"/>
          <w:marTop w:val="0"/>
          <w:marBottom w:val="0"/>
          <w:divBdr>
            <w:top w:val="none" w:sz="0" w:space="0" w:color="auto"/>
            <w:left w:val="none" w:sz="0" w:space="0" w:color="auto"/>
            <w:bottom w:val="none" w:sz="0" w:space="0" w:color="auto"/>
            <w:right w:val="none" w:sz="0" w:space="0" w:color="auto"/>
          </w:divBdr>
        </w:div>
        <w:div w:id="1966037094">
          <w:marLeft w:val="480"/>
          <w:marRight w:val="0"/>
          <w:marTop w:val="0"/>
          <w:marBottom w:val="0"/>
          <w:divBdr>
            <w:top w:val="none" w:sz="0" w:space="0" w:color="auto"/>
            <w:left w:val="none" w:sz="0" w:space="0" w:color="auto"/>
            <w:bottom w:val="none" w:sz="0" w:space="0" w:color="auto"/>
            <w:right w:val="none" w:sz="0" w:space="0" w:color="auto"/>
          </w:divBdr>
        </w:div>
        <w:div w:id="1973125025">
          <w:marLeft w:val="480"/>
          <w:marRight w:val="0"/>
          <w:marTop w:val="0"/>
          <w:marBottom w:val="0"/>
          <w:divBdr>
            <w:top w:val="none" w:sz="0" w:space="0" w:color="auto"/>
            <w:left w:val="none" w:sz="0" w:space="0" w:color="auto"/>
            <w:bottom w:val="none" w:sz="0" w:space="0" w:color="auto"/>
            <w:right w:val="none" w:sz="0" w:space="0" w:color="auto"/>
          </w:divBdr>
        </w:div>
        <w:div w:id="2089378933">
          <w:marLeft w:val="480"/>
          <w:marRight w:val="0"/>
          <w:marTop w:val="0"/>
          <w:marBottom w:val="0"/>
          <w:divBdr>
            <w:top w:val="none" w:sz="0" w:space="0" w:color="auto"/>
            <w:left w:val="none" w:sz="0" w:space="0" w:color="auto"/>
            <w:bottom w:val="none" w:sz="0" w:space="0" w:color="auto"/>
            <w:right w:val="none" w:sz="0" w:space="0" w:color="auto"/>
          </w:divBdr>
        </w:div>
        <w:div w:id="2094890513">
          <w:marLeft w:val="480"/>
          <w:marRight w:val="0"/>
          <w:marTop w:val="0"/>
          <w:marBottom w:val="0"/>
          <w:divBdr>
            <w:top w:val="none" w:sz="0" w:space="0" w:color="auto"/>
            <w:left w:val="none" w:sz="0" w:space="0" w:color="auto"/>
            <w:bottom w:val="none" w:sz="0" w:space="0" w:color="auto"/>
            <w:right w:val="none" w:sz="0" w:space="0" w:color="auto"/>
          </w:divBdr>
        </w:div>
      </w:divsChild>
    </w:div>
    <w:div w:id="1412390794">
      <w:marLeft w:val="640"/>
      <w:marRight w:val="0"/>
      <w:marTop w:val="0"/>
      <w:marBottom w:val="0"/>
      <w:divBdr>
        <w:top w:val="none" w:sz="0" w:space="0" w:color="auto"/>
        <w:left w:val="none" w:sz="0" w:space="0" w:color="auto"/>
        <w:bottom w:val="none" w:sz="0" w:space="0" w:color="auto"/>
        <w:right w:val="none" w:sz="0" w:space="0" w:color="auto"/>
      </w:divBdr>
    </w:div>
    <w:div w:id="1412655448">
      <w:bodyDiv w:val="1"/>
      <w:marLeft w:val="0"/>
      <w:marRight w:val="0"/>
      <w:marTop w:val="0"/>
      <w:marBottom w:val="0"/>
      <w:divBdr>
        <w:top w:val="none" w:sz="0" w:space="0" w:color="auto"/>
        <w:left w:val="none" w:sz="0" w:space="0" w:color="auto"/>
        <w:bottom w:val="none" w:sz="0" w:space="0" w:color="auto"/>
        <w:right w:val="none" w:sz="0" w:space="0" w:color="auto"/>
      </w:divBdr>
    </w:div>
    <w:div w:id="1413502993">
      <w:marLeft w:val="640"/>
      <w:marRight w:val="0"/>
      <w:marTop w:val="0"/>
      <w:marBottom w:val="0"/>
      <w:divBdr>
        <w:top w:val="none" w:sz="0" w:space="0" w:color="auto"/>
        <w:left w:val="none" w:sz="0" w:space="0" w:color="auto"/>
        <w:bottom w:val="none" w:sz="0" w:space="0" w:color="auto"/>
        <w:right w:val="none" w:sz="0" w:space="0" w:color="auto"/>
      </w:divBdr>
    </w:div>
    <w:div w:id="1413549407">
      <w:marLeft w:val="640"/>
      <w:marRight w:val="0"/>
      <w:marTop w:val="0"/>
      <w:marBottom w:val="0"/>
      <w:divBdr>
        <w:top w:val="none" w:sz="0" w:space="0" w:color="auto"/>
        <w:left w:val="none" w:sz="0" w:space="0" w:color="auto"/>
        <w:bottom w:val="none" w:sz="0" w:space="0" w:color="auto"/>
        <w:right w:val="none" w:sz="0" w:space="0" w:color="auto"/>
      </w:divBdr>
    </w:div>
    <w:div w:id="1413551497">
      <w:marLeft w:val="640"/>
      <w:marRight w:val="0"/>
      <w:marTop w:val="0"/>
      <w:marBottom w:val="0"/>
      <w:divBdr>
        <w:top w:val="none" w:sz="0" w:space="0" w:color="auto"/>
        <w:left w:val="none" w:sz="0" w:space="0" w:color="auto"/>
        <w:bottom w:val="none" w:sz="0" w:space="0" w:color="auto"/>
        <w:right w:val="none" w:sz="0" w:space="0" w:color="auto"/>
      </w:divBdr>
    </w:div>
    <w:div w:id="1414820423">
      <w:marLeft w:val="640"/>
      <w:marRight w:val="0"/>
      <w:marTop w:val="0"/>
      <w:marBottom w:val="0"/>
      <w:divBdr>
        <w:top w:val="none" w:sz="0" w:space="0" w:color="auto"/>
        <w:left w:val="none" w:sz="0" w:space="0" w:color="auto"/>
        <w:bottom w:val="none" w:sz="0" w:space="0" w:color="auto"/>
        <w:right w:val="none" w:sz="0" w:space="0" w:color="auto"/>
      </w:divBdr>
    </w:div>
    <w:div w:id="1416825506">
      <w:marLeft w:val="640"/>
      <w:marRight w:val="0"/>
      <w:marTop w:val="0"/>
      <w:marBottom w:val="0"/>
      <w:divBdr>
        <w:top w:val="none" w:sz="0" w:space="0" w:color="auto"/>
        <w:left w:val="none" w:sz="0" w:space="0" w:color="auto"/>
        <w:bottom w:val="none" w:sz="0" w:space="0" w:color="auto"/>
        <w:right w:val="none" w:sz="0" w:space="0" w:color="auto"/>
      </w:divBdr>
    </w:div>
    <w:div w:id="1417090280">
      <w:marLeft w:val="640"/>
      <w:marRight w:val="0"/>
      <w:marTop w:val="0"/>
      <w:marBottom w:val="0"/>
      <w:divBdr>
        <w:top w:val="none" w:sz="0" w:space="0" w:color="auto"/>
        <w:left w:val="none" w:sz="0" w:space="0" w:color="auto"/>
        <w:bottom w:val="none" w:sz="0" w:space="0" w:color="auto"/>
        <w:right w:val="none" w:sz="0" w:space="0" w:color="auto"/>
      </w:divBdr>
    </w:div>
    <w:div w:id="1417365203">
      <w:marLeft w:val="640"/>
      <w:marRight w:val="0"/>
      <w:marTop w:val="0"/>
      <w:marBottom w:val="0"/>
      <w:divBdr>
        <w:top w:val="none" w:sz="0" w:space="0" w:color="auto"/>
        <w:left w:val="none" w:sz="0" w:space="0" w:color="auto"/>
        <w:bottom w:val="none" w:sz="0" w:space="0" w:color="auto"/>
        <w:right w:val="none" w:sz="0" w:space="0" w:color="auto"/>
      </w:divBdr>
    </w:div>
    <w:div w:id="1418095778">
      <w:marLeft w:val="640"/>
      <w:marRight w:val="0"/>
      <w:marTop w:val="0"/>
      <w:marBottom w:val="0"/>
      <w:divBdr>
        <w:top w:val="none" w:sz="0" w:space="0" w:color="auto"/>
        <w:left w:val="none" w:sz="0" w:space="0" w:color="auto"/>
        <w:bottom w:val="none" w:sz="0" w:space="0" w:color="auto"/>
        <w:right w:val="none" w:sz="0" w:space="0" w:color="auto"/>
      </w:divBdr>
    </w:div>
    <w:div w:id="1418401025">
      <w:bodyDiv w:val="1"/>
      <w:marLeft w:val="0"/>
      <w:marRight w:val="0"/>
      <w:marTop w:val="0"/>
      <w:marBottom w:val="0"/>
      <w:divBdr>
        <w:top w:val="none" w:sz="0" w:space="0" w:color="auto"/>
        <w:left w:val="none" w:sz="0" w:space="0" w:color="auto"/>
        <w:bottom w:val="none" w:sz="0" w:space="0" w:color="auto"/>
        <w:right w:val="none" w:sz="0" w:space="0" w:color="auto"/>
      </w:divBdr>
      <w:divsChild>
        <w:div w:id="21711427">
          <w:marLeft w:val="480"/>
          <w:marRight w:val="0"/>
          <w:marTop w:val="0"/>
          <w:marBottom w:val="0"/>
          <w:divBdr>
            <w:top w:val="none" w:sz="0" w:space="0" w:color="auto"/>
            <w:left w:val="none" w:sz="0" w:space="0" w:color="auto"/>
            <w:bottom w:val="none" w:sz="0" w:space="0" w:color="auto"/>
            <w:right w:val="none" w:sz="0" w:space="0" w:color="auto"/>
          </w:divBdr>
        </w:div>
        <w:div w:id="87236219">
          <w:marLeft w:val="480"/>
          <w:marRight w:val="0"/>
          <w:marTop w:val="0"/>
          <w:marBottom w:val="0"/>
          <w:divBdr>
            <w:top w:val="none" w:sz="0" w:space="0" w:color="auto"/>
            <w:left w:val="none" w:sz="0" w:space="0" w:color="auto"/>
            <w:bottom w:val="none" w:sz="0" w:space="0" w:color="auto"/>
            <w:right w:val="none" w:sz="0" w:space="0" w:color="auto"/>
          </w:divBdr>
        </w:div>
        <w:div w:id="91361808">
          <w:marLeft w:val="480"/>
          <w:marRight w:val="0"/>
          <w:marTop w:val="0"/>
          <w:marBottom w:val="0"/>
          <w:divBdr>
            <w:top w:val="none" w:sz="0" w:space="0" w:color="auto"/>
            <w:left w:val="none" w:sz="0" w:space="0" w:color="auto"/>
            <w:bottom w:val="none" w:sz="0" w:space="0" w:color="auto"/>
            <w:right w:val="none" w:sz="0" w:space="0" w:color="auto"/>
          </w:divBdr>
        </w:div>
        <w:div w:id="114258087">
          <w:marLeft w:val="480"/>
          <w:marRight w:val="0"/>
          <w:marTop w:val="0"/>
          <w:marBottom w:val="0"/>
          <w:divBdr>
            <w:top w:val="none" w:sz="0" w:space="0" w:color="auto"/>
            <w:left w:val="none" w:sz="0" w:space="0" w:color="auto"/>
            <w:bottom w:val="none" w:sz="0" w:space="0" w:color="auto"/>
            <w:right w:val="none" w:sz="0" w:space="0" w:color="auto"/>
          </w:divBdr>
        </w:div>
        <w:div w:id="147407506">
          <w:marLeft w:val="480"/>
          <w:marRight w:val="0"/>
          <w:marTop w:val="0"/>
          <w:marBottom w:val="0"/>
          <w:divBdr>
            <w:top w:val="none" w:sz="0" w:space="0" w:color="auto"/>
            <w:left w:val="none" w:sz="0" w:space="0" w:color="auto"/>
            <w:bottom w:val="none" w:sz="0" w:space="0" w:color="auto"/>
            <w:right w:val="none" w:sz="0" w:space="0" w:color="auto"/>
          </w:divBdr>
        </w:div>
        <w:div w:id="149370953">
          <w:marLeft w:val="480"/>
          <w:marRight w:val="0"/>
          <w:marTop w:val="0"/>
          <w:marBottom w:val="0"/>
          <w:divBdr>
            <w:top w:val="none" w:sz="0" w:space="0" w:color="auto"/>
            <w:left w:val="none" w:sz="0" w:space="0" w:color="auto"/>
            <w:bottom w:val="none" w:sz="0" w:space="0" w:color="auto"/>
            <w:right w:val="none" w:sz="0" w:space="0" w:color="auto"/>
          </w:divBdr>
        </w:div>
        <w:div w:id="159083130">
          <w:marLeft w:val="480"/>
          <w:marRight w:val="0"/>
          <w:marTop w:val="0"/>
          <w:marBottom w:val="0"/>
          <w:divBdr>
            <w:top w:val="none" w:sz="0" w:space="0" w:color="auto"/>
            <w:left w:val="none" w:sz="0" w:space="0" w:color="auto"/>
            <w:bottom w:val="none" w:sz="0" w:space="0" w:color="auto"/>
            <w:right w:val="none" w:sz="0" w:space="0" w:color="auto"/>
          </w:divBdr>
        </w:div>
        <w:div w:id="174075098">
          <w:marLeft w:val="480"/>
          <w:marRight w:val="0"/>
          <w:marTop w:val="0"/>
          <w:marBottom w:val="0"/>
          <w:divBdr>
            <w:top w:val="none" w:sz="0" w:space="0" w:color="auto"/>
            <w:left w:val="none" w:sz="0" w:space="0" w:color="auto"/>
            <w:bottom w:val="none" w:sz="0" w:space="0" w:color="auto"/>
            <w:right w:val="none" w:sz="0" w:space="0" w:color="auto"/>
          </w:divBdr>
        </w:div>
        <w:div w:id="243609169">
          <w:marLeft w:val="480"/>
          <w:marRight w:val="0"/>
          <w:marTop w:val="0"/>
          <w:marBottom w:val="0"/>
          <w:divBdr>
            <w:top w:val="none" w:sz="0" w:space="0" w:color="auto"/>
            <w:left w:val="none" w:sz="0" w:space="0" w:color="auto"/>
            <w:bottom w:val="none" w:sz="0" w:space="0" w:color="auto"/>
            <w:right w:val="none" w:sz="0" w:space="0" w:color="auto"/>
          </w:divBdr>
        </w:div>
        <w:div w:id="261378123">
          <w:marLeft w:val="480"/>
          <w:marRight w:val="0"/>
          <w:marTop w:val="0"/>
          <w:marBottom w:val="0"/>
          <w:divBdr>
            <w:top w:val="none" w:sz="0" w:space="0" w:color="auto"/>
            <w:left w:val="none" w:sz="0" w:space="0" w:color="auto"/>
            <w:bottom w:val="none" w:sz="0" w:space="0" w:color="auto"/>
            <w:right w:val="none" w:sz="0" w:space="0" w:color="auto"/>
          </w:divBdr>
        </w:div>
        <w:div w:id="268585296">
          <w:marLeft w:val="480"/>
          <w:marRight w:val="0"/>
          <w:marTop w:val="0"/>
          <w:marBottom w:val="0"/>
          <w:divBdr>
            <w:top w:val="none" w:sz="0" w:space="0" w:color="auto"/>
            <w:left w:val="none" w:sz="0" w:space="0" w:color="auto"/>
            <w:bottom w:val="none" w:sz="0" w:space="0" w:color="auto"/>
            <w:right w:val="none" w:sz="0" w:space="0" w:color="auto"/>
          </w:divBdr>
        </w:div>
        <w:div w:id="292642751">
          <w:marLeft w:val="480"/>
          <w:marRight w:val="0"/>
          <w:marTop w:val="0"/>
          <w:marBottom w:val="0"/>
          <w:divBdr>
            <w:top w:val="none" w:sz="0" w:space="0" w:color="auto"/>
            <w:left w:val="none" w:sz="0" w:space="0" w:color="auto"/>
            <w:bottom w:val="none" w:sz="0" w:space="0" w:color="auto"/>
            <w:right w:val="none" w:sz="0" w:space="0" w:color="auto"/>
          </w:divBdr>
        </w:div>
        <w:div w:id="305937645">
          <w:marLeft w:val="480"/>
          <w:marRight w:val="0"/>
          <w:marTop w:val="0"/>
          <w:marBottom w:val="0"/>
          <w:divBdr>
            <w:top w:val="none" w:sz="0" w:space="0" w:color="auto"/>
            <w:left w:val="none" w:sz="0" w:space="0" w:color="auto"/>
            <w:bottom w:val="none" w:sz="0" w:space="0" w:color="auto"/>
            <w:right w:val="none" w:sz="0" w:space="0" w:color="auto"/>
          </w:divBdr>
        </w:div>
        <w:div w:id="308560824">
          <w:marLeft w:val="480"/>
          <w:marRight w:val="0"/>
          <w:marTop w:val="0"/>
          <w:marBottom w:val="0"/>
          <w:divBdr>
            <w:top w:val="none" w:sz="0" w:space="0" w:color="auto"/>
            <w:left w:val="none" w:sz="0" w:space="0" w:color="auto"/>
            <w:bottom w:val="none" w:sz="0" w:space="0" w:color="auto"/>
            <w:right w:val="none" w:sz="0" w:space="0" w:color="auto"/>
          </w:divBdr>
        </w:div>
        <w:div w:id="328485132">
          <w:marLeft w:val="480"/>
          <w:marRight w:val="0"/>
          <w:marTop w:val="0"/>
          <w:marBottom w:val="0"/>
          <w:divBdr>
            <w:top w:val="none" w:sz="0" w:space="0" w:color="auto"/>
            <w:left w:val="none" w:sz="0" w:space="0" w:color="auto"/>
            <w:bottom w:val="none" w:sz="0" w:space="0" w:color="auto"/>
            <w:right w:val="none" w:sz="0" w:space="0" w:color="auto"/>
          </w:divBdr>
        </w:div>
        <w:div w:id="331223918">
          <w:marLeft w:val="480"/>
          <w:marRight w:val="0"/>
          <w:marTop w:val="0"/>
          <w:marBottom w:val="0"/>
          <w:divBdr>
            <w:top w:val="none" w:sz="0" w:space="0" w:color="auto"/>
            <w:left w:val="none" w:sz="0" w:space="0" w:color="auto"/>
            <w:bottom w:val="none" w:sz="0" w:space="0" w:color="auto"/>
            <w:right w:val="none" w:sz="0" w:space="0" w:color="auto"/>
          </w:divBdr>
        </w:div>
        <w:div w:id="353582389">
          <w:marLeft w:val="480"/>
          <w:marRight w:val="0"/>
          <w:marTop w:val="0"/>
          <w:marBottom w:val="0"/>
          <w:divBdr>
            <w:top w:val="none" w:sz="0" w:space="0" w:color="auto"/>
            <w:left w:val="none" w:sz="0" w:space="0" w:color="auto"/>
            <w:bottom w:val="none" w:sz="0" w:space="0" w:color="auto"/>
            <w:right w:val="none" w:sz="0" w:space="0" w:color="auto"/>
          </w:divBdr>
        </w:div>
        <w:div w:id="362099295">
          <w:marLeft w:val="480"/>
          <w:marRight w:val="0"/>
          <w:marTop w:val="0"/>
          <w:marBottom w:val="0"/>
          <w:divBdr>
            <w:top w:val="none" w:sz="0" w:space="0" w:color="auto"/>
            <w:left w:val="none" w:sz="0" w:space="0" w:color="auto"/>
            <w:bottom w:val="none" w:sz="0" w:space="0" w:color="auto"/>
            <w:right w:val="none" w:sz="0" w:space="0" w:color="auto"/>
          </w:divBdr>
        </w:div>
        <w:div w:id="365183059">
          <w:marLeft w:val="480"/>
          <w:marRight w:val="0"/>
          <w:marTop w:val="0"/>
          <w:marBottom w:val="0"/>
          <w:divBdr>
            <w:top w:val="none" w:sz="0" w:space="0" w:color="auto"/>
            <w:left w:val="none" w:sz="0" w:space="0" w:color="auto"/>
            <w:bottom w:val="none" w:sz="0" w:space="0" w:color="auto"/>
            <w:right w:val="none" w:sz="0" w:space="0" w:color="auto"/>
          </w:divBdr>
        </w:div>
        <w:div w:id="382146613">
          <w:marLeft w:val="480"/>
          <w:marRight w:val="0"/>
          <w:marTop w:val="0"/>
          <w:marBottom w:val="0"/>
          <w:divBdr>
            <w:top w:val="none" w:sz="0" w:space="0" w:color="auto"/>
            <w:left w:val="none" w:sz="0" w:space="0" w:color="auto"/>
            <w:bottom w:val="none" w:sz="0" w:space="0" w:color="auto"/>
            <w:right w:val="none" w:sz="0" w:space="0" w:color="auto"/>
          </w:divBdr>
        </w:div>
        <w:div w:id="398214973">
          <w:marLeft w:val="480"/>
          <w:marRight w:val="0"/>
          <w:marTop w:val="0"/>
          <w:marBottom w:val="0"/>
          <w:divBdr>
            <w:top w:val="none" w:sz="0" w:space="0" w:color="auto"/>
            <w:left w:val="none" w:sz="0" w:space="0" w:color="auto"/>
            <w:bottom w:val="none" w:sz="0" w:space="0" w:color="auto"/>
            <w:right w:val="none" w:sz="0" w:space="0" w:color="auto"/>
          </w:divBdr>
        </w:div>
        <w:div w:id="407701947">
          <w:marLeft w:val="480"/>
          <w:marRight w:val="0"/>
          <w:marTop w:val="0"/>
          <w:marBottom w:val="0"/>
          <w:divBdr>
            <w:top w:val="none" w:sz="0" w:space="0" w:color="auto"/>
            <w:left w:val="none" w:sz="0" w:space="0" w:color="auto"/>
            <w:bottom w:val="none" w:sz="0" w:space="0" w:color="auto"/>
            <w:right w:val="none" w:sz="0" w:space="0" w:color="auto"/>
          </w:divBdr>
        </w:div>
        <w:div w:id="412093220">
          <w:marLeft w:val="480"/>
          <w:marRight w:val="0"/>
          <w:marTop w:val="0"/>
          <w:marBottom w:val="0"/>
          <w:divBdr>
            <w:top w:val="none" w:sz="0" w:space="0" w:color="auto"/>
            <w:left w:val="none" w:sz="0" w:space="0" w:color="auto"/>
            <w:bottom w:val="none" w:sz="0" w:space="0" w:color="auto"/>
            <w:right w:val="none" w:sz="0" w:space="0" w:color="auto"/>
          </w:divBdr>
        </w:div>
        <w:div w:id="414477103">
          <w:marLeft w:val="480"/>
          <w:marRight w:val="0"/>
          <w:marTop w:val="0"/>
          <w:marBottom w:val="0"/>
          <w:divBdr>
            <w:top w:val="none" w:sz="0" w:space="0" w:color="auto"/>
            <w:left w:val="none" w:sz="0" w:space="0" w:color="auto"/>
            <w:bottom w:val="none" w:sz="0" w:space="0" w:color="auto"/>
            <w:right w:val="none" w:sz="0" w:space="0" w:color="auto"/>
          </w:divBdr>
        </w:div>
        <w:div w:id="434834435">
          <w:marLeft w:val="480"/>
          <w:marRight w:val="0"/>
          <w:marTop w:val="0"/>
          <w:marBottom w:val="0"/>
          <w:divBdr>
            <w:top w:val="none" w:sz="0" w:space="0" w:color="auto"/>
            <w:left w:val="none" w:sz="0" w:space="0" w:color="auto"/>
            <w:bottom w:val="none" w:sz="0" w:space="0" w:color="auto"/>
            <w:right w:val="none" w:sz="0" w:space="0" w:color="auto"/>
          </w:divBdr>
        </w:div>
        <w:div w:id="434907190">
          <w:marLeft w:val="480"/>
          <w:marRight w:val="0"/>
          <w:marTop w:val="0"/>
          <w:marBottom w:val="0"/>
          <w:divBdr>
            <w:top w:val="none" w:sz="0" w:space="0" w:color="auto"/>
            <w:left w:val="none" w:sz="0" w:space="0" w:color="auto"/>
            <w:bottom w:val="none" w:sz="0" w:space="0" w:color="auto"/>
            <w:right w:val="none" w:sz="0" w:space="0" w:color="auto"/>
          </w:divBdr>
        </w:div>
        <w:div w:id="439839058">
          <w:marLeft w:val="480"/>
          <w:marRight w:val="0"/>
          <w:marTop w:val="0"/>
          <w:marBottom w:val="0"/>
          <w:divBdr>
            <w:top w:val="none" w:sz="0" w:space="0" w:color="auto"/>
            <w:left w:val="none" w:sz="0" w:space="0" w:color="auto"/>
            <w:bottom w:val="none" w:sz="0" w:space="0" w:color="auto"/>
            <w:right w:val="none" w:sz="0" w:space="0" w:color="auto"/>
          </w:divBdr>
        </w:div>
        <w:div w:id="460809235">
          <w:marLeft w:val="480"/>
          <w:marRight w:val="0"/>
          <w:marTop w:val="0"/>
          <w:marBottom w:val="0"/>
          <w:divBdr>
            <w:top w:val="none" w:sz="0" w:space="0" w:color="auto"/>
            <w:left w:val="none" w:sz="0" w:space="0" w:color="auto"/>
            <w:bottom w:val="none" w:sz="0" w:space="0" w:color="auto"/>
            <w:right w:val="none" w:sz="0" w:space="0" w:color="auto"/>
          </w:divBdr>
        </w:div>
        <w:div w:id="482503544">
          <w:marLeft w:val="480"/>
          <w:marRight w:val="0"/>
          <w:marTop w:val="0"/>
          <w:marBottom w:val="0"/>
          <w:divBdr>
            <w:top w:val="none" w:sz="0" w:space="0" w:color="auto"/>
            <w:left w:val="none" w:sz="0" w:space="0" w:color="auto"/>
            <w:bottom w:val="none" w:sz="0" w:space="0" w:color="auto"/>
            <w:right w:val="none" w:sz="0" w:space="0" w:color="auto"/>
          </w:divBdr>
        </w:div>
        <w:div w:id="540362568">
          <w:marLeft w:val="480"/>
          <w:marRight w:val="0"/>
          <w:marTop w:val="0"/>
          <w:marBottom w:val="0"/>
          <w:divBdr>
            <w:top w:val="none" w:sz="0" w:space="0" w:color="auto"/>
            <w:left w:val="none" w:sz="0" w:space="0" w:color="auto"/>
            <w:bottom w:val="none" w:sz="0" w:space="0" w:color="auto"/>
            <w:right w:val="none" w:sz="0" w:space="0" w:color="auto"/>
          </w:divBdr>
        </w:div>
        <w:div w:id="546068518">
          <w:marLeft w:val="480"/>
          <w:marRight w:val="0"/>
          <w:marTop w:val="0"/>
          <w:marBottom w:val="0"/>
          <w:divBdr>
            <w:top w:val="none" w:sz="0" w:space="0" w:color="auto"/>
            <w:left w:val="none" w:sz="0" w:space="0" w:color="auto"/>
            <w:bottom w:val="none" w:sz="0" w:space="0" w:color="auto"/>
            <w:right w:val="none" w:sz="0" w:space="0" w:color="auto"/>
          </w:divBdr>
        </w:div>
        <w:div w:id="594554606">
          <w:marLeft w:val="480"/>
          <w:marRight w:val="0"/>
          <w:marTop w:val="0"/>
          <w:marBottom w:val="0"/>
          <w:divBdr>
            <w:top w:val="none" w:sz="0" w:space="0" w:color="auto"/>
            <w:left w:val="none" w:sz="0" w:space="0" w:color="auto"/>
            <w:bottom w:val="none" w:sz="0" w:space="0" w:color="auto"/>
            <w:right w:val="none" w:sz="0" w:space="0" w:color="auto"/>
          </w:divBdr>
        </w:div>
        <w:div w:id="608775283">
          <w:marLeft w:val="480"/>
          <w:marRight w:val="0"/>
          <w:marTop w:val="0"/>
          <w:marBottom w:val="0"/>
          <w:divBdr>
            <w:top w:val="none" w:sz="0" w:space="0" w:color="auto"/>
            <w:left w:val="none" w:sz="0" w:space="0" w:color="auto"/>
            <w:bottom w:val="none" w:sz="0" w:space="0" w:color="auto"/>
            <w:right w:val="none" w:sz="0" w:space="0" w:color="auto"/>
          </w:divBdr>
        </w:div>
        <w:div w:id="617562035">
          <w:marLeft w:val="480"/>
          <w:marRight w:val="0"/>
          <w:marTop w:val="0"/>
          <w:marBottom w:val="0"/>
          <w:divBdr>
            <w:top w:val="none" w:sz="0" w:space="0" w:color="auto"/>
            <w:left w:val="none" w:sz="0" w:space="0" w:color="auto"/>
            <w:bottom w:val="none" w:sz="0" w:space="0" w:color="auto"/>
            <w:right w:val="none" w:sz="0" w:space="0" w:color="auto"/>
          </w:divBdr>
        </w:div>
        <w:div w:id="653295040">
          <w:marLeft w:val="480"/>
          <w:marRight w:val="0"/>
          <w:marTop w:val="0"/>
          <w:marBottom w:val="0"/>
          <w:divBdr>
            <w:top w:val="none" w:sz="0" w:space="0" w:color="auto"/>
            <w:left w:val="none" w:sz="0" w:space="0" w:color="auto"/>
            <w:bottom w:val="none" w:sz="0" w:space="0" w:color="auto"/>
            <w:right w:val="none" w:sz="0" w:space="0" w:color="auto"/>
          </w:divBdr>
        </w:div>
        <w:div w:id="659847634">
          <w:marLeft w:val="480"/>
          <w:marRight w:val="0"/>
          <w:marTop w:val="0"/>
          <w:marBottom w:val="0"/>
          <w:divBdr>
            <w:top w:val="none" w:sz="0" w:space="0" w:color="auto"/>
            <w:left w:val="none" w:sz="0" w:space="0" w:color="auto"/>
            <w:bottom w:val="none" w:sz="0" w:space="0" w:color="auto"/>
            <w:right w:val="none" w:sz="0" w:space="0" w:color="auto"/>
          </w:divBdr>
        </w:div>
        <w:div w:id="696663797">
          <w:marLeft w:val="480"/>
          <w:marRight w:val="0"/>
          <w:marTop w:val="0"/>
          <w:marBottom w:val="0"/>
          <w:divBdr>
            <w:top w:val="none" w:sz="0" w:space="0" w:color="auto"/>
            <w:left w:val="none" w:sz="0" w:space="0" w:color="auto"/>
            <w:bottom w:val="none" w:sz="0" w:space="0" w:color="auto"/>
            <w:right w:val="none" w:sz="0" w:space="0" w:color="auto"/>
          </w:divBdr>
        </w:div>
        <w:div w:id="703098277">
          <w:marLeft w:val="480"/>
          <w:marRight w:val="0"/>
          <w:marTop w:val="0"/>
          <w:marBottom w:val="0"/>
          <w:divBdr>
            <w:top w:val="none" w:sz="0" w:space="0" w:color="auto"/>
            <w:left w:val="none" w:sz="0" w:space="0" w:color="auto"/>
            <w:bottom w:val="none" w:sz="0" w:space="0" w:color="auto"/>
            <w:right w:val="none" w:sz="0" w:space="0" w:color="auto"/>
          </w:divBdr>
        </w:div>
        <w:div w:id="711148829">
          <w:marLeft w:val="480"/>
          <w:marRight w:val="0"/>
          <w:marTop w:val="0"/>
          <w:marBottom w:val="0"/>
          <w:divBdr>
            <w:top w:val="none" w:sz="0" w:space="0" w:color="auto"/>
            <w:left w:val="none" w:sz="0" w:space="0" w:color="auto"/>
            <w:bottom w:val="none" w:sz="0" w:space="0" w:color="auto"/>
            <w:right w:val="none" w:sz="0" w:space="0" w:color="auto"/>
          </w:divBdr>
        </w:div>
        <w:div w:id="745495246">
          <w:marLeft w:val="480"/>
          <w:marRight w:val="0"/>
          <w:marTop w:val="0"/>
          <w:marBottom w:val="0"/>
          <w:divBdr>
            <w:top w:val="none" w:sz="0" w:space="0" w:color="auto"/>
            <w:left w:val="none" w:sz="0" w:space="0" w:color="auto"/>
            <w:bottom w:val="none" w:sz="0" w:space="0" w:color="auto"/>
            <w:right w:val="none" w:sz="0" w:space="0" w:color="auto"/>
          </w:divBdr>
        </w:div>
        <w:div w:id="807363435">
          <w:marLeft w:val="480"/>
          <w:marRight w:val="0"/>
          <w:marTop w:val="0"/>
          <w:marBottom w:val="0"/>
          <w:divBdr>
            <w:top w:val="none" w:sz="0" w:space="0" w:color="auto"/>
            <w:left w:val="none" w:sz="0" w:space="0" w:color="auto"/>
            <w:bottom w:val="none" w:sz="0" w:space="0" w:color="auto"/>
            <w:right w:val="none" w:sz="0" w:space="0" w:color="auto"/>
          </w:divBdr>
        </w:div>
        <w:div w:id="830487842">
          <w:marLeft w:val="480"/>
          <w:marRight w:val="0"/>
          <w:marTop w:val="0"/>
          <w:marBottom w:val="0"/>
          <w:divBdr>
            <w:top w:val="none" w:sz="0" w:space="0" w:color="auto"/>
            <w:left w:val="none" w:sz="0" w:space="0" w:color="auto"/>
            <w:bottom w:val="none" w:sz="0" w:space="0" w:color="auto"/>
            <w:right w:val="none" w:sz="0" w:space="0" w:color="auto"/>
          </w:divBdr>
        </w:div>
        <w:div w:id="971517039">
          <w:marLeft w:val="480"/>
          <w:marRight w:val="0"/>
          <w:marTop w:val="0"/>
          <w:marBottom w:val="0"/>
          <w:divBdr>
            <w:top w:val="none" w:sz="0" w:space="0" w:color="auto"/>
            <w:left w:val="none" w:sz="0" w:space="0" w:color="auto"/>
            <w:bottom w:val="none" w:sz="0" w:space="0" w:color="auto"/>
            <w:right w:val="none" w:sz="0" w:space="0" w:color="auto"/>
          </w:divBdr>
        </w:div>
        <w:div w:id="1011487282">
          <w:marLeft w:val="480"/>
          <w:marRight w:val="0"/>
          <w:marTop w:val="0"/>
          <w:marBottom w:val="0"/>
          <w:divBdr>
            <w:top w:val="none" w:sz="0" w:space="0" w:color="auto"/>
            <w:left w:val="none" w:sz="0" w:space="0" w:color="auto"/>
            <w:bottom w:val="none" w:sz="0" w:space="0" w:color="auto"/>
            <w:right w:val="none" w:sz="0" w:space="0" w:color="auto"/>
          </w:divBdr>
        </w:div>
        <w:div w:id="1028330895">
          <w:marLeft w:val="480"/>
          <w:marRight w:val="0"/>
          <w:marTop w:val="0"/>
          <w:marBottom w:val="0"/>
          <w:divBdr>
            <w:top w:val="none" w:sz="0" w:space="0" w:color="auto"/>
            <w:left w:val="none" w:sz="0" w:space="0" w:color="auto"/>
            <w:bottom w:val="none" w:sz="0" w:space="0" w:color="auto"/>
            <w:right w:val="none" w:sz="0" w:space="0" w:color="auto"/>
          </w:divBdr>
        </w:div>
        <w:div w:id="1085110641">
          <w:marLeft w:val="480"/>
          <w:marRight w:val="0"/>
          <w:marTop w:val="0"/>
          <w:marBottom w:val="0"/>
          <w:divBdr>
            <w:top w:val="none" w:sz="0" w:space="0" w:color="auto"/>
            <w:left w:val="none" w:sz="0" w:space="0" w:color="auto"/>
            <w:bottom w:val="none" w:sz="0" w:space="0" w:color="auto"/>
            <w:right w:val="none" w:sz="0" w:space="0" w:color="auto"/>
          </w:divBdr>
        </w:div>
        <w:div w:id="1097292759">
          <w:marLeft w:val="480"/>
          <w:marRight w:val="0"/>
          <w:marTop w:val="0"/>
          <w:marBottom w:val="0"/>
          <w:divBdr>
            <w:top w:val="none" w:sz="0" w:space="0" w:color="auto"/>
            <w:left w:val="none" w:sz="0" w:space="0" w:color="auto"/>
            <w:bottom w:val="none" w:sz="0" w:space="0" w:color="auto"/>
            <w:right w:val="none" w:sz="0" w:space="0" w:color="auto"/>
          </w:divBdr>
        </w:div>
        <w:div w:id="1098059707">
          <w:marLeft w:val="480"/>
          <w:marRight w:val="0"/>
          <w:marTop w:val="0"/>
          <w:marBottom w:val="0"/>
          <w:divBdr>
            <w:top w:val="none" w:sz="0" w:space="0" w:color="auto"/>
            <w:left w:val="none" w:sz="0" w:space="0" w:color="auto"/>
            <w:bottom w:val="none" w:sz="0" w:space="0" w:color="auto"/>
            <w:right w:val="none" w:sz="0" w:space="0" w:color="auto"/>
          </w:divBdr>
        </w:div>
        <w:div w:id="1102140415">
          <w:marLeft w:val="480"/>
          <w:marRight w:val="0"/>
          <w:marTop w:val="0"/>
          <w:marBottom w:val="0"/>
          <w:divBdr>
            <w:top w:val="none" w:sz="0" w:space="0" w:color="auto"/>
            <w:left w:val="none" w:sz="0" w:space="0" w:color="auto"/>
            <w:bottom w:val="none" w:sz="0" w:space="0" w:color="auto"/>
            <w:right w:val="none" w:sz="0" w:space="0" w:color="auto"/>
          </w:divBdr>
        </w:div>
        <w:div w:id="1122647318">
          <w:marLeft w:val="480"/>
          <w:marRight w:val="0"/>
          <w:marTop w:val="0"/>
          <w:marBottom w:val="0"/>
          <w:divBdr>
            <w:top w:val="none" w:sz="0" w:space="0" w:color="auto"/>
            <w:left w:val="none" w:sz="0" w:space="0" w:color="auto"/>
            <w:bottom w:val="none" w:sz="0" w:space="0" w:color="auto"/>
            <w:right w:val="none" w:sz="0" w:space="0" w:color="auto"/>
          </w:divBdr>
        </w:div>
        <w:div w:id="1128548474">
          <w:marLeft w:val="480"/>
          <w:marRight w:val="0"/>
          <w:marTop w:val="0"/>
          <w:marBottom w:val="0"/>
          <w:divBdr>
            <w:top w:val="none" w:sz="0" w:space="0" w:color="auto"/>
            <w:left w:val="none" w:sz="0" w:space="0" w:color="auto"/>
            <w:bottom w:val="none" w:sz="0" w:space="0" w:color="auto"/>
            <w:right w:val="none" w:sz="0" w:space="0" w:color="auto"/>
          </w:divBdr>
        </w:div>
        <w:div w:id="1146624098">
          <w:marLeft w:val="480"/>
          <w:marRight w:val="0"/>
          <w:marTop w:val="0"/>
          <w:marBottom w:val="0"/>
          <w:divBdr>
            <w:top w:val="none" w:sz="0" w:space="0" w:color="auto"/>
            <w:left w:val="none" w:sz="0" w:space="0" w:color="auto"/>
            <w:bottom w:val="none" w:sz="0" w:space="0" w:color="auto"/>
            <w:right w:val="none" w:sz="0" w:space="0" w:color="auto"/>
          </w:divBdr>
        </w:div>
        <w:div w:id="1149663567">
          <w:marLeft w:val="480"/>
          <w:marRight w:val="0"/>
          <w:marTop w:val="0"/>
          <w:marBottom w:val="0"/>
          <w:divBdr>
            <w:top w:val="none" w:sz="0" w:space="0" w:color="auto"/>
            <w:left w:val="none" w:sz="0" w:space="0" w:color="auto"/>
            <w:bottom w:val="none" w:sz="0" w:space="0" w:color="auto"/>
            <w:right w:val="none" w:sz="0" w:space="0" w:color="auto"/>
          </w:divBdr>
        </w:div>
        <w:div w:id="1171523242">
          <w:marLeft w:val="480"/>
          <w:marRight w:val="0"/>
          <w:marTop w:val="0"/>
          <w:marBottom w:val="0"/>
          <w:divBdr>
            <w:top w:val="none" w:sz="0" w:space="0" w:color="auto"/>
            <w:left w:val="none" w:sz="0" w:space="0" w:color="auto"/>
            <w:bottom w:val="none" w:sz="0" w:space="0" w:color="auto"/>
            <w:right w:val="none" w:sz="0" w:space="0" w:color="auto"/>
          </w:divBdr>
        </w:div>
        <w:div w:id="1191146492">
          <w:marLeft w:val="480"/>
          <w:marRight w:val="0"/>
          <w:marTop w:val="0"/>
          <w:marBottom w:val="0"/>
          <w:divBdr>
            <w:top w:val="none" w:sz="0" w:space="0" w:color="auto"/>
            <w:left w:val="none" w:sz="0" w:space="0" w:color="auto"/>
            <w:bottom w:val="none" w:sz="0" w:space="0" w:color="auto"/>
            <w:right w:val="none" w:sz="0" w:space="0" w:color="auto"/>
          </w:divBdr>
        </w:div>
        <w:div w:id="1192959506">
          <w:marLeft w:val="480"/>
          <w:marRight w:val="0"/>
          <w:marTop w:val="0"/>
          <w:marBottom w:val="0"/>
          <w:divBdr>
            <w:top w:val="none" w:sz="0" w:space="0" w:color="auto"/>
            <w:left w:val="none" w:sz="0" w:space="0" w:color="auto"/>
            <w:bottom w:val="none" w:sz="0" w:space="0" w:color="auto"/>
            <w:right w:val="none" w:sz="0" w:space="0" w:color="auto"/>
          </w:divBdr>
        </w:div>
        <w:div w:id="1199471022">
          <w:marLeft w:val="480"/>
          <w:marRight w:val="0"/>
          <w:marTop w:val="0"/>
          <w:marBottom w:val="0"/>
          <w:divBdr>
            <w:top w:val="none" w:sz="0" w:space="0" w:color="auto"/>
            <w:left w:val="none" w:sz="0" w:space="0" w:color="auto"/>
            <w:bottom w:val="none" w:sz="0" w:space="0" w:color="auto"/>
            <w:right w:val="none" w:sz="0" w:space="0" w:color="auto"/>
          </w:divBdr>
        </w:div>
        <w:div w:id="1227645499">
          <w:marLeft w:val="480"/>
          <w:marRight w:val="0"/>
          <w:marTop w:val="0"/>
          <w:marBottom w:val="0"/>
          <w:divBdr>
            <w:top w:val="none" w:sz="0" w:space="0" w:color="auto"/>
            <w:left w:val="none" w:sz="0" w:space="0" w:color="auto"/>
            <w:bottom w:val="none" w:sz="0" w:space="0" w:color="auto"/>
            <w:right w:val="none" w:sz="0" w:space="0" w:color="auto"/>
          </w:divBdr>
        </w:div>
        <w:div w:id="1228032521">
          <w:marLeft w:val="480"/>
          <w:marRight w:val="0"/>
          <w:marTop w:val="0"/>
          <w:marBottom w:val="0"/>
          <w:divBdr>
            <w:top w:val="none" w:sz="0" w:space="0" w:color="auto"/>
            <w:left w:val="none" w:sz="0" w:space="0" w:color="auto"/>
            <w:bottom w:val="none" w:sz="0" w:space="0" w:color="auto"/>
            <w:right w:val="none" w:sz="0" w:space="0" w:color="auto"/>
          </w:divBdr>
        </w:div>
        <w:div w:id="1256745527">
          <w:marLeft w:val="480"/>
          <w:marRight w:val="0"/>
          <w:marTop w:val="0"/>
          <w:marBottom w:val="0"/>
          <w:divBdr>
            <w:top w:val="none" w:sz="0" w:space="0" w:color="auto"/>
            <w:left w:val="none" w:sz="0" w:space="0" w:color="auto"/>
            <w:bottom w:val="none" w:sz="0" w:space="0" w:color="auto"/>
            <w:right w:val="none" w:sz="0" w:space="0" w:color="auto"/>
          </w:divBdr>
        </w:div>
        <w:div w:id="1300767090">
          <w:marLeft w:val="480"/>
          <w:marRight w:val="0"/>
          <w:marTop w:val="0"/>
          <w:marBottom w:val="0"/>
          <w:divBdr>
            <w:top w:val="none" w:sz="0" w:space="0" w:color="auto"/>
            <w:left w:val="none" w:sz="0" w:space="0" w:color="auto"/>
            <w:bottom w:val="none" w:sz="0" w:space="0" w:color="auto"/>
            <w:right w:val="none" w:sz="0" w:space="0" w:color="auto"/>
          </w:divBdr>
        </w:div>
        <w:div w:id="1319454375">
          <w:marLeft w:val="480"/>
          <w:marRight w:val="0"/>
          <w:marTop w:val="0"/>
          <w:marBottom w:val="0"/>
          <w:divBdr>
            <w:top w:val="none" w:sz="0" w:space="0" w:color="auto"/>
            <w:left w:val="none" w:sz="0" w:space="0" w:color="auto"/>
            <w:bottom w:val="none" w:sz="0" w:space="0" w:color="auto"/>
            <w:right w:val="none" w:sz="0" w:space="0" w:color="auto"/>
          </w:divBdr>
        </w:div>
        <w:div w:id="1341859459">
          <w:marLeft w:val="480"/>
          <w:marRight w:val="0"/>
          <w:marTop w:val="0"/>
          <w:marBottom w:val="0"/>
          <w:divBdr>
            <w:top w:val="none" w:sz="0" w:space="0" w:color="auto"/>
            <w:left w:val="none" w:sz="0" w:space="0" w:color="auto"/>
            <w:bottom w:val="none" w:sz="0" w:space="0" w:color="auto"/>
            <w:right w:val="none" w:sz="0" w:space="0" w:color="auto"/>
          </w:divBdr>
        </w:div>
        <w:div w:id="1371955242">
          <w:marLeft w:val="480"/>
          <w:marRight w:val="0"/>
          <w:marTop w:val="0"/>
          <w:marBottom w:val="0"/>
          <w:divBdr>
            <w:top w:val="none" w:sz="0" w:space="0" w:color="auto"/>
            <w:left w:val="none" w:sz="0" w:space="0" w:color="auto"/>
            <w:bottom w:val="none" w:sz="0" w:space="0" w:color="auto"/>
            <w:right w:val="none" w:sz="0" w:space="0" w:color="auto"/>
          </w:divBdr>
        </w:div>
        <w:div w:id="1427457551">
          <w:marLeft w:val="480"/>
          <w:marRight w:val="0"/>
          <w:marTop w:val="0"/>
          <w:marBottom w:val="0"/>
          <w:divBdr>
            <w:top w:val="none" w:sz="0" w:space="0" w:color="auto"/>
            <w:left w:val="none" w:sz="0" w:space="0" w:color="auto"/>
            <w:bottom w:val="none" w:sz="0" w:space="0" w:color="auto"/>
            <w:right w:val="none" w:sz="0" w:space="0" w:color="auto"/>
          </w:divBdr>
        </w:div>
        <w:div w:id="1478569581">
          <w:marLeft w:val="480"/>
          <w:marRight w:val="0"/>
          <w:marTop w:val="0"/>
          <w:marBottom w:val="0"/>
          <w:divBdr>
            <w:top w:val="none" w:sz="0" w:space="0" w:color="auto"/>
            <w:left w:val="none" w:sz="0" w:space="0" w:color="auto"/>
            <w:bottom w:val="none" w:sz="0" w:space="0" w:color="auto"/>
            <w:right w:val="none" w:sz="0" w:space="0" w:color="auto"/>
          </w:divBdr>
        </w:div>
        <w:div w:id="1490249201">
          <w:marLeft w:val="480"/>
          <w:marRight w:val="0"/>
          <w:marTop w:val="0"/>
          <w:marBottom w:val="0"/>
          <w:divBdr>
            <w:top w:val="none" w:sz="0" w:space="0" w:color="auto"/>
            <w:left w:val="none" w:sz="0" w:space="0" w:color="auto"/>
            <w:bottom w:val="none" w:sz="0" w:space="0" w:color="auto"/>
            <w:right w:val="none" w:sz="0" w:space="0" w:color="auto"/>
          </w:divBdr>
        </w:div>
        <w:div w:id="1537692202">
          <w:marLeft w:val="480"/>
          <w:marRight w:val="0"/>
          <w:marTop w:val="0"/>
          <w:marBottom w:val="0"/>
          <w:divBdr>
            <w:top w:val="none" w:sz="0" w:space="0" w:color="auto"/>
            <w:left w:val="none" w:sz="0" w:space="0" w:color="auto"/>
            <w:bottom w:val="none" w:sz="0" w:space="0" w:color="auto"/>
            <w:right w:val="none" w:sz="0" w:space="0" w:color="auto"/>
          </w:divBdr>
        </w:div>
        <w:div w:id="1620182810">
          <w:marLeft w:val="480"/>
          <w:marRight w:val="0"/>
          <w:marTop w:val="0"/>
          <w:marBottom w:val="0"/>
          <w:divBdr>
            <w:top w:val="none" w:sz="0" w:space="0" w:color="auto"/>
            <w:left w:val="none" w:sz="0" w:space="0" w:color="auto"/>
            <w:bottom w:val="none" w:sz="0" w:space="0" w:color="auto"/>
            <w:right w:val="none" w:sz="0" w:space="0" w:color="auto"/>
          </w:divBdr>
        </w:div>
        <w:div w:id="1623268793">
          <w:marLeft w:val="480"/>
          <w:marRight w:val="0"/>
          <w:marTop w:val="0"/>
          <w:marBottom w:val="0"/>
          <w:divBdr>
            <w:top w:val="none" w:sz="0" w:space="0" w:color="auto"/>
            <w:left w:val="none" w:sz="0" w:space="0" w:color="auto"/>
            <w:bottom w:val="none" w:sz="0" w:space="0" w:color="auto"/>
            <w:right w:val="none" w:sz="0" w:space="0" w:color="auto"/>
          </w:divBdr>
        </w:div>
        <w:div w:id="1636133702">
          <w:marLeft w:val="480"/>
          <w:marRight w:val="0"/>
          <w:marTop w:val="0"/>
          <w:marBottom w:val="0"/>
          <w:divBdr>
            <w:top w:val="none" w:sz="0" w:space="0" w:color="auto"/>
            <w:left w:val="none" w:sz="0" w:space="0" w:color="auto"/>
            <w:bottom w:val="none" w:sz="0" w:space="0" w:color="auto"/>
            <w:right w:val="none" w:sz="0" w:space="0" w:color="auto"/>
          </w:divBdr>
        </w:div>
        <w:div w:id="1650742882">
          <w:marLeft w:val="480"/>
          <w:marRight w:val="0"/>
          <w:marTop w:val="0"/>
          <w:marBottom w:val="0"/>
          <w:divBdr>
            <w:top w:val="none" w:sz="0" w:space="0" w:color="auto"/>
            <w:left w:val="none" w:sz="0" w:space="0" w:color="auto"/>
            <w:bottom w:val="none" w:sz="0" w:space="0" w:color="auto"/>
            <w:right w:val="none" w:sz="0" w:space="0" w:color="auto"/>
          </w:divBdr>
        </w:div>
        <w:div w:id="1652637815">
          <w:marLeft w:val="480"/>
          <w:marRight w:val="0"/>
          <w:marTop w:val="0"/>
          <w:marBottom w:val="0"/>
          <w:divBdr>
            <w:top w:val="none" w:sz="0" w:space="0" w:color="auto"/>
            <w:left w:val="none" w:sz="0" w:space="0" w:color="auto"/>
            <w:bottom w:val="none" w:sz="0" w:space="0" w:color="auto"/>
            <w:right w:val="none" w:sz="0" w:space="0" w:color="auto"/>
          </w:divBdr>
        </w:div>
        <w:div w:id="1667588689">
          <w:marLeft w:val="480"/>
          <w:marRight w:val="0"/>
          <w:marTop w:val="0"/>
          <w:marBottom w:val="0"/>
          <w:divBdr>
            <w:top w:val="none" w:sz="0" w:space="0" w:color="auto"/>
            <w:left w:val="none" w:sz="0" w:space="0" w:color="auto"/>
            <w:bottom w:val="none" w:sz="0" w:space="0" w:color="auto"/>
            <w:right w:val="none" w:sz="0" w:space="0" w:color="auto"/>
          </w:divBdr>
        </w:div>
        <w:div w:id="1716466700">
          <w:marLeft w:val="480"/>
          <w:marRight w:val="0"/>
          <w:marTop w:val="0"/>
          <w:marBottom w:val="0"/>
          <w:divBdr>
            <w:top w:val="none" w:sz="0" w:space="0" w:color="auto"/>
            <w:left w:val="none" w:sz="0" w:space="0" w:color="auto"/>
            <w:bottom w:val="none" w:sz="0" w:space="0" w:color="auto"/>
            <w:right w:val="none" w:sz="0" w:space="0" w:color="auto"/>
          </w:divBdr>
        </w:div>
        <w:div w:id="1730616836">
          <w:marLeft w:val="480"/>
          <w:marRight w:val="0"/>
          <w:marTop w:val="0"/>
          <w:marBottom w:val="0"/>
          <w:divBdr>
            <w:top w:val="none" w:sz="0" w:space="0" w:color="auto"/>
            <w:left w:val="none" w:sz="0" w:space="0" w:color="auto"/>
            <w:bottom w:val="none" w:sz="0" w:space="0" w:color="auto"/>
            <w:right w:val="none" w:sz="0" w:space="0" w:color="auto"/>
          </w:divBdr>
        </w:div>
        <w:div w:id="1752122900">
          <w:marLeft w:val="480"/>
          <w:marRight w:val="0"/>
          <w:marTop w:val="0"/>
          <w:marBottom w:val="0"/>
          <w:divBdr>
            <w:top w:val="none" w:sz="0" w:space="0" w:color="auto"/>
            <w:left w:val="none" w:sz="0" w:space="0" w:color="auto"/>
            <w:bottom w:val="none" w:sz="0" w:space="0" w:color="auto"/>
            <w:right w:val="none" w:sz="0" w:space="0" w:color="auto"/>
          </w:divBdr>
        </w:div>
        <w:div w:id="1773550002">
          <w:marLeft w:val="480"/>
          <w:marRight w:val="0"/>
          <w:marTop w:val="0"/>
          <w:marBottom w:val="0"/>
          <w:divBdr>
            <w:top w:val="none" w:sz="0" w:space="0" w:color="auto"/>
            <w:left w:val="none" w:sz="0" w:space="0" w:color="auto"/>
            <w:bottom w:val="none" w:sz="0" w:space="0" w:color="auto"/>
            <w:right w:val="none" w:sz="0" w:space="0" w:color="auto"/>
          </w:divBdr>
        </w:div>
        <w:div w:id="1777871730">
          <w:marLeft w:val="480"/>
          <w:marRight w:val="0"/>
          <w:marTop w:val="0"/>
          <w:marBottom w:val="0"/>
          <w:divBdr>
            <w:top w:val="none" w:sz="0" w:space="0" w:color="auto"/>
            <w:left w:val="none" w:sz="0" w:space="0" w:color="auto"/>
            <w:bottom w:val="none" w:sz="0" w:space="0" w:color="auto"/>
            <w:right w:val="none" w:sz="0" w:space="0" w:color="auto"/>
          </w:divBdr>
        </w:div>
        <w:div w:id="1789742180">
          <w:marLeft w:val="480"/>
          <w:marRight w:val="0"/>
          <w:marTop w:val="0"/>
          <w:marBottom w:val="0"/>
          <w:divBdr>
            <w:top w:val="none" w:sz="0" w:space="0" w:color="auto"/>
            <w:left w:val="none" w:sz="0" w:space="0" w:color="auto"/>
            <w:bottom w:val="none" w:sz="0" w:space="0" w:color="auto"/>
            <w:right w:val="none" w:sz="0" w:space="0" w:color="auto"/>
          </w:divBdr>
        </w:div>
        <w:div w:id="1858428016">
          <w:marLeft w:val="480"/>
          <w:marRight w:val="0"/>
          <w:marTop w:val="0"/>
          <w:marBottom w:val="0"/>
          <w:divBdr>
            <w:top w:val="none" w:sz="0" w:space="0" w:color="auto"/>
            <w:left w:val="none" w:sz="0" w:space="0" w:color="auto"/>
            <w:bottom w:val="none" w:sz="0" w:space="0" w:color="auto"/>
            <w:right w:val="none" w:sz="0" w:space="0" w:color="auto"/>
          </w:divBdr>
        </w:div>
        <w:div w:id="1871067738">
          <w:marLeft w:val="480"/>
          <w:marRight w:val="0"/>
          <w:marTop w:val="0"/>
          <w:marBottom w:val="0"/>
          <w:divBdr>
            <w:top w:val="none" w:sz="0" w:space="0" w:color="auto"/>
            <w:left w:val="none" w:sz="0" w:space="0" w:color="auto"/>
            <w:bottom w:val="none" w:sz="0" w:space="0" w:color="auto"/>
            <w:right w:val="none" w:sz="0" w:space="0" w:color="auto"/>
          </w:divBdr>
        </w:div>
        <w:div w:id="1879778879">
          <w:marLeft w:val="480"/>
          <w:marRight w:val="0"/>
          <w:marTop w:val="0"/>
          <w:marBottom w:val="0"/>
          <w:divBdr>
            <w:top w:val="none" w:sz="0" w:space="0" w:color="auto"/>
            <w:left w:val="none" w:sz="0" w:space="0" w:color="auto"/>
            <w:bottom w:val="none" w:sz="0" w:space="0" w:color="auto"/>
            <w:right w:val="none" w:sz="0" w:space="0" w:color="auto"/>
          </w:divBdr>
        </w:div>
        <w:div w:id="1880631312">
          <w:marLeft w:val="480"/>
          <w:marRight w:val="0"/>
          <w:marTop w:val="0"/>
          <w:marBottom w:val="0"/>
          <w:divBdr>
            <w:top w:val="none" w:sz="0" w:space="0" w:color="auto"/>
            <w:left w:val="none" w:sz="0" w:space="0" w:color="auto"/>
            <w:bottom w:val="none" w:sz="0" w:space="0" w:color="auto"/>
            <w:right w:val="none" w:sz="0" w:space="0" w:color="auto"/>
          </w:divBdr>
        </w:div>
        <w:div w:id="1900945064">
          <w:marLeft w:val="480"/>
          <w:marRight w:val="0"/>
          <w:marTop w:val="0"/>
          <w:marBottom w:val="0"/>
          <w:divBdr>
            <w:top w:val="none" w:sz="0" w:space="0" w:color="auto"/>
            <w:left w:val="none" w:sz="0" w:space="0" w:color="auto"/>
            <w:bottom w:val="none" w:sz="0" w:space="0" w:color="auto"/>
            <w:right w:val="none" w:sz="0" w:space="0" w:color="auto"/>
          </w:divBdr>
        </w:div>
        <w:div w:id="1940946002">
          <w:marLeft w:val="480"/>
          <w:marRight w:val="0"/>
          <w:marTop w:val="0"/>
          <w:marBottom w:val="0"/>
          <w:divBdr>
            <w:top w:val="none" w:sz="0" w:space="0" w:color="auto"/>
            <w:left w:val="none" w:sz="0" w:space="0" w:color="auto"/>
            <w:bottom w:val="none" w:sz="0" w:space="0" w:color="auto"/>
            <w:right w:val="none" w:sz="0" w:space="0" w:color="auto"/>
          </w:divBdr>
        </w:div>
        <w:div w:id="2068531974">
          <w:marLeft w:val="480"/>
          <w:marRight w:val="0"/>
          <w:marTop w:val="0"/>
          <w:marBottom w:val="0"/>
          <w:divBdr>
            <w:top w:val="none" w:sz="0" w:space="0" w:color="auto"/>
            <w:left w:val="none" w:sz="0" w:space="0" w:color="auto"/>
            <w:bottom w:val="none" w:sz="0" w:space="0" w:color="auto"/>
            <w:right w:val="none" w:sz="0" w:space="0" w:color="auto"/>
          </w:divBdr>
        </w:div>
        <w:div w:id="2069647509">
          <w:marLeft w:val="480"/>
          <w:marRight w:val="0"/>
          <w:marTop w:val="0"/>
          <w:marBottom w:val="0"/>
          <w:divBdr>
            <w:top w:val="none" w:sz="0" w:space="0" w:color="auto"/>
            <w:left w:val="none" w:sz="0" w:space="0" w:color="auto"/>
            <w:bottom w:val="none" w:sz="0" w:space="0" w:color="auto"/>
            <w:right w:val="none" w:sz="0" w:space="0" w:color="auto"/>
          </w:divBdr>
        </w:div>
        <w:div w:id="2081637121">
          <w:marLeft w:val="480"/>
          <w:marRight w:val="0"/>
          <w:marTop w:val="0"/>
          <w:marBottom w:val="0"/>
          <w:divBdr>
            <w:top w:val="none" w:sz="0" w:space="0" w:color="auto"/>
            <w:left w:val="none" w:sz="0" w:space="0" w:color="auto"/>
            <w:bottom w:val="none" w:sz="0" w:space="0" w:color="auto"/>
            <w:right w:val="none" w:sz="0" w:space="0" w:color="auto"/>
          </w:divBdr>
        </w:div>
        <w:div w:id="2085684263">
          <w:marLeft w:val="480"/>
          <w:marRight w:val="0"/>
          <w:marTop w:val="0"/>
          <w:marBottom w:val="0"/>
          <w:divBdr>
            <w:top w:val="none" w:sz="0" w:space="0" w:color="auto"/>
            <w:left w:val="none" w:sz="0" w:space="0" w:color="auto"/>
            <w:bottom w:val="none" w:sz="0" w:space="0" w:color="auto"/>
            <w:right w:val="none" w:sz="0" w:space="0" w:color="auto"/>
          </w:divBdr>
        </w:div>
        <w:div w:id="2096705207">
          <w:marLeft w:val="480"/>
          <w:marRight w:val="0"/>
          <w:marTop w:val="0"/>
          <w:marBottom w:val="0"/>
          <w:divBdr>
            <w:top w:val="none" w:sz="0" w:space="0" w:color="auto"/>
            <w:left w:val="none" w:sz="0" w:space="0" w:color="auto"/>
            <w:bottom w:val="none" w:sz="0" w:space="0" w:color="auto"/>
            <w:right w:val="none" w:sz="0" w:space="0" w:color="auto"/>
          </w:divBdr>
        </w:div>
        <w:div w:id="2127196489">
          <w:marLeft w:val="480"/>
          <w:marRight w:val="0"/>
          <w:marTop w:val="0"/>
          <w:marBottom w:val="0"/>
          <w:divBdr>
            <w:top w:val="none" w:sz="0" w:space="0" w:color="auto"/>
            <w:left w:val="none" w:sz="0" w:space="0" w:color="auto"/>
            <w:bottom w:val="none" w:sz="0" w:space="0" w:color="auto"/>
            <w:right w:val="none" w:sz="0" w:space="0" w:color="auto"/>
          </w:divBdr>
        </w:div>
        <w:div w:id="2140223278">
          <w:marLeft w:val="480"/>
          <w:marRight w:val="0"/>
          <w:marTop w:val="0"/>
          <w:marBottom w:val="0"/>
          <w:divBdr>
            <w:top w:val="none" w:sz="0" w:space="0" w:color="auto"/>
            <w:left w:val="none" w:sz="0" w:space="0" w:color="auto"/>
            <w:bottom w:val="none" w:sz="0" w:space="0" w:color="auto"/>
            <w:right w:val="none" w:sz="0" w:space="0" w:color="auto"/>
          </w:divBdr>
        </w:div>
        <w:div w:id="2142376889">
          <w:marLeft w:val="480"/>
          <w:marRight w:val="0"/>
          <w:marTop w:val="0"/>
          <w:marBottom w:val="0"/>
          <w:divBdr>
            <w:top w:val="none" w:sz="0" w:space="0" w:color="auto"/>
            <w:left w:val="none" w:sz="0" w:space="0" w:color="auto"/>
            <w:bottom w:val="none" w:sz="0" w:space="0" w:color="auto"/>
            <w:right w:val="none" w:sz="0" w:space="0" w:color="auto"/>
          </w:divBdr>
        </w:div>
      </w:divsChild>
    </w:div>
    <w:div w:id="1418751319">
      <w:marLeft w:val="640"/>
      <w:marRight w:val="0"/>
      <w:marTop w:val="0"/>
      <w:marBottom w:val="0"/>
      <w:divBdr>
        <w:top w:val="none" w:sz="0" w:space="0" w:color="auto"/>
        <w:left w:val="none" w:sz="0" w:space="0" w:color="auto"/>
        <w:bottom w:val="none" w:sz="0" w:space="0" w:color="auto"/>
        <w:right w:val="none" w:sz="0" w:space="0" w:color="auto"/>
      </w:divBdr>
    </w:div>
    <w:div w:id="1418937703">
      <w:marLeft w:val="640"/>
      <w:marRight w:val="0"/>
      <w:marTop w:val="0"/>
      <w:marBottom w:val="0"/>
      <w:divBdr>
        <w:top w:val="none" w:sz="0" w:space="0" w:color="auto"/>
        <w:left w:val="none" w:sz="0" w:space="0" w:color="auto"/>
        <w:bottom w:val="none" w:sz="0" w:space="0" w:color="auto"/>
        <w:right w:val="none" w:sz="0" w:space="0" w:color="auto"/>
      </w:divBdr>
    </w:div>
    <w:div w:id="1418986364">
      <w:marLeft w:val="640"/>
      <w:marRight w:val="0"/>
      <w:marTop w:val="0"/>
      <w:marBottom w:val="0"/>
      <w:divBdr>
        <w:top w:val="none" w:sz="0" w:space="0" w:color="auto"/>
        <w:left w:val="none" w:sz="0" w:space="0" w:color="auto"/>
        <w:bottom w:val="none" w:sz="0" w:space="0" w:color="auto"/>
        <w:right w:val="none" w:sz="0" w:space="0" w:color="auto"/>
      </w:divBdr>
    </w:div>
    <w:div w:id="1419786212">
      <w:marLeft w:val="640"/>
      <w:marRight w:val="0"/>
      <w:marTop w:val="0"/>
      <w:marBottom w:val="0"/>
      <w:divBdr>
        <w:top w:val="none" w:sz="0" w:space="0" w:color="auto"/>
        <w:left w:val="none" w:sz="0" w:space="0" w:color="auto"/>
        <w:bottom w:val="none" w:sz="0" w:space="0" w:color="auto"/>
        <w:right w:val="none" w:sz="0" w:space="0" w:color="auto"/>
      </w:divBdr>
    </w:div>
    <w:div w:id="1420834235">
      <w:marLeft w:val="640"/>
      <w:marRight w:val="0"/>
      <w:marTop w:val="0"/>
      <w:marBottom w:val="0"/>
      <w:divBdr>
        <w:top w:val="none" w:sz="0" w:space="0" w:color="auto"/>
        <w:left w:val="none" w:sz="0" w:space="0" w:color="auto"/>
        <w:bottom w:val="none" w:sz="0" w:space="0" w:color="auto"/>
        <w:right w:val="none" w:sz="0" w:space="0" w:color="auto"/>
      </w:divBdr>
    </w:div>
    <w:div w:id="1421021845">
      <w:marLeft w:val="640"/>
      <w:marRight w:val="0"/>
      <w:marTop w:val="0"/>
      <w:marBottom w:val="0"/>
      <w:divBdr>
        <w:top w:val="none" w:sz="0" w:space="0" w:color="auto"/>
        <w:left w:val="none" w:sz="0" w:space="0" w:color="auto"/>
        <w:bottom w:val="none" w:sz="0" w:space="0" w:color="auto"/>
        <w:right w:val="none" w:sz="0" w:space="0" w:color="auto"/>
      </w:divBdr>
    </w:div>
    <w:div w:id="1421368870">
      <w:marLeft w:val="640"/>
      <w:marRight w:val="0"/>
      <w:marTop w:val="0"/>
      <w:marBottom w:val="0"/>
      <w:divBdr>
        <w:top w:val="none" w:sz="0" w:space="0" w:color="auto"/>
        <w:left w:val="none" w:sz="0" w:space="0" w:color="auto"/>
        <w:bottom w:val="none" w:sz="0" w:space="0" w:color="auto"/>
        <w:right w:val="none" w:sz="0" w:space="0" w:color="auto"/>
      </w:divBdr>
    </w:div>
    <w:div w:id="1421566424">
      <w:marLeft w:val="640"/>
      <w:marRight w:val="0"/>
      <w:marTop w:val="0"/>
      <w:marBottom w:val="0"/>
      <w:divBdr>
        <w:top w:val="none" w:sz="0" w:space="0" w:color="auto"/>
        <w:left w:val="none" w:sz="0" w:space="0" w:color="auto"/>
        <w:bottom w:val="none" w:sz="0" w:space="0" w:color="auto"/>
        <w:right w:val="none" w:sz="0" w:space="0" w:color="auto"/>
      </w:divBdr>
    </w:div>
    <w:div w:id="1421566859">
      <w:marLeft w:val="640"/>
      <w:marRight w:val="0"/>
      <w:marTop w:val="0"/>
      <w:marBottom w:val="0"/>
      <w:divBdr>
        <w:top w:val="none" w:sz="0" w:space="0" w:color="auto"/>
        <w:left w:val="none" w:sz="0" w:space="0" w:color="auto"/>
        <w:bottom w:val="none" w:sz="0" w:space="0" w:color="auto"/>
        <w:right w:val="none" w:sz="0" w:space="0" w:color="auto"/>
      </w:divBdr>
    </w:div>
    <w:div w:id="1422264688">
      <w:marLeft w:val="640"/>
      <w:marRight w:val="0"/>
      <w:marTop w:val="0"/>
      <w:marBottom w:val="0"/>
      <w:divBdr>
        <w:top w:val="none" w:sz="0" w:space="0" w:color="auto"/>
        <w:left w:val="none" w:sz="0" w:space="0" w:color="auto"/>
        <w:bottom w:val="none" w:sz="0" w:space="0" w:color="auto"/>
        <w:right w:val="none" w:sz="0" w:space="0" w:color="auto"/>
      </w:divBdr>
    </w:div>
    <w:div w:id="1422412923">
      <w:marLeft w:val="640"/>
      <w:marRight w:val="0"/>
      <w:marTop w:val="0"/>
      <w:marBottom w:val="0"/>
      <w:divBdr>
        <w:top w:val="none" w:sz="0" w:space="0" w:color="auto"/>
        <w:left w:val="none" w:sz="0" w:space="0" w:color="auto"/>
        <w:bottom w:val="none" w:sz="0" w:space="0" w:color="auto"/>
        <w:right w:val="none" w:sz="0" w:space="0" w:color="auto"/>
      </w:divBdr>
    </w:div>
    <w:div w:id="1422678116">
      <w:marLeft w:val="640"/>
      <w:marRight w:val="0"/>
      <w:marTop w:val="0"/>
      <w:marBottom w:val="0"/>
      <w:divBdr>
        <w:top w:val="none" w:sz="0" w:space="0" w:color="auto"/>
        <w:left w:val="none" w:sz="0" w:space="0" w:color="auto"/>
        <w:bottom w:val="none" w:sz="0" w:space="0" w:color="auto"/>
        <w:right w:val="none" w:sz="0" w:space="0" w:color="auto"/>
      </w:divBdr>
    </w:div>
    <w:div w:id="1423143121">
      <w:marLeft w:val="640"/>
      <w:marRight w:val="0"/>
      <w:marTop w:val="0"/>
      <w:marBottom w:val="0"/>
      <w:divBdr>
        <w:top w:val="none" w:sz="0" w:space="0" w:color="auto"/>
        <w:left w:val="none" w:sz="0" w:space="0" w:color="auto"/>
        <w:bottom w:val="none" w:sz="0" w:space="0" w:color="auto"/>
        <w:right w:val="none" w:sz="0" w:space="0" w:color="auto"/>
      </w:divBdr>
    </w:div>
    <w:div w:id="1423531604">
      <w:marLeft w:val="640"/>
      <w:marRight w:val="0"/>
      <w:marTop w:val="0"/>
      <w:marBottom w:val="0"/>
      <w:divBdr>
        <w:top w:val="none" w:sz="0" w:space="0" w:color="auto"/>
        <w:left w:val="none" w:sz="0" w:space="0" w:color="auto"/>
        <w:bottom w:val="none" w:sz="0" w:space="0" w:color="auto"/>
        <w:right w:val="none" w:sz="0" w:space="0" w:color="auto"/>
      </w:divBdr>
    </w:div>
    <w:div w:id="1423650059">
      <w:marLeft w:val="640"/>
      <w:marRight w:val="0"/>
      <w:marTop w:val="0"/>
      <w:marBottom w:val="0"/>
      <w:divBdr>
        <w:top w:val="none" w:sz="0" w:space="0" w:color="auto"/>
        <w:left w:val="none" w:sz="0" w:space="0" w:color="auto"/>
        <w:bottom w:val="none" w:sz="0" w:space="0" w:color="auto"/>
        <w:right w:val="none" w:sz="0" w:space="0" w:color="auto"/>
      </w:divBdr>
    </w:div>
    <w:div w:id="1424951656">
      <w:bodyDiv w:val="1"/>
      <w:marLeft w:val="0"/>
      <w:marRight w:val="0"/>
      <w:marTop w:val="0"/>
      <w:marBottom w:val="0"/>
      <w:divBdr>
        <w:top w:val="none" w:sz="0" w:space="0" w:color="auto"/>
        <w:left w:val="none" w:sz="0" w:space="0" w:color="auto"/>
        <w:bottom w:val="none" w:sz="0" w:space="0" w:color="auto"/>
        <w:right w:val="none" w:sz="0" w:space="0" w:color="auto"/>
      </w:divBdr>
    </w:div>
    <w:div w:id="1425178405">
      <w:bodyDiv w:val="1"/>
      <w:marLeft w:val="0"/>
      <w:marRight w:val="0"/>
      <w:marTop w:val="0"/>
      <w:marBottom w:val="0"/>
      <w:divBdr>
        <w:top w:val="none" w:sz="0" w:space="0" w:color="auto"/>
        <w:left w:val="none" w:sz="0" w:space="0" w:color="auto"/>
        <w:bottom w:val="none" w:sz="0" w:space="0" w:color="auto"/>
        <w:right w:val="none" w:sz="0" w:space="0" w:color="auto"/>
      </w:divBdr>
      <w:divsChild>
        <w:div w:id="66418635">
          <w:marLeft w:val="480"/>
          <w:marRight w:val="0"/>
          <w:marTop w:val="0"/>
          <w:marBottom w:val="0"/>
          <w:divBdr>
            <w:top w:val="none" w:sz="0" w:space="0" w:color="auto"/>
            <w:left w:val="none" w:sz="0" w:space="0" w:color="auto"/>
            <w:bottom w:val="none" w:sz="0" w:space="0" w:color="auto"/>
            <w:right w:val="none" w:sz="0" w:space="0" w:color="auto"/>
          </w:divBdr>
        </w:div>
        <w:div w:id="69893616">
          <w:marLeft w:val="480"/>
          <w:marRight w:val="0"/>
          <w:marTop w:val="0"/>
          <w:marBottom w:val="0"/>
          <w:divBdr>
            <w:top w:val="none" w:sz="0" w:space="0" w:color="auto"/>
            <w:left w:val="none" w:sz="0" w:space="0" w:color="auto"/>
            <w:bottom w:val="none" w:sz="0" w:space="0" w:color="auto"/>
            <w:right w:val="none" w:sz="0" w:space="0" w:color="auto"/>
          </w:divBdr>
        </w:div>
        <w:div w:id="94836359">
          <w:marLeft w:val="480"/>
          <w:marRight w:val="0"/>
          <w:marTop w:val="0"/>
          <w:marBottom w:val="0"/>
          <w:divBdr>
            <w:top w:val="none" w:sz="0" w:space="0" w:color="auto"/>
            <w:left w:val="none" w:sz="0" w:space="0" w:color="auto"/>
            <w:bottom w:val="none" w:sz="0" w:space="0" w:color="auto"/>
            <w:right w:val="none" w:sz="0" w:space="0" w:color="auto"/>
          </w:divBdr>
        </w:div>
        <w:div w:id="285043517">
          <w:marLeft w:val="480"/>
          <w:marRight w:val="0"/>
          <w:marTop w:val="0"/>
          <w:marBottom w:val="0"/>
          <w:divBdr>
            <w:top w:val="none" w:sz="0" w:space="0" w:color="auto"/>
            <w:left w:val="none" w:sz="0" w:space="0" w:color="auto"/>
            <w:bottom w:val="none" w:sz="0" w:space="0" w:color="auto"/>
            <w:right w:val="none" w:sz="0" w:space="0" w:color="auto"/>
          </w:divBdr>
        </w:div>
        <w:div w:id="325282930">
          <w:marLeft w:val="480"/>
          <w:marRight w:val="0"/>
          <w:marTop w:val="0"/>
          <w:marBottom w:val="0"/>
          <w:divBdr>
            <w:top w:val="none" w:sz="0" w:space="0" w:color="auto"/>
            <w:left w:val="none" w:sz="0" w:space="0" w:color="auto"/>
            <w:bottom w:val="none" w:sz="0" w:space="0" w:color="auto"/>
            <w:right w:val="none" w:sz="0" w:space="0" w:color="auto"/>
          </w:divBdr>
        </w:div>
        <w:div w:id="325941306">
          <w:marLeft w:val="480"/>
          <w:marRight w:val="0"/>
          <w:marTop w:val="0"/>
          <w:marBottom w:val="0"/>
          <w:divBdr>
            <w:top w:val="none" w:sz="0" w:space="0" w:color="auto"/>
            <w:left w:val="none" w:sz="0" w:space="0" w:color="auto"/>
            <w:bottom w:val="none" w:sz="0" w:space="0" w:color="auto"/>
            <w:right w:val="none" w:sz="0" w:space="0" w:color="auto"/>
          </w:divBdr>
        </w:div>
        <w:div w:id="330566820">
          <w:marLeft w:val="480"/>
          <w:marRight w:val="0"/>
          <w:marTop w:val="0"/>
          <w:marBottom w:val="0"/>
          <w:divBdr>
            <w:top w:val="none" w:sz="0" w:space="0" w:color="auto"/>
            <w:left w:val="none" w:sz="0" w:space="0" w:color="auto"/>
            <w:bottom w:val="none" w:sz="0" w:space="0" w:color="auto"/>
            <w:right w:val="none" w:sz="0" w:space="0" w:color="auto"/>
          </w:divBdr>
        </w:div>
        <w:div w:id="383138761">
          <w:marLeft w:val="480"/>
          <w:marRight w:val="0"/>
          <w:marTop w:val="0"/>
          <w:marBottom w:val="0"/>
          <w:divBdr>
            <w:top w:val="none" w:sz="0" w:space="0" w:color="auto"/>
            <w:left w:val="none" w:sz="0" w:space="0" w:color="auto"/>
            <w:bottom w:val="none" w:sz="0" w:space="0" w:color="auto"/>
            <w:right w:val="none" w:sz="0" w:space="0" w:color="auto"/>
          </w:divBdr>
        </w:div>
        <w:div w:id="392002323">
          <w:marLeft w:val="480"/>
          <w:marRight w:val="0"/>
          <w:marTop w:val="0"/>
          <w:marBottom w:val="0"/>
          <w:divBdr>
            <w:top w:val="none" w:sz="0" w:space="0" w:color="auto"/>
            <w:left w:val="none" w:sz="0" w:space="0" w:color="auto"/>
            <w:bottom w:val="none" w:sz="0" w:space="0" w:color="auto"/>
            <w:right w:val="none" w:sz="0" w:space="0" w:color="auto"/>
          </w:divBdr>
        </w:div>
        <w:div w:id="392314294">
          <w:marLeft w:val="480"/>
          <w:marRight w:val="0"/>
          <w:marTop w:val="0"/>
          <w:marBottom w:val="0"/>
          <w:divBdr>
            <w:top w:val="none" w:sz="0" w:space="0" w:color="auto"/>
            <w:left w:val="none" w:sz="0" w:space="0" w:color="auto"/>
            <w:bottom w:val="none" w:sz="0" w:space="0" w:color="auto"/>
            <w:right w:val="none" w:sz="0" w:space="0" w:color="auto"/>
          </w:divBdr>
        </w:div>
        <w:div w:id="431441587">
          <w:marLeft w:val="480"/>
          <w:marRight w:val="0"/>
          <w:marTop w:val="0"/>
          <w:marBottom w:val="0"/>
          <w:divBdr>
            <w:top w:val="none" w:sz="0" w:space="0" w:color="auto"/>
            <w:left w:val="none" w:sz="0" w:space="0" w:color="auto"/>
            <w:bottom w:val="none" w:sz="0" w:space="0" w:color="auto"/>
            <w:right w:val="none" w:sz="0" w:space="0" w:color="auto"/>
          </w:divBdr>
        </w:div>
        <w:div w:id="445125700">
          <w:marLeft w:val="480"/>
          <w:marRight w:val="0"/>
          <w:marTop w:val="0"/>
          <w:marBottom w:val="0"/>
          <w:divBdr>
            <w:top w:val="none" w:sz="0" w:space="0" w:color="auto"/>
            <w:left w:val="none" w:sz="0" w:space="0" w:color="auto"/>
            <w:bottom w:val="none" w:sz="0" w:space="0" w:color="auto"/>
            <w:right w:val="none" w:sz="0" w:space="0" w:color="auto"/>
          </w:divBdr>
        </w:div>
        <w:div w:id="483470117">
          <w:marLeft w:val="480"/>
          <w:marRight w:val="0"/>
          <w:marTop w:val="0"/>
          <w:marBottom w:val="0"/>
          <w:divBdr>
            <w:top w:val="none" w:sz="0" w:space="0" w:color="auto"/>
            <w:left w:val="none" w:sz="0" w:space="0" w:color="auto"/>
            <w:bottom w:val="none" w:sz="0" w:space="0" w:color="auto"/>
            <w:right w:val="none" w:sz="0" w:space="0" w:color="auto"/>
          </w:divBdr>
        </w:div>
        <w:div w:id="493759505">
          <w:marLeft w:val="480"/>
          <w:marRight w:val="0"/>
          <w:marTop w:val="0"/>
          <w:marBottom w:val="0"/>
          <w:divBdr>
            <w:top w:val="none" w:sz="0" w:space="0" w:color="auto"/>
            <w:left w:val="none" w:sz="0" w:space="0" w:color="auto"/>
            <w:bottom w:val="none" w:sz="0" w:space="0" w:color="auto"/>
            <w:right w:val="none" w:sz="0" w:space="0" w:color="auto"/>
          </w:divBdr>
        </w:div>
        <w:div w:id="503742214">
          <w:marLeft w:val="480"/>
          <w:marRight w:val="0"/>
          <w:marTop w:val="0"/>
          <w:marBottom w:val="0"/>
          <w:divBdr>
            <w:top w:val="none" w:sz="0" w:space="0" w:color="auto"/>
            <w:left w:val="none" w:sz="0" w:space="0" w:color="auto"/>
            <w:bottom w:val="none" w:sz="0" w:space="0" w:color="auto"/>
            <w:right w:val="none" w:sz="0" w:space="0" w:color="auto"/>
          </w:divBdr>
        </w:div>
        <w:div w:id="592083789">
          <w:marLeft w:val="480"/>
          <w:marRight w:val="0"/>
          <w:marTop w:val="0"/>
          <w:marBottom w:val="0"/>
          <w:divBdr>
            <w:top w:val="none" w:sz="0" w:space="0" w:color="auto"/>
            <w:left w:val="none" w:sz="0" w:space="0" w:color="auto"/>
            <w:bottom w:val="none" w:sz="0" w:space="0" w:color="auto"/>
            <w:right w:val="none" w:sz="0" w:space="0" w:color="auto"/>
          </w:divBdr>
        </w:div>
        <w:div w:id="637566912">
          <w:marLeft w:val="480"/>
          <w:marRight w:val="0"/>
          <w:marTop w:val="0"/>
          <w:marBottom w:val="0"/>
          <w:divBdr>
            <w:top w:val="none" w:sz="0" w:space="0" w:color="auto"/>
            <w:left w:val="none" w:sz="0" w:space="0" w:color="auto"/>
            <w:bottom w:val="none" w:sz="0" w:space="0" w:color="auto"/>
            <w:right w:val="none" w:sz="0" w:space="0" w:color="auto"/>
          </w:divBdr>
        </w:div>
        <w:div w:id="658310109">
          <w:marLeft w:val="480"/>
          <w:marRight w:val="0"/>
          <w:marTop w:val="0"/>
          <w:marBottom w:val="0"/>
          <w:divBdr>
            <w:top w:val="none" w:sz="0" w:space="0" w:color="auto"/>
            <w:left w:val="none" w:sz="0" w:space="0" w:color="auto"/>
            <w:bottom w:val="none" w:sz="0" w:space="0" w:color="auto"/>
            <w:right w:val="none" w:sz="0" w:space="0" w:color="auto"/>
          </w:divBdr>
        </w:div>
        <w:div w:id="663626771">
          <w:marLeft w:val="480"/>
          <w:marRight w:val="0"/>
          <w:marTop w:val="0"/>
          <w:marBottom w:val="0"/>
          <w:divBdr>
            <w:top w:val="none" w:sz="0" w:space="0" w:color="auto"/>
            <w:left w:val="none" w:sz="0" w:space="0" w:color="auto"/>
            <w:bottom w:val="none" w:sz="0" w:space="0" w:color="auto"/>
            <w:right w:val="none" w:sz="0" w:space="0" w:color="auto"/>
          </w:divBdr>
        </w:div>
        <w:div w:id="724259306">
          <w:marLeft w:val="480"/>
          <w:marRight w:val="0"/>
          <w:marTop w:val="0"/>
          <w:marBottom w:val="0"/>
          <w:divBdr>
            <w:top w:val="none" w:sz="0" w:space="0" w:color="auto"/>
            <w:left w:val="none" w:sz="0" w:space="0" w:color="auto"/>
            <w:bottom w:val="none" w:sz="0" w:space="0" w:color="auto"/>
            <w:right w:val="none" w:sz="0" w:space="0" w:color="auto"/>
          </w:divBdr>
        </w:div>
        <w:div w:id="818958979">
          <w:marLeft w:val="480"/>
          <w:marRight w:val="0"/>
          <w:marTop w:val="0"/>
          <w:marBottom w:val="0"/>
          <w:divBdr>
            <w:top w:val="none" w:sz="0" w:space="0" w:color="auto"/>
            <w:left w:val="none" w:sz="0" w:space="0" w:color="auto"/>
            <w:bottom w:val="none" w:sz="0" w:space="0" w:color="auto"/>
            <w:right w:val="none" w:sz="0" w:space="0" w:color="auto"/>
          </w:divBdr>
        </w:div>
        <w:div w:id="1009648441">
          <w:marLeft w:val="480"/>
          <w:marRight w:val="0"/>
          <w:marTop w:val="0"/>
          <w:marBottom w:val="0"/>
          <w:divBdr>
            <w:top w:val="none" w:sz="0" w:space="0" w:color="auto"/>
            <w:left w:val="none" w:sz="0" w:space="0" w:color="auto"/>
            <w:bottom w:val="none" w:sz="0" w:space="0" w:color="auto"/>
            <w:right w:val="none" w:sz="0" w:space="0" w:color="auto"/>
          </w:divBdr>
        </w:div>
        <w:div w:id="1037435416">
          <w:marLeft w:val="480"/>
          <w:marRight w:val="0"/>
          <w:marTop w:val="0"/>
          <w:marBottom w:val="0"/>
          <w:divBdr>
            <w:top w:val="none" w:sz="0" w:space="0" w:color="auto"/>
            <w:left w:val="none" w:sz="0" w:space="0" w:color="auto"/>
            <w:bottom w:val="none" w:sz="0" w:space="0" w:color="auto"/>
            <w:right w:val="none" w:sz="0" w:space="0" w:color="auto"/>
          </w:divBdr>
        </w:div>
        <w:div w:id="1055737345">
          <w:marLeft w:val="480"/>
          <w:marRight w:val="0"/>
          <w:marTop w:val="0"/>
          <w:marBottom w:val="0"/>
          <w:divBdr>
            <w:top w:val="none" w:sz="0" w:space="0" w:color="auto"/>
            <w:left w:val="none" w:sz="0" w:space="0" w:color="auto"/>
            <w:bottom w:val="none" w:sz="0" w:space="0" w:color="auto"/>
            <w:right w:val="none" w:sz="0" w:space="0" w:color="auto"/>
          </w:divBdr>
        </w:div>
        <w:div w:id="1124808693">
          <w:marLeft w:val="480"/>
          <w:marRight w:val="0"/>
          <w:marTop w:val="0"/>
          <w:marBottom w:val="0"/>
          <w:divBdr>
            <w:top w:val="none" w:sz="0" w:space="0" w:color="auto"/>
            <w:left w:val="none" w:sz="0" w:space="0" w:color="auto"/>
            <w:bottom w:val="none" w:sz="0" w:space="0" w:color="auto"/>
            <w:right w:val="none" w:sz="0" w:space="0" w:color="auto"/>
          </w:divBdr>
        </w:div>
        <w:div w:id="1170173122">
          <w:marLeft w:val="480"/>
          <w:marRight w:val="0"/>
          <w:marTop w:val="0"/>
          <w:marBottom w:val="0"/>
          <w:divBdr>
            <w:top w:val="none" w:sz="0" w:space="0" w:color="auto"/>
            <w:left w:val="none" w:sz="0" w:space="0" w:color="auto"/>
            <w:bottom w:val="none" w:sz="0" w:space="0" w:color="auto"/>
            <w:right w:val="none" w:sz="0" w:space="0" w:color="auto"/>
          </w:divBdr>
        </w:div>
        <w:div w:id="1182007377">
          <w:marLeft w:val="480"/>
          <w:marRight w:val="0"/>
          <w:marTop w:val="0"/>
          <w:marBottom w:val="0"/>
          <w:divBdr>
            <w:top w:val="none" w:sz="0" w:space="0" w:color="auto"/>
            <w:left w:val="none" w:sz="0" w:space="0" w:color="auto"/>
            <w:bottom w:val="none" w:sz="0" w:space="0" w:color="auto"/>
            <w:right w:val="none" w:sz="0" w:space="0" w:color="auto"/>
          </w:divBdr>
        </w:div>
        <w:div w:id="1229726068">
          <w:marLeft w:val="480"/>
          <w:marRight w:val="0"/>
          <w:marTop w:val="0"/>
          <w:marBottom w:val="0"/>
          <w:divBdr>
            <w:top w:val="none" w:sz="0" w:space="0" w:color="auto"/>
            <w:left w:val="none" w:sz="0" w:space="0" w:color="auto"/>
            <w:bottom w:val="none" w:sz="0" w:space="0" w:color="auto"/>
            <w:right w:val="none" w:sz="0" w:space="0" w:color="auto"/>
          </w:divBdr>
        </w:div>
        <w:div w:id="1239294201">
          <w:marLeft w:val="480"/>
          <w:marRight w:val="0"/>
          <w:marTop w:val="0"/>
          <w:marBottom w:val="0"/>
          <w:divBdr>
            <w:top w:val="none" w:sz="0" w:space="0" w:color="auto"/>
            <w:left w:val="none" w:sz="0" w:space="0" w:color="auto"/>
            <w:bottom w:val="none" w:sz="0" w:space="0" w:color="auto"/>
            <w:right w:val="none" w:sz="0" w:space="0" w:color="auto"/>
          </w:divBdr>
        </w:div>
        <w:div w:id="1346175087">
          <w:marLeft w:val="480"/>
          <w:marRight w:val="0"/>
          <w:marTop w:val="0"/>
          <w:marBottom w:val="0"/>
          <w:divBdr>
            <w:top w:val="none" w:sz="0" w:space="0" w:color="auto"/>
            <w:left w:val="none" w:sz="0" w:space="0" w:color="auto"/>
            <w:bottom w:val="none" w:sz="0" w:space="0" w:color="auto"/>
            <w:right w:val="none" w:sz="0" w:space="0" w:color="auto"/>
          </w:divBdr>
        </w:div>
        <w:div w:id="1354071030">
          <w:marLeft w:val="480"/>
          <w:marRight w:val="0"/>
          <w:marTop w:val="0"/>
          <w:marBottom w:val="0"/>
          <w:divBdr>
            <w:top w:val="none" w:sz="0" w:space="0" w:color="auto"/>
            <w:left w:val="none" w:sz="0" w:space="0" w:color="auto"/>
            <w:bottom w:val="none" w:sz="0" w:space="0" w:color="auto"/>
            <w:right w:val="none" w:sz="0" w:space="0" w:color="auto"/>
          </w:divBdr>
        </w:div>
        <w:div w:id="1354844933">
          <w:marLeft w:val="480"/>
          <w:marRight w:val="0"/>
          <w:marTop w:val="0"/>
          <w:marBottom w:val="0"/>
          <w:divBdr>
            <w:top w:val="none" w:sz="0" w:space="0" w:color="auto"/>
            <w:left w:val="none" w:sz="0" w:space="0" w:color="auto"/>
            <w:bottom w:val="none" w:sz="0" w:space="0" w:color="auto"/>
            <w:right w:val="none" w:sz="0" w:space="0" w:color="auto"/>
          </w:divBdr>
        </w:div>
        <w:div w:id="1357854608">
          <w:marLeft w:val="480"/>
          <w:marRight w:val="0"/>
          <w:marTop w:val="0"/>
          <w:marBottom w:val="0"/>
          <w:divBdr>
            <w:top w:val="none" w:sz="0" w:space="0" w:color="auto"/>
            <w:left w:val="none" w:sz="0" w:space="0" w:color="auto"/>
            <w:bottom w:val="none" w:sz="0" w:space="0" w:color="auto"/>
            <w:right w:val="none" w:sz="0" w:space="0" w:color="auto"/>
          </w:divBdr>
        </w:div>
        <w:div w:id="1380781116">
          <w:marLeft w:val="480"/>
          <w:marRight w:val="0"/>
          <w:marTop w:val="0"/>
          <w:marBottom w:val="0"/>
          <w:divBdr>
            <w:top w:val="none" w:sz="0" w:space="0" w:color="auto"/>
            <w:left w:val="none" w:sz="0" w:space="0" w:color="auto"/>
            <w:bottom w:val="none" w:sz="0" w:space="0" w:color="auto"/>
            <w:right w:val="none" w:sz="0" w:space="0" w:color="auto"/>
          </w:divBdr>
        </w:div>
        <w:div w:id="1400976196">
          <w:marLeft w:val="480"/>
          <w:marRight w:val="0"/>
          <w:marTop w:val="0"/>
          <w:marBottom w:val="0"/>
          <w:divBdr>
            <w:top w:val="none" w:sz="0" w:space="0" w:color="auto"/>
            <w:left w:val="none" w:sz="0" w:space="0" w:color="auto"/>
            <w:bottom w:val="none" w:sz="0" w:space="0" w:color="auto"/>
            <w:right w:val="none" w:sz="0" w:space="0" w:color="auto"/>
          </w:divBdr>
        </w:div>
        <w:div w:id="1410805218">
          <w:marLeft w:val="480"/>
          <w:marRight w:val="0"/>
          <w:marTop w:val="0"/>
          <w:marBottom w:val="0"/>
          <w:divBdr>
            <w:top w:val="none" w:sz="0" w:space="0" w:color="auto"/>
            <w:left w:val="none" w:sz="0" w:space="0" w:color="auto"/>
            <w:bottom w:val="none" w:sz="0" w:space="0" w:color="auto"/>
            <w:right w:val="none" w:sz="0" w:space="0" w:color="auto"/>
          </w:divBdr>
        </w:div>
        <w:div w:id="1507676039">
          <w:marLeft w:val="480"/>
          <w:marRight w:val="0"/>
          <w:marTop w:val="0"/>
          <w:marBottom w:val="0"/>
          <w:divBdr>
            <w:top w:val="none" w:sz="0" w:space="0" w:color="auto"/>
            <w:left w:val="none" w:sz="0" w:space="0" w:color="auto"/>
            <w:bottom w:val="none" w:sz="0" w:space="0" w:color="auto"/>
            <w:right w:val="none" w:sz="0" w:space="0" w:color="auto"/>
          </w:divBdr>
        </w:div>
        <w:div w:id="1517649417">
          <w:marLeft w:val="480"/>
          <w:marRight w:val="0"/>
          <w:marTop w:val="0"/>
          <w:marBottom w:val="0"/>
          <w:divBdr>
            <w:top w:val="none" w:sz="0" w:space="0" w:color="auto"/>
            <w:left w:val="none" w:sz="0" w:space="0" w:color="auto"/>
            <w:bottom w:val="none" w:sz="0" w:space="0" w:color="auto"/>
            <w:right w:val="none" w:sz="0" w:space="0" w:color="auto"/>
          </w:divBdr>
        </w:div>
        <w:div w:id="1549756949">
          <w:marLeft w:val="480"/>
          <w:marRight w:val="0"/>
          <w:marTop w:val="0"/>
          <w:marBottom w:val="0"/>
          <w:divBdr>
            <w:top w:val="none" w:sz="0" w:space="0" w:color="auto"/>
            <w:left w:val="none" w:sz="0" w:space="0" w:color="auto"/>
            <w:bottom w:val="none" w:sz="0" w:space="0" w:color="auto"/>
            <w:right w:val="none" w:sz="0" w:space="0" w:color="auto"/>
          </w:divBdr>
        </w:div>
        <w:div w:id="1571185636">
          <w:marLeft w:val="480"/>
          <w:marRight w:val="0"/>
          <w:marTop w:val="0"/>
          <w:marBottom w:val="0"/>
          <w:divBdr>
            <w:top w:val="none" w:sz="0" w:space="0" w:color="auto"/>
            <w:left w:val="none" w:sz="0" w:space="0" w:color="auto"/>
            <w:bottom w:val="none" w:sz="0" w:space="0" w:color="auto"/>
            <w:right w:val="none" w:sz="0" w:space="0" w:color="auto"/>
          </w:divBdr>
        </w:div>
        <w:div w:id="1594895173">
          <w:marLeft w:val="480"/>
          <w:marRight w:val="0"/>
          <w:marTop w:val="0"/>
          <w:marBottom w:val="0"/>
          <w:divBdr>
            <w:top w:val="none" w:sz="0" w:space="0" w:color="auto"/>
            <w:left w:val="none" w:sz="0" w:space="0" w:color="auto"/>
            <w:bottom w:val="none" w:sz="0" w:space="0" w:color="auto"/>
            <w:right w:val="none" w:sz="0" w:space="0" w:color="auto"/>
          </w:divBdr>
        </w:div>
        <w:div w:id="1638728866">
          <w:marLeft w:val="480"/>
          <w:marRight w:val="0"/>
          <w:marTop w:val="0"/>
          <w:marBottom w:val="0"/>
          <w:divBdr>
            <w:top w:val="none" w:sz="0" w:space="0" w:color="auto"/>
            <w:left w:val="none" w:sz="0" w:space="0" w:color="auto"/>
            <w:bottom w:val="none" w:sz="0" w:space="0" w:color="auto"/>
            <w:right w:val="none" w:sz="0" w:space="0" w:color="auto"/>
          </w:divBdr>
        </w:div>
        <w:div w:id="1651863585">
          <w:marLeft w:val="480"/>
          <w:marRight w:val="0"/>
          <w:marTop w:val="0"/>
          <w:marBottom w:val="0"/>
          <w:divBdr>
            <w:top w:val="none" w:sz="0" w:space="0" w:color="auto"/>
            <w:left w:val="none" w:sz="0" w:space="0" w:color="auto"/>
            <w:bottom w:val="none" w:sz="0" w:space="0" w:color="auto"/>
            <w:right w:val="none" w:sz="0" w:space="0" w:color="auto"/>
          </w:divBdr>
        </w:div>
        <w:div w:id="1696997466">
          <w:marLeft w:val="480"/>
          <w:marRight w:val="0"/>
          <w:marTop w:val="0"/>
          <w:marBottom w:val="0"/>
          <w:divBdr>
            <w:top w:val="none" w:sz="0" w:space="0" w:color="auto"/>
            <w:left w:val="none" w:sz="0" w:space="0" w:color="auto"/>
            <w:bottom w:val="none" w:sz="0" w:space="0" w:color="auto"/>
            <w:right w:val="none" w:sz="0" w:space="0" w:color="auto"/>
          </w:divBdr>
        </w:div>
        <w:div w:id="1735082871">
          <w:marLeft w:val="480"/>
          <w:marRight w:val="0"/>
          <w:marTop w:val="0"/>
          <w:marBottom w:val="0"/>
          <w:divBdr>
            <w:top w:val="none" w:sz="0" w:space="0" w:color="auto"/>
            <w:left w:val="none" w:sz="0" w:space="0" w:color="auto"/>
            <w:bottom w:val="none" w:sz="0" w:space="0" w:color="auto"/>
            <w:right w:val="none" w:sz="0" w:space="0" w:color="auto"/>
          </w:divBdr>
        </w:div>
        <w:div w:id="1754889068">
          <w:marLeft w:val="480"/>
          <w:marRight w:val="0"/>
          <w:marTop w:val="0"/>
          <w:marBottom w:val="0"/>
          <w:divBdr>
            <w:top w:val="none" w:sz="0" w:space="0" w:color="auto"/>
            <w:left w:val="none" w:sz="0" w:space="0" w:color="auto"/>
            <w:bottom w:val="none" w:sz="0" w:space="0" w:color="auto"/>
            <w:right w:val="none" w:sz="0" w:space="0" w:color="auto"/>
          </w:divBdr>
        </w:div>
        <w:div w:id="1784760230">
          <w:marLeft w:val="480"/>
          <w:marRight w:val="0"/>
          <w:marTop w:val="0"/>
          <w:marBottom w:val="0"/>
          <w:divBdr>
            <w:top w:val="none" w:sz="0" w:space="0" w:color="auto"/>
            <w:left w:val="none" w:sz="0" w:space="0" w:color="auto"/>
            <w:bottom w:val="none" w:sz="0" w:space="0" w:color="auto"/>
            <w:right w:val="none" w:sz="0" w:space="0" w:color="auto"/>
          </w:divBdr>
        </w:div>
        <w:div w:id="1823232317">
          <w:marLeft w:val="480"/>
          <w:marRight w:val="0"/>
          <w:marTop w:val="0"/>
          <w:marBottom w:val="0"/>
          <w:divBdr>
            <w:top w:val="none" w:sz="0" w:space="0" w:color="auto"/>
            <w:left w:val="none" w:sz="0" w:space="0" w:color="auto"/>
            <w:bottom w:val="none" w:sz="0" w:space="0" w:color="auto"/>
            <w:right w:val="none" w:sz="0" w:space="0" w:color="auto"/>
          </w:divBdr>
        </w:div>
        <w:div w:id="1852914691">
          <w:marLeft w:val="480"/>
          <w:marRight w:val="0"/>
          <w:marTop w:val="0"/>
          <w:marBottom w:val="0"/>
          <w:divBdr>
            <w:top w:val="none" w:sz="0" w:space="0" w:color="auto"/>
            <w:left w:val="none" w:sz="0" w:space="0" w:color="auto"/>
            <w:bottom w:val="none" w:sz="0" w:space="0" w:color="auto"/>
            <w:right w:val="none" w:sz="0" w:space="0" w:color="auto"/>
          </w:divBdr>
        </w:div>
        <w:div w:id="1886984729">
          <w:marLeft w:val="480"/>
          <w:marRight w:val="0"/>
          <w:marTop w:val="0"/>
          <w:marBottom w:val="0"/>
          <w:divBdr>
            <w:top w:val="none" w:sz="0" w:space="0" w:color="auto"/>
            <w:left w:val="none" w:sz="0" w:space="0" w:color="auto"/>
            <w:bottom w:val="none" w:sz="0" w:space="0" w:color="auto"/>
            <w:right w:val="none" w:sz="0" w:space="0" w:color="auto"/>
          </w:divBdr>
        </w:div>
        <w:div w:id="1910459402">
          <w:marLeft w:val="480"/>
          <w:marRight w:val="0"/>
          <w:marTop w:val="0"/>
          <w:marBottom w:val="0"/>
          <w:divBdr>
            <w:top w:val="none" w:sz="0" w:space="0" w:color="auto"/>
            <w:left w:val="none" w:sz="0" w:space="0" w:color="auto"/>
            <w:bottom w:val="none" w:sz="0" w:space="0" w:color="auto"/>
            <w:right w:val="none" w:sz="0" w:space="0" w:color="auto"/>
          </w:divBdr>
        </w:div>
        <w:div w:id="1917938959">
          <w:marLeft w:val="480"/>
          <w:marRight w:val="0"/>
          <w:marTop w:val="0"/>
          <w:marBottom w:val="0"/>
          <w:divBdr>
            <w:top w:val="none" w:sz="0" w:space="0" w:color="auto"/>
            <w:left w:val="none" w:sz="0" w:space="0" w:color="auto"/>
            <w:bottom w:val="none" w:sz="0" w:space="0" w:color="auto"/>
            <w:right w:val="none" w:sz="0" w:space="0" w:color="auto"/>
          </w:divBdr>
        </w:div>
        <w:div w:id="2049909312">
          <w:marLeft w:val="480"/>
          <w:marRight w:val="0"/>
          <w:marTop w:val="0"/>
          <w:marBottom w:val="0"/>
          <w:divBdr>
            <w:top w:val="none" w:sz="0" w:space="0" w:color="auto"/>
            <w:left w:val="none" w:sz="0" w:space="0" w:color="auto"/>
            <w:bottom w:val="none" w:sz="0" w:space="0" w:color="auto"/>
            <w:right w:val="none" w:sz="0" w:space="0" w:color="auto"/>
          </w:divBdr>
        </w:div>
        <w:div w:id="2092383658">
          <w:marLeft w:val="480"/>
          <w:marRight w:val="0"/>
          <w:marTop w:val="0"/>
          <w:marBottom w:val="0"/>
          <w:divBdr>
            <w:top w:val="none" w:sz="0" w:space="0" w:color="auto"/>
            <w:left w:val="none" w:sz="0" w:space="0" w:color="auto"/>
            <w:bottom w:val="none" w:sz="0" w:space="0" w:color="auto"/>
            <w:right w:val="none" w:sz="0" w:space="0" w:color="auto"/>
          </w:divBdr>
        </w:div>
        <w:div w:id="2130052401">
          <w:marLeft w:val="480"/>
          <w:marRight w:val="0"/>
          <w:marTop w:val="0"/>
          <w:marBottom w:val="0"/>
          <w:divBdr>
            <w:top w:val="none" w:sz="0" w:space="0" w:color="auto"/>
            <w:left w:val="none" w:sz="0" w:space="0" w:color="auto"/>
            <w:bottom w:val="none" w:sz="0" w:space="0" w:color="auto"/>
            <w:right w:val="none" w:sz="0" w:space="0" w:color="auto"/>
          </w:divBdr>
        </w:div>
        <w:div w:id="2144152101">
          <w:marLeft w:val="480"/>
          <w:marRight w:val="0"/>
          <w:marTop w:val="0"/>
          <w:marBottom w:val="0"/>
          <w:divBdr>
            <w:top w:val="none" w:sz="0" w:space="0" w:color="auto"/>
            <w:left w:val="none" w:sz="0" w:space="0" w:color="auto"/>
            <w:bottom w:val="none" w:sz="0" w:space="0" w:color="auto"/>
            <w:right w:val="none" w:sz="0" w:space="0" w:color="auto"/>
          </w:divBdr>
        </w:div>
      </w:divsChild>
    </w:div>
    <w:div w:id="1425761628">
      <w:marLeft w:val="640"/>
      <w:marRight w:val="0"/>
      <w:marTop w:val="0"/>
      <w:marBottom w:val="0"/>
      <w:divBdr>
        <w:top w:val="none" w:sz="0" w:space="0" w:color="auto"/>
        <w:left w:val="none" w:sz="0" w:space="0" w:color="auto"/>
        <w:bottom w:val="none" w:sz="0" w:space="0" w:color="auto"/>
        <w:right w:val="none" w:sz="0" w:space="0" w:color="auto"/>
      </w:divBdr>
    </w:div>
    <w:div w:id="1426195252">
      <w:marLeft w:val="640"/>
      <w:marRight w:val="0"/>
      <w:marTop w:val="0"/>
      <w:marBottom w:val="0"/>
      <w:divBdr>
        <w:top w:val="none" w:sz="0" w:space="0" w:color="auto"/>
        <w:left w:val="none" w:sz="0" w:space="0" w:color="auto"/>
        <w:bottom w:val="none" w:sz="0" w:space="0" w:color="auto"/>
        <w:right w:val="none" w:sz="0" w:space="0" w:color="auto"/>
      </w:divBdr>
    </w:div>
    <w:div w:id="1426537259">
      <w:marLeft w:val="640"/>
      <w:marRight w:val="0"/>
      <w:marTop w:val="0"/>
      <w:marBottom w:val="0"/>
      <w:divBdr>
        <w:top w:val="none" w:sz="0" w:space="0" w:color="auto"/>
        <w:left w:val="none" w:sz="0" w:space="0" w:color="auto"/>
        <w:bottom w:val="none" w:sz="0" w:space="0" w:color="auto"/>
        <w:right w:val="none" w:sz="0" w:space="0" w:color="auto"/>
      </w:divBdr>
    </w:div>
    <w:div w:id="1426653833">
      <w:marLeft w:val="640"/>
      <w:marRight w:val="0"/>
      <w:marTop w:val="0"/>
      <w:marBottom w:val="0"/>
      <w:divBdr>
        <w:top w:val="none" w:sz="0" w:space="0" w:color="auto"/>
        <w:left w:val="none" w:sz="0" w:space="0" w:color="auto"/>
        <w:bottom w:val="none" w:sz="0" w:space="0" w:color="auto"/>
        <w:right w:val="none" w:sz="0" w:space="0" w:color="auto"/>
      </w:divBdr>
    </w:div>
    <w:div w:id="1426804464">
      <w:marLeft w:val="640"/>
      <w:marRight w:val="0"/>
      <w:marTop w:val="0"/>
      <w:marBottom w:val="0"/>
      <w:divBdr>
        <w:top w:val="none" w:sz="0" w:space="0" w:color="auto"/>
        <w:left w:val="none" w:sz="0" w:space="0" w:color="auto"/>
        <w:bottom w:val="none" w:sz="0" w:space="0" w:color="auto"/>
        <w:right w:val="none" w:sz="0" w:space="0" w:color="auto"/>
      </w:divBdr>
    </w:div>
    <w:div w:id="1426926640">
      <w:marLeft w:val="640"/>
      <w:marRight w:val="0"/>
      <w:marTop w:val="0"/>
      <w:marBottom w:val="0"/>
      <w:divBdr>
        <w:top w:val="none" w:sz="0" w:space="0" w:color="auto"/>
        <w:left w:val="none" w:sz="0" w:space="0" w:color="auto"/>
        <w:bottom w:val="none" w:sz="0" w:space="0" w:color="auto"/>
        <w:right w:val="none" w:sz="0" w:space="0" w:color="auto"/>
      </w:divBdr>
    </w:div>
    <w:div w:id="1426926658">
      <w:bodyDiv w:val="1"/>
      <w:marLeft w:val="0"/>
      <w:marRight w:val="0"/>
      <w:marTop w:val="0"/>
      <w:marBottom w:val="0"/>
      <w:divBdr>
        <w:top w:val="none" w:sz="0" w:space="0" w:color="auto"/>
        <w:left w:val="none" w:sz="0" w:space="0" w:color="auto"/>
        <w:bottom w:val="none" w:sz="0" w:space="0" w:color="auto"/>
        <w:right w:val="none" w:sz="0" w:space="0" w:color="auto"/>
      </w:divBdr>
    </w:div>
    <w:div w:id="1427119480">
      <w:marLeft w:val="640"/>
      <w:marRight w:val="0"/>
      <w:marTop w:val="0"/>
      <w:marBottom w:val="0"/>
      <w:divBdr>
        <w:top w:val="none" w:sz="0" w:space="0" w:color="auto"/>
        <w:left w:val="none" w:sz="0" w:space="0" w:color="auto"/>
        <w:bottom w:val="none" w:sz="0" w:space="0" w:color="auto"/>
        <w:right w:val="none" w:sz="0" w:space="0" w:color="auto"/>
      </w:divBdr>
    </w:div>
    <w:div w:id="1427537305">
      <w:marLeft w:val="640"/>
      <w:marRight w:val="0"/>
      <w:marTop w:val="0"/>
      <w:marBottom w:val="0"/>
      <w:divBdr>
        <w:top w:val="none" w:sz="0" w:space="0" w:color="auto"/>
        <w:left w:val="none" w:sz="0" w:space="0" w:color="auto"/>
        <w:bottom w:val="none" w:sz="0" w:space="0" w:color="auto"/>
        <w:right w:val="none" w:sz="0" w:space="0" w:color="auto"/>
      </w:divBdr>
    </w:div>
    <w:div w:id="1427654073">
      <w:marLeft w:val="640"/>
      <w:marRight w:val="0"/>
      <w:marTop w:val="0"/>
      <w:marBottom w:val="0"/>
      <w:divBdr>
        <w:top w:val="none" w:sz="0" w:space="0" w:color="auto"/>
        <w:left w:val="none" w:sz="0" w:space="0" w:color="auto"/>
        <w:bottom w:val="none" w:sz="0" w:space="0" w:color="auto"/>
        <w:right w:val="none" w:sz="0" w:space="0" w:color="auto"/>
      </w:divBdr>
    </w:div>
    <w:div w:id="1427724354">
      <w:marLeft w:val="640"/>
      <w:marRight w:val="0"/>
      <w:marTop w:val="0"/>
      <w:marBottom w:val="0"/>
      <w:divBdr>
        <w:top w:val="none" w:sz="0" w:space="0" w:color="auto"/>
        <w:left w:val="none" w:sz="0" w:space="0" w:color="auto"/>
        <w:bottom w:val="none" w:sz="0" w:space="0" w:color="auto"/>
        <w:right w:val="none" w:sz="0" w:space="0" w:color="auto"/>
      </w:divBdr>
    </w:div>
    <w:div w:id="1428112501">
      <w:marLeft w:val="640"/>
      <w:marRight w:val="0"/>
      <w:marTop w:val="0"/>
      <w:marBottom w:val="0"/>
      <w:divBdr>
        <w:top w:val="none" w:sz="0" w:space="0" w:color="auto"/>
        <w:left w:val="none" w:sz="0" w:space="0" w:color="auto"/>
        <w:bottom w:val="none" w:sz="0" w:space="0" w:color="auto"/>
        <w:right w:val="none" w:sz="0" w:space="0" w:color="auto"/>
      </w:divBdr>
    </w:div>
    <w:div w:id="1428312326">
      <w:bodyDiv w:val="1"/>
      <w:marLeft w:val="0"/>
      <w:marRight w:val="0"/>
      <w:marTop w:val="0"/>
      <w:marBottom w:val="0"/>
      <w:divBdr>
        <w:top w:val="none" w:sz="0" w:space="0" w:color="auto"/>
        <w:left w:val="none" w:sz="0" w:space="0" w:color="auto"/>
        <w:bottom w:val="none" w:sz="0" w:space="0" w:color="auto"/>
        <w:right w:val="none" w:sz="0" w:space="0" w:color="auto"/>
      </w:divBdr>
      <w:divsChild>
        <w:div w:id="1857115">
          <w:marLeft w:val="480"/>
          <w:marRight w:val="0"/>
          <w:marTop w:val="0"/>
          <w:marBottom w:val="0"/>
          <w:divBdr>
            <w:top w:val="none" w:sz="0" w:space="0" w:color="auto"/>
            <w:left w:val="none" w:sz="0" w:space="0" w:color="auto"/>
            <w:bottom w:val="none" w:sz="0" w:space="0" w:color="auto"/>
            <w:right w:val="none" w:sz="0" w:space="0" w:color="auto"/>
          </w:divBdr>
        </w:div>
        <w:div w:id="24184494">
          <w:marLeft w:val="480"/>
          <w:marRight w:val="0"/>
          <w:marTop w:val="0"/>
          <w:marBottom w:val="0"/>
          <w:divBdr>
            <w:top w:val="none" w:sz="0" w:space="0" w:color="auto"/>
            <w:left w:val="none" w:sz="0" w:space="0" w:color="auto"/>
            <w:bottom w:val="none" w:sz="0" w:space="0" w:color="auto"/>
            <w:right w:val="none" w:sz="0" w:space="0" w:color="auto"/>
          </w:divBdr>
        </w:div>
        <w:div w:id="25761892">
          <w:marLeft w:val="480"/>
          <w:marRight w:val="0"/>
          <w:marTop w:val="0"/>
          <w:marBottom w:val="0"/>
          <w:divBdr>
            <w:top w:val="none" w:sz="0" w:space="0" w:color="auto"/>
            <w:left w:val="none" w:sz="0" w:space="0" w:color="auto"/>
            <w:bottom w:val="none" w:sz="0" w:space="0" w:color="auto"/>
            <w:right w:val="none" w:sz="0" w:space="0" w:color="auto"/>
          </w:divBdr>
        </w:div>
        <w:div w:id="45809698">
          <w:marLeft w:val="480"/>
          <w:marRight w:val="0"/>
          <w:marTop w:val="0"/>
          <w:marBottom w:val="0"/>
          <w:divBdr>
            <w:top w:val="none" w:sz="0" w:space="0" w:color="auto"/>
            <w:left w:val="none" w:sz="0" w:space="0" w:color="auto"/>
            <w:bottom w:val="none" w:sz="0" w:space="0" w:color="auto"/>
            <w:right w:val="none" w:sz="0" w:space="0" w:color="auto"/>
          </w:divBdr>
        </w:div>
        <w:div w:id="50737675">
          <w:marLeft w:val="480"/>
          <w:marRight w:val="0"/>
          <w:marTop w:val="0"/>
          <w:marBottom w:val="0"/>
          <w:divBdr>
            <w:top w:val="none" w:sz="0" w:space="0" w:color="auto"/>
            <w:left w:val="none" w:sz="0" w:space="0" w:color="auto"/>
            <w:bottom w:val="none" w:sz="0" w:space="0" w:color="auto"/>
            <w:right w:val="none" w:sz="0" w:space="0" w:color="auto"/>
          </w:divBdr>
        </w:div>
        <w:div w:id="71120649">
          <w:marLeft w:val="480"/>
          <w:marRight w:val="0"/>
          <w:marTop w:val="0"/>
          <w:marBottom w:val="0"/>
          <w:divBdr>
            <w:top w:val="none" w:sz="0" w:space="0" w:color="auto"/>
            <w:left w:val="none" w:sz="0" w:space="0" w:color="auto"/>
            <w:bottom w:val="none" w:sz="0" w:space="0" w:color="auto"/>
            <w:right w:val="none" w:sz="0" w:space="0" w:color="auto"/>
          </w:divBdr>
        </w:div>
        <w:div w:id="74866869">
          <w:marLeft w:val="480"/>
          <w:marRight w:val="0"/>
          <w:marTop w:val="0"/>
          <w:marBottom w:val="0"/>
          <w:divBdr>
            <w:top w:val="none" w:sz="0" w:space="0" w:color="auto"/>
            <w:left w:val="none" w:sz="0" w:space="0" w:color="auto"/>
            <w:bottom w:val="none" w:sz="0" w:space="0" w:color="auto"/>
            <w:right w:val="none" w:sz="0" w:space="0" w:color="auto"/>
          </w:divBdr>
        </w:div>
        <w:div w:id="110128246">
          <w:marLeft w:val="480"/>
          <w:marRight w:val="0"/>
          <w:marTop w:val="0"/>
          <w:marBottom w:val="0"/>
          <w:divBdr>
            <w:top w:val="none" w:sz="0" w:space="0" w:color="auto"/>
            <w:left w:val="none" w:sz="0" w:space="0" w:color="auto"/>
            <w:bottom w:val="none" w:sz="0" w:space="0" w:color="auto"/>
            <w:right w:val="none" w:sz="0" w:space="0" w:color="auto"/>
          </w:divBdr>
        </w:div>
        <w:div w:id="118576301">
          <w:marLeft w:val="480"/>
          <w:marRight w:val="0"/>
          <w:marTop w:val="0"/>
          <w:marBottom w:val="0"/>
          <w:divBdr>
            <w:top w:val="none" w:sz="0" w:space="0" w:color="auto"/>
            <w:left w:val="none" w:sz="0" w:space="0" w:color="auto"/>
            <w:bottom w:val="none" w:sz="0" w:space="0" w:color="auto"/>
            <w:right w:val="none" w:sz="0" w:space="0" w:color="auto"/>
          </w:divBdr>
        </w:div>
        <w:div w:id="128327068">
          <w:marLeft w:val="480"/>
          <w:marRight w:val="0"/>
          <w:marTop w:val="0"/>
          <w:marBottom w:val="0"/>
          <w:divBdr>
            <w:top w:val="none" w:sz="0" w:space="0" w:color="auto"/>
            <w:left w:val="none" w:sz="0" w:space="0" w:color="auto"/>
            <w:bottom w:val="none" w:sz="0" w:space="0" w:color="auto"/>
            <w:right w:val="none" w:sz="0" w:space="0" w:color="auto"/>
          </w:divBdr>
        </w:div>
        <w:div w:id="177232547">
          <w:marLeft w:val="480"/>
          <w:marRight w:val="0"/>
          <w:marTop w:val="0"/>
          <w:marBottom w:val="0"/>
          <w:divBdr>
            <w:top w:val="none" w:sz="0" w:space="0" w:color="auto"/>
            <w:left w:val="none" w:sz="0" w:space="0" w:color="auto"/>
            <w:bottom w:val="none" w:sz="0" w:space="0" w:color="auto"/>
            <w:right w:val="none" w:sz="0" w:space="0" w:color="auto"/>
          </w:divBdr>
        </w:div>
        <w:div w:id="199245118">
          <w:marLeft w:val="480"/>
          <w:marRight w:val="0"/>
          <w:marTop w:val="0"/>
          <w:marBottom w:val="0"/>
          <w:divBdr>
            <w:top w:val="none" w:sz="0" w:space="0" w:color="auto"/>
            <w:left w:val="none" w:sz="0" w:space="0" w:color="auto"/>
            <w:bottom w:val="none" w:sz="0" w:space="0" w:color="auto"/>
            <w:right w:val="none" w:sz="0" w:space="0" w:color="auto"/>
          </w:divBdr>
        </w:div>
        <w:div w:id="204023244">
          <w:marLeft w:val="480"/>
          <w:marRight w:val="0"/>
          <w:marTop w:val="0"/>
          <w:marBottom w:val="0"/>
          <w:divBdr>
            <w:top w:val="none" w:sz="0" w:space="0" w:color="auto"/>
            <w:left w:val="none" w:sz="0" w:space="0" w:color="auto"/>
            <w:bottom w:val="none" w:sz="0" w:space="0" w:color="auto"/>
            <w:right w:val="none" w:sz="0" w:space="0" w:color="auto"/>
          </w:divBdr>
        </w:div>
        <w:div w:id="229467036">
          <w:marLeft w:val="480"/>
          <w:marRight w:val="0"/>
          <w:marTop w:val="0"/>
          <w:marBottom w:val="0"/>
          <w:divBdr>
            <w:top w:val="none" w:sz="0" w:space="0" w:color="auto"/>
            <w:left w:val="none" w:sz="0" w:space="0" w:color="auto"/>
            <w:bottom w:val="none" w:sz="0" w:space="0" w:color="auto"/>
            <w:right w:val="none" w:sz="0" w:space="0" w:color="auto"/>
          </w:divBdr>
        </w:div>
        <w:div w:id="231936903">
          <w:marLeft w:val="480"/>
          <w:marRight w:val="0"/>
          <w:marTop w:val="0"/>
          <w:marBottom w:val="0"/>
          <w:divBdr>
            <w:top w:val="none" w:sz="0" w:space="0" w:color="auto"/>
            <w:left w:val="none" w:sz="0" w:space="0" w:color="auto"/>
            <w:bottom w:val="none" w:sz="0" w:space="0" w:color="auto"/>
            <w:right w:val="none" w:sz="0" w:space="0" w:color="auto"/>
          </w:divBdr>
        </w:div>
        <w:div w:id="254173286">
          <w:marLeft w:val="480"/>
          <w:marRight w:val="0"/>
          <w:marTop w:val="0"/>
          <w:marBottom w:val="0"/>
          <w:divBdr>
            <w:top w:val="none" w:sz="0" w:space="0" w:color="auto"/>
            <w:left w:val="none" w:sz="0" w:space="0" w:color="auto"/>
            <w:bottom w:val="none" w:sz="0" w:space="0" w:color="auto"/>
            <w:right w:val="none" w:sz="0" w:space="0" w:color="auto"/>
          </w:divBdr>
        </w:div>
        <w:div w:id="254824854">
          <w:marLeft w:val="480"/>
          <w:marRight w:val="0"/>
          <w:marTop w:val="0"/>
          <w:marBottom w:val="0"/>
          <w:divBdr>
            <w:top w:val="none" w:sz="0" w:space="0" w:color="auto"/>
            <w:left w:val="none" w:sz="0" w:space="0" w:color="auto"/>
            <w:bottom w:val="none" w:sz="0" w:space="0" w:color="auto"/>
            <w:right w:val="none" w:sz="0" w:space="0" w:color="auto"/>
          </w:divBdr>
        </w:div>
        <w:div w:id="380246845">
          <w:marLeft w:val="480"/>
          <w:marRight w:val="0"/>
          <w:marTop w:val="0"/>
          <w:marBottom w:val="0"/>
          <w:divBdr>
            <w:top w:val="none" w:sz="0" w:space="0" w:color="auto"/>
            <w:left w:val="none" w:sz="0" w:space="0" w:color="auto"/>
            <w:bottom w:val="none" w:sz="0" w:space="0" w:color="auto"/>
            <w:right w:val="none" w:sz="0" w:space="0" w:color="auto"/>
          </w:divBdr>
        </w:div>
        <w:div w:id="389576607">
          <w:marLeft w:val="480"/>
          <w:marRight w:val="0"/>
          <w:marTop w:val="0"/>
          <w:marBottom w:val="0"/>
          <w:divBdr>
            <w:top w:val="none" w:sz="0" w:space="0" w:color="auto"/>
            <w:left w:val="none" w:sz="0" w:space="0" w:color="auto"/>
            <w:bottom w:val="none" w:sz="0" w:space="0" w:color="auto"/>
            <w:right w:val="none" w:sz="0" w:space="0" w:color="auto"/>
          </w:divBdr>
        </w:div>
        <w:div w:id="404691691">
          <w:marLeft w:val="480"/>
          <w:marRight w:val="0"/>
          <w:marTop w:val="0"/>
          <w:marBottom w:val="0"/>
          <w:divBdr>
            <w:top w:val="none" w:sz="0" w:space="0" w:color="auto"/>
            <w:left w:val="none" w:sz="0" w:space="0" w:color="auto"/>
            <w:bottom w:val="none" w:sz="0" w:space="0" w:color="auto"/>
            <w:right w:val="none" w:sz="0" w:space="0" w:color="auto"/>
          </w:divBdr>
        </w:div>
        <w:div w:id="416025315">
          <w:marLeft w:val="480"/>
          <w:marRight w:val="0"/>
          <w:marTop w:val="0"/>
          <w:marBottom w:val="0"/>
          <w:divBdr>
            <w:top w:val="none" w:sz="0" w:space="0" w:color="auto"/>
            <w:left w:val="none" w:sz="0" w:space="0" w:color="auto"/>
            <w:bottom w:val="none" w:sz="0" w:space="0" w:color="auto"/>
            <w:right w:val="none" w:sz="0" w:space="0" w:color="auto"/>
          </w:divBdr>
        </w:div>
        <w:div w:id="468321951">
          <w:marLeft w:val="480"/>
          <w:marRight w:val="0"/>
          <w:marTop w:val="0"/>
          <w:marBottom w:val="0"/>
          <w:divBdr>
            <w:top w:val="none" w:sz="0" w:space="0" w:color="auto"/>
            <w:left w:val="none" w:sz="0" w:space="0" w:color="auto"/>
            <w:bottom w:val="none" w:sz="0" w:space="0" w:color="auto"/>
            <w:right w:val="none" w:sz="0" w:space="0" w:color="auto"/>
          </w:divBdr>
        </w:div>
        <w:div w:id="471211127">
          <w:marLeft w:val="480"/>
          <w:marRight w:val="0"/>
          <w:marTop w:val="0"/>
          <w:marBottom w:val="0"/>
          <w:divBdr>
            <w:top w:val="none" w:sz="0" w:space="0" w:color="auto"/>
            <w:left w:val="none" w:sz="0" w:space="0" w:color="auto"/>
            <w:bottom w:val="none" w:sz="0" w:space="0" w:color="auto"/>
            <w:right w:val="none" w:sz="0" w:space="0" w:color="auto"/>
          </w:divBdr>
        </w:div>
        <w:div w:id="539588250">
          <w:marLeft w:val="480"/>
          <w:marRight w:val="0"/>
          <w:marTop w:val="0"/>
          <w:marBottom w:val="0"/>
          <w:divBdr>
            <w:top w:val="none" w:sz="0" w:space="0" w:color="auto"/>
            <w:left w:val="none" w:sz="0" w:space="0" w:color="auto"/>
            <w:bottom w:val="none" w:sz="0" w:space="0" w:color="auto"/>
            <w:right w:val="none" w:sz="0" w:space="0" w:color="auto"/>
          </w:divBdr>
        </w:div>
        <w:div w:id="578294227">
          <w:marLeft w:val="480"/>
          <w:marRight w:val="0"/>
          <w:marTop w:val="0"/>
          <w:marBottom w:val="0"/>
          <w:divBdr>
            <w:top w:val="none" w:sz="0" w:space="0" w:color="auto"/>
            <w:left w:val="none" w:sz="0" w:space="0" w:color="auto"/>
            <w:bottom w:val="none" w:sz="0" w:space="0" w:color="auto"/>
            <w:right w:val="none" w:sz="0" w:space="0" w:color="auto"/>
          </w:divBdr>
        </w:div>
        <w:div w:id="594552687">
          <w:marLeft w:val="480"/>
          <w:marRight w:val="0"/>
          <w:marTop w:val="0"/>
          <w:marBottom w:val="0"/>
          <w:divBdr>
            <w:top w:val="none" w:sz="0" w:space="0" w:color="auto"/>
            <w:left w:val="none" w:sz="0" w:space="0" w:color="auto"/>
            <w:bottom w:val="none" w:sz="0" w:space="0" w:color="auto"/>
            <w:right w:val="none" w:sz="0" w:space="0" w:color="auto"/>
          </w:divBdr>
        </w:div>
        <w:div w:id="604311835">
          <w:marLeft w:val="480"/>
          <w:marRight w:val="0"/>
          <w:marTop w:val="0"/>
          <w:marBottom w:val="0"/>
          <w:divBdr>
            <w:top w:val="none" w:sz="0" w:space="0" w:color="auto"/>
            <w:left w:val="none" w:sz="0" w:space="0" w:color="auto"/>
            <w:bottom w:val="none" w:sz="0" w:space="0" w:color="auto"/>
            <w:right w:val="none" w:sz="0" w:space="0" w:color="auto"/>
          </w:divBdr>
        </w:div>
        <w:div w:id="687683056">
          <w:marLeft w:val="480"/>
          <w:marRight w:val="0"/>
          <w:marTop w:val="0"/>
          <w:marBottom w:val="0"/>
          <w:divBdr>
            <w:top w:val="none" w:sz="0" w:space="0" w:color="auto"/>
            <w:left w:val="none" w:sz="0" w:space="0" w:color="auto"/>
            <w:bottom w:val="none" w:sz="0" w:space="0" w:color="auto"/>
            <w:right w:val="none" w:sz="0" w:space="0" w:color="auto"/>
          </w:divBdr>
        </w:div>
        <w:div w:id="819617452">
          <w:marLeft w:val="480"/>
          <w:marRight w:val="0"/>
          <w:marTop w:val="0"/>
          <w:marBottom w:val="0"/>
          <w:divBdr>
            <w:top w:val="none" w:sz="0" w:space="0" w:color="auto"/>
            <w:left w:val="none" w:sz="0" w:space="0" w:color="auto"/>
            <w:bottom w:val="none" w:sz="0" w:space="0" w:color="auto"/>
            <w:right w:val="none" w:sz="0" w:space="0" w:color="auto"/>
          </w:divBdr>
        </w:div>
        <w:div w:id="823861451">
          <w:marLeft w:val="480"/>
          <w:marRight w:val="0"/>
          <w:marTop w:val="0"/>
          <w:marBottom w:val="0"/>
          <w:divBdr>
            <w:top w:val="none" w:sz="0" w:space="0" w:color="auto"/>
            <w:left w:val="none" w:sz="0" w:space="0" w:color="auto"/>
            <w:bottom w:val="none" w:sz="0" w:space="0" w:color="auto"/>
            <w:right w:val="none" w:sz="0" w:space="0" w:color="auto"/>
          </w:divBdr>
        </w:div>
        <w:div w:id="824198947">
          <w:marLeft w:val="480"/>
          <w:marRight w:val="0"/>
          <w:marTop w:val="0"/>
          <w:marBottom w:val="0"/>
          <w:divBdr>
            <w:top w:val="none" w:sz="0" w:space="0" w:color="auto"/>
            <w:left w:val="none" w:sz="0" w:space="0" w:color="auto"/>
            <w:bottom w:val="none" w:sz="0" w:space="0" w:color="auto"/>
            <w:right w:val="none" w:sz="0" w:space="0" w:color="auto"/>
          </w:divBdr>
        </w:div>
        <w:div w:id="837309173">
          <w:marLeft w:val="480"/>
          <w:marRight w:val="0"/>
          <w:marTop w:val="0"/>
          <w:marBottom w:val="0"/>
          <w:divBdr>
            <w:top w:val="none" w:sz="0" w:space="0" w:color="auto"/>
            <w:left w:val="none" w:sz="0" w:space="0" w:color="auto"/>
            <w:bottom w:val="none" w:sz="0" w:space="0" w:color="auto"/>
            <w:right w:val="none" w:sz="0" w:space="0" w:color="auto"/>
          </w:divBdr>
        </w:div>
        <w:div w:id="848719585">
          <w:marLeft w:val="480"/>
          <w:marRight w:val="0"/>
          <w:marTop w:val="0"/>
          <w:marBottom w:val="0"/>
          <w:divBdr>
            <w:top w:val="none" w:sz="0" w:space="0" w:color="auto"/>
            <w:left w:val="none" w:sz="0" w:space="0" w:color="auto"/>
            <w:bottom w:val="none" w:sz="0" w:space="0" w:color="auto"/>
            <w:right w:val="none" w:sz="0" w:space="0" w:color="auto"/>
          </w:divBdr>
        </w:div>
        <w:div w:id="906845690">
          <w:marLeft w:val="480"/>
          <w:marRight w:val="0"/>
          <w:marTop w:val="0"/>
          <w:marBottom w:val="0"/>
          <w:divBdr>
            <w:top w:val="none" w:sz="0" w:space="0" w:color="auto"/>
            <w:left w:val="none" w:sz="0" w:space="0" w:color="auto"/>
            <w:bottom w:val="none" w:sz="0" w:space="0" w:color="auto"/>
            <w:right w:val="none" w:sz="0" w:space="0" w:color="auto"/>
          </w:divBdr>
        </w:div>
        <w:div w:id="923995253">
          <w:marLeft w:val="480"/>
          <w:marRight w:val="0"/>
          <w:marTop w:val="0"/>
          <w:marBottom w:val="0"/>
          <w:divBdr>
            <w:top w:val="none" w:sz="0" w:space="0" w:color="auto"/>
            <w:left w:val="none" w:sz="0" w:space="0" w:color="auto"/>
            <w:bottom w:val="none" w:sz="0" w:space="0" w:color="auto"/>
            <w:right w:val="none" w:sz="0" w:space="0" w:color="auto"/>
          </w:divBdr>
        </w:div>
        <w:div w:id="935673701">
          <w:marLeft w:val="480"/>
          <w:marRight w:val="0"/>
          <w:marTop w:val="0"/>
          <w:marBottom w:val="0"/>
          <w:divBdr>
            <w:top w:val="none" w:sz="0" w:space="0" w:color="auto"/>
            <w:left w:val="none" w:sz="0" w:space="0" w:color="auto"/>
            <w:bottom w:val="none" w:sz="0" w:space="0" w:color="auto"/>
            <w:right w:val="none" w:sz="0" w:space="0" w:color="auto"/>
          </w:divBdr>
        </w:div>
        <w:div w:id="938021560">
          <w:marLeft w:val="480"/>
          <w:marRight w:val="0"/>
          <w:marTop w:val="0"/>
          <w:marBottom w:val="0"/>
          <w:divBdr>
            <w:top w:val="none" w:sz="0" w:space="0" w:color="auto"/>
            <w:left w:val="none" w:sz="0" w:space="0" w:color="auto"/>
            <w:bottom w:val="none" w:sz="0" w:space="0" w:color="auto"/>
            <w:right w:val="none" w:sz="0" w:space="0" w:color="auto"/>
          </w:divBdr>
        </w:div>
        <w:div w:id="1007708434">
          <w:marLeft w:val="480"/>
          <w:marRight w:val="0"/>
          <w:marTop w:val="0"/>
          <w:marBottom w:val="0"/>
          <w:divBdr>
            <w:top w:val="none" w:sz="0" w:space="0" w:color="auto"/>
            <w:left w:val="none" w:sz="0" w:space="0" w:color="auto"/>
            <w:bottom w:val="none" w:sz="0" w:space="0" w:color="auto"/>
            <w:right w:val="none" w:sz="0" w:space="0" w:color="auto"/>
          </w:divBdr>
        </w:div>
        <w:div w:id="1020157652">
          <w:marLeft w:val="480"/>
          <w:marRight w:val="0"/>
          <w:marTop w:val="0"/>
          <w:marBottom w:val="0"/>
          <w:divBdr>
            <w:top w:val="none" w:sz="0" w:space="0" w:color="auto"/>
            <w:left w:val="none" w:sz="0" w:space="0" w:color="auto"/>
            <w:bottom w:val="none" w:sz="0" w:space="0" w:color="auto"/>
            <w:right w:val="none" w:sz="0" w:space="0" w:color="auto"/>
          </w:divBdr>
        </w:div>
        <w:div w:id="1049066024">
          <w:marLeft w:val="480"/>
          <w:marRight w:val="0"/>
          <w:marTop w:val="0"/>
          <w:marBottom w:val="0"/>
          <w:divBdr>
            <w:top w:val="none" w:sz="0" w:space="0" w:color="auto"/>
            <w:left w:val="none" w:sz="0" w:space="0" w:color="auto"/>
            <w:bottom w:val="none" w:sz="0" w:space="0" w:color="auto"/>
            <w:right w:val="none" w:sz="0" w:space="0" w:color="auto"/>
          </w:divBdr>
        </w:div>
        <w:div w:id="1069116645">
          <w:marLeft w:val="480"/>
          <w:marRight w:val="0"/>
          <w:marTop w:val="0"/>
          <w:marBottom w:val="0"/>
          <w:divBdr>
            <w:top w:val="none" w:sz="0" w:space="0" w:color="auto"/>
            <w:left w:val="none" w:sz="0" w:space="0" w:color="auto"/>
            <w:bottom w:val="none" w:sz="0" w:space="0" w:color="auto"/>
            <w:right w:val="none" w:sz="0" w:space="0" w:color="auto"/>
          </w:divBdr>
        </w:div>
        <w:div w:id="1070931322">
          <w:marLeft w:val="480"/>
          <w:marRight w:val="0"/>
          <w:marTop w:val="0"/>
          <w:marBottom w:val="0"/>
          <w:divBdr>
            <w:top w:val="none" w:sz="0" w:space="0" w:color="auto"/>
            <w:left w:val="none" w:sz="0" w:space="0" w:color="auto"/>
            <w:bottom w:val="none" w:sz="0" w:space="0" w:color="auto"/>
            <w:right w:val="none" w:sz="0" w:space="0" w:color="auto"/>
          </w:divBdr>
        </w:div>
        <w:div w:id="1079592728">
          <w:marLeft w:val="480"/>
          <w:marRight w:val="0"/>
          <w:marTop w:val="0"/>
          <w:marBottom w:val="0"/>
          <w:divBdr>
            <w:top w:val="none" w:sz="0" w:space="0" w:color="auto"/>
            <w:left w:val="none" w:sz="0" w:space="0" w:color="auto"/>
            <w:bottom w:val="none" w:sz="0" w:space="0" w:color="auto"/>
            <w:right w:val="none" w:sz="0" w:space="0" w:color="auto"/>
          </w:divBdr>
        </w:div>
        <w:div w:id="1149205299">
          <w:marLeft w:val="480"/>
          <w:marRight w:val="0"/>
          <w:marTop w:val="0"/>
          <w:marBottom w:val="0"/>
          <w:divBdr>
            <w:top w:val="none" w:sz="0" w:space="0" w:color="auto"/>
            <w:left w:val="none" w:sz="0" w:space="0" w:color="auto"/>
            <w:bottom w:val="none" w:sz="0" w:space="0" w:color="auto"/>
            <w:right w:val="none" w:sz="0" w:space="0" w:color="auto"/>
          </w:divBdr>
        </w:div>
        <w:div w:id="1187331466">
          <w:marLeft w:val="480"/>
          <w:marRight w:val="0"/>
          <w:marTop w:val="0"/>
          <w:marBottom w:val="0"/>
          <w:divBdr>
            <w:top w:val="none" w:sz="0" w:space="0" w:color="auto"/>
            <w:left w:val="none" w:sz="0" w:space="0" w:color="auto"/>
            <w:bottom w:val="none" w:sz="0" w:space="0" w:color="auto"/>
            <w:right w:val="none" w:sz="0" w:space="0" w:color="auto"/>
          </w:divBdr>
        </w:div>
        <w:div w:id="1190532663">
          <w:marLeft w:val="480"/>
          <w:marRight w:val="0"/>
          <w:marTop w:val="0"/>
          <w:marBottom w:val="0"/>
          <w:divBdr>
            <w:top w:val="none" w:sz="0" w:space="0" w:color="auto"/>
            <w:left w:val="none" w:sz="0" w:space="0" w:color="auto"/>
            <w:bottom w:val="none" w:sz="0" w:space="0" w:color="auto"/>
            <w:right w:val="none" w:sz="0" w:space="0" w:color="auto"/>
          </w:divBdr>
        </w:div>
        <w:div w:id="1195770286">
          <w:marLeft w:val="480"/>
          <w:marRight w:val="0"/>
          <w:marTop w:val="0"/>
          <w:marBottom w:val="0"/>
          <w:divBdr>
            <w:top w:val="none" w:sz="0" w:space="0" w:color="auto"/>
            <w:left w:val="none" w:sz="0" w:space="0" w:color="auto"/>
            <w:bottom w:val="none" w:sz="0" w:space="0" w:color="auto"/>
            <w:right w:val="none" w:sz="0" w:space="0" w:color="auto"/>
          </w:divBdr>
        </w:div>
        <w:div w:id="1245457120">
          <w:marLeft w:val="480"/>
          <w:marRight w:val="0"/>
          <w:marTop w:val="0"/>
          <w:marBottom w:val="0"/>
          <w:divBdr>
            <w:top w:val="none" w:sz="0" w:space="0" w:color="auto"/>
            <w:left w:val="none" w:sz="0" w:space="0" w:color="auto"/>
            <w:bottom w:val="none" w:sz="0" w:space="0" w:color="auto"/>
            <w:right w:val="none" w:sz="0" w:space="0" w:color="auto"/>
          </w:divBdr>
        </w:div>
        <w:div w:id="1310868512">
          <w:marLeft w:val="480"/>
          <w:marRight w:val="0"/>
          <w:marTop w:val="0"/>
          <w:marBottom w:val="0"/>
          <w:divBdr>
            <w:top w:val="none" w:sz="0" w:space="0" w:color="auto"/>
            <w:left w:val="none" w:sz="0" w:space="0" w:color="auto"/>
            <w:bottom w:val="none" w:sz="0" w:space="0" w:color="auto"/>
            <w:right w:val="none" w:sz="0" w:space="0" w:color="auto"/>
          </w:divBdr>
        </w:div>
        <w:div w:id="1341391391">
          <w:marLeft w:val="480"/>
          <w:marRight w:val="0"/>
          <w:marTop w:val="0"/>
          <w:marBottom w:val="0"/>
          <w:divBdr>
            <w:top w:val="none" w:sz="0" w:space="0" w:color="auto"/>
            <w:left w:val="none" w:sz="0" w:space="0" w:color="auto"/>
            <w:bottom w:val="none" w:sz="0" w:space="0" w:color="auto"/>
            <w:right w:val="none" w:sz="0" w:space="0" w:color="auto"/>
          </w:divBdr>
        </w:div>
        <w:div w:id="1343242341">
          <w:marLeft w:val="480"/>
          <w:marRight w:val="0"/>
          <w:marTop w:val="0"/>
          <w:marBottom w:val="0"/>
          <w:divBdr>
            <w:top w:val="none" w:sz="0" w:space="0" w:color="auto"/>
            <w:left w:val="none" w:sz="0" w:space="0" w:color="auto"/>
            <w:bottom w:val="none" w:sz="0" w:space="0" w:color="auto"/>
            <w:right w:val="none" w:sz="0" w:space="0" w:color="auto"/>
          </w:divBdr>
        </w:div>
        <w:div w:id="1344816378">
          <w:marLeft w:val="480"/>
          <w:marRight w:val="0"/>
          <w:marTop w:val="0"/>
          <w:marBottom w:val="0"/>
          <w:divBdr>
            <w:top w:val="none" w:sz="0" w:space="0" w:color="auto"/>
            <w:left w:val="none" w:sz="0" w:space="0" w:color="auto"/>
            <w:bottom w:val="none" w:sz="0" w:space="0" w:color="auto"/>
            <w:right w:val="none" w:sz="0" w:space="0" w:color="auto"/>
          </w:divBdr>
        </w:div>
        <w:div w:id="1368291027">
          <w:marLeft w:val="480"/>
          <w:marRight w:val="0"/>
          <w:marTop w:val="0"/>
          <w:marBottom w:val="0"/>
          <w:divBdr>
            <w:top w:val="none" w:sz="0" w:space="0" w:color="auto"/>
            <w:left w:val="none" w:sz="0" w:space="0" w:color="auto"/>
            <w:bottom w:val="none" w:sz="0" w:space="0" w:color="auto"/>
            <w:right w:val="none" w:sz="0" w:space="0" w:color="auto"/>
          </w:divBdr>
        </w:div>
        <w:div w:id="1379745012">
          <w:marLeft w:val="480"/>
          <w:marRight w:val="0"/>
          <w:marTop w:val="0"/>
          <w:marBottom w:val="0"/>
          <w:divBdr>
            <w:top w:val="none" w:sz="0" w:space="0" w:color="auto"/>
            <w:left w:val="none" w:sz="0" w:space="0" w:color="auto"/>
            <w:bottom w:val="none" w:sz="0" w:space="0" w:color="auto"/>
            <w:right w:val="none" w:sz="0" w:space="0" w:color="auto"/>
          </w:divBdr>
        </w:div>
        <w:div w:id="1421566543">
          <w:marLeft w:val="480"/>
          <w:marRight w:val="0"/>
          <w:marTop w:val="0"/>
          <w:marBottom w:val="0"/>
          <w:divBdr>
            <w:top w:val="none" w:sz="0" w:space="0" w:color="auto"/>
            <w:left w:val="none" w:sz="0" w:space="0" w:color="auto"/>
            <w:bottom w:val="none" w:sz="0" w:space="0" w:color="auto"/>
            <w:right w:val="none" w:sz="0" w:space="0" w:color="auto"/>
          </w:divBdr>
        </w:div>
        <w:div w:id="1423262361">
          <w:marLeft w:val="480"/>
          <w:marRight w:val="0"/>
          <w:marTop w:val="0"/>
          <w:marBottom w:val="0"/>
          <w:divBdr>
            <w:top w:val="none" w:sz="0" w:space="0" w:color="auto"/>
            <w:left w:val="none" w:sz="0" w:space="0" w:color="auto"/>
            <w:bottom w:val="none" w:sz="0" w:space="0" w:color="auto"/>
            <w:right w:val="none" w:sz="0" w:space="0" w:color="auto"/>
          </w:divBdr>
        </w:div>
        <w:div w:id="1460997500">
          <w:marLeft w:val="480"/>
          <w:marRight w:val="0"/>
          <w:marTop w:val="0"/>
          <w:marBottom w:val="0"/>
          <w:divBdr>
            <w:top w:val="none" w:sz="0" w:space="0" w:color="auto"/>
            <w:left w:val="none" w:sz="0" w:space="0" w:color="auto"/>
            <w:bottom w:val="none" w:sz="0" w:space="0" w:color="auto"/>
            <w:right w:val="none" w:sz="0" w:space="0" w:color="auto"/>
          </w:divBdr>
        </w:div>
        <w:div w:id="1465462950">
          <w:marLeft w:val="480"/>
          <w:marRight w:val="0"/>
          <w:marTop w:val="0"/>
          <w:marBottom w:val="0"/>
          <w:divBdr>
            <w:top w:val="none" w:sz="0" w:space="0" w:color="auto"/>
            <w:left w:val="none" w:sz="0" w:space="0" w:color="auto"/>
            <w:bottom w:val="none" w:sz="0" w:space="0" w:color="auto"/>
            <w:right w:val="none" w:sz="0" w:space="0" w:color="auto"/>
          </w:divBdr>
        </w:div>
        <w:div w:id="1489977165">
          <w:marLeft w:val="480"/>
          <w:marRight w:val="0"/>
          <w:marTop w:val="0"/>
          <w:marBottom w:val="0"/>
          <w:divBdr>
            <w:top w:val="none" w:sz="0" w:space="0" w:color="auto"/>
            <w:left w:val="none" w:sz="0" w:space="0" w:color="auto"/>
            <w:bottom w:val="none" w:sz="0" w:space="0" w:color="auto"/>
            <w:right w:val="none" w:sz="0" w:space="0" w:color="auto"/>
          </w:divBdr>
        </w:div>
        <w:div w:id="1490517338">
          <w:marLeft w:val="480"/>
          <w:marRight w:val="0"/>
          <w:marTop w:val="0"/>
          <w:marBottom w:val="0"/>
          <w:divBdr>
            <w:top w:val="none" w:sz="0" w:space="0" w:color="auto"/>
            <w:left w:val="none" w:sz="0" w:space="0" w:color="auto"/>
            <w:bottom w:val="none" w:sz="0" w:space="0" w:color="auto"/>
            <w:right w:val="none" w:sz="0" w:space="0" w:color="auto"/>
          </w:divBdr>
        </w:div>
        <w:div w:id="1516766600">
          <w:marLeft w:val="480"/>
          <w:marRight w:val="0"/>
          <w:marTop w:val="0"/>
          <w:marBottom w:val="0"/>
          <w:divBdr>
            <w:top w:val="none" w:sz="0" w:space="0" w:color="auto"/>
            <w:left w:val="none" w:sz="0" w:space="0" w:color="auto"/>
            <w:bottom w:val="none" w:sz="0" w:space="0" w:color="auto"/>
            <w:right w:val="none" w:sz="0" w:space="0" w:color="auto"/>
          </w:divBdr>
        </w:div>
        <w:div w:id="1524319232">
          <w:marLeft w:val="480"/>
          <w:marRight w:val="0"/>
          <w:marTop w:val="0"/>
          <w:marBottom w:val="0"/>
          <w:divBdr>
            <w:top w:val="none" w:sz="0" w:space="0" w:color="auto"/>
            <w:left w:val="none" w:sz="0" w:space="0" w:color="auto"/>
            <w:bottom w:val="none" w:sz="0" w:space="0" w:color="auto"/>
            <w:right w:val="none" w:sz="0" w:space="0" w:color="auto"/>
          </w:divBdr>
        </w:div>
        <w:div w:id="1528715448">
          <w:marLeft w:val="480"/>
          <w:marRight w:val="0"/>
          <w:marTop w:val="0"/>
          <w:marBottom w:val="0"/>
          <w:divBdr>
            <w:top w:val="none" w:sz="0" w:space="0" w:color="auto"/>
            <w:left w:val="none" w:sz="0" w:space="0" w:color="auto"/>
            <w:bottom w:val="none" w:sz="0" w:space="0" w:color="auto"/>
            <w:right w:val="none" w:sz="0" w:space="0" w:color="auto"/>
          </w:divBdr>
        </w:div>
        <w:div w:id="1594703824">
          <w:marLeft w:val="480"/>
          <w:marRight w:val="0"/>
          <w:marTop w:val="0"/>
          <w:marBottom w:val="0"/>
          <w:divBdr>
            <w:top w:val="none" w:sz="0" w:space="0" w:color="auto"/>
            <w:left w:val="none" w:sz="0" w:space="0" w:color="auto"/>
            <w:bottom w:val="none" w:sz="0" w:space="0" w:color="auto"/>
            <w:right w:val="none" w:sz="0" w:space="0" w:color="auto"/>
          </w:divBdr>
        </w:div>
        <w:div w:id="1619488322">
          <w:marLeft w:val="480"/>
          <w:marRight w:val="0"/>
          <w:marTop w:val="0"/>
          <w:marBottom w:val="0"/>
          <w:divBdr>
            <w:top w:val="none" w:sz="0" w:space="0" w:color="auto"/>
            <w:left w:val="none" w:sz="0" w:space="0" w:color="auto"/>
            <w:bottom w:val="none" w:sz="0" w:space="0" w:color="auto"/>
            <w:right w:val="none" w:sz="0" w:space="0" w:color="auto"/>
          </w:divBdr>
        </w:div>
        <w:div w:id="1629818852">
          <w:marLeft w:val="480"/>
          <w:marRight w:val="0"/>
          <w:marTop w:val="0"/>
          <w:marBottom w:val="0"/>
          <w:divBdr>
            <w:top w:val="none" w:sz="0" w:space="0" w:color="auto"/>
            <w:left w:val="none" w:sz="0" w:space="0" w:color="auto"/>
            <w:bottom w:val="none" w:sz="0" w:space="0" w:color="auto"/>
            <w:right w:val="none" w:sz="0" w:space="0" w:color="auto"/>
          </w:divBdr>
        </w:div>
        <w:div w:id="1672755890">
          <w:marLeft w:val="480"/>
          <w:marRight w:val="0"/>
          <w:marTop w:val="0"/>
          <w:marBottom w:val="0"/>
          <w:divBdr>
            <w:top w:val="none" w:sz="0" w:space="0" w:color="auto"/>
            <w:left w:val="none" w:sz="0" w:space="0" w:color="auto"/>
            <w:bottom w:val="none" w:sz="0" w:space="0" w:color="auto"/>
            <w:right w:val="none" w:sz="0" w:space="0" w:color="auto"/>
          </w:divBdr>
        </w:div>
        <w:div w:id="1741173383">
          <w:marLeft w:val="480"/>
          <w:marRight w:val="0"/>
          <w:marTop w:val="0"/>
          <w:marBottom w:val="0"/>
          <w:divBdr>
            <w:top w:val="none" w:sz="0" w:space="0" w:color="auto"/>
            <w:left w:val="none" w:sz="0" w:space="0" w:color="auto"/>
            <w:bottom w:val="none" w:sz="0" w:space="0" w:color="auto"/>
            <w:right w:val="none" w:sz="0" w:space="0" w:color="auto"/>
          </w:divBdr>
        </w:div>
        <w:div w:id="1768190539">
          <w:marLeft w:val="480"/>
          <w:marRight w:val="0"/>
          <w:marTop w:val="0"/>
          <w:marBottom w:val="0"/>
          <w:divBdr>
            <w:top w:val="none" w:sz="0" w:space="0" w:color="auto"/>
            <w:left w:val="none" w:sz="0" w:space="0" w:color="auto"/>
            <w:bottom w:val="none" w:sz="0" w:space="0" w:color="auto"/>
            <w:right w:val="none" w:sz="0" w:space="0" w:color="auto"/>
          </w:divBdr>
        </w:div>
        <w:div w:id="1780757112">
          <w:marLeft w:val="480"/>
          <w:marRight w:val="0"/>
          <w:marTop w:val="0"/>
          <w:marBottom w:val="0"/>
          <w:divBdr>
            <w:top w:val="none" w:sz="0" w:space="0" w:color="auto"/>
            <w:left w:val="none" w:sz="0" w:space="0" w:color="auto"/>
            <w:bottom w:val="none" w:sz="0" w:space="0" w:color="auto"/>
            <w:right w:val="none" w:sz="0" w:space="0" w:color="auto"/>
          </w:divBdr>
        </w:div>
        <w:div w:id="1828552078">
          <w:marLeft w:val="480"/>
          <w:marRight w:val="0"/>
          <w:marTop w:val="0"/>
          <w:marBottom w:val="0"/>
          <w:divBdr>
            <w:top w:val="none" w:sz="0" w:space="0" w:color="auto"/>
            <w:left w:val="none" w:sz="0" w:space="0" w:color="auto"/>
            <w:bottom w:val="none" w:sz="0" w:space="0" w:color="auto"/>
            <w:right w:val="none" w:sz="0" w:space="0" w:color="auto"/>
          </w:divBdr>
        </w:div>
        <w:div w:id="1836065434">
          <w:marLeft w:val="480"/>
          <w:marRight w:val="0"/>
          <w:marTop w:val="0"/>
          <w:marBottom w:val="0"/>
          <w:divBdr>
            <w:top w:val="none" w:sz="0" w:space="0" w:color="auto"/>
            <w:left w:val="none" w:sz="0" w:space="0" w:color="auto"/>
            <w:bottom w:val="none" w:sz="0" w:space="0" w:color="auto"/>
            <w:right w:val="none" w:sz="0" w:space="0" w:color="auto"/>
          </w:divBdr>
        </w:div>
        <w:div w:id="1878732723">
          <w:marLeft w:val="480"/>
          <w:marRight w:val="0"/>
          <w:marTop w:val="0"/>
          <w:marBottom w:val="0"/>
          <w:divBdr>
            <w:top w:val="none" w:sz="0" w:space="0" w:color="auto"/>
            <w:left w:val="none" w:sz="0" w:space="0" w:color="auto"/>
            <w:bottom w:val="none" w:sz="0" w:space="0" w:color="auto"/>
            <w:right w:val="none" w:sz="0" w:space="0" w:color="auto"/>
          </w:divBdr>
        </w:div>
        <w:div w:id="1918248594">
          <w:marLeft w:val="480"/>
          <w:marRight w:val="0"/>
          <w:marTop w:val="0"/>
          <w:marBottom w:val="0"/>
          <w:divBdr>
            <w:top w:val="none" w:sz="0" w:space="0" w:color="auto"/>
            <w:left w:val="none" w:sz="0" w:space="0" w:color="auto"/>
            <w:bottom w:val="none" w:sz="0" w:space="0" w:color="auto"/>
            <w:right w:val="none" w:sz="0" w:space="0" w:color="auto"/>
          </w:divBdr>
        </w:div>
        <w:div w:id="1931623311">
          <w:marLeft w:val="480"/>
          <w:marRight w:val="0"/>
          <w:marTop w:val="0"/>
          <w:marBottom w:val="0"/>
          <w:divBdr>
            <w:top w:val="none" w:sz="0" w:space="0" w:color="auto"/>
            <w:left w:val="none" w:sz="0" w:space="0" w:color="auto"/>
            <w:bottom w:val="none" w:sz="0" w:space="0" w:color="auto"/>
            <w:right w:val="none" w:sz="0" w:space="0" w:color="auto"/>
          </w:divBdr>
        </w:div>
        <w:div w:id="1936815523">
          <w:marLeft w:val="480"/>
          <w:marRight w:val="0"/>
          <w:marTop w:val="0"/>
          <w:marBottom w:val="0"/>
          <w:divBdr>
            <w:top w:val="none" w:sz="0" w:space="0" w:color="auto"/>
            <w:left w:val="none" w:sz="0" w:space="0" w:color="auto"/>
            <w:bottom w:val="none" w:sz="0" w:space="0" w:color="auto"/>
            <w:right w:val="none" w:sz="0" w:space="0" w:color="auto"/>
          </w:divBdr>
        </w:div>
        <w:div w:id="1943107954">
          <w:marLeft w:val="480"/>
          <w:marRight w:val="0"/>
          <w:marTop w:val="0"/>
          <w:marBottom w:val="0"/>
          <w:divBdr>
            <w:top w:val="none" w:sz="0" w:space="0" w:color="auto"/>
            <w:left w:val="none" w:sz="0" w:space="0" w:color="auto"/>
            <w:bottom w:val="none" w:sz="0" w:space="0" w:color="auto"/>
            <w:right w:val="none" w:sz="0" w:space="0" w:color="auto"/>
          </w:divBdr>
        </w:div>
        <w:div w:id="1944146619">
          <w:marLeft w:val="480"/>
          <w:marRight w:val="0"/>
          <w:marTop w:val="0"/>
          <w:marBottom w:val="0"/>
          <w:divBdr>
            <w:top w:val="none" w:sz="0" w:space="0" w:color="auto"/>
            <w:left w:val="none" w:sz="0" w:space="0" w:color="auto"/>
            <w:bottom w:val="none" w:sz="0" w:space="0" w:color="auto"/>
            <w:right w:val="none" w:sz="0" w:space="0" w:color="auto"/>
          </w:divBdr>
        </w:div>
        <w:div w:id="1991209652">
          <w:marLeft w:val="480"/>
          <w:marRight w:val="0"/>
          <w:marTop w:val="0"/>
          <w:marBottom w:val="0"/>
          <w:divBdr>
            <w:top w:val="none" w:sz="0" w:space="0" w:color="auto"/>
            <w:left w:val="none" w:sz="0" w:space="0" w:color="auto"/>
            <w:bottom w:val="none" w:sz="0" w:space="0" w:color="auto"/>
            <w:right w:val="none" w:sz="0" w:space="0" w:color="auto"/>
          </w:divBdr>
        </w:div>
        <w:div w:id="2001347207">
          <w:marLeft w:val="480"/>
          <w:marRight w:val="0"/>
          <w:marTop w:val="0"/>
          <w:marBottom w:val="0"/>
          <w:divBdr>
            <w:top w:val="none" w:sz="0" w:space="0" w:color="auto"/>
            <w:left w:val="none" w:sz="0" w:space="0" w:color="auto"/>
            <w:bottom w:val="none" w:sz="0" w:space="0" w:color="auto"/>
            <w:right w:val="none" w:sz="0" w:space="0" w:color="auto"/>
          </w:divBdr>
        </w:div>
        <w:div w:id="2001998068">
          <w:marLeft w:val="480"/>
          <w:marRight w:val="0"/>
          <w:marTop w:val="0"/>
          <w:marBottom w:val="0"/>
          <w:divBdr>
            <w:top w:val="none" w:sz="0" w:space="0" w:color="auto"/>
            <w:left w:val="none" w:sz="0" w:space="0" w:color="auto"/>
            <w:bottom w:val="none" w:sz="0" w:space="0" w:color="auto"/>
            <w:right w:val="none" w:sz="0" w:space="0" w:color="auto"/>
          </w:divBdr>
        </w:div>
        <w:div w:id="2008895458">
          <w:marLeft w:val="480"/>
          <w:marRight w:val="0"/>
          <w:marTop w:val="0"/>
          <w:marBottom w:val="0"/>
          <w:divBdr>
            <w:top w:val="none" w:sz="0" w:space="0" w:color="auto"/>
            <w:left w:val="none" w:sz="0" w:space="0" w:color="auto"/>
            <w:bottom w:val="none" w:sz="0" w:space="0" w:color="auto"/>
            <w:right w:val="none" w:sz="0" w:space="0" w:color="auto"/>
          </w:divBdr>
        </w:div>
        <w:div w:id="2029485720">
          <w:marLeft w:val="480"/>
          <w:marRight w:val="0"/>
          <w:marTop w:val="0"/>
          <w:marBottom w:val="0"/>
          <w:divBdr>
            <w:top w:val="none" w:sz="0" w:space="0" w:color="auto"/>
            <w:left w:val="none" w:sz="0" w:space="0" w:color="auto"/>
            <w:bottom w:val="none" w:sz="0" w:space="0" w:color="auto"/>
            <w:right w:val="none" w:sz="0" w:space="0" w:color="auto"/>
          </w:divBdr>
        </w:div>
        <w:div w:id="2045904393">
          <w:marLeft w:val="480"/>
          <w:marRight w:val="0"/>
          <w:marTop w:val="0"/>
          <w:marBottom w:val="0"/>
          <w:divBdr>
            <w:top w:val="none" w:sz="0" w:space="0" w:color="auto"/>
            <w:left w:val="none" w:sz="0" w:space="0" w:color="auto"/>
            <w:bottom w:val="none" w:sz="0" w:space="0" w:color="auto"/>
            <w:right w:val="none" w:sz="0" w:space="0" w:color="auto"/>
          </w:divBdr>
        </w:div>
        <w:div w:id="2049799087">
          <w:marLeft w:val="480"/>
          <w:marRight w:val="0"/>
          <w:marTop w:val="0"/>
          <w:marBottom w:val="0"/>
          <w:divBdr>
            <w:top w:val="none" w:sz="0" w:space="0" w:color="auto"/>
            <w:left w:val="none" w:sz="0" w:space="0" w:color="auto"/>
            <w:bottom w:val="none" w:sz="0" w:space="0" w:color="auto"/>
            <w:right w:val="none" w:sz="0" w:space="0" w:color="auto"/>
          </w:divBdr>
        </w:div>
        <w:div w:id="2071150280">
          <w:marLeft w:val="480"/>
          <w:marRight w:val="0"/>
          <w:marTop w:val="0"/>
          <w:marBottom w:val="0"/>
          <w:divBdr>
            <w:top w:val="none" w:sz="0" w:space="0" w:color="auto"/>
            <w:left w:val="none" w:sz="0" w:space="0" w:color="auto"/>
            <w:bottom w:val="none" w:sz="0" w:space="0" w:color="auto"/>
            <w:right w:val="none" w:sz="0" w:space="0" w:color="auto"/>
          </w:divBdr>
        </w:div>
        <w:div w:id="2083789195">
          <w:marLeft w:val="480"/>
          <w:marRight w:val="0"/>
          <w:marTop w:val="0"/>
          <w:marBottom w:val="0"/>
          <w:divBdr>
            <w:top w:val="none" w:sz="0" w:space="0" w:color="auto"/>
            <w:left w:val="none" w:sz="0" w:space="0" w:color="auto"/>
            <w:bottom w:val="none" w:sz="0" w:space="0" w:color="auto"/>
            <w:right w:val="none" w:sz="0" w:space="0" w:color="auto"/>
          </w:divBdr>
        </w:div>
        <w:div w:id="2138447693">
          <w:marLeft w:val="480"/>
          <w:marRight w:val="0"/>
          <w:marTop w:val="0"/>
          <w:marBottom w:val="0"/>
          <w:divBdr>
            <w:top w:val="none" w:sz="0" w:space="0" w:color="auto"/>
            <w:left w:val="none" w:sz="0" w:space="0" w:color="auto"/>
            <w:bottom w:val="none" w:sz="0" w:space="0" w:color="auto"/>
            <w:right w:val="none" w:sz="0" w:space="0" w:color="auto"/>
          </w:divBdr>
        </w:div>
      </w:divsChild>
    </w:div>
    <w:div w:id="1428888532">
      <w:marLeft w:val="640"/>
      <w:marRight w:val="0"/>
      <w:marTop w:val="0"/>
      <w:marBottom w:val="0"/>
      <w:divBdr>
        <w:top w:val="none" w:sz="0" w:space="0" w:color="auto"/>
        <w:left w:val="none" w:sz="0" w:space="0" w:color="auto"/>
        <w:bottom w:val="none" w:sz="0" w:space="0" w:color="auto"/>
        <w:right w:val="none" w:sz="0" w:space="0" w:color="auto"/>
      </w:divBdr>
    </w:div>
    <w:div w:id="1429080517">
      <w:marLeft w:val="640"/>
      <w:marRight w:val="0"/>
      <w:marTop w:val="0"/>
      <w:marBottom w:val="0"/>
      <w:divBdr>
        <w:top w:val="none" w:sz="0" w:space="0" w:color="auto"/>
        <w:left w:val="none" w:sz="0" w:space="0" w:color="auto"/>
        <w:bottom w:val="none" w:sz="0" w:space="0" w:color="auto"/>
        <w:right w:val="none" w:sz="0" w:space="0" w:color="auto"/>
      </w:divBdr>
    </w:div>
    <w:div w:id="1429306850">
      <w:bodyDiv w:val="1"/>
      <w:marLeft w:val="0"/>
      <w:marRight w:val="0"/>
      <w:marTop w:val="0"/>
      <w:marBottom w:val="0"/>
      <w:divBdr>
        <w:top w:val="none" w:sz="0" w:space="0" w:color="auto"/>
        <w:left w:val="none" w:sz="0" w:space="0" w:color="auto"/>
        <w:bottom w:val="none" w:sz="0" w:space="0" w:color="auto"/>
        <w:right w:val="none" w:sz="0" w:space="0" w:color="auto"/>
      </w:divBdr>
      <w:divsChild>
        <w:div w:id="13578291">
          <w:marLeft w:val="480"/>
          <w:marRight w:val="0"/>
          <w:marTop w:val="0"/>
          <w:marBottom w:val="0"/>
          <w:divBdr>
            <w:top w:val="none" w:sz="0" w:space="0" w:color="auto"/>
            <w:left w:val="none" w:sz="0" w:space="0" w:color="auto"/>
            <w:bottom w:val="none" w:sz="0" w:space="0" w:color="auto"/>
            <w:right w:val="none" w:sz="0" w:space="0" w:color="auto"/>
          </w:divBdr>
        </w:div>
        <w:div w:id="13580682">
          <w:marLeft w:val="480"/>
          <w:marRight w:val="0"/>
          <w:marTop w:val="0"/>
          <w:marBottom w:val="0"/>
          <w:divBdr>
            <w:top w:val="none" w:sz="0" w:space="0" w:color="auto"/>
            <w:left w:val="none" w:sz="0" w:space="0" w:color="auto"/>
            <w:bottom w:val="none" w:sz="0" w:space="0" w:color="auto"/>
            <w:right w:val="none" w:sz="0" w:space="0" w:color="auto"/>
          </w:divBdr>
        </w:div>
        <w:div w:id="28772101">
          <w:marLeft w:val="480"/>
          <w:marRight w:val="0"/>
          <w:marTop w:val="0"/>
          <w:marBottom w:val="0"/>
          <w:divBdr>
            <w:top w:val="none" w:sz="0" w:space="0" w:color="auto"/>
            <w:left w:val="none" w:sz="0" w:space="0" w:color="auto"/>
            <w:bottom w:val="none" w:sz="0" w:space="0" w:color="auto"/>
            <w:right w:val="none" w:sz="0" w:space="0" w:color="auto"/>
          </w:divBdr>
        </w:div>
        <w:div w:id="47997288">
          <w:marLeft w:val="480"/>
          <w:marRight w:val="0"/>
          <w:marTop w:val="0"/>
          <w:marBottom w:val="0"/>
          <w:divBdr>
            <w:top w:val="none" w:sz="0" w:space="0" w:color="auto"/>
            <w:left w:val="none" w:sz="0" w:space="0" w:color="auto"/>
            <w:bottom w:val="none" w:sz="0" w:space="0" w:color="auto"/>
            <w:right w:val="none" w:sz="0" w:space="0" w:color="auto"/>
          </w:divBdr>
        </w:div>
        <w:div w:id="60711187">
          <w:marLeft w:val="480"/>
          <w:marRight w:val="0"/>
          <w:marTop w:val="0"/>
          <w:marBottom w:val="0"/>
          <w:divBdr>
            <w:top w:val="none" w:sz="0" w:space="0" w:color="auto"/>
            <w:left w:val="none" w:sz="0" w:space="0" w:color="auto"/>
            <w:bottom w:val="none" w:sz="0" w:space="0" w:color="auto"/>
            <w:right w:val="none" w:sz="0" w:space="0" w:color="auto"/>
          </w:divBdr>
        </w:div>
        <w:div w:id="64648415">
          <w:marLeft w:val="480"/>
          <w:marRight w:val="0"/>
          <w:marTop w:val="0"/>
          <w:marBottom w:val="0"/>
          <w:divBdr>
            <w:top w:val="none" w:sz="0" w:space="0" w:color="auto"/>
            <w:left w:val="none" w:sz="0" w:space="0" w:color="auto"/>
            <w:bottom w:val="none" w:sz="0" w:space="0" w:color="auto"/>
            <w:right w:val="none" w:sz="0" w:space="0" w:color="auto"/>
          </w:divBdr>
        </w:div>
        <w:div w:id="76054080">
          <w:marLeft w:val="480"/>
          <w:marRight w:val="0"/>
          <w:marTop w:val="0"/>
          <w:marBottom w:val="0"/>
          <w:divBdr>
            <w:top w:val="none" w:sz="0" w:space="0" w:color="auto"/>
            <w:left w:val="none" w:sz="0" w:space="0" w:color="auto"/>
            <w:bottom w:val="none" w:sz="0" w:space="0" w:color="auto"/>
            <w:right w:val="none" w:sz="0" w:space="0" w:color="auto"/>
          </w:divBdr>
        </w:div>
        <w:div w:id="79107069">
          <w:marLeft w:val="480"/>
          <w:marRight w:val="0"/>
          <w:marTop w:val="0"/>
          <w:marBottom w:val="0"/>
          <w:divBdr>
            <w:top w:val="none" w:sz="0" w:space="0" w:color="auto"/>
            <w:left w:val="none" w:sz="0" w:space="0" w:color="auto"/>
            <w:bottom w:val="none" w:sz="0" w:space="0" w:color="auto"/>
            <w:right w:val="none" w:sz="0" w:space="0" w:color="auto"/>
          </w:divBdr>
        </w:div>
        <w:div w:id="93404813">
          <w:marLeft w:val="480"/>
          <w:marRight w:val="0"/>
          <w:marTop w:val="0"/>
          <w:marBottom w:val="0"/>
          <w:divBdr>
            <w:top w:val="none" w:sz="0" w:space="0" w:color="auto"/>
            <w:left w:val="none" w:sz="0" w:space="0" w:color="auto"/>
            <w:bottom w:val="none" w:sz="0" w:space="0" w:color="auto"/>
            <w:right w:val="none" w:sz="0" w:space="0" w:color="auto"/>
          </w:divBdr>
        </w:div>
        <w:div w:id="127206273">
          <w:marLeft w:val="480"/>
          <w:marRight w:val="0"/>
          <w:marTop w:val="0"/>
          <w:marBottom w:val="0"/>
          <w:divBdr>
            <w:top w:val="none" w:sz="0" w:space="0" w:color="auto"/>
            <w:left w:val="none" w:sz="0" w:space="0" w:color="auto"/>
            <w:bottom w:val="none" w:sz="0" w:space="0" w:color="auto"/>
            <w:right w:val="none" w:sz="0" w:space="0" w:color="auto"/>
          </w:divBdr>
        </w:div>
        <w:div w:id="166556620">
          <w:marLeft w:val="480"/>
          <w:marRight w:val="0"/>
          <w:marTop w:val="0"/>
          <w:marBottom w:val="0"/>
          <w:divBdr>
            <w:top w:val="none" w:sz="0" w:space="0" w:color="auto"/>
            <w:left w:val="none" w:sz="0" w:space="0" w:color="auto"/>
            <w:bottom w:val="none" w:sz="0" w:space="0" w:color="auto"/>
            <w:right w:val="none" w:sz="0" w:space="0" w:color="auto"/>
          </w:divBdr>
        </w:div>
        <w:div w:id="187838436">
          <w:marLeft w:val="480"/>
          <w:marRight w:val="0"/>
          <w:marTop w:val="0"/>
          <w:marBottom w:val="0"/>
          <w:divBdr>
            <w:top w:val="none" w:sz="0" w:space="0" w:color="auto"/>
            <w:left w:val="none" w:sz="0" w:space="0" w:color="auto"/>
            <w:bottom w:val="none" w:sz="0" w:space="0" w:color="auto"/>
            <w:right w:val="none" w:sz="0" w:space="0" w:color="auto"/>
          </w:divBdr>
        </w:div>
        <w:div w:id="221143532">
          <w:marLeft w:val="480"/>
          <w:marRight w:val="0"/>
          <w:marTop w:val="0"/>
          <w:marBottom w:val="0"/>
          <w:divBdr>
            <w:top w:val="none" w:sz="0" w:space="0" w:color="auto"/>
            <w:left w:val="none" w:sz="0" w:space="0" w:color="auto"/>
            <w:bottom w:val="none" w:sz="0" w:space="0" w:color="auto"/>
            <w:right w:val="none" w:sz="0" w:space="0" w:color="auto"/>
          </w:divBdr>
        </w:div>
        <w:div w:id="335693785">
          <w:marLeft w:val="480"/>
          <w:marRight w:val="0"/>
          <w:marTop w:val="0"/>
          <w:marBottom w:val="0"/>
          <w:divBdr>
            <w:top w:val="none" w:sz="0" w:space="0" w:color="auto"/>
            <w:left w:val="none" w:sz="0" w:space="0" w:color="auto"/>
            <w:bottom w:val="none" w:sz="0" w:space="0" w:color="auto"/>
            <w:right w:val="none" w:sz="0" w:space="0" w:color="auto"/>
          </w:divBdr>
        </w:div>
        <w:div w:id="388966665">
          <w:marLeft w:val="480"/>
          <w:marRight w:val="0"/>
          <w:marTop w:val="0"/>
          <w:marBottom w:val="0"/>
          <w:divBdr>
            <w:top w:val="none" w:sz="0" w:space="0" w:color="auto"/>
            <w:left w:val="none" w:sz="0" w:space="0" w:color="auto"/>
            <w:bottom w:val="none" w:sz="0" w:space="0" w:color="auto"/>
            <w:right w:val="none" w:sz="0" w:space="0" w:color="auto"/>
          </w:divBdr>
        </w:div>
        <w:div w:id="416949270">
          <w:marLeft w:val="480"/>
          <w:marRight w:val="0"/>
          <w:marTop w:val="0"/>
          <w:marBottom w:val="0"/>
          <w:divBdr>
            <w:top w:val="none" w:sz="0" w:space="0" w:color="auto"/>
            <w:left w:val="none" w:sz="0" w:space="0" w:color="auto"/>
            <w:bottom w:val="none" w:sz="0" w:space="0" w:color="auto"/>
            <w:right w:val="none" w:sz="0" w:space="0" w:color="auto"/>
          </w:divBdr>
        </w:div>
        <w:div w:id="421099596">
          <w:marLeft w:val="480"/>
          <w:marRight w:val="0"/>
          <w:marTop w:val="0"/>
          <w:marBottom w:val="0"/>
          <w:divBdr>
            <w:top w:val="none" w:sz="0" w:space="0" w:color="auto"/>
            <w:left w:val="none" w:sz="0" w:space="0" w:color="auto"/>
            <w:bottom w:val="none" w:sz="0" w:space="0" w:color="auto"/>
            <w:right w:val="none" w:sz="0" w:space="0" w:color="auto"/>
          </w:divBdr>
        </w:div>
        <w:div w:id="441845199">
          <w:marLeft w:val="480"/>
          <w:marRight w:val="0"/>
          <w:marTop w:val="0"/>
          <w:marBottom w:val="0"/>
          <w:divBdr>
            <w:top w:val="none" w:sz="0" w:space="0" w:color="auto"/>
            <w:left w:val="none" w:sz="0" w:space="0" w:color="auto"/>
            <w:bottom w:val="none" w:sz="0" w:space="0" w:color="auto"/>
            <w:right w:val="none" w:sz="0" w:space="0" w:color="auto"/>
          </w:divBdr>
        </w:div>
        <w:div w:id="532499488">
          <w:marLeft w:val="480"/>
          <w:marRight w:val="0"/>
          <w:marTop w:val="0"/>
          <w:marBottom w:val="0"/>
          <w:divBdr>
            <w:top w:val="none" w:sz="0" w:space="0" w:color="auto"/>
            <w:left w:val="none" w:sz="0" w:space="0" w:color="auto"/>
            <w:bottom w:val="none" w:sz="0" w:space="0" w:color="auto"/>
            <w:right w:val="none" w:sz="0" w:space="0" w:color="auto"/>
          </w:divBdr>
        </w:div>
        <w:div w:id="618798552">
          <w:marLeft w:val="480"/>
          <w:marRight w:val="0"/>
          <w:marTop w:val="0"/>
          <w:marBottom w:val="0"/>
          <w:divBdr>
            <w:top w:val="none" w:sz="0" w:space="0" w:color="auto"/>
            <w:left w:val="none" w:sz="0" w:space="0" w:color="auto"/>
            <w:bottom w:val="none" w:sz="0" w:space="0" w:color="auto"/>
            <w:right w:val="none" w:sz="0" w:space="0" w:color="auto"/>
          </w:divBdr>
        </w:div>
        <w:div w:id="685987587">
          <w:marLeft w:val="480"/>
          <w:marRight w:val="0"/>
          <w:marTop w:val="0"/>
          <w:marBottom w:val="0"/>
          <w:divBdr>
            <w:top w:val="none" w:sz="0" w:space="0" w:color="auto"/>
            <w:left w:val="none" w:sz="0" w:space="0" w:color="auto"/>
            <w:bottom w:val="none" w:sz="0" w:space="0" w:color="auto"/>
            <w:right w:val="none" w:sz="0" w:space="0" w:color="auto"/>
          </w:divBdr>
        </w:div>
        <w:div w:id="688919842">
          <w:marLeft w:val="480"/>
          <w:marRight w:val="0"/>
          <w:marTop w:val="0"/>
          <w:marBottom w:val="0"/>
          <w:divBdr>
            <w:top w:val="none" w:sz="0" w:space="0" w:color="auto"/>
            <w:left w:val="none" w:sz="0" w:space="0" w:color="auto"/>
            <w:bottom w:val="none" w:sz="0" w:space="0" w:color="auto"/>
            <w:right w:val="none" w:sz="0" w:space="0" w:color="auto"/>
          </w:divBdr>
        </w:div>
        <w:div w:id="706831534">
          <w:marLeft w:val="480"/>
          <w:marRight w:val="0"/>
          <w:marTop w:val="0"/>
          <w:marBottom w:val="0"/>
          <w:divBdr>
            <w:top w:val="none" w:sz="0" w:space="0" w:color="auto"/>
            <w:left w:val="none" w:sz="0" w:space="0" w:color="auto"/>
            <w:bottom w:val="none" w:sz="0" w:space="0" w:color="auto"/>
            <w:right w:val="none" w:sz="0" w:space="0" w:color="auto"/>
          </w:divBdr>
        </w:div>
        <w:div w:id="735006004">
          <w:marLeft w:val="480"/>
          <w:marRight w:val="0"/>
          <w:marTop w:val="0"/>
          <w:marBottom w:val="0"/>
          <w:divBdr>
            <w:top w:val="none" w:sz="0" w:space="0" w:color="auto"/>
            <w:left w:val="none" w:sz="0" w:space="0" w:color="auto"/>
            <w:bottom w:val="none" w:sz="0" w:space="0" w:color="auto"/>
            <w:right w:val="none" w:sz="0" w:space="0" w:color="auto"/>
          </w:divBdr>
        </w:div>
        <w:div w:id="756169951">
          <w:marLeft w:val="480"/>
          <w:marRight w:val="0"/>
          <w:marTop w:val="0"/>
          <w:marBottom w:val="0"/>
          <w:divBdr>
            <w:top w:val="none" w:sz="0" w:space="0" w:color="auto"/>
            <w:left w:val="none" w:sz="0" w:space="0" w:color="auto"/>
            <w:bottom w:val="none" w:sz="0" w:space="0" w:color="auto"/>
            <w:right w:val="none" w:sz="0" w:space="0" w:color="auto"/>
          </w:divBdr>
        </w:div>
        <w:div w:id="779177722">
          <w:marLeft w:val="480"/>
          <w:marRight w:val="0"/>
          <w:marTop w:val="0"/>
          <w:marBottom w:val="0"/>
          <w:divBdr>
            <w:top w:val="none" w:sz="0" w:space="0" w:color="auto"/>
            <w:left w:val="none" w:sz="0" w:space="0" w:color="auto"/>
            <w:bottom w:val="none" w:sz="0" w:space="0" w:color="auto"/>
            <w:right w:val="none" w:sz="0" w:space="0" w:color="auto"/>
          </w:divBdr>
        </w:div>
        <w:div w:id="813837204">
          <w:marLeft w:val="480"/>
          <w:marRight w:val="0"/>
          <w:marTop w:val="0"/>
          <w:marBottom w:val="0"/>
          <w:divBdr>
            <w:top w:val="none" w:sz="0" w:space="0" w:color="auto"/>
            <w:left w:val="none" w:sz="0" w:space="0" w:color="auto"/>
            <w:bottom w:val="none" w:sz="0" w:space="0" w:color="auto"/>
            <w:right w:val="none" w:sz="0" w:space="0" w:color="auto"/>
          </w:divBdr>
        </w:div>
        <w:div w:id="842667147">
          <w:marLeft w:val="480"/>
          <w:marRight w:val="0"/>
          <w:marTop w:val="0"/>
          <w:marBottom w:val="0"/>
          <w:divBdr>
            <w:top w:val="none" w:sz="0" w:space="0" w:color="auto"/>
            <w:left w:val="none" w:sz="0" w:space="0" w:color="auto"/>
            <w:bottom w:val="none" w:sz="0" w:space="0" w:color="auto"/>
            <w:right w:val="none" w:sz="0" w:space="0" w:color="auto"/>
          </w:divBdr>
        </w:div>
        <w:div w:id="849024970">
          <w:marLeft w:val="480"/>
          <w:marRight w:val="0"/>
          <w:marTop w:val="0"/>
          <w:marBottom w:val="0"/>
          <w:divBdr>
            <w:top w:val="none" w:sz="0" w:space="0" w:color="auto"/>
            <w:left w:val="none" w:sz="0" w:space="0" w:color="auto"/>
            <w:bottom w:val="none" w:sz="0" w:space="0" w:color="auto"/>
            <w:right w:val="none" w:sz="0" w:space="0" w:color="auto"/>
          </w:divBdr>
        </w:div>
        <w:div w:id="882903906">
          <w:marLeft w:val="480"/>
          <w:marRight w:val="0"/>
          <w:marTop w:val="0"/>
          <w:marBottom w:val="0"/>
          <w:divBdr>
            <w:top w:val="none" w:sz="0" w:space="0" w:color="auto"/>
            <w:left w:val="none" w:sz="0" w:space="0" w:color="auto"/>
            <w:bottom w:val="none" w:sz="0" w:space="0" w:color="auto"/>
            <w:right w:val="none" w:sz="0" w:space="0" w:color="auto"/>
          </w:divBdr>
        </w:div>
        <w:div w:id="994533429">
          <w:marLeft w:val="480"/>
          <w:marRight w:val="0"/>
          <w:marTop w:val="0"/>
          <w:marBottom w:val="0"/>
          <w:divBdr>
            <w:top w:val="none" w:sz="0" w:space="0" w:color="auto"/>
            <w:left w:val="none" w:sz="0" w:space="0" w:color="auto"/>
            <w:bottom w:val="none" w:sz="0" w:space="0" w:color="auto"/>
            <w:right w:val="none" w:sz="0" w:space="0" w:color="auto"/>
          </w:divBdr>
        </w:div>
        <w:div w:id="1008798540">
          <w:marLeft w:val="480"/>
          <w:marRight w:val="0"/>
          <w:marTop w:val="0"/>
          <w:marBottom w:val="0"/>
          <w:divBdr>
            <w:top w:val="none" w:sz="0" w:space="0" w:color="auto"/>
            <w:left w:val="none" w:sz="0" w:space="0" w:color="auto"/>
            <w:bottom w:val="none" w:sz="0" w:space="0" w:color="auto"/>
            <w:right w:val="none" w:sz="0" w:space="0" w:color="auto"/>
          </w:divBdr>
        </w:div>
        <w:div w:id="1013531049">
          <w:marLeft w:val="480"/>
          <w:marRight w:val="0"/>
          <w:marTop w:val="0"/>
          <w:marBottom w:val="0"/>
          <w:divBdr>
            <w:top w:val="none" w:sz="0" w:space="0" w:color="auto"/>
            <w:left w:val="none" w:sz="0" w:space="0" w:color="auto"/>
            <w:bottom w:val="none" w:sz="0" w:space="0" w:color="auto"/>
            <w:right w:val="none" w:sz="0" w:space="0" w:color="auto"/>
          </w:divBdr>
        </w:div>
        <w:div w:id="1014723684">
          <w:marLeft w:val="480"/>
          <w:marRight w:val="0"/>
          <w:marTop w:val="0"/>
          <w:marBottom w:val="0"/>
          <w:divBdr>
            <w:top w:val="none" w:sz="0" w:space="0" w:color="auto"/>
            <w:left w:val="none" w:sz="0" w:space="0" w:color="auto"/>
            <w:bottom w:val="none" w:sz="0" w:space="0" w:color="auto"/>
            <w:right w:val="none" w:sz="0" w:space="0" w:color="auto"/>
          </w:divBdr>
        </w:div>
        <w:div w:id="1027177259">
          <w:marLeft w:val="480"/>
          <w:marRight w:val="0"/>
          <w:marTop w:val="0"/>
          <w:marBottom w:val="0"/>
          <w:divBdr>
            <w:top w:val="none" w:sz="0" w:space="0" w:color="auto"/>
            <w:left w:val="none" w:sz="0" w:space="0" w:color="auto"/>
            <w:bottom w:val="none" w:sz="0" w:space="0" w:color="auto"/>
            <w:right w:val="none" w:sz="0" w:space="0" w:color="auto"/>
          </w:divBdr>
        </w:div>
        <w:div w:id="1104494495">
          <w:marLeft w:val="480"/>
          <w:marRight w:val="0"/>
          <w:marTop w:val="0"/>
          <w:marBottom w:val="0"/>
          <w:divBdr>
            <w:top w:val="none" w:sz="0" w:space="0" w:color="auto"/>
            <w:left w:val="none" w:sz="0" w:space="0" w:color="auto"/>
            <w:bottom w:val="none" w:sz="0" w:space="0" w:color="auto"/>
            <w:right w:val="none" w:sz="0" w:space="0" w:color="auto"/>
          </w:divBdr>
        </w:div>
        <w:div w:id="1122190414">
          <w:marLeft w:val="480"/>
          <w:marRight w:val="0"/>
          <w:marTop w:val="0"/>
          <w:marBottom w:val="0"/>
          <w:divBdr>
            <w:top w:val="none" w:sz="0" w:space="0" w:color="auto"/>
            <w:left w:val="none" w:sz="0" w:space="0" w:color="auto"/>
            <w:bottom w:val="none" w:sz="0" w:space="0" w:color="auto"/>
            <w:right w:val="none" w:sz="0" w:space="0" w:color="auto"/>
          </w:divBdr>
        </w:div>
        <w:div w:id="1192255833">
          <w:marLeft w:val="480"/>
          <w:marRight w:val="0"/>
          <w:marTop w:val="0"/>
          <w:marBottom w:val="0"/>
          <w:divBdr>
            <w:top w:val="none" w:sz="0" w:space="0" w:color="auto"/>
            <w:left w:val="none" w:sz="0" w:space="0" w:color="auto"/>
            <w:bottom w:val="none" w:sz="0" w:space="0" w:color="auto"/>
            <w:right w:val="none" w:sz="0" w:space="0" w:color="auto"/>
          </w:divBdr>
        </w:div>
        <w:div w:id="1202136204">
          <w:marLeft w:val="480"/>
          <w:marRight w:val="0"/>
          <w:marTop w:val="0"/>
          <w:marBottom w:val="0"/>
          <w:divBdr>
            <w:top w:val="none" w:sz="0" w:space="0" w:color="auto"/>
            <w:left w:val="none" w:sz="0" w:space="0" w:color="auto"/>
            <w:bottom w:val="none" w:sz="0" w:space="0" w:color="auto"/>
            <w:right w:val="none" w:sz="0" w:space="0" w:color="auto"/>
          </w:divBdr>
        </w:div>
        <w:div w:id="1210146428">
          <w:marLeft w:val="480"/>
          <w:marRight w:val="0"/>
          <w:marTop w:val="0"/>
          <w:marBottom w:val="0"/>
          <w:divBdr>
            <w:top w:val="none" w:sz="0" w:space="0" w:color="auto"/>
            <w:left w:val="none" w:sz="0" w:space="0" w:color="auto"/>
            <w:bottom w:val="none" w:sz="0" w:space="0" w:color="auto"/>
            <w:right w:val="none" w:sz="0" w:space="0" w:color="auto"/>
          </w:divBdr>
        </w:div>
        <w:div w:id="1247686337">
          <w:marLeft w:val="480"/>
          <w:marRight w:val="0"/>
          <w:marTop w:val="0"/>
          <w:marBottom w:val="0"/>
          <w:divBdr>
            <w:top w:val="none" w:sz="0" w:space="0" w:color="auto"/>
            <w:left w:val="none" w:sz="0" w:space="0" w:color="auto"/>
            <w:bottom w:val="none" w:sz="0" w:space="0" w:color="auto"/>
            <w:right w:val="none" w:sz="0" w:space="0" w:color="auto"/>
          </w:divBdr>
        </w:div>
        <w:div w:id="1300496436">
          <w:marLeft w:val="480"/>
          <w:marRight w:val="0"/>
          <w:marTop w:val="0"/>
          <w:marBottom w:val="0"/>
          <w:divBdr>
            <w:top w:val="none" w:sz="0" w:space="0" w:color="auto"/>
            <w:left w:val="none" w:sz="0" w:space="0" w:color="auto"/>
            <w:bottom w:val="none" w:sz="0" w:space="0" w:color="auto"/>
            <w:right w:val="none" w:sz="0" w:space="0" w:color="auto"/>
          </w:divBdr>
        </w:div>
        <w:div w:id="1319722454">
          <w:marLeft w:val="480"/>
          <w:marRight w:val="0"/>
          <w:marTop w:val="0"/>
          <w:marBottom w:val="0"/>
          <w:divBdr>
            <w:top w:val="none" w:sz="0" w:space="0" w:color="auto"/>
            <w:left w:val="none" w:sz="0" w:space="0" w:color="auto"/>
            <w:bottom w:val="none" w:sz="0" w:space="0" w:color="auto"/>
            <w:right w:val="none" w:sz="0" w:space="0" w:color="auto"/>
          </w:divBdr>
        </w:div>
        <w:div w:id="1353264212">
          <w:marLeft w:val="480"/>
          <w:marRight w:val="0"/>
          <w:marTop w:val="0"/>
          <w:marBottom w:val="0"/>
          <w:divBdr>
            <w:top w:val="none" w:sz="0" w:space="0" w:color="auto"/>
            <w:left w:val="none" w:sz="0" w:space="0" w:color="auto"/>
            <w:bottom w:val="none" w:sz="0" w:space="0" w:color="auto"/>
            <w:right w:val="none" w:sz="0" w:space="0" w:color="auto"/>
          </w:divBdr>
        </w:div>
        <w:div w:id="1416898804">
          <w:marLeft w:val="480"/>
          <w:marRight w:val="0"/>
          <w:marTop w:val="0"/>
          <w:marBottom w:val="0"/>
          <w:divBdr>
            <w:top w:val="none" w:sz="0" w:space="0" w:color="auto"/>
            <w:left w:val="none" w:sz="0" w:space="0" w:color="auto"/>
            <w:bottom w:val="none" w:sz="0" w:space="0" w:color="auto"/>
            <w:right w:val="none" w:sz="0" w:space="0" w:color="auto"/>
          </w:divBdr>
        </w:div>
        <w:div w:id="1516458962">
          <w:marLeft w:val="480"/>
          <w:marRight w:val="0"/>
          <w:marTop w:val="0"/>
          <w:marBottom w:val="0"/>
          <w:divBdr>
            <w:top w:val="none" w:sz="0" w:space="0" w:color="auto"/>
            <w:left w:val="none" w:sz="0" w:space="0" w:color="auto"/>
            <w:bottom w:val="none" w:sz="0" w:space="0" w:color="auto"/>
            <w:right w:val="none" w:sz="0" w:space="0" w:color="auto"/>
          </w:divBdr>
        </w:div>
        <w:div w:id="1574388440">
          <w:marLeft w:val="480"/>
          <w:marRight w:val="0"/>
          <w:marTop w:val="0"/>
          <w:marBottom w:val="0"/>
          <w:divBdr>
            <w:top w:val="none" w:sz="0" w:space="0" w:color="auto"/>
            <w:left w:val="none" w:sz="0" w:space="0" w:color="auto"/>
            <w:bottom w:val="none" w:sz="0" w:space="0" w:color="auto"/>
            <w:right w:val="none" w:sz="0" w:space="0" w:color="auto"/>
          </w:divBdr>
        </w:div>
        <w:div w:id="1627353188">
          <w:marLeft w:val="480"/>
          <w:marRight w:val="0"/>
          <w:marTop w:val="0"/>
          <w:marBottom w:val="0"/>
          <w:divBdr>
            <w:top w:val="none" w:sz="0" w:space="0" w:color="auto"/>
            <w:left w:val="none" w:sz="0" w:space="0" w:color="auto"/>
            <w:bottom w:val="none" w:sz="0" w:space="0" w:color="auto"/>
            <w:right w:val="none" w:sz="0" w:space="0" w:color="auto"/>
          </w:divBdr>
        </w:div>
        <w:div w:id="1657031176">
          <w:marLeft w:val="480"/>
          <w:marRight w:val="0"/>
          <w:marTop w:val="0"/>
          <w:marBottom w:val="0"/>
          <w:divBdr>
            <w:top w:val="none" w:sz="0" w:space="0" w:color="auto"/>
            <w:left w:val="none" w:sz="0" w:space="0" w:color="auto"/>
            <w:bottom w:val="none" w:sz="0" w:space="0" w:color="auto"/>
            <w:right w:val="none" w:sz="0" w:space="0" w:color="auto"/>
          </w:divBdr>
        </w:div>
        <w:div w:id="1684013462">
          <w:marLeft w:val="480"/>
          <w:marRight w:val="0"/>
          <w:marTop w:val="0"/>
          <w:marBottom w:val="0"/>
          <w:divBdr>
            <w:top w:val="none" w:sz="0" w:space="0" w:color="auto"/>
            <w:left w:val="none" w:sz="0" w:space="0" w:color="auto"/>
            <w:bottom w:val="none" w:sz="0" w:space="0" w:color="auto"/>
            <w:right w:val="none" w:sz="0" w:space="0" w:color="auto"/>
          </w:divBdr>
        </w:div>
        <w:div w:id="1684472898">
          <w:marLeft w:val="480"/>
          <w:marRight w:val="0"/>
          <w:marTop w:val="0"/>
          <w:marBottom w:val="0"/>
          <w:divBdr>
            <w:top w:val="none" w:sz="0" w:space="0" w:color="auto"/>
            <w:left w:val="none" w:sz="0" w:space="0" w:color="auto"/>
            <w:bottom w:val="none" w:sz="0" w:space="0" w:color="auto"/>
            <w:right w:val="none" w:sz="0" w:space="0" w:color="auto"/>
          </w:divBdr>
        </w:div>
        <w:div w:id="1699160093">
          <w:marLeft w:val="480"/>
          <w:marRight w:val="0"/>
          <w:marTop w:val="0"/>
          <w:marBottom w:val="0"/>
          <w:divBdr>
            <w:top w:val="none" w:sz="0" w:space="0" w:color="auto"/>
            <w:left w:val="none" w:sz="0" w:space="0" w:color="auto"/>
            <w:bottom w:val="none" w:sz="0" w:space="0" w:color="auto"/>
            <w:right w:val="none" w:sz="0" w:space="0" w:color="auto"/>
          </w:divBdr>
        </w:div>
        <w:div w:id="1739208417">
          <w:marLeft w:val="480"/>
          <w:marRight w:val="0"/>
          <w:marTop w:val="0"/>
          <w:marBottom w:val="0"/>
          <w:divBdr>
            <w:top w:val="none" w:sz="0" w:space="0" w:color="auto"/>
            <w:left w:val="none" w:sz="0" w:space="0" w:color="auto"/>
            <w:bottom w:val="none" w:sz="0" w:space="0" w:color="auto"/>
            <w:right w:val="none" w:sz="0" w:space="0" w:color="auto"/>
          </w:divBdr>
        </w:div>
        <w:div w:id="1749307708">
          <w:marLeft w:val="480"/>
          <w:marRight w:val="0"/>
          <w:marTop w:val="0"/>
          <w:marBottom w:val="0"/>
          <w:divBdr>
            <w:top w:val="none" w:sz="0" w:space="0" w:color="auto"/>
            <w:left w:val="none" w:sz="0" w:space="0" w:color="auto"/>
            <w:bottom w:val="none" w:sz="0" w:space="0" w:color="auto"/>
            <w:right w:val="none" w:sz="0" w:space="0" w:color="auto"/>
          </w:divBdr>
        </w:div>
        <w:div w:id="1752001327">
          <w:marLeft w:val="480"/>
          <w:marRight w:val="0"/>
          <w:marTop w:val="0"/>
          <w:marBottom w:val="0"/>
          <w:divBdr>
            <w:top w:val="none" w:sz="0" w:space="0" w:color="auto"/>
            <w:left w:val="none" w:sz="0" w:space="0" w:color="auto"/>
            <w:bottom w:val="none" w:sz="0" w:space="0" w:color="auto"/>
            <w:right w:val="none" w:sz="0" w:space="0" w:color="auto"/>
          </w:divBdr>
        </w:div>
        <w:div w:id="1806195551">
          <w:marLeft w:val="480"/>
          <w:marRight w:val="0"/>
          <w:marTop w:val="0"/>
          <w:marBottom w:val="0"/>
          <w:divBdr>
            <w:top w:val="none" w:sz="0" w:space="0" w:color="auto"/>
            <w:left w:val="none" w:sz="0" w:space="0" w:color="auto"/>
            <w:bottom w:val="none" w:sz="0" w:space="0" w:color="auto"/>
            <w:right w:val="none" w:sz="0" w:space="0" w:color="auto"/>
          </w:divBdr>
        </w:div>
        <w:div w:id="1844737225">
          <w:marLeft w:val="480"/>
          <w:marRight w:val="0"/>
          <w:marTop w:val="0"/>
          <w:marBottom w:val="0"/>
          <w:divBdr>
            <w:top w:val="none" w:sz="0" w:space="0" w:color="auto"/>
            <w:left w:val="none" w:sz="0" w:space="0" w:color="auto"/>
            <w:bottom w:val="none" w:sz="0" w:space="0" w:color="auto"/>
            <w:right w:val="none" w:sz="0" w:space="0" w:color="auto"/>
          </w:divBdr>
        </w:div>
        <w:div w:id="1865171267">
          <w:marLeft w:val="480"/>
          <w:marRight w:val="0"/>
          <w:marTop w:val="0"/>
          <w:marBottom w:val="0"/>
          <w:divBdr>
            <w:top w:val="none" w:sz="0" w:space="0" w:color="auto"/>
            <w:left w:val="none" w:sz="0" w:space="0" w:color="auto"/>
            <w:bottom w:val="none" w:sz="0" w:space="0" w:color="auto"/>
            <w:right w:val="none" w:sz="0" w:space="0" w:color="auto"/>
          </w:divBdr>
        </w:div>
        <w:div w:id="1943415565">
          <w:marLeft w:val="480"/>
          <w:marRight w:val="0"/>
          <w:marTop w:val="0"/>
          <w:marBottom w:val="0"/>
          <w:divBdr>
            <w:top w:val="none" w:sz="0" w:space="0" w:color="auto"/>
            <w:left w:val="none" w:sz="0" w:space="0" w:color="auto"/>
            <w:bottom w:val="none" w:sz="0" w:space="0" w:color="auto"/>
            <w:right w:val="none" w:sz="0" w:space="0" w:color="auto"/>
          </w:divBdr>
        </w:div>
        <w:div w:id="2080594198">
          <w:marLeft w:val="480"/>
          <w:marRight w:val="0"/>
          <w:marTop w:val="0"/>
          <w:marBottom w:val="0"/>
          <w:divBdr>
            <w:top w:val="none" w:sz="0" w:space="0" w:color="auto"/>
            <w:left w:val="none" w:sz="0" w:space="0" w:color="auto"/>
            <w:bottom w:val="none" w:sz="0" w:space="0" w:color="auto"/>
            <w:right w:val="none" w:sz="0" w:space="0" w:color="auto"/>
          </w:divBdr>
        </w:div>
        <w:div w:id="2116944167">
          <w:marLeft w:val="480"/>
          <w:marRight w:val="0"/>
          <w:marTop w:val="0"/>
          <w:marBottom w:val="0"/>
          <w:divBdr>
            <w:top w:val="none" w:sz="0" w:space="0" w:color="auto"/>
            <w:left w:val="none" w:sz="0" w:space="0" w:color="auto"/>
            <w:bottom w:val="none" w:sz="0" w:space="0" w:color="auto"/>
            <w:right w:val="none" w:sz="0" w:space="0" w:color="auto"/>
          </w:divBdr>
        </w:div>
        <w:div w:id="2139755705">
          <w:marLeft w:val="480"/>
          <w:marRight w:val="0"/>
          <w:marTop w:val="0"/>
          <w:marBottom w:val="0"/>
          <w:divBdr>
            <w:top w:val="none" w:sz="0" w:space="0" w:color="auto"/>
            <w:left w:val="none" w:sz="0" w:space="0" w:color="auto"/>
            <w:bottom w:val="none" w:sz="0" w:space="0" w:color="auto"/>
            <w:right w:val="none" w:sz="0" w:space="0" w:color="auto"/>
          </w:divBdr>
        </w:div>
        <w:div w:id="2146002662">
          <w:marLeft w:val="480"/>
          <w:marRight w:val="0"/>
          <w:marTop w:val="0"/>
          <w:marBottom w:val="0"/>
          <w:divBdr>
            <w:top w:val="none" w:sz="0" w:space="0" w:color="auto"/>
            <w:left w:val="none" w:sz="0" w:space="0" w:color="auto"/>
            <w:bottom w:val="none" w:sz="0" w:space="0" w:color="auto"/>
            <w:right w:val="none" w:sz="0" w:space="0" w:color="auto"/>
          </w:divBdr>
        </w:div>
      </w:divsChild>
    </w:div>
    <w:div w:id="1429355021">
      <w:marLeft w:val="640"/>
      <w:marRight w:val="0"/>
      <w:marTop w:val="0"/>
      <w:marBottom w:val="0"/>
      <w:divBdr>
        <w:top w:val="none" w:sz="0" w:space="0" w:color="auto"/>
        <w:left w:val="none" w:sz="0" w:space="0" w:color="auto"/>
        <w:bottom w:val="none" w:sz="0" w:space="0" w:color="auto"/>
        <w:right w:val="none" w:sz="0" w:space="0" w:color="auto"/>
      </w:divBdr>
    </w:div>
    <w:div w:id="1429547220">
      <w:marLeft w:val="640"/>
      <w:marRight w:val="0"/>
      <w:marTop w:val="0"/>
      <w:marBottom w:val="0"/>
      <w:divBdr>
        <w:top w:val="none" w:sz="0" w:space="0" w:color="auto"/>
        <w:left w:val="none" w:sz="0" w:space="0" w:color="auto"/>
        <w:bottom w:val="none" w:sz="0" w:space="0" w:color="auto"/>
        <w:right w:val="none" w:sz="0" w:space="0" w:color="auto"/>
      </w:divBdr>
    </w:div>
    <w:div w:id="1429816496">
      <w:marLeft w:val="640"/>
      <w:marRight w:val="0"/>
      <w:marTop w:val="0"/>
      <w:marBottom w:val="0"/>
      <w:divBdr>
        <w:top w:val="none" w:sz="0" w:space="0" w:color="auto"/>
        <w:left w:val="none" w:sz="0" w:space="0" w:color="auto"/>
        <w:bottom w:val="none" w:sz="0" w:space="0" w:color="auto"/>
        <w:right w:val="none" w:sz="0" w:space="0" w:color="auto"/>
      </w:divBdr>
    </w:div>
    <w:div w:id="1430739452">
      <w:marLeft w:val="640"/>
      <w:marRight w:val="0"/>
      <w:marTop w:val="0"/>
      <w:marBottom w:val="0"/>
      <w:divBdr>
        <w:top w:val="none" w:sz="0" w:space="0" w:color="auto"/>
        <w:left w:val="none" w:sz="0" w:space="0" w:color="auto"/>
        <w:bottom w:val="none" w:sz="0" w:space="0" w:color="auto"/>
        <w:right w:val="none" w:sz="0" w:space="0" w:color="auto"/>
      </w:divBdr>
    </w:div>
    <w:div w:id="1430811660">
      <w:marLeft w:val="640"/>
      <w:marRight w:val="0"/>
      <w:marTop w:val="0"/>
      <w:marBottom w:val="0"/>
      <w:divBdr>
        <w:top w:val="none" w:sz="0" w:space="0" w:color="auto"/>
        <w:left w:val="none" w:sz="0" w:space="0" w:color="auto"/>
        <w:bottom w:val="none" w:sz="0" w:space="0" w:color="auto"/>
        <w:right w:val="none" w:sz="0" w:space="0" w:color="auto"/>
      </w:divBdr>
    </w:div>
    <w:div w:id="1430857849">
      <w:marLeft w:val="640"/>
      <w:marRight w:val="0"/>
      <w:marTop w:val="0"/>
      <w:marBottom w:val="0"/>
      <w:divBdr>
        <w:top w:val="none" w:sz="0" w:space="0" w:color="auto"/>
        <w:left w:val="none" w:sz="0" w:space="0" w:color="auto"/>
        <w:bottom w:val="none" w:sz="0" w:space="0" w:color="auto"/>
        <w:right w:val="none" w:sz="0" w:space="0" w:color="auto"/>
      </w:divBdr>
    </w:div>
    <w:div w:id="1431390828">
      <w:marLeft w:val="640"/>
      <w:marRight w:val="0"/>
      <w:marTop w:val="0"/>
      <w:marBottom w:val="0"/>
      <w:divBdr>
        <w:top w:val="none" w:sz="0" w:space="0" w:color="auto"/>
        <w:left w:val="none" w:sz="0" w:space="0" w:color="auto"/>
        <w:bottom w:val="none" w:sz="0" w:space="0" w:color="auto"/>
        <w:right w:val="none" w:sz="0" w:space="0" w:color="auto"/>
      </w:divBdr>
    </w:div>
    <w:div w:id="1431658910">
      <w:marLeft w:val="640"/>
      <w:marRight w:val="0"/>
      <w:marTop w:val="0"/>
      <w:marBottom w:val="0"/>
      <w:divBdr>
        <w:top w:val="none" w:sz="0" w:space="0" w:color="auto"/>
        <w:left w:val="none" w:sz="0" w:space="0" w:color="auto"/>
        <w:bottom w:val="none" w:sz="0" w:space="0" w:color="auto"/>
        <w:right w:val="none" w:sz="0" w:space="0" w:color="auto"/>
      </w:divBdr>
    </w:div>
    <w:div w:id="1432969447">
      <w:marLeft w:val="640"/>
      <w:marRight w:val="0"/>
      <w:marTop w:val="0"/>
      <w:marBottom w:val="0"/>
      <w:divBdr>
        <w:top w:val="none" w:sz="0" w:space="0" w:color="auto"/>
        <w:left w:val="none" w:sz="0" w:space="0" w:color="auto"/>
        <w:bottom w:val="none" w:sz="0" w:space="0" w:color="auto"/>
        <w:right w:val="none" w:sz="0" w:space="0" w:color="auto"/>
      </w:divBdr>
    </w:div>
    <w:div w:id="1433091379">
      <w:marLeft w:val="640"/>
      <w:marRight w:val="0"/>
      <w:marTop w:val="0"/>
      <w:marBottom w:val="0"/>
      <w:divBdr>
        <w:top w:val="none" w:sz="0" w:space="0" w:color="auto"/>
        <w:left w:val="none" w:sz="0" w:space="0" w:color="auto"/>
        <w:bottom w:val="none" w:sz="0" w:space="0" w:color="auto"/>
        <w:right w:val="none" w:sz="0" w:space="0" w:color="auto"/>
      </w:divBdr>
    </w:div>
    <w:div w:id="1433234940">
      <w:marLeft w:val="640"/>
      <w:marRight w:val="0"/>
      <w:marTop w:val="0"/>
      <w:marBottom w:val="0"/>
      <w:divBdr>
        <w:top w:val="none" w:sz="0" w:space="0" w:color="auto"/>
        <w:left w:val="none" w:sz="0" w:space="0" w:color="auto"/>
        <w:bottom w:val="none" w:sz="0" w:space="0" w:color="auto"/>
        <w:right w:val="none" w:sz="0" w:space="0" w:color="auto"/>
      </w:divBdr>
    </w:div>
    <w:div w:id="1433285303">
      <w:marLeft w:val="480"/>
      <w:marRight w:val="0"/>
      <w:marTop w:val="0"/>
      <w:marBottom w:val="0"/>
      <w:divBdr>
        <w:top w:val="none" w:sz="0" w:space="0" w:color="auto"/>
        <w:left w:val="none" w:sz="0" w:space="0" w:color="auto"/>
        <w:bottom w:val="none" w:sz="0" w:space="0" w:color="auto"/>
        <w:right w:val="none" w:sz="0" w:space="0" w:color="auto"/>
      </w:divBdr>
    </w:div>
    <w:div w:id="1433673151">
      <w:marLeft w:val="640"/>
      <w:marRight w:val="0"/>
      <w:marTop w:val="0"/>
      <w:marBottom w:val="0"/>
      <w:divBdr>
        <w:top w:val="none" w:sz="0" w:space="0" w:color="auto"/>
        <w:left w:val="none" w:sz="0" w:space="0" w:color="auto"/>
        <w:bottom w:val="none" w:sz="0" w:space="0" w:color="auto"/>
        <w:right w:val="none" w:sz="0" w:space="0" w:color="auto"/>
      </w:divBdr>
    </w:div>
    <w:div w:id="1435134191">
      <w:marLeft w:val="640"/>
      <w:marRight w:val="0"/>
      <w:marTop w:val="0"/>
      <w:marBottom w:val="0"/>
      <w:divBdr>
        <w:top w:val="none" w:sz="0" w:space="0" w:color="auto"/>
        <w:left w:val="none" w:sz="0" w:space="0" w:color="auto"/>
        <w:bottom w:val="none" w:sz="0" w:space="0" w:color="auto"/>
        <w:right w:val="none" w:sz="0" w:space="0" w:color="auto"/>
      </w:divBdr>
    </w:div>
    <w:div w:id="1435320801">
      <w:marLeft w:val="640"/>
      <w:marRight w:val="0"/>
      <w:marTop w:val="0"/>
      <w:marBottom w:val="0"/>
      <w:divBdr>
        <w:top w:val="none" w:sz="0" w:space="0" w:color="auto"/>
        <w:left w:val="none" w:sz="0" w:space="0" w:color="auto"/>
        <w:bottom w:val="none" w:sz="0" w:space="0" w:color="auto"/>
        <w:right w:val="none" w:sz="0" w:space="0" w:color="auto"/>
      </w:divBdr>
    </w:div>
    <w:div w:id="1435324426">
      <w:marLeft w:val="640"/>
      <w:marRight w:val="0"/>
      <w:marTop w:val="0"/>
      <w:marBottom w:val="0"/>
      <w:divBdr>
        <w:top w:val="none" w:sz="0" w:space="0" w:color="auto"/>
        <w:left w:val="none" w:sz="0" w:space="0" w:color="auto"/>
        <w:bottom w:val="none" w:sz="0" w:space="0" w:color="auto"/>
        <w:right w:val="none" w:sz="0" w:space="0" w:color="auto"/>
      </w:divBdr>
    </w:div>
    <w:div w:id="1435593096">
      <w:bodyDiv w:val="1"/>
      <w:marLeft w:val="0"/>
      <w:marRight w:val="0"/>
      <w:marTop w:val="0"/>
      <w:marBottom w:val="0"/>
      <w:divBdr>
        <w:top w:val="none" w:sz="0" w:space="0" w:color="auto"/>
        <w:left w:val="none" w:sz="0" w:space="0" w:color="auto"/>
        <w:bottom w:val="none" w:sz="0" w:space="0" w:color="auto"/>
        <w:right w:val="none" w:sz="0" w:space="0" w:color="auto"/>
      </w:divBdr>
      <w:divsChild>
        <w:div w:id="34931179">
          <w:marLeft w:val="480"/>
          <w:marRight w:val="0"/>
          <w:marTop w:val="0"/>
          <w:marBottom w:val="0"/>
          <w:divBdr>
            <w:top w:val="none" w:sz="0" w:space="0" w:color="auto"/>
            <w:left w:val="none" w:sz="0" w:space="0" w:color="auto"/>
            <w:bottom w:val="none" w:sz="0" w:space="0" w:color="auto"/>
            <w:right w:val="none" w:sz="0" w:space="0" w:color="auto"/>
          </w:divBdr>
        </w:div>
        <w:div w:id="91048355">
          <w:marLeft w:val="480"/>
          <w:marRight w:val="0"/>
          <w:marTop w:val="0"/>
          <w:marBottom w:val="0"/>
          <w:divBdr>
            <w:top w:val="none" w:sz="0" w:space="0" w:color="auto"/>
            <w:left w:val="none" w:sz="0" w:space="0" w:color="auto"/>
            <w:bottom w:val="none" w:sz="0" w:space="0" w:color="auto"/>
            <w:right w:val="none" w:sz="0" w:space="0" w:color="auto"/>
          </w:divBdr>
        </w:div>
        <w:div w:id="196504408">
          <w:marLeft w:val="480"/>
          <w:marRight w:val="0"/>
          <w:marTop w:val="0"/>
          <w:marBottom w:val="0"/>
          <w:divBdr>
            <w:top w:val="none" w:sz="0" w:space="0" w:color="auto"/>
            <w:left w:val="none" w:sz="0" w:space="0" w:color="auto"/>
            <w:bottom w:val="none" w:sz="0" w:space="0" w:color="auto"/>
            <w:right w:val="none" w:sz="0" w:space="0" w:color="auto"/>
          </w:divBdr>
        </w:div>
        <w:div w:id="295837304">
          <w:marLeft w:val="480"/>
          <w:marRight w:val="0"/>
          <w:marTop w:val="0"/>
          <w:marBottom w:val="0"/>
          <w:divBdr>
            <w:top w:val="none" w:sz="0" w:space="0" w:color="auto"/>
            <w:left w:val="none" w:sz="0" w:space="0" w:color="auto"/>
            <w:bottom w:val="none" w:sz="0" w:space="0" w:color="auto"/>
            <w:right w:val="none" w:sz="0" w:space="0" w:color="auto"/>
          </w:divBdr>
        </w:div>
        <w:div w:id="327174561">
          <w:marLeft w:val="480"/>
          <w:marRight w:val="0"/>
          <w:marTop w:val="0"/>
          <w:marBottom w:val="0"/>
          <w:divBdr>
            <w:top w:val="none" w:sz="0" w:space="0" w:color="auto"/>
            <w:left w:val="none" w:sz="0" w:space="0" w:color="auto"/>
            <w:bottom w:val="none" w:sz="0" w:space="0" w:color="auto"/>
            <w:right w:val="none" w:sz="0" w:space="0" w:color="auto"/>
          </w:divBdr>
        </w:div>
        <w:div w:id="386033930">
          <w:marLeft w:val="480"/>
          <w:marRight w:val="0"/>
          <w:marTop w:val="0"/>
          <w:marBottom w:val="0"/>
          <w:divBdr>
            <w:top w:val="none" w:sz="0" w:space="0" w:color="auto"/>
            <w:left w:val="none" w:sz="0" w:space="0" w:color="auto"/>
            <w:bottom w:val="none" w:sz="0" w:space="0" w:color="auto"/>
            <w:right w:val="none" w:sz="0" w:space="0" w:color="auto"/>
          </w:divBdr>
        </w:div>
        <w:div w:id="430585132">
          <w:marLeft w:val="480"/>
          <w:marRight w:val="0"/>
          <w:marTop w:val="0"/>
          <w:marBottom w:val="0"/>
          <w:divBdr>
            <w:top w:val="none" w:sz="0" w:space="0" w:color="auto"/>
            <w:left w:val="none" w:sz="0" w:space="0" w:color="auto"/>
            <w:bottom w:val="none" w:sz="0" w:space="0" w:color="auto"/>
            <w:right w:val="none" w:sz="0" w:space="0" w:color="auto"/>
          </w:divBdr>
        </w:div>
        <w:div w:id="479737381">
          <w:marLeft w:val="480"/>
          <w:marRight w:val="0"/>
          <w:marTop w:val="0"/>
          <w:marBottom w:val="0"/>
          <w:divBdr>
            <w:top w:val="none" w:sz="0" w:space="0" w:color="auto"/>
            <w:left w:val="none" w:sz="0" w:space="0" w:color="auto"/>
            <w:bottom w:val="none" w:sz="0" w:space="0" w:color="auto"/>
            <w:right w:val="none" w:sz="0" w:space="0" w:color="auto"/>
          </w:divBdr>
        </w:div>
        <w:div w:id="486821927">
          <w:marLeft w:val="480"/>
          <w:marRight w:val="0"/>
          <w:marTop w:val="0"/>
          <w:marBottom w:val="0"/>
          <w:divBdr>
            <w:top w:val="none" w:sz="0" w:space="0" w:color="auto"/>
            <w:left w:val="none" w:sz="0" w:space="0" w:color="auto"/>
            <w:bottom w:val="none" w:sz="0" w:space="0" w:color="auto"/>
            <w:right w:val="none" w:sz="0" w:space="0" w:color="auto"/>
          </w:divBdr>
        </w:div>
        <w:div w:id="516700010">
          <w:marLeft w:val="480"/>
          <w:marRight w:val="0"/>
          <w:marTop w:val="0"/>
          <w:marBottom w:val="0"/>
          <w:divBdr>
            <w:top w:val="none" w:sz="0" w:space="0" w:color="auto"/>
            <w:left w:val="none" w:sz="0" w:space="0" w:color="auto"/>
            <w:bottom w:val="none" w:sz="0" w:space="0" w:color="auto"/>
            <w:right w:val="none" w:sz="0" w:space="0" w:color="auto"/>
          </w:divBdr>
        </w:div>
        <w:div w:id="569732566">
          <w:marLeft w:val="480"/>
          <w:marRight w:val="0"/>
          <w:marTop w:val="0"/>
          <w:marBottom w:val="0"/>
          <w:divBdr>
            <w:top w:val="none" w:sz="0" w:space="0" w:color="auto"/>
            <w:left w:val="none" w:sz="0" w:space="0" w:color="auto"/>
            <w:bottom w:val="none" w:sz="0" w:space="0" w:color="auto"/>
            <w:right w:val="none" w:sz="0" w:space="0" w:color="auto"/>
          </w:divBdr>
        </w:div>
        <w:div w:id="599489581">
          <w:marLeft w:val="480"/>
          <w:marRight w:val="0"/>
          <w:marTop w:val="0"/>
          <w:marBottom w:val="0"/>
          <w:divBdr>
            <w:top w:val="none" w:sz="0" w:space="0" w:color="auto"/>
            <w:left w:val="none" w:sz="0" w:space="0" w:color="auto"/>
            <w:bottom w:val="none" w:sz="0" w:space="0" w:color="auto"/>
            <w:right w:val="none" w:sz="0" w:space="0" w:color="auto"/>
          </w:divBdr>
        </w:div>
        <w:div w:id="609357374">
          <w:marLeft w:val="480"/>
          <w:marRight w:val="0"/>
          <w:marTop w:val="0"/>
          <w:marBottom w:val="0"/>
          <w:divBdr>
            <w:top w:val="none" w:sz="0" w:space="0" w:color="auto"/>
            <w:left w:val="none" w:sz="0" w:space="0" w:color="auto"/>
            <w:bottom w:val="none" w:sz="0" w:space="0" w:color="auto"/>
            <w:right w:val="none" w:sz="0" w:space="0" w:color="auto"/>
          </w:divBdr>
        </w:div>
        <w:div w:id="610017207">
          <w:marLeft w:val="480"/>
          <w:marRight w:val="0"/>
          <w:marTop w:val="0"/>
          <w:marBottom w:val="0"/>
          <w:divBdr>
            <w:top w:val="none" w:sz="0" w:space="0" w:color="auto"/>
            <w:left w:val="none" w:sz="0" w:space="0" w:color="auto"/>
            <w:bottom w:val="none" w:sz="0" w:space="0" w:color="auto"/>
            <w:right w:val="none" w:sz="0" w:space="0" w:color="auto"/>
          </w:divBdr>
        </w:div>
        <w:div w:id="634214949">
          <w:marLeft w:val="480"/>
          <w:marRight w:val="0"/>
          <w:marTop w:val="0"/>
          <w:marBottom w:val="0"/>
          <w:divBdr>
            <w:top w:val="none" w:sz="0" w:space="0" w:color="auto"/>
            <w:left w:val="none" w:sz="0" w:space="0" w:color="auto"/>
            <w:bottom w:val="none" w:sz="0" w:space="0" w:color="auto"/>
            <w:right w:val="none" w:sz="0" w:space="0" w:color="auto"/>
          </w:divBdr>
        </w:div>
        <w:div w:id="638649766">
          <w:marLeft w:val="480"/>
          <w:marRight w:val="0"/>
          <w:marTop w:val="0"/>
          <w:marBottom w:val="0"/>
          <w:divBdr>
            <w:top w:val="none" w:sz="0" w:space="0" w:color="auto"/>
            <w:left w:val="none" w:sz="0" w:space="0" w:color="auto"/>
            <w:bottom w:val="none" w:sz="0" w:space="0" w:color="auto"/>
            <w:right w:val="none" w:sz="0" w:space="0" w:color="auto"/>
          </w:divBdr>
        </w:div>
        <w:div w:id="662709892">
          <w:marLeft w:val="480"/>
          <w:marRight w:val="0"/>
          <w:marTop w:val="0"/>
          <w:marBottom w:val="0"/>
          <w:divBdr>
            <w:top w:val="none" w:sz="0" w:space="0" w:color="auto"/>
            <w:left w:val="none" w:sz="0" w:space="0" w:color="auto"/>
            <w:bottom w:val="none" w:sz="0" w:space="0" w:color="auto"/>
            <w:right w:val="none" w:sz="0" w:space="0" w:color="auto"/>
          </w:divBdr>
        </w:div>
        <w:div w:id="702172432">
          <w:marLeft w:val="480"/>
          <w:marRight w:val="0"/>
          <w:marTop w:val="0"/>
          <w:marBottom w:val="0"/>
          <w:divBdr>
            <w:top w:val="none" w:sz="0" w:space="0" w:color="auto"/>
            <w:left w:val="none" w:sz="0" w:space="0" w:color="auto"/>
            <w:bottom w:val="none" w:sz="0" w:space="0" w:color="auto"/>
            <w:right w:val="none" w:sz="0" w:space="0" w:color="auto"/>
          </w:divBdr>
        </w:div>
        <w:div w:id="747843767">
          <w:marLeft w:val="480"/>
          <w:marRight w:val="0"/>
          <w:marTop w:val="0"/>
          <w:marBottom w:val="0"/>
          <w:divBdr>
            <w:top w:val="none" w:sz="0" w:space="0" w:color="auto"/>
            <w:left w:val="none" w:sz="0" w:space="0" w:color="auto"/>
            <w:bottom w:val="none" w:sz="0" w:space="0" w:color="auto"/>
            <w:right w:val="none" w:sz="0" w:space="0" w:color="auto"/>
          </w:divBdr>
        </w:div>
        <w:div w:id="759253351">
          <w:marLeft w:val="480"/>
          <w:marRight w:val="0"/>
          <w:marTop w:val="0"/>
          <w:marBottom w:val="0"/>
          <w:divBdr>
            <w:top w:val="none" w:sz="0" w:space="0" w:color="auto"/>
            <w:left w:val="none" w:sz="0" w:space="0" w:color="auto"/>
            <w:bottom w:val="none" w:sz="0" w:space="0" w:color="auto"/>
            <w:right w:val="none" w:sz="0" w:space="0" w:color="auto"/>
          </w:divBdr>
        </w:div>
        <w:div w:id="776870528">
          <w:marLeft w:val="480"/>
          <w:marRight w:val="0"/>
          <w:marTop w:val="0"/>
          <w:marBottom w:val="0"/>
          <w:divBdr>
            <w:top w:val="none" w:sz="0" w:space="0" w:color="auto"/>
            <w:left w:val="none" w:sz="0" w:space="0" w:color="auto"/>
            <w:bottom w:val="none" w:sz="0" w:space="0" w:color="auto"/>
            <w:right w:val="none" w:sz="0" w:space="0" w:color="auto"/>
          </w:divBdr>
        </w:div>
        <w:div w:id="829948241">
          <w:marLeft w:val="480"/>
          <w:marRight w:val="0"/>
          <w:marTop w:val="0"/>
          <w:marBottom w:val="0"/>
          <w:divBdr>
            <w:top w:val="none" w:sz="0" w:space="0" w:color="auto"/>
            <w:left w:val="none" w:sz="0" w:space="0" w:color="auto"/>
            <w:bottom w:val="none" w:sz="0" w:space="0" w:color="auto"/>
            <w:right w:val="none" w:sz="0" w:space="0" w:color="auto"/>
          </w:divBdr>
        </w:div>
        <w:div w:id="897328256">
          <w:marLeft w:val="480"/>
          <w:marRight w:val="0"/>
          <w:marTop w:val="0"/>
          <w:marBottom w:val="0"/>
          <w:divBdr>
            <w:top w:val="none" w:sz="0" w:space="0" w:color="auto"/>
            <w:left w:val="none" w:sz="0" w:space="0" w:color="auto"/>
            <w:bottom w:val="none" w:sz="0" w:space="0" w:color="auto"/>
            <w:right w:val="none" w:sz="0" w:space="0" w:color="auto"/>
          </w:divBdr>
        </w:div>
        <w:div w:id="905265680">
          <w:marLeft w:val="480"/>
          <w:marRight w:val="0"/>
          <w:marTop w:val="0"/>
          <w:marBottom w:val="0"/>
          <w:divBdr>
            <w:top w:val="none" w:sz="0" w:space="0" w:color="auto"/>
            <w:left w:val="none" w:sz="0" w:space="0" w:color="auto"/>
            <w:bottom w:val="none" w:sz="0" w:space="0" w:color="auto"/>
            <w:right w:val="none" w:sz="0" w:space="0" w:color="auto"/>
          </w:divBdr>
        </w:div>
        <w:div w:id="951787861">
          <w:marLeft w:val="480"/>
          <w:marRight w:val="0"/>
          <w:marTop w:val="0"/>
          <w:marBottom w:val="0"/>
          <w:divBdr>
            <w:top w:val="none" w:sz="0" w:space="0" w:color="auto"/>
            <w:left w:val="none" w:sz="0" w:space="0" w:color="auto"/>
            <w:bottom w:val="none" w:sz="0" w:space="0" w:color="auto"/>
            <w:right w:val="none" w:sz="0" w:space="0" w:color="auto"/>
          </w:divBdr>
        </w:div>
        <w:div w:id="1046369414">
          <w:marLeft w:val="480"/>
          <w:marRight w:val="0"/>
          <w:marTop w:val="0"/>
          <w:marBottom w:val="0"/>
          <w:divBdr>
            <w:top w:val="none" w:sz="0" w:space="0" w:color="auto"/>
            <w:left w:val="none" w:sz="0" w:space="0" w:color="auto"/>
            <w:bottom w:val="none" w:sz="0" w:space="0" w:color="auto"/>
            <w:right w:val="none" w:sz="0" w:space="0" w:color="auto"/>
          </w:divBdr>
        </w:div>
        <w:div w:id="1059091752">
          <w:marLeft w:val="480"/>
          <w:marRight w:val="0"/>
          <w:marTop w:val="0"/>
          <w:marBottom w:val="0"/>
          <w:divBdr>
            <w:top w:val="none" w:sz="0" w:space="0" w:color="auto"/>
            <w:left w:val="none" w:sz="0" w:space="0" w:color="auto"/>
            <w:bottom w:val="none" w:sz="0" w:space="0" w:color="auto"/>
            <w:right w:val="none" w:sz="0" w:space="0" w:color="auto"/>
          </w:divBdr>
        </w:div>
        <w:div w:id="1114132857">
          <w:marLeft w:val="480"/>
          <w:marRight w:val="0"/>
          <w:marTop w:val="0"/>
          <w:marBottom w:val="0"/>
          <w:divBdr>
            <w:top w:val="none" w:sz="0" w:space="0" w:color="auto"/>
            <w:left w:val="none" w:sz="0" w:space="0" w:color="auto"/>
            <w:bottom w:val="none" w:sz="0" w:space="0" w:color="auto"/>
            <w:right w:val="none" w:sz="0" w:space="0" w:color="auto"/>
          </w:divBdr>
        </w:div>
        <w:div w:id="1132164923">
          <w:marLeft w:val="480"/>
          <w:marRight w:val="0"/>
          <w:marTop w:val="0"/>
          <w:marBottom w:val="0"/>
          <w:divBdr>
            <w:top w:val="none" w:sz="0" w:space="0" w:color="auto"/>
            <w:left w:val="none" w:sz="0" w:space="0" w:color="auto"/>
            <w:bottom w:val="none" w:sz="0" w:space="0" w:color="auto"/>
            <w:right w:val="none" w:sz="0" w:space="0" w:color="auto"/>
          </w:divBdr>
        </w:div>
        <w:div w:id="1146821792">
          <w:marLeft w:val="480"/>
          <w:marRight w:val="0"/>
          <w:marTop w:val="0"/>
          <w:marBottom w:val="0"/>
          <w:divBdr>
            <w:top w:val="none" w:sz="0" w:space="0" w:color="auto"/>
            <w:left w:val="none" w:sz="0" w:space="0" w:color="auto"/>
            <w:bottom w:val="none" w:sz="0" w:space="0" w:color="auto"/>
            <w:right w:val="none" w:sz="0" w:space="0" w:color="auto"/>
          </w:divBdr>
        </w:div>
        <w:div w:id="1199203938">
          <w:marLeft w:val="480"/>
          <w:marRight w:val="0"/>
          <w:marTop w:val="0"/>
          <w:marBottom w:val="0"/>
          <w:divBdr>
            <w:top w:val="none" w:sz="0" w:space="0" w:color="auto"/>
            <w:left w:val="none" w:sz="0" w:space="0" w:color="auto"/>
            <w:bottom w:val="none" w:sz="0" w:space="0" w:color="auto"/>
            <w:right w:val="none" w:sz="0" w:space="0" w:color="auto"/>
          </w:divBdr>
        </w:div>
        <w:div w:id="1270814057">
          <w:marLeft w:val="480"/>
          <w:marRight w:val="0"/>
          <w:marTop w:val="0"/>
          <w:marBottom w:val="0"/>
          <w:divBdr>
            <w:top w:val="none" w:sz="0" w:space="0" w:color="auto"/>
            <w:left w:val="none" w:sz="0" w:space="0" w:color="auto"/>
            <w:bottom w:val="none" w:sz="0" w:space="0" w:color="auto"/>
            <w:right w:val="none" w:sz="0" w:space="0" w:color="auto"/>
          </w:divBdr>
        </w:div>
        <w:div w:id="1291983852">
          <w:marLeft w:val="480"/>
          <w:marRight w:val="0"/>
          <w:marTop w:val="0"/>
          <w:marBottom w:val="0"/>
          <w:divBdr>
            <w:top w:val="none" w:sz="0" w:space="0" w:color="auto"/>
            <w:left w:val="none" w:sz="0" w:space="0" w:color="auto"/>
            <w:bottom w:val="none" w:sz="0" w:space="0" w:color="auto"/>
            <w:right w:val="none" w:sz="0" w:space="0" w:color="auto"/>
          </w:divBdr>
        </w:div>
        <w:div w:id="1325859052">
          <w:marLeft w:val="480"/>
          <w:marRight w:val="0"/>
          <w:marTop w:val="0"/>
          <w:marBottom w:val="0"/>
          <w:divBdr>
            <w:top w:val="none" w:sz="0" w:space="0" w:color="auto"/>
            <w:left w:val="none" w:sz="0" w:space="0" w:color="auto"/>
            <w:bottom w:val="none" w:sz="0" w:space="0" w:color="auto"/>
            <w:right w:val="none" w:sz="0" w:space="0" w:color="auto"/>
          </w:divBdr>
        </w:div>
        <w:div w:id="1331443658">
          <w:marLeft w:val="480"/>
          <w:marRight w:val="0"/>
          <w:marTop w:val="0"/>
          <w:marBottom w:val="0"/>
          <w:divBdr>
            <w:top w:val="none" w:sz="0" w:space="0" w:color="auto"/>
            <w:left w:val="none" w:sz="0" w:space="0" w:color="auto"/>
            <w:bottom w:val="none" w:sz="0" w:space="0" w:color="auto"/>
            <w:right w:val="none" w:sz="0" w:space="0" w:color="auto"/>
          </w:divBdr>
        </w:div>
        <w:div w:id="1445274306">
          <w:marLeft w:val="480"/>
          <w:marRight w:val="0"/>
          <w:marTop w:val="0"/>
          <w:marBottom w:val="0"/>
          <w:divBdr>
            <w:top w:val="none" w:sz="0" w:space="0" w:color="auto"/>
            <w:left w:val="none" w:sz="0" w:space="0" w:color="auto"/>
            <w:bottom w:val="none" w:sz="0" w:space="0" w:color="auto"/>
            <w:right w:val="none" w:sz="0" w:space="0" w:color="auto"/>
          </w:divBdr>
        </w:div>
        <w:div w:id="1479229030">
          <w:marLeft w:val="480"/>
          <w:marRight w:val="0"/>
          <w:marTop w:val="0"/>
          <w:marBottom w:val="0"/>
          <w:divBdr>
            <w:top w:val="none" w:sz="0" w:space="0" w:color="auto"/>
            <w:left w:val="none" w:sz="0" w:space="0" w:color="auto"/>
            <w:bottom w:val="none" w:sz="0" w:space="0" w:color="auto"/>
            <w:right w:val="none" w:sz="0" w:space="0" w:color="auto"/>
          </w:divBdr>
        </w:div>
        <w:div w:id="1536506759">
          <w:marLeft w:val="480"/>
          <w:marRight w:val="0"/>
          <w:marTop w:val="0"/>
          <w:marBottom w:val="0"/>
          <w:divBdr>
            <w:top w:val="none" w:sz="0" w:space="0" w:color="auto"/>
            <w:left w:val="none" w:sz="0" w:space="0" w:color="auto"/>
            <w:bottom w:val="none" w:sz="0" w:space="0" w:color="auto"/>
            <w:right w:val="none" w:sz="0" w:space="0" w:color="auto"/>
          </w:divBdr>
        </w:div>
        <w:div w:id="1607956696">
          <w:marLeft w:val="480"/>
          <w:marRight w:val="0"/>
          <w:marTop w:val="0"/>
          <w:marBottom w:val="0"/>
          <w:divBdr>
            <w:top w:val="none" w:sz="0" w:space="0" w:color="auto"/>
            <w:left w:val="none" w:sz="0" w:space="0" w:color="auto"/>
            <w:bottom w:val="none" w:sz="0" w:space="0" w:color="auto"/>
            <w:right w:val="none" w:sz="0" w:space="0" w:color="auto"/>
          </w:divBdr>
        </w:div>
        <w:div w:id="1669866285">
          <w:marLeft w:val="480"/>
          <w:marRight w:val="0"/>
          <w:marTop w:val="0"/>
          <w:marBottom w:val="0"/>
          <w:divBdr>
            <w:top w:val="none" w:sz="0" w:space="0" w:color="auto"/>
            <w:left w:val="none" w:sz="0" w:space="0" w:color="auto"/>
            <w:bottom w:val="none" w:sz="0" w:space="0" w:color="auto"/>
            <w:right w:val="none" w:sz="0" w:space="0" w:color="auto"/>
          </w:divBdr>
        </w:div>
        <w:div w:id="1674919748">
          <w:marLeft w:val="480"/>
          <w:marRight w:val="0"/>
          <w:marTop w:val="0"/>
          <w:marBottom w:val="0"/>
          <w:divBdr>
            <w:top w:val="none" w:sz="0" w:space="0" w:color="auto"/>
            <w:left w:val="none" w:sz="0" w:space="0" w:color="auto"/>
            <w:bottom w:val="none" w:sz="0" w:space="0" w:color="auto"/>
            <w:right w:val="none" w:sz="0" w:space="0" w:color="auto"/>
          </w:divBdr>
        </w:div>
        <w:div w:id="1734889796">
          <w:marLeft w:val="480"/>
          <w:marRight w:val="0"/>
          <w:marTop w:val="0"/>
          <w:marBottom w:val="0"/>
          <w:divBdr>
            <w:top w:val="none" w:sz="0" w:space="0" w:color="auto"/>
            <w:left w:val="none" w:sz="0" w:space="0" w:color="auto"/>
            <w:bottom w:val="none" w:sz="0" w:space="0" w:color="auto"/>
            <w:right w:val="none" w:sz="0" w:space="0" w:color="auto"/>
          </w:divBdr>
        </w:div>
        <w:div w:id="1846440226">
          <w:marLeft w:val="480"/>
          <w:marRight w:val="0"/>
          <w:marTop w:val="0"/>
          <w:marBottom w:val="0"/>
          <w:divBdr>
            <w:top w:val="none" w:sz="0" w:space="0" w:color="auto"/>
            <w:left w:val="none" w:sz="0" w:space="0" w:color="auto"/>
            <w:bottom w:val="none" w:sz="0" w:space="0" w:color="auto"/>
            <w:right w:val="none" w:sz="0" w:space="0" w:color="auto"/>
          </w:divBdr>
        </w:div>
        <w:div w:id="1856573525">
          <w:marLeft w:val="480"/>
          <w:marRight w:val="0"/>
          <w:marTop w:val="0"/>
          <w:marBottom w:val="0"/>
          <w:divBdr>
            <w:top w:val="none" w:sz="0" w:space="0" w:color="auto"/>
            <w:left w:val="none" w:sz="0" w:space="0" w:color="auto"/>
            <w:bottom w:val="none" w:sz="0" w:space="0" w:color="auto"/>
            <w:right w:val="none" w:sz="0" w:space="0" w:color="auto"/>
          </w:divBdr>
        </w:div>
        <w:div w:id="1922717445">
          <w:marLeft w:val="480"/>
          <w:marRight w:val="0"/>
          <w:marTop w:val="0"/>
          <w:marBottom w:val="0"/>
          <w:divBdr>
            <w:top w:val="none" w:sz="0" w:space="0" w:color="auto"/>
            <w:left w:val="none" w:sz="0" w:space="0" w:color="auto"/>
            <w:bottom w:val="none" w:sz="0" w:space="0" w:color="auto"/>
            <w:right w:val="none" w:sz="0" w:space="0" w:color="auto"/>
          </w:divBdr>
        </w:div>
        <w:div w:id="1943226171">
          <w:marLeft w:val="480"/>
          <w:marRight w:val="0"/>
          <w:marTop w:val="0"/>
          <w:marBottom w:val="0"/>
          <w:divBdr>
            <w:top w:val="none" w:sz="0" w:space="0" w:color="auto"/>
            <w:left w:val="none" w:sz="0" w:space="0" w:color="auto"/>
            <w:bottom w:val="none" w:sz="0" w:space="0" w:color="auto"/>
            <w:right w:val="none" w:sz="0" w:space="0" w:color="auto"/>
          </w:divBdr>
        </w:div>
        <w:div w:id="1944268294">
          <w:marLeft w:val="480"/>
          <w:marRight w:val="0"/>
          <w:marTop w:val="0"/>
          <w:marBottom w:val="0"/>
          <w:divBdr>
            <w:top w:val="none" w:sz="0" w:space="0" w:color="auto"/>
            <w:left w:val="none" w:sz="0" w:space="0" w:color="auto"/>
            <w:bottom w:val="none" w:sz="0" w:space="0" w:color="auto"/>
            <w:right w:val="none" w:sz="0" w:space="0" w:color="auto"/>
          </w:divBdr>
        </w:div>
        <w:div w:id="1949509868">
          <w:marLeft w:val="480"/>
          <w:marRight w:val="0"/>
          <w:marTop w:val="0"/>
          <w:marBottom w:val="0"/>
          <w:divBdr>
            <w:top w:val="none" w:sz="0" w:space="0" w:color="auto"/>
            <w:left w:val="none" w:sz="0" w:space="0" w:color="auto"/>
            <w:bottom w:val="none" w:sz="0" w:space="0" w:color="auto"/>
            <w:right w:val="none" w:sz="0" w:space="0" w:color="auto"/>
          </w:divBdr>
        </w:div>
        <w:div w:id="1967393552">
          <w:marLeft w:val="480"/>
          <w:marRight w:val="0"/>
          <w:marTop w:val="0"/>
          <w:marBottom w:val="0"/>
          <w:divBdr>
            <w:top w:val="none" w:sz="0" w:space="0" w:color="auto"/>
            <w:left w:val="none" w:sz="0" w:space="0" w:color="auto"/>
            <w:bottom w:val="none" w:sz="0" w:space="0" w:color="auto"/>
            <w:right w:val="none" w:sz="0" w:space="0" w:color="auto"/>
          </w:divBdr>
        </w:div>
        <w:div w:id="2035109738">
          <w:marLeft w:val="480"/>
          <w:marRight w:val="0"/>
          <w:marTop w:val="0"/>
          <w:marBottom w:val="0"/>
          <w:divBdr>
            <w:top w:val="none" w:sz="0" w:space="0" w:color="auto"/>
            <w:left w:val="none" w:sz="0" w:space="0" w:color="auto"/>
            <w:bottom w:val="none" w:sz="0" w:space="0" w:color="auto"/>
            <w:right w:val="none" w:sz="0" w:space="0" w:color="auto"/>
          </w:divBdr>
        </w:div>
        <w:div w:id="2043627933">
          <w:marLeft w:val="480"/>
          <w:marRight w:val="0"/>
          <w:marTop w:val="0"/>
          <w:marBottom w:val="0"/>
          <w:divBdr>
            <w:top w:val="none" w:sz="0" w:space="0" w:color="auto"/>
            <w:left w:val="none" w:sz="0" w:space="0" w:color="auto"/>
            <w:bottom w:val="none" w:sz="0" w:space="0" w:color="auto"/>
            <w:right w:val="none" w:sz="0" w:space="0" w:color="auto"/>
          </w:divBdr>
        </w:div>
        <w:div w:id="2068801613">
          <w:marLeft w:val="480"/>
          <w:marRight w:val="0"/>
          <w:marTop w:val="0"/>
          <w:marBottom w:val="0"/>
          <w:divBdr>
            <w:top w:val="none" w:sz="0" w:space="0" w:color="auto"/>
            <w:left w:val="none" w:sz="0" w:space="0" w:color="auto"/>
            <w:bottom w:val="none" w:sz="0" w:space="0" w:color="auto"/>
            <w:right w:val="none" w:sz="0" w:space="0" w:color="auto"/>
          </w:divBdr>
        </w:div>
        <w:div w:id="2091806701">
          <w:marLeft w:val="480"/>
          <w:marRight w:val="0"/>
          <w:marTop w:val="0"/>
          <w:marBottom w:val="0"/>
          <w:divBdr>
            <w:top w:val="none" w:sz="0" w:space="0" w:color="auto"/>
            <w:left w:val="none" w:sz="0" w:space="0" w:color="auto"/>
            <w:bottom w:val="none" w:sz="0" w:space="0" w:color="auto"/>
            <w:right w:val="none" w:sz="0" w:space="0" w:color="auto"/>
          </w:divBdr>
        </w:div>
        <w:div w:id="2142964148">
          <w:marLeft w:val="480"/>
          <w:marRight w:val="0"/>
          <w:marTop w:val="0"/>
          <w:marBottom w:val="0"/>
          <w:divBdr>
            <w:top w:val="none" w:sz="0" w:space="0" w:color="auto"/>
            <w:left w:val="none" w:sz="0" w:space="0" w:color="auto"/>
            <w:bottom w:val="none" w:sz="0" w:space="0" w:color="auto"/>
            <w:right w:val="none" w:sz="0" w:space="0" w:color="auto"/>
          </w:divBdr>
        </w:div>
      </w:divsChild>
    </w:div>
    <w:div w:id="1435637226">
      <w:bodyDiv w:val="1"/>
      <w:marLeft w:val="0"/>
      <w:marRight w:val="0"/>
      <w:marTop w:val="0"/>
      <w:marBottom w:val="0"/>
      <w:divBdr>
        <w:top w:val="none" w:sz="0" w:space="0" w:color="auto"/>
        <w:left w:val="none" w:sz="0" w:space="0" w:color="auto"/>
        <w:bottom w:val="none" w:sz="0" w:space="0" w:color="auto"/>
        <w:right w:val="none" w:sz="0" w:space="0" w:color="auto"/>
      </w:divBdr>
    </w:div>
    <w:div w:id="1435981850">
      <w:marLeft w:val="640"/>
      <w:marRight w:val="0"/>
      <w:marTop w:val="0"/>
      <w:marBottom w:val="0"/>
      <w:divBdr>
        <w:top w:val="none" w:sz="0" w:space="0" w:color="auto"/>
        <w:left w:val="none" w:sz="0" w:space="0" w:color="auto"/>
        <w:bottom w:val="none" w:sz="0" w:space="0" w:color="auto"/>
        <w:right w:val="none" w:sz="0" w:space="0" w:color="auto"/>
      </w:divBdr>
    </w:div>
    <w:div w:id="1435982270">
      <w:marLeft w:val="480"/>
      <w:marRight w:val="0"/>
      <w:marTop w:val="0"/>
      <w:marBottom w:val="0"/>
      <w:divBdr>
        <w:top w:val="none" w:sz="0" w:space="0" w:color="auto"/>
        <w:left w:val="none" w:sz="0" w:space="0" w:color="auto"/>
        <w:bottom w:val="none" w:sz="0" w:space="0" w:color="auto"/>
        <w:right w:val="none" w:sz="0" w:space="0" w:color="auto"/>
      </w:divBdr>
    </w:div>
    <w:div w:id="1436097451">
      <w:marLeft w:val="480"/>
      <w:marRight w:val="0"/>
      <w:marTop w:val="0"/>
      <w:marBottom w:val="0"/>
      <w:divBdr>
        <w:top w:val="none" w:sz="0" w:space="0" w:color="auto"/>
        <w:left w:val="none" w:sz="0" w:space="0" w:color="auto"/>
        <w:bottom w:val="none" w:sz="0" w:space="0" w:color="auto"/>
        <w:right w:val="none" w:sz="0" w:space="0" w:color="auto"/>
      </w:divBdr>
    </w:div>
    <w:div w:id="1436948894">
      <w:marLeft w:val="640"/>
      <w:marRight w:val="0"/>
      <w:marTop w:val="0"/>
      <w:marBottom w:val="0"/>
      <w:divBdr>
        <w:top w:val="none" w:sz="0" w:space="0" w:color="auto"/>
        <w:left w:val="none" w:sz="0" w:space="0" w:color="auto"/>
        <w:bottom w:val="none" w:sz="0" w:space="0" w:color="auto"/>
        <w:right w:val="none" w:sz="0" w:space="0" w:color="auto"/>
      </w:divBdr>
    </w:div>
    <w:div w:id="1437023085">
      <w:marLeft w:val="480"/>
      <w:marRight w:val="0"/>
      <w:marTop w:val="0"/>
      <w:marBottom w:val="0"/>
      <w:divBdr>
        <w:top w:val="none" w:sz="0" w:space="0" w:color="auto"/>
        <w:left w:val="none" w:sz="0" w:space="0" w:color="auto"/>
        <w:bottom w:val="none" w:sz="0" w:space="0" w:color="auto"/>
        <w:right w:val="none" w:sz="0" w:space="0" w:color="auto"/>
      </w:divBdr>
    </w:div>
    <w:div w:id="1437795219">
      <w:marLeft w:val="640"/>
      <w:marRight w:val="0"/>
      <w:marTop w:val="0"/>
      <w:marBottom w:val="0"/>
      <w:divBdr>
        <w:top w:val="none" w:sz="0" w:space="0" w:color="auto"/>
        <w:left w:val="none" w:sz="0" w:space="0" w:color="auto"/>
        <w:bottom w:val="none" w:sz="0" w:space="0" w:color="auto"/>
        <w:right w:val="none" w:sz="0" w:space="0" w:color="auto"/>
      </w:divBdr>
    </w:div>
    <w:div w:id="1438258997">
      <w:bodyDiv w:val="1"/>
      <w:marLeft w:val="0"/>
      <w:marRight w:val="0"/>
      <w:marTop w:val="0"/>
      <w:marBottom w:val="0"/>
      <w:divBdr>
        <w:top w:val="none" w:sz="0" w:space="0" w:color="auto"/>
        <w:left w:val="none" w:sz="0" w:space="0" w:color="auto"/>
        <w:bottom w:val="none" w:sz="0" w:space="0" w:color="auto"/>
        <w:right w:val="none" w:sz="0" w:space="0" w:color="auto"/>
      </w:divBdr>
    </w:div>
    <w:div w:id="1438481467">
      <w:marLeft w:val="640"/>
      <w:marRight w:val="0"/>
      <w:marTop w:val="0"/>
      <w:marBottom w:val="0"/>
      <w:divBdr>
        <w:top w:val="none" w:sz="0" w:space="0" w:color="auto"/>
        <w:left w:val="none" w:sz="0" w:space="0" w:color="auto"/>
        <w:bottom w:val="none" w:sz="0" w:space="0" w:color="auto"/>
        <w:right w:val="none" w:sz="0" w:space="0" w:color="auto"/>
      </w:divBdr>
    </w:div>
    <w:div w:id="1438719148">
      <w:bodyDiv w:val="1"/>
      <w:marLeft w:val="0"/>
      <w:marRight w:val="0"/>
      <w:marTop w:val="0"/>
      <w:marBottom w:val="0"/>
      <w:divBdr>
        <w:top w:val="none" w:sz="0" w:space="0" w:color="auto"/>
        <w:left w:val="none" w:sz="0" w:space="0" w:color="auto"/>
        <w:bottom w:val="none" w:sz="0" w:space="0" w:color="auto"/>
        <w:right w:val="none" w:sz="0" w:space="0" w:color="auto"/>
      </w:divBdr>
    </w:div>
    <w:div w:id="1439135939">
      <w:marLeft w:val="640"/>
      <w:marRight w:val="0"/>
      <w:marTop w:val="0"/>
      <w:marBottom w:val="0"/>
      <w:divBdr>
        <w:top w:val="none" w:sz="0" w:space="0" w:color="auto"/>
        <w:left w:val="none" w:sz="0" w:space="0" w:color="auto"/>
        <w:bottom w:val="none" w:sz="0" w:space="0" w:color="auto"/>
        <w:right w:val="none" w:sz="0" w:space="0" w:color="auto"/>
      </w:divBdr>
    </w:div>
    <w:div w:id="1439520439">
      <w:marLeft w:val="640"/>
      <w:marRight w:val="0"/>
      <w:marTop w:val="0"/>
      <w:marBottom w:val="0"/>
      <w:divBdr>
        <w:top w:val="none" w:sz="0" w:space="0" w:color="auto"/>
        <w:left w:val="none" w:sz="0" w:space="0" w:color="auto"/>
        <w:bottom w:val="none" w:sz="0" w:space="0" w:color="auto"/>
        <w:right w:val="none" w:sz="0" w:space="0" w:color="auto"/>
      </w:divBdr>
    </w:div>
    <w:div w:id="1439567210">
      <w:marLeft w:val="640"/>
      <w:marRight w:val="0"/>
      <w:marTop w:val="0"/>
      <w:marBottom w:val="0"/>
      <w:divBdr>
        <w:top w:val="none" w:sz="0" w:space="0" w:color="auto"/>
        <w:left w:val="none" w:sz="0" w:space="0" w:color="auto"/>
        <w:bottom w:val="none" w:sz="0" w:space="0" w:color="auto"/>
        <w:right w:val="none" w:sz="0" w:space="0" w:color="auto"/>
      </w:divBdr>
    </w:div>
    <w:div w:id="1439835179">
      <w:marLeft w:val="640"/>
      <w:marRight w:val="0"/>
      <w:marTop w:val="0"/>
      <w:marBottom w:val="0"/>
      <w:divBdr>
        <w:top w:val="none" w:sz="0" w:space="0" w:color="auto"/>
        <w:left w:val="none" w:sz="0" w:space="0" w:color="auto"/>
        <w:bottom w:val="none" w:sz="0" w:space="0" w:color="auto"/>
        <w:right w:val="none" w:sz="0" w:space="0" w:color="auto"/>
      </w:divBdr>
    </w:div>
    <w:div w:id="1440103529">
      <w:marLeft w:val="640"/>
      <w:marRight w:val="0"/>
      <w:marTop w:val="0"/>
      <w:marBottom w:val="0"/>
      <w:divBdr>
        <w:top w:val="none" w:sz="0" w:space="0" w:color="auto"/>
        <w:left w:val="none" w:sz="0" w:space="0" w:color="auto"/>
        <w:bottom w:val="none" w:sz="0" w:space="0" w:color="auto"/>
        <w:right w:val="none" w:sz="0" w:space="0" w:color="auto"/>
      </w:divBdr>
    </w:div>
    <w:div w:id="1440417815">
      <w:bodyDiv w:val="1"/>
      <w:marLeft w:val="0"/>
      <w:marRight w:val="0"/>
      <w:marTop w:val="0"/>
      <w:marBottom w:val="0"/>
      <w:divBdr>
        <w:top w:val="none" w:sz="0" w:space="0" w:color="auto"/>
        <w:left w:val="none" w:sz="0" w:space="0" w:color="auto"/>
        <w:bottom w:val="none" w:sz="0" w:space="0" w:color="auto"/>
        <w:right w:val="none" w:sz="0" w:space="0" w:color="auto"/>
      </w:divBdr>
      <w:divsChild>
        <w:div w:id="73280835">
          <w:marLeft w:val="480"/>
          <w:marRight w:val="0"/>
          <w:marTop w:val="0"/>
          <w:marBottom w:val="0"/>
          <w:divBdr>
            <w:top w:val="none" w:sz="0" w:space="0" w:color="auto"/>
            <w:left w:val="none" w:sz="0" w:space="0" w:color="auto"/>
            <w:bottom w:val="none" w:sz="0" w:space="0" w:color="auto"/>
            <w:right w:val="none" w:sz="0" w:space="0" w:color="auto"/>
          </w:divBdr>
        </w:div>
        <w:div w:id="76443842">
          <w:marLeft w:val="480"/>
          <w:marRight w:val="0"/>
          <w:marTop w:val="0"/>
          <w:marBottom w:val="0"/>
          <w:divBdr>
            <w:top w:val="none" w:sz="0" w:space="0" w:color="auto"/>
            <w:left w:val="none" w:sz="0" w:space="0" w:color="auto"/>
            <w:bottom w:val="none" w:sz="0" w:space="0" w:color="auto"/>
            <w:right w:val="none" w:sz="0" w:space="0" w:color="auto"/>
          </w:divBdr>
        </w:div>
        <w:div w:id="105661824">
          <w:marLeft w:val="480"/>
          <w:marRight w:val="0"/>
          <w:marTop w:val="0"/>
          <w:marBottom w:val="0"/>
          <w:divBdr>
            <w:top w:val="none" w:sz="0" w:space="0" w:color="auto"/>
            <w:left w:val="none" w:sz="0" w:space="0" w:color="auto"/>
            <w:bottom w:val="none" w:sz="0" w:space="0" w:color="auto"/>
            <w:right w:val="none" w:sz="0" w:space="0" w:color="auto"/>
          </w:divBdr>
        </w:div>
        <w:div w:id="203103170">
          <w:marLeft w:val="480"/>
          <w:marRight w:val="0"/>
          <w:marTop w:val="0"/>
          <w:marBottom w:val="0"/>
          <w:divBdr>
            <w:top w:val="none" w:sz="0" w:space="0" w:color="auto"/>
            <w:left w:val="none" w:sz="0" w:space="0" w:color="auto"/>
            <w:bottom w:val="none" w:sz="0" w:space="0" w:color="auto"/>
            <w:right w:val="none" w:sz="0" w:space="0" w:color="auto"/>
          </w:divBdr>
        </w:div>
        <w:div w:id="250162268">
          <w:marLeft w:val="480"/>
          <w:marRight w:val="0"/>
          <w:marTop w:val="0"/>
          <w:marBottom w:val="0"/>
          <w:divBdr>
            <w:top w:val="none" w:sz="0" w:space="0" w:color="auto"/>
            <w:left w:val="none" w:sz="0" w:space="0" w:color="auto"/>
            <w:bottom w:val="none" w:sz="0" w:space="0" w:color="auto"/>
            <w:right w:val="none" w:sz="0" w:space="0" w:color="auto"/>
          </w:divBdr>
        </w:div>
        <w:div w:id="306596219">
          <w:marLeft w:val="480"/>
          <w:marRight w:val="0"/>
          <w:marTop w:val="0"/>
          <w:marBottom w:val="0"/>
          <w:divBdr>
            <w:top w:val="none" w:sz="0" w:space="0" w:color="auto"/>
            <w:left w:val="none" w:sz="0" w:space="0" w:color="auto"/>
            <w:bottom w:val="none" w:sz="0" w:space="0" w:color="auto"/>
            <w:right w:val="none" w:sz="0" w:space="0" w:color="auto"/>
          </w:divBdr>
        </w:div>
        <w:div w:id="323049195">
          <w:marLeft w:val="480"/>
          <w:marRight w:val="0"/>
          <w:marTop w:val="0"/>
          <w:marBottom w:val="0"/>
          <w:divBdr>
            <w:top w:val="none" w:sz="0" w:space="0" w:color="auto"/>
            <w:left w:val="none" w:sz="0" w:space="0" w:color="auto"/>
            <w:bottom w:val="none" w:sz="0" w:space="0" w:color="auto"/>
            <w:right w:val="none" w:sz="0" w:space="0" w:color="auto"/>
          </w:divBdr>
        </w:div>
        <w:div w:id="333000531">
          <w:marLeft w:val="480"/>
          <w:marRight w:val="0"/>
          <w:marTop w:val="0"/>
          <w:marBottom w:val="0"/>
          <w:divBdr>
            <w:top w:val="none" w:sz="0" w:space="0" w:color="auto"/>
            <w:left w:val="none" w:sz="0" w:space="0" w:color="auto"/>
            <w:bottom w:val="none" w:sz="0" w:space="0" w:color="auto"/>
            <w:right w:val="none" w:sz="0" w:space="0" w:color="auto"/>
          </w:divBdr>
        </w:div>
        <w:div w:id="345450529">
          <w:marLeft w:val="480"/>
          <w:marRight w:val="0"/>
          <w:marTop w:val="0"/>
          <w:marBottom w:val="0"/>
          <w:divBdr>
            <w:top w:val="none" w:sz="0" w:space="0" w:color="auto"/>
            <w:left w:val="none" w:sz="0" w:space="0" w:color="auto"/>
            <w:bottom w:val="none" w:sz="0" w:space="0" w:color="auto"/>
            <w:right w:val="none" w:sz="0" w:space="0" w:color="auto"/>
          </w:divBdr>
        </w:div>
        <w:div w:id="365297691">
          <w:marLeft w:val="480"/>
          <w:marRight w:val="0"/>
          <w:marTop w:val="0"/>
          <w:marBottom w:val="0"/>
          <w:divBdr>
            <w:top w:val="none" w:sz="0" w:space="0" w:color="auto"/>
            <w:left w:val="none" w:sz="0" w:space="0" w:color="auto"/>
            <w:bottom w:val="none" w:sz="0" w:space="0" w:color="auto"/>
            <w:right w:val="none" w:sz="0" w:space="0" w:color="auto"/>
          </w:divBdr>
        </w:div>
        <w:div w:id="395251264">
          <w:marLeft w:val="480"/>
          <w:marRight w:val="0"/>
          <w:marTop w:val="0"/>
          <w:marBottom w:val="0"/>
          <w:divBdr>
            <w:top w:val="none" w:sz="0" w:space="0" w:color="auto"/>
            <w:left w:val="none" w:sz="0" w:space="0" w:color="auto"/>
            <w:bottom w:val="none" w:sz="0" w:space="0" w:color="auto"/>
            <w:right w:val="none" w:sz="0" w:space="0" w:color="auto"/>
          </w:divBdr>
        </w:div>
        <w:div w:id="396901571">
          <w:marLeft w:val="480"/>
          <w:marRight w:val="0"/>
          <w:marTop w:val="0"/>
          <w:marBottom w:val="0"/>
          <w:divBdr>
            <w:top w:val="none" w:sz="0" w:space="0" w:color="auto"/>
            <w:left w:val="none" w:sz="0" w:space="0" w:color="auto"/>
            <w:bottom w:val="none" w:sz="0" w:space="0" w:color="auto"/>
            <w:right w:val="none" w:sz="0" w:space="0" w:color="auto"/>
          </w:divBdr>
        </w:div>
        <w:div w:id="424768196">
          <w:marLeft w:val="480"/>
          <w:marRight w:val="0"/>
          <w:marTop w:val="0"/>
          <w:marBottom w:val="0"/>
          <w:divBdr>
            <w:top w:val="none" w:sz="0" w:space="0" w:color="auto"/>
            <w:left w:val="none" w:sz="0" w:space="0" w:color="auto"/>
            <w:bottom w:val="none" w:sz="0" w:space="0" w:color="auto"/>
            <w:right w:val="none" w:sz="0" w:space="0" w:color="auto"/>
          </w:divBdr>
        </w:div>
        <w:div w:id="461310743">
          <w:marLeft w:val="480"/>
          <w:marRight w:val="0"/>
          <w:marTop w:val="0"/>
          <w:marBottom w:val="0"/>
          <w:divBdr>
            <w:top w:val="none" w:sz="0" w:space="0" w:color="auto"/>
            <w:left w:val="none" w:sz="0" w:space="0" w:color="auto"/>
            <w:bottom w:val="none" w:sz="0" w:space="0" w:color="auto"/>
            <w:right w:val="none" w:sz="0" w:space="0" w:color="auto"/>
          </w:divBdr>
        </w:div>
        <w:div w:id="464590848">
          <w:marLeft w:val="480"/>
          <w:marRight w:val="0"/>
          <w:marTop w:val="0"/>
          <w:marBottom w:val="0"/>
          <w:divBdr>
            <w:top w:val="none" w:sz="0" w:space="0" w:color="auto"/>
            <w:left w:val="none" w:sz="0" w:space="0" w:color="auto"/>
            <w:bottom w:val="none" w:sz="0" w:space="0" w:color="auto"/>
            <w:right w:val="none" w:sz="0" w:space="0" w:color="auto"/>
          </w:divBdr>
        </w:div>
        <w:div w:id="513417622">
          <w:marLeft w:val="480"/>
          <w:marRight w:val="0"/>
          <w:marTop w:val="0"/>
          <w:marBottom w:val="0"/>
          <w:divBdr>
            <w:top w:val="none" w:sz="0" w:space="0" w:color="auto"/>
            <w:left w:val="none" w:sz="0" w:space="0" w:color="auto"/>
            <w:bottom w:val="none" w:sz="0" w:space="0" w:color="auto"/>
            <w:right w:val="none" w:sz="0" w:space="0" w:color="auto"/>
          </w:divBdr>
        </w:div>
        <w:div w:id="525170648">
          <w:marLeft w:val="480"/>
          <w:marRight w:val="0"/>
          <w:marTop w:val="0"/>
          <w:marBottom w:val="0"/>
          <w:divBdr>
            <w:top w:val="none" w:sz="0" w:space="0" w:color="auto"/>
            <w:left w:val="none" w:sz="0" w:space="0" w:color="auto"/>
            <w:bottom w:val="none" w:sz="0" w:space="0" w:color="auto"/>
            <w:right w:val="none" w:sz="0" w:space="0" w:color="auto"/>
          </w:divBdr>
        </w:div>
        <w:div w:id="541136917">
          <w:marLeft w:val="480"/>
          <w:marRight w:val="0"/>
          <w:marTop w:val="0"/>
          <w:marBottom w:val="0"/>
          <w:divBdr>
            <w:top w:val="none" w:sz="0" w:space="0" w:color="auto"/>
            <w:left w:val="none" w:sz="0" w:space="0" w:color="auto"/>
            <w:bottom w:val="none" w:sz="0" w:space="0" w:color="auto"/>
            <w:right w:val="none" w:sz="0" w:space="0" w:color="auto"/>
          </w:divBdr>
        </w:div>
        <w:div w:id="561599633">
          <w:marLeft w:val="480"/>
          <w:marRight w:val="0"/>
          <w:marTop w:val="0"/>
          <w:marBottom w:val="0"/>
          <w:divBdr>
            <w:top w:val="none" w:sz="0" w:space="0" w:color="auto"/>
            <w:left w:val="none" w:sz="0" w:space="0" w:color="auto"/>
            <w:bottom w:val="none" w:sz="0" w:space="0" w:color="auto"/>
            <w:right w:val="none" w:sz="0" w:space="0" w:color="auto"/>
          </w:divBdr>
        </w:div>
        <w:div w:id="572742594">
          <w:marLeft w:val="480"/>
          <w:marRight w:val="0"/>
          <w:marTop w:val="0"/>
          <w:marBottom w:val="0"/>
          <w:divBdr>
            <w:top w:val="none" w:sz="0" w:space="0" w:color="auto"/>
            <w:left w:val="none" w:sz="0" w:space="0" w:color="auto"/>
            <w:bottom w:val="none" w:sz="0" w:space="0" w:color="auto"/>
            <w:right w:val="none" w:sz="0" w:space="0" w:color="auto"/>
          </w:divBdr>
        </w:div>
        <w:div w:id="577328540">
          <w:marLeft w:val="480"/>
          <w:marRight w:val="0"/>
          <w:marTop w:val="0"/>
          <w:marBottom w:val="0"/>
          <w:divBdr>
            <w:top w:val="none" w:sz="0" w:space="0" w:color="auto"/>
            <w:left w:val="none" w:sz="0" w:space="0" w:color="auto"/>
            <w:bottom w:val="none" w:sz="0" w:space="0" w:color="auto"/>
            <w:right w:val="none" w:sz="0" w:space="0" w:color="auto"/>
          </w:divBdr>
        </w:div>
        <w:div w:id="625702799">
          <w:marLeft w:val="480"/>
          <w:marRight w:val="0"/>
          <w:marTop w:val="0"/>
          <w:marBottom w:val="0"/>
          <w:divBdr>
            <w:top w:val="none" w:sz="0" w:space="0" w:color="auto"/>
            <w:left w:val="none" w:sz="0" w:space="0" w:color="auto"/>
            <w:bottom w:val="none" w:sz="0" w:space="0" w:color="auto"/>
            <w:right w:val="none" w:sz="0" w:space="0" w:color="auto"/>
          </w:divBdr>
        </w:div>
        <w:div w:id="661936715">
          <w:marLeft w:val="480"/>
          <w:marRight w:val="0"/>
          <w:marTop w:val="0"/>
          <w:marBottom w:val="0"/>
          <w:divBdr>
            <w:top w:val="none" w:sz="0" w:space="0" w:color="auto"/>
            <w:left w:val="none" w:sz="0" w:space="0" w:color="auto"/>
            <w:bottom w:val="none" w:sz="0" w:space="0" w:color="auto"/>
            <w:right w:val="none" w:sz="0" w:space="0" w:color="auto"/>
          </w:divBdr>
        </w:div>
        <w:div w:id="716126155">
          <w:marLeft w:val="480"/>
          <w:marRight w:val="0"/>
          <w:marTop w:val="0"/>
          <w:marBottom w:val="0"/>
          <w:divBdr>
            <w:top w:val="none" w:sz="0" w:space="0" w:color="auto"/>
            <w:left w:val="none" w:sz="0" w:space="0" w:color="auto"/>
            <w:bottom w:val="none" w:sz="0" w:space="0" w:color="auto"/>
            <w:right w:val="none" w:sz="0" w:space="0" w:color="auto"/>
          </w:divBdr>
        </w:div>
        <w:div w:id="723405875">
          <w:marLeft w:val="480"/>
          <w:marRight w:val="0"/>
          <w:marTop w:val="0"/>
          <w:marBottom w:val="0"/>
          <w:divBdr>
            <w:top w:val="none" w:sz="0" w:space="0" w:color="auto"/>
            <w:left w:val="none" w:sz="0" w:space="0" w:color="auto"/>
            <w:bottom w:val="none" w:sz="0" w:space="0" w:color="auto"/>
            <w:right w:val="none" w:sz="0" w:space="0" w:color="auto"/>
          </w:divBdr>
        </w:div>
        <w:div w:id="847596501">
          <w:marLeft w:val="480"/>
          <w:marRight w:val="0"/>
          <w:marTop w:val="0"/>
          <w:marBottom w:val="0"/>
          <w:divBdr>
            <w:top w:val="none" w:sz="0" w:space="0" w:color="auto"/>
            <w:left w:val="none" w:sz="0" w:space="0" w:color="auto"/>
            <w:bottom w:val="none" w:sz="0" w:space="0" w:color="auto"/>
            <w:right w:val="none" w:sz="0" w:space="0" w:color="auto"/>
          </w:divBdr>
        </w:div>
        <w:div w:id="972711528">
          <w:marLeft w:val="480"/>
          <w:marRight w:val="0"/>
          <w:marTop w:val="0"/>
          <w:marBottom w:val="0"/>
          <w:divBdr>
            <w:top w:val="none" w:sz="0" w:space="0" w:color="auto"/>
            <w:left w:val="none" w:sz="0" w:space="0" w:color="auto"/>
            <w:bottom w:val="none" w:sz="0" w:space="0" w:color="auto"/>
            <w:right w:val="none" w:sz="0" w:space="0" w:color="auto"/>
          </w:divBdr>
        </w:div>
        <w:div w:id="980504638">
          <w:marLeft w:val="480"/>
          <w:marRight w:val="0"/>
          <w:marTop w:val="0"/>
          <w:marBottom w:val="0"/>
          <w:divBdr>
            <w:top w:val="none" w:sz="0" w:space="0" w:color="auto"/>
            <w:left w:val="none" w:sz="0" w:space="0" w:color="auto"/>
            <w:bottom w:val="none" w:sz="0" w:space="0" w:color="auto"/>
            <w:right w:val="none" w:sz="0" w:space="0" w:color="auto"/>
          </w:divBdr>
        </w:div>
        <w:div w:id="993528561">
          <w:marLeft w:val="480"/>
          <w:marRight w:val="0"/>
          <w:marTop w:val="0"/>
          <w:marBottom w:val="0"/>
          <w:divBdr>
            <w:top w:val="none" w:sz="0" w:space="0" w:color="auto"/>
            <w:left w:val="none" w:sz="0" w:space="0" w:color="auto"/>
            <w:bottom w:val="none" w:sz="0" w:space="0" w:color="auto"/>
            <w:right w:val="none" w:sz="0" w:space="0" w:color="auto"/>
          </w:divBdr>
        </w:div>
        <w:div w:id="1043870642">
          <w:marLeft w:val="480"/>
          <w:marRight w:val="0"/>
          <w:marTop w:val="0"/>
          <w:marBottom w:val="0"/>
          <w:divBdr>
            <w:top w:val="none" w:sz="0" w:space="0" w:color="auto"/>
            <w:left w:val="none" w:sz="0" w:space="0" w:color="auto"/>
            <w:bottom w:val="none" w:sz="0" w:space="0" w:color="auto"/>
            <w:right w:val="none" w:sz="0" w:space="0" w:color="auto"/>
          </w:divBdr>
        </w:div>
        <w:div w:id="1061711099">
          <w:marLeft w:val="480"/>
          <w:marRight w:val="0"/>
          <w:marTop w:val="0"/>
          <w:marBottom w:val="0"/>
          <w:divBdr>
            <w:top w:val="none" w:sz="0" w:space="0" w:color="auto"/>
            <w:left w:val="none" w:sz="0" w:space="0" w:color="auto"/>
            <w:bottom w:val="none" w:sz="0" w:space="0" w:color="auto"/>
            <w:right w:val="none" w:sz="0" w:space="0" w:color="auto"/>
          </w:divBdr>
        </w:div>
        <w:div w:id="1061830660">
          <w:marLeft w:val="480"/>
          <w:marRight w:val="0"/>
          <w:marTop w:val="0"/>
          <w:marBottom w:val="0"/>
          <w:divBdr>
            <w:top w:val="none" w:sz="0" w:space="0" w:color="auto"/>
            <w:left w:val="none" w:sz="0" w:space="0" w:color="auto"/>
            <w:bottom w:val="none" w:sz="0" w:space="0" w:color="auto"/>
            <w:right w:val="none" w:sz="0" w:space="0" w:color="auto"/>
          </w:divBdr>
        </w:div>
        <w:div w:id="1069305107">
          <w:marLeft w:val="480"/>
          <w:marRight w:val="0"/>
          <w:marTop w:val="0"/>
          <w:marBottom w:val="0"/>
          <w:divBdr>
            <w:top w:val="none" w:sz="0" w:space="0" w:color="auto"/>
            <w:left w:val="none" w:sz="0" w:space="0" w:color="auto"/>
            <w:bottom w:val="none" w:sz="0" w:space="0" w:color="auto"/>
            <w:right w:val="none" w:sz="0" w:space="0" w:color="auto"/>
          </w:divBdr>
        </w:div>
        <w:div w:id="1074400692">
          <w:marLeft w:val="480"/>
          <w:marRight w:val="0"/>
          <w:marTop w:val="0"/>
          <w:marBottom w:val="0"/>
          <w:divBdr>
            <w:top w:val="none" w:sz="0" w:space="0" w:color="auto"/>
            <w:left w:val="none" w:sz="0" w:space="0" w:color="auto"/>
            <w:bottom w:val="none" w:sz="0" w:space="0" w:color="auto"/>
            <w:right w:val="none" w:sz="0" w:space="0" w:color="auto"/>
          </w:divBdr>
        </w:div>
        <w:div w:id="1109661418">
          <w:marLeft w:val="480"/>
          <w:marRight w:val="0"/>
          <w:marTop w:val="0"/>
          <w:marBottom w:val="0"/>
          <w:divBdr>
            <w:top w:val="none" w:sz="0" w:space="0" w:color="auto"/>
            <w:left w:val="none" w:sz="0" w:space="0" w:color="auto"/>
            <w:bottom w:val="none" w:sz="0" w:space="0" w:color="auto"/>
            <w:right w:val="none" w:sz="0" w:space="0" w:color="auto"/>
          </w:divBdr>
        </w:div>
        <w:div w:id="1147361331">
          <w:marLeft w:val="480"/>
          <w:marRight w:val="0"/>
          <w:marTop w:val="0"/>
          <w:marBottom w:val="0"/>
          <w:divBdr>
            <w:top w:val="none" w:sz="0" w:space="0" w:color="auto"/>
            <w:left w:val="none" w:sz="0" w:space="0" w:color="auto"/>
            <w:bottom w:val="none" w:sz="0" w:space="0" w:color="auto"/>
            <w:right w:val="none" w:sz="0" w:space="0" w:color="auto"/>
          </w:divBdr>
        </w:div>
        <w:div w:id="1153763708">
          <w:marLeft w:val="480"/>
          <w:marRight w:val="0"/>
          <w:marTop w:val="0"/>
          <w:marBottom w:val="0"/>
          <w:divBdr>
            <w:top w:val="none" w:sz="0" w:space="0" w:color="auto"/>
            <w:left w:val="none" w:sz="0" w:space="0" w:color="auto"/>
            <w:bottom w:val="none" w:sz="0" w:space="0" w:color="auto"/>
            <w:right w:val="none" w:sz="0" w:space="0" w:color="auto"/>
          </w:divBdr>
        </w:div>
        <w:div w:id="1159468861">
          <w:marLeft w:val="480"/>
          <w:marRight w:val="0"/>
          <w:marTop w:val="0"/>
          <w:marBottom w:val="0"/>
          <w:divBdr>
            <w:top w:val="none" w:sz="0" w:space="0" w:color="auto"/>
            <w:left w:val="none" w:sz="0" w:space="0" w:color="auto"/>
            <w:bottom w:val="none" w:sz="0" w:space="0" w:color="auto"/>
            <w:right w:val="none" w:sz="0" w:space="0" w:color="auto"/>
          </w:divBdr>
        </w:div>
        <w:div w:id="1238176669">
          <w:marLeft w:val="480"/>
          <w:marRight w:val="0"/>
          <w:marTop w:val="0"/>
          <w:marBottom w:val="0"/>
          <w:divBdr>
            <w:top w:val="none" w:sz="0" w:space="0" w:color="auto"/>
            <w:left w:val="none" w:sz="0" w:space="0" w:color="auto"/>
            <w:bottom w:val="none" w:sz="0" w:space="0" w:color="auto"/>
            <w:right w:val="none" w:sz="0" w:space="0" w:color="auto"/>
          </w:divBdr>
        </w:div>
        <w:div w:id="1254247345">
          <w:marLeft w:val="480"/>
          <w:marRight w:val="0"/>
          <w:marTop w:val="0"/>
          <w:marBottom w:val="0"/>
          <w:divBdr>
            <w:top w:val="none" w:sz="0" w:space="0" w:color="auto"/>
            <w:left w:val="none" w:sz="0" w:space="0" w:color="auto"/>
            <w:bottom w:val="none" w:sz="0" w:space="0" w:color="auto"/>
            <w:right w:val="none" w:sz="0" w:space="0" w:color="auto"/>
          </w:divBdr>
        </w:div>
        <w:div w:id="1264916393">
          <w:marLeft w:val="480"/>
          <w:marRight w:val="0"/>
          <w:marTop w:val="0"/>
          <w:marBottom w:val="0"/>
          <w:divBdr>
            <w:top w:val="none" w:sz="0" w:space="0" w:color="auto"/>
            <w:left w:val="none" w:sz="0" w:space="0" w:color="auto"/>
            <w:bottom w:val="none" w:sz="0" w:space="0" w:color="auto"/>
            <w:right w:val="none" w:sz="0" w:space="0" w:color="auto"/>
          </w:divBdr>
        </w:div>
        <w:div w:id="1269580767">
          <w:marLeft w:val="480"/>
          <w:marRight w:val="0"/>
          <w:marTop w:val="0"/>
          <w:marBottom w:val="0"/>
          <w:divBdr>
            <w:top w:val="none" w:sz="0" w:space="0" w:color="auto"/>
            <w:left w:val="none" w:sz="0" w:space="0" w:color="auto"/>
            <w:bottom w:val="none" w:sz="0" w:space="0" w:color="auto"/>
            <w:right w:val="none" w:sz="0" w:space="0" w:color="auto"/>
          </w:divBdr>
        </w:div>
        <w:div w:id="1317877950">
          <w:marLeft w:val="480"/>
          <w:marRight w:val="0"/>
          <w:marTop w:val="0"/>
          <w:marBottom w:val="0"/>
          <w:divBdr>
            <w:top w:val="none" w:sz="0" w:space="0" w:color="auto"/>
            <w:left w:val="none" w:sz="0" w:space="0" w:color="auto"/>
            <w:bottom w:val="none" w:sz="0" w:space="0" w:color="auto"/>
            <w:right w:val="none" w:sz="0" w:space="0" w:color="auto"/>
          </w:divBdr>
        </w:div>
        <w:div w:id="1380588923">
          <w:marLeft w:val="480"/>
          <w:marRight w:val="0"/>
          <w:marTop w:val="0"/>
          <w:marBottom w:val="0"/>
          <w:divBdr>
            <w:top w:val="none" w:sz="0" w:space="0" w:color="auto"/>
            <w:left w:val="none" w:sz="0" w:space="0" w:color="auto"/>
            <w:bottom w:val="none" w:sz="0" w:space="0" w:color="auto"/>
            <w:right w:val="none" w:sz="0" w:space="0" w:color="auto"/>
          </w:divBdr>
        </w:div>
        <w:div w:id="1455902066">
          <w:marLeft w:val="480"/>
          <w:marRight w:val="0"/>
          <w:marTop w:val="0"/>
          <w:marBottom w:val="0"/>
          <w:divBdr>
            <w:top w:val="none" w:sz="0" w:space="0" w:color="auto"/>
            <w:left w:val="none" w:sz="0" w:space="0" w:color="auto"/>
            <w:bottom w:val="none" w:sz="0" w:space="0" w:color="auto"/>
            <w:right w:val="none" w:sz="0" w:space="0" w:color="auto"/>
          </w:divBdr>
        </w:div>
        <w:div w:id="1456680937">
          <w:marLeft w:val="480"/>
          <w:marRight w:val="0"/>
          <w:marTop w:val="0"/>
          <w:marBottom w:val="0"/>
          <w:divBdr>
            <w:top w:val="none" w:sz="0" w:space="0" w:color="auto"/>
            <w:left w:val="none" w:sz="0" w:space="0" w:color="auto"/>
            <w:bottom w:val="none" w:sz="0" w:space="0" w:color="auto"/>
            <w:right w:val="none" w:sz="0" w:space="0" w:color="auto"/>
          </w:divBdr>
        </w:div>
        <w:div w:id="1509370938">
          <w:marLeft w:val="480"/>
          <w:marRight w:val="0"/>
          <w:marTop w:val="0"/>
          <w:marBottom w:val="0"/>
          <w:divBdr>
            <w:top w:val="none" w:sz="0" w:space="0" w:color="auto"/>
            <w:left w:val="none" w:sz="0" w:space="0" w:color="auto"/>
            <w:bottom w:val="none" w:sz="0" w:space="0" w:color="auto"/>
            <w:right w:val="none" w:sz="0" w:space="0" w:color="auto"/>
          </w:divBdr>
        </w:div>
        <w:div w:id="1517425447">
          <w:marLeft w:val="480"/>
          <w:marRight w:val="0"/>
          <w:marTop w:val="0"/>
          <w:marBottom w:val="0"/>
          <w:divBdr>
            <w:top w:val="none" w:sz="0" w:space="0" w:color="auto"/>
            <w:left w:val="none" w:sz="0" w:space="0" w:color="auto"/>
            <w:bottom w:val="none" w:sz="0" w:space="0" w:color="auto"/>
            <w:right w:val="none" w:sz="0" w:space="0" w:color="auto"/>
          </w:divBdr>
        </w:div>
        <w:div w:id="1539009962">
          <w:marLeft w:val="480"/>
          <w:marRight w:val="0"/>
          <w:marTop w:val="0"/>
          <w:marBottom w:val="0"/>
          <w:divBdr>
            <w:top w:val="none" w:sz="0" w:space="0" w:color="auto"/>
            <w:left w:val="none" w:sz="0" w:space="0" w:color="auto"/>
            <w:bottom w:val="none" w:sz="0" w:space="0" w:color="auto"/>
            <w:right w:val="none" w:sz="0" w:space="0" w:color="auto"/>
          </w:divBdr>
        </w:div>
        <w:div w:id="1595093032">
          <w:marLeft w:val="480"/>
          <w:marRight w:val="0"/>
          <w:marTop w:val="0"/>
          <w:marBottom w:val="0"/>
          <w:divBdr>
            <w:top w:val="none" w:sz="0" w:space="0" w:color="auto"/>
            <w:left w:val="none" w:sz="0" w:space="0" w:color="auto"/>
            <w:bottom w:val="none" w:sz="0" w:space="0" w:color="auto"/>
            <w:right w:val="none" w:sz="0" w:space="0" w:color="auto"/>
          </w:divBdr>
        </w:div>
        <w:div w:id="1712270411">
          <w:marLeft w:val="480"/>
          <w:marRight w:val="0"/>
          <w:marTop w:val="0"/>
          <w:marBottom w:val="0"/>
          <w:divBdr>
            <w:top w:val="none" w:sz="0" w:space="0" w:color="auto"/>
            <w:left w:val="none" w:sz="0" w:space="0" w:color="auto"/>
            <w:bottom w:val="none" w:sz="0" w:space="0" w:color="auto"/>
            <w:right w:val="none" w:sz="0" w:space="0" w:color="auto"/>
          </w:divBdr>
        </w:div>
        <w:div w:id="1769932912">
          <w:marLeft w:val="480"/>
          <w:marRight w:val="0"/>
          <w:marTop w:val="0"/>
          <w:marBottom w:val="0"/>
          <w:divBdr>
            <w:top w:val="none" w:sz="0" w:space="0" w:color="auto"/>
            <w:left w:val="none" w:sz="0" w:space="0" w:color="auto"/>
            <w:bottom w:val="none" w:sz="0" w:space="0" w:color="auto"/>
            <w:right w:val="none" w:sz="0" w:space="0" w:color="auto"/>
          </w:divBdr>
        </w:div>
        <w:div w:id="1791389621">
          <w:marLeft w:val="480"/>
          <w:marRight w:val="0"/>
          <w:marTop w:val="0"/>
          <w:marBottom w:val="0"/>
          <w:divBdr>
            <w:top w:val="none" w:sz="0" w:space="0" w:color="auto"/>
            <w:left w:val="none" w:sz="0" w:space="0" w:color="auto"/>
            <w:bottom w:val="none" w:sz="0" w:space="0" w:color="auto"/>
            <w:right w:val="none" w:sz="0" w:space="0" w:color="auto"/>
          </w:divBdr>
        </w:div>
        <w:div w:id="1800025638">
          <w:marLeft w:val="480"/>
          <w:marRight w:val="0"/>
          <w:marTop w:val="0"/>
          <w:marBottom w:val="0"/>
          <w:divBdr>
            <w:top w:val="none" w:sz="0" w:space="0" w:color="auto"/>
            <w:left w:val="none" w:sz="0" w:space="0" w:color="auto"/>
            <w:bottom w:val="none" w:sz="0" w:space="0" w:color="auto"/>
            <w:right w:val="none" w:sz="0" w:space="0" w:color="auto"/>
          </w:divBdr>
        </w:div>
        <w:div w:id="1919629713">
          <w:marLeft w:val="480"/>
          <w:marRight w:val="0"/>
          <w:marTop w:val="0"/>
          <w:marBottom w:val="0"/>
          <w:divBdr>
            <w:top w:val="none" w:sz="0" w:space="0" w:color="auto"/>
            <w:left w:val="none" w:sz="0" w:space="0" w:color="auto"/>
            <w:bottom w:val="none" w:sz="0" w:space="0" w:color="auto"/>
            <w:right w:val="none" w:sz="0" w:space="0" w:color="auto"/>
          </w:divBdr>
        </w:div>
        <w:div w:id="1921284504">
          <w:marLeft w:val="480"/>
          <w:marRight w:val="0"/>
          <w:marTop w:val="0"/>
          <w:marBottom w:val="0"/>
          <w:divBdr>
            <w:top w:val="none" w:sz="0" w:space="0" w:color="auto"/>
            <w:left w:val="none" w:sz="0" w:space="0" w:color="auto"/>
            <w:bottom w:val="none" w:sz="0" w:space="0" w:color="auto"/>
            <w:right w:val="none" w:sz="0" w:space="0" w:color="auto"/>
          </w:divBdr>
        </w:div>
        <w:div w:id="1938833067">
          <w:marLeft w:val="480"/>
          <w:marRight w:val="0"/>
          <w:marTop w:val="0"/>
          <w:marBottom w:val="0"/>
          <w:divBdr>
            <w:top w:val="none" w:sz="0" w:space="0" w:color="auto"/>
            <w:left w:val="none" w:sz="0" w:space="0" w:color="auto"/>
            <w:bottom w:val="none" w:sz="0" w:space="0" w:color="auto"/>
            <w:right w:val="none" w:sz="0" w:space="0" w:color="auto"/>
          </w:divBdr>
        </w:div>
        <w:div w:id="1964846839">
          <w:marLeft w:val="480"/>
          <w:marRight w:val="0"/>
          <w:marTop w:val="0"/>
          <w:marBottom w:val="0"/>
          <w:divBdr>
            <w:top w:val="none" w:sz="0" w:space="0" w:color="auto"/>
            <w:left w:val="none" w:sz="0" w:space="0" w:color="auto"/>
            <w:bottom w:val="none" w:sz="0" w:space="0" w:color="auto"/>
            <w:right w:val="none" w:sz="0" w:space="0" w:color="auto"/>
          </w:divBdr>
        </w:div>
        <w:div w:id="2018800196">
          <w:marLeft w:val="480"/>
          <w:marRight w:val="0"/>
          <w:marTop w:val="0"/>
          <w:marBottom w:val="0"/>
          <w:divBdr>
            <w:top w:val="none" w:sz="0" w:space="0" w:color="auto"/>
            <w:left w:val="none" w:sz="0" w:space="0" w:color="auto"/>
            <w:bottom w:val="none" w:sz="0" w:space="0" w:color="auto"/>
            <w:right w:val="none" w:sz="0" w:space="0" w:color="auto"/>
          </w:divBdr>
        </w:div>
        <w:div w:id="2029139846">
          <w:marLeft w:val="480"/>
          <w:marRight w:val="0"/>
          <w:marTop w:val="0"/>
          <w:marBottom w:val="0"/>
          <w:divBdr>
            <w:top w:val="none" w:sz="0" w:space="0" w:color="auto"/>
            <w:left w:val="none" w:sz="0" w:space="0" w:color="auto"/>
            <w:bottom w:val="none" w:sz="0" w:space="0" w:color="auto"/>
            <w:right w:val="none" w:sz="0" w:space="0" w:color="auto"/>
          </w:divBdr>
        </w:div>
        <w:div w:id="2029594628">
          <w:marLeft w:val="480"/>
          <w:marRight w:val="0"/>
          <w:marTop w:val="0"/>
          <w:marBottom w:val="0"/>
          <w:divBdr>
            <w:top w:val="none" w:sz="0" w:space="0" w:color="auto"/>
            <w:left w:val="none" w:sz="0" w:space="0" w:color="auto"/>
            <w:bottom w:val="none" w:sz="0" w:space="0" w:color="auto"/>
            <w:right w:val="none" w:sz="0" w:space="0" w:color="auto"/>
          </w:divBdr>
        </w:div>
        <w:div w:id="2030447310">
          <w:marLeft w:val="480"/>
          <w:marRight w:val="0"/>
          <w:marTop w:val="0"/>
          <w:marBottom w:val="0"/>
          <w:divBdr>
            <w:top w:val="none" w:sz="0" w:space="0" w:color="auto"/>
            <w:left w:val="none" w:sz="0" w:space="0" w:color="auto"/>
            <w:bottom w:val="none" w:sz="0" w:space="0" w:color="auto"/>
            <w:right w:val="none" w:sz="0" w:space="0" w:color="auto"/>
          </w:divBdr>
        </w:div>
        <w:div w:id="2046368556">
          <w:marLeft w:val="480"/>
          <w:marRight w:val="0"/>
          <w:marTop w:val="0"/>
          <w:marBottom w:val="0"/>
          <w:divBdr>
            <w:top w:val="none" w:sz="0" w:space="0" w:color="auto"/>
            <w:left w:val="none" w:sz="0" w:space="0" w:color="auto"/>
            <w:bottom w:val="none" w:sz="0" w:space="0" w:color="auto"/>
            <w:right w:val="none" w:sz="0" w:space="0" w:color="auto"/>
          </w:divBdr>
        </w:div>
        <w:div w:id="2063750229">
          <w:marLeft w:val="480"/>
          <w:marRight w:val="0"/>
          <w:marTop w:val="0"/>
          <w:marBottom w:val="0"/>
          <w:divBdr>
            <w:top w:val="none" w:sz="0" w:space="0" w:color="auto"/>
            <w:left w:val="none" w:sz="0" w:space="0" w:color="auto"/>
            <w:bottom w:val="none" w:sz="0" w:space="0" w:color="auto"/>
            <w:right w:val="none" w:sz="0" w:space="0" w:color="auto"/>
          </w:divBdr>
        </w:div>
        <w:div w:id="2065372767">
          <w:marLeft w:val="480"/>
          <w:marRight w:val="0"/>
          <w:marTop w:val="0"/>
          <w:marBottom w:val="0"/>
          <w:divBdr>
            <w:top w:val="none" w:sz="0" w:space="0" w:color="auto"/>
            <w:left w:val="none" w:sz="0" w:space="0" w:color="auto"/>
            <w:bottom w:val="none" w:sz="0" w:space="0" w:color="auto"/>
            <w:right w:val="none" w:sz="0" w:space="0" w:color="auto"/>
          </w:divBdr>
        </w:div>
        <w:div w:id="2138336189">
          <w:marLeft w:val="480"/>
          <w:marRight w:val="0"/>
          <w:marTop w:val="0"/>
          <w:marBottom w:val="0"/>
          <w:divBdr>
            <w:top w:val="none" w:sz="0" w:space="0" w:color="auto"/>
            <w:left w:val="none" w:sz="0" w:space="0" w:color="auto"/>
            <w:bottom w:val="none" w:sz="0" w:space="0" w:color="auto"/>
            <w:right w:val="none" w:sz="0" w:space="0" w:color="auto"/>
          </w:divBdr>
        </w:div>
      </w:divsChild>
    </w:div>
    <w:div w:id="1440447836">
      <w:marLeft w:val="640"/>
      <w:marRight w:val="0"/>
      <w:marTop w:val="0"/>
      <w:marBottom w:val="0"/>
      <w:divBdr>
        <w:top w:val="none" w:sz="0" w:space="0" w:color="auto"/>
        <w:left w:val="none" w:sz="0" w:space="0" w:color="auto"/>
        <w:bottom w:val="none" w:sz="0" w:space="0" w:color="auto"/>
        <w:right w:val="none" w:sz="0" w:space="0" w:color="auto"/>
      </w:divBdr>
    </w:div>
    <w:div w:id="1440489475">
      <w:marLeft w:val="640"/>
      <w:marRight w:val="0"/>
      <w:marTop w:val="0"/>
      <w:marBottom w:val="0"/>
      <w:divBdr>
        <w:top w:val="none" w:sz="0" w:space="0" w:color="auto"/>
        <w:left w:val="none" w:sz="0" w:space="0" w:color="auto"/>
        <w:bottom w:val="none" w:sz="0" w:space="0" w:color="auto"/>
        <w:right w:val="none" w:sz="0" w:space="0" w:color="auto"/>
      </w:divBdr>
    </w:div>
    <w:div w:id="1440838367">
      <w:bodyDiv w:val="1"/>
      <w:marLeft w:val="0"/>
      <w:marRight w:val="0"/>
      <w:marTop w:val="0"/>
      <w:marBottom w:val="0"/>
      <w:divBdr>
        <w:top w:val="none" w:sz="0" w:space="0" w:color="auto"/>
        <w:left w:val="none" w:sz="0" w:space="0" w:color="auto"/>
        <w:bottom w:val="none" w:sz="0" w:space="0" w:color="auto"/>
        <w:right w:val="none" w:sz="0" w:space="0" w:color="auto"/>
      </w:divBdr>
    </w:div>
    <w:div w:id="1441294222">
      <w:marLeft w:val="640"/>
      <w:marRight w:val="0"/>
      <w:marTop w:val="0"/>
      <w:marBottom w:val="0"/>
      <w:divBdr>
        <w:top w:val="none" w:sz="0" w:space="0" w:color="auto"/>
        <w:left w:val="none" w:sz="0" w:space="0" w:color="auto"/>
        <w:bottom w:val="none" w:sz="0" w:space="0" w:color="auto"/>
        <w:right w:val="none" w:sz="0" w:space="0" w:color="auto"/>
      </w:divBdr>
    </w:div>
    <w:div w:id="1441756170">
      <w:marLeft w:val="480"/>
      <w:marRight w:val="0"/>
      <w:marTop w:val="0"/>
      <w:marBottom w:val="0"/>
      <w:divBdr>
        <w:top w:val="none" w:sz="0" w:space="0" w:color="auto"/>
        <w:left w:val="none" w:sz="0" w:space="0" w:color="auto"/>
        <w:bottom w:val="none" w:sz="0" w:space="0" w:color="auto"/>
        <w:right w:val="none" w:sz="0" w:space="0" w:color="auto"/>
      </w:divBdr>
    </w:div>
    <w:div w:id="1441948047">
      <w:marLeft w:val="640"/>
      <w:marRight w:val="0"/>
      <w:marTop w:val="0"/>
      <w:marBottom w:val="0"/>
      <w:divBdr>
        <w:top w:val="none" w:sz="0" w:space="0" w:color="auto"/>
        <w:left w:val="none" w:sz="0" w:space="0" w:color="auto"/>
        <w:bottom w:val="none" w:sz="0" w:space="0" w:color="auto"/>
        <w:right w:val="none" w:sz="0" w:space="0" w:color="auto"/>
      </w:divBdr>
    </w:div>
    <w:div w:id="1441953545">
      <w:marLeft w:val="640"/>
      <w:marRight w:val="0"/>
      <w:marTop w:val="0"/>
      <w:marBottom w:val="0"/>
      <w:divBdr>
        <w:top w:val="none" w:sz="0" w:space="0" w:color="auto"/>
        <w:left w:val="none" w:sz="0" w:space="0" w:color="auto"/>
        <w:bottom w:val="none" w:sz="0" w:space="0" w:color="auto"/>
        <w:right w:val="none" w:sz="0" w:space="0" w:color="auto"/>
      </w:divBdr>
    </w:div>
    <w:div w:id="1442410277">
      <w:marLeft w:val="640"/>
      <w:marRight w:val="0"/>
      <w:marTop w:val="0"/>
      <w:marBottom w:val="0"/>
      <w:divBdr>
        <w:top w:val="none" w:sz="0" w:space="0" w:color="auto"/>
        <w:left w:val="none" w:sz="0" w:space="0" w:color="auto"/>
        <w:bottom w:val="none" w:sz="0" w:space="0" w:color="auto"/>
        <w:right w:val="none" w:sz="0" w:space="0" w:color="auto"/>
      </w:divBdr>
    </w:div>
    <w:div w:id="1442723554">
      <w:marLeft w:val="640"/>
      <w:marRight w:val="0"/>
      <w:marTop w:val="0"/>
      <w:marBottom w:val="0"/>
      <w:divBdr>
        <w:top w:val="none" w:sz="0" w:space="0" w:color="auto"/>
        <w:left w:val="none" w:sz="0" w:space="0" w:color="auto"/>
        <w:bottom w:val="none" w:sz="0" w:space="0" w:color="auto"/>
        <w:right w:val="none" w:sz="0" w:space="0" w:color="auto"/>
      </w:divBdr>
    </w:div>
    <w:div w:id="1443496686">
      <w:marLeft w:val="640"/>
      <w:marRight w:val="0"/>
      <w:marTop w:val="0"/>
      <w:marBottom w:val="0"/>
      <w:divBdr>
        <w:top w:val="none" w:sz="0" w:space="0" w:color="auto"/>
        <w:left w:val="none" w:sz="0" w:space="0" w:color="auto"/>
        <w:bottom w:val="none" w:sz="0" w:space="0" w:color="auto"/>
        <w:right w:val="none" w:sz="0" w:space="0" w:color="auto"/>
      </w:divBdr>
    </w:div>
    <w:div w:id="1443840675">
      <w:marLeft w:val="640"/>
      <w:marRight w:val="0"/>
      <w:marTop w:val="0"/>
      <w:marBottom w:val="0"/>
      <w:divBdr>
        <w:top w:val="none" w:sz="0" w:space="0" w:color="auto"/>
        <w:left w:val="none" w:sz="0" w:space="0" w:color="auto"/>
        <w:bottom w:val="none" w:sz="0" w:space="0" w:color="auto"/>
        <w:right w:val="none" w:sz="0" w:space="0" w:color="auto"/>
      </w:divBdr>
    </w:div>
    <w:div w:id="1444567997">
      <w:marLeft w:val="640"/>
      <w:marRight w:val="0"/>
      <w:marTop w:val="0"/>
      <w:marBottom w:val="0"/>
      <w:divBdr>
        <w:top w:val="none" w:sz="0" w:space="0" w:color="auto"/>
        <w:left w:val="none" w:sz="0" w:space="0" w:color="auto"/>
        <w:bottom w:val="none" w:sz="0" w:space="0" w:color="auto"/>
        <w:right w:val="none" w:sz="0" w:space="0" w:color="auto"/>
      </w:divBdr>
    </w:div>
    <w:div w:id="1444885058">
      <w:marLeft w:val="640"/>
      <w:marRight w:val="0"/>
      <w:marTop w:val="0"/>
      <w:marBottom w:val="0"/>
      <w:divBdr>
        <w:top w:val="none" w:sz="0" w:space="0" w:color="auto"/>
        <w:left w:val="none" w:sz="0" w:space="0" w:color="auto"/>
        <w:bottom w:val="none" w:sz="0" w:space="0" w:color="auto"/>
        <w:right w:val="none" w:sz="0" w:space="0" w:color="auto"/>
      </w:divBdr>
    </w:div>
    <w:div w:id="1445153637">
      <w:marLeft w:val="480"/>
      <w:marRight w:val="0"/>
      <w:marTop w:val="0"/>
      <w:marBottom w:val="0"/>
      <w:divBdr>
        <w:top w:val="none" w:sz="0" w:space="0" w:color="auto"/>
        <w:left w:val="none" w:sz="0" w:space="0" w:color="auto"/>
        <w:bottom w:val="none" w:sz="0" w:space="0" w:color="auto"/>
        <w:right w:val="none" w:sz="0" w:space="0" w:color="auto"/>
      </w:divBdr>
    </w:div>
    <w:div w:id="1445424459">
      <w:marLeft w:val="640"/>
      <w:marRight w:val="0"/>
      <w:marTop w:val="0"/>
      <w:marBottom w:val="0"/>
      <w:divBdr>
        <w:top w:val="none" w:sz="0" w:space="0" w:color="auto"/>
        <w:left w:val="none" w:sz="0" w:space="0" w:color="auto"/>
        <w:bottom w:val="none" w:sz="0" w:space="0" w:color="auto"/>
        <w:right w:val="none" w:sz="0" w:space="0" w:color="auto"/>
      </w:divBdr>
    </w:div>
    <w:div w:id="1445999778">
      <w:bodyDiv w:val="1"/>
      <w:marLeft w:val="0"/>
      <w:marRight w:val="0"/>
      <w:marTop w:val="0"/>
      <w:marBottom w:val="0"/>
      <w:divBdr>
        <w:top w:val="none" w:sz="0" w:space="0" w:color="auto"/>
        <w:left w:val="none" w:sz="0" w:space="0" w:color="auto"/>
        <w:bottom w:val="none" w:sz="0" w:space="0" w:color="auto"/>
        <w:right w:val="none" w:sz="0" w:space="0" w:color="auto"/>
      </w:divBdr>
      <w:divsChild>
        <w:div w:id="21244673">
          <w:marLeft w:val="480"/>
          <w:marRight w:val="0"/>
          <w:marTop w:val="0"/>
          <w:marBottom w:val="0"/>
          <w:divBdr>
            <w:top w:val="none" w:sz="0" w:space="0" w:color="auto"/>
            <w:left w:val="none" w:sz="0" w:space="0" w:color="auto"/>
            <w:bottom w:val="none" w:sz="0" w:space="0" w:color="auto"/>
            <w:right w:val="none" w:sz="0" w:space="0" w:color="auto"/>
          </w:divBdr>
        </w:div>
        <w:div w:id="90517305">
          <w:marLeft w:val="480"/>
          <w:marRight w:val="0"/>
          <w:marTop w:val="0"/>
          <w:marBottom w:val="0"/>
          <w:divBdr>
            <w:top w:val="none" w:sz="0" w:space="0" w:color="auto"/>
            <w:left w:val="none" w:sz="0" w:space="0" w:color="auto"/>
            <w:bottom w:val="none" w:sz="0" w:space="0" w:color="auto"/>
            <w:right w:val="none" w:sz="0" w:space="0" w:color="auto"/>
          </w:divBdr>
        </w:div>
        <w:div w:id="100804339">
          <w:marLeft w:val="480"/>
          <w:marRight w:val="0"/>
          <w:marTop w:val="0"/>
          <w:marBottom w:val="0"/>
          <w:divBdr>
            <w:top w:val="none" w:sz="0" w:space="0" w:color="auto"/>
            <w:left w:val="none" w:sz="0" w:space="0" w:color="auto"/>
            <w:bottom w:val="none" w:sz="0" w:space="0" w:color="auto"/>
            <w:right w:val="none" w:sz="0" w:space="0" w:color="auto"/>
          </w:divBdr>
        </w:div>
        <w:div w:id="107118122">
          <w:marLeft w:val="480"/>
          <w:marRight w:val="0"/>
          <w:marTop w:val="0"/>
          <w:marBottom w:val="0"/>
          <w:divBdr>
            <w:top w:val="none" w:sz="0" w:space="0" w:color="auto"/>
            <w:left w:val="none" w:sz="0" w:space="0" w:color="auto"/>
            <w:bottom w:val="none" w:sz="0" w:space="0" w:color="auto"/>
            <w:right w:val="none" w:sz="0" w:space="0" w:color="auto"/>
          </w:divBdr>
        </w:div>
        <w:div w:id="122886341">
          <w:marLeft w:val="480"/>
          <w:marRight w:val="0"/>
          <w:marTop w:val="0"/>
          <w:marBottom w:val="0"/>
          <w:divBdr>
            <w:top w:val="none" w:sz="0" w:space="0" w:color="auto"/>
            <w:left w:val="none" w:sz="0" w:space="0" w:color="auto"/>
            <w:bottom w:val="none" w:sz="0" w:space="0" w:color="auto"/>
            <w:right w:val="none" w:sz="0" w:space="0" w:color="auto"/>
          </w:divBdr>
        </w:div>
        <w:div w:id="128405407">
          <w:marLeft w:val="480"/>
          <w:marRight w:val="0"/>
          <w:marTop w:val="0"/>
          <w:marBottom w:val="0"/>
          <w:divBdr>
            <w:top w:val="none" w:sz="0" w:space="0" w:color="auto"/>
            <w:left w:val="none" w:sz="0" w:space="0" w:color="auto"/>
            <w:bottom w:val="none" w:sz="0" w:space="0" w:color="auto"/>
            <w:right w:val="none" w:sz="0" w:space="0" w:color="auto"/>
          </w:divBdr>
        </w:div>
        <w:div w:id="134296623">
          <w:marLeft w:val="480"/>
          <w:marRight w:val="0"/>
          <w:marTop w:val="0"/>
          <w:marBottom w:val="0"/>
          <w:divBdr>
            <w:top w:val="none" w:sz="0" w:space="0" w:color="auto"/>
            <w:left w:val="none" w:sz="0" w:space="0" w:color="auto"/>
            <w:bottom w:val="none" w:sz="0" w:space="0" w:color="auto"/>
            <w:right w:val="none" w:sz="0" w:space="0" w:color="auto"/>
          </w:divBdr>
        </w:div>
        <w:div w:id="174270261">
          <w:marLeft w:val="480"/>
          <w:marRight w:val="0"/>
          <w:marTop w:val="0"/>
          <w:marBottom w:val="0"/>
          <w:divBdr>
            <w:top w:val="none" w:sz="0" w:space="0" w:color="auto"/>
            <w:left w:val="none" w:sz="0" w:space="0" w:color="auto"/>
            <w:bottom w:val="none" w:sz="0" w:space="0" w:color="auto"/>
            <w:right w:val="none" w:sz="0" w:space="0" w:color="auto"/>
          </w:divBdr>
        </w:div>
        <w:div w:id="272367945">
          <w:marLeft w:val="480"/>
          <w:marRight w:val="0"/>
          <w:marTop w:val="0"/>
          <w:marBottom w:val="0"/>
          <w:divBdr>
            <w:top w:val="none" w:sz="0" w:space="0" w:color="auto"/>
            <w:left w:val="none" w:sz="0" w:space="0" w:color="auto"/>
            <w:bottom w:val="none" w:sz="0" w:space="0" w:color="auto"/>
            <w:right w:val="none" w:sz="0" w:space="0" w:color="auto"/>
          </w:divBdr>
        </w:div>
        <w:div w:id="300036191">
          <w:marLeft w:val="480"/>
          <w:marRight w:val="0"/>
          <w:marTop w:val="0"/>
          <w:marBottom w:val="0"/>
          <w:divBdr>
            <w:top w:val="none" w:sz="0" w:space="0" w:color="auto"/>
            <w:left w:val="none" w:sz="0" w:space="0" w:color="auto"/>
            <w:bottom w:val="none" w:sz="0" w:space="0" w:color="auto"/>
            <w:right w:val="none" w:sz="0" w:space="0" w:color="auto"/>
          </w:divBdr>
        </w:div>
        <w:div w:id="345522598">
          <w:marLeft w:val="480"/>
          <w:marRight w:val="0"/>
          <w:marTop w:val="0"/>
          <w:marBottom w:val="0"/>
          <w:divBdr>
            <w:top w:val="none" w:sz="0" w:space="0" w:color="auto"/>
            <w:left w:val="none" w:sz="0" w:space="0" w:color="auto"/>
            <w:bottom w:val="none" w:sz="0" w:space="0" w:color="auto"/>
            <w:right w:val="none" w:sz="0" w:space="0" w:color="auto"/>
          </w:divBdr>
        </w:div>
        <w:div w:id="356467803">
          <w:marLeft w:val="480"/>
          <w:marRight w:val="0"/>
          <w:marTop w:val="0"/>
          <w:marBottom w:val="0"/>
          <w:divBdr>
            <w:top w:val="none" w:sz="0" w:space="0" w:color="auto"/>
            <w:left w:val="none" w:sz="0" w:space="0" w:color="auto"/>
            <w:bottom w:val="none" w:sz="0" w:space="0" w:color="auto"/>
            <w:right w:val="none" w:sz="0" w:space="0" w:color="auto"/>
          </w:divBdr>
        </w:div>
        <w:div w:id="379868510">
          <w:marLeft w:val="480"/>
          <w:marRight w:val="0"/>
          <w:marTop w:val="0"/>
          <w:marBottom w:val="0"/>
          <w:divBdr>
            <w:top w:val="none" w:sz="0" w:space="0" w:color="auto"/>
            <w:left w:val="none" w:sz="0" w:space="0" w:color="auto"/>
            <w:bottom w:val="none" w:sz="0" w:space="0" w:color="auto"/>
            <w:right w:val="none" w:sz="0" w:space="0" w:color="auto"/>
          </w:divBdr>
        </w:div>
        <w:div w:id="428625633">
          <w:marLeft w:val="480"/>
          <w:marRight w:val="0"/>
          <w:marTop w:val="0"/>
          <w:marBottom w:val="0"/>
          <w:divBdr>
            <w:top w:val="none" w:sz="0" w:space="0" w:color="auto"/>
            <w:left w:val="none" w:sz="0" w:space="0" w:color="auto"/>
            <w:bottom w:val="none" w:sz="0" w:space="0" w:color="auto"/>
            <w:right w:val="none" w:sz="0" w:space="0" w:color="auto"/>
          </w:divBdr>
        </w:div>
        <w:div w:id="507788217">
          <w:marLeft w:val="480"/>
          <w:marRight w:val="0"/>
          <w:marTop w:val="0"/>
          <w:marBottom w:val="0"/>
          <w:divBdr>
            <w:top w:val="none" w:sz="0" w:space="0" w:color="auto"/>
            <w:left w:val="none" w:sz="0" w:space="0" w:color="auto"/>
            <w:bottom w:val="none" w:sz="0" w:space="0" w:color="auto"/>
            <w:right w:val="none" w:sz="0" w:space="0" w:color="auto"/>
          </w:divBdr>
        </w:div>
        <w:div w:id="510920216">
          <w:marLeft w:val="480"/>
          <w:marRight w:val="0"/>
          <w:marTop w:val="0"/>
          <w:marBottom w:val="0"/>
          <w:divBdr>
            <w:top w:val="none" w:sz="0" w:space="0" w:color="auto"/>
            <w:left w:val="none" w:sz="0" w:space="0" w:color="auto"/>
            <w:bottom w:val="none" w:sz="0" w:space="0" w:color="auto"/>
            <w:right w:val="none" w:sz="0" w:space="0" w:color="auto"/>
          </w:divBdr>
        </w:div>
        <w:div w:id="521826899">
          <w:marLeft w:val="480"/>
          <w:marRight w:val="0"/>
          <w:marTop w:val="0"/>
          <w:marBottom w:val="0"/>
          <w:divBdr>
            <w:top w:val="none" w:sz="0" w:space="0" w:color="auto"/>
            <w:left w:val="none" w:sz="0" w:space="0" w:color="auto"/>
            <w:bottom w:val="none" w:sz="0" w:space="0" w:color="auto"/>
            <w:right w:val="none" w:sz="0" w:space="0" w:color="auto"/>
          </w:divBdr>
        </w:div>
        <w:div w:id="526672987">
          <w:marLeft w:val="480"/>
          <w:marRight w:val="0"/>
          <w:marTop w:val="0"/>
          <w:marBottom w:val="0"/>
          <w:divBdr>
            <w:top w:val="none" w:sz="0" w:space="0" w:color="auto"/>
            <w:left w:val="none" w:sz="0" w:space="0" w:color="auto"/>
            <w:bottom w:val="none" w:sz="0" w:space="0" w:color="auto"/>
            <w:right w:val="none" w:sz="0" w:space="0" w:color="auto"/>
          </w:divBdr>
        </w:div>
        <w:div w:id="565579337">
          <w:marLeft w:val="480"/>
          <w:marRight w:val="0"/>
          <w:marTop w:val="0"/>
          <w:marBottom w:val="0"/>
          <w:divBdr>
            <w:top w:val="none" w:sz="0" w:space="0" w:color="auto"/>
            <w:left w:val="none" w:sz="0" w:space="0" w:color="auto"/>
            <w:bottom w:val="none" w:sz="0" w:space="0" w:color="auto"/>
            <w:right w:val="none" w:sz="0" w:space="0" w:color="auto"/>
          </w:divBdr>
        </w:div>
        <w:div w:id="599798488">
          <w:marLeft w:val="480"/>
          <w:marRight w:val="0"/>
          <w:marTop w:val="0"/>
          <w:marBottom w:val="0"/>
          <w:divBdr>
            <w:top w:val="none" w:sz="0" w:space="0" w:color="auto"/>
            <w:left w:val="none" w:sz="0" w:space="0" w:color="auto"/>
            <w:bottom w:val="none" w:sz="0" w:space="0" w:color="auto"/>
            <w:right w:val="none" w:sz="0" w:space="0" w:color="auto"/>
          </w:divBdr>
        </w:div>
        <w:div w:id="603999229">
          <w:marLeft w:val="480"/>
          <w:marRight w:val="0"/>
          <w:marTop w:val="0"/>
          <w:marBottom w:val="0"/>
          <w:divBdr>
            <w:top w:val="none" w:sz="0" w:space="0" w:color="auto"/>
            <w:left w:val="none" w:sz="0" w:space="0" w:color="auto"/>
            <w:bottom w:val="none" w:sz="0" w:space="0" w:color="auto"/>
            <w:right w:val="none" w:sz="0" w:space="0" w:color="auto"/>
          </w:divBdr>
        </w:div>
        <w:div w:id="623466067">
          <w:marLeft w:val="480"/>
          <w:marRight w:val="0"/>
          <w:marTop w:val="0"/>
          <w:marBottom w:val="0"/>
          <w:divBdr>
            <w:top w:val="none" w:sz="0" w:space="0" w:color="auto"/>
            <w:left w:val="none" w:sz="0" w:space="0" w:color="auto"/>
            <w:bottom w:val="none" w:sz="0" w:space="0" w:color="auto"/>
            <w:right w:val="none" w:sz="0" w:space="0" w:color="auto"/>
          </w:divBdr>
        </w:div>
        <w:div w:id="636179476">
          <w:marLeft w:val="480"/>
          <w:marRight w:val="0"/>
          <w:marTop w:val="0"/>
          <w:marBottom w:val="0"/>
          <w:divBdr>
            <w:top w:val="none" w:sz="0" w:space="0" w:color="auto"/>
            <w:left w:val="none" w:sz="0" w:space="0" w:color="auto"/>
            <w:bottom w:val="none" w:sz="0" w:space="0" w:color="auto"/>
            <w:right w:val="none" w:sz="0" w:space="0" w:color="auto"/>
          </w:divBdr>
        </w:div>
        <w:div w:id="736632348">
          <w:marLeft w:val="480"/>
          <w:marRight w:val="0"/>
          <w:marTop w:val="0"/>
          <w:marBottom w:val="0"/>
          <w:divBdr>
            <w:top w:val="none" w:sz="0" w:space="0" w:color="auto"/>
            <w:left w:val="none" w:sz="0" w:space="0" w:color="auto"/>
            <w:bottom w:val="none" w:sz="0" w:space="0" w:color="auto"/>
            <w:right w:val="none" w:sz="0" w:space="0" w:color="auto"/>
          </w:divBdr>
        </w:div>
        <w:div w:id="789472305">
          <w:marLeft w:val="480"/>
          <w:marRight w:val="0"/>
          <w:marTop w:val="0"/>
          <w:marBottom w:val="0"/>
          <w:divBdr>
            <w:top w:val="none" w:sz="0" w:space="0" w:color="auto"/>
            <w:left w:val="none" w:sz="0" w:space="0" w:color="auto"/>
            <w:bottom w:val="none" w:sz="0" w:space="0" w:color="auto"/>
            <w:right w:val="none" w:sz="0" w:space="0" w:color="auto"/>
          </w:divBdr>
        </w:div>
        <w:div w:id="801730096">
          <w:marLeft w:val="480"/>
          <w:marRight w:val="0"/>
          <w:marTop w:val="0"/>
          <w:marBottom w:val="0"/>
          <w:divBdr>
            <w:top w:val="none" w:sz="0" w:space="0" w:color="auto"/>
            <w:left w:val="none" w:sz="0" w:space="0" w:color="auto"/>
            <w:bottom w:val="none" w:sz="0" w:space="0" w:color="auto"/>
            <w:right w:val="none" w:sz="0" w:space="0" w:color="auto"/>
          </w:divBdr>
        </w:div>
        <w:div w:id="853154557">
          <w:marLeft w:val="480"/>
          <w:marRight w:val="0"/>
          <w:marTop w:val="0"/>
          <w:marBottom w:val="0"/>
          <w:divBdr>
            <w:top w:val="none" w:sz="0" w:space="0" w:color="auto"/>
            <w:left w:val="none" w:sz="0" w:space="0" w:color="auto"/>
            <w:bottom w:val="none" w:sz="0" w:space="0" w:color="auto"/>
            <w:right w:val="none" w:sz="0" w:space="0" w:color="auto"/>
          </w:divBdr>
        </w:div>
        <w:div w:id="892235371">
          <w:marLeft w:val="480"/>
          <w:marRight w:val="0"/>
          <w:marTop w:val="0"/>
          <w:marBottom w:val="0"/>
          <w:divBdr>
            <w:top w:val="none" w:sz="0" w:space="0" w:color="auto"/>
            <w:left w:val="none" w:sz="0" w:space="0" w:color="auto"/>
            <w:bottom w:val="none" w:sz="0" w:space="0" w:color="auto"/>
            <w:right w:val="none" w:sz="0" w:space="0" w:color="auto"/>
          </w:divBdr>
        </w:div>
        <w:div w:id="919602092">
          <w:marLeft w:val="480"/>
          <w:marRight w:val="0"/>
          <w:marTop w:val="0"/>
          <w:marBottom w:val="0"/>
          <w:divBdr>
            <w:top w:val="none" w:sz="0" w:space="0" w:color="auto"/>
            <w:left w:val="none" w:sz="0" w:space="0" w:color="auto"/>
            <w:bottom w:val="none" w:sz="0" w:space="0" w:color="auto"/>
            <w:right w:val="none" w:sz="0" w:space="0" w:color="auto"/>
          </w:divBdr>
        </w:div>
        <w:div w:id="923538604">
          <w:marLeft w:val="480"/>
          <w:marRight w:val="0"/>
          <w:marTop w:val="0"/>
          <w:marBottom w:val="0"/>
          <w:divBdr>
            <w:top w:val="none" w:sz="0" w:space="0" w:color="auto"/>
            <w:left w:val="none" w:sz="0" w:space="0" w:color="auto"/>
            <w:bottom w:val="none" w:sz="0" w:space="0" w:color="auto"/>
            <w:right w:val="none" w:sz="0" w:space="0" w:color="auto"/>
          </w:divBdr>
        </w:div>
        <w:div w:id="1022898829">
          <w:marLeft w:val="480"/>
          <w:marRight w:val="0"/>
          <w:marTop w:val="0"/>
          <w:marBottom w:val="0"/>
          <w:divBdr>
            <w:top w:val="none" w:sz="0" w:space="0" w:color="auto"/>
            <w:left w:val="none" w:sz="0" w:space="0" w:color="auto"/>
            <w:bottom w:val="none" w:sz="0" w:space="0" w:color="auto"/>
            <w:right w:val="none" w:sz="0" w:space="0" w:color="auto"/>
          </w:divBdr>
        </w:div>
        <w:div w:id="1046837327">
          <w:marLeft w:val="480"/>
          <w:marRight w:val="0"/>
          <w:marTop w:val="0"/>
          <w:marBottom w:val="0"/>
          <w:divBdr>
            <w:top w:val="none" w:sz="0" w:space="0" w:color="auto"/>
            <w:left w:val="none" w:sz="0" w:space="0" w:color="auto"/>
            <w:bottom w:val="none" w:sz="0" w:space="0" w:color="auto"/>
            <w:right w:val="none" w:sz="0" w:space="0" w:color="auto"/>
          </w:divBdr>
        </w:div>
        <w:div w:id="1062365402">
          <w:marLeft w:val="480"/>
          <w:marRight w:val="0"/>
          <w:marTop w:val="0"/>
          <w:marBottom w:val="0"/>
          <w:divBdr>
            <w:top w:val="none" w:sz="0" w:space="0" w:color="auto"/>
            <w:left w:val="none" w:sz="0" w:space="0" w:color="auto"/>
            <w:bottom w:val="none" w:sz="0" w:space="0" w:color="auto"/>
            <w:right w:val="none" w:sz="0" w:space="0" w:color="auto"/>
          </w:divBdr>
        </w:div>
        <w:div w:id="1072436011">
          <w:marLeft w:val="480"/>
          <w:marRight w:val="0"/>
          <w:marTop w:val="0"/>
          <w:marBottom w:val="0"/>
          <w:divBdr>
            <w:top w:val="none" w:sz="0" w:space="0" w:color="auto"/>
            <w:left w:val="none" w:sz="0" w:space="0" w:color="auto"/>
            <w:bottom w:val="none" w:sz="0" w:space="0" w:color="auto"/>
            <w:right w:val="none" w:sz="0" w:space="0" w:color="auto"/>
          </w:divBdr>
        </w:div>
        <w:div w:id="1145586067">
          <w:marLeft w:val="480"/>
          <w:marRight w:val="0"/>
          <w:marTop w:val="0"/>
          <w:marBottom w:val="0"/>
          <w:divBdr>
            <w:top w:val="none" w:sz="0" w:space="0" w:color="auto"/>
            <w:left w:val="none" w:sz="0" w:space="0" w:color="auto"/>
            <w:bottom w:val="none" w:sz="0" w:space="0" w:color="auto"/>
            <w:right w:val="none" w:sz="0" w:space="0" w:color="auto"/>
          </w:divBdr>
        </w:div>
        <w:div w:id="1236549129">
          <w:marLeft w:val="480"/>
          <w:marRight w:val="0"/>
          <w:marTop w:val="0"/>
          <w:marBottom w:val="0"/>
          <w:divBdr>
            <w:top w:val="none" w:sz="0" w:space="0" w:color="auto"/>
            <w:left w:val="none" w:sz="0" w:space="0" w:color="auto"/>
            <w:bottom w:val="none" w:sz="0" w:space="0" w:color="auto"/>
            <w:right w:val="none" w:sz="0" w:space="0" w:color="auto"/>
          </w:divBdr>
        </w:div>
        <w:div w:id="1357727837">
          <w:marLeft w:val="480"/>
          <w:marRight w:val="0"/>
          <w:marTop w:val="0"/>
          <w:marBottom w:val="0"/>
          <w:divBdr>
            <w:top w:val="none" w:sz="0" w:space="0" w:color="auto"/>
            <w:left w:val="none" w:sz="0" w:space="0" w:color="auto"/>
            <w:bottom w:val="none" w:sz="0" w:space="0" w:color="auto"/>
            <w:right w:val="none" w:sz="0" w:space="0" w:color="auto"/>
          </w:divBdr>
        </w:div>
        <w:div w:id="1381396956">
          <w:marLeft w:val="480"/>
          <w:marRight w:val="0"/>
          <w:marTop w:val="0"/>
          <w:marBottom w:val="0"/>
          <w:divBdr>
            <w:top w:val="none" w:sz="0" w:space="0" w:color="auto"/>
            <w:left w:val="none" w:sz="0" w:space="0" w:color="auto"/>
            <w:bottom w:val="none" w:sz="0" w:space="0" w:color="auto"/>
            <w:right w:val="none" w:sz="0" w:space="0" w:color="auto"/>
          </w:divBdr>
        </w:div>
        <w:div w:id="1426144722">
          <w:marLeft w:val="480"/>
          <w:marRight w:val="0"/>
          <w:marTop w:val="0"/>
          <w:marBottom w:val="0"/>
          <w:divBdr>
            <w:top w:val="none" w:sz="0" w:space="0" w:color="auto"/>
            <w:left w:val="none" w:sz="0" w:space="0" w:color="auto"/>
            <w:bottom w:val="none" w:sz="0" w:space="0" w:color="auto"/>
            <w:right w:val="none" w:sz="0" w:space="0" w:color="auto"/>
          </w:divBdr>
        </w:div>
        <w:div w:id="1436095426">
          <w:marLeft w:val="480"/>
          <w:marRight w:val="0"/>
          <w:marTop w:val="0"/>
          <w:marBottom w:val="0"/>
          <w:divBdr>
            <w:top w:val="none" w:sz="0" w:space="0" w:color="auto"/>
            <w:left w:val="none" w:sz="0" w:space="0" w:color="auto"/>
            <w:bottom w:val="none" w:sz="0" w:space="0" w:color="auto"/>
            <w:right w:val="none" w:sz="0" w:space="0" w:color="auto"/>
          </w:divBdr>
        </w:div>
        <w:div w:id="1441607402">
          <w:marLeft w:val="480"/>
          <w:marRight w:val="0"/>
          <w:marTop w:val="0"/>
          <w:marBottom w:val="0"/>
          <w:divBdr>
            <w:top w:val="none" w:sz="0" w:space="0" w:color="auto"/>
            <w:left w:val="none" w:sz="0" w:space="0" w:color="auto"/>
            <w:bottom w:val="none" w:sz="0" w:space="0" w:color="auto"/>
            <w:right w:val="none" w:sz="0" w:space="0" w:color="auto"/>
          </w:divBdr>
        </w:div>
        <w:div w:id="1454323314">
          <w:marLeft w:val="480"/>
          <w:marRight w:val="0"/>
          <w:marTop w:val="0"/>
          <w:marBottom w:val="0"/>
          <w:divBdr>
            <w:top w:val="none" w:sz="0" w:space="0" w:color="auto"/>
            <w:left w:val="none" w:sz="0" w:space="0" w:color="auto"/>
            <w:bottom w:val="none" w:sz="0" w:space="0" w:color="auto"/>
            <w:right w:val="none" w:sz="0" w:space="0" w:color="auto"/>
          </w:divBdr>
        </w:div>
        <w:div w:id="1488399421">
          <w:marLeft w:val="480"/>
          <w:marRight w:val="0"/>
          <w:marTop w:val="0"/>
          <w:marBottom w:val="0"/>
          <w:divBdr>
            <w:top w:val="none" w:sz="0" w:space="0" w:color="auto"/>
            <w:left w:val="none" w:sz="0" w:space="0" w:color="auto"/>
            <w:bottom w:val="none" w:sz="0" w:space="0" w:color="auto"/>
            <w:right w:val="none" w:sz="0" w:space="0" w:color="auto"/>
          </w:divBdr>
        </w:div>
        <w:div w:id="1551500580">
          <w:marLeft w:val="480"/>
          <w:marRight w:val="0"/>
          <w:marTop w:val="0"/>
          <w:marBottom w:val="0"/>
          <w:divBdr>
            <w:top w:val="none" w:sz="0" w:space="0" w:color="auto"/>
            <w:left w:val="none" w:sz="0" w:space="0" w:color="auto"/>
            <w:bottom w:val="none" w:sz="0" w:space="0" w:color="auto"/>
            <w:right w:val="none" w:sz="0" w:space="0" w:color="auto"/>
          </w:divBdr>
        </w:div>
        <w:div w:id="1600479083">
          <w:marLeft w:val="480"/>
          <w:marRight w:val="0"/>
          <w:marTop w:val="0"/>
          <w:marBottom w:val="0"/>
          <w:divBdr>
            <w:top w:val="none" w:sz="0" w:space="0" w:color="auto"/>
            <w:left w:val="none" w:sz="0" w:space="0" w:color="auto"/>
            <w:bottom w:val="none" w:sz="0" w:space="0" w:color="auto"/>
            <w:right w:val="none" w:sz="0" w:space="0" w:color="auto"/>
          </w:divBdr>
        </w:div>
        <w:div w:id="1616910842">
          <w:marLeft w:val="480"/>
          <w:marRight w:val="0"/>
          <w:marTop w:val="0"/>
          <w:marBottom w:val="0"/>
          <w:divBdr>
            <w:top w:val="none" w:sz="0" w:space="0" w:color="auto"/>
            <w:left w:val="none" w:sz="0" w:space="0" w:color="auto"/>
            <w:bottom w:val="none" w:sz="0" w:space="0" w:color="auto"/>
            <w:right w:val="none" w:sz="0" w:space="0" w:color="auto"/>
          </w:divBdr>
        </w:div>
        <w:div w:id="1670670983">
          <w:marLeft w:val="480"/>
          <w:marRight w:val="0"/>
          <w:marTop w:val="0"/>
          <w:marBottom w:val="0"/>
          <w:divBdr>
            <w:top w:val="none" w:sz="0" w:space="0" w:color="auto"/>
            <w:left w:val="none" w:sz="0" w:space="0" w:color="auto"/>
            <w:bottom w:val="none" w:sz="0" w:space="0" w:color="auto"/>
            <w:right w:val="none" w:sz="0" w:space="0" w:color="auto"/>
          </w:divBdr>
        </w:div>
        <w:div w:id="1739937877">
          <w:marLeft w:val="480"/>
          <w:marRight w:val="0"/>
          <w:marTop w:val="0"/>
          <w:marBottom w:val="0"/>
          <w:divBdr>
            <w:top w:val="none" w:sz="0" w:space="0" w:color="auto"/>
            <w:left w:val="none" w:sz="0" w:space="0" w:color="auto"/>
            <w:bottom w:val="none" w:sz="0" w:space="0" w:color="auto"/>
            <w:right w:val="none" w:sz="0" w:space="0" w:color="auto"/>
          </w:divBdr>
        </w:div>
        <w:div w:id="1741976622">
          <w:marLeft w:val="480"/>
          <w:marRight w:val="0"/>
          <w:marTop w:val="0"/>
          <w:marBottom w:val="0"/>
          <w:divBdr>
            <w:top w:val="none" w:sz="0" w:space="0" w:color="auto"/>
            <w:left w:val="none" w:sz="0" w:space="0" w:color="auto"/>
            <w:bottom w:val="none" w:sz="0" w:space="0" w:color="auto"/>
            <w:right w:val="none" w:sz="0" w:space="0" w:color="auto"/>
          </w:divBdr>
        </w:div>
        <w:div w:id="1846937838">
          <w:marLeft w:val="480"/>
          <w:marRight w:val="0"/>
          <w:marTop w:val="0"/>
          <w:marBottom w:val="0"/>
          <w:divBdr>
            <w:top w:val="none" w:sz="0" w:space="0" w:color="auto"/>
            <w:left w:val="none" w:sz="0" w:space="0" w:color="auto"/>
            <w:bottom w:val="none" w:sz="0" w:space="0" w:color="auto"/>
            <w:right w:val="none" w:sz="0" w:space="0" w:color="auto"/>
          </w:divBdr>
        </w:div>
        <w:div w:id="1911504748">
          <w:marLeft w:val="480"/>
          <w:marRight w:val="0"/>
          <w:marTop w:val="0"/>
          <w:marBottom w:val="0"/>
          <w:divBdr>
            <w:top w:val="none" w:sz="0" w:space="0" w:color="auto"/>
            <w:left w:val="none" w:sz="0" w:space="0" w:color="auto"/>
            <w:bottom w:val="none" w:sz="0" w:space="0" w:color="auto"/>
            <w:right w:val="none" w:sz="0" w:space="0" w:color="auto"/>
          </w:divBdr>
        </w:div>
        <w:div w:id="2031906747">
          <w:marLeft w:val="480"/>
          <w:marRight w:val="0"/>
          <w:marTop w:val="0"/>
          <w:marBottom w:val="0"/>
          <w:divBdr>
            <w:top w:val="none" w:sz="0" w:space="0" w:color="auto"/>
            <w:left w:val="none" w:sz="0" w:space="0" w:color="auto"/>
            <w:bottom w:val="none" w:sz="0" w:space="0" w:color="auto"/>
            <w:right w:val="none" w:sz="0" w:space="0" w:color="auto"/>
          </w:divBdr>
        </w:div>
        <w:div w:id="2113813864">
          <w:marLeft w:val="480"/>
          <w:marRight w:val="0"/>
          <w:marTop w:val="0"/>
          <w:marBottom w:val="0"/>
          <w:divBdr>
            <w:top w:val="none" w:sz="0" w:space="0" w:color="auto"/>
            <w:left w:val="none" w:sz="0" w:space="0" w:color="auto"/>
            <w:bottom w:val="none" w:sz="0" w:space="0" w:color="auto"/>
            <w:right w:val="none" w:sz="0" w:space="0" w:color="auto"/>
          </w:divBdr>
        </w:div>
        <w:div w:id="2138910281">
          <w:marLeft w:val="480"/>
          <w:marRight w:val="0"/>
          <w:marTop w:val="0"/>
          <w:marBottom w:val="0"/>
          <w:divBdr>
            <w:top w:val="none" w:sz="0" w:space="0" w:color="auto"/>
            <w:left w:val="none" w:sz="0" w:space="0" w:color="auto"/>
            <w:bottom w:val="none" w:sz="0" w:space="0" w:color="auto"/>
            <w:right w:val="none" w:sz="0" w:space="0" w:color="auto"/>
          </w:divBdr>
        </w:div>
      </w:divsChild>
    </w:div>
    <w:div w:id="1446922391">
      <w:marLeft w:val="640"/>
      <w:marRight w:val="0"/>
      <w:marTop w:val="0"/>
      <w:marBottom w:val="0"/>
      <w:divBdr>
        <w:top w:val="none" w:sz="0" w:space="0" w:color="auto"/>
        <w:left w:val="none" w:sz="0" w:space="0" w:color="auto"/>
        <w:bottom w:val="none" w:sz="0" w:space="0" w:color="auto"/>
        <w:right w:val="none" w:sz="0" w:space="0" w:color="auto"/>
      </w:divBdr>
    </w:div>
    <w:div w:id="1447192006">
      <w:marLeft w:val="640"/>
      <w:marRight w:val="0"/>
      <w:marTop w:val="0"/>
      <w:marBottom w:val="0"/>
      <w:divBdr>
        <w:top w:val="none" w:sz="0" w:space="0" w:color="auto"/>
        <w:left w:val="none" w:sz="0" w:space="0" w:color="auto"/>
        <w:bottom w:val="none" w:sz="0" w:space="0" w:color="auto"/>
        <w:right w:val="none" w:sz="0" w:space="0" w:color="auto"/>
      </w:divBdr>
    </w:div>
    <w:div w:id="1447193563">
      <w:marLeft w:val="640"/>
      <w:marRight w:val="0"/>
      <w:marTop w:val="0"/>
      <w:marBottom w:val="0"/>
      <w:divBdr>
        <w:top w:val="none" w:sz="0" w:space="0" w:color="auto"/>
        <w:left w:val="none" w:sz="0" w:space="0" w:color="auto"/>
        <w:bottom w:val="none" w:sz="0" w:space="0" w:color="auto"/>
        <w:right w:val="none" w:sz="0" w:space="0" w:color="auto"/>
      </w:divBdr>
    </w:div>
    <w:div w:id="1447390838">
      <w:bodyDiv w:val="1"/>
      <w:marLeft w:val="0"/>
      <w:marRight w:val="0"/>
      <w:marTop w:val="0"/>
      <w:marBottom w:val="0"/>
      <w:divBdr>
        <w:top w:val="none" w:sz="0" w:space="0" w:color="auto"/>
        <w:left w:val="none" w:sz="0" w:space="0" w:color="auto"/>
        <w:bottom w:val="none" w:sz="0" w:space="0" w:color="auto"/>
        <w:right w:val="none" w:sz="0" w:space="0" w:color="auto"/>
      </w:divBdr>
    </w:div>
    <w:div w:id="1447701842">
      <w:marLeft w:val="640"/>
      <w:marRight w:val="0"/>
      <w:marTop w:val="0"/>
      <w:marBottom w:val="0"/>
      <w:divBdr>
        <w:top w:val="none" w:sz="0" w:space="0" w:color="auto"/>
        <w:left w:val="none" w:sz="0" w:space="0" w:color="auto"/>
        <w:bottom w:val="none" w:sz="0" w:space="0" w:color="auto"/>
        <w:right w:val="none" w:sz="0" w:space="0" w:color="auto"/>
      </w:divBdr>
    </w:div>
    <w:div w:id="1447850782">
      <w:marLeft w:val="640"/>
      <w:marRight w:val="0"/>
      <w:marTop w:val="0"/>
      <w:marBottom w:val="0"/>
      <w:divBdr>
        <w:top w:val="none" w:sz="0" w:space="0" w:color="auto"/>
        <w:left w:val="none" w:sz="0" w:space="0" w:color="auto"/>
        <w:bottom w:val="none" w:sz="0" w:space="0" w:color="auto"/>
        <w:right w:val="none" w:sz="0" w:space="0" w:color="auto"/>
      </w:divBdr>
    </w:div>
    <w:div w:id="1447894386">
      <w:marLeft w:val="640"/>
      <w:marRight w:val="0"/>
      <w:marTop w:val="0"/>
      <w:marBottom w:val="0"/>
      <w:divBdr>
        <w:top w:val="none" w:sz="0" w:space="0" w:color="auto"/>
        <w:left w:val="none" w:sz="0" w:space="0" w:color="auto"/>
        <w:bottom w:val="none" w:sz="0" w:space="0" w:color="auto"/>
        <w:right w:val="none" w:sz="0" w:space="0" w:color="auto"/>
      </w:divBdr>
    </w:div>
    <w:div w:id="1448161485">
      <w:bodyDiv w:val="1"/>
      <w:marLeft w:val="0"/>
      <w:marRight w:val="0"/>
      <w:marTop w:val="0"/>
      <w:marBottom w:val="0"/>
      <w:divBdr>
        <w:top w:val="none" w:sz="0" w:space="0" w:color="auto"/>
        <w:left w:val="none" w:sz="0" w:space="0" w:color="auto"/>
        <w:bottom w:val="none" w:sz="0" w:space="0" w:color="auto"/>
        <w:right w:val="none" w:sz="0" w:space="0" w:color="auto"/>
      </w:divBdr>
    </w:div>
    <w:div w:id="1448424167">
      <w:marLeft w:val="640"/>
      <w:marRight w:val="0"/>
      <w:marTop w:val="0"/>
      <w:marBottom w:val="0"/>
      <w:divBdr>
        <w:top w:val="none" w:sz="0" w:space="0" w:color="auto"/>
        <w:left w:val="none" w:sz="0" w:space="0" w:color="auto"/>
        <w:bottom w:val="none" w:sz="0" w:space="0" w:color="auto"/>
        <w:right w:val="none" w:sz="0" w:space="0" w:color="auto"/>
      </w:divBdr>
    </w:div>
    <w:div w:id="1448501334">
      <w:marLeft w:val="640"/>
      <w:marRight w:val="0"/>
      <w:marTop w:val="0"/>
      <w:marBottom w:val="0"/>
      <w:divBdr>
        <w:top w:val="none" w:sz="0" w:space="0" w:color="auto"/>
        <w:left w:val="none" w:sz="0" w:space="0" w:color="auto"/>
        <w:bottom w:val="none" w:sz="0" w:space="0" w:color="auto"/>
        <w:right w:val="none" w:sz="0" w:space="0" w:color="auto"/>
      </w:divBdr>
    </w:div>
    <w:div w:id="1448811995">
      <w:marLeft w:val="640"/>
      <w:marRight w:val="0"/>
      <w:marTop w:val="0"/>
      <w:marBottom w:val="0"/>
      <w:divBdr>
        <w:top w:val="none" w:sz="0" w:space="0" w:color="auto"/>
        <w:left w:val="none" w:sz="0" w:space="0" w:color="auto"/>
        <w:bottom w:val="none" w:sz="0" w:space="0" w:color="auto"/>
        <w:right w:val="none" w:sz="0" w:space="0" w:color="auto"/>
      </w:divBdr>
    </w:div>
    <w:div w:id="1448815594">
      <w:marLeft w:val="640"/>
      <w:marRight w:val="0"/>
      <w:marTop w:val="0"/>
      <w:marBottom w:val="0"/>
      <w:divBdr>
        <w:top w:val="none" w:sz="0" w:space="0" w:color="auto"/>
        <w:left w:val="none" w:sz="0" w:space="0" w:color="auto"/>
        <w:bottom w:val="none" w:sz="0" w:space="0" w:color="auto"/>
        <w:right w:val="none" w:sz="0" w:space="0" w:color="auto"/>
      </w:divBdr>
    </w:div>
    <w:div w:id="1448890740">
      <w:bodyDiv w:val="1"/>
      <w:marLeft w:val="0"/>
      <w:marRight w:val="0"/>
      <w:marTop w:val="0"/>
      <w:marBottom w:val="0"/>
      <w:divBdr>
        <w:top w:val="none" w:sz="0" w:space="0" w:color="auto"/>
        <w:left w:val="none" w:sz="0" w:space="0" w:color="auto"/>
        <w:bottom w:val="none" w:sz="0" w:space="0" w:color="auto"/>
        <w:right w:val="none" w:sz="0" w:space="0" w:color="auto"/>
      </w:divBdr>
    </w:div>
    <w:div w:id="1449155355">
      <w:marLeft w:val="640"/>
      <w:marRight w:val="0"/>
      <w:marTop w:val="0"/>
      <w:marBottom w:val="0"/>
      <w:divBdr>
        <w:top w:val="none" w:sz="0" w:space="0" w:color="auto"/>
        <w:left w:val="none" w:sz="0" w:space="0" w:color="auto"/>
        <w:bottom w:val="none" w:sz="0" w:space="0" w:color="auto"/>
        <w:right w:val="none" w:sz="0" w:space="0" w:color="auto"/>
      </w:divBdr>
    </w:div>
    <w:div w:id="1449155820">
      <w:marLeft w:val="640"/>
      <w:marRight w:val="0"/>
      <w:marTop w:val="0"/>
      <w:marBottom w:val="0"/>
      <w:divBdr>
        <w:top w:val="none" w:sz="0" w:space="0" w:color="auto"/>
        <w:left w:val="none" w:sz="0" w:space="0" w:color="auto"/>
        <w:bottom w:val="none" w:sz="0" w:space="0" w:color="auto"/>
        <w:right w:val="none" w:sz="0" w:space="0" w:color="auto"/>
      </w:divBdr>
    </w:div>
    <w:div w:id="1449542350">
      <w:marLeft w:val="640"/>
      <w:marRight w:val="0"/>
      <w:marTop w:val="0"/>
      <w:marBottom w:val="0"/>
      <w:divBdr>
        <w:top w:val="none" w:sz="0" w:space="0" w:color="auto"/>
        <w:left w:val="none" w:sz="0" w:space="0" w:color="auto"/>
        <w:bottom w:val="none" w:sz="0" w:space="0" w:color="auto"/>
        <w:right w:val="none" w:sz="0" w:space="0" w:color="auto"/>
      </w:divBdr>
    </w:div>
    <w:div w:id="1449542887">
      <w:marLeft w:val="640"/>
      <w:marRight w:val="0"/>
      <w:marTop w:val="0"/>
      <w:marBottom w:val="0"/>
      <w:divBdr>
        <w:top w:val="none" w:sz="0" w:space="0" w:color="auto"/>
        <w:left w:val="none" w:sz="0" w:space="0" w:color="auto"/>
        <w:bottom w:val="none" w:sz="0" w:space="0" w:color="auto"/>
        <w:right w:val="none" w:sz="0" w:space="0" w:color="auto"/>
      </w:divBdr>
    </w:div>
    <w:div w:id="1451129071">
      <w:marLeft w:val="640"/>
      <w:marRight w:val="0"/>
      <w:marTop w:val="0"/>
      <w:marBottom w:val="0"/>
      <w:divBdr>
        <w:top w:val="none" w:sz="0" w:space="0" w:color="auto"/>
        <w:left w:val="none" w:sz="0" w:space="0" w:color="auto"/>
        <w:bottom w:val="none" w:sz="0" w:space="0" w:color="auto"/>
        <w:right w:val="none" w:sz="0" w:space="0" w:color="auto"/>
      </w:divBdr>
    </w:div>
    <w:div w:id="1451316394">
      <w:marLeft w:val="640"/>
      <w:marRight w:val="0"/>
      <w:marTop w:val="0"/>
      <w:marBottom w:val="0"/>
      <w:divBdr>
        <w:top w:val="none" w:sz="0" w:space="0" w:color="auto"/>
        <w:left w:val="none" w:sz="0" w:space="0" w:color="auto"/>
        <w:bottom w:val="none" w:sz="0" w:space="0" w:color="auto"/>
        <w:right w:val="none" w:sz="0" w:space="0" w:color="auto"/>
      </w:divBdr>
    </w:div>
    <w:div w:id="1451819311">
      <w:marLeft w:val="480"/>
      <w:marRight w:val="0"/>
      <w:marTop w:val="0"/>
      <w:marBottom w:val="0"/>
      <w:divBdr>
        <w:top w:val="none" w:sz="0" w:space="0" w:color="auto"/>
        <w:left w:val="none" w:sz="0" w:space="0" w:color="auto"/>
        <w:bottom w:val="none" w:sz="0" w:space="0" w:color="auto"/>
        <w:right w:val="none" w:sz="0" w:space="0" w:color="auto"/>
      </w:divBdr>
    </w:div>
    <w:div w:id="1451894107">
      <w:bodyDiv w:val="1"/>
      <w:marLeft w:val="0"/>
      <w:marRight w:val="0"/>
      <w:marTop w:val="0"/>
      <w:marBottom w:val="0"/>
      <w:divBdr>
        <w:top w:val="none" w:sz="0" w:space="0" w:color="auto"/>
        <w:left w:val="none" w:sz="0" w:space="0" w:color="auto"/>
        <w:bottom w:val="none" w:sz="0" w:space="0" w:color="auto"/>
        <w:right w:val="none" w:sz="0" w:space="0" w:color="auto"/>
      </w:divBdr>
      <w:divsChild>
        <w:div w:id="60715493">
          <w:marLeft w:val="480"/>
          <w:marRight w:val="0"/>
          <w:marTop w:val="0"/>
          <w:marBottom w:val="0"/>
          <w:divBdr>
            <w:top w:val="none" w:sz="0" w:space="0" w:color="auto"/>
            <w:left w:val="none" w:sz="0" w:space="0" w:color="auto"/>
            <w:bottom w:val="none" w:sz="0" w:space="0" w:color="auto"/>
            <w:right w:val="none" w:sz="0" w:space="0" w:color="auto"/>
          </w:divBdr>
        </w:div>
        <w:div w:id="82845066">
          <w:marLeft w:val="480"/>
          <w:marRight w:val="0"/>
          <w:marTop w:val="0"/>
          <w:marBottom w:val="0"/>
          <w:divBdr>
            <w:top w:val="none" w:sz="0" w:space="0" w:color="auto"/>
            <w:left w:val="none" w:sz="0" w:space="0" w:color="auto"/>
            <w:bottom w:val="none" w:sz="0" w:space="0" w:color="auto"/>
            <w:right w:val="none" w:sz="0" w:space="0" w:color="auto"/>
          </w:divBdr>
        </w:div>
        <w:div w:id="255097994">
          <w:marLeft w:val="480"/>
          <w:marRight w:val="0"/>
          <w:marTop w:val="0"/>
          <w:marBottom w:val="0"/>
          <w:divBdr>
            <w:top w:val="none" w:sz="0" w:space="0" w:color="auto"/>
            <w:left w:val="none" w:sz="0" w:space="0" w:color="auto"/>
            <w:bottom w:val="none" w:sz="0" w:space="0" w:color="auto"/>
            <w:right w:val="none" w:sz="0" w:space="0" w:color="auto"/>
          </w:divBdr>
        </w:div>
        <w:div w:id="346370996">
          <w:marLeft w:val="480"/>
          <w:marRight w:val="0"/>
          <w:marTop w:val="0"/>
          <w:marBottom w:val="0"/>
          <w:divBdr>
            <w:top w:val="none" w:sz="0" w:space="0" w:color="auto"/>
            <w:left w:val="none" w:sz="0" w:space="0" w:color="auto"/>
            <w:bottom w:val="none" w:sz="0" w:space="0" w:color="auto"/>
            <w:right w:val="none" w:sz="0" w:space="0" w:color="auto"/>
          </w:divBdr>
        </w:div>
        <w:div w:id="364642855">
          <w:marLeft w:val="480"/>
          <w:marRight w:val="0"/>
          <w:marTop w:val="0"/>
          <w:marBottom w:val="0"/>
          <w:divBdr>
            <w:top w:val="none" w:sz="0" w:space="0" w:color="auto"/>
            <w:left w:val="none" w:sz="0" w:space="0" w:color="auto"/>
            <w:bottom w:val="none" w:sz="0" w:space="0" w:color="auto"/>
            <w:right w:val="none" w:sz="0" w:space="0" w:color="auto"/>
          </w:divBdr>
        </w:div>
        <w:div w:id="369762791">
          <w:marLeft w:val="480"/>
          <w:marRight w:val="0"/>
          <w:marTop w:val="0"/>
          <w:marBottom w:val="0"/>
          <w:divBdr>
            <w:top w:val="none" w:sz="0" w:space="0" w:color="auto"/>
            <w:left w:val="none" w:sz="0" w:space="0" w:color="auto"/>
            <w:bottom w:val="none" w:sz="0" w:space="0" w:color="auto"/>
            <w:right w:val="none" w:sz="0" w:space="0" w:color="auto"/>
          </w:divBdr>
        </w:div>
        <w:div w:id="402870172">
          <w:marLeft w:val="480"/>
          <w:marRight w:val="0"/>
          <w:marTop w:val="0"/>
          <w:marBottom w:val="0"/>
          <w:divBdr>
            <w:top w:val="none" w:sz="0" w:space="0" w:color="auto"/>
            <w:left w:val="none" w:sz="0" w:space="0" w:color="auto"/>
            <w:bottom w:val="none" w:sz="0" w:space="0" w:color="auto"/>
            <w:right w:val="none" w:sz="0" w:space="0" w:color="auto"/>
          </w:divBdr>
        </w:div>
        <w:div w:id="415129809">
          <w:marLeft w:val="480"/>
          <w:marRight w:val="0"/>
          <w:marTop w:val="0"/>
          <w:marBottom w:val="0"/>
          <w:divBdr>
            <w:top w:val="none" w:sz="0" w:space="0" w:color="auto"/>
            <w:left w:val="none" w:sz="0" w:space="0" w:color="auto"/>
            <w:bottom w:val="none" w:sz="0" w:space="0" w:color="auto"/>
            <w:right w:val="none" w:sz="0" w:space="0" w:color="auto"/>
          </w:divBdr>
        </w:div>
        <w:div w:id="481388307">
          <w:marLeft w:val="480"/>
          <w:marRight w:val="0"/>
          <w:marTop w:val="0"/>
          <w:marBottom w:val="0"/>
          <w:divBdr>
            <w:top w:val="none" w:sz="0" w:space="0" w:color="auto"/>
            <w:left w:val="none" w:sz="0" w:space="0" w:color="auto"/>
            <w:bottom w:val="none" w:sz="0" w:space="0" w:color="auto"/>
            <w:right w:val="none" w:sz="0" w:space="0" w:color="auto"/>
          </w:divBdr>
        </w:div>
        <w:div w:id="507061761">
          <w:marLeft w:val="480"/>
          <w:marRight w:val="0"/>
          <w:marTop w:val="0"/>
          <w:marBottom w:val="0"/>
          <w:divBdr>
            <w:top w:val="none" w:sz="0" w:space="0" w:color="auto"/>
            <w:left w:val="none" w:sz="0" w:space="0" w:color="auto"/>
            <w:bottom w:val="none" w:sz="0" w:space="0" w:color="auto"/>
            <w:right w:val="none" w:sz="0" w:space="0" w:color="auto"/>
          </w:divBdr>
        </w:div>
        <w:div w:id="536158190">
          <w:marLeft w:val="480"/>
          <w:marRight w:val="0"/>
          <w:marTop w:val="0"/>
          <w:marBottom w:val="0"/>
          <w:divBdr>
            <w:top w:val="none" w:sz="0" w:space="0" w:color="auto"/>
            <w:left w:val="none" w:sz="0" w:space="0" w:color="auto"/>
            <w:bottom w:val="none" w:sz="0" w:space="0" w:color="auto"/>
            <w:right w:val="none" w:sz="0" w:space="0" w:color="auto"/>
          </w:divBdr>
        </w:div>
        <w:div w:id="563030067">
          <w:marLeft w:val="480"/>
          <w:marRight w:val="0"/>
          <w:marTop w:val="0"/>
          <w:marBottom w:val="0"/>
          <w:divBdr>
            <w:top w:val="none" w:sz="0" w:space="0" w:color="auto"/>
            <w:left w:val="none" w:sz="0" w:space="0" w:color="auto"/>
            <w:bottom w:val="none" w:sz="0" w:space="0" w:color="auto"/>
            <w:right w:val="none" w:sz="0" w:space="0" w:color="auto"/>
          </w:divBdr>
        </w:div>
        <w:div w:id="824125056">
          <w:marLeft w:val="480"/>
          <w:marRight w:val="0"/>
          <w:marTop w:val="0"/>
          <w:marBottom w:val="0"/>
          <w:divBdr>
            <w:top w:val="none" w:sz="0" w:space="0" w:color="auto"/>
            <w:left w:val="none" w:sz="0" w:space="0" w:color="auto"/>
            <w:bottom w:val="none" w:sz="0" w:space="0" w:color="auto"/>
            <w:right w:val="none" w:sz="0" w:space="0" w:color="auto"/>
          </w:divBdr>
        </w:div>
        <w:div w:id="850801805">
          <w:marLeft w:val="480"/>
          <w:marRight w:val="0"/>
          <w:marTop w:val="0"/>
          <w:marBottom w:val="0"/>
          <w:divBdr>
            <w:top w:val="none" w:sz="0" w:space="0" w:color="auto"/>
            <w:left w:val="none" w:sz="0" w:space="0" w:color="auto"/>
            <w:bottom w:val="none" w:sz="0" w:space="0" w:color="auto"/>
            <w:right w:val="none" w:sz="0" w:space="0" w:color="auto"/>
          </w:divBdr>
        </w:div>
        <w:div w:id="859733127">
          <w:marLeft w:val="480"/>
          <w:marRight w:val="0"/>
          <w:marTop w:val="0"/>
          <w:marBottom w:val="0"/>
          <w:divBdr>
            <w:top w:val="none" w:sz="0" w:space="0" w:color="auto"/>
            <w:left w:val="none" w:sz="0" w:space="0" w:color="auto"/>
            <w:bottom w:val="none" w:sz="0" w:space="0" w:color="auto"/>
            <w:right w:val="none" w:sz="0" w:space="0" w:color="auto"/>
          </w:divBdr>
        </w:div>
        <w:div w:id="868833593">
          <w:marLeft w:val="480"/>
          <w:marRight w:val="0"/>
          <w:marTop w:val="0"/>
          <w:marBottom w:val="0"/>
          <w:divBdr>
            <w:top w:val="none" w:sz="0" w:space="0" w:color="auto"/>
            <w:left w:val="none" w:sz="0" w:space="0" w:color="auto"/>
            <w:bottom w:val="none" w:sz="0" w:space="0" w:color="auto"/>
            <w:right w:val="none" w:sz="0" w:space="0" w:color="auto"/>
          </w:divBdr>
        </w:div>
        <w:div w:id="884832782">
          <w:marLeft w:val="480"/>
          <w:marRight w:val="0"/>
          <w:marTop w:val="0"/>
          <w:marBottom w:val="0"/>
          <w:divBdr>
            <w:top w:val="none" w:sz="0" w:space="0" w:color="auto"/>
            <w:left w:val="none" w:sz="0" w:space="0" w:color="auto"/>
            <w:bottom w:val="none" w:sz="0" w:space="0" w:color="auto"/>
            <w:right w:val="none" w:sz="0" w:space="0" w:color="auto"/>
          </w:divBdr>
        </w:div>
        <w:div w:id="967661436">
          <w:marLeft w:val="480"/>
          <w:marRight w:val="0"/>
          <w:marTop w:val="0"/>
          <w:marBottom w:val="0"/>
          <w:divBdr>
            <w:top w:val="none" w:sz="0" w:space="0" w:color="auto"/>
            <w:left w:val="none" w:sz="0" w:space="0" w:color="auto"/>
            <w:bottom w:val="none" w:sz="0" w:space="0" w:color="auto"/>
            <w:right w:val="none" w:sz="0" w:space="0" w:color="auto"/>
          </w:divBdr>
        </w:div>
        <w:div w:id="976685156">
          <w:marLeft w:val="480"/>
          <w:marRight w:val="0"/>
          <w:marTop w:val="0"/>
          <w:marBottom w:val="0"/>
          <w:divBdr>
            <w:top w:val="none" w:sz="0" w:space="0" w:color="auto"/>
            <w:left w:val="none" w:sz="0" w:space="0" w:color="auto"/>
            <w:bottom w:val="none" w:sz="0" w:space="0" w:color="auto"/>
            <w:right w:val="none" w:sz="0" w:space="0" w:color="auto"/>
          </w:divBdr>
        </w:div>
        <w:div w:id="998463464">
          <w:marLeft w:val="480"/>
          <w:marRight w:val="0"/>
          <w:marTop w:val="0"/>
          <w:marBottom w:val="0"/>
          <w:divBdr>
            <w:top w:val="none" w:sz="0" w:space="0" w:color="auto"/>
            <w:left w:val="none" w:sz="0" w:space="0" w:color="auto"/>
            <w:bottom w:val="none" w:sz="0" w:space="0" w:color="auto"/>
            <w:right w:val="none" w:sz="0" w:space="0" w:color="auto"/>
          </w:divBdr>
        </w:div>
        <w:div w:id="1019702485">
          <w:marLeft w:val="480"/>
          <w:marRight w:val="0"/>
          <w:marTop w:val="0"/>
          <w:marBottom w:val="0"/>
          <w:divBdr>
            <w:top w:val="none" w:sz="0" w:space="0" w:color="auto"/>
            <w:left w:val="none" w:sz="0" w:space="0" w:color="auto"/>
            <w:bottom w:val="none" w:sz="0" w:space="0" w:color="auto"/>
            <w:right w:val="none" w:sz="0" w:space="0" w:color="auto"/>
          </w:divBdr>
        </w:div>
        <w:div w:id="1027830853">
          <w:marLeft w:val="480"/>
          <w:marRight w:val="0"/>
          <w:marTop w:val="0"/>
          <w:marBottom w:val="0"/>
          <w:divBdr>
            <w:top w:val="none" w:sz="0" w:space="0" w:color="auto"/>
            <w:left w:val="none" w:sz="0" w:space="0" w:color="auto"/>
            <w:bottom w:val="none" w:sz="0" w:space="0" w:color="auto"/>
            <w:right w:val="none" w:sz="0" w:space="0" w:color="auto"/>
          </w:divBdr>
        </w:div>
        <w:div w:id="1042555040">
          <w:marLeft w:val="480"/>
          <w:marRight w:val="0"/>
          <w:marTop w:val="0"/>
          <w:marBottom w:val="0"/>
          <w:divBdr>
            <w:top w:val="none" w:sz="0" w:space="0" w:color="auto"/>
            <w:left w:val="none" w:sz="0" w:space="0" w:color="auto"/>
            <w:bottom w:val="none" w:sz="0" w:space="0" w:color="auto"/>
            <w:right w:val="none" w:sz="0" w:space="0" w:color="auto"/>
          </w:divBdr>
        </w:div>
        <w:div w:id="1051811414">
          <w:marLeft w:val="480"/>
          <w:marRight w:val="0"/>
          <w:marTop w:val="0"/>
          <w:marBottom w:val="0"/>
          <w:divBdr>
            <w:top w:val="none" w:sz="0" w:space="0" w:color="auto"/>
            <w:left w:val="none" w:sz="0" w:space="0" w:color="auto"/>
            <w:bottom w:val="none" w:sz="0" w:space="0" w:color="auto"/>
            <w:right w:val="none" w:sz="0" w:space="0" w:color="auto"/>
          </w:divBdr>
        </w:div>
        <w:div w:id="1072628079">
          <w:marLeft w:val="480"/>
          <w:marRight w:val="0"/>
          <w:marTop w:val="0"/>
          <w:marBottom w:val="0"/>
          <w:divBdr>
            <w:top w:val="none" w:sz="0" w:space="0" w:color="auto"/>
            <w:left w:val="none" w:sz="0" w:space="0" w:color="auto"/>
            <w:bottom w:val="none" w:sz="0" w:space="0" w:color="auto"/>
            <w:right w:val="none" w:sz="0" w:space="0" w:color="auto"/>
          </w:divBdr>
        </w:div>
        <w:div w:id="1148666730">
          <w:marLeft w:val="480"/>
          <w:marRight w:val="0"/>
          <w:marTop w:val="0"/>
          <w:marBottom w:val="0"/>
          <w:divBdr>
            <w:top w:val="none" w:sz="0" w:space="0" w:color="auto"/>
            <w:left w:val="none" w:sz="0" w:space="0" w:color="auto"/>
            <w:bottom w:val="none" w:sz="0" w:space="0" w:color="auto"/>
            <w:right w:val="none" w:sz="0" w:space="0" w:color="auto"/>
          </w:divBdr>
        </w:div>
        <w:div w:id="1157191805">
          <w:marLeft w:val="480"/>
          <w:marRight w:val="0"/>
          <w:marTop w:val="0"/>
          <w:marBottom w:val="0"/>
          <w:divBdr>
            <w:top w:val="none" w:sz="0" w:space="0" w:color="auto"/>
            <w:left w:val="none" w:sz="0" w:space="0" w:color="auto"/>
            <w:bottom w:val="none" w:sz="0" w:space="0" w:color="auto"/>
            <w:right w:val="none" w:sz="0" w:space="0" w:color="auto"/>
          </w:divBdr>
        </w:div>
        <w:div w:id="1167866268">
          <w:marLeft w:val="480"/>
          <w:marRight w:val="0"/>
          <w:marTop w:val="0"/>
          <w:marBottom w:val="0"/>
          <w:divBdr>
            <w:top w:val="none" w:sz="0" w:space="0" w:color="auto"/>
            <w:left w:val="none" w:sz="0" w:space="0" w:color="auto"/>
            <w:bottom w:val="none" w:sz="0" w:space="0" w:color="auto"/>
            <w:right w:val="none" w:sz="0" w:space="0" w:color="auto"/>
          </w:divBdr>
        </w:div>
        <w:div w:id="1215389931">
          <w:marLeft w:val="480"/>
          <w:marRight w:val="0"/>
          <w:marTop w:val="0"/>
          <w:marBottom w:val="0"/>
          <w:divBdr>
            <w:top w:val="none" w:sz="0" w:space="0" w:color="auto"/>
            <w:left w:val="none" w:sz="0" w:space="0" w:color="auto"/>
            <w:bottom w:val="none" w:sz="0" w:space="0" w:color="auto"/>
            <w:right w:val="none" w:sz="0" w:space="0" w:color="auto"/>
          </w:divBdr>
        </w:div>
        <w:div w:id="1250843590">
          <w:marLeft w:val="480"/>
          <w:marRight w:val="0"/>
          <w:marTop w:val="0"/>
          <w:marBottom w:val="0"/>
          <w:divBdr>
            <w:top w:val="none" w:sz="0" w:space="0" w:color="auto"/>
            <w:left w:val="none" w:sz="0" w:space="0" w:color="auto"/>
            <w:bottom w:val="none" w:sz="0" w:space="0" w:color="auto"/>
            <w:right w:val="none" w:sz="0" w:space="0" w:color="auto"/>
          </w:divBdr>
        </w:div>
        <w:div w:id="1256092840">
          <w:marLeft w:val="480"/>
          <w:marRight w:val="0"/>
          <w:marTop w:val="0"/>
          <w:marBottom w:val="0"/>
          <w:divBdr>
            <w:top w:val="none" w:sz="0" w:space="0" w:color="auto"/>
            <w:left w:val="none" w:sz="0" w:space="0" w:color="auto"/>
            <w:bottom w:val="none" w:sz="0" w:space="0" w:color="auto"/>
            <w:right w:val="none" w:sz="0" w:space="0" w:color="auto"/>
          </w:divBdr>
        </w:div>
        <w:div w:id="1295599250">
          <w:marLeft w:val="480"/>
          <w:marRight w:val="0"/>
          <w:marTop w:val="0"/>
          <w:marBottom w:val="0"/>
          <w:divBdr>
            <w:top w:val="none" w:sz="0" w:space="0" w:color="auto"/>
            <w:left w:val="none" w:sz="0" w:space="0" w:color="auto"/>
            <w:bottom w:val="none" w:sz="0" w:space="0" w:color="auto"/>
            <w:right w:val="none" w:sz="0" w:space="0" w:color="auto"/>
          </w:divBdr>
        </w:div>
        <w:div w:id="1353144358">
          <w:marLeft w:val="480"/>
          <w:marRight w:val="0"/>
          <w:marTop w:val="0"/>
          <w:marBottom w:val="0"/>
          <w:divBdr>
            <w:top w:val="none" w:sz="0" w:space="0" w:color="auto"/>
            <w:left w:val="none" w:sz="0" w:space="0" w:color="auto"/>
            <w:bottom w:val="none" w:sz="0" w:space="0" w:color="auto"/>
            <w:right w:val="none" w:sz="0" w:space="0" w:color="auto"/>
          </w:divBdr>
        </w:div>
        <w:div w:id="1354385703">
          <w:marLeft w:val="480"/>
          <w:marRight w:val="0"/>
          <w:marTop w:val="0"/>
          <w:marBottom w:val="0"/>
          <w:divBdr>
            <w:top w:val="none" w:sz="0" w:space="0" w:color="auto"/>
            <w:left w:val="none" w:sz="0" w:space="0" w:color="auto"/>
            <w:bottom w:val="none" w:sz="0" w:space="0" w:color="auto"/>
            <w:right w:val="none" w:sz="0" w:space="0" w:color="auto"/>
          </w:divBdr>
        </w:div>
        <w:div w:id="1354838260">
          <w:marLeft w:val="480"/>
          <w:marRight w:val="0"/>
          <w:marTop w:val="0"/>
          <w:marBottom w:val="0"/>
          <w:divBdr>
            <w:top w:val="none" w:sz="0" w:space="0" w:color="auto"/>
            <w:left w:val="none" w:sz="0" w:space="0" w:color="auto"/>
            <w:bottom w:val="none" w:sz="0" w:space="0" w:color="auto"/>
            <w:right w:val="none" w:sz="0" w:space="0" w:color="auto"/>
          </w:divBdr>
        </w:div>
        <w:div w:id="1361473026">
          <w:marLeft w:val="480"/>
          <w:marRight w:val="0"/>
          <w:marTop w:val="0"/>
          <w:marBottom w:val="0"/>
          <w:divBdr>
            <w:top w:val="none" w:sz="0" w:space="0" w:color="auto"/>
            <w:left w:val="none" w:sz="0" w:space="0" w:color="auto"/>
            <w:bottom w:val="none" w:sz="0" w:space="0" w:color="auto"/>
            <w:right w:val="none" w:sz="0" w:space="0" w:color="auto"/>
          </w:divBdr>
        </w:div>
        <w:div w:id="1494448223">
          <w:marLeft w:val="480"/>
          <w:marRight w:val="0"/>
          <w:marTop w:val="0"/>
          <w:marBottom w:val="0"/>
          <w:divBdr>
            <w:top w:val="none" w:sz="0" w:space="0" w:color="auto"/>
            <w:left w:val="none" w:sz="0" w:space="0" w:color="auto"/>
            <w:bottom w:val="none" w:sz="0" w:space="0" w:color="auto"/>
            <w:right w:val="none" w:sz="0" w:space="0" w:color="auto"/>
          </w:divBdr>
        </w:div>
        <w:div w:id="1549297579">
          <w:marLeft w:val="480"/>
          <w:marRight w:val="0"/>
          <w:marTop w:val="0"/>
          <w:marBottom w:val="0"/>
          <w:divBdr>
            <w:top w:val="none" w:sz="0" w:space="0" w:color="auto"/>
            <w:left w:val="none" w:sz="0" w:space="0" w:color="auto"/>
            <w:bottom w:val="none" w:sz="0" w:space="0" w:color="auto"/>
            <w:right w:val="none" w:sz="0" w:space="0" w:color="auto"/>
          </w:divBdr>
        </w:div>
        <w:div w:id="1551766684">
          <w:marLeft w:val="480"/>
          <w:marRight w:val="0"/>
          <w:marTop w:val="0"/>
          <w:marBottom w:val="0"/>
          <w:divBdr>
            <w:top w:val="none" w:sz="0" w:space="0" w:color="auto"/>
            <w:left w:val="none" w:sz="0" w:space="0" w:color="auto"/>
            <w:bottom w:val="none" w:sz="0" w:space="0" w:color="auto"/>
            <w:right w:val="none" w:sz="0" w:space="0" w:color="auto"/>
          </w:divBdr>
        </w:div>
        <w:div w:id="1661032367">
          <w:marLeft w:val="480"/>
          <w:marRight w:val="0"/>
          <w:marTop w:val="0"/>
          <w:marBottom w:val="0"/>
          <w:divBdr>
            <w:top w:val="none" w:sz="0" w:space="0" w:color="auto"/>
            <w:left w:val="none" w:sz="0" w:space="0" w:color="auto"/>
            <w:bottom w:val="none" w:sz="0" w:space="0" w:color="auto"/>
            <w:right w:val="none" w:sz="0" w:space="0" w:color="auto"/>
          </w:divBdr>
        </w:div>
        <w:div w:id="1666979940">
          <w:marLeft w:val="480"/>
          <w:marRight w:val="0"/>
          <w:marTop w:val="0"/>
          <w:marBottom w:val="0"/>
          <w:divBdr>
            <w:top w:val="none" w:sz="0" w:space="0" w:color="auto"/>
            <w:left w:val="none" w:sz="0" w:space="0" w:color="auto"/>
            <w:bottom w:val="none" w:sz="0" w:space="0" w:color="auto"/>
            <w:right w:val="none" w:sz="0" w:space="0" w:color="auto"/>
          </w:divBdr>
        </w:div>
        <w:div w:id="1671368097">
          <w:marLeft w:val="480"/>
          <w:marRight w:val="0"/>
          <w:marTop w:val="0"/>
          <w:marBottom w:val="0"/>
          <w:divBdr>
            <w:top w:val="none" w:sz="0" w:space="0" w:color="auto"/>
            <w:left w:val="none" w:sz="0" w:space="0" w:color="auto"/>
            <w:bottom w:val="none" w:sz="0" w:space="0" w:color="auto"/>
            <w:right w:val="none" w:sz="0" w:space="0" w:color="auto"/>
          </w:divBdr>
        </w:div>
        <w:div w:id="1697197897">
          <w:marLeft w:val="480"/>
          <w:marRight w:val="0"/>
          <w:marTop w:val="0"/>
          <w:marBottom w:val="0"/>
          <w:divBdr>
            <w:top w:val="none" w:sz="0" w:space="0" w:color="auto"/>
            <w:left w:val="none" w:sz="0" w:space="0" w:color="auto"/>
            <w:bottom w:val="none" w:sz="0" w:space="0" w:color="auto"/>
            <w:right w:val="none" w:sz="0" w:space="0" w:color="auto"/>
          </w:divBdr>
        </w:div>
        <w:div w:id="1706638411">
          <w:marLeft w:val="480"/>
          <w:marRight w:val="0"/>
          <w:marTop w:val="0"/>
          <w:marBottom w:val="0"/>
          <w:divBdr>
            <w:top w:val="none" w:sz="0" w:space="0" w:color="auto"/>
            <w:left w:val="none" w:sz="0" w:space="0" w:color="auto"/>
            <w:bottom w:val="none" w:sz="0" w:space="0" w:color="auto"/>
            <w:right w:val="none" w:sz="0" w:space="0" w:color="auto"/>
          </w:divBdr>
        </w:div>
        <w:div w:id="1739859952">
          <w:marLeft w:val="480"/>
          <w:marRight w:val="0"/>
          <w:marTop w:val="0"/>
          <w:marBottom w:val="0"/>
          <w:divBdr>
            <w:top w:val="none" w:sz="0" w:space="0" w:color="auto"/>
            <w:left w:val="none" w:sz="0" w:space="0" w:color="auto"/>
            <w:bottom w:val="none" w:sz="0" w:space="0" w:color="auto"/>
            <w:right w:val="none" w:sz="0" w:space="0" w:color="auto"/>
          </w:divBdr>
        </w:div>
        <w:div w:id="1745755713">
          <w:marLeft w:val="480"/>
          <w:marRight w:val="0"/>
          <w:marTop w:val="0"/>
          <w:marBottom w:val="0"/>
          <w:divBdr>
            <w:top w:val="none" w:sz="0" w:space="0" w:color="auto"/>
            <w:left w:val="none" w:sz="0" w:space="0" w:color="auto"/>
            <w:bottom w:val="none" w:sz="0" w:space="0" w:color="auto"/>
            <w:right w:val="none" w:sz="0" w:space="0" w:color="auto"/>
          </w:divBdr>
        </w:div>
        <w:div w:id="1748527320">
          <w:marLeft w:val="480"/>
          <w:marRight w:val="0"/>
          <w:marTop w:val="0"/>
          <w:marBottom w:val="0"/>
          <w:divBdr>
            <w:top w:val="none" w:sz="0" w:space="0" w:color="auto"/>
            <w:left w:val="none" w:sz="0" w:space="0" w:color="auto"/>
            <w:bottom w:val="none" w:sz="0" w:space="0" w:color="auto"/>
            <w:right w:val="none" w:sz="0" w:space="0" w:color="auto"/>
          </w:divBdr>
        </w:div>
        <w:div w:id="1781728844">
          <w:marLeft w:val="480"/>
          <w:marRight w:val="0"/>
          <w:marTop w:val="0"/>
          <w:marBottom w:val="0"/>
          <w:divBdr>
            <w:top w:val="none" w:sz="0" w:space="0" w:color="auto"/>
            <w:left w:val="none" w:sz="0" w:space="0" w:color="auto"/>
            <w:bottom w:val="none" w:sz="0" w:space="0" w:color="auto"/>
            <w:right w:val="none" w:sz="0" w:space="0" w:color="auto"/>
          </w:divBdr>
        </w:div>
        <w:div w:id="1838373978">
          <w:marLeft w:val="480"/>
          <w:marRight w:val="0"/>
          <w:marTop w:val="0"/>
          <w:marBottom w:val="0"/>
          <w:divBdr>
            <w:top w:val="none" w:sz="0" w:space="0" w:color="auto"/>
            <w:left w:val="none" w:sz="0" w:space="0" w:color="auto"/>
            <w:bottom w:val="none" w:sz="0" w:space="0" w:color="auto"/>
            <w:right w:val="none" w:sz="0" w:space="0" w:color="auto"/>
          </w:divBdr>
        </w:div>
        <w:div w:id="1844513575">
          <w:marLeft w:val="480"/>
          <w:marRight w:val="0"/>
          <w:marTop w:val="0"/>
          <w:marBottom w:val="0"/>
          <w:divBdr>
            <w:top w:val="none" w:sz="0" w:space="0" w:color="auto"/>
            <w:left w:val="none" w:sz="0" w:space="0" w:color="auto"/>
            <w:bottom w:val="none" w:sz="0" w:space="0" w:color="auto"/>
            <w:right w:val="none" w:sz="0" w:space="0" w:color="auto"/>
          </w:divBdr>
        </w:div>
        <w:div w:id="1929339895">
          <w:marLeft w:val="480"/>
          <w:marRight w:val="0"/>
          <w:marTop w:val="0"/>
          <w:marBottom w:val="0"/>
          <w:divBdr>
            <w:top w:val="none" w:sz="0" w:space="0" w:color="auto"/>
            <w:left w:val="none" w:sz="0" w:space="0" w:color="auto"/>
            <w:bottom w:val="none" w:sz="0" w:space="0" w:color="auto"/>
            <w:right w:val="none" w:sz="0" w:space="0" w:color="auto"/>
          </w:divBdr>
        </w:div>
        <w:div w:id="2041199151">
          <w:marLeft w:val="480"/>
          <w:marRight w:val="0"/>
          <w:marTop w:val="0"/>
          <w:marBottom w:val="0"/>
          <w:divBdr>
            <w:top w:val="none" w:sz="0" w:space="0" w:color="auto"/>
            <w:left w:val="none" w:sz="0" w:space="0" w:color="auto"/>
            <w:bottom w:val="none" w:sz="0" w:space="0" w:color="auto"/>
            <w:right w:val="none" w:sz="0" w:space="0" w:color="auto"/>
          </w:divBdr>
        </w:div>
        <w:div w:id="2076127622">
          <w:marLeft w:val="480"/>
          <w:marRight w:val="0"/>
          <w:marTop w:val="0"/>
          <w:marBottom w:val="0"/>
          <w:divBdr>
            <w:top w:val="none" w:sz="0" w:space="0" w:color="auto"/>
            <w:left w:val="none" w:sz="0" w:space="0" w:color="auto"/>
            <w:bottom w:val="none" w:sz="0" w:space="0" w:color="auto"/>
            <w:right w:val="none" w:sz="0" w:space="0" w:color="auto"/>
          </w:divBdr>
        </w:div>
        <w:div w:id="2092969240">
          <w:marLeft w:val="480"/>
          <w:marRight w:val="0"/>
          <w:marTop w:val="0"/>
          <w:marBottom w:val="0"/>
          <w:divBdr>
            <w:top w:val="none" w:sz="0" w:space="0" w:color="auto"/>
            <w:left w:val="none" w:sz="0" w:space="0" w:color="auto"/>
            <w:bottom w:val="none" w:sz="0" w:space="0" w:color="auto"/>
            <w:right w:val="none" w:sz="0" w:space="0" w:color="auto"/>
          </w:divBdr>
        </w:div>
        <w:div w:id="2117404988">
          <w:marLeft w:val="480"/>
          <w:marRight w:val="0"/>
          <w:marTop w:val="0"/>
          <w:marBottom w:val="0"/>
          <w:divBdr>
            <w:top w:val="none" w:sz="0" w:space="0" w:color="auto"/>
            <w:left w:val="none" w:sz="0" w:space="0" w:color="auto"/>
            <w:bottom w:val="none" w:sz="0" w:space="0" w:color="auto"/>
            <w:right w:val="none" w:sz="0" w:space="0" w:color="auto"/>
          </w:divBdr>
        </w:div>
        <w:div w:id="2122915607">
          <w:marLeft w:val="480"/>
          <w:marRight w:val="0"/>
          <w:marTop w:val="0"/>
          <w:marBottom w:val="0"/>
          <w:divBdr>
            <w:top w:val="none" w:sz="0" w:space="0" w:color="auto"/>
            <w:left w:val="none" w:sz="0" w:space="0" w:color="auto"/>
            <w:bottom w:val="none" w:sz="0" w:space="0" w:color="auto"/>
            <w:right w:val="none" w:sz="0" w:space="0" w:color="auto"/>
          </w:divBdr>
        </w:div>
        <w:div w:id="2140688626">
          <w:marLeft w:val="480"/>
          <w:marRight w:val="0"/>
          <w:marTop w:val="0"/>
          <w:marBottom w:val="0"/>
          <w:divBdr>
            <w:top w:val="none" w:sz="0" w:space="0" w:color="auto"/>
            <w:left w:val="none" w:sz="0" w:space="0" w:color="auto"/>
            <w:bottom w:val="none" w:sz="0" w:space="0" w:color="auto"/>
            <w:right w:val="none" w:sz="0" w:space="0" w:color="auto"/>
          </w:divBdr>
        </w:div>
      </w:divsChild>
    </w:div>
    <w:div w:id="1452286169">
      <w:marLeft w:val="640"/>
      <w:marRight w:val="0"/>
      <w:marTop w:val="0"/>
      <w:marBottom w:val="0"/>
      <w:divBdr>
        <w:top w:val="none" w:sz="0" w:space="0" w:color="auto"/>
        <w:left w:val="none" w:sz="0" w:space="0" w:color="auto"/>
        <w:bottom w:val="none" w:sz="0" w:space="0" w:color="auto"/>
        <w:right w:val="none" w:sz="0" w:space="0" w:color="auto"/>
      </w:divBdr>
    </w:div>
    <w:div w:id="1452477172">
      <w:marLeft w:val="640"/>
      <w:marRight w:val="0"/>
      <w:marTop w:val="0"/>
      <w:marBottom w:val="0"/>
      <w:divBdr>
        <w:top w:val="none" w:sz="0" w:space="0" w:color="auto"/>
        <w:left w:val="none" w:sz="0" w:space="0" w:color="auto"/>
        <w:bottom w:val="none" w:sz="0" w:space="0" w:color="auto"/>
        <w:right w:val="none" w:sz="0" w:space="0" w:color="auto"/>
      </w:divBdr>
    </w:div>
    <w:div w:id="1452868499">
      <w:marLeft w:val="640"/>
      <w:marRight w:val="0"/>
      <w:marTop w:val="0"/>
      <w:marBottom w:val="0"/>
      <w:divBdr>
        <w:top w:val="none" w:sz="0" w:space="0" w:color="auto"/>
        <w:left w:val="none" w:sz="0" w:space="0" w:color="auto"/>
        <w:bottom w:val="none" w:sz="0" w:space="0" w:color="auto"/>
        <w:right w:val="none" w:sz="0" w:space="0" w:color="auto"/>
      </w:divBdr>
    </w:div>
    <w:div w:id="1452894972">
      <w:marLeft w:val="480"/>
      <w:marRight w:val="0"/>
      <w:marTop w:val="0"/>
      <w:marBottom w:val="0"/>
      <w:divBdr>
        <w:top w:val="none" w:sz="0" w:space="0" w:color="auto"/>
        <w:left w:val="none" w:sz="0" w:space="0" w:color="auto"/>
        <w:bottom w:val="none" w:sz="0" w:space="0" w:color="auto"/>
        <w:right w:val="none" w:sz="0" w:space="0" w:color="auto"/>
      </w:divBdr>
    </w:div>
    <w:div w:id="1452898276">
      <w:marLeft w:val="640"/>
      <w:marRight w:val="0"/>
      <w:marTop w:val="0"/>
      <w:marBottom w:val="0"/>
      <w:divBdr>
        <w:top w:val="none" w:sz="0" w:space="0" w:color="auto"/>
        <w:left w:val="none" w:sz="0" w:space="0" w:color="auto"/>
        <w:bottom w:val="none" w:sz="0" w:space="0" w:color="auto"/>
        <w:right w:val="none" w:sz="0" w:space="0" w:color="auto"/>
      </w:divBdr>
    </w:div>
    <w:div w:id="1452941963">
      <w:marLeft w:val="640"/>
      <w:marRight w:val="0"/>
      <w:marTop w:val="0"/>
      <w:marBottom w:val="0"/>
      <w:divBdr>
        <w:top w:val="none" w:sz="0" w:space="0" w:color="auto"/>
        <w:left w:val="none" w:sz="0" w:space="0" w:color="auto"/>
        <w:bottom w:val="none" w:sz="0" w:space="0" w:color="auto"/>
        <w:right w:val="none" w:sz="0" w:space="0" w:color="auto"/>
      </w:divBdr>
    </w:div>
    <w:div w:id="1452944042">
      <w:bodyDiv w:val="1"/>
      <w:marLeft w:val="0"/>
      <w:marRight w:val="0"/>
      <w:marTop w:val="0"/>
      <w:marBottom w:val="0"/>
      <w:divBdr>
        <w:top w:val="none" w:sz="0" w:space="0" w:color="auto"/>
        <w:left w:val="none" w:sz="0" w:space="0" w:color="auto"/>
        <w:bottom w:val="none" w:sz="0" w:space="0" w:color="auto"/>
        <w:right w:val="none" w:sz="0" w:space="0" w:color="auto"/>
      </w:divBdr>
    </w:div>
    <w:div w:id="1453086509">
      <w:marLeft w:val="640"/>
      <w:marRight w:val="0"/>
      <w:marTop w:val="0"/>
      <w:marBottom w:val="0"/>
      <w:divBdr>
        <w:top w:val="none" w:sz="0" w:space="0" w:color="auto"/>
        <w:left w:val="none" w:sz="0" w:space="0" w:color="auto"/>
        <w:bottom w:val="none" w:sz="0" w:space="0" w:color="auto"/>
        <w:right w:val="none" w:sz="0" w:space="0" w:color="auto"/>
      </w:divBdr>
    </w:div>
    <w:div w:id="1453093308">
      <w:bodyDiv w:val="1"/>
      <w:marLeft w:val="0"/>
      <w:marRight w:val="0"/>
      <w:marTop w:val="0"/>
      <w:marBottom w:val="0"/>
      <w:divBdr>
        <w:top w:val="none" w:sz="0" w:space="0" w:color="auto"/>
        <w:left w:val="none" w:sz="0" w:space="0" w:color="auto"/>
        <w:bottom w:val="none" w:sz="0" w:space="0" w:color="auto"/>
        <w:right w:val="none" w:sz="0" w:space="0" w:color="auto"/>
      </w:divBdr>
      <w:divsChild>
        <w:div w:id="25378587">
          <w:marLeft w:val="480"/>
          <w:marRight w:val="0"/>
          <w:marTop w:val="0"/>
          <w:marBottom w:val="0"/>
          <w:divBdr>
            <w:top w:val="none" w:sz="0" w:space="0" w:color="auto"/>
            <w:left w:val="none" w:sz="0" w:space="0" w:color="auto"/>
            <w:bottom w:val="none" w:sz="0" w:space="0" w:color="auto"/>
            <w:right w:val="none" w:sz="0" w:space="0" w:color="auto"/>
          </w:divBdr>
        </w:div>
        <w:div w:id="29573455">
          <w:marLeft w:val="480"/>
          <w:marRight w:val="0"/>
          <w:marTop w:val="0"/>
          <w:marBottom w:val="0"/>
          <w:divBdr>
            <w:top w:val="none" w:sz="0" w:space="0" w:color="auto"/>
            <w:left w:val="none" w:sz="0" w:space="0" w:color="auto"/>
            <w:bottom w:val="none" w:sz="0" w:space="0" w:color="auto"/>
            <w:right w:val="none" w:sz="0" w:space="0" w:color="auto"/>
          </w:divBdr>
        </w:div>
        <w:div w:id="52585527">
          <w:marLeft w:val="480"/>
          <w:marRight w:val="0"/>
          <w:marTop w:val="0"/>
          <w:marBottom w:val="0"/>
          <w:divBdr>
            <w:top w:val="none" w:sz="0" w:space="0" w:color="auto"/>
            <w:left w:val="none" w:sz="0" w:space="0" w:color="auto"/>
            <w:bottom w:val="none" w:sz="0" w:space="0" w:color="auto"/>
            <w:right w:val="none" w:sz="0" w:space="0" w:color="auto"/>
          </w:divBdr>
        </w:div>
        <w:div w:id="55130414">
          <w:marLeft w:val="480"/>
          <w:marRight w:val="0"/>
          <w:marTop w:val="0"/>
          <w:marBottom w:val="0"/>
          <w:divBdr>
            <w:top w:val="none" w:sz="0" w:space="0" w:color="auto"/>
            <w:left w:val="none" w:sz="0" w:space="0" w:color="auto"/>
            <w:bottom w:val="none" w:sz="0" w:space="0" w:color="auto"/>
            <w:right w:val="none" w:sz="0" w:space="0" w:color="auto"/>
          </w:divBdr>
        </w:div>
        <w:div w:id="65734500">
          <w:marLeft w:val="480"/>
          <w:marRight w:val="0"/>
          <w:marTop w:val="0"/>
          <w:marBottom w:val="0"/>
          <w:divBdr>
            <w:top w:val="none" w:sz="0" w:space="0" w:color="auto"/>
            <w:left w:val="none" w:sz="0" w:space="0" w:color="auto"/>
            <w:bottom w:val="none" w:sz="0" w:space="0" w:color="auto"/>
            <w:right w:val="none" w:sz="0" w:space="0" w:color="auto"/>
          </w:divBdr>
        </w:div>
        <w:div w:id="123695491">
          <w:marLeft w:val="480"/>
          <w:marRight w:val="0"/>
          <w:marTop w:val="0"/>
          <w:marBottom w:val="0"/>
          <w:divBdr>
            <w:top w:val="none" w:sz="0" w:space="0" w:color="auto"/>
            <w:left w:val="none" w:sz="0" w:space="0" w:color="auto"/>
            <w:bottom w:val="none" w:sz="0" w:space="0" w:color="auto"/>
            <w:right w:val="none" w:sz="0" w:space="0" w:color="auto"/>
          </w:divBdr>
        </w:div>
        <w:div w:id="126970738">
          <w:marLeft w:val="480"/>
          <w:marRight w:val="0"/>
          <w:marTop w:val="0"/>
          <w:marBottom w:val="0"/>
          <w:divBdr>
            <w:top w:val="none" w:sz="0" w:space="0" w:color="auto"/>
            <w:left w:val="none" w:sz="0" w:space="0" w:color="auto"/>
            <w:bottom w:val="none" w:sz="0" w:space="0" w:color="auto"/>
            <w:right w:val="none" w:sz="0" w:space="0" w:color="auto"/>
          </w:divBdr>
        </w:div>
        <w:div w:id="180894159">
          <w:marLeft w:val="480"/>
          <w:marRight w:val="0"/>
          <w:marTop w:val="0"/>
          <w:marBottom w:val="0"/>
          <w:divBdr>
            <w:top w:val="none" w:sz="0" w:space="0" w:color="auto"/>
            <w:left w:val="none" w:sz="0" w:space="0" w:color="auto"/>
            <w:bottom w:val="none" w:sz="0" w:space="0" w:color="auto"/>
            <w:right w:val="none" w:sz="0" w:space="0" w:color="auto"/>
          </w:divBdr>
        </w:div>
        <w:div w:id="195122243">
          <w:marLeft w:val="480"/>
          <w:marRight w:val="0"/>
          <w:marTop w:val="0"/>
          <w:marBottom w:val="0"/>
          <w:divBdr>
            <w:top w:val="none" w:sz="0" w:space="0" w:color="auto"/>
            <w:left w:val="none" w:sz="0" w:space="0" w:color="auto"/>
            <w:bottom w:val="none" w:sz="0" w:space="0" w:color="auto"/>
            <w:right w:val="none" w:sz="0" w:space="0" w:color="auto"/>
          </w:divBdr>
        </w:div>
        <w:div w:id="203100771">
          <w:marLeft w:val="480"/>
          <w:marRight w:val="0"/>
          <w:marTop w:val="0"/>
          <w:marBottom w:val="0"/>
          <w:divBdr>
            <w:top w:val="none" w:sz="0" w:space="0" w:color="auto"/>
            <w:left w:val="none" w:sz="0" w:space="0" w:color="auto"/>
            <w:bottom w:val="none" w:sz="0" w:space="0" w:color="auto"/>
            <w:right w:val="none" w:sz="0" w:space="0" w:color="auto"/>
          </w:divBdr>
        </w:div>
        <w:div w:id="353579481">
          <w:marLeft w:val="480"/>
          <w:marRight w:val="0"/>
          <w:marTop w:val="0"/>
          <w:marBottom w:val="0"/>
          <w:divBdr>
            <w:top w:val="none" w:sz="0" w:space="0" w:color="auto"/>
            <w:left w:val="none" w:sz="0" w:space="0" w:color="auto"/>
            <w:bottom w:val="none" w:sz="0" w:space="0" w:color="auto"/>
            <w:right w:val="none" w:sz="0" w:space="0" w:color="auto"/>
          </w:divBdr>
        </w:div>
        <w:div w:id="467406987">
          <w:marLeft w:val="480"/>
          <w:marRight w:val="0"/>
          <w:marTop w:val="0"/>
          <w:marBottom w:val="0"/>
          <w:divBdr>
            <w:top w:val="none" w:sz="0" w:space="0" w:color="auto"/>
            <w:left w:val="none" w:sz="0" w:space="0" w:color="auto"/>
            <w:bottom w:val="none" w:sz="0" w:space="0" w:color="auto"/>
            <w:right w:val="none" w:sz="0" w:space="0" w:color="auto"/>
          </w:divBdr>
        </w:div>
        <w:div w:id="475487865">
          <w:marLeft w:val="480"/>
          <w:marRight w:val="0"/>
          <w:marTop w:val="0"/>
          <w:marBottom w:val="0"/>
          <w:divBdr>
            <w:top w:val="none" w:sz="0" w:space="0" w:color="auto"/>
            <w:left w:val="none" w:sz="0" w:space="0" w:color="auto"/>
            <w:bottom w:val="none" w:sz="0" w:space="0" w:color="auto"/>
            <w:right w:val="none" w:sz="0" w:space="0" w:color="auto"/>
          </w:divBdr>
        </w:div>
        <w:div w:id="490953563">
          <w:marLeft w:val="480"/>
          <w:marRight w:val="0"/>
          <w:marTop w:val="0"/>
          <w:marBottom w:val="0"/>
          <w:divBdr>
            <w:top w:val="none" w:sz="0" w:space="0" w:color="auto"/>
            <w:left w:val="none" w:sz="0" w:space="0" w:color="auto"/>
            <w:bottom w:val="none" w:sz="0" w:space="0" w:color="auto"/>
            <w:right w:val="none" w:sz="0" w:space="0" w:color="auto"/>
          </w:divBdr>
        </w:div>
        <w:div w:id="593826853">
          <w:marLeft w:val="480"/>
          <w:marRight w:val="0"/>
          <w:marTop w:val="0"/>
          <w:marBottom w:val="0"/>
          <w:divBdr>
            <w:top w:val="none" w:sz="0" w:space="0" w:color="auto"/>
            <w:left w:val="none" w:sz="0" w:space="0" w:color="auto"/>
            <w:bottom w:val="none" w:sz="0" w:space="0" w:color="auto"/>
            <w:right w:val="none" w:sz="0" w:space="0" w:color="auto"/>
          </w:divBdr>
        </w:div>
        <w:div w:id="629433676">
          <w:marLeft w:val="480"/>
          <w:marRight w:val="0"/>
          <w:marTop w:val="0"/>
          <w:marBottom w:val="0"/>
          <w:divBdr>
            <w:top w:val="none" w:sz="0" w:space="0" w:color="auto"/>
            <w:left w:val="none" w:sz="0" w:space="0" w:color="auto"/>
            <w:bottom w:val="none" w:sz="0" w:space="0" w:color="auto"/>
            <w:right w:val="none" w:sz="0" w:space="0" w:color="auto"/>
          </w:divBdr>
        </w:div>
        <w:div w:id="633023793">
          <w:marLeft w:val="480"/>
          <w:marRight w:val="0"/>
          <w:marTop w:val="0"/>
          <w:marBottom w:val="0"/>
          <w:divBdr>
            <w:top w:val="none" w:sz="0" w:space="0" w:color="auto"/>
            <w:left w:val="none" w:sz="0" w:space="0" w:color="auto"/>
            <w:bottom w:val="none" w:sz="0" w:space="0" w:color="auto"/>
            <w:right w:val="none" w:sz="0" w:space="0" w:color="auto"/>
          </w:divBdr>
        </w:div>
        <w:div w:id="724986746">
          <w:marLeft w:val="480"/>
          <w:marRight w:val="0"/>
          <w:marTop w:val="0"/>
          <w:marBottom w:val="0"/>
          <w:divBdr>
            <w:top w:val="none" w:sz="0" w:space="0" w:color="auto"/>
            <w:left w:val="none" w:sz="0" w:space="0" w:color="auto"/>
            <w:bottom w:val="none" w:sz="0" w:space="0" w:color="auto"/>
            <w:right w:val="none" w:sz="0" w:space="0" w:color="auto"/>
          </w:divBdr>
        </w:div>
        <w:div w:id="760951718">
          <w:marLeft w:val="480"/>
          <w:marRight w:val="0"/>
          <w:marTop w:val="0"/>
          <w:marBottom w:val="0"/>
          <w:divBdr>
            <w:top w:val="none" w:sz="0" w:space="0" w:color="auto"/>
            <w:left w:val="none" w:sz="0" w:space="0" w:color="auto"/>
            <w:bottom w:val="none" w:sz="0" w:space="0" w:color="auto"/>
            <w:right w:val="none" w:sz="0" w:space="0" w:color="auto"/>
          </w:divBdr>
        </w:div>
        <w:div w:id="780758524">
          <w:marLeft w:val="480"/>
          <w:marRight w:val="0"/>
          <w:marTop w:val="0"/>
          <w:marBottom w:val="0"/>
          <w:divBdr>
            <w:top w:val="none" w:sz="0" w:space="0" w:color="auto"/>
            <w:left w:val="none" w:sz="0" w:space="0" w:color="auto"/>
            <w:bottom w:val="none" w:sz="0" w:space="0" w:color="auto"/>
            <w:right w:val="none" w:sz="0" w:space="0" w:color="auto"/>
          </w:divBdr>
        </w:div>
        <w:div w:id="829558815">
          <w:marLeft w:val="480"/>
          <w:marRight w:val="0"/>
          <w:marTop w:val="0"/>
          <w:marBottom w:val="0"/>
          <w:divBdr>
            <w:top w:val="none" w:sz="0" w:space="0" w:color="auto"/>
            <w:left w:val="none" w:sz="0" w:space="0" w:color="auto"/>
            <w:bottom w:val="none" w:sz="0" w:space="0" w:color="auto"/>
            <w:right w:val="none" w:sz="0" w:space="0" w:color="auto"/>
          </w:divBdr>
        </w:div>
        <w:div w:id="836384201">
          <w:marLeft w:val="480"/>
          <w:marRight w:val="0"/>
          <w:marTop w:val="0"/>
          <w:marBottom w:val="0"/>
          <w:divBdr>
            <w:top w:val="none" w:sz="0" w:space="0" w:color="auto"/>
            <w:left w:val="none" w:sz="0" w:space="0" w:color="auto"/>
            <w:bottom w:val="none" w:sz="0" w:space="0" w:color="auto"/>
            <w:right w:val="none" w:sz="0" w:space="0" w:color="auto"/>
          </w:divBdr>
        </w:div>
        <w:div w:id="849173683">
          <w:marLeft w:val="480"/>
          <w:marRight w:val="0"/>
          <w:marTop w:val="0"/>
          <w:marBottom w:val="0"/>
          <w:divBdr>
            <w:top w:val="none" w:sz="0" w:space="0" w:color="auto"/>
            <w:left w:val="none" w:sz="0" w:space="0" w:color="auto"/>
            <w:bottom w:val="none" w:sz="0" w:space="0" w:color="auto"/>
            <w:right w:val="none" w:sz="0" w:space="0" w:color="auto"/>
          </w:divBdr>
        </w:div>
        <w:div w:id="919751339">
          <w:marLeft w:val="480"/>
          <w:marRight w:val="0"/>
          <w:marTop w:val="0"/>
          <w:marBottom w:val="0"/>
          <w:divBdr>
            <w:top w:val="none" w:sz="0" w:space="0" w:color="auto"/>
            <w:left w:val="none" w:sz="0" w:space="0" w:color="auto"/>
            <w:bottom w:val="none" w:sz="0" w:space="0" w:color="auto"/>
            <w:right w:val="none" w:sz="0" w:space="0" w:color="auto"/>
          </w:divBdr>
        </w:div>
        <w:div w:id="983317472">
          <w:marLeft w:val="480"/>
          <w:marRight w:val="0"/>
          <w:marTop w:val="0"/>
          <w:marBottom w:val="0"/>
          <w:divBdr>
            <w:top w:val="none" w:sz="0" w:space="0" w:color="auto"/>
            <w:left w:val="none" w:sz="0" w:space="0" w:color="auto"/>
            <w:bottom w:val="none" w:sz="0" w:space="0" w:color="auto"/>
            <w:right w:val="none" w:sz="0" w:space="0" w:color="auto"/>
          </w:divBdr>
        </w:div>
        <w:div w:id="1019889443">
          <w:marLeft w:val="480"/>
          <w:marRight w:val="0"/>
          <w:marTop w:val="0"/>
          <w:marBottom w:val="0"/>
          <w:divBdr>
            <w:top w:val="none" w:sz="0" w:space="0" w:color="auto"/>
            <w:left w:val="none" w:sz="0" w:space="0" w:color="auto"/>
            <w:bottom w:val="none" w:sz="0" w:space="0" w:color="auto"/>
            <w:right w:val="none" w:sz="0" w:space="0" w:color="auto"/>
          </w:divBdr>
        </w:div>
        <w:div w:id="1170411183">
          <w:marLeft w:val="480"/>
          <w:marRight w:val="0"/>
          <w:marTop w:val="0"/>
          <w:marBottom w:val="0"/>
          <w:divBdr>
            <w:top w:val="none" w:sz="0" w:space="0" w:color="auto"/>
            <w:left w:val="none" w:sz="0" w:space="0" w:color="auto"/>
            <w:bottom w:val="none" w:sz="0" w:space="0" w:color="auto"/>
            <w:right w:val="none" w:sz="0" w:space="0" w:color="auto"/>
          </w:divBdr>
        </w:div>
        <w:div w:id="1173227225">
          <w:marLeft w:val="480"/>
          <w:marRight w:val="0"/>
          <w:marTop w:val="0"/>
          <w:marBottom w:val="0"/>
          <w:divBdr>
            <w:top w:val="none" w:sz="0" w:space="0" w:color="auto"/>
            <w:left w:val="none" w:sz="0" w:space="0" w:color="auto"/>
            <w:bottom w:val="none" w:sz="0" w:space="0" w:color="auto"/>
            <w:right w:val="none" w:sz="0" w:space="0" w:color="auto"/>
          </w:divBdr>
        </w:div>
        <w:div w:id="1178351228">
          <w:marLeft w:val="480"/>
          <w:marRight w:val="0"/>
          <w:marTop w:val="0"/>
          <w:marBottom w:val="0"/>
          <w:divBdr>
            <w:top w:val="none" w:sz="0" w:space="0" w:color="auto"/>
            <w:left w:val="none" w:sz="0" w:space="0" w:color="auto"/>
            <w:bottom w:val="none" w:sz="0" w:space="0" w:color="auto"/>
            <w:right w:val="none" w:sz="0" w:space="0" w:color="auto"/>
          </w:divBdr>
        </w:div>
        <w:div w:id="1185902270">
          <w:marLeft w:val="480"/>
          <w:marRight w:val="0"/>
          <w:marTop w:val="0"/>
          <w:marBottom w:val="0"/>
          <w:divBdr>
            <w:top w:val="none" w:sz="0" w:space="0" w:color="auto"/>
            <w:left w:val="none" w:sz="0" w:space="0" w:color="auto"/>
            <w:bottom w:val="none" w:sz="0" w:space="0" w:color="auto"/>
            <w:right w:val="none" w:sz="0" w:space="0" w:color="auto"/>
          </w:divBdr>
        </w:div>
        <w:div w:id="1202013617">
          <w:marLeft w:val="480"/>
          <w:marRight w:val="0"/>
          <w:marTop w:val="0"/>
          <w:marBottom w:val="0"/>
          <w:divBdr>
            <w:top w:val="none" w:sz="0" w:space="0" w:color="auto"/>
            <w:left w:val="none" w:sz="0" w:space="0" w:color="auto"/>
            <w:bottom w:val="none" w:sz="0" w:space="0" w:color="auto"/>
            <w:right w:val="none" w:sz="0" w:space="0" w:color="auto"/>
          </w:divBdr>
        </w:div>
        <w:div w:id="1220556309">
          <w:marLeft w:val="480"/>
          <w:marRight w:val="0"/>
          <w:marTop w:val="0"/>
          <w:marBottom w:val="0"/>
          <w:divBdr>
            <w:top w:val="none" w:sz="0" w:space="0" w:color="auto"/>
            <w:left w:val="none" w:sz="0" w:space="0" w:color="auto"/>
            <w:bottom w:val="none" w:sz="0" w:space="0" w:color="auto"/>
            <w:right w:val="none" w:sz="0" w:space="0" w:color="auto"/>
          </w:divBdr>
        </w:div>
        <w:div w:id="1221282742">
          <w:marLeft w:val="480"/>
          <w:marRight w:val="0"/>
          <w:marTop w:val="0"/>
          <w:marBottom w:val="0"/>
          <w:divBdr>
            <w:top w:val="none" w:sz="0" w:space="0" w:color="auto"/>
            <w:left w:val="none" w:sz="0" w:space="0" w:color="auto"/>
            <w:bottom w:val="none" w:sz="0" w:space="0" w:color="auto"/>
            <w:right w:val="none" w:sz="0" w:space="0" w:color="auto"/>
          </w:divBdr>
        </w:div>
        <w:div w:id="1288968935">
          <w:marLeft w:val="480"/>
          <w:marRight w:val="0"/>
          <w:marTop w:val="0"/>
          <w:marBottom w:val="0"/>
          <w:divBdr>
            <w:top w:val="none" w:sz="0" w:space="0" w:color="auto"/>
            <w:left w:val="none" w:sz="0" w:space="0" w:color="auto"/>
            <w:bottom w:val="none" w:sz="0" w:space="0" w:color="auto"/>
            <w:right w:val="none" w:sz="0" w:space="0" w:color="auto"/>
          </w:divBdr>
        </w:div>
        <w:div w:id="1302880012">
          <w:marLeft w:val="480"/>
          <w:marRight w:val="0"/>
          <w:marTop w:val="0"/>
          <w:marBottom w:val="0"/>
          <w:divBdr>
            <w:top w:val="none" w:sz="0" w:space="0" w:color="auto"/>
            <w:left w:val="none" w:sz="0" w:space="0" w:color="auto"/>
            <w:bottom w:val="none" w:sz="0" w:space="0" w:color="auto"/>
            <w:right w:val="none" w:sz="0" w:space="0" w:color="auto"/>
          </w:divBdr>
        </w:div>
        <w:div w:id="1369182433">
          <w:marLeft w:val="480"/>
          <w:marRight w:val="0"/>
          <w:marTop w:val="0"/>
          <w:marBottom w:val="0"/>
          <w:divBdr>
            <w:top w:val="none" w:sz="0" w:space="0" w:color="auto"/>
            <w:left w:val="none" w:sz="0" w:space="0" w:color="auto"/>
            <w:bottom w:val="none" w:sz="0" w:space="0" w:color="auto"/>
            <w:right w:val="none" w:sz="0" w:space="0" w:color="auto"/>
          </w:divBdr>
        </w:div>
        <w:div w:id="1379283738">
          <w:marLeft w:val="480"/>
          <w:marRight w:val="0"/>
          <w:marTop w:val="0"/>
          <w:marBottom w:val="0"/>
          <w:divBdr>
            <w:top w:val="none" w:sz="0" w:space="0" w:color="auto"/>
            <w:left w:val="none" w:sz="0" w:space="0" w:color="auto"/>
            <w:bottom w:val="none" w:sz="0" w:space="0" w:color="auto"/>
            <w:right w:val="none" w:sz="0" w:space="0" w:color="auto"/>
          </w:divBdr>
        </w:div>
        <w:div w:id="1446273740">
          <w:marLeft w:val="480"/>
          <w:marRight w:val="0"/>
          <w:marTop w:val="0"/>
          <w:marBottom w:val="0"/>
          <w:divBdr>
            <w:top w:val="none" w:sz="0" w:space="0" w:color="auto"/>
            <w:left w:val="none" w:sz="0" w:space="0" w:color="auto"/>
            <w:bottom w:val="none" w:sz="0" w:space="0" w:color="auto"/>
            <w:right w:val="none" w:sz="0" w:space="0" w:color="auto"/>
          </w:divBdr>
        </w:div>
        <w:div w:id="1509710704">
          <w:marLeft w:val="480"/>
          <w:marRight w:val="0"/>
          <w:marTop w:val="0"/>
          <w:marBottom w:val="0"/>
          <w:divBdr>
            <w:top w:val="none" w:sz="0" w:space="0" w:color="auto"/>
            <w:left w:val="none" w:sz="0" w:space="0" w:color="auto"/>
            <w:bottom w:val="none" w:sz="0" w:space="0" w:color="auto"/>
            <w:right w:val="none" w:sz="0" w:space="0" w:color="auto"/>
          </w:divBdr>
        </w:div>
        <w:div w:id="1518999151">
          <w:marLeft w:val="480"/>
          <w:marRight w:val="0"/>
          <w:marTop w:val="0"/>
          <w:marBottom w:val="0"/>
          <w:divBdr>
            <w:top w:val="none" w:sz="0" w:space="0" w:color="auto"/>
            <w:left w:val="none" w:sz="0" w:space="0" w:color="auto"/>
            <w:bottom w:val="none" w:sz="0" w:space="0" w:color="auto"/>
            <w:right w:val="none" w:sz="0" w:space="0" w:color="auto"/>
          </w:divBdr>
        </w:div>
        <w:div w:id="1607536184">
          <w:marLeft w:val="480"/>
          <w:marRight w:val="0"/>
          <w:marTop w:val="0"/>
          <w:marBottom w:val="0"/>
          <w:divBdr>
            <w:top w:val="none" w:sz="0" w:space="0" w:color="auto"/>
            <w:left w:val="none" w:sz="0" w:space="0" w:color="auto"/>
            <w:bottom w:val="none" w:sz="0" w:space="0" w:color="auto"/>
            <w:right w:val="none" w:sz="0" w:space="0" w:color="auto"/>
          </w:divBdr>
        </w:div>
        <w:div w:id="1617561835">
          <w:marLeft w:val="480"/>
          <w:marRight w:val="0"/>
          <w:marTop w:val="0"/>
          <w:marBottom w:val="0"/>
          <w:divBdr>
            <w:top w:val="none" w:sz="0" w:space="0" w:color="auto"/>
            <w:left w:val="none" w:sz="0" w:space="0" w:color="auto"/>
            <w:bottom w:val="none" w:sz="0" w:space="0" w:color="auto"/>
            <w:right w:val="none" w:sz="0" w:space="0" w:color="auto"/>
          </w:divBdr>
        </w:div>
        <w:div w:id="1663386066">
          <w:marLeft w:val="480"/>
          <w:marRight w:val="0"/>
          <w:marTop w:val="0"/>
          <w:marBottom w:val="0"/>
          <w:divBdr>
            <w:top w:val="none" w:sz="0" w:space="0" w:color="auto"/>
            <w:left w:val="none" w:sz="0" w:space="0" w:color="auto"/>
            <w:bottom w:val="none" w:sz="0" w:space="0" w:color="auto"/>
            <w:right w:val="none" w:sz="0" w:space="0" w:color="auto"/>
          </w:divBdr>
        </w:div>
        <w:div w:id="1699310473">
          <w:marLeft w:val="480"/>
          <w:marRight w:val="0"/>
          <w:marTop w:val="0"/>
          <w:marBottom w:val="0"/>
          <w:divBdr>
            <w:top w:val="none" w:sz="0" w:space="0" w:color="auto"/>
            <w:left w:val="none" w:sz="0" w:space="0" w:color="auto"/>
            <w:bottom w:val="none" w:sz="0" w:space="0" w:color="auto"/>
            <w:right w:val="none" w:sz="0" w:space="0" w:color="auto"/>
          </w:divBdr>
        </w:div>
        <w:div w:id="1780101634">
          <w:marLeft w:val="480"/>
          <w:marRight w:val="0"/>
          <w:marTop w:val="0"/>
          <w:marBottom w:val="0"/>
          <w:divBdr>
            <w:top w:val="none" w:sz="0" w:space="0" w:color="auto"/>
            <w:left w:val="none" w:sz="0" w:space="0" w:color="auto"/>
            <w:bottom w:val="none" w:sz="0" w:space="0" w:color="auto"/>
            <w:right w:val="none" w:sz="0" w:space="0" w:color="auto"/>
          </w:divBdr>
        </w:div>
        <w:div w:id="1798182298">
          <w:marLeft w:val="480"/>
          <w:marRight w:val="0"/>
          <w:marTop w:val="0"/>
          <w:marBottom w:val="0"/>
          <w:divBdr>
            <w:top w:val="none" w:sz="0" w:space="0" w:color="auto"/>
            <w:left w:val="none" w:sz="0" w:space="0" w:color="auto"/>
            <w:bottom w:val="none" w:sz="0" w:space="0" w:color="auto"/>
            <w:right w:val="none" w:sz="0" w:space="0" w:color="auto"/>
          </w:divBdr>
        </w:div>
        <w:div w:id="1798798877">
          <w:marLeft w:val="480"/>
          <w:marRight w:val="0"/>
          <w:marTop w:val="0"/>
          <w:marBottom w:val="0"/>
          <w:divBdr>
            <w:top w:val="none" w:sz="0" w:space="0" w:color="auto"/>
            <w:left w:val="none" w:sz="0" w:space="0" w:color="auto"/>
            <w:bottom w:val="none" w:sz="0" w:space="0" w:color="auto"/>
            <w:right w:val="none" w:sz="0" w:space="0" w:color="auto"/>
          </w:divBdr>
        </w:div>
        <w:div w:id="1853496189">
          <w:marLeft w:val="480"/>
          <w:marRight w:val="0"/>
          <w:marTop w:val="0"/>
          <w:marBottom w:val="0"/>
          <w:divBdr>
            <w:top w:val="none" w:sz="0" w:space="0" w:color="auto"/>
            <w:left w:val="none" w:sz="0" w:space="0" w:color="auto"/>
            <w:bottom w:val="none" w:sz="0" w:space="0" w:color="auto"/>
            <w:right w:val="none" w:sz="0" w:space="0" w:color="auto"/>
          </w:divBdr>
        </w:div>
        <w:div w:id="1916862887">
          <w:marLeft w:val="480"/>
          <w:marRight w:val="0"/>
          <w:marTop w:val="0"/>
          <w:marBottom w:val="0"/>
          <w:divBdr>
            <w:top w:val="none" w:sz="0" w:space="0" w:color="auto"/>
            <w:left w:val="none" w:sz="0" w:space="0" w:color="auto"/>
            <w:bottom w:val="none" w:sz="0" w:space="0" w:color="auto"/>
            <w:right w:val="none" w:sz="0" w:space="0" w:color="auto"/>
          </w:divBdr>
        </w:div>
        <w:div w:id="2003968222">
          <w:marLeft w:val="480"/>
          <w:marRight w:val="0"/>
          <w:marTop w:val="0"/>
          <w:marBottom w:val="0"/>
          <w:divBdr>
            <w:top w:val="none" w:sz="0" w:space="0" w:color="auto"/>
            <w:left w:val="none" w:sz="0" w:space="0" w:color="auto"/>
            <w:bottom w:val="none" w:sz="0" w:space="0" w:color="auto"/>
            <w:right w:val="none" w:sz="0" w:space="0" w:color="auto"/>
          </w:divBdr>
        </w:div>
        <w:div w:id="2017881552">
          <w:marLeft w:val="480"/>
          <w:marRight w:val="0"/>
          <w:marTop w:val="0"/>
          <w:marBottom w:val="0"/>
          <w:divBdr>
            <w:top w:val="none" w:sz="0" w:space="0" w:color="auto"/>
            <w:left w:val="none" w:sz="0" w:space="0" w:color="auto"/>
            <w:bottom w:val="none" w:sz="0" w:space="0" w:color="auto"/>
            <w:right w:val="none" w:sz="0" w:space="0" w:color="auto"/>
          </w:divBdr>
        </w:div>
        <w:div w:id="2073695462">
          <w:marLeft w:val="480"/>
          <w:marRight w:val="0"/>
          <w:marTop w:val="0"/>
          <w:marBottom w:val="0"/>
          <w:divBdr>
            <w:top w:val="none" w:sz="0" w:space="0" w:color="auto"/>
            <w:left w:val="none" w:sz="0" w:space="0" w:color="auto"/>
            <w:bottom w:val="none" w:sz="0" w:space="0" w:color="auto"/>
            <w:right w:val="none" w:sz="0" w:space="0" w:color="auto"/>
          </w:divBdr>
        </w:div>
        <w:div w:id="2090735088">
          <w:marLeft w:val="480"/>
          <w:marRight w:val="0"/>
          <w:marTop w:val="0"/>
          <w:marBottom w:val="0"/>
          <w:divBdr>
            <w:top w:val="none" w:sz="0" w:space="0" w:color="auto"/>
            <w:left w:val="none" w:sz="0" w:space="0" w:color="auto"/>
            <w:bottom w:val="none" w:sz="0" w:space="0" w:color="auto"/>
            <w:right w:val="none" w:sz="0" w:space="0" w:color="auto"/>
          </w:divBdr>
        </w:div>
        <w:div w:id="2138642201">
          <w:marLeft w:val="480"/>
          <w:marRight w:val="0"/>
          <w:marTop w:val="0"/>
          <w:marBottom w:val="0"/>
          <w:divBdr>
            <w:top w:val="none" w:sz="0" w:space="0" w:color="auto"/>
            <w:left w:val="none" w:sz="0" w:space="0" w:color="auto"/>
            <w:bottom w:val="none" w:sz="0" w:space="0" w:color="auto"/>
            <w:right w:val="none" w:sz="0" w:space="0" w:color="auto"/>
          </w:divBdr>
        </w:div>
      </w:divsChild>
    </w:div>
    <w:div w:id="1453288377">
      <w:marLeft w:val="640"/>
      <w:marRight w:val="0"/>
      <w:marTop w:val="0"/>
      <w:marBottom w:val="0"/>
      <w:divBdr>
        <w:top w:val="none" w:sz="0" w:space="0" w:color="auto"/>
        <w:left w:val="none" w:sz="0" w:space="0" w:color="auto"/>
        <w:bottom w:val="none" w:sz="0" w:space="0" w:color="auto"/>
        <w:right w:val="none" w:sz="0" w:space="0" w:color="auto"/>
      </w:divBdr>
    </w:div>
    <w:div w:id="1453551225">
      <w:marLeft w:val="640"/>
      <w:marRight w:val="0"/>
      <w:marTop w:val="0"/>
      <w:marBottom w:val="0"/>
      <w:divBdr>
        <w:top w:val="none" w:sz="0" w:space="0" w:color="auto"/>
        <w:left w:val="none" w:sz="0" w:space="0" w:color="auto"/>
        <w:bottom w:val="none" w:sz="0" w:space="0" w:color="auto"/>
        <w:right w:val="none" w:sz="0" w:space="0" w:color="auto"/>
      </w:divBdr>
    </w:div>
    <w:div w:id="1453791073">
      <w:bodyDiv w:val="1"/>
      <w:marLeft w:val="0"/>
      <w:marRight w:val="0"/>
      <w:marTop w:val="0"/>
      <w:marBottom w:val="0"/>
      <w:divBdr>
        <w:top w:val="none" w:sz="0" w:space="0" w:color="auto"/>
        <w:left w:val="none" w:sz="0" w:space="0" w:color="auto"/>
        <w:bottom w:val="none" w:sz="0" w:space="0" w:color="auto"/>
        <w:right w:val="none" w:sz="0" w:space="0" w:color="auto"/>
      </w:divBdr>
    </w:div>
    <w:div w:id="1454055967">
      <w:marLeft w:val="640"/>
      <w:marRight w:val="0"/>
      <w:marTop w:val="0"/>
      <w:marBottom w:val="0"/>
      <w:divBdr>
        <w:top w:val="none" w:sz="0" w:space="0" w:color="auto"/>
        <w:left w:val="none" w:sz="0" w:space="0" w:color="auto"/>
        <w:bottom w:val="none" w:sz="0" w:space="0" w:color="auto"/>
        <w:right w:val="none" w:sz="0" w:space="0" w:color="auto"/>
      </w:divBdr>
    </w:div>
    <w:div w:id="1454669556">
      <w:marLeft w:val="640"/>
      <w:marRight w:val="0"/>
      <w:marTop w:val="0"/>
      <w:marBottom w:val="0"/>
      <w:divBdr>
        <w:top w:val="none" w:sz="0" w:space="0" w:color="auto"/>
        <w:left w:val="none" w:sz="0" w:space="0" w:color="auto"/>
        <w:bottom w:val="none" w:sz="0" w:space="0" w:color="auto"/>
        <w:right w:val="none" w:sz="0" w:space="0" w:color="auto"/>
      </w:divBdr>
    </w:div>
    <w:div w:id="1454907353">
      <w:marLeft w:val="640"/>
      <w:marRight w:val="0"/>
      <w:marTop w:val="0"/>
      <w:marBottom w:val="0"/>
      <w:divBdr>
        <w:top w:val="none" w:sz="0" w:space="0" w:color="auto"/>
        <w:left w:val="none" w:sz="0" w:space="0" w:color="auto"/>
        <w:bottom w:val="none" w:sz="0" w:space="0" w:color="auto"/>
        <w:right w:val="none" w:sz="0" w:space="0" w:color="auto"/>
      </w:divBdr>
    </w:div>
    <w:div w:id="1455057503">
      <w:bodyDiv w:val="1"/>
      <w:marLeft w:val="0"/>
      <w:marRight w:val="0"/>
      <w:marTop w:val="0"/>
      <w:marBottom w:val="0"/>
      <w:divBdr>
        <w:top w:val="none" w:sz="0" w:space="0" w:color="auto"/>
        <w:left w:val="none" w:sz="0" w:space="0" w:color="auto"/>
        <w:bottom w:val="none" w:sz="0" w:space="0" w:color="auto"/>
        <w:right w:val="none" w:sz="0" w:space="0" w:color="auto"/>
      </w:divBdr>
    </w:div>
    <w:div w:id="1455637732">
      <w:marLeft w:val="640"/>
      <w:marRight w:val="0"/>
      <w:marTop w:val="0"/>
      <w:marBottom w:val="0"/>
      <w:divBdr>
        <w:top w:val="none" w:sz="0" w:space="0" w:color="auto"/>
        <w:left w:val="none" w:sz="0" w:space="0" w:color="auto"/>
        <w:bottom w:val="none" w:sz="0" w:space="0" w:color="auto"/>
        <w:right w:val="none" w:sz="0" w:space="0" w:color="auto"/>
      </w:divBdr>
    </w:div>
    <w:div w:id="1457942542">
      <w:marLeft w:val="640"/>
      <w:marRight w:val="0"/>
      <w:marTop w:val="0"/>
      <w:marBottom w:val="0"/>
      <w:divBdr>
        <w:top w:val="none" w:sz="0" w:space="0" w:color="auto"/>
        <w:left w:val="none" w:sz="0" w:space="0" w:color="auto"/>
        <w:bottom w:val="none" w:sz="0" w:space="0" w:color="auto"/>
        <w:right w:val="none" w:sz="0" w:space="0" w:color="auto"/>
      </w:divBdr>
    </w:div>
    <w:div w:id="1458256654">
      <w:marLeft w:val="640"/>
      <w:marRight w:val="0"/>
      <w:marTop w:val="0"/>
      <w:marBottom w:val="0"/>
      <w:divBdr>
        <w:top w:val="none" w:sz="0" w:space="0" w:color="auto"/>
        <w:left w:val="none" w:sz="0" w:space="0" w:color="auto"/>
        <w:bottom w:val="none" w:sz="0" w:space="0" w:color="auto"/>
        <w:right w:val="none" w:sz="0" w:space="0" w:color="auto"/>
      </w:divBdr>
    </w:div>
    <w:div w:id="1458373518">
      <w:marLeft w:val="640"/>
      <w:marRight w:val="0"/>
      <w:marTop w:val="0"/>
      <w:marBottom w:val="0"/>
      <w:divBdr>
        <w:top w:val="none" w:sz="0" w:space="0" w:color="auto"/>
        <w:left w:val="none" w:sz="0" w:space="0" w:color="auto"/>
        <w:bottom w:val="none" w:sz="0" w:space="0" w:color="auto"/>
        <w:right w:val="none" w:sz="0" w:space="0" w:color="auto"/>
      </w:divBdr>
    </w:div>
    <w:div w:id="1458525142">
      <w:marLeft w:val="640"/>
      <w:marRight w:val="0"/>
      <w:marTop w:val="0"/>
      <w:marBottom w:val="0"/>
      <w:divBdr>
        <w:top w:val="none" w:sz="0" w:space="0" w:color="auto"/>
        <w:left w:val="none" w:sz="0" w:space="0" w:color="auto"/>
        <w:bottom w:val="none" w:sz="0" w:space="0" w:color="auto"/>
        <w:right w:val="none" w:sz="0" w:space="0" w:color="auto"/>
      </w:divBdr>
    </w:div>
    <w:div w:id="1458793946">
      <w:marLeft w:val="640"/>
      <w:marRight w:val="0"/>
      <w:marTop w:val="0"/>
      <w:marBottom w:val="0"/>
      <w:divBdr>
        <w:top w:val="none" w:sz="0" w:space="0" w:color="auto"/>
        <w:left w:val="none" w:sz="0" w:space="0" w:color="auto"/>
        <w:bottom w:val="none" w:sz="0" w:space="0" w:color="auto"/>
        <w:right w:val="none" w:sz="0" w:space="0" w:color="auto"/>
      </w:divBdr>
    </w:div>
    <w:div w:id="1458838592">
      <w:marLeft w:val="640"/>
      <w:marRight w:val="0"/>
      <w:marTop w:val="0"/>
      <w:marBottom w:val="0"/>
      <w:divBdr>
        <w:top w:val="none" w:sz="0" w:space="0" w:color="auto"/>
        <w:left w:val="none" w:sz="0" w:space="0" w:color="auto"/>
        <w:bottom w:val="none" w:sz="0" w:space="0" w:color="auto"/>
        <w:right w:val="none" w:sz="0" w:space="0" w:color="auto"/>
      </w:divBdr>
    </w:div>
    <w:div w:id="1459028790">
      <w:marLeft w:val="640"/>
      <w:marRight w:val="0"/>
      <w:marTop w:val="0"/>
      <w:marBottom w:val="0"/>
      <w:divBdr>
        <w:top w:val="none" w:sz="0" w:space="0" w:color="auto"/>
        <w:left w:val="none" w:sz="0" w:space="0" w:color="auto"/>
        <w:bottom w:val="none" w:sz="0" w:space="0" w:color="auto"/>
        <w:right w:val="none" w:sz="0" w:space="0" w:color="auto"/>
      </w:divBdr>
    </w:div>
    <w:div w:id="1459179723">
      <w:marLeft w:val="640"/>
      <w:marRight w:val="0"/>
      <w:marTop w:val="0"/>
      <w:marBottom w:val="0"/>
      <w:divBdr>
        <w:top w:val="none" w:sz="0" w:space="0" w:color="auto"/>
        <w:left w:val="none" w:sz="0" w:space="0" w:color="auto"/>
        <w:bottom w:val="none" w:sz="0" w:space="0" w:color="auto"/>
        <w:right w:val="none" w:sz="0" w:space="0" w:color="auto"/>
      </w:divBdr>
    </w:div>
    <w:div w:id="1459492164">
      <w:marLeft w:val="640"/>
      <w:marRight w:val="0"/>
      <w:marTop w:val="0"/>
      <w:marBottom w:val="0"/>
      <w:divBdr>
        <w:top w:val="none" w:sz="0" w:space="0" w:color="auto"/>
        <w:left w:val="none" w:sz="0" w:space="0" w:color="auto"/>
        <w:bottom w:val="none" w:sz="0" w:space="0" w:color="auto"/>
        <w:right w:val="none" w:sz="0" w:space="0" w:color="auto"/>
      </w:divBdr>
    </w:div>
    <w:div w:id="1459638702">
      <w:marLeft w:val="640"/>
      <w:marRight w:val="0"/>
      <w:marTop w:val="0"/>
      <w:marBottom w:val="0"/>
      <w:divBdr>
        <w:top w:val="none" w:sz="0" w:space="0" w:color="auto"/>
        <w:left w:val="none" w:sz="0" w:space="0" w:color="auto"/>
        <w:bottom w:val="none" w:sz="0" w:space="0" w:color="auto"/>
        <w:right w:val="none" w:sz="0" w:space="0" w:color="auto"/>
      </w:divBdr>
    </w:div>
    <w:div w:id="1459688038">
      <w:marLeft w:val="640"/>
      <w:marRight w:val="0"/>
      <w:marTop w:val="0"/>
      <w:marBottom w:val="0"/>
      <w:divBdr>
        <w:top w:val="none" w:sz="0" w:space="0" w:color="auto"/>
        <w:left w:val="none" w:sz="0" w:space="0" w:color="auto"/>
        <w:bottom w:val="none" w:sz="0" w:space="0" w:color="auto"/>
        <w:right w:val="none" w:sz="0" w:space="0" w:color="auto"/>
      </w:divBdr>
    </w:div>
    <w:div w:id="1459883563">
      <w:marLeft w:val="640"/>
      <w:marRight w:val="0"/>
      <w:marTop w:val="0"/>
      <w:marBottom w:val="0"/>
      <w:divBdr>
        <w:top w:val="none" w:sz="0" w:space="0" w:color="auto"/>
        <w:left w:val="none" w:sz="0" w:space="0" w:color="auto"/>
        <w:bottom w:val="none" w:sz="0" w:space="0" w:color="auto"/>
        <w:right w:val="none" w:sz="0" w:space="0" w:color="auto"/>
      </w:divBdr>
    </w:div>
    <w:div w:id="1460151924">
      <w:marLeft w:val="640"/>
      <w:marRight w:val="0"/>
      <w:marTop w:val="0"/>
      <w:marBottom w:val="0"/>
      <w:divBdr>
        <w:top w:val="none" w:sz="0" w:space="0" w:color="auto"/>
        <w:left w:val="none" w:sz="0" w:space="0" w:color="auto"/>
        <w:bottom w:val="none" w:sz="0" w:space="0" w:color="auto"/>
        <w:right w:val="none" w:sz="0" w:space="0" w:color="auto"/>
      </w:divBdr>
    </w:div>
    <w:div w:id="1460799510">
      <w:marLeft w:val="640"/>
      <w:marRight w:val="0"/>
      <w:marTop w:val="0"/>
      <w:marBottom w:val="0"/>
      <w:divBdr>
        <w:top w:val="none" w:sz="0" w:space="0" w:color="auto"/>
        <w:left w:val="none" w:sz="0" w:space="0" w:color="auto"/>
        <w:bottom w:val="none" w:sz="0" w:space="0" w:color="auto"/>
        <w:right w:val="none" w:sz="0" w:space="0" w:color="auto"/>
      </w:divBdr>
    </w:div>
    <w:div w:id="1460805688">
      <w:marLeft w:val="640"/>
      <w:marRight w:val="0"/>
      <w:marTop w:val="0"/>
      <w:marBottom w:val="0"/>
      <w:divBdr>
        <w:top w:val="none" w:sz="0" w:space="0" w:color="auto"/>
        <w:left w:val="none" w:sz="0" w:space="0" w:color="auto"/>
        <w:bottom w:val="none" w:sz="0" w:space="0" w:color="auto"/>
        <w:right w:val="none" w:sz="0" w:space="0" w:color="auto"/>
      </w:divBdr>
    </w:div>
    <w:div w:id="1461264308">
      <w:marLeft w:val="640"/>
      <w:marRight w:val="0"/>
      <w:marTop w:val="0"/>
      <w:marBottom w:val="0"/>
      <w:divBdr>
        <w:top w:val="none" w:sz="0" w:space="0" w:color="auto"/>
        <w:left w:val="none" w:sz="0" w:space="0" w:color="auto"/>
        <w:bottom w:val="none" w:sz="0" w:space="0" w:color="auto"/>
        <w:right w:val="none" w:sz="0" w:space="0" w:color="auto"/>
      </w:divBdr>
    </w:div>
    <w:div w:id="1461463046">
      <w:marLeft w:val="640"/>
      <w:marRight w:val="0"/>
      <w:marTop w:val="0"/>
      <w:marBottom w:val="0"/>
      <w:divBdr>
        <w:top w:val="none" w:sz="0" w:space="0" w:color="auto"/>
        <w:left w:val="none" w:sz="0" w:space="0" w:color="auto"/>
        <w:bottom w:val="none" w:sz="0" w:space="0" w:color="auto"/>
        <w:right w:val="none" w:sz="0" w:space="0" w:color="auto"/>
      </w:divBdr>
    </w:div>
    <w:div w:id="1461727775">
      <w:marLeft w:val="480"/>
      <w:marRight w:val="0"/>
      <w:marTop w:val="0"/>
      <w:marBottom w:val="0"/>
      <w:divBdr>
        <w:top w:val="none" w:sz="0" w:space="0" w:color="auto"/>
        <w:left w:val="none" w:sz="0" w:space="0" w:color="auto"/>
        <w:bottom w:val="none" w:sz="0" w:space="0" w:color="auto"/>
        <w:right w:val="none" w:sz="0" w:space="0" w:color="auto"/>
      </w:divBdr>
    </w:div>
    <w:div w:id="1461801227">
      <w:marLeft w:val="640"/>
      <w:marRight w:val="0"/>
      <w:marTop w:val="0"/>
      <w:marBottom w:val="0"/>
      <w:divBdr>
        <w:top w:val="none" w:sz="0" w:space="0" w:color="auto"/>
        <w:left w:val="none" w:sz="0" w:space="0" w:color="auto"/>
        <w:bottom w:val="none" w:sz="0" w:space="0" w:color="auto"/>
        <w:right w:val="none" w:sz="0" w:space="0" w:color="auto"/>
      </w:divBdr>
    </w:div>
    <w:div w:id="1461804063">
      <w:marLeft w:val="640"/>
      <w:marRight w:val="0"/>
      <w:marTop w:val="0"/>
      <w:marBottom w:val="0"/>
      <w:divBdr>
        <w:top w:val="none" w:sz="0" w:space="0" w:color="auto"/>
        <w:left w:val="none" w:sz="0" w:space="0" w:color="auto"/>
        <w:bottom w:val="none" w:sz="0" w:space="0" w:color="auto"/>
        <w:right w:val="none" w:sz="0" w:space="0" w:color="auto"/>
      </w:divBdr>
    </w:div>
    <w:div w:id="1462383942">
      <w:marLeft w:val="640"/>
      <w:marRight w:val="0"/>
      <w:marTop w:val="0"/>
      <w:marBottom w:val="0"/>
      <w:divBdr>
        <w:top w:val="none" w:sz="0" w:space="0" w:color="auto"/>
        <w:left w:val="none" w:sz="0" w:space="0" w:color="auto"/>
        <w:bottom w:val="none" w:sz="0" w:space="0" w:color="auto"/>
        <w:right w:val="none" w:sz="0" w:space="0" w:color="auto"/>
      </w:divBdr>
    </w:div>
    <w:div w:id="1462460179">
      <w:bodyDiv w:val="1"/>
      <w:marLeft w:val="0"/>
      <w:marRight w:val="0"/>
      <w:marTop w:val="0"/>
      <w:marBottom w:val="0"/>
      <w:divBdr>
        <w:top w:val="none" w:sz="0" w:space="0" w:color="auto"/>
        <w:left w:val="none" w:sz="0" w:space="0" w:color="auto"/>
        <w:bottom w:val="none" w:sz="0" w:space="0" w:color="auto"/>
        <w:right w:val="none" w:sz="0" w:space="0" w:color="auto"/>
      </w:divBdr>
    </w:div>
    <w:div w:id="1462460221">
      <w:marLeft w:val="640"/>
      <w:marRight w:val="0"/>
      <w:marTop w:val="0"/>
      <w:marBottom w:val="0"/>
      <w:divBdr>
        <w:top w:val="none" w:sz="0" w:space="0" w:color="auto"/>
        <w:left w:val="none" w:sz="0" w:space="0" w:color="auto"/>
        <w:bottom w:val="none" w:sz="0" w:space="0" w:color="auto"/>
        <w:right w:val="none" w:sz="0" w:space="0" w:color="auto"/>
      </w:divBdr>
    </w:div>
    <w:div w:id="1462533630">
      <w:bodyDiv w:val="1"/>
      <w:marLeft w:val="0"/>
      <w:marRight w:val="0"/>
      <w:marTop w:val="0"/>
      <w:marBottom w:val="0"/>
      <w:divBdr>
        <w:top w:val="none" w:sz="0" w:space="0" w:color="auto"/>
        <w:left w:val="none" w:sz="0" w:space="0" w:color="auto"/>
        <w:bottom w:val="none" w:sz="0" w:space="0" w:color="auto"/>
        <w:right w:val="none" w:sz="0" w:space="0" w:color="auto"/>
      </w:divBdr>
      <w:divsChild>
        <w:div w:id="27343002">
          <w:marLeft w:val="480"/>
          <w:marRight w:val="0"/>
          <w:marTop w:val="0"/>
          <w:marBottom w:val="0"/>
          <w:divBdr>
            <w:top w:val="none" w:sz="0" w:space="0" w:color="auto"/>
            <w:left w:val="none" w:sz="0" w:space="0" w:color="auto"/>
            <w:bottom w:val="none" w:sz="0" w:space="0" w:color="auto"/>
            <w:right w:val="none" w:sz="0" w:space="0" w:color="auto"/>
          </w:divBdr>
        </w:div>
        <w:div w:id="107354094">
          <w:marLeft w:val="480"/>
          <w:marRight w:val="0"/>
          <w:marTop w:val="0"/>
          <w:marBottom w:val="0"/>
          <w:divBdr>
            <w:top w:val="none" w:sz="0" w:space="0" w:color="auto"/>
            <w:left w:val="none" w:sz="0" w:space="0" w:color="auto"/>
            <w:bottom w:val="none" w:sz="0" w:space="0" w:color="auto"/>
            <w:right w:val="none" w:sz="0" w:space="0" w:color="auto"/>
          </w:divBdr>
        </w:div>
        <w:div w:id="186676192">
          <w:marLeft w:val="480"/>
          <w:marRight w:val="0"/>
          <w:marTop w:val="0"/>
          <w:marBottom w:val="0"/>
          <w:divBdr>
            <w:top w:val="none" w:sz="0" w:space="0" w:color="auto"/>
            <w:left w:val="none" w:sz="0" w:space="0" w:color="auto"/>
            <w:bottom w:val="none" w:sz="0" w:space="0" w:color="auto"/>
            <w:right w:val="none" w:sz="0" w:space="0" w:color="auto"/>
          </w:divBdr>
        </w:div>
        <w:div w:id="234051764">
          <w:marLeft w:val="480"/>
          <w:marRight w:val="0"/>
          <w:marTop w:val="0"/>
          <w:marBottom w:val="0"/>
          <w:divBdr>
            <w:top w:val="none" w:sz="0" w:space="0" w:color="auto"/>
            <w:left w:val="none" w:sz="0" w:space="0" w:color="auto"/>
            <w:bottom w:val="none" w:sz="0" w:space="0" w:color="auto"/>
            <w:right w:val="none" w:sz="0" w:space="0" w:color="auto"/>
          </w:divBdr>
        </w:div>
        <w:div w:id="239367209">
          <w:marLeft w:val="480"/>
          <w:marRight w:val="0"/>
          <w:marTop w:val="0"/>
          <w:marBottom w:val="0"/>
          <w:divBdr>
            <w:top w:val="none" w:sz="0" w:space="0" w:color="auto"/>
            <w:left w:val="none" w:sz="0" w:space="0" w:color="auto"/>
            <w:bottom w:val="none" w:sz="0" w:space="0" w:color="auto"/>
            <w:right w:val="none" w:sz="0" w:space="0" w:color="auto"/>
          </w:divBdr>
        </w:div>
        <w:div w:id="308021904">
          <w:marLeft w:val="480"/>
          <w:marRight w:val="0"/>
          <w:marTop w:val="0"/>
          <w:marBottom w:val="0"/>
          <w:divBdr>
            <w:top w:val="none" w:sz="0" w:space="0" w:color="auto"/>
            <w:left w:val="none" w:sz="0" w:space="0" w:color="auto"/>
            <w:bottom w:val="none" w:sz="0" w:space="0" w:color="auto"/>
            <w:right w:val="none" w:sz="0" w:space="0" w:color="auto"/>
          </w:divBdr>
        </w:div>
        <w:div w:id="329675189">
          <w:marLeft w:val="480"/>
          <w:marRight w:val="0"/>
          <w:marTop w:val="0"/>
          <w:marBottom w:val="0"/>
          <w:divBdr>
            <w:top w:val="none" w:sz="0" w:space="0" w:color="auto"/>
            <w:left w:val="none" w:sz="0" w:space="0" w:color="auto"/>
            <w:bottom w:val="none" w:sz="0" w:space="0" w:color="auto"/>
            <w:right w:val="none" w:sz="0" w:space="0" w:color="auto"/>
          </w:divBdr>
        </w:div>
        <w:div w:id="395864385">
          <w:marLeft w:val="480"/>
          <w:marRight w:val="0"/>
          <w:marTop w:val="0"/>
          <w:marBottom w:val="0"/>
          <w:divBdr>
            <w:top w:val="none" w:sz="0" w:space="0" w:color="auto"/>
            <w:left w:val="none" w:sz="0" w:space="0" w:color="auto"/>
            <w:bottom w:val="none" w:sz="0" w:space="0" w:color="auto"/>
            <w:right w:val="none" w:sz="0" w:space="0" w:color="auto"/>
          </w:divBdr>
        </w:div>
        <w:div w:id="419176000">
          <w:marLeft w:val="480"/>
          <w:marRight w:val="0"/>
          <w:marTop w:val="0"/>
          <w:marBottom w:val="0"/>
          <w:divBdr>
            <w:top w:val="none" w:sz="0" w:space="0" w:color="auto"/>
            <w:left w:val="none" w:sz="0" w:space="0" w:color="auto"/>
            <w:bottom w:val="none" w:sz="0" w:space="0" w:color="auto"/>
            <w:right w:val="none" w:sz="0" w:space="0" w:color="auto"/>
          </w:divBdr>
        </w:div>
        <w:div w:id="420566628">
          <w:marLeft w:val="480"/>
          <w:marRight w:val="0"/>
          <w:marTop w:val="0"/>
          <w:marBottom w:val="0"/>
          <w:divBdr>
            <w:top w:val="none" w:sz="0" w:space="0" w:color="auto"/>
            <w:left w:val="none" w:sz="0" w:space="0" w:color="auto"/>
            <w:bottom w:val="none" w:sz="0" w:space="0" w:color="auto"/>
            <w:right w:val="none" w:sz="0" w:space="0" w:color="auto"/>
          </w:divBdr>
        </w:div>
        <w:div w:id="456686455">
          <w:marLeft w:val="480"/>
          <w:marRight w:val="0"/>
          <w:marTop w:val="0"/>
          <w:marBottom w:val="0"/>
          <w:divBdr>
            <w:top w:val="none" w:sz="0" w:space="0" w:color="auto"/>
            <w:left w:val="none" w:sz="0" w:space="0" w:color="auto"/>
            <w:bottom w:val="none" w:sz="0" w:space="0" w:color="auto"/>
            <w:right w:val="none" w:sz="0" w:space="0" w:color="auto"/>
          </w:divBdr>
        </w:div>
        <w:div w:id="469832538">
          <w:marLeft w:val="480"/>
          <w:marRight w:val="0"/>
          <w:marTop w:val="0"/>
          <w:marBottom w:val="0"/>
          <w:divBdr>
            <w:top w:val="none" w:sz="0" w:space="0" w:color="auto"/>
            <w:left w:val="none" w:sz="0" w:space="0" w:color="auto"/>
            <w:bottom w:val="none" w:sz="0" w:space="0" w:color="auto"/>
            <w:right w:val="none" w:sz="0" w:space="0" w:color="auto"/>
          </w:divBdr>
        </w:div>
        <w:div w:id="521281677">
          <w:marLeft w:val="480"/>
          <w:marRight w:val="0"/>
          <w:marTop w:val="0"/>
          <w:marBottom w:val="0"/>
          <w:divBdr>
            <w:top w:val="none" w:sz="0" w:space="0" w:color="auto"/>
            <w:left w:val="none" w:sz="0" w:space="0" w:color="auto"/>
            <w:bottom w:val="none" w:sz="0" w:space="0" w:color="auto"/>
            <w:right w:val="none" w:sz="0" w:space="0" w:color="auto"/>
          </w:divBdr>
        </w:div>
        <w:div w:id="522088610">
          <w:marLeft w:val="480"/>
          <w:marRight w:val="0"/>
          <w:marTop w:val="0"/>
          <w:marBottom w:val="0"/>
          <w:divBdr>
            <w:top w:val="none" w:sz="0" w:space="0" w:color="auto"/>
            <w:left w:val="none" w:sz="0" w:space="0" w:color="auto"/>
            <w:bottom w:val="none" w:sz="0" w:space="0" w:color="auto"/>
            <w:right w:val="none" w:sz="0" w:space="0" w:color="auto"/>
          </w:divBdr>
        </w:div>
        <w:div w:id="527260093">
          <w:marLeft w:val="480"/>
          <w:marRight w:val="0"/>
          <w:marTop w:val="0"/>
          <w:marBottom w:val="0"/>
          <w:divBdr>
            <w:top w:val="none" w:sz="0" w:space="0" w:color="auto"/>
            <w:left w:val="none" w:sz="0" w:space="0" w:color="auto"/>
            <w:bottom w:val="none" w:sz="0" w:space="0" w:color="auto"/>
            <w:right w:val="none" w:sz="0" w:space="0" w:color="auto"/>
          </w:divBdr>
        </w:div>
        <w:div w:id="655576245">
          <w:marLeft w:val="480"/>
          <w:marRight w:val="0"/>
          <w:marTop w:val="0"/>
          <w:marBottom w:val="0"/>
          <w:divBdr>
            <w:top w:val="none" w:sz="0" w:space="0" w:color="auto"/>
            <w:left w:val="none" w:sz="0" w:space="0" w:color="auto"/>
            <w:bottom w:val="none" w:sz="0" w:space="0" w:color="auto"/>
            <w:right w:val="none" w:sz="0" w:space="0" w:color="auto"/>
          </w:divBdr>
        </w:div>
        <w:div w:id="657542309">
          <w:marLeft w:val="480"/>
          <w:marRight w:val="0"/>
          <w:marTop w:val="0"/>
          <w:marBottom w:val="0"/>
          <w:divBdr>
            <w:top w:val="none" w:sz="0" w:space="0" w:color="auto"/>
            <w:left w:val="none" w:sz="0" w:space="0" w:color="auto"/>
            <w:bottom w:val="none" w:sz="0" w:space="0" w:color="auto"/>
            <w:right w:val="none" w:sz="0" w:space="0" w:color="auto"/>
          </w:divBdr>
        </w:div>
        <w:div w:id="689768716">
          <w:marLeft w:val="480"/>
          <w:marRight w:val="0"/>
          <w:marTop w:val="0"/>
          <w:marBottom w:val="0"/>
          <w:divBdr>
            <w:top w:val="none" w:sz="0" w:space="0" w:color="auto"/>
            <w:left w:val="none" w:sz="0" w:space="0" w:color="auto"/>
            <w:bottom w:val="none" w:sz="0" w:space="0" w:color="auto"/>
            <w:right w:val="none" w:sz="0" w:space="0" w:color="auto"/>
          </w:divBdr>
        </w:div>
        <w:div w:id="709232951">
          <w:marLeft w:val="480"/>
          <w:marRight w:val="0"/>
          <w:marTop w:val="0"/>
          <w:marBottom w:val="0"/>
          <w:divBdr>
            <w:top w:val="none" w:sz="0" w:space="0" w:color="auto"/>
            <w:left w:val="none" w:sz="0" w:space="0" w:color="auto"/>
            <w:bottom w:val="none" w:sz="0" w:space="0" w:color="auto"/>
            <w:right w:val="none" w:sz="0" w:space="0" w:color="auto"/>
          </w:divBdr>
        </w:div>
        <w:div w:id="781145517">
          <w:marLeft w:val="480"/>
          <w:marRight w:val="0"/>
          <w:marTop w:val="0"/>
          <w:marBottom w:val="0"/>
          <w:divBdr>
            <w:top w:val="none" w:sz="0" w:space="0" w:color="auto"/>
            <w:left w:val="none" w:sz="0" w:space="0" w:color="auto"/>
            <w:bottom w:val="none" w:sz="0" w:space="0" w:color="auto"/>
            <w:right w:val="none" w:sz="0" w:space="0" w:color="auto"/>
          </w:divBdr>
        </w:div>
        <w:div w:id="788357997">
          <w:marLeft w:val="480"/>
          <w:marRight w:val="0"/>
          <w:marTop w:val="0"/>
          <w:marBottom w:val="0"/>
          <w:divBdr>
            <w:top w:val="none" w:sz="0" w:space="0" w:color="auto"/>
            <w:left w:val="none" w:sz="0" w:space="0" w:color="auto"/>
            <w:bottom w:val="none" w:sz="0" w:space="0" w:color="auto"/>
            <w:right w:val="none" w:sz="0" w:space="0" w:color="auto"/>
          </w:divBdr>
        </w:div>
        <w:div w:id="812409095">
          <w:marLeft w:val="480"/>
          <w:marRight w:val="0"/>
          <w:marTop w:val="0"/>
          <w:marBottom w:val="0"/>
          <w:divBdr>
            <w:top w:val="none" w:sz="0" w:space="0" w:color="auto"/>
            <w:left w:val="none" w:sz="0" w:space="0" w:color="auto"/>
            <w:bottom w:val="none" w:sz="0" w:space="0" w:color="auto"/>
            <w:right w:val="none" w:sz="0" w:space="0" w:color="auto"/>
          </w:divBdr>
        </w:div>
        <w:div w:id="851605434">
          <w:marLeft w:val="480"/>
          <w:marRight w:val="0"/>
          <w:marTop w:val="0"/>
          <w:marBottom w:val="0"/>
          <w:divBdr>
            <w:top w:val="none" w:sz="0" w:space="0" w:color="auto"/>
            <w:left w:val="none" w:sz="0" w:space="0" w:color="auto"/>
            <w:bottom w:val="none" w:sz="0" w:space="0" w:color="auto"/>
            <w:right w:val="none" w:sz="0" w:space="0" w:color="auto"/>
          </w:divBdr>
        </w:div>
        <w:div w:id="859662983">
          <w:marLeft w:val="480"/>
          <w:marRight w:val="0"/>
          <w:marTop w:val="0"/>
          <w:marBottom w:val="0"/>
          <w:divBdr>
            <w:top w:val="none" w:sz="0" w:space="0" w:color="auto"/>
            <w:left w:val="none" w:sz="0" w:space="0" w:color="auto"/>
            <w:bottom w:val="none" w:sz="0" w:space="0" w:color="auto"/>
            <w:right w:val="none" w:sz="0" w:space="0" w:color="auto"/>
          </w:divBdr>
        </w:div>
        <w:div w:id="873074606">
          <w:marLeft w:val="480"/>
          <w:marRight w:val="0"/>
          <w:marTop w:val="0"/>
          <w:marBottom w:val="0"/>
          <w:divBdr>
            <w:top w:val="none" w:sz="0" w:space="0" w:color="auto"/>
            <w:left w:val="none" w:sz="0" w:space="0" w:color="auto"/>
            <w:bottom w:val="none" w:sz="0" w:space="0" w:color="auto"/>
            <w:right w:val="none" w:sz="0" w:space="0" w:color="auto"/>
          </w:divBdr>
        </w:div>
        <w:div w:id="881747697">
          <w:marLeft w:val="480"/>
          <w:marRight w:val="0"/>
          <w:marTop w:val="0"/>
          <w:marBottom w:val="0"/>
          <w:divBdr>
            <w:top w:val="none" w:sz="0" w:space="0" w:color="auto"/>
            <w:left w:val="none" w:sz="0" w:space="0" w:color="auto"/>
            <w:bottom w:val="none" w:sz="0" w:space="0" w:color="auto"/>
            <w:right w:val="none" w:sz="0" w:space="0" w:color="auto"/>
          </w:divBdr>
        </w:div>
        <w:div w:id="887910415">
          <w:marLeft w:val="480"/>
          <w:marRight w:val="0"/>
          <w:marTop w:val="0"/>
          <w:marBottom w:val="0"/>
          <w:divBdr>
            <w:top w:val="none" w:sz="0" w:space="0" w:color="auto"/>
            <w:left w:val="none" w:sz="0" w:space="0" w:color="auto"/>
            <w:bottom w:val="none" w:sz="0" w:space="0" w:color="auto"/>
            <w:right w:val="none" w:sz="0" w:space="0" w:color="auto"/>
          </w:divBdr>
        </w:div>
        <w:div w:id="888491176">
          <w:marLeft w:val="480"/>
          <w:marRight w:val="0"/>
          <w:marTop w:val="0"/>
          <w:marBottom w:val="0"/>
          <w:divBdr>
            <w:top w:val="none" w:sz="0" w:space="0" w:color="auto"/>
            <w:left w:val="none" w:sz="0" w:space="0" w:color="auto"/>
            <w:bottom w:val="none" w:sz="0" w:space="0" w:color="auto"/>
            <w:right w:val="none" w:sz="0" w:space="0" w:color="auto"/>
          </w:divBdr>
        </w:div>
        <w:div w:id="959530570">
          <w:marLeft w:val="480"/>
          <w:marRight w:val="0"/>
          <w:marTop w:val="0"/>
          <w:marBottom w:val="0"/>
          <w:divBdr>
            <w:top w:val="none" w:sz="0" w:space="0" w:color="auto"/>
            <w:left w:val="none" w:sz="0" w:space="0" w:color="auto"/>
            <w:bottom w:val="none" w:sz="0" w:space="0" w:color="auto"/>
            <w:right w:val="none" w:sz="0" w:space="0" w:color="auto"/>
          </w:divBdr>
        </w:div>
        <w:div w:id="1074400651">
          <w:marLeft w:val="480"/>
          <w:marRight w:val="0"/>
          <w:marTop w:val="0"/>
          <w:marBottom w:val="0"/>
          <w:divBdr>
            <w:top w:val="none" w:sz="0" w:space="0" w:color="auto"/>
            <w:left w:val="none" w:sz="0" w:space="0" w:color="auto"/>
            <w:bottom w:val="none" w:sz="0" w:space="0" w:color="auto"/>
            <w:right w:val="none" w:sz="0" w:space="0" w:color="auto"/>
          </w:divBdr>
        </w:div>
        <w:div w:id="1153451971">
          <w:marLeft w:val="480"/>
          <w:marRight w:val="0"/>
          <w:marTop w:val="0"/>
          <w:marBottom w:val="0"/>
          <w:divBdr>
            <w:top w:val="none" w:sz="0" w:space="0" w:color="auto"/>
            <w:left w:val="none" w:sz="0" w:space="0" w:color="auto"/>
            <w:bottom w:val="none" w:sz="0" w:space="0" w:color="auto"/>
            <w:right w:val="none" w:sz="0" w:space="0" w:color="auto"/>
          </w:divBdr>
        </w:div>
        <w:div w:id="1202716858">
          <w:marLeft w:val="480"/>
          <w:marRight w:val="0"/>
          <w:marTop w:val="0"/>
          <w:marBottom w:val="0"/>
          <w:divBdr>
            <w:top w:val="none" w:sz="0" w:space="0" w:color="auto"/>
            <w:left w:val="none" w:sz="0" w:space="0" w:color="auto"/>
            <w:bottom w:val="none" w:sz="0" w:space="0" w:color="auto"/>
            <w:right w:val="none" w:sz="0" w:space="0" w:color="auto"/>
          </w:divBdr>
        </w:div>
        <w:div w:id="1208491343">
          <w:marLeft w:val="480"/>
          <w:marRight w:val="0"/>
          <w:marTop w:val="0"/>
          <w:marBottom w:val="0"/>
          <w:divBdr>
            <w:top w:val="none" w:sz="0" w:space="0" w:color="auto"/>
            <w:left w:val="none" w:sz="0" w:space="0" w:color="auto"/>
            <w:bottom w:val="none" w:sz="0" w:space="0" w:color="auto"/>
            <w:right w:val="none" w:sz="0" w:space="0" w:color="auto"/>
          </w:divBdr>
        </w:div>
        <w:div w:id="1236823761">
          <w:marLeft w:val="480"/>
          <w:marRight w:val="0"/>
          <w:marTop w:val="0"/>
          <w:marBottom w:val="0"/>
          <w:divBdr>
            <w:top w:val="none" w:sz="0" w:space="0" w:color="auto"/>
            <w:left w:val="none" w:sz="0" w:space="0" w:color="auto"/>
            <w:bottom w:val="none" w:sz="0" w:space="0" w:color="auto"/>
            <w:right w:val="none" w:sz="0" w:space="0" w:color="auto"/>
          </w:divBdr>
        </w:div>
        <w:div w:id="1238056031">
          <w:marLeft w:val="480"/>
          <w:marRight w:val="0"/>
          <w:marTop w:val="0"/>
          <w:marBottom w:val="0"/>
          <w:divBdr>
            <w:top w:val="none" w:sz="0" w:space="0" w:color="auto"/>
            <w:left w:val="none" w:sz="0" w:space="0" w:color="auto"/>
            <w:bottom w:val="none" w:sz="0" w:space="0" w:color="auto"/>
            <w:right w:val="none" w:sz="0" w:space="0" w:color="auto"/>
          </w:divBdr>
        </w:div>
        <w:div w:id="1263763443">
          <w:marLeft w:val="480"/>
          <w:marRight w:val="0"/>
          <w:marTop w:val="0"/>
          <w:marBottom w:val="0"/>
          <w:divBdr>
            <w:top w:val="none" w:sz="0" w:space="0" w:color="auto"/>
            <w:left w:val="none" w:sz="0" w:space="0" w:color="auto"/>
            <w:bottom w:val="none" w:sz="0" w:space="0" w:color="auto"/>
            <w:right w:val="none" w:sz="0" w:space="0" w:color="auto"/>
          </w:divBdr>
        </w:div>
        <w:div w:id="1322466853">
          <w:marLeft w:val="480"/>
          <w:marRight w:val="0"/>
          <w:marTop w:val="0"/>
          <w:marBottom w:val="0"/>
          <w:divBdr>
            <w:top w:val="none" w:sz="0" w:space="0" w:color="auto"/>
            <w:left w:val="none" w:sz="0" w:space="0" w:color="auto"/>
            <w:bottom w:val="none" w:sz="0" w:space="0" w:color="auto"/>
            <w:right w:val="none" w:sz="0" w:space="0" w:color="auto"/>
          </w:divBdr>
        </w:div>
        <w:div w:id="1339575216">
          <w:marLeft w:val="480"/>
          <w:marRight w:val="0"/>
          <w:marTop w:val="0"/>
          <w:marBottom w:val="0"/>
          <w:divBdr>
            <w:top w:val="none" w:sz="0" w:space="0" w:color="auto"/>
            <w:left w:val="none" w:sz="0" w:space="0" w:color="auto"/>
            <w:bottom w:val="none" w:sz="0" w:space="0" w:color="auto"/>
            <w:right w:val="none" w:sz="0" w:space="0" w:color="auto"/>
          </w:divBdr>
        </w:div>
        <w:div w:id="1389065121">
          <w:marLeft w:val="480"/>
          <w:marRight w:val="0"/>
          <w:marTop w:val="0"/>
          <w:marBottom w:val="0"/>
          <w:divBdr>
            <w:top w:val="none" w:sz="0" w:space="0" w:color="auto"/>
            <w:left w:val="none" w:sz="0" w:space="0" w:color="auto"/>
            <w:bottom w:val="none" w:sz="0" w:space="0" w:color="auto"/>
            <w:right w:val="none" w:sz="0" w:space="0" w:color="auto"/>
          </w:divBdr>
        </w:div>
        <w:div w:id="1397899330">
          <w:marLeft w:val="480"/>
          <w:marRight w:val="0"/>
          <w:marTop w:val="0"/>
          <w:marBottom w:val="0"/>
          <w:divBdr>
            <w:top w:val="none" w:sz="0" w:space="0" w:color="auto"/>
            <w:left w:val="none" w:sz="0" w:space="0" w:color="auto"/>
            <w:bottom w:val="none" w:sz="0" w:space="0" w:color="auto"/>
            <w:right w:val="none" w:sz="0" w:space="0" w:color="auto"/>
          </w:divBdr>
        </w:div>
        <w:div w:id="1399786763">
          <w:marLeft w:val="480"/>
          <w:marRight w:val="0"/>
          <w:marTop w:val="0"/>
          <w:marBottom w:val="0"/>
          <w:divBdr>
            <w:top w:val="none" w:sz="0" w:space="0" w:color="auto"/>
            <w:left w:val="none" w:sz="0" w:space="0" w:color="auto"/>
            <w:bottom w:val="none" w:sz="0" w:space="0" w:color="auto"/>
            <w:right w:val="none" w:sz="0" w:space="0" w:color="auto"/>
          </w:divBdr>
        </w:div>
        <w:div w:id="1427263008">
          <w:marLeft w:val="480"/>
          <w:marRight w:val="0"/>
          <w:marTop w:val="0"/>
          <w:marBottom w:val="0"/>
          <w:divBdr>
            <w:top w:val="none" w:sz="0" w:space="0" w:color="auto"/>
            <w:left w:val="none" w:sz="0" w:space="0" w:color="auto"/>
            <w:bottom w:val="none" w:sz="0" w:space="0" w:color="auto"/>
            <w:right w:val="none" w:sz="0" w:space="0" w:color="auto"/>
          </w:divBdr>
        </w:div>
        <w:div w:id="1429738887">
          <w:marLeft w:val="480"/>
          <w:marRight w:val="0"/>
          <w:marTop w:val="0"/>
          <w:marBottom w:val="0"/>
          <w:divBdr>
            <w:top w:val="none" w:sz="0" w:space="0" w:color="auto"/>
            <w:left w:val="none" w:sz="0" w:space="0" w:color="auto"/>
            <w:bottom w:val="none" w:sz="0" w:space="0" w:color="auto"/>
            <w:right w:val="none" w:sz="0" w:space="0" w:color="auto"/>
          </w:divBdr>
        </w:div>
        <w:div w:id="1447776951">
          <w:marLeft w:val="480"/>
          <w:marRight w:val="0"/>
          <w:marTop w:val="0"/>
          <w:marBottom w:val="0"/>
          <w:divBdr>
            <w:top w:val="none" w:sz="0" w:space="0" w:color="auto"/>
            <w:left w:val="none" w:sz="0" w:space="0" w:color="auto"/>
            <w:bottom w:val="none" w:sz="0" w:space="0" w:color="auto"/>
            <w:right w:val="none" w:sz="0" w:space="0" w:color="auto"/>
          </w:divBdr>
        </w:div>
        <w:div w:id="1498307128">
          <w:marLeft w:val="480"/>
          <w:marRight w:val="0"/>
          <w:marTop w:val="0"/>
          <w:marBottom w:val="0"/>
          <w:divBdr>
            <w:top w:val="none" w:sz="0" w:space="0" w:color="auto"/>
            <w:left w:val="none" w:sz="0" w:space="0" w:color="auto"/>
            <w:bottom w:val="none" w:sz="0" w:space="0" w:color="auto"/>
            <w:right w:val="none" w:sz="0" w:space="0" w:color="auto"/>
          </w:divBdr>
        </w:div>
        <w:div w:id="1508641896">
          <w:marLeft w:val="480"/>
          <w:marRight w:val="0"/>
          <w:marTop w:val="0"/>
          <w:marBottom w:val="0"/>
          <w:divBdr>
            <w:top w:val="none" w:sz="0" w:space="0" w:color="auto"/>
            <w:left w:val="none" w:sz="0" w:space="0" w:color="auto"/>
            <w:bottom w:val="none" w:sz="0" w:space="0" w:color="auto"/>
            <w:right w:val="none" w:sz="0" w:space="0" w:color="auto"/>
          </w:divBdr>
        </w:div>
        <w:div w:id="1512573025">
          <w:marLeft w:val="480"/>
          <w:marRight w:val="0"/>
          <w:marTop w:val="0"/>
          <w:marBottom w:val="0"/>
          <w:divBdr>
            <w:top w:val="none" w:sz="0" w:space="0" w:color="auto"/>
            <w:left w:val="none" w:sz="0" w:space="0" w:color="auto"/>
            <w:bottom w:val="none" w:sz="0" w:space="0" w:color="auto"/>
            <w:right w:val="none" w:sz="0" w:space="0" w:color="auto"/>
          </w:divBdr>
        </w:div>
        <w:div w:id="1571311492">
          <w:marLeft w:val="480"/>
          <w:marRight w:val="0"/>
          <w:marTop w:val="0"/>
          <w:marBottom w:val="0"/>
          <w:divBdr>
            <w:top w:val="none" w:sz="0" w:space="0" w:color="auto"/>
            <w:left w:val="none" w:sz="0" w:space="0" w:color="auto"/>
            <w:bottom w:val="none" w:sz="0" w:space="0" w:color="auto"/>
            <w:right w:val="none" w:sz="0" w:space="0" w:color="auto"/>
          </w:divBdr>
        </w:div>
        <w:div w:id="1581478633">
          <w:marLeft w:val="480"/>
          <w:marRight w:val="0"/>
          <w:marTop w:val="0"/>
          <w:marBottom w:val="0"/>
          <w:divBdr>
            <w:top w:val="none" w:sz="0" w:space="0" w:color="auto"/>
            <w:left w:val="none" w:sz="0" w:space="0" w:color="auto"/>
            <w:bottom w:val="none" w:sz="0" w:space="0" w:color="auto"/>
            <w:right w:val="none" w:sz="0" w:space="0" w:color="auto"/>
          </w:divBdr>
        </w:div>
        <w:div w:id="1627395929">
          <w:marLeft w:val="480"/>
          <w:marRight w:val="0"/>
          <w:marTop w:val="0"/>
          <w:marBottom w:val="0"/>
          <w:divBdr>
            <w:top w:val="none" w:sz="0" w:space="0" w:color="auto"/>
            <w:left w:val="none" w:sz="0" w:space="0" w:color="auto"/>
            <w:bottom w:val="none" w:sz="0" w:space="0" w:color="auto"/>
            <w:right w:val="none" w:sz="0" w:space="0" w:color="auto"/>
          </w:divBdr>
        </w:div>
        <w:div w:id="1628505405">
          <w:marLeft w:val="480"/>
          <w:marRight w:val="0"/>
          <w:marTop w:val="0"/>
          <w:marBottom w:val="0"/>
          <w:divBdr>
            <w:top w:val="none" w:sz="0" w:space="0" w:color="auto"/>
            <w:left w:val="none" w:sz="0" w:space="0" w:color="auto"/>
            <w:bottom w:val="none" w:sz="0" w:space="0" w:color="auto"/>
            <w:right w:val="none" w:sz="0" w:space="0" w:color="auto"/>
          </w:divBdr>
        </w:div>
        <w:div w:id="1686900596">
          <w:marLeft w:val="480"/>
          <w:marRight w:val="0"/>
          <w:marTop w:val="0"/>
          <w:marBottom w:val="0"/>
          <w:divBdr>
            <w:top w:val="none" w:sz="0" w:space="0" w:color="auto"/>
            <w:left w:val="none" w:sz="0" w:space="0" w:color="auto"/>
            <w:bottom w:val="none" w:sz="0" w:space="0" w:color="auto"/>
            <w:right w:val="none" w:sz="0" w:space="0" w:color="auto"/>
          </w:divBdr>
        </w:div>
        <w:div w:id="1687511747">
          <w:marLeft w:val="480"/>
          <w:marRight w:val="0"/>
          <w:marTop w:val="0"/>
          <w:marBottom w:val="0"/>
          <w:divBdr>
            <w:top w:val="none" w:sz="0" w:space="0" w:color="auto"/>
            <w:left w:val="none" w:sz="0" w:space="0" w:color="auto"/>
            <w:bottom w:val="none" w:sz="0" w:space="0" w:color="auto"/>
            <w:right w:val="none" w:sz="0" w:space="0" w:color="auto"/>
          </w:divBdr>
        </w:div>
        <w:div w:id="1698432553">
          <w:marLeft w:val="480"/>
          <w:marRight w:val="0"/>
          <w:marTop w:val="0"/>
          <w:marBottom w:val="0"/>
          <w:divBdr>
            <w:top w:val="none" w:sz="0" w:space="0" w:color="auto"/>
            <w:left w:val="none" w:sz="0" w:space="0" w:color="auto"/>
            <w:bottom w:val="none" w:sz="0" w:space="0" w:color="auto"/>
            <w:right w:val="none" w:sz="0" w:space="0" w:color="auto"/>
          </w:divBdr>
        </w:div>
        <w:div w:id="1785537474">
          <w:marLeft w:val="480"/>
          <w:marRight w:val="0"/>
          <w:marTop w:val="0"/>
          <w:marBottom w:val="0"/>
          <w:divBdr>
            <w:top w:val="none" w:sz="0" w:space="0" w:color="auto"/>
            <w:left w:val="none" w:sz="0" w:space="0" w:color="auto"/>
            <w:bottom w:val="none" w:sz="0" w:space="0" w:color="auto"/>
            <w:right w:val="none" w:sz="0" w:space="0" w:color="auto"/>
          </w:divBdr>
        </w:div>
        <w:div w:id="1808736851">
          <w:marLeft w:val="480"/>
          <w:marRight w:val="0"/>
          <w:marTop w:val="0"/>
          <w:marBottom w:val="0"/>
          <w:divBdr>
            <w:top w:val="none" w:sz="0" w:space="0" w:color="auto"/>
            <w:left w:val="none" w:sz="0" w:space="0" w:color="auto"/>
            <w:bottom w:val="none" w:sz="0" w:space="0" w:color="auto"/>
            <w:right w:val="none" w:sz="0" w:space="0" w:color="auto"/>
          </w:divBdr>
        </w:div>
        <w:div w:id="1810316934">
          <w:marLeft w:val="480"/>
          <w:marRight w:val="0"/>
          <w:marTop w:val="0"/>
          <w:marBottom w:val="0"/>
          <w:divBdr>
            <w:top w:val="none" w:sz="0" w:space="0" w:color="auto"/>
            <w:left w:val="none" w:sz="0" w:space="0" w:color="auto"/>
            <w:bottom w:val="none" w:sz="0" w:space="0" w:color="auto"/>
            <w:right w:val="none" w:sz="0" w:space="0" w:color="auto"/>
          </w:divBdr>
        </w:div>
        <w:div w:id="1879194967">
          <w:marLeft w:val="480"/>
          <w:marRight w:val="0"/>
          <w:marTop w:val="0"/>
          <w:marBottom w:val="0"/>
          <w:divBdr>
            <w:top w:val="none" w:sz="0" w:space="0" w:color="auto"/>
            <w:left w:val="none" w:sz="0" w:space="0" w:color="auto"/>
            <w:bottom w:val="none" w:sz="0" w:space="0" w:color="auto"/>
            <w:right w:val="none" w:sz="0" w:space="0" w:color="auto"/>
          </w:divBdr>
        </w:div>
        <w:div w:id="1927693659">
          <w:marLeft w:val="480"/>
          <w:marRight w:val="0"/>
          <w:marTop w:val="0"/>
          <w:marBottom w:val="0"/>
          <w:divBdr>
            <w:top w:val="none" w:sz="0" w:space="0" w:color="auto"/>
            <w:left w:val="none" w:sz="0" w:space="0" w:color="auto"/>
            <w:bottom w:val="none" w:sz="0" w:space="0" w:color="auto"/>
            <w:right w:val="none" w:sz="0" w:space="0" w:color="auto"/>
          </w:divBdr>
        </w:div>
        <w:div w:id="1934511941">
          <w:marLeft w:val="480"/>
          <w:marRight w:val="0"/>
          <w:marTop w:val="0"/>
          <w:marBottom w:val="0"/>
          <w:divBdr>
            <w:top w:val="none" w:sz="0" w:space="0" w:color="auto"/>
            <w:left w:val="none" w:sz="0" w:space="0" w:color="auto"/>
            <w:bottom w:val="none" w:sz="0" w:space="0" w:color="auto"/>
            <w:right w:val="none" w:sz="0" w:space="0" w:color="auto"/>
          </w:divBdr>
        </w:div>
        <w:div w:id="1967659212">
          <w:marLeft w:val="480"/>
          <w:marRight w:val="0"/>
          <w:marTop w:val="0"/>
          <w:marBottom w:val="0"/>
          <w:divBdr>
            <w:top w:val="none" w:sz="0" w:space="0" w:color="auto"/>
            <w:left w:val="none" w:sz="0" w:space="0" w:color="auto"/>
            <w:bottom w:val="none" w:sz="0" w:space="0" w:color="auto"/>
            <w:right w:val="none" w:sz="0" w:space="0" w:color="auto"/>
          </w:divBdr>
        </w:div>
        <w:div w:id="2017344950">
          <w:marLeft w:val="480"/>
          <w:marRight w:val="0"/>
          <w:marTop w:val="0"/>
          <w:marBottom w:val="0"/>
          <w:divBdr>
            <w:top w:val="none" w:sz="0" w:space="0" w:color="auto"/>
            <w:left w:val="none" w:sz="0" w:space="0" w:color="auto"/>
            <w:bottom w:val="none" w:sz="0" w:space="0" w:color="auto"/>
            <w:right w:val="none" w:sz="0" w:space="0" w:color="auto"/>
          </w:divBdr>
        </w:div>
        <w:div w:id="2034722473">
          <w:marLeft w:val="480"/>
          <w:marRight w:val="0"/>
          <w:marTop w:val="0"/>
          <w:marBottom w:val="0"/>
          <w:divBdr>
            <w:top w:val="none" w:sz="0" w:space="0" w:color="auto"/>
            <w:left w:val="none" w:sz="0" w:space="0" w:color="auto"/>
            <w:bottom w:val="none" w:sz="0" w:space="0" w:color="auto"/>
            <w:right w:val="none" w:sz="0" w:space="0" w:color="auto"/>
          </w:divBdr>
        </w:div>
        <w:div w:id="2065181582">
          <w:marLeft w:val="480"/>
          <w:marRight w:val="0"/>
          <w:marTop w:val="0"/>
          <w:marBottom w:val="0"/>
          <w:divBdr>
            <w:top w:val="none" w:sz="0" w:space="0" w:color="auto"/>
            <w:left w:val="none" w:sz="0" w:space="0" w:color="auto"/>
            <w:bottom w:val="none" w:sz="0" w:space="0" w:color="auto"/>
            <w:right w:val="none" w:sz="0" w:space="0" w:color="auto"/>
          </w:divBdr>
        </w:div>
        <w:div w:id="2076277069">
          <w:marLeft w:val="480"/>
          <w:marRight w:val="0"/>
          <w:marTop w:val="0"/>
          <w:marBottom w:val="0"/>
          <w:divBdr>
            <w:top w:val="none" w:sz="0" w:space="0" w:color="auto"/>
            <w:left w:val="none" w:sz="0" w:space="0" w:color="auto"/>
            <w:bottom w:val="none" w:sz="0" w:space="0" w:color="auto"/>
            <w:right w:val="none" w:sz="0" w:space="0" w:color="auto"/>
          </w:divBdr>
        </w:div>
        <w:div w:id="2129658156">
          <w:marLeft w:val="480"/>
          <w:marRight w:val="0"/>
          <w:marTop w:val="0"/>
          <w:marBottom w:val="0"/>
          <w:divBdr>
            <w:top w:val="none" w:sz="0" w:space="0" w:color="auto"/>
            <w:left w:val="none" w:sz="0" w:space="0" w:color="auto"/>
            <w:bottom w:val="none" w:sz="0" w:space="0" w:color="auto"/>
            <w:right w:val="none" w:sz="0" w:space="0" w:color="auto"/>
          </w:divBdr>
        </w:div>
      </w:divsChild>
    </w:div>
    <w:div w:id="1462772190">
      <w:marLeft w:val="640"/>
      <w:marRight w:val="0"/>
      <w:marTop w:val="0"/>
      <w:marBottom w:val="0"/>
      <w:divBdr>
        <w:top w:val="none" w:sz="0" w:space="0" w:color="auto"/>
        <w:left w:val="none" w:sz="0" w:space="0" w:color="auto"/>
        <w:bottom w:val="none" w:sz="0" w:space="0" w:color="auto"/>
        <w:right w:val="none" w:sz="0" w:space="0" w:color="auto"/>
      </w:divBdr>
    </w:div>
    <w:div w:id="1463884733">
      <w:marLeft w:val="640"/>
      <w:marRight w:val="0"/>
      <w:marTop w:val="0"/>
      <w:marBottom w:val="0"/>
      <w:divBdr>
        <w:top w:val="none" w:sz="0" w:space="0" w:color="auto"/>
        <w:left w:val="none" w:sz="0" w:space="0" w:color="auto"/>
        <w:bottom w:val="none" w:sz="0" w:space="0" w:color="auto"/>
        <w:right w:val="none" w:sz="0" w:space="0" w:color="auto"/>
      </w:divBdr>
    </w:div>
    <w:div w:id="1464155565">
      <w:marLeft w:val="640"/>
      <w:marRight w:val="0"/>
      <w:marTop w:val="0"/>
      <w:marBottom w:val="0"/>
      <w:divBdr>
        <w:top w:val="none" w:sz="0" w:space="0" w:color="auto"/>
        <w:left w:val="none" w:sz="0" w:space="0" w:color="auto"/>
        <w:bottom w:val="none" w:sz="0" w:space="0" w:color="auto"/>
        <w:right w:val="none" w:sz="0" w:space="0" w:color="auto"/>
      </w:divBdr>
    </w:div>
    <w:div w:id="1464467607">
      <w:marLeft w:val="640"/>
      <w:marRight w:val="0"/>
      <w:marTop w:val="0"/>
      <w:marBottom w:val="0"/>
      <w:divBdr>
        <w:top w:val="none" w:sz="0" w:space="0" w:color="auto"/>
        <w:left w:val="none" w:sz="0" w:space="0" w:color="auto"/>
        <w:bottom w:val="none" w:sz="0" w:space="0" w:color="auto"/>
        <w:right w:val="none" w:sz="0" w:space="0" w:color="auto"/>
      </w:divBdr>
    </w:div>
    <w:div w:id="1464537272">
      <w:marLeft w:val="640"/>
      <w:marRight w:val="0"/>
      <w:marTop w:val="0"/>
      <w:marBottom w:val="0"/>
      <w:divBdr>
        <w:top w:val="none" w:sz="0" w:space="0" w:color="auto"/>
        <w:left w:val="none" w:sz="0" w:space="0" w:color="auto"/>
        <w:bottom w:val="none" w:sz="0" w:space="0" w:color="auto"/>
        <w:right w:val="none" w:sz="0" w:space="0" w:color="auto"/>
      </w:divBdr>
    </w:div>
    <w:div w:id="1464927713">
      <w:marLeft w:val="640"/>
      <w:marRight w:val="0"/>
      <w:marTop w:val="0"/>
      <w:marBottom w:val="0"/>
      <w:divBdr>
        <w:top w:val="none" w:sz="0" w:space="0" w:color="auto"/>
        <w:left w:val="none" w:sz="0" w:space="0" w:color="auto"/>
        <w:bottom w:val="none" w:sz="0" w:space="0" w:color="auto"/>
        <w:right w:val="none" w:sz="0" w:space="0" w:color="auto"/>
      </w:divBdr>
    </w:div>
    <w:div w:id="1465201243">
      <w:marLeft w:val="640"/>
      <w:marRight w:val="0"/>
      <w:marTop w:val="0"/>
      <w:marBottom w:val="0"/>
      <w:divBdr>
        <w:top w:val="none" w:sz="0" w:space="0" w:color="auto"/>
        <w:left w:val="none" w:sz="0" w:space="0" w:color="auto"/>
        <w:bottom w:val="none" w:sz="0" w:space="0" w:color="auto"/>
        <w:right w:val="none" w:sz="0" w:space="0" w:color="auto"/>
      </w:divBdr>
    </w:div>
    <w:div w:id="1465737922">
      <w:marLeft w:val="640"/>
      <w:marRight w:val="0"/>
      <w:marTop w:val="0"/>
      <w:marBottom w:val="0"/>
      <w:divBdr>
        <w:top w:val="none" w:sz="0" w:space="0" w:color="auto"/>
        <w:left w:val="none" w:sz="0" w:space="0" w:color="auto"/>
        <w:bottom w:val="none" w:sz="0" w:space="0" w:color="auto"/>
        <w:right w:val="none" w:sz="0" w:space="0" w:color="auto"/>
      </w:divBdr>
    </w:div>
    <w:div w:id="1465856796">
      <w:marLeft w:val="640"/>
      <w:marRight w:val="0"/>
      <w:marTop w:val="0"/>
      <w:marBottom w:val="0"/>
      <w:divBdr>
        <w:top w:val="none" w:sz="0" w:space="0" w:color="auto"/>
        <w:left w:val="none" w:sz="0" w:space="0" w:color="auto"/>
        <w:bottom w:val="none" w:sz="0" w:space="0" w:color="auto"/>
        <w:right w:val="none" w:sz="0" w:space="0" w:color="auto"/>
      </w:divBdr>
    </w:div>
    <w:div w:id="1466121708">
      <w:marLeft w:val="640"/>
      <w:marRight w:val="0"/>
      <w:marTop w:val="0"/>
      <w:marBottom w:val="0"/>
      <w:divBdr>
        <w:top w:val="none" w:sz="0" w:space="0" w:color="auto"/>
        <w:left w:val="none" w:sz="0" w:space="0" w:color="auto"/>
        <w:bottom w:val="none" w:sz="0" w:space="0" w:color="auto"/>
        <w:right w:val="none" w:sz="0" w:space="0" w:color="auto"/>
      </w:divBdr>
    </w:div>
    <w:div w:id="1466776670">
      <w:marLeft w:val="640"/>
      <w:marRight w:val="0"/>
      <w:marTop w:val="0"/>
      <w:marBottom w:val="0"/>
      <w:divBdr>
        <w:top w:val="none" w:sz="0" w:space="0" w:color="auto"/>
        <w:left w:val="none" w:sz="0" w:space="0" w:color="auto"/>
        <w:bottom w:val="none" w:sz="0" w:space="0" w:color="auto"/>
        <w:right w:val="none" w:sz="0" w:space="0" w:color="auto"/>
      </w:divBdr>
    </w:div>
    <w:div w:id="1467157579">
      <w:marLeft w:val="640"/>
      <w:marRight w:val="0"/>
      <w:marTop w:val="0"/>
      <w:marBottom w:val="0"/>
      <w:divBdr>
        <w:top w:val="none" w:sz="0" w:space="0" w:color="auto"/>
        <w:left w:val="none" w:sz="0" w:space="0" w:color="auto"/>
        <w:bottom w:val="none" w:sz="0" w:space="0" w:color="auto"/>
        <w:right w:val="none" w:sz="0" w:space="0" w:color="auto"/>
      </w:divBdr>
    </w:div>
    <w:div w:id="1467233687">
      <w:marLeft w:val="640"/>
      <w:marRight w:val="0"/>
      <w:marTop w:val="0"/>
      <w:marBottom w:val="0"/>
      <w:divBdr>
        <w:top w:val="none" w:sz="0" w:space="0" w:color="auto"/>
        <w:left w:val="none" w:sz="0" w:space="0" w:color="auto"/>
        <w:bottom w:val="none" w:sz="0" w:space="0" w:color="auto"/>
        <w:right w:val="none" w:sz="0" w:space="0" w:color="auto"/>
      </w:divBdr>
    </w:div>
    <w:div w:id="1467354240">
      <w:marLeft w:val="640"/>
      <w:marRight w:val="0"/>
      <w:marTop w:val="0"/>
      <w:marBottom w:val="0"/>
      <w:divBdr>
        <w:top w:val="none" w:sz="0" w:space="0" w:color="auto"/>
        <w:left w:val="none" w:sz="0" w:space="0" w:color="auto"/>
        <w:bottom w:val="none" w:sz="0" w:space="0" w:color="auto"/>
        <w:right w:val="none" w:sz="0" w:space="0" w:color="auto"/>
      </w:divBdr>
    </w:div>
    <w:div w:id="1467501615">
      <w:marLeft w:val="640"/>
      <w:marRight w:val="0"/>
      <w:marTop w:val="0"/>
      <w:marBottom w:val="0"/>
      <w:divBdr>
        <w:top w:val="none" w:sz="0" w:space="0" w:color="auto"/>
        <w:left w:val="none" w:sz="0" w:space="0" w:color="auto"/>
        <w:bottom w:val="none" w:sz="0" w:space="0" w:color="auto"/>
        <w:right w:val="none" w:sz="0" w:space="0" w:color="auto"/>
      </w:divBdr>
    </w:div>
    <w:div w:id="1467621979">
      <w:marLeft w:val="480"/>
      <w:marRight w:val="0"/>
      <w:marTop w:val="0"/>
      <w:marBottom w:val="0"/>
      <w:divBdr>
        <w:top w:val="none" w:sz="0" w:space="0" w:color="auto"/>
        <w:left w:val="none" w:sz="0" w:space="0" w:color="auto"/>
        <w:bottom w:val="none" w:sz="0" w:space="0" w:color="auto"/>
        <w:right w:val="none" w:sz="0" w:space="0" w:color="auto"/>
      </w:divBdr>
    </w:div>
    <w:div w:id="1468276264">
      <w:marLeft w:val="640"/>
      <w:marRight w:val="0"/>
      <w:marTop w:val="0"/>
      <w:marBottom w:val="0"/>
      <w:divBdr>
        <w:top w:val="none" w:sz="0" w:space="0" w:color="auto"/>
        <w:left w:val="none" w:sz="0" w:space="0" w:color="auto"/>
        <w:bottom w:val="none" w:sz="0" w:space="0" w:color="auto"/>
        <w:right w:val="none" w:sz="0" w:space="0" w:color="auto"/>
      </w:divBdr>
    </w:div>
    <w:div w:id="1468356868">
      <w:marLeft w:val="640"/>
      <w:marRight w:val="0"/>
      <w:marTop w:val="0"/>
      <w:marBottom w:val="0"/>
      <w:divBdr>
        <w:top w:val="none" w:sz="0" w:space="0" w:color="auto"/>
        <w:left w:val="none" w:sz="0" w:space="0" w:color="auto"/>
        <w:bottom w:val="none" w:sz="0" w:space="0" w:color="auto"/>
        <w:right w:val="none" w:sz="0" w:space="0" w:color="auto"/>
      </w:divBdr>
    </w:div>
    <w:div w:id="1468818790">
      <w:marLeft w:val="640"/>
      <w:marRight w:val="0"/>
      <w:marTop w:val="0"/>
      <w:marBottom w:val="0"/>
      <w:divBdr>
        <w:top w:val="none" w:sz="0" w:space="0" w:color="auto"/>
        <w:left w:val="none" w:sz="0" w:space="0" w:color="auto"/>
        <w:bottom w:val="none" w:sz="0" w:space="0" w:color="auto"/>
        <w:right w:val="none" w:sz="0" w:space="0" w:color="auto"/>
      </w:divBdr>
    </w:div>
    <w:div w:id="1468931594">
      <w:bodyDiv w:val="1"/>
      <w:marLeft w:val="0"/>
      <w:marRight w:val="0"/>
      <w:marTop w:val="0"/>
      <w:marBottom w:val="0"/>
      <w:divBdr>
        <w:top w:val="none" w:sz="0" w:space="0" w:color="auto"/>
        <w:left w:val="none" w:sz="0" w:space="0" w:color="auto"/>
        <w:bottom w:val="none" w:sz="0" w:space="0" w:color="auto"/>
        <w:right w:val="none" w:sz="0" w:space="0" w:color="auto"/>
      </w:divBdr>
    </w:div>
    <w:div w:id="1469127698">
      <w:marLeft w:val="640"/>
      <w:marRight w:val="0"/>
      <w:marTop w:val="0"/>
      <w:marBottom w:val="0"/>
      <w:divBdr>
        <w:top w:val="none" w:sz="0" w:space="0" w:color="auto"/>
        <w:left w:val="none" w:sz="0" w:space="0" w:color="auto"/>
        <w:bottom w:val="none" w:sz="0" w:space="0" w:color="auto"/>
        <w:right w:val="none" w:sz="0" w:space="0" w:color="auto"/>
      </w:divBdr>
    </w:div>
    <w:div w:id="1470240998">
      <w:marLeft w:val="640"/>
      <w:marRight w:val="0"/>
      <w:marTop w:val="0"/>
      <w:marBottom w:val="0"/>
      <w:divBdr>
        <w:top w:val="none" w:sz="0" w:space="0" w:color="auto"/>
        <w:left w:val="none" w:sz="0" w:space="0" w:color="auto"/>
        <w:bottom w:val="none" w:sz="0" w:space="0" w:color="auto"/>
        <w:right w:val="none" w:sz="0" w:space="0" w:color="auto"/>
      </w:divBdr>
    </w:div>
    <w:div w:id="1470397321">
      <w:marLeft w:val="640"/>
      <w:marRight w:val="0"/>
      <w:marTop w:val="0"/>
      <w:marBottom w:val="0"/>
      <w:divBdr>
        <w:top w:val="none" w:sz="0" w:space="0" w:color="auto"/>
        <w:left w:val="none" w:sz="0" w:space="0" w:color="auto"/>
        <w:bottom w:val="none" w:sz="0" w:space="0" w:color="auto"/>
        <w:right w:val="none" w:sz="0" w:space="0" w:color="auto"/>
      </w:divBdr>
    </w:div>
    <w:div w:id="1471442519">
      <w:marLeft w:val="640"/>
      <w:marRight w:val="0"/>
      <w:marTop w:val="0"/>
      <w:marBottom w:val="0"/>
      <w:divBdr>
        <w:top w:val="none" w:sz="0" w:space="0" w:color="auto"/>
        <w:left w:val="none" w:sz="0" w:space="0" w:color="auto"/>
        <w:bottom w:val="none" w:sz="0" w:space="0" w:color="auto"/>
        <w:right w:val="none" w:sz="0" w:space="0" w:color="auto"/>
      </w:divBdr>
    </w:div>
    <w:div w:id="1472095857">
      <w:marLeft w:val="640"/>
      <w:marRight w:val="0"/>
      <w:marTop w:val="0"/>
      <w:marBottom w:val="0"/>
      <w:divBdr>
        <w:top w:val="none" w:sz="0" w:space="0" w:color="auto"/>
        <w:left w:val="none" w:sz="0" w:space="0" w:color="auto"/>
        <w:bottom w:val="none" w:sz="0" w:space="0" w:color="auto"/>
        <w:right w:val="none" w:sz="0" w:space="0" w:color="auto"/>
      </w:divBdr>
    </w:div>
    <w:div w:id="1472164284">
      <w:bodyDiv w:val="1"/>
      <w:marLeft w:val="0"/>
      <w:marRight w:val="0"/>
      <w:marTop w:val="0"/>
      <w:marBottom w:val="0"/>
      <w:divBdr>
        <w:top w:val="none" w:sz="0" w:space="0" w:color="auto"/>
        <w:left w:val="none" w:sz="0" w:space="0" w:color="auto"/>
        <w:bottom w:val="none" w:sz="0" w:space="0" w:color="auto"/>
        <w:right w:val="none" w:sz="0" w:space="0" w:color="auto"/>
      </w:divBdr>
      <w:divsChild>
        <w:div w:id="58406076">
          <w:marLeft w:val="480"/>
          <w:marRight w:val="0"/>
          <w:marTop w:val="0"/>
          <w:marBottom w:val="0"/>
          <w:divBdr>
            <w:top w:val="none" w:sz="0" w:space="0" w:color="auto"/>
            <w:left w:val="none" w:sz="0" w:space="0" w:color="auto"/>
            <w:bottom w:val="none" w:sz="0" w:space="0" w:color="auto"/>
            <w:right w:val="none" w:sz="0" w:space="0" w:color="auto"/>
          </w:divBdr>
        </w:div>
        <w:div w:id="135611090">
          <w:marLeft w:val="480"/>
          <w:marRight w:val="0"/>
          <w:marTop w:val="0"/>
          <w:marBottom w:val="0"/>
          <w:divBdr>
            <w:top w:val="none" w:sz="0" w:space="0" w:color="auto"/>
            <w:left w:val="none" w:sz="0" w:space="0" w:color="auto"/>
            <w:bottom w:val="none" w:sz="0" w:space="0" w:color="auto"/>
            <w:right w:val="none" w:sz="0" w:space="0" w:color="auto"/>
          </w:divBdr>
        </w:div>
        <w:div w:id="180433150">
          <w:marLeft w:val="480"/>
          <w:marRight w:val="0"/>
          <w:marTop w:val="0"/>
          <w:marBottom w:val="0"/>
          <w:divBdr>
            <w:top w:val="none" w:sz="0" w:space="0" w:color="auto"/>
            <w:left w:val="none" w:sz="0" w:space="0" w:color="auto"/>
            <w:bottom w:val="none" w:sz="0" w:space="0" w:color="auto"/>
            <w:right w:val="none" w:sz="0" w:space="0" w:color="auto"/>
          </w:divBdr>
        </w:div>
        <w:div w:id="264575289">
          <w:marLeft w:val="480"/>
          <w:marRight w:val="0"/>
          <w:marTop w:val="0"/>
          <w:marBottom w:val="0"/>
          <w:divBdr>
            <w:top w:val="none" w:sz="0" w:space="0" w:color="auto"/>
            <w:left w:val="none" w:sz="0" w:space="0" w:color="auto"/>
            <w:bottom w:val="none" w:sz="0" w:space="0" w:color="auto"/>
            <w:right w:val="none" w:sz="0" w:space="0" w:color="auto"/>
          </w:divBdr>
        </w:div>
        <w:div w:id="288970759">
          <w:marLeft w:val="480"/>
          <w:marRight w:val="0"/>
          <w:marTop w:val="0"/>
          <w:marBottom w:val="0"/>
          <w:divBdr>
            <w:top w:val="none" w:sz="0" w:space="0" w:color="auto"/>
            <w:left w:val="none" w:sz="0" w:space="0" w:color="auto"/>
            <w:bottom w:val="none" w:sz="0" w:space="0" w:color="auto"/>
            <w:right w:val="none" w:sz="0" w:space="0" w:color="auto"/>
          </w:divBdr>
        </w:div>
        <w:div w:id="302388171">
          <w:marLeft w:val="480"/>
          <w:marRight w:val="0"/>
          <w:marTop w:val="0"/>
          <w:marBottom w:val="0"/>
          <w:divBdr>
            <w:top w:val="none" w:sz="0" w:space="0" w:color="auto"/>
            <w:left w:val="none" w:sz="0" w:space="0" w:color="auto"/>
            <w:bottom w:val="none" w:sz="0" w:space="0" w:color="auto"/>
            <w:right w:val="none" w:sz="0" w:space="0" w:color="auto"/>
          </w:divBdr>
        </w:div>
        <w:div w:id="311369747">
          <w:marLeft w:val="480"/>
          <w:marRight w:val="0"/>
          <w:marTop w:val="0"/>
          <w:marBottom w:val="0"/>
          <w:divBdr>
            <w:top w:val="none" w:sz="0" w:space="0" w:color="auto"/>
            <w:left w:val="none" w:sz="0" w:space="0" w:color="auto"/>
            <w:bottom w:val="none" w:sz="0" w:space="0" w:color="auto"/>
            <w:right w:val="none" w:sz="0" w:space="0" w:color="auto"/>
          </w:divBdr>
        </w:div>
        <w:div w:id="325593070">
          <w:marLeft w:val="480"/>
          <w:marRight w:val="0"/>
          <w:marTop w:val="0"/>
          <w:marBottom w:val="0"/>
          <w:divBdr>
            <w:top w:val="none" w:sz="0" w:space="0" w:color="auto"/>
            <w:left w:val="none" w:sz="0" w:space="0" w:color="auto"/>
            <w:bottom w:val="none" w:sz="0" w:space="0" w:color="auto"/>
            <w:right w:val="none" w:sz="0" w:space="0" w:color="auto"/>
          </w:divBdr>
        </w:div>
        <w:div w:id="385305052">
          <w:marLeft w:val="480"/>
          <w:marRight w:val="0"/>
          <w:marTop w:val="0"/>
          <w:marBottom w:val="0"/>
          <w:divBdr>
            <w:top w:val="none" w:sz="0" w:space="0" w:color="auto"/>
            <w:left w:val="none" w:sz="0" w:space="0" w:color="auto"/>
            <w:bottom w:val="none" w:sz="0" w:space="0" w:color="auto"/>
            <w:right w:val="none" w:sz="0" w:space="0" w:color="auto"/>
          </w:divBdr>
        </w:div>
        <w:div w:id="438531749">
          <w:marLeft w:val="480"/>
          <w:marRight w:val="0"/>
          <w:marTop w:val="0"/>
          <w:marBottom w:val="0"/>
          <w:divBdr>
            <w:top w:val="none" w:sz="0" w:space="0" w:color="auto"/>
            <w:left w:val="none" w:sz="0" w:space="0" w:color="auto"/>
            <w:bottom w:val="none" w:sz="0" w:space="0" w:color="auto"/>
            <w:right w:val="none" w:sz="0" w:space="0" w:color="auto"/>
          </w:divBdr>
        </w:div>
        <w:div w:id="470556617">
          <w:marLeft w:val="480"/>
          <w:marRight w:val="0"/>
          <w:marTop w:val="0"/>
          <w:marBottom w:val="0"/>
          <w:divBdr>
            <w:top w:val="none" w:sz="0" w:space="0" w:color="auto"/>
            <w:left w:val="none" w:sz="0" w:space="0" w:color="auto"/>
            <w:bottom w:val="none" w:sz="0" w:space="0" w:color="auto"/>
            <w:right w:val="none" w:sz="0" w:space="0" w:color="auto"/>
          </w:divBdr>
        </w:div>
        <w:div w:id="547104489">
          <w:marLeft w:val="480"/>
          <w:marRight w:val="0"/>
          <w:marTop w:val="0"/>
          <w:marBottom w:val="0"/>
          <w:divBdr>
            <w:top w:val="none" w:sz="0" w:space="0" w:color="auto"/>
            <w:left w:val="none" w:sz="0" w:space="0" w:color="auto"/>
            <w:bottom w:val="none" w:sz="0" w:space="0" w:color="auto"/>
            <w:right w:val="none" w:sz="0" w:space="0" w:color="auto"/>
          </w:divBdr>
        </w:div>
        <w:div w:id="574628017">
          <w:marLeft w:val="480"/>
          <w:marRight w:val="0"/>
          <w:marTop w:val="0"/>
          <w:marBottom w:val="0"/>
          <w:divBdr>
            <w:top w:val="none" w:sz="0" w:space="0" w:color="auto"/>
            <w:left w:val="none" w:sz="0" w:space="0" w:color="auto"/>
            <w:bottom w:val="none" w:sz="0" w:space="0" w:color="auto"/>
            <w:right w:val="none" w:sz="0" w:space="0" w:color="auto"/>
          </w:divBdr>
        </w:div>
        <w:div w:id="578293689">
          <w:marLeft w:val="480"/>
          <w:marRight w:val="0"/>
          <w:marTop w:val="0"/>
          <w:marBottom w:val="0"/>
          <w:divBdr>
            <w:top w:val="none" w:sz="0" w:space="0" w:color="auto"/>
            <w:left w:val="none" w:sz="0" w:space="0" w:color="auto"/>
            <w:bottom w:val="none" w:sz="0" w:space="0" w:color="auto"/>
            <w:right w:val="none" w:sz="0" w:space="0" w:color="auto"/>
          </w:divBdr>
        </w:div>
        <w:div w:id="585647452">
          <w:marLeft w:val="480"/>
          <w:marRight w:val="0"/>
          <w:marTop w:val="0"/>
          <w:marBottom w:val="0"/>
          <w:divBdr>
            <w:top w:val="none" w:sz="0" w:space="0" w:color="auto"/>
            <w:left w:val="none" w:sz="0" w:space="0" w:color="auto"/>
            <w:bottom w:val="none" w:sz="0" w:space="0" w:color="auto"/>
            <w:right w:val="none" w:sz="0" w:space="0" w:color="auto"/>
          </w:divBdr>
        </w:div>
        <w:div w:id="725185472">
          <w:marLeft w:val="480"/>
          <w:marRight w:val="0"/>
          <w:marTop w:val="0"/>
          <w:marBottom w:val="0"/>
          <w:divBdr>
            <w:top w:val="none" w:sz="0" w:space="0" w:color="auto"/>
            <w:left w:val="none" w:sz="0" w:space="0" w:color="auto"/>
            <w:bottom w:val="none" w:sz="0" w:space="0" w:color="auto"/>
            <w:right w:val="none" w:sz="0" w:space="0" w:color="auto"/>
          </w:divBdr>
        </w:div>
        <w:div w:id="775903249">
          <w:marLeft w:val="480"/>
          <w:marRight w:val="0"/>
          <w:marTop w:val="0"/>
          <w:marBottom w:val="0"/>
          <w:divBdr>
            <w:top w:val="none" w:sz="0" w:space="0" w:color="auto"/>
            <w:left w:val="none" w:sz="0" w:space="0" w:color="auto"/>
            <w:bottom w:val="none" w:sz="0" w:space="0" w:color="auto"/>
            <w:right w:val="none" w:sz="0" w:space="0" w:color="auto"/>
          </w:divBdr>
        </w:div>
        <w:div w:id="804665006">
          <w:marLeft w:val="480"/>
          <w:marRight w:val="0"/>
          <w:marTop w:val="0"/>
          <w:marBottom w:val="0"/>
          <w:divBdr>
            <w:top w:val="none" w:sz="0" w:space="0" w:color="auto"/>
            <w:left w:val="none" w:sz="0" w:space="0" w:color="auto"/>
            <w:bottom w:val="none" w:sz="0" w:space="0" w:color="auto"/>
            <w:right w:val="none" w:sz="0" w:space="0" w:color="auto"/>
          </w:divBdr>
        </w:div>
        <w:div w:id="831681555">
          <w:marLeft w:val="480"/>
          <w:marRight w:val="0"/>
          <w:marTop w:val="0"/>
          <w:marBottom w:val="0"/>
          <w:divBdr>
            <w:top w:val="none" w:sz="0" w:space="0" w:color="auto"/>
            <w:left w:val="none" w:sz="0" w:space="0" w:color="auto"/>
            <w:bottom w:val="none" w:sz="0" w:space="0" w:color="auto"/>
            <w:right w:val="none" w:sz="0" w:space="0" w:color="auto"/>
          </w:divBdr>
        </w:div>
        <w:div w:id="841971828">
          <w:marLeft w:val="480"/>
          <w:marRight w:val="0"/>
          <w:marTop w:val="0"/>
          <w:marBottom w:val="0"/>
          <w:divBdr>
            <w:top w:val="none" w:sz="0" w:space="0" w:color="auto"/>
            <w:left w:val="none" w:sz="0" w:space="0" w:color="auto"/>
            <w:bottom w:val="none" w:sz="0" w:space="0" w:color="auto"/>
            <w:right w:val="none" w:sz="0" w:space="0" w:color="auto"/>
          </w:divBdr>
        </w:div>
        <w:div w:id="858935627">
          <w:marLeft w:val="480"/>
          <w:marRight w:val="0"/>
          <w:marTop w:val="0"/>
          <w:marBottom w:val="0"/>
          <w:divBdr>
            <w:top w:val="none" w:sz="0" w:space="0" w:color="auto"/>
            <w:left w:val="none" w:sz="0" w:space="0" w:color="auto"/>
            <w:bottom w:val="none" w:sz="0" w:space="0" w:color="auto"/>
            <w:right w:val="none" w:sz="0" w:space="0" w:color="auto"/>
          </w:divBdr>
        </w:div>
        <w:div w:id="882716300">
          <w:marLeft w:val="480"/>
          <w:marRight w:val="0"/>
          <w:marTop w:val="0"/>
          <w:marBottom w:val="0"/>
          <w:divBdr>
            <w:top w:val="none" w:sz="0" w:space="0" w:color="auto"/>
            <w:left w:val="none" w:sz="0" w:space="0" w:color="auto"/>
            <w:bottom w:val="none" w:sz="0" w:space="0" w:color="auto"/>
            <w:right w:val="none" w:sz="0" w:space="0" w:color="auto"/>
          </w:divBdr>
        </w:div>
        <w:div w:id="910505531">
          <w:marLeft w:val="480"/>
          <w:marRight w:val="0"/>
          <w:marTop w:val="0"/>
          <w:marBottom w:val="0"/>
          <w:divBdr>
            <w:top w:val="none" w:sz="0" w:space="0" w:color="auto"/>
            <w:left w:val="none" w:sz="0" w:space="0" w:color="auto"/>
            <w:bottom w:val="none" w:sz="0" w:space="0" w:color="auto"/>
            <w:right w:val="none" w:sz="0" w:space="0" w:color="auto"/>
          </w:divBdr>
        </w:div>
        <w:div w:id="945498820">
          <w:marLeft w:val="480"/>
          <w:marRight w:val="0"/>
          <w:marTop w:val="0"/>
          <w:marBottom w:val="0"/>
          <w:divBdr>
            <w:top w:val="none" w:sz="0" w:space="0" w:color="auto"/>
            <w:left w:val="none" w:sz="0" w:space="0" w:color="auto"/>
            <w:bottom w:val="none" w:sz="0" w:space="0" w:color="auto"/>
            <w:right w:val="none" w:sz="0" w:space="0" w:color="auto"/>
          </w:divBdr>
        </w:div>
        <w:div w:id="988633565">
          <w:marLeft w:val="480"/>
          <w:marRight w:val="0"/>
          <w:marTop w:val="0"/>
          <w:marBottom w:val="0"/>
          <w:divBdr>
            <w:top w:val="none" w:sz="0" w:space="0" w:color="auto"/>
            <w:left w:val="none" w:sz="0" w:space="0" w:color="auto"/>
            <w:bottom w:val="none" w:sz="0" w:space="0" w:color="auto"/>
            <w:right w:val="none" w:sz="0" w:space="0" w:color="auto"/>
          </w:divBdr>
        </w:div>
        <w:div w:id="991636875">
          <w:marLeft w:val="480"/>
          <w:marRight w:val="0"/>
          <w:marTop w:val="0"/>
          <w:marBottom w:val="0"/>
          <w:divBdr>
            <w:top w:val="none" w:sz="0" w:space="0" w:color="auto"/>
            <w:left w:val="none" w:sz="0" w:space="0" w:color="auto"/>
            <w:bottom w:val="none" w:sz="0" w:space="0" w:color="auto"/>
            <w:right w:val="none" w:sz="0" w:space="0" w:color="auto"/>
          </w:divBdr>
        </w:div>
        <w:div w:id="1030492062">
          <w:marLeft w:val="480"/>
          <w:marRight w:val="0"/>
          <w:marTop w:val="0"/>
          <w:marBottom w:val="0"/>
          <w:divBdr>
            <w:top w:val="none" w:sz="0" w:space="0" w:color="auto"/>
            <w:left w:val="none" w:sz="0" w:space="0" w:color="auto"/>
            <w:bottom w:val="none" w:sz="0" w:space="0" w:color="auto"/>
            <w:right w:val="none" w:sz="0" w:space="0" w:color="auto"/>
          </w:divBdr>
        </w:div>
        <w:div w:id="1041630926">
          <w:marLeft w:val="480"/>
          <w:marRight w:val="0"/>
          <w:marTop w:val="0"/>
          <w:marBottom w:val="0"/>
          <w:divBdr>
            <w:top w:val="none" w:sz="0" w:space="0" w:color="auto"/>
            <w:left w:val="none" w:sz="0" w:space="0" w:color="auto"/>
            <w:bottom w:val="none" w:sz="0" w:space="0" w:color="auto"/>
            <w:right w:val="none" w:sz="0" w:space="0" w:color="auto"/>
          </w:divBdr>
        </w:div>
        <w:div w:id="1042288400">
          <w:marLeft w:val="480"/>
          <w:marRight w:val="0"/>
          <w:marTop w:val="0"/>
          <w:marBottom w:val="0"/>
          <w:divBdr>
            <w:top w:val="none" w:sz="0" w:space="0" w:color="auto"/>
            <w:left w:val="none" w:sz="0" w:space="0" w:color="auto"/>
            <w:bottom w:val="none" w:sz="0" w:space="0" w:color="auto"/>
            <w:right w:val="none" w:sz="0" w:space="0" w:color="auto"/>
          </w:divBdr>
        </w:div>
        <w:div w:id="1050226769">
          <w:marLeft w:val="480"/>
          <w:marRight w:val="0"/>
          <w:marTop w:val="0"/>
          <w:marBottom w:val="0"/>
          <w:divBdr>
            <w:top w:val="none" w:sz="0" w:space="0" w:color="auto"/>
            <w:left w:val="none" w:sz="0" w:space="0" w:color="auto"/>
            <w:bottom w:val="none" w:sz="0" w:space="0" w:color="auto"/>
            <w:right w:val="none" w:sz="0" w:space="0" w:color="auto"/>
          </w:divBdr>
        </w:div>
        <w:div w:id="1053044983">
          <w:marLeft w:val="480"/>
          <w:marRight w:val="0"/>
          <w:marTop w:val="0"/>
          <w:marBottom w:val="0"/>
          <w:divBdr>
            <w:top w:val="none" w:sz="0" w:space="0" w:color="auto"/>
            <w:left w:val="none" w:sz="0" w:space="0" w:color="auto"/>
            <w:bottom w:val="none" w:sz="0" w:space="0" w:color="auto"/>
            <w:right w:val="none" w:sz="0" w:space="0" w:color="auto"/>
          </w:divBdr>
        </w:div>
        <w:div w:id="1101218234">
          <w:marLeft w:val="480"/>
          <w:marRight w:val="0"/>
          <w:marTop w:val="0"/>
          <w:marBottom w:val="0"/>
          <w:divBdr>
            <w:top w:val="none" w:sz="0" w:space="0" w:color="auto"/>
            <w:left w:val="none" w:sz="0" w:space="0" w:color="auto"/>
            <w:bottom w:val="none" w:sz="0" w:space="0" w:color="auto"/>
            <w:right w:val="none" w:sz="0" w:space="0" w:color="auto"/>
          </w:divBdr>
        </w:div>
        <w:div w:id="1241601556">
          <w:marLeft w:val="480"/>
          <w:marRight w:val="0"/>
          <w:marTop w:val="0"/>
          <w:marBottom w:val="0"/>
          <w:divBdr>
            <w:top w:val="none" w:sz="0" w:space="0" w:color="auto"/>
            <w:left w:val="none" w:sz="0" w:space="0" w:color="auto"/>
            <w:bottom w:val="none" w:sz="0" w:space="0" w:color="auto"/>
            <w:right w:val="none" w:sz="0" w:space="0" w:color="auto"/>
          </w:divBdr>
        </w:div>
        <w:div w:id="1252399572">
          <w:marLeft w:val="480"/>
          <w:marRight w:val="0"/>
          <w:marTop w:val="0"/>
          <w:marBottom w:val="0"/>
          <w:divBdr>
            <w:top w:val="none" w:sz="0" w:space="0" w:color="auto"/>
            <w:left w:val="none" w:sz="0" w:space="0" w:color="auto"/>
            <w:bottom w:val="none" w:sz="0" w:space="0" w:color="auto"/>
            <w:right w:val="none" w:sz="0" w:space="0" w:color="auto"/>
          </w:divBdr>
        </w:div>
        <w:div w:id="1288852235">
          <w:marLeft w:val="480"/>
          <w:marRight w:val="0"/>
          <w:marTop w:val="0"/>
          <w:marBottom w:val="0"/>
          <w:divBdr>
            <w:top w:val="none" w:sz="0" w:space="0" w:color="auto"/>
            <w:left w:val="none" w:sz="0" w:space="0" w:color="auto"/>
            <w:bottom w:val="none" w:sz="0" w:space="0" w:color="auto"/>
            <w:right w:val="none" w:sz="0" w:space="0" w:color="auto"/>
          </w:divBdr>
        </w:div>
        <w:div w:id="1354377605">
          <w:marLeft w:val="480"/>
          <w:marRight w:val="0"/>
          <w:marTop w:val="0"/>
          <w:marBottom w:val="0"/>
          <w:divBdr>
            <w:top w:val="none" w:sz="0" w:space="0" w:color="auto"/>
            <w:left w:val="none" w:sz="0" w:space="0" w:color="auto"/>
            <w:bottom w:val="none" w:sz="0" w:space="0" w:color="auto"/>
            <w:right w:val="none" w:sz="0" w:space="0" w:color="auto"/>
          </w:divBdr>
        </w:div>
        <w:div w:id="1375888808">
          <w:marLeft w:val="480"/>
          <w:marRight w:val="0"/>
          <w:marTop w:val="0"/>
          <w:marBottom w:val="0"/>
          <w:divBdr>
            <w:top w:val="none" w:sz="0" w:space="0" w:color="auto"/>
            <w:left w:val="none" w:sz="0" w:space="0" w:color="auto"/>
            <w:bottom w:val="none" w:sz="0" w:space="0" w:color="auto"/>
            <w:right w:val="none" w:sz="0" w:space="0" w:color="auto"/>
          </w:divBdr>
        </w:div>
        <w:div w:id="1390419265">
          <w:marLeft w:val="480"/>
          <w:marRight w:val="0"/>
          <w:marTop w:val="0"/>
          <w:marBottom w:val="0"/>
          <w:divBdr>
            <w:top w:val="none" w:sz="0" w:space="0" w:color="auto"/>
            <w:left w:val="none" w:sz="0" w:space="0" w:color="auto"/>
            <w:bottom w:val="none" w:sz="0" w:space="0" w:color="auto"/>
            <w:right w:val="none" w:sz="0" w:space="0" w:color="auto"/>
          </w:divBdr>
        </w:div>
        <w:div w:id="1402174076">
          <w:marLeft w:val="480"/>
          <w:marRight w:val="0"/>
          <w:marTop w:val="0"/>
          <w:marBottom w:val="0"/>
          <w:divBdr>
            <w:top w:val="none" w:sz="0" w:space="0" w:color="auto"/>
            <w:left w:val="none" w:sz="0" w:space="0" w:color="auto"/>
            <w:bottom w:val="none" w:sz="0" w:space="0" w:color="auto"/>
            <w:right w:val="none" w:sz="0" w:space="0" w:color="auto"/>
          </w:divBdr>
        </w:div>
        <w:div w:id="1403337267">
          <w:marLeft w:val="480"/>
          <w:marRight w:val="0"/>
          <w:marTop w:val="0"/>
          <w:marBottom w:val="0"/>
          <w:divBdr>
            <w:top w:val="none" w:sz="0" w:space="0" w:color="auto"/>
            <w:left w:val="none" w:sz="0" w:space="0" w:color="auto"/>
            <w:bottom w:val="none" w:sz="0" w:space="0" w:color="auto"/>
            <w:right w:val="none" w:sz="0" w:space="0" w:color="auto"/>
          </w:divBdr>
        </w:div>
        <w:div w:id="1526795828">
          <w:marLeft w:val="480"/>
          <w:marRight w:val="0"/>
          <w:marTop w:val="0"/>
          <w:marBottom w:val="0"/>
          <w:divBdr>
            <w:top w:val="none" w:sz="0" w:space="0" w:color="auto"/>
            <w:left w:val="none" w:sz="0" w:space="0" w:color="auto"/>
            <w:bottom w:val="none" w:sz="0" w:space="0" w:color="auto"/>
            <w:right w:val="none" w:sz="0" w:space="0" w:color="auto"/>
          </w:divBdr>
        </w:div>
        <w:div w:id="1551335380">
          <w:marLeft w:val="480"/>
          <w:marRight w:val="0"/>
          <w:marTop w:val="0"/>
          <w:marBottom w:val="0"/>
          <w:divBdr>
            <w:top w:val="none" w:sz="0" w:space="0" w:color="auto"/>
            <w:left w:val="none" w:sz="0" w:space="0" w:color="auto"/>
            <w:bottom w:val="none" w:sz="0" w:space="0" w:color="auto"/>
            <w:right w:val="none" w:sz="0" w:space="0" w:color="auto"/>
          </w:divBdr>
        </w:div>
        <w:div w:id="1561942900">
          <w:marLeft w:val="480"/>
          <w:marRight w:val="0"/>
          <w:marTop w:val="0"/>
          <w:marBottom w:val="0"/>
          <w:divBdr>
            <w:top w:val="none" w:sz="0" w:space="0" w:color="auto"/>
            <w:left w:val="none" w:sz="0" w:space="0" w:color="auto"/>
            <w:bottom w:val="none" w:sz="0" w:space="0" w:color="auto"/>
            <w:right w:val="none" w:sz="0" w:space="0" w:color="auto"/>
          </w:divBdr>
        </w:div>
        <w:div w:id="1574970068">
          <w:marLeft w:val="480"/>
          <w:marRight w:val="0"/>
          <w:marTop w:val="0"/>
          <w:marBottom w:val="0"/>
          <w:divBdr>
            <w:top w:val="none" w:sz="0" w:space="0" w:color="auto"/>
            <w:left w:val="none" w:sz="0" w:space="0" w:color="auto"/>
            <w:bottom w:val="none" w:sz="0" w:space="0" w:color="auto"/>
            <w:right w:val="none" w:sz="0" w:space="0" w:color="auto"/>
          </w:divBdr>
        </w:div>
        <w:div w:id="1619415281">
          <w:marLeft w:val="480"/>
          <w:marRight w:val="0"/>
          <w:marTop w:val="0"/>
          <w:marBottom w:val="0"/>
          <w:divBdr>
            <w:top w:val="none" w:sz="0" w:space="0" w:color="auto"/>
            <w:left w:val="none" w:sz="0" w:space="0" w:color="auto"/>
            <w:bottom w:val="none" w:sz="0" w:space="0" w:color="auto"/>
            <w:right w:val="none" w:sz="0" w:space="0" w:color="auto"/>
          </w:divBdr>
        </w:div>
        <w:div w:id="1630479783">
          <w:marLeft w:val="480"/>
          <w:marRight w:val="0"/>
          <w:marTop w:val="0"/>
          <w:marBottom w:val="0"/>
          <w:divBdr>
            <w:top w:val="none" w:sz="0" w:space="0" w:color="auto"/>
            <w:left w:val="none" w:sz="0" w:space="0" w:color="auto"/>
            <w:bottom w:val="none" w:sz="0" w:space="0" w:color="auto"/>
            <w:right w:val="none" w:sz="0" w:space="0" w:color="auto"/>
          </w:divBdr>
        </w:div>
        <w:div w:id="1636254431">
          <w:marLeft w:val="480"/>
          <w:marRight w:val="0"/>
          <w:marTop w:val="0"/>
          <w:marBottom w:val="0"/>
          <w:divBdr>
            <w:top w:val="none" w:sz="0" w:space="0" w:color="auto"/>
            <w:left w:val="none" w:sz="0" w:space="0" w:color="auto"/>
            <w:bottom w:val="none" w:sz="0" w:space="0" w:color="auto"/>
            <w:right w:val="none" w:sz="0" w:space="0" w:color="auto"/>
          </w:divBdr>
        </w:div>
        <w:div w:id="1700159518">
          <w:marLeft w:val="480"/>
          <w:marRight w:val="0"/>
          <w:marTop w:val="0"/>
          <w:marBottom w:val="0"/>
          <w:divBdr>
            <w:top w:val="none" w:sz="0" w:space="0" w:color="auto"/>
            <w:left w:val="none" w:sz="0" w:space="0" w:color="auto"/>
            <w:bottom w:val="none" w:sz="0" w:space="0" w:color="auto"/>
            <w:right w:val="none" w:sz="0" w:space="0" w:color="auto"/>
          </w:divBdr>
        </w:div>
        <w:div w:id="1903132336">
          <w:marLeft w:val="480"/>
          <w:marRight w:val="0"/>
          <w:marTop w:val="0"/>
          <w:marBottom w:val="0"/>
          <w:divBdr>
            <w:top w:val="none" w:sz="0" w:space="0" w:color="auto"/>
            <w:left w:val="none" w:sz="0" w:space="0" w:color="auto"/>
            <w:bottom w:val="none" w:sz="0" w:space="0" w:color="auto"/>
            <w:right w:val="none" w:sz="0" w:space="0" w:color="auto"/>
          </w:divBdr>
        </w:div>
        <w:div w:id="1908762658">
          <w:marLeft w:val="480"/>
          <w:marRight w:val="0"/>
          <w:marTop w:val="0"/>
          <w:marBottom w:val="0"/>
          <w:divBdr>
            <w:top w:val="none" w:sz="0" w:space="0" w:color="auto"/>
            <w:left w:val="none" w:sz="0" w:space="0" w:color="auto"/>
            <w:bottom w:val="none" w:sz="0" w:space="0" w:color="auto"/>
            <w:right w:val="none" w:sz="0" w:space="0" w:color="auto"/>
          </w:divBdr>
        </w:div>
        <w:div w:id="1954821808">
          <w:marLeft w:val="480"/>
          <w:marRight w:val="0"/>
          <w:marTop w:val="0"/>
          <w:marBottom w:val="0"/>
          <w:divBdr>
            <w:top w:val="none" w:sz="0" w:space="0" w:color="auto"/>
            <w:left w:val="none" w:sz="0" w:space="0" w:color="auto"/>
            <w:bottom w:val="none" w:sz="0" w:space="0" w:color="auto"/>
            <w:right w:val="none" w:sz="0" w:space="0" w:color="auto"/>
          </w:divBdr>
        </w:div>
        <w:div w:id="1999535865">
          <w:marLeft w:val="480"/>
          <w:marRight w:val="0"/>
          <w:marTop w:val="0"/>
          <w:marBottom w:val="0"/>
          <w:divBdr>
            <w:top w:val="none" w:sz="0" w:space="0" w:color="auto"/>
            <w:left w:val="none" w:sz="0" w:space="0" w:color="auto"/>
            <w:bottom w:val="none" w:sz="0" w:space="0" w:color="auto"/>
            <w:right w:val="none" w:sz="0" w:space="0" w:color="auto"/>
          </w:divBdr>
        </w:div>
        <w:div w:id="2076196063">
          <w:marLeft w:val="480"/>
          <w:marRight w:val="0"/>
          <w:marTop w:val="0"/>
          <w:marBottom w:val="0"/>
          <w:divBdr>
            <w:top w:val="none" w:sz="0" w:space="0" w:color="auto"/>
            <w:left w:val="none" w:sz="0" w:space="0" w:color="auto"/>
            <w:bottom w:val="none" w:sz="0" w:space="0" w:color="auto"/>
            <w:right w:val="none" w:sz="0" w:space="0" w:color="auto"/>
          </w:divBdr>
        </w:div>
        <w:div w:id="2084520370">
          <w:marLeft w:val="480"/>
          <w:marRight w:val="0"/>
          <w:marTop w:val="0"/>
          <w:marBottom w:val="0"/>
          <w:divBdr>
            <w:top w:val="none" w:sz="0" w:space="0" w:color="auto"/>
            <w:left w:val="none" w:sz="0" w:space="0" w:color="auto"/>
            <w:bottom w:val="none" w:sz="0" w:space="0" w:color="auto"/>
            <w:right w:val="none" w:sz="0" w:space="0" w:color="auto"/>
          </w:divBdr>
        </w:div>
        <w:div w:id="2095392765">
          <w:marLeft w:val="480"/>
          <w:marRight w:val="0"/>
          <w:marTop w:val="0"/>
          <w:marBottom w:val="0"/>
          <w:divBdr>
            <w:top w:val="none" w:sz="0" w:space="0" w:color="auto"/>
            <w:left w:val="none" w:sz="0" w:space="0" w:color="auto"/>
            <w:bottom w:val="none" w:sz="0" w:space="0" w:color="auto"/>
            <w:right w:val="none" w:sz="0" w:space="0" w:color="auto"/>
          </w:divBdr>
        </w:div>
      </w:divsChild>
    </w:div>
    <w:div w:id="1472400986">
      <w:marLeft w:val="640"/>
      <w:marRight w:val="0"/>
      <w:marTop w:val="0"/>
      <w:marBottom w:val="0"/>
      <w:divBdr>
        <w:top w:val="none" w:sz="0" w:space="0" w:color="auto"/>
        <w:left w:val="none" w:sz="0" w:space="0" w:color="auto"/>
        <w:bottom w:val="none" w:sz="0" w:space="0" w:color="auto"/>
        <w:right w:val="none" w:sz="0" w:space="0" w:color="auto"/>
      </w:divBdr>
    </w:div>
    <w:div w:id="1472596240">
      <w:bodyDiv w:val="1"/>
      <w:marLeft w:val="0"/>
      <w:marRight w:val="0"/>
      <w:marTop w:val="0"/>
      <w:marBottom w:val="0"/>
      <w:divBdr>
        <w:top w:val="none" w:sz="0" w:space="0" w:color="auto"/>
        <w:left w:val="none" w:sz="0" w:space="0" w:color="auto"/>
        <w:bottom w:val="none" w:sz="0" w:space="0" w:color="auto"/>
        <w:right w:val="none" w:sz="0" w:space="0" w:color="auto"/>
      </w:divBdr>
    </w:div>
    <w:div w:id="1472864944">
      <w:marLeft w:val="640"/>
      <w:marRight w:val="0"/>
      <w:marTop w:val="0"/>
      <w:marBottom w:val="0"/>
      <w:divBdr>
        <w:top w:val="none" w:sz="0" w:space="0" w:color="auto"/>
        <w:left w:val="none" w:sz="0" w:space="0" w:color="auto"/>
        <w:bottom w:val="none" w:sz="0" w:space="0" w:color="auto"/>
        <w:right w:val="none" w:sz="0" w:space="0" w:color="auto"/>
      </w:divBdr>
    </w:div>
    <w:div w:id="1473215121">
      <w:bodyDiv w:val="1"/>
      <w:marLeft w:val="0"/>
      <w:marRight w:val="0"/>
      <w:marTop w:val="0"/>
      <w:marBottom w:val="0"/>
      <w:divBdr>
        <w:top w:val="none" w:sz="0" w:space="0" w:color="auto"/>
        <w:left w:val="none" w:sz="0" w:space="0" w:color="auto"/>
        <w:bottom w:val="none" w:sz="0" w:space="0" w:color="auto"/>
        <w:right w:val="none" w:sz="0" w:space="0" w:color="auto"/>
      </w:divBdr>
      <w:divsChild>
        <w:div w:id="173233283">
          <w:marLeft w:val="480"/>
          <w:marRight w:val="0"/>
          <w:marTop w:val="0"/>
          <w:marBottom w:val="0"/>
          <w:divBdr>
            <w:top w:val="none" w:sz="0" w:space="0" w:color="auto"/>
            <w:left w:val="none" w:sz="0" w:space="0" w:color="auto"/>
            <w:bottom w:val="none" w:sz="0" w:space="0" w:color="auto"/>
            <w:right w:val="none" w:sz="0" w:space="0" w:color="auto"/>
          </w:divBdr>
        </w:div>
        <w:div w:id="177889068">
          <w:marLeft w:val="480"/>
          <w:marRight w:val="0"/>
          <w:marTop w:val="0"/>
          <w:marBottom w:val="0"/>
          <w:divBdr>
            <w:top w:val="none" w:sz="0" w:space="0" w:color="auto"/>
            <w:left w:val="none" w:sz="0" w:space="0" w:color="auto"/>
            <w:bottom w:val="none" w:sz="0" w:space="0" w:color="auto"/>
            <w:right w:val="none" w:sz="0" w:space="0" w:color="auto"/>
          </w:divBdr>
        </w:div>
        <w:div w:id="228733172">
          <w:marLeft w:val="480"/>
          <w:marRight w:val="0"/>
          <w:marTop w:val="0"/>
          <w:marBottom w:val="0"/>
          <w:divBdr>
            <w:top w:val="none" w:sz="0" w:space="0" w:color="auto"/>
            <w:left w:val="none" w:sz="0" w:space="0" w:color="auto"/>
            <w:bottom w:val="none" w:sz="0" w:space="0" w:color="auto"/>
            <w:right w:val="none" w:sz="0" w:space="0" w:color="auto"/>
          </w:divBdr>
        </w:div>
        <w:div w:id="261496218">
          <w:marLeft w:val="480"/>
          <w:marRight w:val="0"/>
          <w:marTop w:val="0"/>
          <w:marBottom w:val="0"/>
          <w:divBdr>
            <w:top w:val="none" w:sz="0" w:space="0" w:color="auto"/>
            <w:left w:val="none" w:sz="0" w:space="0" w:color="auto"/>
            <w:bottom w:val="none" w:sz="0" w:space="0" w:color="auto"/>
            <w:right w:val="none" w:sz="0" w:space="0" w:color="auto"/>
          </w:divBdr>
        </w:div>
        <w:div w:id="271867777">
          <w:marLeft w:val="480"/>
          <w:marRight w:val="0"/>
          <w:marTop w:val="0"/>
          <w:marBottom w:val="0"/>
          <w:divBdr>
            <w:top w:val="none" w:sz="0" w:space="0" w:color="auto"/>
            <w:left w:val="none" w:sz="0" w:space="0" w:color="auto"/>
            <w:bottom w:val="none" w:sz="0" w:space="0" w:color="auto"/>
            <w:right w:val="none" w:sz="0" w:space="0" w:color="auto"/>
          </w:divBdr>
        </w:div>
        <w:div w:id="284704878">
          <w:marLeft w:val="480"/>
          <w:marRight w:val="0"/>
          <w:marTop w:val="0"/>
          <w:marBottom w:val="0"/>
          <w:divBdr>
            <w:top w:val="none" w:sz="0" w:space="0" w:color="auto"/>
            <w:left w:val="none" w:sz="0" w:space="0" w:color="auto"/>
            <w:bottom w:val="none" w:sz="0" w:space="0" w:color="auto"/>
            <w:right w:val="none" w:sz="0" w:space="0" w:color="auto"/>
          </w:divBdr>
        </w:div>
        <w:div w:id="308704954">
          <w:marLeft w:val="480"/>
          <w:marRight w:val="0"/>
          <w:marTop w:val="0"/>
          <w:marBottom w:val="0"/>
          <w:divBdr>
            <w:top w:val="none" w:sz="0" w:space="0" w:color="auto"/>
            <w:left w:val="none" w:sz="0" w:space="0" w:color="auto"/>
            <w:bottom w:val="none" w:sz="0" w:space="0" w:color="auto"/>
            <w:right w:val="none" w:sz="0" w:space="0" w:color="auto"/>
          </w:divBdr>
        </w:div>
        <w:div w:id="331881339">
          <w:marLeft w:val="480"/>
          <w:marRight w:val="0"/>
          <w:marTop w:val="0"/>
          <w:marBottom w:val="0"/>
          <w:divBdr>
            <w:top w:val="none" w:sz="0" w:space="0" w:color="auto"/>
            <w:left w:val="none" w:sz="0" w:space="0" w:color="auto"/>
            <w:bottom w:val="none" w:sz="0" w:space="0" w:color="auto"/>
            <w:right w:val="none" w:sz="0" w:space="0" w:color="auto"/>
          </w:divBdr>
        </w:div>
        <w:div w:id="334847972">
          <w:marLeft w:val="480"/>
          <w:marRight w:val="0"/>
          <w:marTop w:val="0"/>
          <w:marBottom w:val="0"/>
          <w:divBdr>
            <w:top w:val="none" w:sz="0" w:space="0" w:color="auto"/>
            <w:left w:val="none" w:sz="0" w:space="0" w:color="auto"/>
            <w:bottom w:val="none" w:sz="0" w:space="0" w:color="auto"/>
            <w:right w:val="none" w:sz="0" w:space="0" w:color="auto"/>
          </w:divBdr>
        </w:div>
        <w:div w:id="425033717">
          <w:marLeft w:val="480"/>
          <w:marRight w:val="0"/>
          <w:marTop w:val="0"/>
          <w:marBottom w:val="0"/>
          <w:divBdr>
            <w:top w:val="none" w:sz="0" w:space="0" w:color="auto"/>
            <w:left w:val="none" w:sz="0" w:space="0" w:color="auto"/>
            <w:bottom w:val="none" w:sz="0" w:space="0" w:color="auto"/>
            <w:right w:val="none" w:sz="0" w:space="0" w:color="auto"/>
          </w:divBdr>
        </w:div>
        <w:div w:id="426968281">
          <w:marLeft w:val="480"/>
          <w:marRight w:val="0"/>
          <w:marTop w:val="0"/>
          <w:marBottom w:val="0"/>
          <w:divBdr>
            <w:top w:val="none" w:sz="0" w:space="0" w:color="auto"/>
            <w:left w:val="none" w:sz="0" w:space="0" w:color="auto"/>
            <w:bottom w:val="none" w:sz="0" w:space="0" w:color="auto"/>
            <w:right w:val="none" w:sz="0" w:space="0" w:color="auto"/>
          </w:divBdr>
        </w:div>
        <w:div w:id="433407102">
          <w:marLeft w:val="480"/>
          <w:marRight w:val="0"/>
          <w:marTop w:val="0"/>
          <w:marBottom w:val="0"/>
          <w:divBdr>
            <w:top w:val="none" w:sz="0" w:space="0" w:color="auto"/>
            <w:left w:val="none" w:sz="0" w:space="0" w:color="auto"/>
            <w:bottom w:val="none" w:sz="0" w:space="0" w:color="auto"/>
            <w:right w:val="none" w:sz="0" w:space="0" w:color="auto"/>
          </w:divBdr>
        </w:div>
        <w:div w:id="474568119">
          <w:marLeft w:val="480"/>
          <w:marRight w:val="0"/>
          <w:marTop w:val="0"/>
          <w:marBottom w:val="0"/>
          <w:divBdr>
            <w:top w:val="none" w:sz="0" w:space="0" w:color="auto"/>
            <w:left w:val="none" w:sz="0" w:space="0" w:color="auto"/>
            <w:bottom w:val="none" w:sz="0" w:space="0" w:color="auto"/>
            <w:right w:val="none" w:sz="0" w:space="0" w:color="auto"/>
          </w:divBdr>
        </w:div>
        <w:div w:id="514274863">
          <w:marLeft w:val="480"/>
          <w:marRight w:val="0"/>
          <w:marTop w:val="0"/>
          <w:marBottom w:val="0"/>
          <w:divBdr>
            <w:top w:val="none" w:sz="0" w:space="0" w:color="auto"/>
            <w:left w:val="none" w:sz="0" w:space="0" w:color="auto"/>
            <w:bottom w:val="none" w:sz="0" w:space="0" w:color="auto"/>
            <w:right w:val="none" w:sz="0" w:space="0" w:color="auto"/>
          </w:divBdr>
        </w:div>
        <w:div w:id="572542556">
          <w:marLeft w:val="480"/>
          <w:marRight w:val="0"/>
          <w:marTop w:val="0"/>
          <w:marBottom w:val="0"/>
          <w:divBdr>
            <w:top w:val="none" w:sz="0" w:space="0" w:color="auto"/>
            <w:left w:val="none" w:sz="0" w:space="0" w:color="auto"/>
            <w:bottom w:val="none" w:sz="0" w:space="0" w:color="auto"/>
            <w:right w:val="none" w:sz="0" w:space="0" w:color="auto"/>
          </w:divBdr>
        </w:div>
        <w:div w:id="611326656">
          <w:marLeft w:val="480"/>
          <w:marRight w:val="0"/>
          <w:marTop w:val="0"/>
          <w:marBottom w:val="0"/>
          <w:divBdr>
            <w:top w:val="none" w:sz="0" w:space="0" w:color="auto"/>
            <w:left w:val="none" w:sz="0" w:space="0" w:color="auto"/>
            <w:bottom w:val="none" w:sz="0" w:space="0" w:color="auto"/>
            <w:right w:val="none" w:sz="0" w:space="0" w:color="auto"/>
          </w:divBdr>
        </w:div>
        <w:div w:id="640504674">
          <w:marLeft w:val="480"/>
          <w:marRight w:val="0"/>
          <w:marTop w:val="0"/>
          <w:marBottom w:val="0"/>
          <w:divBdr>
            <w:top w:val="none" w:sz="0" w:space="0" w:color="auto"/>
            <w:left w:val="none" w:sz="0" w:space="0" w:color="auto"/>
            <w:bottom w:val="none" w:sz="0" w:space="0" w:color="auto"/>
            <w:right w:val="none" w:sz="0" w:space="0" w:color="auto"/>
          </w:divBdr>
        </w:div>
        <w:div w:id="641932049">
          <w:marLeft w:val="480"/>
          <w:marRight w:val="0"/>
          <w:marTop w:val="0"/>
          <w:marBottom w:val="0"/>
          <w:divBdr>
            <w:top w:val="none" w:sz="0" w:space="0" w:color="auto"/>
            <w:left w:val="none" w:sz="0" w:space="0" w:color="auto"/>
            <w:bottom w:val="none" w:sz="0" w:space="0" w:color="auto"/>
            <w:right w:val="none" w:sz="0" w:space="0" w:color="auto"/>
          </w:divBdr>
        </w:div>
        <w:div w:id="727651586">
          <w:marLeft w:val="480"/>
          <w:marRight w:val="0"/>
          <w:marTop w:val="0"/>
          <w:marBottom w:val="0"/>
          <w:divBdr>
            <w:top w:val="none" w:sz="0" w:space="0" w:color="auto"/>
            <w:left w:val="none" w:sz="0" w:space="0" w:color="auto"/>
            <w:bottom w:val="none" w:sz="0" w:space="0" w:color="auto"/>
            <w:right w:val="none" w:sz="0" w:space="0" w:color="auto"/>
          </w:divBdr>
        </w:div>
        <w:div w:id="766925406">
          <w:marLeft w:val="480"/>
          <w:marRight w:val="0"/>
          <w:marTop w:val="0"/>
          <w:marBottom w:val="0"/>
          <w:divBdr>
            <w:top w:val="none" w:sz="0" w:space="0" w:color="auto"/>
            <w:left w:val="none" w:sz="0" w:space="0" w:color="auto"/>
            <w:bottom w:val="none" w:sz="0" w:space="0" w:color="auto"/>
            <w:right w:val="none" w:sz="0" w:space="0" w:color="auto"/>
          </w:divBdr>
        </w:div>
        <w:div w:id="831801897">
          <w:marLeft w:val="480"/>
          <w:marRight w:val="0"/>
          <w:marTop w:val="0"/>
          <w:marBottom w:val="0"/>
          <w:divBdr>
            <w:top w:val="none" w:sz="0" w:space="0" w:color="auto"/>
            <w:left w:val="none" w:sz="0" w:space="0" w:color="auto"/>
            <w:bottom w:val="none" w:sz="0" w:space="0" w:color="auto"/>
            <w:right w:val="none" w:sz="0" w:space="0" w:color="auto"/>
          </w:divBdr>
        </w:div>
        <w:div w:id="853689041">
          <w:marLeft w:val="480"/>
          <w:marRight w:val="0"/>
          <w:marTop w:val="0"/>
          <w:marBottom w:val="0"/>
          <w:divBdr>
            <w:top w:val="none" w:sz="0" w:space="0" w:color="auto"/>
            <w:left w:val="none" w:sz="0" w:space="0" w:color="auto"/>
            <w:bottom w:val="none" w:sz="0" w:space="0" w:color="auto"/>
            <w:right w:val="none" w:sz="0" w:space="0" w:color="auto"/>
          </w:divBdr>
        </w:div>
        <w:div w:id="872882178">
          <w:marLeft w:val="480"/>
          <w:marRight w:val="0"/>
          <w:marTop w:val="0"/>
          <w:marBottom w:val="0"/>
          <w:divBdr>
            <w:top w:val="none" w:sz="0" w:space="0" w:color="auto"/>
            <w:left w:val="none" w:sz="0" w:space="0" w:color="auto"/>
            <w:bottom w:val="none" w:sz="0" w:space="0" w:color="auto"/>
            <w:right w:val="none" w:sz="0" w:space="0" w:color="auto"/>
          </w:divBdr>
        </w:div>
        <w:div w:id="897324638">
          <w:marLeft w:val="480"/>
          <w:marRight w:val="0"/>
          <w:marTop w:val="0"/>
          <w:marBottom w:val="0"/>
          <w:divBdr>
            <w:top w:val="none" w:sz="0" w:space="0" w:color="auto"/>
            <w:left w:val="none" w:sz="0" w:space="0" w:color="auto"/>
            <w:bottom w:val="none" w:sz="0" w:space="0" w:color="auto"/>
            <w:right w:val="none" w:sz="0" w:space="0" w:color="auto"/>
          </w:divBdr>
        </w:div>
        <w:div w:id="917204470">
          <w:marLeft w:val="480"/>
          <w:marRight w:val="0"/>
          <w:marTop w:val="0"/>
          <w:marBottom w:val="0"/>
          <w:divBdr>
            <w:top w:val="none" w:sz="0" w:space="0" w:color="auto"/>
            <w:left w:val="none" w:sz="0" w:space="0" w:color="auto"/>
            <w:bottom w:val="none" w:sz="0" w:space="0" w:color="auto"/>
            <w:right w:val="none" w:sz="0" w:space="0" w:color="auto"/>
          </w:divBdr>
        </w:div>
        <w:div w:id="929313682">
          <w:marLeft w:val="480"/>
          <w:marRight w:val="0"/>
          <w:marTop w:val="0"/>
          <w:marBottom w:val="0"/>
          <w:divBdr>
            <w:top w:val="none" w:sz="0" w:space="0" w:color="auto"/>
            <w:left w:val="none" w:sz="0" w:space="0" w:color="auto"/>
            <w:bottom w:val="none" w:sz="0" w:space="0" w:color="auto"/>
            <w:right w:val="none" w:sz="0" w:space="0" w:color="auto"/>
          </w:divBdr>
        </w:div>
        <w:div w:id="955911321">
          <w:marLeft w:val="480"/>
          <w:marRight w:val="0"/>
          <w:marTop w:val="0"/>
          <w:marBottom w:val="0"/>
          <w:divBdr>
            <w:top w:val="none" w:sz="0" w:space="0" w:color="auto"/>
            <w:left w:val="none" w:sz="0" w:space="0" w:color="auto"/>
            <w:bottom w:val="none" w:sz="0" w:space="0" w:color="auto"/>
            <w:right w:val="none" w:sz="0" w:space="0" w:color="auto"/>
          </w:divBdr>
        </w:div>
        <w:div w:id="980965002">
          <w:marLeft w:val="480"/>
          <w:marRight w:val="0"/>
          <w:marTop w:val="0"/>
          <w:marBottom w:val="0"/>
          <w:divBdr>
            <w:top w:val="none" w:sz="0" w:space="0" w:color="auto"/>
            <w:left w:val="none" w:sz="0" w:space="0" w:color="auto"/>
            <w:bottom w:val="none" w:sz="0" w:space="0" w:color="auto"/>
            <w:right w:val="none" w:sz="0" w:space="0" w:color="auto"/>
          </w:divBdr>
        </w:div>
        <w:div w:id="1006519584">
          <w:marLeft w:val="480"/>
          <w:marRight w:val="0"/>
          <w:marTop w:val="0"/>
          <w:marBottom w:val="0"/>
          <w:divBdr>
            <w:top w:val="none" w:sz="0" w:space="0" w:color="auto"/>
            <w:left w:val="none" w:sz="0" w:space="0" w:color="auto"/>
            <w:bottom w:val="none" w:sz="0" w:space="0" w:color="auto"/>
            <w:right w:val="none" w:sz="0" w:space="0" w:color="auto"/>
          </w:divBdr>
        </w:div>
        <w:div w:id="1034231289">
          <w:marLeft w:val="480"/>
          <w:marRight w:val="0"/>
          <w:marTop w:val="0"/>
          <w:marBottom w:val="0"/>
          <w:divBdr>
            <w:top w:val="none" w:sz="0" w:space="0" w:color="auto"/>
            <w:left w:val="none" w:sz="0" w:space="0" w:color="auto"/>
            <w:bottom w:val="none" w:sz="0" w:space="0" w:color="auto"/>
            <w:right w:val="none" w:sz="0" w:space="0" w:color="auto"/>
          </w:divBdr>
        </w:div>
        <w:div w:id="1158695364">
          <w:marLeft w:val="480"/>
          <w:marRight w:val="0"/>
          <w:marTop w:val="0"/>
          <w:marBottom w:val="0"/>
          <w:divBdr>
            <w:top w:val="none" w:sz="0" w:space="0" w:color="auto"/>
            <w:left w:val="none" w:sz="0" w:space="0" w:color="auto"/>
            <w:bottom w:val="none" w:sz="0" w:space="0" w:color="auto"/>
            <w:right w:val="none" w:sz="0" w:space="0" w:color="auto"/>
          </w:divBdr>
        </w:div>
        <w:div w:id="1220749143">
          <w:marLeft w:val="480"/>
          <w:marRight w:val="0"/>
          <w:marTop w:val="0"/>
          <w:marBottom w:val="0"/>
          <w:divBdr>
            <w:top w:val="none" w:sz="0" w:space="0" w:color="auto"/>
            <w:left w:val="none" w:sz="0" w:space="0" w:color="auto"/>
            <w:bottom w:val="none" w:sz="0" w:space="0" w:color="auto"/>
            <w:right w:val="none" w:sz="0" w:space="0" w:color="auto"/>
          </w:divBdr>
        </w:div>
        <w:div w:id="1227111262">
          <w:marLeft w:val="480"/>
          <w:marRight w:val="0"/>
          <w:marTop w:val="0"/>
          <w:marBottom w:val="0"/>
          <w:divBdr>
            <w:top w:val="none" w:sz="0" w:space="0" w:color="auto"/>
            <w:left w:val="none" w:sz="0" w:space="0" w:color="auto"/>
            <w:bottom w:val="none" w:sz="0" w:space="0" w:color="auto"/>
            <w:right w:val="none" w:sz="0" w:space="0" w:color="auto"/>
          </w:divBdr>
        </w:div>
        <w:div w:id="1339850175">
          <w:marLeft w:val="480"/>
          <w:marRight w:val="0"/>
          <w:marTop w:val="0"/>
          <w:marBottom w:val="0"/>
          <w:divBdr>
            <w:top w:val="none" w:sz="0" w:space="0" w:color="auto"/>
            <w:left w:val="none" w:sz="0" w:space="0" w:color="auto"/>
            <w:bottom w:val="none" w:sz="0" w:space="0" w:color="auto"/>
            <w:right w:val="none" w:sz="0" w:space="0" w:color="auto"/>
          </w:divBdr>
        </w:div>
        <w:div w:id="1344824162">
          <w:marLeft w:val="480"/>
          <w:marRight w:val="0"/>
          <w:marTop w:val="0"/>
          <w:marBottom w:val="0"/>
          <w:divBdr>
            <w:top w:val="none" w:sz="0" w:space="0" w:color="auto"/>
            <w:left w:val="none" w:sz="0" w:space="0" w:color="auto"/>
            <w:bottom w:val="none" w:sz="0" w:space="0" w:color="auto"/>
            <w:right w:val="none" w:sz="0" w:space="0" w:color="auto"/>
          </w:divBdr>
        </w:div>
        <w:div w:id="1374888885">
          <w:marLeft w:val="480"/>
          <w:marRight w:val="0"/>
          <w:marTop w:val="0"/>
          <w:marBottom w:val="0"/>
          <w:divBdr>
            <w:top w:val="none" w:sz="0" w:space="0" w:color="auto"/>
            <w:left w:val="none" w:sz="0" w:space="0" w:color="auto"/>
            <w:bottom w:val="none" w:sz="0" w:space="0" w:color="auto"/>
            <w:right w:val="none" w:sz="0" w:space="0" w:color="auto"/>
          </w:divBdr>
        </w:div>
        <w:div w:id="1401319543">
          <w:marLeft w:val="480"/>
          <w:marRight w:val="0"/>
          <w:marTop w:val="0"/>
          <w:marBottom w:val="0"/>
          <w:divBdr>
            <w:top w:val="none" w:sz="0" w:space="0" w:color="auto"/>
            <w:left w:val="none" w:sz="0" w:space="0" w:color="auto"/>
            <w:bottom w:val="none" w:sz="0" w:space="0" w:color="auto"/>
            <w:right w:val="none" w:sz="0" w:space="0" w:color="auto"/>
          </w:divBdr>
        </w:div>
        <w:div w:id="1441491567">
          <w:marLeft w:val="480"/>
          <w:marRight w:val="0"/>
          <w:marTop w:val="0"/>
          <w:marBottom w:val="0"/>
          <w:divBdr>
            <w:top w:val="none" w:sz="0" w:space="0" w:color="auto"/>
            <w:left w:val="none" w:sz="0" w:space="0" w:color="auto"/>
            <w:bottom w:val="none" w:sz="0" w:space="0" w:color="auto"/>
            <w:right w:val="none" w:sz="0" w:space="0" w:color="auto"/>
          </w:divBdr>
        </w:div>
        <w:div w:id="1443378296">
          <w:marLeft w:val="480"/>
          <w:marRight w:val="0"/>
          <w:marTop w:val="0"/>
          <w:marBottom w:val="0"/>
          <w:divBdr>
            <w:top w:val="none" w:sz="0" w:space="0" w:color="auto"/>
            <w:left w:val="none" w:sz="0" w:space="0" w:color="auto"/>
            <w:bottom w:val="none" w:sz="0" w:space="0" w:color="auto"/>
            <w:right w:val="none" w:sz="0" w:space="0" w:color="auto"/>
          </w:divBdr>
        </w:div>
        <w:div w:id="1468430616">
          <w:marLeft w:val="480"/>
          <w:marRight w:val="0"/>
          <w:marTop w:val="0"/>
          <w:marBottom w:val="0"/>
          <w:divBdr>
            <w:top w:val="none" w:sz="0" w:space="0" w:color="auto"/>
            <w:left w:val="none" w:sz="0" w:space="0" w:color="auto"/>
            <w:bottom w:val="none" w:sz="0" w:space="0" w:color="auto"/>
            <w:right w:val="none" w:sz="0" w:space="0" w:color="auto"/>
          </w:divBdr>
        </w:div>
        <w:div w:id="1477380854">
          <w:marLeft w:val="480"/>
          <w:marRight w:val="0"/>
          <w:marTop w:val="0"/>
          <w:marBottom w:val="0"/>
          <w:divBdr>
            <w:top w:val="none" w:sz="0" w:space="0" w:color="auto"/>
            <w:left w:val="none" w:sz="0" w:space="0" w:color="auto"/>
            <w:bottom w:val="none" w:sz="0" w:space="0" w:color="auto"/>
            <w:right w:val="none" w:sz="0" w:space="0" w:color="auto"/>
          </w:divBdr>
        </w:div>
        <w:div w:id="1633363493">
          <w:marLeft w:val="480"/>
          <w:marRight w:val="0"/>
          <w:marTop w:val="0"/>
          <w:marBottom w:val="0"/>
          <w:divBdr>
            <w:top w:val="none" w:sz="0" w:space="0" w:color="auto"/>
            <w:left w:val="none" w:sz="0" w:space="0" w:color="auto"/>
            <w:bottom w:val="none" w:sz="0" w:space="0" w:color="auto"/>
            <w:right w:val="none" w:sz="0" w:space="0" w:color="auto"/>
          </w:divBdr>
        </w:div>
        <w:div w:id="1645620566">
          <w:marLeft w:val="480"/>
          <w:marRight w:val="0"/>
          <w:marTop w:val="0"/>
          <w:marBottom w:val="0"/>
          <w:divBdr>
            <w:top w:val="none" w:sz="0" w:space="0" w:color="auto"/>
            <w:left w:val="none" w:sz="0" w:space="0" w:color="auto"/>
            <w:bottom w:val="none" w:sz="0" w:space="0" w:color="auto"/>
            <w:right w:val="none" w:sz="0" w:space="0" w:color="auto"/>
          </w:divBdr>
        </w:div>
        <w:div w:id="1697273689">
          <w:marLeft w:val="480"/>
          <w:marRight w:val="0"/>
          <w:marTop w:val="0"/>
          <w:marBottom w:val="0"/>
          <w:divBdr>
            <w:top w:val="none" w:sz="0" w:space="0" w:color="auto"/>
            <w:left w:val="none" w:sz="0" w:space="0" w:color="auto"/>
            <w:bottom w:val="none" w:sz="0" w:space="0" w:color="auto"/>
            <w:right w:val="none" w:sz="0" w:space="0" w:color="auto"/>
          </w:divBdr>
        </w:div>
        <w:div w:id="1717310402">
          <w:marLeft w:val="480"/>
          <w:marRight w:val="0"/>
          <w:marTop w:val="0"/>
          <w:marBottom w:val="0"/>
          <w:divBdr>
            <w:top w:val="none" w:sz="0" w:space="0" w:color="auto"/>
            <w:left w:val="none" w:sz="0" w:space="0" w:color="auto"/>
            <w:bottom w:val="none" w:sz="0" w:space="0" w:color="auto"/>
            <w:right w:val="none" w:sz="0" w:space="0" w:color="auto"/>
          </w:divBdr>
        </w:div>
        <w:div w:id="1722366344">
          <w:marLeft w:val="480"/>
          <w:marRight w:val="0"/>
          <w:marTop w:val="0"/>
          <w:marBottom w:val="0"/>
          <w:divBdr>
            <w:top w:val="none" w:sz="0" w:space="0" w:color="auto"/>
            <w:left w:val="none" w:sz="0" w:space="0" w:color="auto"/>
            <w:bottom w:val="none" w:sz="0" w:space="0" w:color="auto"/>
            <w:right w:val="none" w:sz="0" w:space="0" w:color="auto"/>
          </w:divBdr>
        </w:div>
        <w:div w:id="1797530864">
          <w:marLeft w:val="480"/>
          <w:marRight w:val="0"/>
          <w:marTop w:val="0"/>
          <w:marBottom w:val="0"/>
          <w:divBdr>
            <w:top w:val="none" w:sz="0" w:space="0" w:color="auto"/>
            <w:left w:val="none" w:sz="0" w:space="0" w:color="auto"/>
            <w:bottom w:val="none" w:sz="0" w:space="0" w:color="auto"/>
            <w:right w:val="none" w:sz="0" w:space="0" w:color="auto"/>
          </w:divBdr>
        </w:div>
        <w:div w:id="1824278805">
          <w:marLeft w:val="480"/>
          <w:marRight w:val="0"/>
          <w:marTop w:val="0"/>
          <w:marBottom w:val="0"/>
          <w:divBdr>
            <w:top w:val="none" w:sz="0" w:space="0" w:color="auto"/>
            <w:left w:val="none" w:sz="0" w:space="0" w:color="auto"/>
            <w:bottom w:val="none" w:sz="0" w:space="0" w:color="auto"/>
            <w:right w:val="none" w:sz="0" w:space="0" w:color="auto"/>
          </w:divBdr>
        </w:div>
        <w:div w:id="1861892267">
          <w:marLeft w:val="480"/>
          <w:marRight w:val="0"/>
          <w:marTop w:val="0"/>
          <w:marBottom w:val="0"/>
          <w:divBdr>
            <w:top w:val="none" w:sz="0" w:space="0" w:color="auto"/>
            <w:left w:val="none" w:sz="0" w:space="0" w:color="auto"/>
            <w:bottom w:val="none" w:sz="0" w:space="0" w:color="auto"/>
            <w:right w:val="none" w:sz="0" w:space="0" w:color="auto"/>
          </w:divBdr>
        </w:div>
        <w:div w:id="1881165227">
          <w:marLeft w:val="480"/>
          <w:marRight w:val="0"/>
          <w:marTop w:val="0"/>
          <w:marBottom w:val="0"/>
          <w:divBdr>
            <w:top w:val="none" w:sz="0" w:space="0" w:color="auto"/>
            <w:left w:val="none" w:sz="0" w:space="0" w:color="auto"/>
            <w:bottom w:val="none" w:sz="0" w:space="0" w:color="auto"/>
            <w:right w:val="none" w:sz="0" w:space="0" w:color="auto"/>
          </w:divBdr>
        </w:div>
        <w:div w:id="1912696817">
          <w:marLeft w:val="480"/>
          <w:marRight w:val="0"/>
          <w:marTop w:val="0"/>
          <w:marBottom w:val="0"/>
          <w:divBdr>
            <w:top w:val="none" w:sz="0" w:space="0" w:color="auto"/>
            <w:left w:val="none" w:sz="0" w:space="0" w:color="auto"/>
            <w:bottom w:val="none" w:sz="0" w:space="0" w:color="auto"/>
            <w:right w:val="none" w:sz="0" w:space="0" w:color="auto"/>
          </w:divBdr>
        </w:div>
        <w:div w:id="1982954213">
          <w:marLeft w:val="480"/>
          <w:marRight w:val="0"/>
          <w:marTop w:val="0"/>
          <w:marBottom w:val="0"/>
          <w:divBdr>
            <w:top w:val="none" w:sz="0" w:space="0" w:color="auto"/>
            <w:left w:val="none" w:sz="0" w:space="0" w:color="auto"/>
            <w:bottom w:val="none" w:sz="0" w:space="0" w:color="auto"/>
            <w:right w:val="none" w:sz="0" w:space="0" w:color="auto"/>
          </w:divBdr>
        </w:div>
        <w:div w:id="2074890533">
          <w:marLeft w:val="480"/>
          <w:marRight w:val="0"/>
          <w:marTop w:val="0"/>
          <w:marBottom w:val="0"/>
          <w:divBdr>
            <w:top w:val="none" w:sz="0" w:space="0" w:color="auto"/>
            <w:left w:val="none" w:sz="0" w:space="0" w:color="auto"/>
            <w:bottom w:val="none" w:sz="0" w:space="0" w:color="auto"/>
            <w:right w:val="none" w:sz="0" w:space="0" w:color="auto"/>
          </w:divBdr>
        </w:div>
        <w:div w:id="2125540956">
          <w:marLeft w:val="480"/>
          <w:marRight w:val="0"/>
          <w:marTop w:val="0"/>
          <w:marBottom w:val="0"/>
          <w:divBdr>
            <w:top w:val="none" w:sz="0" w:space="0" w:color="auto"/>
            <w:left w:val="none" w:sz="0" w:space="0" w:color="auto"/>
            <w:bottom w:val="none" w:sz="0" w:space="0" w:color="auto"/>
            <w:right w:val="none" w:sz="0" w:space="0" w:color="auto"/>
          </w:divBdr>
        </w:div>
      </w:divsChild>
    </w:div>
    <w:div w:id="1473788775">
      <w:marLeft w:val="640"/>
      <w:marRight w:val="0"/>
      <w:marTop w:val="0"/>
      <w:marBottom w:val="0"/>
      <w:divBdr>
        <w:top w:val="none" w:sz="0" w:space="0" w:color="auto"/>
        <w:left w:val="none" w:sz="0" w:space="0" w:color="auto"/>
        <w:bottom w:val="none" w:sz="0" w:space="0" w:color="auto"/>
        <w:right w:val="none" w:sz="0" w:space="0" w:color="auto"/>
      </w:divBdr>
    </w:div>
    <w:div w:id="1474102012">
      <w:marLeft w:val="640"/>
      <w:marRight w:val="0"/>
      <w:marTop w:val="0"/>
      <w:marBottom w:val="0"/>
      <w:divBdr>
        <w:top w:val="none" w:sz="0" w:space="0" w:color="auto"/>
        <w:left w:val="none" w:sz="0" w:space="0" w:color="auto"/>
        <w:bottom w:val="none" w:sz="0" w:space="0" w:color="auto"/>
        <w:right w:val="none" w:sz="0" w:space="0" w:color="auto"/>
      </w:divBdr>
    </w:div>
    <w:div w:id="1474758001">
      <w:marLeft w:val="640"/>
      <w:marRight w:val="0"/>
      <w:marTop w:val="0"/>
      <w:marBottom w:val="0"/>
      <w:divBdr>
        <w:top w:val="none" w:sz="0" w:space="0" w:color="auto"/>
        <w:left w:val="none" w:sz="0" w:space="0" w:color="auto"/>
        <w:bottom w:val="none" w:sz="0" w:space="0" w:color="auto"/>
        <w:right w:val="none" w:sz="0" w:space="0" w:color="auto"/>
      </w:divBdr>
    </w:div>
    <w:div w:id="1474909800">
      <w:marLeft w:val="640"/>
      <w:marRight w:val="0"/>
      <w:marTop w:val="0"/>
      <w:marBottom w:val="0"/>
      <w:divBdr>
        <w:top w:val="none" w:sz="0" w:space="0" w:color="auto"/>
        <w:left w:val="none" w:sz="0" w:space="0" w:color="auto"/>
        <w:bottom w:val="none" w:sz="0" w:space="0" w:color="auto"/>
        <w:right w:val="none" w:sz="0" w:space="0" w:color="auto"/>
      </w:divBdr>
    </w:div>
    <w:div w:id="1475373927">
      <w:marLeft w:val="640"/>
      <w:marRight w:val="0"/>
      <w:marTop w:val="0"/>
      <w:marBottom w:val="0"/>
      <w:divBdr>
        <w:top w:val="none" w:sz="0" w:space="0" w:color="auto"/>
        <w:left w:val="none" w:sz="0" w:space="0" w:color="auto"/>
        <w:bottom w:val="none" w:sz="0" w:space="0" w:color="auto"/>
        <w:right w:val="none" w:sz="0" w:space="0" w:color="auto"/>
      </w:divBdr>
    </w:div>
    <w:div w:id="1475560584">
      <w:marLeft w:val="640"/>
      <w:marRight w:val="0"/>
      <w:marTop w:val="0"/>
      <w:marBottom w:val="0"/>
      <w:divBdr>
        <w:top w:val="none" w:sz="0" w:space="0" w:color="auto"/>
        <w:left w:val="none" w:sz="0" w:space="0" w:color="auto"/>
        <w:bottom w:val="none" w:sz="0" w:space="0" w:color="auto"/>
        <w:right w:val="none" w:sz="0" w:space="0" w:color="auto"/>
      </w:divBdr>
    </w:div>
    <w:div w:id="1476095808">
      <w:marLeft w:val="640"/>
      <w:marRight w:val="0"/>
      <w:marTop w:val="0"/>
      <w:marBottom w:val="0"/>
      <w:divBdr>
        <w:top w:val="none" w:sz="0" w:space="0" w:color="auto"/>
        <w:left w:val="none" w:sz="0" w:space="0" w:color="auto"/>
        <w:bottom w:val="none" w:sz="0" w:space="0" w:color="auto"/>
        <w:right w:val="none" w:sz="0" w:space="0" w:color="auto"/>
      </w:divBdr>
    </w:div>
    <w:div w:id="1476147049">
      <w:marLeft w:val="640"/>
      <w:marRight w:val="0"/>
      <w:marTop w:val="0"/>
      <w:marBottom w:val="0"/>
      <w:divBdr>
        <w:top w:val="none" w:sz="0" w:space="0" w:color="auto"/>
        <w:left w:val="none" w:sz="0" w:space="0" w:color="auto"/>
        <w:bottom w:val="none" w:sz="0" w:space="0" w:color="auto"/>
        <w:right w:val="none" w:sz="0" w:space="0" w:color="auto"/>
      </w:divBdr>
    </w:div>
    <w:div w:id="1476531062">
      <w:marLeft w:val="640"/>
      <w:marRight w:val="0"/>
      <w:marTop w:val="0"/>
      <w:marBottom w:val="0"/>
      <w:divBdr>
        <w:top w:val="none" w:sz="0" w:space="0" w:color="auto"/>
        <w:left w:val="none" w:sz="0" w:space="0" w:color="auto"/>
        <w:bottom w:val="none" w:sz="0" w:space="0" w:color="auto"/>
        <w:right w:val="none" w:sz="0" w:space="0" w:color="auto"/>
      </w:divBdr>
    </w:div>
    <w:div w:id="1476532412">
      <w:marLeft w:val="640"/>
      <w:marRight w:val="0"/>
      <w:marTop w:val="0"/>
      <w:marBottom w:val="0"/>
      <w:divBdr>
        <w:top w:val="none" w:sz="0" w:space="0" w:color="auto"/>
        <w:left w:val="none" w:sz="0" w:space="0" w:color="auto"/>
        <w:bottom w:val="none" w:sz="0" w:space="0" w:color="auto"/>
        <w:right w:val="none" w:sz="0" w:space="0" w:color="auto"/>
      </w:divBdr>
    </w:div>
    <w:div w:id="1476609510">
      <w:marLeft w:val="640"/>
      <w:marRight w:val="0"/>
      <w:marTop w:val="0"/>
      <w:marBottom w:val="0"/>
      <w:divBdr>
        <w:top w:val="none" w:sz="0" w:space="0" w:color="auto"/>
        <w:left w:val="none" w:sz="0" w:space="0" w:color="auto"/>
        <w:bottom w:val="none" w:sz="0" w:space="0" w:color="auto"/>
        <w:right w:val="none" w:sz="0" w:space="0" w:color="auto"/>
      </w:divBdr>
    </w:div>
    <w:div w:id="1476869732">
      <w:marLeft w:val="640"/>
      <w:marRight w:val="0"/>
      <w:marTop w:val="0"/>
      <w:marBottom w:val="0"/>
      <w:divBdr>
        <w:top w:val="none" w:sz="0" w:space="0" w:color="auto"/>
        <w:left w:val="none" w:sz="0" w:space="0" w:color="auto"/>
        <w:bottom w:val="none" w:sz="0" w:space="0" w:color="auto"/>
        <w:right w:val="none" w:sz="0" w:space="0" w:color="auto"/>
      </w:divBdr>
    </w:div>
    <w:div w:id="1477063431">
      <w:marLeft w:val="640"/>
      <w:marRight w:val="0"/>
      <w:marTop w:val="0"/>
      <w:marBottom w:val="0"/>
      <w:divBdr>
        <w:top w:val="none" w:sz="0" w:space="0" w:color="auto"/>
        <w:left w:val="none" w:sz="0" w:space="0" w:color="auto"/>
        <w:bottom w:val="none" w:sz="0" w:space="0" w:color="auto"/>
        <w:right w:val="none" w:sz="0" w:space="0" w:color="auto"/>
      </w:divBdr>
    </w:div>
    <w:div w:id="1477650875">
      <w:marLeft w:val="640"/>
      <w:marRight w:val="0"/>
      <w:marTop w:val="0"/>
      <w:marBottom w:val="0"/>
      <w:divBdr>
        <w:top w:val="none" w:sz="0" w:space="0" w:color="auto"/>
        <w:left w:val="none" w:sz="0" w:space="0" w:color="auto"/>
        <w:bottom w:val="none" w:sz="0" w:space="0" w:color="auto"/>
        <w:right w:val="none" w:sz="0" w:space="0" w:color="auto"/>
      </w:divBdr>
    </w:div>
    <w:div w:id="1477723887">
      <w:marLeft w:val="640"/>
      <w:marRight w:val="0"/>
      <w:marTop w:val="0"/>
      <w:marBottom w:val="0"/>
      <w:divBdr>
        <w:top w:val="none" w:sz="0" w:space="0" w:color="auto"/>
        <w:left w:val="none" w:sz="0" w:space="0" w:color="auto"/>
        <w:bottom w:val="none" w:sz="0" w:space="0" w:color="auto"/>
        <w:right w:val="none" w:sz="0" w:space="0" w:color="auto"/>
      </w:divBdr>
    </w:div>
    <w:div w:id="1477799598">
      <w:marLeft w:val="640"/>
      <w:marRight w:val="0"/>
      <w:marTop w:val="0"/>
      <w:marBottom w:val="0"/>
      <w:divBdr>
        <w:top w:val="none" w:sz="0" w:space="0" w:color="auto"/>
        <w:left w:val="none" w:sz="0" w:space="0" w:color="auto"/>
        <w:bottom w:val="none" w:sz="0" w:space="0" w:color="auto"/>
        <w:right w:val="none" w:sz="0" w:space="0" w:color="auto"/>
      </w:divBdr>
    </w:div>
    <w:div w:id="1477912399">
      <w:bodyDiv w:val="1"/>
      <w:marLeft w:val="0"/>
      <w:marRight w:val="0"/>
      <w:marTop w:val="0"/>
      <w:marBottom w:val="0"/>
      <w:divBdr>
        <w:top w:val="none" w:sz="0" w:space="0" w:color="auto"/>
        <w:left w:val="none" w:sz="0" w:space="0" w:color="auto"/>
        <w:bottom w:val="none" w:sz="0" w:space="0" w:color="auto"/>
        <w:right w:val="none" w:sz="0" w:space="0" w:color="auto"/>
      </w:divBdr>
      <w:divsChild>
        <w:div w:id="38670324">
          <w:marLeft w:val="480"/>
          <w:marRight w:val="0"/>
          <w:marTop w:val="0"/>
          <w:marBottom w:val="0"/>
          <w:divBdr>
            <w:top w:val="none" w:sz="0" w:space="0" w:color="auto"/>
            <w:left w:val="none" w:sz="0" w:space="0" w:color="auto"/>
            <w:bottom w:val="none" w:sz="0" w:space="0" w:color="auto"/>
            <w:right w:val="none" w:sz="0" w:space="0" w:color="auto"/>
          </w:divBdr>
        </w:div>
        <w:div w:id="57869184">
          <w:marLeft w:val="480"/>
          <w:marRight w:val="0"/>
          <w:marTop w:val="0"/>
          <w:marBottom w:val="0"/>
          <w:divBdr>
            <w:top w:val="none" w:sz="0" w:space="0" w:color="auto"/>
            <w:left w:val="none" w:sz="0" w:space="0" w:color="auto"/>
            <w:bottom w:val="none" w:sz="0" w:space="0" w:color="auto"/>
            <w:right w:val="none" w:sz="0" w:space="0" w:color="auto"/>
          </w:divBdr>
        </w:div>
        <w:div w:id="62341341">
          <w:marLeft w:val="480"/>
          <w:marRight w:val="0"/>
          <w:marTop w:val="0"/>
          <w:marBottom w:val="0"/>
          <w:divBdr>
            <w:top w:val="none" w:sz="0" w:space="0" w:color="auto"/>
            <w:left w:val="none" w:sz="0" w:space="0" w:color="auto"/>
            <w:bottom w:val="none" w:sz="0" w:space="0" w:color="auto"/>
            <w:right w:val="none" w:sz="0" w:space="0" w:color="auto"/>
          </w:divBdr>
        </w:div>
        <w:div w:id="65961394">
          <w:marLeft w:val="480"/>
          <w:marRight w:val="0"/>
          <w:marTop w:val="0"/>
          <w:marBottom w:val="0"/>
          <w:divBdr>
            <w:top w:val="none" w:sz="0" w:space="0" w:color="auto"/>
            <w:left w:val="none" w:sz="0" w:space="0" w:color="auto"/>
            <w:bottom w:val="none" w:sz="0" w:space="0" w:color="auto"/>
            <w:right w:val="none" w:sz="0" w:space="0" w:color="auto"/>
          </w:divBdr>
        </w:div>
        <w:div w:id="90707274">
          <w:marLeft w:val="480"/>
          <w:marRight w:val="0"/>
          <w:marTop w:val="0"/>
          <w:marBottom w:val="0"/>
          <w:divBdr>
            <w:top w:val="none" w:sz="0" w:space="0" w:color="auto"/>
            <w:left w:val="none" w:sz="0" w:space="0" w:color="auto"/>
            <w:bottom w:val="none" w:sz="0" w:space="0" w:color="auto"/>
            <w:right w:val="none" w:sz="0" w:space="0" w:color="auto"/>
          </w:divBdr>
        </w:div>
        <w:div w:id="101264307">
          <w:marLeft w:val="480"/>
          <w:marRight w:val="0"/>
          <w:marTop w:val="0"/>
          <w:marBottom w:val="0"/>
          <w:divBdr>
            <w:top w:val="none" w:sz="0" w:space="0" w:color="auto"/>
            <w:left w:val="none" w:sz="0" w:space="0" w:color="auto"/>
            <w:bottom w:val="none" w:sz="0" w:space="0" w:color="auto"/>
            <w:right w:val="none" w:sz="0" w:space="0" w:color="auto"/>
          </w:divBdr>
        </w:div>
        <w:div w:id="109397927">
          <w:marLeft w:val="480"/>
          <w:marRight w:val="0"/>
          <w:marTop w:val="0"/>
          <w:marBottom w:val="0"/>
          <w:divBdr>
            <w:top w:val="none" w:sz="0" w:space="0" w:color="auto"/>
            <w:left w:val="none" w:sz="0" w:space="0" w:color="auto"/>
            <w:bottom w:val="none" w:sz="0" w:space="0" w:color="auto"/>
            <w:right w:val="none" w:sz="0" w:space="0" w:color="auto"/>
          </w:divBdr>
        </w:div>
        <w:div w:id="133790893">
          <w:marLeft w:val="480"/>
          <w:marRight w:val="0"/>
          <w:marTop w:val="0"/>
          <w:marBottom w:val="0"/>
          <w:divBdr>
            <w:top w:val="none" w:sz="0" w:space="0" w:color="auto"/>
            <w:left w:val="none" w:sz="0" w:space="0" w:color="auto"/>
            <w:bottom w:val="none" w:sz="0" w:space="0" w:color="auto"/>
            <w:right w:val="none" w:sz="0" w:space="0" w:color="auto"/>
          </w:divBdr>
        </w:div>
        <w:div w:id="142082393">
          <w:marLeft w:val="480"/>
          <w:marRight w:val="0"/>
          <w:marTop w:val="0"/>
          <w:marBottom w:val="0"/>
          <w:divBdr>
            <w:top w:val="none" w:sz="0" w:space="0" w:color="auto"/>
            <w:left w:val="none" w:sz="0" w:space="0" w:color="auto"/>
            <w:bottom w:val="none" w:sz="0" w:space="0" w:color="auto"/>
            <w:right w:val="none" w:sz="0" w:space="0" w:color="auto"/>
          </w:divBdr>
        </w:div>
        <w:div w:id="164321308">
          <w:marLeft w:val="480"/>
          <w:marRight w:val="0"/>
          <w:marTop w:val="0"/>
          <w:marBottom w:val="0"/>
          <w:divBdr>
            <w:top w:val="none" w:sz="0" w:space="0" w:color="auto"/>
            <w:left w:val="none" w:sz="0" w:space="0" w:color="auto"/>
            <w:bottom w:val="none" w:sz="0" w:space="0" w:color="auto"/>
            <w:right w:val="none" w:sz="0" w:space="0" w:color="auto"/>
          </w:divBdr>
        </w:div>
        <w:div w:id="184560532">
          <w:marLeft w:val="480"/>
          <w:marRight w:val="0"/>
          <w:marTop w:val="0"/>
          <w:marBottom w:val="0"/>
          <w:divBdr>
            <w:top w:val="none" w:sz="0" w:space="0" w:color="auto"/>
            <w:left w:val="none" w:sz="0" w:space="0" w:color="auto"/>
            <w:bottom w:val="none" w:sz="0" w:space="0" w:color="auto"/>
            <w:right w:val="none" w:sz="0" w:space="0" w:color="auto"/>
          </w:divBdr>
        </w:div>
        <w:div w:id="186063341">
          <w:marLeft w:val="480"/>
          <w:marRight w:val="0"/>
          <w:marTop w:val="0"/>
          <w:marBottom w:val="0"/>
          <w:divBdr>
            <w:top w:val="none" w:sz="0" w:space="0" w:color="auto"/>
            <w:left w:val="none" w:sz="0" w:space="0" w:color="auto"/>
            <w:bottom w:val="none" w:sz="0" w:space="0" w:color="auto"/>
            <w:right w:val="none" w:sz="0" w:space="0" w:color="auto"/>
          </w:divBdr>
        </w:div>
        <w:div w:id="223953872">
          <w:marLeft w:val="480"/>
          <w:marRight w:val="0"/>
          <w:marTop w:val="0"/>
          <w:marBottom w:val="0"/>
          <w:divBdr>
            <w:top w:val="none" w:sz="0" w:space="0" w:color="auto"/>
            <w:left w:val="none" w:sz="0" w:space="0" w:color="auto"/>
            <w:bottom w:val="none" w:sz="0" w:space="0" w:color="auto"/>
            <w:right w:val="none" w:sz="0" w:space="0" w:color="auto"/>
          </w:divBdr>
        </w:div>
        <w:div w:id="286359194">
          <w:marLeft w:val="480"/>
          <w:marRight w:val="0"/>
          <w:marTop w:val="0"/>
          <w:marBottom w:val="0"/>
          <w:divBdr>
            <w:top w:val="none" w:sz="0" w:space="0" w:color="auto"/>
            <w:left w:val="none" w:sz="0" w:space="0" w:color="auto"/>
            <w:bottom w:val="none" w:sz="0" w:space="0" w:color="auto"/>
            <w:right w:val="none" w:sz="0" w:space="0" w:color="auto"/>
          </w:divBdr>
        </w:div>
        <w:div w:id="361249474">
          <w:marLeft w:val="480"/>
          <w:marRight w:val="0"/>
          <w:marTop w:val="0"/>
          <w:marBottom w:val="0"/>
          <w:divBdr>
            <w:top w:val="none" w:sz="0" w:space="0" w:color="auto"/>
            <w:left w:val="none" w:sz="0" w:space="0" w:color="auto"/>
            <w:bottom w:val="none" w:sz="0" w:space="0" w:color="auto"/>
            <w:right w:val="none" w:sz="0" w:space="0" w:color="auto"/>
          </w:divBdr>
        </w:div>
        <w:div w:id="377751283">
          <w:marLeft w:val="480"/>
          <w:marRight w:val="0"/>
          <w:marTop w:val="0"/>
          <w:marBottom w:val="0"/>
          <w:divBdr>
            <w:top w:val="none" w:sz="0" w:space="0" w:color="auto"/>
            <w:left w:val="none" w:sz="0" w:space="0" w:color="auto"/>
            <w:bottom w:val="none" w:sz="0" w:space="0" w:color="auto"/>
            <w:right w:val="none" w:sz="0" w:space="0" w:color="auto"/>
          </w:divBdr>
        </w:div>
        <w:div w:id="377903451">
          <w:marLeft w:val="480"/>
          <w:marRight w:val="0"/>
          <w:marTop w:val="0"/>
          <w:marBottom w:val="0"/>
          <w:divBdr>
            <w:top w:val="none" w:sz="0" w:space="0" w:color="auto"/>
            <w:left w:val="none" w:sz="0" w:space="0" w:color="auto"/>
            <w:bottom w:val="none" w:sz="0" w:space="0" w:color="auto"/>
            <w:right w:val="none" w:sz="0" w:space="0" w:color="auto"/>
          </w:divBdr>
        </w:div>
        <w:div w:id="379747088">
          <w:marLeft w:val="480"/>
          <w:marRight w:val="0"/>
          <w:marTop w:val="0"/>
          <w:marBottom w:val="0"/>
          <w:divBdr>
            <w:top w:val="none" w:sz="0" w:space="0" w:color="auto"/>
            <w:left w:val="none" w:sz="0" w:space="0" w:color="auto"/>
            <w:bottom w:val="none" w:sz="0" w:space="0" w:color="auto"/>
            <w:right w:val="none" w:sz="0" w:space="0" w:color="auto"/>
          </w:divBdr>
        </w:div>
        <w:div w:id="402947198">
          <w:marLeft w:val="480"/>
          <w:marRight w:val="0"/>
          <w:marTop w:val="0"/>
          <w:marBottom w:val="0"/>
          <w:divBdr>
            <w:top w:val="none" w:sz="0" w:space="0" w:color="auto"/>
            <w:left w:val="none" w:sz="0" w:space="0" w:color="auto"/>
            <w:bottom w:val="none" w:sz="0" w:space="0" w:color="auto"/>
            <w:right w:val="none" w:sz="0" w:space="0" w:color="auto"/>
          </w:divBdr>
        </w:div>
        <w:div w:id="427042249">
          <w:marLeft w:val="480"/>
          <w:marRight w:val="0"/>
          <w:marTop w:val="0"/>
          <w:marBottom w:val="0"/>
          <w:divBdr>
            <w:top w:val="none" w:sz="0" w:space="0" w:color="auto"/>
            <w:left w:val="none" w:sz="0" w:space="0" w:color="auto"/>
            <w:bottom w:val="none" w:sz="0" w:space="0" w:color="auto"/>
            <w:right w:val="none" w:sz="0" w:space="0" w:color="auto"/>
          </w:divBdr>
        </w:div>
        <w:div w:id="451555732">
          <w:marLeft w:val="480"/>
          <w:marRight w:val="0"/>
          <w:marTop w:val="0"/>
          <w:marBottom w:val="0"/>
          <w:divBdr>
            <w:top w:val="none" w:sz="0" w:space="0" w:color="auto"/>
            <w:left w:val="none" w:sz="0" w:space="0" w:color="auto"/>
            <w:bottom w:val="none" w:sz="0" w:space="0" w:color="auto"/>
            <w:right w:val="none" w:sz="0" w:space="0" w:color="auto"/>
          </w:divBdr>
        </w:div>
        <w:div w:id="457529983">
          <w:marLeft w:val="480"/>
          <w:marRight w:val="0"/>
          <w:marTop w:val="0"/>
          <w:marBottom w:val="0"/>
          <w:divBdr>
            <w:top w:val="none" w:sz="0" w:space="0" w:color="auto"/>
            <w:left w:val="none" w:sz="0" w:space="0" w:color="auto"/>
            <w:bottom w:val="none" w:sz="0" w:space="0" w:color="auto"/>
            <w:right w:val="none" w:sz="0" w:space="0" w:color="auto"/>
          </w:divBdr>
        </w:div>
        <w:div w:id="463012963">
          <w:marLeft w:val="480"/>
          <w:marRight w:val="0"/>
          <w:marTop w:val="0"/>
          <w:marBottom w:val="0"/>
          <w:divBdr>
            <w:top w:val="none" w:sz="0" w:space="0" w:color="auto"/>
            <w:left w:val="none" w:sz="0" w:space="0" w:color="auto"/>
            <w:bottom w:val="none" w:sz="0" w:space="0" w:color="auto"/>
            <w:right w:val="none" w:sz="0" w:space="0" w:color="auto"/>
          </w:divBdr>
        </w:div>
        <w:div w:id="475411852">
          <w:marLeft w:val="480"/>
          <w:marRight w:val="0"/>
          <w:marTop w:val="0"/>
          <w:marBottom w:val="0"/>
          <w:divBdr>
            <w:top w:val="none" w:sz="0" w:space="0" w:color="auto"/>
            <w:left w:val="none" w:sz="0" w:space="0" w:color="auto"/>
            <w:bottom w:val="none" w:sz="0" w:space="0" w:color="auto"/>
            <w:right w:val="none" w:sz="0" w:space="0" w:color="auto"/>
          </w:divBdr>
        </w:div>
        <w:div w:id="498885765">
          <w:marLeft w:val="480"/>
          <w:marRight w:val="0"/>
          <w:marTop w:val="0"/>
          <w:marBottom w:val="0"/>
          <w:divBdr>
            <w:top w:val="none" w:sz="0" w:space="0" w:color="auto"/>
            <w:left w:val="none" w:sz="0" w:space="0" w:color="auto"/>
            <w:bottom w:val="none" w:sz="0" w:space="0" w:color="auto"/>
            <w:right w:val="none" w:sz="0" w:space="0" w:color="auto"/>
          </w:divBdr>
        </w:div>
        <w:div w:id="500243451">
          <w:marLeft w:val="480"/>
          <w:marRight w:val="0"/>
          <w:marTop w:val="0"/>
          <w:marBottom w:val="0"/>
          <w:divBdr>
            <w:top w:val="none" w:sz="0" w:space="0" w:color="auto"/>
            <w:left w:val="none" w:sz="0" w:space="0" w:color="auto"/>
            <w:bottom w:val="none" w:sz="0" w:space="0" w:color="auto"/>
            <w:right w:val="none" w:sz="0" w:space="0" w:color="auto"/>
          </w:divBdr>
        </w:div>
        <w:div w:id="507258891">
          <w:marLeft w:val="480"/>
          <w:marRight w:val="0"/>
          <w:marTop w:val="0"/>
          <w:marBottom w:val="0"/>
          <w:divBdr>
            <w:top w:val="none" w:sz="0" w:space="0" w:color="auto"/>
            <w:left w:val="none" w:sz="0" w:space="0" w:color="auto"/>
            <w:bottom w:val="none" w:sz="0" w:space="0" w:color="auto"/>
            <w:right w:val="none" w:sz="0" w:space="0" w:color="auto"/>
          </w:divBdr>
        </w:div>
        <w:div w:id="612520444">
          <w:marLeft w:val="480"/>
          <w:marRight w:val="0"/>
          <w:marTop w:val="0"/>
          <w:marBottom w:val="0"/>
          <w:divBdr>
            <w:top w:val="none" w:sz="0" w:space="0" w:color="auto"/>
            <w:left w:val="none" w:sz="0" w:space="0" w:color="auto"/>
            <w:bottom w:val="none" w:sz="0" w:space="0" w:color="auto"/>
            <w:right w:val="none" w:sz="0" w:space="0" w:color="auto"/>
          </w:divBdr>
        </w:div>
        <w:div w:id="645554123">
          <w:marLeft w:val="480"/>
          <w:marRight w:val="0"/>
          <w:marTop w:val="0"/>
          <w:marBottom w:val="0"/>
          <w:divBdr>
            <w:top w:val="none" w:sz="0" w:space="0" w:color="auto"/>
            <w:left w:val="none" w:sz="0" w:space="0" w:color="auto"/>
            <w:bottom w:val="none" w:sz="0" w:space="0" w:color="auto"/>
            <w:right w:val="none" w:sz="0" w:space="0" w:color="auto"/>
          </w:divBdr>
        </w:div>
        <w:div w:id="714888686">
          <w:marLeft w:val="480"/>
          <w:marRight w:val="0"/>
          <w:marTop w:val="0"/>
          <w:marBottom w:val="0"/>
          <w:divBdr>
            <w:top w:val="none" w:sz="0" w:space="0" w:color="auto"/>
            <w:left w:val="none" w:sz="0" w:space="0" w:color="auto"/>
            <w:bottom w:val="none" w:sz="0" w:space="0" w:color="auto"/>
            <w:right w:val="none" w:sz="0" w:space="0" w:color="auto"/>
          </w:divBdr>
        </w:div>
        <w:div w:id="726073401">
          <w:marLeft w:val="480"/>
          <w:marRight w:val="0"/>
          <w:marTop w:val="0"/>
          <w:marBottom w:val="0"/>
          <w:divBdr>
            <w:top w:val="none" w:sz="0" w:space="0" w:color="auto"/>
            <w:left w:val="none" w:sz="0" w:space="0" w:color="auto"/>
            <w:bottom w:val="none" w:sz="0" w:space="0" w:color="auto"/>
            <w:right w:val="none" w:sz="0" w:space="0" w:color="auto"/>
          </w:divBdr>
        </w:div>
        <w:div w:id="738819926">
          <w:marLeft w:val="480"/>
          <w:marRight w:val="0"/>
          <w:marTop w:val="0"/>
          <w:marBottom w:val="0"/>
          <w:divBdr>
            <w:top w:val="none" w:sz="0" w:space="0" w:color="auto"/>
            <w:left w:val="none" w:sz="0" w:space="0" w:color="auto"/>
            <w:bottom w:val="none" w:sz="0" w:space="0" w:color="auto"/>
            <w:right w:val="none" w:sz="0" w:space="0" w:color="auto"/>
          </w:divBdr>
        </w:div>
        <w:div w:id="764501070">
          <w:marLeft w:val="480"/>
          <w:marRight w:val="0"/>
          <w:marTop w:val="0"/>
          <w:marBottom w:val="0"/>
          <w:divBdr>
            <w:top w:val="none" w:sz="0" w:space="0" w:color="auto"/>
            <w:left w:val="none" w:sz="0" w:space="0" w:color="auto"/>
            <w:bottom w:val="none" w:sz="0" w:space="0" w:color="auto"/>
            <w:right w:val="none" w:sz="0" w:space="0" w:color="auto"/>
          </w:divBdr>
        </w:div>
        <w:div w:id="769279751">
          <w:marLeft w:val="480"/>
          <w:marRight w:val="0"/>
          <w:marTop w:val="0"/>
          <w:marBottom w:val="0"/>
          <w:divBdr>
            <w:top w:val="none" w:sz="0" w:space="0" w:color="auto"/>
            <w:left w:val="none" w:sz="0" w:space="0" w:color="auto"/>
            <w:bottom w:val="none" w:sz="0" w:space="0" w:color="auto"/>
            <w:right w:val="none" w:sz="0" w:space="0" w:color="auto"/>
          </w:divBdr>
        </w:div>
        <w:div w:id="771053766">
          <w:marLeft w:val="480"/>
          <w:marRight w:val="0"/>
          <w:marTop w:val="0"/>
          <w:marBottom w:val="0"/>
          <w:divBdr>
            <w:top w:val="none" w:sz="0" w:space="0" w:color="auto"/>
            <w:left w:val="none" w:sz="0" w:space="0" w:color="auto"/>
            <w:bottom w:val="none" w:sz="0" w:space="0" w:color="auto"/>
            <w:right w:val="none" w:sz="0" w:space="0" w:color="auto"/>
          </w:divBdr>
        </w:div>
        <w:div w:id="789934116">
          <w:marLeft w:val="480"/>
          <w:marRight w:val="0"/>
          <w:marTop w:val="0"/>
          <w:marBottom w:val="0"/>
          <w:divBdr>
            <w:top w:val="none" w:sz="0" w:space="0" w:color="auto"/>
            <w:left w:val="none" w:sz="0" w:space="0" w:color="auto"/>
            <w:bottom w:val="none" w:sz="0" w:space="0" w:color="auto"/>
            <w:right w:val="none" w:sz="0" w:space="0" w:color="auto"/>
          </w:divBdr>
        </w:div>
        <w:div w:id="791749264">
          <w:marLeft w:val="480"/>
          <w:marRight w:val="0"/>
          <w:marTop w:val="0"/>
          <w:marBottom w:val="0"/>
          <w:divBdr>
            <w:top w:val="none" w:sz="0" w:space="0" w:color="auto"/>
            <w:left w:val="none" w:sz="0" w:space="0" w:color="auto"/>
            <w:bottom w:val="none" w:sz="0" w:space="0" w:color="auto"/>
            <w:right w:val="none" w:sz="0" w:space="0" w:color="auto"/>
          </w:divBdr>
        </w:div>
        <w:div w:id="809591714">
          <w:marLeft w:val="480"/>
          <w:marRight w:val="0"/>
          <w:marTop w:val="0"/>
          <w:marBottom w:val="0"/>
          <w:divBdr>
            <w:top w:val="none" w:sz="0" w:space="0" w:color="auto"/>
            <w:left w:val="none" w:sz="0" w:space="0" w:color="auto"/>
            <w:bottom w:val="none" w:sz="0" w:space="0" w:color="auto"/>
            <w:right w:val="none" w:sz="0" w:space="0" w:color="auto"/>
          </w:divBdr>
        </w:div>
        <w:div w:id="847016546">
          <w:marLeft w:val="480"/>
          <w:marRight w:val="0"/>
          <w:marTop w:val="0"/>
          <w:marBottom w:val="0"/>
          <w:divBdr>
            <w:top w:val="none" w:sz="0" w:space="0" w:color="auto"/>
            <w:left w:val="none" w:sz="0" w:space="0" w:color="auto"/>
            <w:bottom w:val="none" w:sz="0" w:space="0" w:color="auto"/>
            <w:right w:val="none" w:sz="0" w:space="0" w:color="auto"/>
          </w:divBdr>
        </w:div>
        <w:div w:id="853113101">
          <w:marLeft w:val="480"/>
          <w:marRight w:val="0"/>
          <w:marTop w:val="0"/>
          <w:marBottom w:val="0"/>
          <w:divBdr>
            <w:top w:val="none" w:sz="0" w:space="0" w:color="auto"/>
            <w:left w:val="none" w:sz="0" w:space="0" w:color="auto"/>
            <w:bottom w:val="none" w:sz="0" w:space="0" w:color="auto"/>
            <w:right w:val="none" w:sz="0" w:space="0" w:color="auto"/>
          </w:divBdr>
        </w:div>
        <w:div w:id="875627168">
          <w:marLeft w:val="480"/>
          <w:marRight w:val="0"/>
          <w:marTop w:val="0"/>
          <w:marBottom w:val="0"/>
          <w:divBdr>
            <w:top w:val="none" w:sz="0" w:space="0" w:color="auto"/>
            <w:left w:val="none" w:sz="0" w:space="0" w:color="auto"/>
            <w:bottom w:val="none" w:sz="0" w:space="0" w:color="auto"/>
            <w:right w:val="none" w:sz="0" w:space="0" w:color="auto"/>
          </w:divBdr>
        </w:div>
        <w:div w:id="912088094">
          <w:marLeft w:val="480"/>
          <w:marRight w:val="0"/>
          <w:marTop w:val="0"/>
          <w:marBottom w:val="0"/>
          <w:divBdr>
            <w:top w:val="none" w:sz="0" w:space="0" w:color="auto"/>
            <w:left w:val="none" w:sz="0" w:space="0" w:color="auto"/>
            <w:bottom w:val="none" w:sz="0" w:space="0" w:color="auto"/>
            <w:right w:val="none" w:sz="0" w:space="0" w:color="auto"/>
          </w:divBdr>
        </w:div>
        <w:div w:id="914825025">
          <w:marLeft w:val="480"/>
          <w:marRight w:val="0"/>
          <w:marTop w:val="0"/>
          <w:marBottom w:val="0"/>
          <w:divBdr>
            <w:top w:val="none" w:sz="0" w:space="0" w:color="auto"/>
            <w:left w:val="none" w:sz="0" w:space="0" w:color="auto"/>
            <w:bottom w:val="none" w:sz="0" w:space="0" w:color="auto"/>
            <w:right w:val="none" w:sz="0" w:space="0" w:color="auto"/>
          </w:divBdr>
        </w:div>
        <w:div w:id="927811577">
          <w:marLeft w:val="480"/>
          <w:marRight w:val="0"/>
          <w:marTop w:val="0"/>
          <w:marBottom w:val="0"/>
          <w:divBdr>
            <w:top w:val="none" w:sz="0" w:space="0" w:color="auto"/>
            <w:left w:val="none" w:sz="0" w:space="0" w:color="auto"/>
            <w:bottom w:val="none" w:sz="0" w:space="0" w:color="auto"/>
            <w:right w:val="none" w:sz="0" w:space="0" w:color="auto"/>
          </w:divBdr>
        </w:div>
        <w:div w:id="974022810">
          <w:marLeft w:val="480"/>
          <w:marRight w:val="0"/>
          <w:marTop w:val="0"/>
          <w:marBottom w:val="0"/>
          <w:divBdr>
            <w:top w:val="none" w:sz="0" w:space="0" w:color="auto"/>
            <w:left w:val="none" w:sz="0" w:space="0" w:color="auto"/>
            <w:bottom w:val="none" w:sz="0" w:space="0" w:color="auto"/>
            <w:right w:val="none" w:sz="0" w:space="0" w:color="auto"/>
          </w:divBdr>
        </w:div>
        <w:div w:id="996494970">
          <w:marLeft w:val="480"/>
          <w:marRight w:val="0"/>
          <w:marTop w:val="0"/>
          <w:marBottom w:val="0"/>
          <w:divBdr>
            <w:top w:val="none" w:sz="0" w:space="0" w:color="auto"/>
            <w:left w:val="none" w:sz="0" w:space="0" w:color="auto"/>
            <w:bottom w:val="none" w:sz="0" w:space="0" w:color="auto"/>
            <w:right w:val="none" w:sz="0" w:space="0" w:color="auto"/>
          </w:divBdr>
        </w:div>
        <w:div w:id="1037781035">
          <w:marLeft w:val="480"/>
          <w:marRight w:val="0"/>
          <w:marTop w:val="0"/>
          <w:marBottom w:val="0"/>
          <w:divBdr>
            <w:top w:val="none" w:sz="0" w:space="0" w:color="auto"/>
            <w:left w:val="none" w:sz="0" w:space="0" w:color="auto"/>
            <w:bottom w:val="none" w:sz="0" w:space="0" w:color="auto"/>
            <w:right w:val="none" w:sz="0" w:space="0" w:color="auto"/>
          </w:divBdr>
        </w:div>
        <w:div w:id="1091700066">
          <w:marLeft w:val="480"/>
          <w:marRight w:val="0"/>
          <w:marTop w:val="0"/>
          <w:marBottom w:val="0"/>
          <w:divBdr>
            <w:top w:val="none" w:sz="0" w:space="0" w:color="auto"/>
            <w:left w:val="none" w:sz="0" w:space="0" w:color="auto"/>
            <w:bottom w:val="none" w:sz="0" w:space="0" w:color="auto"/>
            <w:right w:val="none" w:sz="0" w:space="0" w:color="auto"/>
          </w:divBdr>
        </w:div>
        <w:div w:id="1125197905">
          <w:marLeft w:val="480"/>
          <w:marRight w:val="0"/>
          <w:marTop w:val="0"/>
          <w:marBottom w:val="0"/>
          <w:divBdr>
            <w:top w:val="none" w:sz="0" w:space="0" w:color="auto"/>
            <w:left w:val="none" w:sz="0" w:space="0" w:color="auto"/>
            <w:bottom w:val="none" w:sz="0" w:space="0" w:color="auto"/>
            <w:right w:val="none" w:sz="0" w:space="0" w:color="auto"/>
          </w:divBdr>
        </w:div>
        <w:div w:id="1142115858">
          <w:marLeft w:val="480"/>
          <w:marRight w:val="0"/>
          <w:marTop w:val="0"/>
          <w:marBottom w:val="0"/>
          <w:divBdr>
            <w:top w:val="none" w:sz="0" w:space="0" w:color="auto"/>
            <w:left w:val="none" w:sz="0" w:space="0" w:color="auto"/>
            <w:bottom w:val="none" w:sz="0" w:space="0" w:color="auto"/>
            <w:right w:val="none" w:sz="0" w:space="0" w:color="auto"/>
          </w:divBdr>
        </w:div>
        <w:div w:id="1144077628">
          <w:marLeft w:val="480"/>
          <w:marRight w:val="0"/>
          <w:marTop w:val="0"/>
          <w:marBottom w:val="0"/>
          <w:divBdr>
            <w:top w:val="none" w:sz="0" w:space="0" w:color="auto"/>
            <w:left w:val="none" w:sz="0" w:space="0" w:color="auto"/>
            <w:bottom w:val="none" w:sz="0" w:space="0" w:color="auto"/>
            <w:right w:val="none" w:sz="0" w:space="0" w:color="auto"/>
          </w:divBdr>
        </w:div>
        <w:div w:id="1168444834">
          <w:marLeft w:val="480"/>
          <w:marRight w:val="0"/>
          <w:marTop w:val="0"/>
          <w:marBottom w:val="0"/>
          <w:divBdr>
            <w:top w:val="none" w:sz="0" w:space="0" w:color="auto"/>
            <w:left w:val="none" w:sz="0" w:space="0" w:color="auto"/>
            <w:bottom w:val="none" w:sz="0" w:space="0" w:color="auto"/>
            <w:right w:val="none" w:sz="0" w:space="0" w:color="auto"/>
          </w:divBdr>
        </w:div>
        <w:div w:id="1196962456">
          <w:marLeft w:val="480"/>
          <w:marRight w:val="0"/>
          <w:marTop w:val="0"/>
          <w:marBottom w:val="0"/>
          <w:divBdr>
            <w:top w:val="none" w:sz="0" w:space="0" w:color="auto"/>
            <w:left w:val="none" w:sz="0" w:space="0" w:color="auto"/>
            <w:bottom w:val="none" w:sz="0" w:space="0" w:color="auto"/>
            <w:right w:val="none" w:sz="0" w:space="0" w:color="auto"/>
          </w:divBdr>
        </w:div>
        <w:div w:id="1252347629">
          <w:marLeft w:val="480"/>
          <w:marRight w:val="0"/>
          <w:marTop w:val="0"/>
          <w:marBottom w:val="0"/>
          <w:divBdr>
            <w:top w:val="none" w:sz="0" w:space="0" w:color="auto"/>
            <w:left w:val="none" w:sz="0" w:space="0" w:color="auto"/>
            <w:bottom w:val="none" w:sz="0" w:space="0" w:color="auto"/>
            <w:right w:val="none" w:sz="0" w:space="0" w:color="auto"/>
          </w:divBdr>
        </w:div>
        <w:div w:id="1289043622">
          <w:marLeft w:val="480"/>
          <w:marRight w:val="0"/>
          <w:marTop w:val="0"/>
          <w:marBottom w:val="0"/>
          <w:divBdr>
            <w:top w:val="none" w:sz="0" w:space="0" w:color="auto"/>
            <w:left w:val="none" w:sz="0" w:space="0" w:color="auto"/>
            <w:bottom w:val="none" w:sz="0" w:space="0" w:color="auto"/>
            <w:right w:val="none" w:sz="0" w:space="0" w:color="auto"/>
          </w:divBdr>
        </w:div>
        <w:div w:id="1322849162">
          <w:marLeft w:val="480"/>
          <w:marRight w:val="0"/>
          <w:marTop w:val="0"/>
          <w:marBottom w:val="0"/>
          <w:divBdr>
            <w:top w:val="none" w:sz="0" w:space="0" w:color="auto"/>
            <w:left w:val="none" w:sz="0" w:space="0" w:color="auto"/>
            <w:bottom w:val="none" w:sz="0" w:space="0" w:color="auto"/>
            <w:right w:val="none" w:sz="0" w:space="0" w:color="auto"/>
          </w:divBdr>
        </w:div>
        <w:div w:id="1356930605">
          <w:marLeft w:val="480"/>
          <w:marRight w:val="0"/>
          <w:marTop w:val="0"/>
          <w:marBottom w:val="0"/>
          <w:divBdr>
            <w:top w:val="none" w:sz="0" w:space="0" w:color="auto"/>
            <w:left w:val="none" w:sz="0" w:space="0" w:color="auto"/>
            <w:bottom w:val="none" w:sz="0" w:space="0" w:color="auto"/>
            <w:right w:val="none" w:sz="0" w:space="0" w:color="auto"/>
          </w:divBdr>
        </w:div>
        <w:div w:id="1394695748">
          <w:marLeft w:val="480"/>
          <w:marRight w:val="0"/>
          <w:marTop w:val="0"/>
          <w:marBottom w:val="0"/>
          <w:divBdr>
            <w:top w:val="none" w:sz="0" w:space="0" w:color="auto"/>
            <w:left w:val="none" w:sz="0" w:space="0" w:color="auto"/>
            <w:bottom w:val="none" w:sz="0" w:space="0" w:color="auto"/>
            <w:right w:val="none" w:sz="0" w:space="0" w:color="auto"/>
          </w:divBdr>
        </w:div>
        <w:div w:id="1422876981">
          <w:marLeft w:val="480"/>
          <w:marRight w:val="0"/>
          <w:marTop w:val="0"/>
          <w:marBottom w:val="0"/>
          <w:divBdr>
            <w:top w:val="none" w:sz="0" w:space="0" w:color="auto"/>
            <w:left w:val="none" w:sz="0" w:space="0" w:color="auto"/>
            <w:bottom w:val="none" w:sz="0" w:space="0" w:color="auto"/>
            <w:right w:val="none" w:sz="0" w:space="0" w:color="auto"/>
          </w:divBdr>
        </w:div>
        <w:div w:id="1429155121">
          <w:marLeft w:val="480"/>
          <w:marRight w:val="0"/>
          <w:marTop w:val="0"/>
          <w:marBottom w:val="0"/>
          <w:divBdr>
            <w:top w:val="none" w:sz="0" w:space="0" w:color="auto"/>
            <w:left w:val="none" w:sz="0" w:space="0" w:color="auto"/>
            <w:bottom w:val="none" w:sz="0" w:space="0" w:color="auto"/>
            <w:right w:val="none" w:sz="0" w:space="0" w:color="auto"/>
          </w:divBdr>
        </w:div>
        <w:div w:id="1430420993">
          <w:marLeft w:val="480"/>
          <w:marRight w:val="0"/>
          <w:marTop w:val="0"/>
          <w:marBottom w:val="0"/>
          <w:divBdr>
            <w:top w:val="none" w:sz="0" w:space="0" w:color="auto"/>
            <w:left w:val="none" w:sz="0" w:space="0" w:color="auto"/>
            <w:bottom w:val="none" w:sz="0" w:space="0" w:color="auto"/>
            <w:right w:val="none" w:sz="0" w:space="0" w:color="auto"/>
          </w:divBdr>
        </w:div>
        <w:div w:id="1445810271">
          <w:marLeft w:val="480"/>
          <w:marRight w:val="0"/>
          <w:marTop w:val="0"/>
          <w:marBottom w:val="0"/>
          <w:divBdr>
            <w:top w:val="none" w:sz="0" w:space="0" w:color="auto"/>
            <w:left w:val="none" w:sz="0" w:space="0" w:color="auto"/>
            <w:bottom w:val="none" w:sz="0" w:space="0" w:color="auto"/>
            <w:right w:val="none" w:sz="0" w:space="0" w:color="auto"/>
          </w:divBdr>
        </w:div>
        <w:div w:id="1454447606">
          <w:marLeft w:val="480"/>
          <w:marRight w:val="0"/>
          <w:marTop w:val="0"/>
          <w:marBottom w:val="0"/>
          <w:divBdr>
            <w:top w:val="none" w:sz="0" w:space="0" w:color="auto"/>
            <w:left w:val="none" w:sz="0" w:space="0" w:color="auto"/>
            <w:bottom w:val="none" w:sz="0" w:space="0" w:color="auto"/>
            <w:right w:val="none" w:sz="0" w:space="0" w:color="auto"/>
          </w:divBdr>
        </w:div>
        <w:div w:id="1614633340">
          <w:marLeft w:val="480"/>
          <w:marRight w:val="0"/>
          <w:marTop w:val="0"/>
          <w:marBottom w:val="0"/>
          <w:divBdr>
            <w:top w:val="none" w:sz="0" w:space="0" w:color="auto"/>
            <w:left w:val="none" w:sz="0" w:space="0" w:color="auto"/>
            <w:bottom w:val="none" w:sz="0" w:space="0" w:color="auto"/>
            <w:right w:val="none" w:sz="0" w:space="0" w:color="auto"/>
          </w:divBdr>
        </w:div>
        <w:div w:id="1656640806">
          <w:marLeft w:val="480"/>
          <w:marRight w:val="0"/>
          <w:marTop w:val="0"/>
          <w:marBottom w:val="0"/>
          <w:divBdr>
            <w:top w:val="none" w:sz="0" w:space="0" w:color="auto"/>
            <w:left w:val="none" w:sz="0" w:space="0" w:color="auto"/>
            <w:bottom w:val="none" w:sz="0" w:space="0" w:color="auto"/>
            <w:right w:val="none" w:sz="0" w:space="0" w:color="auto"/>
          </w:divBdr>
        </w:div>
        <w:div w:id="1712223699">
          <w:marLeft w:val="480"/>
          <w:marRight w:val="0"/>
          <w:marTop w:val="0"/>
          <w:marBottom w:val="0"/>
          <w:divBdr>
            <w:top w:val="none" w:sz="0" w:space="0" w:color="auto"/>
            <w:left w:val="none" w:sz="0" w:space="0" w:color="auto"/>
            <w:bottom w:val="none" w:sz="0" w:space="0" w:color="auto"/>
            <w:right w:val="none" w:sz="0" w:space="0" w:color="auto"/>
          </w:divBdr>
        </w:div>
        <w:div w:id="1737969456">
          <w:marLeft w:val="480"/>
          <w:marRight w:val="0"/>
          <w:marTop w:val="0"/>
          <w:marBottom w:val="0"/>
          <w:divBdr>
            <w:top w:val="none" w:sz="0" w:space="0" w:color="auto"/>
            <w:left w:val="none" w:sz="0" w:space="0" w:color="auto"/>
            <w:bottom w:val="none" w:sz="0" w:space="0" w:color="auto"/>
            <w:right w:val="none" w:sz="0" w:space="0" w:color="auto"/>
          </w:divBdr>
        </w:div>
        <w:div w:id="1739935442">
          <w:marLeft w:val="480"/>
          <w:marRight w:val="0"/>
          <w:marTop w:val="0"/>
          <w:marBottom w:val="0"/>
          <w:divBdr>
            <w:top w:val="none" w:sz="0" w:space="0" w:color="auto"/>
            <w:left w:val="none" w:sz="0" w:space="0" w:color="auto"/>
            <w:bottom w:val="none" w:sz="0" w:space="0" w:color="auto"/>
            <w:right w:val="none" w:sz="0" w:space="0" w:color="auto"/>
          </w:divBdr>
        </w:div>
        <w:div w:id="1751737409">
          <w:marLeft w:val="480"/>
          <w:marRight w:val="0"/>
          <w:marTop w:val="0"/>
          <w:marBottom w:val="0"/>
          <w:divBdr>
            <w:top w:val="none" w:sz="0" w:space="0" w:color="auto"/>
            <w:left w:val="none" w:sz="0" w:space="0" w:color="auto"/>
            <w:bottom w:val="none" w:sz="0" w:space="0" w:color="auto"/>
            <w:right w:val="none" w:sz="0" w:space="0" w:color="auto"/>
          </w:divBdr>
        </w:div>
        <w:div w:id="1757360967">
          <w:marLeft w:val="480"/>
          <w:marRight w:val="0"/>
          <w:marTop w:val="0"/>
          <w:marBottom w:val="0"/>
          <w:divBdr>
            <w:top w:val="none" w:sz="0" w:space="0" w:color="auto"/>
            <w:left w:val="none" w:sz="0" w:space="0" w:color="auto"/>
            <w:bottom w:val="none" w:sz="0" w:space="0" w:color="auto"/>
            <w:right w:val="none" w:sz="0" w:space="0" w:color="auto"/>
          </w:divBdr>
        </w:div>
        <w:div w:id="1805922355">
          <w:marLeft w:val="480"/>
          <w:marRight w:val="0"/>
          <w:marTop w:val="0"/>
          <w:marBottom w:val="0"/>
          <w:divBdr>
            <w:top w:val="none" w:sz="0" w:space="0" w:color="auto"/>
            <w:left w:val="none" w:sz="0" w:space="0" w:color="auto"/>
            <w:bottom w:val="none" w:sz="0" w:space="0" w:color="auto"/>
            <w:right w:val="none" w:sz="0" w:space="0" w:color="auto"/>
          </w:divBdr>
        </w:div>
        <w:div w:id="1850217353">
          <w:marLeft w:val="480"/>
          <w:marRight w:val="0"/>
          <w:marTop w:val="0"/>
          <w:marBottom w:val="0"/>
          <w:divBdr>
            <w:top w:val="none" w:sz="0" w:space="0" w:color="auto"/>
            <w:left w:val="none" w:sz="0" w:space="0" w:color="auto"/>
            <w:bottom w:val="none" w:sz="0" w:space="0" w:color="auto"/>
            <w:right w:val="none" w:sz="0" w:space="0" w:color="auto"/>
          </w:divBdr>
        </w:div>
        <w:div w:id="1894152650">
          <w:marLeft w:val="480"/>
          <w:marRight w:val="0"/>
          <w:marTop w:val="0"/>
          <w:marBottom w:val="0"/>
          <w:divBdr>
            <w:top w:val="none" w:sz="0" w:space="0" w:color="auto"/>
            <w:left w:val="none" w:sz="0" w:space="0" w:color="auto"/>
            <w:bottom w:val="none" w:sz="0" w:space="0" w:color="auto"/>
            <w:right w:val="none" w:sz="0" w:space="0" w:color="auto"/>
          </w:divBdr>
        </w:div>
        <w:div w:id="1981567806">
          <w:marLeft w:val="480"/>
          <w:marRight w:val="0"/>
          <w:marTop w:val="0"/>
          <w:marBottom w:val="0"/>
          <w:divBdr>
            <w:top w:val="none" w:sz="0" w:space="0" w:color="auto"/>
            <w:left w:val="none" w:sz="0" w:space="0" w:color="auto"/>
            <w:bottom w:val="none" w:sz="0" w:space="0" w:color="auto"/>
            <w:right w:val="none" w:sz="0" w:space="0" w:color="auto"/>
          </w:divBdr>
        </w:div>
        <w:div w:id="1984188299">
          <w:marLeft w:val="480"/>
          <w:marRight w:val="0"/>
          <w:marTop w:val="0"/>
          <w:marBottom w:val="0"/>
          <w:divBdr>
            <w:top w:val="none" w:sz="0" w:space="0" w:color="auto"/>
            <w:left w:val="none" w:sz="0" w:space="0" w:color="auto"/>
            <w:bottom w:val="none" w:sz="0" w:space="0" w:color="auto"/>
            <w:right w:val="none" w:sz="0" w:space="0" w:color="auto"/>
          </w:divBdr>
        </w:div>
        <w:div w:id="2003048809">
          <w:marLeft w:val="480"/>
          <w:marRight w:val="0"/>
          <w:marTop w:val="0"/>
          <w:marBottom w:val="0"/>
          <w:divBdr>
            <w:top w:val="none" w:sz="0" w:space="0" w:color="auto"/>
            <w:left w:val="none" w:sz="0" w:space="0" w:color="auto"/>
            <w:bottom w:val="none" w:sz="0" w:space="0" w:color="auto"/>
            <w:right w:val="none" w:sz="0" w:space="0" w:color="auto"/>
          </w:divBdr>
        </w:div>
        <w:div w:id="2014912516">
          <w:marLeft w:val="480"/>
          <w:marRight w:val="0"/>
          <w:marTop w:val="0"/>
          <w:marBottom w:val="0"/>
          <w:divBdr>
            <w:top w:val="none" w:sz="0" w:space="0" w:color="auto"/>
            <w:left w:val="none" w:sz="0" w:space="0" w:color="auto"/>
            <w:bottom w:val="none" w:sz="0" w:space="0" w:color="auto"/>
            <w:right w:val="none" w:sz="0" w:space="0" w:color="auto"/>
          </w:divBdr>
        </w:div>
        <w:div w:id="2093502653">
          <w:marLeft w:val="480"/>
          <w:marRight w:val="0"/>
          <w:marTop w:val="0"/>
          <w:marBottom w:val="0"/>
          <w:divBdr>
            <w:top w:val="none" w:sz="0" w:space="0" w:color="auto"/>
            <w:left w:val="none" w:sz="0" w:space="0" w:color="auto"/>
            <w:bottom w:val="none" w:sz="0" w:space="0" w:color="auto"/>
            <w:right w:val="none" w:sz="0" w:space="0" w:color="auto"/>
          </w:divBdr>
        </w:div>
        <w:div w:id="2130120444">
          <w:marLeft w:val="480"/>
          <w:marRight w:val="0"/>
          <w:marTop w:val="0"/>
          <w:marBottom w:val="0"/>
          <w:divBdr>
            <w:top w:val="none" w:sz="0" w:space="0" w:color="auto"/>
            <w:left w:val="none" w:sz="0" w:space="0" w:color="auto"/>
            <w:bottom w:val="none" w:sz="0" w:space="0" w:color="auto"/>
            <w:right w:val="none" w:sz="0" w:space="0" w:color="auto"/>
          </w:divBdr>
        </w:div>
      </w:divsChild>
    </w:div>
    <w:div w:id="1478257475">
      <w:marLeft w:val="640"/>
      <w:marRight w:val="0"/>
      <w:marTop w:val="0"/>
      <w:marBottom w:val="0"/>
      <w:divBdr>
        <w:top w:val="none" w:sz="0" w:space="0" w:color="auto"/>
        <w:left w:val="none" w:sz="0" w:space="0" w:color="auto"/>
        <w:bottom w:val="none" w:sz="0" w:space="0" w:color="auto"/>
        <w:right w:val="none" w:sz="0" w:space="0" w:color="auto"/>
      </w:divBdr>
    </w:div>
    <w:div w:id="1478645067">
      <w:marLeft w:val="640"/>
      <w:marRight w:val="0"/>
      <w:marTop w:val="0"/>
      <w:marBottom w:val="0"/>
      <w:divBdr>
        <w:top w:val="none" w:sz="0" w:space="0" w:color="auto"/>
        <w:left w:val="none" w:sz="0" w:space="0" w:color="auto"/>
        <w:bottom w:val="none" w:sz="0" w:space="0" w:color="auto"/>
        <w:right w:val="none" w:sz="0" w:space="0" w:color="auto"/>
      </w:divBdr>
    </w:div>
    <w:div w:id="1480153110">
      <w:marLeft w:val="640"/>
      <w:marRight w:val="0"/>
      <w:marTop w:val="0"/>
      <w:marBottom w:val="0"/>
      <w:divBdr>
        <w:top w:val="none" w:sz="0" w:space="0" w:color="auto"/>
        <w:left w:val="none" w:sz="0" w:space="0" w:color="auto"/>
        <w:bottom w:val="none" w:sz="0" w:space="0" w:color="auto"/>
        <w:right w:val="none" w:sz="0" w:space="0" w:color="auto"/>
      </w:divBdr>
    </w:div>
    <w:div w:id="1480659073">
      <w:marLeft w:val="480"/>
      <w:marRight w:val="0"/>
      <w:marTop w:val="0"/>
      <w:marBottom w:val="0"/>
      <w:divBdr>
        <w:top w:val="none" w:sz="0" w:space="0" w:color="auto"/>
        <w:left w:val="none" w:sz="0" w:space="0" w:color="auto"/>
        <w:bottom w:val="none" w:sz="0" w:space="0" w:color="auto"/>
        <w:right w:val="none" w:sz="0" w:space="0" w:color="auto"/>
      </w:divBdr>
    </w:div>
    <w:div w:id="1481114069">
      <w:marLeft w:val="640"/>
      <w:marRight w:val="0"/>
      <w:marTop w:val="0"/>
      <w:marBottom w:val="0"/>
      <w:divBdr>
        <w:top w:val="none" w:sz="0" w:space="0" w:color="auto"/>
        <w:left w:val="none" w:sz="0" w:space="0" w:color="auto"/>
        <w:bottom w:val="none" w:sz="0" w:space="0" w:color="auto"/>
        <w:right w:val="none" w:sz="0" w:space="0" w:color="auto"/>
      </w:divBdr>
    </w:div>
    <w:div w:id="1481851444">
      <w:marLeft w:val="640"/>
      <w:marRight w:val="0"/>
      <w:marTop w:val="0"/>
      <w:marBottom w:val="0"/>
      <w:divBdr>
        <w:top w:val="none" w:sz="0" w:space="0" w:color="auto"/>
        <w:left w:val="none" w:sz="0" w:space="0" w:color="auto"/>
        <w:bottom w:val="none" w:sz="0" w:space="0" w:color="auto"/>
        <w:right w:val="none" w:sz="0" w:space="0" w:color="auto"/>
      </w:divBdr>
    </w:div>
    <w:div w:id="1481926477">
      <w:marLeft w:val="640"/>
      <w:marRight w:val="0"/>
      <w:marTop w:val="0"/>
      <w:marBottom w:val="0"/>
      <w:divBdr>
        <w:top w:val="none" w:sz="0" w:space="0" w:color="auto"/>
        <w:left w:val="none" w:sz="0" w:space="0" w:color="auto"/>
        <w:bottom w:val="none" w:sz="0" w:space="0" w:color="auto"/>
        <w:right w:val="none" w:sz="0" w:space="0" w:color="auto"/>
      </w:divBdr>
    </w:div>
    <w:div w:id="1482770171">
      <w:marLeft w:val="640"/>
      <w:marRight w:val="0"/>
      <w:marTop w:val="0"/>
      <w:marBottom w:val="0"/>
      <w:divBdr>
        <w:top w:val="none" w:sz="0" w:space="0" w:color="auto"/>
        <w:left w:val="none" w:sz="0" w:space="0" w:color="auto"/>
        <w:bottom w:val="none" w:sz="0" w:space="0" w:color="auto"/>
        <w:right w:val="none" w:sz="0" w:space="0" w:color="auto"/>
      </w:divBdr>
    </w:div>
    <w:div w:id="1482850206">
      <w:marLeft w:val="640"/>
      <w:marRight w:val="0"/>
      <w:marTop w:val="0"/>
      <w:marBottom w:val="0"/>
      <w:divBdr>
        <w:top w:val="none" w:sz="0" w:space="0" w:color="auto"/>
        <w:left w:val="none" w:sz="0" w:space="0" w:color="auto"/>
        <w:bottom w:val="none" w:sz="0" w:space="0" w:color="auto"/>
        <w:right w:val="none" w:sz="0" w:space="0" w:color="auto"/>
      </w:divBdr>
    </w:div>
    <w:div w:id="1483084448">
      <w:marLeft w:val="640"/>
      <w:marRight w:val="0"/>
      <w:marTop w:val="0"/>
      <w:marBottom w:val="0"/>
      <w:divBdr>
        <w:top w:val="none" w:sz="0" w:space="0" w:color="auto"/>
        <w:left w:val="none" w:sz="0" w:space="0" w:color="auto"/>
        <w:bottom w:val="none" w:sz="0" w:space="0" w:color="auto"/>
        <w:right w:val="none" w:sz="0" w:space="0" w:color="auto"/>
      </w:divBdr>
    </w:div>
    <w:div w:id="1483621318">
      <w:marLeft w:val="640"/>
      <w:marRight w:val="0"/>
      <w:marTop w:val="0"/>
      <w:marBottom w:val="0"/>
      <w:divBdr>
        <w:top w:val="none" w:sz="0" w:space="0" w:color="auto"/>
        <w:left w:val="none" w:sz="0" w:space="0" w:color="auto"/>
        <w:bottom w:val="none" w:sz="0" w:space="0" w:color="auto"/>
        <w:right w:val="none" w:sz="0" w:space="0" w:color="auto"/>
      </w:divBdr>
    </w:div>
    <w:div w:id="1483736196">
      <w:marLeft w:val="640"/>
      <w:marRight w:val="0"/>
      <w:marTop w:val="0"/>
      <w:marBottom w:val="0"/>
      <w:divBdr>
        <w:top w:val="none" w:sz="0" w:space="0" w:color="auto"/>
        <w:left w:val="none" w:sz="0" w:space="0" w:color="auto"/>
        <w:bottom w:val="none" w:sz="0" w:space="0" w:color="auto"/>
        <w:right w:val="none" w:sz="0" w:space="0" w:color="auto"/>
      </w:divBdr>
    </w:div>
    <w:div w:id="1483811296">
      <w:marLeft w:val="640"/>
      <w:marRight w:val="0"/>
      <w:marTop w:val="0"/>
      <w:marBottom w:val="0"/>
      <w:divBdr>
        <w:top w:val="none" w:sz="0" w:space="0" w:color="auto"/>
        <w:left w:val="none" w:sz="0" w:space="0" w:color="auto"/>
        <w:bottom w:val="none" w:sz="0" w:space="0" w:color="auto"/>
        <w:right w:val="none" w:sz="0" w:space="0" w:color="auto"/>
      </w:divBdr>
    </w:div>
    <w:div w:id="1485051518">
      <w:bodyDiv w:val="1"/>
      <w:marLeft w:val="0"/>
      <w:marRight w:val="0"/>
      <w:marTop w:val="0"/>
      <w:marBottom w:val="0"/>
      <w:divBdr>
        <w:top w:val="none" w:sz="0" w:space="0" w:color="auto"/>
        <w:left w:val="none" w:sz="0" w:space="0" w:color="auto"/>
        <w:bottom w:val="none" w:sz="0" w:space="0" w:color="auto"/>
        <w:right w:val="none" w:sz="0" w:space="0" w:color="auto"/>
      </w:divBdr>
    </w:div>
    <w:div w:id="1485464219">
      <w:marLeft w:val="640"/>
      <w:marRight w:val="0"/>
      <w:marTop w:val="0"/>
      <w:marBottom w:val="0"/>
      <w:divBdr>
        <w:top w:val="none" w:sz="0" w:space="0" w:color="auto"/>
        <w:left w:val="none" w:sz="0" w:space="0" w:color="auto"/>
        <w:bottom w:val="none" w:sz="0" w:space="0" w:color="auto"/>
        <w:right w:val="none" w:sz="0" w:space="0" w:color="auto"/>
      </w:divBdr>
    </w:div>
    <w:div w:id="1486773057">
      <w:bodyDiv w:val="1"/>
      <w:marLeft w:val="0"/>
      <w:marRight w:val="0"/>
      <w:marTop w:val="0"/>
      <w:marBottom w:val="0"/>
      <w:divBdr>
        <w:top w:val="none" w:sz="0" w:space="0" w:color="auto"/>
        <w:left w:val="none" w:sz="0" w:space="0" w:color="auto"/>
        <w:bottom w:val="none" w:sz="0" w:space="0" w:color="auto"/>
        <w:right w:val="none" w:sz="0" w:space="0" w:color="auto"/>
      </w:divBdr>
      <w:divsChild>
        <w:div w:id="50345779">
          <w:marLeft w:val="480"/>
          <w:marRight w:val="0"/>
          <w:marTop w:val="0"/>
          <w:marBottom w:val="0"/>
          <w:divBdr>
            <w:top w:val="none" w:sz="0" w:space="0" w:color="auto"/>
            <w:left w:val="none" w:sz="0" w:space="0" w:color="auto"/>
            <w:bottom w:val="none" w:sz="0" w:space="0" w:color="auto"/>
            <w:right w:val="none" w:sz="0" w:space="0" w:color="auto"/>
          </w:divBdr>
        </w:div>
        <w:div w:id="79372604">
          <w:marLeft w:val="480"/>
          <w:marRight w:val="0"/>
          <w:marTop w:val="0"/>
          <w:marBottom w:val="0"/>
          <w:divBdr>
            <w:top w:val="none" w:sz="0" w:space="0" w:color="auto"/>
            <w:left w:val="none" w:sz="0" w:space="0" w:color="auto"/>
            <w:bottom w:val="none" w:sz="0" w:space="0" w:color="auto"/>
            <w:right w:val="none" w:sz="0" w:space="0" w:color="auto"/>
          </w:divBdr>
        </w:div>
        <w:div w:id="87501918">
          <w:marLeft w:val="480"/>
          <w:marRight w:val="0"/>
          <w:marTop w:val="0"/>
          <w:marBottom w:val="0"/>
          <w:divBdr>
            <w:top w:val="none" w:sz="0" w:space="0" w:color="auto"/>
            <w:left w:val="none" w:sz="0" w:space="0" w:color="auto"/>
            <w:bottom w:val="none" w:sz="0" w:space="0" w:color="auto"/>
            <w:right w:val="none" w:sz="0" w:space="0" w:color="auto"/>
          </w:divBdr>
        </w:div>
        <w:div w:id="104346598">
          <w:marLeft w:val="480"/>
          <w:marRight w:val="0"/>
          <w:marTop w:val="0"/>
          <w:marBottom w:val="0"/>
          <w:divBdr>
            <w:top w:val="none" w:sz="0" w:space="0" w:color="auto"/>
            <w:left w:val="none" w:sz="0" w:space="0" w:color="auto"/>
            <w:bottom w:val="none" w:sz="0" w:space="0" w:color="auto"/>
            <w:right w:val="none" w:sz="0" w:space="0" w:color="auto"/>
          </w:divBdr>
        </w:div>
        <w:div w:id="128984303">
          <w:marLeft w:val="480"/>
          <w:marRight w:val="0"/>
          <w:marTop w:val="0"/>
          <w:marBottom w:val="0"/>
          <w:divBdr>
            <w:top w:val="none" w:sz="0" w:space="0" w:color="auto"/>
            <w:left w:val="none" w:sz="0" w:space="0" w:color="auto"/>
            <w:bottom w:val="none" w:sz="0" w:space="0" w:color="auto"/>
            <w:right w:val="none" w:sz="0" w:space="0" w:color="auto"/>
          </w:divBdr>
        </w:div>
        <w:div w:id="210964615">
          <w:marLeft w:val="480"/>
          <w:marRight w:val="0"/>
          <w:marTop w:val="0"/>
          <w:marBottom w:val="0"/>
          <w:divBdr>
            <w:top w:val="none" w:sz="0" w:space="0" w:color="auto"/>
            <w:left w:val="none" w:sz="0" w:space="0" w:color="auto"/>
            <w:bottom w:val="none" w:sz="0" w:space="0" w:color="auto"/>
            <w:right w:val="none" w:sz="0" w:space="0" w:color="auto"/>
          </w:divBdr>
        </w:div>
        <w:div w:id="273295737">
          <w:marLeft w:val="480"/>
          <w:marRight w:val="0"/>
          <w:marTop w:val="0"/>
          <w:marBottom w:val="0"/>
          <w:divBdr>
            <w:top w:val="none" w:sz="0" w:space="0" w:color="auto"/>
            <w:left w:val="none" w:sz="0" w:space="0" w:color="auto"/>
            <w:bottom w:val="none" w:sz="0" w:space="0" w:color="auto"/>
            <w:right w:val="none" w:sz="0" w:space="0" w:color="auto"/>
          </w:divBdr>
        </w:div>
        <w:div w:id="279800429">
          <w:marLeft w:val="480"/>
          <w:marRight w:val="0"/>
          <w:marTop w:val="0"/>
          <w:marBottom w:val="0"/>
          <w:divBdr>
            <w:top w:val="none" w:sz="0" w:space="0" w:color="auto"/>
            <w:left w:val="none" w:sz="0" w:space="0" w:color="auto"/>
            <w:bottom w:val="none" w:sz="0" w:space="0" w:color="auto"/>
            <w:right w:val="none" w:sz="0" w:space="0" w:color="auto"/>
          </w:divBdr>
        </w:div>
        <w:div w:id="407775128">
          <w:marLeft w:val="480"/>
          <w:marRight w:val="0"/>
          <w:marTop w:val="0"/>
          <w:marBottom w:val="0"/>
          <w:divBdr>
            <w:top w:val="none" w:sz="0" w:space="0" w:color="auto"/>
            <w:left w:val="none" w:sz="0" w:space="0" w:color="auto"/>
            <w:bottom w:val="none" w:sz="0" w:space="0" w:color="auto"/>
            <w:right w:val="none" w:sz="0" w:space="0" w:color="auto"/>
          </w:divBdr>
        </w:div>
        <w:div w:id="415443585">
          <w:marLeft w:val="480"/>
          <w:marRight w:val="0"/>
          <w:marTop w:val="0"/>
          <w:marBottom w:val="0"/>
          <w:divBdr>
            <w:top w:val="none" w:sz="0" w:space="0" w:color="auto"/>
            <w:left w:val="none" w:sz="0" w:space="0" w:color="auto"/>
            <w:bottom w:val="none" w:sz="0" w:space="0" w:color="auto"/>
            <w:right w:val="none" w:sz="0" w:space="0" w:color="auto"/>
          </w:divBdr>
        </w:div>
        <w:div w:id="421033560">
          <w:marLeft w:val="480"/>
          <w:marRight w:val="0"/>
          <w:marTop w:val="0"/>
          <w:marBottom w:val="0"/>
          <w:divBdr>
            <w:top w:val="none" w:sz="0" w:space="0" w:color="auto"/>
            <w:left w:val="none" w:sz="0" w:space="0" w:color="auto"/>
            <w:bottom w:val="none" w:sz="0" w:space="0" w:color="auto"/>
            <w:right w:val="none" w:sz="0" w:space="0" w:color="auto"/>
          </w:divBdr>
        </w:div>
        <w:div w:id="441849669">
          <w:marLeft w:val="480"/>
          <w:marRight w:val="0"/>
          <w:marTop w:val="0"/>
          <w:marBottom w:val="0"/>
          <w:divBdr>
            <w:top w:val="none" w:sz="0" w:space="0" w:color="auto"/>
            <w:left w:val="none" w:sz="0" w:space="0" w:color="auto"/>
            <w:bottom w:val="none" w:sz="0" w:space="0" w:color="auto"/>
            <w:right w:val="none" w:sz="0" w:space="0" w:color="auto"/>
          </w:divBdr>
        </w:div>
        <w:div w:id="454250729">
          <w:marLeft w:val="480"/>
          <w:marRight w:val="0"/>
          <w:marTop w:val="0"/>
          <w:marBottom w:val="0"/>
          <w:divBdr>
            <w:top w:val="none" w:sz="0" w:space="0" w:color="auto"/>
            <w:left w:val="none" w:sz="0" w:space="0" w:color="auto"/>
            <w:bottom w:val="none" w:sz="0" w:space="0" w:color="auto"/>
            <w:right w:val="none" w:sz="0" w:space="0" w:color="auto"/>
          </w:divBdr>
        </w:div>
        <w:div w:id="455104338">
          <w:marLeft w:val="480"/>
          <w:marRight w:val="0"/>
          <w:marTop w:val="0"/>
          <w:marBottom w:val="0"/>
          <w:divBdr>
            <w:top w:val="none" w:sz="0" w:space="0" w:color="auto"/>
            <w:left w:val="none" w:sz="0" w:space="0" w:color="auto"/>
            <w:bottom w:val="none" w:sz="0" w:space="0" w:color="auto"/>
            <w:right w:val="none" w:sz="0" w:space="0" w:color="auto"/>
          </w:divBdr>
        </w:div>
        <w:div w:id="459960602">
          <w:marLeft w:val="480"/>
          <w:marRight w:val="0"/>
          <w:marTop w:val="0"/>
          <w:marBottom w:val="0"/>
          <w:divBdr>
            <w:top w:val="none" w:sz="0" w:space="0" w:color="auto"/>
            <w:left w:val="none" w:sz="0" w:space="0" w:color="auto"/>
            <w:bottom w:val="none" w:sz="0" w:space="0" w:color="auto"/>
            <w:right w:val="none" w:sz="0" w:space="0" w:color="auto"/>
          </w:divBdr>
        </w:div>
        <w:div w:id="465899212">
          <w:marLeft w:val="480"/>
          <w:marRight w:val="0"/>
          <w:marTop w:val="0"/>
          <w:marBottom w:val="0"/>
          <w:divBdr>
            <w:top w:val="none" w:sz="0" w:space="0" w:color="auto"/>
            <w:left w:val="none" w:sz="0" w:space="0" w:color="auto"/>
            <w:bottom w:val="none" w:sz="0" w:space="0" w:color="auto"/>
            <w:right w:val="none" w:sz="0" w:space="0" w:color="auto"/>
          </w:divBdr>
        </w:div>
        <w:div w:id="496581013">
          <w:marLeft w:val="480"/>
          <w:marRight w:val="0"/>
          <w:marTop w:val="0"/>
          <w:marBottom w:val="0"/>
          <w:divBdr>
            <w:top w:val="none" w:sz="0" w:space="0" w:color="auto"/>
            <w:left w:val="none" w:sz="0" w:space="0" w:color="auto"/>
            <w:bottom w:val="none" w:sz="0" w:space="0" w:color="auto"/>
            <w:right w:val="none" w:sz="0" w:space="0" w:color="auto"/>
          </w:divBdr>
        </w:div>
        <w:div w:id="507211870">
          <w:marLeft w:val="480"/>
          <w:marRight w:val="0"/>
          <w:marTop w:val="0"/>
          <w:marBottom w:val="0"/>
          <w:divBdr>
            <w:top w:val="none" w:sz="0" w:space="0" w:color="auto"/>
            <w:left w:val="none" w:sz="0" w:space="0" w:color="auto"/>
            <w:bottom w:val="none" w:sz="0" w:space="0" w:color="auto"/>
            <w:right w:val="none" w:sz="0" w:space="0" w:color="auto"/>
          </w:divBdr>
        </w:div>
        <w:div w:id="537477329">
          <w:marLeft w:val="480"/>
          <w:marRight w:val="0"/>
          <w:marTop w:val="0"/>
          <w:marBottom w:val="0"/>
          <w:divBdr>
            <w:top w:val="none" w:sz="0" w:space="0" w:color="auto"/>
            <w:left w:val="none" w:sz="0" w:space="0" w:color="auto"/>
            <w:bottom w:val="none" w:sz="0" w:space="0" w:color="auto"/>
            <w:right w:val="none" w:sz="0" w:space="0" w:color="auto"/>
          </w:divBdr>
        </w:div>
        <w:div w:id="588545166">
          <w:marLeft w:val="480"/>
          <w:marRight w:val="0"/>
          <w:marTop w:val="0"/>
          <w:marBottom w:val="0"/>
          <w:divBdr>
            <w:top w:val="none" w:sz="0" w:space="0" w:color="auto"/>
            <w:left w:val="none" w:sz="0" w:space="0" w:color="auto"/>
            <w:bottom w:val="none" w:sz="0" w:space="0" w:color="auto"/>
            <w:right w:val="none" w:sz="0" w:space="0" w:color="auto"/>
          </w:divBdr>
        </w:div>
        <w:div w:id="597564975">
          <w:marLeft w:val="480"/>
          <w:marRight w:val="0"/>
          <w:marTop w:val="0"/>
          <w:marBottom w:val="0"/>
          <w:divBdr>
            <w:top w:val="none" w:sz="0" w:space="0" w:color="auto"/>
            <w:left w:val="none" w:sz="0" w:space="0" w:color="auto"/>
            <w:bottom w:val="none" w:sz="0" w:space="0" w:color="auto"/>
            <w:right w:val="none" w:sz="0" w:space="0" w:color="auto"/>
          </w:divBdr>
        </w:div>
        <w:div w:id="684287253">
          <w:marLeft w:val="480"/>
          <w:marRight w:val="0"/>
          <w:marTop w:val="0"/>
          <w:marBottom w:val="0"/>
          <w:divBdr>
            <w:top w:val="none" w:sz="0" w:space="0" w:color="auto"/>
            <w:left w:val="none" w:sz="0" w:space="0" w:color="auto"/>
            <w:bottom w:val="none" w:sz="0" w:space="0" w:color="auto"/>
            <w:right w:val="none" w:sz="0" w:space="0" w:color="auto"/>
          </w:divBdr>
        </w:div>
        <w:div w:id="706758508">
          <w:marLeft w:val="480"/>
          <w:marRight w:val="0"/>
          <w:marTop w:val="0"/>
          <w:marBottom w:val="0"/>
          <w:divBdr>
            <w:top w:val="none" w:sz="0" w:space="0" w:color="auto"/>
            <w:left w:val="none" w:sz="0" w:space="0" w:color="auto"/>
            <w:bottom w:val="none" w:sz="0" w:space="0" w:color="auto"/>
            <w:right w:val="none" w:sz="0" w:space="0" w:color="auto"/>
          </w:divBdr>
        </w:div>
        <w:div w:id="733938018">
          <w:marLeft w:val="480"/>
          <w:marRight w:val="0"/>
          <w:marTop w:val="0"/>
          <w:marBottom w:val="0"/>
          <w:divBdr>
            <w:top w:val="none" w:sz="0" w:space="0" w:color="auto"/>
            <w:left w:val="none" w:sz="0" w:space="0" w:color="auto"/>
            <w:bottom w:val="none" w:sz="0" w:space="0" w:color="auto"/>
            <w:right w:val="none" w:sz="0" w:space="0" w:color="auto"/>
          </w:divBdr>
        </w:div>
        <w:div w:id="743845006">
          <w:marLeft w:val="480"/>
          <w:marRight w:val="0"/>
          <w:marTop w:val="0"/>
          <w:marBottom w:val="0"/>
          <w:divBdr>
            <w:top w:val="none" w:sz="0" w:space="0" w:color="auto"/>
            <w:left w:val="none" w:sz="0" w:space="0" w:color="auto"/>
            <w:bottom w:val="none" w:sz="0" w:space="0" w:color="auto"/>
            <w:right w:val="none" w:sz="0" w:space="0" w:color="auto"/>
          </w:divBdr>
        </w:div>
        <w:div w:id="764158352">
          <w:marLeft w:val="480"/>
          <w:marRight w:val="0"/>
          <w:marTop w:val="0"/>
          <w:marBottom w:val="0"/>
          <w:divBdr>
            <w:top w:val="none" w:sz="0" w:space="0" w:color="auto"/>
            <w:left w:val="none" w:sz="0" w:space="0" w:color="auto"/>
            <w:bottom w:val="none" w:sz="0" w:space="0" w:color="auto"/>
            <w:right w:val="none" w:sz="0" w:space="0" w:color="auto"/>
          </w:divBdr>
        </w:div>
        <w:div w:id="770206233">
          <w:marLeft w:val="480"/>
          <w:marRight w:val="0"/>
          <w:marTop w:val="0"/>
          <w:marBottom w:val="0"/>
          <w:divBdr>
            <w:top w:val="none" w:sz="0" w:space="0" w:color="auto"/>
            <w:left w:val="none" w:sz="0" w:space="0" w:color="auto"/>
            <w:bottom w:val="none" w:sz="0" w:space="0" w:color="auto"/>
            <w:right w:val="none" w:sz="0" w:space="0" w:color="auto"/>
          </w:divBdr>
        </w:div>
        <w:div w:id="784079111">
          <w:marLeft w:val="480"/>
          <w:marRight w:val="0"/>
          <w:marTop w:val="0"/>
          <w:marBottom w:val="0"/>
          <w:divBdr>
            <w:top w:val="none" w:sz="0" w:space="0" w:color="auto"/>
            <w:left w:val="none" w:sz="0" w:space="0" w:color="auto"/>
            <w:bottom w:val="none" w:sz="0" w:space="0" w:color="auto"/>
            <w:right w:val="none" w:sz="0" w:space="0" w:color="auto"/>
          </w:divBdr>
        </w:div>
        <w:div w:id="835458893">
          <w:marLeft w:val="480"/>
          <w:marRight w:val="0"/>
          <w:marTop w:val="0"/>
          <w:marBottom w:val="0"/>
          <w:divBdr>
            <w:top w:val="none" w:sz="0" w:space="0" w:color="auto"/>
            <w:left w:val="none" w:sz="0" w:space="0" w:color="auto"/>
            <w:bottom w:val="none" w:sz="0" w:space="0" w:color="auto"/>
            <w:right w:val="none" w:sz="0" w:space="0" w:color="auto"/>
          </w:divBdr>
        </w:div>
        <w:div w:id="847017889">
          <w:marLeft w:val="480"/>
          <w:marRight w:val="0"/>
          <w:marTop w:val="0"/>
          <w:marBottom w:val="0"/>
          <w:divBdr>
            <w:top w:val="none" w:sz="0" w:space="0" w:color="auto"/>
            <w:left w:val="none" w:sz="0" w:space="0" w:color="auto"/>
            <w:bottom w:val="none" w:sz="0" w:space="0" w:color="auto"/>
            <w:right w:val="none" w:sz="0" w:space="0" w:color="auto"/>
          </w:divBdr>
        </w:div>
        <w:div w:id="879394525">
          <w:marLeft w:val="480"/>
          <w:marRight w:val="0"/>
          <w:marTop w:val="0"/>
          <w:marBottom w:val="0"/>
          <w:divBdr>
            <w:top w:val="none" w:sz="0" w:space="0" w:color="auto"/>
            <w:left w:val="none" w:sz="0" w:space="0" w:color="auto"/>
            <w:bottom w:val="none" w:sz="0" w:space="0" w:color="auto"/>
            <w:right w:val="none" w:sz="0" w:space="0" w:color="auto"/>
          </w:divBdr>
        </w:div>
        <w:div w:id="909928540">
          <w:marLeft w:val="480"/>
          <w:marRight w:val="0"/>
          <w:marTop w:val="0"/>
          <w:marBottom w:val="0"/>
          <w:divBdr>
            <w:top w:val="none" w:sz="0" w:space="0" w:color="auto"/>
            <w:left w:val="none" w:sz="0" w:space="0" w:color="auto"/>
            <w:bottom w:val="none" w:sz="0" w:space="0" w:color="auto"/>
            <w:right w:val="none" w:sz="0" w:space="0" w:color="auto"/>
          </w:divBdr>
        </w:div>
        <w:div w:id="944726602">
          <w:marLeft w:val="480"/>
          <w:marRight w:val="0"/>
          <w:marTop w:val="0"/>
          <w:marBottom w:val="0"/>
          <w:divBdr>
            <w:top w:val="none" w:sz="0" w:space="0" w:color="auto"/>
            <w:left w:val="none" w:sz="0" w:space="0" w:color="auto"/>
            <w:bottom w:val="none" w:sz="0" w:space="0" w:color="auto"/>
            <w:right w:val="none" w:sz="0" w:space="0" w:color="auto"/>
          </w:divBdr>
        </w:div>
        <w:div w:id="999036659">
          <w:marLeft w:val="480"/>
          <w:marRight w:val="0"/>
          <w:marTop w:val="0"/>
          <w:marBottom w:val="0"/>
          <w:divBdr>
            <w:top w:val="none" w:sz="0" w:space="0" w:color="auto"/>
            <w:left w:val="none" w:sz="0" w:space="0" w:color="auto"/>
            <w:bottom w:val="none" w:sz="0" w:space="0" w:color="auto"/>
            <w:right w:val="none" w:sz="0" w:space="0" w:color="auto"/>
          </w:divBdr>
        </w:div>
        <w:div w:id="1047493680">
          <w:marLeft w:val="480"/>
          <w:marRight w:val="0"/>
          <w:marTop w:val="0"/>
          <w:marBottom w:val="0"/>
          <w:divBdr>
            <w:top w:val="none" w:sz="0" w:space="0" w:color="auto"/>
            <w:left w:val="none" w:sz="0" w:space="0" w:color="auto"/>
            <w:bottom w:val="none" w:sz="0" w:space="0" w:color="auto"/>
            <w:right w:val="none" w:sz="0" w:space="0" w:color="auto"/>
          </w:divBdr>
        </w:div>
        <w:div w:id="1077628491">
          <w:marLeft w:val="480"/>
          <w:marRight w:val="0"/>
          <w:marTop w:val="0"/>
          <w:marBottom w:val="0"/>
          <w:divBdr>
            <w:top w:val="none" w:sz="0" w:space="0" w:color="auto"/>
            <w:left w:val="none" w:sz="0" w:space="0" w:color="auto"/>
            <w:bottom w:val="none" w:sz="0" w:space="0" w:color="auto"/>
            <w:right w:val="none" w:sz="0" w:space="0" w:color="auto"/>
          </w:divBdr>
        </w:div>
        <w:div w:id="1078140187">
          <w:marLeft w:val="480"/>
          <w:marRight w:val="0"/>
          <w:marTop w:val="0"/>
          <w:marBottom w:val="0"/>
          <w:divBdr>
            <w:top w:val="none" w:sz="0" w:space="0" w:color="auto"/>
            <w:left w:val="none" w:sz="0" w:space="0" w:color="auto"/>
            <w:bottom w:val="none" w:sz="0" w:space="0" w:color="auto"/>
            <w:right w:val="none" w:sz="0" w:space="0" w:color="auto"/>
          </w:divBdr>
        </w:div>
        <w:div w:id="1142455664">
          <w:marLeft w:val="480"/>
          <w:marRight w:val="0"/>
          <w:marTop w:val="0"/>
          <w:marBottom w:val="0"/>
          <w:divBdr>
            <w:top w:val="none" w:sz="0" w:space="0" w:color="auto"/>
            <w:left w:val="none" w:sz="0" w:space="0" w:color="auto"/>
            <w:bottom w:val="none" w:sz="0" w:space="0" w:color="auto"/>
            <w:right w:val="none" w:sz="0" w:space="0" w:color="auto"/>
          </w:divBdr>
        </w:div>
        <w:div w:id="1160731337">
          <w:marLeft w:val="480"/>
          <w:marRight w:val="0"/>
          <w:marTop w:val="0"/>
          <w:marBottom w:val="0"/>
          <w:divBdr>
            <w:top w:val="none" w:sz="0" w:space="0" w:color="auto"/>
            <w:left w:val="none" w:sz="0" w:space="0" w:color="auto"/>
            <w:bottom w:val="none" w:sz="0" w:space="0" w:color="auto"/>
            <w:right w:val="none" w:sz="0" w:space="0" w:color="auto"/>
          </w:divBdr>
        </w:div>
        <w:div w:id="1162039476">
          <w:marLeft w:val="480"/>
          <w:marRight w:val="0"/>
          <w:marTop w:val="0"/>
          <w:marBottom w:val="0"/>
          <w:divBdr>
            <w:top w:val="none" w:sz="0" w:space="0" w:color="auto"/>
            <w:left w:val="none" w:sz="0" w:space="0" w:color="auto"/>
            <w:bottom w:val="none" w:sz="0" w:space="0" w:color="auto"/>
            <w:right w:val="none" w:sz="0" w:space="0" w:color="auto"/>
          </w:divBdr>
        </w:div>
        <w:div w:id="1178615948">
          <w:marLeft w:val="480"/>
          <w:marRight w:val="0"/>
          <w:marTop w:val="0"/>
          <w:marBottom w:val="0"/>
          <w:divBdr>
            <w:top w:val="none" w:sz="0" w:space="0" w:color="auto"/>
            <w:left w:val="none" w:sz="0" w:space="0" w:color="auto"/>
            <w:bottom w:val="none" w:sz="0" w:space="0" w:color="auto"/>
            <w:right w:val="none" w:sz="0" w:space="0" w:color="auto"/>
          </w:divBdr>
        </w:div>
        <w:div w:id="1197545763">
          <w:marLeft w:val="480"/>
          <w:marRight w:val="0"/>
          <w:marTop w:val="0"/>
          <w:marBottom w:val="0"/>
          <w:divBdr>
            <w:top w:val="none" w:sz="0" w:space="0" w:color="auto"/>
            <w:left w:val="none" w:sz="0" w:space="0" w:color="auto"/>
            <w:bottom w:val="none" w:sz="0" w:space="0" w:color="auto"/>
            <w:right w:val="none" w:sz="0" w:space="0" w:color="auto"/>
          </w:divBdr>
        </w:div>
        <w:div w:id="1211650008">
          <w:marLeft w:val="480"/>
          <w:marRight w:val="0"/>
          <w:marTop w:val="0"/>
          <w:marBottom w:val="0"/>
          <w:divBdr>
            <w:top w:val="none" w:sz="0" w:space="0" w:color="auto"/>
            <w:left w:val="none" w:sz="0" w:space="0" w:color="auto"/>
            <w:bottom w:val="none" w:sz="0" w:space="0" w:color="auto"/>
            <w:right w:val="none" w:sz="0" w:space="0" w:color="auto"/>
          </w:divBdr>
        </w:div>
        <w:div w:id="1291548746">
          <w:marLeft w:val="480"/>
          <w:marRight w:val="0"/>
          <w:marTop w:val="0"/>
          <w:marBottom w:val="0"/>
          <w:divBdr>
            <w:top w:val="none" w:sz="0" w:space="0" w:color="auto"/>
            <w:left w:val="none" w:sz="0" w:space="0" w:color="auto"/>
            <w:bottom w:val="none" w:sz="0" w:space="0" w:color="auto"/>
            <w:right w:val="none" w:sz="0" w:space="0" w:color="auto"/>
          </w:divBdr>
        </w:div>
        <w:div w:id="1525901353">
          <w:marLeft w:val="480"/>
          <w:marRight w:val="0"/>
          <w:marTop w:val="0"/>
          <w:marBottom w:val="0"/>
          <w:divBdr>
            <w:top w:val="none" w:sz="0" w:space="0" w:color="auto"/>
            <w:left w:val="none" w:sz="0" w:space="0" w:color="auto"/>
            <w:bottom w:val="none" w:sz="0" w:space="0" w:color="auto"/>
            <w:right w:val="none" w:sz="0" w:space="0" w:color="auto"/>
          </w:divBdr>
        </w:div>
        <w:div w:id="1559979416">
          <w:marLeft w:val="480"/>
          <w:marRight w:val="0"/>
          <w:marTop w:val="0"/>
          <w:marBottom w:val="0"/>
          <w:divBdr>
            <w:top w:val="none" w:sz="0" w:space="0" w:color="auto"/>
            <w:left w:val="none" w:sz="0" w:space="0" w:color="auto"/>
            <w:bottom w:val="none" w:sz="0" w:space="0" w:color="auto"/>
            <w:right w:val="none" w:sz="0" w:space="0" w:color="auto"/>
          </w:divBdr>
        </w:div>
        <w:div w:id="1560239716">
          <w:marLeft w:val="480"/>
          <w:marRight w:val="0"/>
          <w:marTop w:val="0"/>
          <w:marBottom w:val="0"/>
          <w:divBdr>
            <w:top w:val="none" w:sz="0" w:space="0" w:color="auto"/>
            <w:left w:val="none" w:sz="0" w:space="0" w:color="auto"/>
            <w:bottom w:val="none" w:sz="0" w:space="0" w:color="auto"/>
            <w:right w:val="none" w:sz="0" w:space="0" w:color="auto"/>
          </w:divBdr>
        </w:div>
        <w:div w:id="1667827985">
          <w:marLeft w:val="480"/>
          <w:marRight w:val="0"/>
          <w:marTop w:val="0"/>
          <w:marBottom w:val="0"/>
          <w:divBdr>
            <w:top w:val="none" w:sz="0" w:space="0" w:color="auto"/>
            <w:left w:val="none" w:sz="0" w:space="0" w:color="auto"/>
            <w:bottom w:val="none" w:sz="0" w:space="0" w:color="auto"/>
            <w:right w:val="none" w:sz="0" w:space="0" w:color="auto"/>
          </w:divBdr>
        </w:div>
        <w:div w:id="1675573376">
          <w:marLeft w:val="480"/>
          <w:marRight w:val="0"/>
          <w:marTop w:val="0"/>
          <w:marBottom w:val="0"/>
          <w:divBdr>
            <w:top w:val="none" w:sz="0" w:space="0" w:color="auto"/>
            <w:left w:val="none" w:sz="0" w:space="0" w:color="auto"/>
            <w:bottom w:val="none" w:sz="0" w:space="0" w:color="auto"/>
            <w:right w:val="none" w:sz="0" w:space="0" w:color="auto"/>
          </w:divBdr>
        </w:div>
        <w:div w:id="1688629003">
          <w:marLeft w:val="480"/>
          <w:marRight w:val="0"/>
          <w:marTop w:val="0"/>
          <w:marBottom w:val="0"/>
          <w:divBdr>
            <w:top w:val="none" w:sz="0" w:space="0" w:color="auto"/>
            <w:left w:val="none" w:sz="0" w:space="0" w:color="auto"/>
            <w:bottom w:val="none" w:sz="0" w:space="0" w:color="auto"/>
            <w:right w:val="none" w:sz="0" w:space="0" w:color="auto"/>
          </w:divBdr>
        </w:div>
        <w:div w:id="1707632749">
          <w:marLeft w:val="480"/>
          <w:marRight w:val="0"/>
          <w:marTop w:val="0"/>
          <w:marBottom w:val="0"/>
          <w:divBdr>
            <w:top w:val="none" w:sz="0" w:space="0" w:color="auto"/>
            <w:left w:val="none" w:sz="0" w:space="0" w:color="auto"/>
            <w:bottom w:val="none" w:sz="0" w:space="0" w:color="auto"/>
            <w:right w:val="none" w:sz="0" w:space="0" w:color="auto"/>
          </w:divBdr>
        </w:div>
        <w:div w:id="1725903982">
          <w:marLeft w:val="480"/>
          <w:marRight w:val="0"/>
          <w:marTop w:val="0"/>
          <w:marBottom w:val="0"/>
          <w:divBdr>
            <w:top w:val="none" w:sz="0" w:space="0" w:color="auto"/>
            <w:left w:val="none" w:sz="0" w:space="0" w:color="auto"/>
            <w:bottom w:val="none" w:sz="0" w:space="0" w:color="auto"/>
            <w:right w:val="none" w:sz="0" w:space="0" w:color="auto"/>
          </w:divBdr>
        </w:div>
        <w:div w:id="1808039331">
          <w:marLeft w:val="480"/>
          <w:marRight w:val="0"/>
          <w:marTop w:val="0"/>
          <w:marBottom w:val="0"/>
          <w:divBdr>
            <w:top w:val="none" w:sz="0" w:space="0" w:color="auto"/>
            <w:left w:val="none" w:sz="0" w:space="0" w:color="auto"/>
            <w:bottom w:val="none" w:sz="0" w:space="0" w:color="auto"/>
            <w:right w:val="none" w:sz="0" w:space="0" w:color="auto"/>
          </w:divBdr>
        </w:div>
        <w:div w:id="1814834297">
          <w:marLeft w:val="480"/>
          <w:marRight w:val="0"/>
          <w:marTop w:val="0"/>
          <w:marBottom w:val="0"/>
          <w:divBdr>
            <w:top w:val="none" w:sz="0" w:space="0" w:color="auto"/>
            <w:left w:val="none" w:sz="0" w:space="0" w:color="auto"/>
            <w:bottom w:val="none" w:sz="0" w:space="0" w:color="auto"/>
            <w:right w:val="none" w:sz="0" w:space="0" w:color="auto"/>
          </w:divBdr>
        </w:div>
        <w:div w:id="1836450806">
          <w:marLeft w:val="480"/>
          <w:marRight w:val="0"/>
          <w:marTop w:val="0"/>
          <w:marBottom w:val="0"/>
          <w:divBdr>
            <w:top w:val="none" w:sz="0" w:space="0" w:color="auto"/>
            <w:left w:val="none" w:sz="0" w:space="0" w:color="auto"/>
            <w:bottom w:val="none" w:sz="0" w:space="0" w:color="auto"/>
            <w:right w:val="none" w:sz="0" w:space="0" w:color="auto"/>
          </w:divBdr>
        </w:div>
        <w:div w:id="1871646938">
          <w:marLeft w:val="480"/>
          <w:marRight w:val="0"/>
          <w:marTop w:val="0"/>
          <w:marBottom w:val="0"/>
          <w:divBdr>
            <w:top w:val="none" w:sz="0" w:space="0" w:color="auto"/>
            <w:left w:val="none" w:sz="0" w:space="0" w:color="auto"/>
            <w:bottom w:val="none" w:sz="0" w:space="0" w:color="auto"/>
            <w:right w:val="none" w:sz="0" w:space="0" w:color="auto"/>
          </w:divBdr>
        </w:div>
        <w:div w:id="1934127849">
          <w:marLeft w:val="480"/>
          <w:marRight w:val="0"/>
          <w:marTop w:val="0"/>
          <w:marBottom w:val="0"/>
          <w:divBdr>
            <w:top w:val="none" w:sz="0" w:space="0" w:color="auto"/>
            <w:left w:val="none" w:sz="0" w:space="0" w:color="auto"/>
            <w:bottom w:val="none" w:sz="0" w:space="0" w:color="auto"/>
            <w:right w:val="none" w:sz="0" w:space="0" w:color="auto"/>
          </w:divBdr>
        </w:div>
        <w:div w:id="2003199545">
          <w:marLeft w:val="480"/>
          <w:marRight w:val="0"/>
          <w:marTop w:val="0"/>
          <w:marBottom w:val="0"/>
          <w:divBdr>
            <w:top w:val="none" w:sz="0" w:space="0" w:color="auto"/>
            <w:left w:val="none" w:sz="0" w:space="0" w:color="auto"/>
            <w:bottom w:val="none" w:sz="0" w:space="0" w:color="auto"/>
            <w:right w:val="none" w:sz="0" w:space="0" w:color="auto"/>
          </w:divBdr>
        </w:div>
        <w:div w:id="2005472812">
          <w:marLeft w:val="480"/>
          <w:marRight w:val="0"/>
          <w:marTop w:val="0"/>
          <w:marBottom w:val="0"/>
          <w:divBdr>
            <w:top w:val="none" w:sz="0" w:space="0" w:color="auto"/>
            <w:left w:val="none" w:sz="0" w:space="0" w:color="auto"/>
            <w:bottom w:val="none" w:sz="0" w:space="0" w:color="auto"/>
            <w:right w:val="none" w:sz="0" w:space="0" w:color="auto"/>
          </w:divBdr>
        </w:div>
        <w:div w:id="2032606292">
          <w:marLeft w:val="480"/>
          <w:marRight w:val="0"/>
          <w:marTop w:val="0"/>
          <w:marBottom w:val="0"/>
          <w:divBdr>
            <w:top w:val="none" w:sz="0" w:space="0" w:color="auto"/>
            <w:left w:val="none" w:sz="0" w:space="0" w:color="auto"/>
            <w:bottom w:val="none" w:sz="0" w:space="0" w:color="auto"/>
            <w:right w:val="none" w:sz="0" w:space="0" w:color="auto"/>
          </w:divBdr>
        </w:div>
        <w:div w:id="2072383548">
          <w:marLeft w:val="480"/>
          <w:marRight w:val="0"/>
          <w:marTop w:val="0"/>
          <w:marBottom w:val="0"/>
          <w:divBdr>
            <w:top w:val="none" w:sz="0" w:space="0" w:color="auto"/>
            <w:left w:val="none" w:sz="0" w:space="0" w:color="auto"/>
            <w:bottom w:val="none" w:sz="0" w:space="0" w:color="auto"/>
            <w:right w:val="none" w:sz="0" w:space="0" w:color="auto"/>
          </w:divBdr>
        </w:div>
        <w:div w:id="2101246100">
          <w:marLeft w:val="480"/>
          <w:marRight w:val="0"/>
          <w:marTop w:val="0"/>
          <w:marBottom w:val="0"/>
          <w:divBdr>
            <w:top w:val="none" w:sz="0" w:space="0" w:color="auto"/>
            <w:left w:val="none" w:sz="0" w:space="0" w:color="auto"/>
            <w:bottom w:val="none" w:sz="0" w:space="0" w:color="auto"/>
            <w:right w:val="none" w:sz="0" w:space="0" w:color="auto"/>
          </w:divBdr>
        </w:div>
      </w:divsChild>
    </w:div>
    <w:div w:id="1486819993">
      <w:marLeft w:val="640"/>
      <w:marRight w:val="0"/>
      <w:marTop w:val="0"/>
      <w:marBottom w:val="0"/>
      <w:divBdr>
        <w:top w:val="none" w:sz="0" w:space="0" w:color="auto"/>
        <w:left w:val="none" w:sz="0" w:space="0" w:color="auto"/>
        <w:bottom w:val="none" w:sz="0" w:space="0" w:color="auto"/>
        <w:right w:val="none" w:sz="0" w:space="0" w:color="auto"/>
      </w:divBdr>
    </w:div>
    <w:div w:id="1487621992">
      <w:marLeft w:val="640"/>
      <w:marRight w:val="0"/>
      <w:marTop w:val="0"/>
      <w:marBottom w:val="0"/>
      <w:divBdr>
        <w:top w:val="none" w:sz="0" w:space="0" w:color="auto"/>
        <w:left w:val="none" w:sz="0" w:space="0" w:color="auto"/>
        <w:bottom w:val="none" w:sz="0" w:space="0" w:color="auto"/>
        <w:right w:val="none" w:sz="0" w:space="0" w:color="auto"/>
      </w:divBdr>
    </w:div>
    <w:div w:id="1489594482">
      <w:marLeft w:val="640"/>
      <w:marRight w:val="0"/>
      <w:marTop w:val="0"/>
      <w:marBottom w:val="0"/>
      <w:divBdr>
        <w:top w:val="none" w:sz="0" w:space="0" w:color="auto"/>
        <w:left w:val="none" w:sz="0" w:space="0" w:color="auto"/>
        <w:bottom w:val="none" w:sz="0" w:space="0" w:color="auto"/>
        <w:right w:val="none" w:sz="0" w:space="0" w:color="auto"/>
      </w:divBdr>
    </w:div>
    <w:div w:id="1489705490">
      <w:marLeft w:val="640"/>
      <w:marRight w:val="0"/>
      <w:marTop w:val="0"/>
      <w:marBottom w:val="0"/>
      <w:divBdr>
        <w:top w:val="none" w:sz="0" w:space="0" w:color="auto"/>
        <w:left w:val="none" w:sz="0" w:space="0" w:color="auto"/>
        <w:bottom w:val="none" w:sz="0" w:space="0" w:color="auto"/>
        <w:right w:val="none" w:sz="0" w:space="0" w:color="auto"/>
      </w:divBdr>
    </w:div>
    <w:div w:id="1489706825">
      <w:bodyDiv w:val="1"/>
      <w:marLeft w:val="0"/>
      <w:marRight w:val="0"/>
      <w:marTop w:val="0"/>
      <w:marBottom w:val="0"/>
      <w:divBdr>
        <w:top w:val="none" w:sz="0" w:space="0" w:color="auto"/>
        <w:left w:val="none" w:sz="0" w:space="0" w:color="auto"/>
        <w:bottom w:val="none" w:sz="0" w:space="0" w:color="auto"/>
        <w:right w:val="none" w:sz="0" w:space="0" w:color="auto"/>
      </w:divBdr>
    </w:div>
    <w:div w:id="1489831497">
      <w:marLeft w:val="640"/>
      <w:marRight w:val="0"/>
      <w:marTop w:val="0"/>
      <w:marBottom w:val="0"/>
      <w:divBdr>
        <w:top w:val="none" w:sz="0" w:space="0" w:color="auto"/>
        <w:left w:val="none" w:sz="0" w:space="0" w:color="auto"/>
        <w:bottom w:val="none" w:sz="0" w:space="0" w:color="auto"/>
        <w:right w:val="none" w:sz="0" w:space="0" w:color="auto"/>
      </w:divBdr>
    </w:div>
    <w:div w:id="1490097561">
      <w:marLeft w:val="640"/>
      <w:marRight w:val="0"/>
      <w:marTop w:val="0"/>
      <w:marBottom w:val="0"/>
      <w:divBdr>
        <w:top w:val="none" w:sz="0" w:space="0" w:color="auto"/>
        <w:left w:val="none" w:sz="0" w:space="0" w:color="auto"/>
        <w:bottom w:val="none" w:sz="0" w:space="0" w:color="auto"/>
        <w:right w:val="none" w:sz="0" w:space="0" w:color="auto"/>
      </w:divBdr>
    </w:div>
    <w:div w:id="1490175844">
      <w:marLeft w:val="640"/>
      <w:marRight w:val="0"/>
      <w:marTop w:val="0"/>
      <w:marBottom w:val="0"/>
      <w:divBdr>
        <w:top w:val="none" w:sz="0" w:space="0" w:color="auto"/>
        <w:left w:val="none" w:sz="0" w:space="0" w:color="auto"/>
        <w:bottom w:val="none" w:sz="0" w:space="0" w:color="auto"/>
        <w:right w:val="none" w:sz="0" w:space="0" w:color="auto"/>
      </w:divBdr>
    </w:div>
    <w:div w:id="1490639063">
      <w:marLeft w:val="640"/>
      <w:marRight w:val="0"/>
      <w:marTop w:val="0"/>
      <w:marBottom w:val="0"/>
      <w:divBdr>
        <w:top w:val="none" w:sz="0" w:space="0" w:color="auto"/>
        <w:left w:val="none" w:sz="0" w:space="0" w:color="auto"/>
        <w:bottom w:val="none" w:sz="0" w:space="0" w:color="auto"/>
        <w:right w:val="none" w:sz="0" w:space="0" w:color="auto"/>
      </w:divBdr>
    </w:div>
    <w:div w:id="1491605242">
      <w:marLeft w:val="480"/>
      <w:marRight w:val="0"/>
      <w:marTop w:val="0"/>
      <w:marBottom w:val="0"/>
      <w:divBdr>
        <w:top w:val="none" w:sz="0" w:space="0" w:color="auto"/>
        <w:left w:val="none" w:sz="0" w:space="0" w:color="auto"/>
        <w:bottom w:val="none" w:sz="0" w:space="0" w:color="auto"/>
        <w:right w:val="none" w:sz="0" w:space="0" w:color="auto"/>
      </w:divBdr>
    </w:div>
    <w:div w:id="1491629687">
      <w:marLeft w:val="640"/>
      <w:marRight w:val="0"/>
      <w:marTop w:val="0"/>
      <w:marBottom w:val="0"/>
      <w:divBdr>
        <w:top w:val="none" w:sz="0" w:space="0" w:color="auto"/>
        <w:left w:val="none" w:sz="0" w:space="0" w:color="auto"/>
        <w:bottom w:val="none" w:sz="0" w:space="0" w:color="auto"/>
        <w:right w:val="none" w:sz="0" w:space="0" w:color="auto"/>
      </w:divBdr>
    </w:div>
    <w:div w:id="1492134746">
      <w:marLeft w:val="640"/>
      <w:marRight w:val="0"/>
      <w:marTop w:val="0"/>
      <w:marBottom w:val="0"/>
      <w:divBdr>
        <w:top w:val="none" w:sz="0" w:space="0" w:color="auto"/>
        <w:left w:val="none" w:sz="0" w:space="0" w:color="auto"/>
        <w:bottom w:val="none" w:sz="0" w:space="0" w:color="auto"/>
        <w:right w:val="none" w:sz="0" w:space="0" w:color="auto"/>
      </w:divBdr>
    </w:div>
    <w:div w:id="1492260834">
      <w:marLeft w:val="640"/>
      <w:marRight w:val="0"/>
      <w:marTop w:val="0"/>
      <w:marBottom w:val="0"/>
      <w:divBdr>
        <w:top w:val="none" w:sz="0" w:space="0" w:color="auto"/>
        <w:left w:val="none" w:sz="0" w:space="0" w:color="auto"/>
        <w:bottom w:val="none" w:sz="0" w:space="0" w:color="auto"/>
        <w:right w:val="none" w:sz="0" w:space="0" w:color="auto"/>
      </w:divBdr>
    </w:div>
    <w:div w:id="1492284083">
      <w:marLeft w:val="640"/>
      <w:marRight w:val="0"/>
      <w:marTop w:val="0"/>
      <w:marBottom w:val="0"/>
      <w:divBdr>
        <w:top w:val="none" w:sz="0" w:space="0" w:color="auto"/>
        <w:left w:val="none" w:sz="0" w:space="0" w:color="auto"/>
        <w:bottom w:val="none" w:sz="0" w:space="0" w:color="auto"/>
        <w:right w:val="none" w:sz="0" w:space="0" w:color="auto"/>
      </w:divBdr>
    </w:div>
    <w:div w:id="1492789109">
      <w:marLeft w:val="640"/>
      <w:marRight w:val="0"/>
      <w:marTop w:val="0"/>
      <w:marBottom w:val="0"/>
      <w:divBdr>
        <w:top w:val="none" w:sz="0" w:space="0" w:color="auto"/>
        <w:left w:val="none" w:sz="0" w:space="0" w:color="auto"/>
        <w:bottom w:val="none" w:sz="0" w:space="0" w:color="auto"/>
        <w:right w:val="none" w:sz="0" w:space="0" w:color="auto"/>
      </w:divBdr>
    </w:div>
    <w:div w:id="1492866707">
      <w:marLeft w:val="640"/>
      <w:marRight w:val="0"/>
      <w:marTop w:val="0"/>
      <w:marBottom w:val="0"/>
      <w:divBdr>
        <w:top w:val="none" w:sz="0" w:space="0" w:color="auto"/>
        <w:left w:val="none" w:sz="0" w:space="0" w:color="auto"/>
        <w:bottom w:val="none" w:sz="0" w:space="0" w:color="auto"/>
        <w:right w:val="none" w:sz="0" w:space="0" w:color="auto"/>
      </w:divBdr>
    </w:div>
    <w:div w:id="1493057731">
      <w:marLeft w:val="640"/>
      <w:marRight w:val="0"/>
      <w:marTop w:val="0"/>
      <w:marBottom w:val="0"/>
      <w:divBdr>
        <w:top w:val="none" w:sz="0" w:space="0" w:color="auto"/>
        <w:left w:val="none" w:sz="0" w:space="0" w:color="auto"/>
        <w:bottom w:val="none" w:sz="0" w:space="0" w:color="auto"/>
        <w:right w:val="none" w:sz="0" w:space="0" w:color="auto"/>
      </w:divBdr>
    </w:div>
    <w:div w:id="1493179800">
      <w:marLeft w:val="640"/>
      <w:marRight w:val="0"/>
      <w:marTop w:val="0"/>
      <w:marBottom w:val="0"/>
      <w:divBdr>
        <w:top w:val="none" w:sz="0" w:space="0" w:color="auto"/>
        <w:left w:val="none" w:sz="0" w:space="0" w:color="auto"/>
        <w:bottom w:val="none" w:sz="0" w:space="0" w:color="auto"/>
        <w:right w:val="none" w:sz="0" w:space="0" w:color="auto"/>
      </w:divBdr>
    </w:div>
    <w:div w:id="1493327439">
      <w:marLeft w:val="640"/>
      <w:marRight w:val="0"/>
      <w:marTop w:val="0"/>
      <w:marBottom w:val="0"/>
      <w:divBdr>
        <w:top w:val="none" w:sz="0" w:space="0" w:color="auto"/>
        <w:left w:val="none" w:sz="0" w:space="0" w:color="auto"/>
        <w:bottom w:val="none" w:sz="0" w:space="0" w:color="auto"/>
        <w:right w:val="none" w:sz="0" w:space="0" w:color="auto"/>
      </w:divBdr>
    </w:div>
    <w:div w:id="1493836190">
      <w:marLeft w:val="640"/>
      <w:marRight w:val="0"/>
      <w:marTop w:val="0"/>
      <w:marBottom w:val="0"/>
      <w:divBdr>
        <w:top w:val="none" w:sz="0" w:space="0" w:color="auto"/>
        <w:left w:val="none" w:sz="0" w:space="0" w:color="auto"/>
        <w:bottom w:val="none" w:sz="0" w:space="0" w:color="auto"/>
        <w:right w:val="none" w:sz="0" w:space="0" w:color="auto"/>
      </w:divBdr>
    </w:div>
    <w:div w:id="1493908976">
      <w:bodyDiv w:val="1"/>
      <w:marLeft w:val="0"/>
      <w:marRight w:val="0"/>
      <w:marTop w:val="0"/>
      <w:marBottom w:val="0"/>
      <w:divBdr>
        <w:top w:val="none" w:sz="0" w:space="0" w:color="auto"/>
        <w:left w:val="none" w:sz="0" w:space="0" w:color="auto"/>
        <w:bottom w:val="none" w:sz="0" w:space="0" w:color="auto"/>
        <w:right w:val="none" w:sz="0" w:space="0" w:color="auto"/>
      </w:divBdr>
      <w:divsChild>
        <w:div w:id="5908119">
          <w:marLeft w:val="480"/>
          <w:marRight w:val="0"/>
          <w:marTop w:val="0"/>
          <w:marBottom w:val="0"/>
          <w:divBdr>
            <w:top w:val="none" w:sz="0" w:space="0" w:color="auto"/>
            <w:left w:val="none" w:sz="0" w:space="0" w:color="auto"/>
            <w:bottom w:val="none" w:sz="0" w:space="0" w:color="auto"/>
            <w:right w:val="none" w:sz="0" w:space="0" w:color="auto"/>
          </w:divBdr>
        </w:div>
        <w:div w:id="17855316">
          <w:marLeft w:val="480"/>
          <w:marRight w:val="0"/>
          <w:marTop w:val="0"/>
          <w:marBottom w:val="0"/>
          <w:divBdr>
            <w:top w:val="none" w:sz="0" w:space="0" w:color="auto"/>
            <w:left w:val="none" w:sz="0" w:space="0" w:color="auto"/>
            <w:bottom w:val="none" w:sz="0" w:space="0" w:color="auto"/>
            <w:right w:val="none" w:sz="0" w:space="0" w:color="auto"/>
          </w:divBdr>
        </w:div>
        <w:div w:id="30696432">
          <w:marLeft w:val="480"/>
          <w:marRight w:val="0"/>
          <w:marTop w:val="0"/>
          <w:marBottom w:val="0"/>
          <w:divBdr>
            <w:top w:val="none" w:sz="0" w:space="0" w:color="auto"/>
            <w:left w:val="none" w:sz="0" w:space="0" w:color="auto"/>
            <w:bottom w:val="none" w:sz="0" w:space="0" w:color="auto"/>
            <w:right w:val="none" w:sz="0" w:space="0" w:color="auto"/>
          </w:divBdr>
        </w:div>
        <w:div w:id="42679278">
          <w:marLeft w:val="480"/>
          <w:marRight w:val="0"/>
          <w:marTop w:val="0"/>
          <w:marBottom w:val="0"/>
          <w:divBdr>
            <w:top w:val="none" w:sz="0" w:space="0" w:color="auto"/>
            <w:left w:val="none" w:sz="0" w:space="0" w:color="auto"/>
            <w:bottom w:val="none" w:sz="0" w:space="0" w:color="auto"/>
            <w:right w:val="none" w:sz="0" w:space="0" w:color="auto"/>
          </w:divBdr>
        </w:div>
        <w:div w:id="78410712">
          <w:marLeft w:val="480"/>
          <w:marRight w:val="0"/>
          <w:marTop w:val="0"/>
          <w:marBottom w:val="0"/>
          <w:divBdr>
            <w:top w:val="none" w:sz="0" w:space="0" w:color="auto"/>
            <w:left w:val="none" w:sz="0" w:space="0" w:color="auto"/>
            <w:bottom w:val="none" w:sz="0" w:space="0" w:color="auto"/>
            <w:right w:val="none" w:sz="0" w:space="0" w:color="auto"/>
          </w:divBdr>
        </w:div>
        <w:div w:id="86394227">
          <w:marLeft w:val="480"/>
          <w:marRight w:val="0"/>
          <w:marTop w:val="0"/>
          <w:marBottom w:val="0"/>
          <w:divBdr>
            <w:top w:val="none" w:sz="0" w:space="0" w:color="auto"/>
            <w:left w:val="none" w:sz="0" w:space="0" w:color="auto"/>
            <w:bottom w:val="none" w:sz="0" w:space="0" w:color="auto"/>
            <w:right w:val="none" w:sz="0" w:space="0" w:color="auto"/>
          </w:divBdr>
        </w:div>
        <w:div w:id="130176059">
          <w:marLeft w:val="480"/>
          <w:marRight w:val="0"/>
          <w:marTop w:val="0"/>
          <w:marBottom w:val="0"/>
          <w:divBdr>
            <w:top w:val="none" w:sz="0" w:space="0" w:color="auto"/>
            <w:left w:val="none" w:sz="0" w:space="0" w:color="auto"/>
            <w:bottom w:val="none" w:sz="0" w:space="0" w:color="auto"/>
            <w:right w:val="none" w:sz="0" w:space="0" w:color="auto"/>
          </w:divBdr>
        </w:div>
        <w:div w:id="141628918">
          <w:marLeft w:val="480"/>
          <w:marRight w:val="0"/>
          <w:marTop w:val="0"/>
          <w:marBottom w:val="0"/>
          <w:divBdr>
            <w:top w:val="none" w:sz="0" w:space="0" w:color="auto"/>
            <w:left w:val="none" w:sz="0" w:space="0" w:color="auto"/>
            <w:bottom w:val="none" w:sz="0" w:space="0" w:color="auto"/>
            <w:right w:val="none" w:sz="0" w:space="0" w:color="auto"/>
          </w:divBdr>
        </w:div>
        <w:div w:id="144979634">
          <w:marLeft w:val="480"/>
          <w:marRight w:val="0"/>
          <w:marTop w:val="0"/>
          <w:marBottom w:val="0"/>
          <w:divBdr>
            <w:top w:val="none" w:sz="0" w:space="0" w:color="auto"/>
            <w:left w:val="none" w:sz="0" w:space="0" w:color="auto"/>
            <w:bottom w:val="none" w:sz="0" w:space="0" w:color="auto"/>
            <w:right w:val="none" w:sz="0" w:space="0" w:color="auto"/>
          </w:divBdr>
        </w:div>
        <w:div w:id="165244176">
          <w:marLeft w:val="480"/>
          <w:marRight w:val="0"/>
          <w:marTop w:val="0"/>
          <w:marBottom w:val="0"/>
          <w:divBdr>
            <w:top w:val="none" w:sz="0" w:space="0" w:color="auto"/>
            <w:left w:val="none" w:sz="0" w:space="0" w:color="auto"/>
            <w:bottom w:val="none" w:sz="0" w:space="0" w:color="auto"/>
            <w:right w:val="none" w:sz="0" w:space="0" w:color="auto"/>
          </w:divBdr>
        </w:div>
        <w:div w:id="177306784">
          <w:marLeft w:val="480"/>
          <w:marRight w:val="0"/>
          <w:marTop w:val="0"/>
          <w:marBottom w:val="0"/>
          <w:divBdr>
            <w:top w:val="none" w:sz="0" w:space="0" w:color="auto"/>
            <w:left w:val="none" w:sz="0" w:space="0" w:color="auto"/>
            <w:bottom w:val="none" w:sz="0" w:space="0" w:color="auto"/>
            <w:right w:val="none" w:sz="0" w:space="0" w:color="auto"/>
          </w:divBdr>
        </w:div>
        <w:div w:id="183397573">
          <w:marLeft w:val="480"/>
          <w:marRight w:val="0"/>
          <w:marTop w:val="0"/>
          <w:marBottom w:val="0"/>
          <w:divBdr>
            <w:top w:val="none" w:sz="0" w:space="0" w:color="auto"/>
            <w:left w:val="none" w:sz="0" w:space="0" w:color="auto"/>
            <w:bottom w:val="none" w:sz="0" w:space="0" w:color="auto"/>
            <w:right w:val="none" w:sz="0" w:space="0" w:color="auto"/>
          </w:divBdr>
        </w:div>
        <w:div w:id="188763638">
          <w:marLeft w:val="480"/>
          <w:marRight w:val="0"/>
          <w:marTop w:val="0"/>
          <w:marBottom w:val="0"/>
          <w:divBdr>
            <w:top w:val="none" w:sz="0" w:space="0" w:color="auto"/>
            <w:left w:val="none" w:sz="0" w:space="0" w:color="auto"/>
            <w:bottom w:val="none" w:sz="0" w:space="0" w:color="auto"/>
            <w:right w:val="none" w:sz="0" w:space="0" w:color="auto"/>
          </w:divBdr>
        </w:div>
        <w:div w:id="191454229">
          <w:marLeft w:val="480"/>
          <w:marRight w:val="0"/>
          <w:marTop w:val="0"/>
          <w:marBottom w:val="0"/>
          <w:divBdr>
            <w:top w:val="none" w:sz="0" w:space="0" w:color="auto"/>
            <w:left w:val="none" w:sz="0" w:space="0" w:color="auto"/>
            <w:bottom w:val="none" w:sz="0" w:space="0" w:color="auto"/>
            <w:right w:val="none" w:sz="0" w:space="0" w:color="auto"/>
          </w:divBdr>
        </w:div>
        <w:div w:id="226260421">
          <w:marLeft w:val="480"/>
          <w:marRight w:val="0"/>
          <w:marTop w:val="0"/>
          <w:marBottom w:val="0"/>
          <w:divBdr>
            <w:top w:val="none" w:sz="0" w:space="0" w:color="auto"/>
            <w:left w:val="none" w:sz="0" w:space="0" w:color="auto"/>
            <w:bottom w:val="none" w:sz="0" w:space="0" w:color="auto"/>
            <w:right w:val="none" w:sz="0" w:space="0" w:color="auto"/>
          </w:divBdr>
        </w:div>
        <w:div w:id="295180794">
          <w:marLeft w:val="480"/>
          <w:marRight w:val="0"/>
          <w:marTop w:val="0"/>
          <w:marBottom w:val="0"/>
          <w:divBdr>
            <w:top w:val="none" w:sz="0" w:space="0" w:color="auto"/>
            <w:left w:val="none" w:sz="0" w:space="0" w:color="auto"/>
            <w:bottom w:val="none" w:sz="0" w:space="0" w:color="auto"/>
            <w:right w:val="none" w:sz="0" w:space="0" w:color="auto"/>
          </w:divBdr>
        </w:div>
        <w:div w:id="303655799">
          <w:marLeft w:val="480"/>
          <w:marRight w:val="0"/>
          <w:marTop w:val="0"/>
          <w:marBottom w:val="0"/>
          <w:divBdr>
            <w:top w:val="none" w:sz="0" w:space="0" w:color="auto"/>
            <w:left w:val="none" w:sz="0" w:space="0" w:color="auto"/>
            <w:bottom w:val="none" w:sz="0" w:space="0" w:color="auto"/>
            <w:right w:val="none" w:sz="0" w:space="0" w:color="auto"/>
          </w:divBdr>
        </w:div>
        <w:div w:id="348264324">
          <w:marLeft w:val="480"/>
          <w:marRight w:val="0"/>
          <w:marTop w:val="0"/>
          <w:marBottom w:val="0"/>
          <w:divBdr>
            <w:top w:val="none" w:sz="0" w:space="0" w:color="auto"/>
            <w:left w:val="none" w:sz="0" w:space="0" w:color="auto"/>
            <w:bottom w:val="none" w:sz="0" w:space="0" w:color="auto"/>
            <w:right w:val="none" w:sz="0" w:space="0" w:color="auto"/>
          </w:divBdr>
        </w:div>
        <w:div w:id="398476191">
          <w:marLeft w:val="480"/>
          <w:marRight w:val="0"/>
          <w:marTop w:val="0"/>
          <w:marBottom w:val="0"/>
          <w:divBdr>
            <w:top w:val="none" w:sz="0" w:space="0" w:color="auto"/>
            <w:left w:val="none" w:sz="0" w:space="0" w:color="auto"/>
            <w:bottom w:val="none" w:sz="0" w:space="0" w:color="auto"/>
            <w:right w:val="none" w:sz="0" w:space="0" w:color="auto"/>
          </w:divBdr>
        </w:div>
        <w:div w:id="406995843">
          <w:marLeft w:val="480"/>
          <w:marRight w:val="0"/>
          <w:marTop w:val="0"/>
          <w:marBottom w:val="0"/>
          <w:divBdr>
            <w:top w:val="none" w:sz="0" w:space="0" w:color="auto"/>
            <w:left w:val="none" w:sz="0" w:space="0" w:color="auto"/>
            <w:bottom w:val="none" w:sz="0" w:space="0" w:color="auto"/>
            <w:right w:val="none" w:sz="0" w:space="0" w:color="auto"/>
          </w:divBdr>
        </w:div>
        <w:div w:id="416639108">
          <w:marLeft w:val="480"/>
          <w:marRight w:val="0"/>
          <w:marTop w:val="0"/>
          <w:marBottom w:val="0"/>
          <w:divBdr>
            <w:top w:val="none" w:sz="0" w:space="0" w:color="auto"/>
            <w:left w:val="none" w:sz="0" w:space="0" w:color="auto"/>
            <w:bottom w:val="none" w:sz="0" w:space="0" w:color="auto"/>
            <w:right w:val="none" w:sz="0" w:space="0" w:color="auto"/>
          </w:divBdr>
        </w:div>
        <w:div w:id="468284973">
          <w:marLeft w:val="480"/>
          <w:marRight w:val="0"/>
          <w:marTop w:val="0"/>
          <w:marBottom w:val="0"/>
          <w:divBdr>
            <w:top w:val="none" w:sz="0" w:space="0" w:color="auto"/>
            <w:left w:val="none" w:sz="0" w:space="0" w:color="auto"/>
            <w:bottom w:val="none" w:sz="0" w:space="0" w:color="auto"/>
            <w:right w:val="none" w:sz="0" w:space="0" w:color="auto"/>
          </w:divBdr>
        </w:div>
        <w:div w:id="519242740">
          <w:marLeft w:val="480"/>
          <w:marRight w:val="0"/>
          <w:marTop w:val="0"/>
          <w:marBottom w:val="0"/>
          <w:divBdr>
            <w:top w:val="none" w:sz="0" w:space="0" w:color="auto"/>
            <w:left w:val="none" w:sz="0" w:space="0" w:color="auto"/>
            <w:bottom w:val="none" w:sz="0" w:space="0" w:color="auto"/>
            <w:right w:val="none" w:sz="0" w:space="0" w:color="auto"/>
          </w:divBdr>
        </w:div>
        <w:div w:id="565265761">
          <w:marLeft w:val="480"/>
          <w:marRight w:val="0"/>
          <w:marTop w:val="0"/>
          <w:marBottom w:val="0"/>
          <w:divBdr>
            <w:top w:val="none" w:sz="0" w:space="0" w:color="auto"/>
            <w:left w:val="none" w:sz="0" w:space="0" w:color="auto"/>
            <w:bottom w:val="none" w:sz="0" w:space="0" w:color="auto"/>
            <w:right w:val="none" w:sz="0" w:space="0" w:color="auto"/>
          </w:divBdr>
        </w:div>
        <w:div w:id="585303833">
          <w:marLeft w:val="480"/>
          <w:marRight w:val="0"/>
          <w:marTop w:val="0"/>
          <w:marBottom w:val="0"/>
          <w:divBdr>
            <w:top w:val="none" w:sz="0" w:space="0" w:color="auto"/>
            <w:left w:val="none" w:sz="0" w:space="0" w:color="auto"/>
            <w:bottom w:val="none" w:sz="0" w:space="0" w:color="auto"/>
            <w:right w:val="none" w:sz="0" w:space="0" w:color="auto"/>
          </w:divBdr>
        </w:div>
        <w:div w:id="604969244">
          <w:marLeft w:val="480"/>
          <w:marRight w:val="0"/>
          <w:marTop w:val="0"/>
          <w:marBottom w:val="0"/>
          <w:divBdr>
            <w:top w:val="none" w:sz="0" w:space="0" w:color="auto"/>
            <w:left w:val="none" w:sz="0" w:space="0" w:color="auto"/>
            <w:bottom w:val="none" w:sz="0" w:space="0" w:color="auto"/>
            <w:right w:val="none" w:sz="0" w:space="0" w:color="auto"/>
          </w:divBdr>
        </w:div>
        <w:div w:id="699430268">
          <w:marLeft w:val="480"/>
          <w:marRight w:val="0"/>
          <w:marTop w:val="0"/>
          <w:marBottom w:val="0"/>
          <w:divBdr>
            <w:top w:val="none" w:sz="0" w:space="0" w:color="auto"/>
            <w:left w:val="none" w:sz="0" w:space="0" w:color="auto"/>
            <w:bottom w:val="none" w:sz="0" w:space="0" w:color="auto"/>
            <w:right w:val="none" w:sz="0" w:space="0" w:color="auto"/>
          </w:divBdr>
        </w:div>
        <w:div w:id="773402080">
          <w:marLeft w:val="480"/>
          <w:marRight w:val="0"/>
          <w:marTop w:val="0"/>
          <w:marBottom w:val="0"/>
          <w:divBdr>
            <w:top w:val="none" w:sz="0" w:space="0" w:color="auto"/>
            <w:left w:val="none" w:sz="0" w:space="0" w:color="auto"/>
            <w:bottom w:val="none" w:sz="0" w:space="0" w:color="auto"/>
            <w:right w:val="none" w:sz="0" w:space="0" w:color="auto"/>
          </w:divBdr>
        </w:div>
        <w:div w:id="792938178">
          <w:marLeft w:val="480"/>
          <w:marRight w:val="0"/>
          <w:marTop w:val="0"/>
          <w:marBottom w:val="0"/>
          <w:divBdr>
            <w:top w:val="none" w:sz="0" w:space="0" w:color="auto"/>
            <w:left w:val="none" w:sz="0" w:space="0" w:color="auto"/>
            <w:bottom w:val="none" w:sz="0" w:space="0" w:color="auto"/>
            <w:right w:val="none" w:sz="0" w:space="0" w:color="auto"/>
          </w:divBdr>
        </w:div>
        <w:div w:id="793140244">
          <w:marLeft w:val="480"/>
          <w:marRight w:val="0"/>
          <w:marTop w:val="0"/>
          <w:marBottom w:val="0"/>
          <w:divBdr>
            <w:top w:val="none" w:sz="0" w:space="0" w:color="auto"/>
            <w:left w:val="none" w:sz="0" w:space="0" w:color="auto"/>
            <w:bottom w:val="none" w:sz="0" w:space="0" w:color="auto"/>
            <w:right w:val="none" w:sz="0" w:space="0" w:color="auto"/>
          </w:divBdr>
        </w:div>
        <w:div w:id="838731916">
          <w:marLeft w:val="480"/>
          <w:marRight w:val="0"/>
          <w:marTop w:val="0"/>
          <w:marBottom w:val="0"/>
          <w:divBdr>
            <w:top w:val="none" w:sz="0" w:space="0" w:color="auto"/>
            <w:left w:val="none" w:sz="0" w:space="0" w:color="auto"/>
            <w:bottom w:val="none" w:sz="0" w:space="0" w:color="auto"/>
            <w:right w:val="none" w:sz="0" w:space="0" w:color="auto"/>
          </w:divBdr>
        </w:div>
        <w:div w:id="844244388">
          <w:marLeft w:val="480"/>
          <w:marRight w:val="0"/>
          <w:marTop w:val="0"/>
          <w:marBottom w:val="0"/>
          <w:divBdr>
            <w:top w:val="none" w:sz="0" w:space="0" w:color="auto"/>
            <w:left w:val="none" w:sz="0" w:space="0" w:color="auto"/>
            <w:bottom w:val="none" w:sz="0" w:space="0" w:color="auto"/>
            <w:right w:val="none" w:sz="0" w:space="0" w:color="auto"/>
          </w:divBdr>
        </w:div>
        <w:div w:id="873689741">
          <w:marLeft w:val="480"/>
          <w:marRight w:val="0"/>
          <w:marTop w:val="0"/>
          <w:marBottom w:val="0"/>
          <w:divBdr>
            <w:top w:val="none" w:sz="0" w:space="0" w:color="auto"/>
            <w:left w:val="none" w:sz="0" w:space="0" w:color="auto"/>
            <w:bottom w:val="none" w:sz="0" w:space="0" w:color="auto"/>
            <w:right w:val="none" w:sz="0" w:space="0" w:color="auto"/>
          </w:divBdr>
        </w:div>
        <w:div w:id="906302143">
          <w:marLeft w:val="480"/>
          <w:marRight w:val="0"/>
          <w:marTop w:val="0"/>
          <w:marBottom w:val="0"/>
          <w:divBdr>
            <w:top w:val="none" w:sz="0" w:space="0" w:color="auto"/>
            <w:left w:val="none" w:sz="0" w:space="0" w:color="auto"/>
            <w:bottom w:val="none" w:sz="0" w:space="0" w:color="auto"/>
            <w:right w:val="none" w:sz="0" w:space="0" w:color="auto"/>
          </w:divBdr>
        </w:div>
        <w:div w:id="927497889">
          <w:marLeft w:val="480"/>
          <w:marRight w:val="0"/>
          <w:marTop w:val="0"/>
          <w:marBottom w:val="0"/>
          <w:divBdr>
            <w:top w:val="none" w:sz="0" w:space="0" w:color="auto"/>
            <w:left w:val="none" w:sz="0" w:space="0" w:color="auto"/>
            <w:bottom w:val="none" w:sz="0" w:space="0" w:color="auto"/>
            <w:right w:val="none" w:sz="0" w:space="0" w:color="auto"/>
          </w:divBdr>
        </w:div>
        <w:div w:id="932395234">
          <w:marLeft w:val="480"/>
          <w:marRight w:val="0"/>
          <w:marTop w:val="0"/>
          <w:marBottom w:val="0"/>
          <w:divBdr>
            <w:top w:val="none" w:sz="0" w:space="0" w:color="auto"/>
            <w:left w:val="none" w:sz="0" w:space="0" w:color="auto"/>
            <w:bottom w:val="none" w:sz="0" w:space="0" w:color="auto"/>
            <w:right w:val="none" w:sz="0" w:space="0" w:color="auto"/>
          </w:divBdr>
        </w:div>
        <w:div w:id="951548858">
          <w:marLeft w:val="480"/>
          <w:marRight w:val="0"/>
          <w:marTop w:val="0"/>
          <w:marBottom w:val="0"/>
          <w:divBdr>
            <w:top w:val="none" w:sz="0" w:space="0" w:color="auto"/>
            <w:left w:val="none" w:sz="0" w:space="0" w:color="auto"/>
            <w:bottom w:val="none" w:sz="0" w:space="0" w:color="auto"/>
            <w:right w:val="none" w:sz="0" w:space="0" w:color="auto"/>
          </w:divBdr>
        </w:div>
        <w:div w:id="974722035">
          <w:marLeft w:val="480"/>
          <w:marRight w:val="0"/>
          <w:marTop w:val="0"/>
          <w:marBottom w:val="0"/>
          <w:divBdr>
            <w:top w:val="none" w:sz="0" w:space="0" w:color="auto"/>
            <w:left w:val="none" w:sz="0" w:space="0" w:color="auto"/>
            <w:bottom w:val="none" w:sz="0" w:space="0" w:color="auto"/>
            <w:right w:val="none" w:sz="0" w:space="0" w:color="auto"/>
          </w:divBdr>
        </w:div>
        <w:div w:id="1049525623">
          <w:marLeft w:val="480"/>
          <w:marRight w:val="0"/>
          <w:marTop w:val="0"/>
          <w:marBottom w:val="0"/>
          <w:divBdr>
            <w:top w:val="none" w:sz="0" w:space="0" w:color="auto"/>
            <w:left w:val="none" w:sz="0" w:space="0" w:color="auto"/>
            <w:bottom w:val="none" w:sz="0" w:space="0" w:color="auto"/>
            <w:right w:val="none" w:sz="0" w:space="0" w:color="auto"/>
          </w:divBdr>
        </w:div>
        <w:div w:id="1058287384">
          <w:marLeft w:val="480"/>
          <w:marRight w:val="0"/>
          <w:marTop w:val="0"/>
          <w:marBottom w:val="0"/>
          <w:divBdr>
            <w:top w:val="none" w:sz="0" w:space="0" w:color="auto"/>
            <w:left w:val="none" w:sz="0" w:space="0" w:color="auto"/>
            <w:bottom w:val="none" w:sz="0" w:space="0" w:color="auto"/>
            <w:right w:val="none" w:sz="0" w:space="0" w:color="auto"/>
          </w:divBdr>
        </w:div>
        <w:div w:id="1063480583">
          <w:marLeft w:val="480"/>
          <w:marRight w:val="0"/>
          <w:marTop w:val="0"/>
          <w:marBottom w:val="0"/>
          <w:divBdr>
            <w:top w:val="none" w:sz="0" w:space="0" w:color="auto"/>
            <w:left w:val="none" w:sz="0" w:space="0" w:color="auto"/>
            <w:bottom w:val="none" w:sz="0" w:space="0" w:color="auto"/>
            <w:right w:val="none" w:sz="0" w:space="0" w:color="auto"/>
          </w:divBdr>
        </w:div>
        <w:div w:id="1072628402">
          <w:marLeft w:val="480"/>
          <w:marRight w:val="0"/>
          <w:marTop w:val="0"/>
          <w:marBottom w:val="0"/>
          <w:divBdr>
            <w:top w:val="none" w:sz="0" w:space="0" w:color="auto"/>
            <w:left w:val="none" w:sz="0" w:space="0" w:color="auto"/>
            <w:bottom w:val="none" w:sz="0" w:space="0" w:color="auto"/>
            <w:right w:val="none" w:sz="0" w:space="0" w:color="auto"/>
          </w:divBdr>
        </w:div>
        <w:div w:id="1089423102">
          <w:marLeft w:val="480"/>
          <w:marRight w:val="0"/>
          <w:marTop w:val="0"/>
          <w:marBottom w:val="0"/>
          <w:divBdr>
            <w:top w:val="none" w:sz="0" w:space="0" w:color="auto"/>
            <w:left w:val="none" w:sz="0" w:space="0" w:color="auto"/>
            <w:bottom w:val="none" w:sz="0" w:space="0" w:color="auto"/>
            <w:right w:val="none" w:sz="0" w:space="0" w:color="auto"/>
          </w:divBdr>
        </w:div>
        <w:div w:id="1118380250">
          <w:marLeft w:val="480"/>
          <w:marRight w:val="0"/>
          <w:marTop w:val="0"/>
          <w:marBottom w:val="0"/>
          <w:divBdr>
            <w:top w:val="none" w:sz="0" w:space="0" w:color="auto"/>
            <w:left w:val="none" w:sz="0" w:space="0" w:color="auto"/>
            <w:bottom w:val="none" w:sz="0" w:space="0" w:color="auto"/>
            <w:right w:val="none" w:sz="0" w:space="0" w:color="auto"/>
          </w:divBdr>
        </w:div>
        <w:div w:id="1167094352">
          <w:marLeft w:val="480"/>
          <w:marRight w:val="0"/>
          <w:marTop w:val="0"/>
          <w:marBottom w:val="0"/>
          <w:divBdr>
            <w:top w:val="none" w:sz="0" w:space="0" w:color="auto"/>
            <w:left w:val="none" w:sz="0" w:space="0" w:color="auto"/>
            <w:bottom w:val="none" w:sz="0" w:space="0" w:color="auto"/>
            <w:right w:val="none" w:sz="0" w:space="0" w:color="auto"/>
          </w:divBdr>
        </w:div>
        <w:div w:id="1175414161">
          <w:marLeft w:val="480"/>
          <w:marRight w:val="0"/>
          <w:marTop w:val="0"/>
          <w:marBottom w:val="0"/>
          <w:divBdr>
            <w:top w:val="none" w:sz="0" w:space="0" w:color="auto"/>
            <w:left w:val="none" w:sz="0" w:space="0" w:color="auto"/>
            <w:bottom w:val="none" w:sz="0" w:space="0" w:color="auto"/>
            <w:right w:val="none" w:sz="0" w:space="0" w:color="auto"/>
          </w:divBdr>
        </w:div>
        <w:div w:id="1274751556">
          <w:marLeft w:val="480"/>
          <w:marRight w:val="0"/>
          <w:marTop w:val="0"/>
          <w:marBottom w:val="0"/>
          <w:divBdr>
            <w:top w:val="none" w:sz="0" w:space="0" w:color="auto"/>
            <w:left w:val="none" w:sz="0" w:space="0" w:color="auto"/>
            <w:bottom w:val="none" w:sz="0" w:space="0" w:color="auto"/>
            <w:right w:val="none" w:sz="0" w:space="0" w:color="auto"/>
          </w:divBdr>
        </w:div>
        <w:div w:id="1289122166">
          <w:marLeft w:val="480"/>
          <w:marRight w:val="0"/>
          <w:marTop w:val="0"/>
          <w:marBottom w:val="0"/>
          <w:divBdr>
            <w:top w:val="none" w:sz="0" w:space="0" w:color="auto"/>
            <w:left w:val="none" w:sz="0" w:space="0" w:color="auto"/>
            <w:bottom w:val="none" w:sz="0" w:space="0" w:color="auto"/>
            <w:right w:val="none" w:sz="0" w:space="0" w:color="auto"/>
          </w:divBdr>
        </w:div>
        <w:div w:id="1305966135">
          <w:marLeft w:val="480"/>
          <w:marRight w:val="0"/>
          <w:marTop w:val="0"/>
          <w:marBottom w:val="0"/>
          <w:divBdr>
            <w:top w:val="none" w:sz="0" w:space="0" w:color="auto"/>
            <w:left w:val="none" w:sz="0" w:space="0" w:color="auto"/>
            <w:bottom w:val="none" w:sz="0" w:space="0" w:color="auto"/>
            <w:right w:val="none" w:sz="0" w:space="0" w:color="auto"/>
          </w:divBdr>
        </w:div>
        <w:div w:id="1325822338">
          <w:marLeft w:val="480"/>
          <w:marRight w:val="0"/>
          <w:marTop w:val="0"/>
          <w:marBottom w:val="0"/>
          <w:divBdr>
            <w:top w:val="none" w:sz="0" w:space="0" w:color="auto"/>
            <w:left w:val="none" w:sz="0" w:space="0" w:color="auto"/>
            <w:bottom w:val="none" w:sz="0" w:space="0" w:color="auto"/>
            <w:right w:val="none" w:sz="0" w:space="0" w:color="auto"/>
          </w:divBdr>
        </w:div>
        <w:div w:id="1336960392">
          <w:marLeft w:val="480"/>
          <w:marRight w:val="0"/>
          <w:marTop w:val="0"/>
          <w:marBottom w:val="0"/>
          <w:divBdr>
            <w:top w:val="none" w:sz="0" w:space="0" w:color="auto"/>
            <w:left w:val="none" w:sz="0" w:space="0" w:color="auto"/>
            <w:bottom w:val="none" w:sz="0" w:space="0" w:color="auto"/>
            <w:right w:val="none" w:sz="0" w:space="0" w:color="auto"/>
          </w:divBdr>
        </w:div>
        <w:div w:id="1347633650">
          <w:marLeft w:val="480"/>
          <w:marRight w:val="0"/>
          <w:marTop w:val="0"/>
          <w:marBottom w:val="0"/>
          <w:divBdr>
            <w:top w:val="none" w:sz="0" w:space="0" w:color="auto"/>
            <w:left w:val="none" w:sz="0" w:space="0" w:color="auto"/>
            <w:bottom w:val="none" w:sz="0" w:space="0" w:color="auto"/>
            <w:right w:val="none" w:sz="0" w:space="0" w:color="auto"/>
          </w:divBdr>
        </w:div>
        <w:div w:id="1361511066">
          <w:marLeft w:val="480"/>
          <w:marRight w:val="0"/>
          <w:marTop w:val="0"/>
          <w:marBottom w:val="0"/>
          <w:divBdr>
            <w:top w:val="none" w:sz="0" w:space="0" w:color="auto"/>
            <w:left w:val="none" w:sz="0" w:space="0" w:color="auto"/>
            <w:bottom w:val="none" w:sz="0" w:space="0" w:color="auto"/>
            <w:right w:val="none" w:sz="0" w:space="0" w:color="auto"/>
          </w:divBdr>
        </w:div>
        <w:div w:id="1377656502">
          <w:marLeft w:val="480"/>
          <w:marRight w:val="0"/>
          <w:marTop w:val="0"/>
          <w:marBottom w:val="0"/>
          <w:divBdr>
            <w:top w:val="none" w:sz="0" w:space="0" w:color="auto"/>
            <w:left w:val="none" w:sz="0" w:space="0" w:color="auto"/>
            <w:bottom w:val="none" w:sz="0" w:space="0" w:color="auto"/>
            <w:right w:val="none" w:sz="0" w:space="0" w:color="auto"/>
          </w:divBdr>
        </w:div>
        <w:div w:id="1401052129">
          <w:marLeft w:val="480"/>
          <w:marRight w:val="0"/>
          <w:marTop w:val="0"/>
          <w:marBottom w:val="0"/>
          <w:divBdr>
            <w:top w:val="none" w:sz="0" w:space="0" w:color="auto"/>
            <w:left w:val="none" w:sz="0" w:space="0" w:color="auto"/>
            <w:bottom w:val="none" w:sz="0" w:space="0" w:color="auto"/>
            <w:right w:val="none" w:sz="0" w:space="0" w:color="auto"/>
          </w:divBdr>
        </w:div>
        <w:div w:id="1449205180">
          <w:marLeft w:val="480"/>
          <w:marRight w:val="0"/>
          <w:marTop w:val="0"/>
          <w:marBottom w:val="0"/>
          <w:divBdr>
            <w:top w:val="none" w:sz="0" w:space="0" w:color="auto"/>
            <w:left w:val="none" w:sz="0" w:space="0" w:color="auto"/>
            <w:bottom w:val="none" w:sz="0" w:space="0" w:color="auto"/>
            <w:right w:val="none" w:sz="0" w:space="0" w:color="auto"/>
          </w:divBdr>
        </w:div>
        <w:div w:id="1458262216">
          <w:marLeft w:val="480"/>
          <w:marRight w:val="0"/>
          <w:marTop w:val="0"/>
          <w:marBottom w:val="0"/>
          <w:divBdr>
            <w:top w:val="none" w:sz="0" w:space="0" w:color="auto"/>
            <w:left w:val="none" w:sz="0" w:space="0" w:color="auto"/>
            <w:bottom w:val="none" w:sz="0" w:space="0" w:color="auto"/>
            <w:right w:val="none" w:sz="0" w:space="0" w:color="auto"/>
          </w:divBdr>
        </w:div>
        <w:div w:id="1464419321">
          <w:marLeft w:val="480"/>
          <w:marRight w:val="0"/>
          <w:marTop w:val="0"/>
          <w:marBottom w:val="0"/>
          <w:divBdr>
            <w:top w:val="none" w:sz="0" w:space="0" w:color="auto"/>
            <w:left w:val="none" w:sz="0" w:space="0" w:color="auto"/>
            <w:bottom w:val="none" w:sz="0" w:space="0" w:color="auto"/>
            <w:right w:val="none" w:sz="0" w:space="0" w:color="auto"/>
          </w:divBdr>
        </w:div>
        <w:div w:id="1478449427">
          <w:marLeft w:val="480"/>
          <w:marRight w:val="0"/>
          <w:marTop w:val="0"/>
          <w:marBottom w:val="0"/>
          <w:divBdr>
            <w:top w:val="none" w:sz="0" w:space="0" w:color="auto"/>
            <w:left w:val="none" w:sz="0" w:space="0" w:color="auto"/>
            <w:bottom w:val="none" w:sz="0" w:space="0" w:color="auto"/>
            <w:right w:val="none" w:sz="0" w:space="0" w:color="auto"/>
          </w:divBdr>
        </w:div>
        <w:div w:id="1482573892">
          <w:marLeft w:val="480"/>
          <w:marRight w:val="0"/>
          <w:marTop w:val="0"/>
          <w:marBottom w:val="0"/>
          <w:divBdr>
            <w:top w:val="none" w:sz="0" w:space="0" w:color="auto"/>
            <w:left w:val="none" w:sz="0" w:space="0" w:color="auto"/>
            <w:bottom w:val="none" w:sz="0" w:space="0" w:color="auto"/>
            <w:right w:val="none" w:sz="0" w:space="0" w:color="auto"/>
          </w:divBdr>
        </w:div>
        <w:div w:id="1502311338">
          <w:marLeft w:val="480"/>
          <w:marRight w:val="0"/>
          <w:marTop w:val="0"/>
          <w:marBottom w:val="0"/>
          <w:divBdr>
            <w:top w:val="none" w:sz="0" w:space="0" w:color="auto"/>
            <w:left w:val="none" w:sz="0" w:space="0" w:color="auto"/>
            <w:bottom w:val="none" w:sz="0" w:space="0" w:color="auto"/>
            <w:right w:val="none" w:sz="0" w:space="0" w:color="auto"/>
          </w:divBdr>
        </w:div>
        <w:div w:id="1513881742">
          <w:marLeft w:val="480"/>
          <w:marRight w:val="0"/>
          <w:marTop w:val="0"/>
          <w:marBottom w:val="0"/>
          <w:divBdr>
            <w:top w:val="none" w:sz="0" w:space="0" w:color="auto"/>
            <w:left w:val="none" w:sz="0" w:space="0" w:color="auto"/>
            <w:bottom w:val="none" w:sz="0" w:space="0" w:color="auto"/>
            <w:right w:val="none" w:sz="0" w:space="0" w:color="auto"/>
          </w:divBdr>
        </w:div>
        <w:div w:id="1537042893">
          <w:marLeft w:val="480"/>
          <w:marRight w:val="0"/>
          <w:marTop w:val="0"/>
          <w:marBottom w:val="0"/>
          <w:divBdr>
            <w:top w:val="none" w:sz="0" w:space="0" w:color="auto"/>
            <w:left w:val="none" w:sz="0" w:space="0" w:color="auto"/>
            <w:bottom w:val="none" w:sz="0" w:space="0" w:color="auto"/>
            <w:right w:val="none" w:sz="0" w:space="0" w:color="auto"/>
          </w:divBdr>
        </w:div>
        <w:div w:id="1544246535">
          <w:marLeft w:val="480"/>
          <w:marRight w:val="0"/>
          <w:marTop w:val="0"/>
          <w:marBottom w:val="0"/>
          <w:divBdr>
            <w:top w:val="none" w:sz="0" w:space="0" w:color="auto"/>
            <w:left w:val="none" w:sz="0" w:space="0" w:color="auto"/>
            <w:bottom w:val="none" w:sz="0" w:space="0" w:color="auto"/>
            <w:right w:val="none" w:sz="0" w:space="0" w:color="auto"/>
          </w:divBdr>
        </w:div>
        <w:div w:id="1545484814">
          <w:marLeft w:val="480"/>
          <w:marRight w:val="0"/>
          <w:marTop w:val="0"/>
          <w:marBottom w:val="0"/>
          <w:divBdr>
            <w:top w:val="none" w:sz="0" w:space="0" w:color="auto"/>
            <w:left w:val="none" w:sz="0" w:space="0" w:color="auto"/>
            <w:bottom w:val="none" w:sz="0" w:space="0" w:color="auto"/>
            <w:right w:val="none" w:sz="0" w:space="0" w:color="auto"/>
          </w:divBdr>
        </w:div>
        <w:div w:id="1596790209">
          <w:marLeft w:val="480"/>
          <w:marRight w:val="0"/>
          <w:marTop w:val="0"/>
          <w:marBottom w:val="0"/>
          <w:divBdr>
            <w:top w:val="none" w:sz="0" w:space="0" w:color="auto"/>
            <w:left w:val="none" w:sz="0" w:space="0" w:color="auto"/>
            <w:bottom w:val="none" w:sz="0" w:space="0" w:color="auto"/>
            <w:right w:val="none" w:sz="0" w:space="0" w:color="auto"/>
          </w:divBdr>
        </w:div>
        <w:div w:id="1641691501">
          <w:marLeft w:val="480"/>
          <w:marRight w:val="0"/>
          <w:marTop w:val="0"/>
          <w:marBottom w:val="0"/>
          <w:divBdr>
            <w:top w:val="none" w:sz="0" w:space="0" w:color="auto"/>
            <w:left w:val="none" w:sz="0" w:space="0" w:color="auto"/>
            <w:bottom w:val="none" w:sz="0" w:space="0" w:color="auto"/>
            <w:right w:val="none" w:sz="0" w:space="0" w:color="auto"/>
          </w:divBdr>
        </w:div>
        <w:div w:id="1669676282">
          <w:marLeft w:val="480"/>
          <w:marRight w:val="0"/>
          <w:marTop w:val="0"/>
          <w:marBottom w:val="0"/>
          <w:divBdr>
            <w:top w:val="none" w:sz="0" w:space="0" w:color="auto"/>
            <w:left w:val="none" w:sz="0" w:space="0" w:color="auto"/>
            <w:bottom w:val="none" w:sz="0" w:space="0" w:color="auto"/>
            <w:right w:val="none" w:sz="0" w:space="0" w:color="auto"/>
          </w:divBdr>
        </w:div>
        <w:div w:id="1677918532">
          <w:marLeft w:val="480"/>
          <w:marRight w:val="0"/>
          <w:marTop w:val="0"/>
          <w:marBottom w:val="0"/>
          <w:divBdr>
            <w:top w:val="none" w:sz="0" w:space="0" w:color="auto"/>
            <w:left w:val="none" w:sz="0" w:space="0" w:color="auto"/>
            <w:bottom w:val="none" w:sz="0" w:space="0" w:color="auto"/>
            <w:right w:val="none" w:sz="0" w:space="0" w:color="auto"/>
          </w:divBdr>
        </w:div>
        <w:div w:id="1722368261">
          <w:marLeft w:val="480"/>
          <w:marRight w:val="0"/>
          <w:marTop w:val="0"/>
          <w:marBottom w:val="0"/>
          <w:divBdr>
            <w:top w:val="none" w:sz="0" w:space="0" w:color="auto"/>
            <w:left w:val="none" w:sz="0" w:space="0" w:color="auto"/>
            <w:bottom w:val="none" w:sz="0" w:space="0" w:color="auto"/>
            <w:right w:val="none" w:sz="0" w:space="0" w:color="auto"/>
          </w:divBdr>
        </w:div>
        <w:div w:id="1733887043">
          <w:marLeft w:val="480"/>
          <w:marRight w:val="0"/>
          <w:marTop w:val="0"/>
          <w:marBottom w:val="0"/>
          <w:divBdr>
            <w:top w:val="none" w:sz="0" w:space="0" w:color="auto"/>
            <w:left w:val="none" w:sz="0" w:space="0" w:color="auto"/>
            <w:bottom w:val="none" w:sz="0" w:space="0" w:color="auto"/>
            <w:right w:val="none" w:sz="0" w:space="0" w:color="auto"/>
          </w:divBdr>
        </w:div>
        <w:div w:id="1762599832">
          <w:marLeft w:val="480"/>
          <w:marRight w:val="0"/>
          <w:marTop w:val="0"/>
          <w:marBottom w:val="0"/>
          <w:divBdr>
            <w:top w:val="none" w:sz="0" w:space="0" w:color="auto"/>
            <w:left w:val="none" w:sz="0" w:space="0" w:color="auto"/>
            <w:bottom w:val="none" w:sz="0" w:space="0" w:color="auto"/>
            <w:right w:val="none" w:sz="0" w:space="0" w:color="auto"/>
          </w:divBdr>
        </w:div>
        <w:div w:id="1770811355">
          <w:marLeft w:val="480"/>
          <w:marRight w:val="0"/>
          <w:marTop w:val="0"/>
          <w:marBottom w:val="0"/>
          <w:divBdr>
            <w:top w:val="none" w:sz="0" w:space="0" w:color="auto"/>
            <w:left w:val="none" w:sz="0" w:space="0" w:color="auto"/>
            <w:bottom w:val="none" w:sz="0" w:space="0" w:color="auto"/>
            <w:right w:val="none" w:sz="0" w:space="0" w:color="auto"/>
          </w:divBdr>
        </w:div>
        <w:div w:id="1777217125">
          <w:marLeft w:val="480"/>
          <w:marRight w:val="0"/>
          <w:marTop w:val="0"/>
          <w:marBottom w:val="0"/>
          <w:divBdr>
            <w:top w:val="none" w:sz="0" w:space="0" w:color="auto"/>
            <w:left w:val="none" w:sz="0" w:space="0" w:color="auto"/>
            <w:bottom w:val="none" w:sz="0" w:space="0" w:color="auto"/>
            <w:right w:val="none" w:sz="0" w:space="0" w:color="auto"/>
          </w:divBdr>
        </w:div>
        <w:div w:id="1844861013">
          <w:marLeft w:val="480"/>
          <w:marRight w:val="0"/>
          <w:marTop w:val="0"/>
          <w:marBottom w:val="0"/>
          <w:divBdr>
            <w:top w:val="none" w:sz="0" w:space="0" w:color="auto"/>
            <w:left w:val="none" w:sz="0" w:space="0" w:color="auto"/>
            <w:bottom w:val="none" w:sz="0" w:space="0" w:color="auto"/>
            <w:right w:val="none" w:sz="0" w:space="0" w:color="auto"/>
          </w:divBdr>
        </w:div>
        <w:div w:id="1860467368">
          <w:marLeft w:val="480"/>
          <w:marRight w:val="0"/>
          <w:marTop w:val="0"/>
          <w:marBottom w:val="0"/>
          <w:divBdr>
            <w:top w:val="none" w:sz="0" w:space="0" w:color="auto"/>
            <w:left w:val="none" w:sz="0" w:space="0" w:color="auto"/>
            <w:bottom w:val="none" w:sz="0" w:space="0" w:color="auto"/>
            <w:right w:val="none" w:sz="0" w:space="0" w:color="auto"/>
          </w:divBdr>
        </w:div>
        <w:div w:id="1980644525">
          <w:marLeft w:val="480"/>
          <w:marRight w:val="0"/>
          <w:marTop w:val="0"/>
          <w:marBottom w:val="0"/>
          <w:divBdr>
            <w:top w:val="none" w:sz="0" w:space="0" w:color="auto"/>
            <w:left w:val="none" w:sz="0" w:space="0" w:color="auto"/>
            <w:bottom w:val="none" w:sz="0" w:space="0" w:color="auto"/>
            <w:right w:val="none" w:sz="0" w:space="0" w:color="auto"/>
          </w:divBdr>
        </w:div>
        <w:div w:id="1988432258">
          <w:marLeft w:val="480"/>
          <w:marRight w:val="0"/>
          <w:marTop w:val="0"/>
          <w:marBottom w:val="0"/>
          <w:divBdr>
            <w:top w:val="none" w:sz="0" w:space="0" w:color="auto"/>
            <w:left w:val="none" w:sz="0" w:space="0" w:color="auto"/>
            <w:bottom w:val="none" w:sz="0" w:space="0" w:color="auto"/>
            <w:right w:val="none" w:sz="0" w:space="0" w:color="auto"/>
          </w:divBdr>
        </w:div>
        <w:div w:id="2000183822">
          <w:marLeft w:val="480"/>
          <w:marRight w:val="0"/>
          <w:marTop w:val="0"/>
          <w:marBottom w:val="0"/>
          <w:divBdr>
            <w:top w:val="none" w:sz="0" w:space="0" w:color="auto"/>
            <w:left w:val="none" w:sz="0" w:space="0" w:color="auto"/>
            <w:bottom w:val="none" w:sz="0" w:space="0" w:color="auto"/>
            <w:right w:val="none" w:sz="0" w:space="0" w:color="auto"/>
          </w:divBdr>
        </w:div>
        <w:div w:id="2010134258">
          <w:marLeft w:val="480"/>
          <w:marRight w:val="0"/>
          <w:marTop w:val="0"/>
          <w:marBottom w:val="0"/>
          <w:divBdr>
            <w:top w:val="none" w:sz="0" w:space="0" w:color="auto"/>
            <w:left w:val="none" w:sz="0" w:space="0" w:color="auto"/>
            <w:bottom w:val="none" w:sz="0" w:space="0" w:color="auto"/>
            <w:right w:val="none" w:sz="0" w:space="0" w:color="auto"/>
          </w:divBdr>
        </w:div>
        <w:div w:id="2036809701">
          <w:marLeft w:val="480"/>
          <w:marRight w:val="0"/>
          <w:marTop w:val="0"/>
          <w:marBottom w:val="0"/>
          <w:divBdr>
            <w:top w:val="none" w:sz="0" w:space="0" w:color="auto"/>
            <w:left w:val="none" w:sz="0" w:space="0" w:color="auto"/>
            <w:bottom w:val="none" w:sz="0" w:space="0" w:color="auto"/>
            <w:right w:val="none" w:sz="0" w:space="0" w:color="auto"/>
          </w:divBdr>
        </w:div>
        <w:div w:id="2041124229">
          <w:marLeft w:val="480"/>
          <w:marRight w:val="0"/>
          <w:marTop w:val="0"/>
          <w:marBottom w:val="0"/>
          <w:divBdr>
            <w:top w:val="none" w:sz="0" w:space="0" w:color="auto"/>
            <w:left w:val="none" w:sz="0" w:space="0" w:color="auto"/>
            <w:bottom w:val="none" w:sz="0" w:space="0" w:color="auto"/>
            <w:right w:val="none" w:sz="0" w:space="0" w:color="auto"/>
          </w:divBdr>
        </w:div>
      </w:divsChild>
    </w:div>
    <w:div w:id="1493910683">
      <w:bodyDiv w:val="1"/>
      <w:marLeft w:val="0"/>
      <w:marRight w:val="0"/>
      <w:marTop w:val="0"/>
      <w:marBottom w:val="0"/>
      <w:divBdr>
        <w:top w:val="none" w:sz="0" w:space="0" w:color="auto"/>
        <w:left w:val="none" w:sz="0" w:space="0" w:color="auto"/>
        <w:bottom w:val="none" w:sz="0" w:space="0" w:color="auto"/>
        <w:right w:val="none" w:sz="0" w:space="0" w:color="auto"/>
      </w:divBdr>
      <w:divsChild>
        <w:div w:id="34818903">
          <w:marLeft w:val="480"/>
          <w:marRight w:val="0"/>
          <w:marTop w:val="0"/>
          <w:marBottom w:val="0"/>
          <w:divBdr>
            <w:top w:val="none" w:sz="0" w:space="0" w:color="auto"/>
            <w:left w:val="none" w:sz="0" w:space="0" w:color="auto"/>
            <w:bottom w:val="none" w:sz="0" w:space="0" w:color="auto"/>
            <w:right w:val="none" w:sz="0" w:space="0" w:color="auto"/>
          </w:divBdr>
        </w:div>
        <w:div w:id="47654477">
          <w:marLeft w:val="480"/>
          <w:marRight w:val="0"/>
          <w:marTop w:val="0"/>
          <w:marBottom w:val="0"/>
          <w:divBdr>
            <w:top w:val="none" w:sz="0" w:space="0" w:color="auto"/>
            <w:left w:val="none" w:sz="0" w:space="0" w:color="auto"/>
            <w:bottom w:val="none" w:sz="0" w:space="0" w:color="auto"/>
            <w:right w:val="none" w:sz="0" w:space="0" w:color="auto"/>
          </w:divBdr>
        </w:div>
        <w:div w:id="87821616">
          <w:marLeft w:val="480"/>
          <w:marRight w:val="0"/>
          <w:marTop w:val="0"/>
          <w:marBottom w:val="0"/>
          <w:divBdr>
            <w:top w:val="none" w:sz="0" w:space="0" w:color="auto"/>
            <w:left w:val="none" w:sz="0" w:space="0" w:color="auto"/>
            <w:bottom w:val="none" w:sz="0" w:space="0" w:color="auto"/>
            <w:right w:val="none" w:sz="0" w:space="0" w:color="auto"/>
          </w:divBdr>
        </w:div>
        <w:div w:id="99688466">
          <w:marLeft w:val="480"/>
          <w:marRight w:val="0"/>
          <w:marTop w:val="0"/>
          <w:marBottom w:val="0"/>
          <w:divBdr>
            <w:top w:val="none" w:sz="0" w:space="0" w:color="auto"/>
            <w:left w:val="none" w:sz="0" w:space="0" w:color="auto"/>
            <w:bottom w:val="none" w:sz="0" w:space="0" w:color="auto"/>
            <w:right w:val="none" w:sz="0" w:space="0" w:color="auto"/>
          </w:divBdr>
        </w:div>
        <w:div w:id="346103360">
          <w:marLeft w:val="480"/>
          <w:marRight w:val="0"/>
          <w:marTop w:val="0"/>
          <w:marBottom w:val="0"/>
          <w:divBdr>
            <w:top w:val="none" w:sz="0" w:space="0" w:color="auto"/>
            <w:left w:val="none" w:sz="0" w:space="0" w:color="auto"/>
            <w:bottom w:val="none" w:sz="0" w:space="0" w:color="auto"/>
            <w:right w:val="none" w:sz="0" w:space="0" w:color="auto"/>
          </w:divBdr>
        </w:div>
        <w:div w:id="363482467">
          <w:marLeft w:val="480"/>
          <w:marRight w:val="0"/>
          <w:marTop w:val="0"/>
          <w:marBottom w:val="0"/>
          <w:divBdr>
            <w:top w:val="none" w:sz="0" w:space="0" w:color="auto"/>
            <w:left w:val="none" w:sz="0" w:space="0" w:color="auto"/>
            <w:bottom w:val="none" w:sz="0" w:space="0" w:color="auto"/>
            <w:right w:val="none" w:sz="0" w:space="0" w:color="auto"/>
          </w:divBdr>
        </w:div>
        <w:div w:id="409082255">
          <w:marLeft w:val="480"/>
          <w:marRight w:val="0"/>
          <w:marTop w:val="0"/>
          <w:marBottom w:val="0"/>
          <w:divBdr>
            <w:top w:val="none" w:sz="0" w:space="0" w:color="auto"/>
            <w:left w:val="none" w:sz="0" w:space="0" w:color="auto"/>
            <w:bottom w:val="none" w:sz="0" w:space="0" w:color="auto"/>
            <w:right w:val="none" w:sz="0" w:space="0" w:color="auto"/>
          </w:divBdr>
        </w:div>
        <w:div w:id="444732715">
          <w:marLeft w:val="480"/>
          <w:marRight w:val="0"/>
          <w:marTop w:val="0"/>
          <w:marBottom w:val="0"/>
          <w:divBdr>
            <w:top w:val="none" w:sz="0" w:space="0" w:color="auto"/>
            <w:left w:val="none" w:sz="0" w:space="0" w:color="auto"/>
            <w:bottom w:val="none" w:sz="0" w:space="0" w:color="auto"/>
            <w:right w:val="none" w:sz="0" w:space="0" w:color="auto"/>
          </w:divBdr>
        </w:div>
        <w:div w:id="450437604">
          <w:marLeft w:val="480"/>
          <w:marRight w:val="0"/>
          <w:marTop w:val="0"/>
          <w:marBottom w:val="0"/>
          <w:divBdr>
            <w:top w:val="none" w:sz="0" w:space="0" w:color="auto"/>
            <w:left w:val="none" w:sz="0" w:space="0" w:color="auto"/>
            <w:bottom w:val="none" w:sz="0" w:space="0" w:color="auto"/>
            <w:right w:val="none" w:sz="0" w:space="0" w:color="auto"/>
          </w:divBdr>
        </w:div>
        <w:div w:id="481194601">
          <w:marLeft w:val="480"/>
          <w:marRight w:val="0"/>
          <w:marTop w:val="0"/>
          <w:marBottom w:val="0"/>
          <w:divBdr>
            <w:top w:val="none" w:sz="0" w:space="0" w:color="auto"/>
            <w:left w:val="none" w:sz="0" w:space="0" w:color="auto"/>
            <w:bottom w:val="none" w:sz="0" w:space="0" w:color="auto"/>
            <w:right w:val="none" w:sz="0" w:space="0" w:color="auto"/>
          </w:divBdr>
        </w:div>
        <w:div w:id="492067279">
          <w:marLeft w:val="480"/>
          <w:marRight w:val="0"/>
          <w:marTop w:val="0"/>
          <w:marBottom w:val="0"/>
          <w:divBdr>
            <w:top w:val="none" w:sz="0" w:space="0" w:color="auto"/>
            <w:left w:val="none" w:sz="0" w:space="0" w:color="auto"/>
            <w:bottom w:val="none" w:sz="0" w:space="0" w:color="auto"/>
            <w:right w:val="none" w:sz="0" w:space="0" w:color="auto"/>
          </w:divBdr>
        </w:div>
        <w:div w:id="514809700">
          <w:marLeft w:val="480"/>
          <w:marRight w:val="0"/>
          <w:marTop w:val="0"/>
          <w:marBottom w:val="0"/>
          <w:divBdr>
            <w:top w:val="none" w:sz="0" w:space="0" w:color="auto"/>
            <w:left w:val="none" w:sz="0" w:space="0" w:color="auto"/>
            <w:bottom w:val="none" w:sz="0" w:space="0" w:color="auto"/>
            <w:right w:val="none" w:sz="0" w:space="0" w:color="auto"/>
          </w:divBdr>
        </w:div>
        <w:div w:id="585189594">
          <w:marLeft w:val="480"/>
          <w:marRight w:val="0"/>
          <w:marTop w:val="0"/>
          <w:marBottom w:val="0"/>
          <w:divBdr>
            <w:top w:val="none" w:sz="0" w:space="0" w:color="auto"/>
            <w:left w:val="none" w:sz="0" w:space="0" w:color="auto"/>
            <w:bottom w:val="none" w:sz="0" w:space="0" w:color="auto"/>
            <w:right w:val="none" w:sz="0" w:space="0" w:color="auto"/>
          </w:divBdr>
        </w:div>
        <w:div w:id="678429857">
          <w:marLeft w:val="480"/>
          <w:marRight w:val="0"/>
          <w:marTop w:val="0"/>
          <w:marBottom w:val="0"/>
          <w:divBdr>
            <w:top w:val="none" w:sz="0" w:space="0" w:color="auto"/>
            <w:left w:val="none" w:sz="0" w:space="0" w:color="auto"/>
            <w:bottom w:val="none" w:sz="0" w:space="0" w:color="auto"/>
            <w:right w:val="none" w:sz="0" w:space="0" w:color="auto"/>
          </w:divBdr>
        </w:div>
        <w:div w:id="696273220">
          <w:marLeft w:val="480"/>
          <w:marRight w:val="0"/>
          <w:marTop w:val="0"/>
          <w:marBottom w:val="0"/>
          <w:divBdr>
            <w:top w:val="none" w:sz="0" w:space="0" w:color="auto"/>
            <w:left w:val="none" w:sz="0" w:space="0" w:color="auto"/>
            <w:bottom w:val="none" w:sz="0" w:space="0" w:color="auto"/>
            <w:right w:val="none" w:sz="0" w:space="0" w:color="auto"/>
          </w:divBdr>
        </w:div>
        <w:div w:id="753818559">
          <w:marLeft w:val="480"/>
          <w:marRight w:val="0"/>
          <w:marTop w:val="0"/>
          <w:marBottom w:val="0"/>
          <w:divBdr>
            <w:top w:val="none" w:sz="0" w:space="0" w:color="auto"/>
            <w:left w:val="none" w:sz="0" w:space="0" w:color="auto"/>
            <w:bottom w:val="none" w:sz="0" w:space="0" w:color="auto"/>
            <w:right w:val="none" w:sz="0" w:space="0" w:color="auto"/>
          </w:divBdr>
        </w:div>
        <w:div w:id="764423381">
          <w:marLeft w:val="480"/>
          <w:marRight w:val="0"/>
          <w:marTop w:val="0"/>
          <w:marBottom w:val="0"/>
          <w:divBdr>
            <w:top w:val="none" w:sz="0" w:space="0" w:color="auto"/>
            <w:left w:val="none" w:sz="0" w:space="0" w:color="auto"/>
            <w:bottom w:val="none" w:sz="0" w:space="0" w:color="auto"/>
            <w:right w:val="none" w:sz="0" w:space="0" w:color="auto"/>
          </w:divBdr>
        </w:div>
        <w:div w:id="766576783">
          <w:marLeft w:val="480"/>
          <w:marRight w:val="0"/>
          <w:marTop w:val="0"/>
          <w:marBottom w:val="0"/>
          <w:divBdr>
            <w:top w:val="none" w:sz="0" w:space="0" w:color="auto"/>
            <w:left w:val="none" w:sz="0" w:space="0" w:color="auto"/>
            <w:bottom w:val="none" w:sz="0" w:space="0" w:color="auto"/>
            <w:right w:val="none" w:sz="0" w:space="0" w:color="auto"/>
          </w:divBdr>
        </w:div>
        <w:div w:id="804615894">
          <w:marLeft w:val="480"/>
          <w:marRight w:val="0"/>
          <w:marTop w:val="0"/>
          <w:marBottom w:val="0"/>
          <w:divBdr>
            <w:top w:val="none" w:sz="0" w:space="0" w:color="auto"/>
            <w:left w:val="none" w:sz="0" w:space="0" w:color="auto"/>
            <w:bottom w:val="none" w:sz="0" w:space="0" w:color="auto"/>
            <w:right w:val="none" w:sz="0" w:space="0" w:color="auto"/>
          </w:divBdr>
        </w:div>
        <w:div w:id="830407660">
          <w:marLeft w:val="480"/>
          <w:marRight w:val="0"/>
          <w:marTop w:val="0"/>
          <w:marBottom w:val="0"/>
          <w:divBdr>
            <w:top w:val="none" w:sz="0" w:space="0" w:color="auto"/>
            <w:left w:val="none" w:sz="0" w:space="0" w:color="auto"/>
            <w:bottom w:val="none" w:sz="0" w:space="0" w:color="auto"/>
            <w:right w:val="none" w:sz="0" w:space="0" w:color="auto"/>
          </w:divBdr>
        </w:div>
        <w:div w:id="835730610">
          <w:marLeft w:val="480"/>
          <w:marRight w:val="0"/>
          <w:marTop w:val="0"/>
          <w:marBottom w:val="0"/>
          <w:divBdr>
            <w:top w:val="none" w:sz="0" w:space="0" w:color="auto"/>
            <w:left w:val="none" w:sz="0" w:space="0" w:color="auto"/>
            <w:bottom w:val="none" w:sz="0" w:space="0" w:color="auto"/>
            <w:right w:val="none" w:sz="0" w:space="0" w:color="auto"/>
          </w:divBdr>
        </w:div>
        <w:div w:id="861823264">
          <w:marLeft w:val="480"/>
          <w:marRight w:val="0"/>
          <w:marTop w:val="0"/>
          <w:marBottom w:val="0"/>
          <w:divBdr>
            <w:top w:val="none" w:sz="0" w:space="0" w:color="auto"/>
            <w:left w:val="none" w:sz="0" w:space="0" w:color="auto"/>
            <w:bottom w:val="none" w:sz="0" w:space="0" w:color="auto"/>
            <w:right w:val="none" w:sz="0" w:space="0" w:color="auto"/>
          </w:divBdr>
        </w:div>
        <w:div w:id="863712164">
          <w:marLeft w:val="480"/>
          <w:marRight w:val="0"/>
          <w:marTop w:val="0"/>
          <w:marBottom w:val="0"/>
          <w:divBdr>
            <w:top w:val="none" w:sz="0" w:space="0" w:color="auto"/>
            <w:left w:val="none" w:sz="0" w:space="0" w:color="auto"/>
            <w:bottom w:val="none" w:sz="0" w:space="0" w:color="auto"/>
            <w:right w:val="none" w:sz="0" w:space="0" w:color="auto"/>
          </w:divBdr>
        </w:div>
        <w:div w:id="867789539">
          <w:marLeft w:val="480"/>
          <w:marRight w:val="0"/>
          <w:marTop w:val="0"/>
          <w:marBottom w:val="0"/>
          <w:divBdr>
            <w:top w:val="none" w:sz="0" w:space="0" w:color="auto"/>
            <w:left w:val="none" w:sz="0" w:space="0" w:color="auto"/>
            <w:bottom w:val="none" w:sz="0" w:space="0" w:color="auto"/>
            <w:right w:val="none" w:sz="0" w:space="0" w:color="auto"/>
          </w:divBdr>
        </w:div>
        <w:div w:id="928661836">
          <w:marLeft w:val="480"/>
          <w:marRight w:val="0"/>
          <w:marTop w:val="0"/>
          <w:marBottom w:val="0"/>
          <w:divBdr>
            <w:top w:val="none" w:sz="0" w:space="0" w:color="auto"/>
            <w:left w:val="none" w:sz="0" w:space="0" w:color="auto"/>
            <w:bottom w:val="none" w:sz="0" w:space="0" w:color="auto"/>
            <w:right w:val="none" w:sz="0" w:space="0" w:color="auto"/>
          </w:divBdr>
        </w:div>
        <w:div w:id="998074364">
          <w:marLeft w:val="480"/>
          <w:marRight w:val="0"/>
          <w:marTop w:val="0"/>
          <w:marBottom w:val="0"/>
          <w:divBdr>
            <w:top w:val="none" w:sz="0" w:space="0" w:color="auto"/>
            <w:left w:val="none" w:sz="0" w:space="0" w:color="auto"/>
            <w:bottom w:val="none" w:sz="0" w:space="0" w:color="auto"/>
            <w:right w:val="none" w:sz="0" w:space="0" w:color="auto"/>
          </w:divBdr>
        </w:div>
        <w:div w:id="1004671238">
          <w:marLeft w:val="480"/>
          <w:marRight w:val="0"/>
          <w:marTop w:val="0"/>
          <w:marBottom w:val="0"/>
          <w:divBdr>
            <w:top w:val="none" w:sz="0" w:space="0" w:color="auto"/>
            <w:left w:val="none" w:sz="0" w:space="0" w:color="auto"/>
            <w:bottom w:val="none" w:sz="0" w:space="0" w:color="auto"/>
            <w:right w:val="none" w:sz="0" w:space="0" w:color="auto"/>
          </w:divBdr>
        </w:div>
        <w:div w:id="1026952207">
          <w:marLeft w:val="480"/>
          <w:marRight w:val="0"/>
          <w:marTop w:val="0"/>
          <w:marBottom w:val="0"/>
          <w:divBdr>
            <w:top w:val="none" w:sz="0" w:space="0" w:color="auto"/>
            <w:left w:val="none" w:sz="0" w:space="0" w:color="auto"/>
            <w:bottom w:val="none" w:sz="0" w:space="0" w:color="auto"/>
            <w:right w:val="none" w:sz="0" w:space="0" w:color="auto"/>
          </w:divBdr>
        </w:div>
        <w:div w:id="1043754240">
          <w:marLeft w:val="480"/>
          <w:marRight w:val="0"/>
          <w:marTop w:val="0"/>
          <w:marBottom w:val="0"/>
          <w:divBdr>
            <w:top w:val="none" w:sz="0" w:space="0" w:color="auto"/>
            <w:left w:val="none" w:sz="0" w:space="0" w:color="auto"/>
            <w:bottom w:val="none" w:sz="0" w:space="0" w:color="auto"/>
            <w:right w:val="none" w:sz="0" w:space="0" w:color="auto"/>
          </w:divBdr>
        </w:div>
        <w:div w:id="1258294577">
          <w:marLeft w:val="480"/>
          <w:marRight w:val="0"/>
          <w:marTop w:val="0"/>
          <w:marBottom w:val="0"/>
          <w:divBdr>
            <w:top w:val="none" w:sz="0" w:space="0" w:color="auto"/>
            <w:left w:val="none" w:sz="0" w:space="0" w:color="auto"/>
            <w:bottom w:val="none" w:sz="0" w:space="0" w:color="auto"/>
            <w:right w:val="none" w:sz="0" w:space="0" w:color="auto"/>
          </w:divBdr>
        </w:div>
        <w:div w:id="1261066769">
          <w:marLeft w:val="480"/>
          <w:marRight w:val="0"/>
          <w:marTop w:val="0"/>
          <w:marBottom w:val="0"/>
          <w:divBdr>
            <w:top w:val="none" w:sz="0" w:space="0" w:color="auto"/>
            <w:left w:val="none" w:sz="0" w:space="0" w:color="auto"/>
            <w:bottom w:val="none" w:sz="0" w:space="0" w:color="auto"/>
            <w:right w:val="none" w:sz="0" w:space="0" w:color="auto"/>
          </w:divBdr>
        </w:div>
        <w:div w:id="1310863388">
          <w:marLeft w:val="480"/>
          <w:marRight w:val="0"/>
          <w:marTop w:val="0"/>
          <w:marBottom w:val="0"/>
          <w:divBdr>
            <w:top w:val="none" w:sz="0" w:space="0" w:color="auto"/>
            <w:left w:val="none" w:sz="0" w:space="0" w:color="auto"/>
            <w:bottom w:val="none" w:sz="0" w:space="0" w:color="auto"/>
            <w:right w:val="none" w:sz="0" w:space="0" w:color="auto"/>
          </w:divBdr>
        </w:div>
        <w:div w:id="1434859276">
          <w:marLeft w:val="480"/>
          <w:marRight w:val="0"/>
          <w:marTop w:val="0"/>
          <w:marBottom w:val="0"/>
          <w:divBdr>
            <w:top w:val="none" w:sz="0" w:space="0" w:color="auto"/>
            <w:left w:val="none" w:sz="0" w:space="0" w:color="auto"/>
            <w:bottom w:val="none" w:sz="0" w:space="0" w:color="auto"/>
            <w:right w:val="none" w:sz="0" w:space="0" w:color="auto"/>
          </w:divBdr>
        </w:div>
        <w:div w:id="1438058286">
          <w:marLeft w:val="480"/>
          <w:marRight w:val="0"/>
          <w:marTop w:val="0"/>
          <w:marBottom w:val="0"/>
          <w:divBdr>
            <w:top w:val="none" w:sz="0" w:space="0" w:color="auto"/>
            <w:left w:val="none" w:sz="0" w:space="0" w:color="auto"/>
            <w:bottom w:val="none" w:sz="0" w:space="0" w:color="auto"/>
            <w:right w:val="none" w:sz="0" w:space="0" w:color="auto"/>
          </w:divBdr>
        </w:div>
        <w:div w:id="1439175474">
          <w:marLeft w:val="480"/>
          <w:marRight w:val="0"/>
          <w:marTop w:val="0"/>
          <w:marBottom w:val="0"/>
          <w:divBdr>
            <w:top w:val="none" w:sz="0" w:space="0" w:color="auto"/>
            <w:left w:val="none" w:sz="0" w:space="0" w:color="auto"/>
            <w:bottom w:val="none" w:sz="0" w:space="0" w:color="auto"/>
            <w:right w:val="none" w:sz="0" w:space="0" w:color="auto"/>
          </w:divBdr>
        </w:div>
        <w:div w:id="1500996501">
          <w:marLeft w:val="480"/>
          <w:marRight w:val="0"/>
          <w:marTop w:val="0"/>
          <w:marBottom w:val="0"/>
          <w:divBdr>
            <w:top w:val="none" w:sz="0" w:space="0" w:color="auto"/>
            <w:left w:val="none" w:sz="0" w:space="0" w:color="auto"/>
            <w:bottom w:val="none" w:sz="0" w:space="0" w:color="auto"/>
            <w:right w:val="none" w:sz="0" w:space="0" w:color="auto"/>
          </w:divBdr>
        </w:div>
        <w:div w:id="1536850689">
          <w:marLeft w:val="480"/>
          <w:marRight w:val="0"/>
          <w:marTop w:val="0"/>
          <w:marBottom w:val="0"/>
          <w:divBdr>
            <w:top w:val="none" w:sz="0" w:space="0" w:color="auto"/>
            <w:left w:val="none" w:sz="0" w:space="0" w:color="auto"/>
            <w:bottom w:val="none" w:sz="0" w:space="0" w:color="auto"/>
            <w:right w:val="none" w:sz="0" w:space="0" w:color="auto"/>
          </w:divBdr>
        </w:div>
        <w:div w:id="1588223147">
          <w:marLeft w:val="480"/>
          <w:marRight w:val="0"/>
          <w:marTop w:val="0"/>
          <w:marBottom w:val="0"/>
          <w:divBdr>
            <w:top w:val="none" w:sz="0" w:space="0" w:color="auto"/>
            <w:left w:val="none" w:sz="0" w:space="0" w:color="auto"/>
            <w:bottom w:val="none" w:sz="0" w:space="0" w:color="auto"/>
            <w:right w:val="none" w:sz="0" w:space="0" w:color="auto"/>
          </w:divBdr>
        </w:div>
        <w:div w:id="1598710458">
          <w:marLeft w:val="480"/>
          <w:marRight w:val="0"/>
          <w:marTop w:val="0"/>
          <w:marBottom w:val="0"/>
          <w:divBdr>
            <w:top w:val="none" w:sz="0" w:space="0" w:color="auto"/>
            <w:left w:val="none" w:sz="0" w:space="0" w:color="auto"/>
            <w:bottom w:val="none" w:sz="0" w:space="0" w:color="auto"/>
            <w:right w:val="none" w:sz="0" w:space="0" w:color="auto"/>
          </w:divBdr>
        </w:div>
        <w:div w:id="1610887521">
          <w:marLeft w:val="480"/>
          <w:marRight w:val="0"/>
          <w:marTop w:val="0"/>
          <w:marBottom w:val="0"/>
          <w:divBdr>
            <w:top w:val="none" w:sz="0" w:space="0" w:color="auto"/>
            <w:left w:val="none" w:sz="0" w:space="0" w:color="auto"/>
            <w:bottom w:val="none" w:sz="0" w:space="0" w:color="auto"/>
            <w:right w:val="none" w:sz="0" w:space="0" w:color="auto"/>
          </w:divBdr>
        </w:div>
        <w:div w:id="1636520234">
          <w:marLeft w:val="480"/>
          <w:marRight w:val="0"/>
          <w:marTop w:val="0"/>
          <w:marBottom w:val="0"/>
          <w:divBdr>
            <w:top w:val="none" w:sz="0" w:space="0" w:color="auto"/>
            <w:left w:val="none" w:sz="0" w:space="0" w:color="auto"/>
            <w:bottom w:val="none" w:sz="0" w:space="0" w:color="auto"/>
            <w:right w:val="none" w:sz="0" w:space="0" w:color="auto"/>
          </w:divBdr>
        </w:div>
        <w:div w:id="1674798550">
          <w:marLeft w:val="480"/>
          <w:marRight w:val="0"/>
          <w:marTop w:val="0"/>
          <w:marBottom w:val="0"/>
          <w:divBdr>
            <w:top w:val="none" w:sz="0" w:space="0" w:color="auto"/>
            <w:left w:val="none" w:sz="0" w:space="0" w:color="auto"/>
            <w:bottom w:val="none" w:sz="0" w:space="0" w:color="auto"/>
            <w:right w:val="none" w:sz="0" w:space="0" w:color="auto"/>
          </w:divBdr>
        </w:div>
        <w:div w:id="1724519652">
          <w:marLeft w:val="480"/>
          <w:marRight w:val="0"/>
          <w:marTop w:val="0"/>
          <w:marBottom w:val="0"/>
          <w:divBdr>
            <w:top w:val="none" w:sz="0" w:space="0" w:color="auto"/>
            <w:left w:val="none" w:sz="0" w:space="0" w:color="auto"/>
            <w:bottom w:val="none" w:sz="0" w:space="0" w:color="auto"/>
            <w:right w:val="none" w:sz="0" w:space="0" w:color="auto"/>
          </w:divBdr>
        </w:div>
        <w:div w:id="1826775119">
          <w:marLeft w:val="480"/>
          <w:marRight w:val="0"/>
          <w:marTop w:val="0"/>
          <w:marBottom w:val="0"/>
          <w:divBdr>
            <w:top w:val="none" w:sz="0" w:space="0" w:color="auto"/>
            <w:left w:val="none" w:sz="0" w:space="0" w:color="auto"/>
            <w:bottom w:val="none" w:sz="0" w:space="0" w:color="auto"/>
            <w:right w:val="none" w:sz="0" w:space="0" w:color="auto"/>
          </w:divBdr>
        </w:div>
        <w:div w:id="1873878217">
          <w:marLeft w:val="480"/>
          <w:marRight w:val="0"/>
          <w:marTop w:val="0"/>
          <w:marBottom w:val="0"/>
          <w:divBdr>
            <w:top w:val="none" w:sz="0" w:space="0" w:color="auto"/>
            <w:left w:val="none" w:sz="0" w:space="0" w:color="auto"/>
            <w:bottom w:val="none" w:sz="0" w:space="0" w:color="auto"/>
            <w:right w:val="none" w:sz="0" w:space="0" w:color="auto"/>
          </w:divBdr>
        </w:div>
        <w:div w:id="1962685591">
          <w:marLeft w:val="480"/>
          <w:marRight w:val="0"/>
          <w:marTop w:val="0"/>
          <w:marBottom w:val="0"/>
          <w:divBdr>
            <w:top w:val="none" w:sz="0" w:space="0" w:color="auto"/>
            <w:left w:val="none" w:sz="0" w:space="0" w:color="auto"/>
            <w:bottom w:val="none" w:sz="0" w:space="0" w:color="auto"/>
            <w:right w:val="none" w:sz="0" w:space="0" w:color="auto"/>
          </w:divBdr>
        </w:div>
        <w:div w:id="1983609793">
          <w:marLeft w:val="480"/>
          <w:marRight w:val="0"/>
          <w:marTop w:val="0"/>
          <w:marBottom w:val="0"/>
          <w:divBdr>
            <w:top w:val="none" w:sz="0" w:space="0" w:color="auto"/>
            <w:left w:val="none" w:sz="0" w:space="0" w:color="auto"/>
            <w:bottom w:val="none" w:sz="0" w:space="0" w:color="auto"/>
            <w:right w:val="none" w:sz="0" w:space="0" w:color="auto"/>
          </w:divBdr>
        </w:div>
        <w:div w:id="1986398966">
          <w:marLeft w:val="480"/>
          <w:marRight w:val="0"/>
          <w:marTop w:val="0"/>
          <w:marBottom w:val="0"/>
          <w:divBdr>
            <w:top w:val="none" w:sz="0" w:space="0" w:color="auto"/>
            <w:left w:val="none" w:sz="0" w:space="0" w:color="auto"/>
            <w:bottom w:val="none" w:sz="0" w:space="0" w:color="auto"/>
            <w:right w:val="none" w:sz="0" w:space="0" w:color="auto"/>
          </w:divBdr>
        </w:div>
        <w:div w:id="2042583345">
          <w:marLeft w:val="480"/>
          <w:marRight w:val="0"/>
          <w:marTop w:val="0"/>
          <w:marBottom w:val="0"/>
          <w:divBdr>
            <w:top w:val="none" w:sz="0" w:space="0" w:color="auto"/>
            <w:left w:val="none" w:sz="0" w:space="0" w:color="auto"/>
            <w:bottom w:val="none" w:sz="0" w:space="0" w:color="auto"/>
            <w:right w:val="none" w:sz="0" w:space="0" w:color="auto"/>
          </w:divBdr>
        </w:div>
        <w:div w:id="2049792763">
          <w:marLeft w:val="480"/>
          <w:marRight w:val="0"/>
          <w:marTop w:val="0"/>
          <w:marBottom w:val="0"/>
          <w:divBdr>
            <w:top w:val="none" w:sz="0" w:space="0" w:color="auto"/>
            <w:left w:val="none" w:sz="0" w:space="0" w:color="auto"/>
            <w:bottom w:val="none" w:sz="0" w:space="0" w:color="auto"/>
            <w:right w:val="none" w:sz="0" w:space="0" w:color="auto"/>
          </w:divBdr>
        </w:div>
        <w:div w:id="2067951436">
          <w:marLeft w:val="480"/>
          <w:marRight w:val="0"/>
          <w:marTop w:val="0"/>
          <w:marBottom w:val="0"/>
          <w:divBdr>
            <w:top w:val="none" w:sz="0" w:space="0" w:color="auto"/>
            <w:left w:val="none" w:sz="0" w:space="0" w:color="auto"/>
            <w:bottom w:val="none" w:sz="0" w:space="0" w:color="auto"/>
            <w:right w:val="none" w:sz="0" w:space="0" w:color="auto"/>
          </w:divBdr>
        </w:div>
        <w:div w:id="2084720482">
          <w:marLeft w:val="480"/>
          <w:marRight w:val="0"/>
          <w:marTop w:val="0"/>
          <w:marBottom w:val="0"/>
          <w:divBdr>
            <w:top w:val="none" w:sz="0" w:space="0" w:color="auto"/>
            <w:left w:val="none" w:sz="0" w:space="0" w:color="auto"/>
            <w:bottom w:val="none" w:sz="0" w:space="0" w:color="auto"/>
            <w:right w:val="none" w:sz="0" w:space="0" w:color="auto"/>
          </w:divBdr>
        </w:div>
        <w:div w:id="2139882808">
          <w:marLeft w:val="480"/>
          <w:marRight w:val="0"/>
          <w:marTop w:val="0"/>
          <w:marBottom w:val="0"/>
          <w:divBdr>
            <w:top w:val="none" w:sz="0" w:space="0" w:color="auto"/>
            <w:left w:val="none" w:sz="0" w:space="0" w:color="auto"/>
            <w:bottom w:val="none" w:sz="0" w:space="0" w:color="auto"/>
            <w:right w:val="none" w:sz="0" w:space="0" w:color="auto"/>
          </w:divBdr>
        </w:div>
        <w:div w:id="2142380591">
          <w:marLeft w:val="480"/>
          <w:marRight w:val="0"/>
          <w:marTop w:val="0"/>
          <w:marBottom w:val="0"/>
          <w:divBdr>
            <w:top w:val="none" w:sz="0" w:space="0" w:color="auto"/>
            <w:left w:val="none" w:sz="0" w:space="0" w:color="auto"/>
            <w:bottom w:val="none" w:sz="0" w:space="0" w:color="auto"/>
            <w:right w:val="none" w:sz="0" w:space="0" w:color="auto"/>
          </w:divBdr>
        </w:div>
      </w:divsChild>
    </w:div>
    <w:div w:id="1494642582">
      <w:marLeft w:val="640"/>
      <w:marRight w:val="0"/>
      <w:marTop w:val="0"/>
      <w:marBottom w:val="0"/>
      <w:divBdr>
        <w:top w:val="none" w:sz="0" w:space="0" w:color="auto"/>
        <w:left w:val="none" w:sz="0" w:space="0" w:color="auto"/>
        <w:bottom w:val="none" w:sz="0" w:space="0" w:color="auto"/>
        <w:right w:val="none" w:sz="0" w:space="0" w:color="auto"/>
      </w:divBdr>
    </w:div>
    <w:div w:id="1495074883">
      <w:marLeft w:val="640"/>
      <w:marRight w:val="0"/>
      <w:marTop w:val="0"/>
      <w:marBottom w:val="0"/>
      <w:divBdr>
        <w:top w:val="none" w:sz="0" w:space="0" w:color="auto"/>
        <w:left w:val="none" w:sz="0" w:space="0" w:color="auto"/>
        <w:bottom w:val="none" w:sz="0" w:space="0" w:color="auto"/>
        <w:right w:val="none" w:sz="0" w:space="0" w:color="auto"/>
      </w:divBdr>
    </w:div>
    <w:div w:id="1495145407">
      <w:marLeft w:val="640"/>
      <w:marRight w:val="0"/>
      <w:marTop w:val="0"/>
      <w:marBottom w:val="0"/>
      <w:divBdr>
        <w:top w:val="none" w:sz="0" w:space="0" w:color="auto"/>
        <w:left w:val="none" w:sz="0" w:space="0" w:color="auto"/>
        <w:bottom w:val="none" w:sz="0" w:space="0" w:color="auto"/>
        <w:right w:val="none" w:sz="0" w:space="0" w:color="auto"/>
      </w:divBdr>
    </w:div>
    <w:div w:id="1495533226">
      <w:marLeft w:val="640"/>
      <w:marRight w:val="0"/>
      <w:marTop w:val="0"/>
      <w:marBottom w:val="0"/>
      <w:divBdr>
        <w:top w:val="none" w:sz="0" w:space="0" w:color="auto"/>
        <w:left w:val="none" w:sz="0" w:space="0" w:color="auto"/>
        <w:bottom w:val="none" w:sz="0" w:space="0" w:color="auto"/>
        <w:right w:val="none" w:sz="0" w:space="0" w:color="auto"/>
      </w:divBdr>
    </w:div>
    <w:div w:id="1496065962">
      <w:marLeft w:val="640"/>
      <w:marRight w:val="0"/>
      <w:marTop w:val="0"/>
      <w:marBottom w:val="0"/>
      <w:divBdr>
        <w:top w:val="none" w:sz="0" w:space="0" w:color="auto"/>
        <w:left w:val="none" w:sz="0" w:space="0" w:color="auto"/>
        <w:bottom w:val="none" w:sz="0" w:space="0" w:color="auto"/>
        <w:right w:val="none" w:sz="0" w:space="0" w:color="auto"/>
      </w:divBdr>
    </w:div>
    <w:div w:id="1496385679">
      <w:marLeft w:val="640"/>
      <w:marRight w:val="0"/>
      <w:marTop w:val="0"/>
      <w:marBottom w:val="0"/>
      <w:divBdr>
        <w:top w:val="none" w:sz="0" w:space="0" w:color="auto"/>
        <w:left w:val="none" w:sz="0" w:space="0" w:color="auto"/>
        <w:bottom w:val="none" w:sz="0" w:space="0" w:color="auto"/>
        <w:right w:val="none" w:sz="0" w:space="0" w:color="auto"/>
      </w:divBdr>
    </w:div>
    <w:div w:id="1497646599">
      <w:marLeft w:val="640"/>
      <w:marRight w:val="0"/>
      <w:marTop w:val="0"/>
      <w:marBottom w:val="0"/>
      <w:divBdr>
        <w:top w:val="none" w:sz="0" w:space="0" w:color="auto"/>
        <w:left w:val="none" w:sz="0" w:space="0" w:color="auto"/>
        <w:bottom w:val="none" w:sz="0" w:space="0" w:color="auto"/>
        <w:right w:val="none" w:sz="0" w:space="0" w:color="auto"/>
      </w:divBdr>
    </w:div>
    <w:div w:id="1498570378">
      <w:marLeft w:val="640"/>
      <w:marRight w:val="0"/>
      <w:marTop w:val="0"/>
      <w:marBottom w:val="0"/>
      <w:divBdr>
        <w:top w:val="none" w:sz="0" w:space="0" w:color="auto"/>
        <w:left w:val="none" w:sz="0" w:space="0" w:color="auto"/>
        <w:bottom w:val="none" w:sz="0" w:space="0" w:color="auto"/>
        <w:right w:val="none" w:sz="0" w:space="0" w:color="auto"/>
      </w:divBdr>
    </w:div>
    <w:div w:id="1498840591">
      <w:marLeft w:val="640"/>
      <w:marRight w:val="0"/>
      <w:marTop w:val="0"/>
      <w:marBottom w:val="0"/>
      <w:divBdr>
        <w:top w:val="none" w:sz="0" w:space="0" w:color="auto"/>
        <w:left w:val="none" w:sz="0" w:space="0" w:color="auto"/>
        <w:bottom w:val="none" w:sz="0" w:space="0" w:color="auto"/>
        <w:right w:val="none" w:sz="0" w:space="0" w:color="auto"/>
      </w:divBdr>
    </w:div>
    <w:div w:id="1500653003">
      <w:bodyDiv w:val="1"/>
      <w:marLeft w:val="0"/>
      <w:marRight w:val="0"/>
      <w:marTop w:val="0"/>
      <w:marBottom w:val="0"/>
      <w:divBdr>
        <w:top w:val="none" w:sz="0" w:space="0" w:color="auto"/>
        <w:left w:val="none" w:sz="0" w:space="0" w:color="auto"/>
        <w:bottom w:val="none" w:sz="0" w:space="0" w:color="auto"/>
        <w:right w:val="none" w:sz="0" w:space="0" w:color="auto"/>
      </w:divBdr>
    </w:div>
    <w:div w:id="1501233357">
      <w:marLeft w:val="640"/>
      <w:marRight w:val="0"/>
      <w:marTop w:val="0"/>
      <w:marBottom w:val="0"/>
      <w:divBdr>
        <w:top w:val="none" w:sz="0" w:space="0" w:color="auto"/>
        <w:left w:val="none" w:sz="0" w:space="0" w:color="auto"/>
        <w:bottom w:val="none" w:sz="0" w:space="0" w:color="auto"/>
        <w:right w:val="none" w:sz="0" w:space="0" w:color="auto"/>
      </w:divBdr>
    </w:div>
    <w:div w:id="1501578991">
      <w:marLeft w:val="640"/>
      <w:marRight w:val="0"/>
      <w:marTop w:val="0"/>
      <w:marBottom w:val="0"/>
      <w:divBdr>
        <w:top w:val="none" w:sz="0" w:space="0" w:color="auto"/>
        <w:left w:val="none" w:sz="0" w:space="0" w:color="auto"/>
        <w:bottom w:val="none" w:sz="0" w:space="0" w:color="auto"/>
        <w:right w:val="none" w:sz="0" w:space="0" w:color="auto"/>
      </w:divBdr>
    </w:div>
    <w:div w:id="1501890851">
      <w:bodyDiv w:val="1"/>
      <w:marLeft w:val="0"/>
      <w:marRight w:val="0"/>
      <w:marTop w:val="0"/>
      <w:marBottom w:val="0"/>
      <w:divBdr>
        <w:top w:val="none" w:sz="0" w:space="0" w:color="auto"/>
        <w:left w:val="none" w:sz="0" w:space="0" w:color="auto"/>
        <w:bottom w:val="none" w:sz="0" w:space="0" w:color="auto"/>
        <w:right w:val="none" w:sz="0" w:space="0" w:color="auto"/>
      </w:divBdr>
    </w:div>
    <w:div w:id="1502163541">
      <w:marLeft w:val="640"/>
      <w:marRight w:val="0"/>
      <w:marTop w:val="0"/>
      <w:marBottom w:val="0"/>
      <w:divBdr>
        <w:top w:val="none" w:sz="0" w:space="0" w:color="auto"/>
        <w:left w:val="none" w:sz="0" w:space="0" w:color="auto"/>
        <w:bottom w:val="none" w:sz="0" w:space="0" w:color="auto"/>
        <w:right w:val="none" w:sz="0" w:space="0" w:color="auto"/>
      </w:divBdr>
    </w:div>
    <w:div w:id="1502350049">
      <w:marLeft w:val="640"/>
      <w:marRight w:val="0"/>
      <w:marTop w:val="0"/>
      <w:marBottom w:val="0"/>
      <w:divBdr>
        <w:top w:val="none" w:sz="0" w:space="0" w:color="auto"/>
        <w:left w:val="none" w:sz="0" w:space="0" w:color="auto"/>
        <w:bottom w:val="none" w:sz="0" w:space="0" w:color="auto"/>
        <w:right w:val="none" w:sz="0" w:space="0" w:color="auto"/>
      </w:divBdr>
    </w:div>
    <w:div w:id="1502500728">
      <w:bodyDiv w:val="1"/>
      <w:marLeft w:val="0"/>
      <w:marRight w:val="0"/>
      <w:marTop w:val="0"/>
      <w:marBottom w:val="0"/>
      <w:divBdr>
        <w:top w:val="none" w:sz="0" w:space="0" w:color="auto"/>
        <w:left w:val="none" w:sz="0" w:space="0" w:color="auto"/>
        <w:bottom w:val="none" w:sz="0" w:space="0" w:color="auto"/>
        <w:right w:val="none" w:sz="0" w:space="0" w:color="auto"/>
      </w:divBdr>
    </w:div>
    <w:div w:id="1502812780">
      <w:bodyDiv w:val="1"/>
      <w:marLeft w:val="0"/>
      <w:marRight w:val="0"/>
      <w:marTop w:val="0"/>
      <w:marBottom w:val="0"/>
      <w:divBdr>
        <w:top w:val="none" w:sz="0" w:space="0" w:color="auto"/>
        <w:left w:val="none" w:sz="0" w:space="0" w:color="auto"/>
        <w:bottom w:val="none" w:sz="0" w:space="0" w:color="auto"/>
        <w:right w:val="none" w:sz="0" w:space="0" w:color="auto"/>
      </w:divBdr>
      <w:divsChild>
        <w:div w:id="12538859">
          <w:marLeft w:val="480"/>
          <w:marRight w:val="0"/>
          <w:marTop w:val="0"/>
          <w:marBottom w:val="0"/>
          <w:divBdr>
            <w:top w:val="none" w:sz="0" w:space="0" w:color="auto"/>
            <w:left w:val="none" w:sz="0" w:space="0" w:color="auto"/>
            <w:bottom w:val="none" w:sz="0" w:space="0" w:color="auto"/>
            <w:right w:val="none" w:sz="0" w:space="0" w:color="auto"/>
          </w:divBdr>
        </w:div>
        <w:div w:id="14696693">
          <w:marLeft w:val="480"/>
          <w:marRight w:val="0"/>
          <w:marTop w:val="0"/>
          <w:marBottom w:val="0"/>
          <w:divBdr>
            <w:top w:val="none" w:sz="0" w:space="0" w:color="auto"/>
            <w:left w:val="none" w:sz="0" w:space="0" w:color="auto"/>
            <w:bottom w:val="none" w:sz="0" w:space="0" w:color="auto"/>
            <w:right w:val="none" w:sz="0" w:space="0" w:color="auto"/>
          </w:divBdr>
        </w:div>
        <w:div w:id="31998457">
          <w:marLeft w:val="480"/>
          <w:marRight w:val="0"/>
          <w:marTop w:val="0"/>
          <w:marBottom w:val="0"/>
          <w:divBdr>
            <w:top w:val="none" w:sz="0" w:space="0" w:color="auto"/>
            <w:left w:val="none" w:sz="0" w:space="0" w:color="auto"/>
            <w:bottom w:val="none" w:sz="0" w:space="0" w:color="auto"/>
            <w:right w:val="none" w:sz="0" w:space="0" w:color="auto"/>
          </w:divBdr>
        </w:div>
        <w:div w:id="41756079">
          <w:marLeft w:val="480"/>
          <w:marRight w:val="0"/>
          <w:marTop w:val="0"/>
          <w:marBottom w:val="0"/>
          <w:divBdr>
            <w:top w:val="none" w:sz="0" w:space="0" w:color="auto"/>
            <w:left w:val="none" w:sz="0" w:space="0" w:color="auto"/>
            <w:bottom w:val="none" w:sz="0" w:space="0" w:color="auto"/>
            <w:right w:val="none" w:sz="0" w:space="0" w:color="auto"/>
          </w:divBdr>
        </w:div>
        <w:div w:id="45495401">
          <w:marLeft w:val="480"/>
          <w:marRight w:val="0"/>
          <w:marTop w:val="0"/>
          <w:marBottom w:val="0"/>
          <w:divBdr>
            <w:top w:val="none" w:sz="0" w:space="0" w:color="auto"/>
            <w:left w:val="none" w:sz="0" w:space="0" w:color="auto"/>
            <w:bottom w:val="none" w:sz="0" w:space="0" w:color="auto"/>
            <w:right w:val="none" w:sz="0" w:space="0" w:color="auto"/>
          </w:divBdr>
        </w:div>
        <w:div w:id="75909434">
          <w:marLeft w:val="480"/>
          <w:marRight w:val="0"/>
          <w:marTop w:val="0"/>
          <w:marBottom w:val="0"/>
          <w:divBdr>
            <w:top w:val="none" w:sz="0" w:space="0" w:color="auto"/>
            <w:left w:val="none" w:sz="0" w:space="0" w:color="auto"/>
            <w:bottom w:val="none" w:sz="0" w:space="0" w:color="auto"/>
            <w:right w:val="none" w:sz="0" w:space="0" w:color="auto"/>
          </w:divBdr>
        </w:div>
        <w:div w:id="84226633">
          <w:marLeft w:val="480"/>
          <w:marRight w:val="0"/>
          <w:marTop w:val="0"/>
          <w:marBottom w:val="0"/>
          <w:divBdr>
            <w:top w:val="none" w:sz="0" w:space="0" w:color="auto"/>
            <w:left w:val="none" w:sz="0" w:space="0" w:color="auto"/>
            <w:bottom w:val="none" w:sz="0" w:space="0" w:color="auto"/>
            <w:right w:val="none" w:sz="0" w:space="0" w:color="auto"/>
          </w:divBdr>
        </w:div>
        <w:div w:id="93937340">
          <w:marLeft w:val="480"/>
          <w:marRight w:val="0"/>
          <w:marTop w:val="0"/>
          <w:marBottom w:val="0"/>
          <w:divBdr>
            <w:top w:val="none" w:sz="0" w:space="0" w:color="auto"/>
            <w:left w:val="none" w:sz="0" w:space="0" w:color="auto"/>
            <w:bottom w:val="none" w:sz="0" w:space="0" w:color="auto"/>
            <w:right w:val="none" w:sz="0" w:space="0" w:color="auto"/>
          </w:divBdr>
        </w:div>
        <w:div w:id="111944734">
          <w:marLeft w:val="480"/>
          <w:marRight w:val="0"/>
          <w:marTop w:val="0"/>
          <w:marBottom w:val="0"/>
          <w:divBdr>
            <w:top w:val="none" w:sz="0" w:space="0" w:color="auto"/>
            <w:left w:val="none" w:sz="0" w:space="0" w:color="auto"/>
            <w:bottom w:val="none" w:sz="0" w:space="0" w:color="auto"/>
            <w:right w:val="none" w:sz="0" w:space="0" w:color="auto"/>
          </w:divBdr>
        </w:div>
        <w:div w:id="123810601">
          <w:marLeft w:val="480"/>
          <w:marRight w:val="0"/>
          <w:marTop w:val="0"/>
          <w:marBottom w:val="0"/>
          <w:divBdr>
            <w:top w:val="none" w:sz="0" w:space="0" w:color="auto"/>
            <w:left w:val="none" w:sz="0" w:space="0" w:color="auto"/>
            <w:bottom w:val="none" w:sz="0" w:space="0" w:color="auto"/>
            <w:right w:val="none" w:sz="0" w:space="0" w:color="auto"/>
          </w:divBdr>
        </w:div>
        <w:div w:id="133716256">
          <w:marLeft w:val="480"/>
          <w:marRight w:val="0"/>
          <w:marTop w:val="0"/>
          <w:marBottom w:val="0"/>
          <w:divBdr>
            <w:top w:val="none" w:sz="0" w:space="0" w:color="auto"/>
            <w:left w:val="none" w:sz="0" w:space="0" w:color="auto"/>
            <w:bottom w:val="none" w:sz="0" w:space="0" w:color="auto"/>
            <w:right w:val="none" w:sz="0" w:space="0" w:color="auto"/>
          </w:divBdr>
        </w:div>
        <w:div w:id="145633497">
          <w:marLeft w:val="480"/>
          <w:marRight w:val="0"/>
          <w:marTop w:val="0"/>
          <w:marBottom w:val="0"/>
          <w:divBdr>
            <w:top w:val="none" w:sz="0" w:space="0" w:color="auto"/>
            <w:left w:val="none" w:sz="0" w:space="0" w:color="auto"/>
            <w:bottom w:val="none" w:sz="0" w:space="0" w:color="auto"/>
            <w:right w:val="none" w:sz="0" w:space="0" w:color="auto"/>
          </w:divBdr>
        </w:div>
        <w:div w:id="174999255">
          <w:marLeft w:val="480"/>
          <w:marRight w:val="0"/>
          <w:marTop w:val="0"/>
          <w:marBottom w:val="0"/>
          <w:divBdr>
            <w:top w:val="none" w:sz="0" w:space="0" w:color="auto"/>
            <w:left w:val="none" w:sz="0" w:space="0" w:color="auto"/>
            <w:bottom w:val="none" w:sz="0" w:space="0" w:color="auto"/>
            <w:right w:val="none" w:sz="0" w:space="0" w:color="auto"/>
          </w:divBdr>
        </w:div>
        <w:div w:id="231427738">
          <w:marLeft w:val="480"/>
          <w:marRight w:val="0"/>
          <w:marTop w:val="0"/>
          <w:marBottom w:val="0"/>
          <w:divBdr>
            <w:top w:val="none" w:sz="0" w:space="0" w:color="auto"/>
            <w:left w:val="none" w:sz="0" w:space="0" w:color="auto"/>
            <w:bottom w:val="none" w:sz="0" w:space="0" w:color="auto"/>
            <w:right w:val="none" w:sz="0" w:space="0" w:color="auto"/>
          </w:divBdr>
        </w:div>
        <w:div w:id="244346178">
          <w:marLeft w:val="480"/>
          <w:marRight w:val="0"/>
          <w:marTop w:val="0"/>
          <w:marBottom w:val="0"/>
          <w:divBdr>
            <w:top w:val="none" w:sz="0" w:space="0" w:color="auto"/>
            <w:left w:val="none" w:sz="0" w:space="0" w:color="auto"/>
            <w:bottom w:val="none" w:sz="0" w:space="0" w:color="auto"/>
            <w:right w:val="none" w:sz="0" w:space="0" w:color="auto"/>
          </w:divBdr>
        </w:div>
        <w:div w:id="272395822">
          <w:marLeft w:val="480"/>
          <w:marRight w:val="0"/>
          <w:marTop w:val="0"/>
          <w:marBottom w:val="0"/>
          <w:divBdr>
            <w:top w:val="none" w:sz="0" w:space="0" w:color="auto"/>
            <w:left w:val="none" w:sz="0" w:space="0" w:color="auto"/>
            <w:bottom w:val="none" w:sz="0" w:space="0" w:color="auto"/>
            <w:right w:val="none" w:sz="0" w:space="0" w:color="auto"/>
          </w:divBdr>
        </w:div>
        <w:div w:id="317854114">
          <w:marLeft w:val="480"/>
          <w:marRight w:val="0"/>
          <w:marTop w:val="0"/>
          <w:marBottom w:val="0"/>
          <w:divBdr>
            <w:top w:val="none" w:sz="0" w:space="0" w:color="auto"/>
            <w:left w:val="none" w:sz="0" w:space="0" w:color="auto"/>
            <w:bottom w:val="none" w:sz="0" w:space="0" w:color="auto"/>
            <w:right w:val="none" w:sz="0" w:space="0" w:color="auto"/>
          </w:divBdr>
        </w:div>
        <w:div w:id="342785795">
          <w:marLeft w:val="480"/>
          <w:marRight w:val="0"/>
          <w:marTop w:val="0"/>
          <w:marBottom w:val="0"/>
          <w:divBdr>
            <w:top w:val="none" w:sz="0" w:space="0" w:color="auto"/>
            <w:left w:val="none" w:sz="0" w:space="0" w:color="auto"/>
            <w:bottom w:val="none" w:sz="0" w:space="0" w:color="auto"/>
            <w:right w:val="none" w:sz="0" w:space="0" w:color="auto"/>
          </w:divBdr>
        </w:div>
        <w:div w:id="374159480">
          <w:marLeft w:val="480"/>
          <w:marRight w:val="0"/>
          <w:marTop w:val="0"/>
          <w:marBottom w:val="0"/>
          <w:divBdr>
            <w:top w:val="none" w:sz="0" w:space="0" w:color="auto"/>
            <w:left w:val="none" w:sz="0" w:space="0" w:color="auto"/>
            <w:bottom w:val="none" w:sz="0" w:space="0" w:color="auto"/>
            <w:right w:val="none" w:sz="0" w:space="0" w:color="auto"/>
          </w:divBdr>
        </w:div>
        <w:div w:id="408382327">
          <w:marLeft w:val="480"/>
          <w:marRight w:val="0"/>
          <w:marTop w:val="0"/>
          <w:marBottom w:val="0"/>
          <w:divBdr>
            <w:top w:val="none" w:sz="0" w:space="0" w:color="auto"/>
            <w:left w:val="none" w:sz="0" w:space="0" w:color="auto"/>
            <w:bottom w:val="none" w:sz="0" w:space="0" w:color="auto"/>
            <w:right w:val="none" w:sz="0" w:space="0" w:color="auto"/>
          </w:divBdr>
        </w:div>
        <w:div w:id="411200086">
          <w:marLeft w:val="480"/>
          <w:marRight w:val="0"/>
          <w:marTop w:val="0"/>
          <w:marBottom w:val="0"/>
          <w:divBdr>
            <w:top w:val="none" w:sz="0" w:space="0" w:color="auto"/>
            <w:left w:val="none" w:sz="0" w:space="0" w:color="auto"/>
            <w:bottom w:val="none" w:sz="0" w:space="0" w:color="auto"/>
            <w:right w:val="none" w:sz="0" w:space="0" w:color="auto"/>
          </w:divBdr>
        </w:div>
        <w:div w:id="421683590">
          <w:marLeft w:val="480"/>
          <w:marRight w:val="0"/>
          <w:marTop w:val="0"/>
          <w:marBottom w:val="0"/>
          <w:divBdr>
            <w:top w:val="none" w:sz="0" w:space="0" w:color="auto"/>
            <w:left w:val="none" w:sz="0" w:space="0" w:color="auto"/>
            <w:bottom w:val="none" w:sz="0" w:space="0" w:color="auto"/>
            <w:right w:val="none" w:sz="0" w:space="0" w:color="auto"/>
          </w:divBdr>
        </w:div>
        <w:div w:id="474685562">
          <w:marLeft w:val="480"/>
          <w:marRight w:val="0"/>
          <w:marTop w:val="0"/>
          <w:marBottom w:val="0"/>
          <w:divBdr>
            <w:top w:val="none" w:sz="0" w:space="0" w:color="auto"/>
            <w:left w:val="none" w:sz="0" w:space="0" w:color="auto"/>
            <w:bottom w:val="none" w:sz="0" w:space="0" w:color="auto"/>
            <w:right w:val="none" w:sz="0" w:space="0" w:color="auto"/>
          </w:divBdr>
        </w:div>
        <w:div w:id="523323798">
          <w:marLeft w:val="480"/>
          <w:marRight w:val="0"/>
          <w:marTop w:val="0"/>
          <w:marBottom w:val="0"/>
          <w:divBdr>
            <w:top w:val="none" w:sz="0" w:space="0" w:color="auto"/>
            <w:left w:val="none" w:sz="0" w:space="0" w:color="auto"/>
            <w:bottom w:val="none" w:sz="0" w:space="0" w:color="auto"/>
            <w:right w:val="none" w:sz="0" w:space="0" w:color="auto"/>
          </w:divBdr>
        </w:div>
        <w:div w:id="561645948">
          <w:marLeft w:val="480"/>
          <w:marRight w:val="0"/>
          <w:marTop w:val="0"/>
          <w:marBottom w:val="0"/>
          <w:divBdr>
            <w:top w:val="none" w:sz="0" w:space="0" w:color="auto"/>
            <w:left w:val="none" w:sz="0" w:space="0" w:color="auto"/>
            <w:bottom w:val="none" w:sz="0" w:space="0" w:color="auto"/>
            <w:right w:val="none" w:sz="0" w:space="0" w:color="auto"/>
          </w:divBdr>
        </w:div>
        <w:div w:id="577328843">
          <w:marLeft w:val="480"/>
          <w:marRight w:val="0"/>
          <w:marTop w:val="0"/>
          <w:marBottom w:val="0"/>
          <w:divBdr>
            <w:top w:val="none" w:sz="0" w:space="0" w:color="auto"/>
            <w:left w:val="none" w:sz="0" w:space="0" w:color="auto"/>
            <w:bottom w:val="none" w:sz="0" w:space="0" w:color="auto"/>
            <w:right w:val="none" w:sz="0" w:space="0" w:color="auto"/>
          </w:divBdr>
        </w:div>
        <w:div w:id="599946891">
          <w:marLeft w:val="480"/>
          <w:marRight w:val="0"/>
          <w:marTop w:val="0"/>
          <w:marBottom w:val="0"/>
          <w:divBdr>
            <w:top w:val="none" w:sz="0" w:space="0" w:color="auto"/>
            <w:left w:val="none" w:sz="0" w:space="0" w:color="auto"/>
            <w:bottom w:val="none" w:sz="0" w:space="0" w:color="auto"/>
            <w:right w:val="none" w:sz="0" w:space="0" w:color="auto"/>
          </w:divBdr>
        </w:div>
        <w:div w:id="608778593">
          <w:marLeft w:val="480"/>
          <w:marRight w:val="0"/>
          <w:marTop w:val="0"/>
          <w:marBottom w:val="0"/>
          <w:divBdr>
            <w:top w:val="none" w:sz="0" w:space="0" w:color="auto"/>
            <w:left w:val="none" w:sz="0" w:space="0" w:color="auto"/>
            <w:bottom w:val="none" w:sz="0" w:space="0" w:color="auto"/>
            <w:right w:val="none" w:sz="0" w:space="0" w:color="auto"/>
          </w:divBdr>
        </w:div>
        <w:div w:id="621614500">
          <w:marLeft w:val="480"/>
          <w:marRight w:val="0"/>
          <w:marTop w:val="0"/>
          <w:marBottom w:val="0"/>
          <w:divBdr>
            <w:top w:val="none" w:sz="0" w:space="0" w:color="auto"/>
            <w:left w:val="none" w:sz="0" w:space="0" w:color="auto"/>
            <w:bottom w:val="none" w:sz="0" w:space="0" w:color="auto"/>
            <w:right w:val="none" w:sz="0" w:space="0" w:color="auto"/>
          </w:divBdr>
        </w:div>
        <w:div w:id="708915986">
          <w:marLeft w:val="480"/>
          <w:marRight w:val="0"/>
          <w:marTop w:val="0"/>
          <w:marBottom w:val="0"/>
          <w:divBdr>
            <w:top w:val="none" w:sz="0" w:space="0" w:color="auto"/>
            <w:left w:val="none" w:sz="0" w:space="0" w:color="auto"/>
            <w:bottom w:val="none" w:sz="0" w:space="0" w:color="auto"/>
            <w:right w:val="none" w:sz="0" w:space="0" w:color="auto"/>
          </w:divBdr>
        </w:div>
        <w:div w:id="724449523">
          <w:marLeft w:val="480"/>
          <w:marRight w:val="0"/>
          <w:marTop w:val="0"/>
          <w:marBottom w:val="0"/>
          <w:divBdr>
            <w:top w:val="none" w:sz="0" w:space="0" w:color="auto"/>
            <w:left w:val="none" w:sz="0" w:space="0" w:color="auto"/>
            <w:bottom w:val="none" w:sz="0" w:space="0" w:color="auto"/>
            <w:right w:val="none" w:sz="0" w:space="0" w:color="auto"/>
          </w:divBdr>
        </w:div>
        <w:div w:id="734551087">
          <w:marLeft w:val="480"/>
          <w:marRight w:val="0"/>
          <w:marTop w:val="0"/>
          <w:marBottom w:val="0"/>
          <w:divBdr>
            <w:top w:val="none" w:sz="0" w:space="0" w:color="auto"/>
            <w:left w:val="none" w:sz="0" w:space="0" w:color="auto"/>
            <w:bottom w:val="none" w:sz="0" w:space="0" w:color="auto"/>
            <w:right w:val="none" w:sz="0" w:space="0" w:color="auto"/>
          </w:divBdr>
        </w:div>
        <w:div w:id="771630204">
          <w:marLeft w:val="480"/>
          <w:marRight w:val="0"/>
          <w:marTop w:val="0"/>
          <w:marBottom w:val="0"/>
          <w:divBdr>
            <w:top w:val="none" w:sz="0" w:space="0" w:color="auto"/>
            <w:left w:val="none" w:sz="0" w:space="0" w:color="auto"/>
            <w:bottom w:val="none" w:sz="0" w:space="0" w:color="auto"/>
            <w:right w:val="none" w:sz="0" w:space="0" w:color="auto"/>
          </w:divBdr>
        </w:div>
        <w:div w:id="781262561">
          <w:marLeft w:val="480"/>
          <w:marRight w:val="0"/>
          <w:marTop w:val="0"/>
          <w:marBottom w:val="0"/>
          <w:divBdr>
            <w:top w:val="none" w:sz="0" w:space="0" w:color="auto"/>
            <w:left w:val="none" w:sz="0" w:space="0" w:color="auto"/>
            <w:bottom w:val="none" w:sz="0" w:space="0" w:color="auto"/>
            <w:right w:val="none" w:sz="0" w:space="0" w:color="auto"/>
          </w:divBdr>
        </w:div>
        <w:div w:id="801655143">
          <w:marLeft w:val="480"/>
          <w:marRight w:val="0"/>
          <w:marTop w:val="0"/>
          <w:marBottom w:val="0"/>
          <w:divBdr>
            <w:top w:val="none" w:sz="0" w:space="0" w:color="auto"/>
            <w:left w:val="none" w:sz="0" w:space="0" w:color="auto"/>
            <w:bottom w:val="none" w:sz="0" w:space="0" w:color="auto"/>
            <w:right w:val="none" w:sz="0" w:space="0" w:color="auto"/>
          </w:divBdr>
        </w:div>
        <w:div w:id="811366542">
          <w:marLeft w:val="480"/>
          <w:marRight w:val="0"/>
          <w:marTop w:val="0"/>
          <w:marBottom w:val="0"/>
          <w:divBdr>
            <w:top w:val="none" w:sz="0" w:space="0" w:color="auto"/>
            <w:left w:val="none" w:sz="0" w:space="0" w:color="auto"/>
            <w:bottom w:val="none" w:sz="0" w:space="0" w:color="auto"/>
            <w:right w:val="none" w:sz="0" w:space="0" w:color="auto"/>
          </w:divBdr>
        </w:div>
        <w:div w:id="857308084">
          <w:marLeft w:val="480"/>
          <w:marRight w:val="0"/>
          <w:marTop w:val="0"/>
          <w:marBottom w:val="0"/>
          <w:divBdr>
            <w:top w:val="none" w:sz="0" w:space="0" w:color="auto"/>
            <w:left w:val="none" w:sz="0" w:space="0" w:color="auto"/>
            <w:bottom w:val="none" w:sz="0" w:space="0" w:color="auto"/>
            <w:right w:val="none" w:sz="0" w:space="0" w:color="auto"/>
          </w:divBdr>
        </w:div>
        <w:div w:id="894899886">
          <w:marLeft w:val="480"/>
          <w:marRight w:val="0"/>
          <w:marTop w:val="0"/>
          <w:marBottom w:val="0"/>
          <w:divBdr>
            <w:top w:val="none" w:sz="0" w:space="0" w:color="auto"/>
            <w:left w:val="none" w:sz="0" w:space="0" w:color="auto"/>
            <w:bottom w:val="none" w:sz="0" w:space="0" w:color="auto"/>
            <w:right w:val="none" w:sz="0" w:space="0" w:color="auto"/>
          </w:divBdr>
        </w:div>
        <w:div w:id="938947554">
          <w:marLeft w:val="480"/>
          <w:marRight w:val="0"/>
          <w:marTop w:val="0"/>
          <w:marBottom w:val="0"/>
          <w:divBdr>
            <w:top w:val="none" w:sz="0" w:space="0" w:color="auto"/>
            <w:left w:val="none" w:sz="0" w:space="0" w:color="auto"/>
            <w:bottom w:val="none" w:sz="0" w:space="0" w:color="auto"/>
            <w:right w:val="none" w:sz="0" w:space="0" w:color="auto"/>
          </w:divBdr>
        </w:div>
        <w:div w:id="1055081003">
          <w:marLeft w:val="480"/>
          <w:marRight w:val="0"/>
          <w:marTop w:val="0"/>
          <w:marBottom w:val="0"/>
          <w:divBdr>
            <w:top w:val="none" w:sz="0" w:space="0" w:color="auto"/>
            <w:left w:val="none" w:sz="0" w:space="0" w:color="auto"/>
            <w:bottom w:val="none" w:sz="0" w:space="0" w:color="auto"/>
            <w:right w:val="none" w:sz="0" w:space="0" w:color="auto"/>
          </w:divBdr>
        </w:div>
        <w:div w:id="1056659379">
          <w:marLeft w:val="480"/>
          <w:marRight w:val="0"/>
          <w:marTop w:val="0"/>
          <w:marBottom w:val="0"/>
          <w:divBdr>
            <w:top w:val="none" w:sz="0" w:space="0" w:color="auto"/>
            <w:left w:val="none" w:sz="0" w:space="0" w:color="auto"/>
            <w:bottom w:val="none" w:sz="0" w:space="0" w:color="auto"/>
            <w:right w:val="none" w:sz="0" w:space="0" w:color="auto"/>
          </w:divBdr>
        </w:div>
        <w:div w:id="1070080295">
          <w:marLeft w:val="480"/>
          <w:marRight w:val="0"/>
          <w:marTop w:val="0"/>
          <w:marBottom w:val="0"/>
          <w:divBdr>
            <w:top w:val="none" w:sz="0" w:space="0" w:color="auto"/>
            <w:left w:val="none" w:sz="0" w:space="0" w:color="auto"/>
            <w:bottom w:val="none" w:sz="0" w:space="0" w:color="auto"/>
            <w:right w:val="none" w:sz="0" w:space="0" w:color="auto"/>
          </w:divBdr>
        </w:div>
        <w:div w:id="1084031492">
          <w:marLeft w:val="480"/>
          <w:marRight w:val="0"/>
          <w:marTop w:val="0"/>
          <w:marBottom w:val="0"/>
          <w:divBdr>
            <w:top w:val="none" w:sz="0" w:space="0" w:color="auto"/>
            <w:left w:val="none" w:sz="0" w:space="0" w:color="auto"/>
            <w:bottom w:val="none" w:sz="0" w:space="0" w:color="auto"/>
            <w:right w:val="none" w:sz="0" w:space="0" w:color="auto"/>
          </w:divBdr>
        </w:div>
        <w:div w:id="1099061114">
          <w:marLeft w:val="480"/>
          <w:marRight w:val="0"/>
          <w:marTop w:val="0"/>
          <w:marBottom w:val="0"/>
          <w:divBdr>
            <w:top w:val="none" w:sz="0" w:space="0" w:color="auto"/>
            <w:left w:val="none" w:sz="0" w:space="0" w:color="auto"/>
            <w:bottom w:val="none" w:sz="0" w:space="0" w:color="auto"/>
            <w:right w:val="none" w:sz="0" w:space="0" w:color="auto"/>
          </w:divBdr>
        </w:div>
        <w:div w:id="1166164212">
          <w:marLeft w:val="480"/>
          <w:marRight w:val="0"/>
          <w:marTop w:val="0"/>
          <w:marBottom w:val="0"/>
          <w:divBdr>
            <w:top w:val="none" w:sz="0" w:space="0" w:color="auto"/>
            <w:left w:val="none" w:sz="0" w:space="0" w:color="auto"/>
            <w:bottom w:val="none" w:sz="0" w:space="0" w:color="auto"/>
            <w:right w:val="none" w:sz="0" w:space="0" w:color="auto"/>
          </w:divBdr>
        </w:div>
        <w:div w:id="1167551875">
          <w:marLeft w:val="480"/>
          <w:marRight w:val="0"/>
          <w:marTop w:val="0"/>
          <w:marBottom w:val="0"/>
          <w:divBdr>
            <w:top w:val="none" w:sz="0" w:space="0" w:color="auto"/>
            <w:left w:val="none" w:sz="0" w:space="0" w:color="auto"/>
            <w:bottom w:val="none" w:sz="0" w:space="0" w:color="auto"/>
            <w:right w:val="none" w:sz="0" w:space="0" w:color="auto"/>
          </w:divBdr>
        </w:div>
        <w:div w:id="1168179633">
          <w:marLeft w:val="480"/>
          <w:marRight w:val="0"/>
          <w:marTop w:val="0"/>
          <w:marBottom w:val="0"/>
          <w:divBdr>
            <w:top w:val="none" w:sz="0" w:space="0" w:color="auto"/>
            <w:left w:val="none" w:sz="0" w:space="0" w:color="auto"/>
            <w:bottom w:val="none" w:sz="0" w:space="0" w:color="auto"/>
            <w:right w:val="none" w:sz="0" w:space="0" w:color="auto"/>
          </w:divBdr>
        </w:div>
        <w:div w:id="1320500284">
          <w:marLeft w:val="480"/>
          <w:marRight w:val="0"/>
          <w:marTop w:val="0"/>
          <w:marBottom w:val="0"/>
          <w:divBdr>
            <w:top w:val="none" w:sz="0" w:space="0" w:color="auto"/>
            <w:left w:val="none" w:sz="0" w:space="0" w:color="auto"/>
            <w:bottom w:val="none" w:sz="0" w:space="0" w:color="auto"/>
            <w:right w:val="none" w:sz="0" w:space="0" w:color="auto"/>
          </w:divBdr>
        </w:div>
        <w:div w:id="1344429044">
          <w:marLeft w:val="480"/>
          <w:marRight w:val="0"/>
          <w:marTop w:val="0"/>
          <w:marBottom w:val="0"/>
          <w:divBdr>
            <w:top w:val="none" w:sz="0" w:space="0" w:color="auto"/>
            <w:left w:val="none" w:sz="0" w:space="0" w:color="auto"/>
            <w:bottom w:val="none" w:sz="0" w:space="0" w:color="auto"/>
            <w:right w:val="none" w:sz="0" w:space="0" w:color="auto"/>
          </w:divBdr>
        </w:div>
        <w:div w:id="1355687589">
          <w:marLeft w:val="480"/>
          <w:marRight w:val="0"/>
          <w:marTop w:val="0"/>
          <w:marBottom w:val="0"/>
          <w:divBdr>
            <w:top w:val="none" w:sz="0" w:space="0" w:color="auto"/>
            <w:left w:val="none" w:sz="0" w:space="0" w:color="auto"/>
            <w:bottom w:val="none" w:sz="0" w:space="0" w:color="auto"/>
            <w:right w:val="none" w:sz="0" w:space="0" w:color="auto"/>
          </w:divBdr>
        </w:div>
        <w:div w:id="1366442535">
          <w:marLeft w:val="480"/>
          <w:marRight w:val="0"/>
          <w:marTop w:val="0"/>
          <w:marBottom w:val="0"/>
          <w:divBdr>
            <w:top w:val="none" w:sz="0" w:space="0" w:color="auto"/>
            <w:left w:val="none" w:sz="0" w:space="0" w:color="auto"/>
            <w:bottom w:val="none" w:sz="0" w:space="0" w:color="auto"/>
            <w:right w:val="none" w:sz="0" w:space="0" w:color="auto"/>
          </w:divBdr>
        </w:div>
        <w:div w:id="1419256324">
          <w:marLeft w:val="480"/>
          <w:marRight w:val="0"/>
          <w:marTop w:val="0"/>
          <w:marBottom w:val="0"/>
          <w:divBdr>
            <w:top w:val="none" w:sz="0" w:space="0" w:color="auto"/>
            <w:left w:val="none" w:sz="0" w:space="0" w:color="auto"/>
            <w:bottom w:val="none" w:sz="0" w:space="0" w:color="auto"/>
            <w:right w:val="none" w:sz="0" w:space="0" w:color="auto"/>
          </w:divBdr>
        </w:div>
        <w:div w:id="1425301951">
          <w:marLeft w:val="480"/>
          <w:marRight w:val="0"/>
          <w:marTop w:val="0"/>
          <w:marBottom w:val="0"/>
          <w:divBdr>
            <w:top w:val="none" w:sz="0" w:space="0" w:color="auto"/>
            <w:left w:val="none" w:sz="0" w:space="0" w:color="auto"/>
            <w:bottom w:val="none" w:sz="0" w:space="0" w:color="auto"/>
            <w:right w:val="none" w:sz="0" w:space="0" w:color="auto"/>
          </w:divBdr>
        </w:div>
        <w:div w:id="1489633658">
          <w:marLeft w:val="480"/>
          <w:marRight w:val="0"/>
          <w:marTop w:val="0"/>
          <w:marBottom w:val="0"/>
          <w:divBdr>
            <w:top w:val="none" w:sz="0" w:space="0" w:color="auto"/>
            <w:left w:val="none" w:sz="0" w:space="0" w:color="auto"/>
            <w:bottom w:val="none" w:sz="0" w:space="0" w:color="auto"/>
            <w:right w:val="none" w:sz="0" w:space="0" w:color="auto"/>
          </w:divBdr>
        </w:div>
        <w:div w:id="1527209737">
          <w:marLeft w:val="480"/>
          <w:marRight w:val="0"/>
          <w:marTop w:val="0"/>
          <w:marBottom w:val="0"/>
          <w:divBdr>
            <w:top w:val="none" w:sz="0" w:space="0" w:color="auto"/>
            <w:left w:val="none" w:sz="0" w:space="0" w:color="auto"/>
            <w:bottom w:val="none" w:sz="0" w:space="0" w:color="auto"/>
            <w:right w:val="none" w:sz="0" w:space="0" w:color="auto"/>
          </w:divBdr>
        </w:div>
        <w:div w:id="1575234421">
          <w:marLeft w:val="480"/>
          <w:marRight w:val="0"/>
          <w:marTop w:val="0"/>
          <w:marBottom w:val="0"/>
          <w:divBdr>
            <w:top w:val="none" w:sz="0" w:space="0" w:color="auto"/>
            <w:left w:val="none" w:sz="0" w:space="0" w:color="auto"/>
            <w:bottom w:val="none" w:sz="0" w:space="0" w:color="auto"/>
            <w:right w:val="none" w:sz="0" w:space="0" w:color="auto"/>
          </w:divBdr>
        </w:div>
        <w:div w:id="1602835625">
          <w:marLeft w:val="480"/>
          <w:marRight w:val="0"/>
          <w:marTop w:val="0"/>
          <w:marBottom w:val="0"/>
          <w:divBdr>
            <w:top w:val="none" w:sz="0" w:space="0" w:color="auto"/>
            <w:left w:val="none" w:sz="0" w:space="0" w:color="auto"/>
            <w:bottom w:val="none" w:sz="0" w:space="0" w:color="auto"/>
            <w:right w:val="none" w:sz="0" w:space="0" w:color="auto"/>
          </w:divBdr>
        </w:div>
        <w:div w:id="1609655380">
          <w:marLeft w:val="480"/>
          <w:marRight w:val="0"/>
          <w:marTop w:val="0"/>
          <w:marBottom w:val="0"/>
          <w:divBdr>
            <w:top w:val="none" w:sz="0" w:space="0" w:color="auto"/>
            <w:left w:val="none" w:sz="0" w:space="0" w:color="auto"/>
            <w:bottom w:val="none" w:sz="0" w:space="0" w:color="auto"/>
            <w:right w:val="none" w:sz="0" w:space="0" w:color="auto"/>
          </w:divBdr>
        </w:div>
        <w:div w:id="1697732790">
          <w:marLeft w:val="480"/>
          <w:marRight w:val="0"/>
          <w:marTop w:val="0"/>
          <w:marBottom w:val="0"/>
          <w:divBdr>
            <w:top w:val="none" w:sz="0" w:space="0" w:color="auto"/>
            <w:left w:val="none" w:sz="0" w:space="0" w:color="auto"/>
            <w:bottom w:val="none" w:sz="0" w:space="0" w:color="auto"/>
            <w:right w:val="none" w:sz="0" w:space="0" w:color="auto"/>
          </w:divBdr>
        </w:div>
        <w:div w:id="1743521978">
          <w:marLeft w:val="480"/>
          <w:marRight w:val="0"/>
          <w:marTop w:val="0"/>
          <w:marBottom w:val="0"/>
          <w:divBdr>
            <w:top w:val="none" w:sz="0" w:space="0" w:color="auto"/>
            <w:left w:val="none" w:sz="0" w:space="0" w:color="auto"/>
            <w:bottom w:val="none" w:sz="0" w:space="0" w:color="auto"/>
            <w:right w:val="none" w:sz="0" w:space="0" w:color="auto"/>
          </w:divBdr>
        </w:div>
        <w:div w:id="1809936193">
          <w:marLeft w:val="480"/>
          <w:marRight w:val="0"/>
          <w:marTop w:val="0"/>
          <w:marBottom w:val="0"/>
          <w:divBdr>
            <w:top w:val="none" w:sz="0" w:space="0" w:color="auto"/>
            <w:left w:val="none" w:sz="0" w:space="0" w:color="auto"/>
            <w:bottom w:val="none" w:sz="0" w:space="0" w:color="auto"/>
            <w:right w:val="none" w:sz="0" w:space="0" w:color="auto"/>
          </w:divBdr>
        </w:div>
        <w:div w:id="1814172945">
          <w:marLeft w:val="480"/>
          <w:marRight w:val="0"/>
          <w:marTop w:val="0"/>
          <w:marBottom w:val="0"/>
          <w:divBdr>
            <w:top w:val="none" w:sz="0" w:space="0" w:color="auto"/>
            <w:left w:val="none" w:sz="0" w:space="0" w:color="auto"/>
            <w:bottom w:val="none" w:sz="0" w:space="0" w:color="auto"/>
            <w:right w:val="none" w:sz="0" w:space="0" w:color="auto"/>
          </w:divBdr>
        </w:div>
        <w:div w:id="1826505493">
          <w:marLeft w:val="480"/>
          <w:marRight w:val="0"/>
          <w:marTop w:val="0"/>
          <w:marBottom w:val="0"/>
          <w:divBdr>
            <w:top w:val="none" w:sz="0" w:space="0" w:color="auto"/>
            <w:left w:val="none" w:sz="0" w:space="0" w:color="auto"/>
            <w:bottom w:val="none" w:sz="0" w:space="0" w:color="auto"/>
            <w:right w:val="none" w:sz="0" w:space="0" w:color="auto"/>
          </w:divBdr>
        </w:div>
        <w:div w:id="1860507069">
          <w:marLeft w:val="480"/>
          <w:marRight w:val="0"/>
          <w:marTop w:val="0"/>
          <w:marBottom w:val="0"/>
          <w:divBdr>
            <w:top w:val="none" w:sz="0" w:space="0" w:color="auto"/>
            <w:left w:val="none" w:sz="0" w:space="0" w:color="auto"/>
            <w:bottom w:val="none" w:sz="0" w:space="0" w:color="auto"/>
            <w:right w:val="none" w:sz="0" w:space="0" w:color="auto"/>
          </w:divBdr>
        </w:div>
        <w:div w:id="1939098140">
          <w:marLeft w:val="480"/>
          <w:marRight w:val="0"/>
          <w:marTop w:val="0"/>
          <w:marBottom w:val="0"/>
          <w:divBdr>
            <w:top w:val="none" w:sz="0" w:space="0" w:color="auto"/>
            <w:left w:val="none" w:sz="0" w:space="0" w:color="auto"/>
            <w:bottom w:val="none" w:sz="0" w:space="0" w:color="auto"/>
            <w:right w:val="none" w:sz="0" w:space="0" w:color="auto"/>
          </w:divBdr>
        </w:div>
        <w:div w:id="1955359542">
          <w:marLeft w:val="480"/>
          <w:marRight w:val="0"/>
          <w:marTop w:val="0"/>
          <w:marBottom w:val="0"/>
          <w:divBdr>
            <w:top w:val="none" w:sz="0" w:space="0" w:color="auto"/>
            <w:left w:val="none" w:sz="0" w:space="0" w:color="auto"/>
            <w:bottom w:val="none" w:sz="0" w:space="0" w:color="auto"/>
            <w:right w:val="none" w:sz="0" w:space="0" w:color="auto"/>
          </w:divBdr>
        </w:div>
        <w:div w:id="1958170891">
          <w:marLeft w:val="480"/>
          <w:marRight w:val="0"/>
          <w:marTop w:val="0"/>
          <w:marBottom w:val="0"/>
          <w:divBdr>
            <w:top w:val="none" w:sz="0" w:space="0" w:color="auto"/>
            <w:left w:val="none" w:sz="0" w:space="0" w:color="auto"/>
            <w:bottom w:val="none" w:sz="0" w:space="0" w:color="auto"/>
            <w:right w:val="none" w:sz="0" w:space="0" w:color="auto"/>
          </w:divBdr>
        </w:div>
        <w:div w:id="1988391874">
          <w:marLeft w:val="480"/>
          <w:marRight w:val="0"/>
          <w:marTop w:val="0"/>
          <w:marBottom w:val="0"/>
          <w:divBdr>
            <w:top w:val="none" w:sz="0" w:space="0" w:color="auto"/>
            <w:left w:val="none" w:sz="0" w:space="0" w:color="auto"/>
            <w:bottom w:val="none" w:sz="0" w:space="0" w:color="auto"/>
            <w:right w:val="none" w:sz="0" w:space="0" w:color="auto"/>
          </w:divBdr>
        </w:div>
        <w:div w:id="2035374236">
          <w:marLeft w:val="480"/>
          <w:marRight w:val="0"/>
          <w:marTop w:val="0"/>
          <w:marBottom w:val="0"/>
          <w:divBdr>
            <w:top w:val="none" w:sz="0" w:space="0" w:color="auto"/>
            <w:left w:val="none" w:sz="0" w:space="0" w:color="auto"/>
            <w:bottom w:val="none" w:sz="0" w:space="0" w:color="auto"/>
            <w:right w:val="none" w:sz="0" w:space="0" w:color="auto"/>
          </w:divBdr>
        </w:div>
        <w:div w:id="2054428293">
          <w:marLeft w:val="480"/>
          <w:marRight w:val="0"/>
          <w:marTop w:val="0"/>
          <w:marBottom w:val="0"/>
          <w:divBdr>
            <w:top w:val="none" w:sz="0" w:space="0" w:color="auto"/>
            <w:left w:val="none" w:sz="0" w:space="0" w:color="auto"/>
            <w:bottom w:val="none" w:sz="0" w:space="0" w:color="auto"/>
            <w:right w:val="none" w:sz="0" w:space="0" w:color="auto"/>
          </w:divBdr>
        </w:div>
        <w:div w:id="2074237678">
          <w:marLeft w:val="480"/>
          <w:marRight w:val="0"/>
          <w:marTop w:val="0"/>
          <w:marBottom w:val="0"/>
          <w:divBdr>
            <w:top w:val="none" w:sz="0" w:space="0" w:color="auto"/>
            <w:left w:val="none" w:sz="0" w:space="0" w:color="auto"/>
            <w:bottom w:val="none" w:sz="0" w:space="0" w:color="auto"/>
            <w:right w:val="none" w:sz="0" w:space="0" w:color="auto"/>
          </w:divBdr>
        </w:div>
      </w:divsChild>
    </w:div>
    <w:div w:id="1503353250">
      <w:marLeft w:val="640"/>
      <w:marRight w:val="0"/>
      <w:marTop w:val="0"/>
      <w:marBottom w:val="0"/>
      <w:divBdr>
        <w:top w:val="none" w:sz="0" w:space="0" w:color="auto"/>
        <w:left w:val="none" w:sz="0" w:space="0" w:color="auto"/>
        <w:bottom w:val="none" w:sz="0" w:space="0" w:color="auto"/>
        <w:right w:val="none" w:sz="0" w:space="0" w:color="auto"/>
      </w:divBdr>
    </w:div>
    <w:div w:id="1503623510">
      <w:marLeft w:val="640"/>
      <w:marRight w:val="0"/>
      <w:marTop w:val="0"/>
      <w:marBottom w:val="0"/>
      <w:divBdr>
        <w:top w:val="none" w:sz="0" w:space="0" w:color="auto"/>
        <w:left w:val="none" w:sz="0" w:space="0" w:color="auto"/>
        <w:bottom w:val="none" w:sz="0" w:space="0" w:color="auto"/>
        <w:right w:val="none" w:sz="0" w:space="0" w:color="auto"/>
      </w:divBdr>
    </w:div>
    <w:div w:id="1503819082">
      <w:marLeft w:val="640"/>
      <w:marRight w:val="0"/>
      <w:marTop w:val="0"/>
      <w:marBottom w:val="0"/>
      <w:divBdr>
        <w:top w:val="none" w:sz="0" w:space="0" w:color="auto"/>
        <w:left w:val="none" w:sz="0" w:space="0" w:color="auto"/>
        <w:bottom w:val="none" w:sz="0" w:space="0" w:color="auto"/>
        <w:right w:val="none" w:sz="0" w:space="0" w:color="auto"/>
      </w:divBdr>
    </w:div>
    <w:div w:id="1504083780">
      <w:marLeft w:val="640"/>
      <w:marRight w:val="0"/>
      <w:marTop w:val="0"/>
      <w:marBottom w:val="0"/>
      <w:divBdr>
        <w:top w:val="none" w:sz="0" w:space="0" w:color="auto"/>
        <w:left w:val="none" w:sz="0" w:space="0" w:color="auto"/>
        <w:bottom w:val="none" w:sz="0" w:space="0" w:color="auto"/>
        <w:right w:val="none" w:sz="0" w:space="0" w:color="auto"/>
      </w:divBdr>
    </w:div>
    <w:div w:id="1504276167">
      <w:marLeft w:val="640"/>
      <w:marRight w:val="0"/>
      <w:marTop w:val="0"/>
      <w:marBottom w:val="0"/>
      <w:divBdr>
        <w:top w:val="none" w:sz="0" w:space="0" w:color="auto"/>
        <w:left w:val="none" w:sz="0" w:space="0" w:color="auto"/>
        <w:bottom w:val="none" w:sz="0" w:space="0" w:color="auto"/>
        <w:right w:val="none" w:sz="0" w:space="0" w:color="auto"/>
      </w:divBdr>
    </w:div>
    <w:div w:id="1504397875">
      <w:bodyDiv w:val="1"/>
      <w:marLeft w:val="0"/>
      <w:marRight w:val="0"/>
      <w:marTop w:val="0"/>
      <w:marBottom w:val="0"/>
      <w:divBdr>
        <w:top w:val="none" w:sz="0" w:space="0" w:color="auto"/>
        <w:left w:val="none" w:sz="0" w:space="0" w:color="auto"/>
        <w:bottom w:val="none" w:sz="0" w:space="0" w:color="auto"/>
        <w:right w:val="none" w:sz="0" w:space="0" w:color="auto"/>
      </w:divBdr>
    </w:div>
    <w:div w:id="1505247441">
      <w:marLeft w:val="640"/>
      <w:marRight w:val="0"/>
      <w:marTop w:val="0"/>
      <w:marBottom w:val="0"/>
      <w:divBdr>
        <w:top w:val="none" w:sz="0" w:space="0" w:color="auto"/>
        <w:left w:val="none" w:sz="0" w:space="0" w:color="auto"/>
        <w:bottom w:val="none" w:sz="0" w:space="0" w:color="auto"/>
        <w:right w:val="none" w:sz="0" w:space="0" w:color="auto"/>
      </w:divBdr>
    </w:div>
    <w:div w:id="1505392556">
      <w:bodyDiv w:val="1"/>
      <w:marLeft w:val="0"/>
      <w:marRight w:val="0"/>
      <w:marTop w:val="0"/>
      <w:marBottom w:val="0"/>
      <w:divBdr>
        <w:top w:val="none" w:sz="0" w:space="0" w:color="auto"/>
        <w:left w:val="none" w:sz="0" w:space="0" w:color="auto"/>
        <w:bottom w:val="none" w:sz="0" w:space="0" w:color="auto"/>
        <w:right w:val="none" w:sz="0" w:space="0" w:color="auto"/>
      </w:divBdr>
    </w:div>
    <w:div w:id="1505625156">
      <w:marLeft w:val="640"/>
      <w:marRight w:val="0"/>
      <w:marTop w:val="0"/>
      <w:marBottom w:val="0"/>
      <w:divBdr>
        <w:top w:val="none" w:sz="0" w:space="0" w:color="auto"/>
        <w:left w:val="none" w:sz="0" w:space="0" w:color="auto"/>
        <w:bottom w:val="none" w:sz="0" w:space="0" w:color="auto"/>
        <w:right w:val="none" w:sz="0" w:space="0" w:color="auto"/>
      </w:divBdr>
    </w:div>
    <w:div w:id="1505709896">
      <w:bodyDiv w:val="1"/>
      <w:marLeft w:val="0"/>
      <w:marRight w:val="0"/>
      <w:marTop w:val="0"/>
      <w:marBottom w:val="0"/>
      <w:divBdr>
        <w:top w:val="none" w:sz="0" w:space="0" w:color="auto"/>
        <w:left w:val="none" w:sz="0" w:space="0" w:color="auto"/>
        <w:bottom w:val="none" w:sz="0" w:space="0" w:color="auto"/>
        <w:right w:val="none" w:sz="0" w:space="0" w:color="auto"/>
      </w:divBdr>
      <w:divsChild>
        <w:div w:id="44375611">
          <w:marLeft w:val="480"/>
          <w:marRight w:val="0"/>
          <w:marTop w:val="0"/>
          <w:marBottom w:val="0"/>
          <w:divBdr>
            <w:top w:val="none" w:sz="0" w:space="0" w:color="auto"/>
            <w:left w:val="none" w:sz="0" w:space="0" w:color="auto"/>
            <w:bottom w:val="none" w:sz="0" w:space="0" w:color="auto"/>
            <w:right w:val="none" w:sz="0" w:space="0" w:color="auto"/>
          </w:divBdr>
        </w:div>
        <w:div w:id="57410596">
          <w:marLeft w:val="480"/>
          <w:marRight w:val="0"/>
          <w:marTop w:val="0"/>
          <w:marBottom w:val="0"/>
          <w:divBdr>
            <w:top w:val="none" w:sz="0" w:space="0" w:color="auto"/>
            <w:left w:val="none" w:sz="0" w:space="0" w:color="auto"/>
            <w:bottom w:val="none" w:sz="0" w:space="0" w:color="auto"/>
            <w:right w:val="none" w:sz="0" w:space="0" w:color="auto"/>
          </w:divBdr>
        </w:div>
        <w:div w:id="130832412">
          <w:marLeft w:val="480"/>
          <w:marRight w:val="0"/>
          <w:marTop w:val="0"/>
          <w:marBottom w:val="0"/>
          <w:divBdr>
            <w:top w:val="none" w:sz="0" w:space="0" w:color="auto"/>
            <w:left w:val="none" w:sz="0" w:space="0" w:color="auto"/>
            <w:bottom w:val="none" w:sz="0" w:space="0" w:color="auto"/>
            <w:right w:val="none" w:sz="0" w:space="0" w:color="auto"/>
          </w:divBdr>
        </w:div>
        <w:div w:id="193158284">
          <w:marLeft w:val="480"/>
          <w:marRight w:val="0"/>
          <w:marTop w:val="0"/>
          <w:marBottom w:val="0"/>
          <w:divBdr>
            <w:top w:val="none" w:sz="0" w:space="0" w:color="auto"/>
            <w:left w:val="none" w:sz="0" w:space="0" w:color="auto"/>
            <w:bottom w:val="none" w:sz="0" w:space="0" w:color="auto"/>
            <w:right w:val="none" w:sz="0" w:space="0" w:color="auto"/>
          </w:divBdr>
        </w:div>
        <w:div w:id="288441906">
          <w:marLeft w:val="480"/>
          <w:marRight w:val="0"/>
          <w:marTop w:val="0"/>
          <w:marBottom w:val="0"/>
          <w:divBdr>
            <w:top w:val="none" w:sz="0" w:space="0" w:color="auto"/>
            <w:left w:val="none" w:sz="0" w:space="0" w:color="auto"/>
            <w:bottom w:val="none" w:sz="0" w:space="0" w:color="auto"/>
            <w:right w:val="none" w:sz="0" w:space="0" w:color="auto"/>
          </w:divBdr>
        </w:div>
        <w:div w:id="293566690">
          <w:marLeft w:val="480"/>
          <w:marRight w:val="0"/>
          <w:marTop w:val="0"/>
          <w:marBottom w:val="0"/>
          <w:divBdr>
            <w:top w:val="none" w:sz="0" w:space="0" w:color="auto"/>
            <w:left w:val="none" w:sz="0" w:space="0" w:color="auto"/>
            <w:bottom w:val="none" w:sz="0" w:space="0" w:color="auto"/>
            <w:right w:val="none" w:sz="0" w:space="0" w:color="auto"/>
          </w:divBdr>
        </w:div>
        <w:div w:id="301739402">
          <w:marLeft w:val="480"/>
          <w:marRight w:val="0"/>
          <w:marTop w:val="0"/>
          <w:marBottom w:val="0"/>
          <w:divBdr>
            <w:top w:val="none" w:sz="0" w:space="0" w:color="auto"/>
            <w:left w:val="none" w:sz="0" w:space="0" w:color="auto"/>
            <w:bottom w:val="none" w:sz="0" w:space="0" w:color="auto"/>
            <w:right w:val="none" w:sz="0" w:space="0" w:color="auto"/>
          </w:divBdr>
        </w:div>
        <w:div w:id="313023314">
          <w:marLeft w:val="480"/>
          <w:marRight w:val="0"/>
          <w:marTop w:val="0"/>
          <w:marBottom w:val="0"/>
          <w:divBdr>
            <w:top w:val="none" w:sz="0" w:space="0" w:color="auto"/>
            <w:left w:val="none" w:sz="0" w:space="0" w:color="auto"/>
            <w:bottom w:val="none" w:sz="0" w:space="0" w:color="auto"/>
            <w:right w:val="none" w:sz="0" w:space="0" w:color="auto"/>
          </w:divBdr>
        </w:div>
        <w:div w:id="314191116">
          <w:marLeft w:val="480"/>
          <w:marRight w:val="0"/>
          <w:marTop w:val="0"/>
          <w:marBottom w:val="0"/>
          <w:divBdr>
            <w:top w:val="none" w:sz="0" w:space="0" w:color="auto"/>
            <w:left w:val="none" w:sz="0" w:space="0" w:color="auto"/>
            <w:bottom w:val="none" w:sz="0" w:space="0" w:color="auto"/>
            <w:right w:val="none" w:sz="0" w:space="0" w:color="auto"/>
          </w:divBdr>
        </w:div>
        <w:div w:id="315496189">
          <w:marLeft w:val="480"/>
          <w:marRight w:val="0"/>
          <w:marTop w:val="0"/>
          <w:marBottom w:val="0"/>
          <w:divBdr>
            <w:top w:val="none" w:sz="0" w:space="0" w:color="auto"/>
            <w:left w:val="none" w:sz="0" w:space="0" w:color="auto"/>
            <w:bottom w:val="none" w:sz="0" w:space="0" w:color="auto"/>
            <w:right w:val="none" w:sz="0" w:space="0" w:color="auto"/>
          </w:divBdr>
        </w:div>
        <w:div w:id="415981414">
          <w:marLeft w:val="480"/>
          <w:marRight w:val="0"/>
          <w:marTop w:val="0"/>
          <w:marBottom w:val="0"/>
          <w:divBdr>
            <w:top w:val="none" w:sz="0" w:space="0" w:color="auto"/>
            <w:left w:val="none" w:sz="0" w:space="0" w:color="auto"/>
            <w:bottom w:val="none" w:sz="0" w:space="0" w:color="auto"/>
            <w:right w:val="none" w:sz="0" w:space="0" w:color="auto"/>
          </w:divBdr>
        </w:div>
        <w:div w:id="441924841">
          <w:marLeft w:val="480"/>
          <w:marRight w:val="0"/>
          <w:marTop w:val="0"/>
          <w:marBottom w:val="0"/>
          <w:divBdr>
            <w:top w:val="none" w:sz="0" w:space="0" w:color="auto"/>
            <w:left w:val="none" w:sz="0" w:space="0" w:color="auto"/>
            <w:bottom w:val="none" w:sz="0" w:space="0" w:color="auto"/>
            <w:right w:val="none" w:sz="0" w:space="0" w:color="auto"/>
          </w:divBdr>
        </w:div>
        <w:div w:id="472329608">
          <w:marLeft w:val="480"/>
          <w:marRight w:val="0"/>
          <w:marTop w:val="0"/>
          <w:marBottom w:val="0"/>
          <w:divBdr>
            <w:top w:val="none" w:sz="0" w:space="0" w:color="auto"/>
            <w:left w:val="none" w:sz="0" w:space="0" w:color="auto"/>
            <w:bottom w:val="none" w:sz="0" w:space="0" w:color="auto"/>
            <w:right w:val="none" w:sz="0" w:space="0" w:color="auto"/>
          </w:divBdr>
        </w:div>
        <w:div w:id="499085629">
          <w:marLeft w:val="480"/>
          <w:marRight w:val="0"/>
          <w:marTop w:val="0"/>
          <w:marBottom w:val="0"/>
          <w:divBdr>
            <w:top w:val="none" w:sz="0" w:space="0" w:color="auto"/>
            <w:left w:val="none" w:sz="0" w:space="0" w:color="auto"/>
            <w:bottom w:val="none" w:sz="0" w:space="0" w:color="auto"/>
            <w:right w:val="none" w:sz="0" w:space="0" w:color="auto"/>
          </w:divBdr>
        </w:div>
        <w:div w:id="504827598">
          <w:marLeft w:val="480"/>
          <w:marRight w:val="0"/>
          <w:marTop w:val="0"/>
          <w:marBottom w:val="0"/>
          <w:divBdr>
            <w:top w:val="none" w:sz="0" w:space="0" w:color="auto"/>
            <w:left w:val="none" w:sz="0" w:space="0" w:color="auto"/>
            <w:bottom w:val="none" w:sz="0" w:space="0" w:color="auto"/>
            <w:right w:val="none" w:sz="0" w:space="0" w:color="auto"/>
          </w:divBdr>
        </w:div>
        <w:div w:id="522286374">
          <w:marLeft w:val="480"/>
          <w:marRight w:val="0"/>
          <w:marTop w:val="0"/>
          <w:marBottom w:val="0"/>
          <w:divBdr>
            <w:top w:val="none" w:sz="0" w:space="0" w:color="auto"/>
            <w:left w:val="none" w:sz="0" w:space="0" w:color="auto"/>
            <w:bottom w:val="none" w:sz="0" w:space="0" w:color="auto"/>
            <w:right w:val="none" w:sz="0" w:space="0" w:color="auto"/>
          </w:divBdr>
        </w:div>
        <w:div w:id="526675244">
          <w:marLeft w:val="480"/>
          <w:marRight w:val="0"/>
          <w:marTop w:val="0"/>
          <w:marBottom w:val="0"/>
          <w:divBdr>
            <w:top w:val="none" w:sz="0" w:space="0" w:color="auto"/>
            <w:left w:val="none" w:sz="0" w:space="0" w:color="auto"/>
            <w:bottom w:val="none" w:sz="0" w:space="0" w:color="auto"/>
            <w:right w:val="none" w:sz="0" w:space="0" w:color="auto"/>
          </w:divBdr>
        </w:div>
        <w:div w:id="528565958">
          <w:marLeft w:val="480"/>
          <w:marRight w:val="0"/>
          <w:marTop w:val="0"/>
          <w:marBottom w:val="0"/>
          <w:divBdr>
            <w:top w:val="none" w:sz="0" w:space="0" w:color="auto"/>
            <w:left w:val="none" w:sz="0" w:space="0" w:color="auto"/>
            <w:bottom w:val="none" w:sz="0" w:space="0" w:color="auto"/>
            <w:right w:val="none" w:sz="0" w:space="0" w:color="auto"/>
          </w:divBdr>
        </w:div>
        <w:div w:id="546643824">
          <w:marLeft w:val="480"/>
          <w:marRight w:val="0"/>
          <w:marTop w:val="0"/>
          <w:marBottom w:val="0"/>
          <w:divBdr>
            <w:top w:val="none" w:sz="0" w:space="0" w:color="auto"/>
            <w:left w:val="none" w:sz="0" w:space="0" w:color="auto"/>
            <w:bottom w:val="none" w:sz="0" w:space="0" w:color="auto"/>
            <w:right w:val="none" w:sz="0" w:space="0" w:color="auto"/>
          </w:divBdr>
        </w:div>
        <w:div w:id="678316362">
          <w:marLeft w:val="480"/>
          <w:marRight w:val="0"/>
          <w:marTop w:val="0"/>
          <w:marBottom w:val="0"/>
          <w:divBdr>
            <w:top w:val="none" w:sz="0" w:space="0" w:color="auto"/>
            <w:left w:val="none" w:sz="0" w:space="0" w:color="auto"/>
            <w:bottom w:val="none" w:sz="0" w:space="0" w:color="auto"/>
            <w:right w:val="none" w:sz="0" w:space="0" w:color="auto"/>
          </w:divBdr>
        </w:div>
        <w:div w:id="699478481">
          <w:marLeft w:val="480"/>
          <w:marRight w:val="0"/>
          <w:marTop w:val="0"/>
          <w:marBottom w:val="0"/>
          <w:divBdr>
            <w:top w:val="none" w:sz="0" w:space="0" w:color="auto"/>
            <w:left w:val="none" w:sz="0" w:space="0" w:color="auto"/>
            <w:bottom w:val="none" w:sz="0" w:space="0" w:color="auto"/>
            <w:right w:val="none" w:sz="0" w:space="0" w:color="auto"/>
          </w:divBdr>
        </w:div>
        <w:div w:id="771246083">
          <w:marLeft w:val="480"/>
          <w:marRight w:val="0"/>
          <w:marTop w:val="0"/>
          <w:marBottom w:val="0"/>
          <w:divBdr>
            <w:top w:val="none" w:sz="0" w:space="0" w:color="auto"/>
            <w:left w:val="none" w:sz="0" w:space="0" w:color="auto"/>
            <w:bottom w:val="none" w:sz="0" w:space="0" w:color="auto"/>
            <w:right w:val="none" w:sz="0" w:space="0" w:color="auto"/>
          </w:divBdr>
        </w:div>
        <w:div w:id="807666731">
          <w:marLeft w:val="480"/>
          <w:marRight w:val="0"/>
          <w:marTop w:val="0"/>
          <w:marBottom w:val="0"/>
          <w:divBdr>
            <w:top w:val="none" w:sz="0" w:space="0" w:color="auto"/>
            <w:left w:val="none" w:sz="0" w:space="0" w:color="auto"/>
            <w:bottom w:val="none" w:sz="0" w:space="0" w:color="auto"/>
            <w:right w:val="none" w:sz="0" w:space="0" w:color="auto"/>
          </w:divBdr>
        </w:div>
        <w:div w:id="850218233">
          <w:marLeft w:val="480"/>
          <w:marRight w:val="0"/>
          <w:marTop w:val="0"/>
          <w:marBottom w:val="0"/>
          <w:divBdr>
            <w:top w:val="none" w:sz="0" w:space="0" w:color="auto"/>
            <w:left w:val="none" w:sz="0" w:space="0" w:color="auto"/>
            <w:bottom w:val="none" w:sz="0" w:space="0" w:color="auto"/>
            <w:right w:val="none" w:sz="0" w:space="0" w:color="auto"/>
          </w:divBdr>
        </w:div>
        <w:div w:id="860628178">
          <w:marLeft w:val="480"/>
          <w:marRight w:val="0"/>
          <w:marTop w:val="0"/>
          <w:marBottom w:val="0"/>
          <w:divBdr>
            <w:top w:val="none" w:sz="0" w:space="0" w:color="auto"/>
            <w:left w:val="none" w:sz="0" w:space="0" w:color="auto"/>
            <w:bottom w:val="none" w:sz="0" w:space="0" w:color="auto"/>
            <w:right w:val="none" w:sz="0" w:space="0" w:color="auto"/>
          </w:divBdr>
        </w:div>
        <w:div w:id="869413554">
          <w:marLeft w:val="480"/>
          <w:marRight w:val="0"/>
          <w:marTop w:val="0"/>
          <w:marBottom w:val="0"/>
          <w:divBdr>
            <w:top w:val="none" w:sz="0" w:space="0" w:color="auto"/>
            <w:left w:val="none" w:sz="0" w:space="0" w:color="auto"/>
            <w:bottom w:val="none" w:sz="0" w:space="0" w:color="auto"/>
            <w:right w:val="none" w:sz="0" w:space="0" w:color="auto"/>
          </w:divBdr>
        </w:div>
        <w:div w:id="926575563">
          <w:marLeft w:val="480"/>
          <w:marRight w:val="0"/>
          <w:marTop w:val="0"/>
          <w:marBottom w:val="0"/>
          <w:divBdr>
            <w:top w:val="none" w:sz="0" w:space="0" w:color="auto"/>
            <w:left w:val="none" w:sz="0" w:space="0" w:color="auto"/>
            <w:bottom w:val="none" w:sz="0" w:space="0" w:color="auto"/>
            <w:right w:val="none" w:sz="0" w:space="0" w:color="auto"/>
          </w:divBdr>
        </w:div>
        <w:div w:id="930163510">
          <w:marLeft w:val="480"/>
          <w:marRight w:val="0"/>
          <w:marTop w:val="0"/>
          <w:marBottom w:val="0"/>
          <w:divBdr>
            <w:top w:val="none" w:sz="0" w:space="0" w:color="auto"/>
            <w:left w:val="none" w:sz="0" w:space="0" w:color="auto"/>
            <w:bottom w:val="none" w:sz="0" w:space="0" w:color="auto"/>
            <w:right w:val="none" w:sz="0" w:space="0" w:color="auto"/>
          </w:divBdr>
        </w:div>
        <w:div w:id="943461637">
          <w:marLeft w:val="480"/>
          <w:marRight w:val="0"/>
          <w:marTop w:val="0"/>
          <w:marBottom w:val="0"/>
          <w:divBdr>
            <w:top w:val="none" w:sz="0" w:space="0" w:color="auto"/>
            <w:left w:val="none" w:sz="0" w:space="0" w:color="auto"/>
            <w:bottom w:val="none" w:sz="0" w:space="0" w:color="auto"/>
            <w:right w:val="none" w:sz="0" w:space="0" w:color="auto"/>
          </w:divBdr>
        </w:div>
        <w:div w:id="976422869">
          <w:marLeft w:val="480"/>
          <w:marRight w:val="0"/>
          <w:marTop w:val="0"/>
          <w:marBottom w:val="0"/>
          <w:divBdr>
            <w:top w:val="none" w:sz="0" w:space="0" w:color="auto"/>
            <w:left w:val="none" w:sz="0" w:space="0" w:color="auto"/>
            <w:bottom w:val="none" w:sz="0" w:space="0" w:color="auto"/>
            <w:right w:val="none" w:sz="0" w:space="0" w:color="auto"/>
          </w:divBdr>
        </w:div>
        <w:div w:id="1004430337">
          <w:marLeft w:val="480"/>
          <w:marRight w:val="0"/>
          <w:marTop w:val="0"/>
          <w:marBottom w:val="0"/>
          <w:divBdr>
            <w:top w:val="none" w:sz="0" w:space="0" w:color="auto"/>
            <w:left w:val="none" w:sz="0" w:space="0" w:color="auto"/>
            <w:bottom w:val="none" w:sz="0" w:space="0" w:color="auto"/>
            <w:right w:val="none" w:sz="0" w:space="0" w:color="auto"/>
          </w:divBdr>
        </w:div>
        <w:div w:id="1184318477">
          <w:marLeft w:val="480"/>
          <w:marRight w:val="0"/>
          <w:marTop w:val="0"/>
          <w:marBottom w:val="0"/>
          <w:divBdr>
            <w:top w:val="none" w:sz="0" w:space="0" w:color="auto"/>
            <w:left w:val="none" w:sz="0" w:space="0" w:color="auto"/>
            <w:bottom w:val="none" w:sz="0" w:space="0" w:color="auto"/>
            <w:right w:val="none" w:sz="0" w:space="0" w:color="auto"/>
          </w:divBdr>
        </w:div>
        <w:div w:id="1211309942">
          <w:marLeft w:val="480"/>
          <w:marRight w:val="0"/>
          <w:marTop w:val="0"/>
          <w:marBottom w:val="0"/>
          <w:divBdr>
            <w:top w:val="none" w:sz="0" w:space="0" w:color="auto"/>
            <w:left w:val="none" w:sz="0" w:space="0" w:color="auto"/>
            <w:bottom w:val="none" w:sz="0" w:space="0" w:color="auto"/>
            <w:right w:val="none" w:sz="0" w:space="0" w:color="auto"/>
          </w:divBdr>
        </w:div>
        <w:div w:id="1214805053">
          <w:marLeft w:val="480"/>
          <w:marRight w:val="0"/>
          <w:marTop w:val="0"/>
          <w:marBottom w:val="0"/>
          <w:divBdr>
            <w:top w:val="none" w:sz="0" w:space="0" w:color="auto"/>
            <w:left w:val="none" w:sz="0" w:space="0" w:color="auto"/>
            <w:bottom w:val="none" w:sz="0" w:space="0" w:color="auto"/>
            <w:right w:val="none" w:sz="0" w:space="0" w:color="auto"/>
          </w:divBdr>
        </w:div>
        <w:div w:id="1220436118">
          <w:marLeft w:val="480"/>
          <w:marRight w:val="0"/>
          <w:marTop w:val="0"/>
          <w:marBottom w:val="0"/>
          <w:divBdr>
            <w:top w:val="none" w:sz="0" w:space="0" w:color="auto"/>
            <w:left w:val="none" w:sz="0" w:space="0" w:color="auto"/>
            <w:bottom w:val="none" w:sz="0" w:space="0" w:color="auto"/>
            <w:right w:val="none" w:sz="0" w:space="0" w:color="auto"/>
          </w:divBdr>
        </w:div>
        <w:div w:id="1369641372">
          <w:marLeft w:val="480"/>
          <w:marRight w:val="0"/>
          <w:marTop w:val="0"/>
          <w:marBottom w:val="0"/>
          <w:divBdr>
            <w:top w:val="none" w:sz="0" w:space="0" w:color="auto"/>
            <w:left w:val="none" w:sz="0" w:space="0" w:color="auto"/>
            <w:bottom w:val="none" w:sz="0" w:space="0" w:color="auto"/>
            <w:right w:val="none" w:sz="0" w:space="0" w:color="auto"/>
          </w:divBdr>
        </w:div>
        <w:div w:id="1430157161">
          <w:marLeft w:val="480"/>
          <w:marRight w:val="0"/>
          <w:marTop w:val="0"/>
          <w:marBottom w:val="0"/>
          <w:divBdr>
            <w:top w:val="none" w:sz="0" w:space="0" w:color="auto"/>
            <w:left w:val="none" w:sz="0" w:space="0" w:color="auto"/>
            <w:bottom w:val="none" w:sz="0" w:space="0" w:color="auto"/>
            <w:right w:val="none" w:sz="0" w:space="0" w:color="auto"/>
          </w:divBdr>
        </w:div>
        <w:div w:id="1484466950">
          <w:marLeft w:val="480"/>
          <w:marRight w:val="0"/>
          <w:marTop w:val="0"/>
          <w:marBottom w:val="0"/>
          <w:divBdr>
            <w:top w:val="none" w:sz="0" w:space="0" w:color="auto"/>
            <w:left w:val="none" w:sz="0" w:space="0" w:color="auto"/>
            <w:bottom w:val="none" w:sz="0" w:space="0" w:color="auto"/>
            <w:right w:val="none" w:sz="0" w:space="0" w:color="auto"/>
          </w:divBdr>
        </w:div>
        <w:div w:id="1493637638">
          <w:marLeft w:val="480"/>
          <w:marRight w:val="0"/>
          <w:marTop w:val="0"/>
          <w:marBottom w:val="0"/>
          <w:divBdr>
            <w:top w:val="none" w:sz="0" w:space="0" w:color="auto"/>
            <w:left w:val="none" w:sz="0" w:space="0" w:color="auto"/>
            <w:bottom w:val="none" w:sz="0" w:space="0" w:color="auto"/>
            <w:right w:val="none" w:sz="0" w:space="0" w:color="auto"/>
          </w:divBdr>
        </w:div>
        <w:div w:id="1507819405">
          <w:marLeft w:val="480"/>
          <w:marRight w:val="0"/>
          <w:marTop w:val="0"/>
          <w:marBottom w:val="0"/>
          <w:divBdr>
            <w:top w:val="none" w:sz="0" w:space="0" w:color="auto"/>
            <w:left w:val="none" w:sz="0" w:space="0" w:color="auto"/>
            <w:bottom w:val="none" w:sz="0" w:space="0" w:color="auto"/>
            <w:right w:val="none" w:sz="0" w:space="0" w:color="auto"/>
          </w:divBdr>
        </w:div>
        <w:div w:id="1594194659">
          <w:marLeft w:val="480"/>
          <w:marRight w:val="0"/>
          <w:marTop w:val="0"/>
          <w:marBottom w:val="0"/>
          <w:divBdr>
            <w:top w:val="none" w:sz="0" w:space="0" w:color="auto"/>
            <w:left w:val="none" w:sz="0" w:space="0" w:color="auto"/>
            <w:bottom w:val="none" w:sz="0" w:space="0" w:color="auto"/>
            <w:right w:val="none" w:sz="0" w:space="0" w:color="auto"/>
          </w:divBdr>
        </w:div>
        <w:div w:id="1701010720">
          <w:marLeft w:val="480"/>
          <w:marRight w:val="0"/>
          <w:marTop w:val="0"/>
          <w:marBottom w:val="0"/>
          <w:divBdr>
            <w:top w:val="none" w:sz="0" w:space="0" w:color="auto"/>
            <w:left w:val="none" w:sz="0" w:space="0" w:color="auto"/>
            <w:bottom w:val="none" w:sz="0" w:space="0" w:color="auto"/>
            <w:right w:val="none" w:sz="0" w:space="0" w:color="auto"/>
          </w:divBdr>
        </w:div>
        <w:div w:id="1740594609">
          <w:marLeft w:val="480"/>
          <w:marRight w:val="0"/>
          <w:marTop w:val="0"/>
          <w:marBottom w:val="0"/>
          <w:divBdr>
            <w:top w:val="none" w:sz="0" w:space="0" w:color="auto"/>
            <w:left w:val="none" w:sz="0" w:space="0" w:color="auto"/>
            <w:bottom w:val="none" w:sz="0" w:space="0" w:color="auto"/>
            <w:right w:val="none" w:sz="0" w:space="0" w:color="auto"/>
          </w:divBdr>
        </w:div>
        <w:div w:id="1743213055">
          <w:marLeft w:val="480"/>
          <w:marRight w:val="0"/>
          <w:marTop w:val="0"/>
          <w:marBottom w:val="0"/>
          <w:divBdr>
            <w:top w:val="none" w:sz="0" w:space="0" w:color="auto"/>
            <w:left w:val="none" w:sz="0" w:space="0" w:color="auto"/>
            <w:bottom w:val="none" w:sz="0" w:space="0" w:color="auto"/>
            <w:right w:val="none" w:sz="0" w:space="0" w:color="auto"/>
          </w:divBdr>
        </w:div>
        <w:div w:id="1757020926">
          <w:marLeft w:val="480"/>
          <w:marRight w:val="0"/>
          <w:marTop w:val="0"/>
          <w:marBottom w:val="0"/>
          <w:divBdr>
            <w:top w:val="none" w:sz="0" w:space="0" w:color="auto"/>
            <w:left w:val="none" w:sz="0" w:space="0" w:color="auto"/>
            <w:bottom w:val="none" w:sz="0" w:space="0" w:color="auto"/>
            <w:right w:val="none" w:sz="0" w:space="0" w:color="auto"/>
          </w:divBdr>
        </w:div>
        <w:div w:id="1840194318">
          <w:marLeft w:val="480"/>
          <w:marRight w:val="0"/>
          <w:marTop w:val="0"/>
          <w:marBottom w:val="0"/>
          <w:divBdr>
            <w:top w:val="none" w:sz="0" w:space="0" w:color="auto"/>
            <w:left w:val="none" w:sz="0" w:space="0" w:color="auto"/>
            <w:bottom w:val="none" w:sz="0" w:space="0" w:color="auto"/>
            <w:right w:val="none" w:sz="0" w:space="0" w:color="auto"/>
          </w:divBdr>
        </w:div>
        <w:div w:id="1865047049">
          <w:marLeft w:val="480"/>
          <w:marRight w:val="0"/>
          <w:marTop w:val="0"/>
          <w:marBottom w:val="0"/>
          <w:divBdr>
            <w:top w:val="none" w:sz="0" w:space="0" w:color="auto"/>
            <w:left w:val="none" w:sz="0" w:space="0" w:color="auto"/>
            <w:bottom w:val="none" w:sz="0" w:space="0" w:color="auto"/>
            <w:right w:val="none" w:sz="0" w:space="0" w:color="auto"/>
          </w:divBdr>
        </w:div>
        <w:div w:id="1889142803">
          <w:marLeft w:val="480"/>
          <w:marRight w:val="0"/>
          <w:marTop w:val="0"/>
          <w:marBottom w:val="0"/>
          <w:divBdr>
            <w:top w:val="none" w:sz="0" w:space="0" w:color="auto"/>
            <w:left w:val="none" w:sz="0" w:space="0" w:color="auto"/>
            <w:bottom w:val="none" w:sz="0" w:space="0" w:color="auto"/>
            <w:right w:val="none" w:sz="0" w:space="0" w:color="auto"/>
          </w:divBdr>
        </w:div>
        <w:div w:id="1894390944">
          <w:marLeft w:val="480"/>
          <w:marRight w:val="0"/>
          <w:marTop w:val="0"/>
          <w:marBottom w:val="0"/>
          <w:divBdr>
            <w:top w:val="none" w:sz="0" w:space="0" w:color="auto"/>
            <w:left w:val="none" w:sz="0" w:space="0" w:color="auto"/>
            <w:bottom w:val="none" w:sz="0" w:space="0" w:color="auto"/>
            <w:right w:val="none" w:sz="0" w:space="0" w:color="auto"/>
          </w:divBdr>
        </w:div>
        <w:div w:id="1900048771">
          <w:marLeft w:val="480"/>
          <w:marRight w:val="0"/>
          <w:marTop w:val="0"/>
          <w:marBottom w:val="0"/>
          <w:divBdr>
            <w:top w:val="none" w:sz="0" w:space="0" w:color="auto"/>
            <w:left w:val="none" w:sz="0" w:space="0" w:color="auto"/>
            <w:bottom w:val="none" w:sz="0" w:space="0" w:color="auto"/>
            <w:right w:val="none" w:sz="0" w:space="0" w:color="auto"/>
          </w:divBdr>
        </w:div>
        <w:div w:id="1922711680">
          <w:marLeft w:val="480"/>
          <w:marRight w:val="0"/>
          <w:marTop w:val="0"/>
          <w:marBottom w:val="0"/>
          <w:divBdr>
            <w:top w:val="none" w:sz="0" w:space="0" w:color="auto"/>
            <w:left w:val="none" w:sz="0" w:space="0" w:color="auto"/>
            <w:bottom w:val="none" w:sz="0" w:space="0" w:color="auto"/>
            <w:right w:val="none" w:sz="0" w:space="0" w:color="auto"/>
          </w:divBdr>
        </w:div>
        <w:div w:id="1989045129">
          <w:marLeft w:val="480"/>
          <w:marRight w:val="0"/>
          <w:marTop w:val="0"/>
          <w:marBottom w:val="0"/>
          <w:divBdr>
            <w:top w:val="none" w:sz="0" w:space="0" w:color="auto"/>
            <w:left w:val="none" w:sz="0" w:space="0" w:color="auto"/>
            <w:bottom w:val="none" w:sz="0" w:space="0" w:color="auto"/>
            <w:right w:val="none" w:sz="0" w:space="0" w:color="auto"/>
          </w:divBdr>
        </w:div>
        <w:div w:id="2103644701">
          <w:marLeft w:val="480"/>
          <w:marRight w:val="0"/>
          <w:marTop w:val="0"/>
          <w:marBottom w:val="0"/>
          <w:divBdr>
            <w:top w:val="none" w:sz="0" w:space="0" w:color="auto"/>
            <w:left w:val="none" w:sz="0" w:space="0" w:color="auto"/>
            <w:bottom w:val="none" w:sz="0" w:space="0" w:color="auto"/>
            <w:right w:val="none" w:sz="0" w:space="0" w:color="auto"/>
          </w:divBdr>
        </w:div>
        <w:div w:id="2121561688">
          <w:marLeft w:val="480"/>
          <w:marRight w:val="0"/>
          <w:marTop w:val="0"/>
          <w:marBottom w:val="0"/>
          <w:divBdr>
            <w:top w:val="none" w:sz="0" w:space="0" w:color="auto"/>
            <w:left w:val="none" w:sz="0" w:space="0" w:color="auto"/>
            <w:bottom w:val="none" w:sz="0" w:space="0" w:color="auto"/>
            <w:right w:val="none" w:sz="0" w:space="0" w:color="auto"/>
          </w:divBdr>
        </w:div>
      </w:divsChild>
    </w:div>
    <w:div w:id="1506551739">
      <w:marLeft w:val="640"/>
      <w:marRight w:val="0"/>
      <w:marTop w:val="0"/>
      <w:marBottom w:val="0"/>
      <w:divBdr>
        <w:top w:val="none" w:sz="0" w:space="0" w:color="auto"/>
        <w:left w:val="none" w:sz="0" w:space="0" w:color="auto"/>
        <w:bottom w:val="none" w:sz="0" w:space="0" w:color="auto"/>
        <w:right w:val="none" w:sz="0" w:space="0" w:color="auto"/>
      </w:divBdr>
    </w:div>
    <w:div w:id="1506632893">
      <w:bodyDiv w:val="1"/>
      <w:marLeft w:val="0"/>
      <w:marRight w:val="0"/>
      <w:marTop w:val="0"/>
      <w:marBottom w:val="0"/>
      <w:divBdr>
        <w:top w:val="none" w:sz="0" w:space="0" w:color="auto"/>
        <w:left w:val="none" w:sz="0" w:space="0" w:color="auto"/>
        <w:bottom w:val="none" w:sz="0" w:space="0" w:color="auto"/>
        <w:right w:val="none" w:sz="0" w:space="0" w:color="auto"/>
      </w:divBdr>
    </w:div>
    <w:div w:id="1507013072">
      <w:marLeft w:val="640"/>
      <w:marRight w:val="0"/>
      <w:marTop w:val="0"/>
      <w:marBottom w:val="0"/>
      <w:divBdr>
        <w:top w:val="none" w:sz="0" w:space="0" w:color="auto"/>
        <w:left w:val="none" w:sz="0" w:space="0" w:color="auto"/>
        <w:bottom w:val="none" w:sz="0" w:space="0" w:color="auto"/>
        <w:right w:val="none" w:sz="0" w:space="0" w:color="auto"/>
      </w:divBdr>
    </w:div>
    <w:div w:id="1507474590">
      <w:marLeft w:val="640"/>
      <w:marRight w:val="0"/>
      <w:marTop w:val="0"/>
      <w:marBottom w:val="0"/>
      <w:divBdr>
        <w:top w:val="none" w:sz="0" w:space="0" w:color="auto"/>
        <w:left w:val="none" w:sz="0" w:space="0" w:color="auto"/>
        <w:bottom w:val="none" w:sz="0" w:space="0" w:color="auto"/>
        <w:right w:val="none" w:sz="0" w:space="0" w:color="auto"/>
      </w:divBdr>
    </w:div>
    <w:div w:id="1507674240">
      <w:marLeft w:val="640"/>
      <w:marRight w:val="0"/>
      <w:marTop w:val="0"/>
      <w:marBottom w:val="0"/>
      <w:divBdr>
        <w:top w:val="none" w:sz="0" w:space="0" w:color="auto"/>
        <w:left w:val="none" w:sz="0" w:space="0" w:color="auto"/>
        <w:bottom w:val="none" w:sz="0" w:space="0" w:color="auto"/>
        <w:right w:val="none" w:sz="0" w:space="0" w:color="auto"/>
      </w:divBdr>
    </w:div>
    <w:div w:id="1507675465">
      <w:marLeft w:val="640"/>
      <w:marRight w:val="0"/>
      <w:marTop w:val="0"/>
      <w:marBottom w:val="0"/>
      <w:divBdr>
        <w:top w:val="none" w:sz="0" w:space="0" w:color="auto"/>
        <w:left w:val="none" w:sz="0" w:space="0" w:color="auto"/>
        <w:bottom w:val="none" w:sz="0" w:space="0" w:color="auto"/>
        <w:right w:val="none" w:sz="0" w:space="0" w:color="auto"/>
      </w:divBdr>
    </w:div>
    <w:div w:id="1508783624">
      <w:marLeft w:val="640"/>
      <w:marRight w:val="0"/>
      <w:marTop w:val="0"/>
      <w:marBottom w:val="0"/>
      <w:divBdr>
        <w:top w:val="none" w:sz="0" w:space="0" w:color="auto"/>
        <w:left w:val="none" w:sz="0" w:space="0" w:color="auto"/>
        <w:bottom w:val="none" w:sz="0" w:space="0" w:color="auto"/>
        <w:right w:val="none" w:sz="0" w:space="0" w:color="auto"/>
      </w:divBdr>
    </w:div>
    <w:div w:id="1508867943">
      <w:bodyDiv w:val="1"/>
      <w:marLeft w:val="0"/>
      <w:marRight w:val="0"/>
      <w:marTop w:val="0"/>
      <w:marBottom w:val="0"/>
      <w:divBdr>
        <w:top w:val="none" w:sz="0" w:space="0" w:color="auto"/>
        <w:left w:val="none" w:sz="0" w:space="0" w:color="auto"/>
        <w:bottom w:val="none" w:sz="0" w:space="0" w:color="auto"/>
        <w:right w:val="none" w:sz="0" w:space="0" w:color="auto"/>
      </w:divBdr>
    </w:div>
    <w:div w:id="1509445759">
      <w:marLeft w:val="640"/>
      <w:marRight w:val="0"/>
      <w:marTop w:val="0"/>
      <w:marBottom w:val="0"/>
      <w:divBdr>
        <w:top w:val="none" w:sz="0" w:space="0" w:color="auto"/>
        <w:left w:val="none" w:sz="0" w:space="0" w:color="auto"/>
        <w:bottom w:val="none" w:sz="0" w:space="0" w:color="auto"/>
        <w:right w:val="none" w:sz="0" w:space="0" w:color="auto"/>
      </w:divBdr>
    </w:div>
    <w:div w:id="1509710330">
      <w:marLeft w:val="640"/>
      <w:marRight w:val="0"/>
      <w:marTop w:val="0"/>
      <w:marBottom w:val="0"/>
      <w:divBdr>
        <w:top w:val="none" w:sz="0" w:space="0" w:color="auto"/>
        <w:left w:val="none" w:sz="0" w:space="0" w:color="auto"/>
        <w:bottom w:val="none" w:sz="0" w:space="0" w:color="auto"/>
        <w:right w:val="none" w:sz="0" w:space="0" w:color="auto"/>
      </w:divBdr>
    </w:div>
    <w:div w:id="1510364720">
      <w:bodyDiv w:val="1"/>
      <w:marLeft w:val="0"/>
      <w:marRight w:val="0"/>
      <w:marTop w:val="0"/>
      <w:marBottom w:val="0"/>
      <w:divBdr>
        <w:top w:val="none" w:sz="0" w:space="0" w:color="auto"/>
        <w:left w:val="none" w:sz="0" w:space="0" w:color="auto"/>
        <w:bottom w:val="none" w:sz="0" w:space="0" w:color="auto"/>
        <w:right w:val="none" w:sz="0" w:space="0" w:color="auto"/>
      </w:divBdr>
      <w:divsChild>
        <w:div w:id="59983555">
          <w:marLeft w:val="480"/>
          <w:marRight w:val="0"/>
          <w:marTop w:val="0"/>
          <w:marBottom w:val="0"/>
          <w:divBdr>
            <w:top w:val="none" w:sz="0" w:space="0" w:color="auto"/>
            <w:left w:val="none" w:sz="0" w:space="0" w:color="auto"/>
            <w:bottom w:val="none" w:sz="0" w:space="0" w:color="auto"/>
            <w:right w:val="none" w:sz="0" w:space="0" w:color="auto"/>
          </w:divBdr>
        </w:div>
        <w:div w:id="107703217">
          <w:marLeft w:val="480"/>
          <w:marRight w:val="0"/>
          <w:marTop w:val="0"/>
          <w:marBottom w:val="0"/>
          <w:divBdr>
            <w:top w:val="none" w:sz="0" w:space="0" w:color="auto"/>
            <w:left w:val="none" w:sz="0" w:space="0" w:color="auto"/>
            <w:bottom w:val="none" w:sz="0" w:space="0" w:color="auto"/>
            <w:right w:val="none" w:sz="0" w:space="0" w:color="auto"/>
          </w:divBdr>
        </w:div>
        <w:div w:id="125977885">
          <w:marLeft w:val="480"/>
          <w:marRight w:val="0"/>
          <w:marTop w:val="0"/>
          <w:marBottom w:val="0"/>
          <w:divBdr>
            <w:top w:val="none" w:sz="0" w:space="0" w:color="auto"/>
            <w:left w:val="none" w:sz="0" w:space="0" w:color="auto"/>
            <w:bottom w:val="none" w:sz="0" w:space="0" w:color="auto"/>
            <w:right w:val="none" w:sz="0" w:space="0" w:color="auto"/>
          </w:divBdr>
        </w:div>
        <w:div w:id="150371911">
          <w:marLeft w:val="480"/>
          <w:marRight w:val="0"/>
          <w:marTop w:val="0"/>
          <w:marBottom w:val="0"/>
          <w:divBdr>
            <w:top w:val="none" w:sz="0" w:space="0" w:color="auto"/>
            <w:left w:val="none" w:sz="0" w:space="0" w:color="auto"/>
            <w:bottom w:val="none" w:sz="0" w:space="0" w:color="auto"/>
            <w:right w:val="none" w:sz="0" w:space="0" w:color="auto"/>
          </w:divBdr>
        </w:div>
        <w:div w:id="174198384">
          <w:marLeft w:val="480"/>
          <w:marRight w:val="0"/>
          <w:marTop w:val="0"/>
          <w:marBottom w:val="0"/>
          <w:divBdr>
            <w:top w:val="none" w:sz="0" w:space="0" w:color="auto"/>
            <w:left w:val="none" w:sz="0" w:space="0" w:color="auto"/>
            <w:bottom w:val="none" w:sz="0" w:space="0" w:color="auto"/>
            <w:right w:val="none" w:sz="0" w:space="0" w:color="auto"/>
          </w:divBdr>
        </w:div>
        <w:div w:id="233858020">
          <w:marLeft w:val="480"/>
          <w:marRight w:val="0"/>
          <w:marTop w:val="0"/>
          <w:marBottom w:val="0"/>
          <w:divBdr>
            <w:top w:val="none" w:sz="0" w:space="0" w:color="auto"/>
            <w:left w:val="none" w:sz="0" w:space="0" w:color="auto"/>
            <w:bottom w:val="none" w:sz="0" w:space="0" w:color="auto"/>
            <w:right w:val="none" w:sz="0" w:space="0" w:color="auto"/>
          </w:divBdr>
        </w:div>
        <w:div w:id="311980572">
          <w:marLeft w:val="480"/>
          <w:marRight w:val="0"/>
          <w:marTop w:val="0"/>
          <w:marBottom w:val="0"/>
          <w:divBdr>
            <w:top w:val="none" w:sz="0" w:space="0" w:color="auto"/>
            <w:left w:val="none" w:sz="0" w:space="0" w:color="auto"/>
            <w:bottom w:val="none" w:sz="0" w:space="0" w:color="auto"/>
            <w:right w:val="none" w:sz="0" w:space="0" w:color="auto"/>
          </w:divBdr>
        </w:div>
        <w:div w:id="321852630">
          <w:marLeft w:val="480"/>
          <w:marRight w:val="0"/>
          <w:marTop w:val="0"/>
          <w:marBottom w:val="0"/>
          <w:divBdr>
            <w:top w:val="none" w:sz="0" w:space="0" w:color="auto"/>
            <w:left w:val="none" w:sz="0" w:space="0" w:color="auto"/>
            <w:bottom w:val="none" w:sz="0" w:space="0" w:color="auto"/>
            <w:right w:val="none" w:sz="0" w:space="0" w:color="auto"/>
          </w:divBdr>
        </w:div>
        <w:div w:id="363138160">
          <w:marLeft w:val="480"/>
          <w:marRight w:val="0"/>
          <w:marTop w:val="0"/>
          <w:marBottom w:val="0"/>
          <w:divBdr>
            <w:top w:val="none" w:sz="0" w:space="0" w:color="auto"/>
            <w:left w:val="none" w:sz="0" w:space="0" w:color="auto"/>
            <w:bottom w:val="none" w:sz="0" w:space="0" w:color="auto"/>
            <w:right w:val="none" w:sz="0" w:space="0" w:color="auto"/>
          </w:divBdr>
        </w:div>
        <w:div w:id="398677668">
          <w:marLeft w:val="480"/>
          <w:marRight w:val="0"/>
          <w:marTop w:val="0"/>
          <w:marBottom w:val="0"/>
          <w:divBdr>
            <w:top w:val="none" w:sz="0" w:space="0" w:color="auto"/>
            <w:left w:val="none" w:sz="0" w:space="0" w:color="auto"/>
            <w:bottom w:val="none" w:sz="0" w:space="0" w:color="auto"/>
            <w:right w:val="none" w:sz="0" w:space="0" w:color="auto"/>
          </w:divBdr>
        </w:div>
        <w:div w:id="444274810">
          <w:marLeft w:val="480"/>
          <w:marRight w:val="0"/>
          <w:marTop w:val="0"/>
          <w:marBottom w:val="0"/>
          <w:divBdr>
            <w:top w:val="none" w:sz="0" w:space="0" w:color="auto"/>
            <w:left w:val="none" w:sz="0" w:space="0" w:color="auto"/>
            <w:bottom w:val="none" w:sz="0" w:space="0" w:color="auto"/>
            <w:right w:val="none" w:sz="0" w:space="0" w:color="auto"/>
          </w:divBdr>
        </w:div>
        <w:div w:id="462508022">
          <w:marLeft w:val="480"/>
          <w:marRight w:val="0"/>
          <w:marTop w:val="0"/>
          <w:marBottom w:val="0"/>
          <w:divBdr>
            <w:top w:val="none" w:sz="0" w:space="0" w:color="auto"/>
            <w:left w:val="none" w:sz="0" w:space="0" w:color="auto"/>
            <w:bottom w:val="none" w:sz="0" w:space="0" w:color="auto"/>
            <w:right w:val="none" w:sz="0" w:space="0" w:color="auto"/>
          </w:divBdr>
        </w:div>
        <w:div w:id="504517299">
          <w:marLeft w:val="480"/>
          <w:marRight w:val="0"/>
          <w:marTop w:val="0"/>
          <w:marBottom w:val="0"/>
          <w:divBdr>
            <w:top w:val="none" w:sz="0" w:space="0" w:color="auto"/>
            <w:left w:val="none" w:sz="0" w:space="0" w:color="auto"/>
            <w:bottom w:val="none" w:sz="0" w:space="0" w:color="auto"/>
            <w:right w:val="none" w:sz="0" w:space="0" w:color="auto"/>
          </w:divBdr>
        </w:div>
        <w:div w:id="510068024">
          <w:marLeft w:val="480"/>
          <w:marRight w:val="0"/>
          <w:marTop w:val="0"/>
          <w:marBottom w:val="0"/>
          <w:divBdr>
            <w:top w:val="none" w:sz="0" w:space="0" w:color="auto"/>
            <w:left w:val="none" w:sz="0" w:space="0" w:color="auto"/>
            <w:bottom w:val="none" w:sz="0" w:space="0" w:color="auto"/>
            <w:right w:val="none" w:sz="0" w:space="0" w:color="auto"/>
          </w:divBdr>
        </w:div>
        <w:div w:id="518740257">
          <w:marLeft w:val="480"/>
          <w:marRight w:val="0"/>
          <w:marTop w:val="0"/>
          <w:marBottom w:val="0"/>
          <w:divBdr>
            <w:top w:val="none" w:sz="0" w:space="0" w:color="auto"/>
            <w:left w:val="none" w:sz="0" w:space="0" w:color="auto"/>
            <w:bottom w:val="none" w:sz="0" w:space="0" w:color="auto"/>
            <w:right w:val="none" w:sz="0" w:space="0" w:color="auto"/>
          </w:divBdr>
        </w:div>
        <w:div w:id="555581177">
          <w:marLeft w:val="480"/>
          <w:marRight w:val="0"/>
          <w:marTop w:val="0"/>
          <w:marBottom w:val="0"/>
          <w:divBdr>
            <w:top w:val="none" w:sz="0" w:space="0" w:color="auto"/>
            <w:left w:val="none" w:sz="0" w:space="0" w:color="auto"/>
            <w:bottom w:val="none" w:sz="0" w:space="0" w:color="auto"/>
            <w:right w:val="none" w:sz="0" w:space="0" w:color="auto"/>
          </w:divBdr>
        </w:div>
        <w:div w:id="596981110">
          <w:marLeft w:val="480"/>
          <w:marRight w:val="0"/>
          <w:marTop w:val="0"/>
          <w:marBottom w:val="0"/>
          <w:divBdr>
            <w:top w:val="none" w:sz="0" w:space="0" w:color="auto"/>
            <w:left w:val="none" w:sz="0" w:space="0" w:color="auto"/>
            <w:bottom w:val="none" w:sz="0" w:space="0" w:color="auto"/>
            <w:right w:val="none" w:sz="0" w:space="0" w:color="auto"/>
          </w:divBdr>
        </w:div>
        <w:div w:id="628978479">
          <w:marLeft w:val="480"/>
          <w:marRight w:val="0"/>
          <w:marTop w:val="0"/>
          <w:marBottom w:val="0"/>
          <w:divBdr>
            <w:top w:val="none" w:sz="0" w:space="0" w:color="auto"/>
            <w:left w:val="none" w:sz="0" w:space="0" w:color="auto"/>
            <w:bottom w:val="none" w:sz="0" w:space="0" w:color="auto"/>
            <w:right w:val="none" w:sz="0" w:space="0" w:color="auto"/>
          </w:divBdr>
        </w:div>
        <w:div w:id="659505976">
          <w:marLeft w:val="480"/>
          <w:marRight w:val="0"/>
          <w:marTop w:val="0"/>
          <w:marBottom w:val="0"/>
          <w:divBdr>
            <w:top w:val="none" w:sz="0" w:space="0" w:color="auto"/>
            <w:left w:val="none" w:sz="0" w:space="0" w:color="auto"/>
            <w:bottom w:val="none" w:sz="0" w:space="0" w:color="auto"/>
            <w:right w:val="none" w:sz="0" w:space="0" w:color="auto"/>
          </w:divBdr>
        </w:div>
        <w:div w:id="664015140">
          <w:marLeft w:val="480"/>
          <w:marRight w:val="0"/>
          <w:marTop w:val="0"/>
          <w:marBottom w:val="0"/>
          <w:divBdr>
            <w:top w:val="none" w:sz="0" w:space="0" w:color="auto"/>
            <w:left w:val="none" w:sz="0" w:space="0" w:color="auto"/>
            <w:bottom w:val="none" w:sz="0" w:space="0" w:color="auto"/>
            <w:right w:val="none" w:sz="0" w:space="0" w:color="auto"/>
          </w:divBdr>
        </w:div>
        <w:div w:id="664475110">
          <w:marLeft w:val="480"/>
          <w:marRight w:val="0"/>
          <w:marTop w:val="0"/>
          <w:marBottom w:val="0"/>
          <w:divBdr>
            <w:top w:val="none" w:sz="0" w:space="0" w:color="auto"/>
            <w:left w:val="none" w:sz="0" w:space="0" w:color="auto"/>
            <w:bottom w:val="none" w:sz="0" w:space="0" w:color="auto"/>
            <w:right w:val="none" w:sz="0" w:space="0" w:color="auto"/>
          </w:divBdr>
        </w:div>
        <w:div w:id="677003557">
          <w:marLeft w:val="480"/>
          <w:marRight w:val="0"/>
          <w:marTop w:val="0"/>
          <w:marBottom w:val="0"/>
          <w:divBdr>
            <w:top w:val="none" w:sz="0" w:space="0" w:color="auto"/>
            <w:left w:val="none" w:sz="0" w:space="0" w:color="auto"/>
            <w:bottom w:val="none" w:sz="0" w:space="0" w:color="auto"/>
            <w:right w:val="none" w:sz="0" w:space="0" w:color="auto"/>
          </w:divBdr>
        </w:div>
        <w:div w:id="699597328">
          <w:marLeft w:val="480"/>
          <w:marRight w:val="0"/>
          <w:marTop w:val="0"/>
          <w:marBottom w:val="0"/>
          <w:divBdr>
            <w:top w:val="none" w:sz="0" w:space="0" w:color="auto"/>
            <w:left w:val="none" w:sz="0" w:space="0" w:color="auto"/>
            <w:bottom w:val="none" w:sz="0" w:space="0" w:color="auto"/>
            <w:right w:val="none" w:sz="0" w:space="0" w:color="auto"/>
          </w:divBdr>
        </w:div>
        <w:div w:id="726537398">
          <w:marLeft w:val="480"/>
          <w:marRight w:val="0"/>
          <w:marTop w:val="0"/>
          <w:marBottom w:val="0"/>
          <w:divBdr>
            <w:top w:val="none" w:sz="0" w:space="0" w:color="auto"/>
            <w:left w:val="none" w:sz="0" w:space="0" w:color="auto"/>
            <w:bottom w:val="none" w:sz="0" w:space="0" w:color="auto"/>
            <w:right w:val="none" w:sz="0" w:space="0" w:color="auto"/>
          </w:divBdr>
        </w:div>
        <w:div w:id="779762339">
          <w:marLeft w:val="480"/>
          <w:marRight w:val="0"/>
          <w:marTop w:val="0"/>
          <w:marBottom w:val="0"/>
          <w:divBdr>
            <w:top w:val="none" w:sz="0" w:space="0" w:color="auto"/>
            <w:left w:val="none" w:sz="0" w:space="0" w:color="auto"/>
            <w:bottom w:val="none" w:sz="0" w:space="0" w:color="auto"/>
            <w:right w:val="none" w:sz="0" w:space="0" w:color="auto"/>
          </w:divBdr>
        </w:div>
        <w:div w:id="834221807">
          <w:marLeft w:val="480"/>
          <w:marRight w:val="0"/>
          <w:marTop w:val="0"/>
          <w:marBottom w:val="0"/>
          <w:divBdr>
            <w:top w:val="none" w:sz="0" w:space="0" w:color="auto"/>
            <w:left w:val="none" w:sz="0" w:space="0" w:color="auto"/>
            <w:bottom w:val="none" w:sz="0" w:space="0" w:color="auto"/>
            <w:right w:val="none" w:sz="0" w:space="0" w:color="auto"/>
          </w:divBdr>
        </w:div>
        <w:div w:id="868026418">
          <w:marLeft w:val="480"/>
          <w:marRight w:val="0"/>
          <w:marTop w:val="0"/>
          <w:marBottom w:val="0"/>
          <w:divBdr>
            <w:top w:val="none" w:sz="0" w:space="0" w:color="auto"/>
            <w:left w:val="none" w:sz="0" w:space="0" w:color="auto"/>
            <w:bottom w:val="none" w:sz="0" w:space="0" w:color="auto"/>
            <w:right w:val="none" w:sz="0" w:space="0" w:color="auto"/>
          </w:divBdr>
        </w:div>
        <w:div w:id="943541077">
          <w:marLeft w:val="480"/>
          <w:marRight w:val="0"/>
          <w:marTop w:val="0"/>
          <w:marBottom w:val="0"/>
          <w:divBdr>
            <w:top w:val="none" w:sz="0" w:space="0" w:color="auto"/>
            <w:left w:val="none" w:sz="0" w:space="0" w:color="auto"/>
            <w:bottom w:val="none" w:sz="0" w:space="0" w:color="auto"/>
            <w:right w:val="none" w:sz="0" w:space="0" w:color="auto"/>
          </w:divBdr>
        </w:div>
        <w:div w:id="965618163">
          <w:marLeft w:val="480"/>
          <w:marRight w:val="0"/>
          <w:marTop w:val="0"/>
          <w:marBottom w:val="0"/>
          <w:divBdr>
            <w:top w:val="none" w:sz="0" w:space="0" w:color="auto"/>
            <w:left w:val="none" w:sz="0" w:space="0" w:color="auto"/>
            <w:bottom w:val="none" w:sz="0" w:space="0" w:color="auto"/>
            <w:right w:val="none" w:sz="0" w:space="0" w:color="auto"/>
          </w:divBdr>
        </w:div>
        <w:div w:id="971783997">
          <w:marLeft w:val="480"/>
          <w:marRight w:val="0"/>
          <w:marTop w:val="0"/>
          <w:marBottom w:val="0"/>
          <w:divBdr>
            <w:top w:val="none" w:sz="0" w:space="0" w:color="auto"/>
            <w:left w:val="none" w:sz="0" w:space="0" w:color="auto"/>
            <w:bottom w:val="none" w:sz="0" w:space="0" w:color="auto"/>
            <w:right w:val="none" w:sz="0" w:space="0" w:color="auto"/>
          </w:divBdr>
        </w:div>
        <w:div w:id="998538346">
          <w:marLeft w:val="480"/>
          <w:marRight w:val="0"/>
          <w:marTop w:val="0"/>
          <w:marBottom w:val="0"/>
          <w:divBdr>
            <w:top w:val="none" w:sz="0" w:space="0" w:color="auto"/>
            <w:left w:val="none" w:sz="0" w:space="0" w:color="auto"/>
            <w:bottom w:val="none" w:sz="0" w:space="0" w:color="auto"/>
            <w:right w:val="none" w:sz="0" w:space="0" w:color="auto"/>
          </w:divBdr>
        </w:div>
        <w:div w:id="1121732171">
          <w:marLeft w:val="480"/>
          <w:marRight w:val="0"/>
          <w:marTop w:val="0"/>
          <w:marBottom w:val="0"/>
          <w:divBdr>
            <w:top w:val="none" w:sz="0" w:space="0" w:color="auto"/>
            <w:left w:val="none" w:sz="0" w:space="0" w:color="auto"/>
            <w:bottom w:val="none" w:sz="0" w:space="0" w:color="auto"/>
            <w:right w:val="none" w:sz="0" w:space="0" w:color="auto"/>
          </w:divBdr>
        </w:div>
        <w:div w:id="1201478197">
          <w:marLeft w:val="480"/>
          <w:marRight w:val="0"/>
          <w:marTop w:val="0"/>
          <w:marBottom w:val="0"/>
          <w:divBdr>
            <w:top w:val="none" w:sz="0" w:space="0" w:color="auto"/>
            <w:left w:val="none" w:sz="0" w:space="0" w:color="auto"/>
            <w:bottom w:val="none" w:sz="0" w:space="0" w:color="auto"/>
            <w:right w:val="none" w:sz="0" w:space="0" w:color="auto"/>
          </w:divBdr>
        </w:div>
        <w:div w:id="1204709168">
          <w:marLeft w:val="480"/>
          <w:marRight w:val="0"/>
          <w:marTop w:val="0"/>
          <w:marBottom w:val="0"/>
          <w:divBdr>
            <w:top w:val="none" w:sz="0" w:space="0" w:color="auto"/>
            <w:left w:val="none" w:sz="0" w:space="0" w:color="auto"/>
            <w:bottom w:val="none" w:sz="0" w:space="0" w:color="auto"/>
            <w:right w:val="none" w:sz="0" w:space="0" w:color="auto"/>
          </w:divBdr>
        </w:div>
        <w:div w:id="1227643814">
          <w:marLeft w:val="480"/>
          <w:marRight w:val="0"/>
          <w:marTop w:val="0"/>
          <w:marBottom w:val="0"/>
          <w:divBdr>
            <w:top w:val="none" w:sz="0" w:space="0" w:color="auto"/>
            <w:left w:val="none" w:sz="0" w:space="0" w:color="auto"/>
            <w:bottom w:val="none" w:sz="0" w:space="0" w:color="auto"/>
            <w:right w:val="none" w:sz="0" w:space="0" w:color="auto"/>
          </w:divBdr>
        </w:div>
        <w:div w:id="1251818476">
          <w:marLeft w:val="480"/>
          <w:marRight w:val="0"/>
          <w:marTop w:val="0"/>
          <w:marBottom w:val="0"/>
          <w:divBdr>
            <w:top w:val="none" w:sz="0" w:space="0" w:color="auto"/>
            <w:left w:val="none" w:sz="0" w:space="0" w:color="auto"/>
            <w:bottom w:val="none" w:sz="0" w:space="0" w:color="auto"/>
            <w:right w:val="none" w:sz="0" w:space="0" w:color="auto"/>
          </w:divBdr>
        </w:div>
        <w:div w:id="1262952010">
          <w:marLeft w:val="480"/>
          <w:marRight w:val="0"/>
          <w:marTop w:val="0"/>
          <w:marBottom w:val="0"/>
          <w:divBdr>
            <w:top w:val="none" w:sz="0" w:space="0" w:color="auto"/>
            <w:left w:val="none" w:sz="0" w:space="0" w:color="auto"/>
            <w:bottom w:val="none" w:sz="0" w:space="0" w:color="auto"/>
            <w:right w:val="none" w:sz="0" w:space="0" w:color="auto"/>
          </w:divBdr>
        </w:div>
        <w:div w:id="1290743170">
          <w:marLeft w:val="480"/>
          <w:marRight w:val="0"/>
          <w:marTop w:val="0"/>
          <w:marBottom w:val="0"/>
          <w:divBdr>
            <w:top w:val="none" w:sz="0" w:space="0" w:color="auto"/>
            <w:left w:val="none" w:sz="0" w:space="0" w:color="auto"/>
            <w:bottom w:val="none" w:sz="0" w:space="0" w:color="auto"/>
            <w:right w:val="none" w:sz="0" w:space="0" w:color="auto"/>
          </w:divBdr>
        </w:div>
        <w:div w:id="1400053756">
          <w:marLeft w:val="480"/>
          <w:marRight w:val="0"/>
          <w:marTop w:val="0"/>
          <w:marBottom w:val="0"/>
          <w:divBdr>
            <w:top w:val="none" w:sz="0" w:space="0" w:color="auto"/>
            <w:left w:val="none" w:sz="0" w:space="0" w:color="auto"/>
            <w:bottom w:val="none" w:sz="0" w:space="0" w:color="auto"/>
            <w:right w:val="none" w:sz="0" w:space="0" w:color="auto"/>
          </w:divBdr>
        </w:div>
        <w:div w:id="1414202777">
          <w:marLeft w:val="480"/>
          <w:marRight w:val="0"/>
          <w:marTop w:val="0"/>
          <w:marBottom w:val="0"/>
          <w:divBdr>
            <w:top w:val="none" w:sz="0" w:space="0" w:color="auto"/>
            <w:left w:val="none" w:sz="0" w:space="0" w:color="auto"/>
            <w:bottom w:val="none" w:sz="0" w:space="0" w:color="auto"/>
            <w:right w:val="none" w:sz="0" w:space="0" w:color="auto"/>
          </w:divBdr>
        </w:div>
        <w:div w:id="1433894419">
          <w:marLeft w:val="480"/>
          <w:marRight w:val="0"/>
          <w:marTop w:val="0"/>
          <w:marBottom w:val="0"/>
          <w:divBdr>
            <w:top w:val="none" w:sz="0" w:space="0" w:color="auto"/>
            <w:left w:val="none" w:sz="0" w:space="0" w:color="auto"/>
            <w:bottom w:val="none" w:sz="0" w:space="0" w:color="auto"/>
            <w:right w:val="none" w:sz="0" w:space="0" w:color="auto"/>
          </w:divBdr>
        </w:div>
        <w:div w:id="1436362248">
          <w:marLeft w:val="480"/>
          <w:marRight w:val="0"/>
          <w:marTop w:val="0"/>
          <w:marBottom w:val="0"/>
          <w:divBdr>
            <w:top w:val="none" w:sz="0" w:space="0" w:color="auto"/>
            <w:left w:val="none" w:sz="0" w:space="0" w:color="auto"/>
            <w:bottom w:val="none" w:sz="0" w:space="0" w:color="auto"/>
            <w:right w:val="none" w:sz="0" w:space="0" w:color="auto"/>
          </w:divBdr>
        </w:div>
        <w:div w:id="1437365043">
          <w:marLeft w:val="480"/>
          <w:marRight w:val="0"/>
          <w:marTop w:val="0"/>
          <w:marBottom w:val="0"/>
          <w:divBdr>
            <w:top w:val="none" w:sz="0" w:space="0" w:color="auto"/>
            <w:left w:val="none" w:sz="0" w:space="0" w:color="auto"/>
            <w:bottom w:val="none" w:sz="0" w:space="0" w:color="auto"/>
            <w:right w:val="none" w:sz="0" w:space="0" w:color="auto"/>
          </w:divBdr>
        </w:div>
        <w:div w:id="1461650533">
          <w:marLeft w:val="480"/>
          <w:marRight w:val="0"/>
          <w:marTop w:val="0"/>
          <w:marBottom w:val="0"/>
          <w:divBdr>
            <w:top w:val="none" w:sz="0" w:space="0" w:color="auto"/>
            <w:left w:val="none" w:sz="0" w:space="0" w:color="auto"/>
            <w:bottom w:val="none" w:sz="0" w:space="0" w:color="auto"/>
            <w:right w:val="none" w:sz="0" w:space="0" w:color="auto"/>
          </w:divBdr>
        </w:div>
        <w:div w:id="1469124742">
          <w:marLeft w:val="480"/>
          <w:marRight w:val="0"/>
          <w:marTop w:val="0"/>
          <w:marBottom w:val="0"/>
          <w:divBdr>
            <w:top w:val="none" w:sz="0" w:space="0" w:color="auto"/>
            <w:left w:val="none" w:sz="0" w:space="0" w:color="auto"/>
            <w:bottom w:val="none" w:sz="0" w:space="0" w:color="auto"/>
            <w:right w:val="none" w:sz="0" w:space="0" w:color="auto"/>
          </w:divBdr>
        </w:div>
        <w:div w:id="1480923205">
          <w:marLeft w:val="480"/>
          <w:marRight w:val="0"/>
          <w:marTop w:val="0"/>
          <w:marBottom w:val="0"/>
          <w:divBdr>
            <w:top w:val="none" w:sz="0" w:space="0" w:color="auto"/>
            <w:left w:val="none" w:sz="0" w:space="0" w:color="auto"/>
            <w:bottom w:val="none" w:sz="0" w:space="0" w:color="auto"/>
            <w:right w:val="none" w:sz="0" w:space="0" w:color="auto"/>
          </w:divBdr>
        </w:div>
        <w:div w:id="1485580889">
          <w:marLeft w:val="480"/>
          <w:marRight w:val="0"/>
          <w:marTop w:val="0"/>
          <w:marBottom w:val="0"/>
          <w:divBdr>
            <w:top w:val="none" w:sz="0" w:space="0" w:color="auto"/>
            <w:left w:val="none" w:sz="0" w:space="0" w:color="auto"/>
            <w:bottom w:val="none" w:sz="0" w:space="0" w:color="auto"/>
            <w:right w:val="none" w:sz="0" w:space="0" w:color="auto"/>
          </w:divBdr>
        </w:div>
        <w:div w:id="1530223260">
          <w:marLeft w:val="480"/>
          <w:marRight w:val="0"/>
          <w:marTop w:val="0"/>
          <w:marBottom w:val="0"/>
          <w:divBdr>
            <w:top w:val="none" w:sz="0" w:space="0" w:color="auto"/>
            <w:left w:val="none" w:sz="0" w:space="0" w:color="auto"/>
            <w:bottom w:val="none" w:sz="0" w:space="0" w:color="auto"/>
            <w:right w:val="none" w:sz="0" w:space="0" w:color="auto"/>
          </w:divBdr>
        </w:div>
        <w:div w:id="1534228592">
          <w:marLeft w:val="480"/>
          <w:marRight w:val="0"/>
          <w:marTop w:val="0"/>
          <w:marBottom w:val="0"/>
          <w:divBdr>
            <w:top w:val="none" w:sz="0" w:space="0" w:color="auto"/>
            <w:left w:val="none" w:sz="0" w:space="0" w:color="auto"/>
            <w:bottom w:val="none" w:sz="0" w:space="0" w:color="auto"/>
            <w:right w:val="none" w:sz="0" w:space="0" w:color="auto"/>
          </w:divBdr>
        </w:div>
        <w:div w:id="1560940825">
          <w:marLeft w:val="480"/>
          <w:marRight w:val="0"/>
          <w:marTop w:val="0"/>
          <w:marBottom w:val="0"/>
          <w:divBdr>
            <w:top w:val="none" w:sz="0" w:space="0" w:color="auto"/>
            <w:left w:val="none" w:sz="0" w:space="0" w:color="auto"/>
            <w:bottom w:val="none" w:sz="0" w:space="0" w:color="auto"/>
            <w:right w:val="none" w:sz="0" w:space="0" w:color="auto"/>
          </w:divBdr>
        </w:div>
        <w:div w:id="1596743212">
          <w:marLeft w:val="480"/>
          <w:marRight w:val="0"/>
          <w:marTop w:val="0"/>
          <w:marBottom w:val="0"/>
          <w:divBdr>
            <w:top w:val="none" w:sz="0" w:space="0" w:color="auto"/>
            <w:left w:val="none" w:sz="0" w:space="0" w:color="auto"/>
            <w:bottom w:val="none" w:sz="0" w:space="0" w:color="auto"/>
            <w:right w:val="none" w:sz="0" w:space="0" w:color="auto"/>
          </w:divBdr>
        </w:div>
        <w:div w:id="1662124587">
          <w:marLeft w:val="480"/>
          <w:marRight w:val="0"/>
          <w:marTop w:val="0"/>
          <w:marBottom w:val="0"/>
          <w:divBdr>
            <w:top w:val="none" w:sz="0" w:space="0" w:color="auto"/>
            <w:left w:val="none" w:sz="0" w:space="0" w:color="auto"/>
            <w:bottom w:val="none" w:sz="0" w:space="0" w:color="auto"/>
            <w:right w:val="none" w:sz="0" w:space="0" w:color="auto"/>
          </w:divBdr>
        </w:div>
        <w:div w:id="1771314663">
          <w:marLeft w:val="480"/>
          <w:marRight w:val="0"/>
          <w:marTop w:val="0"/>
          <w:marBottom w:val="0"/>
          <w:divBdr>
            <w:top w:val="none" w:sz="0" w:space="0" w:color="auto"/>
            <w:left w:val="none" w:sz="0" w:space="0" w:color="auto"/>
            <w:bottom w:val="none" w:sz="0" w:space="0" w:color="auto"/>
            <w:right w:val="none" w:sz="0" w:space="0" w:color="auto"/>
          </w:divBdr>
        </w:div>
        <w:div w:id="1784764883">
          <w:marLeft w:val="480"/>
          <w:marRight w:val="0"/>
          <w:marTop w:val="0"/>
          <w:marBottom w:val="0"/>
          <w:divBdr>
            <w:top w:val="none" w:sz="0" w:space="0" w:color="auto"/>
            <w:left w:val="none" w:sz="0" w:space="0" w:color="auto"/>
            <w:bottom w:val="none" w:sz="0" w:space="0" w:color="auto"/>
            <w:right w:val="none" w:sz="0" w:space="0" w:color="auto"/>
          </w:divBdr>
        </w:div>
        <w:div w:id="1815682465">
          <w:marLeft w:val="480"/>
          <w:marRight w:val="0"/>
          <w:marTop w:val="0"/>
          <w:marBottom w:val="0"/>
          <w:divBdr>
            <w:top w:val="none" w:sz="0" w:space="0" w:color="auto"/>
            <w:left w:val="none" w:sz="0" w:space="0" w:color="auto"/>
            <w:bottom w:val="none" w:sz="0" w:space="0" w:color="auto"/>
            <w:right w:val="none" w:sz="0" w:space="0" w:color="auto"/>
          </w:divBdr>
        </w:div>
        <w:div w:id="1836723293">
          <w:marLeft w:val="480"/>
          <w:marRight w:val="0"/>
          <w:marTop w:val="0"/>
          <w:marBottom w:val="0"/>
          <w:divBdr>
            <w:top w:val="none" w:sz="0" w:space="0" w:color="auto"/>
            <w:left w:val="none" w:sz="0" w:space="0" w:color="auto"/>
            <w:bottom w:val="none" w:sz="0" w:space="0" w:color="auto"/>
            <w:right w:val="none" w:sz="0" w:space="0" w:color="auto"/>
          </w:divBdr>
        </w:div>
        <w:div w:id="1843885141">
          <w:marLeft w:val="480"/>
          <w:marRight w:val="0"/>
          <w:marTop w:val="0"/>
          <w:marBottom w:val="0"/>
          <w:divBdr>
            <w:top w:val="none" w:sz="0" w:space="0" w:color="auto"/>
            <w:left w:val="none" w:sz="0" w:space="0" w:color="auto"/>
            <w:bottom w:val="none" w:sz="0" w:space="0" w:color="auto"/>
            <w:right w:val="none" w:sz="0" w:space="0" w:color="auto"/>
          </w:divBdr>
        </w:div>
        <w:div w:id="1854952673">
          <w:marLeft w:val="480"/>
          <w:marRight w:val="0"/>
          <w:marTop w:val="0"/>
          <w:marBottom w:val="0"/>
          <w:divBdr>
            <w:top w:val="none" w:sz="0" w:space="0" w:color="auto"/>
            <w:left w:val="none" w:sz="0" w:space="0" w:color="auto"/>
            <w:bottom w:val="none" w:sz="0" w:space="0" w:color="auto"/>
            <w:right w:val="none" w:sz="0" w:space="0" w:color="auto"/>
          </w:divBdr>
        </w:div>
        <w:div w:id="1855074609">
          <w:marLeft w:val="480"/>
          <w:marRight w:val="0"/>
          <w:marTop w:val="0"/>
          <w:marBottom w:val="0"/>
          <w:divBdr>
            <w:top w:val="none" w:sz="0" w:space="0" w:color="auto"/>
            <w:left w:val="none" w:sz="0" w:space="0" w:color="auto"/>
            <w:bottom w:val="none" w:sz="0" w:space="0" w:color="auto"/>
            <w:right w:val="none" w:sz="0" w:space="0" w:color="auto"/>
          </w:divBdr>
        </w:div>
        <w:div w:id="1866092657">
          <w:marLeft w:val="480"/>
          <w:marRight w:val="0"/>
          <w:marTop w:val="0"/>
          <w:marBottom w:val="0"/>
          <w:divBdr>
            <w:top w:val="none" w:sz="0" w:space="0" w:color="auto"/>
            <w:left w:val="none" w:sz="0" w:space="0" w:color="auto"/>
            <w:bottom w:val="none" w:sz="0" w:space="0" w:color="auto"/>
            <w:right w:val="none" w:sz="0" w:space="0" w:color="auto"/>
          </w:divBdr>
        </w:div>
        <w:div w:id="2056814110">
          <w:marLeft w:val="480"/>
          <w:marRight w:val="0"/>
          <w:marTop w:val="0"/>
          <w:marBottom w:val="0"/>
          <w:divBdr>
            <w:top w:val="none" w:sz="0" w:space="0" w:color="auto"/>
            <w:left w:val="none" w:sz="0" w:space="0" w:color="auto"/>
            <w:bottom w:val="none" w:sz="0" w:space="0" w:color="auto"/>
            <w:right w:val="none" w:sz="0" w:space="0" w:color="auto"/>
          </w:divBdr>
        </w:div>
        <w:div w:id="2064482021">
          <w:marLeft w:val="480"/>
          <w:marRight w:val="0"/>
          <w:marTop w:val="0"/>
          <w:marBottom w:val="0"/>
          <w:divBdr>
            <w:top w:val="none" w:sz="0" w:space="0" w:color="auto"/>
            <w:left w:val="none" w:sz="0" w:space="0" w:color="auto"/>
            <w:bottom w:val="none" w:sz="0" w:space="0" w:color="auto"/>
            <w:right w:val="none" w:sz="0" w:space="0" w:color="auto"/>
          </w:divBdr>
        </w:div>
        <w:div w:id="2093507324">
          <w:marLeft w:val="480"/>
          <w:marRight w:val="0"/>
          <w:marTop w:val="0"/>
          <w:marBottom w:val="0"/>
          <w:divBdr>
            <w:top w:val="none" w:sz="0" w:space="0" w:color="auto"/>
            <w:left w:val="none" w:sz="0" w:space="0" w:color="auto"/>
            <w:bottom w:val="none" w:sz="0" w:space="0" w:color="auto"/>
            <w:right w:val="none" w:sz="0" w:space="0" w:color="auto"/>
          </w:divBdr>
        </w:div>
        <w:div w:id="2104763152">
          <w:marLeft w:val="480"/>
          <w:marRight w:val="0"/>
          <w:marTop w:val="0"/>
          <w:marBottom w:val="0"/>
          <w:divBdr>
            <w:top w:val="none" w:sz="0" w:space="0" w:color="auto"/>
            <w:left w:val="none" w:sz="0" w:space="0" w:color="auto"/>
            <w:bottom w:val="none" w:sz="0" w:space="0" w:color="auto"/>
            <w:right w:val="none" w:sz="0" w:space="0" w:color="auto"/>
          </w:divBdr>
        </w:div>
      </w:divsChild>
    </w:div>
    <w:div w:id="1511680234">
      <w:marLeft w:val="640"/>
      <w:marRight w:val="0"/>
      <w:marTop w:val="0"/>
      <w:marBottom w:val="0"/>
      <w:divBdr>
        <w:top w:val="none" w:sz="0" w:space="0" w:color="auto"/>
        <w:left w:val="none" w:sz="0" w:space="0" w:color="auto"/>
        <w:bottom w:val="none" w:sz="0" w:space="0" w:color="auto"/>
        <w:right w:val="none" w:sz="0" w:space="0" w:color="auto"/>
      </w:divBdr>
    </w:div>
    <w:div w:id="1512178809">
      <w:marLeft w:val="640"/>
      <w:marRight w:val="0"/>
      <w:marTop w:val="0"/>
      <w:marBottom w:val="0"/>
      <w:divBdr>
        <w:top w:val="none" w:sz="0" w:space="0" w:color="auto"/>
        <w:left w:val="none" w:sz="0" w:space="0" w:color="auto"/>
        <w:bottom w:val="none" w:sz="0" w:space="0" w:color="auto"/>
        <w:right w:val="none" w:sz="0" w:space="0" w:color="auto"/>
      </w:divBdr>
    </w:div>
    <w:div w:id="1512908596">
      <w:marLeft w:val="480"/>
      <w:marRight w:val="0"/>
      <w:marTop w:val="0"/>
      <w:marBottom w:val="0"/>
      <w:divBdr>
        <w:top w:val="none" w:sz="0" w:space="0" w:color="auto"/>
        <w:left w:val="none" w:sz="0" w:space="0" w:color="auto"/>
        <w:bottom w:val="none" w:sz="0" w:space="0" w:color="auto"/>
        <w:right w:val="none" w:sz="0" w:space="0" w:color="auto"/>
      </w:divBdr>
    </w:div>
    <w:div w:id="1513034381">
      <w:marLeft w:val="640"/>
      <w:marRight w:val="0"/>
      <w:marTop w:val="0"/>
      <w:marBottom w:val="0"/>
      <w:divBdr>
        <w:top w:val="none" w:sz="0" w:space="0" w:color="auto"/>
        <w:left w:val="none" w:sz="0" w:space="0" w:color="auto"/>
        <w:bottom w:val="none" w:sz="0" w:space="0" w:color="auto"/>
        <w:right w:val="none" w:sz="0" w:space="0" w:color="auto"/>
      </w:divBdr>
    </w:div>
    <w:div w:id="1513488740">
      <w:marLeft w:val="640"/>
      <w:marRight w:val="0"/>
      <w:marTop w:val="0"/>
      <w:marBottom w:val="0"/>
      <w:divBdr>
        <w:top w:val="none" w:sz="0" w:space="0" w:color="auto"/>
        <w:left w:val="none" w:sz="0" w:space="0" w:color="auto"/>
        <w:bottom w:val="none" w:sz="0" w:space="0" w:color="auto"/>
        <w:right w:val="none" w:sz="0" w:space="0" w:color="auto"/>
      </w:divBdr>
    </w:div>
    <w:div w:id="1513491908">
      <w:marLeft w:val="640"/>
      <w:marRight w:val="0"/>
      <w:marTop w:val="0"/>
      <w:marBottom w:val="0"/>
      <w:divBdr>
        <w:top w:val="none" w:sz="0" w:space="0" w:color="auto"/>
        <w:left w:val="none" w:sz="0" w:space="0" w:color="auto"/>
        <w:bottom w:val="none" w:sz="0" w:space="0" w:color="auto"/>
        <w:right w:val="none" w:sz="0" w:space="0" w:color="auto"/>
      </w:divBdr>
    </w:div>
    <w:div w:id="1513761609">
      <w:marLeft w:val="640"/>
      <w:marRight w:val="0"/>
      <w:marTop w:val="0"/>
      <w:marBottom w:val="0"/>
      <w:divBdr>
        <w:top w:val="none" w:sz="0" w:space="0" w:color="auto"/>
        <w:left w:val="none" w:sz="0" w:space="0" w:color="auto"/>
        <w:bottom w:val="none" w:sz="0" w:space="0" w:color="auto"/>
        <w:right w:val="none" w:sz="0" w:space="0" w:color="auto"/>
      </w:divBdr>
    </w:div>
    <w:div w:id="1514145187">
      <w:marLeft w:val="640"/>
      <w:marRight w:val="0"/>
      <w:marTop w:val="0"/>
      <w:marBottom w:val="0"/>
      <w:divBdr>
        <w:top w:val="none" w:sz="0" w:space="0" w:color="auto"/>
        <w:left w:val="none" w:sz="0" w:space="0" w:color="auto"/>
        <w:bottom w:val="none" w:sz="0" w:space="0" w:color="auto"/>
        <w:right w:val="none" w:sz="0" w:space="0" w:color="auto"/>
      </w:divBdr>
    </w:div>
    <w:div w:id="1514412699">
      <w:marLeft w:val="640"/>
      <w:marRight w:val="0"/>
      <w:marTop w:val="0"/>
      <w:marBottom w:val="0"/>
      <w:divBdr>
        <w:top w:val="none" w:sz="0" w:space="0" w:color="auto"/>
        <w:left w:val="none" w:sz="0" w:space="0" w:color="auto"/>
        <w:bottom w:val="none" w:sz="0" w:space="0" w:color="auto"/>
        <w:right w:val="none" w:sz="0" w:space="0" w:color="auto"/>
      </w:divBdr>
    </w:div>
    <w:div w:id="1514802426">
      <w:marLeft w:val="640"/>
      <w:marRight w:val="0"/>
      <w:marTop w:val="0"/>
      <w:marBottom w:val="0"/>
      <w:divBdr>
        <w:top w:val="none" w:sz="0" w:space="0" w:color="auto"/>
        <w:left w:val="none" w:sz="0" w:space="0" w:color="auto"/>
        <w:bottom w:val="none" w:sz="0" w:space="0" w:color="auto"/>
        <w:right w:val="none" w:sz="0" w:space="0" w:color="auto"/>
      </w:divBdr>
    </w:div>
    <w:div w:id="1515147784">
      <w:marLeft w:val="640"/>
      <w:marRight w:val="0"/>
      <w:marTop w:val="0"/>
      <w:marBottom w:val="0"/>
      <w:divBdr>
        <w:top w:val="none" w:sz="0" w:space="0" w:color="auto"/>
        <w:left w:val="none" w:sz="0" w:space="0" w:color="auto"/>
        <w:bottom w:val="none" w:sz="0" w:space="0" w:color="auto"/>
        <w:right w:val="none" w:sz="0" w:space="0" w:color="auto"/>
      </w:divBdr>
    </w:div>
    <w:div w:id="1515222065">
      <w:marLeft w:val="640"/>
      <w:marRight w:val="0"/>
      <w:marTop w:val="0"/>
      <w:marBottom w:val="0"/>
      <w:divBdr>
        <w:top w:val="none" w:sz="0" w:space="0" w:color="auto"/>
        <w:left w:val="none" w:sz="0" w:space="0" w:color="auto"/>
        <w:bottom w:val="none" w:sz="0" w:space="0" w:color="auto"/>
        <w:right w:val="none" w:sz="0" w:space="0" w:color="auto"/>
      </w:divBdr>
    </w:div>
    <w:div w:id="1515681523">
      <w:marLeft w:val="640"/>
      <w:marRight w:val="0"/>
      <w:marTop w:val="0"/>
      <w:marBottom w:val="0"/>
      <w:divBdr>
        <w:top w:val="none" w:sz="0" w:space="0" w:color="auto"/>
        <w:left w:val="none" w:sz="0" w:space="0" w:color="auto"/>
        <w:bottom w:val="none" w:sz="0" w:space="0" w:color="auto"/>
        <w:right w:val="none" w:sz="0" w:space="0" w:color="auto"/>
      </w:divBdr>
    </w:div>
    <w:div w:id="1516994409">
      <w:bodyDiv w:val="1"/>
      <w:marLeft w:val="0"/>
      <w:marRight w:val="0"/>
      <w:marTop w:val="0"/>
      <w:marBottom w:val="0"/>
      <w:divBdr>
        <w:top w:val="none" w:sz="0" w:space="0" w:color="auto"/>
        <w:left w:val="none" w:sz="0" w:space="0" w:color="auto"/>
        <w:bottom w:val="none" w:sz="0" w:space="0" w:color="auto"/>
        <w:right w:val="none" w:sz="0" w:space="0" w:color="auto"/>
      </w:divBdr>
    </w:div>
    <w:div w:id="1517883195">
      <w:bodyDiv w:val="1"/>
      <w:marLeft w:val="0"/>
      <w:marRight w:val="0"/>
      <w:marTop w:val="0"/>
      <w:marBottom w:val="0"/>
      <w:divBdr>
        <w:top w:val="none" w:sz="0" w:space="0" w:color="auto"/>
        <w:left w:val="none" w:sz="0" w:space="0" w:color="auto"/>
        <w:bottom w:val="none" w:sz="0" w:space="0" w:color="auto"/>
        <w:right w:val="none" w:sz="0" w:space="0" w:color="auto"/>
      </w:divBdr>
    </w:div>
    <w:div w:id="1518082887">
      <w:marLeft w:val="640"/>
      <w:marRight w:val="0"/>
      <w:marTop w:val="0"/>
      <w:marBottom w:val="0"/>
      <w:divBdr>
        <w:top w:val="none" w:sz="0" w:space="0" w:color="auto"/>
        <w:left w:val="none" w:sz="0" w:space="0" w:color="auto"/>
        <w:bottom w:val="none" w:sz="0" w:space="0" w:color="auto"/>
        <w:right w:val="none" w:sz="0" w:space="0" w:color="auto"/>
      </w:divBdr>
    </w:div>
    <w:div w:id="1518231746">
      <w:marLeft w:val="640"/>
      <w:marRight w:val="0"/>
      <w:marTop w:val="0"/>
      <w:marBottom w:val="0"/>
      <w:divBdr>
        <w:top w:val="none" w:sz="0" w:space="0" w:color="auto"/>
        <w:left w:val="none" w:sz="0" w:space="0" w:color="auto"/>
        <w:bottom w:val="none" w:sz="0" w:space="0" w:color="auto"/>
        <w:right w:val="none" w:sz="0" w:space="0" w:color="auto"/>
      </w:divBdr>
    </w:div>
    <w:div w:id="1519150567">
      <w:marLeft w:val="640"/>
      <w:marRight w:val="0"/>
      <w:marTop w:val="0"/>
      <w:marBottom w:val="0"/>
      <w:divBdr>
        <w:top w:val="none" w:sz="0" w:space="0" w:color="auto"/>
        <w:left w:val="none" w:sz="0" w:space="0" w:color="auto"/>
        <w:bottom w:val="none" w:sz="0" w:space="0" w:color="auto"/>
        <w:right w:val="none" w:sz="0" w:space="0" w:color="auto"/>
      </w:divBdr>
    </w:div>
    <w:div w:id="1519388546">
      <w:marLeft w:val="640"/>
      <w:marRight w:val="0"/>
      <w:marTop w:val="0"/>
      <w:marBottom w:val="0"/>
      <w:divBdr>
        <w:top w:val="none" w:sz="0" w:space="0" w:color="auto"/>
        <w:left w:val="none" w:sz="0" w:space="0" w:color="auto"/>
        <w:bottom w:val="none" w:sz="0" w:space="0" w:color="auto"/>
        <w:right w:val="none" w:sz="0" w:space="0" w:color="auto"/>
      </w:divBdr>
    </w:div>
    <w:div w:id="1519584266">
      <w:marLeft w:val="640"/>
      <w:marRight w:val="0"/>
      <w:marTop w:val="0"/>
      <w:marBottom w:val="0"/>
      <w:divBdr>
        <w:top w:val="none" w:sz="0" w:space="0" w:color="auto"/>
        <w:left w:val="none" w:sz="0" w:space="0" w:color="auto"/>
        <w:bottom w:val="none" w:sz="0" w:space="0" w:color="auto"/>
        <w:right w:val="none" w:sz="0" w:space="0" w:color="auto"/>
      </w:divBdr>
    </w:div>
    <w:div w:id="1520311114">
      <w:marLeft w:val="640"/>
      <w:marRight w:val="0"/>
      <w:marTop w:val="0"/>
      <w:marBottom w:val="0"/>
      <w:divBdr>
        <w:top w:val="none" w:sz="0" w:space="0" w:color="auto"/>
        <w:left w:val="none" w:sz="0" w:space="0" w:color="auto"/>
        <w:bottom w:val="none" w:sz="0" w:space="0" w:color="auto"/>
        <w:right w:val="none" w:sz="0" w:space="0" w:color="auto"/>
      </w:divBdr>
    </w:div>
    <w:div w:id="1520436356">
      <w:marLeft w:val="640"/>
      <w:marRight w:val="0"/>
      <w:marTop w:val="0"/>
      <w:marBottom w:val="0"/>
      <w:divBdr>
        <w:top w:val="none" w:sz="0" w:space="0" w:color="auto"/>
        <w:left w:val="none" w:sz="0" w:space="0" w:color="auto"/>
        <w:bottom w:val="none" w:sz="0" w:space="0" w:color="auto"/>
        <w:right w:val="none" w:sz="0" w:space="0" w:color="auto"/>
      </w:divBdr>
    </w:div>
    <w:div w:id="1520703023">
      <w:bodyDiv w:val="1"/>
      <w:marLeft w:val="0"/>
      <w:marRight w:val="0"/>
      <w:marTop w:val="0"/>
      <w:marBottom w:val="0"/>
      <w:divBdr>
        <w:top w:val="none" w:sz="0" w:space="0" w:color="auto"/>
        <w:left w:val="none" w:sz="0" w:space="0" w:color="auto"/>
        <w:bottom w:val="none" w:sz="0" w:space="0" w:color="auto"/>
        <w:right w:val="none" w:sz="0" w:space="0" w:color="auto"/>
      </w:divBdr>
    </w:div>
    <w:div w:id="1521243159">
      <w:marLeft w:val="640"/>
      <w:marRight w:val="0"/>
      <w:marTop w:val="0"/>
      <w:marBottom w:val="0"/>
      <w:divBdr>
        <w:top w:val="none" w:sz="0" w:space="0" w:color="auto"/>
        <w:left w:val="none" w:sz="0" w:space="0" w:color="auto"/>
        <w:bottom w:val="none" w:sz="0" w:space="0" w:color="auto"/>
        <w:right w:val="none" w:sz="0" w:space="0" w:color="auto"/>
      </w:divBdr>
    </w:div>
    <w:div w:id="1521504463">
      <w:marLeft w:val="640"/>
      <w:marRight w:val="0"/>
      <w:marTop w:val="0"/>
      <w:marBottom w:val="0"/>
      <w:divBdr>
        <w:top w:val="none" w:sz="0" w:space="0" w:color="auto"/>
        <w:left w:val="none" w:sz="0" w:space="0" w:color="auto"/>
        <w:bottom w:val="none" w:sz="0" w:space="0" w:color="auto"/>
        <w:right w:val="none" w:sz="0" w:space="0" w:color="auto"/>
      </w:divBdr>
    </w:div>
    <w:div w:id="1521508916">
      <w:marLeft w:val="640"/>
      <w:marRight w:val="0"/>
      <w:marTop w:val="0"/>
      <w:marBottom w:val="0"/>
      <w:divBdr>
        <w:top w:val="none" w:sz="0" w:space="0" w:color="auto"/>
        <w:left w:val="none" w:sz="0" w:space="0" w:color="auto"/>
        <w:bottom w:val="none" w:sz="0" w:space="0" w:color="auto"/>
        <w:right w:val="none" w:sz="0" w:space="0" w:color="auto"/>
      </w:divBdr>
    </w:div>
    <w:div w:id="1521697870">
      <w:marLeft w:val="640"/>
      <w:marRight w:val="0"/>
      <w:marTop w:val="0"/>
      <w:marBottom w:val="0"/>
      <w:divBdr>
        <w:top w:val="none" w:sz="0" w:space="0" w:color="auto"/>
        <w:left w:val="none" w:sz="0" w:space="0" w:color="auto"/>
        <w:bottom w:val="none" w:sz="0" w:space="0" w:color="auto"/>
        <w:right w:val="none" w:sz="0" w:space="0" w:color="auto"/>
      </w:divBdr>
    </w:div>
    <w:div w:id="1521822866">
      <w:marLeft w:val="480"/>
      <w:marRight w:val="0"/>
      <w:marTop w:val="0"/>
      <w:marBottom w:val="0"/>
      <w:divBdr>
        <w:top w:val="none" w:sz="0" w:space="0" w:color="auto"/>
        <w:left w:val="none" w:sz="0" w:space="0" w:color="auto"/>
        <w:bottom w:val="none" w:sz="0" w:space="0" w:color="auto"/>
        <w:right w:val="none" w:sz="0" w:space="0" w:color="auto"/>
      </w:divBdr>
    </w:div>
    <w:div w:id="1521968782">
      <w:marLeft w:val="640"/>
      <w:marRight w:val="0"/>
      <w:marTop w:val="0"/>
      <w:marBottom w:val="0"/>
      <w:divBdr>
        <w:top w:val="none" w:sz="0" w:space="0" w:color="auto"/>
        <w:left w:val="none" w:sz="0" w:space="0" w:color="auto"/>
        <w:bottom w:val="none" w:sz="0" w:space="0" w:color="auto"/>
        <w:right w:val="none" w:sz="0" w:space="0" w:color="auto"/>
      </w:divBdr>
    </w:div>
    <w:div w:id="1522234922">
      <w:marLeft w:val="640"/>
      <w:marRight w:val="0"/>
      <w:marTop w:val="0"/>
      <w:marBottom w:val="0"/>
      <w:divBdr>
        <w:top w:val="none" w:sz="0" w:space="0" w:color="auto"/>
        <w:left w:val="none" w:sz="0" w:space="0" w:color="auto"/>
        <w:bottom w:val="none" w:sz="0" w:space="0" w:color="auto"/>
        <w:right w:val="none" w:sz="0" w:space="0" w:color="auto"/>
      </w:divBdr>
    </w:div>
    <w:div w:id="1522279612">
      <w:marLeft w:val="640"/>
      <w:marRight w:val="0"/>
      <w:marTop w:val="0"/>
      <w:marBottom w:val="0"/>
      <w:divBdr>
        <w:top w:val="none" w:sz="0" w:space="0" w:color="auto"/>
        <w:left w:val="none" w:sz="0" w:space="0" w:color="auto"/>
        <w:bottom w:val="none" w:sz="0" w:space="0" w:color="auto"/>
        <w:right w:val="none" w:sz="0" w:space="0" w:color="auto"/>
      </w:divBdr>
    </w:div>
    <w:div w:id="1522402760">
      <w:bodyDiv w:val="1"/>
      <w:marLeft w:val="0"/>
      <w:marRight w:val="0"/>
      <w:marTop w:val="0"/>
      <w:marBottom w:val="0"/>
      <w:divBdr>
        <w:top w:val="none" w:sz="0" w:space="0" w:color="auto"/>
        <w:left w:val="none" w:sz="0" w:space="0" w:color="auto"/>
        <w:bottom w:val="none" w:sz="0" w:space="0" w:color="auto"/>
        <w:right w:val="none" w:sz="0" w:space="0" w:color="auto"/>
      </w:divBdr>
    </w:div>
    <w:div w:id="1522547620">
      <w:marLeft w:val="640"/>
      <w:marRight w:val="0"/>
      <w:marTop w:val="0"/>
      <w:marBottom w:val="0"/>
      <w:divBdr>
        <w:top w:val="none" w:sz="0" w:space="0" w:color="auto"/>
        <w:left w:val="none" w:sz="0" w:space="0" w:color="auto"/>
        <w:bottom w:val="none" w:sz="0" w:space="0" w:color="auto"/>
        <w:right w:val="none" w:sz="0" w:space="0" w:color="auto"/>
      </w:divBdr>
    </w:div>
    <w:div w:id="1522938219">
      <w:marLeft w:val="640"/>
      <w:marRight w:val="0"/>
      <w:marTop w:val="0"/>
      <w:marBottom w:val="0"/>
      <w:divBdr>
        <w:top w:val="none" w:sz="0" w:space="0" w:color="auto"/>
        <w:left w:val="none" w:sz="0" w:space="0" w:color="auto"/>
        <w:bottom w:val="none" w:sz="0" w:space="0" w:color="auto"/>
        <w:right w:val="none" w:sz="0" w:space="0" w:color="auto"/>
      </w:divBdr>
    </w:div>
    <w:div w:id="1523326282">
      <w:marLeft w:val="640"/>
      <w:marRight w:val="0"/>
      <w:marTop w:val="0"/>
      <w:marBottom w:val="0"/>
      <w:divBdr>
        <w:top w:val="none" w:sz="0" w:space="0" w:color="auto"/>
        <w:left w:val="none" w:sz="0" w:space="0" w:color="auto"/>
        <w:bottom w:val="none" w:sz="0" w:space="0" w:color="auto"/>
        <w:right w:val="none" w:sz="0" w:space="0" w:color="auto"/>
      </w:divBdr>
    </w:div>
    <w:div w:id="1523783963">
      <w:marLeft w:val="640"/>
      <w:marRight w:val="0"/>
      <w:marTop w:val="0"/>
      <w:marBottom w:val="0"/>
      <w:divBdr>
        <w:top w:val="none" w:sz="0" w:space="0" w:color="auto"/>
        <w:left w:val="none" w:sz="0" w:space="0" w:color="auto"/>
        <w:bottom w:val="none" w:sz="0" w:space="0" w:color="auto"/>
        <w:right w:val="none" w:sz="0" w:space="0" w:color="auto"/>
      </w:divBdr>
    </w:div>
    <w:div w:id="1524056457">
      <w:marLeft w:val="640"/>
      <w:marRight w:val="0"/>
      <w:marTop w:val="0"/>
      <w:marBottom w:val="0"/>
      <w:divBdr>
        <w:top w:val="none" w:sz="0" w:space="0" w:color="auto"/>
        <w:left w:val="none" w:sz="0" w:space="0" w:color="auto"/>
        <w:bottom w:val="none" w:sz="0" w:space="0" w:color="auto"/>
        <w:right w:val="none" w:sz="0" w:space="0" w:color="auto"/>
      </w:divBdr>
    </w:div>
    <w:div w:id="1524587815">
      <w:marLeft w:val="640"/>
      <w:marRight w:val="0"/>
      <w:marTop w:val="0"/>
      <w:marBottom w:val="0"/>
      <w:divBdr>
        <w:top w:val="none" w:sz="0" w:space="0" w:color="auto"/>
        <w:left w:val="none" w:sz="0" w:space="0" w:color="auto"/>
        <w:bottom w:val="none" w:sz="0" w:space="0" w:color="auto"/>
        <w:right w:val="none" w:sz="0" w:space="0" w:color="auto"/>
      </w:divBdr>
    </w:div>
    <w:div w:id="1524634076">
      <w:marLeft w:val="480"/>
      <w:marRight w:val="0"/>
      <w:marTop w:val="0"/>
      <w:marBottom w:val="0"/>
      <w:divBdr>
        <w:top w:val="none" w:sz="0" w:space="0" w:color="auto"/>
        <w:left w:val="none" w:sz="0" w:space="0" w:color="auto"/>
        <w:bottom w:val="none" w:sz="0" w:space="0" w:color="auto"/>
        <w:right w:val="none" w:sz="0" w:space="0" w:color="auto"/>
      </w:divBdr>
    </w:div>
    <w:div w:id="1524783449">
      <w:bodyDiv w:val="1"/>
      <w:marLeft w:val="0"/>
      <w:marRight w:val="0"/>
      <w:marTop w:val="0"/>
      <w:marBottom w:val="0"/>
      <w:divBdr>
        <w:top w:val="none" w:sz="0" w:space="0" w:color="auto"/>
        <w:left w:val="none" w:sz="0" w:space="0" w:color="auto"/>
        <w:bottom w:val="none" w:sz="0" w:space="0" w:color="auto"/>
        <w:right w:val="none" w:sz="0" w:space="0" w:color="auto"/>
      </w:divBdr>
    </w:div>
    <w:div w:id="1524855207">
      <w:marLeft w:val="640"/>
      <w:marRight w:val="0"/>
      <w:marTop w:val="0"/>
      <w:marBottom w:val="0"/>
      <w:divBdr>
        <w:top w:val="none" w:sz="0" w:space="0" w:color="auto"/>
        <w:left w:val="none" w:sz="0" w:space="0" w:color="auto"/>
        <w:bottom w:val="none" w:sz="0" w:space="0" w:color="auto"/>
        <w:right w:val="none" w:sz="0" w:space="0" w:color="auto"/>
      </w:divBdr>
    </w:div>
    <w:div w:id="1525170404">
      <w:marLeft w:val="640"/>
      <w:marRight w:val="0"/>
      <w:marTop w:val="0"/>
      <w:marBottom w:val="0"/>
      <w:divBdr>
        <w:top w:val="none" w:sz="0" w:space="0" w:color="auto"/>
        <w:left w:val="none" w:sz="0" w:space="0" w:color="auto"/>
        <w:bottom w:val="none" w:sz="0" w:space="0" w:color="auto"/>
        <w:right w:val="none" w:sz="0" w:space="0" w:color="auto"/>
      </w:divBdr>
    </w:div>
    <w:div w:id="1525363024">
      <w:bodyDiv w:val="1"/>
      <w:marLeft w:val="0"/>
      <w:marRight w:val="0"/>
      <w:marTop w:val="0"/>
      <w:marBottom w:val="0"/>
      <w:divBdr>
        <w:top w:val="none" w:sz="0" w:space="0" w:color="auto"/>
        <w:left w:val="none" w:sz="0" w:space="0" w:color="auto"/>
        <w:bottom w:val="none" w:sz="0" w:space="0" w:color="auto"/>
        <w:right w:val="none" w:sz="0" w:space="0" w:color="auto"/>
      </w:divBdr>
    </w:div>
    <w:div w:id="1525901798">
      <w:marLeft w:val="480"/>
      <w:marRight w:val="0"/>
      <w:marTop w:val="0"/>
      <w:marBottom w:val="0"/>
      <w:divBdr>
        <w:top w:val="none" w:sz="0" w:space="0" w:color="auto"/>
        <w:left w:val="none" w:sz="0" w:space="0" w:color="auto"/>
        <w:bottom w:val="none" w:sz="0" w:space="0" w:color="auto"/>
        <w:right w:val="none" w:sz="0" w:space="0" w:color="auto"/>
      </w:divBdr>
    </w:div>
    <w:div w:id="1525941873">
      <w:marLeft w:val="640"/>
      <w:marRight w:val="0"/>
      <w:marTop w:val="0"/>
      <w:marBottom w:val="0"/>
      <w:divBdr>
        <w:top w:val="none" w:sz="0" w:space="0" w:color="auto"/>
        <w:left w:val="none" w:sz="0" w:space="0" w:color="auto"/>
        <w:bottom w:val="none" w:sz="0" w:space="0" w:color="auto"/>
        <w:right w:val="none" w:sz="0" w:space="0" w:color="auto"/>
      </w:divBdr>
    </w:div>
    <w:div w:id="1526556654">
      <w:marLeft w:val="640"/>
      <w:marRight w:val="0"/>
      <w:marTop w:val="0"/>
      <w:marBottom w:val="0"/>
      <w:divBdr>
        <w:top w:val="none" w:sz="0" w:space="0" w:color="auto"/>
        <w:left w:val="none" w:sz="0" w:space="0" w:color="auto"/>
        <w:bottom w:val="none" w:sz="0" w:space="0" w:color="auto"/>
        <w:right w:val="none" w:sz="0" w:space="0" w:color="auto"/>
      </w:divBdr>
    </w:div>
    <w:div w:id="1526870063">
      <w:marLeft w:val="640"/>
      <w:marRight w:val="0"/>
      <w:marTop w:val="0"/>
      <w:marBottom w:val="0"/>
      <w:divBdr>
        <w:top w:val="none" w:sz="0" w:space="0" w:color="auto"/>
        <w:left w:val="none" w:sz="0" w:space="0" w:color="auto"/>
        <w:bottom w:val="none" w:sz="0" w:space="0" w:color="auto"/>
        <w:right w:val="none" w:sz="0" w:space="0" w:color="auto"/>
      </w:divBdr>
    </w:div>
    <w:div w:id="1527021388">
      <w:marLeft w:val="640"/>
      <w:marRight w:val="0"/>
      <w:marTop w:val="0"/>
      <w:marBottom w:val="0"/>
      <w:divBdr>
        <w:top w:val="none" w:sz="0" w:space="0" w:color="auto"/>
        <w:left w:val="none" w:sz="0" w:space="0" w:color="auto"/>
        <w:bottom w:val="none" w:sz="0" w:space="0" w:color="auto"/>
        <w:right w:val="none" w:sz="0" w:space="0" w:color="auto"/>
      </w:divBdr>
    </w:div>
    <w:div w:id="1527907341">
      <w:marLeft w:val="640"/>
      <w:marRight w:val="0"/>
      <w:marTop w:val="0"/>
      <w:marBottom w:val="0"/>
      <w:divBdr>
        <w:top w:val="none" w:sz="0" w:space="0" w:color="auto"/>
        <w:left w:val="none" w:sz="0" w:space="0" w:color="auto"/>
        <w:bottom w:val="none" w:sz="0" w:space="0" w:color="auto"/>
        <w:right w:val="none" w:sz="0" w:space="0" w:color="auto"/>
      </w:divBdr>
    </w:div>
    <w:div w:id="1527910813">
      <w:marLeft w:val="640"/>
      <w:marRight w:val="0"/>
      <w:marTop w:val="0"/>
      <w:marBottom w:val="0"/>
      <w:divBdr>
        <w:top w:val="none" w:sz="0" w:space="0" w:color="auto"/>
        <w:left w:val="none" w:sz="0" w:space="0" w:color="auto"/>
        <w:bottom w:val="none" w:sz="0" w:space="0" w:color="auto"/>
        <w:right w:val="none" w:sz="0" w:space="0" w:color="auto"/>
      </w:divBdr>
    </w:div>
    <w:div w:id="1527937633">
      <w:marLeft w:val="640"/>
      <w:marRight w:val="0"/>
      <w:marTop w:val="0"/>
      <w:marBottom w:val="0"/>
      <w:divBdr>
        <w:top w:val="none" w:sz="0" w:space="0" w:color="auto"/>
        <w:left w:val="none" w:sz="0" w:space="0" w:color="auto"/>
        <w:bottom w:val="none" w:sz="0" w:space="0" w:color="auto"/>
        <w:right w:val="none" w:sz="0" w:space="0" w:color="auto"/>
      </w:divBdr>
    </w:div>
    <w:div w:id="1527986776">
      <w:marLeft w:val="640"/>
      <w:marRight w:val="0"/>
      <w:marTop w:val="0"/>
      <w:marBottom w:val="0"/>
      <w:divBdr>
        <w:top w:val="none" w:sz="0" w:space="0" w:color="auto"/>
        <w:left w:val="none" w:sz="0" w:space="0" w:color="auto"/>
        <w:bottom w:val="none" w:sz="0" w:space="0" w:color="auto"/>
        <w:right w:val="none" w:sz="0" w:space="0" w:color="auto"/>
      </w:divBdr>
    </w:div>
    <w:div w:id="1528105146">
      <w:marLeft w:val="640"/>
      <w:marRight w:val="0"/>
      <w:marTop w:val="0"/>
      <w:marBottom w:val="0"/>
      <w:divBdr>
        <w:top w:val="none" w:sz="0" w:space="0" w:color="auto"/>
        <w:left w:val="none" w:sz="0" w:space="0" w:color="auto"/>
        <w:bottom w:val="none" w:sz="0" w:space="0" w:color="auto"/>
        <w:right w:val="none" w:sz="0" w:space="0" w:color="auto"/>
      </w:divBdr>
    </w:div>
    <w:div w:id="1528174919">
      <w:marLeft w:val="640"/>
      <w:marRight w:val="0"/>
      <w:marTop w:val="0"/>
      <w:marBottom w:val="0"/>
      <w:divBdr>
        <w:top w:val="none" w:sz="0" w:space="0" w:color="auto"/>
        <w:left w:val="none" w:sz="0" w:space="0" w:color="auto"/>
        <w:bottom w:val="none" w:sz="0" w:space="0" w:color="auto"/>
        <w:right w:val="none" w:sz="0" w:space="0" w:color="auto"/>
      </w:divBdr>
    </w:div>
    <w:div w:id="1528634854">
      <w:marLeft w:val="640"/>
      <w:marRight w:val="0"/>
      <w:marTop w:val="0"/>
      <w:marBottom w:val="0"/>
      <w:divBdr>
        <w:top w:val="none" w:sz="0" w:space="0" w:color="auto"/>
        <w:left w:val="none" w:sz="0" w:space="0" w:color="auto"/>
        <w:bottom w:val="none" w:sz="0" w:space="0" w:color="auto"/>
        <w:right w:val="none" w:sz="0" w:space="0" w:color="auto"/>
      </w:divBdr>
    </w:div>
    <w:div w:id="1528640882">
      <w:marLeft w:val="640"/>
      <w:marRight w:val="0"/>
      <w:marTop w:val="0"/>
      <w:marBottom w:val="0"/>
      <w:divBdr>
        <w:top w:val="none" w:sz="0" w:space="0" w:color="auto"/>
        <w:left w:val="none" w:sz="0" w:space="0" w:color="auto"/>
        <w:bottom w:val="none" w:sz="0" w:space="0" w:color="auto"/>
        <w:right w:val="none" w:sz="0" w:space="0" w:color="auto"/>
      </w:divBdr>
    </w:div>
    <w:div w:id="1529374020">
      <w:marLeft w:val="640"/>
      <w:marRight w:val="0"/>
      <w:marTop w:val="0"/>
      <w:marBottom w:val="0"/>
      <w:divBdr>
        <w:top w:val="none" w:sz="0" w:space="0" w:color="auto"/>
        <w:left w:val="none" w:sz="0" w:space="0" w:color="auto"/>
        <w:bottom w:val="none" w:sz="0" w:space="0" w:color="auto"/>
        <w:right w:val="none" w:sz="0" w:space="0" w:color="auto"/>
      </w:divBdr>
    </w:div>
    <w:div w:id="1529489763">
      <w:marLeft w:val="640"/>
      <w:marRight w:val="0"/>
      <w:marTop w:val="0"/>
      <w:marBottom w:val="0"/>
      <w:divBdr>
        <w:top w:val="none" w:sz="0" w:space="0" w:color="auto"/>
        <w:left w:val="none" w:sz="0" w:space="0" w:color="auto"/>
        <w:bottom w:val="none" w:sz="0" w:space="0" w:color="auto"/>
        <w:right w:val="none" w:sz="0" w:space="0" w:color="auto"/>
      </w:divBdr>
    </w:div>
    <w:div w:id="1530143642">
      <w:bodyDiv w:val="1"/>
      <w:marLeft w:val="0"/>
      <w:marRight w:val="0"/>
      <w:marTop w:val="0"/>
      <w:marBottom w:val="0"/>
      <w:divBdr>
        <w:top w:val="none" w:sz="0" w:space="0" w:color="auto"/>
        <w:left w:val="none" w:sz="0" w:space="0" w:color="auto"/>
        <w:bottom w:val="none" w:sz="0" w:space="0" w:color="auto"/>
        <w:right w:val="none" w:sz="0" w:space="0" w:color="auto"/>
      </w:divBdr>
    </w:div>
    <w:div w:id="1530946713">
      <w:marLeft w:val="640"/>
      <w:marRight w:val="0"/>
      <w:marTop w:val="0"/>
      <w:marBottom w:val="0"/>
      <w:divBdr>
        <w:top w:val="none" w:sz="0" w:space="0" w:color="auto"/>
        <w:left w:val="none" w:sz="0" w:space="0" w:color="auto"/>
        <w:bottom w:val="none" w:sz="0" w:space="0" w:color="auto"/>
        <w:right w:val="none" w:sz="0" w:space="0" w:color="auto"/>
      </w:divBdr>
    </w:div>
    <w:div w:id="1531794261">
      <w:marLeft w:val="640"/>
      <w:marRight w:val="0"/>
      <w:marTop w:val="0"/>
      <w:marBottom w:val="0"/>
      <w:divBdr>
        <w:top w:val="none" w:sz="0" w:space="0" w:color="auto"/>
        <w:left w:val="none" w:sz="0" w:space="0" w:color="auto"/>
        <w:bottom w:val="none" w:sz="0" w:space="0" w:color="auto"/>
        <w:right w:val="none" w:sz="0" w:space="0" w:color="auto"/>
      </w:divBdr>
    </w:div>
    <w:div w:id="1531920314">
      <w:marLeft w:val="640"/>
      <w:marRight w:val="0"/>
      <w:marTop w:val="0"/>
      <w:marBottom w:val="0"/>
      <w:divBdr>
        <w:top w:val="none" w:sz="0" w:space="0" w:color="auto"/>
        <w:left w:val="none" w:sz="0" w:space="0" w:color="auto"/>
        <w:bottom w:val="none" w:sz="0" w:space="0" w:color="auto"/>
        <w:right w:val="none" w:sz="0" w:space="0" w:color="auto"/>
      </w:divBdr>
    </w:div>
    <w:div w:id="1532643323">
      <w:marLeft w:val="640"/>
      <w:marRight w:val="0"/>
      <w:marTop w:val="0"/>
      <w:marBottom w:val="0"/>
      <w:divBdr>
        <w:top w:val="none" w:sz="0" w:space="0" w:color="auto"/>
        <w:left w:val="none" w:sz="0" w:space="0" w:color="auto"/>
        <w:bottom w:val="none" w:sz="0" w:space="0" w:color="auto"/>
        <w:right w:val="none" w:sz="0" w:space="0" w:color="auto"/>
      </w:divBdr>
    </w:div>
    <w:div w:id="1533154743">
      <w:marLeft w:val="640"/>
      <w:marRight w:val="0"/>
      <w:marTop w:val="0"/>
      <w:marBottom w:val="0"/>
      <w:divBdr>
        <w:top w:val="none" w:sz="0" w:space="0" w:color="auto"/>
        <w:left w:val="none" w:sz="0" w:space="0" w:color="auto"/>
        <w:bottom w:val="none" w:sz="0" w:space="0" w:color="auto"/>
        <w:right w:val="none" w:sz="0" w:space="0" w:color="auto"/>
      </w:divBdr>
    </w:div>
    <w:div w:id="1533765054">
      <w:marLeft w:val="640"/>
      <w:marRight w:val="0"/>
      <w:marTop w:val="0"/>
      <w:marBottom w:val="0"/>
      <w:divBdr>
        <w:top w:val="none" w:sz="0" w:space="0" w:color="auto"/>
        <w:left w:val="none" w:sz="0" w:space="0" w:color="auto"/>
        <w:bottom w:val="none" w:sz="0" w:space="0" w:color="auto"/>
        <w:right w:val="none" w:sz="0" w:space="0" w:color="auto"/>
      </w:divBdr>
    </w:div>
    <w:div w:id="1534154310">
      <w:marLeft w:val="640"/>
      <w:marRight w:val="0"/>
      <w:marTop w:val="0"/>
      <w:marBottom w:val="0"/>
      <w:divBdr>
        <w:top w:val="none" w:sz="0" w:space="0" w:color="auto"/>
        <w:left w:val="none" w:sz="0" w:space="0" w:color="auto"/>
        <w:bottom w:val="none" w:sz="0" w:space="0" w:color="auto"/>
        <w:right w:val="none" w:sz="0" w:space="0" w:color="auto"/>
      </w:divBdr>
    </w:div>
    <w:div w:id="1534154420">
      <w:marLeft w:val="640"/>
      <w:marRight w:val="0"/>
      <w:marTop w:val="0"/>
      <w:marBottom w:val="0"/>
      <w:divBdr>
        <w:top w:val="none" w:sz="0" w:space="0" w:color="auto"/>
        <w:left w:val="none" w:sz="0" w:space="0" w:color="auto"/>
        <w:bottom w:val="none" w:sz="0" w:space="0" w:color="auto"/>
        <w:right w:val="none" w:sz="0" w:space="0" w:color="auto"/>
      </w:divBdr>
    </w:div>
    <w:div w:id="1534418536">
      <w:marLeft w:val="640"/>
      <w:marRight w:val="0"/>
      <w:marTop w:val="0"/>
      <w:marBottom w:val="0"/>
      <w:divBdr>
        <w:top w:val="none" w:sz="0" w:space="0" w:color="auto"/>
        <w:left w:val="none" w:sz="0" w:space="0" w:color="auto"/>
        <w:bottom w:val="none" w:sz="0" w:space="0" w:color="auto"/>
        <w:right w:val="none" w:sz="0" w:space="0" w:color="auto"/>
      </w:divBdr>
    </w:div>
    <w:div w:id="1534614752">
      <w:marLeft w:val="640"/>
      <w:marRight w:val="0"/>
      <w:marTop w:val="0"/>
      <w:marBottom w:val="0"/>
      <w:divBdr>
        <w:top w:val="none" w:sz="0" w:space="0" w:color="auto"/>
        <w:left w:val="none" w:sz="0" w:space="0" w:color="auto"/>
        <w:bottom w:val="none" w:sz="0" w:space="0" w:color="auto"/>
        <w:right w:val="none" w:sz="0" w:space="0" w:color="auto"/>
      </w:divBdr>
    </w:div>
    <w:div w:id="1534683942">
      <w:marLeft w:val="640"/>
      <w:marRight w:val="0"/>
      <w:marTop w:val="0"/>
      <w:marBottom w:val="0"/>
      <w:divBdr>
        <w:top w:val="none" w:sz="0" w:space="0" w:color="auto"/>
        <w:left w:val="none" w:sz="0" w:space="0" w:color="auto"/>
        <w:bottom w:val="none" w:sz="0" w:space="0" w:color="auto"/>
        <w:right w:val="none" w:sz="0" w:space="0" w:color="auto"/>
      </w:divBdr>
    </w:div>
    <w:div w:id="1534996234">
      <w:bodyDiv w:val="1"/>
      <w:marLeft w:val="0"/>
      <w:marRight w:val="0"/>
      <w:marTop w:val="0"/>
      <w:marBottom w:val="0"/>
      <w:divBdr>
        <w:top w:val="none" w:sz="0" w:space="0" w:color="auto"/>
        <w:left w:val="none" w:sz="0" w:space="0" w:color="auto"/>
        <w:bottom w:val="none" w:sz="0" w:space="0" w:color="auto"/>
        <w:right w:val="none" w:sz="0" w:space="0" w:color="auto"/>
      </w:divBdr>
    </w:div>
    <w:div w:id="1535464665">
      <w:marLeft w:val="640"/>
      <w:marRight w:val="0"/>
      <w:marTop w:val="0"/>
      <w:marBottom w:val="0"/>
      <w:divBdr>
        <w:top w:val="none" w:sz="0" w:space="0" w:color="auto"/>
        <w:left w:val="none" w:sz="0" w:space="0" w:color="auto"/>
        <w:bottom w:val="none" w:sz="0" w:space="0" w:color="auto"/>
        <w:right w:val="none" w:sz="0" w:space="0" w:color="auto"/>
      </w:divBdr>
    </w:div>
    <w:div w:id="1535464895">
      <w:marLeft w:val="640"/>
      <w:marRight w:val="0"/>
      <w:marTop w:val="0"/>
      <w:marBottom w:val="0"/>
      <w:divBdr>
        <w:top w:val="none" w:sz="0" w:space="0" w:color="auto"/>
        <w:left w:val="none" w:sz="0" w:space="0" w:color="auto"/>
        <w:bottom w:val="none" w:sz="0" w:space="0" w:color="auto"/>
        <w:right w:val="none" w:sz="0" w:space="0" w:color="auto"/>
      </w:divBdr>
    </w:div>
    <w:div w:id="1535996734">
      <w:bodyDiv w:val="1"/>
      <w:marLeft w:val="0"/>
      <w:marRight w:val="0"/>
      <w:marTop w:val="0"/>
      <w:marBottom w:val="0"/>
      <w:divBdr>
        <w:top w:val="none" w:sz="0" w:space="0" w:color="auto"/>
        <w:left w:val="none" w:sz="0" w:space="0" w:color="auto"/>
        <w:bottom w:val="none" w:sz="0" w:space="0" w:color="auto"/>
        <w:right w:val="none" w:sz="0" w:space="0" w:color="auto"/>
      </w:divBdr>
    </w:div>
    <w:div w:id="1536456918">
      <w:bodyDiv w:val="1"/>
      <w:marLeft w:val="0"/>
      <w:marRight w:val="0"/>
      <w:marTop w:val="0"/>
      <w:marBottom w:val="0"/>
      <w:divBdr>
        <w:top w:val="none" w:sz="0" w:space="0" w:color="auto"/>
        <w:left w:val="none" w:sz="0" w:space="0" w:color="auto"/>
        <w:bottom w:val="none" w:sz="0" w:space="0" w:color="auto"/>
        <w:right w:val="none" w:sz="0" w:space="0" w:color="auto"/>
      </w:divBdr>
      <w:divsChild>
        <w:div w:id="671101">
          <w:marLeft w:val="480"/>
          <w:marRight w:val="0"/>
          <w:marTop w:val="0"/>
          <w:marBottom w:val="0"/>
          <w:divBdr>
            <w:top w:val="none" w:sz="0" w:space="0" w:color="auto"/>
            <w:left w:val="none" w:sz="0" w:space="0" w:color="auto"/>
            <w:bottom w:val="none" w:sz="0" w:space="0" w:color="auto"/>
            <w:right w:val="none" w:sz="0" w:space="0" w:color="auto"/>
          </w:divBdr>
        </w:div>
        <w:div w:id="36394794">
          <w:marLeft w:val="480"/>
          <w:marRight w:val="0"/>
          <w:marTop w:val="0"/>
          <w:marBottom w:val="0"/>
          <w:divBdr>
            <w:top w:val="none" w:sz="0" w:space="0" w:color="auto"/>
            <w:left w:val="none" w:sz="0" w:space="0" w:color="auto"/>
            <w:bottom w:val="none" w:sz="0" w:space="0" w:color="auto"/>
            <w:right w:val="none" w:sz="0" w:space="0" w:color="auto"/>
          </w:divBdr>
        </w:div>
        <w:div w:id="69232495">
          <w:marLeft w:val="480"/>
          <w:marRight w:val="0"/>
          <w:marTop w:val="0"/>
          <w:marBottom w:val="0"/>
          <w:divBdr>
            <w:top w:val="none" w:sz="0" w:space="0" w:color="auto"/>
            <w:left w:val="none" w:sz="0" w:space="0" w:color="auto"/>
            <w:bottom w:val="none" w:sz="0" w:space="0" w:color="auto"/>
            <w:right w:val="none" w:sz="0" w:space="0" w:color="auto"/>
          </w:divBdr>
        </w:div>
        <w:div w:id="87888688">
          <w:marLeft w:val="480"/>
          <w:marRight w:val="0"/>
          <w:marTop w:val="0"/>
          <w:marBottom w:val="0"/>
          <w:divBdr>
            <w:top w:val="none" w:sz="0" w:space="0" w:color="auto"/>
            <w:left w:val="none" w:sz="0" w:space="0" w:color="auto"/>
            <w:bottom w:val="none" w:sz="0" w:space="0" w:color="auto"/>
            <w:right w:val="none" w:sz="0" w:space="0" w:color="auto"/>
          </w:divBdr>
        </w:div>
        <w:div w:id="115486659">
          <w:marLeft w:val="480"/>
          <w:marRight w:val="0"/>
          <w:marTop w:val="0"/>
          <w:marBottom w:val="0"/>
          <w:divBdr>
            <w:top w:val="none" w:sz="0" w:space="0" w:color="auto"/>
            <w:left w:val="none" w:sz="0" w:space="0" w:color="auto"/>
            <w:bottom w:val="none" w:sz="0" w:space="0" w:color="auto"/>
            <w:right w:val="none" w:sz="0" w:space="0" w:color="auto"/>
          </w:divBdr>
        </w:div>
        <w:div w:id="179904043">
          <w:marLeft w:val="480"/>
          <w:marRight w:val="0"/>
          <w:marTop w:val="0"/>
          <w:marBottom w:val="0"/>
          <w:divBdr>
            <w:top w:val="none" w:sz="0" w:space="0" w:color="auto"/>
            <w:left w:val="none" w:sz="0" w:space="0" w:color="auto"/>
            <w:bottom w:val="none" w:sz="0" w:space="0" w:color="auto"/>
            <w:right w:val="none" w:sz="0" w:space="0" w:color="auto"/>
          </w:divBdr>
        </w:div>
        <w:div w:id="193688081">
          <w:marLeft w:val="480"/>
          <w:marRight w:val="0"/>
          <w:marTop w:val="0"/>
          <w:marBottom w:val="0"/>
          <w:divBdr>
            <w:top w:val="none" w:sz="0" w:space="0" w:color="auto"/>
            <w:left w:val="none" w:sz="0" w:space="0" w:color="auto"/>
            <w:bottom w:val="none" w:sz="0" w:space="0" w:color="auto"/>
            <w:right w:val="none" w:sz="0" w:space="0" w:color="auto"/>
          </w:divBdr>
        </w:div>
        <w:div w:id="213388923">
          <w:marLeft w:val="480"/>
          <w:marRight w:val="0"/>
          <w:marTop w:val="0"/>
          <w:marBottom w:val="0"/>
          <w:divBdr>
            <w:top w:val="none" w:sz="0" w:space="0" w:color="auto"/>
            <w:left w:val="none" w:sz="0" w:space="0" w:color="auto"/>
            <w:bottom w:val="none" w:sz="0" w:space="0" w:color="auto"/>
            <w:right w:val="none" w:sz="0" w:space="0" w:color="auto"/>
          </w:divBdr>
        </w:div>
        <w:div w:id="273249794">
          <w:marLeft w:val="480"/>
          <w:marRight w:val="0"/>
          <w:marTop w:val="0"/>
          <w:marBottom w:val="0"/>
          <w:divBdr>
            <w:top w:val="none" w:sz="0" w:space="0" w:color="auto"/>
            <w:left w:val="none" w:sz="0" w:space="0" w:color="auto"/>
            <w:bottom w:val="none" w:sz="0" w:space="0" w:color="auto"/>
            <w:right w:val="none" w:sz="0" w:space="0" w:color="auto"/>
          </w:divBdr>
        </w:div>
        <w:div w:id="301278152">
          <w:marLeft w:val="480"/>
          <w:marRight w:val="0"/>
          <w:marTop w:val="0"/>
          <w:marBottom w:val="0"/>
          <w:divBdr>
            <w:top w:val="none" w:sz="0" w:space="0" w:color="auto"/>
            <w:left w:val="none" w:sz="0" w:space="0" w:color="auto"/>
            <w:bottom w:val="none" w:sz="0" w:space="0" w:color="auto"/>
            <w:right w:val="none" w:sz="0" w:space="0" w:color="auto"/>
          </w:divBdr>
        </w:div>
        <w:div w:id="382146373">
          <w:marLeft w:val="480"/>
          <w:marRight w:val="0"/>
          <w:marTop w:val="0"/>
          <w:marBottom w:val="0"/>
          <w:divBdr>
            <w:top w:val="none" w:sz="0" w:space="0" w:color="auto"/>
            <w:left w:val="none" w:sz="0" w:space="0" w:color="auto"/>
            <w:bottom w:val="none" w:sz="0" w:space="0" w:color="auto"/>
            <w:right w:val="none" w:sz="0" w:space="0" w:color="auto"/>
          </w:divBdr>
        </w:div>
        <w:div w:id="451216698">
          <w:marLeft w:val="480"/>
          <w:marRight w:val="0"/>
          <w:marTop w:val="0"/>
          <w:marBottom w:val="0"/>
          <w:divBdr>
            <w:top w:val="none" w:sz="0" w:space="0" w:color="auto"/>
            <w:left w:val="none" w:sz="0" w:space="0" w:color="auto"/>
            <w:bottom w:val="none" w:sz="0" w:space="0" w:color="auto"/>
            <w:right w:val="none" w:sz="0" w:space="0" w:color="auto"/>
          </w:divBdr>
        </w:div>
        <w:div w:id="478304606">
          <w:marLeft w:val="480"/>
          <w:marRight w:val="0"/>
          <w:marTop w:val="0"/>
          <w:marBottom w:val="0"/>
          <w:divBdr>
            <w:top w:val="none" w:sz="0" w:space="0" w:color="auto"/>
            <w:left w:val="none" w:sz="0" w:space="0" w:color="auto"/>
            <w:bottom w:val="none" w:sz="0" w:space="0" w:color="auto"/>
            <w:right w:val="none" w:sz="0" w:space="0" w:color="auto"/>
          </w:divBdr>
        </w:div>
        <w:div w:id="509639141">
          <w:marLeft w:val="480"/>
          <w:marRight w:val="0"/>
          <w:marTop w:val="0"/>
          <w:marBottom w:val="0"/>
          <w:divBdr>
            <w:top w:val="none" w:sz="0" w:space="0" w:color="auto"/>
            <w:left w:val="none" w:sz="0" w:space="0" w:color="auto"/>
            <w:bottom w:val="none" w:sz="0" w:space="0" w:color="auto"/>
            <w:right w:val="none" w:sz="0" w:space="0" w:color="auto"/>
          </w:divBdr>
        </w:div>
        <w:div w:id="589045364">
          <w:marLeft w:val="480"/>
          <w:marRight w:val="0"/>
          <w:marTop w:val="0"/>
          <w:marBottom w:val="0"/>
          <w:divBdr>
            <w:top w:val="none" w:sz="0" w:space="0" w:color="auto"/>
            <w:left w:val="none" w:sz="0" w:space="0" w:color="auto"/>
            <w:bottom w:val="none" w:sz="0" w:space="0" w:color="auto"/>
            <w:right w:val="none" w:sz="0" w:space="0" w:color="auto"/>
          </w:divBdr>
        </w:div>
        <w:div w:id="603391122">
          <w:marLeft w:val="480"/>
          <w:marRight w:val="0"/>
          <w:marTop w:val="0"/>
          <w:marBottom w:val="0"/>
          <w:divBdr>
            <w:top w:val="none" w:sz="0" w:space="0" w:color="auto"/>
            <w:left w:val="none" w:sz="0" w:space="0" w:color="auto"/>
            <w:bottom w:val="none" w:sz="0" w:space="0" w:color="auto"/>
            <w:right w:val="none" w:sz="0" w:space="0" w:color="auto"/>
          </w:divBdr>
        </w:div>
        <w:div w:id="644437322">
          <w:marLeft w:val="480"/>
          <w:marRight w:val="0"/>
          <w:marTop w:val="0"/>
          <w:marBottom w:val="0"/>
          <w:divBdr>
            <w:top w:val="none" w:sz="0" w:space="0" w:color="auto"/>
            <w:left w:val="none" w:sz="0" w:space="0" w:color="auto"/>
            <w:bottom w:val="none" w:sz="0" w:space="0" w:color="auto"/>
            <w:right w:val="none" w:sz="0" w:space="0" w:color="auto"/>
          </w:divBdr>
        </w:div>
        <w:div w:id="734820481">
          <w:marLeft w:val="480"/>
          <w:marRight w:val="0"/>
          <w:marTop w:val="0"/>
          <w:marBottom w:val="0"/>
          <w:divBdr>
            <w:top w:val="none" w:sz="0" w:space="0" w:color="auto"/>
            <w:left w:val="none" w:sz="0" w:space="0" w:color="auto"/>
            <w:bottom w:val="none" w:sz="0" w:space="0" w:color="auto"/>
            <w:right w:val="none" w:sz="0" w:space="0" w:color="auto"/>
          </w:divBdr>
        </w:div>
        <w:div w:id="768701272">
          <w:marLeft w:val="480"/>
          <w:marRight w:val="0"/>
          <w:marTop w:val="0"/>
          <w:marBottom w:val="0"/>
          <w:divBdr>
            <w:top w:val="none" w:sz="0" w:space="0" w:color="auto"/>
            <w:left w:val="none" w:sz="0" w:space="0" w:color="auto"/>
            <w:bottom w:val="none" w:sz="0" w:space="0" w:color="auto"/>
            <w:right w:val="none" w:sz="0" w:space="0" w:color="auto"/>
          </w:divBdr>
        </w:div>
        <w:div w:id="806514000">
          <w:marLeft w:val="480"/>
          <w:marRight w:val="0"/>
          <w:marTop w:val="0"/>
          <w:marBottom w:val="0"/>
          <w:divBdr>
            <w:top w:val="none" w:sz="0" w:space="0" w:color="auto"/>
            <w:left w:val="none" w:sz="0" w:space="0" w:color="auto"/>
            <w:bottom w:val="none" w:sz="0" w:space="0" w:color="auto"/>
            <w:right w:val="none" w:sz="0" w:space="0" w:color="auto"/>
          </w:divBdr>
        </w:div>
        <w:div w:id="810829441">
          <w:marLeft w:val="480"/>
          <w:marRight w:val="0"/>
          <w:marTop w:val="0"/>
          <w:marBottom w:val="0"/>
          <w:divBdr>
            <w:top w:val="none" w:sz="0" w:space="0" w:color="auto"/>
            <w:left w:val="none" w:sz="0" w:space="0" w:color="auto"/>
            <w:bottom w:val="none" w:sz="0" w:space="0" w:color="auto"/>
            <w:right w:val="none" w:sz="0" w:space="0" w:color="auto"/>
          </w:divBdr>
        </w:div>
        <w:div w:id="816150998">
          <w:marLeft w:val="480"/>
          <w:marRight w:val="0"/>
          <w:marTop w:val="0"/>
          <w:marBottom w:val="0"/>
          <w:divBdr>
            <w:top w:val="none" w:sz="0" w:space="0" w:color="auto"/>
            <w:left w:val="none" w:sz="0" w:space="0" w:color="auto"/>
            <w:bottom w:val="none" w:sz="0" w:space="0" w:color="auto"/>
            <w:right w:val="none" w:sz="0" w:space="0" w:color="auto"/>
          </w:divBdr>
        </w:div>
        <w:div w:id="826281885">
          <w:marLeft w:val="480"/>
          <w:marRight w:val="0"/>
          <w:marTop w:val="0"/>
          <w:marBottom w:val="0"/>
          <w:divBdr>
            <w:top w:val="none" w:sz="0" w:space="0" w:color="auto"/>
            <w:left w:val="none" w:sz="0" w:space="0" w:color="auto"/>
            <w:bottom w:val="none" w:sz="0" w:space="0" w:color="auto"/>
            <w:right w:val="none" w:sz="0" w:space="0" w:color="auto"/>
          </w:divBdr>
        </w:div>
        <w:div w:id="899251639">
          <w:marLeft w:val="480"/>
          <w:marRight w:val="0"/>
          <w:marTop w:val="0"/>
          <w:marBottom w:val="0"/>
          <w:divBdr>
            <w:top w:val="none" w:sz="0" w:space="0" w:color="auto"/>
            <w:left w:val="none" w:sz="0" w:space="0" w:color="auto"/>
            <w:bottom w:val="none" w:sz="0" w:space="0" w:color="auto"/>
            <w:right w:val="none" w:sz="0" w:space="0" w:color="auto"/>
          </w:divBdr>
        </w:div>
        <w:div w:id="948200385">
          <w:marLeft w:val="480"/>
          <w:marRight w:val="0"/>
          <w:marTop w:val="0"/>
          <w:marBottom w:val="0"/>
          <w:divBdr>
            <w:top w:val="none" w:sz="0" w:space="0" w:color="auto"/>
            <w:left w:val="none" w:sz="0" w:space="0" w:color="auto"/>
            <w:bottom w:val="none" w:sz="0" w:space="0" w:color="auto"/>
            <w:right w:val="none" w:sz="0" w:space="0" w:color="auto"/>
          </w:divBdr>
        </w:div>
        <w:div w:id="1001589464">
          <w:marLeft w:val="480"/>
          <w:marRight w:val="0"/>
          <w:marTop w:val="0"/>
          <w:marBottom w:val="0"/>
          <w:divBdr>
            <w:top w:val="none" w:sz="0" w:space="0" w:color="auto"/>
            <w:left w:val="none" w:sz="0" w:space="0" w:color="auto"/>
            <w:bottom w:val="none" w:sz="0" w:space="0" w:color="auto"/>
            <w:right w:val="none" w:sz="0" w:space="0" w:color="auto"/>
          </w:divBdr>
        </w:div>
        <w:div w:id="1007751122">
          <w:marLeft w:val="480"/>
          <w:marRight w:val="0"/>
          <w:marTop w:val="0"/>
          <w:marBottom w:val="0"/>
          <w:divBdr>
            <w:top w:val="none" w:sz="0" w:space="0" w:color="auto"/>
            <w:left w:val="none" w:sz="0" w:space="0" w:color="auto"/>
            <w:bottom w:val="none" w:sz="0" w:space="0" w:color="auto"/>
            <w:right w:val="none" w:sz="0" w:space="0" w:color="auto"/>
          </w:divBdr>
        </w:div>
        <w:div w:id="1038311668">
          <w:marLeft w:val="480"/>
          <w:marRight w:val="0"/>
          <w:marTop w:val="0"/>
          <w:marBottom w:val="0"/>
          <w:divBdr>
            <w:top w:val="none" w:sz="0" w:space="0" w:color="auto"/>
            <w:left w:val="none" w:sz="0" w:space="0" w:color="auto"/>
            <w:bottom w:val="none" w:sz="0" w:space="0" w:color="auto"/>
            <w:right w:val="none" w:sz="0" w:space="0" w:color="auto"/>
          </w:divBdr>
        </w:div>
        <w:div w:id="1039547020">
          <w:marLeft w:val="480"/>
          <w:marRight w:val="0"/>
          <w:marTop w:val="0"/>
          <w:marBottom w:val="0"/>
          <w:divBdr>
            <w:top w:val="none" w:sz="0" w:space="0" w:color="auto"/>
            <w:left w:val="none" w:sz="0" w:space="0" w:color="auto"/>
            <w:bottom w:val="none" w:sz="0" w:space="0" w:color="auto"/>
            <w:right w:val="none" w:sz="0" w:space="0" w:color="auto"/>
          </w:divBdr>
        </w:div>
        <w:div w:id="1094546631">
          <w:marLeft w:val="480"/>
          <w:marRight w:val="0"/>
          <w:marTop w:val="0"/>
          <w:marBottom w:val="0"/>
          <w:divBdr>
            <w:top w:val="none" w:sz="0" w:space="0" w:color="auto"/>
            <w:left w:val="none" w:sz="0" w:space="0" w:color="auto"/>
            <w:bottom w:val="none" w:sz="0" w:space="0" w:color="auto"/>
            <w:right w:val="none" w:sz="0" w:space="0" w:color="auto"/>
          </w:divBdr>
        </w:div>
        <w:div w:id="1145389900">
          <w:marLeft w:val="480"/>
          <w:marRight w:val="0"/>
          <w:marTop w:val="0"/>
          <w:marBottom w:val="0"/>
          <w:divBdr>
            <w:top w:val="none" w:sz="0" w:space="0" w:color="auto"/>
            <w:left w:val="none" w:sz="0" w:space="0" w:color="auto"/>
            <w:bottom w:val="none" w:sz="0" w:space="0" w:color="auto"/>
            <w:right w:val="none" w:sz="0" w:space="0" w:color="auto"/>
          </w:divBdr>
        </w:div>
        <w:div w:id="1230848710">
          <w:marLeft w:val="480"/>
          <w:marRight w:val="0"/>
          <w:marTop w:val="0"/>
          <w:marBottom w:val="0"/>
          <w:divBdr>
            <w:top w:val="none" w:sz="0" w:space="0" w:color="auto"/>
            <w:left w:val="none" w:sz="0" w:space="0" w:color="auto"/>
            <w:bottom w:val="none" w:sz="0" w:space="0" w:color="auto"/>
            <w:right w:val="none" w:sz="0" w:space="0" w:color="auto"/>
          </w:divBdr>
        </w:div>
        <w:div w:id="1287202407">
          <w:marLeft w:val="480"/>
          <w:marRight w:val="0"/>
          <w:marTop w:val="0"/>
          <w:marBottom w:val="0"/>
          <w:divBdr>
            <w:top w:val="none" w:sz="0" w:space="0" w:color="auto"/>
            <w:left w:val="none" w:sz="0" w:space="0" w:color="auto"/>
            <w:bottom w:val="none" w:sz="0" w:space="0" w:color="auto"/>
            <w:right w:val="none" w:sz="0" w:space="0" w:color="auto"/>
          </w:divBdr>
        </w:div>
        <w:div w:id="1316304157">
          <w:marLeft w:val="480"/>
          <w:marRight w:val="0"/>
          <w:marTop w:val="0"/>
          <w:marBottom w:val="0"/>
          <w:divBdr>
            <w:top w:val="none" w:sz="0" w:space="0" w:color="auto"/>
            <w:left w:val="none" w:sz="0" w:space="0" w:color="auto"/>
            <w:bottom w:val="none" w:sz="0" w:space="0" w:color="auto"/>
            <w:right w:val="none" w:sz="0" w:space="0" w:color="auto"/>
          </w:divBdr>
        </w:div>
        <w:div w:id="1371808027">
          <w:marLeft w:val="480"/>
          <w:marRight w:val="0"/>
          <w:marTop w:val="0"/>
          <w:marBottom w:val="0"/>
          <w:divBdr>
            <w:top w:val="none" w:sz="0" w:space="0" w:color="auto"/>
            <w:left w:val="none" w:sz="0" w:space="0" w:color="auto"/>
            <w:bottom w:val="none" w:sz="0" w:space="0" w:color="auto"/>
            <w:right w:val="none" w:sz="0" w:space="0" w:color="auto"/>
          </w:divBdr>
        </w:div>
        <w:div w:id="1397901303">
          <w:marLeft w:val="480"/>
          <w:marRight w:val="0"/>
          <w:marTop w:val="0"/>
          <w:marBottom w:val="0"/>
          <w:divBdr>
            <w:top w:val="none" w:sz="0" w:space="0" w:color="auto"/>
            <w:left w:val="none" w:sz="0" w:space="0" w:color="auto"/>
            <w:bottom w:val="none" w:sz="0" w:space="0" w:color="auto"/>
            <w:right w:val="none" w:sz="0" w:space="0" w:color="auto"/>
          </w:divBdr>
        </w:div>
        <w:div w:id="1425764795">
          <w:marLeft w:val="480"/>
          <w:marRight w:val="0"/>
          <w:marTop w:val="0"/>
          <w:marBottom w:val="0"/>
          <w:divBdr>
            <w:top w:val="none" w:sz="0" w:space="0" w:color="auto"/>
            <w:left w:val="none" w:sz="0" w:space="0" w:color="auto"/>
            <w:bottom w:val="none" w:sz="0" w:space="0" w:color="auto"/>
            <w:right w:val="none" w:sz="0" w:space="0" w:color="auto"/>
          </w:divBdr>
        </w:div>
        <w:div w:id="1431007747">
          <w:marLeft w:val="480"/>
          <w:marRight w:val="0"/>
          <w:marTop w:val="0"/>
          <w:marBottom w:val="0"/>
          <w:divBdr>
            <w:top w:val="none" w:sz="0" w:space="0" w:color="auto"/>
            <w:left w:val="none" w:sz="0" w:space="0" w:color="auto"/>
            <w:bottom w:val="none" w:sz="0" w:space="0" w:color="auto"/>
            <w:right w:val="none" w:sz="0" w:space="0" w:color="auto"/>
          </w:divBdr>
        </w:div>
        <w:div w:id="1438715114">
          <w:marLeft w:val="480"/>
          <w:marRight w:val="0"/>
          <w:marTop w:val="0"/>
          <w:marBottom w:val="0"/>
          <w:divBdr>
            <w:top w:val="none" w:sz="0" w:space="0" w:color="auto"/>
            <w:left w:val="none" w:sz="0" w:space="0" w:color="auto"/>
            <w:bottom w:val="none" w:sz="0" w:space="0" w:color="auto"/>
            <w:right w:val="none" w:sz="0" w:space="0" w:color="auto"/>
          </w:divBdr>
        </w:div>
        <w:div w:id="1445032744">
          <w:marLeft w:val="480"/>
          <w:marRight w:val="0"/>
          <w:marTop w:val="0"/>
          <w:marBottom w:val="0"/>
          <w:divBdr>
            <w:top w:val="none" w:sz="0" w:space="0" w:color="auto"/>
            <w:left w:val="none" w:sz="0" w:space="0" w:color="auto"/>
            <w:bottom w:val="none" w:sz="0" w:space="0" w:color="auto"/>
            <w:right w:val="none" w:sz="0" w:space="0" w:color="auto"/>
          </w:divBdr>
        </w:div>
        <w:div w:id="1476141926">
          <w:marLeft w:val="480"/>
          <w:marRight w:val="0"/>
          <w:marTop w:val="0"/>
          <w:marBottom w:val="0"/>
          <w:divBdr>
            <w:top w:val="none" w:sz="0" w:space="0" w:color="auto"/>
            <w:left w:val="none" w:sz="0" w:space="0" w:color="auto"/>
            <w:bottom w:val="none" w:sz="0" w:space="0" w:color="auto"/>
            <w:right w:val="none" w:sz="0" w:space="0" w:color="auto"/>
          </w:divBdr>
        </w:div>
        <w:div w:id="1521160541">
          <w:marLeft w:val="480"/>
          <w:marRight w:val="0"/>
          <w:marTop w:val="0"/>
          <w:marBottom w:val="0"/>
          <w:divBdr>
            <w:top w:val="none" w:sz="0" w:space="0" w:color="auto"/>
            <w:left w:val="none" w:sz="0" w:space="0" w:color="auto"/>
            <w:bottom w:val="none" w:sz="0" w:space="0" w:color="auto"/>
            <w:right w:val="none" w:sz="0" w:space="0" w:color="auto"/>
          </w:divBdr>
        </w:div>
        <w:div w:id="1532570688">
          <w:marLeft w:val="480"/>
          <w:marRight w:val="0"/>
          <w:marTop w:val="0"/>
          <w:marBottom w:val="0"/>
          <w:divBdr>
            <w:top w:val="none" w:sz="0" w:space="0" w:color="auto"/>
            <w:left w:val="none" w:sz="0" w:space="0" w:color="auto"/>
            <w:bottom w:val="none" w:sz="0" w:space="0" w:color="auto"/>
            <w:right w:val="none" w:sz="0" w:space="0" w:color="auto"/>
          </w:divBdr>
        </w:div>
        <w:div w:id="1555660739">
          <w:marLeft w:val="480"/>
          <w:marRight w:val="0"/>
          <w:marTop w:val="0"/>
          <w:marBottom w:val="0"/>
          <w:divBdr>
            <w:top w:val="none" w:sz="0" w:space="0" w:color="auto"/>
            <w:left w:val="none" w:sz="0" w:space="0" w:color="auto"/>
            <w:bottom w:val="none" w:sz="0" w:space="0" w:color="auto"/>
            <w:right w:val="none" w:sz="0" w:space="0" w:color="auto"/>
          </w:divBdr>
        </w:div>
        <w:div w:id="1627925331">
          <w:marLeft w:val="480"/>
          <w:marRight w:val="0"/>
          <w:marTop w:val="0"/>
          <w:marBottom w:val="0"/>
          <w:divBdr>
            <w:top w:val="none" w:sz="0" w:space="0" w:color="auto"/>
            <w:left w:val="none" w:sz="0" w:space="0" w:color="auto"/>
            <w:bottom w:val="none" w:sz="0" w:space="0" w:color="auto"/>
            <w:right w:val="none" w:sz="0" w:space="0" w:color="auto"/>
          </w:divBdr>
        </w:div>
        <w:div w:id="1695032672">
          <w:marLeft w:val="480"/>
          <w:marRight w:val="0"/>
          <w:marTop w:val="0"/>
          <w:marBottom w:val="0"/>
          <w:divBdr>
            <w:top w:val="none" w:sz="0" w:space="0" w:color="auto"/>
            <w:left w:val="none" w:sz="0" w:space="0" w:color="auto"/>
            <w:bottom w:val="none" w:sz="0" w:space="0" w:color="auto"/>
            <w:right w:val="none" w:sz="0" w:space="0" w:color="auto"/>
          </w:divBdr>
        </w:div>
        <w:div w:id="1787430283">
          <w:marLeft w:val="480"/>
          <w:marRight w:val="0"/>
          <w:marTop w:val="0"/>
          <w:marBottom w:val="0"/>
          <w:divBdr>
            <w:top w:val="none" w:sz="0" w:space="0" w:color="auto"/>
            <w:left w:val="none" w:sz="0" w:space="0" w:color="auto"/>
            <w:bottom w:val="none" w:sz="0" w:space="0" w:color="auto"/>
            <w:right w:val="none" w:sz="0" w:space="0" w:color="auto"/>
          </w:divBdr>
        </w:div>
        <w:div w:id="1818063376">
          <w:marLeft w:val="480"/>
          <w:marRight w:val="0"/>
          <w:marTop w:val="0"/>
          <w:marBottom w:val="0"/>
          <w:divBdr>
            <w:top w:val="none" w:sz="0" w:space="0" w:color="auto"/>
            <w:left w:val="none" w:sz="0" w:space="0" w:color="auto"/>
            <w:bottom w:val="none" w:sz="0" w:space="0" w:color="auto"/>
            <w:right w:val="none" w:sz="0" w:space="0" w:color="auto"/>
          </w:divBdr>
        </w:div>
        <w:div w:id="1830710212">
          <w:marLeft w:val="480"/>
          <w:marRight w:val="0"/>
          <w:marTop w:val="0"/>
          <w:marBottom w:val="0"/>
          <w:divBdr>
            <w:top w:val="none" w:sz="0" w:space="0" w:color="auto"/>
            <w:left w:val="none" w:sz="0" w:space="0" w:color="auto"/>
            <w:bottom w:val="none" w:sz="0" w:space="0" w:color="auto"/>
            <w:right w:val="none" w:sz="0" w:space="0" w:color="auto"/>
          </w:divBdr>
        </w:div>
        <w:div w:id="1862864029">
          <w:marLeft w:val="480"/>
          <w:marRight w:val="0"/>
          <w:marTop w:val="0"/>
          <w:marBottom w:val="0"/>
          <w:divBdr>
            <w:top w:val="none" w:sz="0" w:space="0" w:color="auto"/>
            <w:left w:val="none" w:sz="0" w:space="0" w:color="auto"/>
            <w:bottom w:val="none" w:sz="0" w:space="0" w:color="auto"/>
            <w:right w:val="none" w:sz="0" w:space="0" w:color="auto"/>
          </w:divBdr>
        </w:div>
        <w:div w:id="1886915218">
          <w:marLeft w:val="480"/>
          <w:marRight w:val="0"/>
          <w:marTop w:val="0"/>
          <w:marBottom w:val="0"/>
          <w:divBdr>
            <w:top w:val="none" w:sz="0" w:space="0" w:color="auto"/>
            <w:left w:val="none" w:sz="0" w:space="0" w:color="auto"/>
            <w:bottom w:val="none" w:sz="0" w:space="0" w:color="auto"/>
            <w:right w:val="none" w:sz="0" w:space="0" w:color="auto"/>
          </w:divBdr>
        </w:div>
        <w:div w:id="1925727642">
          <w:marLeft w:val="480"/>
          <w:marRight w:val="0"/>
          <w:marTop w:val="0"/>
          <w:marBottom w:val="0"/>
          <w:divBdr>
            <w:top w:val="none" w:sz="0" w:space="0" w:color="auto"/>
            <w:left w:val="none" w:sz="0" w:space="0" w:color="auto"/>
            <w:bottom w:val="none" w:sz="0" w:space="0" w:color="auto"/>
            <w:right w:val="none" w:sz="0" w:space="0" w:color="auto"/>
          </w:divBdr>
        </w:div>
        <w:div w:id="1928876967">
          <w:marLeft w:val="480"/>
          <w:marRight w:val="0"/>
          <w:marTop w:val="0"/>
          <w:marBottom w:val="0"/>
          <w:divBdr>
            <w:top w:val="none" w:sz="0" w:space="0" w:color="auto"/>
            <w:left w:val="none" w:sz="0" w:space="0" w:color="auto"/>
            <w:bottom w:val="none" w:sz="0" w:space="0" w:color="auto"/>
            <w:right w:val="none" w:sz="0" w:space="0" w:color="auto"/>
          </w:divBdr>
        </w:div>
        <w:div w:id="1937398179">
          <w:marLeft w:val="480"/>
          <w:marRight w:val="0"/>
          <w:marTop w:val="0"/>
          <w:marBottom w:val="0"/>
          <w:divBdr>
            <w:top w:val="none" w:sz="0" w:space="0" w:color="auto"/>
            <w:left w:val="none" w:sz="0" w:space="0" w:color="auto"/>
            <w:bottom w:val="none" w:sz="0" w:space="0" w:color="auto"/>
            <w:right w:val="none" w:sz="0" w:space="0" w:color="auto"/>
          </w:divBdr>
        </w:div>
        <w:div w:id="1987052248">
          <w:marLeft w:val="480"/>
          <w:marRight w:val="0"/>
          <w:marTop w:val="0"/>
          <w:marBottom w:val="0"/>
          <w:divBdr>
            <w:top w:val="none" w:sz="0" w:space="0" w:color="auto"/>
            <w:left w:val="none" w:sz="0" w:space="0" w:color="auto"/>
            <w:bottom w:val="none" w:sz="0" w:space="0" w:color="auto"/>
            <w:right w:val="none" w:sz="0" w:space="0" w:color="auto"/>
          </w:divBdr>
        </w:div>
        <w:div w:id="2043242829">
          <w:marLeft w:val="480"/>
          <w:marRight w:val="0"/>
          <w:marTop w:val="0"/>
          <w:marBottom w:val="0"/>
          <w:divBdr>
            <w:top w:val="none" w:sz="0" w:space="0" w:color="auto"/>
            <w:left w:val="none" w:sz="0" w:space="0" w:color="auto"/>
            <w:bottom w:val="none" w:sz="0" w:space="0" w:color="auto"/>
            <w:right w:val="none" w:sz="0" w:space="0" w:color="auto"/>
          </w:divBdr>
        </w:div>
        <w:div w:id="2049984788">
          <w:marLeft w:val="480"/>
          <w:marRight w:val="0"/>
          <w:marTop w:val="0"/>
          <w:marBottom w:val="0"/>
          <w:divBdr>
            <w:top w:val="none" w:sz="0" w:space="0" w:color="auto"/>
            <w:left w:val="none" w:sz="0" w:space="0" w:color="auto"/>
            <w:bottom w:val="none" w:sz="0" w:space="0" w:color="auto"/>
            <w:right w:val="none" w:sz="0" w:space="0" w:color="auto"/>
          </w:divBdr>
        </w:div>
        <w:div w:id="2115786758">
          <w:marLeft w:val="480"/>
          <w:marRight w:val="0"/>
          <w:marTop w:val="0"/>
          <w:marBottom w:val="0"/>
          <w:divBdr>
            <w:top w:val="none" w:sz="0" w:space="0" w:color="auto"/>
            <w:left w:val="none" w:sz="0" w:space="0" w:color="auto"/>
            <w:bottom w:val="none" w:sz="0" w:space="0" w:color="auto"/>
            <w:right w:val="none" w:sz="0" w:space="0" w:color="auto"/>
          </w:divBdr>
        </w:div>
        <w:div w:id="2133092272">
          <w:marLeft w:val="480"/>
          <w:marRight w:val="0"/>
          <w:marTop w:val="0"/>
          <w:marBottom w:val="0"/>
          <w:divBdr>
            <w:top w:val="none" w:sz="0" w:space="0" w:color="auto"/>
            <w:left w:val="none" w:sz="0" w:space="0" w:color="auto"/>
            <w:bottom w:val="none" w:sz="0" w:space="0" w:color="auto"/>
            <w:right w:val="none" w:sz="0" w:space="0" w:color="auto"/>
          </w:divBdr>
        </w:div>
        <w:div w:id="2138059003">
          <w:marLeft w:val="480"/>
          <w:marRight w:val="0"/>
          <w:marTop w:val="0"/>
          <w:marBottom w:val="0"/>
          <w:divBdr>
            <w:top w:val="none" w:sz="0" w:space="0" w:color="auto"/>
            <w:left w:val="none" w:sz="0" w:space="0" w:color="auto"/>
            <w:bottom w:val="none" w:sz="0" w:space="0" w:color="auto"/>
            <w:right w:val="none" w:sz="0" w:space="0" w:color="auto"/>
          </w:divBdr>
        </w:div>
      </w:divsChild>
    </w:div>
    <w:div w:id="1537113113">
      <w:bodyDiv w:val="1"/>
      <w:marLeft w:val="0"/>
      <w:marRight w:val="0"/>
      <w:marTop w:val="0"/>
      <w:marBottom w:val="0"/>
      <w:divBdr>
        <w:top w:val="none" w:sz="0" w:space="0" w:color="auto"/>
        <w:left w:val="none" w:sz="0" w:space="0" w:color="auto"/>
        <w:bottom w:val="none" w:sz="0" w:space="0" w:color="auto"/>
        <w:right w:val="none" w:sz="0" w:space="0" w:color="auto"/>
      </w:divBdr>
      <w:divsChild>
        <w:div w:id="2057649">
          <w:marLeft w:val="480"/>
          <w:marRight w:val="0"/>
          <w:marTop w:val="0"/>
          <w:marBottom w:val="0"/>
          <w:divBdr>
            <w:top w:val="none" w:sz="0" w:space="0" w:color="auto"/>
            <w:left w:val="none" w:sz="0" w:space="0" w:color="auto"/>
            <w:bottom w:val="none" w:sz="0" w:space="0" w:color="auto"/>
            <w:right w:val="none" w:sz="0" w:space="0" w:color="auto"/>
          </w:divBdr>
        </w:div>
        <w:div w:id="41439937">
          <w:marLeft w:val="480"/>
          <w:marRight w:val="0"/>
          <w:marTop w:val="0"/>
          <w:marBottom w:val="0"/>
          <w:divBdr>
            <w:top w:val="none" w:sz="0" w:space="0" w:color="auto"/>
            <w:left w:val="none" w:sz="0" w:space="0" w:color="auto"/>
            <w:bottom w:val="none" w:sz="0" w:space="0" w:color="auto"/>
            <w:right w:val="none" w:sz="0" w:space="0" w:color="auto"/>
          </w:divBdr>
        </w:div>
        <w:div w:id="142234067">
          <w:marLeft w:val="480"/>
          <w:marRight w:val="0"/>
          <w:marTop w:val="0"/>
          <w:marBottom w:val="0"/>
          <w:divBdr>
            <w:top w:val="none" w:sz="0" w:space="0" w:color="auto"/>
            <w:left w:val="none" w:sz="0" w:space="0" w:color="auto"/>
            <w:bottom w:val="none" w:sz="0" w:space="0" w:color="auto"/>
            <w:right w:val="none" w:sz="0" w:space="0" w:color="auto"/>
          </w:divBdr>
        </w:div>
        <w:div w:id="150291550">
          <w:marLeft w:val="480"/>
          <w:marRight w:val="0"/>
          <w:marTop w:val="0"/>
          <w:marBottom w:val="0"/>
          <w:divBdr>
            <w:top w:val="none" w:sz="0" w:space="0" w:color="auto"/>
            <w:left w:val="none" w:sz="0" w:space="0" w:color="auto"/>
            <w:bottom w:val="none" w:sz="0" w:space="0" w:color="auto"/>
            <w:right w:val="none" w:sz="0" w:space="0" w:color="auto"/>
          </w:divBdr>
        </w:div>
        <w:div w:id="189532628">
          <w:marLeft w:val="480"/>
          <w:marRight w:val="0"/>
          <w:marTop w:val="0"/>
          <w:marBottom w:val="0"/>
          <w:divBdr>
            <w:top w:val="none" w:sz="0" w:space="0" w:color="auto"/>
            <w:left w:val="none" w:sz="0" w:space="0" w:color="auto"/>
            <w:bottom w:val="none" w:sz="0" w:space="0" w:color="auto"/>
            <w:right w:val="none" w:sz="0" w:space="0" w:color="auto"/>
          </w:divBdr>
        </w:div>
        <w:div w:id="191261657">
          <w:marLeft w:val="480"/>
          <w:marRight w:val="0"/>
          <w:marTop w:val="0"/>
          <w:marBottom w:val="0"/>
          <w:divBdr>
            <w:top w:val="none" w:sz="0" w:space="0" w:color="auto"/>
            <w:left w:val="none" w:sz="0" w:space="0" w:color="auto"/>
            <w:bottom w:val="none" w:sz="0" w:space="0" w:color="auto"/>
            <w:right w:val="none" w:sz="0" w:space="0" w:color="auto"/>
          </w:divBdr>
        </w:div>
        <w:div w:id="246572263">
          <w:marLeft w:val="480"/>
          <w:marRight w:val="0"/>
          <w:marTop w:val="0"/>
          <w:marBottom w:val="0"/>
          <w:divBdr>
            <w:top w:val="none" w:sz="0" w:space="0" w:color="auto"/>
            <w:left w:val="none" w:sz="0" w:space="0" w:color="auto"/>
            <w:bottom w:val="none" w:sz="0" w:space="0" w:color="auto"/>
            <w:right w:val="none" w:sz="0" w:space="0" w:color="auto"/>
          </w:divBdr>
        </w:div>
        <w:div w:id="260912369">
          <w:marLeft w:val="480"/>
          <w:marRight w:val="0"/>
          <w:marTop w:val="0"/>
          <w:marBottom w:val="0"/>
          <w:divBdr>
            <w:top w:val="none" w:sz="0" w:space="0" w:color="auto"/>
            <w:left w:val="none" w:sz="0" w:space="0" w:color="auto"/>
            <w:bottom w:val="none" w:sz="0" w:space="0" w:color="auto"/>
            <w:right w:val="none" w:sz="0" w:space="0" w:color="auto"/>
          </w:divBdr>
        </w:div>
        <w:div w:id="315573913">
          <w:marLeft w:val="480"/>
          <w:marRight w:val="0"/>
          <w:marTop w:val="0"/>
          <w:marBottom w:val="0"/>
          <w:divBdr>
            <w:top w:val="none" w:sz="0" w:space="0" w:color="auto"/>
            <w:left w:val="none" w:sz="0" w:space="0" w:color="auto"/>
            <w:bottom w:val="none" w:sz="0" w:space="0" w:color="auto"/>
            <w:right w:val="none" w:sz="0" w:space="0" w:color="auto"/>
          </w:divBdr>
        </w:div>
        <w:div w:id="385419555">
          <w:marLeft w:val="480"/>
          <w:marRight w:val="0"/>
          <w:marTop w:val="0"/>
          <w:marBottom w:val="0"/>
          <w:divBdr>
            <w:top w:val="none" w:sz="0" w:space="0" w:color="auto"/>
            <w:left w:val="none" w:sz="0" w:space="0" w:color="auto"/>
            <w:bottom w:val="none" w:sz="0" w:space="0" w:color="auto"/>
            <w:right w:val="none" w:sz="0" w:space="0" w:color="auto"/>
          </w:divBdr>
        </w:div>
        <w:div w:id="444038684">
          <w:marLeft w:val="480"/>
          <w:marRight w:val="0"/>
          <w:marTop w:val="0"/>
          <w:marBottom w:val="0"/>
          <w:divBdr>
            <w:top w:val="none" w:sz="0" w:space="0" w:color="auto"/>
            <w:left w:val="none" w:sz="0" w:space="0" w:color="auto"/>
            <w:bottom w:val="none" w:sz="0" w:space="0" w:color="auto"/>
            <w:right w:val="none" w:sz="0" w:space="0" w:color="auto"/>
          </w:divBdr>
        </w:div>
        <w:div w:id="528303345">
          <w:marLeft w:val="480"/>
          <w:marRight w:val="0"/>
          <w:marTop w:val="0"/>
          <w:marBottom w:val="0"/>
          <w:divBdr>
            <w:top w:val="none" w:sz="0" w:space="0" w:color="auto"/>
            <w:left w:val="none" w:sz="0" w:space="0" w:color="auto"/>
            <w:bottom w:val="none" w:sz="0" w:space="0" w:color="auto"/>
            <w:right w:val="none" w:sz="0" w:space="0" w:color="auto"/>
          </w:divBdr>
        </w:div>
        <w:div w:id="628632484">
          <w:marLeft w:val="480"/>
          <w:marRight w:val="0"/>
          <w:marTop w:val="0"/>
          <w:marBottom w:val="0"/>
          <w:divBdr>
            <w:top w:val="none" w:sz="0" w:space="0" w:color="auto"/>
            <w:left w:val="none" w:sz="0" w:space="0" w:color="auto"/>
            <w:bottom w:val="none" w:sz="0" w:space="0" w:color="auto"/>
            <w:right w:val="none" w:sz="0" w:space="0" w:color="auto"/>
          </w:divBdr>
        </w:div>
        <w:div w:id="707072088">
          <w:marLeft w:val="480"/>
          <w:marRight w:val="0"/>
          <w:marTop w:val="0"/>
          <w:marBottom w:val="0"/>
          <w:divBdr>
            <w:top w:val="none" w:sz="0" w:space="0" w:color="auto"/>
            <w:left w:val="none" w:sz="0" w:space="0" w:color="auto"/>
            <w:bottom w:val="none" w:sz="0" w:space="0" w:color="auto"/>
            <w:right w:val="none" w:sz="0" w:space="0" w:color="auto"/>
          </w:divBdr>
        </w:div>
        <w:div w:id="709376877">
          <w:marLeft w:val="480"/>
          <w:marRight w:val="0"/>
          <w:marTop w:val="0"/>
          <w:marBottom w:val="0"/>
          <w:divBdr>
            <w:top w:val="none" w:sz="0" w:space="0" w:color="auto"/>
            <w:left w:val="none" w:sz="0" w:space="0" w:color="auto"/>
            <w:bottom w:val="none" w:sz="0" w:space="0" w:color="auto"/>
            <w:right w:val="none" w:sz="0" w:space="0" w:color="auto"/>
          </w:divBdr>
        </w:div>
        <w:div w:id="741417223">
          <w:marLeft w:val="480"/>
          <w:marRight w:val="0"/>
          <w:marTop w:val="0"/>
          <w:marBottom w:val="0"/>
          <w:divBdr>
            <w:top w:val="none" w:sz="0" w:space="0" w:color="auto"/>
            <w:left w:val="none" w:sz="0" w:space="0" w:color="auto"/>
            <w:bottom w:val="none" w:sz="0" w:space="0" w:color="auto"/>
            <w:right w:val="none" w:sz="0" w:space="0" w:color="auto"/>
          </w:divBdr>
        </w:div>
        <w:div w:id="806556154">
          <w:marLeft w:val="480"/>
          <w:marRight w:val="0"/>
          <w:marTop w:val="0"/>
          <w:marBottom w:val="0"/>
          <w:divBdr>
            <w:top w:val="none" w:sz="0" w:space="0" w:color="auto"/>
            <w:left w:val="none" w:sz="0" w:space="0" w:color="auto"/>
            <w:bottom w:val="none" w:sz="0" w:space="0" w:color="auto"/>
            <w:right w:val="none" w:sz="0" w:space="0" w:color="auto"/>
          </w:divBdr>
        </w:div>
        <w:div w:id="841436015">
          <w:marLeft w:val="480"/>
          <w:marRight w:val="0"/>
          <w:marTop w:val="0"/>
          <w:marBottom w:val="0"/>
          <w:divBdr>
            <w:top w:val="none" w:sz="0" w:space="0" w:color="auto"/>
            <w:left w:val="none" w:sz="0" w:space="0" w:color="auto"/>
            <w:bottom w:val="none" w:sz="0" w:space="0" w:color="auto"/>
            <w:right w:val="none" w:sz="0" w:space="0" w:color="auto"/>
          </w:divBdr>
        </w:div>
        <w:div w:id="876236752">
          <w:marLeft w:val="480"/>
          <w:marRight w:val="0"/>
          <w:marTop w:val="0"/>
          <w:marBottom w:val="0"/>
          <w:divBdr>
            <w:top w:val="none" w:sz="0" w:space="0" w:color="auto"/>
            <w:left w:val="none" w:sz="0" w:space="0" w:color="auto"/>
            <w:bottom w:val="none" w:sz="0" w:space="0" w:color="auto"/>
            <w:right w:val="none" w:sz="0" w:space="0" w:color="auto"/>
          </w:divBdr>
        </w:div>
        <w:div w:id="928929470">
          <w:marLeft w:val="480"/>
          <w:marRight w:val="0"/>
          <w:marTop w:val="0"/>
          <w:marBottom w:val="0"/>
          <w:divBdr>
            <w:top w:val="none" w:sz="0" w:space="0" w:color="auto"/>
            <w:left w:val="none" w:sz="0" w:space="0" w:color="auto"/>
            <w:bottom w:val="none" w:sz="0" w:space="0" w:color="auto"/>
            <w:right w:val="none" w:sz="0" w:space="0" w:color="auto"/>
          </w:divBdr>
        </w:div>
        <w:div w:id="940724960">
          <w:marLeft w:val="480"/>
          <w:marRight w:val="0"/>
          <w:marTop w:val="0"/>
          <w:marBottom w:val="0"/>
          <w:divBdr>
            <w:top w:val="none" w:sz="0" w:space="0" w:color="auto"/>
            <w:left w:val="none" w:sz="0" w:space="0" w:color="auto"/>
            <w:bottom w:val="none" w:sz="0" w:space="0" w:color="auto"/>
            <w:right w:val="none" w:sz="0" w:space="0" w:color="auto"/>
          </w:divBdr>
        </w:div>
        <w:div w:id="958226222">
          <w:marLeft w:val="480"/>
          <w:marRight w:val="0"/>
          <w:marTop w:val="0"/>
          <w:marBottom w:val="0"/>
          <w:divBdr>
            <w:top w:val="none" w:sz="0" w:space="0" w:color="auto"/>
            <w:left w:val="none" w:sz="0" w:space="0" w:color="auto"/>
            <w:bottom w:val="none" w:sz="0" w:space="0" w:color="auto"/>
            <w:right w:val="none" w:sz="0" w:space="0" w:color="auto"/>
          </w:divBdr>
        </w:div>
        <w:div w:id="988435905">
          <w:marLeft w:val="480"/>
          <w:marRight w:val="0"/>
          <w:marTop w:val="0"/>
          <w:marBottom w:val="0"/>
          <w:divBdr>
            <w:top w:val="none" w:sz="0" w:space="0" w:color="auto"/>
            <w:left w:val="none" w:sz="0" w:space="0" w:color="auto"/>
            <w:bottom w:val="none" w:sz="0" w:space="0" w:color="auto"/>
            <w:right w:val="none" w:sz="0" w:space="0" w:color="auto"/>
          </w:divBdr>
        </w:div>
        <w:div w:id="990139626">
          <w:marLeft w:val="480"/>
          <w:marRight w:val="0"/>
          <w:marTop w:val="0"/>
          <w:marBottom w:val="0"/>
          <w:divBdr>
            <w:top w:val="none" w:sz="0" w:space="0" w:color="auto"/>
            <w:left w:val="none" w:sz="0" w:space="0" w:color="auto"/>
            <w:bottom w:val="none" w:sz="0" w:space="0" w:color="auto"/>
            <w:right w:val="none" w:sz="0" w:space="0" w:color="auto"/>
          </w:divBdr>
        </w:div>
        <w:div w:id="1023363993">
          <w:marLeft w:val="480"/>
          <w:marRight w:val="0"/>
          <w:marTop w:val="0"/>
          <w:marBottom w:val="0"/>
          <w:divBdr>
            <w:top w:val="none" w:sz="0" w:space="0" w:color="auto"/>
            <w:left w:val="none" w:sz="0" w:space="0" w:color="auto"/>
            <w:bottom w:val="none" w:sz="0" w:space="0" w:color="auto"/>
            <w:right w:val="none" w:sz="0" w:space="0" w:color="auto"/>
          </w:divBdr>
        </w:div>
        <w:div w:id="1056585437">
          <w:marLeft w:val="480"/>
          <w:marRight w:val="0"/>
          <w:marTop w:val="0"/>
          <w:marBottom w:val="0"/>
          <w:divBdr>
            <w:top w:val="none" w:sz="0" w:space="0" w:color="auto"/>
            <w:left w:val="none" w:sz="0" w:space="0" w:color="auto"/>
            <w:bottom w:val="none" w:sz="0" w:space="0" w:color="auto"/>
            <w:right w:val="none" w:sz="0" w:space="0" w:color="auto"/>
          </w:divBdr>
        </w:div>
        <w:div w:id="1099375470">
          <w:marLeft w:val="480"/>
          <w:marRight w:val="0"/>
          <w:marTop w:val="0"/>
          <w:marBottom w:val="0"/>
          <w:divBdr>
            <w:top w:val="none" w:sz="0" w:space="0" w:color="auto"/>
            <w:left w:val="none" w:sz="0" w:space="0" w:color="auto"/>
            <w:bottom w:val="none" w:sz="0" w:space="0" w:color="auto"/>
            <w:right w:val="none" w:sz="0" w:space="0" w:color="auto"/>
          </w:divBdr>
        </w:div>
        <w:div w:id="1290434612">
          <w:marLeft w:val="480"/>
          <w:marRight w:val="0"/>
          <w:marTop w:val="0"/>
          <w:marBottom w:val="0"/>
          <w:divBdr>
            <w:top w:val="none" w:sz="0" w:space="0" w:color="auto"/>
            <w:left w:val="none" w:sz="0" w:space="0" w:color="auto"/>
            <w:bottom w:val="none" w:sz="0" w:space="0" w:color="auto"/>
            <w:right w:val="none" w:sz="0" w:space="0" w:color="auto"/>
          </w:divBdr>
        </w:div>
        <w:div w:id="1323663309">
          <w:marLeft w:val="480"/>
          <w:marRight w:val="0"/>
          <w:marTop w:val="0"/>
          <w:marBottom w:val="0"/>
          <w:divBdr>
            <w:top w:val="none" w:sz="0" w:space="0" w:color="auto"/>
            <w:left w:val="none" w:sz="0" w:space="0" w:color="auto"/>
            <w:bottom w:val="none" w:sz="0" w:space="0" w:color="auto"/>
            <w:right w:val="none" w:sz="0" w:space="0" w:color="auto"/>
          </w:divBdr>
        </w:div>
        <w:div w:id="1337539081">
          <w:marLeft w:val="480"/>
          <w:marRight w:val="0"/>
          <w:marTop w:val="0"/>
          <w:marBottom w:val="0"/>
          <w:divBdr>
            <w:top w:val="none" w:sz="0" w:space="0" w:color="auto"/>
            <w:left w:val="none" w:sz="0" w:space="0" w:color="auto"/>
            <w:bottom w:val="none" w:sz="0" w:space="0" w:color="auto"/>
            <w:right w:val="none" w:sz="0" w:space="0" w:color="auto"/>
          </w:divBdr>
        </w:div>
        <w:div w:id="1366297801">
          <w:marLeft w:val="480"/>
          <w:marRight w:val="0"/>
          <w:marTop w:val="0"/>
          <w:marBottom w:val="0"/>
          <w:divBdr>
            <w:top w:val="none" w:sz="0" w:space="0" w:color="auto"/>
            <w:left w:val="none" w:sz="0" w:space="0" w:color="auto"/>
            <w:bottom w:val="none" w:sz="0" w:space="0" w:color="auto"/>
            <w:right w:val="none" w:sz="0" w:space="0" w:color="auto"/>
          </w:divBdr>
        </w:div>
        <w:div w:id="1372682656">
          <w:marLeft w:val="480"/>
          <w:marRight w:val="0"/>
          <w:marTop w:val="0"/>
          <w:marBottom w:val="0"/>
          <w:divBdr>
            <w:top w:val="none" w:sz="0" w:space="0" w:color="auto"/>
            <w:left w:val="none" w:sz="0" w:space="0" w:color="auto"/>
            <w:bottom w:val="none" w:sz="0" w:space="0" w:color="auto"/>
            <w:right w:val="none" w:sz="0" w:space="0" w:color="auto"/>
          </w:divBdr>
        </w:div>
        <w:div w:id="1414819923">
          <w:marLeft w:val="480"/>
          <w:marRight w:val="0"/>
          <w:marTop w:val="0"/>
          <w:marBottom w:val="0"/>
          <w:divBdr>
            <w:top w:val="none" w:sz="0" w:space="0" w:color="auto"/>
            <w:left w:val="none" w:sz="0" w:space="0" w:color="auto"/>
            <w:bottom w:val="none" w:sz="0" w:space="0" w:color="auto"/>
            <w:right w:val="none" w:sz="0" w:space="0" w:color="auto"/>
          </w:divBdr>
        </w:div>
        <w:div w:id="1435633681">
          <w:marLeft w:val="480"/>
          <w:marRight w:val="0"/>
          <w:marTop w:val="0"/>
          <w:marBottom w:val="0"/>
          <w:divBdr>
            <w:top w:val="none" w:sz="0" w:space="0" w:color="auto"/>
            <w:left w:val="none" w:sz="0" w:space="0" w:color="auto"/>
            <w:bottom w:val="none" w:sz="0" w:space="0" w:color="auto"/>
            <w:right w:val="none" w:sz="0" w:space="0" w:color="auto"/>
          </w:divBdr>
        </w:div>
        <w:div w:id="1439525821">
          <w:marLeft w:val="480"/>
          <w:marRight w:val="0"/>
          <w:marTop w:val="0"/>
          <w:marBottom w:val="0"/>
          <w:divBdr>
            <w:top w:val="none" w:sz="0" w:space="0" w:color="auto"/>
            <w:left w:val="none" w:sz="0" w:space="0" w:color="auto"/>
            <w:bottom w:val="none" w:sz="0" w:space="0" w:color="auto"/>
            <w:right w:val="none" w:sz="0" w:space="0" w:color="auto"/>
          </w:divBdr>
        </w:div>
        <w:div w:id="1502502847">
          <w:marLeft w:val="480"/>
          <w:marRight w:val="0"/>
          <w:marTop w:val="0"/>
          <w:marBottom w:val="0"/>
          <w:divBdr>
            <w:top w:val="none" w:sz="0" w:space="0" w:color="auto"/>
            <w:left w:val="none" w:sz="0" w:space="0" w:color="auto"/>
            <w:bottom w:val="none" w:sz="0" w:space="0" w:color="auto"/>
            <w:right w:val="none" w:sz="0" w:space="0" w:color="auto"/>
          </w:divBdr>
        </w:div>
        <w:div w:id="1534879591">
          <w:marLeft w:val="480"/>
          <w:marRight w:val="0"/>
          <w:marTop w:val="0"/>
          <w:marBottom w:val="0"/>
          <w:divBdr>
            <w:top w:val="none" w:sz="0" w:space="0" w:color="auto"/>
            <w:left w:val="none" w:sz="0" w:space="0" w:color="auto"/>
            <w:bottom w:val="none" w:sz="0" w:space="0" w:color="auto"/>
            <w:right w:val="none" w:sz="0" w:space="0" w:color="auto"/>
          </w:divBdr>
        </w:div>
        <w:div w:id="1596554849">
          <w:marLeft w:val="480"/>
          <w:marRight w:val="0"/>
          <w:marTop w:val="0"/>
          <w:marBottom w:val="0"/>
          <w:divBdr>
            <w:top w:val="none" w:sz="0" w:space="0" w:color="auto"/>
            <w:left w:val="none" w:sz="0" w:space="0" w:color="auto"/>
            <w:bottom w:val="none" w:sz="0" w:space="0" w:color="auto"/>
            <w:right w:val="none" w:sz="0" w:space="0" w:color="auto"/>
          </w:divBdr>
        </w:div>
        <w:div w:id="1618676749">
          <w:marLeft w:val="480"/>
          <w:marRight w:val="0"/>
          <w:marTop w:val="0"/>
          <w:marBottom w:val="0"/>
          <w:divBdr>
            <w:top w:val="none" w:sz="0" w:space="0" w:color="auto"/>
            <w:left w:val="none" w:sz="0" w:space="0" w:color="auto"/>
            <w:bottom w:val="none" w:sz="0" w:space="0" w:color="auto"/>
            <w:right w:val="none" w:sz="0" w:space="0" w:color="auto"/>
          </w:divBdr>
        </w:div>
        <w:div w:id="1639728133">
          <w:marLeft w:val="480"/>
          <w:marRight w:val="0"/>
          <w:marTop w:val="0"/>
          <w:marBottom w:val="0"/>
          <w:divBdr>
            <w:top w:val="none" w:sz="0" w:space="0" w:color="auto"/>
            <w:left w:val="none" w:sz="0" w:space="0" w:color="auto"/>
            <w:bottom w:val="none" w:sz="0" w:space="0" w:color="auto"/>
            <w:right w:val="none" w:sz="0" w:space="0" w:color="auto"/>
          </w:divBdr>
        </w:div>
        <w:div w:id="1644043031">
          <w:marLeft w:val="480"/>
          <w:marRight w:val="0"/>
          <w:marTop w:val="0"/>
          <w:marBottom w:val="0"/>
          <w:divBdr>
            <w:top w:val="none" w:sz="0" w:space="0" w:color="auto"/>
            <w:left w:val="none" w:sz="0" w:space="0" w:color="auto"/>
            <w:bottom w:val="none" w:sz="0" w:space="0" w:color="auto"/>
            <w:right w:val="none" w:sz="0" w:space="0" w:color="auto"/>
          </w:divBdr>
        </w:div>
        <w:div w:id="1667130619">
          <w:marLeft w:val="480"/>
          <w:marRight w:val="0"/>
          <w:marTop w:val="0"/>
          <w:marBottom w:val="0"/>
          <w:divBdr>
            <w:top w:val="none" w:sz="0" w:space="0" w:color="auto"/>
            <w:left w:val="none" w:sz="0" w:space="0" w:color="auto"/>
            <w:bottom w:val="none" w:sz="0" w:space="0" w:color="auto"/>
            <w:right w:val="none" w:sz="0" w:space="0" w:color="auto"/>
          </w:divBdr>
        </w:div>
        <w:div w:id="1679886174">
          <w:marLeft w:val="480"/>
          <w:marRight w:val="0"/>
          <w:marTop w:val="0"/>
          <w:marBottom w:val="0"/>
          <w:divBdr>
            <w:top w:val="none" w:sz="0" w:space="0" w:color="auto"/>
            <w:left w:val="none" w:sz="0" w:space="0" w:color="auto"/>
            <w:bottom w:val="none" w:sz="0" w:space="0" w:color="auto"/>
            <w:right w:val="none" w:sz="0" w:space="0" w:color="auto"/>
          </w:divBdr>
        </w:div>
        <w:div w:id="1841650851">
          <w:marLeft w:val="480"/>
          <w:marRight w:val="0"/>
          <w:marTop w:val="0"/>
          <w:marBottom w:val="0"/>
          <w:divBdr>
            <w:top w:val="none" w:sz="0" w:space="0" w:color="auto"/>
            <w:left w:val="none" w:sz="0" w:space="0" w:color="auto"/>
            <w:bottom w:val="none" w:sz="0" w:space="0" w:color="auto"/>
            <w:right w:val="none" w:sz="0" w:space="0" w:color="auto"/>
          </w:divBdr>
        </w:div>
        <w:div w:id="1846476824">
          <w:marLeft w:val="480"/>
          <w:marRight w:val="0"/>
          <w:marTop w:val="0"/>
          <w:marBottom w:val="0"/>
          <w:divBdr>
            <w:top w:val="none" w:sz="0" w:space="0" w:color="auto"/>
            <w:left w:val="none" w:sz="0" w:space="0" w:color="auto"/>
            <w:bottom w:val="none" w:sz="0" w:space="0" w:color="auto"/>
            <w:right w:val="none" w:sz="0" w:space="0" w:color="auto"/>
          </w:divBdr>
        </w:div>
        <w:div w:id="1902446965">
          <w:marLeft w:val="480"/>
          <w:marRight w:val="0"/>
          <w:marTop w:val="0"/>
          <w:marBottom w:val="0"/>
          <w:divBdr>
            <w:top w:val="none" w:sz="0" w:space="0" w:color="auto"/>
            <w:left w:val="none" w:sz="0" w:space="0" w:color="auto"/>
            <w:bottom w:val="none" w:sz="0" w:space="0" w:color="auto"/>
            <w:right w:val="none" w:sz="0" w:space="0" w:color="auto"/>
          </w:divBdr>
        </w:div>
        <w:div w:id="1909725345">
          <w:marLeft w:val="480"/>
          <w:marRight w:val="0"/>
          <w:marTop w:val="0"/>
          <w:marBottom w:val="0"/>
          <w:divBdr>
            <w:top w:val="none" w:sz="0" w:space="0" w:color="auto"/>
            <w:left w:val="none" w:sz="0" w:space="0" w:color="auto"/>
            <w:bottom w:val="none" w:sz="0" w:space="0" w:color="auto"/>
            <w:right w:val="none" w:sz="0" w:space="0" w:color="auto"/>
          </w:divBdr>
        </w:div>
        <w:div w:id="1945962284">
          <w:marLeft w:val="480"/>
          <w:marRight w:val="0"/>
          <w:marTop w:val="0"/>
          <w:marBottom w:val="0"/>
          <w:divBdr>
            <w:top w:val="none" w:sz="0" w:space="0" w:color="auto"/>
            <w:left w:val="none" w:sz="0" w:space="0" w:color="auto"/>
            <w:bottom w:val="none" w:sz="0" w:space="0" w:color="auto"/>
            <w:right w:val="none" w:sz="0" w:space="0" w:color="auto"/>
          </w:divBdr>
        </w:div>
        <w:div w:id="2075807785">
          <w:marLeft w:val="480"/>
          <w:marRight w:val="0"/>
          <w:marTop w:val="0"/>
          <w:marBottom w:val="0"/>
          <w:divBdr>
            <w:top w:val="none" w:sz="0" w:space="0" w:color="auto"/>
            <w:left w:val="none" w:sz="0" w:space="0" w:color="auto"/>
            <w:bottom w:val="none" w:sz="0" w:space="0" w:color="auto"/>
            <w:right w:val="none" w:sz="0" w:space="0" w:color="auto"/>
          </w:divBdr>
        </w:div>
        <w:div w:id="2098549585">
          <w:marLeft w:val="480"/>
          <w:marRight w:val="0"/>
          <w:marTop w:val="0"/>
          <w:marBottom w:val="0"/>
          <w:divBdr>
            <w:top w:val="none" w:sz="0" w:space="0" w:color="auto"/>
            <w:left w:val="none" w:sz="0" w:space="0" w:color="auto"/>
            <w:bottom w:val="none" w:sz="0" w:space="0" w:color="auto"/>
            <w:right w:val="none" w:sz="0" w:space="0" w:color="auto"/>
          </w:divBdr>
        </w:div>
        <w:div w:id="2098818251">
          <w:marLeft w:val="480"/>
          <w:marRight w:val="0"/>
          <w:marTop w:val="0"/>
          <w:marBottom w:val="0"/>
          <w:divBdr>
            <w:top w:val="none" w:sz="0" w:space="0" w:color="auto"/>
            <w:left w:val="none" w:sz="0" w:space="0" w:color="auto"/>
            <w:bottom w:val="none" w:sz="0" w:space="0" w:color="auto"/>
            <w:right w:val="none" w:sz="0" w:space="0" w:color="auto"/>
          </w:divBdr>
        </w:div>
        <w:div w:id="2102530256">
          <w:marLeft w:val="480"/>
          <w:marRight w:val="0"/>
          <w:marTop w:val="0"/>
          <w:marBottom w:val="0"/>
          <w:divBdr>
            <w:top w:val="none" w:sz="0" w:space="0" w:color="auto"/>
            <w:left w:val="none" w:sz="0" w:space="0" w:color="auto"/>
            <w:bottom w:val="none" w:sz="0" w:space="0" w:color="auto"/>
            <w:right w:val="none" w:sz="0" w:space="0" w:color="auto"/>
          </w:divBdr>
        </w:div>
        <w:div w:id="2113427690">
          <w:marLeft w:val="480"/>
          <w:marRight w:val="0"/>
          <w:marTop w:val="0"/>
          <w:marBottom w:val="0"/>
          <w:divBdr>
            <w:top w:val="none" w:sz="0" w:space="0" w:color="auto"/>
            <w:left w:val="none" w:sz="0" w:space="0" w:color="auto"/>
            <w:bottom w:val="none" w:sz="0" w:space="0" w:color="auto"/>
            <w:right w:val="none" w:sz="0" w:space="0" w:color="auto"/>
          </w:divBdr>
        </w:div>
        <w:div w:id="2143381870">
          <w:marLeft w:val="480"/>
          <w:marRight w:val="0"/>
          <w:marTop w:val="0"/>
          <w:marBottom w:val="0"/>
          <w:divBdr>
            <w:top w:val="none" w:sz="0" w:space="0" w:color="auto"/>
            <w:left w:val="none" w:sz="0" w:space="0" w:color="auto"/>
            <w:bottom w:val="none" w:sz="0" w:space="0" w:color="auto"/>
            <w:right w:val="none" w:sz="0" w:space="0" w:color="auto"/>
          </w:divBdr>
        </w:div>
      </w:divsChild>
    </w:div>
    <w:div w:id="1537159134">
      <w:marLeft w:val="640"/>
      <w:marRight w:val="0"/>
      <w:marTop w:val="0"/>
      <w:marBottom w:val="0"/>
      <w:divBdr>
        <w:top w:val="none" w:sz="0" w:space="0" w:color="auto"/>
        <w:left w:val="none" w:sz="0" w:space="0" w:color="auto"/>
        <w:bottom w:val="none" w:sz="0" w:space="0" w:color="auto"/>
        <w:right w:val="none" w:sz="0" w:space="0" w:color="auto"/>
      </w:divBdr>
    </w:div>
    <w:div w:id="1538155396">
      <w:bodyDiv w:val="1"/>
      <w:marLeft w:val="0"/>
      <w:marRight w:val="0"/>
      <w:marTop w:val="0"/>
      <w:marBottom w:val="0"/>
      <w:divBdr>
        <w:top w:val="none" w:sz="0" w:space="0" w:color="auto"/>
        <w:left w:val="none" w:sz="0" w:space="0" w:color="auto"/>
        <w:bottom w:val="none" w:sz="0" w:space="0" w:color="auto"/>
        <w:right w:val="none" w:sz="0" w:space="0" w:color="auto"/>
      </w:divBdr>
    </w:div>
    <w:div w:id="1538541305">
      <w:marLeft w:val="640"/>
      <w:marRight w:val="0"/>
      <w:marTop w:val="0"/>
      <w:marBottom w:val="0"/>
      <w:divBdr>
        <w:top w:val="none" w:sz="0" w:space="0" w:color="auto"/>
        <w:left w:val="none" w:sz="0" w:space="0" w:color="auto"/>
        <w:bottom w:val="none" w:sz="0" w:space="0" w:color="auto"/>
        <w:right w:val="none" w:sz="0" w:space="0" w:color="auto"/>
      </w:divBdr>
    </w:div>
    <w:div w:id="1539968052">
      <w:marLeft w:val="640"/>
      <w:marRight w:val="0"/>
      <w:marTop w:val="0"/>
      <w:marBottom w:val="0"/>
      <w:divBdr>
        <w:top w:val="none" w:sz="0" w:space="0" w:color="auto"/>
        <w:left w:val="none" w:sz="0" w:space="0" w:color="auto"/>
        <w:bottom w:val="none" w:sz="0" w:space="0" w:color="auto"/>
        <w:right w:val="none" w:sz="0" w:space="0" w:color="auto"/>
      </w:divBdr>
    </w:div>
    <w:div w:id="1539975155">
      <w:marLeft w:val="640"/>
      <w:marRight w:val="0"/>
      <w:marTop w:val="0"/>
      <w:marBottom w:val="0"/>
      <w:divBdr>
        <w:top w:val="none" w:sz="0" w:space="0" w:color="auto"/>
        <w:left w:val="none" w:sz="0" w:space="0" w:color="auto"/>
        <w:bottom w:val="none" w:sz="0" w:space="0" w:color="auto"/>
        <w:right w:val="none" w:sz="0" w:space="0" w:color="auto"/>
      </w:divBdr>
    </w:div>
    <w:div w:id="1540778760">
      <w:marLeft w:val="640"/>
      <w:marRight w:val="0"/>
      <w:marTop w:val="0"/>
      <w:marBottom w:val="0"/>
      <w:divBdr>
        <w:top w:val="none" w:sz="0" w:space="0" w:color="auto"/>
        <w:left w:val="none" w:sz="0" w:space="0" w:color="auto"/>
        <w:bottom w:val="none" w:sz="0" w:space="0" w:color="auto"/>
        <w:right w:val="none" w:sz="0" w:space="0" w:color="auto"/>
      </w:divBdr>
    </w:div>
    <w:div w:id="1541044026">
      <w:marLeft w:val="640"/>
      <w:marRight w:val="0"/>
      <w:marTop w:val="0"/>
      <w:marBottom w:val="0"/>
      <w:divBdr>
        <w:top w:val="none" w:sz="0" w:space="0" w:color="auto"/>
        <w:left w:val="none" w:sz="0" w:space="0" w:color="auto"/>
        <w:bottom w:val="none" w:sz="0" w:space="0" w:color="auto"/>
        <w:right w:val="none" w:sz="0" w:space="0" w:color="auto"/>
      </w:divBdr>
    </w:div>
    <w:div w:id="1541355060">
      <w:marLeft w:val="480"/>
      <w:marRight w:val="0"/>
      <w:marTop w:val="0"/>
      <w:marBottom w:val="0"/>
      <w:divBdr>
        <w:top w:val="none" w:sz="0" w:space="0" w:color="auto"/>
        <w:left w:val="none" w:sz="0" w:space="0" w:color="auto"/>
        <w:bottom w:val="none" w:sz="0" w:space="0" w:color="auto"/>
        <w:right w:val="none" w:sz="0" w:space="0" w:color="auto"/>
      </w:divBdr>
    </w:div>
    <w:div w:id="1541938616">
      <w:marLeft w:val="640"/>
      <w:marRight w:val="0"/>
      <w:marTop w:val="0"/>
      <w:marBottom w:val="0"/>
      <w:divBdr>
        <w:top w:val="none" w:sz="0" w:space="0" w:color="auto"/>
        <w:left w:val="none" w:sz="0" w:space="0" w:color="auto"/>
        <w:bottom w:val="none" w:sz="0" w:space="0" w:color="auto"/>
        <w:right w:val="none" w:sz="0" w:space="0" w:color="auto"/>
      </w:divBdr>
    </w:div>
    <w:div w:id="1542595565">
      <w:marLeft w:val="640"/>
      <w:marRight w:val="0"/>
      <w:marTop w:val="0"/>
      <w:marBottom w:val="0"/>
      <w:divBdr>
        <w:top w:val="none" w:sz="0" w:space="0" w:color="auto"/>
        <w:left w:val="none" w:sz="0" w:space="0" w:color="auto"/>
        <w:bottom w:val="none" w:sz="0" w:space="0" w:color="auto"/>
        <w:right w:val="none" w:sz="0" w:space="0" w:color="auto"/>
      </w:divBdr>
    </w:div>
    <w:div w:id="1542984583">
      <w:marLeft w:val="640"/>
      <w:marRight w:val="0"/>
      <w:marTop w:val="0"/>
      <w:marBottom w:val="0"/>
      <w:divBdr>
        <w:top w:val="none" w:sz="0" w:space="0" w:color="auto"/>
        <w:left w:val="none" w:sz="0" w:space="0" w:color="auto"/>
        <w:bottom w:val="none" w:sz="0" w:space="0" w:color="auto"/>
        <w:right w:val="none" w:sz="0" w:space="0" w:color="auto"/>
      </w:divBdr>
    </w:div>
    <w:div w:id="1543251068">
      <w:marLeft w:val="640"/>
      <w:marRight w:val="0"/>
      <w:marTop w:val="0"/>
      <w:marBottom w:val="0"/>
      <w:divBdr>
        <w:top w:val="none" w:sz="0" w:space="0" w:color="auto"/>
        <w:left w:val="none" w:sz="0" w:space="0" w:color="auto"/>
        <w:bottom w:val="none" w:sz="0" w:space="0" w:color="auto"/>
        <w:right w:val="none" w:sz="0" w:space="0" w:color="auto"/>
      </w:divBdr>
    </w:div>
    <w:div w:id="1544056340">
      <w:bodyDiv w:val="1"/>
      <w:marLeft w:val="0"/>
      <w:marRight w:val="0"/>
      <w:marTop w:val="0"/>
      <w:marBottom w:val="0"/>
      <w:divBdr>
        <w:top w:val="none" w:sz="0" w:space="0" w:color="auto"/>
        <w:left w:val="none" w:sz="0" w:space="0" w:color="auto"/>
        <w:bottom w:val="none" w:sz="0" w:space="0" w:color="auto"/>
        <w:right w:val="none" w:sz="0" w:space="0" w:color="auto"/>
      </w:divBdr>
      <w:divsChild>
        <w:div w:id="77020924">
          <w:marLeft w:val="480"/>
          <w:marRight w:val="0"/>
          <w:marTop w:val="0"/>
          <w:marBottom w:val="0"/>
          <w:divBdr>
            <w:top w:val="none" w:sz="0" w:space="0" w:color="auto"/>
            <w:left w:val="none" w:sz="0" w:space="0" w:color="auto"/>
            <w:bottom w:val="none" w:sz="0" w:space="0" w:color="auto"/>
            <w:right w:val="none" w:sz="0" w:space="0" w:color="auto"/>
          </w:divBdr>
        </w:div>
        <w:div w:id="124587550">
          <w:marLeft w:val="480"/>
          <w:marRight w:val="0"/>
          <w:marTop w:val="0"/>
          <w:marBottom w:val="0"/>
          <w:divBdr>
            <w:top w:val="none" w:sz="0" w:space="0" w:color="auto"/>
            <w:left w:val="none" w:sz="0" w:space="0" w:color="auto"/>
            <w:bottom w:val="none" w:sz="0" w:space="0" w:color="auto"/>
            <w:right w:val="none" w:sz="0" w:space="0" w:color="auto"/>
          </w:divBdr>
        </w:div>
        <w:div w:id="155196377">
          <w:marLeft w:val="480"/>
          <w:marRight w:val="0"/>
          <w:marTop w:val="0"/>
          <w:marBottom w:val="0"/>
          <w:divBdr>
            <w:top w:val="none" w:sz="0" w:space="0" w:color="auto"/>
            <w:left w:val="none" w:sz="0" w:space="0" w:color="auto"/>
            <w:bottom w:val="none" w:sz="0" w:space="0" w:color="auto"/>
            <w:right w:val="none" w:sz="0" w:space="0" w:color="auto"/>
          </w:divBdr>
        </w:div>
        <w:div w:id="160707176">
          <w:marLeft w:val="480"/>
          <w:marRight w:val="0"/>
          <w:marTop w:val="0"/>
          <w:marBottom w:val="0"/>
          <w:divBdr>
            <w:top w:val="none" w:sz="0" w:space="0" w:color="auto"/>
            <w:left w:val="none" w:sz="0" w:space="0" w:color="auto"/>
            <w:bottom w:val="none" w:sz="0" w:space="0" w:color="auto"/>
            <w:right w:val="none" w:sz="0" w:space="0" w:color="auto"/>
          </w:divBdr>
        </w:div>
        <w:div w:id="253364221">
          <w:marLeft w:val="480"/>
          <w:marRight w:val="0"/>
          <w:marTop w:val="0"/>
          <w:marBottom w:val="0"/>
          <w:divBdr>
            <w:top w:val="none" w:sz="0" w:space="0" w:color="auto"/>
            <w:left w:val="none" w:sz="0" w:space="0" w:color="auto"/>
            <w:bottom w:val="none" w:sz="0" w:space="0" w:color="auto"/>
            <w:right w:val="none" w:sz="0" w:space="0" w:color="auto"/>
          </w:divBdr>
        </w:div>
        <w:div w:id="298002166">
          <w:marLeft w:val="480"/>
          <w:marRight w:val="0"/>
          <w:marTop w:val="0"/>
          <w:marBottom w:val="0"/>
          <w:divBdr>
            <w:top w:val="none" w:sz="0" w:space="0" w:color="auto"/>
            <w:left w:val="none" w:sz="0" w:space="0" w:color="auto"/>
            <w:bottom w:val="none" w:sz="0" w:space="0" w:color="auto"/>
            <w:right w:val="none" w:sz="0" w:space="0" w:color="auto"/>
          </w:divBdr>
        </w:div>
        <w:div w:id="346517418">
          <w:marLeft w:val="480"/>
          <w:marRight w:val="0"/>
          <w:marTop w:val="0"/>
          <w:marBottom w:val="0"/>
          <w:divBdr>
            <w:top w:val="none" w:sz="0" w:space="0" w:color="auto"/>
            <w:left w:val="none" w:sz="0" w:space="0" w:color="auto"/>
            <w:bottom w:val="none" w:sz="0" w:space="0" w:color="auto"/>
            <w:right w:val="none" w:sz="0" w:space="0" w:color="auto"/>
          </w:divBdr>
        </w:div>
        <w:div w:id="357699997">
          <w:marLeft w:val="480"/>
          <w:marRight w:val="0"/>
          <w:marTop w:val="0"/>
          <w:marBottom w:val="0"/>
          <w:divBdr>
            <w:top w:val="none" w:sz="0" w:space="0" w:color="auto"/>
            <w:left w:val="none" w:sz="0" w:space="0" w:color="auto"/>
            <w:bottom w:val="none" w:sz="0" w:space="0" w:color="auto"/>
            <w:right w:val="none" w:sz="0" w:space="0" w:color="auto"/>
          </w:divBdr>
        </w:div>
        <w:div w:id="396897542">
          <w:marLeft w:val="480"/>
          <w:marRight w:val="0"/>
          <w:marTop w:val="0"/>
          <w:marBottom w:val="0"/>
          <w:divBdr>
            <w:top w:val="none" w:sz="0" w:space="0" w:color="auto"/>
            <w:left w:val="none" w:sz="0" w:space="0" w:color="auto"/>
            <w:bottom w:val="none" w:sz="0" w:space="0" w:color="auto"/>
            <w:right w:val="none" w:sz="0" w:space="0" w:color="auto"/>
          </w:divBdr>
        </w:div>
        <w:div w:id="399060339">
          <w:marLeft w:val="480"/>
          <w:marRight w:val="0"/>
          <w:marTop w:val="0"/>
          <w:marBottom w:val="0"/>
          <w:divBdr>
            <w:top w:val="none" w:sz="0" w:space="0" w:color="auto"/>
            <w:left w:val="none" w:sz="0" w:space="0" w:color="auto"/>
            <w:bottom w:val="none" w:sz="0" w:space="0" w:color="auto"/>
            <w:right w:val="none" w:sz="0" w:space="0" w:color="auto"/>
          </w:divBdr>
        </w:div>
        <w:div w:id="416292321">
          <w:marLeft w:val="480"/>
          <w:marRight w:val="0"/>
          <w:marTop w:val="0"/>
          <w:marBottom w:val="0"/>
          <w:divBdr>
            <w:top w:val="none" w:sz="0" w:space="0" w:color="auto"/>
            <w:left w:val="none" w:sz="0" w:space="0" w:color="auto"/>
            <w:bottom w:val="none" w:sz="0" w:space="0" w:color="auto"/>
            <w:right w:val="none" w:sz="0" w:space="0" w:color="auto"/>
          </w:divBdr>
        </w:div>
        <w:div w:id="441731512">
          <w:marLeft w:val="480"/>
          <w:marRight w:val="0"/>
          <w:marTop w:val="0"/>
          <w:marBottom w:val="0"/>
          <w:divBdr>
            <w:top w:val="none" w:sz="0" w:space="0" w:color="auto"/>
            <w:left w:val="none" w:sz="0" w:space="0" w:color="auto"/>
            <w:bottom w:val="none" w:sz="0" w:space="0" w:color="auto"/>
            <w:right w:val="none" w:sz="0" w:space="0" w:color="auto"/>
          </w:divBdr>
        </w:div>
        <w:div w:id="466514855">
          <w:marLeft w:val="480"/>
          <w:marRight w:val="0"/>
          <w:marTop w:val="0"/>
          <w:marBottom w:val="0"/>
          <w:divBdr>
            <w:top w:val="none" w:sz="0" w:space="0" w:color="auto"/>
            <w:left w:val="none" w:sz="0" w:space="0" w:color="auto"/>
            <w:bottom w:val="none" w:sz="0" w:space="0" w:color="auto"/>
            <w:right w:val="none" w:sz="0" w:space="0" w:color="auto"/>
          </w:divBdr>
        </w:div>
        <w:div w:id="474221775">
          <w:marLeft w:val="480"/>
          <w:marRight w:val="0"/>
          <w:marTop w:val="0"/>
          <w:marBottom w:val="0"/>
          <w:divBdr>
            <w:top w:val="none" w:sz="0" w:space="0" w:color="auto"/>
            <w:left w:val="none" w:sz="0" w:space="0" w:color="auto"/>
            <w:bottom w:val="none" w:sz="0" w:space="0" w:color="auto"/>
            <w:right w:val="none" w:sz="0" w:space="0" w:color="auto"/>
          </w:divBdr>
        </w:div>
        <w:div w:id="503520417">
          <w:marLeft w:val="480"/>
          <w:marRight w:val="0"/>
          <w:marTop w:val="0"/>
          <w:marBottom w:val="0"/>
          <w:divBdr>
            <w:top w:val="none" w:sz="0" w:space="0" w:color="auto"/>
            <w:left w:val="none" w:sz="0" w:space="0" w:color="auto"/>
            <w:bottom w:val="none" w:sz="0" w:space="0" w:color="auto"/>
            <w:right w:val="none" w:sz="0" w:space="0" w:color="auto"/>
          </w:divBdr>
        </w:div>
        <w:div w:id="530609913">
          <w:marLeft w:val="480"/>
          <w:marRight w:val="0"/>
          <w:marTop w:val="0"/>
          <w:marBottom w:val="0"/>
          <w:divBdr>
            <w:top w:val="none" w:sz="0" w:space="0" w:color="auto"/>
            <w:left w:val="none" w:sz="0" w:space="0" w:color="auto"/>
            <w:bottom w:val="none" w:sz="0" w:space="0" w:color="auto"/>
            <w:right w:val="none" w:sz="0" w:space="0" w:color="auto"/>
          </w:divBdr>
        </w:div>
        <w:div w:id="558589818">
          <w:marLeft w:val="480"/>
          <w:marRight w:val="0"/>
          <w:marTop w:val="0"/>
          <w:marBottom w:val="0"/>
          <w:divBdr>
            <w:top w:val="none" w:sz="0" w:space="0" w:color="auto"/>
            <w:left w:val="none" w:sz="0" w:space="0" w:color="auto"/>
            <w:bottom w:val="none" w:sz="0" w:space="0" w:color="auto"/>
            <w:right w:val="none" w:sz="0" w:space="0" w:color="auto"/>
          </w:divBdr>
        </w:div>
        <w:div w:id="590504314">
          <w:marLeft w:val="480"/>
          <w:marRight w:val="0"/>
          <w:marTop w:val="0"/>
          <w:marBottom w:val="0"/>
          <w:divBdr>
            <w:top w:val="none" w:sz="0" w:space="0" w:color="auto"/>
            <w:left w:val="none" w:sz="0" w:space="0" w:color="auto"/>
            <w:bottom w:val="none" w:sz="0" w:space="0" w:color="auto"/>
            <w:right w:val="none" w:sz="0" w:space="0" w:color="auto"/>
          </w:divBdr>
        </w:div>
        <w:div w:id="666909017">
          <w:marLeft w:val="480"/>
          <w:marRight w:val="0"/>
          <w:marTop w:val="0"/>
          <w:marBottom w:val="0"/>
          <w:divBdr>
            <w:top w:val="none" w:sz="0" w:space="0" w:color="auto"/>
            <w:left w:val="none" w:sz="0" w:space="0" w:color="auto"/>
            <w:bottom w:val="none" w:sz="0" w:space="0" w:color="auto"/>
            <w:right w:val="none" w:sz="0" w:space="0" w:color="auto"/>
          </w:divBdr>
        </w:div>
        <w:div w:id="680550351">
          <w:marLeft w:val="480"/>
          <w:marRight w:val="0"/>
          <w:marTop w:val="0"/>
          <w:marBottom w:val="0"/>
          <w:divBdr>
            <w:top w:val="none" w:sz="0" w:space="0" w:color="auto"/>
            <w:left w:val="none" w:sz="0" w:space="0" w:color="auto"/>
            <w:bottom w:val="none" w:sz="0" w:space="0" w:color="auto"/>
            <w:right w:val="none" w:sz="0" w:space="0" w:color="auto"/>
          </w:divBdr>
        </w:div>
        <w:div w:id="776171840">
          <w:marLeft w:val="480"/>
          <w:marRight w:val="0"/>
          <w:marTop w:val="0"/>
          <w:marBottom w:val="0"/>
          <w:divBdr>
            <w:top w:val="none" w:sz="0" w:space="0" w:color="auto"/>
            <w:left w:val="none" w:sz="0" w:space="0" w:color="auto"/>
            <w:bottom w:val="none" w:sz="0" w:space="0" w:color="auto"/>
            <w:right w:val="none" w:sz="0" w:space="0" w:color="auto"/>
          </w:divBdr>
        </w:div>
        <w:div w:id="786000811">
          <w:marLeft w:val="480"/>
          <w:marRight w:val="0"/>
          <w:marTop w:val="0"/>
          <w:marBottom w:val="0"/>
          <w:divBdr>
            <w:top w:val="none" w:sz="0" w:space="0" w:color="auto"/>
            <w:left w:val="none" w:sz="0" w:space="0" w:color="auto"/>
            <w:bottom w:val="none" w:sz="0" w:space="0" w:color="auto"/>
            <w:right w:val="none" w:sz="0" w:space="0" w:color="auto"/>
          </w:divBdr>
        </w:div>
        <w:div w:id="824012949">
          <w:marLeft w:val="480"/>
          <w:marRight w:val="0"/>
          <w:marTop w:val="0"/>
          <w:marBottom w:val="0"/>
          <w:divBdr>
            <w:top w:val="none" w:sz="0" w:space="0" w:color="auto"/>
            <w:left w:val="none" w:sz="0" w:space="0" w:color="auto"/>
            <w:bottom w:val="none" w:sz="0" w:space="0" w:color="auto"/>
            <w:right w:val="none" w:sz="0" w:space="0" w:color="auto"/>
          </w:divBdr>
        </w:div>
        <w:div w:id="841973113">
          <w:marLeft w:val="480"/>
          <w:marRight w:val="0"/>
          <w:marTop w:val="0"/>
          <w:marBottom w:val="0"/>
          <w:divBdr>
            <w:top w:val="none" w:sz="0" w:space="0" w:color="auto"/>
            <w:left w:val="none" w:sz="0" w:space="0" w:color="auto"/>
            <w:bottom w:val="none" w:sz="0" w:space="0" w:color="auto"/>
            <w:right w:val="none" w:sz="0" w:space="0" w:color="auto"/>
          </w:divBdr>
        </w:div>
        <w:div w:id="928388860">
          <w:marLeft w:val="480"/>
          <w:marRight w:val="0"/>
          <w:marTop w:val="0"/>
          <w:marBottom w:val="0"/>
          <w:divBdr>
            <w:top w:val="none" w:sz="0" w:space="0" w:color="auto"/>
            <w:left w:val="none" w:sz="0" w:space="0" w:color="auto"/>
            <w:bottom w:val="none" w:sz="0" w:space="0" w:color="auto"/>
            <w:right w:val="none" w:sz="0" w:space="0" w:color="auto"/>
          </w:divBdr>
        </w:div>
        <w:div w:id="948850643">
          <w:marLeft w:val="480"/>
          <w:marRight w:val="0"/>
          <w:marTop w:val="0"/>
          <w:marBottom w:val="0"/>
          <w:divBdr>
            <w:top w:val="none" w:sz="0" w:space="0" w:color="auto"/>
            <w:left w:val="none" w:sz="0" w:space="0" w:color="auto"/>
            <w:bottom w:val="none" w:sz="0" w:space="0" w:color="auto"/>
            <w:right w:val="none" w:sz="0" w:space="0" w:color="auto"/>
          </w:divBdr>
        </w:div>
        <w:div w:id="963075877">
          <w:marLeft w:val="480"/>
          <w:marRight w:val="0"/>
          <w:marTop w:val="0"/>
          <w:marBottom w:val="0"/>
          <w:divBdr>
            <w:top w:val="none" w:sz="0" w:space="0" w:color="auto"/>
            <w:left w:val="none" w:sz="0" w:space="0" w:color="auto"/>
            <w:bottom w:val="none" w:sz="0" w:space="0" w:color="auto"/>
            <w:right w:val="none" w:sz="0" w:space="0" w:color="auto"/>
          </w:divBdr>
        </w:div>
        <w:div w:id="979263290">
          <w:marLeft w:val="480"/>
          <w:marRight w:val="0"/>
          <w:marTop w:val="0"/>
          <w:marBottom w:val="0"/>
          <w:divBdr>
            <w:top w:val="none" w:sz="0" w:space="0" w:color="auto"/>
            <w:left w:val="none" w:sz="0" w:space="0" w:color="auto"/>
            <w:bottom w:val="none" w:sz="0" w:space="0" w:color="auto"/>
            <w:right w:val="none" w:sz="0" w:space="0" w:color="auto"/>
          </w:divBdr>
        </w:div>
        <w:div w:id="1052732430">
          <w:marLeft w:val="480"/>
          <w:marRight w:val="0"/>
          <w:marTop w:val="0"/>
          <w:marBottom w:val="0"/>
          <w:divBdr>
            <w:top w:val="none" w:sz="0" w:space="0" w:color="auto"/>
            <w:left w:val="none" w:sz="0" w:space="0" w:color="auto"/>
            <w:bottom w:val="none" w:sz="0" w:space="0" w:color="auto"/>
            <w:right w:val="none" w:sz="0" w:space="0" w:color="auto"/>
          </w:divBdr>
        </w:div>
        <w:div w:id="1066341613">
          <w:marLeft w:val="480"/>
          <w:marRight w:val="0"/>
          <w:marTop w:val="0"/>
          <w:marBottom w:val="0"/>
          <w:divBdr>
            <w:top w:val="none" w:sz="0" w:space="0" w:color="auto"/>
            <w:left w:val="none" w:sz="0" w:space="0" w:color="auto"/>
            <w:bottom w:val="none" w:sz="0" w:space="0" w:color="auto"/>
            <w:right w:val="none" w:sz="0" w:space="0" w:color="auto"/>
          </w:divBdr>
        </w:div>
        <w:div w:id="1082294155">
          <w:marLeft w:val="480"/>
          <w:marRight w:val="0"/>
          <w:marTop w:val="0"/>
          <w:marBottom w:val="0"/>
          <w:divBdr>
            <w:top w:val="none" w:sz="0" w:space="0" w:color="auto"/>
            <w:left w:val="none" w:sz="0" w:space="0" w:color="auto"/>
            <w:bottom w:val="none" w:sz="0" w:space="0" w:color="auto"/>
            <w:right w:val="none" w:sz="0" w:space="0" w:color="auto"/>
          </w:divBdr>
        </w:div>
        <w:div w:id="1189639121">
          <w:marLeft w:val="480"/>
          <w:marRight w:val="0"/>
          <w:marTop w:val="0"/>
          <w:marBottom w:val="0"/>
          <w:divBdr>
            <w:top w:val="none" w:sz="0" w:space="0" w:color="auto"/>
            <w:left w:val="none" w:sz="0" w:space="0" w:color="auto"/>
            <w:bottom w:val="none" w:sz="0" w:space="0" w:color="auto"/>
            <w:right w:val="none" w:sz="0" w:space="0" w:color="auto"/>
          </w:divBdr>
        </w:div>
        <w:div w:id="1193419423">
          <w:marLeft w:val="480"/>
          <w:marRight w:val="0"/>
          <w:marTop w:val="0"/>
          <w:marBottom w:val="0"/>
          <w:divBdr>
            <w:top w:val="none" w:sz="0" w:space="0" w:color="auto"/>
            <w:left w:val="none" w:sz="0" w:space="0" w:color="auto"/>
            <w:bottom w:val="none" w:sz="0" w:space="0" w:color="auto"/>
            <w:right w:val="none" w:sz="0" w:space="0" w:color="auto"/>
          </w:divBdr>
        </w:div>
        <w:div w:id="1195341568">
          <w:marLeft w:val="480"/>
          <w:marRight w:val="0"/>
          <w:marTop w:val="0"/>
          <w:marBottom w:val="0"/>
          <w:divBdr>
            <w:top w:val="none" w:sz="0" w:space="0" w:color="auto"/>
            <w:left w:val="none" w:sz="0" w:space="0" w:color="auto"/>
            <w:bottom w:val="none" w:sz="0" w:space="0" w:color="auto"/>
            <w:right w:val="none" w:sz="0" w:space="0" w:color="auto"/>
          </w:divBdr>
        </w:div>
        <w:div w:id="1301885911">
          <w:marLeft w:val="480"/>
          <w:marRight w:val="0"/>
          <w:marTop w:val="0"/>
          <w:marBottom w:val="0"/>
          <w:divBdr>
            <w:top w:val="none" w:sz="0" w:space="0" w:color="auto"/>
            <w:left w:val="none" w:sz="0" w:space="0" w:color="auto"/>
            <w:bottom w:val="none" w:sz="0" w:space="0" w:color="auto"/>
            <w:right w:val="none" w:sz="0" w:space="0" w:color="auto"/>
          </w:divBdr>
        </w:div>
        <w:div w:id="1388455652">
          <w:marLeft w:val="480"/>
          <w:marRight w:val="0"/>
          <w:marTop w:val="0"/>
          <w:marBottom w:val="0"/>
          <w:divBdr>
            <w:top w:val="none" w:sz="0" w:space="0" w:color="auto"/>
            <w:left w:val="none" w:sz="0" w:space="0" w:color="auto"/>
            <w:bottom w:val="none" w:sz="0" w:space="0" w:color="auto"/>
            <w:right w:val="none" w:sz="0" w:space="0" w:color="auto"/>
          </w:divBdr>
        </w:div>
        <w:div w:id="1394504678">
          <w:marLeft w:val="480"/>
          <w:marRight w:val="0"/>
          <w:marTop w:val="0"/>
          <w:marBottom w:val="0"/>
          <w:divBdr>
            <w:top w:val="none" w:sz="0" w:space="0" w:color="auto"/>
            <w:left w:val="none" w:sz="0" w:space="0" w:color="auto"/>
            <w:bottom w:val="none" w:sz="0" w:space="0" w:color="auto"/>
            <w:right w:val="none" w:sz="0" w:space="0" w:color="auto"/>
          </w:divBdr>
        </w:div>
        <w:div w:id="1400519760">
          <w:marLeft w:val="480"/>
          <w:marRight w:val="0"/>
          <w:marTop w:val="0"/>
          <w:marBottom w:val="0"/>
          <w:divBdr>
            <w:top w:val="none" w:sz="0" w:space="0" w:color="auto"/>
            <w:left w:val="none" w:sz="0" w:space="0" w:color="auto"/>
            <w:bottom w:val="none" w:sz="0" w:space="0" w:color="auto"/>
            <w:right w:val="none" w:sz="0" w:space="0" w:color="auto"/>
          </w:divBdr>
        </w:div>
        <w:div w:id="1420832781">
          <w:marLeft w:val="480"/>
          <w:marRight w:val="0"/>
          <w:marTop w:val="0"/>
          <w:marBottom w:val="0"/>
          <w:divBdr>
            <w:top w:val="none" w:sz="0" w:space="0" w:color="auto"/>
            <w:left w:val="none" w:sz="0" w:space="0" w:color="auto"/>
            <w:bottom w:val="none" w:sz="0" w:space="0" w:color="auto"/>
            <w:right w:val="none" w:sz="0" w:space="0" w:color="auto"/>
          </w:divBdr>
        </w:div>
        <w:div w:id="1459759835">
          <w:marLeft w:val="480"/>
          <w:marRight w:val="0"/>
          <w:marTop w:val="0"/>
          <w:marBottom w:val="0"/>
          <w:divBdr>
            <w:top w:val="none" w:sz="0" w:space="0" w:color="auto"/>
            <w:left w:val="none" w:sz="0" w:space="0" w:color="auto"/>
            <w:bottom w:val="none" w:sz="0" w:space="0" w:color="auto"/>
            <w:right w:val="none" w:sz="0" w:space="0" w:color="auto"/>
          </w:divBdr>
        </w:div>
        <w:div w:id="1490559915">
          <w:marLeft w:val="480"/>
          <w:marRight w:val="0"/>
          <w:marTop w:val="0"/>
          <w:marBottom w:val="0"/>
          <w:divBdr>
            <w:top w:val="none" w:sz="0" w:space="0" w:color="auto"/>
            <w:left w:val="none" w:sz="0" w:space="0" w:color="auto"/>
            <w:bottom w:val="none" w:sz="0" w:space="0" w:color="auto"/>
            <w:right w:val="none" w:sz="0" w:space="0" w:color="auto"/>
          </w:divBdr>
        </w:div>
        <w:div w:id="1517036702">
          <w:marLeft w:val="480"/>
          <w:marRight w:val="0"/>
          <w:marTop w:val="0"/>
          <w:marBottom w:val="0"/>
          <w:divBdr>
            <w:top w:val="none" w:sz="0" w:space="0" w:color="auto"/>
            <w:left w:val="none" w:sz="0" w:space="0" w:color="auto"/>
            <w:bottom w:val="none" w:sz="0" w:space="0" w:color="auto"/>
            <w:right w:val="none" w:sz="0" w:space="0" w:color="auto"/>
          </w:divBdr>
        </w:div>
        <w:div w:id="1608080644">
          <w:marLeft w:val="480"/>
          <w:marRight w:val="0"/>
          <w:marTop w:val="0"/>
          <w:marBottom w:val="0"/>
          <w:divBdr>
            <w:top w:val="none" w:sz="0" w:space="0" w:color="auto"/>
            <w:left w:val="none" w:sz="0" w:space="0" w:color="auto"/>
            <w:bottom w:val="none" w:sz="0" w:space="0" w:color="auto"/>
            <w:right w:val="none" w:sz="0" w:space="0" w:color="auto"/>
          </w:divBdr>
        </w:div>
        <w:div w:id="1671255762">
          <w:marLeft w:val="480"/>
          <w:marRight w:val="0"/>
          <w:marTop w:val="0"/>
          <w:marBottom w:val="0"/>
          <w:divBdr>
            <w:top w:val="none" w:sz="0" w:space="0" w:color="auto"/>
            <w:left w:val="none" w:sz="0" w:space="0" w:color="auto"/>
            <w:bottom w:val="none" w:sz="0" w:space="0" w:color="auto"/>
            <w:right w:val="none" w:sz="0" w:space="0" w:color="auto"/>
          </w:divBdr>
        </w:div>
        <w:div w:id="1685744285">
          <w:marLeft w:val="480"/>
          <w:marRight w:val="0"/>
          <w:marTop w:val="0"/>
          <w:marBottom w:val="0"/>
          <w:divBdr>
            <w:top w:val="none" w:sz="0" w:space="0" w:color="auto"/>
            <w:left w:val="none" w:sz="0" w:space="0" w:color="auto"/>
            <w:bottom w:val="none" w:sz="0" w:space="0" w:color="auto"/>
            <w:right w:val="none" w:sz="0" w:space="0" w:color="auto"/>
          </w:divBdr>
        </w:div>
        <w:div w:id="1717195272">
          <w:marLeft w:val="480"/>
          <w:marRight w:val="0"/>
          <w:marTop w:val="0"/>
          <w:marBottom w:val="0"/>
          <w:divBdr>
            <w:top w:val="none" w:sz="0" w:space="0" w:color="auto"/>
            <w:left w:val="none" w:sz="0" w:space="0" w:color="auto"/>
            <w:bottom w:val="none" w:sz="0" w:space="0" w:color="auto"/>
            <w:right w:val="none" w:sz="0" w:space="0" w:color="auto"/>
          </w:divBdr>
        </w:div>
        <w:div w:id="1791781897">
          <w:marLeft w:val="480"/>
          <w:marRight w:val="0"/>
          <w:marTop w:val="0"/>
          <w:marBottom w:val="0"/>
          <w:divBdr>
            <w:top w:val="none" w:sz="0" w:space="0" w:color="auto"/>
            <w:left w:val="none" w:sz="0" w:space="0" w:color="auto"/>
            <w:bottom w:val="none" w:sz="0" w:space="0" w:color="auto"/>
            <w:right w:val="none" w:sz="0" w:space="0" w:color="auto"/>
          </w:divBdr>
        </w:div>
        <w:div w:id="1828933377">
          <w:marLeft w:val="480"/>
          <w:marRight w:val="0"/>
          <w:marTop w:val="0"/>
          <w:marBottom w:val="0"/>
          <w:divBdr>
            <w:top w:val="none" w:sz="0" w:space="0" w:color="auto"/>
            <w:left w:val="none" w:sz="0" w:space="0" w:color="auto"/>
            <w:bottom w:val="none" w:sz="0" w:space="0" w:color="auto"/>
            <w:right w:val="none" w:sz="0" w:space="0" w:color="auto"/>
          </w:divBdr>
        </w:div>
        <w:div w:id="1905018665">
          <w:marLeft w:val="480"/>
          <w:marRight w:val="0"/>
          <w:marTop w:val="0"/>
          <w:marBottom w:val="0"/>
          <w:divBdr>
            <w:top w:val="none" w:sz="0" w:space="0" w:color="auto"/>
            <w:left w:val="none" w:sz="0" w:space="0" w:color="auto"/>
            <w:bottom w:val="none" w:sz="0" w:space="0" w:color="auto"/>
            <w:right w:val="none" w:sz="0" w:space="0" w:color="auto"/>
          </w:divBdr>
        </w:div>
        <w:div w:id="1941335172">
          <w:marLeft w:val="480"/>
          <w:marRight w:val="0"/>
          <w:marTop w:val="0"/>
          <w:marBottom w:val="0"/>
          <w:divBdr>
            <w:top w:val="none" w:sz="0" w:space="0" w:color="auto"/>
            <w:left w:val="none" w:sz="0" w:space="0" w:color="auto"/>
            <w:bottom w:val="none" w:sz="0" w:space="0" w:color="auto"/>
            <w:right w:val="none" w:sz="0" w:space="0" w:color="auto"/>
          </w:divBdr>
        </w:div>
        <w:div w:id="1981837407">
          <w:marLeft w:val="480"/>
          <w:marRight w:val="0"/>
          <w:marTop w:val="0"/>
          <w:marBottom w:val="0"/>
          <w:divBdr>
            <w:top w:val="none" w:sz="0" w:space="0" w:color="auto"/>
            <w:left w:val="none" w:sz="0" w:space="0" w:color="auto"/>
            <w:bottom w:val="none" w:sz="0" w:space="0" w:color="auto"/>
            <w:right w:val="none" w:sz="0" w:space="0" w:color="auto"/>
          </w:divBdr>
        </w:div>
        <w:div w:id="1997800347">
          <w:marLeft w:val="480"/>
          <w:marRight w:val="0"/>
          <w:marTop w:val="0"/>
          <w:marBottom w:val="0"/>
          <w:divBdr>
            <w:top w:val="none" w:sz="0" w:space="0" w:color="auto"/>
            <w:left w:val="none" w:sz="0" w:space="0" w:color="auto"/>
            <w:bottom w:val="none" w:sz="0" w:space="0" w:color="auto"/>
            <w:right w:val="none" w:sz="0" w:space="0" w:color="auto"/>
          </w:divBdr>
        </w:div>
        <w:div w:id="2057389236">
          <w:marLeft w:val="480"/>
          <w:marRight w:val="0"/>
          <w:marTop w:val="0"/>
          <w:marBottom w:val="0"/>
          <w:divBdr>
            <w:top w:val="none" w:sz="0" w:space="0" w:color="auto"/>
            <w:left w:val="none" w:sz="0" w:space="0" w:color="auto"/>
            <w:bottom w:val="none" w:sz="0" w:space="0" w:color="auto"/>
            <w:right w:val="none" w:sz="0" w:space="0" w:color="auto"/>
          </w:divBdr>
        </w:div>
        <w:div w:id="2065179447">
          <w:marLeft w:val="480"/>
          <w:marRight w:val="0"/>
          <w:marTop w:val="0"/>
          <w:marBottom w:val="0"/>
          <w:divBdr>
            <w:top w:val="none" w:sz="0" w:space="0" w:color="auto"/>
            <w:left w:val="none" w:sz="0" w:space="0" w:color="auto"/>
            <w:bottom w:val="none" w:sz="0" w:space="0" w:color="auto"/>
            <w:right w:val="none" w:sz="0" w:space="0" w:color="auto"/>
          </w:divBdr>
        </w:div>
      </w:divsChild>
    </w:div>
    <w:div w:id="1544244859">
      <w:marLeft w:val="640"/>
      <w:marRight w:val="0"/>
      <w:marTop w:val="0"/>
      <w:marBottom w:val="0"/>
      <w:divBdr>
        <w:top w:val="none" w:sz="0" w:space="0" w:color="auto"/>
        <w:left w:val="none" w:sz="0" w:space="0" w:color="auto"/>
        <w:bottom w:val="none" w:sz="0" w:space="0" w:color="auto"/>
        <w:right w:val="none" w:sz="0" w:space="0" w:color="auto"/>
      </w:divBdr>
    </w:div>
    <w:div w:id="1544514641">
      <w:marLeft w:val="640"/>
      <w:marRight w:val="0"/>
      <w:marTop w:val="0"/>
      <w:marBottom w:val="0"/>
      <w:divBdr>
        <w:top w:val="none" w:sz="0" w:space="0" w:color="auto"/>
        <w:left w:val="none" w:sz="0" w:space="0" w:color="auto"/>
        <w:bottom w:val="none" w:sz="0" w:space="0" w:color="auto"/>
        <w:right w:val="none" w:sz="0" w:space="0" w:color="auto"/>
      </w:divBdr>
    </w:div>
    <w:div w:id="1544714589">
      <w:marLeft w:val="640"/>
      <w:marRight w:val="0"/>
      <w:marTop w:val="0"/>
      <w:marBottom w:val="0"/>
      <w:divBdr>
        <w:top w:val="none" w:sz="0" w:space="0" w:color="auto"/>
        <w:left w:val="none" w:sz="0" w:space="0" w:color="auto"/>
        <w:bottom w:val="none" w:sz="0" w:space="0" w:color="auto"/>
        <w:right w:val="none" w:sz="0" w:space="0" w:color="auto"/>
      </w:divBdr>
    </w:div>
    <w:div w:id="1544827824">
      <w:marLeft w:val="640"/>
      <w:marRight w:val="0"/>
      <w:marTop w:val="0"/>
      <w:marBottom w:val="0"/>
      <w:divBdr>
        <w:top w:val="none" w:sz="0" w:space="0" w:color="auto"/>
        <w:left w:val="none" w:sz="0" w:space="0" w:color="auto"/>
        <w:bottom w:val="none" w:sz="0" w:space="0" w:color="auto"/>
        <w:right w:val="none" w:sz="0" w:space="0" w:color="auto"/>
      </w:divBdr>
    </w:div>
    <w:div w:id="1545101118">
      <w:marLeft w:val="640"/>
      <w:marRight w:val="0"/>
      <w:marTop w:val="0"/>
      <w:marBottom w:val="0"/>
      <w:divBdr>
        <w:top w:val="none" w:sz="0" w:space="0" w:color="auto"/>
        <w:left w:val="none" w:sz="0" w:space="0" w:color="auto"/>
        <w:bottom w:val="none" w:sz="0" w:space="0" w:color="auto"/>
        <w:right w:val="none" w:sz="0" w:space="0" w:color="auto"/>
      </w:divBdr>
    </w:div>
    <w:div w:id="1545407048">
      <w:marLeft w:val="640"/>
      <w:marRight w:val="0"/>
      <w:marTop w:val="0"/>
      <w:marBottom w:val="0"/>
      <w:divBdr>
        <w:top w:val="none" w:sz="0" w:space="0" w:color="auto"/>
        <w:left w:val="none" w:sz="0" w:space="0" w:color="auto"/>
        <w:bottom w:val="none" w:sz="0" w:space="0" w:color="auto"/>
        <w:right w:val="none" w:sz="0" w:space="0" w:color="auto"/>
      </w:divBdr>
    </w:div>
    <w:div w:id="1545561829">
      <w:bodyDiv w:val="1"/>
      <w:marLeft w:val="0"/>
      <w:marRight w:val="0"/>
      <w:marTop w:val="0"/>
      <w:marBottom w:val="0"/>
      <w:divBdr>
        <w:top w:val="none" w:sz="0" w:space="0" w:color="auto"/>
        <w:left w:val="none" w:sz="0" w:space="0" w:color="auto"/>
        <w:bottom w:val="none" w:sz="0" w:space="0" w:color="auto"/>
        <w:right w:val="none" w:sz="0" w:space="0" w:color="auto"/>
      </w:divBdr>
    </w:div>
    <w:div w:id="1545678286">
      <w:marLeft w:val="640"/>
      <w:marRight w:val="0"/>
      <w:marTop w:val="0"/>
      <w:marBottom w:val="0"/>
      <w:divBdr>
        <w:top w:val="none" w:sz="0" w:space="0" w:color="auto"/>
        <w:left w:val="none" w:sz="0" w:space="0" w:color="auto"/>
        <w:bottom w:val="none" w:sz="0" w:space="0" w:color="auto"/>
        <w:right w:val="none" w:sz="0" w:space="0" w:color="auto"/>
      </w:divBdr>
    </w:div>
    <w:div w:id="1545870792">
      <w:marLeft w:val="640"/>
      <w:marRight w:val="0"/>
      <w:marTop w:val="0"/>
      <w:marBottom w:val="0"/>
      <w:divBdr>
        <w:top w:val="none" w:sz="0" w:space="0" w:color="auto"/>
        <w:left w:val="none" w:sz="0" w:space="0" w:color="auto"/>
        <w:bottom w:val="none" w:sz="0" w:space="0" w:color="auto"/>
        <w:right w:val="none" w:sz="0" w:space="0" w:color="auto"/>
      </w:divBdr>
    </w:div>
    <w:div w:id="1546212590">
      <w:marLeft w:val="640"/>
      <w:marRight w:val="0"/>
      <w:marTop w:val="0"/>
      <w:marBottom w:val="0"/>
      <w:divBdr>
        <w:top w:val="none" w:sz="0" w:space="0" w:color="auto"/>
        <w:left w:val="none" w:sz="0" w:space="0" w:color="auto"/>
        <w:bottom w:val="none" w:sz="0" w:space="0" w:color="auto"/>
        <w:right w:val="none" w:sz="0" w:space="0" w:color="auto"/>
      </w:divBdr>
    </w:div>
    <w:div w:id="1546525109">
      <w:bodyDiv w:val="1"/>
      <w:marLeft w:val="0"/>
      <w:marRight w:val="0"/>
      <w:marTop w:val="0"/>
      <w:marBottom w:val="0"/>
      <w:divBdr>
        <w:top w:val="none" w:sz="0" w:space="0" w:color="auto"/>
        <w:left w:val="none" w:sz="0" w:space="0" w:color="auto"/>
        <w:bottom w:val="none" w:sz="0" w:space="0" w:color="auto"/>
        <w:right w:val="none" w:sz="0" w:space="0" w:color="auto"/>
      </w:divBdr>
    </w:div>
    <w:div w:id="1546991899">
      <w:marLeft w:val="640"/>
      <w:marRight w:val="0"/>
      <w:marTop w:val="0"/>
      <w:marBottom w:val="0"/>
      <w:divBdr>
        <w:top w:val="none" w:sz="0" w:space="0" w:color="auto"/>
        <w:left w:val="none" w:sz="0" w:space="0" w:color="auto"/>
        <w:bottom w:val="none" w:sz="0" w:space="0" w:color="auto"/>
        <w:right w:val="none" w:sz="0" w:space="0" w:color="auto"/>
      </w:divBdr>
    </w:div>
    <w:div w:id="1547133257">
      <w:marLeft w:val="640"/>
      <w:marRight w:val="0"/>
      <w:marTop w:val="0"/>
      <w:marBottom w:val="0"/>
      <w:divBdr>
        <w:top w:val="none" w:sz="0" w:space="0" w:color="auto"/>
        <w:left w:val="none" w:sz="0" w:space="0" w:color="auto"/>
        <w:bottom w:val="none" w:sz="0" w:space="0" w:color="auto"/>
        <w:right w:val="none" w:sz="0" w:space="0" w:color="auto"/>
      </w:divBdr>
    </w:div>
    <w:div w:id="1547449941">
      <w:marLeft w:val="640"/>
      <w:marRight w:val="0"/>
      <w:marTop w:val="0"/>
      <w:marBottom w:val="0"/>
      <w:divBdr>
        <w:top w:val="none" w:sz="0" w:space="0" w:color="auto"/>
        <w:left w:val="none" w:sz="0" w:space="0" w:color="auto"/>
        <w:bottom w:val="none" w:sz="0" w:space="0" w:color="auto"/>
        <w:right w:val="none" w:sz="0" w:space="0" w:color="auto"/>
      </w:divBdr>
    </w:div>
    <w:div w:id="1547642455">
      <w:marLeft w:val="640"/>
      <w:marRight w:val="0"/>
      <w:marTop w:val="0"/>
      <w:marBottom w:val="0"/>
      <w:divBdr>
        <w:top w:val="none" w:sz="0" w:space="0" w:color="auto"/>
        <w:left w:val="none" w:sz="0" w:space="0" w:color="auto"/>
        <w:bottom w:val="none" w:sz="0" w:space="0" w:color="auto"/>
        <w:right w:val="none" w:sz="0" w:space="0" w:color="auto"/>
      </w:divBdr>
    </w:div>
    <w:div w:id="1548253645">
      <w:marLeft w:val="640"/>
      <w:marRight w:val="0"/>
      <w:marTop w:val="0"/>
      <w:marBottom w:val="0"/>
      <w:divBdr>
        <w:top w:val="none" w:sz="0" w:space="0" w:color="auto"/>
        <w:left w:val="none" w:sz="0" w:space="0" w:color="auto"/>
        <w:bottom w:val="none" w:sz="0" w:space="0" w:color="auto"/>
        <w:right w:val="none" w:sz="0" w:space="0" w:color="auto"/>
      </w:divBdr>
    </w:div>
    <w:div w:id="1548293567">
      <w:bodyDiv w:val="1"/>
      <w:marLeft w:val="0"/>
      <w:marRight w:val="0"/>
      <w:marTop w:val="0"/>
      <w:marBottom w:val="0"/>
      <w:divBdr>
        <w:top w:val="none" w:sz="0" w:space="0" w:color="auto"/>
        <w:left w:val="none" w:sz="0" w:space="0" w:color="auto"/>
        <w:bottom w:val="none" w:sz="0" w:space="0" w:color="auto"/>
        <w:right w:val="none" w:sz="0" w:space="0" w:color="auto"/>
      </w:divBdr>
    </w:div>
    <w:div w:id="1548449177">
      <w:marLeft w:val="640"/>
      <w:marRight w:val="0"/>
      <w:marTop w:val="0"/>
      <w:marBottom w:val="0"/>
      <w:divBdr>
        <w:top w:val="none" w:sz="0" w:space="0" w:color="auto"/>
        <w:left w:val="none" w:sz="0" w:space="0" w:color="auto"/>
        <w:bottom w:val="none" w:sz="0" w:space="0" w:color="auto"/>
        <w:right w:val="none" w:sz="0" w:space="0" w:color="auto"/>
      </w:divBdr>
    </w:div>
    <w:div w:id="1548486891">
      <w:bodyDiv w:val="1"/>
      <w:marLeft w:val="0"/>
      <w:marRight w:val="0"/>
      <w:marTop w:val="0"/>
      <w:marBottom w:val="0"/>
      <w:divBdr>
        <w:top w:val="none" w:sz="0" w:space="0" w:color="auto"/>
        <w:left w:val="none" w:sz="0" w:space="0" w:color="auto"/>
        <w:bottom w:val="none" w:sz="0" w:space="0" w:color="auto"/>
        <w:right w:val="none" w:sz="0" w:space="0" w:color="auto"/>
      </w:divBdr>
    </w:div>
    <w:div w:id="1548838370">
      <w:marLeft w:val="640"/>
      <w:marRight w:val="0"/>
      <w:marTop w:val="0"/>
      <w:marBottom w:val="0"/>
      <w:divBdr>
        <w:top w:val="none" w:sz="0" w:space="0" w:color="auto"/>
        <w:left w:val="none" w:sz="0" w:space="0" w:color="auto"/>
        <w:bottom w:val="none" w:sz="0" w:space="0" w:color="auto"/>
        <w:right w:val="none" w:sz="0" w:space="0" w:color="auto"/>
      </w:divBdr>
    </w:div>
    <w:div w:id="1548909680">
      <w:marLeft w:val="640"/>
      <w:marRight w:val="0"/>
      <w:marTop w:val="0"/>
      <w:marBottom w:val="0"/>
      <w:divBdr>
        <w:top w:val="none" w:sz="0" w:space="0" w:color="auto"/>
        <w:left w:val="none" w:sz="0" w:space="0" w:color="auto"/>
        <w:bottom w:val="none" w:sz="0" w:space="0" w:color="auto"/>
        <w:right w:val="none" w:sz="0" w:space="0" w:color="auto"/>
      </w:divBdr>
    </w:div>
    <w:div w:id="1549877126">
      <w:marLeft w:val="640"/>
      <w:marRight w:val="0"/>
      <w:marTop w:val="0"/>
      <w:marBottom w:val="0"/>
      <w:divBdr>
        <w:top w:val="none" w:sz="0" w:space="0" w:color="auto"/>
        <w:left w:val="none" w:sz="0" w:space="0" w:color="auto"/>
        <w:bottom w:val="none" w:sz="0" w:space="0" w:color="auto"/>
        <w:right w:val="none" w:sz="0" w:space="0" w:color="auto"/>
      </w:divBdr>
    </w:div>
    <w:div w:id="1550023681">
      <w:marLeft w:val="640"/>
      <w:marRight w:val="0"/>
      <w:marTop w:val="0"/>
      <w:marBottom w:val="0"/>
      <w:divBdr>
        <w:top w:val="none" w:sz="0" w:space="0" w:color="auto"/>
        <w:left w:val="none" w:sz="0" w:space="0" w:color="auto"/>
        <w:bottom w:val="none" w:sz="0" w:space="0" w:color="auto"/>
        <w:right w:val="none" w:sz="0" w:space="0" w:color="auto"/>
      </w:divBdr>
    </w:div>
    <w:div w:id="1550067694">
      <w:marLeft w:val="640"/>
      <w:marRight w:val="0"/>
      <w:marTop w:val="0"/>
      <w:marBottom w:val="0"/>
      <w:divBdr>
        <w:top w:val="none" w:sz="0" w:space="0" w:color="auto"/>
        <w:left w:val="none" w:sz="0" w:space="0" w:color="auto"/>
        <w:bottom w:val="none" w:sz="0" w:space="0" w:color="auto"/>
        <w:right w:val="none" w:sz="0" w:space="0" w:color="auto"/>
      </w:divBdr>
    </w:div>
    <w:div w:id="1550412111">
      <w:marLeft w:val="640"/>
      <w:marRight w:val="0"/>
      <w:marTop w:val="0"/>
      <w:marBottom w:val="0"/>
      <w:divBdr>
        <w:top w:val="none" w:sz="0" w:space="0" w:color="auto"/>
        <w:left w:val="none" w:sz="0" w:space="0" w:color="auto"/>
        <w:bottom w:val="none" w:sz="0" w:space="0" w:color="auto"/>
        <w:right w:val="none" w:sz="0" w:space="0" w:color="auto"/>
      </w:divBdr>
    </w:div>
    <w:div w:id="1551309925">
      <w:marLeft w:val="640"/>
      <w:marRight w:val="0"/>
      <w:marTop w:val="0"/>
      <w:marBottom w:val="0"/>
      <w:divBdr>
        <w:top w:val="none" w:sz="0" w:space="0" w:color="auto"/>
        <w:left w:val="none" w:sz="0" w:space="0" w:color="auto"/>
        <w:bottom w:val="none" w:sz="0" w:space="0" w:color="auto"/>
        <w:right w:val="none" w:sz="0" w:space="0" w:color="auto"/>
      </w:divBdr>
    </w:div>
    <w:div w:id="1551650634">
      <w:marLeft w:val="640"/>
      <w:marRight w:val="0"/>
      <w:marTop w:val="0"/>
      <w:marBottom w:val="0"/>
      <w:divBdr>
        <w:top w:val="none" w:sz="0" w:space="0" w:color="auto"/>
        <w:left w:val="none" w:sz="0" w:space="0" w:color="auto"/>
        <w:bottom w:val="none" w:sz="0" w:space="0" w:color="auto"/>
        <w:right w:val="none" w:sz="0" w:space="0" w:color="auto"/>
      </w:divBdr>
    </w:div>
    <w:div w:id="1551990174">
      <w:marLeft w:val="640"/>
      <w:marRight w:val="0"/>
      <w:marTop w:val="0"/>
      <w:marBottom w:val="0"/>
      <w:divBdr>
        <w:top w:val="none" w:sz="0" w:space="0" w:color="auto"/>
        <w:left w:val="none" w:sz="0" w:space="0" w:color="auto"/>
        <w:bottom w:val="none" w:sz="0" w:space="0" w:color="auto"/>
        <w:right w:val="none" w:sz="0" w:space="0" w:color="auto"/>
      </w:divBdr>
    </w:div>
    <w:div w:id="1552116195">
      <w:marLeft w:val="640"/>
      <w:marRight w:val="0"/>
      <w:marTop w:val="0"/>
      <w:marBottom w:val="0"/>
      <w:divBdr>
        <w:top w:val="none" w:sz="0" w:space="0" w:color="auto"/>
        <w:left w:val="none" w:sz="0" w:space="0" w:color="auto"/>
        <w:bottom w:val="none" w:sz="0" w:space="0" w:color="auto"/>
        <w:right w:val="none" w:sz="0" w:space="0" w:color="auto"/>
      </w:divBdr>
    </w:div>
    <w:div w:id="1552615635">
      <w:marLeft w:val="640"/>
      <w:marRight w:val="0"/>
      <w:marTop w:val="0"/>
      <w:marBottom w:val="0"/>
      <w:divBdr>
        <w:top w:val="none" w:sz="0" w:space="0" w:color="auto"/>
        <w:left w:val="none" w:sz="0" w:space="0" w:color="auto"/>
        <w:bottom w:val="none" w:sz="0" w:space="0" w:color="auto"/>
        <w:right w:val="none" w:sz="0" w:space="0" w:color="auto"/>
      </w:divBdr>
    </w:div>
    <w:div w:id="1552765080">
      <w:bodyDiv w:val="1"/>
      <w:marLeft w:val="0"/>
      <w:marRight w:val="0"/>
      <w:marTop w:val="0"/>
      <w:marBottom w:val="0"/>
      <w:divBdr>
        <w:top w:val="none" w:sz="0" w:space="0" w:color="auto"/>
        <w:left w:val="none" w:sz="0" w:space="0" w:color="auto"/>
        <w:bottom w:val="none" w:sz="0" w:space="0" w:color="auto"/>
        <w:right w:val="none" w:sz="0" w:space="0" w:color="auto"/>
      </w:divBdr>
    </w:div>
    <w:div w:id="1552811390">
      <w:marLeft w:val="480"/>
      <w:marRight w:val="0"/>
      <w:marTop w:val="0"/>
      <w:marBottom w:val="0"/>
      <w:divBdr>
        <w:top w:val="none" w:sz="0" w:space="0" w:color="auto"/>
        <w:left w:val="none" w:sz="0" w:space="0" w:color="auto"/>
        <w:bottom w:val="none" w:sz="0" w:space="0" w:color="auto"/>
        <w:right w:val="none" w:sz="0" w:space="0" w:color="auto"/>
      </w:divBdr>
    </w:div>
    <w:div w:id="1552881921">
      <w:marLeft w:val="640"/>
      <w:marRight w:val="0"/>
      <w:marTop w:val="0"/>
      <w:marBottom w:val="0"/>
      <w:divBdr>
        <w:top w:val="none" w:sz="0" w:space="0" w:color="auto"/>
        <w:left w:val="none" w:sz="0" w:space="0" w:color="auto"/>
        <w:bottom w:val="none" w:sz="0" w:space="0" w:color="auto"/>
        <w:right w:val="none" w:sz="0" w:space="0" w:color="auto"/>
      </w:divBdr>
    </w:div>
    <w:div w:id="1553233100">
      <w:marLeft w:val="640"/>
      <w:marRight w:val="0"/>
      <w:marTop w:val="0"/>
      <w:marBottom w:val="0"/>
      <w:divBdr>
        <w:top w:val="none" w:sz="0" w:space="0" w:color="auto"/>
        <w:left w:val="none" w:sz="0" w:space="0" w:color="auto"/>
        <w:bottom w:val="none" w:sz="0" w:space="0" w:color="auto"/>
        <w:right w:val="none" w:sz="0" w:space="0" w:color="auto"/>
      </w:divBdr>
    </w:div>
    <w:div w:id="1553881034">
      <w:marLeft w:val="640"/>
      <w:marRight w:val="0"/>
      <w:marTop w:val="0"/>
      <w:marBottom w:val="0"/>
      <w:divBdr>
        <w:top w:val="none" w:sz="0" w:space="0" w:color="auto"/>
        <w:left w:val="none" w:sz="0" w:space="0" w:color="auto"/>
        <w:bottom w:val="none" w:sz="0" w:space="0" w:color="auto"/>
        <w:right w:val="none" w:sz="0" w:space="0" w:color="auto"/>
      </w:divBdr>
    </w:div>
    <w:div w:id="1553999032">
      <w:bodyDiv w:val="1"/>
      <w:marLeft w:val="0"/>
      <w:marRight w:val="0"/>
      <w:marTop w:val="0"/>
      <w:marBottom w:val="0"/>
      <w:divBdr>
        <w:top w:val="none" w:sz="0" w:space="0" w:color="auto"/>
        <w:left w:val="none" w:sz="0" w:space="0" w:color="auto"/>
        <w:bottom w:val="none" w:sz="0" w:space="0" w:color="auto"/>
        <w:right w:val="none" w:sz="0" w:space="0" w:color="auto"/>
      </w:divBdr>
      <w:divsChild>
        <w:div w:id="43793276">
          <w:marLeft w:val="480"/>
          <w:marRight w:val="0"/>
          <w:marTop w:val="0"/>
          <w:marBottom w:val="0"/>
          <w:divBdr>
            <w:top w:val="none" w:sz="0" w:space="0" w:color="auto"/>
            <w:left w:val="none" w:sz="0" w:space="0" w:color="auto"/>
            <w:bottom w:val="none" w:sz="0" w:space="0" w:color="auto"/>
            <w:right w:val="none" w:sz="0" w:space="0" w:color="auto"/>
          </w:divBdr>
        </w:div>
        <w:div w:id="64569946">
          <w:marLeft w:val="480"/>
          <w:marRight w:val="0"/>
          <w:marTop w:val="0"/>
          <w:marBottom w:val="0"/>
          <w:divBdr>
            <w:top w:val="none" w:sz="0" w:space="0" w:color="auto"/>
            <w:left w:val="none" w:sz="0" w:space="0" w:color="auto"/>
            <w:bottom w:val="none" w:sz="0" w:space="0" w:color="auto"/>
            <w:right w:val="none" w:sz="0" w:space="0" w:color="auto"/>
          </w:divBdr>
        </w:div>
        <w:div w:id="107244904">
          <w:marLeft w:val="480"/>
          <w:marRight w:val="0"/>
          <w:marTop w:val="0"/>
          <w:marBottom w:val="0"/>
          <w:divBdr>
            <w:top w:val="none" w:sz="0" w:space="0" w:color="auto"/>
            <w:left w:val="none" w:sz="0" w:space="0" w:color="auto"/>
            <w:bottom w:val="none" w:sz="0" w:space="0" w:color="auto"/>
            <w:right w:val="none" w:sz="0" w:space="0" w:color="auto"/>
          </w:divBdr>
        </w:div>
        <w:div w:id="145587035">
          <w:marLeft w:val="480"/>
          <w:marRight w:val="0"/>
          <w:marTop w:val="0"/>
          <w:marBottom w:val="0"/>
          <w:divBdr>
            <w:top w:val="none" w:sz="0" w:space="0" w:color="auto"/>
            <w:left w:val="none" w:sz="0" w:space="0" w:color="auto"/>
            <w:bottom w:val="none" w:sz="0" w:space="0" w:color="auto"/>
            <w:right w:val="none" w:sz="0" w:space="0" w:color="auto"/>
          </w:divBdr>
        </w:div>
        <w:div w:id="191498556">
          <w:marLeft w:val="480"/>
          <w:marRight w:val="0"/>
          <w:marTop w:val="0"/>
          <w:marBottom w:val="0"/>
          <w:divBdr>
            <w:top w:val="none" w:sz="0" w:space="0" w:color="auto"/>
            <w:left w:val="none" w:sz="0" w:space="0" w:color="auto"/>
            <w:bottom w:val="none" w:sz="0" w:space="0" w:color="auto"/>
            <w:right w:val="none" w:sz="0" w:space="0" w:color="auto"/>
          </w:divBdr>
        </w:div>
        <w:div w:id="193421325">
          <w:marLeft w:val="480"/>
          <w:marRight w:val="0"/>
          <w:marTop w:val="0"/>
          <w:marBottom w:val="0"/>
          <w:divBdr>
            <w:top w:val="none" w:sz="0" w:space="0" w:color="auto"/>
            <w:left w:val="none" w:sz="0" w:space="0" w:color="auto"/>
            <w:bottom w:val="none" w:sz="0" w:space="0" w:color="auto"/>
            <w:right w:val="none" w:sz="0" w:space="0" w:color="auto"/>
          </w:divBdr>
        </w:div>
        <w:div w:id="200944443">
          <w:marLeft w:val="480"/>
          <w:marRight w:val="0"/>
          <w:marTop w:val="0"/>
          <w:marBottom w:val="0"/>
          <w:divBdr>
            <w:top w:val="none" w:sz="0" w:space="0" w:color="auto"/>
            <w:left w:val="none" w:sz="0" w:space="0" w:color="auto"/>
            <w:bottom w:val="none" w:sz="0" w:space="0" w:color="auto"/>
            <w:right w:val="none" w:sz="0" w:space="0" w:color="auto"/>
          </w:divBdr>
        </w:div>
        <w:div w:id="215747940">
          <w:marLeft w:val="480"/>
          <w:marRight w:val="0"/>
          <w:marTop w:val="0"/>
          <w:marBottom w:val="0"/>
          <w:divBdr>
            <w:top w:val="none" w:sz="0" w:space="0" w:color="auto"/>
            <w:left w:val="none" w:sz="0" w:space="0" w:color="auto"/>
            <w:bottom w:val="none" w:sz="0" w:space="0" w:color="auto"/>
            <w:right w:val="none" w:sz="0" w:space="0" w:color="auto"/>
          </w:divBdr>
        </w:div>
        <w:div w:id="225193359">
          <w:marLeft w:val="480"/>
          <w:marRight w:val="0"/>
          <w:marTop w:val="0"/>
          <w:marBottom w:val="0"/>
          <w:divBdr>
            <w:top w:val="none" w:sz="0" w:space="0" w:color="auto"/>
            <w:left w:val="none" w:sz="0" w:space="0" w:color="auto"/>
            <w:bottom w:val="none" w:sz="0" w:space="0" w:color="auto"/>
            <w:right w:val="none" w:sz="0" w:space="0" w:color="auto"/>
          </w:divBdr>
        </w:div>
        <w:div w:id="263539838">
          <w:marLeft w:val="480"/>
          <w:marRight w:val="0"/>
          <w:marTop w:val="0"/>
          <w:marBottom w:val="0"/>
          <w:divBdr>
            <w:top w:val="none" w:sz="0" w:space="0" w:color="auto"/>
            <w:left w:val="none" w:sz="0" w:space="0" w:color="auto"/>
            <w:bottom w:val="none" w:sz="0" w:space="0" w:color="auto"/>
            <w:right w:val="none" w:sz="0" w:space="0" w:color="auto"/>
          </w:divBdr>
        </w:div>
        <w:div w:id="286131514">
          <w:marLeft w:val="480"/>
          <w:marRight w:val="0"/>
          <w:marTop w:val="0"/>
          <w:marBottom w:val="0"/>
          <w:divBdr>
            <w:top w:val="none" w:sz="0" w:space="0" w:color="auto"/>
            <w:left w:val="none" w:sz="0" w:space="0" w:color="auto"/>
            <w:bottom w:val="none" w:sz="0" w:space="0" w:color="auto"/>
            <w:right w:val="none" w:sz="0" w:space="0" w:color="auto"/>
          </w:divBdr>
        </w:div>
        <w:div w:id="299917620">
          <w:marLeft w:val="480"/>
          <w:marRight w:val="0"/>
          <w:marTop w:val="0"/>
          <w:marBottom w:val="0"/>
          <w:divBdr>
            <w:top w:val="none" w:sz="0" w:space="0" w:color="auto"/>
            <w:left w:val="none" w:sz="0" w:space="0" w:color="auto"/>
            <w:bottom w:val="none" w:sz="0" w:space="0" w:color="auto"/>
            <w:right w:val="none" w:sz="0" w:space="0" w:color="auto"/>
          </w:divBdr>
        </w:div>
        <w:div w:id="300425594">
          <w:marLeft w:val="480"/>
          <w:marRight w:val="0"/>
          <w:marTop w:val="0"/>
          <w:marBottom w:val="0"/>
          <w:divBdr>
            <w:top w:val="none" w:sz="0" w:space="0" w:color="auto"/>
            <w:left w:val="none" w:sz="0" w:space="0" w:color="auto"/>
            <w:bottom w:val="none" w:sz="0" w:space="0" w:color="auto"/>
            <w:right w:val="none" w:sz="0" w:space="0" w:color="auto"/>
          </w:divBdr>
        </w:div>
        <w:div w:id="306475737">
          <w:marLeft w:val="480"/>
          <w:marRight w:val="0"/>
          <w:marTop w:val="0"/>
          <w:marBottom w:val="0"/>
          <w:divBdr>
            <w:top w:val="none" w:sz="0" w:space="0" w:color="auto"/>
            <w:left w:val="none" w:sz="0" w:space="0" w:color="auto"/>
            <w:bottom w:val="none" w:sz="0" w:space="0" w:color="auto"/>
            <w:right w:val="none" w:sz="0" w:space="0" w:color="auto"/>
          </w:divBdr>
        </w:div>
        <w:div w:id="318926417">
          <w:marLeft w:val="480"/>
          <w:marRight w:val="0"/>
          <w:marTop w:val="0"/>
          <w:marBottom w:val="0"/>
          <w:divBdr>
            <w:top w:val="none" w:sz="0" w:space="0" w:color="auto"/>
            <w:left w:val="none" w:sz="0" w:space="0" w:color="auto"/>
            <w:bottom w:val="none" w:sz="0" w:space="0" w:color="auto"/>
            <w:right w:val="none" w:sz="0" w:space="0" w:color="auto"/>
          </w:divBdr>
        </w:div>
        <w:div w:id="388071168">
          <w:marLeft w:val="480"/>
          <w:marRight w:val="0"/>
          <w:marTop w:val="0"/>
          <w:marBottom w:val="0"/>
          <w:divBdr>
            <w:top w:val="none" w:sz="0" w:space="0" w:color="auto"/>
            <w:left w:val="none" w:sz="0" w:space="0" w:color="auto"/>
            <w:bottom w:val="none" w:sz="0" w:space="0" w:color="auto"/>
            <w:right w:val="none" w:sz="0" w:space="0" w:color="auto"/>
          </w:divBdr>
        </w:div>
        <w:div w:id="401827782">
          <w:marLeft w:val="480"/>
          <w:marRight w:val="0"/>
          <w:marTop w:val="0"/>
          <w:marBottom w:val="0"/>
          <w:divBdr>
            <w:top w:val="none" w:sz="0" w:space="0" w:color="auto"/>
            <w:left w:val="none" w:sz="0" w:space="0" w:color="auto"/>
            <w:bottom w:val="none" w:sz="0" w:space="0" w:color="auto"/>
            <w:right w:val="none" w:sz="0" w:space="0" w:color="auto"/>
          </w:divBdr>
        </w:div>
        <w:div w:id="534199405">
          <w:marLeft w:val="480"/>
          <w:marRight w:val="0"/>
          <w:marTop w:val="0"/>
          <w:marBottom w:val="0"/>
          <w:divBdr>
            <w:top w:val="none" w:sz="0" w:space="0" w:color="auto"/>
            <w:left w:val="none" w:sz="0" w:space="0" w:color="auto"/>
            <w:bottom w:val="none" w:sz="0" w:space="0" w:color="auto"/>
            <w:right w:val="none" w:sz="0" w:space="0" w:color="auto"/>
          </w:divBdr>
        </w:div>
        <w:div w:id="557323357">
          <w:marLeft w:val="480"/>
          <w:marRight w:val="0"/>
          <w:marTop w:val="0"/>
          <w:marBottom w:val="0"/>
          <w:divBdr>
            <w:top w:val="none" w:sz="0" w:space="0" w:color="auto"/>
            <w:left w:val="none" w:sz="0" w:space="0" w:color="auto"/>
            <w:bottom w:val="none" w:sz="0" w:space="0" w:color="auto"/>
            <w:right w:val="none" w:sz="0" w:space="0" w:color="auto"/>
          </w:divBdr>
        </w:div>
        <w:div w:id="558515882">
          <w:marLeft w:val="480"/>
          <w:marRight w:val="0"/>
          <w:marTop w:val="0"/>
          <w:marBottom w:val="0"/>
          <w:divBdr>
            <w:top w:val="none" w:sz="0" w:space="0" w:color="auto"/>
            <w:left w:val="none" w:sz="0" w:space="0" w:color="auto"/>
            <w:bottom w:val="none" w:sz="0" w:space="0" w:color="auto"/>
            <w:right w:val="none" w:sz="0" w:space="0" w:color="auto"/>
          </w:divBdr>
        </w:div>
        <w:div w:id="577835051">
          <w:marLeft w:val="480"/>
          <w:marRight w:val="0"/>
          <w:marTop w:val="0"/>
          <w:marBottom w:val="0"/>
          <w:divBdr>
            <w:top w:val="none" w:sz="0" w:space="0" w:color="auto"/>
            <w:left w:val="none" w:sz="0" w:space="0" w:color="auto"/>
            <w:bottom w:val="none" w:sz="0" w:space="0" w:color="auto"/>
            <w:right w:val="none" w:sz="0" w:space="0" w:color="auto"/>
          </w:divBdr>
        </w:div>
        <w:div w:id="582222908">
          <w:marLeft w:val="480"/>
          <w:marRight w:val="0"/>
          <w:marTop w:val="0"/>
          <w:marBottom w:val="0"/>
          <w:divBdr>
            <w:top w:val="none" w:sz="0" w:space="0" w:color="auto"/>
            <w:left w:val="none" w:sz="0" w:space="0" w:color="auto"/>
            <w:bottom w:val="none" w:sz="0" w:space="0" w:color="auto"/>
            <w:right w:val="none" w:sz="0" w:space="0" w:color="auto"/>
          </w:divBdr>
        </w:div>
        <w:div w:id="596864592">
          <w:marLeft w:val="480"/>
          <w:marRight w:val="0"/>
          <w:marTop w:val="0"/>
          <w:marBottom w:val="0"/>
          <w:divBdr>
            <w:top w:val="none" w:sz="0" w:space="0" w:color="auto"/>
            <w:left w:val="none" w:sz="0" w:space="0" w:color="auto"/>
            <w:bottom w:val="none" w:sz="0" w:space="0" w:color="auto"/>
            <w:right w:val="none" w:sz="0" w:space="0" w:color="auto"/>
          </w:divBdr>
        </w:div>
        <w:div w:id="597828998">
          <w:marLeft w:val="480"/>
          <w:marRight w:val="0"/>
          <w:marTop w:val="0"/>
          <w:marBottom w:val="0"/>
          <w:divBdr>
            <w:top w:val="none" w:sz="0" w:space="0" w:color="auto"/>
            <w:left w:val="none" w:sz="0" w:space="0" w:color="auto"/>
            <w:bottom w:val="none" w:sz="0" w:space="0" w:color="auto"/>
            <w:right w:val="none" w:sz="0" w:space="0" w:color="auto"/>
          </w:divBdr>
        </w:div>
        <w:div w:id="680476286">
          <w:marLeft w:val="480"/>
          <w:marRight w:val="0"/>
          <w:marTop w:val="0"/>
          <w:marBottom w:val="0"/>
          <w:divBdr>
            <w:top w:val="none" w:sz="0" w:space="0" w:color="auto"/>
            <w:left w:val="none" w:sz="0" w:space="0" w:color="auto"/>
            <w:bottom w:val="none" w:sz="0" w:space="0" w:color="auto"/>
            <w:right w:val="none" w:sz="0" w:space="0" w:color="auto"/>
          </w:divBdr>
        </w:div>
        <w:div w:id="680935232">
          <w:marLeft w:val="480"/>
          <w:marRight w:val="0"/>
          <w:marTop w:val="0"/>
          <w:marBottom w:val="0"/>
          <w:divBdr>
            <w:top w:val="none" w:sz="0" w:space="0" w:color="auto"/>
            <w:left w:val="none" w:sz="0" w:space="0" w:color="auto"/>
            <w:bottom w:val="none" w:sz="0" w:space="0" w:color="auto"/>
            <w:right w:val="none" w:sz="0" w:space="0" w:color="auto"/>
          </w:divBdr>
        </w:div>
        <w:div w:id="682241376">
          <w:marLeft w:val="480"/>
          <w:marRight w:val="0"/>
          <w:marTop w:val="0"/>
          <w:marBottom w:val="0"/>
          <w:divBdr>
            <w:top w:val="none" w:sz="0" w:space="0" w:color="auto"/>
            <w:left w:val="none" w:sz="0" w:space="0" w:color="auto"/>
            <w:bottom w:val="none" w:sz="0" w:space="0" w:color="auto"/>
            <w:right w:val="none" w:sz="0" w:space="0" w:color="auto"/>
          </w:divBdr>
        </w:div>
        <w:div w:id="691491056">
          <w:marLeft w:val="480"/>
          <w:marRight w:val="0"/>
          <w:marTop w:val="0"/>
          <w:marBottom w:val="0"/>
          <w:divBdr>
            <w:top w:val="none" w:sz="0" w:space="0" w:color="auto"/>
            <w:left w:val="none" w:sz="0" w:space="0" w:color="auto"/>
            <w:bottom w:val="none" w:sz="0" w:space="0" w:color="auto"/>
            <w:right w:val="none" w:sz="0" w:space="0" w:color="auto"/>
          </w:divBdr>
        </w:div>
        <w:div w:id="719324861">
          <w:marLeft w:val="480"/>
          <w:marRight w:val="0"/>
          <w:marTop w:val="0"/>
          <w:marBottom w:val="0"/>
          <w:divBdr>
            <w:top w:val="none" w:sz="0" w:space="0" w:color="auto"/>
            <w:left w:val="none" w:sz="0" w:space="0" w:color="auto"/>
            <w:bottom w:val="none" w:sz="0" w:space="0" w:color="auto"/>
            <w:right w:val="none" w:sz="0" w:space="0" w:color="auto"/>
          </w:divBdr>
        </w:div>
        <w:div w:id="738819899">
          <w:marLeft w:val="480"/>
          <w:marRight w:val="0"/>
          <w:marTop w:val="0"/>
          <w:marBottom w:val="0"/>
          <w:divBdr>
            <w:top w:val="none" w:sz="0" w:space="0" w:color="auto"/>
            <w:left w:val="none" w:sz="0" w:space="0" w:color="auto"/>
            <w:bottom w:val="none" w:sz="0" w:space="0" w:color="auto"/>
            <w:right w:val="none" w:sz="0" w:space="0" w:color="auto"/>
          </w:divBdr>
        </w:div>
        <w:div w:id="777334929">
          <w:marLeft w:val="480"/>
          <w:marRight w:val="0"/>
          <w:marTop w:val="0"/>
          <w:marBottom w:val="0"/>
          <w:divBdr>
            <w:top w:val="none" w:sz="0" w:space="0" w:color="auto"/>
            <w:left w:val="none" w:sz="0" w:space="0" w:color="auto"/>
            <w:bottom w:val="none" w:sz="0" w:space="0" w:color="auto"/>
            <w:right w:val="none" w:sz="0" w:space="0" w:color="auto"/>
          </w:divBdr>
        </w:div>
        <w:div w:id="795954721">
          <w:marLeft w:val="480"/>
          <w:marRight w:val="0"/>
          <w:marTop w:val="0"/>
          <w:marBottom w:val="0"/>
          <w:divBdr>
            <w:top w:val="none" w:sz="0" w:space="0" w:color="auto"/>
            <w:left w:val="none" w:sz="0" w:space="0" w:color="auto"/>
            <w:bottom w:val="none" w:sz="0" w:space="0" w:color="auto"/>
            <w:right w:val="none" w:sz="0" w:space="0" w:color="auto"/>
          </w:divBdr>
        </w:div>
        <w:div w:id="833565957">
          <w:marLeft w:val="480"/>
          <w:marRight w:val="0"/>
          <w:marTop w:val="0"/>
          <w:marBottom w:val="0"/>
          <w:divBdr>
            <w:top w:val="none" w:sz="0" w:space="0" w:color="auto"/>
            <w:left w:val="none" w:sz="0" w:space="0" w:color="auto"/>
            <w:bottom w:val="none" w:sz="0" w:space="0" w:color="auto"/>
            <w:right w:val="none" w:sz="0" w:space="0" w:color="auto"/>
          </w:divBdr>
        </w:div>
        <w:div w:id="908536453">
          <w:marLeft w:val="480"/>
          <w:marRight w:val="0"/>
          <w:marTop w:val="0"/>
          <w:marBottom w:val="0"/>
          <w:divBdr>
            <w:top w:val="none" w:sz="0" w:space="0" w:color="auto"/>
            <w:left w:val="none" w:sz="0" w:space="0" w:color="auto"/>
            <w:bottom w:val="none" w:sz="0" w:space="0" w:color="auto"/>
            <w:right w:val="none" w:sz="0" w:space="0" w:color="auto"/>
          </w:divBdr>
        </w:div>
        <w:div w:id="960453136">
          <w:marLeft w:val="480"/>
          <w:marRight w:val="0"/>
          <w:marTop w:val="0"/>
          <w:marBottom w:val="0"/>
          <w:divBdr>
            <w:top w:val="none" w:sz="0" w:space="0" w:color="auto"/>
            <w:left w:val="none" w:sz="0" w:space="0" w:color="auto"/>
            <w:bottom w:val="none" w:sz="0" w:space="0" w:color="auto"/>
            <w:right w:val="none" w:sz="0" w:space="0" w:color="auto"/>
          </w:divBdr>
        </w:div>
        <w:div w:id="1016078456">
          <w:marLeft w:val="480"/>
          <w:marRight w:val="0"/>
          <w:marTop w:val="0"/>
          <w:marBottom w:val="0"/>
          <w:divBdr>
            <w:top w:val="none" w:sz="0" w:space="0" w:color="auto"/>
            <w:left w:val="none" w:sz="0" w:space="0" w:color="auto"/>
            <w:bottom w:val="none" w:sz="0" w:space="0" w:color="auto"/>
            <w:right w:val="none" w:sz="0" w:space="0" w:color="auto"/>
          </w:divBdr>
        </w:div>
        <w:div w:id="1017543812">
          <w:marLeft w:val="480"/>
          <w:marRight w:val="0"/>
          <w:marTop w:val="0"/>
          <w:marBottom w:val="0"/>
          <w:divBdr>
            <w:top w:val="none" w:sz="0" w:space="0" w:color="auto"/>
            <w:left w:val="none" w:sz="0" w:space="0" w:color="auto"/>
            <w:bottom w:val="none" w:sz="0" w:space="0" w:color="auto"/>
            <w:right w:val="none" w:sz="0" w:space="0" w:color="auto"/>
          </w:divBdr>
        </w:div>
        <w:div w:id="1032267167">
          <w:marLeft w:val="480"/>
          <w:marRight w:val="0"/>
          <w:marTop w:val="0"/>
          <w:marBottom w:val="0"/>
          <w:divBdr>
            <w:top w:val="none" w:sz="0" w:space="0" w:color="auto"/>
            <w:left w:val="none" w:sz="0" w:space="0" w:color="auto"/>
            <w:bottom w:val="none" w:sz="0" w:space="0" w:color="auto"/>
            <w:right w:val="none" w:sz="0" w:space="0" w:color="auto"/>
          </w:divBdr>
        </w:div>
        <w:div w:id="1066297459">
          <w:marLeft w:val="480"/>
          <w:marRight w:val="0"/>
          <w:marTop w:val="0"/>
          <w:marBottom w:val="0"/>
          <w:divBdr>
            <w:top w:val="none" w:sz="0" w:space="0" w:color="auto"/>
            <w:left w:val="none" w:sz="0" w:space="0" w:color="auto"/>
            <w:bottom w:val="none" w:sz="0" w:space="0" w:color="auto"/>
            <w:right w:val="none" w:sz="0" w:space="0" w:color="auto"/>
          </w:divBdr>
        </w:div>
        <w:div w:id="1079060669">
          <w:marLeft w:val="480"/>
          <w:marRight w:val="0"/>
          <w:marTop w:val="0"/>
          <w:marBottom w:val="0"/>
          <w:divBdr>
            <w:top w:val="none" w:sz="0" w:space="0" w:color="auto"/>
            <w:left w:val="none" w:sz="0" w:space="0" w:color="auto"/>
            <w:bottom w:val="none" w:sz="0" w:space="0" w:color="auto"/>
            <w:right w:val="none" w:sz="0" w:space="0" w:color="auto"/>
          </w:divBdr>
        </w:div>
        <w:div w:id="1085222571">
          <w:marLeft w:val="480"/>
          <w:marRight w:val="0"/>
          <w:marTop w:val="0"/>
          <w:marBottom w:val="0"/>
          <w:divBdr>
            <w:top w:val="none" w:sz="0" w:space="0" w:color="auto"/>
            <w:left w:val="none" w:sz="0" w:space="0" w:color="auto"/>
            <w:bottom w:val="none" w:sz="0" w:space="0" w:color="auto"/>
            <w:right w:val="none" w:sz="0" w:space="0" w:color="auto"/>
          </w:divBdr>
        </w:div>
        <w:div w:id="1139759931">
          <w:marLeft w:val="480"/>
          <w:marRight w:val="0"/>
          <w:marTop w:val="0"/>
          <w:marBottom w:val="0"/>
          <w:divBdr>
            <w:top w:val="none" w:sz="0" w:space="0" w:color="auto"/>
            <w:left w:val="none" w:sz="0" w:space="0" w:color="auto"/>
            <w:bottom w:val="none" w:sz="0" w:space="0" w:color="auto"/>
            <w:right w:val="none" w:sz="0" w:space="0" w:color="auto"/>
          </w:divBdr>
        </w:div>
        <w:div w:id="1149984233">
          <w:marLeft w:val="480"/>
          <w:marRight w:val="0"/>
          <w:marTop w:val="0"/>
          <w:marBottom w:val="0"/>
          <w:divBdr>
            <w:top w:val="none" w:sz="0" w:space="0" w:color="auto"/>
            <w:left w:val="none" w:sz="0" w:space="0" w:color="auto"/>
            <w:bottom w:val="none" w:sz="0" w:space="0" w:color="auto"/>
            <w:right w:val="none" w:sz="0" w:space="0" w:color="auto"/>
          </w:divBdr>
        </w:div>
        <w:div w:id="1192919024">
          <w:marLeft w:val="480"/>
          <w:marRight w:val="0"/>
          <w:marTop w:val="0"/>
          <w:marBottom w:val="0"/>
          <w:divBdr>
            <w:top w:val="none" w:sz="0" w:space="0" w:color="auto"/>
            <w:left w:val="none" w:sz="0" w:space="0" w:color="auto"/>
            <w:bottom w:val="none" w:sz="0" w:space="0" w:color="auto"/>
            <w:right w:val="none" w:sz="0" w:space="0" w:color="auto"/>
          </w:divBdr>
        </w:div>
        <w:div w:id="1204557262">
          <w:marLeft w:val="480"/>
          <w:marRight w:val="0"/>
          <w:marTop w:val="0"/>
          <w:marBottom w:val="0"/>
          <w:divBdr>
            <w:top w:val="none" w:sz="0" w:space="0" w:color="auto"/>
            <w:left w:val="none" w:sz="0" w:space="0" w:color="auto"/>
            <w:bottom w:val="none" w:sz="0" w:space="0" w:color="auto"/>
            <w:right w:val="none" w:sz="0" w:space="0" w:color="auto"/>
          </w:divBdr>
        </w:div>
        <w:div w:id="1284120947">
          <w:marLeft w:val="480"/>
          <w:marRight w:val="0"/>
          <w:marTop w:val="0"/>
          <w:marBottom w:val="0"/>
          <w:divBdr>
            <w:top w:val="none" w:sz="0" w:space="0" w:color="auto"/>
            <w:left w:val="none" w:sz="0" w:space="0" w:color="auto"/>
            <w:bottom w:val="none" w:sz="0" w:space="0" w:color="auto"/>
            <w:right w:val="none" w:sz="0" w:space="0" w:color="auto"/>
          </w:divBdr>
        </w:div>
        <w:div w:id="1299531678">
          <w:marLeft w:val="480"/>
          <w:marRight w:val="0"/>
          <w:marTop w:val="0"/>
          <w:marBottom w:val="0"/>
          <w:divBdr>
            <w:top w:val="none" w:sz="0" w:space="0" w:color="auto"/>
            <w:left w:val="none" w:sz="0" w:space="0" w:color="auto"/>
            <w:bottom w:val="none" w:sz="0" w:space="0" w:color="auto"/>
            <w:right w:val="none" w:sz="0" w:space="0" w:color="auto"/>
          </w:divBdr>
        </w:div>
        <w:div w:id="1306667523">
          <w:marLeft w:val="480"/>
          <w:marRight w:val="0"/>
          <w:marTop w:val="0"/>
          <w:marBottom w:val="0"/>
          <w:divBdr>
            <w:top w:val="none" w:sz="0" w:space="0" w:color="auto"/>
            <w:left w:val="none" w:sz="0" w:space="0" w:color="auto"/>
            <w:bottom w:val="none" w:sz="0" w:space="0" w:color="auto"/>
            <w:right w:val="none" w:sz="0" w:space="0" w:color="auto"/>
          </w:divBdr>
        </w:div>
        <w:div w:id="1327395279">
          <w:marLeft w:val="480"/>
          <w:marRight w:val="0"/>
          <w:marTop w:val="0"/>
          <w:marBottom w:val="0"/>
          <w:divBdr>
            <w:top w:val="none" w:sz="0" w:space="0" w:color="auto"/>
            <w:left w:val="none" w:sz="0" w:space="0" w:color="auto"/>
            <w:bottom w:val="none" w:sz="0" w:space="0" w:color="auto"/>
            <w:right w:val="none" w:sz="0" w:space="0" w:color="auto"/>
          </w:divBdr>
        </w:div>
        <w:div w:id="1333724781">
          <w:marLeft w:val="480"/>
          <w:marRight w:val="0"/>
          <w:marTop w:val="0"/>
          <w:marBottom w:val="0"/>
          <w:divBdr>
            <w:top w:val="none" w:sz="0" w:space="0" w:color="auto"/>
            <w:left w:val="none" w:sz="0" w:space="0" w:color="auto"/>
            <w:bottom w:val="none" w:sz="0" w:space="0" w:color="auto"/>
            <w:right w:val="none" w:sz="0" w:space="0" w:color="auto"/>
          </w:divBdr>
        </w:div>
        <w:div w:id="1350568115">
          <w:marLeft w:val="480"/>
          <w:marRight w:val="0"/>
          <w:marTop w:val="0"/>
          <w:marBottom w:val="0"/>
          <w:divBdr>
            <w:top w:val="none" w:sz="0" w:space="0" w:color="auto"/>
            <w:left w:val="none" w:sz="0" w:space="0" w:color="auto"/>
            <w:bottom w:val="none" w:sz="0" w:space="0" w:color="auto"/>
            <w:right w:val="none" w:sz="0" w:space="0" w:color="auto"/>
          </w:divBdr>
        </w:div>
        <w:div w:id="1371609185">
          <w:marLeft w:val="480"/>
          <w:marRight w:val="0"/>
          <w:marTop w:val="0"/>
          <w:marBottom w:val="0"/>
          <w:divBdr>
            <w:top w:val="none" w:sz="0" w:space="0" w:color="auto"/>
            <w:left w:val="none" w:sz="0" w:space="0" w:color="auto"/>
            <w:bottom w:val="none" w:sz="0" w:space="0" w:color="auto"/>
            <w:right w:val="none" w:sz="0" w:space="0" w:color="auto"/>
          </w:divBdr>
        </w:div>
        <w:div w:id="1403213412">
          <w:marLeft w:val="480"/>
          <w:marRight w:val="0"/>
          <w:marTop w:val="0"/>
          <w:marBottom w:val="0"/>
          <w:divBdr>
            <w:top w:val="none" w:sz="0" w:space="0" w:color="auto"/>
            <w:left w:val="none" w:sz="0" w:space="0" w:color="auto"/>
            <w:bottom w:val="none" w:sz="0" w:space="0" w:color="auto"/>
            <w:right w:val="none" w:sz="0" w:space="0" w:color="auto"/>
          </w:divBdr>
        </w:div>
        <w:div w:id="1464230001">
          <w:marLeft w:val="480"/>
          <w:marRight w:val="0"/>
          <w:marTop w:val="0"/>
          <w:marBottom w:val="0"/>
          <w:divBdr>
            <w:top w:val="none" w:sz="0" w:space="0" w:color="auto"/>
            <w:left w:val="none" w:sz="0" w:space="0" w:color="auto"/>
            <w:bottom w:val="none" w:sz="0" w:space="0" w:color="auto"/>
            <w:right w:val="none" w:sz="0" w:space="0" w:color="auto"/>
          </w:divBdr>
        </w:div>
        <w:div w:id="1471097852">
          <w:marLeft w:val="480"/>
          <w:marRight w:val="0"/>
          <w:marTop w:val="0"/>
          <w:marBottom w:val="0"/>
          <w:divBdr>
            <w:top w:val="none" w:sz="0" w:space="0" w:color="auto"/>
            <w:left w:val="none" w:sz="0" w:space="0" w:color="auto"/>
            <w:bottom w:val="none" w:sz="0" w:space="0" w:color="auto"/>
            <w:right w:val="none" w:sz="0" w:space="0" w:color="auto"/>
          </w:divBdr>
        </w:div>
        <w:div w:id="1473013208">
          <w:marLeft w:val="480"/>
          <w:marRight w:val="0"/>
          <w:marTop w:val="0"/>
          <w:marBottom w:val="0"/>
          <w:divBdr>
            <w:top w:val="none" w:sz="0" w:space="0" w:color="auto"/>
            <w:left w:val="none" w:sz="0" w:space="0" w:color="auto"/>
            <w:bottom w:val="none" w:sz="0" w:space="0" w:color="auto"/>
            <w:right w:val="none" w:sz="0" w:space="0" w:color="auto"/>
          </w:divBdr>
        </w:div>
        <w:div w:id="1496796780">
          <w:marLeft w:val="480"/>
          <w:marRight w:val="0"/>
          <w:marTop w:val="0"/>
          <w:marBottom w:val="0"/>
          <w:divBdr>
            <w:top w:val="none" w:sz="0" w:space="0" w:color="auto"/>
            <w:left w:val="none" w:sz="0" w:space="0" w:color="auto"/>
            <w:bottom w:val="none" w:sz="0" w:space="0" w:color="auto"/>
            <w:right w:val="none" w:sz="0" w:space="0" w:color="auto"/>
          </w:divBdr>
        </w:div>
        <w:div w:id="1519467796">
          <w:marLeft w:val="480"/>
          <w:marRight w:val="0"/>
          <w:marTop w:val="0"/>
          <w:marBottom w:val="0"/>
          <w:divBdr>
            <w:top w:val="none" w:sz="0" w:space="0" w:color="auto"/>
            <w:left w:val="none" w:sz="0" w:space="0" w:color="auto"/>
            <w:bottom w:val="none" w:sz="0" w:space="0" w:color="auto"/>
            <w:right w:val="none" w:sz="0" w:space="0" w:color="auto"/>
          </w:divBdr>
        </w:div>
        <w:div w:id="1536119381">
          <w:marLeft w:val="480"/>
          <w:marRight w:val="0"/>
          <w:marTop w:val="0"/>
          <w:marBottom w:val="0"/>
          <w:divBdr>
            <w:top w:val="none" w:sz="0" w:space="0" w:color="auto"/>
            <w:left w:val="none" w:sz="0" w:space="0" w:color="auto"/>
            <w:bottom w:val="none" w:sz="0" w:space="0" w:color="auto"/>
            <w:right w:val="none" w:sz="0" w:space="0" w:color="auto"/>
          </w:divBdr>
        </w:div>
        <w:div w:id="1562474879">
          <w:marLeft w:val="480"/>
          <w:marRight w:val="0"/>
          <w:marTop w:val="0"/>
          <w:marBottom w:val="0"/>
          <w:divBdr>
            <w:top w:val="none" w:sz="0" w:space="0" w:color="auto"/>
            <w:left w:val="none" w:sz="0" w:space="0" w:color="auto"/>
            <w:bottom w:val="none" w:sz="0" w:space="0" w:color="auto"/>
            <w:right w:val="none" w:sz="0" w:space="0" w:color="auto"/>
          </w:divBdr>
        </w:div>
        <w:div w:id="1569727776">
          <w:marLeft w:val="480"/>
          <w:marRight w:val="0"/>
          <w:marTop w:val="0"/>
          <w:marBottom w:val="0"/>
          <w:divBdr>
            <w:top w:val="none" w:sz="0" w:space="0" w:color="auto"/>
            <w:left w:val="none" w:sz="0" w:space="0" w:color="auto"/>
            <w:bottom w:val="none" w:sz="0" w:space="0" w:color="auto"/>
            <w:right w:val="none" w:sz="0" w:space="0" w:color="auto"/>
          </w:divBdr>
        </w:div>
        <w:div w:id="1592816254">
          <w:marLeft w:val="480"/>
          <w:marRight w:val="0"/>
          <w:marTop w:val="0"/>
          <w:marBottom w:val="0"/>
          <w:divBdr>
            <w:top w:val="none" w:sz="0" w:space="0" w:color="auto"/>
            <w:left w:val="none" w:sz="0" w:space="0" w:color="auto"/>
            <w:bottom w:val="none" w:sz="0" w:space="0" w:color="auto"/>
            <w:right w:val="none" w:sz="0" w:space="0" w:color="auto"/>
          </w:divBdr>
        </w:div>
        <w:div w:id="1602375756">
          <w:marLeft w:val="480"/>
          <w:marRight w:val="0"/>
          <w:marTop w:val="0"/>
          <w:marBottom w:val="0"/>
          <w:divBdr>
            <w:top w:val="none" w:sz="0" w:space="0" w:color="auto"/>
            <w:left w:val="none" w:sz="0" w:space="0" w:color="auto"/>
            <w:bottom w:val="none" w:sz="0" w:space="0" w:color="auto"/>
            <w:right w:val="none" w:sz="0" w:space="0" w:color="auto"/>
          </w:divBdr>
        </w:div>
        <w:div w:id="1628119887">
          <w:marLeft w:val="480"/>
          <w:marRight w:val="0"/>
          <w:marTop w:val="0"/>
          <w:marBottom w:val="0"/>
          <w:divBdr>
            <w:top w:val="none" w:sz="0" w:space="0" w:color="auto"/>
            <w:left w:val="none" w:sz="0" w:space="0" w:color="auto"/>
            <w:bottom w:val="none" w:sz="0" w:space="0" w:color="auto"/>
            <w:right w:val="none" w:sz="0" w:space="0" w:color="auto"/>
          </w:divBdr>
        </w:div>
        <w:div w:id="1633244174">
          <w:marLeft w:val="480"/>
          <w:marRight w:val="0"/>
          <w:marTop w:val="0"/>
          <w:marBottom w:val="0"/>
          <w:divBdr>
            <w:top w:val="none" w:sz="0" w:space="0" w:color="auto"/>
            <w:left w:val="none" w:sz="0" w:space="0" w:color="auto"/>
            <w:bottom w:val="none" w:sz="0" w:space="0" w:color="auto"/>
            <w:right w:val="none" w:sz="0" w:space="0" w:color="auto"/>
          </w:divBdr>
        </w:div>
        <w:div w:id="1648779290">
          <w:marLeft w:val="480"/>
          <w:marRight w:val="0"/>
          <w:marTop w:val="0"/>
          <w:marBottom w:val="0"/>
          <w:divBdr>
            <w:top w:val="none" w:sz="0" w:space="0" w:color="auto"/>
            <w:left w:val="none" w:sz="0" w:space="0" w:color="auto"/>
            <w:bottom w:val="none" w:sz="0" w:space="0" w:color="auto"/>
            <w:right w:val="none" w:sz="0" w:space="0" w:color="auto"/>
          </w:divBdr>
        </w:div>
        <w:div w:id="1652827626">
          <w:marLeft w:val="480"/>
          <w:marRight w:val="0"/>
          <w:marTop w:val="0"/>
          <w:marBottom w:val="0"/>
          <w:divBdr>
            <w:top w:val="none" w:sz="0" w:space="0" w:color="auto"/>
            <w:left w:val="none" w:sz="0" w:space="0" w:color="auto"/>
            <w:bottom w:val="none" w:sz="0" w:space="0" w:color="auto"/>
            <w:right w:val="none" w:sz="0" w:space="0" w:color="auto"/>
          </w:divBdr>
        </w:div>
        <w:div w:id="1673559279">
          <w:marLeft w:val="480"/>
          <w:marRight w:val="0"/>
          <w:marTop w:val="0"/>
          <w:marBottom w:val="0"/>
          <w:divBdr>
            <w:top w:val="none" w:sz="0" w:space="0" w:color="auto"/>
            <w:left w:val="none" w:sz="0" w:space="0" w:color="auto"/>
            <w:bottom w:val="none" w:sz="0" w:space="0" w:color="auto"/>
            <w:right w:val="none" w:sz="0" w:space="0" w:color="auto"/>
          </w:divBdr>
        </w:div>
        <w:div w:id="1677878847">
          <w:marLeft w:val="480"/>
          <w:marRight w:val="0"/>
          <w:marTop w:val="0"/>
          <w:marBottom w:val="0"/>
          <w:divBdr>
            <w:top w:val="none" w:sz="0" w:space="0" w:color="auto"/>
            <w:left w:val="none" w:sz="0" w:space="0" w:color="auto"/>
            <w:bottom w:val="none" w:sz="0" w:space="0" w:color="auto"/>
            <w:right w:val="none" w:sz="0" w:space="0" w:color="auto"/>
          </w:divBdr>
        </w:div>
        <w:div w:id="1737389518">
          <w:marLeft w:val="480"/>
          <w:marRight w:val="0"/>
          <w:marTop w:val="0"/>
          <w:marBottom w:val="0"/>
          <w:divBdr>
            <w:top w:val="none" w:sz="0" w:space="0" w:color="auto"/>
            <w:left w:val="none" w:sz="0" w:space="0" w:color="auto"/>
            <w:bottom w:val="none" w:sz="0" w:space="0" w:color="auto"/>
            <w:right w:val="none" w:sz="0" w:space="0" w:color="auto"/>
          </w:divBdr>
        </w:div>
        <w:div w:id="1765344020">
          <w:marLeft w:val="480"/>
          <w:marRight w:val="0"/>
          <w:marTop w:val="0"/>
          <w:marBottom w:val="0"/>
          <w:divBdr>
            <w:top w:val="none" w:sz="0" w:space="0" w:color="auto"/>
            <w:left w:val="none" w:sz="0" w:space="0" w:color="auto"/>
            <w:bottom w:val="none" w:sz="0" w:space="0" w:color="auto"/>
            <w:right w:val="none" w:sz="0" w:space="0" w:color="auto"/>
          </w:divBdr>
        </w:div>
        <w:div w:id="1780106270">
          <w:marLeft w:val="480"/>
          <w:marRight w:val="0"/>
          <w:marTop w:val="0"/>
          <w:marBottom w:val="0"/>
          <w:divBdr>
            <w:top w:val="none" w:sz="0" w:space="0" w:color="auto"/>
            <w:left w:val="none" w:sz="0" w:space="0" w:color="auto"/>
            <w:bottom w:val="none" w:sz="0" w:space="0" w:color="auto"/>
            <w:right w:val="none" w:sz="0" w:space="0" w:color="auto"/>
          </w:divBdr>
        </w:div>
        <w:div w:id="1817841558">
          <w:marLeft w:val="480"/>
          <w:marRight w:val="0"/>
          <w:marTop w:val="0"/>
          <w:marBottom w:val="0"/>
          <w:divBdr>
            <w:top w:val="none" w:sz="0" w:space="0" w:color="auto"/>
            <w:left w:val="none" w:sz="0" w:space="0" w:color="auto"/>
            <w:bottom w:val="none" w:sz="0" w:space="0" w:color="auto"/>
            <w:right w:val="none" w:sz="0" w:space="0" w:color="auto"/>
          </w:divBdr>
        </w:div>
        <w:div w:id="1830900829">
          <w:marLeft w:val="480"/>
          <w:marRight w:val="0"/>
          <w:marTop w:val="0"/>
          <w:marBottom w:val="0"/>
          <w:divBdr>
            <w:top w:val="none" w:sz="0" w:space="0" w:color="auto"/>
            <w:left w:val="none" w:sz="0" w:space="0" w:color="auto"/>
            <w:bottom w:val="none" w:sz="0" w:space="0" w:color="auto"/>
            <w:right w:val="none" w:sz="0" w:space="0" w:color="auto"/>
          </w:divBdr>
        </w:div>
        <w:div w:id="1847478810">
          <w:marLeft w:val="480"/>
          <w:marRight w:val="0"/>
          <w:marTop w:val="0"/>
          <w:marBottom w:val="0"/>
          <w:divBdr>
            <w:top w:val="none" w:sz="0" w:space="0" w:color="auto"/>
            <w:left w:val="none" w:sz="0" w:space="0" w:color="auto"/>
            <w:bottom w:val="none" w:sz="0" w:space="0" w:color="auto"/>
            <w:right w:val="none" w:sz="0" w:space="0" w:color="auto"/>
          </w:divBdr>
        </w:div>
        <w:div w:id="1853639752">
          <w:marLeft w:val="480"/>
          <w:marRight w:val="0"/>
          <w:marTop w:val="0"/>
          <w:marBottom w:val="0"/>
          <w:divBdr>
            <w:top w:val="none" w:sz="0" w:space="0" w:color="auto"/>
            <w:left w:val="none" w:sz="0" w:space="0" w:color="auto"/>
            <w:bottom w:val="none" w:sz="0" w:space="0" w:color="auto"/>
            <w:right w:val="none" w:sz="0" w:space="0" w:color="auto"/>
          </w:divBdr>
        </w:div>
        <w:div w:id="1876230673">
          <w:marLeft w:val="480"/>
          <w:marRight w:val="0"/>
          <w:marTop w:val="0"/>
          <w:marBottom w:val="0"/>
          <w:divBdr>
            <w:top w:val="none" w:sz="0" w:space="0" w:color="auto"/>
            <w:left w:val="none" w:sz="0" w:space="0" w:color="auto"/>
            <w:bottom w:val="none" w:sz="0" w:space="0" w:color="auto"/>
            <w:right w:val="none" w:sz="0" w:space="0" w:color="auto"/>
          </w:divBdr>
        </w:div>
        <w:div w:id="1908344955">
          <w:marLeft w:val="480"/>
          <w:marRight w:val="0"/>
          <w:marTop w:val="0"/>
          <w:marBottom w:val="0"/>
          <w:divBdr>
            <w:top w:val="none" w:sz="0" w:space="0" w:color="auto"/>
            <w:left w:val="none" w:sz="0" w:space="0" w:color="auto"/>
            <w:bottom w:val="none" w:sz="0" w:space="0" w:color="auto"/>
            <w:right w:val="none" w:sz="0" w:space="0" w:color="auto"/>
          </w:divBdr>
        </w:div>
        <w:div w:id="1926574018">
          <w:marLeft w:val="480"/>
          <w:marRight w:val="0"/>
          <w:marTop w:val="0"/>
          <w:marBottom w:val="0"/>
          <w:divBdr>
            <w:top w:val="none" w:sz="0" w:space="0" w:color="auto"/>
            <w:left w:val="none" w:sz="0" w:space="0" w:color="auto"/>
            <w:bottom w:val="none" w:sz="0" w:space="0" w:color="auto"/>
            <w:right w:val="none" w:sz="0" w:space="0" w:color="auto"/>
          </w:divBdr>
        </w:div>
        <w:div w:id="1931085248">
          <w:marLeft w:val="480"/>
          <w:marRight w:val="0"/>
          <w:marTop w:val="0"/>
          <w:marBottom w:val="0"/>
          <w:divBdr>
            <w:top w:val="none" w:sz="0" w:space="0" w:color="auto"/>
            <w:left w:val="none" w:sz="0" w:space="0" w:color="auto"/>
            <w:bottom w:val="none" w:sz="0" w:space="0" w:color="auto"/>
            <w:right w:val="none" w:sz="0" w:space="0" w:color="auto"/>
          </w:divBdr>
        </w:div>
        <w:div w:id="1936786584">
          <w:marLeft w:val="480"/>
          <w:marRight w:val="0"/>
          <w:marTop w:val="0"/>
          <w:marBottom w:val="0"/>
          <w:divBdr>
            <w:top w:val="none" w:sz="0" w:space="0" w:color="auto"/>
            <w:left w:val="none" w:sz="0" w:space="0" w:color="auto"/>
            <w:bottom w:val="none" w:sz="0" w:space="0" w:color="auto"/>
            <w:right w:val="none" w:sz="0" w:space="0" w:color="auto"/>
          </w:divBdr>
        </w:div>
        <w:div w:id="1945725907">
          <w:marLeft w:val="480"/>
          <w:marRight w:val="0"/>
          <w:marTop w:val="0"/>
          <w:marBottom w:val="0"/>
          <w:divBdr>
            <w:top w:val="none" w:sz="0" w:space="0" w:color="auto"/>
            <w:left w:val="none" w:sz="0" w:space="0" w:color="auto"/>
            <w:bottom w:val="none" w:sz="0" w:space="0" w:color="auto"/>
            <w:right w:val="none" w:sz="0" w:space="0" w:color="auto"/>
          </w:divBdr>
        </w:div>
        <w:div w:id="1946183673">
          <w:marLeft w:val="480"/>
          <w:marRight w:val="0"/>
          <w:marTop w:val="0"/>
          <w:marBottom w:val="0"/>
          <w:divBdr>
            <w:top w:val="none" w:sz="0" w:space="0" w:color="auto"/>
            <w:left w:val="none" w:sz="0" w:space="0" w:color="auto"/>
            <w:bottom w:val="none" w:sz="0" w:space="0" w:color="auto"/>
            <w:right w:val="none" w:sz="0" w:space="0" w:color="auto"/>
          </w:divBdr>
        </w:div>
        <w:div w:id="1958440426">
          <w:marLeft w:val="480"/>
          <w:marRight w:val="0"/>
          <w:marTop w:val="0"/>
          <w:marBottom w:val="0"/>
          <w:divBdr>
            <w:top w:val="none" w:sz="0" w:space="0" w:color="auto"/>
            <w:left w:val="none" w:sz="0" w:space="0" w:color="auto"/>
            <w:bottom w:val="none" w:sz="0" w:space="0" w:color="auto"/>
            <w:right w:val="none" w:sz="0" w:space="0" w:color="auto"/>
          </w:divBdr>
        </w:div>
        <w:div w:id="1974826973">
          <w:marLeft w:val="480"/>
          <w:marRight w:val="0"/>
          <w:marTop w:val="0"/>
          <w:marBottom w:val="0"/>
          <w:divBdr>
            <w:top w:val="none" w:sz="0" w:space="0" w:color="auto"/>
            <w:left w:val="none" w:sz="0" w:space="0" w:color="auto"/>
            <w:bottom w:val="none" w:sz="0" w:space="0" w:color="auto"/>
            <w:right w:val="none" w:sz="0" w:space="0" w:color="auto"/>
          </w:divBdr>
        </w:div>
        <w:div w:id="2007902927">
          <w:marLeft w:val="480"/>
          <w:marRight w:val="0"/>
          <w:marTop w:val="0"/>
          <w:marBottom w:val="0"/>
          <w:divBdr>
            <w:top w:val="none" w:sz="0" w:space="0" w:color="auto"/>
            <w:left w:val="none" w:sz="0" w:space="0" w:color="auto"/>
            <w:bottom w:val="none" w:sz="0" w:space="0" w:color="auto"/>
            <w:right w:val="none" w:sz="0" w:space="0" w:color="auto"/>
          </w:divBdr>
        </w:div>
        <w:div w:id="2031444669">
          <w:marLeft w:val="480"/>
          <w:marRight w:val="0"/>
          <w:marTop w:val="0"/>
          <w:marBottom w:val="0"/>
          <w:divBdr>
            <w:top w:val="none" w:sz="0" w:space="0" w:color="auto"/>
            <w:left w:val="none" w:sz="0" w:space="0" w:color="auto"/>
            <w:bottom w:val="none" w:sz="0" w:space="0" w:color="auto"/>
            <w:right w:val="none" w:sz="0" w:space="0" w:color="auto"/>
          </w:divBdr>
        </w:div>
        <w:div w:id="2033415915">
          <w:marLeft w:val="480"/>
          <w:marRight w:val="0"/>
          <w:marTop w:val="0"/>
          <w:marBottom w:val="0"/>
          <w:divBdr>
            <w:top w:val="none" w:sz="0" w:space="0" w:color="auto"/>
            <w:left w:val="none" w:sz="0" w:space="0" w:color="auto"/>
            <w:bottom w:val="none" w:sz="0" w:space="0" w:color="auto"/>
            <w:right w:val="none" w:sz="0" w:space="0" w:color="auto"/>
          </w:divBdr>
        </w:div>
        <w:div w:id="2036036986">
          <w:marLeft w:val="480"/>
          <w:marRight w:val="0"/>
          <w:marTop w:val="0"/>
          <w:marBottom w:val="0"/>
          <w:divBdr>
            <w:top w:val="none" w:sz="0" w:space="0" w:color="auto"/>
            <w:left w:val="none" w:sz="0" w:space="0" w:color="auto"/>
            <w:bottom w:val="none" w:sz="0" w:space="0" w:color="auto"/>
            <w:right w:val="none" w:sz="0" w:space="0" w:color="auto"/>
          </w:divBdr>
        </w:div>
        <w:div w:id="2040205383">
          <w:marLeft w:val="480"/>
          <w:marRight w:val="0"/>
          <w:marTop w:val="0"/>
          <w:marBottom w:val="0"/>
          <w:divBdr>
            <w:top w:val="none" w:sz="0" w:space="0" w:color="auto"/>
            <w:left w:val="none" w:sz="0" w:space="0" w:color="auto"/>
            <w:bottom w:val="none" w:sz="0" w:space="0" w:color="auto"/>
            <w:right w:val="none" w:sz="0" w:space="0" w:color="auto"/>
          </w:divBdr>
        </w:div>
        <w:div w:id="2053916017">
          <w:marLeft w:val="480"/>
          <w:marRight w:val="0"/>
          <w:marTop w:val="0"/>
          <w:marBottom w:val="0"/>
          <w:divBdr>
            <w:top w:val="none" w:sz="0" w:space="0" w:color="auto"/>
            <w:left w:val="none" w:sz="0" w:space="0" w:color="auto"/>
            <w:bottom w:val="none" w:sz="0" w:space="0" w:color="auto"/>
            <w:right w:val="none" w:sz="0" w:space="0" w:color="auto"/>
          </w:divBdr>
        </w:div>
        <w:div w:id="2081900671">
          <w:marLeft w:val="480"/>
          <w:marRight w:val="0"/>
          <w:marTop w:val="0"/>
          <w:marBottom w:val="0"/>
          <w:divBdr>
            <w:top w:val="none" w:sz="0" w:space="0" w:color="auto"/>
            <w:left w:val="none" w:sz="0" w:space="0" w:color="auto"/>
            <w:bottom w:val="none" w:sz="0" w:space="0" w:color="auto"/>
            <w:right w:val="none" w:sz="0" w:space="0" w:color="auto"/>
          </w:divBdr>
        </w:div>
        <w:div w:id="2083260997">
          <w:marLeft w:val="480"/>
          <w:marRight w:val="0"/>
          <w:marTop w:val="0"/>
          <w:marBottom w:val="0"/>
          <w:divBdr>
            <w:top w:val="none" w:sz="0" w:space="0" w:color="auto"/>
            <w:left w:val="none" w:sz="0" w:space="0" w:color="auto"/>
            <w:bottom w:val="none" w:sz="0" w:space="0" w:color="auto"/>
            <w:right w:val="none" w:sz="0" w:space="0" w:color="auto"/>
          </w:divBdr>
        </w:div>
        <w:div w:id="2135099784">
          <w:marLeft w:val="480"/>
          <w:marRight w:val="0"/>
          <w:marTop w:val="0"/>
          <w:marBottom w:val="0"/>
          <w:divBdr>
            <w:top w:val="none" w:sz="0" w:space="0" w:color="auto"/>
            <w:left w:val="none" w:sz="0" w:space="0" w:color="auto"/>
            <w:bottom w:val="none" w:sz="0" w:space="0" w:color="auto"/>
            <w:right w:val="none" w:sz="0" w:space="0" w:color="auto"/>
          </w:divBdr>
        </w:div>
        <w:div w:id="2138907605">
          <w:marLeft w:val="480"/>
          <w:marRight w:val="0"/>
          <w:marTop w:val="0"/>
          <w:marBottom w:val="0"/>
          <w:divBdr>
            <w:top w:val="none" w:sz="0" w:space="0" w:color="auto"/>
            <w:left w:val="none" w:sz="0" w:space="0" w:color="auto"/>
            <w:bottom w:val="none" w:sz="0" w:space="0" w:color="auto"/>
            <w:right w:val="none" w:sz="0" w:space="0" w:color="auto"/>
          </w:divBdr>
        </w:div>
      </w:divsChild>
    </w:div>
    <w:div w:id="1555238335">
      <w:marLeft w:val="640"/>
      <w:marRight w:val="0"/>
      <w:marTop w:val="0"/>
      <w:marBottom w:val="0"/>
      <w:divBdr>
        <w:top w:val="none" w:sz="0" w:space="0" w:color="auto"/>
        <w:left w:val="none" w:sz="0" w:space="0" w:color="auto"/>
        <w:bottom w:val="none" w:sz="0" w:space="0" w:color="auto"/>
        <w:right w:val="none" w:sz="0" w:space="0" w:color="auto"/>
      </w:divBdr>
    </w:div>
    <w:div w:id="1555311305">
      <w:bodyDiv w:val="1"/>
      <w:marLeft w:val="0"/>
      <w:marRight w:val="0"/>
      <w:marTop w:val="0"/>
      <w:marBottom w:val="0"/>
      <w:divBdr>
        <w:top w:val="none" w:sz="0" w:space="0" w:color="auto"/>
        <w:left w:val="none" w:sz="0" w:space="0" w:color="auto"/>
        <w:bottom w:val="none" w:sz="0" w:space="0" w:color="auto"/>
        <w:right w:val="none" w:sz="0" w:space="0" w:color="auto"/>
      </w:divBdr>
    </w:div>
    <w:div w:id="1555434415">
      <w:marLeft w:val="640"/>
      <w:marRight w:val="0"/>
      <w:marTop w:val="0"/>
      <w:marBottom w:val="0"/>
      <w:divBdr>
        <w:top w:val="none" w:sz="0" w:space="0" w:color="auto"/>
        <w:left w:val="none" w:sz="0" w:space="0" w:color="auto"/>
        <w:bottom w:val="none" w:sz="0" w:space="0" w:color="auto"/>
        <w:right w:val="none" w:sz="0" w:space="0" w:color="auto"/>
      </w:divBdr>
    </w:div>
    <w:div w:id="1556353710">
      <w:marLeft w:val="640"/>
      <w:marRight w:val="0"/>
      <w:marTop w:val="0"/>
      <w:marBottom w:val="0"/>
      <w:divBdr>
        <w:top w:val="none" w:sz="0" w:space="0" w:color="auto"/>
        <w:left w:val="none" w:sz="0" w:space="0" w:color="auto"/>
        <w:bottom w:val="none" w:sz="0" w:space="0" w:color="auto"/>
        <w:right w:val="none" w:sz="0" w:space="0" w:color="auto"/>
      </w:divBdr>
    </w:div>
    <w:div w:id="1556353818">
      <w:marLeft w:val="640"/>
      <w:marRight w:val="0"/>
      <w:marTop w:val="0"/>
      <w:marBottom w:val="0"/>
      <w:divBdr>
        <w:top w:val="none" w:sz="0" w:space="0" w:color="auto"/>
        <w:left w:val="none" w:sz="0" w:space="0" w:color="auto"/>
        <w:bottom w:val="none" w:sz="0" w:space="0" w:color="auto"/>
        <w:right w:val="none" w:sz="0" w:space="0" w:color="auto"/>
      </w:divBdr>
    </w:div>
    <w:div w:id="1556358657">
      <w:marLeft w:val="640"/>
      <w:marRight w:val="0"/>
      <w:marTop w:val="0"/>
      <w:marBottom w:val="0"/>
      <w:divBdr>
        <w:top w:val="none" w:sz="0" w:space="0" w:color="auto"/>
        <w:left w:val="none" w:sz="0" w:space="0" w:color="auto"/>
        <w:bottom w:val="none" w:sz="0" w:space="0" w:color="auto"/>
        <w:right w:val="none" w:sz="0" w:space="0" w:color="auto"/>
      </w:divBdr>
    </w:div>
    <w:div w:id="1557543695">
      <w:marLeft w:val="640"/>
      <w:marRight w:val="0"/>
      <w:marTop w:val="0"/>
      <w:marBottom w:val="0"/>
      <w:divBdr>
        <w:top w:val="none" w:sz="0" w:space="0" w:color="auto"/>
        <w:left w:val="none" w:sz="0" w:space="0" w:color="auto"/>
        <w:bottom w:val="none" w:sz="0" w:space="0" w:color="auto"/>
        <w:right w:val="none" w:sz="0" w:space="0" w:color="auto"/>
      </w:divBdr>
    </w:div>
    <w:div w:id="1557664329">
      <w:bodyDiv w:val="1"/>
      <w:marLeft w:val="0"/>
      <w:marRight w:val="0"/>
      <w:marTop w:val="0"/>
      <w:marBottom w:val="0"/>
      <w:divBdr>
        <w:top w:val="none" w:sz="0" w:space="0" w:color="auto"/>
        <w:left w:val="none" w:sz="0" w:space="0" w:color="auto"/>
        <w:bottom w:val="none" w:sz="0" w:space="0" w:color="auto"/>
        <w:right w:val="none" w:sz="0" w:space="0" w:color="auto"/>
      </w:divBdr>
      <w:divsChild>
        <w:div w:id="671427">
          <w:marLeft w:val="480"/>
          <w:marRight w:val="0"/>
          <w:marTop w:val="0"/>
          <w:marBottom w:val="0"/>
          <w:divBdr>
            <w:top w:val="none" w:sz="0" w:space="0" w:color="auto"/>
            <w:left w:val="none" w:sz="0" w:space="0" w:color="auto"/>
            <w:bottom w:val="none" w:sz="0" w:space="0" w:color="auto"/>
            <w:right w:val="none" w:sz="0" w:space="0" w:color="auto"/>
          </w:divBdr>
        </w:div>
        <w:div w:id="23940720">
          <w:marLeft w:val="480"/>
          <w:marRight w:val="0"/>
          <w:marTop w:val="0"/>
          <w:marBottom w:val="0"/>
          <w:divBdr>
            <w:top w:val="none" w:sz="0" w:space="0" w:color="auto"/>
            <w:left w:val="none" w:sz="0" w:space="0" w:color="auto"/>
            <w:bottom w:val="none" w:sz="0" w:space="0" w:color="auto"/>
            <w:right w:val="none" w:sz="0" w:space="0" w:color="auto"/>
          </w:divBdr>
        </w:div>
        <w:div w:id="44188303">
          <w:marLeft w:val="480"/>
          <w:marRight w:val="0"/>
          <w:marTop w:val="0"/>
          <w:marBottom w:val="0"/>
          <w:divBdr>
            <w:top w:val="none" w:sz="0" w:space="0" w:color="auto"/>
            <w:left w:val="none" w:sz="0" w:space="0" w:color="auto"/>
            <w:bottom w:val="none" w:sz="0" w:space="0" w:color="auto"/>
            <w:right w:val="none" w:sz="0" w:space="0" w:color="auto"/>
          </w:divBdr>
        </w:div>
        <w:div w:id="51782779">
          <w:marLeft w:val="480"/>
          <w:marRight w:val="0"/>
          <w:marTop w:val="0"/>
          <w:marBottom w:val="0"/>
          <w:divBdr>
            <w:top w:val="none" w:sz="0" w:space="0" w:color="auto"/>
            <w:left w:val="none" w:sz="0" w:space="0" w:color="auto"/>
            <w:bottom w:val="none" w:sz="0" w:space="0" w:color="auto"/>
            <w:right w:val="none" w:sz="0" w:space="0" w:color="auto"/>
          </w:divBdr>
        </w:div>
        <w:div w:id="104078247">
          <w:marLeft w:val="480"/>
          <w:marRight w:val="0"/>
          <w:marTop w:val="0"/>
          <w:marBottom w:val="0"/>
          <w:divBdr>
            <w:top w:val="none" w:sz="0" w:space="0" w:color="auto"/>
            <w:left w:val="none" w:sz="0" w:space="0" w:color="auto"/>
            <w:bottom w:val="none" w:sz="0" w:space="0" w:color="auto"/>
            <w:right w:val="none" w:sz="0" w:space="0" w:color="auto"/>
          </w:divBdr>
        </w:div>
        <w:div w:id="111747049">
          <w:marLeft w:val="480"/>
          <w:marRight w:val="0"/>
          <w:marTop w:val="0"/>
          <w:marBottom w:val="0"/>
          <w:divBdr>
            <w:top w:val="none" w:sz="0" w:space="0" w:color="auto"/>
            <w:left w:val="none" w:sz="0" w:space="0" w:color="auto"/>
            <w:bottom w:val="none" w:sz="0" w:space="0" w:color="auto"/>
            <w:right w:val="none" w:sz="0" w:space="0" w:color="auto"/>
          </w:divBdr>
        </w:div>
        <w:div w:id="157160989">
          <w:marLeft w:val="480"/>
          <w:marRight w:val="0"/>
          <w:marTop w:val="0"/>
          <w:marBottom w:val="0"/>
          <w:divBdr>
            <w:top w:val="none" w:sz="0" w:space="0" w:color="auto"/>
            <w:left w:val="none" w:sz="0" w:space="0" w:color="auto"/>
            <w:bottom w:val="none" w:sz="0" w:space="0" w:color="auto"/>
            <w:right w:val="none" w:sz="0" w:space="0" w:color="auto"/>
          </w:divBdr>
        </w:div>
        <w:div w:id="172110432">
          <w:marLeft w:val="480"/>
          <w:marRight w:val="0"/>
          <w:marTop w:val="0"/>
          <w:marBottom w:val="0"/>
          <w:divBdr>
            <w:top w:val="none" w:sz="0" w:space="0" w:color="auto"/>
            <w:left w:val="none" w:sz="0" w:space="0" w:color="auto"/>
            <w:bottom w:val="none" w:sz="0" w:space="0" w:color="auto"/>
            <w:right w:val="none" w:sz="0" w:space="0" w:color="auto"/>
          </w:divBdr>
        </w:div>
        <w:div w:id="202834930">
          <w:marLeft w:val="480"/>
          <w:marRight w:val="0"/>
          <w:marTop w:val="0"/>
          <w:marBottom w:val="0"/>
          <w:divBdr>
            <w:top w:val="none" w:sz="0" w:space="0" w:color="auto"/>
            <w:left w:val="none" w:sz="0" w:space="0" w:color="auto"/>
            <w:bottom w:val="none" w:sz="0" w:space="0" w:color="auto"/>
            <w:right w:val="none" w:sz="0" w:space="0" w:color="auto"/>
          </w:divBdr>
        </w:div>
        <w:div w:id="215286724">
          <w:marLeft w:val="480"/>
          <w:marRight w:val="0"/>
          <w:marTop w:val="0"/>
          <w:marBottom w:val="0"/>
          <w:divBdr>
            <w:top w:val="none" w:sz="0" w:space="0" w:color="auto"/>
            <w:left w:val="none" w:sz="0" w:space="0" w:color="auto"/>
            <w:bottom w:val="none" w:sz="0" w:space="0" w:color="auto"/>
            <w:right w:val="none" w:sz="0" w:space="0" w:color="auto"/>
          </w:divBdr>
        </w:div>
        <w:div w:id="227039561">
          <w:marLeft w:val="480"/>
          <w:marRight w:val="0"/>
          <w:marTop w:val="0"/>
          <w:marBottom w:val="0"/>
          <w:divBdr>
            <w:top w:val="none" w:sz="0" w:space="0" w:color="auto"/>
            <w:left w:val="none" w:sz="0" w:space="0" w:color="auto"/>
            <w:bottom w:val="none" w:sz="0" w:space="0" w:color="auto"/>
            <w:right w:val="none" w:sz="0" w:space="0" w:color="auto"/>
          </w:divBdr>
        </w:div>
        <w:div w:id="258100667">
          <w:marLeft w:val="480"/>
          <w:marRight w:val="0"/>
          <w:marTop w:val="0"/>
          <w:marBottom w:val="0"/>
          <w:divBdr>
            <w:top w:val="none" w:sz="0" w:space="0" w:color="auto"/>
            <w:left w:val="none" w:sz="0" w:space="0" w:color="auto"/>
            <w:bottom w:val="none" w:sz="0" w:space="0" w:color="auto"/>
            <w:right w:val="none" w:sz="0" w:space="0" w:color="auto"/>
          </w:divBdr>
        </w:div>
        <w:div w:id="295139105">
          <w:marLeft w:val="480"/>
          <w:marRight w:val="0"/>
          <w:marTop w:val="0"/>
          <w:marBottom w:val="0"/>
          <w:divBdr>
            <w:top w:val="none" w:sz="0" w:space="0" w:color="auto"/>
            <w:left w:val="none" w:sz="0" w:space="0" w:color="auto"/>
            <w:bottom w:val="none" w:sz="0" w:space="0" w:color="auto"/>
            <w:right w:val="none" w:sz="0" w:space="0" w:color="auto"/>
          </w:divBdr>
        </w:div>
        <w:div w:id="302008915">
          <w:marLeft w:val="480"/>
          <w:marRight w:val="0"/>
          <w:marTop w:val="0"/>
          <w:marBottom w:val="0"/>
          <w:divBdr>
            <w:top w:val="none" w:sz="0" w:space="0" w:color="auto"/>
            <w:left w:val="none" w:sz="0" w:space="0" w:color="auto"/>
            <w:bottom w:val="none" w:sz="0" w:space="0" w:color="auto"/>
            <w:right w:val="none" w:sz="0" w:space="0" w:color="auto"/>
          </w:divBdr>
        </w:div>
        <w:div w:id="328022444">
          <w:marLeft w:val="480"/>
          <w:marRight w:val="0"/>
          <w:marTop w:val="0"/>
          <w:marBottom w:val="0"/>
          <w:divBdr>
            <w:top w:val="none" w:sz="0" w:space="0" w:color="auto"/>
            <w:left w:val="none" w:sz="0" w:space="0" w:color="auto"/>
            <w:bottom w:val="none" w:sz="0" w:space="0" w:color="auto"/>
            <w:right w:val="none" w:sz="0" w:space="0" w:color="auto"/>
          </w:divBdr>
        </w:div>
        <w:div w:id="398939654">
          <w:marLeft w:val="480"/>
          <w:marRight w:val="0"/>
          <w:marTop w:val="0"/>
          <w:marBottom w:val="0"/>
          <w:divBdr>
            <w:top w:val="none" w:sz="0" w:space="0" w:color="auto"/>
            <w:left w:val="none" w:sz="0" w:space="0" w:color="auto"/>
            <w:bottom w:val="none" w:sz="0" w:space="0" w:color="auto"/>
            <w:right w:val="none" w:sz="0" w:space="0" w:color="auto"/>
          </w:divBdr>
        </w:div>
        <w:div w:id="407073702">
          <w:marLeft w:val="480"/>
          <w:marRight w:val="0"/>
          <w:marTop w:val="0"/>
          <w:marBottom w:val="0"/>
          <w:divBdr>
            <w:top w:val="none" w:sz="0" w:space="0" w:color="auto"/>
            <w:left w:val="none" w:sz="0" w:space="0" w:color="auto"/>
            <w:bottom w:val="none" w:sz="0" w:space="0" w:color="auto"/>
            <w:right w:val="none" w:sz="0" w:space="0" w:color="auto"/>
          </w:divBdr>
        </w:div>
        <w:div w:id="451828818">
          <w:marLeft w:val="480"/>
          <w:marRight w:val="0"/>
          <w:marTop w:val="0"/>
          <w:marBottom w:val="0"/>
          <w:divBdr>
            <w:top w:val="none" w:sz="0" w:space="0" w:color="auto"/>
            <w:left w:val="none" w:sz="0" w:space="0" w:color="auto"/>
            <w:bottom w:val="none" w:sz="0" w:space="0" w:color="auto"/>
            <w:right w:val="none" w:sz="0" w:space="0" w:color="auto"/>
          </w:divBdr>
        </w:div>
        <w:div w:id="501435794">
          <w:marLeft w:val="480"/>
          <w:marRight w:val="0"/>
          <w:marTop w:val="0"/>
          <w:marBottom w:val="0"/>
          <w:divBdr>
            <w:top w:val="none" w:sz="0" w:space="0" w:color="auto"/>
            <w:left w:val="none" w:sz="0" w:space="0" w:color="auto"/>
            <w:bottom w:val="none" w:sz="0" w:space="0" w:color="auto"/>
            <w:right w:val="none" w:sz="0" w:space="0" w:color="auto"/>
          </w:divBdr>
        </w:div>
        <w:div w:id="530340061">
          <w:marLeft w:val="480"/>
          <w:marRight w:val="0"/>
          <w:marTop w:val="0"/>
          <w:marBottom w:val="0"/>
          <w:divBdr>
            <w:top w:val="none" w:sz="0" w:space="0" w:color="auto"/>
            <w:left w:val="none" w:sz="0" w:space="0" w:color="auto"/>
            <w:bottom w:val="none" w:sz="0" w:space="0" w:color="auto"/>
            <w:right w:val="none" w:sz="0" w:space="0" w:color="auto"/>
          </w:divBdr>
        </w:div>
        <w:div w:id="542406167">
          <w:marLeft w:val="480"/>
          <w:marRight w:val="0"/>
          <w:marTop w:val="0"/>
          <w:marBottom w:val="0"/>
          <w:divBdr>
            <w:top w:val="none" w:sz="0" w:space="0" w:color="auto"/>
            <w:left w:val="none" w:sz="0" w:space="0" w:color="auto"/>
            <w:bottom w:val="none" w:sz="0" w:space="0" w:color="auto"/>
            <w:right w:val="none" w:sz="0" w:space="0" w:color="auto"/>
          </w:divBdr>
        </w:div>
        <w:div w:id="545064199">
          <w:marLeft w:val="480"/>
          <w:marRight w:val="0"/>
          <w:marTop w:val="0"/>
          <w:marBottom w:val="0"/>
          <w:divBdr>
            <w:top w:val="none" w:sz="0" w:space="0" w:color="auto"/>
            <w:left w:val="none" w:sz="0" w:space="0" w:color="auto"/>
            <w:bottom w:val="none" w:sz="0" w:space="0" w:color="auto"/>
            <w:right w:val="none" w:sz="0" w:space="0" w:color="auto"/>
          </w:divBdr>
        </w:div>
        <w:div w:id="562445490">
          <w:marLeft w:val="480"/>
          <w:marRight w:val="0"/>
          <w:marTop w:val="0"/>
          <w:marBottom w:val="0"/>
          <w:divBdr>
            <w:top w:val="none" w:sz="0" w:space="0" w:color="auto"/>
            <w:left w:val="none" w:sz="0" w:space="0" w:color="auto"/>
            <w:bottom w:val="none" w:sz="0" w:space="0" w:color="auto"/>
            <w:right w:val="none" w:sz="0" w:space="0" w:color="auto"/>
          </w:divBdr>
        </w:div>
        <w:div w:id="580913559">
          <w:marLeft w:val="480"/>
          <w:marRight w:val="0"/>
          <w:marTop w:val="0"/>
          <w:marBottom w:val="0"/>
          <w:divBdr>
            <w:top w:val="none" w:sz="0" w:space="0" w:color="auto"/>
            <w:left w:val="none" w:sz="0" w:space="0" w:color="auto"/>
            <w:bottom w:val="none" w:sz="0" w:space="0" w:color="auto"/>
            <w:right w:val="none" w:sz="0" w:space="0" w:color="auto"/>
          </w:divBdr>
        </w:div>
        <w:div w:id="596134744">
          <w:marLeft w:val="480"/>
          <w:marRight w:val="0"/>
          <w:marTop w:val="0"/>
          <w:marBottom w:val="0"/>
          <w:divBdr>
            <w:top w:val="none" w:sz="0" w:space="0" w:color="auto"/>
            <w:left w:val="none" w:sz="0" w:space="0" w:color="auto"/>
            <w:bottom w:val="none" w:sz="0" w:space="0" w:color="auto"/>
            <w:right w:val="none" w:sz="0" w:space="0" w:color="auto"/>
          </w:divBdr>
        </w:div>
        <w:div w:id="642392659">
          <w:marLeft w:val="480"/>
          <w:marRight w:val="0"/>
          <w:marTop w:val="0"/>
          <w:marBottom w:val="0"/>
          <w:divBdr>
            <w:top w:val="none" w:sz="0" w:space="0" w:color="auto"/>
            <w:left w:val="none" w:sz="0" w:space="0" w:color="auto"/>
            <w:bottom w:val="none" w:sz="0" w:space="0" w:color="auto"/>
            <w:right w:val="none" w:sz="0" w:space="0" w:color="auto"/>
          </w:divBdr>
        </w:div>
        <w:div w:id="656228784">
          <w:marLeft w:val="480"/>
          <w:marRight w:val="0"/>
          <w:marTop w:val="0"/>
          <w:marBottom w:val="0"/>
          <w:divBdr>
            <w:top w:val="none" w:sz="0" w:space="0" w:color="auto"/>
            <w:left w:val="none" w:sz="0" w:space="0" w:color="auto"/>
            <w:bottom w:val="none" w:sz="0" w:space="0" w:color="auto"/>
            <w:right w:val="none" w:sz="0" w:space="0" w:color="auto"/>
          </w:divBdr>
        </w:div>
        <w:div w:id="707413430">
          <w:marLeft w:val="480"/>
          <w:marRight w:val="0"/>
          <w:marTop w:val="0"/>
          <w:marBottom w:val="0"/>
          <w:divBdr>
            <w:top w:val="none" w:sz="0" w:space="0" w:color="auto"/>
            <w:left w:val="none" w:sz="0" w:space="0" w:color="auto"/>
            <w:bottom w:val="none" w:sz="0" w:space="0" w:color="auto"/>
            <w:right w:val="none" w:sz="0" w:space="0" w:color="auto"/>
          </w:divBdr>
        </w:div>
        <w:div w:id="725302303">
          <w:marLeft w:val="480"/>
          <w:marRight w:val="0"/>
          <w:marTop w:val="0"/>
          <w:marBottom w:val="0"/>
          <w:divBdr>
            <w:top w:val="none" w:sz="0" w:space="0" w:color="auto"/>
            <w:left w:val="none" w:sz="0" w:space="0" w:color="auto"/>
            <w:bottom w:val="none" w:sz="0" w:space="0" w:color="auto"/>
            <w:right w:val="none" w:sz="0" w:space="0" w:color="auto"/>
          </w:divBdr>
        </w:div>
        <w:div w:id="733434569">
          <w:marLeft w:val="480"/>
          <w:marRight w:val="0"/>
          <w:marTop w:val="0"/>
          <w:marBottom w:val="0"/>
          <w:divBdr>
            <w:top w:val="none" w:sz="0" w:space="0" w:color="auto"/>
            <w:left w:val="none" w:sz="0" w:space="0" w:color="auto"/>
            <w:bottom w:val="none" w:sz="0" w:space="0" w:color="auto"/>
            <w:right w:val="none" w:sz="0" w:space="0" w:color="auto"/>
          </w:divBdr>
        </w:div>
        <w:div w:id="752700998">
          <w:marLeft w:val="480"/>
          <w:marRight w:val="0"/>
          <w:marTop w:val="0"/>
          <w:marBottom w:val="0"/>
          <w:divBdr>
            <w:top w:val="none" w:sz="0" w:space="0" w:color="auto"/>
            <w:left w:val="none" w:sz="0" w:space="0" w:color="auto"/>
            <w:bottom w:val="none" w:sz="0" w:space="0" w:color="auto"/>
            <w:right w:val="none" w:sz="0" w:space="0" w:color="auto"/>
          </w:divBdr>
        </w:div>
        <w:div w:id="793522310">
          <w:marLeft w:val="480"/>
          <w:marRight w:val="0"/>
          <w:marTop w:val="0"/>
          <w:marBottom w:val="0"/>
          <w:divBdr>
            <w:top w:val="none" w:sz="0" w:space="0" w:color="auto"/>
            <w:left w:val="none" w:sz="0" w:space="0" w:color="auto"/>
            <w:bottom w:val="none" w:sz="0" w:space="0" w:color="auto"/>
            <w:right w:val="none" w:sz="0" w:space="0" w:color="auto"/>
          </w:divBdr>
        </w:div>
        <w:div w:id="801076294">
          <w:marLeft w:val="480"/>
          <w:marRight w:val="0"/>
          <w:marTop w:val="0"/>
          <w:marBottom w:val="0"/>
          <w:divBdr>
            <w:top w:val="none" w:sz="0" w:space="0" w:color="auto"/>
            <w:left w:val="none" w:sz="0" w:space="0" w:color="auto"/>
            <w:bottom w:val="none" w:sz="0" w:space="0" w:color="auto"/>
            <w:right w:val="none" w:sz="0" w:space="0" w:color="auto"/>
          </w:divBdr>
        </w:div>
        <w:div w:id="803235803">
          <w:marLeft w:val="480"/>
          <w:marRight w:val="0"/>
          <w:marTop w:val="0"/>
          <w:marBottom w:val="0"/>
          <w:divBdr>
            <w:top w:val="none" w:sz="0" w:space="0" w:color="auto"/>
            <w:left w:val="none" w:sz="0" w:space="0" w:color="auto"/>
            <w:bottom w:val="none" w:sz="0" w:space="0" w:color="auto"/>
            <w:right w:val="none" w:sz="0" w:space="0" w:color="auto"/>
          </w:divBdr>
        </w:div>
        <w:div w:id="815028138">
          <w:marLeft w:val="480"/>
          <w:marRight w:val="0"/>
          <w:marTop w:val="0"/>
          <w:marBottom w:val="0"/>
          <w:divBdr>
            <w:top w:val="none" w:sz="0" w:space="0" w:color="auto"/>
            <w:left w:val="none" w:sz="0" w:space="0" w:color="auto"/>
            <w:bottom w:val="none" w:sz="0" w:space="0" w:color="auto"/>
            <w:right w:val="none" w:sz="0" w:space="0" w:color="auto"/>
          </w:divBdr>
        </w:div>
        <w:div w:id="825822000">
          <w:marLeft w:val="480"/>
          <w:marRight w:val="0"/>
          <w:marTop w:val="0"/>
          <w:marBottom w:val="0"/>
          <w:divBdr>
            <w:top w:val="none" w:sz="0" w:space="0" w:color="auto"/>
            <w:left w:val="none" w:sz="0" w:space="0" w:color="auto"/>
            <w:bottom w:val="none" w:sz="0" w:space="0" w:color="auto"/>
            <w:right w:val="none" w:sz="0" w:space="0" w:color="auto"/>
          </w:divBdr>
        </w:div>
        <w:div w:id="834760062">
          <w:marLeft w:val="480"/>
          <w:marRight w:val="0"/>
          <w:marTop w:val="0"/>
          <w:marBottom w:val="0"/>
          <w:divBdr>
            <w:top w:val="none" w:sz="0" w:space="0" w:color="auto"/>
            <w:left w:val="none" w:sz="0" w:space="0" w:color="auto"/>
            <w:bottom w:val="none" w:sz="0" w:space="0" w:color="auto"/>
            <w:right w:val="none" w:sz="0" w:space="0" w:color="auto"/>
          </w:divBdr>
        </w:div>
        <w:div w:id="839198930">
          <w:marLeft w:val="480"/>
          <w:marRight w:val="0"/>
          <w:marTop w:val="0"/>
          <w:marBottom w:val="0"/>
          <w:divBdr>
            <w:top w:val="none" w:sz="0" w:space="0" w:color="auto"/>
            <w:left w:val="none" w:sz="0" w:space="0" w:color="auto"/>
            <w:bottom w:val="none" w:sz="0" w:space="0" w:color="auto"/>
            <w:right w:val="none" w:sz="0" w:space="0" w:color="auto"/>
          </w:divBdr>
        </w:div>
        <w:div w:id="917595999">
          <w:marLeft w:val="480"/>
          <w:marRight w:val="0"/>
          <w:marTop w:val="0"/>
          <w:marBottom w:val="0"/>
          <w:divBdr>
            <w:top w:val="none" w:sz="0" w:space="0" w:color="auto"/>
            <w:left w:val="none" w:sz="0" w:space="0" w:color="auto"/>
            <w:bottom w:val="none" w:sz="0" w:space="0" w:color="auto"/>
            <w:right w:val="none" w:sz="0" w:space="0" w:color="auto"/>
          </w:divBdr>
        </w:div>
        <w:div w:id="979112784">
          <w:marLeft w:val="480"/>
          <w:marRight w:val="0"/>
          <w:marTop w:val="0"/>
          <w:marBottom w:val="0"/>
          <w:divBdr>
            <w:top w:val="none" w:sz="0" w:space="0" w:color="auto"/>
            <w:left w:val="none" w:sz="0" w:space="0" w:color="auto"/>
            <w:bottom w:val="none" w:sz="0" w:space="0" w:color="auto"/>
            <w:right w:val="none" w:sz="0" w:space="0" w:color="auto"/>
          </w:divBdr>
        </w:div>
        <w:div w:id="980766444">
          <w:marLeft w:val="480"/>
          <w:marRight w:val="0"/>
          <w:marTop w:val="0"/>
          <w:marBottom w:val="0"/>
          <w:divBdr>
            <w:top w:val="none" w:sz="0" w:space="0" w:color="auto"/>
            <w:left w:val="none" w:sz="0" w:space="0" w:color="auto"/>
            <w:bottom w:val="none" w:sz="0" w:space="0" w:color="auto"/>
            <w:right w:val="none" w:sz="0" w:space="0" w:color="auto"/>
          </w:divBdr>
        </w:div>
        <w:div w:id="992563673">
          <w:marLeft w:val="480"/>
          <w:marRight w:val="0"/>
          <w:marTop w:val="0"/>
          <w:marBottom w:val="0"/>
          <w:divBdr>
            <w:top w:val="none" w:sz="0" w:space="0" w:color="auto"/>
            <w:left w:val="none" w:sz="0" w:space="0" w:color="auto"/>
            <w:bottom w:val="none" w:sz="0" w:space="0" w:color="auto"/>
            <w:right w:val="none" w:sz="0" w:space="0" w:color="auto"/>
          </w:divBdr>
        </w:div>
        <w:div w:id="1014265814">
          <w:marLeft w:val="480"/>
          <w:marRight w:val="0"/>
          <w:marTop w:val="0"/>
          <w:marBottom w:val="0"/>
          <w:divBdr>
            <w:top w:val="none" w:sz="0" w:space="0" w:color="auto"/>
            <w:left w:val="none" w:sz="0" w:space="0" w:color="auto"/>
            <w:bottom w:val="none" w:sz="0" w:space="0" w:color="auto"/>
            <w:right w:val="none" w:sz="0" w:space="0" w:color="auto"/>
          </w:divBdr>
        </w:div>
        <w:div w:id="1057705524">
          <w:marLeft w:val="480"/>
          <w:marRight w:val="0"/>
          <w:marTop w:val="0"/>
          <w:marBottom w:val="0"/>
          <w:divBdr>
            <w:top w:val="none" w:sz="0" w:space="0" w:color="auto"/>
            <w:left w:val="none" w:sz="0" w:space="0" w:color="auto"/>
            <w:bottom w:val="none" w:sz="0" w:space="0" w:color="auto"/>
            <w:right w:val="none" w:sz="0" w:space="0" w:color="auto"/>
          </w:divBdr>
        </w:div>
        <w:div w:id="1106535184">
          <w:marLeft w:val="480"/>
          <w:marRight w:val="0"/>
          <w:marTop w:val="0"/>
          <w:marBottom w:val="0"/>
          <w:divBdr>
            <w:top w:val="none" w:sz="0" w:space="0" w:color="auto"/>
            <w:left w:val="none" w:sz="0" w:space="0" w:color="auto"/>
            <w:bottom w:val="none" w:sz="0" w:space="0" w:color="auto"/>
            <w:right w:val="none" w:sz="0" w:space="0" w:color="auto"/>
          </w:divBdr>
        </w:div>
        <w:div w:id="1133251572">
          <w:marLeft w:val="480"/>
          <w:marRight w:val="0"/>
          <w:marTop w:val="0"/>
          <w:marBottom w:val="0"/>
          <w:divBdr>
            <w:top w:val="none" w:sz="0" w:space="0" w:color="auto"/>
            <w:left w:val="none" w:sz="0" w:space="0" w:color="auto"/>
            <w:bottom w:val="none" w:sz="0" w:space="0" w:color="auto"/>
            <w:right w:val="none" w:sz="0" w:space="0" w:color="auto"/>
          </w:divBdr>
        </w:div>
        <w:div w:id="1141578146">
          <w:marLeft w:val="480"/>
          <w:marRight w:val="0"/>
          <w:marTop w:val="0"/>
          <w:marBottom w:val="0"/>
          <w:divBdr>
            <w:top w:val="none" w:sz="0" w:space="0" w:color="auto"/>
            <w:left w:val="none" w:sz="0" w:space="0" w:color="auto"/>
            <w:bottom w:val="none" w:sz="0" w:space="0" w:color="auto"/>
            <w:right w:val="none" w:sz="0" w:space="0" w:color="auto"/>
          </w:divBdr>
        </w:div>
        <w:div w:id="1167163206">
          <w:marLeft w:val="480"/>
          <w:marRight w:val="0"/>
          <w:marTop w:val="0"/>
          <w:marBottom w:val="0"/>
          <w:divBdr>
            <w:top w:val="none" w:sz="0" w:space="0" w:color="auto"/>
            <w:left w:val="none" w:sz="0" w:space="0" w:color="auto"/>
            <w:bottom w:val="none" w:sz="0" w:space="0" w:color="auto"/>
            <w:right w:val="none" w:sz="0" w:space="0" w:color="auto"/>
          </w:divBdr>
        </w:div>
        <w:div w:id="1172453703">
          <w:marLeft w:val="480"/>
          <w:marRight w:val="0"/>
          <w:marTop w:val="0"/>
          <w:marBottom w:val="0"/>
          <w:divBdr>
            <w:top w:val="none" w:sz="0" w:space="0" w:color="auto"/>
            <w:left w:val="none" w:sz="0" w:space="0" w:color="auto"/>
            <w:bottom w:val="none" w:sz="0" w:space="0" w:color="auto"/>
            <w:right w:val="none" w:sz="0" w:space="0" w:color="auto"/>
          </w:divBdr>
        </w:div>
        <w:div w:id="1203638996">
          <w:marLeft w:val="480"/>
          <w:marRight w:val="0"/>
          <w:marTop w:val="0"/>
          <w:marBottom w:val="0"/>
          <w:divBdr>
            <w:top w:val="none" w:sz="0" w:space="0" w:color="auto"/>
            <w:left w:val="none" w:sz="0" w:space="0" w:color="auto"/>
            <w:bottom w:val="none" w:sz="0" w:space="0" w:color="auto"/>
            <w:right w:val="none" w:sz="0" w:space="0" w:color="auto"/>
          </w:divBdr>
        </w:div>
        <w:div w:id="1207911729">
          <w:marLeft w:val="480"/>
          <w:marRight w:val="0"/>
          <w:marTop w:val="0"/>
          <w:marBottom w:val="0"/>
          <w:divBdr>
            <w:top w:val="none" w:sz="0" w:space="0" w:color="auto"/>
            <w:left w:val="none" w:sz="0" w:space="0" w:color="auto"/>
            <w:bottom w:val="none" w:sz="0" w:space="0" w:color="auto"/>
            <w:right w:val="none" w:sz="0" w:space="0" w:color="auto"/>
          </w:divBdr>
        </w:div>
        <w:div w:id="1215506202">
          <w:marLeft w:val="480"/>
          <w:marRight w:val="0"/>
          <w:marTop w:val="0"/>
          <w:marBottom w:val="0"/>
          <w:divBdr>
            <w:top w:val="none" w:sz="0" w:space="0" w:color="auto"/>
            <w:left w:val="none" w:sz="0" w:space="0" w:color="auto"/>
            <w:bottom w:val="none" w:sz="0" w:space="0" w:color="auto"/>
            <w:right w:val="none" w:sz="0" w:space="0" w:color="auto"/>
          </w:divBdr>
        </w:div>
        <w:div w:id="1236623932">
          <w:marLeft w:val="480"/>
          <w:marRight w:val="0"/>
          <w:marTop w:val="0"/>
          <w:marBottom w:val="0"/>
          <w:divBdr>
            <w:top w:val="none" w:sz="0" w:space="0" w:color="auto"/>
            <w:left w:val="none" w:sz="0" w:space="0" w:color="auto"/>
            <w:bottom w:val="none" w:sz="0" w:space="0" w:color="auto"/>
            <w:right w:val="none" w:sz="0" w:space="0" w:color="auto"/>
          </w:divBdr>
        </w:div>
        <w:div w:id="1242714687">
          <w:marLeft w:val="480"/>
          <w:marRight w:val="0"/>
          <w:marTop w:val="0"/>
          <w:marBottom w:val="0"/>
          <w:divBdr>
            <w:top w:val="none" w:sz="0" w:space="0" w:color="auto"/>
            <w:left w:val="none" w:sz="0" w:space="0" w:color="auto"/>
            <w:bottom w:val="none" w:sz="0" w:space="0" w:color="auto"/>
            <w:right w:val="none" w:sz="0" w:space="0" w:color="auto"/>
          </w:divBdr>
        </w:div>
        <w:div w:id="1255819661">
          <w:marLeft w:val="480"/>
          <w:marRight w:val="0"/>
          <w:marTop w:val="0"/>
          <w:marBottom w:val="0"/>
          <w:divBdr>
            <w:top w:val="none" w:sz="0" w:space="0" w:color="auto"/>
            <w:left w:val="none" w:sz="0" w:space="0" w:color="auto"/>
            <w:bottom w:val="none" w:sz="0" w:space="0" w:color="auto"/>
            <w:right w:val="none" w:sz="0" w:space="0" w:color="auto"/>
          </w:divBdr>
        </w:div>
        <w:div w:id="1276450742">
          <w:marLeft w:val="480"/>
          <w:marRight w:val="0"/>
          <w:marTop w:val="0"/>
          <w:marBottom w:val="0"/>
          <w:divBdr>
            <w:top w:val="none" w:sz="0" w:space="0" w:color="auto"/>
            <w:left w:val="none" w:sz="0" w:space="0" w:color="auto"/>
            <w:bottom w:val="none" w:sz="0" w:space="0" w:color="auto"/>
            <w:right w:val="none" w:sz="0" w:space="0" w:color="auto"/>
          </w:divBdr>
        </w:div>
        <w:div w:id="1289163798">
          <w:marLeft w:val="480"/>
          <w:marRight w:val="0"/>
          <w:marTop w:val="0"/>
          <w:marBottom w:val="0"/>
          <w:divBdr>
            <w:top w:val="none" w:sz="0" w:space="0" w:color="auto"/>
            <w:left w:val="none" w:sz="0" w:space="0" w:color="auto"/>
            <w:bottom w:val="none" w:sz="0" w:space="0" w:color="auto"/>
            <w:right w:val="none" w:sz="0" w:space="0" w:color="auto"/>
          </w:divBdr>
        </w:div>
        <w:div w:id="1328556871">
          <w:marLeft w:val="480"/>
          <w:marRight w:val="0"/>
          <w:marTop w:val="0"/>
          <w:marBottom w:val="0"/>
          <w:divBdr>
            <w:top w:val="none" w:sz="0" w:space="0" w:color="auto"/>
            <w:left w:val="none" w:sz="0" w:space="0" w:color="auto"/>
            <w:bottom w:val="none" w:sz="0" w:space="0" w:color="auto"/>
            <w:right w:val="none" w:sz="0" w:space="0" w:color="auto"/>
          </w:divBdr>
        </w:div>
        <w:div w:id="1334606235">
          <w:marLeft w:val="480"/>
          <w:marRight w:val="0"/>
          <w:marTop w:val="0"/>
          <w:marBottom w:val="0"/>
          <w:divBdr>
            <w:top w:val="none" w:sz="0" w:space="0" w:color="auto"/>
            <w:left w:val="none" w:sz="0" w:space="0" w:color="auto"/>
            <w:bottom w:val="none" w:sz="0" w:space="0" w:color="auto"/>
            <w:right w:val="none" w:sz="0" w:space="0" w:color="auto"/>
          </w:divBdr>
        </w:div>
        <w:div w:id="1348865368">
          <w:marLeft w:val="480"/>
          <w:marRight w:val="0"/>
          <w:marTop w:val="0"/>
          <w:marBottom w:val="0"/>
          <w:divBdr>
            <w:top w:val="none" w:sz="0" w:space="0" w:color="auto"/>
            <w:left w:val="none" w:sz="0" w:space="0" w:color="auto"/>
            <w:bottom w:val="none" w:sz="0" w:space="0" w:color="auto"/>
            <w:right w:val="none" w:sz="0" w:space="0" w:color="auto"/>
          </w:divBdr>
        </w:div>
        <w:div w:id="1437674741">
          <w:marLeft w:val="480"/>
          <w:marRight w:val="0"/>
          <w:marTop w:val="0"/>
          <w:marBottom w:val="0"/>
          <w:divBdr>
            <w:top w:val="none" w:sz="0" w:space="0" w:color="auto"/>
            <w:left w:val="none" w:sz="0" w:space="0" w:color="auto"/>
            <w:bottom w:val="none" w:sz="0" w:space="0" w:color="auto"/>
            <w:right w:val="none" w:sz="0" w:space="0" w:color="auto"/>
          </w:divBdr>
        </w:div>
        <w:div w:id="1463380510">
          <w:marLeft w:val="480"/>
          <w:marRight w:val="0"/>
          <w:marTop w:val="0"/>
          <w:marBottom w:val="0"/>
          <w:divBdr>
            <w:top w:val="none" w:sz="0" w:space="0" w:color="auto"/>
            <w:left w:val="none" w:sz="0" w:space="0" w:color="auto"/>
            <w:bottom w:val="none" w:sz="0" w:space="0" w:color="auto"/>
            <w:right w:val="none" w:sz="0" w:space="0" w:color="auto"/>
          </w:divBdr>
        </w:div>
        <w:div w:id="1520314722">
          <w:marLeft w:val="480"/>
          <w:marRight w:val="0"/>
          <w:marTop w:val="0"/>
          <w:marBottom w:val="0"/>
          <w:divBdr>
            <w:top w:val="none" w:sz="0" w:space="0" w:color="auto"/>
            <w:left w:val="none" w:sz="0" w:space="0" w:color="auto"/>
            <w:bottom w:val="none" w:sz="0" w:space="0" w:color="auto"/>
            <w:right w:val="none" w:sz="0" w:space="0" w:color="auto"/>
          </w:divBdr>
        </w:div>
        <w:div w:id="1523589613">
          <w:marLeft w:val="480"/>
          <w:marRight w:val="0"/>
          <w:marTop w:val="0"/>
          <w:marBottom w:val="0"/>
          <w:divBdr>
            <w:top w:val="none" w:sz="0" w:space="0" w:color="auto"/>
            <w:left w:val="none" w:sz="0" w:space="0" w:color="auto"/>
            <w:bottom w:val="none" w:sz="0" w:space="0" w:color="auto"/>
            <w:right w:val="none" w:sz="0" w:space="0" w:color="auto"/>
          </w:divBdr>
        </w:div>
        <w:div w:id="1534078052">
          <w:marLeft w:val="480"/>
          <w:marRight w:val="0"/>
          <w:marTop w:val="0"/>
          <w:marBottom w:val="0"/>
          <w:divBdr>
            <w:top w:val="none" w:sz="0" w:space="0" w:color="auto"/>
            <w:left w:val="none" w:sz="0" w:space="0" w:color="auto"/>
            <w:bottom w:val="none" w:sz="0" w:space="0" w:color="auto"/>
            <w:right w:val="none" w:sz="0" w:space="0" w:color="auto"/>
          </w:divBdr>
        </w:div>
        <w:div w:id="1564414446">
          <w:marLeft w:val="480"/>
          <w:marRight w:val="0"/>
          <w:marTop w:val="0"/>
          <w:marBottom w:val="0"/>
          <w:divBdr>
            <w:top w:val="none" w:sz="0" w:space="0" w:color="auto"/>
            <w:left w:val="none" w:sz="0" w:space="0" w:color="auto"/>
            <w:bottom w:val="none" w:sz="0" w:space="0" w:color="auto"/>
            <w:right w:val="none" w:sz="0" w:space="0" w:color="auto"/>
          </w:divBdr>
        </w:div>
        <w:div w:id="1570194675">
          <w:marLeft w:val="480"/>
          <w:marRight w:val="0"/>
          <w:marTop w:val="0"/>
          <w:marBottom w:val="0"/>
          <w:divBdr>
            <w:top w:val="none" w:sz="0" w:space="0" w:color="auto"/>
            <w:left w:val="none" w:sz="0" w:space="0" w:color="auto"/>
            <w:bottom w:val="none" w:sz="0" w:space="0" w:color="auto"/>
            <w:right w:val="none" w:sz="0" w:space="0" w:color="auto"/>
          </w:divBdr>
        </w:div>
        <w:div w:id="1642421105">
          <w:marLeft w:val="480"/>
          <w:marRight w:val="0"/>
          <w:marTop w:val="0"/>
          <w:marBottom w:val="0"/>
          <w:divBdr>
            <w:top w:val="none" w:sz="0" w:space="0" w:color="auto"/>
            <w:left w:val="none" w:sz="0" w:space="0" w:color="auto"/>
            <w:bottom w:val="none" w:sz="0" w:space="0" w:color="auto"/>
            <w:right w:val="none" w:sz="0" w:space="0" w:color="auto"/>
          </w:divBdr>
        </w:div>
        <w:div w:id="1646818843">
          <w:marLeft w:val="480"/>
          <w:marRight w:val="0"/>
          <w:marTop w:val="0"/>
          <w:marBottom w:val="0"/>
          <w:divBdr>
            <w:top w:val="none" w:sz="0" w:space="0" w:color="auto"/>
            <w:left w:val="none" w:sz="0" w:space="0" w:color="auto"/>
            <w:bottom w:val="none" w:sz="0" w:space="0" w:color="auto"/>
            <w:right w:val="none" w:sz="0" w:space="0" w:color="auto"/>
          </w:divBdr>
        </w:div>
        <w:div w:id="1677420357">
          <w:marLeft w:val="480"/>
          <w:marRight w:val="0"/>
          <w:marTop w:val="0"/>
          <w:marBottom w:val="0"/>
          <w:divBdr>
            <w:top w:val="none" w:sz="0" w:space="0" w:color="auto"/>
            <w:left w:val="none" w:sz="0" w:space="0" w:color="auto"/>
            <w:bottom w:val="none" w:sz="0" w:space="0" w:color="auto"/>
            <w:right w:val="none" w:sz="0" w:space="0" w:color="auto"/>
          </w:divBdr>
        </w:div>
        <w:div w:id="1743022677">
          <w:marLeft w:val="480"/>
          <w:marRight w:val="0"/>
          <w:marTop w:val="0"/>
          <w:marBottom w:val="0"/>
          <w:divBdr>
            <w:top w:val="none" w:sz="0" w:space="0" w:color="auto"/>
            <w:left w:val="none" w:sz="0" w:space="0" w:color="auto"/>
            <w:bottom w:val="none" w:sz="0" w:space="0" w:color="auto"/>
            <w:right w:val="none" w:sz="0" w:space="0" w:color="auto"/>
          </w:divBdr>
        </w:div>
        <w:div w:id="1750999010">
          <w:marLeft w:val="480"/>
          <w:marRight w:val="0"/>
          <w:marTop w:val="0"/>
          <w:marBottom w:val="0"/>
          <w:divBdr>
            <w:top w:val="none" w:sz="0" w:space="0" w:color="auto"/>
            <w:left w:val="none" w:sz="0" w:space="0" w:color="auto"/>
            <w:bottom w:val="none" w:sz="0" w:space="0" w:color="auto"/>
            <w:right w:val="none" w:sz="0" w:space="0" w:color="auto"/>
          </w:divBdr>
        </w:div>
        <w:div w:id="1751468199">
          <w:marLeft w:val="480"/>
          <w:marRight w:val="0"/>
          <w:marTop w:val="0"/>
          <w:marBottom w:val="0"/>
          <w:divBdr>
            <w:top w:val="none" w:sz="0" w:space="0" w:color="auto"/>
            <w:left w:val="none" w:sz="0" w:space="0" w:color="auto"/>
            <w:bottom w:val="none" w:sz="0" w:space="0" w:color="auto"/>
            <w:right w:val="none" w:sz="0" w:space="0" w:color="auto"/>
          </w:divBdr>
        </w:div>
        <w:div w:id="1783067196">
          <w:marLeft w:val="480"/>
          <w:marRight w:val="0"/>
          <w:marTop w:val="0"/>
          <w:marBottom w:val="0"/>
          <w:divBdr>
            <w:top w:val="none" w:sz="0" w:space="0" w:color="auto"/>
            <w:left w:val="none" w:sz="0" w:space="0" w:color="auto"/>
            <w:bottom w:val="none" w:sz="0" w:space="0" w:color="auto"/>
            <w:right w:val="none" w:sz="0" w:space="0" w:color="auto"/>
          </w:divBdr>
        </w:div>
        <w:div w:id="1843937075">
          <w:marLeft w:val="480"/>
          <w:marRight w:val="0"/>
          <w:marTop w:val="0"/>
          <w:marBottom w:val="0"/>
          <w:divBdr>
            <w:top w:val="none" w:sz="0" w:space="0" w:color="auto"/>
            <w:left w:val="none" w:sz="0" w:space="0" w:color="auto"/>
            <w:bottom w:val="none" w:sz="0" w:space="0" w:color="auto"/>
            <w:right w:val="none" w:sz="0" w:space="0" w:color="auto"/>
          </w:divBdr>
        </w:div>
        <w:div w:id="1914508219">
          <w:marLeft w:val="480"/>
          <w:marRight w:val="0"/>
          <w:marTop w:val="0"/>
          <w:marBottom w:val="0"/>
          <w:divBdr>
            <w:top w:val="none" w:sz="0" w:space="0" w:color="auto"/>
            <w:left w:val="none" w:sz="0" w:space="0" w:color="auto"/>
            <w:bottom w:val="none" w:sz="0" w:space="0" w:color="auto"/>
            <w:right w:val="none" w:sz="0" w:space="0" w:color="auto"/>
          </w:divBdr>
        </w:div>
        <w:div w:id="1956477529">
          <w:marLeft w:val="480"/>
          <w:marRight w:val="0"/>
          <w:marTop w:val="0"/>
          <w:marBottom w:val="0"/>
          <w:divBdr>
            <w:top w:val="none" w:sz="0" w:space="0" w:color="auto"/>
            <w:left w:val="none" w:sz="0" w:space="0" w:color="auto"/>
            <w:bottom w:val="none" w:sz="0" w:space="0" w:color="auto"/>
            <w:right w:val="none" w:sz="0" w:space="0" w:color="auto"/>
          </w:divBdr>
        </w:div>
        <w:div w:id="1956709259">
          <w:marLeft w:val="480"/>
          <w:marRight w:val="0"/>
          <w:marTop w:val="0"/>
          <w:marBottom w:val="0"/>
          <w:divBdr>
            <w:top w:val="none" w:sz="0" w:space="0" w:color="auto"/>
            <w:left w:val="none" w:sz="0" w:space="0" w:color="auto"/>
            <w:bottom w:val="none" w:sz="0" w:space="0" w:color="auto"/>
            <w:right w:val="none" w:sz="0" w:space="0" w:color="auto"/>
          </w:divBdr>
        </w:div>
        <w:div w:id="2058121574">
          <w:marLeft w:val="480"/>
          <w:marRight w:val="0"/>
          <w:marTop w:val="0"/>
          <w:marBottom w:val="0"/>
          <w:divBdr>
            <w:top w:val="none" w:sz="0" w:space="0" w:color="auto"/>
            <w:left w:val="none" w:sz="0" w:space="0" w:color="auto"/>
            <w:bottom w:val="none" w:sz="0" w:space="0" w:color="auto"/>
            <w:right w:val="none" w:sz="0" w:space="0" w:color="auto"/>
          </w:divBdr>
        </w:div>
        <w:div w:id="2062746144">
          <w:marLeft w:val="480"/>
          <w:marRight w:val="0"/>
          <w:marTop w:val="0"/>
          <w:marBottom w:val="0"/>
          <w:divBdr>
            <w:top w:val="none" w:sz="0" w:space="0" w:color="auto"/>
            <w:left w:val="none" w:sz="0" w:space="0" w:color="auto"/>
            <w:bottom w:val="none" w:sz="0" w:space="0" w:color="auto"/>
            <w:right w:val="none" w:sz="0" w:space="0" w:color="auto"/>
          </w:divBdr>
        </w:div>
        <w:div w:id="2079860595">
          <w:marLeft w:val="480"/>
          <w:marRight w:val="0"/>
          <w:marTop w:val="0"/>
          <w:marBottom w:val="0"/>
          <w:divBdr>
            <w:top w:val="none" w:sz="0" w:space="0" w:color="auto"/>
            <w:left w:val="none" w:sz="0" w:space="0" w:color="auto"/>
            <w:bottom w:val="none" w:sz="0" w:space="0" w:color="auto"/>
            <w:right w:val="none" w:sz="0" w:space="0" w:color="auto"/>
          </w:divBdr>
        </w:div>
        <w:div w:id="2096896660">
          <w:marLeft w:val="480"/>
          <w:marRight w:val="0"/>
          <w:marTop w:val="0"/>
          <w:marBottom w:val="0"/>
          <w:divBdr>
            <w:top w:val="none" w:sz="0" w:space="0" w:color="auto"/>
            <w:left w:val="none" w:sz="0" w:space="0" w:color="auto"/>
            <w:bottom w:val="none" w:sz="0" w:space="0" w:color="auto"/>
            <w:right w:val="none" w:sz="0" w:space="0" w:color="auto"/>
          </w:divBdr>
        </w:div>
        <w:div w:id="2126266176">
          <w:marLeft w:val="480"/>
          <w:marRight w:val="0"/>
          <w:marTop w:val="0"/>
          <w:marBottom w:val="0"/>
          <w:divBdr>
            <w:top w:val="none" w:sz="0" w:space="0" w:color="auto"/>
            <w:left w:val="none" w:sz="0" w:space="0" w:color="auto"/>
            <w:bottom w:val="none" w:sz="0" w:space="0" w:color="auto"/>
            <w:right w:val="none" w:sz="0" w:space="0" w:color="auto"/>
          </w:divBdr>
        </w:div>
      </w:divsChild>
    </w:div>
    <w:div w:id="1557861489">
      <w:marLeft w:val="640"/>
      <w:marRight w:val="0"/>
      <w:marTop w:val="0"/>
      <w:marBottom w:val="0"/>
      <w:divBdr>
        <w:top w:val="none" w:sz="0" w:space="0" w:color="auto"/>
        <w:left w:val="none" w:sz="0" w:space="0" w:color="auto"/>
        <w:bottom w:val="none" w:sz="0" w:space="0" w:color="auto"/>
        <w:right w:val="none" w:sz="0" w:space="0" w:color="auto"/>
      </w:divBdr>
    </w:div>
    <w:div w:id="1559823170">
      <w:marLeft w:val="480"/>
      <w:marRight w:val="0"/>
      <w:marTop w:val="0"/>
      <w:marBottom w:val="0"/>
      <w:divBdr>
        <w:top w:val="none" w:sz="0" w:space="0" w:color="auto"/>
        <w:left w:val="none" w:sz="0" w:space="0" w:color="auto"/>
        <w:bottom w:val="none" w:sz="0" w:space="0" w:color="auto"/>
        <w:right w:val="none" w:sz="0" w:space="0" w:color="auto"/>
      </w:divBdr>
    </w:div>
    <w:div w:id="1560433004">
      <w:marLeft w:val="640"/>
      <w:marRight w:val="0"/>
      <w:marTop w:val="0"/>
      <w:marBottom w:val="0"/>
      <w:divBdr>
        <w:top w:val="none" w:sz="0" w:space="0" w:color="auto"/>
        <w:left w:val="none" w:sz="0" w:space="0" w:color="auto"/>
        <w:bottom w:val="none" w:sz="0" w:space="0" w:color="auto"/>
        <w:right w:val="none" w:sz="0" w:space="0" w:color="auto"/>
      </w:divBdr>
    </w:div>
    <w:div w:id="1560507826">
      <w:marLeft w:val="640"/>
      <w:marRight w:val="0"/>
      <w:marTop w:val="0"/>
      <w:marBottom w:val="0"/>
      <w:divBdr>
        <w:top w:val="none" w:sz="0" w:space="0" w:color="auto"/>
        <w:left w:val="none" w:sz="0" w:space="0" w:color="auto"/>
        <w:bottom w:val="none" w:sz="0" w:space="0" w:color="auto"/>
        <w:right w:val="none" w:sz="0" w:space="0" w:color="auto"/>
      </w:divBdr>
    </w:div>
    <w:div w:id="1560557929">
      <w:marLeft w:val="640"/>
      <w:marRight w:val="0"/>
      <w:marTop w:val="0"/>
      <w:marBottom w:val="0"/>
      <w:divBdr>
        <w:top w:val="none" w:sz="0" w:space="0" w:color="auto"/>
        <w:left w:val="none" w:sz="0" w:space="0" w:color="auto"/>
        <w:bottom w:val="none" w:sz="0" w:space="0" w:color="auto"/>
        <w:right w:val="none" w:sz="0" w:space="0" w:color="auto"/>
      </w:divBdr>
    </w:div>
    <w:div w:id="1560703163">
      <w:marLeft w:val="640"/>
      <w:marRight w:val="0"/>
      <w:marTop w:val="0"/>
      <w:marBottom w:val="0"/>
      <w:divBdr>
        <w:top w:val="none" w:sz="0" w:space="0" w:color="auto"/>
        <w:left w:val="none" w:sz="0" w:space="0" w:color="auto"/>
        <w:bottom w:val="none" w:sz="0" w:space="0" w:color="auto"/>
        <w:right w:val="none" w:sz="0" w:space="0" w:color="auto"/>
      </w:divBdr>
    </w:div>
    <w:div w:id="1560743983">
      <w:bodyDiv w:val="1"/>
      <w:marLeft w:val="0"/>
      <w:marRight w:val="0"/>
      <w:marTop w:val="0"/>
      <w:marBottom w:val="0"/>
      <w:divBdr>
        <w:top w:val="none" w:sz="0" w:space="0" w:color="auto"/>
        <w:left w:val="none" w:sz="0" w:space="0" w:color="auto"/>
        <w:bottom w:val="none" w:sz="0" w:space="0" w:color="auto"/>
        <w:right w:val="none" w:sz="0" w:space="0" w:color="auto"/>
      </w:divBdr>
      <w:divsChild>
        <w:div w:id="45688862">
          <w:marLeft w:val="480"/>
          <w:marRight w:val="0"/>
          <w:marTop w:val="0"/>
          <w:marBottom w:val="0"/>
          <w:divBdr>
            <w:top w:val="none" w:sz="0" w:space="0" w:color="auto"/>
            <w:left w:val="none" w:sz="0" w:space="0" w:color="auto"/>
            <w:bottom w:val="none" w:sz="0" w:space="0" w:color="auto"/>
            <w:right w:val="none" w:sz="0" w:space="0" w:color="auto"/>
          </w:divBdr>
        </w:div>
        <w:div w:id="86659480">
          <w:marLeft w:val="480"/>
          <w:marRight w:val="0"/>
          <w:marTop w:val="0"/>
          <w:marBottom w:val="0"/>
          <w:divBdr>
            <w:top w:val="none" w:sz="0" w:space="0" w:color="auto"/>
            <w:left w:val="none" w:sz="0" w:space="0" w:color="auto"/>
            <w:bottom w:val="none" w:sz="0" w:space="0" w:color="auto"/>
            <w:right w:val="none" w:sz="0" w:space="0" w:color="auto"/>
          </w:divBdr>
        </w:div>
        <w:div w:id="148064678">
          <w:marLeft w:val="480"/>
          <w:marRight w:val="0"/>
          <w:marTop w:val="0"/>
          <w:marBottom w:val="0"/>
          <w:divBdr>
            <w:top w:val="none" w:sz="0" w:space="0" w:color="auto"/>
            <w:left w:val="none" w:sz="0" w:space="0" w:color="auto"/>
            <w:bottom w:val="none" w:sz="0" w:space="0" w:color="auto"/>
            <w:right w:val="none" w:sz="0" w:space="0" w:color="auto"/>
          </w:divBdr>
        </w:div>
        <w:div w:id="246693390">
          <w:marLeft w:val="480"/>
          <w:marRight w:val="0"/>
          <w:marTop w:val="0"/>
          <w:marBottom w:val="0"/>
          <w:divBdr>
            <w:top w:val="none" w:sz="0" w:space="0" w:color="auto"/>
            <w:left w:val="none" w:sz="0" w:space="0" w:color="auto"/>
            <w:bottom w:val="none" w:sz="0" w:space="0" w:color="auto"/>
            <w:right w:val="none" w:sz="0" w:space="0" w:color="auto"/>
          </w:divBdr>
        </w:div>
        <w:div w:id="267855290">
          <w:marLeft w:val="480"/>
          <w:marRight w:val="0"/>
          <w:marTop w:val="0"/>
          <w:marBottom w:val="0"/>
          <w:divBdr>
            <w:top w:val="none" w:sz="0" w:space="0" w:color="auto"/>
            <w:left w:val="none" w:sz="0" w:space="0" w:color="auto"/>
            <w:bottom w:val="none" w:sz="0" w:space="0" w:color="auto"/>
            <w:right w:val="none" w:sz="0" w:space="0" w:color="auto"/>
          </w:divBdr>
        </w:div>
        <w:div w:id="271714138">
          <w:marLeft w:val="480"/>
          <w:marRight w:val="0"/>
          <w:marTop w:val="0"/>
          <w:marBottom w:val="0"/>
          <w:divBdr>
            <w:top w:val="none" w:sz="0" w:space="0" w:color="auto"/>
            <w:left w:val="none" w:sz="0" w:space="0" w:color="auto"/>
            <w:bottom w:val="none" w:sz="0" w:space="0" w:color="auto"/>
            <w:right w:val="none" w:sz="0" w:space="0" w:color="auto"/>
          </w:divBdr>
        </w:div>
        <w:div w:id="315914817">
          <w:marLeft w:val="480"/>
          <w:marRight w:val="0"/>
          <w:marTop w:val="0"/>
          <w:marBottom w:val="0"/>
          <w:divBdr>
            <w:top w:val="none" w:sz="0" w:space="0" w:color="auto"/>
            <w:left w:val="none" w:sz="0" w:space="0" w:color="auto"/>
            <w:bottom w:val="none" w:sz="0" w:space="0" w:color="auto"/>
            <w:right w:val="none" w:sz="0" w:space="0" w:color="auto"/>
          </w:divBdr>
        </w:div>
        <w:div w:id="322785325">
          <w:marLeft w:val="480"/>
          <w:marRight w:val="0"/>
          <w:marTop w:val="0"/>
          <w:marBottom w:val="0"/>
          <w:divBdr>
            <w:top w:val="none" w:sz="0" w:space="0" w:color="auto"/>
            <w:left w:val="none" w:sz="0" w:space="0" w:color="auto"/>
            <w:bottom w:val="none" w:sz="0" w:space="0" w:color="auto"/>
            <w:right w:val="none" w:sz="0" w:space="0" w:color="auto"/>
          </w:divBdr>
        </w:div>
        <w:div w:id="342365207">
          <w:marLeft w:val="480"/>
          <w:marRight w:val="0"/>
          <w:marTop w:val="0"/>
          <w:marBottom w:val="0"/>
          <w:divBdr>
            <w:top w:val="none" w:sz="0" w:space="0" w:color="auto"/>
            <w:left w:val="none" w:sz="0" w:space="0" w:color="auto"/>
            <w:bottom w:val="none" w:sz="0" w:space="0" w:color="auto"/>
            <w:right w:val="none" w:sz="0" w:space="0" w:color="auto"/>
          </w:divBdr>
        </w:div>
        <w:div w:id="346758974">
          <w:marLeft w:val="480"/>
          <w:marRight w:val="0"/>
          <w:marTop w:val="0"/>
          <w:marBottom w:val="0"/>
          <w:divBdr>
            <w:top w:val="none" w:sz="0" w:space="0" w:color="auto"/>
            <w:left w:val="none" w:sz="0" w:space="0" w:color="auto"/>
            <w:bottom w:val="none" w:sz="0" w:space="0" w:color="auto"/>
            <w:right w:val="none" w:sz="0" w:space="0" w:color="auto"/>
          </w:divBdr>
        </w:div>
        <w:div w:id="491144508">
          <w:marLeft w:val="480"/>
          <w:marRight w:val="0"/>
          <w:marTop w:val="0"/>
          <w:marBottom w:val="0"/>
          <w:divBdr>
            <w:top w:val="none" w:sz="0" w:space="0" w:color="auto"/>
            <w:left w:val="none" w:sz="0" w:space="0" w:color="auto"/>
            <w:bottom w:val="none" w:sz="0" w:space="0" w:color="auto"/>
            <w:right w:val="none" w:sz="0" w:space="0" w:color="auto"/>
          </w:divBdr>
        </w:div>
        <w:div w:id="492915193">
          <w:marLeft w:val="480"/>
          <w:marRight w:val="0"/>
          <w:marTop w:val="0"/>
          <w:marBottom w:val="0"/>
          <w:divBdr>
            <w:top w:val="none" w:sz="0" w:space="0" w:color="auto"/>
            <w:left w:val="none" w:sz="0" w:space="0" w:color="auto"/>
            <w:bottom w:val="none" w:sz="0" w:space="0" w:color="auto"/>
            <w:right w:val="none" w:sz="0" w:space="0" w:color="auto"/>
          </w:divBdr>
        </w:div>
        <w:div w:id="515584941">
          <w:marLeft w:val="480"/>
          <w:marRight w:val="0"/>
          <w:marTop w:val="0"/>
          <w:marBottom w:val="0"/>
          <w:divBdr>
            <w:top w:val="none" w:sz="0" w:space="0" w:color="auto"/>
            <w:left w:val="none" w:sz="0" w:space="0" w:color="auto"/>
            <w:bottom w:val="none" w:sz="0" w:space="0" w:color="auto"/>
            <w:right w:val="none" w:sz="0" w:space="0" w:color="auto"/>
          </w:divBdr>
        </w:div>
        <w:div w:id="578636680">
          <w:marLeft w:val="480"/>
          <w:marRight w:val="0"/>
          <w:marTop w:val="0"/>
          <w:marBottom w:val="0"/>
          <w:divBdr>
            <w:top w:val="none" w:sz="0" w:space="0" w:color="auto"/>
            <w:left w:val="none" w:sz="0" w:space="0" w:color="auto"/>
            <w:bottom w:val="none" w:sz="0" w:space="0" w:color="auto"/>
            <w:right w:val="none" w:sz="0" w:space="0" w:color="auto"/>
          </w:divBdr>
        </w:div>
        <w:div w:id="585263122">
          <w:marLeft w:val="480"/>
          <w:marRight w:val="0"/>
          <w:marTop w:val="0"/>
          <w:marBottom w:val="0"/>
          <w:divBdr>
            <w:top w:val="none" w:sz="0" w:space="0" w:color="auto"/>
            <w:left w:val="none" w:sz="0" w:space="0" w:color="auto"/>
            <w:bottom w:val="none" w:sz="0" w:space="0" w:color="auto"/>
            <w:right w:val="none" w:sz="0" w:space="0" w:color="auto"/>
          </w:divBdr>
        </w:div>
        <w:div w:id="625938591">
          <w:marLeft w:val="480"/>
          <w:marRight w:val="0"/>
          <w:marTop w:val="0"/>
          <w:marBottom w:val="0"/>
          <w:divBdr>
            <w:top w:val="none" w:sz="0" w:space="0" w:color="auto"/>
            <w:left w:val="none" w:sz="0" w:space="0" w:color="auto"/>
            <w:bottom w:val="none" w:sz="0" w:space="0" w:color="auto"/>
            <w:right w:val="none" w:sz="0" w:space="0" w:color="auto"/>
          </w:divBdr>
        </w:div>
        <w:div w:id="650599287">
          <w:marLeft w:val="480"/>
          <w:marRight w:val="0"/>
          <w:marTop w:val="0"/>
          <w:marBottom w:val="0"/>
          <w:divBdr>
            <w:top w:val="none" w:sz="0" w:space="0" w:color="auto"/>
            <w:left w:val="none" w:sz="0" w:space="0" w:color="auto"/>
            <w:bottom w:val="none" w:sz="0" w:space="0" w:color="auto"/>
            <w:right w:val="none" w:sz="0" w:space="0" w:color="auto"/>
          </w:divBdr>
        </w:div>
        <w:div w:id="676419578">
          <w:marLeft w:val="480"/>
          <w:marRight w:val="0"/>
          <w:marTop w:val="0"/>
          <w:marBottom w:val="0"/>
          <w:divBdr>
            <w:top w:val="none" w:sz="0" w:space="0" w:color="auto"/>
            <w:left w:val="none" w:sz="0" w:space="0" w:color="auto"/>
            <w:bottom w:val="none" w:sz="0" w:space="0" w:color="auto"/>
            <w:right w:val="none" w:sz="0" w:space="0" w:color="auto"/>
          </w:divBdr>
        </w:div>
        <w:div w:id="704330821">
          <w:marLeft w:val="480"/>
          <w:marRight w:val="0"/>
          <w:marTop w:val="0"/>
          <w:marBottom w:val="0"/>
          <w:divBdr>
            <w:top w:val="none" w:sz="0" w:space="0" w:color="auto"/>
            <w:left w:val="none" w:sz="0" w:space="0" w:color="auto"/>
            <w:bottom w:val="none" w:sz="0" w:space="0" w:color="auto"/>
            <w:right w:val="none" w:sz="0" w:space="0" w:color="auto"/>
          </w:divBdr>
        </w:div>
        <w:div w:id="725035533">
          <w:marLeft w:val="480"/>
          <w:marRight w:val="0"/>
          <w:marTop w:val="0"/>
          <w:marBottom w:val="0"/>
          <w:divBdr>
            <w:top w:val="none" w:sz="0" w:space="0" w:color="auto"/>
            <w:left w:val="none" w:sz="0" w:space="0" w:color="auto"/>
            <w:bottom w:val="none" w:sz="0" w:space="0" w:color="auto"/>
            <w:right w:val="none" w:sz="0" w:space="0" w:color="auto"/>
          </w:divBdr>
        </w:div>
        <w:div w:id="751852865">
          <w:marLeft w:val="480"/>
          <w:marRight w:val="0"/>
          <w:marTop w:val="0"/>
          <w:marBottom w:val="0"/>
          <w:divBdr>
            <w:top w:val="none" w:sz="0" w:space="0" w:color="auto"/>
            <w:left w:val="none" w:sz="0" w:space="0" w:color="auto"/>
            <w:bottom w:val="none" w:sz="0" w:space="0" w:color="auto"/>
            <w:right w:val="none" w:sz="0" w:space="0" w:color="auto"/>
          </w:divBdr>
        </w:div>
        <w:div w:id="835847084">
          <w:marLeft w:val="480"/>
          <w:marRight w:val="0"/>
          <w:marTop w:val="0"/>
          <w:marBottom w:val="0"/>
          <w:divBdr>
            <w:top w:val="none" w:sz="0" w:space="0" w:color="auto"/>
            <w:left w:val="none" w:sz="0" w:space="0" w:color="auto"/>
            <w:bottom w:val="none" w:sz="0" w:space="0" w:color="auto"/>
            <w:right w:val="none" w:sz="0" w:space="0" w:color="auto"/>
          </w:divBdr>
        </w:div>
        <w:div w:id="927688906">
          <w:marLeft w:val="480"/>
          <w:marRight w:val="0"/>
          <w:marTop w:val="0"/>
          <w:marBottom w:val="0"/>
          <w:divBdr>
            <w:top w:val="none" w:sz="0" w:space="0" w:color="auto"/>
            <w:left w:val="none" w:sz="0" w:space="0" w:color="auto"/>
            <w:bottom w:val="none" w:sz="0" w:space="0" w:color="auto"/>
            <w:right w:val="none" w:sz="0" w:space="0" w:color="auto"/>
          </w:divBdr>
        </w:div>
        <w:div w:id="960069382">
          <w:marLeft w:val="480"/>
          <w:marRight w:val="0"/>
          <w:marTop w:val="0"/>
          <w:marBottom w:val="0"/>
          <w:divBdr>
            <w:top w:val="none" w:sz="0" w:space="0" w:color="auto"/>
            <w:left w:val="none" w:sz="0" w:space="0" w:color="auto"/>
            <w:bottom w:val="none" w:sz="0" w:space="0" w:color="auto"/>
            <w:right w:val="none" w:sz="0" w:space="0" w:color="auto"/>
          </w:divBdr>
        </w:div>
        <w:div w:id="961036373">
          <w:marLeft w:val="480"/>
          <w:marRight w:val="0"/>
          <w:marTop w:val="0"/>
          <w:marBottom w:val="0"/>
          <w:divBdr>
            <w:top w:val="none" w:sz="0" w:space="0" w:color="auto"/>
            <w:left w:val="none" w:sz="0" w:space="0" w:color="auto"/>
            <w:bottom w:val="none" w:sz="0" w:space="0" w:color="auto"/>
            <w:right w:val="none" w:sz="0" w:space="0" w:color="auto"/>
          </w:divBdr>
        </w:div>
        <w:div w:id="969552011">
          <w:marLeft w:val="480"/>
          <w:marRight w:val="0"/>
          <w:marTop w:val="0"/>
          <w:marBottom w:val="0"/>
          <w:divBdr>
            <w:top w:val="none" w:sz="0" w:space="0" w:color="auto"/>
            <w:left w:val="none" w:sz="0" w:space="0" w:color="auto"/>
            <w:bottom w:val="none" w:sz="0" w:space="0" w:color="auto"/>
            <w:right w:val="none" w:sz="0" w:space="0" w:color="auto"/>
          </w:divBdr>
        </w:div>
        <w:div w:id="984621129">
          <w:marLeft w:val="480"/>
          <w:marRight w:val="0"/>
          <w:marTop w:val="0"/>
          <w:marBottom w:val="0"/>
          <w:divBdr>
            <w:top w:val="none" w:sz="0" w:space="0" w:color="auto"/>
            <w:left w:val="none" w:sz="0" w:space="0" w:color="auto"/>
            <w:bottom w:val="none" w:sz="0" w:space="0" w:color="auto"/>
            <w:right w:val="none" w:sz="0" w:space="0" w:color="auto"/>
          </w:divBdr>
        </w:div>
        <w:div w:id="987974084">
          <w:marLeft w:val="480"/>
          <w:marRight w:val="0"/>
          <w:marTop w:val="0"/>
          <w:marBottom w:val="0"/>
          <w:divBdr>
            <w:top w:val="none" w:sz="0" w:space="0" w:color="auto"/>
            <w:left w:val="none" w:sz="0" w:space="0" w:color="auto"/>
            <w:bottom w:val="none" w:sz="0" w:space="0" w:color="auto"/>
            <w:right w:val="none" w:sz="0" w:space="0" w:color="auto"/>
          </w:divBdr>
        </w:div>
        <w:div w:id="996878577">
          <w:marLeft w:val="480"/>
          <w:marRight w:val="0"/>
          <w:marTop w:val="0"/>
          <w:marBottom w:val="0"/>
          <w:divBdr>
            <w:top w:val="none" w:sz="0" w:space="0" w:color="auto"/>
            <w:left w:val="none" w:sz="0" w:space="0" w:color="auto"/>
            <w:bottom w:val="none" w:sz="0" w:space="0" w:color="auto"/>
            <w:right w:val="none" w:sz="0" w:space="0" w:color="auto"/>
          </w:divBdr>
        </w:div>
        <w:div w:id="1031540048">
          <w:marLeft w:val="480"/>
          <w:marRight w:val="0"/>
          <w:marTop w:val="0"/>
          <w:marBottom w:val="0"/>
          <w:divBdr>
            <w:top w:val="none" w:sz="0" w:space="0" w:color="auto"/>
            <w:left w:val="none" w:sz="0" w:space="0" w:color="auto"/>
            <w:bottom w:val="none" w:sz="0" w:space="0" w:color="auto"/>
            <w:right w:val="none" w:sz="0" w:space="0" w:color="auto"/>
          </w:divBdr>
        </w:div>
        <w:div w:id="1101610841">
          <w:marLeft w:val="480"/>
          <w:marRight w:val="0"/>
          <w:marTop w:val="0"/>
          <w:marBottom w:val="0"/>
          <w:divBdr>
            <w:top w:val="none" w:sz="0" w:space="0" w:color="auto"/>
            <w:left w:val="none" w:sz="0" w:space="0" w:color="auto"/>
            <w:bottom w:val="none" w:sz="0" w:space="0" w:color="auto"/>
            <w:right w:val="none" w:sz="0" w:space="0" w:color="auto"/>
          </w:divBdr>
        </w:div>
        <w:div w:id="1195654378">
          <w:marLeft w:val="480"/>
          <w:marRight w:val="0"/>
          <w:marTop w:val="0"/>
          <w:marBottom w:val="0"/>
          <w:divBdr>
            <w:top w:val="none" w:sz="0" w:space="0" w:color="auto"/>
            <w:left w:val="none" w:sz="0" w:space="0" w:color="auto"/>
            <w:bottom w:val="none" w:sz="0" w:space="0" w:color="auto"/>
            <w:right w:val="none" w:sz="0" w:space="0" w:color="auto"/>
          </w:divBdr>
        </w:div>
        <w:div w:id="1238904292">
          <w:marLeft w:val="480"/>
          <w:marRight w:val="0"/>
          <w:marTop w:val="0"/>
          <w:marBottom w:val="0"/>
          <w:divBdr>
            <w:top w:val="none" w:sz="0" w:space="0" w:color="auto"/>
            <w:left w:val="none" w:sz="0" w:space="0" w:color="auto"/>
            <w:bottom w:val="none" w:sz="0" w:space="0" w:color="auto"/>
            <w:right w:val="none" w:sz="0" w:space="0" w:color="auto"/>
          </w:divBdr>
        </w:div>
        <w:div w:id="1253204445">
          <w:marLeft w:val="480"/>
          <w:marRight w:val="0"/>
          <w:marTop w:val="0"/>
          <w:marBottom w:val="0"/>
          <w:divBdr>
            <w:top w:val="none" w:sz="0" w:space="0" w:color="auto"/>
            <w:left w:val="none" w:sz="0" w:space="0" w:color="auto"/>
            <w:bottom w:val="none" w:sz="0" w:space="0" w:color="auto"/>
            <w:right w:val="none" w:sz="0" w:space="0" w:color="auto"/>
          </w:divBdr>
        </w:div>
        <w:div w:id="1270042150">
          <w:marLeft w:val="480"/>
          <w:marRight w:val="0"/>
          <w:marTop w:val="0"/>
          <w:marBottom w:val="0"/>
          <w:divBdr>
            <w:top w:val="none" w:sz="0" w:space="0" w:color="auto"/>
            <w:left w:val="none" w:sz="0" w:space="0" w:color="auto"/>
            <w:bottom w:val="none" w:sz="0" w:space="0" w:color="auto"/>
            <w:right w:val="none" w:sz="0" w:space="0" w:color="auto"/>
          </w:divBdr>
        </w:div>
        <w:div w:id="1290356192">
          <w:marLeft w:val="480"/>
          <w:marRight w:val="0"/>
          <w:marTop w:val="0"/>
          <w:marBottom w:val="0"/>
          <w:divBdr>
            <w:top w:val="none" w:sz="0" w:space="0" w:color="auto"/>
            <w:left w:val="none" w:sz="0" w:space="0" w:color="auto"/>
            <w:bottom w:val="none" w:sz="0" w:space="0" w:color="auto"/>
            <w:right w:val="none" w:sz="0" w:space="0" w:color="auto"/>
          </w:divBdr>
        </w:div>
        <w:div w:id="1302885804">
          <w:marLeft w:val="480"/>
          <w:marRight w:val="0"/>
          <w:marTop w:val="0"/>
          <w:marBottom w:val="0"/>
          <w:divBdr>
            <w:top w:val="none" w:sz="0" w:space="0" w:color="auto"/>
            <w:left w:val="none" w:sz="0" w:space="0" w:color="auto"/>
            <w:bottom w:val="none" w:sz="0" w:space="0" w:color="auto"/>
            <w:right w:val="none" w:sz="0" w:space="0" w:color="auto"/>
          </w:divBdr>
        </w:div>
        <w:div w:id="1317758026">
          <w:marLeft w:val="480"/>
          <w:marRight w:val="0"/>
          <w:marTop w:val="0"/>
          <w:marBottom w:val="0"/>
          <w:divBdr>
            <w:top w:val="none" w:sz="0" w:space="0" w:color="auto"/>
            <w:left w:val="none" w:sz="0" w:space="0" w:color="auto"/>
            <w:bottom w:val="none" w:sz="0" w:space="0" w:color="auto"/>
            <w:right w:val="none" w:sz="0" w:space="0" w:color="auto"/>
          </w:divBdr>
        </w:div>
        <w:div w:id="1384014097">
          <w:marLeft w:val="480"/>
          <w:marRight w:val="0"/>
          <w:marTop w:val="0"/>
          <w:marBottom w:val="0"/>
          <w:divBdr>
            <w:top w:val="none" w:sz="0" w:space="0" w:color="auto"/>
            <w:left w:val="none" w:sz="0" w:space="0" w:color="auto"/>
            <w:bottom w:val="none" w:sz="0" w:space="0" w:color="auto"/>
            <w:right w:val="none" w:sz="0" w:space="0" w:color="auto"/>
          </w:divBdr>
        </w:div>
        <w:div w:id="1424378532">
          <w:marLeft w:val="480"/>
          <w:marRight w:val="0"/>
          <w:marTop w:val="0"/>
          <w:marBottom w:val="0"/>
          <w:divBdr>
            <w:top w:val="none" w:sz="0" w:space="0" w:color="auto"/>
            <w:left w:val="none" w:sz="0" w:space="0" w:color="auto"/>
            <w:bottom w:val="none" w:sz="0" w:space="0" w:color="auto"/>
            <w:right w:val="none" w:sz="0" w:space="0" w:color="auto"/>
          </w:divBdr>
        </w:div>
        <w:div w:id="1488085840">
          <w:marLeft w:val="480"/>
          <w:marRight w:val="0"/>
          <w:marTop w:val="0"/>
          <w:marBottom w:val="0"/>
          <w:divBdr>
            <w:top w:val="none" w:sz="0" w:space="0" w:color="auto"/>
            <w:left w:val="none" w:sz="0" w:space="0" w:color="auto"/>
            <w:bottom w:val="none" w:sz="0" w:space="0" w:color="auto"/>
            <w:right w:val="none" w:sz="0" w:space="0" w:color="auto"/>
          </w:divBdr>
        </w:div>
        <w:div w:id="1530492166">
          <w:marLeft w:val="480"/>
          <w:marRight w:val="0"/>
          <w:marTop w:val="0"/>
          <w:marBottom w:val="0"/>
          <w:divBdr>
            <w:top w:val="none" w:sz="0" w:space="0" w:color="auto"/>
            <w:left w:val="none" w:sz="0" w:space="0" w:color="auto"/>
            <w:bottom w:val="none" w:sz="0" w:space="0" w:color="auto"/>
            <w:right w:val="none" w:sz="0" w:space="0" w:color="auto"/>
          </w:divBdr>
        </w:div>
        <w:div w:id="1566333958">
          <w:marLeft w:val="480"/>
          <w:marRight w:val="0"/>
          <w:marTop w:val="0"/>
          <w:marBottom w:val="0"/>
          <w:divBdr>
            <w:top w:val="none" w:sz="0" w:space="0" w:color="auto"/>
            <w:left w:val="none" w:sz="0" w:space="0" w:color="auto"/>
            <w:bottom w:val="none" w:sz="0" w:space="0" w:color="auto"/>
            <w:right w:val="none" w:sz="0" w:space="0" w:color="auto"/>
          </w:divBdr>
        </w:div>
        <w:div w:id="1606689444">
          <w:marLeft w:val="480"/>
          <w:marRight w:val="0"/>
          <w:marTop w:val="0"/>
          <w:marBottom w:val="0"/>
          <w:divBdr>
            <w:top w:val="none" w:sz="0" w:space="0" w:color="auto"/>
            <w:left w:val="none" w:sz="0" w:space="0" w:color="auto"/>
            <w:bottom w:val="none" w:sz="0" w:space="0" w:color="auto"/>
            <w:right w:val="none" w:sz="0" w:space="0" w:color="auto"/>
          </w:divBdr>
        </w:div>
        <w:div w:id="1641573826">
          <w:marLeft w:val="480"/>
          <w:marRight w:val="0"/>
          <w:marTop w:val="0"/>
          <w:marBottom w:val="0"/>
          <w:divBdr>
            <w:top w:val="none" w:sz="0" w:space="0" w:color="auto"/>
            <w:left w:val="none" w:sz="0" w:space="0" w:color="auto"/>
            <w:bottom w:val="none" w:sz="0" w:space="0" w:color="auto"/>
            <w:right w:val="none" w:sz="0" w:space="0" w:color="auto"/>
          </w:divBdr>
        </w:div>
        <w:div w:id="1700202886">
          <w:marLeft w:val="480"/>
          <w:marRight w:val="0"/>
          <w:marTop w:val="0"/>
          <w:marBottom w:val="0"/>
          <w:divBdr>
            <w:top w:val="none" w:sz="0" w:space="0" w:color="auto"/>
            <w:left w:val="none" w:sz="0" w:space="0" w:color="auto"/>
            <w:bottom w:val="none" w:sz="0" w:space="0" w:color="auto"/>
            <w:right w:val="none" w:sz="0" w:space="0" w:color="auto"/>
          </w:divBdr>
        </w:div>
        <w:div w:id="1745645857">
          <w:marLeft w:val="480"/>
          <w:marRight w:val="0"/>
          <w:marTop w:val="0"/>
          <w:marBottom w:val="0"/>
          <w:divBdr>
            <w:top w:val="none" w:sz="0" w:space="0" w:color="auto"/>
            <w:left w:val="none" w:sz="0" w:space="0" w:color="auto"/>
            <w:bottom w:val="none" w:sz="0" w:space="0" w:color="auto"/>
            <w:right w:val="none" w:sz="0" w:space="0" w:color="auto"/>
          </w:divBdr>
        </w:div>
        <w:div w:id="1774200765">
          <w:marLeft w:val="480"/>
          <w:marRight w:val="0"/>
          <w:marTop w:val="0"/>
          <w:marBottom w:val="0"/>
          <w:divBdr>
            <w:top w:val="none" w:sz="0" w:space="0" w:color="auto"/>
            <w:left w:val="none" w:sz="0" w:space="0" w:color="auto"/>
            <w:bottom w:val="none" w:sz="0" w:space="0" w:color="auto"/>
            <w:right w:val="none" w:sz="0" w:space="0" w:color="auto"/>
          </w:divBdr>
        </w:div>
        <w:div w:id="1789081481">
          <w:marLeft w:val="480"/>
          <w:marRight w:val="0"/>
          <w:marTop w:val="0"/>
          <w:marBottom w:val="0"/>
          <w:divBdr>
            <w:top w:val="none" w:sz="0" w:space="0" w:color="auto"/>
            <w:left w:val="none" w:sz="0" w:space="0" w:color="auto"/>
            <w:bottom w:val="none" w:sz="0" w:space="0" w:color="auto"/>
            <w:right w:val="none" w:sz="0" w:space="0" w:color="auto"/>
          </w:divBdr>
        </w:div>
        <w:div w:id="1874734545">
          <w:marLeft w:val="480"/>
          <w:marRight w:val="0"/>
          <w:marTop w:val="0"/>
          <w:marBottom w:val="0"/>
          <w:divBdr>
            <w:top w:val="none" w:sz="0" w:space="0" w:color="auto"/>
            <w:left w:val="none" w:sz="0" w:space="0" w:color="auto"/>
            <w:bottom w:val="none" w:sz="0" w:space="0" w:color="auto"/>
            <w:right w:val="none" w:sz="0" w:space="0" w:color="auto"/>
          </w:divBdr>
        </w:div>
        <w:div w:id="1938055510">
          <w:marLeft w:val="480"/>
          <w:marRight w:val="0"/>
          <w:marTop w:val="0"/>
          <w:marBottom w:val="0"/>
          <w:divBdr>
            <w:top w:val="none" w:sz="0" w:space="0" w:color="auto"/>
            <w:left w:val="none" w:sz="0" w:space="0" w:color="auto"/>
            <w:bottom w:val="none" w:sz="0" w:space="0" w:color="auto"/>
            <w:right w:val="none" w:sz="0" w:space="0" w:color="auto"/>
          </w:divBdr>
        </w:div>
        <w:div w:id="1964995213">
          <w:marLeft w:val="480"/>
          <w:marRight w:val="0"/>
          <w:marTop w:val="0"/>
          <w:marBottom w:val="0"/>
          <w:divBdr>
            <w:top w:val="none" w:sz="0" w:space="0" w:color="auto"/>
            <w:left w:val="none" w:sz="0" w:space="0" w:color="auto"/>
            <w:bottom w:val="none" w:sz="0" w:space="0" w:color="auto"/>
            <w:right w:val="none" w:sz="0" w:space="0" w:color="auto"/>
          </w:divBdr>
        </w:div>
        <w:div w:id="2004503069">
          <w:marLeft w:val="480"/>
          <w:marRight w:val="0"/>
          <w:marTop w:val="0"/>
          <w:marBottom w:val="0"/>
          <w:divBdr>
            <w:top w:val="none" w:sz="0" w:space="0" w:color="auto"/>
            <w:left w:val="none" w:sz="0" w:space="0" w:color="auto"/>
            <w:bottom w:val="none" w:sz="0" w:space="0" w:color="auto"/>
            <w:right w:val="none" w:sz="0" w:space="0" w:color="auto"/>
          </w:divBdr>
        </w:div>
        <w:div w:id="2060082815">
          <w:marLeft w:val="480"/>
          <w:marRight w:val="0"/>
          <w:marTop w:val="0"/>
          <w:marBottom w:val="0"/>
          <w:divBdr>
            <w:top w:val="none" w:sz="0" w:space="0" w:color="auto"/>
            <w:left w:val="none" w:sz="0" w:space="0" w:color="auto"/>
            <w:bottom w:val="none" w:sz="0" w:space="0" w:color="auto"/>
            <w:right w:val="none" w:sz="0" w:space="0" w:color="auto"/>
          </w:divBdr>
        </w:div>
      </w:divsChild>
    </w:div>
    <w:div w:id="1561012919">
      <w:bodyDiv w:val="1"/>
      <w:marLeft w:val="0"/>
      <w:marRight w:val="0"/>
      <w:marTop w:val="0"/>
      <w:marBottom w:val="0"/>
      <w:divBdr>
        <w:top w:val="none" w:sz="0" w:space="0" w:color="auto"/>
        <w:left w:val="none" w:sz="0" w:space="0" w:color="auto"/>
        <w:bottom w:val="none" w:sz="0" w:space="0" w:color="auto"/>
        <w:right w:val="none" w:sz="0" w:space="0" w:color="auto"/>
      </w:divBdr>
    </w:div>
    <w:div w:id="1562060043">
      <w:marLeft w:val="640"/>
      <w:marRight w:val="0"/>
      <w:marTop w:val="0"/>
      <w:marBottom w:val="0"/>
      <w:divBdr>
        <w:top w:val="none" w:sz="0" w:space="0" w:color="auto"/>
        <w:left w:val="none" w:sz="0" w:space="0" w:color="auto"/>
        <w:bottom w:val="none" w:sz="0" w:space="0" w:color="auto"/>
        <w:right w:val="none" w:sz="0" w:space="0" w:color="auto"/>
      </w:divBdr>
    </w:div>
    <w:div w:id="1562210072">
      <w:marLeft w:val="640"/>
      <w:marRight w:val="0"/>
      <w:marTop w:val="0"/>
      <w:marBottom w:val="0"/>
      <w:divBdr>
        <w:top w:val="none" w:sz="0" w:space="0" w:color="auto"/>
        <w:left w:val="none" w:sz="0" w:space="0" w:color="auto"/>
        <w:bottom w:val="none" w:sz="0" w:space="0" w:color="auto"/>
        <w:right w:val="none" w:sz="0" w:space="0" w:color="auto"/>
      </w:divBdr>
    </w:div>
    <w:div w:id="1562399668">
      <w:marLeft w:val="640"/>
      <w:marRight w:val="0"/>
      <w:marTop w:val="0"/>
      <w:marBottom w:val="0"/>
      <w:divBdr>
        <w:top w:val="none" w:sz="0" w:space="0" w:color="auto"/>
        <w:left w:val="none" w:sz="0" w:space="0" w:color="auto"/>
        <w:bottom w:val="none" w:sz="0" w:space="0" w:color="auto"/>
        <w:right w:val="none" w:sz="0" w:space="0" w:color="auto"/>
      </w:divBdr>
    </w:div>
    <w:div w:id="1562592999">
      <w:marLeft w:val="640"/>
      <w:marRight w:val="0"/>
      <w:marTop w:val="0"/>
      <w:marBottom w:val="0"/>
      <w:divBdr>
        <w:top w:val="none" w:sz="0" w:space="0" w:color="auto"/>
        <w:left w:val="none" w:sz="0" w:space="0" w:color="auto"/>
        <w:bottom w:val="none" w:sz="0" w:space="0" w:color="auto"/>
        <w:right w:val="none" w:sz="0" w:space="0" w:color="auto"/>
      </w:divBdr>
    </w:div>
    <w:div w:id="1562866450">
      <w:marLeft w:val="640"/>
      <w:marRight w:val="0"/>
      <w:marTop w:val="0"/>
      <w:marBottom w:val="0"/>
      <w:divBdr>
        <w:top w:val="none" w:sz="0" w:space="0" w:color="auto"/>
        <w:left w:val="none" w:sz="0" w:space="0" w:color="auto"/>
        <w:bottom w:val="none" w:sz="0" w:space="0" w:color="auto"/>
        <w:right w:val="none" w:sz="0" w:space="0" w:color="auto"/>
      </w:divBdr>
    </w:div>
    <w:div w:id="1562867288">
      <w:marLeft w:val="640"/>
      <w:marRight w:val="0"/>
      <w:marTop w:val="0"/>
      <w:marBottom w:val="0"/>
      <w:divBdr>
        <w:top w:val="none" w:sz="0" w:space="0" w:color="auto"/>
        <w:left w:val="none" w:sz="0" w:space="0" w:color="auto"/>
        <w:bottom w:val="none" w:sz="0" w:space="0" w:color="auto"/>
        <w:right w:val="none" w:sz="0" w:space="0" w:color="auto"/>
      </w:divBdr>
    </w:div>
    <w:div w:id="1563784637">
      <w:marLeft w:val="640"/>
      <w:marRight w:val="0"/>
      <w:marTop w:val="0"/>
      <w:marBottom w:val="0"/>
      <w:divBdr>
        <w:top w:val="none" w:sz="0" w:space="0" w:color="auto"/>
        <w:left w:val="none" w:sz="0" w:space="0" w:color="auto"/>
        <w:bottom w:val="none" w:sz="0" w:space="0" w:color="auto"/>
        <w:right w:val="none" w:sz="0" w:space="0" w:color="auto"/>
      </w:divBdr>
    </w:div>
    <w:div w:id="1564215266">
      <w:bodyDiv w:val="1"/>
      <w:marLeft w:val="0"/>
      <w:marRight w:val="0"/>
      <w:marTop w:val="0"/>
      <w:marBottom w:val="0"/>
      <w:divBdr>
        <w:top w:val="none" w:sz="0" w:space="0" w:color="auto"/>
        <w:left w:val="none" w:sz="0" w:space="0" w:color="auto"/>
        <w:bottom w:val="none" w:sz="0" w:space="0" w:color="auto"/>
        <w:right w:val="none" w:sz="0" w:space="0" w:color="auto"/>
      </w:divBdr>
    </w:div>
    <w:div w:id="1564369125">
      <w:marLeft w:val="640"/>
      <w:marRight w:val="0"/>
      <w:marTop w:val="0"/>
      <w:marBottom w:val="0"/>
      <w:divBdr>
        <w:top w:val="none" w:sz="0" w:space="0" w:color="auto"/>
        <w:left w:val="none" w:sz="0" w:space="0" w:color="auto"/>
        <w:bottom w:val="none" w:sz="0" w:space="0" w:color="auto"/>
        <w:right w:val="none" w:sz="0" w:space="0" w:color="auto"/>
      </w:divBdr>
    </w:div>
    <w:div w:id="1564751643">
      <w:marLeft w:val="640"/>
      <w:marRight w:val="0"/>
      <w:marTop w:val="0"/>
      <w:marBottom w:val="0"/>
      <w:divBdr>
        <w:top w:val="none" w:sz="0" w:space="0" w:color="auto"/>
        <w:left w:val="none" w:sz="0" w:space="0" w:color="auto"/>
        <w:bottom w:val="none" w:sz="0" w:space="0" w:color="auto"/>
        <w:right w:val="none" w:sz="0" w:space="0" w:color="auto"/>
      </w:divBdr>
    </w:div>
    <w:div w:id="1564755860">
      <w:marLeft w:val="640"/>
      <w:marRight w:val="0"/>
      <w:marTop w:val="0"/>
      <w:marBottom w:val="0"/>
      <w:divBdr>
        <w:top w:val="none" w:sz="0" w:space="0" w:color="auto"/>
        <w:left w:val="none" w:sz="0" w:space="0" w:color="auto"/>
        <w:bottom w:val="none" w:sz="0" w:space="0" w:color="auto"/>
        <w:right w:val="none" w:sz="0" w:space="0" w:color="auto"/>
      </w:divBdr>
    </w:div>
    <w:div w:id="1565022434">
      <w:bodyDiv w:val="1"/>
      <w:marLeft w:val="0"/>
      <w:marRight w:val="0"/>
      <w:marTop w:val="0"/>
      <w:marBottom w:val="0"/>
      <w:divBdr>
        <w:top w:val="none" w:sz="0" w:space="0" w:color="auto"/>
        <w:left w:val="none" w:sz="0" w:space="0" w:color="auto"/>
        <w:bottom w:val="none" w:sz="0" w:space="0" w:color="auto"/>
        <w:right w:val="none" w:sz="0" w:space="0" w:color="auto"/>
      </w:divBdr>
    </w:div>
    <w:div w:id="1565141621">
      <w:marLeft w:val="640"/>
      <w:marRight w:val="0"/>
      <w:marTop w:val="0"/>
      <w:marBottom w:val="0"/>
      <w:divBdr>
        <w:top w:val="none" w:sz="0" w:space="0" w:color="auto"/>
        <w:left w:val="none" w:sz="0" w:space="0" w:color="auto"/>
        <w:bottom w:val="none" w:sz="0" w:space="0" w:color="auto"/>
        <w:right w:val="none" w:sz="0" w:space="0" w:color="auto"/>
      </w:divBdr>
    </w:div>
    <w:div w:id="1565600308">
      <w:marLeft w:val="640"/>
      <w:marRight w:val="0"/>
      <w:marTop w:val="0"/>
      <w:marBottom w:val="0"/>
      <w:divBdr>
        <w:top w:val="none" w:sz="0" w:space="0" w:color="auto"/>
        <w:left w:val="none" w:sz="0" w:space="0" w:color="auto"/>
        <w:bottom w:val="none" w:sz="0" w:space="0" w:color="auto"/>
        <w:right w:val="none" w:sz="0" w:space="0" w:color="auto"/>
      </w:divBdr>
    </w:div>
    <w:div w:id="1565608037">
      <w:marLeft w:val="480"/>
      <w:marRight w:val="0"/>
      <w:marTop w:val="0"/>
      <w:marBottom w:val="0"/>
      <w:divBdr>
        <w:top w:val="none" w:sz="0" w:space="0" w:color="auto"/>
        <w:left w:val="none" w:sz="0" w:space="0" w:color="auto"/>
        <w:bottom w:val="none" w:sz="0" w:space="0" w:color="auto"/>
        <w:right w:val="none" w:sz="0" w:space="0" w:color="auto"/>
      </w:divBdr>
    </w:div>
    <w:div w:id="1566183074">
      <w:marLeft w:val="640"/>
      <w:marRight w:val="0"/>
      <w:marTop w:val="0"/>
      <w:marBottom w:val="0"/>
      <w:divBdr>
        <w:top w:val="none" w:sz="0" w:space="0" w:color="auto"/>
        <w:left w:val="none" w:sz="0" w:space="0" w:color="auto"/>
        <w:bottom w:val="none" w:sz="0" w:space="0" w:color="auto"/>
        <w:right w:val="none" w:sz="0" w:space="0" w:color="auto"/>
      </w:divBdr>
    </w:div>
    <w:div w:id="1566836517">
      <w:marLeft w:val="640"/>
      <w:marRight w:val="0"/>
      <w:marTop w:val="0"/>
      <w:marBottom w:val="0"/>
      <w:divBdr>
        <w:top w:val="none" w:sz="0" w:space="0" w:color="auto"/>
        <w:left w:val="none" w:sz="0" w:space="0" w:color="auto"/>
        <w:bottom w:val="none" w:sz="0" w:space="0" w:color="auto"/>
        <w:right w:val="none" w:sz="0" w:space="0" w:color="auto"/>
      </w:divBdr>
    </w:div>
    <w:div w:id="1567177784">
      <w:marLeft w:val="640"/>
      <w:marRight w:val="0"/>
      <w:marTop w:val="0"/>
      <w:marBottom w:val="0"/>
      <w:divBdr>
        <w:top w:val="none" w:sz="0" w:space="0" w:color="auto"/>
        <w:left w:val="none" w:sz="0" w:space="0" w:color="auto"/>
        <w:bottom w:val="none" w:sz="0" w:space="0" w:color="auto"/>
        <w:right w:val="none" w:sz="0" w:space="0" w:color="auto"/>
      </w:divBdr>
    </w:div>
    <w:div w:id="1567230061">
      <w:marLeft w:val="480"/>
      <w:marRight w:val="0"/>
      <w:marTop w:val="0"/>
      <w:marBottom w:val="0"/>
      <w:divBdr>
        <w:top w:val="none" w:sz="0" w:space="0" w:color="auto"/>
        <w:left w:val="none" w:sz="0" w:space="0" w:color="auto"/>
        <w:bottom w:val="none" w:sz="0" w:space="0" w:color="auto"/>
        <w:right w:val="none" w:sz="0" w:space="0" w:color="auto"/>
      </w:divBdr>
    </w:div>
    <w:div w:id="1567302983">
      <w:marLeft w:val="640"/>
      <w:marRight w:val="0"/>
      <w:marTop w:val="0"/>
      <w:marBottom w:val="0"/>
      <w:divBdr>
        <w:top w:val="none" w:sz="0" w:space="0" w:color="auto"/>
        <w:left w:val="none" w:sz="0" w:space="0" w:color="auto"/>
        <w:bottom w:val="none" w:sz="0" w:space="0" w:color="auto"/>
        <w:right w:val="none" w:sz="0" w:space="0" w:color="auto"/>
      </w:divBdr>
    </w:div>
    <w:div w:id="1567566003">
      <w:marLeft w:val="640"/>
      <w:marRight w:val="0"/>
      <w:marTop w:val="0"/>
      <w:marBottom w:val="0"/>
      <w:divBdr>
        <w:top w:val="none" w:sz="0" w:space="0" w:color="auto"/>
        <w:left w:val="none" w:sz="0" w:space="0" w:color="auto"/>
        <w:bottom w:val="none" w:sz="0" w:space="0" w:color="auto"/>
        <w:right w:val="none" w:sz="0" w:space="0" w:color="auto"/>
      </w:divBdr>
    </w:div>
    <w:div w:id="1567837800">
      <w:marLeft w:val="640"/>
      <w:marRight w:val="0"/>
      <w:marTop w:val="0"/>
      <w:marBottom w:val="0"/>
      <w:divBdr>
        <w:top w:val="none" w:sz="0" w:space="0" w:color="auto"/>
        <w:left w:val="none" w:sz="0" w:space="0" w:color="auto"/>
        <w:bottom w:val="none" w:sz="0" w:space="0" w:color="auto"/>
        <w:right w:val="none" w:sz="0" w:space="0" w:color="auto"/>
      </w:divBdr>
    </w:div>
    <w:div w:id="1568685839">
      <w:marLeft w:val="640"/>
      <w:marRight w:val="0"/>
      <w:marTop w:val="0"/>
      <w:marBottom w:val="0"/>
      <w:divBdr>
        <w:top w:val="none" w:sz="0" w:space="0" w:color="auto"/>
        <w:left w:val="none" w:sz="0" w:space="0" w:color="auto"/>
        <w:bottom w:val="none" w:sz="0" w:space="0" w:color="auto"/>
        <w:right w:val="none" w:sz="0" w:space="0" w:color="auto"/>
      </w:divBdr>
    </w:div>
    <w:div w:id="1568954938">
      <w:marLeft w:val="640"/>
      <w:marRight w:val="0"/>
      <w:marTop w:val="0"/>
      <w:marBottom w:val="0"/>
      <w:divBdr>
        <w:top w:val="none" w:sz="0" w:space="0" w:color="auto"/>
        <w:left w:val="none" w:sz="0" w:space="0" w:color="auto"/>
        <w:bottom w:val="none" w:sz="0" w:space="0" w:color="auto"/>
        <w:right w:val="none" w:sz="0" w:space="0" w:color="auto"/>
      </w:divBdr>
    </w:div>
    <w:div w:id="1569656795">
      <w:marLeft w:val="640"/>
      <w:marRight w:val="0"/>
      <w:marTop w:val="0"/>
      <w:marBottom w:val="0"/>
      <w:divBdr>
        <w:top w:val="none" w:sz="0" w:space="0" w:color="auto"/>
        <w:left w:val="none" w:sz="0" w:space="0" w:color="auto"/>
        <w:bottom w:val="none" w:sz="0" w:space="0" w:color="auto"/>
        <w:right w:val="none" w:sz="0" w:space="0" w:color="auto"/>
      </w:divBdr>
    </w:div>
    <w:div w:id="1569732700">
      <w:marLeft w:val="640"/>
      <w:marRight w:val="0"/>
      <w:marTop w:val="0"/>
      <w:marBottom w:val="0"/>
      <w:divBdr>
        <w:top w:val="none" w:sz="0" w:space="0" w:color="auto"/>
        <w:left w:val="none" w:sz="0" w:space="0" w:color="auto"/>
        <w:bottom w:val="none" w:sz="0" w:space="0" w:color="auto"/>
        <w:right w:val="none" w:sz="0" w:space="0" w:color="auto"/>
      </w:divBdr>
    </w:div>
    <w:div w:id="1569993685">
      <w:marLeft w:val="640"/>
      <w:marRight w:val="0"/>
      <w:marTop w:val="0"/>
      <w:marBottom w:val="0"/>
      <w:divBdr>
        <w:top w:val="none" w:sz="0" w:space="0" w:color="auto"/>
        <w:left w:val="none" w:sz="0" w:space="0" w:color="auto"/>
        <w:bottom w:val="none" w:sz="0" w:space="0" w:color="auto"/>
        <w:right w:val="none" w:sz="0" w:space="0" w:color="auto"/>
      </w:divBdr>
    </w:div>
    <w:div w:id="1570337218">
      <w:bodyDiv w:val="1"/>
      <w:marLeft w:val="0"/>
      <w:marRight w:val="0"/>
      <w:marTop w:val="0"/>
      <w:marBottom w:val="0"/>
      <w:divBdr>
        <w:top w:val="none" w:sz="0" w:space="0" w:color="auto"/>
        <w:left w:val="none" w:sz="0" w:space="0" w:color="auto"/>
        <w:bottom w:val="none" w:sz="0" w:space="0" w:color="auto"/>
        <w:right w:val="none" w:sz="0" w:space="0" w:color="auto"/>
      </w:divBdr>
    </w:div>
    <w:div w:id="1570383583">
      <w:marLeft w:val="640"/>
      <w:marRight w:val="0"/>
      <w:marTop w:val="0"/>
      <w:marBottom w:val="0"/>
      <w:divBdr>
        <w:top w:val="none" w:sz="0" w:space="0" w:color="auto"/>
        <w:left w:val="none" w:sz="0" w:space="0" w:color="auto"/>
        <w:bottom w:val="none" w:sz="0" w:space="0" w:color="auto"/>
        <w:right w:val="none" w:sz="0" w:space="0" w:color="auto"/>
      </w:divBdr>
    </w:div>
    <w:div w:id="1570506187">
      <w:marLeft w:val="640"/>
      <w:marRight w:val="0"/>
      <w:marTop w:val="0"/>
      <w:marBottom w:val="0"/>
      <w:divBdr>
        <w:top w:val="none" w:sz="0" w:space="0" w:color="auto"/>
        <w:left w:val="none" w:sz="0" w:space="0" w:color="auto"/>
        <w:bottom w:val="none" w:sz="0" w:space="0" w:color="auto"/>
        <w:right w:val="none" w:sz="0" w:space="0" w:color="auto"/>
      </w:divBdr>
    </w:div>
    <w:div w:id="1571114583">
      <w:bodyDiv w:val="1"/>
      <w:marLeft w:val="0"/>
      <w:marRight w:val="0"/>
      <w:marTop w:val="0"/>
      <w:marBottom w:val="0"/>
      <w:divBdr>
        <w:top w:val="none" w:sz="0" w:space="0" w:color="auto"/>
        <w:left w:val="none" w:sz="0" w:space="0" w:color="auto"/>
        <w:bottom w:val="none" w:sz="0" w:space="0" w:color="auto"/>
        <w:right w:val="none" w:sz="0" w:space="0" w:color="auto"/>
      </w:divBdr>
      <w:divsChild>
        <w:div w:id="2705991">
          <w:marLeft w:val="480"/>
          <w:marRight w:val="0"/>
          <w:marTop w:val="0"/>
          <w:marBottom w:val="0"/>
          <w:divBdr>
            <w:top w:val="none" w:sz="0" w:space="0" w:color="auto"/>
            <w:left w:val="none" w:sz="0" w:space="0" w:color="auto"/>
            <w:bottom w:val="none" w:sz="0" w:space="0" w:color="auto"/>
            <w:right w:val="none" w:sz="0" w:space="0" w:color="auto"/>
          </w:divBdr>
        </w:div>
        <w:div w:id="3363210">
          <w:marLeft w:val="480"/>
          <w:marRight w:val="0"/>
          <w:marTop w:val="0"/>
          <w:marBottom w:val="0"/>
          <w:divBdr>
            <w:top w:val="none" w:sz="0" w:space="0" w:color="auto"/>
            <w:left w:val="none" w:sz="0" w:space="0" w:color="auto"/>
            <w:bottom w:val="none" w:sz="0" w:space="0" w:color="auto"/>
            <w:right w:val="none" w:sz="0" w:space="0" w:color="auto"/>
          </w:divBdr>
        </w:div>
        <w:div w:id="16127492">
          <w:marLeft w:val="480"/>
          <w:marRight w:val="0"/>
          <w:marTop w:val="0"/>
          <w:marBottom w:val="0"/>
          <w:divBdr>
            <w:top w:val="none" w:sz="0" w:space="0" w:color="auto"/>
            <w:left w:val="none" w:sz="0" w:space="0" w:color="auto"/>
            <w:bottom w:val="none" w:sz="0" w:space="0" w:color="auto"/>
            <w:right w:val="none" w:sz="0" w:space="0" w:color="auto"/>
          </w:divBdr>
        </w:div>
        <w:div w:id="33848693">
          <w:marLeft w:val="480"/>
          <w:marRight w:val="0"/>
          <w:marTop w:val="0"/>
          <w:marBottom w:val="0"/>
          <w:divBdr>
            <w:top w:val="none" w:sz="0" w:space="0" w:color="auto"/>
            <w:left w:val="none" w:sz="0" w:space="0" w:color="auto"/>
            <w:bottom w:val="none" w:sz="0" w:space="0" w:color="auto"/>
            <w:right w:val="none" w:sz="0" w:space="0" w:color="auto"/>
          </w:divBdr>
        </w:div>
        <w:div w:id="48773552">
          <w:marLeft w:val="480"/>
          <w:marRight w:val="0"/>
          <w:marTop w:val="0"/>
          <w:marBottom w:val="0"/>
          <w:divBdr>
            <w:top w:val="none" w:sz="0" w:space="0" w:color="auto"/>
            <w:left w:val="none" w:sz="0" w:space="0" w:color="auto"/>
            <w:bottom w:val="none" w:sz="0" w:space="0" w:color="auto"/>
            <w:right w:val="none" w:sz="0" w:space="0" w:color="auto"/>
          </w:divBdr>
        </w:div>
        <w:div w:id="67654973">
          <w:marLeft w:val="480"/>
          <w:marRight w:val="0"/>
          <w:marTop w:val="0"/>
          <w:marBottom w:val="0"/>
          <w:divBdr>
            <w:top w:val="none" w:sz="0" w:space="0" w:color="auto"/>
            <w:left w:val="none" w:sz="0" w:space="0" w:color="auto"/>
            <w:bottom w:val="none" w:sz="0" w:space="0" w:color="auto"/>
            <w:right w:val="none" w:sz="0" w:space="0" w:color="auto"/>
          </w:divBdr>
        </w:div>
        <w:div w:id="107966455">
          <w:marLeft w:val="480"/>
          <w:marRight w:val="0"/>
          <w:marTop w:val="0"/>
          <w:marBottom w:val="0"/>
          <w:divBdr>
            <w:top w:val="none" w:sz="0" w:space="0" w:color="auto"/>
            <w:left w:val="none" w:sz="0" w:space="0" w:color="auto"/>
            <w:bottom w:val="none" w:sz="0" w:space="0" w:color="auto"/>
            <w:right w:val="none" w:sz="0" w:space="0" w:color="auto"/>
          </w:divBdr>
        </w:div>
        <w:div w:id="133718316">
          <w:marLeft w:val="480"/>
          <w:marRight w:val="0"/>
          <w:marTop w:val="0"/>
          <w:marBottom w:val="0"/>
          <w:divBdr>
            <w:top w:val="none" w:sz="0" w:space="0" w:color="auto"/>
            <w:left w:val="none" w:sz="0" w:space="0" w:color="auto"/>
            <w:bottom w:val="none" w:sz="0" w:space="0" w:color="auto"/>
            <w:right w:val="none" w:sz="0" w:space="0" w:color="auto"/>
          </w:divBdr>
        </w:div>
        <w:div w:id="152766759">
          <w:marLeft w:val="480"/>
          <w:marRight w:val="0"/>
          <w:marTop w:val="0"/>
          <w:marBottom w:val="0"/>
          <w:divBdr>
            <w:top w:val="none" w:sz="0" w:space="0" w:color="auto"/>
            <w:left w:val="none" w:sz="0" w:space="0" w:color="auto"/>
            <w:bottom w:val="none" w:sz="0" w:space="0" w:color="auto"/>
            <w:right w:val="none" w:sz="0" w:space="0" w:color="auto"/>
          </w:divBdr>
        </w:div>
        <w:div w:id="159587048">
          <w:marLeft w:val="480"/>
          <w:marRight w:val="0"/>
          <w:marTop w:val="0"/>
          <w:marBottom w:val="0"/>
          <w:divBdr>
            <w:top w:val="none" w:sz="0" w:space="0" w:color="auto"/>
            <w:left w:val="none" w:sz="0" w:space="0" w:color="auto"/>
            <w:bottom w:val="none" w:sz="0" w:space="0" w:color="auto"/>
            <w:right w:val="none" w:sz="0" w:space="0" w:color="auto"/>
          </w:divBdr>
        </w:div>
        <w:div w:id="160387845">
          <w:marLeft w:val="480"/>
          <w:marRight w:val="0"/>
          <w:marTop w:val="0"/>
          <w:marBottom w:val="0"/>
          <w:divBdr>
            <w:top w:val="none" w:sz="0" w:space="0" w:color="auto"/>
            <w:left w:val="none" w:sz="0" w:space="0" w:color="auto"/>
            <w:bottom w:val="none" w:sz="0" w:space="0" w:color="auto"/>
            <w:right w:val="none" w:sz="0" w:space="0" w:color="auto"/>
          </w:divBdr>
        </w:div>
        <w:div w:id="166873490">
          <w:marLeft w:val="480"/>
          <w:marRight w:val="0"/>
          <w:marTop w:val="0"/>
          <w:marBottom w:val="0"/>
          <w:divBdr>
            <w:top w:val="none" w:sz="0" w:space="0" w:color="auto"/>
            <w:left w:val="none" w:sz="0" w:space="0" w:color="auto"/>
            <w:bottom w:val="none" w:sz="0" w:space="0" w:color="auto"/>
            <w:right w:val="none" w:sz="0" w:space="0" w:color="auto"/>
          </w:divBdr>
        </w:div>
        <w:div w:id="189220886">
          <w:marLeft w:val="480"/>
          <w:marRight w:val="0"/>
          <w:marTop w:val="0"/>
          <w:marBottom w:val="0"/>
          <w:divBdr>
            <w:top w:val="none" w:sz="0" w:space="0" w:color="auto"/>
            <w:left w:val="none" w:sz="0" w:space="0" w:color="auto"/>
            <w:bottom w:val="none" w:sz="0" w:space="0" w:color="auto"/>
            <w:right w:val="none" w:sz="0" w:space="0" w:color="auto"/>
          </w:divBdr>
        </w:div>
        <w:div w:id="256522581">
          <w:marLeft w:val="480"/>
          <w:marRight w:val="0"/>
          <w:marTop w:val="0"/>
          <w:marBottom w:val="0"/>
          <w:divBdr>
            <w:top w:val="none" w:sz="0" w:space="0" w:color="auto"/>
            <w:left w:val="none" w:sz="0" w:space="0" w:color="auto"/>
            <w:bottom w:val="none" w:sz="0" w:space="0" w:color="auto"/>
            <w:right w:val="none" w:sz="0" w:space="0" w:color="auto"/>
          </w:divBdr>
        </w:div>
        <w:div w:id="264315112">
          <w:marLeft w:val="480"/>
          <w:marRight w:val="0"/>
          <w:marTop w:val="0"/>
          <w:marBottom w:val="0"/>
          <w:divBdr>
            <w:top w:val="none" w:sz="0" w:space="0" w:color="auto"/>
            <w:left w:val="none" w:sz="0" w:space="0" w:color="auto"/>
            <w:bottom w:val="none" w:sz="0" w:space="0" w:color="auto"/>
            <w:right w:val="none" w:sz="0" w:space="0" w:color="auto"/>
          </w:divBdr>
        </w:div>
        <w:div w:id="266693171">
          <w:marLeft w:val="480"/>
          <w:marRight w:val="0"/>
          <w:marTop w:val="0"/>
          <w:marBottom w:val="0"/>
          <w:divBdr>
            <w:top w:val="none" w:sz="0" w:space="0" w:color="auto"/>
            <w:left w:val="none" w:sz="0" w:space="0" w:color="auto"/>
            <w:bottom w:val="none" w:sz="0" w:space="0" w:color="auto"/>
            <w:right w:val="none" w:sz="0" w:space="0" w:color="auto"/>
          </w:divBdr>
        </w:div>
        <w:div w:id="293633332">
          <w:marLeft w:val="480"/>
          <w:marRight w:val="0"/>
          <w:marTop w:val="0"/>
          <w:marBottom w:val="0"/>
          <w:divBdr>
            <w:top w:val="none" w:sz="0" w:space="0" w:color="auto"/>
            <w:left w:val="none" w:sz="0" w:space="0" w:color="auto"/>
            <w:bottom w:val="none" w:sz="0" w:space="0" w:color="auto"/>
            <w:right w:val="none" w:sz="0" w:space="0" w:color="auto"/>
          </w:divBdr>
        </w:div>
        <w:div w:id="420415035">
          <w:marLeft w:val="480"/>
          <w:marRight w:val="0"/>
          <w:marTop w:val="0"/>
          <w:marBottom w:val="0"/>
          <w:divBdr>
            <w:top w:val="none" w:sz="0" w:space="0" w:color="auto"/>
            <w:left w:val="none" w:sz="0" w:space="0" w:color="auto"/>
            <w:bottom w:val="none" w:sz="0" w:space="0" w:color="auto"/>
            <w:right w:val="none" w:sz="0" w:space="0" w:color="auto"/>
          </w:divBdr>
        </w:div>
        <w:div w:id="441148623">
          <w:marLeft w:val="480"/>
          <w:marRight w:val="0"/>
          <w:marTop w:val="0"/>
          <w:marBottom w:val="0"/>
          <w:divBdr>
            <w:top w:val="none" w:sz="0" w:space="0" w:color="auto"/>
            <w:left w:val="none" w:sz="0" w:space="0" w:color="auto"/>
            <w:bottom w:val="none" w:sz="0" w:space="0" w:color="auto"/>
            <w:right w:val="none" w:sz="0" w:space="0" w:color="auto"/>
          </w:divBdr>
        </w:div>
        <w:div w:id="486870003">
          <w:marLeft w:val="480"/>
          <w:marRight w:val="0"/>
          <w:marTop w:val="0"/>
          <w:marBottom w:val="0"/>
          <w:divBdr>
            <w:top w:val="none" w:sz="0" w:space="0" w:color="auto"/>
            <w:left w:val="none" w:sz="0" w:space="0" w:color="auto"/>
            <w:bottom w:val="none" w:sz="0" w:space="0" w:color="auto"/>
            <w:right w:val="none" w:sz="0" w:space="0" w:color="auto"/>
          </w:divBdr>
        </w:div>
        <w:div w:id="494880055">
          <w:marLeft w:val="480"/>
          <w:marRight w:val="0"/>
          <w:marTop w:val="0"/>
          <w:marBottom w:val="0"/>
          <w:divBdr>
            <w:top w:val="none" w:sz="0" w:space="0" w:color="auto"/>
            <w:left w:val="none" w:sz="0" w:space="0" w:color="auto"/>
            <w:bottom w:val="none" w:sz="0" w:space="0" w:color="auto"/>
            <w:right w:val="none" w:sz="0" w:space="0" w:color="auto"/>
          </w:divBdr>
        </w:div>
        <w:div w:id="535778579">
          <w:marLeft w:val="480"/>
          <w:marRight w:val="0"/>
          <w:marTop w:val="0"/>
          <w:marBottom w:val="0"/>
          <w:divBdr>
            <w:top w:val="none" w:sz="0" w:space="0" w:color="auto"/>
            <w:left w:val="none" w:sz="0" w:space="0" w:color="auto"/>
            <w:bottom w:val="none" w:sz="0" w:space="0" w:color="auto"/>
            <w:right w:val="none" w:sz="0" w:space="0" w:color="auto"/>
          </w:divBdr>
        </w:div>
        <w:div w:id="547691419">
          <w:marLeft w:val="480"/>
          <w:marRight w:val="0"/>
          <w:marTop w:val="0"/>
          <w:marBottom w:val="0"/>
          <w:divBdr>
            <w:top w:val="none" w:sz="0" w:space="0" w:color="auto"/>
            <w:left w:val="none" w:sz="0" w:space="0" w:color="auto"/>
            <w:bottom w:val="none" w:sz="0" w:space="0" w:color="auto"/>
            <w:right w:val="none" w:sz="0" w:space="0" w:color="auto"/>
          </w:divBdr>
        </w:div>
        <w:div w:id="551305638">
          <w:marLeft w:val="480"/>
          <w:marRight w:val="0"/>
          <w:marTop w:val="0"/>
          <w:marBottom w:val="0"/>
          <w:divBdr>
            <w:top w:val="none" w:sz="0" w:space="0" w:color="auto"/>
            <w:left w:val="none" w:sz="0" w:space="0" w:color="auto"/>
            <w:bottom w:val="none" w:sz="0" w:space="0" w:color="auto"/>
            <w:right w:val="none" w:sz="0" w:space="0" w:color="auto"/>
          </w:divBdr>
        </w:div>
        <w:div w:id="610476018">
          <w:marLeft w:val="480"/>
          <w:marRight w:val="0"/>
          <w:marTop w:val="0"/>
          <w:marBottom w:val="0"/>
          <w:divBdr>
            <w:top w:val="none" w:sz="0" w:space="0" w:color="auto"/>
            <w:left w:val="none" w:sz="0" w:space="0" w:color="auto"/>
            <w:bottom w:val="none" w:sz="0" w:space="0" w:color="auto"/>
            <w:right w:val="none" w:sz="0" w:space="0" w:color="auto"/>
          </w:divBdr>
        </w:div>
        <w:div w:id="620915771">
          <w:marLeft w:val="480"/>
          <w:marRight w:val="0"/>
          <w:marTop w:val="0"/>
          <w:marBottom w:val="0"/>
          <w:divBdr>
            <w:top w:val="none" w:sz="0" w:space="0" w:color="auto"/>
            <w:left w:val="none" w:sz="0" w:space="0" w:color="auto"/>
            <w:bottom w:val="none" w:sz="0" w:space="0" w:color="auto"/>
            <w:right w:val="none" w:sz="0" w:space="0" w:color="auto"/>
          </w:divBdr>
        </w:div>
        <w:div w:id="625890983">
          <w:marLeft w:val="480"/>
          <w:marRight w:val="0"/>
          <w:marTop w:val="0"/>
          <w:marBottom w:val="0"/>
          <w:divBdr>
            <w:top w:val="none" w:sz="0" w:space="0" w:color="auto"/>
            <w:left w:val="none" w:sz="0" w:space="0" w:color="auto"/>
            <w:bottom w:val="none" w:sz="0" w:space="0" w:color="auto"/>
            <w:right w:val="none" w:sz="0" w:space="0" w:color="auto"/>
          </w:divBdr>
        </w:div>
        <w:div w:id="637803352">
          <w:marLeft w:val="480"/>
          <w:marRight w:val="0"/>
          <w:marTop w:val="0"/>
          <w:marBottom w:val="0"/>
          <w:divBdr>
            <w:top w:val="none" w:sz="0" w:space="0" w:color="auto"/>
            <w:left w:val="none" w:sz="0" w:space="0" w:color="auto"/>
            <w:bottom w:val="none" w:sz="0" w:space="0" w:color="auto"/>
            <w:right w:val="none" w:sz="0" w:space="0" w:color="auto"/>
          </w:divBdr>
        </w:div>
        <w:div w:id="664170894">
          <w:marLeft w:val="480"/>
          <w:marRight w:val="0"/>
          <w:marTop w:val="0"/>
          <w:marBottom w:val="0"/>
          <w:divBdr>
            <w:top w:val="none" w:sz="0" w:space="0" w:color="auto"/>
            <w:left w:val="none" w:sz="0" w:space="0" w:color="auto"/>
            <w:bottom w:val="none" w:sz="0" w:space="0" w:color="auto"/>
            <w:right w:val="none" w:sz="0" w:space="0" w:color="auto"/>
          </w:divBdr>
        </w:div>
        <w:div w:id="664745828">
          <w:marLeft w:val="480"/>
          <w:marRight w:val="0"/>
          <w:marTop w:val="0"/>
          <w:marBottom w:val="0"/>
          <w:divBdr>
            <w:top w:val="none" w:sz="0" w:space="0" w:color="auto"/>
            <w:left w:val="none" w:sz="0" w:space="0" w:color="auto"/>
            <w:bottom w:val="none" w:sz="0" w:space="0" w:color="auto"/>
            <w:right w:val="none" w:sz="0" w:space="0" w:color="auto"/>
          </w:divBdr>
        </w:div>
        <w:div w:id="680864125">
          <w:marLeft w:val="480"/>
          <w:marRight w:val="0"/>
          <w:marTop w:val="0"/>
          <w:marBottom w:val="0"/>
          <w:divBdr>
            <w:top w:val="none" w:sz="0" w:space="0" w:color="auto"/>
            <w:left w:val="none" w:sz="0" w:space="0" w:color="auto"/>
            <w:bottom w:val="none" w:sz="0" w:space="0" w:color="auto"/>
            <w:right w:val="none" w:sz="0" w:space="0" w:color="auto"/>
          </w:divBdr>
        </w:div>
        <w:div w:id="717512926">
          <w:marLeft w:val="480"/>
          <w:marRight w:val="0"/>
          <w:marTop w:val="0"/>
          <w:marBottom w:val="0"/>
          <w:divBdr>
            <w:top w:val="none" w:sz="0" w:space="0" w:color="auto"/>
            <w:left w:val="none" w:sz="0" w:space="0" w:color="auto"/>
            <w:bottom w:val="none" w:sz="0" w:space="0" w:color="auto"/>
            <w:right w:val="none" w:sz="0" w:space="0" w:color="auto"/>
          </w:divBdr>
        </w:div>
        <w:div w:id="737634619">
          <w:marLeft w:val="480"/>
          <w:marRight w:val="0"/>
          <w:marTop w:val="0"/>
          <w:marBottom w:val="0"/>
          <w:divBdr>
            <w:top w:val="none" w:sz="0" w:space="0" w:color="auto"/>
            <w:left w:val="none" w:sz="0" w:space="0" w:color="auto"/>
            <w:bottom w:val="none" w:sz="0" w:space="0" w:color="auto"/>
            <w:right w:val="none" w:sz="0" w:space="0" w:color="auto"/>
          </w:divBdr>
        </w:div>
        <w:div w:id="760107580">
          <w:marLeft w:val="480"/>
          <w:marRight w:val="0"/>
          <w:marTop w:val="0"/>
          <w:marBottom w:val="0"/>
          <w:divBdr>
            <w:top w:val="none" w:sz="0" w:space="0" w:color="auto"/>
            <w:left w:val="none" w:sz="0" w:space="0" w:color="auto"/>
            <w:bottom w:val="none" w:sz="0" w:space="0" w:color="auto"/>
            <w:right w:val="none" w:sz="0" w:space="0" w:color="auto"/>
          </w:divBdr>
        </w:div>
        <w:div w:id="772169012">
          <w:marLeft w:val="480"/>
          <w:marRight w:val="0"/>
          <w:marTop w:val="0"/>
          <w:marBottom w:val="0"/>
          <w:divBdr>
            <w:top w:val="none" w:sz="0" w:space="0" w:color="auto"/>
            <w:left w:val="none" w:sz="0" w:space="0" w:color="auto"/>
            <w:bottom w:val="none" w:sz="0" w:space="0" w:color="auto"/>
            <w:right w:val="none" w:sz="0" w:space="0" w:color="auto"/>
          </w:divBdr>
        </w:div>
        <w:div w:id="798456564">
          <w:marLeft w:val="480"/>
          <w:marRight w:val="0"/>
          <w:marTop w:val="0"/>
          <w:marBottom w:val="0"/>
          <w:divBdr>
            <w:top w:val="none" w:sz="0" w:space="0" w:color="auto"/>
            <w:left w:val="none" w:sz="0" w:space="0" w:color="auto"/>
            <w:bottom w:val="none" w:sz="0" w:space="0" w:color="auto"/>
            <w:right w:val="none" w:sz="0" w:space="0" w:color="auto"/>
          </w:divBdr>
        </w:div>
        <w:div w:id="850218282">
          <w:marLeft w:val="480"/>
          <w:marRight w:val="0"/>
          <w:marTop w:val="0"/>
          <w:marBottom w:val="0"/>
          <w:divBdr>
            <w:top w:val="none" w:sz="0" w:space="0" w:color="auto"/>
            <w:left w:val="none" w:sz="0" w:space="0" w:color="auto"/>
            <w:bottom w:val="none" w:sz="0" w:space="0" w:color="auto"/>
            <w:right w:val="none" w:sz="0" w:space="0" w:color="auto"/>
          </w:divBdr>
        </w:div>
        <w:div w:id="903177873">
          <w:marLeft w:val="480"/>
          <w:marRight w:val="0"/>
          <w:marTop w:val="0"/>
          <w:marBottom w:val="0"/>
          <w:divBdr>
            <w:top w:val="none" w:sz="0" w:space="0" w:color="auto"/>
            <w:left w:val="none" w:sz="0" w:space="0" w:color="auto"/>
            <w:bottom w:val="none" w:sz="0" w:space="0" w:color="auto"/>
            <w:right w:val="none" w:sz="0" w:space="0" w:color="auto"/>
          </w:divBdr>
        </w:div>
        <w:div w:id="911310339">
          <w:marLeft w:val="480"/>
          <w:marRight w:val="0"/>
          <w:marTop w:val="0"/>
          <w:marBottom w:val="0"/>
          <w:divBdr>
            <w:top w:val="none" w:sz="0" w:space="0" w:color="auto"/>
            <w:left w:val="none" w:sz="0" w:space="0" w:color="auto"/>
            <w:bottom w:val="none" w:sz="0" w:space="0" w:color="auto"/>
            <w:right w:val="none" w:sz="0" w:space="0" w:color="auto"/>
          </w:divBdr>
        </w:div>
        <w:div w:id="911694550">
          <w:marLeft w:val="480"/>
          <w:marRight w:val="0"/>
          <w:marTop w:val="0"/>
          <w:marBottom w:val="0"/>
          <w:divBdr>
            <w:top w:val="none" w:sz="0" w:space="0" w:color="auto"/>
            <w:left w:val="none" w:sz="0" w:space="0" w:color="auto"/>
            <w:bottom w:val="none" w:sz="0" w:space="0" w:color="auto"/>
            <w:right w:val="none" w:sz="0" w:space="0" w:color="auto"/>
          </w:divBdr>
        </w:div>
        <w:div w:id="1003822630">
          <w:marLeft w:val="480"/>
          <w:marRight w:val="0"/>
          <w:marTop w:val="0"/>
          <w:marBottom w:val="0"/>
          <w:divBdr>
            <w:top w:val="none" w:sz="0" w:space="0" w:color="auto"/>
            <w:left w:val="none" w:sz="0" w:space="0" w:color="auto"/>
            <w:bottom w:val="none" w:sz="0" w:space="0" w:color="auto"/>
            <w:right w:val="none" w:sz="0" w:space="0" w:color="auto"/>
          </w:divBdr>
        </w:div>
        <w:div w:id="1017075662">
          <w:marLeft w:val="480"/>
          <w:marRight w:val="0"/>
          <w:marTop w:val="0"/>
          <w:marBottom w:val="0"/>
          <w:divBdr>
            <w:top w:val="none" w:sz="0" w:space="0" w:color="auto"/>
            <w:left w:val="none" w:sz="0" w:space="0" w:color="auto"/>
            <w:bottom w:val="none" w:sz="0" w:space="0" w:color="auto"/>
            <w:right w:val="none" w:sz="0" w:space="0" w:color="auto"/>
          </w:divBdr>
        </w:div>
        <w:div w:id="1038312469">
          <w:marLeft w:val="480"/>
          <w:marRight w:val="0"/>
          <w:marTop w:val="0"/>
          <w:marBottom w:val="0"/>
          <w:divBdr>
            <w:top w:val="none" w:sz="0" w:space="0" w:color="auto"/>
            <w:left w:val="none" w:sz="0" w:space="0" w:color="auto"/>
            <w:bottom w:val="none" w:sz="0" w:space="0" w:color="auto"/>
            <w:right w:val="none" w:sz="0" w:space="0" w:color="auto"/>
          </w:divBdr>
        </w:div>
        <w:div w:id="1039403272">
          <w:marLeft w:val="480"/>
          <w:marRight w:val="0"/>
          <w:marTop w:val="0"/>
          <w:marBottom w:val="0"/>
          <w:divBdr>
            <w:top w:val="none" w:sz="0" w:space="0" w:color="auto"/>
            <w:left w:val="none" w:sz="0" w:space="0" w:color="auto"/>
            <w:bottom w:val="none" w:sz="0" w:space="0" w:color="auto"/>
            <w:right w:val="none" w:sz="0" w:space="0" w:color="auto"/>
          </w:divBdr>
        </w:div>
        <w:div w:id="1062021985">
          <w:marLeft w:val="480"/>
          <w:marRight w:val="0"/>
          <w:marTop w:val="0"/>
          <w:marBottom w:val="0"/>
          <w:divBdr>
            <w:top w:val="none" w:sz="0" w:space="0" w:color="auto"/>
            <w:left w:val="none" w:sz="0" w:space="0" w:color="auto"/>
            <w:bottom w:val="none" w:sz="0" w:space="0" w:color="auto"/>
            <w:right w:val="none" w:sz="0" w:space="0" w:color="auto"/>
          </w:divBdr>
        </w:div>
        <w:div w:id="1072586347">
          <w:marLeft w:val="480"/>
          <w:marRight w:val="0"/>
          <w:marTop w:val="0"/>
          <w:marBottom w:val="0"/>
          <w:divBdr>
            <w:top w:val="none" w:sz="0" w:space="0" w:color="auto"/>
            <w:left w:val="none" w:sz="0" w:space="0" w:color="auto"/>
            <w:bottom w:val="none" w:sz="0" w:space="0" w:color="auto"/>
            <w:right w:val="none" w:sz="0" w:space="0" w:color="auto"/>
          </w:divBdr>
        </w:div>
        <w:div w:id="1076249441">
          <w:marLeft w:val="480"/>
          <w:marRight w:val="0"/>
          <w:marTop w:val="0"/>
          <w:marBottom w:val="0"/>
          <w:divBdr>
            <w:top w:val="none" w:sz="0" w:space="0" w:color="auto"/>
            <w:left w:val="none" w:sz="0" w:space="0" w:color="auto"/>
            <w:bottom w:val="none" w:sz="0" w:space="0" w:color="auto"/>
            <w:right w:val="none" w:sz="0" w:space="0" w:color="auto"/>
          </w:divBdr>
        </w:div>
        <w:div w:id="1076824142">
          <w:marLeft w:val="480"/>
          <w:marRight w:val="0"/>
          <w:marTop w:val="0"/>
          <w:marBottom w:val="0"/>
          <w:divBdr>
            <w:top w:val="none" w:sz="0" w:space="0" w:color="auto"/>
            <w:left w:val="none" w:sz="0" w:space="0" w:color="auto"/>
            <w:bottom w:val="none" w:sz="0" w:space="0" w:color="auto"/>
            <w:right w:val="none" w:sz="0" w:space="0" w:color="auto"/>
          </w:divBdr>
        </w:div>
        <w:div w:id="1085614266">
          <w:marLeft w:val="480"/>
          <w:marRight w:val="0"/>
          <w:marTop w:val="0"/>
          <w:marBottom w:val="0"/>
          <w:divBdr>
            <w:top w:val="none" w:sz="0" w:space="0" w:color="auto"/>
            <w:left w:val="none" w:sz="0" w:space="0" w:color="auto"/>
            <w:bottom w:val="none" w:sz="0" w:space="0" w:color="auto"/>
            <w:right w:val="none" w:sz="0" w:space="0" w:color="auto"/>
          </w:divBdr>
        </w:div>
        <w:div w:id="1162237578">
          <w:marLeft w:val="480"/>
          <w:marRight w:val="0"/>
          <w:marTop w:val="0"/>
          <w:marBottom w:val="0"/>
          <w:divBdr>
            <w:top w:val="none" w:sz="0" w:space="0" w:color="auto"/>
            <w:left w:val="none" w:sz="0" w:space="0" w:color="auto"/>
            <w:bottom w:val="none" w:sz="0" w:space="0" w:color="auto"/>
            <w:right w:val="none" w:sz="0" w:space="0" w:color="auto"/>
          </w:divBdr>
        </w:div>
        <w:div w:id="1169324372">
          <w:marLeft w:val="480"/>
          <w:marRight w:val="0"/>
          <w:marTop w:val="0"/>
          <w:marBottom w:val="0"/>
          <w:divBdr>
            <w:top w:val="none" w:sz="0" w:space="0" w:color="auto"/>
            <w:left w:val="none" w:sz="0" w:space="0" w:color="auto"/>
            <w:bottom w:val="none" w:sz="0" w:space="0" w:color="auto"/>
            <w:right w:val="none" w:sz="0" w:space="0" w:color="auto"/>
          </w:divBdr>
        </w:div>
        <w:div w:id="1179541191">
          <w:marLeft w:val="480"/>
          <w:marRight w:val="0"/>
          <w:marTop w:val="0"/>
          <w:marBottom w:val="0"/>
          <w:divBdr>
            <w:top w:val="none" w:sz="0" w:space="0" w:color="auto"/>
            <w:left w:val="none" w:sz="0" w:space="0" w:color="auto"/>
            <w:bottom w:val="none" w:sz="0" w:space="0" w:color="auto"/>
            <w:right w:val="none" w:sz="0" w:space="0" w:color="auto"/>
          </w:divBdr>
        </w:div>
        <w:div w:id="1200583522">
          <w:marLeft w:val="480"/>
          <w:marRight w:val="0"/>
          <w:marTop w:val="0"/>
          <w:marBottom w:val="0"/>
          <w:divBdr>
            <w:top w:val="none" w:sz="0" w:space="0" w:color="auto"/>
            <w:left w:val="none" w:sz="0" w:space="0" w:color="auto"/>
            <w:bottom w:val="none" w:sz="0" w:space="0" w:color="auto"/>
            <w:right w:val="none" w:sz="0" w:space="0" w:color="auto"/>
          </w:divBdr>
        </w:div>
        <w:div w:id="1231159739">
          <w:marLeft w:val="480"/>
          <w:marRight w:val="0"/>
          <w:marTop w:val="0"/>
          <w:marBottom w:val="0"/>
          <w:divBdr>
            <w:top w:val="none" w:sz="0" w:space="0" w:color="auto"/>
            <w:left w:val="none" w:sz="0" w:space="0" w:color="auto"/>
            <w:bottom w:val="none" w:sz="0" w:space="0" w:color="auto"/>
            <w:right w:val="none" w:sz="0" w:space="0" w:color="auto"/>
          </w:divBdr>
        </w:div>
        <w:div w:id="1247694021">
          <w:marLeft w:val="480"/>
          <w:marRight w:val="0"/>
          <w:marTop w:val="0"/>
          <w:marBottom w:val="0"/>
          <w:divBdr>
            <w:top w:val="none" w:sz="0" w:space="0" w:color="auto"/>
            <w:left w:val="none" w:sz="0" w:space="0" w:color="auto"/>
            <w:bottom w:val="none" w:sz="0" w:space="0" w:color="auto"/>
            <w:right w:val="none" w:sz="0" w:space="0" w:color="auto"/>
          </w:divBdr>
        </w:div>
        <w:div w:id="1247808160">
          <w:marLeft w:val="480"/>
          <w:marRight w:val="0"/>
          <w:marTop w:val="0"/>
          <w:marBottom w:val="0"/>
          <w:divBdr>
            <w:top w:val="none" w:sz="0" w:space="0" w:color="auto"/>
            <w:left w:val="none" w:sz="0" w:space="0" w:color="auto"/>
            <w:bottom w:val="none" w:sz="0" w:space="0" w:color="auto"/>
            <w:right w:val="none" w:sz="0" w:space="0" w:color="auto"/>
          </w:divBdr>
        </w:div>
        <w:div w:id="1282541191">
          <w:marLeft w:val="480"/>
          <w:marRight w:val="0"/>
          <w:marTop w:val="0"/>
          <w:marBottom w:val="0"/>
          <w:divBdr>
            <w:top w:val="none" w:sz="0" w:space="0" w:color="auto"/>
            <w:left w:val="none" w:sz="0" w:space="0" w:color="auto"/>
            <w:bottom w:val="none" w:sz="0" w:space="0" w:color="auto"/>
            <w:right w:val="none" w:sz="0" w:space="0" w:color="auto"/>
          </w:divBdr>
        </w:div>
        <w:div w:id="1284578517">
          <w:marLeft w:val="480"/>
          <w:marRight w:val="0"/>
          <w:marTop w:val="0"/>
          <w:marBottom w:val="0"/>
          <w:divBdr>
            <w:top w:val="none" w:sz="0" w:space="0" w:color="auto"/>
            <w:left w:val="none" w:sz="0" w:space="0" w:color="auto"/>
            <w:bottom w:val="none" w:sz="0" w:space="0" w:color="auto"/>
            <w:right w:val="none" w:sz="0" w:space="0" w:color="auto"/>
          </w:divBdr>
        </w:div>
        <w:div w:id="1306932960">
          <w:marLeft w:val="480"/>
          <w:marRight w:val="0"/>
          <w:marTop w:val="0"/>
          <w:marBottom w:val="0"/>
          <w:divBdr>
            <w:top w:val="none" w:sz="0" w:space="0" w:color="auto"/>
            <w:left w:val="none" w:sz="0" w:space="0" w:color="auto"/>
            <w:bottom w:val="none" w:sz="0" w:space="0" w:color="auto"/>
            <w:right w:val="none" w:sz="0" w:space="0" w:color="auto"/>
          </w:divBdr>
        </w:div>
        <w:div w:id="1318605298">
          <w:marLeft w:val="480"/>
          <w:marRight w:val="0"/>
          <w:marTop w:val="0"/>
          <w:marBottom w:val="0"/>
          <w:divBdr>
            <w:top w:val="none" w:sz="0" w:space="0" w:color="auto"/>
            <w:left w:val="none" w:sz="0" w:space="0" w:color="auto"/>
            <w:bottom w:val="none" w:sz="0" w:space="0" w:color="auto"/>
            <w:right w:val="none" w:sz="0" w:space="0" w:color="auto"/>
          </w:divBdr>
        </w:div>
        <w:div w:id="1355810268">
          <w:marLeft w:val="480"/>
          <w:marRight w:val="0"/>
          <w:marTop w:val="0"/>
          <w:marBottom w:val="0"/>
          <w:divBdr>
            <w:top w:val="none" w:sz="0" w:space="0" w:color="auto"/>
            <w:left w:val="none" w:sz="0" w:space="0" w:color="auto"/>
            <w:bottom w:val="none" w:sz="0" w:space="0" w:color="auto"/>
            <w:right w:val="none" w:sz="0" w:space="0" w:color="auto"/>
          </w:divBdr>
        </w:div>
        <w:div w:id="1370034929">
          <w:marLeft w:val="480"/>
          <w:marRight w:val="0"/>
          <w:marTop w:val="0"/>
          <w:marBottom w:val="0"/>
          <w:divBdr>
            <w:top w:val="none" w:sz="0" w:space="0" w:color="auto"/>
            <w:left w:val="none" w:sz="0" w:space="0" w:color="auto"/>
            <w:bottom w:val="none" w:sz="0" w:space="0" w:color="auto"/>
            <w:right w:val="none" w:sz="0" w:space="0" w:color="auto"/>
          </w:divBdr>
        </w:div>
        <w:div w:id="1411349875">
          <w:marLeft w:val="480"/>
          <w:marRight w:val="0"/>
          <w:marTop w:val="0"/>
          <w:marBottom w:val="0"/>
          <w:divBdr>
            <w:top w:val="none" w:sz="0" w:space="0" w:color="auto"/>
            <w:left w:val="none" w:sz="0" w:space="0" w:color="auto"/>
            <w:bottom w:val="none" w:sz="0" w:space="0" w:color="auto"/>
            <w:right w:val="none" w:sz="0" w:space="0" w:color="auto"/>
          </w:divBdr>
        </w:div>
        <w:div w:id="1411658378">
          <w:marLeft w:val="480"/>
          <w:marRight w:val="0"/>
          <w:marTop w:val="0"/>
          <w:marBottom w:val="0"/>
          <w:divBdr>
            <w:top w:val="none" w:sz="0" w:space="0" w:color="auto"/>
            <w:left w:val="none" w:sz="0" w:space="0" w:color="auto"/>
            <w:bottom w:val="none" w:sz="0" w:space="0" w:color="auto"/>
            <w:right w:val="none" w:sz="0" w:space="0" w:color="auto"/>
          </w:divBdr>
        </w:div>
        <w:div w:id="1471752633">
          <w:marLeft w:val="480"/>
          <w:marRight w:val="0"/>
          <w:marTop w:val="0"/>
          <w:marBottom w:val="0"/>
          <w:divBdr>
            <w:top w:val="none" w:sz="0" w:space="0" w:color="auto"/>
            <w:left w:val="none" w:sz="0" w:space="0" w:color="auto"/>
            <w:bottom w:val="none" w:sz="0" w:space="0" w:color="auto"/>
            <w:right w:val="none" w:sz="0" w:space="0" w:color="auto"/>
          </w:divBdr>
        </w:div>
        <w:div w:id="1493763214">
          <w:marLeft w:val="480"/>
          <w:marRight w:val="0"/>
          <w:marTop w:val="0"/>
          <w:marBottom w:val="0"/>
          <w:divBdr>
            <w:top w:val="none" w:sz="0" w:space="0" w:color="auto"/>
            <w:left w:val="none" w:sz="0" w:space="0" w:color="auto"/>
            <w:bottom w:val="none" w:sz="0" w:space="0" w:color="auto"/>
            <w:right w:val="none" w:sz="0" w:space="0" w:color="auto"/>
          </w:divBdr>
        </w:div>
        <w:div w:id="1503277358">
          <w:marLeft w:val="480"/>
          <w:marRight w:val="0"/>
          <w:marTop w:val="0"/>
          <w:marBottom w:val="0"/>
          <w:divBdr>
            <w:top w:val="none" w:sz="0" w:space="0" w:color="auto"/>
            <w:left w:val="none" w:sz="0" w:space="0" w:color="auto"/>
            <w:bottom w:val="none" w:sz="0" w:space="0" w:color="auto"/>
            <w:right w:val="none" w:sz="0" w:space="0" w:color="auto"/>
          </w:divBdr>
        </w:div>
        <w:div w:id="1527258763">
          <w:marLeft w:val="480"/>
          <w:marRight w:val="0"/>
          <w:marTop w:val="0"/>
          <w:marBottom w:val="0"/>
          <w:divBdr>
            <w:top w:val="none" w:sz="0" w:space="0" w:color="auto"/>
            <w:left w:val="none" w:sz="0" w:space="0" w:color="auto"/>
            <w:bottom w:val="none" w:sz="0" w:space="0" w:color="auto"/>
            <w:right w:val="none" w:sz="0" w:space="0" w:color="auto"/>
          </w:divBdr>
        </w:div>
        <w:div w:id="1543667300">
          <w:marLeft w:val="480"/>
          <w:marRight w:val="0"/>
          <w:marTop w:val="0"/>
          <w:marBottom w:val="0"/>
          <w:divBdr>
            <w:top w:val="none" w:sz="0" w:space="0" w:color="auto"/>
            <w:left w:val="none" w:sz="0" w:space="0" w:color="auto"/>
            <w:bottom w:val="none" w:sz="0" w:space="0" w:color="auto"/>
            <w:right w:val="none" w:sz="0" w:space="0" w:color="auto"/>
          </w:divBdr>
        </w:div>
        <w:div w:id="1625891444">
          <w:marLeft w:val="480"/>
          <w:marRight w:val="0"/>
          <w:marTop w:val="0"/>
          <w:marBottom w:val="0"/>
          <w:divBdr>
            <w:top w:val="none" w:sz="0" w:space="0" w:color="auto"/>
            <w:left w:val="none" w:sz="0" w:space="0" w:color="auto"/>
            <w:bottom w:val="none" w:sz="0" w:space="0" w:color="auto"/>
            <w:right w:val="none" w:sz="0" w:space="0" w:color="auto"/>
          </w:divBdr>
        </w:div>
        <w:div w:id="1654019796">
          <w:marLeft w:val="480"/>
          <w:marRight w:val="0"/>
          <w:marTop w:val="0"/>
          <w:marBottom w:val="0"/>
          <w:divBdr>
            <w:top w:val="none" w:sz="0" w:space="0" w:color="auto"/>
            <w:left w:val="none" w:sz="0" w:space="0" w:color="auto"/>
            <w:bottom w:val="none" w:sz="0" w:space="0" w:color="auto"/>
            <w:right w:val="none" w:sz="0" w:space="0" w:color="auto"/>
          </w:divBdr>
        </w:div>
        <w:div w:id="1679842127">
          <w:marLeft w:val="480"/>
          <w:marRight w:val="0"/>
          <w:marTop w:val="0"/>
          <w:marBottom w:val="0"/>
          <w:divBdr>
            <w:top w:val="none" w:sz="0" w:space="0" w:color="auto"/>
            <w:left w:val="none" w:sz="0" w:space="0" w:color="auto"/>
            <w:bottom w:val="none" w:sz="0" w:space="0" w:color="auto"/>
            <w:right w:val="none" w:sz="0" w:space="0" w:color="auto"/>
          </w:divBdr>
        </w:div>
        <w:div w:id="1707562015">
          <w:marLeft w:val="480"/>
          <w:marRight w:val="0"/>
          <w:marTop w:val="0"/>
          <w:marBottom w:val="0"/>
          <w:divBdr>
            <w:top w:val="none" w:sz="0" w:space="0" w:color="auto"/>
            <w:left w:val="none" w:sz="0" w:space="0" w:color="auto"/>
            <w:bottom w:val="none" w:sz="0" w:space="0" w:color="auto"/>
            <w:right w:val="none" w:sz="0" w:space="0" w:color="auto"/>
          </w:divBdr>
        </w:div>
        <w:div w:id="1718043670">
          <w:marLeft w:val="480"/>
          <w:marRight w:val="0"/>
          <w:marTop w:val="0"/>
          <w:marBottom w:val="0"/>
          <w:divBdr>
            <w:top w:val="none" w:sz="0" w:space="0" w:color="auto"/>
            <w:left w:val="none" w:sz="0" w:space="0" w:color="auto"/>
            <w:bottom w:val="none" w:sz="0" w:space="0" w:color="auto"/>
            <w:right w:val="none" w:sz="0" w:space="0" w:color="auto"/>
          </w:divBdr>
        </w:div>
        <w:div w:id="1720206578">
          <w:marLeft w:val="480"/>
          <w:marRight w:val="0"/>
          <w:marTop w:val="0"/>
          <w:marBottom w:val="0"/>
          <w:divBdr>
            <w:top w:val="none" w:sz="0" w:space="0" w:color="auto"/>
            <w:left w:val="none" w:sz="0" w:space="0" w:color="auto"/>
            <w:bottom w:val="none" w:sz="0" w:space="0" w:color="auto"/>
            <w:right w:val="none" w:sz="0" w:space="0" w:color="auto"/>
          </w:divBdr>
        </w:div>
        <w:div w:id="1737359993">
          <w:marLeft w:val="480"/>
          <w:marRight w:val="0"/>
          <w:marTop w:val="0"/>
          <w:marBottom w:val="0"/>
          <w:divBdr>
            <w:top w:val="none" w:sz="0" w:space="0" w:color="auto"/>
            <w:left w:val="none" w:sz="0" w:space="0" w:color="auto"/>
            <w:bottom w:val="none" w:sz="0" w:space="0" w:color="auto"/>
            <w:right w:val="none" w:sz="0" w:space="0" w:color="auto"/>
          </w:divBdr>
        </w:div>
        <w:div w:id="1755323682">
          <w:marLeft w:val="480"/>
          <w:marRight w:val="0"/>
          <w:marTop w:val="0"/>
          <w:marBottom w:val="0"/>
          <w:divBdr>
            <w:top w:val="none" w:sz="0" w:space="0" w:color="auto"/>
            <w:left w:val="none" w:sz="0" w:space="0" w:color="auto"/>
            <w:bottom w:val="none" w:sz="0" w:space="0" w:color="auto"/>
            <w:right w:val="none" w:sz="0" w:space="0" w:color="auto"/>
          </w:divBdr>
        </w:div>
        <w:div w:id="1859809478">
          <w:marLeft w:val="480"/>
          <w:marRight w:val="0"/>
          <w:marTop w:val="0"/>
          <w:marBottom w:val="0"/>
          <w:divBdr>
            <w:top w:val="none" w:sz="0" w:space="0" w:color="auto"/>
            <w:left w:val="none" w:sz="0" w:space="0" w:color="auto"/>
            <w:bottom w:val="none" w:sz="0" w:space="0" w:color="auto"/>
            <w:right w:val="none" w:sz="0" w:space="0" w:color="auto"/>
          </w:divBdr>
        </w:div>
        <w:div w:id="1876506222">
          <w:marLeft w:val="480"/>
          <w:marRight w:val="0"/>
          <w:marTop w:val="0"/>
          <w:marBottom w:val="0"/>
          <w:divBdr>
            <w:top w:val="none" w:sz="0" w:space="0" w:color="auto"/>
            <w:left w:val="none" w:sz="0" w:space="0" w:color="auto"/>
            <w:bottom w:val="none" w:sz="0" w:space="0" w:color="auto"/>
            <w:right w:val="none" w:sz="0" w:space="0" w:color="auto"/>
          </w:divBdr>
        </w:div>
        <w:div w:id="1898469849">
          <w:marLeft w:val="480"/>
          <w:marRight w:val="0"/>
          <w:marTop w:val="0"/>
          <w:marBottom w:val="0"/>
          <w:divBdr>
            <w:top w:val="none" w:sz="0" w:space="0" w:color="auto"/>
            <w:left w:val="none" w:sz="0" w:space="0" w:color="auto"/>
            <w:bottom w:val="none" w:sz="0" w:space="0" w:color="auto"/>
            <w:right w:val="none" w:sz="0" w:space="0" w:color="auto"/>
          </w:divBdr>
        </w:div>
        <w:div w:id="1912232802">
          <w:marLeft w:val="480"/>
          <w:marRight w:val="0"/>
          <w:marTop w:val="0"/>
          <w:marBottom w:val="0"/>
          <w:divBdr>
            <w:top w:val="none" w:sz="0" w:space="0" w:color="auto"/>
            <w:left w:val="none" w:sz="0" w:space="0" w:color="auto"/>
            <w:bottom w:val="none" w:sz="0" w:space="0" w:color="auto"/>
            <w:right w:val="none" w:sz="0" w:space="0" w:color="auto"/>
          </w:divBdr>
        </w:div>
        <w:div w:id="1926525481">
          <w:marLeft w:val="480"/>
          <w:marRight w:val="0"/>
          <w:marTop w:val="0"/>
          <w:marBottom w:val="0"/>
          <w:divBdr>
            <w:top w:val="none" w:sz="0" w:space="0" w:color="auto"/>
            <w:left w:val="none" w:sz="0" w:space="0" w:color="auto"/>
            <w:bottom w:val="none" w:sz="0" w:space="0" w:color="auto"/>
            <w:right w:val="none" w:sz="0" w:space="0" w:color="auto"/>
          </w:divBdr>
        </w:div>
        <w:div w:id="1965961548">
          <w:marLeft w:val="480"/>
          <w:marRight w:val="0"/>
          <w:marTop w:val="0"/>
          <w:marBottom w:val="0"/>
          <w:divBdr>
            <w:top w:val="none" w:sz="0" w:space="0" w:color="auto"/>
            <w:left w:val="none" w:sz="0" w:space="0" w:color="auto"/>
            <w:bottom w:val="none" w:sz="0" w:space="0" w:color="auto"/>
            <w:right w:val="none" w:sz="0" w:space="0" w:color="auto"/>
          </w:divBdr>
        </w:div>
        <w:div w:id="1978531968">
          <w:marLeft w:val="480"/>
          <w:marRight w:val="0"/>
          <w:marTop w:val="0"/>
          <w:marBottom w:val="0"/>
          <w:divBdr>
            <w:top w:val="none" w:sz="0" w:space="0" w:color="auto"/>
            <w:left w:val="none" w:sz="0" w:space="0" w:color="auto"/>
            <w:bottom w:val="none" w:sz="0" w:space="0" w:color="auto"/>
            <w:right w:val="none" w:sz="0" w:space="0" w:color="auto"/>
          </w:divBdr>
        </w:div>
        <w:div w:id="2001419014">
          <w:marLeft w:val="480"/>
          <w:marRight w:val="0"/>
          <w:marTop w:val="0"/>
          <w:marBottom w:val="0"/>
          <w:divBdr>
            <w:top w:val="none" w:sz="0" w:space="0" w:color="auto"/>
            <w:left w:val="none" w:sz="0" w:space="0" w:color="auto"/>
            <w:bottom w:val="none" w:sz="0" w:space="0" w:color="auto"/>
            <w:right w:val="none" w:sz="0" w:space="0" w:color="auto"/>
          </w:divBdr>
        </w:div>
        <w:div w:id="2025282358">
          <w:marLeft w:val="480"/>
          <w:marRight w:val="0"/>
          <w:marTop w:val="0"/>
          <w:marBottom w:val="0"/>
          <w:divBdr>
            <w:top w:val="none" w:sz="0" w:space="0" w:color="auto"/>
            <w:left w:val="none" w:sz="0" w:space="0" w:color="auto"/>
            <w:bottom w:val="none" w:sz="0" w:space="0" w:color="auto"/>
            <w:right w:val="none" w:sz="0" w:space="0" w:color="auto"/>
          </w:divBdr>
        </w:div>
        <w:div w:id="2035304715">
          <w:marLeft w:val="480"/>
          <w:marRight w:val="0"/>
          <w:marTop w:val="0"/>
          <w:marBottom w:val="0"/>
          <w:divBdr>
            <w:top w:val="none" w:sz="0" w:space="0" w:color="auto"/>
            <w:left w:val="none" w:sz="0" w:space="0" w:color="auto"/>
            <w:bottom w:val="none" w:sz="0" w:space="0" w:color="auto"/>
            <w:right w:val="none" w:sz="0" w:space="0" w:color="auto"/>
          </w:divBdr>
        </w:div>
        <w:div w:id="2056346949">
          <w:marLeft w:val="480"/>
          <w:marRight w:val="0"/>
          <w:marTop w:val="0"/>
          <w:marBottom w:val="0"/>
          <w:divBdr>
            <w:top w:val="none" w:sz="0" w:space="0" w:color="auto"/>
            <w:left w:val="none" w:sz="0" w:space="0" w:color="auto"/>
            <w:bottom w:val="none" w:sz="0" w:space="0" w:color="auto"/>
            <w:right w:val="none" w:sz="0" w:space="0" w:color="auto"/>
          </w:divBdr>
        </w:div>
        <w:div w:id="2085102019">
          <w:marLeft w:val="480"/>
          <w:marRight w:val="0"/>
          <w:marTop w:val="0"/>
          <w:marBottom w:val="0"/>
          <w:divBdr>
            <w:top w:val="none" w:sz="0" w:space="0" w:color="auto"/>
            <w:left w:val="none" w:sz="0" w:space="0" w:color="auto"/>
            <w:bottom w:val="none" w:sz="0" w:space="0" w:color="auto"/>
            <w:right w:val="none" w:sz="0" w:space="0" w:color="auto"/>
          </w:divBdr>
        </w:div>
        <w:div w:id="2088577516">
          <w:marLeft w:val="480"/>
          <w:marRight w:val="0"/>
          <w:marTop w:val="0"/>
          <w:marBottom w:val="0"/>
          <w:divBdr>
            <w:top w:val="none" w:sz="0" w:space="0" w:color="auto"/>
            <w:left w:val="none" w:sz="0" w:space="0" w:color="auto"/>
            <w:bottom w:val="none" w:sz="0" w:space="0" w:color="auto"/>
            <w:right w:val="none" w:sz="0" w:space="0" w:color="auto"/>
          </w:divBdr>
        </w:div>
        <w:div w:id="2094231332">
          <w:marLeft w:val="480"/>
          <w:marRight w:val="0"/>
          <w:marTop w:val="0"/>
          <w:marBottom w:val="0"/>
          <w:divBdr>
            <w:top w:val="none" w:sz="0" w:space="0" w:color="auto"/>
            <w:left w:val="none" w:sz="0" w:space="0" w:color="auto"/>
            <w:bottom w:val="none" w:sz="0" w:space="0" w:color="auto"/>
            <w:right w:val="none" w:sz="0" w:space="0" w:color="auto"/>
          </w:divBdr>
        </w:div>
        <w:div w:id="2099668757">
          <w:marLeft w:val="480"/>
          <w:marRight w:val="0"/>
          <w:marTop w:val="0"/>
          <w:marBottom w:val="0"/>
          <w:divBdr>
            <w:top w:val="none" w:sz="0" w:space="0" w:color="auto"/>
            <w:left w:val="none" w:sz="0" w:space="0" w:color="auto"/>
            <w:bottom w:val="none" w:sz="0" w:space="0" w:color="auto"/>
            <w:right w:val="none" w:sz="0" w:space="0" w:color="auto"/>
          </w:divBdr>
        </w:div>
        <w:div w:id="2103451715">
          <w:marLeft w:val="480"/>
          <w:marRight w:val="0"/>
          <w:marTop w:val="0"/>
          <w:marBottom w:val="0"/>
          <w:divBdr>
            <w:top w:val="none" w:sz="0" w:space="0" w:color="auto"/>
            <w:left w:val="none" w:sz="0" w:space="0" w:color="auto"/>
            <w:bottom w:val="none" w:sz="0" w:space="0" w:color="auto"/>
            <w:right w:val="none" w:sz="0" w:space="0" w:color="auto"/>
          </w:divBdr>
        </w:div>
        <w:div w:id="2122649394">
          <w:marLeft w:val="480"/>
          <w:marRight w:val="0"/>
          <w:marTop w:val="0"/>
          <w:marBottom w:val="0"/>
          <w:divBdr>
            <w:top w:val="none" w:sz="0" w:space="0" w:color="auto"/>
            <w:left w:val="none" w:sz="0" w:space="0" w:color="auto"/>
            <w:bottom w:val="none" w:sz="0" w:space="0" w:color="auto"/>
            <w:right w:val="none" w:sz="0" w:space="0" w:color="auto"/>
          </w:divBdr>
        </w:div>
        <w:div w:id="2130313371">
          <w:marLeft w:val="480"/>
          <w:marRight w:val="0"/>
          <w:marTop w:val="0"/>
          <w:marBottom w:val="0"/>
          <w:divBdr>
            <w:top w:val="none" w:sz="0" w:space="0" w:color="auto"/>
            <w:left w:val="none" w:sz="0" w:space="0" w:color="auto"/>
            <w:bottom w:val="none" w:sz="0" w:space="0" w:color="auto"/>
            <w:right w:val="none" w:sz="0" w:space="0" w:color="auto"/>
          </w:divBdr>
        </w:div>
      </w:divsChild>
    </w:div>
    <w:div w:id="1571118286">
      <w:marLeft w:val="640"/>
      <w:marRight w:val="0"/>
      <w:marTop w:val="0"/>
      <w:marBottom w:val="0"/>
      <w:divBdr>
        <w:top w:val="none" w:sz="0" w:space="0" w:color="auto"/>
        <w:left w:val="none" w:sz="0" w:space="0" w:color="auto"/>
        <w:bottom w:val="none" w:sz="0" w:space="0" w:color="auto"/>
        <w:right w:val="none" w:sz="0" w:space="0" w:color="auto"/>
      </w:divBdr>
    </w:div>
    <w:div w:id="1571620466">
      <w:marLeft w:val="640"/>
      <w:marRight w:val="0"/>
      <w:marTop w:val="0"/>
      <w:marBottom w:val="0"/>
      <w:divBdr>
        <w:top w:val="none" w:sz="0" w:space="0" w:color="auto"/>
        <w:left w:val="none" w:sz="0" w:space="0" w:color="auto"/>
        <w:bottom w:val="none" w:sz="0" w:space="0" w:color="auto"/>
        <w:right w:val="none" w:sz="0" w:space="0" w:color="auto"/>
      </w:divBdr>
    </w:div>
    <w:div w:id="1571891793">
      <w:marLeft w:val="640"/>
      <w:marRight w:val="0"/>
      <w:marTop w:val="0"/>
      <w:marBottom w:val="0"/>
      <w:divBdr>
        <w:top w:val="none" w:sz="0" w:space="0" w:color="auto"/>
        <w:left w:val="none" w:sz="0" w:space="0" w:color="auto"/>
        <w:bottom w:val="none" w:sz="0" w:space="0" w:color="auto"/>
        <w:right w:val="none" w:sz="0" w:space="0" w:color="auto"/>
      </w:divBdr>
    </w:div>
    <w:div w:id="1572082801">
      <w:marLeft w:val="640"/>
      <w:marRight w:val="0"/>
      <w:marTop w:val="0"/>
      <w:marBottom w:val="0"/>
      <w:divBdr>
        <w:top w:val="none" w:sz="0" w:space="0" w:color="auto"/>
        <w:left w:val="none" w:sz="0" w:space="0" w:color="auto"/>
        <w:bottom w:val="none" w:sz="0" w:space="0" w:color="auto"/>
        <w:right w:val="none" w:sz="0" w:space="0" w:color="auto"/>
      </w:divBdr>
    </w:div>
    <w:div w:id="1572503224">
      <w:marLeft w:val="640"/>
      <w:marRight w:val="0"/>
      <w:marTop w:val="0"/>
      <w:marBottom w:val="0"/>
      <w:divBdr>
        <w:top w:val="none" w:sz="0" w:space="0" w:color="auto"/>
        <w:left w:val="none" w:sz="0" w:space="0" w:color="auto"/>
        <w:bottom w:val="none" w:sz="0" w:space="0" w:color="auto"/>
        <w:right w:val="none" w:sz="0" w:space="0" w:color="auto"/>
      </w:divBdr>
    </w:div>
    <w:div w:id="1572764778">
      <w:marLeft w:val="640"/>
      <w:marRight w:val="0"/>
      <w:marTop w:val="0"/>
      <w:marBottom w:val="0"/>
      <w:divBdr>
        <w:top w:val="none" w:sz="0" w:space="0" w:color="auto"/>
        <w:left w:val="none" w:sz="0" w:space="0" w:color="auto"/>
        <w:bottom w:val="none" w:sz="0" w:space="0" w:color="auto"/>
        <w:right w:val="none" w:sz="0" w:space="0" w:color="auto"/>
      </w:divBdr>
    </w:div>
    <w:div w:id="1573154849">
      <w:marLeft w:val="640"/>
      <w:marRight w:val="0"/>
      <w:marTop w:val="0"/>
      <w:marBottom w:val="0"/>
      <w:divBdr>
        <w:top w:val="none" w:sz="0" w:space="0" w:color="auto"/>
        <w:left w:val="none" w:sz="0" w:space="0" w:color="auto"/>
        <w:bottom w:val="none" w:sz="0" w:space="0" w:color="auto"/>
        <w:right w:val="none" w:sz="0" w:space="0" w:color="auto"/>
      </w:divBdr>
    </w:div>
    <w:div w:id="1573194699">
      <w:marLeft w:val="640"/>
      <w:marRight w:val="0"/>
      <w:marTop w:val="0"/>
      <w:marBottom w:val="0"/>
      <w:divBdr>
        <w:top w:val="none" w:sz="0" w:space="0" w:color="auto"/>
        <w:left w:val="none" w:sz="0" w:space="0" w:color="auto"/>
        <w:bottom w:val="none" w:sz="0" w:space="0" w:color="auto"/>
        <w:right w:val="none" w:sz="0" w:space="0" w:color="auto"/>
      </w:divBdr>
    </w:div>
    <w:div w:id="1573585020">
      <w:marLeft w:val="640"/>
      <w:marRight w:val="0"/>
      <w:marTop w:val="0"/>
      <w:marBottom w:val="0"/>
      <w:divBdr>
        <w:top w:val="none" w:sz="0" w:space="0" w:color="auto"/>
        <w:left w:val="none" w:sz="0" w:space="0" w:color="auto"/>
        <w:bottom w:val="none" w:sz="0" w:space="0" w:color="auto"/>
        <w:right w:val="none" w:sz="0" w:space="0" w:color="auto"/>
      </w:divBdr>
    </w:div>
    <w:div w:id="1573926231">
      <w:marLeft w:val="640"/>
      <w:marRight w:val="0"/>
      <w:marTop w:val="0"/>
      <w:marBottom w:val="0"/>
      <w:divBdr>
        <w:top w:val="none" w:sz="0" w:space="0" w:color="auto"/>
        <w:left w:val="none" w:sz="0" w:space="0" w:color="auto"/>
        <w:bottom w:val="none" w:sz="0" w:space="0" w:color="auto"/>
        <w:right w:val="none" w:sz="0" w:space="0" w:color="auto"/>
      </w:divBdr>
    </w:div>
    <w:div w:id="1574006857">
      <w:marLeft w:val="640"/>
      <w:marRight w:val="0"/>
      <w:marTop w:val="0"/>
      <w:marBottom w:val="0"/>
      <w:divBdr>
        <w:top w:val="none" w:sz="0" w:space="0" w:color="auto"/>
        <w:left w:val="none" w:sz="0" w:space="0" w:color="auto"/>
        <w:bottom w:val="none" w:sz="0" w:space="0" w:color="auto"/>
        <w:right w:val="none" w:sz="0" w:space="0" w:color="auto"/>
      </w:divBdr>
    </w:div>
    <w:div w:id="1574314647">
      <w:marLeft w:val="640"/>
      <w:marRight w:val="0"/>
      <w:marTop w:val="0"/>
      <w:marBottom w:val="0"/>
      <w:divBdr>
        <w:top w:val="none" w:sz="0" w:space="0" w:color="auto"/>
        <w:left w:val="none" w:sz="0" w:space="0" w:color="auto"/>
        <w:bottom w:val="none" w:sz="0" w:space="0" w:color="auto"/>
        <w:right w:val="none" w:sz="0" w:space="0" w:color="auto"/>
      </w:divBdr>
    </w:div>
    <w:div w:id="1575552765">
      <w:bodyDiv w:val="1"/>
      <w:marLeft w:val="0"/>
      <w:marRight w:val="0"/>
      <w:marTop w:val="0"/>
      <w:marBottom w:val="0"/>
      <w:divBdr>
        <w:top w:val="none" w:sz="0" w:space="0" w:color="auto"/>
        <w:left w:val="none" w:sz="0" w:space="0" w:color="auto"/>
        <w:bottom w:val="none" w:sz="0" w:space="0" w:color="auto"/>
        <w:right w:val="none" w:sz="0" w:space="0" w:color="auto"/>
      </w:divBdr>
    </w:div>
    <w:div w:id="1575896908">
      <w:marLeft w:val="640"/>
      <w:marRight w:val="0"/>
      <w:marTop w:val="0"/>
      <w:marBottom w:val="0"/>
      <w:divBdr>
        <w:top w:val="none" w:sz="0" w:space="0" w:color="auto"/>
        <w:left w:val="none" w:sz="0" w:space="0" w:color="auto"/>
        <w:bottom w:val="none" w:sz="0" w:space="0" w:color="auto"/>
        <w:right w:val="none" w:sz="0" w:space="0" w:color="auto"/>
      </w:divBdr>
    </w:div>
    <w:div w:id="1576011558">
      <w:bodyDiv w:val="1"/>
      <w:marLeft w:val="0"/>
      <w:marRight w:val="0"/>
      <w:marTop w:val="0"/>
      <w:marBottom w:val="0"/>
      <w:divBdr>
        <w:top w:val="none" w:sz="0" w:space="0" w:color="auto"/>
        <w:left w:val="none" w:sz="0" w:space="0" w:color="auto"/>
        <w:bottom w:val="none" w:sz="0" w:space="0" w:color="auto"/>
        <w:right w:val="none" w:sz="0" w:space="0" w:color="auto"/>
      </w:divBdr>
    </w:div>
    <w:div w:id="1576280706">
      <w:marLeft w:val="640"/>
      <w:marRight w:val="0"/>
      <w:marTop w:val="0"/>
      <w:marBottom w:val="0"/>
      <w:divBdr>
        <w:top w:val="none" w:sz="0" w:space="0" w:color="auto"/>
        <w:left w:val="none" w:sz="0" w:space="0" w:color="auto"/>
        <w:bottom w:val="none" w:sz="0" w:space="0" w:color="auto"/>
        <w:right w:val="none" w:sz="0" w:space="0" w:color="auto"/>
      </w:divBdr>
    </w:div>
    <w:div w:id="1576893028">
      <w:marLeft w:val="640"/>
      <w:marRight w:val="0"/>
      <w:marTop w:val="0"/>
      <w:marBottom w:val="0"/>
      <w:divBdr>
        <w:top w:val="none" w:sz="0" w:space="0" w:color="auto"/>
        <w:left w:val="none" w:sz="0" w:space="0" w:color="auto"/>
        <w:bottom w:val="none" w:sz="0" w:space="0" w:color="auto"/>
        <w:right w:val="none" w:sz="0" w:space="0" w:color="auto"/>
      </w:divBdr>
    </w:div>
    <w:div w:id="1577132874">
      <w:marLeft w:val="480"/>
      <w:marRight w:val="0"/>
      <w:marTop w:val="0"/>
      <w:marBottom w:val="0"/>
      <w:divBdr>
        <w:top w:val="none" w:sz="0" w:space="0" w:color="auto"/>
        <w:left w:val="none" w:sz="0" w:space="0" w:color="auto"/>
        <w:bottom w:val="none" w:sz="0" w:space="0" w:color="auto"/>
        <w:right w:val="none" w:sz="0" w:space="0" w:color="auto"/>
      </w:divBdr>
    </w:div>
    <w:div w:id="1577593833">
      <w:marLeft w:val="640"/>
      <w:marRight w:val="0"/>
      <w:marTop w:val="0"/>
      <w:marBottom w:val="0"/>
      <w:divBdr>
        <w:top w:val="none" w:sz="0" w:space="0" w:color="auto"/>
        <w:left w:val="none" w:sz="0" w:space="0" w:color="auto"/>
        <w:bottom w:val="none" w:sz="0" w:space="0" w:color="auto"/>
        <w:right w:val="none" w:sz="0" w:space="0" w:color="auto"/>
      </w:divBdr>
    </w:div>
    <w:div w:id="1578591764">
      <w:marLeft w:val="640"/>
      <w:marRight w:val="0"/>
      <w:marTop w:val="0"/>
      <w:marBottom w:val="0"/>
      <w:divBdr>
        <w:top w:val="none" w:sz="0" w:space="0" w:color="auto"/>
        <w:left w:val="none" w:sz="0" w:space="0" w:color="auto"/>
        <w:bottom w:val="none" w:sz="0" w:space="0" w:color="auto"/>
        <w:right w:val="none" w:sz="0" w:space="0" w:color="auto"/>
      </w:divBdr>
    </w:div>
    <w:div w:id="1578594201">
      <w:marLeft w:val="640"/>
      <w:marRight w:val="0"/>
      <w:marTop w:val="0"/>
      <w:marBottom w:val="0"/>
      <w:divBdr>
        <w:top w:val="none" w:sz="0" w:space="0" w:color="auto"/>
        <w:left w:val="none" w:sz="0" w:space="0" w:color="auto"/>
        <w:bottom w:val="none" w:sz="0" w:space="0" w:color="auto"/>
        <w:right w:val="none" w:sz="0" w:space="0" w:color="auto"/>
      </w:divBdr>
    </w:div>
    <w:div w:id="1578710308">
      <w:marLeft w:val="480"/>
      <w:marRight w:val="0"/>
      <w:marTop w:val="0"/>
      <w:marBottom w:val="0"/>
      <w:divBdr>
        <w:top w:val="none" w:sz="0" w:space="0" w:color="auto"/>
        <w:left w:val="none" w:sz="0" w:space="0" w:color="auto"/>
        <w:bottom w:val="none" w:sz="0" w:space="0" w:color="auto"/>
        <w:right w:val="none" w:sz="0" w:space="0" w:color="auto"/>
      </w:divBdr>
    </w:div>
    <w:div w:id="1578711813">
      <w:marLeft w:val="640"/>
      <w:marRight w:val="0"/>
      <w:marTop w:val="0"/>
      <w:marBottom w:val="0"/>
      <w:divBdr>
        <w:top w:val="none" w:sz="0" w:space="0" w:color="auto"/>
        <w:left w:val="none" w:sz="0" w:space="0" w:color="auto"/>
        <w:bottom w:val="none" w:sz="0" w:space="0" w:color="auto"/>
        <w:right w:val="none" w:sz="0" w:space="0" w:color="auto"/>
      </w:divBdr>
    </w:div>
    <w:div w:id="1578981623">
      <w:marLeft w:val="640"/>
      <w:marRight w:val="0"/>
      <w:marTop w:val="0"/>
      <w:marBottom w:val="0"/>
      <w:divBdr>
        <w:top w:val="none" w:sz="0" w:space="0" w:color="auto"/>
        <w:left w:val="none" w:sz="0" w:space="0" w:color="auto"/>
        <w:bottom w:val="none" w:sz="0" w:space="0" w:color="auto"/>
        <w:right w:val="none" w:sz="0" w:space="0" w:color="auto"/>
      </w:divBdr>
    </w:div>
    <w:div w:id="1579172215">
      <w:marLeft w:val="640"/>
      <w:marRight w:val="0"/>
      <w:marTop w:val="0"/>
      <w:marBottom w:val="0"/>
      <w:divBdr>
        <w:top w:val="none" w:sz="0" w:space="0" w:color="auto"/>
        <w:left w:val="none" w:sz="0" w:space="0" w:color="auto"/>
        <w:bottom w:val="none" w:sz="0" w:space="0" w:color="auto"/>
        <w:right w:val="none" w:sz="0" w:space="0" w:color="auto"/>
      </w:divBdr>
    </w:div>
    <w:div w:id="1579289080">
      <w:marLeft w:val="640"/>
      <w:marRight w:val="0"/>
      <w:marTop w:val="0"/>
      <w:marBottom w:val="0"/>
      <w:divBdr>
        <w:top w:val="none" w:sz="0" w:space="0" w:color="auto"/>
        <w:left w:val="none" w:sz="0" w:space="0" w:color="auto"/>
        <w:bottom w:val="none" w:sz="0" w:space="0" w:color="auto"/>
        <w:right w:val="none" w:sz="0" w:space="0" w:color="auto"/>
      </w:divBdr>
    </w:div>
    <w:div w:id="1579905635">
      <w:bodyDiv w:val="1"/>
      <w:marLeft w:val="0"/>
      <w:marRight w:val="0"/>
      <w:marTop w:val="0"/>
      <w:marBottom w:val="0"/>
      <w:divBdr>
        <w:top w:val="none" w:sz="0" w:space="0" w:color="auto"/>
        <w:left w:val="none" w:sz="0" w:space="0" w:color="auto"/>
        <w:bottom w:val="none" w:sz="0" w:space="0" w:color="auto"/>
        <w:right w:val="none" w:sz="0" w:space="0" w:color="auto"/>
      </w:divBdr>
    </w:div>
    <w:div w:id="1580169895">
      <w:marLeft w:val="640"/>
      <w:marRight w:val="0"/>
      <w:marTop w:val="0"/>
      <w:marBottom w:val="0"/>
      <w:divBdr>
        <w:top w:val="none" w:sz="0" w:space="0" w:color="auto"/>
        <w:left w:val="none" w:sz="0" w:space="0" w:color="auto"/>
        <w:bottom w:val="none" w:sz="0" w:space="0" w:color="auto"/>
        <w:right w:val="none" w:sz="0" w:space="0" w:color="auto"/>
      </w:divBdr>
    </w:div>
    <w:div w:id="1580212948">
      <w:marLeft w:val="640"/>
      <w:marRight w:val="0"/>
      <w:marTop w:val="0"/>
      <w:marBottom w:val="0"/>
      <w:divBdr>
        <w:top w:val="none" w:sz="0" w:space="0" w:color="auto"/>
        <w:left w:val="none" w:sz="0" w:space="0" w:color="auto"/>
        <w:bottom w:val="none" w:sz="0" w:space="0" w:color="auto"/>
        <w:right w:val="none" w:sz="0" w:space="0" w:color="auto"/>
      </w:divBdr>
    </w:div>
    <w:div w:id="1580287618">
      <w:marLeft w:val="640"/>
      <w:marRight w:val="0"/>
      <w:marTop w:val="0"/>
      <w:marBottom w:val="0"/>
      <w:divBdr>
        <w:top w:val="none" w:sz="0" w:space="0" w:color="auto"/>
        <w:left w:val="none" w:sz="0" w:space="0" w:color="auto"/>
        <w:bottom w:val="none" w:sz="0" w:space="0" w:color="auto"/>
        <w:right w:val="none" w:sz="0" w:space="0" w:color="auto"/>
      </w:divBdr>
    </w:div>
    <w:div w:id="1581862617">
      <w:bodyDiv w:val="1"/>
      <w:marLeft w:val="0"/>
      <w:marRight w:val="0"/>
      <w:marTop w:val="0"/>
      <w:marBottom w:val="0"/>
      <w:divBdr>
        <w:top w:val="none" w:sz="0" w:space="0" w:color="auto"/>
        <w:left w:val="none" w:sz="0" w:space="0" w:color="auto"/>
        <w:bottom w:val="none" w:sz="0" w:space="0" w:color="auto"/>
        <w:right w:val="none" w:sz="0" w:space="0" w:color="auto"/>
      </w:divBdr>
    </w:div>
    <w:div w:id="1582059474">
      <w:bodyDiv w:val="1"/>
      <w:marLeft w:val="0"/>
      <w:marRight w:val="0"/>
      <w:marTop w:val="0"/>
      <w:marBottom w:val="0"/>
      <w:divBdr>
        <w:top w:val="none" w:sz="0" w:space="0" w:color="auto"/>
        <w:left w:val="none" w:sz="0" w:space="0" w:color="auto"/>
        <w:bottom w:val="none" w:sz="0" w:space="0" w:color="auto"/>
        <w:right w:val="none" w:sz="0" w:space="0" w:color="auto"/>
      </w:divBdr>
    </w:div>
    <w:div w:id="1582250579">
      <w:marLeft w:val="640"/>
      <w:marRight w:val="0"/>
      <w:marTop w:val="0"/>
      <w:marBottom w:val="0"/>
      <w:divBdr>
        <w:top w:val="none" w:sz="0" w:space="0" w:color="auto"/>
        <w:left w:val="none" w:sz="0" w:space="0" w:color="auto"/>
        <w:bottom w:val="none" w:sz="0" w:space="0" w:color="auto"/>
        <w:right w:val="none" w:sz="0" w:space="0" w:color="auto"/>
      </w:divBdr>
    </w:div>
    <w:div w:id="1582252414">
      <w:marLeft w:val="640"/>
      <w:marRight w:val="0"/>
      <w:marTop w:val="0"/>
      <w:marBottom w:val="0"/>
      <w:divBdr>
        <w:top w:val="none" w:sz="0" w:space="0" w:color="auto"/>
        <w:left w:val="none" w:sz="0" w:space="0" w:color="auto"/>
        <w:bottom w:val="none" w:sz="0" w:space="0" w:color="auto"/>
        <w:right w:val="none" w:sz="0" w:space="0" w:color="auto"/>
      </w:divBdr>
    </w:div>
    <w:div w:id="1583175996">
      <w:marLeft w:val="640"/>
      <w:marRight w:val="0"/>
      <w:marTop w:val="0"/>
      <w:marBottom w:val="0"/>
      <w:divBdr>
        <w:top w:val="none" w:sz="0" w:space="0" w:color="auto"/>
        <w:left w:val="none" w:sz="0" w:space="0" w:color="auto"/>
        <w:bottom w:val="none" w:sz="0" w:space="0" w:color="auto"/>
        <w:right w:val="none" w:sz="0" w:space="0" w:color="auto"/>
      </w:divBdr>
    </w:div>
    <w:div w:id="1583947210">
      <w:bodyDiv w:val="1"/>
      <w:marLeft w:val="0"/>
      <w:marRight w:val="0"/>
      <w:marTop w:val="0"/>
      <w:marBottom w:val="0"/>
      <w:divBdr>
        <w:top w:val="none" w:sz="0" w:space="0" w:color="auto"/>
        <w:left w:val="none" w:sz="0" w:space="0" w:color="auto"/>
        <w:bottom w:val="none" w:sz="0" w:space="0" w:color="auto"/>
        <w:right w:val="none" w:sz="0" w:space="0" w:color="auto"/>
      </w:divBdr>
    </w:div>
    <w:div w:id="1584414633">
      <w:marLeft w:val="640"/>
      <w:marRight w:val="0"/>
      <w:marTop w:val="0"/>
      <w:marBottom w:val="0"/>
      <w:divBdr>
        <w:top w:val="none" w:sz="0" w:space="0" w:color="auto"/>
        <w:left w:val="none" w:sz="0" w:space="0" w:color="auto"/>
        <w:bottom w:val="none" w:sz="0" w:space="0" w:color="auto"/>
        <w:right w:val="none" w:sz="0" w:space="0" w:color="auto"/>
      </w:divBdr>
    </w:div>
    <w:div w:id="1584484995">
      <w:marLeft w:val="640"/>
      <w:marRight w:val="0"/>
      <w:marTop w:val="0"/>
      <w:marBottom w:val="0"/>
      <w:divBdr>
        <w:top w:val="none" w:sz="0" w:space="0" w:color="auto"/>
        <w:left w:val="none" w:sz="0" w:space="0" w:color="auto"/>
        <w:bottom w:val="none" w:sz="0" w:space="0" w:color="auto"/>
        <w:right w:val="none" w:sz="0" w:space="0" w:color="auto"/>
      </w:divBdr>
    </w:div>
    <w:div w:id="1584535039">
      <w:marLeft w:val="640"/>
      <w:marRight w:val="0"/>
      <w:marTop w:val="0"/>
      <w:marBottom w:val="0"/>
      <w:divBdr>
        <w:top w:val="none" w:sz="0" w:space="0" w:color="auto"/>
        <w:left w:val="none" w:sz="0" w:space="0" w:color="auto"/>
        <w:bottom w:val="none" w:sz="0" w:space="0" w:color="auto"/>
        <w:right w:val="none" w:sz="0" w:space="0" w:color="auto"/>
      </w:divBdr>
    </w:div>
    <w:div w:id="1584678387">
      <w:marLeft w:val="640"/>
      <w:marRight w:val="0"/>
      <w:marTop w:val="0"/>
      <w:marBottom w:val="0"/>
      <w:divBdr>
        <w:top w:val="none" w:sz="0" w:space="0" w:color="auto"/>
        <w:left w:val="none" w:sz="0" w:space="0" w:color="auto"/>
        <w:bottom w:val="none" w:sz="0" w:space="0" w:color="auto"/>
        <w:right w:val="none" w:sz="0" w:space="0" w:color="auto"/>
      </w:divBdr>
    </w:div>
    <w:div w:id="1585257268">
      <w:marLeft w:val="640"/>
      <w:marRight w:val="0"/>
      <w:marTop w:val="0"/>
      <w:marBottom w:val="0"/>
      <w:divBdr>
        <w:top w:val="none" w:sz="0" w:space="0" w:color="auto"/>
        <w:left w:val="none" w:sz="0" w:space="0" w:color="auto"/>
        <w:bottom w:val="none" w:sz="0" w:space="0" w:color="auto"/>
        <w:right w:val="none" w:sz="0" w:space="0" w:color="auto"/>
      </w:divBdr>
    </w:div>
    <w:div w:id="1585601306">
      <w:marLeft w:val="640"/>
      <w:marRight w:val="0"/>
      <w:marTop w:val="0"/>
      <w:marBottom w:val="0"/>
      <w:divBdr>
        <w:top w:val="none" w:sz="0" w:space="0" w:color="auto"/>
        <w:left w:val="none" w:sz="0" w:space="0" w:color="auto"/>
        <w:bottom w:val="none" w:sz="0" w:space="0" w:color="auto"/>
        <w:right w:val="none" w:sz="0" w:space="0" w:color="auto"/>
      </w:divBdr>
    </w:div>
    <w:div w:id="1586496253">
      <w:marLeft w:val="640"/>
      <w:marRight w:val="0"/>
      <w:marTop w:val="0"/>
      <w:marBottom w:val="0"/>
      <w:divBdr>
        <w:top w:val="none" w:sz="0" w:space="0" w:color="auto"/>
        <w:left w:val="none" w:sz="0" w:space="0" w:color="auto"/>
        <w:bottom w:val="none" w:sz="0" w:space="0" w:color="auto"/>
        <w:right w:val="none" w:sz="0" w:space="0" w:color="auto"/>
      </w:divBdr>
    </w:div>
    <w:div w:id="1587305104">
      <w:marLeft w:val="640"/>
      <w:marRight w:val="0"/>
      <w:marTop w:val="0"/>
      <w:marBottom w:val="0"/>
      <w:divBdr>
        <w:top w:val="none" w:sz="0" w:space="0" w:color="auto"/>
        <w:left w:val="none" w:sz="0" w:space="0" w:color="auto"/>
        <w:bottom w:val="none" w:sz="0" w:space="0" w:color="auto"/>
        <w:right w:val="none" w:sz="0" w:space="0" w:color="auto"/>
      </w:divBdr>
    </w:div>
    <w:div w:id="1587953709">
      <w:marLeft w:val="640"/>
      <w:marRight w:val="0"/>
      <w:marTop w:val="0"/>
      <w:marBottom w:val="0"/>
      <w:divBdr>
        <w:top w:val="none" w:sz="0" w:space="0" w:color="auto"/>
        <w:left w:val="none" w:sz="0" w:space="0" w:color="auto"/>
        <w:bottom w:val="none" w:sz="0" w:space="0" w:color="auto"/>
        <w:right w:val="none" w:sz="0" w:space="0" w:color="auto"/>
      </w:divBdr>
    </w:div>
    <w:div w:id="1588148864">
      <w:marLeft w:val="640"/>
      <w:marRight w:val="0"/>
      <w:marTop w:val="0"/>
      <w:marBottom w:val="0"/>
      <w:divBdr>
        <w:top w:val="none" w:sz="0" w:space="0" w:color="auto"/>
        <w:left w:val="none" w:sz="0" w:space="0" w:color="auto"/>
        <w:bottom w:val="none" w:sz="0" w:space="0" w:color="auto"/>
        <w:right w:val="none" w:sz="0" w:space="0" w:color="auto"/>
      </w:divBdr>
    </w:div>
    <w:div w:id="1588617552">
      <w:marLeft w:val="640"/>
      <w:marRight w:val="0"/>
      <w:marTop w:val="0"/>
      <w:marBottom w:val="0"/>
      <w:divBdr>
        <w:top w:val="none" w:sz="0" w:space="0" w:color="auto"/>
        <w:left w:val="none" w:sz="0" w:space="0" w:color="auto"/>
        <w:bottom w:val="none" w:sz="0" w:space="0" w:color="auto"/>
        <w:right w:val="none" w:sz="0" w:space="0" w:color="auto"/>
      </w:divBdr>
    </w:div>
    <w:div w:id="1589728496">
      <w:bodyDiv w:val="1"/>
      <w:marLeft w:val="0"/>
      <w:marRight w:val="0"/>
      <w:marTop w:val="0"/>
      <w:marBottom w:val="0"/>
      <w:divBdr>
        <w:top w:val="none" w:sz="0" w:space="0" w:color="auto"/>
        <w:left w:val="none" w:sz="0" w:space="0" w:color="auto"/>
        <w:bottom w:val="none" w:sz="0" w:space="0" w:color="auto"/>
        <w:right w:val="none" w:sz="0" w:space="0" w:color="auto"/>
      </w:divBdr>
    </w:div>
    <w:div w:id="1589926579">
      <w:marLeft w:val="640"/>
      <w:marRight w:val="0"/>
      <w:marTop w:val="0"/>
      <w:marBottom w:val="0"/>
      <w:divBdr>
        <w:top w:val="none" w:sz="0" w:space="0" w:color="auto"/>
        <w:left w:val="none" w:sz="0" w:space="0" w:color="auto"/>
        <w:bottom w:val="none" w:sz="0" w:space="0" w:color="auto"/>
        <w:right w:val="none" w:sz="0" w:space="0" w:color="auto"/>
      </w:divBdr>
    </w:div>
    <w:div w:id="1590196089">
      <w:bodyDiv w:val="1"/>
      <w:marLeft w:val="0"/>
      <w:marRight w:val="0"/>
      <w:marTop w:val="0"/>
      <w:marBottom w:val="0"/>
      <w:divBdr>
        <w:top w:val="none" w:sz="0" w:space="0" w:color="auto"/>
        <w:left w:val="none" w:sz="0" w:space="0" w:color="auto"/>
        <w:bottom w:val="none" w:sz="0" w:space="0" w:color="auto"/>
        <w:right w:val="none" w:sz="0" w:space="0" w:color="auto"/>
      </w:divBdr>
      <w:divsChild>
        <w:div w:id="53478754">
          <w:marLeft w:val="480"/>
          <w:marRight w:val="0"/>
          <w:marTop w:val="0"/>
          <w:marBottom w:val="0"/>
          <w:divBdr>
            <w:top w:val="none" w:sz="0" w:space="0" w:color="auto"/>
            <w:left w:val="none" w:sz="0" w:space="0" w:color="auto"/>
            <w:bottom w:val="none" w:sz="0" w:space="0" w:color="auto"/>
            <w:right w:val="none" w:sz="0" w:space="0" w:color="auto"/>
          </w:divBdr>
        </w:div>
        <w:div w:id="85687978">
          <w:marLeft w:val="480"/>
          <w:marRight w:val="0"/>
          <w:marTop w:val="0"/>
          <w:marBottom w:val="0"/>
          <w:divBdr>
            <w:top w:val="none" w:sz="0" w:space="0" w:color="auto"/>
            <w:left w:val="none" w:sz="0" w:space="0" w:color="auto"/>
            <w:bottom w:val="none" w:sz="0" w:space="0" w:color="auto"/>
            <w:right w:val="none" w:sz="0" w:space="0" w:color="auto"/>
          </w:divBdr>
        </w:div>
        <w:div w:id="200022221">
          <w:marLeft w:val="480"/>
          <w:marRight w:val="0"/>
          <w:marTop w:val="0"/>
          <w:marBottom w:val="0"/>
          <w:divBdr>
            <w:top w:val="none" w:sz="0" w:space="0" w:color="auto"/>
            <w:left w:val="none" w:sz="0" w:space="0" w:color="auto"/>
            <w:bottom w:val="none" w:sz="0" w:space="0" w:color="auto"/>
            <w:right w:val="none" w:sz="0" w:space="0" w:color="auto"/>
          </w:divBdr>
        </w:div>
        <w:div w:id="227113098">
          <w:marLeft w:val="480"/>
          <w:marRight w:val="0"/>
          <w:marTop w:val="0"/>
          <w:marBottom w:val="0"/>
          <w:divBdr>
            <w:top w:val="none" w:sz="0" w:space="0" w:color="auto"/>
            <w:left w:val="none" w:sz="0" w:space="0" w:color="auto"/>
            <w:bottom w:val="none" w:sz="0" w:space="0" w:color="auto"/>
            <w:right w:val="none" w:sz="0" w:space="0" w:color="auto"/>
          </w:divBdr>
        </w:div>
        <w:div w:id="236093158">
          <w:marLeft w:val="480"/>
          <w:marRight w:val="0"/>
          <w:marTop w:val="0"/>
          <w:marBottom w:val="0"/>
          <w:divBdr>
            <w:top w:val="none" w:sz="0" w:space="0" w:color="auto"/>
            <w:left w:val="none" w:sz="0" w:space="0" w:color="auto"/>
            <w:bottom w:val="none" w:sz="0" w:space="0" w:color="auto"/>
            <w:right w:val="none" w:sz="0" w:space="0" w:color="auto"/>
          </w:divBdr>
        </w:div>
        <w:div w:id="267542563">
          <w:marLeft w:val="480"/>
          <w:marRight w:val="0"/>
          <w:marTop w:val="0"/>
          <w:marBottom w:val="0"/>
          <w:divBdr>
            <w:top w:val="none" w:sz="0" w:space="0" w:color="auto"/>
            <w:left w:val="none" w:sz="0" w:space="0" w:color="auto"/>
            <w:bottom w:val="none" w:sz="0" w:space="0" w:color="auto"/>
            <w:right w:val="none" w:sz="0" w:space="0" w:color="auto"/>
          </w:divBdr>
        </w:div>
        <w:div w:id="299119315">
          <w:marLeft w:val="480"/>
          <w:marRight w:val="0"/>
          <w:marTop w:val="0"/>
          <w:marBottom w:val="0"/>
          <w:divBdr>
            <w:top w:val="none" w:sz="0" w:space="0" w:color="auto"/>
            <w:left w:val="none" w:sz="0" w:space="0" w:color="auto"/>
            <w:bottom w:val="none" w:sz="0" w:space="0" w:color="auto"/>
            <w:right w:val="none" w:sz="0" w:space="0" w:color="auto"/>
          </w:divBdr>
        </w:div>
        <w:div w:id="354116121">
          <w:marLeft w:val="480"/>
          <w:marRight w:val="0"/>
          <w:marTop w:val="0"/>
          <w:marBottom w:val="0"/>
          <w:divBdr>
            <w:top w:val="none" w:sz="0" w:space="0" w:color="auto"/>
            <w:left w:val="none" w:sz="0" w:space="0" w:color="auto"/>
            <w:bottom w:val="none" w:sz="0" w:space="0" w:color="auto"/>
            <w:right w:val="none" w:sz="0" w:space="0" w:color="auto"/>
          </w:divBdr>
        </w:div>
        <w:div w:id="377364525">
          <w:marLeft w:val="480"/>
          <w:marRight w:val="0"/>
          <w:marTop w:val="0"/>
          <w:marBottom w:val="0"/>
          <w:divBdr>
            <w:top w:val="none" w:sz="0" w:space="0" w:color="auto"/>
            <w:left w:val="none" w:sz="0" w:space="0" w:color="auto"/>
            <w:bottom w:val="none" w:sz="0" w:space="0" w:color="auto"/>
            <w:right w:val="none" w:sz="0" w:space="0" w:color="auto"/>
          </w:divBdr>
        </w:div>
        <w:div w:id="398670623">
          <w:marLeft w:val="480"/>
          <w:marRight w:val="0"/>
          <w:marTop w:val="0"/>
          <w:marBottom w:val="0"/>
          <w:divBdr>
            <w:top w:val="none" w:sz="0" w:space="0" w:color="auto"/>
            <w:left w:val="none" w:sz="0" w:space="0" w:color="auto"/>
            <w:bottom w:val="none" w:sz="0" w:space="0" w:color="auto"/>
            <w:right w:val="none" w:sz="0" w:space="0" w:color="auto"/>
          </w:divBdr>
        </w:div>
        <w:div w:id="398945813">
          <w:marLeft w:val="480"/>
          <w:marRight w:val="0"/>
          <w:marTop w:val="0"/>
          <w:marBottom w:val="0"/>
          <w:divBdr>
            <w:top w:val="none" w:sz="0" w:space="0" w:color="auto"/>
            <w:left w:val="none" w:sz="0" w:space="0" w:color="auto"/>
            <w:bottom w:val="none" w:sz="0" w:space="0" w:color="auto"/>
            <w:right w:val="none" w:sz="0" w:space="0" w:color="auto"/>
          </w:divBdr>
        </w:div>
        <w:div w:id="407844557">
          <w:marLeft w:val="480"/>
          <w:marRight w:val="0"/>
          <w:marTop w:val="0"/>
          <w:marBottom w:val="0"/>
          <w:divBdr>
            <w:top w:val="none" w:sz="0" w:space="0" w:color="auto"/>
            <w:left w:val="none" w:sz="0" w:space="0" w:color="auto"/>
            <w:bottom w:val="none" w:sz="0" w:space="0" w:color="auto"/>
            <w:right w:val="none" w:sz="0" w:space="0" w:color="auto"/>
          </w:divBdr>
        </w:div>
        <w:div w:id="415130399">
          <w:marLeft w:val="480"/>
          <w:marRight w:val="0"/>
          <w:marTop w:val="0"/>
          <w:marBottom w:val="0"/>
          <w:divBdr>
            <w:top w:val="none" w:sz="0" w:space="0" w:color="auto"/>
            <w:left w:val="none" w:sz="0" w:space="0" w:color="auto"/>
            <w:bottom w:val="none" w:sz="0" w:space="0" w:color="auto"/>
            <w:right w:val="none" w:sz="0" w:space="0" w:color="auto"/>
          </w:divBdr>
        </w:div>
        <w:div w:id="468328304">
          <w:marLeft w:val="480"/>
          <w:marRight w:val="0"/>
          <w:marTop w:val="0"/>
          <w:marBottom w:val="0"/>
          <w:divBdr>
            <w:top w:val="none" w:sz="0" w:space="0" w:color="auto"/>
            <w:left w:val="none" w:sz="0" w:space="0" w:color="auto"/>
            <w:bottom w:val="none" w:sz="0" w:space="0" w:color="auto"/>
            <w:right w:val="none" w:sz="0" w:space="0" w:color="auto"/>
          </w:divBdr>
        </w:div>
        <w:div w:id="491990301">
          <w:marLeft w:val="480"/>
          <w:marRight w:val="0"/>
          <w:marTop w:val="0"/>
          <w:marBottom w:val="0"/>
          <w:divBdr>
            <w:top w:val="none" w:sz="0" w:space="0" w:color="auto"/>
            <w:left w:val="none" w:sz="0" w:space="0" w:color="auto"/>
            <w:bottom w:val="none" w:sz="0" w:space="0" w:color="auto"/>
            <w:right w:val="none" w:sz="0" w:space="0" w:color="auto"/>
          </w:divBdr>
        </w:div>
        <w:div w:id="529685200">
          <w:marLeft w:val="480"/>
          <w:marRight w:val="0"/>
          <w:marTop w:val="0"/>
          <w:marBottom w:val="0"/>
          <w:divBdr>
            <w:top w:val="none" w:sz="0" w:space="0" w:color="auto"/>
            <w:left w:val="none" w:sz="0" w:space="0" w:color="auto"/>
            <w:bottom w:val="none" w:sz="0" w:space="0" w:color="auto"/>
            <w:right w:val="none" w:sz="0" w:space="0" w:color="auto"/>
          </w:divBdr>
        </w:div>
        <w:div w:id="588084289">
          <w:marLeft w:val="480"/>
          <w:marRight w:val="0"/>
          <w:marTop w:val="0"/>
          <w:marBottom w:val="0"/>
          <w:divBdr>
            <w:top w:val="none" w:sz="0" w:space="0" w:color="auto"/>
            <w:left w:val="none" w:sz="0" w:space="0" w:color="auto"/>
            <w:bottom w:val="none" w:sz="0" w:space="0" w:color="auto"/>
            <w:right w:val="none" w:sz="0" w:space="0" w:color="auto"/>
          </w:divBdr>
        </w:div>
        <w:div w:id="617831984">
          <w:marLeft w:val="480"/>
          <w:marRight w:val="0"/>
          <w:marTop w:val="0"/>
          <w:marBottom w:val="0"/>
          <w:divBdr>
            <w:top w:val="none" w:sz="0" w:space="0" w:color="auto"/>
            <w:left w:val="none" w:sz="0" w:space="0" w:color="auto"/>
            <w:bottom w:val="none" w:sz="0" w:space="0" w:color="auto"/>
            <w:right w:val="none" w:sz="0" w:space="0" w:color="auto"/>
          </w:divBdr>
        </w:div>
        <w:div w:id="663361036">
          <w:marLeft w:val="480"/>
          <w:marRight w:val="0"/>
          <w:marTop w:val="0"/>
          <w:marBottom w:val="0"/>
          <w:divBdr>
            <w:top w:val="none" w:sz="0" w:space="0" w:color="auto"/>
            <w:left w:val="none" w:sz="0" w:space="0" w:color="auto"/>
            <w:bottom w:val="none" w:sz="0" w:space="0" w:color="auto"/>
            <w:right w:val="none" w:sz="0" w:space="0" w:color="auto"/>
          </w:divBdr>
        </w:div>
        <w:div w:id="685911933">
          <w:marLeft w:val="480"/>
          <w:marRight w:val="0"/>
          <w:marTop w:val="0"/>
          <w:marBottom w:val="0"/>
          <w:divBdr>
            <w:top w:val="none" w:sz="0" w:space="0" w:color="auto"/>
            <w:left w:val="none" w:sz="0" w:space="0" w:color="auto"/>
            <w:bottom w:val="none" w:sz="0" w:space="0" w:color="auto"/>
            <w:right w:val="none" w:sz="0" w:space="0" w:color="auto"/>
          </w:divBdr>
        </w:div>
        <w:div w:id="695279400">
          <w:marLeft w:val="480"/>
          <w:marRight w:val="0"/>
          <w:marTop w:val="0"/>
          <w:marBottom w:val="0"/>
          <w:divBdr>
            <w:top w:val="none" w:sz="0" w:space="0" w:color="auto"/>
            <w:left w:val="none" w:sz="0" w:space="0" w:color="auto"/>
            <w:bottom w:val="none" w:sz="0" w:space="0" w:color="auto"/>
            <w:right w:val="none" w:sz="0" w:space="0" w:color="auto"/>
          </w:divBdr>
        </w:div>
        <w:div w:id="707216549">
          <w:marLeft w:val="480"/>
          <w:marRight w:val="0"/>
          <w:marTop w:val="0"/>
          <w:marBottom w:val="0"/>
          <w:divBdr>
            <w:top w:val="none" w:sz="0" w:space="0" w:color="auto"/>
            <w:left w:val="none" w:sz="0" w:space="0" w:color="auto"/>
            <w:bottom w:val="none" w:sz="0" w:space="0" w:color="auto"/>
            <w:right w:val="none" w:sz="0" w:space="0" w:color="auto"/>
          </w:divBdr>
        </w:div>
        <w:div w:id="734552215">
          <w:marLeft w:val="480"/>
          <w:marRight w:val="0"/>
          <w:marTop w:val="0"/>
          <w:marBottom w:val="0"/>
          <w:divBdr>
            <w:top w:val="none" w:sz="0" w:space="0" w:color="auto"/>
            <w:left w:val="none" w:sz="0" w:space="0" w:color="auto"/>
            <w:bottom w:val="none" w:sz="0" w:space="0" w:color="auto"/>
            <w:right w:val="none" w:sz="0" w:space="0" w:color="auto"/>
          </w:divBdr>
        </w:div>
        <w:div w:id="757213560">
          <w:marLeft w:val="480"/>
          <w:marRight w:val="0"/>
          <w:marTop w:val="0"/>
          <w:marBottom w:val="0"/>
          <w:divBdr>
            <w:top w:val="none" w:sz="0" w:space="0" w:color="auto"/>
            <w:left w:val="none" w:sz="0" w:space="0" w:color="auto"/>
            <w:bottom w:val="none" w:sz="0" w:space="0" w:color="auto"/>
            <w:right w:val="none" w:sz="0" w:space="0" w:color="auto"/>
          </w:divBdr>
        </w:div>
        <w:div w:id="768233314">
          <w:marLeft w:val="480"/>
          <w:marRight w:val="0"/>
          <w:marTop w:val="0"/>
          <w:marBottom w:val="0"/>
          <w:divBdr>
            <w:top w:val="none" w:sz="0" w:space="0" w:color="auto"/>
            <w:left w:val="none" w:sz="0" w:space="0" w:color="auto"/>
            <w:bottom w:val="none" w:sz="0" w:space="0" w:color="auto"/>
            <w:right w:val="none" w:sz="0" w:space="0" w:color="auto"/>
          </w:divBdr>
        </w:div>
        <w:div w:id="777682762">
          <w:marLeft w:val="480"/>
          <w:marRight w:val="0"/>
          <w:marTop w:val="0"/>
          <w:marBottom w:val="0"/>
          <w:divBdr>
            <w:top w:val="none" w:sz="0" w:space="0" w:color="auto"/>
            <w:left w:val="none" w:sz="0" w:space="0" w:color="auto"/>
            <w:bottom w:val="none" w:sz="0" w:space="0" w:color="auto"/>
            <w:right w:val="none" w:sz="0" w:space="0" w:color="auto"/>
          </w:divBdr>
        </w:div>
        <w:div w:id="837235592">
          <w:marLeft w:val="480"/>
          <w:marRight w:val="0"/>
          <w:marTop w:val="0"/>
          <w:marBottom w:val="0"/>
          <w:divBdr>
            <w:top w:val="none" w:sz="0" w:space="0" w:color="auto"/>
            <w:left w:val="none" w:sz="0" w:space="0" w:color="auto"/>
            <w:bottom w:val="none" w:sz="0" w:space="0" w:color="auto"/>
            <w:right w:val="none" w:sz="0" w:space="0" w:color="auto"/>
          </w:divBdr>
        </w:div>
        <w:div w:id="869535470">
          <w:marLeft w:val="480"/>
          <w:marRight w:val="0"/>
          <w:marTop w:val="0"/>
          <w:marBottom w:val="0"/>
          <w:divBdr>
            <w:top w:val="none" w:sz="0" w:space="0" w:color="auto"/>
            <w:left w:val="none" w:sz="0" w:space="0" w:color="auto"/>
            <w:bottom w:val="none" w:sz="0" w:space="0" w:color="auto"/>
            <w:right w:val="none" w:sz="0" w:space="0" w:color="auto"/>
          </w:divBdr>
        </w:div>
        <w:div w:id="917400921">
          <w:marLeft w:val="480"/>
          <w:marRight w:val="0"/>
          <w:marTop w:val="0"/>
          <w:marBottom w:val="0"/>
          <w:divBdr>
            <w:top w:val="none" w:sz="0" w:space="0" w:color="auto"/>
            <w:left w:val="none" w:sz="0" w:space="0" w:color="auto"/>
            <w:bottom w:val="none" w:sz="0" w:space="0" w:color="auto"/>
            <w:right w:val="none" w:sz="0" w:space="0" w:color="auto"/>
          </w:divBdr>
        </w:div>
        <w:div w:id="1045762351">
          <w:marLeft w:val="480"/>
          <w:marRight w:val="0"/>
          <w:marTop w:val="0"/>
          <w:marBottom w:val="0"/>
          <w:divBdr>
            <w:top w:val="none" w:sz="0" w:space="0" w:color="auto"/>
            <w:left w:val="none" w:sz="0" w:space="0" w:color="auto"/>
            <w:bottom w:val="none" w:sz="0" w:space="0" w:color="auto"/>
            <w:right w:val="none" w:sz="0" w:space="0" w:color="auto"/>
          </w:divBdr>
        </w:div>
        <w:div w:id="1055660143">
          <w:marLeft w:val="480"/>
          <w:marRight w:val="0"/>
          <w:marTop w:val="0"/>
          <w:marBottom w:val="0"/>
          <w:divBdr>
            <w:top w:val="none" w:sz="0" w:space="0" w:color="auto"/>
            <w:left w:val="none" w:sz="0" w:space="0" w:color="auto"/>
            <w:bottom w:val="none" w:sz="0" w:space="0" w:color="auto"/>
            <w:right w:val="none" w:sz="0" w:space="0" w:color="auto"/>
          </w:divBdr>
        </w:div>
        <w:div w:id="1084491901">
          <w:marLeft w:val="480"/>
          <w:marRight w:val="0"/>
          <w:marTop w:val="0"/>
          <w:marBottom w:val="0"/>
          <w:divBdr>
            <w:top w:val="none" w:sz="0" w:space="0" w:color="auto"/>
            <w:left w:val="none" w:sz="0" w:space="0" w:color="auto"/>
            <w:bottom w:val="none" w:sz="0" w:space="0" w:color="auto"/>
            <w:right w:val="none" w:sz="0" w:space="0" w:color="auto"/>
          </w:divBdr>
        </w:div>
        <w:div w:id="1086727895">
          <w:marLeft w:val="480"/>
          <w:marRight w:val="0"/>
          <w:marTop w:val="0"/>
          <w:marBottom w:val="0"/>
          <w:divBdr>
            <w:top w:val="none" w:sz="0" w:space="0" w:color="auto"/>
            <w:left w:val="none" w:sz="0" w:space="0" w:color="auto"/>
            <w:bottom w:val="none" w:sz="0" w:space="0" w:color="auto"/>
            <w:right w:val="none" w:sz="0" w:space="0" w:color="auto"/>
          </w:divBdr>
        </w:div>
        <w:div w:id="1187865085">
          <w:marLeft w:val="480"/>
          <w:marRight w:val="0"/>
          <w:marTop w:val="0"/>
          <w:marBottom w:val="0"/>
          <w:divBdr>
            <w:top w:val="none" w:sz="0" w:space="0" w:color="auto"/>
            <w:left w:val="none" w:sz="0" w:space="0" w:color="auto"/>
            <w:bottom w:val="none" w:sz="0" w:space="0" w:color="auto"/>
            <w:right w:val="none" w:sz="0" w:space="0" w:color="auto"/>
          </w:divBdr>
        </w:div>
        <w:div w:id="1197353436">
          <w:marLeft w:val="480"/>
          <w:marRight w:val="0"/>
          <w:marTop w:val="0"/>
          <w:marBottom w:val="0"/>
          <w:divBdr>
            <w:top w:val="none" w:sz="0" w:space="0" w:color="auto"/>
            <w:left w:val="none" w:sz="0" w:space="0" w:color="auto"/>
            <w:bottom w:val="none" w:sz="0" w:space="0" w:color="auto"/>
            <w:right w:val="none" w:sz="0" w:space="0" w:color="auto"/>
          </w:divBdr>
        </w:div>
        <w:div w:id="1203056917">
          <w:marLeft w:val="480"/>
          <w:marRight w:val="0"/>
          <w:marTop w:val="0"/>
          <w:marBottom w:val="0"/>
          <w:divBdr>
            <w:top w:val="none" w:sz="0" w:space="0" w:color="auto"/>
            <w:left w:val="none" w:sz="0" w:space="0" w:color="auto"/>
            <w:bottom w:val="none" w:sz="0" w:space="0" w:color="auto"/>
            <w:right w:val="none" w:sz="0" w:space="0" w:color="auto"/>
          </w:divBdr>
        </w:div>
        <w:div w:id="1224677235">
          <w:marLeft w:val="480"/>
          <w:marRight w:val="0"/>
          <w:marTop w:val="0"/>
          <w:marBottom w:val="0"/>
          <w:divBdr>
            <w:top w:val="none" w:sz="0" w:space="0" w:color="auto"/>
            <w:left w:val="none" w:sz="0" w:space="0" w:color="auto"/>
            <w:bottom w:val="none" w:sz="0" w:space="0" w:color="auto"/>
            <w:right w:val="none" w:sz="0" w:space="0" w:color="auto"/>
          </w:divBdr>
        </w:div>
        <w:div w:id="1360548513">
          <w:marLeft w:val="480"/>
          <w:marRight w:val="0"/>
          <w:marTop w:val="0"/>
          <w:marBottom w:val="0"/>
          <w:divBdr>
            <w:top w:val="none" w:sz="0" w:space="0" w:color="auto"/>
            <w:left w:val="none" w:sz="0" w:space="0" w:color="auto"/>
            <w:bottom w:val="none" w:sz="0" w:space="0" w:color="auto"/>
            <w:right w:val="none" w:sz="0" w:space="0" w:color="auto"/>
          </w:divBdr>
        </w:div>
        <w:div w:id="1412510844">
          <w:marLeft w:val="480"/>
          <w:marRight w:val="0"/>
          <w:marTop w:val="0"/>
          <w:marBottom w:val="0"/>
          <w:divBdr>
            <w:top w:val="none" w:sz="0" w:space="0" w:color="auto"/>
            <w:left w:val="none" w:sz="0" w:space="0" w:color="auto"/>
            <w:bottom w:val="none" w:sz="0" w:space="0" w:color="auto"/>
            <w:right w:val="none" w:sz="0" w:space="0" w:color="auto"/>
          </w:divBdr>
        </w:div>
        <w:div w:id="1426458906">
          <w:marLeft w:val="480"/>
          <w:marRight w:val="0"/>
          <w:marTop w:val="0"/>
          <w:marBottom w:val="0"/>
          <w:divBdr>
            <w:top w:val="none" w:sz="0" w:space="0" w:color="auto"/>
            <w:left w:val="none" w:sz="0" w:space="0" w:color="auto"/>
            <w:bottom w:val="none" w:sz="0" w:space="0" w:color="auto"/>
            <w:right w:val="none" w:sz="0" w:space="0" w:color="auto"/>
          </w:divBdr>
        </w:div>
        <w:div w:id="1429352380">
          <w:marLeft w:val="480"/>
          <w:marRight w:val="0"/>
          <w:marTop w:val="0"/>
          <w:marBottom w:val="0"/>
          <w:divBdr>
            <w:top w:val="none" w:sz="0" w:space="0" w:color="auto"/>
            <w:left w:val="none" w:sz="0" w:space="0" w:color="auto"/>
            <w:bottom w:val="none" w:sz="0" w:space="0" w:color="auto"/>
            <w:right w:val="none" w:sz="0" w:space="0" w:color="auto"/>
          </w:divBdr>
        </w:div>
        <w:div w:id="1442337227">
          <w:marLeft w:val="480"/>
          <w:marRight w:val="0"/>
          <w:marTop w:val="0"/>
          <w:marBottom w:val="0"/>
          <w:divBdr>
            <w:top w:val="none" w:sz="0" w:space="0" w:color="auto"/>
            <w:left w:val="none" w:sz="0" w:space="0" w:color="auto"/>
            <w:bottom w:val="none" w:sz="0" w:space="0" w:color="auto"/>
            <w:right w:val="none" w:sz="0" w:space="0" w:color="auto"/>
          </w:divBdr>
        </w:div>
        <w:div w:id="1447505875">
          <w:marLeft w:val="480"/>
          <w:marRight w:val="0"/>
          <w:marTop w:val="0"/>
          <w:marBottom w:val="0"/>
          <w:divBdr>
            <w:top w:val="none" w:sz="0" w:space="0" w:color="auto"/>
            <w:left w:val="none" w:sz="0" w:space="0" w:color="auto"/>
            <w:bottom w:val="none" w:sz="0" w:space="0" w:color="auto"/>
            <w:right w:val="none" w:sz="0" w:space="0" w:color="auto"/>
          </w:divBdr>
        </w:div>
        <w:div w:id="1496216868">
          <w:marLeft w:val="480"/>
          <w:marRight w:val="0"/>
          <w:marTop w:val="0"/>
          <w:marBottom w:val="0"/>
          <w:divBdr>
            <w:top w:val="none" w:sz="0" w:space="0" w:color="auto"/>
            <w:left w:val="none" w:sz="0" w:space="0" w:color="auto"/>
            <w:bottom w:val="none" w:sz="0" w:space="0" w:color="auto"/>
            <w:right w:val="none" w:sz="0" w:space="0" w:color="auto"/>
          </w:divBdr>
        </w:div>
        <w:div w:id="1528979177">
          <w:marLeft w:val="480"/>
          <w:marRight w:val="0"/>
          <w:marTop w:val="0"/>
          <w:marBottom w:val="0"/>
          <w:divBdr>
            <w:top w:val="none" w:sz="0" w:space="0" w:color="auto"/>
            <w:left w:val="none" w:sz="0" w:space="0" w:color="auto"/>
            <w:bottom w:val="none" w:sz="0" w:space="0" w:color="auto"/>
            <w:right w:val="none" w:sz="0" w:space="0" w:color="auto"/>
          </w:divBdr>
        </w:div>
        <w:div w:id="1631201347">
          <w:marLeft w:val="480"/>
          <w:marRight w:val="0"/>
          <w:marTop w:val="0"/>
          <w:marBottom w:val="0"/>
          <w:divBdr>
            <w:top w:val="none" w:sz="0" w:space="0" w:color="auto"/>
            <w:left w:val="none" w:sz="0" w:space="0" w:color="auto"/>
            <w:bottom w:val="none" w:sz="0" w:space="0" w:color="auto"/>
            <w:right w:val="none" w:sz="0" w:space="0" w:color="auto"/>
          </w:divBdr>
        </w:div>
        <w:div w:id="1631789048">
          <w:marLeft w:val="480"/>
          <w:marRight w:val="0"/>
          <w:marTop w:val="0"/>
          <w:marBottom w:val="0"/>
          <w:divBdr>
            <w:top w:val="none" w:sz="0" w:space="0" w:color="auto"/>
            <w:left w:val="none" w:sz="0" w:space="0" w:color="auto"/>
            <w:bottom w:val="none" w:sz="0" w:space="0" w:color="auto"/>
            <w:right w:val="none" w:sz="0" w:space="0" w:color="auto"/>
          </w:divBdr>
        </w:div>
        <w:div w:id="1641576821">
          <w:marLeft w:val="480"/>
          <w:marRight w:val="0"/>
          <w:marTop w:val="0"/>
          <w:marBottom w:val="0"/>
          <w:divBdr>
            <w:top w:val="none" w:sz="0" w:space="0" w:color="auto"/>
            <w:left w:val="none" w:sz="0" w:space="0" w:color="auto"/>
            <w:bottom w:val="none" w:sz="0" w:space="0" w:color="auto"/>
            <w:right w:val="none" w:sz="0" w:space="0" w:color="auto"/>
          </w:divBdr>
        </w:div>
        <w:div w:id="1646467074">
          <w:marLeft w:val="480"/>
          <w:marRight w:val="0"/>
          <w:marTop w:val="0"/>
          <w:marBottom w:val="0"/>
          <w:divBdr>
            <w:top w:val="none" w:sz="0" w:space="0" w:color="auto"/>
            <w:left w:val="none" w:sz="0" w:space="0" w:color="auto"/>
            <w:bottom w:val="none" w:sz="0" w:space="0" w:color="auto"/>
            <w:right w:val="none" w:sz="0" w:space="0" w:color="auto"/>
          </w:divBdr>
        </w:div>
        <w:div w:id="1797410234">
          <w:marLeft w:val="480"/>
          <w:marRight w:val="0"/>
          <w:marTop w:val="0"/>
          <w:marBottom w:val="0"/>
          <w:divBdr>
            <w:top w:val="none" w:sz="0" w:space="0" w:color="auto"/>
            <w:left w:val="none" w:sz="0" w:space="0" w:color="auto"/>
            <w:bottom w:val="none" w:sz="0" w:space="0" w:color="auto"/>
            <w:right w:val="none" w:sz="0" w:space="0" w:color="auto"/>
          </w:divBdr>
        </w:div>
        <w:div w:id="1895845538">
          <w:marLeft w:val="480"/>
          <w:marRight w:val="0"/>
          <w:marTop w:val="0"/>
          <w:marBottom w:val="0"/>
          <w:divBdr>
            <w:top w:val="none" w:sz="0" w:space="0" w:color="auto"/>
            <w:left w:val="none" w:sz="0" w:space="0" w:color="auto"/>
            <w:bottom w:val="none" w:sz="0" w:space="0" w:color="auto"/>
            <w:right w:val="none" w:sz="0" w:space="0" w:color="auto"/>
          </w:divBdr>
        </w:div>
        <w:div w:id="1902641660">
          <w:marLeft w:val="480"/>
          <w:marRight w:val="0"/>
          <w:marTop w:val="0"/>
          <w:marBottom w:val="0"/>
          <w:divBdr>
            <w:top w:val="none" w:sz="0" w:space="0" w:color="auto"/>
            <w:left w:val="none" w:sz="0" w:space="0" w:color="auto"/>
            <w:bottom w:val="none" w:sz="0" w:space="0" w:color="auto"/>
            <w:right w:val="none" w:sz="0" w:space="0" w:color="auto"/>
          </w:divBdr>
        </w:div>
        <w:div w:id="1923367400">
          <w:marLeft w:val="480"/>
          <w:marRight w:val="0"/>
          <w:marTop w:val="0"/>
          <w:marBottom w:val="0"/>
          <w:divBdr>
            <w:top w:val="none" w:sz="0" w:space="0" w:color="auto"/>
            <w:left w:val="none" w:sz="0" w:space="0" w:color="auto"/>
            <w:bottom w:val="none" w:sz="0" w:space="0" w:color="auto"/>
            <w:right w:val="none" w:sz="0" w:space="0" w:color="auto"/>
          </w:divBdr>
        </w:div>
        <w:div w:id="1931423640">
          <w:marLeft w:val="480"/>
          <w:marRight w:val="0"/>
          <w:marTop w:val="0"/>
          <w:marBottom w:val="0"/>
          <w:divBdr>
            <w:top w:val="none" w:sz="0" w:space="0" w:color="auto"/>
            <w:left w:val="none" w:sz="0" w:space="0" w:color="auto"/>
            <w:bottom w:val="none" w:sz="0" w:space="0" w:color="auto"/>
            <w:right w:val="none" w:sz="0" w:space="0" w:color="auto"/>
          </w:divBdr>
        </w:div>
        <w:div w:id="1988435528">
          <w:marLeft w:val="480"/>
          <w:marRight w:val="0"/>
          <w:marTop w:val="0"/>
          <w:marBottom w:val="0"/>
          <w:divBdr>
            <w:top w:val="none" w:sz="0" w:space="0" w:color="auto"/>
            <w:left w:val="none" w:sz="0" w:space="0" w:color="auto"/>
            <w:bottom w:val="none" w:sz="0" w:space="0" w:color="auto"/>
            <w:right w:val="none" w:sz="0" w:space="0" w:color="auto"/>
          </w:divBdr>
        </w:div>
        <w:div w:id="2043824055">
          <w:marLeft w:val="480"/>
          <w:marRight w:val="0"/>
          <w:marTop w:val="0"/>
          <w:marBottom w:val="0"/>
          <w:divBdr>
            <w:top w:val="none" w:sz="0" w:space="0" w:color="auto"/>
            <w:left w:val="none" w:sz="0" w:space="0" w:color="auto"/>
            <w:bottom w:val="none" w:sz="0" w:space="0" w:color="auto"/>
            <w:right w:val="none" w:sz="0" w:space="0" w:color="auto"/>
          </w:divBdr>
        </w:div>
        <w:div w:id="2067145783">
          <w:marLeft w:val="480"/>
          <w:marRight w:val="0"/>
          <w:marTop w:val="0"/>
          <w:marBottom w:val="0"/>
          <w:divBdr>
            <w:top w:val="none" w:sz="0" w:space="0" w:color="auto"/>
            <w:left w:val="none" w:sz="0" w:space="0" w:color="auto"/>
            <w:bottom w:val="none" w:sz="0" w:space="0" w:color="auto"/>
            <w:right w:val="none" w:sz="0" w:space="0" w:color="auto"/>
          </w:divBdr>
        </w:div>
        <w:div w:id="2145922059">
          <w:marLeft w:val="480"/>
          <w:marRight w:val="0"/>
          <w:marTop w:val="0"/>
          <w:marBottom w:val="0"/>
          <w:divBdr>
            <w:top w:val="none" w:sz="0" w:space="0" w:color="auto"/>
            <w:left w:val="none" w:sz="0" w:space="0" w:color="auto"/>
            <w:bottom w:val="none" w:sz="0" w:space="0" w:color="auto"/>
            <w:right w:val="none" w:sz="0" w:space="0" w:color="auto"/>
          </w:divBdr>
        </w:div>
      </w:divsChild>
    </w:div>
    <w:div w:id="1591085757">
      <w:bodyDiv w:val="1"/>
      <w:marLeft w:val="0"/>
      <w:marRight w:val="0"/>
      <w:marTop w:val="0"/>
      <w:marBottom w:val="0"/>
      <w:divBdr>
        <w:top w:val="none" w:sz="0" w:space="0" w:color="auto"/>
        <w:left w:val="none" w:sz="0" w:space="0" w:color="auto"/>
        <w:bottom w:val="none" w:sz="0" w:space="0" w:color="auto"/>
        <w:right w:val="none" w:sz="0" w:space="0" w:color="auto"/>
      </w:divBdr>
      <w:divsChild>
        <w:div w:id="18431722">
          <w:marLeft w:val="480"/>
          <w:marRight w:val="0"/>
          <w:marTop w:val="0"/>
          <w:marBottom w:val="0"/>
          <w:divBdr>
            <w:top w:val="none" w:sz="0" w:space="0" w:color="auto"/>
            <w:left w:val="none" w:sz="0" w:space="0" w:color="auto"/>
            <w:bottom w:val="none" w:sz="0" w:space="0" w:color="auto"/>
            <w:right w:val="none" w:sz="0" w:space="0" w:color="auto"/>
          </w:divBdr>
        </w:div>
        <w:div w:id="19480816">
          <w:marLeft w:val="480"/>
          <w:marRight w:val="0"/>
          <w:marTop w:val="0"/>
          <w:marBottom w:val="0"/>
          <w:divBdr>
            <w:top w:val="none" w:sz="0" w:space="0" w:color="auto"/>
            <w:left w:val="none" w:sz="0" w:space="0" w:color="auto"/>
            <w:bottom w:val="none" w:sz="0" w:space="0" w:color="auto"/>
            <w:right w:val="none" w:sz="0" w:space="0" w:color="auto"/>
          </w:divBdr>
        </w:div>
        <w:div w:id="43062178">
          <w:marLeft w:val="480"/>
          <w:marRight w:val="0"/>
          <w:marTop w:val="0"/>
          <w:marBottom w:val="0"/>
          <w:divBdr>
            <w:top w:val="none" w:sz="0" w:space="0" w:color="auto"/>
            <w:left w:val="none" w:sz="0" w:space="0" w:color="auto"/>
            <w:bottom w:val="none" w:sz="0" w:space="0" w:color="auto"/>
            <w:right w:val="none" w:sz="0" w:space="0" w:color="auto"/>
          </w:divBdr>
        </w:div>
        <w:div w:id="79958316">
          <w:marLeft w:val="480"/>
          <w:marRight w:val="0"/>
          <w:marTop w:val="0"/>
          <w:marBottom w:val="0"/>
          <w:divBdr>
            <w:top w:val="none" w:sz="0" w:space="0" w:color="auto"/>
            <w:left w:val="none" w:sz="0" w:space="0" w:color="auto"/>
            <w:bottom w:val="none" w:sz="0" w:space="0" w:color="auto"/>
            <w:right w:val="none" w:sz="0" w:space="0" w:color="auto"/>
          </w:divBdr>
        </w:div>
        <w:div w:id="82457429">
          <w:marLeft w:val="480"/>
          <w:marRight w:val="0"/>
          <w:marTop w:val="0"/>
          <w:marBottom w:val="0"/>
          <w:divBdr>
            <w:top w:val="none" w:sz="0" w:space="0" w:color="auto"/>
            <w:left w:val="none" w:sz="0" w:space="0" w:color="auto"/>
            <w:bottom w:val="none" w:sz="0" w:space="0" w:color="auto"/>
            <w:right w:val="none" w:sz="0" w:space="0" w:color="auto"/>
          </w:divBdr>
        </w:div>
        <w:div w:id="134153133">
          <w:marLeft w:val="480"/>
          <w:marRight w:val="0"/>
          <w:marTop w:val="0"/>
          <w:marBottom w:val="0"/>
          <w:divBdr>
            <w:top w:val="none" w:sz="0" w:space="0" w:color="auto"/>
            <w:left w:val="none" w:sz="0" w:space="0" w:color="auto"/>
            <w:bottom w:val="none" w:sz="0" w:space="0" w:color="auto"/>
            <w:right w:val="none" w:sz="0" w:space="0" w:color="auto"/>
          </w:divBdr>
        </w:div>
        <w:div w:id="143550634">
          <w:marLeft w:val="480"/>
          <w:marRight w:val="0"/>
          <w:marTop w:val="0"/>
          <w:marBottom w:val="0"/>
          <w:divBdr>
            <w:top w:val="none" w:sz="0" w:space="0" w:color="auto"/>
            <w:left w:val="none" w:sz="0" w:space="0" w:color="auto"/>
            <w:bottom w:val="none" w:sz="0" w:space="0" w:color="auto"/>
            <w:right w:val="none" w:sz="0" w:space="0" w:color="auto"/>
          </w:divBdr>
        </w:div>
        <w:div w:id="147475905">
          <w:marLeft w:val="480"/>
          <w:marRight w:val="0"/>
          <w:marTop w:val="0"/>
          <w:marBottom w:val="0"/>
          <w:divBdr>
            <w:top w:val="none" w:sz="0" w:space="0" w:color="auto"/>
            <w:left w:val="none" w:sz="0" w:space="0" w:color="auto"/>
            <w:bottom w:val="none" w:sz="0" w:space="0" w:color="auto"/>
            <w:right w:val="none" w:sz="0" w:space="0" w:color="auto"/>
          </w:divBdr>
        </w:div>
        <w:div w:id="168253257">
          <w:marLeft w:val="480"/>
          <w:marRight w:val="0"/>
          <w:marTop w:val="0"/>
          <w:marBottom w:val="0"/>
          <w:divBdr>
            <w:top w:val="none" w:sz="0" w:space="0" w:color="auto"/>
            <w:left w:val="none" w:sz="0" w:space="0" w:color="auto"/>
            <w:bottom w:val="none" w:sz="0" w:space="0" w:color="auto"/>
            <w:right w:val="none" w:sz="0" w:space="0" w:color="auto"/>
          </w:divBdr>
        </w:div>
        <w:div w:id="179517505">
          <w:marLeft w:val="480"/>
          <w:marRight w:val="0"/>
          <w:marTop w:val="0"/>
          <w:marBottom w:val="0"/>
          <w:divBdr>
            <w:top w:val="none" w:sz="0" w:space="0" w:color="auto"/>
            <w:left w:val="none" w:sz="0" w:space="0" w:color="auto"/>
            <w:bottom w:val="none" w:sz="0" w:space="0" w:color="auto"/>
            <w:right w:val="none" w:sz="0" w:space="0" w:color="auto"/>
          </w:divBdr>
        </w:div>
        <w:div w:id="212735521">
          <w:marLeft w:val="480"/>
          <w:marRight w:val="0"/>
          <w:marTop w:val="0"/>
          <w:marBottom w:val="0"/>
          <w:divBdr>
            <w:top w:val="none" w:sz="0" w:space="0" w:color="auto"/>
            <w:left w:val="none" w:sz="0" w:space="0" w:color="auto"/>
            <w:bottom w:val="none" w:sz="0" w:space="0" w:color="auto"/>
            <w:right w:val="none" w:sz="0" w:space="0" w:color="auto"/>
          </w:divBdr>
        </w:div>
        <w:div w:id="254897083">
          <w:marLeft w:val="480"/>
          <w:marRight w:val="0"/>
          <w:marTop w:val="0"/>
          <w:marBottom w:val="0"/>
          <w:divBdr>
            <w:top w:val="none" w:sz="0" w:space="0" w:color="auto"/>
            <w:left w:val="none" w:sz="0" w:space="0" w:color="auto"/>
            <w:bottom w:val="none" w:sz="0" w:space="0" w:color="auto"/>
            <w:right w:val="none" w:sz="0" w:space="0" w:color="auto"/>
          </w:divBdr>
        </w:div>
        <w:div w:id="261189142">
          <w:marLeft w:val="480"/>
          <w:marRight w:val="0"/>
          <w:marTop w:val="0"/>
          <w:marBottom w:val="0"/>
          <w:divBdr>
            <w:top w:val="none" w:sz="0" w:space="0" w:color="auto"/>
            <w:left w:val="none" w:sz="0" w:space="0" w:color="auto"/>
            <w:bottom w:val="none" w:sz="0" w:space="0" w:color="auto"/>
            <w:right w:val="none" w:sz="0" w:space="0" w:color="auto"/>
          </w:divBdr>
        </w:div>
        <w:div w:id="266230977">
          <w:marLeft w:val="480"/>
          <w:marRight w:val="0"/>
          <w:marTop w:val="0"/>
          <w:marBottom w:val="0"/>
          <w:divBdr>
            <w:top w:val="none" w:sz="0" w:space="0" w:color="auto"/>
            <w:left w:val="none" w:sz="0" w:space="0" w:color="auto"/>
            <w:bottom w:val="none" w:sz="0" w:space="0" w:color="auto"/>
            <w:right w:val="none" w:sz="0" w:space="0" w:color="auto"/>
          </w:divBdr>
        </w:div>
        <w:div w:id="285965452">
          <w:marLeft w:val="480"/>
          <w:marRight w:val="0"/>
          <w:marTop w:val="0"/>
          <w:marBottom w:val="0"/>
          <w:divBdr>
            <w:top w:val="none" w:sz="0" w:space="0" w:color="auto"/>
            <w:left w:val="none" w:sz="0" w:space="0" w:color="auto"/>
            <w:bottom w:val="none" w:sz="0" w:space="0" w:color="auto"/>
            <w:right w:val="none" w:sz="0" w:space="0" w:color="auto"/>
          </w:divBdr>
        </w:div>
        <w:div w:id="287201773">
          <w:marLeft w:val="480"/>
          <w:marRight w:val="0"/>
          <w:marTop w:val="0"/>
          <w:marBottom w:val="0"/>
          <w:divBdr>
            <w:top w:val="none" w:sz="0" w:space="0" w:color="auto"/>
            <w:left w:val="none" w:sz="0" w:space="0" w:color="auto"/>
            <w:bottom w:val="none" w:sz="0" w:space="0" w:color="auto"/>
            <w:right w:val="none" w:sz="0" w:space="0" w:color="auto"/>
          </w:divBdr>
        </w:div>
        <w:div w:id="301497131">
          <w:marLeft w:val="480"/>
          <w:marRight w:val="0"/>
          <w:marTop w:val="0"/>
          <w:marBottom w:val="0"/>
          <w:divBdr>
            <w:top w:val="none" w:sz="0" w:space="0" w:color="auto"/>
            <w:left w:val="none" w:sz="0" w:space="0" w:color="auto"/>
            <w:bottom w:val="none" w:sz="0" w:space="0" w:color="auto"/>
            <w:right w:val="none" w:sz="0" w:space="0" w:color="auto"/>
          </w:divBdr>
        </w:div>
        <w:div w:id="326177926">
          <w:marLeft w:val="480"/>
          <w:marRight w:val="0"/>
          <w:marTop w:val="0"/>
          <w:marBottom w:val="0"/>
          <w:divBdr>
            <w:top w:val="none" w:sz="0" w:space="0" w:color="auto"/>
            <w:left w:val="none" w:sz="0" w:space="0" w:color="auto"/>
            <w:bottom w:val="none" w:sz="0" w:space="0" w:color="auto"/>
            <w:right w:val="none" w:sz="0" w:space="0" w:color="auto"/>
          </w:divBdr>
        </w:div>
        <w:div w:id="419185586">
          <w:marLeft w:val="480"/>
          <w:marRight w:val="0"/>
          <w:marTop w:val="0"/>
          <w:marBottom w:val="0"/>
          <w:divBdr>
            <w:top w:val="none" w:sz="0" w:space="0" w:color="auto"/>
            <w:left w:val="none" w:sz="0" w:space="0" w:color="auto"/>
            <w:bottom w:val="none" w:sz="0" w:space="0" w:color="auto"/>
            <w:right w:val="none" w:sz="0" w:space="0" w:color="auto"/>
          </w:divBdr>
        </w:div>
        <w:div w:id="455219168">
          <w:marLeft w:val="480"/>
          <w:marRight w:val="0"/>
          <w:marTop w:val="0"/>
          <w:marBottom w:val="0"/>
          <w:divBdr>
            <w:top w:val="none" w:sz="0" w:space="0" w:color="auto"/>
            <w:left w:val="none" w:sz="0" w:space="0" w:color="auto"/>
            <w:bottom w:val="none" w:sz="0" w:space="0" w:color="auto"/>
            <w:right w:val="none" w:sz="0" w:space="0" w:color="auto"/>
          </w:divBdr>
        </w:div>
        <w:div w:id="459883162">
          <w:marLeft w:val="480"/>
          <w:marRight w:val="0"/>
          <w:marTop w:val="0"/>
          <w:marBottom w:val="0"/>
          <w:divBdr>
            <w:top w:val="none" w:sz="0" w:space="0" w:color="auto"/>
            <w:left w:val="none" w:sz="0" w:space="0" w:color="auto"/>
            <w:bottom w:val="none" w:sz="0" w:space="0" w:color="auto"/>
            <w:right w:val="none" w:sz="0" w:space="0" w:color="auto"/>
          </w:divBdr>
        </w:div>
        <w:div w:id="478347895">
          <w:marLeft w:val="480"/>
          <w:marRight w:val="0"/>
          <w:marTop w:val="0"/>
          <w:marBottom w:val="0"/>
          <w:divBdr>
            <w:top w:val="none" w:sz="0" w:space="0" w:color="auto"/>
            <w:left w:val="none" w:sz="0" w:space="0" w:color="auto"/>
            <w:bottom w:val="none" w:sz="0" w:space="0" w:color="auto"/>
            <w:right w:val="none" w:sz="0" w:space="0" w:color="auto"/>
          </w:divBdr>
        </w:div>
        <w:div w:id="488833944">
          <w:marLeft w:val="480"/>
          <w:marRight w:val="0"/>
          <w:marTop w:val="0"/>
          <w:marBottom w:val="0"/>
          <w:divBdr>
            <w:top w:val="none" w:sz="0" w:space="0" w:color="auto"/>
            <w:left w:val="none" w:sz="0" w:space="0" w:color="auto"/>
            <w:bottom w:val="none" w:sz="0" w:space="0" w:color="auto"/>
            <w:right w:val="none" w:sz="0" w:space="0" w:color="auto"/>
          </w:divBdr>
        </w:div>
        <w:div w:id="532546848">
          <w:marLeft w:val="480"/>
          <w:marRight w:val="0"/>
          <w:marTop w:val="0"/>
          <w:marBottom w:val="0"/>
          <w:divBdr>
            <w:top w:val="none" w:sz="0" w:space="0" w:color="auto"/>
            <w:left w:val="none" w:sz="0" w:space="0" w:color="auto"/>
            <w:bottom w:val="none" w:sz="0" w:space="0" w:color="auto"/>
            <w:right w:val="none" w:sz="0" w:space="0" w:color="auto"/>
          </w:divBdr>
        </w:div>
        <w:div w:id="539973350">
          <w:marLeft w:val="480"/>
          <w:marRight w:val="0"/>
          <w:marTop w:val="0"/>
          <w:marBottom w:val="0"/>
          <w:divBdr>
            <w:top w:val="none" w:sz="0" w:space="0" w:color="auto"/>
            <w:left w:val="none" w:sz="0" w:space="0" w:color="auto"/>
            <w:bottom w:val="none" w:sz="0" w:space="0" w:color="auto"/>
            <w:right w:val="none" w:sz="0" w:space="0" w:color="auto"/>
          </w:divBdr>
        </w:div>
        <w:div w:id="547376259">
          <w:marLeft w:val="480"/>
          <w:marRight w:val="0"/>
          <w:marTop w:val="0"/>
          <w:marBottom w:val="0"/>
          <w:divBdr>
            <w:top w:val="none" w:sz="0" w:space="0" w:color="auto"/>
            <w:left w:val="none" w:sz="0" w:space="0" w:color="auto"/>
            <w:bottom w:val="none" w:sz="0" w:space="0" w:color="auto"/>
            <w:right w:val="none" w:sz="0" w:space="0" w:color="auto"/>
          </w:divBdr>
        </w:div>
        <w:div w:id="566958111">
          <w:marLeft w:val="480"/>
          <w:marRight w:val="0"/>
          <w:marTop w:val="0"/>
          <w:marBottom w:val="0"/>
          <w:divBdr>
            <w:top w:val="none" w:sz="0" w:space="0" w:color="auto"/>
            <w:left w:val="none" w:sz="0" w:space="0" w:color="auto"/>
            <w:bottom w:val="none" w:sz="0" w:space="0" w:color="auto"/>
            <w:right w:val="none" w:sz="0" w:space="0" w:color="auto"/>
          </w:divBdr>
        </w:div>
        <w:div w:id="628125349">
          <w:marLeft w:val="480"/>
          <w:marRight w:val="0"/>
          <w:marTop w:val="0"/>
          <w:marBottom w:val="0"/>
          <w:divBdr>
            <w:top w:val="none" w:sz="0" w:space="0" w:color="auto"/>
            <w:left w:val="none" w:sz="0" w:space="0" w:color="auto"/>
            <w:bottom w:val="none" w:sz="0" w:space="0" w:color="auto"/>
            <w:right w:val="none" w:sz="0" w:space="0" w:color="auto"/>
          </w:divBdr>
        </w:div>
        <w:div w:id="640694170">
          <w:marLeft w:val="480"/>
          <w:marRight w:val="0"/>
          <w:marTop w:val="0"/>
          <w:marBottom w:val="0"/>
          <w:divBdr>
            <w:top w:val="none" w:sz="0" w:space="0" w:color="auto"/>
            <w:left w:val="none" w:sz="0" w:space="0" w:color="auto"/>
            <w:bottom w:val="none" w:sz="0" w:space="0" w:color="auto"/>
            <w:right w:val="none" w:sz="0" w:space="0" w:color="auto"/>
          </w:divBdr>
        </w:div>
        <w:div w:id="663632209">
          <w:marLeft w:val="480"/>
          <w:marRight w:val="0"/>
          <w:marTop w:val="0"/>
          <w:marBottom w:val="0"/>
          <w:divBdr>
            <w:top w:val="none" w:sz="0" w:space="0" w:color="auto"/>
            <w:left w:val="none" w:sz="0" w:space="0" w:color="auto"/>
            <w:bottom w:val="none" w:sz="0" w:space="0" w:color="auto"/>
            <w:right w:val="none" w:sz="0" w:space="0" w:color="auto"/>
          </w:divBdr>
        </w:div>
        <w:div w:id="683239769">
          <w:marLeft w:val="480"/>
          <w:marRight w:val="0"/>
          <w:marTop w:val="0"/>
          <w:marBottom w:val="0"/>
          <w:divBdr>
            <w:top w:val="none" w:sz="0" w:space="0" w:color="auto"/>
            <w:left w:val="none" w:sz="0" w:space="0" w:color="auto"/>
            <w:bottom w:val="none" w:sz="0" w:space="0" w:color="auto"/>
            <w:right w:val="none" w:sz="0" w:space="0" w:color="auto"/>
          </w:divBdr>
        </w:div>
        <w:div w:id="700324152">
          <w:marLeft w:val="480"/>
          <w:marRight w:val="0"/>
          <w:marTop w:val="0"/>
          <w:marBottom w:val="0"/>
          <w:divBdr>
            <w:top w:val="none" w:sz="0" w:space="0" w:color="auto"/>
            <w:left w:val="none" w:sz="0" w:space="0" w:color="auto"/>
            <w:bottom w:val="none" w:sz="0" w:space="0" w:color="auto"/>
            <w:right w:val="none" w:sz="0" w:space="0" w:color="auto"/>
          </w:divBdr>
        </w:div>
        <w:div w:id="711425318">
          <w:marLeft w:val="480"/>
          <w:marRight w:val="0"/>
          <w:marTop w:val="0"/>
          <w:marBottom w:val="0"/>
          <w:divBdr>
            <w:top w:val="none" w:sz="0" w:space="0" w:color="auto"/>
            <w:left w:val="none" w:sz="0" w:space="0" w:color="auto"/>
            <w:bottom w:val="none" w:sz="0" w:space="0" w:color="auto"/>
            <w:right w:val="none" w:sz="0" w:space="0" w:color="auto"/>
          </w:divBdr>
        </w:div>
        <w:div w:id="729964949">
          <w:marLeft w:val="480"/>
          <w:marRight w:val="0"/>
          <w:marTop w:val="0"/>
          <w:marBottom w:val="0"/>
          <w:divBdr>
            <w:top w:val="none" w:sz="0" w:space="0" w:color="auto"/>
            <w:left w:val="none" w:sz="0" w:space="0" w:color="auto"/>
            <w:bottom w:val="none" w:sz="0" w:space="0" w:color="auto"/>
            <w:right w:val="none" w:sz="0" w:space="0" w:color="auto"/>
          </w:divBdr>
        </w:div>
        <w:div w:id="736317323">
          <w:marLeft w:val="480"/>
          <w:marRight w:val="0"/>
          <w:marTop w:val="0"/>
          <w:marBottom w:val="0"/>
          <w:divBdr>
            <w:top w:val="none" w:sz="0" w:space="0" w:color="auto"/>
            <w:left w:val="none" w:sz="0" w:space="0" w:color="auto"/>
            <w:bottom w:val="none" w:sz="0" w:space="0" w:color="auto"/>
            <w:right w:val="none" w:sz="0" w:space="0" w:color="auto"/>
          </w:divBdr>
        </w:div>
        <w:div w:id="768165545">
          <w:marLeft w:val="480"/>
          <w:marRight w:val="0"/>
          <w:marTop w:val="0"/>
          <w:marBottom w:val="0"/>
          <w:divBdr>
            <w:top w:val="none" w:sz="0" w:space="0" w:color="auto"/>
            <w:left w:val="none" w:sz="0" w:space="0" w:color="auto"/>
            <w:bottom w:val="none" w:sz="0" w:space="0" w:color="auto"/>
            <w:right w:val="none" w:sz="0" w:space="0" w:color="auto"/>
          </w:divBdr>
        </w:div>
        <w:div w:id="798763280">
          <w:marLeft w:val="480"/>
          <w:marRight w:val="0"/>
          <w:marTop w:val="0"/>
          <w:marBottom w:val="0"/>
          <w:divBdr>
            <w:top w:val="none" w:sz="0" w:space="0" w:color="auto"/>
            <w:left w:val="none" w:sz="0" w:space="0" w:color="auto"/>
            <w:bottom w:val="none" w:sz="0" w:space="0" w:color="auto"/>
            <w:right w:val="none" w:sz="0" w:space="0" w:color="auto"/>
          </w:divBdr>
        </w:div>
        <w:div w:id="820199760">
          <w:marLeft w:val="480"/>
          <w:marRight w:val="0"/>
          <w:marTop w:val="0"/>
          <w:marBottom w:val="0"/>
          <w:divBdr>
            <w:top w:val="none" w:sz="0" w:space="0" w:color="auto"/>
            <w:left w:val="none" w:sz="0" w:space="0" w:color="auto"/>
            <w:bottom w:val="none" w:sz="0" w:space="0" w:color="auto"/>
            <w:right w:val="none" w:sz="0" w:space="0" w:color="auto"/>
          </w:divBdr>
        </w:div>
        <w:div w:id="853493792">
          <w:marLeft w:val="480"/>
          <w:marRight w:val="0"/>
          <w:marTop w:val="0"/>
          <w:marBottom w:val="0"/>
          <w:divBdr>
            <w:top w:val="none" w:sz="0" w:space="0" w:color="auto"/>
            <w:left w:val="none" w:sz="0" w:space="0" w:color="auto"/>
            <w:bottom w:val="none" w:sz="0" w:space="0" w:color="auto"/>
            <w:right w:val="none" w:sz="0" w:space="0" w:color="auto"/>
          </w:divBdr>
        </w:div>
        <w:div w:id="859661548">
          <w:marLeft w:val="480"/>
          <w:marRight w:val="0"/>
          <w:marTop w:val="0"/>
          <w:marBottom w:val="0"/>
          <w:divBdr>
            <w:top w:val="none" w:sz="0" w:space="0" w:color="auto"/>
            <w:left w:val="none" w:sz="0" w:space="0" w:color="auto"/>
            <w:bottom w:val="none" w:sz="0" w:space="0" w:color="auto"/>
            <w:right w:val="none" w:sz="0" w:space="0" w:color="auto"/>
          </w:divBdr>
        </w:div>
        <w:div w:id="873812811">
          <w:marLeft w:val="480"/>
          <w:marRight w:val="0"/>
          <w:marTop w:val="0"/>
          <w:marBottom w:val="0"/>
          <w:divBdr>
            <w:top w:val="none" w:sz="0" w:space="0" w:color="auto"/>
            <w:left w:val="none" w:sz="0" w:space="0" w:color="auto"/>
            <w:bottom w:val="none" w:sz="0" w:space="0" w:color="auto"/>
            <w:right w:val="none" w:sz="0" w:space="0" w:color="auto"/>
          </w:divBdr>
        </w:div>
        <w:div w:id="910701651">
          <w:marLeft w:val="480"/>
          <w:marRight w:val="0"/>
          <w:marTop w:val="0"/>
          <w:marBottom w:val="0"/>
          <w:divBdr>
            <w:top w:val="none" w:sz="0" w:space="0" w:color="auto"/>
            <w:left w:val="none" w:sz="0" w:space="0" w:color="auto"/>
            <w:bottom w:val="none" w:sz="0" w:space="0" w:color="auto"/>
            <w:right w:val="none" w:sz="0" w:space="0" w:color="auto"/>
          </w:divBdr>
        </w:div>
        <w:div w:id="973674497">
          <w:marLeft w:val="480"/>
          <w:marRight w:val="0"/>
          <w:marTop w:val="0"/>
          <w:marBottom w:val="0"/>
          <w:divBdr>
            <w:top w:val="none" w:sz="0" w:space="0" w:color="auto"/>
            <w:left w:val="none" w:sz="0" w:space="0" w:color="auto"/>
            <w:bottom w:val="none" w:sz="0" w:space="0" w:color="auto"/>
            <w:right w:val="none" w:sz="0" w:space="0" w:color="auto"/>
          </w:divBdr>
        </w:div>
        <w:div w:id="987049573">
          <w:marLeft w:val="480"/>
          <w:marRight w:val="0"/>
          <w:marTop w:val="0"/>
          <w:marBottom w:val="0"/>
          <w:divBdr>
            <w:top w:val="none" w:sz="0" w:space="0" w:color="auto"/>
            <w:left w:val="none" w:sz="0" w:space="0" w:color="auto"/>
            <w:bottom w:val="none" w:sz="0" w:space="0" w:color="auto"/>
            <w:right w:val="none" w:sz="0" w:space="0" w:color="auto"/>
          </w:divBdr>
        </w:div>
        <w:div w:id="1000623445">
          <w:marLeft w:val="480"/>
          <w:marRight w:val="0"/>
          <w:marTop w:val="0"/>
          <w:marBottom w:val="0"/>
          <w:divBdr>
            <w:top w:val="none" w:sz="0" w:space="0" w:color="auto"/>
            <w:left w:val="none" w:sz="0" w:space="0" w:color="auto"/>
            <w:bottom w:val="none" w:sz="0" w:space="0" w:color="auto"/>
            <w:right w:val="none" w:sz="0" w:space="0" w:color="auto"/>
          </w:divBdr>
        </w:div>
        <w:div w:id="1017078510">
          <w:marLeft w:val="480"/>
          <w:marRight w:val="0"/>
          <w:marTop w:val="0"/>
          <w:marBottom w:val="0"/>
          <w:divBdr>
            <w:top w:val="none" w:sz="0" w:space="0" w:color="auto"/>
            <w:left w:val="none" w:sz="0" w:space="0" w:color="auto"/>
            <w:bottom w:val="none" w:sz="0" w:space="0" w:color="auto"/>
            <w:right w:val="none" w:sz="0" w:space="0" w:color="auto"/>
          </w:divBdr>
        </w:div>
        <w:div w:id="1055422666">
          <w:marLeft w:val="480"/>
          <w:marRight w:val="0"/>
          <w:marTop w:val="0"/>
          <w:marBottom w:val="0"/>
          <w:divBdr>
            <w:top w:val="none" w:sz="0" w:space="0" w:color="auto"/>
            <w:left w:val="none" w:sz="0" w:space="0" w:color="auto"/>
            <w:bottom w:val="none" w:sz="0" w:space="0" w:color="auto"/>
            <w:right w:val="none" w:sz="0" w:space="0" w:color="auto"/>
          </w:divBdr>
        </w:div>
        <w:div w:id="1056776693">
          <w:marLeft w:val="480"/>
          <w:marRight w:val="0"/>
          <w:marTop w:val="0"/>
          <w:marBottom w:val="0"/>
          <w:divBdr>
            <w:top w:val="none" w:sz="0" w:space="0" w:color="auto"/>
            <w:left w:val="none" w:sz="0" w:space="0" w:color="auto"/>
            <w:bottom w:val="none" w:sz="0" w:space="0" w:color="auto"/>
            <w:right w:val="none" w:sz="0" w:space="0" w:color="auto"/>
          </w:divBdr>
        </w:div>
        <w:div w:id="1064909382">
          <w:marLeft w:val="480"/>
          <w:marRight w:val="0"/>
          <w:marTop w:val="0"/>
          <w:marBottom w:val="0"/>
          <w:divBdr>
            <w:top w:val="none" w:sz="0" w:space="0" w:color="auto"/>
            <w:left w:val="none" w:sz="0" w:space="0" w:color="auto"/>
            <w:bottom w:val="none" w:sz="0" w:space="0" w:color="auto"/>
            <w:right w:val="none" w:sz="0" w:space="0" w:color="auto"/>
          </w:divBdr>
        </w:div>
        <w:div w:id="1082486761">
          <w:marLeft w:val="480"/>
          <w:marRight w:val="0"/>
          <w:marTop w:val="0"/>
          <w:marBottom w:val="0"/>
          <w:divBdr>
            <w:top w:val="none" w:sz="0" w:space="0" w:color="auto"/>
            <w:left w:val="none" w:sz="0" w:space="0" w:color="auto"/>
            <w:bottom w:val="none" w:sz="0" w:space="0" w:color="auto"/>
            <w:right w:val="none" w:sz="0" w:space="0" w:color="auto"/>
          </w:divBdr>
        </w:div>
        <w:div w:id="1107699303">
          <w:marLeft w:val="480"/>
          <w:marRight w:val="0"/>
          <w:marTop w:val="0"/>
          <w:marBottom w:val="0"/>
          <w:divBdr>
            <w:top w:val="none" w:sz="0" w:space="0" w:color="auto"/>
            <w:left w:val="none" w:sz="0" w:space="0" w:color="auto"/>
            <w:bottom w:val="none" w:sz="0" w:space="0" w:color="auto"/>
            <w:right w:val="none" w:sz="0" w:space="0" w:color="auto"/>
          </w:divBdr>
        </w:div>
        <w:div w:id="1130169473">
          <w:marLeft w:val="480"/>
          <w:marRight w:val="0"/>
          <w:marTop w:val="0"/>
          <w:marBottom w:val="0"/>
          <w:divBdr>
            <w:top w:val="none" w:sz="0" w:space="0" w:color="auto"/>
            <w:left w:val="none" w:sz="0" w:space="0" w:color="auto"/>
            <w:bottom w:val="none" w:sz="0" w:space="0" w:color="auto"/>
            <w:right w:val="none" w:sz="0" w:space="0" w:color="auto"/>
          </w:divBdr>
        </w:div>
        <w:div w:id="1186476682">
          <w:marLeft w:val="480"/>
          <w:marRight w:val="0"/>
          <w:marTop w:val="0"/>
          <w:marBottom w:val="0"/>
          <w:divBdr>
            <w:top w:val="none" w:sz="0" w:space="0" w:color="auto"/>
            <w:left w:val="none" w:sz="0" w:space="0" w:color="auto"/>
            <w:bottom w:val="none" w:sz="0" w:space="0" w:color="auto"/>
            <w:right w:val="none" w:sz="0" w:space="0" w:color="auto"/>
          </w:divBdr>
        </w:div>
        <w:div w:id="1194683676">
          <w:marLeft w:val="480"/>
          <w:marRight w:val="0"/>
          <w:marTop w:val="0"/>
          <w:marBottom w:val="0"/>
          <w:divBdr>
            <w:top w:val="none" w:sz="0" w:space="0" w:color="auto"/>
            <w:left w:val="none" w:sz="0" w:space="0" w:color="auto"/>
            <w:bottom w:val="none" w:sz="0" w:space="0" w:color="auto"/>
            <w:right w:val="none" w:sz="0" w:space="0" w:color="auto"/>
          </w:divBdr>
        </w:div>
        <w:div w:id="1197230810">
          <w:marLeft w:val="480"/>
          <w:marRight w:val="0"/>
          <w:marTop w:val="0"/>
          <w:marBottom w:val="0"/>
          <w:divBdr>
            <w:top w:val="none" w:sz="0" w:space="0" w:color="auto"/>
            <w:left w:val="none" w:sz="0" w:space="0" w:color="auto"/>
            <w:bottom w:val="none" w:sz="0" w:space="0" w:color="auto"/>
            <w:right w:val="none" w:sz="0" w:space="0" w:color="auto"/>
          </w:divBdr>
        </w:div>
        <w:div w:id="1209074972">
          <w:marLeft w:val="480"/>
          <w:marRight w:val="0"/>
          <w:marTop w:val="0"/>
          <w:marBottom w:val="0"/>
          <w:divBdr>
            <w:top w:val="none" w:sz="0" w:space="0" w:color="auto"/>
            <w:left w:val="none" w:sz="0" w:space="0" w:color="auto"/>
            <w:bottom w:val="none" w:sz="0" w:space="0" w:color="auto"/>
            <w:right w:val="none" w:sz="0" w:space="0" w:color="auto"/>
          </w:divBdr>
        </w:div>
        <w:div w:id="1216699473">
          <w:marLeft w:val="480"/>
          <w:marRight w:val="0"/>
          <w:marTop w:val="0"/>
          <w:marBottom w:val="0"/>
          <w:divBdr>
            <w:top w:val="none" w:sz="0" w:space="0" w:color="auto"/>
            <w:left w:val="none" w:sz="0" w:space="0" w:color="auto"/>
            <w:bottom w:val="none" w:sz="0" w:space="0" w:color="auto"/>
            <w:right w:val="none" w:sz="0" w:space="0" w:color="auto"/>
          </w:divBdr>
        </w:div>
        <w:div w:id="1223177141">
          <w:marLeft w:val="480"/>
          <w:marRight w:val="0"/>
          <w:marTop w:val="0"/>
          <w:marBottom w:val="0"/>
          <w:divBdr>
            <w:top w:val="none" w:sz="0" w:space="0" w:color="auto"/>
            <w:left w:val="none" w:sz="0" w:space="0" w:color="auto"/>
            <w:bottom w:val="none" w:sz="0" w:space="0" w:color="auto"/>
            <w:right w:val="none" w:sz="0" w:space="0" w:color="auto"/>
          </w:divBdr>
        </w:div>
        <w:div w:id="1231379717">
          <w:marLeft w:val="480"/>
          <w:marRight w:val="0"/>
          <w:marTop w:val="0"/>
          <w:marBottom w:val="0"/>
          <w:divBdr>
            <w:top w:val="none" w:sz="0" w:space="0" w:color="auto"/>
            <w:left w:val="none" w:sz="0" w:space="0" w:color="auto"/>
            <w:bottom w:val="none" w:sz="0" w:space="0" w:color="auto"/>
            <w:right w:val="none" w:sz="0" w:space="0" w:color="auto"/>
          </w:divBdr>
        </w:div>
        <w:div w:id="1246264286">
          <w:marLeft w:val="480"/>
          <w:marRight w:val="0"/>
          <w:marTop w:val="0"/>
          <w:marBottom w:val="0"/>
          <w:divBdr>
            <w:top w:val="none" w:sz="0" w:space="0" w:color="auto"/>
            <w:left w:val="none" w:sz="0" w:space="0" w:color="auto"/>
            <w:bottom w:val="none" w:sz="0" w:space="0" w:color="auto"/>
            <w:right w:val="none" w:sz="0" w:space="0" w:color="auto"/>
          </w:divBdr>
        </w:div>
        <w:div w:id="1267812952">
          <w:marLeft w:val="480"/>
          <w:marRight w:val="0"/>
          <w:marTop w:val="0"/>
          <w:marBottom w:val="0"/>
          <w:divBdr>
            <w:top w:val="none" w:sz="0" w:space="0" w:color="auto"/>
            <w:left w:val="none" w:sz="0" w:space="0" w:color="auto"/>
            <w:bottom w:val="none" w:sz="0" w:space="0" w:color="auto"/>
            <w:right w:val="none" w:sz="0" w:space="0" w:color="auto"/>
          </w:divBdr>
        </w:div>
        <w:div w:id="1268929356">
          <w:marLeft w:val="480"/>
          <w:marRight w:val="0"/>
          <w:marTop w:val="0"/>
          <w:marBottom w:val="0"/>
          <w:divBdr>
            <w:top w:val="none" w:sz="0" w:space="0" w:color="auto"/>
            <w:left w:val="none" w:sz="0" w:space="0" w:color="auto"/>
            <w:bottom w:val="none" w:sz="0" w:space="0" w:color="auto"/>
            <w:right w:val="none" w:sz="0" w:space="0" w:color="auto"/>
          </w:divBdr>
        </w:div>
        <w:div w:id="1276789676">
          <w:marLeft w:val="480"/>
          <w:marRight w:val="0"/>
          <w:marTop w:val="0"/>
          <w:marBottom w:val="0"/>
          <w:divBdr>
            <w:top w:val="none" w:sz="0" w:space="0" w:color="auto"/>
            <w:left w:val="none" w:sz="0" w:space="0" w:color="auto"/>
            <w:bottom w:val="none" w:sz="0" w:space="0" w:color="auto"/>
            <w:right w:val="none" w:sz="0" w:space="0" w:color="auto"/>
          </w:divBdr>
        </w:div>
        <w:div w:id="1280599507">
          <w:marLeft w:val="480"/>
          <w:marRight w:val="0"/>
          <w:marTop w:val="0"/>
          <w:marBottom w:val="0"/>
          <w:divBdr>
            <w:top w:val="none" w:sz="0" w:space="0" w:color="auto"/>
            <w:left w:val="none" w:sz="0" w:space="0" w:color="auto"/>
            <w:bottom w:val="none" w:sz="0" w:space="0" w:color="auto"/>
            <w:right w:val="none" w:sz="0" w:space="0" w:color="auto"/>
          </w:divBdr>
        </w:div>
        <w:div w:id="1300305890">
          <w:marLeft w:val="480"/>
          <w:marRight w:val="0"/>
          <w:marTop w:val="0"/>
          <w:marBottom w:val="0"/>
          <w:divBdr>
            <w:top w:val="none" w:sz="0" w:space="0" w:color="auto"/>
            <w:left w:val="none" w:sz="0" w:space="0" w:color="auto"/>
            <w:bottom w:val="none" w:sz="0" w:space="0" w:color="auto"/>
            <w:right w:val="none" w:sz="0" w:space="0" w:color="auto"/>
          </w:divBdr>
        </w:div>
        <w:div w:id="1343623202">
          <w:marLeft w:val="480"/>
          <w:marRight w:val="0"/>
          <w:marTop w:val="0"/>
          <w:marBottom w:val="0"/>
          <w:divBdr>
            <w:top w:val="none" w:sz="0" w:space="0" w:color="auto"/>
            <w:left w:val="none" w:sz="0" w:space="0" w:color="auto"/>
            <w:bottom w:val="none" w:sz="0" w:space="0" w:color="auto"/>
            <w:right w:val="none" w:sz="0" w:space="0" w:color="auto"/>
          </w:divBdr>
        </w:div>
        <w:div w:id="1351956486">
          <w:marLeft w:val="480"/>
          <w:marRight w:val="0"/>
          <w:marTop w:val="0"/>
          <w:marBottom w:val="0"/>
          <w:divBdr>
            <w:top w:val="none" w:sz="0" w:space="0" w:color="auto"/>
            <w:left w:val="none" w:sz="0" w:space="0" w:color="auto"/>
            <w:bottom w:val="none" w:sz="0" w:space="0" w:color="auto"/>
            <w:right w:val="none" w:sz="0" w:space="0" w:color="auto"/>
          </w:divBdr>
        </w:div>
        <w:div w:id="1390959093">
          <w:marLeft w:val="480"/>
          <w:marRight w:val="0"/>
          <w:marTop w:val="0"/>
          <w:marBottom w:val="0"/>
          <w:divBdr>
            <w:top w:val="none" w:sz="0" w:space="0" w:color="auto"/>
            <w:left w:val="none" w:sz="0" w:space="0" w:color="auto"/>
            <w:bottom w:val="none" w:sz="0" w:space="0" w:color="auto"/>
            <w:right w:val="none" w:sz="0" w:space="0" w:color="auto"/>
          </w:divBdr>
        </w:div>
        <w:div w:id="1533610433">
          <w:marLeft w:val="480"/>
          <w:marRight w:val="0"/>
          <w:marTop w:val="0"/>
          <w:marBottom w:val="0"/>
          <w:divBdr>
            <w:top w:val="none" w:sz="0" w:space="0" w:color="auto"/>
            <w:left w:val="none" w:sz="0" w:space="0" w:color="auto"/>
            <w:bottom w:val="none" w:sz="0" w:space="0" w:color="auto"/>
            <w:right w:val="none" w:sz="0" w:space="0" w:color="auto"/>
          </w:divBdr>
        </w:div>
        <w:div w:id="1557618471">
          <w:marLeft w:val="480"/>
          <w:marRight w:val="0"/>
          <w:marTop w:val="0"/>
          <w:marBottom w:val="0"/>
          <w:divBdr>
            <w:top w:val="none" w:sz="0" w:space="0" w:color="auto"/>
            <w:left w:val="none" w:sz="0" w:space="0" w:color="auto"/>
            <w:bottom w:val="none" w:sz="0" w:space="0" w:color="auto"/>
            <w:right w:val="none" w:sz="0" w:space="0" w:color="auto"/>
          </w:divBdr>
        </w:div>
        <w:div w:id="1588422576">
          <w:marLeft w:val="480"/>
          <w:marRight w:val="0"/>
          <w:marTop w:val="0"/>
          <w:marBottom w:val="0"/>
          <w:divBdr>
            <w:top w:val="none" w:sz="0" w:space="0" w:color="auto"/>
            <w:left w:val="none" w:sz="0" w:space="0" w:color="auto"/>
            <w:bottom w:val="none" w:sz="0" w:space="0" w:color="auto"/>
            <w:right w:val="none" w:sz="0" w:space="0" w:color="auto"/>
          </w:divBdr>
        </w:div>
        <w:div w:id="1648826146">
          <w:marLeft w:val="480"/>
          <w:marRight w:val="0"/>
          <w:marTop w:val="0"/>
          <w:marBottom w:val="0"/>
          <w:divBdr>
            <w:top w:val="none" w:sz="0" w:space="0" w:color="auto"/>
            <w:left w:val="none" w:sz="0" w:space="0" w:color="auto"/>
            <w:bottom w:val="none" w:sz="0" w:space="0" w:color="auto"/>
            <w:right w:val="none" w:sz="0" w:space="0" w:color="auto"/>
          </w:divBdr>
        </w:div>
        <w:div w:id="1692679565">
          <w:marLeft w:val="480"/>
          <w:marRight w:val="0"/>
          <w:marTop w:val="0"/>
          <w:marBottom w:val="0"/>
          <w:divBdr>
            <w:top w:val="none" w:sz="0" w:space="0" w:color="auto"/>
            <w:left w:val="none" w:sz="0" w:space="0" w:color="auto"/>
            <w:bottom w:val="none" w:sz="0" w:space="0" w:color="auto"/>
            <w:right w:val="none" w:sz="0" w:space="0" w:color="auto"/>
          </w:divBdr>
        </w:div>
        <w:div w:id="1698921429">
          <w:marLeft w:val="480"/>
          <w:marRight w:val="0"/>
          <w:marTop w:val="0"/>
          <w:marBottom w:val="0"/>
          <w:divBdr>
            <w:top w:val="none" w:sz="0" w:space="0" w:color="auto"/>
            <w:left w:val="none" w:sz="0" w:space="0" w:color="auto"/>
            <w:bottom w:val="none" w:sz="0" w:space="0" w:color="auto"/>
            <w:right w:val="none" w:sz="0" w:space="0" w:color="auto"/>
          </w:divBdr>
        </w:div>
        <w:div w:id="1740860197">
          <w:marLeft w:val="480"/>
          <w:marRight w:val="0"/>
          <w:marTop w:val="0"/>
          <w:marBottom w:val="0"/>
          <w:divBdr>
            <w:top w:val="none" w:sz="0" w:space="0" w:color="auto"/>
            <w:left w:val="none" w:sz="0" w:space="0" w:color="auto"/>
            <w:bottom w:val="none" w:sz="0" w:space="0" w:color="auto"/>
            <w:right w:val="none" w:sz="0" w:space="0" w:color="auto"/>
          </w:divBdr>
        </w:div>
        <w:div w:id="1743871079">
          <w:marLeft w:val="480"/>
          <w:marRight w:val="0"/>
          <w:marTop w:val="0"/>
          <w:marBottom w:val="0"/>
          <w:divBdr>
            <w:top w:val="none" w:sz="0" w:space="0" w:color="auto"/>
            <w:left w:val="none" w:sz="0" w:space="0" w:color="auto"/>
            <w:bottom w:val="none" w:sz="0" w:space="0" w:color="auto"/>
            <w:right w:val="none" w:sz="0" w:space="0" w:color="auto"/>
          </w:divBdr>
        </w:div>
        <w:div w:id="1774935015">
          <w:marLeft w:val="480"/>
          <w:marRight w:val="0"/>
          <w:marTop w:val="0"/>
          <w:marBottom w:val="0"/>
          <w:divBdr>
            <w:top w:val="none" w:sz="0" w:space="0" w:color="auto"/>
            <w:left w:val="none" w:sz="0" w:space="0" w:color="auto"/>
            <w:bottom w:val="none" w:sz="0" w:space="0" w:color="auto"/>
            <w:right w:val="none" w:sz="0" w:space="0" w:color="auto"/>
          </w:divBdr>
        </w:div>
        <w:div w:id="1824933247">
          <w:marLeft w:val="480"/>
          <w:marRight w:val="0"/>
          <w:marTop w:val="0"/>
          <w:marBottom w:val="0"/>
          <w:divBdr>
            <w:top w:val="none" w:sz="0" w:space="0" w:color="auto"/>
            <w:left w:val="none" w:sz="0" w:space="0" w:color="auto"/>
            <w:bottom w:val="none" w:sz="0" w:space="0" w:color="auto"/>
            <w:right w:val="none" w:sz="0" w:space="0" w:color="auto"/>
          </w:divBdr>
        </w:div>
        <w:div w:id="1827628514">
          <w:marLeft w:val="480"/>
          <w:marRight w:val="0"/>
          <w:marTop w:val="0"/>
          <w:marBottom w:val="0"/>
          <w:divBdr>
            <w:top w:val="none" w:sz="0" w:space="0" w:color="auto"/>
            <w:left w:val="none" w:sz="0" w:space="0" w:color="auto"/>
            <w:bottom w:val="none" w:sz="0" w:space="0" w:color="auto"/>
            <w:right w:val="none" w:sz="0" w:space="0" w:color="auto"/>
          </w:divBdr>
        </w:div>
        <w:div w:id="1835025119">
          <w:marLeft w:val="480"/>
          <w:marRight w:val="0"/>
          <w:marTop w:val="0"/>
          <w:marBottom w:val="0"/>
          <w:divBdr>
            <w:top w:val="none" w:sz="0" w:space="0" w:color="auto"/>
            <w:left w:val="none" w:sz="0" w:space="0" w:color="auto"/>
            <w:bottom w:val="none" w:sz="0" w:space="0" w:color="auto"/>
            <w:right w:val="none" w:sz="0" w:space="0" w:color="auto"/>
          </w:divBdr>
        </w:div>
        <w:div w:id="1860467645">
          <w:marLeft w:val="480"/>
          <w:marRight w:val="0"/>
          <w:marTop w:val="0"/>
          <w:marBottom w:val="0"/>
          <w:divBdr>
            <w:top w:val="none" w:sz="0" w:space="0" w:color="auto"/>
            <w:left w:val="none" w:sz="0" w:space="0" w:color="auto"/>
            <w:bottom w:val="none" w:sz="0" w:space="0" w:color="auto"/>
            <w:right w:val="none" w:sz="0" w:space="0" w:color="auto"/>
          </w:divBdr>
        </w:div>
        <w:div w:id="1862357978">
          <w:marLeft w:val="480"/>
          <w:marRight w:val="0"/>
          <w:marTop w:val="0"/>
          <w:marBottom w:val="0"/>
          <w:divBdr>
            <w:top w:val="none" w:sz="0" w:space="0" w:color="auto"/>
            <w:left w:val="none" w:sz="0" w:space="0" w:color="auto"/>
            <w:bottom w:val="none" w:sz="0" w:space="0" w:color="auto"/>
            <w:right w:val="none" w:sz="0" w:space="0" w:color="auto"/>
          </w:divBdr>
        </w:div>
        <w:div w:id="1887133551">
          <w:marLeft w:val="480"/>
          <w:marRight w:val="0"/>
          <w:marTop w:val="0"/>
          <w:marBottom w:val="0"/>
          <w:divBdr>
            <w:top w:val="none" w:sz="0" w:space="0" w:color="auto"/>
            <w:left w:val="none" w:sz="0" w:space="0" w:color="auto"/>
            <w:bottom w:val="none" w:sz="0" w:space="0" w:color="auto"/>
            <w:right w:val="none" w:sz="0" w:space="0" w:color="auto"/>
          </w:divBdr>
        </w:div>
        <w:div w:id="1953634894">
          <w:marLeft w:val="480"/>
          <w:marRight w:val="0"/>
          <w:marTop w:val="0"/>
          <w:marBottom w:val="0"/>
          <w:divBdr>
            <w:top w:val="none" w:sz="0" w:space="0" w:color="auto"/>
            <w:left w:val="none" w:sz="0" w:space="0" w:color="auto"/>
            <w:bottom w:val="none" w:sz="0" w:space="0" w:color="auto"/>
            <w:right w:val="none" w:sz="0" w:space="0" w:color="auto"/>
          </w:divBdr>
        </w:div>
        <w:div w:id="1972251115">
          <w:marLeft w:val="480"/>
          <w:marRight w:val="0"/>
          <w:marTop w:val="0"/>
          <w:marBottom w:val="0"/>
          <w:divBdr>
            <w:top w:val="none" w:sz="0" w:space="0" w:color="auto"/>
            <w:left w:val="none" w:sz="0" w:space="0" w:color="auto"/>
            <w:bottom w:val="none" w:sz="0" w:space="0" w:color="auto"/>
            <w:right w:val="none" w:sz="0" w:space="0" w:color="auto"/>
          </w:divBdr>
        </w:div>
        <w:div w:id="1978878284">
          <w:marLeft w:val="480"/>
          <w:marRight w:val="0"/>
          <w:marTop w:val="0"/>
          <w:marBottom w:val="0"/>
          <w:divBdr>
            <w:top w:val="none" w:sz="0" w:space="0" w:color="auto"/>
            <w:left w:val="none" w:sz="0" w:space="0" w:color="auto"/>
            <w:bottom w:val="none" w:sz="0" w:space="0" w:color="auto"/>
            <w:right w:val="none" w:sz="0" w:space="0" w:color="auto"/>
          </w:divBdr>
        </w:div>
        <w:div w:id="1986007684">
          <w:marLeft w:val="480"/>
          <w:marRight w:val="0"/>
          <w:marTop w:val="0"/>
          <w:marBottom w:val="0"/>
          <w:divBdr>
            <w:top w:val="none" w:sz="0" w:space="0" w:color="auto"/>
            <w:left w:val="none" w:sz="0" w:space="0" w:color="auto"/>
            <w:bottom w:val="none" w:sz="0" w:space="0" w:color="auto"/>
            <w:right w:val="none" w:sz="0" w:space="0" w:color="auto"/>
          </w:divBdr>
        </w:div>
        <w:div w:id="2008358945">
          <w:marLeft w:val="480"/>
          <w:marRight w:val="0"/>
          <w:marTop w:val="0"/>
          <w:marBottom w:val="0"/>
          <w:divBdr>
            <w:top w:val="none" w:sz="0" w:space="0" w:color="auto"/>
            <w:left w:val="none" w:sz="0" w:space="0" w:color="auto"/>
            <w:bottom w:val="none" w:sz="0" w:space="0" w:color="auto"/>
            <w:right w:val="none" w:sz="0" w:space="0" w:color="auto"/>
          </w:divBdr>
        </w:div>
        <w:div w:id="2030712921">
          <w:marLeft w:val="480"/>
          <w:marRight w:val="0"/>
          <w:marTop w:val="0"/>
          <w:marBottom w:val="0"/>
          <w:divBdr>
            <w:top w:val="none" w:sz="0" w:space="0" w:color="auto"/>
            <w:left w:val="none" w:sz="0" w:space="0" w:color="auto"/>
            <w:bottom w:val="none" w:sz="0" w:space="0" w:color="auto"/>
            <w:right w:val="none" w:sz="0" w:space="0" w:color="auto"/>
          </w:divBdr>
        </w:div>
        <w:div w:id="2034260112">
          <w:marLeft w:val="480"/>
          <w:marRight w:val="0"/>
          <w:marTop w:val="0"/>
          <w:marBottom w:val="0"/>
          <w:divBdr>
            <w:top w:val="none" w:sz="0" w:space="0" w:color="auto"/>
            <w:left w:val="none" w:sz="0" w:space="0" w:color="auto"/>
            <w:bottom w:val="none" w:sz="0" w:space="0" w:color="auto"/>
            <w:right w:val="none" w:sz="0" w:space="0" w:color="auto"/>
          </w:divBdr>
        </w:div>
        <w:div w:id="2042585057">
          <w:marLeft w:val="480"/>
          <w:marRight w:val="0"/>
          <w:marTop w:val="0"/>
          <w:marBottom w:val="0"/>
          <w:divBdr>
            <w:top w:val="none" w:sz="0" w:space="0" w:color="auto"/>
            <w:left w:val="none" w:sz="0" w:space="0" w:color="auto"/>
            <w:bottom w:val="none" w:sz="0" w:space="0" w:color="auto"/>
            <w:right w:val="none" w:sz="0" w:space="0" w:color="auto"/>
          </w:divBdr>
        </w:div>
        <w:div w:id="2056540735">
          <w:marLeft w:val="480"/>
          <w:marRight w:val="0"/>
          <w:marTop w:val="0"/>
          <w:marBottom w:val="0"/>
          <w:divBdr>
            <w:top w:val="none" w:sz="0" w:space="0" w:color="auto"/>
            <w:left w:val="none" w:sz="0" w:space="0" w:color="auto"/>
            <w:bottom w:val="none" w:sz="0" w:space="0" w:color="auto"/>
            <w:right w:val="none" w:sz="0" w:space="0" w:color="auto"/>
          </w:divBdr>
        </w:div>
        <w:div w:id="2079090600">
          <w:marLeft w:val="480"/>
          <w:marRight w:val="0"/>
          <w:marTop w:val="0"/>
          <w:marBottom w:val="0"/>
          <w:divBdr>
            <w:top w:val="none" w:sz="0" w:space="0" w:color="auto"/>
            <w:left w:val="none" w:sz="0" w:space="0" w:color="auto"/>
            <w:bottom w:val="none" w:sz="0" w:space="0" w:color="auto"/>
            <w:right w:val="none" w:sz="0" w:space="0" w:color="auto"/>
          </w:divBdr>
        </w:div>
        <w:div w:id="2103645003">
          <w:marLeft w:val="480"/>
          <w:marRight w:val="0"/>
          <w:marTop w:val="0"/>
          <w:marBottom w:val="0"/>
          <w:divBdr>
            <w:top w:val="none" w:sz="0" w:space="0" w:color="auto"/>
            <w:left w:val="none" w:sz="0" w:space="0" w:color="auto"/>
            <w:bottom w:val="none" w:sz="0" w:space="0" w:color="auto"/>
            <w:right w:val="none" w:sz="0" w:space="0" w:color="auto"/>
          </w:divBdr>
        </w:div>
        <w:div w:id="2135904959">
          <w:marLeft w:val="480"/>
          <w:marRight w:val="0"/>
          <w:marTop w:val="0"/>
          <w:marBottom w:val="0"/>
          <w:divBdr>
            <w:top w:val="none" w:sz="0" w:space="0" w:color="auto"/>
            <w:left w:val="none" w:sz="0" w:space="0" w:color="auto"/>
            <w:bottom w:val="none" w:sz="0" w:space="0" w:color="auto"/>
            <w:right w:val="none" w:sz="0" w:space="0" w:color="auto"/>
          </w:divBdr>
        </w:div>
      </w:divsChild>
    </w:div>
    <w:div w:id="1591349876">
      <w:marLeft w:val="640"/>
      <w:marRight w:val="0"/>
      <w:marTop w:val="0"/>
      <w:marBottom w:val="0"/>
      <w:divBdr>
        <w:top w:val="none" w:sz="0" w:space="0" w:color="auto"/>
        <w:left w:val="none" w:sz="0" w:space="0" w:color="auto"/>
        <w:bottom w:val="none" w:sz="0" w:space="0" w:color="auto"/>
        <w:right w:val="none" w:sz="0" w:space="0" w:color="auto"/>
      </w:divBdr>
    </w:div>
    <w:div w:id="1592085294">
      <w:bodyDiv w:val="1"/>
      <w:marLeft w:val="0"/>
      <w:marRight w:val="0"/>
      <w:marTop w:val="0"/>
      <w:marBottom w:val="0"/>
      <w:divBdr>
        <w:top w:val="none" w:sz="0" w:space="0" w:color="auto"/>
        <w:left w:val="none" w:sz="0" w:space="0" w:color="auto"/>
        <w:bottom w:val="none" w:sz="0" w:space="0" w:color="auto"/>
        <w:right w:val="none" w:sz="0" w:space="0" w:color="auto"/>
      </w:divBdr>
    </w:div>
    <w:div w:id="1593080708">
      <w:marLeft w:val="640"/>
      <w:marRight w:val="0"/>
      <w:marTop w:val="0"/>
      <w:marBottom w:val="0"/>
      <w:divBdr>
        <w:top w:val="none" w:sz="0" w:space="0" w:color="auto"/>
        <w:left w:val="none" w:sz="0" w:space="0" w:color="auto"/>
        <w:bottom w:val="none" w:sz="0" w:space="0" w:color="auto"/>
        <w:right w:val="none" w:sz="0" w:space="0" w:color="auto"/>
      </w:divBdr>
    </w:div>
    <w:div w:id="1593122874">
      <w:marLeft w:val="640"/>
      <w:marRight w:val="0"/>
      <w:marTop w:val="0"/>
      <w:marBottom w:val="0"/>
      <w:divBdr>
        <w:top w:val="none" w:sz="0" w:space="0" w:color="auto"/>
        <w:left w:val="none" w:sz="0" w:space="0" w:color="auto"/>
        <w:bottom w:val="none" w:sz="0" w:space="0" w:color="auto"/>
        <w:right w:val="none" w:sz="0" w:space="0" w:color="auto"/>
      </w:divBdr>
    </w:div>
    <w:div w:id="1593318849">
      <w:marLeft w:val="640"/>
      <w:marRight w:val="0"/>
      <w:marTop w:val="0"/>
      <w:marBottom w:val="0"/>
      <w:divBdr>
        <w:top w:val="none" w:sz="0" w:space="0" w:color="auto"/>
        <w:left w:val="none" w:sz="0" w:space="0" w:color="auto"/>
        <w:bottom w:val="none" w:sz="0" w:space="0" w:color="auto"/>
        <w:right w:val="none" w:sz="0" w:space="0" w:color="auto"/>
      </w:divBdr>
    </w:div>
    <w:div w:id="1593468902">
      <w:bodyDiv w:val="1"/>
      <w:marLeft w:val="0"/>
      <w:marRight w:val="0"/>
      <w:marTop w:val="0"/>
      <w:marBottom w:val="0"/>
      <w:divBdr>
        <w:top w:val="none" w:sz="0" w:space="0" w:color="auto"/>
        <w:left w:val="none" w:sz="0" w:space="0" w:color="auto"/>
        <w:bottom w:val="none" w:sz="0" w:space="0" w:color="auto"/>
        <w:right w:val="none" w:sz="0" w:space="0" w:color="auto"/>
      </w:divBdr>
      <w:divsChild>
        <w:div w:id="53748615">
          <w:marLeft w:val="480"/>
          <w:marRight w:val="0"/>
          <w:marTop w:val="0"/>
          <w:marBottom w:val="0"/>
          <w:divBdr>
            <w:top w:val="none" w:sz="0" w:space="0" w:color="auto"/>
            <w:left w:val="none" w:sz="0" w:space="0" w:color="auto"/>
            <w:bottom w:val="none" w:sz="0" w:space="0" w:color="auto"/>
            <w:right w:val="none" w:sz="0" w:space="0" w:color="auto"/>
          </w:divBdr>
        </w:div>
        <w:div w:id="87897415">
          <w:marLeft w:val="480"/>
          <w:marRight w:val="0"/>
          <w:marTop w:val="0"/>
          <w:marBottom w:val="0"/>
          <w:divBdr>
            <w:top w:val="none" w:sz="0" w:space="0" w:color="auto"/>
            <w:left w:val="none" w:sz="0" w:space="0" w:color="auto"/>
            <w:bottom w:val="none" w:sz="0" w:space="0" w:color="auto"/>
            <w:right w:val="none" w:sz="0" w:space="0" w:color="auto"/>
          </w:divBdr>
        </w:div>
        <w:div w:id="111436086">
          <w:marLeft w:val="480"/>
          <w:marRight w:val="0"/>
          <w:marTop w:val="0"/>
          <w:marBottom w:val="0"/>
          <w:divBdr>
            <w:top w:val="none" w:sz="0" w:space="0" w:color="auto"/>
            <w:left w:val="none" w:sz="0" w:space="0" w:color="auto"/>
            <w:bottom w:val="none" w:sz="0" w:space="0" w:color="auto"/>
            <w:right w:val="none" w:sz="0" w:space="0" w:color="auto"/>
          </w:divBdr>
        </w:div>
        <w:div w:id="122889125">
          <w:marLeft w:val="480"/>
          <w:marRight w:val="0"/>
          <w:marTop w:val="0"/>
          <w:marBottom w:val="0"/>
          <w:divBdr>
            <w:top w:val="none" w:sz="0" w:space="0" w:color="auto"/>
            <w:left w:val="none" w:sz="0" w:space="0" w:color="auto"/>
            <w:bottom w:val="none" w:sz="0" w:space="0" w:color="auto"/>
            <w:right w:val="none" w:sz="0" w:space="0" w:color="auto"/>
          </w:divBdr>
        </w:div>
        <w:div w:id="186994291">
          <w:marLeft w:val="480"/>
          <w:marRight w:val="0"/>
          <w:marTop w:val="0"/>
          <w:marBottom w:val="0"/>
          <w:divBdr>
            <w:top w:val="none" w:sz="0" w:space="0" w:color="auto"/>
            <w:left w:val="none" w:sz="0" w:space="0" w:color="auto"/>
            <w:bottom w:val="none" w:sz="0" w:space="0" w:color="auto"/>
            <w:right w:val="none" w:sz="0" w:space="0" w:color="auto"/>
          </w:divBdr>
        </w:div>
        <w:div w:id="209073813">
          <w:marLeft w:val="480"/>
          <w:marRight w:val="0"/>
          <w:marTop w:val="0"/>
          <w:marBottom w:val="0"/>
          <w:divBdr>
            <w:top w:val="none" w:sz="0" w:space="0" w:color="auto"/>
            <w:left w:val="none" w:sz="0" w:space="0" w:color="auto"/>
            <w:bottom w:val="none" w:sz="0" w:space="0" w:color="auto"/>
            <w:right w:val="none" w:sz="0" w:space="0" w:color="auto"/>
          </w:divBdr>
        </w:div>
        <w:div w:id="241107463">
          <w:marLeft w:val="480"/>
          <w:marRight w:val="0"/>
          <w:marTop w:val="0"/>
          <w:marBottom w:val="0"/>
          <w:divBdr>
            <w:top w:val="none" w:sz="0" w:space="0" w:color="auto"/>
            <w:left w:val="none" w:sz="0" w:space="0" w:color="auto"/>
            <w:bottom w:val="none" w:sz="0" w:space="0" w:color="auto"/>
            <w:right w:val="none" w:sz="0" w:space="0" w:color="auto"/>
          </w:divBdr>
        </w:div>
        <w:div w:id="253712803">
          <w:marLeft w:val="480"/>
          <w:marRight w:val="0"/>
          <w:marTop w:val="0"/>
          <w:marBottom w:val="0"/>
          <w:divBdr>
            <w:top w:val="none" w:sz="0" w:space="0" w:color="auto"/>
            <w:left w:val="none" w:sz="0" w:space="0" w:color="auto"/>
            <w:bottom w:val="none" w:sz="0" w:space="0" w:color="auto"/>
            <w:right w:val="none" w:sz="0" w:space="0" w:color="auto"/>
          </w:divBdr>
        </w:div>
        <w:div w:id="367605317">
          <w:marLeft w:val="480"/>
          <w:marRight w:val="0"/>
          <w:marTop w:val="0"/>
          <w:marBottom w:val="0"/>
          <w:divBdr>
            <w:top w:val="none" w:sz="0" w:space="0" w:color="auto"/>
            <w:left w:val="none" w:sz="0" w:space="0" w:color="auto"/>
            <w:bottom w:val="none" w:sz="0" w:space="0" w:color="auto"/>
            <w:right w:val="none" w:sz="0" w:space="0" w:color="auto"/>
          </w:divBdr>
        </w:div>
        <w:div w:id="369108560">
          <w:marLeft w:val="480"/>
          <w:marRight w:val="0"/>
          <w:marTop w:val="0"/>
          <w:marBottom w:val="0"/>
          <w:divBdr>
            <w:top w:val="none" w:sz="0" w:space="0" w:color="auto"/>
            <w:left w:val="none" w:sz="0" w:space="0" w:color="auto"/>
            <w:bottom w:val="none" w:sz="0" w:space="0" w:color="auto"/>
            <w:right w:val="none" w:sz="0" w:space="0" w:color="auto"/>
          </w:divBdr>
        </w:div>
        <w:div w:id="375593591">
          <w:marLeft w:val="480"/>
          <w:marRight w:val="0"/>
          <w:marTop w:val="0"/>
          <w:marBottom w:val="0"/>
          <w:divBdr>
            <w:top w:val="none" w:sz="0" w:space="0" w:color="auto"/>
            <w:left w:val="none" w:sz="0" w:space="0" w:color="auto"/>
            <w:bottom w:val="none" w:sz="0" w:space="0" w:color="auto"/>
            <w:right w:val="none" w:sz="0" w:space="0" w:color="auto"/>
          </w:divBdr>
        </w:div>
        <w:div w:id="505945807">
          <w:marLeft w:val="480"/>
          <w:marRight w:val="0"/>
          <w:marTop w:val="0"/>
          <w:marBottom w:val="0"/>
          <w:divBdr>
            <w:top w:val="none" w:sz="0" w:space="0" w:color="auto"/>
            <w:left w:val="none" w:sz="0" w:space="0" w:color="auto"/>
            <w:bottom w:val="none" w:sz="0" w:space="0" w:color="auto"/>
            <w:right w:val="none" w:sz="0" w:space="0" w:color="auto"/>
          </w:divBdr>
        </w:div>
        <w:div w:id="507258220">
          <w:marLeft w:val="480"/>
          <w:marRight w:val="0"/>
          <w:marTop w:val="0"/>
          <w:marBottom w:val="0"/>
          <w:divBdr>
            <w:top w:val="none" w:sz="0" w:space="0" w:color="auto"/>
            <w:left w:val="none" w:sz="0" w:space="0" w:color="auto"/>
            <w:bottom w:val="none" w:sz="0" w:space="0" w:color="auto"/>
            <w:right w:val="none" w:sz="0" w:space="0" w:color="auto"/>
          </w:divBdr>
        </w:div>
        <w:div w:id="520123548">
          <w:marLeft w:val="480"/>
          <w:marRight w:val="0"/>
          <w:marTop w:val="0"/>
          <w:marBottom w:val="0"/>
          <w:divBdr>
            <w:top w:val="none" w:sz="0" w:space="0" w:color="auto"/>
            <w:left w:val="none" w:sz="0" w:space="0" w:color="auto"/>
            <w:bottom w:val="none" w:sz="0" w:space="0" w:color="auto"/>
            <w:right w:val="none" w:sz="0" w:space="0" w:color="auto"/>
          </w:divBdr>
        </w:div>
        <w:div w:id="523598020">
          <w:marLeft w:val="480"/>
          <w:marRight w:val="0"/>
          <w:marTop w:val="0"/>
          <w:marBottom w:val="0"/>
          <w:divBdr>
            <w:top w:val="none" w:sz="0" w:space="0" w:color="auto"/>
            <w:left w:val="none" w:sz="0" w:space="0" w:color="auto"/>
            <w:bottom w:val="none" w:sz="0" w:space="0" w:color="auto"/>
            <w:right w:val="none" w:sz="0" w:space="0" w:color="auto"/>
          </w:divBdr>
        </w:div>
        <w:div w:id="527373772">
          <w:marLeft w:val="480"/>
          <w:marRight w:val="0"/>
          <w:marTop w:val="0"/>
          <w:marBottom w:val="0"/>
          <w:divBdr>
            <w:top w:val="none" w:sz="0" w:space="0" w:color="auto"/>
            <w:left w:val="none" w:sz="0" w:space="0" w:color="auto"/>
            <w:bottom w:val="none" w:sz="0" w:space="0" w:color="auto"/>
            <w:right w:val="none" w:sz="0" w:space="0" w:color="auto"/>
          </w:divBdr>
        </w:div>
        <w:div w:id="557589451">
          <w:marLeft w:val="480"/>
          <w:marRight w:val="0"/>
          <w:marTop w:val="0"/>
          <w:marBottom w:val="0"/>
          <w:divBdr>
            <w:top w:val="none" w:sz="0" w:space="0" w:color="auto"/>
            <w:left w:val="none" w:sz="0" w:space="0" w:color="auto"/>
            <w:bottom w:val="none" w:sz="0" w:space="0" w:color="auto"/>
            <w:right w:val="none" w:sz="0" w:space="0" w:color="auto"/>
          </w:divBdr>
        </w:div>
        <w:div w:id="630596217">
          <w:marLeft w:val="480"/>
          <w:marRight w:val="0"/>
          <w:marTop w:val="0"/>
          <w:marBottom w:val="0"/>
          <w:divBdr>
            <w:top w:val="none" w:sz="0" w:space="0" w:color="auto"/>
            <w:left w:val="none" w:sz="0" w:space="0" w:color="auto"/>
            <w:bottom w:val="none" w:sz="0" w:space="0" w:color="auto"/>
            <w:right w:val="none" w:sz="0" w:space="0" w:color="auto"/>
          </w:divBdr>
        </w:div>
        <w:div w:id="664554377">
          <w:marLeft w:val="480"/>
          <w:marRight w:val="0"/>
          <w:marTop w:val="0"/>
          <w:marBottom w:val="0"/>
          <w:divBdr>
            <w:top w:val="none" w:sz="0" w:space="0" w:color="auto"/>
            <w:left w:val="none" w:sz="0" w:space="0" w:color="auto"/>
            <w:bottom w:val="none" w:sz="0" w:space="0" w:color="auto"/>
            <w:right w:val="none" w:sz="0" w:space="0" w:color="auto"/>
          </w:divBdr>
        </w:div>
        <w:div w:id="700518931">
          <w:marLeft w:val="480"/>
          <w:marRight w:val="0"/>
          <w:marTop w:val="0"/>
          <w:marBottom w:val="0"/>
          <w:divBdr>
            <w:top w:val="none" w:sz="0" w:space="0" w:color="auto"/>
            <w:left w:val="none" w:sz="0" w:space="0" w:color="auto"/>
            <w:bottom w:val="none" w:sz="0" w:space="0" w:color="auto"/>
            <w:right w:val="none" w:sz="0" w:space="0" w:color="auto"/>
          </w:divBdr>
        </w:div>
        <w:div w:id="709766027">
          <w:marLeft w:val="480"/>
          <w:marRight w:val="0"/>
          <w:marTop w:val="0"/>
          <w:marBottom w:val="0"/>
          <w:divBdr>
            <w:top w:val="none" w:sz="0" w:space="0" w:color="auto"/>
            <w:left w:val="none" w:sz="0" w:space="0" w:color="auto"/>
            <w:bottom w:val="none" w:sz="0" w:space="0" w:color="auto"/>
            <w:right w:val="none" w:sz="0" w:space="0" w:color="auto"/>
          </w:divBdr>
        </w:div>
        <w:div w:id="736049330">
          <w:marLeft w:val="480"/>
          <w:marRight w:val="0"/>
          <w:marTop w:val="0"/>
          <w:marBottom w:val="0"/>
          <w:divBdr>
            <w:top w:val="none" w:sz="0" w:space="0" w:color="auto"/>
            <w:left w:val="none" w:sz="0" w:space="0" w:color="auto"/>
            <w:bottom w:val="none" w:sz="0" w:space="0" w:color="auto"/>
            <w:right w:val="none" w:sz="0" w:space="0" w:color="auto"/>
          </w:divBdr>
        </w:div>
        <w:div w:id="767191960">
          <w:marLeft w:val="480"/>
          <w:marRight w:val="0"/>
          <w:marTop w:val="0"/>
          <w:marBottom w:val="0"/>
          <w:divBdr>
            <w:top w:val="none" w:sz="0" w:space="0" w:color="auto"/>
            <w:left w:val="none" w:sz="0" w:space="0" w:color="auto"/>
            <w:bottom w:val="none" w:sz="0" w:space="0" w:color="auto"/>
            <w:right w:val="none" w:sz="0" w:space="0" w:color="auto"/>
          </w:divBdr>
        </w:div>
        <w:div w:id="805048171">
          <w:marLeft w:val="480"/>
          <w:marRight w:val="0"/>
          <w:marTop w:val="0"/>
          <w:marBottom w:val="0"/>
          <w:divBdr>
            <w:top w:val="none" w:sz="0" w:space="0" w:color="auto"/>
            <w:left w:val="none" w:sz="0" w:space="0" w:color="auto"/>
            <w:bottom w:val="none" w:sz="0" w:space="0" w:color="auto"/>
            <w:right w:val="none" w:sz="0" w:space="0" w:color="auto"/>
          </w:divBdr>
        </w:div>
        <w:div w:id="833836805">
          <w:marLeft w:val="480"/>
          <w:marRight w:val="0"/>
          <w:marTop w:val="0"/>
          <w:marBottom w:val="0"/>
          <w:divBdr>
            <w:top w:val="none" w:sz="0" w:space="0" w:color="auto"/>
            <w:left w:val="none" w:sz="0" w:space="0" w:color="auto"/>
            <w:bottom w:val="none" w:sz="0" w:space="0" w:color="auto"/>
            <w:right w:val="none" w:sz="0" w:space="0" w:color="auto"/>
          </w:divBdr>
        </w:div>
        <w:div w:id="856118002">
          <w:marLeft w:val="480"/>
          <w:marRight w:val="0"/>
          <w:marTop w:val="0"/>
          <w:marBottom w:val="0"/>
          <w:divBdr>
            <w:top w:val="none" w:sz="0" w:space="0" w:color="auto"/>
            <w:left w:val="none" w:sz="0" w:space="0" w:color="auto"/>
            <w:bottom w:val="none" w:sz="0" w:space="0" w:color="auto"/>
            <w:right w:val="none" w:sz="0" w:space="0" w:color="auto"/>
          </w:divBdr>
        </w:div>
        <w:div w:id="856240061">
          <w:marLeft w:val="480"/>
          <w:marRight w:val="0"/>
          <w:marTop w:val="0"/>
          <w:marBottom w:val="0"/>
          <w:divBdr>
            <w:top w:val="none" w:sz="0" w:space="0" w:color="auto"/>
            <w:left w:val="none" w:sz="0" w:space="0" w:color="auto"/>
            <w:bottom w:val="none" w:sz="0" w:space="0" w:color="auto"/>
            <w:right w:val="none" w:sz="0" w:space="0" w:color="auto"/>
          </w:divBdr>
        </w:div>
        <w:div w:id="862131756">
          <w:marLeft w:val="480"/>
          <w:marRight w:val="0"/>
          <w:marTop w:val="0"/>
          <w:marBottom w:val="0"/>
          <w:divBdr>
            <w:top w:val="none" w:sz="0" w:space="0" w:color="auto"/>
            <w:left w:val="none" w:sz="0" w:space="0" w:color="auto"/>
            <w:bottom w:val="none" w:sz="0" w:space="0" w:color="auto"/>
            <w:right w:val="none" w:sz="0" w:space="0" w:color="auto"/>
          </w:divBdr>
        </w:div>
        <w:div w:id="865479830">
          <w:marLeft w:val="480"/>
          <w:marRight w:val="0"/>
          <w:marTop w:val="0"/>
          <w:marBottom w:val="0"/>
          <w:divBdr>
            <w:top w:val="none" w:sz="0" w:space="0" w:color="auto"/>
            <w:left w:val="none" w:sz="0" w:space="0" w:color="auto"/>
            <w:bottom w:val="none" w:sz="0" w:space="0" w:color="auto"/>
            <w:right w:val="none" w:sz="0" w:space="0" w:color="auto"/>
          </w:divBdr>
        </w:div>
        <w:div w:id="895819544">
          <w:marLeft w:val="480"/>
          <w:marRight w:val="0"/>
          <w:marTop w:val="0"/>
          <w:marBottom w:val="0"/>
          <w:divBdr>
            <w:top w:val="none" w:sz="0" w:space="0" w:color="auto"/>
            <w:left w:val="none" w:sz="0" w:space="0" w:color="auto"/>
            <w:bottom w:val="none" w:sz="0" w:space="0" w:color="auto"/>
            <w:right w:val="none" w:sz="0" w:space="0" w:color="auto"/>
          </w:divBdr>
        </w:div>
        <w:div w:id="934939018">
          <w:marLeft w:val="480"/>
          <w:marRight w:val="0"/>
          <w:marTop w:val="0"/>
          <w:marBottom w:val="0"/>
          <w:divBdr>
            <w:top w:val="none" w:sz="0" w:space="0" w:color="auto"/>
            <w:left w:val="none" w:sz="0" w:space="0" w:color="auto"/>
            <w:bottom w:val="none" w:sz="0" w:space="0" w:color="auto"/>
            <w:right w:val="none" w:sz="0" w:space="0" w:color="auto"/>
          </w:divBdr>
        </w:div>
        <w:div w:id="960379604">
          <w:marLeft w:val="480"/>
          <w:marRight w:val="0"/>
          <w:marTop w:val="0"/>
          <w:marBottom w:val="0"/>
          <w:divBdr>
            <w:top w:val="none" w:sz="0" w:space="0" w:color="auto"/>
            <w:left w:val="none" w:sz="0" w:space="0" w:color="auto"/>
            <w:bottom w:val="none" w:sz="0" w:space="0" w:color="auto"/>
            <w:right w:val="none" w:sz="0" w:space="0" w:color="auto"/>
          </w:divBdr>
        </w:div>
        <w:div w:id="961424159">
          <w:marLeft w:val="480"/>
          <w:marRight w:val="0"/>
          <w:marTop w:val="0"/>
          <w:marBottom w:val="0"/>
          <w:divBdr>
            <w:top w:val="none" w:sz="0" w:space="0" w:color="auto"/>
            <w:left w:val="none" w:sz="0" w:space="0" w:color="auto"/>
            <w:bottom w:val="none" w:sz="0" w:space="0" w:color="auto"/>
            <w:right w:val="none" w:sz="0" w:space="0" w:color="auto"/>
          </w:divBdr>
        </w:div>
        <w:div w:id="1008757213">
          <w:marLeft w:val="480"/>
          <w:marRight w:val="0"/>
          <w:marTop w:val="0"/>
          <w:marBottom w:val="0"/>
          <w:divBdr>
            <w:top w:val="none" w:sz="0" w:space="0" w:color="auto"/>
            <w:left w:val="none" w:sz="0" w:space="0" w:color="auto"/>
            <w:bottom w:val="none" w:sz="0" w:space="0" w:color="auto"/>
            <w:right w:val="none" w:sz="0" w:space="0" w:color="auto"/>
          </w:divBdr>
        </w:div>
        <w:div w:id="1016156466">
          <w:marLeft w:val="480"/>
          <w:marRight w:val="0"/>
          <w:marTop w:val="0"/>
          <w:marBottom w:val="0"/>
          <w:divBdr>
            <w:top w:val="none" w:sz="0" w:space="0" w:color="auto"/>
            <w:left w:val="none" w:sz="0" w:space="0" w:color="auto"/>
            <w:bottom w:val="none" w:sz="0" w:space="0" w:color="auto"/>
            <w:right w:val="none" w:sz="0" w:space="0" w:color="auto"/>
          </w:divBdr>
        </w:div>
        <w:div w:id="1146119156">
          <w:marLeft w:val="480"/>
          <w:marRight w:val="0"/>
          <w:marTop w:val="0"/>
          <w:marBottom w:val="0"/>
          <w:divBdr>
            <w:top w:val="none" w:sz="0" w:space="0" w:color="auto"/>
            <w:left w:val="none" w:sz="0" w:space="0" w:color="auto"/>
            <w:bottom w:val="none" w:sz="0" w:space="0" w:color="auto"/>
            <w:right w:val="none" w:sz="0" w:space="0" w:color="auto"/>
          </w:divBdr>
        </w:div>
        <w:div w:id="1183593651">
          <w:marLeft w:val="480"/>
          <w:marRight w:val="0"/>
          <w:marTop w:val="0"/>
          <w:marBottom w:val="0"/>
          <w:divBdr>
            <w:top w:val="none" w:sz="0" w:space="0" w:color="auto"/>
            <w:left w:val="none" w:sz="0" w:space="0" w:color="auto"/>
            <w:bottom w:val="none" w:sz="0" w:space="0" w:color="auto"/>
            <w:right w:val="none" w:sz="0" w:space="0" w:color="auto"/>
          </w:divBdr>
        </w:div>
        <w:div w:id="1211377725">
          <w:marLeft w:val="480"/>
          <w:marRight w:val="0"/>
          <w:marTop w:val="0"/>
          <w:marBottom w:val="0"/>
          <w:divBdr>
            <w:top w:val="none" w:sz="0" w:space="0" w:color="auto"/>
            <w:left w:val="none" w:sz="0" w:space="0" w:color="auto"/>
            <w:bottom w:val="none" w:sz="0" w:space="0" w:color="auto"/>
            <w:right w:val="none" w:sz="0" w:space="0" w:color="auto"/>
          </w:divBdr>
        </w:div>
        <w:div w:id="1244802966">
          <w:marLeft w:val="480"/>
          <w:marRight w:val="0"/>
          <w:marTop w:val="0"/>
          <w:marBottom w:val="0"/>
          <w:divBdr>
            <w:top w:val="none" w:sz="0" w:space="0" w:color="auto"/>
            <w:left w:val="none" w:sz="0" w:space="0" w:color="auto"/>
            <w:bottom w:val="none" w:sz="0" w:space="0" w:color="auto"/>
            <w:right w:val="none" w:sz="0" w:space="0" w:color="auto"/>
          </w:divBdr>
        </w:div>
        <w:div w:id="1435319766">
          <w:marLeft w:val="480"/>
          <w:marRight w:val="0"/>
          <w:marTop w:val="0"/>
          <w:marBottom w:val="0"/>
          <w:divBdr>
            <w:top w:val="none" w:sz="0" w:space="0" w:color="auto"/>
            <w:left w:val="none" w:sz="0" w:space="0" w:color="auto"/>
            <w:bottom w:val="none" w:sz="0" w:space="0" w:color="auto"/>
            <w:right w:val="none" w:sz="0" w:space="0" w:color="auto"/>
          </w:divBdr>
        </w:div>
        <w:div w:id="1450932033">
          <w:marLeft w:val="480"/>
          <w:marRight w:val="0"/>
          <w:marTop w:val="0"/>
          <w:marBottom w:val="0"/>
          <w:divBdr>
            <w:top w:val="none" w:sz="0" w:space="0" w:color="auto"/>
            <w:left w:val="none" w:sz="0" w:space="0" w:color="auto"/>
            <w:bottom w:val="none" w:sz="0" w:space="0" w:color="auto"/>
            <w:right w:val="none" w:sz="0" w:space="0" w:color="auto"/>
          </w:divBdr>
        </w:div>
        <w:div w:id="1463033096">
          <w:marLeft w:val="480"/>
          <w:marRight w:val="0"/>
          <w:marTop w:val="0"/>
          <w:marBottom w:val="0"/>
          <w:divBdr>
            <w:top w:val="none" w:sz="0" w:space="0" w:color="auto"/>
            <w:left w:val="none" w:sz="0" w:space="0" w:color="auto"/>
            <w:bottom w:val="none" w:sz="0" w:space="0" w:color="auto"/>
            <w:right w:val="none" w:sz="0" w:space="0" w:color="auto"/>
          </w:divBdr>
        </w:div>
        <w:div w:id="1474445023">
          <w:marLeft w:val="480"/>
          <w:marRight w:val="0"/>
          <w:marTop w:val="0"/>
          <w:marBottom w:val="0"/>
          <w:divBdr>
            <w:top w:val="none" w:sz="0" w:space="0" w:color="auto"/>
            <w:left w:val="none" w:sz="0" w:space="0" w:color="auto"/>
            <w:bottom w:val="none" w:sz="0" w:space="0" w:color="auto"/>
            <w:right w:val="none" w:sz="0" w:space="0" w:color="auto"/>
          </w:divBdr>
        </w:div>
        <w:div w:id="1485050370">
          <w:marLeft w:val="480"/>
          <w:marRight w:val="0"/>
          <w:marTop w:val="0"/>
          <w:marBottom w:val="0"/>
          <w:divBdr>
            <w:top w:val="none" w:sz="0" w:space="0" w:color="auto"/>
            <w:left w:val="none" w:sz="0" w:space="0" w:color="auto"/>
            <w:bottom w:val="none" w:sz="0" w:space="0" w:color="auto"/>
            <w:right w:val="none" w:sz="0" w:space="0" w:color="auto"/>
          </w:divBdr>
        </w:div>
        <w:div w:id="1561284056">
          <w:marLeft w:val="480"/>
          <w:marRight w:val="0"/>
          <w:marTop w:val="0"/>
          <w:marBottom w:val="0"/>
          <w:divBdr>
            <w:top w:val="none" w:sz="0" w:space="0" w:color="auto"/>
            <w:left w:val="none" w:sz="0" w:space="0" w:color="auto"/>
            <w:bottom w:val="none" w:sz="0" w:space="0" w:color="auto"/>
            <w:right w:val="none" w:sz="0" w:space="0" w:color="auto"/>
          </w:divBdr>
        </w:div>
        <w:div w:id="1634362457">
          <w:marLeft w:val="480"/>
          <w:marRight w:val="0"/>
          <w:marTop w:val="0"/>
          <w:marBottom w:val="0"/>
          <w:divBdr>
            <w:top w:val="none" w:sz="0" w:space="0" w:color="auto"/>
            <w:left w:val="none" w:sz="0" w:space="0" w:color="auto"/>
            <w:bottom w:val="none" w:sz="0" w:space="0" w:color="auto"/>
            <w:right w:val="none" w:sz="0" w:space="0" w:color="auto"/>
          </w:divBdr>
        </w:div>
        <w:div w:id="1635334479">
          <w:marLeft w:val="480"/>
          <w:marRight w:val="0"/>
          <w:marTop w:val="0"/>
          <w:marBottom w:val="0"/>
          <w:divBdr>
            <w:top w:val="none" w:sz="0" w:space="0" w:color="auto"/>
            <w:left w:val="none" w:sz="0" w:space="0" w:color="auto"/>
            <w:bottom w:val="none" w:sz="0" w:space="0" w:color="auto"/>
            <w:right w:val="none" w:sz="0" w:space="0" w:color="auto"/>
          </w:divBdr>
        </w:div>
        <w:div w:id="1699768198">
          <w:marLeft w:val="480"/>
          <w:marRight w:val="0"/>
          <w:marTop w:val="0"/>
          <w:marBottom w:val="0"/>
          <w:divBdr>
            <w:top w:val="none" w:sz="0" w:space="0" w:color="auto"/>
            <w:left w:val="none" w:sz="0" w:space="0" w:color="auto"/>
            <w:bottom w:val="none" w:sz="0" w:space="0" w:color="auto"/>
            <w:right w:val="none" w:sz="0" w:space="0" w:color="auto"/>
          </w:divBdr>
        </w:div>
        <w:div w:id="1782413734">
          <w:marLeft w:val="480"/>
          <w:marRight w:val="0"/>
          <w:marTop w:val="0"/>
          <w:marBottom w:val="0"/>
          <w:divBdr>
            <w:top w:val="none" w:sz="0" w:space="0" w:color="auto"/>
            <w:left w:val="none" w:sz="0" w:space="0" w:color="auto"/>
            <w:bottom w:val="none" w:sz="0" w:space="0" w:color="auto"/>
            <w:right w:val="none" w:sz="0" w:space="0" w:color="auto"/>
          </w:divBdr>
        </w:div>
        <w:div w:id="1805392476">
          <w:marLeft w:val="480"/>
          <w:marRight w:val="0"/>
          <w:marTop w:val="0"/>
          <w:marBottom w:val="0"/>
          <w:divBdr>
            <w:top w:val="none" w:sz="0" w:space="0" w:color="auto"/>
            <w:left w:val="none" w:sz="0" w:space="0" w:color="auto"/>
            <w:bottom w:val="none" w:sz="0" w:space="0" w:color="auto"/>
            <w:right w:val="none" w:sz="0" w:space="0" w:color="auto"/>
          </w:divBdr>
        </w:div>
        <w:div w:id="1836455026">
          <w:marLeft w:val="480"/>
          <w:marRight w:val="0"/>
          <w:marTop w:val="0"/>
          <w:marBottom w:val="0"/>
          <w:divBdr>
            <w:top w:val="none" w:sz="0" w:space="0" w:color="auto"/>
            <w:left w:val="none" w:sz="0" w:space="0" w:color="auto"/>
            <w:bottom w:val="none" w:sz="0" w:space="0" w:color="auto"/>
            <w:right w:val="none" w:sz="0" w:space="0" w:color="auto"/>
          </w:divBdr>
        </w:div>
        <w:div w:id="1838878912">
          <w:marLeft w:val="480"/>
          <w:marRight w:val="0"/>
          <w:marTop w:val="0"/>
          <w:marBottom w:val="0"/>
          <w:divBdr>
            <w:top w:val="none" w:sz="0" w:space="0" w:color="auto"/>
            <w:left w:val="none" w:sz="0" w:space="0" w:color="auto"/>
            <w:bottom w:val="none" w:sz="0" w:space="0" w:color="auto"/>
            <w:right w:val="none" w:sz="0" w:space="0" w:color="auto"/>
          </w:divBdr>
        </w:div>
        <w:div w:id="1940213349">
          <w:marLeft w:val="480"/>
          <w:marRight w:val="0"/>
          <w:marTop w:val="0"/>
          <w:marBottom w:val="0"/>
          <w:divBdr>
            <w:top w:val="none" w:sz="0" w:space="0" w:color="auto"/>
            <w:left w:val="none" w:sz="0" w:space="0" w:color="auto"/>
            <w:bottom w:val="none" w:sz="0" w:space="0" w:color="auto"/>
            <w:right w:val="none" w:sz="0" w:space="0" w:color="auto"/>
          </w:divBdr>
        </w:div>
        <w:div w:id="2022580908">
          <w:marLeft w:val="480"/>
          <w:marRight w:val="0"/>
          <w:marTop w:val="0"/>
          <w:marBottom w:val="0"/>
          <w:divBdr>
            <w:top w:val="none" w:sz="0" w:space="0" w:color="auto"/>
            <w:left w:val="none" w:sz="0" w:space="0" w:color="auto"/>
            <w:bottom w:val="none" w:sz="0" w:space="0" w:color="auto"/>
            <w:right w:val="none" w:sz="0" w:space="0" w:color="auto"/>
          </w:divBdr>
        </w:div>
      </w:divsChild>
    </w:div>
    <w:div w:id="1594121832">
      <w:bodyDiv w:val="1"/>
      <w:marLeft w:val="0"/>
      <w:marRight w:val="0"/>
      <w:marTop w:val="0"/>
      <w:marBottom w:val="0"/>
      <w:divBdr>
        <w:top w:val="none" w:sz="0" w:space="0" w:color="auto"/>
        <w:left w:val="none" w:sz="0" w:space="0" w:color="auto"/>
        <w:bottom w:val="none" w:sz="0" w:space="0" w:color="auto"/>
        <w:right w:val="none" w:sz="0" w:space="0" w:color="auto"/>
      </w:divBdr>
    </w:div>
    <w:div w:id="1594321732">
      <w:marLeft w:val="640"/>
      <w:marRight w:val="0"/>
      <w:marTop w:val="0"/>
      <w:marBottom w:val="0"/>
      <w:divBdr>
        <w:top w:val="none" w:sz="0" w:space="0" w:color="auto"/>
        <w:left w:val="none" w:sz="0" w:space="0" w:color="auto"/>
        <w:bottom w:val="none" w:sz="0" w:space="0" w:color="auto"/>
        <w:right w:val="none" w:sz="0" w:space="0" w:color="auto"/>
      </w:divBdr>
    </w:div>
    <w:div w:id="1594436512">
      <w:marLeft w:val="640"/>
      <w:marRight w:val="0"/>
      <w:marTop w:val="0"/>
      <w:marBottom w:val="0"/>
      <w:divBdr>
        <w:top w:val="none" w:sz="0" w:space="0" w:color="auto"/>
        <w:left w:val="none" w:sz="0" w:space="0" w:color="auto"/>
        <w:bottom w:val="none" w:sz="0" w:space="0" w:color="auto"/>
        <w:right w:val="none" w:sz="0" w:space="0" w:color="auto"/>
      </w:divBdr>
    </w:div>
    <w:div w:id="1594437784">
      <w:bodyDiv w:val="1"/>
      <w:marLeft w:val="0"/>
      <w:marRight w:val="0"/>
      <w:marTop w:val="0"/>
      <w:marBottom w:val="0"/>
      <w:divBdr>
        <w:top w:val="none" w:sz="0" w:space="0" w:color="auto"/>
        <w:left w:val="none" w:sz="0" w:space="0" w:color="auto"/>
        <w:bottom w:val="none" w:sz="0" w:space="0" w:color="auto"/>
        <w:right w:val="none" w:sz="0" w:space="0" w:color="auto"/>
      </w:divBdr>
    </w:div>
    <w:div w:id="1595016269">
      <w:marLeft w:val="640"/>
      <w:marRight w:val="0"/>
      <w:marTop w:val="0"/>
      <w:marBottom w:val="0"/>
      <w:divBdr>
        <w:top w:val="none" w:sz="0" w:space="0" w:color="auto"/>
        <w:left w:val="none" w:sz="0" w:space="0" w:color="auto"/>
        <w:bottom w:val="none" w:sz="0" w:space="0" w:color="auto"/>
        <w:right w:val="none" w:sz="0" w:space="0" w:color="auto"/>
      </w:divBdr>
    </w:div>
    <w:div w:id="1595897245">
      <w:marLeft w:val="640"/>
      <w:marRight w:val="0"/>
      <w:marTop w:val="0"/>
      <w:marBottom w:val="0"/>
      <w:divBdr>
        <w:top w:val="none" w:sz="0" w:space="0" w:color="auto"/>
        <w:left w:val="none" w:sz="0" w:space="0" w:color="auto"/>
        <w:bottom w:val="none" w:sz="0" w:space="0" w:color="auto"/>
        <w:right w:val="none" w:sz="0" w:space="0" w:color="auto"/>
      </w:divBdr>
    </w:div>
    <w:div w:id="1596591849">
      <w:marLeft w:val="480"/>
      <w:marRight w:val="0"/>
      <w:marTop w:val="0"/>
      <w:marBottom w:val="0"/>
      <w:divBdr>
        <w:top w:val="none" w:sz="0" w:space="0" w:color="auto"/>
        <w:left w:val="none" w:sz="0" w:space="0" w:color="auto"/>
        <w:bottom w:val="none" w:sz="0" w:space="0" w:color="auto"/>
        <w:right w:val="none" w:sz="0" w:space="0" w:color="auto"/>
      </w:divBdr>
    </w:div>
    <w:div w:id="1596866825">
      <w:marLeft w:val="640"/>
      <w:marRight w:val="0"/>
      <w:marTop w:val="0"/>
      <w:marBottom w:val="0"/>
      <w:divBdr>
        <w:top w:val="none" w:sz="0" w:space="0" w:color="auto"/>
        <w:left w:val="none" w:sz="0" w:space="0" w:color="auto"/>
        <w:bottom w:val="none" w:sz="0" w:space="0" w:color="auto"/>
        <w:right w:val="none" w:sz="0" w:space="0" w:color="auto"/>
      </w:divBdr>
    </w:div>
    <w:div w:id="1597012055">
      <w:marLeft w:val="640"/>
      <w:marRight w:val="0"/>
      <w:marTop w:val="0"/>
      <w:marBottom w:val="0"/>
      <w:divBdr>
        <w:top w:val="none" w:sz="0" w:space="0" w:color="auto"/>
        <w:left w:val="none" w:sz="0" w:space="0" w:color="auto"/>
        <w:bottom w:val="none" w:sz="0" w:space="0" w:color="auto"/>
        <w:right w:val="none" w:sz="0" w:space="0" w:color="auto"/>
      </w:divBdr>
    </w:div>
    <w:div w:id="1597178925">
      <w:marLeft w:val="640"/>
      <w:marRight w:val="0"/>
      <w:marTop w:val="0"/>
      <w:marBottom w:val="0"/>
      <w:divBdr>
        <w:top w:val="none" w:sz="0" w:space="0" w:color="auto"/>
        <w:left w:val="none" w:sz="0" w:space="0" w:color="auto"/>
        <w:bottom w:val="none" w:sz="0" w:space="0" w:color="auto"/>
        <w:right w:val="none" w:sz="0" w:space="0" w:color="auto"/>
      </w:divBdr>
    </w:div>
    <w:div w:id="1597322464">
      <w:marLeft w:val="640"/>
      <w:marRight w:val="0"/>
      <w:marTop w:val="0"/>
      <w:marBottom w:val="0"/>
      <w:divBdr>
        <w:top w:val="none" w:sz="0" w:space="0" w:color="auto"/>
        <w:left w:val="none" w:sz="0" w:space="0" w:color="auto"/>
        <w:bottom w:val="none" w:sz="0" w:space="0" w:color="auto"/>
        <w:right w:val="none" w:sz="0" w:space="0" w:color="auto"/>
      </w:divBdr>
    </w:div>
    <w:div w:id="1597784667">
      <w:marLeft w:val="640"/>
      <w:marRight w:val="0"/>
      <w:marTop w:val="0"/>
      <w:marBottom w:val="0"/>
      <w:divBdr>
        <w:top w:val="none" w:sz="0" w:space="0" w:color="auto"/>
        <w:left w:val="none" w:sz="0" w:space="0" w:color="auto"/>
        <w:bottom w:val="none" w:sz="0" w:space="0" w:color="auto"/>
        <w:right w:val="none" w:sz="0" w:space="0" w:color="auto"/>
      </w:divBdr>
    </w:div>
    <w:div w:id="1598169937">
      <w:marLeft w:val="640"/>
      <w:marRight w:val="0"/>
      <w:marTop w:val="0"/>
      <w:marBottom w:val="0"/>
      <w:divBdr>
        <w:top w:val="none" w:sz="0" w:space="0" w:color="auto"/>
        <w:left w:val="none" w:sz="0" w:space="0" w:color="auto"/>
        <w:bottom w:val="none" w:sz="0" w:space="0" w:color="auto"/>
        <w:right w:val="none" w:sz="0" w:space="0" w:color="auto"/>
      </w:divBdr>
    </w:div>
    <w:div w:id="1598556249">
      <w:bodyDiv w:val="1"/>
      <w:marLeft w:val="0"/>
      <w:marRight w:val="0"/>
      <w:marTop w:val="0"/>
      <w:marBottom w:val="0"/>
      <w:divBdr>
        <w:top w:val="none" w:sz="0" w:space="0" w:color="auto"/>
        <w:left w:val="none" w:sz="0" w:space="0" w:color="auto"/>
        <w:bottom w:val="none" w:sz="0" w:space="0" w:color="auto"/>
        <w:right w:val="none" w:sz="0" w:space="0" w:color="auto"/>
      </w:divBdr>
    </w:div>
    <w:div w:id="1599171138">
      <w:marLeft w:val="640"/>
      <w:marRight w:val="0"/>
      <w:marTop w:val="0"/>
      <w:marBottom w:val="0"/>
      <w:divBdr>
        <w:top w:val="none" w:sz="0" w:space="0" w:color="auto"/>
        <w:left w:val="none" w:sz="0" w:space="0" w:color="auto"/>
        <w:bottom w:val="none" w:sz="0" w:space="0" w:color="auto"/>
        <w:right w:val="none" w:sz="0" w:space="0" w:color="auto"/>
      </w:divBdr>
    </w:div>
    <w:div w:id="1599410059">
      <w:bodyDiv w:val="1"/>
      <w:marLeft w:val="0"/>
      <w:marRight w:val="0"/>
      <w:marTop w:val="0"/>
      <w:marBottom w:val="0"/>
      <w:divBdr>
        <w:top w:val="none" w:sz="0" w:space="0" w:color="auto"/>
        <w:left w:val="none" w:sz="0" w:space="0" w:color="auto"/>
        <w:bottom w:val="none" w:sz="0" w:space="0" w:color="auto"/>
        <w:right w:val="none" w:sz="0" w:space="0" w:color="auto"/>
      </w:divBdr>
      <w:divsChild>
        <w:div w:id="19093841">
          <w:marLeft w:val="480"/>
          <w:marRight w:val="0"/>
          <w:marTop w:val="0"/>
          <w:marBottom w:val="0"/>
          <w:divBdr>
            <w:top w:val="none" w:sz="0" w:space="0" w:color="auto"/>
            <w:left w:val="none" w:sz="0" w:space="0" w:color="auto"/>
            <w:bottom w:val="none" w:sz="0" w:space="0" w:color="auto"/>
            <w:right w:val="none" w:sz="0" w:space="0" w:color="auto"/>
          </w:divBdr>
        </w:div>
        <w:div w:id="20479941">
          <w:marLeft w:val="480"/>
          <w:marRight w:val="0"/>
          <w:marTop w:val="0"/>
          <w:marBottom w:val="0"/>
          <w:divBdr>
            <w:top w:val="none" w:sz="0" w:space="0" w:color="auto"/>
            <w:left w:val="none" w:sz="0" w:space="0" w:color="auto"/>
            <w:bottom w:val="none" w:sz="0" w:space="0" w:color="auto"/>
            <w:right w:val="none" w:sz="0" w:space="0" w:color="auto"/>
          </w:divBdr>
        </w:div>
        <w:div w:id="28334878">
          <w:marLeft w:val="480"/>
          <w:marRight w:val="0"/>
          <w:marTop w:val="0"/>
          <w:marBottom w:val="0"/>
          <w:divBdr>
            <w:top w:val="none" w:sz="0" w:space="0" w:color="auto"/>
            <w:left w:val="none" w:sz="0" w:space="0" w:color="auto"/>
            <w:bottom w:val="none" w:sz="0" w:space="0" w:color="auto"/>
            <w:right w:val="none" w:sz="0" w:space="0" w:color="auto"/>
          </w:divBdr>
        </w:div>
        <w:div w:id="33583540">
          <w:marLeft w:val="480"/>
          <w:marRight w:val="0"/>
          <w:marTop w:val="0"/>
          <w:marBottom w:val="0"/>
          <w:divBdr>
            <w:top w:val="none" w:sz="0" w:space="0" w:color="auto"/>
            <w:left w:val="none" w:sz="0" w:space="0" w:color="auto"/>
            <w:bottom w:val="none" w:sz="0" w:space="0" w:color="auto"/>
            <w:right w:val="none" w:sz="0" w:space="0" w:color="auto"/>
          </w:divBdr>
        </w:div>
        <w:div w:id="36048193">
          <w:marLeft w:val="480"/>
          <w:marRight w:val="0"/>
          <w:marTop w:val="0"/>
          <w:marBottom w:val="0"/>
          <w:divBdr>
            <w:top w:val="none" w:sz="0" w:space="0" w:color="auto"/>
            <w:left w:val="none" w:sz="0" w:space="0" w:color="auto"/>
            <w:bottom w:val="none" w:sz="0" w:space="0" w:color="auto"/>
            <w:right w:val="none" w:sz="0" w:space="0" w:color="auto"/>
          </w:divBdr>
        </w:div>
        <w:div w:id="56632418">
          <w:marLeft w:val="480"/>
          <w:marRight w:val="0"/>
          <w:marTop w:val="0"/>
          <w:marBottom w:val="0"/>
          <w:divBdr>
            <w:top w:val="none" w:sz="0" w:space="0" w:color="auto"/>
            <w:left w:val="none" w:sz="0" w:space="0" w:color="auto"/>
            <w:bottom w:val="none" w:sz="0" w:space="0" w:color="auto"/>
            <w:right w:val="none" w:sz="0" w:space="0" w:color="auto"/>
          </w:divBdr>
        </w:div>
        <w:div w:id="63601707">
          <w:marLeft w:val="480"/>
          <w:marRight w:val="0"/>
          <w:marTop w:val="0"/>
          <w:marBottom w:val="0"/>
          <w:divBdr>
            <w:top w:val="none" w:sz="0" w:space="0" w:color="auto"/>
            <w:left w:val="none" w:sz="0" w:space="0" w:color="auto"/>
            <w:bottom w:val="none" w:sz="0" w:space="0" w:color="auto"/>
            <w:right w:val="none" w:sz="0" w:space="0" w:color="auto"/>
          </w:divBdr>
        </w:div>
        <w:div w:id="81222264">
          <w:marLeft w:val="480"/>
          <w:marRight w:val="0"/>
          <w:marTop w:val="0"/>
          <w:marBottom w:val="0"/>
          <w:divBdr>
            <w:top w:val="none" w:sz="0" w:space="0" w:color="auto"/>
            <w:left w:val="none" w:sz="0" w:space="0" w:color="auto"/>
            <w:bottom w:val="none" w:sz="0" w:space="0" w:color="auto"/>
            <w:right w:val="none" w:sz="0" w:space="0" w:color="auto"/>
          </w:divBdr>
        </w:div>
        <w:div w:id="92552679">
          <w:marLeft w:val="480"/>
          <w:marRight w:val="0"/>
          <w:marTop w:val="0"/>
          <w:marBottom w:val="0"/>
          <w:divBdr>
            <w:top w:val="none" w:sz="0" w:space="0" w:color="auto"/>
            <w:left w:val="none" w:sz="0" w:space="0" w:color="auto"/>
            <w:bottom w:val="none" w:sz="0" w:space="0" w:color="auto"/>
            <w:right w:val="none" w:sz="0" w:space="0" w:color="auto"/>
          </w:divBdr>
        </w:div>
        <w:div w:id="97872295">
          <w:marLeft w:val="480"/>
          <w:marRight w:val="0"/>
          <w:marTop w:val="0"/>
          <w:marBottom w:val="0"/>
          <w:divBdr>
            <w:top w:val="none" w:sz="0" w:space="0" w:color="auto"/>
            <w:left w:val="none" w:sz="0" w:space="0" w:color="auto"/>
            <w:bottom w:val="none" w:sz="0" w:space="0" w:color="auto"/>
            <w:right w:val="none" w:sz="0" w:space="0" w:color="auto"/>
          </w:divBdr>
        </w:div>
        <w:div w:id="127169098">
          <w:marLeft w:val="480"/>
          <w:marRight w:val="0"/>
          <w:marTop w:val="0"/>
          <w:marBottom w:val="0"/>
          <w:divBdr>
            <w:top w:val="none" w:sz="0" w:space="0" w:color="auto"/>
            <w:left w:val="none" w:sz="0" w:space="0" w:color="auto"/>
            <w:bottom w:val="none" w:sz="0" w:space="0" w:color="auto"/>
            <w:right w:val="none" w:sz="0" w:space="0" w:color="auto"/>
          </w:divBdr>
        </w:div>
        <w:div w:id="148710843">
          <w:marLeft w:val="480"/>
          <w:marRight w:val="0"/>
          <w:marTop w:val="0"/>
          <w:marBottom w:val="0"/>
          <w:divBdr>
            <w:top w:val="none" w:sz="0" w:space="0" w:color="auto"/>
            <w:left w:val="none" w:sz="0" w:space="0" w:color="auto"/>
            <w:bottom w:val="none" w:sz="0" w:space="0" w:color="auto"/>
            <w:right w:val="none" w:sz="0" w:space="0" w:color="auto"/>
          </w:divBdr>
        </w:div>
        <w:div w:id="183058559">
          <w:marLeft w:val="480"/>
          <w:marRight w:val="0"/>
          <w:marTop w:val="0"/>
          <w:marBottom w:val="0"/>
          <w:divBdr>
            <w:top w:val="none" w:sz="0" w:space="0" w:color="auto"/>
            <w:left w:val="none" w:sz="0" w:space="0" w:color="auto"/>
            <w:bottom w:val="none" w:sz="0" w:space="0" w:color="auto"/>
            <w:right w:val="none" w:sz="0" w:space="0" w:color="auto"/>
          </w:divBdr>
        </w:div>
        <w:div w:id="201791113">
          <w:marLeft w:val="480"/>
          <w:marRight w:val="0"/>
          <w:marTop w:val="0"/>
          <w:marBottom w:val="0"/>
          <w:divBdr>
            <w:top w:val="none" w:sz="0" w:space="0" w:color="auto"/>
            <w:left w:val="none" w:sz="0" w:space="0" w:color="auto"/>
            <w:bottom w:val="none" w:sz="0" w:space="0" w:color="auto"/>
            <w:right w:val="none" w:sz="0" w:space="0" w:color="auto"/>
          </w:divBdr>
        </w:div>
        <w:div w:id="210308789">
          <w:marLeft w:val="480"/>
          <w:marRight w:val="0"/>
          <w:marTop w:val="0"/>
          <w:marBottom w:val="0"/>
          <w:divBdr>
            <w:top w:val="none" w:sz="0" w:space="0" w:color="auto"/>
            <w:left w:val="none" w:sz="0" w:space="0" w:color="auto"/>
            <w:bottom w:val="none" w:sz="0" w:space="0" w:color="auto"/>
            <w:right w:val="none" w:sz="0" w:space="0" w:color="auto"/>
          </w:divBdr>
        </w:div>
        <w:div w:id="279380305">
          <w:marLeft w:val="480"/>
          <w:marRight w:val="0"/>
          <w:marTop w:val="0"/>
          <w:marBottom w:val="0"/>
          <w:divBdr>
            <w:top w:val="none" w:sz="0" w:space="0" w:color="auto"/>
            <w:left w:val="none" w:sz="0" w:space="0" w:color="auto"/>
            <w:bottom w:val="none" w:sz="0" w:space="0" w:color="auto"/>
            <w:right w:val="none" w:sz="0" w:space="0" w:color="auto"/>
          </w:divBdr>
        </w:div>
        <w:div w:id="305277215">
          <w:marLeft w:val="480"/>
          <w:marRight w:val="0"/>
          <w:marTop w:val="0"/>
          <w:marBottom w:val="0"/>
          <w:divBdr>
            <w:top w:val="none" w:sz="0" w:space="0" w:color="auto"/>
            <w:left w:val="none" w:sz="0" w:space="0" w:color="auto"/>
            <w:bottom w:val="none" w:sz="0" w:space="0" w:color="auto"/>
            <w:right w:val="none" w:sz="0" w:space="0" w:color="auto"/>
          </w:divBdr>
        </w:div>
        <w:div w:id="352076319">
          <w:marLeft w:val="480"/>
          <w:marRight w:val="0"/>
          <w:marTop w:val="0"/>
          <w:marBottom w:val="0"/>
          <w:divBdr>
            <w:top w:val="none" w:sz="0" w:space="0" w:color="auto"/>
            <w:left w:val="none" w:sz="0" w:space="0" w:color="auto"/>
            <w:bottom w:val="none" w:sz="0" w:space="0" w:color="auto"/>
            <w:right w:val="none" w:sz="0" w:space="0" w:color="auto"/>
          </w:divBdr>
        </w:div>
        <w:div w:id="369958404">
          <w:marLeft w:val="480"/>
          <w:marRight w:val="0"/>
          <w:marTop w:val="0"/>
          <w:marBottom w:val="0"/>
          <w:divBdr>
            <w:top w:val="none" w:sz="0" w:space="0" w:color="auto"/>
            <w:left w:val="none" w:sz="0" w:space="0" w:color="auto"/>
            <w:bottom w:val="none" w:sz="0" w:space="0" w:color="auto"/>
            <w:right w:val="none" w:sz="0" w:space="0" w:color="auto"/>
          </w:divBdr>
        </w:div>
        <w:div w:id="382489466">
          <w:marLeft w:val="480"/>
          <w:marRight w:val="0"/>
          <w:marTop w:val="0"/>
          <w:marBottom w:val="0"/>
          <w:divBdr>
            <w:top w:val="none" w:sz="0" w:space="0" w:color="auto"/>
            <w:left w:val="none" w:sz="0" w:space="0" w:color="auto"/>
            <w:bottom w:val="none" w:sz="0" w:space="0" w:color="auto"/>
            <w:right w:val="none" w:sz="0" w:space="0" w:color="auto"/>
          </w:divBdr>
        </w:div>
        <w:div w:id="398673062">
          <w:marLeft w:val="480"/>
          <w:marRight w:val="0"/>
          <w:marTop w:val="0"/>
          <w:marBottom w:val="0"/>
          <w:divBdr>
            <w:top w:val="none" w:sz="0" w:space="0" w:color="auto"/>
            <w:left w:val="none" w:sz="0" w:space="0" w:color="auto"/>
            <w:bottom w:val="none" w:sz="0" w:space="0" w:color="auto"/>
            <w:right w:val="none" w:sz="0" w:space="0" w:color="auto"/>
          </w:divBdr>
        </w:div>
        <w:div w:id="430704545">
          <w:marLeft w:val="480"/>
          <w:marRight w:val="0"/>
          <w:marTop w:val="0"/>
          <w:marBottom w:val="0"/>
          <w:divBdr>
            <w:top w:val="none" w:sz="0" w:space="0" w:color="auto"/>
            <w:left w:val="none" w:sz="0" w:space="0" w:color="auto"/>
            <w:bottom w:val="none" w:sz="0" w:space="0" w:color="auto"/>
            <w:right w:val="none" w:sz="0" w:space="0" w:color="auto"/>
          </w:divBdr>
        </w:div>
        <w:div w:id="523788491">
          <w:marLeft w:val="480"/>
          <w:marRight w:val="0"/>
          <w:marTop w:val="0"/>
          <w:marBottom w:val="0"/>
          <w:divBdr>
            <w:top w:val="none" w:sz="0" w:space="0" w:color="auto"/>
            <w:left w:val="none" w:sz="0" w:space="0" w:color="auto"/>
            <w:bottom w:val="none" w:sz="0" w:space="0" w:color="auto"/>
            <w:right w:val="none" w:sz="0" w:space="0" w:color="auto"/>
          </w:divBdr>
        </w:div>
        <w:div w:id="535041466">
          <w:marLeft w:val="480"/>
          <w:marRight w:val="0"/>
          <w:marTop w:val="0"/>
          <w:marBottom w:val="0"/>
          <w:divBdr>
            <w:top w:val="none" w:sz="0" w:space="0" w:color="auto"/>
            <w:left w:val="none" w:sz="0" w:space="0" w:color="auto"/>
            <w:bottom w:val="none" w:sz="0" w:space="0" w:color="auto"/>
            <w:right w:val="none" w:sz="0" w:space="0" w:color="auto"/>
          </w:divBdr>
        </w:div>
        <w:div w:id="598803601">
          <w:marLeft w:val="480"/>
          <w:marRight w:val="0"/>
          <w:marTop w:val="0"/>
          <w:marBottom w:val="0"/>
          <w:divBdr>
            <w:top w:val="none" w:sz="0" w:space="0" w:color="auto"/>
            <w:left w:val="none" w:sz="0" w:space="0" w:color="auto"/>
            <w:bottom w:val="none" w:sz="0" w:space="0" w:color="auto"/>
            <w:right w:val="none" w:sz="0" w:space="0" w:color="auto"/>
          </w:divBdr>
        </w:div>
        <w:div w:id="608926613">
          <w:marLeft w:val="480"/>
          <w:marRight w:val="0"/>
          <w:marTop w:val="0"/>
          <w:marBottom w:val="0"/>
          <w:divBdr>
            <w:top w:val="none" w:sz="0" w:space="0" w:color="auto"/>
            <w:left w:val="none" w:sz="0" w:space="0" w:color="auto"/>
            <w:bottom w:val="none" w:sz="0" w:space="0" w:color="auto"/>
            <w:right w:val="none" w:sz="0" w:space="0" w:color="auto"/>
          </w:divBdr>
        </w:div>
        <w:div w:id="611061430">
          <w:marLeft w:val="480"/>
          <w:marRight w:val="0"/>
          <w:marTop w:val="0"/>
          <w:marBottom w:val="0"/>
          <w:divBdr>
            <w:top w:val="none" w:sz="0" w:space="0" w:color="auto"/>
            <w:left w:val="none" w:sz="0" w:space="0" w:color="auto"/>
            <w:bottom w:val="none" w:sz="0" w:space="0" w:color="auto"/>
            <w:right w:val="none" w:sz="0" w:space="0" w:color="auto"/>
          </w:divBdr>
        </w:div>
        <w:div w:id="618485987">
          <w:marLeft w:val="480"/>
          <w:marRight w:val="0"/>
          <w:marTop w:val="0"/>
          <w:marBottom w:val="0"/>
          <w:divBdr>
            <w:top w:val="none" w:sz="0" w:space="0" w:color="auto"/>
            <w:left w:val="none" w:sz="0" w:space="0" w:color="auto"/>
            <w:bottom w:val="none" w:sz="0" w:space="0" w:color="auto"/>
            <w:right w:val="none" w:sz="0" w:space="0" w:color="auto"/>
          </w:divBdr>
        </w:div>
        <w:div w:id="627785603">
          <w:marLeft w:val="480"/>
          <w:marRight w:val="0"/>
          <w:marTop w:val="0"/>
          <w:marBottom w:val="0"/>
          <w:divBdr>
            <w:top w:val="none" w:sz="0" w:space="0" w:color="auto"/>
            <w:left w:val="none" w:sz="0" w:space="0" w:color="auto"/>
            <w:bottom w:val="none" w:sz="0" w:space="0" w:color="auto"/>
            <w:right w:val="none" w:sz="0" w:space="0" w:color="auto"/>
          </w:divBdr>
        </w:div>
        <w:div w:id="628121937">
          <w:marLeft w:val="480"/>
          <w:marRight w:val="0"/>
          <w:marTop w:val="0"/>
          <w:marBottom w:val="0"/>
          <w:divBdr>
            <w:top w:val="none" w:sz="0" w:space="0" w:color="auto"/>
            <w:left w:val="none" w:sz="0" w:space="0" w:color="auto"/>
            <w:bottom w:val="none" w:sz="0" w:space="0" w:color="auto"/>
            <w:right w:val="none" w:sz="0" w:space="0" w:color="auto"/>
          </w:divBdr>
        </w:div>
        <w:div w:id="633632497">
          <w:marLeft w:val="480"/>
          <w:marRight w:val="0"/>
          <w:marTop w:val="0"/>
          <w:marBottom w:val="0"/>
          <w:divBdr>
            <w:top w:val="none" w:sz="0" w:space="0" w:color="auto"/>
            <w:left w:val="none" w:sz="0" w:space="0" w:color="auto"/>
            <w:bottom w:val="none" w:sz="0" w:space="0" w:color="auto"/>
            <w:right w:val="none" w:sz="0" w:space="0" w:color="auto"/>
          </w:divBdr>
        </w:div>
        <w:div w:id="650595185">
          <w:marLeft w:val="480"/>
          <w:marRight w:val="0"/>
          <w:marTop w:val="0"/>
          <w:marBottom w:val="0"/>
          <w:divBdr>
            <w:top w:val="none" w:sz="0" w:space="0" w:color="auto"/>
            <w:left w:val="none" w:sz="0" w:space="0" w:color="auto"/>
            <w:bottom w:val="none" w:sz="0" w:space="0" w:color="auto"/>
            <w:right w:val="none" w:sz="0" w:space="0" w:color="auto"/>
          </w:divBdr>
        </w:div>
        <w:div w:id="696780382">
          <w:marLeft w:val="480"/>
          <w:marRight w:val="0"/>
          <w:marTop w:val="0"/>
          <w:marBottom w:val="0"/>
          <w:divBdr>
            <w:top w:val="none" w:sz="0" w:space="0" w:color="auto"/>
            <w:left w:val="none" w:sz="0" w:space="0" w:color="auto"/>
            <w:bottom w:val="none" w:sz="0" w:space="0" w:color="auto"/>
            <w:right w:val="none" w:sz="0" w:space="0" w:color="auto"/>
          </w:divBdr>
        </w:div>
        <w:div w:id="724913287">
          <w:marLeft w:val="480"/>
          <w:marRight w:val="0"/>
          <w:marTop w:val="0"/>
          <w:marBottom w:val="0"/>
          <w:divBdr>
            <w:top w:val="none" w:sz="0" w:space="0" w:color="auto"/>
            <w:left w:val="none" w:sz="0" w:space="0" w:color="auto"/>
            <w:bottom w:val="none" w:sz="0" w:space="0" w:color="auto"/>
            <w:right w:val="none" w:sz="0" w:space="0" w:color="auto"/>
          </w:divBdr>
        </w:div>
        <w:div w:id="752506912">
          <w:marLeft w:val="480"/>
          <w:marRight w:val="0"/>
          <w:marTop w:val="0"/>
          <w:marBottom w:val="0"/>
          <w:divBdr>
            <w:top w:val="none" w:sz="0" w:space="0" w:color="auto"/>
            <w:left w:val="none" w:sz="0" w:space="0" w:color="auto"/>
            <w:bottom w:val="none" w:sz="0" w:space="0" w:color="auto"/>
            <w:right w:val="none" w:sz="0" w:space="0" w:color="auto"/>
          </w:divBdr>
        </w:div>
        <w:div w:id="760875097">
          <w:marLeft w:val="480"/>
          <w:marRight w:val="0"/>
          <w:marTop w:val="0"/>
          <w:marBottom w:val="0"/>
          <w:divBdr>
            <w:top w:val="none" w:sz="0" w:space="0" w:color="auto"/>
            <w:left w:val="none" w:sz="0" w:space="0" w:color="auto"/>
            <w:bottom w:val="none" w:sz="0" w:space="0" w:color="auto"/>
            <w:right w:val="none" w:sz="0" w:space="0" w:color="auto"/>
          </w:divBdr>
        </w:div>
        <w:div w:id="769012078">
          <w:marLeft w:val="480"/>
          <w:marRight w:val="0"/>
          <w:marTop w:val="0"/>
          <w:marBottom w:val="0"/>
          <w:divBdr>
            <w:top w:val="none" w:sz="0" w:space="0" w:color="auto"/>
            <w:left w:val="none" w:sz="0" w:space="0" w:color="auto"/>
            <w:bottom w:val="none" w:sz="0" w:space="0" w:color="auto"/>
            <w:right w:val="none" w:sz="0" w:space="0" w:color="auto"/>
          </w:divBdr>
        </w:div>
        <w:div w:id="823132362">
          <w:marLeft w:val="480"/>
          <w:marRight w:val="0"/>
          <w:marTop w:val="0"/>
          <w:marBottom w:val="0"/>
          <w:divBdr>
            <w:top w:val="none" w:sz="0" w:space="0" w:color="auto"/>
            <w:left w:val="none" w:sz="0" w:space="0" w:color="auto"/>
            <w:bottom w:val="none" w:sz="0" w:space="0" w:color="auto"/>
            <w:right w:val="none" w:sz="0" w:space="0" w:color="auto"/>
          </w:divBdr>
        </w:div>
        <w:div w:id="826241385">
          <w:marLeft w:val="480"/>
          <w:marRight w:val="0"/>
          <w:marTop w:val="0"/>
          <w:marBottom w:val="0"/>
          <w:divBdr>
            <w:top w:val="none" w:sz="0" w:space="0" w:color="auto"/>
            <w:left w:val="none" w:sz="0" w:space="0" w:color="auto"/>
            <w:bottom w:val="none" w:sz="0" w:space="0" w:color="auto"/>
            <w:right w:val="none" w:sz="0" w:space="0" w:color="auto"/>
          </w:divBdr>
        </w:div>
        <w:div w:id="826290077">
          <w:marLeft w:val="480"/>
          <w:marRight w:val="0"/>
          <w:marTop w:val="0"/>
          <w:marBottom w:val="0"/>
          <w:divBdr>
            <w:top w:val="none" w:sz="0" w:space="0" w:color="auto"/>
            <w:left w:val="none" w:sz="0" w:space="0" w:color="auto"/>
            <w:bottom w:val="none" w:sz="0" w:space="0" w:color="auto"/>
            <w:right w:val="none" w:sz="0" w:space="0" w:color="auto"/>
          </w:divBdr>
        </w:div>
        <w:div w:id="850610923">
          <w:marLeft w:val="480"/>
          <w:marRight w:val="0"/>
          <w:marTop w:val="0"/>
          <w:marBottom w:val="0"/>
          <w:divBdr>
            <w:top w:val="none" w:sz="0" w:space="0" w:color="auto"/>
            <w:left w:val="none" w:sz="0" w:space="0" w:color="auto"/>
            <w:bottom w:val="none" w:sz="0" w:space="0" w:color="auto"/>
            <w:right w:val="none" w:sz="0" w:space="0" w:color="auto"/>
          </w:divBdr>
        </w:div>
        <w:div w:id="856695922">
          <w:marLeft w:val="480"/>
          <w:marRight w:val="0"/>
          <w:marTop w:val="0"/>
          <w:marBottom w:val="0"/>
          <w:divBdr>
            <w:top w:val="none" w:sz="0" w:space="0" w:color="auto"/>
            <w:left w:val="none" w:sz="0" w:space="0" w:color="auto"/>
            <w:bottom w:val="none" w:sz="0" w:space="0" w:color="auto"/>
            <w:right w:val="none" w:sz="0" w:space="0" w:color="auto"/>
          </w:divBdr>
        </w:div>
        <w:div w:id="905650066">
          <w:marLeft w:val="480"/>
          <w:marRight w:val="0"/>
          <w:marTop w:val="0"/>
          <w:marBottom w:val="0"/>
          <w:divBdr>
            <w:top w:val="none" w:sz="0" w:space="0" w:color="auto"/>
            <w:left w:val="none" w:sz="0" w:space="0" w:color="auto"/>
            <w:bottom w:val="none" w:sz="0" w:space="0" w:color="auto"/>
            <w:right w:val="none" w:sz="0" w:space="0" w:color="auto"/>
          </w:divBdr>
        </w:div>
        <w:div w:id="936837489">
          <w:marLeft w:val="480"/>
          <w:marRight w:val="0"/>
          <w:marTop w:val="0"/>
          <w:marBottom w:val="0"/>
          <w:divBdr>
            <w:top w:val="none" w:sz="0" w:space="0" w:color="auto"/>
            <w:left w:val="none" w:sz="0" w:space="0" w:color="auto"/>
            <w:bottom w:val="none" w:sz="0" w:space="0" w:color="auto"/>
            <w:right w:val="none" w:sz="0" w:space="0" w:color="auto"/>
          </w:divBdr>
        </w:div>
        <w:div w:id="937760852">
          <w:marLeft w:val="480"/>
          <w:marRight w:val="0"/>
          <w:marTop w:val="0"/>
          <w:marBottom w:val="0"/>
          <w:divBdr>
            <w:top w:val="none" w:sz="0" w:space="0" w:color="auto"/>
            <w:left w:val="none" w:sz="0" w:space="0" w:color="auto"/>
            <w:bottom w:val="none" w:sz="0" w:space="0" w:color="auto"/>
            <w:right w:val="none" w:sz="0" w:space="0" w:color="auto"/>
          </w:divBdr>
        </w:div>
        <w:div w:id="937829404">
          <w:marLeft w:val="480"/>
          <w:marRight w:val="0"/>
          <w:marTop w:val="0"/>
          <w:marBottom w:val="0"/>
          <w:divBdr>
            <w:top w:val="none" w:sz="0" w:space="0" w:color="auto"/>
            <w:left w:val="none" w:sz="0" w:space="0" w:color="auto"/>
            <w:bottom w:val="none" w:sz="0" w:space="0" w:color="auto"/>
            <w:right w:val="none" w:sz="0" w:space="0" w:color="auto"/>
          </w:divBdr>
        </w:div>
        <w:div w:id="943339648">
          <w:marLeft w:val="480"/>
          <w:marRight w:val="0"/>
          <w:marTop w:val="0"/>
          <w:marBottom w:val="0"/>
          <w:divBdr>
            <w:top w:val="none" w:sz="0" w:space="0" w:color="auto"/>
            <w:left w:val="none" w:sz="0" w:space="0" w:color="auto"/>
            <w:bottom w:val="none" w:sz="0" w:space="0" w:color="auto"/>
            <w:right w:val="none" w:sz="0" w:space="0" w:color="auto"/>
          </w:divBdr>
        </w:div>
        <w:div w:id="976032686">
          <w:marLeft w:val="480"/>
          <w:marRight w:val="0"/>
          <w:marTop w:val="0"/>
          <w:marBottom w:val="0"/>
          <w:divBdr>
            <w:top w:val="none" w:sz="0" w:space="0" w:color="auto"/>
            <w:left w:val="none" w:sz="0" w:space="0" w:color="auto"/>
            <w:bottom w:val="none" w:sz="0" w:space="0" w:color="auto"/>
            <w:right w:val="none" w:sz="0" w:space="0" w:color="auto"/>
          </w:divBdr>
        </w:div>
        <w:div w:id="977878419">
          <w:marLeft w:val="480"/>
          <w:marRight w:val="0"/>
          <w:marTop w:val="0"/>
          <w:marBottom w:val="0"/>
          <w:divBdr>
            <w:top w:val="none" w:sz="0" w:space="0" w:color="auto"/>
            <w:left w:val="none" w:sz="0" w:space="0" w:color="auto"/>
            <w:bottom w:val="none" w:sz="0" w:space="0" w:color="auto"/>
            <w:right w:val="none" w:sz="0" w:space="0" w:color="auto"/>
          </w:divBdr>
        </w:div>
        <w:div w:id="988708612">
          <w:marLeft w:val="480"/>
          <w:marRight w:val="0"/>
          <w:marTop w:val="0"/>
          <w:marBottom w:val="0"/>
          <w:divBdr>
            <w:top w:val="none" w:sz="0" w:space="0" w:color="auto"/>
            <w:left w:val="none" w:sz="0" w:space="0" w:color="auto"/>
            <w:bottom w:val="none" w:sz="0" w:space="0" w:color="auto"/>
            <w:right w:val="none" w:sz="0" w:space="0" w:color="auto"/>
          </w:divBdr>
        </w:div>
        <w:div w:id="1010642198">
          <w:marLeft w:val="480"/>
          <w:marRight w:val="0"/>
          <w:marTop w:val="0"/>
          <w:marBottom w:val="0"/>
          <w:divBdr>
            <w:top w:val="none" w:sz="0" w:space="0" w:color="auto"/>
            <w:left w:val="none" w:sz="0" w:space="0" w:color="auto"/>
            <w:bottom w:val="none" w:sz="0" w:space="0" w:color="auto"/>
            <w:right w:val="none" w:sz="0" w:space="0" w:color="auto"/>
          </w:divBdr>
        </w:div>
        <w:div w:id="1073239372">
          <w:marLeft w:val="480"/>
          <w:marRight w:val="0"/>
          <w:marTop w:val="0"/>
          <w:marBottom w:val="0"/>
          <w:divBdr>
            <w:top w:val="none" w:sz="0" w:space="0" w:color="auto"/>
            <w:left w:val="none" w:sz="0" w:space="0" w:color="auto"/>
            <w:bottom w:val="none" w:sz="0" w:space="0" w:color="auto"/>
            <w:right w:val="none" w:sz="0" w:space="0" w:color="auto"/>
          </w:divBdr>
        </w:div>
        <w:div w:id="1076363353">
          <w:marLeft w:val="480"/>
          <w:marRight w:val="0"/>
          <w:marTop w:val="0"/>
          <w:marBottom w:val="0"/>
          <w:divBdr>
            <w:top w:val="none" w:sz="0" w:space="0" w:color="auto"/>
            <w:left w:val="none" w:sz="0" w:space="0" w:color="auto"/>
            <w:bottom w:val="none" w:sz="0" w:space="0" w:color="auto"/>
            <w:right w:val="none" w:sz="0" w:space="0" w:color="auto"/>
          </w:divBdr>
        </w:div>
        <w:div w:id="1129282726">
          <w:marLeft w:val="480"/>
          <w:marRight w:val="0"/>
          <w:marTop w:val="0"/>
          <w:marBottom w:val="0"/>
          <w:divBdr>
            <w:top w:val="none" w:sz="0" w:space="0" w:color="auto"/>
            <w:left w:val="none" w:sz="0" w:space="0" w:color="auto"/>
            <w:bottom w:val="none" w:sz="0" w:space="0" w:color="auto"/>
            <w:right w:val="none" w:sz="0" w:space="0" w:color="auto"/>
          </w:divBdr>
        </w:div>
        <w:div w:id="1188182566">
          <w:marLeft w:val="480"/>
          <w:marRight w:val="0"/>
          <w:marTop w:val="0"/>
          <w:marBottom w:val="0"/>
          <w:divBdr>
            <w:top w:val="none" w:sz="0" w:space="0" w:color="auto"/>
            <w:left w:val="none" w:sz="0" w:space="0" w:color="auto"/>
            <w:bottom w:val="none" w:sz="0" w:space="0" w:color="auto"/>
            <w:right w:val="none" w:sz="0" w:space="0" w:color="auto"/>
          </w:divBdr>
        </w:div>
        <w:div w:id="1252159752">
          <w:marLeft w:val="480"/>
          <w:marRight w:val="0"/>
          <w:marTop w:val="0"/>
          <w:marBottom w:val="0"/>
          <w:divBdr>
            <w:top w:val="none" w:sz="0" w:space="0" w:color="auto"/>
            <w:left w:val="none" w:sz="0" w:space="0" w:color="auto"/>
            <w:bottom w:val="none" w:sz="0" w:space="0" w:color="auto"/>
            <w:right w:val="none" w:sz="0" w:space="0" w:color="auto"/>
          </w:divBdr>
        </w:div>
        <w:div w:id="1254584373">
          <w:marLeft w:val="480"/>
          <w:marRight w:val="0"/>
          <w:marTop w:val="0"/>
          <w:marBottom w:val="0"/>
          <w:divBdr>
            <w:top w:val="none" w:sz="0" w:space="0" w:color="auto"/>
            <w:left w:val="none" w:sz="0" w:space="0" w:color="auto"/>
            <w:bottom w:val="none" w:sz="0" w:space="0" w:color="auto"/>
            <w:right w:val="none" w:sz="0" w:space="0" w:color="auto"/>
          </w:divBdr>
        </w:div>
        <w:div w:id="1260138509">
          <w:marLeft w:val="480"/>
          <w:marRight w:val="0"/>
          <w:marTop w:val="0"/>
          <w:marBottom w:val="0"/>
          <w:divBdr>
            <w:top w:val="none" w:sz="0" w:space="0" w:color="auto"/>
            <w:left w:val="none" w:sz="0" w:space="0" w:color="auto"/>
            <w:bottom w:val="none" w:sz="0" w:space="0" w:color="auto"/>
            <w:right w:val="none" w:sz="0" w:space="0" w:color="auto"/>
          </w:divBdr>
        </w:div>
        <w:div w:id="1303314989">
          <w:marLeft w:val="480"/>
          <w:marRight w:val="0"/>
          <w:marTop w:val="0"/>
          <w:marBottom w:val="0"/>
          <w:divBdr>
            <w:top w:val="none" w:sz="0" w:space="0" w:color="auto"/>
            <w:left w:val="none" w:sz="0" w:space="0" w:color="auto"/>
            <w:bottom w:val="none" w:sz="0" w:space="0" w:color="auto"/>
            <w:right w:val="none" w:sz="0" w:space="0" w:color="auto"/>
          </w:divBdr>
        </w:div>
        <w:div w:id="1343431721">
          <w:marLeft w:val="480"/>
          <w:marRight w:val="0"/>
          <w:marTop w:val="0"/>
          <w:marBottom w:val="0"/>
          <w:divBdr>
            <w:top w:val="none" w:sz="0" w:space="0" w:color="auto"/>
            <w:left w:val="none" w:sz="0" w:space="0" w:color="auto"/>
            <w:bottom w:val="none" w:sz="0" w:space="0" w:color="auto"/>
            <w:right w:val="none" w:sz="0" w:space="0" w:color="auto"/>
          </w:divBdr>
        </w:div>
        <w:div w:id="1351373924">
          <w:marLeft w:val="480"/>
          <w:marRight w:val="0"/>
          <w:marTop w:val="0"/>
          <w:marBottom w:val="0"/>
          <w:divBdr>
            <w:top w:val="none" w:sz="0" w:space="0" w:color="auto"/>
            <w:left w:val="none" w:sz="0" w:space="0" w:color="auto"/>
            <w:bottom w:val="none" w:sz="0" w:space="0" w:color="auto"/>
            <w:right w:val="none" w:sz="0" w:space="0" w:color="auto"/>
          </w:divBdr>
        </w:div>
        <w:div w:id="1386224274">
          <w:marLeft w:val="480"/>
          <w:marRight w:val="0"/>
          <w:marTop w:val="0"/>
          <w:marBottom w:val="0"/>
          <w:divBdr>
            <w:top w:val="none" w:sz="0" w:space="0" w:color="auto"/>
            <w:left w:val="none" w:sz="0" w:space="0" w:color="auto"/>
            <w:bottom w:val="none" w:sz="0" w:space="0" w:color="auto"/>
            <w:right w:val="none" w:sz="0" w:space="0" w:color="auto"/>
          </w:divBdr>
        </w:div>
        <w:div w:id="1439254512">
          <w:marLeft w:val="480"/>
          <w:marRight w:val="0"/>
          <w:marTop w:val="0"/>
          <w:marBottom w:val="0"/>
          <w:divBdr>
            <w:top w:val="none" w:sz="0" w:space="0" w:color="auto"/>
            <w:left w:val="none" w:sz="0" w:space="0" w:color="auto"/>
            <w:bottom w:val="none" w:sz="0" w:space="0" w:color="auto"/>
            <w:right w:val="none" w:sz="0" w:space="0" w:color="auto"/>
          </w:divBdr>
        </w:div>
        <w:div w:id="1456564585">
          <w:marLeft w:val="480"/>
          <w:marRight w:val="0"/>
          <w:marTop w:val="0"/>
          <w:marBottom w:val="0"/>
          <w:divBdr>
            <w:top w:val="none" w:sz="0" w:space="0" w:color="auto"/>
            <w:left w:val="none" w:sz="0" w:space="0" w:color="auto"/>
            <w:bottom w:val="none" w:sz="0" w:space="0" w:color="auto"/>
            <w:right w:val="none" w:sz="0" w:space="0" w:color="auto"/>
          </w:divBdr>
        </w:div>
        <w:div w:id="1475640917">
          <w:marLeft w:val="480"/>
          <w:marRight w:val="0"/>
          <w:marTop w:val="0"/>
          <w:marBottom w:val="0"/>
          <w:divBdr>
            <w:top w:val="none" w:sz="0" w:space="0" w:color="auto"/>
            <w:left w:val="none" w:sz="0" w:space="0" w:color="auto"/>
            <w:bottom w:val="none" w:sz="0" w:space="0" w:color="auto"/>
            <w:right w:val="none" w:sz="0" w:space="0" w:color="auto"/>
          </w:divBdr>
        </w:div>
        <w:div w:id="1479809253">
          <w:marLeft w:val="480"/>
          <w:marRight w:val="0"/>
          <w:marTop w:val="0"/>
          <w:marBottom w:val="0"/>
          <w:divBdr>
            <w:top w:val="none" w:sz="0" w:space="0" w:color="auto"/>
            <w:left w:val="none" w:sz="0" w:space="0" w:color="auto"/>
            <w:bottom w:val="none" w:sz="0" w:space="0" w:color="auto"/>
            <w:right w:val="none" w:sz="0" w:space="0" w:color="auto"/>
          </w:divBdr>
        </w:div>
        <w:div w:id="1497307017">
          <w:marLeft w:val="480"/>
          <w:marRight w:val="0"/>
          <w:marTop w:val="0"/>
          <w:marBottom w:val="0"/>
          <w:divBdr>
            <w:top w:val="none" w:sz="0" w:space="0" w:color="auto"/>
            <w:left w:val="none" w:sz="0" w:space="0" w:color="auto"/>
            <w:bottom w:val="none" w:sz="0" w:space="0" w:color="auto"/>
            <w:right w:val="none" w:sz="0" w:space="0" w:color="auto"/>
          </w:divBdr>
        </w:div>
        <w:div w:id="1526333457">
          <w:marLeft w:val="480"/>
          <w:marRight w:val="0"/>
          <w:marTop w:val="0"/>
          <w:marBottom w:val="0"/>
          <w:divBdr>
            <w:top w:val="none" w:sz="0" w:space="0" w:color="auto"/>
            <w:left w:val="none" w:sz="0" w:space="0" w:color="auto"/>
            <w:bottom w:val="none" w:sz="0" w:space="0" w:color="auto"/>
            <w:right w:val="none" w:sz="0" w:space="0" w:color="auto"/>
          </w:divBdr>
        </w:div>
        <w:div w:id="1528250492">
          <w:marLeft w:val="480"/>
          <w:marRight w:val="0"/>
          <w:marTop w:val="0"/>
          <w:marBottom w:val="0"/>
          <w:divBdr>
            <w:top w:val="none" w:sz="0" w:space="0" w:color="auto"/>
            <w:left w:val="none" w:sz="0" w:space="0" w:color="auto"/>
            <w:bottom w:val="none" w:sz="0" w:space="0" w:color="auto"/>
            <w:right w:val="none" w:sz="0" w:space="0" w:color="auto"/>
          </w:divBdr>
        </w:div>
        <w:div w:id="1530140093">
          <w:marLeft w:val="480"/>
          <w:marRight w:val="0"/>
          <w:marTop w:val="0"/>
          <w:marBottom w:val="0"/>
          <w:divBdr>
            <w:top w:val="none" w:sz="0" w:space="0" w:color="auto"/>
            <w:left w:val="none" w:sz="0" w:space="0" w:color="auto"/>
            <w:bottom w:val="none" w:sz="0" w:space="0" w:color="auto"/>
            <w:right w:val="none" w:sz="0" w:space="0" w:color="auto"/>
          </w:divBdr>
        </w:div>
        <w:div w:id="1569421648">
          <w:marLeft w:val="480"/>
          <w:marRight w:val="0"/>
          <w:marTop w:val="0"/>
          <w:marBottom w:val="0"/>
          <w:divBdr>
            <w:top w:val="none" w:sz="0" w:space="0" w:color="auto"/>
            <w:left w:val="none" w:sz="0" w:space="0" w:color="auto"/>
            <w:bottom w:val="none" w:sz="0" w:space="0" w:color="auto"/>
            <w:right w:val="none" w:sz="0" w:space="0" w:color="auto"/>
          </w:divBdr>
        </w:div>
        <w:div w:id="1580401504">
          <w:marLeft w:val="480"/>
          <w:marRight w:val="0"/>
          <w:marTop w:val="0"/>
          <w:marBottom w:val="0"/>
          <w:divBdr>
            <w:top w:val="none" w:sz="0" w:space="0" w:color="auto"/>
            <w:left w:val="none" w:sz="0" w:space="0" w:color="auto"/>
            <w:bottom w:val="none" w:sz="0" w:space="0" w:color="auto"/>
            <w:right w:val="none" w:sz="0" w:space="0" w:color="auto"/>
          </w:divBdr>
        </w:div>
        <w:div w:id="1605384979">
          <w:marLeft w:val="480"/>
          <w:marRight w:val="0"/>
          <w:marTop w:val="0"/>
          <w:marBottom w:val="0"/>
          <w:divBdr>
            <w:top w:val="none" w:sz="0" w:space="0" w:color="auto"/>
            <w:left w:val="none" w:sz="0" w:space="0" w:color="auto"/>
            <w:bottom w:val="none" w:sz="0" w:space="0" w:color="auto"/>
            <w:right w:val="none" w:sz="0" w:space="0" w:color="auto"/>
          </w:divBdr>
        </w:div>
        <w:div w:id="1625699131">
          <w:marLeft w:val="480"/>
          <w:marRight w:val="0"/>
          <w:marTop w:val="0"/>
          <w:marBottom w:val="0"/>
          <w:divBdr>
            <w:top w:val="none" w:sz="0" w:space="0" w:color="auto"/>
            <w:left w:val="none" w:sz="0" w:space="0" w:color="auto"/>
            <w:bottom w:val="none" w:sz="0" w:space="0" w:color="auto"/>
            <w:right w:val="none" w:sz="0" w:space="0" w:color="auto"/>
          </w:divBdr>
        </w:div>
        <w:div w:id="1626812703">
          <w:marLeft w:val="480"/>
          <w:marRight w:val="0"/>
          <w:marTop w:val="0"/>
          <w:marBottom w:val="0"/>
          <w:divBdr>
            <w:top w:val="none" w:sz="0" w:space="0" w:color="auto"/>
            <w:left w:val="none" w:sz="0" w:space="0" w:color="auto"/>
            <w:bottom w:val="none" w:sz="0" w:space="0" w:color="auto"/>
            <w:right w:val="none" w:sz="0" w:space="0" w:color="auto"/>
          </w:divBdr>
        </w:div>
        <w:div w:id="1710178240">
          <w:marLeft w:val="480"/>
          <w:marRight w:val="0"/>
          <w:marTop w:val="0"/>
          <w:marBottom w:val="0"/>
          <w:divBdr>
            <w:top w:val="none" w:sz="0" w:space="0" w:color="auto"/>
            <w:left w:val="none" w:sz="0" w:space="0" w:color="auto"/>
            <w:bottom w:val="none" w:sz="0" w:space="0" w:color="auto"/>
            <w:right w:val="none" w:sz="0" w:space="0" w:color="auto"/>
          </w:divBdr>
        </w:div>
        <w:div w:id="1717896288">
          <w:marLeft w:val="480"/>
          <w:marRight w:val="0"/>
          <w:marTop w:val="0"/>
          <w:marBottom w:val="0"/>
          <w:divBdr>
            <w:top w:val="none" w:sz="0" w:space="0" w:color="auto"/>
            <w:left w:val="none" w:sz="0" w:space="0" w:color="auto"/>
            <w:bottom w:val="none" w:sz="0" w:space="0" w:color="auto"/>
            <w:right w:val="none" w:sz="0" w:space="0" w:color="auto"/>
          </w:divBdr>
        </w:div>
        <w:div w:id="1789659959">
          <w:marLeft w:val="480"/>
          <w:marRight w:val="0"/>
          <w:marTop w:val="0"/>
          <w:marBottom w:val="0"/>
          <w:divBdr>
            <w:top w:val="none" w:sz="0" w:space="0" w:color="auto"/>
            <w:left w:val="none" w:sz="0" w:space="0" w:color="auto"/>
            <w:bottom w:val="none" w:sz="0" w:space="0" w:color="auto"/>
            <w:right w:val="none" w:sz="0" w:space="0" w:color="auto"/>
          </w:divBdr>
        </w:div>
        <w:div w:id="1795521680">
          <w:marLeft w:val="480"/>
          <w:marRight w:val="0"/>
          <w:marTop w:val="0"/>
          <w:marBottom w:val="0"/>
          <w:divBdr>
            <w:top w:val="none" w:sz="0" w:space="0" w:color="auto"/>
            <w:left w:val="none" w:sz="0" w:space="0" w:color="auto"/>
            <w:bottom w:val="none" w:sz="0" w:space="0" w:color="auto"/>
            <w:right w:val="none" w:sz="0" w:space="0" w:color="auto"/>
          </w:divBdr>
        </w:div>
        <w:div w:id="1832794094">
          <w:marLeft w:val="480"/>
          <w:marRight w:val="0"/>
          <w:marTop w:val="0"/>
          <w:marBottom w:val="0"/>
          <w:divBdr>
            <w:top w:val="none" w:sz="0" w:space="0" w:color="auto"/>
            <w:left w:val="none" w:sz="0" w:space="0" w:color="auto"/>
            <w:bottom w:val="none" w:sz="0" w:space="0" w:color="auto"/>
            <w:right w:val="none" w:sz="0" w:space="0" w:color="auto"/>
          </w:divBdr>
        </w:div>
        <w:div w:id="1896044653">
          <w:marLeft w:val="480"/>
          <w:marRight w:val="0"/>
          <w:marTop w:val="0"/>
          <w:marBottom w:val="0"/>
          <w:divBdr>
            <w:top w:val="none" w:sz="0" w:space="0" w:color="auto"/>
            <w:left w:val="none" w:sz="0" w:space="0" w:color="auto"/>
            <w:bottom w:val="none" w:sz="0" w:space="0" w:color="auto"/>
            <w:right w:val="none" w:sz="0" w:space="0" w:color="auto"/>
          </w:divBdr>
        </w:div>
        <w:div w:id="1916817122">
          <w:marLeft w:val="480"/>
          <w:marRight w:val="0"/>
          <w:marTop w:val="0"/>
          <w:marBottom w:val="0"/>
          <w:divBdr>
            <w:top w:val="none" w:sz="0" w:space="0" w:color="auto"/>
            <w:left w:val="none" w:sz="0" w:space="0" w:color="auto"/>
            <w:bottom w:val="none" w:sz="0" w:space="0" w:color="auto"/>
            <w:right w:val="none" w:sz="0" w:space="0" w:color="auto"/>
          </w:divBdr>
        </w:div>
        <w:div w:id="1923030560">
          <w:marLeft w:val="480"/>
          <w:marRight w:val="0"/>
          <w:marTop w:val="0"/>
          <w:marBottom w:val="0"/>
          <w:divBdr>
            <w:top w:val="none" w:sz="0" w:space="0" w:color="auto"/>
            <w:left w:val="none" w:sz="0" w:space="0" w:color="auto"/>
            <w:bottom w:val="none" w:sz="0" w:space="0" w:color="auto"/>
            <w:right w:val="none" w:sz="0" w:space="0" w:color="auto"/>
          </w:divBdr>
        </w:div>
        <w:div w:id="1932424868">
          <w:marLeft w:val="480"/>
          <w:marRight w:val="0"/>
          <w:marTop w:val="0"/>
          <w:marBottom w:val="0"/>
          <w:divBdr>
            <w:top w:val="none" w:sz="0" w:space="0" w:color="auto"/>
            <w:left w:val="none" w:sz="0" w:space="0" w:color="auto"/>
            <w:bottom w:val="none" w:sz="0" w:space="0" w:color="auto"/>
            <w:right w:val="none" w:sz="0" w:space="0" w:color="auto"/>
          </w:divBdr>
        </w:div>
        <w:div w:id="1949969883">
          <w:marLeft w:val="480"/>
          <w:marRight w:val="0"/>
          <w:marTop w:val="0"/>
          <w:marBottom w:val="0"/>
          <w:divBdr>
            <w:top w:val="none" w:sz="0" w:space="0" w:color="auto"/>
            <w:left w:val="none" w:sz="0" w:space="0" w:color="auto"/>
            <w:bottom w:val="none" w:sz="0" w:space="0" w:color="auto"/>
            <w:right w:val="none" w:sz="0" w:space="0" w:color="auto"/>
          </w:divBdr>
        </w:div>
        <w:div w:id="1952932599">
          <w:marLeft w:val="480"/>
          <w:marRight w:val="0"/>
          <w:marTop w:val="0"/>
          <w:marBottom w:val="0"/>
          <w:divBdr>
            <w:top w:val="none" w:sz="0" w:space="0" w:color="auto"/>
            <w:left w:val="none" w:sz="0" w:space="0" w:color="auto"/>
            <w:bottom w:val="none" w:sz="0" w:space="0" w:color="auto"/>
            <w:right w:val="none" w:sz="0" w:space="0" w:color="auto"/>
          </w:divBdr>
        </w:div>
        <w:div w:id="2000692687">
          <w:marLeft w:val="480"/>
          <w:marRight w:val="0"/>
          <w:marTop w:val="0"/>
          <w:marBottom w:val="0"/>
          <w:divBdr>
            <w:top w:val="none" w:sz="0" w:space="0" w:color="auto"/>
            <w:left w:val="none" w:sz="0" w:space="0" w:color="auto"/>
            <w:bottom w:val="none" w:sz="0" w:space="0" w:color="auto"/>
            <w:right w:val="none" w:sz="0" w:space="0" w:color="auto"/>
          </w:divBdr>
        </w:div>
        <w:div w:id="2004890922">
          <w:marLeft w:val="480"/>
          <w:marRight w:val="0"/>
          <w:marTop w:val="0"/>
          <w:marBottom w:val="0"/>
          <w:divBdr>
            <w:top w:val="none" w:sz="0" w:space="0" w:color="auto"/>
            <w:left w:val="none" w:sz="0" w:space="0" w:color="auto"/>
            <w:bottom w:val="none" w:sz="0" w:space="0" w:color="auto"/>
            <w:right w:val="none" w:sz="0" w:space="0" w:color="auto"/>
          </w:divBdr>
        </w:div>
        <w:div w:id="2037845884">
          <w:marLeft w:val="480"/>
          <w:marRight w:val="0"/>
          <w:marTop w:val="0"/>
          <w:marBottom w:val="0"/>
          <w:divBdr>
            <w:top w:val="none" w:sz="0" w:space="0" w:color="auto"/>
            <w:left w:val="none" w:sz="0" w:space="0" w:color="auto"/>
            <w:bottom w:val="none" w:sz="0" w:space="0" w:color="auto"/>
            <w:right w:val="none" w:sz="0" w:space="0" w:color="auto"/>
          </w:divBdr>
        </w:div>
        <w:div w:id="2063675554">
          <w:marLeft w:val="480"/>
          <w:marRight w:val="0"/>
          <w:marTop w:val="0"/>
          <w:marBottom w:val="0"/>
          <w:divBdr>
            <w:top w:val="none" w:sz="0" w:space="0" w:color="auto"/>
            <w:left w:val="none" w:sz="0" w:space="0" w:color="auto"/>
            <w:bottom w:val="none" w:sz="0" w:space="0" w:color="auto"/>
            <w:right w:val="none" w:sz="0" w:space="0" w:color="auto"/>
          </w:divBdr>
        </w:div>
        <w:div w:id="2085755401">
          <w:marLeft w:val="480"/>
          <w:marRight w:val="0"/>
          <w:marTop w:val="0"/>
          <w:marBottom w:val="0"/>
          <w:divBdr>
            <w:top w:val="none" w:sz="0" w:space="0" w:color="auto"/>
            <w:left w:val="none" w:sz="0" w:space="0" w:color="auto"/>
            <w:bottom w:val="none" w:sz="0" w:space="0" w:color="auto"/>
            <w:right w:val="none" w:sz="0" w:space="0" w:color="auto"/>
          </w:divBdr>
        </w:div>
        <w:div w:id="2098599586">
          <w:marLeft w:val="480"/>
          <w:marRight w:val="0"/>
          <w:marTop w:val="0"/>
          <w:marBottom w:val="0"/>
          <w:divBdr>
            <w:top w:val="none" w:sz="0" w:space="0" w:color="auto"/>
            <w:left w:val="none" w:sz="0" w:space="0" w:color="auto"/>
            <w:bottom w:val="none" w:sz="0" w:space="0" w:color="auto"/>
            <w:right w:val="none" w:sz="0" w:space="0" w:color="auto"/>
          </w:divBdr>
        </w:div>
        <w:div w:id="2102557636">
          <w:marLeft w:val="480"/>
          <w:marRight w:val="0"/>
          <w:marTop w:val="0"/>
          <w:marBottom w:val="0"/>
          <w:divBdr>
            <w:top w:val="none" w:sz="0" w:space="0" w:color="auto"/>
            <w:left w:val="none" w:sz="0" w:space="0" w:color="auto"/>
            <w:bottom w:val="none" w:sz="0" w:space="0" w:color="auto"/>
            <w:right w:val="none" w:sz="0" w:space="0" w:color="auto"/>
          </w:divBdr>
        </w:div>
        <w:div w:id="2123760249">
          <w:marLeft w:val="480"/>
          <w:marRight w:val="0"/>
          <w:marTop w:val="0"/>
          <w:marBottom w:val="0"/>
          <w:divBdr>
            <w:top w:val="none" w:sz="0" w:space="0" w:color="auto"/>
            <w:left w:val="none" w:sz="0" w:space="0" w:color="auto"/>
            <w:bottom w:val="none" w:sz="0" w:space="0" w:color="auto"/>
            <w:right w:val="none" w:sz="0" w:space="0" w:color="auto"/>
          </w:divBdr>
        </w:div>
      </w:divsChild>
    </w:div>
    <w:div w:id="1599942902">
      <w:marLeft w:val="640"/>
      <w:marRight w:val="0"/>
      <w:marTop w:val="0"/>
      <w:marBottom w:val="0"/>
      <w:divBdr>
        <w:top w:val="none" w:sz="0" w:space="0" w:color="auto"/>
        <w:left w:val="none" w:sz="0" w:space="0" w:color="auto"/>
        <w:bottom w:val="none" w:sz="0" w:space="0" w:color="auto"/>
        <w:right w:val="none" w:sz="0" w:space="0" w:color="auto"/>
      </w:divBdr>
    </w:div>
    <w:div w:id="1599943771">
      <w:marLeft w:val="640"/>
      <w:marRight w:val="0"/>
      <w:marTop w:val="0"/>
      <w:marBottom w:val="0"/>
      <w:divBdr>
        <w:top w:val="none" w:sz="0" w:space="0" w:color="auto"/>
        <w:left w:val="none" w:sz="0" w:space="0" w:color="auto"/>
        <w:bottom w:val="none" w:sz="0" w:space="0" w:color="auto"/>
        <w:right w:val="none" w:sz="0" w:space="0" w:color="auto"/>
      </w:divBdr>
    </w:div>
    <w:div w:id="1600143586">
      <w:marLeft w:val="640"/>
      <w:marRight w:val="0"/>
      <w:marTop w:val="0"/>
      <w:marBottom w:val="0"/>
      <w:divBdr>
        <w:top w:val="none" w:sz="0" w:space="0" w:color="auto"/>
        <w:left w:val="none" w:sz="0" w:space="0" w:color="auto"/>
        <w:bottom w:val="none" w:sz="0" w:space="0" w:color="auto"/>
        <w:right w:val="none" w:sz="0" w:space="0" w:color="auto"/>
      </w:divBdr>
    </w:div>
    <w:div w:id="1600599738">
      <w:bodyDiv w:val="1"/>
      <w:marLeft w:val="0"/>
      <w:marRight w:val="0"/>
      <w:marTop w:val="0"/>
      <w:marBottom w:val="0"/>
      <w:divBdr>
        <w:top w:val="none" w:sz="0" w:space="0" w:color="auto"/>
        <w:left w:val="none" w:sz="0" w:space="0" w:color="auto"/>
        <w:bottom w:val="none" w:sz="0" w:space="0" w:color="auto"/>
        <w:right w:val="none" w:sz="0" w:space="0" w:color="auto"/>
      </w:divBdr>
    </w:div>
    <w:div w:id="1601327177">
      <w:marLeft w:val="640"/>
      <w:marRight w:val="0"/>
      <w:marTop w:val="0"/>
      <w:marBottom w:val="0"/>
      <w:divBdr>
        <w:top w:val="none" w:sz="0" w:space="0" w:color="auto"/>
        <w:left w:val="none" w:sz="0" w:space="0" w:color="auto"/>
        <w:bottom w:val="none" w:sz="0" w:space="0" w:color="auto"/>
        <w:right w:val="none" w:sz="0" w:space="0" w:color="auto"/>
      </w:divBdr>
    </w:div>
    <w:div w:id="1601454720">
      <w:marLeft w:val="640"/>
      <w:marRight w:val="0"/>
      <w:marTop w:val="0"/>
      <w:marBottom w:val="0"/>
      <w:divBdr>
        <w:top w:val="none" w:sz="0" w:space="0" w:color="auto"/>
        <w:left w:val="none" w:sz="0" w:space="0" w:color="auto"/>
        <w:bottom w:val="none" w:sz="0" w:space="0" w:color="auto"/>
        <w:right w:val="none" w:sz="0" w:space="0" w:color="auto"/>
      </w:divBdr>
    </w:div>
    <w:div w:id="1602253566">
      <w:marLeft w:val="480"/>
      <w:marRight w:val="0"/>
      <w:marTop w:val="0"/>
      <w:marBottom w:val="0"/>
      <w:divBdr>
        <w:top w:val="none" w:sz="0" w:space="0" w:color="auto"/>
        <w:left w:val="none" w:sz="0" w:space="0" w:color="auto"/>
        <w:bottom w:val="none" w:sz="0" w:space="0" w:color="auto"/>
        <w:right w:val="none" w:sz="0" w:space="0" w:color="auto"/>
      </w:divBdr>
    </w:div>
    <w:div w:id="1602301201">
      <w:bodyDiv w:val="1"/>
      <w:marLeft w:val="0"/>
      <w:marRight w:val="0"/>
      <w:marTop w:val="0"/>
      <w:marBottom w:val="0"/>
      <w:divBdr>
        <w:top w:val="none" w:sz="0" w:space="0" w:color="auto"/>
        <w:left w:val="none" w:sz="0" w:space="0" w:color="auto"/>
        <w:bottom w:val="none" w:sz="0" w:space="0" w:color="auto"/>
        <w:right w:val="none" w:sz="0" w:space="0" w:color="auto"/>
      </w:divBdr>
      <w:divsChild>
        <w:div w:id="31148852">
          <w:marLeft w:val="480"/>
          <w:marRight w:val="0"/>
          <w:marTop w:val="0"/>
          <w:marBottom w:val="0"/>
          <w:divBdr>
            <w:top w:val="none" w:sz="0" w:space="0" w:color="auto"/>
            <w:left w:val="none" w:sz="0" w:space="0" w:color="auto"/>
            <w:bottom w:val="none" w:sz="0" w:space="0" w:color="auto"/>
            <w:right w:val="none" w:sz="0" w:space="0" w:color="auto"/>
          </w:divBdr>
        </w:div>
        <w:div w:id="50347083">
          <w:marLeft w:val="480"/>
          <w:marRight w:val="0"/>
          <w:marTop w:val="0"/>
          <w:marBottom w:val="0"/>
          <w:divBdr>
            <w:top w:val="none" w:sz="0" w:space="0" w:color="auto"/>
            <w:left w:val="none" w:sz="0" w:space="0" w:color="auto"/>
            <w:bottom w:val="none" w:sz="0" w:space="0" w:color="auto"/>
            <w:right w:val="none" w:sz="0" w:space="0" w:color="auto"/>
          </w:divBdr>
        </w:div>
        <w:div w:id="151799801">
          <w:marLeft w:val="480"/>
          <w:marRight w:val="0"/>
          <w:marTop w:val="0"/>
          <w:marBottom w:val="0"/>
          <w:divBdr>
            <w:top w:val="none" w:sz="0" w:space="0" w:color="auto"/>
            <w:left w:val="none" w:sz="0" w:space="0" w:color="auto"/>
            <w:bottom w:val="none" w:sz="0" w:space="0" w:color="auto"/>
            <w:right w:val="none" w:sz="0" w:space="0" w:color="auto"/>
          </w:divBdr>
        </w:div>
        <w:div w:id="272177924">
          <w:marLeft w:val="480"/>
          <w:marRight w:val="0"/>
          <w:marTop w:val="0"/>
          <w:marBottom w:val="0"/>
          <w:divBdr>
            <w:top w:val="none" w:sz="0" w:space="0" w:color="auto"/>
            <w:left w:val="none" w:sz="0" w:space="0" w:color="auto"/>
            <w:bottom w:val="none" w:sz="0" w:space="0" w:color="auto"/>
            <w:right w:val="none" w:sz="0" w:space="0" w:color="auto"/>
          </w:divBdr>
        </w:div>
        <w:div w:id="338898013">
          <w:marLeft w:val="480"/>
          <w:marRight w:val="0"/>
          <w:marTop w:val="0"/>
          <w:marBottom w:val="0"/>
          <w:divBdr>
            <w:top w:val="none" w:sz="0" w:space="0" w:color="auto"/>
            <w:left w:val="none" w:sz="0" w:space="0" w:color="auto"/>
            <w:bottom w:val="none" w:sz="0" w:space="0" w:color="auto"/>
            <w:right w:val="none" w:sz="0" w:space="0" w:color="auto"/>
          </w:divBdr>
        </w:div>
        <w:div w:id="446311577">
          <w:marLeft w:val="480"/>
          <w:marRight w:val="0"/>
          <w:marTop w:val="0"/>
          <w:marBottom w:val="0"/>
          <w:divBdr>
            <w:top w:val="none" w:sz="0" w:space="0" w:color="auto"/>
            <w:left w:val="none" w:sz="0" w:space="0" w:color="auto"/>
            <w:bottom w:val="none" w:sz="0" w:space="0" w:color="auto"/>
            <w:right w:val="none" w:sz="0" w:space="0" w:color="auto"/>
          </w:divBdr>
        </w:div>
        <w:div w:id="495387426">
          <w:marLeft w:val="480"/>
          <w:marRight w:val="0"/>
          <w:marTop w:val="0"/>
          <w:marBottom w:val="0"/>
          <w:divBdr>
            <w:top w:val="none" w:sz="0" w:space="0" w:color="auto"/>
            <w:left w:val="none" w:sz="0" w:space="0" w:color="auto"/>
            <w:bottom w:val="none" w:sz="0" w:space="0" w:color="auto"/>
            <w:right w:val="none" w:sz="0" w:space="0" w:color="auto"/>
          </w:divBdr>
        </w:div>
        <w:div w:id="511644524">
          <w:marLeft w:val="480"/>
          <w:marRight w:val="0"/>
          <w:marTop w:val="0"/>
          <w:marBottom w:val="0"/>
          <w:divBdr>
            <w:top w:val="none" w:sz="0" w:space="0" w:color="auto"/>
            <w:left w:val="none" w:sz="0" w:space="0" w:color="auto"/>
            <w:bottom w:val="none" w:sz="0" w:space="0" w:color="auto"/>
            <w:right w:val="none" w:sz="0" w:space="0" w:color="auto"/>
          </w:divBdr>
        </w:div>
        <w:div w:id="612983562">
          <w:marLeft w:val="480"/>
          <w:marRight w:val="0"/>
          <w:marTop w:val="0"/>
          <w:marBottom w:val="0"/>
          <w:divBdr>
            <w:top w:val="none" w:sz="0" w:space="0" w:color="auto"/>
            <w:left w:val="none" w:sz="0" w:space="0" w:color="auto"/>
            <w:bottom w:val="none" w:sz="0" w:space="0" w:color="auto"/>
            <w:right w:val="none" w:sz="0" w:space="0" w:color="auto"/>
          </w:divBdr>
        </w:div>
        <w:div w:id="615211830">
          <w:marLeft w:val="480"/>
          <w:marRight w:val="0"/>
          <w:marTop w:val="0"/>
          <w:marBottom w:val="0"/>
          <w:divBdr>
            <w:top w:val="none" w:sz="0" w:space="0" w:color="auto"/>
            <w:left w:val="none" w:sz="0" w:space="0" w:color="auto"/>
            <w:bottom w:val="none" w:sz="0" w:space="0" w:color="auto"/>
            <w:right w:val="none" w:sz="0" w:space="0" w:color="auto"/>
          </w:divBdr>
        </w:div>
        <w:div w:id="709577845">
          <w:marLeft w:val="480"/>
          <w:marRight w:val="0"/>
          <w:marTop w:val="0"/>
          <w:marBottom w:val="0"/>
          <w:divBdr>
            <w:top w:val="none" w:sz="0" w:space="0" w:color="auto"/>
            <w:left w:val="none" w:sz="0" w:space="0" w:color="auto"/>
            <w:bottom w:val="none" w:sz="0" w:space="0" w:color="auto"/>
            <w:right w:val="none" w:sz="0" w:space="0" w:color="auto"/>
          </w:divBdr>
        </w:div>
        <w:div w:id="713772969">
          <w:marLeft w:val="480"/>
          <w:marRight w:val="0"/>
          <w:marTop w:val="0"/>
          <w:marBottom w:val="0"/>
          <w:divBdr>
            <w:top w:val="none" w:sz="0" w:space="0" w:color="auto"/>
            <w:left w:val="none" w:sz="0" w:space="0" w:color="auto"/>
            <w:bottom w:val="none" w:sz="0" w:space="0" w:color="auto"/>
            <w:right w:val="none" w:sz="0" w:space="0" w:color="auto"/>
          </w:divBdr>
        </w:div>
        <w:div w:id="800808063">
          <w:marLeft w:val="480"/>
          <w:marRight w:val="0"/>
          <w:marTop w:val="0"/>
          <w:marBottom w:val="0"/>
          <w:divBdr>
            <w:top w:val="none" w:sz="0" w:space="0" w:color="auto"/>
            <w:left w:val="none" w:sz="0" w:space="0" w:color="auto"/>
            <w:bottom w:val="none" w:sz="0" w:space="0" w:color="auto"/>
            <w:right w:val="none" w:sz="0" w:space="0" w:color="auto"/>
          </w:divBdr>
        </w:div>
        <w:div w:id="811288805">
          <w:marLeft w:val="480"/>
          <w:marRight w:val="0"/>
          <w:marTop w:val="0"/>
          <w:marBottom w:val="0"/>
          <w:divBdr>
            <w:top w:val="none" w:sz="0" w:space="0" w:color="auto"/>
            <w:left w:val="none" w:sz="0" w:space="0" w:color="auto"/>
            <w:bottom w:val="none" w:sz="0" w:space="0" w:color="auto"/>
            <w:right w:val="none" w:sz="0" w:space="0" w:color="auto"/>
          </w:divBdr>
        </w:div>
        <w:div w:id="823201329">
          <w:marLeft w:val="480"/>
          <w:marRight w:val="0"/>
          <w:marTop w:val="0"/>
          <w:marBottom w:val="0"/>
          <w:divBdr>
            <w:top w:val="none" w:sz="0" w:space="0" w:color="auto"/>
            <w:left w:val="none" w:sz="0" w:space="0" w:color="auto"/>
            <w:bottom w:val="none" w:sz="0" w:space="0" w:color="auto"/>
            <w:right w:val="none" w:sz="0" w:space="0" w:color="auto"/>
          </w:divBdr>
        </w:div>
        <w:div w:id="863716852">
          <w:marLeft w:val="480"/>
          <w:marRight w:val="0"/>
          <w:marTop w:val="0"/>
          <w:marBottom w:val="0"/>
          <w:divBdr>
            <w:top w:val="none" w:sz="0" w:space="0" w:color="auto"/>
            <w:left w:val="none" w:sz="0" w:space="0" w:color="auto"/>
            <w:bottom w:val="none" w:sz="0" w:space="0" w:color="auto"/>
            <w:right w:val="none" w:sz="0" w:space="0" w:color="auto"/>
          </w:divBdr>
        </w:div>
        <w:div w:id="872183730">
          <w:marLeft w:val="480"/>
          <w:marRight w:val="0"/>
          <w:marTop w:val="0"/>
          <w:marBottom w:val="0"/>
          <w:divBdr>
            <w:top w:val="none" w:sz="0" w:space="0" w:color="auto"/>
            <w:left w:val="none" w:sz="0" w:space="0" w:color="auto"/>
            <w:bottom w:val="none" w:sz="0" w:space="0" w:color="auto"/>
            <w:right w:val="none" w:sz="0" w:space="0" w:color="auto"/>
          </w:divBdr>
        </w:div>
        <w:div w:id="889148972">
          <w:marLeft w:val="480"/>
          <w:marRight w:val="0"/>
          <w:marTop w:val="0"/>
          <w:marBottom w:val="0"/>
          <w:divBdr>
            <w:top w:val="none" w:sz="0" w:space="0" w:color="auto"/>
            <w:left w:val="none" w:sz="0" w:space="0" w:color="auto"/>
            <w:bottom w:val="none" w:sz="0" w:space="0" w:color="auto"/>
            <w:right w:val="none" w:sz="0" w:space="0" w:color="auto"/>
          </w:divBdr>
        </w:div>
        <w:div w:id="938954135">
          <w:marLeft w:val="480"/>
          <w:marRight w:val="0"/>
          <w:marTop w:val="0"/>
          <w:marBottom w:val="0"/>
          <w:divBdr>
            <w:top w:val="none" w:sz="0" w:space="0" w:color="auto"/>
            <w:left w:val="none" w:sz="0" w:space="0" w:color="auto"/>
            <w:bottom w:val="none" w:sz="0" w:space="0" w:color="auto"/>
            <w:right w:val="none" w:sz="0" w:space="0" w:color="auto"/>
          </w:divBdr>
        </w:div>
        <w:div w:id="1062286468">
          <w:marLeft w:val="480"/>
          <w:marRight w:val="0"/>
          <w:marTop w:val="0"/>
          <w:marBottom w:val="0"/>
          <w:divBdr>
            <w:top w:val="none" w:sz="0" w:space="0" w:color="auto"/>
            <w:left w:val="none" w:sz="0" w:space="0" w:color="auto"/>
            <w:bottom w:val="none" w:sz="0" w:space="0" w:color="auto"/>
            <w:right w:val="none" w:sz="0" w:space="0" w:color="auto"/>
          </w:divBdr>
        </w:div>
        <w:div w:id="1089812868">
          <w:marLeft w:val="480"/>
          <w:marRight w:val="0"/>
          <w:marTop w:val="0"/>
          <w:marBottom w:val="0"/>
          <w:divBdr>
            <w:top w:val="none" w:sz="0" w:space="0" w:color="auto"/>
            <w:left w:val="none" w:sz="0" w:space="0" w:color="auto"/>
            <w:bottom w:val="none" w:sz="0" w:space="0" w:color="auto"/>
            <w:right w:val="none" w:sz="0" w:space="0" w:color="auto"/>
          </w:divBdr>
        </w:div>
        <w:div w:id="1100030346">
          <w:marLeft w:val="480"/>
          <w:marRight w:val="0"/>
          <w:marTop w:val="0"/>
          <w:marBottom w:val="0"/>
          <w:divBdr>
            <w:top w:val="none" w:sz="0" w:space="0" w:color="auto"/>
            <w:left w:val="none" w:sz="0" w:space="0" w:color="auto"/>
            <w:bottom w:val="none" w:sz="0" w:space="0" w:color="auto"/>
            <w:right w:val="none" w:sz="0" w:space="0" w:color="auto"/>
          </w:divBdr>
        </w:div>
        <w:div w:id="1112478495">
          <w:marLeft w:val="480"/>
          <w:marRight w:val="0"/>
          <w:marTop w:val="0"/>
          <w:marBottom w:val="0"/>
          <w:divBdr>
            <w:top w:val="none" w:sz="0" w:space="0" w:color="auto"/>
            <w:left w:val="none" w:sz="0" w:space="0" w:color="auto"/>
            <w:bottom w:val="none" w:sz="0" w:space="0" w:color="auto"/>
            <w:right w:val="none" w:sz="0" w:space="0" w:color="auto"/>
          </w:divBdr>
        </w:div>
        <w:div w:id="1182822995">
          <w:marLeft w:val="480"/>
          <w:marRight w:val="0"/>
          <w:marTop w:val="0"/>
          <w:marBottom w:val="0"/>
          <w:divBdr>
            <w:top w:val="none" w:sz="0" w:space="0" w:color="auto"/>
            <w:left w:val="none" w:sz="0" w:space="0" w:color="auto"/>
            <w:bottom w:val="none" w:sz="0" w:space="0" w:color="auto"/>
            <w:right w:val="none" w:sz="0" w:space="0" w:color="auto"/>
          </w:divBdr>
        </w:div>
        <w:div w:id="1191601400">
          <w:marLeft w:val="480"/>
          <w:marRight w:val="0"/>
          <w:marTop w:val="0"/>
          <w:marBottom w:val="0"/>
          <w:divBdr>
            <w:top w:val="none" w:sz="0" w:space="0" w:color="auto"/>
            <w:left w:val="none" w:sz="0" w:space="0" w:color="auto"/>
            <w:bottom w:val="none" w:sz="0" w:space="0" w:color="auto"/>
            <w:right w:val="none" w:sz="0" w:space="0" w:color="auto"/>
          </w:divBdr>
        </w:div>
        <w:div w:id="1197936829">
          <w:marLeft w:val="480"/>
          <w:marRight w:val="0"/>
          <w:marTop w:val="0"/>
          <w:marBottom w:val="0"/>
          <w:divBdr>
            <w:top w:val="none" w:sz="0" w:space="0" w:color="auto"/>
            <w:left w:val="none" w:sz="0" w:space="0" w:color="auto"/>
            <w:bottom w:val="none" w:sz="0" w:space="0" w:color="auto"/>
            <w:right w:val="none" w:sz="0" w:space="0" w:color="auto"/>
          </w:divBdr>
        </w:div>
        <w:div w:id="1202208744">
          <w:marLeft w:val="480"/>
          <w:marRight w:val="0"/>
          <w:marTop w:val="0"/>
          <w:marBottom w:val="0"/>
          <w:divBdr>
            <w:top w:val="none" w:sz="0" w:space="0" w:color="auto"/>
            <w:left w:val="none" w:sz="0" w:space="0" w:color="auto"/>
            <w:bottom w:val="none" w:sz="0" w:space="0" w:color="auto"/>
            <w:right w:val="none" w:sz="0" w:space="0" w:color="auto"/>
          </w:divBdr>
        </w:div>
        <w:div w:id="1219129400">
          <w:marLeft w:val="480"/>
          <w:marRight w:val="0"/>
          <w:marTop w:val="0"/>
          <w:marBottom w:val="0"/>
          <w:divBdr>
            <w:top w:val="none" w:sz="0" w:space="0" w:color="auto"/>
            <w:left w:val="none" w:sz="0" w:space="0" w:color="auto"/>
            <w:bottom w:val="none" w:sz="0" w:space="0" w:color="auto"/>
            <w:right w:val="none" w:sz="0" w:space="0" w:color="auto"/>
          </w:divBdr>
        </w:div>
        <w:div w:id="1252738032">
          <w:marLeft w:val="480"/>
          <w:marRight w:val="0"/>
          <w:marTop w:val="0"/>
          <w:marBottom w:val="0"/>
          <w:divBdr>
            <w:top w:val="none" w:sz="0" w:space="0" w:color="auto"/>
            <w:left w:val="none" w:sz="0" w:space="0" w:color="auto"/>
            <w:bottom w:val="none" w:sz="0" w:space="0" w:color="auto"/>
            <w:right w:val="none" w:sz="0" w:space="0" w:color="auto"/>
          </w:divBdr>
        </w:div>
        <w:div w:id="1288001503">
          <w:marLeft w:val="480"/>
          <w:marRight w:val="0"/>
          <w:marTop w:val="0"/>
          <w:marBottom w:val="0"/>
          <w:divBdr>
            <w:top w:val="none" w:sz="0" w:space="0" w:color="auto"/>
            <w:left w:val="none" w:sz="0" w:space="0" w:color="auto"/>
            <w:bottom w:val="none" w:sz="0" w:space="0" w:color="auto"/>
            <w:right w:val="none" w:sz="0" w:space="0" w:color="auto"/>
          </w:divBdr>
        </w:div>
        <w:div w:id="1290084501">
          <w:marLeft w:val="480"/>
          <w:marRight w:val="0"/>
          <w:marTop w:val="0"/>
          <w:marBottom w:val="0"/>
          <w:divBdr>
            <w:top w:val="none" w:sz="0" w:space="0" w:color="auto"/>
            <w:left w:val="none" w:sz="0" w:space="0" w:color="auto"/>
            <w:bottom w:val="none" w:sz="0" w:space="0" w:color="auto"/>
            <w:right w:val="none" w:sz="0" w:space="0" w:color="auto"/>
          </w:divBdr>
        </w:div>
        <w:div w:id="1337415801">
          <w:marLeft w:val="480"/>
          <w:marRight w:val="0"/>
          <w:marTop w:val="0"/>
          <w:marBottom w:val="0"/>
          <w:divBdr>
            <w:top w:val="none" w:sz="0" w:space="0" w:color="auto"/>
            <w:left w:val="none" w:sz="0" w:space="0" w:color="auto"/>
            <w:bottom w:val="none" w:sz="0" w:space="0" w:color="auto"/>
            <w:right w:val="none" w:sz="0" w:space="0" w:color="auto"/>
          </w:divBdr>
        </w:div>
        <w:div w:id="1403063272">
          <w:marLeft w:val="480"/>
          <w:marRight w:val="0"/>
          <w:marTop w:val="0"/>
          <w:marBottom w:val="0"/>
          <w:divBdr>
            <w:top w:val="none" w:sz="0" w:space="0" w:color="auto"/>
            <w:left w:val="none" w:sz="0" w:space="0" w:color="auto"/>
            <w:bottom w:val="none" w:sz="0" w:space="0" w:color="auto"/>
            <w:right w:val="none" w:sz="0" w:space="0" w:color="auto"/>
          </w:divBdr>
        </w:div>
        <w:div w:id="1405181503">
          <w:marLeft w:val="480"/>
          <w:marRight w:val="0"/>
          <w:marTop w:val="0"/>
          <w:marBottom w:val="0"/>
          <w:divBdr>
            <w:top w:val="none" w:sz="0" w:space="0" w:color="auto"/>
            <w:left w:val="none" w:sz="0" w:space="0" w:color="auto"/>
            <w:bottom w:val="none" w:sz="0" w:space="0" w:color="auto"/>
            <w:right w:val="none" w:sz="0" w:space="0" w:color="auto"/>
          </w:divBdr>
        </w:div>
        <w:div w:id="1445345741">
          <w:marLeft w:val="480"/>
          <w:marRight w:val="0"/>
          <w:marTop w:val="0"/>
          <w:marBottom w:val="0"/>
          <w:divBdr>
            <w:top w:val="none" w:sz="0" w:space="0" w:color="auto"/>
            <w:left w:val="none" w:sz="0" w:space="0" w:color="auto"/>
            <w:bottom w:val="none" w:sz="0" w:space="0" w:color="auto"/>
            <w:right w:val="none" w:sz="0" w:space="0" w:color="auto"/>
          </w:divBdr>
        </w:div>
        <w:div w:id="1467511153">
          <w:marLeft w:val="480"/>
          <w:marRight w:val="0"/>
          <w:marTop w:val="0"/>
          <w:marBottom w:val="0"/>
          <w:divBdr>
            <w:top w:val="none" w:sz="0" w:space="0" w:color="auto"/>
            <w:left w:val="none" w:sz="0" w:space="0" w:color="auto"/>
            <w:bottom w:val="none" w:sz="0" w:space="0" w:color="auto"/>
            <w:right w:val="none" w:sz="0" w:space="0" w:color="auto"/>
          </w:divBdr>
        </w:div>
        <w:div w:id="1476949148">
          <w:marLeft w:val="480"/>
          <w:marRight w:val="0"/>
          <w:marTop w:val="0"/>
          <w:marBottom w:val="0"/>
          <w:divBdr>
            <w:top w:val="none" w:sz="0" w:space="0" w:color="auto"/>
            <w:left w:val="none" w:sz="0" w:space="0" w:color="auto"/>
            <w:bottom w:val="none" w:sz="0" w:space="0" w:color="auto"/>
            <w:right w:val="none" w:sz="0" w:space="0" w:color="auto"/>
          </w:divBdr>
        </w:div>
        <w:div w:id="1527906826">
          <w:marLeft w:val="480"/>
          <w:marRight w:val="0"/>
          <w:marTop w:val="0"/>
          <w:marBottom w:val="0"/>
          <w:divBdr>
            <w:top w:val="none" w:sz="0" w:space="0" w:color="auto"/>
            <w:left w:val="none" w:sz="0" w:space="0" w:color="auto"/>
            <w:bottom w:val="none" w:sz="0" w:space="0" w:color="auto"/>
            <w:right w:val="none" w:sz="0" w:space="0" w:color="auto"/>
          </w:divBdr>
        </w:div>
        <w:div w:id="1548104689">
          <w:marLeft w:val="480"/>
          <w:marRight w:val="0"/>
          <w:marTop w:val="0"/>
          <w:marBottom w:val="0"/>
          <w:divBdr>
            <w:top w:val="none" w:sz="0" w:space="0" w:color="auto"/>
            <w:left w:val="none" w:sz="0" w:space="0" w:color="auto"/>
            <w:bottom w:val="none" w:sz="0" w:space="0" w:color="auto"/>
            <w:right w:val="none" w:sz="0" w:space="0" w:color="auto"/>
          </w:divBdr>
        </w:div>
        <w:div w:id="1584071499">
          <w:marLeft w:val="480"/>
          <w:marRight w:val="0"/>
          <w:marTop w:val="0"/>
          <w:marBottom w:val="0"/>
          <w:divBdr>
            <w:top w:val="none" w:sz="0" w:space="0" w:color="auto"/>
            <w:left w:val="none" w:sz="0" w:space="0" w:color="auto"/>
            <w:bottom w:val="none" w:sz="0" w:space="0" w:color="auto"/>
            <w:right w:val="none" w:sz="0" w:space="0" w:color="auto"/>
          </w:divBdr>
        </w:div>
        <w:div w:id="1586842963">
          <w:marLeft w:val="480"/>
          <w:marRight w:val="0"/>
          <w:marTop w:val="0"/>
          <w:marBottom w:val="0"/>
          <w:divBdr>
            <w:top w:val="none" w:sz="0" w:space="0" w:color="auto"/>
            <w:left w:val="none" w:sz="0" w:space="0" w:color="auto"/>
            <w:bottom w:val="none" w:sz="0" w:space="0" w:color="auto"/>
            <w:right w:val="none" w:sz="0" w:space="0" w:color="auto"/>
          </w:divBdr>
        </w:div>
        <w:div w:id="1619489297">
          <w:marLeft w:val="480"/>
          <w:marRight w:val="0"/>
          <w:marTop w:val="0"/>
          <w:marBottom w:val="0"/>
          <w:divBdr>
            <w:top w:val="none" w:sz="0" w:space="0" w:color="auto"/>
            <w:left w:val="none" w:sz="0" w:space="0" w:color="auto"/>
            <w:bottom w:val="none" w:sz="0" w:space="0" w:color="auto"/>
            <w:right w:val="none" w:sz="0" w:space="0" w:color="auto"/>
          </w:divBdr>
        </w:div>
        <w:div w:id="1659308663">
          <w:marLeft w:val="480"/>
          <w:marRight w:val="0"/>
          <w:marTop w:val="0"/>
          <w:marBottom w:val="0"/>
          <w:divBdr>
            <w:top w:val="none" w:sz="0" w:space="0" w:color="auto"/>
            <w:left w:val="none" w:sz="0" w:space="0" w:color="auto"/>
            <w:bottom w:val="none" w:sz="0" w:space="0" w:color="auto"/>
            <w:right w:val="none" w:sz="0" w:space="0" w:color="auto"/>
          </w:divBdr>
        </w:div>
        <w:div w:id="1729649385">
          <w:marLeft w:val="480"/>
          <w:marRight w:val="0"/>
          <w:marTop w:val="0"/>
          <w:marBottom w:val="0"/>
          <w:divBdr>
            <w:top w:val="none" w:sz="0" w:space="0" w:color="auto"/>
            <w:left w:val="none" w:sz="0" w:space="0" w:color="auto"/>
            <w:bottom w:val="none" w:sz="0" w:space="0" w:color="auto"/>
            <w:right w:val="none" w:sz="0" w:space="0" w:color="auto"/>
          </w:divBdr>
        </w:div>
        <w:div w:id="1753240968">
          <w:marLeft w:val="480"/>
          <w:marRight w:val="0"/>
          <w:marTop w:val="0"/>
          <w:marBottom w:val="0"/>
          <w:divBdr>
            <w:top w:val="none" w:sz="0" w:space="0" w:color="auto"/>
            <w:left w:val="none" w:sz="0" w:space="0" w:color="auto"/>
            <w:bottom w:val="none" w:sz="0" w:space="0" w:color="auto"/>
            <w:right w:val="none" w:sz="0" w:space="0" w:color="auto"/>
          </w:divBdr>
        </w:div>
        <w:div w:id="1759055770">
          <w:marLeft w:val="480"/>
          <w:marRight w:val="0"/>
          <w:marTop w:val="0"/>
          <w:marBottom w:val="0"/>
          <w:divBdr>
            <w:top w:val="none" w:sz="0" w:space="0" w:color="auto"/>
            <w:left w:val="none" w:sz="0" w:space="0" w:color="auto"/>
            <w:bottom w:val="none" w:sz="0" w:space="0" w:color="auto"/>
            <w:right w:val="none" w:sz="0" w:space="0" w:color="auto"/>
          </w:divBdr>
        </w:div>
        <w:div w:id="1773435913">
          <w:marLeft w:val="480"/>
          <w:marRight w:val="0"/>
          <w:marTop w:val="0"/>
          <w:marBottom w:val="0"/>
          <w:divBdr>
            <w:top w:val="none" w:sz="0" w:space="0" w:color="auto"/>
            <w:left w:val="none" w:sz="0" w:space="0" w:color="auto"/>
            <w:bottom w:val="none" w:sz="0" w:space="0" w:color="auto"/>
            <w:right w:val="none" w:sz="0" w:space="0" w:color="auto"/>
          </w:divBdr>
        </w:div>
        <w:div w:id="1833056885">
          <w:marLeft w:val="480"/>
          <w:marRight w:val="0"/>
          <w:marTop w:val="0"/>
          <w:marBottom w:val="0"/>
          <w:divBdr>
            <w:top w:val="none" w:sz="0" w:space="0" w:color="auto"/>
            <w:left w:val="none" w:sz="0" w:space="0" w:color="auto"/>
            <w:bottom w:val="none" w:sz="0" w:space="0" w:color="auto"/>
            <w:right w:val="none" w:sz="0" w:space="0" w:color="auto"/>
          </w:divBdr>
        </w:div>
        <w:div w:id="1914074203">
          <w:marLeft w:val="480"/>
          <w:marRight w:val="0"/>
          <w:marTop w:val="0"/>
          <w:marBottom w:val="0"/>
          <w:divBdr>
            <w:top w:val="none" w:sz="0" w:space="0" w:color="auto"/>
            <w:left w:val="none" w:sz="0" w:space="0" w:color="auto"/>
            <w:bottom w:val="none" w:sz="0" w:space="0" w:color="auto"/>
            <w:right w:val="none" w:sz="0" w:space="0" w:color="auto"/>
          </w:divBdr>
        </w:div>
        <w:div w:id="1927497560">
          <w:marLeft w:val="480"/>
          <w:marRight w:val="0"/>
          <w:marTop w:val="0"/>
          <w:marBottom w:val="0"/>
          <w:divBdr>
            <w:top w:val="none" w:sz="0" w:space="0" w:color="auto"/>
            <w:left w:val="none" w:sz="0" w:space="0" w:color="auto"/>
            <w:bottom w:val="none" w:sz="0" w:space="0" w:color="auto"/>
            <w:right w:val="none" w:sz="0" w:space="0" w:color="auto"/>
          </w:divBdr>
        </w:div>
        <w:div w:id="1961646613">
          <w:marLeft w:val="480"/>
          <w:marRight w:val="0"/>
          <w:marTop w:val="0"/>
          <w:marBottom w:val="0"/>
          <w:divBdr>
            <w:top w:val="none" w:sz="0" w:space="0" w:color="auto"/>
            <w:left w:val="none" w:sz="0" w:space="0" w:color="auto"/>
            <w:bottom w:val="none" w:sz="0" w:space="0" w:color="auto"/>
            <w:right w:val="none" w:sz="0" w:space="0" w:color="auto"/>
          </w:divBdr>
        </w:div>
        <w:div w:id="1964920313">
          <w:marLeft w:val="480"/>
          <w:marRight w:val="0"/>
          <w:marTop w:val="0"/>
          <w:marBottom w:val="0"/>
          <w:divBdr>
            <w:top w:val="none" w:sz="0" w:space="0" w:color="auto"/>
            <w:left w:val="none" w:sz="0" w:space="0" w:color="auto"/>
            <w:bottom w:val="none" w:sz="0" w:space="0" w:color="auto"/>
            <w:right w:val="none" w:sz="0" w:space="0" w:color="auto"/>
          </w:divBdr>
        </w:div>
        <w:div w:id="2071881577">
          <w:marLeft w:val="480"/>
          <w:marRight w:val="0"/>
          <w:marTop w:val="0"/>
          <w:marBottom w:val="0"/>
          <w:divBdr>
            <w:top w:val="none" w:sz="0" w:space="0" w:color="auto"/>
            <w:left w:val="none" w:sz="0" w:space="0" w:color="auto"/>
            <w:bottom w:val="none" w:sz="0" w:space="0" w:color="auto"/>
            <w:right w:val="none" w:sz="0" w:space="0" w:color="auto"/>
          </w:divBdr>
        </w:div>
        <w:div w:id="2082756479">
          <w:marLeft w:val="480"/>
          <w:marRight w:val="0"/>
          <w:marTop w:val="0"/>
          <w:marBottom w:val="0"/>
          <w:divBdr>
            <w:top w:val="none" w:sz="0" w:space="0" w:color="auto"/>
            <w:left w:val="none" w:sz="0" w:space="0" w:color="auto"/>
            <w:bottom w:val="none" w:sz="0" w:space="0" w:color="auto"/>
            <w:right w:val="none" w:sz="0" w:space="0" w:color="auto"/>
          </w:divBdr>
        </w:div>
      </w:divsChild>
    </w:div>
    <w:div w:id="1603029840">
      <w:marLeft w:val="640"/>
      <w:marRight w:val="0"/>
      <w:marTop w:val="0"/>
      <w:marBottom w:val="0"/>
      <w:divBdr>
        <w:top w:val="none" w:sz="0" w:space="0" w:color="auto"/>
        <w:left w:val="none" w:sz="0" w:space="0" w:color="auto"/>
        <w:bottom w:val="none" w:sz="0" w:space="0" w:color="auto"/>
        <w:right w:val="none" w:sz="0" w:space="0" w:color="auto"/>
      </w:divBdr>
    </w:div>
    <w:div w:id="1603100916">
      <w:marLeft w:val="640"/>
      <w:marRight w:val="0"/>
      <w:marTop w:val="0"/>
      <w:marBottom w:val="0"/>
      <w:divBdr>
        <w:top w:val="none" w:sz="0" w:space="0" w:color="auto"/>
        <w:left w:val="none" w:sz="0" w:space="0" w:color="auto"/>
        <w:bottom w:val="none" w:sz="0" w:space="0" w:color="auto"/>
        <w:right w:val="none" w:sz="0" w:space="0" w:color="auto"/>
      </w:divBdr>
    </w:div>
    <w:div w:id="1603146255">
      <w:marLeft w:val="640"/>
      <w:marRight w:val="0"/>
      <w:marTop w:val="0"/>
      <w:marBottom w:val="0"/>
      <w:divBdr>
        <w:top w:val="none" w:sz="0" w:space="0" w:color="auto"/>
        <w:left w:val="none" w:sz="0" w:space="0" w:color="auto"/>
        <w:bottom w:val="none" w:sz="0" w:space="0" w:color="auto"/>
        <w:right w:val="none" w:sz="0" w:space="0" w:color="auto"/>
      </w:divBdr>
    </w:div>
    <w:div w:id="1603413711">
      <w:marLeft w:val="640"/>
      <w:marRight w:val="0"/>
      <w:marTop w:val="0"/>
      <w:marBottom w:val="0"/>
      <w:divBdr>
        <w:top w:val="none" w:sz="0" w:space="0" w:color="auto"/>
        <w:left w:val="none" w:sz="0" w:space="0" w:color="auto"/>
        <w:bottom w:val="none" w:sz="0" w:space="0" w:color="auto"/>
        <w:right w:val="none" w:sz="0" w:space="0" w:color="auto"/>
      </w:divBdr>
    </w:div>
    <w:div w:id="1603998613">
      <w:marLeft w:val="640"/>
      <w:marRight w:val="0"/>
      <w:marTop w:val="0"/>
      <w:marBottom w:val="0"/>
      <w:divBdr>
        <w:top w:val="none" w:sz="0" w:space="0" w:color="auto"/>
        <w:left w:val="none" w:sz="0" w:space="0" w:color="auto"/>
        <w:bottom w:val="none" w:sz="0" w:space="0" w:color="auto"/>
        <w:right w:val="none" w:sz="0" w:space="0" w:color="auto"/>
      </w:divBdr>
    </w:div>
    <w:div w:id="1604024406">
      <w:marLeft w:val="640"/>
      <w:marRight w:val="0"/>
      <w:marTop w:val="0"/>
      <w:marBottom w:val="0"/>
      <w:divBdr>
        <w:top w:val="none" w:sz="0" w:space="0" w:color="auto"/>
        <w:left w:val="none" w:sz="0" w:space="0" w:color="auto"/>
        <w:bottom w:val="none" w:sz="0" w:space="0" w:color="auto"/>
        <w:right w:val="none" w:sz="0" w:space="0" w:color="auto"/>
      </w:divBdr>
    </w:div>
    <w:div w:id="1604725536">
      <w:marLeft w:val="640"/>
      <w:marRight w:val="0"/>
      <w:marTop w:val="0"/>
      <w:marBottom w:val="0"/>
      <w:divBdr>
        <w:top w:val="none" w:sz="0" w:space="0" w:color="auto"/>
        <w:left w:val="none" w:sz="0" w:space="0" w:color="auto"/>
        <w:bottom w:val="none" w:sz="0" w:space="0" w:color="auto"/>
        <w:right w:val="none" w:sz="0" w:space="0" w:color="auto"/>
      </w:divBdr>
    </w:div>
    <w:div w:id="1604915013">
      <w:marLeft w:val="640"/>
      <w:marRight w:val="0"/>
      <w:marTop w:val="0"/>
      <w:marBottom w:val="0"/>
      <w:divBdr>
        <w:top w:val="none" w:sz="0" w:space="0" w:color="auto"/>
        <w:left w:val="none" w:sz="0" w:space="0" w:color="auto"/>
        <w:bottom w:val="none" w:sz="0" w:space="0" w:color="auto"/>
        <w:right w:val="none" w:sz="0" w:space="0" w:color="auto"/>
      </w:divBdr>
    </w:div>
    <w:div w:id="1605767414">
      <w:marLeft w:val="640"/>
      <w:marRight w:val="0"/>
      <w:marTop w:val="0"/>
      <w:marBottom w:val="0"/>
      <w:divBdr>
        <w:top w:val="none" w:sz="0" w:space="0" w:color="auto"/>
        <w:left w:val="none" w:sz="0" w:space="0" w:color="auto"/>
        <w:bottom w:val="none" w:sz="0" w:space="0" w:color="auto"/>
        <w:right w:val="none" w:sz="0" w:space="0" w:color="auto"/>
      </w:divBdr>
    </w:div>
    <w:div w:id="1605961622">
      <w:marLeft w:val="640"/>
      <w:marRight w:val="0"/>
      <w:marTop w:val="0"/>
      <w:marBottom w:val="0"/>
      <w:divBdr>
        <w:top w:val="none" w:sz="0" w:space="0" w:color="auto"/>
        <w:left w:val="none" w:sz="0" w:space="0" w:color="auto"/>
        <w:bottom w:val="none" w:sz="0" w:space="0" w:color="auto"/>
        <w:right w:val="none" w:sz="0" w:space="0" w:color="auto"/>
      </w:divBdr>
    </w:div>
    <w:div w:id="1606881306">
      <w:marLeft w:val="640"/>
      <w:marRight w:val="0"/>
      <w:marTop w:val="0"/>
      <w:marBottom w:val="0"/>
      <w:divBdr>
        <w:top w:val="none" w:sz="0" w:space="0" w:color="auto"/>
        <w:left w:val="none" w:sz="0" w:space="0" w:color="auto"/>
        <w:bottom w:val="none" w:sz="0" w:space="0" w:color="auto"/>
        <w:right w:val="none" w:sz="0" w:space="0" w:color="auto"/>
      </w:divBdr>
    </w:div>
    <w:div w:id="1607153829">
      <w:marLeft w:val="640"/>
      <w:marRight w:val="0"/>
      <w:marTop w:val="0"/>
      <w:marBottom w:val="0"/>
      <w:divBdr>
        <w:top w:val="none" w:sz="0" w:space="0" w:color="auto"/>
        <w:left w:val="none" w:sz="0" w:space="0" w:color="auto"/>
        <w:bottom w:val="none" w:sz="0" w:space="0" w:color="auto"/>
        <w:right w:val="none" w:sz="0" w:space="0" w:color="auto"/>
      </w:divBdr>
    </w:div>
    <w:div w:id="1608079113">
      <w:marLeft w:val="640"/>
      <w:marRight w:val="0"/>
      <w:marTop w:val="0"/>
      <w:marBottom w:val="0"/>
      <w:divBdr>
        <w:top w:val="none" w:sz="0" w:space="0" w:color="auto"/>
        <w:left w:val="none" w:sz="0" w:space="0" w:color="auto"/>
        <w:bottom w:val="none" w:sz="0" w:space="0" w:color="auto"/>
        <w:right w:val="none" w:sz="0" w:space="0" w:color="auto"/>
      </w:divBdr>
    </w:div>
    <w:div w:id="1609044686">
      <w:marLeft w:val="640"/>
      <w:marRight w:val="0"/>
      <w:marTop w:val="0"/>
      <w:marBottom w:val="0"/>
      <w:divBdr>
        <w:top w:val="none" w:sz="0" w:space="0" w:color="auto"/>
        <w:left w:val="none" w:sz="0" w:space="0" w:color="auto"/>
        <w:bottom w:val="none" w:sz="0" w:space="0" w:color="auto"/>
        <w:right w:val="none" w:sz="0" w:space="0" w:color="auto"/>
      </w:divBdr>
    </w:div>
    <w:div w:id="1609195129">
      <w:bodyDiv w:val="1"/>
      <w:marLeft w:val="0"/>
      <w:marRight w:val="0"/>
      <w:marTop w:val="0"/>
      <w:marBottom w:val="0"/>
      <w:divBdr>
        <w:top w:val="none" w:sz="0" w:space="0" w:color="auto"/>
        <w:left w:val="none" w:sz="0" w:space="0" w:color="auto"/>
        <w:bottom w:val="none" w:sz="0" w:space="0" w:color="auto"/>
        <w:right w:val="none" w:sz="0" w:space="0" w:color="auto"/>
      </w:divBdr>
      <w:divsChild>
        <w:div w:id="176769486">
          <w:marLeft w:val="480"/>
          <w:marRight w:val="0"/>
          <w:marTop w:val="0"/>
          <w:marBottom w:val="0"/>
          <w:divBdr>
            <w:top w:val="none" w:sz="0" w:space="0" w:color="auto"/>
            <w:left w:val="none" w:sz="0" w:space="0" w:color="auto"/>
            <w:bottom w:val="none" w:sz="0" w:space="0" w:color="auto"/>
            <w:right w:val="none" w:sz="0" w:space="0" w:color="auto"/>
          </w:divBdr>
        </w:div>
        <w:div w:id="178587441">
          <w:marLeft w:val="480"/>
          <w:marRight w:val="0"/>
          <w:marTop w:val="0"/>
          <w:marBottom w:val="0"/>
          <w:divBdr>
            <w:top w:val="none" w:sz="0" w:space="0" w:color="auto"/>
            <w:left w:val="none" w:sz="0" w:space="0" w:color="auto"/>
            <w:bottom w:val="none" w:sz="0" w:space="0" w:color="auto"/>
            <w:right w:val="none" w:sz="0" w:space="0" w:color="auto"/>
          </w:divBdr>
        </w:div>
        <w:div w:id="178665085">
          <w:marLeft w:val="480"/>
          <w:marRight w:val="0"/>
          <w:marTop w:val="0"/>
          <w:marBottom w:val="0"/>
          <w:divBdr>
            <w:top w:val="none" w:sz="0" w:space="0" w:color="auto"/>
            <w:left w:val="none" w:sz="0" w:space="0" w:color="auto"/>
            <w:bottom w:val="none" w:sz="0" w:space="0" w:color="auto"/>
            <w:right w:val="none" w:sz="0" w:space="0" w:color="auto"/>
          </w:divBdr>
        </w:div>
        <w:div w:id="209998668">
          <w:marLeft w:val="480"/>
          <w:marRight w:val="0"/>
          <w:marTop w:val="0"/>
          <w:marBottom w:val="0"/>
          <w:divBdr>
            <w:top w:val="none" w:sz="0" w:space="0" w:color="auto"/>
            <w:left w:val="none" w:sz="0" w:space="0" w:color="auto"/>
            <w:bottom w:val="none" w:sz="0" w:space="0" w:color="auto"/>
            <w:right w:val="none" w:sz="0" w:space="0" w:color="auto"/>
          </w:divBdr>
        </w:div>
        <w:div w:id="238178243">
          <w:marLeft w:val="480"/>
          <w:marRight w:val="0"/>
          <w:marTop w:val="0"/>
          <w:marBottom w:val="0"/>
          <w:divBdr>
            <w:top w:val="none" w:sz="0" w:space="0" w:color="auto"/>
            <w:left w:val="none" w:sz="0" w:space="0" w:color="auto"/>
            <w:bottom w:val="none" w:sz="0" w:space="0" w:color="auto"/>
            <w:right w:val="none" w:sz="0" w:space="0" w:color="auto"/>
          </w:divBdr>
        </w:div>
        <w:div w:id="331298299">
          <w:marLeft w:val="480"/>
          <w:marRight w:val="0"/>
          <w:marTop w:val="0"/>
          <w:marBottom w:val="0"/>
          <w:divBdr>
            <w:top w:val="none" w:sz="0" w:space="0" w:color="auto"/>
            <w:left w:val="none" w:sz="0" w:space="0" w:color="auto"/>
            <w:bottom w:val="none" w:sz="0" w:space="0" w:color="auto"/>
            <w:right w:val="none" w:sz="0" w:space="0" w:color="auto"/>
          </w:divBdr>
        </w:div>
        <w:div w:id="355814188">
          <w:marLeft w:val="480"/>
          <w:marRight w:val="0"/>
          <w:marTop w:val="0"/>
          <w:marBottom w:val="0"/>
          <w:divBdr>
            <w:top w:val="none" w:sz="0" w:space="0" w:color="auto"/>
            <w:left w:val="none" w:sz="0" w:space="0" w:color="auto"/>
            <w:bottom w:val="none" w:sz="0" w:space="0" w:color="auto"/>
            <w:right w:val="none" w:sz="0" w:space="0" w:color="auto"/>
          </w:divBdr>
        </w:div>
        <w:div w:id="360329470">
          <w:marLeft w:val="480"/>
          <w:marRight w:val="0"/>
          <w:marTop w:val="0"/>
          <w:marBottom w:val="0"/>
          <w:divBdr>
            <w:top w:val="none" w:sz="0" w:space="0" w:color="auto"/>
            <w:left w:val="none" w:sz="0" w:space="0" w:color="auto"/>
            <w:bottom w:val="none" w:sz="0" w:space="0" w:color="auto"/>
            <w:right w:val="none" w:sz="0" w:space="0" w:color="auto"/>
          </w:divBdr>
        </w:div>
        <w:div w:id="377166915">
          <w:marLeft w:val="480"/>
          <w:marRight w:val="0"/>
          <w:marTop w:val="0"/>
          <w:marBottom w:val="0"/>
          <w:divBdr>
            <w:top w:val="none" w:sz="0" w:space="0" w:color="auto"/>
            <w:left w:val="none" w:sz="0" w:space="0" w:color="auto"/>
            <w:bottom w:val="none" w:sz="0" w:space="0" w:color="auto"/>
            <w:right w:val="none" w:sz="0" w:space="0" w:color="auto"/>
          </w:divBdr>
        </w:div>
        <w:div w:id="410156655">
          <w:marLeft w:val="480"/>
          <w:marRight w:val="0"/>
          <w:marTop w:val="0"/>
          <w:marBottom w:val="0"/>
          <w:divBdr>
            <w:top w:val="none" w:sz="0" w:space="0" w:color="auto"/>
            <w:left w:val="none" w:sz="0" w:space="0" w:color="auto"/>
            <w:bottom w:val="none" w:sz="0" w:space="0" w:color="auto"/>
            <w:right w:val="none" w:sz="0" w:space="0" w:color="auto"/>
          </w:divBdr>
        </w:div>
        <w:div w:id="439686222">
          <w:marLeft w:val="480"/>
          <w:marRight w:val="0"/>
          <w:marTop w:val="0"/>
          <w:marBottom w:val="0"/>
          <w:divBdr>
            <w:top w:val="none" w:sz="0" w:space="0" w:color="auto"/>
            <w:left w:val="none" w:sz="0" w:space="0" w:color="auto"/>
            <w:bottom w:val="none" w:sz="0" w:space="0" w:color="auto"/>
            <w:right w:val="none" w:sz="0" w:space="0" w:color="auto"/>
          </w:divBdr>
        </w:div>
        <w:div w:id="487524937">
          <w:marLeft w:val="480"/>
          <w:marRight w:val="0"/>
          <w:marTop w:val="0"/>
          <w:marBottom w:val="0"/>
          <w:divBdr>
            <w:top w:val="none" w:sz="0" w:space="0" w:color="auto"/>
            <w:left w:val="none" w:sz="0" w:space="0" w:color="auto"/>
            <w:bottom w:val="none" w:sz="0" w:space="0" w:color="auto"/>
            <w:right w:val="none" w:sz="0" w:space="0" w:color="auto"/>
          </w:divBdr>
        </w:div>
        <w:div w:id="513690585">
          <w:marLeft w:val="480"/>
          <w:marRight w:val="0"/>
          <w:marTop w:val="0"/>
          <w:marBottom w:val="0"/>
          <w:divBdr>
            <w:top w:val="none" w:sz="0" w:space="0" w:color="auto"/>
            <w:left w:val="none" w:sz="0" w:space="0" w:color="auto"/>
            <w:bottom w:val="none" w:sz="0" w:space="0" w:color="auto"/>
            <w:right w:val="none" w:sz="0" w:space="0" w:color="auto"/>
          </w:divBdr>
        </w:div>
        <w:div w:id="541132098">
          <w:marLeft w:val="480"/>
          <w:marRight w:val="0"/>
          <w:marTop w:val="0"/>
          <w:marBottom w:val="0"/>
          <w:divBdr>
            <w:top w:val="none" w:sz="0" w:space="0" w:color="auto"/>
            <w:left w:val="none" w:sz="0" w:space="0" w:color="auto"/>
            <w:bottom w:val="none" w:sz="0" w:space="0" w:color="auto"/>
            <w:right w:val="none" w:sz="0" w:space="0" w:color="auto"/>
          </w:divBdr>
        </w:div>
        <w:div w:id="548494498">
          <w:marLeft w:val="480"/>
          <w:marRight w:val="0"/>
          <w:marTop w:val="0"/>
          <w:marBottom w:val="0"/>
          <w:divBdr>
            <w:top w:val="none" w:sz="0" w:space="0" w:color="auto"/>
            <w:left w:val="none" w:sz="0" w:space="0" w:color="auto"/>
            <w:bottom w:val="none" w:sz="0" w:space="0" w:color="auto"/>
            <w:right w:val="none" w:sz="0" w:space="0" w:color="auto"/>
          </w:divBdr>
        </w:div>
        <w:div w:id="584922652">
          <w:marLeft w:val="480"/>
          <w:marRight w:val="0"/>
          <w:marTop w:val="0"/>
          <w:marBottom w:val="0"/>
          <w:divBdr>
            <w:top w:val="none" w:sz="0" w:space="0" w:color="auto"/>
            <w:left w:val="none" w:sz="0" w:space="0" w:color="auto"/>
            <w:bottom w:val="none" w:sz="0" w:space="0" w:color="auto"/>
            <w:right w:val="none" w:sz="0" w:space="0" w:color="auto"/>
          </w:divBdr>
        </w:div>
        <w:div w:id="588776288">
          <w:marLeft w:val="480"/>
          <w:marRight w:val="0"/>
          <w:marTop w:val="0"/>
          <w:marBottom w:val="0"/>
          <w:divBdr>
            <w:top w:val="none" w:sz="0" w:space="0" w:color="auto"/>
            <w:left w:val="none" w:sz="0" w:space="0" w:color="auto"/>
            <w:bottom w:val="none" w:sz="0" w:space="0" w:color="auto"/>
            <w:right w:val="none" w:sz="0" w:space="0" w:color="auto"/>
          </w:divBdr>
        </w:div>
        <w:div w:id="690379943">
          <w:marLeft w:val="480"/>
          <w:marRight w:val="0"/>
          <w:marTop w:val="0"/>
          <w:marBottom w:val="0"/>
          <w:divBdr>
            <w:top w:val="none" w:sz="0" w:space="0" w:color="auto"/>
            <w:left w:val="none" w:sz="0" w:space="0" w:color="auto"/>
            <w:bottom w:val="none" w:sz="0" w:space="0" w:color="auto"/>
            <w:right w:val="none" w:sz="0" w:space="0" w:color="auto"/>
          </w:divBdr>
        </w:div>
        <w:div w:id="698816037">
          <w:marLeft w:val="480"/>
          <w:marRight w:val="0"/>
          <w:marTop w:val="0"/>
          <w:marBottom w:val="0"/>
          <w:divBdr>
            <w:top w:val="none" w:sz="0" w:space="0" w:color="auto"/>
            <w:left w:val="none" w:sz="0" w:space="0" w:color="auto"/>
            <w:bottom w:val="none" w:sz="0" w:space="0" w:color="auto"/>
            <w:right w:val="none" w:sz="0" w:space="0" w:color="auto"/>
          </w:divBdr>
        </w:div>
        <w:div w:id="731151776">
          <w:marLeft w:val="480"/>
          <w:marRight w:val="0"/>
          <w:marTop w:val="0"/>
          <w:marBottom w:val="0"/>
          <w:divBdr>
            <w:top w:val="none" w:sz="0" w:space="0" w:color="auto"/>
            <w:left w:val="none" w:sz="0" w:space="0" w:color="auto"/>
            <w:bottom w:val="none" w:sz="0" w:space="0" w:color="auto"/>
            <w:right w:val="none" w:sz="0" w:space="0" w:color="auto"/>
          </w:divBdr>
        </w:div>
        <w:div w:id="749421883">
          <w:marLeft w:val="480"/>
          <w:marRight w:val="0"/>
          <w:marTop w:val="0"/>
          <w:marBottom w:val="0"/>
          <w:divBdr>
            <w:top w:val="none" w:sz="0" w:space="0" w:color="auto"/>
            <w:left w:val="none" w:sz="0" w:space="0" w:color="auto"/>
            <w:bottom w:val="none" w:sz="0" w:space="0" w:color="auto"/>
            <w:right w:val="none" w:sz="0" w:space="0" w:color="auto"/>
          </w:divBdr>
        </w:div>
        <w:div w:id="753402742">
          <w:marLeft w:val="480"/>
          <w:marRight w:val="0"/>
          <w:marTop w:val="0"/>
          <w:marBottom w:val="0"/>
          <w:divBdr>
            <w:top w:val="none" w:sz="0" w:space="0" w:color="auto"/>
            <w:left w:val="none" w:sz="0" w:space="0" w:color="auto"/>
            <w:bottom w:val="none" w:sz="0" w:space="0" w:color="auto"/>
            <w:right w:val="none" w:sz="0" w:space="0" w:color="auto"/>
          </w:divBdr>
        </w:div>
        <w:div w:id="794757237">
          <w:marLeft w:val="480"/>
          <w:marRight w:val="0"/>
          <w:marTop w:val="0"/>
          <w:marBottom w:val="0"/>
          <w:divBdr>
            <w:top w:val="none" w:sz="0" w:space="0" w:color="auto"/>
            <w:left w:val="none" w:sz="0" w:space="0" w:color="auto"/>
            <w:bottom w:val="none" w:sz="0" w:space="0" w:color="auto"/>
            <w:right w:val="none" w:sz="0" w:space="0" w:color="auto"/>
          </w:divBdr>
        </w:div>
        <w:div w:id="818617948">
          <w:marLeft w:val="480"/>
          <w:marRight w:val="0"/>
          <w:marTop w:val="0"/>
          <w:marBottom w:val="0"/>
          <w:divBdr>
            <w:top w:val="none" w:sz="0" w:space="0" w:color="auto"/>
            <w:left w:val="none" w:sz="0" w:space="0" w:color="auto"/>
            <w:bottom w:val="none" w:sz="0" w:space="0" w:color="auto"/>
            <w:right w:val="none" w:sz="0" w:space="0" w:color="auto"/>
          </w:divBdr>
        </w:div>
        <w:div w:id="839278498">
          <w:marLeft w:val="480"/>
          <w:marRight w:val="0"/>
          <w:marTop w:val="0"/>
          <w:marBottom w:val="0"/>
          <w:divBdr>
            <w:top w:val="none" w:sz="0" w:space="0" w:color="auto"/>
            <w:left w:val="none" w:sz="0" w:space="0" w:color="auto"/>
            <w:bottom w:val="none" w:sz="0" w:space="0" w:color="auto"/>
            <w:right w:val="none" w:sz="0" w:space="0" w:color="auto"/>
          </w:divBdr>
        </w:div>
        <w:div w:id="862865114">
          <w:marLeft w:val="480"/>
          <w:marRight w:val="0"/>
          <w:marTop w:val="0"/>
          <w:marBottom w:val="0"/>
          <w:divBdr>
            <w:top w:val="none" w:sz="0" w:space="0" w:color="auto"/>
            <w:left w:val="none" w:sz="0" w:space="0" w:color="auto"/>
            <w:bottom w:val="none" w:sz="0" w:space="0" w:color="auto"/>
            <w:right w:val="none" w:sz="0" w:space="0" w:color="auto"/>
          </w:divBdr>
        </w:div>
        <w:div w:id="879509267">
          <w:marLeft w:val="480"/>
          <w:marRight w:val="0"/>
          <w:marTop w:val="0"/>
          <w:marBottom w:val="0"/>
          <w:divBdr>
            <w:top w:val="none" w:sz="0" w:space="0" w:color="auto"/>
            <w:left w:val="none" w:sz="0" w:space="0" w:color="auto"/>
            <w:bottom w:val="none" w:sz="0" w:space="0" w:color="auto"/>
            <w:right w:val="none" w:sz="0" w:space="0" w:color="auto"/>
          </w:divBdr>
        </w:div>
        <w:div w:id="987129702">
          <w:marLeft w:val="480"/>
          <w:marRight w:val="0"/>
          <w:marTop w:val="0"/>
          <w:marBottom w:val="0"/>
          <w:divBdr>
            <w:top w:val="none" w:sz="0" w:space="0" w:color="auto"/>
            <w:left w:val="none" w:sz="0" w:space="0" w:color="auto"/>
            <w:bottom w:val="none" w:sz="0" w:space="0" w:color="auto"/>
            <w:right w:val="none" w:sz="0" w:space="0" w:color="auto"/>
          </w:divBdr>
        </w:div>
        <w:div w:id="1101029791">
          <w:marLeft w:val="480"/>
          <w:marRight w:val="0"/>
          <w:marTop w:val="0"/>
          <w:marBottom w:val="0"/>
          <w:divBdr>
            <w:top w:val="none" w:sz="0" w:space="0" w:color="auto"/>
            <w:left w:val="none" w:sz="0" w:space="0" w:color="auto"/>
            <w:bottom w:val="none" w:sz="0" w:space="0" w:color="auto"/>
            <w:right w:val="none" w:sz="0" w:space="0" w:color="auto"/>
          </w:divBdr>
        </w:div>
        <w:div w:id="1118526414">
          <w:marLeft w:val="480"/>
          <w:marRight w:val="0"/>
          <w:marTop w:val="0"/>
          <w:marBottom w:val="0"/>
          <w:divBdr>
            <w:top w:val="none" w:sz="0" w:space="0" w:color="auto"/>
            <w:left w:val="none" w:sz="0" w:space="0" w:color="auto"/>
            <w:bottom w:val="none" w:sz="0" w:space="0" w:color="auto"/>
            <w:right w:val="none" w:sz="0" w:space="0" w:color="auto"/>
          </w:divBdr>
        </w:div>
        <w:div w:id="1134760477">
          <w:marLeft w:val="480"/>
          <w:marRight w:val="0"/>
          <w:marTop w:val="0"/>
          <w:marBottom w:val="0"/>
          <w:divBdr>
            <w:top w:val="none" w:sz="0" w:space="0" w:color="auto"/>
            <w:left w:val="none" w:sz="0" w:space="0" w:color="auto"/>
            <w:bottom w:val="none" w:sz="0" w:space="0" w:color="auto"/>
            <w:right w:val="none" w:sz="0" w:space="0" w:color="auto"/>
          </w:divBdr>
        </w:div>
        <w:div w:id="1180388006">
          <w:marLeft w:val="480"/>
          <w:marRight w:val="0"/>
          <w:marTop w:val="0"/>
          <w:marBottom w:val="0"/>
          <w:divBdr>
            <w:top w:val="none" w:sz="0" w:space="0" w:color="auto"/>
            <w:left w:val="none" w:sz="0" w:space="0" w:color="auto"/>
            <w:bottom w:val="none" w:sz="0" w:space="0" w:color="auto"/>
            <w:right w:val="none" w:sz="0" w:space="0" w:color="auto"/>
          </w:divBdr>
        </w:div>
        <w:div w:id="1244335855">
          <w:marLeft w:val="480"/>
          <w:marRight w:val="0"/>
          <w:marTop w:val="0"/>
          <w:marBottom w:val="0"/>
          <w:divBdr>
            <w:top w:val="none" w:sz="0" w:space="0" w:color="auto"/>
            <w:left w:val="none" w:sz="0" w:space="0" w:color="auto"/>
            <w:bottom w:val="none" w:sz="0" w:space="0" w:color="auto"/>
            <w:right w:val="none" w:sz="0" w:space="0" w:color="auto"/>
          </w:divBdr>
        </w:div>
        <w:div w:id="1353801101">
          <w:marLeft w:val="480"/>
          <w:marRight w:val="0"/>
          <w:marTop w:val="0"/>
          <w:marBottom w:val="0"/>
          <w:divBdr>
            <w:top w:val="none" w:sz="0" w:space="0" w:color="auto"/>
            <w:left w:val="none" w:sz="0" w:space="0" w:color="auto"/>
            <w:bottom w:val="none" w:sz="0" w:space="0" w:color="auto"/>
            <w:right w:val="none" w:sz="0" w:space="0" w:color="auto"/>
          </w:divBdr>
        </w:div>
        <w:div w:id="1363163160">
          <w:marLeft w:val="480"/>
          <w:marRight w:val="0"/>
          <w:marTop w:val="0"/>
          <w:marBottom w:val="0"/>
          <w:divBdr>
            <w:top w:val="none" w:sz="0" w:space="0" w:color="auto"/>
            <w:left w:val="none" w:sz="0" w:space="0" w:color="auto"/>
            <w:bottom w:val="none" w:sz="0" w:space="0" w:color="auto"/>
            <w:right w:val="none" w:sz="0" w:space="0" w:color="auto"/>
          </w:divBdr>
        </w:div>
        <w:div w:id="1368948584">
          <w:marLeft w:val="480"/>
          <w:marRight w:val="0"/>
          <w:marTop w:val="0"/>
          <w:marBottom w:val="0"/>
          <w:divBdr>
            <w:top w:val="none" w:sz="0" w:space="0" w:color="auto"/>
            <w:left w:val="none" w:sz="0" w:space="0" w:color="auto"/>
            <w:bottom w:val="none" w:sz="0" w:space="0" w:color="auto"/>
            <w:right w:val="none" w:sz="0" w:space="0" w:color="auto"/>
          </w:divBdr>
        </w:div>
        <w:div w:id="1442339656">
          <w:marLeft w:val="480"/>
          <w:marRight w:val="0"/>
          <w:marTop w:val="0"/>
          <w:marBottom w:val="0"/>
          <w:divBdr>
            <w:top w:val="none" w:sz="0" w:space="0" w:color="auto"/>
            <w:left w:val="none" w:sz="0" w:space="0" w:color="auto"/>
            <w:bottom w:val="none" w:sz="0" w:space="0" w:color="auto"/>
            <w:right w:val="none" w:sz="0" w:space="0" w:color="auto"/>
          </w:divBdr>
        </w:div>
        <w:div w:id="1459761709">
          <w:marLeft w:val="480"/>
          <w:marRight w:val="0"/>
          <w:marTop w:val="0"/>
          <w:marBottom w:val="0"/>
          <w:divBdr>
            <w:top w:val="none" w:sz="0" w:space="0" w:color="auto"/>
            <w:left w:val="none" w:sz="0" w:space="0" w:color="auto"/>
            <w:bottom w:val="none" w:sz="0" w:space="0" w:color="auto"/>
            <w:right w:val="none" w:sz="0" w:space="0" w:color="auto"/>
          </w:divBdr>
        </w:div>
        <w:div w:id="1525097476">
          <w:marLeft w:val="480"/>
          <w:marRight w:val="0"/>
          <w:marTop w:val="0"/>
          <w:marBottom w:val="0"/>
          <w:divBdr>
            <w:top w:val="none" w:sz="0" w:space="0" w:color="auto"/>
            <w:left w:val="none" w:sz="0" w:space="0" w:color="auto"/>
            <w:bottom w:val="none" w:sz="0" w:space="0" w:color="auto"/>
            <w:right w:val="none" w:sz="0" w:space="0" w:color="auto"/>
          </w:divBdr>
        </w:div>
        <w:div w:id="1547138098">
          <w:marLeft w:val="480"/>
          <w:marRight w:val="0"/>
          <w:marTop w:val="0"/>
          <w:marBottom w:val="0"/>
          <w:divBdr>
            <w:top w:val="none" w:sz="0" w:space="0" w:color="auto"/>
            <w:left w:val="none" w:sz="0" w:space="0" w:color="auto"/>
            <w:bottom w:val="none" w:sz="0" w:space="0" w:color="auto"/>
            <w:right w:val="none" w:sz="0" w:space="0" w:color="auto"/>
          </w:divBdr>
        </w:div>
        <w:div w:id="1595554377">
          <w:marLeft w:val="480"/>
          <w:marRight w:val="0"/>
          <w:marTop w:val="0"/>
          <w:marBottom w:val="0"/>
          <w:divBdr>
            <w:top w:val="none" w:sz="0" w:space="0" w:color="auto"/>
            <w:left w:val="none" w:sz="0" w:space="0" w:color="auto"/>
            <w:bottom w:val="none" w:sz="0" w:space="0" w:color="auto"/>
            <w:right w:val="none" w:sz="0" w:space="0" w:color="auto"/>
          </w:divBdr>
        </w:div>
        <w:div w:id="1694576805">
          <w:marLeft w:val="480"/>
          <w:marRight w:val="0"/>
          <w:marTop w:val="0"/>
          <w:marBottom w:val="0"/>
          <w:divBdr>
            <w:top w:val="none" w:sz="0" w:space="0" w:color="auto"/>
            <w:left w:val="none" w:sz="0" w:space="0" w:color="auto"/>
            <w:bottom w:val="none" w:sz="0" w:space="0" w:color="auto"/>
            <w:right w:val="none" w:sz="0" w:space="0" w:color="auto"/>
          </w:divBdr>
        </w:div>
        <w:div w:id="1701709847">
          <w:marLeft w:val="480"/>
          <w:marRight w:val="0"/>
          <w:marTop w:val="0"/>
          <w:marBottom w:val="0"/>
          <w:divBdr>
            <w:top w:val="none" w:sz="0" w:space="0" w:color="auto"/>
            <w:left w:val="none" w:sz="0" w:space="0" w:color="auto"/>
            <w:bottom w:val="none" w:sz="0" w:space="0" w:color="auto"/>
            <w:right w:val="none" w:sz="0" w:space="0" w:color="auto"/>
          </w:divBdr>
        </w:div>
        <w:div w:id="1712337789">
          <w:marLeft w:val="480"/>
          <w:marRight w:val="0"/>
          <w:marTop w:val="0"/>
          <w:marBottom w:val="0"/>
          <w:divBdr>
            <w:top w:val="none" w:sz="0" w:space="0" w:color="auto"/>
            <w:left w:val="none" w:sz="0" w:space="0" w:color="auto"/>
            <w:bottom w:val="none" w:sz="0" w:space="0" w:color="auto"/>
            <w:right w:val="none" w:sz="0" w:space="0" w:color="auto"/>
          </w:divBdr>
        </w:div>
        <w:div w:id="1717777780">
          <w:marLeft w:val="480"/>
          <w:marRight w:val="0"/>
          <w:marTop w:val="0"/>
          <w:marBottom w:val="0"/>
          <w:divBdr>
            <w:top w:val="none" w:sz="0" w:space="0" w:color="auto"/>
            <w:left w:val="none" w:sz="0" w:space="0" w:color="auto"/>
            <w:bottom w:val="none" w:sz="0" w:space="0" w:color="auto"/>
            <w:right w:val="none" w:sz="0" w:space="0" w:color="auto"/>
          </w:divBdr>
        </w:div>
        <w:div w:id="1809589553">
          <w:marLeft w:val="480"/>
          <w:marRight w:val="0"/>
          <w:marTop w:val="0"/>
          <w:marBottom w:val="0"/>
          <w:divBdr>
            <w:top w:val="none" w:sz="0" w:space="0" w:color="auto"/>
            <w:left w:val="none" w:sz="0" w:space="0" w:color="auto"/>
            <w:bottom w:val="none" w:sz="0" w:space="0" w:color="auto"/>
            <w:right w:val="none" w:sz="0" w:space="0" w:color="auto"/>
          </w:divBdr>
        </w:div>
        <w:div w:id="1865822010">
          <w:marLeft w:val="480"/>
          <w:marRight w:val="0"/>
          <w:marTop w:val="0"/>
          <w:marBottom w:val="0"/>
          <w:divBdr>
            <w:top w:val="none" w:sz="0" w:space="0" w:color="auto"/>
            <w:left w:val="none" w:sz="0" w:space="0" w:color="auto"/>
            <w:bottom w:val="none" w:sz="0" w:space="0" w:color="auto"/>
            <w:right w:val="none" w:sz="0" w:space="0" w:color="auto"/>
          </w:divBdr>
        </w:div>
        <w:div w:id="1934050545">
          <w:marLeft w:val="480"/>
          <w:marRight w:val="0"/>
          <w:marTop w:val="0"/>
          <w:marBottom w:val="0"/>
          <w:divBdr>
            <w:top w:val="none" w:sz="0" w:space="0" w:color="auto"/>
            <w:left w:val="none" w:sz="0" w:space="0" w:color="auto"/>
            <w:bottom w:val="none" w:sz="0" w:space="0" w:color="auto"/>
            <w:right w:val="none" w:sz="0" w:space="0" w:color="auto"/>
          </w:divBdr>
        </w:div>
        <w:div w:id="1946158159">
          <w:marLeft w:val="480"/>
          <w:marRight w:val="0"/>
          <w:marTop w:val="0"/>
          <w:marBottom w:val="0"/>
          <w:divBdr>
            <w:top w:val="none" w:sz="0" w:space="0" w:color="auto"/>
            <w:left w:val="none" w:sz="0" w:space="0" w:color="auto"/>
            <w:bottom w:val="none" w:sz="0" w:space="0" w:color="auto"/>
            <w:right w:val="none" w:sz="0" w:space="0" w:color="auto"/>
          </w:divBdr>
        </w:div>
        <w:div w:id="1959098009">
          <w:marLeft w:val="480"/>
          <w:marRight w:val="0"/>
          <w:marTop w:val="0"/>
          <w:marBottom w:val="0"/>
          <w:divBdr>
            <w:top w:val="none" w:sz="0" w:space="0" w:color="auto"/>
            <w:left w:val="none" w:sz="0" w:space="0" w:color="auto"/>
            <w:bottom w:val="none" w:sz="0" w:space="0" w:color="auto"/>
            <w:right w:val="none" w:sz="0" w:space="0" w:color="auto"/>
          </w:divBdr>
        </w:div>
        <w:div w:id="2037122622">
          <w:marLeft w:val="480"/>
          <w:marRight w:val="0"/>
          <w:marTop w:val="0"/>
          <w:marBottom w:val="0"/>
          <w:divBdr>
            <w:top w:val="none" w:sz="0" w:space="0" w:color="auto"/>
            <w:left w:val="none" w:sz="0" w:space="0" w:color="auto"/>
            <w:bottom w:val="none" w:sz="0" w:space="0" w:color="auto"/>
            <w:right w:val="none" w:sz="0" w:space="0" w:color="auto"/>
          </w:divBdr>
        </w:div>
        <w:div w:id="2055931170">
          <w:marLeft w:val="480"/>
          <w:marRight w:val="0"/>
          <w:marTop w:val="0"/>
          <w:marBottom w:val="0"/>
          <w:divBdr>
            <w:top w:val="none" w:sz="0" w:space="0" w:color="auto"/>
            <w:left w:val="none" w:sz="0" w:space="0" w:color="auto"/>
            <w:bottom w:val="none" w:sz="0" w:space="0" w:color="auto"/>
            <w:right w:val="none" w:sz="0" w:space="0" w:color="auto"/>
          </w:divBdr>
        </w:div>
        <w:div w:id="2104304892">
          <w:marLeft w:val="480"/>
          <w:marRight w:val="0"/>
          <w:marTop w:val="0"/>
          <w:marBottom w:val="0"/>
          <w:divBdr>
            <w:top w:val="none" w:sz="0" w:space="0" w:color="auto"/>
            <w:left w:val="none" w:sz="0" w:space="0" w:color="auto"/>
            <w:bottom w:val="none" w:sz="0" w:space="0" w:color="auto"/>
            <w:right w:val="none" w:sz="0" w:space="0" w:color="auto"/>
          </w:divBdr>
        </w:div>
        <w:div w:id="2108379035">
          <w:marLeft w:val="480"/>
          <w:marRight w:val="0"/>
          <w:marTop w:val="0"/>
          <w:marBottom w:val="0"/>
          <w:divBdr>
            <w:top w:val="none" w:sz="0" w:space="0" w:color="auto"/>
            <w:left w:val="none" w:sz="0" w:space="0" w:color="auto"/>
            <w:bottom w:val="none" w:sz="0" w:space="0" w:color="auto"/>
            <w:right w:val="none" w:sz="0" w:space="0" w:color="auto"/>
          </w:divBdr>
        </w:div>
      </w:divsChild>
    </w:div>
    <w:div w:id="1609386585">
      <w:marLeft w:val="640"/>
      <w:marRight w:val="0"/>
      <w:marTop w:val="0"/>
      <w:marBottom w:val="0"/>
      <w:divBdr>
        <w:top w:val="none" w:sz="0" w:space="0" w:color="auto"/>
        <w:left w:val="none" w:sz="0" w:space="0" w:color="auto"/>
        <w:bottom w:val="none" w:sz="0" w:space="0" w:color="auto"/>
        <w:right w:val="none" w:sz="0" w:space="0" w:color="auto"/>
      </w:divBdr>
    </w:div>
    <w:div w:id="1611081553">
      <w:marLeft w:val="640"/>
      <w:marRight w:val="0"/>
      <w:marTop w:val="0"/>
      <w:marBottom w:val="0"/>
      <w:divBdr>
        <w:top w:val="none" w:sz="0" w:space="0" w:color="auto"/>
        <w:left w:val="none" w:sz="0" w:space="0" w:color="auto"/>
        <w:bottom w:val="none" w:sz="0" w:space="0" w:color="auto"/>
        <w:right w:val="none" w:sz="0" w:space="0" w:color="auto"/>
      </w:divBdr>
    </w:div>
    <w:div w:id="1611205031">
      <w:marLeft w:val="640"/>
      <w:marRight w:val="0"/>
      <w:marTop w:val="0"/>
      <w:marBottom w:val="0"/>
      <w:divBdr>
        <w:top w:val="none" w:sz="0" w:space="0" w:color="auto"/>
        <w:left w:val="none" w:sz="0" w:space="0" w:color="auto"/>
        <w:bottom w:val="none" w:sz="0" w:space="0" w:color="auto"/>
        <w:right w:val="none" w:sz="0" w:space="0" w:color="auto"/>
      </w:divBdr>
    </w:div>
    <w:div w:id="1611232049">
      <w:marLeft w:val="640"/>
      <w:marRight w:val="0"/>
      <w:marTop w:val="0"/>
      <w:marBottom w:val="0"/>
      <w:divBdr>
        <w:top w:val="none" w:sz="0" w:space="0" w:color="auto"/>
        <w:left w:val="none" w:sz="0" w:space="0" w:color="auto"/>
        <w:bottom w:val="none" w:sz="0" w:space="0" w:color="auto"/>
        <w:right w:val="none" w:sz="0" w:space="0" w:color="auto"/>
      </w:divBdr>
    </w:div>
    <w:div w:id="1611279084">
      <w:marLeft w:val="640"/>
      <w:marRight w:val="0"/>
      <w:marTop w:val="0"/>
      <w:marBottom w:val="0"/>
      <w:divBdr>
        <w:top w:val="none" w:sz="0" w:space="0" w:color="auto"/>
        <w:left w:val="none" w:sz="0" w:space="0" w:color="auto"/>
        <w:bottom w:val="none" w:sz="0" w:space="0" w:color="auto"/>
        <w:right w:val="none" w:sz="0" w:space="0" w:color="auto"/>
      </w:divBdr>
    </w:div>
    <w:div w:id="1611282341">
      <w:bodyDiv w:val="1"/>
      <w:marLeft w:val="0"/>
      <w:marRight w:val="0"/>
      <w:marTop w:val="0"/>
      <w:marBottom w:val="0"/>
      <w:divBdr>
        <w:top w:val="none" w:sz="0" w:space="0" w:color="auto"/>
        <w:left w:val="none" w:sz="0" w:space="0" w:color="auto"/>
        <w:bottom w:val="none" w:sz="0" w:space="0" w:color="auto"/>
        <w:right w:val="none" w:sz="0" w:space="0" w:color="auto"/>
      </w:divBdr>
    </w:div>
    <w:div w:id="1611936176">
      <w:marLeft w:val="640"/>
      <w:marRight w:val="0"/>
      <w:marTop w:val="0"/>
      <w:marBottom w:val="0"/>
      <w:divBdr>
        <w:top w:val="none" w:sz="0" w:space="0" w:color="auto"/>
        <w:left w:val="none" w:sz="0" w:space="0" w:color="auto"/>
        <w:bottom w:val="none" w:sz="0" w:space="0" w:color="auto"/>
        <w:right w:val="none" w:sz="0" w:space="0" w:color="auto"/>
      </w:divBdr>
    </w:div>
    <w:div w:id="1612009602">
      <w:marLeft w:val="640"/>
      <w:marRight w:val="0"/>
      <w:marTop w:val="0"/>
      <w:marBottom w:val="0"/>
      <w:divBdr>
        <w:top w:val="none" w:sz="0" w:space="0" w:color="auto"/>
        <w:left w:val="none" w:sz="0" w:space="0" w:color="auto"/>
        <w:bottom w:val="none" w:sz="0" w:space="0" w:color="auto"/>
        <w:right w:val="none" w:sz="0" w:space="0" w:color="auto"/>
      </w:divBdr>
    </w:div>
    <w:div w:id="1612518785">
      <w:marLeft w:val="480"/>
      <w:marRight w:val="0"/>
      <w:marTop w:val="0"/>
      <w:marBottom w:val="0"/>
      <w:divBdr>
        <w:top w:val="none" w:sz="0" w:space="0" w:color="auto"/>
        <w:left w:val="none" w:sz="0" w:space="0" w:color="auto"/>
        <w:bottom w:val="none" w:sz="0" w:space="0" w:color="auto"/>
        <w:right w:val="none" w:sz="0" w:space="0" w:color="auto"/>
      </w:divBdr>
    </w:div>
    <w:div w:id="1613130471">
      <w:marLeft w:val="640"/>
      <w:marRight w:val="0"/>
      <w:marTop w:val="0"/>
      <w:marBottom w:val="0"/>
      <w:divBdr>
        <w:top w:val="none" w:sz="0" w:space="0" w:color="auto"/>
        <w:left w:val="none" w:sz="0" w:space="0" w:color="auto"/>
        <w:bottom w:val="none" w:sz="0" w:space="0" w:color="auto"/>
        <w:right w:val="none" w:sz="0" w:space="0" w:color="auto"/>
      </w:divBdr>
    </w:div>
    <w:div w:id="1613200289">
      <w:marLeft w:val="640"/>
      <w:marRight w:val="0"/>
      <w:marTop w:val="0"/>
      <w:marBottom w:val="0"/>
      <w:divBdr>
        <w:top w:val="none" w:sz="0" w:space="0" w:color="auto"/>
        <w:left w:val="none" w:sz="0" w:space="0" w:color="auto"/>
        <w:bottom w:val="none" w:sz="0" w:space="0" w:color="auto"/>
        <w:right w:val="none" w:sz="0" w:space="0" w:color="auto"/>
      </w:divBdr>
    </w:div>
    <w:div w:id="1613978874">
      <w:marLeft w:val="640"/>
      <w:marRight w:val="0"/>
      <w:marTop w:val="0"/>
      <w:marBottom w:val="0"/>
      <w:divBdr>
        <w:top w:val="none" w:sz="0" w:space="0" w:color="auto"/>
        <w:left w:val="none" w:sz="0" w:space="0" w:color="auto"/>
        <w:bottom w:val="none" w:sz="0" w:space="0" w:color="auto"/>
        <w:right w:val="none" w:sz="0" w:space="0" w:color="auto"/>
      </w:divBdr>
    </w:div>
    <w:div w:id="1614046217">
      <w:marLeft w:val="640"/>
      <w:marRight w:val="0"/>
      <w:marTop w:val="0"/>
      <w:marBottom w:val="0"/>
      <w:divBdr>
        <w:top w:val="none" w:sz="0" w:space="0" w:color="auto"/>
        <w:left w:val="none" w:sz="0" w:space="0" w:color="auto"/>
        <w:bottom w:val="none" w:sz="0" w:space="0" w:color="auto"/>
        <w:right w:val="none" w:sz="0" w:space="0" w:color="auto"/>
      </w:divBdr>
    </w:div>
    <w:div w:id="1614093712">
      <w:marLeft w:val="640"/>
      <w:marRight w:val="0"/>
      <w:marTop w:val="0"/>
      <w:marBottom w:val="0"/>
      <w:divBdr>
        <w:top w:val="none" w:sz="0" w:space="0" w:color="auto"/>
        <w:left w:val="none" w:sz="0" w:space="0" w:color="auto"/>
        <w:bottom w:val="none" w:sz="0" w:space="0" w:color="auto"/>
        <w:right w:val="none" w:sz="0" w:space="0" w:color="auto"/>
      </w:divBdr>
    </w:div>
    <w:div w:id="1614171168">
      <w:marLeft w:val="640"/>
      <w:marRight w:val="0"/>
      <w:marTop w:val="0"/>
      <w:marBottom w:val="0"/>
      <w:divBdr>
        <w:top w:val="none" w:sz="0" w:space="0" w:color="auto"/>
        <w:left w:val="none" w:sz="0" w:space="0" w:color="auto"/>
        <w:bottom w:val="none" w:sz="0" w:space="0" w:color="auto"/>
        <w:right w:val="none" w:sz="0" w:space="0" w:color="auto"/>
      </w:divBdr>
    </w:div>
    <w:div w:id="1614286885">
      <w:bodyDiv w:val="1"/>
      <w:marLeft w:val="0"/>
      <w:marRight w:val="0"/>
      <w:marTop w:val="0"/>
      <w:marBottom w:val="0"/>
      <w:divBdr>
        <w:top w:val="none" w:sz="0" w:space="0" w:color="auto"/>
        <w:left w:val="none" w:sz="0" w:space="0" w:color="auto"/>
        <w:bottom w:val="none" w:sz="0" w:space="0" w:color="auto"/>
        <w:right w:val="none" w:sz="0" w:space="0" w:color="auto"/>
      </w:divBdr>
    </w:div>
    <w:div w:id="1614439488">
      <w:marLeft w:val="640"/>
      <w:marRight w:val="0"/>
      <w:marTop w:val="0"/>
      <w:marBottom w:val="0"/>
      <w:divBdr>
        <w:top w:val="none" w:sz="0" w:space="0" w:color="auto"/>
        <w:left w:val="none" w:sz="0" w:space="0" w:color="auto"/>
        <w:bottom w:val="none" w:sz="0" w:space="0" w:color="auto"/>
        <w:right w:val="none" w:sz="0" w:space="0" w:color="auto"/>
      </w:divBdr>
    </w:div>
    <w:div w:id="1614440119">
      <w:marLeft w:val="640"/>
      <w:marRight w:val="0"/>
      <w:marTop w:val="0"/>
      <w:marBottom w:val="0"/>
      <w:divBdr>
        <w:top w:val="none" w:sz="0" w:space="0" w:color="auto"/>
        <w:left w:val="none" w:sz="0" w:space="0" w:color="auto"/>
        <w:bottom w:val="none" w:sz="0" w:space="0" w:color="auto"/>
        <w:right w:val="none" w:sz="0" w:space="0" w:color="auto"/>
      </w:divBdr>
    </w:div>
    <w:div w:id="1615357192">
      <w:marLeft w:val="640"/>
      <w:marRight w:val="0"/>
      <w:marTop w:val="0"/>
      <w:marBottom w:val="0"/>
      <w:divBdr>
        <w:top w:val="none" w:sz="0" w:space="0" w:color="auto"/>
        <w:left w:val="none" w:sz="0" w:space="0" w:color="auto"/>
        <w:bottom w:val="none" w:sz="0" w:space="0" w:color="auto"/>
        <w:right w:val="none" w:sz="0" w:space="0" w:color="auto"/>
      </w:divBdr>
    </w:div>
    <w:div w:id="1615403456">
      <w:marLeft w:val="640"/>
      <w:marRight w:val="0"/>
      <w:marTop w:val="0"/>
      <w:marBottom w:val="0"/>
      <w:divBdr>
        <w:top w:val="none" w:sz="0" w:space="0" w:color="auto"/>
        <w:left w:val="none" w:sz="0" w:space="0" w:color="auto"/>
        <w:bottom w:val="none" w:sz="0" w:space="0" w:color="auto"/>
        <w:right w:val="none" w:sz="0" w:space="0" w:color="auto"/>
      </w:divBdr>
    </w:div>
    <w:div w:id="1615601171">
      <w:marLeft w:val="640"/>
      <w:marRight w:val="0"/>
      <w:marTop w:val="0"/>
      <w:marBottom w:val="0"/>
      <w:divBdr>
        <w:top w:val="none" w:sz="0" w:space="0" w:color="auto"/>
        <w:left w:val="none" w:sz="0" w:space="0" w:color="auto"/>
        <w:bottom w:val="none" w:sz="0" w:space="0" w:color="auto"/>
        <w:right w:val="none" w:sz="0" w:space="0" w:color="auto"/>
      </w:divBdr>
    </w:div>
    <w:div w:id="1615671025">
      <w:marLeft w:val="640"/>
      <w:marRight w:val="0"/>
      <w:marTop w:val="0"/>
      <w:marBottom w:val="0"/>
      <w:divBdr>
        <w:top w:val="none" w:sz="0" w:space="0" w:color="auto"/>
        <w:left w:val="none" w:sz="0" w:space="0" w:color="auto"/>
        <w:bottom w:val="none" w:sz="0" w:space="0" w:color="auto"/>
        <w:right w:val="none" w:sz="0" w:space="0" w:color="auto"/>
      </w:divBdr>
    </w:div>
    <w:div w:id="1615744609">
      <w:marLeft w:val="640"/>
      <w:marRight w:val="0"/>
      <w:marTop w:val="0"/>
      <w:marBottom w:val="0"/>
      <w:divBdr>
        <w:top w:val="none" w:sz="0" w:space="0" w:color="auto"/>
        <w:left w:val="none" w:sz="0" w:space="0" w:color="auto"/>
        <w:bottom w:val="none" w:sz="0" w:space="0" w:color="auto"/>
        <w:right w:val="none" w:sz="0" w:space="0" w:color="auto"/>
      </w:divBdr>
    </w:div>
    <w:div w:id="1616324396">
      <w:bodyDiv w:val="1"/>
      <w:marLeft w:val="0"/>
      <w:marRight w:val="0"/>
      <w:marTop w:val="0"/>
      <w:marBottom w:val="0"/>
      <w:divBdr>
        <w:top w:val="none" w:sz="0" w:space="0" w:color="auto"/>
        <w:left w:val="none" w:sz="0" w:space="0" w:color="auto"/>
        <w:bottom w:val="none" w:sz="0" w:space="0" w:color="auto"/>
        <w:right w:val="none" w:sz="0" w:space="0" w:color="auto"/>
      </w:divBdr>
    </w:div>
    <w:div w:id="1618566562">
      <w:marLeft w:val="480"/>
      <w:marRight w:val="0"/>
      <w:marTop w:val="0"/>
      <w:marBottom w:val="0"/>
      <w:divBdr>
        <w:top w:val="none" w:sz="0" w:space="0" w:color="auto"/>
        <w:left w:val="none" w:sz="0" w:space="0" w:color="auto"/>
        <w:bottom w:val="none" w:sz="0" w:space="0" w:color="auto"/>
        <w:right w:val="none" w:sz="0" w:space="0" w:color="auto"/>
      </w:divBdr>
    </w:div>
    <w:div w:id="1619098528">
      <w:marLeft w:val="640"/>
      <w:marRight w:val="0"/>
      <w:marTop w:val="0"/>
      <w:marBottom w:val="0"/>
      <w:divBdr>
        <w:top w:val="none" w:sz="0" w:space="0" w:color="auto"/>
        <w:left w:val="none" w:sz="0" w:space="0" w:color="auto"/>
        <w:bottom w:val="none" w:sz="0" w:space="0" w:color="auto"/>
        <w:right w:val="none" w:sz="0" w:space="0" w:color="auto"/>
      </w:divBdr>
    </w:div>
    <w:div w:id="1619143544">
      <w:bodyDiv w:val="1"/>
      <w:marLeft w:val="0"/>
      <w:marRight w:val="0"/>
      <w:marTop w:val="0"/>
      <w:marBottom w:val="0"/>
      <w:divBdr>
        <w:top w:val="none" w:sz="0" w:space="0" w:color="auto"/>
        <w:left w:val="none" w:sz="0" w:space="0" w:color="auto"/>
        <w:bottom w:val="none" w:sz="0" w:space="0" w:color="auto"/>
        <w:right w:val="none" w:sz="0" w:space="0" w:color="auto"/>
      </w:divBdr>
    </w:div>
    <w:div w:id="1619529281">
      <w:marLeft w:val="640"/>
      <w:marRight w:val="0"/>
      <w:marTop w:val="0"/>
      <w:marBottom w:val="0"/>
      <w:divBdr>
        <w:top w:val="none" w:sz="0" w:space="0" w:color="auto"/>
        <w:left w:val="none" w:sz="0" w:space="0" w:color="auto"/>
        <w:bottom w:val="none" w:sz="0" w:space="0" w:color="auto"/>
        <w:right w:val="none" w:sz="0" w:space="0" w:color="auto"/>
      </w:divBdr>
    </w:div>
    <w:div w:id="1619944773">
      <w:marLeft w:val="480"/>
      <w:marRight w:val="0"/>
      <w:marTop w:val="0"/>
      <w:marBottom w:val="0"/>
      <w:divBdr>
        <w:top w:val="none" w:sz="0" w:space="0" w:color="auto"/>
        <w:left w:val="none" w:sz="0" w:space="0" w:color="auto"/>
        <w:bottom w:val="none" w:sz="0" w:space="0" w:color="auto"/>
        <w:right w:val="none" w:sz="0" w:space="0" w:color="auto"/>
      </w:divBdr>
    </w:div>
    <w:div w:id="1619945029">
      <w:marLeft w:val="640"/>
      <w:marRight w:val="0"/>
      <w:marTop w:val="0"/>
      <w:marBottom w:val="0"/>
      <w:divBdr>
        <w:top w:val="none" w:sz="0" w:space="0" w:color="auto"/>
        <w:left w:val="none" w:sz="0" w:space="0" w:color="auto"/>
        <w:bottom w:val="none" w:sz="0" w:space="0" w:color="auto"/>
        <w:right w:val="none" w:sz="0" w:space="0" w:color="auto"/>
      </w:divBdr>
    </w:div>
    <w:div w:id="1620187641">
      <w:marLeft w:val="640"/>
      <w:marRight w:val="0"/>
      <w:marTop w:val="0"/>
      <w:marBottom w:val="0"/>
      <w:divBdr>
        <w:top w:val="none" w:sz="0" w:space="0" w:color="auto"/>
        <w:left w:val="none" w:sz="0" w:space="0" w:color="auto"/>
        <w:bottom w:val="none" w:sz="0" w:space="0" w:color="auto"/>
        <w:right w:val="none" w:sz="0" w:space="0" w:color="auto"/>
      </w:divBdr>
    </w:div>
    <w:div w:id="1620604983">
      <w:bodyDiv w:val="1"/>
      <w:marLeft w:val="0"/>
      <w:marRight w:val="0"/>
      <w:marTop w:val="0"/>
      <w:marBottom w:val="0"/>
      <w:divBdr>
        <w:top w:val="none" w:sz="0" w:space="0" w:color="auto"/>
        <w:left w:val="none" w:sz="0" w:space="0" w:color="auto"/>
        <w:bottom w:val="none" w:sz="0" w:space="0" w:color="auto"/>
        <w:right w:val="none" w:sz="0" w:space="0" w:color="auto"/>
      </w:divBdr>
      <w:divsChild>
        <w:div w:id="41293440">
          <w:marLeft w:val="480"/>
          <w:marRight w:val="0"/>
          <w:marTop w:val="0"/>
          <w:marBottom w:val="0"/>
          <w:divBdr>
            <w:top w:val="none" w:sz="0" w:space="0" w:color="auto"/>
            <w:left w:val="none" w:sz="0" w:space="0" w:color="auto"/>
            <w:bottom w:val="none" w:sz="0" w:space="0" w:color="auto"/>
            <w:right w:val="none" w:sz="0" w:space="0" w:color="auto"/>
          </w:divBdr>
        </w:div>
        <w:div w:id="44839052">
          <w:marLeft w:val="480"/>
          <w:marRight w:val="0"/>
          <w:marTop w:val="0"/>
          <w:marBottom w:val="0"/>
          <w:divBdr>
            <w:top w:val="none" w:sz="0" w:space="0" w:color="auto"/>
            <w:left w:val="none" w:sz="0" w:space="0" w:color="auto"/>
            <w:bottom w:val="none" w:sz="0" w:space="0" w:color="auto"/>
            <w:right w:val="none" w:sz="0" w:space="0" w:color="auto"/>
          </w:divBdr>
        </w:div>
        <w:div w:id="59253340">
          <w:marLeft w:val="480"/>
          <w:marRight w:val="0"/>
          <w:marTop w:val="0"/>
          <w:marBottom w:val="0"/>
          <w:divBdr>
            <w:top w:val="none" w:sz="0" w:space="0" w:color="auto"/>
            <w:left w:val="none" w:sz="0" w:space="0" w:color="auto"/>
            <w:bottom w:val="none" w:sz="0" w:space="0" w:color="auto"/>
            <w:right w:val="none" w:sz="0" w:space="0" w:color="auto"/>
          </w:divBdr>
        </w:div>
        <w:div w:id="61878875">
          <w:marLeft w:val="480"/>
          <w:marRight w:val="0"/>
          <w:marTop w:val="0"/>
          <w:marBottom w:val="0"/>
          <w:divBdr>
            <w:top w:val="none" w:sz="0" w:space="0" w:color="auto"/>
            <w:left w:val="none" w:sz="0" w:space="0" w:color="auto"/>
            <w:bottom w:val="none" w:sz="0" w:space="0" w:color="auto"/>
            <w:right w:val="none" w:sz="0" w:space="0" w:color="auto"/>
          </w:divBdr>
        </w:div>
        <w:div w:id="79916367">
          <w:marLeft w:val="480"/>
          <w:marRight w:val="0"/>
          <w:marTop w:val="0"/>
          <w:marBottom w:val="0"/>
          <w:divBdr>
            <w:top w:val="none" w:sz="0" w:space="0" w:color="auto"/>
            <w:left w:val="none" w:sz="0" w:space="0" w:color="auto"/>
            <w:bottom w:val="none" w:sz="0" w:space="0" w:color="auto"/>
            <w:right w:val="none" w:sz="0" w:space="0" w:color="auto"/>
          </w:divBdr>
        </w:div>
        <w:div w:id="118258779">
          <w:marLeft w:val="480"/>
          <w:marRight w:val="0"/>
          <w:marTop w:val="0"/>
          <w:marBottom w:val="0"/>
          <w:divBdr>
            <w:top w:val="none" w:sz="0" w:space="0" w:color="auto"/>
            <w:left w:val="none" w:sz="0" w:space="0" w:color="auto"/>
            <w:bottom w:val="none" w:sz="0" w:space="0" w:color="auto"/>
            <w:right w:val="none" w:sz="0" w:space="0" w:color="auto"/>
          </w:divBdr>
        </w:div>
        <w:div w:id="132912149">
          <w:marLeft w:val="480"/>
          <w:marRight w:val="0"/>
          <w:marTop w:val="0"/>
          <w:marBottom w:val="0"/>
          <w:divBdr>
            <w:top w:val="none" w:sz="0" w:space="0" w:color="auto"/>
            <w:left w:val="none" w:sz="0" w:space="0" w:color="auto"/>
            <w:bottom w:val="none" w:sz="0" w:space="0" w:color="auto"/>
            <w:right w:val="none" w:sz="0" w:space="0" w:color="auto"/>
          </w:divBdr>
        </w:div>
        <w:div w:id="136849438">
          <w:marLeft w:val="480"/>
          <w:marRight w:val="0"/>
          <w:marTop w:val="0"/>
          <w:marBottom w:val="0"/>
          <w:divBdr>
            <w:top w:val="none" w:sz="0" w:space="0" w:color="auto"/>
            <w:left w:val="none" w:sz="0" w:space="0" w:color="auto"/>
            <w:bottom w:val="none" w:sz="0" w:space="0" w:color="auto"/>
            <w:right w:val="none" w:sz="0" w:space="0" w:color="auto"/>
          </w:divBdr>
        </w:div>
        <w:div w:id="138739713">
          <w:marLeft w:val="480"/>
          <w:marRight w:val="0"/>
          <w:marTop w:val="0"/>
          <w:marBottom w:val="0"/>
          <w:divBdr>
            <w:top w:val="none" w:sz="0" w:space="0" w:color="auto"/>
            <w:left w:val="none" w:sz="0" w:space="0" w:color="auto"/>
            <w:bottom w:val="none" w:sz="0" w:space="0" w:color="auto"/>
            <w:right w:val="none" w:sz="0" w:space="0" w:color="auto"/>
          </w:divBdr>
        </w:div>
        <w:div w:id="156917691">
          <w:marLeft w:val="480"/>
          <w:marRight w:val="0"/>
          <w:marTop w:val="0"/>
          <w:marBottom w:val="0"/>
          <w:divBdr>
            <w:top w:val="none" w:sz="0" w:space="0" w:color="auto"/>
            <w:left w:val="none" w:sz="0" w:space="0" w:color="auto"/>
            <w:bottom w:val="none" w:sz="0" w:space="0" w:color="auto"/>
            <w:right w:val="none" w:sz="0" w:space="0" w:color="auto"/>
          </w:divBdr>
        </w:div>
        <w:div w:id="237524680">
          <w:marLeft w:val="480"/>
          <w:marRight w:val="0"/>
          <w:marTop w:val="0"/>
          <w:marBottom w:val="0"/>
          <w:divBdr>
            <w:top w:val="none" w:sz="0" w:space="0" w:color="auto"/>
            <w:left w:val="none" w:sz="0" w:space="0" w:color="auto"/>
            <w:bottom w:val="none" w:sz="0" w:space="0" w:color="auto"/>
            <w:right w:val="none" w:sz="0" w:space="0" w:color="auto"/>
          </w:divBdr>
        </w:div>
        <w:div w:id="248122523">
          <w:marLeft w:val="480"/>
          <w:marRight w:val="0"/>
          <w:marTop w:val="0"/>
          <w:marBottom w:val="0"/>
          <w:divBdr>
            <w:top w:val="none" w:sz="0" w:space="0" w:color="auto"/>
            <w:left w:val="none" w:sz="0" w:space="0" w:color="auto"/>
            <w:bottom w:val="none" w:sz="0" w:space="0" w:color="auto"/>
            <w:right w:val="none" w:sz="0" w:space="0" w:color="auto"/>
          </w:divBdr>
        </w:div>
        <w:div w:id="352387324">
          <w:marLeft w:val="480"/>
          <w:marRight w:val="0"/>
          <w:marTop w:val="0"/>
          <w:marBottom w:val="0"/>
          <w:divBdr>
            <w:top w:val="none" w:sz="0" w:space="0" w:color="auto"/>
            <w:left w:val="none" w:sz="0" w:space="0" w:color="auto"/>
            <w:bottom w:val="none" w:sz="0" w:space="0" w:color="auto"/>
            <w:right w:val="none" w:sz="0" w:space="0" w:color="auto"/>
          </w:divBdr>
        </w:div>
        <w:div w:id="394283060">
          <w:marLeft w:val="480"/>
          <w:marRight w:val="0"/>
          <w:marTop w:val="0"/>
          <w:marBottom w:val="0"/>
          <w:divBdr>
            <w:top w:val="none" w:sz="0" w:space="0" w:color="auto"/>
            <w:left w:val="none" w:sz="0" w:space="0" w:color="auto"/>
            <w:bottom w:val="none" w:sz="0" w:space="0" w:color="auto"/>
            <w:right w:val="none" w:sz="0" w:space="0" w:color="auto"/>
          </w:divBdr>
        </w:div>
        <w:div w:id="427039829">
          <w:marLeft w:val="480"/>
          <w:marRight w:val="0"/>
          <w:marTop w:val="0"/>
          <w:marBottom w:val="0"/>
          <w:divBdr>
            <w:top w:val="none" w:sz="0" w:space="0" w:color="auto"/>
            <w:left w:val="none" w:sz="0" w:space="0" w:color="auto"/>
            <w:bottom w:val="none" w:sz="0" w:space="0" w:color="auto"/>
            <w:right w:val="none" w:sz="0" w:space="0" w:color="auto"/>
          </w:divBdr>
        </w:div>
        <w:div w:id="477384229">
          <w:marLeft w:val="480"/>
          <w:marRight w:val="0"/>
          <w:marTop w:val="0"/>
          <w:marBottom w:val="0"/>
          <w:divBdr>
            <w:top w:val="none" w:sz="0" w:space="0" w:color="auto"/>
            <w:left w:val="none" w:sz="0" w:space="0" w:color="auto"/>
            <w:bottom w:val="none" w:sz="0" w:space="0" w:color="auto"/>
            <w:right w:val="none" w:sz="0" w:space="0" w:color="auto"/>
          </w:divBdr>
        </w:div>
        <w:div w:id="477454594">
          <w:marLeft w:val="480"/>
          <w:marRight w:val="0"/>
          <w:marTop w:val="0"/>
          <w:marBottom w:val="0"/>
          <w:divBdr>
            <w:top w:val="none" w:sz="0" w:space="0" w:color="auto"/>
            <w:left w:val="none" w:sz="0" w:space="0" w:color="auto"/>
            <w:bottom w:val="none" w:sz="0" w:space="0" w:color="auto"/>
            <w:right w:val="none" w:sz="0" w:space="0" w:color="auto"/>
          </w:divBdr>
        </w:div>
        <w:div w:id="519048039">
          <w:marLeft w:val="480"/>
          <w:marRight w:val="0"/>
          <w:marTop w:val="0"/>
          <w:marBottom w:val="0"/>
          <w:divBdr>
            <w:top w:val="none" w:sz="0" w:space="0" w:color="auto"/>
            <w:left w:val="none" w:sz="0" w:space="0" w:color="auto"/>
            <w:bottom w:val="none" w:sz="0" w:space="0" w:color="auto"/>
            <w:right w:val="none" w:sz="0" w:space="0" w:color="auto"/>
          </w:divBdr>
        </w:div>
        <w:div w:id="545221930">
          <w:marLeft w:val="480"/>
          <w:marRight w:val="0"/>
          <w:marTop w:val="0"/>
          <w:marBottom w:val="0"/>
          <w:divBdr>
            <w:top w:val="none" w:sz="0" w:space="0" w:color="auto"/>
            <w:left w:val="none" w:sz="0" w:space="0" w:color="auto"/>
            <w:bottom w:val="none" w:sz="0" w:space="0" w:color="auto"/>
            <w:right w:val="none" w:sz="0" w:space="0" w:color="auto"/>
          </w:divBdr>
        </w:div>
        <w:div w:id="575868170">
          <w:marLeft w:val="480"/>
          <w:marRight w:val="0"/>
          <w:marTop w:val="0"/>
          <w:marBottom w:val="0"/>
          <w:divBdr>
            <w:top w:val="none" w:sz="0" w:space="0" w:color="auto"/>
            <w:left w:val="none" w:sz="0" w:space="0" w:color="auto"/>
            <w:bottom w:val="none" w:sz="0" w:space="0" w:color="auto"/>
            <w:right w:val="none" w:sz="0" w:space="0" w:color="auto"/>
          </w:divBdr>
        </w:div>
        <w:div w:id="594174231">
          <w:marLeft w:val="480"/>
          <w:marRight w:val="0"/>
          <w:marTop w:val="0"/>
          <w:marBottom w:val="0"/>
          <w:divBdr>
            <w:top w:val="none" w:sz="0" w:space="0" w:color="auto"/>
            <w:left w:val="none" w:sz="0" w:space="0" w:color="auto"/>
            <w:bottom w:val="none" w:sz="0" w:space="0" w:color="auto"/>
            <w:right w:val="none" w:sz="0" w:space="0" w:color="auto"/>
          </w:divBdr>
        </w:div>
        <w:div w:id="627978337">
          <w:marLeft w:val="480"/>
          <w:marRight w:val="0"/>
          <w:marTop w:val="0"/>
          <w:marBottom w:val="0"/>
          <w:divBdr>
            <w:top w:val="none" w:sz="0" w:space="0" w:color="auto"/>
            <w:left w:val="none" w:sz="0" w:space="0" w:color="auto"/>
            <w:bottom w:val="none" w:sz="0" w:space="0" w:color="auto"/>
            <w:right w:val="none" w:sz="0" w:space="0" w:color="auto"/>
          </w:divBdr>
        </w:div>
        <w:div w:id="658267109">
          <w:marLeft w:val="480"/>
          <w:marRight w:val="0"/>
          <w:marTop w:val="0"/>
          <w:marBottom w:val="0"/>
          <w:divBdr>
            <w:top w:val="none" w:sz="0" w:space="0" w:color="auto"/>
            <w:left w:val="none" w:sz="0" w:space="0" w:color="auto"/>
            <w:bottom w:val="none" w:sz="0" w:space="0" w:color="auto"/>
            <w:right w:val="none" w:sz="0" w:space="0" w:color="auto"/>
          </w:divBdr>
        </w:div>
        <w:div w:id="670449882">
          <w:marLeft w:val="480"/>
          <w:marRight w:val="0"/>
          <w:marTop w:val="0"/>
          <w:marBottom w:val="0"/>
          <w:divBdr>
            <w:top w:val="none" w:sz="0" w:space="0" w:color="auto"/>
            <w:left w:val="none" w:sz="0" w:space="0" w:color="auto"/>
            <w:bottom w:val="none" w:sz="0" w:space="0" w:color="auto"/>
            <w:right w:val="none" w:sz="0" w:space="0" w:color="auto"/>
          </w:divBdr>
        </w:div>
        <w:div w:id="670909709">
          <w:marLeft w:val="480"/>
          <w:marRight w:val="0"/>
          <w:marTop w:val="0"/>
          <w:marBottom w:val="0"/>
          <w:divBdr>
            <w:top w:val="none" w:sz="0" w:space="0" w:color="auto"/>
            <w:left w:val="none" w:sz="0" w:space="0" w:color="auto"/>
            <w:bottom w:val="none" w:sz="0" w:space="0" w:color="auto"/>
            <w:right w:val="none" w:sz="0" w:space="0" w:color="auto"/>
          </w:divBdr>
        </w:div>
        <w:div w:id="692996772">
          <w:marLeft w:val="480"/>
          <w:marRight w:val="0"/>
          <w:marTop w:val="0"/>
          <w:marBottom w:val="0"/>
          <w:divBdr>
            <w:top w:val="none" w:sz="0" w:space="0" w:color="auto"/>
            <w:left w:val="none" w:sz="0" w:space="0" w:color="auto"/>
            <w:bottom w:val="none" w:sz="0" w:space="0" w:color="auto"/>
            <w:right w:val="none" w:sz="0" w:space="0" w:color="auto"/>
          </w:divBdr>
        </w:div>
        <w:div w:id="700055892">
          <w:marLeft w:val="480"/>
          <w:marRight w:val="0"/>
          <w:marTop w:val="0"/>
          <w:marBottom w:val="0"/>
          <w:divBdr>
            <w:top w:val="none" w:sz="0" w:space="0" w:color="auto"/>
            <w:left w:val="none" w:sz="0" w:space="0" w:color="auto"/>
            <w:bottom w:val="none" w:sz="0" w:space="0" w:color="auto"/>
            <w:right w:val="none" w:sz="0" w:space="0" w:color="auto"/>
          </w:divBdr>
        </w:div>
        <w:div w:id="719011629">
          <w:marLeft w:val="480"/>
          <w:marRight w:val="0"/>
          <w:marTop w:val="0"/>
          <w:marBottom w:val="0"/>
          <w:divBdr>
            <w:top w:val="none" w:sz="0" w:space="0" w:color="auto"/>
            <w:left w:val="none" w:sz="0" w:space="0" w:color="auto"/>
            <w:bottom w:val="none" w:sz="0" w:space="0" w:color="auto"/>
            <w:right w:val="none" w:sz="0" w:space="0" w:color="auto"/>
          </w:divBdr>
        </w:div>
        <w:div w:id="755783479">
          <w:marLeft w:val="480"/>
          <w:marRight w:val="0"/>
          <w:marTop w:val="0"/>
          <w:marBottom w:val="0"/>
          <w:divBdr>
            <w:top w:val="none" w:sz="0" w:space="0" w:color="auto"/>
            <w:left w:val="none" w:sz="0" w:space="0" w:color="auto"/>
            <w:bottom w:val="none" w:sz="0" w:space="0" w:color="auto"/>
            <w:right w:val="none" w:sz="0" w:space="0" w:color="auto"/>
          </w:divBdr>
        </w:div>
        <w:div w:id="775908081">
          <w:marLeft w:val="480"/>
          <w:marRight w:val="0"/>
          <w:marTop w:val="0"/>
          <w:marBottom w:val="0"/>
          <w:divBdr>
            <w:top w:val="none" w:sz="0" w:space="0" w:color="auto"/>
            <w:left w:val="none" w:sz="0" w:space="0" w:color="auto"/>
            <w:bottom w:val="none" w:sz="0" w:space="0" w:color="auto"/>
            <w:right w:val="none" w:sz="0" w:space="0" w:color="auto"/>
          </w:divBdr>
        </w:div>
        <w:div w:id="840242637">
          <w:marLeft w:val="480"/>
          <w:marRight w:val="0"/>
          <w:marTop w:val="0"/>
          <w:marBottom w:val="0"/>
          <w:divBdr>
            <w:top w:val="none" w:sz="0" w:space="0" w:color="auto"/>
            <w:left w:val="none" w:sz="0" w:space="0" w:color="auto"/>
            <w:bottom w:val="none" w:sz="0" w:space="0" w:color="auto"/>
            <w:right w:val="none" w:sz="0" w:space="0" w:color="auto"/>
          </w:divBdr>
        </w:div>
        <w:div w:id="877475566">
          <w:marLeft w:val="480"/>
          <w:marRight w:val="0"/>
          <w:marTop w:val="0"/>
          <w:marBottom w:val="0"/>
          <w:divBdr>
            <w:top w:val="none" w:sz="0" w:space="0" w:color="auto"/>
            <w:left w:val="none" w:sz="0" w:space="0" w:color="auto"/>
            <w:bottom w:val="none" w:sz="0" w:space="0" w:color="auto"/>
            <w:right w:val="none" w:sz="0" w:space="0" w:color="auto"/>
          </w:divBdr>
        </w:div>
        <w:div w:id="882013096">
          <w:marLeft w:val="480"/>
          <w:marRight w:val="0"/>
          <w:marTop w:val="0"/>
          <w:marBottom w:val="0"/>
          <w:divBdr>
            <w:top w:val="none" w:sz="0" w:space="0" w:color="auto"/>
            <w:left w:val="none" w:sz="0" w:space="0" w:color="auto"/>
            <w:bottom w:val="none" w:sz="0" w:space="0" w:color="auto"/>
            <w:right w:val="none" w:sz="0" w:space="0" w:color="auto"/>
          </w:divBdr>
        </w:div>
        <w:div w:id="904099284">
          <w:marLeft w:val="480"/>
          <w:marRight w:val="0"/>
          <w:marTop w:val="0"/>
          <w:marBottom w:val="0"/>
          <w:divBdr>
            <w:top w:val="none" w:sz="0" w:space="0" w:color="auto"/>
            <w:left w:val="none" w:sz="0" w:space="0" w:color="auto"/>
            <w:bottom w:val="none" w:sz="0" w:space="0" w:color="auto"/>
            <w:right w:val="none" w:sz="0" w:space="0" w:color="auto"/>
          </w:divBdr>
        </w:div>
        <w:div w:id="918715040">
          <w:marLeft w:val="480"/>
          <w:marRight w:val="0"/>
          <w:marTop w:val="0"/>
          <w:marBottom w:val="0"/>
          <w:divBdr>
            <w:top w:val="none" w:sz="0" w:space="0" w:color="auto"/>
            <w:left w:val="none" w:sz="0" w:space="0" w:color="auto"/>
            <w:bottom w:val="none" w:sz="0" w:space="0" w:color="auto"/>
            <w:right w:val="none" w:sz="0" w:space="0" w:color="auto"/>
          </w:divBdr>
        </w:div>
        <w:div w:id="931470630">
          <w:marLeft w:val="480"/>
          <w:marRight w:val="0"/>
          <w:marTop w:val="0"/>
          <w:marBottom w:val="0"/>
          <w:divBdr>
            <w:top w:val="none" w:sz="0" w:space="0" w:color="auto"/>
            <w:left w:val="none" w:sz="0" w:space="0" w:color="auto"/>
            <w:bottom w:val="none" w:sz="0" w:space="0" w:color="auto"/>
            <w:right w:val="none" w:sz="0" w:space="0" w:color="auto"/>
          </w:divBdr>
        </w:div>
        <w:div w:id="937249626">
          <w:marLeft w:val="480"/>
          <w:marRight w:val="0"/>
          <w:marTop w:val="0"/>
          <w:marBottom w:val="0"/>
          <w:divBdr>
            <w:top w:val="none" w:sz="0" w:space="0" w:color="auto"/>
            <w:left w:val="none" w:sz="0" w:space="0" w:color="auto"/>
            <w:bottom w:val="none" w:sz="0" w:space="0" w:color="auto"/>
            <w:right w:val="none" w:sz="0" w:space="0" w:color="auto"/>
          </w:divBdr>
        </w:div>
        <w:div w:id="949774009">
          <w:marLeft w:val="480"/>
          <w:marRight w:val="0"/>
          <w:marTop w:val="0"/>
          <w:marBottom w:val="0"/>
          <w:divBdr>
            <w:top w:val="none" w:sz="0" w:space="0" w:color="auto"/>
            <w:left w:val="none" w:sz="0" w:space="0" w:color="auto"/>
            <w:bottom w:val="none" w:sz="0" w:space="0" w:color="auto"/>
            <w:right w:val="none" w:sz="0" w:space="0" w:color="auto"/>
          </w:divBdr>
        </w:div>
        <w:div w:id="978460915">
          <w:marLeft w:val="480"/>
          <w:marRight w:val="0"/>
          <w:marTop w:val="0"/>
          <w:marBottom w:val="0"/>
          <w:divBdr>
            <w:top w:val="none" w:sz="0" w:space="0" w:color="auto"/>
            <w:left w:val="none" w:sz="0" w:space="0" w:color="auto"/>
            <w:bottom w:val="none" w:sz="0" w:space="0" w:color="auto"/>
            <w:right w:val="none" w:sz="0" w:space="0" w:color="auto"/>
          </w:divBdr>
        </w:div>
        <w:div w:id="981622700">
          <w:marLeft w:val="480"/>
          <w:marRight w:val="0"/>
          <w:marTop w:val="0"/>
          <w:marBottom w:val="0"/>
          <w:divBdr>
            <w:top w:val="none" w:sz="0" w:space="0" w:color="auto"/>
            <w:left w:val="none" w:sz="0" w:space="0" w:color="auto"/>
            <w:bottom w:val="none" w:sz="0" w:space="0" w:color="auto"/>
            <w:right w:val="none" w:sz="0" w:space="0" w:color="auto"/>
          </w:divBdr>
        </w:div>
        <w:div w:id="1020203852">
          <w:marLeft w:val="480"/>
          <w:marRight w:val="0"/>
          <w:marTop w:val="0"/>
          <w:marBottom w:val="0"/>
          <w:divBdr>
            <w:top w:val="none" w:sz="0" w:space="0" w:color="auto"/>
            <w:left w:val="none" w:sz="0" w:space="0" w:color="auto"/>
            <w:bottom w:val="none" w:sz="0" w:space="0" w:color="auto"/>
            <w:right w:val="none" w:sz="0" w:space="0" w:color="auto"/>
          </w:divBdr>
        </w:div>
        <w:div w:id="1031612108">
          <w:marLeft w:val="480"/>
          <w:marRight w:val="0"/>
          <w:marTop w:val="0"/>
          <w:marBottom w:val="0"/>
          <w:divBdr>
            <w:top w:val="none" w:sz="0" w:space="0" w:color="auto"/>
            <w:left w:val="none" w:sz="0" w:space="0" w:color="auto"/>
            <w:bottom w:val="none" w:sz="0" w:space="0" w:color="auto"/>
            <w:right w:val="none" w:sz="0" w:space="0" w:color="auto"/>
          </w:divBdr>
        </w:div>
        <w:div w:id="1044253463">
          <w:marLeft w:val="480"/>
          <w:marRight w:val="0"/>
          <w:marTop w:val="0"/>
          <w:marBottom w:val="0"/>
          <w:divBdr>
            <w:top w:val="none" w:sz="0" w:space="0" w:color="auto"/>
            <w:left w:val="none" w:sz="0" w:space="0" w:color="auto"/>
            <w:bottom w:val="none" w:sz="0" w:space="0" w:color="auto"/>
            <w:right w:val="none" w:sz="0" w:space="0" w:color="auto"/>
          </w:divBdr>
        </w:div>
        <w:div w:id="1044326133">
          <w:marLeft w:val="480"/>
          <w:marRight w:val="0"/>
          <w:marTop w:val="0"/>
          <w:marBottom w:val="0"/>
          <w:divBdr>
            <w:top w:val="none" w:sz="0" w:space="0" w:color="auto"/>
            <w:left w:val="none" w:sz="0" w:space="0" w:color="auto"/>
            <w:bottom w:val="none" w:sz="0" w:space="0" w:color="auto"/>
            <w:right w:val="none" w:sz="0" w:space="0" w:color="auto"/>
          </w:divBdr>
        </w:div>
        <w:div w:id="1052844237">
          <w:marLeft w:val="480"/>
          <w:marRight w:val="0"/>
          <w:marTop w:val="0"/>
          <w:marBottom w:val="0"/>
          <w:divBdr>
            <w:top w:val="none" w:sz="0" w:space="0" w:color="auto"/>
            <w:left w:val="none" w:sz="0" w:space="0" w:color="auto"/>
            <w:bottom w:val="none" w:sz="0" w:space="0" w:color="auto"/>
            <w:right w:val="none" w:sz="0" w:space="0" w:color="auto"/>
          </w:divBdr>
        </w:div>
        <w:div w:id="1104037449">
          <w:marLeft w:val="480"/>
          <w:marRight w:val="0"/>
          <w:marTop w:val="0"/>
          <w:marBottom w:val="0"/>
          <w:divBdr>
            <w:top w:val="none" w:sz="0" w:space="0" w:color="auto"/>
            <w:left w:val="none" w:sz="0" w:space="0" w:color="auto"/>
            <w:bottom w:val="none" w:sz="0" w:space="0" w:color="auto"/>
            <w:right w:val="none" w:sz="0" w:space="0" w:color="auto"/>
          </w:divBdr>
        </w:div>
        <w:div w:id="1138841960">
          <w:marLeft w:val="480"/>
          <w:marRight w:val="0"/>
          <w:marTop w:val="0"/>
          <w:marBottom w:val="0"/>
          <w:divBdr>
            <w:top w:val="none" w:sz="0" w:space="0" w:color="auto"/>
            <w:left w:val="none" w:sz="0" w:space="0" w:color="auto"/>
            <w:bottom w:val="none" w:sz="0" w:space="0" w:color="auto"/>
            <w:right w:val="none" w:sz="0" w:space="0" w:color="auto"/>
          </w:divBdr>
        </w:div>
        <w:div w:id="1151406189">
          <w:marLeft w:val="480"/>
          <w:marRight w:val="0"/>
          <w:marTop w:val="0"/>
          <w:marBottom w:val="0"/>
          <w:divBdr>
            <w:top w:val="none" w:sz="0" w:space="0" w:color="auto"/>
            <w:left w:val="none" w:sz="0" w:space="0" w:color="auto"/>
            <w:bottom w:val="none" w:sz="0" w:space="0" w:color="auto"/>
            <w:right w:val="none" w:sz="0" w:space="0" w:color="auto"/>
          </w:divBdr>
        </w:div>
        <w:div w:id="1162506000">
          <w:marLeft w:val="480"/>
          <w:marRight w:val="0"/>
          <w:marTop w:val="0"/>
          <w:marBottom w:val="0"/>
          <w:divBdr>
            <w:top w:val="none" w:sz="0" w:space="0" w:color="auto"/>
            <w:left w:val="none" w:sz="0" w:space="0" w:color="auto"/>
            <w:bottom w:val="none" w:sz="0" w:space="0" w:color="auto"/>
            <w:right w:val="none" w:sz="0" w:space="0" w:color="auto"/>
          </w:divBdr>
        </w:div>
        <w:div w:id="1195845148">
          <w:marLeft w:val="480"/>
          <w:marRight w:val="0"/>
          <w:marTop w:val="0"/>
          <w:marBottom w:val="0"/>
          <w:divBdr>
            <w:top w:val="none" w:sz="0" w:space="0" w:color="auto"/>
            <w:left w:val="none" w:sz="0" w:space="0" w:color="auto"/>
            <w:bottom w:val="none" w:sz="0" w:space="0" w:color="auto"/>
            <w:right w:val="none" w:sz="0" w:space="0" w:color="auto"/>
          </w:divBdr>
        </w:div>
        <w:div w:id="1211574241">
          <w:marLeft w:val="480"/>
          <w:marRight w:val="0"/>
          <w:marTop w:val="0"/>
          <w:marBottom w:val="0"/>
          <w:divBdr>
            <w:top w:val="none" w:sz="0" w:space="0" w:color="auto"/>
            <w:left w:val="none" w:sz="0" w:space="0" w:color="auto"/>
            <w:bottom w:val="none" w:sz="0" w:space="0" w:color="auto"/>
            <w:right w:val="none" w:sz="0" w:space="0" w:color="auto"/>
          </w:divBdr>
        </w:div>
        <w:div w:id="1227255563">
          <w:marLeft w:val="480"/>
          <w:marRight w:val="0"/>
          <w:marTop w:val="0"/>
          <w:marBottom w:val="0"/>
          <w:divBdr>
            <w:top w:val="none" w:sz="0" w:space="0" w:color="auto"/>
            <w:left w:val="none" w:sz="0" w:space="0" w:color="auto"/>
            <w:bottom w:val="none" w:sz="0" w:space="0" w:color="auto"/>
            <w:right w:val="none" w:sz="0" w:space="0" w:color="auto"/>
          </w:divBdr>
        </w:div>
        <w:div w:id="1227649700">
          <w:marLeft w:val="480"/>
          <w:marRight w:val="0"/>
          <w:marTop w:val="0"/>
          <w:marBottom w:val="0"/>
          <w:divBdr>
            <w:top w:val="none" w:sz="0" w:space="0" w:color="auto"/>
            <w:left w:val="none" w:sz="0" w:space="0" w:color="auto"/>
            <w:bottom w:val="none" w:sz="0" w:space="0" w:color="auto"/>
            <w:right w:val="none" w:sz="0" w:space="0" w:color="auto"/>
          </w:divBdr>
        </w:div>
        <w:div w:id="1263033910">
          <w:marLeft w:val="480"/>
          <w:marRight w:val="0"/>
          <w:marTop w:val="0"/>
          <w:marBottom w:val="0"/>
          <w:divBdr>
            <w:top w:val="none" w:sz="0" w:space="0" w:color="auto"/>
            <w:left w:val="none" w:sz="0" w:space="0" w:color="auto"/>
            <w:bottom w:val="none" w:sz="0" w:space="0" w:color="auto"/>
            <w:right w:val="none" w:sz="0" w:space="0" w:color="auto"/>
          </w:divBdr>
        </w:div>
        <w:div w:id="1289166639">
          <w:marLeft w:val="480"/>
          <w:marRight w:val="0"/>
          <w:marTop w:val="0"/>
          <w:marBottom w:val="0"/>
          <w:divBdr>
            <w:top w:val="none" w:sz="0" w:space="0" w:color="auto"/>
            <w:left w:val="none" w:sz="0" w:space="0" w:color="auto"/>
            <w:bottom w:val="none" w:sz="0" w:space="0" w:color="auto"/>
            <w:right w:val="none" w:sz="0" w:space="0" w:color="auto"/>
          </w:divBdr>
        </w:div>
        <w:div w:id="1296837960">
          <w:marLeft w:val="480"/>
          <w:marRight w:val="0"/>
          <w:marTop w:val="0"/>
          <w:marBottom w:val="0"/>
          <w:divBdr>
            <w:top w:val="none" w:sz="0" w:space="0" w:color="auto"/>
            <w:left w:val="none" w:sz="0" w:space="0" w:color="auto"/>
            <w:bottom w:val="none" w:sz="0" w:space="0" w:color="auto"/>
            <w:right w:val="none" w:sz="0" w:space="0" w:color="auto"/>
          </w:divBdr>
        </w:div>
        <w:div w:id="1328751757">
          <w:marLeft w:val="480"/>
          <w:marRight w:val="0"/>
          <w:marTop w:val="0"/>
          <w:marBottom w:val="0"/>
          <w:divBdr>
            <w:top w:val="none" w:sz="0" w:space="0" w:color="auto"/>
            <w:left w:val="none" w:sz="0" w:space="0" w:color="auto"/>
            <w:bottom w:val="none" w:sz="0" w:space="0" w:color="auto"/>
            <w:right w:val="none" w:sz="0" w:space="0" w:color="auto"/>
          </w:divBdr>
        </w:div>
        <w:div w:id="1408727847">
          <w:marLeft w:val="480"/>
          <w:marRight w:val="0"/>
          <w:marTop w:val="0"/>
          <w:marBottom w:val="0"/>
          <w:divBdr>
            <w:top w:val="none" w:sz="0" w:space="0" w:color="auto"/>
            <w:left w:val="none" w:sz="0" w:space="0" w:color="auto"/>
            <w:bottom w:val="none" w:sz="0" w:space="0" w:color="auto"/>
            <w:right w:val="none" w:sz="0" w:space="0" w:color="auto"/>
          </w:divBdr>
        </w:div>
        <w:div w:id="1412896286">
          <w:marLeft w:val="480"/>
          <w:marRight w:val="0"/>
          <w:marTop w:val="0"/>
          <w:marBottom w:val="0"/>
          <w:divBdr>
            <w:top w:val="none" w:sz="0" w:space="0" w:color="auto"/>
            <w:left w:val="none" w:sz="0" w:space="0" w:color="auto"/>
            <w:bottom w:val="none" w:sz="0" w:space="0" w:color="auto"/>
            <w:right w:val="none" w:sz="0" w:space="0" w:color="auto"/>
          </w:divBdr>
        </w:div>
        <w:div w:id="1426264514">
          <w:marLeft w:val="480"/>
          <w:marRight w:val="0"/>
          <w:marTop w:val="0"/>
          <w:marBottom w:val="0"/>
          <w:divBdr>
            <w:top w:val="none" w:sz="0" w:space="0" w:color="auto"/>
            <w:left w:val="none" w:sz="0" w:space="0" w:color="auto"/>
            <w:bottom w:val="none" w:sz="0" w:space="0" w:color="auto"/>
            <w:right w:val="none" w:sz="0" w:space="0" w:color="auto"/>
          </w:divBdr>
        </w:div>
        <w:div w:id="1436167953">
          <w:marLeft w:val="480"/>
          <w:marRight w:val="0"/>
          <w:marTop w:val="0"/>
          <w:marBottom w:val="0"/>
          <w:divBdr>
            <w:top w:val="none" w:sz="0" w:space="0" w:color="auto"/>
            <w:left w:val="none" w:sz="0" w:space="0" w:color="auto"/>
            <w:bottom w:val="none" w:sz="0" w:space="0" w:color="auto"/>
            <w:right w:val="none" w:sz="0" w:space="0" w:color="auto"/>
          </w:divBdr>
        </w:div>
        <w:div w:id="1442645268">
          <w:marLeft w:val="480"/>
          <w:marRight w:val="0"/>
          <w:marTop w:val="0"/>
          <w:marBottom w:val="0"/>
          <w:divBdr>
            <w:top w:val="none" w:sz="0" w:space="0" w:color="auto"/>
            <w:left w:val="none" w:sz="0" w:space="0" w:color="auto"/>
            <w:bottom w:val="none" w:sz="0" w:space="0" w:color="auto"/>
            <w:right w:val="none" w:sz="0" w:space="0" w:color="auto"/>
          </w:divBdr>
        </w:div>
        <w:div w:id="1493107127">
          <w:marLeft w:val="480"/>
          <w:marRight w:val="0"/>
          <w:marTop w:val="0"/>
          <w:marBottom w:val="0"/>
          <w:divBdr>
            <w:top w:val="none" w:sz="0" w:space="0" w:color="auto"/>
            <w:left w:val="none" w:sz="0" w:space="0" w:color="auto"/>
            <w:bottom w:val="none" w:sz="0" w:space="0" w:color="auto"/>
            <w:right w:val="none" w:sz="0" w:space="0" w:color="auto"/>
          </w:divBdr>
        </w:div>
        <w:div w:id="1494301989">
          <w:marLeft w:val="480"/>
          <w:marRight w:val="0"/>
          <w:marTop w:val="0"/>
          <w:marBottom w:val="0"/>
          <w:divBdr>
            <w:top w:val="none" w:sz="0" w:space="0" w:color="auto"/>
            <w:left w:val="none" w:sz="0" w:space="0" w:color="auto"/>
            <w:bottom w:val="none" w:sz="0" w:space="0" w:color="auto"/>
            <w:right w:val="none" w:sz="0" w:space="0" w:color="auto"/>
          </w:divBdr>
        </w:div>
        <w:div w:id="1507793329">
          <w:marLeft w:val="480"/>
          <w:marRight w:val="0"/>
          <w:marTop w:val="0"/>
          <w:marBottom w:val="0"/>
          <w:divBdr>
            <w:top w:val="none" w:sz="0" w:space="0" w:color="auto"/>
            <w:left w:val="none" w:sz="0" w:space="0" w:color="auto"/>
            <w:bottom w:val="none" w:sz="0" w:space="0" w:color="auto"/>
            <w:right w:val="none" w:sz="0" w:space="0" w:color="auto"/>
          </w:divBdr>
        </w:div>
        <w:div w:id="1527910121">
          <w:marLeft w:val="480"/>
          <w:marRight w:val="0"/>
          <w:marTop w:val="0"/>
          <w:marBottom w:val="0"/>
          <w:divBdr>
            <w:top w:val="none" w:sz="0" w:space="0" w:color="auto"/>
            <w:left w:val="none" w:sz="0" w:space="0" w:color="auto"/>
            <w:bottom w:val="none" w:sz="0" w:space="0" w:color="auto"/>
            <w:right w:val="none" w:sz="0" w:space="0" w:color="auto"/>
          </w:divBdr>
        </w:div>
        <w:div w:id="1547133368">
          <w:marLeft w:val="480"/>
          <w:marRight w:val="0"/>
          <w:marTop w:val="0"/>
          <w:marBottom w:val="0"/>
          <w:divBdr>
            <w:top w:val="none" w:sz="0" w:space="0" w:color="auto"/>
            <w:left w:val="none" w:sz="0" w:space="0" w:color="auto"/>
            <w:bottom w:val="none" w:sz="0" w:space="0" w:color="auto"/>
            <w:right w:val="none" w:sz="0" w:space="0" w:color="auto"/>
          </w:divBdr>
        </w:div>
        <w:div w:id="1581520300">
          <w:marLeft w:val="480"/>
          <w:marRight w:val="0"/>
          <w:marTop w:val="0"/>
          <w:marBottom w:val="0"/>
          <w:divBdr>
            <w:top w:val="none" w:sz="0" w:space="0" w:color="auto"/>
            <w:left w:val="none" w:sz="0" w:space="0" w:color="auto"/>
            <w:bottom w:val="none" w:sz="0" w:space="0" w:color="auto"/>
            <w:right w:val="none" w:sz="0" w:space="0" w:color="auto"/>
          </w:divBdr>
        </w:div>
        <w:div w:id="1609313944">
          <w:marLeft w:val="480"/>
          <w:marRight w:val="0"/>
          <w:marTop w:val="0"/>
          <w:marBottom w:val="0"/>
          <w:divBdr>
            <w:top w:val="none" w:sz="0" w:space="0" w:color="auto"/>
            <w:left w:val="none" w:sz="0" w:space="0" w:color="auto"/>
            <w:bottom w:val="none" w:sz="0" w:space="0" w:color="auto"/>
            <w:right w:val="none" w:sz="0" w:space="0" w:color="auto"/>
          </w:divBdr>
        </w:div>
        <w:div w:id="1620331073">
          <w:marLeft w:val="480"/>
          <w:marRight w:val="0"/>
          <w:marTop w:val="0"/>
          <w:marBottom w:val="0"/>
          <w:divBdr>
            <w:top w:val="none" w:sz="0" w:space="0" w:color="auto"/>
            <w:left w:val="none" w:sz="0" w:space="0" w:color="auto"/>
            <w:bottom w:val="none" w:sz="0" w:space="0" w:color="auto"/>
            <w:right w:val="none" w:sz="0" w:space="0" w:color="auto"/>
          </w:divBdr>
        </w:div>
        <w:div w:id="1628047795">
          <w:marLeft w:val="480"/>
          <w:marRight w:val="0"/>
          <w:marTop w:val="0"/>
          <w:marBottom w:val="0"/>
          <w:divBdr>
            <w:top w:val="none" w:sz="0" w:space="0" w:color="auto"/>
            <w:left w:val="none" w:sz="0" w:space="0" w:color="auto"/>
            <w:bottom w:val="none" w:sz="0" w:space="0" w:color="auto"/>
            <w:right w:val="none" w:sz="0" w:space="0" w:color="auto"/>
          </w:divBdr>
        </w:div>
        <w:div w:id="1633097456">
          <w:marLeft w:val="480"/>
          <w:marRight w:val="0"/>
          <w:marTop w:val="0"/>
          <w:marBottom w:val="0"/>
          <w:divBdr>
            <w:top w:val="none" w:sz="0" w:space="0" w:color="auto"/>
            <w:left w:val="none" w:sz="0" w:space="0" w:color="auto"/>
            <w:bottom w:val="none" w:sz="0" w:space="0" w:color="auto"/>
            <w:right w:val="none" w:sz="0" w:space="0" w:color="auto"/>
          </w:divBdr>
        </w:div>
        <w:div w:id="1634483593">
          <w:marLeft w:val="480"/>
          <w:marRight w:val="0"/>
          <w:marTop w:val="0"/>
          <w:marBottom w:val="0"/>
          <w:divBdr>
            <w:top w:val="none" w:sz="0" w:space="0" w:color="auto"/>
            <w:left w:val="none" w:sz="0" w:space="0" w:color="auto"/>
            <w:bottom w:val="none" w:sz="0" w:space="0" w:color="auto"/>
            <w:right w:val="none" w:sz="0" w:space="0" w:color="auto"/>
          </w:divBdr>
        </w:div>
        <w:div w:id="1673415124">
          <w:marLeft w:val="480"/>
          <w:marRight w:val="0"/>
          <w:marTop w:val="0"/>
          <w:marBottom w:val="0"/>
          <w:divBdr>
            <w:top w:val="none" w:sz="0" w:space="0" w:color="auto"/>
            <w:left w:val="none" w:sz="0" w:space="0" w:color="auto"/>
            <w:bottom w:val="none" w:sz="0" w:space="0" w:color="auto"/>
            <w:right w:val="none" w:sz="0" w:space="0" w:color="auto"/>
          </w:divBdr>
        </w:div>
        <w:div w:id="1675643221">
          <w:marLeft w:val="480"/>
          <w:marRight w:val="0"/>
          <w:marTop w:val="0"/>
          <w:marBottom w:val="0"/>
          <w:divBdr>
            <w:top w:val="none" w:sz="0" w:space="0" w:color="auto"/>
            <w:left w:val="none" w:sz="0" w:space="0" w:color="auto"/>
            <w:bottom w:val="none" w:sz="0" w:space="0" w:color="auto"/>
            <w:right w:val="none" w:sz="0" w:space="0" w:color="auto"/>
          </w:divBdr>
        </w:div>
        <w:div w:id="1676765249">
          <w:marLeft w:val="480"/>
          <w:marRight w:val="0"/>
          <w:marTop w:val="0"/>
          <w:marBottom w:val="0"/>
          <w:divBdr>
            <w:top w:val="none" w:sz="0" w:space="0" w:color="auto"/>
            <w:left w:val="none" w:sz="0" w:space="0" w:color="auto"/>
            <w:bottom w:val="none" w:sz="0" w:space="0" w:color="auto"/>
            <w:right w:val="none" w:sz="0" w:space="0" w:color="auto"/>
          </w:divBdr>
        </w:div>
        <w:div w:id="1715613774">
          <w:marLeft w:val="480"/>
          <w:marRight w:val="0"/>
          <w:marTop w:val="0"/>
          <w:marBottom w:val="0"/>
          <w:divBdr>
            <w:top w:val="none" w:sz="0" w:space="0" w:color="auto"/>
            <w:left w:val="none" w:sz="0" w:space="0" w:color="auto"/>
            <w:bottom w:val="none" w:sz="0" w:space="0" w:color="auto"/>
            <w:right w:val="none" w:sz="0" w:space="0" w:color="auto"/>
          </w:divBdr>
        </w:div>
        <w:div w:id="1783300625">
          <w:marLeft w:val="480"/>
          <w:marRight w:val="0"/>
          <w:marTop w:val="0"/>
          <w:marBottom w:val="0"/>
          <w:divBdr>
            <w:top w:val="none" w:sz="0" w:space="0" w:color="auto"/>
            <w:left w:val="none" w:sz="0" w:space="0" w:color="auto"/>
            <w:bottom w:val="none" w:sz="0" w:space="0" w:color="auto"/>
            <w:right w:val="none" w:sz="0" w:space="0" w:color="auto"/>
          </w:divBdr>
        </w:div>
        <w:div w:id="1783383130">
          <w:marLeft w:val="480"/>
          <w:marRight w:val="0"/>
          <w:marTop w:val="0"/>
          <w:marBottom w:val="0"/>
          <w:divBdr>
            <w:top w:val="none" w:sz="0" w:space="0" w:color="auto"/>
            <w:left w:val="none" w:sz="0" w:space="0" w:color="auto"/>
            <w:bottom w:val="none" w:sz="0" w:space="0" w:color="auto"/>
            <w:right w:val="none" w:sz="0" w:space="0" w:color="auto"/>
          </w:divBdr>
        </w:div>
        <w:div w:id="1789202817">
          <w:marLeft w:val="480"/>
          <w:marRight w:val="0"/>
          <w:marTop w:val="0"/>
          <w:marBottom w:val="0"/>
          <w:divBdr>
            <w:top w:val="none" w:sz="0" w:space="0" w:color="auto"/>
            <w:left w:val="none" w:sz="0" w:space="0" w:color="auto"/>
            <w:bottom w:val="none" w:sz="0" w:space="0" w:color="auto"/>
            <w:right w:val="none" w:sz="0" w:space="0" w:color="auto"/>
          </w:divBdr>
        </w:div>
        <w:div w:id="1807553363">
          <w:marLeft w:val="480"/>
          <w:marRight w:val="0"/>
          <w:marTop w:val="0"/>
          <w:marBottom w:val="0"/>
          <w:divBdr>
            <w:top w:val="none" w:sz="0" w:space="0" w:color="auto"/>
            <w:left w:val="none" w:sz="0" w:space="0" w:color="auto"/>
            <w:bottom w:val="none" w:sz="0" w:space="0" w:color="auto"/>
            <w:right w:val="none" w:sz="0" w:space="0" w:color="auto"/>
          </w:divBdr>
        </w:div>
        <w:div w:id="1821924848">
          <w:marLeft w:val="480"/>
          <w:marRight w:val="0"/>
          <w:marTop w:val="0"/>
          <w:marBottom w:val="0"/>
          <w:divBdr>
            <w:top w:val="none" w:sz="0" w:space="0" w:color="auto"/>
            <w:left w:val="none" w:sz="0" w:space="0" w:color="auto"/>
            <w:bottom w:val="none" w:sz="0" w:space="0" w:color="auto"/>
            <w:right w:val="none" w:sz="0" w:space="0" w:color="auto"/>
          </w:divBdr>
        </w:div>
        <w:div w:id="1865710937">
          <w:marLeft w:val="480"/>
          <w:marRight w:val="0"/>
          <w:marTop w:val="0"/>
          <w:marBottom w:val="0"/>
          <w:divBdr>
            <w:top w:val="none" w:sz="0" w:space="0" w:color="auto"/>
            <w:left w:val="none" w:sz="0" w:space="0" w:color="auto"/>
            <w:bottom w:val="none" w:sz="0" w:space="0" w:color="auto"/>
            <w:right w:val="none" w:sz="0" w:space="0" w:color="auto"/>
          </w:divBdr>
        </w:div>
        <w:div w:id="1874265771">
          <w:marLeft w:val="480"/>
          <w:marRight w:val="0"/>
          <w:marTop w:val="0"/>
          <w:marBottom w:val="0"/>
          <w:divBdr>
            <w:top w:val="none" w:sz="0" w:space="0" w:color="auto"/>
            <w:left w:val="none" w:sz="0" w:space="0" w:color="auto"/>
            <w:bottom w:val="none" w:sz="0" w:space="0" w:color="auto"/>
            <w:right w:val="none" w:sz="0" w:space="0" w:color="auto"/>
          </w:divBdr>
        </w:div>
        <w:div w:id="1959530618">
          <w:marLeft w:val="480"/>
          <w:marRight w:val="0"/>
          <w:marTop w:val="0"/>
          <w:marBottom w:val="0"/>
          <w:divBdr>
            <w:top w:val="none" w:sz="0" w:space="0" w:color="auto"/>
            <w:left w:val="none" w:sz="0" w:space="0" w:color="auto"/>
            <w:bottom w:val="none" w:sz="0" w:space="0" w:color="auto"/>
            <w:right w:val="none" w:sz="0" w:space="0" w:color="auto"/>
          </w:divBdr>
        </w:div>
        <w:div w:id="1983998425">
          <w:marLeft w:val="480"/>
          <w:marRight w:val="0"/>
          <w:marTop w:val="0"/>
          <w:marBottom w:val="0"/>
          <w:divBdr>
            <w:top w:val="none" w:sz="0" w:space="0" w:color="auto"/>
            <w:left w:val="none" w:sz="0" w:space="0" w:color="auto"/>
            <w:bottom w:val="none" w:sz="0" w:space="0" w:color="auto"/>
            <w:right w:val="none" w:sz="0" w:space="0" w:color="auto"/>
          </w:divBdr>
        </w:div>
        <w:div w:id="1995523336">
          <w:marLeft w:val="480"/>
          <w:marRight w:val="0"/>
          <w:marTop w:val="0"/>
          <w:marBottom w:val="0"/>
          <w:divBdr>
            <w:top w:val="none" w:sz="0" w:space="0" w:color="auto"/>
            <w:left w:val="none" w:sz="0" w:space="0" w:color="auto"/>
            <w:bottom w:val="none" w:sz="0" w:space="0" w:color="auto"/>
            <w:right w:val="none" w:sz="0" w:space="0" w:color="auto"/>
          </w:divBdr>
        </w:div>
        <w:div w:id="2019186637">
          <w:marLeft w:val="480"/>
          <w:marRight w:val="0"/>
          <w:marTop w:val="0"/>
          <w:marBottom w:val="0"/>
          <w:divBdr>
            <w:top w:val="none" w:sz="0" w:space="0" w:color="auto"/>
            <w:left w:val="none" w:sz="0" w:space="0" w:color="auto"/>
            <w:bottom w:val="none" w:sz="0" w:space="0" w:color="auto"/>
            <w:right w:val="none" w:sz="0" w:space="0" w:color="auto"/>
          </w:divBdr>
        </w:div>
        <w:div w:id="2049839894">
          <w:marLeft w:val="480"/>
          <w:marRight w:val="0"/>
          <w:marTop w:val="0"/>
          <w:marBottom w:val="0"/>
          <w:divBdr>
            <w:top w:val="none" w:sz="0" w:space="0" w:color="auto"/>
            <w:left w:val="none" w:sz="0" w:space="0" w:color="auto"/>
            <w:bottom w:val="none" w:sz="0" w:space="0" w:color="auto"/>
            <w:right w:val="none" w:sz="0" w:space="0" w:color="auto"/>
          </w:divBdr>
        </w:div>
        <w:div w:id="2086107162">
          <w:marLeft w:val="480"/>
          <w:marRight w:val="0"/>
          <w:marTop w:val="0"/>
          <w:marBottom w:val="0"/>
          <w:divBdr>
            <w:top w:val="none" w:sz="0" w:space="0" w:color="auto"/>
            <w:left w:val="none" w:sz="0" w:space="0" w:color="auto"/>
            <w:bottom w:val="none" w:sz="0" w:space="0" w:color="auto"/>
            <w:right w:val="none" w:sz="0" w:space="0" w:color="auto"/>
          </w:divBdr>
        </w:div>
        <w:div w:id="2090494526">
          <w:marLeft w:val="480"/>
          <w:marRight w:val="0"/>
          <w:marTop w:val="0"/>
          <w:marBottom w:val="0"/>
          <w:divBdr>
            <w:top w:val="none" w:sz="0" w:space="0" w:color="auto"/>
            <w:left w:val="none" w:sz="0" w:space="0" w:color="auto"/>
            <w:bottom w:val="none" w:sz="0" w:space="0" w:color="auto"/>
            <w:right w:val="none" w:sz="0" w:space="0" w:color="auto"/>
          </w:divBdr>
        </w:div>
        <w:div w:id="2098479415">
          <w:marLeft w:val="480"/>
          <w:marRight w:val="0"/>
          <w:marTop w:val="0"/>
          <w:marBottom w:val="0"/>
          <w:divBdr>
            <w:top w:val="none" w:sz="0" w:space="0" w:color="auto"/>
            <w:left w:val="none" w:sz="0" w:space="0" w:color="auto"/>
            <w:bottom w:val="none" w:sz="0" w:space="0" w:color="auto"/>
            <w:right w:val="none" w:sz="0" w:space="0" w:color="auto"/>
          </w:divBdr>
        </w:div>
        <w:div w:id="2098552949">
          <w:marLeft w:val="480"/>
          <w:marRight w:val="0"/>
          <w:marTop w:val="0"/>
          <w:marBottom w:val="0"/>
          <w:divBdr>
            <w:top w:val="none" w:sz="0" w:space="0" w:color="auto"/>
            <w:left w:val="none" w:sz="0" w:space="0" w:color="auto"/>
            <w:bottom w:val="none" w:sz="0" w:space="0" w:color="auto"/>
            <w:right w:val="none" w:sz="0" w:space="0" w:color="auto"/>
          </w:divBdr>
        </w:div>
        <w:div w:id="2112584435">
          <w:marLeft w:val="480"/>
          <w:marRight w:val="0"/>
          <w:marTop w:val="0"/>
          <w:marBottom w:val="0"/>
          <w:divBdr>
            <w:top w:val="none" w:sz="0" w:space="0" w:color="auto"/>
            <w:left w:val="none" w:sz="0" w:space="0" w:color="auto"/>
            <w:bottom w:val="none" w:sz="0" w:space="0" w:color="auto"/>
            <w:right w:val="none" w:sz="0" w:space="0" w:color="auto"/>
          </w:divBdr>
        </w:div>
        <w:div w:id="2127775068">
          <w:marLeft w:val="480"/>
          <w:marRight w:val="0"/>
          <w:marTop w:val="0"/>
          <w:marBottom w:val="0"/>
          <w:divBdr>
            <w:top w:val="none" w:sz="0" w:space="0" w:color="auto"/>
            <w:left w:val="none" w:sz="0" w:space="0" w:color="auto"/>
            <w:bottom w:val="none" w:sz="0" w:space="0" w:color="auto"/>
            <w:right w:val="none" w:sz="0" w:space="0" w:color="auto"/>
          </w:divBdr>
        </w:div>
      </w:divsChild>
    </w:div>
    <w:div w:id="1620606285">
      <w:marLeft w:val="640"/>
      <w:marRight w:val="0"/>
      <w:marTop w:val="0"/>
      <w:marBottom w:val="0"/>
      <w:divBdr>
        <w:top w:val="none" w:sz="0" w:space="0" w:color="auto"/>
        <w:left w:val="none" w:sz="0" w:space="0" w:color="auto"/>
        <w:bottom w:val="none" w:sz="0" w:space="0" w:color="auto"/>
        <w:right w:val="none" w:sz="0" w:space="0" w:color="auto"/>
      </w:divBdr>
    </w:div>
    <w:div w:id="1620842283">
      <w:marLeft w:val="640"/>
      <w:marRight w:val="0"/>
      <w:marTop w:val="0"/>
      <w:marBottom w:val="0"/>
      <w:divBdr>
        <w:top w:val="none" w:sz="0" w:space="0" w:color="auto"/>
        <w:left w:val="none" w:sz="0" w:space="0" w:color="auto"/>
        <w:bottom w:val="none" w:sz="0" w:space="0" w:color="auto"/>
        <w:right w:val="none" w:sz="0" w:space="0" w:color="auto"/>
      </w:divBdr>
    </w:div>
    <w:div w:id="1621185569">
      <w:bodyDiv w:val="1"/>
      <w:marLeft w:val="0"/>
      <w:marRight w:val="0"/>
      <w:marTop w:val="0"/>
      <w:marBottom w:val="0"/>
      <w:divBdr>
        <w:top w:val="none" w:sz="0" w:space="0" w:color="auto"/>
        <w:left w:val="none" w:sz="0" w:space="0" w:color="auto"/>
        <w:bottom w:val="none" w:sz="0" w:space="0" w:color="auto"/>
        <w:right w:val="none" w:sz="0" w:space="0" w:color="auto"/>
      </w:divBdr>
    </w:div>
    <w:div w:id="1621689471">
      <w:marLeft w:val="640"/>
      <w:marRight w:val="0"/>
      <w:marTop w:val="0"/>
      <w:marBottom w:val="0"/>
      <w:divBdr>
        <w:top w:val="none" w:sz="0" w:space="0" w:color="auto"/>
        <w:left w:val="none" w:sz="0" w:space="0" w:color="auto"/>
        <w:bottom w:val="none" w:sz="0" w:space="0" w:color="auto"/>
        <w:right w:val="none" w:sz="0" w:space="0" w:color="auto"/>
      </w:divBdr>
    </w:div>
    <w:div w:id="1621691528">
      <w:marLeft w:val="640"/>
      <w:marRight w:val="0"/>
      <w:marTop w:val="0"/>
      <w:marBottom w:val="0"/>
      <w:divBdr>
        <w:top w:val="none" w:sz="0" w:space="0" w:color="auto"/>
        <w:left w:val="none" w:sz="0" w:space="0" w:color="auto"/>
        <w:bottom w:val="none" w:sz="0" w:space="0" w:color="auto"/>
        <w:right w:val="none" w:sz="0" w:space="0" w:color="auto"/>
      </w:divBdr>
    </w:div>
    <w:div w:id="1622151592">
      <w:bodyDiv w:val="1"/>
      <w:marLeft w:val="0"/>
      <w:marRight w:val="0"/>
      <w:marTop w:val="0"/>
      <w:marBottom w:val="0"/>
      <w:divBdr>
        <w:top w:val="none" w:sz="0" w:space="0" w:color="auto"/>
        <w:left w:val="none" w:sz="0" w:space="0" w:color="auto"/>
        <w:bottom w:val="none" w:sz="0" w:space="0" w:color="auto"/>
        <w:right w:val="none" w:sz="0" w:space="0" w:color="auto"/>
      </w:divBdr>
    </w:div>
    <w:div w:id="1622344878">
      <w:marLeft w:val="640"/>
      <w:marRight w:val="0"/>
      <w:marTop w:val="0"/>
      <w:marBottom w:val="0"/>
      <w:divBdr>
        <w:top w:val="none" w:sz="0" w:space="0" w:color="auto"/>
        <w:left w:val="none" w:sz="0" w:space="0" w:color="auto"/>
        <w:bottom w:val="none" w:sz="0" w:space="0" w:color="auto"/>
        <w:right w:val="none" w:sz="0" w:space="0" w:color="auto"/>
      </w:divBdr>
    </w:div>
    <w:div w:id="1623145983">
      <w:marLeft w:val="640"/>
      <w:marRight w:val="0"/>
      <w:marTop w:val="0"/>
      <w:marBottom w:val="0"/>
      <w:divBdr>
        <w:top w:val="none" w:sz="0" w:space="0" w:color="auto"/>
        <w:left w:val="none" w:sz="0" w:space="0" w:color="auto"/>
        <w:bottom w:val="none" w:sz="0" w:space="0" w:color="auto"/>
        <w:right w:val="none" w:sz="0" w:space="0" w:color="auto"/>
      </w:divBdr>
    </w:div>
    <w:div w:id="1623149310">
      <w:marLeft w:val="640"/>
      <w:marRight w:val="0"/>
      <w:marTop w:val="0"/>
      <w:marBottom w:val="0"/>
      <w:divBdr>
        <w:top w:val="none" w:sz="0" w:space="0" w:color="auto"/>
        <w:left w:val="none" w:sz="0" w:space="0" w:color="auto"/>
        <w:bottom w:val="none" w:sz="0" w:space="0" w:color="auto"/>
        <w:right w:val="none" w:sz="0" w:space="0" w:color="auto"/>
      </w:divBdr>
    </w:div>
    <w:div w:id="1623195761">
      <w:bodyDiv w:val="1"/>
      <w:marLeft w:val="0"/>
      <w:marRight w:val="0"/>
      <w:marTop w:val="0"/>
      <w:marBottom w:val="0"/>
      <w:divBdr>
        <w:top w:val="none" w:sz="0" w:space="0" w:color="auto"/>
        <w:left w:val="none" w:sz="0" w:space="0" w:color="auto"/>
        <w:bottom w:val="none" w:sz="0" w:space="0" w:color="auto"/>
        <w:right w:val="none" w:sz="0" w:space="0" w:color="auto"/>
      </w:divBdr>
      <w:divsChild>
        <w:div w:id="3016458">
          <w:marLeft w:val="480"/>
          <w:marRight w:val="0"/>
          <w:marTop w:val="0"/>
          <w:marBottom w:val="0"/>
          <w:divBdr>
            <w:top w:val="none" w:sz="0" w:space="0" w:color="auto"/>
            <w:left w:val="none" w:sz="0" w:space="0" w:color="auto"/>
            <w:bottom w:val="none" w:sz="0" w:space="0" w:color="auto"/>
            <w:right w:val="none" w:sz="0" w:space="0" w:color="auto"/>
          </w:divBdr>
        </w:div>
        <w:div w:id="14887412">
          <w:marLeft w:val="480"/>
          <w:marRight w:val="0"/>
          <w:marTop w:val="0"/>
          <w:marBottom w:val="0"/>
          <w:divBdr>
            <w:top w:val="none" w:sz="0" w:space="0" w:color="auto"/>
            <w:left w:val="none" w:sz="0" w:space="0" w:color="auto"/>
            <w:bottom w:val="none" w:sz="0" w:space="0" w:color="auto"/>
            <w:right w:val="none" w:sz="0" w:space="0" w:color="auto"/>
          </w:divBdr>
        </w:div>
        <w:div w:id="17901790">
          <w:marLeft w:val="480"/>
          <w:marRight w:val="0"/>
          <w:marTop w:val="0"/>
          <w:marBottom w:val="0"/>
          <w:divBdr>
            <w:top w:val="none" w:sz="0" w:space="0" w:color="auto"/>
            <w:left w:val="none" w:sz="0" w:space="0" w:color="auto"/>
            <w:bottom w:val="none" w:sz="0" w:space="0" w:color="auto"/>
            <w:right w:val="none" w:sz="0" w:space="0" w:color="auto"/>
          </w:divBdr>
        </w:div>
        <w:div w:id="31611614">
          <w:marLeft w:val="480"/>
          <w:marRight w:val="0"/>
          <w:marTop w:val="0"/>
          <w:marBottom w:val="0"/>
          <w:divBdr>
            <w:top w:val="none" w:sz="0" w:space="0" w:color="auto"/>
            <w:left w:val="none" w:sz="0" w:space="0" w:color="auto"/>
            <w:bottom w:val="none" w:sz="0" w:space="0" w:color="auto"/>
            <w:right w:val="none" w:sz="0" w:space="0" w:color="auto"/>
          </w:divBdr>
        </w:div>
        <w:div w:id="35356423">
          <w:marLeft w:val="480"/>
          <w:marRight w:val="0"/>
          <w:marTop w:val="0"/>
          <w:marBottom w:val="0"/>
          <w:divBdr>
            <w:top w:val="none" w:sz="0" w:space="0" w:color="auto"/>
            <w:left w:val="none" w:sz="0" w:space="0" w:color="auto"/>
            <w:bottom w:val="none" w:sz="0" w:space="0" w:color="auto"/>
            <w:right w:val="none" w:sz="0" w:space="0" w:color="auto"/>
          </w:divBdr>
        </w:div>
        <w:div w:id="43798081">
          <w:marLeft w:val="480"/>
          <w:marRight w:val="0"/>
          <w:marTop w:val="0"/>
          <w:marBottom w:val="0"/>
          <w:divBdr>
            <w:top w:val="none" w:sz="0" w:space="0" w:color="auto"/>
            <w:left w:val="none" w:sz="0" w:space="0" w:color="auto"/>
            <w:bottom w:val="none" w:sz="0" w:space="0" w:color="auto"/>
            <w:right w:val="none" w:sz="0" w:space="0" w:color="auto"/>
          </w:divBdr>
        </w:div>
        <w:div w:id="56436397">
          <w:marLeft w:val="480"/>
          <w:marRight w:val="0"/>
          <w:marTop w:val="0"/>
          <w:marBottom w:val="0"/>
          <w:divBdr>
            <w:top w:val="none" w:sz="0" w:space="0" w:color="auto"/>
            <w:left w:val="none" w:sz="0" w:space="0" w:color="auto"/>
            <w:bottom w:val="none" w:sz="0" w:space="0" w:color="auto"/>
            <w:right w:val="none" w:sz="0" w:space="0" w:color="auto"/>
          </w:divBdr>
        </w:div>
        <w:div w:id="96601217">
          <w:marLeft w:val="480"/>
          <w:marRight w:val="0"/>
          <w:marTop w:val="0"/>
          <w:marBottom w:val="0"/>
          <w:divBdr>
            <w:top w:val="none" w:sz="0" w:space="0" w:color="auto"/>
            <w:left w:val="none" w:sz="0" w:space="0" w:color="auto"/>
            <w:bottom w:val="none" w:sz="0" w:space="0" w:color="auto"/>
            <w:right w:val="none" w:sz="0" w:space="0" w:color="auto"/>
          </w:divBdr>
        </w:div>
        <w:div w:id="102649654">
          <w:marLeft w:val="480"/>
          <w:marRight w:val="0"/>
          <w:marTop w:val="0"/>
          <w:marBottom w:val="0"/>
          <w:divBdr>
            <w:top w:val="none" w:sz="0" w:space="0" w:color="auto"/>
            <w:left w:val="none" w:sz="0" w:space="0" w:color="auto"/>
            <w:bottom w:val="none" w:sz="0" w:space="0" w:color="auto"/>
            <w:right w:val="none" w:sz="0" w:space="0" w:color="auto"/>
          </w:divBdr>
        </w:div>
        <w:div w:id="103623198">
          <w:marLeft w:val="480"/>
          <w:marRight w:val="0"/>
          <w:marTop w:val="0"/>
          <w:marBottom w:val="0"/>
          <w:divBdr>
            <w:top w:val="none" w:sz="0" w:space="0" w:color="auto"/>
            <w:left w:val="none" w:sz="0" w:space="0" w:color="auto"/>
            <w:bottom w:val="none" w:sz="0" w:space="0" w:color="auto"/>
            <w:right w:val="none" w:sz="0" w:space="0" w:color="auto"/>
          </w:divBdr>
        </w:div>
        <w:div w:id="119881870">
          <w:marLeft w:val="480"/>
          <w:marRight w:val="0"/>
          <w:marTop w:val="0"/>
          <w:marBottom w:val="0"/>
          <w:divBdr>
            <w:top w:val="none" w:sz="0" w:space="0" w:color="auto"/>
            <w:left w:val="none" w:sz="0" w:space="0" w:color="auto"/>
            <w:bottom w:val="none" w:sz="0" w:space="0" w:color="auto"/>
            <w:right w:val="none" w:sz="0" w:space="0" w:color="auto"/>
          </w:divBdr>
        </w:div>
        <w:div w:id="128478532">
          <w:marLeft w:val="480"/>
          <w:marRight w:val="0"/>
          <w:marTop w:val="0"/>
          <w:marBottom w:val="0"/>
          <w:divBdr>
            <w:top w:val="none" w:sz="0" w:space="0" w:color="auto"/>
            <w:left w:val="none" w:sz="0" w:space="0" w:color="auto"/>
            <w:bottom w:val="none" w:sz="0" w:space="0" w:color="auto"/>
            <w:right w:val="none" w:sz="0" w:space="0" w:color="auto"/>
          </w:divBdr>
        </w:div>
        <w:div w:id="130635840">
          <w:marLeft w:val="480"/>
          <w:marRight w:val="0"/>
          <w:marTop w:val="0"/>
          <w:marBottom w:val="0"/>
          <w:divBdr>
            <w:top w:val="none" w:sz="0" w:space="0" w:color="auto"/>
            <w:left w:val="none" w:sz="0" w:space="0" w:color="auto"/>
            <w:bottom w:val="none" w:sz="0" w:space="0" w:color="auto"/>
            <w:right w:val="none" w:sz="0" w:space="0" w:color="auto"/>
          </w:divBdr>
        </w:div>
        <w:div w:id="171994439">
          <w:marLeft w:val="480"/>
          <w:marRight w:val="0"/>
          <w:marTop w:val="0"/>
          <w:marBottom w:val="0"/>
          <w:divBdr>
            <w:top w:val="none" w:sz="0" w:space="0" w:color="auto"/>
            <w:left w:val="none" w:sz="0" w:space="0" w:color="auto"/>
            <w:bottom w:val="none" w:sz="0" w:space="0" w:color="auto"/>
            <w:right w:val="none" w:sz="0" w:space="0" w:color="auto"/>
          </w:divBdr>
        </w:div>
        <w:div w:id="209806076">
          <w:marLeft w:val="480"/>
          <w:marRight w:val="0"/>
          <w:marTop w:val="0"/>
          <w:marBottom w:val="0"/>
          <w:divBdr>
            <w:top w:val="none" w:sz="0" w:space="0" w:color="auto"/>
            <w:left w:val="none" w:sz="0" w:space="0" w:color="auto"/>
            <w:bottom w:val="none" w:sz="0" w:space="0" w:color="auto"/>
            <w:right w:val="none" w:sz="0" w:space="0" w:color="auto"/>
          </w:divBdr>
        </w:div>
        <w:div w:id="229123495">
          <w:marLeft w:val="480"/>
          <w:marRight w:val="0"/>
          <w:marTop w:val="0"/>
          <w:marBottom w:val="0"/>
          <w:divBdr>
            <w:top w:val="none" w:sz="0" w:space="0" w:color="auto"/>
            <w:left w:val="none" w:sz="0" w:space="0" w:color="auto"/>
            <w:bottom w:val="none" w:sz="0" w:space="0" w:color="auto"/>
            <w:right w:val="none" w:sz="0" w:space="0" w:color="auto"/>
          </w:divBdr>
        </w:div>
        <w:div w:id="259724266">
          <w:marLeft w:val="480"/>
          <w:marRight w:val="0"/>
          <w:marTop w:val="0"/>
          <w:marBottom w:val="0"/>
          <w:divBdr>
            <w:top w:val="none" w:sz="0" w:space="0" w:color="auto"/>
            <w:left w:val="none" w:sz="0" w:space="0" w:color="auto"/>
            <w:bottom w:val="none" w:sz="0" w:space="0" w:color="auto"/>
            <w:right w:val="none" w:sz="0" w:space="0" w:color="auto"/>
          </w:divBdr>
        </w:div>
        <w:div w:id="284892179">
          <w:marLeft w:val="480"/>
          <w:marRight w:val="0"/>
          <w:marTop w:val="0"/>
          <w:marBottom w:val="0"/>
          <w:divBdr>
            <w:top w:val="none" w:sz="0" w:space="0" w:color="auto"/>
            <w:left w:val="none" w:sz="0" w:space="0" w:color="auto"/>
            <w:bottom w:val="none" w:sz="0" w:space="0" w:color="auto"/>
            <w:right w:val="none" w:sz="0" w:space="0" w:color="auto"/>
          </w:divBdr>
        </w:div>
        <w:div w:id="292298031">
          <w:marLeft w:val="480"/>
          <w:marRight w:val="0"/>
          <w:marTop w:val="0"/>
          <w:marBottom w:val="0"/>
          <w:divBdr>
            <w:top w:val="none" w:sz="0" w:space="0" w:color="auto"/>
            <w:left w:val="none" w:sz="0" w:space="0" w:color="auto"/>
            <w:bottom w:val="none" w:sz="0" w:space="0" w:color="auto"/>
            <w:right w:val="none" w:sz="0" w:space="0" w:color="auto"/>
          </w:divBdr>
        </w:div>
        <w:div w:id="310211252">
          <w:marLeft w:val="480"/>
          <w:marRight w:val="0"/>
          <w:marTop w:val="0"/>
          <w:marBottom w:val="0"/>
          <w:divBdr>
            <w:top w:val="none" w:sz="0" w:space="0" w:color="auto"/>
            <w:left w:val="none" w:sz="0" w:space="0" w:color="auto"/>
            <w:bottom w:val="none" w:sz="0" w:space="0" w:color="auto"/>
            <w:right w:val="none" w:sz="0" w:space="0" w:color="auto"/>
          </w:divBdr>
        </w:div>
        <w:div w:id="316998913">
          <w:marLeft w:val="480"/>
          <w:marRight w:val="0"/>
          <w:marTop w:val="0"/>
          <w:marBottom w:val="0"/>
          <w:divBdr>
            <w:top w:val="none" w:sz="0" w:space="0" w:color="auto"/>
            <w:left w:val="none" w:sz="0" w:space="0" w:color="auto"/>
            <w:bottom w:val="none" w:sz="0" w:space="0" w:color="auto"/>
            <w:right w:val="none" w:sz="0" w:space="0" w:color="auto"/>
          </w:divBdr>
        </w:div>
        <w:div w:id="319232759">
          <w:marLeft w:val="480"/>
          <w:marRight w:val="0"/>
          <w:marTop w:val="0"/>
          <w:marBottom w:val="0"/>
          <w:divBdr>
            <w:top w:val="none" w:sz="0" w:space="0" w:color="auto"/>
            <w:left w:val="none" w:sz="0" w:space="0" w:color="auto"/>
            <w:bottom w:val="none" w:sz="0" w:space="0" w:color="auto"/>
            <w:right w:val="none" w:sz="0" w:space="0" w:color="auto"/>
          </w:divBdr>
        </w:div>
        <w:div w:id="380908244">
          <w:marLeft w:val="480"/>
          <w:marRight w:val="0"/>
          <w:marTop w:val="0"/>
          <w:marBottom w:val="0"/>
          <w:divBdr>
            <w:top w:val="none" w:sz="0" w:space="0" w:color="auto"/>
            <w:left w:val="none" w:sz="0" w:space="0" w:color="auto"/>
            <w:bottom w:val="none" w:sz="0" w:space="0" w:color="auto"/>
            <w:right w:val="none" w:sz="0" w:space="0" w:color="auto"/>
          </w:divBdr>
        </w:div>
        <w:div w:id="405686428">
          <w:marLeft w:val="480"/>
          <w:marRight w:val="0"/>
          <w:marTop w:val="0"/>
          <w:marBottom w:val="0"/>
          <w:divBdr>
            <w:top w:val="none" w:sz="0" w:space="0" w:color="auto"/>
            <w:left w:val="none" w:sz="0" w:space="0" w:color="auto"/>
            <w:bottom w:val="none" w:sz="0" w:space="0" w:color="auto"/>
            <w:right w:val="none" w:sz="0" w:space="0" w:color="auto"/>
          </w:divBdr>
        </w:div>
        <w:div w:id="407849678">
          <w:marLeft w:val="480"/>
          <w:marRight w:val="0"/>
          <w:marTop w:val="0"/>
          <w:marBottom w:val="0"/>
          <w:divBdr>
            <w:top w:val="none" w:sz="0" w:space="0" w:color="auto"/>
            <w:left w:val="none" w:sz="0" w:space="0" w:color="auto"/>
            <w:bottom w:val="none" w:sz="0" w:space="0" w:color="auto"/>
            <w:right w:val="none" w:sz="0" w:space="0" w:color="auto"/>
          </w:divBdr>
        </w:div>
        <w:div w:id="449864234">
          <w:marLeft w:val="480"/>
          <w:marRight w:val="0"/>
          <w:marTop w:val="0"/>
          <w:marBottom w:val="0"/>
          <w:divBdr>
            <w:top w:val="none" w:sz="0" w:space="0" w:color="auto"/>
            <w:left w:val="none" w:sz="0" w:space="0" w:color="auto"/>
            <w:bottom w:val="none" w:sz="0" w:space="0" w:color="auto"/>
            <w:right w:val="none" w:sz="0" w:space="0" w:color="auto"/>
          </w:divBdr>
        </w:div>
        <w:div w:id="452553425">
          <w:marLeft w:val="480"/>
          <w:marRight w:val="0"/>
          <w:marTop w:val="0"/>
          <w:marBottom w:val="0"/>
          <w:divBdr>
            <w:top w:val="none" w:sz="0" w:space="0" w:color="auto"/>
            <w:left w:val="none" w:sz="0" w:space="0" w:color="auto"/>
            <w:bottom w:val="none" w:sz="0" w:space="0" w:color="auto"/>
            <w:right w:val="none" w:sz="0" w:space="0" w:color="auto"/>
          </w:divBdr>
        </w:div>
        <w:div w:id="472992878">
          <w:marLeft w:val="480"/>
          <w:marRight w:val="0"/>
          <w:marTop w:val="0"/>
          <w:marBottom w:val="0"/>
          <w:divBdr>
            <w:top w:val="none" w:sz="0" w:space="0" w:color="auto"/>
            <w:left w:val="none" w:sz="0" w:space="0" w:color="auto"/>
            <w:bottom w:val="none" w:sz="0" w:space="0" w:color="auto"/>
            <w:right w:val="none" w:sz="0" w:space="0" w:color="auto"/>
          </w:divBdr>
        </w:div>
        <w:div w:id="502935921">
          <w:marLeft w:val="480"/>
          <w:marRight w:val="0"/>
          <w:marTop w:val="0"/>
          <w:marBottom w:val="0"/>
          <w:divBdr>
            <w:top w:val="none" w:sz="0" w:space="0" w:color="auto"/>
            <w:left w:val="none" w:sz="0" w:space="0" w:color="auto"/>
            <w:bottom w:val="none" w:sz="0" w:space="0" w:color="auto"/>
            <w:right w:val="none" w:sz="0" w:space="0" w:color="auto"/>
          </w:divBdr>
        </w:div>
        <w:div w:id="512915331">
          <w:marLeft w:val="480"/>
          <w:marRight w:val="0"/>
          <w:marTop w:val="0"/>
          <w:marBottom w:val="0"/>
          <w:divBdr>
            <w:top w:val="none" w:sz="0" w:space="0" w:color="auto"/>
            <w:left w:val="none" w:sz="0" w:space="0" w:color="auto"/>
            <w:bottom w:val="none" w:sz="0" w:space="0" w:color="auto"/>
            <w:right w:val="none" w:sz="0" w:space="0" w:color="auto"/>
          </w:divBdr>
        </w:div>
        <w:div w:id="557670339">
          <w:marLeft w:val="480"/>
          <w:marRight w:val="0"/>
          <w:marTop w:val="0"/>
          <w:marBottom w:val="0"/>
          <w:divBdr>
            <w:top w:val="none" w:sz="0" w:space="0" w:color="auto"/>
            <w:left w:val="none" w:sz="0" w:space="0" w:color="auto"/>
            <w:bottom w:val="none" w:sz="0" w:space="0" w:color="auto"/>
            <w:right w:val="none" w:sz="0" w:space="0" w:color="auto"/>
          </w:divBdr>
        </w:div>
        <w:div w:id="585847062">
          <w:marLeft w:val="480"/>
          <w:marRight w:val="0"/>
          <w:marTop w:val="0"/>
          <w:marBottom w:val="0"/>
          <w:divBdr>
            <w:top w:val="none" w:sz="0" w:space="0" w:color="auto"/>
            <w:left w:val="none" w:sz="0" w:space="0" w:color="auto"/>
            <w:bottom w:val="none" w:sz="0" w:space="0" w:color="auto"/>
            <w:right w:val="none" w:sz="0" w:space="0" w:color="auto"/>
          </w:divBdr>
        </w:div>
        <w:div w:id="626398170">
          <w:marLeft w:val="480"/>
          <w:marRight w:val="0"/>
          <w:marTop w:val="0"/>
          <w:marBottom w:val="0"/>
          <w:divBdr>
            <w:top w:val="none" w:sz="0" w:space="0" w:color="auto"/>
            <w:left w:val="none" w:sz="0" w:space="0" w:color="auto"/>
            <w:bottom w:val="none" w:sz="0" w:space="0" w:color="auto"/>
            <w:right w:val="none" w:sz="0" w:space="0" w:color="auto"/>
          </w:divBdr>
        </w:div>
        <w:div w:id="653993549">
          <w:marLeft w:val="480"/>
          <w:marRight w:val="0"/>
          <w:marTop w:val="0"/>
          <w:marBottom w:val="0"/>
          <w:divBdr>
            <w:top w:val="none" w:sz="0" w:space="0" w:color="auto"/>
            <w:left w:val="none" w:sz="0" w:space="0" w:color="auto"/>
            <w:bottom w:val="none" w:sz="0" w:space="0" w:color="auto"/>
            <w:right w:val="none" w:sz="0" w:space="0" w:color="auto"/>
          </w:divBdr>
        </w:div>
        <w:div w:id="659432362">
          <w:marLeft w:val="480"/>
          <w:marRight w:val="0"/>
          <w:marTop w:val="0"/>
          <w:marBottom w:val="0"/>
          <w:divBdr>
            <w:top w:val="none" w:sz="0" w:space="0" w:color="auto"/>
            <w:left w:val="none" w:sz="0" w:space="0" w:color="auto"/>
            <w:bottom w:val="none" w:sz="0" w:space="0" w:color="auto"/>
            <w:right w:val="none" w:sz="0" w:space="0" w:color="auto"/>
          </w:divBdr>
        </w:div>
        <w:div w:id="671878358">
          <w:marLeft w:val="480"/>
          <w:marRight w:val="0"/>
          <w:marTop w:val="0"/>
          <w:marBottom w:val="0"/>
          <w:divBdr>
            <w:top w:val="none" w:sz="0" w:space="0" w:color="auto"/>
            <w:left w:val="none" w:sz="0" w:space="0" w:color="auto"/>
            <w:bottom w:val="none" w:sz="0" w:space="0" w:color="auto"/>
            <w:right w:val="none" w:sz="0" w:space="0" w:color="auto"/>
          </w:divBdr>
        </w:div>
        <w:div w:id="701321872">
          <w:marLeft w:val="480"/>
          <w:marRight w:val="0"/>
          <w:marTop w:val="0"/>
          <w:marBottom w:val="0"/>
          <w:divBdr>
            <w:top w:val="none" w:sz="0" w:space="0" w:color="auto"/>
            <w:left w:val="none" w:sz="0" w:space="0" w:color="auto"/>
            <w:bottom w:val="none" w:sz="0" w:space="0" w:color="auto"/>
            <w:right w:val="none" w:sz="0" w:space="0" w:color="auto"/>
          </w:divBdr>
        </w:div>
        <w:div w:id="776606047">
          <w:marLeft w:val="480"/>
          <w:marRight w:val="0"/>
          <w:marTop w:val="0"/>
          <w:marBottom w:val="0"/>
          <w:divBdr>
            <w:top w:val="none" w:sz="0" w:space="0" w:color="auto"/>
            <w:left w:val="none" w:sz="0" w:space="0" w:color="auto"/>
            <w:bottom w:val="none" w:sz="0" w:space="0" w:color="auto"/>
            <w:right w:val="none" w:sz="0" w:space="0" w:color="auto"/>
          </w:divBdr>
        </w:div>
        <w:div w:id="779885003">
          <w:marLeft w:val="480"/>
          <w:marRight w:val="0"/>
          <w:marTop w:val="0"/>
          <w:marBottom w:val="0"/>
          <w:divBdr>
            <w:top w:val="none" w:sz="0" w:space="0" w:color="auto"/>
            <w:left w:val="none" w:sz="0" w:space="0" w:color="auto"/>
            <w:bottom w:val="none" w:sz="0" w:space="0" w:color="auto"/>
            <w:right w:val="none" w:sz="0" w:space="0" w:color="auto"/>
          </w:divBdr>
        </w:div>
        <w:div w:id="790510611">
          <w:marLeft w:val="480"/>
          <w:marRight w:val="0"/>
          <w:marTop w:val="0"/>
          <w:marBottom w:val="0"/>
          <w:divBdr>
            <w:top w:val="none" w:sz="0" w:space="0" w:color="auto"/>
            <w:left w:val="none" w:sz="0" w:space="0" w:color="auto"/>
            <w:bottom w:val="none" w:sz="0" w:space="0" w:color="auto"/>
            <w:right w:val="none" w:sz="0" w:space="0" w:color="auto"/>
          </w:divBdr>
        </w:div>
        <w:div w:id="798380269">
          <w:marLeft w:val="480"/>
          <w:marRight w:val="0"/>
          <w:marTop w:val="0"/>
          <w:marBottom w:val="0"/>
          <w:divBdr>
            <w:top w:val="none" w:sz="0" w:space="0" w:color="auto"/>
            <w:left w:val="none" w:sz="0" w:space="0" w:color="auto"/>
            <w:bottom w:val="none" w:sz="0" w:space="0" w:color="auto"/>
            <w:right w:val="none" w:sz="0" w:space="0" w:color="auto"/>
          </w:divBdr>
        </w:div>
        <w:div w:id="829633888">
          <w:marLeft w:val="480"/>
          <w:marRight w:val="0"/>
          <w:marTop w:val="0"/>
          <w:marBottom w:val="0"/>
          <w:divBdr>
            <w:top w:val="none" w:sz="0" w:space="0" w:color="auto"/>
            <w:left w:val="none" w:sz="0" w:space="0" w:color="auto"/>
            <w:bottom w:val="none" w:sz="0" w:space="0" w:color="auto"/>
            <w:right w:val="none" w:sz="0" w:space="0" w:color="auto"/>
          </w:divBdr>
        </w:div>
        <w:div w:id="941183938">
          <w:marLeft w:val="480"/>
          <w:marRight w:val="0"/>
          <w:marTop w:val="0"/>
          <w:marBottom w:val="0"/>
          <w:divBdr>
            <w:top w:val="none" w:sz="0" w:space="0" w:color="auto"/>
            <w:left w:val="none" w:sz="0" w:space="0" w:color="auto"/>
            <w:bottom w:val="none" w:sz="0" w:space="0" w:color="auto"/>
            <w:right w:val="none" w:sz="0" w:space="0" w:color="auto"/>
          </w:divBdr>
        </w:div>
        <w:div w:id="973410011">
          <w:marLeft w:val="480"/>
          <w:marRight w:val="0"/>
          <w:marTop w:val="0"/>
          <w:marBottom w:val="0"/>
          <w:divBdr>
            <w:top w:val="none" w:sz="0" w:space="0" w:color="auto"/>
            <w:left w:val="none" w:sz="0" w:space="0" w:color="auto"/>
            <w:bottom w:val="none" w:sz="0" w:space="0" w:color="auto"/>
            <w:right w:val="none" w:sz="0" w:space="0" w:color="auto"/>
          </w:divBdr>
        </w:div>
        <w:div w:id="985354667">
          <w:marLeft w:val="480"/>
          <w:marRight w:val="0"/>
          <w:marTop w:val="0"/>
          <w:marBottom w:val="0"/>
          <w:divBdr>
            <w:top w:val="none" w:sz="0" w:space="0" w:color="auto"/>
            <w:left w:val="none" w:sz="0" w:space="0" w:color="auto"/>
            <w:bottom w:val="none" w:sz="0" w:space="0" w:color="auto"/>
            <w:right w:val="none" w:sz="0" w:space="0" w:color="auto"/>
          </w:divBdr>
        </w:div>
        <w:div w:id="1010448477">
          <w:marLeft w:val="480"/>
          <w:marRight w:val="0"/>
          <w:marTop w:val="0"/>
          <w:marBottom w:val="0"/>
          <w:divBdr>
            <w:top w:val="none" w:sz="0" w:space="0" w:color="auto"/>
            <w:left w:val="none" w:sz="0" w:space="0" w:color="auto"/>
            <w:bottom w:val="none" w:sz="0" w:space="0" w:color="auto"/>
            <w:right w:val="none" w:sz="0" w:space="0" w:color="auto"/>
          </w:divBdr>
        </w:div>
        <w:div w:id="1013798458">
          <w:marLeft w:val="480"/>
          <w:marRight w:val="0"/>
          <w:marTop w:val="0"/>
          <w:marBottom w:val="0"/>
          <w:divBdr>
            <w:top w:val="none" w:sz="0" w:space="0" w:color="auto"/>
            <w:left w:val="none" w:sz="0" w:space="0" w:color="auto"/>
            <w:bottom w:val="none" w:sz="0" w:space="0" w:color="auto"/>
            <w:right w:val="none" w:sz="0" w:space="0" w:color="auto"/>
          </w:divBdr>
        </w:div>
        <w:div w:id="1038748273">
          <w:marLeft w:val="480"/>
          <w:marRight w:val="0"/>
          <w:marTop w:val="0"/>
          <w:marBottom w:val="0"/>
          <w:divBdr>
            <w:top w:val="none" w:sz="0" w:space="0" w:color="auto"/>
            <w:left w:val="none" w:sz="0" w:space="0" w:color="auto"/>
            <w:bottom w:val="none" w:sz="0" w:space="0" w:color="auto"/>
            <w:right w:val="none" w:sz="0" w:space="0" w:color="auto"/>
          </w:divBdr>
        </w:div>
        <w:div w:id="1072774239">
          <w:marLeft w:val="480"/>
          <w:marRight w:val="0"/>
          <w:marTop w:val="0"/>
          <w:marBottom w:val="0"/>
          <w:divBdr>
            <w:top w:val="none" w:sz="0" w:space="0" w:color="auto"/>
            <w:left w:val="none" w:sz="0" w:space="0" w:color="auto"/>
            <w:bottom w:val="none" w:sz="0" w:space="0" w:color="auto"/>
            <w:right w:val="none" w:sz="0" w:space="0" w:color="auto"/>
          </w:divBdr>
        </w:div>
        <w:div w:id="1098791984">
          <w:marLeft w:val="480"/>
          <w:marRight w:val="0"/>
          <w:marTop w:val="0"/>
          <w:marBottom w:val="0"/>
          <w:divBdr>
            <w:top w:val="none" w:sz="0" w:space="0" w:color="auto"/>
            <w:left w:val="none" w:sz="0" w:space="0" w:color="auto"/>
            <w:bottom w:val="none" w:sz="0" w:space="0" w:color="auto"/>
            <w:right w:val="none" w:sz="0" w:space="0" w:color="auto"/>
          </w:divBdr>
        </w:div>
        <w:div w:id="1149057044">
          <w:marLeft w:val="480"/>
          <w:marRight w:val="0"/>
          <w:marTop w:val="0"/>
          <w:marBottom w:val="0"/>
          <w:divBdr>
            <w:top w:val="none" w:sz="0" w:space="0" w:color="auto"/>
            <w:left w:val="none" w:sz="0" w:space="0" w:color="auto"/>
            <w:bottom w:val="none" w:sz="0" w:space="0" w:color="auto"/>
            <w:right w:val="none" w:sz="0" w:space="0" w:color="auto"/>
          </w:divBdr>
        </w:div>
        <w:div w:id="1151364466">
          <w:marLeft w:val="480"/>
          <w:marRight w:val="0"/>
          <w:marTop w:val="0"/>
          <w:marBottom w:val="0"/>
          <w:divBdr>
            <w:top w:val="none" w:sz="0" w:space="0" w:color="auto"/>
            <w:left w:val="none" w:sz="0" w:space="0" w:color="auto"/>
            <w:bottom w:val="none" w:sz="0" w:space="0" w:color="auto"/>
            <w:right w:val="none" w:sz="0" w:space="0" w:color="auto"/>
          </w:divBdr>
        </w:div>
        <w:div w:id="1219322630">
          <w:marLeft w:val="480"/>
          <w:marRight w:val="0"/>
          <w:marTop w:val="0"/>
          <w:marBottom w:val="0"/>
          <w:divBdr>
            <w:top w:val="none" w:sz="0" w:space="0" w:color="auto"/>
            <w:left w:val="none" w:sz="0" w:space="0" w:color="auto"/>
            <w:bottom w:val="none" w:sz="0" w:space="0" w:color="auto"/>
            <w:right w:val="none" w:sz="0" w:space="0" w:color="auto"/>
          </w:divBdr>
        </w:div>
        <w:div w:id="1273781299">
          <w:marLeft w:val="480"/>
          <w:marRight w:val="0"/>
          <w:marTop w:val="0"/>
          <w:marBottom w:val="0"/>
          <w:divBdr>
            <w:top w:val="none" w:sz="0" w:space="0" w:color="auto"/>
            <w:left w:val="none" w:sz="0" w:space="0" w:color="auto"/>
            <w:bottom w:val="none" w:sz="0" w:space="0" w:color="auto"/>
            <w:right w:val="none" w:sz="0" w:space="0" w:color="auto"/>
          </w:divBdr>
        </w:div>
        <w:div w:id="1297570384">
          <w:marLeft w:val="480"/>
          <w:marRight w:val="0"/>
          <w:marTop w:val="0"/>
          <w:marBottom w:val="0"/>
          <w:divBdr>
            <w:top w:val="none" w:sz="0" w:space="0" w:color="auto"/>
            <w:left w:val="none" w:sz="0" w:space="0" w:color="auto"/>
            <w:bottom w:val="none" w:sz="0" w:space="0" w:color="auto"/>
            <w:right w:val="none" w:sz="0" w:space="0" w:color="auto"/>
          </w:divBdr>
        </w:div>
        <w:div w:id="1298608246">
          <w:marLeft w:val="480"/>
          <w:marRight w:val="0"/>
          <w:marTop w:val="0"/>
          <w:marBottom w:val="0"/>
          <w:divBdr>
            <w:top w:val="none" w:sz="0" w:space="0" w:color="auto"/>
            <w:left w:val="none" w:sz="0" w:space="0" w:color="auto"/>
            <w:bottom w:val="none" w:sz="0" w:space="0" w:color="auto"/>
            <w:right w:val="none" w:sz="0" w:space="0" w:color="auto"/>
          </w:divBdr>
        </w:div>
        <w:div w:id="1404061032">
          <w:marLeft w:val="480"/>
          <w:marRight w:val="0"/>
          <w:marTop w:val="0"/>
          <w:marBottom w:val="0"/>
          <w:divBdr>
            <w:top w:val="none" w:sz="0" w:space="0" w:color="auto"/>
            <w:left w:val="none" w:sz="0" w:space="0" w:color="auto"/>
            <w:bottom w:val="none" w:sz="0" w:space="0" w:color="auto"/>
            <w:right w:val="none" w:sz="0" w:space="0" w:color="auto"/>
          </w:divBdr>
        </w:div>
        <w:div w:id="1407535277">
          <w:marLeft w:val="480"/>
          <w:marRight w:val="0"/>
          <w:marTop w:val="0"/>
          <w:marBottom w:val="0"/>
          <w:divBdr>
            <w:top w:val="none" w:sz="0" w:space="0" w:color="auto"/>
            <w:left w:val="none" w:sz="0" w:space="0" w:color="auto"/>
            <w:bottom w:val="none" w:sz="0" w:space="0" w:color="auto"/>
            <w:right w:val="none" w:sz="0" w:space="0" w:color="auto"/>
          </w:divBdr>
        </w:div>
        <w:div w:id="1412966335">
          <w:marLeft w:val="480"/>
          <w:marRight w:val="0"/>
          <w:marTop w:val="0"/>
          <w:marBottom w:val="0"/>
          <w:divBdr>
            <w:top w:val="none" w:sz="0" w:space="0" w:color="auto"/>
            <w:left w:val="none" w:sz="0" w:space="0" w:color="auto"/>
            <w:bottom w:val="none" w:sz="0" w:space="0" w:color="auto"/>
            <w:right w:val="none" w:sz="0" w:space="0" w:color="auto"/>
          </w:divBdr>
        </w:div>
        <w:div w:id="1436631272">
          <w:marLeft w:val="480"/>
          <w:marRight w:val="0"/>
          <w:marTop w:val="0"/>
          <w:marBottom w:val="0"/>
          <w:divBdr>
            <w:top w:val="none" w:sz="0" w:space="0" w:color="auto"/>
            <w:left w:val="none" w:sz="0" w:space="0" w:color="auto"/>
            <w:bottom w:val="none" w:sz="0" w:space="0" w:color="auto"/>
            <w:right w:val="none" w:sz="0" w:space="0" w:color="auto"/>
          </w:divBdr>
        </w:div>
        <w:div w:id="1443723419">
          <w:marLeft w:val="480"/>
          <w:marRight w:val="0"/>
          <w:marTop w:val="0"/>
          <w:marBottom w:val="0"/>
          <w:divBdr>
            <w:top w:val="none" w:sz="0" w:space="0" w:color="auto"/>
            <w:left w:val="none" w:sz="0" w:space="0" w:color="auto"/>
            <w:bottom w:val="none" w:sz="0" w:space="0" w:color="auto"/>
            <w:right w:val="none" w:sz="0" w:space="0" w:color="auto"/>
          </w:divBdr>
        </w:div>
        <w:div w:id="1445005118">
          <w:marLeft w:val="480"/>
          <w:marRight w:val="0"/>
          <w:marTop w:val="0"/>
          <w:marBottom w:val="0"/>
          <w:divBdr>
            <w:top w:val="none" w:sz="0" w:space="0" w:color="auto"/>
            <w:left w:val="none" w:sz="0" w:space="0" w:color="auto"/>
            <w:bottom w:val="none" w:sz="0" w:space="0" w:color="auto"/>
            <w:right w:val="none" w:sz="0" w:space="0" w:color="auto"/>
          </w:divBdr>
        </w:div>
        <w:div w:id="1451125425">
          <w:marLeft w:val="480"/>
          <w:marRight w:val="0"/>
          <w:marTop w:val="0"/>
          <w:marBottom w:val="0"/>
          <w:divBdr>
            <w:top w:val="none" w:sz="0" w:space="0" w:color="auto"/>
            <w:left w:val="none" w:sz="0" w:space="0" w:color="auto"/>
            <w:bottom w:val="none" w:sz="0" w:space="0" w:color="auto"/>
            <w:right w:val="none" w:sz="0" w:space="0" w:color="auto"/>
          </w:divBdr>
        </w:div>
        <w:div w:id="1453397086">
          <w:marLeft w:val="480"/>
          <w:marRight w:val="0"/>
          <w:marTop w:val="0"/>
          <w:marBottom w:val="0"/>
          <w:divBdr>
            <w:top w:val="none" w:sz="0" w:space="0" w:color="auto"/>
            <w:left w:val="none" w:sz="0" w:space="0" w:color="auto"/>
            <w:bottom w:val="none" w:sz="0" w:space="0" w:color="auto"/>
            <w:right w:val="none" w:sz="0" w:space="0" w:color="auto"/>
          </w:divBdr>
        </w:div>
        <w:div w:id="1453548358">
          <w:marLeft w:val="480"/>
          <w:marRight w:val="0"/>
          <w:marTop w:val="0"/>
          <w:marBottom w:val="0"/>
          <w:divBdr>
            <w:top w:val="none" w:sz="0" w:space="0" w:color="auto"/>
            <w:left w:val="none" w:sz="0" w:space="0" w:color="auto"/>
            <w:bottom w:val="none" w:sz="0" w:space="0" w:color="auto"/>
            <w:right w:val="none" w:sz="0" w:space="0" w:color="auto"/>
          </w:divBdr>
        </w:div>
        <w:div w:id="1469936852">
          <w:marLeft w:val="480"/>
          <w:marRight w:val="0"/>
          <w:marTop w:val="0"/>
          <w:marBottom w:val="0"/>
          <w:divBdr>
            <w:top w:val="none" w:sz="0" w:space="0" w:color="auto"/>
            <w:left w:val="none" w:sz="0" w:space="0" w:color="auto"/>
            <w:bottom w:val="none" w:sz="0" w:space="0" w:color="auto"/>
            <w:right w:val="none" w:sz="0" w:space="0" w:color="auto"/>
          </w:divBdr>
        </w:div>
        <w:div w:id="1478450220">
          <w:marLeft w:val="480"/>
          <w:marRight w:val="0"/>
          <w:marTop w:val="0"/>
          <w:marBottom w:val="0"/>
          <w:divBdr>
            <w:top w:val="none" w:sz="0" w:space="0" w:color="auto"/>
            <w:left w:val="none" w:sz="0" w:space="0" w:color="auto"/>
            <w:bottom w:val="none" w:sz="0" w:space="0" w:color="auto"/>
            <w:right w:val="none" w:sz="0" w:space="0" w:color="auto"/>
          </w:divBdr>
        </w:div>
        <w:div w:id="1505045981">
          <w:marLeft w:val="480"/>
          <w:marRight w:val="0"/>
          <w:marTop w:val="0"/>
          <w:marBottom w:val="0"/>
          <w:divBdr>
            <w:top w:val="none" w:sz="0" w:space="0" w:color="auto"/>
            <w:left w:val="none" w:sz="0" w:space="0" w:color="auto"/>
            <w:bottom w:val="none" w:sz="0" w:space="0" w:color="auto"/>
            <w:right w:val="none" w:sz="0" w:space="0" w:color="auto"/>
          </w:divBdr>
        </w:div>
        <w:div w:id="1524587523">
          <w:marLeft w:val="480"/>
          <w:marRight w:val="0"/>
          <w:marTop w:val="0"/>
          <w:marBottom w:val="0"/>
          <w:divBdr>
            <w:top w:val="none" w:sz="0" w:space="0" w:color="auto"/>
            <w:left w:val="none" w:sz="0" w:space="0" w:color="auto"/>
            <w:bottom w:val="none" w:sz="0" w:space="0" w:color="auto"/>
            <w:right w:val="none" w:sz="0" w:space="0" w:color="auto"/>
          </w:divBdr>
        </w:div>
        <w:div w:id="1575315395">
          <w:marLeft w:val="480"/>
          <w:marRight w:val="0"/>
          <w:marTop w:val="0"/>
          <w:marBottom w:val="0"/>
          <w:divBdr>
            <w:top w:val="none" w:sz="0" w:space="0" w:color="auto"/>
            <w:left w:val="none" w:sz="0" w:space="0" w:color="auto"/>
            <w:bottom w:val="none" w:sz="0" w:space="0" w:color="auto"/>
            <w:right w:val="none" w:sz="0" w:space="0" w:color="auto"/>
          </w:divBdr>
        </w:div>
        <w:div w:id="1610432076">
          <w:marLeft w:val="480"/>
          <w:marRight w:val="0"/>
          <w:marTop w:val="0"/>
          <w:marBottom w:val="0"/>
          <w:divBdr>
            <w:top w:val="none" w:sz="0" w:space="0" w:color="auto"/>
            <w:left w:val="none" w:sz="0" w:space="0" w:color="auto"/>
            <w:bottom w:val="none" w:sz="0" w:space="0" w:color="auto"/>
            <w:right w:val="none" w:sz="0" w:space="0" w:color="auto"/>
          </w:divBdr>
        </w:div>
        <w:div w:id="1615557993">
          <w:marLeft w:val="480"/>
          <w:marRight w:val="0"/>
          <w:marTop w:val="0"/>
          <w:marBottom w:val="0"/>
          <w:divBdr>
            <w:top w:val="none" w:sz="0" w:space="0" w:color="auto"/>
            <w:left w:val="none" w:sz="0" w:space="0" w:color="auto"/>
            <w:bottom w:val="none" w:sz="0" w:space="0" w:color="auto"/>
            <w:right w:val="none" w:sz="0" w:space="0" w:color="auto"/>
          </w:divBdr>
        </w:div>
        <w:div w:id="1669668810">
          <w:marLeft w:val="480"/>
          <w:marRight w:val="0"/>
          <w:marTop w:val="0"/>
          <w:marBottom w:val="0"/>
          <w:divBdr>
            <w:top w:val="none" w:sz="0" w:space="0" w:color="auto"/>
            <w:left w:val="none" w:sz="0" w:space="0" w:color="auto"/>
            <w:bottom w:val="none" w:sz="0" w:space="0" w:color="auto"/>
            <w:right w:val="none" w:sz="0" w:space="0" w:color="auto"/>
          </w:divBdr>
        </w:div>
        <w:div w:id="1734698689">
          <w:marLeft w:val="480"/>
          <w:marRight w:val="0"/>
          <w:marTop w:val="0"/>
          <w:marBottom w:val="0"/>
          <w:divBdr>
            <w:top w:val="none" w:sz="0" w:space="0" w:color="auto"/>
            <w:left w:val="none" w:sz="0" w:space="0" w:color="auto"/>
            <w:bottom w:val="none" w:sz="0" w:space="0" w:color="auto"/>
            <w:right w:val="none" w:sz="0" w:space="0" w:color="auto"/>
          </w:divBdr>
        </w:div>
        <w:div w:id="1742407298">
          <w:marLeft w:val="480"/>
          <w:marRight w:val="0"/>
          <w:marTop w:val="0"/>
          <w:marBottom w:val="0"/>
          <w:divBdr>
            <w:top w:val="none" w:sz="0" w:space="0" w:color="auto"/>
            <w:left w:val="none" w:sz="0" w:space="0" w:color="auto"/>
            <w:bottom w:val="none" w:sz="0" w:space="0" w:color="auto"/>
            <w:right w:val="none" w:sz="0" w:space="0" w:color="auto"/>
          </w:divBdr>
        </w:div>
        <w:div w:id="1744066827">
          <w:marLeft w:val="480"/>
          <w:marRight w:val="0"/>
          <w:marTop w:val="0"/>
          <w:marBottom w:val="0"/>
          <w:divBdr>
            <w:top w:val="none" w:sz="0" w:space="0" w:color="auto"/>
            <w:left w:val="none" w:sz="0" w:space="0" w:color="auto"/>
            <w:bottom w:val="none" w:sz="0" w:space="0" w:color="auto"/>
            <w:right w:val="none" w:sz="0" w:space="0" w:color="auto"/>
          </w:divBdr>
        </w:div>
        <w:div w:id="1793279856">
          <w:marLeft w:val="480"/>
          <w:marRight w:val="0"/>
          <w:marTop w:val="0"/>
          <w:marBottom w:val="0"/>
          <w:divBdr>
            <w:top w:val="none" w:sz="0" w:space="0" w:color="auto"/>
            <w:left w:val="none" w:sz="0" w:space="0" w:color="auto"/>
            <w:bottom w:val="none" w:sz="0" w:space="0" w:color="auto"/>
            <w:right w:val="none" w:sz="0" w:space="0" w:color="auto"/>
          </w:divBdr>
        </w:div>
        <w:div w:id="1843465760">
          <w:marLeft w:val="480"/>
          <w:marRight w:val="0"/>
          <w:marTop w:val="0"/>
          <w:marBottom w:val="0"/>
          <w:divBdr>
            <w:top w:val="none" w:sz="0" w:space="0" w:color="auto"/>
            <w:left w:val="none" w:sz="0" w:space="0" w:color="auto"/>
            <w:bottom w:val="none" w:sz="0" w:space="0" w:color="auto"/>
            <w:right w:val="none" w:sz="0" w:space="0" w:color="auto"/>
          </w:divBdr>
        </w:div>
        <w:div w:id="1844203007">
          <w:marLeft w:val="480"/>
          <w:marRight w:val="0"/>
          <w:marTop w:val="0"/>
          <w:marBottom w:val="0"/>
          <w:divBdr>
            <w:top w:val="none" w:sz="0" w:space="0" w:color="auto"/>
            <w:left w:val="none" w:sz="0" w:space="0" w:color="auto"/>
            <w:bottom w:val="none" w:sz="0" w:space="0" w:color="auto"/>
            <w:right w:val="none" w:sz="0" w:space="0" w:color="auto"/>
          </w:divBdr>
        </w:div>
        <w:div w:id="1847667306">
          <w:marLeft w:val="480"/>
          <w:marRight w:val="0"/>
          <w:marTop w:val="0"/>
          <w:marBottom w:val="0"/>
          <w:divBdr>
            <w:top w:val="none" w:sz="0" w:space="0" w:color="auto"/>
            <w:left w:val="none" w:sz="0" w:space="0" w:color="auto"/>
            <w:bottom w:val="none" w:sz="0" w:space="0" w:color="auto"/>
            <w:right w:val="none" w:sz="0" w:space="0" w:color="auto"/>
          </w:divBdr>
        </w:div>
        <w:div w:id="1861968613">
          <w:marLeft w:val="480"/>
          <w:marRight w:val="0"/>
          <w:marTop w:val="0"/>
          <w:marBottom w:val="0"/>
          <w:divBdr>
            <w:top w:val="none" w:sz="0" w:space="0" w:color="auto"/>
            <w:left w:val="none" w:sz="0" w:space="0" w:color="auto"/>
            <w:bottom w:val="none" w:sz="0" w:space="0" w:color="auto"/>
            <w:right w:val="none" w:sz="0" w:space="0" w:color="auto"/>
          </w:divBdr>
        </w:div>
        <w:div w:id="1880429422">
          <w:marLeft w:val="480"/>
          <w:marRight w:val="0"/>
          <w:marTop w:val="0"/>
          <w:marBottom w:val="0"/>
          <w:divBdr>
            <w:top w:val="none" w:sz="0" w:space="0" w:color="auto"/>
            <w:left w:val="none" w:sz="0" w:space="0" w:color="auto"/>
            <w:bottom w:val="none" w:sz="0" w:space="0" w:color="auto"/>
            <w:right w:val="none" w:sz="0" w:space="0" w:color="auto"/>
          </w:divBdr>
        </w:div>
        <w:div w:id="1923022913">
          <w:marLeft w:val="480"/>
          <w:marRight w:val="0"/>
          <w:marTop w:val="0"/>
          <w:marBottom w:val="0"/>
          <w:divBdr>
            <w:top w:val="none" w:sz="0" w:space="0" w:color="auto"/>
            <w:left w:val="none" w:sz="0" w:space="0" w:color="auto"/>
            <w:bottom w:val="none" w:sz="0" w:space="0" w:color="auto"/>
            <w:right w:val="none" w:sz="0" w:space="0" w:color="auto"/>
          </w:divBdr>
        </w:div>
        <w:div w:id="1942646453">
          <w:marLeft w:val="480"/>
          <w:marRight w:val="0"/>
          <w:marTop w:val="0"/>
          <w:marBottom w:val="0"/>
          <w:divBdr>
            <w:top w:val="none" w:sz="0" w:space="0" w:color="auto"/>
            <w:left w:val="none" w:sz="0" w:space="0" w:color="auto"/>
            <w:bottom w:val="none" w:sz="0" w:space="0" w:color="auto"/>
            <w:right w:val="none" w:sz="0" w:space="0" w:color="auto"/>
          </w:divBdr>
        </w:div>
        <w:div w:id="1943754421">
          <w:marLeft w:val="480"/>
          <w:marRight w:val="0"/>
          <w:marTop w:val="0"/>
          <w:marBottom w:val="0"/>
          <w:divBdr>
            <w:top w:val="none" w:sz="0" w:space="0" w:color="auto"/>
            <w:left w:val="none" w:sz="0" w:space="0" w:color="auto"/>
            <w:bottom w:val="none" w:sz="0" w:space="0" w:color="auto"/>
            <w:right w:val="none" w:sz="0" w:space="0" w:color="auto"/>
          </w:divBdr>
        </w:div>
        <w:div w:id="1955208851">
          <w:marLeft w:val="480"/>
          <w:marRight w:val="0"/>
          <w:marTop w:val="0"/>
          <w:marBottom w:val="0"/>
          <w:divBdr>
            <w:top w:val="none" w:sz="0" w:space="0" w:color="auto"/>
            <w:left w:val="none" w:sz="0" w:space="0" w:color="auto"/>
            <w:bottom w:val="none" w:sz="0" w:space="0" w:color="auto"/>
            <w:right w:val="none" w:sz="0" w:space="0" w:color="auto"/>
          </w:divBdr>
        </w:div>
        <w:div w:id="1968656845">
          <w:marLeft w:val="480"/>
          <w:marRight w:val="0"/>
          <w:marTop w:val="0"/>
          <w:marBottom w:val="0"/>
          <w:divBdr>
            <w:top w:val="none" w:sz="0" w:space="0" w:color="auto"/>
            <w:left w:val="none" w:sz="0" w:space="0" w:color="auto"/>
            <w:bottom w:val="none" w:sz="0" w:space="0" w:color="auto"/>
            <w:right w:val="none" w:sz="0" w:space="0" w:color="auto"/>
          </w:divBdr>
        </w:div>
        <w:div w:id="1994411179">
          <w:marLeft w:val="480"/>
          <w:marRight w:val="0"/>
          <w:marTop w:val="0"/>
          <w:marBottom w:val="0"/>
          <w:divBdr>
            <w:top w:val="none" w:sz="0" w:space="0" w:color="auto"/>
            <w:left w:val="none" w:sz="0" w:space="0" w:color="auto"/>
            <w:bottom w:val="none" w:sz="0" w:space="0" w:color="auto"/>
            <w:right w:val="none" w:sz="0" w:space="0" w:color="auto"/>
          </w:divBdr>
        </w:div>
        <w:div w:id="1995991730">
          <w:marLeft w:val="480"/>
          <w:marRight w:val="0"/>
          <w:marTop w:val="0"/>
          <w:marBottom w:val="0"/>
          <w:divBdr>
            <w:top w:val="none" w:sz="0" w:space="0" w:color="auto"/>
            <w:left w:val="none" w:sz="0" w:space="0" w:color="auto"/>
            <w:bottom w:val="none" w:sz="0" w:space="0" w:color="auto"/>
            <w:right w:val="none" w:sz="0" w:space="0" w:color="auto"/>
          </w:divBdr>
        </w:div>
        <w:div w:id="2005428436">
          <w:marLeft w:val="480"/>
          <w:marRight w:val="0"/>
          <w:marTop w:val="0"/>
          <w:marBottom w:val="0"/>
          <w:divBdr>
            <w:top w:val="none" w:sz="0" w:space="0" w:color="auto"/>
            <w:left w:val="none" w:sz="0" w:space="0" w:color="auto"/>
            <w:bottom w:val="none" w:sz="0" w:space="0" w:color="auto"/>
            <w:right w:val="none" w:sz="0" w:space="0" w:color="auto"/>
          </w:divBdr>
        </w:div>
        <w:div w:id="2018072678">
          <w:marLeft w:val="480"/>
          <w:marRight w:val="0"/>
          <w:marTop w:val="0"/>
          <w:marBottom w:val="0"/>
          <w:divBdr>
            <w:top w:val="none" w:sz="0" w:space="0" w:color="auto"/>
            <w:left w:val="none" w:sz="0" w:space="0" w:color="auto"/>
            <w:bottom w:val="none" w:sz="0" w:space="0" w:color="auto"/>
            <w:right w:val="none" w:sz="0" w:space="0" w:color="auto"/>
          </w:divBdr>
        </w:div>
        <w:div w:id="2026469754">
          <w:marLeft w:val="480"/>
          <w:marRight w:val="0"/>
          <w:marTop w:val="0"/>
          <w:marBottom w:val="0"/>
          <w:divBdr>
            <w:top w:val="none" w:sz="0" w:space="0" w:color="auto"/>
            <w:left w:val="none" w:sz="0" w:space="0" w:color="auto"/>
            <w:bottom w:val="none" w:sz="0" w:space="0" w:color="auto"/>
            <w:right w:val="none" w:sz="0" w:space="0" w:color="auto"/>
          </w:divBdr>
        </w:div>
        <w:div w:id="2043357794">
          <w:marLeft w:val="480"/>
          <w:marRight w:val="0"/>
          <w:marTop w:val="0"/>
          <w:marBottom w:val="0"/>
          <w:divBdr>
            <w:top w:val="none" w:sz="0" w:space="0" w:color="auto"/>
            <w:left w:val="none" w:sz="0" w:space="0" w:color="auto"/>
            <w:bottom w:val="none" w:sz="0" w:space="0" w:color="auto"/>
            <w:right w:val="none" w:sz="0" w:space="0" w:color="auto"/>
          </w:divBdr>
        </w:div>
        <w:div w:id="2068413841">
          <w:marLeft w:val="480"/>
          <w:marRight w:val="0"/>
          <w:marTop w:val="0"/>
          <w:marBottom w:val="0"/>
          <w:divBdr>
            <w:top w:val="none" w:sz="0" w:space="0" w:color="auto"/>
            <w:left w:val="none" w:sz="0" w:space="0" w:color="auto"/>
            <w:bottom w:val="none" w:sz="0" w:space="0" w:color="auto"/>
            <w:right w:val="none" w:sz="0" w:space="0" w:color="auto"/>
          </w:divBdr>
        </w:div>
        <w:div w:id="2078938048">
          <w:marLeft w:val="480"/>
          <w:marRight w:val="0"/>
          <w:marTop w:val="0"/>
          <w:marBottom w:val="0"/>
          <w:divBdr>
            <w:top w:val="none" w:sz="0" w:space="0" w:color="auto"/>
            <w:left w:val="none" w:sz="0" w:space="0" w:color="auto"/>
            <w:bottom w:val="none" w:sz="0" w:space="0" w:color="auto"/>
            <w:right w:val="none" w:sz="0" w:space="0" w:color="auto"/>
          </w:divBdr>
        </w:div>
      </w:divsChild>
    </w:div>
    <w:div w:id="1623340329">
      <w:bodyDiv w:val="1"/>
      <w:marLeft w:val="0"/>
      <w:marRight w:val="0"/>
      <w:marTop w:val="0"/>
      <w:marBottom w:val="0"/>
      <w:divBdr>
        <w:top w:val="none" w:sz="0" w:space="0" w:color="auto"/>
        <w:left w:val="none" w:sz="0" w:space="0" w:color="auto"/>
        <w:bottom w:val="none" w:sz="0" w:space="0" w:color="auto"/>
        <w:right w:val="none" w:sz="0" w:space="0" w:color="auto"/>
      </w:divBdr>
    </w:div>
    <w:div w:id="1623344724">
      <w:marLeft w:val="640"/>
      <w:marRight w:val="0"/>
      <w:marTop w:val="0"/>
      <w:marBottom w:val="0"/>
      <w:divBdr>
        <w:top w:val="none" w:sz="0" w:space="0" w:color="auto"/>
        <w:left w:val="none" w:sz="0" w:space="0" w:color="auto"/>
        <w:bottom w:val="none" w:sz="0" w:space="0" w:color="auto"/>
        <w:right w:val="none" w:sz="0" w:space="0" w:color="auto"/>
      </w:divBdr>
    </w:div>
    <w:div w:id="1623614354">
      <w:marLeft w:val="480"/>
      <w:marRight w:val="0"/>
      <w:marTop w:val="0"/>
      <w:marBottom w:val="0"/>
      <w:divBdr>
        <w:top w:val="none" w:sz="0" w:space="0" w:color="auto"/>
        <w:left w:val="none" w:sz="0" w:space="0" w:color="auto"/>
        <w:bottom w:val="none" w:sz="0" w:space="0" w:color="auto"/>
        <w:right w:val="none" w:sz="0" w:space="0" w:color="auto"/>
      </w:divBdr>
    </w:div>
    <w:div w:id="1624118617">
      <w:marLeft w:val="640"/>
      <w:marRight w:val="0"/>
      <w:marTop w:val="0"/>
      <w:marBottom w:val="0"/>
      <w:divBdr>
        <w:top w:val="none" w:sz="0" w:space="0" w:color="auto"/>
        <w:left w:val="none" w:sz="0" w:space="0" w:color="auto"/>
        <w:bottom w:val="none" w:sz="0" w:space="0" w:color="auto"/>
        <w:right w:val="none" w:sz="0" w:space="0" w:color="auto"/>
      </w:divBdr>
    </w:div>
    <w:div w:id="1624649092">
      <w:marLeft w:val="640"/>
      <w:marRight w:val="0"/>
      <w:marTop w:val="0"/>
      <w:marBottom w:val="0"/>
      <w:divBdr>
        <w:top w:val="none" w:sz="0" w:space="0" w:color="auto"/>
        <w:left w:val="none" w:sz="0" w:space="0" w:color="auto"/>
        <w:bottom w:val="none" w:sz="0" w:space="0" w:color="auto"/>
        <w:right w:val="none" w:sz="0" w:space="0" w:color="auto"/>
      </w:divBdr>
    </w:div>
    <w:div w:id="1624774220">
      <w:marLeft w:val="480"/>
      <w:marRight w:val="0"/>
      <w:marTop w:val="0"/>
      <w:marBottom w:val="0"/>
      <w:divBdr>
        <w:top w:val="none" w:sz="0" w:space="0" w:color="auto"/>
        <w:left w:val="none" w:sz="0" w:space="0" w:color="auto"/>
        <w:bottom w:val="none" w:sz="0" w:space="0" w:color="auto"/>
        <w:right w:val="none" w:sz="0" w:space="0" w:color="auto"/>
      </w:divBdr>
    </w:div>
    <w:div w:id="1625887134">
      <w:bodyDiv w:val="1"/>
      <w:marLeft w:val="0"/>
      <w:marRight w:val="0"/>
      <w:marTop w:val="0"/>
      <w:marBottom w:val="0"/>
      <w:divBdr>
        <w:top w:val="none" w:sz="0" w:space="0" w:color="auto"/>
        <w:left w:val="none" w:sz="0" w:space="0" w:color="auto"/>
        <w:bottom w:val="none" w:sz="0" w:space="0" w:color="auto"/>
        <w:right w:val="none" w:sz="0" w:space="0" w:color="auto"/>
      </w:divBdr>
      <w:divsChild>
        <w:div w:id="31931513">
          <w:marLeft w:val="480"/>
          <w:marRight w:val="0"/>
          <w:marTop w:val="0"/>
          <w:marBottom w:val="0"/>
          <w:divBdr>
            <w:top w:val="none" w:sz="0" w:space="0" w:color="auto"/>
            <w:left w:val="none" w:sz="0" w:space="0" w:color="auto"/>
            <w:bottom w:val="none" w:sz="0" w:space="0" w:color="auto"/>
            <w:right w:val="none" w:sz="0" w:space="0" w:color="auto"/>
          </w:divBdr>
        </w:div>
        <w:div w:id="114522815">
          <w:marLeft w:val="480"/>
          <w:marRight w:val="0"/>
          <w:marTop w:val="0"/>
          <w:marBottom w:val="0"/>
          <w:divBdr>
            <w:top w:val="none" w:sz="0" w:space="0" w:color="auto"/>
            <w:left w:val="none" w:sz="0" w:space="0" w:color="auto"/>
            <w:bottom w:val="none" w:sz="0" w:space="0" w:color="auto"/>
            <w:right w:val="none" w:sz="0" w:space="0" w:color="auto"/>
          </w:divBdr>
        </w:div>
        <w:div w:id="114982455">
          <w:marLeft w:val="480"/>
          <w:marRight w:val="0"/>
          <w:marTop w:val="0"/>
          <w:marBottom w:val="0"/>
          <w:divBdr>
            <w:top w:val="none" w:sz="0" w:space="0" w:color="auto"/>
            <w:left w:val="none" w:sz="0" w:space="0" w:color="auto"/>
            <w:bottom w:val="none" w:sz="0" w:space="0" w:color="auto"/>
            <w:right w:val="none" w:sz="0" w:space="0" w:color="auto"/>
          </w:divBdr>
        </w:div>
        <w:div w:id="116922770">
          <w:marLeft w:val="480"/>
          <w:marRight w:val="0"/>
          <w:marTop w:val="0"/>
          <w:marBottom w:val="0"/>
          <w:divBdr>
            <w:top w:val="none" w:sz="0" w:space="0" w:color="auto"/>
            <w:left w:val="none" w:sz="0" w:space="0" w:color="auto"/>
            <w:bottom w:val="none" w:sz="0" w:space="0" w:color="auto"/>
            <w:right w:val="none" w:sz="0" w:space="0" w:color="auto"/>
          </w:divBdr>
        </w:div>
        <w:div w:id="143352223">
          <w:marLeft w:val="480"/>
          <w:marRight w:val="0"/>
          <w:marTop w:val="0"/>
          <w:marBottom w:val="0"/>
          <w:divBdr>
            <w:top w:val="none" w:sz="0" w:space="0" w:color="auto"/>
            <w:left w:val="none" w:sz="0" w:space="0" w:color="auto"/>
            <w:bottom w:val="none" w:sz="0" w:space="0" w:color="auto"/>
            <w:right w:val="none" w:sz="0" w:space="0" w:color="auto"/>
          </w:divBdr>
        </w:div>
        <w:div w:id="169414880">
          <w:marLeft w:val="480"/>
          <w:marRight w:val="0"/>
          <w:marTop w:val="0"/>
          <w:marBottom w:val="0"/>
          <w:divBdr>
            <w:top w:val="none" w:sz="0" w:space="0" w:color="auto"/>
            <w:left w:val="none" w:sz="0" w:space="0" w:color="auto"/>
            <w:bottom w:val="none" w:sz="0" w:space="0" w:color="auto"/>
            <w:right w:val="none" w:sz="0" w:space="0" w:color="auto"/>
          </w:divBdr>
        </w:div>
        <w:div w:id="188104436">
          <w:marLeft w:val="480"/>
          <w:marRight w:val="0"/>
          <w:marTop w:val="0"/>
          <w:marBottom w:val="0"/>
          <w:divBdr>
            <w:top w:val="none" w:sz="0" w:space="0" w:color="auto"/>
            <w:left w:val="none" w:sz="0" w:space="0" w:color="auto"/>
            <w:bottom w:val="none" w:sz="0" w:space="0" w:color="auto"/>
            <w:right w:val="none" w:sz="0" w:space="0" w:color="auto"/>
          </w:divBdr>
        </w:div>
        <w:div w:id="207763448">
          <w:marLeft w:val="480"/>
          <w:marRight w:val="0"/>
          <w:marTop w:val="0"/>
          <w:marBottom w:val="0"/>
          <w:divBdr>
            <w:top w:val="none" w:sz="0" w:space="0" w:color="auto"/>
            <w:left w:val="none" w:sz="0" w:space="0" w:color="auto"/>
            <w:bottom w:val="none" w:sz="0" w:space="0" w:color="auto"/>
            <w:right w:val="none" w:sz="0" w:space="0" w:color="auto"/>
          </w:divBdr>
        </w:div>
        <w:div w:id="214895895">
          <w:marLeft w:val="480"/>
          <w:marRight w:val="0"/>
          <w:marTop w:val="0"/>
          <w:marBottom w:val="0"/>
          <w:divBdr>
            <w:top w:val="none" w:sz="0" w:space="0" w:color="auto"/>
            <w:left w:val="none" w:sz="0" w:space="0" w:color="auto"/>
            <w:bottom w:val="none" w:sz="0" w:space="0" w:color="auto"/>
            <w:right w:val="none" w:sz="0" w:space="0" w:color="auto"/>
          </w:divBdr>
        </w:div>
        <w:div w:id="244192942">
          <w:marLeft w:val="480"/>
          <w:marRight w:val="0"/>
          <w:marTop w:val="0"/>
          <w:marBottom w:val="0"/>
          <w:divBdr>
            <w:top w:val="none" w:sz="0" w:space="0" w:color="auto"/>
            <w:left w:val="none" w:sz="0" w:space="0" w:color="auto"/>
            <w:bottom w:val="none" w:sz="0" w:space="0" w:color="auto"/>
            <w:right w:val="none" w:sz="0" w:space="0" w:color="auto"/>
          </w:divBdr>
        </w:div>
        <w:div w:id="305821350">
          <w:marLeft w:val="480"/>
          <w:marRight w:val="0"/>
          <w:marTop w:val="0"/>
          <w:marBottom w:val="0"/>
          <w:divBdr>
            <w:top w:val="none" w:sz="0" w:space="0" w:color="auto"/>
            <w:left w:val="none" w:sz="0" w:space="0" w:color="auto"/>
            <w:bottom w:val="none" w:sz="0" w:space="0" w:color="auto"/>
            <w:right w:val="none" w:sz="0" w:space="0" w:color="auto"/>
          </w:divBdr>
        </w:div>
        <w:div w:id="334919515">
          <w:marLeft w:val="480"/>
          <w:marRight w:val="0"/>
          <w:marTop w:val="0"/>
          <w:marBottom w:val="0"/>
          <w:divBdr>
            <w:top w:val="none" w:sz="0" w:space="0" w:color="auto"/>
            <w:left w:val="none" w:sz="0" w:space="0" w:color="auto"/>
            <w:bottom w:val="none" w:sz="0" w:space="0" w:color="auto"/>
            <w:right w:val="none" w:sz="0" w:space="0" w:color="auto"/>
          </w:divBdr>
        </w:div>
        <w:div w:id="383220921">
          <w:marLeft w:val="480"/>
          <w:marRight w:val="0"/>
          <w:marTop w:val="0"/>
          <w:marBottom w:val="0"/>
          <w:divBdr>
            <w:top w:val="none" w:sz="0" w:space="0" w:color="auto"/>
            <w:left w:val="none" w:sz="0" w:space="0" w:color="auto"/>
            <w:bottom w:val="none" w:sz="0" w:space="0" w:color="auto"/>
            <w:right w:val="none" w:sz="0" w:space="0" w:color="auto"/>
          </w:divBdr>
        </w:div>
        <w:div w:id="512957353">
          <w:marLeft w:val="480"/>
          <w:marRight w:val="0"/>
          <w:marTop w:val="0"/>
          <w:marBottom w:val="0"/>
          <w:divBdr>
            <w:top w:val="none" w:sz="0" w:space="0" w:color="auto"/>
            <w:left w:val="none" w:sz="0" w:space="0" w:color="auto"/>
            <w:bottom w:val="none" w:sz="0" w:space="0" w:color="auto"/>
            <w:right w:val="none" w:sz="0" w:space="0" w:color="auto"/>
          </w:divBdr>
        </w:div>
        <w:div w:id="535309739">
          <w:marLeft w:val="480"/>
          <w:marRight w:val="0"/>
          <w:marTop w:val="0"/>
          <w:marBottom w:val="0"/>
          <w:divBdr>
            <w:top w:val="none" w:sz="0" w:space="0" w:color="auto"/>
            <w:left w:val="none" w:sz="0" w:space="0" w:color="auto"/>
            <w:bottom w:val="none" w:sz="0" w:space="0" w:color="auto"/>
            <w:right w:val="none" w:sz="0" w:space="0" w:color="auto"/>
          </w:divBdr>
        </w:div>
        <w:div w:id="550264494">
          <w:marLeft w:val="480"/>
          <w:marRight w:val="0"/>
          <w:marTop w:val="0"/>
          <w:marBottom w:val="0"/>
          <w:divBdr>
            <w:top w:val="none" w:sz="0" w:space="0" w:color="auto"/>
            <w:left w:val="none" w:sz="0" w:space="0" w:color="auto"/>
            <w:bottom w:val="none" w:sz="0" w:space="0" w:color="auto"/>
            <w:right w:val="none" w:sz="0" w:space="0" w:color="auto"/>
          </w:divBdr>
        </w:div>
        <w:div w:id="565650077">
          <w:marLeft w:val="480"/>
          <w:marRight w:val="0"/>
          <w:marTop w:val="0"/>
          <w:marBottom w:val="0"/>
          <w:divBdr>
            <w:top w:val="none" w:sz="0" w:space="0" w:color="auto"/>
            <w:left w:val="none" w:sz="0" w:space="0" w:color="auto"/>
            <w:bottom w:val="none" w:sz="0" w:space="0" w:color="auto"/>
            <w:right w:val="none" w:sz="0" w:space="0" w:color="auto"/>
          </w:divBdr>
        </w:div>
        <w:div w:id="592712062">
          <w:marLeft w:val="480"/>
          <w:marRight w:val="0"/>
          <w:marTop w:val="0"/>
          <w:marBottom w:val="0"/>
          <w:divBdr>
            <w:top w:val="none" w:sz="0" w:space="0" w:color="auto"/>
            <w:left w:val="none" w:sz="0" w:space="0" w:color="auto"/>
            <w:bottom w:val="none" w:sz="0" w:space="0" w:color="auto"/>
            <w:right w:val="none" w:sz="0" w:space="0" w:color="auto"/>
          </w:divBdr>
        </w:div>
        <w:div w:id="600913765">
          <w:marLeft w:val="480"/>
          <w:marRight w:val="0"/>
          <w:marTop w:val="0"/>
          <w:marBottom w:val="0"/>
          <w:divBdr>
            <w:top w:val="none" w:sz="0" w:space="0" w:color="auto"/>
            <w:left w:val="none" w:sz="0" w:space="0" w:color="auto"/>
            <w:bottom w:val="none" w:sz="0" w:space="0" w:color="auto"/>
            <w:right w:val="none" w:sz="0" w:space="0" w:color="auto"/>
          </w:divBdr>
        </w:div>
        <w:div w:id="605774892">
          <w:marLeft w:val="480"/>
          <w:marRight w:val="0"/>
          <w:marTop w:val="0"/>
          <w:marBottom w:val="0"/>
          <w:divBdr>
            <w:top w:val="none" w:sz="0" w:space="0" w:color="auto"/>
            <w:left w:val="none" w:sz="0" w:space="0" w:color="auto"/>
            <w:bottom w:val="none" w:sz="0" w:space="0" w:color="auto"/>
            <w:right w:val="none" w:sz="0" w:space="0" w:color="auto"/>
          </w:divBdr>
        </w:div>
        <w:div w:id="610405050">
          <w:marLeft w:val="480"/>
          <w:marRight w:val="0"/>
          <w:marTop w:val="0"/>
          <w:marBottom w:val="0"/>
          <w:divBdr>
            <w:top w:val="none" w:sz="0" w:space="0" w:color="auto"/>
            <w:left w:val="none" w:sz="0" w:space="0" w:color="auto"/>
            <w:bottom w:val="none" w:sz="0" w:space="0" w:color="auto"/>
            <w:right w:val="none" w:sz="0" w:space="0" w:color="auto"/>
          </w:divBdr>
        </w:div>
        <w:div w:id="630791903">
          <w:marLeft w:val="480"/>
          <w:marRight w:val="0"/>
          <w:marTop w:val="0"/>
          <w:marBottom w:val="0"/>
          <w:divBdr>
            <w:top w:val="none" w:sz="0" w:space="0" w:color="auto"/>
            <w:left w:val="none" w:sz="0" w:space="0" w:color="auto"/>
            <w:bottom w:val="none" w:sz="0" w:space="0" w:color="auto"/>
            <w:right w:val="none" w:sz="0" w:space="0" w:color="auto"/>
          </w:divBdr>
        </w:div>
        <w:div w:id="698431817">
          <w:marLeft w:val="480"/>
          <w:marRight w:val="0"/>
          <w:marTop w:val="0"/>
          <w:marBottom w:val="0"/>
          <w:divBdr>
            <w:top w:val="none" w:sz="0" w:space="0" w:color="auto"/>
            <w:left w:val="none" w:sz="0" w:space="0" w:color="auto"/>
            <w:bottom w:val="none" w:sz="0" w:space="0" w:color="auto"/>
            <w:right w:val="none" w:sz="0" w:space="0" w:color="auto"/>
          </w:divBdr>
        </w:div>
        <w:div w:id="708721983">
          <w:marLeft w:val="480"/>
          <w:marRight w:val="0"/>
          <w:marTop w:val="0"/>
          <w:marBottom w:val="0"/>
          <w:divBdr>
            <w:top w:val="none" w:sz="0" w:space="0" w:color="auto"/>
            <w:left w:val="none" w:sz="0" w:space="0" w:color="auto"/>
            <w:bottom w:val="none" w:sz="0" w:space="0" w:color="auto"/>
            <w:right w:val="none" w:sz="0" w:space="0" w:color="auto"/>
          </w:divBdr>
        </w:div>
        <w:div w:id="720861938">
          <w:marLeft w:val="480"/>
          <w:marRight w:val="0"/>
          <w:marTop w:val="0"/>
          <w:marBottom w:val="0"/>
          <w:divBdr>
            <w:top w:val="none" w:sz="0" w:space="0" w:color="auto"/>
            <w:left w:val="none" w:sz="0" w:space="0" w:color="auto"/>
            <w:bottom w:val="none" w:sz="0" w:space="0" w:color="auto"/>
            <w:right w:val="none" w:sz="0" w:space="0" w:color="auto"/>
          </w:divBdr>
        </w:div>
        <w:div w:id="771822146">
          <w:marLeft w:val="480"/>
          <w:marRight w:val="0"/>
          <w:marTop w:val="0"/>
          <w:marBottom w:val="0"/>
          <w:divBdr>
            <w:top w:val="none" w:sz="0" w:space="0" w:color="auto"/>
            <w:left w:val="none" w:sz="0" w:space="0" w:color="auto"/>
            <w:bottom w:val="none" w:sz="0" w:space="0" w:color="auto"/>
            <w:right w:val="none" w:sz="0" w:space="0" w:color="auto"/>
          </w:divBdr>
        </w:div>
        <w:div w:id="775053057">
          <w:marLeft w:val="480"/>
          <w:marRight w:val="0"/>
          <w:marTop w:val="0"/>
          <w:marBottom w:val="0"/>
          <w:divBdr>
            <w:top w:val="none" w:sz="0" w:space="0" w:color="auto"/>
            <w:left w:val="none" w:sz="0" w:space="0" w:color="auto"/>
            <w:bottom w:val="none" w:sz="0" w:space="0" w:color="auto"/>
            <w:right w:val="none" w:sz="0" w:space="0" w:color="auto"/>
          </w:divBdr>
        </w:div>
        <w:div w:id="777262657">
          <w:marLeft w:val="480"/>
          <w:marRight w:val="0"/>
          <w:marTop w:val="0"/>
          <w:marBottom w:val="0"/>
          <w:divBdr>
            <w:top w:val="none" w:sz="0" w:space="0" w:color="auto"/>
            <w:left w:val="none" w:sz="0" w:space="0" w:color="auto"/>
            <w:bottom w:val="none" w:sz="0" w:space="0" w:color="auto"/>
            <w:right w:val="none" w:sz="0" w:space="0" w:color="auto"/>
          </w:divBdr>
        </w:div>
        <w:div w:id="777873819">
          <w:marLeft w:val="480"/>
          <w:marRight w:val="0"/>
          <w:marTop w:val="0"/>
          <w:marBottom w:val="0"/>
          <w:divBdr>
            <w:top w:val="none" w:sz="0" w:space="0" w:color="auto"/>
            <w:left w:val="none" w:sz="0" w:space="0" w:color="auto"/>
            <w:bottom w:val="none" w:sz="0" w:space="0" w:color="auto"/>
            <w:right w:val="none" w:sz="0" w:space="0" w:color="auto"/>
          </w:divBdr>
        </w:div>
        <w:div w:id="811673075">
          <w:marLeft w:val="480"/>
          <w:marRight w:val="0"/>
          <w:marTop w:val="0"/>
          <w:marBottom w:val="0"/>
          <w:divBdr>
            <w:top w:val="none" w:sz="0" w:space="0" w:color="auto"/>
            <w:left w:val="none" w:sz="0" w:space="0" w:color="auto"/>
            <w:bottom w:val="none" w:sz="0" w:space="0" w:color="auto"/>
            <w:right w:val="none" w:sz="0" w:space="0" w:color="auto"/>
          </w:divBdr>
        </w:div>
        <w:div w:id="813261048">
          <w:marLeft w:val="480"/>
          <w:marRight w:val="0"/>
          <w:marTop w:val="0"/>
          <w:marBottom w:val="0"/>
          <w:divBdr>
            <w:top w:val="none" w:sz="0" w:space="0" w:color="auto"/>
            <w:left w:val="none" w:sz="0" w:space="0" w:color="auto"/>
            <w:bottom w:val="none" w:sz="0" w:space="0" w:color="auto"/>
            <w:right w:val="none" w:sz="0" w:space="0" w:color="auto"/>
          </w:divBdr>
        </w:div>
        <w:div w:id="848174669">
          <w:marLeft w:val="480"/>
          <w:marRight w:val="0"/>
          <w:marTop w:val="0"/>
          <w:marBottom w:val="0"/>
          <w:divBdr>
            <w:top w:val="none" w:sz="0" w:space="0" w:color="auto"/>
            <w:left w:val="none" w:sz="0" w:space="0" w:color="auto"/>
            <w:bottom w:val="none" w:sz="0" w:space="0" w:color="auto"/>
            <w:right w:val="none" w:sz="0" w:space="0" w:color="auto"/>
          </w:divBdr>
        </w:div>
        <w:div w:id="857935609">
          <w:marLeft w:val="480"/>
          <w:marRight w:val="0"/>
          <w:marTop w:val="0"/>
          <w:marBottom w:val="0"/>
          <w:divBdr>
            <w:top w:val="none" w:sz="0" w:space="0" w:color="auto"/>
            <w:left w:val="none" w:sz="0" w:space="0" w:color="auto"/>
            <w:bottom w:val="none" w:sz="0" w:space="0" w:color="auto"/>
            <w:right w:val="none" w:sz="0" w:space="0" w:color="auto"/>
          </w:divBdr>
        </w:div>
        <w:div w:id="858619818">
          <w:marLeft w:val="480"/>
          <w:marRight w:val="0"/>
          <w:marTop w:val="0"/>
          <w:marBottom w:val="0"/>
          <w:divBdr>
            <w:top w:val="none" w:sz="0" w:space="0" w:color="auto"/>
            <w:left w:val="none" w:sz="0" w:space="0" w:color="auto"/>
            <w:bottom w:val="none" w:sz="0" w:space="0" w:color="auto"/>
            <w:right w:val="none" w:sz="0" w:space="0" w:color="auto"/>
          </w:divBdr>
        </w:div>
        <w:div w:id="863327617">
          <w:marLeft w:val="480"/>
          <w:marRight w:val="0"/>
          <w:marTop w:val="0"/>
          <w:marBottom w:val="0"/>
          <w:divBdr>
            <w:top w:val="none" w:sz="0" w:space="0" w:color="auto"/>
            <w:left w:val="none" w:sz="0" w:space="0" w:color="auto"/>
            <w:bottom w:val="none" w:sz="0" w:space="0" w:color="auto"/>
            <w:right w:val="none" w:sz="0" w:space="0" w:color="auto"/>
          </w:divBdr>
        </w:div>
        <w:div w:id="898976036">
          <w:marLeft w:val="480"/>
          <w:marRight w:val="0"/>
          <w:marTop w:val="0"/>
          <w:marBottom w:val="0"/>
          <w:divBdr>
            <w:top w:val="none" w:sz="0" w:space="0" w:color="auto"/>
            <w:left w:val="none" w:sz="0" w:space="0" w:color="auto"/>
            <w:bottom w:val="none" w:sz="0" w:space="0" w:color="auto"/>
            <w:right w:val="none" w:sz="0" w:space="0" w:color="auto"/>
          </w:divBdr>
        </w:div>
        <w:div w:id="910501091">
          <w:marLeft w:val="480"/>
          <w:marRight w:val="0"/>
          <w:marTop w:val="0"/>
          <w:marBottom w:val="0"/>
          <w:divBdr>
            <w:top w:val="none" w:sz="0" w:space="0" w:color="auto"/>
            <w:left w:val="none" w:sz="0" w:space="0" w:color="auto"/>
            <w:bottom w:val="none" w:sz="0" w:space="0" w:color="auto"/>
            <w:right w:val="none" w:sz="0" w:space="0" w:color="auto"/>
          </w:divBdr>
        </w:div>
        <w:div w:id="936669495">
          <w:marLeft w:val="480"/>
          <w:marRight w:val="0"/>
          <w:marTop w:val="0"/>
          <w:marBottom w:val="0"/>
          <w:divBdr>
            <w:top w:val="none" w:sz="0" w:space="0" w:color="auto"/>
            <w:left w:val="none" w:sz="0" w:space="0" w:color="auto"/>
            <w:bottom w:val="none" w:sz="0" w:space="0" w:color="auto"/>
            <w:right w:val="none" w:sz="0" w:space="0" w:color="auto"/>
          </w:divBdr>
        </w:div>
        <w:div w:id="948660140">
          <w:marLeft w:val="480"/>
          <w:marRight w:val="0"/>
          <w:marTop w:val="0"/>
          <w:marBottom w:val="0"/>
          <w:divBdr>
            <w:top w:val="none" w:sz="0" w:space="0" w:color="auto"/>
            <w:left w:val="none" w:sz="0" w:space="0" w:color="auto"/>
            <w:bottom w:val="none" w:sz="0" w:space="0" w:color="auto"/>
            <w:right w:val="none" w:sz="0" w:space="0" w:color="auto"/>
          </w:divBdr>
        </w:div>
        <w:div w:id="1033268663">
          <w:marLeft w:val="480"/>
          <w:marRight w:val="0"/>
          <w:marTop w:val="0"/>
          <w:marBottom w:val="0"/>
          <w:divBdr>
            <w:top w:val="none" w:sz="0" w:space="0" w:color="auto"/>
            <w:left w:val="none" w:sz="0" w:space="0" w:color="auto"/>
            <w:bottom w:val="none" w:sz="0" w:space="0" w:color="auto"/>
            <w:right w:val="none" w:sz="0" w:space="0" w:color="auto"/>
          </w:divBdr>
        </w:div>
        <w:div w:id="1045641892">
          <w:marLeft w:val="480"/>
          <w:marRight w:val="0"/>
          <w:marTop w:val="0"/>
          <w:marBottom w:val="0"/>
          <w:divBdr>
            <w:top w:val="none" w:sz="0" w:space="0" w:color="auto"/>
            <w:left w:val="none" w:sz="0" w:space="0" w:color="auto"/>
            <w:bottom w:val="none" w:sz="0" w:space="0" w:color="auto"/>
            <w:right w:val="none" w:sz="0" w:space="0" w:color="auto"/>
          </w:divBdr>
        </w:div>
        <w:div w:id="1060982317">
          <w:marLeft w:val="480"/>
          <w:marRight w:val="0"/>
          <w:marTop w:val="0"/>
          <w:marBottom w:val="0"/>
          <w:divBdr>
            <w:top w:val="none" w:sz="0" w:space="0" w:color="auto"/>
            <w:left w:val="none" w:sz="0" w:space="0" w:color="auto"/>
            <w:bottom w:val="none" w:sz="0" w:space="0" w:color="auto"/>
            <w:right w:val="none" w:sz="0" w:space="0" w:color="auto"/>
          </w:divBdr>
        </w:div>
        <w:div w:id="1082406969">
          <w:marLeft w:val="480"/>
          <w:marRight w:val="0"/>
          <w:marTop w:val="0"/>
          <w:marBottom w:val="0"/>
          <w:divBdr>
            <w:top w:val="none" w:sz="0" w:space="0" w:color="auto"/>
            <w:left w:val="none" w:sz="0" w:space="0" w:color="auto"/>
            <w:bottom w:val="none" w:sz="0" w:space="0" w:color="auto"/>
            <w:right w:val="none" w:sz="0" w:space="0" w:color="auto"/>
          </w:divBdr>
        </w:div>
        <w:div w:id="1091119484">
          <w:marLeft w:val="480"/>
          <w:marRight w:val="0"/>
          <w:marTop w:val="0"/>
          <w:marBottom w:val="0"/>
          <w:divBdr>
            <w:top w:val="none" w:sz="0" w:space="0" w:color="auto"/>
            <w:left w:val="none" w:sz="0" w:space="0" w:color="auto"/>
            <w:bottom w:val="none" w:sz="0" w:space="0" w:color="auto"/>
            <w:right w:val="none" w:sz="0" w:space="0" w:color="auto"/>
          </w:divBdr>
        </w:div>
        <w:div w:id="1141926480">
          <w:marLeft w:val="480"/>
          <w:marRight w:val="0"/>
          <w:marTop w:val="0"/>
          <w:marBottom w:val="0"/>
          <w:divBdr>
            <w:top w:val="none" w:sz="0" w:space="0" w:color="auto"/>
            <w:left w:val="none" w:sz="0" w:space="0" w:color="auto"/>
            <w:bottom w:val="none" w:sz="0" w:space="0" w:color="auto"/>
            <w:right w:val="none" w:sz="0" w:space="0" w:color="auto"/>
          </w:divBdr>
        </w:div>
        <w:div w:id="1173649231">
          <w:marLeft w:val="480"/>
          <w:marRight w:val="0"/>
          <w:marTop w:val="0"/>
          <w:marBottom w:val="0"/>
          <w:divBdr>
            <w:top w:val="none" w:sz="0" w:space="0" w:color="auto"/>
            <w:left w:val="none" w:sz="0" w:space="0" w:color="auto"/>
            <w:bottom w:val="none" w:sz="0" w:space="0" w:color="auto"/>
            <w:right w:val="none" w:sz="0" w:space="0" w:color="auto"/>
          </w:divBdr>
        </w:div>
        <w:div w:id="1197306637">
          <w:marLeft w:val="480"/>
          <w:marRight w:val="0"/>
          <w:marTop w:val="0"/>
          <w:marBottom w:val="0"/>
          <w:divBdr>
            <w:top w:val="none" w:sz="0" w:space="0" w:color="auto"/>
            <w:left w:val="none" w:sz="0" w:space="0" w:color="auto"/>
            <w:bottom w:val="none" w:sz="0" w:space="0" w:color="auto"/>
            <w:right w:val="none" w:sz="0" w:space="0" w:color="auto"/>
          </w:divBdr>
        </w:div>
        <w:div w:id="1238587351">
          <w:marLeft w:val="480"/>
          <w:marRight w:val="0"/>
          <w:marTop w:val="0"/>
          <w:marBottom w:val="0"/>
          <w:divBdr>
            <w:top w:val="none" w:sz="0" w:space="0" w:color="auto"/>
            <w:left w:val="none" w:sz="0" w:space="0" w:color="auto"/>
            <w:bottom w:val="none" w:sz="0" w:space="0" w:color="auto"/>
            <w:right w:val="none" w:sz="0" w:space="0" w:color="auto"/>
          </w:divBdr>
        </w:div>
        <w:div w:id="1268468879">
          <w:marLeft w:val="480"/>
          <w:marRight w:val="0"/>
          <w:marTop w:val="0"/>
          <w:marBottom w:val="0"/>
          <w:divBdr>
            <w:top w:val="none" w:sz="0" w:space="0" w:color="auto"/>
            <w:left w:val="none" w:sz="0" w:space="0" w:color="auto"/>
            <w:bottom w:val="none" w:sz="0" w:space="0" w:color="auto"/>
            <w:right w:val="none" w:sz="0" w:space="0" w:color="auto"/>
          </w:divBdr>
        </w:div>
        <w:div w:id="1351956764">
          <w:marLeft w:val="480"/>
          <w:marRight w:val="0"/>
          <w:marTop w:val="0"/>
          <w:marBottom w:val="0"/>
          <w:divBdr>
            <w:top w:val="none" w:sz="0" w:space="0" w:color="auto"/>
            <w:left w:val="none" w:sz="0" w:space="0" w:color="auto"/>
            <w:bottom w:val="none" w:sz="0" w:space="0" w:color="auto"/>
            <w:right w:val="none" w:sz="0" w:space="0" w:color="auto"/>
          </w:divBdr>
        </w:div>
        <w:div w:id="1360400626">
          <w:marLeft w:val="480"/>
          <w:marRight w:val="0"/>
          <w:marTop w:val="0"/>
          <w:marBottom w:val="0"/>
          <w:divBdr>
            <w:top w:val="none" w:sz="0" w:space="0" w:color="auto"/>
            <w:left w:val="none" w:sz="0" w:space="0" w:color="auto"/>
            <w:bottom w:val="none" w:sz="0" w:space="0" w:color="auto"/>
            <w:right w:val="none" w:sz="0" w:space="0" w:color="auto"/>
          </w:divBdr>
        </w:div>
        <w:div w:id="1393579518">
          <w:marLeft w:val="480"/>
          <w:marRight w:val="0"/>
          <w:marTop w:val="0"/>
          <w:marBottom w:val="0"/>
          <w:divBdr>
            <w:top w:val="none" w:sz="0" w:space="0" w:color="auto"/>
            <w:left w:val="none" w:sz="0" w:space="0" w:color="auto"/>
            <w:bottom w:val="none" w:sz="0" w:space="0" w:color="auto"/>
            <w:right w:val="none" w:sz="0" w:space="0" w:color="auto"/>
          </w:divBdr>
        </w:div>
        <w:div w:id="1471482346">
          <w:marLeft w:val="480"/>
          <w:marRight w:val="0"/>
          <w:marTop w:val="0"/>
          <w:marBottom w:val="0"/>
          <w:divBdr>
            <w:top w:val="none" w:sz="0" w:space="0" w:color="auto"/>
            <w:left w:val="none" w:sz="0" w:space="0" w:color="auto"/>
            <w:bottom w:val="none" w:sz="0" w:space="0" w:color="auto"/>
            <w:right w:val="none" w:sz="0" w:space="0" w:color="auto"/>
          </w:divBdr>
        </w:div>
        <w:div w:id="1487277832">
          <w:marLeft w:val="480"/>
          <w:marRight w:val="0"/>
          <w:marTop w:val="0"/>
          <w:marBottom w:val="0"/>
          <w:divBdr>
            <w:top w:val="none" w:sz="0" w:space="0" w:color="auto"/>
            <w:left w:val="none" w:sz="0" w:space="0" w:color="auto"/>
            <w:bottom w:val="none" w:sz="0" w:space="0" w:color="auto"/>
            <w:right w:val="none" w:sz="0" w:space="0" w:color="auto"/>
          </w:divBdr>
        </w:div>
        <w:div w:id="1495536999">
          <w:marLeft w:val="480"/>
          <w:marRight w:val="0"/>
          <w:marTop w:val="0"/>
          <w:marBottom w:val="0"/>
          <w:divBdr>
            <w:top w:val="none" w:sz="0" w:space="0" w:color="auto"/>
            <w:left w:val="none" w:sz="0" w:space="0" w:color="auto"/>
            <w:bottom w:val="none" w:sz="0" w:space="0" w:color="auto"/>
            <w:right w:val="none" w:sz="0" w:space="0" w:color="auto"/>
          </w:divBdr>
        </w:div>
        <w:div w:id="1496845570">
          <w:marLeft w:val="480"/>
          <w:marRight w:val="0"/>
          <w:marTop w:val="0"/>
          <w:marBottom w:val="0"/>
          <w:divBdr>
            <w:top w:val="none" w:sz="0" w:space="0" w:color="auto"/>
            <w:left w:val="none" w:sz="0" w:space="0" w:color="auto"/>
            <w:bottom w:val="none" w:sz="0" w:space="0" w:color="auto"/>
            <w:right w:val="none" w:sz="0" w:space="0" w:color="auto"/>
          </w:divBdr>
        </w:div>
        <w:div w:id="1516774092">
          <w:marLeft w:val="480"/>
          <w:marRight w:val="0"/>
          <w:marTop w:val="0"/>
          <w:marBottom w:val="0"/>
          <w:divBdr>
            <w:top w:val="none" w:sz="0" w:space="0" w:color="auto"/>
            <w:left w:val="none" w:sz="0" w:space="0" w:color="auto"/>
            <w:bottom w:val="none" w:sz="0" w:space="0" w:color="auto"/>
            <w:right w:val="none" w:sz="0" w:space="0" w:color="auto"/>
          </w:divBdr>
        </w:div>
        <w:div w:id="1619527009">
          <w:marLeft w:val="480"/>
          <w:marRight w:val="0"/>
          <w:marTop w:val="0"/>
          <w:marBottom w:val="0"/>
          <w:divBdr>
            <w:top w:val="none" w:sz="0" w:space="0" w:color="auto"/>
            <w:left w:val="none" w:sz="0" w:space="0" w:color="auto"/>
            <w:bottom w:val="none" w:sz="0" w:space="0" w:color="auto"/>
            <w:right w:val="none" w:sz="0" w:space="0" w:color="auto"/>
          </w:divBdr>
        </w:div>
        <w:div w:id="1817455034">
          <w:marLeft w:val="480"/>
          <w:marRight w:val="0"/>
          <w:marTop w:val="0"/>
          <w:marBottom w:val="0"/>
          <w:divBdr>
            <w:top w:val="none" w:sz="0" w:space="0" w:color="auto"/>
            <w:left w:val="none" w:sz="0" w:space="0" w:color="auto"/>
            <w:bottom w:val="none" w:sz="0" w:space="0" w:color="auto"/>
            <w:right w:val="none" w:sz="0" w:space="0" w:color="auto"/>
          </w:divBdr>
        </w:div>
        <w:div w:id="1890607133">
          <w:marLeft w:val="480"/>
          <w:marRight w:val="0"/>
          <w:marTop w:val="0"/>
          <w:marBottom w:val="0"/>
          <w:divBdr>
            <w:top w:val="none" w:sz="0" w:space="0" w:color="auto"/>
            <w:left w:val="none" w:sz="0" w:space="0" w:color="auto"/>
            <w:bottom w:val="none" w:sz="0" w:space="0" w:color="auto"/>
            <w:right w:val="none" w:sz="0" w:space="0" w:color="auto"/>
          </w:divBdr>
        </w:div>
        <w:div w:id="1914896702">
          <w:marLeft w:val="480"/>
          <w:marRight w:val="0"/>
          <w:marTop w:val="0"/>
          <w:marBottom w:val="0"/>
          <w:divBdr>
            <w:top w:val="none" w:sz="0" w:space="0" w:color="auto"/>
            <w:left w:val="none" w:sz="0" w:space="0" w:color="auto"/>
            <w:bottom w:val="none" w:sz="0" w:space="0" w:color="auto"/>
            <w:right w:val="none" w:sz="0" w:space="0" w:color="auto"/>
          </w:divBdr>
        </w:div>
        <w:div w:id="1948124565">
          <w:marLeft w:val="480"/>
          <w:marRight w:val="0"/>
          <w:marTop w:val="0"/>
          <w:marBottom w:val="0"/>
          <w:divBdr>
            <w:top w:val="none" w:sz="0" w:space="0" w:color="auto"/>
            <w:left w:val="none" w:sz="0" w:space="0" w:color="auto"/>
            <w:bottom w:val="none" w:sz="0" w:space="0" w:color="auto"/>
            <w:right w:val="none" w:sz="0" w:space="0" w:color="auto"/>
          </w:divBdr>
        </w:div>
        <w:div w:id="1975134542">
          <w:marLeft w:val="480"/>
          <w:marRight w:val="0"/>
          <w:marTop w:val="0"/>
          <w:marBottom w:val="0"/>
          <w:divBdr>
            <w:top w:val="none" w:sz="0" w:space="0" w:color="auto"/>
            <w:left w:val="none" w:sz="0" w:space="0" w:color="auto"/>
            <w:bottom w:val="none" w:sz="0" w:space="0" w:color="auto"/>
            <w:right w:val="none" w:sz="0" w:space="0" w:color="auto"/>
          </w:divBdr>
        </w:div>
        <w:div w:id="1978993502">
          <w:marLeft w:val="480"/>
          <w:marRight w:val="0"/>
          <w:marTop w:val="0"/>
          <w:marBottom w:val="0"/>
          <w:divBdr>
            <w:top w:val="none" w:sz="0" w:space="0" w:color="auto"/>
            <w:left w:val="none" w:sz="0" w:space="0" w:color="auto"/>
            <w:bottom w:val="none" w:sz="0" w:space="0" w:color="auto"/>
            <w:right w:val="none" w:sz="0" w:space="0" w:color="auto"/>
          </w:divBdr>
        </w:div>
        <w:div w:id="1995838862">
          <w:marLeft w:val="480"/>
          <w:marRight w:val="0"/>
          <w:marTop w:val="0"/>
          <w:marBottom w:val="0"/>
          <w:divBdr>
            <w:top w:val="none" w:sz="0" w:space="0" w:color="auto"/>
            <w:left w:val="none" w:sz="0" w:space="0" w:color="auto"/>
            <w:bottom w:val="none" w:sz="0" w:space="0" w:color="auto"/>
            <w:right w:val="none" w:sz="0" w:space="0" w:color="auto"/>
          </w:divBdr>
        </w:div>
        <w:div w:id="2068607842">
          <w:marLeft w:val="480"/>
          <w:marRight w:val="0"/>
          <w:marTop w:val="0"/>
          <w:marBottom w:val="0"/>
          <w:divBdr>
            <w:top w:val="none" w:sz="0" w:space="0" w:color="auto"/>
            <w:left w:val="none" w:sz="0" w:space="0" w:color="auto"/>
            <w:bottom w:val="none" w:sz="0" w:space="0" w:color="auto"/>
            <w:right w:val="none" w:sz="0" w:space="0" w:color="auto"/>
          </w:divBdr>
        </w:div>
        <w:div w:id="2075229722">
          <w:marLeft w:val="480"/>
          <w:marRight w:val="0"/>
          <w:marTop w:val="0"/>
          <w:marBottom w:val="0"/>
          <w:divBdr>
            <w:top w:val="none" w:sz="0" w:space="0" w:color="auto"/>
            <w:left w:val="none" w:sz="0" w:space="0" w:color="auto"/>
            <w:bottom w:val="none" w:sz="0" w:space="0" w:color="auto"/>
            <w:right w:val="none" w:sz="0" w:space="0" w:color="auto"/>
          </w:divBdr>
        </w:div>
        <w:div w:id="2075884655">
          <w:marLeft w:val="480"/>
          <w:marRight w:val="0"/>
          <w:marTop w:val="0"/>
          <w:marBottom w:val="0"/>
          <w:divBdr>
            <w:top w:val="none" w:sz="0" w:space="0" w:color="auto"/>
            <w:left w:val="none" w:sz="0" w:space="0" w:color="auto"/>
            <w:bottom w:val="none" w:sz="0" w:space="0" w:color="auto"/>
            <w:right w:val="none" w:sz="0" w:space="0" w:color="auto"/>
          </w:divBdr>
        </w:div>
        <w:div w:id="2088455879">
          <w:marLeft w:val="480"/>
          <w:marRight w:val="0"/>
          <w:marTop w:val="0"/>
          <w:marBottom w:val="0"/>
          <w:divBdr>
            <w:top w:val="none" w:sz="0" w:space="0" w:color="auto"/>
            <w:left w:val="none" w:sz="0" w:space="0" w:color="auto"/>
            <w:bottom w:val="none" w:sz="0" w:space="0" w:color="auto"/>
            <w:right w:val="none" w:sz="0" w:space="0" w:color="auto"/>
          </w:divBdr>
        </w:div>
        <w:div w:id="2110150453">
          <w:marLeft w:val="480"/>
          <w:marRight w:val="0"/>
          <w:marTop w:val="0"/>
          <w:marBottom w:val="0"/>
          <w:divBdr>
            <w:top w:val="none" w:sz="0" w:space="0" w:color="auto"/>
            <w:left w:val="none" w:sz="0" w:space="0" w:color="auto"/>
            <w:bottom w:val="none" w:sz="0" w:space="0" w:color="auto"/>
            <w:right w:val="none" w:sz="0" w:space="0" w:color="auto"/>
          </w:divBdr>
        </w:div>
      </w:divsChild>
    </w:div>
    <w:div w:id="1626884709">
      <w:marLeft w:val="640"/>
      <w:marRight w:val="0"/>
      <w:marTop w:val="0"/>
      <w:marBottom w:val="0"/>
      <w:divBdr>
        <w:top w:val="none" w:sz="0" w:space="0" w:color="auto"/>
        <w:left w:val="none" w:sz="0" w:space="0" w:color="auto"/>
        <w:bottom w:val="none" w:sz="0" w:space="0" w:color="auto"/>
        <w:right w:val="none" w:sz="0" w:space="0" w:color="auto"/>
      </w:divBdr>
    </w:div>
    <w:div w:id="1626888702">
      <w:marLeft w:val="640"/>
      <w:marRight w:val="0"/>
      <w:marTop w:val="0"/>
      <w:marBottom w:val="0"/>
      <w:divBdr>
        <w:top w:val="none" w:sz="0" w:space="0" w:color="auto"/>
        <w:left w:val="none" w:sz="0" w:space="0" w:color="auto"/>
        <w:bottom w:val="none" w:sz="0" w:space="0" w:color="auto"/>
        <w:right w:val="none" w:sz="0" w:space="0" w:color="auto"/>
      </w:divBdr>
    </w:div>
    <w:div w:id="1626932175">
      <w:bodyDiv w:val="1"/>
      <w:marLeft w:val="0"/>
      <w:marRight w:val="0"/>
      <w:marTop w:val="0"/>
      <w:marBottom w:val="0"/>
      <w:divBdr>
        <w:top w:val="none" w:sz="0" w:space="0" w:color="auto"/>
        <w:left w:val="none" w:sz="0" w:space="0" w:color="auto"/>
        <w:bottom w:val="none" w:sz="0" w:space="0" w:color="auto"/>
        <w:right w:val="none" w:sz="0" w:space="0" w:color="auto"/>
      </w:divBdr>
    </w:div>
    <w:div w:id="1626960743">
      <w:bodyDiv w:val="1"/>
      <w:marLeft w:val="0"/>
      <w:marRight w:val="0"/>
      <w:marTop w:val="0"/>
      <w:marBottom w:val="0"/>
      <w:divBdr>
        <w:top w:val="none" w:sz="0" w:space="0" w:color="auto"/>
        <w:left w:val="none" w:sz="0" w:space="0" w:color="auto"/>
        <w:bottom w:val="none" w:sz="0" w:space="0" w:color="auto"/>
        <w:right w:val="none" w:sz="0" w:space="0" w:color="auto"/>
      </w:divBdr>
      <w:divsChild>
        <w:div w:id="856722">
          <w:marLeft w:val="480"/>
          <w:marRight w:val="0"/>
          <w:marTop w:val="0"/>
          <w:marBottom w:val="0"/>
          <w:divBdr>
            <w:top w:val="none" w:sz="0" w:space="0" w:color="auto"/>
            <w:left w:val="none" w:sz="0" w:space="0" w:color="auto"/>
            <w:bottom w:val="none" w:sz="0" w:space="0" w:color="auto"/>
            <w:right w:val="none" w:sz="0" w:space="0" w:color="auto"/>
          </w:divBdr>
        </w:div>
        <w:div w:id="45104569">
          <w:marLeft w:val="480"/>
          <w:marRight w:val="0"/>
          <w:marTop w:val="0"/>
          <w:marBottom w:val="0"/>
          <w:divBdr>
            <w:top w:val="none" w:sz="0" w:space="0" w:color="auto"/>
            <w:left w:val="none" w:sz="0" w:space="0" w:color="auto"/>
            <w:bottom w:val="none" w:sz="0" w:space="0" w:color="auto"/>
            <w:right w:val="none" w:sz="0" w:space="0" w:color="auto"/>
          </w:divBdr>
        </w:div>
        <w:div w:id="109708990">
          <w:marLeft w:val="480"/>
          <w:marRight w:val="0"/>
          <w:marTop w:val="0"/>
          <w:marBottom w:val="0"/>
          <w:divBdr>
            <w:top w:val="none" w:sz="0" w:space="0" w:color="auto"/>
            <w:left w:val="none" w:sz="0" w:space="0" w:color="auto"/>
            <w:bottom w:val="none" w:sz="0" w:space="0" w:color="auto"/>
            <w:right w:val="none" w:sz="0" w:space="0" w:color="auto"/>
          </w:divBdr>
        </w:div>
        <w:div w:id="179509676">
          <w:marLeft w:val="480"/>
          <w:marRight w:val="0"/>
          <w:marTop w:val="0"/>
          <w:marBottom w:val="0"/>
          <w:divBdr>
            <w:top w:val="none" w:sz="0" w:space="0" w:color="auto"/>
            <w:left w:val="none" w:sz="0" w:space="0" w:color="auto"/>
            <w:bottom w:val="none" w:sz="0" w:space="0" w:color="auto"/>
            <w:right w:val="none" w:sz="0" w:space="0" w:color="auto"/>
          </w:divBdr>
        </w:div>
        <w:div w:id="208035824">
          <w:marLeft w:val="480"/>
          <w:marRight w:val="0"/>
          <w:marTop w:val="0"/>
          <w:marBottom w:val="0"/>
          <w:divBdr>
            <w:top w:val="none" w:sz="0" w:space="0" w:color="auto"/>
            <w:left w:val="none" w:sz="0" w:space="0" w:color="auto"/>
            <w:bottom w:val="none" w:sz="0" w:space="0" w:color="auto"/>
            <w:right w:val="none" w:sz="0" w:space="0" w:color="auto"/>
          </w:divBdr>
        </w:div>
        <w:div w:id="253247833">
          <w:marLeft w:val="480"/>
          <w:marRight w:val="0"/>
          <w:marTop w:val="0"/>
          <w:marBottom w:val="0"/>
          <w:divBdr>
            <w:top w:val="none" w:sz="0" w:space="0" w:color="auto"/>
            <w:left w:val="none" w:sz="0" w:space="0" w:color="auto"/>
            <w:bottom w:val="none" w:sz="0" w:space="0" w:color="auto"/>
            <w:right w:val="none" w:sz="0" w:space="0" w:color="auto"/>
          </w:divBdr>
        </w:div>
        <w:div w:id="332881930">
          <w:marLeft w:val="480"/>
          <w:marRight w:val="0"/>
          <w:marTop w:val="0"/>
          <w:marBottom w:val="0"/>
          <w:divBdr>
            <w:top w:val="none" w:sz="0" w:space="0" w:color="auto"/>
            <w:left w:val="none" w:sz="0" w:space="0" w:color="auto"/>
            <w:bottom w:val="none" w:sz="0" w:space="0" w:color="auto"/>
            <w:right w:val="none" w:sz="0" w:space="0" w:color="auto"/>
          </w:divBdr>
        </w:div>
        <w:div w:id="352270571">
          <w:marLeft w:val="480"/>
          <w:marRight w:val="0"/>
          <w:marTop w:val="0"/>
          <w:marBottom w:val="0"/>
          <w:divBdr>
            <w:top w:val="none" w:sz="0" w:space="0" w:color="auto"/>
            <w:left w:val="none" w:sz="0" w:space="0" w:color="auto"/>
            <w:bottom w:val="none" w:sz="0" w:space="0" w:color="auto"/>
            <w:right w:val="none" w:sz="0" w:space="0" w:color="auto"/>
          </w:divBdr>
        </w:div>
        <w:div w:id="356810006">
          <w:marLeft w:val="480"/>
          <w:marRight w:val="0"/>
          <w:marTop w:val="0"/>
          <w:marBottom w:val="0"/>
          <w:divBdr>
            <w:top w:val="none" w:sz="0" w:space="0" w:color="auto"/>
            <w:left w:val="none" w:sz="0" w:space="0" w:color="auto"/>
            <w:bottom w:val="none" w:sz="0" w:space="0" w:color="auto"/>
            <w:right w:val="none" w:sz="0" w:space="0" w:color="auto"/>
          </w:divBdr>
        </w:div>
        <w:div w:id="439953564">
          <w:marLeft w:val="480"/>
          <w:marRight w:val="0"/>
          <w:marTop w:val="0"/>
          <w:marBottom w:val="0"/>
          <w:divBdr>
            <w:top w:val="none" w:sz="0" w:space="0" w:color="auto"/>
            <w:left w:val="none" w:sz="0" w:space="0" w:color="auto"/>
            <w:bottom w:val="none" w:sz="0" w:space="0" w:color="auto"/>
            <w:right w:val="none" w:sz="0" w:space="0" w:color="auto"/>
          </w:divBdr>
        </w:div>
        <w:div w:id="444734959">
          <w:marLeft w:val="480"/>
          <w:marRight w:val="0"/>
          <w:marTop w:val="0"/>
          <w:marBottom w:val="0"/>
          <w:divBdr>
            <w:top w:val="none" w:sz="0" w:space="0" w:color="auto"/>
            <w:left w:val="none" w:sz="0" w:space="0" w:color="auto"/>
            <w:bottom w:val="none" w:sz="0" w:space="0" w:color="auto"/>
            <w:right w:val="none" w:sz="0" w:space="0" w:color="auto"/>
          </w:divBdr>
        </w:div>
        <w:div w:id="446893815">
          <w:marLeft w:val="480"/>
          <w:marRight w:val="0"/>
          <w:marTop w:val="0"/>
          <w:marBottom w:val="0"/>
          <w:divBdr>
            <w:top w:val="none" w:sz="0" w:space="0" w:color="auto"/>
            <w:left w:val="none" w:sz="0" w:space="0" w:color="auto"/>
            <w:bottom w:val="none" w:sz="0" w:space="0" w:color="auto"/>
            <w:right w:val="none" w:sz="0" w:space="0" w:color="auto"/>
          </w:divBdr>
        </w:div>
        <w:div w:id="454176943">
          <w:marLeft w:val="480"/>
          <w:marRight w:val="0"/>
          <w:marTop w:val="0"/>
          <w:marBottom w:val="0"/>
          <w:divBdr>
            <w:top w:val="none" w:sz="0" w:space="0" w:color="auto"/>
            <w:left w:val="none" w:sz="0" w:space="0" w:color="auto"/>
            <w:bottom w:val="none" w:sz="0" w:space="0" w:color="auto"/>
            <w:right w:val="none" w:sz="0" w:space="0" w:color="auto"/>
          </w:divBdr>
        </w:div>
        <w:div w:id="461853493">
          <w:marLeft w:val="480"/>
          <w:marRight w:val="0"/>
          <w:marTop w:val="0"/>
          <w:marBottom w:val="0"/>
          <w:divBdr>
            <w:top w:val="none" w:sz="0" w:space="0" w:color="auto"/>
            <w:left w:val="none" w:sz="0" w:space="0" w:color="auto"/>
            <w:bottom w:val="none" w:sz="0" w:space="0" w:color="auto"/>
            <w:right w:val="none" w:sz="0" w:space="0" w:color="auto"/>
          </w:divBdr>
        </w:div>
        <w:div w:id="510336523">
          <w:marLeft w:val="480"/>
          <w:marRight w:val="0"/>
          <w:marTop w:val="0"/>
          <w:marBottom w:val="0"/>
          <w:divBdr>
            <w:top w:val="none" w:sz="0" w:space="0" w:color="auto"/>
            <w:left w:val="none" w:sz="0" w:space="0" w:color="auto"/>
            <w:bottom w:val="none" w:sz="0" w:space="0" w:color="auto"/>
            <w:right w:val="none" w:sz="0" w:space="0" w:color="auto"/>
          </w:divBdr>
        </w:div>
        <w:div w:id="538737096">
          <w:marLeft w:val="480"/>
          <w:marRight w:val="0"/>
          <w:marTop w:val="0"/>
          <w:marBottom w:val="0"/>
          <w:divBdr>
            <w:top w:val="none" w:sz="0" w:space="0" w:color="auto"/>
            <w:left w:val="none" w:sz="0" w:space="0" w:color="auto"/>
            <w:bottom w:val="none" w:sz="0" w:space="0" w:color="auto"/>
            <w:right w:val="none" w:sz="0" w:space="0" w:color="auto"/>
          </w:divBdr>
        </w:div>
        <w:div w:id="541290742">
          <w:marLeft w:val="480"/>
          <w:marRight w:val="0"/>
          <w:marTop w:val="0"/>
          <w:marBottom w:val="0"/>
          <w:divBdr>
            <w:top w:val="none" w:sz="0" w:space="0" w:color="auto"/>
            <w:left w:val="none" w:sz="0" w:space="0" w:color="auto"/>
            <w:bottom w:val="none" w:sz="0" w:space="0" w:color="auto"/>
            <w:right w:val="none" w:sz="0" w:space="0" w:color="auto"/>
          </w:divBdr>
        </w:div>
        <w:div w:id="545486796">
          <w:marLeft w:val="480"/>
          <w:marRight w:val="0"/>
          <w:marTop w:val="0"/>
          <w:marBottom w:val="0"/>
          <w:divBdr>
            <w:top w:val="none" w:sz="0" w:space="0" w:color="auto"/>
            <w:left w:val="none" w:sz="0" w:space="0" w:color="auto"/>
            <w:bottom w:val="none" w:sz="0" w:space="0" w:color="auto"/>
            <w:right w:val="none" w:sz="0" w:space="0" w:color="auto"/>
          </w:divBdr>
        </w:div>
        <w:div w:id="551575700">
          <w:marLeft w:val="480"/>
          <w:marRight w:val="0"/>
          <w:marTop w:val="0"/>
          <w:marBottom w:val="0"/>
          <w:divBdr>
            <w:top w:val="none" w:sz="0" w:space="0" w:color="auto"/>
            <w:left w:val="none" w:sz="0" w:space="0" w:color="auto"/>
            <w:bottom w:val="none" w:sz="0" w:space="0" w:color="auto"/>
            <w:right w:val="none" w:sz="0" w:space="0" w:color="auto"/>
          </w:divBdr>
        </w:div>
        <w:div w:id="575552430">
          <w:marLeft w:val="480"/>
          <w:marRight w:val="0"/>
          <w:marTop w:val="0"/>
          <w:marBottom w:val="0"/>
          <w:divBdr>
            <w:top w:val="none" w:sz="0" w:space="0" w:color="auto"/>
            <w:left w:val="none" w:sz="0" w:space="0" w:color="auto"/>
            <w:bottom w:val="none" w:sz="0" w:space="0" w:color="auto"/>
            <w:right w:val="none" w:sz="0" w:space="0" w:color="auto"/>
          </w:divBdr>
        </w:div>
        <w:div w:id="663510003">
          <w:marLeft w:val="480"/>
          <w:marRight w:val="0"/>
          <w:marTop w:val="0"/>
          <w:marBottom w:val="0"/>
          <w:divBdr>
            <w:top w:val="none" w:sz="0" w:space="0" w:color="auto"/>
            <w:left w:val="none" w:sz="0" w:space="0" w:color="auto"/>
            <w:bottom w:val="none" w:sz="0" w:space="0" w:color="auto"/>
            <w:right w:val="none" w:sz="0" w:space="0" w:color="auto"/>
          </w:divBdr>
        </w:div>
        <w:div w:id="679308537">
          <w:marLeft w:val="480"/>
          <w:marRight w:val="0"/>
          <w:marTop w:val="0"/>
          <w:marBottom w:val="0"/>
          <w:divBdr>
            <w:top w:val="none" w:sz="0" w:space="0" w:color="auto"/>
            <w:left w:val="none" w:sz="0" w:space="0" w:color="auto"/>
            <w:bottom w:val="none" w:sz="0" w:space="0" w:color="auto"/>
            <w:right w:val="none" w:sz="0" w:space="0" w:color="auto"/>
          </w:divBdr>
        </w:div>
        <w:div w:id="707143544">
          <w:marLeft w:val="480"/>
          <w:marRight w:val="0"/>
          <w:marTop w:val="0"/>
          <w:marBottom w:val="0"/>
          <w:divBdr>
            <w:top w:val="none" w:sz="0" w:space="0" w:color="auto"/>
            <w:left w:val="none" w:sz="0" w:space="0" w:color="auto"/>
            <w:bottom w:val="none" w:sz="0" w:space="0" w:color="auto"/>
            <w:right w:val="none" w:sz="0" w:space="0" w:color="auto"/>
          </w:divBdr>
        </w:div>
        <w:div w:id="738866389">
          <w:marLeft w:val="480"/>
          <w:marRight w:val="0"/>
          <w:marTop w:val="0"/>
          <w:marBottom w:val="0"/>
          <w:divBdr>
            <w:top w:val="none" w:sz="0" w:space="0" w:color="auto"/>
            <w:left w:val="none" w:sz="0" w:space="0" w:color="auto"/>
            <w:bottom w:val="none" w:sz="0" w:space="0" w:color="auto"/>
            <w:right w:val="none" w:sz="0" w:space="0" w:color="auto"/>
          </w:divBdr>
        </w:div>
        <w:div w:id="742489261">
          <w:marLeft w:val="480"/>
          <w:marRight w:val="0"/>
          <w:marTop w:val="0"/>
          <w:marBottom w:val="0"/>
          <w:divBdr>
            <w:top w:val="none" w:sz="0" w:space="0" w:color="auto"/>
            <w:left w:val="none" w:sz="0" w:space="0" w:color="auto"/>
            <w:bottom w:val="none" w:sz="0" w:space="0" w:color="auto"/>
            <w:right w:val="none" w:sz="0" w:space="0" w:color="auto"/>
          </w:divBdr>
        </w:div>
        <w:div w:id="822281332">
          <w:marLeft w:val="480"/>
          <w:marRight w:val="0"/>
          <w:marTop w:val="0"/>
          <w:marBottom w:val="0"/>
          <w:divBdr>
            <w:top w:val="none" w:sz="0" w:space="0" w:color="auto"/>
            <w:left w:val="none" w:sz="0" w:space="0" w:color="auto"/>
            <w:bottom w:val="none" w:sz="0" w:space="0" w:color="auto"/>
            <w:right w:val="none" w:sz="0" w:space="0" w:color="auto"/>
          </w:divBdr>
        </w:div>
        <w:div w:id="825783305">
          <w:marLeft w:val="480"/>
          <w:marRight w:val="0"/>
          <w:marTop w:val="0"/>
          <w:marBottom w:val="0"/>
          <w:divBdr>
            <w:top w:val="none" w:sz="0" w:space="0" w:color="auto"/>
            <w:left w:val="none" w:sz="0" w:space="0" w:color="auto"/>
            <w:bottom w:val="none" w:sz="0" w:space="0" w:color="auto"/>
            <w:right w:val="none" w:sz="0" w:space="0" w:color="auto"/>
          </w:divBdr>
        </w:div>
        <w:div w:id="825826229">
          <w:marLeft w:val="480"/>
          <w:marRight w:val="0"/>
          <w:marTop w:val="0"/>
          <w:marBottom w:val="0"/>
          <w:divBdr>
            <w:top w:val="none" w:sz="0" w:space="0" w:color="auto"/>
            <w:left w:val="none" w:sz="0" w:space="0" w:color="auto"/>
            <w:bottom w:val="none" w:sz="0" w:space="0" w:color="auto"/>
            <w:right w:val="none" w:sz="0" w:space="0" w:color="auto"/>
          </w:divBdr>
        </w:div>
        <w:div w:id="827601565">
          <w:marLeft w:val="480"/>
          <w:marRight w:val="0"/>
          <w:marTop w:val="0"/>
          <w:marBottom w:val="0"/>
          <w:divBdr>
            <w:top w:val="none" w:sz="0" w:space="0" w:color="auto"/>
            <w:left w:val="none" w:sz="0" w:space="0" w:color="auto"/>
            <w:bottom w:val="none" w:sz="0" w:space="0" w:color="auto"/>
            <w:right w:val="none" w:sz="0" w:space="0" w:color="auto"/>
          </w:divBdr>
        </w:div>
        <w:div w:id="948010701">
          <w:marLeft w:val="480"/>
          <w:marRight w:val="0"/>
          <w:marTop w:val="0"/>
          <w:marBottom w:val="0"/>
          <w:divBdr>
            <w:top w:val="none" w:sz="0" w:space="0" w:color="auto"/>
            <w:left w:val="none" w:sz="0" w:space="0" w:color="auto"/>
            <w:bottom w:val="none" w:sz="0" w:space="0" w:color="auto"/>
            <w:right w:val="none" w:sz="0" w:space="0" w:color="auto"/>
          </w:divBdr>
        </w:div>
        <w:div w:id="991980742">
          <w:marLeft w:val="480"/>
          <w:marRight w:val="0"/>
          <w:marTop w:val="0"/>
          <w:marBottom w:val="0"/>
          <w:divBdr>
            <w:top w:val="none" w:sz="0" w:space="0" w:color="auto"/>
            <w:left w:val="none" w:sz="0" w:space="0" w:color="auto"/>
            <w:bottom w:val="none" w:sz="0" w:space="0" w:color="auto"/>
            <w:right w:val="none" w:sz="0" w:space="0" w:color="auto"/>
          </w:divBdr>
        </w:div>
        <w:div w:id="1022320131">
          <w:marLeft w:val="480"/>
          <w:marRight w:val="0"/>
          <w:marTop w:val="0"/>
          <w:marBottom w:val="0"/>
          <w:divBdr>
            <w:top w:val="none" w:sz="0" w:space="0" w:color="auto"/>
            <w:left w:val="none" w:sz="0" w:space="0" w:color="auto"/>
            <w:bottom w:val="none" w:sz="0" w:space="0" w:color="auto"/>
            <w:right w:val="none" w:sz="0" w:space="0" w:color="auto"/>
          </w:divBdr>
        </w:div>
        <w:div w:id="1096440348">
          <w:marLeft w:val="480"/>
          <w:marRight w:val="0"/>
          <w:marTop w:val="0"/>
          <w:marBottom w:val="0"/>
          <w:divBdr>
            <w:top w:val="none" w:sz="0" w:space="0" w:color="auto"/>
            <w:left w:val="none" w:sz="0" w:space="0" w:color="auto"/>
            <w:bottom w:val="none" w:sz="0" w:space="0" w:color="auto"/>
            <w:right w:val="none" w:sz="0" w:space="0" w:color="auto"/>
          </w:divBdr>
        </w:div>
        <w:div w:id="1112557451">
          <w:marLeft w:val="480"/>
          <w:marRight w:val="0"/>
          <w:marTop w:val="0"/>
          <w:marBottom w:val="0"/>
          <w:divBdr>
            <w:top w:val="none" w:sz="0" w:space="0" w:color="auto"/>
            <w:left w:val="none" w:sz="0" w:space="0" w:color="auto"/>
            <w:bottom w:val="none" w:sz="0" w:space="0" w:color="auto"/>
            <w:right w:val="none" w:sz="0" w:space="0" w:color="auto"/>
          </w:divBdr>
        </w:div>
        <w:div w:id="1136027926">
          <w:marLeft w:val="480"/>
          <w:marRight w:val="0"/>
          <w:marTop w:val="0"/>
          <w:marBottom w:val="0"/>
          <w:divBdr>
            <w:top w:val="none" w:sz="0" w:space="0" w:color="auto"/>
            <w:left w:val="none" w:sz="0" w:space="0" w:color="auto"/>
            <w:bottom w:val="none" w:sz="0" w:space="0" w:color="auto"/>
            <w:right w:val="none" w:sz="0" w:space="0" w:color="auto"/>
          </w:divBdr>
        </w:div>
        <w:div w:id="1178302232">
          <w:marLeft w:val="480"/>
          <w:marRight w:val="0"/>
          <w:marTop w:val="0"/>
          <w:marBottom w:val="0"/>
          <w:divBdr>
            <w:top w:val="none" w:sz="0" w:space="0" w:color="auto"/>
            <w:left w:val="none" w:sz="0" w:space="0" w:color="auto"/>
            <w:bottom w:val="none" w:sz="0" w:space="0" w:color="auto"/>
            <w:right w:val="none" w:sz="0" w:space="0" w:color="auto"/>
          </w:divBdr>
        </w:div>
        <w:div w:id="1252930312">
          <w:marLeft w:val="480"/>
          <w:marRight w:val="0"/>
          <w:marTop w:val="0"/>
          <w:marBottom w:val="0"/>
          <w:divBdr>
            <w:top w:val="none" w:sz="0" w:space="0" w:color="auto"/>
            <w:left w:val="none" w:sz="0" w:space="0" w:color="auto"/>
            <w:bottom w:val="none" w:sz="0" w:space="0" w:color="auto"/>
            <w:right w:val="none" w:sz="0" w:space="0" w:color="auto"/>
          </w:divBdr>
        </w:div>
        <w:div w:id="1355962056">
          <w:marLeft w:val="480"/>
          <w:marRight w:val="0"/>
          <w:marTop w:val="0"/>
          <w:marBottom w:val="0"/>
          <w:divBdr>
            <w:top w:val="none" w:sz="0" w:space="0" w:color="auto"/>
            <w:left w:val="none" w:sz="0" w:space="0" w:color="auto"/>
            <w:bottom w:val="none" w:sz="0" w:space="0" w:color="auto"/>
            <w:right w:val="none" w:sz="0" w:space="0" w:color="auto"/>
          </w:divBdr>
        </w:div>
        <w:div w:id="1480876004">
          <w:marLeft w:val="480"/>
          <w:marRight w:val="0"/>
          <w:marTop w:val="0"/>
          <w:marBottom w:val="0"/>
          <w:divBdr>
            <w:top w:val="none" w:sz="0" w:space="0" w:color="auto"/>
            <w:left w:val="none" w:sz="0" w:space="0" w:color="auto"/>
            <w:bottom w:val="none" w:sz="0" w:space="0" w:color="auto"/>
            <w:right w:val="none" w:sz="0" w:space="0" w:color="auto"/>
          </w:divBdr>
        </w:div>
        <w:div w:id="1495796409">
          <w:marLeft w:val="480"/>
          <w:marRight w:val="0"/>
          <w:marTop w:val="0"/>
          <w:marBottom w:val="0"/>
          <w:divBdr>
            <w:top w:val="none" w:sz="0" w:space="0" w:color="auto"/>
            <w:left w:val="none" w:sz="0" w:space="0" w:color="auto"/>
            <w:bottom w:val="none" w:sz="0" w:space="0" w:color="auto"/>
            <w:right w:val="none" w:sz="0" w:space="0" w:color="auto"/>
          </w:divBdr>
        </w:div>
        <w:div w:id="1623462465">
          <w:marLeft w:val="480"/>
          <w:marRight w:val="0"/>
          <w:marTop w:val="0"/>
          <w:marBottom w:val="0"/>
          <w:divBdr>
            <w:top w:val="none" w:sz="0" w:space="0" w:color="auto"/>
            <w:left w:val="none" w:sz="0" w:space="0" w:color="auto"/>
            <w:bottom w:val="none" w:sz="0" w:space="0" w:color="auto"/>
            <w:right w:val="none" w:sz="0" w:space="0" w:color="auto"/>
          </w:divBdr>
        </w:div>
        <w:div w:id="1659576796">
          <w:marLeft w:val="480"/>
          <w:marRight w:val="0"/>
          <w:marTop w:val="0"/>
          <w:marBottom w:val="0"/>
          <w:divBdr>
            <w:top w:val="none" w:sz="0" w:space="0" w:color="auto"/>
            <w:left w:val="none" w:sz="0" w:space="0" w:color="auto"/>
            <w:bottom w:val="none" w:sz="0" w:space="0" w:color="auto"/>
            <w:right w:val="none" w:sz="0" w:space="0" w:color="auto"/>
          </w:divBdr>
        </w:div>
        <w:div w:id="1838418728">
          <w:marLeft w:val="480"/>
          <w:marRight w:val="0"/>
          <w:marTop w:val="0"/>
          <w:marBottom w:val="0"/>
          <w:divBdr>
            <w:top w:val="none" w:sz="0" w:space="0" w:color="auto"/>
            <w:left w:val="none" w:sz="0" w:space="0" w:color="auto"/>
            <w:bottom w:val="none" w:sz="0" w:space="0" w:color="auto"/>
            <w:right w:val="none" w:sz="0" w:space="0" w:color="auto"/>
          </w:divBdr>
        </w:div>
        <w:div w:id="1849171046">
          <w:marLeft w:val="480"/>
          <w:marRight w:val="0"/>
          <w:marTop w:val="0"/>
          <w:marBottom w:val="0"/>
          <w:divBdr>
            <w:top w:val="none" w:sz="0" w:space="0" w:color="auto"/>
            <w:left w:val="none" w:sz="0" w:space="0" w:color="auto"/>
            <w:bottom w:val="none" w:sz="0" w:space="0" w:color="auto"/>
            <w:right w:val="none" w:sz="0" w:space="0" w:color="auto"/>
          </w:divBdr>
        </w:div>
        <w:div w:id="1883637460">
          <w:marLeft w:val="480"/>
          <w:marRight w:val="0"/>
          <w:marTop w:val="0"/>
          <w:marBottom w:val="0"/>
          <w:divBdr>
            <w:top w:val="none" w:sz="0" w:space="0" w:color="auto"/>
            <w:left w:val="none" w:sz="0" w:space="0" w:color="auto"/>
            <w:bottom w:val="none" w:sz="0" w:space="0" w:color="auto"/>
            <w:right w:val="none" w:sz="0" w:space="0" w:color="auto"/>
          </w:divBdr>
        </w:div>
        <w:div w:id="1887259560">
          <w:marLeft w:val="480"/>
          <w:marRight w:val="0"/>
          <w:marTop w:val="0"/>
          <w:marBottom w:val="0"/>
          <w:divBdr>
            <w:top w:val="none" w:sz="0" w:space="0" w:color="auto"/>
            <w:left w:val="none" w:sz="0" w:space="0" w:color="auto"/>
            <w:bottom w:val="none" w:sz="0" w:space="0" w:color="auto"/>
            <w:right w:val="none" w:sz="0" w:space="0" w:color="auto"/>
          </w:divBdr>
        </w:div>
        <w:div w:id="1901287289">
          <w:marLeft w:val="480"/>
          <w:marRight w:val="0"/>
          <w:marTop w:val="0"/>
          <w:marBottom w:val="0"/>
          <w:divBdr>
            <w:top w:val="none" w:sz="0" w:space="0" w:color="auto"/>
            <w:left w:val="none" w:sz="0" w:space="0" w:color="auto"/>
            <w:bottom w:val="none" w:sz="0" w:space="0" w:color="auto"/>
            <w:right w:val="none" w:sz="0" w:space="0" w:color="auto"/>
          </w:divBdr>
        </w:div>
        <w:div w:id="1921525013">
          <w:marLeft w:val="480"/>
          <w:marRight w:val="0"/>
          <w:marTop w:val="0"/>
          <w:marBottom w:val="0"/>
          <w:divBdr>
            <w:top w:val="none" w:sz="0" w:space="0" w:color="auto"/>
            <w:left w:val="none" w:sz="0" w:space="0" w:color="auto"/>
            <w:bottom w:val="none" w:sz="0" w:space="0" w:color="auto"/>
            <w:right w:val="none" w:sz="0" w:space="0" w:color="auto"/>
          </w:divBdr>
        </w:div>
        <w:div w:id="1968470684">
          <w:marLeft w:val="480"/>
          <w:marRight w:val="0"/>
          <w:marTop w:val="0"/>
          <w:marBottom w:val="0"/>
          <w:divBdr>
            <w:top w:val="none" w:sz="0" w:space="0" w:color="auto"/>
            <w:left w:val="none" w:sz="0" w:space="0" w:color="auto"/>
            <w:bottom w:val="none" w:sz="0" w:space="0" w:color="auto"/>
            <w:right w:val="none" w:sz="0" w:space="0" w:color="auto"/>
          </w:divBdr>
        </w:div>
        <w:div w:id="2015300759">
          <w:marLeft w:val="480"/>
          <w:marRight w:val="0"/>
          <w:marTop w:val="0"/>
          <w:marBottom w:val="0"/>
          <w:divBdr>
            <w:top w:val="none" w:sz="0" w:space="0" w:color="auto"/>
            <w:left w:val="none" w:sz="0" w:space="0" w:color="auto"/>
            <w:bottom w:val="none" w:sz="0" w:space="0" w:color="auto"/>
            <w:right w:val="none" w:sz="0" w:space="0" w:color="auto"/>
          </w:divBdr>
        </w:div>
        <w:div w:id="2033412256">
          <w:marLeft w:val="480"/>
          <w:marRight w:val="0"/>
          <w:marTop w:val="0"/>
          <w:marBottom w:val="0"/>
          <w:divBdr>
            <w:top w:val="none" w:sz="0" w:space="0" w:color="auto"/>
            <w:left w:val="none" w:sz="0" w:space="0" w:color="auto"/>
            <w:bottom w:val="none" w:sz="0" w:space="0" w:color="auto"/>
            <w:right w:val="none" w:sz="0" w:space="0" w:color="auto"/>
          </w:divBdr>
        </w:div>
        <w:div w:id="2065636108">
          <w:marLeft w:val="480"/>
          <w:marRight w:val="0"/>
          <w:marTop w:val="0"/>
          <w:marBottom w:val="0"/>
          <w:divBdr>
            <w:top w:val="none" w:sz="0" w:space="0" w:color="auto"/>
            <w:left w:val="none" w:sz="0" w:space="0" w:color="auto"/>
            <w:bottom w:val="none" w:sz="0" w:space="0" w:color="auto"/>
            <w:right w:val="none" w:sz="0" w:space="0" w:color="auto"/>
          </w:divBdr>
        </w:div>
        <w:div w:id="2126382324">
          <w:marLeft w:val="480"/>
          <w:marRight w:val="0"/>
          <w:marTop w:val="0"/>
          <w:marBottom w:val="0"/>
          <w:divBdr>
            <w:top w:val="none" w:sz="0" w:space="0" w:color="auto"/>
            <w:left w:val="none" w:sz="0" w:space="0" w:color="auto"/>
            <w:bottom w:val="none" w:sz="0" w:space="0" w:color="auto"/>
            <w:right w:val="none" w:sz="0" w:space="0" w:color="auto"/>
          </w:divBdr>
        </w:div>
        <w:div w:id="2143842598">
          <w:marLeft w:val="480"/>
          <w:marRight w:val="0"/>
          <w:marTop w:val="0"/>
          <w:marBottom w:val="0"/>
          <w:divBdr>
            <w:top w:val="none" w:sz="0" w:space="0" w:color="auto"/>
            <w:left w:val="none" w:sz="0" w:space="0" w:color="auto"/>
            <w:bottom w:val="none" w:sz="0" w:space="0" w:color="auto"/>
            <w:right w:val="none" w:sz="0" w:space="0" w:color="auto"/>
          </w:divBdr>
        </w:div>
      </w:divsChild>
    </w:div>
    <w:div w:id="1627006032">
      <w:marLeft w:val="640"/>
      <w:marRight w:val="0"/>
      <w:marTop w:val="0"/>
      <w:marBottom w:val="0"/>
      <w:divBdr>
        <w:top w:val="none" w:sz="0" w:space="0" w:color="auto"/>
        <w:left w:val="none" w:sz="0" w:space="0" w:color="auto"/>
        <w:bottom w:val="none" w:sz="0" w:space="0" w:color="auto"/>
        <w:right w:val="none" w:sz="0" w:space="0" w:color="auto"/>
      </w:divBdr>
    </w:div>
    <w:div w:id="1627200328">
      <w:marLeft w:val="640"/>
      <w:marRight w:val="0"/>
      <w:marTop w:val="0"/>
      <w:marBottom w:val="0"/>
      <w:divBdr>
        <w:top w:val="none" w:sz="0" w:space="0" w:color="auto"/>
        <w:left w:val="none" w:sz="0" w:space="0" w:color="auto"/>
        <w:bottom w:val="none" w:sz="0" w:space="0" w:color="auto"/>
        <w:right w:val="none" w:sz="0" w:space="0" w:color="auto"/>
      </w:divBdr>
    </w:div>
    <w:div w:id="1627422513">
      <w:marLeft w:val="640"/>
      <w:marRight w:val="0"/>
      <w:marTop w:val="0"/>
      <w:marBottom w:val="0"/>
      <w:divBdr>
        <w:top w:val="none" w:sz="0" w:space="0" w:color="auto"/>
        <w:left w:val="none" w:sz="0" w:space="0" w:color="auto"/>
        <w:bottom w:val="none" w:sz="0" w:space="0" w:color="auto"/>
        <w:right w:val="none" w:sz="0" w:space="0" w:color="auto"/>
      </w:divBdr>
    </w:div>
    <w:div w:id="1627659300">
      <w:marLeft w:val="640"/>
      <w:marRight w:val="0"/>
      <w:marTop w:val="0"/>
      <w:marBottom w:val="0"/>
      <w:divBdr>
        <w:top w:val="none" w:sz="0" w:space="0" w:color="auto"/>
        <w:left w:val="none" w:sz="0" w:space="0" w:color="auto"/>
        <w:bottom w:val="none" w:sz="0" w:space="0" w:color="auto"/>
        <w:right w:val="none" w:sz="0" w:space="0" w:color="auto"/>
      </w:divBdr>
    </w:div>
    <w:div w:id="1627738832">
      <w:marLeft w:val="640"/>
      <w:marRight w:val="0"/>
      <w:marTop w:val="0"/>
      <w:marBottom w:val="0"/>
      <w:divBdr>
        <w:top w:val="none" w:sz="0" w:space="0" w:color="auto"/>
        <w:left w:val="none" w:sz="0" w:space="0" w:color="auto"/>
        <w:bottom w:val="none" w:sz="0" w:space="0" w:color="auto"/>
        <w:right w:val="none" w:sz="0" w:space="0" w:color="auto"/>
      </w:divBdr>
    </w:div>
    <w:div w:id="1628122303">
      <w:marLeft w:val="640"/>
      <w:marRight w:val="0"/>
      <w:marTop w:val="0"/>
      <w:marBottom w:val="0"/>
      <w:divBdr>
        <w:top w:val="none" w:sz="0" w:space="0" w:color="auto"/>
        <w:left w:val="none" w:sz="0" w:space="0" w:color="auto"/>
        <w:bottom w:val="none" w:sz="0" w:space="0" w:color="auto"/>
        <w:right w:val="none" w:sz="0" w:space="0" w:color="auto"/>
      </w:divBdr>
    </w:div>
    <w:div w:id="1628470205">
      <w:marLeft w:val="640"/>
      <w:marRight w:val="0"/>
      <w:marTop w:val="0"/>
      <w:marBottom w:val="0"/>
      <w:divBdr>
        <w:top w:val="none" w:sz="0" w:space="0" w:color="auto"/>
        <w:left w:val="none" w:sz="0" w:space="0" w:color="auto"/>
        <w:bottom w:val="none" w:sz="0" w:space="0" w:color="auto"/>
        <w:right w:val="none" w:sz="0" w:space="0" w:color="auto"/>
      </w:divBdr>
    </w:div>
    <w:div w:id="1628505926">
      <w:bodyDiv w:val="1"/>
      <w:marLeft w:val="0"/>
      <w:marRight w:val="0"/>
      <w:marTop w:val="0"/>
      <w:marBottom w:val="0"/>
      <w:divBdr>
        <w:top w:val="none" w:sz="0" w:space="0" w:color="auto"/>
        <w:left w:val="none" w:sz="0" w:space="0" w:color="auto"/>
        <w:bottom w:val="none" w:sz="0" w:space="0" w:color="auto"/>
        <w:right w:val="none" w:sz="0" w:space="0" w:color="auto"/>
      </w:divBdr>
    </w:div>
    <w:div w:id="1628658378">
      <w:marLeft w:val="640"/>
      <w:marRight w:val="0"/>
      <w:marTop w:val="0"/>
      <w:marBottom w:val="0"/>
      <w:divBdr>
        <w:top w:val="none" w:sz="0" w:space="0" w:color="auto"/>
        <w:left w:val="none" w:sz="0" w:space="0" w:color="auto"/>
        <w:bottom w:val="none" w:sz="0" w:space="0" w:color="auto"/>
        <w:right w:val="none" w:sz="0" w:space="0" w:color="auto"/>
      </w:divBdr>
    </w:div>
    <w:div w:id="1629047633">
      <w:marLeft w:val="640"/>
      <w:marRight w:val="0"/>
      <w:marTop w:val="0"/>
      <w:marBottom w:val="0"/>
      <w:divBdr>
        <w:top w:val="none" w:sz="0" w:space="0" w:color="auto"/>
        <w:left w:val="none" w:sz="0" w:space="0" w:color="auto"/>
        <w:bottom w:val="none" w:sz="0" w:space="0" w:color="auto"/>
        <w:right w:val="none" w:sz="0" w:space="0" w:color="auto"/>
      </w:divBdr>
    </w:div>
    <w:div w:id="1629387398">
      <w:marLeft w:val="640"/>
      <w:marRight w:val="0"/>
      <w:marTop w:val="0"/>
      <w:marBottom w:val="0"/>
      <w:divBdr>
        <w:top w:val="none" w:sz="0" w:space="0" w:color="auto"/>
        <w:left w:val="none" w:sz="0" w:space="0" w:color="auto"/>
        <w:bottom w:val="none" w:sz="0" w:space="0" w:color="auto"/>
        <w:right w:val="none" w:sz="0" w:space="0" w:color="auto"/>
      </w:divBdr>
    </w:div>
    <w:div w:id="1630283791">
      <w:marLeft w:val="640"/>
      <w:marRight w:val="0"/>
      <w:marTop w:val="0"/>
      <w:marBottom w:val="0"/>
      <w:divBdr>
        <w:top w:val="none" w:sz="0" w:space="0" w:color="auto"/>
        <w:left w:val="none" w:sz="0" w:space="0" w:color="auto"/>
        <w:bottom w:val="none" w:sz="0" w:space="0" w:color="auto"/>
        <w:right w:val="none" w:sz="0" w:space="0" w:color="auto"/>
      </w:divBdr>
    </w:div>
    <w:div w:id="1630360925">
      <w:marLeft w:val="640"/>
      <w:marRight w:val="0"/>
      <w:marTop w:val="0"/>
      <w:marBottom w:val="0"/>
      <w:divBdr>
        <w:top w:val="none" w:sz="0" w:space="0" w:color="auto"/>
        <w:left w:val="none" w:sz="0" w:space="0" w:color="auto"/>
        <w:bottom w:val="none" w:sz="0" w:space="0" w:color="auto"/>
        <w:right w:val="none" w:sz="0" w:space="0" w:color="auto"/>
      </w:divBdr>
    </w:div>
    <w:div w:id="1631470892">
      <w:marLeft w:val="640"/>
      <w:marRight w:val="0"/>
      <w:marTop w:val="0"/>
      <w:marBottom w:val="0"/>
      <w:divBdr>
        <w:top w:val="none" w:sz="0" w:space="0" w:color="auto"/>
        <w:left w:val="none" w:sz="0" w:space="0" w:color="auto"/>
        <w:bottom w:val="none" w:sz="0" w:space="0" w:color="auto"/>
        <w:right w:val="none" w:sz="0" w:space="0" w:color="auto"/>
      </w:divBdr>
    </w:div>
    <w:div w:id="1631545210">
      <w:marLeft w:val="640"/>
      <w:marRight w:val="0"/>
      <w:marTop w:val="0"/>
      <w:marBottom w:val="0"/>
      <w:divBdr>
        <w:top w:val="none" w:sz="0" w:space="0" w:color="auto"/>
        <w:left w:val="none" w:sz="0" w:space="0" w:color="auto"/>
        <w:bottom w:val="none" w:sz="0" w:space="0" w:color="auto"/>
        <w:right w:val="none" w:sz="0" w:space="0" w:color="auto"/>
      </w:divBdr>
    </w:div>
    <w:div w:id="1632202737">
      <w:marLeft w:val="640"/>
      <w:marRight w:val="0"/>
      <w:marTop w:val="0"/>
      <w:marBottom w:val="0"/>
      <w:divBdr>
        <w:top w:val="none" w:sz="0" w:space="0" w:color="auto"/>
        <w:left w:val="none" w:sz="0" w:space="0" w:color="auto"/>
        <w:bottom w:val="none" w:sz="0" w:space="0" w:color="auto"/>
        <w:right w:val="none" w:sz="0" w:space="0" w:color="auto"/>
      </w:divBdr>
    </w:div>
    <w:div w:id="1632396261">
      <w:bodyDiv w:val="1"/>
      <w:marLeft w:val="0"/>
      <w:marRight w:val="0"/>
      <w:marTop w:val="0"/>
      <w:marBottom w:val="0"/>
      <w:divBdr>
        <w:top w:val="none" w:sz="0" w:space="0" w:color="auto"/>
        <w:left w:val="none" w:sz="0" w:space="0" w:color="auto"/>
        <w:bottom w:val="none" w:sz="0" w:space="0" w:color="auto"/>
        <w:right w:val="none" w:sz="0" w:space="0" w:color="auto"/>
      </w:divBdr>
    </w:div>
    <w:div w:id="1632396402">
      <w:marLeft w:val="640"/>
      <w:marRight w:val="0"/>
      <w:marTop w:val="0"/>
      <w:marBottom w:val="0"/>
      <w:divBdr>
        <w:top w:val="none" w:sz="0" w:space="0" w:color="auto"/>
        <w:left w:val="none" w:sz="0" w:space="0" w:color="auto"/>
        <w:bottom w:val="none" w:sz="0" w:space="0" w:color="auto"/>
        <w:right w:val="none" w:sz="0" w:space="0" w:color="auto"/>
      </w:divBdr>
    </w:div>
    <w:div w:id="1632785501">
      <w:marLeft w:val="640"/>
      <w:marRight w:val="0"/>
      <w:marTop w:val="0"/>
      <w:marBottom w:val="0"/>
      <w:divBdr>
        <w:top w:val="none" w:sz="0" w:space="0" w:color="auto"/>
        <w:left w:val="none" w:sz="0" w:space="0" w:color="auto"/>
        <w:bottom w:val="none" w:sz="0" w:space="0" w:color="auto"/>
        <w:right w:val="none" w:sz="0" w:space="0" w:color="auto"/>
      </w:divBdr>
    </w:div>
    <w:div w:id="1633947737">
      <w:marLeft w:val="640"/>
      <w:marRight w:val="0"/>
      <w:marTop w:val="0"/>
      <w:marBottom w:val="0"/>
      <w:divBdr>
        <w:top w:val="none" w:sz="0" w:space="0" w:color="auto"/>
        <w:left w:val="none" w:sz="0" w:space="0" w:color="auto"/>
        <w:bottom w:val="none" w:sz="0" w:space="0" w:color="auto"/>
        <w:right w:val="none" w:sz="0" w:space="0" w:color="auto"/>
      </w:divBdr>
    </w:div>
    <w:div w:id="1634093072">
      <w:marLeft w:val="640"/>
      <w:marRight w:val="0"/>
      <w:marTop w:val="0"/>
      <w:marBottom w:val="0"/>
      <w:divBdr>
        <w:top w:val="none" w:sz="0" w:space="0" w:color="auto"/>
        <w:left w:val="none" w:sz="0" w:space="0" w:color="auto"/>
        <w:bottom w:val="none" w:sz="0" w:space="0" w:color="auto"/>
        <w:right w:val="none" w:sz="0" w:space="0" w:color="auto"/>
      </w:divBdr>
    </w:div>
    <w:div w:id="1634872383">
      <w:bodyDiv w:val="1"/>
      <w:marLeft w:val="0"/>
      <w:marRight w:val="0"/>
      <w:marTop w:val="0"/>
      <w:marBottom w:val="0"/>
      <w:divBdr>
        <w:top w:val="none" w:sz="0" w:space="0" w:color="auto"/>
        <w:left w:val="none" w:sz="0" w:space="0" w:color="auto"/>
        <w:bottom w:val="none" w:sz="0" w:space="0" w:color="auto"/>
        <w:right w:val="none" w:sz="0" w:space="0" w:color="auto"/>
      </w:divBdr>
    </w:div>
    <w:div w:id="1636106809">
      <w:marLeft w:val="640"/>
      <w:marRight w:val="0"/>
      <w:marTop w:val="0"/>
      <w:marBottom w:val="0"/>
      <w:divBdr>
        <w:top w:val="none" w:sz="0" w:space="0" w:color="auto"/>
        <w:left w:val="none" w:sz="0" w:space="0" w:color="auto"/>
        <w:bottom w:val="none" w:sz="0" w:space="0" w:color="auto"/>
        <w:right w:val="none" w:sz="0" w:space="0" w:color="auto"/>
      </w:divBdr>
    </w:div>
    <w:div w:id="1636132482">
      <w:marLeft w:val="640"/>
      <w:marRight w:val="0"/>
      <w:marTop w:val="0"/>
      <w:marBottom w:val="0"/>
      <w:divBdr>
        <w:top w:val="none" w:sz="0" w:space="0" w:color="auto"/>
        <w:left w:val="none" w:sz="0" w:space="0" w:color="auto"/>
        <w:bottom w:val="none" w:sz="0" w:space="0" w:color="auto"/>
        <w:right w:val="none" w:sz="0" w:space="0" w:color="auto"/>
      </w:divBdr>
    </w:div>
    <w:div w:id="1636132914">
      <w:bodyDiv w:val="1"/>
      <w:marLeft w:val="0"/>
      <w:marRight w:val="0"/>
      <w:marTop w:val="0"/>
      <w:marBottom w:val="0"/>
      <w:divBdr>
        <w:top w:val="none" w:sz="0" w:space="0" w:color="auto"/>
        <w:left w:val="none" w:sz="0" w:space="0" w:color="auto"/>
        <w:bottom w:val="none" w:sz="0" w:space="0" w:color="auto"/>
        <w:right w:val="none" w:sz="0" w:space="0" w:color="auto"/>
      </w:divBdr>
    </w:div>
    <w:div w:id="1636523816">
      <w:marLeft w:val="640"/>
      <w:marRight w:val="0"/>
      <w:marTop w:val="0"/>
      <w:marBottom w:val="0"/>
      <w:divBdr>
        <w:top w:val="none" w:sz="0" w:space="0" w:color="auto"/>
        <w:left w:val="none" w:sz="0" w:space="0" w:color="auto"/>
        <w:bottom w:val="none" w:sz="0" w:space="0" w:color="auto"/>
        <w:right w:val="none" w:sz="0" w:space="0" w:color="auto"/>
      </w:divBdr>
    </w:div>
    <w:div w:id="1636763976">
      <w:marLeft w:val="640"/>
      <w:marRight w:val="0"/>
      <w:marTop w:val="0"/>
      <w:marBottom w:val="0"/>
      <w:divBdr>
        <w:top w:val="none" w:sz="0" w:space="0" w:color="auto"/>
        <w:left w:val="none" w:sz="0" w:space="0" w:color="auto"/>
        <w:bottom w:val="none" w:sz="0" w:space="0" w:color="auto"/>
        <w:right w:val="none" w:sz="0" w:space="0" w:color="auto"/>
      </w:divBdr>
    </w:div>
    <w:div w:id="1636836107">
      <w:marLeft w:val="480"/>
      <w:marRight w:val="0"/>
      <w:marTop w:val="0"/>
      <w:marBottom w:val="0"/>
      <w:divBdr>
        <w:top w:val="none" w:sz="0" w:space="0" w:color="auto"/>
        <w:left w:val="none" w:sz="0" w:space="0" w:color="auto"/>
        <w:bottom w:val="none" w:sz="0" w:space="0" w:color="auto"/>
        <w:right w:val="none" w:sz="0" w:space="0" w:color="auto"/>
      </w:divBdr>
    </w:div>
    <w:div w:id="1637635950">
      <w:marLeft w:val="640"/>
      <w:marRight w:val="0"/>
      <w:marTop w:val="0"/>
      <w:marBottom w:val="0"/>
      <w:divBdr>
        <w:top w:val="none" w:sz="0" w:space="0" w:color="auto"/>
        <w:left w:val="none" w:sz="0" w:space="0" w:color="auto"/>
        <w:bottom w:val="none" w:sz="0" w:space="0" w:color="auto"/>
        <w:right w:val="none" w:sz="0" w:space="0" w:color="auto"/>
      </w:divBdr>
    </w:div>
    <w:div w:id="1638411989">
      <w:marLeft w:val="640"/>
      <w:marRight w:val="0"/>
      <w:marTop w:val="0"/>
      <w:marBottom w:val="0"/>
      <w:divBdr>
        <w:top w:val="none" w:sz="0" w:space="0" w:color="auto"/>
        <w:left w:val="none" w:sz="0" w:space="0" w:color="auto"/>
        <w:bottom w:val="none" w:sz="0" w:space="0" w:color="auto"/>
        <w:right w:val="none" w:sz="0" w:space="0" w:color="auto"/>
      </w:divBdr>
    </w:div>
    <w:div w:id="1639725154">
      <w:marLeft w:val="640"/>
      <w:marRight w:val="0"/>
      <w:marTop w:val="0"/>
      <w:marBottom w:val="0"/>
      <w:divBdr>
        <w:top w:val="none" w:sz="0" w:space="0" w:color="auto"/>
        <w:left w:val="none" w:sz="0" w:space="0" w:color="auto"/>
        <w:bottom w:val="none" w:sz="0" w:space="0" w:color="auto"/>
        <w:right w:val="none" w:sz="0" w:space="0" w:color="auto"/>
      </w:divBdr>
    </w:div>
    <w:div w:id="1639801885">
      <w:marLeft w:val="640"/>
      <w:marRight w:val="0"/>
      <w:marTop w:val="0"/>
      <w:marBottom w:val="0"/>
      <w:divBdr>
        <w:top w:val="none" w:sz="0" w:space="0" w:color="auto"/>
        <w:left w:val="none" w:sz="0" w:space="0" w:color="auto"/>
        <w:bottom w:val="none" w:sz="0" w:space="0" w:color="auto"/>
        <w:right w:val="none" w:sz="0" w:space="0" w:color="auto"/>
      </w:divBdr>
    </w:div>
    <w:div w:id="1640572897">
      <w:marLeft w:val="640"/>
      <w:marRight w:val="0"/>
      <w:marTop w:val="0"/>
      <w:marBottom w:val="0"/>
      <w:divBdr>
        <w:top w:val="none" w:sz="0" w:space="0" w:color="auto"/>
        <w:left w:val="none" w:sz="0" w:space="0" w:color="auto"/>
        <w:bottom w:val="none" w:sz="0" w:space="0" w:color="auto"/>
        <w:right w:val="none" w:sz="0" w:space="0" w:color="auto"/>
      </w:divBdr>
    </w:div>
    <w:div w:id="1641616128">
      <w:bodyDiv w:val="1"/>
      <w:marLeft w:val="0"/>
      <w:marRight w:val="0"/>
      <w:marTop w:val="0"/>
      <w:marBottom w:val="0"/>
      <w:divBdr>
        <w:top w:val="none" w:sz="0" w:space="0" w:color="auto"/>
        <w:left w:val="none" w:sz="0" w:space="0" w:color="auto"/>
        <w:bottom w:val="none" w:sz="0" w:space="0" w:color="auto"/>
        <w:right w:val="none" w:sz="0" w:space="0" w:color="auto"/>
      </w:divBdr>
    </w:div>
    <w:div w:id="1641962775">
      <w:marLeft w:val="640"/>
      <w:marRight w:val="0"/>
      <w:marTop w:val="0"/>
      <w:marBottom w:val="0"/>
      <w:divBdr>
        <w:top w:val="none" w:sz="0" w:space="0" w:color="auto"/>
        <w:left w:val="none" w:sz="0" w:space="0" w:color="auto"/>
        <w:bottom w:val="none" w:sz="0" w:space="0" w:color="auto"/>
        <w:right w:val="none" w:sz="0" w:space="0" w:color="auto"/>
      </w:divBdr>
    </w:div>
    <w:div w:id="1642348663">
      <w:marLeft w:val="640"/>
      <w:marRight w:val="0"/>
      <w:marTop w:val="0"/>
      <w:marBottom w:val="0"/>
      <w:divBdr>
        <w:top w:val="none" w:sz="0" w:space="0" w:color="auto"/>
        <w:left w:val="none" w:sz="0" w:space="0" w:color="auto"/>
        <w:bottom w:val="none" w:sz="0" w:space="0" w:color="auto"/>
        <w:right w:val="none" w:sz="0" w:space="0" w:color="auto"/>
      </w:divBdr>
    </w:div>
    <w:div w:id="1642424549">
      <w:marLeft w:val="640"/>
      <w:marRight w:val="0"/>
      <w:marTop w:val="0"/>
      <w:marBottom w:val="0"/>
      <w:divBdr>
        <w:top w:val="none" w:sz="0" w:space="0" w:color="auto"/>
        <w:left w:val="none" w:sz="0" w:space="0" w:color="auto"/>
        <w:bottom w:val="none" w:sz="0" w:space="0" w:color="auto"/>
        <w:right w:val="none" w:sz="0" w:space="0" w:color="auto"/>
      </w:divBdr>
    </w:div>
    <w:div w:id="1642727812">
      <w:marLeft w:val="640"/>
      <w:marRight w:val="0"/>
      <w:marTop w:val="0"/>
      <w:marBottom w:val="0"/>
      <w:divBdr>
        <w:top w:val="none" w:sz="0" w:space="0" w:color="auto"/>
        <w:left w:val="none" w:sz="0" w:space="0" w:color="auto"/>
        <w:bottom w:val="none" w:sz="0" w:space="0" w:color="auto"/>
        <w:right w:val="none" w:sz="0" w:space="0" w:color="auto"/>
      </w:divBdr>
    </w:div>
    <w:div w:id="1643459202">
      <w:marLeft w:val="640"/>
      <w:marRight w:val="0"/>
      <w:marTop w:val="0"/>
      <w:marBottom w:val="0"/>
      <w:divBdr>
        <w:top w:val="none" w:sz="0" w:space="0" w:color="auto"/>
        <w:left w:val="none" w:sz="0" w:space="0" w:color="auto"/>
        <w:bottom w:val="none" w:sz="0" w:space="0" w:color="auto"/>
        <w:right w:val="none" w:sz="0" w:space="0" w:color="auto"/>
      </w:divBdr>
    </w:div>
    <w:div w:id="1643728979">
      <w:bodyDiv w:val="1"/>
      <w:marLeft w:val="0"/>
      <w:marRight w:val="0"/>
      <w:marTop w:val="0"/>
      <w:marBottom w:val="0"/>
      <w:divBdr>
        <w:top w:val="none" w:sz="0" w:space="0" w:color="auto"/>
        <w:left w:val="none" w:sz="0" w:space="0" w:color="auto"/>
        <w:bottom w:val="none" w:sz="0" w:space="0" w:color="auto"/>
        <w:right w:val="none" w:sz="0" w:space="0" w:color="auto"/>
      </w:divBdr>
      <w:divsChild>
        <w:div w:id="3283328">
          <w:marLeft w:val="480"/>
          <w:marRight w:val="0"/>
          <w:marTop w:val="0"/>
          <w:marBottom w:val="0"/>
          <w:divBdr>
            <w:top w:val="none" w:sz="0" w:space="0" w:color="auto"/>
            <w:left w:val="none" w:sz="0" w:space="0" w:color="auto"/>
            <w:bottom w:val="none" w:sz="0" w:space="0" w:color="auto"/>
            <w:right w:val="none" w:sz="0" w:space="0" w:color="auto"/>
          </w:divBdr>
        </w:div>
        <w:div w:id="5715151">
          <w:marLeft w:val="480"/>
          <w:marRight w:val="0"/>
          <w:marTop w:val="0"/>
          <w:marBottom w:val="0"/>
          <w:divBdr>
            <w:top w:val="none" w:sz="0" w:space="0" w:color="auto"/>
            <w:left w:val="none" w:sz="0" w:space="0" w:color="auto"/>
            <w:bottom w:val="none" w:sz="0" w:space="0" w:color="auto"/>
            <w:right w:val="none" w:sz="0" w:space="0" w:color="auto"/>
          </w:divBdr>
        </w:div>
        <w:div w:id="24137924">
          <w:marLeft w:val="480"/>
          <w:marRight w:val="0"/>
          <w:marTop w:val="0"/>
          <w:marBottom w:val="0"/>
          <w:divBdr>
            <w:top w:val="none" w:sz="0" w:space="0" w:color="auto"/>
            <w:left w:val="none" w:sz="0" w:space="0" w:color="auto"/>
            <w:bottom w:val="none" w:sz="0" w:space="0" w:color="auto"/>
            <w:right w:val="none" w:sz="0" w:space="0" w:color="auto"/>
          </w:divBdr>
        </w:div>
        <w:div w:id="98061429">
          <w:marLeft w:val="480"/>
          <w:marRight w:val="0"/>
          <w:marTop w:val="0"/>
          <w:marBottom w:val="0"/>
          <w:divBdr>
            <w:top w:val="none" w:sz="0" w:space="0" w:color="auto"/>
            <w:left w:val="none" w:sz="0" w:space="0" w:color="auto"/>
            <w:bottom w:val="none" w:sz="0" w:space="0" w:color="auto"/>
            <w:right w:val="none" w:sz="0" w:space="0" w:color="auto"/>
          </w:divBdr>
        </w:div>
        <w:div w:id="112135578">
          <w:marLeft w:val="480"/>
          <w:marRight w:val="0"/>
          <w:marTop w:val="0"/>
          <w:marBottom w:val="0"/>
          <w:divBdr>
            <w:top w:val="none" w:sz="0" w:space="0" w:color="auto"/>
            <w:left w:val="none" w:sz="0" w:space="0" w:color="auto"/>
            <w:bottom w:val="none" w:sz="0" w:space="0" w:color="auto"/>
            <w:right w:val="none" w:sz="0" w:space="0" w:color="auto"/>
          </w:divBdr>
        </w:div>
        <w:div w:id="140733817">
          <w:marLeft w:val="480"/>
          <w:marRight w:val="0"/>
          <w:marTop w:val="0"/>
          <w:marBottom w:val="0"/>
          <w:divBdr>
            <w:top w:val="none" w:sz="0" w:space="0" w:color="auto"/>
            <w:left w:val="none" w:sz="0" w:space="0" w:color="auto"/>
            <w:bottom w:val="none" w:sz="0" w:space="0" w:color="auto"/>
            <w:right w:val="none" w:sz="0" w:space="0" w:color="auto"/>
          </w:divBdr>
        </w:div>
        <w:div w:id="168523154">
          <w:marLeft w:val="480"/>
          <w:marRight w:val="0"/>
          <w:marTop w:val="0"/>
          <w:marBottom w:val="0"/>
          <w:divBdr>
            <w:top w:val="none" w:sz="0" w:space="0" w:color="auto"/>
            <w:left w:val="none" w:sz="0" w:space="0" w:color="auto"/>
            <w:bottom w:val="none" w:sz="0" w:space="0" w:color="auto"/>
            <w:right w:val="none" w:sz="0" w:space="0" w:color="auto"/>
          </w:divBdr>
        </w:div>
        <w:div w:id="179318784">
          <w:marLeft w:val="480"/>
          <w:marRight w:val="0"/>
          <w:marTop w:val="0"/>
          <w:marBottom w:val="0"/>
          <w:divBdr>
            <w:top w:val="none" w:sz="0" w:space="0" w:color="auto"/>
            <w:left w:val="none" w:sz="0" w:space="0" w:color="auto"/>
            <w:bottom w:val="none" w:sz="0" w:space="0" w:color="auto"/>
            <w:right w:val="none" w:sz="0" w:space="0" w:color="auto"/>
          </w:divBdr>
        </w:div>
        <w:div w:id="214314353">
          <w:marLeft w:val="480"/>
          <w:marRight w:val="0"/>
          <w:marTop w:val="0"/>
          <w:marBottom w:val="0"/>
          <w:divBdr>
            <w:top w:val="none" w:sz="0" w:space="0" w:color="auto"/>
            <w:left w:val="none" w:sz="0" w:space="0" w:color="auto"/>
            <w:bottom w:val="none" w:sz="0" w:space="0" w:color="auto"/>
            <w:right w:val="none" w:sz="0" w:space="0" w:color="auto"/>
          </w:divBdr>
        </w:div>
        <w:div w:id="257640414">
          <w:marLeft w:val="480"/>
          <w:marRight w:val="0"/>
          <w:marTop w:val="0"/>
          <w:marBottom w:val="0"/>
          <w:divBdr>
            <w:top w:val="none" w:sz="0" w:space="0" w:color="auto"/>
            <w:left w:val="none" w:sz="0" w:space="0" w:color="auto"/>
            <w:bottom w:val="none" w:sz="0" w:space="0" w:color="auto"/>
            <w:right w:val="none" w:sz="0" w:space="0" w:color="auto"/>
          </w:divBdr>
        </w:div>
        <w:div w:id="322121553">
          <w:marLeft w:val="480"/>
          <w:marRight w:val="0"/>
          <w:marTop w:val="0"/>
          <w:marBottom w:val="0"/>
          <w:divBdr>
            <w:top w:val="none" w:sz="0" w:space="0" w:color="auto"/>
            <w:left w:val="none" w:sz="0" w:space="0" w:color="auto"/>
            <w:bottom w:val="none" w:sz="0" w:space="0" w:color="auto"/>
            <w:right w:val="none" w:sz="0" w:space="0" w:color="auto"/>
          </w:divBdr>
        </w:div>
        <w:div w:id="326906022">
          <w:marLeft w:val="480"/>
          <w:marRight w:val="0"/>
          <w:marTop w:val="0"/>
          <w:marBottom w:val="0"/>
          <w:divBdr>
            <w:top w:val="none" w:sz="0" w:space="0" w:color="auto"/>
            <w:left w:val="none" w:sz="0" w:space="0" w:color="auto"/>
            <w:bottom w:val="none" w:sz="0" w:space="0" w:color="auto"/>
            <w:right w:val="none" w:sz="0" w:space="0" w:color="auto"/>
          </w:divBdr>
        </w:div>
        <w:div w:id="344019608">
          <w:marLeft w:val="480"/>
          <w:marRight w:val="0"/>
          <w:marTop w:val="0"/>
          <w:marBottom w:val="0"/>
          <w:divBdr>
            <w:top w:val="none" w:sz="0" w:space="0" w:color="auto"/>
            <w:left w:val="none" w:sz="0" w:space="0" w:color="auto"/>
            <w:bottom w:val="none" w:sz="0" w:space="0" w:color="auto"/>
            <w:right w:val="none" w:sz="0" w:space="0" w:color="auto"/>
          </w:divBdr>
        </w:div>
        <w:div w:id="436601350">
          <w:marLeft w:val="480"/>
          <w:marRight w:val="0"/>
          <w:marTop w:val="0"/>
          <w:marBottom w:val="0"/>
          <w:divBdr>
            <w:top w:val="none" w:sz="0" w:space="0" w:color="auto"/>
            <w:left w:val="none" w:sz="0" w:space="0" w:color="auto"/>
            <w:bottom w:val="none" w:sz="0" w:space="0" w:color="auto"/>
            <w:right w:val="none" w:sz="0" w:space="0" w:color="auto"/>
          </w:divBdr>
        </w:div>
        <w:div w:id="461339773">
          <w:marLeft w:val="480"/>
          <w:marRight w:val="0"/>
          <w:marTop w:val="0"/>
          <w:marBottom w:val="0"/>
          <w:divBdr>
            <w:top w:val="none" w:sz="0" w:space="0" w:color="auto"/>
            <w:left w:val="none" w:sz="0" w:space="0" w:color="auto"/>
            <w:bottom w:val="none" w:sz="0" w:space="0" w:color="auto"/>
            <w:right w:val="none" w:sz="0" w:space="0" w:color="auto"/>
          </w:divBdr>
        </w:div>
        <w:div w:id="529414179">
          <w:marLeft w:val="480"/>
          <w:marRight w:val="0"/>
          <w:marTop w:val="0"/>
          <w:marBottom w:val="0"/>
          <w:divBdr>
            <w:top w:val="none" w:sz="0" w:space="0" w:color="auto"/>
            <w:left w:val="none" w:sz="0" w:space="0" w:color="auto"/>
            <w:bottom w:val="none" w:sz="0" w:space="0" w:color="auto"/>
            <w:right w:val="none" w:sz="0" w:space="0" w:color="auto"/>
          </w:divBdr>
        </w:div>
        <w:div w:id="533228883">
          <w:marLeft w:val="480"/>
          <w:marRight w:val="0"/>
          <w:marTop w:val="0"/>
          <w:marBottom w:val="0"/>
          <w:divBdr>
            <w:top w:val="none" w:sz="0" w:space="0" w:color="auto"/>
            <w:left w:val="none" w:sz="0" w:space="0" w:color="auto"/>
            <w:bottom w:val="none" w:sz="0" w:space="0" w:color="auto"/>
            <w:right w:val="none" w:sz="0" w:space="0" w:color="auto"/>
          </w:divBdr>
        </w:div>
        <w:div w:id="543256266">
          <w:marLeft w:val="480"/>
          <w:marRight w:val="0"/>
          <w:marTop w:val="0"/>
          <w:marBottom w:val="0"/>
          <w:divBdr>
            <w:top w:val="none" w:sz="0" w:space="0" w:color="auto"/>
            <w:left w:val="none" w:sz="0" w:space="0" w:color="auto"/>
            <w:bottom w:val="none" w:sz="0" w:space="0" w:color="auto"/>
            <w:right w:val="none" w:sz="0" w:space="0" w:color="auto"/>
          </w:divBdr>
        </w:div>
        <w:div w:id="625090065">
          <w:marLeft w:val="480"/>
          <w:marRight w:val="0"/>
          <w:marTop w:val="0"/>
          <w:marBottom w:val="0"/>
          <w:divBdr>
            <w:top w:val="none" w:sz="0" w:space="0" w:color="auto"/>
            <w:left w:val="none" w:sz="0" w:space="0" w:color="auto"/>
            <w:bottom w:val="none" w:sz="0" w:space="0" w:color="auto"/>
            <w:right w:val="none" w:sz="0" w:space="0" w:color="auto"/>
          </w:divBdr>
        </w:div>
        <w:div w:id="633098715">
          <w:marLeft w:val="480"/>
          <w:marRight w:val="0"/>
          <w:marTop w:val="0"/>
          <w:marBottom w:val="0"/>
          <w:divBdr>
            <w:top w:val="none" w:sz="0" w:space="0" w:color="auto"/>
            <w:left w:val="none" w:sz="0" w:space="0" w:color="auto"/>
            <w:bottom w:val="none" w:sz="0" w:space="0" w:color="auto"/>
            <w:right w:val="none" w:sz="0" w:space="0" w:color="auto"/>
          </w:divBdr>
        </w:div>
        <w:div w:id="695816117">
          <w:marLeft w:val="480"/>
          <w:marRight w:val="0"/>
          <w:marTop w:val="0"/>
          <w:marBottom w:val="0"/>
          <w:divBdr>
            <w:top w:val="none" w:sz="0" w:space="0" w:color="auto"/>
            <w:left w:val="none" w:sz="0" w:space="0" w:color="auto"/>
            <w:bottom w:val="none" w:sz="0" w:space="0" w:color="auto"/>
            <w:right w:val="none" w:sz="0" w:space="0" w:color="auto"/>
          </w:divBdr>
        </w:div>
        <w:div w:id="741828320">
          <w:marLeft w:val="480"/>
          <w:marRight w:val="0"/>
          <w:marTop w:val="0"/>
          <w:marBottom w:val="0"/>
          <w:divBdr>
            <w:top w:val="none" w:sz="0" w:space="0" w:color="auto"/>
            <w:left w:val="none" w:sz="0" w:space="0" w:color="auto"/>
            <w:bottom w:val="none" w:sz="0" w:space="0" w:color="auto"/>
            <w:right w:val="none" w:sz="0" w:space="0" w:color="auto"/>
          </w:divBdr>
        </w:div>
        <w:div w:id="763957141">
          <w:marLeft w:val="480"/>
          <w:marRight w:val="0"/>
          <w:marTop w:val="0"/>
          <w:marBottom w:val="0"/>
          <w:divBdr>
            <w:top w:val="none" w:sz="0" w:space="0" w:color="auto"/>
            <w:left w:val="none" w:sz="0" w:space="0" w:color="auto"/>
            <w:bottom w:val="none" w:sz="0" w:space="0" w:color="auto"/>
            <w:right w:val="none" w:sz="0" w:space="0" w:color="auto"/>
          </w:divBdr>
        </w:div>
        <w:div w:id="765615096">
          <w:marLeft w:val="480"/>
          <w:marRight w:val="0"/>
          <w:marTop w:val="0"/>
          <w:marBottom w:val="0"/>
          <w:divBdr>
            <w:top w:val="none" w:sz="0" w:space="0" w:color="auto"/>
            <w:left w:val="none" w:sz="0" w:space="0" w:color="auto"/>
            <w:bottom w:val="none" w:sz="0" w:space="0" w:color="auto"/>
            <w:right w:val="none" w:sz="0" w:space="0" w:color="auto"/>
          </w:divBdr>
        </w:div>
        <w:div w:id="778840594">
          <w:marLeft w:val="480"/>
          <w:marRight w:val="0"/>
          <w:marTop w:val="0"/>
          <w:marBottom w:val="0"/>
          <w:divBdr>
            <w:top w:val="none" w:sz="0" w:space="0" w:color="auto"/>
            <w:left w:val="none" w:sz="0" w:space="0" w:color="auto"/>
            <w:bottom w:val="none" w:sz="0" w:space="0" w:color="auto"/>
            <w:right w:val="none" w:sz="0" w:space="0" w:color="auto"/>
          </w:divBdr>
        </w:div>
        <w:div w:id="790898480">
          <w:marLeft w:val="480"/>
          <w:marRight w:val="0"/>
          <w:marTop w:val="0"/>
          <w:marBottom w:val="0"/>
          <w:divBdr>
            <w:top w:val="none" w:sz="0" w:space="0" w:color="auto"/>
            <w:left w:val="none" w:sz="0" w:space="0" w:color="auto"/>
            <w:bottom w:val="none" w:sz="0" w:space="0" w:color="auto"/>
            <w:right w:val="none" w:sz="0" w:space="0" w:color="auto"/>
          </w:divBdr>
        </w:div>
        <w:div w:id="794836802">
          <w:marLeft w:val="480"/>
          <w:marRight w:val="0"/>
          <w:marTop w:val="0"/>
          <w:marBottom w:val="0"/>
          <w:divBdr>
            <w:top w:val="none" w:sz="0" w:space="0" w:color="auto"/>
            <w:left w:val="none" w:sz="0" w:space="0" w:color="auto"/>
            <w:bottom w:val="none" w:sz="0" w:space="0" w:color="auto"/>
            <w:right w:val="none" w:sz="0" w:space="0" w:color="auto"/>
          </w:divBdr>
        </w:div>
        <w:div w:id="858592202">
          <w:marLeft w:val="480"/>
          <w:marRight w:val="0"/>
          <w:marTop w:val="0"/>
          <w:marBottom w:val="0"/>
          <w:divBdr>
            <w:top w:val="none" w:sz="0" w:space="0" w:color="auto"/>
            <w:left w:val="none" w:sz="0" w:space="0" w:color="auto"/>
            <w:bottom w:val="none" w:sz="0" w:space="0" w:color="auto"/>
            <w:right w:val="none" w:sz="0" w:space="0" w:color="auto"/>
          </w:divBdr>
        </w:div>
        <w:div w:id="913276297">
          <w:marLeft w:val="480"/>
          <w:marRight w:val="0"/>
          <w:marTop w:val="0"/>
          <w:marBottom w:val="0"/>
          <w:divBdr>
            <w:top w:val="none" w:sz="0" w:space="0" w:color="auto"/>
            <w:left w:val="none" w:sz="0" w:space="0" w:color="auto"/>
            <w:bottom w:val="none" w:sz="0" w:space="0" w:color="auto"/>
            <w:right w:val="none" w:sz="0" w:space="0" w:color="auto"/>
          </w:divBdr>
        </w:div>
        <w:div w:id="981928140">
          <w:marLeft w:val="480"/>
          <w:marRight w:val="0"/>
          <w:marTop w:val="0"/>
          <w:marBottom w:val="0"/>
          <w:divBdr>
            <w:top w:val="none" w:sz="0" w:space="0" w:color="auto"/>
            <w:left w:val="none" w:sz="0" w:space="0" w:color="auto"/>
            <w:bottom w:val="none" w:sz="0" w:space="0" w:color="auto"/>
            <w:right w:val="none" w:sz="0" w:space="0" w:color="auto"/>
          </w:divBdr>
        </w:div>
        <w:div w:id="1031498483">
          <w:marLeft w:val="480"/>
          <w:marRight w:val="0"/>
          <w:marTop w:val="0"/>
          <w:marBottom w:val="0"/>
          <w:divBdr>
            <w:top w:val="none" w:sz="0" w:space="0" w:color="auto"/>
            <w:left w:val="none" w:sz="0" w:space="0" w:color="auto"/>
            <w:bottom w:val="none" w:sz="0" w:space="0" w:color="auto"/>
            <w:right w:val="none" w:sz="0" w:space="0" w:color="auto"/>
          </w:divBdr>
        </w:div>
        <w:div w:id="1032457968">
          <w:marLeft w:val="480"/>
          <w:marRight w:val="0"/>
          <w:marTop w:val="0"/>
          <w:marBottom w:val="0"/>
          <w:divBdr>
            <w:top w:val="none" w:sz="0" w:space="0" w:color="auto"/>
            <w:left w:val="none" w:sz="0" w:space="0" w:color="auto"/>
            <w:bottom w:val="none" w:sz="0" w:space="0" w:color="auto"/>
            <w:right w:val="none" w:sz="0" w:space="0" w:color="auto"/>
          </w:divBdr>
        </w:div>
        <w:div w:id="1036780815">
          <w:marLeft w:val="480"/>
          <w:marRight w:val="0"/>
          <w:marTop w:val="0"/>
          <w:marBottom w:val="0"/>
          <w:divBdr>
            <w:top w:val="none" w:sz="0" w:space="0" w:color="auto"/>
            <w:left w:val="none" w:sz="0" w:space="0" w:color="auto"/>
            <w:bottom w:val="none" w:sz="0" w:space="0" w:color="auto"/>
            <w:right w:val="none" w:sz="0" w:space="0" w:color="auto"/>
          </w:divBdr>
        </w:div>
        <w:div w:id="1043796400">
          <w:marLeft w:val="480"/>
          <w:marRight w:val="0"/>
          <w:marTop w:val="0"/>
          <w:marBottom w:val="0"/>
          <w:divBdr>
            <w:top w:val="none" w:sz="0" w:space="0" w:color="auto"/>
            <w:left w:val="none" w:sz="0" w:space="0" w:color="auto"/>
            <w:bottom w:val="none" w:sz="0" w:space="0" w:color="auto"/>
            <w:right w:val="none" w:sz="0" w:space="0" w:color="auto"/>
          </w:divBdr>
        </w:div>
        <w:div w:id="1077704645">
          <w:marLeft w:val="480"/>
          <w:marRight w:val="0"/>
          <w:marTop w:val="0"/>
          <w:marBottom w:val="0"/>
          <w:divBdr>
            <w:top w:val="none" w:sz="0" w:space="0" w:color="auto"/>
            <w:left w:val="none" w:sz="0" w:space="0" w:color="auto"/>
            <w:bottom w:val="none" w:sz="0" w:space="0" w:color="auto"/>
            <w:right w:val="none" w:sz="0" w:space="0" w:color="auto"/>
          </w:divBdr>
        </w:div>
        <w:div w:id="1094743673">
          <w:marLeft w:val="480"/>
          <w:marRight w:val="0"/>
          <w:marTop w:val="0"/>
          <w:marBottom w:val="0"/>
          <w:divBdr>
            <w:top w:val="none" w:sz="0" w:space="0" w:color="auto"/>
            <w:left w:val="none" w:sz="0" w:space="0" w:color="auto"/>
            <w:bottom w:val="none" w:sz="0" w:space="0" w:color="auto"/>
            <w:right w:val="none" w:sz="0" w:space="0" w:color="auto"/>
          </w:divBdr>
        </w:div>
        <w:div w:id="1104374768">
          <w:marLeft w:val="480"/>
          <w:marRight w:val="0"/>
          <w:marTop w:val="0"/>
          <w:marBottom w:val="0"/>
          <w:divBdr>
            <w:top w:val="none" w:sz="0" w:space="0" w:color="auto"/>
            <w:left w:val="none" w:sz="0" w:space="0" w:color="auto"/>
            <w:bottom w:val="none" w:sz="0" w:space="0" w:color="auto"/>
            <w:right w:val="none" w:sz="0" w:space="0" w:color="auto"/>
          </w:divBdr>
        </w:div>
        <w:div w:id="1163474951">
          <w:marLeft w:val="480"/>
          <w:marRight w:val="0"/>
          <w:marTop w:val="0"/>
          <w:marBottom w:val="0"/>
          <w:divBdr>
            <w:top w:val="none" w:sz="0" w:space="0" w:color="auto"/>
            <w:left w:val="none" w:sz="0" w:space="0" w:color="auto"/>
            <w:bottom w:val="none" w:sz="0" w:space="0" w:color="auto"/>
            <w:right w:val="none" w:sz="0" w:space="0" w:color="auto"/>
          </w:divBdr>
        </w:div>
        <w:div w:id="1216619916">
          <w:marLeft w:val="480"/>
          <w:marRight w:val="0"/>
          <w:marTop w:val="0"/>
          <w:marBottom w:val="0"/>
          <w:divBdr>
            <w:top w:val="none" w:sz="0" w:space="0" w:color="auto"/>
            <w:left w:val="none" w:sz="0" w:space="0" w:color="auto"/>
            <w:bottom w:val="none" w:sz="0" w:space="0" w:color="auto"/>
            <w:right w:val="none" w:sz="0" w:space="0" w:color="auto"/>
          </w:divBdr>
        </w:div>
        <w:div w:id="1243301003">
          <w:marLeft w:val="480"/>
          <w:marRight w:val="0"/>
          <w:marTop w:val="0"/>
          <w:marBottom w:val="0"/>
          <w:divBdr>
            <w:top w:val="none" w:sz="0" w:space="0" w:color="auto"/>
            <w:left w:val="none" w:sz="0" w:space="0" w:color="auto"/>
            <w:bottom w:val="none" w:sz="0" w:space="0" w:color="auto"/>
            <w:right w:val="none" w:sz="0" w:space="0" w:color="auto"/>
          </w:divBdr>
        </w:div>
        <w:div w:id="1270502283">
          <w:marLeft w:val="480"/>
          <w:marRight w:val="0"/>
          <w:marTop w:val="0"/>
          <w:marBottom w:val="0"/>
          <w:divBdr>
            <w:top w:val="none" w:sz="0" w:space="0" w:color="auto"/>
            <w:left w:val="none" w:sz="0" w:space="0" w:color="auto"/>
            <w:bottom w:val="none" w:sz="0" w:space="0" w:color="auto"/>
            <w:right w:val="none" w:sz="0" w:space="0" w:color="auto"/>
          </w:divBdr>
        </w:div>
        <w:div w:id="1306279748">
          <w:marLeft w:val="480"/>
          <w:marRight w:val="0"/>
          <w:marTop w:val="0"/>
          <w:marBottom w:val="0"/>
          <w:divBdr>
            <w:top w:val="none" w:sz="0" w:space="0" w:color="auto"/>
            <w:left w:val="none" w:sz="0" w:space="0" w:color="auto"/>
            <w:bottom w:val="none" w:sz="0" w:space="0" w:color="auto"/>
            <w:right w:val="none" w:sz="0" w:space="0" w:color="auto"/>
          </w:divBdr>
        </w:div>
        <w:div w:id="1307665090">
          <w:marLeft w:val="480"/>
          <w:marRight w:val="0"/>
          <w:marTop w:val="0"/>
          <w:marBottom w:val="0"/>
          <w:divBdr>
            <w:top w:val="none" w:sz="0" w:space="0" w:color="auto"/>
            <w:left w:val="none" w:sz="0" w:space="0" w:color="auto"/>
            <w:bottom w:val="none" w:sz="0" w:space="0" w:color="auto"/>
            <w:right w:val="none" w:sz="0" w:space="0" w:color="auto"/>
          </w:divBdr>
        </w:div>
        <w:div w:id="1327172714">
          <w:marLeft w:val="480"/>
          <w:marRight w:val="0"/>
          <w:marTop w:val="0"/>
          <w:marBottom w:val="0"/>
          <w:divBdr>
            <w:top w:val="none" w:sz="0" w:space="0" w:color="auto"/>
            <w:left w:val="none" w:sz="0" w:space="0" w:color="auto"/>
            <w:bottom w:val="none" w:sz="0" w:space="0" w:color="auto"/>
            <w:right w:val="none" w:sz="0" w:space="0" w:color="auto"/>
          </w:divBdr>
        </w:div>
        <w:div w:id="1331056499">
          <w:marLeft w:val="480"/>
          <w:marRight w:val="0"/>
          <w:marTop w:val="0"/>
          <w:marBottom w:val="0"/>
          <w:divBdr>
            <w:top w:val="none" w:sz="0" w:space="0" w:color="auto"/>
            <w:left w:val="none" w:sz="0" w:space="0" w:color="auto"/>
            <w:bottom w:val="none" w:sz="0" w:space="0" w:color="auto"/>
            <w:right w:val="none" w:sz="0" w:space="0" w:color="auto"/>
          </w:divBdr>
        </w:div>
        <w:div w:id="1334457102">
          <w:marLeft w:val="480"/>
          <w:marRight w:val="0"/>
          <w:marTop w:val="0"/>
          <w:marBottom w:val="0"/>
          <w:divBdr>
            <w:top w:val="none" w:sz="0" w:space="0" w:color="auto"/>
            <w:left w:val="none" w:sz="0" w:space="0" w:color="auto"/>
            <w:bottom w:val="none" w:sz="0" w:space="0" w:color="auto"/>
            <w:right w:val="none" w:sz="0" w:space="0" w:color="auto"/>
          </w:divBdr>
        </w:div>
        <w:div w:id="1382485923">
          <w:marLeft w:val="480"/>
          <w:marRight w:val="0"/>
          <w:marTop w:val="0"/>
          <w:marBottom w:val="0"/>
          <w:divBdr>
            <w:top w:val="none" w:sz="0" w:space="0" w:color="auto"/>
            <w:left w:val="none" w:sz="0" w:space="0" w:color="auto"/>
            <w:bottom w:val="none" w:sz="0" w:space="0" w:color="auto"/>
            <w:right w:val="none" w:sz="0" w:space="0" w:color="auto"/>
          </w:divBdr>
        </w:div>
        <w:div w:id="1425299953">
          <w:marLeft w:val="480"/>
          <w:marRight w:val="0"/>
          <w:marTop w:val="0"/>
          <w:marBottom w:val="0"/>
          <w:divBdr>
            <w:top w:val="none" w:sz="0" w:space="0" w:color="auto"/>
            <w:left w:val="none" w:sz="0" w:space="0" w:color="auto"/>
            <w:bottom w:val="none" w:sz="0" w:space="0" w:color="auto"/>
            <w:right w:val="none" w:sz="0" w:space="0" w:color="auto"/>
          </w:divBdr>
        </w:div>
        <w:div w:id="1488086428">
          <w:marLeft w:val="480"/>
          <w:marRight w:val="0"/>
          <w:marTop w:val="0"/>
          <w:marBottom w:val="0"/>
          <w:divBdr>
            <w:top w:val="none" w:sz="0" w:space="0" w:color="auto"/>
            <w:left w:val="none" w:sz="0" w:space="0" w:color="auto"/>
            <w:bottom w:val="none" w:sz="0" w:space="0" w:color="auto"/>
            <w:right w:val="none" w:sz="0" w:space="0" w:color="auto"/>
          </w:divBdr>
        </w:div>
        <w:div w:id="1508639609">
          <w:marLeft w:val="480"/>
          <w:marRight w:val="0"/>
          <w:marTop w:val="0"/>
          <w:marBottom w:val="0"/>
          <w:divBdr>
            <w:top w:val="none" w:sz="0" w:space="0" w:color="auto"/>
            <w:left w:val="none" w:sz="0" w:space="0" w:color="auto"/>
            <w:bottom w:val="none" w:sz="0" w:space="0" w:color="auto"/>
            <w:right w:val="none" w:sz="0" w:space="0" w:color="auto"/>
          </w:divBdr>
        </w:div>
        <w:div w:id="1554734099">
          <w:marLeft w:val="480"/>
          <w:marRight w:val="0"/>
          <w:marTop w:val="0"/>
          <w:marBottom w:val="0"/>
          <w:divBdr>
            <w:top w:val="none" w:sz="0" w:space="0" w:color="auto"/>
            <w:left w:val="none" w:sz="0" w:space="0" w:color="auto"/>
            <w:bottom w:val="none" w:sz="0" w:space="0" w:color="auto"/>
            <w:right w:val="none" w:sz="0" w:space="0" w:color="auto"/>
          </w:divBdr>
        </w:div>
        <w:div w:id="1559901512">
          <w:marLeft w:val="480"/>
          <w:marRight w:val="0"/>
          <w:marTop w:val="0"/>
          <w:marBottom w:val="0"/>
          <w:divBdr>
            <w:top w:val="none" w:sz="0" w:space="0" w:color="auto"/>
            <w:left w:val="none" w:sz="0" w:space="0" w:color="auto"/>
            <w:bottom w:val="none" w:sz="0" w:space="0" w:color="auto"/>
            <w:right w:val="none" w:sz="0" w:space="0" w:color="auto"/>
          </w:divBdr>
        </w:div>
        <w:div w:id="1690719760">
          <w:marLeft w:val="480"/>
          <w:marRight w:val="0"/>
          <w:marTop w:val="0"/>
          <w:marBottom w:val="0"/>
          <w:divBdr>
            <w:top w:val="none" w:sz="0" w:space="0" w:color="auto"/>
            <w:left w:val="none" w:sz="0" w:space="0" w:color="auto"/>
            <w:bottom w:val="none" w:sz="0" w:space="0" w:color="auto"/>
            <w:right w:val="none" w:sz="0" w:space="0" w:color="auto"/>
          </w:divBdr>
        </w:div>
        <w:div w:id="1717775676">
          <w:marLeft w:val="480"/>
          <w:marRight w:val="0"/>
          <w:marTop w:val="0"/>
          <w:marBottom w:val="0"/>
          <w:divBdr>
            <w:top w:val="none" w:sz="0" w:space="0" w:color="auto"/>
            <w:left w:val="none" w:sz="0" w:space="0" w:color="auto"/>
            <w:bottom w:val="none" w:sz="0" w:space="0" w:color="auto"/>
            <w:right w:val="none" w:sz="0" w:space="0" w:color="auto"/>
          </w:divBdr>
        </w:div>
        <w:div w:id="1739402213">
          <w:marLeft w:val="480"/>
          <w:marRight w:val="0"/>
          <w:marTop w:val="0"/>
          <w:marBottom w:val="0"/>
          <w:divBdr>
            <w:top w:val="none" w:sz="0" w:space="0" w:color="auto"/>
            <w:left w:val="none" w:sz="0" w:space="0" w:color="auto"/>
            <w:bottom w:val="none" w:sz="0" w:space="0" w:color="auto"/>
            <w:right w:val="none" w:sz="0" w:space="0" w:color="auto"/>
          </w:divBdr>
        </w:div>
        <w:div w:id="1758208576">
          <w:marLeft w:val="480"/>
          <w:marRight w:val="0"/>
          <w:marTop w:val="0"/>
          <w:marBottom w:val="0"/>
          <w:divBdr>
            <w:top w:val="none" w:sz="0" w:space="0" w:color="auto"/>
            <w:left w:val="none" w:sz="0" w:space="0" w:color="auto"/>
            <w:bottom w:val="none" w:sz="0" w:space="0" w:color="auto"/>
            <w:right w:val="none" w:sz="0" w:space="0" w:color="auto"/>
          </w:divBdr>
        </w:div>
        <w:div w:id="1779400173">
          <w:marLeft w:val="480"/>
          <w:marRight w:val="0"/>
          <w:marTop w:val="0"/>
          <w:marBottom w:val="0"/>
          <w:divBdr>
            <w:top w:val="none" w:sz="0" w:space="0" w:color="auto"/>
            <w:left w:val="none" w:sz="0" w:space="0" w:color="auto"/>
            <w:bottom w:val="none" w:sz="0" w:space="0" w:color="auto"/>
            <w:right w:val="none" w:sz="0" w:space="0" w:color="auto"/>
          </w:divBdr>
        </w:div>
        <w:div w:id="1817991565">
          <w:marLeft w:val="480"/>
          <w:marRight w:val="0"/>
          <w:marTop w:val="0"/>
          <w:marBottom w:val="0"/>
          <w:divBdr>
            <w:top w:val="none" w:sz="0" w:space="0" w:color="auto"/>
            <w:left w:val="none" w:sz="0" w:space="0" w:color="auto"/>
            <w:bottom w:val="none" w:sz="0" w:space="0" w:color="auto"/>
            <w:right w:val="none" w:sz="0" w:space="0" w:color="auto"/>
          </w:divBdr>
        </w:div>
        <w:div w:id="1820002921">
          <w:marLeft w:val="480"/>
          <w:marRight w:val="0"/>
          <w:marTop w:val="0"/>
          <w:marBottom w:val="0"/>
          <w:divBdr>
            <w:top w:val="none" w:sz="0" w:space="0" w:color="auto"/>
            <w:left w:val="none" w:sz="0" w:space="0" w:color="auto"/>
            <w:bottom w:val="none" w:sz="0" w:space="0" w:color="auto"/>
            <w:right w:val="none" w:sz="0" w:space="0" w:color="auto"/>
          </w:divBdr>
        </w:div>
        <w:div w:id="1851798797">
          <w:marLeft w:val="480"/>
          <w:marRight w:val="0"/>
          <w:marTop w:val="0"/>
          <w:marBottom w:val="0"/>
          <w:divBdr>
            <w:top w:val="none" w:sz="0" w:space="0" w:color="auto"/>
            <w:left w:val="none" w:sz="0" w:space="0" w:color="auto"/>
            <w:bottom w:val="none" w:sz="0" w:space="0" w:color="auto"/>
            <w:right w:val="none" w:sz="0" w:space="0" w:color="auto"/>
          </w:divBdr>
        </w:div>
        <w:div w:id="1906141220">
          <w:marLeft w:val="480"/>
          <w:marRight w:val="0"/>
          <w:marTop w:val="0"/>
          <w:marBottom w:val="0"/>
          <w:divBdr>
            <w:top w:val="none" w:sz="0" w:space="0" w:color="auto"/>
            <w:left w:val="none" w:sz="0" w:space="0" w:color="auto"/>
            <w:bottom w:val="none" w:sz="0" w:space="0" w:color="auto"/>
            <w:right w:val="none" w:sz="0" w:space="0" w:color="auto"/>
          </w:divBdr>
        </w:div>
        <w:div w:id="1921215164">
          <w:marLeft w:val="480"/>
          <w:marRight w:val="0"/>
          <w:marTop w:val="0"/>
          <w:marBottom w:val="0"/>
          <w:divBdr>
            <w:top w:val="none" w:sz="0" w:space="0" w:color="auto"/>
            <w:left w:val="none" w:sz="0" w:space="0" w:color="auto"/>
            <w:bottom w:val="none" w:sz="0" w:space="0" w:color="auto"/>
            <w:right w:val="none" w:sz="0" w:space="0" w:color="auto"/>
          </w:divBdr>
        </w:div>
        <w:div w:id="1937714768">
          <w:marLeft w:val="480"/>
          <w:marRight w:val="0"/>
          <w:marTop w:val="0"/>
          <w:marBottom w:val="0"/>
          <w:divBdr>
            <w:top w:val="none" w:sz="0" w:space="0" w:color="auto"/>
            <w:left w:val="none" w:sz="0" w:space="0" w:color="auto"/>
            <w:bottom w:val="none" w:sz="0" w:space="0" w:color="auto"/>
            <w:right w:val="none" w:sz="0" w:space="0" w:color="auto"/>
          </w:divBdr>
        </w:div>
        <w:div w:id="1938127319">
          <w:marLeft w:val="480"/>
          <w:marRight w:val="0"/>
          <w:marTop w:val="0"/>
          <w:marBottom w:val="0"/>
          <w:divBdr>
            <w:top w:val="none" w:sz="0" w:space="0" w:color="auto"/>
            <w:left w:val="none" w:sz="0" w:space="0" w:color="auto"/>
            <w:bottom w:val="none" w:sz="0" w:space="0" w:color="auto"/>
            <w:right w:val="none" w:sz="0" w:space="0" w:color="auto"/>
          </w:divBdr>
        </w:div>
        <w:div w:id="1951469247">
          <w:marLeft w:val="480"/>
          <w:marRight w:val="0"/>
          <w:marTop w:val="0"/>
          <w:marBottom w:val="0"/>
          <w:divBdr>
            <w:top w:val="none" w:sz="0" w:space="0" w:color="auto"/>
            <w:left w:val="none" w:sz="0" w:space="0" w:color="auto"/>
            <w:bottom w:val="none" w:sz="0" w:space="0" w:color="auto"/>
            <w:right w:val="none" w:sz="0" w:space="0" w:color="auto"/>
          </w:divBdr>
        </w:div>
        <w:div w:id="1982465493">
          <w:marLeft w:val="480"/>
          <w:marRight w:val="0"/>
          <w:marTop w:val="0"/>
          <w:marBottom w:val="0"/>
          <w:divBdr>
            <w:top w:val="none" w:sz="0" w:space="0" w:color="auto"/>
            <w:left w:val="none" w:sz="0" w:space="0" w:color="auto"/>
            <w:bottom w:val="none" w:sz="0" w:space="0" w:color="auto"/>
            <w:right w:val="none" w:sz="0" w:space="0" w:color="auto"/>
          </w:divBdr>
        </w:div>
        <w:div w:id="2001159104">
          <w:marLeft w:val="480"/>
          <w:marRight w:val="0"/>
          <w:marTop w:val="0"/>
          <w:marBottom w:val="0"/>
          <w:divBdr>
            <w:top w:val="none" w:sz="0" w:space="0" w:color="auto"/>
            <w:left w:val="none" w:sz="0" w:space="0" w:color="auto"/>
            <w:bottom w:val="none" w:sz="0" w:space="0" w:color="auto"/>
            <w:right w:val="none" w:sz="0" w:space="0" w:color="auto"/>
          </w:divBdr>
        </w:div>
        <w:div w:id="2003044322">
          <w:marLeft w:val="480"/>
          <w:marRight w:val="0"/>
          <w:marTop w:val="0"/>
          <w:marBottom w:val="0"/>
          <w:divBdr>
            <w:top w:val="none" w:sz="0" w:space="0" w:color="auto"/>
            <w:left w:val="none" w:sz="0" w:space="0" w:color="auto"/>
            <w:bottom w:val="none" w:sz="0" w:space="0" w:color="auto"/>
            <w:right w:val="none" w:sz="0" w:space="0" w:color="auto"/>
          </w:divBdr>
        </w:div>
        <w:div w:id="2021929054">
          <w:marLeft w:val="480"/>
          <w:marRight w:val="0"/>
          <w:marTop w:val="0"/>
          <w:marBottom w:val="0"/>
          <w:divBdr>
            <w:top w:val="none" w:sz="0" w:space="0" w:color="auto"/>
            <w:left w:val="none" w:sz="0" w:space="0" w:color="auto"/>
            <w:bottom w:val="none" w:sz="0" w:space="0" w:color="auto"/>
            <w:right w:val="none" w:sz="0" w:space="0" w:color="auto"/>
          </w:divBdr>
        </w:div>
        <w:div w:id="2127963470">
          <w:marLeft w:val="480"/>
          <w:marRight w:val="0"/>
          <w:marTop w:val="0"/>
          <w:marBottom w:val="0"/>
          <w:divBdr>
            <w:top w:val="none" w:sz="0" w:space="0" w:color="auto"/>
            <w:left w:val="none" w:sz="0" w:space="0" w:color="auto"/>
            <w:bottom w:val="none" w:sz="0" w:space="0" w:color="auto"/>
            <w:right w:val="none" w:sz="0" w:space="0" w:color="auto"/>
          </w:divBdr>
        </w:div>
        <w:div w:id="2136634028">
          <w:marLeft w:val="480"/>
          <w:marRight w:val="0"/>
          <w:marTop w:val="0"/>
          <w:marBottom w:val="0"/>
          <w:divBdr>
            <w:top w:val="none" w:sz="0" w:space="0" w:color="auto"/>
            <w:left w:val="none" w:sz="0" w:space="0" w:color="auto"/>
            <w:bottom w:val="none" w:sz="0" w:space="0" w:color="auto"/>
            <w:right w:val="none" w:sz="0" w:space="0" w:color="auto"/>
          </w:divBdr>
        </w:div>
      </w:divsChild>
    </w:div>
    <w:div w:id="1644310251">
      <w:bodyDiv w:val="1"/>
      <w:marLeft w:val="0"/>
      <w:marRight w:val="0"/>
      <w:marTop w:val="0"/>
      <w:marBottom w:val="0"/>
      <w:divBdr>
        <w:top w:val="none" w:sz="0" w:space="0" w:color="auto"/>
        <w:left w:val="none" w:sz="0" w:space="0" w:color="auto"/>
        <w:bottom w:val="none" w:sz="0" w:space="0" w:color="auto"/>
        <w:right w:val="none" w:sz="0" w:space="0" w:color="auto"/>
      </w:divBdr>
    </w:div>
    <w:div w:id="1644314581">
      <w:marLeft w:val="640"/>
      <w:marRight w:val="0"/>
      <w:marTop w:val="0"/>
      <w:marBottom w:val="0"/>
      <w:divBdr>
        <w:top w:val="none" w:sz="0" w:space="0" w:color="auto"/>
        <w:left w:val="none" w:sz="0" w:space="0" w:color="auto"/>
        <w:bottom w:val="none" w:sz="0" w:space="0" w:color="auto"/>
        <w:right w:val="none" w:sz="0" w:space="0" w:color="auto"/>
      </w:divBdr>
    </w:div>
    <w:div w:id="1645236494">
      <w:marLeft w:val="640"/>
      <w:marRight w:val="0"/>
      <w:marTop w:val="0"/>
      <w:marBottom w:val="0"/>
      <w:divBdr>
        <w:top w:val="none" w:sz="0" w:space="0" w:color="auto"/>
        <w:left w:val="none" w:sz="0" w:space="0" w:color="auto"/>
        <w:bottom w:val="none" w:sz="0" w:space="0" w:color="auto"/>
        <w:right w:val="none" w:sz="0" w:space="0" w:color="auto"/>
      </w:divBdr>
    </w:div>
    <w:div w:id="1646159681">
      <w:marLeft w:val="640"/>
      <w:marRight w:val="0"/>
      <w:marTop w:val="0"/>
      <w:marBottom w:val="0"/>
      <w:divBdr>
        <w:top w:val="none" w:sz="0" w:space="0" w:color="auto"/>
        <w:left w:val="none" w:sz="0" w:space="0" w:color="auto"/>
        <w:bottom w:val="none" w:sz="0" w:space="0" w:color="auto"/>
        <w:right w:val="none" w:sz="0" w:space="0" w:color="auto"/>
      </w:divBdr>
    </w:div>
    <w:div w:id="1646280308">
      <w:marLeft w:val="640"/>
      <w:marRight w:val="0"/>
      <w:marTop w:val="0"/>
      <w:marBottom w:val="0"/>
      <w:divBdr>
        <w:top w:val="none" w:sz="0" w:space="0" w:color="auto"/>
        <w:left w:val="none" w:sz="0" w:space="0" w:color="auto"/>
        <w:bottom w:val="none" w:sz="0" w:space="0" w:color="auto"/>
        <w:right w:val="none" w:sz="0" w:space="0" w:color="auto"/>
      </w:divBdr>
    </w:div>
    <w:div w:id="1646545303">
      <w:marLeft w:val="640"/>
      <w:marRight w:val="0"/>
      <w:marTop w:val="0"/>
      <w:marBottom w:val="0"/>
      <w:divBdr>
        <w:top w:val="none" w:sz="0" w:space="0" w:color="auto"/>
        <w:left w:val="none" w:sz="0" w:space="0" w:color="auto"/>
        <w:bottom w:val="none" w:sz="0" w:space="0" w:color="auto"/>
        <w:right w:val="none" w:sz="0" w:space="0" w:color="auto"/>
      </w:divBdr>
    </w:div>
    <w:div w:id="1646931971">
      <w:bodyDiv w:val="1"/>
      <w:marLeft w:val="0"/>
      <w:marRight w:val="0"/>
      <w:marTop w:val="0"/>
      <w:marBottom w:val="0"/>
      <w:divBdr>
        <w:top w:val="none" w:sz="0" w:space="0" w:color="auto"/>
        <w:left w:val="none" w:sz="0" w:space="0" w:color="auto"/>
        <w:bottom w:val="none" w:sz="0" w:space="0" w:color="auto"/>
        <w:right w:val="none" w:sz="0" w:space="0" w:color="auto"/>
      </w:divBdr>
      <w:divsChild>
        <w:div w:id="98842502">
          <w:marLeft w:val="480"/>
          <w:marRight w:val="0"/>
          <w:marTop w:val="0"/>
          <w:marBottom w:val="0"/>
          <w:divBdr>
            <w:top w:val="none" w:sz="0" w:space="0" w:color="auto"/>
            <w:left w:val="none" w:sz="0" w:space="0" w:color="auto"/>
            <w:bottom w:val="none" w:sz="0" w:space="0" w:color="auto"/>
            <w:right w:val="none" w:sz="0" w:space="0" w:color="auto"/>
          </w:divBdr>
        </w:div>
        <w:div w:id="127941172">
          <w:marLeft w:val="480"/>
          <w:marRight w:val="0"/>
          <w:marTop w:val="0"/>
          <w:marBottom w:val="0"/>
          <w:divBdr>
            <w:top w:val="none" w:sz="0" w:space="0" w:color="auto"/>
            <w:left w:val="none" w:sz="0" w:space="0" w:color="auto"/>
            <w:bottom w:val="none" w:sz="0" w:space="0" w:color="auto"/>
            <w:right w:val="none" w:sz="0" w:space="0" w:color="auto"/>
          </w:divBdr>
        </w:div>
        <w:div w:id="156699433">
          <w:marLeft w:val="480"/>
          <w:marRight w:val="0"/>
          <w:marTop w:val="0"/>
          <w:marBottom w:val="0"/>
          <w:divBdr>
            <w:top w:val="none" w:sz="0" w:space="0" w:color="auto"/>
            <w:left w:val="none" w:sz="0" w:space="0" w:color="auto"/>
            <w:bottom w:val="none" w:sz="0" w:space="0" w:color="auto"/>
            <w:right w:val="none" w:sz="0" w:space="0" w:color="auto"/>
          </w:divBdr>
        </w:div>
        <w:div w:id="220942615">
          <w:marLeft w:val="480"/>
          <w:marRight w:val="0"/>
          <w:marTop w:val="0"/>
          <w:marBottom w:val="0"/>
          <w:divBdr>
            <w:top w:val="none" w:sz="0" w:space="0" w:color="auto"/>
            <w:left w:val="none" w:sz="0" w:space="0" w:color="auto"/>
            <w:bottom w:val="none" w:sz="0" w:space="0" w:color="auto"/>
            <w:right w:val="none" w:sz="0" w:space="0" w:color="auto"/>
          </w:divBdr>
        </w:div>
        <w:div w:id="265891897">
          <w:marLeft w:val="480"/>
          <w:marRight w:val="0"/>
          <w:marTop w:val="0"/>
          <w:marBottom w:val="0"/>
          <w:divBdr>
            <w:top w:val="none" w:sz="0" w:space="0" w:color="auto"/>
            <w:left w:val="none" w:sz="0" w:space="0" w:color="auto"/>
            <w:bottom w:val="none" w:sz="0" w:space="0" w:color="auto"/>
            <w:right w:val="none" w:sz="0" w:space="0" w:color="auto"/>
          </w:divBdr>
        </w:div>
        <w:div w:id="266350547">
          <w:marLeft w:val="480"/>
          <w:marRight w:val="0"/>
          <w:marTop w:val="0"/>
          <w:marBottom w:val="0"/>
          <w:divBdr>
            <w:top w:val="none" w:sz="0" w:space="0" w:color="auto"/>
            <w:left w:val="none" w:sz="0" w:space="0" w:color="auto"/>
            <w:bottom w:val="none" w:sz="0" w:space="0" w:color="auto"/>
            <w:right w:val="none" w:sz="0" w:space="0" w:color="auto"/>
          </w:divBdr>
        </w:div>
        <w:div w:id="268435876">
          <w:marLeft w:val="480"/>
          <w:marRight w:val="0"/>
          <w:marTop w:val="0"/>
          <w:marBottom w:val="0"/>
          <w:divBdr>
            <w:top w:val="none" w:sz="0" w:space="0" w:color="auto"/>
            <w:left w:val="none" w:sz="0" w:space="0" w:color="auto"/>
            <w:bottom w:val="none" w:sz="0" w:space="0" w:color="auto"/>
            <w:right w:val="none" w:sz="0" w:space="0" w:color="auto"/>
          </w:divBdr>
        </w:div>
        <w:div w:id="276566124">
          <w:marLeft w:val="480"/>
          <w:marRight w:val="0"/>
          <w:marTop w:val="0"/>
          <w:marBottom w:val="0"/>
          <w:divBdr>
            <w:top w:val="none" w:sz="0" w:space="0" w:color="auto"/>
            <w:left w:val="none" w:sz="0" w:space="0" w:color="auto"/>
            <w:bottom w:val="none" w:sz="0" w:space="0" w:color="auto"/>
            <w:right w:val="none" w:sz="0" w:space="0" w:color="auto"/>
          </w:divBdr>
        </w:div>
        <w:div w:id="329604865">
          <w:marLeft w:val="480"/>
          <w:marRight w:val="0"/>
          <w:marTop w:val="0"/>
          <w:marBottom w:val="0"/>
          <w:divBdr>
            <w:top w:val="none" w:sz="0" w:space="0" w:color="auto"/>
            <w:left w:val="none" w:sz="0" w:space="0" w:color="auto"/>
            <w:bottom w:val="none" w:sz="0" w:space="0" w:color="auto"/>
            <w:right w:val="none" w:sz="0" w:space="0" w:color="auto"/>
          </w:divBdr>
        </w:div>
        <w:div w:id="467862052">
          <w:marLeft w:val="480"/>
          <w:marRight w:val="0"/>
          <w:marTop w:val="0"/>
          <w:marBottom w:val="0"/>
          <w:divBdr>
            <w:top w:val="none" w:sz="0" w:space="0" w:color="auto"/>
            <w:left w:val="none" w:sz="0" w:space="0" w:color="auto"/>
            <w:bottom w:val="none" w:sz="0" w:space="0" w:color="auto"/>
            <w:right w:val="none" w:sz="0" w:space="0" w:color="auto"/>
          </w:divBdr>
        </w:div>
        <w:div w:id="524179258">
          <w:marLeft w:val="480"/>
          <w:marRight w:val="0"/>
          <w:marTop w:val="0"/>
          <w:marBottom w:val="0"/>
          <w:divBdr>
            <w:top w:val="none" w:sz="0" w:space="0" w:color="auto"/>
            <w:left w:val="none" w:sz="0" w:space="0" w:color="auto"/>
            <w:bottom w:val="none" w:sz="0" w:space="0" w:color="auto"/>
            <w:right w:val="none" w:sz="0" w:space="0" w:color="auto"/>
          </w:divBdr>
        </w:div>
        <w:div w:id="525564429">
          <w:marLeft w:val="480"/>
          <w:marRight w:val="0"/>
          <w:marTop w:val="0"/>
          <w:marBottom w:val="0"/>
          <w:divBdr>
            <w:top w:val="none" w:sz="0" w:space="0" w:color="auto"/>
            <w:left w:val="none" w:sz="0" w:space="0" w:color="auto"/>
            <w:bottom w:val="none" w:sz="0" w:space="0" w:color="auto"/>
            <w:right w:val="none" w:sz="0" w:space="0" w:color="auto"/>
          </w:divBdr>
        </w:div>
        <w:div w:id="570507226">
          <w:marLeft w:val="480"/>
          <w:marRight w:val="0"/>
          <w:marTop w:val="0"/>
          <w:marBottom w:val="0"/>
          <w:divBdr>
            <w:top w:val="none" w:sz="0" w:space="0" w:color="auto"/>
            <w:left w:val="none" w:sz="0" w:space="0" w:color="auto"/>
            <w:bottom w:val="none" w:sz="0" w:space="0" w:color="auto"/>
            <w:right w:val="none" w:sz="0" w:space="0" w:color="auto"/>
          </w:divBdr>
        </w:div>
        <w:div w:id="590550697">
          <w:marLeft w:val="480"/>
          <w:marRight w:val="0"/>
          <w:marTop w:val="0"/>
          <w:marBottom w:val="0"/>
          <w:divBdr>
            <w:top w:val="none" w:sz="0" w:space="0" w:color="auto"/>
            <w:left w:val="none" w:sz="0" w:space="0" w:color="auto"/>
            <w:bottom w:val="none" w:sz="0" w:space="0" w:color="auto"/>
            <w:right w:val="none" w:sz="0" w:space="0" w:color="auto"/>
          </w:divBdr>
        </w:div>
        <w:div w:id="625695926">
          <w:marLeft w:val="480"/>
          <w:marRight w:val="0"/>
          <w:marTop w:val="0"/>
          <w:marBottom w:val="0"/>
          <w:divBdr>
            <w:top w:val="none" w:sz="0" w:space="0" w:color="auto"/>
            <w:left w:val="none" w:sz="0" w:space="0" w:color="auto"/>
            <w:bottom w:val="none" w:sz="0" w:space="0" w:color="auto"/>
            <w:right w:val="none" w:sz="0" w:space="0" w:color="auto"/>
          </w:divBdr>
        </w:div>
        <w:div w:id="693653277">
          <w:marLeft w:val="480"/>
          <w:marRight w:val="0"/>
          <w:marTop w:val="0"/>
          <w:marBottom w:val="0"/>
          <w:divBdr>
            <w:top w:val="none" w:sz="0" w:space="0" w:color="auto"/>
            <w:left w:val="none" w:sz="0" w:space="0" w:color="auto"/>
            <w:bottom w:val="none" w:sz="0" w:space="0" w:color="auto"/>
            <w:right w:val="none" w:sz="0" w:space="0" w:color="auto"/>
          </w:divBdr>
        </w:div>
        <w:div w:id="734007714">
          <w:marLeft w:val="480"/>
          <w:marRight w:val="0"/>
          <w:marTop w:val="0"/>
          <w:marBottom w:val="0"/>
          <w:divBdr>
            <w:top w:val="none" w:sz="0" w:space="0" w:color="auto"/>
            <w:left w:val="none" w:sz="0" w:space="0" w:color="auto"/>
            <w:bottom w:val="none" w:sz="0" w:space="0" w:color="auto"/>
            <w:right w:val="none" w:sz="0" w:space="0" w:color="auto"/>
          </w:divBdr>
        </w:div>
        <w:div w:id="755322658">
          <w:marLeft w:val="480"/>
          <w:marRight w:val="0"/>
          <w:marTop w:val="0"/>
          <w:marBottom w:val="0"/>
          <w:divBdr>
            <w:top w:val="none" w:sz="0" w:space="0" w:color="auto"/>
            <w:left w:val="none" w:sz="0" w:space="0" w:color="auto"/>
            <w:bottom w:val="none" w:sz="0" w:space="0" w:color="auto"/>
            <w:right w:val="none" w:sz="0" w:space="0" w:color="auto"/>
          </w:divBdr>
        </w:div>
        <w:div w:id="755398910">
          <w:marLeft w:val="480"/>
          <w:marRight w:val="0"/>
          <w:marTop w:val="0"/>
          <w:marBottom w:val="0"/>
          <w:divBdr>
            <w:top w:val="none" w:sz="0" w:space="0" w:color="auto"/>
            <w:left w:val="none" w:sz="0" w:space="0" w:color="auto"/>
            <w:bottom w:val="none" w:sz="0" w:space="0" w:color="auto"/>
            <w:right w:val="none" w:sz="0" w:space="0" w:color="auto"/>
          </w:divBdr>
        </w:div>
        <w:div w:id="797800990">
          <w:marLeft w:val="480"/>
          <w:marRight w:val="0"/>
          <w:marTop w:val="0"/>
          <w:marBottom w:val="0"/>
          <w:divBdr>
            <w:top w:val="none" w:sz="0" w:space="0" w:color="auto"/>
            <w:left w:val="none" w:sz="0" w:space="0" w:color="auto"/>
            <w:bottom w:val="none" w:sz="0" w:space="0" w:color="auto"/>
            <w:right w:val="none" w:sz="0" w:space="0" w:color="auto"/>
          </w:divBdr>
        </w:div>
        <w:div w:id="807665723">
          <w:marLeft w:val="480"/>
          <w:marRight w:val="0"/>
          <w:marTop w:val="0"/>
          <w:marBottom w:val="0"/>
          <w:divBdr>
            <w:top w:val="none" w:sz="0" w:space="0" w:color="auto"/>
            <w:left w:val="none" w:sz="0" w:space="0" w:color="auto"/>
            <w:bottom w:val="none" w:sz="0" w:space="0" w:color="auto"/>
            <w:right w:val="none" w:sz="0" w:space="0" w:color="auto"/>
          </w:divBdr>
        </w:div>
        <w:div w:id="809832069">
          <w:marLeft w:val="480"/>
          <w:marRight w:val="0"/>
          <w:marTop w:val="0"/>
          <w:marBottom w:val="0"/>
          <w:divBdr>
            <w:top w:val="none" w:sz="0" w:space="0" w:color="auto"/>
            <w:left w:val="none" w:sz="0" w:space="0" w:color="auto"/>
            <w:bottom w:val="none" w:sz="0" w:space="0" w:color="auto"/>
            <w:right w:val="none" w:sz="0" w:space="0" w:color="auto"/>
          </w:divBdr>
        </w:div>
        <w:div w:id="897664421">
          <w:marLeft w:val="480"/>
          <w:marRight w:val="0"/>
          <w:marTop w:val="0"/>
          <w:marBottom w:val="0"/>
          <w:divBdr>
            <w:top w:val="none" w:sz="0" w:space="0" w:color="auto"/>
            <w:left w:val="none" w:sz="0" w:space="0" w:color="auto"/>
            <w:bottom w:val="none" w:sz="0" w:space="0" w:color="auto"/>
            <w:right w:val="none" w:sz="0" w:space="0" w:color="auto"/>
          </w:divBdr>
        </w:div>
        <w:div w:id="921835875">
          <w:marLeft w:val="480"/>
          <w:marRight w:val="0"/>
          <w:marTop w:val="0"/>
          <w:marBottom w:val="0"/>
          <w:divBdr>
            <w:top w:val="none" w:sz="0" w:space="0" w:color="auto"/>
            <w:left w:val="none" w:sz="0" w:space="0" w:color="auto"/>
            <w:bottom w:val="none" w:sz="0" w:space="0" w:color="auto"/>
            <w:right w:val="none" w:sz="0" w:space="0" w:color="auto"/>
          </w:divBdr>
        </w:div>
        <w:div w:id="959192501">
          <w:marLeft w:val="480"/>
          <w:marRight w:val="0"/>
          <w:marTop w:val="0"/>
          <w:marBottom w:val="0"/>
          <w:divBdr>
            <w:top w:val="none" w:sz="0" w:space="0" w:color="auto"/>
            <w:left w:val="none" w:sz="0" w:space="0" w:color="auto"/>
            <w:bottom w:val="none" w:sz="0" w:space="0" w:color="auto"/>
            <w:right w:val="none" w:sz="0" w:space="0" w:color="auto"/>
          </w:divBdr>
        </w:div>
        <w:div w:id="999888444">
          <w:marLeft w:val="480"/>
          <w:marRight w:val="0"/>
          <w:marTop w:val="0"/>
          <w:marBottom w:val="0"/>
          <w:divBdr>
            <w:top w:val="none" w:sz="0" w:space="0" w:color="auto"/>
            <w:left w:val="none" w:sz="0" w:space="0" w:color="auto"/>
            <w:bottom w:val="none" w:sz="0" w:space="0" w:color="auto"/>
            <w:right w:val="none" w:sz="0" w:space="0" w:color="auto"/>
          </w:divBdr>
        </w:div>
        <w:div w:id="1025323984">
          <w:marLeft w:val="480"/>
          <w:marRight w:val="0"/>
          <w:marTop w:val="0"/>
          <w:marBottom w:val="0"/>
          <w:divBdr>
            <w:top w:val="none" w:sz="0" w:space="0" w:color="auto"/>
            <w:left w:val="none" w:sz="0" w:space="0" w:color="auto"/>
            <w:bottom w:val="none" w:sz="0" w:space="0" w:color="auto"/>
            <w:right w:val="none" w:sz="0" w:space="0" w:color="auto"/>
          </w:divBdr>
        </w:div>
        <w:div w:id="1084032993">
          <w:marLeft w:val="480"/>
          <w:marRight w:val="0"/>
          <w:marTop w:val="0"/>
          <w:marBottom w:val="0"/>
          <w:divBdr>
            <w:top w:val="none" w:sz="0" w:space="0" w:color="auto"/>
            <w:left w:val="none" w:sz="0" w:space="0" w:color="auto"/>
            <w:bottom w:val="none" w:sz="0" w:space="0" w:color="auto"/>
            <w:right w:val="none" w:sz="0" w:space="0" w:color="auto"/>
          </w:divBdr>
        </w:div>
        <w:div w:id="1097866311">
          <w:marLeft w:val="480"/>
          <w:marRight w:val="0"/>
          <w:marTop w:val="0"/>
          <w:marBottom w:val="0"/>
          <w:divBdr>
            <w:top w:val="none" w:sz="0" w:space="0" w:color="auto"/>
            <w:left w:val="none" w:sz="0" w:space="0" w:color="auto"/>
            <w:bottom w:val="none" w:sz="0" w:space="0" w:color="auto"/>
            <w:right w:val="none" w:sz="0" w:space="0" w:color="auto"/>
          </w:divBdr>
        </w:div>
        <w:div w:id="1129468935">
          <w:marLeft w:val="480"/>
          <w:marRight w:val="0"/>
          <w:marTop w:val="0"/>
          <w:marBottom w:val="0"/>
          <w:divBdr>
            <w:top w:val="none" w:sz="0" w:space="0" w:color="auto"/>
            <w:left w:val="none" w:sz="0" w:space="0" w:color="auto"/>
            <w:bottom w:val="none" w:sz="0" w:space="0" w:color="auto"/>
            <w:right w:val="none" w:sz="0" w:space="0" w:color="auto"/>
          </w:divBdr>
        </w:div>
        <w:div w:id="1146047587">
          <w:marLeft w:val="480"/>
          <w:marRight w:val="0"/>
          <w:marTop w:val="0"/>
          <w:marBottom w:val="0"/>
          <w:divBdr>
            <w:top w:val="none" w:sz="0" w:space="0" w:color="auto"/>
            <w:left w:val="none" w:sz="0" w:space="0" w:color="auto"/>
            <w:bottom w:val="none" w:sz="0" w:space="0" w:color="auto"/>
            <w:right w:val="none" w:sz="0" w:space="0" w:color="auto"/>
          </w:divBdr>
        </w:div>
        <w:div w:id="1148085951">
          <w:marLeft w:val="480"/>
          <w:marRight w:val="0"/>
          <w:marTop w:val="0"/>
          <w:marBottom w:val="0"/>
          <w:divBdr>
            <w:top w:val="none" w:sz="0" w:space="0" w:color="auto"/>
            <w:left w:val="none" w:sz="0" w:space="0" w:color="auto"/>
            <w:bottom w:val="none" w:sz="0" w:space="0" w:color="auto"/>
            <w:right w:val="none" w:sz="0" w:space="0" w:color="auto"/>
          </w:divBdr>
        </w:div>
        <w:div w:id="1176654210">
          <w:marLeft w:val="480"/>
          <w:marRight w:val="0"/>
          <w:marTop w:val="0"/>
          <w:marBottom w:val="0"/>
          <w:divBdr>
            <w:top w:val="none" w:sz="0" w:space="0" w:color="auto"/>
            <w:left w:val="none" w:sz="0" w:space="0" w:color="auto"/>
            <w:bottom w:val="none" w:sz="0" w:space="0" w:color="auto"/>
            <w:right w:val="none" w:sz="0" w:space="0" w:color="auto"/>
          </w:divBdr>
        </w:div>
        <w:div w:id="1189830646">
          <w:marLeft w:val="480"/>
          <w:marRight w:val="0"/>
          <w:marTop w:val="0"/>
          <w:marBottom w:val="0"/>
          <w:divBdr>
            <w:top w:val="none" w:sz="0" w:space="0" w:color="auto"/>
            <w:left w:val="none" w:sz="0" w:space="0" w:color="auto"/>
            <w:bottom w:val="none" w:sz="0" w:space="0" w:color="auto"/>
            <w:right w:val="none" w:sz="0" w:space="0" w:color="auto"/>
          </w:divBdr>
        </w:div>
        <w:div w:id="1199313250">
          <w:marLeft w:val="480"/>
          <w:marRight w:val="0"/>
          <w:marTop w:val="0"/>
          <w:marBottom w:val="0"/>
          <w:divBdr>
            <w:top w:val="none" w:sz="0" w:space="0" w:color="auto"/>
            <w:left w:val="none" w:sz="0" w:space="0" w:color="auto"/>
            <w:bottom w:val="none" w:sz="0" w:space="0" w:color="auto"/>
            <w:right w:val="none" w:sz="0" w:space="0" w:color="auto"/>
          </w:divBdr>
        </w:div>
        <w:div w:id="1289238657">
          <w:marLeft w:val="480"/>
          <w:marRight w:val="0"/>
          <w:marTop w:val="0"/>
          <w:marBottom w:val="0"/>
          <w:divBdr>
            <w:top w:val="none" w:sz="0" w:space="0" w:color="auto"/>
            <w:left w:val="none" w:sz="0" w:space="0" w:color="auto"/>
            <w:bottom w:val="none" w:sz="0" w:space="0" w:color="auto"/>
            <w:right w:val="none" w:sz="0" w:space="0" w:color="auto"/>
          </w:divBdr>
        </w:div>
        <w:div w:id="1301572027">
          <w:marLeft w:val="480"/>
          <w:marRight w:val="0"/>
          <w:marTop w:val="0"/>
          <w:marBottom w:val="0"/>
          <w:divBdr>
            <w:top w:val="none" w:sz="0" w:space="0" w:color="auto"/>
            <w:left w:val="none" w:sz="0" w:space="0" w:color="auto"/>
            <w:bottom w:val="none" w:sz="0" w:space="0" w:color="auto"/>
            <w:right w:val="none" w:sz="0" w:space="0" w:color="auto"/>
          </w:divBdr>
        </w:div>
        <w:div w:id="1312712066">
          <w:marLeft w:val="480"/>
          <w:marRight w:val="0"/>
          <w:marTop w:val="0"/>
          <w:marBottom w:val="0"/>
          <w:divBdr>
            <w:top w:val="none" w:sz="0" w:space="0" w:color="auto"/>
            <w:left w:val="none" w:sz="0" w:space="0" w:color="auto"/>
            <w:bottom w:val="none" w:sz="0" w:space="0" w:color="auto"/>
            <w:right w:val="none" w:sz="0" w:space="0" w:color="auto"/>
          </w:divBdr>
        </w:div>
        <w:div w:id="1381511648">
          <w:marLeft w:val="480"/>
          <w:marRight w:val="0"/>
          <w:marTop w:val="0"/>
          <w:marBottom w:val="0"/>
          <w:divBdr>
            <w:top w:val="none" w:sz="0" w:space="0" w:color="auto"/>
            <w:left w:val="none" w:sz="0" w:space="0" w:color="auto"/>
            <w:bottom w:val="none" w:sz="0" w:space="0" w:color="auto"/>
            <w:right w:val="none" w:sz="0" w:space="0" w:color="auto"/>
          </w:divBdr>
        </w:div>
        <w:div w:id="1406342554">
          <w:marLeft w:val="480"/>
          <w:marRight w:val="0"/>
          <w:marTop w:val="0"/>
          <w:marBottom w:val="0"/>
          <w:divBdr>
            <w:top w:val="none" w:sz="0" w:space="0" w:color="auto"/>
            <w:left w:val="none" w:sz="0" w:space="0" w:color="auto"/>
            <w:bottom w:val="none" w:sz="0" w:space="0" w:color="auto"/>
            <w:right w:val="none" w:sz="0" w:space="0" w:color="auto"/>
          </w:divBdr>
        </w:div>
        <w:div w:id="1418208433">
          <w:marLeft w:val="480"/>
          <w:marRight w:val="0"/>
          <w:marTop w:val="0"/>
          <w:marBottom w:val="0"/>
          <w:divBdr>
            <w:top w:val="none" w:sz="0" w:space="0" w:color="auto"/>
            <w:left w:val="none" w:sz="0" w:space="0" w:color="auto"/>
            <w:bottom w:val="none" w:sz="0" w:space="0" w:color="auto"/>
            <w:right w:val="none" w:sz="0" w:space="0" w:color="auto"/>
          </w:divBdr>
        </w:div>
        <w:div w:id="1447306343">
          <w:marLeft w:val="480"/>
          <w:marRight w:val="0"/>
          <w:marTop w:val="0"/>
          <w:marBottom w:val="0"/>
          <w:divBdr>
            <w:top w:val="none" w:sz="0" w:space="0" w:color="auto"/>
            <w:left w:val="none" w:sz="0" w:space="0" w:color="auto"/>
            <w:bottom w:val="none" w:sz="0" w:space="0" w:color="auto"/>
            <w:right w:val="none" w:sz="0" w:space="0" w:color="auto"/>
          </w:divBdr>
        </w:div>
        <w:div w:id="1490637503">
          <w:marLeft w:val="480"/>
          <w:marRight w:val="0"/>
          <w:marTop w:val="0"/>
          <w:marBottom w:val="0"/>
          <w:divBdr>
            <w:top w:val="none" w:sz="0" w:space="0" w:color="auto"/>
            <w:left w:val="none" w:sz="0" w:space="0" w:color="auto"/>
            <w:bottom w:val="none" w:sz="0" w:space="0" w:color="auto"/>
            <w:right w:val="none" w:sz="0" w:space="0" w:color="auto"/>
          </w:divBdr>
        </w:div>
        <w:div w:id="1540780788">
          <w:marLeft w:val="480"/>
          <w:marRight w:val="0"/>
          <w:marTop w:val="0"/>
          <w:marBottom w:val="0"/>
          <w:divBdr>
            <w:top w:val="none" w:sz="0" w:space="0" w:color="auto"/>
            <w:left w:val="none" w:sz="0" w:space="0" w:color="auto"/>
            <w:bottom w:val="none" w:sz="0" w:space="0" w:color="auto"/>
            <w:right w:val="none" w:sz="0" w:space="0" w:color="auto"/>
          </w:divBdr>
        </w:div>
        <w:div w:id="1559364584">
          <w:marLeft w:val="480"/>
          <w:marRight w:val="0"/>
          <w:marTop w:val="0"/>
          <w:marBottom w:val="0"/>
          <w:divBdr>
            <w:top w:val="none" w:sz="0" w:space="0" w:color="auto"/>
            <w:left w:val="none" w:sz="0" w:space="0" w:color="auto"/>
            <w:bottom w:val="none" w:sz="0" w:space="0" w:color="auto"/>
            <w:right w:val="none" w:sz="0" w:space="0" w:color="auto"/>
          </w:divBdr>
        </w:div>
        <w:div w:id="1563326426">
          <w:marLeft w:val="480"/>
          <w:marRight w:val="0"/>
          <w:marTop w:val="0"/>
          <w:marBottom w:val="0"/>
          <w:divBdr>
            <w:top w:val="none" w:sz="0" w:space="0" w:color="auto"/>
            <w:left w:val="none" w:sz="0" w:space="0" w:color="auto"/>
            <w:bottom w:val="none" w:sz="0" w:space="0" w:color="auto"/>
            <w:right w:val="none" w:sz="0" w:space="0" w:color="auto"/>
          </w:divBdr>
        </w:div>
        <w:div w:id="1607957036">
          <w:marLeft w:val="480"/>
          <w:marRight w:val="0"/>
          <w:marTop w:val="0"/>
          <w:marBottom w:val="0"/>
          <w:divBdr>
            <w:top w:val="none" w:sz="0" w:space="0" w:color="auto"/>
            <w:left w:val="none" w:sz="0" w:space="0" w:color="auto"/>
            <w:bottom w:val="none" w:sz="0" w:space="0" w:color="auto"/>
            <w:right w:val="none" w:sz="0" w:space="0" w:color="auto"/>
          </w:divBdr>
        </w:div>
        <w:div w:id="1684554310">
          <w:marLeft w:val="480"/>
          <w:marRight w:val="0"/>
          <w:marTop w:val="0"/>
          <w:marBottom w:val="0"/>
          <w:divBdr>
            <w:top w:val="none" w:sz="0" w:space="0" w:color="auto"/>
            <w:left w:val="none" w:sz="0" w:space="0" w:color="auto"/>
            <w:bottom w:val="none" w:sz="0" w:space="0" w:color="auto"/>
            <w:right w:val="none" w:sz="0" w:space="0" w:color="auto"/>
          </w:divBdr>
        </w:div>
        <w:div w:id="1703170201">
          <w:marLeft w:val="480"/>
          <w:marRight w:val="0"/>
          <w:marTop w:val="0"/>
          <w:marBottom w:val="0"/>
          <w:divBdr>
            <w:top w:val="none" w:sz="0" w:space="0" w:color="auto"/>
            <w:left w:val="none" w:sz="0" w:space="0" w:color="auto"/>
            <w:bottom w:val="none" w:sz="0" w:space="0" w:color="auto"/>
            <w:right w:val="none" w:sz="0" w:space="0" w:color="auto"/>
          </w:divBdr>
        </w:div>
        <w:div w:id="1716663060">
          <w:marLeft w:val="480"/>
          <w:marRight w:val="0"/>
          <w:marTop w:val="0"/>
          <w:marBottom w:val="0"/>
          <w:divBdr>
            <w:top w:val="none" w:sz="0" w:space="0" w:color="auto"/>
            <w:left w:val="none" w:sz="0" w:space="0" w:color="auto"/>
            <w:bottom w:val="none" w:sz="0" w:space="0" w:color="auto"/>
            <w:right w:val="none" w:sz="0" w:space="0" w:color="auto"/>
          </w:divBdr>
        </w:div>
        <w:div w:id="1834177285">
          <w:marLeft w:val="480"/>
          <w:marRight w:val="0"/>
          <w:marTop w:val="0"/>
          <w:marBottom w:val="0"/>
          <w:divBdr>
            <w:top w:val="none" w:sz="0" w:space="0" w:color="auto"/>
            <w:left w:val="none" w:sz="0" w:space="0" w:color="auto"/>
            <w:bottom w:val="none" w:sz="0" w:space="0" w:color="auto"/>
            <w:right w:val="none" w:sz="0" w:space="0" w:color="auto"/>
          </w:divBdr>
        </w:div>
        <w:div w:id="1978760185">
          <w:marLeft w:val="480"/>
          <w:marRight w:val="0"/>
          <w:marTop w:val="0"/>
          <w:marBottom w:val="0"/>
          <w:divBdr>
            <w:top w:val="none" w:sz="0" w:space="0" w:color="auto"/>
            <w:left w:val="none" w:sz="0" w:space="0" w:color="auto"/>
            <w:bottom w:val="none" w:sz="0" w:space="0" w:color="auto"/>
            <w:right w:val="none" w:sz="0" w:space="0" w:color="auto"/>
          </w:divBdr>
        </w:div>
        <w:div w:id="1996882842">
          <w:marLeft w:val="480"/>
          <w:marRight w:val="0"/>
          <w:marTop w:val="0"/>
          <w:marBottom w:val="0"/>
          <w:divBdr>
            <w:top w:val="none" w:sz="0" w:space="0" w:color="auto"/>
            <w:left w:val="none" w:sz="0" w:space="0" w:color="auto"/>
            <w:bottom w:val="none" w:sz="0" w:space="0" w:color="auto"/>
            <w:right w:val="none" w:sz="0" w:space="0" w:color="auto"/>
          </w:divBdr>
        </w:div>
        <w:div w:id="2002268742">
          <w:marLeft w:val="480"/>
          <w:marRight w:val="0"/>
          <w:marTop w:val="0"/>
          <w:marBottom w:val="0"/>
          <w:divBdr>
            <w:top w:val="none" w:sz="0" w:space="0" w:color="auto"/>
            <w:left w:val="none" w:sz="0" w:space="0" w:color="auto"/>
            <w:bottom w:val="none" w:sz="0" w:space="0" w:color="auto"/>
            <w:right w:val="none" w:sz="0" w:space="0" w:color="auto"/>
          </w:divBdr>
        </w:div>
        <w:div w:id="2009818770">
          <w:marLeft w:val="480"/>
          <w:marRight w:val="0"/>
          <w:marTop w:val="0"/>
          <w:marBottom w:val="0"/>
          <w:divBdr>
            <w:top w:val="none" w:sz="0" w:space="0" w:color="auto"/>
            <w:left w:val="none" w:sz="0" w:space="0" w:color="auto"/>
            <w:bottom w:val="none" w:sz="0" w:space="0" w:color="auto"/>
            <w:right w:val="none" w:sz="0" w:space="0" w:color="auto"/>
          </w:divBdr>
        </w:div>
        <w:div w:id="2018338076">
          <w:marLeft w:val="480"/>
          <w:marRight w:val="0"/>
          <w:marTop w:val="0"/>
          <w:marBottom w:val="0"/>
          <w:divBdr>
            <w:top w:val="none" w:sz="0" w:space="0" w:color="auto"/>
            <w:left w:val="none" w:sz="0" w:space="0" w:color="auto"/>
            <w:bottom w:val="none" w:sz="0" w:space="0" w:color="auto"/>
            <w:right w:val="none" w:sz="0" w:space="0" w:color="auto"/>
          </w:divBdr>
        </w:div>
        <w:div w:id="2025472731">
          <w:marLeft w:val="480"/>
          <w:marRight w:val="0"/>
          <w:marTop w:val="0"/>
          <w:marBottom w:val="0"/>
          <w:divBdr>
            <w:top w:val="none" w:sz="0" w:space="0" w:color="auto"/>
            <w:left w:val="none" w:sz="0" w:space="0" w:color="auto"/>
            <w:bottom w:val="none" w:sz="0" w:space="0" w:color="auto"/>
            <w:right w:val="none" w:sz="0" w:space="0" w:color="auto"/>
          </w:divBdr>
        </w:div>
        <w:div w:id="2076389480">
          <w:marLeft w:val="480"/>
          <w:marRight w:val="0"/>
          <w:marTop w:val="0"/>
          <w:marBottom w:val="0"/>
          <w:divBdr>
            <w:top w:val="none" w:sz="0" w:space="0" w:color="auto"/>
            <w:left w:val="none" w:sz="0" w:space="0" w:color="auto"/>
            <w:bottom w:val="none" w:sz="0" w:space="0" w:color="auto"/>
            <w:right w:val="none" w:sz="0" w:space="0" w:color="auto"/>
          </w:divBdr>
        </w:div>
        <w:div w:id="2090930913">
          <w:marLeft w:val="480"/>
          <w:marRight w:val="0"/>
          <w:marTop w:val="0"/>
          <w:marBottom w:val="0"/>
          <w:divBdr>
            <w:top w:val="none" w:sz="0" w:space="0" w:color="auto"/>
            <w:left w:val="none" w:sz="0" w:space="0" w:color="auto"/>
            <w:bottom w:val="none" w:sz="0" w:space="0" w:color="auto"/>
            <w:right w:val="none" w:sz="0" w:space="0" w:color="auto"/>
          </w:divBdr>
        </w:div>
        <w:div w:id="2121678111">
          <w:marLeft w:val="480"/>
          <w:marRight w:val="0"/>
          <w:marTop w:val="0"/>
          <w:marBottom w:val="0"/>
          <w:divBdr>
            <w:top w:val="none" w:sz="0" w:space="0" w:color="auto"/>
            <w:left w:val="none" w:sz="0" w:space="0" w:color="auto"/>
            <w:bottom w:val="none" w:sz="0" w:space="0" w:color="auto"/>
            <w:right w:val="none" w:sz="0" w:space="0" w:color="auto"/>
          </w:divBdr>
        </w:div>
        <w:div w:id="2138404711">
          <w:marLeft w:val="480"/>
          <w:marRight w:val="0"/>
          <w:marTop w:val="0"/>
          <w:marBottom w:val="0"/>
          <w:divBdr>
            <w:top w:val="none" w:sz="0" w:space="0" w:color="auto"/>
            <w:left w:val="none" w:sz="0" w:space="0" w:color="auto"/>
            <w:bottom w:val="none" w:sz="0" w:space="0" w:color="auto"/>
            <w:right w:val="none" w:sz="0" w:space="0" w:color="auto"/>
          </w:divBdr>
        </w:div>
      </w:divsChild>
    </w:div>
    <w:div w:id="1647201058">
      <w:bodyDiv w:val="1"/>
      <w:marLeft w:val="0"/>
      <w:marRight w:val="0"/>
      <w:marTop w:val="0"/>
      <w:marBottom w:val="0"/>
      <w:divBdr>
        <w:top w:val="none" w:sz="0" w:space="0" w:color="auto"/>
        <w:left w:val="none" w:sz="0" w:space="0" w:color="auto"/>
        <w:bottom w:val="none" w:sz="0" w:space="0" w:color="auto"/>
        <w:right w:val="none" w:sz="0" w:space="0" w:color="auto"/>
      </w:divBdr>
    </w:div>
    <w:div w:id="1647276914">
      <w:bodyDiv w:val="1"/>
      <w:marLeft w:val="0"/>
      <w:marRight w:val="0"/>
      <w:marTop w:val="0"/>
      <w:marBottom w:val="0"/>
      <w:divBdr>
        <w:top w:val="none" w:sz="0" w:space="0" w:color="auto"/>
        <w:left w:val="none" w:sz="0" w:space="0" w:color="auto"/>
        <w:bottom w:val="none" w:sz="0" w:space="0" w:color="auto"/>
        <w:right w:val="none" w:sz="0" w:space="0" w:color="auto"/>
      </w:divBdr>
    </w:div>
    <w:div w:id="1648196818">
      <w:marLeft w:val="640"/>
      <w:marRight w:val="0"/>
      <w:marTop w:val="0"/>
      <w:marBottom w:val="0"/>
      <w:divBdr>
        <w:top w:val="none" w:sz="0" w:space="0" w:color="auto"/>
        <w:left w:val="none" w:sz="0" w:space="0" w:color="auto"/>
        <w:bottom w:val="none" w:sz="0" w:space="0" w:color="auto"/>
        <w:right w:val="none" w:sz="0" w:space="0" w:color="auto"/>
      </w:divBdr>
    </w:div>
    <w:div w:id="1648246314">
      <w:bodyDiv w:val="1"/>
      <w:marLeft w:val="0"/>
      <w:marRight w:val="0"/>
      <w:marTop w:val="0"/>
      <w:marBottom w:val="0"/>
      <w:divBdr>
        <w:top w:val="none" w:sz="0" w:space="0" w:color="auto"/>
        <w:left w:val="none" w:sz="0" w:space="0" w:color="auto"/>
        <w:bottom w:val="none" w:sz="0" w:space="0" w:color="auto"/>
        <w:right w:val="none" w:sz="0" w:space="0" w:color="auto"/>
      </w:divBdr>
    </w:div>
    <w:div w:id="1648699840">
      <w:marLeft w:val="480"/>
      <w:marRight w:val="0"/>
      <w:marTop w:val="0"/>
      <w:marBottom w:val="0"/>
      <w:divBdr>
        <w:top w:val="none" w:sz="0" w:space="0" w:color="auto"/>
        <w:left w:val="none" w:sz="0" w:space="0" w:color="auto"/>
        <w:bottom w:val="none" w:sz="0" w:space="0" w:color="auto"/>
        <w:right w:val="none" w:sz="0" w:space="0" w:color="auto"/>
      </w:divBdr>
    </w:div>
    <w:div w:id="1649018339">
      <w:marLeft w:val="640"/>
      <w:marRight w:val="0"/>
      <w:marTop w:val="0"/>
      <w:marBottom w:val="0"/>
      <w:divBdr>
        <w:top w:val="none" w:sz="0" w:space="0" w:color="auto"/>
        <w:left w:val="none" w:sz="0" w:space="0" w:color="auto"/>
        <w:bottom w:val="none" w:sz="0" w:space="0" w:color="auto"/>
        <w:right w:val="none" w:sz="0" w:space="0" w:color="auto"/>
      </w:divBdr>
    </w:div>
    <w:div w:id="1649357233">
      <w:marLeft w:val="640"/>
      <w:marRight w:val="0"/>
      <w:marTop w:val="0"/>
      <w:marBottom w:val="0"/>
      <w:divBdr>
        <w:top w:val="none" w:sz="0" w:space="0" w:color="auto"/>
        <w:left w:val="none" w:sz="0" w:space="0" w:color="auto"/>
        <w:bottom w:val="none" w:sz="0" w:space="0" w:color="auto"/>
        <w:right w:val="none" w:sz="0" w:space="0" w:color="auto"/>
      </w:divBdr>
    </w:div>
    <w:div w:id="1649364278">
      <w:marLeft w:val="640"/>
      <w:marRight w:val="0"/>
      <w:marTop w:val="0"/>
      <w:marBottom w:val="0"/>
      <w:divBdr>
        <w:top w:val="none" w:sz="0" w:space="0" w:color="auto"/>
        <w:left w:val="none" w:sz="0" w:space="0" w:color="auto"/>
        <w:bottom w:val="none" w:sz="0" w:space="0" w:color="auto"/>
        <w:right w:val="none" w:sz="0" w:space="0" w:color="auto"/>
      </w:divBdr>
    </w:div>
    <w:div w:id="1649744871">
      <w:bodyDiv w:val="1"/>
      <w:marLeft w:val="0"/>
      <w:marRight w:val="0"/>
      <w:marTop w:val="0"/>
      <w:marBottom w:val="0"/>
      <w:divBdr>
        <w:top w:val="none" w:sz="0" w:space="0" w:color="auto"/>
        <w:left w:val="none" w:sz="0" w:space="0" w:color="auto"/>
        <w:bottom w:val="none" w:sz="0" w:space="0" w:color="auto"/>
        <w:right w:val="none" w:sz="0" w:space="0" w:color="auto"/>
      </w:divBdr>
    </w:div>
    <w:div w:id="1650287752">
      <w:marLeft w:val="640"/>
      <w:marRight w:val="0"/>
      <w:marTop w:val="0"/>
      <w:marBottom w:val="0"/>
      <w:divBdr>
        <w:top w:val="none" w:sz="0" w:space="0" w:color="auto"/>
        <w:left w:val="none" w:sz="0" w:space="0" w:color="auto"/>
        <w:bottom w:val="none" w:sz="0" w:space="0" w:color="auto"/>
        <w:right w:val="none" w:sz="0" w:space="0" w:color="auto"/>
      </w:divBdr>
    </w:div>
    <w:div w:id="1650598254">
      <w:marLeft w:val="640"/>
      <w:marRight w:val="0"/>
      <w:marTop w:val="0"/>
      <w:marBottom w:val="0"/>
      <w:divBdr>
        <w:top w:val="none" w:sz="0" w:space="0" w:color="auto"/>
        <w:left w:val="none" w:sz="0" w:space="0" w:color="auto"/>
        <w:bottom w:val="none" w:sz="0" w:space="0" w:color="auto"/>
        <w:right w:val="none" w:sz="0" w:space="0" w:color="auto"/>
      </w:divBdr>
    </w:div>
    <w:div w:id="1650943980">
      <w:marLeft w:val="640"/>
      <w:marRight w:val="0"/>
      <w:marTop w:val="0"/>
      <w:marBottom w:val="0"/>
      <w:divBdr>
        <w:top w:val="none" w:sz="0" w:space="0" w:color="auto"/>
        <w:left w:val="none" w:sz="0" w:space="0" w:color="auto"/>
        <w:bottom w:val="none" w:sz="0" w:space="0" w:color="auto"/>
        <w:right w:val="none" w:sz="0" w:space="0" w:color="auto"/>
      </w:divBdr>
    </w:div>
    <w:div w:id="1651131566">
      <w:marLeft w:val="640"/>
      <w:marRight w:val="0"/>
      <w:marTop w:val="0"/>
      <w:marBottom w:val="0"/>
      <w:divBdr>
        <w:top w:val="none" w:sz="0" w:space="0" w:color="auto"/>
        <w:left w:val="none" w:sz="0" w:space="0" w:color="auto"/>
        <w:bottom w:val="none" w:sz="0" w:space="0" w:color="auto"/>
        <w:right w:val="none" w:sz="0" w:space="0" w:color="auto"/>
      </w:divBdr>
    </w:div>
    <w:div w:id="1651514831">
      <w:marLeft w:val="640"/>
      <w:marRight w:val="0"/>
      <w:marTop w:val="0"/>
      <w:marBottom w:val="0"/>
      <w:divBdr>
        <w:top w:val="none" w:sz="0" w:space="0" w:color="auto"/>
        <w:left w:val="none" w:sz="0" w:space="0" w:color="auto"/>
        <w:bottom w:val="none" w:sz="0" w:space="0" w:color="auto"/>
        <w:right w:val="none" w:sz="0" w:space="0" w:color="auto"/>
      </w:divBdr>
    </w:div>
    <w:div w:id="1651667102">
      <w:marLeft w:val="640"/>
      <w:marRight w:val="0"/>
      <w:marTop w:val="0"/>
      <w:marBottom w:val="0"/>
      <w:divBdr>
        <w:top w:val="none" w:sz="0" w:space="0" w:color="auto"/>
        <w:left w:val="none" w:sz="0" w:space="0" w:color="auto"/>
        <w:bottom w:val="none" w:sz="0" w:space="0" w:color="auto"/>
        <w:right w:val="none" w:sz="0" w:space="0" w:color="auto"/>
      </w:divBdr>
    </w:div>
    <w:div w:id="1651788661">
      <w:marLeft w:val="640"/>
      <w:marRight w:val="0"/>
      <w:marTop w:val="0"/>
      <w:marBottom w:val="0"/>
      <w:divBdr>
        <w:top w:val="none" w:sz="0" w:space="0" w:color="auto"/>
        <w:left w:val="none" w:sz="0" w:space="0" w:color="auto"/>
        <w:bottom w:val="none" w:sz="0" w:space="0" w:color="auto"/>
        <w:right w:val="none" w:sz="0" w:space="0" w:color="auto"/>
      </w:divBdr>
    </w:div>
    <w:div w:id="1652102962">
      <w:marLeft w:val="640"/>
      <w:marRight w:val="0"/>
      <w:marTop w:val="0"/>
      <w:marBottom w:val="0"/>
      <w:divBdr>
        <w:top w:val="none" w:sz="0" w:space="0" w:color="auto"/>
        <w:left w:val="none" w:sz="0" w:space="0" w:color="auto"/>
        <w:bottom w:val="none" w:sz="0" w:space="0" w:color="auto"/>
        <w:right w:val="none" w:sz="0" w:space="0" w:color="auto"/>
      </w:divBdr>
    </w:div>
    <w:div w:id="1652363659">
      <w:bodyDiv w:val="1"/>
      <w:marLeft w:val="0"/>
      <w:marRight w:val="0"/>
      <w:marTop w:val="0"/>
      <w:marBottom w:val="0"/>
      <w:divBdr>
        <w:top w:val="none" w:sz="0" w:space="0" w:color="auto"/>
        <w:left w:val="none" w:sz="0" w:space="0" w:color="auto"/>
        <w:bottom w:val="none" w:sz="0" w:space="0" w:color="auto"/>
        <w:right w:val="none" w:sz="0" w:space="0" w:color="auto"/>
      </w:divBdr>
      <w:divsChild>
        <w:div w:id="16779154">
          <w:marLeft w:val="480"/>
          <w:marRight w:val="0"/>
          <w:marTop w:val="0"/>
          <w:marBottom w:val="0"/>
          <w:divBdr>
            <w:top w:val="none" w:sz="0" w:space="0" w:color="auto"/>
            <w:left w:val="none" w:sz="0" w:space="0" w:color="auto"/>
            <w:bottom w:val="none" w:sz="0" w:space="0" w:color="auto"/>
            <w:right w:val="none" w:sz="0" w:space="0" w:color="auto"/>
          </w:divBdr>
        </w:div>
        <w:div w:id="67072833">
          <w:marLeft w:val="480"/>
          <w:marRight w:val="0"/>
          <w:marTop w:val="0"/>
          <w:marBottom w:val="0"/>
          <w:divBdr>
            <w:top w:val="none" w:sz="0" w:space="0" w:color="auto"/>
            <w:left w:val="none" w:sz="0" w:space="0" w:color="auto"/>
            <w:bottom w:val="none" w:sz="0" w:space="0" w:color="auto"/>
            <w:right w:val="none" w:sz="0" w:space="0" w:color="auto"/>
          </w:divBdr>
        </w:div>
        <w:div w:id="83455567">
          <w:marLeft w:val="480"/>
          <w:marRight w:val="0"/>
          <w:marTop w:val="0"/>
          <w:marBottom w:val="0"/>
          <w:divBdr>
            <w:top w:val="none" w:sz="0" w:space="0" w:color="auto"/>
            <w:left w:val="none" w:sz="0" w:space="0" w:color="auto"/>
            <w:bottom w:val="none" w:sz="0" w:space="0" w:color="auto"/>
            <w:right w:val="none" w:sz="0" w:space="0" w:color="auto"/>
          </w:divBdr>
        </w:div>
        <w:div w:id="83917494">
          <w:marLeft w:val="480"/>
          <w:marRight w:val="0"/>
          <w:marTop w:val="0"/>
          <w:marBottom w:val="0"/>
          <w:divBdr>
            <w:top w:val="none" w:sz="0" w:space="0" w:color="auto"/>
            <w:left w:val="none" w:sz="0" w:space="0" w:color="auto"/>
            <w:bottom w:val="none" w:sz="0" w:space="0" w:color="auto"/>
            <w:right w:val="none" w:sz="0" w:space="0" w:color="auto"/>
          </w:divBdr>
        </w:div>
        <w:div w:id="134757949">
          <w:marLeft w:val="480"/>
          <w:marRight w:val="0"/>
          <w:marTop w:val="0"/>
          <w:marBottom w:val="0"/>
          <w:divBdr>
            <w:top w:val="none" w:sz="0" w:space="0" w:color="auto"/>
            <w:left w:val="none" w:sz="0" w:space="0" w:color="auto"/>
            <w:bottom w:val="none" w:sz="0" w:space="0" w:color="auto"/>
            <w:right w:val="none" w:sz="0" w:space="0" w:color="auto"/>
          </w:divBdr>
        </w:div>
        <w:div w:id="156002020">
          <w:marLeft w:val="480"/>
          <w:marRight w:val="0"/>
          <w:marTop w:val="0"/>
          <w:marBottom w:val="0"/>
          <w:divBdr>
            <w:top w:val="none" w:sz="0" w:space="0" w:color="auto"/>
            <w:left w:val="none" w:sz="0" w:space="0" w:color="auto"/>
            <w:bottom w:val="none" w:sz="0" w:space="0" w:color="auto"/>
            <w:right w:val="none" w:sz="0" w:space="0" w:color="auto"/>
          </w:divBdr>
        </w:div>
        <w:div w:id="194662694">
          <w:marLeft w:val="480"/>
          <w:marRight w:val="0"/>
          <w:marTop w:val="0"/>
          <w:marBottom w:val="0"/>
          <w:divBdr>
            <w:top w:val="none" w:sz="0" w:space="0" w:color="auto"/>
            <w:left w:val="none" w:sz="0" w:space="0" w:color="auto"/>
            <w:bottom w:val="none" w:sz="0" w:space="0" w:color="auto"/>
            <w:right w:val="none" w:sz="0" w:space="0" w:color="auto"/>
          </w:divBdr>
        </w:div>
        <w:div w:id="198469915">
          <w:marLeft w:val="480"/>
          <w:marRight w:val="0"/>
          <w:marTop w:val="0"/>
          <w:marBottom w:val="0"/>
          <w:divBdr>
            <w:top w:val="none" w:sz="0" w:space="0" w:color="auto"/>
            <w:left w:val="none" w:sz="0" w:space="0" w:color="auto"/>
            <w:bottom w:val="none" w:sz="0" w:space="0" w:color="auto"/>
            <w:right w:val="none" w:sz="0" w:space="0" w:color="auto"/>
          </w:divBdr>
        </w:div>
        <w:div w:id="306594537">
          <w:marLeft w:val="480"/>
          <w:marRight w:val="0"/>
          <w:marTop w:val="0"/>
          <w:marBottom w:val="0"/>
          <w:divBdr>
            <w:top w:val="none" w:sz="0" w:space="0" w:color="auto"/>
            <w:left w:val="none" w:sz="0" w:space="0" w:color="auto"/>
            <w:bottom w:val="none" w:sz="0" w:space="0" w:color="auto"/>
            <w:right w:val="none" w:sz="0" w:space="0" w:color="auto"/>
          </w:divBdr>
        </w:div>
        <w:div w:id="306979550">
          <w:marLeft w:val="480"/>
          <w:marRight w:val="0"/>
          <w:marTop w:val="0"/>
          <w:marBottom w:val="0"/>
          <w:divBdr>
            <w:top w:val="none" w:sz="0" w:space="0" w:color="auto"/>
            <w:left w:val="none" w:sz="0" w:space="0" w:color="auto"/>
            <w:bottom w:val="none" w:sz="0" w:space="0" w:color="auto"/>
            <w:right w:val="none" w:sz="0" w:space="0" w:color="auto"/>
          </w:divBdr>
        </w:div>
        <w:div w:id="329524423">
          <w:marLeft w:val="480"/>
          <w:marRight w:val="0"/>
          <w:marTop w:val="0"/>
          <w:marBottom w:val="0"/>
          <w:divBdr>
            <w:top w:val="none" w:sz="0" w:space="0" w:color="auto"/>
            <w:left w:val="none" w:sz="0" w:space="0" w:color="auto"/>
            <w:bottom w:val="none" w:sz="0" w:space="0" w:color="auto"/>
            <w:right w:val="none" w:sz="0" w:space="0" w:color="auto"/>
          </w:divBdr>
        </w:div>
        <w:div w:id="336738786">
          <w:marLeft w:val="480"/>
          <w:marRight w:val="0"/>
          <w:marTop w:val="0"/>
          <w:marBottom w:val="0"/>
          <w:divBdr>
            <w:top w:val="none" w:sz="0" w:space="0" w:color="auto"/>
            <w:left w:val="none" w:sz="0" w:space="0" w:color="auto"/>
            <w:bottom w:val="none" w:sz="0" w:space="0" w:color="auto"/>
            <w:right w:val="none" w:sz="0" w:space="0" w:color="auto"/>
          </w:divBdr>
        </w:div>
        <w:div w:id="338778166">
          <w:marLeft w:val="480"/>
          <w:marRight w:val="0"/>
          <w:marTop w:val="0"/>
          <w:marBottom w:val="0"/>
          <w:divBdr>
            <w:top w:val="none" w:sz="0" w:space="0" w:color="auto"/>
            <w:left w:val="none" w:sz="0" w:space="0" w:color="auto"/>
            <w:bottom w:val="none" w:sz="0" w:space="0" w:color="auto"/>
            <w:right w:val="none" w:sz="0" w:space="0" w:color="auto"/>
          </w:divBdr>
        </w:div>
        <w:div w:id="385882146">
          <w:marLeft w:val="480"/>
          <w:marRight w:val="0"/>
          <w:marTop w:val="0"/>
          <w:marBottom w:val="0"/>
          <w:divBdr>
            <w:top w:val="none" w:sz="0" w:space="0" w:color="auto"/>
            <w:left w:val="none" w:sz="0" w:space="0" w:color="auto"/>
            <w:bottom w:val="none" w:sz="0" w:space="0" w:color="auto"/>
            <w:right w:val="none" w:sz="0" w:space="0" w:color="auto"/>
          </w:divBdr>
        </w:div>
        <w:div w:id="490559799">
          <w:marLeft w:val="480"/>
          <w:marRight w:val="0"/>
          <w:marTop w:val="0"/>
          <w:marBottom w:val="0"/>
          <w:divBdr>
            <w:top w:val="none" w:sz="0" w:space="0" w:color="auto"/>
            <w:left w:val="none" w:sz="0" w:space="0" w:color="auto"/>
            <w:bottom w:val="none" w:sz="0" w:space="0" w:color="auto"/>
            <w:right w:val="none" w:sz="0" w:space="0" w:color="auto"/>
          </w:divBdr>
        </w:div>
        <w:div w:id="494341739">
          <w:marLeft w:val="480"/>
          <w:marRight w:val="0"/>
          <w:marTop w:val="0"/>
          <w:marBottom w:val="0"/>
          <w:divBdr>
            <w:top w:val="none" w:sz="0" w:space="0" w:color="auto"/>
            <w:left w:val="none" w:sz="0" w:space="0" w:color="auto"/>
            <w:bottom w:val="none" w:sz="0" w:space="0" w:color="auto"/>
            <w:right w:val="none" w:sz="0" w:space="0" w:color="auto"/>
          </w:divBdr>
        </w:div>
        <w:div w:id="515268279">
          <w:marLeft w:val="480"/>
          <w:marRight w:val="0"/>
          <w:marTop w:val="0"/>
          <w:marBottom w:val="0"/>
          <w:divBdr>
            <w:top w:val="none" w:sz="0" w:space="0" w:color="auto"/>
            <w:left w:val="none" w:sz="0" w:space="0" w:color="auto"/>
            <w:bottom w:val="none" w:sz="0" w:space="0" w:color="auto"/>
            <w:right w:val="none" w:sz="0" w:space="0" w:color="auto"/>
          </w:divBdr>
        </w:div>
        <w:div w:id="533615307">
          <w:marLeft w:val="480"/>
          <w:marRight w:val="0"/>
          <w:marTop w:val="0"/>
          <w:marBottom w:val="0"/>
          <w:divBdr>
            <w:top w:val="none" w:sz="0" w:space="0" w:color="auto"/>
            <w:left w:val="none" w:sz="0" w:space="0" w:color="auto"/>
            <w:bottom w:val="none" w:sz="0" w:space="0" w:color="auto"/>
            <w:right w:val="none" w:sz="0" w:space="0" w:color="auto"/>
          </w:divBdr>
        </w:div>
        <w:div w:id="545457632">
          <w:marLeft w:val="480"/>
          <w:marRight w:val="0"/>
          <w:marTop w:val="0"/>
          <w:marBottom w:val="0"/>
          <w:divBdr>
            <w:top w:val="none" w:sz="0" w:space="0" w:color="auto"/>
            <w:left w:val="none" w:sz="0" w:space="0" w:color="auto"/>
            <w:bottom w:val="none" w:sz="0" w:space="0" w:color="auto"/>
            <w:right w:val="none" w:sz="0" w:space="0" w:color="auto"/>
          </w:divBdr>
        </w:div>
        <w:div w:id="553466686">
          <w:marLeft w:val="480"/>
          <w:marRight w:val="0"/>
          <w:marTop w:val="0"/>
          <w:marBottom w:val="0"/>
          <w:divBdr>
            <w:top w:val="none" w:sz="0" w:space="0" w:color="auto"/>
            <w:left w:val="none" w:sz="0" w:space="0" w:color="auto"/>
            <w:bottom w:val="none" w:sz="0" w:space="0" w:color="auto"/>
            <w:right w:val="none" w:sz="0" w:space="0" w:color="auto"/>
          </w:divBdr>
        </w:div>
        <w:div w:id="554395901">
          <w:marLeft w:val="480"/>
          <w:marRight w:val="0"/>
          <w:marTop w:val="0"/>
          <w:marBottom w:val="0"/>
          <w:divBdr>
            <w:top w:val="none" w:sz="0" w:space="0" w:color="auto"/>
            <w:left w:val="none" w:sz="0" w:space="0" w:color="auto"/>
            <w:bottom w:val="none" w:sz="0" w:space="0" w:color="auto"/>
            <w:right w:val="none" w:sz="0" w:space="0" w:color="auto"/>
          </w:divBdr>
        </w:div>
        <w:div w:id="563217770">
          <w:marLeft w:val="480"/>
          <w:marRight w:val="0"/>
          <w:marTop w:val="0"/>
          <w:marBottom w:val="0"/>
          <w:divBdr>
            <w:top w:val="none" w:sz="0" w:space="0" w:color="auto"/>
            <w:left w:val="none" w:sz="0" w:space="0" w:color="auto"/>
            <w:bottom w:val="none" w:sz="0" w:space="0" w:color="auto"/>
            <w:right w:val="none" w:sz="0" w:space="0" w:color="auto"/>
          </w:divBdr>
        </w:div>
        <w:div w:id="570040086">
          <w:marLeft w:val="480"/>
          <w:marRight w:val="0"/>
          <w:marTop w:val="0"/>
          <w:marBottom w:val="0"/>
          <w:divBdr>
            <w:top w:val="none" w:sz="0" w:space="0" w:color="auto"/>
            <w:left w:val="none" w:sz="0" w:space="0" w:color="auto"/>
            <w:bottom w:val="none" w:sz="0" w:space="0" w:color="auto"/>
            <w:right w:val="none" w:sz="0" w:space="0" w:color="auto"/>
          </w:divBdr>
        </w:div>
        <w:div w:id="591553067">
          <w:marLeft w:val="480"/>
          <w:marRight w:val="0"/>
          <w:marTop w:val="0"/>
          <w:marBottom w:val="0"/>
          <w:divBdr>
            <w:top w:val="none" w:sz="0" w:space="0" w:color="auto"/>
            <w:left w:val="none" w:sz="0" w:space="0" w:color="auto"/>
            <w:bottom w:val="none" w:sz="0" w:space="0" w:color="auto"/>
            <w:right w:val="none" w:sz="0" w:space="0" w:color="auto"/>
          </w:divBdr>
        </w:div>
        <w:div w:id="648561126">
          <w:marLeft w:val="480"/>
          <w:marRight w:val="0"/>
          <w:marTop w:val="0"/>
          <w:marBottom w:val="0"/>
          <w:divBdr>
            <w:top w:val="none" w:sz="0" w:space="0" w:color="auto"/>
            <w:left w:val="none" w:sz="0" w:space="0" w:color="auto"/>
            <w:bottom w:val="none" w:sz="0" w:space="0" w:color="auto"/>
            <w:right w:val="none" w:sz="0" w:space="0" w:color="auto"/>
          </w:divBdr>
        </w:div>
        <w:div w:id="661662143">
          <w:marLeft w:val="480"/>
          <w:marRight w:val="0"/>
          <w:marTop w:val="0"/>
          <w:marBottom w:val="0"/>
          <w:divBdr>
            <w:top w:val="none" w:sz="0" w:space="0" w:color="auto"/>
            <w:left w:val="none" w:sz="0" w:space="0" w:color="auto"/>
            <w:bottom w:val="none" w:sz="0" w:space="0" w:color="auto"/>
            <w:right w:val="none" w:sz="0" w:space="0" w:color="auto"/>
          </w:divBdr>
        </w:div>
        <w:div w:id="685717113">
          <w:marLeft w:val="480"/>
          <w:marRight w:val="0"/>
          <w:marTop w:val="0"/>
          <w:marBottom w:val="0"/>
          <w:divBdr>
            <w:top w:val="none" w:sz="0" w:space="0" w:color="auto"/>
            <w:left w:val="none" w:sz="0" w:space="0" w:color="auto"/>
            <w:bottom w:val="none" w:sz="0" w:space="0" w:color="auto"/>
            <w:right w:val="none" w:sz="0" w:space="0" w:color="auto"/>
          </w:divBdr>
        </w:div>
        <w:div w:id="771322009">
          <w:marLeft w:val="480"/>
          <w:marRight w:val="0"/>
          <w:marTop w:val="0"/>
          <w:marBottom w:val="0"/>
          <w:divBdr>
            <w:top w:val="none" w:sz="0" w:space="0" w:color="auto"/>
            <w:left w:val="none" w:sz="0" w:space="0" w:color="auto"/>
            <w:bottom w:val="none" w:sz="0" w:space="0" w:color="auto"/>
            <w:right w:val="none" w:sz="0" w:space="0" w:color="auto"/>
          </w:divBdr>
        </w:div>
        <w:div w:id="854465678">
          <w:marLeft w:val="480"/>
          <w:marRight w:val="0"/>
          <w:marTop w:val="0"/>
          <w:marBottom w:val="0"/>
          <w:divBdr>
            <w:top w:val="none" w:sz="0" w:space="0" w:color="auto"/>
            <w:left w:val="none" w:sz="0" w:space="0" w:color="auto"/>
            <w:bottom w:val="none" w:sz="0" w:space="0" w:color="auto"/>
            <w:right w:val="none" w:sz="0" w:space="0" w:color="auto"/>
          </w:divBdr>
        </w:div>
        <w:div w:id="863445250">
          <w:marLeft w:val="480"/>
          <w:marRight w:val="0"/>
          <w:marTop w:val="0"/>
          <w:marBottom w:val="0"/>
          <w:divBdr>
            <w:top w:val="none" w:sz="0" w:space="0" w:color="auto"/>
            <w:left w:val="none" w:sz="0" w:space="0" w:color="auto"/>
            <w:bottom w:val="none" w:sz="0" w:space="0" w:color="auto"/>
            <w:right w:val="none" w:sz="0" w:space="0" w:color="auto"/>
          </w:divBdr>
        </w:div>
        <w:div w:id="867335265">
          <w:marLeft w:val="480"/>
          <w:marRight w:val="0"/>
          <w:marTop w:val="0"/>
          <w:marBottom w:val="0"/>
          <w:divBdr>
            <w:top w:val="none" w:sz="0" w:space="0" w:color="auto"/>
            <w:left w:val="none" w:sz="0" w:space="0" w:color="auto"/>
            <w:bottom w:val="none" w:sz="0" w:space="0" w:color="auto"/>
            <w:right w:val="none" w:sz="0" w:space="0" w:color="auto"/>
          </w:divBdr>
        </w:div>
        <w:div w:id="890532902">
          <w:marLeft w:val="480"/>
          <w:marRight w:val="0"/>
          <w:marTop w:val="0"/>
          <w:marBottom w:val="0"/>
          <w:divBdr>
            <w:top w:val="none" w:sz="0" w:space="0" w:color="auto"/>
            <w:left w:val="none" w:sz="0" w:space="0" w:color="auto"/>
            <w:bottom w:val="none" w:sz="0" w:space="0" w:color="auto"/>
            <w:right w:val="none" w:sz="0" w:space="0" w:color="auto"/>
          </w:divBdr>
        </w:div>
        <w:div w:id="903881263">
          <w:marLeft w:val="480"/>
          <w:marRight w:val="0"/>
          <w:marTop w:val="0"/>
          <w:marBottom w:val="0"/>
          <w:divBdr>
            <w:top w:val="none" w:sz="0" w:space="0" w:color="auto"/>
            <w:left w:val="none" w:sz="0" w:space="0" w:color="auto"/>
            <w:bottom w:val="none" w:sz="0" w:space="0" w:color="auto"/>
            <w:right w:val="none" w:sz="0" w:space="0" w:color="auto"/>
          </w:divBdr>
        </w:div>
        <w:div w:id="943457275">
          <w:marLeft w:val="480"/>
          <w:marRight w:val="0"/>
          <w:marTop w:val="0"/>
          <w:marBottom w:val="0"/>
          <w:divBdr>
            <w:top w:val="none" w:sz="0" w:space="0" w:color="auto"/>
            <w:left w:val="none" w:sz="0" w:space="0" w:color="auto"/>
            <w:bottom w:val="none" w:sz="0" w:space="0" w:color="auto"/>
            <w:right w:val="none" w:sz="0" w:space="0" w:color="auto"/>
          </w:divBdr>
        </w:div>
        <w:div w:id="1013528698">
          <w:marLeft w:val="480"/>
          <w:marRight w:val="0"/>
          <w:marTop w:val="0"/>
          <w:marBottom w:val="0"/>
          <w:divBdr>
            <w:top w:val="none" w:sz="0" w:space="0" w:color="auto"/>
            <w:left w:val="none" w:sz="0" w:space="0" w:color="auto"/>
            <w:bottom w:val="none" w:sz="0" w:space="0" w:color="auto"/>
            <w:right w:val="none" w:sz="0" w:space="0" w:color="auto"/>
          </w:divBdr>
        </w:div>
        <w:div w:id="1065839386">
          <w:marLeft w:val="480"/>
          <w:marRight w:val="0"/>
          <w:marTop w:val="0"/>
          <w:marBottom w:val="0"/>
          <w:divBdr>
            <w:top w:val="none" w:sz="0" w:space="0" w:color="auto"/>
            <w:left w:val="none" w:sz="0" w:space="0" w:color="auto"/>
            <w:bottom w:val="none" w:sz="0" w:space="0" w:color="auto"/>
            <w:right w:val="none" w:sz="0" w:space="0" w:color="auto"/>
          </w:divBdr>
        </w:div>
        <w:div w:id="1116603494">
          <w:marLeft w:val="480"/>
          <w:marRight w:val="0"/>
          <w:marTop w:val="0"/>
          <w:marBottom w:val="0"/>
          <w:divBdr>
            <w:top w:val="none" w:sz="0" w:space="0" w:color="auto"/>
            <w:left w:val="none" w:sz="0" w:space="0" w:color="auto"/>
            <w:bottom w:val="none" w:sz="0" w:space="0" w:color="auto"/>
            <w:right w:val="none" w:sz="0" w:space="0" w:color="auto"/>
          </w:divBdr>
        </w:div>
        <w:div w:id="1118571561">
          <w:marLeft w:val="480"/>
          <w:marRight w:val="0"/>
          <w:marTop w:val="0"/>
          <w:marBottom w:val="0"/>
          <w:divBdr>
            <w:top w:val="none" w:sz="0" w:space="0" w:color="auto"/>
            <w:left w:val="none" w:sz="0" w:space="0" w:color="auto"/>
            <w:bottom w:val="none" w:sz="0" w:space="0" w:color="auto"/>
            <w:right w:val="none" w:sz="0" w:space="0" w:color="auto"/>
          </w:divBdr>
        </w:div>
        <w:div w:id="1168322893">
          <w:marLeft w:val="480"/>
          <w:marRight w:val="0"/>
          <w:marTop w:val="0"/>
          <w:marBottom w:val="0"/>
          <w:divBdr>
            <w:top w:val="none" w:sz="0" w:space="0" w:color="auto"/>
            <w:left w:val="none" w:sz="0" w:space="0" w:color="auto"/>
            <w:bottom w:val="none" w:sz="0" w:space="0" w:color="auto"/>
            <w:right w:val="none" w:sz="0" w:space="0" w:color="auto"/>
          </w:divBdr>
        </w:div>
        <w:div w:id="1180850185">
          <w:marLeft w:val="480"/>
          <w:marRight w:val="0"/>
          <w:marTop w:val="0"/>
          <w:marBottom w:val="0"/>
          <w:divBdr>
            <w:top w:val="none" w:sz="0" w:space="0" w:color="auto"/>
            <w:left w:val="none" w:sz="0" w:space="0" w:color="auto"/>
            <w:bottom w:val="none" w:sz="0" w:space="0" w:color="auto"/>
            <w:right w:val="none" w:sz="0" w:space="0" w:color="auto"/>
          </w:divBdr>
        </w:div>
        <w:div w:id="1229417820">
          <w:marLeft w:val="480"/>
          <w:marRight w:val="0"/>
          <w:marTop w:val="0"/>
          <w:marBottom w:val="0"/>
          <w:divBdr>
            <w:top w:val="none" w:sz="0" w:space="0" w:color="auto"/>
            <w:left w:val="none" w:sz="0" w:space="0" w:color="auto"/>
            <w:bottom w:val="none" w:sz="0" w:space="0" w:color="auto"/>
            <w:right w:val="none" w:sz="0" w:space="0" w:color="auto"/>
          </w:divBdr>
        </w:div>
        <w:div w:id="1244879125">
          <w:marLeft w:val="480"/>
          <w:marRight w:val="0"/>
          <w:marTop w:val="0"/>
          <w:marBottom w:val="0"/>
          <w:divBdr>
            <w:top w:val="none" w:sz="0" w:space="0" w:color="auto"/>
            <w:left w:val="none" w:sz="0" w:space="0" w:color="auto"/>
            <w:bottom w:val="none" w:sz="0" w:space="0" w:color="auto"/>
            <w:right w:val="none" w:sz="0" w:space="0" w:color="auto"/>
          </w:divBdr>
        </w:div>
        <w:div w:id="1245870535">
          <w:marLeft w:val="480"/>
          <w:marRight w:val="0"/>
          <w:marTop w:val="0"/>
          <w:marBottom w:val="0"/>
          <w:divBdr>
            <w:top w:val="none" w:sz="0" w:space="0" w:color="auto"/>
            <w:left w:val="none" w:sz="0" w:space="0" w:color="auto"/>
            <w:bottom w:val="none" w:sz="0" w:space="0" w:color="auto"/>
            <w:right w:val="none" w:sz="0" w:space="0" w:color="auto"/>
          </w:divBdr>
        </w:div>
        <w:div w:id="1276056141">
          <w:marLeft w:val="480"/>
          <w:marRight w:val="0"/>
          <w:marTop w:val="0"/>
          <w:marBottom w:val="0"/>
          <w:divBdr>
            <w:top w:val="none" w:sz="0" w:space="0" w:color="auto"/>
            <w:left w:val="none" w:sz="0" w:space="0" w:color="auto"/>
            <w:bottom w:val="none" w:sz="0" w:space="0" w:color="auto"/>
            <w:right w:val="none" w:sz="0" w:space="0" w:color="auto"/>
          </w:divBdr>
        </w:div>
        <w:div w:id="1277909802">
          <w:marLeft w:val="480"/>
          <w:marRight w:val="0"/>
          <w:marTop w:val="0"/>
          <w:marBottom w:val="0"/>
          <w:divBdr>
            <w:top w:val="none" w:sz="0" w:space="0" w:color="auto"/>
            <w:left w:val="none" w:sz="0" w:space="0" w:color="auto"/>
            <w:bottom w:val="none" w:sz="0" w:space="0" w:color="auto"/>
            <w:right w:val="none" w:sz="0" w:space="0" w:color="auto"/>
          </w:divBdr>
        </w:div>
        <w:div w:id="1408652125">
          <w:marLeft w:val="480"/>
          <w:marRight w:val="0"/>
          <w:marTop w:val="0"/>
          <w:marBottom w:val="0"/>
          <w:divBdr>
            <w:top w:val="none" w:sz="0" w:space="0" w:color="auto"/>
            <w:left w:val="none" w:sz="0" w:space="0" w:color="auto"/>
            <w:bottom w:val="none" w:sz="0" w:space="0" w:color="auto"/>
            <w:right w:val="none" w:sz="0" w:space="0" w:color="auto"/>
          </w:divBdr>
        </w:div>
        <w:div w:id="1410695045">
          <w:marLeft w:val="480"/>
          <w:marRight w:val="0"/>
          <w:marTop w:val="0"/>
          <w:marBottom w:val="0"/>
          <w:divBdr>
            <w:top w:val="none" w:sz="0" w:space="0" w:color="auto"/>
            <w:left w:val="none" w:sz="0" w:space="0" w:color="auto"/>
            <w:bottom w:val="none" w:sz="0" w:space="0" w:color="auto"/>
            <w:right w:val="none" w:sz="0" w:space="0" w:color="auto"/>
          </w:divBdr>
        </w:div>
        <w:div w:id="1423258259">
          <w:marLeft w:val="480"/>
          <w:marRight w:val="0"/>
          <w:marTop w:val="0"/>
          <w:marBottom w:val="0"/>
          <w:divBdr>
            <w:top w:val="none" w:sz="0" w:space="0" w:color="auto"/>
            <w:left w:val="none" w:sz="0" w:space="0" w:color="auto"/>
            <w:bottom w:val="none" w:sz="0" w:space="0" w:color="auto"/>
            <w:right w:val="none" w:sz="0" w:space="0" w:color="auto"/>
          </w:divBdr>
        </w:div>
        <w:div w:id="1579904481">
          <w:marLeft w:val="480"/>
          <w:marRight w:val="0"/>
          <w:marTop w:val="0"/>
          <w:marBottom w:val="0"/>
          <w:divBdr>
            <w:top w:val="none" w:sz="0" w:space="0" w:color="auto"/>
            <w:left w:val="none" w:sz="0" w:space="0" w:color="auto"/>
            <w:bottom w:val="none" w:sz="0" w:space="0" w:color="auto"/>
            <w:right w:val="none" w:sz="0" w:space="0" w:color="auto"/>
          </w:divBdr>
        </w:div>
        <w:div w:id="1585265322">
          <w:marLeft w:val="480"/>
          <w:marRight w:val="0"/>
          <w:marTop w:val="0"/>
          <w:marBottom w:val="0"/>
          <w:divBdr>
            <w:top w:val="none" w:sz="0" w:space="0" w:color="auto"/>
            <w:left w:val="none" w:sz="0" w:space="0" w:color="auto"/>
            <w:bottom w:val="none" w:sz="0" w:space="0" w:color="auto"/>
            <w:right w:val="none" w:sz="0" w:space="0" w:color="auto"/>
          </w:divBdr>
        </w:div>
        <w:div w:id="1676493299">
          <w:marLeft w:val="480"/>
          <w:marRight w:val="0"/>
          <w:marTop w:val="0"/>
          <w:marBottom w:val="0"/>
          <w:divBdr>
            <w:top w:val="none" w:sz="0" w:space="0" w:color="auto"/>
            <w:left w:val="none" w:sz="0" w:space="0" w:color="auto"/>
            <w:bottom w:val="none" w:sz="0" w:space="0" w:color="auto"/>
            <w:right w:val="none" w:sz="0" w:space="0" w:color="auto"/>
          </w:divBdr>
        </w:div>
        <w:div w:id="1768959069">
          <w:marLeft w:val="480"/>
          <w:marRight w:val="0"/>
          <w:marTop w:val="0"/>
          <w:marBottom w:val="0"/>
          <w:divBdr>
            <w:top w:val="none" w:sz="0" w:space="0" w:color="auto"/>
            <w:left w:val="none" w:sz="0" w:space="0" w:color="auto"/>
            <w:bottom w:val="none" w:sz="0" w:space="0" w:color="auto"/>
            <w:right w:val="none" w:sz="0" w:space="0" w:color="auto"/>
          </w:divBdr>
        </w:div>
        <w:div w:id="1775318339">
          <w:marLeft w:val="480"/>
          <w:marRight w:val="0"/>
          <w:marTop w:val="0"/>
          <w:marBottom w:val="0"/>
          <w:divBdr>
            <w:top w:val="none" w:sz="0" w:space="0" w:color="auto"/>
            <w:left w:val="none" w:sz="0" w:space="0" w:color="auto"/>
            <w:bottom w:val="none" w:sz="0" w:space="0" w:color="auto"/>
            <w:right w:val="none" w:sz="0" w:space="0" w:color="auto"/>
          </w:divBdr>
        </w:div>
        <w:div w:id="1865745481">
          <w:marLeft w:val="480"/>
          <w:marRight w:val="0"/>
          <w:marTop w:val="0"/>
          <w:marBottom w:val="0"/>
          <w:divBdr>
            <w:top w:val="none" w:sz="0" w:space="0" w:color="auto"/>
            <w:left w:val="none" w:sz="0" w:space="0" w:color="auto"/>
            <w:bottom w:val="none" w:sz="0" w:space="0" w:color="auto"/>
            <w:right w:val="none" w:sz="0" w:space="0" w:color="auto"/>
          </w:divBdr>
        </w:div>
        <w:div w:id="1880893034">
          <w:marLeft w:val="480"/>
          <w:marRight w:val="0"/>
          <w:marTop w:val="0"/>
          <w:marBottom w:val="0"/>
          <w:divBdr>
            <w:top w:val="none" w:sz="0" w:space="0" w:color="auto"/>
            <w:left w:val="none" w:sz="0" w:space="0" w:color="auto"/>
            <w:bottom w:val="none" w:sz="0" w:space="0" w:color="auto"/>
            <w:right w:val="none" w:sz="0" w:space="0" w:color="auto"/>
          </w:divBdr>
        </w:div>
        <w:div w:id="1914200363">
          <w:marLeft w:val="480"/>
          <w:marRight w:val="0"/>
          <w:marTop w:val="0"/>
          <w:marBottom w:val="0"/>
          <w:divBdr>
            <w:top w:val="none" w:sz="0" w:space="0" w:color="auto"/>
            <w:left w:val="none" w:sz="0" w:space="0" w:color="auto"/>
            <w:bottom w:val="none" w:sz="0" w:space="0" w:color="auto"/>
            <w:right w:val="none" w:sz="0" w:space="0" w:color="auto"/>
          </w:divBdr>
        </w:div>
        <w:div w:id="1934046435">
          <w:marLeft w:val="480"/>
          <w:marRight w:val="0"/>
          <w:marTop w:val="0"/>
          <w:marBottom w:val="0"/>
          <w:divBdr>
            <w:top w:val="none" w:sz="0" w:space="0" w:color="auto"/>
            <w:left w:val="none" w:sz="0" w:space="0" w:color="auto"/>
            <w:bottom w:val="none" w:sz="0" w:space="0" w:color="auto"/>
            <w:right w:val="none" w:sz="0" w:space="0" w:color="auto"/>
          </w:divBdr>
        </w:div>
        <w:div w:id="1986204219">
          <w:marLeft w:val="480"/>
          <w:marRight w:val="0"/>
          <w:marTop w:val="0"/>
          <w:marBottom w:val="0"/>
          <w:divBdr>
            <w:top w:val="none" w:sz="0" w:space="0" w:color="auto"/>
            <w:left w:val="none" w:sz="0" w:space="0" w:color="auto"/>
            <w:bottom w:val="none" w:sz="0" w:space="0" w:color="auto"/>
            <w:right w:val="none" w:sz="0" w:space="0" w:color="auto"/>
          </w:divBdr>
        </w:div>
        <w:div w:id="2030444283">
          <w:marLeft w:val="480"/>
          <w:marRight w:val="0"/>
          <w:marTop w:val="0"/>
          <w:marBottom w:val="0"/>
          <w:divBdr>
            <w:top w:val="none" w:sz="0" w:space="0" w:color="auto"/>
            <w:left w:val="none" w:sz="0" w:space="0" w:color="auto"/>
            <w:bottom w:val="none" w:sz="0" w:space="0" w:color="auto"/>
            <w:right w:val="none" w:sz="0" w:space="0" w:color="auto"/>
          </w:divBdr>
        </w:div>
        <w:div w:id="2047021812">
          <w:marLeft w:val="480"/>
          <w:marRight w:val="0"/>
          <w:marTop w:val="0"/>
          <w:marBottom w:val="0"/>
          <w:divBdr>
            <w:top w:val="none" w:sz="0" w:space="0" w:color="auto"/>
            <w:left w:val="none" w:sz="0" w:space="0" w:color="auto"/>
            <w:bottom w:val="none" w:sz="0" w:space="0" w:color="auto"/>
            <w:right w:val="none" w:sz="0" w:space="0" w:color="auto"/>
          </w:divBdr>
        </w:div>
        <w:div w:id="2099473989">
          <w:marLeft w:val="480"/>
          <w:marRight w:val="0"/>
          <w:marTop w:val="0"/>
          <w:marBottom w:val="0"/>
          <w:divBdr>
            <w:top w:val="none" w:sz="0" w:space="0" w:color="auto"/>
            <w:left w:val="none" w:sz="0" w:space="0" w:color="auto"/>
            <w:bottom w:val="none" w:sz="0" w:space="0" w:color="auto"/>
            <w:right w:val="none" w:sz="0" w:space="0" w:color="auto"/>
          </w:divBdr>
        </w:div>
      </w:divsChild>
    </w:div>
    <w:div w:id="1652977704">
      <w:marLeft w:val="640"/>
      <w:marRight w:val="0"/>
      <w:marTop w:val="0"/>
      <w:marBottom w:val="0"/>
      <w:divBdr>
        <w:top w:val="none" w:sz="0" w:space="0" w:color="auto"/>
        <w:left w:val="none" w:sz="0" w:space="0" w:color="auto"/>
        <w:bottom w:val="none" w:sz="0" w:space="0" w:color="auto"/>
        <w:right w:val="none" w:sz="0" w:space="0" w:color="auto"/>
      </w:divBdr>
    </w:div>
    <w:div w:id="1652978731">
      <w:marLeft w:val="640"/>
      <w:marRight w:val="0"/>
      <w:marTop w:val="0"/>
      <w:marBottom w:val="0"/>
      <w:divBdr>
        <w:top w:val="none" w:sz="0" w:space="0" w:color="auto"/>
        <w:left w:val="none" w:sz="0" w:space="0" w:color="auto"/>
        <w:bottom w:val="none" w:sz="0" w:space="0" w:color="auto"/>
        <w:right w:val="none" w:sz="0" w:space="0" w:color="auto"/>
      </w:divBdr>
    </w:div>
    <w:div w:id="1653096149">
      <w:marLeft w:val="640"/>
      <w:marRight w:val="0"/>
      <w:marTop w:val="0"/>
      <w:marBottom w:val="0"/>
      <w:divBdr>
        <w:top w:val="none" w:sz="0" w:space="0" w:color="auto"/>
        <w:left w:val="none" w:sz="0" w:space="0" w:color="auto"/>
        <w:bottom w:val="none" w:sz="0" w:space="0" w:color="auto"/>
        <w:right w:val="none" w:sz="0" w:space="0" w:color="auto"/>
      </w:divBdr>
    </w:div>
    <w:div w:id="1653177464">
      <w:marLeft w:val="480"/>
      <w:marRight w:val="0"/>
      <w:marTop w:val="0"/>
      <w:marBottom w:val="0"/>
      <w:divBdr>
        <w:top w:val="none" w:sz="0" w:space="0" w:color="auto"/>
        <w:left w:val="none" w:sz="0" w:space="0" w:color="auto"/>
        <w:bottom w:val="none" w:sz="0" w:space="0" w:color="auto"/>
        <w:right w:val="none" w:sz="0" w:space="0" w:color="auto"/>
      </w:divBdr>
    </w:div>
    <w:div w:id="1653367673">
      <w:marLeft w:val="640"/>
      <w:marRight w:val="0"/>
      <w:marTop w:val="0"/>
      <w:marBottom w:val="0"/>
      <w:divBdr>
        <w:top w:val="none" w:sz="0" w:space="0" w:color="auto"/>
        <w:left w:val="none" w:sz="0" w:space="0" w:color="auto"/>
        <w:bottom w:val="none" w:sz="0" w:space="0" w:color="auto"/>
        <w:right w:val="none" w:sz="0" w:space="0" w:color="auto"/>
      </w:divBdr>
    </w:div>
    <w:div w:id="1653371023">
      <w:bodyDiv w:val="1"/>
      <w:marLeft w:val="0"/>
      <w:marRight w:val="0"/>
      <w:marTop w:val="0"/>
      <w:marBottom w:val="0"/>
      <w:divBdr>
        <w:top w:val="none" w:sz="0" w:space="0" w:color="auto"/>
        <w:left w:val="none" w:sz="0" w:space="0" w:color="auto"/>
        <w:bottom w:val="none" w:sz="0" w:space="0" w:color="auto"/>
        <w:right w:val="none" w:sz="0" w:space="0" w:color="auto"/>
      </w:divBdr>
      <w:divsChild>
        <w:div w:id="24720497">
          <w:marLeft w:val="480"/>
          <w:marRight w:val="0"/>
          <w:marTop w:val="0"/>
          <w:marBottom w:val="0"/>
          <w:divBdr>
            <w:top w:val="none" w:sz="0" w:space="0" w:color="auto"/>
            <w:left w:val="none" w:sz="0" w:space="0" w:color="auto"/>
            <w:bottom w:val="none" w:sz="0" w:space="0" w:color="auto"/>
            <w:right w:val="none" w:sz="0" w:space="0" w:color="auto"/>
          </w:divBdr>
        </w:div>
        <w:div w:id="49572621">
          <w:marLeft w:val="480"/>
          <w:marRight w:val="0"/>
          <w:marTop w:val="0"/>
          <w:marBottom w:val="0"/>
          <w:divBdr>
            <w:top w:val="none" w:sz="0" w:space="0" w:color="auto"/>
            <w:left w:val="none" w:sz="0" w:space="0" w:color="auto"/>
            <w:bottom w:val="none" w:sz="0" w:space="0" w:color="auto"/>
            <w:right w:val="none" w:sz="0" w:space="0" w:color="auto"/>
          </w:divBdr>
        </w:div>
        <w:div w:id="62067953">
          <w:marLeft w:val="480"/>
          <w:marRight w:val="0"/>
          <w:marTop w:val="0"/>
          <w:marBottom w:val="0"/>
          <w:divBdr>
            <w:top w:val="none" w:sz="0" w:space="0" w:color="auto"/>
            <w:left w:val="none" w:sz="0" w:space="0" w:color="auto"/>
            <w:bottom w:val="none" w:sz="0" w:space="0" w:color="auto"/>
            <w:right w:val="none" w:sz="0" w:space="0" w:color="auto"/>
          </w:divBdr>
        </w:div>
        <w:div w:id="148523350">
          <w:marLeft w:val="480"/>
          <w:marRight w:val="0"/>
          <w:marTop w:val="0"/>
          <w:marBottom w:val="0"/>
          <w:divBdr>
            <w:top w:val="none" w:sz="0" w:space="0" w:color="auto"/>
            <w:left w:val="none" w:sz="0" w:space="0" w:color="auto"/>
            <w:bottom w:val="none" w:sz="0" w:space="0" w:color="auto"/>
            <w:right w:val="none" w:sz="0" w:space="0" w:color="auto"/>
          </w:divBdr>
        </w:div>
        <w:div w:id="310064329">
          <w:marLeft w:val="480"/>
          <w:marRight w:val="0"/>
          <w:marTop w:val="0"/>
          <w:marBottom w:val="0"/>
          <w:divBdr>
            <w:top w:val="none" w:sz="0" w:space="0" w:color="auto"/>
            <w:left w:val="none" w:sz="0" w:space="0" w:color="auto"/>
            <w:bottom w:val="none" w:sz="0" w:space="0" w:color="auto"/>
            <w:right w:val="none" w:sz="0" w:space="0" w:color="auto"/>
          </w:divBdr>
        </w:div>
        <w:div w:id="329528587">
          <w:marLeft w:val="480"/>
          <w:marRight w:val="0"/>
          <w:marTop w:val="0"/>
          <w:marBottom w:val="0"/>
          <w:divBdr>
            <w:top w:val="none" w:sz="0" w:space="0" w:color="auto"/>
            <w:left w:val="none" w:sz="0" w:space="0" w:color="auto"/>
            <w:bottom w:val="none" w:sz="0" w:space="0" w:color="auto"/>
            <w:right w:val="none" w:sz="0" w:space="0" w:color="auto"/>
          </w:divBdr>
        </w:div>
        <w:div w:id="344795053">
          <w:marLeft w:val="480"/>
          <w:marRight w:val="0"/>
          <w:marTop w:val="0"/>
          <w:marBottom w:val="0"/>
          <w:divBdr>
            <w:top w:val="none" w:sz="0" w:space="0" w:color="auto"/>
            <w:left w:val="none" w:sz="0" w:space="0" w:color="auto"/>
            <w:bottom w:val="none" w:sz="0" w:space="0" w:color="auto"/>
            <w:right w:val="none" w:sz="0" w:space="0" w:color="auto"/>
          </w:divBdr>
        </w:div>
        <w:div w:id="351808376">
          <w:marLeft w:val="480"/>
          <w:marRight w:val="0"/>
          <w:marTop w:val="0"/>
          <w:marBottom w:val="0"/>
          <w:divBdr>
            <w:top w:val="none" w:sz="0" w:space="0" w:color="auto"/>
            <w:left w:val="none" w:sz="0" w:space="0" w:color="auto"/>
            <w:bottom w:val="none" w:sz="0" w:space="0" w:color="auto"/>
            <w:right w:val="none" w:sz="0" w:space="0" w:color="auto"/>
          </w:divBdr>
        </w:div>
        <w:div w:id="353388869">
          <w:marLeft w:val="480"/>
          <w:marRight w:val="0"/>
          <w:marTop w:val="0"/>
          <w:marBottom w:val="0"/>
          <w:divBdr>
            <w:top w:val="none" w:sz="0" w:space="0" w:color="auto"/>
            <w:left w:val="none" w:sz="0" w:space="0" w:color="auto"/>
            <w:bottom w:val="none" w:sz="0" w:space="0" w:color="auto"/>
            <w:right w:val="none" w:sz="0" w:space="0" w:color="auto"/>
          </w:divBdr>
        </w:div>
        <w:div w:id="458425265">
          <w:marLeft w:val="480"/>
          <w:marRight w:val="0"/>
          <w:marTop w:val="0"/>
          <w:marBottom w:val="0"/>
          <w:divBdr>
            <w:top w:val="none" w:sz="0" w:space="0" w:color="auto"/>
            <w:left w:val="none" w:sz="0" w:space="0" w:color="auto"/>
            <w:bottom w:val="none" w:sz="0" w:space="0" w:color="auto"/>
            <w:right w:val="none" w:sz="0" w:space="0" w:color="auto"/>
          </w:divBdr>
        </w:div>
        <w:div w:id="470370966">
          <w:marLeft w:val="480"/>
          <w:marRight w:val="0"/>
          <w:marTop w:val="0"/>
          <w:marBottom w:val="0"/>
          <w:divBdr>
            <w:top w:val="none" w:sz="0" w:space="0" w:color="auto"/>
            <w:left w:val="none" w:sz="0" w:space="0" w:color="auto"/>
            <w:bottom w:val="none" w:sz="0" w:space="0" w:color="auto"/>
            <w:right w:val="none" w:sz="0" w:space="0" w:color="auto"/>
          </w:divBdr>
        </w:div>
        <w:div w:id="489755285">
          <w:marLeft w:val="480"/>
          <w:marRight w:val="0"/>
          <w:marTop w:val="0"/>
          <w:marBottom w:val="0"/>
          <w:divBdr>
            <w:top w:val="none" w:sz="0" w:space="0" w:color="auto"/>
            <w:left w:val="none" w:sz="0" w:space="0" w:color="auto"/>
            <w:bottom w:val="none" w:sz="0" w:space="0" w:color="auto"/>
            <w:right w:val="none" w:sz="0" w:space="0" w:color="auto"/>
          </w:divBdr>
        </w:div>
        <w:div w:id="505754255">
          <w:marLeft w:val="480"/>
          <w:marRight w:val="0"/>
          <w:marTop w:val="0"/>
          <w:marBottom w:val="0"/>
          <w:divBdr>
            <w:top w:val="none" w:sz="0" w:space="0" w:color="auto"/>
            <w:left w:val="none" w:sz="0" w:space="0" w:color="auto"/>
            <w:bottom w:val="none" w:sz="0" w:space="0" w:color="auto"/>
            <w:right w:val="none" w:sz="0" w:space="0" w:color="auto"/>
          </w:divBdr>
        </w:div>
        <w:div w:id="571424853">
          <w:marLeft w:val="480"/>
          <w:marRight w:val="0"/>
          <w:marTop w:val="0"/>
          <w:marBottom w:val="0"/>
          <w:divBdr>
            <w:top w:val="none" w:sz="0" w:space="0" w:color="auto"/>
            <w:left w:val="none" w:sz="0" w:space="0" w:color="auto"/>
            <w:bottom w:val="none" w:sz="0" w:space="0" w:color="auto"/>
            <w:right w:val="none" w:sz="0" w:space="0" w:color="auto"/>
          </w:divBdr>
        </w:div>
        <w:div w:id="595794475">
          <w:marLeft w:val="480"/>
          <w:marRight w:val="0"/>
          <w:marTop w:val="0"/>
          <w:marBottom w:val="0"/>
          <w:divBdr>
            <w:top w:val="none" w:sz="0" w:space="0" w:color="auto"/>
            <w:left w:val="none" w:sz="0" w:space="0" w:color="auto"/>
            <w:bottom w:val="none" w:sz="0" w:space="0" w:color="auto"/>
            <w:right w:val="none" w:sz="0" w:space="0" w:color="auto"/>
          </w:divBdr>
        </w:div>
        <w:div w:id="608195680">
          <w:marLeft w:val="480"/>
          <w:marRight w:val="0"/>
          <w:marTop w:val="0"/>
          <w:marBottom w:val="0"/>
          <w:divBdr>
            <w:top w:val="none" w:sz="0" w:space="0" w:color="auto"/>
            <w:left w:val="none" w:sz="0" w:space="0" w:color="auto"/>
            <w:bottom w:val="none" w:sz="0" w:space="0" w:color="auto"/>
            <w:right w:val="none" w:sz="0" w:space="0" w:color="auto"/>
          </w:divBdr>
        </w:div>
        <w:div w:id="652026868">
          <w:marLeft w:val="480"/>
          <w:marRight w:val="0"/>
          <w:marTop w:val="0"/>
          <w:marBottom w:val="0"/>
          <w:divBdr>
            <w:top w:val="none" w:sz="0" w:space="0" w:color="auto"/>
            <w:left w:val="none" w:sz="0" w:space="0" w:color="auto"/>
            <w:bottom w:val="none" w:sz="0" w:space="0" w:color="auto"/>
            <w:right w:val="none" w:sz="0" w:space="0" w:color="auto"/>
          </w:divBdr>
        </w:div>
        <w:div w:id="722214646">
          <w:marLeft w:val="480"/>
          <w:marRight w:val="0"/>
          <w:marTop w:val="0"/>
          <w:marBottom w:val="0"/>
          <w:divBdr>
            <w:top w:val="none" w:sz="0" w:space="0" w:color="auto"/>
            <w:left w:val="none" w:sz="0" w:space="0" w:color="auto"/>
            <w:bottom w:val="none" w:sz="0" w:space="0" w:color="auto"/>
            <w:right w:val="none" w:sz="0" w:space="0" w:color="auto"/>
          </w:divBdr>
        </w:div>
        <w:div w:id="774785126">
          <w:marLeft w:val="480"/>
          <w:marRight w:val="0"/>
          <w:marTop w:val="0"/>
          <w:marBottom w:val="0"/>
          <w:divBdr>
            <w:top w:val="none" w:sz="0" w:space="0" w:color="auto"/>
            <w:left w:val="none" w:sz="0" w:space="0" w:color="auto"/>
            <w:bottom w:val="none" w:sz="0" w:space="0" w:color="auto"/>
            <w:right w:val="none" w:sz="0" w:space="0" w:color="auto"/>
          </w:divBdr>
        </w:div>
        <w:div w:id="866406816">
          <w:marLeft w:val="480"/>
          <w:marRight w:val="0"/>
          <w:marTop w:val="0"/>
          <w:marBottom w:val="0"/>
          <w:divBdr>
            <w:top w:val="none" w:sz="0" w:space="0" w:color="auto"/>
            <w:left w:val="none" w:sz="0" w:space="0" w:color="auto"/>
            <w:bottom w:val="none" w:sz="0" w:space="0" w:color="auto"/>
            <w:right w:val="none" w:sz="0" w:space="0" w:color="auto"/>
          </w:divBdr>
        </w:div>
        <w:div w:id="890921935">
          <w:marLeft w:val="480"/>
          <w:marRight w:val="0"/>
          <w:marTop w:val="0"/>
          <w:marBottom w:val="0"/>
          <w:divBdr>
            <w:top w:val="none" w:sz="0" w:space="0" w:color="auto"/>
            <w:left w:val="none" w:sz="0" w:space="0" w:color="auto"/>
            <w:bottom w:val="none" w:sz="0" w:space="0" w:color="auto"/>
            <w:right w:val="none" w:sz="0" w:space="0" w:color="auto"/>
          </w:divBdr>
        </w:div>
        <w:div w:id="904612173">
          <w:marLeft w:val="480"/>
          <w:marRight w:val="0"/>
          <w:marTop w:val="0"/>
          <w:marBottom w:val="0"/>
          <w:divBdr>
            <w:top w:val="none" w:sz="0" w:space="0" w:color="auto"/>
            <w:left w:val="none" w:sz="0" w:space="0" w:color="auto"/>
            <w:bottom w:val="none" w:sz="0" w:space="0" w:color="auto"/>
            <w:right w:val="none" w:sz="0" w:space="0" w:color="auto"/>
          </w:divBdr>
        </w:div>
        <w:div w:id="943002467">
          <w:marLeft w:val="480"/>
          <w:marRight w:val="0"/>
          <w:marTop w:val="0"/>
          <w:marBottom w:val="0"/>
          <w:divBdr>
            <w:top w:val="none" w:sz="0" w:space="0" w:color="auto"/>
            <w:left w:val="none" w:sz="0" w:space="0" w:color="auto"/>
            <w:bottom w:val="none" w:sz="0" w:space="0" w:color="auto"/>
            <w:right w:val="none" w:sz="0" w:space="0" w:color="auto"/>
          </w:divBdr>
        </w:div>
        <w:div w:id="978070360">
          <w:marLeft w:val="480"/>
          <w:marRight w:val="0"/>
          <w:marTop w:val="0"/>
          <w:marBottom w:val="0"/>
          <w:divBdr>
            <w:top w:val="none" w:sz="0" w:space="0" w:color="auto"/>
            <w:left w:val="none" w:sz="0" w:space="0" w:color="auto"/>
            <w:bottom w:val="none" w:sz="0" w:space="0" w:color="auto"/>
            <w:right w:val="none" w:sz="0" w:space="0" w:color="auto"/>
          </w:divBdr>
        </w:div>
        <w:div w:id="988748093">
          <w:marLeft w:val="480"/>
          <w:marRight w:val="0"/>
          <w:marTop w:val="0"/>
          <w:marBottom w:val="0"/>
          <w:divBdr>
            <w:top w:val="none" w:sz="0" w:space="0" w:color="auto"/>
            <w:left w:val="none" w:sz="0" w:space="0" w:color="auto"/>
            <w:bottom w:val="none" w:sz="0" w:space="0" w:color="auto"/>
            <w:right w:val="none" w:sz="0" w:space="0" w:color="auto"/>
          </w:divBdr>
        </w:div>
        <w:div w:id="1015613636">
          <w:marLeft w:val="480"/>
          <w:marRight w:val="0"/>
          <w:marTop w:val="0"/>
          <w:marBottom w:val="0"/>
          <w:divBdr>
            <w:top w:val="none" w:sz="0" w:space="0" w:color="auto"/>
            <w:left w:val="none" w:sz="0" w:space="0" w:color="auto"/>
            <w:bottom w:val="none" w:sz="0" w:space="0" w:color="auto"/>
            <w:right w:val="none" w:sz="0" w:space="0" w:color="auto"/>
          </w:divBdr>
        </w:div>
        <w:div w:id="1016883632">
          <w:marLeft w:val="480"/>
          <w:marRight w:val="0"/>
          <w:marTop w:val="0"/>
          <w:marBottom w:val="0"/>
          <w:divBdr>
            <w:top w:val="none" w:sz="0" w:space="0" w:color="auto"/>
            <w:left w:val="none" w:sz="0" w:space="0" w:color="auto"/>
            <w:bottom w:val="none" w:sz="0" w:space="0" w:color="auto"/>
            <w:right w:val="none" w:sz="0" w:space="0" w:color="auto"/>
          </w:divBdr>
        </w:div>
        <w:div w:id="1062481430">
          <w:marLeft w:val="480"/>
          <w:marRight w:val="0"/>
          <w:marTop w:val="0"/>
          <w:marBottom w:val="0"/>
          <w:divBdr>
            <w:top w:val="none" w:sz="0" w:space="0" w:color="auto"/>
            <w:left w:val="none" w:sz="0" w:space="0" w:color="auto"/>
            <w:bottom w:val="none" w:sz="0" w:space="0" w:color="auto"/>
            <w:right w:val="none" w:sz="0" w:space="0" w:color="auto"/>
          </w:divBdr>
        </w:div>
        <w:div w:id="1091507419">
          <w:marLeft w:val="480"/>
          <w:marRight w:val="0"/>
          <w:marTop w:val="0"/>
          <w:marBottom w:val="0"/>
          <w:divBdr>
            <w:top w:val="none" w:sz="0" w:space="0" w:color="auto"/>
            <w:left w:val="none" w:sz="0" w:space="0" w:color="auto"/>
            <w:bottom w:val="none" w:sz="0" w:space="0" w:color="auto"/>
            <w:right w:val="none" w:sz="0" w:space="0" w:color="auto"/>
          </w:divBdr>
        </w:div>
        <w:div w:id="1128276840">
          <w:marLeft w:val="480"/>
          <w:marRight w:val="0"/>
          <w:marTop w:val="0"/>
          <w:marBottom w:val="0"/>
          <w:divBdr>
            <w:top w:val="none" w:sz="0" w:space="0" w:color="auto"/>
            <w:left w:val="none" w:sz="0" w:space="0" w:color="auto"/>
            <w:bottom w:val="none" w:sz="0" w:space="0" w:color="auto"/>
            <w:right w:val="none" w:sz="0" w:space="0" w:color="auto"/>
          </w:divBdr>
        </w:div>
        <w:div w:id="1129781258">
          <w:marLeft w:val="480"/>
          <w:marRight w:val="0"/>
          <w:marTop w:val="0"/>
          <w:marBottom w:val="0"/>
          <w:divBdr>
            <w:top w:val="none" w:sz="0" w:space="0" w:color="auto"/>
            <w:left w:val="none" w:sz="0" w:space="0" w:color="auto"/>
            <w:bottom w:val="none" w:sz="0" w:space="0" w:color="auto"/>
            <w:right w:val="none" w:sz="0" w:space="0" w:color="auto"/>
          </w:divBdr>
        </w:div>
        <w:div w:id="1154953242">
          <w:marLeft w:val="480"/>
          <w:marRight w:val="0"/>
          <w:marTop w:val="0"/>
          <w:marBottom w:val="0"/>
          <w:divBdr>
            <w:top w:val="none" w:sz="0" w:space="0" w:color="auto"/>
            <w:left w:val="none" w:sz="0" w:space="0" w:color="auto"/>
            <w:bottom w:val="none" w:sz="0" w:space="0" w:color="auto"/>
            <w:right w:val="none" w:sz="0" w:space="0" w:color="auto"/>
          </w:divBdr>
        </w:div>
        <w:div w:id="1169709915">
          <w:marLeft w:val="480"/>
          <w:marRight w:val="0"/>
          <w:marTop w:val="0"/>
          <w:marBottom w:val="0"/>
          <w:divBdr>
            <w:top w:val="none" w:sz="0" w:space="0" w:color="auto"/>
            <w:left w:val="none" w:sz="0" w:space="0" w:color="auto"/>
            <w:bottom w:val="none" w:sz="0" w:space="0" w:color="auto"/>
            <w:right w:val="none" w:sz="0" w:space="0" w:color="auto"/>
          </w:divBdr>
        </w:div>
        <w:div w:id="1182357700">
          <w:marLeft w:val="480"/>
          <w:marRight w:val="0"/>
          <w:marTop w:val="0"/>
          <w:marBottom w:val="0"/>
          <w:divBdr>
            <w:top w:val="none" w:sz="0" w:space="0" w:color="auto"/>
            <w:left w:val="none" w:sz="0" w:space="0" w:color="auto"/>
            <w:bottom w:val="none" w:sz="0" w:space="0" w:color="auto"/>
            <w:right w:val="none" w:sz="0" w:space="0" w:color="auto"/>
          </w:divBdr>
        </w:div>
        <w:div w:id="1182401451">
          <w:marLeft w:val="480"/>
          <w:marRight w:val="0"/>
          <w:marTop w:val="0"/>
          <w:marBottom w:val="0"/>
          <w:divBdr>
            <w:top w:val="none" w:sz="0" w:space="0" w:color="auto"/>
            <w:left w:val="none" w:sz="0" w:space="0" w:color="auto"/>
            <w:bottom w:val="none" w:sz="0" w:space="0" w:color="auto"/>
            <w:right w:val="none" w:sz="0" w:space="0" w:color="auto"/>
          </w:divBdr>
        </w:div>
        <w:div w:id="1222399662">
          <w:marLeft w:val="480"/>
          <w:marRight w:val="0"/>
          <w:marTop w:val="0"/>
          <w:marBottom w:val="0"/>
          <w:divBdr>
            <w:top w:val="none" w:sz="0" w:space="0" w:color="auto"/>
            <w:left w:val="none" w:sz="0" w:space="0" w:color="auto"/>
            <w:bottom w:val="none" w:sz="0" w:space="0" w:color="auto"/>
            <w:right w:val="none" w:sz="0" w:space="0" w:color="auto"/>
          </w:divBdr>
        </w:div>
        <w:div w:id="1243487100">
          <w:marLeft w:val="480"/>
          <w:marRight w:val="0"/>
          <w:marTop w:val="0"/>
          <w:marBottom w:val="0"/>
          <w:divBdr>
            <w:top w:val="none" w:sz="0" w:space="0" w:color="auto"/>
            <w:left w:val="none" w:sz="0" w:space="0" w:color="auto"/>
            <w:bottom w:val="none" w:sz="0" w:space="0" w:color="auto"/>
            <w:right w:val="none" w:sz="0" w:space="0" w:color="auto"/>
          </w:divBdr>
        </w:div>
        <w:div w:id="1285498706">
          <w:marLeft w:val="480"/>
          <w:marRight w:val="0"/>
          <w:marTop w:val="0"/>
          <w:marBottom w:val="0"/>
          <w:divBdr>
            <w:top w:val="none" w:sz="0" w:space="0" w:color="auto"/>
            <w:left w:val="none" w:sz="0" w:space="0" w:color="auto"/>
            <w:bottom w:val="none" w:sz="0" w:space="0" w:color="auto"/>
            <w:right w:val="none" w:sz="0" w:space="0" w:color="auto"/>
          </w:divBdr>
        </w:div>
        <w:div w:id="1305159507">
          <w:marLeft w:val="480"/>
          <w:marRight w:val="0"/>
          <w:marTop w:val="0"/>
          <w:marBottom w:val="0"/>
          <w:divBdr>
            <w:top w:val="none" w:sz="0" w:space="0" w:color="auto"/>
            <w:left w:val="none" w:sz="0" w:space="0" w:color="auto"/>
            <w:bottom w:val="none" w:sz="0" w:space="0" w:color="auto"/>
            <w:right w:val="none" w:sz="0" w:space="0" w:color="auto"/>
          </w:divBdr>
        </w:div>
        <w:div w:id="1340425140">
          <w:marLeft w:val="480"/>
          <w:marRight w:val="0"/>
          <w:marTop w:val="0"/>
          <w:marBottom w:val="0"/>
          <w:divBdr>
            <w:top w:val="none" w:sz="0" w:space="0" w:color="auto"/>
            <w:left w:val="none" w:sz="0" w:space="0" w:color="auto"/>
            <w:bottom w:val="none" w:sz="0" w:space="0" w:color="auto"/>
            <w:right w:val="none" w:sz="0" w:space="0" w:color="auto"/>
          </w:divBdr>
        </w:div>
        <w:div w:id="1346445390">
          <w:marLeft w:val="480"/>
          <w:marRight w:val="0"/>
          <w:marTop w:val="0"/>
          <w:marBottom w:val="0"/>
          <w:divBdr>
            <w:top w:val="none" w:sz="0" w:space="0" w:color="auto"/>
            <w:left w:val="none" w:sz="0" w:space="0" w:color="auto"/>
            <w:bottom w:val="none" w:sz="0" w:space="0" w:color="auto"/>
            <w:right w:val="none" w:sz="0" w:space="0" w:color="auto"/>
          </w:divBdr>
        </w:div>
        <w:div w:id="1428387733">
          <w:marLeft w:val="480"/>
          <w:marRight w:val="0"/>
          <w:marTop w:val="0"/>
          <w:marBottom w:val="0"/>
          <w:divBdr>
            <w:top w:val="none" w:sz="0" w:space="0" w:color="auto"/>
            <w:left w:val="none" w:sz="0" w:space="0" w:color="auto"/>
            <w:bottom w:val="none" w:sz="0" w:space="0" w:color="auto"/>
            <w:right w:val="none" w:sz="0" w:space="0" w:color="auto"/>
          </w:divBdr>
        </w:div>
        <w:div w:id="1452820617">
          <w:marLeft w:val="480"/>
          <w:marRight w:val="0"/>
          <w:marTop w:val="0"/>
          <w:marBottom w:val="0"/>
          <w:divBdr>
            <w:top w:val="none" w:sz="0" w:space="0" w:color="auto"/>
            <w:left w:val="none" w:sz="0" w:space="0" w:color="auto"/>
            <w:bottom w:val="none" w:sz="0" w:space="0" w:color="auto"/>
            <w:right w:val="none" w:sz="0" w:space="0" w:color="auto"/>
          </w:divBdr>
        </w:div>
        <w:div w:id="1461993249">
          <w:marLeft w:val="480"/>
          <w:marRight w:val="0"/>
          <w:marTop w:val="0"/>
          <w:marBottom w:val="0"/>
          <w:divBdr>
            <w:top w:val="none" w:sz="0" w:space="0" w:color="auto"/>
            <w:left w:val="none" w:sz="0" w:space="0" w:color="auto"/>
            <w:bottom w:val="none" w:sz="0" w:space="0" w:color="auto"/>
            <w:right w:val="none" w:sz="0" w:space="0" w:color="auto"/>
          </w:divBdr>
        </w:div>
        <w:div w:id="1511406581">
          <w:marLeft w:val="480"/>
          <w:marRight w:val="0"/>
          <w:marTop w:val="0"/>
          <w:marBottom w:val="0"/>
          <w:divBdr>
            <w:top w:val="none" w:sz="0" w:space="0" w:color="auto"/>
            <w:left w:val="none" w:sz="0" w:space="0" w:color="auto"/>
            <w:bottom w:val="none" w:sz="0" w:space="0" w:color="auto"/>
            <w:right w:val="none" w:sz="0" w:space="0" w:color="auto"/>
          </w:divBdr>
        </w:div>
        <w:div w:id="1568026813">
          <w:marLeft w:val="480"/>
          <w:marRight w:val="0"/>
          <w:marTop w:val="0"/>
          <w:marBottom w:val="0"/>
          <w:divBdr>
            <w:top w:val="none" w:sz="0" w:space="0" w:color="auto"/>
            <w:left w:val="none" w:sz="0" w:space="0" w:color="auto"/>
            <w:bottom w:val="none" w:sz="0" w:space="0" w:color="auto"/>
            <w:right w:val="none" w:sz="0" w:space="0" w:color="auto"/>
          </w:divBdr>
        </w:div>
        <w:div w:id="1588418895">
          <w:marLeft w:val="480"/>
          <w:marRight w:val="0"/>
          <w:marTop w:val="0"/>
          <w:marBottom w:val="0"/>
          <w:divBdr>
            <w:top w:val="none" w:sz="0" w:space="0" w:color="auto"/>
            <w:left w:val="none" w:sz="0" w:space="0" w:color="auto"/>
            <w:bottom w:val="none" w:sz="0" w:space="0" w:color="auto"/>
            <w:right w:val="none" w:sz="0" w:space="0" w:color="auto"/>
          </w:divBdr>
        </w:div>
        <w:div w:id="1590383919">
          <w:marLeft w:val="480"/>
          <w:marRight w:val="0"/>
          <w:marTop w:val="0"/>
          <w:marBottom w:val="0"/>
          <w:divBdr>
            <w:top w:val="none" w:sz="0" w:space="0" w:color="auto"/>
            <w:left w:val="none" w:sz="0" w:space="0" w:color="auto"/>
            <w:bottom w:val="none" w:sz="0" w:space="0" w:color="auto"/>
            <w:right w:val="none" w:sz="0" w:space="0" w:color="auto"/>
          </w:divBdr>
        </w:div>
        <w:div w:id="1631008531">
          <w:marLeft w:val="480"/>
          <w:marRight w:val="0"/>
          <w:marTop w:val="0"/>
          <w:marBottom w:val="0"/>
          <w:divBdr>
            <w:top w:val="none" w:sz="0" w:space="0" w:color="auto"/>
            <w:left w:val="none" w:sz="0" w:space="0" w:color="auto"/>
            <w:bottom w:val="none" w:sz="0" w:space="0" w:color="auto"/>
            <w:right w:val="none" w:sz="0" w:space="0" w:color="auto"/>
          </w:divBdr>
        </w:div>
        <w:div w:id="1636065787">
          <w:marLeft w:val="480"/>
          <w:marRight w:val="0"/>
          <w:marTop w:val="0"/>
          <w:marBottom w:val="0"/>
          <w:divBdr>
            <w:top w:val="none" w:sz="0" w:space="0" w:color="auto"/>
            <w:left w:val="none" w:sz="0" w:space="0" w:color="auto"/>
            <w:bottom w:val="none" w:sz="0" w:space="0" w:color="auto"/>
            <w:right w:val="none" w:sz="0" w:space="0" w:color="auto"/>
          </w:divBdr>
        </w:div>
        <w:div w:id="1683781739">
          <w:marLeft w:val="480"/>
          <w:marRight w:val="0"/>
          <w:marTop w:val="0"/>
          <w:marBottom w:val="0"/>
          <w:divBdr>
            <w:top w:val="none" w:sz="0" w:space="0" w:color="auto"/>
            <w:left w:val="none" w:sz="0" w:space="0" w:color="auto"/>
            <w:bottom w:val="none" w:sz="0" w:space="0" w:color="auto"/>
            <w:right w:val="none" w:sz="0" w:space="0" w:color="auto"/>
          </w:divBdr>
        </w:div>
        <w:div w:id="1709602923">
          <w:marLeft w:val="480"/>
          <w:marRight w:val="0"/>
          <w:marTop w:val="0"/>
          <w:marBottom w:val="0"/>
          <w:divBdr>
            <w:top w:val="none" w:sz="0" w:space="0" w:color="auto"/>
            <w:left w:val="none" w:sz="0" w:space="0" w:color="auto"/>
            <w:bottom w:val="none" w:sz="0" w:space="0" w:color="auto"/>
            <w:right w:val="none" w:sz="0" w:space="0" w:color="auto"/>
          </w:divBdr>
        </w:div>
        <w:div w:id="1737245359">
          <w:marLeft w:val="480"/>
          <w:marRight w:val="0"/>
          <w:marTop w:val="0"/>
          <w:marBottom w:val="0"/>
          <w:divBdr>
            <w:top w:val="none" w:sz="0" w:space="0" w:color="auto"/>
            <w:left w:val="none" w:sz="0" w:space="0" w:color="auto"/>
            <w:bottom w:val="none" w:sz="0" w:space="0" w:color="auto"/>
            <w:right w:val="none" w:sz="0" w:space="0" w:color="auto"/>
          </w:divBdr>
        </w:div>
        <w:div w:id="1741706346">
          <w:marLeft w:val="480"/>
          <w:marRight w:val="0"/>
          <w:marTop w:val="0"/>
          <w:marBottom w:val="0"/>
          <w:divBdr>
            <w:top w:val="none" w:sz="0" w:space="0" w:color="auto"/>
            <w:left w:val="none" w:sz="0" w:space="0" w:color="auto"/>
            <w:bottom w:val="none" w:sz="0" w:space="0" w:color="auto"/>
            <w:right w:val="none" w:sz="0" w:space="0" w:color="auto"/>
          </w:divBdr>
        </w:div>
        <w:div w:id="1819222233">
          <w:marLeft w:val="480"/>
          <w:marRight w:val="0"/>
          <w:marTop w:val="0"/>
          <w:marBottom w:val="0"/>
          <w:divBdr>
            <w:top w:val="none" w:sz="0" w:space="0" w:color="auto"/>
            <w:left w:val="none" w:sz="0" w:space="0" w:color="auto"/>
            <w:bottom w:val="none" w:sz="0" w:space="0" w:color="auto"/>
            <w:right w:val="none" w:sz="0" w:space="0" w:color="auto"/>
          </w:divBdr>
        </w:div>
        <w:div w:id="1840658011">
          <w:marLeft w:val="480"/>
          <w:marRight w:val="0"/>
          <w:marTop w:val="0"/>
          <w:marBottom w:val="0"/>
          <w:divBdr>
            <w:top w:val="none" w:sz="0" w:space="0" w:color="auto"/>
            <w:left w:val="none" w:sz="0" w:space="0" w:color="auto"/>
            <w:bottom w:val="none" w:sz="0" w:space="0" w:color="auto"/>
            <w:right w:val="none" w:sz="0" w:space="0" w:color="auto"/>
          </w:divBdr>
        </w:div>
        <w:div w:id="1851406319">
          <w:marLeft w:val="480"/>
          <w:marRight w:val="0"/>
          <w:marTop w:val="0"/>
          <w:marBottom w:val="0"/>
          <w:divBdr>
            <w:top w:val="none" w:sz="0" w:space="0" w:color="auto"/>
            <w:left w:val="none" w:sz="0" w:space="0" w:color="auto"/>
            <w:bottom w:val="none" w:sz="0" w:space="0" w:color="auto"/>
            <w:right w:val="none" w:sz="0" w:space="0" w:color="auto"/>
          </w:divBdr>
        </w:div>
        <w:div w:id="1856073292">
          <w:marLeft w:val="480"/>
          <w:marRight w:val="0"/>
          <w:marTop w:val="0"/>
          <w:marBottom w:val="0"/>
          <w:divBdr>
            <w:top w:val="none" w:sz="0" w:space="0" w:color="auto"/>
            <w:left w:val="none" w:sz="0" w:space="0" w:color="auto"/>
            <w:bottom w:val="none" w:sz="0" w:space="0" w:color="auto"/>
            <w:right w:val="none" w:sz="0" w:space="0" w:color="auto"/>
          </w:divBdr>
        </w:div>
        <w:div w:id="1890919413">
          <w:marLeft w:val="480"/>
          <w:marRight w:val="0"/>
          <w:marTop w:val="0"/>
          <w:marBottom w:val="0"/>
          <w:divBdr>
            <w:top w:val="none" w:sz="0" w:space="0" w:color="auto"/>
            <w:left w:val="none" w:sz="0" w:space="0" w:color="auto"/>
            <w:bottom w:val="none" w:sz="0" w:space="0" w:color="auto"/>
            <w:right w:val="none" w:sz="0" w:space="0" w:color="auto"/>
          </w:divBdr>
        </w:div>
        <w:div w:id="1901751171">
          <w:marLeft w:val="480"/>
          <w:marRight w:val="0"/>
          <w:marTop w:val="0"/>
          <w:marBottom w:val="0"/>
          <w:divBdr>
            <w:top w:val="none" w:sz="0" w:space="0" w:color="auto"/>
            <w:left w:val="none" w:sz="0" w:space="0" w:color="auto"/>
            <w:bottom w:val="none" w:sz="0" w:space="0" w:color="auto"/>
            <w:right w:val="none" w:sz="0" w:space="0" w:color="auto"/>
          </w:divBdr>
        </w:div>
        <w:div w:id="1915160891">
          <w:marLeft w:val="480"/>
          <w:marRight w:val="0"/>
          <w:marTop w:val="0"/>
          <w:marBottom w:val="0"/>
          <w:divBdr>
            <w:top w:val="none" w:sz="0" w:space="0" w:color="auto"/>
            <w:left w:val="none" w:sz="0" w:space="0" w:color="auto"/>
            <w:bottom w:val="none" w:sz="0" w:space="0" w:color="auto"/>
            <w:right w:val="none" w:sz="0" w:space="0" w:color="auto"/>
          </w:divBdr>
        </w:div>
        <w:div w:id="1941838597">
          <w:marLeft w:val="480"/>
          <w:marRight w:val="0"/>
          <w:marTop w:val="0"/>
          <w:marBottom w:val="0"/>
          <w:divBdr>
            <w:top w:val="none" w:sz="0" w:space="0" w:color="auto"/>
            <w:left w:val="none" w:sz="0" w:space="0" w:color="auto"/>
            <w:bottom w:val="none" w:sz="0" w:space="0" w:color="auto"/>
            <w:right w:val="none" w:sz="0" w:space="0" w:color="auto"/>
          </w:divBdr>
        </w:div>
        <w:div w:id="2001034132">
          <w:marLeft w:val="480"/>
          <w:marRight w:val="0"/>
          <w:marTop w:val="0"/>
          <w:marBottom w:val="0"/>
          <w:divBdr>
            <w:top w:val="none" w:sz="0" w:space="0" w:color="auto"/>
            <w:left w:val="none" w:sz="0" w:space="0" w:color="auto"/>
            <w:bottom w:val="none" w:sz="0" w:space="0" w:color="auto"/>
            <w:right w:val="none" w:sz="0" w:space="0" w:color="auto"/>
          </w:divBdr>
        </w:div>
        <w:div w:id="2002850053">
          <w:marLeft w:val="480"/>
          <w:marRight w:val="0"/>
          <w:marTop w:val="0"/>
          <w:marBottom w:val="0"/>
          <w:divBdr>
            <w:top w:val="none" w:sz="0" w:space="0" w:color="auto"/>
            <w:left w:val="none" w:sz="0" w:space="0" w:color="auto"/>
            <w:bottom w:val="none" w:sz="0" w:space="0" w:color="auto"/>
            <w:right w:val="none" w:sz="0" w:space="0" w:color="auto"/>
          </w:divBdr>
        </w:div>
        <w:div w:id="2031570059">
          <w:marLeft w:val="480"/>
          <w:marRight w:val="0"/>
          <w:marTop w:val="0"/>
          <w:marBottom w:val="0"/>
          <w:divBdr>
            <w:top w:val="none" w:sz="0" w:space="0" w:color="auto"/>
            <w:left w:val="none" w:sz="0" w:space="0" w:color="auto"/>
            <w:bottom w:val="none" w:sz="0" w:space="0" w:color="auto"/>
            <w:right w:val="none" w:sz="0" w:space="0" w:color="auto"/>
          </w:divBdr>
        </w:div>
        <w:div w:id="2052996496">
          <w:marLeft w:val="480"/>
          <w:marRight w:val="0"/>
          <w:marTop w:val="0"/>
          <w:marBottom w:val="0"/>
          <w:divBdr>
            <w:top w:val="none" w:sz="0" w:space="0" w:color="auto"/>
            <w:left w:val="none" w:sz="0" w:space="0" w:color="auto"/>
            <w:bottom w:val="none" w:sz="0" w:space="0" w:color="auto"/>
            <w:right w:val="none" w:sz="0" w:space="0" w:color="auto"/>
          </w:divBdr>
        </w:div>
        <w:div w:id="2057847104">
          <w:marLeft w:val="480"/>
          <w:marRight w:val="0"/>
          <w:marTop w:val="0"/>
          <w:marBottom w:val="0"/>
          <w:divBdr>
            <w:top w:val="none" w:sz="0" w:space="0" w:color="auto"/>
            <w:left w:val="none" w:sz="0" w:space="0" w:color="auto"/>
            <w:bottom w:val="none" w:sz="0" w:space="0" w:color="auto"/>
            <w:right w:val="none" w:sz="0" w:space="0" w:color="auto"/>
          </w:divBdr>
        </w:div>
        <w:div w:id="2076513966">
          <w:marLeft w:val="480"/>
          <w:marRight w:val="0"/>
          <w:marTop w:val="0"/>
          <w:marBottom w:val="0"/>
          <w:divBdr>
            <w:top w:val="none" w:sz="0" w:space="0" w:color="auto"/>
            <w:left w:val="none" w:sz="0" w:space="0" w:color="auto"/>
            <w:bottom w:val="none" w:sz="0" w:space="0" w:color="auto"/>
            <w:right w:val="none" w:sz="0" w:space="0" w:color="auto"/>
          </w:divBdr>
        </w:div>
        <w:div w:id="2098017125">
          <w:marLeft w:val="480"/>
          <w:marRight w:val="0"/>
          <w:marTop w:val="0"/>
          <w:marBottom w:val="0"/>
          <w:divBdr>
            <w:top w:val="none" w:sz="0" w:space="0" w:color="auto"/>
            <w:left w:val="none" w:sz="0" w:space="0" w:color="auto"/>
            <w:bottom w:val="none" w:sz="0" w:space="0" w:color="auto"/>
            <w:right w:val="none" w:sz="0" w:space="0" w:color="auto"/>
          </w:divBdr>
        </w:div>
        <w:div w:id="2131170669">
          <w:marLeft w:val="480"/>
          <w:marRight w:val="0"/>
          <w:marTop w:val="0"/>
          <w:marBottom w:val="0"/>
          <w:divBdr>
            <w:top w:val="none" w:sz="0" w:space="0" w:color="auto"/>
            <w:left w:val="none" w:sz="0" w:space="0" w:color="auto"/>
            <w:bottom w:val="none" w:sz="0" w:space="0" w:color="auto"/>
            <w:right w:val="none" w:sz="0" w:space="0" w:color="auto"/>
          </w:divBdr>
        </w:div>
      </w:divsChild>
    </w:div>
    <w:div w:id="1654141622">
      <w:marLeft w:val="640"/>
      <w:marRight w:val="0"/>
      <w:marTop w:val="0"/>
      <w:marBottom w:val="0"/>
      <w:divBdr>
        <w:top w:val="none" w:sz="0" w:space="0" w:color="auto"/>
        <w:left w:val="none" w:sz="0" w:space="0" w:color="auto"/>
        <w:bottom w:val="none" w:sz="0" w:space="0" w:color="auto"/>
        <w:right w:val="none" w:sz="0" w:space="0" w:color="auto"/>
      </w:divBdr>
    </w:div>
    <w:div w:id="1654289460">
      <w:marLeft w:val="640"/>
      <w:marRight w:val="0"/>
      <w:marTop w:val="0"/>
      <w:marBottom w:val="0"/>
      <w:divBdr>
        <w:top w:val="none" w:sz="0" w:space="0" w:color="auto"/>
        <w:left w:val="none" w:sz="0" w:space="0" w:color="auto"/>
        <w:bottom w:val="none" w:sz="0" w:space="0" w:color="auto"/>
        <w:right w:val="none" w:sz="0" w:space="0" w:color="auto"/>
      </w:divBdr>
    </w:div>
    <w:div w:id="1654291961">
      <w:marLeft w:val="640"/>
      <w:marRight w:val="0"/>
      <w:marTop w:val="0"/>
      <w:marBottom w:val="0"/>
      <w:divBdr>
        <w:top w:val="none" w:sz="0" w:space="0" w:color="auto"/>
        <w:left w:val="none" w:sz="0" w:space="0" w:color="auto"/>
        <w:bottom w:val="none" w:sz="0" w:space="0" w:color="auto"/>
        <w:right w:val="none" w:sz="0" w:space="0" w:color="auto"/>
      </w:divBdr>
    </w:div>
    <w:div w:id="1655794804">
      <w:marLeft w:val="640"/>
      <w:marRight w:val="0"/>
      <w:marTop w:val="0"/>
      <w:marBottom w:val="0"/>
      <w:divBdr>
        <w:top w:val="none" w:sz="0" w:space="0" w:color="auto"/>
        <w:left w:val="none" w:sz="0" w:space="0" w:color="auto"/>
        <w:bottom w:val="none" w:sz="0" w:space="0" w:color="auto"/>
        <w:right w:val="none" w:sz="0" w:space="0" w:color="auto"/>
      </w:divBdr>
    </w:div>
    <w:div w:id="1656032020">
      <w:marLeft w:val="640"/>
      <w:marRight w:val="0"/>
      <w:marTop w:val="0"/>
      <w:marBottom w:val="0"/>
      <w:divBdr>
        <w:top w:val="none" w:sz="0" w:space="0" w:color="auto"/>
        <w:left w:val="none" w:sz="0" w:space="0" w:color="auto"/>
        <w:bottom w:val="none" w:sz="0" w:space="0" w:color="auto"/>
        <w:right w:val="none" w:sz="0" w:space="0" w:color="auto"/>
      </w:divBdr>
    </w:div>
    <w:div w:id="1656374425">
      <w:marLeft w:val="640"/>
      <w:marRight w:val="0"/>
      <w:marTop w:val="0"/>
      <w:marBottom w:val="0"/>
      <w:divBdr>
        <w:top w:val="none" w:sz="0" w:space="0" w:color="auto"/>
        <w:left w:val="none" w:sz="0" w:space="0" w:color="auto"/>
        <w:bottom w:val="none" w:sz="0" w:space="0" w:color="auto"/>
        <w:right w:val="none" w:sz="0" w:space="0" w:color="auto"/>
      </w:divBdr>
    </w:div>
    <w:div w:id="1656451381">
      <w:marLeft w:val="640"/>
      <w:marRight w:val="0"/>
      <w:marTop w:val="0"/>
      <w:marBottom w:val="0"/>
      <w:divBdr>
        <w:top w:val="none" w:sz="0" w:space="0" w:color="auto"/>
        <w:left w:val="none" w:sz="0" w:space="0" w:color="auto"/>
        <w:bottom w:val="none" w:sz="0" w:space="0" w:color="auto"/>
        <w:right w:val="none" w:sz="0" w:space="0" w:color="auto"/>
      </w:divBdr>
    </w:div>
    <w:div w:id="1657295661">
      <w:marLeft w:val="640"/>
      <w:marRight w:val="0"/>
      <w:marTop w:val="0"/>
      <w:marBottom w:val="0"/>
      <w:divBdr>
        <w:top w:val="none" w:sz="0" w:space="0" w:color="auto"/>
        <w:left w:val="none" w:sz="0" w:space="0" w:color="auto"/>
        <w:bottom w:val="none" w:sz="0" w:space="0" w:color="auto"/>
        <w:right w:val="none" w:sz="0" w:space="0" w:color="auto"/>
      </w:divBdr>
    </w:div>
    <w:div w:id="1657607367">
      <w:marLeft w:val="480"/>
      <w:marRight w:val="0"/>
      <w:marTop w:val="0"/>
      <w:marBottom w:val="0"/>
      <w:divBdr>
        <w:top w:val="none" w:sz="0" w:space="0" w:color="auto"/>
        <w:left w:val="none" w:sz="0" w:space="0" w:color="auto"/>
        <w:bottom w:val="none" w:sz="0" w:space="0" w:color="auto"/>
        <w:right w:val="none" w:sz="0" w:space="0" w:color="auto"/>
      </w:divBdr>
    </w:div>
    <w:div w:id="1658075335">
      <w:marLeft w:val="640"/>
      <w:marRight w:val="0"/>
      <w:marTop w:val="0"/>
      <w:marBottom w:val="0"/>
      <w:divBdr>
        <w:top w:val="none" w:sz="0" w:space="0" w:color="auto"/>
        <w:left w:val="none" w:sz="0" w:space="0" w:color="auto"/>
        <w:bottom w:val="none" w:sz="0" w:space="0" w:color="auto"/>
        <w:right w:val="none" w:sz="0" w:space="0" w:color="auto"/>
      </w:divBdr>
    </w:div>
    <w:div w:id="1659112019">
      <w:marLeft w:val="640"/>
      <w:marRight w:val="0"/>
      <w:marTop w:val="0"/>
      <w:marBottom w:val="0"/>
      <w:divBdr>
        <w:top w:val="none" w:sz="0" w:space="0" w:color="auto"/>
        <w:left w:val="none" w:sz="0" w:space="0" w:color="auto"/>
        <w:bottom w:val="none" w:sz="0" w:space="0" w:color="auto"/>
        <w:right w:val="none" w:sz="0" w:space="0" w:color="auto"/>
      </w:divBdr>
    </w:div>
    <w:div w:id="1659383845">
      <w:marLeft w:val="640"/>
      <w:marRight w:val="0"/>
      <w:marTop w:val="0"/>
      <w:marBottom w:val="0"/>
      <w:divBdr>
        <w:top w:val="none" w:sz="0" w:space="0" w:color="auto"/>
        <w:left w:val="none" w:sz="0" w:space="0" w:color="auto"/>
        <w:bottom w:val="none" w:sz="0" w:space="0" w:color="auto"/>
        <w:right w:val="none" w:sz="0" w:space="0" w:color="auto"/>
      </w:divBdr>
    </w:div>
    <w:div w:id="1659578211">
      <w:marLeft w:val="640"/>
      <w:marRight w:val="0"/>
      <w:marTop w:val="0"/>
      <w:marBottom w:val="0"/>
      <w:divBdr>
        <w:top w:val="none" w:sz="0" w:space="0" w:color="auto"/>
        <w:left w:val="none" w:sz="0" w:space="0" w:color="auto"/>
        <w:bottom w:val="none" w:sz="0" w:space="0" w:color="auto"/>
        <w:right w:val="none" w:sz="0" w:space="0" w:color="auto"/>
      </w:divBdr>
    </w:div>
    <w:div w:id="1659843892">
      <w:marLeft w:val="640"/>
      <w:marRight w:val="0"/>
      <w:marTop w:val="0"/>
      <w:marBottom w:val="0"/>
      <w:divBdr>
        <w:top w:val="none" w:sz="0" w:space="0" w:color="auto"/>
        <w:left w:val="none" w:sz="0" w:space="0" w:color="auto"/>
        <w:bottom w:val="none" w:sz="0" w:space="0" w:color="auto"/>
        <w:right w:val="none" w:sz="0" w:space="0" w:color="auto"/>
      </w:divBdr>
    </w:div>
    <w:div w:id="1660158434">
      <w:marLeft w:val="640"/>
      <w:marRight w:val="0"/>
      <w:marTop w:val="0"/>
      <w:marBottom w:val="0"/>
      <w:divBdr>
        <w:top w:val="none" w:sz="0" w:space="0" w:color="auto"/>
        <w:left w:val="none" w:sz="0" w:space="0" w:color="auto"/>
        <w:bottom w:val="none" w:sz="0" w:space="0" w:color="auto"/>
        <w:right w:val="none" w:sz="0" w:space="0" w:color="auto"/>
      </w:divBdr>
    </w:div>
    <w:div w:id="1660689127">
      <w:marLeft w:val="640"/>
      <w:marRight w:val="0"/>
      <w:marTop w:val="0"/>
      <w:marBottom w:val="0"/>
      <w:divBdr>
        <w:top w:val="none" w:sz="0" w:space="0" w:color="auto"/>
        <w:left w:val="none" w:sz="0" w:space="0" w:color="auto"/>
        <w:bottom w:val="none" w:sz="0" w:space="0" w:color="auto"/>
        <w:right w:val="none" w:sz="0" w:space="0" w:color="auto"/>
      </w:divBdr>
    </w:div>
    <w:div w:id="1660695352">
      <w:bodyDiv w:val="1"/>
      <w:marLeft w:val="0"/>
      <w:marRight w:val="0"/>
      <w:marTop w:val="0"/>
      <w:marBottom w:val="0"/>
      <w:divBdr>
        <w:top w:val="none" w:sz="0" w:space="0" w:color="auto"/>
        <w:left w:val="none" w:sz="0" w:space="0" w:color="auto"/>
        <w:bottom w:val="none" w:sz="0" w:space="0" w:color="auto"/>
        <w:right w:val="none" w:sz="0" w:space="0" w:color="auto"/>
      </w:divBdr>
      <w:divsChild>
        <w:div w:id="27879869">
          <w:marLeft w:val="480"/>
          <w:marRight w:val="0"/>
          <w:marTop w:val="0"/>
          <w:marBottom w:val="0"/>
          <w:divBdr>
            <w:top w:val="none" w:sz="0" w:space="0" w:color="auto"/>
            <w:left w:val="none" w:sz="0" w:space="0" w:color="auto"/>
            <w:bottom w:val="none" w:sz="0" w:space="0" w:color="auto"/>
            <w:right w:val="none" w:sz="0" w:space="0" w:color="auto"/>
          </w:divBdr>
        </w:div>
        <w:div w:id="31466985">
          <w:marLeft w:val="480"/>
          <w:marRight w:val="0"/>
          <w:marTop w:val="0"/>
          <w:marBottom w:val="0"/>
          <w:divBdr>
            <w:top w:val="none" w:sz="0" w:space="0" w:color="auto"/>
            <w:left w:val="none" w:sz="0" w:space="0" w:color="auto"/>
            <w:bottom w:val="none" w:sz="0" w:space="0" w:color="auto"/>
            <w:right w:val="none" w:sz="0" w:space="0" w:color="auto"/>
          </w:divBdr>
        </w:div>
        <w:div w:id="114326224">
          <w:marLeft w:val="480"/>
          <w:marRight w:val="0"/>
          <w:marTop w:val="0"/>
          <w:marBottom w:val="0"/>
          <w:divBdr>
            <w:top w:val="none" w:sz="0" w:space="0" w:color="auto"/>
            <w:left w:val="none" w:sz="0" w:space="0" w:color="auto"/>
            <w:bottom w:val="none" w:sz="0" w:space="0" w:color="auto"/>
            <w:right w:val="none" w:sz="0" w:space="0" w:color="auto"/>
          </w:divBdr>
        </w:div>
        <w:div w:id="141503601">
          <w:marLeft w:val="480"/>
          <w:marRight w:val="0"/>
          <w:marTop w:val="0"/>
          <w:marBottom w:val="0"/>
          <w:divBdr>
            <w:top w:val="none" w:sz="0" w:space="0" w:color="auto"/>
            <w:left w:val="none" w:sz="0" w:space="0" w:color="auto"/>
            <w:bottom w:val="none" w:sz="0" w:space="0" w:color="auto"/>
            <w:right w:val="none" w:sz="0" w:space="0" w:color="auto"/>
          </w:divBdr>
        </w:div>
        <w:div w:id="217399089">
          <w:marLeft w:val="480"/>
          <w:marRight w:val="0"/>
          <w:marTop w:val="0"/>
          <w:marBottom w:val="0"/>
          <w:divBdr>
            <w:top w:val="none" w:sz="0" w:space="0" w:color="auto"/>
            <w:left w:val="none" w:sz="0" w:space="0" w:color="auto"/>
            <w:bottom w:val="none" w:sz="0" w:space="0" w:color="auto"/>
            <w:right w:val="none" w:sz="0" w:space="0" w:color="auto"/>
          </w:divBdr>
        </w:div>
        <w:div w:id="217740927">
          <w:marLeft w:val="480"/>
          <w:marRight w:val="0"/>
          <w:marTop w:val="0"/>
          <w:marBottom w:val="0"/>
          <w:divBdr>
            <w:top w:val="none" w:sz="0" w:space="0" w:color="auto"/>
            <w:left w:val="none" w:sz="0" w:space="0" w:color="auto"/>
            <w:bottom w:val="none" w:sz="0" w:space="0" w:color="auto"/>
            <w:right w:val="none" w:sz="0" w:space="0" w:color="auto"/>
          </w:divBdr>
        </w:div>
        <w:div w:id="296689560">
          <w:marLeft w:val="480"/>
          <w:marRight w:val="0"/>
          <w:marTop w:val="0"/>
          <w:marBottom w:val="0"/>
          <w:divBdr>
            <w:top w:val="none" w:sz="0" w:space="0" w:color="auto"/>
            <w:left w:val="none" w:sz="0" w:space="0" w:color="auto"/>
            <w:bottom w:val="none" w:sz="0" w:space="0" w:color="auto"/>
            <w:right w:val="none" w:sz="0" w:space="0" w:color="auto"/>
          </w:divBdr>
        </w:div>
        <w:div w:id="320817251">
          <w:marLeft w:val="480"/>
          <w:marRight w:val="0"/>
          <w:marTop w:val="0"/>
          <w:marBottom w:val="0"/>
          <w:divBdr>
            <w:top w:val="none" w:sz="0" w:space="0" w:color="auto"/>
            <w:left w:val="none" w:sz="0" w:space="0" w:color="auto"/>
            <w:bottom w:val="none" w:sz="0" w:space="0" w:color="auto"/>
            <w:right w:val="none" w:sz="0" w:space="0" w:color="auto"/>
          </w:divBdr>
        </w:div>
        <w:div w:id="349184743">
          <w:marLeft w:val="480"/>
          <w:marRight w:val="0"/>
          <w:marTop w:val="0"/>
          <w:marBottom w:val="0"/>
          <w:divBdr>
            <w:top w:val="none" w:sz="0" w:space="0" w:color="auto"/>
            <w:left w:val="none" w:sz="0" w:space="0" w:color="auto"/>
            <w:bottom w:val="none" w:sz="0" w:space="0" w:color="auto"/>
            <w:right w:val="none" w:sz="0" w:space="0" w:color="auto"/>
          </w:divBdr>
        </w:div>
        <w:div w:id="373388593">
          <w:marLeft w:val="480"/>
          <w:marRight w:val="0"/>
          <w:marTop w:val="0"/>
          <w:marBottom w:val="0"/>
          <w:divBdr>
            <w:top w:val="none" w:sz="0" w:space="0" w:color="auto"/>
            <w:left w:val="none" w:sz="0" w:space="0" w:color="auto"/>
            <w:bottom w:val="none" w:sz="0" w:space="0" w:color="auto"/>
            <w:right w:val="none" w:sz="0" w:space="0" w:color="auto"/>
          </w:divBdr>
        </w:div>
        <w:div w:id="395126954">
          <w:marLeft w:val="480"/>
          <w:marRight w:val="0"/>
          <w:marTop w:val="0"/>
          <w:marBottom w:val="0"/>
          <w:divBdr>
            <w:top w:val="none" w:sz="0" w:space="0" w:color="auto"/>
            <w:left w:val="none" w:sz="0" w:space="0" w:color="auto"/>
            <w:bottom w:val="none" w:sz="0" w:space="0" w:color="auto"/>
            <w:right w:val="none" w:sz="0" w:space="0" w:color="auto"/>
          </w:divBdr>
        </w:div>
        <w:div w:id="410586165">
          <w:marLeft w:val="480"/>
          <w:marRight w:val="0"/>
          <w:marTop w:val="0"/>
          <w:marBottom w:val="0"/>
          <w:divBdr>
            <w:top w:val="none" w:sz="0" w:space="0" w:color="auto"/>
            <w:left w:val="none" w:sz="0" w:space="0" w:color="auto"/>
            <w:bottom w:val="none" w:sz="0" w:space="0" w:color="auto"/>
            <w:right w:val="none" w:sz="0" w:space="0" w:color="auto"/>
          </w:divBdr>
        </w:div>
        <w:div w:id="415782039">
          <w:marLeft w:val="480"/>
          <w:marRight w:val="0"/>
          <w:marTop w:val="0"/>
          <w:marBottom w:val="0"/>
          <w:divBdr>
            <w:top w:val="none" w:sz="0" w:space="0" w:color="auto"/>
            <w:left w:val="none" w:sz="0" w:space="0" w:color="auto"/>
            <w:bottom w:val="none" w:sz="0" w:space="0" w:color="auto"/>
            <w:right w:val="none" w:sz="0" w:space="0" w:color="auto"/>
          </w:divBdr>
        </w:div>
        <w:div w:id="513148477">
          <w:marLeft w:val="480"/>
          <w:marRight w:val="0"/>
          <w:marTop w:val="0"/>
          <w:marBottom w:val="0"/>
          <w:divBdr>
            <w:top w:val="none" w:sz="0" w:space="0" w:color="auto"/>
            <w:left w:val="none" w:sz="0" w:space="0" w:color="auto"/>
            <w:bottom w:val="none" w:sz="0" w:space="0" w:color="auto"/>
            <w:right w:val="none" w:sz="0" w:space="0" w:color="auto"/>
          </w:divBdr>
        </w:div>
        <w:div w:id="544754735">
          <w:marLeft w:val="480"/>
          <w:marRight w:val="0"/>
          <w:marTop w:val="0"/>
          <w:marBottom w:val="0"/>
          <w:divBdr>
            <w:top w:val="none" w:sz="0" w:space="0" w:color="auto"/>
            <w:left w:val="none" w:sz="0" w:space="0" w:color="auto"/>
            <w:bottom w:val="none" w:sz="0" w:space="0" w:color="auto"/>
            <w:right w:val="none" w:sz="0" w:space="0" w:color="auto"/>
          </w:divBdr>
        </w:div>
        <w:div w:id="555699506">
          <w:marLeft w:val="480"/>
          <w:marRight w:val="0"/>
          <w:marTop w:val="0"/>
          <w:marBottom w:val="0"/>
          <w:divBdr>
            <w:top w:val="none" w:sz="0" w:space="0" w:color="auto"/>
            <w:left w:val="none" w:sz="0" w:space="0" w:color="auto"/>
            <w:bottom w:val="none" w:sz="0" w:space="0" w:color="auto"/>
            <w:right w:val="none" w:sz="0" w:space="0" w:color="auto"/>
          </w:divBdr>
        </w:div>
        <w:div w:id="582228790">
          <w:marLeft w:val="480"/>
          <w:marRight w:val="0"/>
          <w:marTop w:val="0"/>
          <w:marBottom w:val="0"/>
          <w:divBdr>
            <w:top w:val="none" w:sz="0" w:space="0" w:color="auto"/>
            <w:left w:val="none" w:sz="0" w:space="0" w:color="auto"/>
            <w:bottom w:val="none" w:sz="0" w:space="0" w:color="auto"/>
            <w:right w:val="none" w:sz="0" w:space="0" w:color="auto"/>
          </w:divBdr>
        </w:div>
        <w:div w:id="622156839">
          <w:marLeft w:val="480"/>
          <w:marRight w:val="0"/>
          <w:marTop w:val="0"/>
          <w:marBottom w:val="0"/>
          <w:divBdr>
            <w:top w:val="none" w:sz="0" w:space="0" w:color="auto"/>
            <w:left w:val="none" w:sz="0" w:space="0" w:color="auto"/>
            <w:bottom w:val="none" w:sz="0" w:space="0" w:color="auto"/>
            <w:right w:val="none" w:sz="0" w:space="0" w:color="auto"/>
          </w:divBdr>
        </w:div>
        <w:div w:id="626202098">
          <w:marLeft w:val="480"/>
          <w:marRight w:val="0"/>
          <w:marTop w:val="0"/>
          <w:marBottom w:val="0"/>
          <w:divBdr>
            <w:top w:val="none" w:sz="0" w:space="0" w:color="auto"/>
            <w:left w:val="none" w:sz="0" w:space="0" w:color="auto"/>
            <w:bottom w:val="none" w:sz="0" w:space="0" w:color="auto"/>
            <w:right w:val="none" w:sz="0" w:space="0" w:color="auto"/>
          </w:divBdr>
        </w:div>
        <w:div w:id="633490867">
          <w:marLeft w:val="480"/>
          <w:marRight w:val="0"/>
          <w:marTop w:val="0"/>
          <w:marBottom w:val="0"/>
          <w:divBdr>
            <w:top w:val="none" w:sz="0" w:space="0" w:color="auto"/>
            <w:left w:val="none" w:sz="0" w:space="0" w:color="auto"/>
            <w:bottom w:val="none" w:sz="0" w:space="0" w:color="auto"/>
            <w:right w:val="none" w:sz="0" w:space="0" w:color="auto"/>
          </w:divBdr>
        </w:div>
        <w:div w:id="687876210">
          <w:marLeft w:val="480"/>
          <w:marRight w:val="0"/>
          <w:marTop w:val="0"/>
          <w:marBottom w:val="0"/>
          <w:divBdr>
            <w:top w:val="none" w:sz="0" w:space="0" w:color="auto"/>
            <w:left w:val="none" w:sz="0" w:space="0" w:color="auto"/>
            <w:bottom w:val="none" w:sz="0" w:space="0" w:color="auto"/>
            <w:right w:val="none" w:sz="0" w:space="0" w:color="auto"/>
          </w:divBdr>
        </w:div>
        <w:div w:id="765928151">
          <w:marLeft w:val="480"/>
          <w:marRight w:val="0"/>
          <w:marTop w:val="0"/>
          <w:marBottom w:val="0"/>
          <w:divBdr>
            <w:top w:val="none" w:sz="0" w:space="0" w:color="auto"/>
            <w:left w:val="none" w:sz="0" w:space="0" w:color="auto"/>
            <w:bottom w:val="none" w:sz="0" w:space="0" w:color="auto"/>
            <w:right w:val="none" w:sz="0" w:space="0" w:color="auto"/>
          </w:divBdr>
        </w:div>
        <w:div w:id="833034767">
          <w:marLeft w:val="480"/>
          <w:marRight w:val="0"/>
          <w:marTop w:val="0"/>
          <w:marBottom w:val="0"/>
          <w:divBdr>
            <w:top w:val="none" w:sz="0" w:space="0" w:color="auto"/>
            <w:left w:val="none" w:sz="0" w:space="0" w:color="auto"/>
            <w:bottom w:val="none" w:sz="0" w:space="0" w:color="auto"/>
            <w:right w:val="none" w:sz="0" w:space="0" w:color="auto"/>
          </w:divBdr>
        </w:div>
        <w:div w:id="851340859">
          <w:marLeft w:val="480"/>
          <w:marRight w:val="0"/>
          <w:marTop w:val="0"/>
          <w:marBottom w:val="0"/>
          <w:divBdr>
            <w:top w:val="none" w:sz="0" w:space="0" w:color="auto"/>
            <w:left w:val="none" w:sz="0" w:space="0" w:color="auto"/>
            <w:bottom w:val="none" w:sz="0" w:space="0" w:color="auto"/>
            <w:right w:val="none" w:sz="0" w:space="0" w:color="auto"/>
          </w:divBdr>
        </w:div>
        <w:div w:id="852110564">
          <w:marLeft w:val="480"/>
          <w:marRight w:val="0"/>
          <w:marTop w:val="0"/>
          <w:marBottom w:val="0"/>
          <w:divBdr>
            <w:top w:val="none" w:sz="0" w:space="0" w:color="auto"/>
            <w:left w:val="none" w:sz="0" w:space="0" w:color="auto"/>
            <w:bottom w:val="none" w:sz="0" w:space="0" w:color="auto"/>
            <w:right w:val="none" w:sz="0" w:space="0" w:color="auto"/>
          </w:divBdr>
        </w:div>
        <w:div w:id="852496343">
          <w:marLeft w:val="480"/>
          <w:marRight w:val="0"/>
          <w:marTop w:val="0"/>
          <w:marBottom w:val="0"/>
          <w:divBdr>
            <w:top w:val="none" w:sz="0" w:space="0" w:color="auto"/>
            <w:left w:val="none" w:sz="0" w:space="0" w:color="auto"/>
            <w:bottom w:val="none" w:sz="0" w:space="0" w:color="auto"/>
            <w:right w:val="none" w:sz="0" w:space="0" w:color="auto"/>
          </w:divBdr>
        </w:div>
        <w:div w:id="876773297">
          <w:marLeft w:val="480"/>
          <w:marRight w:val="0"/>
          <w:marTop w:val="0"/>
          <w:marBottom w:val="0"/>
          <w:divBdr>
            <w:top w:val="none" w:sz="0" w:space="0" w:color="auto"/>
            <w:left w:val="none" w:sz="0" w:space="0" w:color="auto"/>
            <w:bottom w:val="none" w:sz="0" w:space="0" w:color="auto"/>
            <w:right w:val="none" w:sz="0" w:space="0" w:color="auto"/>
          </w:divBdr>
        </w:div>
        <w:div w:id="941962375">
          <w:marLeft w:val="480"/>
          <w:marRight w:val="0"/>
          <w:marTop w:val="0"/>
          <w:marBottom w:val="0"/>
          <w:divBdr>
            <w:top w:val="none" w:sz="0" w:space="0" w:color="auto"/>
            <w:left w:val="none" w:sz="0" w:space="0" w:color="auto"/>
            <w:bottom w:val="none" w:sz="0" w:space="0" w:color="auto"/>
            <w:right w:val="none" w:sz="0" w:space="0" w:color="auto"/>
          </w:divBdr>
        </w:div>
        <w:div w:id="979336858">
          <w:marLeft w:val="480"/>
          <w:marRight w:val="0"/>
          <w:marTop w:val="0"/>
          <w:marBottom w:val="0"/>
          <w:divBdr>
            <w:top w:val="none" w:sz="0" w:space="0" w:color="auto"/>
            <w:left w:val="none" w:sz="0" w:space="0" w:color="auto"/>
            <w:bottom w:val="none" w:sz="0" w:space="0" w:color="auto"/>
            <w:right w:val="none" w:sz="0" w:space="0" w:color="auto"/>
          </w:divBdr>
        </w:div>
        <w:div w:id="1006638504">
          <w:marLeft w:val="480"/>
          <w:marRight w:val="0"/>
          <w:marTop w:val="0"/>
          <w:marBottom w:val="0"/>
          <w:divBdr>
            <w:top w:val="none" w:sz="0" w:space="0" w:color="auto"/>
            <w:left w:val="none" w:sz="0" w:space="0" w:color="auto"/>
            <w:bottom w:val="none" w:sz="0" w:space="0" w:color="auto"/>
            <w:right w:val="none" w:sz="0" w:space="0" w:color="auto"/>
          </w:divBdr>
        </w:div>
        <w:div w:id="1028413594">
          <w:marLeft w:val="480"/>
          <w:marRight w:val="0"/>
          <w:marTop w:val="0"/>
          <w:marBottom w:val="0"/>
          <w:divBdr>
            <w:top w:val="none" w:sz="0" w:space="0" w:color="auto"/>
            <w:left w:val="none" w:sz="0" w:space="0" w:color="auto"/>
            <w:bottom w:val="none" w:sz="0" w:space="0" w:color="auto"/>
            <w:right w:val="none" w:sz="0" w:space="0" w:color="auto"/>
          </w:divBdr>
        </w:div>
        <w:div w:id="1288925126">
          <w:marLeft w:val="480"/>
          <w:marRight w:val="0"/>
          <w:marTop w:val="0"/>
          <w:marBottom w:val="0"/>
          <w:divBdr>
            <w:top w:val="none" w:sz="0" w:space="0" w:color="auto"/>
            <w:left w:val="none" w:sz="0" w:space="0" w:color="auto"/>
            <w:bottom w:val="none" w:sz="0" w:space="0" w:color="auto"/>
            <w:right w:val="none" w:sz="0" w:space="0" w:color="auto"/>
          </w:divBdr>
        </w:div>
        <w:div w:id="1314606265">
          <w:marLeft w:val="480"/>
          <w:marRight w:val="0"/>
          <w:marTop w:val="0"/>
          <w:marBottom w:val="0"/>
          <w:divBdr>
            <w:top w:val="none" w:sz="0" w:space="0" w:color="auto"/>
            <w:left w:val="none" w:sz="0" w:space="0" w:color="auto"/>
            <w:bottom w:val="none" w:sz="0" w:space="0" w:color="auto"/>
            <w:right w:val="none" w:sz="0" w:space="0" w:color="auto"/>
          </w:divBdr>
        </w:div>
        <w:div w:id="1316910927">
          <w:marLeft w:val="480"/>
          <w:marRight w:val="0"/>
          <w:marTop w:val="0"/>
          <w:marBottom w:val="0"/>
          <w:divBdr>
            <w:top w:val="none" w:sz="0" w:space="0" w:color="auto"/>
            <w:left w:val="none" w:sz="0" w:space="0" w:color="auto"/>
            <w:bottom w:val="none" w:sz="0" w:space="0" w:color="auto"/>
            <w:right w:val="none" w:sz="0" w:space="0" w:color="auto"/>
          </w:divBdr>
        </w:div>
        <w:div w:id="1321927859">
          <w:marLeft w:val="480"/>
          <w:marRight w:val="0"/>
          <w:marTop w:val="0"/>
          <w:marBottom w:val="0"/>
          <w:divBdr>
            <w:top w:val="none" w:sz="0" w:space="0" w:color="auto"/>
            <w:left w:val="none" w:sz="0" w:space="0" w:color="auto"/>
            <w:bottom w:val="none" w:sz="0" w:space="0" w:color="auto"/>
            <w:right w:val="none" w:sz="0" w:space="0" w:color="auto"/>
          </w:divBdr>
        </w:div>
        <w:div w:id="1352490501">
          <w:marLeft w:val="480"/>
          <w:marRight w:val="0"/>
          <w:marTop w:val="0"/>
          <w:marBottom w:val="0"/>
          <w:divBdr>
            <w:top w:val="none" w:sz="0" w:space="0" w:color="auto"/>
            <w:left w:val="none" w:sz="0" w:space="0" w:color="auto"/>
            <w:bottom w:val="none" w:sz="0" w:space="0" w:color="auto"/>
            <w:right w:val="none" w:sz="0" w:space="0" w:color="auto"/>
          </w:divBdr>
        </w:div>
        <w:div w:id="1378359405">
          <w:marLeft w:val="480"/>
          <w:marRight w:val="0"/>
          <w:marTop w:val="0"/>
          <w:marBottom w:val="0"/>
          <w:divBdr>
            <w:top w:val="none" w:sz="0" w:space="0" w:color="auto"/>
            <w:left w:val="none" w:sz="0" w:space="0" w:color="auto"/>
            <w:bottom w:val="none" w:sz="0" w:space="0" w:color="auto"/>
            <w:right w:val="none" w:sz="0" w:space="0" w:color="auto"/>
          </w:divBdr>
        </w:div>
        <w:div w:id="1439645612">
          <w:marLeft w:val="480"/>
          <w:marRight w:val="0"/>
          <w:marTop w:val="0"/>
          <w:marBottom w:val="0"/>
          <w:divBdr>
            <w:top w:val="none" w:sz="0" w:space="0" w:color="auto"/>
            <w:left w:val="none" w:sz="0" w:space="0" w:color="auto"/>
            <w:bottom w:val="none" w:sz="0" w:space="0" w:color="auto"/>
            <w:right w:val="none" w:sz="0" w:space="0" w:color="auto"/>
          </w:divBdr>
        </w:div>
        <w:div w:id="1445613373">
          <w:marLeft w:val="480"/>
          <w:marRight w:val="0"/>
          <w:marTop w:val="0"/>
          <w:marBottom w:val="0"/>
          <w:divBdr>
            <w:top w:val="none" w:sz="0" w:space="0" w:color="auto"/>
            <w:left w:val="none" w:sz="0" w:space="0" w:color="auto"/>
            <w:bottom w:val="none" w:sz="0" w:space="0" w:color="auto"/>
            <w:right w:val="none" w:sz="0" w:space="0" w:color="auto"/>
          </w:divBdr>
        </w:div>
        <w:div w:id="1471484619">
          <w:marLeft w:val="480"/>
          <w:marRight w:val="0"/>
          <w:marTop w:val="0"/>
          <w:marBottom w:val="0"/>
          <w:divBdr>
            <w:top w:val="none" w:sz="0" w:space="0" w:color="auto"/>
            <w:left w:val="none" w:sz="0" w:space="0" w:color="auto"/>
            <w:bottom w:val="none" w:sz="0" w:space="0" w:color="auto"/>
            <w:right w:val="none" w:sz="0" w:space="0" w:color="auto"/>
          </w:divBdr>
        </w:div>
        <w:div w:id="1471633811">
          <w:marLeft w:val="480"/>
          <w:marRight w:val="0"/>
          <w:marTop w:val="0"/>
          <w:marBottom w:val="0"/>
          <w:divBdr>
            <w:top w:val="none" w:sz="0" w:space="0" w:color="auto"/>
            <w:left w:val="none" w:sz="0" w:space="0" w:color="auto"/>
            <w:bottom w:val="none" w:sz="0" w:space="0" w:color="auto"/>
            <w:right w:val="none" w:sz="0" w:space="0" w:color="auto"/>
          </w:divBdr>
        </w:div>
        <w:div w:id="1571846744">
          <w:marLeft w:val="480"/>
          <w:marRight w:val="0"/>
          <w:marTop w:val="0"/>
          <w:marBottom w:val="0"/>
          <w:divBdr>
            <w:top w:val="none" w:sz="0" w:space="0" w:color="auto"/>
            <w:left w:val="none" w:sz="0" w:space="0" w:color="auto"/>
            <w:bottom w:val="none" w:sz="0" w:space="0" w:color="auto"/>
            <w:right w:val="none" w:sz="0" w:space="0" w:color="auto"/>
          </w:divBdr>
        </w:div>
        <w:div w:id="1647928500">
          <w:marLeft w:val="480"/>
          <w:marRight w:val="0"/>
          <w:marTop w:val="0"/>
          <w:marBottom w:val="0"/>
          <w:divBdr>
            <w:top w:val="none" w:sz="0" w:space="0" w:color="auto"/>
            <w:left w:val="none" w:sz="0" w:space="0" w:color="auto"/>
            <w:bottom w:val="none" w:sz="0" w:space="0" w:color="auto"/>
            <w:right w:val="none" w:sz="0" w:space="0" w:color="auto"/>
          </w:divBdr>
        </w:div>
        <w:div w:id="1655063660">
          <w:marLeft w:val="480"/>
          <w:marRight w:val="0"/>
          <w:marTop w:val="0"/>
          <w:marBottom w:val="0"/>
          <w:divBdr>
            <w:top w:val="none" w:sz="0" w:space="0" w:color="auto"/>
            <w:left w:val="none" w:sz="0" w:space="0" w:color="auto"/>
            <w:bottom w:val="none" w:sz="0" w:space="0" w:color="auto"/>
            <w:right w:val="none" w:sz="0" w:space="0" w:color="auto"/>
          </w:divBdr>
        </w:div>
        <w:div w:id="1678774891">
          <w:marLeft w:val="480"/>
          <w:marRight w:val="0"/>
          <w:marTop w:val="0"/>
          <w:marBottom w:val="0"/>
          <w:divBdr>
            <w:top w:val="none" w:sz="0" w:space="0" w:color="auto"/>
            <w:left w:val="none" w:sz="0" w:space="0" w:color="auto"/>
            <w:bottom w:val="none" w:sz="0" w:space="0" w:color="auto"/>
            <w:right w:val="none" w:sz="0" w:space="0" w:color="auto"/>
          </w:divBdr>
        </w:div>
        <w:div w:id="1768308163">
          <w:marLeft w:val="480"/>
          <w:marRight w:val="0"/>
          <w:marTop w:val="0"/>
          <w:marBottom w:val="0"/>
          <w:divBdr>
            <w:top w:val="none" w:sz="0" w:space="0" w:color="auto"/>
            <w:left w:val="none" w:sz="0" w:space="0" w:color="auto"/>
            <w:bottom w:val="none" w:sz="0" w:space="0" w:color="auto"/>
            <w:right w:val="none" w:sz="0" w:space="0" w:color="auto"/>
          </w:divBdr>
        </w:div>
        <w:div w:id="1778400698">
          <w:marLeft w:val="480"/>
          <w:marRight w:val="0"/>
          <w:marTop w:val="0"/>
          <w:marBottom w:val="0"/>
          <w:divBdr>
            <w:top w:val="none" w:sz="0" w:space="0" w:color="auto"/>
            <w:left w:val="none" w:sz="0" w:space="0" w:color="auto"/>
            <w:bottom w:val="none" w:sz="0" w:space="0" w:color="auto"/>
            <w:right w:val="none" w:sz="0" w:space="0" w:color="auto"/>
          </w:divBdr>
        </w:div>
        <w:div w:id="1901477747">
          <w:marLeft w:val="480"/>
          <w:marRight w:val="0"/>
          <w:marTop w:val="0"/>
          <w:marBottom w:val="0"/>
          <w:divBdr>
            <w:top w:val="none" w:sz="0" w:space="0" w:color="auto"/>
            <w:left w:val="none" w:sz="0" w:space="0" w:color="auto"/>
            <w:bottom w:val="none" w:sz="0" w:space="0" w:color="auto"/>
            <w:right w:val="none" w:sz="0" w:space="0" w:color="auto"/>
          </w:divBdr>
        </w:div>
        <w:div w:id="1937400063">
          <w:marLeft w:val="480"/>
          <w:marRight w:val="0"/>
          <w:marTop w:val="0"/>
          <w:marBottom w:val="0"/>
          <w:divBdr>
            <w:top w:val="none" w:sz="0" w:space="0" w:color="auto"/>
            <w:left w:val="none" w:sz="0" w:space="0" w:color="auto"/>
            <w:bottom w:val="none" w:sz="0" w:space="0" w:color="auto"/>
            <w:right w:val="none" w:sz="0" w:space="0" w:color="auto"/>
          </w:divBdr>
        </w:div>
        <w:div w:id="2012104196">
          <w:marLeft w:val="480"/>
          <w:marRight w:val="0"/>
          <w:marTop w:val="0"/>
          <w:marBottom w:val="0"/>
          <w:divBdr>
            <w:top w:val="none" w:sz="0" w:space="0" w:color="auto"/>
            <w:left w:val="none" w:sz="0" w:space="0" w:color="auto"/>
            <w:bottom w:val="none" w:sz="0" w:space="0" w:color="auto"/>
            <w:right w:val="none" w:sz="0" w:space="0" w:color="auto"/>
          </w:divBdr>
        </w:div>
        <w:div w:id="2081054159">
          <w:marLeft w:val="480"/>
          <w:marRight w:val="0"/>
          <w:marTop w:val="0"/>
          <w:marBottom w:val="0"/>
          <w:divBdr>
            <w:top w:val="none" w:sz="0" w:space="0" w:color="auto"/>
            <w:left w:val="none" w:sz="0" w:space="0" w:color="auto"/>
            <w:bottom w:val="none" w:sz="0" w:space="0" w:color="auto"/>
            <w:right w:val="none" w:sz="0" w:space="0" w:color="auto"/>
          </w:divBdr>
        </w:div>
        <w:div w:id="2089108705">
          <w:marLeft w:val="480"/>
          <w:marRight w:val="0"/>
          <w:marTop w:val="0"/>
          <w:marBottom w:val="0"/>
          <w:divBdr>
            <w:top w:val="none" w:sz="0" w:space="0" w:color="auto"/>
            <w:left w:val="none" w:sz="0" w:space="0" w:color="auto"/>
            <w:bottom w:val="none" w:sz="0" w:space="0" w:color="auto"/>
            <w:right w:val="none" w:sz="0" w:space="0" w:color="auto"/>
          </w:divBdr>
        </w:div>
        <w:div w:id="2092043935">
          <w:marLeft w:val="480"/>
          <w:marRight w:val="0"/>
          <w:marTop w:val="0"/>
          <w:marBottom w:val="0"/>
          <w:divBdr>
            <w:top w:val="none" w:sz="0" w:space="0" w:color="auto"/>
            <w:left w:val="none" w:sz="0" w:space="0" w:color="auto"/>
            <w:bottom w:val="none" w:sz="0" w:space="0" w:color="auto"/>
            <w:right w:val="none" w:sz="0" w:space="0" w:color="auto"/>
          </w:divBdr>
        </w:div>
        <w:div w:id="2114661605">
          <w:marLeft w:val="480"/>
          <w:marRight w:val="0"/>
          <w:marTop w:val="0"/>
          <w:marBottom w:val="0"/>
          <w:divBdr>
            <w:top w:val="none" w:sz="0" w:space="0" w:color="auto"/>
            <w:left w:val="none" w:sz="0" w:space="0" w:color="auto"/>
            <w:bottom w:val="none" w:sz="0" w:space="0" w:color="auto"/>
            <w:right w:val="none" w:sz="0" w:space="0" w:color="auto"/>
          </w:divBdr>
        </w:div>
      </w:divsChild>
    </w:div>
    <w:div w:id="1661693097">
      <w:marLeft w:val="640"/>
      <w:marRight w:val="0"/>
      <w:marTop w:val="0"/>
      <w:marBottom w:val="0"/>
      <w:divBdr>
        <w:top w:val="none" w:sz="0" w:space="0" w:color="auto"/>
        <w:left w:val="none" w:sz="0" w:space="0" w:color="auto"/>
        <w:bottom w:val="none" w:sz="0" w:space="0" w:color="auto"/>
        <w:right w:val="none" w:sz="0" w:space="0" w:color="auto"/>
      </w:divBdr>
    </w:div>
    <w:div w:id="1662002027">
      <w:marLeft w:val="640"/>
      <w:marRight w:val="0"/>
      <w:marTop w:val="0"/>
      <w:marBottom w:val="0"/>
      <w:divBdr>
        <w:top w:val="none" w:sz="0" w:space="0" w:color="auto"/>
        <w:left w:val="none" w:sz="0" w:space="0" w:color="auto"/>
        <w:bottom w:val="none" w:sz="0" w:space="0" w:color="auto"/>
        <w:right w:val="none" w:sz="0" w:space="0" w:color="auto"/>
      </w:divBdr>
    </w:div>
    <w:div w:id="1662468670">
      <w:marLeft w:val="640"/>
      <w:marRight w:val="0"/>
      <w:marTop w:val="0"/>
      <w:marBottom w:val="0"/>
      <w:divBdr>
        <w:top w:val="none" w:sz="0" w:space="0" w:color="auto"/>
        <w:left w:val="none" w:sz="0" w:space="0" w:color="auto"/>
        <w:bottom w:val="none" w:sz="0" w:space="0" w:color="auto"/>
        <w:right w:val="none" w:sz="0" w:space="0" w:color="auto"/>
      </w:divBdr>
    </w:div>
    <w:div w:id="1662811789">
      <w:marLeft w:val="640"/>
      <w:marRight w:val="0"/>
      <w:marTop w:val="0"/>
      <w:marBottom w:val="0"/>
      <w:divBdr>
        <w:top w:val="none" w:sz="0" w:space="0" w:color="auto"/>
        <w:left w:val="none" w:sz="0" w:space="0" w:color="auto"/>
        <w:bottom w:val="none" w:sz="0" w:space="0" w:color="auto"/>
        <w:right w:val="none" w:sz="0" w:space="0" w:color="auto"/>
      </w:divBdr>
    </w:div>
    <w:div w:id="1662853205">
      <w:marLeft w:val="640"/>
      <w:marRight w:val="0"/>
      <w:marTop w:val="0"/>
      <w:marBottom w:val="0"/>
      <w:divBdr>
        <w:top w:val="none" w:sz="0" w:space="0" w:color="auto"/>
        <w:left w:val="none" w:sz="0" w:space="0" w:color="auto"/>
        <w:bottom w:val="none" w:sz="0" w:space="0" w:color="auto"/>
        <w:right w:val="none" w:sz="0" w:space="0" w:color="auto"/>
      </w:divBdr>
    </w:div>
    <w:div w:id="1662853391">
      <w:marLeft w:val="640"/>
      <w:marRight w:val="0"/>
      <w:marTop w:val="0"/>
      <w:marBottom w:val="0"/>
      <w:divBdr>
        <w:top w:val="none" w:sz="0" w:space="0" w:color="auto"/>
        <w:left w:val="none" w:sz="0" w:space="0" w:color="auto"/>
        <w:bottom w:val="none" w:sz="0" w:space="0" w:color="auto"/>
        <w:right w:val="none" w:sz="0" w:space="0" w:color="auto"/>
      </w:divBdr>
    </w:div>
    <w:div w:id="1663005614">
      <w:marLeft w:val="640"/>
      <w:marRight w:val="0"/>
      <w:marTop w:val="0"/>
      <w:marBottom w:val="0"/>
      <w:divBdr>
        <w:top w:val="none" w:sz="0" w:space="0" w:color="auto"/>
        <w:left w:val="none" w:sz="0" w:space="0" w:color="auto"/>
        <w:bottom w:val="none" w:sz="0" w:space="0" w:color="auto"/>
        <w:right w:val="none" w:sz="0" w:space="0" w:color="auto"/>
      </w:divBdr>
    </w:div>
    <w:div w:id="1663316306">
      <w:marLeft w:val="640"/>
      <w:marRight w:val="0"/>
      <w:marTop w:val="0"/>
      <w:marBottom w:val="0"/>
      <w:divBdr>
        <w:top w:val="none" w:sz="0" w:space="0" w:color="auto"/>
        <w:left w:val="none" w:sz="0" w:space="0" w:color="auto"/>
        <w:bottom w:val="none" w:sz="0" w:space="0" w:color="auto"/>
        <w:right w:val="none" w:sz="0" w:space="0" w:color="auto"/>
      </w:divBdr>
    </w:div>
    <w:div w:id="1663581633">
      <w:marLeft w:val="640"/>
      <w:marRight w:val="0"/>
      <w:marTop w:val="0"/>
      <w:marBottom w:val="0"/>
      <w:divBdr>
        <w:top w:val="none" w:sz="0" w:space="0" w:color="auto"/>
        <w:left w:val="none" w:sz="0" w:space="0" w:color="auto"/>
        <w:bottom w:val="none" w:sz="0" w:space="0" w:color="auto"/>
        <w:right w:val="none" w:sz="0" w:space="0" w:color="auto"/>
      </w:divBdr>
    </w:div>
    <w:div w:id="1663585797">
      <w:marLeft w:val="640"/>
      <w:marRight w:val="0"/>
      <w:marTop w:val="0"/>
      <w:marBottom w:val="0"/>
      <w:divBdr>
        <w:top w:val="none" w:sz="0" w:space="0" w:color="auto"/>
        <w:left w:val="none" w:sz="0" w:space="0" w:color="auto"/>
        <w:bottom w:val="none" w:sz="0" w:space="0" w:color="auto"/>
        <w:right w:val="none" w:sz="0" w:space="0" w:color="auto"/>
      </w:divBdr>
    </w:div>
    <w:div w:id="1664117298">
      <w:marLeft w:val="640"/>
      <w:marRight w:val="0"/>
      <w:marTop w:val="0"/>
      <w:marBottom w:val="0"/>
      <w:divBdr>
        <w:top w:val="none" w:sz="0" w:space="0" w:color="auto"/>
        <w:left w:val="none" w:sz="0" w:space="0" w:color="auto"/>
        <w:bottom w:val="none" w:sz="0" w:space="0" w:color="auto"/>
        <w:right w:val="none" w:sz="0" w:space="0" w:color="auto"/>
      </w:divBdr>
    </w:div>
    <w:div w:id="1664235954">
      <w:marLeft w:val="640"/>
      <w:marRight w:val="0"/>
      <w:marTop w:val="0"/>
      <w:marBottom w:val="0"/>
      <w:divBdr>
        <w:top w:val="none" w:sz="0" w:space="0" w:color="auto"/>
        <w:left w:val="none" w:sz="0" w:space="0" w:color="auto"/>
        <w:bottom w:val="none" w:sz="0" w:space="0" w:color="auto"/>
        <w:right w:val="none" w:sz="0" w:space="0" w:color="auto"/>
      </w:divBdr>
    </w:div>
    <w:div w:id="1664238708">
      <w:marLeft w:val="640"/>
      <w:marRight w:val="0"/>
      <w:marTop w:val="0"/>
      <w:marBottom w:val="0"/>
      <w:divBdr>
        <w:top w:val="none" w:sz="0" w:space="0" w:color="auto"/>
        <w:left w:val="none" w:sz="0" w:space="0" w:color="auto"/>
        <w:bottom w:val="none" w:sz="0" w:space="0" w:color="auto"/>
        <w:right w:val="none" w:sz="0" w:space="0" w:color="auto"/>
      </w:divBdr>
    </w:div>
    <w:div w:id="1664967136">
      <w:marLeft w:val="640"/>
      <w:marRight w:val="0"/>
      <w:marTop w:val="0"/>
      <w:marBottom w:val="0"/>
      <w:divBdr>
        <w:top w:val="none" w:sz="0" w:space="0" w:color="auto"/>
        <w:left w:val="none" w:sz="0" w:space="0" w:color="auto"/>
        <w:bottom w:val="none" w:sz="0" w:space="0" w:color="auto"/>
        <w:right w:val="none" w:sz="0" w:space="0" w:color="auto"/>
      </w:divBdr>
    </w:div>
    <w:div w:id="1665468483">
      <w:marLeft w:val="640"/>
      <w:marRight w:val="0"/>
      <w:marTop w:val="0"/>
      <w:marBottom w:val="0"/>
      <w:divBdr>
        <w:top w:val="none" w:sz="0" w:space="0" w:color="auto"/>
        <w:left w:val="none" w:sz="0" w:space="0" w:color="auto"/>
        <w:bottom w:val="none" w:sz="0" w:space="0" w:color="auto"/>
        <w:right w:val="none" w:sz="0" w:space="0" w:color="auto"/>
      </w:divBdr>
    </w:div>
    <w:div w:id="1665544220">
      <w:marLeft w:val="640"/>
      <w:marRight w:val="0"/>
      <w:marTop w:val="0"/>
      <w:marBottom w:val="0"/>
      <w:divBdr>
        <w:top w:val="none" w:sz="0" w:space="0" w:color="auto"/>
        <w:left w:val="none" w:sz="0" w:space="0" w:color="auto"/>
        <w:bottom w:val="none" w:sz="0" w:space="0" w:color="auto"/>
        <w:right w:val="none" w:sz="0" w:space="0" w:color="auto"/>
      </w:divBdr>
    </w:div>
    <w:div w:id="1665741677">
      <w:marLeft w:val="640"/>
      <w:marRight w:val="0"/>
      <w:marTop w:val="0"/>
      <w:marBottom w:val="0"/>
      <w:divBdr>
        <w:top w:val="none" w:sz="0" w:space="0" w:color="auto"/>
        <w:left w:val="none" w:sz="0" w:space="0" w:color="auto"/>
        <w:bottom w:val="none" w:sz="0" w:space="0" w:color="auto"/>
        <w:right w:val="none" w:sz="0" w:space="0" w:color="auto"/>
      </w:divBdr>
    </w:div>
    <w:div w:id="1665936043">
      <w:marLeft w:val="640"/>
      <w:marRight w:val="0"/>
      <w:marTop w:val="0"/>
      <w:marBottom w:val="0"/>
      <w:divBdr>
        <w:top w:val="none" w:sz="0" w:space="0" w:color="auto"/>
        <w:left w:val="none" w:sz="0" w:space="0" w:color="auto"/>
        <w:bottom w:val="none" w:sz="0" w:space="0" w:color="auto"/>
        <w:right w:val="none" w:sz="0" w:space="0" w:color="auto"/>
      </w:divBdr>
    </w:div>
    <w:div w:id="1666516548">
      <w:marLeft w:val="640"/>
      <w:marRight w:val="0"/>
      <w:marTop w:val="0"/>
      <w:marBottom w:val="0"/>
      <w:divBdr>
        <w:top w:val="none" w:sz="0" w:space="0" w:color="auto"/>
        <w:left w:val="none" w:sz="0" w:space="0" w:color="auto"/>
        <w:bottom w:val="none" w:sz="0" w:space="0" w:color="auto"/>
        <w:right w:val="none" w:sz="0" w:space="0" w:color="auto"/>
      </w:divBdr>
    </w:div>
    <w:div w:id="1666856173">
      <w:marLeft w:val="640"/>
      <w:marRight w:val="0"/>
      <w:marTop w:val="0"/>
      <w:marBottom w:val="0"/>
      <w:divBdr>
        <w:top w:val="none" w:sz="0" w:space="0" w:color="auto"/>
        <w:left w:val="none" w:sz="0" w:space="0" w:color="auto"/>
        <w:bottom w:val="none" w:sz="0" w:space="0" w:color="auto"/>
        <w:right w:val="none" w:sz="0" w:space="0" w:color="auto"/>
      </w:divBdr>
    </w:div>
    <w:div w:id="1667006226">
      <w:marLeft w:val="640"/>
      <w:marRight w:val="0"/>
      <w:marTop w:val="0"/>
      <w:marBottom w:val="0"/>
      <w:divBdr>
        <w:top w:val="none" w:sz="0" w:space="0" w:color="auto"/>
        <w:left w:val="none" w:sz="0" w:space="0" w:color="auto"/>
        <w:bottom w:val="none" w:sz="0" w:space="0" w:color="auto"/>
        <w:right w:val="none" w:sz="0" w:space="0" w:color="auto"/>
      </w:divBdr>
    </w:div>
    <w:div w:id="1667243503">
      <w:marLeft w:val="640"/>
      <w:marRight w:val="0"/>
      <w:marTop w:val="0"/>
      <w:marBottom w:val="0"/>
      <w:divBdr>
        <w:top w:val="none" w:sz="0" w:space="0" w:color="auto"/>
        <w:left w:val="none" w:sz="0" w:space="0" w:color="auto"/>
        <w:bottom w:val="none" w:sz="0" w:space="0" w:color="auto"/>
        <w:right w:val="none" w:sz="0" w:space="0" w:color="auto"/>
      </w:divBdr>
    </w:div>
    <w:div w:id="1667703322">
      <w:marLeft w:val="640"/>
      <w:marRight w:val="0"/>
      <w:marTop w:val="0"/>
      <w:marBottom w:val="0"/>
      <w:divBdr>
        <w:top w:val="none" w:sz="0" w:space="0" w:color="auto"/>
        <w:left w:val="none" w:sz="0" w:space="0" w:color="auto"/>
        <w:bottom w:val="none" w:sz="0" w:space="0" w:color="auto"/>
        <w:right w:val="none" w:sz="0" w:space="0" w:color="auto"/>
      </w:divBdr>
    </w:div>
    <w:div w:id="1667782081">
      <w:bodyDiv w:val="1"/>
      <w:marLeft w:val="0"/>
      <w:marRight w:val="0"/>
      <w:marTop w:val="0"/>
      <w:marBottom w:val="0"/>
      <w:divBdr>
        <w:top w:val="none" w:sz="0" w:space="0" w:color="auto"/>
        <w:left w:val="none" w:sz="0" w:space="0" w:color="auto"/>
        <w:bottom w:val="none" w:sz="0" w:space="0" w:color="auto"/>
        <w:right w:val="none" w:sz="0" w:space="0" w:color="auto"/>
      </w:divBdr>
    </w:div>
    <w:div w:id="1668172143">
      <w:marLeft w:val="640"/>
      <w:marRight w:val="0"/>
      <w:marTop w:val="0"/>
      <w:marBottom w:val="0"/>
      <w:divBdr>
        <w:top w:val="none" w:sz="0" w:space="0" w:color="auto"/>
        <w:left w:val="none" w:sz="0" w:space="0" w:color="auto"/>
        <w:bottom w:val="none" w:sz="0" w:space="0" w:color="auto"/>
        <w:right w:val="none" w:sz="0" w:space="0" w:color="auto"/>
      </w:divBdr>
    </w:div>
    <w:div w:id="1668483528">
      <w:marLeft w:val="640"/>
      <w:marRight w:val="0"/>
      <w:marTop w:val="0"/>
      <w:marBottom w:val="0"/>
      <w:divBdr>
        <w:top w:val="none" w:sz="0" w:space="0" w:color="auto"/>
        <w:left w:val="none" w:sz="0" w:space="0" w:color="auto"/>
        <w:bottom w:val="none" w:sz="0" w:space="0" w:color="auto"/>
        <w:right w:val="none" w:sz="0" w:space="0" w:color="auto"/>
      </w:divBdr>
    </w:div>
    <w:div w:id="1668709350">
      <w:marLeft w:val="640"/>
      <w:marRight w:val="0"/>
      <w:marTop w:val="0"/>
      <w:marBottom w:val="0"/>
      <w:divBdr>
        <w:top w:val="none" w:sz="0" w:space="0" w:color="auto"/>
        <w:left w:val="none" w:sz="0" w:space="0" w:color="auto"/>
        <w:bottom w:val="none" w:sz="0" w:space="0" w:color="auto"/>
        <w:right w:val="none" w:sz="0" w:space="0" w:color="auto"/>
      </w:divBdr>
    </w:div>
    <w:div w:id="1669094843">
      <w:marLeft w:val="640"/>
      <w:marRight w:val="0"/>
      <w:marTop w:val="0"/>
      <w:marBottom w:val="0"/>
      <w:divBdr>
        <w:top w:val="none" w:sz="0" w:space="0" w:color="auto"/>
        <w:left w:val="none" w:sz="0" w:space="0" w:color="auto"/>
        <w:bottom w:val="none" w:sz="0" w:space="0" w:color="auto"/>
        <w:right w:val="none" w:sz="0" w:space="0" w:color="auto"/>
      </w:divBdr>
    </w:div>
    <w:div w:id="1670132532">
      <w:marLeft w:val="640"/>
      <w:marRight w:val="0"/>
      <w:marTop w:val="0"/>
      <w:marBottom w:val="0"/>
      <w:divBdr>
        <w:top w:val="none" w:sz="0" w:space="0" w:color="auto"/>
        <w:left w:val="none" w:sz="0" w:space="0" w:color="auto"/>
        <w:bottom w:val="none" w:sz="0" w:space="0" w:color="auto"/>
        <w:right w:val="none" w:sz="0" w:space="0" w:color="auto"/>
      </w:divBdr>
    </w:div>
    <w:div w:id="1671059589">
      <w:marLeft w:val="640"/>
      <w:marRight w:val="0"/>
      <w:marTop w:val="0"/>
      <w:marBottom w:val="0"/>
      <w:divBdr>
        <w:top w:val="none" w:sz="0" w:space="0" w:color="auto"/>
        <w:left w:val="none" w:sz="0" w:space="0" w:color="auto"/>
        <w:bottom w:val="none" w:sz="0" w:space="0" w:color="auto"/>
        <w:right w:val="none" w:sz="0" w:space="0" w:color="auto"/>
      </w:divBdr>
    </w:div>
    <w:div w:id="1671134996">
      <w:marLeft w:val="640"/>
      <w:marRight w:val="0"/>
      <w:marTop w:val="0"/>
      <w:marBottom w:val="0"/>
      <w:divBdr>
        <w:top w:val="none" w:sz="0" w:space="0" w:color="auto"/>
        <w:left w:val="none" w:sz="0" w:space="0" w:color="auto"/>
        <w:bottom w:val="none" w:sz="0" w:space="0" w:color="auto"/>
        <w:right w:val="none" w:sz="0" w:space="0" w:color="auto"/>
      </w:divBdr>
    </w:div>
    <w:div w:id="1671326057">
      <w:marLeft w:val="640"/>
      <w:marRight w:val="0"/>
      <w:marTop w:val="0"/>
      <w:marBottom w:val="0"/>
      <w:divBdr>
        <w:top w:val="none" w:sz="0" w:space="0" w:color="auto"/>
        <w:left w:val="none" w:sz="0" w:space="0" w:color="auto"/>
        <w:bottom w:val="none" w:sz="0" w:space="0" w:color="auto"/>
        <w:right w:val="none" w:sz="0" w:space="0" w:color="auto"/>
      </w:divBdr>
    </w:div>
    <w:div w:id="1671329539">
      <w:bodyDiv w:val="1"/>
      <w:marLeft w:val="0"/>
      <w:marRight w:val="0"/>
      <w:marTop w:val="0"/>
      <w:marBottom w:val="0"/>
      <w:divBdr>
        <w:top w:val="none" w:sz="0" w:space="0" w:color="auto"/>
        <w:left w:val="none" w:sz="0" w:space="0" w:color="auto"/>
        <w:bottom w:val="none" w:sz="0" w:space="0" w:color="auto"/>
        <w:right w:val="none" w:sz="0" w:space="0" w:color="auto"/>
      </w:divBdr>
    </w:div>
    <w:div w:id="1673799901">
      <w:marLeft w:val="640"/>
      <w:marRight w:val="0"/>
      <w:marTop w:val="0"/>
      <w:marBottom w:val="0"/>
      <w:divBdr>
        <w:top w:val="none" w:sz="0" w:space="0" w:color="auto"/>
        <w:left w:val="none" w:sz="0" w:space="0" w:color="auto"/>
        <w:bottom w:val="none" w:sz="0" w:space="0" w:color="auto"/>
        <w:right w:val="none" w:sz="0" w:space="0" w:color="auto"/>
      </w:divBdr>
    </w:div>
    <w:div w:id="1673876810">
      <w:marLeft w:val="640"/>
      <w:marRight w:val="0"/>
      <w:marTop w:val="0"/>
      <w:marBottom w:val="0"/>
      <w:divBdr>
        <w:top w:val="none" w:sz="0" w:space="0" w:color="auto"/>
        <w:left w:val="none" w:sz="0" w:space="0" w:color="auto"/>
        <w:bottom w:val="none" w:sz="0" w:space="0" w:color="auto"/>
        <w:right w:val="none" w:sz="0" w:space="0" w:color="auto"/>
      </w:divBdr>
    </w:div>
    <w:div w:id="1674411147">
      <w:marLeft w:val="640"/>
      <w:marRight w:val="0"/>
      <w:marTop w:val="0"/>
      <w:marBottom w:val="0"/>
      <w:divBdr>
        <w:top w:val="none" w:sz="0" w:space="0" w:color="auto"/>
        <w:left w:val="none" w:sz="0" w:space="0" w:color="auto"/>
        <w:bottom w:val="none" w:sz="0" w:space="0" w:color="auto"/>
        <w:right w:val="none" w:sz="0" w:space="0" w:color="auto"/>
      </w:divBdr>
    </w:div>
    <w:div w:id="1674524024">
      <w:marLeft w:val="640"/>
      <w:marRight w:val="0"/>
      <w:marTop w:val="0"/>
      <w:marBottom w:val="0"/>
      <w:divBdr>
        <w:top w:val="none" w:sz="0" w:space="0" w:color="auto"/>
        <w:left w:val="none" w:sz="0" w:space="0" w:color="auto"/>
        <w:bottom w:val="none" w:sz="0" w:space="0" w:color="auto"/>
        <w:right w:val="none" w:sz="0" w:space="0" w:color="auto"/>
      </w:divBdr>
    </w:div>
    <w:div w:id="1674524965">
      <w:marLeft w:val="640"/>
      <w:marRight w:val="0"/>
      <w:marTop w:val="0"/>
      <w:marBottom w:val="0"/>
      <w:divBdr>
        <w:top w:val="none" w:sz="0" w:space="0" w:color="auto"/>
        <w:left w:val="none" w:sz="0" w:space="0" w:color="auto"/>
        <w:bottom w:val="none" w:sz="0" w:space="0" w:color="auto"/>
        <w:right w:val="none" w:sz="0" w:space="0" w:color="auto"/>
      </w:divBdr>
    </w:div>
    <w:div w:id="1674914627">
      <w:marLeft w:val="640"/>
      <w:marRight w:val="0"/>
      <w:marTop w:val="0"/>
      <w:marBottom w:val="0"/>
      <w:divBdr>
        <w:top w:val="none" w:sz="0" w:space="0" w:color="auto"/>
        <w:left w:val="none" w:sz="0" w:space="0" w:color="auto"/>
        <w:bottom w:val="none" w:sz="0" w:space="0" w:color="auto"/>
        <w:right w:val="none" w:sz="0" w:space="0" w:color="auto"/>
      </w:divBdr>
    </w:div>
    <w:div w:id="1675958333">
      <w:marLeft w:val="640"/>
      <w:marRight w:val="0"/>
      <w:marTop w:val="0"/>
      <w:marBottom w:val="0"/>
      <w:divBdr>
        <w:top w:val="none" w:sz="0" w:space="0" w:color="auto"/>
        <w:left w:val="none" w:sz="0" w:space="0" w:color="auto"/>
        <w:bottom w:val="none" w:sz="0" w:space="0" w:color="auto"/>
        <w:right w:val="none" w:sz="0" w:space="0" w:color="auto"/>
      </w:divBdr>
    </w:div>
    <w:div w:id="1676419917">
      <w:marLeft w:val="480"/>
      <w:marRight w:val="0"/>
      <w:marTop w:val="0"/>
      <w:marBottom w:val="0"/>
      <w:divBdr>
        <w:top w:val="none" w:sz="0" w:space="0" w:color="auto"/>
        <w:left w:val="none" w:sz="0" w:space="0" w:color="auto"/>
        <w:bottom w:val="none" w:sz="0" w:space="0" w:color="auto"/>
        <w:right w:val="none" w:sz="0" w:space="0" w:color="auto"/>
      </w:divBdr>
    </w:div>
    <w:div w:id="1676493400">
      <w:marLeft w:val="640"/>
      <w:marRight w:val="0"/>
      <w:marTop w:val="0"/>
      <w:marBottom w:val="0"/>
      <w:divBdr>
        <w:top w:val="none" w:sz="0" w:space="0" w:color="auto"/>
        <w:left w:val="none" w:sz="0" w:space="0" w:color="auto"/>
        <w:bottom w:val="none" w:sz="0" w:space="0" w:color="auto"/>
        <w:right w:val="none" w:sz="0" w:space="0" w:color="auto"/>
      </w:divBdr>
    </w:div>
    <w:div w:id="1677270635">
      <w:marLeft w:val="640"/>
      <w:marRight w:val="0"/>
      <w:marTop w:val="0"/>
      <w:marBottom w:val="0"/>
      <w:divBdr>
        <w:top w:val="none" w:sz="0" w:space="0" w:color="auto"/>
        <w:left w:val="none" w:sz="0" w:space="0" w:color="auto"/>
        <w:bottom w:val="none" w:sz="0" w:space="0" w:color="auto"/>
        <w:right w:val="none" w:sz="0" w:space="0" w:color="auto"/>
      </w:divBdr>
    </w:div>
    <w:div w:id="1678539609">
      <w:bodyDiv w:val="1"/>
      <w:marLeft w:val="0"/>
      <w:marRight w:val="0"/>
      <w:marTop w:val="0"/>
      <w:marBottom w:val="0"/>
      <w:divBdr>
        <w:top w:val="none" w:sz="0" w:space="0" w:color="auto"/>
        <w:left w:val="none" w:sz="0" w:space="0" w:color="auto"/>
        <w:bottom w:val="none" w:sz="0" w:space="0" w:color="auto"/>
        <w:right w:val="none" w:sz="0" w:space="0" w:color="auto"/>
      </w:divBdr>
    </w:div>
    <w:div w:id="1678658583">
      <w:bodyDiv w:val="1"/>
      <w:marLeft w:val="0"/>
      <w:marRight w:val="0"/>
      <w:marTop w:val="0"/>
      <w:marBottom w:val="0"/>
      <w:divBdr>
        <w:top w:val="none" w:sz="0" w:space="0" w:color="auto"/>
        <w:left w:val="none" w:sz="0" w:space="0" w:color="auto"/>
        <w:bottom w:val="none" w:sz="0" w:space="0" w:color="auto"/>
        <w:right w:val="none" w:sz="0" w:space="0" w:color="auto"/>
      </w:divBdr>
    </w:div>
    <w:div w:id="1678920987">
      <w:marLeft w:val="640"/>
      <w:marRight w:val="0"/>
      <w:marTop w:val="0"/>
      <w:marBottom w:val="0"/>
      <w:divBdr>
        <w:top w:val="none" w:sz="0" w:space="0" w:color="auto"/>
        <w:left w:val="none" w:sz="0" w:space="0" w:color="auto"/>
        <w:bottom w:val="none" w:sz="0" w:space="0" w:color="auto"/>
        <w:right w:val="none" w:sz="0" w:space="0" w:color="auto"/>
      </w:divBdr>
    </w:div>
    <w:div w:id="1678992985">
      <w:marLeft w:val="640"/>
      <w:marRight w:val="0"/>
      <w:marTop w:val="0"/>
      <w:marBottom w:val="0"/>
      <w:divBdr>
        <w:top w:val="none" w:sz="0" w:space="0" w:color="auto"/>
        <w:left w:val="none" w:sz="0" w:space="0" w:color="auto"/>
        <w:bottom w:val="none" w:sz="0" w:space="0" w:color="auto"/>
        <w:right w:val="none" w:sz="0" w:space="0" w:color="auto"/>
      </w:divBdr>
    </w:div>
    <w:div w:id="1679230289">
      <w:marLeft w:val="640"/>
      <w:marRight w:val="0"/>
      <w:marTop w:val="0"/>
      <w:marBottom w:val="0"/>
      <w:divBdr>
        <w:top w:val="none" w:sz="0" w:space="0" w:color="auto"/>
        <w:left w:val="none" w:sz="0" w:space="0" w:color="auto"/>
        <w:bottom w:val="none" w:sz="0" w:space="0" w:color="auto"/>
        <w:right w:val="none" w:sz="0" w:space="0" w:color="auto"/>
      </w:divBdr>
    </w:div>
    <w:div w:id="1679623527">
      <w:marLeft w:val="640"/>
      <w:marRight w:val="0"/>
      <w:marTop w:val="0"/>
      <w:marBottom w:val="0"/>
      <w:divBdr>
        <w:top w:val="none" w:sz="0" w:space="0" w:color="auto"/>
        <w:left w:val="none" w:sz="0" w:space="0" w:color="auto"/>
        <w:bottom w:val="none" w:sz="0" w:space="0" w:color="auto"/>
        <w:right w:val="none" w:sz="0" w:space="0" w:color="auto"/>
      </w:divBdr>
    </w:div>
    <w:div w:id="1679651450">
      <w:marLeft w:val="640"/>
      <w:marRight w:val="0"/>
      <w:marTop w:val="0"/>
      <w:marBottom w:val="0"/>
      <w:divBdr>
        <w:top w:val="none" w:sz="0" w:space="0" w:color="auto"/>
        <w:left w:val="none" w:sz="0" w:space="0" w:color="auto"/>
        <w:bottom w:val="none" w:sz="0" w:space="0" w:color="auto"/>
        <w:right w:val="none" w:sz="0" w:space="0" w:color="auto"/>
      </w:divBdr>
    </w:div>
    <w:div w:id="1680042722">
      <w:marLeft w:val="640"/>
      <w:marRight w:val="0"/>
      <w:marTop w:val="0"/>
      <w:marBottom w:val="0"/>
      <w:divBdr>
        <w:top w:val="none" w:sz="0" w:space="0" w:color="auto"/>
        <w:left w:val="none" w:sz="0" w:space="0" w:color="auto"/>
        <w:bottom w:val="none" w:sz="0" w:space="0" w:color="auto"/>
        <w:right w:val="none" w:sz="0" w:space="0" w:color="auto"/>
      </w:divBdr>
    </w:div>
    <w:div w:id="1680278398">
      <w:marLeft w:val="640"/>
      <w:marRight w:val="0"/>
      <w:marTop w:val="0"/>
      <w:marBottom w:val="0"/>
      <w:divBdr>
        <w:top w:val="none" w:sz="0" w:space="0" w:color="auto"/>
        <w:left w:val="none" w:sz="0" w:space="0" w:color="auto"/>
        <w:bottom w:val="none" w:sz="0" w:space="0" w:color="auto"/>
        <w:right w:val="none" w:sz="0" w:space="0" w:color="auto"/>
      </w:divBdr>
    </w:div>
    <w:div w:id="1680307063">
      <w:marLeft w:val="640"/>
      <w:marRight w:val="0"/>
      <w:marTop w:val="0"/>
      <w:marBottom w:val="0"/>
      <w:divBdr>
        <w:top w:val="none" w:sz="0" w:space="0" w:color="auto"/>
        <w:left w:val="none" w:sz="0" w:space="0" w:color="auto"/>
        <w:bottom w:val="none" w:sz="0" w:space="0" w:color="auto"/>
        <w:right w:val="none" w:sz="0" w:space="0" w:color="auto"/>
      </w:divBdr>
    </w:div>
    <w:div w:id="1680497937">
      <w:marLeft w:val="640"/>
      <w:marRight w:val="0"/>
      <w:marTop w:val="0"/>
      <w:marBottom w:val="0"/>
      <w:divBdr>
        <w:top w:val="none" w:sz="0" w:space="0" w:color="auto"/>
        <w:left w:val="none" w:sz="0" w:space="0" w:color="auto"/>
        <w:bottom w:val="none" w:sz="0" w:space="0" w:color="auto"/>
        <w:right w:val="none" w:sz="0" w:space="0" w:color="auto"/>
      </w:divBdr>
    </w:div>
    <w:div w:id="1680547592">
      <w:bodyDiv w:val="1"/>
      <w:marLeft w:val="0"/>
      <w:marRight w:val="0"/>
      <w:marTop w:val="0"/>
      <w:marBottom w:val="0"/>
      <w:divBdr>
        <w:top w:val="none" w:sz="0" w:space="0" w:color="auto"/>
        <w:left w:val="none" w:sz="0" w:space="0" w:color="auto"/>
        <w:bottom w:val="none" w:sz="0" w:space="0" w:color="auto"/>
        <w:right w:val="none" w:sz="0" w:space="0" w:color="auto"/>
      </w:divBdr>
    </w:div>
    <w:div w:id="1680614713">
      <w:marLeft w:val="640"/>
      <w:marRight w:val="0"/>
      <w:marTop w:val="0"/>
      <w:marBottom w:val="0"/>
      <w:divBdr>
        <w:top w:val="none" w:sz="0" w:space="0" w:color="auto"/>
        <w:left w:val="none" w:sz="0" w:space="0" w:color="auto"/>
        <w:bottom w:val="none" w:sz="0" w:space="0" w:color="auto"/>
        <w:right w:val="none" w:sz="0" w:space="0" w:color="auto"/>
      </w:divBdr>
    </w:div>
    <w:div w:id="1680888927">
      <w:marLeft w:val="640"/>
      <w:marRight w:val="0"/>
      <w:marTop w:val="0"/>
      <w:marBottom w:val="0"/>
      <w:divBdr>
        <w:top w:val="none" w:sz="0" w:space="0" w:color="auto"/>
        <w:left w:val="none" w:sz="0" w:space="0" w:color="auto"/>
        <w:bottom w:val="none" w:sz="0" w:space="0" w:color="auto"/>
        <w:right w:val="none" w:sz="0" w:space="0" w:color="auto"/>
      </w:divBdr>
    </w:div>
    <w:div w:id="1680891304">
      <w:marLeft w:val="640"/>
      <w:marRight w:val="0"/>
      <w:marTop w:val="0"/>
      <w:marBottom w:val="0"/>
      <w:divBdr>
        <w:top w:val="none" w:sz="0" w:space="0" w:color="auto"/>
        <w:left w:val="none" w:sz="0" w:space="0" w:color="auto"/>
        <w:bottom w:val="none" w:sz="0" w:space="0" w:color="auto"/>
        <w:right w:val="none" w:sz="0" w:space="0" w:color="auto"/>
      </w:divBdr>
    </w:div>
    <w:div w:id="1681086221">
      <w:marLeft w:val="640"/>
      <w:marRight w:val="0"/>
      <w:marTop w:val="0"/>
      <w:marBottom w:val="0"/>
      <w:divBdr>
        <w:top w:val="none" w:sz="0" w:space="0" w:color="auto"/>
        <w:left w:val="none" w:sz="0" w:space="0" w:color="auto"/>
        <w:bottom w:val="none" w:sz="0" w:space="0" w:color="auto"/>
        <w:right w:val="none" w:sz="0" w:space="0" w:color="auto"/>
      </w:divBdr>
    </w:div>
    <w:div w:id="1681277038">
      <w:marLeft w:val="640"/>
      <w:marRight w:val="0"/>
      <w:marTop w:val="0"/>
      <w:marBottom w:val="0"/>
      <w:divBdr>
        <w:top w:val="none" w:sz="0" w:space="0" w:color="auto"/>
        <w:left w:val="none" w:sz="0" w:space="0" w:color="auto"/>
        <w:bottom w:val="none" w:sz="0" w:space="0" w:color="auto"/>
        <w:right w:val="none" w:sz="0" w:space="0" w:color="auto"/>
      </w:divBdr>
    </w:div>
    <w:div w:id="1681662205">
      <w:marLeft w:val="640"/>
      <w:marRight w:val="0"/>
      <w:marTop w:val="0"/>
      <w:marBottom w:val="0"/>
      <w:divBdr>
        <w:top w:val="none" w:sz="0" w:space="0" w:color="auto"/>
        <w:left w:val="none" w:sz="0" w:space="0" w:color="auto"/>
        <w:bottom w:val="none" w:sz="0" w:space="0" w:color="auto"/>
        <w:right w:val="none" w:sz="0" w:space="0" w:color="auto"/>
      </w:divBdr>
    </w:div>
    <w:div w:id="1681816761">
      <w:marLeft w:val="640"/>
      <w:marRight w:val="0"/>
      <w:marTop w:val="0"/>
      <w:marBottom w:val="0"/>
      <w:divBdr>
        <w:top w:val="none" w:sz="0" w:space="0" w:color="auto"/>
        <w:left w:val="none" w:sz="0" w:space="0" w:color="auto"/>
        <w:bottom w:val="none" w:sz="0" w:space="0" w:color="auto"/>
        <w:right w:val="none" w:sz="0" w:space="0" w:color="auto"/>
      </w:divBdr>
    </w:div>
    <w:div w:id="1682124980">
      <w:marLeft w:val="640"/>
      <w:marRight w:val="0"/>
      <w:marTop w:val="0"/>
      <w:marBottom w:val="0"/>
      <w:divBdr>
        <w:top w:val="none" w:sz="0" w:space="0" w:color="auto"/>
        <w:left w:val="none" w:sz="0" w:space="0" w:color="auto"/>
        <w:bottom w:val="none" w:sz="0" w:space="0" w:color="auto"/>
        <w:right w:val="none" w:sz="0" w:space="0" w:color="auto"/>
      </w:divBdr>
    </w:div>
    <w:div w:id="1682850516">
      <w:bodyDiv w:val="1"/>
      <w:marLeft w:val="0"/>
      <w:marRight w:val="0"/>
      <w:marTop w:val="0"/>
      <w:marBottom w:val="0"/>
      <w:divBdr>
        <w:top w:val="none" w:sz="0" w:space="0" w:color="auto"/>
        <w:left w:val="none" w:sz="0" w:space="0" w:color="auto"/>
        <w:bottom w:val="none" w:sz="0" w:space="0" w:color="auto"/>
        <w:right w:val="none" w:sz="0" w:space="0" w:color="auto"/>
      </w:divBdr>
    </w:div>
    <w:div w:id="1682976571">
      <w:bodyDiv w:val="1"/>
      <w:marLeft w:val="0"/>
      <w:marRight w:val="0"/>
      <w:marTop w:val="0"/>
      <w:marBottom w:val="0"/>
      <w:divBdr>
        <w:top w:val="none" w:sz="0" w:space="0" w:color="auto"/>
        <w:left w:val="none" w:sz="0" w:space="0" w:color="auto"/>
        <w:bottom w:val="none" w:sz="0" w:space="0" w:color="auto"/>
        <w:right w:val="none" w:sz="0" w:space="0" w:color="auto"/>
      </w:divBdr>
      <w:divsChild>
        <w:div w:id="139738037">
          <w:marLeft w:val="480"/>
          <w:marRight w:val="0"/>
          <w:marTop w:val="0"/>
          <w:marBottom w:val="0"/>
          <w:divBdr>
            <w:top w:val="none" w:sz="0" w:space="0" w:color="auto"/>
            <w:left w:val="none" w:sz="0" w:space="0" w:color="auto"/>
            <w:bottom w:val="none" w:sz="0" w:space="0" w:color="auto"/>
            <w:right w:val="none" w:sz="0" w:space="0" w:color="auto"/>
          </w:divBdr>
        </w:div>
        <w:div w:id="155263196">
          <w:marLeft w:val="480"/>
          <w:marRight w:val="0"/>
          <w:marTop w:val="0"/>
          <w:marBottom w:val="0"/>
          <w:divBdr>
            <w:top w:val="none" w:sz="0" w:space="0" w:color="auto"/>
            <w:left w:val="none" w:sz="0" w:space="0" w:color="auto"/>
            <w:bottom w:val="none" w:sz="0" w:space="0" w:color="auto"/>
            <w:right w:val="none" w:sz="0" w:space="0" w:color="auto"/>
          </w:divBdr>
        </w:div>
        <w:div w:id="306934042">
          <w:marLeft w:val="480"/>
          <w:marRight w:val="0"/>
          <w:marTop w:val="0"/>
          <w:marBottom w:val="0"/>
          <w:divBdr>
            <w:top w:val="none" w:sz="0" w:space="0" w:color="auto"/>
            <w:left w:val="none" w:sz="0" w:space="0" w:color="auto"/>
            <w:bottom w:val="none" w:sz="0" w:space="0" w:color="auto"/>
            <w:right w:val="none" w:sz="0" w:space="0" w:color="auto"/>
          </w:divBdr>
        </w:div>
        <w:div w:id="356003159">
          <w:marLeft w:val="480"/>
          <w:marRight w:val="0"/>
          <w:marTop w:val="0"/>
          <w:marBottom w:val="0"/>
          <w:divBdr>
            <w:top w:val="none" w:sz="0" w:space="0" w:color="auto"/>
            <w:left w:val="none" w:sz="0" w:space="0" w:color="auto"/>
            <w:bottom w:val="none" w:sz="0" w:space="0" w:color="auto"/>
            <w:right w:val="none" w:sz="0" w:space="0" w:color="auto"/>
          </w:divBdr>
        </w:div>
        <w:div w:id="369106948">
          <w:marLeft w:val="480"/>
          <w:marRight w:val="0"/>
          <w:marTop w:val="0"/>
          <w:marBottom w:val="0"/>
          <w:divBdr>
            <w:top w:val="none" w:sz="0" w:space="0" w:color="auto"/>
            <w:left w:val="none" w:sz="0" w:space="0" w:color="auto"/>
            <w:bottom w:val="none" w:sz="0" w:space="0" w:color="auto"/>
            <w:right w:val="none" w:sz="0" w:space="0" w:color="auto"/>
          </w:divBdr>
        </w:div>
        <w:div w:id="394670872">
          <w:marLeft w:val="480"/>
          <w:marRight w:val="0"/>
          <w:marTop w:val="0"/>
          <w:marBottom w:val="0"/>
          <w:divBdr>
            <w:top w:val="none" w:sz="0" w:space="0" w:color="auto"/>
            <w:left w:val="none" w:sz="0" w:space="0" w:color="auto"/>
            <w:bottom w:val="none" w:sz="0" w:space="0" w:color="auto"/>
            <w:right w:val="none" w:sz="0" w:space="0" w:color="auto"/>
          </w:divBdr>
        </w:div>
        <w:div w:id="407962941">
          <w:marLeft w:val="480"/>
          <w:marRight w:val="0"/>
          <w:marTop w:val="0"/>
          <w:marBottom w:val="0"/>
          <w:divBdr>
            <w:top w:val="none" w:sz="0" w:space="0" w:color="auto"/>
            <w:left w:val="none" w:sz="0" w:space="0" w:color="auto"/>
            <w:bottom w:val="none" w:sz="0" w:space="0" w:color="auto"/>
            <w:right w:val="none" w:sz="0" w:space="0" w:color="auto"/>
          </w:divBdr>
        </w:div>
        <w:div w:id="559101729">
          <w:marLeft w:val="480"/>
          <w:marRight w:val="0"/>
          <w:marTop w:val="0"/>
          <w:marBottom w:val="0"/>
          <w:divBdr>
            <w:top w:val="none" w:sz="0" w:space="0" w:color="auto"/>
            <w:left w:val="none" w:sz="0" w:space="0" w:color="auto"/>
            <w:bottom w:val="none" w:sz="0" w:space="0" w:color="auto"/>
            <w:right w:val="none" w:sz="0" w:space="0" w:color="auto"/>
          </w:divBdr>
        </w:div>
        <w:div w:id="653342197">
          <w:marLeft w:val="480"/>
          <w:marRight w:val="0"/>
          <w:marTop w:val="0"/>
          <w:marBottom w:val="0"/>
          <w:divBdr>
            <w:top w:val="none" w:sz="0" w:space="0" w:color="auto"/>
            <w:left w:val="none" w:sz="0" w:space="0" w:color="auto"/>
            <w:bottom w:val="none" w:sz="0" w:space="0" w:color="auto"/>
            <w:right w:val="none" w:sz="0" w:space="0" w:color="auto"/>
          </w:divBdr>
        </w:div>
        <w:div w:id="658653786">
          <w:marLeft w:val="480"/>
          <w:marRight w:val="0"/>
          <w:marTop w:val="0"/>
          <w:marBottom w:val="0"/>
          <w:divBdr>
            <w:top w:val="none" w:sz="0" w:space="0" w:color="auto"/>
            <w:left w:val="none" w:sz="0" w:space="0" w:color="auto"/>
            <w:bottom w:val="none" w:sz="0" w:space="0" w:color="auto"/>
            <w:right w:val="none" w:sz="0" w:space="0" w:color="auto"/>
          </w:divBdr>
        </w:div>
        <w:div w:id="680398022">
          <w:marLeft w:val="480"/>
          <w:marRight w:val="0"/>
          <w:marTop w:val="0"/>
          <w:marBottom w:val="0"/>
          <w:divBdr>
            <w:top w:val="none" w:sz="0" w:space="0" w:color="auto"/>
            <w:left w:val="none" w:sz="0" w:space="0" w:color="auto"/>
            <w:bottom w:val="none" w:sz="0" w:space="0" w:color="auto"/>
            <w:right w:val="none" w:sz="0" w:space="0" w:color="auto"/>
          </w:divBdr>
        </w:div>
        <w:div w:id="702747907">
          <w:marLeft w:val="480"/>
          <w:marRight w:val="0"/>
          <w:marTop w:val="0"/>
          <w:marBottom w:val="0"/>
          <w:divBdr>
            <w:top w:val="none" w:sz="0" w:space="0" w:color="auto"/>
            <w:left w:val="none" w:sz="0" w:space="0" w:color="auto"/>
            <w:bottom w:val="none" w:sz="0" w:space="0" w:color="auto"/>
            <w:right w:val="none" w:sz="0" w:space="0" w:color="auto"/>
          </w:divBdr>
        </w:div>
        <w:div w:id="734549691">
          <w:marLeft w:val="480"/>
          <w:marRight w:val="0"/>
          <w:marTop w:val="0"/>
          <w:marBottom w:val="0"/>
          <w:divBdr>
            <w:top w:val="none" w:sz="0" w:space="0" w:color="auto"/>
            <w:left w:val="none" w:sz="0" w:space="0" w:color="auto"/>
            <w:bottom w:val="none" w:sz="0" w:space="0" w:color="auto"/>
            <w:right w:val="none" w:sz="0" w:space="0" w:color="auto"/>
          </w:divBdr>
        </w:div>
        <w:div w:id="741485778">
          <w:marLeft w:val="480"/>
          <w:marRight w:val="0"/>
          <w:marTop w:val="0"/>
          <w:marBottom w:val="0"/>
          <w:divBdr>
            <w:top w:val="none" w:sz="0" w:space="0" w:color="auto"/>
            <w:left w:val="none" w:sz="0" w:space="0" w:color="auto"/>
            <w:bottom w:val="none" w:sz="0" w:space="0" w:color="auto"/>
            <w:right w:val="none" w:sz="0" w:space="0" w:color="auto"/>
          </w:divBdr>
        </w:div>
        <w:div w:id="755133678">
          <w:marLeft w:val="480"/>
          <w:marRight w:val="0"/>
          <w:marTop w:val="0"/>
          <w:marBottom w:val="0"/>
          <w:divBdr>
            <w:top w:val="none" w:sz="0" w:space="0" w:color="auto"/>
            <w:left w:val="none" w:sz="0" w:space="0" w:color="auto"/>
            <w:bottom w:val="none" w:sz="0" w:space="0" w:color="auto"/>
            <w:right w:val="none" w:sz="0" w:space="0" w:color="auto"/>
          </w:divBdr>
        </w:div>
        <w:div w:id="771241452">
          <w:marLeft w:val="480"/>
          <w:marRight w:val="0"/>
          <w:marTop w:val="0"/>
          <w:marBottom w:val="0"/>
          <w:divBdr>
            <w:top w:val="none" w:sz="0" w:space="0" w:color="auto"/>
            <w:left w:val="none" w:sz="0" w:space="0" w:color="auto"/>
            <w:bottom w:val="none" w:sz="0" w:space="0" w:color="auto"/>
            <w:right w:val="none" w:sz="0" w:space="0" w:color="auto"/>
          </w:divBdr>
        </w:div>
        <w:div w:id="798189439">
          <w:marLeft w:val="480"/>
          <w:marRight w:val="0"/>
          <w:marTop w:val="0"/>
          <w:marBottom w:val="0"/>
          <w:divBdr>
            <w:top w:val="none" w:sz="0" w:space="0" w:color="auto"/>
            <w:left w:val="none" w:sz="0" w:space="0" w:color="auto"/>
            <w:bottom w:val="none" w:sz="0" w:space="0" w:color="auto"/>
            <w:right w:val="none" w:sz="0" w:space="0" w:color="auto"/>
          </w:divBdr>
        </w:div>
        <w:div w:id="808018777">
          <w:marLeft w:val="480"/>
          <w:marRight w:val="0"/>
          <w:marTop w:val="0"/>
          <w:marBottom w:val="0"/>
          <w:divBdr>
            <w:top w:val="none" w:sz="0" w:space="0" w:color="auto"/>
            <w:left w:val="none" w:sz="0" w:space="0" w:color="auto"/>
            <w:bottom w:val="none" w:sz="0" w:space="0" w:color="auto"/>
            <w:right w:val="none" w:sz="0" w:space="0" w:color="auto"/>
          </w:divBdr>
        </w:div>
        <w:div w:id="825977508">
          <w:marLeft w:val="480"/>
          <w:marRight w:val="0"/>
          <w:marTop w:val="0"/>
          <w:marBottom w:val="0"/>
          <w:divBdr>
            <w:top w:val="none" w:sz="0" w:space="0" w:color="auto"/>
            <w:left w:val="none" w:sz="0" w:space="0" w:color="auto"/>
            <w:bottom w:val="none" w:sz="0" w:space="0" w:color="auto"/>
            <w:right w:val="none" w:sz="0" w:space="0" w:color="auto"/>
          </w:divBdr>
        </w:div>
        <w:div w:id="878054701">
          <w:marLeft w:val="480"/>
          <w:marRight w:val="0"/>
          <w:marTop w:val="0"/>
          <w:marBottom w:val="0"/>
          <w:divBdr>
            <w:top w:val="none" w:sz="0" w:space="0" w:color="auto"/>
            <w:left w:val="none" w:sz="0" w:space="0" w:color="auto"/>
            <w:bottom w:val="none" w:sz="0" w:space="0" w:color="auto"/>
            <w:right w:val="none" w:sz="0" w:space="0" w:color="auto"/>
          </w:divBdr>
        </w:div>
        <w:div w:id="885724763">
          <w:marLeft w:val="480"/>
          <w:marRight w:val="0"/>
          <w:marTop w:val="0"/>
          <w:marBottom w:val="0"/>
          <w:divBdr>
            <w:top w:val="none" w:sz="0" w:space="0" w:color="auto"/>
            <w:left w:val="none" w:sz="0" w:space="0" w:color="auto"/>
            <w:bottom w:val="none" w:sz="0" w:space="0" w:color="auto"/>
            <w:right w:val="none" w:sz="0" w:space="0" w:color="auto"/>
          </w:divBdr>
        </w:div>
        <w:div w:id="952247794">
          <w:marLeft w:val="480"/>
          <w:marRight w:val="0"/>
          <w:marTop w:val="0"/>
          <w:marBottom w:val="0"/>
          <w:divBdr>
            <w:top w:val="none" w:sz="0" w:space="0" w:color="auto"/>
            <w:left w:val="none" w:sz="0" w:space="0" w:color="auto"/>
            <w:bottom w:val="none" w:sz="0" w:space="0" w:color="auto"/>
            <w:right w:val="none" w:sz="0" w:space="0" w:color="auto"/>
          </w:divBdr>
        </w:div>
        <w:div w:id="953440605">
          <w:marLeft w:val="480"/>
          <w:marRight w:val="0"/>
          <w:marTop w:val="0"/>
          <w:marBottom w:val="0"/>
          <w:divBdr>
            <w:top w:val="none" w:sz="0" w:space="0" w:color="auto"/>
            <w:left w:val="none" w:sz="0" w:space="0" w:color="auto"/>
            <w:bottom w:val="none" w:sz="0" w:space="0" w:color="auto"/>
            <w:right w:val="none" w:sz="0" w:space="0" w:color="auto"/>
          </w:divBdr>
        </w:div>
        <w:div w:id="953558948">
          <w:marLeft w:val="480"/>
          <w:marRight w:val="0"/>
          <w:marTop w:val="0"/>
          <w:marBottom w:val="0"/>
          <w:divBdr>
            <w:top w:val="none" w:sz="0" w:space="0" w:color="auto"/>
            <w:left w:val="none" w:sz="0" w:space="0" w:color="auto"/>
            <w:bottom w:val="none" w:sz="0" w:space="0" w:color="auto"/>
            <w:right w:val="none" w:sz="0" w:space="0" w:color="auto"/>
          </w:divBdr>
        </w:div>
        <w:div w:id="1005591725">
          <w:marLeft w:val="480"/>
          <w:marRight w:val="0"/>
          <w:marTop w:val="0"/>
          <w:marBottom w:val="0"/>
          <w:divBdr>
            <w:top w:val="none" w:sz="0" w:space="0" w:color="auto"/>
            <w:left w:val="none" w:sz="0" w:space="0" w:color="auto"/>
            <w:bottom w:val="none" w:sz="0" w:space="0" w:color="auto"/>
            <w:right w:val="none" w:sz="0" w:space="0" w:color="auto"/>
          </w:divBdr>
        </w:div>
        <w:div w:id="1121191240">
          <w:marLeft w:val="480"/>
          <w:marRight w:val="0"/>
          <w:marTop w:val="0"/>
          <w:marBottom w:val="0"/>
          <w:divBdr>
            <w:top w:val="none" w:sz="0" w:space="0" w:color="auto"/>
            <w:left w:val="none" w:sz="0" w:space="0" w:color="auto"/>
            <w:bottom w:val="none" w:sz="0" w:space="0" w:color="auto"/>
            <w:right w:val="none" w:sz="0" w:space="0" w:color="auto"/>
          </w:divBdr>
        </w:div>
        <w:div w:id="1136532332">
          <w:marLeft w:val="480"/>
          <w:marRight w:val="0"/>
          <w:marTop w:val="0"/>
          <w:marBottom w:val="0"/>
          <w:divBdr>
            <w:top w:val="none" w:sz="0" w:space="0" w:color="auto"/>
            <w:left w:val="none" w:sz="0" w:space="0" w:color="auto"/>
            <w:bottom w:val="none" w:sz="0" w:space="0" w:color="auto"/>
            <w:right w:val="none" w:sz="0" w:space="0" w:color="auto"/>
          </w:divBdr>
        </w:div>
        <w:div w:id="1220089356">
          <w:marLeft w:val="480"/>
          <w:marRight w:val="0"/>
          <w:marTop w:val="0"/>
          <w:marBottom w:val="0"/>
          <w:divBdr>
            <w:top w:val="none" w:sz="0" w:space="0" w:color="auto"/>
            <w:left w:val="none" w:sz="0" w:space="0" w:color="auto"/>
            <w:bottom w:val="none" w:sz="0" w:space="0" w:color="auto"/>
            <w:right w:val="none" w:sz="0" w:space="0" w:color="auto"/>
          </w:divBdr>
        </w:div>
        <w:div w:id="1324043131">
          <w:marLeft w:val="480"/>
          <w:marRight w:val="0"/>
          <w:marTop w:val="0"/>
          <w:marBottom w:val="0"/>
          <w:divBdr>
            <w:top w:val="none" w:sz="0" w:space="0" w:color="auto"/>
            <w:left w:val="none" w:sz="0" w:space="0" w:color="auto"/>
            <w:bottom w:val="none" w:sz="0" w:space="0" w:color="auto"/>
            <w:right w:val="none" w:sz="0" w:space="0" w:color="auto"/>
          </w:divBdr>
        </w:div>
        <w:div w:id="1378355326">
          <w:marLeft w:val="480"/>
          <w:marRight w:val="0"/>
          <w:marTop w:val="0"/>
          <w:marBottom w:val="0"/>
          <w:divBdr>
            <w:top w:val="none" w:sz="0" w:space="0" w:color="auto"/>
            <w:left w:val="none" w:sz="0" w:space="0" w:color="auto"/>
            <w:bottom w:val="none" w:sz="0" w:space="0" w:color="auto"/>
            <w:right w:val="none" w:sz="0" w:space="0" w:color="auto"/>
          </w:divBdr>
        </w:div>
        <w:div w:id="1388457229">
          <w:marLeft w:val="480"/>
          <w:marRight w:val="0"/>
          <w:marTop w:val="0"/>
          <w:marBottom w:val="0"/>
          <w:divBdr>
            <w:top w:val="none" w:sz="0" w:space="0" w:color="auto"/>
            <w:left w:val="none" w:sz="0" w:space="0" w:color="auto"/>
            <w:bottom w:val="none" w:sz="0" w:space="0" w:color="auto"/>
            <w:right w:val="none" w:sz="0" w:space="0" w:color="auto"/>
          </w:divBdr>
        </w:div>
        <w:div w:id="1398210949">
          <w:marLeft w:val="480"/>
          <w:marRight w:val="0"/>
          <w:marTop w:val="0"/>
          <w:marBottom w:val="0"/>
          <w:divBdr>
            <w:top w:val="none" w:sz="0" w:space="0" w:color="auto"/>
            <w:left w:val="none" w:sz="0" w:space="0" w:color="auto"/>
            <w:bottom w:val="none" w:sz="0" w:space="0" w:color="auto"/>
            <w:right w:val="none" w:sz="0" w:space="0" w:color="auto"/>
          </w:divBdr>
        </w:div>
        <w:div w:id="1418987991">
          <w:marLeft w:val="480"/>
          <w:marRight w:val="0"/>
          <w:marTop w:val="0"/>
          <w:marBottom w:val="0"/>
          <w:divBdr>
            <w:top w:val="none" w:sz="0" w:space="0" w:color="auto"/>
            <w:left w:val="none" w:sz="0" w:space="0" w:color="auto"/>
            <w:bottom w:val="none" w:sz="0" w:space="0" w:color="auto"/>
            <w:right w:val="none" w:sz="0" w:space="0" w:color="auto"/>
          </w:divBdr>
        </w:div>
        <w:div w:id="1433285391">
          <w:marLeft w:val="480"/>
          <w:marRight w:val="0"/>
          <w:marTop w:val="0"/>
          <w:marBottom w:val="0"/>
          <w:divBdr>
            <w:top w:val="none" w:sz="0" w:space="0" w:color="auto"/>
            <w:left w:val="none" w:sz="0" w:space="0" w:color="auto"/>
            <w:bottom w:val="none" w:sz="0" w:space="0" w:color="auto"/>
            <w:right w:val="none" w:sz="0" w:space="0" w:color="auto"/>
          </w:divBdr>
        </w:div>
        <w:div w:id="1437751477">
          <w:marLeft w:val="480"/>
          <w:marRight w:val="0"/>
          <w:marTop w:val="0"/>
          <w:marBottom w:val="0"/>
          <w:divBdr>
            <w:top w:val="none" w:sz="0" w:space="0" w:color="auto"/>
            <w:left w:val="none" w:sz="0" w:space="0" w:color="auto"/>
            <w:bottom w:val="none" w:sz="0" w:space="0" w:color="auto"/>
            <w:right w:val="none" w:sz="0" w:space="0" w:color="auto"/>
          </w:divBdr>
        </w:div>
        <w:div w:id="1530098705">
          <w:marLeft w:val="480"/>
          <w:marRight w:val="0"/>
          <w:marTop w:val="0"/>
          <w:marBottom w:val="0"/>
          <w:divBdr>
            <w:top w:val="none" w:sz="0" w:space="0" w:color="auto"/>
            <w:left w:val="none" w:sz="0" w:space="0" w:color="auto"/>
            <w:bottom w:val="none" w:sz="0" w:space="0" w:color="auto"/>
            <w:right w:val="none" w:sz="0" w:space="0" w:color="auto"/>
          </w:divBdr>
        </w:div>
        <w:div w:id="1533150013">
          <w:marLeft w:val="480"/>
          <w:marRight w:val="0"/>
          <w:marTop w:val="0"/>
          <w:marBottom w:val="0"/>
          <w:divBdr>
            <w:top w:val="none" w:sz="0" w:space="0" w:color="auto"/>
            <w:left w:val="none" w:sz="0" w:space="0" w:color="auto"/>
            <w:bottom w:val="none" w:sz="0" w:space="0" w:color="auto"/>
            <w:right w:val="none" w:sz="0" w:space="0" w:color="auto"/>
          </w:divBdr>
        </w:div>
        <w:div w:id="1561205605">
          <w:marLeft w:val="480"/>
          <w:marRight w:val="0"/>
          <w:marTop w:val="0"/>
          <w:marBottom w:val="0"/>
          <w:divBdr>
            <w:top w:val="none" w:sz="0" w:space="0" w:color="auto"/>
            <w:left w:val="none" w:sz="0" w:space="0" w:color="auto"/>
            <w:bottom w:val="none" w:sz="0" w:space="0" w:color="auto"/>
            <w:right w:val="none" w:sz="0" w:space="0" w:color="auto"/>
          </w:divBdr>
        </w:div>
        <w:div w:id="1571305709">
          <w:marLeft w:val="480"/>
          <w:marRight w:val="0"/>
          <w:marTop w:val="0"/>
          <w:marBottom w:val="0"/>
          <w:divBdr>
            <w:top w:val="none" w:sz="0" w:space="0" w:color="auto"/>
            <w:left w:val="none" w:sz="0" w:space="0" w:color="auto"/>
            <w:bottom w:val="none" w:sz="0" w:space="0" w:color="auto"/>
            <w:right w:val="none" w:sz="0" w:space="0" w:color="auto"/>
          </w:divBdr>
        </w:div>
        <w:div w:id="1576625037">
          <w:marLeft w:val="480"/>
          <w:marRight w:val="0"/>
          <w:marTop w:val="0"/>
          <w:marBottom w:val="0"/>
          <w:divBdr>
            <w:top w:val="none" w:sz="0" w:space="0" w:color="auto"/>
            <w:left w:val="none" w:sz="0" w:space="0" w:color="auto"/>
            <w:bottom w:val="none" w:sz="0" w:space="0" w:color="auto"/>
            <w:right w:val="none" w:sz="0" w:space="0" w:color="auto"/>
          </w:divBdr>
        </w:div>
        <w:div w:id="1629776392">
          <w:marLeft w:val="480"/>
          <w:marRight w:val="0"/>
          <w:marTop w:val="0"/>
          <w:marBottom w:val="0"/>
          <w:divBdr>
            <w:top w:val="none" w:sz="0" w:space="0" w:color="auto"/>
            <w:left w:val="none" w:sz="0" w:space="0" w:color="auto"/>
            <w:bottom w:val="none" w:sz="0" w:space="0" w:color="auto"/>
            <w:right w:val="none" w:sz="0" w:space="0" w:color="auto"/>
          </w:divBdr>
        </w:div>
        <w:div w:id="1697652221">
          <w:marLeft w:val="480"/>
          <w:marRight w:val="0"/>
          <w:marTop w:val="0"/>
          <w:marBottom w:val="0"/>
          <w:divBdr>
            <w:top w:val="none" w:sz="0" w:space="0" w:color="auto"/>
            <w:left w:val="none" w:sz="0" w:space="0" w:color="auto"/>
            <w:bottom w:val="none" w:sz="0" w:space="0" w:color="auto"/>
            <w:right w:val="none" w:sz="0" w:space="0" w:color="auto"/>
          </w:divBdr>
        </w:div>
        <w:div w:id="1731535353">
          <w:marLeft w:val="480"/>
          <w:marRight w:val="0"/>
          <w:marTop w:val="0"/>
          <w:marBottom w:val="0"/>
          <w:divBdr>
            <w:top w:val="none" w:sz="0" w:space="0" w:color="auto"/>
            <w:left w:val="none" w:sz="0" w:space="0" w:color="auto"/>
            <w:bottom w:val="none" w:sz="0" w:space="0" w:color="auto"/>
            <w:right w:val="none" w:sz="0" w:space="0" w:color="auto"/>
          </w:divBdr>
        </w:div>
        <w:div w:id="1752655777">
          <w:marLeft w:val="480"/>
          <w:marRight w:val="0"/>
          <w:marTop w:val="0"/>
          <w:marBottom w:val="0"/>
          <w:divBdr>
            <w:top w:val="none" w:sz="0" w:space="0" w:color="auto"/>
            <w:left w:val="none" w:sz="0" w:space="0" w:color="auto"/>
            <w:bottom w:val="none" w:sz="0" w:space="0" w:color="auto"/>
            <w:right w:val="none" w:sz="0" w:space="0" w:color="auto"/>
          </w:divBdr>
        </w:div>
        <w:div w:id="1786001632">
          <w:marLeft w:val="480"/>
          <w:marRight w:val="0"/>
          <w:marTop w:val="0"/>
          <w:marBottom w:val="0"/>
          <w:divBdr>
            <w:top w:val="none" w:sz="0" w:space="0" w:color="auto"/>
            <w:left w:val="none" w:sz="0" w:space="0" w:color="auto"/>
            <w:bottom w:val="none" w:sz="0" w:space="0" w:color="auto"/>
            <w:right w:val="none" w:sz="0" w:space="0" w:color="auto"/>
          </w:divBdr>
        </w:div>
        <w:div w:id="1812013234">
          <w:marLeft w:val="480"/>
          <w:marRight w:val="0"/>
          <w:marTop w:val="0"/>
          <w:marBottom w:val="0"/>
          <w:divBdr>
            <w:top w:val="none" w:sz="0" w:space="0" w:color="auto"/>
            <w:left w:val="none" w:sz="0" w:space="0" w:color="auto"/>
            <w:bottom w:val="none" w:sz="0" w:space="0" w:color="auto"/>
            <w:right w:val="none" w:sz="0" w:space="0" w:color="auto"/>
          </w:divBdr>
        </w:div>
        <w:div w:id="1864245225">
          <w:marLeft w:val="480"/>
          <w:marRight w:val="0"/>
          <w:marTop w:val="0"/>
          <w:marBottom w:val="0"/>
          <w:divBdr>
            <w:top w:val="none" w:sz="0" w:space="0" w:color="auto"/>
            <w:left w:val="none" w:sz="0" w:space="0" w:color="auto"/>
            <w:bottom w:val="none" w:sz="0" w:space="0" w:color="auto"/>
            <w:right w:val="none" w:sz="0" w:space="0" w:color="auto"/>
          </w:divBdr>
        </w:div>
        <w:div w:id="1932468960">
          <w:marLeft w:val="480"/>
          <w:marRight w:val="0"/>
          <w:marTop w:val="0"/>
          <w:marBottom w:val="0"/>
          <w:divBdr>
            <w:top w:val="none" w:sz="0" w:space="0" w:color="auto"/>
            <w:left w:val="none" w:sz="0" w:space="0" w:color="auto"/>
            <w:bottom w:val="none" w:sz="0" w:space="0" w:color="auto"/>
            <w:right w:val="none" w:sz="0" w:space="0" w:color="auto"/>
          </w:divBdr>
        </w:div>
        <w:div w:id="1944603210">
          <w:marLeft w:val="480"/>
          <w:marRight w:val="0"/>
          <w:marTop w:val="0"/>
          <w:marBottom w:val="0"/>
          <w:divBdr>
            <w:top w:val="none" w:sz="0" w:space="0" w:color="auto"/>
            <w:left w:val="none" w:sz="0" w:space="0" w:color="auto"/>
            <w:bottom w:val="none" w:sz="0" w:space="0" w:color="auto"/>
            <w:right w:val="none" w:sz="0" w:space="0" w:color="auto"/>
          </w:divBdr>
        </w:div>
        <w:div w:id="1969816011">
          <w:marLeft w:val="480"/>
          <w:marRight w:val="0"/>
          <w:marTop w:val="0"/>
          <w:marBottom w:val="0"/>
          <w:divBdr>
            <w:top w:val="none" w:sz="0" w:space="0" w:color="auto"/>
            <w:left w:val="none" w:sz="0" w:space="0" w:color="auto"/>
            <w:bottom w:val="none" w:sz="0" w:space="0" w:color="auto"/>
            <w:right w:val="none" w:sz="0" w:space="0" w:color="auto"/>
          </w:divBdr>
        </w:div>
        <w:div w:id="2016420136">
          <w:marLeft w:val="480"/>
          <w:marRight w:val="0"/>
          <w:marTop w:val="0"/>
          <w:marBottom w:val="0"/>
          <w:divBdr>
            <w:top w:val="none" w:sz="0" w:space="0" w:color="auto"/>
            <w:left w:val="none" w:sz="0" w:space="0" w:color="auto"/>
            <w:bottom w:val="none" w:sz="0" w:space="0" w:color="auto"/>
            <w:right w:val="none" w:sz="0" w:space="0" w:color="auto"/>
          </w:divBdr>
        </w:div>
        <w:div w:id="2044137511">
          <w:marLeft w:val="480"/>
          <w:marRight w:val="0"/>
          <w:marTop w:val="0"/>
          <w:marBottom w:val="0"/>
          <w:divBdr>
            <w:top w:val="none" w:sz="0" w:space="0" w:color="auto"/>
            <w:left w:val="none" w:sz="0" w:space="0" w:color="auto"/>
            <w:bottom w:val="none" w:sz="0" w:space="0" w:color="auto"/>
            <w:right w:val="none" w:sz="0" w:space="0" w:color="auto"/>
          </w:divBdr>
        </w:div>
        <w:div w:id="2129618024">
          <w:marLeft w:val="480"/>
          <w:marRight w:val="0"/>
          <w:marTop w:val="0"/>
          <w:marBottom w:val="0"/>
          <w:divBdr>
            <w:top w:val="none" w:sz="0" w:space="0" w:color="auto"/>
            <w:left w:val="none" w:sz="0" w:space="0" w:color="auto"/>
            <w:bottom w:val="none" w:sz="0" w:space="0" w:color="auto"/>
            <w:right w:val="none" w:sz="0" w:space="0" w:color="auto"/>
          </w:divBdr>
        </w:div>
        <w:div w:id="2147357705">
          <w:marLeft w:val="480"/>
          <w:marRight w:val="0"/>
          <w:marTop w:val="0"/>
          <w:marBottom w:val="0"/>
          <w:divBdr>
            <w:top w:val="none" w:sz="0" w:space="0" w:color="auto"/>
            <w:left w:val="none" w:sz="0" w:space="0" w:color="auto"/>
            <w:bottom w:val="none" w:sz="0" w:space="0" w:color="auto"/>
            <w:right w:val="none" w:sz="0" w:space="0" w:color="auto"/>
          </w:divBdr>
        </w:div>
      </w:divsChild>
    </w:div>
    <w:div w:id="1683118191">
      <w:bodyDiv w:val="1"/>
      <w:marLeft w:val="0"/>
      <w:marRight w:val="0"/>
      <w:marTop w:val="0"/>
      <w:marBottom w:val="0"/>
      <w:divBdr>
        <w:top w:val="none" w:sz="0" w:space="0" w:color="auto"/>
        <w:left w:val="none" w:sz="0" w:space="0" w:color="auto"/>
        <w:bottom w:val="none" w:sz="0" w:space="0" w:color="auto"/>
        <w:right w:val="none" w:sz="0" w:space="0" w:color="auto"/>
      </w:divBdr>
      <w:divsChild>
        <w:div w:id="29116155">
          <w:marLeft w:val="480"/>
          <w:marRight w:val="0"/>
          <w:marTop w:val="0"/>
          <w:marBottom w:val="0"/>
          <w:divBdr>
            <w:top w:val="none" w:sz="0" w:space="0" w:color="auto"/>
            <w:left w:val="none" w:sz="0" w:space="0" w:color="auto"/>
            <w:bottom w:val="none" w:sz="0" w:space="0" w:color="auto"/>
            <w:right w:val="none" w:sz="0" w:space="0" w:color="auto"/>
          </w:divBdr>
        </w:div>
        <w:div w:id="38601890">
          <w:marLeft w:val="480"/>
          <w:marRight w:val="0"/>
          <w:marTop w:val="0"/>
          <w:marBottom w:val="0"/>
          <w:divBdr>
            <w:top w:val="none" w:sz="0" w:space="0" w:color="auto"/>
            <w:left w:val="none" w:sz="0" w:space="0" w:color="auto"/>
            <w:bottom w:val="none" w:sz="0" w:space="0" w:color="auto"/>
            <w:right w:val="none" w:sz="0" w:space="0" w:color="auto"/>
          </w:divBdr>
        </w:div>
        <w:div w:id="118453762">
          <w:marLeft w:val="480"/>
          <w:marRight w:val="0"/>
          <w:marTop w:val="0"/>
          <w:marBottom w:val="0"/>
          <w:divBdr>
            <w:top w:val="none" w:sz="0" w:space="0" w:color="auto"/>
            <w:left w:val="none" w:sz="0" w:space="0" w:color="auto"/>
            <w:bottom w:val="none" w:sz="0" w:space="0" w:color="auto"/>
            <w:right w:val="none" w:sz="0" w:space="0" w:color="auto"/>
          </w:divBdr>
        </w:div>
        <w:div w:id="144858953">
          <w:marLeft w:val="480"/>
          <w:marRight w:val="0"/>
          <w:marTop w:val="0"/>
          <w:marBottom w:val="0"/>
          <w:divBdr>
            <w:top w:val="none" w:sz="0" w:space="0" w:color="auto"/>
            <w:left w:val="none" w:sz="0" w:space="0" w:color="auto"/>
            <w:bottom w:val="none" w:sz="0" w:space="0" w:color="auto"/>
            <w:right w:val="none" w:sz="0" w:space="0" w:color="auto"/>
          </w:divBdr>
        </w:div>
        <w:div w:id="151675848">
          <w:marLeft w:val="480"/>
          <w:marRight w:val="0"/>
          <w:marTop w:val="0"/>
          <w:marBottom w:val="0"/>
          <w:divBdr>
            <w:top w:val="none" w:sz="0" w:space="0" w:color="auto"/>
            <w:left w:val="none" w:sz="0" w:space="0" w:color="auto"/>
            <w:bottom w:val="none" w:sz="0" w:space="0" w:color="auto"/>
            <w:right w:val="none" w:sz="0" w:space="0" w:color="auto"/>
          </w:divBdr>
        </w:div>
        <w:div w:id="177620304">
          <w:marLeft w:val="480"/>
          <w:marRight w:val="0"/>
          <w:marTop w:val="0"/>
          <w:marBottom w:val="0"/>
          <w:divBdr>
            <w:top w:val="none" w:sz="0" w:space="0" w:color="auto"/>
            <w:left w:val="none" w:sz="0" w:space="0" w:color="auto"/>
            <w:bottom w:val="none" w:sz="0" w:space="0" w:color="auto"/>
            <w:right w:val="none" w:sz="0" w:space="0" w:color="auto"/>
          </w:divBdr>
        </w:div>
        <w:div w:id="203253428">
          <w:marLeft w:val="480"/>
          <w:marRight w:val="0"/>
          <w:marTop w:val="0"/>
          <w:marBottom w:val="0"/>
          <w:divBdr>
            <w:top w:val="none" w:sz="0" w:space="0" w:color="auto"/>
            <w:left w:val="none" w:sz="0" w:space="0" w:color="auto"/>
            <w:bottom w:val="none" w:sz="0" w:space="0" w:color="auto"/>
            <w:right w:val="none" w:sz="0" w:space="0" w:color="auto"/>
          </w:divBdr>
        </w:div>
        <w:div w:id="206526274">
          <w:marLeft w:val="480"/>
          <w:marRight w:val="0"/>
          <w:marTop w:val="0"/>
          <w:marBottom w:val="0"/>
          <w:divBdr>
            <w:top w:val="none" w:sz="0" w:space="0" w:color="auto"/>
            <w:left w:val="none" w:sz="0" w:space="0" w:color="auto"/>
            <w:bottom w:val="none" w:sz="0" w:space="0" w:color="auto"/>
            <w:right w:val="none" w:sz="0" w:space="0" w:color="auto"/>
          </w:divBdr>
        </w:div>
        <w:div w:id="226494211">
          <w:marLeft w:val="480"/>
          <w:marRight w:val="0"/>
          <w:marTop w:val="0"/>
          <w:marBottom w:val="0"/>
          <w:divBdr>
            <w:top w:val="none" w:sz="0" w:space="0" w:color="auto"/>
            <w:left w:val="none" w:sz="0" w:space="0" w:color="auto"/>
            <w:bottom w:val="none" w:sz="0" w:space="0" w:color="auto"/>
            <w:right w:val="none" w:sz="0" w:space="0" w:color="auto"/>
          </w:divBdr>
        </w:div>
        <w:div w:id="256790902">
          <w:marLeft w:val="480"/>
          <w:marRight w:val="0"/>
          <w:marTop w:val="0"/>
          <w:marBottom w:val="0"/>
          <w:divBdr>
            <w:top w:val="none" w:sz="0" w:space="0" w:color="auto"/>
            <w:left w:val="none" w:sz="0" w:space="0" w:color="auto"/>
            <w:bottom w:val="none" w:sz="0" w:space="0" w:color="auto"/>
            <w:right w:val="none" w:sz="0" w:space="0" w:color="auto"/>
          </w:divBdr>
        </w:div>
        <w:div w:id="272635072">
          <w:marLeft w:val="480"/>
          <w:marRight w:val="0"/>
          <w:marTop w:val="0"/>
          <w:marBottom w:val="0"/>
          <w:divBdr>
            <w:top w:val="none" w:sz="0" w:space="0" w:color="auto"/>
            <w:left w:val="none" w:sz="0" w:space="0" w:color="auto"/>
            <w:bottom w:val="none" w:sz="0" w:space="0" w:color="auto"/>
            <w:right w:val="none" w:sz="0" w:space="0" w:color="auto"/>
          </w:divBdr>
        </w:div>
        <w:div w:id="295455038">
          <w:marLeft w:val="480"/>
          <w:marRight w:val="0"/>
          <w:marTop w:val="0"/>
          <w:marBottom w:val="0"/>
          <w:divBdr>
            <w:top w:val="none" w:sz="0" w:space="0" w:color="auto"/>
            <w:left w:val="none" w:sz="0" w:space="0" w:color="auto"/>
            <w:bottom w:val="none" w:sz="0" w:space="0" w:color="auto"/>
            <w:right w:val="none" w:sz="0" w:space="0" w:color="auto"/>
          </w:divBdr>
        </w:div>
        <w:div w:id="309677563">
          <w:marLeft w:val="480"/>
          <w:marRight w:val="0"/>
          <w:marTop w:val="0"/>
          <w:marBottom w:val="0"/>
          <w:divBdr>
            <w:top w:val="none" w:sz="0" w:space="0" w:color="auto"/>
            <w:left w:val="none" w:sz="0" w:space="0" w:color="auto"/>
            <w:bottom w:val="none" w:sz="0" w:space="0" w:color="auto"/>
            <w:right w:val="none" w:sz="0" w:space="0" w:color="auto"/>
          </w:divBdr>
        </w:div>
        <w:div w:id="414208046">
          <w:marLeft w:val="480"/>
          <w:marRight w:val="0"/>
          <w:marTop w:val="0"/>
          <w:marBottom w:val="0"/>
          <w:divBdr>
            <w:top w:val="none" w:sz="0" w:space="0" w:color="auto"/>
            <w:left w:val="none" w:sz="0" w:space="0" w:color="auto"/>
            <w:bottom w:val="none" w:sz="0" w:space="0" w:color="auto"/>
            <w:right w:val="none" w:sz="0" w:space="0" w:color="auto"/>
          </w:divBdr>
        </w:div>
        <w:div w:id="584924905">
          <w:marLeft w:val="480"/>
          <w:marRight w:val="0"/>
          <w:marTop w:val="0"/>
          <w:marBottom w:val="0"/>
          <w:divBdr>
            <w:top w:val="none" w:sz="0" w:space="0" w:color="auto"/>
            <w:left w:val="none" w:sz="0" w:space="0" w:color="auto"/>
            <w:bottom w:val="none" w:sz="0" w:space="0" w:color="auto"/>
            <w:right w:val="none" w:sz="0" w:space="0" w:color="auto"/>
          </w:divBdr>
        </w:div>
        <w:div w:id="610014128">
          <w:marLeft w:val="480"/>
          <w:marRight w:val="0"/>
          <w:marTop w:val="0"/>
          <w:marBottom w:val="0"/>
          <w:divBdr>
            <w:top w:val="none" w:sz="0" w:space="0" w:color="auto"/>
            <w:left w:val="none" w:sz="0" w:space="0" w:color="auto"/>
            <w:bottom w:val="none" w:sz="0" w:space="0" w:color="auto"/>
            <w:right w:val="none" w:sz="0" w:space="0" w:color="auto"/>
          </w:divBdr>
        </w:div>
        <w:div w:id="622347864">
          <w:marLeft w:val="480"/>
          <w:marRight w:val="0"/>
          <w:marTop w:val="0"/>
          <w:marBottom w:val="0"/>
          <w:divBdr>
            <w:top w:val="none" w:sz="0" w:space="0" w:color="auto"/>
            <w:left w:val="none" w:sz="0" w:space="0" w:color="auto"/>
            <w:bottom w:val="none" w:sz="0" w:space="0" w:color="auto"/>
            <w:right w:val="none" w:sz="0" w:space="0" w:color="auto"/>
          </w:divBdr>
        </w:div>
        <w:div w:id="631374961">
          <w:marLeft w:val="480"/>
          <w:marRight w:val="0"/>
          <w:marTop w:val="0"/>
          <w:marBottom w:val="0"/>
          <w:divBdr>
            <w:top w:val="none" w:sz="0" w:space="0" w:color="auto"/>
            <w:left w:val="none" w:sz="0" w:space="0" w:color="auto"/>
            <w:bottom w:val="none" w:sz="0" w:space="0" w:color="auto"/>
            <w:right w:val="none" w:sz="0" w:space="0" w:color="auto"/>
          </w:divBdr>
        </w:div>
        <w:div w:id="700399025">
          <w:marLeft w:val="480"/>
          <w:marRight w:val="0"/>
          <w:marTop w:val="0"/>
          <w:marBottom w:val="0"/>
          <w:divBdr>
            <w:top w:val="none" w:sz="0" w:space="0" w:color="auto"/>
            <w:left w:val="none" w:sz="0" w:space="0" w:color="auto"/>
            <w:bottom w:val="none" w:sz="0" w:space="0" w:color="auto"/>
            <w:right w:val="none" w:sz="0" w:space="0" w:color="auto"/>
          </w:divBdr>
        </w:div>
        <w:div w:id="751464380">
          <w:marLeft w:val="480"/>
          <w:marRight w:val="0"/>
          <w:marTop w:val="0"/>
          <w:marBottom w:val="0"/>
          <w:divBdr>
            <w:top w:val="none" w:sz="0" w:space="0" w:color="auto"/>
            <w:left w:val="none" w:sz="0" w:space="0" w:color="auto"/>
            <w:bottom w:val="none" w:sz="0" w:space="0" w:color="auto"/>
            <w:right w:val="none" w:sz="0" w:space="0" w:color="auto"/>
          </w:divBdr>
        </w:div>
        <w:div w:id="857814122">
          <w:marLeft w:val="480"/>
          <w:marRight w:val="0"/>
          <w:marTop w:val="0"/>
          <w:marBottom w:val="0"/>
          <w:divBdr>
            <w:top w:val="none" w:sz="0" w:space="0" w:color="auto"/>
            <w:left w:val="none" w:sz="0" w:space="0" w:color="auto"/>
            <w:bottom w:val="none" w:sz="0" w:space="0" w:color="auto"/>
            <w:right w:val="none" w:sz="0" w:space="0" w:color="auto"/>
          </w:divBdr>
        </w:div>
        <w:div w:id="860237616">
          <w:marLeft w:val="480"/>
          <w:marRight w:val="0"/>
          <w:marTop w:val="0"/>
          <w:marBottom w:val="0"/>
          <w:divBdr>
            <w:top w:val="none" w:sz="0" w:space="0" w:color="auto"/>
            <w:left w:val="none" w:sz="0" w:space="0" w:color="auto"/>
            <w:bottom w:val="none" w:sz="0" w:space="0" w:color="auto"/>
            <w:right w:val="none" w:sz="0" w:space="0" w:color="auto"/>
          </w:divBdr>
        </w:div>
        <w:div w:id="865214393">
          <w:marLeft w:val="480"/>
          <w:marRight w:val="0"/>
          <w:marTop w:val="0"/>
          <w:marBottom w:val="0"/>
          <w:divBdr>
            <w:top w:val="none" w:sz="0" w:space="0" w:color="auto"/>
            <w:left w:val="none" w:sz="0" w:space="0" w:color="auto"/>
            <w:bottom w:val="none" w:sz="0" w:space="0" w:color="auto"/>
            <w:right w:val="none" w:sz="0" w:space="0" w:color="auto"/>
          </w:divBdr>
        </w:div>
        <w:div w:id="866603181">
          <w:marLeft w:val="480"/>
          <w:marRight w:val="0"/>
          <w:marTop w:val="0"/>
          <w:marBottom w:val="0"/>
          <w:divBdr>
            <w:top w:val="none" w:sz="0" w:space="0" w:color="auto"/>
            <w:left w:val="none" w:sz="0" w:space="0" w:color="auto"/>
            <w:bottom w:val="none" w:sz="0" w:space="0" w:color="auto"/>
            <w:right w:val="none" w:sz="0" w:space="0" w:color="auto"/>
          </w:divBdr>
        </w:div>
        <w:div w:id="894699832">
          <w:marLeft w:val="480"/>
          <w:marRight w:val="0"/>
          <w:marTop w:val="0"/>
          <w:marBottom w:val="0"/>
          <w:divBdr>
            <w:top w:val="none" w:sz="0" w:space="0" w:color="auto"/>
            <w:left w:val="none" w:sz="0" w:space="0" w:color="auto"/>
            <w:bottom w:val="none" w:sz="0" w:space="0" w:color="auto"/>
            <w:right w:val="none" w:sz="0" w:space="0" w:color="auto"/>
          </w:divBdr>
        </w:div>
        <w:div w:id="953754685">
          <w:marLeft w:val="480"/>
          <w:marRight w:val="0"/>
          <w:marTop w:val="0"/>
          <w:marBottom w:val="0"/>
          <w:divBdr>
            <w:top w:val="none" w:sz="0" w:space="0" w:color="auto"/>
            <w:left w:val="none" w:sz="0" w:space="0" w:color="auto"/>
            <w:bottom w:val="none" w:sz="0" w:space="0" w:color="auto"/>
            <w:right w:val="none" w:sz="0" w:space="0" w:color="auto"/>
          </w:divBdr>
        </w:div>
        <w:div w:id="985628263">
          <w:marLeft w:val="480"/>
          <w:marRight w:val="0"/>
          <w:marTop w:val="0"/>
          <w:marBottom w:val="0"/>
          <w:divBdr>
            <w:top w:val="none" w:sz="0" w:space="0" w:color="auto"/>
            <w:left w:val="none" w:sz="0" w:space="0" w:color="auto"/>
            <w:bottom w:val="none" w:sz="0" w:space="0" w:color="auto"/>
            <w:right w:val="none" w:sz="0" w:space="0" w:color="auto"/>
          </w:divBdr>
        </w:div>
        <w:div w:id="1046098694">
          <w:marLeft w:val="480"/>
          <w:marRight w:val="0"/>
          <w:marTop w:val="0"/>
          <w:marBottom w:val="0"/>
          <w:divBdr>
            <w:top w:val="none" w:sz="0" w:space="0" w:color="auto"/>
            <w:left w:val="none" w:sz="0" w:space="0" w:color="auto"/>
            <w:bottom w:val="none" w:sz="0" w:space="0" w:color="auto"/>
            <w:right w:val="none" w:sz="0" w:space="0" w:color="auto"/>
          </w:divBdr>
        </w:div>
        <w:div w:id="1055154446">
          <w:marLeft w:val="480"/>
          <w:marRight w:val="0"/>
          <w:marTop w:val="0"/>
          <w:marBottom w:val="0"/>
          <w:divBdr>
            <w:top w:val="none" w:sz="0" w:space="0" w:color="auto"/>
            <w:left w:val="none" w:sz="0" w:space="0" w:color="auto"/>
            <w:bottom w:val="none" w:sz="0" w:space="0" w:color="auto"/>
            <w:right w:val="none" w:sz="0" w:space="0" w:color="auto"/>
          </w:divBdr>
        </w:div>
        <w:div w:id="1099451035">
          <w:marLeft w:val="480"/>
          <w:marRight w:val="0"/>
          <w:marTop w:val="0"/>
          <w:marBottom w:val="0"/>
          <w:divBdr>
            <w:top w:val="none" w:sz="0" w:space="0" w:color="auto"/>
            <w:left w:val="none" w:sz="0" w:space="0" w:color="auto"/>
            <w:bottom w:val="none" w:sz="0" w:space="0" w:color="auto"/>
            <w:right w:val="none" w:sz="0" w:space="0" w:color="auto"/>
          </w:divBdr>
        </w:div>
        <w:div w:id="1234005162">
          <w:marLeft w:val="480"/>
          <w:marRight w:val="0"/>
          <w:marTop w:val="0"/>
          <w:marBottom w:val="0"/>
          <w:divBdr>
            <w:top w:val="none" w:sz="0" w:space="0" w:color="auto"/>
            <w:left w:val="none" w:sz="0" w:space="0" w:color="auto"/>
            <w:bottom w:val="none" w:sz="0" w:space="0" w:color="auto"/>
            <w:right w:val="none" w:sz="0" w:space="0" w:color="auto"/>
          </w:divBdr>
        </w:div>
        <w:div w:id="1238245190">
          <w:marLeft w:val="480"/>
          <w:marRight w:val="0"/>
          <w:marTop w:val="0"/>
          <w:marBottom w:val="0"/>
          <w:divBdr>
            <w:top w:val="none" w:sz="0" w:space="0" w:color="auto"/>
            <w:left w:val="none" w:sz="0" w:space="0" w:color="auto"/>
            <w:bottom w:val="none" w:sz="0" w:space="0" w:color="auto"/>
            <w:right w:val="none" w:sz="0" w:space="0" w:color="auto"/>
          </w:divBdr>
        </w:div>
        <w:div w:id="1238442896">
          <w:marLeft w:val="480"/>
          <w:marRight w:val="0"/>
          <w:marTop w:val="0"/>
          <w:marBottom w:val="0"/>
          <w:divBdr>
            <w:top w:val="none" w:sz="0" w:space="0" w:color="auto"/>
            <w:left w:val="none" w:sz="0" w:space="0" w:color="auto"/>
            <w:bottom w:val="none" w:sz="0" w:space="0" w:color="auto"/>
            <w:right w:val="none" w:sz="0" w:space="0" w:color="auto"/>
          </w:divBdr>
        </w:div>
        <w:div w:id="1333223522">
          <w:marLeft w:val="480"/>
          <w:marRight w:val="0"/>
          <w:marTop w:val="0"/>
          <w:marBottom w:val="0"/>
          <w:divBdr>
            <w:top w:val="none" w:sz="0" w:space="0" w:color="auto"/>
            <w:left w:val="none" w:sz="0" w:space="0" w:color="auto"/>
            <w:bottom w:val="none" w:sz="0" w:space="0" w:color="auto"/>
            <w:right w:val="none" w:sz="0" w:space="0" w:color="auto"/>
          </w:divBdr>
        </w:div>
        <w:div w:id="1333532023">
          <w:marLeft w:val="480"/>
          <w:marRight w:val="0"/>
          <w:marTop w:val="0"/>
          <w:marBottom w:val="0"/>
          <w:divBdr>
            <w:top w:val="none" w:sz="0" w:space="0" w:color="auto"/>
            <w:left w:val="none" w:sz="0" w:space="0" w:color="auto"/>
            <w:bottom w:val="none" w:sz="0" w:space="0" w:color="auto"/>
            <w:right w:val="none" w:sz="0" w:space="0" w:color="auto"/>
          </w:divBdr>
        </w:div>
        <w:div w:id="1341086140">
          <w:marLeft w:val="480"/>
          <w:marRight w:val="0"/>
          <w:marTop w:val="0"/>
          <w:marBottom w:val="0"/>
          <w:divBdr>
            <w:top w:val="none" w:sz="0" w:space="0" w:color="auto"/>
            <w:left w:val="none" w:sz="0" w:space="0" w:color="auto"/>
            <w:bottom w:val="none" w:sz="0" w:space="0" w:color="auto"/>
            <w:right w:val="none" w:sz="0" w:space="0" w:color="auto"/>
          </w:divBdr>
        </w:div>
        <w:div w:id="1363557555">
          <w:marLeft w:val="480"/>
          <w:marRight w:val="0"/>
          <w:marTop w:val="0"/>
          <w:marBottom w:val="0"/>
          <w:divBdr>
            <w:top w:val="none" w:sz="0" w:space="0" w:color="auto"/>
            <w:left w:val="none" w:sz="0" w:space="0" w:color="auto"/>
            <w:bottom w:val="none" w:sz="0" w:space="0" w:color="auto"/>
            <w:right w:val="none" w:sz="0" w:space="0" w:color="auto"/>
          </w:divBdr>
        </w:div>
        <w:div w:id="1488784695">
          <w:marLeft w:val="480"/>
          <w:marRight w:val="0"/>
          <w:marTop w:val="0"/>
          <w:marBottom w:val="0"/>
          <w:divBdr>
            <w:top w:val="none" w:sz="0" w:space="0" w:color="auto"/>
            <w:left w:val="none" w:sz="0" w:space="0" w:color="auto"/>
            <w:bottom w:val="none" w:sz="0" w:space="0" w:color="auto"/>
            <w:right w:val="none" w:sz="0" w:space="0" w:color="auto"/>
          </w:divBdr>
        </w:div>
        <w:div w:id="1533304731">
          <w:marLeft w:val="480"/>
          <w:marRight w:val="0"/>
          <w:marTop w:val="0"/>
          <w:marBottom w:val="0"/>
          <w:divBdr>
            <w:top w:val="none" w:sz="0" w:space="0" w:color="auto"/>
            <w:left w:val="none" w:sz="0" w:space="0" w:color="auto"/>
            <w:bottom w:val="none" w:sz="0" w:space="0" w:color="auto"/>
            <w:right w:val="none" w:sz="0" w:space="0" w:color="auto"/>
          </w:divBdr>
        </w:div>
        <w:div w:id="1605380823">
          <w:marLeft w:val="480"/>
          <w:marRight w:val="0"/>
          <w:marTop w:val="0"/>
          <w:marBottom w:val="0"/>
          <w:divBdr>
            <w:top w:val="none" w:sz="0" w:space="0" w:color="auto"/>
            <w:left w:val="none" w:sz="0" w:space="0" w:color="auto"/>
            <w:bottom w:val="none" w:sz="0" w:space="0" w:color="auto"/>
            <w:right w:val="none" w:sz="0" w:space="0" w:color="auto"/>
          </w:divBdr>
        </w:div>
        <w:div w:id="1619800639">
          <w:marLeft w:val="480"/>
          <w:marRight w:val="0"/>
          <w:marTop w:val="0"/>
          <w:marBottom w:val="0"/>
          <w:divBdr>
            <w:top w:val="none" w:sz="0" w:space="0" w:color="auto"/>
            <w:left w:val="none" w:sz="0" w:space="0" w:color="auto"/>
            <w:bottom w:val="none" w:sz="0" w:space="0" w:color="auto"/>
            <w:right w:val="none" w:sz="0" w:space="0" w:color="auto"/>
          </w:divBdr>
        </w:div>
        <w:div w:id="1649239113">
          <w:marLeft w:val="480"/>
          <w:marRight w:val="0"/>
          <w:marTop w:val="0"/>
          <w:marBottom w:val="0"/>
          <w:divBdr>
            <w:top w:val="none" w:sz="0" w:space="0" w:color="auto"/>
            <w:left w:val="none" w:sz="0" w:space="0" w:color="auto"/>
            <w:bottom w:val="none" w:sz="0" w:space="0" w:color="auto"/>
            <w:right w:val="none" w:sz="0" w:space="0" w:color="auto"/>
          </w:divBdr>
        </w:div>
        <w:div w:id="1727414777">
          <w:marLeft w:val="480"/>
          <w:marRight w:val="0"/>
          <w:marTop w:val="0"/>
          <w:marBottom w:val="0"/>
          <w:divBdr>
            <w:top w:val="none" w:sz="0" w:space="0" w:color="auto"/>
            <w:left w:val="none" w:sz="0" w:space="0" w:color="auto"/>
            <w:bottom w:val="none" w:sz="0" w:space="0" w:color="auto"/>
            <w:right w:val="none" w:sz="0" w:space="0" w:color="auto"/>
          </w:divBdr>
        </w:div>
        <w:div w:id="1768191457">
          <w:marLeft w:val="480"/>
          <w:marRight w:val="0"/>
          <w:marTop w:val="0"/>
          <w:marBottom w:val="0"/>
          <w:divBdr>
            <w:top w:val="none" w:sz="0" w:space="0" w:color="auto"/>
            <w:left w:val="none" w:sz="0" w:space="0" w:color="auto"/>
            <w:bottom w:val="none" w:sz="0" w:space="0" w:color="auto"/>
            <w:right w:val="none" w:sz="0" w:space="0" w:color="auto"/>
          </w:divBdr>
        </w:div>
        <w:div w:id="1773240068">
          <w:marLeft w:val="480"/>
          <w:marRight w:val="0"/>
          <w:marTop w:val="0"/>
          <w:marBottom w:val="0"/>
          <w:divBdr>
            <w:top w:val="none" w:sz="0" w:space="0" w:color="auto"/>
            <w:left w:val="none" w:sz="0" w:space="0" w:color="auto"/>
            <w:bottom w:val="none" w:sz="0" w:space="0" w:color="auto"/>
            <w:right w:val="none" w:sz="0" w:space="0" w:color="auto"/>
          </w:divBdr>
        </w:div>
        <w:div w:id="1789346776">
          <w:marLeft w:val="480"/>
          <w:marRight w:val="0"/>
          <w:marTop w:val="0"/>
          <w:marBottom w:val="0"/>
          <w:divBdr>
            <w:top w:val="none" w:sz="0" w:space="0" w:color="auto"/>
            <w:left w:val="none" w:sz="0" w:space="0" w:color="auto"/>
            <w:bottom w:val="none" w:sz="0" w:space="0" w:color="auto"/>
            <w:right w:val="none" w:sz="0" w:space="0" w:color="auto"/>
          </w:divBdr>
        </w:div>
        <w:div w:id="1830948551">
          <w:marLeft w:val="480"/>
          <w:marRight w:val="0"/>
          <w:marTop w:val="0"/>
          <w:marBottom w:val="0"/>
          <w:divBdr>
            <w:top w:val="none" w:sz="0" w:space="0" w:color="auto"/>
            <w:left w:val="none" w:sz="0" w:space="0" w:color="auto"/>
            <w:bottom w:val="none" w:sz="0" w:space="0" w:color="auto"/>
            <w:right w:val="none" w:sz="0" w:space="0" w:color="auto"/>
          </w:divBdr>
        </w:div>
        <w:div w:id="1856580570">
          <w:marLeft w:val="480"/>
          <w:marRight w:val="0"/>
          <w:marTop w:val="0"/>
          <w:marBottom w:val="0"/>
          <w:divBdr>
            <w:top w:val="none" w:sz="0" w:space="0" w:color="auto"/>
            <w:left w:val="none" w:sz="0" w:space="0" w:color="auto"/>
            <w:bottom w:val="none" w:sz="0" w:space="0" w:color="auto"/>
            <w:right w:val="none" w:sz="0" w:space="0" w:color="auto"/>
          </w:divBdr>
        </w:div>
        <w:div w:id="1876968475">
          <w:marLeft w:val="480"/>
          <w:marRight w:val="0"/>
          <w:marTop w:val="0"/>
          <w:marBottom w:val="0"/>
          <w:divBdr>
            <w:top w:val="none" w:sz="0" w:space="0" w:color="auto"/>
            <w:left w:val="none" w:sz="0" w:space="0" w:color="auto"/>
            <w:bottom w:val="none" w:sz="0" w:space="0" w:color="auto"/>
            <w:right w:val="none" w:sz="0" w:space="0" w:color="auto"/>
          </w:divBdr>
        </w:div>
        <w:div w:id="1912227026">
          <w:marLeft w:val="480"/>
          <w:marRight w:val="0"/>
          <w:marTop w:val="0"/>
          <w:marBottom w:val="0"/>
          <w:divBdr>
            <w:top w:val="none" w:sz="0" w:space="0" w:color="auto"/>
            <w:left w:val="none" w:sz="0" w:space="0" w:color="auto"/>
            <w:bottom w:val="none" w:sz="0" w:space="0" w:color="auto"/>
            <w:right w:val="none" w:sz="0" w:space="0" w:color="auto"/>
          </w:divBdr>
        </w:div>
        <w:div w:id="2089813117">
          <w:marLeft w:val="480"/>
          <w:marRight w:val="0"/>
          <w:marTop w:val="0"/>
          <w:marBottom w:val="0"/>
          <w:divBdr>
            <w:top w:val="none" w:sz="0" w:space="0" w:color="auto"/>
            <w:left w:val="none" w:sz="0" w:space="0" w:color="auto"/>
            <w:bottom w:val="none" w:sz="0" w:space="0" w:color="auto"/>
            <w:right w:val="none" w:sz="0" w:space="0" w:color="auto"/>
          </w:divBdr>
        </w:div>
        <w:div w:id="2091464158">
          <w:marLeft w:val="480"/>
          <w:marRight w:val="0"/>
          <w:marTop w:val="0"/>
          <w:marBottom w:val="0"/>
          <w:divBdr>
            <w:top w:val="none" w:sz="0" w:space="0" w:color="auto"/>
            <w:left w:val="none" w:sz="0" w:space="0" w:color="auto"/>
            <w:bottom w:val="none" w:sz="0" w:space="0" w:color="auto"/>
            <w:right w:val="none" w:sz="0" w:space="0" w:color="auto"/>
          </w:divBdr>
        </w:div>
        <w:div w:id="2126077179">
          <w:marLeft w:val="480"/>
          <w:marRight w:val="0"/>
          <w:marTop w:val="0"/>
          <w:marBottom w:val="0"/>
          <w:divBdr>
            <w:top w:val="none" w:sz="0" w:space="0" w:color="auto"/>
            <w:left w:val="none" w:sz="0" w:space="0" w:color="auto"/>
            <w:bottom w:val="none" w:sz="0" w:space="0" w:color="auto"/>
            <w:right w:val="none" w:sz="0" w:space="0" w:color="auto"/>
          </w:divBdr>
        </w:div>
        <w:div w:id="2127305191">
          <w:marLeft w:val="480"/>
          <w:marRight w:val="0"/>
          <w:marTop w:val="0"/>
          <w:marBottom w:val="0"/>
          <w:divBdr>
            <w:top w:val="none" w:sz="0" w:space="0" w:color="auto"/>
            <w:left w:val="none" w:sz="0" w:space="0" w:color="auto"/>
            <w:bottom w:val="none" w:sz="0" w:space="0" w:color="auto"/>
            <w:right w:val="none" w:sz="0" w:space="0" w:color="auto"/>
          </w:divBdr>
        </w:div>
      </w:divsChild>
    </w:div>
    <w:div w:id="1683899062">
      <w:marLeft w:val="640"/>
      <w:marRight w:val="0"/>
      <w:marTop w:val="0"/>
      <w:marBottom w:val="0"/>
      <w:divBdr>
        <w:top w:val="none" w:sz="0" w:space="0" w:color="auto"/>
        <w:left w:val="none" w:sz="0" w:space="0" w:color="auto"/>
        <w:bottom w:val="none" w:sz="0" w:space="0" w:color="auto"/>
        <w:right w:val="none" w:sz="0" w:space="0" w:color="auto"/>
      </w:divBdr>
    </w:div>
    <w:div w:id="1684161652">
      <w:marLeft w:val="640"/>
      <w:marRight w:val="0"/>
      <w:marTop w:val="0"/>
      <w:marBottom w:val="0"/>
      <w:divBdr>
        <w:top w:val="none" w:sz="0" w:space="0" w:color="auto"/>
        <w:left w:val="none" w:sz="0" w:space="0" w:color="auto"/>
        <w:bottom w:val="none" w:sz="0" w:space="0" w:color="auto"/>
        <w:right w:val="none" w:sz="0" w:space="0" w:color="auto"/>
      </w:divBdr>
    </w:div>
    <w:div w:id="1684547667">
      <w:marLeft w:val="640"/>
      <w:marRight w:val="0"/>
      <w:marTop w:val="0"/>
      <w:marBottom w:val="0"/>
      <w:divBdr>
        <w:top w:val="none" w:sz="0" w:space="0" w:color="auto"/>
        <w:left w:val="none" w:sz="0" w:space="0" w:color="auto"/>
        <w:bottom w:val="none" w:sz="0" w:space="0" w:color="auto"/>
        <w:right w:val="none" w:sz="0" w:space="0" w:color="auto"/>
      </w:divBdr>
    </w:div>
    <w:div w:id="1684550521">
      <w:marLeft w:val="640"/>
      <w:marRight w:val="0"/>
      <w:marTop w:val="0"/>
      <w:marBottom w:val="0"/>
      <w:divBdr>
        <w:top w:val="none" w:sz="0" w:space="0" w:color="auto"/>
        <w:left w:val="none" w:sz="0" w:space="0" w:color="auto"/>
        <w:bottom w:val="none" w:sz="0" w:space="0" w:color="auto"/>
        <w:right w:val="none" w:sz="0" w:space="0" w:color="auto"/>
      </w:divBdr>
    </w:div>
    <w:div w:id="1684698703">
      <w:marLeft w:val="640"/>
      <w:marRight w:val="0"/>
      <w:marTop w:val="0"/>
      <w:marBottom w:val="0"/>
      <w:divBdr>
        <w:top w:val="none" w:sz="0" w:space="0" w:color="auto"/>
        <w:left w:val="none" w:sz="0" w:space="0" w:color="auto"/>
        <w:bottom w:val="none" w:sz="0" w:space="0" w:color="auto"/>
        <w:right w:val="none" w:sz="0" w:space="0" w:color="auto"/>
      </w:divBdr>
    </w:div>
    <w:div w:id="1684818402">
      <w:bodyDiv w:val="1"/>
      <w:marLeft w:val="0"/>
      <w:marRight w:val="0"/>
      <w:marTop w:val="0"/>
      <w:marBottom w:val="0"/>
      <w:divBdr>
        <w:top w:val="none" w:sz="0" w:space="0" w:color="auto"/>
        <w:left w:val="none" w:sz="0" w:space="0" w:color="auto"/>
        <w:bottom w:val="none" w:sz="0" w:space="0" w:color="auto"/>
        <w:right w:val="none" w:sz="0" w:space="0" w:color="auto"/>
      </w:divBdr>
    </w:div>
    <w:div w:id="1684939593">
      <w:bodyDiv w:val="1"/>
      <w:marLeft w:val="0"/>
      <w:marRight w:val="0"/>
      <w:marTop w:val="0"/>
      <w:marBottom w:val="0"/>
      <w:divBdr>
        <w:top w:val="none" w:sz="0" w:space="0" w:color="auto"/>
        <w:left w:val="none" w:sz="0" w:space="0" w:color="auto"/>
        <w:bottom w:val="none" w:sz="0" w:space="0" w:color="auto"/>
        <w:right w:val="none" w:sz="0" w:space="0" w:color="auto"/>
      </w:divBdr>
    </w:div>
    <w:div w:id="1685473641">
      <w:marLeft w:val="640"/>
      <w:marRight w:val="0"/>
      <w:marTop w:val="0"/>
      <w:marBottom w:val="0"/>
      <w:divBdr>
        <w:top w:val="none" w:sz="0" w:space="0" w:color="auto"/>
        <w:left w:val="none" w:sz="0" w:space="0" w:color="auto"/>
        <w:bottom w:val="none" w:sz="0" w:space="0" w:color="auto"/>
        <w:right w:val="none" w:sz="0" w:space="0" w:color="auto"/>
      </w:divBdr>
    </w:div>
    <w:div w:id="1685597509">
      <w:marLeft w:val="640"/>
      <w:marRight w:val="0"/>
      <w:marTop w:val="0"/>
      <w:marBottom w:val="0"/>
      <w:divBdr>
        <w:top w:val="none" w:sz="0" w:space="0" w:color="auto"/>
        <w:left w:val="none" w:sz="0" w:space="0" w:color="auto"/>
        <w:bottom w:val="none" w:sz="0" w:space="0" w:color="auto"/>
        <w:right w:val="none" w:sz="0" w:space="0" w:color="auto"/>
      </w:divBdr>
    </w:div>
    <w:div w:id="1685742893">
      <w:marLeft w:val="640"/>
      <w:marRight w:val="0"/>
      <w:marTop w:val="0"/>
      <w:marBottom w:val="0"/>
      <w:divBdr>
        <w:top w:val="none" w:sz="0" w:space="0" w:color="auto"/>
        <w:left w:val="none" w:sz="0" w:space="0" w:color="auto"/>
        <w:bottom w:val="none" w:sz="0" w:space="0" w:color="auto"/>
        <w:right w:val="none" w:sz="0" w:space="0" w:color="auto"/>
      </w:divBdr>
    </w:div>
    <w:div w:id="1686325636">
      <w:bodyDiv w:val="1"/>
      <w:marLeft w:val="0"/>
      <w:marRight w:val="0"/>
      <w:marTop w:val="0"/>
      <w:marBottom w:val="0"/>
      <w:divBdr>
        <w:top w:val="none" w:sz="0" w:space="0" w:color="auto"/>
        <w:left w:val="none" w:sz="0" w:space="0" w:color="auto"/>
        <w:bottom w:val="none" w:sz="0" w:space="0" w:color="auto"/>
        <w:right w:val="none" w:sz="0" w:space="0" w:color="auto"/>
      </w:divBdr>
    </w:div>
    <w:div w:id="1687174864">
      <w:marLeft w:val="640"/>
      <w:marRight w:val="0"/>
      <w:marTop w:val="0"/>
      <w:marBottom w:val="0"/>
      <w:divBdr>
        <w:top w:val="none" w:sz="0" w:space="0" w:color="auto"/>
        <w:left w:val="none" w:sz="0" w:space="0" w:color="auto"/>
        <w:bottom w:val="none" w:sz="0" w:space="0" w:color="auto"/>
        <w:right w:val="none" w:sz="0" w:space="0" w:color="auto"/>
      </w:divBdr>
    </w:div>
    <w:div w:id="1687247702">
      <w:marLeft w:val="640"/>
      <w:marRight w:val="0"/>
      <w:marTop w:val="0"/>
      <w:marBottom w:val="0"/>
      <w:divBdr>
        <w:top w:val="none" w:sz="0" w:space="0" w:color="auto"/>
        <w:left w:val="none" w:sz="0" w:space="0" w:color="auto"/>
        <w:bottom w:val="none" w:sz="0" w:space="0" w:color="auto"/>
        <w:right w:val="none" w:sz="0" w:space="0" w:color="auto"/>
      </w:divBdr>
    </w:div>
    <w:div w:id="1687439656">
      <w:marLeft w:val="640"/>
      <w:marRight w:val="0"/>
      <w:marTop w:val="0"/>
      <w:marBottom w:val="0"/>
      <w:divBdr>
        <w:top w:val="none" w:sz="0" w:space="0" w:color="auto"/>
        <w:left w:val="none" w:sz="0" w:space="0" w:color="auto"/>
        <w:bottom w:val="none" w:sz="0" w:space="0" w:color="auto"/>
        <w:right w:val="none" w:sz="0" w:space="0" w:color="auto"/>
      </w:divBdr>
    </w:div>
    <w:div w:id="1688559304">
      <w:marLeft w:val="640"/>
      <w:marRight w:val="0"/>
      <w:marTop w:val="0"/>
      <w:marBottom w:val="0"/>
      <w:divBdr>
        <w:top w:val="none" w:sz="0" w:space="0" w:color="auto"/>
        <w:left w:val="none" w:sz="0" w:space="0" w:color="auto"/>
        <w:bottom w:val="none" w:sz="0" w:space="0" w:color="auto"/>
        <w:right w:val="none" w:sz="0" w:space="0" w:color="auto"/>
      </w:divBdr>
    </w:div>
    <w:div w:id="1688672740">
      <w:marLeft w:val="640"/>
      <w:marRight w:val="0"/>
      <w:marTop w:val="0"/>
      <w:marBottom w:val="0"/>
      <w:divBdr>
        <w:top w:val="none" w:sz="0" w:space="0" w:color="auto"/>
        <w:left w:val="none" w:sz="0" w:space="0" w:color="auto"/>
        <w:bottom w:val="none" w:sz="0" w:space="0" w:color="auto"/>
        <w:right w:val="none" w:sz="0" w:space="0" w:color="auto"/>
      </w:divBdr>
    </w:div>
    <w:div w:id="1690254808">
      <w:bodyDiv w:val="1"/>
      <w:marLeft w:val="0"/>
      <w:marRight w:val="0"/>
      <w:marTop w:val="0"/>
      <w:marBottom w:val="0"/>
      <w:divBdr>
        <w:top w:val="none" w:sz="0" w:space="0" w:color="auto"/>
        <w:left w:val="none" w:sz="0" w:space="0" w:color="auto"/>
        <w:bottom w:val="none" w:sz="0" w:space="0" w:color="auto"/>
        <w:right w:val="none" w:sz="0" w:space="0" w:color="auto"/>
      </w:divBdr>
    </w:div>
    <w:div w:id="1690373100">
      <w:marLeft w:val="640"/>
      <w:marRight w:val="0"/>
      <w:marTop w:val="0"/>
      <w:marBottom w:val="0"/>
      <w:divBdr>
        <w:top w:val="none" w:sz="0" w:space="0" w:color="auto"/>
        <w:left w:val="none" w:sz="0" w:space="0" w:color="auto"/>
        <w:bottom w:val="none" w:sz="0" w:space="0" w:color="auto"/>
        <w:right w:val="none" w:sz="0" w:space="0" w:color="auto"/>
      </w:divBdr>
    </w:div>
    <w:div w:id="1690521039">
      <w:marLeft w:val="640"/>
      <w:marRight w:val="0"/>
      <w:marTop w:val="0"/>
      <w:marBottom w:val="0"/>
      <w:divBdr>
        <w:top w:val="none" w:sz="0" w:space="0" w:color="auto"/>
        <w:left w:val="none" w:sz="0" w:space="0" w:color="auto"/>
        <w:bottom w:val="none" w:sz="0" w:space="0" w:color="auto"/>
        <w:right w:val="none" w:sz="0" w:space="0" w:color="auto"/>
      </w:divBdr>
    </w:div>
    <w:div w:id="1690830644">
      <w:marLeft w:val="640"/>
      <w:marRight w:val="0"/>
      <w:marTop w:val="0"/>
      <w:marBottom w:val="0"/>
      <w:divBdr>
        <w:top w:val="none" w:sz="0" w:space="0" w:color="auto"/>
        <w:left w:val="none" w:sz="0" w:space="0" w:color="auto"/>
        <w:bottom w:val="none" w:sz="0" w:space="0" w:color="auto"/>
        <w:right w:val="none" w:sz="0" w:space="0" w:color="auto"/>
      </w:divBdr>
    </w:div>
    <w:div w:id="1691177549">
      <w:marLeft w:val="640"/>
      <w:marRight w:val="0"/>
      <w:marTop w:val="0"/>
      <w:marBottom w:val="0"/>
      <w:divBdr>
        <w:top w:val="none" w:sz="0" w:space="0" w:color="auto"/>
        <w:left w:val="none" w:sz="0" w:space="0" w:color="auto"/>
        <w:bottom w:val="none" w:sz="0" w:space="0" w:color="auto"/>
        <w:right w:val="none" w:sz="0" w:space="0" w:color="auto"/>
      </w:divBdr>
    </w:div>
    <w:div w:id="1691251056">
      <w:marLeft w:val="640"/>
      <w:marRight w:val="0"/>
      <w:marTop w:val="0"/>
      <w:marBottom w:val="0"/>
      <w:divBdr>
        <w:top w:val="none" w:sz="0" w:space="0" w:color="auto"/>
        <w:left w:val="none" w:sz="0" w:space="0" w:color="auto"/>
        <w:bottom w:val="none" w:sz="0" w:space="0" w:color="auto"/>
        <w:right w:val="none" w:sz="0" w:space="0" w:color="auto"/>
      </w:divBdr>
    </w:div>
    <w:div w:id="1691252198">
      <w:marLeft w:val="640"/>
      <w:marRight w:val="0"/>
      <w:marTop w:val="0"/>
      <w:marBottom w:val="0"/>
      <w:divBdr>
        <w:top w:val="none" w:sz="0" w:space="0" w:color="auto"/>
        <w:left w:val="none" w:sz="0" w:space="0" w:color="auto"/>
        <w:bottom w:val="none" w:sz="0" w:space="0" w:color="auto"/>
        <w:right w:val="none" w:sz="0" w:space="0" w:color="auto"/>
      </w:divBdr>
    </w:div>
    <w:div w:id="1692876980">
      <w:marLeft w:val="640"/>
      <w:marRight w:val="0"/>
      <w:marTop w:val="0"/>
      <w:marBottom w:val="0"/>
      <w:divBdr>
        <w:top w:val="none" w:sz="0" w:space="0" w:color="auto"/>
        <w:left w:val="none" w:sz="0" w:space="0" w:color="auto"/>
        <w:bottom w:val="none" w:sz="0" w:space="0" w:color="auto"/>
        <w:right w:val="none" w:sz="0" w:space="0" w:color="auto"/>
      </w:divBdr>
    </w:div>
    <w:div w:id="1693190309">
      <w:bodyDiv w:val="1"/>
      <w:marLeft w:val="0"/>
      <w:marRight w:val="0"/>
      <w:marTop w:val="0"/>
      <w:marBottom w:val="0"/>
      <w:divBdr>
        <w:top w:val="none" w:sz="0" w:space="0" w:color="auto"/>
        <w:left w:val="none" w:sz="0" w:space="0" w:color="auto"/>
        <w:bottom w:val="none" w:sz="0" w:space="0" w:color="auto"/>
        <w:right w:val="none" w:sz="0" w:space="0" w:color="auto"/>
      </w:divBdr>
    </w:div>
    <w:div w:id="1693262950">
      <w:marLeft w:val="640"/>
      <w:marRight w:val="0"/>
      <w:marTop w:val="0"/>
      <w:marBottom w:val="0"/>
      <w:divBdr>
        <w:top w:val="none" w:sz="0" w:space="0" w:color="auto"/>
        <w:left w:val="none" w:sz="0" w:space="0" w:color="auto"/>
        <w:bottom w:val="none" w:sz="0" w:space="0" w:color="auto"/>
        <w:right w:val="none" w:sz="0" w:space="0" w:color="auto"/>
      </w:divBdr>
    </w:div>
    <w:div w:id="1693652206">
      <w:bodyDiv w:val="1"/>
      <w:marLeft w:val="0"/>
      <w:marRight w:val="0"/>
      <w:marTop w:val="0"/>
      <w:marBottom w:val="0"/>
      <w:divBdr>
        <w:top w:val="none" w:sz="0" w:space="0" w:color="auto"/>
        <w:left w:val="none" w:sz="0" w:space="0" w:color="auto"/>
        <w:bottom w:val="none" w:sz="0" w:space="0" w:color="auto"/>
        <w:right w:val="none" w:sz="0" w:space="0" w:color="auto"/>
      </w:divBdr>
      <w:divsChild>
        <w:div w:id="1931608">
          <w:marLeft w:val="480"/>
          <w:marRight w:val="0"/>
          <w:marTop w:val="0"/>
          <w:marBottom w:val="0"/>
          <w:divBdr>
            <w:top w:val="none" w:sz="0" w:space="0" w:color="auto"/>
            <w:left w:val="none" w:sz="0" w:space="0" w:color="auto"/>
            <w:bottom w:val="none" w:sz="0" w:space="0" w:color="auto"/>
            <w:right w:val="none" w:sz="0" w:space="0" w:color="auto"/>
          </w:divBdr>
        </w:div>
        <w:div w:id="2439530">
          <w:marLeft w:val="480"/>
          <w:marRight w:val="0"/>
          <w:marTop w:val="0"/>
          <w:marBottom w:val="0"/>
          <w:divBdr>
            <w:top w:val="none" w:sz="0" w:space="0" w:color="auto"/>
            <w:left w:val="none" w:sz="0" w:space="0" w:color="auto"/>
            <w:bottom w:val="none" w:sz="0" w:space="0" w:color="auto"/>
            <w:right w:val="none" w:sz="0" w:space="0" w:color="auto"/>
          </w:divBdr>
        </w:div>
        <w:div w:id="43989299">
          <w:marLeft w:val="480"/>
          <w:marRight w:val="0"/>
          <w:marTop w:val="0"/>
          <w:marBottom w:val="0"/>
          <w:divBdr>
            <w:top w:val="none" w:sz="0" w:space="0" w:color="auto"/>
            <w:left w:val="none" w:sz="0" w:space="0" w:color="auto"/>
            <w:bottom w:val="none" w:sz="0" w:space="0" w:color="auto"/>
            <w:right w:val="none" w:sz="0" w:space="0" w:color="auto"/>
          </w:divBdr>
        </w:div>
        <w:div w:id="75790950">
          <w:marLeft w:val="480"/>
          <w:marRight w:val="0"/>
          <w:marTop w:val="0"/>
          <w:marBottom w:val="0"/>
          <w:divBdr>
            <w:top w:val="none" w:sz="0" w:space="0" w:color="auto"/>
            <w:left w:val="none" w:sz="0" w:space="0" w:color="auto"/>
            <w:bottom w:val="none" w:sz="0" w:space="0" w:color="auto"/>
            <w:right w:val="none" w:sz="0" w:space="0" w:color="auto"/>
          </w:divBdr>
        </w:div>
        <w:div w:id="78722718">
          <w:marLeft w:val="480"/>
          <w:marRight w:val="0"/>
          <w:marTop w:val="0"/>
          <w:marBottom w:val="0"/>
          <w:divBdr>
            <w:top w:val="none" w:sz="0" w:space="0" w:color="auto"/>
            <w:left w:val="none" w:sz="0" w:space="0" w:color="auto"/>
            <w:bottom w:val="none" w:sz="0" w:space="0" w:color="auto"/>
            <w:right w:val="none" w:sz="0" w:space="0" w:color="auto"/>
          </w:divBdr>
        </w:div>
        <w:div w:id="90861349">
          <w:marLeft w:val="480"/>
          <w:marRight w:val="0"/>
          <w:marTop w:val="0"/>
          <w:marBottom w:val="0"/>
          <w:divBdr>
            <w:top w:val="none" w:sz="0" w:space="0" w:color="auto"/>
            <w:left w:val="none" w:sz="0" w:space="0" w:color="auto"/>
            <w:bottom w:val="none" w:sz="0" w:space="0" w:color="auto"/>
            <w:right w:val="none" w:sz="0" w:space="0" w:color="auto"/>
          </w:divBdr>
        </w:div>
        <w:div w:id="192617787">
          <w:marLeft w:val="480"/>
          <w:marRight w:val="0"/>
          <w:marTop w:val="0"/>
          <w:marBottom w:val="0"/>
          <w:divBdr>
            <w:top w:val="none" w:sz="0" w:space="0" w:color="auto"/>
            <w:left w:val="none" w:sz="0" w:space="0" w:color="auto"/>
            <w:bottom w:val="none" w:sz="0" w:space="0" w:color="auto"/>
            <w:right w:val="none" w:sz="0" w:space="0" w:color="auto"/>
          </w:divBdr>
        </w:div>
        <w:div w:id="199242662">
          <w:marLeft w:val="480"/>
          <w:marRight w:val="0"/>
          <w:marTop w:val="0"/>
          <w:marBottom w:val="0"/>
          <w:divBdr>
            <w:top w:val="none" w:sz="0" w:space="0" w:color="auto"/>
            <w:left w:val="none" w:sz="0" w:space="0" w:color="auto"/>
            <w:bottom w:val="none" w:sz="0" w:space="0" w:color="auto"/>
            <w:right w:val="none" w:sz="0" w:space="0" w:color="auto"/>
          </w:divBdr>
        </w:div>
        <w:div w:id="207762680">
          <w:marLeft w:val="480"/>
          <w:marRight w:val="0"/>
          <w:marTop w:val="0"/>
          <w:marBottom w:val="0"/>
          <w:divBdr>
            <w:top w:val="none" w:sz="0" w:space="0" w:color="auto"/>
            <w:left w:val="none" w:sz="0" w:space="0" w:color="auto"/>
            <w:bottom w:val="none" w:sz="0" w:space="0" w:color="auto"/>
            <w:right w:val="none" w:sz="0" w:space="0" w:color="auto"/>
          </w:divBdr>
        </w:div>
        <w:div w:id="210774146">
          <w:marLeft w:val="480"/>
          <w:marRight w:val="0"/>
          <w:marTop w:val="0"/>
          <w:marBottom w:val="0"/>
          <w:divBdr>
            <w:top w:val="none" w:sz="0" w:space="0" w:color="auto"/>
            <w:left w:val="none" w:sz="0" w:space="0" w:color="auto"/>
            <w:bottom w:val="none" w:sz="0" w:space="0" w:color="auto"/>
            <w:right w:val="none" w:sz="0" w:space="0" w:color="auto"/>
          </w:divBdr>
        </w:div>
        <w:div w:id="243732125">
          <w:marLeft w:val="480"/>
          <w:marRight w:val="0"/>
          <w:marTop w:val="0"/>
          <w:marBottom w:val="0"/>
          <w:divBdr>
            <w:top w:val="none" w:sz="0" w:space="0" w:color="auto"/>
            <w:left w:val="none" w:sz="0" w:space="0" w:color="auto"/>
            <w:bottom w:val="none" w:sz="0" w:space="0" w:color="auto"/>
            <w:right w:val="none" w:sz="0" w:space="0" w:color="auto"/>
          </w:divBdr>
        </w:div>
        <w:div w:id="352810295">
          <w:marLeft w:val="480"/>
          <w:marRight w:val="0"/>
          <w:marTop w:val="0"/>
          <w:marBottom w:val="0"/>
          <w:divBdr>
            <w:top w:val="none" w:sz="0" w:space="0" w:color="auto"/>
            <w:left w:val="none" w:sz="0" w:space="0" w:color="auto"/>
            <w:bottom w:val="none" w:sz="0" w:space="0" w:color="auto"/>
            <w:right w:val="none" w:sz="0" w:space="0" w:color="auto"/>
          </w:divBdr>
        </w:div>
        <w:div w:id="364597281">
          <w:marLeft w:val="480"/>
          <w:marRight w:val="0"/>
          <w:marTop w:val="0"/>
          <w:marBottom w:val="0"/>
          <w:divBdr>
            <w:top w:val="none" w:sz="0" w:space="0" w:color="auto"/>
            <w:left w:val="none" w:sz="0" w:space="0" w:color="auto"/>
            <w:bottom w:val="none" w:sz="0" w:space="0" w:color="auto"/>
            <w:right w:val="none" w:sz="0" w:space="0" w:color="auto"/>
          </w:divBdr>
        </w:div>
        <w:div w:id="394087602">
          <w:marLeft w:val="480"/>
          <w:marRight w:val="0"/>
          <w:marTop w:val="0"/>
          <w:marBottom w:val="0"/>
          <w:divBdr>
            <w:top w:val="none" w:sz="0" w:space="0" w:color="auto"/>
            <w:left w:val="none" w:sz="0" w:space="0" w:color="auto"/>
            <w:bottom w:val="none" w:sz="0" w:space="0" w:color="auto"/>
            <w:right w:val="none" w:sz="0" w:space="0" w:color="auto"/>
          </w:divBdr>
        </w:div>
        <w:div w:id="395788991">
          <w:marLeft w:val="480"/>
          <w:marRight w:val="0"/>
          <w:marTop w:val="0"/>
          <w:marBottom w:val="0"/>
          <w:divBdr>
            <w:top w:val="none" w:sz="0" w:space="0" w:color="auto"/>
            <w:left w:val="none" w:sz="0" w:space="0" w:color="auto"/>
            <w:bottom w:val="none" w:sz="0" w:space="0" w:color="auto"/>
            <w:right w:val="none" w:sz="0" w:space="0" w:color="auto"/>
          </w:divBdr>
        </w:div>
        <w:div w:id="466360236">
          <w:marLeft w:val="480"/>
          <w:marRight w:val="0"/>
          <w:marTop w:val="0"/>
          <w:marBottom w:val="0"/>
          <w:divBdr>
            <w:top w:val="none" w:sz="0" w:space="0" w:color="auto"/>
            <w:left w:val="none" w:sz="0" w:space="0" w:color="auto"/>
            <w:bottom w:val="none" w:sz="0" w:space="0" w:color="auto"/>
            <w:right w:val="none" w:sz="0" w:space="0" w:color="auto"/>
          </w:divBdr>
        </w:div>
        <w:div w:id="495262587">
          <w:marLeft w:val="480"/>
          <w:marRight w:val="0"/>
          <w:marTop w:val="0"/>
          <w:marBottom w:val="0"/>
          <w:divBdr>
            <w:top w:val="none" w:sz="0" w:space="0" w:color="auto"/>
            <w:left w:val="none" w:sz="0" w:space="0" w:color="auto"/>
            <w:bottom w:val="none" w:sz="0" w:space="0" w:color="auto"/>
            <w:right w:val="none" w:sz="0" w:space="0" w:color="auto"/>
          </w:divBdr>
        </w:div>
        <w:div w:id="507445316">
          <w:marLeft w:val="480"/>
          <w:marRight w:val="0"/>
          <w:marTop w:val="0"/>
          <w:marBottom w:val="0"/>
          <w:divBdr>
            <w:top w:val="none" w:sz="0" w:space="0" w:color="auto"/>
            <w:left w:val="none" w:sz="0" w:space="0" w:color="auto"/>
            <w:bottom w:val="none" w:sz="0" w:space="0" w:color="auto"/>
            <w:right w:val="none" w:sz="0" w:space="0" w:color="auto"/>
          </w:divBdr>
        </w:div>
        <w:div w:id="507795205">
          <w:marLeft w:val="480"/>
          <w:marRight w:val="0"/>
          <w:marTop w:val="0"/>
          <w:marBottom w:val="0"/>
          <w:divBdr>
            <w:top w:val="none" w:sz="0" w:space="0" w:color="auto"/>
            <w:left w:val="none" w:sz="0" w:space="0" w:color="auto"/>
            <w:bottom w:val="none" w:sz="0" w:space="0" w:color="auto"/>
            <w:right w:val="none" w:sz="0" w:space="0" w:color="auto"/>
          </w:divBdr>
        </w:div>
        <w:div w:id="590814661">
          <w:marLeft w:val="480"/>
          <w:marRight w:val="0"/>
          <w:marTop w:val="0"/>
          <w:marBottom w:val="0"/>
          <w:divBdr>
            <w:top w:val="none" w:sz="0" w:space="0" w:color="auto"/>
            <w:left w:val="none" w:sz="0" w:space="0" w:color="auto"/>
            <w:bottom w:val="none" w:sz="0" w:space="0" w:color="auto"/>
            <w:right w:val="none" w:sz="0" w:space="0" w:color="auto"/>
          </w:divBdr>
        </w:div>
        <w:div w:id="630014162">
          <w:marLeft w:val="480"/>
          <w:marRight w:val="0"/>
          <w:marTop w:val="0"/>
          <w:marBottom w:val="0"/>
          <w:divBdr>
            <w:top w:val="none" w:sz="0" w:space="0" w:color="auto"/>
            <w:left w:val="none" w:sz="0" w:space="0" w:color="auto"/>
            <w:bottom w:val="none" w:sz="0" w:space="0" w:color="auto"/>
            <w:right w:val="none" w:sz="0" w:space="0" w:color="auto"/>
          </w:divBdr>
        </w:div>
        <w:div w:id="714505319">
          <w:marLeft w:val="480"/>
          <w:marRight w:val="0"/>
          <w:marTop w:val="0"/>
          <w:marBottom w:val="0"/>
          <w:divBdr>
            <w:top w:val="none" w:sz="0" w:space="0" w:color="auto"/>
            <w:left w:val="none" w:sz="0" w:space="0" w:color="auto"/>
            <w:bottom w:val="none" w:sz="0" w:space="0" w:color="auto"/>
            <w:right w:val="none" w:sz="0" w:space="0" w:color="auto"/>
          </w:divBdr>
        </w:div>
        <w:div w:id="717323198">
          <w:marLeft w:val="480"/>
          <w:marRight w:val="0"/>
          <w:marTop w:val="0"/>
          <w:marBottom w:val="0"/>
          <w:divBdr>
            <w:top w:val="none" w:sz="0" w:space="0" w:color="auto"/>
            <w:left w:val="none" w:sz="0" w:space="0" w:color="auto"/>
            <w:bottom w:val="none" w:sz="0" w:space="0" w:color="auto"/>
            <w:right w:val="none" w:sz="0" w:space="0" w:color="auto"/>
          </w:divBdr>
        </w:div>
        <w:div w:id="732192716">
          <w:marLeft w:val="480"/>
          <w:marRight w:val="0"/>
          <w:marTop w:val="0"/>
          <w:marBottom w:val="0"/>
          <w:divBdr>
            <w:top w:val="none" w:sz="0" w:space="0" w:color="auto"/>
            <w:left w:val="none" w:sz="0" w:space="0" w:color="auto"/>
            <w:bottom w:val="none" w:sz="0" w:space="0" w:color="auto"/>
            <w:right w:val="none" w:sz="0" w:space="0" w:color="auto"/>
          </w:divBdr>
        </w:div>
        <w:div w:id="735400533">
          <w:marLeft w:val="480"/>
          <w:marRight w:val="0"/>
          <w:marTop w:val="0"/>
          <w:marBottom w:val="0"/>
          <w:divBdr>
            <w:top w:val="none" w:sz="0" w:space="0" w:color="auto"/>
            <w:left w:val="none" w:sz="0" w:space="0" w:color="auto"/>
            <w:bottom w:val="none" w:sz="0" w:space="0" w:color="auto"/>
            <w:right w:val="none" w:sz="0" w:space="0" w:color="auto"/>
          </w:divBdr>
        </w:div>
        <w:div w:id="754211573">
          <w:marLeft w:val="480"/>
          <w:marRight w:val="0"/>
          <w:marTop w:val="0"/>
          <w:marBottom w:val="0"/>
          <w:divBdr>
            <w:top w:val="none" w:sz="0" w:space="0" w:color="auto"/>
            <w:left w:val="none" w:sz="0" w:space="0" w:color="auto"/>
            <w:bottom w:val="none" w:sz="0" w:space="0" w:color="auto"/>
            <w:right w:val="none" w:sz="0" w:space="0" w:color="auto"/>
          </w:divBdr>
        </w:div>
        <w:div w:id="772941448">
          <w:marLeft w:val="480"/>
          <w:marRight w:val="0"/>
          <w:marTop w:val="0"/>
          <w:marBottom w:val="0"/>
          <w:divBdr>
            <w:top w:val="none" w:sz="0" w:space="0" w:color="auto"/>
            <w:left w:val="none" w:sz="0" w:space="0" w:color="auto"/>
            <w:bottom w:val="none" w:sz="0" w:space="0" w:color="auto"/>
            <w:right w:val="none" w:sz="0" w:space="0" w:color="auto"/>
          </w:divBdr>
        </w:div>
        <w:div w:id="813445039">
          <w:marLeft w:val="480"/>
          <w:marRight w:val="0"/>
          <w:marTop w:val="0"/>
          <w:marBottom w:val="0"/>
          <w:divBdr>
            <w:top w:val="none" w:sz="0" w:space="0" w:color="auto"/>
            <w:left w:val="none" w:sz="0" w:space="0" w:color="auto"/>
            <w:bottom w:val="none" w:sz="0" w:space="0" w:color="auto"/>
            <w:right w:val="none" w:sz="0" w:space="0" w:color="auto"/>
          </w:divBdr>
        </w:div>
        <w:div w:id="832141874">
          <w:marLeft w:val="480"/>
          <w:marRight w:val="0"/>
          <w:marTop w:val="0"/>
          <w:marBottom w:val="0"/>
          <w:divBdr>
            <w:top w:val="none" w:sz="0" w:space="0" w:color="auto"/>
            <w:left w:val="none" w:sz="0" w:space="0" w:color="auto"/>
            <w:bottom w:val="none" w:sz="0" w:space="0" w:color="auto"/>
            <w:right w:val="none" w:sz="0" w:space="0" w:color="auto"/>
          </w:divBdr>
        </w:div>
        <w:div w:id="837037677">
          <w:marLeft w:val="480"/>
          <w:marRight w:val="0"/>
          <w:marTop w:val="0"/>
          <w:marBottom w:val="0"/>
          <w:divBdr>
            <w:top w:val="none" w:sz="0" w:space="0" w:color="auto"/>
            <w:left w:val="none" w:sz="0" w:space="0" w:color="auto"/>
            <w:bottom w:val="none" w:sz="0" w:space="0" w:color="auto"/>
            <w:right w:val="none" w:sz="0" w:space="0" w:color="auto"/>
          </w:divBdr>
        </w:div>
        <w:div w:id="855464562">
          <w:marLeft w:val="480"/>
          <w:marRight w:val="0"/>
          <w:marTop w:val="0"/>
          <w:marBottom w:val="0"/>
          <w:divBdr>
            <w:top w:val="none" w:sz="0" w:space="0" w:color="auto"/>
            <w:left w:val="none" w:sz="0" w:space="0" w:color="auto"/>
            <w:bottom w:val="none" w:sz="0" w:space="0" w:color="auto"/>
            <w:right w:val="none" w:sz="0" w:space="0" w:color="auto"/>
          </w:divBdr>
        </w:div>
        <w:div w:id="859857264">
          <w:marLeft w:val="480"/>
          <w:marRight w:val="0"/>
          <w:marTop w:val="0"/>
          <w:marBottom w:val="0"/>
          <w:divBdr>
            <w:top w:val="none" w:sz="0" w:space="0" w:color="auto"/>
            <w:left w:val="none" w:sz="0" w:space="0" w:color="auto"/>
            <w:bottom w:val="none" w:sz="0" w:space="0" w:color="auto"/>
            <w:right w:val="none" w:sz="0" w:space="0" w:color="auto"/>
          </w:divBdr>
        </w:div>
        <w:div w:id="887181270">
          <w:marLeft w:val="480"/>
          <w:marRight w:val="0"/>
          <w:marTop w:val="0"/>
          <w:marBottom w:val="0"/>
          <w:divBdr>
            <w:top w:val="none" w:sz="0" w:space="0" w:color="auto"/>
            <w:left w:val="none" w:sz="0" w:space="0" w:color="auto"/>
            <w:bottom w:val="none" w:sz="0" w:space="0" w:color="auto"/>
            <w:right w:val="none" w:sz="0" w:space="0" w:color="auto"/>
          </w:divBdr>
        </w:div>
        <w:div w:id="897596008">
          <w:marLeft w:val="480"/>
          <w:marRight w:val="0"/>
          <w:marTop w:val="0"/>
          <w:marBottom w:val="0"/>
          <w:divBdr>
            <w:top w:val="none" w:sz="0" w:space="0" w:color="auto"/>
            <w:left w:val="none" w:sz="0" w:space="0" w:color="auto"/>
            <w:bottom w:val="none" w:sz="0" w:space="0" w:color="auto"/>
            <w:right w:val="none" w:sz="0" w:space="0" w:color="auto"/>
          </w:divBdr>
        </w:div>
        <w:div w:id="906526134">
          <w:marLeft w:val="480"/>
          <w:marRight w:val="0"/>
          <w:marTop w:val="0"/>
          <w:marBottom w:val="0"/>
          <w:divBdr>
            <w:top w:val="none" w:sz="0" w:space="0" w:color="auto"/>
            <w:left w:val="none" w:sz="0" w:space="0" w:color="auto"/>
            <w:bottom w:val="none" w:sz="0" w:space="0" w:color="auto"/>
            <w:right w:val="none" w:sz="0" w:space="0" w:color="auto"/>
          </w:divBdr>
        </w:div>
        <w:div w:id="927616634">
          <w:marLeft w:val="480"/>
          <w:marRight w:val="0"/>
          <w:marTop w:val="0"/>
          <w:marBottom w:val="0"/>
          <w:divBdr>
            <w:top w:val="none" w:sz="0" w:space="0" w:color="auto"/>
            <w:left w:val="none" w:sz="0" w:space="0" w:color="auto"/>
            <w:bottom w:val="none" w:sz="0" w:space="0" w:color="auto"/>
            <w:right w:val="none" w:sz="0" w:space="0" w:color="auto"/>
          </w:divBdr>
        </w:div>
        <w:div w:id="935404153">
          <w:marLeft w:val="480"/>
          <w:marRight w:val="0"/>
          <w:marTop w:val="0"/>
          <w:marBottom w:val="0"/>
          <w:divBdr>
            <w:top w:val="none" w:sz="0" w:space="0" w:color="auto"/>
            <w:left w:val="none" w:sz="0" w:space="0" w:color="auto"/>
            <w:bottom w:val="none" w:sz="0" w:space="0" w:color="auto"/>
            <w:right w:val="none" w:sz="0" w:space="0" w:color="auto"/>
          </w:divBdr>
        </w:div>
        <w:div w:id="944461628">
          <w:marLeft w:val="480"/>
          <w:marRight w:val="0"/>
          <w:marTop w:val="0"/>
          <w:marBottom w:val="0"/>
          <w:divBdr>
            <w:top w:val="none" w:sz="0" w:space="0" w:color="auto"/>
            <w:left w:val="none" w:sz="0" w:space="0" w:color="auto"/>
            <w:bottom w:val="none" w:sz="0" w:space="0" w:color="auto"/>
            <w:right w:val="none" w:sz="0" w:space="0" w:color="auto"/>
          </w:divBdr>
        </w:div>
        <w:div w:id="952713125">
          <w:marLeft w:val="480"/>
          <w:marRight w:val="0"/>
          <w:marTop w:val="0"/>
          <w:marBottom w:val="0"/>
          <w:divBdr>
            <w:top w:val="none" w:sz="0" w:space="0" w:color="auto"/>
            <w:left w:val="none" w:sz="0" w:space="0" w:color="auto"/>
            <w:bottom w:val="none" w:sz="0" w:space="0" w:color="auto"/>
            <w:right w:val="none" w:sz="0" w:space="0" w:color="auto"/>
          </w:divBdr>
        </w:div>
        <w:div w:id="987632119">
          <w:marLeft w:val="480"/>
          <w:marRight w:val="0"/>
          <w:marTop w:val="0"/>
          <w:marBottom w:val="0"/>
          <w:divBdr>
            <w:top w:val="none" w:sz="0" w:space="0" w:color="auto"/>
            <w:left w:val="none" w:sz="0" w:space="0" w:color="auto"/>
            <w:bottom w:val="none" w:sz="0" w:space="0" w:color="auto"/>
            <w:right w:val="none" w:sz="0" w:space="0" w:color="auto"/>
          </w:divBdr>
        </w:div>
        <w:div w:id="1091701190">
          <w:marLeft w:val="480"/>
          <w:marRight w:val="0"/>
          <w:marTop w:val="0"/>
          <w:marBottom w:val="0"/>
          <w:divBdr>
            <w:top w:val="none" w:sz="0" w:space="0" w:color="auto"/>
            <w:left w:val="none" w:sz="0" w:space="0" w:color="auto"/>
            <w:bottom w:val="none" w:sz="0" w:space="0" w:color="auto"/>
            <w:right w:val="none" w:sz="0" w:space="0" w:color="auto"/>
          </w:divBdr>
        </w:div>
        <w:div w:id="1101952397">
          <w:marLeft w:val="480"/>
          <w:marRight w:val="0"/>
          <w:marTop w:val="0"/>
          <w:marBottom w:val="0"/>
          <w:divBdr>
            <w:top w:val="none" w:sz="0" w:space="0" w:color="auto"/>
            <w:left w:val="none" w:sz="0" w:space="0" w:color="auto"/>
            <w:bottom w:val="none" w:sz="0" w:space="0" w:color="auto"/>
            <w:right w:val="none" w:sz="0" w:space="0" w:color="auto"/>
          </w:divBdr>
        </w:div>
        <w:div w:id="1110510498">
          <w:marLeft w:val="480"/>
          <w:marRight w:val="0"/>
          <w:marTop w:val="0"/>
          <w:marBottom w:val="0"/>
          <w:divBdr>
            <w:top w:val="none" w:sz="0" w:space="0" w:color="auto"/>
            <w:left w:val="none" w:sz="0" w:space="0" w:color="auto"/>
            <w:bottom w:val="none" w:sz="0" w:space="0" w:color="auto"/>
            <w:right w:val="none" w:sz="0" w:space="0" w:color="auto"/>
          </w:divBdr>
        </w:div>
        <w:div w:id="1132794630">
          <w:marLeft w:val="480"/>
          <w:marRight w:val="0"/>
          <w:marTop w:val="0"/>
          <w:marBottom w:val="0"/>
          <w:divBdr>
            <w:top w:val="none" w:sz="0" w:space="0" w:color="auto"/>
            <w:left w:val="none" w:sz="0" w:space="0" w:color="auto"/>
            <w:bottom w:val="none" w:sz="0" w:space="0" w:color="auto"/>
            <w:right w:val="none" w:sz="0" w:space="0" w:color="auto"/>
          </w:divBdr>
        </w:div>
        <w:div w:id="1186867553">
          <w:marLeft w:val="480"/>
          <w:marRight w:val="0"/>
          <w:marTop w:val="0"/>
          <w:marBottom w:val="0"/>
          <w:divBdr>
            <w:top w:val="none" w:sz="0" w:space="0" w:color="auto"/>
            <w:left w:val="none" w:sz="0" w:space="0" w:color="auto"/>
            <w:bottom w:val="none" w:sz="0" w:space="0" w:color="auto"/>
            <w:right w:val="none" w:sz="0" w:space="0" w:color="auto"/>
          </w:divBdr>
        </w:div>
        <w:div w:id="1214120044">
          <w:marLeft w:val="480"/>
          <w:marRight w:val="0"/>
          <w:marTop w:val="0"/>
          <w:marBottom w:val="0"/>
          <w:divBdr>
            <w:top w:val="none" w:sz="0" w:space="0" w:color="auto"/>
            <w:left w:val="none" w:sz="0" w:space="0" w:color="auto"/>
            <w:bottom w:val="none" w:sz="0" w:space="0" w:color="auto"/>
            <w:right w:val="none" w:sz="0" w:space="0" w:color="auto"/>
          </w:divBdr>
        </w:div>
        <w:div w:id="1253127165">
          <w:marLeft w:val="480"/>
          <w:marRight w:val="0"/>
          <w:marTop w:val="0"/>
          <w:marBottom w:val="0"/>
          <w:divBdr>
            <w:top w:val="none" w:sz="0" w:space="0" w:color="auto"/>
            <w:left w:val="none" w:sz="0" w:space="0" w:color="auto"/>
            <w:bottom w:val="none" w:sz="0" w:space="0" w:color="auto"/>
            <w:right w:val="none" w:sz="0" w:space="0" w:color="auto"/>
          </w:divBdr>
        </w:div>
        <w:div w:id="1319773848">
          <w:marLeft w:val="480"/>
          <w:marRight w:val="0"/>
          <w:marTop w:val="0"/>
          <w:marBottom w:val="0"/>
          <w:divBdr>
            <w:top w:val="none" w:sz="0" w:space="0" w:color="auto"/>
            <w:left w:val="none" w:sz="0" w:space="0" w:color="auto"/>
            <w:bottom w:val="none" w:sz="0" w:space="0" w:color="auto"/>
            <w:right w:val="none" w:sz="0" w:space="0" w:color="auto"/>
          </w:divBdr>
        </w:div>
        <w:div w:id="1367364256">
          <w:marLeft w:val="480"/>
          <w:marRight w:val="0"/>
          <w:marTop w:val="0"/>
          <w:marBottom w:val="0"/>
          <w:divBdr>
            <w:top w:val="none" w:sz="0" w:space="0" w:color="auto"/>
            <w:left w:val="none" w:sz="0" w:space="0" w:color="auto"/>
            <w:bottom w:val="none" w:sz="0" w:space="0" w:color="auto"/>
            <w:right w:val="none" w:sz="0" w:space="0" w:color="auto"/>
          </w:divBdr>
        </w:div>
        <w:div w:id="1390377583">
          <w:marLeft w:val="480"/>
          <w:marRight w:val="0"/>
          <w:marTop w:val="0"/>
          <w:marBottom w:val="0"/>
          <w:divBdr>
            <w:top w:val="none" w:sz="0" w:space="0" w:color="auto"/>
            <w:left w:val="none" w:sz="0" w:space="0" w:color="auto"/>
            <w:bottom w:val="none" w:sz="0" w:space="0" w:color="auto"/>
            <w:right w:val="none" w:sz="0" w:space="0" w:color="auto"/>
          </w:divBdr>
        </w:div>
        <w:div w:id="1422020588">
          <w:marLeft w:val="480"/>
          <w:marRight w:val="0"/>
          <w:marTop w:val="0"/>
          <w:marBottom w:val="0"/>
          <w:divBdr>
            <w:top w:val="none" w:sz="0" w:space="0" w:color="auto"/>
            <w:left w:val="none" w:sz="0" w:space="0" w:color="auto"/>
            <w:bottom w:val="none" w:sz="0" w:space="0" w:color="auto"/>
            <w:right w:val="none" w:sz="0" w:space="0" w:color="auto"/>
          </w:divBdr>
        </w:div>
        <w:div w:id="1456211660">
          <w:marLeft w:val="480"/>
          <w:marRight w:val="0"/>
          <w:marTop w:val="0"/>
          <w:marBottom w:val="0"/>
          <w:divBdr>
            <w:top w:val="none" w:sz="0" w:space="0" w:color="auto"/>
            <w:left w:val="none" w:sz="0" w:space="0" w:color="auto"/>
            <w:bottom w:val="none" w:sz="0" w:space="0" w:color="auto"/>
            <w:right w:val="none" w:sz="0" w:space="0" w:color="auto"/>
          </w:divBdr>
        </w:div>
        <w:div w:id="1458447223">
          <w:marLeft w:val="480"/>
          <w:marRight w:val="0"/>
          <w:marTop w:val="0"/>
          <w:marBottom w:val="0"/>
          <w:divBdr>
            <w:top w:val="none" w:sz="0" w:space="0" w:color="auto"/>
            <w:left w:val="none" w:sz="0" w:space="0" w:color="auto"/>
            <w:bottom w:val="none" w:sz="0" w:space="0" w:color="auto"/>
            <w:right w:val="none" w:sz="0" w:space="0" w:color="auto"/>
          </w:divBdr>
        </w:div>
        <w:div w:id="1466384728">
          <w:marLeft w:val="480"/>
          <w:marRight w:val="0"/>
          <w:marTop w:val="0"/>
          <w:marBottom w:val="0"/>
          <w:divBdr>
            <w:top w:val="none" w:sz="0" w:space="0" w:color="auto"/>
            <w:left w:val="none" w:sz="0" w:space="0" w:color="auto"/>
            <w:bottom w:val="none" w:sz="0" w:space="0" w:color="auto"/>
            <w:right w:val="none" w:sz="0" w:space="0" w:color="auto"/>
          </w:divBdr>
        </w:div>
        <w:div w:id="1490554663">
          <w:marLeft w:val="480"/>
          <w:marRight w:val="0"/>
          <w:marTop w:val="0"/>
          <w:marBottom w:val="0"/>
          <w:divBdr>
            <w:top w:val="none" w:sz="0" w:space="0" w:color="auto"/>
            <w:left w:val="none" w:sz="0" w:space="0" w:color="auto"/>
            <w:bottom w:val="none" w:sz="0" w:space="0" w:color="auto"/>
            <w:right w:val="none" w:sz="0" w:space="0" w:color="auto"/>
          </w:divBdr>
        </w:div>
        <w:div w:id="1506358041">
          <w:marLeft w:val="480"/>
          <w:marRight w:val="0"/>
          <w:marTop w:val="0"/>
          <w:marBottom w:val="0"/>
          <w:divBdr>
            <w:top w:val="none" w:sz="0" w:space="0" w:color="auto"/>
            <w:left w:val="none" w:sz="0" w:space="0" w:color="auto"/>
            <w:bottom w:val="none" w:sz="0" w:space="0" w:color="auto"/>
            <w:right w:val="none" w:sz="0" w:space="0" w:color="auto"/>
          </w:divBdr>
        </w:div>
        <w:div w:id="1594165237">
          <w:marLeft w:val="480"/>
          <w:marRight w:val="0"/>
          <w:marTop w:val="0"/>
          <w:marBottom w:val="0"/>
          <w:divBdr>
            <w:top w:val="none" w:sz="0" w:space="0" w:color="auto"/>
            <w:left w:val="none" w:sz="0" w:space="0" w:color="auto"/>
            <w:bottom w:val="none" w:sz="0" w:space="0" w:color="auto"/>
            <w:right w:val="none" w:sz="0" w:space="0" w:color="auto"/>
          </w:divBdr>
        </w:div>
        <w:div w:id="1615482443">
          <w:marLeft w:val="480"/>
          <w:marRight w:val="0"/>
          <w:marTop w:val="0"/>
          <w:marBottom w:val="0"/>
          <w:divBdr>
            <w:top w:val="none" w:sz="0" w:space="0" w:color="auto"/>
            <w:left w:val="none" w:sz="0" w:space="0" w:color="auto"/>
            <w:bottom w:val="none" w:sz="0" w:space="0" w:color="auto"/>
            <w:right w:val="none" w:sz="0" w:space="0" w:color="auto"/>
          </w:divBdr>
        </w:div>
        <w:div w:id="1684279797">
          <w:marLeft w:val="480"/>
          <w:marRight w:val="0"/>
          <w:marTop w:val="0"/>
          <w:marBottom w:val="0"/>
          <w:divBdr>
            <w:top w:val="none" w:sz="0" w:space="0" w:color="auto"/>
            <w:left w:val="none" w:sz="0" w:space="0" w:color="auto"/>
            <w:bottom w:val="none" w:sz="0" w:space="0" w:color="auto"/>
            <w:right w:val="none" w:sz="0" w:space="0" w:color="auto"/>
          </w:divBdr>
        </w:div>
        <w:div w:id="1793010475">
          <w:marLeft w:val="480"/>
          <w:marRight w:val="0"/>
          <w:marTop w:val="0"/>
          <w:marBottom w:val="0"/>
          <w:divBdr>
            <w:top w:val="none" w:sz="0" w:space="0" w:color="auto"/>
            <w:left w:val="none" w:sz="0" w:space="0" w:color="auto"/>
            <w:bottom w:val="none" w:sz="0" w:space="0" w:color="auto"/>
            <w:right w:val="none" w:sz="0" w:space="0" w:color="auto"/>
          </w:divBdr>
        </w:div>
        <w:div w:id="1840386067">
          <w:marLeft w:val="480"/>
          <w:marRight w:val="0"/>
          <w:marTop w:val="0"/>
          <w:marBottom w:val="0"/>
          <w:divBdr>
            <w:top w:val="none" w:sz="0" w:space="0" w:color="auto"/>
            <w:left w:val="none" w:sz="0" w:space="0" w:color="auto"/>
            <w:bottom w:val="none" w:sz="0" w:space="0" w:color="auto"/>
            <w:right w:val="none" w:sz="0" w:space="0" w:color="auto"/>
          </w:divBdr>
        </w:div>
        <w:div w:id="1856652306">
          <w:marLeft w:val="480"/>
          <w:marRight w:val="0"/>
          <w:marTop w:val="0"/>
          <w:marBottom w:val="0"/>
          <w:divBdr>
            <w:top w:val="none" w:sz="0" w:space="0" w:color="auto"/>
            <w:left w:val="none" w:sz="0" w:space="0" w:color="auto"/>
            <w:bottom w:val="none" w:sz="0" w:space="0" w:color="auto"/>
            <w:right w:val="none" w:sz="0" w:space="0" w:color="auto"/>
          </w:divBdr>
        </w:div>
        <w:div w:id="1865245891">
          <w:marLeft w:val="480"/>
          <w:marRight w:val="0"/>
          <w:marTop w:val="0"/>
          <w:marBottom w:val="0"/>
          <w:divBdr>
            <w:top w:val="none" w:sz="0" w:space="0" w:color="auto"/>
            <w:left w:val="none" w:sz="0" w:space="0" w:color="auto"/>
            <w:bottom w:val="none" w:sz="0" w:space="0" w:color="auto"/>
            <w:right w:val="none" w:sz="0" w:space="0" w:color="auto"/>
          </w:divBdr>
        </w:div>
        <w:div w:id="1887176565">
          <w:marLeft w:val="480"/>
          <w:marRight w:val="0"/>
          <w:marTop w:val="0"/>
          <w:marBottom w:val="0"/>
          <w:divBdr>
            <w:top w:val="none" w:sz="0" w:space="0" w:color="auto"/>
            <w:left w:val="none" w:sz="0" w:space="0" w:color="auto"/>
            <w:bottom w:val="none" w:sz="0" w:space="0" w:color="auto"/>
            <w:right w:val="none" w:sz="0" w:space="0" w:color="auto"/>
          </w:divBdr>
        </w:div>
        <w:div w:id="1906837562">
          <w:marLeft w:val="480"/>
          <w:marRight w:val="0"/>
          <w:marTop w:val="0"/>
          <w:marBottom w:val="0"/>
          <w:divBdr>
            <w:top w:val="none" w:sz="0" w:space="0" w:color="auto"/>
            <w:left w:val="none" w:sz="0" w:space="0" w:color="auto"/>
            <w:bottom w:val="none" w:sz="0" w:space="0" w:color="auto"/>
            <w:right w:val="none" w:sz="0" w:space="0" w:color="auto"/>
          </w:divBdr>
        </w:div>
        <w:div w:id="1917980752">
          <w:marLeft w:val="480"/>
          <w:marRight w:val="0"/>
          <w:marTop w:val="0"/>
          <w:marBottom w:val="0"/>
          <w:divBdr>
            <w:top w:val="none" w:sz="0" w:space="0" w:color="auto"/>
            <w:left w:val="none" w:sz="0" w:space="0" w:color="auto"/>
            <w:bottom w:val="none" w:sz="0" w:space="0" w:color="auto"/>
            <w:right w:val="none" w:sz="0" w:space="0" w:color="auto"/>
          </w:divBdr>
        </w:div>
        <w:div w:id="1987467949">
          <w:marLeft w:val="480"/>
          <w:marRight w:val="0"/>
          <w:marTop w:val="0"/>
          <w:marBottom w:val="0"/>
          <w:divBdr>
            <w:top w:val="none" w:sz="0" w:space="0" w:color="auto"/>
            <w:left w:val="none" w:sz="0" w:space="0" w:color="auto"/>
            <w:bottom w:val="none" w:sz="0" w:space="0" w:color="auto"/>
            <w:right w:val="none" w:sz="0" w:space="0" w:color="auto"/>
          </w:divBdr>
        </w:div>
        <w:div w:id="2057200232">
          <w:marLeft w:val="480"/>
          <w:marRight w:val="0"/>
          <w:marTop w:val="0"/>
          <w:marBottom w:val="0"/>
          <w:divBdr>
            <w:top w:val="none" w:sz="0" w:space="0" w:color="auto"/>
            <w:left w:val="none" w:sz="0" w:space="0" w:color="auto"/>
            <w:bottom w:val="none" w:sz="0" w:space="0" w:color="auto"/>
            <w:right w:val="none" w:sz="0" w:space="0" w:color="auto"/>
          </w:divBdr>
        </w:div>
        <w:div w:id="2111730964">
          <w:marLeft w:val="480"/>
          <w:marRight w:val="0"/>
          <w:marTop w:val="0"/>
          <w:marBottom w:val="0"/>
          <w:divBdr>
            <w:top w:val="none" w:sz="0" w:space="0" w:color="auto"/>
            <w:left w:val="none" w:sz="0" w:space="0" w:color="auto"/>
            <w:bottom w:val="none" w:sz="0" w:space="0" w:color="auto"/>
            <w:right w:val="none" w:sz="0" w:space="0" w:color="auto"/>
          </w:divBdr>
        </w:div>
        <w:div w:id="2119326704">
          <w:marLeft w:val="480"/>
          <w:marRight w:val="0"/>
          <w:marTop w:val="0"/>
          <w:marBottom w:val="0"/>
          <w:divBdr>
            <w:top w:val="none" w:sz="0" w:space="0" w:color="auto"/>
            <w:left w:val="none" w:sz="0" w:space="0" w:color="auto"/>
            <w:bottom w:val="none" w:sz="0" w:space="0" w:color="auto"/>
            <w:right w:val="none" w:sz="0" w:space="0" w:color="auto"/>
          </w:divBdr>
        </w:div>
        <w:div w:id="2134984369">
          <w:marLeft w:val="480"/>
          <w:marRight w:val="0"/>
          <w:marTop w:val="0"/>
          <w:marBottom w:val="0"/>
          <w:divBdr>
            <w:top w:val="none" w:sz="0" w:space="0" w:color="auto"/>
            <w:left w:val="none" w:sz="0" w:space="0" w:color="auto"/>
            <w:bottom w:val="none" w:sz="0" w:space="0" w:color="auto"/>
            <w:right w:val="none" w:sz="0" w:space="0" w:color="auto"/>
          </w:divBdr>
        </w:div>
      </w:divsChild>
    </w:div>
    <w:div w:id="1694191094">
      <w:marLeft w:val="640"/>
      <w:marRight w:val="0"/>
      <w:marTop w:val="0"/>
      <w:marBottom w:val="0"/>
      <w:divBdr>
        <w:top w:val="none" w:sz="0" w:space="0" w:color="auto"/>
        <w:left w:val="none" w:sz="0" w:space="0" w:color="auto"/>
        <w:bottom w:val="none" w:sz="0" w:space="0" w:color="auto"/>
        <w:right w:val="none" w:sz="0" w:space="0" w:color="auto"/>
      </w:divBdr>
    </w:div>
    <w:div w:id="1694266331">
      <w:bodyDiv w:val="1"/>
      <w:marLeft w:val="0"/>
      <w:marRight w:val="0"/>
      <w:marTop w:val="0"/>
      <w:marBottom w:val="0"/>
      <w:divBdr>
        <w:top w:val="none" w:sz="0" w:space="0" w:color="auto"/>
        <w:left w:val="none" w:sz="0" w:space="0" w:color="auto"/>
        <w:bottom w:val="none" w:sz="0" w:space="0" w:color="auto"/>
        <w:right w:val="none" w:sz="0" w:space="0" w:color="auto"/>
      </w:divBdr>
    </w:div>
    <w:div w:id="1694453653">
      <w:marLeft w:val="640"/>
      <w:marRight w:val="0"/>
      <w:marTop w:val="0"/>
      <w:marBottom w:val="0"/>
      <w:divBdr>
        <w:top w:val="none" w:sz="0" w:space="0" w:color="auto"/>
        <w:left w:val="none" w:sz="0" w:space="0" w:color="auto"/>
        <w:bottom w:val="none" w:sz="0" w:space="0" w:color="auto"/>
        <w:right w:val="none" w:sz="0" w:space="0" w:color="auto"/>
      </w:divBdr>
    </w:div>
    <w:div w:id="1694572783">
      <w:marLeft w:val="640"/>
      <w:marRight w:val="0"/>
      <w:marTop w:val="0"/>
      <w:marBottom w:val="0"/>
      <w:divBdr>
        <w:top w:val="none" w:sz="0" w:space="0" w:color="auto"/>
        <w:left w:val="none" w:sz="0" w:space="0" w:color="auto"/>
        <w:bottom w:val="none" w:sz="0" w:space="0" w:color="auto"/>
        <w:right w:val="none" w:sz="0" w:space="0" w:color="auto"/>
      </w:divBdr>
    </w:div>
    <w:div w:id="1694846594">
      <w:marLeft w:val="640"/>
      <w:marRight w:val="0"/>
      <w:marTop w:val="0"/>
      <w:marBottom w:val="0"/>
      <w:divBdr>
        <w:top w:val="none" w:sz="0" w:space="0" w:color="auto"/>
        <w:left w:val="none" w:sz="0" w:space="0" w:color="auto"/>
        <w:bottom w:val="none" w:sz="0" w:space="0" w:color="auto"/>
        <w:right w:val="none" w:sz="0" w:space="0" w:color="auto"/>
      </w:divBdr>
    </w:div>
    <w:div w:id="1695032817">
      <w:bodyDiv w:val="1"/>
      <w:marLeft w:val="0"/>
      <w:marRight w:val="0"/>
      <w:marTop w:val="0"/>
      <w:marBottom w:val="0"/>
      <w:divBdr>
        <w:top w:val="none" w:sz="0" w:space="0" w:color="auto"/>
        <w:left w:val="none" w:sz="0" w:space="0" w:color="auto"/>
        <w:bottom w:val="none" w:sz="0" w:space="0" w:color="auto"/>
        <w:right w:val="none" w:sz="0" w:space="0" w:color="auto"/>
      </w:divBdr>
    </w:div>
    <w:div w:id="1695035951">
      <w:marLeft w:val="640"/>
      <w:marRight w:val="0"/>
      <w:marTop w:val="0"/>
      <w:marBottom w:val="0"/>
      <w:divBdr>
        <w:top w:val="none" w:sz="0" w:space="0" w:color="auto"/>
        <w:left w:val="none" w:sz="0" w:space="0" w:color="auto"/>
        <w:bottom w:val="none" w:sz="0" w:space="0" w:color="auto"/>
        <w:right w:val="none" w:sz="0" w:space="0" w:color="auto"/>
      </w:divBdr>
    </w:div>
    <w:div w:id="1695108999">
      <w:marLeft w:val="640"/>
      <w:marRight w:val="0"/>
      <w:marTop w:val="0"/>
      <w:marBottom w:val="0"/>
      <w:divBdr>
        <w:top w:val="none" w:sz="0" w:space="0" w:color="auto"/>
        <w:left w:val="none" w:sz="0" w:space="0" w:color="auto"/>
        <w:bottom w:val="none" w:sz="0" w:space="0" w:color="auto"/>
        <w:right w:val="none" w:sz="0" w:space="0" w:color="auto"/>
      </w:divBdr>
    </w:div>
    <w:div w:id="1695186004">
      <w:marLeft w:val="640"/>
      <w:marRight w:val="0"/>
      <w:marTop w:val="0"/>
      <w:marBottom w:val="0"/>
      <w:divBdr>
        <w:top w:val="none" w:sz="0" w:space="0" w:color="auto"/>
        <w:left w:val="none" w:sz="0" w:space="0" w:color="auto"/>
        <w:bottom w:val="none" w:sz="0" w:space="0" w:color="auto"/>
        <w:right w:val="none" w:sz="0" w:space="0" w:color="auto"/>
      </w:divBdr>
    </w:div>
    <w:div w:id="1695644326">
      <w:marLeft w:val="640"/>
      <w:marRight w:val="0"/>
      <w:marTop w:val="0"/>
      <w:marBottom w:val="0"/>
      <w:divBdr>
        <w:top w:val="none" w:sz="0" w:space="0" w:color="auto"/>
        <w:left w:val="none" w:sz="0" w:space="0" w:color="auto"/>
        <w:bottom w:val="none" w:sz="0" w:space="0" w:color="auto"/>
        <w:right w:val="none" w:sz="0" w:space="0" w:color="auto"/>
      </w:divBdr>
    </w:div>
    <w:div w:id="1695809764">
      <w:marLeft w:val="640"/>
      <w:marRight w:val="0"/>
      <w:marTop w:val="0"/>
      <w:marBottom w:val="0"/>
      <w:divBdr>
        <w:top w:val="none" w:sz="0" w:space="0" w:color="auto"/>
        <w:left w:val="none" w:sz="0" w:space="0" w:color="auto"/>
        <w:bottom w:val="none" w:sz="0" w:space="0" w:color="auto"/>
        <w:right w:val="none" w:sz="0" w:space="0" w:color="auto"/>
      </w:divBdr>
    </w:div>
    <w:div w:id="1695842282">
      <w:marLeft w:val="640"/>
      <w:marRight w:val="0"/>
      <w:marTop w:val="0"/>
      <w:marBottom w:val="0"/>
      <w:divBdr>
        <w:top w:val="none" w:sz="0" w:space="0" w:color="auto"/>
        <w:left w:val="none" w:sz="0" w:space="0" w:color="auto"/>
        <w:bottom w:val="none" w:sz="0" w:space="0" w:color="auto"/>
        <w:right w:val="none" w:sz="0" w:space="0" w:color="auto"/>
      </w:divBdr>
    </w:div>
    <w:div w:id="1696348415">
      <w:marLeft w:val="640"/>
      <w:marRight w:val="0"/>
      <w:marTop w:val="0"/>
      <w:marBottom w:val="0"/>
      <w:divBdr>
        <w:top w:val="none" w:sz="0" w:space="0" w:color="auto"/>
        <w:left w:val="none" w:sz="0" w:space="0" w:color="auto"/>
        <w:bottom w:val="none" w:sz="0" w:space="0" w:color="auto"/>
        <w:right w:val="none" w:sz="0" w:space="0" w:color="auto"/>
      </w:divBdr>
    </w:div>
    <w:div w:id="1696733019">
      <w:marLeft w:val="640"/>
      <w:marRight w:val="0"/>
      <w:marTop w:val="0"/>
      <w:marBottom w:val="0"/>
      <w:divBdr>
        <w:top w:val="none" w:sz="0" w:space="0" w:color="auto"/>
        <w:left w:val="none" w:sz="0" w:space="0" w:color="auto"/>
        <w:bottom w:val="none" w:sz="0" w:space="0" w:color="auto"/>
        <w:right w:val="none" w:sz="0" w:space="0" w:color="auto"/>
      </w:divBdr>
    </w:div>
    <w:div w:id="1696886975">
      <w:marLeft w:val="640"/>
      <w:marRight w:val="0"/>
      <w:marTop w:val="0"/>
      <w:marBottom w:val="0"/>
      <w:divBdr>
        <w:top w:val="none" w:sz="0" w:space="0" w:color="auto"/>
        <w:left w:val="none" w:sz="0" w:space="0" w:color="auto"/>
        <w:bottom w:val="none" w:sz="0" w:space="0" w:color="auto"/>
        <w:right w:val="none" w:sz="0" w:space="0" w:color="auto"/>
      </w:divBdr>
    </w:div>
    <w:div w:id="1697074022">
      <w:bodyDiv w:val="1"/>
      <w:marLeft w:val="0"/>
      <w:marRight w:val="0"/>
      <w:marTop w:val="0"/>
      <w:marBottom w:val="0"/>
      <w:divBdr>
        <w:top w:val="none" w:sz="0" w:space="0" w:color="auto"/>
        <w:left w:val="none" w:sz="0" w:space="0" w:color="auto"/>
        <w:bottom w:val="none" w:sz="0" w:space="0" w:color="auto"/>
        <w:right w:val="none" w:sz="0" w:space="0" w:color="auto"/>
      </w:divBdr>
    </w:div>
    <w:div w:id="1697078752">
      <w:marLeft w:val="640"/>
      <w:marRight w:val="0"/>
      <w:marTop w:val="0"/>
      <w:marBottom w:val="0"/>
      <w:divBdr>
        <w:top w:val="none" w:sz="0" w:space="0" w:color="auto"/>
        <w:left w:val="none" w:sz="0" w:space="0" w:color="auto"/>
        <w:bottom w:val="none" w:sz="0" w:space="0" w:color="auto"/>
        <w:right w:val="none" w:sz="0" w:space="0" w:color="auto"/>
      </w:divBdr>
    </w:div>
    <w:div w:id="1697149710">
      <w:marLeft w:val="640"/>
      <w:marRight w:val="0"/>
      <w:marTop w:val="0"/>
      <w:marBottom w:val="0"/>
      <w:divBdr>
        <w:top w:val="none" w:sz="0" w:space="0" w:color="auto"/>
        <w:left w:val="none" w:sz="0" w:space="0" w:color="auto"/>
        <w:bottom w:val="none" w:sz="0" w:space="0" w:color="auto"/>
        <w:right w:val="none" w:sz="0" w:space="0" w:color="auto"/>
      </w:divBdr>
    </w:div>
    <w:div w:id="1697537911">
      <w:marLeft w:val="640"/>
      <w:marRight w:val="0"/>
      <w:marTop w:val="0"/>
      <w:marBottom w:val="0"/>
      <w:divBdr>
        <w:top w:val="none" w:sz="0" w:space="0" w:color="auto"/>
        <w:left w:val="none" w:sz="0" w:space="0" w:color="auto"/>
        <w:bottom w:val="none" w:sz="0" w:space="0" w:color="auto"/>
        <w:right w:val="none" w:sz="0" w:space="0" w:color="auto"/>
      </w:divBdr>
    </w:div>
    <w:div w:id="1697925545">
      <w:marLeft w:val="640"/>
      <w:marRight w:val="0"/>
      <w:marTop w:val="0"/>
      <w:marBottom w:val="0"/>
      <w:divBdr>
        <w:top w:val="none" w:sz="0" w:space="0" w:color="auto"/>
        <w:left w:val="none" w:sz="0" w:space="0" w:color="auto"/>
        <w:bottom w:val="none" w:sz="0" w:space="0" w:color="auto"/>
        <w:right w:val="none" w:sz="0" w:space="0" w:color="auto"/>
      </w:divBdr>
    </w:div>
    <w:div w:id="1697928933">
      <w:bodyDiv w:val="1"/>
      <w:marLeft w:val="0"/>
      <w:marRight w:val="0"/>
      <w:marTop w:val="0"/>
      <w:marBottom w:val="0"/>
      <w:divBdr>
        <w:top w:val="none" w:sz="0" w:space="0" w:color="auto"/>
        <w:left w:val="none" w:sz="0" w:space="0" w:color="auto"/>
        <w:bottom w:val="none" w:sz="0" w:space="0" w:color="auto"/>
        <w:right w:val="none" w:sz="0" w:space="0" w:color="auto"/>
      </w:divBdr>
    </w:div>
    <w:div w:id="1698122263">
      <w:marLeft w:val="640"/>
      <w:marRight w:val="0"/>
      <w:marTop w:val="0"/>
      <w:marBottom w:val="0"/>
      <w:divBdr>
        <w:top w:val="none" w:sz="0" w:space="0" w:color="auto"/>
        <w:left w:val="none" w:sz="0" w:space="0" w:color="auto"/>
        <w:bottom w:val="none" w:sz="0" w:space="0" w:color="auto"/>
        <w:right w:val="none" w:sz="0" w:space="0" w:color="auto"/>
      </w:divBdr>
    </w:div>
    <w:div w:id="1698237823">
      <w:marLeft w:val="640"/>
      <w:marRight w:val="0"/>
      <w:marTop w:val="0"/>
      <w:marBottom w:val="0"/>
      <w:divBdr>
        <w:top w:val="none" w:sz="0" w:space="0" w:color="auto"/>
        <w:left w:val="none" w:sz="0" w:space="0" w:color="auto"/>
        <w:bottom w:val="none" w:sz="0" w:space="0" w:color="auto"/>
        <w:right w:val="none" w:sz="0" w:space="0" w:color="auto"/>
      </w:divBdr>
    </w:div>
    <w:div w:id="1700622117">
      <w:marLeft w:val="640"/>
      <w:marRight w:val="0"/>
      <w:marTop w:val="0"/>
      <w:marBottom w:val="0"/>
      <w:divBdr>
        <w:top w:val="none" w:sz="0" w:space="0" w:color="auto"/>
        <w:left w:val="none" w:sz="0" w:space="0" w:color="auto"/>
        <w:bottom w:val="none" w:sz="0" w:space="0" w:color="auto"/>
        <w:right w:val="none" w:sz="0" w:space="0" w:color="auto"/>
      </w:divBdr>
    </w:div>
    <w:div w:id="1700936231">
      <w:marLeft w:val="640"/>
      <w:marRight w:val="0"/>
      <w:marTop w:val="0"/>
      <w:marBottom w:val="0"/>
      <w:divBdr>
        <w:top w:val="none" w:sz="0" w:space="0" w:color="auto"/>
        <w:left w:val="none" w:sz="0" w:space="0" w:color="auto"/>
        <w:bottom w:val="none" w:sz="0" w:space="0" w:color="auto"/>
        <w:right w:val="none" w:sz="0" w:space="0" w:color="auto"/>
      </w:divBdr>
    </w:div>
    <w:div w:id="1701275266">
      <w:marLeft w:val="640"/>
      <w:marRight w:val="0"/>
      <w:marTop w:val="0"/>
      <w:marBottom w:val="0"/>
      <w:divBdr>
        <w:top w:val="none" w:sz="0" w:space="0" w:color="auto"/>
        <w:left w:val="none" w:sz="0" w:space="0" w:color="auto"/>
        <w:bottom w:val="none" w:sz="0" w:space="0" w:color="auto"/>
        <w:right w:val="none" w:sz="0" w:space="0" w:color="auto"/>
      </w:divBdr>
    </w:div>
    <w:div w:id="1701467643">
      <w:marLeft w:val="640"/>
      <w:marRight w:val="0"/>
      <w:marTop w:val="0"/>
      <w:marBottom w:val="0"/>
      <w:divBdr>
        <w:top w:val="none" w:sz="0" w:space="0" w:color="auto"/>
        <w:left w:val="none" w:sz="0" w:space="0" w:color="auto"/>
        <w:bottom w:val="none" w:sz="0" w:space="0" w:color="auto"/>
        <w:right w:val="none" w:sz="0" w:space="0" w:color="auto"/>
      </w:divBdr>
    </w:div>
    <w:div w:id="1701739567">
      <w:marLeft w:val="640"/>
      <w:marRight w:val="0"/>
      <w:marTop w:val="0"/>
      <w:marBottom w:val="0"/>
      <w:divBdr>
        <w:top w:val="none" w:sz="0" w:space="0" w:color="auto"/>
        <w:left w:val="none" w:sz="0" w:space="0" w:color="auto"/>
        <w:bottom w:val="none" w:sz="0" w:space="0" w:color="auto"/>
        <w:right w:val="none" w:sz="0" w:space="0" w:color="auto"/>
      </w:divBdr>
    </w:div>
    <w:div w:id="1701784702">
      <w:bodyDiv w:val="1"/>
      <w:marLeft w:val="0"/>
      <w:marRight w:val="0"/>
      <w:marTop w:val="0"/>
      <w:marBottom w:val="0"/>
      <w:divBdr>
        <w:top w:val="none" w:sz="0" w:space="0" w:color="auto"/>
        <w:left w:val="none" w:sz="0" w:space="0" w:color="auto"/>
        <w:bottom w:val="none" w:sz="0" w:space="0" w:color="auto"/>
        <w:right w:val="none" w:sz="0" w:space="0" w:color="auto"/>
      </w:divBdr>
    </w:div>
    <w:div w:id="1702167256">
      <w:marLeft w:val="640"/>
      <w:marRight w:val="0"/>
      <w:marTop w:val="0"/>
      <w:marBottom w:val="0"/>
      <w:divBdr>
        <w:top w:val="none" w:sz="0" w:space="0" w:color="auto"/>
        <w:left w:val="none" w:sz="0" w:space="0" w:color="auto"/>
        <w:bottom w:val="none" w:sz="0" w:space="0" w:color="auto"/>
        <w:right w:val="none" w:sz="0" w:space="0" w:color="auto"/>
      </w:divBdr>
    </w:div>
    <w:div w:id="1702390528">
      <w:marLeft w:val="640"/>
      <w:marRight w:val="0"/>
      <w:marTop w:val="0"/>
      <w:marBottom w:val="0"/>
      <w:divBdr>
        <w:top w:val="none" w:sz="0" w:space="0" w:color="auto"/>
        <w:left w:val="none" w:sz="0" w:space="0" w:color="auto"/>
        <w:bottom w:val="none" w:sz="0" w:space="0" w:color="auto"/>
        <w:right w:val="none" w:sz="0" w:space="0" w:color="auto"/>
      </w:divBdr>
    </w:div>
    <w:div w:id="1702590877">
      <w:marLeft w:val="640"/>
      <w:marRight w:val="0"/>
      <w:marTop w:val="0"/>
      <w:marBottom w:val="0"/>
      <w:divBdr>
        <w:top w:val="none" w:sz="0" w:space="0" w:color="auto"/>
        <w:left w:val="none" w:sz="0" w:space="0" w:color="auto"/>
        <w:bottom w:val="none" w:sz="0" w:space="0" w:color="auto"/>
        <w:right w:val="none" w:sz="0" w:space="0" w:color="auto"/>
      </w:divBdr>
    </w:div>
    <w:div w:id="1702704674">
      <w:marLeft w:val="640"/>
      <w:marRight w:val="0"/>
      <w:marTop w:val="0"/>
      <w:marBottom w:val="0"/>
      <w:divBdr>
        <w:top w:val="none" w:sz="0" w:space="0" w:color="auto"/>
        <w:left w:val="none" w:sz="0" w:space="0" w:color="auto"/>
        <w:bottom w:val="none" w:sz="0" w:space="0" w:color="auto"/>
        <w:right w:val="none" w:sz="0" w:space="0" w:color="auto"/>
      </w:divBdr>
    </w:div>
    <w:div w:id="1704092774">
      <w:marLeft w:val="640"/>
      <w:marRight w:val="0"/>
      <w:marTop w:val="0"/>
      <w:marBottom w:val="0"/>
      <w:divBdr>
        <w:top w:val="none" w:sz="0" w:space="0" w:color="auto"/>
        <w:left w:val="none" w:sz="0" w:space="0" w:color="auto"/>
        <w:bottom w:val="none" w:sz="0" w:space="0" w:color="auto"/>
        <w:right w:val="none" w:sz="0" w:space="0" w:color="auto"/>
      </w:divBdr>
    </w:div>
    <w:div w:id="1704209117">
      <w:marLeft w:val="640"/>
      <w:marRight w:val="0"/>
      <w:marTop w:val="0"/>
      <w:marBottom w:val="0"/>
      <w:divBdr>
        <w:top w:val="none" w:sz="0" w:space="0" w:color="auto"/>
        <w:left w:val="none" w:sz="0" w:space="0" w:color="auto"/>
        <w:bottom w:val="none" w:sz="0" w:space="0" w:color="auto"/>
        <w:right w:val="none" w:sz="0" w:space="0" w:color="auto"/>
      </w:divBdr>
    </w:div>
    <w:div w:id="1704859794">
      <w:marLeft w:val="640"/>
      <w:marRight w:val="0"/>
      <w:marTop w:val="0"/>
      <w:marBottom w:val="0"/>
      <w:divBdr>
        <w:top w:val="none" w:sz="0" w:space="0" w:color="auto"/>
        <w:left w:val="none" w:sz="0" w:space="0" w:color="auto"/>
        <w:bottom w:val="none" w:sz="0" w:space="0" w:color="auto"/>
        <w:right w:val="none" w:sz="0" w:space="0" w:color="auto"/>
      </w:divBdr>
    </w:div>
    <w:div w:id="1704937609">
      <w:marLeft w:val="640"/>
      <w:marRight w:val="0"/>
      <w:marTop w:val="0"/>
      <w:marBottom w:val="0"/>
      <w:divBdr>
        <w:top w:val="none" w:sz="0" w:space="0" w:color="auto"/>
        <w:left w:val="none" w:sz="0" w:space="0" w:color="auto"/>
        <w:bottom w:val="none" w:sz="0" w:space="0" w:color="auto"/>
        <w:right w:val="none" w:sz="0" w:space="0" w:color="auto"/>
      </w:divBdr>
    </w:div>
    <w:div w:id="1705061128">
      <w:marLeft w:val="640"/>
      <w:marRight w:val="0"/>
      <w:marTop w:val="0"/>
      <w:marBottom w:val="0"/>
      <w:divBdr>
        <w:top w:val="none" w:sz="0" w:space="0" w:color="auto"/>
        <w:left w:val="none" w:sz="0" w:space="0" w:color="auto"/>
        <w:bottom w:val="none" w:sz="0" w:space="0" w:color="auto"/>
        <w:right w:val="none" w:sz="0" w:space="0" w:color="auto"/>
      </w:divBdr>
    </w:div>
    <w:div w:id="1705404138">
      <w:marLeft w:val="640"/>
      <w:marRight w:val="0"/>
      <w:marTop w:val="0"/>
      <w:marBottom w:val="0"/>
      <w:divBdr>
        <w:top w:val="none" w:sz="0" w:space="0" w:color="auto"/>
        <w:left w:val="none" w:sz="0" w:space="0" w:color="auto"/>
        <w:bottom w:val="none" w:sz="0" w:space="0" w:color="auto"/>
        <w:right w:val="none" w:sz="0" w:space="0" w:color="auto"/>
      </w:divBdr>
    </w:div>
    <w:div w:id="1705522790">
      <w:marLeft w:val="640"/>
      <w:marRight w:val="0"/>
      <w:marTop w:val="0"/>
      <w:marBottom w:val="0"/>
      <w:divBdr>
        <w:top w:val="none" w:sz="0" w:space="0" w:color="auto"/>
        <w:left w:val="none" w:sz="0" w:space="0" w:color="auto"/>
        <w:bottom w:val="none" w:sz="0" w:space="0" w:color="auto"/>
        <w:right w:val="none" w:sz="0" w:space="0" w:color="auto"/>
      </w:divBdr>
    </w:div>
    <w:div w:id="1705867657">
      <w:bodyDiv w:val="1"/>
      <w:marLeft w:val="0"/>
      <w:marRight w:val="0"/>
      <w:marTop w:val="0"/>
      <w:marBottom w:val="0"/>
      <w:divBdr>
        <w:top w:val="none" w:sz="0" w:space="0" w:color="auto"/>
        <w:left w:val="none" w:sz="0" w:space="0" w:color="auto"/>
        <w:bottom w:val="none" w:sz="0" w:space="0" w:color="auto"/>
        <w:right w:val="none" w:sz="0" w:space="0" w:color="auto"/>
      </w:divBdr>
    </w:div>
    <w:div w:id="1705981398">
      <w:marLeft w:val="480"/>
      <w:marRight w:val="0"/>
      <w:marTop w:val="0"/>
      <w:marBottom w:val="0"/>
      <w:divBdr>
        <w:top w:val="none" w:sz="0" w:space="0" w:color="auto"/>
        <w:left w:val="none" w:sz="0" w:space="0" w:color="auto"/>
        <w:bottom w:val="none" w:sz="0" w:space="0" w:color="auto"/>
        <w:right w:val="none" w:sz="0" w:space="0" w:color="auto"/>
      </w:divBdr>
    </w:div>
    <w:div w:id="1706252693">
      <w:marLeft w:val="480"/>
      <w:marRight w:val="0"/>
      <w:marTop w:val="0"/>
      <w:marBottom w:val="0"/>
      <w:divBdr>
        <w:top w:val="none" w:sz="0" w:space="0" w:color="auto"/>
        <w:left w:val="none" w:sz="0" w:space="0" w:color="auto"/>
        <w:bottom w:val="none" w:sz="0" w:space="0" w:color="auto"/>
        <w:right w:val="none" w:sz="0" w:space="0" w:color="auto"/>
      </w:divBdr>
    </w:div>
    <w:div w:id="1706254477">
      <w:marLeft w:val="640"/>
      <w:marRight w:val="0"/>
      <w:marTop w:val="0"/>
      <w:marBottom w:val="0"/>
      <w:divBdr>
        <w:top w:val="none" w:sz="0" w:space="0" w:color="auto"/>
        <w:left w:val="none" w:sz="0" w:space="0" w:color="auto"/>
        <w:bottom w:val="none" w:sz="0" w:space="0" w:color="auto"/>
        <w:right w:val="none" w:sz="0" w:space="0" w:color="auto"/>
      </w:divBdr>
    </w:div>
    <w:div w:id="1706636827">
      <w:marLeft w:val="640"/>
      <w:marRight w:val="0"/>
      <w:marTop w:val="0"/>
      <w:marBottom w:val="0"/>
      <w:divBdr>
        <w:top w:val="none" w:sz="0" w:space="0" w:color="auto"/>
        <w:left w:val="none" w:sz="0" w:space="0" w:color="auto"/>
        <w:bottom w:val="none" w:sz="0" w:space="0" w:color="auto"/>
        <w:right w:val="none" w:sz="0" w:space="0" w:color="auto"/>
      </w:divBdr>
    </w:div>
    <w:div w:id="1706757230">
      <w:marLeft w:val="640"/>
      <w:marRight w:val="0"/>
      <w:marTop w:val="0"/>
      <w:marBottom w:val="0"/>
      <w:divBdr>
        <w:top w:val="none" w:sz="0" w:space="0" w:color="auto"/>
        <w:left w:val="none" w:sz="0" w:space="0" w:color="auto"/>
        <w:bottom w:val="none" w:sz="0" w:space="0" w:color="auto"/>
        <w:right w:val="none" w:sz="0" w:space="0" w:color="auto"/>
      </w:divBdr>
    </w:div>
    <w:div w:id="1706825441">
      <w:marLeft w:val="640"/>
      <w:marRight w:val="0"/>
      <w:marTop w:val="0"/>
      <w:marBottom w:val="0"/>
      <w:divBdr>
        <w:top w:val="none" w:sz="0" w:space="0" w:color="auto"/>
        <w:left w:val="none" w:sz="0" w:space="0" w:color="auto"/>
        <w:bottom w:val="none" w:sz="0" w:space="0" w:color="auto"/>
        <w:right w:val="none" w:sz="0" w:space="0" w:color="auto"/>
      </w:divBdr>
    </w:div>
    <w:div w:id="1707411398">
      <w:marLeft w:val="640"/>
      <w:marRight w:val="0"/>
      <w:marTop w:val="0"/>
      <w:marBottom w:val="0"/>
      <w:divBdr>
        <w:top w:val="none" w:sz="0" w:space="0" w:color="auto"/>
        <w:left w:val="none" w:sz="0" w:space="0" w:color="auto"/>
        <w:bottom w:val="none" w:sz="0" w:space="0" w:color="auto"/>
        <w:right w:val="none" w:sz="0" w:space="0" w:color="auto"/>
      </w:divBdr>
    </w:div>
    <w:div w:id="1708069370">
      <w:bodyDiv w:val="1"/>
      <w:marLeft w:val="0"/>
      <w:marRight w:val="0"/>
      <w:marTop w:val="0"/>
      <w:marBottom w:val="0"/>
      <w:divBdr>
        <w:top w:val="none" w:sz="0" w:space="0" w:color="auto"/>
        <w:left w:val="none" w:sz="0" w:space="0" w:color="auto"/>
        <w:bottom w:val="none" w:sz="0" w:space="0" w:color="auto"/>
        <w:right w:val="none" w:sz="0" w:space="0" w:color="auto"/>
      </w:divBdr>
    </w:div>
    <w:div w:id="1708220333">
      <w:marLeft w:val="640"/>
      <w:marRight w:val="0"/>
      <w:marTop w:val="0"/>
      <w:marBottom w:val="0"/>
      <w:divBdr>
        <w:top w:val="none" w:sz="0" w:space="0" w:color="auto"/>
        <w:left w:val="none" w:sz="0" w:space="0" w:color="auto"/>
        <w:bottom w:val="none" w:sz="0" w:space="0" w:color="auto"/>
        <w:right w:val="none" w:sz="0" w:space="0" w:color="auto"/>
      </w:divBdr>
    </w:div>
    <w:div w:id="1708485626">
      <w:marLeft w:val="640"/>
      <w:marRight w:val="0"/>
      <w:marTop w:val="0"/>
      <w:marBottom w:val="0"/>
      <w:divBdr>
        <w:top w:val="none" w:sz="0" w:space="0" w:color="auto"/>
        <w:left w:val="none" w:sz="0" w:space="0" w:color="auto"/>
        <w:bottom w:val="none" w:sz="0" w:space="0" w:color="auto"/>
        <w:right w:val="none" w:sz="0" w:space="0" w:color="auto"/>
      </w:divBdr>
    </w:div>
    <w:div w:id="1708791578">
      <w:marLeft w:val="640"/>
      <w:marRight w:val="0"/>
      <w:marTop w:val="0"/>
      <w:marBottom w:val="0"/>
      <w:divBdr>
        <w:top w:val="none" w:sz="0" w:space="0" w:color="auto"/>
        <w:left w:val="none" w:sz="0" w:space="0" w:color="auto"/>
        <w:bottom w:val="none" w:sz="0" w:space="0" w:color="auto"/>
        <w:right w:val="none" w:sz="0" w:space="0" w:color="auto"/>
      </w:divBdr>
    </w:div>
    <w:div w:id="1709261655">
      <w:marLeft w:val="640"/>
      <w:marRight w:val="0"/>
      <w:marTop w:val="0"/>
      <w:marBottom w:val="0"/>
      <w:divBdr>
        <w:top w:val="none" w:sz="0" w:space="0" w:color="auto"/>
        <w:left w:val="none" w:sz="0" w:space="0" w:color="auto"/>
        <w:bottom w:val="none" w:sz="0" w:space="0" w:color="auto"/>
        <w:right w:val="none" w:sz="0" w:space="0" w:color="auto"/>
      </w:divBdr>
    </w:div>
    <w:div w:id="1709796252">
      <w:marLeft w:val="640"/>
      <w:marRight w:val="0"/>
      <w:marTop w:val="0"/>
      <w:marBottom w:val="0"/>
      <w:divBdr>
        <w:top w:val="none" w:sz="0" w:space="0" w:color="auto"/>
        <w:left w:val="none" w:sz="0" w:space="0" w:color="auto"/>
        <w:bottom w:val="none" w:sz="0" w:space="0" w:color="auto"/>
        <w:right w:val="none" w:sz="0" w:space="0" w:color="auto"/>
      </w:divBdr>
    </w:div>
    <w:div w:id="1710447482">
      <w:marLeft w:val="480"/>
      <w:marRight w:val="0"/>
      <w:marTop w:val="0"/>
      <w:marBottom w:val="0"/>
      <w:divBdr>
        <w:top w:val="none" w:sz="0" w:space="0" w:color="auto"/>
        <w:left w:val="none" w:sz="0" w:space="0" w:color="auto"/>
        <w:bottom w:val="none" w:sz="0" w:space="0" w:color="auto"/>
        <w:right w:val="none" w:sz="0" w:space="0" w:color="auto"/>
      </w:divBdr>
    </w:div>
    <w:div w:id="1711101532">
      <w:bodyDiv w:val="1"/>
      <w:marLeft w:val="0"/>
      <w:marRight w:val="0"/>
      <w:marTop w:val="0"/>
      <w:marBottom w:val="0"/>
      <w:divBdr>
        <w:top w:val="none" w:sz="0" w:space="0" w:color="auto"/>
        <w:left w:val="none" w:sz="0" w:space="0" w:color="auto"/>
        <w:bottom w:val="none" w:sz="0" w:space="0" w:color="auto"/>
        <w:right w:val="none" w:sz="0" w:space="0" w:color="auto"/>
      </w:divBdr>
    </w:div>
    <w:div w:id="1711152393">
      <w:marLeft w:val="640"/>
      <w:marRight w:val="0"/>
      <w:marTop w:val="0"/>
      <w:marBottom w:val="0"/>
      <w:divBdr>
        <w:top w:val="none" w:sz="0" w:space="0" w:color="auto"/>
        <w:left w:val="none" w:sz="0" w:space="0" w:color="auto"/>
        <w:bottom w:val="none" w:sz="0" w:space="0" w:color="auto"/>
        <w:right w:val="none" w:sz="0" w:space="0" w:color="auto"/>
      </w:divBdr>
    </w:div>
    <w:div w:id="1711177110">
      <w:marLeft w:val="640"/>
      <w:marRight w:val="0"/>
      <w:marTop w:val="0"/>
      <w:marBottom w:val="0"/>
      <w:divBdr>
        <w:top w:val="none" w:sz="0" w:space="0" w:color="auto"/>
        <w:left w:val="none" w:sz="0" w:space="0" w:color="auto"/>
        <w:bottom w:val="none" w:sz="0" w:space="0" w:color="auto"/>
        <w:right w:val="none" w:sz="0" w:space="0" w:color="auto"/>
      </w:divBdr>
    </w:div>
    <w:div w:id="1711343071">
      <w:marLeft w:val="640"/>
      <w:marRight w:val="0"/>
      <w:marTop w:val="0"/>
      <w:marBottom w:val="0"/>
      <w:divBdr>
        <w:top w:val="none" w:sz="0" w:space="0" w:color="auto"/>
        <w:left w:val="none" w:sz="0" w:space="0" w:color="auto"/>
        <w:bottom w:val="none" w:sz="0" w:space="0" w:color="auto"/>
        <w:right w:val="none" w:sz="0" w:space="0" w:color="auto"/>
      </w:divBdr>
    </w:div>
    <w:div w:id="1711494835">
      <w:marLeft w:val="640"/>
      <w:marRight w:val="0"/>
      <w:marTop w:val="0"/>
      <w:marBottom w:val="0"/>
      <w:divBdr>
        <w:top w:val="none" w:sz="0" w:space="0" w:color="auto"/>
        <w:left w:val="none" w:sz="0" w:space="0" w:color="auto"/>
        <w:bottom w:val="none" w:sz="0" w:space="0" w:color="auto"/>
        <w:right w:val="none" w:sz="0" w:space="0" w:color="auto"/>
      </w:divBdr>
    </w:div>
    <w:div w:id="1711761404">
      <w:marLeft w:val="640"/>
      <w:marRight w:val="0"/>
      <w:marTop w:val="0"/>
      <w:marBottom w:val="0"/>
      <w:divBdr>
        <w:top w:val="none" w:sz="0" w:space="0" w:color="auto"/>
        <w:left w:val="none" w:sz="0" w:space="0" w:color="auto"/>
        <w:bottom w:val="none" w:sz="0" w:space="0" w:color="auto"/>
        <w:right w:val="none" w:sz="0" w:space="0" w:color="auto"/>
      </w:divBdr>
    </w:div>
    <w:div w:id="1712850336">
      <w:marLeft w:val="640"/>
      <w:marRight w:val="0"/>
      <w:marTop w:val="0"/>
      <w:marBottom w:val="0"/>
      <w:divBdr>
        <w:top w:val="none" w:sz="0" w:space="0" w:color="auto"/>
        <w:left w:val="none" w:sz="0" w:space="0" w:color="auto"/>
        <w:bottom w:val="none" w:sz="0" w:space="0" w:color="auto"/>
        <w:right w:val="none" w:sz="0" w:space="0" w:color="auto"/>
      </w:divBdr>
    </w:div>
    <w:div w:id="1712917291">
      <w:marLeft w:val="640"/>
      <w:marRight w:val="0"/>
      <w:marTop w:val="0"/>
      <w:marBottom w:val="0"/>
      <w:divBdr>
        <w:top w:val="none" w:sz="0" w:space="0" w:color="auto"/>
        <w:left w:val="none" w:sz="0" w:space="0" w:color="auto"/>
        <w:bottom w:val="none" w:sz="0" w:space="0" w:color="auto"/>
        <w:right w:val="none" w:sz="0" w:space="0" w:color="auto"/>
      </w:divBdr>
    </w:div>
    <w:div w:id="1713840671">
      <w:marLeft w:val="640"/>
      <w:marRight w:val="0"/>
      <w:marTop w:val="0"/>
      <w:marBottom w:val="0"/>
      <w:divBdr>
        <w:top w:val="none" w:sz="0" w:space="0" w:color="auto"/>
        <w:left w:val="none" w:sz="0" w:space="0" w:color="auto"/>
        <w:bottom w:val="none" w:sz="0" w:space="0" w:color="auto"/>
        <w:right w:val="none" w:sz="0" w:space="0" w:color="auto"/>
      </w:divBdr>
    </w:div>
    <w:div w:id="1714844544">
      <w:marLeft w:val="640"/>
      <w:marRight w:val="0"/>
      <w:marTop w:val="0"/>
      <w:marBottom w:val="0"/>
      <w:divBdr>
        <w:top w:val="none" w:sz="0" w:space="0" w:color="auto"/>
        <w:left w:val="none" w:sz="0" w:space="0" w:color="auto"/>
        <w:bottom w:val="none" w:sz="0" w:space="0" w:color="auto"/>
        <w:right w:val="none" w:sz="0" w:space="0" w:color="auto"/>
      </w:divBdr>
    </w:div>
    <w:div w:id="1714959196">
      <w:marLeft w:val="640"/>
      <w:marRight w:val="0"/>
      <w:marTop w:val="0"/>
      <w:marBottom w:val="0"/>
      <w:divBdr>
        <w:top w:val="none" w:sz="0" w:space="0" w:color="auto"/>
        <w:left w:val="none" w:sz="0" w:space="0" w:color="auto"/>
        <w:bottom w:val="none" w:sz="0" w:space="0" w:color="auto"/>
        <w:right w:val="none" w:sz="0" w:space="0" w:color="auto"/>
      </w:divBdr>
    </w:div>
    <w:div w:id="1715156246">
      <w:marLeft w:val="640"/>
      <w:marRight w:val="0"/>
      <w:marTop w:val="0"/>
      <w:marBottom w:val="0"/>
      <w:divBdr>
        <w:top w:val="none" w:sz="0" w:space="0" w:color="auto"/>
        <w:left w:val="none" w:sz="0" w:space="0" w:color="auto"/>
        <w:bottom w:val="none" w:sz="0" w:space="0" w:color="auto"/>
        <w:right w:val="none" w:sz="0" w:space="0" w:color="auto"/>
      </w:divBdr>
    </w:div>
    <w:div w:id="1715234755">
      <w:bodyDiv w:val="1"/>
      <w:marLeft w:val="0"/>
      <w:marRight w:val="0"/>
      <w:marTop w:val="0"/>
      <w:marBottom w:val="0"/>
      <w:divBdr>
        <w:top w:val="none" w:sz="0" w:space="0" w:color="auto"/>
        <w:left w:val="none" w:sz="0" w:space="0" w:color="auto"/>
        <w:bottom w:val="none" w:sz="0" w:space="0" w:color="auto"/>
        <w:right w:val="none" w:sz="0" w:space="0" w:color="auto"/>
      </w:divBdr>
    </w:div>
    <w:div w:id="1715301605">
      <w:marLeft w:val="640"/>
      <w:marRight w:val="0"/>
      <w:marTop w:val="0"/>
      <w:marBottom w:val="0"/>
      <w:divBdr>
        <w:top w:val="none" w:sz="0" w:space="0" w:color="auto"/>
        <w:left w:val="none" w:sz="0" w:space="0" w:color="auto"/>
        <w:bottom w:val="none" w:sz="0" w:space="0" w:color="auto"/>
        <w:right w:val="none" w:sz="0" w:space="0" w:color="auto"/>
      </w:divBdr>
    </w:div>
    <w:div w:id="1715957944">
      <w:marLeft w:val="640"/>
      <w:marRight w:val="0"/>
      <w:marTop w:val="0"/>
      <w:marBottom w:val="0"/>
      <w:divBdr>
        <w:top w:val="none" w:sz="0" w:space="0" w:color="auto"/>
        <w:left w:val="none" w:sz="0" w:space="0" w:color="auto"/>
        <w:bottom w:val="none" w:sz="0" w:space="0" w:color="auto"/>
        <w:right w:val="none" w:sz="0" w:space="0" w:color="auto"/>
      </w:divBdr>
    </w:div>
    <w:div w:id="1716540293">
      <w:marLeft w:val="640"/>
      <w:marRight w:val="0"/>
      <w:marTop w:val="0"/>
      <w:marBottom w:val="0"/>
      <w:divBdr>
        <w:top w:val="none" w:sz="0" w:space="0" w:color="auto"/>
        <w:left w:val="none" w:sz="0" w:space="0" w:color="auto"/>
        <w:bottom w:val="none" w:sz="0" w:space="0" w:color="auto"/>
        <w:right w:val="none" w:sz="0" w:space="0" w:color="auto"/>
      </w:divBdr>
    </w:div>
    <w:div w:id="1716586286">
      <w:marLeft w:val="640"/>
      <w:marRight w:val="0"/>
      <w:marTop w:val="0"/>
      <w:marBottom w:val="0"/>
      <w:divBdr>
        <w:top w:val="none" w:sz="0" w:space="0" w:color="auto"/>
        <w:left w:val="none" w:sz="0" w:space="0" w:color="auto"/>
        <w:bottom w:val="none" w:sz="0" w:space="0" w:color="auto"/>
        <w:right w:val="none" w:sz="0" w:space="0" w:color="auto"/>
      </w:divBdr>
    </w:div>
    <w:div w:id="1716663376">
      <w:marLeft w:val="640"/>
      <w:marRight w:val="0"/>
      <w:marTop w:val="0"/>
      <w:marBottom w:val="0"/>
      <w:divBdr>
        <w:top w:val="none" w:sz="0" w:space="0" w:color="auto"/>
        <w:left w:val="none" w:sz="0" w:space="0" w:color="auto"/>
        <w:bottom w:val="none" w:sz="0" w:space="0" w:color="auto"/>
        <w:right w:val="none" w:sz="0" w:space="0" w:color="auto"/>
      </w:divBdr>
    </w:div>
    <w:div w:id="1716730752">
      <w:marLeft w:val="640"/>
      <w:marRight w:val="0"/>
      <w:marTop w:val="0"/>
      <w:marBottom w:val="0"/>
      <w:divBdr>
        <w:top w:val="none" w:sz="0" w:space="0" w:color="auto"/>
        <w:left w:val="none" w:sz="0" w:space="0" w:color="auto"/>
        <w:bottom w:val="none" w:sz="0" w:space="0" w:color="auto"/>
        <w:right w:val="none" w:sz="0" w:space="0" w:color="auto"/>
      </w:divBdr>
    </w:div>
    <w:div w:id="1717005633">
      <w:marLeft w:val="640"/>
      <w:marRight w:val="0"/>
      <w:marTop w:val="0"/>
      <w:marBottom w:val="0"/>
      <w:divBdr>
        <w:top w:val="none" w:sz="0" w:space="0" w:color="auto"/>
        <w:left w:val="none" w:sz="0" w:space="0" w:color="auto"/>
        <w:bottom w:val="none" w:sz="0" w:space="0" w:color="auto"/>
        <w:right w:val="none" w:sz="0" w:space="0" w:color="auto"/>
      </w:divBdr>
    </w:div>
    <w:div w:id="1717121289">
      <w:marLeft w:val="640"/>
      <w:marRight w:val="0"/>
      <w:marTop w:val="0"/>
      <w:marBottom w:val="0"/>
      <w:divBdr>
        <w:top w:val="none" w:sz="0" w:space="0" w:color="auto"/>
        <w:left w:val="none" w:sz="0" w:space="0" w:color="auto"/>
        <w:bottom w:val="none" w:sz="0" w:space="0" w:color="auto"/>
        <w:right w:val="none" w:sz="0" w:space="0" w:color="auto"/>
      </w:divBdr>
    </w:div>
    <w:div w:id="1717466858">
      <w:marLeft w:val="640"/>
      <w:marRight w:val="0"/>
      <w:marTop w:val="0"/>
      <w:marBottom w:val="0"/>
      <w:divBdr>
        <w:top w:val="none" w:sz="0" w:space="0" w:color="auto"/>
        <w:left w:val="none" w:sz="0" w:space="0" w:color="auto"/>
        <w:bottom w:val="none" w:sz="0" w:space="0" w:color="auto"/>
        <w:right w:val="none" w:sz="0" w:space="0" w:color="auto"/>
      </w:divBdr>
    </w:div>
    <w:div w:id="1717579208">
      <w:marLeft w:val="640"/>
      <w:marRight w:val="0"/>
      <w:marTop w:val="0"/>
      <w:marBottom w:val="0"/>
      <w:divBdr>
        <w:top w:val="none" w:sz="0" w:space="0" w:color="auto"/>
        <w:left w:val="none" w:sz="0" w:space="0" w:color="auto"/>
        <w:bottom w:val="none" w:sz="0" w:space="0" w:color="auto"/>
        <w:right w:val="none" w:sz="0" w:space="0" w:color="auto"/>
      </w:divBdr>
    </w:div>
    <w:div w:id="1717973407">
      <w:marLeft w:val="640"/>
      <w:marRight w:val="0"/>
      <w:marTop w:val="0"/>
      <w:marBottom w:val="0"/>
      <w:divBdr>
        <w:top w:val="none" w:sz="0" w:space="0" w:color="auto"/>
        <w:left w:val="none" w:sz="0" w:space="0" w:color="auto"/>
        <w:bottom w:val="none" w:sz="0" w:space="0" w:color="auto"/>
        <w:right w:val="none" w:sz="0" w:space="0" w:color="auto"/>
      </w:divBdr>
    </w:div>
    <w:div w:id="1717974011">
      <w:bodyDiv w:val="1"/>
      <w:marLeft w:val="0"/>
      <w:marRight w:val="0"/>
      <w:marTop w:val="0"/>
      <w:marBottom w:val="0"/>
      <w:divBdr>
        <w:top w:val="none" w:sz="0" w:space="0" w:color="auto"/>
        <w:left w:val="none" w:sz="0" w:space="0" w:color="auto"/>
        <w:bottom w:val="none" w:sz="0" w:space="0" w:color="auto"/>
        <w:right w:val="none" w:sz="0" w:space="0" w:color="auto"/>
      </w:divBdr>
    </w:div>
    <w:div w:id="1718049328">
      <w:marLeft w:val="640"/>
      <w:marRight w:val="0"/>
      <w:marTop w:val="0"/>
      <w:marBottom w:val="0"/>
      <w:divBdr>
        <w:top w:val="none" w:sz="0" w:space="0" w:color="auto"/>
        <w:left w:val="none" w:sz="0" w:space="0" w:color="auto"/>
        <w:bottom w:val="none" w:sz="0" w:space="0" w:color="auto"/>
        <w:right w:val="none" w:sz="0" w:space="0" w:color="auto"/>
      </w:divBdr>
    </w:div>
    <w:div w:id="1718316514">
      <w:marLeft w:val="640"/>
      <w:marRight w:val="0"/>
      <w:marTop w:val="0"/>
      <w:marBottom w:val="0"/>
      <w:divBdr>
        <w:top w:val="none" w:sz="0" w:space="0" w:color="auto"/>
        <w:left w:val="none" w:sz="0" w:space="0" w:color="auto"/>
        <w:bottom w:val="none" w:sz="0" w:space="0" w:color="auto"/>
        <w:right w:val="none" w:sz="0" w:space="0" w:color="auto"/>
      </w:divBdr>
    </w:div>
    <w:div w:id="1718318733">
      <w:marLeft w:val="640"/>
      <w:marRight w:val="0"/>
      <w:marTop w:val="0"/>
      <w:marBottom w:val="0"/>
      <w:divBdr>
        <w:top w:val="none" w:sz="0" w:space="0" w:color="auto"/>
        <w:left w:val="none" w:sz="0" w:space="0" w:color="auto"/>
        <w:bottom w:val="none" w:sz="0" w:space="0" w:color="auto"/>
        <w:right w:val="none" w:sz="0" w:space="0" w:color="auto"/>
      </w:divBdr>
    </w:div>
    <w:div w:id="1718384429">
      <w:marLeft w:val="640"/>
      <w:marRight w:val="0"/>
      <w:marTop w:val="0"/>
      <w:marBottom w:val="0"/>
      <w:divBdr>
        <w:top w:val="none" w:sz="0" w:space="0" w:color="auto"/>
        <w:left w:val="none" w:sz="0" w:space="0" w:color="auto"/>
        <w:bottom w:val="none" w:sz="0" w:space="0" w:color="auto"/>
        <w:right w:val="none" w:sz="0" w:space="0" w:color="auto"/>
      </w:divBdr>
    </w:div>
    <w:div w:id="1719015974">
      <w:marLeft w:val="640"/>
      <w:marRight w:val="0"/>
      <w:marTop w:val="0"/>
      <w:marBottom w:val="0"/>
      <w:divBdr>
        <w:top w:val="none" w:sz="0" w:space="0" w:color="auto"/>
        <w:left w:val="none" w:sz="0" w:space="0" w:color="auto"/>
        <w:bottom w:val="none" w:sz="0" w:space="0" w:color="auto"/>
        <w:right w:val="none" w:sz="0" w:space="0" w:color="auto"/>
      </w:divBdr>
    </w:div>
    <w:div w:id="1719283234">
      <w:marLeft w:val="640"/>
      <w:marRight w:val="0"/>
      <w:marTop w:val="0"/>
      <w:marBottom w:val="0"/>
      <w:divBdr>
        <w:top w:val="none" w:sz="0" w:space="0" w:color="auto"/>
        <w:left w:val="none" w:sz="0" w:space="0" w:color="auto"/>
        <w:bottom w:val="none" w:sz="0" w:space="0" w:color="auto"/>
        <w:right w:val="none" w:sz="0" w:space="0" w:color="auto"/>
      </w:divBdr>
    </w:div>
    <w:div w:id="1719746707">
      <w:marLeft w:val="640"/>
      <w:marRight w:val="0"/>
      <w:marTop w:val="0"/>
      <w:marBottom w:val="0"/>
      <w:divBdr>
        <w:top w:val="none" w:sz="0" w:space="0" w:color="auto"/>
        <w:left w:val="none" w:sz="0" w:space="0" w:color="auto"/>
        <w:bottom w:val="none" w:sz="0" w:space="0" w:color="auto"/>
        <w:right w:val="none" w:sz="0" w:space="0" w:color="auto"/>
      </w:divBdr>
    </w:div>
    <w:div w:id="1720320701">
      <w:marLeft w:val="640"/>
      <w:marRight w:val="0"/>
      <w:marTop w:val="0"/>
      <w:marBottom w:val="0"/>
      <w:divBdr>
        <w:top w:val="none" w:sz="0" w:space="0" w:color="auto"/>
        <w:left w:val="none" w:sz="0" w:space="0" w:color="auto"/>
        <w:bottom w:val="none" w:sz="0" w:space="0" w:color="auto"/>
        <w:right w:val="none" w:sz="0" w:space="0" w:color="auto"/>
      </w:divBdr>
    </w:div>
    <w:div w:id="1720471047">
      <w:marLeft w:val="480"/>
      <w:marRight w:val="0"/>
      <w:marTop w:val="0"/>
      <w:marBottom w:val="0"/>
      <w:divBdr>
        <w:top w:val="none" w:sz="0" w:space="0" w:color="auto"/>
        <w:left w:val="none" w:sz="0" w:space="0" w:color="auto"/>
        <w:bottom w:val="none" w:sz="0" w:space="0" w:color="auto"/>
        <w:right w:val="none" w:sz="0" w:space="0" w:color="auto"/>
      </w:divBdr>
    </w:div>
    <w:div w:id="1721126185">
      <w:marLeft w:val="640"/>
      <w:marRight w:val="0"/>
      <w:marTop w:val="0"/>
      <w:marBottom w:val="0"/>
      <w:divBdr>
        <w:top w:val="none" w:sz="0" w:space="0" w:color="auto"/>
        <w:left w:val="none" w:sz="0" w:space="0" w:color="auto"/>
        <w:bottom w:val="none" w:sz="0" w:space="0" w:color="auto"/>
        <w:right w:val="none" w:sz="0" w:space="0" w:color="auto"/>
      </w:divBdr>
    </w:div>
    <w:div w:id="1722705149">
      <w:marLeft w:val="640"/>
      <w:marRight w:val="0"/>
      <w:marTop w:val="0"/>
      <w:marBottom w:val="0"/>
      <w:divBdr>
        <w:top w:val="none" w:sz="0" w:space="0" w:color="auto"/>
        <w:left w:val="none" w:sz="0" w:space="0" w:color="auto"/>
        <w:bottom w:val="none" w:sz="0" w:space="0" w:color="auto"/>
        <w:right w:val="none" w:sz="0" w:space="0" w:color="auto"/>
      </w:divBdr>
    </w:div>
    <w:div w:id="1723090697">
      <w:marLeft w:val="640"/>
      <w:marRight w:val="0"/>
      <w:marTop w:val="0"/>
      <w:marBottom w:val="0"/>
      <w:divBdr>
        <w:top w:val="none" w:sz="0" w:space="0" w:color="auto"/>
        <w:left w:val="none" w:sz="0" w:space="0" w:color="auto"/>
        <w:bottom w:val="none" w:sz="0" w:space="0" w:color="auto"/>
        <w:right w:val="none" w:sz="0" w:space="0" w:color="auto"/>
      </w:divBdr>
    </w:div>
    <w:div w:id="1723094302">
      <w:marLeft w:val="640"/>
      <w:marRight w:val="0"/>
      <w:marTop w:val="0"/>
      <w:marBottom w:val="0"/>
      <w:divBdr>
        <w:top w:val="none" w:sz="0" w:space="0" w:color="auto"/>
        <w:left w:val="none" w:sz="0" w:space="0" w:color="auto"/>
        <w:bottom w:val="none" w:sz="0" w:space="0" w:color="auto"/>
        <w:right w:val="none" w:sz="0" w:space="0" w:color="auto"/>
      </w:divBdr>
    </w:div>
    <w:div w:id="1723359797">
      <w:marLeft w:val="640"/>
      <w:marRight w:val="0"/>
      <w:marTop w:val="0"/>
      <w:marBottom w:val="0"/>
      <w:divBdr>
        <w:top w:val="none" w:sz="0" w:space="0" w:color="auto"/>
        <w:left w:val="none" w:sz="0" w:space="0" w:color="auto"/>
        <w:bottom w:val="none" w:sz="0" w:space="0" w:color="auto"/>
        <w:right w:val="none" w:sz="0" w:space="0" w:color="auto"/>
      </w:divBdr>
    </w:div>
    <w:div w:id="1723669158">
      <w:marLeft w:val="640"/>
      <w:marRight w:val="0"/>
      <w:marTop w:val="0"/>
      <w:marBottom w:val="0"/>
      <w:divBdr>
        <w:top w:val="none" w:sz="0" w:space="0" w:color="auto"/>
        <w:left w:val="none" w:sz="0" w:space="0" w:color="auto"/>
        <w:bottom w:val="none" w:sz="0" w:space="0" w:color="auto"/>
        <w:right w:val="none" w:sz="0" w:space="0" w:color="auto"/>
      </w:divBdr>
    </w:div>
    <w:div w:id="1723671819">
      <w:marLeft w:val="640"/>
      <w:marRight w:val="0"/>
      <w:marTop w:val="0"/>
      <w:marBottom w:val="0"/>
      <w:divBdr>
        <w:top w:val="none" w:sz="0" w:space="0" w:color="auto"/>
        <w:left w:val="none" w:sz="0" w:space="0" w:color="auto"/>
        <w:bottom w:val="none" w:sz="0" w:space="0" w:color="auto"/>
        <w:right w:val="none" w:sz="0" w:space="0" w:color="auto"/>
      </w:divBdr>
    </w:div>
    <w:div w:id="1723748361">
      <w:marLeft w:val="640"/>
      <w:marRight w:val="0"/>
      <w:marTop w:val="0"/>
      <w:marBottom w:val="0"/>
      <w:divBdr>
        <w:top w:val="none" w:sz="0" w:space="0" w:color="auto"/>
        <w:left w:val="none" w:sz="0" w:space="0" w:color="auto"/>
        <w:bottom w:val="none" w:sz="0" w:space="0" w:color="auto"/>
        <w:right w:val="none" w:sz="0" w:space="0" w:color="auto"/>
      </w:divBdr>
    </w:div>
    <w:div w:id="1724131934">
      <w:marLeft w:val="640"/>
      <w:marRight w:val="0"/>
      <w:marTop w:val="0"/>
      <w:marBottom w:val="0"/>
      <w:divBdr>
        <w:top w:val="none" w:sz="0" w:space="0" w:color="auto"/>
        <w:left w:val="none" w:sz="0" w:space="0" w:color="auto"/>
        <w:bottom w:val="none" w:sz="0" w:space="0" w:color="auto"/>
        <w:right w:val="none" w:sz="0" w:space="0" w:color="auto"/>
      </w:divBdr>
    </w:div>
    <w:div w:id="1724212303">
      <w:marLeft w:val="640"/>
      <w:marRight w:val="0"/>
      <w:marTop w:val="0"/>
      <w:marBottom w:val="0"/>
      <w:divBdr>
        <w:top w:val="none" w:sz="0" w:space="0" w:color="auto"/>
        <w:left w:val="none" w:sz="0" w:space="0" w:color="auto"/>
        <w:bottom w:val="none" w:sz="0" w:space="0" w:color="auto"/>
        <w:right w:val="none" w:sz="0" w:space="0" w:color="auto"/>
      </w:divBdr>
    </w:div>
    <w:div w:id="1724983795">
      <w:marLeft w:val="640"/>
      <w:marRight w:val="0"/>
      <w:marTop w:val="0"/>
      <w:marBottom w:val="0"/>
      <w:divBdr>
        <w:top w:val="none" w:sz="0" w:space="0" w:color="auto"/>
        <w:left w:val="none" w:sz="0" w:space="0" w:color="auto"/>
        <w:bottom w:val="none" w:sz="0" w:space="0" w:color="auto"/>
        <w:right w:val="none" w:sz="0" w:space="0" w:color="auto"/>
      </w:divBdr>
    </w:div>
    <w:div w:id="1725830680">
      <w:marLeft w:val="640"/>
      <w:marRight w:val="0"/>
      <w:marTop w:val="0"/>
      <w:marBottom w:val="0"/>
      <w:divBdr>
        <w:top w:val="none" w:sz="0" w:space="0" w:color="auto"/>
        <w:left w:val="none" w:sz="0" w:space="0" w:color="auto"/>
        <w:bottom w:val="none" w:sz="0" w:space="0" w:color="auto"/>
        <w:right w:val="none" w:sz="0" w:space="0" w:color="auto"/>
      </w:divBdr>
    </w:div>
    <w:div w:id="1726950370">
      <w:marLeft w:val="640"/>
      <w:marRight w:val="0"/>
      <w:marTop w:val="0"/>
      <w:marBottom w:val="0"/>
      <w:divBdr>
        <w:top w:val="none" w:sz="0" w:space="0" w:color="auto"/>
        <w:left w:val="none" w:sz="0" w:space="0" w:color="auto"/>
        <w:bottom w:val="none" w:sz="0" w:space="0" w:color="auto"/>
        <w:right w:val="none" w:sz="0" w:space="0" w:color="auto"/>
      </w:divBdr>
    </w:div>
    <w:div w:id="1727218540">
      <w:marLeft w:val="640"/>
      <w:marRight w:val="0"/>
      <w:marTop w:val="0"/>
      <w:marBottom w:val="0"/>
      <w:divBdr>
        <w:top w:val="none" w:sz="0" w:space="0" w:color="auto"/>
        <w:left w:val="none" w:sz="0" w:space="0" w:color="auto"/>
        <w:bottom w:val="none" w:sz="0" w:space="0" w:color="auto"/>
        <w:right w:val="none" w:sz="0" w:space="0" w:color="auto"/>
      </w:divBdr>
    </w:div>
    <w:div w:id="1727487273">
      <w:marLeft w:val="640"/>
      <w:marRight w:val="0"/>
      <w:marTop w:val="0"/>
      <w:marBottom w:val="0"/>
      <w:divBdr>
        <w:top w:val="none" w:sz="0" w:space="0" w:color="auto"/>
        <w:left w:val="none" w:sz="0" w:space="0" w:color="auto"/>
        <w:bottom w:val="none" w:sz="0" w:space="0" w:color="auto"/>
        <w:right w:val="none" w:sz="0" w:space="0" w:color="auto"/>
      </w:divBdr>
    </w:div>
    <w:div w:id="1728602936">
      <w:marLeft w:val="640"/>
      <w:marRight w:val="0"/>
      <w:marTop w:val="0"/>
      <w:marBottom w:val="0"/>
      <w:divBdr>
        <w:top w:val="none" w:sz="0" w:space="0" w:color="auto"/>
        <w:left w:val="none" w:sz="0" w:space="0" w:color="auto"/>
        <w:bottom w:val="none" w:sz="0" w:space="0" w:color="auto"/>
        <w:right w:val="none" w:sz="0" w:space="0" w:color="auto"/>
      </w:divBdr>
    </w:div>
    <w:div w:id="1729648263">
      <w:marLeft w:val="480"/>
      <w:marRight w:val="0"/>
      <w:marTop w:val="0"/>
      <w:marBottom w:val="0"/>
      <w:divBdr>
        <w:top w:val="none" w:sz="0" w:space="0" w:color="auto"/>
        <w:left w:val="none" w:sz="0" w:space="0" w:color="auto"/>
        <w:bottom w:val="none" w:sz="0" w:space="0" w:color="auto"/>
        <w:right w:val="none" w:sz="0" w:space="0" w:color="auto"/>
      </w:divBdr>
    </w:div>
    <w:div w:id="1730378487">
      <w:marLeft w:val="640"/>
      <w:marRight w:val="0"/>
      <w:marTop w:val="0"/>
      <w:marBottom w:val="0"/>
      <w:divBdr>
        <w:top w:val="none" w:sz="0" w:space="0" w:color="auto"/>
        <w:left w:val="none" w:sz="0" w:space="0" w:color="auto"/>
        <w:bottom w:val="none" w:sz="0" w:space="0" w:color="auto"/>
        <w:right w:val="none" w:sz="0" w:space="0" w:color="auto"/>
      </w:divBdr>
    </w:div>
    <w:div w:id="1730878125">
      <w:bodyDiv w:val="1"/>
      <w:marLeft w:val="0"/>
      <w:marRight w:val="0"/>
      <w:marTop w:val="0"/>
      <w:marBottom w:val="0"/>
      <w:divBdr>
        <w:top w:val="none" w:sz="0" w:space="0" w:color="auto"/>
        <w:left w:val="none" w:sz="0" w:space="0" w:color="auto"/>
        <w:bottom w:val="none" w:sz="0" w:space="0" w:color="auto"/>
        <w:right w:val="none" w:sz="0" w:space="0" w:color="auto"/>
      </w:divBdr>
    </w:div>
    <w:div w:id="1730961725">
      <w:bodyDiv w:val="1"/>
      <w:marLeft w:val="0"/>
      <w:marRight w:val="0"/>
      <w:marTop w:val="0"/>
      <w:marBottom w:val="0"/>
      <w:divBdr>
        <w:top w:val="none" w:sz="0" w:space="0" w:color="auto"/>
        <w:left w:val="none" w:sz="0" w:space="0" w:color="auto"/>
        <w:bottom w:val="none" w:sz="0" w:space="0" w:color="auto"/>
        <w:right w:val="none" w:sz="0" w:space="0" w:color="auto"/>
      </w:divBdr>
    </w:div>
    <w:div w:id="1731422822">
      <w:marLeft w:val="640"/>
      <w:marRight w:val="0"/>
      <w:marTop w:val="0"/>
      <w:marBottom w:val="0"/>
      <w:divBdr>
        <w:top w:val="none" w:sz="0" w:space="0" w:color="auto"/>
        <w:left w:val="none" w:sz="0" w:space="0" w:color="auto"/>
        <w:bottom w:val="none" w:sz="0" w:space="0" w:color="auto"/>
        <w:right w:val="none" w:sz="0" w:space="0" w:color="auto"/>
      </w:divBdr>
    </w:div>
    <w:div w:id="1732073077">
      <w:marLeft w:val="640"/>
      <w:marRight w:val="0"/>
      <w:marTop w:val="0"/>
      <w:marBottom w:val="0"/>
      <w:divBdr>
        <w:top w:val="none" w:sz="0" w:space="0" w:color="auto"/>
        <w:left w:val="none" w:sz="0" w:space="0" w:color="auto"/>
        <w:bottom w:val="none" w:sz="0" w:space="0" w:color="auto"/>
        <w:right w:val="none" w:sz="0" w:space="0" w:color="auto"/>
      </w:divBdr>
    </w:div>
    <w:div w:id="1732456698">
      <w:marLeft w:val="640"/>
      <w:marRight w:val="0"/>
      <w:marTop w:val="0"/>
      <w:marBottom w:val="0"/>
      <w:divBdr>
        <w:top w:val="none" w:sz="0" w:space="0" w:color="auto"/>
        <w:left w:val="none" w:sz="0" w:space="0" w:color="auto"/>
        <w:bottom w:val="none" w:sz="0" w:space="0" w:color="auto"/>
        <w:right w:val="none" w:sz="0" w:space="0" w:color="auto"/>
      </w:divBdr>
    </w:div>
    <w:div w:id="1733769184">
      <w:marLeft w:val="640"/>
      <w:marRight w:val="0"/>
      <w:marTop w:val="0"/>
      <w:marBottom w:val="0"/>
      <w:divBdr>
        <w:top w:val="none" w:sz="0" w:space="0" w:color="auto"/>
        <w:left w:val="none" w:sz="0" w:space="0" w:color="auto"/>
        <w:bottom w:val="none" w:sz="0" w:space="0" w:color="auto"/>
        <w:right w:val="none" w:sz="0" w:space="0" w:color="auto"/>
      </w:divBdr>
    </w:div>
    <w:div w:id="1734543804">
      <w:marLeft w:val="640"/>
      <w:marRight w:val="0"/>
      <w:marTop w:val="0"/>
      <w:marBottom w:val="0"/>
      <w:divBdr>
        <w:top w:val="none" w:sz="0" w:space="0" w:color="auto"/>
        <w:left w:val="none" w:sz="0" w:space="0" w:color="auto"/>
        <w:bottom w:val="none" w:sz="0" w:space="0" w:color="auto"/>
        <w:right w:val="none" w:sz="0" w:space="0" w:color="auto"/>
      </w:divBdr>
    </w:div>
    <w:div w:id="1735085691">
      <w:marLeft w:val="640"/>
      <w:marRight w:val="0"/>
      <w:marTop w:val="0"/>
      <w:marBottom w:val="0"/>
      <w:divBdr>
        <w:top w:val="none" w:sz="0" w:space="0" w:color="auto"/>
        <w:left w:val="none" w:sz="0" w:space="0" w:color="auto"/>
        <w:bottom w:val="none" w:sz="0" w:space="0" w:color="auto"/>
        <w:right w:val="none" w:sz="0" w:space="0" w:color="auto"/>
      </w:divBdr>
    </w:div>
    <w:div w:id="1735159290">
      <w:marLeft w:val="480"/>
      <w:marRight w:val="0"/>
      <w:marTop w:val="0"/>
      <w:marBottom w:val="0"/>
      <w:divBdr>
        <w:top w:val="none" w:sz="0" w:space="0" w:color="auto"/>
        <w:left w:val="none" w:sz="0" w:space="0" w:color="auto"/>
        <w:bottom w:val="none" w:sz="0" w:space="0" w:color="auto"/>
        <w:right w:val="none" w:sz="0" w:space="0" w:color="auto"/>
      </w:divBdr>
    </w:div>
    <w:div w:id="1735663629">
      <w:marLeft w:val="640"/>
      <w:marRight w:val="0"/>
      <w:marTop w:val="0"/>
      <w:marBottom w:val="0"/>
      <w:divBdr>
        <w:top w:val="none" w:sz="0" w:space="0" w:color="auto"/>
        <w:left w:val="none" w:sz="0" w:space="0" w:color="auto"/>
        <w:bottom w:val="none" w:sz="0" w:space="0" w:color="auto"/>
        <w:right w:val="none" w:sz="0" w:space="0" w:color="auto"/>
      </w:divBdr>
    </w:div>
    <w:div w:id="1735737024">
      <w:marLeft w:val="640"/>
      <w:marRight w:val="0"/>
      <w:marTop w:val="0"/>
      <w:marBottom w:val="0"/>
      <w:divBdr>
        <w:top w:val="none" w:sz="0" w:space="0" w:color="auto"/>
        <w:left w:val="none" w:sz="0" w:space="0" w:color="auto"/>
        <w:bottom w:val="none" w:sz="0" w:space="0" w:color="auto"/>
        <w:right w:val="none" w:sz="0" w:space="0" w:color="auto"/>
      </w:divBdr>
    </w:div>
    <w:div w:id="1735740506">
      <w:marLeft w:val="640"/>
      <w:marRight w:val="0"/>
      <w:marTop w:val="0"/>
      <w:marBottom w:val="0"/>
      <w:divBdr>
        <w:top w:val="none" w:sz="0" w:space="0" w:color="auto"/>
        <w:left w:val="none" w:sz="0" w:space="0" w:color="auto"/>
        <w:bottom w:val="none" w:sz="0" w:space="0" w:color="auto"/>
        <w:right w:val="none" w:sz="0" w:space="0" w:color="auto"/>
      </w:divBdr>
    </w:div>
    <w:div w:id="1736001640">
      <w:bodyDiv w:val="1"/>
      <w:marLeft w:val="0"/>
      <w:marRight w:val="0"/>
      <w:marTop w:val="0"/>
      <w:marBottom w:val="0"/>
      <w:divBdr>
        <w:top w:val="none" w:sz="0" w:space="0" w:color="auto"/>
        <w:left w:val="none" w:sz="0" w:space="0" w:color="auto"/>
        <w:bottom w:val="none" w:sz="0" w:space="0" w:color="auto"/>
        <w:right w:val="none" w:sz="0" w:space="0" w:color="auto"/>
      </w:divBdr>
    </w:div>
    <w:div w:id="1736735296">
      <w:bodyDiv w:val="1"/>
      <w:marLeft w:val="0"/>
      <w:marRight w:val="0"/>
      <w:marTop w:val="0"/>
      <w:marBottom w:val="0"/>
      <w:divBdr>
        <w:top w:val="none" w:sz="0" w:space="0" w:color="auto"/>
        <w:left w:val="none" w:sz="0" w:space="0" w:color="auto"/>
        <w:bottom w:val="none" w:sz="0" w:space="0" w:color="auto"/>
        <w:right w:val="none" w:sz="0" w:space="0" w:color="auto"/>
      </w:divBdr>
      <w:divsChild>
        <w:div w:id="670006">
          <w:marLeft w:val="480"/>
          <w:marRight w:val="0"/>
          <w:marTop w:val="0"/>
          <w:marBottom w:val="0"/>
          <w:divBdr>
            <w:top w:val="none" w:sz="0" w:space="0" w:color="auto"/>
            <w:left w:val="none" w:sz="0" w:space="0" w:color="auto"/>
            <w:bottom w:val="none" w:sz="0" w:space="0" w:color="auto"/>
            <w:right w:val="none" w:sz="0" w:space="0" w:color="auto"/>
          </w:divBdr>
        </w:div>
        <w:div w:id="74867256">
          <w:marLeft w:val="480"/>
          <w:marRight w:val="0"/>
          <w:marTop w:val="0"/>
          <w:marBottom w:val="0"/>
          <w:divBdr>
            <w:top w:val="none" w:sz="0" w:space="0" w:color="auto"/>
            <w:left w:val="none" w:sz="0" w:space="0" w:color="auto"/>
            <w:bottom w:val="none" w:sz="0" w:space="0" w:color="auto"/>
            <w:right w:val="none" w:sz="0" w:space="0" w:color="auto"/>
          </w:divBdr>
        </w:div>
        <w:div w:id="94635094">
          <w:marLeft w:val="480"/>
          <w:marRight w:val="0"/>
          <w:marTop w:val="0"/>
          <w:marBottom w:val="0"/>
          <w:divBdr>
            <w:top w:val="none" w:sz="0" w:space="0" w:color="auto"/>
            <w:left w:val="none" w:sz="0" w:space="0" w:color="auto"/>
            <w:bottom w:val="none" w:sz="0" w:space="0" w:color="auto"/>
            <w:right w:val="none" w:sz="0" w:space="0" w:color="auto"/>
          </w:divBdr>
        </w:div>
        <w:div w:id="111825227">
          <w:marLeft w:val="480"/>
          <w:marRight w:val="0"/>
          <w:marTop w:val="0"/>
          <w:marBottom w:val="0"/>
          <w:divBdr>
            <w:top w:val="none" w:sz="0" w:space="0" w:color="auto"/>
            <w:left w:val="none" w:sz="0" w:space="0" w:color="auto"/>
            <w:bottom w:val="none" w:sz="0" w:space="0" w:color="auto"/>
            <w:right w:val="none" w:sz="0" w:space="0" w:color="auto"/>
          </w:divBdr>
        </w:div>
        <w:div w:id="166791492">
          <w:marLeft w:val="480"/>
          <w:marRight w:val="0"/>
          <w:marTop w:val="0"/>
          <w:marBottom w:val="0"/>
          <w:divBdr>
            <w:top w:val="none" w:sz="0" w:space="0" w:color="auto"/>
            <w:left w:val="none" w:sz="0" w:space="0" w:color="auto"/>
            <w:bottom w:val="none" w:sz="0" w:space="0" w:color="auto"/>
            <w:right w:val="none" w:sz="0" w:space="0" w:color="auto"/>
          </w:divBdr>
        </w:div>
        <w:div w:id="178351819">
          <w:marLeft w:val="480"/>
          <w:marRight w:val="0"/>
          <w:marTop w:val="0"/>
          <w:marBottom w:val="0"/>
          <w:divBdr>
            <w:top w:val="none" w:sz="0" w:space="0" w:color="auto"/>
            <w:left w:val="none" w:sz="0" w:space="0" w:color="auto"/>
            <w:bottom w:val="none" w:sz="0" w:space="0" w:color="auto"/>
            <w:right w:val="none" w:sz="0" w:space="0" w:color="auto"/>
          </w:divBdr>
        </w:div>
        <w:div w:id="218169358">
          <w:marLeft w:val="480"/>
          <w:marRight w:val="0"/>
          <w:marTop w:val="0"/>
          <w:marBottom w:val="0"/>
          <w:divBdr>
            <w:top w:val="none" w:sz="0" w:space="0" w:color="auto"/>
            <w:left w:val="none" w:sz="0" w:space="0" w:color="auto"/>
            <w:bottom w:val="none" w:sz="0" w:space="0" w:color="auto"/>
            <w:right w:val="none" w:sz="0" w:space="0" w:color="auto"/>
          </w:divBdr>
        </w:div>
        <w:div w:id="304163741">
          <w:marLeft w:val="480"/>
          <w:marRight w:val="0"/>
          <w:marTop w:val="0"/>
          <w:marBottom w:val="0"/>
          <w:divBdr>
            <w:top w:val="none" w:sz="0" w:space="0" w:color="auto"/>
            <w:left w:val="none" w:sz="0" w:space="0" w:color="auto"/>
            <w:bottom w:val="none" w:sz="0" w:space="0" w:color="auto"/>
            <w:right w:val="none" w:sz="0" w:space="0" w:color="auto"/>
          </w:divBdr>
        </w:div>
        <w:div w:id="343821794">
          <w:marLeft w:val="480"/>
          <w:marRight w:val="0"/>
          <w:marTop w:val="0"/>
          <w:marBottom w:val="0"/>
          <w:divBdr>
            <w:top w:val="none" w:sz="0" w:space="0" w:color="auto"/>
            <w:left w:val="none" w:sz="0" w:space="0" w:color="auto"/>
            <w:bottom w:val="none" w:sz="0" w:space="0" w:color="auto"/>
            <w:right w:val="none" w:sz="0" w:space="0" w:color="auto"/>
          </w:divBdr>
        </w:div>
        <w:div w:id="416094733">
          <w:marLeft w:val="480"/>
          <w:marRight w:val="0"/>
          <w:marTop w:val="0"/>
          <w:marBottom w:val="0"/>
          <w:divBdr>
            <w:top w:val="none" w:sz="0" w:space="0" w:color="auto"/>
            <w:left w:val="none" w:sz="0" w:space="0" w:color="auto"/>
            <w:bottom w:val="none" w:sz="0" w:space="0" w:color="auto"/>
            <w:right w:val="none" w:sz="0" w:space="0" w:color="auto"/>
          </w:divBdr>
        </w:div>
        <w:div w:id="486897152">
          <w:marLeft w:val="480"/>
          <w:marRight w:val="0"/>
          <w:marTop w:val="0"/>
          <w:marBottom w:val="0"/>
          <w:divBdr>
            <w:top w:val="none" w:sz="0" w:space="0" w:color="auto"/>
            <w:left w:val="none" w:sz="0" w:space="0" w:color="auto"/>
            <w:bottom w:val="none" w:sz="0" w:space="0" w:color="auto"/>
            <w:right w:val="none" w:sz="0" w:space="0" w:color="auto"/>
          </w:divBdr>
        </w:div>
        <w:div w:id="534583139">
          <w:marLeft w:val="480"/>
          <w:marRight w:val="0"/>
          <w:marTop w:val="0"/>
          <w:marBottom w:val="0"/>
          <w:divBdr>
            <w:top w:val="none" w:sz="0" w:space="0" w:color="auto"/>
            <w:left w:val="none" w:sz="0" w:space="0" w:color="auto"/>
            <w:bottom w:val="none" w:sz="0" w:space="0" w:color="auto"/>
            <w:right w:val="none" w:sz="0" w:space="0" w:color="auto"/>
          </w:divBdr>
        </w:div>
        <w:div w:id="614557474">
          <w:marLeft w:val="480"/>
          <w:marRight w:val="0"/>
          <w:marTop w:val="0"/>
          <w:marBottom w:val="0"/>
          <w:divBdr>
            <w:top w:val="none" w:sz="0" w:space="0" w:color="auto"/>
            <w:left w:val="none" w:sz="0" w:space="0" w:color="auto"/>
            <w:bottom w:val="none" w:sz="0" w:space="0" w:color="auto"/>
            <w:right w:val="none" w:sz="0" w:space="0" w:color="auto"/>
          </w:divBdr>
        </w:div>
        <w:div w:id="693113573">
          <w:marLeft w:val="480"/>
          <w:marRight w:val="0"/>
          <w:marTop w:val="0"/>
          <w:marBottom w:val="0"/>
          <w:divBdr>
            <w:top w:val="none" w:sz="0" w:space="0" w:color="auto"/>
            <w:left w:val="none" w:sz="0" w:space="0" w:color="auto"/>
            <w:bottom w:val="none" w:sz="0" w:space="0" w:color="auto"/>
            <w:right w:val="none" w:sz="0" w:space="0" w:color="auto"/>
          </w:divBdr>
        </w:div>
        <w:div w:id="738596775">
          <w:marLeft w:val="480"/>
          <w:marRight w:val="0"/>
          <w:marTop w:val="0"/>
          <w:marBottom w:val="0"/>
          <w:divBdr>
            <w:top w:val="none" w:sz="0" w:space="0" w:color="auto"/>
            <w:left w:val="none" w:sz="0" w:space="0" w:color="auto"/>
            <w:bottom w:val="none" w:sz="0" w:space="0" w:color="auto"/>
            <w:right w:val="none" w:sz="0" w:space="0" w:color="auto"/>
          </w:divBdr>
        </w:div>
        <w:div w:id="832918693">
          <w:marLeft w:val="480"/>
          <w:marRight w:val="0"/>
          <w:marTop w:val="0"/>
          <w:marBottom w:val="0"/>
          <w:divBdr>
            <w:top w:val="none" w:sz="0" w:space="0" w:color="auto"/>
            <w:left w:val="none" w:sz="0" w:space="0" w:color="auto"/>
            <w:bottom w:val="none" w:sz="0" w:space="0" w:color="auto"/>
            <w:right w:val="none" w:sz="0" w:space="0" w:color="auto"/>
          </w:divBdr>
        </w:div>
        <w:div w:id="843938696">
          <w:marLeft w:val="480"/>
          <w:marRight w:val="0"/>
          <w:marTop w:val="0"/>
          <w:marBottom w:val="0"/>
          <w:divBdr>
            <w:top w:val="none" w:sz="0" w:space="0" w:color="auto"/>
            <w:left w:val="none" w:sz="0" w:space="0" w:color="auto"/>
            <w:bottom w:val="none" w:sz="0" w:space="0" w:color="auto"/>
            <w:right w:val="none" w:sz="0" w:space="0" w:color="auto"/>
          </w:divBdr>
        </w:div>
        <w:div w:id="864637983">
          <w:marLeft w:val="480"/>
          <w:marRight w:val="0"/>
          <w:marTop w:val="0"/>
          <w:marBottom w:val="0"/>
          <w:divBdr>
            <w:top w:val="none" w:sz="0" w:space="0" w:color="auto"/>
            <w:left w:val="none" w:sz="0" w:space="0" w:color="auto"/>
            <w:bottom w:val="none" w:sz="0" w:space="0" w:color="auto"/>
            <w:right w:val="none" w:sz="0" w:space="0" w:color="auto"/>
          </w:divBdr>
        </w:div>
        <w:div w:id="869151193">
          <w:marLeft w:val="480"/>
          <w:marRight w:val="0"/>
          <w:marTop w:val="0"/>
          <w:marBottom w:val="0"/>
          <w:divBdr>
            <w:top w:val="none" w:sz="0" w:space="0" w:color="auto"/>
            <w:left w:val="none" w:sz="0" w:space="0" w:color="auto"/>
            <w:bottom w:val="none" w:sz="0" w:space="0" w:color="auto"/>
            <w:right w:val="none" w:sz="0" w:space="0" w:color="auto"/>
          </w:divBdr>
        </w:div>
        <w:div w:id="872813572">
          <w:marLeft w:val="480"/>
          <w:marRight w:val="0"/>
          <w:marTop w:val="0"/>
          <w:marBottom w:val="0"/>
          <w:divBdr>
            <w:top w:val="none" w:sz="0" w:space="0" w:color="auto"/>
            <w:left w:val="none" w:sz="0" w:space="0" w:color="auto"/>
            <w:bottom w:val="none" w:sz="0" w:space="0" w:color="auto"/>
            <w:right w:val="none" w:sz="0" w:space="0" w:color="auto"/>
          </w:divBdr>
        </w:div>
        <w:div w:id="881328348">
          <w:marLeft w:val="480"/>
          <w:marRight w:val="0"/>
          <w:marTop w:val="0"/>
          <w:marBottom w:val="0"/>
          <w:divBdr>
            <w:top w:val="none" w:sz="0" w:space="0" w:color="auto"/>
            <w:left w:val="none" w:sz="0" w:space="0" w:color="auto"/>
            <w:bottom w:val="none" w:sz="0" w:space="0" w:color="auto"/>
            <w:right w:val="none" w:sz="0" w:space="0" w:color="auto"/>
          </w:divBdr>
        </w:div>
        <w:div w:id="921329019">
          <w:marLeft w:val="480"/>
          <w:marRight w:val="0"/>
          <w:marTop w:val="0"/>
          <w:marBottom w:val="0"/>
          <w:divBdr>
            <w:top w:val="none" w:sz="0" w:space="0" w:color="auto"/>
            <w:left w:val="none" w:sz="0" w:space="0" w:color="auto"/>
            <w:bottom w:val="none" w:sz="0" w:space="0" w:color="auto"/>
            <w:right w:val="none" w:sz="0" w:space="0" w:color="auto"/>
          </w:divBdr>
        </w:div>
        <w:div w:id="930970691">
          <w:marLeft w:val="480"/>
          <w:marRight w:val="0"/>
          <w:marTop w:val="0"/>
          <w:marBottom w:val="0"/>
          <w:divBdr>
            <w:top w:val="none" w:sz="0" w:space="0" w:color="auto"/>
            <w:left w:val="none" w:sz="0" w:space="0" w:color="auto"/>
            <w:bottom w:val="none" w:sz="0" w:space="0" w:color="auto"/>
            <w:right w:val="none" w:sz="0" w:space="0" w:color="auto"/>
          </w:divBdr>
        </w:div>
        <w:div w:id="1002702722">
          <w:marLeft w:val="480"/>
          <w:marRight w:val="0"/>
          <w:marTop w:val="0"/>
          <w:marBottom w:val="0"/>
          <w:divBdr>
            <w:top w:val="none" w:sz="0" w:space="0" w:color="auto"/>
            <w:left w:val="none" w:sz="0" w:space="0" w:color="auto"/>
            <w:bottom w:val="none" w:sz="0" w:space="0" w:color="auto"/>
            <w:right w:val="none" w:sz="0" w:space="0" w:color="auto"/>
          </w:divBdr>
        </w:div>
        <w:div w:id="1039819607">
          <w:marLeft w:val="480"/>
          <w:marRight w:val="0"/>
          <w:marTop w:val="0"/>
          <w:marBottom w:val="0"/>
          <w:divBdr>
            <w:top w:val="none" w:sz="0" w:space="0" w:color="auto"/>
            <w:left w:val="none" w:sz="0" w:space="0" w:color="auto"/>
            <w:bottom w:val="none" w:sz="0" w:space="0" w:color="auto"/>
            <w:right w:val="none" w:sz="0" w:space="0" w:color="auto"/>
          </w:divBdr>
        </w:div>
        <w:div w:id="1087574589">
          <w:marLeft w:val="480"/>
          <w:marRight w:val="0"/>
          <w:marTop w:val="0"/>
          <w:marBottom w:val="0"/>
          <w:divBdr>
            <w:top w:val="none" w:sz="0" w:space="0" w:color="auto"/>
            <w:left w:val="none" w:sz="0" w:space="0" w:color="auto"/>
            <w:bottom w:val="none" w:sz="0" w:space="0" w:color="auto"/>
            <w:right w:val="none" w:sz="0" w:space="0" w:color="auto"/>
          </w:divBdr>
        </w:div>
        <w:div w:id="1166437170">
          <w:marLeft w:val="480"/>
          <w:marRight w:val="0"/>
          <w:marTop w:val="0"/>
          <w:marBottom w:val="0"/>
          <w:divBdr>
            <w:top w:val="none" w:sz="0" w:space="0" w:color="auto"/>
            <w:left w:val="none" w:sz="0" w:space="0" w:color="auto"/>
            <w:bottom w:val="none" w:sz="0" w:space="0" w:color="auto"/>
            <w:right w:val="none" w:sz="0" w:space="0" w:color="auto"/>
          </w:divBdr>
        </w:div>
        <w:div w:id="1186283662">
          <w:marLeft w:val="480"/>
          <w:marRight w:val="0"/>
          <w:marTop w:val="0"/>
          <w:marBottom w:val="0"/>
          <w:divBdr>
            <w:top w:val="none" w:sz="0" w:space="0" w:color="auto"/>
            <w:left w:val="none" w:sz="0" w:space="0" w:color="auto"/>
            <w:bottom w:val="none" w:sz="0" w:space="0" w:color="auto"/>
            <w:right w:val="none" w:sz="0" w:space="0" w:color="auto"/>
          </w:divBdr>
        </w:div>
        <w:div w:id="1201480551">
          <w:marLeft w:val="480"/>
          <w:marRight w:val="0"/>
          <w:marTop w:val="0"/>
          <w:marBottom w:val="0"/>
          <w:divBdr>
            <w:top w:val="none" w:sz="0" w:space="0" w:color="auto"/>
            <w:left w:val="none" w:sz="0" w:space="0" w:color="auto"/>
            <w:bottom w:val="none" w:sz="0" w:space="0" w:color="auto"/>
            <w:right w:val="none" w:sz="0" w:space="0" w:color="auto"/>
          </w:divBdr>
        </w:div>
        <w:div w:id="1268735445">
          <w:marLeft w:val="480"/>
          <w:marRight w:val="0"/>
          <w:marTop w:val="0"/>
          <w:marBottom w:val="0"/>
          <w:divBdr>
            <w:top w:val="none" w:sz="0" w:space="0" w:color="auto"/>
            <w:left w:val="none" w:sz="0" w:space="0" w:color="auto"/>
            <w:bottom w:val="none" w:sz="0" w:space="0" w:color="auto"/>
            <w:right w:val="none" w:sz="0" w:space="0" w:color="auto"/>
          </w:divBdr>
        </w:div>
        <w:div w:id="1273777918">
          <w:marLeft w:val="480"/>
          <w:marRight w:val="0"/>
          <w:marTop w:val="0"/>
          <w:marBottom w:val="0"/>
          <w:divBdr>
            <w:top w:val="none" w:sz="0" w:space="0" w:color="auto"/>
            <w:left w:val="none" w:sz="0" w:space="0" w:color="auto"/>
            <w:bottom w:val="none" w:sz="0" w:space="0" w:color="auto"/>
            <w:right w:val="none" w:sz="0" w:space="0" w:color="auto"/>
          </w:divBdr>
        </w:div>
        <w:div w:id="1330794209">
          <w:marLeft w:val="480"/>
          <w:marRight w:val="0"/>
          <w:marTop w:val="0"/>
          <w:marBottom w:val="0"/>
          <w:divBdr>
            <w:top w:val="none" w:sz="0" w:space="0" w:color="auto"/>
            <w:left w:val="none" w:sz="0" w:space="0" w:color="auto"/>
            <w:bottom w:val="none" w:sz="0" w:space="0" w:color="auto"/>
            <w:right w:val="none" w:sz="0" w:space="0" w:color="auto"/>
          </w:divBdr>
        </w:div>
        <w:div w:id="1387488310">
          <w:marLeft w:val="480"/>
          <w:marRight w:val="0"/>
          <w:marTop w:val="0"/>
          <w:marBottom w:val="0"/>
          <w:divBdr>
            <w:top w:val="none" w:sz="0" w:space="0" w:color="auto"/>
            <w:left w:val="none" w:sz="0" w:space="0" w:color="auto"/>
            <w:bottom w:val="none" w:sz="0" w:space="0" w:color="auto"/>
            <w:right w:val="none" w:sz="0" w:space="0" w:color="auto"/>
          </w:divBdr>
        </w:div>
        <w:div w:id="1464349673">
          <w:marLeft w:val="480"/>
          <w:marRight w:val="0"/>
          <w:marTop w:val="0"/>
          <w:marBottom w:val="0"/>
          <w:divBdr>
            <w:top w:val="none" w:sz="0" w:space="0" w:color="auto"/>
            <w:left w:val="none" w:sz="0" w:space="0" w:color="auto"/>
            <w:bottom w:val="none" w:sz="0" w:space="0" w:color="auto"/>
            <w:right w:val="none" w:sz="0" w:space="0" w:color="auto"/>
          </w:divBdr>
        </w:div>
        <w:div w:id="1486313585">
          <w:marLeft w:val="480"/>
          <w:marRight w:val="0"/>
          <w:marTop w:val="0"/>
          <w:marBottom w:val="0"/>
          <w:divBdr>
            <w:top w:val="none" w:sz="0" w:space="0" w:color="auto"/>
            <w:left w:val="none" w:sz="0" w:space="0" w:color="auto"/>
            <w:bottom w:val="none" w:sz="0" w:space="0" w:color="auto"/>
            <w:right w:val="none" w:sz="0" w:space="0" w:color="auto"/>
          </w:divBdr>
        </w:div>
        <w:div w:id="1662806198">
          <w:marLeft w:val="480"/>
          <w:marRight w:val="0"/>
          <w:marTop w:val="0"/>
          <w:marBottom w:val="0"/>
          <w:divBdr>
            <w:top w:val="none" w:sz="0" w:space="0" w:color="auto"/>
            <w:left w:val="none" w:sz="0" w:space="0" w:color="auto"/>
            <w:bottom w:val="none" w:sz="0" w:space="0" w:color="auto"/>
            <w:right w:val="none" w:sz="0" w:space="0" w:color="auto"/>
          </w:divBdr>
        </w:div>
        <w:div w:id="1728988126">
          <w:marLeft w:val="480"/>
          <w:marRight w:val="0"/>
          <w:marTop w:val="0"/>
          <w:marBottom w:val="0"/>
          <w:divBdr>
            <w:top w:val="none" w:sz="0" w:space="0" w:color="auto"/>
            <w:left w:val="none" w:sz="0" w:space="0" w:color="auto"/>
            <w:bottom w:val="none" w:sz="0" w:space="0" w:color="auto"/>
            <w:right w:val="none" w:sz="0" w:space="0" w:color="auto"/>
          </w:divBdr>
        </w:div>
        <w:div w:id="1733313031">
          <w:marLeft w:val="480"/>
          <w:marRight w:val="0"/>
          <w:marTop w:val="0"/>
          <w:marBottom w:val="0"/>
          <w:divBdr>
            <w:top w:val="none" w:sz="0" w:space="0" w:color="auto"/>
            <w:left w:val="none" w:sz="0" w:space="0" w:color="auto"/>
            <w:bottom w:val="none" w:sz="0" w:space="0" w:color="auto"/>
            <w:right w:val="none" w:sz="0" w:space="0" w:color="auto"/>
          </w:divBdr>
        </w:div>
        <w:div w:id="1778254153">
          <w:marLeft w:val="480"/>
          <w:marRight w:val="0"/>
          <w:marTop w:val="0"/>
          <w:marBottom w:val="0"/>
          <w:divBdr>
            <w:top w:val="none" w:sz="0" w:space="0" w:color="auto"/>
            <w:left w:val="none" w:sz="0" w:space="0" w:color="auto"/>
            <w:bottom w:val="none" w:sz="0" w:space="0" w:color="auto"/>
            <w:right w:val="none" w:sz="0" w:space="0" w:color="auto"/>
          </w:divBdr>
        </w:div>
        <w:div w:id="1821385471">
          <w:marLeft w:val="480"/>
          <w:marRight w:val="0"/>
          <w:marTop w:val="0"/>
          <w:marBottom w:val="0"/>
          <w:divBdr>
            <w:top w:val="none" w:sz="0" w:space="0" w:color="auto"/>
            <w:left w:val="none" w:sz="0" w:space="0" w:color="auto"/>
            <w:bottom w:val="none" w:sz="0" w:space="0" w:color="auto"/>
            <w:right w:val="none" w:sz="0" w:space="0" w:color="auto"/>
          </w:divBdr>
        </w:div>
        <w:div w:id="1842768481">
          <w:marLeft w:val="480"/>
          <w:marRight w:val="0"/>
          <w:marTop w:val="0"/>
          <w:marBottom w:val="0"/>
          <w:divBdr>
            <w:top w:val="none" w:sz="0" w:space="0" w:color="auto"/>
            <w:left w:val="none" w:sz="0" w:space="0" w:color="auto"/>
            <w:bottom w:val="none" w:sz="0" w:space="0" w:color="auto"/>
            <w:right w:val="none" w:sz="0" w:space="0" w:color="auto"/>
          </w:divBdr>
        </w:div>
        <w:div w:id="1864975047">
          <w:marLeft w:val="480"/>
          <w:marRight w:val="0"/>
          <w:marTop w:val="0"/>
          <w:marBottom w:val="0"/>
          <w:divBdr>
            <w:top w:val="none" w:sz="0" w:space="0" w:color="auto"/>
            <w:left w:val="none" w:sz="0" w:space="0" w:color="auto"/>
            <w:bottom w:val="none" w:sz="0" w:space="0" w:color="auto"/>
            <w:right w:val="none" w:sz="0" w:space="0" w:color="auto"/>
          </w:divBdr>
        </w:div>
        <w:div w:id="1876044333">
          <w:marLeft w:val="480"/>
          <w:marRight w:val="0"/>
          <w:marTop w:val="0"/>
          <w:marBottom w:val="0"/>
          <w:divBdr>
            <w:top w:val="none" w:sz="0" w:space="0" w:color="auto"/>
            <w:left w:val="none" w:sz="0" w:space="0" w:color="auto"/>
            <w:bottom w:val="none" w:sz="0" w:space="0" w:color="auto"/>
            <w:right w:val="none" w:sz="0" w:space="0" w:color="auto"/>
          </w:divBdr>
        </w:div>
        <w:div w:id="1950621705">
          <w:marLeft w:val="480"/>
          <w:marRight w:val="0"/>
          <w:marTop w:val="0"/>
          <w:marBottom w:val="0"/>
          <w:divBdr>
            <w:top w:val="none" w:sz="0" w:space="0" w:color="auto"/>
            <w:left w:val="none" w:sz="0" w:space="0" w:color="auto"/>
            <w:bottom w:val="none" w:sz="0" w:space="0" w:color="auto"/>
            <w:right w:val="none" w:sz="0" w:space="0" w:color="auto"/>
          </w:divBdr>
        </w:div>
        <w:div w:id="1951205518">
          <w:marLeft w:val="480"/>
          <w:marRight w:val="0"/>
          <w:marTop w:val="0"/>
          <w:marBottom w:val="0"/>
          <w:divBdr>
            <w:top w:val="none" w:sz="0" w:space="0" w:color="auto"/>
            <w:left w:val="none" w:sz="0" w:space="0" w:color="auto"/>
            <w:bottom w:val="none" w:sz="0" w:space="0" w:color="auto"/>
            <w:right w:val="none" w:sz="0" w:space="0" w:color="auto"/>
          </w:divBdr>
        </w:div>
        <w:div w:id="1971207141">
          <w:marLeft w:val="480"/>
          <w:marRight w:val="0"/>
          <w:marTop w:val="0"/>
          <w:marBottom w:val="0"/>
          <w:divBdr>
            <w:top w:val="none" w:sz="0" w:space="0" w:color="auto"/>
            <w:left w:val="none" w:sz="0" w:space="0" w:color="auto"/>
            <w:bottom w:val="none" w:sz="0" w:space="0" w:color="auto"/>
            <w:right w:val="none" w:sz="0" w:space="0" w:color="auto"/>
          </w:divBdr>
        </w:div>
        <w:div w:id="1988777366">
          <w:marLeft w:val="480"/>
          <w:marRight w:val="0"/>
          <w:marTop w:val="0"/>
          <w:marBottom w:val="0"/>
          <w:divBdr>
            <w:top w:val="none" w:sz="0" w:space="0" w:color="auto"/>
            <w:left w:val="none" w:sz="0" w:space="0" w:color="auto"/>
            <w:bottom w:val="none" w:sz="0" w:space="0" w:color="auto"/>
            <w:right w:val="none" w:sz="0" w:space="0" w:color="auto"/>
          </w:divBdr>
        </w:div>
        <w:div w:id="1990667671">
          <w:marLeft w:val="480"/>
          <w:marRight w:val="0"/>
          <w:marTop w:val="0"/>
          <w:marBottom w:val="0"/>
          <w:divBdr>
            <w:top w:val="none" w:sz="0" w:space="0" w:color="auto"/>
            <w:left w:val="none" w:sz="0" w:space="0" w:color="auto"/>
            <w:bottom w:val="none" w:sz="0" w:space="0" w:color="auto"/>
            <w:right w:val="none" w:sz="0" w:space="0" w:color="auto"/>
          </w:divBdr>
        </w:div>
        <w:div w:id="2029747475">
          <w:marLeft w:val="480"/>
          <w:marRight w:val="0"/>
          <w:marTop w:val="0"/>
          <w:marBottom w:val="0"/>
          <w:divBdr>
            <w:top w:val="none" w:sz="0" w:space="0" w:color="auto"/>
            <w:left w:val="none" w:sz="0" w:space="0" w:color="auto"/>
            <w:bottom w:val="none" w:sz="0" w:space="0" w:color="auto"/>
            <w:right w:val="none" w:sz="0" w:space="0" w:color="auto"/>
          </w:divBdr>
        </w:div>
        <w:div w:id="2080328393">
          <w:marLeft w:val="480"/>
          <w:marRight w:val="0"/>
          <w:marTop w:val="0"/>
          <w:marBottom w:val="0"/>
          <w:divBdr>
            <w:top w:val="none" w:sz="0" w:space="0" w:color="auto"/>
            <w:left w:val="none" w:sz="0" w:space="0" w:color="auto"/>
            <w:bottom w:val="none" w:sz="0" w:space="0" w:color="auto"/>
            <w:right w:val="none" w:sz="0" w:space="0" w:color="auto"/>
          </w:divBdr>
        </w:div>
        <w:div w:id="2093121287">
          <w:marLeft w:val="480"/>
          <w:marRight w:val="0"/>
          <w:marTop w:val="0"/>
          <w:marBottom w:val="0"/>
          <w:divBdr>
            <w:top w:val="none" w:sz="0" w:space="0" w:color="auto"/>
            <w:left w:val="none" w:sz="0" w:space="0" w:color="auto"/>
            <w:bottom w:val="none" w:sz="0" w:space="0" w:color="auto"/>
            <w:right w:val="none" w:sz="0" w:space="0" w:color="auto"/>
          </w:divBdr>
        </w:div>
        <w:div w:id="2114090447">
          <w:marLeft w:val="480"/>
          <w:marRight w:val="0"/>
          <w:marTop w:val="0"/>
          <w:marBottom w:val="0"/>
          <w:divBdr>
            <w:top w:val="none" w:sz="0" w:space="0" w:color="auto"/>
            <w:left w:val="none" w:sz="0" w:space="0" w:color="auto"/>
            <w:bottom w:val="none" w:sz="0" w:space="0" w:color="auto"/>
            <w:right w:val="none" w:sz="0" w:space="0" w:color="auto"/>
          </w:divBdr>
        </w:div>
        <w:div w:id="2122802354">
          <w:marLeft w:val="480"/>
          <w:marRight w:val="0"/>
          <w:marTop w:val="0"/>
          <w:marBottom w:val="0"/>
          <w:divBdr>
            <w:top w:val="none" w:sz="0" w:space="0" w:color="auto"/>
            <w:left w:val="none" w:sz="0" w:space="0" w:color="auto"/>
            <w:bottom w:val="none" w:sz="0" w:space="0" w:color="auto"/>
            <w:right w:val="none" w:sz="0" w:space="0" w:color="auto"/>
          </w:divBdr>
        </w:div>
        <w:div w:id="2135370842">
          <w:marLeft w:val="480"/>
          <w:marRight w:val="0"/>
          <w:marTop w:val="0"/>
          <w:marBottom w:val="0"/>
          <w:divBdr>
            <w:top w:val="none" w:sz="0" w:space="0" w:color="auto"/>
            <w:left w:val="none" w:sz="0" w:space="0" w:color="auto"/>
            <w:bottom w:val="none" w:sz="0" w:space="0" w:color="auto"/>
            <w:right w:val="none" w:sz="0" w:space="0" w:color="auto"/>
          </w:divBdr>
        </w:div>
      </w:divsChild>
    </w:div>
    <w:div w:id="1736976065">
      <w:marLeft w:val="640"/>
      <w:marRight w:val="0"/>
      <w:marTop w:val="0"/>
      <w:marBottom w:val="0"/>
      <w:divBdr>
        <w:top w:val="none" w:sz="0" w:space="0" w:color="auto"/>
        <w:left w:val="none" w:sz="0" w:space="0" w:color="auto"/>
        <w:bottom w:val="none" w:sz="0" w:space="0" w:color="auto"/>
        <w:right w:val="none" w:sz="0" w:space="0" w:color="auto"/>
      </w:divBdr>
    </w:div>
    <w:div w:id="1737318198">
      <w:marLeft w:val="640"/>
      <w:marRight w:val="0"/>
      <w:marTop w:val="0"/>
      <w:marBottom w:val="0"/>
      <w:divBdr>
        <w:top w:val="none" w:sz="0" w:space="0" w:color="auto"/>
        <w:left w:val="none" w:sz="0" w:space="0" w:color="auto"/>
        <w:bottom w:val="none" w:sz="0" w:space="0" w:color="auto"/>
        <w:right w:val="none" w:sz="0" w:space="0" w:color="auto"/>
      </w:divBdr>
    </w:div>
    <w:div w:id="1737624939">
      <w:bodyDiv w:val="1"/>
      <w:marLeft w:val="0"/>
      <w:marRight w:val="0"/>
      <w:marTop w:val="0"/>
      <w:marBottom w:val="0"/>
      <w:divBdr>
        <w:top w:val="none" w:sz="0" w:space="0" w:color="auto"/>
        <w:left w:val="none" w:sz="0" w:space="0" w:color="auto"/>
        <w:bottom w:val="none" w:sz="0" w:space="0" w:color="auto"/>
        <w:right w:val="none" w:sz="0" w:space="0" w:color="auto"/>
      </w:divBdr>
      <w:divsChild>
        <w:div w:id="7609907">
          <w:marLeft w:val="480"/>
          <w:marRight w:val="0"/>
          <w:marTop w:val="0"/>
          <w:marBottom w:val="0"/>
          <w:divBdr>
            <w:top w:val="none" w:sz="0" w:space="0" w:color="auto"/>
            <w:left w:val="none" w:sz="0" w:space="0" w:color="auto"/>
            <w:bottom w:val="none" w:sz="0" w:space="0" w:color="auto"/>
            <w:right w:val="none" w:sz="0" w:space="0" w:color="auto"/>
          </w:divBdr>
        </w:div>
        <w:div w:id="16778784">
          <w:marLeft w:val="480"/>
          <w:marRight w:val="0"/>
          <w:marTop w:val="0"/>
          <w:marBottom w:val="0"/>
          <w:divBdr>
            <w:top w:val="none" w:sz="0" w:space="0" w:color="auto"/>
            <w:left w:val="none" w:sz="0" w:space="0" w:color="auto"/>
            <w:bottom w:val="none" w:sz="0" w:space="0" w:color="auto"/>
            <w:right w:val="none" w:sz="0" w:space="0" w:color="auto"/>
          </w:divBdr>
        </w:div>
        <w:div w:id="28461701">
          <w:marLeft w:val="480"/>
          <w:marRight w:val="0"/>
          <w:marTop w:val="0"/>
          <w:marBottom w:val="0"/>
          <w:divBdr>
            <w:top w:val="none" w:sz="0" w:space="0" w:color="auto"/>
            <w:left w:val="none" w:sz="0" w:space="0" w:color="auto"/>
            <w:bottom w:val="none" w:sz="0" w:space="0" w:color="auto"/>
            <w:right w:val="none" w:sz="0" w:space="0" w:color="auto"/>
          </w:divBdr>
        </w:div>
        <w:div w:id="31655167">
          <w:marLeft w:val="480"/>
          <w:marRight w:val="0"/>
          <w:marTop w:val="0"/>
          <w:marBottom w:val="0"/>
          <w:divBdr>
            <w:top w:val="none" w:sz="0" w:space="0" w:color="auto"/>
            <w:left w:val="none" w:sz="0" w:space="0" w:color="auto"/>
            <w:bottom w:val="none" w:sz="0" w:space="0" w:color="auto"/>
            <w:right w:val="none" w:sz="0" w:space="0" w:color="auto"/>
          </w:divBdr>
        </w:div>
        <w:div w:id="113180845">
          <w:marLeft w:val="480"/>
          <w:marRight w:val="0"/>
          <w:marTop w:val="0"/>
          <w:marBottom w:val="0"/>
          <w:divBdr>
            <w:top w:val="none" w:sz="0" w:space="0" w:color="auto"/>
            <w:left w:val="none" w:sz="0" w:space="0" w:color="auto"/>
            <w:bottom w:val="none" w:sz="0" w:space="0" w:color="auto"/>
            <w:right w:val="none" w:sz="0" w:space="0" w:color="auto"/>
          </w:divBdr>
        </w:div>
        <w:div w:id="114912006">
          <w:marLeft w:val="480"/>
          <w:marRight w:val="0"/>
          <w:marTop w:val="0"/>
          <w:marBottom w:val="0"/>
          <w:divBdr>
            <w:top w:val="none" w:sz="0" w:space="0" w:color="auto"/>
            <w:left w:val="none" w:sz="0" w:space="0" w:color="auto"/>
            <w:bottom w:val="none" w:sz="0" w:space="0" w:color="auto"/>
            <w:right w:val="none" w:sz="0" w:space="0" w:color="auto"/>
          </w:divBdr>
        </w:div>
        <w:div w:id="155075303">
          <w:marLeft w:val="480"/>
          <w:marRight w:val="0"/>
          <w:marTop w:val="0"/>
          <w:marBottom w:val="0"/>
          <w:divBdr>
            <w:top w:val="none" w:sz="0" w:space="0" w:color="auto"/>
            <w:left w:val="none" w:sz="0" w:space="0" w:color="auto"/>
            <w:bottom w:val="none" w:sz="0" w:space="0" w:color="auto"/>
            <w:right w:val="none" w:sz="0" w:space="0" w:color="auto"/>
          </w:divBdr>
        </w:div>
        <w:div w:id="235436949">
          <w:marLeft w:val="480"/>
          <w:marRight w:val="0"/>
          <w:marTop w:val="0"/>
          <w:marBottom w:val="0"/>
          <w:divBdr>
            <w:top w:val="none" w:sz="0" w:space="0" w:color="auto"/>
            <w:left w:val="none" w:sz="0" w:space="0" w:color="auto"/>
            <w:bottom w:val="none" w:sz="0" w:space="0" w:color="auto"/>
            <w:right w:val="none" w:sz="0" w:space="0" w:color="auto"/>
          </w:divBdr>
        </w:div>
        <w:div w:id="262343552">
          <w:marLeft w:val="480"/>
          <w:marRight w:val="0"/>
          <w:marTop w:val="0"/>
          <w:marBottom w:val="0"/>
          <w:divBdr>
            <w:top w:val="none" w:sz="0" w:space="0" w:color="auto"/>
            <w:left w:val="none" w:sz="0" w:space="0" w:color="auto"/>
            <w:bottom w:val="none" w:sz="0" w:space="0" w:color="auto"/>
            <w:right w:val="none" w:sz="0" w:space="0" w:color="auto"/>
          </w:divBdr>
        </w:div>
        <w:div w:id="288325027">
          <w:marLeft w:val="480"/>
          <w:marRight w:val="0"/>
          <w:marTop w:val="0"/>
          <w:marBottom w:val="0"/>
          <w:divBdr>
            <w:top w:val="none" w:sz="0" w:space="0" w:color="auto"/>
            <w:left w:val="none" w:sz="0" w:space="0" w:color="auto"/>
            <w:bottom w:val="none" w:sz="0" w:space="0" w:color="auto"/>
            <w:right w:val="none" w:sz="0" w:space="0" w:color="auto"/>
          </w:divBdr>
        </w:div>
        <w:div w:id="314922009">
          <w:marLeft w:val="480"/>
          <w:marRight w:val="0"/>
          <w:marTop w:val="0"/>
          <w:marBottom w:val="0"/>
          <w:divBdr>
            <w:top w:val="none" w:sz="0" w:space="0" w:color="auto"/>
            <w:left w:val="none" w:sz="0" w:space="0" w:color="auto"/>
            <w:bottom w:val="none" w:sz="0" w:space="0" w:color="auto"/>
            <w:right w:val="none" w:sz="0" w:space="0" w:color="auto"/>
          </w:divBdr>
        </w:div>
        <w:div w:id="353926491">
          <w:marLeft w:val="480"/>
          <w:marRight w:val="0"/>
          <w:marTop w:val="0"/>
          <w:marBottom w:val="0"/>
          <w:divBdr>
            <w:top w:val="none" w:sz="0" w:space="0" w:color="auto"/>
            <w:left w:val="none" w:sz="0" w:space="0" w:color="auto"/>
            <w:bottom w:val="none" w:sz="0" w:space="0" w:color="auto"/>
            <w:right w:val="none" w:sz="0" w:space="0" w:color="auto"/>
          </w:divBdr>
        </w:div>
        <w:div w:id="381953052">
          <w:marLeft w:val="480"/>
          <w:marRight w:val="0"/>
          <w:marTop w:val="0"/>
          <w:marBottom w:val="0"/>
          <w:divBdr>
            <w:top w:val="none" w:sz="0" w:space="0" w:color="auto"/>
            <w:left w:val="none" w:sz="0" w:space="0" w:color="auto"/>
            <w:bottom w:val="none" w:sz="0" w:space="0" w:color="auto"/>
            <w:right w:val="none" w:sz="0" w:space="0" w:color="auto"/>
          </w:divBdr>
        </w:div>
        <w:div w:id="394469369">
          <w:marLeft w:val="480"/>
          <w:marRight w:val="0"/>
          <w:marTop w:val="0"/>
          <w:marBottom w:val="0"/>
          <w:divBdr>
            <w:top w:val="none" w:sz="0" w:space="0" w:color="auto"/>
            <w:left w:val="none" w:sz="0" w:space="0" w:color="auto"/>
            <w:bottom w:val="none" w:sz="0" w:space="0" w:color="auto"/>
            <w:right w:val="none" w:sz="0" w:space="0" w:color="auto"/>
          </w:divBdr>
        </w:div>
        <w:div w:id="402995751">
          <w:marLeft w:val="480"/>
          <w:marRight w:val="0"/>
          <w:marTop w:val="0"/>
          <w:marBottom w:val="0"/>
          <w:divBdr>
            <w:top w:val="none" w:sz="0" w:space="0" w:color="auto"/>
            <w:left w:val="none" w:sz="0" w:space="0" w:color="auto"/>
            <w:bottom w:val="none" w:sz="0" w:space="0" w:color="auto"/>
            <w:right w:val="none" w:sz="0" w:space="0" w:color="auto"/>
          </w:divBdr>
        </w:div>
        <w:div w:id="433130164">
          <w:marLeft w:val="480"/>
          <w:marRight w:val="0"/>
          <w:marTop w:val="0"/>
          <w:marBottom w:val="0"/>
          <w:divBdr>
            <w:top w:val="none" w:sz="0" w:space="0" w:color="auto"/>
            <w:left w:val="none" w:sz="0" w:space="0" w:color="auto"/>
            <w:bottom w:val="none" w:sz="0" w:space="0" w:color="auto"/>
            <w:right w:val="none" w:sz="0" w:space="0" w:color="auto"/>
          </w:divBdr>
        </w:div>
        <w:div w:id="465120322">
          <w:marLeft w:val="480"/>
          <w:marRight w:val="0"/>
          <w:marTop w:val="0"/>
          <w:marBottom w:val="0"/>
          <w:divBdr>
            <w:top w:val="none" w:sz="0" w:space="0" w:color="auto"/>
            <w:left w:val="none" w:sz="0" w:space="0" w:color="auto"/>
            <w:bottom w:val="none" w:sz="0" w:space="0" w:color="auto"/>
            <w:right w:val="none" w:sz="0" w:space="0" w:color="auto"/>
          </w:divBdr>
        </w:div>
        <w:div w:id="520820584">
          <w:marLeft w:val="480"/>
          <w:marRight w:val="0"/>
          <w:marTop w:val="0"/>
          <w:marBottom w:val="0"/>
          <w:divBdr>
            <w:top w:val="none" w:sz="0" w:space="0" w:color="auto"/>
            <w:left w:val="none" w:sz="0" w:space="0" w:color="auto"/>
            <w:bottom w:val="none" w:sz="0" w:space="0" w:color="auto"/>
            <w:right w:val="none" w:sz="0" w:space="0" w:color="auto"/>
          </w:divBdr>
        </w:div>
        <w:div w:id="619185777">
          <w:marLeft w:val="480"/>
          <w:marRight w:val="0"/>
          <w:marTop w:val="0"/>
          <w:marBottom w:val="0"/>
          <w:divBdr>
            <w:top w:val="none" w:sz="0" w:space="0" w:color="auto"/>
            <w:left w:val="none" w:sz="0" w:space="0" w:color="auto"/>
            <w:bottom w:val="none" w:sz="0" w:space="0" w:color="auto"/>
            <w:right w:val="none" w:sz="0" w:space="0" w:color="auto"/>
          </w:divBdr>
        </w:div>
        <w:div w:id="637223065">
          <w:marLeft w:val="480"/>
          <w:marRight w:val="0"/>
          <w:marTop w:val="0"/>
          <w:marBottom w:val="0"/>
          <w:divBdr>
            <w:top w:val="none" w:sz="0" w:space="0" w:color="auto"/>
            <w:left w:val="none" w:sz="0" w:space="0" w:color="auto"/>
            <w:bottom w:val="none" w:sz="0" w:space="0" w:color="auto"/>
            <w:right w:val="none" w:sz="0" w:space="0" w:color="auto"/>
          </w:divBdr>
        </w:div>
        <w:div w:id="674305696">
          <w:marLeft w:val="480"/>
          <w:marRight w:val="0"/>
          <w:marTop w:val="0"/>
          <w:marBottom w:val="0"/>
          <w:divBdr>
            <w:top w:val="none" w:sz="0" w:space="0" w:color="auto"/>
            <w:left w:val="none" w:sz="0" w:space="0" w:color="auto"/>
            <w:bottom w:val="none" w:sz="0" w:space="0" w:color="auto"/>
            <w:right w:val="none" w:sz="0" w:space="0" w:color="auto"/>
          </w:divBdr>
        </w:div>
        <w:div w:id="809975637">
          <w:marLeft w:val="480"/>
          <w:marRight w:val="0"/>
          <w:marTop w:val="0"/>
          <w:marBottom w:val="0"/>
          <w:divBdr>
            <w:top w:val="none" w:sz="0" w:space="0" w:color="auto"/>
            <w:left w:val="none" w:sz="0" w:space="0" w:color="auto"/>
            <w:bottom w:val="none" w:sz="0" w:space="0" w:color="auto"/>
            <w:right w:val="none" w:sz="0" w:space="0" w:color="auto"/>
          </w:divBdr>
        </w:div>
        <w:div w:id="828792930">
          <w:marLeft w:val="480"/>
          <w:marRight w:val="0"/>
          <w:marTop w:val="0"/>
          <w:marBottom w:val="0"/>
          <w:divBdr>
            <w:top w:val="none" w:sz="0" w:space="0" w:color="auto"/>
            <w:left w:val="none" w:sz="0" w:space="0" w:color="auto"/>
            <w:bottom w:val="none" w:sz="0" w:space="0" w:color="auto"/>
            <w:right w:val="none" w:sz="0" w:space="0" w:color="auto"/>
          </w:divBdr>
        </w:div>
        <w:div w:id="872613808">
          <w:marLeft w:val="480"/>
          <w:marRight w:val="0"/>
          <w:marTop w:val="0"/>
          <w:marBottom w:val="0"/>
          <w:divBdr>
            <w:top w:val="none" w:sz="0" w:space="0" w:color="auto"/>
            <w:left w:val="none" w:sz="0" w:space="0" w:color="auto"/>
            <w:bottom w:val="none" w:sz="0" w:space="0" w:color="auto"/>
            <w:right w:val="none" w:sz="0" w:space="0" w:color="auto"/>
          </w:divBdr>
        </w:div>
        <w:div w:id="881551694">
          <w:marLeft w:val="480"/>
          <w:marRight w:val="0"/>
          <w:marTop w:val="0"/>
          <w:marBottom w:val="0"/>
          <w:divBdr>
            <w:top w:val="none" w:sz="0" w:space="0" w:color="auto"/>
            <w:left w:val="none" w:sz="0" w:space="0" w:color="auto"/>
            <w:bottom w:val="none" w:sz="0" w:space="0" w:color="auto"/>
            <w:right w:val="none" w:sz="0" w:space="0" w:color="auto"/>
          </w:divBdr>
        </w:div>
        <w:div w:id="889615460">
          <w:marLeft w:val="480"/>
          <w:marRight w:val="0"/>
          <w:marTop w:val="0"/>
          <w:marBottom w:val="0"/>
          <w:divBdr>
            <w:top w:val="none" w:sz="0" w:space="0" w:color="auto"/>
            <w:left w:val="none" w:sz="0" w:space="0" w:color="auto"/>
            <w:bottom w:val="none" w:sz="0" w:space="0" w:color="auto"/>
            <w:right w:val="none" w:sz="0" w:space="0" w:color="auto"/>
          </w:divBdr>
        </w:div>
        <w:div w:id="912470356">
          <w:marLeft w:val="480"/>
          <w:marRight w:val="0"/>
          <w:marTop w:val="0"/>
          <w:marBottom w:val="0"/>
          <w:divBdr>
            <w:top w:val="none" w:sz="0" w:space="0" w:color="auto"/>
            <w:left w:val="none" w:sz="0" w:space="0" w:color="auto"/>
            <w:bottom w:val="none" w:sz="0" w:space="0" w:color="auto"/>
            <w:right w:val="none" w:sz="0" w:space="0" w:color="auto"/>
          </w:divBdr>
        </w:div>
        <w:div w:id="922228721">
          <w:marLeft w:val="480"/>
          <w:marRight w:val="0"/>
          <w:marTop w:val="0"/>
          <w:marBottom w:val="0"/>
          <w:divBdr>
            <w:top w:val="none" w:sz="0" w:space="0" w:color="auto"/>
            <w:left w:val="none" w:sz="0" w:space="0" w:color="auto"/>
            <w:bottom w:val="none" w:sz="0" w:space="0" w:color="auto"/>
            <w:right w:val="none" w:sz="0" w:space="0" w:color="auto"/>
          </w:divBdr>
        </w:div>
        <w:div w:id="948969411">
          <w:marLeft w:val="480"/>
          <w:marRight w:val="0"/>
          <w:marTop w:val="0"/>
          <w:marBottom w:val="0"/>
          <w:divBdr>
            <w:top w:val="none" w:sz="0" w:space="0" w:color="auto"/>
            <w:left w:val="none" w:sz="0" w:space="0" w:color="auto"/>
            <w:bottom w:val="none" w:sz="0" w:space="0" w:color="auto"/>
            <w:right w:val="none" w:sz="0" w:space="0" w:color="auto"/>
          </w:divBdr>
        </w:div>
        <w:div w:id="965966841">
          <w:marLeft w:val="480"/>
          <w:marRight w:val="0"/>
          <w:marTop w:val="0"/>
          <w:marBottom w:val="0"/>
          <w:divBdr>
            <w:top w:val="none" w:sz="0" w:space="0" w:color="auto"/>
            <w:left w:val="none" w:sz="0" w:space="0" w:color="auto"/>
            <w:bottom w:val="none" w:sz="0" w:space="0" w:color="auto"/>
            <w:right w:val="none" w:sz="0" w:space="0" w:color="auto"/>
          </w:divBdr>
        </w:div>
        <w:div w:id="992443764">
          <w:marLeft w:val="480"/>
          <w:marRight w:val="0"/>
          <w:marTop w:val="0"/>
          <w:marBottom w:val="0"/>
          <w:divBdr>
            <w:top w:val="none" w:sz="0" w:space="0" w:color="auto"/>
            <w:left w:val="none" w:sz="0" w:space="0" w:color="auto"/>
            <w:bottom w:val="none" w:sz="0" w:space="0" w:color="auto"/>
            <w:right w:val="none" w:sz="0" w:space="0" w:color="auto"/>
          </w:divBdr>
        </w:div>
        <w:div w:id="1012300624">
          <w:marLeft w:val="480"/>
          <w:marRight w:val="0"/>
          <w:marTop w:val="0"/>
          <w:marBottom w:val="0"/>
          <w:divBdr>
            <w:top w:val="none" w:sz="0" w:space="0" w:color="auto"/>
            <w:left w:val="none" w:sz="0" w:space="0" w:color="auto"/>
            <w:bottom w:val="none" w:sz="0" w:space="0" w:color="auto"/>
            <w:right w:val="none" w:sz="0" w:space="0" w:color="auto"/>
          </w:divBdr>
        </w:div>
        <w:div w:id="1039352857">
          <w:marLeft w:val="480"/>
          <w:marRight w:val="0"/>
          <w:marTop w:val="0"/>
          <w:marBottom w:val="0"/>
          <w:divBdr>
            <w:top w:val="none" w:sz="0" w:space="0" w:color="auto"/>
            <w:left w:val="none" w:sz="0" w:space="0" w:color="auto"/>
            <w:bottom w:val="none" w:sz="0" w:space="0" w:color="auto"/>
            <w:right w:val="none" w:sz="0" w:space="0" w:color="auto"/>
          </w:divBdr>
        </w:div>
        <w:div w:id="1048920144">
          <w:marLeft w:val="480"/>
          <w:marRight w:val="0"/>
          <w:marTop w:val="0"/>
          <w:marBottom w:val="0"/>
          <w:divBdr>
            <w:top w:val="none" w:sz="0" w:space="0" w:color="auto"/>
            <w:left w:val="none" w:sz="0" w:space="0" w:color="auto"/>
            <w:bottom w:val="none" w:sz="0" w:space="0" w:color="auto"/>
            <w:right w:val="none" w:sz="0" w:space="0" w:color="auto"/>
          </w:divBdr>
        </w:div>
        <w:div w:id="1124884127">
          <w:marLeft w:val="480"/>
          <w:marRight w:val="0"/>
          <w:marTop w:val="0"/>
          <w:marBottom w:val="0"/>
          <w:divBdr>
            <w:top w:val="none" w:sz="0" w:space="0" w:color="auto"/>
            <w:left w:val="none" w:sz="0" w:space="0" w:color="auto"/>
            <w:bottom w:val="none" w:sz="0" w:space="0" w:color="auto"/>
            <w:right w:val="none" w:sz="0" w:space="0" w:color="auto"/>
          </w:divBdr>
        </w:div>
        <w:div w:id="1165822917">
          <w:marLeft w:val="480"/>
          <w:marRight w:val="0"/>
          <w:marTop w:val="0"/>
          <w:marBottom w:val="0"/>
          <w:divBdr>
            <w:top w:val="none" w:sz="0" w:space="0" w:color="auto"/>
            <w:left w:val="none" w:sz="0" w:space="0" w:color="auto"/>
            <w:bottom w:val="none" w:sz="0" w:space="0" w:color="auto"/>
            <w:right w:val="none" w:sz="0" w:space="0" w:color="auto"/>
          </w:divBdr>
        </w:div>
        <w:div w:id="1180849846">
          <w:marLeft w:val="480"/>
          <w:marRight w:val="0"/>
          <w:marTop w:val="0"/>
          <w:marBottom w:val="0"/>
          <w:divBdr>
            <w:top w:val="none" w:sz="0" w:space="0" w:color="auto"/>
            <w:left w:val="none" w:sz="0" w:space="0" w:color="auto"/>
            <w:bottom w:val="none" w:sz="0" w:space="0" w:color="auto"/>
            <w:right w:val="none" w:sz="0" w:space="0" w:color="auto"/>
          </w:divBdr>
        </w:div>
        <w:div w:id="1206287156">
          <w:marLeft w:val="480"/>
          <w:marRight w:val="0"/>
          <w:marTop w:val="0"/>
          <w:marBottom w:val="0"/>
          <w:divBdr>
            <w:top w:val="none" w:sz="0" w:space="0" w:color="auto"/>
            <w:left w:val="none" w:sz="0" w:space="0" w:color="auto"/>
            <w:bottom w:val="none" w:sz="0" w:space="0" w:color="auto"/>
            <w:right w:val="none" w:sz="0" w:space="0" w:color="auto"/>
          </w:divBdr>
        </w:div>
        <w:div w:id="1240215774">
          <w:marLeft w:val="480"/>
          <w:marRight w:val="0"/>
          <w:marTop w:val="0"/>
          <w:marBottom w:val="0"/>
          <w:divBdr>
            <w:top w:val="none" w:sz="0" w:space="0" w:color="auto"/>
            <w:left w:val="none" w:sz="0" w:space="0" w:color="auto"/>
            <w:bottom w:val="none" w:sz="0" w:space="0" w:color="auto"/>
            <w:right w:val="none" w:sz="0" w:space="0" w:color="auto"/>
          </w:divBdr>
        </w:div>
        <w:div w:id="1289629879">
          <w:marLeft w:val="480"/>
          <w:marRight w:val="0"/>
          <w:marTop w:val="0"/>
          <w:marBottom w:val="0"/>
          <w:divBdr>
            <w:top w:val="none" w:sz="0" w:space="0" w:color="auto"/>
            <w:left w:val="none" w:sz="0" w:space="0" w:color="auto"/>
            <w:bottom w:val="none" w:sz="0" w:space="0" w:color="auto"/>
            <w:right w:val="none" w:sz="0" w:space="0" w:color="auto"/>
          </w:divBdr>
        </w:div>
        <w:div w:id="1294601462">
          <w:marLeft w:val="480"/>
          <w:marRight w:val="0"/>
          <w:marTop w:val="0"/>
          <w:marBottom w:val="0"/>
          <w:divBdr>
            <w:top w:val="none" w:sz="0" w:space="0" w:color="auto"/>
            <w:left w:val="none" w:sz="0" w:space="0" w:color="auto"/>
            <w:bottom w:val="none" w:sz="0" w:space="0" w:color="auto"/>
            <w:right w:val="none" w:sz="0" w:space="0" w:color="auto"/>
          </w:divBdr>
        </w:div>
        <w:div w:id="1298335556">
          <w:marLeft w:val="480"/>
          <w:marRight w:val="0"/>
          <w:marTop w:val="0"/>
          <w:marBottom w:val="0"/>
          <w:divBdr>
            <w:top w:val="none" w:sz="0" w:space="0" w:color="auto"/>
            <w:left w:val="none" w:sz="0" w:space="0" w:color="auto"/>
            <w:bottom w:val="none" w:sz="0" w:space="0" w:color="auto"/>
            <w:right w:val="none" w:sz="0" w:space="0" w:color="auto"/>
          </w:divBdr>
        </w:div>
        <w:div w:id="1315990345">
          <w:marLeft w:val="480"/>
          <w:marRight w:val="0"/>
          <w:marTop w:val="0"/>
          <w:marBottom w:val="0"/>
          <w:divBdr>
            <w:top w:val="none" w:sz="0" w:space="0" w:color="auto"/>
            <w:left w:val="none" w:sz="0" w:space="0" w:color="auto"/>
            <w:bottom w:val="none" w:sz="0" w:space="0" w:color="auto"/>
            <w:right w:val="none" w:sz="0" w:space="0" w:color="auto"/>
          </w:divBdr>
        </w:div>
        <w:div w:id="1451051371">
          <w:marLeft w:val="480"/>
          <w:marRight w:val="0"/>
          <w:marTop w:val="0"/>
          <w:marBottom w:val="0"/>
          <w:divBdr>
            <w:top w:val="none" w:sz="0" w:space="0" w:color="auto"/>
            <w:left w:val="none" w:sz="0" w:space="0" w:color="auto"/>
            <w:bottom w:val="none" w:sz="0" w:space="0" w:color="auto"/>
            <w:right w:val="none" w:sz="0" w:space="0" w:color="auto"/>
          </w:divBdr>
        </w:div>
        <w:div w:id="1477143578">
          <w:marLeft w:val="480"/>
          <w:marRight w:val="0"/>
          <w:marTop w:val="0"/>
          <w:marBottom w:val="0"/>
          <w:divBdr>
            <w:top w:val="none" w:sz="0" w:space="0" w:color="auto"/>
            <w:left w:val="none" w:sz="0" w:space="0" w:color="auto"/>
            <w:bottom w:val="none" w:sz="0" w:space="0" w:color="auto"/>
            <w:right w:val="none" w:sz="0" w:space="0" w:color="auto"/>
          </w:divBdr>
        </w:div>
        <w:div w:id="1616134583">
          <w:marLeft w:val="480"/>
          <w:marRight w:val="0"/>
          <w:marTop w:val="0"/>
          <w:marBottom w:val="0"/>
          <w:divBdr>
            <w:top w:val="none" w:sz="0" w:space="0" w:color="auto"/>
            <w:left w:val="none" w:sz="0" w:space="0" w:color="auto"/>
            <w:bottom w:val="none" w:sz="0" w:space="0" w:color="auto"/>
            <w:right w:val="none" w:sz="0" w:space="0" w:color="auto"/>
          </w:divBdr>
        </w:div>
        <w:div w:id="1616399507">
          <w:marLeft w:val="480"/>
          <w:marRight w:val="0"/>
          <w:marTop w:val="0"/>
          <w:marBottom w:val="0"/>
          <w:divBdr>
            <w:top w:val="none" w:sz="0" w:space="0" w:color="auto"/>
            <w:left w:val="none" w:sz="0" w:space="0" w:color="auto"/>
            <w:bottom w:val="none" w:sz="0" w:space="0" w:color="auto"/>
            <w:right w:val="none" w:sz="0" w:space="0" w:color="auto"/>
          </w:divBdr>
        </w:div>
        <w:div w:id="1634747636">
          <w:marLeft w:val="480"/>
          <w:marRight w:val="0"/>
          <w:marTop w:val="0"/>
          <w:marBottom w:val="0"/>
          <w:divBdr>
            <w:top w:val="none" w:sz="0" w:space="0" w:color="auto"/>
            <w:left w:val="none" w:sz="0" w:space="0" w:color="auto"/>
            <w:bottom w:val="none" w:sz="0" w:space="0" w:color="auto"/>
            <w:right w:val="none" w:sz="0" w:space="0" w:color="auto"/>
          </w:divBdr>
        </w:div>
        <w:div w:id="1700621970">
          <w:marLeft w:val="480"/>
          <w:marRight w:val="0"/>
          <w:marTop w:val="0"/>
          <w:marBottom w:val="0"/>
          <w:divBdr>
            <w:top w:val="none" w:sz="0" w:space="0" w:color="auto"/>
            <w:left w:val="none" w:sz="0" w:space="0" w:color="auto"/>
            <w:bottom w:val="none" w:sz="0" w:space="0" w:color="auto"/>
            <w:right w:val="none" w:sz="0" w:space="0" w:color="auto"/>
          </w:divBdr>
        </w:div>
        <w:div w:id="1948468777">
          <w:marLeft w:val="480"/>
          <w:marRight w:val="0"/>
          <w:marTop w:val="0"/>
          <w:marBottom w:val="0"/>
          <w:divBdr>
            <w:top w:val="none" w:sz="0" w:space="0" w:color="auto"/>
            <w:left w:val="none" w:sz="0" w:space="0" w:color="auto"/>
            <w:bottom w:val="none" w:sz="0" w:space="0" w:color="auto"/>
            <w:right w:val="none" w:sz="0" w:space="0" w:color="auto"/>
          </w:divBdr>
        </w:div>
        <w:div w:id="1973514697">
          <w:marLeft w:val="480"/>
          <w:marRight w:val="0"/>
          <w:marTop w:val="0"/>
          <w:marBottom w:val="0"/>
          <w:divBdr>
            <w:top w:val="none" w:sz="0" w:space="0" w:color="auto"/>
            <w:left w:val="none" w:sz="0" w:space="0" w:color="auto"/>
            <w:bottom w:val="none" w:sz="0" w:space="0" w:color="auto"/>
            <w:right w:val="none" w:sz="0" w:space="0" w:color="auto"/>
          </w:divBdr>
        </w:div>
        <w:div w:id="2035306366">
          <w:marLeft w:val="480"/>
          <w:marRight w:val="0"/>
          <w:marTop w:val="0"/>
          <w:marBottom w:val="0"/>
          <w:divBdr>
            <w:top w:val="none" w:sz="0" w:space="0" w:color="auto"/>
            <w:left w:val="none" w:sz="0" w:space="0" w:color="auto"/>
            <w:bottom w:val="none" w:sz="0" w:space="0" w:color="auto"/>
            <w:right w:val="none" w:sz="0" w:space="0" w:color="auto"/>
          </w:divBdr>
        </w:div>
        <w:div w:id="2069263992">
          <w:marLeft w:val="480"/>
          <w:marRight w:val="0"/>
          <w:marTop w:val="0"/>
          <w:marBottom w:val="0"/>
          <w:divBdr>
            <w:top w:val="none" w:sz="0" w:space="0" w:color="auto"/>
            <w:left w:val="none" w:sz="0" w:space="0" w:color="auto"/>
            <w:bottom w:val="none" w:sz="0" w:space="0" w:color="auto"/>
            <w:right w:val="none" w:sz="0" w:space="0" w:color="auto"/>
          </w:divBdr>
        </w:div>
        <w:div w:id="2085371109">
          <w:marLeft w:val="480"/>
          <w:marRight w:val="0"/>
          <w:marTop w:val="0"/>
          <w:marBottom w:val="0"/>
          <w:divBdr>
            <w:top w:val="none" w:sz="0" w:space="0" w:color="auto"/>
            <w:left w:val="none" w:sz="0" w:space="0" w:color="auto"/>
            <w:bottom w:val="none" w:sz="0" w:space="0" w:color="auto"/>
            <w:right w:val="none" w:sz="0" w:space="0" w:color="auto"/>
          </w:divBdr>
        </w:div>
      </w:divsChild>
    </w:div>
    <w:div w:id="1737969570">
      <w:marLeft w:val="640"/>
      <w:marRight w:val="0"/>
      <w:marTop w:val="0"/>
      <w:marBottom w:val="0"/>
      <w:divBdr>
        <w:top w:val="none" w:sz="0" w:space="0" w:color="auto"/>
        <w:left w:val="none" w:sz="0" w:space="0" w:color="auto"/>
        <w:bottom w:val="none" w:sz="0" w:space="0" w:color="auto"/>
        <w:right w:val="none" w:sz="0" w:space="0" w:color="auto"/>
      </w:divBdr>
    </w:div>
    <w:div w:id="1738941579">
      <w:marLeft w:val="640"/>
      <w:marRight w:val="0"/>
      <w:marTop w:val="0"/>
      <w:marBottom w:val="0"/>
      <w:divBdr>
        <w:top w:val="none" w:sz="0" w:space="0" w:color="auto"/>
        <w:left w:val="none" w:sz="0" w:space="0" w:color="auto"/>
        <w:bottom w:val="none" w:sz="0" w:space="0" w:color="auto"/>
        <w:right w:val="none" w:sz="0" w:space="0" w:color="auto"/>
      </w:divBdr>
    </w:div>
    <w:div w:id="1739327407">
      <w:marLeft w:val="640"/>
      <w:marRight w:val="0"/>
      <w:marTop w:val="0"/>
      <w:marBottom w:val="0"/>
      <w:divBdr>
        <w:top w:val="none" w:sz="0" w:space="0" w:color="auto"/>
        <w:left w:val="none" w:sz="0" w:space="0" w:color="auto"/>
        <w:bottom w:val="none" w:sz="0" w:space="0" w:color="auto"/>
        <w:right w:val="none" w:sz="0" w:space="0" w:color="auto"/>
      </w:divBdr>
    </w:div>
    <w:div w:id="1739593372">
      <w:marLeft w:val="640"/>
      <w:marRight w:val="0"/>
      <w:marTop w:val="0"/>
      <w:marBottom w:val="0"/>
      <w:divBdr>
        <w:top w:val="none" w:sz="0" w:space="0" w:color="auto"/>
        <w:left w:val="none" w:sz="0" w:space="0" w:color="auto"/>
        <w:bottom w:val="none" w:sz="0" w:space="0" w:color="auto"/>
        <w:right w:val="none" w:sz="0" w:space="0" w:color="auto"/>
      </w:divBdr>
    </w:div>
    <w:div w:id="1739937320">
      <w:marLeft w:val="640"/>
      <w:marRight w:val="0"/>
      <w:marTop w:val="0"/>
      <w:marBottom w:val="0"/>
      <w:divBdr>
        <w:top w:val="none" w:sz="0" w:space="0" w:color="auto"/>
        <w:left w:val="none" w:sz="0" w:space="0" w:color="auto"/>
        <w:bottom w:val="none" w:sz="0" w:space="0" w:color="auto"/>
        <w:right w:val="none" w:sz="0" w:space="0" w:color="auto"/>
      </w:divBdr>
    </w:div>
    <w:div w:id="1739984397">
      <w:marLeft w:val="640"/>
      <w:marRight w:val="0"/>
      <w:marTop w:val="0"/>
      <w:marBottom w:val="0"/>
      <w:divBdr>
        <w:top w:val="none" w:sz="0" w:space="0" w:color="auto"/>
        <w:left w:val="none" w:sz="0" w:space="0" w:color="auto"/>
        <w:bottom w:val="none" w:sz="0" w:space="0" w:color="auto"/>
        <w:right w:val="none" w:sz="0" w:space="0" w:color="auto"/>
      </w:divBdr>
    </w:div>
    <w:div w:id="1740597837">
      <w:bodyDiv w:val="1"/>
      <w:marLeft w:val="0"/>
      <w:marRight w:val="0"/>
      <w:marTop w:val="0"/>
      <w:marBottom w:val="0"/>
      <w:divBdr>
        <w:top w:val="none" w:sz="0" w:space="0" w:color="auto"/>
        <w:left w:val="none" w:sz="0" w:space="0" w:color="auto"/>
        <w:bottom w:val="none" w:sz="0" w:space="0" w:color="auto"/>
        <w:right w:val="none" w:sz="0" w:space="0" w:color="auto"/>
      </w:divBdr>
      <w:divsChild>
        <w:div w:id="23527714">
          <w:marLeft w:val="480"/>
          <w:marRight w:val="0"/>
          <w:marTop w:val="0"/>
          <w:marBottom w:val="0"/>
          <w:divBdr>
            <w:top w:val="none" w:sz="0" w:space="0" w:color="auto"/>
            <w:left w:val="none" w:sz="0" w:space="0" w:color="auto"/>
            <w:bottom w:val="none" w:sz="0" w:space="0" w:color="auto"/>
            <w:right w:val="none" w:sz="0" w:space="0" w:color="auto"/>
          </w:divBdr>
        </w:div>
        <w:div w:id="85998954">
          <w:marLeft w:val="480"/>
          <w:marRight w:val="0"/>
          <w:marTop w:val="0"/>
          <w:marBottom w:val="0"/>
          <w:divBdr>
            <w:top w:val="none" w:sz="0" w:space="0" w:color="auto"/>
            <w:left w:val="none" w:sz="0" w:space="0" w:color="auto"/>
            <w:bottom w:val="none" w:sz="0" w:space="0" w:color="auto"/>
            <w:right w:val="none" w:sz="0" w:space="0" w:color="auto"/>
          </w:divBdr>
        </w:div>
        <w:div w:id="90318488">
          <w:marLeft w:val="480"/>
          <w:marRight w:val="0"/>
          <w:marTop w:val="0"/>
          <w:marBottom w:val="0"/>
          <w:divBdr>
            <w:top w:val="none" w:sz="0" w:space="0" w:color="auto"/>
            <w:left w:val="none" w:sz="0" w:space="0" w:color="auto"/>
            <w:bottom w:val="none" w:sz="0" w:space="0" w:color="auto"/>
            <w:right w:val="none" w:sz="0" w:space="0" w:color="auto"/>
          </w:divBdr>
        </w:div>
        <w:div w:id="108471291">
          <w:marLeft w:val="480"/>
          <w:marRight w:val="0"/>
          <w:marTop w:val="0"/>
          <w:marBottom w:val="0"/>
          <w:divBdr>
            <w:top w:val="none" w:sz="0" w:space="0" w:color="auto"/>
            <w:left w:val="none" w:sz="0" w:space="0" w:color="auto"/>
            <w:bottom w:val="none" w:sz="0" w:space="0" w:color="auto"/>
            <w:right w:val="none" w:sz="0" w:space="0" w:color="auto"/>
          </w:divBdr>
        </w:div>
        <w:div w:id="128519798">
          <w:marLeft w:val="480"/>
          <w:marRight w:val="0"/>
          <w:marTop w:val="0"/>
          <w:marBottom w:val="0"/>
          <w:divBdr>
            <w:top w:val="none" w:sz="0" w:space="0" w:color="auto"/>
            <w:left w:val="none" w:sz="0" w:space="0" w:color="auto"/>
            <w:bottom w:val="none" w:sz="0" w:space="0" w:color="auto"/>
            <w:right w:val="none" w:sz="0" w:space="0" w:color="auto"/>
          </w:divBdr>
        </w:div>
        <w:div w:id="128717173">
          <w:marLeft w:val="480"/>
          <w:marRight w:val="0"/>
          <w:marTop w:val="0"/>
          <w:marBottom w:val="0"/>
          <w:divBdr>
            <w:top w:val="none" w:sz="0" w:space="0" w:color="auto"/>
            <w:left w:val="none" w:sz="0" w:space="0" w:color="auto"/>
            <w:bottom w:val="none" w:sz="0" w:space="0" w:color="auto"/>
            <w:right w:val="none" w:sz="0" w:space="0" w:color="auto"/>
          </w:divBdr>
        </w:div>
        <w:div w:id="143358303">
          <w:marLeft w:val="480"/>
          <w:marRight w:val="0"/>
          <w:marTop w:val="0"/>
          <w:marBottom w:val="0"/>
          <w:divBdr>
            <w:top w:val="none" w:sz="0" w:space="0" w:color="auto"/>
            <w:left w:val="none" w:sz="0" w:space="0" w:color="auto"/>
            <w:bottom w:val="none" w:sz="0" w:space="0" w:color="auto"/>
            <w:right w:val="none" w:sz="0" w:space="0" w:color="auto"/>
          </w:divBdr>
        </w:div>
        <w:div w:id="235092265">
          <w:marLeft w:val="480"/>
          <w:marRight w:val="0"/>
          <w:marTop w:val="0"/>
          <w:marBottom w:val="0"/>
          <w:divBdr>
            <w:top w:val="none" w:sz="0" w:space="0" w:color="auto"/>
            <w:left w:val="none" w:sz="0" w:space="0" w:color="auto"/>
            <w:bottom w:val="none" w:sz="0" w:space="0" w:color="auto"/>
            <w:right w:val="none" w:sz="0" w:space="0" w:color="auto"/>
          </w:divBdr>
        </w:div>
        <w:div w:id="246813937">
          <w:marLeft w:val="480"/>
          <w:marRight w:val="0"/>
          <w:marTop w:val="0"/>
          <w:marBottom w:val="0"/>
          <w:divBdr>
            <w:top w:val="none" w:sz="0" w:space="0" w:color="auto"/>
            <w:left w:val="none" w:sz="0" w:space="0" w:color="auto"/>
            <w:bottom w:val="none" w:sz="0" w:space="0" w:color="auto"/>
            <w:right w:val="none" w:sz="0" w:space="0" w:color="auto"/>
          </w:divBdr>
        </w:div>
        <w:div w:id="257493431">
          <w:marLeft w:val="480"/>
          <w:marRight w:val="0"/>
          <w:marTop w:val="0"/>
          <w:marBottom w:val="0"/>
          <w:divBdr>
            <w:top w:val="none" w:sz="0" w:space="0" w:color="auto"/>
            <w:left w:val="none" w:sz="0" w:space="0" w:color="auto"/>
            <w:bottom w:val="none" w:sz="0" w:space="0" w:color="auto"/>
            <w:right w:val="none" w:sz="0" w:space="0" w:color="auto"/>
          </w:divBdr>
        </w:div>
        <w:div w:id="289437291">
          <w:marLeft w:val="480"/>
          <w:marRight w:val="0"/>
          <w:marTop w:val="0"/>
          <w:marBottom w:val="0"/>
          <w:divBdr>
            <w:top w:val="none" w:sz="0" w:space="0" w:color="auto"/>
            <w:left w:val="none" w:sz="0" w:space="0" w:color="auto"/>
            <w:bottom w:val="none" w:sz="0" w:space="0" w:color="auto"/>
            <w:right w:val="none" w:sz="0" w:space="0" w:color="auto"/>
          </w:divBdr>
        </w:div>
        <w:div w:id="314338343">
          <w:marLeft w:val="480"/>
          <w:marRight w:val="0"/>
          <w:marTop w:val="0"/>
          <w:marBottom w:val="0"/>
          <w:divBdr>
            <w:top w:val="none" w:sz="0" w:space="0" w:color="auto"/>
            <w:left w:val="none" w:sz="0" w:space="0" w:color="auto"/>
            <w:bottom w:val="none" w:sz="0" w:space="0" w:color="auto"/>
            <w:right w:val="none" w:sz="0" w:space="0" w:color="auto"/>
          </w:divBdr>
        </w:div>
        <w:div w:id="344089565">
          <w:marLeft w:val="480"/>
          <w:marRight w:val="0"/>
          <w:marTop w:val="0"/>
          <w:marBottom w:val="0"/>
          <w:divBdr>
            <w:top w:val="none" w:sz="0" w:space="0" w:color="auto"/>
            <w:left w:val="none" w:sz="0" w:space="0" w:color="auto"/>
            <w:bottom w:val="none" w:sz="0" w:space="0" w:color="auto"/>
            <w:right w:val="none" w:sz="0" w:space="0" w:color="auto"/>
          </w:divBdr>
        </w:div>
        <w:div w:id="353726130">
          <w:marLeft w:val="480"/>
          <w:marRight w:val="0"/>
          <w:marTop w:val="0"/>
          <w:marBottom w:val="0"/>
          <w:divBdr>
            <w:top w:val="none" w:sz="0" w:space="0" w:color="auto"/>
            <w:left w:val="none" w:sz="0" w:space="0" w:color="auto"/>
            <w:bottom w:val="none" w:sz="0" w:space="0" w:color="auto"/>
            <w:right w:val="none" w:sz="0" w:space="0" w:color="auto"/>
          </w:divBdr>
        </w:div>
        <w:div w:id="374042347">
          <w:marLeft w:val="480"/>
          <w:marRight w:val="0"/>
          <w:marTop w:val="0"/>
          <w:marBottom w:val="0"/>
          <w:divBdr>
            <w:top w:val="none" w:sz="0" w:space="0" w:color="auto"/>
            <w:left w:val="none" w:sz="0" w:space="0" w:color="auto"/>
            <w:bottom w:val="none" w:sz="0" w:space="0" w:color="auto"/>
            <w:right w:val="none" w:sz="0" w:space="0" w:color="auto"/>
          </w:divBdr>
        </w:div>
        <w:div w:id="386492334">
          <w:marLeft w:val="480"/>
          <w:marRight w:val="0"/>
          <w:marTop w:val="0"/>
          <w:marBottom w:val="0"/>
          <w:divBdr>
            <w:top w:val="none" w:sz="0" w:space="0" w:color="auto"/>
            <w:left w:val="none" w:sz="0" w:space="0" w:color="auto"/>
            <w:bottom w:val="none" w:sz="0" w:space="0" w:color="auto"/>
            <w:right w:val="none" w:sz="0" w:space="0" w:color="auto"/>
          </w:divBdr>
        </w:div>
        <w:div w:id="431709928">
          <w:marLeft w:val="480"/>
          <w:marRight w:val="0"/>
          <w:marTop w:val="0"/>
          <w:marBottom w:val="0"/>
          <w:divBdr>
            <w:top w:val="none" w:sz="0" w:space="0" w:color="auto"/>
            <w:left w:val="none" w:sz="0" w:space="0" w:color="auto"/>
            <w:bottom w:val="none" w:sz="0" w:space="0" w:color="auto"/>
            <w:right w:val="none" w:sz="0" w:space="0" w:color="auto"/>
          </w:divBdr>
        </w:div>
        <w:div w:id="447747884">
          <w:marLeft w:val="480"/>
          <w:marRight w:val="0"/>
          <w:marTop w:val="0"/>
          <w:marBottom w:val="0"/>
          <w:divBdr>
            <w:top w:val="none" w:sz="0" w:space="0" w:color="auto"/>
            <w:left w:val="none" w:sz="0" w:space="0" w:color="auto"/>
            <w:bottom w:val="none" w:sz="0" w:space="0" w:color="auto"/>
            <w:right w:val="none" w:sz="0" w:space="0" w:color="auto"/>
          </w:divBdr>
        </w:div>
        <w:div w:id="455803242">
          <w:marLeft w:val="480"/>
          <w:marRight w:val="0"/>
          <w:marTop w:val="0"/>
          <w:marBottom w:val="0"/>
          <w:divBdr>
            <w:top w:val="none" w:sz="0" w:space="0" w:color="auto"/>
            <w:left w:val="none" w:sz="0" w:space="0" w:color="auto"/>
            <w:bottom w:val="none" w:sz="0" w:space="0" w:color="auto"/>
            <w:right w:val="none" w:sz="0" w:space="0" w:color="auto"/>
          </w:divBdr>
        </w:div>
        <w:div w:id="460418581">
          <w:marLeft w:val="480"/>
          <w:marRight w:val="0"/>
          <w:marTop w:val="0"/>
          <w:marBottom w:val="0"/>
          <w:divBdr>
            <w:top w:val="none" w:sz="0" w:space="0" w:color="auto"/>
            <w:left w:val="none" w:sz="0" w:space="0" w:color="auto"/>
            <w:bottom w:val="none" w:sz="0" w:space="0" w:color="auto"/>
            <w:right w:val="none" w:sz="0" w:space="0" w:color="auto"/>
          </w:divBdr>
        </w:div>
        <w:div w:id="527722559">
          <w:marLeft w:val="480"/>
          <w:marRight w:val="0"/>
          <w:marTop w:val="0"/>
          <w:marBottom w:val="0"/>
          <w:divBdr>
            <w:top w:val="none" w:sz="0" w:space="0" w:color="auto"/>
            <w:left w:val="none" w:sz="0" w:space="0" w:color="auto"/>
            <w:bottom w:val="none" w:sz="0" w:space="0" w:color="auto"/>
            <w:right w:val="none" w:sz="0" w:space="0" w:color="auto"/>
          </w:divBdr>
        </w:div>
        <w:div w:id="549534312">
          <w:marLeft w:val="480"/>
          <w:marRight w:val="0"/>
          <w:marTop w:val="0"/>
          <w:marBottom w:val="0"/>
          <w:divBdr>
            <w:top w:val="none" w:sz="0" w:space="0" w:color="auto"/>
            <w:left w:val="none" w:sz="0" w:space="0" w:color="auto"/>
            <w:bottom w:val="none" w:sz="0" w:space="0" w:color="auto"/>
            <w:right w:val="none" w:sz="0" w:space="0" w:color="auto"/>
          </w:divBdr>
        </w:div>
        <w:div w:id="555554869">
          <w:marLeft w:val="480"/>
          <w:marRight w:val="0"/>
          <w:marTop w:val="0"/>
          <w:marBottom w:val="0"/>
          <w:divBdr>
            <w:top w:val="none" w:sz="0" w:space="0" w:color="auto"/>
            <w:left w:val="none" w:sz="0" w:space="0" w:color="auto"/>
            <w:bottom w:val="none" w:sz="0" w:space="0" w:color="auto"/>
            <w:right w:val="none" w:sz="0" w:space="0" w:color="auto"/>
          </w:divBdr>
        </w:div>
        <w:div w:id="570382966">
          <w:marLeft w:val="480"/>
          <w:marRight w:val="0"/>
          <w:marTop w:val="0"/>
          <w:marBottom w:val="0"/>
          <w:divBdr>
            <w:top w:val="none" w:sz="0" w:space="0" w:color="auto"/>
            <w:left w:val="none" w:sz="0" w:space="0" w:color="auto"/>
            <w:bottom w:val="none" w:sz="0" w:space="0" w:color="auto"/>
            <w:right w:val="none" w:sz="0" w:space="0" w:color="auto"/>
          </w:divBdr>
        </w:div>
        <w:div w:id="574901804">
          <w:marLeft w:val="480"/>
          <w:marRight w:val="0"/>
          <w:marTop w:val="0"/>
          <w:marBottom w:val="0"/>
          <w:divBdr>
            <w:top w:val="none" w:sz="0" w:space="0" w:color="auto"/>
            <w:left w:val="none" w:sz="0" w:space="0" w:color="auto"/>
            <w:bottom w:val="none" w:sz="0" w:space="0" w:color="auto"/>
            <w:right w:val="none" w:sz="0" w:space="0" w:color="auto"/>
          </w:divBdr>
        </w:div>
        <w:div w:id="587227104">
          <w:marLeft w:val="480"/>
          <w:marRight w:val="0"/>
          <w:marTop w:val="0"/>
          <w:marBottom w:val="0"/>
          <w:divBdr>
            <w:top w:val="none" w:sz="0" w:space="0" w:color="auto"/>
            <w:left w:val="none" w:sz="0" w:space="0" w:color="auto"/>
            <w:bottom w:val="none" w:sz="0" w:space="0" w:color="auto"/>
            <w:right w:val="none" w:sz="0" w:space="0" w:color="auto"/>
          </w:divBdr>
        </w:div>
        <w:div w:id="606933484">
          <w:marLeft w:val="480"/>
          <w:marRight w:val="0"/>
          <w:marTop w:val="0"/>
          <w:marBottom w:val="0"/>
          <w:divBdr>
            <w:top w:val="none" w:sz="0" w:space="0" w:color="auto"/>
            <w:left w:val="none" w:sz="0" w:space="0" w:color="auto"/>
            <w:bottom w:val="none" w:sz="0" w:space="0" w:color="auto"/>
            <w:right w:val="none" w:sz="0" w:space="0" w:color="auto"/>
          </w:divBdr>
        </w:div>
        <w:div w:id="626202032">
          <w:marLeft w:val="480"/>
          <w:marRight w:val="0"/>
          <w:marTop w:val="0"/>
          <w:marBottom w:val="0"/>
          <w:divBdr>
            <w:top w:val="none" w:sz="0" w:space="0" w:color="auto"/>
            <w:left w:val="none" w:sz="0" w:space="0" w:color="auto"/>
            <w:bottom w:val="none" w:sz="0" w:space="0" w:color="auto"/>
            <w:right w:val="none" w:sz="0" w:space="0" w:color="auto"/>
          </w:divBdr>
        </w:div>
        <w:div w:id="738132655">
          <w:marLeft w:val="480"/>
          <w:marRight w:val="0"/>
          <w:marTop w:val="0"/>
          <w:marBottom w:val="0"/>
          <w:divBdr>
            <w:top w:val="none" w:sz="0" w:space="0" w:color="auto"/>
            <w:left w:val="none" w:sz="0" w:space="0" w:color="auto"/>
            <w:bottom w:val="none" w:sz="0" w:space="0" w:color="auto"/>
            <w:right w:val="none" w:sz="0" w:space="0" w:color="auto"/>
          </w:divBdr>
        </w:div>
        <w:div w:id="770392516">
          <w:marLeft w:val="480"/>
          <w:marRight w:val="0"/>
          <w:marTop w:val="0"/>
          <w:marBottom w:val="0"/>
          <w:divBdr>
            <w:top w:val="none" w:sz="0" w:space="0" w:color="auto"/>
            <w:left w:val="none" w:sz="0" w:space="0" w:color="auto"/>
            <w:bottom w:val="none" w:sz="0" w:space="0" w:color="auto"/>
            <w:right w:val="none" w:sz="0" w:space="0" w:color="auto"/>
          </w:divBdr>
        </w:div>
        <w:div w:id="792141458">
          <w:marLeft w:val="480"/>
          <w:marRight w:val="0"/>
          <w:marTop w:val="0"/>
          <w:marBottom w:val="0"/>
          <w:divBdr>
            <w:top w:val="none" w:sz="0" w:space="0" w:color="auto"/>
            <w:left w:val="none" w:sz="0" w:space="0" w:color="auto"/>
            <w:bottom w:val="none" w:sz="0" w:space="0" w:color="auto"/>
            <w:right w:val="none" w:sz="0" w:space="0" w:color="auto"/>
          </w:divBdr>
        </w:div>
        <w:div w:id="815996643">
          <w:marLeft w:val="480"/>
          <w:marRight w:val="0"/>
          <w:marTop w:val="0"/>
          <w:marBottom w:val="0"/>
          <w:divBdr>
            <w:top w:val="none" w:sz="0" w:space="0" w:color="auto"/>
            <w:left w:val="none" w:sz="0" w:space="0" w:color="auto"/>
            <w:bottom w:val="none" w:sz="0" w:space="0" w:color="auto"/>
            <w:right w:val="none" w:sz="0" w:space="0" w:color="auto"/>
          </w:divBdr>
        </w:div>
        <w:div w:id="848910984">
          <w:marLeft w:val="480"/>
          <w:marRight w:val="0"/>
          <w:marTop w:val="0"/>
          <w:marBottom w:val="0"/>
          <w:divBdr>
            <w:top w:val="none" w:sz="0" w:space="0" w:color="auto"/>
            <w:left w:val="none" w:sz="0" w:space="0" w:color="auto"/>
            <w:bottom w:val="none" w:sz="0" w:space="0" w:color="auto"/>
            <w:right w:val="none" w:sz="0" w:space="0" w:color="auto"/>
          </w:divBdr>
        </w:div>
        <w:div w:id="854003497">
          <w:marLeft w:val="480"/>
          <w:marRight w:val="0"/>
          <w:marTop w:val="0"/>
          <w:marBottom w:val="0"/>
          <w:divBdr>
            <w:top w:val="none" w:sz="0" w:space="0" w:color="auto"/>
            <w:left w:val="none" w:sz="0" w:space="0" w:color="auto"/>
            <w:bottom w:val="none" w:sz="0" w:space="0" w:color="auto"/>
            <w:right w:val="none" w:sz="0" w:space="0" w:color="auto"/>
          </w:divBdr>
        </w:div>
        <w:div w:id="913005691">
          <w:marLeft w:val="480"/>
          <w:marRight w:val="0"/>
          <w:marTop w:val="0"/>
          <w:marBottom w:val="0"/>
          <w:divBdr>
            <w:top w:val="none" w:sz="0" w:space="0" w:color="auto"/>
            <w:left w:val="none" w:sz="0" w:space="0" w:color="auto"/>
            <w:bottom w:val="none" w:sz="0" w:space="0" w:color="auto"/>
            <w:right w:val="none" w:sz="0" w:space="0" w:color="auto"/>
          </w:divBdr>
        </w:div>
        <w:div w:id="970985029">
          <w:marLeft w:val="480"/>
          <w:marRight w:val="0"/>
          <w:marTop w:val="0"/>
          <w:marBottom w:val="0"/>
          <w:divBdr>
            <w:top w:val="none" w:sz="0" w:space="0" w:color="auto"/>
            <w:left w:val="none" w:sz="0" w:space="0" w:color="auto"/>
            <w:bottom w:val="none" w:sz="0" w:space="0" w:color="auto"/>
            <w:right w:val="none" w:sz="0" w:space="0" w:color="auto"/>
          </w:divBdr>
        </w:div>
        <w:div w:id="975796943">
          <w:marLeft w:val="480"/>
          <w:marRight w:val="0"/>
          <w:marTop w:val="0"/>
          <w:marBottom w:val="0"/>
          <w:divBdr>
            <w:top w:val="none" w:sz="0" w:space="0" w:color="auto"/>
            <w:left w:val="none" w:sz="0" w:space="0" w:color="auto"/>
            <w:bottom w:val="none" w:sz="0" w:space="0" w:color="auto"/>
            <w:right w:val="none" w:sz="0" w:space="0" w:color="auto"/>
          </w:divBdr>
        </w:div>
        <w:div w:id="980697867">
          <w:marLeft w:val="480"/>
          <w:marRight w:val="0"/>
          <w:marTop w:val="0"/>
          <w:marBottom w:val="0"/>
          <w:divBdr>
            <w:top w:val="none" w:sz="0" w:space="0" w:color="auto"/>
            <w:left w:val="none" w:sz="0" w:space="0" w:color="auto"/>
            <w:bottom w:val="none" w:sz="0" w:space="0" w:color="auto"/>
            <w:right w:val="none" w:sz="0" w:space="0" w:color="auto"/>
          </w:divBdr>
        </w:div>
        <w:div w:id="1000237361">
          <w:marLeft w:val="480"/>
          <w:marRight w:val="0"/>
          <w:marTop w:val="0"/>
          <w:marBottom w:val="0"/>
          <w:divBdr>
            <w:top w:val="none" w:sz="0" w:space="0" w:color="auto"/>
            <w:left w:val="none" w:sz="0" w:space="0" w:color="auto"/>
            <w:bottom w:val="none" w:sz="0" w:space="0" w:color="auto"/>
            <w:right w:val="none" w:sz="0" w:space="0" w:color="auto"/>
          </w:divBdr>
        </w:div>
        <w:div w:id="1009481361">
          <w:marLeft w:val="480"/>
          <w:marRight w:val="0"/>
          <w:marTop w:val="0"/>
          <w:marBottom w:val="0"/>
          <w:divBdr>
            <w:top w:val="none" w:sz="0" w:space="0" w:color="auto"/>
            <w:left w:val="none" w:sz="0" w:space="0" w:color="auto"/>
            <w:bottom w:val="none" w:sz="0" w:space="0" w:color="auto"/>
            <w:right w:val="none" w:sz="0" w:space="0" w:color="auto"/>
          </w:divBdr>
        </w:div>
        <w:div w:id="1015310171">
          <w:marLeft w:val="480"/>
          <w:marRight w:val="0"/>
          <w:marTop w:val="0"/>
          <w:marBottom w:val="0"/>
          <w:divBdr>
            <w:top w:val="none" w:sz="0" w:space="0" w:color="auto"/>
            <w:left w:val="none" w:sz="0" w:space="0" w:color="auto"/>
            <w:bottom w:val="none" w:sz="0" w:space="0" w:color="auto"/>
            <w:right w:val="none" w:sz="0" w:space="0" w:color="auto"/>
          </w:divBdr>
        </w:div>
        <w:div w:id="1019433576">
          <w:marLeft w:val="480"/>
          <w:marRight w:val="0"/>
          <w:marTop w:val="0"/>
          <w:marBottom w:val="0"/>
          <w:divBdr>
            <w:top w:val="none" w:sz="0" w:space="0" w:color="auto"/>
            <w:left w:val="none" w:sz="0" w:space="0" w:color="auto"/>
            <w:bottom w:val="none" w:sz="0" w:space="0" w:color="auto"/>
            <w:right w:val="none" w:sz="0" w:space="0" w:color="auto"/>
          </w:divBdr>
        </w:div>
        <w:div w:id="1037779868">
          <w:marLeft w:val="480"/>
          <w:marRight w:val="0"/>
          <w:marTop w:val="0"/>
          <w:marBottom w:val="0"/>
          <w:divBdr>
            <w:top w:val="none" w:sz="0" w:space="0" w:color="auto"/>
            <w:left w:val="none" w:sz="0" w:space="0" w:color="auto"/>
            <w:bottom w:val="none" w:sz="0" w:space="0" w:color="auto"/>
            <w:right w:val="none" w:sz="0" w:space="0" w:color="auto"/>
          </w:divBdr>
        </w:div>
        <w:div w:id="1060634829">
          <w:marLeft w:val="480"/>
          <w:marRight w:val="0"/>
          <w:marTop w:val="0"/>
          <w:marBottom w:val="0"/>
          <w:divBdr>
            <w:top w:val="none" w:sz="0" w:space="0" w:color="auto"/>
            <w:left w:val="none" w:sz="0" w:space="0" w:color="auto"/>
            <w:bottom w:val="none" w:sz="0" w:space="0" w:color="auto"/>
            <w:right w:val="none" w:sz="0" w:space="0" w:color="auto"/>
          </w:divBdr>
        </w:div>
        <w:div w:id="1069426432">
          <w:marLeft w:val="480"/>
          <w:marRight w:val="0"/>
          <w:marTop w:val="0"/>
          <w:marBottom w:val="0"/>
          <w:divBdr>
            <w:top w:val="none" w:sz="0" w:space="0" w:color="auto"/>
            <w:left w:val="none" w:sz="0" w:space="0" w:color="auto"/>
            <w:bottom w:val="none" w:sz="0" w:space="0" w:color="auto"/>
            <w:right w:val="none" w:sz="0" w:space="0" w:color="auto"/>
          </w:divBdr>
        </w:div>
        <w:div w:id="1154756906">
          <w:marLeft w:val="480"/>
          <w:marRight w:val="0"/>
          <w:marTop w:val="0"/>
          <w:marBottom w:val="0"/>
          <w:divBdr>
            <w:top w:val="none" w:sz="0" w:space="0" w:color="auto"/>
            <w:left w:val="none" w:sz="0" w:space="0" w:color="auto"/>
            <w:bottom w:val="none" w:sz="0" w:space="0" w:color="auto"/>
            <w:right w:val="none" w:sz="0" w:space="0" w:color="auto"/>
          </w:divBdr>
        </w:div>
        <w:div w:id="1230576820">
          <w:marLeft w:val="480"/>
          <w:marRight w:val="0"/>
          <w:marTop w:val="0"/>
          <w:marBottom w:val="0"/>
          <w:divBdr>
            <w:top w:val="none" w:sz="0" w:space="0" w:color="auto"/>
            <w:left w:val="none" w:sz="0" w:space="0" w:color="auto"/>
            <w:bottom w:val="none" w:sz="0" w:space="0" w:color="auto"/>
            <w:right w:val="none" w:sz="0" w:space="0" w:color="auto"/>
          </w:divBdr>
        </w:div>
        <w:div w:id="1250890864">
          <w:marLeft w:val="480"/>
          <w:marRight w:val="0"/>
          <w:marTop w:val="0"/>
          <w:marBottom w:val="0"/>
          <w:divBdr>
            <w:top w:val="none" w:sz="0" w:space="0" w:color="auto"/>
            <w:left w:val="none" w:sz="0" w:space="0" w:color="auto"/>
            <w:bottom w:val="none" w:sz="0" w:space="0" w:color="auto"/>
            <w:right w:val="none" w:sz="0" w:space="0" w:color="auto"/>
          </w:divBdr>
        </w:div>
        <w:div w:id="1259099268">
          <w:marLeft w:val="480"/>
          <w:marRight w:val="0"/>
          <w:marTop w:val="0"/>
          <w:marBottom w:val="0"/>
          <w:divBdr>
            <w:top w:val="none" w:sz="0" w:space="0" w:color="auto"/>
            <w:left w:val="none" w:sz="0" w:space="0" w:color="auto"/>
            <w:bottom w:val="none" w:sz="0" w:space="0" w:color="auto"/>
            <w:right w:val="none" w:sz="0" w:space="0" w:color="auto"/>
          </w:divBdr>
        </w:div>
        <w:div w:id="1298805639">
          <w:marLeft w:val="480"/>
          <w:marRight w:val="0"/>
          <w:marTop w:val="0"/>
          <w:marBottom w:val="0"/>
          <w:divBdr>
            <w:top w:val="none" w:sz="0" w:space="0" w:color="auto"/>
            <w:left w:val="none" w:sz="0" w:space="0" w:color="auto"/>
            <w:bottom w:val="none" w:sz="0" w:space="0" w:color="auto"/>
            <w:right w:val="none" w:sz="0" w:space="0" w:color="auto"/>
          </w:divBdr>
        </w:div>
        <w:div w:id="1328745576">
          <w:marLeft w:val="480"/>
          <w:marRight w:val="0"/>
          <w:marTop w:val="0"/>
          <w:marBottom w:val="0"/>
          <w:divBdr>
            <w:top w:val="none" w:sz="0" w:space="0" w:color="auto"/>
            <w:left w:val="none" w:sz="0" w:space="0" w:color="auto"/>
            <w:bottom w:val="none" w:sz="0" w:space="0" w:color="auto"/>
            <w:right w:val="none" w:sz="0" w:space="0" w:color="auto"/>
          </w:divBdr>
        </w:div>
        <w:div w:id="1341737983">
          <w:marLeft w:val="480"/>
          <w:marRight w:val="0"/>
          <w:marTop w:val="0"/>
          <w:marBottom w:val="0"/>
          <w:divBdr>
            <w:top w:val="none" w:sz="0" w:space="0" w:color="auto"/>
            <w:left w:val="none" w:sz="0" w:space="0" w:color="auto"/>
            <w:bottom w:val="none" w:sz="0" w:space="0" w:color="auto"/>
            <w:right w:val="none" w:sz="0" w:space="0" w:color="auto"/>
          </w:divBdr>
        </w:div>
        <w:div w:id="1421440914">
          <w:marLeft w:val="480"/>
          <w:marRight w:val="0"/>
          <w:marTop w:val="0"/>
          <w:marBottom w:val="0"/>
          <w:divBdr>
            <w:top w:val="none" w:sz="0" w:space="0" w:color="auto"/>
            <w:left w:val="none" w:sz="0" w:space="0" w:color="auto"/>
            <w:bottom w:val="none" w:sz="0" w:space="0" w:color="auto"/>
            <w:right w:val="none" w:sz="0" w:space="0" w:color="auto"/>
          </w:divBdr>
        </w:div>
        <w:div w:id="1459836112">
          <w:marLeft w:val="480"/>
          <w:marRight w:val="0"/>
          <w:marTop w:val="0"/>
          <w:marBottom w:val="0"/>
          <w:divBdr>
            <w:top w:val="none" w:sz="0" w:space="0" w:color="auto"/>
            <w:left w:val="none" w:sz="0" w:space="0" w:color="auto"/>
            <w:bottom w:val="none" w:sz="0" w:space="0" w:color="auto"/>
            <w:right w:val="none" w:sz="0" w:space="0" w:color="auto"/>
          </w:divBdr>
        </w:div>
        <w:div w:id="1480422214">
          <w:marLeft w:val="480"/>
          <w:marRight w:val="0"/>
          <w:marTop w:val="0"/>
          <w:marBottom w:val="0"/>
          <w:divBdr>
            <w:top w:val="none" w:sz="0" w:space="0" w:color="auto"/>
            <w:left w:val="none" w:sz="0" w:space="0" w:color="auto"/>
            <w:bottom w:val="none" w:sz="0" w:space="0" w:color="auto"/>
            <w:right w:val="none" w:sz="0" w:space="0" w:color="auto"/>
          </w:divBdr>
        </w:div>
        <w:div w:id="1530606488">
          <w:marLeft w:val="480"/>
          <w:marRight w:val="0"/>
          <w:marTop w:val="0"/>
          <w:marBottom w:val="0"/>
          <w:divBdr>
            <w:top w:val="none" w:sz="0" w:space="0" w:color="auto"/>
            <w:left w:val="none" w:sz="0" w:space="0" w:color="auto"/>
            <w:bottom w:val="none" w:sz="0" w:space="0" w:color="auto"/>
            <w:right w:val="none" w:sz="0" w:space="0" w:color="auto"/>
          </w:divBdr>
        </w:div>
        <w:div w:id="1549805829">
          <w:marLeft w:val="480"/>
          <w:marRight w:val="0"/>
          <w:marTop w:val="0"/>
          <w:marBottom w:val="0"/>
          <w:divBdr>
            <w:top w:val="none" w:sz="0" w:space="0" w:color="auto"/>
            <w:left w:val="none" w:sz="0" w:space="0" w:color="auto"/>
            <w:bottom w:val="none" w:sz="0" w:space="0" w:color="auto"/>
            <w:right w:val="none" w:sz="0" w:space="0" w:color="auto"/>
          </w:divBdr>
        </w:div>
        <w:div w:id="1584023809">
          <w:marLeft w:val="480"/>
          <w:marRight w:val="0"/>
          <w:marTop w:val="0"/>
          <w:marBottom w:val="0"/>
          <w:divBdr>
            <w:top w:val="none" w:sz="0" w:space="0" w:color="auto"/>
            <w:left w:val="none" w:sz="0" w:space="0" w:color="auto"/>
            <w:bottom w:val="none" w:sz="0" w:space="0" w:color="auto"/>
            <w:right w:val="none" w:sz="0" w:space="0" w:color="auto"/>
          </w:divBdr>
        </w:div>
        <w:div w:id="1591498599">
          <w:marLeft w:val="480"/>
          <w:marRight w:val="0"/>
          <w:marTop w:val="0"/>
          <w:marBottom w:val="0"/>
          <w:divBdr>
            <w:top w:val="none" w:sz="0" w:space="0" w:color="auto"/>
            <w:left w:val="none" w:sz="0" w:space="0" w:color="auto"/>
            <w:bottom w:val="none" w:sz="0" w:space="0" w:color="auto"/>
            <w:right w:val="none" w:sz="0" w:space="0" w:color="auto"/>
          </w:divBdr>
        </w:div>
        <w:div w:id="1607735097">
          <w:marLeft w:val="480"/>
          <w:marRight w:val="0"/>
          <w:marTop w:val="0"/>
          <w:marBottom w:val="0"/>
          <w:divBdr>
            <w:top w:val="none" w:sz="0" w:space="0" w:color="auto"/>
            <w:left w:val="none" w:sz="0" w:space="0" w:color="auto"/>
            <w:bottom w:val="none" w:sz="0" w:space="0" w:color="auto"/>
            <w:right w:val="none" w:sz="0" w:space="0" w:color="auto"/>
          </w:divBdr>
        </w:div>
        <w:div w:id="1624992827">
          <w:marLeft w:val="480"/>
          <w:marRight w:val="0"/>
          <w:marTop w:val="0"/>
          <w:marBottom w:val="0"/>
          <w:divBdr>
            <w:top w:val="none" w:sz="0" w:space="0" w:color="auto"/>
            <w:left w:val="none" w:sz="0" w:space="0" w:color="auto"/>
            <w:bottom w:val="none" w:sz="0" w:space="0" w:color="auto"/>
            <w:right w:val="none" w:sz="0" w:space="0" w:color="auto"/>
          </w:divBdr>
        </w:div>
        <w:div w:id="1627738315">
          <w:marLeft w:val="480"/>
          <w:marRight w:val="0"/>
          <w:marTop w:val="0"/>
          <w:marBottom w:val="0"/>
          <w:divBdr>
            <w:top w:val="none" w:sz="0" w:space="0" w:color="auto"/>
            <w:left w:val="none" w:sz="0" w:space="0" w:color="auto"/>
            <w:bottom w:val="none" w:sz="0" w:space="0" w:color="auto"/>
            <w:right w:val="none" w:sz="0" w:space="0" w:color="auto"/>
          </w:divBdr>
        </w:div>
        <w:div w:id="1665161245">
          <w:marLeft w:val="480"/>
          <w:marRight w:val="0"/>
          <w:marTop w:val="0"/>
          <w:marBottom w:val="0"/>
          <w:divBdr>
            <w:top w:val="none" w:sz="0" w:space="0" w:color="auto"/>
            <w:left w:val="none" w:sz="0" w:space="0" w:color="auto"/>
            <w:bottom w:val="none" w:sz="0" w:space="0" w:color="auto"/>
            <w:right w:val="none" w:sz="0" w:space="0" w:color="auto"/>
          </w:divBdr>
        </w:div>
        <w:div w:id="1748459395">
          <w:marLeft w:val="480"/>
          <w:marRight w:val="0"/>
          <w:marTop w:val="0"/>
          <w:marBottom w:val="0"/>
          <w:divBdr>
            <w:top w:val="none" w:sz="0" w:space="0" w:color="auto"/>
            <w:left w:val="none" w:sz="0" w:space="0" w:color="auto"/>
            <w:bottom w:val="none" w:sz="0" w:space="0" w:color="auto"/>
            <w:right w:val="none" w:sz="0" w:space="0" w:color="auto"/>
          </w:divBdr>
        </w:div>
        <w:div w:id="1780442846">
          <w:marLeft w:val="480"/>
          <w:marRight w:val="0"/>
          <w:marTop w:val="0"/>
          <w:marBottom w:val="0"/>
          <w:divBdr>
            <w:top w:val="none" w:sz="0" w:space="0" w:color="auto"/>
            <w:left w:val="none" w:sz="0" w:space="0" w:color="auto"/>
            <w:bottom w:val="none" w:sz="0" w:space="0" w:color="auto"/>
            <w:right w:val="none" w:sz="0" w:space="0" w:color="auto"/>
          </w:divBdr>
        </w:div>
        <w:div w:id="1821574605">
          <w:marLeft w:val="480"/>
          <w:marRight w:val="0"/>
          <w:marTop w:val="0"/>
          <w:marBottom w:val="0"/>
          <w:divBdr>
            <w:top w:val="none" w:sz="0" w:space="0" w:color="auto"/>
            <w:left w:val="none" w:sz="0" w:space="0" w:color="auto"/>
            <w:bottom w:val="none" w:sz="0" w:space="0" w:color="auto"/>
            <w:right w:val="none" w:sz="0" w:space="0" w:color="auto"/>
          </w:divBdr>
        </w:div>
        <w:div w:id="1864976011">
          <w:marLeft w:val="480"/>
          <w:marRight w:val="0"/>
          <w:marTop w:val="0"/>
          <w:marBottom w:val="0"/>
          <w:divBdr>
            <w:top w:val="none" w:sz="0" w:space="0" w:color="auto"/>
            <w:left w:val="none" w:sz="0" w:space="0" w:color="auto"/>
            <w:bottom w:val="none" w:sz="0" w:space="0" w:color="auto"/>
            <w:right w:val="none" w:sz="0" w:space="0" w:color="auto"/>
          </w:divBdr>
        </w:div>
        <w:div w:id="1911647820">
          <w:marLeft w:val="480"/>
          <w:marRight w:val="0"/>
          <w:marTop w:val="0"/>
          <w:marBottom w:val="0"/>
          <w:divBdr>
            <w:top w:val="none" w:sz="0" w:space="0" w:color="auto"/>
            <w:left w:val="none" w:sz="0" w:space="0" w:color="auto"/>
            <w:bottom w:val="none" w:sz="0" w:space="0" w:color="auto"/>
            <w:right w:val="none" w:sz="0" w:space="0" w:color="auto"/>
          </w:divBdr>
        </w:div>
        <w:div w:id="1929927358">
          <w:marLeft w:val="480"/>
          <w:marRight w:val="0"/>
          <w:marTop w:val="0"/>
          <w:marBottom w:val="0"/>
          <w:divBdr>
            <w:top w:val="none" w:sz="0" w:space="0" w:color="auto"/>
            <w:left w:val="none" w:sz="0" w:space="0" w:color="auto"/>
            <w:bottom w:val="none" w:sz="0" w:space="0" w:color="auto"/>
            <w:right w:val="none" w:sz="0" w:space="0" w:color="auto"/>
          </w:divBdr>
        </w:div>
        <w:div w:id="1973946699">
          <w:marLeft w:val="480"/>
          <w:marRight w:val="0"/>
          <w:marTop w:val="0"/>
          <w:marBottom w:val="0"/>
          <w:divBdr>
            <w:top w:val="none" w:sz="0" w:space="0" w:color="auto"/>
            <w:left w:val="none" w:sz="0" w:space="0" w:color="auto"/>
            <w:bottom w:val="none" w:sz="0" w:space="0" w:color="auto"/>
            <w:right w:val="none" w:sz="0" w:space="0" w:color="auto"/>
          </w:divBdr>
        </w:div>
        <w:div w:id="1976907315">
          <w:marLeft w:val="480"/>
          <w:marRight w:val="0"/>
          <w:marTop w:val="0"/>
          <w:marBottom w:val="0"/>
          <w:divBdr>
            <w:top w:val="none" w:sz="0" w:space="0" w:color="auto"/>
            <w:left w:val="none" w:sz="0" w:space="0" w:color="auto"/>
            <w:bottom w:val="none" w:sz="0" w:space="0" w:color="auto"/>
            <w:right w:val="none" w:sz="0" w:space="0" w:color="auto"/>
          </w:divBdr>
        </w:div>
        <w:div w:id="1999307537">
          <w:marLeft w:val="480"/>
          <w:marRight w:val="0"/>
          <w:marTop w:val="0"/>
          <w:marBottom w:val="0"/>
          <w:divBdr>
            <w:top w:val="none" w:sz="0" w:space="0" w:color="auto"/>
            <w:left w:val="none" w:sz="0" w:space="0" w:color="auto"/>
            <w:bottom w:val="none" w:sz="0" w:space="0" w:color="auto"/>
            <w:right w:val="none" w:sz="0" w:space="0" w:color="auto"/>
          </w:divBdr>
        </w:div>
        <w:div w:id="2103526949">
          <w:marLeft w:val="480"/>
          <w:marRight w:val="0"/>
          <w:marTop w:val="0"/>
          <w:marBottom w:val="0"/>
          <w:divBdr>
            <w:top w:val="none" w:sz="0" w:space="0" w:color="auto"/>
            <w:left w:val="none" w:sz="0" w:space="0" w:color="auto"/>
            <w:bottom w:val="none" w:sz="0" w:space="0" w:color="auto"/>
            <w:right w:val="none" w:sz="0" w:space="0" w:color="auto"/>
          </w:divBdr>
        </w:div>
      </w:divsChild>
    </w:div>
    <w:div w:id="1741446242">
      <w:marLeft w:val="640"/>
      <w:marRight w:val="0"/>
      <w:marTop w:val="0"/>
      <w:marBottom w:val="0"/>
      <w:divBdr>
        <w:top w:val="none" w:sz="0" w:space="0" w:color="auto"/>
        <w:left w:val="none" w:sz="0" w:space="0" w:color="auto"/>
        <w:bottom w:val="none" w:sz="0" w:space="0" w:color="auto"/>
        <w:right w:val="none" w:sz="0" w:space="0" w:color="auto"/>
      </w:divBdr>
    </w:div>
    <w:div w:id="1741901399">
      <w:marLeft w:val="640"/>
      <w:marRight w:val="0"/>
      <w:marTop w:val="0"/>
      <w:marBottom w:val="0"/>
      <w:divBdr>
        <w:top w:val="none" w:sz="0" w:space="0" w:color="auto"/>
        <w:left w:val="none" w:sz="0" w:space="0" w:color="auto"/>
        <w:bottom w:val="none" w:sz="0" w:space="0" w:color="auto"/>
        <w:right w:val="none" w:sz="0" w:space="0" w:color="auto"/>
      </w:divBdr>
    </w:div>
    <w:div w:id="1741901457">
      <w:bodyDiv w:val="1"/>
      <w:marLeft w:val="0"/>
      <w:marRight w:val="0"/>
      <w:marTop w:val="0"/>
      <w:marBottom w:val="0"/>
      <w:divBdr>
        <w:top w:val="none" w:sz="0" w:space="0" w:color="auto"/>
        <w:left w:val="none" w:sz="0" w:space="0" w:color="auto"/>
        <w:bottom w:val="none" w:sz="0" w:space="0" w:color="auto"/>
        <w:right w:val="none" w:sz="0" w:space="0" w:color="auto"/>
      </w:divBdr>
    </w:div>
    <w:div w:id="1742020722">
      <w:marLeft w:val="640"/>
      <w:marRight w:val="0"/>
      <w:marTop w:val="0"/>
      <w:marBottom w:val="0"/>
      <w:divBdr>
        <w:top w:val="none" w:sz="0" w:space="0" w:color="auto"/>
        <w:left w:val="none" w:sz="0" w:space="0" w:color="auto"/>
        <w:bottom w:val="none" w:sz="0" w:space="0" w:color="auto"/>
        <w:right w:val="none" w:sz="0" w:space="0" w:color="auto"/>
      </w:divBdr>
    </w:div>
    <w:div w:id="1742363010">
      <w:marLeft w:val="640"/>
      <w:marRight w:val="0"/>
      <w:marTop w:val="0"/>
      <w:marBottom w:val="0"/>
      <w:divBdr>
        <w:top w:val="none" w:sz="0" w:space="0" w:color="auto"/>
        <w:left w:val="none" w:sz="0" w:space="0" w:color="auto"/>
        <w:bottom w:val="none" w:sz="0" w:space="0" w:color="auto"/>
        <w:right w:val="none" w:sz="0" w:space="0" w:color="auto"/>
      </w:divBdr>
    </w:div>
    <w:div w:id="1742751620">
      <w:marLeft w:val="640"/>
      <w:marRight w:val="0"/>
      <w:marTop w:val="0"/>
      <w:marBottom w:val="0"/>
      <w:divBdr>
        <w:top w:val="none" w:sz="0" w:space="0" w:color="auto"/>
        <w:left w:val="none" w:sz="0" w:space="0" w:color="auto"/>
        <w:bottom w:val="none" w:sz="0" w:space="0" w:color="auto"/>
        <w:right w:val="none" w:sz="0" w:space="0" w:color="auto"/>
      </w:divBdr>
    </w:div>
    <w:div w:id="1743068106">
      <w:marLeft w:val="480"/>
      <w:marRight w:val="0"/>
      <w:marTop w:val="0"/>
      <w:marBottom w:val="0"/>
      <w:divBdr>
        <w:top w:val="none" w:sz="0" w:space="0" w:color="auto"/>
        <w:left w:val="none" w:sz="0" w:space="0" w:color="auto"/>
        <w:bottom w:val="none" w:sz="0" w:space="0" w:color="auto"/>
        <w:right w:val="none" w:sz="0" w:space="0" w:color="auto"/>
      </w:divBdr>
    </w:div>
    <w:div w:id="1744181470">
      <w:marLeft w:val="640"/>
      <w:marRight w:val="0"/>
      <w:marTop w:val="0"/>
      <w:marBottom w:val="0"/>
      <w:divBdr>
        <w:top w:val="none" w:sz="0" w:space="0" w:color="auto"/>
        <w:left w:val="none" w:sz="0" w:space="0" w:color="auto"/>
        <w:bottom w:val="none" w:sz="0" w:space="0" w:color="auto"/>
        <w:right w:val="none" w:sz="0" w:space="0" w:color="auto"/>
      </w:divBdr>
    </w:div>
    <w:div w:id="1744720230">
      <w:marLeft w:val="640"/>
      <w:marRight w:val="0"/>
      <w:marTop w:val="0"/>
      <w:marBottom w:val="0"/>
      <w:divBdr>
        <w:top w:val="none" w:sz="0" w:space="0" w:color="auto"/>
        <w:left w:val="none" w:sz="0" w:space="0" w:color="auto"/>
        <w:bottom w:val="none" w:sz="0" w:space="0" w:color="auto"/>
        <w:right w:val="none" w:sz="0" w:space="0" w:color="auto"/>
      </w:divBdr>
    </w:div>
    <w:div w:id="1744985852">
      <w:marLeft w:val="640"/>
      <w:marRight w:val="0"/>
      <w:marTop w:val="0"/>
      <w:marBottom w:val="0"/>
      <w:divBdr>
        <w:top w:val="none" w:sz="0" w:space="0" w:color="auto"/>
        <w:left w:val="none" w:sz="0" w:space="0" w:color="auto"/>
        <w:bottom w:val="none" w:sz="0" w:space="0" w:color="auto"/>
        <w:right w:val="none" w:sz="0" w:space="0" w:color="auto"/>
      </w:divBdr>
    </w:div>
    <w:div w:id="1745567864">
      <w:bodyDiv w:val="1"/>
      <w:marLeft w:val="0"/>
      <w:marRight w:val="0"/>
      <w:marTop w:val="0"/>
      <w:marBottom w:val="0"/>
      <w:divBdr>
        <w:top w:val="none" w:sz="0" w:space="0" w:color="auto"/>
        <w:left w:val="none" w:sz="0" w:space="0" w:color="auto"/>
        <w:bottom w:val="none" w:sz="0" w:space="0" w:color="auto"/>
        <w:right w:val="none" w:sz="0" w:space="0" w:color="auto"/>
      </w:divBdr>
    </w:div>
    <w:div w:id="1746025280">
      <w:bodyDiv w:val="1"/>
      <w:marLeft w:val="0"/>
      <w:marRight w:val="0"/>
      <w:marTop w:val="0"/>
      <w:marBottom w:val="0"/>
      <w:divBdr>
        <w:top w:val="none" w:sz="0" w:space="0" w:color="auto"/>
        <w:left w:val="none" w:sz="0" w:space="0" w:color="auto"/>
        <w:bottom w:val="none" w:sz="0" w:space="0" w:color="auto"/>
        <w:right w:val="none" w:sz="0" w:space="0" w:color="auto"/>
      </w:divBdr>
    </w:div>
    <w:div w:id="1747410383">
      <w:bodyDiv w:val="1"/>
      <w:marLeft w:val="0"/>
      <w:marRight w:val="0"/>
      <w:marTop w:val="0"/>
      <w:marBottom w:val="0"/>
      <w:divBdr>
        <w:top w:val="none" w:sz="0" w:space="0" w:color="auto"/>
        <w:left w:val="none" w:sz="0" w:space="0" w:color="auto"/>
        <w:bottom w:val="none" w:sz="0" w:space="0" w:color="auto"/>
        <w:right w:val="none" w:sz="0" w:space="0" w:color="auto"/>
      </w:divBdr>
    </w:div>
    <w:div w:id="1748459900">
      <w:marLeft w:val="640"/>
      <w:marRight w:val="0"/>
      <w:marTop w:val="0"/>
      <w:marBottom w:val="0"/>
      <w:divBdr>
        <w:top w:val="none" w:sz="0" w:space="0" w:color="auto"/>
        <w:left w:val="none" w:sz="0" w:space="0" w:color="auto"/>
        <w:bottom w:val="none" w:sz="0" w:space="0" w:color="auto"/>
        <w:right w:val="none" w:sz="0" w:space="0" w:color="auto"/>
      </w:divBdr>
    </w:div>
    <w:div w:id="1749040504">
      <w:marLeft w:val="640"/>
      <w:marRight w:val="0"/>
      <w:marTop w:val="0"/>
      <w:marBottom w:val="0"/>
      <w:divBdr>
        <w:top w:val="none" w:sz="0" w:space="0" w:color="auto"/>
        <w:left w:val="none" w:sz="0" w:space="0" w:color="auto"/>
        <w:bottom w:val="none" w:sz="0" w:space="0" w:color="auto"/>
        <w:right w:val="none" w:sz="0" w:space="0" w:color="auto"/>
      </w:divBdr>
    </w:div>
    <w:div w:id="1749115098">
      <w:marLeft w:val="640"/>
      <w:marRight w:val="0"/>
      <w:marTop w:val="0"/>
      <w:marBottom w:val="0"/>
      <w:divBdr>
        <w:top w:val="none" w:sz="0" w:space="0" w:color="auto"/>
        <w:left w:val="none" w:sz="0" w:space="0" w:color="auto"/>
        <w:bottom w:val="none" w:sz="0" w:space="0" w:color="auto"/>
        <w:right w:val="none" w:sz="0" w:space="0" w:color="auto"/>
      </w:divBdr>
    </w:div>
    <w:div w:id="1749569709">
      <w:marLeft w:val="640"/>
      <w:marRight w:val="0"/>
      <w:marTop w:val="0"/>
      <w:marBottom w:val="0"/>
      <w:divBdr>
        <w:top w:val="none" w:sz="0" w:space="0" w:color="auto"/>
        <w:left w:val="none" w:sz="0" w:space="0" w:color="auto"/>
        <w:bottom w:val="none" w:sz="0" w:space="0" w:color="auto"/>
        <w:right w:val="none" w:sz="0" w:space="0" w:color="auto"/>
      </w:divBdr>
    </w:div>
    <w:div w:id="1749813987">
      <w:marLeft w:val="640"/>
      <w:marRight w:val="0"/>
      <w:marTop w:val="0"/>
      <w:marBottom w:val="0"/>
      <w:divBdr>
        <w:top w:val="none" w:sz="0" w:space="0" w:color="auto"/>
        <w:left w:val="none" w:sz="0" w:space="0" w:color="auto"/>
        <w:bottom w:val="none" w:sz="0" w:space="0" w:color="auto"/>
        <w:right w:val="none" w:sz="0" w:space="0" w:color="auto"/>
      </w:divBdr>
    </w:div>
    <w:div w:id="1749840226">
      <w:marLeft w:val="640"/>
      <w:marRight w:val="0"/>
      <w:marTop w:val="0"/>
      <w:marBottom w:val="0"/>
      <w:divBdr>
        <w:top w:val="none" w:sz="0" w:space="0" w:color="auto"/>
        <w:left w:val="none" w:sz="0" w:space="0" w:color="auto"/>
        <w:bottom w:val="none" w:sz="0" w:space="0" w:color="auto"/>
        <w:right w:val="none" w:sz="0" w:space="0" w:color="auto"/>
      </w:divBdr>
    </w:div>
    <w:div w:id="1749886455">
      <w:bodyDiv w:val="1"/>
      <w:marLeft w:val="0"/>
      <w:marRight w:val="0"/>
      <w:marTop w:val="0"/>
      <w:marBottom w:val="0"/>
      <w:divBdr>
        <w:top w:val="none" w:sz="0" w:space="0" w:color="auto"/>
        <w:left w:val="none" w:sz="0" w:space="0" w:color="auto"/>
        <w:bottom w:val="none" w:sz="0" w:space="0" w:color="auto"/>
        <w:right w:val="none" w:sz="0" w:space="0" w:color="auto"/>
      </w:divBdr>
    </w:div>
    <w:div w:id="1750032877">
      <w:marLeft w:val="640"/>
      <w:marRight w:val="0"/>
      <w:marTop w:val="0"/>
      <w:marBottom w:val="0"/>
      <w:divBdr>
        <w:top w:val="none" w:sz="0" w:space="0" w:color="auto"/>
        <w:left w:val="none" w:sz="0" w:space="0" w:color="auto"/>
        <w:bottom w:val="none" w:sz="0" w:space="0" w:color="auto"/>
        <w:right w:val="none" w:sz="0" w:space="0" w:color="auto"/>
      </w:divBdr>
    </w:div>
    <w:div w:id="1750075028">
      <w:marLeft w:val="640"/>
      <w:marRight w:val="0"/>
      <w:marTop w:val="0"/>
      <w:marBottom w:val="0"/>
      <w:divBdr>
        <w:top w:val="none" w:sz="0" w:space="0" w:color="auto"/>
        <w:left w:val="none" w:sz="0" w:space="0" w:color="auto"/>
        <w:bottom w:val="none" w:sz="0" w:space="0" w:color="auto"/>
        <w:right w:val="none" w:sz="0" w:space="0" w:color="auto"/>
      </w:divBdr>
    </w:div>
    <w:div w:id="1750345134">
      <w:marLeft w:val="640"/>
      <w:marRight w:val="0"/>
      <w:marTop w:val="0"/>
      <w:marBottom w:val="0"/>
      <w:divBdr>
        <w:top w:val="none" w:sz="0" w:space="0" w:color="auto"/>
        <w:left w:val="none" w:sz="0" w:space="0" w:color="auto"/>
        <w:bottom w:val="none" w:sz="0" w:space="0" w:color="auto"/>
        <w:right w:val="none" w:sz="0" w:space="0" w:color="auto"/>
      </w:divBdr>
    </w:div>
    <w:div w:id="1750616217">
      <w:marLeft w:val="640"/>
      <w:marRight w:val="0"/>
      <w:marTop w:val="0"/>
      <w:marBottom w:val="0"/>
      <w:divBdr>
        <w:top w:val="none" w:sz="0" w:space="0" w:color="auto"/>
        <w:left w:val="none" w:sz="0" w:space="0" w:color="auto"/>
        <w:bottom w:val="none" w:sz="0" w:space="0" w:color="auto"/>
        <w:right w:val="none" w:sz="0" w:space="0" w:color="auto"/>
      </w:divBdr>
    </w:div>
    <w:div w:id="1750808846">
      <w:bodyDiv w:val="1"/>
      <w:marLeft w:val="0"/>
      <w:marRight w:val="0"/>
      <w:marTop w:val="0"/>
      <w:marBottom w:val="0"/>
      <w:divBdr>
        <w:top w:val="none" w:sz="0" w:space="0" w:color="auto"/>
        <w:left w:val="none" w:sz="0" w:space="0" w:color="auto"/>
        <w:bottom w:val="none" w:sz="0" w:space="0" w:color="auto"/>
        <w:right w:val="none" w:sz="0" w:space="0" w:color="auto"/>
      </w:divBdr>
    </w:div>
    <w:div w:id="1750879623">
      <w:bodyDiv w:val="1"/>
      <w:marLeft w:val="0"/>
      <w:marRight w:val="0"/>
      <w:marTop w:val="0"/>
      <w:marBottom w:val="0"/>
      <w:divBdr>
        <w:top w:val="none" w:sz="0" w:space="0" w:color="auto"/>
        <w:left w:val="none" w:sz="0" w:space="0" w:color="auto"/>
        <w:bottom w:val="none" w:sz="0" w:space="0" w:color="auto"/>
        <w:right w:val="none" w:sz="0" w:space="0" w:color="auto"/>
      </w:divBdr>
    </w:div>
    <w:div w:id="1750997899">
      <w:marLeft w:val="640"/>
      <w:marRight w:val="0"/>
      <w:marTop w:val="0"/>
      <w:marBottom w:val="0"/>
      <w:divBdr>
        <w:top w:val="none" w:sz="0" w:space="0" w:color="auto"/>
        <w:left w:val="none" w:sz="0" w:space="0" w:color="auto"/>
        <w:bottom w:val="none" w:sz="0" w:space="0" w:color="auto"/>
        <w:right w:val="none" w:sz="0" w:space="0" w:color="auto"/>
      </w:divBdr>
    </w:div>
    <w:div w:id="1751075018">
      <w:marLeft w:val="640"/>
      <w:marRight w:val="0"/>
      <w:marTop w:val="0"/>
      <w:marBottom w:val="0"/>
      <w:divBdr>
        <w:top w:val="none" w:sz="0" w:space="0" w:color="auto"/>
        <w:left w:val="none" w:sz="0" w:space="0" w:color="auto"/>
        <w:bottom w:val="none" w:sz="0" w:space="0" w:color="auto"/>
        <w:right w:val="none" w:sz="0" w:space="0" w:color="auto"/>
      </w:divBdr>
    </w:div>
    <w:div w:id="1751385845">
      <w:marLeft w:val="640"/>
      <w:marRight w:val="0"/>
      <w:marTop w:val="0"/>
      <w:marBottom w:val="0"/>
      <w:divBdr>
        <w:top w:val="none" w:sz="0" w:space="0" w:color="auto"/>
        <w:left w:val="none" w:sz="0" w:space="0" w:color="auto"/>
        <w:bottom w:val="none" w:sz="0" w:space="0" w:color="auto"/>
        <w:right w:val="none" w:sz="0" w:space="0" w:color="auto"/>
      </w:divBdr>
    </w:div>
    <w:div w:id="1751729677">
      <w:marLeft w:val="480"/>
      <w:marRight w:val="0"/>
      <w:marTop w:val="0"/>
      <w:marBottom w:val="0"/>
      <w:divBdr>
        <w:top w:val="none" w:sz="0" w:space="0" w:color="auto"/>
        <w:left w:val="none" w:sz="0" w:space="0" w:color="auto"/>
        <w:bottom w:val="none" w:sz="0" w:space="0" w:color="auto"/>
        <w:right w:val="none" w:sz="0" w:space="0" w:color="auto"/>
      </w:divBdr>
    </w:div>
    <w:div w:id="1751852139">
      <w:marLeft w:val="480"/>
      <w:marRight w:val="0"/>
      <w:marTop w:val="0"/>
      <w:marBottom w:val="0"/>
      <w:divBdr>
        <w:top w:val="none" w:sz="0" w:space="0" w:color="auto"/>
        <w:left w:val="none" w:sz="0" w:space="0" w:color="auto"/>
        <w:bottom w:val="none" w:sz="0" w:space="0" w:color="auto"/>
        <w:right w:val="none" w:sz="0" w:space="0" w:color="auto"/>
      </w:divBdr>
    </w:div>
    <w:div w:id="1751927530">
      <w:marLeft w:val="640"/>
      <w:marRight w:val="0"/>
      <w:marTop w:val="0"/>
      <w:marBottom w:val="0"/>
      <w:divBdr>
        <w:top w:val="none" w:sz="0" w:space="0" w:color="auto"/>
        <w:left w:val="none" w:sz="0" w:space="0" w:color="auto"/>
        <w:bottom w:val="none" w:sz="0" w:space="0" w:color="auto"/>
        <w:right w:val="none" w:sz="0" w:space="0" w:color="auto"/>
      </w:divBdr>
    </w:div>
    <w:div w:id="1752122383">
      <w:marLeft w:val="640"/>
      <w:marRight w:val="0"/>
      <w:marTop w:val="0"/>
      <w:marBottom w:val="0"/>
      <w:divBdr>
        <w:top w:val="none" w:sz="0" w:space="0" w:color="auto"/>
        <w:left w:val="none" w:sz="0" w:space="0" w:color="auto"/>
        <w:bottom w:val="none" w:sz="0" w:space="0" w:color="auto"/>
        <w:right w:val="none" w:sz="0" w:space="0" w:color="auto"/>
      </w:divBdr>
    </w:div>
    <w:div w:id="1752198666">
      <w:marLeft w:val="640"/>
      <w:marRight w:val="0"/>
      <w:marTop w:val="0"/>
      <w:marBottom w:val="0"/>
      <w:divBdr>
        <w:top w:val="none" w:sz="0" w:space="0" w:color="auto"/>
        <w:left w:val="none" w:sz="0" w:space="0" w:color="auto"/>
        <w:bottom w:val="none" w:sz="0" w:space="0" w:color="auto"/>
        <w:right w:val="none" w:sz="0" w:space="0" w:color="auto"/>
      </w:divBdr>
    </w:div>
    <w:div w:id="1752308182">
      <w:bodyDiv w:val="1"/>
      <w:marLeft w:val="0"/>
      <w:marRight w:val="0"/>
      <w:marTop w:val="0"/>
      <w:marBottom w:val="0"/>
      <w:divBdr>
        <w:top w:val="none" w:sz="0" w:space="0" w:color="auto"/>
        <w:left w:val="none" w:sz="0" w:space="0" w:color="auto"/>
        <w:bottom w:val="none" w:sz="0" w:space="0" w:color="auto"/>
        <w:right w:val="none" w:sz="0" w:space="0" w:color="auto"/>
      </w:divBdr>
    </w:div>
    <w:div w:id="1752434845">
      <w:marLeft w:val="640"/>
      <w:marRight w:val="0"/>
      <w:marTop w:val="0"/>
      <w:marBottom w:val="0"/>
      <w:divBdr>
        <w:top w:val="none" w:sz="0" w:space="0" w:color="auto"/>
        <w:left w:val="none" w:sz="0" w:space="0" w:color="auto"/>
        <w:bottom w:val="none" w:sz="0" w:space="0" w:color="auto"/>
        <w:right w:val="none" w:sz="0" w:space="0" w:color="auto"/>
      </w:divBdr>
    </w:div>
    <w:div w:id="1752579210">
      <w:marLeft w:val="640"/>
      <w:marRight w:val="0"/>
      <w:marTop w:val="0"/>
      <w:marBottom w:val="0"/>
      <w:divBdr>
        <w:top w:val="none" w:sz="0" w:space="0" w:color="auto"/>
        <w:left w:val="none" w:sz="0" w:space="0" w:color="auto"/>
        <w:bottom w:val="none" w:sz="0" w:space="0" w:color="auto"/>
        <w:right w:val="none" w:sz="0" w:space="0" w:color="auto"/>
      </w:divBdr>
    </w:div>
    <w:div w:id="1752696635">
      <w:marLeft w:val="640"/>
      <w:marRight w:val="0"/>
      <w:marTop w:val="0"/>
      <w:marBottom w:val="0"/>
      <w:divBdr>
        <w:top w:val="none" w:sz="0" w:space="0" w:color="auto"/>
        <w:left w:val="none" w:sz="0" w:space="0" w:color="auto"/>
        <w:bottom w:val="none" w:sz="0" w:space="0" w:color="auto"/>
        <w:right w:val="none" w:sz="0" w:space="0" w:color="auto"/>
      </w:divBdr>
    </w:div>
    <w:div w:id="1752845024">
      <w:marLeft w:val="640"/>
      <w:marRight w:val="0"/>
      <w:marTop w:val="0"/>
      <w:marBottom w:val="0"/>
      <w:divBdr>
        <w:top w:val="none" w:sz="0" w:space="0" w:color="auto"/>
        <w:left w:val="none" w:sz="0" w:space="0" w:color="auto"/>
        <w:bottom w:val="none" w:sz="0" w:space="0" w:color="auto"/>
        <w:right w:val="none" w:sz="0" w:space="0" w:color="auto"/>
      </w:divBdr>
    </w:div>
    <w:div w:id="1752895619">
      <w:marLeft w:val="640"/>
      <w:marRight w:val="0"/>
      <w:marTop w:val="0"/>
      <w:marBottom w:val="0"/>
      <w:divBdr>
        <w:top w:val="none" w:sz="0" w:space="0" w:color="auto"/>
        <w:left w:val="none" w:sz="0" w:space="0" w:color="auto"/>
        <w:bottom w:val="none" w:sz="0" w:space="0" w:color="auto"/>
        <w:right w:val="none" w:sz="0" w:space="0" w:color="auto"/>
      </w:divBdr>
    </w:div>
    <w:div w:id="1753042718">
      <w:marLeft w:val="640"/>
      <w:marRight w:val="0"/>
      <w:marTop w:val="0"/>
      <w:marBottom w:val="0"/>
      <w:divBdr>
        <w:top w:val="none" w:sz="0" w:space="0" w:color="auto"/>
        <w:left w:val="none" w:sz="0" w:space="0" w:color="auto"/>
        <w:bottom w:val="none" w:sz="0" w:space="0" w:color="auto"/>
        <w:right w:val="none" w:sz="0" w:space="0" w:color="auto"/>
      </w:divBdr>
    </w:div>
    <w:div w:id="1753236464">
      <w:marLeft w:val="640"/>
      <w:marRight w:val="0"/>
      <w:marTop w:val="0"/>
      <w:marBottom w:val="0"/>
      <w:divBdr>
        <w:top w:val="none" w:sz="0" w:space="0" w:color="auto"/>
        <w:left w:val="none" w:sz="0" w:space="0" w:color="auto"/>
        <w:bottom w:val="none" w:sz="0" w:space="0" w:color="auto"/>
        <w:right w:val="none" w:sz="0" w:space="0" w:color="auto"/>
      </w:divBdr>
    </w:div>
    <w:div w:id="1753500537">
      <w:marLeft w:val="640"/>
      <w:marRight w:val="0"/>
      <w:marTop w:val="0"/>
      <w:marBottom w:val="0"/>
      <w:divBdr>
        <w:top w:val="none" w:sz="0" w:space="0" w:color="auto"/>
        <w:left w:val="none" w:sz="0" w:space="0" w:color="auto"/>
        <w:bottom w:val="none" w:sz="0" w:space="0" w:color="auto"/>
        <w:right w:val="none" w:sz="0" w:space="0" w:color="auto"/>
      </w:divBdr>
    </w:div>
    <w:div w:id="1754204895">
      <w:bodyDiv w:val="1"/>
      <w:marLeft w:val="0"/>
      <w:marRight w:val="0"/>
      <w:marTop w:val="0"/>
      <w:marBottom w:val="0"/>
      <w:divBdr>
        <w:top w:val="none" w:sz="0" w:space="0" w:color="auto"/>
        <w:left w:val="none" w:sz="0" w:space="0" w:color="auto"/>
        <w:bottom w:val="none" w:sz="0" w:space="0" w:color="auto"/>
        <w:right w:val="none" w:sz="0" w:space="0" w:color="auto"/>
      </w:divBdr>
    </w:div>
    <w:div w:id="1754429768">
      <w:marLeft w:val="640"/>
      <w:marRight w:val="0"/>
      <w:marTop w:val="0"/>
      <w:marBottom w:val="0"/>
      <w:divBdr>
        <w:top w:val="none" w:sz="0" w:space="0" w:color="auto"/>
        <w:left w:val="none" w:sz="0" w:space="0" w:color="auto"/>
        <w:bottom w:val="none" w:sz="0" w:space="0" w:color="auto"/>
        <w:right w:val="none" w:sz="0" w:space="0" w:color="auto"/>
      </w:divBdr>
    </w:div>
    <w:div w:id="1754812333">
      <w:marLeft w:val="640"/>
      <w:marRight w:val="0"/>
      <w:marTop w:val="0"/>
      <w:marBottom w:val="0"/>
      <w:divBdr>
        <w:top w:val="none" w:sz="0" w:space="0" w:color="auto"/>
        <w:left w:val="none" w:sz="0" w:space="0" w:color="auto"/>
        <w:bottom w:val="none" w:sz="0" w:space="0" w:color="auto"/>
        <w:right w:val="none" w:sz="0" w:space="0" w:color="auto"/>
      </w:divBdr>
    </w:div>
    <w:div w:id="1754936494">
      <w:marLeft w:val="640"/>
      <w:marRight w:val="0"/>
      <w:marTop w:val="0"/>
      <w:marBottom w:val="0"/>
      <w:divBdr>
        <w:top w:val="none" w:sz="0" w:space="0" w:color="auto"/>
        <w:left w:val="none" w:sz="0" w:space="0" w:color="auto"/>
        <w:bottom w:val="none" w:sz="0" w:space="0" w:color="auto"/>
        <w:right w:val="none" w:sz="0" w:space="0" w:color="auto"/>
      </w:divBdr>
    </w:div>
    <w:div w:id="1755082334">
      <w:bodyDiv w:val="1"/>
      <w:marLeft w:val="0"/>
      <w:marRight w:val="0"/>
      <w:marTop w:val="0"/>
      <w:marBottom w:val="0"/>
      <w:divBdr>
        <w:top w:val="none" w:sz="0" w:space="0" w:color="auto"/>
        <w:left w:val="none" w:sz="0" w:space="0" w:color="auto"/>
        <w:bottom w:val="none" w:sz="0" w:space="0" w:color="auto"/>
        <w:right w:val="none" w:sz="0" w:space="0" w:color="auto"/>
      </w:divBdr>
    </w:div>
    <w:div w:id="1755200125">
      <w:marLeft w:val="640"/>
      <w:marRight w:val="0"/>
      <w:marTop w:val="0"/>
      <w:marBottom w:val="0"/>
      <w:divBdr>
        <w:top w:val="none" w:sz="0" w:space="0" w:color="auto"/>
        <w:left w:val="none" w:sz="0" w:space="0" w:color="auto"/>
        <w:bottom w:val="none" w:sz="0" w:space="0" w:color="auto"/>
        <w:right w:val="none" w:sz="0" w:space="0" w:color="auto"/>
      </w:divBdr>
    </w:div>
    <w:div w:id="1756199948">
      <w:bodyDiv w:val="1"/>
      <w:marLeft w:val="0"/>
      <w:marRight w:val="0"/>
      <w:marTop w:val="0"/>
      <w:marBottom w:val="0"/>
      <w:divBdr>
        <w:top w:val="none" w:sz="0" w:space="0" w:color="auto"/>
        <w:left w:val="none" w:sz="0" w:space="0" w:color="auto"/>
        <w:bottom w:val="none" w:sz="0" w:space="0" w:color="auto"/>
        <w:right w:val="none" w:sz="0" w:space="0" w:color="auto"/>
      </w:divBdr>
      <w:divsChild>
        <w:div w:id="52508495">
          <w:marLeft w:val="480"/>
          <w:marRight w:val="0"/>
          <w:marTop w:val="0"/>
          <w:marBottom w:val="0"/>
          <w:divBdr>
            <w:top w:val="none" w:sz="0" w:space="0" w:color="auto"/>
            <w:left w:val="none" w:sz="0" w:space="0" w:color="auto"/>
            <w:bottom w:val="none" w:sz="0" w:space="0" w:color="auto"/>
            <w:right w:val="none" w:sz="0" w:space="0" w:color="auto"/>
          </w:divBdr>
        </w:div>
        <w:div w:id="54862830">
          <w:marLeft w:val="480"/>
          <w:marRight w:val="0"/>
          <w:marTop w:val="0"/>
          <w:marBottom w:val="0"/>
          <w:divBdr>
            <w:top w:val="none" w:sz="0" w:space="0" w:color="auto"/>
            <w:left w:val="none" w:sz="0" w:space="0" w:color="auto"/>
            <w:bottom w:val="none" w:sz="0" w:space="0" w:color="auto"/>
            <w:right w:val="none" w:sz="0" w:space="0" w:color="auto"/>
          </w:divBdr>
        </w:div>
        <w:div w:id="60517800">
          <w:marLeft w:val="480"/>
          <w:marRight w:val="0"/>
          <w:marTop w:val="0"/>
          <w:marBottom w:val="0"/>
          <w:divBdr>
            <w:top w:val="none" w:sz="0" w:space="0" w:color="auto"/>
            <w:left w:val="none" w:sz="0" w:space="0" w:color="auto"/>
            <w:bottom w:val="none" w:sz="0" w:space="0" w:color="auto"/>
            <w:right w:val="none" w:sz="0" w:space="0" w:color="auto"/>
          </w:divBdr>
        </w:div>
        <w:div w:id="84427074">
          <w:marLeft w:val="480"/>
          <w:marRight w:val="0"/>
          <w:marTop w:val="0"/>
          <w:marBottom w:val="0"/>
          <w:divBdr>
            <w:top w:val="none" w:sz="0" w:space="0" w:color="auto"/>
            <w:left w:val="none" w:sz="0" w:space="0" w:color="auto"/>
            <w:bottom w:val="none" w:sz="0" w:space="0" w:color="auto"/>
            <w:right w:val="none" w:sz="0" w:space="0" w:color="auto"/>
          </w:divBdr>
        </w:div>
        <w:div w:id="141391487">
          <w:marLeft w:val="480"/>
          <w:marRight w:val="0"/>
          <w:marTop w:val="0"/>
          <w:marBottom w:val="0"/>
          <w:divBdr>
            <w:top w:val="none" w:sz="0" w:space="0" w:color="auto"/>
            <w:left w:val="none" w:sz="0" w:space="0" w:color="auto"/>
            <w:bottom w:val="none" w:sz="0" w:space="0" w:color="auto"/>
            <w:right w:val="none" w:sz="0" w:space="0" w:color="auto"/>
          </w:divBdr>
        </w:div>
        <w:div w:id="205798938">
          <w:marLeft w:val="480"/>
          <w:marRight w:val="0"/>
          <w:marTop w:val="0"/>
          <w:marBottom w:val="0"/>
          <w:divBdr>
            <w:top w:val="none" w:sz="0" w:space="0" w:color="auto"/>
            <w:left w:val="none" w:sz="0" w:space="0" w:color="auto"/>
            <w:bottom w:val="none" w:sz="0" w:space="0" w:color="auto"/>
            <w:right w:val="none" w:sz="0" w:space="0" w:color="auto"/>
          </w:divBdr>
        </w:div>
        <w:div w:id="235288587">
          <w:marLeft w:val="480"/>
          <w:marRight w:val="0"/>
          <w:marTop w:val="0"/>
          <w:marBottom w:val="0"/>
          <w:divBdr>
            <w:top w:val="none" w:sz="0" w:space="0" w:color="auto"/>
            <w:left w:val="none" w:sz="0" w:space="0" w:color="auto"/>
            <w:bottom w:val="none" w:sz="0" w:space="0" w:color="auto"/>
            <w:right w:val="none" w:sz="0" w:space="0" w:color="auto"/>
          </w:divBdr>
        </w:div>
        <w:div w:id="239295007">
          <w:marLeft w:val="480"/>
          <w:marRight w:val="0"/>
          <w:marTop w:val="0"/>
          <w:marBottom w:val="0"/>
          <w:divBdr>
            <w:top w:val="none" w:sz="0" w:space="0" w:color="auto"/>
            <w:left w:val="none" w:sz="0" w:space="0" w:color="auto"/>
            <w:bottom w:val="none" w:sz="0" w:space="0" w:color="auto"/>
            <w:right w:val="none" w:sz="0" w:space="0" w:color="auto"/>
          </w:divBdr>
        </w:div>
        <w:div w:id="302582784">
          <w:marLeft w:val="480"/>
          <w:marRight w:val="0"/>
          <w:marTop w:val="0"/>
          <w:marBottom w:val="0"/>
          <w:divBdr>
            <w:top w:val="none" w:sz="0" w:space="0" w:color="auto"/>
            <w:left w:val="none" w:sz="0" w:space="0" w:color="auto"/>
            <w:bottom w:val="none" w:sz="0" w:space="0" w:color="auto"/>
            <w:right w:val="none" w:sz="0" w:space="0" w:color="auto"/>
          </w:divBdr>
        </w:div>
        <w:div w:id="392973692">
          <w:marLeft w:val="480"/>
          <w:marRight w:val="0"/>
          <w:marTop w:val="0"/>
          <w:marBottom w:val="0"/>
          <w:divBdr>
            <w:top w:val="none" w:sz="0" w:space="0" w:color="auto"/>
            <w:left w:val="none" w:sz="0" w:space="0" w:color="auto"/>
            <w:bottom w:val="none" w:sz="0" w:space="0" w:color="auto"/>
            <w:right w:val="none" w:sz="0" w:space="0" w:color="auto"/>
          </w:divBdr>
        </w:div>
        <w:div w:id="399251913">
          <w:marLeft w:val="480"/>
          <w:marRight w:val="0"/>
          <w:marTop w:val="0"/>
          <w:marBottom w:val="0"/>
          <w:divBdr>
            <w:top w:val="none" w:sz="0" w:space="0" w:color="auto"/>
            <w:left w:val="none" w:sz="0" w:space="0" w:color="auto"/>
            <w:bottom w:val="none" w:sz="0" w:space="0" w:color="auto"/>
            <w:right w:val="none" w:sz="0" w:space="0" w:color="auto"/>
          </w:divBdr>
        </w:div>
        <w:div w:id="414210343">
          <w:marLeft w:val="480"/>
          <w:marRight w:val="0"/>
          <w:marTop w:val="0"/>
          <w:marBottom w:val="0"/>
          <w:divBdr>
            <w:top w:val="none" w:sz="0" w:space="0" w:color="auto"/>
            <w:left w:val="none" w:sz="0" w:space="0" w:color="auto"/>
            <w:bottom w:val="none" w:sz="0" w:space="0" w:color="auto"/>
            <w:right w:val="none" w:sz="0" w:space="0" w:color="auto"/>
          </w:divBdr>
        </w:div>
        <w:div w:id="416902388">
          <w:marLeft w:val="480"/>
          <w:marRight w:val="0"/>
          <w:marTop w:val="0"/>
          <w:marBottom w:val="0"/>
          <w:divBdr>
            <w:top w:val="none" w:sz="0" w:space="0" w:color="auto"/>
            <w:left w:val="none" w:sz="0" w:space="0" w:color="auto"/>
            <w:bottom w:val="none" w:sz="0" w:space="0" w:color="auto"/>
            <w:right w:val="none" w:sz="0" w:space="0" w:color="auto"/>
          </w:divBdr>
        </w:div>
        <w:div w:id="442768800">
          <w:marLeft w:val="480"/>
          <w:marRight w:val="0"/>
          <w:marTop w:val="0"/>
          <w:marBottom w:val="0"/>
          <w:divBdr>
            <w:top w:val="none" w:sz="0" w:space="0" w:color="auto"/>
            <w:left w:val="none" w:sz="0" w:space="0" w:color="auto"/>
            <w:bottom w:val="none" w:sz="0" w:space="0" w:color="auto"/>
            <w:right w:val="none" w:sz="0" w:space="0" w:color="auto"/>
          </w:divBdr>
        </w:div>
        <w:div w:id="466701793">
          <w:marLeft w:val="480"/>
          <w:marRight w:val="0"/>
          <w:marTop w:val="0"/>
          <w:marBottom w:val="0"/>
          <w:divBdr>
            <w:top w:val="none" w:sz="0" w:space="0" w:color="auto"/>
            <w:left w:val="none" w:sz="0" w:space="0" w:color="auto"/>
            <w:bottom w:val="none" w:sz="0" w:space="0" w:color="auto"/>
            <w:right w:val="none" w:sz="0" w:space="0" w:color="auto"/>
          </w:divBdr>
        </w:div>
        <w:div w:id="476149603">
          <w:marLeft w:val="480"/>
          <w:marRight w:val="0"/>
          <w:marTop w:val="0"/>
          <w:marBottom w:val="0"/>
          <w:divBdr>
            <w:top w:val="none" w:sz="0" w:space="0" w:color="auto"/>
            <w:left w:val="none" w:sz="0" w:space="0" w:color="auto"/>
            <w:bottom w:val="none" w:sz="0" w:space="0" w:color="auto"/>
            <w:right w:val="none" w:sz="0" w:space="0" w:color="auto"/>
          </w:divBdr>
        </w:div>
        <w:div w:id="477461560">
          <w:marLeft w:val="480"/>
          <w:marRight w:val="0"/>
          <w:marTop w:val="0"/>
          <w:marBottom w:val="0"/>
          <w:divBdr>
            <w:top w:val="none" w:sz="0" w:space="0" w:color="auto"/>
            <w:left w:val="none" w:sz="0" w:space="0" w:color="auto"/>
            <w:bottom w:val="none" w:sz="0" w:space="0" w:color="auto"/>
            <w:right w:val="none" w:sz="0" w:space="0" w:color="auto"/>
          </w:divBdr>
        </w:div>
        <w:div w:id="520506827">
          <w:marLeft w:val="480"/>
          <w:marRight w:val="0"/>
          <w:marTop w:val="0"/>
          <w:marBottom w:val="0"/>
          <w:divBdr>
            <w:top w:val="none" w:sz="0" w:space="0" w:color="auto"/>
            <w:left w:val="none" w:sz="0" w:space="0" w:color="auto"/>
            <w:bottom w:val="none" w:sz="0" w:space="0" w:color="auto"/>
            <w:right w:val="none" w:sz="0" w:space="0" w:color="auto"/>
          </w:divBdr>
        </w:div>
        <w:div w:id="541479404">
          <w:marLeft w:val="480"/>
          <w:marRight w:val="0"/>
          <w:marTop w:val="0"/>
          <w:marBottom w:val="0"/>
          <w:divBdr>
            <w:top w:val="none" w:sz="0" w:space="0" w:color="auto"/>
            <w:left w:val="none" w:sz="0" w:space="0" w:color="auto"/>
            <w:bottom w:val="none" w:sz="0" w:space="0" w:color="auto"/>
            <w:right w:val="none" w:sz="0" w:space="0" w:color="auto"/>
          </w:divBdr>
        </w:div>
        <w:div w:id="578902895">
          <w:marLeft w:val="480"/>
          <w:marRight w:val="0"/>
          <w:marTop w:val="0"/>
          <w:marBottom w:val="0"/>
          <w:divBdr>
            <w:top w:val="none" w:sz="0" w:space="0" w:color="auto"/>
            <w:left w:val="none" w:sz="0" w:space="0" w:color="auto"/>
            <w:bottom w:val="none" w:sz="0" w:space="0" w:color="auto"/>
            <w:right w:val="none" w:sz="0" w:space="0" w:color="auto"/>
          </w:divBdr>
        </w:div>
        <w:div w:id="616791788">
          <w:marLeft w:val="480"/>
          <w:marRight w:val="0"/>
          <w:marTop w:val="0"/>
          <w:marBottom w:val="0"/>
          <w:divBdr>
            <w:top w:val="none" w:sz="0" w:space="0" w:color="auto"/>
            <w:left w:val="none" w:sz="0" w:space="0" w:color="auto"/>
            <w:bottom w:val="none" w:sz="0" w:space="0" w:color="auto"/>
            <w:right w:val="none" w:sz="0" w:space="0" w:color="auto"/>
          </w:divBdr>
        </w:div>
        <w:div w:id="620844935">
          <w:marLeft w:val="480"/>
          <w:marRight w:val="0"/>
          <w:marTop w:val="0"/>
          <w:marBottom w:val="0"/>
          <w:divBdr>
            <w:top w:val="none" w:sz="0" w:space="0" w:color="auto"/>
            <w:left w:val="none" w:sz="0" w:space="0" w:color="auto"/>
            <w:bottom w:val="none" w:sz="0" w:space="0" w:color="auto"/>
            <w:right w:val="none" w:sz="0" w:space="0" w:color="auto"/>
          </w:divBdr>
        </w:div>
        <w:div w:id="644163458">
          <w:marLeft w:val="480"/>
          <w:marRight w:val="0"/>
          <w:marTop w:val="0"/>
          <w:marBottom w:val="0"/>
          <w:divBdr>
            <w:top w:val="none" w:sz="0" w:space="0" w:color="auto"/>
            <w:left w:val="none" w:sz="0" w:space="0" w:color="auto"/>
            <w:bottom w:val="none" w:sz="0" w:space="0" w:color="auto"/>
            <w:right w:val="none" w:sz="0" w:space="0" w:color="auto"/>
          </w:divBdr>
        </w:div>
        <w:div w:id="672225033">
          <w:marLeft w:val="480"/>
          <w:marRight w:val="0"/>
          <w:marTop w:val="0"/>
          <w:marBottom w:val="0"/>
          <w:divBdr>
            <w:top w:val="none" w:sz="0" w:space="0" w:color="auto"/>
            <w:left w:val="none" w:sz="0" w:space="0" w:color="auto"/>
            <w:bottom w:val="none" w:sz="0" w:space="0" w:color="auto"/>
            <w:right w:val="none" w:sz="0" w:space="0" w:color="auto"/>
          </w:divBdr>
        </w:div>
        <w:div w:id="812258437">
          <w:marLeft w:val="480"/>
          <w:marRight w:val="0"/>
          <w:marTop w:val="0"/>
          <w:marBottom w:val="0"/>
          <w:divBdr>
            <w:top w:val="none" w:sz="0" w:space="0" w:color="auto"/>
            <w:left w:val="none" w:sz="0" w:space="0" w:color="auto"/>
            <w:bottom w:val="none" w:sz="0" w:space="0" w:color="auto"/>
            <w:right w:val="none" w:sz="0" w:space="0" w:color="auto"/>
          </w:divBdr>
        </w:div>
        <w:div w:id="945693499">
          <w:marLeft w:val="480"/>
          <w:marRight w:val="0"/>
          <w:marTop w:val="0"/>
          <w:marBottom w:val="0"/>
          <w:divBdr>
            <w:top w:val="none" w:sz="0" w:space="0" w:color="auto"/>
            <w:left w:val="none" w:sz="0" w:space="0" w:color="auto"/>
            <w:bottom w:val="none" w:sz="0" w:space="0" w:color="auto"/>
            <w:right w:val="none" w:sz="0" w:space="0" w:color="auto"/>
          </w:divBdr>
        </w:div>
        <w:div w:id="965623191">
          <w:marLeft w:val="480"/>
          <w:marRight w:val="0"/>
          <w:marTop w:val="0"/>
          <w:marBottom w:val="0"/>
          <w:divBdr>
            <w:top w:val="none" w:sz="0" w:space="0" w:color="auto"/>
            <w:left w:val="none" w:sz="0" w:space="0" w:color="auto"/>
            <w:bottom w:val="none" w:sz="0" w:space="0" w:color="auto"/>
            <w:right w:val="none" w:sz="0" w:space="0" w:color="auto"/>
          </w:divBdr>
        </w:div>
        <w:div w:id="976301690">
          <w:marLeft w:val="480"/>
          <w:marRight w:val="0"/>
          <w:marTop w:val="0"/>
          <w:marBottom w:val="0"/>
          <w:divBdr>
            <w:top w:val="none" w:sz="0" w:space="0" w:color="auto"/>
            <w:left w:val="none" w:sz="0" w:space="0" w:color="auto"/>
            <w:bottom w:val="none" w:sz="0" w:space="0" w:color="auto"/>
            <w:right w:val="none" w:sz="0" w:space="0" w:color="auto"/>
          </w:divBdr>
        </w:div>
        <w:div w:id="1027946719">
          <w:marLeft w:val="480"/>
          <w:marRight w:val="0"/>
          <w:marTop w:val="0"/>
          <w:marBottom w:val="0"/>
          <w:divBdr>
            <w:top w:val="none" w:sz="0" w:space="0" w:color="auto"/>
            <w:left w:val="none" w:sz="0" w:space="0" w:color="auto"/>
            <w:bottom w:val="none" w:sz="0" w:space="0" w:color="auto"/>
            <w:right w:val="none" w:sz="0" w:space="0" w:color="auto"/>
          </w:divBdr>
        </w:div>
        <w:div w:id="1060984142">
          <w:marLeft w:val="480"/>
          <w:marRight w:val="0"/>
          <w:marTop w:val="0"/>
          <w:marBottom w:val="0"/>
          <w:divBdr>
            <w:top w:val="none" w:sz="0" w:space="0" w:color="auto"/>
            <w:left w:val="none" w:sz="0" w:space="0" w:color="auto"/>
            <w:bottom w:val="none" w:sz="0" w:space="0" w:color="auto"/>
            <w:right w:val="none" w:sz="0" w:space="0" w:color="auto"/>
          </w:divBdr>
        </w:div>
        <w:div w:id="1131555341">
          <w:marLeft w:val="480"/>
          <w:marRight w:val="0"/>
          <w:marTop w:val="0"/>
          <w:marBottom w:val="0"/>
          <w:divBdr>
            <w:top w:val="none" w:sz="0" w:space="0" w:color="auto"/>
            <w:left w:val="none" w:sz="0" w:space="0" w:color="auto"/>
            <w:bottom w:val="none" w:sz="0" w:space="0" w:color="auto"/>
            <w:right w:val="none" w:sz="0" w:space="0" w:color="auto"/>
          </w:divBdr>
        </w:div>
        <w:div w:id="1172837553">
          <w:marLeft w:val="480"/>
          <w:marRight w:val="0"/>
          <w:marTop w:val="0"/>
          <w:marBottom w:val="0"/>
          <w:divBdr>
            <w:top w:val="none" w:sz="0" w:space="0" w:color="auto"/>
            <w:left w:val="none" w:sz="0" w:space="0" w:color="auto"/>
            <w:bottom w:val="none" w:sz="0" w:space="0" w:color="auto"/>
            <w:right w:val="none" w:sz="0" w:space="0" w:color="auto"/>
          </w:divBdr>
        </w:div>
        <w:div w:id="1239632620">
          <w:marLeft w:val="480"/>
          <w:marRight w:val="0"/>
          <w:marTop w:val="0"/>
          <w:marBottom w:val="0"/>
          <w:divBdr>
            <w:top w:val="none" w:sz="0" w:space="0" w:color="auto"/>
            <w:left w:val="none" w:sz="0" w:space="0" w:color="auto"/>
            <w:bottom w:val="none" w:sz="0" w:space="0" w:color="auto"/>
            <w:right w:val="none" w:sz="0" w:space="0" w:color="auto"/>
          </w:divBdr>
        </w:div>
        <w:div w:id="1248030286">
          <w:marLeft w:val="480"/>
          <w:marRight w:val="0"/>
          <w:marTop w:val="0"/>
          <w:marBottom w:val="0"/>
          <w:divBdr>
            <w:top w:val="none" w:sz="0" w:space="0" w:color="auto"/>
            <w:left w:val="none" w:sz="0" w:space="0" w:color="auto"/>
            <w:bottom w:val="none" w:sz="0" w:space="0" w:color="auto"/>
            <w:right w:val="none" w:sz="0" w:space="0" w:color="auto"/>
          </w:divBdr>
        </w:div>
        <w:div w:id="1289050512">
          <w:marLeft w:val="480"/>
          <w:marRight w:val="0"/>
          <w:marTop w:val="0"/>
          <w:marBottom w:val="0"/>
          <w:divBdr>
            <w:top w:val="none" w:sz="0" w:space="0" w:color="auto"/>
            <w:left w:val="none" w:sz="0" w:space="0" w:color="auto"/>
            <w:bottom w:val="none" w:sz="0" w:space="0" w:color="auto"/>
            <w:right w:val="none" w:sz="0" w:space="0" w:color="auto"/>
          </w:divBdr>
        </w:div>
        <w:div w:id="1314410026">
          <w:marLeft w:val="480"/>
          <w:marRight w:val="0"/>
          <w:marTop w:val="0"/>
          <w:marBottom w:val="0"/>
          <w:divBdr>
            <w:top w:val="none" w:sz="0" w:space="0" w:color="auto"/>
            <w:left w:val="none" w:sz="0" w:space="0" w:color="auto"/>
            <w:bottom w:val="none" w:sz="0" w:space="0" w:color="auto"/>
            <w:right w:val="none" w:sz="0" w:space="0" w:color="auto"/>
          </w:divBdr>
        </w:div>
        <w:div w:id="1325745711">
          <w:marLeft w:val="480"/>
          <w:marRight w:val="0"/>
          <w:marTop w:val="0"/>
          <w:marBottom w:val="0"/>
          <w:divBdr>
            <w:top w:val="none" w:sz="0" w:space="0" w:color="auto"/>
            <w:left w:val="none" w:sz="0" w:space="0" w:color="auto"/>
            <w:bottom w:val="none" w:sz="0" w:space="0" w:color="auto"/>
            <w:right w:val="none" w:sz="0" w:space="0" w:color="auto"/>
          </w:divBdr>
        </w:div>
        <w:div w:id="1361593505">
          <w:marLeft w:val="480"/>
          <w:marRight w:val="0"/>
          <w:marTop w:val="0"/>
          <w:marBottom w:val="0"/>
          <w:divBdr>
            <w:top w:val="none" w:sz="0" w:space="0" w:color="auto"/>
            <w:left w:val="none" w:sz="0" w:space="0" w:color="auto"/>
            <w:bottom w:val="none" w:sz="0" w:space="0" w:color="auto"/>
            <w:right w:val="none" w:sz="0" w:space="0" w:color="auto"/>
          </w:divBdr>
        </w:div>
        <w:div w:id="1394892551">
          <w:marLeft w:val="480"/>
          <w:marRight w:val="0"/>
          <w:marTop w:val="0"/>
          <w:marBottom w:val="0"/>
          <w:divBdr>
            <w:top w:val="none" w:sz="0" w:space="0" w:color="auto"/>
            <w:left w:val="none" w:sz="0" w:space="0" w:color="auto"/>
            <w:bottom w:val="none" w:sz="0" w:space="0" w:color="auto"/>
            <w:right w:val="none" w:sz="0" w:space="0" w:color="auto"/>
          </w:divBdr>
        </w:div>
        <w:div w:id="1407605268">
          <w:marLeft w:val="480"/>
          <w:marRight w:val="0"/>
          <w:marTop w:val="0"/>
          <w:marBottom w:val="0"/>
          <w:divBdr>
            <w:top w:val="none" w:sz="0" w:space="0" w:color="auto"/>
            <w:left w:val="none" w:sz="0" w:space="0" w:color="auto"/>
            <w:bottom w:val="none" w:sz="0" w:space="0" w:color="auto"/>
            <w:right w:val="none" w:sz="0" w:space="0" w:color="auto"/>
          </w:divBdr>
        </w:div>
        <w:div w:id="1427537555">
          <w:marLeft w:val="480"/>
          <w:marRight w:val="0"/>
          <w:marTop w:val="0"/>
          <w:marBottom w:val="0"/>
          <w:divBdr>
            <w:top w:val="none" w:sz="0" w:space="0" w:color="auto"/>
            <w:left w:val="none" w:sz="0" w:space="0" w:color="auto"/>
            <w:bottom w:val="none" w:sz="0" w:space="0" w:color="auto"/>
            <w:right w:val="none" w:sz="0" w:space="0" w:color="auto"/>
          </w:divBdr>
        </w:div>
        <w:div w:id="1444885562">
          <w:marLeft w:val="480"/>
          <w:marRight w:val="0"/>
          <w:marTop w:val="0"/>
          <w:marBottom w:val="0"/>
          <w:divBdr>
            <w:top w:val="none" w:sz="0" w:space="0" w:color="auto"/>
            <w:left w:val="none" w:sz="0" w:space="0" w:color="auto"/>
            <w:bottom w:val="none" w:sz="0" w:space="0" w:color="auto"/>
            <w:right w:val="none" w:sz="0" w:space="0" w:color="auto"/>
          </w:divBdr>
        </w:div>
        <w:div w:id="1557858596">
          <w:marLeft w:val="480"/>
          <w:marRight w:val="0"/>
          <w:marTop w:val="0"/>
          <w:marBottom w:val="0"/>
          <w:divBdr>
            <w:top w:val="none" w:sz="0" w:space="0" w:color="auto"/>
            <w:left w:val="none" w:sz="0" w:space="0" w:color="auto"/>
            <w:bottom w:val="none" w:sz="0" w:space="0" w:color="auto"/>
            <w:right w:val="none" w:sz="0" w:space="0" w:color="auto"/>
          </w:divBdr>
        </w:div>
        <w:div w:id="1610819204">
          <w:marLeft w:val="480"/>
          <w:marRight w:val="0"/>
          <w:marTop w:val="0"/>
          <w:marBottom w:val="0"/>
          <w:divBdr>
            <w:top w:val="none" w:sz="0" w:space="0" w:color="auto"/>
            <w:left w:val="none" w:sz="0" w:space="0" w:color="auto"/>
            <w:bottom w:val="none" w:sz="0" w:space="0" w:color="auto"/>
            <w:right w:val="none" w:sz="0" w:space="0" w:color="auto"/>
          </w:divBdr>
        </w:div>
        <w:div w:id="1626693484">
          <w:marLeft w:val="480"/>
          <w:marRight w:val="0"/>
          <w:marTop w:val="0"/>
          <w:marBottom w:val="0"/>
          <w:divBdr>
            <w:top w:val="none" w:sz="0" w:space="0" w:color="auto"/>
            <w:left w:val="none" w:sz="0" w:space="0" w:color="auto"/>
            <w:bottom w:val="none" w:sz="0" w:space="0" w:color="auto"/>
            <w:right w:val="none" w:sz="0" w:space="0" w:color="auto"/>
          </w:divBdr>
        </w:div>
        <w:div w:id="1637373367">
          <w:marLeft w:val="480"/>
          <w:marRight w:val="0"/>
          <w:marTop w:val="0"/>
          <w:marBottom w:val="0"/>
          <w:divBdr>
            <w:top w:val="none" w:sz="0" w:space="0" w:color="auto"/>
            <w:left w:val="none" w:sz="0" w:space="0" w:color="auto"/>
            <w:bottom w:val="none" w:sz="0" w:space="0" w:color="auto"/>
            <w:right w:val="none" w:sz="0" w:space="0" w:color="auto"/>
          </w:divBdr>
        </w:div>
        <w:div w:id="1829592478">
          <w:marLeft w:val="480"/>
          <w:marRight w:val="0"/>
          <w:marTop w:val="0"/>
          <w:marBottom w:val="0"/>
          <w:divBdr>
            <w:top w:val="none" w:sz="0" w:space="0" w:color="auto"/>
            <w:left w:val="none" w:sz="0" w:space="0" w:color="auto"/>
            <w:bottom w:val="none" w:sz="0" w:space="0" w:color="auto"/>
            <w:right w:val="none" w:sz="0" w:space="0" w:color="auto"/>
          </w:divBdr>
        </w:div>
        <w:div w:id="1847937140">
          <w:marLeft w:val="480"/>
          <w:marRight w:val="0"/>
          <w:marTop w:val="0"/>
          <w:marBottom w:val="0"/>
          <w:divBdr>
            <w:top w:val="none" w:sz="0" w:space="0" w:color="auto"/>
            <w:left w:val="none" w:sz="0" w:space="0" w:color="auto"/>
            <w:bottom w:val="none" w:sz="0" w:space="0" w:color="auto"/>
            <w:right w:val="none" w:sz="0" w:space="0" w:color="auto"/>
          </w:divBdr>
        </w:div>
        <w:div w:id="1869639062">
          <w:marLeft w:val="480"/>
          <w:marRight w:val="0"/>
          <w:marTop w:val="0"/>
          <w:marBottom w:val="0"/>
          <w:divBdr>
            <w:top w:val="none" w:sz="0" w:space="0" w:color="auto"/>
            <w:left w:val="none" w:sz="0" w:space="0" w:color="auto"/>
            <w:bottom w:val="none" w:sz="0" w:space="0" w:color="auto"/>
            <w:right w:val="none" w:sz="0" w:space="0" w:color="auto"/>
          </w:divBdr>
        </w:div>
        <w:div w:id="1920023394">
          <w:marLeft w:val="480"/>
          <w:marRight w:val="0"/>
          <w:marTop w:val="0"/>
          <w:marBottom w:val="0"/>
          <w:divBdr>
            <w:top w:val="none" w:sz="0" w:space="0" w:color="auto"/>
            <w:left w:val="none" w:sz="0" w:space="0" w:color="auto"/>
            <w:bottom w:val="none" w:sz="0" w:space="0" w:color="auto"/>
            <w:right w:val="none" w:sz="0" w:space="0" w:color="auto"/>
          </w:divBdr>
        </w:div>
        <w:div w:id="1927373831">
          <w:marLeft w:val="480"/>
          <w:marRight w:val="0"/>
          <w:marTop w:val="0"/>
          <w:marBottom w:val="0"/>
          <w:divBdr>
            <w:top w:val="none" w:sz="0" w:space="0" w:color="auto"/>
            <w:left w:val="none" w:sz="0" w:space="0" w:color="auto"/>
            <w:bottom w:val="none" w:sz="0" w:space="0" w:color="auto"/>
            <w:right w:val="none" w:sz="0" w:space="0" w:color="auto"/>
          </w:divBdr>
        </w:div>
        <w:div w:id="2020161577">
          <w:marLeft w:val="480"/>
          <w:marRight w:val="0"/>
          <w:marTop w:val="0"/>
          <w:marBottom w:val="0"/>
          <w:divBdr>
            <w:top w:val="none" w:sz="0" w:space="0" w:color="auto"/>
            <w:left w:val="none" w:sz="0" w:space="0" w:color="auto"/>
            <w:bottom w:val="none" w:sz="0" w:space="0" w:color="auto"/>
            <w:right w:val="none" w:sz="0" w:space="0" w:color="auto"/>
          </w:divBdr>
        </w:div>
        <w:div w:id="2088960724">
          <w:marLeft w:val="480"/>
          <w:marRight w:val="0"/>
          <w:marTop w:val="0"/>
          <w:marBottom w:val="0"/>
          <w:divBdr>
            <w:top w:val="none" w:sz="0" w:space="0" w:color="auto"/>
            <w:left w:val="none" w:sz="0" w:space="0" w:color="auto"/>
            <w:bottom w:val="none" w:sz="0" w:space="0" w:color="auto"/>
            <w:right w:val="none" w:sz="0" w:space="0" w:color="auto"/>
          </w:divBdr>
        </w:div>
        <w:div w:id="2141653932">
          <w:marLeft w:val="480"/>
          <w:marRight w:val="0"/>
          <w:marTop w:val="0"/>
          <w:marBottom w:val="0"/>
          <w:divBdr>
            <w:top w:val="none" w:sz="0" w:space="0" w:color="auto"/>
            <w:left w:val="none" w:sz="0" w:space="0" w:color="auto"/>
            <w:bottom w:val="none" w:sz="0" w:space="0" w:color="auto"/>
            <w:right w:val="none" w:sz="0" w:space="0" w:color="auto"/>
          </w:divBdr>
        </w:div>
      </w:divsChild>
    </w:div>
    <w:div w:id="1756395298">
      <w:marLeft w:val="640"/>
      <w:marRight w:val="0"/>
      <w:marTop w:val="0"/>
      <w:marBottom w:val="0"/>
      <w:divBdr>
        <w:top w:val="none" w:sz="0" w:space="0" w:color="auto"/>
        <w:left w:val="none" w:sz="0" w:space="0" w:color="auto"/>
        <w:bottom w:val="none" w:sz="0" w:space="0" w:color="auto"/>
        <w:right w:val="none" w:sz="0" w:space="0" w:color="auto"/>
      </w:divBdr>
    </w:div>
    <w:div w:id="1756632758">
      <w:marLeft w:val="640"/>
      <w:marRight w:val="0"/>
      <w:marTop w:val="0"/>
      <w:marBottom w:val="0"/>
      <w:divBdr>
        <w:top w:val="none" w:sz="0" w:space="0" w:color="auto"/>
        <w:left w:val="none" w:sz="0" w:space="0" w:color="auto"/>
        <w:bottom w:val="none" w:sz="0" w:space="0" w:color="auto"/>
        <w:right w:val="none" w:sz="0" w:space="0" w:color="auto"/>
      </w:divBdr>
    </w:div>
    <w:div w:id="1756634760">
      <w:marLeft w:val="640"/>
      <w:marRight w:val="0"/>
      <w:marTop w:val="0"/>
      <w:marBottom w:val="0"/>
      <w:divBdr>
        <w:top w:val="none" w:sz="0" w:space="0" w:color="auto"/>
        <w:left w:val="none" w:sz="0" w:space="0" w:color="auto"/>
        <w:bottom w:val="none" w:sz="0" w:space="0" w:color="auto"/>
        <w:right w:val="none" w:sz="0" w:space="0" w:color="auto"/>
      </w:divBdr>
    </w:div>
    <w:div w:id="1756702984">
      <w:marLeft w:val="640"/>
      <w:marRight w:val="0"/>
      <w:marTop w:val="0"/>
      <w:marBottom w:val="0"/>
      <w:divBdr>
        <w:top w:val="none" w:sz="0" w:space="0" w:color="auto"/>
        <w:left w:val="none" w:sz="0" w:space="0" w:color="auto"/>
        <w:bottom w:val="none" w:sz="0" w:space="0" w:color="auto"/>
        <w:right w:val="none" w:sz="0" w:space="0" w:color="auto"/>
      </w:divBdr>
    </w:div>
    <w:div w:id="1757357203">
      <w:bodyDiv w:val="1"/>
      <w:marLeft w:val="0"/>
      <w:marRight w:val="0"/>
      <w:marTop w:val="0"/>
      <w:marBottom w:val="0"/>
      <w:divBdr>
        <w:top w:val="none" w:sz="0" w:space="0" w:color="auto"/>
        <w:left w:val="none" w:sz="0" w:space="0" w:color="auto"/>
        <w:bottom w:val="none" w:sz="0" w:space="0" w:color="auto"/>
        <w:right w:val="none" w:sz="0" w:space="0" w:color="auto"/>
      </w:divBdr>
    </w:div>
    <w:div w:id="1757438236">
      <w:bodyDiv w:val="1"/>
      <w:marLeft w:val="0"/>
      <w:marRight w:val="0"/>
      <w:marTop w:val="0"/>
      <w:marBottom w:val="0"/>
      <w:divBdr>
        <w:top w:val="none" w:sz="0" w:space="0" w:color="auto"/>
        <w:left w:val="none" w:sz="0" w:space="0" w:color="auto"/>
        <w:bottom w:val="none" w:sz="0" w:space="0" w:color="auto"/>
        <w:right w:val="none" w:sz="0" w:space="0" w:color="auto"/>
      </w:divBdr>
    </w:div>
    <w:div w:id="1757824756">
      <w:marLeft w:val="480"/>
      <w:marRight w:val="0"/>
      <w:marTop w:val="0"/>
      <w:marBottom w:val="0"/>
      <w:divBdr>
        <w:top w:val="none" w:sz="0" w:space="0" w:color="auto"/>
        <w:left w:val="none" w:sz="0" w:space="0" w:color="auto"/>
        <w:bottom w:val="none" w:sz="0" w:space="0" w:color="auto"/>
        <w:right w:val="none" w:sz="0" w:space="0" w:color="auto"/>
      </w:divBdr>
    </w:div>
    <w:div w:id="1757942490">
      <w:marLeft w:val="640"/>
      <w:marRight w:val="0"/>
      <w:marTop w:val="0"/>
      <w:marBottom w:val="0"/>
      <w:divBdr>
        <w:top w:val="none" w:sz="0" w:space="0" w:color="auto"/>
        <w:left w:val="none" w:sz="0" w:space="0" w:color="auto"/>
        <w:bottom w:val="none" w:sz="0" w:space="0" w:color="auto"/>
        <w:right w:val="none" w:sz="0" w:space="0" w:color="auto"/>
      </w:divBdr>
    </w:div>
    <w:div w:id="1758554322">
      <w:bodyDiv w:val="1"/>
      <w:marLeft w:val="0"/>
      <w:marRight w:val="0"/>
      <w:marTop w:val="0"/>
      <w:marBottom w:val="0"/>
      <w:divBdr>
        <w:top w:val="none" w:sz="0" w:space="0" w:color="auto"/>
        <w:left w:val="none" w:sz="0" w:space="0" w:color="auto"/>
        <w:bottom w:val="none" w:sz="0" w:space="0" w:color="auto"/>
        <w:right w:val="none" w:sz="0" w:space="0" w:color="auto"/>
      </w:divBdr>
    </w:div>
    <w:div w:id="1758790744">
      <w:marLeft w:val="640"/>
      <w:marRight w:val="0"/>
      <w:marTop w:val="0"/>
      <w:marBottom w:val="0"/>
      <w:divBdr>
        <w:top w:val="none" w:sz="0" w:space="0" w:color="auto"/>
        <w:left w:val="none" w:sz="0" w:space="0" w:color="auto"/>
        <w:bottom w:val="none" w:sz="0" w:space="0" w:color="auto"/>
        <w:right w:val="none" w:sz="0" w:space="0" w:color="auto"/>
      </w:divBdr>
    </w:div>
    <w:div w:id="1759208079">
      <w:marLeft w:val="640"/>
      <w:marRight w:val="0"/>
      <w:marTop w:val="0"/>
      <w:marBottom w:val="0"/>
      <w:divBdr>
        <w:top w:val="none" w:sz="0" w:space="0" w:color="auto"/>
        <w:left w:val="none" w:sz="0" w:space="0" w:color="auto"/>
        <w:bottom w:val="none" w:sz="0" w:space="0" w:color="auto"/>
        <w:right w:val="none" w:sz="0" w:space="0" w:color="auto"/>
      </w:divBdr>
    </w:div>
    <w:div w:id="1759327508">
      <w:marLeft w:val="640"/>
      <w:marRight w:val="0"/>
      <w:marTop w:val="0"/>
      <w:marBottom w:val="0"/>
      <w:divBdr>
        <w:top w:val="none" w:sz="0" w:space="0" w:color="auto"/>
        <w:left w:val="none" w:sz="0" w:space="0" w:color="auto"/>
        <w:bottom w:val="none" w:sz="0" w:space="0" w:color="auto"/>
        <w:right w:val="none" w:sz="0" w:space="0" w:color="auto"/>
      </w:divBdr>
    </w:div>
    <w:div w:id="1759475320">
      <w:marLeft w:val="480"/>
      <w:marRight w:val="0"/>
      <w:marTop w:val="0"/>
      <w:marBottom w:val="0"/>
      <w:divBdr>
        <w:top w:val="none" w:sz="0" w:space="0" w:color="auto"/>
        <w:left w:val="none" w:sz="0" w:space="0" w:color="auto"/>
        <w:bottom w:val="none" w:sz="0" w:space="0" w:color="auto"/>
        <w:right w:val="none" w:sz="0" w:space="0" w:color="auto"/>
      </w:divBdr>
    </w:div>
    <w:div w:id="1759594793">
      <w:marLeft w:val="640"/>
      <w:marRight w:val="0"/>
      <w:marTop w:val="0"/>
      <w:marBottom w:val="0"/>
      <w:divBdr>
        <w:top w:val="none" w:sz="0" w:space="0" w:color="auto"/>
        <w:left w:val="none" w:sz="0" w:space="0" w:color="auto"/>
        <w:bottom w:val="none" w:sz="0" w:space="0" w:color="auto"/>
        <w:right w:val="none" w:sz="0" w:space="0" w:color="auto"/>
      </w:divBdr>
    </w:div>
    <w:div w:id="1759709193">
      <w:marLeft w:val="640"/>
      <w:marRight w:val="0"/>
      <w:marTop w:val="0"/>
      <w:marBottom w:val="0"/>
      <w:divBdr>
        <w:top w:val="none" w:sz="0" w:space="0" w:color="auto"/>
        <w:left w:val="none" w:sz="0" w:space="0" w:color="auto"/>
        <w:bottom w:val="none" w:sz="0" w:space="0" w:color="auto"/>
        <w:right w:val="none" w:sz="0" w:space="0" w:color="auto"/>
      </w:divBdr>
    </w:div>
    <w:div w:id="1759713653">
      <w:marLeft w:val="640"/>
      <w:marRight w:val="0"/>
      <w:marTop w:val="0"/>
      <w:marBottom w:val="0"/>
      <w:divBdr>
        <w:top w:val="none" w:sz="0" w:space="0" w:color="auto"/>
        <w:left w:val="none" w:sz="0" w:space="0" w:color="auto"/>
        <w:bottom w:val="none" w:sz="0" w:space="0" w:color="auto"/>
        <w:right w:val="none" w:sz="0" w:space="0" w:color="auto"/>
      </w:divBdr>
    </w:div>
    <w:div w:id="1760372252">
      <w:marLeft w:val="640"/>
      <w:marRight w:val="0"/>
      <w:marTop w:val="0"/>
      <w:marBottom w:val="0"/>
      <w:divBdr>
        <w:top w:val="none" w:sz="0" w:space="0" w:color="auto"/>
        <w:left w:val="none" w:sz="0" w:space="0" w:color="auto"/>
        <w:bottom w:val="none" w:sz="0" w:space="0" w:color="auto"/>
        <w:right w:val="none" w:sz="0" w:space="0" w:color="auto"/>
      </w:divBdr>
    </w:div>
    <w:div w:id="1760716441">
      <w:marLeft w:val="640"/>
      <w:marRight w:val="0"/>
      <w:marTop w:val="0"/>
      <w:marBottom w:val="0"/>
      <w:divBdr>
        <w:top w:val="none" w:sz="0" w:space="0" w:color="auto"/>
        <w:left w:val="none" w:sz="0" w:space="0" w:color="auto"/>
        <w:bottom w:val="none" w:sz="0" w:space="0" w:color="auto"/>
        <w:right w:val="none" w:sz="0" w:space="0" w:color="auto"/>
      </w:divBdr>
    </w:div>
    <w:div w:id="1761412220">
      <w:marLeft w:val="640"/>
      <w:marRight w:val="0"/>
      <w:marTop w:val="0"/>
      <w:marBottom w:val="0"/>
      <w:divBdr>
        <w:top w:val="none" w:sz="0" w:space="0" w:color="auto"/>
        <w:left w:val="none" w:sz="0" w:space="0" w:color="auto"/>
        <w:bottom w:val="none" w:sz="0" w:space="0" w:color="auto"/>
        <w:right w:val="none" w:sz="0" w:space="0" w:color="auto"/>
      </w:divBdr>
    </w:div>
    <w:div w:id="1761440029">
      <w:marLeft w:val="640"/>
      <w:marRight w:val="0"/>
      <w:marTop w:val="0"/>
      <w:marBottom w:val="0"/>
      <w:divBdr>
        <w:top w:val="none" w:sz="0" w:space="0" w:color="auto"/>
        <w:left w:val="none" w:sz="0" w:space="0" w:color="auto"/>
        <w:bottom w:val="none" w:sz="0" w:space="0" w:color="auto"/>
        <w:right w:val="none" w:sz="0" w:space="0" w:color="auto"/>
      </w:divBdr>
    </w:div>
    <w:div w:id="1761442773">
      <w:marLeft w:val="640"/>
      <w:marRight w:val="0"/>
      <w:marTop w:val="0"/>
      <w:marBottom w:val="0"/>
      <w:divBdr>
        <w:top w:val="none" w:sz="0" w:space="0" w:color="auto"/>
        <w:left w:val="none" w:sz="0" w:space="0" w:color="auto"/>
        <w:bottom w:val="none" w:sz="0" w:space="0" w:color="auto"/>
        <w:right w:val="none" w:sz="0" w:space="0" w:color="auto"/>
      </w:divBdr>
    </w:div>
    <w:div w:id="1761635259">
      <w:marLeft w:val="640"/>
      <w:marRight w:val="0"/>
      <w:marTop w:val="0"/>
      <w:marBottom w:val="0"/>
      <w:divBdr>
        <w:top w:val="none" w:sz="0" w:space="0" w:color="auto"/>
        <w:left w:val="none" w:sz="0" w:space="0" w:color="auto"/>
        <w:bottom w:val="none" w:sz="0" w:space="0" w:color="auto"/>
        <w:right w:val="none" w:sz="0" w:space="0" w:color="auto"/>
      </w:divBdr>
    </w:div>
    <w:div w:id="1761636042">
      <w:bodyDiv w:val="1"/>
      <w:marLeft w:val="0"/>
      <w:marRight w:val="0"/>
      <w:marTop w:val="0"/>
      <w:marBottom w:val="0"/>
      <w:divBdr>
        <w:top w:val="none" w:sz="0" w:space="0" w:color="auto"/>
        <w:left w:val="none" w:sz="0" w:space="0" w:color="auto"/>
        <w:bottom w:val="none" w:sz="0" w:space="0" w:color="auto"/>
        <w:right w:val="none" w:sz="0" w:space="0" w:color="auto"/>
      </w:divBdr>
    </w:div>
    <w:div w:id="1761945151">
      <w:marLeft w:val="640"/>
      <w:marRight w:val="0"/>
      <w:marTop w:val="0"/>
      <w:marBottom w:val="0"/>
      <w:divBdr>
        <w:top w:val="none" w:sz="0" w:space="0" w:color="auto"/>
        <w:left w:val="none" w:sz="0" w:space="0" w:color="auto"/>
        <w:bottom w:val="none" w:sz="0" w:space="0" w:color="auto"/>
        <w:right w:val="none" w:sz="0" w:space="0" w:color="auto"/>
      </w:divBdr>
    </w:div>
    <w:div w:id="1762020847">
      <w:marLeft w:val="640"/>
      <w:marRight w:val="0"/>
      <w:marTop w:val="0"/>
      <w:marBottom w:val="0"/>
      <w:divBdr>
        <w:top w:val="none" w:sz="0" w:space="0" w:color="auto"/>
        <w:left w:val="none" w:sz="0" w:space="0" w:color="auto"/>
        <w:bottom w:val="none" w:sz="0" w:space="0" w:color="auto"/>
        <w:right w:val="none" w:sz="0" w:space="0" w:color="auto"/>
      </w:divBdr>
    </w:div>
    <w:div w:id="1762028017">
      <w:bodyDiv w:val="1"/>
      <w:marLeft w:val="0"/>
      <w:marRight w:val="0"/>
      <w:marTop w:val="0"/>
      <w:marBottom w:val="0"/>
      <w:divBdr>
        <w:top w:val="none" w:sz="0" w:space="0" w:color="auto"/>
        <w:left w:val="none" w:sz="0" w:space="0" w:color="auto"/>
        <w:bottom w:val="none" w:sz="0" w:space="0" w:color="auto"/>
        <w:right w:val="none" w:sz="0" w:space="0" w:color="auto"/>
      </w:divBdr>
    </w:div>
    <w:div w:id="1763061849">
      <w:marLeft w:val="640"/>
      <w:marRight w:val="0"/>
      <w:marTop w:val="0"/>
      <w:marBottom w:val="0"/>
      <w:divBdr>
        <w:top w:val="none" w:sz="0" w:space="0" w:color="auto"/>
        <w:left w:val="none" w:sz="0" w:space="0" w:color="auto"/>
        <w:bottom w:val="none" w:sz="0" w:space="0" w:color="auto"/>
        <w:right w:val="none" w:sz="0" w:space="0" w:color="auto"/>
      </w:divBdr>
    </w:div>
    <w:div w:id="1763717546">
      <w:marLeft w:val="640"/>
      <w:marRight w:val="0"/>
      <w:marTop w:val="0"/>
      <w:marBottom w:val="0"/>
      <w:divBdr>
        <w:top w:val="none" w:sz="0" w:space="0" w:color="auto"/>
        <w:left w:val="none" w:sz="0" w:space="0" w:color="auto"/>
        <w:bottom w:val="none" w:sz="0" w:space="0" w:color="auto"/>
        <w:right w:val="none" w:sz="0" w:space="0" w:color="auto"/>
      </w:divBdr>
    </w:div>
    <w:div w:id="1764062699">
      <w:marLeft w:val="640"/>
      <w:marRight w:val="0"/>
      <w:marTop w:val="0"/>
      <w:marBottom w:val="0"/>
      <w:divBdr>
        <w:top w:val="none" w:sz="0" w:space="0" w:color="auto"/>
        <w:left w:val="none" w:sz="0" w:space="0" w:color="auto"/>
        <w:bottom w:val="none" w:sz="0" w:space="0" w:color="auto"/>
        <w:right w:val="none" w:sz="0" w:space="0" w:color="auto"/>
      </w:divBdr>
    </w:div>
    <w:div w:id="1764496942">
      <w:marLeft w:val="640"/>
      <w:marRight w:val="0"/>
      <w:marTop w:val="0"/>
      <w:marBottom w:val="0"/>
      <w:divBdr>
        <w:top w:val="none" w:sz="0" w:space="0" w:color="auto"/>
        <w:left w:val="none" w:sz="0" w:space="0" w:color="auto"/>
        <w:bottom w:val="none" w:sz="0" w:space="0" w:color="auto"/>
        <w:right w:val="none" w:sz="0" w:space="0" w:color="auto"/>
      </w:divBdr>
    </w:div>
    <w:div w:id="1764523254">
      <w:marLeft w:val="640"/>
      <w:marRight w:val="0"/>
      <w:marTop w:val="0"/>
      <w:marBottom w:val="0"/>
      <w:divBdr>
        <w:top w:val="none" w:sz="0" w:space="0" w:color="auto"/>
        <w:left w:val="none" w:sz="0" w:space="0" w:color="auto"/>
        <w:bottom w:val="none" w:sz="0" w:space="0" w:color="auto"/>
        <w:right w:val="none" w:sz="0" w:space="0" w:color="auto"/>
      </w:divBdr>
    </w:div>
    <w:div w:id="1765420891">
      <w:marLeft w:val="640"/>
      <w:marRight w:val="0"/>
      <w:marTop w:val="0"/>
      <w:marBottom w:val="0"/>
      <w:divBdr>
        <w:top w:val="none" w:sz="0" w:space="0" w:color="auto"/>
        <w:left w:val="none" w:sz="0" w:space="0" w:color="auto"/>
        <w:bottom w:val="none" w:sz="0" w:space="0" w:color="auto"/>
        <w:right w:val="none" w:sz="0" w:space="0" w:color="auto"/>
      </w:divBdr>
    </w:div>
    <w:div w:id="1765498102">
      <w:marLeft w:val="640"/>
      <w:marRight w:val="0"/>
      <w:marTop w:val="0"/>
      <w:marBottom w:val="0"/>
      <w:divBdr>
        <w:top w:val="none" w:sz="0" w:space="0" w:color="auto"/>
        <w:left w:val="none" w:sz="0" w:space="0" w:color="auto"/>
        <w:bottom w:val="none" w:sz="0" w:space="0" w:color="auto"/>
        <w:right w:val="none" w:sz="0" w:space="0" w:color="auto"/>
      </w:divBdr>
    </w:div>
    <w:div w:id="1766073541">
      <w:bodyDiv w:val="1"/>
      <w:marLeft w:val="0"/>
      <w:marRight w:val="0"/>
      <w:marTop w:val="0"/>
      <w:marBottom w:val="0"/>
      <w:divBdr>
        <w:top w:val="none" w:sz="0" w:space="0" w:color="auto"/>
        <w:left w:val="none" w:sz="0" w:space="0" w:color="auto"/>
        <w:bottom w:val="none" w:sz="0" w:space="0" w:color="auto"/>
        <w:right w:val="none" w:sz="0" w:space="0" w:color="auto"/>
      </w:divBdr>
      <w:divsChild>
        <w:div w:id="24672685">
          <w:marLeft w:val="480"/>
          <w:marRight w:val="0"/>
          <w:marTop w:val="0"/>
          <w:marBottom w:val="0"/>
          <w:divBdr>
            <w:top w:val="none" w:sz="0" w:space="0" w:color="auto"/>
            <w:left w:val="none" w:sz="0" w:space="0" w:color="auto"/>
            <w:bottom w:val="none" w:sz="0" w:space="0" w:color="auto"/>
            <w:right w:val="none" w:sz="0" w:space="0" w:color="auto"/>
          </w:divBdr>
        </w:div>
        <w:div w:id="43870789">
          <w:marLeft w:val="480"/>
          <w:marRight w:val="0"/>
          <w:marTop w:val="0"/>
          <w:marBottom w:val="0"/>
          <w:divBdr>
            <w:top w:val="none" w:sz="0" w:space="0" w:color="auto"/>
            <w:left w:val="none" w:sz="0" w:space="0" w:color="auto"/>
            <w:bottom w:val="none" w:sz="0" w:space="0" w:color="auto"/>
            <w:right w:val="none" w:sz="0" w:space="0" w:color="auto"/>
          </w:divBdr>
        </w:div>
        <w:div w:id="77094045">
          <w:marLeft w:val="480"/>
          <w:marRight w:val="0"/>
          <w:marTop w:val="0"/>
          <w:marBottom w:val="0"/>
          <w:divBdr>
            <w:top w:val="none" w:sz="0" w:space="0" w:color="auto"/>
            <w:left w:val="none" w:sz="0" w:space="0" w:color="auto"/>
            <w:bottom w:val="none" w:sz="0" w:space="0" w:color="auto"/>
            <w:right w:val="none" w:sz="0" w:space="0" w:color="auto"/>
          </w:divBdr>
        </w:div>
        <w:div w:id="97601508">
          <w:marLeft w:val="480"/>
          <w:marRight w:val="0"/>
          <w:marTop w:val="0"/>
          <w:marBottom w:val="0"/>
          <w:divBdr>
            <w:top w:val="none" w:sz="0" w:space="0" w:color="auto"/>
            <w:left w:val="none" w:sz="0" w:space="0" w:color="auto"/>
            <w:bottom w:val="none" w:sz="0" w:space="0" w:color="auto"/>
            <w:right w:val="none" w:sz="0" w:space="0" w:color="auto"/>
          </w:divBdr>
        </w:div>
        <w:div w:id="122618054">
          <w:marLeft w:val="480"/>
          <w:marRight w:val="0"/>
          <w:marTop w:val="0"/>
          <w:marBottom w:val="0"/>
          <w:divBdr>
            <w:top w:val="none" w:sz="0" w:space="0" w:color="auto"/>
            <w:left w:val="none" w:sz="0" w:space="0" w:color="auto"/>
            <w:bottom w:val="none" w:sz="0" w:space="0" w:color="auto"/>
            <w:right w:val="none" w:sz="0" w:space="0" w:color="auto"/>
          </w:divBdr>
        </w:div>
        <w:div w:id="141579961">
          <w:marLeft w:val="480"/>
          <w:marRight w:val="0"/>
          <w:marTop w:val="0"/>
          <w:marBottom w:val="0"/>
          <w:divBdr>
            <w:top w:val="none" w:sz="0" w:space="0" w:color="auto"/>
            <w:left w:val="none" w:sz="0" w:space="0" w:color="auto"/>
            <w:bottom w:val="none" w:sz="0" w:space="0" w:color="auto"/>
            <w:right w:val="none" w:sz="0" w:space="0" w:color="auto"/>
          </w:divBdr>
        </w:div>
        <w:div w:id="150030468">
          <w:marLeft w:val="480"/>
          <w:marRight w:val="0"/>
          <w:marTop w:val="0"/>
          <w:marBottom w:val="0"/>
          <w:divBdr>
            <w:top w:val="none" w:sz="0" w:space="0" w:color="auto"/>
            <w:left w:val="none" w:sz="0" w:space="0" w:color="auto"/>
            <w:bottom w:val="none" w:sz="0" w:space="0" w:color="auto"/>
            <w:right w:val="none" w:sz="0" w:space="0" w:color="auto"/>
          </w:divBdr>
        </w:div>
        <w:div w:id="156654240">
          <w:marLeft w:val="480"/>
          <w:marRight w:val="0"/>
          <w:marTop w:val="0"/>
          <w:marBottom w:val="0"/>
          <w:divBdr>
            <w:top w:val="none" w:sz="0" w:space="0" w:color="auto"/>
            <w:left w:val="none" w:sz="0" w:space="0" w:color="auto"/>
            <w:bottom w:val="none" w:sz="0" w:space="0" w:color="auto"/>
            <w:right w:val="none" w:sz="0" w:space="0" w:color="auto"/>
          </w:divBdr>
        </w:div>
        <w:div w:id="175116307">
          <w:marLeft w:val="480"/>
          <w:marRight w:val="0"/>
          <w:marTop w:val="0"/>
          <w:marBottom w:val="0"/>
          <w:divBdr>
            <w:top w:val="none" w:sz="0" w:space="0" w:color="auto"/>
            <w:left w:val="none" w:sz="0" w:space="0" w:color="auto"/>
            <w:bottom w:val="none" w:sz="0" w:space="0" w:color="auto"/>
            <w:right w:val="none" w:sz="0" w:space="0" w:color="auto"/>
          </w:divBdr>
        </w:div>
        <w:div w:id="207912276">
          <w:marLeft w:val="480"/>
          <w:marRight w:val="0"/>
          <w:marTop w:val="0"/>
          <w:marBottom w:val="0"/>
          <w:divBdr>
            <w:top w:val="none" w:sz="0" w:space="0" w:color="auto"/>
            <w:left w:val="none" w:sz="0" w:space="0" w:color="auto"/>
            <w:bottom w:val="none" w:sz="0" w:space="0" w:color="auto"/>
            <w:right w:val="none" w:sz="0" w:space="0" w:color="auto"/>
          </w:divBdr>
        </w:div>
        <w:div w:id="217786096">
          <w:marLeft w:val="480"/>
          <w:marRight w:val="0"/>
          <w:marTop w:val="0"/>
          <w:marBottom w:val="0"/>
          <w:divBdr>
            <w:top w:val="none" w:sz="0" w:space="0" w:color="auto"/>
            <w:left w:val="none" w:sz="0" w:space="0" w:color="auto"/>
            <w:bottom w:val="none" w:sz="0" w:space="0" w:color="auto"/>
            <w:right w:val="none" w:sz="0" w:space="0" w:color="auto"/>
          </w:divBdr>
        </w:div>
        <w:div w:id="238713004">
          <w:marLeft w:val="480"/>
          <w:marRight w:val="0"/>
          <w:marTop w:val="0"/>
          <w:marBottom w:val="0"/>
          <w:divBdr>
            <w:top w:val="none" w:sz="0" w:space="0" w:color="auto"/>
            <w:left w:val="none" w:sz="0" w:space="0" w:color="auto"/>
            <w:bottom w:val="none" w:sz="0" w:space="0" w:color="auto"/>
            <w:right w:val="none" w:sz="0" w:space="0" w:color="auto"/>
          </w:divBdr>
        </w:div>
        <w:div w:id="399600408">
          <w:marLeft w:val="480"/>
          <w:marRight w:val="0"/>
          <w:marTop w:val="0"/>
          <w:marBottom w:val="0"/>
          <w:divBdr>
            <w:top w:val="none" w:sz="0" w:space="0" w:color="auto"/>
            <w:left w:val="none" w:sz="0" w:space="0" w:color="auto"/>
            <w:bottom w:val="none" w:sz="0" w:space="0" w:color="auto"/>
            <w:right w:val="none" w:sz="0" w:space="0" w:color="auto"/>
          </w:divBdr>
        </w:div>
        <w:div w:id="431828084">
          <w:marLeft w:val="480"/>
          <w:marRight w:val="0"/>
          <w:marTop w:val="0"/>
          <w:marBottom w:val="0"/>
          <w:divBdr>
            <w:top w:val="none" w:sz="0" w:space="0" w:color="auto"/>
            <w:left w:val="none" w:sz="0" w:space="0" w:color="auto"/>
            <w:bottom w:val="none" w:sz="0" w:space="0" w:color="auto"/>
            <w:right w:val="none" w:sz="0" w:space="0" w:color="auto"/>
          </w:divBdr>
        </w:div>
        <w:div w:id="484202746">
          <w:marLeft w:val="480"/>
          <w:marRight w:val="0"/>
          <w:marTop w:val="0"/>
          <w:marBottom w:val="0"/>
          <w:divBdr>
            <w:top w:val="none" w:sz="0" w:space="0" w:color="auto"/>
            <w:left w:val="none" w:sz="0" w:space="0" w:color="auto"/>
            <w:bottom w:val="none" w:sz="0" w:space="0" w:color="auto"/>
            <w:right w:val="none" w:sz="0" w:space="0" w:color="auto"/>
          </w:divBdr>
        </w:div>
        <w:div w:id="529688465">
          <w:marLeft w:val="480"/>
          <w:marRight w:val="0"/>
          <w:marTop w:val="0"/>
          <w:marBottom w:val="0"/>
          <w:divBdr>
            <w:top w:val="none" w:sz="0" w:space="0" w:color="auto"/>
            <w:left w:val="none" w:sz="0" w:space="0" w:color="auto"/>
            <w:bottom w:val="none" w:sz="0" w:space="0" w:color="auto"/>
            <w:right w:val="none" w:sz="0" w:space="0" w:color="auto"/>
          </w:divBdr>
        </w:div>
        <w:div w:id="536049292">
          <w:marLeft w:val="480"/>
          <w:marRight w:val="0"/>
          <w:marTop w:val="0"/>
          <w:marBottom w:val="0"/>
          <w:divBdr>
            <w:top w:val="none" w:sz="0" w:space="0" w:color="auto"/>
            <w:left w:val="none" w:sz="0" w:space="0" w:color="auto"/>
            <w:bottom w:val="none" w:sz="0" w:space="0" w:color="auto"/>
            <w:right w:val="none" w:sz="0" w:space="0" w:color="auto"/>
          </w:divBdr>
        </w:div>
        <w:div w:id="559748432">
          <w:marLeft w:val="480"/>
          <w:marRight w:val="0"/>
          <w:marTop w:val="0"/>
          <w:marBottom w:val="0"/>
          <w:divBdr>
            <w:top w:val="none" w:sz="0" w:space="0" w:color="auto"/>
            <w:left w:val="none" w:sz="0" w:space="0" w:color="auto"/>
            <w:bottom w:val="none" w:sz="0" w:space="0" w:color="auto"/>
            <w:right w:val="none" w:sz="0" w:space="0" w:color="auto"/>
          </w:divBdr>
        </w:div>
        <w:div w:id="563687523">
          <w:marLeft w:val="480"/>
          <w:marRight w:val="0"/>
          <w:marTop w:val="0"/>
          <w:marBottom w:val="0"/>
          <w:divBdr>
            <w:top w:val="none" w:sz="0" w:space="0" w:color="auto"/>
            <w:left w:val="none" w:sz="0" w:space="0" w:color="auto"/>
            <w:bottom w:val="none" w:sz="0" w:space="0" w:color="auto"/>
            <w:right w:val="none" w:sz="0" w:space="0" w:color="auto"/>
          </w:divBdr>
        </w:div>
        <w:div w:id="567301719">
          <w:marLeft w:val="480"/>
          <w:marRight w:val="0"/>
          <w:marTop w:val="0"/>
          <w:marBottom w:val="0"/>
          <w:divBdr>
            <w:top w:val="none" w:sz="0" w:space="0" w:color="auto"/>
            <w:left w:val="none" w:sz="0" w:space="0" w:color="auto"/>
            <w:bottom w:val="none" w:sz="0" w:space="0" w:color="auto"/>
            <w:right w:val="none" w:sz="0" w:space="0" w:color="auto"/>
          </w:divBdr>
        </w:div>
        <w:div w:id="577247778">
          <w:marLeft w:val="480"/>
          <w:marRight w:val="0"/>
          <w:marTop w:val="0"/>
          <w:marBottom w:val="0"/>
          <w:divBdr>
            <w:top w:val="none" w:sz="0" w:space="0" w:color="auto"/>
            <w:left w:val="none" w:sz="0" w:space="0" w:color="auto"/>
            <w:bottom w:val="none" w:sz="0" w:space="0" w:color="auto"/>
            <w:right w:val="none" w:sz="0" w:space="0" w:color="auto"/>
          </w:divBdr>
        </w:div>
        <w:div w:id="620839018">
          <w:marLeft w:val="480"/>
          <w:marRight w:val="0"/>
          <w:marTop w:val="0"/>
          <w:marBottom w:val="0"/>
          <w:divBdr>
            <w:top w:val="none" w:sz="0" w:space="0" w:color="auto"/>
            <w:left w:val="none" w:sz="0" w:space="0" w:color="auto"/>
            <w:bottom w:val="none" w:sz="0" w:space="0" w:color="auto"/>
            <w:right w:val="none" w:sz="0" w:space="0" w:color="auto"/>
          </w:divBdr>
        </w:div>
        <w:div w:id="621116555">
          <w:marLeft w:val="480"/>
          <w:marRight w:val="0"/>
          <w:marTop w:val="0"/>
          <w:marBottom w:val="0"/>
          <w:divBdr>
            <w:top w:val="none" w:sz="0" w:space="0" w:color="auto"/>
            <w:left w:val="none" w:sz="0" w:space="0" w:color="auto"/>
            <w:bottom w:val="none" w:sz="0" w:space="0" w:color="auto"/>
            <w:right w:val="none" w:sz="0" w:space="0" w:color="auto"/>
          </w:divBdr>
        </w:div>
        <w:div w:id="635329603">
          <w:marLeft w:val="480"/>
          <w:marRight w:val="0"/>
          <w:marTop w:val="0"/>
          <w:marBottom w:val="0"/>
          <w:divBdr>
            <w:top w:val="none" w:sz="0" w:space="0" w:color="auto"/>
            <w:left w:val="none" w:sz="0" w:space="0" w:color="auto"/>
            <w:bottom w:val="none" w:sz="0" w:space="0" w:color="auto"/>
            <w:right w:val="none" w:sz="0" w:space="0" w:color="auto"/>
          </w:divBdr>
        </w:div>
        <w:div w:id="655037476">
          <w:marLeft w:val="480"/>
          <w:marRight w:val="0"/>
          <w:marTop w:val="0"/>
          <w:marBottom w:val="0"/>
          <w:divBdr>
            <w:top w:val="none" w:sz="0" w:space="0" w:color="auto"/>
            <w:left w:val="none" w:sz="0" w:space="0" w:color="auto"/>
            <w:bottom w:val="none" w:sz="0" w:space="0" w:color="auto"/>
            <w:right w:val="none" w:sz="0" w:space="0" w:color="auto"/>
          </w:divBdr>
        </w:div>
        <w:div w:id="659431578">
          <w:marLeft w:val="480"/>
          <w:marRight w:val="0"/>
          <w:marTop w:val="0"/>
          <w:marBottom w:val="0"/>
          <w:divBdr>
            <w:top w:val="none" w:sz="0" w:space="0" w:color="auto"/>
            <w:left w:val="none" w:sz="0" w:space="0" w:color="auto"/>
            <w:bottom w:val="none" w:sz="0" w:space="0" w:color="auto"/>
            <w:right w:val="none" w:sz="0" w:space="0" w:color="auto"/>
          </w:divBdr>
        </w:div>
        <w:div w:id="714701376">
          <w:marLeft w:val="480"/>
          <w:marRight w:val="0"/>
          <w:marTop w:val="0"/>
          <w:marBottom w:val="0"/>
          <w:divBdr>
            <w:top w:val="none" w:sz="0" w:space="0" w:color="auto"/>
            <w:left w:val="none" w:sz="0" w:space="0" w:color="auto"/>
            <w:bottom w:val="none" w:sz="0" w:space="0" w:color="auto"/>
            <w:right w:val="none" w:sz="0" w:space="0" w:color="auto"/>
          </w:divBdr>
        </w:div>
        <w:div w:id="744302034">
          <w:marLeft w:val="480"/>
          <w:marRight w:val="0"/>
          <w:marTop w:val="0"/>
          <w:marBottom w:val="0"/>
          <w:divBdr>
            <w:top w:val="none" w:sz="0" w:space="0" w:color="auto"/>
            <w:left w:val="none" w:sz="0" w:space="0" w:color="auto"/>
            <w:bottom w:val="none" w:sz="0" w:space="0" w:color="auto"/>
            <w:right w:val="none" w:sz="0" w:space="0" w:color="auto"/>
          </w:divBdr>
        </w:div>
        <w:div w:id="816797926">
          <w:marLeft w:val="480"/>
          <w:marRight w:val="0"/>
          <w:marTop w:val="0"/>
          <w:marBottom w:val="0"/>
          <w:divBdr>
            <w:top w:val="none" w:sz="0" w:space="0" w:color="auto"/>
            <w:left w:val="none" w:sz="0" w:space="0" w:color="auto"/>
            <w:bottom w:val="none" w:sz="0" w:space="0" w:color="auto"/>
            <w:right w:val="none" w:sz="0" w:space="0" w:color="auto"/>
          </w:divBdr>
        </w:div>
        <w:div w:id="860240105">
          <w:marLeft w:val="480"/>
          <w:marRight w:val="0"/>
          <w:marTop w:val="0"/>
          <w:marBottom w:val="0"/>
          <w:divBdr>
            <w:top w:val="none" w:sz="0" w:space="0" w:color="auto"/>
            <w:left w:val="none" w:sz="0" w:space="0" w:color="auto"/>
            <w:bottom w:val="none" w:sz="0" w:space="0" w:color="auto"/>
            <w:right w:val="none" w:sz="0" w:space="0" w:color="auto"/>
          </w:divBdr>
        </w:div>
        <w:div w:id="860705125">
          <w:marLeft w:val="480"/>
          <w:marRight w:val="0"/>
          <w:marTop w:val="0"/>
          <w:marBottom w:val="0"/>
          <w:divBdr>
            <w:top w:val="none" w:sz="0" w:space="0" w:color="auto"/>
            <w:left w:val="none" w:sz="0" w:space="0" w:color="auto"/>
            <w:bottom w:val="none" w:sz="0" w:space="0" w:color="auto"/>
            <w:right w:val="none" w:sz="0" w:space="0" w:color="auto"/>
          </w:divBdr>
        </w:div>
        <w:div w:id="951857652">
          <w:marLeft w:val="480"/>
          <w:marRight w:val="0"/>
          <w:marTop w:val="0"/>
          <w:marBottom w:val="0"/>
          <w:divBdr>
            <w:top w:val="none" w:sz="0" w:space="0" w:color="auto"/>
            <w:left w:val="none" w:sz="0" w:space="0" w:color="auto"/>
            <w:bottom w:val="none" w:sz="0" w:space="0" w:color="auto"/>
            <w:right w:val="none" w:sz="0" w:space="0" w:color="auto"/>
          </w:divBdr>
        </w:div>
        <w:div w:id="953098807">
          <w:marLeft w:val="480"/>
          <w:marRight w:val="0"/>
          <w:marTop w:val="0"/>
          <w:marBottom w:val="0"/>
          <w:divBdr>
            <w:top w:val="none" w:sz="0" w:space="0" w:color="auto"/>
            <w:left w:val="none" w:sz="0" w:space="0" w:color="auto"/>
            <w:bottom w:val="none" w:sz="0" w:space="0" w:color="auto"/>
            <w:right w:val="none" w:sz="0" w:space="0" w:color="auto"/>
          </w:divBdr>
        </w:div>
        <w:div w:id="957764122">
          <w:marLeft w:val="480"/>
          <w:marRight w:val="0"/>
          <w:marTop w:val="0"/>
          <w:marBottom w:val="0"/>
          <w:divBdr>
            <w:top w:val="none" w:sz="0" w:space="0" w:color="auto"/>
            <w:left w:val="none" w:sz="0" w:space="0" w:color="auto"/>
            <w:bottom w:val="none" w:sz="0" w:space="0" w:color="auto"/>
            <w:right w:val="none" w:sz="0" w:space="0" w:color="auto"/>
          </w:divBdr>
        </w:div>
        <w:div w:id="1071079711">
          <w:marLeft w:val="480"/>
          <w:marRight w:val="0"/>
          <w:marTop w:val="0"/>
          <w:marBottom w:val="0"/>
          <w:divBdr>
            <w:top w:val="none" w:sz="0" w:space="0" w:color="auto"/>
            <w:left w:val="none" w:sz="0" w:space="0" w:color="auto"/>
            <w:bottom w:val="none" w:sz="0" w:space="0" w:color="auto"/>
            <w:right w:val="none" w:sz="0" w:space="0" w:color="auto"/>
          </w:divBdr>
        </w:div>
        <w:div w:id="1125545973">
          <w:marLeft w:val="480"/>
          <w:marRight w:val="0"/>
          <w:marTop w:val="0"/>
          <w:marBottom w:val="0"/>
          <w:divBdr>
            <w:top w:val="none" w:sz="0" w:space="0" w:color="auto"/>
            <w:left w:val="none" w:sz="0" w:space="0" w:color="auto"/>
            <w:bottom w:val="none" w:sz="0" w:space="0" w:color="auto"/>
            <w:right w:val="none" w:sz="0" w:space="0" w:color="auto"/>
          </w:divBdr>
        </w:div>
        <w:div w:id="1148980409">
          <w:marLeft w:val="480"/>
          <w:marRight w:val="0"/>
          <w:marTop w:val="0"/>
          <w:marBottom w:val="0"/>
          <w:divBdr>
            <w:top w:val="none" w:sz="0" w:space="0" w:color="auto"/>
            <w:left w:val="none" w:sz="0" w:space="0" w:color="auto"/>
            <w:bottom w:val="none" w:sz="0" w:space="0" w:color="auto"/>
            <w:right w:val="none" w:sz="0" w:space="0" w:color="auto"/>
          </w:divBdr>
        </w:div>
        <w:div w:id="1177115930">
          <w:marLeft w:val="480"/>
          <w:marRight w:val="0"/>
          <w:marTop w:val="0"/>
          <w:marBottom w:val="0"/>
          <w:divBdr>
            <w:top w:val="none" w:sz="0" w:space="0" w:color="auto"/>
            <w:left w:val="none" w:sz="0" w:space="0" w:color="auto"/>
            <w:bottom w:val="none" w:sz="0" w:space="0" w:color="auto"/>
            <w:right w:val="none" w:sz="0" w:space="0" w:color="auto"/>
          </w:divBdr>
        </w:div>
        <w:div w:id="1184133552">
          <w:marLeft w:val="480"/>
          <w:marRight w:val="0"/>
          <w:marTop w:val="0"/>
          <w:marBottom w:val="0"/>
          <w:divBdr>
            <w:top w:val="none" w:sz="0" w:space="0" w:color="auto"/>
            <w:left w:val="none" w:sz="0" w:space="0" w:color="auto"/>
            <w:bottom w:val="none" w:sz="0" w:space="0" w:color="auto"/>
            <w:right w:val="none" w:sz="0" w:space="0" w:color="auto"/>
          </w:divBdr>
        </w:div>
        <w:div w:id="1228955475">
          <w:marLeft w:val="480"/>
          <w:marRight w:val="0"/>
          <w:marTop w:val="0"/>
          <w:marBottom w:val="0"/>
          <w:divBdr>
            <w:top w:val="none" w:sz="0" w:space="0" w:color="auto"/>
            <w:left w:val="none" w:sz="0" w:space="0" w:color="auto"/>
            <w:bottom w:val="none" w:sz="0" w:space="0" w:color="auto"/>
            <w:right w:val="none" w:sz="0" w:space="0" w:color="auto"/>
          </w:divBdr>
        </w:div>
        <w:div w:id="1273318722">
          <w:marLeft w:val="480"/>
          <w:marRight w:val="0"/>
          <w:marTop w:val="0"/>
          <w:marBottom w:val="0"/>
          <w:divBdr>
            <w:top w:val="none" w:sz="0" w:space="0" w:color="auto"/>
            <w:left w:val="none" w:sz="0" w:space="0" w:color="auto"/>
            <w:bottom w:val="none" w:sz="0" w:space="0" w:color="auto"/>
            <w:right w:val="none" w:sz="0" w:space="0" w:color="auto"/>
          </w:divBdr>
        </w:div>
        <w:div w:id="1284657636">
          <w:marLeft w:val="480"/>
          <w:marRight w:val="0"/>
          <w:marTop w:val="0"/>
          <w:marBottom w:val="0"/>
          <w:divBdr>
            <w:top w:val="none" w:sz="0" w:space="0" w:color="auto"/>
            <w:left w:val="none" w:sz="0" w:space="0" w:color="auto"/>
            <w:bottom w:val="none" w:sz="0" w:space="0" w:color="auto"/>
            <w:right w:val="none" w:sz="0" w:space="0" w:color="auto"/>
          </w:divBdr>
        </w:div>
        <w:div w:id="1341197274">
          <w:marLeft w:val="480"/>
          <w:marRight w:val="0"/>
          <w:marTop w:val="0"/>
          <w:marBottom w:val="0"/>
          <w:divBdr>
            <w:top w:val="none" w:sz="0" w:space="0" w:color="auto"/>
            <w:left w:val="none" w:sz="0" w:space="0" w:color="auto"/>
            <w:bottom w:val="none" w:sz="0" w:space="0" w:color="auto"/>
            <w:right w:val="none" w:sz="0" w:space="0" w:color="auto"/>
          </w:divBdr>
        </w:div>
        <w:div w:id="1398672198">
          <w:marLeft w:val="480"/>
          <w:marRight w:val="0"/>
          <w:marTop w:val="0"/>
          <w:marBottom w:val="0"/>
          <w:divBdr>
            <w:top w:val="none" w:sz="0" w:space="0" w:color="auto"/>
            <w:left w:val="none" w:sz="0" w:space="0" w:color="auto"/>
            <w:bottom w:val="none" w:sz="0" w:space="0" w:color="auto"/>
            <w:right w:val="none" w:sz="0" w:space="0" w:color="auto"/>
          </w:divBdr>
        </w:div>
        <w:div w:id="1460298259">
          <w:marLeft w:val="480"/>
          <w:marRight w:val="0"/>
          <w:marTop w:val="0"/>
          <w:marBottom w:val="0"/>
          <w:divBdr>
            <w:top w:val="none" w:sz="0" w:space="0" w:color="auto"/>
            <w:left w:val="none" w:sz="0" w:space="0" w:color="auto"/>
            <w:bottom w:val="none" w:sz="0" w:space="0" w:color="auto"/>
            <w:right w:val="none" w:sz="0" w:space="0" w:color="auto"/>
          </w:divBdr>
        </w:div>
        <w:div w:id="1467971788">
          <w:marLeft w:val="480"/>
          <w:marRight w:val="0"/>
          <w:marTop w:val="0"/>
          <w:marBottom w:val="0"/>
          <w:divBdr>
            <w:top w:val="none" w:sz="0" w:space="0" w:color="auto"/>
            <w:left w:val="none" w:sz="0" w:space="0" w:color="auto"/>
            <w:bottom w:val="none" w:sz="0" w:space="0" w:color="auto"/>
            <w:right w:val="none" w:sz="0" w:space="0" w:color="auto"/>
          </w:divBdr>
        </w:div>
        <w:div w:id="1498880184">
          <w:marLeft w:val="480"/>
          <w:marRight w:val="0"/>
          <w:marTop w:val="0"/>
          <w:marBottom w:val="0"/>
          <w:divBdr>
            <w:top w:val="none" w:sz="0" w:space="0" w:color="auto"/>
            <w:left w:val="none" w:sz="0" w:space="0" w:color="auto"/>
            <w:bottom w:val="none" w:sz="0" w:space="0" w:color="auto"/>
            <w:right w:val="none" w:sz="0" w:space="0" w:color="auto"/>
          </w:divBdr>
        </w:div>
        <w:div w:id="1511404619">
          <w:marLeft w:val="480"/>
          <w:marRight w:val="0"/>
          <w:marTop w:val="0"/>
          <w:marBottom w:val="0"/>
          <w:divBdr>
            <w:top w:val="none" w:sz="0" w:space="0" w:color="auto"/>
            <w:left w:val="none" w:sz="0" w:space="0" w:color="auto"/>
            <w:bottom w:val="none" w:sz="0" w:space="0" w:color="auto"/>
            <w:right w:val="none" w:sz="0" w:space="0" w:color="auto"/>
          </w:divBdr>
        </w:div>
        <w:div w:id="1528523845">
          <w:marLeft w:val="480"/>
          <w:marRight w:val="0"/>
          <w:marTop w:val="0"/>
          <w:marBottom w:val="0"/>
          <w:divBdr>
            <w:top w:val="none" w:sz="0" w:space="0" w:color="auto"/>
            <w:left w:val="none" w:sz="0" w:space="0" w:color="auto"/>
            <w:bottom w:val="none" w:sz="0" w:space="0" w:color="auto"/>
            <w:right w:val="none" w:sz="0" w:space="0" w:color="auto"/>
          </w:divBdr>
        </w:div>
        <w:div w:id="1534876682">
          <w:marLeft w:val="480"/>
          <w:marRight w:val="0"/>
          <w:marTop w:val="0"/>
          <w:marBottom w:val="0"/>
          <w:divBdr>
            <w:top w:val="none" w:sz="0" w:space="0" w:color="auto"/>
            <w:left w:val="none" w:sz="0" w:space="0" w:color="auto"/>
            <w:bottom w:val="none" w:sz="0" w:space="0" w:color="auto"/>
            <w:right w:val="none" w:sz="0" w:space="0" w:color="auto"/>
          </w:divBdr>
        </w:div>
        <w:div w:id="1540623968">
          <w:marLeft w:val="480"/>
          <w:marRight w:val="0"/>
          <w:marTop w:val="0"/>
          <w:marBottom w:val="0"/>
          <w:divBdr>
            <w:top w:val="none" w:sz="0" w:space="0" w:color="auto"/>
            <w:left w:val="none" w:sz="0" w:space="0" w:color="auto"/>
            <w:bottom w:val="none" w:sz="0" w:space="0" w:color="auto"/>
            <w:right w:val="none" w:sz="0" w:space="0" w:color="auto"/>
          </w:divBdr>
        </w:div>
        <w:div w:id="1600798488">
          <w:marLeft w:val="480"/>
          <w:marRight w:val="0"/>
          <w:marTop w:val="0"/>
          <w:marBottom w:val="0"/>
          <w:divBdr>
            <w:top w:val="none" w:sz="0" w:space="0" w:color="auto"/>
            <w:left w:val="none" w:sz="0" w:space="0" w:color="auto"/>
            <w:bottom w:val="none" w:sz="0" w:space="0" w:color="auto"/>
            <w:right w:val="none" w:sz="0" w:space="0" w:color="auto"/>
          </w:divBdr>
        </w:div>
        <w:div w:id="1647474045">
          <w:marLeft w:val="480"/>
          <w:marRight w:val="0"/>
          <w:marTop w:val="0"/>
          <w:marBottom w:val="0"/>
          <w:divBdr>
            <w:top w:val="none" w:sz="0" w:space="0" w:color="auto"/>
            <w:left w:val="none" w:sz="0" w:space="0" w:color="auto"/>
            <w:bottom w:val="none" w:sz="0" w:space="0" w:color="auto"/>
            <w:right w:val="none" w:sz="0" w:space="0" w:color="auto"/>
          </w:divBdr>
        </w:div>
        <w:div w:id="1665039938">
          <w:marLeft w:val="480"/>
          <w:marRight w:val="0"/>
          <w:marTop w:val="0"/>
          <w:marBottom w:val="0"/>
          <w:divBdr>
            <w:top w:val="none" w:sz="0" w:space="0" w:color="auto"/>
            <w:left w:val="none" w:sz="0" w:space="0" w:color="auto"/>
            <w:bottom w:val="none" w:sz="0" w:space="0" w:color="auto"/>
            <w:right w:val="none" w:sz="0" w:space="0" w:color="auto"/>
          </w:divBdr>
        </w:div>
        <w:div w:id="1767995636">
          <w:marLeft w:val="480"/>
          <w:marRight w:val="0"/>
          <w:marTop w:val="0"/>
          <w:marBottom w:val="0"/>
          <w:divBdr>
            <w:top w:val="none" w:sz="0" w:space="0" w:color="auto"/>
            <w:left w:val="none" w:sz="0" w:space="0" w:color="auto"/>
            <w:bottom w:val="none" w:sz="0" w:space="0" w:color="auto"/>
            <w:right w:val="none" w:sz="0" w:space="0" w:color="auto"/>
          </w:divBdr>
        </w:div>
        <w:div w:id="1816410040">
          <w:marLeft w:val="480"/>
          <w:marRight w:val="0"/>
          <w:marTop w:val="0"/>
          <w:marBottom w:val="0"/>
          <w:divBdr>
            <w:top w:val="none" w:sz="0" w:space="0" w:color="auto"/>
            <w:left w:val="none" w:sz="0" w:space="0" w:color="auto"/>
            <w:bottom w:val="none" w:sz="0" w:space="0" w:color="auto"/>
            <w:right w:val="none" w:sz="0" w:space="0" w:color="auto"/>
          </w:divBdr>
        </w:div>
        <w:div w:id="1855074014">
          <w:marLeft w:val="480"/>
          <w:marRight w:val="0"/>
          <w:marTop w:val="0"/>
          <w:marBottom w:val="0"/>
          <w:divBdr>
            <w:top w:val="none" w:sz="0" w:space="0" w:color="auto"/>
            <w:left w:val="none" w:sz="0" w:space="0" w:color="auto"/>
            <w:bottom w:val="none" w:sz="0" w:space="0" w:color="auto"/>
            <w:right w:val="none" w:sz="0" w:space="0" w:color="auto"/>
          </w:divBdr>
        </w:div>
        <w:div w:id="1878351401">
          <w:marLeft w:val="480"/>
          <w:marRight w:val="0"/>
          <w:marTop w:val="0"/>
          <w:marBottom w:val="0"/>
          <w:divBdr>
            <w:top w:val="none" w:sz="0" w:space="0" w:color="auto"/>
            <w:left w:val="none" w:sz="0" w:space="0" w:color="auto"/>
            <w:bottom w:val="none" w:sz="0" w:space="0" w:color="auto"/>
            <w:right w:val="none" w:sz="0" w:space="0" w:color="auto"/>
          </w:divBdr>
        </w:div>
        <w:div w:id="1912228480">
          <w:marLeft w:val="480"/>
          <w:marRight w:val="0"/>
          <w:marTop w:val="0"/>
          <w:marBottom w:val="0"/>
          <w:divBdr>
            <w:top w:val="none" w:sz="0" w:space="0" w:color="auto"/>
            <w:left w:val="none" w:sz="0" w:space="0" w:color="auto"/>
            <w:bottom w:val="none" w:sz="0" w:space="0" w:color="auto"/>
            <w:right w:val="none" w:sz="0" w:space="0" w:color="auto"/>
          </w:divBdr>
        </w:div>
        <w:div w:id="1924144153">
          <w:marLeft w:val="480"/>
          <w:marRight w:val="0"/>
          <w:marTop w:val="0"/>
          <w:marBottom w:val="0"/>
          <w:divBdr>
            <w:top w:val="none" w:sz="0" w:space="0" w:color="auto"/>
            <w:left w:val="none" w:sz="0" w:space="0" w:color="auto"/>
            <w:bottom w:val="none" w:sz="0" w:space="0" w:color="auto"/>
            <w:right w:val="none" w:sz="0" w:space="0" w:color="auto"/>
          </w:divBdr>
        </w:div>
        <w:div w:id="2069376041">
          <w:marLeft w:val="480"/>
          <w:marRight w:val="0"/>
          <w:marTop w:val="0"/>
          <w:marBottom w:val="0"/>
          <w:divBdr>
            <w:top w:val="none" w:sz="0" w:space="0" w:color="auto"/>
            <w:left w:val="none" w:sz="0" w:space="0" w:color="auto"/>
            <w:bottom w:val="none" w:sz="0" w:space="0" w:color="auto"/>
            <w:right w:val="none" w:sz="0" w:space="0" w:color="auto"/>
          </w:divBdr>
        </w:div>
        <w:div w:id="2069693339">
          <w:marLeft w:val="480"/>
          <w:marRight w:val="0"/>
          <w:marTop w:val="0"/>
          <w:marBottom w:val="0"/>
          <w:divBdr>
            <w:top w:val="none" w:sz="0" w:space="0" w:color="auto"/>
            <w:left w:val="none" w:sz="0" w:space="0" w:color="auto"/>
            <w:bottom w:val="none" w:sz="0" w:space="0" w:color="auto"/>
            <w:right w:val="none" w:sz="0" w:space="0" w:color="auto"/>
          </w:divBdr>
        </w:div>
        <w:div w:id="2083674409">
          <w:marLeft w:val="480"/>
          <w:marRight w:val="0"/>
          <w:marTop w:val="0"/>
          <w:marBottom w:val="0"/>
          <w:divBdr>
            <w:top w:val="none" w:sz="0" w:space="0" w:color="auto"/>
            <w:left w:val="none" w:sz="0" w:space="0" w:color="auto"/>
            <w:bottom w:val="none" w:sz="0" w:space="0" w:color="auto"/>
            <w:right w:val="none" w:sz="0" w:space="0" w:color="auto"/>
          </w:divBdr>
        </w:div>
        <w:div w:id="2137407172">
          <w:marLeft w:val="480"/>
          <w:marRight w:val="0"/>
          <w:marTop w:val="0"/>
          <w:marBottom w:val="0"/>
          <w:divBdr>
            <w:top w:val="none" w:sz="0" w:space="0" w:color="auto"/>
            <w:left w:val="none" w:sz="0" w:space="0" w:color="auto"/>
            <w:bottom w:val="none" w:sz="0" w:space="0" w:color="auto"/>
            <w:right w:val="none" w:sz="0" w:space="0" w:color="auto"/>
          </w:divBdr>
        </w:div>
      </w:divsChild>
    </w:div>
    <w:div w:id="1766730519">
      <w:marLeft w:val="640"/>
      <w:marRight w:val="0"/>
      <w:marTop w:val="0"/>
      <w:marBottom w:val="0"/>
      <w:divBdr>
        <w:top w:val="none" w:sz="0" w:space="0" w:color="auto"/>
        <w:left w:val="none" w:sz="0" w:space="0" w:color="auto"/>
        <w:bottom w:val="none" w:sz="0" w:space="0" w:color="auto"/>
        <w:right w:val="none" w:sz="0" w:space="0" w:color="auto"/>
      </w:divBdr>
    </w:div>
    <w:div w:id="1766804734">
      <w:marLeft w:val="640"/>
      <w:marRight w:val="0"/>
      <w:marTop w:val="0"/>
      <w:marBottom w:val="0"/>
      <w:divBdr>
        <w:top w:val="none" w:sz="0" w:space="0" w:color="auto"/>
        <w:left w:val="none" w:sz="0" w:space="0" w:color="auto"/>
        <w:bottom w:val="none" w:sz="0" w:space="0" w:color="auto"/>
        <w:right w:val="none" w:sz="0" w:space="0" w:color="auto"/>
      </w:divBdr>
    </w:div>
    <w:div w:id="1766805482">
      <w:marLeft w:val="640"/>
      <w:marRight w:val="0"/>
      <w:marTop w:val="0"/>
      <w:marBottom w:val="0"/>
      <w:divBdr>
        <w:top w:val="none" w:sz="0" w:space="0" w:color="auto"/>
        <w:left w:val="none" w:sz="0" w:space="0" w:color="auto"/>
        <w:bottom w:val="none" w:sz="0" w:space="0" w:color="auto"/>
        <w:right w:val="none" w:sz="0" w:space="0" w:color="auto"/>
      </w:divBdr>
    </w:div>
    <w:div w:id="1767070895">
      <w:marLeft w:val="640"/>
      <w:marRight w:val="0"/>
      <w:marTop w:val="0"/>
      <w:marBottom w:val="0"/>
      <w:divBdr>
        <w:top w:val="none" w:sz="0" w:space="0" w:color="auto"/>
        <w:left w:val="none" w:sz="0" w:space="0" w:color="auto"/>
        <w:bottom w:val="none" w:sz="0" w:space="0" w:color="auto"/>
        <w:right w:val="none" w:sz="0" w:space="0" w:color="auto"/>
      </w:divBdr>
    </w:div>
    <w:div w:id="1767113863">
      <w:marLeft w:val="640"/>
      <w:marRight w:val="0"/>
      <w:marTop w:val="0"/>
      <w:marBottom w:val="0"/>
      <w:divBdr>
        <w:top w:val="none" w:sz="0" w:space="0" w:color="auto"/>
        <w:left w:val="none" w:sz="0" w:space="0" w:color="auto"/>
        <w:bottom w:val="none" w:sz="0" w:space="0" w:color="auto"/>
        <w:right w:val="none" w:sz="0" w:space="0" w:color="auto"/>
      </w:divBdr>
    </w:div>
    <w:div w:id="1767383429">
      <w:bodyDiv w:val="1"/>
      <w:marLeft w:val="0"/>
      <w:marRight w:val="0"/>
      <w:marTop w:val="0"/>
      <w:marBottom w:val="0"/>
      <w:divBdr>
        <w:top w:val="none" w:sz="0" w:space="0" w:color="auto"/>
        <w:left w:val="none" w:sz="0" w:space="0" w:color="auto"/>
        <w:bottom w:val="none" w:sz="0" w:space="0" w:color="auto"/>
        <w:right w:val="none" w:sz="0" w:space="0" w:color="auto"/>
      </w:divBdr>
    </w:div>
    <w:div w:id="1768037624">
      <w:marLeft w:val="640"/>
      <w:marRight w:val="0"/>
      <w:marTop w:val="0"/>
      <w:marBottom w:val="0"/>
      <w:divBdr>
        <w:top w:val="none" w:sz="0" w:space="0" w:color="auto"/>
        <w:left w:val="none" w:sz="0" w:space="0" w:color="auto"/>
        <w:bottom w:val="none" w:sz="0" w:space="0" w:color="auto"/>
        <w:right w:val="none" w:sz="0" w:space="0" w:color="auto"/>
      </w:divBdr>
    </w:div>
    <w:div w:id="1768579829">
      <w:marLeft w:val="640"/>
      <w:marRight w:val="0"/>
      <w:marTop w:val="0"/>
      <w:marBottom w:val="0"/>
      <w:divBdr>
        <w:top w:val="none" w:sz="0" w:space="0" w:color="auto"/>
        <w:left w:val="none" w:sz="0" w:space="0" w:color="auto"/>
        <w:bottom w:val="none" w:sz="0" w:space="0" w:color="auto"/>
        <w:right w:val="none" w:sz="0" w:space="0" w:color="auto"/>
      </w:divBdr>
    </w:div>
    <w:div w:id="1768848942">
      <w:marLeft w:val="640"/>
      <w:marRight w:val="0"/>
      <w:marTop w:val="0"/>
      <w:marBottom w:val="0"/>
      <w:divBdr>
        <w:top w:val="none" w:sz="0" w:space="0" w:color="auto"/>
        <w:left w:val="none" w:sz="0" w:space="0" w:color="auto"/>
        <w:bottom w:val="none" w:sz="0" w:space="0" w:color="auto"/>
        <w:right w:val="none" w:sz="0" w:space="0" w:color="auto"/>
      </w:divBdr>
    </w:div>
    <w:div w:id="1769151856">
      <w:bodyDiv w:val="1"/>
      <w:marLeft w:val="0"/>
      <w:marRight w:val="0"/>
      <w:marTop w:val="0"/>
      <w:marBottom w:val="0"/>
      <w:divBdr>
        <w:top w:val="none" w:sz="0" w:space="0" w:color="auto"/>
        <w:left w:val="none" w:sz="0" w:space="0" w:color="auto"/>
        <w:bottom w:val="none" w:sz="0" w:space="0" w:color="auto"/>
        <w:right w:val="none" w:sz="0" w:space="0" w:color="auto"/>
      </w:divBdr>
    </w:div>
    <w:div w:id="1769153000">
      <w:marLeft w:val="640"/>
      <w:marRight w:val="0"/>
      <w:marTop w:val="0"/>
      <w:marBottom w:val="0"/>
      <w:divBdr>
        <w:top w:val="none" w:sz="0" w:space="0" w:color="auto"/>
        <w:left w:val="none" w:sz="0" w:space="0" w:color="auto"/>
        <w:bottom w:val="none" w:sz="0" w:space="0" w:color="auto"/>
        <w:right w:val="none" w:sz="0" w:space="0" w:color="auto"/>
      </w:divBdr>
    </w:div>
    <w:div w:id="1769496548">
      <w:marLeft w:val="640"/>
      <w:marRight w:val="0"/>
      <w:marTop w:val="0"/>
      <w:marBottom w:val="0"/>
      <w:divBdr>
        <w:top w:val="none" w:sz="0" w:space="0" w:color="auto"/>
        <w:left w:val="none" w:sz="0" w:space="0" w:color="auto"/>
        <w:bottom w:val="none" w:sz="0" w:space="0" w:color="auto"/>
        <w:right w:val="none" w:sz="0" w:space="0" w:color="auto"/>
      </w:divBdr>
    </w:div>
    <w:div w:id="1770006031">
      <w:marLeft w:val="640"/>
      <w:marRight w:val="0"/>
      <w:marTop w:val="0"/>
      <w:marBottom w:val="0"/>
      <w:divBdr>
        <w:top w:val="none" w:sz="0" w:space="0" w:color="auto"/>
        <w:left w:val="none" w:sz="0" w:space="0" w:color="auto"/>
        <w:bottom w:val="none" w:sz="0" w:space="0" w:color="auto"/>
        <w:right w:val="none" w:sz="0" w:space="0" w:color="auto"/>
      </w:divBdr>
    </w:div>
    <w:div w:id="1770007225">
      <w:marLeft w:val="640"/>
      <w:marRight w:val="0"/>
      <w:marTop w:val="0"/>
      <w:marBottom w:val="0"/>
      <w:divBdr>
        <w:top w:val="none" w:sz="0" w:space="0" w:color="auto"/>
        <w:left w:val="none" w:sz="0" w:space="0" w:color="auto"/>
        <w:bottom w:val="none" w:sz="0" w:space="0" w:color="auto"/>
        <w:right w:val="none" w:sz="0" w:space="0" w:color="auto"/>
      </w:divBdr>
    </w:div>
    <w:div w:id="1770730616">
      <w:marLeft w:val="640"/>
      <w:marRight w:val="0"/>
      <w:marTop w:val="0"/>
      <w:marBottom w:val="0"/>
      <w:divBdr>
        <w:top w:val="none" w:sz="0" w:space="0" w:color="auto"/>
        <w:left w:val="none" w:sz="0" w:space="0" w:color="auto"/>
        <w:bottom w:val="none" w:sz="0" w:space="0" w:color="auto"/>
        <w:right w:val="none" w:sz="0" w:space="0" w:color="auto"/>
      </w:divBdr>
    </w:div>
    <w:div w:id="1770851476">
      <w:marLeft w:val="640"/>
      <w:marRight w:val="0"/>
      <w:marTop w:val="0"/>
      <w:marBottom w:val="0"/>
      <w:divBdr>
        <w:top w:val="none" w:sz="0" w:space="0" w:color="auto"/>
        <w:left w:val="none" w:sz="0" w:space="0" w:color="auto"/>
        <w:bottom w:val="none" w:sz="0" w:space="0" w:color="auto"/>
        <w:right w:val="none" w:sz="0" w:space="0" w:color="auto"/>
      </w:divBdr>
    </w:div>
    <w:div w:id="1771467222">
      <w:marLeft w:val="640"/>
      <w:marRight w:val="0"/>
      <w:marTop w:val="0"/>
      <w:marBottom w:val="0"/>
      <w:divBdr>
        <w:top w:val="none" w:sz="0" w:space="0" w:color="auto"/>
        <w:left w:val="none" w:sz="0" w:space="0" w:color="auto"/>
        <w:bottom w:val="none" w:sz="0" w:space="0" w:color="auto"/>
        <w:right w:val="none" w:sz="0" w:space="0" w:color="auto"/>
      </w:divBdr>
    </w:div>
    <w:div w:id="1772238302">
      <w:bodyDiv w:val="1"/>
      <w:marLeft w:val="0"/>
      <w:marRight w:val="0"/>
      <w:marTop w:val="0"/>
      <w:marBottom w:val="0"/>
      <w:divBdr>
        <w:top w:val="none" w:sz="0" w:space="0" w:color="auto"/>
        <w:left w:val="none" w:sz="0" w:space="0" w:color="auto"/>
        <w:bottom w:val="none" w:sz="0" w:space="0" w:color="auto"/>
        <w:right w:val="none" w:sz="0" w:space="0" w:color="auto"/>
      </w:divBdr>
    </w:div>
    <w:div w:id="1772434038">
      <w:marLeft w:val="640"/>
      <w:marRight w:val="0"/>
      <w:marTop w:val="0"/>
      <w:marBottom w:val="0"/>
      <w:divBdr>
        <w:top w:val="none" w:sz="0" w:space="0" w:color="auto"/>
        <w:left w:val="none" w:sz="0" w:space="0" w:color="auto"/>
        <w:bottom w:val="none" w:sz="0" w:space="0" w:color="auto"/>
        <w:right w:val="none" w:sz="0" w:space="0" w:color="auto"/>
      </w:divBdr>
    </w:div>
    <w:div w:id="1772621655">
      <w:marLeft w:val="640"/>
      <w:marRight w:val="0"/>
      <w:marTop w:val="0"/>
      <w:marBottom w:val="0"/>
      <w:divBdr>
        <w:top w:val="none" w:sz="0" w:space="0" w:color="auto"/>
        <w:left w:val="none" w:sz="0" w:space="0" w:color="auto"/>
        <w:bottom w:val="none" w:sz="0" w:space="0" w:color="auto"/>
        <w:right w:val="none" w:sz="0" w:space="0" w:color="auto"/>
      </w:divBdr>
    </w:div>
    <w:div w:id="1772624154">
      <w:marLeft w:val="640"/>
      <w:marRight w:val="0"/>
      <w:marTop w:val="0"/>
      <w:marBottom w:val="0"/>
      <w:divBdr>
        <w:top w:val="none" w:sz="0" w:space="0" w:color="auto"/>
        <w:left w:val="none" w:sz="0" w:space="0" w:color="auto"/>
        <w:bottom w:val="none" w:sz="0" w:space="0" w:color="auto"/>
        <w:right w:val="none" w:sz="0" w:space="0" w:color="auto"/>
      </w:divBdr>
    </w:div>
    <w:div w:id="1772774666">
      <w:bodyDiv w:val="1"/>
      <w:marLeft w:val="0"/>
      <w:marRight w:val="0"/>
      <w:marTop w:val="0"/>
      <w:marBottom w:val="0"/>
      <w:divBdr>
        <w:top w:val="none" w:sz="0" w:space="0" w:color="auto"/>
        <w:left w:val="none" w:sz="0" w:space="0" w:color="auto"/>
        <w:bottom w:val="none" w:sz="0" w:space="0" w:color="auto"/>
        <w:right w:val="none" w:sz="0" w:space="0" w:color="auto"/>
      </w:divBdr>
      <w:divsChild>
        <w:div w:id="36898419">
          <w:marLeft w:val="480"/>
          <w:marRight w:val="0"/>
          <w:marTop w:val="0"/>
          <w:marBottom w:val="0"/>
          <w:divBdr>
            <w:top w:val="none" w:sz="0" w:space="0" w:color="auto"/>
            <w:left w:val="none" w:sz="0" w:space="0" w:color="auto"/>
            <w:bottom w:val="none" w:sz="0" w:space="0" w:color="auto"/>
            <w:right w:val="none" w:sz="0" w:space="0" w:color="auto"/>
          </w:divBdr>
        </w:div>
        <w:div w:id="141968697">
          <w:marLeft w:val="480"/>
          <w:marRight w:val="0"/>
          <w:marTop w:val="0"/>
          <w:marBottom w:val="0"/>
          <w:divBdr>
            <w:top w:val="none" w:sz="0" w:space="0" w:color="auto"/>
            <w:left w:val="none" w:sz="0" w:space="0" w:color="auto"/>
            <w:bottom w:val="none" w:sz="0" w:space="0" w:color="auto"/>
            <w:right w:val="none" w:sz="0" w:space="0" w:color="auto"/>
          </w:divBdr>
        </w:div>
        <w:div w:id="177086192">
          <w:marLeft w:val="480"/>
          <w:marRight w:val="0"/>
          <w:marTop w:val="0"/>
          <w:marBottom w:val="0"/>
          <w:divBdr>
            <w:top w:val="none" w:sz="0" w:space="0" w:color="auto"/>
            <w:left w:val="none" w:sz="0" w:space="0" w:color="auto"/>
            <w:bottom w:val="none" w:sz="0" w:space="0" w:color="auto"/>
            <w:right w:val="none" w:sz="0" w:space="0" w:color="auto"/>
          </w:divBdr>
        </w:div>
        <w:div w:id="187138045">
          <w:marLeft w:val="480"/>
          <w:marRight w:val="0"/>
          <w:marTop w:val="0"/>
          <w:marBottom w:val="0"/>
          <w:divBdr>
            <w:top w:val="none" w:sz="0" w:space="0" w:color="auto"/>
            <w:left w:val="none" w:sz="0" w:space="0" w:color="auto"/>
            <w:bottom w:val="none" w:sz="0" w:space="0" w:color="auto"/>
            <w:right w:val="none" w:sz="0" w:space="0" w:color="auto"/>
          </w:divBdr>
        </w:div>
        <w:div w:id="207304151">
          <w:marLeft w:val="480"/>
          <w:marRight w:val="0"/>
          <w:marTop w:val="0"/>
          <w:marBottom w:val="0"/>
          <w:divBdr>
            <w:top w:val="none" w:sz="0" w:space="0" w:color="auto"/>
            <w:left w:val="none" w:sz="0" w:space="0" w:color="auto"/>
            <w:bottom w:val="none" w:sz="0" w:space="0" w:color="auto"/>
            <w:right w:val="none" w:sz="0" w:space="0" w:color="auto"/>
          </w:divBdr>
        </w:div>
        <w:div w:id="247692598">
          <w:marLeft w:val="480"/>
          <w:marRight w:val="0"/>
          <w:marTop w:val="0"/>
          <w:marBottom w:val="0"/>
          <w:divBdr>
            <w:top w:val="none" w:sz="0" w:space="0" w:color="auto"/>
            <w:left w:val="none" w:sz="0" w:space="0" w:color="auto"/>
            <w:bottom w:val="none" w:sz="0" w:space="0" w:color="auto"/>
            <w:right w:val="none" w:sz="0" w:space="0" w:color="auto"/>
          </w:divBdr>
        </w:div>
        <w:div w:id="314183554">
          <w:marLeft w:val="480"/>
          <w:marRight w:val="0"/>
          <w:marTop w:val="0"/>
          <w:marBottom w:val="0"/>
          <w:divBdr>
            <w:top w:val="none" w:sz="0" w:space="0" w:color="auto"/>
            <w:left w:val="none" w:sz="0" w:space="0" w:color="auto"/>
            <w:bottom w:val="none" w:sz="0" w:space="0" w:color="auto"/>
            <w:right w:val="none" w:sz="0" w:space="0" w:color="auto"/>
          </w:divBdr>
        </w:div>
        <w:div w:id="316230662">
          <w:marLeft w:val="480"/>
          <w:marRight w:val="0"/>
          <w:marTop w:val="0"/>
          <w:marBottom w:val="0"/>
          <w:divBdr>
            <w:top w:val="none" w:sz="0" w:space="0" w:color="auto"/>
            <w:left w:val="none" w:sz="0" w:space="0" w:color="auto"/>
            <w:bottom w:val="none" w:sz="0" w:space="0" w:color="auto"/>
            <w:right w:val="none" w:sz="0" w:space="0" w:color="auto"/>
          </w:divBdr>
        </w:div>
        <w:div w:id="337344675">
          <w:marLeft w:val="480"/>
          <w:marRight w:val="0"/>
          <w:marTop w:val="0"/>
          <w:marBottom w:val="0"/>
          <w:divBdr>
            <w:top w:val="none" w:sz="0" w:space="0" w:color="auto"/>
            <w:left w:val="none" w:sz="0" w:space="0" w:color="auto"/>
            <w:bottom w:val="none" w:sz="0" w:space="0" w:color="auto"/>
            <w:right w:val="none" w:sz="0" w:space="0" w:color="auto"/>
          </w:divBdr>
        </w:div>
        <w:div w:id="360666770">
          <w:marLeft w:val="480"/>
          <w:marRight w:val="0"/>
          <w:marTop w:val="0"/>
          <w:marBottom w:val="0"/>
          <w:divBdr>
            <w:top w:val="none" w:sz="0" w:space="0" w:color="auto"/>
            <w:left w:val="none" w:sz="0" w:space="0" w:color="auto"/>
            <w:bottom w:val="none" w:sz="0" w:space="0" w:color="auto"/>
            <w:right w:val="none" w:sz="0" w:space="0" w:color="auto"/>
          </w:divBdr>
        </w:div>
        <w:div w:id="404030401">
          <w:marLeft w:val="480"/>
          <w:marRight w:val="0"/>
          <w:marTop w:val="0"/>
          <w:marBottom w:val="0"/>
          <w:divBdr>
            <w:top w:val="none" w:sz="0" w:space="0" w:color="auto"/>
            <w:left w:val="none" w:sz="0" w:space="0" w:color="auto"/>
            <w:bottom w:val="none" w:sz="0" w:space="0" w:color="auto"/>
            <w:right w:val="none" w:sz="0" w:space="0" w:color="auto"/>
          </w:divBdr>
        </w:div>
        <w:div w:id="404304244">
          <w:marLeft w:val="480"/>
          <w:marRight w:val="0"/>
          <w:marTop w:val="0"/>
          <w:marBottom w:val="0"/>
          <w:divBdr>
            <w:top w:val="none" w:sz="0" w:space="0" w:color="auto"/>
            <w:left w:val="none" w:sz="0" w:space="0" w:color="auto"/>
            <w:bottom w:val="none" w:sz="0" w:space="0" w:color="auto"/>
            <w:right w:val="none" w:sz="0" w:space="0" w:color="auto"/>
          </w:divBdr>
        </w:div>
        <w:div w:id="414985442">
          <w:marLeft w:val="480"/>
          <w:marRight w:val="0"/>
          <w:marTop w:val="0"/>
          <w:marBottom w:val="0"/>
          <w:divBdr>
            <w:top w:val="none" w:sz="0" w:space="0" w:color="auto"/>
            <w:left w:val="none" w:sz="0" w:space="0" w:color="auto"/>
            <w:bottom w:val="none" w:sz="0" w:space="0" w:color="auto"/>
            <w:right w:val="none" w:sz="0" w:space="0" w:color="auto"/>
          </w:divBdr>
        </w:div>
        <w:div w:id="455829228">
          <w:marLeft w:val="480"/>
          <w:marRight w:val="0"/>
          <w:marTop w:val="0"/>
          <w:marBottom w:val="0"/>
          <w:divBdr>
            <w:top w:val="none" w:sz="0" w:space="0" w:color="auto"/>
            <w:left w:val="none" w:sz="0" w:space="0" w:color="auto"/>
            <w:bottom w:val="none" w:sz="0" w:space="0" w:color="auto"/>
            <w:right w:val="none" w:sz="0" w:space="0" w:color="auto"/>
          </w:divBdr>
        </w:div>
        <w:div w:id="484856696">
          <w:marLeft w:val="480"/>
          <w:marRight w:val="0"/>
          <w:marTop w:val="0"/>
          <w:marBottom w:val="0"/>
          <w:divBdr>
            <w:top w:val="none" w:sz="0" w:space="0" w:color="auto"/>
            <w:left w:val="none" w:sz="0" w:space="0" w:color="auto"/>
            <w:bottom w:val="none" w:sz="0" w:space="0" w:color="auto"/>
            <w:right w:val="none" w:sz="0" w:space="0" w:color="auto"/>
          </w:divBdr>
        </w:div>
        <w:div w:id="528645246">
          <w:marLeft w:val="480"/>
          <w:marRight w:val="0"/>
          <w:marTop w:val="0"/>
          <w:marBottom w:val="0"/>
          <w:divBdr>
            <w:top w:val="none" w:sz="0" w:space="0" w:color="auto"/>
            <w:left w:val="none" w:sz="0" w:space="0" w:color="auto"/>
            <w:bottom w:val="none" w:sz="0" w:space="0" w:color="auto"/>
            <w:right w:val="none" w:sz="0" w:space="0" w:color="auto"/>
          </w:divBdr>
        </w:div>
        <w:div w:id="534774610">
          <w:marLeft w:val="480"/>
          <w:marRight w:val="0"/>
          <w:marTop w:val="0"/>
          <w:marBottom w:val="0"/>
          <w:divBdr>
            <w:top w:val="none" w:sz="0" w:space="0" w:color="auto"/>
            <w:left w:val="none" w:sz="0" w:space="0" w:color="auto"/>
            <w:bottom w:val="none" w:sz="0" w:space="0" w:color="auto"/>
            <w:right w:val="none" w:sz="0" w:space="0" w:color="auto"/>
          </w:divBdr>
        </w:div>
        <w:div w:id="611785429">
          <w:marLeft w:val="480"/>
          <w:marRight w:val="0"/>
          <w:marTop w:val="0"/>
          <w:marBottom w:val="0"/>
          <w:divBdr>
            <w:top w:val="none" w:sz="0" w:space="0" w:color="auto"/>
            <w:left w:val="none" w:sz="0" w:space="0" w:color="auto"/>
            <w:bottom w:val="none" w:sz="0" w:space="0" w:color="auto"/>
            <w:right w:val="none" w:sz="0" w:space="0" w:color="auto"/>
          </w:divBdr>
        </w:div>
        <w:div w:id="719090832">
          <w:marLeft w:val="480"/>
          <w:marRight w:val="0"/>
          <w:marTop w:val="0"/>
          <w:marBottom w:val="0"/>
          <w:divBdr>
            <w:top w:val="none" w:sz="0" w:space="0" w:color="auto"/>
            <w:left w:val="none" w:sz="0" w:space="0" w:color="auto"/>
            <w:bottom w:val="none" w:sz="0" w:space="0" w:color="auto"/>
            <w:right w:val="none" w:sz="0" w:space="0" w:color="auto"/>
          </w:divBdr>
        </w:div>
        <w:div w:id="722873151">
          <w:marLeft w:val="480"/>
          <w:marRight w:val="0"/>
          <w:marTop w:val="0"/>
          <w:marBottom w:val="0"/>
          <w:divBdr>
            <w:top w:val="none" w:sz="0" w:space="0" w:color="auto"/>
            <w:left w:val="none" w:sz="0" w:space="0" w:color="auto"/>
            <w:bottom w:val="none" w:sz="0" w:space="0" w:color="auto"/>
            <w:right w:val="none" w:sz="0" w:space="0" w:color="auto"/>
          </w:divBdr>
        </w:div>
        <w:div w:id="772752287">
          <w:marLeft w:val="480"/>
          <w:marRight w:val="0"/>
          <w:marTop w:val="0"/>
          <w:marBottom w:val="0"/>
          <w:divBdr>
            <w:top w:val="none" w:sz="0" w:space="0" w:color="auto"/>
            <w:left w:val="none" w:sz="0" w:space="0" w:color="auto"/>
            <w:bottom w:val="none" w:sz="0" w:space="0" w:color="auto"/>
            <w:right w:val="none" w:sz="0" w:space="0" w:color="auto"/>
          </w:divBdr>
        </w:div>
        <w:div w:id="790243625">
          <w:marLeft w:val="480"/>
          <w:marRight w:val="0"/>
          <w:marTop w:val="0"/>
          <w:marBottom w:val="0"/>
          <w:divBdr>
            <w:top w:val="none" w:sz="0" w:space="0" w:color="auto"/>
            <w:left w:val="none" w:sz="0" w:space="0" w:color="auto"/>
            <w:bottom w:val="none" w:sz="0" w:space="0" w:color="auto"/>
            <w:right w:val="none" w:sz="0" w:space="0" w:color="auto"/>
          </w:divBdr>
        </w:div>
        <w:div w:id="800270990">
          <w:marLeft w:val="480"/>
          <w:marRight w:val="0"/>
          <w:marTop w:val="0"/>
          <w:marBottom w:val="0"/>
          <w:divBdr>
            <w:top w:val="none" w:sz="0" w:space="0" w:color="auto"/>
            <w:left w:val="none" w:sz="0" w:space="0" w:color="auto"/>
            <w:bottom w:val="none" w:sz="0" w:space="0" w:color="auto"/>
            <w:right w:val="none" w:sz="0" w:space="0" w:color="auto"/>
          </w:divBdr>
        </w:div>
        <w:div w:id="858272968">
          <w:marLeft w:val="480"/>
          <w:marRight w:val="0"/>
          <w:marTop w:val="0"/>
          <w:marBottom w:val="0"/>
          <w:divBdr>
            <w:top w:val="none" w:sz="0" w:space="0" w:color="auto"/>
            <w:left w:val="none" w:sz="0" w:space="0" w:color="auto"/>
            <w:bottom w:val="none" w:sz="0" w:space="0" w:color="auto"/>
            <w:right w:val="none" w:sz="0" w:space="0" w:color="auto"/>
          </w:divBdr>
        </w:div>
        <w:div w:id="858273127">
          <w:marLeft w:val="480"/>
          <w:marRight w:val="0"/>
          <w:marTop w:val="0"/>
          <w:marBottom w:val="0"/>
          <w:divBdr>
            <w:top w:val="none" w:sz="0" w:space="0" w:color="auto"/>
            <w:left w:val="none" w:sz="0" w:space="0" w:color="auto"/>
            <w:bottom w:val="none" w:sz="0" w:space="0" w:color="auto"/>
            <w:right w:val="none" w:sz="0" w:space="0" w:color="auto"/>
          </w:divBdr>
        </w:div>
        <w:div w:id="863322907">
          <w:marLeft w:val="480"/>
          <w:marRight w:val="0"/>
          <w:marTop w:val="0"/>
          <w:marBottom w:val="0"/>
          <w:divBdr>
            <w:top w:val="none" w:sz="0" w:space="0" w:color="auto"/>
            <w:left w:val="none" w:sz="0" w:space="0" w:color="auto"/>
            <w:bottom w:val="none" w:sz="0" w:space="0" w:color="auto"/>
            <w:right w:val="none" w:sz="0" w:space="0" w:color="auto"/>
          </w:divBdr>
        </w:div>
        <w:div w:id="865141663">
          <w:marLeft w:val="480"/>
          <w:marRight w:val="0"/>
          <w:marTop w:val="0"/>
          <w:marBottom w:val="0"/>
          <w:divBdr>
            <w:top w:val="none" w:sz="0" w:space="0" w:color="auto"/>
            <w:left w:val="none" w:sz="0" w:space="0" w:color="auto"/>
            <w:bottom w:val="none" w:sz="0" w:space="0" w:color="auto"/>
            <w:right w:val="none" w:sz="0" w:space="0" w:color="auto"/>
          </w:divBdr>
        </w:div>
        <w:div w:id="889076683">
          <w:marLeft w:val="480"/>
          <w:marRight w:val="0"/>
          <w:marTop w:val="0"/>
          <w:marBottom w:val="0"/>
          <w:divBdr>
            <w:top w:val="none" w:sz="0" w:space="0" w:color="auto"/>
            <w:left w:val="none" w:sz="0" w:space="0" w:color="auto"/>
            <w:bottom w:val="none" w:sz="0" w:space="0" w:color="auto"/>
            <w:right w:val="none" w:sz="0" w:space="0" w:color="auto"/>
          </w:divBdr>
        </w:div>
        <w:div w:id="894699745">
          <w:marLeft w:val="480"/>
          <w:marRight w:val="0"/>
          <w:marTop w:val="0"/>
          <w:marBottom w:val="0"/>
          <w:divBdr>
            <w:top w:val="none" w:sz="0" w:space="0" w:color="auto"/>
            <w:left w:val="none" w:sz="0" w:space="0" w:color="auto"/>
            <w:bottom w:val="none" w:sz="0" w:space="0" w:color="auto"/>
            <w:right w:val="none" w:sz="0" w:space="0" w:color="auto"/>
          </w:divBdr>
        </w:div>
        <w:div w:id="977689736">
          <w:marLeft w:val="480"/>
          <w:marRight w:val="0"/>
          <w:marTop w:val="0"/>
          <w:marBottom w:val="0"/>
          <w:divBdr>
            <w:top w:val="none" w:sz="0" w:space="0" w:color="auto"/>
            <w:left w:val="none" w:sz="0" w:space="0" w:color="auto"/>
            <w:bottom w:val="none" w:sz="0" w:space="0" w:color="auto"/>
            <w:right w:val="none" w:sz="0" w:space="0" w:color="auto"/>
          </w:divBdr>
        </w:div>
        <w:div w:id="1022438303">
          <w:marLeft w:val="480"/>
          <w:marRight w:val="0"/>
          <w:marTop w:val="0"/>
          <w:marBottom w:val="0"/>
          <w:divBdr>
            <w:top w:val="none" w:sz="0" w:space="0" w:color="auto"/>
            <w:left w:val="none" w:sz="0" w:space="0" w:color="auto"/>
            <w:bottom w:val="none" w:sz="0" w:space="0" w:color="auto"/>
            <w:right w:val="none" w:sz="0" w:space="0" w:color="auto"/>
          </w:divBdr>
        </w:div>
        <w:div w:id="1048997091">
          <w:marLeft w:val="480"/>
          <w:marRight w:val="0"/>
          <w:marTop w:val="0"/>
          <w:marBottom w:val="0"/>
          <w:divBdr>
            <w:top w:val="none" w:sz="0" w:space="0" w:color="auto"/>
            <w:left w:val="none" w:sz="0" w:space="0" w:color="auto"/>
            <w:bottom w:val="none" w:sz="0" w:space="0" w:color="auto"/>
            <w:right w:val="none" w:sz="0" w:space="0" w:color="auto"/>
          </w:divBdr>
        </w:div>
        <w:div w:id="1056472548">
          <w:marLeft w:val="480"/>
          <w:marRight w:val="0"/>
          <w:marTop w:val="0"/>
          <w:marBottom w:val="0"/>
          <w:divBdr>
            <w:top w:val="none" w:sz="0" w:space="0" w:color="auto"/>
            <w:left w:val="none" w:sz="0" w:space="0" w:color="auto"/>
            <w:bottom w:val="none" w:sz="0" w:space="0" w:color="auto"/>
            <w:right w:val="none" w:sz="0" w:space="0" w:color="auto"/>
          </w:divBdr>
        </w:div>
        <w:div w:id="1121417653">
          <w:marLeft w:val="480"/>
          <w:marRight w:val="0"/>
          <w:marTop w:val="0"/>
          <w:marBottom w:val="0"/>
          <w:divBdr>
            <w:top w:val="none" w:sz="0" w:space="0" w:color="auto"/>
            <w:left w:val="none" w:sz="0" w:space="0" w:color="auto"/>
            <w:bottom w:val="none" w:sz="0" w:space="0" w:color="auto"/>
            <w:right w:val="none" w:sz="0" w:space="0" w:color="auto"/>
          </w:divBdr>
        </w:div>
        <w:div w:id="1126196952">
          <w:marLeft w:val="480"/>
          <w:marRight w:val="0"/>
          <w:marTop w:val="0"/>
          <w:marBottom w:val="0"/>
          <w:divBdr>
            <w:top w:val="none" w:sz="0" w:space="0" w:color="auto"/>
            <w:left w:val="none" w:sz="0" w:space="0" w:color="auto"/>
            <w:bottom w:val="none" w:sz="0" w:space="0" w:color="auto"/>
            <w:right w:val="none" w:sz="0" w:space="0" w:color="auto"/>
          </w:divBdr>
        </w:div>
        <w:div w:id="1132748421">
          <w:marLeft w:val="480"/>
          <w:marRight w:val="0"/>
          <w:marTop w:val="0"/>
          <w:marBottom w:val="0"/>
          <w:divBdr>
            <w:top w:val="none" w:sz="0" w:space="0" w:color="auto"/>
            <w:left w:val="none" w:sz="0" w:space="0" w:color="auto"/>
            <w:bottom w:val="none" w:sz="0" w:space="0" w:color="auto"/>
            <w:right w:val="none" w:sz="0" w:space="0" w:color="auto"/>
          </w:divBdr>
        </w:div>
        <w:div w:id="1155146143">
          <w:marLeft w:val="480"/>
          <w:marRight w:val="0"/>
          <w:marTop w:val="0"/>
          <w:marBottom w:val="0"/>
          <w:divBdr>
            <w:top w:val="none" w:sz="0" w:space="0" w:color="auto"/>
            <w:left w:val="none" w:sz="0" w:space="0" w:color="auto"/>
            <w:bottom w:val="none" w:sz="0" w:space="0" w:color="auto"/>
            <w:right w:val="none" w:sz="0" w:space="0" w:color="auto"/>
          </w:divBdr>
        </w:div>
        <w:div w:id="1160778449">
          <w:marLeft w:val="480"/>
          <w:marRight w:val="0"/>
          <w:marTop w:val="0"/>
          <w:marBottom w:val="0"/>
          <w:divBdr>
            <w:top w:val="none" w:sz="0" w:space="0" w:color="auto"/>
            <w:left w:val="none" w:sz="0" w:space="0" w:color="auto"/>
            <w:bottom w:val="none" w:sz="0" w:space="0" w:color="auto"/>
            <w:right w:val="none" w:sz="0" w:space="0" w:color="auto"/>
          </w:divBdr>
        </w:div>
        <w:div w:id="1259486264">
          <w:marLeft w:val="480"/>
          <w:marRight w:val="0"/>
          <w:marTop w:val="0"/>
          <w:marBottom w:val="0"/>
          <w:divBdr>
            <w:top w:val="none" w:sz="0" w:space="0" w:color="auto"/>
            <w:left w:val="none" w:sz="0" w:space="0" w:color="auto"/>
            <w:bottom w:val="none" w:sz="0" w:space="0" w:color="auto"/>
            <w:right w:val="none" w:sz="0" w:space="0" w:color="auto"/>
          </w:divBdr>
        </w:div>
        <w:div w:id="1284116008">
          <w:marLeft w:val="480"/>
          <w:marRight w:val="0"/>
          <w:marTop w:val="0"/>
          <w:marBottom w:val="0"/>
          <w:divBdr>
            <w:top w:val="none" w:sz="0" w:space="0" w:color="auto"/>
            <w:left w:val="none" w:sz="0" w:space="0" w:color="auto"/>
            <w:bottom w:val="none" w:sz="0" w:space="0" w:color="auto"/>
            <w:right w:val="none" w:sz="0" w:space="0" w:color="auto"/>
          </w:divBdr>
        </w:div>
        <w:div w:id="1369642982">
          <w:marLeft w:val="480"/>
          <w:marRight w:val="0"/>
          <w:marTop w:val="0"/>
          <w:marBottom w:val="0"/>
          <w:divBdr>
            <w:top w:val="none" w:sz="0" w:space="0" w:color="auto"/>
            <w:left w:val="none" w:sz="0" w:space="0" w:color="auto"/>
            <w:bottom w:val="none" w:sz="0" w:space="0" w:color="auto"/>
            <w:right w:val="none" w:sz="0" w:space="0" w:color="auto"/>
          </w:divBdr>
        </w:div>
        <w:div w:id="1414930828">
          <w:marLeft w:val="480"/>
          <w:marRight w:val="0"/>
          <w:marTop w:val="0"/>
          <w:marBottom w:val="0"/>
          <w:divBdr>
            <w:top w:val="none" w:sz="0" w:space="0" w:color="auto"/>
            <w:left w:val="none" w:sz="0" w:space="0" w:color="auto"/>
            <w:bottom w:val="none" w:sz="0" w:space="0" w:color="auto"/>
            <w:right w:val="none" w:sz="0" w:space="0" w:color="auto"/>
          </w:divBdr>
        </w:div>
        <w:div w:id="1425304511">
          <w:marLeft w:val="480"/>
          <w:marRight w:val="0"/>
          <w:marTop w:val="0"/>
          <w:marBottom w:val="0"/>
          <w:divBdr>
            <w:top w:val="none" w:sz="0" w:space="0" w:color="auto"/>
            <w:left w:val="none" w:sz="0" w:space="0" w:color="auto"/>
            <w:bottom w:val="none" w:sz="0" w:space="0" w:color="auto"/>
            <w:right w:val="none" w:sz="0" w:space="0" w:color="auto"/>
          </w:divBdr>
        </w:div>
        <w:div w:id="1428117114">
          <w:marLeft w:val="480"/>
          <w:marRight w:val="0"/>
          <w:marTop w:val="0"/>
          <w:marBottom w:val="0"/>
          <w:divBdr>
            <w:top w:val="none" w:sz="0" w:space="0" w:color="auto"/>
            <w:left w:val="none" w:sz="0" w:space="0" w:color="auto"/>
            <w:bottom w:val="none" w:sz="0" w:space="0" w:color="auto"/>
            <w:right w:val="none" w:sz="0" w:space="0" w:color="auto"/>
          </w:divBdr>
        </w:div>
        <w:div w:id="1438401564">
          <w:marLeft w:val="480"/>
          <w:marRight w:val="0"/>
          <w:marTop w:val="0"/>
          <w:marBottom w:val="0"/>
          <w:divBdr>
            <w:top w:val="none" w:sz="0" w:space="0" w:color="auto"/>
            <w:left w:val="none" w:sz="0" w:space="0" w:color="auto"/>
            <w:bottom w:val="none" w:sz="0" w:space="0" w:color="auto"/>
            <w:right w:val="none" w:sz="0" w:space="0" w:color="auto"/>
          </w:divBdr>
        </w:div>
        <w:div w:id="1489906086">
          <w:marLeft w:val="480"/>
          <w:marRight w:val="0"/>
          <w:marTop w:val="0"/>
          <w:marBottom w:val="0"/>
          <w:divBdr>
            <w:top w:val="none" w:sz="0" w:space="0" w:color="auto"/>
            <w:left w:val="none" w:sz="0" w:space="0" w:color="auto"/>
            <w:bottom w:val="none" w:sz="0" w:space="0" w:color="auto"/>
            <w:right w:val="none" w:sz="0" w:space="0" w:color="auto"/>
          </w:divBdr>
        </w:div>
        <w:div w:id="1526016148">
          <w:marLeft w:val="480"/>
          <w:marRight w:val="0"/>
          <w:marTop w:val="0"/>
          <w:marBottom w:val="0"/>
          <w:divBdr>
            <w:top w:val="none" w:sz="0" w:space="0" w:color="auto"/>
            <w:left w:val="none" w:sz="0" w:space="0" w:color="auto"/>
            <w:bottom w:val="none" w:sz="0" w:space="0" w:color="auto"/>
            <w:right w:val="none" w:sz="0" w:space="0" w:color="auto"/>
          </w:divBdr>
        </w:div>
        <w:div w:id="1555701027">
          <w:marLeft w:val="480"/>
          <w:marRight w:val="0"/>
          <w:marTop w:val="0"/>
          <w:marBottom w:val="0"/>
          <w:divBdr>
            <w:top w:val="none" w:sz="0" w:space="0" w:color="auto"/>
            <w:left w:val="none" w:sz="0" w:space="0" w:color="auto"/>
            <w:bottom w:val="none" w:sz="0" w:space="0" w:color="auto"/>
            <w:right w:val="none" w:sz="0" w:space="0" w:color="auto"/>
          </w:divBdr>
        </w:div>
        <w:div w:id="1580940798">
          <w:marLeft w:val="480"/>
          <w:marRight w:val="0"/>
          <w:marTop w:val="0"/>
          <w:marBottom w:val="0"/>
          <w:divBdr>
            <w:top w:val="none" w:sz="0" w:space="0" w:color="auto"/>
            <w:left w:val="none" w:sz="0" w:space="0" w:color="auto"/>
            <w:bottom w:val="none" w:sz="0" w:space="0" w:color="auto"/>
            <w:right w:val="none" w:sz="0" w:space="0" w:color="auto"/>
          </w:divBdr>
        </w:div>
        <w:div w:id="1589996104">
          <w:marLeft w:val="480"/>
          <w:marRight w:val="0"/>
          <w:marTop w:val="0"/>
          <w:marBottom w:val="0"/>
          <w:divBdr>
            <w:top w:val="none" w:sz="0" w:space="0" w:color="auto"/>
            <w:left w:val="none" w:sz="0" w:space="0" w:color="auto"/>
            <w:bottom w:val="none" w:sz="0" w:space="0" w:color="auto"/>
            <w:right w:val="none" w:sz="0" w:space="0" w:color="auto"/>
          </w:divBdr>
        </w:div>
        <w:div w:id="1591308387">
          <w:marLeft w:val="480"/>
          <w:marRight w:val="0"/>
          <w:marTop w:val="0"/>
          <w:marBottom w:val="0"/>
          <w:divBdr>
            <w:top w:val="none" w:sz="0" w:space="0" w:color="auto"/>
            <w:left w:val="none" w:sz="0" w:space="0" w:color="auto"/>
            <w:bottom w:val="none" w:sz="0" w:space="0" w:color="auto"/>
            <w:right w:val="none" w:sz="0" w:space="0" w:color="auto"/>
          </w:divBdr>
        </w:div>
        <w:div w:id="1603684261">
          <w:marLeft w:val="480"/>
          <w:marRight w:val="0"/>
          <w:marTop w:val="0"/>
          <w:marBottom w:val="0"/>
          <w:divBdr>
            <w:top w:val="none" w:sz="0" w:space="0" w:color="auto"/>
            <w:left w:val="none" w:sz="0" w:space="0" w:color="auto"/>
            <w:bottom w:val="none" w:sz="0" w:space="0" w:color="auto"/>
            <w:right w:val="none" w:sz="0" w:space="0" w:color="auto"/>
          </w:divBdr>
        </w:div>
        <w:div w:id="1606576745">
          <w:marLeft w:val="480"/>
          <w:marRight w:val="0"/>
          <w:marTop w:val="0"/>
          <w:marBottom w:val="0"/>
          <w:divBdr>
            <w:top w:val="none" w:sz="0" w:space="0" w:color="auto"/>
            <w:left w:val="none" w:sz="0" w:space="0" w:color="auto"/>
            <w:bottom w:val="none" w:sz="0" w:space="0" w:color="auto"/>
            <w:right w:val="none" w:sz="0" w:space="0" w:color="auto"/>
          </w:divBdr>
        </w:div>
        <w:div w:id="1621644166">
          <w:marLeft w:val="480"/>
          <w:marRight w:val="0"/>
          <w:marTop w:val="0"/>
          <w:marBottom w:val="0"/>
          <w:divBdr>
            <w:top w:val="none" w:sz="0" w:space="0" w:color="auto"/>
            <w:left w:val="none" w:sz="0" w:space="0" w:color="auto"/>
            <w:bottom w:val="none" w:sz="0" w:space="0" w:color="auto"/>
            <w:right w:val="none" w:sz="0" w:space="0" w:color="auto"/>
          </w:divBdr>
        </w:div>
        <w:div w:id="1643652966">
          <w:marLeft w:val="480"/>
          <w:marRight w:val="0"/>
          <w:marTop w:val="0"/>
          <w:marBottom w:val="0"/>
          <w:divBdr>
            <w:top w:val="none" w:sz="0" w:space="0" w:color="auto"/>
            <w:left w:val="none" w:sz="0" w:space="0" w:color="auto"/>
            <w:bottom w:val="none" w:sz="0" w:space="0" w:color="auto"/>
            <w:right w:val="none" w:sz="0" w:space="0" w:color="auto"/>
          </w:divBdr>
        </w:div>
        <w:div w:id="1655259525">
          <w:marLeft w:val="480"/>
          <w:marRight w:val="0"/>
          <w:marTop w:val="0"/>
          <w:marBottom w:val="0"/>
          <w:divBdr>
            <w:top w:val="none" w:sz="0" w:space="0" w:color="auto"/>
            <w:left w:val="none" w:sz="0" w:space="0" w:color="auto"/>
            <w:bottom w:val="none" w:sz="0" w:space="0" w:color="auto"/>
            <w:right w:val="none" w:sz="0" w:space="0" w:color="auto"/>
          </w:divBdr>
        </w:div>
        <w:div w:id="1679847161">
          <w:marLeft w:val="480"/>
          <w:marRight w:val="0"/>
          <w:marTop w:val="0"/>
          <w:marBottom w:val="0"/>
          <w:divBdr>
            <w:top w:val="none" w:sz="0" w:space="0" w:color="auto"/>
            <w:left w:val="none" w:sz="0" w:space="0" w:color="auto"/>
            <w:bottom w:val="none" w:sz="0" w:space="0" w:color="auto"/>
            <w:right w:val="none" w:sz="0" w:space="0" w:color="auto"/>
          </w:divBdr>
        </w:div>
        <w:div w:id="1680232339">
          <w:marLeft w:val="480"/>
          <w:marRight w:val="0"/>
          <w:marTop w:val="0"/>
          <w:marBottom w:val="0"/>
          <w:divBdr>
            <w:top w:val="none" w:sz="0" w:space="0" w:color="auto"/>
            <w:left w:val="none" w:sz="0" w:space="0" w:color="auto"/>
            <w:bottom w:val="none" w:sz="0" w:space="0" w:color="auto"/>
            <w:right w:val="none" w:sz="0" w:space="0" w:color="auto"/>
          </w:divBdr>
        </w:div>
        <w:div w:id="1721904050">
          <w:marLeft w:val="480"/>
          <w:marRight w:val="0"/>
          <w:marTop w:val="0"/>
          <w:marBottom w:val="0"/>
          <w:divBdr>
            <w:top w:val="none" w:sz="0" w:space="0" w:color="auto"/>
            <w:left w:val="none" w:sz="0" w:space="0" w:color="auto"/>
            <w:bottom w:val="none" w:sz="0" w:space="0" w:color="auto"/>
            <w:right w:val="none" w:sz="0" w:space="0" w:color="auto"/>
          </w:divBdr>
        </w:div>
        <w:div w:id="1756320798">
          <w:marLeft w:val="480"/>
          <w:marRight w:val="0"/>
          <w:marTop w:val="0"/>
          <w:marBottom w:val="0"/>
          <w:divBdr>
            <w:top w:val="none" w:sz="0" w:space="0" w:color="auto"/>
            <w:left w:val="none" w:sz="0" w:space="0" w:color="auto"/>
            <w:bottom w:val="none" w:sz="0" w:space="0" w:color="auto"/>
            <w:right w:val="none" w:sz="0" w:space="0" w:color="auto"/>
          </w:divBdr>
        </w:div>
        <w:div w:id="1791782477">
          <w:marLeft w:val="480"/>
          <w:marRight w:val="0"/>
          <w:marTop w:val="0"/>
          <w:marBottom w:val="0"/>
          <w:divBdr>
            <w:top w:val="none" w:sz="0" w:space="0" w:color="auto"/>
            <w:left w:val="none" w:sz="0" w:space="0" w:color="auto"/>
            <w:bottom w:val="none" w:sz="0" w:space="0" w:color="auto"/>
            <w:right w:val="none" w:sz="0" w:space="0" w:color="auto"/>
          </w:divBdr>
        </w:div>
        <w:div w:id="1845051151">
          <w:marLeft w:val="480"/>
          <w:marRight w:val="0"/>
          <w:marTop w:val="0"/>
          <w:marBottom w:val="0"/>
          <w:divBdr>
            <w:top w:val="none" w:sz="0" w:space="0" w:color="auto"/>
            <w:left w:val="none" w:sz="0" w:space="0" w:color="auto"/>
            <w:bottom w:val="none" w:sz="0" w:space="0" w:color="auto"/>
            <w:right w:val="none" w:sz="0" w:space="0" w:color="auto"/>
          </w:divBdr>
        </w:div>
        <w:div w:id="1853377412">
          <w:marLeft w:val="480"/>
          <w:marRight w:val="0"/>
          <w:marTop w:val="0"/>
          <w:marBottom w:val="0"/>
          <w:divBdr>
            <w:top w:val="none" w:sz="0" w:space="0" w:color="auto"/>
            <w:left w:val="none" w:sz="0" w:space="0" w:color="auto"/>
            <w:bottom w:val="none" w:sz="0" w:space="0" w:color="auto"/>
            <w:right w:val="none" w:sz="0" w:space="0" w:color="auto"/>
          </w:divBdr>
        </w:div>
        <w:div w:id="1871794354">
          <w:marLeft w:val="480"/>
          <w:marRight w:val="0"/>
          <w:marTop w:val="0"/>
          <w:marBottom w:val="0"/>
          <w:divBdr>
            <w:top w:val="none" w:sz="0" w:space="0" w:color="auto"/>
            <w:left w:val="none" w:sz="0" w:space="0" w:color="auto"/>
            <w:bottom w:val="none" w:sz="0" w:space="0" w:color="auto"/>
            <w:right w:val="none" w:sz="0" w:space="0" w:color="auto"/>
          </w:divBdr>
        </w:div>
        <w:div w:id="1882328057">
          <w:marLeft w:val="480"/>
          <w:marRight w:val="0"/>
          <w:marTop w:val="0"/>
          <w:marBottom w:val="0"/>
          <w:divBdr>
            <w:top w:val="none" w:sz="0" w:space="0" w:color="auto"/>
            <w:left w:val="none" w:sz="0" w:space="0" w:color="auto"/>
            <w:bottom w:val="none" w:sz="0" w:space="0" w:color="auto"/>
            <w:right w:val="none" w:sz="0" w:space="0" w:color="auto"/>
          </w:divBdr>
        </w:div>
        <w:div w:id="1889762723">
          <w:marLeft w:val="480"/>
          <w:marRight w:val="0"/>
          <w:marTop w:val="0"/>
          <w:marBottom w:val="0"/>
          <w:divBdr>
            <w:top w:val="none" w:sz="0" w:space="0" w:color="auto"/>
            <w:left w:val="none" w:sz="0" w:space="0" w:color="auto"/>
            <w:bottom w:val="none" w:sz="0" w:space="0" w:color="auto"/>
            <w:right w:val="none" w:sz="0" w:space="0" w:color="auto"/>
          </w:divBdr>
        </w:div>
        <w:div w:id="1932856449">
          <w:marLeft w:val="480"/>
          <w:marRight w:val="0"/>
          <w:marTop w:val="0"/>
          <w:marBottom w:val="0"/>
          <w:divBdr>
            <w:top w:val="none" w:sz="0" w:space="0" w:color="auto"/>
            <w:left w:val="none" w:sz="0" w:space="0" w:color="auto"/>
            <w:bottom w:val="none" w:sz="0" w:space="0" w:color="auto"/>
            <w:right w:val="none" w:sz="0" w:space="0" w:color="auto"/>
          </w:divBdr>
        </w:div>
        <w:div w:id="1947080181">
          <w:marLeft w:val="480"/>
          <w:marRight w:val="0"/>
          <w:marTop w:val="0"/>
          <w:marBottom w:val="0"/>
          <w:divBdr>
            <w:top w:val="none" w:sz="0" w:space="0" w:color="auto"/>
            <w:left w:val="none" w:sz="0" w:space="0" w:color="auto"/>
            <w:bottom w:val="none" w:sz="0" w:space="0" w:color="auto"/>
            <w:right w:val="none" w:sz="0" w:space="0" w:color="auto"/>
          </w:divBdr>
        </w:div>
        <w:div w:id="1978754373">
          <w:marLeft w:val="480"/>
          <w:marRight w:val="0"/>
          <w:marTop w:val="0"/>
          <w:marBottom w:val="0"/>
          <w:divBdr>
            <w:top w:val="none" w:sz="0" w:space="0" w:color="auto"/>
            <w:left w:val="none" w:sz="0" w:space="0" w:color="auto"/>
            <w:bottom w:val="none" w:sz="0" w:space="0" w:color="auto"/>
            <w:right w:val="none" w:sz="0" w:space="0" w:color="auto"/>
          </w:divBdr>
        </w:div>
        <w:div w:id="1983079313">
          <w:marLeft w:val="480"/>
          <w:marRight w:val="0"/>
          <w:marTop w:val="0"/>
          <w:marBottom w:val="0"/>
          <w:divBdr>
            <w:top w:val="none" w:sz="0" w:space="0" w:color="auto"/>
            <w:left w:val="none" w:sz="0" w:space="0" w:color="auto"/>
            <w:bottom w:val="none" w:sz="0" w:space="0" w:color="auto"/>
            <w:right w:val="none" w:sz="0" w:space="0" w:color="auto"/>
          </w:divBdr>
        </w:div>
        <w:div w:id="1987315230">
          <w:marLeft w:val="480"/>
          <w:marRight w:val="0"/>
          <w:marTop w:val="0"/>
          <w:marBottom w:val="0"/>
          <w:divBdr>
            <w:top w:val="none" w:sz="0" w:space="0" w:color="auto"/>
            <w:left w:val="none" w:sz="0" w:space="0" w:color="auto"/>
            <w:bottom w:val="none" w:sz="0" w:space="0" w:color="auto"/>
            <w:right w:val="none" w:sz="0" w:space="0" w:color="auto"/>
          </w:divBdr>
        </w:div>
        <w:div w:id="1988439680">
          <w:marLeft w:val="480"/>
          <w:marRight w:val="0"/>
          <w:marTop w:val="0"/>
          <w:marBottom w:val="0"/>
          <w:divBdr>
            <w:top w:val="none" w:sz="0" w:space="0" w:color="auto"/>
            <w:left w:val="none" w:sz="0" w:space="0" w:color="auto"/>
            <w:bottom w:val="none" w:sz="0" w:space="0" w:color="auto"/>
            <w:right w:val="none" w:sz="0" w:space="0" w:color="auto"/>
          </w:divBdr>
        </w:div>
        <w:div w:id="2002192944">
          <w:marLeft w:val="480"/>
          <w:marRight w:val="0"/>
          <w:marTop w:val="0"/>
          <w:marBottom w:val="0"/>
          <w:divBdr>
            <w:top w:val="none" w:sz="0" w:space="0" w:color="auto"/>
            <w:left w:val="none" w:sz="0" w:space="0" w:color="auto"/>
            <w:bottom w:val="none" w:sz="0" w:space="0" w:color="auto"/>
            <w:right w:val="none" w:sz="0" w:space="0" w:color="auto"/>
          </w:divBdr>
        </w:div>
        <w:div w:id="2025159234">
          <w:marLeft w:val="480"/>
          <w:marRight w:val="0"/>
          <w:marTop w:val="0"/>
          <w:marBottom w:val="0"/>
          <w:divBdr>
            <w:top w:val="none" w:sz="0" w:space="0" w:color="auto"/>
            <w:left w:val="none" w:sz="0" w:space="0" w:color="auto"/>
            <w:bottom w:val="none" w:sz="0" w:space="0" w:color="auto"/>
            <w:right w:val="none" w:sz="0" w:space="0" w:color="auto"/>
          </w:divBdr>
        </w:div>
        <w:div w:id="2036035164">
          <w:marLeft w:val="480"/>
          <w:marRight w:val="0"/>
          <w:marTop w:val="0"/>
          <w:marBottom w:val="0"/>
          <w:divBdr>
            <w:top w:val="none" w:sz="0" w:space="0" w:color="auto"/>
            <w:left w:val="none" w:sz="0" w:space="0" w:color="auto"/>
            <w:bottom w:val="none" w:sz="0" w:space="0" w:color="auto"/>
            <w:right w:val="none" w:sz="0" w:space="0" w:color="auto"/>
          </w:divBdr>
        </w:div>
        <w:div w:id="2043357045">
          <w:marLeft w:val="480"/>
          <w:marRight w:val="0"/>
          <w:marTop w:val="0"/>
          <w:marBottom w:val="0"/>
          <w:divBdr>
            <w:top w:val="none" w:sz="0" w:space="0" w:color="auto"/>
            <w:left w:val="none" w:sz="0" w:space="0" w:color="auto"/>
            <w:bottom w:val="none" w:sz="0" w:space="0" w:color="auto"/>
            <w:right w:val="none" w:sz="0" w:space="0" w:color="auto"/>
          </w:divBdr>
        </w:div>
        <w:div w:id="2060278184">
          <w:marLeft w:val="480"/>
          <w:marRight w:val="0"/>
          <w:marTop w:val="0"/>
          <w:marBottom w:val="0"/>
          <w:divBdr>
            <w:top w:val="none" w:sz="0" w:space="0" w:color="auto"/>
            <w:left w:val="none" w:sz="0" w:space="0" w:color="auto"/>
            <w:bottom w:val="none" w:sz="0" w:space="0" w:color="auto"/>
            <w:right w:val="none" w:sz="0" w:space="0" w:color="auto"/>
          </w:divBdr>
        </w:div>
        <w:div w:id="2100057887">
          <w:marLeft w:val="480"/>
          <w:marRight w:val="0"/>
          <w:marTop w:val="0"/>
          <w:marBottom w:val="0"/>
          <w:divBdr>
            <w:top w:val="none" w:sz="0" w:space="0" w:color="auto"/>
            <w:left w:val="none" w:sz="0" w:space="0" w:color="auto"/>
            <w:bottom w:val="none" w:sz="0" w:space="0" w:color="auto"/>
            <w:right w:val="none" w:sz="0" w:space="0" w:color="auto"/>
          </w:divBdr>
        </w:div>
        <w:div w:id="2110468197">
          <w:marLeft w:val="480"/>
          <w:marRight w:val="0"/>
          <w:marTop w:val="0"/>
          <w:marBottom w:val="0"/>
          <w:divBdr>
            <w:top w:val="none" w:sz="0" w:space="0" w:color="auto"/>
            <w:left w:val="none" w:sz="0" w:space="0" w:color="auto"/>
            <w:bottom w:val="none" w:sz="0" w:space="0" w:color="auto"/>
            <w:right w:val="none" w:sz="0" w:space="0" w:color="auto"/>
          </w:divBdr>
        </w:div>
        <w:div w:id="2121367520">
          <w:marLeft w:val="480"/>
          <w:marRight w:val="0"/>
          <w:marTop w:val="0"/>
          <w:marBottom w:val="0"/>
          <w:divBdr>
            <w:top w:val="none" w:sz="0" w:space="0" w:color="auto"/>
            <w:left w:val="none" w:sz="0" w:space="0" w:color="auto"/>
            <w:bottom w:val="none" w:sz="0" w:space="0" w:color="auto"/>
            <w:right w:val="none" w:sz="0" w:space="0" w:color="auto"/>
          </w:divBdr>
        </w:div>
      </w:divsChild>
    </w:div>
    <w:div w:id="1772818179">
      <w:marLeft w:val="640"/>
      <w:marRight w:val="0"/>
      <w:marTop w:val="0"/>
      <w:marBottom w:val="0"/>
      <w:divBdr>
        <w:top w:val="none" w:sz="0" w:space="0" w:color="auto"/>
        <w:left w:val="none" w:sz="0" w:space="0" w:color="auto"/>
        <w:bottom w:val="none" w:sz="0" w:space="0" w:color="auto"/>
        <w:right w:val="none" w:sz="0" w:space="0" w:color="auto"/>
      </w:divBdr>
    </w:div>
    <w:div w:id="1773352490">
      <w:marLeft w:val="640"/>
      <w:marRight w:val="0"/>
      <w:marTop w:val="0"/>
      <w:marBottom w:val="0"/>
      <w:divBdr>
        <w:top w:val="none" w:sz="0" w:space="0" w:color="auto"/>
        <w:left w:val="none" w:sz="0" w:space="0" w:color="auto"/>
        <w:bottom w:val="none" w:sz="0" w:space="0" w:color="auto"/>
        <w:right w:val="none" w:sz="0" w:space="0" w:color="auto"/>
      </w:divBdr>
    </w:div>
    <w:div w:id="1773620823">
      <w:marLeft w:val="640"/>
      <w:marRight w:val="0"/>
      <w:marTop w:val="0"/>
      <w:marBottom w:val="0"/>
      <w:divBdr>
        <w:top w:val="none" w:sz="0" w:space="0" w:color="auto"/>
        <w:left w:val="none" w:sz="0" w:space="0" w:color="auto"/>
        <w:bottom w:val="none" w:sz="0" w:space="0" w:color="auto"/>
        <w:right w:val="none" w:sz="0" w:space="0" w:color="auto"/>
      </w:divBdr>
    </w:div>
    <w:div w:id="1774008395">
      <w:bodyDiv w:val="1"/>
      <w:marLeft w:val="0"/>
      <w:marRight w:val="0"/>
      <w:marTop w:val="0"/>
      <w:marBottom w:val="0"/>
      <w:divBdr>
        <w:top w:val="none" w:sz="0" w:space="0" w:color="auto"/>
        <w:left w:val="none" w:sz="0" w:space="0" w:color="auto"/>
        <w:bottom w:val="none" w:sz="0" w:space="0" w:color="auto"/>
        <w:right w:val="none" w:sz="0" w:space="0" w:color="auto"/>
      </w:divBdr>
    </w:div>
    <w:div w:id="1774671664">
      <w:marLeft w:val="640"/>
      <w:marRight w:val="0"/>
      <w:marTop w:val="0"/>
      <w:marBottom w:val="0"/>
      <w:divBdr>
        <w:top w:val="none" w:sz="0" w:space="0" w:color="auto"/>
        <w:left w:val="none" w:sz="0" w:space="0" w:color="auto"/>
        <w:bottom w:val="none" w:sz="0" w:space="0" w:color="auto"/>
        <w:right w:val="none" w:sz="0" w:space="0" w:color="auto"/>
      </w:divBdr>
    </w:div>
    <w:div w:id="1775057447">
      <w:marLeft w:val="640"/>
      <w:marRight w:val="0"/>
      <w:marTop w:val="0"/>
      <w:marBottom w:val="0"/>
      <w:divBdr>
        <w:top w:val="none" w:sz="0" w:space="0" w:color="auto"/>
        <w:left w:val="none" w:sz="0" w:space="0" w:color="auto"/>
        <w:bottom w:val="none" w:sz="0" w:space="0" w:color="auto"/>
        <w:right w:val="none" w:sz="0" w:space="0" w:color="auto"/>
      </w:divBdr>
    </w:div>
    <w:div w:id="1775781389">
      <w:marLeft w:val="640"/>
      <w:marRight w:val="0"/>
      <w:marTop w:val="0"/>
      <w:marBottom w:val="0"/>
      <w:divBdr>
        <w:top w:val="none" w:sz="0" w:space="0" w:color="auto"/>
        <w:left w:val="none" w:sz="0" w:space="0" w:color="auto"/>
        <w:bottom w:val="none" w:sz="0" w:space="0" w:color="auto"/>
        <w:right w:val="none" w:sz="0" w:space="0" w:color="auto"/>
      </w:divBdr>
    </w:div>
    <w:div w:id="1776708415">
      <w:bodyDiv w:val="1"/>
      <w:marLeft w:val="0"/>
      <w:marRight w:val="0"/>
      <w:marTop w:val="0"/>
      <w:marBottom w:val="0"/>
      <w:divBdr>
        <w:top w:val="none" w:sz="0" w:space="0" w:color="auto"/>
        <w:left w:val="none" w:sz="0" w:space="0" w:color="auto"/>
        <w:bottom w:val="none" w:sz="0" w:space="0" w:color="auto"/>
        <w:right w:val="none" w:sz="0" w:space="0" w:color="auto"/>
      </w:divBdr>
    </w:div>
    <w:div w:id="1777017668">
      <w:marLeft w:val="640"/>
      <w:marRight w:val="0"/>
      <w:marTop w:val="0"/>
      <w:marBottom w:val="0"/>
      <w:divBdr>
        <w:top w:val="none" w:sz="0" w:space="0" w:color="auto"/>
        <w:left w:val="none" w:sz="0" w:space="0" w:color="auto"/>
        <w:bottom w:val="none" w:sz="0" w:space="0" w:color="auto"/>
        <w:right w:val="none" w:sz="0" w:space="0" w:color="auto"/>
      </w:divBdr>
    </w:div>
    <w:div w:id="1778140246">
      <w:marLeft w:val="640"/>
      <w:marRight w:val="0"/>
      <w:marTop w:val="0"/>
      <w:marBottom w:val="0"/>
      <w:divBdr>
        <w:top w:val="none" w:sz="0" w:space="0" w:color="auto"/>
        <w:left w:val="none" w:sz="0" w:space="0" w:color="auto"/>
        <w:bottom w:val="none" w:sz="0" w:space="0" w:color="auto"/>
        <w:right w:val="none" w:sz="0" w:space="0" w:color="auto"/>
      </w:divBdr>
    </w:div>
    <w:div w:id="1778715714">
      <w:marLeft w:val="640"/>
      <w:marRight w:val="0"/>
      <w:marTop w:val="0"/>
      <w:marBottom w:val="0"/>
      <w:divBdr>
        <w:top w:val="none" w:sz="0" w:space="0" w:color="auto"/>
        <w:left w:val="none" w:sz="0" w:space="0" w:color="auto"/>
        <w:bottom w:val="none" w:sz="0" w:space="0" w:color="auto"/>
        <w:right w:val="none" w:sz="0" w:space="0" w:color="auto"/>
      </w:divBdr>
    </w:div>
    <w:div w:id="1778988764">
      <w:marLeft w:val="640"/>
      <w:marRight w:val="0"/>
      <w:marTop w:val="0"/>
      <w:marBottom w:val="0"/>
      <w:divBdr>
        <w:top w:val="none" w:sz="0" w:space="0" w:color="auto"/>
        <w:left w:val="none" w:sz="0" w:space="0" w:color="auto"/>
        <w:bottom w:val="none" w:sz="0" w:space="0" w:color="auto"/>
        <w:right w:val="none" w:sz="0" w:space="0" w:color="auto"/>
      </w:divBdr>
    </w:div>
    <w:div w:id="1779107196">
      <w:bodyDiv w:val="1"/>
      <w:marLeft w:val="0"/>
      <w:marRight w:val="0"/>
      <w:marTop w:val="0"/>
      <w:marBottom w:val="0"/>
      <w:divBdr>
        <w:top w:val="none" w:sz="0" w:space="0" w:color="auto"/>
        <w:left w:val="none" w:sz="0" w:space="0" w:color="auto"/>
        <w:bottom w:val="none" w:sz="0" w:space="0" w:color="auto"/>
        <w:right w:val="none" w:sz="0" w:space="0" w:color="auto"/>
      </w:divBdr>
      <w:divsChild>
        <w:div w:id="39792396">
          <w:marLeft w:val="480"/>
          <w:marRight w:val="0"/>
          <w:marTop w:val="0"/>
          <w:marBottom w:val="0"/>
          <w:divBdr>
            <w:top w:val="none" w:sz="0" w:space="0" w:color="auto"/>
            <w:left w:val="none" w:sz="0" w:space="0" w:color="auto"/>
            <w:bottom w:val="none" w:sz="0" w:space="0" w:color="auto"/>
            <w:right w:val="none" w:sz="0" w:space="0" w:color="auto"/>
          </w:divBdr>
        </w:div>
        <w:div w:id="71004959">
          <w:marLeft w:val="480"/>
          <w:marRight w:val="0"/>
          <w:marTop w:val="0"/>
          <w:marBottom w:val="0"/>
          <w:divBdr>
            <w:top w:val="none" w:sz="0" w:space="0" w:color="auto"/>
            <w:left w:val="none" w:sz="0" w:space="0" w:color="auto"/>
            <w:bottom w:val="none" w:sz="0" w:space="0" w:color="auto"/>
            <w:right w:val="none" w:sz="0" w:space="0" w:color="auto"/>
          </w:divBdr>
        </w:div>
        <w:div w:id="116684160">
          <w:marLeft w:val="480"/>
          <w:marRight w:val="0"/>
          <w:marTop w:val="0"/>
          <w:marBottom w:val="0"/>
          <w:divBdr>
            <w:top w:val="none" w:sz="0" w:space="0" w:color="auto"/>
            <w:left w:val="none" w:sz="0" w:space="0" w:color="auto"/>
            <w:bottom w:val="none" w:sz="0" w:space="0" w:color="auto"/>
            <w:right w:val="none" w:sz="0" w:space="0" w:color="auto"/>
          </w:divBdr>
        </w:div>
        <w:div w:id="118573973">
          <w:marLeft w:val="480"/>
          <w:marRight w:val="0"/>
          <w:marTop w:val="0"/>
          <w:marBottom w:val="0"/>
          <w:divBdr>
            <w:top w:val="none" w:sz="0" w:space="0" w:color="auto"/>
            <w:left w:val="none" w:sz="0" w:space="0" w:color="auto"/>
            <w:bottom w:val="none" w:sz="0" w:space="0" w:color="auto"/>
            <w:right w:val="none" w:sz="0" w:space="0" w:color="auto"/>
          </w:divBdr>
        </w:div>
        <w:div w:id="199586425">
          <w:marLeft w:val="480"/>
          <w:marRight w:val="0"/>
          <w:marTop w:val="0"/>
          <w:marBottom w:val="0"/>
          <w:divBdr>
            <w:top w:val="none" w:sz="0" w:space="0" w:color="auto"/>
            <w:left w:val="none" w:sz="0" w:space="0" w:color="auto"/>
            <w:bottom w:val="none" w:sz="0" w:space="0" w:color="auto"/>
            <w:right w:val="none" w:sz="0" w:space="0" w:color="auto"/>
          </w:divBdr>
        </w:div>
        <w:div w:id="226457899">
          <w:marLeft w:val="480"/>
          <w:marRight w:val="0"/>
          <w:marTop w:val="0"/>
          <w:marBottom w:val="0"/>
          <w:divBdr>
            <w:top w:val="none" w:sz="0" w:space="0" w:color="auto"/>
            <w:left w:val="none" w:sz="0" w:space="0" w:color="auto"/>
            <w:bottom w:val="none" w:sz="0" w:space="0" w:color="auto"/>
            <w:right w:val="none" w:sz="0" w:space="0" w:color="auto"/>
          </w:divBdr>
        </w:div>
        <w:div w:id="240525758">
          <w:marLeft w:val="480"/>
          <w:marRight w:val="0"/>
          <w:marTop w:val="0"/>
          <w:marBottom w:val="0"/>
          <w:divBdr>
            <w:top w:val="none" w:sz="0" w:space="0" w:color="auto"/>
            <w:left w:val="none" w:sz="0" w:space="0" w:color="auto"/>
            <w:bottom w:val="none" w:sz="0" w:space="0" w:color="auto"/>
            <w:right w:val="none" w:sz="0" w:space="0" w:color="auto"/>
          </w:divBdr>
        </w:div>
        <w:div w:id="248657750">
          <w:marLeft w:val="480"/>
          <w:marRight w:val="0"/>
          <w:marTop w:val="0"/>
          <w:marBottom w:val="0"/>
          <w:divBdr>
            <w:top w:val="none" w:sz="0" w:space="0" w:color="auto"/>
            <w:left w:val="none" w:sz="0" w:space="0" w:color="auto"/>
            <w:bottom w:val="none" w:sz="0" w:space="0" w:color="auto"/>
            <w:right w:val="none" w:sz="0" w:space="0" w:color="auto"/>
          </w:divBdr>
        </w:div>
        <w:div w:id="251475351">
          <w:marLeft w:val="480"/>
          <w:marRight w:val="0"/>
          <w:marTop w:val="0"/>
          <w:marBottom w:val="0"/>
          <w:divBdr>
            <w:top w:val="none" w:sz="0" w:space="0" w:color="auto"/>
            <w:left w:val="none" w:sz="0" w:space="0" w:color="auto"/>
            <w:bottom w:val="none" w:sz="0" w:space="0" w:color="auto"/>
            <w:right w:val="none" w:sz="0" w:space="0" w:color="auto"/>
          </w:divBdr>
        </w:div>
        <w:div w:id="251856519">
          <w:marLeft w:val="480"/>
          <w:marRight w:val="0"/>
          <w:marTop w:val="0"/>
          <w:marBottom w:val="0"/>
          <w:divBdr>
            <w:top w:val="none" w:sz="0" w:space="0" w:color="auto"/>
            <w:left w:val="none" w:sz="0" w:space="0" w:color="auto"/>
            <w:bottom w:val="none" w:sz="0" w:space="0" w:color="auto"/>
            <w:right w:val="none" w:sz="0" w:space="0" w:color="auto"/>
          </w:divBdr>
        </w:div>
        <w:div w:id="286861721">
          <w:marLeft w:val="480"/>
          <w:marRight w:val="0"/>
          <w:marTop w:val="0"/>
          <w:marBottom w:val="0"/>
          <w:divBdr>
            <w:top w:val="none" w:sz="0" w:space="0" w:color="auto"/>
            <w:left w:val="none" w:sz="0" w:space="0" w:color="auto"/>
            <w:bottom w:val="none" w:sz="0" w:space="0" w:color="auto"/>
            <w:right w:val="none" w:sz="0" w:space="0" w:color="auto"/>
          </w:divBdr>
        </w:div>
        <w:div w:id="300963999">
          <w:marLeft w:val="480"/>
          <w:marRight w:val="0"/>
          <w:marTop w:val="0"/>
          <w:marBottom w:val="0"/>
          <w:divBdr>
            <w:top w:val="none" w:sz="0" w:space="0" w:color="auto"/>
            <w:left w:val="none" w:sz="0" w:space="0" w:color="auto"/>
            <w:bottom w:val="none" w:sz="0" w:space="0" w:color="auto"/>
            <w:right w:val="none" w:sz="0" w:space="0" w:color="auto"/>
          </w:divBdr>
        </w:div>
        <w:div w:id="304168911">
          <w:marLeft w:val="480"/>
          <w:marRight w:val="0"/>
          <w:marTop w:val="0"/>
          <w:marBottom w:val="0"/>
          <w:divBdr>
            <w:top w:val="none" w:sz="0" w:space="0" w:color="auto"/>
            <w:left w:val="none" w:sz="0" w:space="0" w:color="auto"/>
            <w:bottom w:val="none" w:sz="0" w:space="0" w:color="auto"/>
            <w:right w:val="none" w:sz="0" w:space="0" w:color="auto"/>
          </w:divBdr>
        </w:div>
        <w:div w:id="339430395">
          <w:marLeft w:val="480"/>
          <w:marRight w:val="0"/>
          <w:marTop w:val="0"/>
          <w:marBottom w:val="0"/>
          <w:divBdr>
            <w:top w:val="none" w:sz="0" w:space="0" w:color="auto"/>
            <w:left w:val="none" w:sz="0" w:space="0" w:color="auto"/>
            <w:bottom w:val="none" w:sz="0" w:space="0" w:color="auto"/>
            <w:right w:val="none" w:sz="0" w:space="0" w:color="auto"/>
          </w:divBdr>
        </w:div>
        <w:div w:id="364596528">
          <w:marLeft w:val="480"/>
          <w:marRight w:val="0"/>
          <w:marTop w:val="0"/>
          <w:marBottom w:val="0"/>
          <w:divBdr>
            <w:top w:val="none" w:sz="0" w:space="0" w:color="auto"/>
            <w:left w:val="none" w:sz="0" w:space="0" w:color="auto"/>
            <w:bottom w:val="none" w:sz="0" w:space="0" w:color="auto"/>
            <w:right w:val="none" w:sz="0" w:space="0" w:color="auto"/>
          </w:divBdr>
        </w:div>
        <w:div w:id="392898213">
          <w:marLeft w:val="480"/>
          <w:marRight w:val="0"/>
          <w:marTop w:val="0"/>
          <w:marBottom w:val="0"/>
          <w:divBdr>
            <w:top w:val="none" w:sz="0" w:space="0" w:color="auto"/>
            <w:left w:val="none" w:sz="0" w:space="0" w:color="auto"/>
            <w:bottom w:val="none" w:sz="0" w:space="0" w:color="auto"/>
            <w:right w:val="none" w:sz="0" w:space="0" w:color="auto"/>
          </w:divBdr>
        </w:div>
        <w:div w:id="403601683">
          <w:marLeft w:val="480"/>
          <w:marRight w:val="0"/>
          <w:marTop w:val="0"/>
          <w:marBottom w:val="0"/>
          <w:divBdr>
            <w:top w:val="none" w:sz="0" w:space="0" w:color="auto"/>
            <w:left w:val="none" w:sz="0" w:space="0" w:color="auto"/>
            <w:bottom w:val="none" w:sz="0" w:space="0" w:color="auto"/>
            <w:right w:val="none" w:sz="0" w:space="0" w:color="auto"/>
          </w:divBdr>
        </w:div>
        <w:div w:id="459424135">
          <w:marLeft w:val="480"/>
          <w:marRight w:val="0"/>
          <w:marTop w:val="0"/>
          <w:marBottom w:val="0"/>
          <w:divBdr>
            <w:top w:val="none" w:sz="0" w:space="0" w:color="auto"/>
            <w:left w:val="none" w:sz="0" w:space="0" w:color="auto"/>
            <w:bottom w:val="none" w:sz="0" w:space="0" w:color="auto"/>
            <w:right w:val="none" w:sz="0" w:space="0" w:color="auto"/>
          </w:divBdr>
        </w:div>
        <w:div w:id="514618969">
          <w:marLeft w:val="480"/>
          <w:marRight w:val="0"/>
          <w:marTop w:val="0"/>
          <w:marBottom w:val="0"/>
          <w:divBdr>
            <w:top w:val="none" w:sz="0" w:space="0" w:color="auto"/>
            <w:left w:val="none" w:sz="0" w:space="0" w:color="auto"/>
            <w:bottom w:val="none" w:sz="0" w:space="0" w:color="auto"/>
            <w:right w:val="none" w:sz="0" w:space="0" w:color="auto"/>
          </w:divBdr>
        </w:div>
        <w:div w:id="518350671">
          <w:marLeft w:val="480"/>
          <w:marRight w:val="0"/>
          <w:marTop w:val="0"/>
          <w:marBottom w:val="0"/>
          <w:divBdr>
            <w:top w:val="none" w:sz="0" w:space="0" w:color="auto"/>
            <w:left w:val="none" w:sz="0" w:space="0" w:color="auto"/>
            <w:bottom w:val="none" w:sz="0" w:space="0" w:color="auto"/>
            <w:right w:val="none" w:sz="0" w:space="0" w:color="auto"/>
          </w:divBdr>
        </w:div>
        <w:div w:id="605236985">
          <w:marLeft w:val="480"/>
          <w:marRight w:val="0"/>
          <w:marTop w:val="0"/>
          <w:marBottom w:val="0"/>
          <w:divBdr>
            <w:top w:val="none" w:sz="0" w:space="0" w:color="auto"/>
            <w:left w:val="none" w:sz="0" w:space="0" w:color="auto"/>
            <w:bottom w:val="none" w:sz="0" w:space="0" w:color="auto"/>
            <w:right w:val="none" w:sz="0" w:space="0" w:color="auto"/>
          </w:divBdr>
        </w:div>
        <w:div w:id="731586631">
          <w:marLeft w:val="480"/>
          <w:marRight w:val="0"/>
          <w:marTop w:val="0"/>
          <w:marBottom w:val="0"/>
          <w:divBdr>
            <w:top w:val="none" w:sz="0" w:space="0" w:color="auto"/>
            <w:left w:val="none" w:sz="0" w:space="0" w:color="auto"/>
            <w:bottom w:val="none" w:sz="0" w:space="0" w:color="auto"/>
            <w:right w:val="none" w:sz="0" w:space="0" w:color="auto"/>
          </w:divBdr>
        </w:div>
        <w:div w:id="736590549">
          <w:marLeft w:val="480"/>
          <w:marRight w:val="0"/>
          <w:marTop w:val="0"/>
          <w:marBottom w:val="0"/>
          <w:divBdr>
            <w:top w:val="none" w:sz="0" w:space="0" w:color="auto"/>
            <w:left w:val="none" w:sz="0" w:space="0" w:color="auto"/>
            <w:bottom w:val="none" w:sz="0" w:space="0" w:color="auto"/>
            <w:right w:val="none" w:sz="0" w:space="0" w:color="auto"/>
          </w:divBdr>
        </w:div>
        <w:div w:id="772743182">
          <w:marLeft w:val="480"/>
          <w:marRight w:val="0"/>
          <w:marTop w:val="0"/>
          <w:marBottom w:val="0"/>
          <w:divBdr>
            <w:top w:val="none" w:sz="0" w:space="0" w:color="auto"/>
            <w:left w:val="none" w:sz="0" w:space="0" w:color="auto"/>
            <w:bottom w:val="none" w:sz="0" w:space="0" w:color="auto"/>
            <w:right w:val="none" w:sz="0" w:space="0" w:color="auto"/>
          </w:divBdr>
        </w:div>
        <w:div w:id="926576858">
          <w:marLeft w:val="480"/>
          <w:marRight w:val="0"/>
          <w:marTop w:val="0"/>
          <w:marBottom w:val="0"/>
          <w:divBdr>
            <w:top w:val="none" w:sz="0" w:space="0" w:color="auto"/>
            <w:left w:val="none" w:sz="0" w:space="0" w:color="auto"/>
            <w:bottom w:val="none" w:sz="0" w:space="0" w:color="auto"/>
            <w:right w:val="none" w:sz="0" w:space="0" w:color="auto"/>
          </w:divBdr>
        </w:div>
        <w:div w:id="1058482559">
          <w:marLeft w:val="480"/>
          <w:marRight w:val="0"/>
          <w:marTop w:val="0"/>
          <w:marBottom w:val="0"/>
          <w:divBdr>
            <w:top w:val="none" w:sz="0" w:space="0" w:color="auto"/>
            <w:left w:val="none" w:sz="0" w:space="0" w:color="auto"/>
            <w:bottom w:val="none" w:sz="0" w:space="0" w:color="auto"/>
            <w:right w:val="none" w:sz="0" w:space="0" w:color="auto"/>
          </w:divBdr>
        </w:div>
        <w:div w:id="1075010615">
          <w:marLeft w:val="480"/>
          <w:marRight w:val="0"/>
          <w:marTop w:val="0"/>
          <w:marBottom w:val="0"/>
          <w:divBdr>
            <w:top w:val="none" w:sz="0" w:space="0" w:color="auto"/>
            <w:left w:val="none" w:sz="0" w:space="0" w:color="auto"/>
            <w:bottom w:val="none" w:sz="0" w:space="0" w:color="auto"/>
            <w:right w:val="none" w:sz="0" w:space="0" w:color="auto"/>
          </w:divBdr>
        </w:div>
        <w:div w:id="1094546124">
          <w:marLeft w:val="480"/>
          <w:marRight w:val="0"/>
          <w:marTop w:val="0"/>
          <w:marBottom w:val="0"/>
          <w:divBdr>
            <w:top w:val="none" w:sz="0" w:space="0" w:color="auto"/>
            <w:left w:val="none" w:sz="0" w:space="0" w:color="auto"/>
            <w:bottom w:val="none" w:sz="0" w:space="0" w:color="auto"/>
            <w:right w:val="none" w:sz="0" w:space="0" w:color="auto"/>
          </w:divBdr>
        </w:div>
        <w:div w:id="1116949501">
          <w:marLeft w:val="480"/>
          <w:marRight w:val="0"/>
          <w:marTop w:val="0"/>
          <w:marBottom w:val="0"/>
          <w:divBdr>
            <w:top w:val="none" w:sz="0" w:space="0" w:color="auto"/>
            <w:left w:val="none" w:sz="0" w:space="0" w:color="auto"/>
            <w:bottom w:val="none" w:sz="0" w:space="0" w:color="auto"/>
            <w:right w:val="none" w:sz="0" w:space="0" w:color="auto"/>
          </w:divBdr>
        </w:div>
        <w:div w:id="1157763815">
          <w:marLeft w:val="480"/>
          <w:marRight w:val="0"/>
          <w:marTop w:val="0"/>
          <w:marBottom w:val="0"/>
          <w:divBdr>
            <w:top w:val="none" w:sz="0" w:space="0" w:color="auto"/>
            <w:left w:val="none" w:sz="0" w:space="0" w:color="auto"/>
            <w:bottom w:val="none" w:sz="0" w:space="0" w:color="auto"/>
            <w:right w:val="none" w:sz="0" w:space="0" w:color="auto"/>
          </w:divBdr>
        </w:div>
        <w:div w:id="1210192192">
          <w:marLeft w:val="480"/>
          <w:marRight w:val="0"/>
          <w:marTop w:val="0"/>
          <w:marBottom w:val="0"/>
          <w:divBdr>
            <w:top w:val="none" w:sz="0" w:space="0" w:color="auto"/>
            <w:left w:val="none" w:sz="0" w:space="0" w:color="auto"/>
            <w:bottom w:val="none" w:sz="0" w:space="0" w:color="auto"/>
            <w:right w:val="none" w:sz="0" w:space="0" w:color="auto"/>
          </w:divBdr>
        </w:div>
        <w:div w:id="1244295405">
          <w:marLeft w:val="480"/>
          <w:marRight w:val="0"/>
          <w:marTop w:val="0"/>
          <w:marBottom w:val="0"/>
          <w:divBdr>
            <w:top w:val="none" w:sz="0" w:space="0" w:color="auto"/>
            <w:left w:val="none" w:sz="0" w:space="0" w:color="auto"/>
            <w:bottom w:val="none" w:sz="0" w:space="0" w:color="auto"/>
            <w:right w:val="none" w:sz="0" w:space="0" w:color="auto"/>
          </w:divBdr>
        </w:div>
        <w:div w:id="1458183902">
          <w:marLeft w:val="480"/>
          <w:marRight w:val="0"/>
          <w:marTop w:val="0"/>
          <w:marBottom w:val="0"/>
          <w:divBdr>
            <w:top w:val="none" w:sz="0" w:space="0" w:color="auto"/>
            <w:left w:val="none" w:sz="0" w:space="0" w:color="auto"/>
            <w:bottom w:val="none" w:sz="0" w:space="0" w:color="auto"/>
            <w:right w:val="none" w:sz="0" w:space="0" w:color="auto"/>
          </w:divBdr>
        </w:div>
        <w:div w:id="1522628368">
          <w:marLeft w:val="480"/>
          <w:marRight w:val="0"/>
          <w:marTop w:val="0"/>
          <w:marBottom w:val="0"/>
          <w:divBdr>
            <w:top w:val="none" w:sz="0" w:space="0" w:color="auto"/>
            <w:left w:val="none" w:sz="0" w:space="0" w:color="auto"/>
            <w:bottom w:val="none" w:sz="0" w:space="0" w:color="auto"/>
            <w:right w:val="none" w:sz="0" w:space="0" w:color="auto"/>
          </w:divBdr>
        </w:div>
        <w:div w:id="1538856323">
          <w:marLeft w:val="480"/>
          <w:marRight w:val="0"/>
          <w:marTop w:val="0"/>
          <w:marBottom w:val="0"/>
          <w:divBdr>
            <w:top w:val="none" w:sz="0" w:space="0" w:color="auto"/>
            <w:left w:val="none" w:sz="0" w:space="0" w:color="auto"/>
            <w:bottom w:val="none" w:sz="0" w:space="0" w:color="auto"/>
            <w:right w:val="none" w:sz="0" w:space="0" w:color="auto"/>
          </w:divBdr>
        </w:div>
        <w:div w:id="1541896926">
          <w:marLeft w:val="480"/>
          <w:marRight w:val="0"/>
          <w:marTop w:val="0"/>
          <w:marBottom w:val="0"/>
          <w:divBdr>
            <w:top w:val="none" w:sz="0" w:space="0" w:color="auto"/>
            <w:left w:val="none" w:sz="0" w:space="0" w:color="auto"/>
            <w:bottom w:val="none" w:sz="0" w:space="0" w:color="auto"/>
            <w:right w:val="none" w:sz="0" w:space="0" w:color="auto"/>
          </w:divBdr>
        </w:div>
        <w:div w:id="1550796380">
          <w:marLeft w:val="480"/>
          <w:marRight w:val="0"/>
          <w:marTop w:val="0"/>
          <w:marBottom w:val="0"/>
          <w:divBdr>
            <w:top w:val="none" w:sz="0" w:space="0" w:color="auto"/>
            <w:left w:val="none" w:sz="0" w:space="0" w:color="auto"/>
            <w:bottom w:val="none" w:sz="0" w:space="0" w:color="auto"/>
            <w:right w:val="none" w:sz="0" w:space="0" w:color="auto"/>
          </w:divBdr>
        </w:div>
        <w:div w:id="1560092749">
          <w:marLeft w:val="480"/>
          <w:marRight w:val="0"/>
          <w:marTop w:val="0"/>
          <w:marBottom w:val="0"/>
          <w:divBdr>
            <w:top w:val="none" w:sz="0" w:space="0" w:color="auto"/>
            <w:left w:val="none" w:sz="0" w:space="0" w:color="auto"/>
            <w:bottom w:val="none" w:sz="0" w:space="0" w:color="auto"/>
            <w:right w:val="none" w:sz="0" w:space="0" w:color="auto"/>
          </w:divBdr>
        </w:div>
        <w:div w:id="1584532174">
          <w:marLeft w:val="480"/>
          <w:marRight w:val="0"/>
          <w:marTop w:val="0"/>
          <w:marBottom w:val="0"/>
          <w:divBdr>
            <w:top w:val="none" w:sz="0" w:space="0" w:color="auto"/>
            <w:left w:val="none" w:sz="0" w:space="0" w:color="auto"/>
            <w:bottom w:val="none" w:sz="0" w:space="0" w:color="auto"/>
            <w:right w:val="none" w:sz="0" w:space="0" w:color="auto"/>
          </w:divBdr>
        </w:div>
        <w:div w:id="1592161840">
          <w:marLeft w:val="480"/>
          <w:marRight w:val="0"/>
          <w:marTop w:val="0"/>
          <w:marBottom w:val="0"/>
          <w:divBdr>
            <w:top w:val="none" w:sz="0" w:space="0" w:color="auto"/>
            <w:left w:val="none" w:sz="0" w:space="0" w:color="auto"/>
            <w:bottom w:val="none" w:sz="0" w:space="0" w:color="auto"/>
            <w:right w:val="none" w:sz="0" w:space="0" w:color="auto"/>
          </w:divBdr>
        </w:div>
        <w:div w:id="1612009025">
          <w:marLeft w:val="480"/>
          <w:marRight w:val="0"/>
          <w:marTop w:val="0"/>
          <w:marBottom w:val="0"/>
          <w:divBdr>
            <w:top w:val="none" w:sz="0" w:space="0" w:color="auto"/>
            <w:left w:val="none" w:sz="0" w:space="0" w:color="auto"/>
            <w:bottom w:val="none" w:sz="0" w:space="0" w:color="auto"/>
            <w:right w:val="none" w:sz="0" w:space="0" w:color="auto"/>
          </w:divBdr>
        </w:div>
        <w:div w:id="1692339677">
          <w:marLeft w:val="480"/>
          <w:marRight w:val="0"/>
          <w:marTop w:val="0"/>
          <w:marBottom w:val="0"/>
          <w:divBdr>
            <w:top w:val="none" w:sz="0" w:space="0" w:color="auto"/>
            <w:left w:val="none" w:sz="0" w:space="0" w:color="auto"/>
            <w:bottom w:val="none" w:sz="0" w:space="0" w:color="auto"/>
            <w:right w:val="none" w:sz="0" w:space="0" w:color="auto"/>
          </w:divBdr>
        </w:div>
        <w:div w:id="1714379659">
          <w:marLeft w:val="480"/>
          <w:marRight w:val="0"/>
          <w:marTop w:val="0"/>
          <w:marBottom w:val="0"/>
          <w:divBdr>
            <w:top w:val="none" w:sz="0" w:space="0" w:color="auto"/>
            <w:left w:val="none" w:sz="0" w:space="0" w:color="auto"/>
            <w:bottom w:val="none" w:sz="0" w:space="0" w:color="auto"/>
            <w:right w:val="none" w:sz="0" w:space="0" w:color="auto"/>
          </w:divBdr>
        </w:div>
        <w:div w:id="1725760696">
          <w:marLeft w:val="480"/>
          <w:marRight w:val="0"/>
          <w:marTop w:val="0"/>
          <w:marBottom w:val="0"/>
          <w:divBdr>
            <w:top w:val="none" w:sz="0" w:space="0" w:color="auto"/>
            <w:left w:val="none" w:sz="0" w:space="0" w:color="auto"/>
            <w:bottom w:val="none" w:sz="0" w:space="0" w:color="auto"/>
            <w:right w:val="none" w:sz="0" w:space="0" w:color="auto"/>
          </w:divBdr>
        </w:div>
        <w:div w:id="1757284194">
          <w:marLeft w:val="480"/>
          <w:marRight w:val="0"/>
          <w:marTop w:val="0"/>
          <w:marBottom w:val="0"/>
          <w:divBdr>
            <w:top w:val="none" w:sz="0" w:space="0" w:color="auto"/>
            <w:left w:val="none" w:sz="0" w:space="0" w:color="auto"/>
            <w:bottom w:val="none" w:sz="0" w:space="0" w:color="auto"/>
            <w:right w:val="none" w:sz="0" w:space="0" w:color="auto"/>
          </w:divBdr>
        </w:div>
        <w:div w:id="1782647885">
          <w:marLeft w:val="480"/>
          <w:marRight w:val="0"/>
          <w:marTop w:val="0"/>
          <w:marBottom w:val="0"/>
          <w:divBdr>
            <w:top w:val="none" w:sz="0" w:space="0" w:color="auto"/>
            <w:left w:val="none" w:sz="0" w:space="0" w:color="auto"/>
            <w:bottom w:val="none" w:sz="0" w:space="0" w:color="auto"/>
            <w:right w:val="none" w:sz="0" w:space="0" w:color="auto"/>
          </w:divBdr>
        </w:div>
        <w:div w:id="1891260251">
          <w:marLeft w:val="480"/>
          <w:marRight w:val="0"/>
          <w:marTop w:val="0"/>
          <w:marBottom w:val="0"/>
          <w:divBdr>
            <w:top w:val="none" w:sz="0" w:space="0" w:color="auto"/>
            <w:left w:val="none" w:sz="0" w:space="0" w:color="auto"/>
            <w:bottom w:val="none" w:sz="0" w:space="0" w:color="auto"/>
            <w:right w:val="none" w:sz="0" w:space="0" w:color="auto"/>
          </w:divBdr>
        </w:div>
        <w:div w:id="1893928809">
          <w:marLeft w:val="480"/>
          <w:marRight w:val="0"/>
          <w:marTop w:val="0"/>
          <w:marBottom w:val="0"/>
          <w:divBdr>
            <w:top w:val="none" w:sz="0" w:space="0" w:color="auto"/>
            <w:left w:val="none" w:sz="0" w:space="0" w:color="auto"/>
            <w:bottom w:val="none" w:sz="0" w:space="0" w:color="auto"/>
            <w:right w:val="none" w:sz="0" w:space="0" w:color="auto"/>
          </w:divBdr>
        </w:div>
        <w:div w:id="1904171829">
          <w:marLeft w:val="480"/>
          <w:marRight w:val="0"/>
          <w:marTop w:val="0"/>
          <w:marBottom w:val="0"/>
          <w:divBdr>
            <w:top w:val="none" w:sz="0" w:space="0" w:color="auto"/>
            <w:left w:val="none" w:sz="0" w:space="0" w:color="auto"/>
            <w:bottom w:val="none" w:sz="0" w:space="0" w:color="auto"/>
            <w:right w:val="none" w:sz="0" w:space="0" w:color="auto"/>
          </w:divBdr>
        </w:div>
        <w:div w:id="1906842303">
          <w:marLeft w:val="480"/>
          <w:marRight w:val="0"/>
          <w:marTop w:val="0"/>
          <w:marBottom w:val="0"/>
          <w:divBdr>
            <w:top w:val="none" w:sz="0" w:space="0" w:color="auto"/>
            <w:left w:val="none" w:sz="0" w:space="0" w:color="auto"/>
            <w:bottom w:val="none" w:sz="0" w:space="0" w:color="auto"/>
            <w:right w:val="none" w:sz="0" w:space="0" w:color="auto"/>
          </w:divBdr>
        </w:div>
        <w:div w:id="1932200557">
          <w:marLeft w:val="480"/>
          <w:marRight w:val="0"/>
          <w:marTop w:val="0"/>
          <w:marBottom w:val="0"/>
          <w:divBdr>
            <w:top w:val="none" w:sz="0" w:space="0" w:color="auto"/>
            <w:left w:val="none" w:sz="0" w:space="0" w:color="auto"/>
            <w:bottom w:val="none" w:sz="0" w:space="0" w:color="auto"/>
            <w:right w:val="none" w:sz="0" w:space="0" w:color="auto"/>
          </w:divBdr>
        </w:div>
        <w:div w:id="1992516335">
          <w:marLeft w:val="480"/>
          <w:marRight w:val="0"/>
          <w:marTop w:val="0"/>
          <w:marBottom w:val="0"/>
          <w:divBdr>
            <w:top w:val="none" w:sz="0" w:space="0" w:color="auto"/>
            <w:left w:val="none" w:sz="0" w:space="0" w:color="auto"/>
            <w:bottom w:val="none" w:sz="0" w:space="0" w:color="auto"/>
            <w:right w:val="none" w:sz="0" w:space="0" w:color="auto"/>
          </w:divBdr>
        </w:div>
        <w:div w:id="2001107617">
          <w:marLeft w:val="480"/>
          <w:marRight w:val="0"/>
          <w:marTop w:val="0"/>
          <w:marBottom w:val="0"/>
          <w:divBdr>
            <w:top w:val="none" w:sz="0" w:space="0" w:color="auto"/>
            <w:left w:val="none" w:sz="0" w:space="0" w:color="auto"/>
            <w:bottom w:val="none" w:sz="0" w:space="0" w:color="auto"/>
            <w:right w:val="none" w:sz="0" w:space="0" w:color="auto"/>
          </w:divBdr>
        </w:div>
        <w:div w:id="2006473890">
          <w:marLeft w:val="480"/>
          <w:marRight w:val="0"/>
          <w:marTop w:val="0"/>
          <w:marBottom w:val="0"/>
          <w:divBdr>
            <w:top w:val="none" w:sz="0" w:space="0" w:color="auto"/>
            <w:left w:val="none" w:sz="0" w:space="0" w:color="auto"/>
            <w:bottom w:val="none" w:sz="0" w:space="0" w:color="auto"/>
            <w:right w:val="none" w:sz="0" w:space="0" w:color="auto"/>
          </w:divBdr>
        </w:div>
        <w:div w:id="2030376347">
          <w:marLeft w:val="480"/>
          <w:marRight w:val="0"/>
          <w:marTop w:val="0"/>
          <w:marBottom w:val="0"/>
          <w:divBdr>
            <w:top w:val="none" w:sz="0" w:space="0" w:color="auto"/>
            <w:left w:val="none" w:sz="0" w:space="0" w:color="auto"/>
            <w:bottom w:val="none" w:sz="0" w:space="0" w:color="auto"/>
            <w:right w:val="none" w:sz="0" w:space="0" w:color="auto"/>
          </w:divBdr>
        </w:div>
        <w:div w:id="2055733670">
          <w:marLeft w:val="480"/>
          <w:marRight w:val="0"/>
          <w:marTop w:val="0"/>
          <w:marBottom w:val="0"/>
          <w:divBdr>
            <w:top w:val="none" w:sz="0" w:space="0" w:color="auto"/>
            <w:left w:val="none" w:sz="0" w:space="0" w:color="auto"/>
            <w:bottom w:val="none" w:sz="0" w:space="0" w:color="auto"/>
            <w:right w:val="none" w:sz="0" w:space="0" w:color="auto"/>
          </w:divBdr>
        </w:div>
        <w:div w:id="2080597205">
          <w:marLeft w:val="480"/>
          <w:marRight w:val="0"/>
          <w:marTop w:val="0"/>
          <w:marBottom w:val="0"/>
          <w:divBdr>
            <w:top w:val="none" w:sz="0" w:space="0" w:color="auto"/>
            <w:left w:val="none" w:sz="0" w:space="0" w:color="auto"/>
            <w:bottom w:val="none" w:sz="0" w:space="0" w:color="auto"/>
            <w:right w:val="none" w:sz="0" w:space="0" w:color="auto"/>
          </w:divBdr>
        </w:div>
        <w:div w:id="2117938977">
          <w:marLeft w:val="480"/>
          <w:marRight w:val="0"/>
          <w:marTop w:val="0"/>
          <w:marBottom w:val="0"/>
          <w:divBdr>
            <w:top w:val="none" w:sz="0" w:space="0" w:color="auto"/>
            <w:left w:val="none" w:sz="0" w:space="0" w:color="auto"/>
            <w:bottom w:val="none" w:sz="0" w:space="0" w:color="auto"/>
            <w:right w:val="none" w:sz="0" w:space="0" w:color="auto"/>
          </w:divBdr>
        </w:div>
      </w:divsChild>
    </w:div>
    <w:div w:id="1779175210">
      <w:marLeft w:val="640"/>
      <w:marRight w:val="0"/>
      <w:marTop w:val="0"/>
      <w:marBottom w:val="0"/>
      <w:divBdr>
        <w:top w:val="none" w:sz="0" w:space="0" w:color="auto"/>
        <w:left w:val="none" w:sz="0" w:space="0" w:color="auto"/>
        <w:bottom w:val="none" w:sz="0" w:space="0" w:color="auto"/>
        <w:right w:val="none" w:sz="0" w:space="0" w:color="auto"/>
      </w:divBdr>
    </w:div>
    <w:div w:id="1779326176">
      <w:marLeft w:val="640"/>
      <w:marRight w:val="0"/>
      <w:marTop w:val="0"/>
      <w:marBottom w:val="0"/>
      <w:divBdr>
        <w:top w:val="none" w:sz="0" w:space="0" w:color="auto"/>
        <w:left w:val="none" w:sz="0" w:space="0" w:color="auto"/>
        <w:bottom w:val="none" w:sz="0" w:space="0" w:color="auto"/>
        <w:right w:val="none" w:sz="0" w:space="0" w:color="auto"/>
      </w:divBdr>
    </w:div>
    <w:div w:id="1779521740">
      <w:bodyDiv w:val="1"/>
      <w:marLeft w:val="0"/>
      <w:marRight w:val="0"/>
      <w:marTop w:val="0"/>
      <w:marBottom w:val="0"/>
      <w:divBdr>
        <w:top w:val="none" w:sz="0" w:space="0" w:color="auto"/>
        <w:left w:val="none" w:sz="0" w:space="0" w:color="auto"/>
        <w:bottom w:val="none" w:sz="0" w:space="0" w:color="auto"/>
        <w:right w:val="none" w:sz="0" w:space="0" w:color="auto"/>
      </w:divBdr>
    </w:div>
    <w:div w:id="1779526026">
      <w:marLeft w:val="640"/>
      <w:marRight w:val="0"/>
      <w:marTop w:val="0"/>
      <w:marBottom w:val="0"/>
      <w:divBdr>
        <w:top w:val="none" w:sz="0" w:space="0" w:color="auto"/>
        <w:left w:val="none" w:sz="0" w:space="0" w:color="auto"/>
        <w:bottom w:val="none" w:sz="0" w:space="0" w:color="auto"/>
        <w:right w:val="none" w:sz="0" w:space="0" w:color="auto"/>
      </w:divBdr>
    </w:div>
    <w:div w:id="1779564574">
      <w:marLeft w:val="640"/>
      <w:marRight w:val="0"/>
      <w:marTop w:val="0"/>
      <w:marBottom w:val="0"/>
      <w:divBdr>
        <w:top w:val="none" w:sz="0" w:space="0" w:color="auto"/>
        <w:left w:val="none" w:sz="0" w:space="0" w:color="auto"/>
        <w:bottom w:val="none" w:sz="0" w:space="0" w:color="auto"/>
        <w:right w:val="none" w:sz="0" w:space="0" w:color="auto"/>
      </w:divBdr>
    </w:div>
    <w:div w:id="1780370010">
      <w:marLeft w:val="640"/>
      <w:marRight w:val="0"/>
      <w:marTop w:val="0"/>
      <w:marBottom w:val="0"/>
      <w:divBdr>
        <w:top w:val="none" w:sz="0" w:space="0" w:color="auto"/>
        <w:left w:val="none" w:sz="0" w:space="0" w:color="auto"/>
        <w:bottom w:val="none" w:sz="0" w:space="0" w:color="auto"/>
        <w:right w:val="none" w:sz="0" w:space="0" w:color="auto"/>
      </w:divBdr>
    </w:div>
    <w:div w:id="1780446274">
      <w:bodyDiv w:val="1"/>
      <w:marLeft w:val="0"/>
      <w:marRight w:val="0"/>
      <w:marTop w:val="0"/>
      <w:marBottom w:val="0"/>
      <w:divBdr>
        <w:top w:val="none" w:sz="0" w:space="0" w:color="auto"/>
        <w:left w:val="none" w:sz="0" w:space="0" w:color="auto"/>
        <w:bottom w:val="none" w:sz="0" w:space="0" w:color="auto"/>
        <w:right w:val="none" w:sz="0" w:space="0" w:color="auto"/>
      </w:divBdr>
    </w:div>
    <w:div w:id="1780834971">
      <w:marLeft w:val="640"/>
      <w:marRight w:val="0"/>
      <w:marTop w:val="0"/>
      <w:marBottom w:val="0"/>
      <w:divBdr>
        <w:top w:val="none" w:sz="0" w:space="0" w:color="auto"/>
        <w:left w:val="none" w:sz="0" w:space="0" w:color="auto"/>
        <w:bottom w:val="none" w:sz="0" w:space="0" w:color="auto"/>
        <w:right w:val="none" w:sz="0" w:space="0" w:color="auto"/>
      </w:divBdr>
    </w:div>
    <w:div w:id="1782724196">
      <w:marLeft w:val="640"/>
      <w:marRight w:val="0"/>
      <w:marTop w:val="0"/>
      <w:marBottom w:val="0"/>
      <w:divBdr>
        <w:top w:val="none" w:sz="0" w:space="0" w:color="auto"/>
        <w:left w:val="none" w:sz="0" w:space="0" w:color="auto"/>
        <w:bottom w:val="none" w:sz="0" w:space="0" w:color="auto"/>
        <w:right w:val="none" w:sz="0" w:space="0" w:color="auto"/>
      </w:divBdr>
    </w:div>
    <w:div w:id="1782797913">
      <w:marLeft w:val="640"/>
      <w:marRight w:val="0"/>
      <w:marTop w:val="0"/>
      <w:marBottom w:val="0"/>
      <w:divBdr>
        <w:top w:val="none" w:sz="0" w:space="0" w:color="auto"/>
        <w:left w:val="none" w:sz="0" w:space="0" w:color="auto"/>
        <w:bottom w:val="none" w:sz="0" w:space="0" w:color="auto"/>
        <w:right w:val="none" w:sz="0" w:space="0" w:color="auto"/>
      </w:divBdr>
    </w:div>
    <w:div w:id="1783106306">
      <w:bodyDiv w:val="1"/>
      <w:marLeft w:val="0"/>
      <w:marRight w:val="0"/>
      <w:marTop w:val="0"/>
      <w:marBottom w:val="0"/>
      <w:divBdr>
        <w:top w:val="none" w:sz="0" w:space="0" w:color="auto"/>
        <w:left w:val="none" w:sz="0" w:space="0" w:color="auto"/>
        <w:bottom w:val="none" w:sz="0" w:space="0" w:color="auto"/>
        <w:right w:val="none" w:sz="0" w:space="0" w:color="auto"/>
      </w:divBdr>
      <w:divsChild>
        <w:div w:id="53548712">
          <w:marLeft w:val="480"/>
          <w:marRight w:val="0"/>
          <w:marTop w:val="0"/>
          <w:marBottom w:val="0"/>
          <w:divBdr>
            <w:top w:val="none" w:sz="0" w:space="0" w:color="auto"/>
            <w:left w:val="none" w:sz="0" w:space="0" w:color="auto"/>
            <w:bottom w:val="none" w:sz="0" w:space="0" w:color="auto"/>
            <w:right w:val="none" w:sz="0" w:space="0" w:color="auto"/>
          </w:divBdr>
        </w:div>
        <w:div w:id="103692305">
          <w:marLeft w:val="480"/>
          <w:marRight w:val="0"/>
          <w:marTop w:val="0"/>
          <w:marBottom w:val="0"/>
          <w:divBdr>
            <w:top w:val="none" w:sz="0" w:space="0" w:color="auto"/>
            <w:left w:val="none" w:sz="0" w:space="0" w:color="auto"/>
            <w:bottom w:val="none" w:sz="0" w:space="0" w:color="auto"/>
            <w:right w:val="none" w:sz="0" w:space="0" w:color="auto"/>
          </w:divBdr>
        </w:div>
        <w:div w:id="115947735">
          <w:marLeft w:val="480"/>
          <w:marRight w:val="0"/>
          <w:marTop w:val="0"/>
          <w:marBottom w:val="0"/>
          <w:divBdr>
            <w:top w:val="none" w:sz="0" w:space="0" w:color="auto"/>
            <w:left w:val="none" w:sz="0" w:space="0" w:color="auto"/>
            <w:bottom w:val="none" w:sz="0" w:space="0" w:color="auto"/>
            <w:right w:val="none" w:sz="0" w:space="0" w:color="auto"/>
          </w:divBdr>
        </w:div>
        <w:div w:id="205532081">
          <w:marLeft w:val="480"/>
          <w:marRight w:val="0"/>
          <w:marTop w:val="0"/>
          <w:marBottom w:val="0"/>
          <w:divBdr>
            <w:top w:val="none" w:sz="0" w:space="0" w:color="auto"/>
            <w:left w:val="none" w:sz="0" w:space="0" w:color="auto"/>
            <w:bottom w:val="none" w:sz="0" w:space="0" w:color="auto"/>
            <w:right w:val="none" w:sz="0" w:space="0" w:color="auto"/>
          </w:divBdr>
        </w:div>
        <w:div w:id="229510572">
          <w:marLeft w:val="480"/>
          <w:marRight w:val="0"/>
          <w:marTop w:val="0"/>
          <w:marBottom w:val="0"/>
          <w:divBdr>
            <w:top w:val="none" w:sz="0" w:space="0" w:color="auto"/>
            <w:left w:val="none" w:sz="0" w:space="0" w:color="auto"/>
            <w:bottom w:val="none" w:sz="0" w:space="0" w:color="auto"/>
            <w:right w:val="none" w:sz="0" w:space="0" w:color="auto"/>
          </w:divBdr>
        </w:div>
        <w:div w:id="277611714">
          <w:marLeft w:val="480"/>
          <w:marRight w:val="0"/>
          <w:marTop w:val="0"/>
          <w:marBottom w:val="0"/>
          <w:divBdr>
            <w:top w:val="none" w:sz="0" w:space="0" w:color="auto"/>
            <w:left w:val="none" w:sz="0" w:space="0" w:color="auto"/>
            <w:bottom w:val="none" w:sz="0" w:space="0" w:color="auto"/>
            <w:right w:val="none" w:sz="0" w:space="0" w:color="auto"/>
          </w:divBdr>
        </w:div>
        <w:div w:id="284505942">
          <w:marLeft w:val="480"/>
          <w:marRight w:val="0"/>
          <w:marTop w:val="0"/>
          <w:marBottom w:val="0"/>
          <w:divBdr>
            <w:top w:val="none" w:sz="0" w:space="0" w:color="auto"/>
            <w:left w:val="none" w:sz="0" w:space="0" w:color="auto"/>
            <w:bottom w:val="none" w:sz="0" w:space="0" w:color="auto"/>
            <w:right w:val="none" w:sz="0" w:space="0" w:color="auto"/>
          </w:divBdr>
        </w:div>
        <w:div w:id="288123634">
          <w:marLeft w:val="480"/>
          <w:marRight w:val="0"/>
          <w:marTop w:val="0"/>
          <w:marBottom w:val="0"/>
          <w:divBdr>
            <w:top w:val="none" w:sz="0" w:space="0" w:color="auto"/>
            <w:left w:val="none" w:sz="0" w:space="0" w:color="auto"/>
            <w:bottom w:val="none" w:sz="0" w:space="0" w:color="auto"/>
            <w:right w:val="none" w:sz="0" w:space="0" w:color="auto"/>
          </w:divBdr>
        </w:div>
        <w:div w:id="402142732">
          <w:marLeft w:val="480"/>
          <w:marRight w:val="0"/>
          <w:marTop w:val="0"/>
          <w:marBottom w:val="0"/>
          <w:divBdr>
            <w:top w:val="none" w:sz="0" w:space="0" w:color="auto"/>
            <w:left w:val="none" w:sz="0" w:space="0" w:color="auto"/>
            <w:bottom w:val="none" w:sz="0" w:space="0" w:color="auto"/>
            <w:right w:val="none" w:sz="0" w:space="0" w:color="auto"/>
          </w:divBdr>
        </w:div>
        <w:div w:id="410465046">
          <w:marLeft w:val="480"/>
          <w:marRight w:val="0"/>
          <w:marTop w:val="0"/>
          <w:marBottom w:val="0"/>
          <w:divBdr>
            <w:top w:val="none" w:sz="0" w:space="0" w:color="auto"/>
            <w:left w:val="none" w:sz="0" w:space="0" w:color="auto"/>
            <w:bottom w:val="none" w:sz="0" w:space="0" w:color="auto"/>
            <w:right w:val="none" w:sz="0" w:space="0" w:color="auto"/>
          </w:divBdr>
        </w:div>
        <w:div w:id="420953002">
          <w:marLeft w:val="480"/>
          <w:marRight w:val="0"/>
          <w:marTop w:val="0"/>
          <w:marBottom w:val="0"/>
          <w:divBdr>
            <w:top w:val="none" w:sz="0" w:space="0" w:color="auto"/>
            <w:left w:val="none" w:sz="0" w:space="0" w:color="auto"/>
            <w:bottom w:val="none" w:sz="0" w:space="0" w:color="auto"/>
            <w:right w:val="none" w:sz="0" w:space="0" w:color="auto"/>
          </w:divBdr>
        </w:div>
        <w:div w:id="448621147">
          <w:marLeft w:val="480"/>
          <w:marRight w:val="0"/>
          <w:marTop w:val="0"/>
          <w:marBottom w:val="0"/>
          <w:divBdr>
            <w:top w:val="none" w:sz="0" w:space="0" w:color="auto"/>
            <w:left w:val="none" w:sz="0" w:space="0" w:color="auto"/>
            <w:bottom w:val="none" w:sz="0" w:space="0" w:color="auto"/>
            <w:right w:val="none" w:sz="0" w:space="0" w:color="auto"/>
          </w:divBdr>
        </w:div>
        <w:div w:id="451873544">
          <w:marLeft w:val="480"/>
          <w:marRight w:val="0"/>
          <w:marTop w:val="0"/>
          <w:marBottom w:val="0"/>
          <w:divBdr>
            <w:top w:val="none" w:sz="0" w:space="0" w:color="auto"/>
            <w:left w:val="none" w:sz="0" w:space="0" w:color="auto"/>
            <w:bottom w:val="none" w:sz="0" w:space="0" w:color="auto"/>
            <w:right w:val="none" w:sz="0" w:space="0" w:color="auto"/>
          </w:divBdr>
        </w:div>
        <w:div w:id="552617846">
          <w:marLeft w:val="480"/>
          <w:marRight w:val="0"/>
          <w:marTop w:val="0"/>
          <w:marBottom w:val="0"/>
          <w:divBdr>
            <w:top w:val="none" w:sz="0" w:space="0" w:color="auto"/>
            <w:left w:val="none" w:sz="0" w:space="0" w:color="auto"/>
            <w:bottom w:val="none" w:sz="0" w:space="0" w:color="auto"/>
            <w:right w:val="none" w:sz="0" w:space="0" w:color="auto"/>
          </w:divBdr>
        </w:div>
        <w:div w:id="619922504">
          <w:marLeft w:val="480"/>
          <w:marRight w:val="0"/>
          <w:marTop w:val="0"/>
          <w:marBottom w:val="0"/>
          <w:divBdr>
            <w:top w:val="none" w:sz="0" w:space="0" w:color="auto"/>
            <w:left w:val="none" w:sz="0" w:space="0" w:color="auto"/>
            <w:bottom w:val="none" w:sz="0" w:space="0" w:color="auto"/>
            <w:right w:val="none" w:sz="0" w:space="0" w:color="auto"/>
          </w:divBdr>
        </w:div>
        <w:div w:id="666402261">
          <w:marLeft w:val="480"/>
          <w:marRight w:val="0"/>
          <w:marTop w:val="0"/>
          <w:marBottom w:val="0"/>
          <w:divBdr>
            <w:top w:val="none" w:sz="0" w:space="0" w:color="auto"/>
            <w:left w:val="none" w:sz="0" w:space="0" w:color="auto"/>
            <w:bottom w:val="none" w:sz="0" w:space="0" w:color="auto"/>
            <w:right w:val="none" w:sz="0" w:space="0" w:color="auto"/>
          </w:divBdr>
        </w:div>
        <w:div w:id="709959733">
          <w:marLeft w:val="480"/>
          <w:marRight w:val="0"/>
          <w:marTop w:val="0"/>
          <w:marBottom w:val="0"/>
          <w:divBdr>
            <w:top w:val="none" w:sz="0" w:space="0" w:color="auto"/>
            <w:left w:val="none" w:sz="0" w:space="0" w:color="auto"/>
            <w:bottom w:val="none" w:sz="0" w:space="0" w:color="auto"/>
            <w:right w:val="none" w:sz="0" w:space="0" w:color="auto"/>
          </w:divBdr>
        </w:div>
        <w:div w:id="791437499">
          <w:marLeft w:val="480"/>
          <w:marRight w:val="0"/>
          <w:marTop w:val="0"/>
          <w:marBottom w:val="0"/>
          <w:divBdr>
            <w:top w:val="none" w:sz="0" w:space="0" w:color="auto"/>
            <w:left w:val="none" w:sz="0" w:space="0" w:color="auto"/>
            <w:bottom w:val="none" w:sz="0" w:space="0" w:color="auto"/>
            <w:right w:val="none" w:sz="0" w:space="0" w:color="auto"/>
          </w:divBdr>
        </w:div>
        <w:div w:id="854685296">
          <w:marLeft w:val="480"/>
          <w:marRight w:val="0"/>
          <w:marTop w:val="0"/>
          <w:marBottom w:val="0"/>
          <w:divBdr>
            <w:top w:val="none" w:sz="0" w:space="0" w:color="auto"/>
            <w:left w:val="none" w:sz="0" w:space="0" w:color="auto"/>
            <w:bottom w:val="none" w:sz="0" w:space="0" w:color="auto"/>
            <w:right w:val="none" w:sz="0" w:space="0" w:color="auto"/>
          </w:divBdr>
        </w:div>
        <w:div w:id="857037083">
          <w:marLeft w:val="480"/>
          <w:marRight w:val="0"/>
          <w:marTop w:val="0"/>
          <w:marBottom w:val="0"/>
          <w:divBdr>
            <w:top w:val="none" w:sz="0" w:space="0" w:color="auto"/>
            <w:left w:val="none" w:sz="0" w:space="0" w:color="auto"/>
            <w:bottom w:val="none" w:sz="0" w:space="0" w:color="auto"/>
            <w:right w:val="none" w:sz="0" w:space="0" w:color="auto"/>
          </w:divBdr>
        </w:div>
        <w:div w:id="866331456">
          <w:marLeft w:val="480"/>
          <w:marRight w:val="0"/>
          <w:marTop w:val="0"/>
          <w:marBottom w:val="0"/>
          <w:divBdr>
            <w:top w:val="none" w:sz="0" w:space="0" w:color="auto"/>
            <w:left w:val="none" w:sz="0" w:space="0" w:color="auto"/>
            <w:bottom w:val="none" w:sz="0" w:space="0" w:color="auto"/>
            <w:right w:val="none" w:sz="0" w:space="0" w:color="auto"/>
          </w:divBdr>
        </w:div>
        <w:div w:id="872613369">
          <w:marLeft w:val="480"/>
          <w:marRight w:val="0"/>
          <w:marTop w:val="0"/>
          <w:marBottom w:val="0"/>
          <w:divBdr>
            <w:top w:val="none" w:sz="0" w:space="0" w:color="auto"/>
            <w:left w:val="none" w:sz="0" w:space="0" w:color="auto"/>
            <w:bottom w:val="none" w:sz="0" w:space="0" w:color="auto"/>
            <w:right w:val="none" w:sz="0" w:space="0" w:color="auto"/>
          </w:divBdr>
        </w:div>
        <w:div w:id="911936500">
          <w:marLeft w:val="480"/>
          <w:marRight w:val="0"/>
          <w:marTop w:val="0"/>
          <w:marBottom w:val="0"/>
          <w:divBdr>
            <w:top w:val="none" w:sz="0" w:space="0" w:color="auto"/>
            <w:left w:val="none" w:sz="0" w:space="0" w:color="auto"/>
            <w:bottom w:val="none" w:sz="0" w:space="0" w:color="auto"/>
            <w:right w:val="none" w:sz="0" w:space="0" w:color="auto"/>
          </w:divBdr>
        </w:div>
        <w:div w:id="920720741">
          <w:marLeft w:val="480"/>
          <w:marRight w:val="0"/>
          <w:marTop w:val="0"/>
          <w:marBottom w:val="0"/>
          <w:divBdr>
            <w:top w:val="none" w:sz="0" w:space="0" w:color="auto"/>
            <w:left w:val="none" w:sz="0" w:space="0" w:color="auto"/>
            <w:bottom w:val="none" w:sz="0" w:space="0" w:color="auto"/>
            <w:right w:val="none" w:sz="0" w:space="0" w:color="auto"/>
          </w:divBdr>
        </w:div>
        <w:div w:id="955018435">
          <w:marLeft w:val="480"/>
          <w:marRight w:val="0"/>
          <w:marTop w:val="0"/>
          <w:marBottom w:val="0"/>
          <w:divBdr>
            <w:top w:val="none" w:sz="0" w:space="0" w:color="auto"/>
            <w:left w:val="none" w:sz="0" w:space="0" w:color="auto"/>
            <w:bottom w:val="none" w:sz="0" w:space="0" w:color="auto"/>
            <w:right w:val="none" w:sz="0" w:space="0" w:color="auto"/>
          </w:divBdr>
        </w:div>
        <w:div w:id="1040738928">
          <w:marLeft w:val="480"/>
          <w:marRight w:val="0"/>
          <w:marTop w:val="0"/>
          <w:marBottom w:val="0"/>
          <w:divBdr>
            <w:top w:val="none" w:sz="0" w:space="0" w:color="auto"/>
            <w:left w:val="none" w:sz="0" w:space="0" w:color="auto"/>
            <w:bottom w:val="none" w:sz="0" w:space="0" w:color="auto"/>
            <w:right w:val="none" w:sz="0" w:space="0" w:color="auto"/>
          </w:divBdr>
        </w:div>
        <w:div w:id="1132674749">
          <w:marLeft w:val="480"/>
          <w:marRight w:val="0"/>
          <w:marTop w:val="0"/>
          <w:marBottom w:val="0"/>
          <w:divBdr>
            <w:top w:val="none" w:sz="0" w:space="0" w:color="auto"/>
            <w:left w:val="none" w:sz="0" w:space="0" w:color="auto"/>
            <w:bottom w:val="none" w:sz="0" w:space="0" w:color="auto"/>
            <w:right w:val="none" w:sz="0" w:space="0" w:color="auto"/>
          </w:divBdr>
        </w:div>
        <w:div w:id="1162351391">
          <w:marLeft w:val="480"/>
          <w:marRight w:val="0"/>
          <w:marTop w:val="0"/>
          <w:marBottom w:val="0"/>
          <w:divBdr>
            <w:top w:val="none" w:sz="0" w:space="0" w:color="auto"/>
            <w:left w:val="none" w:sz="0" w:space="0" w:color="auto"/>
            <w:bottom w:val="none" w:sz="0" w:space="0" w:color="auto"/>
            <w:right w:val="none" w:sz="0" w:space="0" w:color="auto"/>
          </w:divBdr>
        </w:div>
        <w:div w:id="1252936328">
          <w:marLeft w:val="480"/>
          <w:marRight w:val="0"/>
          <w:marTop w:val="0"/>
          <w:marBottom w:val="0"/>
          <w:divBdr>
            <w:top w:val="none" w:sz="0" w:space="0" w:color="auto"/>
            <w:left w:val="none" w:sz="0" w:space="0" w:color="auto"/>
            <w:bottom w:val="none" w:sz="0" w:space="0" w:color="auto"/>
            <w:right w:val="none" w:sz="0" w:space="0" w:color="auto"/>
          </w:divBdr>
        </w:div>
        <w:div w:id="1287153430">
          <w:marLeft w:val="480"/>
          <w:marRight w:val="0"/>
          <w:marTop w:val="0"/>
          <w:marBottom w:val="0"/>
          <w:divBdr>
            <w:top w:val="none" w:sz="0" w:space="0" w:color="auto"/>
            <w:left w:val="none" w:sz="0" w:space="0" w:color="auto"/>
            <w:bottom w:val="none" w:sz="0" w:space="0" w:color="auto"/>
            <w:right w:val="none" w:sz="0" w:space="0" w:color="auto"/>
          </w:divBdr>
        </w:div>
        <w:div w:id="1289043551">
          <w:marLeft w:val="480"/>
          <w:marRight w:val="0"/>
          <w:marTop w:val="0"/>
          <w:marBottom w:val="0"/>
          <w:divBdr>
            <w:top w:val="none" w:sz="0" w:space="0" w:color="auto"/>
            <w:left w:val="none" w:sz="0" w:space="0" w:color="auto"/>
            <w:bottom w:val="none" w:sz="0" w:space="0" w:color="auto"/>
            <w:right w:val="none" w:sz="0" w:space="0" w:color="auto"/>
          </w:divBdr>
        </w:div>
        <w:div w:id="1309893962">
          <w:marLeft w:val="480"/>
          <w:marRight w:val="0"/>
          <w:marTop w:val="0"/>
          <w:marBottom w:val="0"/>
          <w:divBdr>
            <w:top w:val="none" w:sz="0" w:space="0" w:color="auto"/>
            <w:left w:val="none" w:sz="0" w:space="0" w:color="auto"/>
            <w:bottom w:val="none" w:sz="0" w:space="0" w:color="auto"/>
            <w:right w:val="none" w:sz="0" w:space="0" w:color="auto"/>
          </w:divBdr>
        </w:div>
        <w:div w:id="1352415123">
          <w:marLeft w:val="480"/>
          <w:marRight w:val="0"/>
          <w:marTop w:val="0"/>
          <w:marBottom w:val="0"/>
          <w:divBdr>
            <w:top w:val="none" w:sz="0" w:space="0" w:color="auto"/>
            <w:left w:val="none" w:sz="0" w:space="0" w:color="auto"/>
            <w:bottom w:val="none" w:sz="0" w:space="0" w:color="auto"/>
            <w:right w:val="none" w:sz="0" w:space="0" w:color="auto"/>
          </w:divBdr>
        </w:div>
        <w:div w:id="1355573300">
          <w:marLeft w:val="480"/>
          <w:marRight w:val="0"/>
          <w:marTop w:val="0"/>
          <w:marBottom w:val="0"/>
          <w:divBdr>
            <w:top w:val="none" w:sz="0" w:space="0" w:color="auto"/>
            <w:left w:val="none" w:sz="0" w:space="0" w:color="auto"/>
            <w:bottom w:val="none" w:sz="0" w:space="0" w:color="auto"/>
            <w:right w:val="none" w:sz="0" w:space="0" w:color="auto"/>
          </w:divBdr>
        </w:div>
        <w:div w:id="1420100804">
          <w:marLeft w:val="480"/>
          <w:marRight w:val="0"/>
          <w:marTop w:val="0"/>
          <w:marBottom w:val="0"/>
          <w:divBdr>
            <w:top w:val="none" w:sz="0" w:space="0" w:color="auto"/>
            <w:left w:val="none" w:sz="0" w:space="0" w:color="auto"/>
            <w:bottom w:val="none" w:sz="0" w:space="0" w:color="auto"/>
            <w:right w:val="none" w:sz="0" w:space="0" w:color="auto"/>
          </w:divBdr>
        </w:div>
        <w:div w:id="1456173978">
          <w:marLeft w:val="480"/>
          <w:marRight w:val="0"/>
          <w:marTop w:val="0"/>
          <w:marBottom w:val="0"/>
          <w:divBdr>
            <w:top w:val="none" w:sz="0" w:space="0" w:color="auto"/>
            <w:left w:val="none" w:sz="0" w:space="0" w:color="auto"/>
            <w:bottom w:val="none" w:sz="0" w:space="0" w:color="auto"/>
            <w:right w:val="none" w:sz="0" w:space="0" w:color="auto"/>
          </w:divBdr>
        </w:div>
        <w:div w:id="1479373935">
          <w:marLeft w:val="480"/>
          <w:marRight w:val="0"/>
          <w:marTop w:val="0"/>
          <w:marBottom w:val="0"/>
          <w:divBdr>
            <w:top w:val="none" w:sz="0" w:space="0" w:color="auto"/>
            <w:left w:val="none" w:sz="0" w:space="0" w:color="auto"/>
            <w:bottom w:val="none" w:sz="0" w:space="0" w:color="auto"/>
            <w:right w:val="none" w:sz="0" w:space="0" w:color="auto"/>
          </w:divBdr>
        </w:div>
        <w:div w:id="1485391699">
          <w:marLeft w:val="480"/>
          <w:marRight w:val="0"/>
          <w:marTop w:val="0"/>
          <w:marBottom w:val="0"/>
          <w:divBdr>
            <w:top w:val="none" w:sz="0" w:space="0" w:color="auto"/>
            <w:left w:val="none" w:sz="0" w:space="0" w:color="auto"/>
            <w:bottom w:val="none" w:sz="0" w:space="0" w:color="auto"/>
            <w:right w:val="none" w:sz="0" w:space="0" w:color="auto"/>
          </w:divBdr>
        </w:div>
        <w:div w:id="1506244794">
          <w:marLeft w:val="480"/>
          <w:marRight w:val="0"/>
          <w:marTop w:val="0"/>
          <w:marBottom w:val="0"/>
          <w:divBdr>
            <w:top w:val="none" w:sz="0" w:space="0" w:color="auto"/>
            <w:left w:val="none" w:sz="0" w:space="0" w:color="auto"/>
            <w:bottom w:val="none" w:sz="0" w:space="0" w:color="auto"/>
            <w:right w:val="none" w:sz="0" w:space="0" w:color="auto"/>
          </w:divBdr>
        </w:div>
        <w:div w:id="1530295976">
          <w:marLeft w:val="480"/>
          <w:marRight w:val="0"/>
          <w:marTop w:val="0"/>
          <w:marBottom w:val="0"/>
          <w:divBdr>
            <w:top w:val="none" w:sz="0" w:space="0" w:color="auto"/>
            <w:left w:val="none" w:sz="0" w:space="0" w:color="auto"/>
            <w:bottom w:val="none" w:sz="0" w:space="0" w:color="auto"/>
            <w:right w:val="none" w:sz="0" w:space="0" w:color="auto"/>
          </w:divBdr>
        </w:div>
        <w:div w:id="1539199169">
          <w:marLeft w:val="480"/>
          <w:marRight w:val="0"/>
          <w:marTop w:val="0"/>
          <w:marBottom w:val="0"/>
          <w:divBdr>
            <w:top w:val="none" w:sz="0" w:space="0" w:color="auto"/>
            <w:left w:val="none" w:sz="0" w:space="0" w:color="auto"/>
            <w:bottom w:val="none" w:sz="0" w:space="0" w:color="auto"/>
            <w:right w:val="none" w:sz="0" w:space="0" w:color="auto"/>
          </w:divBdr>
        </w:div>
        <w:div w:id="1556235356">
          <w:marLeft w:val="480"/>
          <w:marRight w:val="0"/>
          <w:marTop w:val="0"/>
          <w:marBottom w:val="0"/>
          <w:divBdr>
            <w:top w:val="none" w:sz="0" w:space="0" w:color="auto"/>
            <w:left w:val="none" w:sz="0" w:space="0" w:color="auto"/>
            <w:bottom w:val="none" w:sz="0" w:space="0" w:color="auto"/>
            <w:right w:val="none" w:sz="0" w:space="0" w:color="auto"/>
          </w:divBdr>
        </w:div>
        <w:div w:id="1588465334">
          <w:marLeft w:val="480"/>
          <w:marRight w:val="0"/>
          <w:marTop w:val="0"/>
          <w:marBottom w:val="0"/>
          <w:divBdr>
            <w:top w:val="none" w:sz="0" w:space="0" w:color="auto"/>
            <w:left w:val="none" w:sz="0" w:space="0" w:color="auto"/>
            <w:bottom w:val="none" w:sz="0" w:space="0" w:color="auto"/>
            <w:right w:val="none" w:sz="0" w:space="0" w:color="auto"/>
          </w:divBdr>
        </w:div>
        <w:div w:id="1608200316">
          <w:marLeft w:val="480"/>
          <w:marRight w:val="0"/>
          <w:marTop w:val="0"/>
          <w:marBottom w:val="0"/>
          <w:divBdr>
            <w:top w:val="none" w:sz="0" w:space="0" w:color="auto"/>
            <w:left w:val="none" w:sz="0" w:space="0" w:color="auto"/>
            <w:bottom w:val="none" w:sz="0" w:space="0" w:color="auto"/>
            <w:right w:val="none" w:sz="0" w:space="0" w:color="auto"/>
          </w:divBdr>
        </w:div>
        <w:div w:id="1618176205">
          <w:marLeft w:val="480"/>
          <w:marRight w:val="0"/>
          <w:marTop w:val="0"/>
          <w:marBottom w:val="0"/>
          <w:divBdr>
            <w:top w:val="none" w:sz="0" w:space="0" w:color="auto"/>
            <w:left w:val="none" w:sz="0" w:space="0" w:color="auto"/>
            <w:bottom w:val="none" w:sz="0" w:space="0" w:color="auto"/>
            <w:right w:val="none" w:sz="0" w:space="0" w:color="auto"/>
          </w:divBdr>
        </w:div>
        <w:div w:id="1622222348">
          <w:marLeft w:val="480"/>
          <w:marRight w:val="0"/>
          <w:marTop w:val="0"/>
          <w:marBottom w:val="0"/>
          <w:divBdr>
            <w:top w:val="none" w:sz="0" w:space="0" w:color="auto"/>
            <w:left w:val="none" w:sz="0" w:space="0" w:color="auto"/>
            <w:bottom w:val="none" w:sz="0" w:space="0" w:color="auto"/>
            <w:right w:val="none" w:sz="0" w:space="0" w:color="auto"/>
          </w:divBdr>
        </w:div>
        <w:div w:id="1673490358">
          <w:marLeft w:val="480"/>
          <w:marRight w:val="0"/>
          <w:marTop w:val="0"/>
          <w:marBottom w:val="0"/>
          <w:divBdr>
            <w:top w:val="none" w:sz="0" w:space="0" w:color="auto"/>
            <w:left w:val="none" w:sz="0" w:space="0" w:color="auto"/>
            <w:bottom w:val="none" w:sz="0" w:space="0" w:color="auto"/>
            <w:right w:val="none" w:sz="0" w:space="0" w:color="auto"/>
          </w:divBdr>
        </w:div>
        <w:div w:id="1706127827">
          <w:marLeft w:val="480"/>
          <w:marRight w:val="0"/>
          <w:marTop w:val="0"/>
          <w:marBottom w:val="0"/>
          <w:divBdr>
            <w:top w:val="none" w:sz="0" w:space="0" w:color="auto"/>
            <w:left w:val="none" w:sz="0" w:space="0" w:color="auto"/>
            <w:bottom w:val="none" w:sz="0" w:space="0" w:color="auto"/>
            <w:right w:val="none" w:sz="0" w:space="0" w:color="auto"/>
          </w:divBdr>
        </w:div>
        <w:div w:id="1783760886">
          <w:marLeft w:val="480"/>
          <w:marRight w:val="0"/>
          <w:marTop w:val="0"/>
          <w:marBottom w:val="0"/>
          <w:divBdr>
            <w:top w:val="none" w:sz="0" w:space="0" w:color="auto"/>
            <w:left w:val="none" w:sz="0" w:space="0" w:color="auto"/>
            <w:bottom w:val="none" w:sz="0" w:space="0" w:color="auto"/>
            <w:right w:val="none" w:sz="0" w:space="0" w:color="auto"/>
          </w:divBdr>
        </w:div>
        <w:div w:id="1827014276">
          <w:marLeft w:val="480"/>
          <w:marRight w:val="0"/>
          <w:marTop w:val="0"/>
          <w:marBottom w:val="0"/>
          <w:divBdr>
            <w:top w:val="none" w:sz="0" w:space="0" w:color="auto"/>
            <w:left w:val="none" w:sz="0" w:space="0" w:color="auto"/>
            <w:bottom w:val="none" w:sz="0" w:space="0" w:color="auto"/>
            <w:right w:val="none" w:sz="0" w:space="0" w:color="auto"/>
          </w:divBdr>
        </w:div>
        <w:div w:id="1853371486">
          <w:marLeft w:val="480"/>
          <w:marRight w:val="0"/>
          <w:marTop w:val="0"/>
          <w:marBottom w:val="0"/>
          <w:divBdr>
            <w:top w:val="none" w:sz="0" w:space="0" w:color="auto"/>
            <w:left w:val="none" w:sz="0" w:space="0" w:color="auto"/>
            <w:bottom w:val="none" w:sz="0" w:space="0" w:color="auto"/>
            <w:right w:val="none" w:sz="0" w:space="0" w:color="auto"/>
          </w:divBdr>
        </w:div>
        <w:div w:id="1877231562">
          <w:marLeft w:val="480"/>
          <w:marRight w:val="0"/>
          <w:marTop w:val="0"/>
          <w:marBottom w:val="0"/>
          <w:divBdr>
            <w:top w:val="none" w:sz="0" w:space="0" w:color="auto"/>
            <w:left w:val="none" w:sz="0" w:space="0" w:color="auto"/>
            <w:bottom w:val="none" w:sz="0" w:space="0" w:color="auto"/>
            <w:right w:val="none" w:sz="0" w:space="0" w:color="auto"/>
          </w:divBdr>
        </w:div>
        <w:div w:id="1880431443">
          <w:marLeft w:val="480"/>
          <w:marRight w:val="0"/>
          <w:marTop w:val="0"/>
          <w:marBottom w:val="0"/>
          <w:divBdr>
            <w:top w:val="none" w:sz="0" w:space="0" w:color="auto"/>
            <w:left w:val="none" w:sz="0" w:space="0" w:color="auto"/>
            <w:bottom w:val="none" w:sz="0" w:space="0" w:color="auto"/>
            <w:right w:val="none" w:sz="0" w:space="0" w:color="auto"/>
          </w:divBdr>
        </w:div>
        <w:div w:id="1884711024">
          <w:marLeft w:val="480"/>
          <w:marRight w:val="0"/>
          <w:marTop w:val="0"/>
          <w:marBottom w:val="0"/>
          <w:divBdr>
            <w:top w:val="none" w:sz="0" w:space="0" w:color="auto"/>
            <w:left w:val="none" w:sz="0" w:space="0" w:color="auto"/>
            <w:bottom w:val="none" w:sz="0" w:space="0" w:color="auto"/>
            <w:right w:val="none" w:sz="0" w:space="0" w:color="auto"/>
          </w:divBdr>
        </w:div>
        <w:div w:id="1914389731">
          <w:marLeft w:val="480"/>
          <w:marRight w:val="0"/>
          <w:marTop w:val="0"/>
          <w:marBottom w:val="0"/>
          <w:divBdr>
            <w:top w:val="none" w:sz="0" w:space="0" w:color="auto"/>
            <w:left w:val="none" w:sz="0" w:space="0" w:color="auto"/>
            <w:bottom w:val="none" w:sz="0" w:space="0" w:color="auto"/>
            <w:right w:val="none" w:sz="0" w:space="0" w:color="auto"/>
          </w:divBdr>
        </w:div>
        <w:div w:id="1922566558">
          <w:marLeft w:val="480"/>
          <w:marRight w:val="0"/>
          <w:marTop w:val="0"/>
          <w:marBottom w:val="0"/>
          <w:divBdr>
            <w:top w:val="none" w:sz="0" w:space="0" w:color="auto"/>
            <w:left w:val="none" w:sz="0" w:space="0" w:color="auto"/>
            <w:bottom w:val="none" w:sz="0" w:space="0" w:color="auto"/>
            <w:right w:val="none" w:sz="0" w:space="0" w:color="auto"/>
          </w:divBdr>
        </w:div>
        <w:div w:id="1947614329">
          <w:marLeft w:val="480"/>
          <w:marRight w:val="0"/>
          <w:marTop w:val="0"/>
          <w:marBottom w:val="0"/>
          <w:divBdr>
            <w:top w:val="none" w:sz="0" w:space="0" w:color="auto"/>
            <w:left w:val="none" w:sz="0" w:space="0" w:color="auto"/>
            <w:bottom w:val="none" w:sz="0" w:space="0" w:color="auto"/>
            <w:right w:val="none" w:sz="0" w:space="0" w:color="auto"/>
          </w:divBdr>
        </w:div>
        <w:div w:id="1968197028">
          <w:marLeft w:val="480"/>
          <w:marRight w:val="0"/>
          <w:marTop w:val="0"/>
          <w:marBottom w:val="0"/>
          <w:divBdr>
            <w:top w:val="none" w:sz="0" w:space="0" w:color="auto"/>
            <w:left w:val="none" w:sz="0" w:space="0" w:color="auto"/>
            <w:bottom w:val="none" w:sz="0" w:space="0" w:color="auto"/>
            <w:right w:val="none" w:sz="0" w:space="0" w:color="auto"/>
          </w:divBdr>
        </w:div>
        <w:div w:id="2048411100">
          <w:marLeft w:val="480"/>
          <w:marRight w:val="0"/>
          <w:marTop w:val="0"/>
          <w:marBottom w:val="0"/>
          <w:divBdr>
            <w:top w:val="none" w:sz="0" w:space="0" w:color="auto"/>
            <w:left w:val="none" w:sz="0" w:space="0" w:color="auto"/>
            <w:bottom w:val="none" w:sz="0" w:space="0" w:color="auto"/>
            <w:right w:val="none" w:sz="0" w:space="0" w:color="auto"/>
          </w:divBdr>
        </w:div>
        <w:div w:id="2086299437">
          <w:marLeft w:val="480"/>
          <w:marRight w:val="0"/>
          <w:marTop w:val="0"/>
          <w:marBottom w:val="0"/>
          <w:divBdr>
            <w:top w:val="none" w:sz="0" w:space="0" w:color="auto"/>
            <w:left w:val="none" w:sz="0" w:space="0" w:color="auto"/>
            <w:bottom w:val="none" w:sz="0" w:space="0" w:color="auto"/>
            <w:right w:val="none" w:sz="0" w:space="0" w:color="auto"/>
          </w:divBdr>
        </w:div>
        <w:div w:id="2102988586">
          <w:marLeft w:val="480"/>
          <w:marRight w:val="0"/>
          <w:marTop w:val="0"/>
          <w:marBottom w:val="0"/>
          <w:divBdr>
            <w:top w:val="none" w:sz="0" w:space="0" w:color="auto"/>
            <w:left w:val="none" w:sz="0" w:space="0" w:color="auto"/>
            <w:bottom w:val="none" w:sz="0" w:space="0" w:color="auto"/>
            <w:right w:val="none" w:sz="0" w:space="0" w:color="auto"/>
          </w:divBdr>
        </w:div>
      </w:divsChild>
    </w:div>
    <w:div w:id="1783455699">
      <w:marLeft w:val="640"/>
      <w:marRight w:val="0"/>
      <w:marTop w:val="0"/>
      <w:marBottom w:val="0"/>
      <w:divBdr>
        <w:top w:val="none" w:sz="0" w:space="0" w:color="auto"/>
        <w:left w:val="none" w:sz="0" w:space="0" w:color="auto"/>
        <w:bottom w:val="none" w:sz="0" w:space="0" w:color="auto"/>
        <w:right w:val="none" w:sz="0" w:space="0" w:color="auto"/>
      </w:divBdr>
    </w:div>
    <w:div w:id="1784228143">
      <w:bodyDiv w:val="1"/>
      <w:marLeft w:val="0"/>
      <w:marRight w:val="0"/>
      <w:marTop w:val="0"/>
      <w:marBottom w:val="0"/>
      <w:divBdr>
        <w:top w:val="none" w:sz="0" w:space="0" w:color="auto"/>
        <w:left w:val="none" w:sz="0" w:space="0" w:color="auto"/>
        <w:bottom w:val="none" w:sz="0" w:space="0" w:color="auto"/>
        <w:right w:val="none" w:sz="0" w:space="0" w:color="auto"/>
      </w:divBdr>
      <w:divsChild>
        <w:div w:id="553572">
          <w:marLeft w:val="480"/>
          <w:marRight w:val="0"/>
          <w:marTop w:val="0"/>
          <w:marBottom w:val="0"/>
          <w:divBdr>
            <w:top w:val="none" w:sz="0" w:space="0" w:color="auto"/>
            <w:left w:val="none" w:sz="0" w:space="0" w:color="auto"/>
            <w:bottom w:val="none" w:sz="0" w:space="0" w:color="auto"/>
            <w:right w:val="none" w:sz="0" w:space="0" w:color="auto"/>
          </w:divBdr>
        </w:div>
        <w:div w:id="10109470">
          <w:marLeft w:val="480"/>
          <w:marRight w:val="0"/>
          <w:marTop w:val="0"/>
          <w:marBottom w:val="0"/>
          <w:divBdr>
            <w:top w:val="none" w:sz="0" w:space="0" w:color="auto"/>
            <w:left w:val="none" w:sz="0" w:space="0" w:color="auto"/>
            <w:bottom w:val="none" w:sz="0" w:space="0" w:color="auto"/>
            <w:right w:val="none" w:sz="0" w:space="0" w:color="auto"/>
          </w:divBdr>
        </w:div>
        <w:div w:id="10425186">
          <w:marLeft w:val="480"/>
          <w:marRight w:val="0"/>
          <w:marTop w:val="0"/>
          <w:marBottom w:val="0"/>
          <w:divBdr>
            <w:top w:val="none" w:sz="0" w:space="0" w:color="auto"/>
            <w:left w:val="none" w:sz="0" w:space="0" w:color="auto"/>
            <w:bottom w:val="none" w:sz="0" w:space="0" w:color="auto"/>
            <w:right w:val="none" w:sz="0" w:space="0" w:color="auto"/>
          </w:divBdr>
        </w:div>
        <w:div w:id="20668437">
          <w:marLeft w:val="480"/>
          <w:marRight w:val="0"/>
          <w:marTop w:val="0"/>
          <w:marBottom w:val="0"/>
          <w:divBdr>
            <w:top w:val="none" w:sz="0" w:space="0" w:color="auto"/>
            <w:left w:val="none" w:sz="0" w:space="0" w:color="auto"/>
            <w:bottom w:val="none" w:sz="0" w:space="0" w:color="auto"/>
            <w:right w:val="none" w:sz="0" w:space="0" w:color="auto"/>
          </w:divBdr>
        </w:div>
        <w:div w:id="34933798">
          <w:marLeft w:val="480"/>
          <w:marRight w:val="0"/>
          <w:marTop w:val="0"/>
          <w:marBottom w:val="0"/>
          <w:divBdr>
            <w:top w:val="none" w:sz="0" w:space="0" w:color="auto"/>
            <w:left w:val="none" w:sz="0" w:space="0" w:color="auto"/>
            <w:bottom w:val="none" w:sz="0" w:space="0" w:color="auto"/>
            <w:right w:val="none" w:sz="0" w:space="0" w:color="auto"/>
          </w:divBdr>
        </w:div>
        <w:div w:id="87504297">
          <w:marLeft w:val="480"/>
          <w:marRight w:val="0"/>
          <w:marTop w:val="0"/>
          <w:marBottom w:val="0"/>
          <w:divBdr>
            <w:top w:val="none" w:sz="0" w:space="0" w:color="auto"/>
            <w:left w:val="none" w:sz="0" w:space="0" w:color="auto"/>
            <w:bottom w:val="none" w:sz="0" w:space="0" w:color="auto"/>
            <w:right w:val="none" w:sz="0" w:space="0" w:color="auto"/>
          </w:divBdr>
        </w:div>
        <w:div w:id="116266453">
          <w:marLeft w:val="480"/>
          <w:marRight w:val="0"/>
          <w:marTop w:val="0"/>
          <w:marBottom w:val="0"/>
          <w:divBdr>
            <w:top w:val="none" w:sz="0" w:space="0" w:color="auto"/>
            <w:left w:val="none" w:sz="0" w:space="0" w:color="auto"/>
            <w:bottom w:val="none" w:sz="0" w:space="0" w:color="auto"/>
            <w:right w:val="none" w:sz="0" w:space="0" w:color="auto"/>
          </w:divBdr>
        </w:div>
        <w:div w:id="283656546">
          <w:marLeft w:val="480"/>
          <w:marRight w:val="0"/>
          <w:marTop w:val="0"/>
          <w:marBottom w:val="0"/>
          <w:divBdr>
            <w:top w:val="none" w:sz="0" w:space="0" w:color="auto"/>
            <w:left w:val="none" w:sz="0" w:space="0" w:color="auto"/>
            <w:bottom w:val="none" w:sz="0" w:space="0" w:color="auto"/>
            <w:right w:val="none" w:sz="0" w:space="0" w:color="auto"/>
          </w:divBdr>
        </w:div>
        <w:div w:id="292181268">
          <w:marLeft w:val="480"/>
          <w:marRight w:val="0"/>
          <w:marTop w:val="0"/>
          <w:marBottom w:val="0"/>
          <w:divBdr>
            <w:top w:val="none" w:sz="0" w:space="0" w:color="auto"/>
            <w:left w:val="none" w:sz="0" w:space="0" w:color="auto"/>
            <w:bottom w:val="none" w:sz="0" w:space="0" w:color="auto"/>
            <w:right w:val="none" w:sz="0" w:space="0" w:color="auto"/>
          </w:divBdr>
        </w:div>
        <w:div w:id="349574612">
          <w:marLeft w:val="480"/>
          <w:marRight w:val="0"/>
          <w:marTop w:val="0"/>
          <w:marBottom w:val="0"/>
          <w:divBdr>
            <w:top w:val="none" w:sz="0" w:space="0" w:color="auto"/>
            <w:left w:val="none" w:sz="0" w:space="0" w:color="auto"/>
            <w:bottom w:val="none" w:sz="0" w:space="0" w:color="auto"/>
            <w:right w:val="none" w:sz="0" w:space="0" w:color="auto"/>
          </w:divBdr>
        </w:div>
        <w:div w:id="374358142">
          <w:marLeft w:val="480"/>
          <w:marRight w:val="0"/>
          <w:marTop w:val="0"/>
          <w:marBottom w:val="0"/>
          <w:divBdr>
            <w:top w:val="none" w:sz="0" w:space="0" w:color="auto"/>
            <w:left w:val="none" w:sz="0" w:space="0" w:color="auto"/>
            <w:bottom w:val="none" w:sz="0" w:space="0" w:color="auto"/>
            <w:right w:val="none" w:sz="0" w:space="0" w:color="auto"/>
          </w:divBdr>
        </w:div>
        <w:div w:id="391346490">
          <w:marLeft w:val="480"/>
          <w:marRight w:val="0"/>
          <w:marTop w:val="0"/>
          <w:marBottom w:val="0"/>
          <w:divBdr>
            <w:top w:val="none" w:sz="0" w:space="0" w:color="auto"/>
            <w:left w:val="none" w:sz="0" w:space="0" w:color="auto"/>
            <w:bottom w:val="none" w:sz="0" w:space="0" w:color="auto"/>
            <w:right w:val="none" w:sz="0" w:space="0" w:color="auto"/>
          </w:divBdr>
        </w:div>
        <w:div w:id="550338515">
          <w:marLeft w:val="480"/>
          <w:marRight w:val="0"/>
          <w:marTop w:val="0"/>
          <w:marBottom w:val="0"/>
          <w:divBdr>
            <w:top w:val="none" w:sz="0" w:space="0" w:color="auto"/>
            <w:left w:val="none" w:sz="0" w:space="0" w:color="auto"/>
            <w:bottom w:val="none" w:sz="0" w:space="0" w:color="auto"/>
            <w:right w:val="none" w:sz="0" w:space="0" w:color="auto"/>
          </w:divBdr>
        </w:div>
        <w:div w:id="611324950">
          <w:marLeft w:val="480"/>
          <w:marRight w:val="0"/>
          <w:marTop w:val="0"/>
          <w:marBottom w:val="0"/>
          <w:divBdr>
            <w:top w:val="none" w:sz="0" w:space="0" w:color="auto"/>
            <w:left w:val="none" w:sz="0" w:space="0" w:color="auto"/>
            <w:bottom w:val="none" w:sz="0" w:space="0" w:color="auto"/>
            <w:right w:val="none" w:sz="0" w:space="0" w:color="auto"/>
          </w:divBdr>
        </w:div>
        <w:div w:id="643125920">
          <w:marLeft w:val="480"/>
          <w:marRight w:val="0"/>
          <w:marTop w:val="0"/>
          <w:marBottom w:val="0"/>
          <w:divBdr>
            <w:top w:val="none" w:sz="0" w:space="0" w:color="auto"/>
            <w:left w:val="none" w:sz="0" w:space="0" w:color="auto"/>
            <w:bottom w:val="none" w:sz="0" w:space="0" w:color="auto"/>
            <w:right w:val="none" w:sz="0" w:space="0" w:color="auto"/>
          </w:divBdr>
        </w:div>
        <w:div w:id="653070621">
          <w:marLeft w:val="480"/>
          <w:marRight w:val="0"/>
          <w:marTop w:val="0"/>
          <w:marBottom w:val="0"/>
          <w:divBdr>
            <w:top w:val="none" w:sz="0" w:space="0" w:color="auto"/>
            <w:left w:val="none" w:sz="0" w:space="0" w:color="auto"/>
            <w:bottom w:val="none" w:sz="0" w:space="0" w:color="auto"/>
            <w:right w:val="none" w:sz="0" w:space="0" w:color="auto"/>
          </w:divBdr>
        </w:div>
        <w:div w:id="653292303">
          <w:marLeft w:val="480"/>
          <w:marRight w:val="0"/>
          <w:marTop w:val="0"/>
          <w:marBottom w:val="0"/>
          <w:divBdr>
            <w:top w:val="none" w:sz="0" w:space="0" w:color="auto"/>
            <w:left w:val="none" w:sz="0" w:space="0" w:color="auto"/>
            <w:bottom w:val="none" w:sz="0" w:space="0" w:color="auto"/>
            <w:right w:val="none" w:sz="0" w:space="0" w:color="auto"/>
          </w:divBdr>
        </w:div>
        <w:div w:id="699740681">
          <w:marLeft w:val="480"/>
          <w:marRight w:val="0"/>
          <w:marTop w:val="0"/>
          <w:marBottom w:val="0"/>
          <w:divBdr>
            <w:top w:val="none" w:sz="0" w:space="0" w:color="auto"/>
            <w:left w:val="none" w:sz="0" w:space="0" w:color="auto"/>
            <w:bottom w:val="none" w:sz="0" w:space="0" w:color="auto"/>
            <w:right w:val="none" w:sz="0" w:space="0" w:color="auto"/>
          </w:divBdr>
        </w:div>
        <w:div w:id="883710626">
          <w:marLeft w:val="480"/>
          <w:marRight w:val="0"/>
          <w:marTop w:val="0"/>
          <w:marBottom w:val="0"/>
          <w:divBdr>
            <w:top w:val="none" w:sz="0" w:space="0" w:color="auto"/>
            <w:left w:val="none" w:sz="0" w:space="0" w:color="auto"/>
            <w:bottom w:val="none" w:sz="0" w:space="0" w:color="auto"/>
            <w:right w:val="none" w:sz="0" w:space="0" w:color="auto"/>
          </w:divBdr>
        </w:div>
        <w:div w:id="913469851">
          <w:marLeft w:val="480"/>
          <w:marRight w:val="0"/>
          <w:marTop w:val="0"/>
          <w:marBottom w:val="0"/>
          <w:divBdr>
            <w:top w:val="none" w:sz="0" w:space="0" w:color="auto"/>
            <w:left w:val="none" w:sz="0" w:space="0" w:color="auto"/>
            <w:bottom w:val="none" w:sz="0" w:space="0" w:color="auto"/>
            <w:right w:val="none" w:sz="0" w:space="0" w:color="auto"/>
          </w:divBdr>
        </w:div>
        <w:div w:id="939530913">
          <w:marLeft w:val="480"/>
          <w:marRight w:val="0"/>
          <w:marTop w:val="0"/>
          <w:marBottom w:val="0"/>
          <w:divBdr>
            <w:top w:val="none" w:sz="0" w:space="0" w:color="auto"/>
            <w:left w:val="none" w:sz="0" w:space="0" w:color="auto"/>
            <w:bottom w:val="none" w:sz="0" w:space="0" w:color="auto"/>
            <w:right w:val="none" w:sz="0" w:space="0" w:color="auto"/>
          </w:divBdr>
        </w:div>
        <w:div w:id="977298017">
          <w:marLeft w:val="480"/>
          <w:marRight w:val="0"/>
          <w:marTop w:val="0"/>
          <w:marBottom w:val="0"/>
          <w:divBdr>
            <w:top w:val="none" w:sz="0" w:space="0" w:color="auto"/>
            <w:left w:val="none" w:sz="0" w:space="0" w:color="auto"/>
            <w:bottom w:val="none" w:sz="0" w:space="0" w:color="auto"/>
            <w:right w:val="none" w:sz="0" w:space="0" w:color="auto"/>
          </w:divBdr>
        </w:div>
        <w:div w:id="997880777">
          <w:marLeft w:val="480"/>
          <w:marRight w:val="0"/>
          <w:marTop w:val="0"/>
          <w:marBottom w:val="0"/>
          <w:divBdr>
            <w:top w:val="none" w:sz="0" w:space="0" w:color="auto"/>
            <w:left w:val="none" w:sz="0" w:space="0" w:color="auto"/>
            <w:bottom w:val="none" w:sz="0" w:space="0" w:color="auto"/>
            <w:right w:val="none" w:sz="0" w:space="0" w:color="auto"/>
          </w:divBdr>
        </w:div>
        <w:div w:id="1064137468">
          <w:marLeft w:val="480"/>
          <w:marRight w:val="0"/>
          <w:marTop w:val="0"/>
          <w:marBottom w:val="0"/>
          <w:divBdr>
            <w:top w:val="none" w:sz="0" w:space="0" w:color="auto"/>
            <w:left w:val="none" w:sz="0" w:space="0" w:color="auto"/>
            <w:bottom w:val="none" w:sz="0" w:space="0" w:color="auto"/>
            <w:right w:val="none" w:sz="0" w:space="0" w:color="auto"/>
          </w:divBdr>
        </w:div>
        <w:div w:id="1094741200">
          <w:marLeft w:val="480"/>
          <w:marRight w:val="0"/>
          <w:marTop w:val="0"/>
          <w:marBottom w:val="0"/>
          <w:divBdr>
            <w:top w:val="none" w:sz="0" w:space="0" w:color="auto"/>
            <w:left w:val="none" w:sz="0" w:space="0" w:color="auto"/>
            <w:bottom w:val="none" w:sz="0" w:space="0" w:color="auto"/>
            <w:right w:val="none" w:sz="0" w:space="0" w:color="auto"/>
          </w:divBdr>
        </w:div>
        <w:div w:id="1103111496">
          <w:marLeft w:val="480"/>
          <w:marRight w:val="0"/>
          <w:marTop w:val="0"/>
          <w:marBottom w:val="0"/>
          <w:divBdr>
            <w:top w:val="none" w:sz="0" w:space="0" w:color="auto"/>
            <w:left w:val="none" w:sz="0" w:space="0" w:color="auto"/>
            <w:bottom w:val="none" w:sz="0" w:space="0" w:color="auto"/>
            <w:right w:val="none" w:sz="0" w:space="0" w:color="auto"/>
          </w:divBdr>
        </w:div>
        <w:div w:id="1119958203">
          <w:marLeft w:val="480"/>
          <w:marRight w:val="0"/>
          <w:marTop w:val="0"/>
          <w:marBottom w:val="0"/>
          <w:divBdr>
            <w:top w:val="none" w:sz="0" w:space="0" w:color="auto"/>
            <w:left w:val="none" w:sz="0" w:space="0" w:color="auto"/>
            <w:bottom w:val="none" w:sz="0" w:space="0" w:color="auto"/>
            <w:right w:val="none" w:sz="0" w:space="0" w:color="auto"/>
          </w:divBdr>
        </w:div>
        <w:div w:id="1147818817">
          <w:marLeft w:val="480"/>
          <w:marRight w:val="0"/>
          <w:marTop w:val="0"/>
          <w:marBottom w:val="0"/>
          <w:divBdr>
            <w:top w:val="none" w:sz="0" w:space="0" w:color="auto"/>
            <w:left w:val="none" w:sz="0" w:space="0" w:color="auto"/>
            <w:bottom w:val="none" w:sz="0" w:space="0" w:color="auto"/>
            <w:right w:val="none" w:sz="0" w:space="0" w:color="auto"/>
          </w:divBdr>
        </w:div>
        <w:div w:id="1148858444">
          <w:marLeft w:val="480"/>
          <w:marRight w:val="0"/>
          <w:marTop w:val="0"/>
          <w:marBottom w:val="0"/>
          <w:divBdr>
            <w:top w:val="none" w:sz="0" w:space="0" w:color="auto"/>
            <w:left w:val="none" w:sz="0" w:space="0" w:color="auto"/>
            <w:bottom w:val="none" w:sz="0" w:space="0" w:color="auto"/>
            <w:right w:val="none" w:sz="0" w:space="0" w:color="auto"/>
          </w:divBdr>
        </w:div>
        <w:div w:id="1184587904">
          <w:marLeft w:val="480"/>
          <w:marRight w:val="0"/>
          <w:marTop w:val="0"/>
          <w:marBottom w:val="0"/>
          <w:divBdr>
            <w:top w:val="none" w:sz="0" w:space="0" w:color="auto"/>
            <w:left w:val="none" w:sz="0" w:space="0" w:color="auto"/>
            <w:bottom w:val="none" w:sz="0" w:space="0" w:color="auto"/>
            <w:right w:val="none" w:sz="0" w:space="0" w:color="auto"/>
          </w:divBdr>
        </w:div>
        <w:div w:id="1201282829">
          <w:marLeft w:val="480"/>
          <w:marRight w:val="0"/>
          <w:marTop w:val="0"/>
          <w:marBottom w:val="0"/>
          <w:divBdr>
            <w:top w:val="none" w:sz="0" w:space="0" w:color="auto"/>
            <w:left w:val="none" w:sz="0" w:space="0" w:color="auto"/>
            <w:bottom w:val="none" w:sz="0" w:space="0" w:color="auto"/>
            <w:right w:val="none" w:sz="0" w:space="0" w:color="auto"/>
          </w:divBdr>
        </w:div>
        <w:div w:id="1269393075">
          <w:marLeft w:val="480"/>
          <w:marRight w:val="0"/>
          <w:marTop w:val="0"/>
          <w:marBottom w:val="0"/>
          <w:divBdr>
            <w:top w:val="none" w:sz="0" w:space="0" w:color="auto"/>
            <w:left w:val="none" w:sz="0" w:space="0" w:color="auto"/>
            <w:bottom w:val="none" w:sz="0" w:space="0" w:color="auto"/>
            <w:right w:val="none" w:sz="0" w:space="0" w:color="auto"/>
          </w:divBdr>
        </w:div>
        <w:div w:id="1272392467">
          <w:marLeft w:val="480"/>
          <w:marRight w:val="0"/>
          <w:marTop w:val="0"/>
          <w:marBottom w:val="0"/>
          <w:divBdr>
            <w:top w:val="none" w:sz="0" w:space="0" w:color="auto"/>
            <w:left w:val="none" w:sz="0" w:space="0" w:color="auto"/>
            <w:bottom w:val="none" w:sz="0" w:space="0" w:color="auto"/>
            <w:right w:val="none" w:sz="0" w:space="0" w:color="auto"/>
          </w:divBdr>
        </w:div>
        <w:div w:id="1299412324">
          <w:marLeft w:val="480"/>
          <w:marRight w:val="0"/>
          <w:marTop w:val="0"/>
          <w:marBottom w:val="0"/>
          <w:divBdr>
            <w:top w:val="none" w:sz="0" w:space="0" w:color="auto"/>
            <w:left w:val="none" w:sz="0" w:space="0" w:color="auto"/>
            <w:bottom w:val="none" w:sz="0" w:space="0" w:color="auto"/>
            <w:right w:val="none" w:sz="0" w:space="0" w:color="auto"/>
          </w:divBdr>
        </w:div>
        <w:div w:id="1421875427">
          <w:marLeft w:val="480"/>
          <w:marRight w:val="0"/>
          <w:marTop w:val="0"/>
          <w:marBottom w:val="0"/>
          <w:divBdr>
            <w:top w:val="none" w:sz="0" w:space="0" w:color="auto"/>
            <w:left w:val="none" w:sz="0" w:space="0" w:color="auto"/>
            <w:bottom w:val="none" w:sz="0" w:space="0" w:color="auto"/>
            <w:right w:val="none" w:sz="0" w:space="0" w:color="auto"/>
          </w:divBdr>
        </w:div>
        <w:div w:id="1450200069">
          <w:marLeft w:val="480"/>
          <w:marRight w:val="0"/>
          <w:marTop w:val="0"/>
          <w:marBottom w:val="0"/>
          <w:divBdr>
            <w:top w:val="none" w:sz="0" w:space="0" w:color="auto"/>
            <w:left w:val="none" w:sz="0" w:space="0" w:color="auto"/>
            <w:bottom w:val="none" w:sz="0" w:space="0" w:color="auto"/>
            <w:right w:val="none" w:sz="0" w:space="0" w:color="auto"/>
          </w:divBdr>
        </w:div>
        <w:div w:id="1478036745">
          <w:marLeft w:val="480"/>
          <w:marRight w:val="0"/>
          <w:marTop w:val="0"/>
          <w:marBottom w:val="0"/>
          <w:divBdr>
            <w:top w:val="none" w:sz="0" w:space="0" w:color="auto"/>
            <w:left w:val="none" w:sz="0" w:space="0" w:color="auto"/>
            <w:bottom w:val="none" w:sz="0" w:space="0" w:color="auto"/>
            <w:right w:val="none" w:sz="0" w:space="0" w:color="auto"/>
          </w:divBdr>
        </w:div>
        <w:div w:id="1526598266">
          <w:marLeft w:val="480"/>
          <w:marRight w:val="0"/>
          <w:marTop w:val="0"/>
          <w:marBottom w:val="0"/>
          <w:divBdr>
            <w:top w:val="none" w:sz="0" w:space="0" w:color="auto"/>
            <w:left w:val="none" w:sz="0" w:space="0" w:color="auto"/>
            <w:bottom w:val="none" w:sz="0" w:space="0" w:color="auto"/>
            <w:right w:val="none" w:sz="0" w:space="0" w:color="auto"/>
          </w:divBdr>
        </w:div>
        <w:div w:id="1558861084">
          <w:marLeft w:val="480"/>
          <w:marRight w:val="0"/>
          <w:marTop w:val="0"/>
          <w:marBottom w:val="0"/>
          <w:divBdr>
            <w:top w:val="none" w:sz="0" w:space="0" w:color="auto"/>
            <w:left w:val="none" w:sz="0" w:space="0" w:color="auto"/>
            <w:bottom w:val="none" w:sz="0" w:space="0" w:color="auto"/>
            <w:right w:val="none" w:sz="0" w:space="0" w:color="auto"/>
          </w:divBdr>
        </w:div>
        <w:div w:id="1573730922">
          <w:marLeft w:val="480"/>
          <w:marRight w:val="0"/>
          <w:marTop w:val="0"/>
          <w:marBottom w:val="0"/>
          <w:divBdr>
            <w:top w:val="none" w:sz="0" w:space="0" w:color="auto"/>
            <w:left w:val="none" w:sz="0" w:space="0" w:color="auto"/>
            <w:bottom w:val="none" w:sz="0" w:space="0" w:color="auto"/>
            <w:right w:val="none" w:sz="0" w:space="0" w:color="auto"/>
          </w:divBdr>
        </w:div>
        <w:div w:id="1717579679">
          <w:marLeft w:val="480"/>
          <w:marRight w:val="0"/>
          <w:marTop w:val="0"/>
          <w:marBottom w:val="0"/>
          <w:divBdr>
            <w:top w:val="none" w:sz="0" w:space="0" w:color="auto"/>
            <w:left w:val="none" w:sz="0" w:space="0" w:color="auto"/>
            <w:bottom w:val="none" w:sz="0" w:space="0" w:color="auto"/>
            <w:right w:val="none" w:sz="0" w:space="0" w:color="auto"/>
          </w:divBdr>
        </w:div>
        <w:div w:id="1760329452">
          <w:marLeft w:val="480"/>
          <w:marRight w:val="0"/>
          <w:marTop w:val="0"/>
          <w:marBottom w:val="0"/>
          <w:divBdr>
            <w:top w:val="none" w:sz="0" w:space="0" w:color="auto"/>
            <w:left w:val="none" w:sz="0" w:space="0" w:color="auto"/>
            <w:bottom w:val="none" w:sz="0" w:space="0" w:color="auto"/>
            <w:right w:val="none" w:sz="0" w:space="0" w:color="auto"/>
          </w:divBdr>
        </w:div>
        <w:div w:id="1772360933">
          <w:marLeft w:val="480"/>
          <w:marRight w:val="0"/>
          <w:marTop w:val="0"/>
          <w:marBottom w:val="0"/>
          <w:divBdr>
            <w:top w:val="none" w:sz="0" w:space="0" w:color="auto"/>
            <w:left w:val="none" w:sz="0" w:space="0" w:color="auto"/>
            <w:bottom w:val="none" w:sz="0" w:space="0" w:color="auto"/>
            <w:right w:val="none" w:sz="0" w:space="0" w:color="auto"/>
          </w:divBdr>
        </w:div>
        <w:div w:id="1792506493">
          <w:marLeft w:val="480"/>
          <w:marRight w:val="0"/>
          <w:marTop w:val="0"/>
          <w:marBottom w:val="0"/>
          <w:divBdr>
            <w:top w:val="none" w:sz="0" w:space="0" w:color="auto"/>
            <w:left w:val="none" w:sz="0" w:space="0" w:color="auto"/>
            <w:bottom w:val="none" w:sz="0" w:space="0" w:color="auto"/>
            <w:right w:val="none" w:sz="0" w:space="0" w:color="auto"/>
          </w:divBdr>
        </w:div>
        <w:div w:id="1828130460">
          <w:marLeft w:val="480"/>
          <w:marRight w:val="0"/>
          <w:marTop w:val="0"/>
          <w:marBottom w:val="0"/>
          <w:divBdr>
            <w:top w:val="none" w:sz="0" w:space="0" w:color="auto"/>
            <w:left w:val="none" w:sz="0" w:space="0" w:color="auto"/>
            <w:bottom w:val="none" w:sz="0" w:space="0" w:color="auto"/>
            <w:right w:val="none" w:sz="0" w:space="0" w:color="auto"/>
          </w:divBdr>
        </w:div>
        <w:div w:id="1834444533">
          <w:marLeft w:val="480"/>
          <w:marRight w:val="0"/>
          <w:marTop w:val="0"/>
          <w:marBottom w:val="0"/>
          <w:divBdr>
            <w:top w:val="none" w:sz="0" w:space="0" w:color="auto"/>
            <w:left w:val="none" w:sz="0" w:space="0" w:color="auto"/>
            <w:bottom w:val="none" w:sz="0" w:space="0" w:color="auto"/>
            <w:right w:val="none" w:sz="0" w:space="0" w:color="auto"/>
          </w:divBdr>
        </w:div>
        <w:div w:id="1860971043">
          <w:marLeft w:val="480"/>
          <w:marRight w:val="0"/>
          <w:marTop w:val="0"/>
          <w:marBottom w:val="0"/>
          <w:divBdr>
            <w:top w:val="none" w:sz="0" w:space="0" w:color="auto"/>
            <w:left w:val="none" w:sz="0" w:space="0" w:color="auto"/>
            <w:bottom w:val="none" w:sz="0" w:space="0" w:color="auto"/>
            <w:right w:val="none" w:sz="0" w:space="0" w:color="auto"/>
          </w:divBdr>
        </w:div>
        <w:div w:id="1935939033">
          <w:marLeft w:val="480"/>
          <w:marRight w:val="0"/>
          <w:marTop w:val="0"/>
          <w:marBottom w:val="0"/>
          <w:divBdr>
            <w:top w:val="none" w:sz="0" w:space="0" w:color="auto"/>
            <w:left w:val="none" w:sz="0" w:space="0" w:color="auto"/>
            <w:bottom w:val="none" w:sz="0" w:space="0" w:color="auto"/>
            <w:right w:val="none" w:sz="0" w:space="0" w:color="auto"/>
          </w:divBdr>
        </w:div>
        <w:div w:id="1945116785">
          <w:marLeft w:val="480"/>
          <w:marRight w:val="0"/>
          <w:marTop w:val="0"/>
          <w:marBottom w:val="0"/>
          <w:divBdr>
            <w:top w:val="none" w:sz="0" w:space="0" w:color="auto"/>
            <w:left w:val="none" w:sz="0" w:space="0" w:color="auto"/>
            <w:bottom w:val="none" w:sz="0" w:space="0" w:color="auto"/>
            <w:right w:val="none" w:sz="0" w:space="0" w:color="auto"/>
          </w:divBdr>
        </w:div>
        <w:div w:id="2028632402">
          <w:marLeft w:val="480"/>
          <w:marRight w:val="0"/>
          <w:marTop w:val="0"/>
          <w:marBottom w:val="0"/>
          <w:divBdr>
            <w:top w:val="none" w:sz="0" w:space="0" w:color="auto"/>
            <w:left w:val="none" w:sz="0" w:space="0" w:color="auto"/>
            <w:bottom w:val="none" w:sz="0" w:space="0" w:color="auto"/>
            <w:right w:val="none" w:sz="0" w:space="0" w:color="auto"/>
          </w:divBdr>
        </w:div>
        <w:div w:id="2051956231">
          <w:marLeft w:val="480"/>
          <w:marRight w:val="0"/>
          <w:marTop w:val="0"/>
          <w:marBottom w:val="0"/>
          <w:divBdr>
            <w:top w:val="none" w:sz="0" w:space="0" w:color="auto"/>
            <w:left w:val="none" w:sz="0" w:space="0" w:color="auto"/>
            <w:bottom w:val="none" w:sz="0" w:space="0" w:color="auto"/>
            <w:right w:val="none" w:sz="0" w:space="0" w:color="auto"/>
          </w:divBdr>
        </w:div>
        <w:div w:id="2055346594">
          <w:marLeft w:val="480"/>
          <w:marRight w:val="0"/>
          <w:marTop w:val="0"/>
          <w:marBottom w:val="0"/>
          <w:divBdr>
            <w:top w:val="none" w:sz="0" w:space="0" w:color="auto"/>
            <w:left w:val="none" w:sz="0" w:space="0" w:color="auto"/>
            <w:bottom w:val="none" w:sz="0" w:space="0" w:color="auto"/>
            <w:right w:val="none" w:sz="0" w:space="0" w:color="auto"/>
          </w:divBdr>
        </w:div>
        <w:div w:id="2089812500">
          <w:marLeft w:val="480"/>
          <w:marRight w:val="0"/>
          <w:marTop w:val="0"/>
          <w:marBottom w:val="0"/>
          <w:divBdr>
            <w:top w:val="none" w:sz="0" w:space="0" w:color="auto"/>
            <w:left w:val="none" w:sz="0" w:space="0" w:color="auto"/>
            <w:bottom w:val="none" w:sz="0" w:space="0" w:color="auto"/>
            <w:right w:val="none" w:sz="0" w:space="0" w:color="auto"/>
          </w:divBdr>
        </w:div>
        <w:div w:id="2101370631">
          <w:marLeft w:val="480"/>
          <w:marRight w:val="0"/>
          <w:marTop w:val="0"/>
          <w:marBottom w:val="0"/>
          <w:divBdr>
            <w:top w:val="none" w:sz="0" w:space="0" w:color="auto"/>
            <w:left w:val="none" w:sz="0" w:space="0" w:color="auto"/>
            <w:bottom w:val="none" w:sz="0" w:space="0" w:color="auto"/>
            <w:right w:val="none" w:sz="0" w:space="0" w:color="auto"/>
          </w:divBdr>
        </w:div>
      </w:divsChild>
    </w:div>
    <w:div w:id="1784612211">
      <w:marLeft w:val="640"/>
      <w:marRight w:val="0"/>
      <w:marTop w:val="0"/>
      <w:marBottom w:val="0"/>
      <w:divBdr>
        <w:top w:val="none" w:sz="0" w:space="0" w:color="auto"/>
        <w:left w:val="none" w:sz="0" w:space="0" w:color="auto"/>
        <w:bottom w:val="none" w:sz="0" w:space="0" w:color="auto"/>
        <w:right w:val="none" w:sz="0" w:space="0" w:color="auto"/>
      </w:divBdr>
    </w:div>
    <w:div w:id="1785077707">
      <w:marLeft w:val="640"/>
      <w:marRight w:val="0"/>
      <w:marTop w:val="0"/>
      <w:marBottom w:val="0"/>
      <w:divBdr>
        <w:top w:val="none" w:sz="0" w:space="0" w:color="auto"/>
        <w:left w:val="none" w:sz="0" w:space="0" w:color="auto"/>
        <w:bottom w:val="none" w:sz="0" w:space="0" w:color="auto"/>
        <w:right w:val="none" w:sz="0" w:space="0" w:color="auto"/>
      </w:divBdr>
    </w:div>
    <w:div w:id="1786076359">
      <w:marLeft w:val="480"/>
      <w:marRight w:val="0"/>
      <w:marTop w:val="0"/>
      <w:marBottom w:val="0"/>
      <w:divBdr>
        <w:top w:val="none" w:sz="0" w:space="0" w:color="auto"/>
        <w:left w:val="none" w:sz="0" w:space="0" w:color="auto"/>
        <w:bottom w:val="none" w:sz="0" w:space="0" w:color="auto"/>
        <w:right w:val="none" w:sz="0" w:space="0" w:color="auto"/>
      </w:divBdr>
    </w:div>
    <w:div w:id="1786197405">
      <w:marLeft w:val="480"/>
      <w:marRight w:val="0"/>
      <w:marTop w:val="0"/>
      <w:marBottom w:val="0"/>
      <w:divBdr>
        <w:top w:val="none" w:sz="0" w:space="0" w:color="auto"/>
        <w:left w:val="none" w:sz="0" w:space="0" w:color="auto"/>
        <w:bottom w:val="none" w:sz="0" w:space="0" w:color="auto"/>
        <w:right w:val="none" w:sz="0" w:space="0" w:color="auto"/>
      </w:divBdr>
    </w:div>
    <w:div w:id="1786344768">
      <w:marLeft w:val="640"/>
      <w:marRight w:val="0"/>
      <w:marTop w:val="0"/>
      <w:marBottom w:val="0"/>
      <w:divBdr>
        <w:top w:val="none" w:sz="0" w:space="0" w:color="auto"/>
        <w:left w:val="none" w:sz="0" w:space="0" w:color="auto"/>
        <w:bottom w:val="none" w:sz="0" w:space="0" w:color="auto"/>
        <w:right w:val="none" w:sz="0" w:space="0" w:color="auto"/>
      </w:divBdr>
    </w:div>
    <w:div w:id="1786346119">
      <w:marLeft w:val="640"/>
      <w:marRight w:val="0"/>
      <w:marTop w:val="0"/>
      <w:marBottom w:val="0"/>
      <w:divBdr>
        <w:top w:val="none" w:sz="0" w:space="0" w:color="auto"/>
        <w:left w:val="none" w:sz="0" w:space="0" w:color="auto"/>
        <w:bottom w:val="none" w:sz="0" w:space="0" w:color="auto"/>
        <w:right w:val="none" w:sz="0" w:space="0" w:color="auto"/>
      </w:divBdr>
    </w:div>
    <w:div w:id="1786536275">
      <w:marLeft w:val="640"/>
      <w:marRight w:val="0"/>
      <w:marTop w:val="0"/>
      <w:marBottom w:val="0"/>
      <w:divBdr>
        <w:top w:val="none" w:sz="0" w:space="0" w:color="auto"/>
        <w:left w:val="none" w:sz="0" w:space="0" w:color="auto"/>
        <w:bottom w:val="none" w:sz="0" w:space="0" w:color="auto"/>
        <w:right w:val="none" w:sz="0" w:space="0" w:color="auto"/>
      </w:divBdr>
    </w:div>
    <w:div w:id="1787850550">
      <w:marLeft w:val="640"/>
      <w:marRight w:val="0"/>
      <w:marTop w:val="0"/>
      <w:marBottom w:val="0"/>
      <w:divBdr>
        <w:top w:val="none" w:sz="0" w:space="0" w:color="auto"/>
        <w:left w:val="none" w:sz="0" w:space="0" w:color="auto"/>
        <w:bottom w:val="none" w:sz="0" w:space="0" w:color="auto"/>
        <w:right w:val="none" w:sz="0" w:space="0" w:color="auto"/>
      </w:divBdr>
    </w:div>
    <w:div w:id="1788431449">
      <w:marLeft w:val="640"/>
      <w:marRight w:val="0"/>
      <w:marTop w:val="0"/>
      <w:marBottom w:val="0"/>
      <w:divBdr>
        <w:top w:val="none" w:sz="0" w:space="0" w:color="auto"/>
        <w:left w:val="none" w:sz="0" w:space="0" w:color="auto"/>
        <w:bottom w:val="none" w:sz="0" w:space="0" w:color="auto"/>
        <w:right w:val="none" w:sz="0" w:space="0" w:color="auto"/>
      </w:divBdr>
    </w:div>
    <w:div w:id="1788624091">
      <w:marLeft w:val="640"/>
      <w:marRight w:val="0"/>
      <w:marTop w:val="0"/>
      <w:marBottom w:val="0"/>
      <w:divBdr>
        <w:top w:val="none" w:sz="0" w:space="0" w:color="auto"/>
        <w:left w:val="none" w:sz="0" w:space="0" w:color="auto"/>
        <w:bottom w:val="none" w:sz="0" w:space="0" w:color="auto"/>
        <w:right w:val="none" w:sz="0" w:space="0" w:color="auto"/>
      </w:divBdr>
    </w:div>
    <w:div w:id="1788769030">
      <w:marLeft w:val="640"/>
      <w:marRight w:val="0"/>
      <w:marTop w:val="0"/>
      <w:marBottom w:val="0"/>
      <w:divBdr>
        <w:top w:val="none" w:sz="0" w:space="0" w:color="auto"/>
        <w:left w:val="none" w:sz="0" w:space="0" w:color="auto"/>
        <w:bottom w:val="none" w:sz="0" w:space="0" w:color="auto"/>
        <w:right w:val="none" w:sz="0" w:space="0" w:color="auto"/>
      </w:divBdr>
    </w:div>
    <w:div w:id="1788814163">
      <w:marLeft w:val="640"/>
      <w:marRight w:val="0"/>
      <w:marTop w:val="0"/>
      <w:marBottom w:val="0"/>
      <w:divBdr>
        <w:top w:val="none" w:sz="0" w:space="0" w:color="auto"/>
        <w:left w:val="none" w:sz="0" w:space="0" w:color="auto"/>
        <w:bottom w:val="none" w:sz="0" w:space="0" w:color="auto"/>
        <w:right w:val="none" w:sz="0" w:space="0" w:color="auto"/>
      </w:divBdr>
    </w:div>
    <w:div w:id="1789005884">
      <w:bodyDiv w:val="1"/>
      <w:marLeft w:val="0"/>
      <w:marRight w:val="0"/>
      <w:marTop w:val="0"/>
      <w:marBottom w:val="0"/>
      <w:divBdr>
        <w:top w:val="none" w:sz="0" w:space="0" w:color="auto"/>
        <w:left w:val="none" w:sz="0" w:space="0" w:color="auto"/>
        <w:bottom w:val="none" w:sz="0" w:space="0" w:color="auto"/>
        <w:right w:val="none" w:sz="0" w:space="0" w:color="auto"/>
      </w:divBdr>
    </w:div>
    <w:div w:id="1789660147">
      <w:marLeft w:val="640"/>
      <w:marRight w:val="0"/>
      <w:marTop w:val="0"/>
      <w:marBottom w:val="0"/>
      <w:divBdr>
        <w:top w:val="none" w:sz="0" w:space="0" w:color="auto"/>
        <w:left w:val="none" w:sz="0" w:space="0" w:color="auto"/>
        <w:bottom w:val="none" w:sz="0" w:space="0" w:color="auto"/>
        <w:right w:val="none" w:sz="0" w:space="0" w:color="auto"/>
      </w:divBdr>
    </w:div>
    <w:div w:id="1789928643">
      <w:marLeft w:val="640"/>
      <w:marRight w:val="0"/>
      <w:marTop w:val="0"/>
      <w:marBottom w:val="0"/>
      <w:divBdr>
        <w:top w:val="none" w:sz="0" w:space="0" w:color="auto"/>
        <w:left w:val="none" w:sz="0" w:space="0" w:color="auto"/>
        <w:bottom w:val="none" w:sz="0" w:space="0" w:color="auto"/>
        <w:right w:val="none" w:sz="0" w:space="0" w:color="auto"/>
      </w:divBdr>
    </w:div>
    <w:div w:id="1790321959">
      <w:marLeft w:val="640"/>
      <w:marRight w:val="0"/>
      <w:marTop w:val="0"/>
      <w:marBottom w:val="0"/>
      <w:divBdr>
        <w:top w:val="none" w:sz="0" w:space="0" w:color="auto"/>
        <w:left w:val="none" w:sz="0" w:space="0" w:color="auto"/>
        <w:bottom w:val="none" w:sz="0" w:space="0" w:color="auto"/>
        <w:right w:val="none" w:sz="0" w:space="0" w:color="auto"/>
      </w:divBdr>
    </w:div>
    <w:div w:id="1790397231">
      <w:bodyDiv w:val="1"/>
      <w:marLeft w:val="0"/>
      <w:marRight w:val="0"/>
      <w:marTop w:val="0"/>
      <w:marBottom w:val="0"/>
      <w:divBdr>
        <w:top w:val="none" w:sz="0" w:space="0" w:color="auto"/>
        <w:left w:val="none" w:sz="0" w:space="0" w:color="auto"/>
        <w:bottom w:val="none" w:sz="0" w:space="0" w:color="auto"/>
        <w:right w:val="none" w:sz="0" w:space="0" w:color="auto"/>
      </w:divBdr>
    </w:div>
    <w:div w:id="1790510583">
      <w:marLeft w:val="640"/>
      <w:marRight w:val="0"/>
      <w:marTop w:val="0"/>
      <w:marBottom w:val="0"/>
      <w:divBdr>
        <w:top w:val="none" w:sz="0" w:space="0" w:color="auto"/>
        <w:left w:val="none" w:sz="0" w:space="0" w:color="auto"/>
        <w:bottom w:val="none" w:sz="0" w:space="0" w:color="auto"/>
        <w:right w:val="none" w:sz="0" w:space="0" w:color="auto"/>
      </w:divBdr>
    </w:div>
    <w:div w:id="1790933114">
      <w:marLeft w:val="640"/>
      <w:marRight w:val="0"/>
      <w:marTop w:val="0"/>
      <w:marBottom w:val="0"/>
      <w:divBdr>
        <w:top w:val="none" w:sz="0" w:space="0" w:color="auto"/>
        <w:left w:val="none" w:sz="0" w:space="0" w:color="auto"/>
        <w:bottom w:val="none" w:sz="0" w:space="0" w:color="auto"/>
        <w:right w:val="none" w:sz="0" w:space="0" w:color="auto"/>
      </w:divBdr>
    </w:div>
    <w:div w:id="1791126176">
      <w:marLeft w:val="640"/>
      <w:marRight w:val="0"/>
      <w:marTop w:val="0"/>
      <w:marBottom w:val="0"/>
      <w:divBdr>
        <w:top w:val="none" w:sz="0" w:space="0" w:color="auto"/>
        <w:left w:val="none" w:sz="0" w:space="0" w:color="auto"/>
        <w:bottom w:val="none" w:sz="0" w:space="0" w:color="auto"/>
        <w:right w:val="none" w:sz="0" w:space="0" w:color="auto"/>
      </w:divBdr>
    </w:div>
    <w:div w:id="1791169585">
      <w:bodyDiv w:val="1"/>
      <w:marLeft w:val="0"/>
      <w:marRight w:val="0"/>
      <w:marTop w:val="0"/>
      <w:marBottom w:val="0"/>
      <w:divBdr>
        <w:top w:val="none" w:sz="0" w:space="0" w:color="auto"/>
        <w:left w:val="none" w:sz="0" w:space="0" w:color="auto"/>
        <w:bottom w:val="none" w:sz="0" w:space="0" w:color="auto"/>
        <w:right w:val="none" w:sz="0" w:space="0" w:color="auto"/>
      </w:divBdr>
      <w:divsChild>
        <w:div w:id="9720914">
          <w:marLeft w:val="480"/>
          <w:marRight w:val="0"/>
          <w:marTop w:val="0"/>
          <w:marBottom w:val="0"/>
          <w:divBdr>
            <w:top w:val="none" w:sz="0" w:space="0" w:color="auto"/>
            <w:left w:val="none" w:sz="0" w:space="0" w:color="auto"/>
            <w:bottom w:val="none" w:sz="0" w:space="0" w:color="auto"/>
            <w:right w:val="none" w:sz="0" w:space="0" w:color="auto"/>
          </w:divBdr>
        </w:div>
        <w:div w:id="17512836">
          <w:marLeft w:val="480"/>
          <w:marRight w:val="0"/>
          <w:marTop w:val="0"/>
          <w:marBottom w:val="0"/>
          <w:divBdr>
            <w:top w:val="none" w:sz="0" w:space="0" w:color="auto"/>
            <w:left w:val="none" w:sz="0" w:space="0" w:color="auto"/>
            <w:bottom w:val="none" w:sz="0" w:space="0" w:color="auto"/>
            <w:right w:val="none" w:sz="0" w:space="0" w:color="auto"/>
          </w:divBdr>
        </w:div>
        <w:div w:id="20715765">
          <w:marLeft w:val="480"/>
          <w:marRight w:val="0"/>
          <w:marTop w:val="0"/>
          <w:marBottom w:val="0"/>
          <w:divBdr>
            <w:top w:val="none" w:sz="0" w:space="0" w:color="auto"/>
            <w:left w:val="none" w:sz="0" w:space="0" w:color="auto"/>
            <w:bottom w:val="none" w:sz="0" w:space="0" w:color="auto"/>
            <w:right w:val="none" w:sz="0" w:space="0" w:color="auto"/>
          </w:divBdr>
        </w:div>
        <w:div w:id="40597717">
          <w:marLeft w:val="480"/>
          <w:marRight w:val="0"/>
          <w:marTop w:val="0"/>
          <w:marBottom w:val="0"/>
          <w:divBdr>
            <w:top w:val="none" w:sz="0" w:space="0" w:color="auto"/>
            <w:left w:val="none" w:sz="0" w:space="0" w:color="auto"/>
            <w:bottom w:val="none" w:sz="0" w:space="0" w:color="auto"/>
            <w:right w:val="none" w:sz="0" w:space="0" w:color="auto"/>
          </w:divBdr>
        </w:div>
        <w:div w:id="71238782">
          <w:marLeft w:val="480"/>
          <w:marRight w:val="0"/>
          <w:marTop w:val="0"/>
          <w:marBottom w:val="0"/>
          <w:divBdr>
            <w:top w:val="none" w:sz="0" w:space="0" w:color="auto"/>
            <w:left w:val="none" w:sz="0" w:space="0" w:color="auto"/>
            <w:bottom w:val="none" w:sz="0" w:space="0" w:color="auto"/>
            <w:right w:val="none" w:sz="0" w:space="0" w:color="auto"/>
          </w:divBdr>
        </w:div>
        <w:div w:id="122046353">
          <w:marLeft w:val="480"/>
          <w:marRight w:val="0"/>
          <w:marTop w:val="0"/>
          <w:marBottom w:val="0"/>
          <w:divBdr>
            <w:top w:val="none" w:sz="0" w:space="0" w:color="auto"/>
            <w:left w:val="none" w:sz="0" w:space="0" w:color="auto"/>
            <w:bottom w:val="none" w:sz="0" w:space="0" w:color="auto"/>
            <w:right w:val="none" w:sz="0" w:space="0" w:color="auto"/>
          </w:divBdr>
        </w:div>
        <w:div w:id="135538514">
          <w:marLeft w:val="480"/>
          <w:marRight w:val="0"/>
          <w:marTop w:val="0"/>
          <w:marBottom w:val="0"/>
          <w:divBdr>
            <w:top w:val="none" w:sz="0" w:space="0" w:color="auto"/>
            <w:left w:val="none" w:sz="0" w:space="0" w:color="auto"/>
            <w:bottom w:val="none" w:sz="0" w:space="0" w:color="auto"/>
            <w:right w:val="none" w:sz="0" w:space="0" w:color="auto"/>
          </w:divBdr>
        </w:div>
        <w:div w:id="182980726">
          <w:marLeft w:val="480"/>
          <w:marRight w:val="0"/>
          <w:marTop w:val="0"/>
          <w:marBottom w:val="0"/>
          <w:divBdr>
            <w:top w:val="none" w:sz="0" w:space="0" w:color="auto"/>
            <w:left w:val="none" w:sz="0" w:space="0" w:color="auto"/>
            <w:bottom w:val="none" w:sz="0" w:space="0" w:color="auto"/>
            <w:right w:val="none" w:sz="0" w:space="0" w:color="auto"/>
          </w:divBdr>
        </w:div>
        <w:div w:id="289943399">
          <w:marLeft w:val="480"/>
          <w:marRight w:val="0"/>
          <w:marTop w:val="0"/>
          <w:marBottom w:val="0"/>
          <w:divBdr>
            <w:top w:val="none" w:sz="0" w:space="0" w:color="auto"/>
            <w:left w:val="none" w:sz="0" w:space="0" w:color="auto"/>
            <w:bottom w:val="none" w:sz="0" w:space="0" w:color="auto"/>
            <w:right w:val="none" w:sz="0" w:space="0" w:color="auto"/>
          </w:divBdr>
        </w:div>
        <w:div w:id="342241210">
          <w:marLeft w:val="480"/>
          <w:marRight w:val="0"/>
          <w:marTop w:val="0"/>
          <w:marBottom w:val="0"/>
          <w:divBdr>
            <w:top w:val="none" w:sz="0" w:space="0" w:color="auto"/>
            <w:left w:val="none" w:sz="0" w:space="0" w:color="auto"/>
            <w:bottom w:val="none" w:sz="0" w:space="0" w:color="auto"/>
            <w:right w:val="none" w:sz="0" w:space="0" w:color="auto"/>
          </w:divBdr>
        </w:div>
        <w:div w:id="351339906">
          <w:marLeft w:val="480"/>
          <w:marRight w:val="0"/>
          <w:marTop w:val="0"/>
          <w:marBottom w:val="0"/>
          <w:divBdr>
            <w:top w:val="none" w:sz="0" w:space="0" w:color="auto"/>
            <w:left w:val="none" w:sz="0" w:space="0" w:color="auto"/>
            <w:bottom w:val="none" w:sz="0" w:space="0" w:color="auto"/>
            <w:right w:val="none" w:sz="0" w:space="0" w:color="auto"/>
          </w:divBdr>
        </w:div>
        <w:div w:id="352995039">
          <w:marLeft w:val="480"/>
          <w:marRight w:val="0"/>
          <w:marTop w:val="0"/>
          <w:marBottom w:val="0"/>
          <w:divBdr>
            <w:top w:val="none" w:sz="0" w:space="0" w:color="auto"/>
            <w:left w:val="none" w:sz="0" w:space="0" w:color="auto"/>
            <w:bottom w:val="none" w:sz="0" w:space="0" w:color="auto"/>
            <w:right w:val="none" w:sz="0" w:space="0" w:color="auto"/>
          </w:divBdr>
        </w:div>
        <w:div w:id="367150821">
          <w:marLeft w:val="480"/>
          <w:marRight w:val="0"/>
          <w:marTop w:val="0"/>
          <w:marBottom w:val="0"/>
          <w:divBdr>
            <w:top w:val="none" w:sz="0" w:space="0" w:color="auto"/>
            <w:left w:val="none" w:sz="0" w:space="0" w:color="auto"/>
            <w:bottom w:val="none" w:sz="0" w:space="0" w:color="auto"/>
            <w:right w:val="none" w:sz="0" w:space="0" w:color="auto"/>
          </w:divBdr>
        </w:div>
        <w:div w:id="377896401">
          <w:marLeft w:val="480"/>
          <w:marRight w:val="0"/>
          <w:marTop w:val="0"/>
          <w:marBottom w:val="0"/>
          <w:divBdr>
            <w:top w:val="none" w:sz="0" w:space="0" w:color="auto"/>
            <w:left w:val="none" w:sz="0" w:space="0" w:color="auto"/>
            <w:bottom w:val="none" w:sz="0" w:space="0" w:color="auto"/>
            <w:right w:val="none" w:sz="0" w:space="0" w:color="auto"/>
          </w:divBdr>
        </w:div>
        <w:div w:id="381174677">
          <w:marLeft w:val="480"/>
          <w:marRight w:val="0"/>
          <w:marTop w:val="0"/>
          <w:marBottom w:val="0"/>
          <w:divBdr>
            <w:top w:val="none" w:sz="0" w:space="0" w:color="auto"/>
            <w:left w:val="none" w:sz="0" w:space="0" w:color="auto"/>
            <w:bottom w:val="none" w:sz="0" w:space="0" w:color="auto"/>
            <w:right w:val="none" w:sz="0" w:space="0" w:color="auto"/>
          </w:divBdr>
        </w:div>
        <w:div w:id="393896484">
          <w:marLeft w:val="480"/>
          <w:marRight w:val="0"/>
          <w:marTop w:val="0"/>
          <w:marBottom w:val="0"/>
          <w:divBdr>
            <w:top w:val="none" w:sz="0" w:space="0" w:color="auto"/>
            <w:left w:val="none" w:sz="0" w:space="0" w:color="auto"/>
            <w:bottom w:val="none" w:sz="0" w:space="0" w:color="auto"/>
            <w:right w:val="none" w:sz="0" w:space="0" w:color="auto"/>
          </w:divBdr>
        </w:div>
        <w:div w:id="449129002">
          <w:marLeft w:val="480"/>
          <w:marRight w:val="0"/>
          <w:marTop w:val="0"/>
          <w:marBottom w:val="0"/>
          <w:divBdr>
            <w:top w:val="none" w:sz="0" w:space="0" w:color="auto"/>
            <w:left w:val="none" w:sz="0" w:space="0" w:color="auto"/>
            <w:bottom w:val="none" w:sz="0" w:space="0" w:color="auto"/>
            <w:right w:val="none" w:sz="0" w:space="0" w:color="auto"/>
          </w:divBdr>
        </w:div>
        <w:div w:id="503280225">
          <w:marLeft w:val="480"/>
          <w:marRight w:val="0"/>
          <w:marTop w:val="0"/>
          <w:marBottom w:val="0"/>
          <w:divBdr>
            <w:top w:val="none" w:sz="0" w:space="0" w:color="auto"/>
            <w:left w:val="none" w:sz="0" w:space="0" w:color="auto"/>
            <w:bottom w:val="none" w:sz="0" w:space="0" w:color="auto"/>
            <w:right w:val="none" w:sz="0" w:space="0" w:color="auto"/>
          </w:divBdr>
        </w:div>
        <w:div w:id="531840027">
          <w:marLeft w:val="480"/>
          <w:marRight w:val="0"/>
          <w:marTop w:val="0"/>
          <w:marBottom w:val="0"/>
          <w:divBdr>
            <w:top w:val="none" w:sz="0" w:space="0" w:color="auto"/>
            <w:left w:val="none" w:sz="0" w:space="0" w:color="auto"/>
            <w:bottom w:val="none" w:sz="0" w:space="0" w:color="auto"/>
            <w:right w:val="none" w:sz="0" w:space="0" w:color="auto"/>
          </w:divBdr>
        </w:div>
        <w:div w:id="544171821">
          <w:marLeft w:val="480"/>
          <w:marRight w:val="0"/>
          <w:marTop w:val="0"/>
          <w:marBottom w:val="0"/>
          <w:divBdr>
            <w:top w:val="none" w:sz="0" w:space="0" w:color="auto"/>
            <w:left w:val="none" w:sz="0" w:space="0" w:color="auto"/>
            <w:bottom w:val="none" w:sz="0" w:space="0" w:color="auto"/>
            <w:right w:val="none" w:sz="0" w:space="0" w:color="auto"/>
          </w:divBdr>
        </w:div>
        <w:div w:id="545483405">
          <w:marLeft w:val="480"/>
          <w:marRight w:val="0"/>
          <w:marTop w:val="0"/>
          <w:marBottom w:val="0"/>
          <w:divBdr>
            <w:top w:val="none" w:sz="0" w:space="0" w:color="auto"/>
            <w:left w:val="none" w:sz="0" w:space="0" w:color="auto"/>
            <w:bottom w:val="none" w:sz="0" w:space="0" w:color="auto"/>
            <w:right w:val="none" w:sz="0" w:space="0" w:color="auto"/>
          </w:divBdr>
        </w:div>
        <w:div w:id="604657878">
          <w:marLeft w:val="480"/>
          <w:marRight w:val="0"/>
          <w:marTop w:val="0"/>
          <w:marBottom w:val="0"/>
          <w:divBdr>
            <w:top w:val="none" w:sz="0" w:space="0" w:color="auto"/>
            <w:left w:val="none" w:sz="0" w:space="0" w:color="auto"/>
            <w:bottom w:val="none" w:sz="0" w:space="0" w:color="auto"/>
            <w:right w:val="none" w:sz="0" w:space="0" w:color="auto"/>
          </w:divBdr>
        </w:div>
        <w:div w:id="633409207">
          <w:marLeft w:val="480"/>
          <w:marRight w:val="0"/>
          <w:marTop w:val="0"/>
          <w:marBottom w:val="0"/>
          <w:divBdr>
            <w:top w:val="none" w:sz="0" w:space="0" w:color="auto"/>
            <w:left w:val="none" w:sz="0" w:space="0" w:color="auto"/>
            <w:bottom w:val="none" w:sz="0" w:space="0" w:color="auto"/>
            <w:right w:val="none" w:sz="0" w:space="0" w:color="auto"/>
          </w:divBdr>
        </w:div>
        <w:div w:id="661785365">
          <w:marLeft w:val="480"/>
          <w:marRight w:val="0"/>
          <w:marTop w:val="0"/>
          <w:marBottom w:val="0"/>
          <w:divBdr>
            <w:top w:val="none" w:sz="0" w:space="0" w:color="auto"/>
            <w:left w:val="none" w:sz="0" w:space="0" w:color="auto"/>
            <w:bottom w:val="none" w:sz="0" w:space="0" w:color="auto"/>
            <w:right w:val="none" w:sz="0" w:space="0" w:color="auto"/>
          </w:divBdr>
        </w:div>
        <w:div w:id="670989414">
          <w:marLeft w:val="480"/>
          <w:marRight w:val="0"/>
          <w:marTop w:val="0"/>
          <w:marBottom w:val="0"/>
          <w:divBdr>
            <w:top w:val="none" w:sz="0" w:space="0" w:color="auto"/>
            <w:left w:val="none" w:sz="0" w:space="0" w:color="auto"/>
            <w:bottom w:val="none" w:sz="0" w:space="0" w:color="auto"/>
            <w:right w:val="none" w:sz="0" w:space="0" w:color="auto"/>
          </w:divBdr>
        </w:div>
        <w:div w:id="718433589">
          <w:marLeft w:val="480"/>
          <w:marRight w:val="0"/>
          <w:marTop w:val="0"/>
          <w:marBottom w:val="0"/>
          <w:divBdr>
            <w:top w:val="none" w:sz="0" w:space="0" w:color="auto"/>
            <w:left w:val="none" w:sz="0" w:space="0" w:color="auto"/>
            <w:bottom w:val="none" w:sz="0" w:space="0" w:color="auto"/>
            <w:right w:val="none" w:sz="0" w:space="0" w:color="auto"/>
          </w:divBdr>
        </w:div>
        <w:div w:id="725422006">
          <w:marLeft w:val="480"/>
          <w:marRight w:val="0"/>
          <w:marTop w:val="0"/>
          <w:marBottom w:val="0"/>
          <w:divBdr>
            <w:top w:val="none" w:sz="0" w:space="0" w:color="auto"/>
            <w:left w:val="none" w:sz="0" w:space="0" w:color="auto"/>
            <w:bottom w:val="none" w:sz="0" w:space="0" w:color="auto"/>
            <w:right w:val="none" w:sz="0" w:space="0" w:color="auto"/>
          </w:divBdr>
        </w:div>
        <w:div w:id="735519313">
          <w:marLeft w:val="480"/>
          <w:marRight w:val="0"/>
          <w:marTop w:val="0"/>
          <w:marBottom w:val="0"/>
          <w:divBdr>
            <w:top w:val="none" w:sz="0" w:space="0" w:color="auto"/>
            <w:left w:val="none" w:sz="0" w:space="0" w:color="auto"/>
            <w:bottom w:val="none" w:sz="0" w:space="0" w:color="auto"/>
            <w:right w:val="none" w:sz="0" w:space="0" w:color="auto"/>
          </w:divBdr>
        </w:div>
        <w:div w:id="738865401">
          <w:marLeft w:val="480"/>
          <w:marRight w:val="0"/>
          <w:marTop w:val="0"/>
          <w:marBottom w:val="0"/>
          <w:divBdr>
            <w:top w:val="none" w:sz="0" w:space="0" w:color="auto"/>
            <w:left w:val="none" w:sz="0" w:space="0" w:color="auto"/>
            <w:bottom w:val="none" w:sz="0" w:space="0" w:color="auto"/>
            <w:right w:val="none" w:sz="0" w:space="0" w:color="auto"/>
          </w:divBdr>
        </w:div>
        <w:div w:id="747263386">
          <w:marLeft w:val="480"/>
          <w:marRight w:val="0"/>
          <w:marTop w:val="0"/>
          <w:marBottom w:val="0"/>
          <w:divBdr>
            <w:top w:val="none" w:sz="0" w:space="0" w:color="auto"/>
            <w:left w:val="none" w:sz="0" w:space="0" w:color="auto"/>
            <w:bottom w:val="none" w:sz="0" w:space="0" w:color="auto"/>
            <w:right w:val="none" w:sz="0" w:space="0" w:color="auto"/>
          </w:divBdr>
        </w:div>
        <w:div w:id="758066296">
          <w:marLeft w:val="480"/>
          <w:marRight w:val="0"/>
          <w:marTop w:val="0"/>
          <w:marBottom w:val="0"/>
          <w:divBdr>
            <w:top w:val="none" w:sz="0" w:space="0" w:color="auto"/>
            <w:left w:val="none" w:sz="0" w:space="0" w:color="auto"/>
            <w:bottom w:val="none" w:sz="0" w:space="0" w:color="auto"/>
            <w:right w:val="none" w:sz="0" w:space="0" w:color="auto"/>
          </w:divBdr>
        </w:div>
        <w:div w:id="760955322">
          <w:marLeft w:val="480"/>
          <w:marRight w:val="0"/>
          <w:marTop w:val="0"/>
          <w:marBottom w:val="0"/>
          <w:divBdr>
            <w:top w:val="none" w:sz="0" w:space="0" w:color="auto"/>
            <w:left w:val="none" w:sz="0" w:space="0" w:color="auto"/>
            <w:bottom w:val="none" w:sz="0" w:space="0" w:color="auto"/>
            <w:right w:val="none" w:sz="0" w:space="0" w:color="auto"/>
          </w:divBdr>
        </w:div>
        <w:div w:id="792867384">
          <w:marLeft w:val="480"/>
          <w:marRight w:val="0"/>
          <w:marTop w:val="0"/>
          <w:marBottom w:val="0"/>
          <w:divBdr>
            <w:top w:val="none" w:sz="0" w:space="0" w:color="auto"/>
            <w:left w:val="none" w:sz="0" w:space="0" w:color="auto"/>
            <w:bottom w:val="none" w:sz="0" w:space="0" w:color="auto"/>
            <w:right w:val="none" w:sz="0" w:space="0" w:color="auto"/>
          </w:divBdr>
        </w:div>
        <w:div w:id="852958993">
          <w:marLeft w:val="480"/>
          <w:marRight w:val="0"/>
          <w:marTop w:val="0"/>
          <w:marBottom w:val="0"/>
          <w:divBdr>
            <w:top w:val="none" w:sz="0" w:space="0" w:color="auto"/>
            <w:left w:val="none" w:sz="0" w:space="0" w:color="auto"/>
            <w:bottom w:val="none" w:sz="0" w:space="0" w:color="auto"/>
            <w:right w:val="none" w:sz="0" w:space="0" w:color="auto"/>
          </w:divBdr>
        </w:div>
        <w:div w:id="877401690">
          <w:marLeft w:val="480"/>
          <w:marRight w:val="0"/>
          <w:marTop w:val="0"/>
          <w:marBottom w:val="0"/>
          <w:divBdr>
            <w:top w:val="none" w:sz="0" w:space="0" w:color="auto"/>
            <w:left w:val="none" w:sz="0" w:space="0" w:color="auto"/>
            <w:bottom w:val="none" w:sz="0" w:space="0" w:color="auto"/>
            <w:right w:val="none" w:sz="0" w:space="0" w:color="auto"/>
          </w:divBdr>
        </w:div>
        <w:div w:id="927732652">
          <w:marLeft w:val="480"/>
          <w:marRight w:val="0"/>
          <w:marTop w:val="0"/>
          <w:marBottom w:val="0"/>
          <w:divBdr>
            <w:top w:val="none" w:sz="0" w:space="0" w:color="auto"/>
            <w:left w:val="none" w:sz="0" w:space="0" w:color="auto"/>
            <w:bottom w:val="none" w:sz="0" w:space="0" w:color="auto"/>
            <w:right w:val="none" w:sz="0" w:space="0" w:color="auto"/>
          </w:divBdr>
        </w:div>
        <w:div w:id="957569021">
          <w:marLeft w:val="480"/>
          <w:marRight w:val="0"/>
          <w:marTop w:val="0"/>
          <w:marBottom w:val="0"/>
          <w:divBdr>
            <w:top w:val="none" w:sz="0" w:space="0" w:color="auto"/>
            <w:left w:val="none" w:sz="0" w:space="0" w:color="auto"/>
            <w:bottom w:val="none" w:sz="0" w:space="0" w:color="auto"/>
            <w:right w:val="none" w:sz="0" w:space="0" w:color="auto"/>
          </w:divBdr>
        </w:div>
        <w:div w:id="972711189">
          <w:marLeft w:val="480"/>
          <w:marRight w:val="0"/>
          <w:marTop w:val="0"/>
          <w:marBottom w:val="0"/>
          <w:divBdr>
            <w:top w:val="none" w:sz="0" w:space="0" w:color="auto"/>
            <w:left w:val="none" w:sz="0" w:space="0" w:color="auto"/>
            <w:bottom w:val="none" w:sz="0" w:space="0" w:color="auto"/>
            <w:right w:val="none" w:sz="0" w:space="0" w:color="auto"/>
          </w:divBdr>
        </w:div>
        <w:div w:id="976761575">
          <w:marLeft w:val="480"/>
          <w:marRight w:val="0"/>
          <w:marTop w:val="0"/>
          <w:marBottom w:val="0"/>
          <w:divBdr>
            <w:top w:val="none" w:sz="0" w:space="0" w:color="auto"/>
            <w:left w:val="none" w:sz="0" w:space="0" w:color="auto"/>
            <w:bottom w:val="none" w:sz="0" w:space="0" w:color="auto"/>
            <w:right w:val="none" w:sz="0" w:space="0" w:color="auto"/>
          </w:divBdr>
        </w:div>
        <w:div w:id="1038630062">
          <w:marLeft w:val="480"/>
          <w:marRight w:val="0"/>
          <w:marTop w:val="0"/>
          <w:marBottom w:val="0"/>
          <w:divBdr>
            <w:top w:val="none" w:sz="0" w:space="0" w:color="auto"/>
            <w:left w:val="none" w:sz="0" w:space="0" w:color="auto"/>
            <w:bottom w:val="none" w:sz="0" w:space="0" w:color="auto"/>
            <w:right w:val="none" w:sz="0" w:space="0" w:color="auto"/>
          </w:divBdr>
        </w:div>
        <w:div w:id="1088883922">
          <w:marLeft w:val="480"/>
          <w:marRight w:val="0"/>
          <w:marTop w:val="0"/>
          <w:marBottom w:val="0"/>
          <w:divBdr>
            <w:top w:val="none" w:sz="0" w:space="0" w:color="auto"/>
            <w:left w:val="none" w:sz="0" w:space="0" w:color="auto"/>
            <w:bottom w:val="none" w:sz="0" w:space="0" w:color="auto"/>
            <w:right w:val="none" w:sz="0" w:space="0" w:color="auto"/>
          </w:divBdr>
        </w:div>
        <w:div w:id="1201241660">
          <w:marLeft w:val="480"/>
          <w:marRight w:val="0"/>
          <w:marTop w:val="0"/>
          <w:marBottom w:val="0"/>
          <w:divBdr>
            <w:top w:val="none" w:sz="0" w:space="0" w:color="auto"/>
            <w:left w:val="none" w:sz="0" w:space="0" w:color="auto"/>
            <w:bottom w:val="none" w:sz="0" w:space="0" w:color="auto"/>
            <w:right w:val="none" w:sz="0" w:space="0" w:color="auto"/>
          </w:divBdr>
        </w:div>
        <w:div w:id="1207059386">
          <w:marLeft w:val="480"/>
          <w:marRight w:val="0"/>
          <w:marTop w:val="0"/>
          <w:marBottom w:val="0"/>
          <w:divBdr>
            <w:top w:val="none" w:sz="0" w:space="0" w:color="auto"/>
            <w:left w:val="none" w:sz="0" w:space="0" w:color="auto"/>
            <w:bottom w:val="none" w:sz="0" w:space="0" w:color="auto"/>
            <w:right w:val="none" w:sz="0" w:space="0" w:color="auto"/>
          </w:divBdr>
        </w:div>
        <w:div w:id="1266502309">
          <w:marLeft w:val="480"/>
          <w:marRight w:val="0"/>
          <w:marTop w:val="0"/>
          <w:marBottom w:val="0"/>
          <w:divBdr>
            <w:top w:val="none" w:sz="0" w:space="0" w:color="auto"/>
            <w:left w:val="none" w:sz="0" w:space="0" w:color="auto"/>
            <w:bottom w:val="none" w:sz="0" w:space="0" w:color="auto"/>
            <w:right w:val="none" w:sz="0" w:space="0" w:color="auto"/>
          </w:divBdr>
        </w:div>
        <w:div w:id="1300114157">
          <w:marLeft w:val="480"/>
          <w:marRight w:val="0"/>
          <w:marTop w:val="0"/>
          <w:marBottom w:val="0"/>
          <w:divBdr>
            <w:top w:val="none" w:sz="0" w:space="0" w:color="auto"/>
            <w:left w:val="none" w:sz="0" w:space="0" w:color="auto"/>
            <w:bottom w:val="none" w:sz="0" w:space="0" w:color="auto"/>
            <w:right w:val="none" w:sz="0" w:space="0" w:color="auto"/>
          </w:divBdr>
        </w:div>
        <w:div w:id="1327440769">
          <w:marLeft w:val="480"/>
          <w:marRight w:val="0"/>
          <w:marTop w:val="0"/>
          <w:marBottom w:val="0"/>
          <w:divBdr>
            <w:top w:val="none" w:sz="0" w:space="0" w:color="auto"/>
            <w:left w:val="none" w:sz="0" w:space="0" w:color="auto"/>
            <w:bottom w:val="none" w:sz="0" w:space="0" w:color="auto"/>
            <w:right w:val="none" w:sz="0" w:space="0" w:color="auto"/>
          </w:divBdr>
        </w:div>
        <w:div w:id="1344547349">
          <w:marLeft w:val="480"/>
          <w:marRight w:val="0"/>
          <w:marTop w:val="0"/>
          <w:marBottom w:val="0"/>
          <w:divBdr>
            <w:top w:val="none" w:sz="0" w:space="0" w:color="auto"/>
            <w:left w:val="none" w:sz="0" w:space="0" w:color="auto"/>
            <w:bottom w:val="none" w:sz="0" w:space="0" w:color="auto"/>
            <w:right w:val="none" w:sz="0" w:space="0" w:color="auto"/>
          </w:divBdr>
        </w:div>
        <w:div w:id="1355960144">
          <w:marLeft w:val="480"/>
          <w:marRight w:val="0"/>
          <w:marTop w:val="0"/>
          <w:marBottom w:val="0"/>
          <w:divBdr>
            <w:top w:val="none" w:sz="0" w:space="0" w:color="auto"/>
            <w:left w:val="none" w:sz="0" w:space="0" w:color="auto"/>
            <w:bottom w:val="none" w:sz="0" w:space="0" w:color="auto"/>
            <w:right w:val="none" w:sz="0" w:space="0" w:color="auto"/>
          </w:divBdr>
        </w:div>
        <w:div w:id="1414011383">
          <w:marLeft w:val="480"/>
          <w:marRight w:val="0"/>
          <w:marTop w:val="0"/>
          <w:marBottom w:val="0"/>
          <w:divBdr>
            <w:top w:val="none" w:sz="0" w:space="0" w:color="auto"/>
            <w:left w:val="none" w:sz="0" w:space="0" w:color="auto"/>
            <w:bottom w:val="none" w:sz="0" w:space="0" w:color="auto"/>
            <w:right w:val="none" w:sz="0" w:space="0" w:color="auto"/>
          </w:divBdr>
        </w:div>
        <w:div w:id="1433283612">
          <w:marLeft w:val="480"/>
          <w:marRight w:val="0"/>
          <w:marTop w:val="0"/>
          <w:marBottom w:val="0"/>
          <w:divBdr>
            <w:top w:val="none" w:sz="0" w:space="0" w:color="auto"/>
            <w:left w:val="none" w:sz="0" w:space="0" w:color="auto"/>
            <w:bottom w:val="none" w:sz="0" w:space="0" w:color="auto"/>
            <w:right w:val="none" w:sz="0" w:space="0" w:color="auto"/>
          </w:divBdr>
        </w:div>
        <w:div w:id="1483500236">
          <w:marLeft w:val="480"/>
          <w:marRight w:val="0"/>
          <w:marTop w:val="0"/>
          <w:marBottom w:val="0"/>
          <w:divBdr>
            <w:top w:val="none" w:sz="0" w:space="0" w:color="auto"/>
            <w:left w:val="none" w:sz="0" w:space="0" w:color="auto"/>
            <w:bottom w:val="none" w:sz="0" w:space="0" w:color="auto"/>
            <w:right w:val="none" w:sz="0" w:space="0" w:color="auto"/>
          </w:divBdr>
        </w:div>
        <w:div w:id="1521234330">
          <w:marLeft w:val="480"/>
          <w:marRight w:val="0"/>
          <w:marTop w:val="0"/>
          <w:marBottom w:val="0"/>
          <w:divBdr>
            <w:top w:val="none" w:sz="0" w:space="0" w:color="auto"/>
            <w:left w:val="none" w:sz="0" w:space="0" w:color="auto"/>
            <w:bottom w:val="none" w:sz="0" w:space="0" w:color="auto"/>
            <w:right w:val="none" w:sz="0" w:space="0" w:color="auto"/>
          </w:divBdr>
        </w:div>
        <w:div w:id="1573419450">
          <w:marLeft w:val="480"/>
          <w:marRight w:val="0"/>
          <w:marTop w:val="0"/>
          <w:marBottom w:val="0"/>
          <w:divBdr>
            <w:top w:val="none" w:sz="0" w:space="0" w:color="auto"/>
            <w:left w:val="none" w:sz="0" w:space="0" w:color="auto"/>
            <w:bottom w:val="none" w:sz="0" w:space="0" w:color="auto"/>
            <w:right w:val="none" w:sz="0" w:space="0" w:color="auto"/>
          </w:divBdr>
        </w:div>
        <w:div w:id="1586724216">
          <w:marLeft w:val="480"/>
          <w:marRight w:val="0"/>
          <w:marTop w:val="0"/>
          <w:marBottom w:val="0"/>
          <w:divBdr>
            <w:top w:val="none" w:sz="0" w:space="0" w:color="auto"/>
            <w:left w:val="none" w:sz="0" w:space="0" w:color="auto"/>
            <w:bottom w:val="none" w:sz="0" w:space="0" w:color="auto"/>
            <w:right w:val="none" w:sz="0" w:space="0" w:color="auto"/>
          </w:divBdr>
        </w:div>
        <w:div w:id="1647590888">
          <w:marLeft w:val="480"/>
          <w:marRight w:val="0"/>
          <w:marTop w:val="0"/>
          <w:marBottom w:val="0"/>
          <w:divBdr>
            <w:top w:val="none" w:sz="0" w:space="0" w:color="auto"/>
            <w:left w:val="none" w:sz="0" w:space="0" w:color="auto"/>
            <w:bottom w:val="none" w:sz="0" w:space="0" w:color="auto"/>
            <w:right w:val="none" w:sz="0" w:space="0" w:color="auto"/>
          </w:divBdr>
        </w:div>
        <w:div w:id="1654066810">
          <w:marLeft w:val="480"/>
          <w:marRight w:val="0"/>
          <w:marTop w:val="0"/>
          <w:marBottom w:val="0"/>
          <w:divBdr>
            <w:top w:val="none" w:sz="0" w:space="0" w:color="auto"/>
            <w:left w:val="none" w:sz="0" w:space="0" w:color="auto"/>
            <w:bottom w:val="none" w:sz="0" w:space="0" w:color="auto"/>
            <w:right w:val="none" w:sz="0" w:space="0" w:color="auto"/>
          </w:divBdr>
        </w:div>
        <w:div w:id="1667593973">
          <w:marLeft w:val="480"/>
          <w:marRight w:val="0"/>
          <w:marTop w:val="0"/>
          <w:marBottom w:val="0"/>
          <w:divBdr>
            <w:top w:val="none" w:sz="0" w:space="0" w:color="auto"/>
            <w:left w:val="none" w:sz="0" w:space="0" w:color="auto"/>
            <w:bottom w:val="none" w:sz="0" w:space="0" w:color="auto"/>
            <w:right w:val="none" w:sz="0" w:space="0" w:color="auto"/>
          </w:divBdr>
        </w:div>
        <w:div w:id="1696954427">
          <w:marLeft w:val="480"/>
          <w:marRight w:val="0"/>
          <w:marTop w:val="0"/>
          <w:marBottom w:val="0"/>
          <w:divBdr>
            <w:top w:val="none" w:sz="0" w:space="0" w:color="auto"/>
            <w:left w:val="none" w:sz="0" w:space="0" w:color="auto"/>
            <w:bottom w:val="none" w:sz="0" w:space="0" w:color="auto"/>
            <w:right w:val="none" w:sz="0" w:space="0" w:color="auto"/>
          </w:divBdr>
        </w:div>
        <w:div w:id="1799641919">
          <w:marLeft w:val="480"/>
          <w:marRight w:val="0"/>
          <w:marTop w:val="0"/>
          <w:marBottom w:val="0"/>
          <w:divBdr>
            <w:top w:val="none" w:sz="0" w:space="0" w:color="auto"/>
            <w:left w:val="none" w:sz="0" w:space="0" w:color="auto"/>
            <w:bottom w:val="none" w:sz="0" w:space="0" w:color="auto"/>
            <w:right w:val="none" w:sz="0" w:space="0" w:color="auto"/>
          </w:divBdr>
        </w:div>
        <w:div w:id="1809933947">
          <w:marLeft w:val="480"/>
          <w:marRight w:val="0"/>
          <w:marTop w:val="0"/>
          <w:marBottom w:val="0"/>
          <w:divBdr>
            <w:top w:val="none" w:sz="0" w:space="0" w:color="auto"/>
            <w:left w:val="none" w:sz="0" w:space="0" w:color="auto"/>
            <w:bottom w:val="none" w:sz="0" w:space="0" w:color="auto"/>
            <w:right w:val="none" w:sz="0" w:space="0" w:color="auto"/>
          </w:divBdr>
        </w:div>
        <w:div w:id="1907452629">
          <w:marLeft w:val="480"/>
          <w:marRight w:val="0"/>
          <w:marTop w:val="0"/>
          <w:marBottom w:val="0"/>
          <w:divBdr>
            <w:top w:val="none" w:sz="0" w:space="0" w:color="auto"/>
            <w:left w:val="none" w:sz="0" w:space="0" w:color="auto"/>
            <w:bottom w:val="none" w:sz="0" w:space="0" w:color="auto"/>
            <w:right w:val="none" w:sz="0" w:space="0" w:color="auto"/>
          </w:divBdr>
        </w:div>
        <w:div w:id="1973174421">
          <w:marLeft w:val="480"/>
          <w:marRight w:val="0"/>
          <w:marTop w:val="0"/>
          <w:marBottom w:val="0"/>
          <w:divBdr>
            <w:top w:val="none" w:sz="0" w:space="0" w:color="auto"/>
            <w:left w:val="none" w:sz="0" w:space="0" w:color="auto"/>
            <w:bottom w:val="none" w:sz="0" w:space="0" w:color="auto"/>
            <w:right w:val="none" w:sz="0" w:space="0" w:color="auto"/>
          </w:divBdr>
        </w:div>
        <w:div w:id="1974210792">
          <w:marLeft w:val="480"/>
          <w:marRight w:val="0"/>
          <w:marTop w:val="0"/>
          <w:marBottom w:val="0"/>
          <w:divBdr>
            <w:top w:val="none" w:sz="0" w:space="0" w:color="auto"/>
            <w:left w:val="none" w:sz="0" w:space="0" w:color="auto"/>
            <w:bottom w:val="none" w:sz="0" w:space="0" w:color="auto"/>
            <w:right w:val="none" w:sz="0" w:space="0" w:color="auto"/>
          </w:divBdr>
        </w:div>
        <w:div w:id="1981303278">
          <w:marLeft w:val="480"/>
          <w:marRight w:val="0"/>
          <w:marTop w:val="0"/>
          <w:marBottom w:val="0"/>
          <w:divBdr>
            <w:top w:val="none" w:sz="0" w:space="0" w:color="auto"/>
            <w:left w:val="none" w:sz="0" w:space="0" w:color="auto"/>
            <w:bottom w:val="none" w:sz="0" w:space="0" w:color="auto"/>
            <w:right w:val="none" w:sz="0" w:space="0" w:color="auto"/>
          </w:divBdr>
        </w:div>
        <w:div w:id="1998486624">
          <w:marLeft w:val="480"/>
          <w:marRight w:val="0"/>
          <w:marTop w:val="0"/>
          <w:marBottom w:val="0"/>
          <w:divBdr>
            <w:top w:val="none" w:sz="0" w:space="0" w:color="auto"/>
            <w:left w:val="none" w:sz="0" w:space="0" w:color="auto"/>
            <w:bottom w:val="none" w:sz="0" w:space="0" w:color="auto"/>
            <w:right w:val="none" w:sz="0" w:space="0" w:color="auto"/>
          </w:divBdr>
        </w:div>
        <w:div w:id="2019306775">
          <w:marLeft w:val="480"/>
          <w:marRight w:val="0"/>
          <w:marTop w:val="0"/>
          <w:marBottom w:val="0"/>
          <w:divBdr>
            <w:top w:val="none" w:sz="0" w:space="0" w:color="auto"/>
            <w:left w:val="none" w:sz="0" w:space="0" w:color="auto"/>
            <w:bottom w:val="none" w:sz="0" w:space="0" w:color="auto"/>
            <w:right w:val="none" w:sz="0" w:space="0" w:color="auto"/>
          </w:divBdr>
        </w:div>
        <w:div w:id="2029481196">
          <w:marLeft w:val="480"/>
          <w:marRight w:val="0"/>
          <w:marTop w:val="0"/>
          <w:marBottom w:val="0"/>
          <w:divBdr>
            <w:top w:val="none" w:sz="0" w:space="0" w:color="auto"/>
            <w:left w:val="none" w:sz="0" w:space="0" w:color="auto"/>
            <w:bottom w:val="none" w:sz="0" w:space="0" w:color="auto"/>
            <w:right w:val="none" w:sz="0" w:space="0" w:color="auto"/>
          </w:divBdr>
        </w:div>
        <w:div w:id="2053839868">
          <w:marLeft w:val="480"/>
          <w:marRight w:val="0"/>
          <w:marTop w:val="0"/>
          <w:marBottom w:val="0"/>
          <w:divBdr>
            <w:top w:val="none" w:sz="0" w:space="0" w:color="auto"/>
            <w:left w:val="none" w:sz="0" w:space="0" w:color="auto"/>
            <w:bottom w:val="none" w:sz="0" w:space="0" w:color="auto"/>
            <w:right w:val="none" w:sz="0" w:space="0" w:color="auto"/>
          </w:divBdr>
        </w:div>
        <w:div w:id="2076392556">
          <w:marLeft w:val="480"/>
          <w:marRight w:val="0"/>
          <w:marTop w:val="0"/>
          <w:marBottom w:val="0"/>
          <w:divBdr>
            <w:top w:val="none" w:sz="0" w:space="0" w:color="auto"/>
            <w:left w:val="none" w:sz="0" w:space="0" w:color="auto"/>
            <w:bottom w:val="none" w:sz="0" w:space="0" w:color="auto"/>
            <w:right w:val="none" w:sz="0" w:space="0" w:color="auto"/>
          </w:divBdr>
        </w:div>
        <w:div w:id="2102097943">
          <w:marLeft w:val="480"/>
          <w:marRight w:val="0"/>
          <w:marTop w:val="0"/>
          <w:marBottom w:val="0"/>
          <w:divBdr>
            <w:top w:val="none" w:sz="0" w:space="0" w:color="auto"/>
            <w:left w:val="none" w:sz="0" w:space="0" w:color="auto"/>
            <w:bottom w:val="none" w:sz="0" w:space="0" w:color="auto"/>
            <w:right w:val="none" w:sz="0" w:space="0" w:color="auto"/>
          </w:divBdr>
        </w:div>
        <w:div w:id="2102679011">
          <w:marLeft w:val="480"/>
          <w:marRight w:val="0"/>
          <w:marTop w:val="0"/>
          <w:marBottom w:val="0"/>
          <w:divBdr>
            <w:top w:val="none" w:sz="0" w:space="0" w:color="auto"/>
            <w:left w:val="none" w:sz="0" w:space="0" w:color="auto"/>
            <w:bottom w:val="none" w:sz="0" w:space="0" w:color="auto"/>
            <w:right w:val="none" w:sz="0" w:space="0" w:color="auto"/>
          </w:divBdr>
        </w:div>
      </w:divsChild>
    </w:div>
    <w:div w:id="1791783961">
      <w:marLeft w:val="640"/>
      <w:marRight w:val="0"/>
      <w:marTop w:val="0"/>
      <w:marBottom w:val="0"/>
      <w:divBdr>
        <w:top w:val="none" w:sz="0" w:space="0" w:color="auto"/>
        <w:left w:val="none" w:sz="0" w:space="0" w:color="auto"/>
        <w:bottom w:val="none" w:sz="0" w:space="0" w:color="auto"/>
        <w:right w:val="none" w:sz="0" w:space="0" w:color="auto"/>
      </w:divBdr>
    </w:div>
    <w:div w:id="1792161696">
      <w:marLeft w:val="640"/>
      <w:marRight w:val="0"/>
      <w:marTop w:val="0"/>
      <w:marBottom w:val="0"/>
      <w:divBdr>
        <w:top w:val="none" w:sz="0" w:space="0" w:color="auto"/>
        <w:left w:val="none" w:sz="0" w:space="0" w:color="auto"/>
        <w:bottom w:val="none" w:sz="0" w:space="0" w:color="auto"/>
        <w:right w:val="none" w:sz="0" w:space="0" w:color="auto"/>
      </w:divBdr>
    </w:div>
    <w:div w:id="1792549618">
      <w:marLeft w:val="640"/>
      <w:marRight w:val="0"/>
      <w:marTop w:val="0"/>
      <w:marBottom w:val="0"/>
      <w:divBdr>
        <w:top w:val="none" w:sz="0" w:space="0" w:color="auto"/>
        <w:left w:val="none" w:sz="0" w:space="0" w:color="auto"/>
        <w:bottom w:val="none" w:sz="0" w:space="0" w:color="auto"/>
        <w:right w:val="none" w:sz="0" w:space="0" w:color="auto"/>
      </w:divBdr>
    </w:div>
    <w:div w:id="1792894993">
      <w:marLeft w:val="640"/>
      <w:marRight w:val="0"/>
      <w:marTop w:val="0"/>
      <w:marBottom w:val="0"/>
      <w:divBdr>
        <w:top w:val="none" w:sz="0" w:space="0" w:color="auto"/>
        <w:left w:val="none" w:sz="0" w:space="0" w:color="auto"/>
        <w:bottom w:val="none" w:sz="0" w:space="0" w:color="auto"/>
        <w:right w:val="none" w:sz="0" w:space="0" w:color="auto"/>
      </w:divBdr>
    </w:div>
    <w:div w:id="1792899666">
      <w:marLeft w:val="640"/>
      <w:marRight w:val="0"/>
      <w:marTop w:val="0"/>
      <w:marBottom w:val="0"/>
      <w:divBdr>
        <w:top w:val="none" w:sz="0" w:space="0" w:color="auto"/>
        <w:left w:val="none" w:sz="0" w:space="0" w:color="auto"/>
        <w:bottom w:val="none" w:sz="0" w:space="0" w:color="auto"/>
        <w:right w:val="none" w:sz="0" w:space="0" w:color="auto"/>
      </w:divBdr>
    </w:div>
    <w:div w:id="1793014121">
      <w:marLeft w:val="640"/>
      <w:marRight w:val="0"/>
      <w:marTop w:val="0"/>
      <w:marBottom w:val="0"/>
      <w:divBdr>
        <w:top w:val="none" w:sz="0" w:space="0" w:color="auto"/>
        <w:left w:val="none" w:sz="0" w:space="0" w:color="auto"/>
        <w:bottom w:val="none" w:sz="0" w:space="0" w:color="auto"/>
        <w:right w:val="none" w:sz="0" w:space="0" w:color="auto"/>
      </w:divBdr>
    </w:div>
    <w:div w:id="1793085627">
      <w:marLeft w:val="640"/>
      <w:marRight w:val="0"/>
      <w:marTop w:val="0"/>
      <w:marBottom w:val="0"/>
      <w:divBdr>
        <w:top w:val="none" w:sz="0" w:space="0" w:color="auto"/>
        <w:left w:val="none" w:sz="0" w:space="0" w:color="auto"/>
        <w:bottom w:val="none" w:sz="0" w:space="0" w:color="auto"/>
        <w:right w:val="none" w:sz="0" w:space="0" w:color="auto"/>
      </w:divBdr>
    </w:div>
    <w:div w:id="1793285915">
      <w:marLeft w:val="480"/>
      <w:marRight w:val="0"/>
      <w:marTop w:val="0"/>
      <w:marBottom w:val="0"/>
      <w:divBdr>
        <w:top w:val="none" w:sz="0" w:space="0" w:color="auto"/>
        <w:left w:val="none" w:sz="0" w:space="0" w:color="auto"/>
        <w:bottom w:val="none" w:sz="0" w:space="0" w:color="auto"/>
        <w:right w:val="none" w:sz="0" w:space="0" w:color="auto"/>
      </w:divBdr>
    </w:div>
    <w:div w:id="1793549606">
      <w:marLeft w:val="640"/>
      <w:marRight w:val="0"/>
      <w:marTop w:val="0"/>
      <w:marBottom w:val="0"/>
      <w:divBdr>
        <w:top w:val="none" w:sz="0" w:space="0" w:color="auto"/>
        <w:left w:val="none" w:sz="0" w:space="0" w:color="auto"/>
        <w:bottom w:val="none" w:sz="0" w:space="0" w:color="auto"/>
        <w:right w:val="none" w:sz="0" w:space="0" w:color="auto"/>
      </w:divBdr>
    </w:div>
    <w:div w:id="1793741793">
      <w:marLeft w:val="640"/>
      <w:marRight w:val="0"/>
      <w:marTop w:val="0"/>
      <w:marBottom w:val="0"/>
      <w:divBdr>
        <w:top w:val="none" w:sz="0" w:space="0" w:color="auto"/>
        <w:left w:val="none" w:sz="0" w:space="0" w:color="auto"/>
        <w:bottom w:val="none" w:sz="0" w:space="0" w:color="auto"/>
        <w:right w:val="none" w:sz="0" w:space="0" w:color="auto"/>
      </w:divBdr>
    </w:div>
    <w:div w:id="1794058716">
      <w:marLeft w:val="640"/>
      <w:marRight w:val="0"/>
      <w:marTop w:val="0"/>
      <w:marBottom w:val="0"/>
      <w:divBdr>
        <w:top w:val="none" w:sz="0" w:space="0" w:color="auto"/>
        <w:left w:val="none" w:sz="0" w:space="0" w:color="auto"/>
        <w:bottom w:val="none" w:sz="0" w:space="0" w:color="auto"/>
        <w:right w:val="none" w:sz="0" w:space="0" w:color="auto"/>
      </w:divBdr>
    </w:div>
    <w:div w:id="1795051995">
      <w:bodyDiv w:val="1"/>
      <w:marLeft w:val="0"/>
      <w:marRight w:val="0"/>
      <w:marTop w:val="0"/>
      <w:marBottom w:val="0"/>
      <w:divBdr>
        <w:top w:val="none" w:sz="0" w:space="0" w:color="auto"/>
        <w:left w:val="none" w:sz="0" w:space="0" w:color="auto"/>
        <w:bottom w:val="none" w:sz="0" w:space="0" w:color="auto"/>
        <w:right w:val="none" w:sz="0" w:space="0" w:color="auto"/>
      </w:divBdr>
      <w:divsChild>
        <w:div w:id="25178464">
          <w:marLeft w:val="480"/>
          <w:marRight w:val="0"/>
          <w:marTop w:val="0"/>
          <w:marBottom w:val="0"/>
          <w:divBdr>
            <w:top w:val="none" w:sz="0" w:space="0" w:color="auto"/>
            <w:left w:val="none" w:sz="0" w:space="0" w:color="auto"/>
            <w:bottom w:val="none" w:sz="0" w:space="0" w:color="auto"/>
            <w:right w:val="none" w:sz="0" w:space="0" w:color="auto"/>
          </w:divBdr>
        </w:div>
        <w:div w:id="32850261">
          <w:marLeft w:val="480"/>
          <w:marRight w:val="0"/>
          <w:marTop w:val="0"/>
          <w:marBottom w:val="0"/>
          <w:divBdr>
            <w:top w:val="none" w:sz="0" w:space="0" w:color="auto"/>
            <w:left w:val="none" w:sz="0" w:space="0" w:color="auto"/>
            <w:bottom w:val="none" w:sz="0" w:space="0" w:color="auto"/>
            <w:right w:val="none" w:sz="0" w:space="0" w:color="auto"/>
          </w:divBdr>
        </w:div>
        <w:div w:id="38475799">
          <w:marLeft w:val="480"/>
          <w:marRight w:val="0"/>
          <w:marTop w:val="0"/>
          <w:marBottom w:val="0"/>
          <w:divBdr>
            <w:top w:val="none" w:sz="0" w:space="0" w:color="auto"/>
            <w:left w:val="none" w:sz="0" w:space="0" w:color="auto"/>
            <w:bottom w:val="none" w:sz="0" w:space="0" w:color="auto"/>
            <w:right w:val="none" w:sz="0" w:space="0" w:color="auto"/>
          </w:divBdr>
        </w:div>
        <w:div w:id="87312882">
          <w:marLeft w:val="480"/>
          <w:marRight w:val="0"/>
          <w:marTop w:val="0"/>
          <w:marBottom w:val="0"/>
          <w:divBdr>
            <w:top w:val="none" w:sz="0" w:space="0" w:color="auto"/>
            <w:left w:val="none" w:sz="0" w:space="0" w:color="auto"/>
            <w:bottom w:val="none" w:sz="0" w:space="0" w:color="auto"/>
            <w:right w:val="none" w:sz="0" w:space="0" w:color="auto"/>
          </w:divBdr>
        </w:div>
        <w:div w:id="222259009">
          <w:marLeft w:val="480"/>
          <w:marRight w:val="0"/>
          <w:marTop w:val="0"/>
          <w:marBottom w:val="0"/>
          <w:divBdr>
            <w:top w:val="none" w:sz="0" w:space="0" w:color="auto"/>
            <w:left w:val="none" w:sz="0" w:space="0" w:color="auto"/>
            <w:bottom w:val="none" w:sz="0" w:space="0" w:color="auto"/>
            <w:right w:val="none" w:sz="0" w:space="0" w:color="auto"/>
          </w:divBdr>
        </w:div>
        <w:div w:id="387340803">
          <w:marLeft w:val="480"/>
          <w:marRight w:val="0"/>
          <w:marTop w:val="0"/>
          <w:marBottom w:val="0"/>
          <w:divBdr>
            <w:top w:val="none" w:sz="0" w:space="0" w:color="auto"/>
            <w:left w:val="none" w:sz="0" w:space="0" w:color="auto"/>
            <w:bottom w:val="none" w:sz="0" w:space="0" w:color="auto"/>
            <w:right w:val="none" w:sz="0" w:space="0" w:color="auto"/>
          </w:divBdr>
        </w:div>
        <w:div w:id="440028968">
          <w:marLeft w:val="480"/>
          <w:marRight w:val="0"/>
          <w:marTop w:val="0"/>
          <w:marBottom w:val="0"/>
          <w:divBdr>
            <w:top w:val="none" w:sz="0" w:space="0" w:color="auto"/>
            <w:left w:val="none" w:sz="0" w:space="0" w:color="auto"/>
            <w:bottom w:val="none" w:sz="0" w:space="0" w:color="auto"/>
            <w:right w:val="none" w:sz="0" w:space="0" w:color="auto"/>
          </w:divBdr>
        </w:div>
        <w:div w:id="468327113">
          <w:marLeft w:val="480"/>
          <w:marRight w:val="0"/>
          <w:marTop w:val="0"/>
          <w:marBottom w:val="0"/>
          <w:divBdr>
            <w:top w:val="none" w:sz="0" w:space="0" w:color="auto"/>
            <w:left w:val="none" w:sz="0" w:space="0" w:color="auto"/>
            <w:bottom w:val="none" w:sz="0" w:space="0" w:color="auto"/>
            <w:right w:val="none" w:sz="0" w:space="0" w:color="auto"/>
          </w:divBdr>
        </w:div>
        <w:div w:id="481584563">
          <w:marLeft w:val="480"/>
          <w:marRight w:val="0"/>
          <w:marTop w:val="0"/>
          <w:marBottom w:val="0"/>
          <w:divBdr>
            <w:top w:val="none" w:sz="0" w:space="0" w:color="auto"/>
            <w:left w:val="none" w:sz="0" w:space="0" w:color="auto"/>
            <w:bottom w:val="none" w:sz="0" w:space="0" w:color="auto"/>
            <w:right w:val="none" w:sz="0" w:space="0" w:color="auto"/>
          </w:divBdr>
        </w:div>
        <w:div w:id="487138018">
          <w:marLeft w:val="480"/>
          <w:marRight w:val="0"/>
          <w:marTop w:val="0"/>
          <w:marBottom w:val="0"/>
          <w:divBdr>
            <w:top w:val="none" w:sz="0" w:space="0" w:color="auto"/>
            <w:left w:val="none" w:sz="0" w:space="0" w:color="auto"/>
            <w:bottom w:val="none" w:sz="0" w:space="0" w:color="auto"/>
            <w:right w:val="none" w:sz="0" w:space="0" w:color="auto"/>
          </w:divBdr>
        </w:div>
        <w:div w:id="519513665">
          <w:marLeft w:val="480"/>
          <w:marRight w:val="0"/>
          <w:marTop w:val="0"/>
          <w:marBottom w:val="0"/>
          <w:divBdr>
            <w:top w:val="none" w:sz="0" w:space="0" w:color="auto"/>
            <w:left w:val="none" w:sz="0" w:space="0" w:color="auto"/>
            <w:bottom w:val="none" w:sz="0" w:space="0" w:color="auto"/>
            <w:right w:val="none" w:sz="0" w:space="0" w:color="auto"/>
          </w:divBdr>
        </w:div>
        <w:div w:id="526992571">
          <w:marLeft w:val="480"/>
          <w:marRight w:val="0"/>
          <w:marTop w:val="0"/>
          <w:marBottom w:val="0"/>
          <w:divBdr>
            <w:top w:val="none" w:sz="0" w:space="0" w:color="auto"/>
            <w:left w:val="none" w:sz="0" w:space="0" w:color="auto"/>
            <w:bottom w:val="none" w:sz="0" w:space="0" w:color="auto"/>
            <w:right w:val="none" w:sz="0" w:space="0" w:color="auto"/>
          </w:divBdr>
        </w:div>
        <w:div w:id="545723255">
          <w:marLeft w:val="480"/>
          <w:marRight w:val="0"/>
          <w:marTop w:val="0"/>
          <w:marBottom w:val="0"/>
          <w:divBdr>
            <w:top w:val="none" w:sz="0" w:space="0" w:color="auto"/>
            <w:left w:val="none" w:sz="0" w:space="0" w:color="auto"/>
            <w:bottom w:val="none" w:sz="0" w:space="0" w:color="auto"/>
            <w:right w:val="none" w:sz="0" w:space="0" w:color="auto"/>
          </w:divBdr>
        </w:div>
        <w:div w:id="569582959">
          <w:marLeft w:val="480"/>
          <w:marRight w:val="0"/>
          <w:marTop w:val="0"/>
          <w:marBottom w:val="0"/>
          <w:divBdr>
            <w:top w:val="none" w:sz="0" w:space="0" w:color="auto"/>
            <w:left w:val="none" w:sz="0" w:space="0" w:color="auto"/>
            <w:bottom w:val="none" w:sz="0" w:space="0" w:color="auto"/>
            <w:right w:val="none" w:sz="0" w:space="0" w:color="auto"/>
          </w:divBdr>
        </w:div>
        <w:div w:id="641425638">
          <w:marLeft w:val="480"/>
          <w:marRight w:val="0"/>
          <w:marTop w:val="0"/>
          <w:marBottom w:val="0"/>
          <w:divBdr>
            <w:top w:val="none" w:sz="0" w:space="0" w:color="auto"/>
            <w:left w:val="none" w:sz="0" w:space="0" w:color="auto"/>
            <w:bottom w:val="none" w:sz="0" w:space="0" w:color="auto"/>
            <w:right w:val="none" w:sz="0" w:space="0" w:color="auto"/>
          </w:divBdr>
        </w:div>
        <w:div w:id="654728443">
          <w:marLeft w:val="480"/>
          <w:marRight w:val="0"/>
          <w:marTop w:val="0"/>
          <w:marBottom w:val="0"/>
          <w:divBdr>
            <w:top w:val="none" w:sz="0" w:space="0" w:color="auto"/>
            <w:left w:val="none" w:sz="0" w:space="0" w:color="auto"/>
            <w:bottom w:val="none" w:sz="0" w:space="0" w:color="auto"/>
            <w:right w:val="none" w:sz="0" w:space="0" w:color="auto"/>
          </w:divBdr>
        </w:div>
        <w:div w:id="714163850">
          <w:marLeft w:val="480"/>
          <w:marRight w:val="0"/>
          <w:marTop w:val="0"/>
          <w:marBottom w:val="0"/>
          <w:divBdr>
            <w:top w:val="none" w:sz="0" w:space="0" w:color="auto"/>
            <w:left w:val="none" w:sz="0" w:space="0" w:color="auto"/>
            <w:bottom w:val="none" w:sz="0" w:space="0" w:color="auto"/>
            <w:right w:val="none" w:sz="0" w:space="0" w:color="auto"/>
          </w:divBdr>
        </w:div>
        <w:div w:id="714621107">
          <w:marLeft w:val="480"/>
          <w:marRight w:val="0"/>
          <w:marTop w:val="0"/>
          <w:marBottom w:val="0"/>
          <w:divBdr>
            <w:top w:val="none" w:sz="0" w:space="0" w:color="auto"/>
            <w:left w:val="none" w:sz="0" w:space="0" w:color="auto"/>
            <w:bottom w:val="none" w:sz="0" w:space="0" w:color="auto"/>
            <w:right w:val="none" w:sz="0" w:space="0" w:color="auto"/>
          </w:divBdr>
        </w:div>
        <w:div w:id="852065612">
          <w:marLeft w:val="480"/>
          <w:marRight w:val="0"/>
          <w:marTop w:val="0"/>
          <w:marBottom w:val="0"/>
          <w:divBdr>
            <w:top w:val="none" w:sz="0" w:space="0" w:color="auto"/>
            <w:left w:val="none" w:sz="0" w:space="0" w:color="auto"/>
            <w:bottom w:val="none" w:sz="0" w:space="0" w:color="auto"/>
            <w:right w:val="none" w:sz="0" w:space="0" w:color="auto"/>
          </w:divBdr>
        </w:div>
        <w:div w:id="868372302">
          <w:marLeft w:val="480"/>
          <w:marRight w:val="0"/>
          <w:marTop w:val="0"/>
          <w:marBottom w:val="0"/>
          <w:divBdr>
            <w:top w:val="none" w:sz="0" w:space="0" w:color="auto"/>
            <w:left w:val="none" w:sz="0" w:space="0" w:color="auto"/>
            <w:bottom w:val="none" w:sz="0" w:space="0" w:color="auto"/>
            <w:right w:val="none" w:sz="0" w:space="0" w:color="auto"/>
          </w:divBdr>
        </w:div>
        <w:div w:id="884028215">
          <w:marLeft w:val="480"/>
          <w:marRight w:val="0"/>
          <w:marTop w:val="0"/>
          <w:marBottom w:val="0"/>
          <w:divBdr>
            <w:top w:val="none" w:sz="0" w:space="0" w:color="auto"/>
            <w:left w:val="none" w:sz="0" w:space="0" w:color="auto"/>
            <w:bottom w:val="none" w:sz="0" w:space="0" w:color="auto"/>
            <w:right w:val="none" w:sz="0" w:space="0" w:color="auto"/>
          </w:divBdr>
        </w:div>
        <w:div w:id="948389957">
          <w:marLeft w:val="480"/>
          <w:marRight w:val="0"/>
          <w:marTop w:val="0"/>
          <w:marBottom w:val="0"/>
          <w:divBdr>
            <w:top w:val="none" w:sz="0" w:space="0" w:color="auto"/>
            <w:left w:val="none" w:sz="0" w:space="0" w:color="auto"/>
            <w:bottom w:val="none" w:sz="0" w:space="0" w:color="auto"/>
            <w:right w:val="none" w:sz="0" w:space="0" w:color="auto"/>
          </w:divBdr>
        </w:div>
        <w:div w:id="970524793">
          <w:marLeft w:val="480"/>
          <w:marRight w:val="0"/>
          <w:marTop w:val="0"/>
          <w:marBottom w:val="0"/>
          <w:divBdr>
            <w:top w:val="none" w:sz="0" w:space="0" w:color="auto"/>
            <w:left w:val="none" w:sz="0" w:space="0" w:color="auto"/>
            <w:bottom w:val="none" w:sz="0" w:space="0" w:color="auto"/>
            <w:right w:val="none" w:sz="0" w:space="0" w:color="auto"/>
          </w:divBdr>
        </w:div>
        <w:div w:id="984312782">
          <w:marLeft w:val="480"/>
          <w:marRight w:val="0"/>
          <w:marTop w:val="0"/>
          <w:marBottom w:val="0"/>
          <w:divBdr>
            <w:top w:val="none" w:sz="0" w:space="0" w:color="auto"/>
            <w:left w:val="none" w:sz="0" w:space="0" w:color="auto"/>
            <w:bottom w:val="none" w:sz="0" w:space="0" w:color="auto"/>
            <w:right w:val="none" w:sz="0" w:space="0" w:color="auto"/>
          </w:divBdr>
        </w:div>
        <w:div w:id="1014962554">
          <w:marLeft w:val="480"/>
          <w:marRight w:val="0"/>
          <w:marTop w:val="0"/>
          <w:marBottom w:val="0"/>
          <w:divBdr>
            <w:top w:val="none" w:sz="0" w:space="0" w:color="auto"/>
            <w:left w:val="none" w:sz="0" w:space="0" w:color="auto"/>
            <w:bottom w:val="none" w:sz="0" w:space="0" w:color="auto"/>
            <w:right w:val="none" w:sz="0" w:space="0" w:color="auto"/>
          </w:divBdr>
        </w:div>
        <w:div w:id="1058553642">
          <w:marLeft w:val="480"/>
          <w:marRight w:val="0"/>
          <w:marTop w:val="0"/>
          <w:marBottom w:val="0"/>
          <w:divBdr>
            <w:top w:val="none" w:sz="0" w:space="0" w:color="auto"/>
            <w:left w:val="none" w:sz="0" w:space="0" w:color="auto"/>
            <w:bottom w:val="none" w:sz="0" w:space="0" w:color="auto"/>
            <w:right w:val="none" w:sz="0" w:space="0" w:color="auto"/>
          </w:divBdr>
        </w:div>
        <w:div w:id="1083718625">
          <w:marLeft w:val="480"/>
          <w:marRight w:val="0"/>
          <w:marTop w:val="0"/>
          <w:marBottom w:val="0"/>
          <w:divBdr>
            <w:top w:val="none" w:sz="0" w:space="0" w:color="auto"/>
            <w:left w:val="none" w:sz="0" w:space="0" w:color="auto"/>
            <w:bottom w:val="none" w:sz="0" w:space="0" w:color="auto"/>
            <w:right w:val="none" w:sz="0" w:space="0" w:color="auto"/>
          </w:divBdr>
        </w:div>
        <w:div w:id="1083912172">
          <w:marLeft w:val="480"/>
          <w:marRight w:val="0"/>
          <w:marTop w:val="0"/>
          <w:marBottom w:val="0"/>
          <w:divBdr>
            <w:top w:val="none" w:sz="0" w:space="0" w:color="auto"/>
            <w:left w:val="none" w:sz="0" w:space="0" w:color="auto"/>
            <w:bottom w:val="none" w:sz="0" w:space="0" w:color="auto"/>
            <w:right w:val="none" w:sz="0" w:space="0" w:color="auto"/>
          </w:divBdr>
        </w:div>
        <w:div w:id="1087264648">
          <w:marLeft w:val="480"/>
          <w:marRight w:val="0"/>
          <w:marTop w:val="0"/>
          <w:marBottom w:val="0"/>
          <w:divBdr>
            <w:top w:val="none" w:sz="0" w:space="0" w:color="auto"/>
            <w:left w:val="none" w:sz="0" w:space="0" w:color="auto"/>
            <w:bottom w:val="none" w:sz="0" w:space="0" w:color="auto"/>
            <w:right w:val="none" w:sz="0" w:space="0" w:color="auto"/>
          </w:divBdr>
        </w:div>
        <w:div w:id="1094090300">
          <w:marLeft w:val="480"/>
          <w:marRight w:val="0"/>
          <w:marTop w:val="0"/>
          <w:marBottom w:val="0"/>
          <w:divBdr>
            <w:top w:val="none" w:sz="0" w:space="0" w:color="auto"/>
            <w:left w:val="none" w:sz="0" w:space="0" w:color="auto"/>
            <w:bottom w:val="none" w:sz="0" w:space="0" w:color="auto"/>
            <w:right w:val="none" w:sz="0" w:space="0" w:color="auto"/>
          </w:divBdr>
        </w:div>
        <w:div w:id="1125923733">
          <w:marLeft w:val="480"/>
          <w:marRight w:val="0"/>
          <w:marTop w:val="0"/>
          <w:marBottom w:val="0"/>
          <w:divBdr>
            <w:top w:val="none" w:sz="0" w:space="0" w:color="auto"/>
            <w:left w:val="none" w:sz="0" w:space="0" w:color="auto"/>
            <w:bottom w:val="none" w:sz="0" w:space="0" w:color="auto"/>
            <w:right w:val="none" w:sz="0" w:space="0" w:color="auto"/>
          </w:divBdr>
        </w:div>
        <w:div w:id="1137339885">
          <w:marLeft w:val="480"/>
          <w:marRight w:val="0"/>
          <w:marTop w:val="0"/>
          <w:marBottom w:val="0"/>
          <w:divBdr>
            <w:top w:val="none" w:sz="0" w:space="0" w:color="auto"/>
            <w:left w:val="none" w:sz="0" w:space="0" w:color="auto"/>
            <w:bottom w:val="none" w:sz="0" w:space="0" w:color="auto"/>
            <w:right w:val="none" w:sz="0" w:space="0" w:color="auto"/>
          </w:divBdr>
        </w:div>
        <w:div w:id="1140421096">
          <w:marLeft w:val="480"/>
          <w:marRight w:val="0"/>
          <w:marTop w:val="0"/>
          <w:marBottom w:val="0"/>
          <w:divBdr>
            <w:top w:val="none" w:sz="0" w:space="0" w:color="auto"/>
            <w:left w:val="none" w:sz="0" w:space="0" w:color="auto"/>
            <w:bottom w:val="none" w:sz="0" w:space="0" w:color="auto"/>
            <w:right w:val="none" w:sz="0" w:space="0" w:color="auto"/>
          </w:divBdr>
        </w:div>
        <w:div w:id="1231500695">
          <w:marLeft w:val="480"/>
          <w:marRight w:val="0"/>
          <w:marTop w:val="0"/>
          <w:marBottom w:val="0"/>
          <w:divBdr>
            <w:top w:val="none" w:sz="0" w:space="0" w:color="auto"/>
            <w:left w:val="none" w:sz="0" w:space="0" w:color="auto"/>
            <w:bottom w:val="none" w:sz="0" w:space="0" w:color="auto"/>
            <w:right w:val="none" w:sz="0" w:space="0" w:color="auto"/>
          </w:divBdr>
        </w:div>
        <w:div w:id="1318414471">
          <w:marLeft w:val="480"/>
          <w:marRight w:val="0"/>
          <w:marTop w:val="0"/>
          <w:marBottom w:val="0"/>
          <w:divBdr>
            <w:top w:val="none" w:sz="0" w:space="0" w:color="auto"/>
            <w:left w:val="none" w:sz="0" w:space="0" w:color="auto"/>
            <w:bottom w:val="none" w:sz="0" w:space="0" w:color="auto"/>
            <w:right w:val="none" w:sz="0" w:space="0" w:color="auto"/>
          </w:divBdr>
        </w:div>
        <w:div w:id="1352494044">
          <w:marLeft w:val="480"/>
          <w:marRight w:val="0"/>
          <w:marTop w:val="0"/>
          <w:marBottom w:val="0"/>
          <w:divBdr>
            <w:top w:val="none" w:sz="0" w:space="0" w:color="auto"/>
            <w:left w:val="none" w:sz="0" w:space="0" w:color="auto"/>
            <w:bottom w:val="none" w:sz="0" w:space="0" w:color="auto"/>
            <w:right w:val="none" w:sz="0" w:space="0" w:color="auto"/>
          </w:divBdr>
        </w:div>
        <w:div w:id="1353069605">
          <w:marLeft w:val="480"/>
          <w:marRight w:val="0"/>
          <w:marTop w:val="0"/>
          <w:marBottom w:val="0"/>
          <w:divBdr>
            <w:top w:val="none" w:sz="0" w:space="0" w:color="auto"/>
            <w:left w:val="none" w:sz="0" w:space="0" w:color="auto"/>
            <w:bottom w:val="none" w:sz="0" w:space="0" w:color="auto"/>
            <w:right w:val="none" w:sz="0" w:space="0" w:color="auto"/>
          </w:divBdr>
        </w:div>
        <w:div w:id="1360739838">
          <w:marLeft w:val="480"/>
          <w:marRight w:val="0"/>
          <w:marTop w:val="0"/>
          <w:marBottom w:val="0"/>
          <w:divBdr>
            <w:top w:val="none" w:sz="0" w:space="0" w:color="auto"/>
            <w:left w:val="none" w:sz="0" w:space="0" w:color="auto"/>
            <w:bottom w:val="none" w:sz="0" w:space="0" w:color="auto"/>
            <w:right w:val="none" w:sz="0" w:space="0" w:color="auto"/>
          </w:divBdr>
        </w:div>
        <w:div w:id="1409156681">
          <w:marLeft w:val="480"/>
          <w:marRight w:val="0"/>
          <w:marTop w:val="0"/>
          <w:marBottom w:val="0"/>
          <w:divBdr>
            <w:top w:val="none" w:sz="0" w:space="0" w:color="auto"/>
            <w:left w:val="none" w:sz="0" w:space="0" w:color="auto"/>
            <w:bottom w:val="none" w:sz="0" w:space="0" w:color="auto"/>
            <w:right w:val="none" w:sz="0" w:space="0" w:color="auto"/>
          </w:divBdr>
        </w:div>
        <w:div w:id="1458451492">
          <w:marLeft w:val="480"/>
          <w:marRight w:val="0"/>
          <w:marTop w:val="0"/>
          <w:marBottom w:val="0"/>
          <w:divBdr>
            <w:top w:val="none" w:sz="0" w:space="0" w:color="auto"/>
            <w:left w:val="none" w:sz="0" w:space="0" w:color="auto"/>
            <w:bottom w:val="none" w:sz="0" w:space="0" w:color="auto"/>
            <w:right w:val="none" w:sz="0" w:space="0" w:color="auto"/>
          </w:divBdr>
        </w:div>
        <w:div w:id="1475872952">
          <w:marLeft w:val="480"/>
          <w:marRight w:val="0"/>
          <w:marTop w:val="0"/>
          <w:marBottom w:val="0"/>
          <w:divBdr>
            <w:top w:val="none" w:sz="0" w:space="0" w:color="auto"/>
            <w:left w:val="none" w:sz="0" w:space="0" w:color="auto"/>
            <w:bottom w:val="none" w:sz="0" w:space="0" w:color="auto"/>
            <w:right w:val="none" w:sz="0" w:space="0" w:color="auto"/>
          </w:divBdr>
        </w:div>
        <w:div w:id="1502820067">
          <w:marLeft w:val="480"/>
          <w:marRight w:val="0"/>
          <w:marTop w:val="0"/>
          <w:marBottom w:val="0"/>
          <w:divBdr>
            <w:top w:val="none" w:sz="0" w:space="0" w:color="auto"/>
            <w:left w:val="none" w:sz="0" w:space="0" w:color="auto"/>
            <w:bottom w:val="none" w:sz="0" w:space="0" w:color="auto"/>
            <w:right w:val="none" w:sz="0" w:space="0" w:color="auto"/>
          </w:divBdr>
        </w:div>
        <w:div w:id="1507863788">
          <w:marLeft w:val="480"/>
          <w:marRight w:val="0"/>
          <w:marTop w:val="0"/>
          <w:marBottom w:val="0"/>
          <w:divBdr>
            <w:top w:val="none" w:sz="0" w:space="0" w:color="auto"/>
            <w:left w:val="none" w:sz="0" w:space="0" w:color="auto"/>
            <w:bottom w:val="none" w:sz="0" w:space="0" w:color="auto"/>
            <w:right w:val="none" w:sz="0" w:space="0" w:color="auto"/>
          </w:divBdr>
        </w:div>
        <w:div w:id="1515728198">
          <w:marLeft w:val="480"/>
          <w:marRight w:val="0"/>
          <w:marTop w:val="0"/>
          <w:marBottom w:val="0"/>
          <w:divBdr>
            <w:top w:val="none" w:sz="0" w:space="0" w:color="auto"/>
            <w:left w:val="none" w:sz="0" w:space="0" w:color="auto"/>
            <w:bottom w:val="none" w:sz="0" w:space="0" w:color="auto"/>
            <w:right w:val="none" w:sz="0" w:space="0" w:color="auto"/>
          </w:divBdr>
        </w:div>
        <w:div w:id="1518695735">
          <w:marLeft w:val="480"/>
          <w:marRight w:val="0"/>
          <w:marTop w:val="0"/>
          <w:marBottom w:val="0"/>
          <w:divBdr>
            <w:top w:val="none" w:sz="0" w:space="0" w:color="auto"/>
            <w:left w:val="none" w:sz="0" w:space="0" w:color="auto"/>
            <w:bottom w:val="none" w:sz="0" w:space="0" w:color="auto"/>
            <w:right w:val="none" w:sz="0" w:space="0" w:color="auto"/>
          </w:divBdr>
        </w:div>
        <w:div w:id="1530336583">
          <w:marLeft w:val="480"/>
          <w:marRight w:val="0"/>
          <w:marTop w:val="0"/>
          <w:marBottom w:val="0"/>
          <w:divBdr>
            <w:top w:val="none" w:sz="0" w:space="0" w:color="auto"/>
            <w:left w:val="none" w:sz="0" w:space="0" w:color="auto"/>
            <w:bottom w:val="none" w:sz="0" w:space="0" w:color="auto"/>
            <w:right w:val="none" w:sz="0" w:space="0" w:color="auto"/>
          </w:divBdr>
        </w:div>
        <w:div w:id="1545098341">
          <w:marLeft w:val="480"/>
          <w:marRight w:val="0"/>
          <w:marTop w:val="0"/>
          <w:marBottom w:val="0"/>
          <w:divBdr>
            <w:top w:val="none" w:sz="0" w:space="0" w:color="auto"/>
            <w:left w:val="none" w:sz="0" w:space="0" w:color="auto"/>
            <w:bottom w:val="none" w:sz="0" w:space="0" w:color="auto"/>
            <w:right w:val="none" w:sz="0" w:space="0" w:color="auto"/>
          </w:divBdr>
        </w:div>
        <w:div w:id="1561936618">
          <w:marLeft w:val="480"/>
          <w:marRight w:val="0"/>
          <w:marTop w:val="0"/>
          <w:marBottom w:val="0"/>
          <w:divBdr>
            <w:top w:val="none" w:sz="0" w:space="0" w:color="auto"/>
            <w:left w:val="none" w:sz="0" w:space="0" w:color="auto"/>
            <w:bottom w:val="none" w:sz="0" w:space="0" w:color="auto"/>
            <w:right w:val="none" w:sz="0" w:space="0" w:color="auto"/>
          </w:divBdr>
        </w:div>
        <w:div w:id="1591813097">
          <w:marLeft w:val="480"/>
          <w:marRight w:val="0"/>
          <w:marTop w:val="0"/>
          <w:marBottom w:val="0"/>
          <w:divBdr>
            <w:top w:val="none" w:sz="0" w:space="0" w:color="auto"/>
            <w:left w:val="none" w:sz="0" w:space="0" w:color="auto"/>
            <w:bottom w:val="none" w:sz="0" w:space="0" w:color="auto"/>
            <w:right w:val="none" w:sz="0" w:space="0" w:color="auto"/>
          </w:divBdr>
        </w:div>
        <w:div w:id="1604462134">
          <w:marLeft w:val="480"/>
          <w:marRight w:val="0"/>
          <w:marTop w:val="0"/>
          <w:marBottom w:val="0"/>
          <w:divBdr>
            <w:top w:val="none" w:sz="0" w:space="0" w:color="auto"/>
            <w:left w:val="none" w:sz="0" w:space="0" w:color="auto"/>
            <w:bottom w:val="none" w:sz="0" w:space="0" w:color="auto"/>
            <w:right w:val="none" w:sz="0" w:space="0" w:color="auto"/>
          </w:divBdr>
        </w:div>
        <w:div w:id="1607957884">
          <w:marLeft w:val="480"/>
          <w:marRight w:val="0"/>
          <w:marTop w:val="0"/>
          <w:marBottom w:val="0"/>
          <w:divBdr>
            <w:top w:val="none" w:sz="0" w:space="0" w:color="auto"/>
            <w:left w:val="none" w:sz="0" w:space="0" w:color="auto"/>
            <w:bottom w:val="none" w:sz="0" w:space="0" w:color="auto"/>
            <w:right w:val="none" w:sz="0" w:space="0" w:color="auto"/>
          </w:divBdr>
        </w:div>
        <w:div w:id="1608002126">
          <w:marLeft w:val="480"/>
          <w:marRight w:val="0"/>
          <w:marTop w:val="0"/>
          <w:marBottom w:val="0"/>
          <w:divBdr>
            <w:top w:val="none" w:sz="0" w:space="0" w:color="auto"/>
            <w:left w:val="none" w:sz="0" w:space="0" w:color="auto"/>
            <w:bottom w:val="none" w:sz="0" w:space="0" w:color="auto"/>
            <w:right w:val="none" w:sz="0" w:space="0" w:color="auto"/>
          </w:divBdr>
        </w:div>
        <w:div w:id="1718121207">
          <w:marLeft w:val="480"/>
          <w:marRight w:val="0"/>
          <w:marTop w:val="0"/>
          <w:marBottom w:val="0"/>
          <w:divBdr>
            <w:top w:val="none" w:sz="0" w:space="0" w:color="auto"/>
            <w:left w:val="none" w:sz="0" w:space="0" w:color="auto"/>
            <w:bottom w:val="none" w:sz="0" w:space="0" w:color="auto"/>
            <w:right w:val="none" w:sz="0" w:space="0" w:color="auto"/>
          </w:divBdr>
        </w:div>
        <w:div w:id="1744637850">
          <w:marLeft w:val="480"/>
          <w:marRight w:val="0"/>
          <w:marTop w:val="0"/>
          <w:marBottom w:val="0"/>
          <w:divBdr>
            <w:top w:val="none" w:sz="0" w:space="0" w:color="auto"/>
            <w:left w:val="none" w:sz="0" w:space="0" w:color="auto"/>
            <w:bottom w:val="none" w:sz="0" w:space="0" w:color="auto"/>
            <w:right w:val="none" w:sz="0" w:space="0" w:color="auto"/>
          </w:divBdr>
        </w:div>
        <w:div w:id="1814761016">
          <w:marLeft w:val="480"/>
          <w:marRight w:val="0"/>
          <w:marTop w:val="0"/>
          <w:marBottom w:val="0"/>
          <w:divBdr>
            <w:top w:val="none" w:sz="0" w:space="0" w:color="auto"/>
            <w:left w:val="none" w:sz="0" w:space="0" w:color="auto"/>
            <w:bottom w:val="none" w:sz="0" w:space="0" w:color="auto"/>
            <w:right w:val="none" w:sz="0" w:space="0" w:color="auto"/>
          </w:divBdr>
        </w:div>
        <w:div w:id="1830751521">
          <w:marLeft w:val="480"/>
          <w:marRight w:val="0"/>
          <w:marTop w:val="0"/>
          <w:marBottom w:val="0"/>
          <w:divBdr>
            <w:top w:val="none" w:sz="0" w:space="0" w:color="auto"/>
            <w:left w:val="none" w:sz="0" w:space="0" w:color="auto"/>
            <w:bottom w:val="none" w:sz="0" w:space="0" w:color="auto"/>
            <w:right w:val="none" w:sz="0" w:space="0" w:color="auto"/>
          </w:divBdr>
        </w:div>
        <w:div w:id="1831629355">
          <w:marLeft w:val="480"/>
          <w:marRight w:val="0"/>
          <w:marTop w:val="0"/>
          <w:marBottom w:val="0"/>
          <w:divBdr>
            <w:top w:val="none" w:sz="0" w:space="0" w:color="auto"/>
            <w:left w:val="none" w:sz="0" w:space="0" w:color="auto"/>
            <w:bottom w:val="none" w:sz="0" w:space="0" w:color="auto"/>
            <w:right w:val="none" w:sz="0" w:space="0" w:color="auto"/>
          </w:divBdr>
        </w:div>
        <w:div w:id="1871989645">
          <w:marLeft w:val="480"/>
          <w:marRight w:val="0"/>
          <w:marTop w:val="0"/>
          <w:marBottom w:val="0"/>
          <w:divBdr>
            <w:top w:val="none" w:sz="0" w:space="0" w:color="auto"/>
            <w:left w:val="none" w:sz="0" w:space="0" w:color="auto"/>
            <w:bottom w:val="none" w:sz="0" w:space="0" w:color="auto"/>
            <w:right w:val="none" w:sz="0" w:space="0" w:color="auto"/>
          </w:divBdr>
        </w:div>
        <w:div w:id="1880891504">
          <w:marLeft w:val="480"/>
          <w:marRight w:val="0"/>
          <w:marTop w:val="0"/>
          <w:marBottom w:val="0"/>
          <w:divBdr>
            <w:top w:val="none" w:sz="0" w:space="0" w:color="auto"/>
            <w:left w:val="none" w:sz="0" w:space="0" w:color="auto"/>
            <w:bottom w:val="none" w:sz="0" w:space="0" w:color="auto"/>
            <w:right w:val="none" w:sz="0" w:space="0" w:color="auto"/>
          </w:divBdr>
        </w:div>
      </w:divsChild>
    </w:div>
    <w:div w:id="1795365846">
      <w:marLeft w:val="640"/>
      <w:marRight w:val="0"/>
      <w:marTop w:val="0"/>
      <w:marBottom w:val="0"/>
      <w:divBdr>
        <w:top w:val="none" w:sz="0" w:space="0" w:color="auto"/>
        <w:left w:val="none" w:sz="0" w:space="0" w:color="auto"/>
        <w:bottom w:val="none" w:sz="0" w:space="0" w:color="auto"/>
        <w:right w:val="none" w:sz="0" w:space="0" w:color="auto"/>
      </w:divBdr>
    </w:div>
    <w:div w:id="1796409697">
      <w:marLeft w:val="480"/>
      <w:marRight w:val="0"/>
      <w:marTop w:val="0"/>
      <w:marBottom w:val="0"/>
      <w:divBdr>
        <w:top w:val="none" w:sz="0" w:space="0" w:color="auto"/>
        <w:left w:val="none" w:sz="0" w:space="0" w:color="auto"/>
        <w:bottom w:val="none" w:sz="0" w:space="0" w:color="auto"/>
        <w:right w:val="none" w:sz="0" w:space="0" w:color="auto"/>
      </w:divBdr>
    </w:div>
    <w:div w:id="1796677609">
      <w:marLeft w:val="640"/>
      <w:marRight w:val="0"/>
      <w:marTop w:val="0"/>
      <w:marBottom w:val="0"/>
      <w:divBdr>
        <w:top w:val="none" w:sz="0" w:space="0" w:color="auto"/>
        <w:left w:val="none" w:sz="0" w:space="0" w:color="auto"/>
        <w:bottom w:val="none" w:sz="0" w:space="0" w:color="auto"/>
        <w:right w:val="none" w:sz="0" w:space="0" w:color="auto"/>
      </w:divBdr>
    </w:div>
    <w:div w:id="1797485442">
      <w:marLeft w:val="640"/>
      <w:marRight w:val="0"/>
      <w:marTop w:val="0"/>
      <w:marBottom w:val="0"/>
      <w:divBdr>
        <w:top w:val="none" w:sz="0" w:space="0" w:color="auto"/>
        <w:left w:val="none" w:sz="0" w:space="0" w:color="auto"/>
        <w:bottom w:val="none" w:sz="0" w:space="0" w:color="auto"/>
        <w:right w:val="none" w:sz="0" w:space="0" w:color="auto"/>
      </w:divBdr>
    </w:div>
    <w:div w:id="1797522459">
      <w:marLeft w:val="640"/>
      <w:marRight w:val="0"/>
      <w:marTop w:val="0"/>
      <w:marBottom w:val="0"/>
      <w:divBdr>
        <w:top w:val="none" w:sz="0" w:space="0" w:color="auto"/>
        <w:left w:val="none" w:sz="0" w:space="0" w:color="auto"/>
        <w:bottom w:val="none" w:sz="0" w:space="0" w:color="auto"/>
        <w:right w:val="none" w:sz="0" w:space="0" w:color="auto"/>
      </w:divBdr>
    </w:div>
    <w:div w:id="1799252470">
      <w:marLeft w:val="640"/>
      <w:marRight w:val="0"/>
      <w:marTop w:val="0"/>
      <w:marBottom w:val="0"/>
      <w:divBdr>
        <w:top w:val="none" w:sz="0" w:space="0" w:color="auto"/>
        <w:left w:val="none" w:sz="0" w:space="0" w:color="auto"/>
        <w:bottom w:val="none" w:sz="0" w:space="0" w:color="auto"/>
        <w:right w:val="none" w:sz="0" w:space="0" w:color="auto"/>
      </w:divBdr>
    </w:div>
    <w:div w:id="1799254535">
      <w:marLeft w:val="640"/>
      <w:marRight w:val="0"/>
      <w:marTop w:val="0"/>
      <w:marBottom w:val="0"/>
      <w:divBdr>
        <w:top w:val="none" w:sz="0" w:space="0" w:color="auto"/>
        <w:left w:val="none" w:sz="0" w:space="0" w:color="auto"/>
        <w:bottom w:val="none" w:sz="0" w:space="0" w:color="auto"/>
        <w:right w:val="none" w:sz="0" w:space="0" w:color="auto"/>
      </w:divBdr>
    </w:div>
    <w:div w:id="1799911497">
      <w:marLeft w:val="640"/>
      <w:marRight w:val="0"/>
      <w:marTop w:val="0"/>
      <w:marBottom w:val="0"/>
      <w:divBdr>
        <w:top w:val="none" w:sz="0" w:space="0" w:color="auto"/>
        <w:left w:val="none" w:sz="0" w:space="0" w:color="auto"/>
        <w:bottom w:val="none" w:sz="0" w:space="0" w:color="auto"/>
        <w:right w:val="none" w:sz="0" w:space="0" w:color="auto"/>
      </w:divBdr>
    </w:div>
    <w:div w:id="1800032291">
      <w:marLeft w:val="640"/>
      <w:marRight w:val="0"/>
      <w:marTop w:val="0"/>
      <w:marBottom w:val="0"/>
      <w:divBdr>
        <w:top w:val="none" w:sz="0" w:space="0" w:color="auto"/>
        <w:left w:val="none" w:sz="0" w:space="0" w:color="auto"/>
        <w:bottom w:val="none" w:sz="0" w:space="0" w:color="auto"/>
        <w:right w:val="none" w:sz="0" w:space="0" w:color="auto"/>
      </w:divBdr>
    </w:div>
    <w:div w:id="1800370090">
      <w:marLeft w:val="640"/>
      <w:marRight w:val="0"/>
      <w:marTop w:val="0"/>
      <w:marBottom w:val="0"/>
      <w:divBdr>
        <w:top w:val="none" w:sz="0" w:space="0" w:color="auto"/>
        <w:left w:val="none" w:sz="0" w:space="0" w:color="auto"/>
        <w:bottom w:val="none" w:sz="0" w:space="0" w:color="auto"/>
        <w:right w:val="none" w:sz="0" w:space="0" w:color="auto"/>
      </w:divBdr>
    </w:div>
    <w:div w:id="1800761861">
      <w:marLeft w:val="640"/>
      <w:marRight w:val="0"/>
      <w:marTop w:val="0"/>
      <w:marBottom w:val="0"/>
      <w:divBdr>
        <w:top w:val="none" w:sz="0" w:space="0" w:color="auto"/>
        <w:left w:val="none" w:sz="0" w:space="0" w:color="auto"/>
        <w:bottom w:val="none" w:sz="0" w:space="0" w:color="auto"/>
        <w:right w:val="none" w:sz="0" w:space="0" w:color="auto"/>
      </w:divBdr>
    </w:div>
    <w:div w:id="1801024125">
      <w:marLeft w:val="480"/>
      <w:marRight w:val="0"/>
      <w:marTop w:val="0"/>
      <w:marBottom w:val="0"/>
      <w:divBdr>
        <w:top w:val="none" w:sz="0" w:space="0" w:color="auto"/>
        <w:left w:val="none" w:sz="0" w:space="0" w:color="auto"/>
        <w:bottom w:val="none" w:sz="0" w:space="0" w:color="auto"/>
        <w:right w:val="none" w:sz="0" w:space="0" w:color="auto"/>
      </w:divBdr>
    </w:div>
    <w:div w:id="1801414172">
      <w:bodyDiv w:val="1"/>
      <w:marLeft w:val="0"/>
      <w:marRight w:val="0"/>
      <w:marTop w:val="0"/>
      <w:marBottom w:val="0"/>
      <w:divBdr>
        <w:top w:val="none" w:sz="0" w:space="0" w:color="auto"/>
        <w:left w:val="none" w:sz="0" w:space="0" w:color="auto"/>
        <w:bottom w:val="none" w:sz="0" w:space="0" w:color="auto"/>
        <w:right w:val="none" w:sz="0" w:space="0" w:color="auto"/>
      </w:divBdr>
      <w:divsChild>
        <w:div w:id="40448479">
          <w:marLeft w:val="480"/>
          <w:marRight w:val="0"/>
          <w:marTop w:val="0"/>
          <w:marBottom w:val="0"/>
          <w:divBdr>
            <w:top w:val="none" w:sz="0" w:space="0" w:color="auto"/>
            <w:left w:val="none" w:sz="0" w:space="0" w:color="auto"/>
            <w:bottom w:val="none" w:sz="0" w:space="0" w:color="auto"/>
            <w:right w:val="none" w:sz="0" w:space="0" w:color="auto"/>
          </w:divBdr>
        </w:div>
        <w:div w:id="55206696">
          <w:marLeft w:val="480"/>
          <w:marRight w:val="0"/>
          <w:marTop w:val="0"/>
          <w:marBottom w:val="0"/>
          <w:divBdr>
            <w:top w:val="none" w:sz="0" w:space="0" w:color="auto"/>
            <w:left w:val="none" w:sz="0" w:space="0" w:color="auto"/>
            <w:bottom w:val="none" w:sz="0" w:space="0" w:color="auto"/>
            <w:right w:val="none" w:sz="0" w:space="0" w:color="auto"/>
          </w:divBdr>
        </w:div>
        <w:div w:id="88939162">
          <w:marLeft w:val="480"/>
          <w:marRight w:val="0"/>
          <w:marTop w:val="0"/>
          <w:marBottom w:val="0"/>
          <w:divBdr>
            <w:top w:val="none" w:sz="0" w:space="0" w:color="auto"/>
            <w:left w:val="none" w:sz="0" w:space="0" w:color="auto"/>
            <w:bottom w:val="none" w:sz="0" w:space="0" w:color="auto"/>
            <w:right w:val="none" w:sz="0" w:space="0" w:color="auto"/>
          </w:divBdr>
        </w:div>
        <w:div w:id="120541007">
          <w:marLeft w:val="480"/>
          <w:marRight w:val="0"/>
          <w:marTop w:val="0"/>
          <w:marBottom w:val="0"/>
          <w:divBdr>
            <w:top w:val="none" w:sz="0" w:space="0" w:color="auto"/>
            <w:left w:val="none" w:sz="0" w:space="0" w:color="auto"/>
            <w:bottom w:val="none" w:sz="0" w:space="0" w:color="auto"/>
            <w:right w:val="none" w:sz="0" w:space="0" w:color="auto"/>
          </w:divBdr>
        </w:div>
        <w:div w:id="125701725">
          <w:marLeft w:val="480"/>
          <w:marRight w:val="0"/>
          <w:marTop w:val="0"/>
          <w:marBottom w:val="0"/>
          <w:divBdr>
            <w:top w:val="none" w:sz="0" w:space="0" w:color="auto"/>
            <w:left w:val="none" w:sz="0" w:space="0" w:color="auto"/>
            <w:bottom w:val="none" w:sz="0" w:space="0" w:color="auto"/>
            <w:right w:val="none" w:sz="0" w:space="0" w:color="auto"/>
          </w:divBdr>
        </w:div>
        <w:div w:id="132531437">
          <w:marLeft w:val="480"/>
          <w:marRight w:val="0"/>
          <w:marTop w:val="0"/>
          <w:marBottom w:val="0"/>
          <w:divBdr>
            <w:top w:val="none" w:sz="0" w:space="0" w:color="auto"/>
            <w:left w:val="none" w:sz="0" w:space="0" w:color="auto"/>
            <w:bottom w:val="none" w:sz="0" w:space="0" w:color="auto"/>
            <w:right w:val="none" w:sz="0" w:space="0" w:color="auto"/>
          </w:divBdr>
        </w:div>
        <w:div w:id="160435395">
          <w:marLeft w:val="480"/>
          <w:marRight w:val="0"/>
          <w:marTop w:val="0"/>
          <w:marBottom w:val="0"/>
          <w:divBdr>
            <w:top w:val="none" w:sz="0" w:space="0" w:color="auto"/>
            <w:left w:val="none" w:sz="0" w:space="0" w:color="auto"/>
            <w:bottom w:val="none" w:sz="0" w:space="0" w:color="auto"/>
            <w:right w:val="none" w:sz="0" w:space="0" w:color="auto"/>
          </w:divBdr>
        </w:div>
        <w:div w:id="185603469">
          <w:marLeft w:val="480"/>
          <w:marRight w:val="0"/>
          <w:marTop w:val="0"/>
          <w:marBottom w:val="0"/>
          <w:divBdr>
            <w:top w:val="none" w:sz="0" w:space="0" w:color="auto"/>
            <w:left w:val="none" w:sz="0" w:space="0" w:color="auto"/>
            <w:bottom w:val="none" w:sz="0" w:space="0" w:color="auto"/>
            <w:right w:val="none" w:sz="0" w:space="0" w:color="auto"/>
          </w:divBdr>
        </w:div>
        <w:div w:id="233970904">
          <w:marLeft w:val="480"/>
          <w:marRight w:val="0"/>
          <w:marTop w:val="0"/>
          <w:marBottom w:val="0"/>
          <w:divBdr>
            <w:top w:val="none" w:sz="0" w:space="0" w:color="auto"/>
            <w:left w:val="none" w:sz="0" w:space="0" w:color="auto"/>
            <w:bottom w:val="none" w:sz="0" w:space="0" w:color="auto"/>
            <w:right w:val="none" w:sz="0" w:space="0" w:color="auto"/>
          </w:divBdr>
        </w:div>
        <w:div w:id="248540570">
          <w:marLeft w:val="480"/>
          <w:marRight w:val="0"/>
          <w:marTop w:val="0"/>
          <w:marBottom w:val="0"/>
          <w:divBdr>
            <w:top w:val="none" w:sz="0" w:space="0" w:color="auto"/>
            <w:left w:val="none" w:sz="0" w:space="0" w:color="auto"/>
            <w:bottom w:val="none" w:sz="0" w:space="0" w:color="auto"/>
            <w:right w:val="none" w:sz="0" w:space="0" w:color="auto"/>
          </w:divBdr>
        </w:div>
        <w:div w:id="314380604">
          <w:marLeft w:val="480"/>
          <w:marRight w:val="0"/>
          <w:marTop w:val="0"/>
          <w:marBottom w:val="0"/>
          <w:divBdr>
            <w:top w:val="none" w:sz="0" w:space="0" w:color="auto"/>
            <w:left w:val="none" w:sz="0" w:space="0" w:color="auto"/>
            <w:bottom w:val="none" w:sz="0" w:space="0" w:color="auto"/>
            <w:right w:val="none" w:sz="0" w:space="0" w:color="auto"/>
          </w:divBdr>
        </w:div>
        <w:div w:id="344015815">
          <w:marLeft w:val="480"/>
          <w:marRight w:val="0"/>
          <w:marTop w:val="0"/>
          <w:marBottom w:val="0"/>
          <w:divBdr>
            <w:top w:val="none" w:sz="0" w:space="0" w:color="auto"/>
            <w:left w:val="none" w:sz="0" w:space="0" w:color="auto"/>
            <w:bottom w:val="none" w:sz="0" w:space="0" w:color="auto"/>
            <w:right w:val="none" w:sz="0" w:space="0" w:color="auto"/>
          </w:divBdr>
        </w:div>
        <w:div w:id="360208758">
          <w:marLeft w:val="480"/>
          <w:marRight w:val="0"/>
          <w:marTop w:val="0"/>
          <w:marBottom w:val="0"/>
          <w:divBdr>
            <w:top w:val="none" w:sz="0" w:space="0" w:color="auto"/>
            <w:left w:val="none" w:sz="0" w:space="0" w:color="auto"/>
            <w:bottom w:val="none" w:sz="0" w:space="0" w:color="auto"/>
            <w:right w:val="none" w:sz="0" w:space="0" w:color="auto"/>
          </w:divBdr>
        </w:div>
        <w:div w:id="383648659">
          <w:marLeft w:val="480"/>
          <w:marRight w:val="0"/>
          <w:marTop w:val="0"/>
          <w:marBottom w:val="0"/>
          <w:divBdr>
            <w:top w:val="none" w:sz="0" w:space="0" w:color="auto"/>
            <w:left w:val="none" w:sz="0" w:space="0" w:color="auto"/>
            <w:bottom w:val="none" w:sz="0" w:space="0" w:color="auto"/>
            <w:right w:val="none" w:sz="0" w:space="0" w:color="auto"/>
          </w:divBdr>
        </w:div>
        <w:div w:id="421729030">
          <w:marLeft w:val="480"/>
          <w:marRight w:val="0"/>
          <w:marTop w:val="0"/>
          <w:marBottom w:val="0"/>
          <w:divBdr>
            <w:top w:val="none" w:sz="0" w:space="0" w:color="auto"/>
            <w:left w:val="none" w:sz="0" w:space="0" w:color="auto"/>
            <w:bottom w:val="none" w:sz="0" w:space="0" w:color="auto"/>
            <w:right w:val="none" w:sz="0" w:space="0" w:color="auto"/>
          </w:divBdr>
        </w:div>
        <w:div w:id="493229558">
          <w:marLeft w:val="480"/>
          <w:marRight w:val="0"/>
          <w:marTop w:val="0"/>
          <w:marBottom w:val="0"/>
          <w:divBdr>
            <w:top w:val="none" w:sz="0" w:space="0" w:color="auto"/>
            <w:left w:val="none" w:sz="0" w:space="0" w:color="auto"/>
            <w:bottom w:val="none" w:sz="0" w:space="0" w:color="auto"/>
            <w:right w:val="none" w:sz="0" w:space="0" w:color="auto"/>
          </w:divBdr>
        </w:div>
        <w:div w:id="548341940">
          <w:marLeft w:val="480"/>
          <w:marRight w:val="0"/>
          <w:marTop w:val="0"/>
          <w:marBottom w:val="0"/>
          <w:divBdr>
            <w:top w:val="none" w:sz="0" w:space="0" w:color="auto"/>
            <w:left w:val="none" w:sz="0" w:space="0" w:color="auto"/>
            <w:bottom w:val="none" w:sz="0" w:space="0" w:color="auto"/>
            <w:right w:val="none" w:sz="0" w:space="0" w:color="auto"/>
          </w:divBdr>
        </w:div>
        <w:div w:id="549877646">
          <w:marLeft w:val="480"/>
          <w:marRight w:val="0"/>
          <w:marTop w:val="0"/>
          <w:marBottom w:val="0"/>
          <w:divBdr>
            <w:top w:val="none" w:sz="0" w:space="0" w:color="auto"/>
            <w:left w:val="none" w:sz="0" w:space="0" w:color="auto"/>
            <w:bottom w:val="none" w:sz="0" w:space="0" w:color="auto"/>
            <w:right w:val="none" w:sz="0" w:space="0" w:color="auto"/>
          </w:divBdr>
        </w:div>
        <w:div w:id="563222364">
          <w:marLeft w:val="480"/>
          <w:marRight w:val="0"/>
          <w:marTop w:val="0"/>
          <w:marBottom w:val="0"/>
          <w:divBdr>
            <w:top w:val="none" w:sz="0" w:space="0" w:color="auto"/>
            <w:left w:val="none" w:sz="0" w:space="0" w:color="auto"/>
            <w:bottom w:val="none" w:sz="0" w:space="0" w:color="auto"/>
            <w:right w:val="none" w:sz="0" w:space="0" w:color="auto"/>
          </w:divBdr>
        </w:div>
        <w:div w:id="592473699">
          <w:marLeft w:val="480"/>
          <w:marRight w:val="0"/>
          <w:marTop w:val="0"/>
          <w:marBottom w:val="0"/>
          <w:divBdr>
            <w:top w:val="none" w:sz="0" w:space="0" w:color="auto"/>
            <w:left w:val="none" w:sz="0" w:space="0" w:color="auto"/>
            <w:bottom w:val="none" w:sz="0" w:space="0" w:color="auto"/>
            <w:right w:val="none" w:sz="0" w:space="0" w:color="auto"/>
          </w:divBdr>
        </w:div>
        <w:div w:id="603732044">
          <w:marLeft w:val="480"/>
          <w:marRight w:val="0"/>
          <w:marTop w:val="0"/>
          <w:marBottom w:val="0"/>
          <w:divBdr>
            <w:top w:val="none" w:sz="0" w:space="0" w:color="auto"/>
            <w:left w:val="none" w:sz="0" w:space="0" w:color="auto"/>
            <w:bottom w:val="none" w:sz="0" w:space="0" w:color="auto"/>
            <w:right w:val="none" w:sz="0" w:space="0" w:color="auto"/>
          </w:divBdr>
        </w:div>
        <w:div w:id="605120770">
          <w:marLeft w:val="480"/>
          <w:marRight w:val="0"/>
          <w:marTop w:val="0"/>
          <w:marBottom w:val="0"/>
          <w:divBdr>
            <w:top w:val="none" w:sz="0" w:space="0" w:color="auto"/>
            <w:left w:val="none" w:sz="0" w:space="0" w:color="auto"/>
            <w:bottom w:val="none" w:sz="0" w:space="0" w:color="auto"/>
            <w:right w:val="none" w:sz="0" w:space="0" w:color="auto"/>
          </w:divBdr>
        </w:div>
        <w:div w:id="650982054">
          <w:marLeft w:val="480"/>
          <w:marRight w:val="0"/>
          <w:marTop w:val="0"/>
          <w:marBottom w:val="0"/>
          <w:divBdr>
            <w:top w:val="none" w:sz="0" w:space="0" w:color="auto"/>
            <w:left w:val="none" w:sz="0" w:space="0" w:color="auto"/>
            <w:bottom w:val="none" w:sz="0" w:space="0" w:color="auto"/>
            <w:right w:val="none" w:sz="0" w:space="0" w:color="auto"/>
          </w:divBdr>
        </w:div>
        <w:div w:id="675504036">
          <w:marLeft w:val="480"/>
          <w:marRight w:val="0"/>
          <w:marTop w:val="0"/>
          <w:marBottom w:val="0"/>
          <w:divBdr>
            <w:top w:val="none" w:sz="0" w:space="0" w:color="auto"/>
            <w:left w:val="none" w:sz="0" w:space="0" w:color="auto"/>
            <w:bottom w:val="none" w:sz="0" w:space="0" w:color="auto"/>
            <w:right w:val="none" w:sz="0" w:space="0" w:color="auto"/>
          </w:divBdr>
        </w:div>
        <w:div w:id="732243010">
          <w:marLeft w:val="480"/>
          <w:marRight w:val="0"/>
          <w:marTop w:val="0"/>
          <w:marBottom w:val="0"/>
          <w:divBdr>
            <w:top w:val="none" w:sz="0" w:space="0" w:color="auto"/>
            <w:left w:val="none" w:sz="0" w:space="0" w:color="auto"/>
            <w:bottom w:val="none" w:sz="0" w:space="0" w:color="auto"/>
            <w:right w:val="none" w:sz="0" w:space="0" w:color="auto"/>
          </w:divBdr>
        </w:div>
        <w:div w:id="737359829">
          <w:marLeft w:val="480"/>
          <w:marRight w:val="0"/>
          <w:marTop w:val="0"/>
          <w:marBottom w:val="0"/>
          <w:divBdr>
            <w:top w:val="none" w:sz="0" w:space="0" w:color="auto"/>
            <w:left w:val="none" w:sz="0" w:space="0" w:color="auto"/>
            <w:bottom w:val="none" w:sz="0" w:space="0" w:color="auto"/>
            <w:right w:val="none" w:sz="0" w:space="0" w:color="auto"/>
          </w:divBdr>
        </w:div>
        <w:div w:id="752820222">
          <w:marLeft w:val="480"/>
          <w:marRight w:val="0"/>
          <w:marTop w:val="0"/>
          <w:marBottom w:val="0"/>
          <w:divBdr>
            <w:top w:val="none" w:sz="0" w:space="0" w:color="auto"/>
            <w:left w:val="none" w:sz="0" w:space="0" w:color="auto"/>
            <w:bottom w:val="none" w:sz="0" w:space="0" w:color="auto"/>
            <w:right w:val="none" w:sz="0" w:space="0" w:color="auto"/>
          </w:divBdr>
        </w:div>
        <w:div w:id="782267050">
          <w:marLeft w:val="480"/>
          <w:marRight w:val="0"/>
          <w:marTop w:val="0"/>
          <w:marBottom w:val="0"/>
          <w:divBdr>
            <w:top w:val="none" w:sz="0" w:space="0" w:color="auto"/>
            <w:left w:val="none" w:sz="0" w:space="0" w:color="auto"/>
            <w:bottom w:val="none" w:sz="0" w:space="0" w:color="auto"/>
            <w:right w:val="none" w:sz="0" w:space="0" w:color="auto"/>
          </w:divBdr>
        </w:div>
        <w:div w:id="809590730">
          <w:marLeft w:val="480"/>
          <w:marRight w:val="0"/>
          <w:marTop w:val="0"/>
          <w:marBottom w:val="0"/>
          <w:divBdr>
            <w:top w:val="none" w:sz="0" w:space="0" w:color="auto"/>
            <w:left w:val="none" w:sz="0" w:space="0" w:color="auto"/>
            <w:bottom w:val="none" w:sz="0" w:space="0" w:color="auto"/>
            <w:right w:val="none" w:sz="0" w:space="0" w:color="auto"/>
          </w:divBdr>
        </w:div>
        <w:div w:id="813449373">
          <w:marLeft w:val="480"/>
          <w:marRight w:val="0"/>
          <w:marTop w:val="0"/>
          <w:marBottom w:val="0"/>
          <w:divBdr>
            <w:top w:val="none" w:sz="0" w:space="0" w:color="auto"/>
            <w:left w:val="none" w:sz="0" w:space="0" w:color="auto"/>
            <w:bottom w:val="none" w:sz="0" w:space="0" w:color="auto"/>
            <w:right w:val="none" w:sz="0" w:space="0" w:color="auto"/>
          </w:divBdr>
        </w:div>
        <w:div w:id="827012595">
          <w:marLeft w:val="480"/>
          <w:marRight w:val="0"/>
          <w:marTop w:val="0"/>
          <w:marBottom w:val="0"/>
          <w:divBdr>
            <w:top w:val="none" w:sz="0" w:space="0" w:color="auto"/>
            <w:left w:val="none" w:sz="0" w:space="0" w:color="auto"/>
            <w:bottom w:val="none" w:sz="0" w:space="0" w:color="auto"/>
            <w:right w:val="none" w:sz="0" w:space="0" w:color="auto"/>
          </w:divBdr>
        </w:div>
        <w:div w:id="835149547">
          <w:marLeft w:val="480"/>
          <w:marRight w:val="0"/>
          <w:marTop w:val="0"/>
          <w:marBottom w:val="0"/>
          <w:divBdr>
            <w:top w:val="none" w:sz="0" w:space="0" w:color="auto"/>
            <w:left w:val="none" w:sz="0" w:space="0" w:color="auto"/>
            <w:bottom w:val="none" w:sz="0" w:space="0" w:color="auto"/>
            <w:right w:val="none" w:sz="0" w:space="0" w:color="auto"/>
          </w:divBdr>
        </w:div>
        <w:div w:id="847521701">
          <w:marLeft w:val="480"/>
          <w:marRight w:val="0"/>
          <w:marTop w:val="0"/>
          <w:marBottom w:val="0"/>
          <w:divBdr>
            <w:top w:val="none" w:sz="0" w:space="0" w:color="auto"/>
            <w:left w:val="none" w:sz="0" w:space="0" w:color="auto"/>
            <w:bottom w:val="none" w:sz="0" w:space="0" w:color="auto"/>
            <w:right w:val="none" w:sz="0" w:space="0" w:color="auto"/>
          </w:divBdr>
        </w:div>
        <w:div w:id="973025373">
          <w:marLeft w:val="480"/>
          <w:marRight w:val="0"/>
          <w:marTop w:val="0"/>
          <w:marBottom w:val="0"/>
          <w:divBdr>
            <w:top w:val="none" w:sz="0" w:space="0" w:color="auto"/>
            <w:left w:val="none" w:sz="0" w:space="0" w:color="auto"/>
            <w:bottom w:val="none" w:sz="0" w:space="0" w:color="auto"/>
            <w:right w:val="none" w:sz="0" w:space="0" w:color="auto"/>
          </w:divBdr>
        </w:div>
        <w:div w:id="977615620">
          <w:marLeft w:val="480"/>
          <w:marRight w:val="0"/>
          <w:marTop w:val="0"/>
          <w:marBottom w:val="0"/>
          <w:divBdr>
            <w:top w:val="none" w:sz="0" w:space="0" w:color="auto"/>
            <w:left w:val="none" w:sz="0" w:space="0" w:color="auto"/>
            <w:bottom w:val="none" w:sz="0" w:space="0" w:color="auto"/>
            <w:right w:val="none" w:sz="0" w:space="0" w:color="auto"/>
          </w:divBdr>
        </w:div>
        <w:div w:id="1015576943">
          <w:marLeft w:val="480"/>
          <w:marRight w:val="0"/>
          <w:marTop w:val="0"/>
          <w:marBottom w:val="0"/>
          <w:divBdr>
            <w:top w:val="none" w:sz="0" w:space="0" w:color="auto"/>
            <w:left w:val="none" w:sz="0" w:space="0" w:color="auto"/>
            <w:bottom w:val="none" w:sz="0" w:space="0" w:color="auto"/>
            <w:right w:val="none" w:sz="0" w:space="0" w:color="auto"/>
          </w:divBdr>
        </w:div>
        <w:div w:id="1022318280">
          <w:marLeft w:val="480"/>
          <w:marRight w:val="0"/>
          <w:marTop w:val="0"/>
          <w:marBottom w:val="0"/>
          <w:divBdr>
            <w:top w:val="none" w:sz="0" w:space="0" w:color="auto"/>
            <w:left w:val="none" w:sz="0" w:space="0" w:color="auto"/>
            <w:bottom w:val="none" w:sz="0" w:space="0" w:color="auto"/>
            <w:right w:val="none" w:sz="0" w:space="0" w:color="auto"/>
          </w:divBdr>
        </w:div>
        <w:div w:id="1047486605">
          <w:marLeft w:val="480"/>
          <w:marRight w:val="0"/>
          <w:marTop w:val="0"/>
          <w:marBottom w:val="0"/>
          <w:divBdr>
            <w:top w:val="none" w:sz="0" w:space="0" w:color="auto"/>
            <w:left w:val="none" w:sz="0" w:space="0" w:color="auto"/>
            <w:bottom w:val="none" w:sz="0" w:space="0" w:color="auto"/>
            <w:right w:val="none" w:sz="0" w:space="0" w:color="auto"/>
          </w:divBdr>
        </w:div>
        <w:div w:id="1065373613">
          <w:marLeft w:val="480"/>
          <w:marRight w:val="0"/>
          <w:marTop w:val="0"/>
          <w:marBottom w:val="0"/>
          <w:divBdr>
            <w:top w:val="none" w:sz="0" w:space="0" w:color="auto"/>
            <w:left w:val="none" w:sz="0" w:space="0" w:color="auto"/>
            <w:bottom w:val="none" w:sz="0" w:space="0" w:color="auto"/>
            <w:right w:val="none" w:sz="0" w:space="0" w:color="auto"/>
          </w:divBdr>
        </w:div>
        <w:div w:id="1066221088">
          <w:marLeft w:val="480"/>
          <w:marRight w:val="0"/>
          <w:marTop w:val="0"/>
          <w:marBottom w:val="0"/>
          <w:divBdr>
            <w:top w:val="none" w:sz="0" w:space="0" w:color="auto"/>
            <w:left w:val="none" w:sz="0" w:space="0" w:color="auto"/>
            <w:bottom w:val="none" w:sz="0" w:space="0" w:color="auto"/>
            <w:right w:val="none" w:sz="0" w:space="0" w:color="auto"/>
          </w:divBdr>
        </w:div>
        <w:div w:id="1075975511">
          <w:marLeft w:val="480"/>
          <w:marRight w:val="0"/>
          <w:marTop w:val="0"/>
          <w:marBottom w:val="0"/>
          <w:divBdr>
            <w:top w:val="none" w:sz="0" w:space="0" w:color="auto"/>
            <w:left w:val="none" w:sz="0" w:space="0" w:color="auto"/>
            <w:bottom w:val="none" w:sz="0" w:space="0" w:color="auto"/>
            <w:right w:val="none" w:sz="0" w:space="0" w:color="auto"/>
          </w:divBdr>
        </w:div>
        <w:div w:id="1099452986">
          <w:marLeft w:val="480"/>
          <w:marRight w:val="0"/>
          <w:marTop w:val="0"/>
          <w:marBottom w:val="0"/>
          <w:divBdr>
            <w:top w:val="none" w:sz="0" w:space="0" w:color="auto"/>
            <w:left w:val="none" w:sz="0" w:space="0" w:color="auto"/>
            <w:bottom w:val="none" w:sz="0" w:space="0" w:color="auto"/>
            <w:right w:val="none" w:sz="0" w:space="0" w:color="auto"/>
          </w:divBdr>
        </w:div>
        <w:div w:id="1104886455">
          <w:marLeft w:val="480"/>
          <w:marRight w:val="0"/>
          <w:marTop w:val="0"/>
          <w:marBottom w:val="0"/>
          <w:divBdr>
            <w:top w:val="none" w:sz="0" w:space="0" w:color="auto"/>
            <w:left w:val="none" w:sz="0" w:space="0" w:color="auto"/>
            <w:bottom w:val="none" w:sz="0" w:space="0" w:color="auto"/>
            <w:right w:val="none" w:sz="0" w:space="0" w:color="auto"/>
          </w:divBdr>
        </w:div>
        <w:div w:id="1105661804">
          <w:marLeft w:val="480"/>
          <w:marRight w:val="0"/>
          <w:marTop w:val="0"/>
          <w:marBottom w:val="0"/>
          <w:divBdr>
            <w:top w:val="none" w:sz="0" w:space="0" w:color="auto"/>
            <w:left w:val="none" w:sz="0" w:space="0" w:color="auto"/>
            <w:bottom w:val="none" w:sz="0" w:space="0" w:color="auto"/>
            <w:right w:val="none" w:sz="0" w:space="0" w:color="auto"/>
          </w:divBdr>
        </w:div>
        <w:div w:id="1134520444">
          <w:marLeft w:val="480"/>
          <w:marRight w:val="0"/>
          <w:marTop w:val="0"/>
          <w:marBottom w:val="0"/>
          <w:divBdr>
            <w:top w:val="none" w:sz="0" w:space="0" w:color="auto"/>
            <w:left w:val="none" w:sz="0" w:space="0" w:color="auto"/>
            <w:bottom w:val="none" w:sz="0" w:space="0" w:color="auto"/>
            <w:right w:val="none" w:sz="0" w:space="0" w:color="auto"/>
          </w:divBdr>
        </w:div>
        <w:div w:id="1135755515">
          <w:marLeft w:val="480"/>
          <w:marRight w:val="0"/>
          <w:marTop w:val="0"/>
          <w:marBottom w:val="0"/>
          <w:divBdr>
            <w:top w:val="none" w:sz="0" w:space="0" w:color="auto"/>
            <w:left w:val="none" w:sz="0" w:space="0" w:color="auto"/>
            <w:bottom w:val="none" w:sz="0" w:space="0" w:color="auto"/>
            <w:right w:val="none" w:sz="0" w:space="0" w:color="auto"/>
          </w:divBdr>
        </w:div>
        <w:div w:id="1139998842">
          <w:marLeft w:val="480"/>
          <w:marRight w:val="0"/>
          <w:marTop w:val="0"/>
          <w:marBottom w:val="0"/>
          <w:divBdr>
            <w:top w:val="none" w:sz="0" w:space="0" w:color="auto"/>
            <w:left w:val="none" w:sz="0" w:space="0" w:color="auto"/>
            <w:bottom w:val="none" w:sz="0" w:space="0" w:color="auto"/>
            <w:right w:val="none" w:sz="0" w:space="0" w:color="auto"/>
          </w:divBdr>
        </w:div>
        <w:div w:id="1158615081">
          <w:marLeft w:val="480"/>
          <w:marRight w:val="0"/>
          <w:marTop w:val="0"/>
          <w:marBottom w:val="0"/>
          <w:divBdr>
            <w:top w:val="none" w:sz="0" w:space="0" w:color="auto"/>
            <w:left w:val="none" w:sz="0" w:space="0" w:color="auto"/>
            <w:bottom w:val="none" w:sz="0" w:space="0" w:color="auto"/>
            <w:right w:val="none" w:sz="0" w:space="0" w:color="auto"/>
          </w:divBdr>
        </w:div>
        <w:div w:id="1168053870">
          <w:marLeft w:val="480"/>
          <w:marRight w:val="0"/>
          <w:marTop w:val="0"/>
          <w:marBottom w:val="0"/>
          <w:divBdr>
            <w:top w:val="none" w:sz="0" w:space="0" w:color="auto"/>
            <w:left w:val="none" w:sz="0" w:space="0" w:color="auto"/>
            <w:bottom w:val="none" w:sz="0" w:space="0" w:color="auto"/>
            <w:right w:val="none" w:sz="0" w:space="0" w:color="auto"/>
          </w:divBdr>
        </w:div>
        <w:div w:id="1171408866">
          <w:marLeft w:val="480"/>
          <w:marRight w:val="0"/>
          <w:marTop w:val="0"/>
          <w:marBottom w:val="0"/>
          <w:divBdr>
            <w:top w:val="none" w:sz="0" w:space="0" w:color="auto"/>
            <w:left w:val="none" w:sz="0" w:space="0" w:color="auto"/>
            <w:bottom w:val="none" w:sz="0" w:space="0" w:color="auto"/>
            <w:right w:val="none" w:sz="0" w:space="0" w:color="auto"/>
          </w:divBdr>
        </w:div>
        <w:div w:id="1195996515">
          <w:marLeft w:val="480"/>
          <w:marRight w:val="0"/>
          <w:marTop w:val="0"/>
          <w:marBottom w:val="0"/>
          <w:divBdr>
            <w:top w:val="none" w:sz="0" w:space="0" w:color="auto"/>
            <w:left w:val="none" w:sz="0" w:space="0" w:color="auto"/>
            <w:bottom w:val="none" w:sz="0" w:space="0" w:color="auto"/>
            <w:right w:val="none" w:sz="0" w:space="0" w:color="auto"/>
          </w:divBdr>
        </w:div>
        <w:div w:id="1233354243">
          <w:marLeft w:val="480"/>
          <w:marRight w:val="0"/>
          <w:marTop w:val="0"/>
          <w:marBottom w:val="0"/>
          <w:divBdr>
            <w:top w:val="none" w:sz="0" w:space="0" w:color="auto"/>
            <w:left w:val="none" w:sz="0" w:space="0" w:color="auto"/>
            <w:bottom w:val="none" w:sz="0" w:space="0" w:color="auto"/>
            <w:right w:val="none" w:sz="0" w:space="0" w:color="auto"/>
          </w:divBdr>
        </w:div>
        <w:div w:id="1237276110">
          <w:marLeft w:val="480"/>
          <w:marRight w:val="0"/>
          <w:marTop w:val="0"/>
          <w:marBottom w:val="0"/>
          <w:divBdr>
            <w:top w:val="none" w:sz="0" w:space="0" w:color="auto"/>
            <w:left w:val="none" w:sz="0" w:space="0" w:color="auto"/>
            <w:bottom w:val="none" w:sz="0" w:space="0" w:color="auto"/>
            <w:right w:val="none" w:sz="0" w:space="0" w:color="auto"/>
          </w:divBdr>
        </w:div>
        <w:div w:id="1268269416">
          <w:marLeft w:val="480"/>
          <w:marRight w:val="0"/>
          <w:marTop w:val="0"/>
          <w:marBottom w:val="0"/>
          <w:divBdr>
            <w:top w:val="none" w:sz="0" w:space="0" w:color="auto"/>
            <w:left w:val="none" w:sz="0" w:space="0" w:color="auto"/>
            <w:bottom w:val="none" w:sz="0" w:space="0" w:color="auto"/>
            <w:right w:val="none" w:sz="0" w:space="0" w:color="auto"/>
          </w:divBdr>
        </w:div>
        <w:div w:id="1282764908">
          <w:marLeft w:val="480"/>
          <w:marRight w:val="0"/>
          <w:marTop w:val="0"/>
          <w:marBottom w:val="0"/>
          <w:divBdr>
            <w:top w:val="none" w:sz="0" w:space="0" w:color="auto"/>
            <w:left w:val="none" w:sz="0" w:space="0" w:color="auto"/>
            <w:bottom w:val="none" w:sz="0" w:space="0" w:color="auto"/>
            <w:right w:val="none" w:sz="0" w:space="0" w:color="auto"/>
          </w:divBdr>
        </w:div>
        <w:div w:id="1296332212">
          <w:marLeft w:val="480"/>
          <w:marRight w:val="0"/>
          <w:marTop w:val="0"/>
          <w:marBottom w:val="0"/>
          <w:divBdr>
            <w:top w:val="none" w:sz="0" w:space="0" w:color="auto"/>
            <w:left w:val="none" w:sz="0" w:space="0" w:color="auto"/>
            <w:bottom w:val="none" w:sz="0" w:space="0" w:color="auto"/>
            <w:right w:val="none" w:sz="0" w:space="0" w:color="auto"/>
          </w:divBdr>
        </w:div>
        <w:div w:id="1310670014">
          <w:marLeft w:val="480"/>
          <w:marRight w:val="0"/>
          <w:marTop w:val="0"/>
          <w:marBottom w:val="0"/>
          <w:divBdr>
            <w:top w:val="none" w:sz="0" w:space="0" w:color="auto"/>
            <w:left w:val="none" w:sz="0" w:space="0" w:color="auto"/>
            <w:bottom w:val="none" w:sz="0" w:space="0" w:color="auto"/>
            <w:right w:val="none" w:sz="0" w:space="0" w:color="auto"/>
          </w:divBdr>
        </w:div>
        <w:div w:id="1312175386">
          <w:marLeft w:val="480"/>
          <w:marRight w:val="0"/>
          <w:marTop w:val="0"/>
          <w:marBottom w:val="0"/>
          <w:divBdr>
            <w:top w:val="none" w:sz="0" w:space="0" w:color="auto"/>
            <w:left w:val="none" w:sz="0" w:space="0" w:color="auto"/>
            <w:bottom w:val="none" w:sz="0" w:space="0" w:color="auto"/>
            <w:right w:val="none" w:sz="0" w:space="0" w:color="auto"/>
          </w:divBdr>
        </w:div>
        <w:div w:id="1312905363">
          <w:marLeft w:val="480"/>
          <w:marRight w:val="0"/>
          <w:marTop w:val="0"/>
          <w:marBottom w:val="0"/>
          <w:divBdr>
            <w:top w:val="none" w:sz="0" w:space="0" w:color="auto"/>
            <w:left w:val="none" w:sz="0" w:space="0" w:color="auto"/>
            <w:bottom w:val="none" w:sz="0" w:space="0" w:color="auto"/>
            <w:right w:val="none" w:sz="0" w:space="0" w:color="auto"/>
          </w:divBdr>
        </w:div>
        <w:div w:id="1338508173">
          <w:marLeft w:val="480"/>
          <w:marRight w:val="0"/>
          <w:marTop w:val="0"/>
          <w:marBottom w:val="0"/>
          <w:divBdr>
            <w:top w:val="none" w:sz="0" w:space="0" w:color="auto"/>
            <w:left w:val="none" w:sz="0" w:space="0" w:color="auto"/>
            <w:bottom w:val="none" w:sz="0" w:space="0" w:color="auto"/>
            <w:right w:val="none" w:sz="0" w:space="0" w:color="auto"/>
          </w:divBdr>
        </w:div>
        <w:div w:id="1349216452">
          <w:marLeft w:val="480"/>
          <w:marRight w:val="0"/>
          <w:marTop w:val="0"/>
          <w:marBottom w:val="0"/>
          <w:divBdr>
            <w:top w:val="none" w:sz="0" w:space="0" w:color="auto"/>
            <w:left w:val="none" w:sz="0" w:space="0" w:color="auto"/>
            <w:bottom w:val="none" w:sz="0" w:space="0" w:color="auto"/>
            <w:right w:val="none" w:sz="0" w:space="0" w:color="auto"/>
          </w:divBdr>
        </w:div>
        <w:div w:id="1366783581">
          <w:marLeft w:val="480"/>
          <w:marRight w:val="0"/>
          <w:marTop w:val="0"/>
          <w:marBottom w:val="0"/>
          <w:divBdr>
            <w:top w:val="none" w:sz="0" w:space="0" w:color="auto"/>
            <w:left w:val="none" w:sz="0" w:space="0" w:color="auto"/>
            <w:bottom w:val="none" w:sz="0" w:space="0" w:color="auto"/>
            <w:right w:val="none" w:sz="0" w:space="0" w:color="auto"/>
          </w:divBdr>
        </w:div>
        <w:div w:id="1372682583">
          <w:marLeft w:val="480"/>
          <w:marRight w:val="0"/>
          <w:marTop w:val="0"/>
          <w:marBottom w:val="0"/>
          <w:divBdr>
            <w:top w:val="none" w:sz="0" w:space="0" w:color="auto"/>
            <w:left w:val="none" w:sz="0" w:space="0" w:color="auto"/>
            <w:bottom w:val="none" w:sz="0" w:space="0" w:color="auto"/>
            <w:right w:val="none" w:sz="0" w:space="0" w:color="auto"/>
          </w:divBdr>
        </w:div>
        <w:div w:id="1387755461">
          <w:marLeft w:val="480"/>
          <w:marRight w:val="0"/>
          <w:marTop w:val="0"/>
          <w:marBottom w:val="0"/>
          <w:divBdr>
            <w:top w:val="none" w:sz="0" w:space="0" w:color="auto"/>
            <w:left w:val="none" w:sz="0" w:space="0" w:color="auto"/>
            <w:bottom w:val="none" w:sz="0" w:space="0" w:color="auto"/>
            <w:right w:val="none" w:sz="0" w:space="0" w:color="auto"/>
          </w:divBdr>
        </w:div>
        <w:div w:id="1405184443">
          <w:marLeft w:val="480"/>
          <w:marRight w:val="0"/>
          <w:marTop w:val="0"/>
          <w:marBottom w:val="0"/>
          <w:divBdr>
            <w:top w:val="none" w:sz="0" w:space="0" w:color="auto"/>
            <w:left w:val="none" w:sz="0" w:space="0" w:color="auto"/>
            <w:bottom w:val="none" w:sz="0" w:space="0" w:color="auto"/>
            <w:right w:val="none" w:sz="0" w:space="0" w:color="auto"/>
          </w:divBdr>
        </w:div>
        <w:div w:id="1430196032">
          <w:marLeft w:val="480"/>
          <w:marRight w:val="0"/>
          <w:marTop w:val="0"/>
          <w:marBottom w:val="0"/>
          <w:divBdr>
            <w:top w:val="none" w:sz="0" w:space="0" w:color="auto"/>
            <w:left w:val="none" w:sz="0" w:space="0" w:color="auto"/>
            <w:bottom w:val="none" w:sz="0" w:space="0" w:color="auto"/>
            <w:right w:val="none" w:sz="0" w:space="0" w:color="auto"/>
          </w:divBdr>
        </w:div>
        <w:div w:id="1475566181">
          <w:marLeft w:val="480"/>
          <w:marRight w:val="0"/>
          <w:marTop w:val="0"/>
          <w:marBottom w:val="0"/>
          <w:divBdr>
            <w:top w:val="none" w:sz="0" w:space="0" w:color="auto"/>
            <w:left w:val="none" w:sz="0" w:space="0" w:color="auto"/>
            <w:bottom w:val="none" w:sz="0" w:space="0" w:color="auto"/>
            <w:right w:val="none" w:sz="0" w:space="0" w:color="auto"/>
          </w:divBdr>
        </w:div>
        <w:div w:id="1488126491">
          <w:marLeft w:val="480"/>
          <w:marRight w:val="0"/>
          <w:marTop w:val="0"/>
          <w:marBottom w:val="0"/>
          <w:divBdr>
            <w:top w:val="none" w:sz="0" w:space="0" w:color="auto"/>
            <w:left w:val="none" w:sz="0" w:space="0" w:color="auto"/>
            <w:bottom w:val="none" w:sz="0" w:space="0" w:color="auto"/>
            <w:right w:val="none" w:sz="0" w:space="0" w:color="auto"/>
          </w:divBdr>
        </w:div>
        <w:div w:id="1547258614">
          <w:marLeft w:val="480"/>
          <w:marRight w:val="0"/>
          <w:marTop w:val="0"/>
          <w:marBottom w:val="0"/>
          <w:divBdr>
            <w:top w:val="none" w:sz="0" w:space="0" w:color="auto"/>
            <w:left w:val="none" w:sz="0" w:space="0" w:color="auto"/>
            <w:bottom w:val="none" w:sz="0" w:space="0" w:color="auto"/>
            <w:right w:val="none" w:sz="0" w:space="0" w:color="auto"/>
          </w:divBdr>
        </w:div>
        <w:div w:id="1588688991">
          <w:marLeft w:val="480"/>
          <w:marRight w:val="0"/>
          <w:marTop w:val="0"/>
          <w:marBottom w:val="0"/>
          <w:divBdr>
            <w:top w:val="none" w:sz="0" w:space="0" w:color="auto"/>
            <w:left w:val="none" w:sz="0" w:space="0" w:color="auto"/>
            <w:bottom w:val="none" w:sz="0" w:space="0" w:color="auto"/>
            <w:right w:val="none" w:sz="0" w:space="0" w:color="auto"/>
          </w:divBdr>
        </w:div>
        <w:div w:id="1592930223">
          <w:marLeft w:val="480"/>
          <w:marRight w:val="0"/>
          <w:marTop w:val="0"/>
          <w:marBottom w:val="0"/>
          <w:divBdr>
            <w:top w:val="none" w:sz="0" w:space="0" w:color="auto"/>
            <w:left w:val="none" w:sz="0" w:space="0" w:color="auto"/>
            <w:bottom w:val="none" w:sz="0" w:space="0" w:color="auto"/>
            <w:right w:val="none" w:sz="0" w:space="0" w:color="auto"/>
          </w:divBdr>
        </w:div>
        <w:div w:id="1633638143">
          <w:marLeft w:val="480"/>
          <w:marRight w:val="0"/>
          <w:marTop w:val="0"/>
          <w:marBottom w:val="0"/>
          <w:divBdr>
            <w:top w:val="none" w:sz="0" w:space="0" w:color="auto"/>
            <w:left w:val="none" w:sz="0" w:space="0" w:color="auto"/>
            <w:bottom w:val="none" w:sz="0" w:space="0" w:color="auto"/>
            <w:right w:val="none" w:sz="0" w:space="0" w:color="auto"/>
          </w:divBdr>
        </w:div>
        <w:div w:id="1643119245">
          <w:marLeft w:val="480"/>
          <w:marRight w:val="0"/>
          <w:marTop w:val="0"/>
          <w:marBottom w:val="0"/>
          <w:divBdr>
            <w:top w:val="none" w:sz="0" w:space="0" w:color="auto"/>
            <w:left w:val="none" w:sz="0" w:space="0" w:color="auto"/>
            <w:bottom w:val="none" w:sz="0" w:space="0" w:color="auto"/>
            <w:right w:val="none" w:sz="0" w:space="0" w:color="auto"/>
          </w:divBdr>
        </w:div>
        <w:div w:id="1662350260">
          <w:marLeft w:val="480"/>
          <w:marRight w:val="0"/>
          <w:marTop w:val="0"/>
          <w:marBottom w:val="0"/>
          <w:divBdr>
            <w:top w:val="none" w:sz="0" w:space="0" w:color="auto"/>
            <w:left w:val="none" w:sz="0" w:space="0" w:color="auto"/>
            <w:bottom w:val="none" w:sz="0" w:space="0" w:color="auto"/>
            <w:right w:val="none" w:sz="0" w:space="0" w:color="auto"/>
          </w:divBdr>
        </w:div>
        <w:div w:id="1713770588">
          <w:marLeft w:val="480"/>
          <w:marRight w:val="0"/>
          <w:marTop w:val="0"/>
          <w:marBottom w:val="0"/>
          <w:divBdr>
            <w:top w:val="none" w:sz="0" w:space="0" w:color="auto"/>
            <w:left w:val="none" w:sz="0" w:space="0" w:color="auto"/>
            <w:bottom w:val="none" w:sz="0" w:space="0" w:color="auto"/>
            <w:right w:val="none" w:sz="0" w:space="0" w:color="auto"/>
          </w:divBdr>
        </w:div>
        <w:div w:id="1718698151">
          <w:marLeft w:val="480"/>
          <w:marRight w:val="0"/>
          <w:marTop w:val="0"/>
          <w:marBottom w:val="0"/>
          <w:divBdr>
            <w:top w:val="none" w:sz="0" w:space="0" w:color="auto"/>
            <w:left w:val="none" w:sz="0" w:space="0" w:color="auto"/>
            <w:bottom w:val="none" w:sz="0" w:space="0" w:color="auto"/>
            <w:right w:val="none" w:sz="0" w:space="0" w:color="auto"/>
          </w:divBdr>
        </w:div>
        <w:div w:id="1735159860">
          <w:marLeft w:val="480"/>
          <w:marRight w:val="0"/>
          <w:marTop w:val="0"/>
          <w:marBottom w:val="0"/>
          <w:divBdr>
            <w:top w:val="none" w:sz="0" w:space="0" w:color="auto"/>
            <w:left w:val="none" w:sz="0" w:space="0" w:color="auto"/>
            <w:bottom w:val="none" w:sz="0" w:space="0" w:color="auto"/>
            <w:right w:val="none" w:sz="0" w:space="0" w:color="auto"/>
          </w:divBdr>
        </w:div>
        <w:div w:id="1736584051">
          <w:marLeft w:val="480"/>
          <w:marRight w:val="0"/>
          <w:marTop w:val="0"/>
          <w:marBottom w:val="0"/>
          <w:divBdr>
            <w:top w:val="none" w:sz="0" w:space="0" w:color="auto"/>
            <w:left w:val="none" w:sz="0" w:space="0" w:color="auto"/>
            <w:bottom w:val="none" w:sz="0" w:space="0" w:color="auto"/>
            <w:right w:val="none" w:sz="0" w:space="0" w:color="auto"/>
          </w:divBdr>
        </w:div>
        <w:div w:id="1737318754">
          <w:marLeft w:val="480"/>
          <w:marRight w:val="0"/>
          <w:marTop w:val="0"/>
          <w:marBottom w:val="0"/>
          <w:divBdr>
            <w:top w:val="none" w:sz="0" w:space="0" w:color="auto"/>
            <w:left w:val="none" w:sz="0" w:space="0" w:color="auto"/>
            <w:bottom w:val="none" w:sz="0" w:space="0" w:color="auto"/>
            <w:right w:val="none" w:sz="0" w:space="0" w:color="auto"/>
          </w:divBdr>
        </w:div>
        <w:div w:id="1783258953">
          <w:marLeft w:val="480"/>
          <w:marRight w:val="0"/>
          <w:marTop w:val="0"/>
          <w:marBottom w:val="0"/>
          <w:divBdr>
            <w:top w:val="none" w:sz="0" w:space="0" w:color="auto"/>
            <w:left w:val="none" w:sz="0" w:space="0" w:color="auto"/>
            <w:bottom w:val="none" w:sz="0" w:space="0" w:color="auto"/>
            <w:right w:val="none" w:sz="0" w:space="0" w:color="auto"/>
          </w:divBdr>
        </w:div>
        <w:div w:id="1796555380">
          <w:marLeft w:val="480"/>
          <w:marRight w:val="0"/>
          <w:marTop w:val="0"/>
          <w:marBottom w:val="0"/>
          <w:divBdr>
            <w:top w:val="none" w:sz="0" w:space="0" w:color="auto"/>
            <w:left w:val="none" w:sz="0" w:space="0" w:color="auto"/>
            <w:bottom w:val="none" w:sz="0" w:space="0" w:color="auto"/>
            <w:right w:val="none" w:sz="0" w:space="0" w:color="auto"/>
          </w:divBdr>
        </w:div>
        <w:div w:id="1798066224">
          <w:marLeft w:val="480"/>
          <w:marRight w:val="0"/>
          <w:marTop w:val="0"/>
          <w:marBottom w:val="0"/>
          <w:divBdr>
            <w:top w:val="none" w:sz="0" w:space="0" w:color="auto"/>
            <w:left w:val="none" w:sz="0" w:space="0" w:color="auto"/>
            <w:bottom w:val="none" w:sz="0" w:space="0" w:color="auto"/>
            <w:right w:val="none" w:sz="0" w:space="0" w:color="auto"/>
          </w:divBdr>
        </w:div>
        <w:div w:id="1834644988">
          <w:marLeft w:val="480"/>
          <w:marRight w:val="0"/>
          <w:marTop w:val="0"/>
          <w:marBottom w:val="0"/>
          <w:divBdr>
            <w:top w:val="none" w:sz="0" w:space="0" w:color="auto"/>
            <w:left w:val="none" w:sz="0" w:space="0" w:color="auto"/>
            <w:bottom w:val="none" w:sz="0" w:space="0" w:color="auto"/>
            <w:right w:val="none" w:sz="0" w:space="0" w:color="auto"/>
          </w:divBdr>
        </w:div>
        <w:div w:id="1902518385">
          <w:marLeft w:val="480"/>
          <w:marRight w:val="0"/>
          <w:marTop w:val="0"/>
          <w:marBottom w:val="0"/>
          <w:divBdr>
            <w:top w:val="none" w:sz="0" w:space="0" w:color="auto"/>
            <w:left w:val="none" w:sz="0" w:space="0" w:color="auto"/>
            <w:bottom w:val="none" w:sz="0" w:space="0" w:color="auto"/>
            <w:right w:val="none" w:sz="0" w:space="0" w:color="auto"/>
          </w:divBdr>
        </w:div>
        <w:div w:id="1918518733">
          <w:marLeft w:val="480"/>
          <w:marRight w:val="0"/>
          <w:marTop w:val="0"/>
          <w:marBottom w:val="0"/>
          <w:divBdr>
            <w:top w:val="none" w:sz="0" w:space="0" w:color="auto"/>
            <w:left w:val="none" w:sz="0" w:space="0" w:color="auto"/>
            <w:bottom w:val="none" w:sz="0" w:space="0" w:color="auto"/>
            <w:right w:val="none" w:sz="0" w:space="0" w:color="auto"/>
          </w:divBdr>
        </w:div>
        <w:div w:id="1924954189">
          <w:marLeft w:val="480"/>
          <w:marRight w:val="0"/>
          <w:marTop w:val="0"/>
          <w:marBottom w:val="0"/>
          <w:divBdr>
            <w:top w:val="none" w:sz="0" w:space="0" w:color="auto"/>
            <w:left w:val="none" w:sz="0" w:space="0" w:color="auto"/>
            <w:bottom w:val="none" w:sz="0" w:space="0" w:color="auto"/>
            <w:right w:val="none" w:sz="0" w:space="0" w:color="auto"/>
          </w:divBdr>
        </w:div>
        <w:div w:id="1979339633">
          <w:marLeft w:val="480"/>
          <w:marRight w:val="0"/>
          <w:marTop w:val="0"/>
          <w:marBottom w:val="0"/>
          <w:divBdr>
            <w:top w:val="none" w:sz="0" w:space="0" w:color="auto"/>
            <w:left w:val="none" w:sz="0" w:space="0" w:color="auto"/>
            <w:bottom w:val="none" w:sz="0" w:space="0" w:color="auto"/>
            <w:right w:val="none" w:sz="0" w:space="0" w:color="auto"/>
          </w:divBdr>
        </w:div>
        <w:div w:id="1987202948">
          <w:marLeft w:val="480"/>
          <w:marRight w:val="0"/>
          <w:marTop w:val="0"/>
          <w:marBottom w:val="0"/>
          <w:divBdr>
            <w:top w:val="none" w:sz="0" w:space="0" w:color="auto"/>
            <w:left w:val="none" w:sz="0" w:space="0" w:color="auto"/>
            <w:bottom w:val="none" w:sz="0" w:space="0" w:color="auto"/>
            <w:right w:val="none" w:sz="0" w:space="0" w:color="auto"/>
          </w:divBdr>
        </w:div>
        <w:div w:id="2030402723">
          <w:marLeft w:val="480"/>
          <w:marRight w:val="0"/>
          <w:marTop w:val="0"/>
          <w:marBottom w:val="0"/>
          <w:divBdr>
            <w:top w:val="none" w:sz="0" w:space="0" w:color="auto"/>
            <w:left w:val="none" w:sz="0" w:space="0" w:color="auto"/>
            <w:bottom w:val="none" w:sz="0" w:space="0" w:color="auto"/>
            <w:right w:val="none" w:sz="0" w:space="0" w:color="auto"/>
          </w:divBdr>
        </w:div>
        <w:div w:id="2032955819">
          <w:marLeft w:val="480"/>
          <w:marRight w:val="0"/>
          <w:marTop w:val="0"/>
          <w:marBottom w:val="0"/>
          <w:divBdr>
            <w:top w:val="none" w:sz="0" w:space="0" w:color="auto"/>
            <w:left w:val="none" w:sz="0" w:space="0" w:color="auto"/>
            <w:bottom w:val="none" w:sz="0" w:space="0" w:color="auto"/>
            <w:right w:val="none" w:sz="0" w:space="0" w:color="auto"/>
          </w:divBdr>
        </w:div>
        <w:div w:id="2078628739">
          <w:marLeft w:val="480"/>
          <w:marRight w:val="0"/>
          <w:marTop w:val="0"/>
          <w:marBottom w:val="0"/>
          <w:divBdr>
            <w:top w:val="none" w:sz="0" w:space="0" w:color="auto"/>
            <w:left w:val="none" w:sz="0" w:space="0" w:color="auto"/>
            <w:bottom w:val="none" w:sz="0" w:space="0" w:color="auto"/>
            <w:right w:val="none" w:sz="0" w:space="0" w:color="auto"/>
          </w:divBdr>
        </w:div>
        <w:div w:id="2080597183">
          <w:marLeft w:val="480"/>
          <w:marRight w:val="0"/>
          <w:marTop w:val="0"/>
          <w:marBottom w:val="0"/>
          <w:divBdr>
            <w:top w:val="none" w:sz="0" w:space="0" w:color="auto"/>
            <w:left w:val="none" w:sz="0" w:space="0" w:color="auto"/>
            <w:bottom w:val="none" w:sz="0" w:space="0" w:color="auto"/>
            <w:right w:val="none" w:sz="0" w:space="0" w:color="auto"/>
          </w:divBdr>
        </w:div>
        <w:div w:id="2091658411">
          <w:marLeft w:val="480"/>
          <w:marRight w:val="0"/>
          <w:marTop w:val="0"/>
          <w:marBottom w:val="0"/>
          <w:divBdr>
            <w:top w:val="none" w:sz="0" w:space="0" w:color="auto"/>
            <w:left w:val="none" w:sz="0" w:space="0" w:color="auto"/>
            <w:bottom w:val="none" w:sz="0" w:space="0" w:color="auto"/>
            <w:right w:val="none" w:sz="0" w:space="0" w:color="auto"/>
          </w:divBdr>
        </w:div>
        <w:div w:id="2101640050">
          <w:marLeft w:val="480"/>
          <w:marRight w:val="0"/>
          <w:marTop w:val="0"/>
          <w:marBottom w:val="0"/>
          <w:divBdr>
            <w:top w:val="none" w:sz="0" w:space="0" w:color="auto"/>
            <w:left w:val="none" w:sz="0" w:space="0" w:color="auto"/>
            <w:bottom w:val="none" w:sz="0" w:space="0" w:color="auto"/>
            <w:right w:val="none" w:sz="0" w:space="0" w:color="auto"/>
          </w:divBdr>
        </w:div>
      </w:divsChild>
    </w:div>
    <w:div w:id="1801608810">
      <w:marLeft w:val="640"/>
      <w:marRight w:val="0"/>
      <w:marTop w:val="0"/>
      <w:marBottom w:val="0"/>
      <w:divBdr>
        <w:top w:val="none" w:sz="0" w:space="0" w:color="auto"/>
        <w:left w:val="none" w:sz="0" w:space="0" w:color="auto"/>
        <w:bottom w:val="none" w:sz="0" w:space="0" w:color="auto"/>
        <w:right w:val="none" w:sz="0" w:space="0" w:color="auto"/>
      </w:divBdr>
    </w:div>
    <w:div w:id="1802265601">
      <w:marLeft w:val="640"/>
      <w:marRight w:val="0"/>
      <w:marTop w:val="0"/>
      <w:marBottom w:val="0"/>
      <w:divBdr>
        <w:top w:val="none" w:sz="0" w:space="0" w:color="auto"/>
        <w:left w:val="none" w:sz="0" w:space="0" w:color="auto"/>
        <w:bottom w:val="none" w:sz="0" w:space="0" w:color="auto"/>
        <w:right w:val="none" w:sz="0" w:space="0" w:color="auto"/>
      </w:divBdr>
    </w:div>
    <w:div w:id="1802572086">
      <w:marLeft w:val="640"/>
      <w:marRight w:val="0"/>
      <w:marTop w:val="0"/>
      <w:marBottom w:val="0"/>
      <w:divBdr>
        <w:top w:val="none" w:sz="0" w:space="0" w:color="auto"/>
        <w:left w:val="none" w:sz="0" w:space="0" w:color="auto"/>
        <w:bottom w:val="none" w:sz="0" w:space="0" w:color="auto"/>
        <w:right w:val="none" w:sz="0" w:space="0" w:color="auto"/>
      </w:divBdr>
    </w:div>
    <w:div w:id="1802921858">
      <w:marLeft w:val="640"/>
      <w:marRight w:val="0"/>
      <w:marTop w:val="0"/>
      <w:marBottom w:val="0"/>
      <w:divBdr>
        <w:top w:val="none" w:sz="0" w:space="0" w:color="auto"/>
        <w:left w:val="none" w:sz="0" w:space="0" w:color="auto"/>
        <w:bottom w:val="none" w:sz="0" w:space="0" w:color="auto"/>
        <w:right w:val="none" w:sz="0" w:space="0" w:color="auto"/>
      </w:divBdr>
    </w:div>
    <w:div w:id="1803839969">
      <w:marLeft w:val="640"/>
      <w:marRight w:val="0"/>
      <w:marTop w:val="0"/>
      <w:marBottom w:val="0"/>
      <w:divBdr>
        <w:top w:val="none" w:sz="0" w:space="0" w:color="auto"/>
        <w:left w:val="none" w:sz="0" w:space="0" w:color="auto"/>
        <w:bottom w:val="none" w:sz="0" w:space="0" w:color="auto"/>
        <w:right w:val="none" w:sz="0" w:space="0" w:color="auto"/>
      </w:divBdr>
    </w:div>
    <w:div w:id="1804031389">
      <w:marLeft w:val="640"/>
      <w:marRight w:val="0"/>
      <w:marTop w:val="0"/>
      <w:marBottom w:val="0"/>
      <w:divBdr>
        <w:top w:val="none" w:sz="0" w:space="0" w:color="auto"/>
        <w:left w:val="none" w:sz="0" w:space="0" w:color="auto"/>
        <w:bottom w:val="none" w:sz="0" w:space="0" w:color="auto"/>
        <w:right w:val="none" w:sz="0" w:space="0" w:color="auto"/>
      </w:divBdr>
    </w:div>
    <w:div w:id="1804538025">
      <w:bodyDiv w:val="1"/>
      <w:marLeft w:val="0"/>
      <w:marRight w:val="0"/>
      <w:marTop w:val="0"/>
      <w:marBottom w:val="0"/>
      <w:divBdr>
        <w:top w:val="none" w:sz="0" w:space="0" w:color="auto"/>
        <w:left w:val="none" w:sz="0" w:space="0" w:color="auto"/>
        <w:bottom w:val="none" w:sz="0" w:space="0" w:color="auto"/>
        <w:right w:val="none" w:sz="0" w:space="0" w:color="auto"/>
      </w:divBdr>
    </w:div>
    <w:div w:id="1804804843">
      <w:marLeft w:val="640"/>
      <w:marRight w:val="0"/>
      <w:marTop w:val="0"/>
      <w:marBottom w:val="0"/>
      <w:divBdr>
        <w:top w:val="none" w:sz="0" w:space="0" w:color="auto"/>
        <w:left w:val="none" w:sz="0" w:space="0" w:color="auto"/>
        <w:bottom w:val="none" w:sz="0" w:space="0" w:color="auto"/>
        <w:right w:val="none" w:sz="0" w:space="0" w:color="auto"/>
      </w:divBdr>
    </w:div>
    <w:div w:id="1804813437">
      <w:marLeft w:val="640"/>
      <w:marRight w:val="0"/>
      <w:marTop w:val="0"/>
      <w:marBottom w:val="0"/>
      <w:divBdr>
        <w:top w:val="none" w:sz="0" w:space="0" w:color="auto"/>
        <w:left w:val="none" w:sz="0" w:space="0" w:color="auto"/>
        <w:bottom w:val="none" w:sz="0" w:space="0" w:color="auto"/>
        <w:right w:val="none" w:sz="0" w:space="0" w:color="auto"/>
      </w:divBdr>
    </w:div>
    <w:div w:id="1804929744">
      <w:marLeft w:val="640"/>
      <w:marRight w:val="0"/>
      <w:marTop w:val="0"/>
      <w:marBottom w:val="0"/>
      <w:divBdr>
        <w:top w:val="none" w:sz="0" w:space="0" w:color="auto"/>
        <w:left w:val="none" w:sz="0" w:space="0" w:color="auto"/>
        <w:bottom w:val="none" w:sz="0" w:space="0" w:color="auto"/>
        <w:right w:val="none" w:sz="0" w:space="0" w:color="auto"/>
      </w:divBdr>
    </w:div>
    <w:div w:id="1805804986">
      <w:marLeft w:val="640"/>
      <w:marRight w:val="0"/>
      <w:marTop w:val="0"/>
      <w:marBottom w:val="0"/>
      <w:divBdr>
        <w:top w:val="none" w:sz="0" w:space="0" w:color="auto"/>
        <w:left w:val="none" w:sz="0" w:space="0" w:color="auto"/>
        <w:bottom w:val="none" w:sz="0" w:space="0" w:color="auto"/>
        <w:right w:val="none" w:sz="0" w:space="0" w:color="auto"/>
      </w:divBdr>
    </w:div>
    <w:div w:id="1805853927">
      <w:marLeft w:val="640"/>
      <w:marRight w:val="0"/>
      <w:marTop w:val="0"/>
      <w:marBottom w:val="0"/>
      <w:divBdr>
        <w:top w:val="none" w:sz="0" w:space="0" w:color="auto"/>
        <w:left w:val="none" w:sz="0" w:space="0" w:color="auto"/>
        <w:bottom w:val="none" w:sz="0" w:space="0" w:color="auto"/>
        <w:right w:val="none" w:sz="0" w:space="0" w:color="auto"/>
      </w:divBdr>
    </w:div>
    <w:div w:id="1805922286">
      <w:marLeft w:val="640"/>
      <w:marRight w:val="0"/>
      <w:marTop w:val="0"/>
      <w:marBottom w:val="0"/>
      <w:divBdr>
        <w:top w:val="none" w:sz="0" w:space="0" w:color="auto"/>
        <w:left w:val="none" w:sz="0" w:space="0" w:color="auto"/>
        <w:bottom w:val="none" w:sz="0" w:space="0" w:color="auto"/>
        <w:right w:val="none" w:sz="0" w:space="0" w:color="auto"/>
      </w:divBdr>
    </w:div>
    <w:div w:id="1806198951">
      <w:marLeft w:val="640"/>
      <w:marRight w:val="0"/>
      <w:marTop w:val="0"/>
      <w:marBottom w:val="0"/>
      <w:divBdr>
        <w:top w:val="none" w:sz="0" w:space="0" w:color="auto"/>
        <w:left w:val="none" w:sz="0" w:space="0" w:color="auto"/>
        <w:bottom w:val="none" w:sz="0" w:space="0" w:color="auto"/>
        <w:right w:val="none" w:sz="0" w:space="0" w:color="auto"/>
      </w:divBdr>
    </w:div>
    <w:div w:id="1806459967">
      <w:marLeft w:val="640"/>
      <w:marRight w:val="0"/>
      <w:marTop w:val="0"/>
      <w:marBottom w:val="0"/>
      <w:divBdr>
        <w:top w:val="none" w:sz="0" w:space="0" w:color="auto"/>
        <w:left w:val="none" w:sz="0" w:space="0" w:color="auto"/>
        <w:bottom w:val="none" w:sz="0" w:space="0" w:color="auto"/>
        <w:right w:val="none" w:sz="0" w:space="0" w:color="auto"/>
      </w:divBdr>
    </w:div>
    <w:div w:id="1806582066">
      <w:bodyDiv w:val="1"/>
      <w:marLeft w:val="0"/>
      <w:marRight w:val="0"/>
      <w:marTop w:val="0"/>
      <w:marBottom w:val="0"/>
      <w:divBdr>
        <w:top w:val="none" w:sz="0" w:space="0" w:color="auto"/>
        <w:left w:val="none" w:sz="0" w:space="0" w:color="auto"/>
        <w:bottom w:val="none" w:sz="0" w:space="0" w:color="auto"/>
        <w:right w:val="none" w:sz="0" w:space="0" w:color="auto"/>
      </w:divBdr>
    </w:div>
    <w:div w:id="1806703130">
      <w:marLeft w:val="640"/>
      <w:marRight w:val="0"/>
      <w:marTop w:val="0"/>
      <w:marBottom w:val="0"/>
      <w:divBdr>
        <w:top w:val="none" w:sz="0" w:space="0" w:color="auto"/>
        <w:left w:val="none" w:sz="0" w:space="0" w:color="auto"/>
        <w:bottom w:val="none" w:sz="0" w:space="0" w:color="auto"/>
        <w:right w:val="none" w:sz="0" w:space="0" w:color="auto"/>
      </w:divBdr>
    </w:div>
    <w:div w:id="1807427854">
      <w:marLeft w:val="640"/>
      <w:marRight w:val="0"/>
      <w:marTop w:val="0"/>
      <w:marBottom w:val="0"/>
      <w:divBdr>
        <w:top w:val="none" w:sz="0" w:space="0" w:color="auto"/>
        <w:left w:val="none" w:sz="0" w:space="0" w:color="auto"/>
        <w:bottom w:val="none" w:sz="0" w:space="0" w:color="auto"/>
        <w:right w:val="none" w:sz="0" w:space="0" w:color="auto"/>
      </w:divBdr>
    </w:div>
    <w:div w:id="1807895996">
      <w:marLeft w:val="640"/>
      <w:marRight w:val="0"/>
      <w:marTop w:val="0"/>
      <w:marBottom w:val="0"/>
      <w:divBdr>
        <w:top w:val="none" w:sz="0" w:space="0" w:color="auto"/>
        <w:left w:val="none" w:sz="0" w:space="0" w:color="auto"/>
        <w:bottom w:val="none" w:sz="0" w:space="0" w:color="auto"/>
        <w:right w:val="none" w:sz="0" w:space="0" w:color="auto"/>
      </w:divBdr>
    </w:div>
    <w:div w:id="1808039089">
      <w:marLeft w:val="640"/>
      <w:marRight w:val="0"/>
      <w:marTop w:val="0"/>
      <w:marBottom w:val="0"/>
      <w:divBdr>
        <w:top w:val="none" w:sz="0" w:space="0" w:color="auto"/>
        <w:left w:val="none" w:sz="0" w:space="0" w:color="auto"/>
        <w:bottom w:val="none" w:sz="0" w:space="0" w:color="auto"/>
        <w:right w:val="none" w:sz="0" w:space="0" w:color="auto"/>
      </w:divBdr>
    </w:div>
    <w:div w:id="1808355045">
      <w:marLeft w:val="480"/>
      <w:marRight w:val="0"/>
      <w:marTop w:val="0"/>
      <w:marBottom w:val="0"/>
      <w:divBdr>
        <w:top w:val="none" w:sz="0" w:space="0" w:color="auto"/>
        <w:left w:val="none" w:sz="0" w:space="0" w:color="auto"/>
        <w:bottom w:val="none" w:sz="0" w:space="0" w:color="auto"/>
        <w:right w:val="none" w:sz="0" w:space="0" w:color="auto"/>
      </w:divBdr>
    </w:div>
    <w:div w:id="1808547386">
      <w:marLeft w:val="640"/>
      <w:marRight w:val="0"/>
      <w:marTop w:val="0"/>
      <w:marBottom w:val="0"/>
      <w:divBdr>
        <w:top w:val="none" w:sz="0" w:space="0" w:color="auto"/>
        <w:left w:val="none" w:sz="0" w:space="0" w:color="auto"/>
        <w:bottom w:val="none" w:sz="0" w:space="0" w:color="auto"/>
        <w:right w:val="none" w:sz="0" w:space="0" w:color="auto"/>
      </w:divBdr>
    </w:div>
    <w:div w:id="1808665329">
      <w:marLeft w:val="640"/>
      <w:marRight w:val="0"/>
      <w:marTop w:val="0"/>
      <w:marBottom w:val="0"/>
      <w:divBdr>
        <w:top w:val="none" w:sz="0" w:space="0" w:color="auto"/>
        <w:left w:val="none" w:sz="0" w:space="0" w:color="auto"/>
        <w:bottom w:val="none" w:sz="0" w:space="0" w:color="auto"/>
        <w:right w:val="none" w:sz="0" w:space="0" w:color="auto"/>
      </w:divBdr>
    </w:div>
    <w:div w:id="1808933839">
      <w:marLeft w:val="640"/>
      <w:marRight w:val="0"/>
      <w:marTop w:val="0"/>
      <w:marBottom w:val="0"/>
      <w:divBdr>
        <w:top w:val="none" w:sz="0" w:space="0" w:color="auto"/>
        <w:left w:val="none" w:sz="0" w:space="0" w:color="auto"/>
        <w:bottom w:val="none" w:sz="0" w:space="0" w:color="auto"/>
        <w:right w:val="none" w:sz="0" w:space="0" w:color="auto"/>
      </w:divBdr>
    </w:div>
    <w:div w:id="1809087149">
      <w:marLeft w:val="640"/>
      <w:marRight w:val="0"/>
      <w:marTop w:val="0"/>
      <w:marBottom w:val="0"/>
      <w:divBdr>
        <w:top w:val="none" w:sz="0" w:space="0" w:color="auto"/>
        <w:left w:val="none" w:sz="0" w:space="0" w:color="auto"/>
        <w:bottom w:val="none" w:sz="0" w:space="0" w:color="auto"/>
        <w:right w:val="none" w:sz="0" w:space="0" w:color="auto"/>
      </w:divBdr>
    </w:div>
    <w:div w:id="1810247385">
      <w:marLeft w:val="640"/>
      <w:marRight w:val="0"/>
      <w:marTop w:val="0"/>
      <w:marBottom w:val="0"/>
      <w:divBdr>
        <w:top w:val="none" w:sz="0" w:space="0" w:color="auto"/>
        <w:left w:val="none" w:sz="0" w:space="0" w:color="auto"/>
        <w:bottom w:val="none" w:sz="0" w:space="0" w:color="auto"/>
        <w:right w:val="none" w:sz="0" w:space="0" w:color="auto"/>
      </w:divBdr>
    </w:div>
    <w:div w:id="1810392425">
      <w:marLeft w:val="640"/>
      <w:marRight w:val="0"/>
      <w:marTop w:val="0"/>
      <w:marBottom w:val="0"/>
      <w:divBdr>
        <w:top w:val="none" w:sz="0" w:space="0" w:color="auto"/>
        <w:left w:val="none" w:sz="0" w:space="0" w:color="auto"/>
        <w:bottom w:val="none" w:sz="0" w:space="0" w:color="auto"/>
        <w:right w:val="none" w:sz="0" w:space="0" w:color="auto"/>
      </w:divBdr>
    </w:div>
    <w:div w:id="1810433349">
      <w:marLeft w:val="640"/>
      <w:marRight w:val="0"/>
      <w:marTop w:val="0"/>
      <w:marBottom w:val="0"/>
      <w:divBdr>
        <w:top w:val="none" w:sz="0" w:space="0" w:color="auto"/>
        <w:left w:val="none" w:sz="0" w:space="0" w:color="auto"/>
        <w:bottom w:val="none" w:sz="0" w:space="0" w:color="auto"/>
        <w:right w:val="none" w:sz="0" w:space="0" w:color="auto"/>
      </w:divBdr>
    </w:div>
    <w:div w:id="1810702646">
      <w:marLeft w:val="640"/>
      <w:marRight w:val="0"/>
      <w:marTop w:val="0"/>
      <w:marBottom w:val="0"/>
      <w:divBdr>
        <w:top w:val="none" w:sz="0" w:space="0" w:color="auto"/>
        <w:left w:val="none" w:sz="0" w:space="0" w:color="auto"/>
        <w:bottom w:val="none" w:sz="0" w:space="0" w:color="auto"/>
        <w:right w:val="none" w:sz="0" w:space="0" w:color="auto"/>
      </w:divBdr>
    </w:div>
    <w:div w:id="1810786631">
      <w:bodyDiv w:val="1"/>
      <w:marLeft w:val="0"/>
      <w:marRight w:val="0"/>
      <w:marTop w:val="0"/>
      <w:marBottom w:val="0"/>
      <w:divBdr>
        <w:top w:val="none" w:sz="0" w:space="0" w:color="auto"/>
        <w:left w:val="none" w:sz="0" w:space="0" w:color="auto"/>
        <w:bottom w:val="none" w:sz="0" w:space="0" w:color="auto"/>
        <w:right w:val="none" w:sz="0" w:space="0" w:color="auto"/>
      </w:divBdr>
    </w:div>
    <w:div w:id="1812097304">
      <w:marLeft w:val="640"/>
      <w:marRight w:val="0"/>
      <w:marTop w:val="0"/>
      <w:marBottom w:val="0"/>
      <w:divBdr>
        <w:top w:val="none" w:sz="0" w:space="0" w:color="auto"/>
        <w:left w:val="none" w:sz="0" w:space="0" w:color="auto"/>
        <w:bottom w:val="none" w:sz="0" w:space="0" w:color="auto"/>
        <w:right w:val="none" w:sz="0" w:space="0" w:color="auto"/>
      </w:divBdr>
    </w:div>
    <w:div w:id="1813912289">
      <w:bodyDiv w:val="1"/>
      <w:marLeft w:val="0"/>
      <w:marRight w:val="0"/>
      <w:marTop w:val="0"/>
      <w:marBottom w:val="0"/>
      <w:divBdr>
        <w:top w:val="none" w:sz="0" w:space="0" w:color="auto"/>
        <w:left w:val="none" w:sz="0" w:space="0" w:color="auto"/>
        <w:bottom w:val="none" w:sz="0" w:space="0" w:color="auto"/>
        <w:right w:val="none" w:sz="0" w:space="0" w:color="auto"/>
      </w:divBdr>
    </w:div>
    <w:div w:id="1814251130">
      <w:bodyDiv w:val="1"/>
      <w:marLeft w:val="0"/>
      <w:marRight w:val="0"/>
      <w:marTop w:val="0"/>
      <w:marBottom w:val="0"/>
      <w:divBdr>
        <w:top w:val="none" w:sz="0" w:space="0" w:color="auto"/>
        <w:left w:val="none" w:sz="0" w:space="0" w:color="auto"/>
        <w:bottom w:val="none" w:sz="0" w:space="0" w:color="auto"/>
        <w:right w:val="none" w:sz="0" w:space="0" w:color="auto"/>
      </w:divBdr>
    </w:div>
    <w:div w:id="1814980298">
      <w:marLeft w:val="640"/>
      <w:marRight w:val="0"/>
      <w:marTop w:val="0"/>
      <w:marBottom w:val="0"/>
      <w:divBdr>
        <w:top w:val="none" w:sz="0" w:space="0" w:color="auto"/>
        <w:left w:val="none" w:sz="0" w:space="0" w:color="auto"/>
        <w:bottom w:val="none" w:sz="0" w:space="0" w:color="auto"/>
        <w:right w:val="none" w:sz="0" w:space="0" w:color="auto"/>
      </w:divBdr>
    </w:div>
    <w:div w:id="1815636588">
      <w:marLeft w:val="640"/>
      <w:marRight w:val="0"/>
      <w:marTop w:val="0"/>
      <w:marBottom w:val="0"/>
      <w:divBdr>
        <w:top w:val="none" w:sz="0" w:space="0" w:color="auto"/>
        <w:left w:val="none" w:sz="0" w:space="0" w:color="auto"/>
        <w:bottom w:val="none" w:sz="0" w:space="0" w:color="auto"/>
        <w:right w:val="none" w:sz="0" w:space="0" w:color="auto"/>
      </w:divBdr>
    </w:div>
    <w:div w:id="1815874396">
      <w:bodyDiv w:val="1"/>
      <w:marLeft w:val="0"/>
      <w:marRight w:val="0"/>
      <w:marTop w:val="0"/>
      <w:marBottom w:val="0"/>
      <w:divBdr>
        <w:top w:val="none" w:sz="0" w:space="0" w:color="auto"/>
        <w:left w:val="none" w:sz="0" w:space="0" w:color="auto"/>
        <w:bottom w:val="none" w:sz="0" w:space="0" w:color="auto"/>
        <w:right w:val="none" w:sz="0" w:space="0" w:color="auto"/>
      </w:divBdr>
    </w:div>
    <w:div w:id="1816290966">
      <w:marLeft w:val="480"/>
      <w:marRight w:val="0"/>
      <w:marTop w:val="0"/>
      <w:marBottom w:val="0"/>
      <w:divBdr>
        <w:top w:val="none" w:sz="0" w:space="0" w:color="auto"/>
        <w:left w:val="none" w:sz="0" w:space="0" w:color="auto"/>
        <w:bottom w:val="none" w:sz="0" w:space="0" w:color="auto"/>
        <w:right w:val="none" w:sz="0" w:space="0" w:color="auto"/>
      </w:divBdr>
    </w:div>
    <w:div w:id="1816869091">
      <w:marLeft w:val="640"/>
      <w:marRight w:val="0"/>
      <w:marTop w:val="0"/>
      <w:marBottom w:val="0"/>
      <w:divBdr>
        <w:top w:val="none" w:sz="0" w:space="0" w:color="auto"/>
        <w:left w:val="none" w:sz="0" w:space="0" w:color="auto"/>
        <w:bottom w:val="none" w:sz="0" w:space="0" w:color="auto"/>
        <w:right w:val="none" w:sz="0" w:space="0" w:color="auto"/>
      </w:divBdr>
    </w:div>
    <w:div w:id="1816872973">
      <w:marLeft w:val="640"/>
      <w:marRight w:val="0"/>
      <w:marTop w:val="0"/>
      <w:marBottom w:val="0"/>
      <w:divBdr>
        <w:top w:val="none" w:sz="0" w:space="0" w:color="auto"/>
        <w:left w:val="none" w:sz="0" w:space="0" w:color="auto"/>
        <w:bottom w:val="none" w:sz="0" w:space="0" w:color="auto"/>
        <w:right w:val="none" w:sz="0" w:space="0" w:color="auto"/>
      </w:divBdr>
    </w:div>
    <w:div w:id="1817529105">
      <w:marLeft w:val="640"/>
      <w:marRight w:val="0"/>
      <w:marTop w:val="0"/>
      <w:marBottom w:val="0"/>
      <w:divBdr>
        <w:top w:val="none" w:sz="0" w:space="0" w:color="auto"/>
        <w:left w:val="none" w:sz="0" w:space="0" w:color="auto"/>
        <w:bottom w:val="none" w:sz="0" w:space="0" w:color="auto"/>
        <w:right w:val="none" w:sz="0" w:space="0" w:color="auto"/>
      </w:divBdr>
    </w:div>
    <w:div w:id="1817600423">
      <w:bodyDiv w:val="1"/>
      <w:marLeft w:val="0"/>
      <w:marRight w:val="0"/>
      <w:marTop w:val="0"/>
      <w:marBottom w:val="0"/>
      <w:divBdr>
        <w:top w:val="none" w:sz="0" w:space="0" w:color="auto"/>
        <w:left w:val="none" w:sz="0" w:space="0" w:color="auto"/>
        <w:bottom w:val="none" w:sz="0" w:space="0" w:color="auto"/>
        <w:right w:val="none" w:sz="0" w:space="0" w:color="auto"/>
      </w:divBdr>
    </w:div>
    <w:div w:id="1817719508">
      <w:marLeft w:val="640"/>
      <w:marRight w:val="0"/>
      <w:marTop w:val="0"/>
      <w:marBottom w:val="0"/>
      <w:divBdr>
        <w:top w:val="none" w:sz="0" w:space="0" w:color="auto"/>
        <w:left w:val="none" w:sz="0" w:space="0" w:color="auto"/>
        <w:bottom w:val="none" w:sz="0" w:space="0" w:color="auto"/>
        <w:right w:val="none" w:sz="0" w:space="0" w:color="auto"/>
      </w:divBdr>
    </w:div>
    <w:div w:id="1818497650">
      <w:marLeft w:val="640"/>
      <w:marRight w:val="0"/>
      <w:marTop w:val="0"/>
      <w:marBottom w:val="0"/>
      <w:divBdr>
        <w:top w:val="none" w:sz="0" w:space="0" w:color="auto"/>
        <w:left w:val="none" w:sz="0" w:space="0" w:color="auto"/>
        <w:bottom w:val="none" w:sz="0" w:space="0" w:color="auto"/>
        <w:right w:val="none" w:sz="0" w:space="0" w:color="auto"/>
      </w:divBdr>
    </w:div>
    <w:div w:id="1818719596">
      <w:marLeft w:val="640"/>
      <w:marRight w:val="0"/>
      <w:marTop w:val="0"/>
      <w:marBottom w:val="0"/>
      <w:divBdr>
        <w:top w:val="none" w:sz="0" w:space="0" w:color="auto"/>
        <w:left w:val="none" w:sz="0" w:space="0" w:color="auto"/>
        <w:bottom w:val="none" w:sz="0" w:space="0" w:color="auto"/>
        <w:right w:val="none" w:sz="0" w:space="0" w:color="auto"/>
      </w:divBdr>
    </w:div>
    <w:div w:id="1819417684">
      <w:marLeft w:val="640"/>
      <w:marRight w:val="0"/>
      <w:marTop w:val="0"/>
      <w:marBottom w:val="0"/>
      <w:divBdr>
        <w:top w:val="none" w:sz="0" w:space="0" w:color="auto"/>
        <w:left w:val="none" w:sz="0" w:space="0" w:color="auto"/>
        <w:bottom w:val="none" w:sz="0" w:space="0" w:color="auto"/>
        <w:right w:val="none" w:sz="0" w:space="0" w:color="auto"/>
      </w:divBdr>
    </w:div>
    <w:div w:id="1819766374">
      <w:bodyDiv w:val="1"/>
      <w:marLeft w:val="0"/>
      <w:marRight w:val="0"/>
      <w:marTop w:val="0"/>
      <w:marBottom w:val="0"/>
      <w:divBdr>
        <w:top w:val="none" w:sz="0" w:space="0" w:color="auto"/>
        <w:left w:val="none" w:sz="0" w:space="0" w:color="auto"/>
        <w:bottom w:val="none" w:sz="0" w:space="0" w:color="auto"/>
        <w:right w:val="none" w:sz="0" w:space="0" w:color="auto"/>
      </w:divBdr>
    </w:div>
    <w:div w:id="1820078238">
      <w:bodyDiv w:val="1"/>
      <w:marLeft w:val="0"/>
      <w:marRight w:val="0"/>
      <w:marTop w:val="0"/>
      <w:marBottom w:val="0"/>
      <w:divBdr>
        <w:top w:val="none" w:sz="0" w:space="0" w:color="auto"/>
        <w:left w:val="none" w:sz="0" w:space="0" w:color="auto"/>
        <w:bottom w:val="none" w:sz="0" w:space="0" w:color="auto"/>
        <w:right w:val="none" w:sz="0" w:space="0" w:color="auto"/>
      </w:divBdr>
    </w:div>
    <w:div w:id="1820491541">
      <w:marLeft w:val="640"/>
      <w:marRight w:val="0"/>
      <w:marTop w:val="0"/>
      <w:marBottom w:val="0"/>
      <w:divBdr>
        <w:top w:val="none" w:sz="0" w:space="0" w:color="auto"/>
        <w:left w:val="none" w:sz="0" w:space="0" w:color="auto"/>
        <w:bottom w:val="none" w:sz="0" w:space="0" w:color="auto"/>
        <w:right w:val="none" w:sz="0" w:space="0" w:color="auto"/>
      </w:divBdr>
    </w:div>
    <w:div w:id="1820612032">
      <w:marLeft w:val="640"/>
      <w:marRight w:val="0"/>
      <w:marTop w:val="0"/>
      <w:marBottom w:val="0"/>
      <w:divBdr>
        <w:top w:val="none" w:sz="0" w:space="0" w:color="auto"/>
        <w:left w:val="none" w:sz="0" w:space="0" w:color="auto"/>
        <w:bottom w:val="none" w:sz="0" w:space="0" w:color="auto"/>
        <w:right w:val="none" w:sz="0" w:space="0" w:color="auto"/>
      </w:divBdr>
    </w:div>
    <w:div w:id="1820879307">
      <w:marLeft w:val="640"/>
      <w:marRight w:val="0"/>
      <w:marTop w:val="0"/>
      <w:marBottom w:val="0"/>
      <w:divBdr>
        <w:top w:val="none" w:sz="0" w:space="0" w:color="auto"/>
        <w:left w:val="none" w:sz="0" w:space="0" w:color="auto"/>
        <w:bottom w:val="none" w:sz="0" w:space="0" w:color="auto"/>
        <w:right w:val="none" w:sz="0" w:space="0" w:color="auto"/>
      </w:divBdr>
    </w:div>
    <w:div w:id="1821537670">
      <w:marLeft w:val="640"/>
      <w:marRight w:val="0"/>
      <w:marTop w:val="0"/>
      <w:marBottom w:val="0"/>
      <w:divBdr>
        <w:top w:val="none" w:sz="0" w:space="0" w:color="auto"/>
        <w:left w:val="none" w:sz="0" w:space="0" w:color="auto"/>
        <w:bottom w:val="none" w:sz="0" w:space="0" w:color="auto"/>
        <w:right w:val="none" w:sz="0" w:space="0" w:color="auto"/>
      </w:divBdr>
    </w:div>
    <w:div w:id="1821581219">
      <w:marLeft w:val="640"/>
      <w:marRight w:val="0"/>
      <w:marTop w:val="0"/>
      <w:marBottom w:val="0"/>
      <w:divBdr>
        <w:top w:val="none" w:sz="0" w:space="0" w:color="auto"/>
        <w:left w:val="none" w:sz="0" w:space="0" w:color="auto"/>
        <w:bottom w:val="none" w:sz="0" w:space="0" w:color="auto"/>
        <w:right w:val="none" w:sz="0" w:space="0" w:color="auto"/>
      </w:divBdr>
    </w:div>
    <w:div w:id="1823231575">
      <w:marLeft w:val="640"/>
      <w:marRight w:val="0"/>
      <w:marTop w:val="0"/>
      <w:marBottom w:val="0"/>
      <w:divBdr>
        <w:top w:val="none" w:sz="0" w:space="0" w:color="auto"/>
        <w:left w:val="none" w:sz="0" w:space="0" w:color="auto"/>
        <w:bottom w:val="none" w:sz="0" w:space="0" w:color="auto"/>
        <w:right w:val="none" w:sz="0" w:space="0" w:color="auto"/>
      </w:divBdr>
    </w:div>
    <w:div w:id="1823617701">
      <w:marLeft w:val="640"/>
      <w:marRight w:val="0"/>
      <w:marTop w:val="0"/>
      <w:marBottom w:val="0"/>
      <w:divBdr>
        <w:top w:val="none" w:sz="0" w:space="0" w:color="auto"/>
        <w:left w:val="none" w:sz="0" w:space="0" w:color="auto"/>
        <w:bottom w:val="none" w:sz="0" w:space="0" w:color="auto"/>
        <w:right w:val="none" w:sz="0" w:space="0" w:color="auto"/>
      </w:divBdr>
    </w:div>
    <w:div w:id="1823890593">
      <w:marLeft w:val="640"/>
      <w:marRight w:val="0"/>
      <w:marTop w:val="0"/>
      <w:marBottom w:val="0"/>
      <w:divBdr>
        <w:top w:val="none" w:sz="0" w:space="0" w:color="auto"/>
        <w:left w:val="none" w:sz="0" w:space="0" w:color="auto"/>
        <w:bottom w:val="none" w:sz="0" w:space="0" w:color="auto"/>
        <w:right w:val="none" w:sz="0" w:space="0" w:color="auto"/>
      </w:divBdr>
    </w:div>
    <w:div w:id="1824002278">
      <w:bodyDiv w:val="1"/>
      <w:marLeft w:val="0"/>
      <w:marRight w:val="0"/>
      <w:marTop w:val="0"/>
      <w:marBottom w:val="0"/>
      <w:divBdr>
        <w:top w:val="none" w:sz="0" w:space="0" w:color="auto"/>
        <w:left w:val="none" w:sz="0" w:space="0" w:color="auto"/>
        <w:bottom w:val="none" w:sz="0" w:space="0" w:color="auto"/>
        <w:right w:val="none" w:sz="0" w:space="0" w:color="auto"/>
      </w:divBdr>
      <w:divsChild>
        <w:div w:id="65879860">
          <w:marLeft w:val="480"/>
          <w:marRight w:val="0"/>
          <w:marTop w:val="0"/>
          <w:marBottom w:val="0"/>
          <w:divBdr>
            <w:top w:val="none" w:sz="0" w:space="0" w:color="auto"/>
            <w:left w:val="none" w:sz="0" w:space="0" w:color="auto"/>
            <w:bottom w:val="none" w:sz="0" w:space="0" w:color="auto"/>
            <w:right w:val="none" w:sz="0" w:space="0" w:color="auto"/>
          </w:divBdr>
        </w:div>
        <w:div w:id="132064085">
          <w:marLeft w:val="480"/>
          <w:marRight w:val="0"/>
          <w:marTop w:val="0"/>
          <w:marBottom w:val="0"/>
          <w:divBdr>
            <w:top w:val="none" w:sz="0" w:space="0" w:color="auto"/>
            <w:left w:val="none" w:sz="0" w:space="0" w:color="auto"/>
            <w:bottom w:val="none" w:sz="0" w:space="0" w:color="auto"/>
            <w:right w:val="none" w:sz="0" w:space="0" w:color="auto"/>
          </w:divBdr>
        </w:div>
        <w:div w:id="178929857">
          <w:marLeft w:val="480"/>
          <w:marRight w:val="0"/>
          <w:marTop w:val="0"/>
          <w:marBottom w:val="0"/>
          <w:divBdr>
            <w:top w:val="none" w:sz="0" w:space="0" w:color="auto"/>
            <w:left w:val="none" w:sz="0" w:space="0" w:color="auto"/>
            <w:bottom w:val="none" w:sz="0" w:space="0" w:color="auto"/>
            <w:right w:val="none" w:sz="0" w:space="0" w:color="auto"/>
          </w:divBdr>
        </w:div>
        <w:div w:id="214004968">
          <w:marLeft w:val="480"/>
          <w:marRight w:val="0"/>
          <w:marTop w:val="0"/>
          <w:marBottom w:val="0"/>
          <w:divBdr>
            <w:top w:val="none" w:sz="0" w:space="0" w:color="auto"/>
            <w:left w:val="none" w:sz="0" w:space="0" w:color="auto"/>
            <w:bottom w:val="none" w:sz="0" w:space="0" w:color="auto"/>
            <w:right w:val="none" w:sz="0" w:space="0" w:color="auto"/>
          </w:divBdr>
        </w:div>
        <w:div w:id="222567780">
          <w:marLeft w:val="480"/>
          <w:marRight w:val="0"/>
          <w:marTop w:val="0"/>
          <w:marBottom w:val="0"/>
          <w:divBdr>
            <w:top w:val="none" w:sz="0" w:space="0" w:color="auto"/>
            <w:left w:val="none" w:sz="0" w:space="0" w:color="auto"/>
            <w:bottom w:val="none" w:sz="0" w:space="0" w:color="auto"/>
            <w:right w:val="none" w:sz="0" w:space="0" w:color="auto"/>
          </w:divBdr>
        </w:div>
        <w:div w:id="392437214">
          <w:marLeft w:val="480"/>
          <w:marRight w:val="0"/>
          <w:marTop w:val="0"/>
          <w:marBottom w:val="0"/>
          <w:divBdr>
            <w:top w:val="none" w:sz="0" w:space="0" w:color="auto"/>
            <w:left w:val="none" w:sz="0" w:space="0" w:color="auto"/>
            <w:bottom w:val="none" w:sz="0" w:space="0" w:color="auto"/>
            <w:right w:val="none" w:sz="0" w:space="0" w:color="auto"/>
          </w:divBdr>
        </w:div>
        <w:div w:id="400182032">
          <w:marLeft w:val="480"/>
          <w:marRight w:val="0"/>
          <w:marTop w:val="0"/>
          <w:marBottom w:val="0"/>
          <w:divBdr>
            <w:top w:val="none" w:sz="0" w:space="0" w:color="auto"/>
            <w:left w:val="none" w:sz="0" w:space="0" w:color="auto"/>
            <w:bottom w:val="none" w:sz="0" w:space="0" w:color="auto"/>
            <w:right w:val="none" w:sz="0" w:space="0" w:color="auto"/>
          </w:divBdr>
        </w:div>
        <w:div w:id="409426404">
          <w:marLeft w:val="480"/>
          <w:marRight w:val="0"/>
          <w:marTop w:val="0"/>
          <w:marBottom w:val="0"/>
          <w:divBdr>
            <w:top w:val="none" w:sz="0" w:space="0" w:color="auto"/>
            <w:left w:val="none" w:sz="0" w:space="0" w:color="auto"/>
            <w:bottom w:val="none" w:sz="0" w:space="0" w:color="auto"/>
            <w:right w:val="none" w:sz="0" w:space="0" w:color="auto"/>
          </w:divBdr>
        </w:div>
        <w:div w:id="431053336">
          <w:marLeft w:val="480"/>
          <w:marRight w:val="0"/>
          <w:marTop w:val="0"/>
          <w:marBottom w:val="0"/>
          <w:divBdr>
            <w:top w:val="none" w:sz="0" w:space="0" w:color="auto"/>
            <w:left w:val="none" w:sz="0" w:space="0" w:color="auto"/>
            <w:bottom w:val="none" w:sz="0" w:space="0" w:color="auto"/>
            <w:right w:val="none" w:sz="0" w:space="0" w:color="auto"/>
          </w:divBdr>
        </w:div>
        <w:div w:id="496653234">
          <w:marLeft w:val="480"/>
          <w:marRight w:val="0"/>
          <w:marTop w:val="0"/>
          <w:marBottom w:val="0"/>
          <w:divBdr>
            <w:top w:val="none" w:sz="0" w:space="0" w:color="auto"/>
            <w:left w:val="none" w:sz="0" w:space="0" w:color="auto"/>
            <w:bottom w:val="none" w:sz="0" w:space="0" w:color="auto"/>
            <w:right w:val="none" w:sz="0" w:space="0" w:color="auto"/>
          </w:divBdr>
        </w:div>
        <w:div w:id="542520740">
          <w:marLeft w:val="480"/>
          <w:marRight w:val="0"/>
          <w:marTop w:val="0"/>
          <w:marBottom w:val="0"/>
          <w:divBdr>
            <w:top w:val="none" w:sz="0" w:space="0" w:color="auto"/>
            <w:left w:val="none" w:sz="0" w:space="0" w:color="auto"/>
            <w:bottom w:val="none" w:sz="0" w:space="0" w:color="auto"/>
            <w:right w:val="none" w:sz="0" w:space="0" w:color="auto"/>
          </w:divBdr>
        </w:div>
        <w:div w:id="750931507">
          <w:marLeft w:val="480"/>
          <w:marRight w:val="0"/>
          <w:marTop w:val="0"/>
          <w:marBottom w:val="0"/>
          <w:divBdr>
            <w:top w:val="none" w:sz="0" w:space="0" w:color="auto"/>
            <w:left w:val="none" w:sz="0" w:space="0" w:color="auto"/>
            <w:bottom w:val="none" w:sz="0" w:space="0" w:color="auto"/>
            <w:right w:val="none" w:sz="0" w:space="0" w:color="auto"/>
          </w:divBdr>
        </w:div>
        <w:div w:id="752361713">
          <w:marLeft w:val="480"/>
          <w:marRight w:val="0"/>
          <w:marTop w:val="0"/>
          <w:marBottom w:val="0"/>
          <w:divBdr>
            <w:top w:val="none" w:sz="0" w:space="0" w:color="auto"/>
            <w:left w:val="none" w:sz="0" w:space="0" w:color="auto"/>
            <w:bottom w:val="none" w:sz="0" w:space="0" w:color="auto"/>
            <w:right w:val="none" w:sz="0" w:space="0" w:color="auto"/>
          </w:divBdr>
        </w:div>
        <w:div w:id="768500207">
          <w:marLeft w:val="480"/>
          <w:marRight w:val="0"/>
          <w:marTop w:val="0"/>
          <w:marBottom w:val="0"/>
          <w:divBdr>
            <w:top w:val="none" w:sz="0" w:space="0" w:color="auto"/>
            <w:left w:val="none" w:sz="0" w:space="0" w:color="auto"/>
            <w:bottom w:val="none" w:sz="0" w:space="0" w:color="auto"/>
            <w:right w:val="none" w:sz="0" w:space="0" w:color="auto"/>
          </w:divBdr>
        </w:div>
        <w:div w:id="865867112">
          <w:marLeft w:val="480"/>
          <w:marRight w:val="0"/>
          <w:marTop w:val="0"/>
          <w:marBottom w:val="0"/>
          <w:divBdr>
            <w:top w:val="none" w:sz="0" w:space="0" w:color="auto"/>
            <w:left w:val="none" w:sz="0" w:space="0" w:color="auto"/>
            <w:bottom w:val="none" w:sz="0" w:space="0" w:color="auto"/>
            <w:right w:val="none" w:sz="0" w:space="0" w:color="auto"/>
          </w:divBdr>
        </w:div>
        <w:div w:id="920599662">
          <w:marLeft w:val="480"/>
          <w:marRight w:val="0"/>
          <w:marTop w:val="0"/>
          <w:marBottom w:val="0"/>
          <w:divBdr>
            <w:top w:val="none" w:sz="0" w:space="0" w:color="auto"/>
            <w:left w:val="none" w:sz="0" w:space="0" w:color="auto"/>
            <w:bottom w:val="none" w:sz="0" w:space="0" w:color="auto"/>
            <w:right w:val="none" w:sz="0" w:space="0" w:color="auto"/>
          </w:divBdr>
        </w:div>
        <w:div w:id="923536174">
          <w:marLeft w:val="480"/>
          <w:marRight w:val="0"/>
          <w:marTop w:val="0"/>
          <w:marBottom w:val="0"/>
          <w:divBdr>
            <w:top w:val="none" w:sz="0" w:space="0" w:color="auto"/>
            <w:left w:val="none" w:sz="0" w:space="0" w:color="auto"/>
            <w:bottom w:val="none" w:sz="0" w:space="0" w:color="auto"/>
            <w:right w:val="none" w:sz="0" w:space="0" w:color="auto"/>
          </w:divBdr>
        </w:div>
        <w:div w:id="968436148">
          <w:marLeft w:val="480"/>
          <w:marRight w:val="0"/>
          <w:marTop w:val="0"/>
          <w:marBottom w:val="0"/>
          <w:divBdr>
            <w:top w:val="none" w:sz="0" w:space="0" w:color="auto"/>
            <w:left w:val="none" w:sz="0" w:space="0" w:color="auto"/>
            <w:bottom w:val="none" w:sz="0" w:space="0" w:color="auto"/>
            <w:right w:val="none" w:sz="0" w:space="0" w:color="auto"/>
          </w:divBdr>
        </w:div>
        <w:div w:id="1070421121">
          <w:marLeft w:val="480"/>
          <w:marRight w:val="0"/>
          <w:marTop w:val="0"/>
          <w:marBottom w:val="0"/>
          <w:divBdr>
            <w:top w:val="none" w:sz="0" w:space="0" w:color="auto"/>
            <w:left w:val="none" w:sz="0" w:space="0" w:color="auto"/>
            <w:bottom w:val="none" w:sz="0" w:space="0" w:color="auto"/>
            <w:right w:val="none" w:sz="0" w:space="0" w:color="auto"/>
          </w:divBdr>
        </w:div>
        <w:div w:id="1086996637">
          <w:marLeft w:val="480"/>
          <w:marRight w:val="0"/>
          <w:marTop w:val="0"/>
          <w:marBottom w:val="0"/>
          <w:divBdr>
            <w:top w:val="none" w:sz="0" w:space="0" w:color="auto"/>
            <w:left w:val="none" w:sz="0" w:space="0" w:color="auto"/>
            <w:bottom w:val="none" w:sz="0" w:space="0" w:color="auto"/>
            <w:right w:val="none" w:sz="0" w:space="0" w:color="auto"/>
          </w:divBdr>
        </w:div>
        <w:div w:id="1104575409">
          <w:marLeft w:val="480"/>
          <w:marRight w:val="0"/>
          <w:marTop w:val="0"/>
          <w:marBottom w:val="0"/>
          <w:divBdr>
            <w:top w:val="none" w:sz="0" w:space="0" w:color="auto"/>
            <w:left w:val="none" w:sz="0" w:space="0" w:color="auto"/>
            <w:bottom w:val="none" w:sz="0" w:space="0" w:color="auto"/>
            <w:right w:val="none" w:sz="0" w:space="0" w:color="auto"/>
          </w:divBdr>
        </w:div>
        <w:div w:id="1166435230">
          <w:marLeft w:val="480"/>
          <w:marRight w:val="0"/>
          <w:marTop w:val="0"/>
          <w:marBottom w:val="0"/>
          <w:divBdr>
            <w:top w:val="none" w:sz="0" w:space="0" w:color="auto"/>
            <w:left w:val="none" w:sz="0" w:space="0" w:color="auto"/>
            <w:bottom w:val="none" w:sz="0" w:space="0" w:color="auto"/>
            <w:right w:val="none" w:sz="0" w:space="0" w:color="auto"/>
          </w:divBdr>
        </w:div>
        <w:div w:id="1185366668">
          <w:marLeft w:val="480"/>
          <w:marRight w:val="0"/>
          <w:marTop w:val="0"/>
          <w:marBottom w:val="0"/>
          <w:divBdr>
            <w:top w:val="none" w:sz="0" w:space="0" w:color="auto"/>
            <w:left w:val="none" w:sz="0" w:space="0" w:color="auto"/>
            <w:bottom w:val="none" w:sz="0" w:space="0" w:color="auto"/>
            <w:right w:val="none" w:sz="0" w:space="0" w:color="auto"/>
          </w:divBdr>
        </w:div>
        <w:div w:id="1207646983">
          <w:marLeft w:val="480"/>
          <w:marRight w:val="0"/>
          <w:marTop w:val="0"/>
          <w:marBottom w:val="0"/>
          <w:divBdr>
            <w:top w:val="none" w:sz="0" w:space="0" w:color="auto"/>
            <w:left w:val="none" w:sz="0" w:space="0" w:color="auto"/>
            <w:bottom w:val="none" w:sz="0" w:space="0" w:color="auto"/>
            <w:right w:val="none" w:sz="0" w:space="0" w:color="auto"/>
          </w:divBdr>
        </w:div>
        <w:div w:id="1221938598">
          <w:marLeft w:val="480"/>
          <w:marRight w:val="0"/>
          <w:marTop w:val="0"/>
          <w:marBottom w:val="0"/>
          <w:divBdr>
            <w:top w:val="none" w:sz="0" w:space="0" w:color="auto"/>
            <w:left w:val="none" w:sz="0" w:space="0" w:color="auto"/>
            <w:bottom w:val="none" w:sz="0" w:space="0" w:color="auto"/>
            <w:right w:val="none" w:sz="0" w:space="0" w:color="auto"/>
          </w:divBdr>
        </w:div>
        <w:div w:id="1237475219">
          <w:marLeft w:val="480"/>
          <w:marRight w:val="0"/>
          <w:marTop w:val="0"/>
          <w:marBottom w:val="0"/>
          <w:divBdr>
            <w:top w:val="none" w:sz="0" w:space="0" w:color="auto"/>
            <w:left w:val="none" w:sz="0" w:space="0" w:color="auto"/>
            <w:bottom w:val="none" w:sz="0" w:space="0" w:color="auto"/>
            <w:right w:val="none" w:sz="0" w:space="0" w:color="auto"/>
          </w:divBdr>
        </w:div>
        <w:div w:id="1246300040">
          <w:marLeft w:val="480"/>
          <w:marRight w:val="0"/>
          <w:marTop w:val="0"/>
          <w:marBottom w:val="0"/>
          <w:divBdr>
            <w:top w:val="none" w:sz="0" w:space="0" w:color="auto"/>
            <w:left w:val="none" w:sz="0" w:space="0" w:color="auto"/>
            <w:bottom w:val="none" w:sz="0" w:space="0" w:color="auto"/>
            <w:right w:val="none" w:sz="0" w:space="0" w:color="auto"/>
          </w:divBdr>
        </w:div>
        <w:div w:id="1254126249">
          <w:marLeft w:val="480"/>
          <w:marRight w:val="0"/>
          <w:marTop w:val="0"/>
          <w:marBottom w:val="0"/>
          <w:divBdr>
            <w:top w:val="none" w:sz="0" w:space="0" w:color="auto"/>
            <w:left w:val="none" w:sz="0" w:space="0" w:color="auto"/>
            <w:bottom w:val="none" w:sz="0" w:space="0" w:color="auto"/>
            <w:right w:val="none" w:sz="0" w:space="0" w:color="auto"/>
          </w:divBdr>
        </w:div>
        <w:div w:id="1311059339">
          <w:marLeft w:val="480"/>
          <w:marRight w:val="0"/>
          <w:marTop w:val="0"/>
          <w:marBottom w:val="0"/>
          <w:divBdr>
            <w:top w:val="none" w:sz="0" w:space="0" w:color="auto"/>
            <w:left w:val="none" w:sz="0" w:space="0" w:color="auto"/>
            <w:bottom w:val="none" w:sz="0" w:space="0" w:color="auto"/>
            <w:right w:val="none" w:sz="0" w:space="0" w:color="auto"/>
          </w:divBdr>
        </w:div>
        <w:div w:id="1314800019">
          <w:marLeft w:val="480"/>
          <w:marRight w:val="0"/>
          <w:marTop w:val="0"/>
          <w:marBottom w:val="0"/>
          <w:divBdr>
            <w:top w:val="none" w:sz="0" w:space="0" w:color="auto"/>
            <w:left w:val="none" w:sz="0" w:space="0" w:color="auto"/>
            <w:bottom w:val="none" w:sz="0" w:space="0" w:color="auto"/>
            <w:right w:val="none" w:sz="0" w:space="0" w:color="auto"/>
          </w:divBdr>
        </w:div>
        <w:div w:id="1361273605">
          <w:marLeft w:val="480"/>
          <w:marRight w:val="0"/>
          <w:marTop w:val="0"/>
          <w:marBottom w:val="0"/>
          <w:divBdr>
            <w:top w:val="none" w:sz="0" w:space="0" w:color="auto"/>
            <w:left w:val="none" w:sz="0" w:space="0" w:color="auto"/>
            <w:bottom w:val="none" w:sz="0" w:space="0" w:color="auto"/>
            <w:right w:val="none" w:sz="0" w:space="0" w:color="auto"/>
          </w:divBdr>
        </w:div>
        <w:div w:id="1375736712">
          <w:marLeft w:val="480"/>
          <w:marRight w:val="0"/>
          <w:marTop w:val="0"/>
          <w:marBottom w:val="0"/>
          <w:divBdr>
            <w:top w:val="none" w:sz="0" w:space="0" w:color="auto"/>
            <w:left w:val="none" w:sz="0" w:space="0" w:color="auto"/>
            <w:bottom w:val="none" w:sz="0" w:space="0" w:color="auto"/>
            <w:right w:val="none" w:sz="0" w:space="0" w:color="auto"/>
          </w:divBdr>
        </w:div>
        <w:div w:id="1392119382">
          <w:marLeft w:val="480"/>
          <w:marRight w:val="0"/>
          <w:marTop w:val="0"/>
          <w:marBottom w:val="0"/>
          <w:divBdr>
            <w:top w:val="none" w:sz="0" w:space="0" w:color="auto"/>
            <w:left w:val="none" w:sz="0" w:space="0" w:color="auto"/>
            <w:bottom w:val="none" w:sz="0" w:space="0" w:color="auto"/>
            <w:right w:val="none" w:sz="0" w:space="0" w:color="auto"/>
          </w:divBdr>
        </w:div>
        <w:div w:id="1404328107">
          <w:marLeft w:val="480"/>
          <w:marRight w:val="0"/>
          <w:marTop w:val="0"/>
          <w:marBottom w:val="0"/>
          <w:divBdr>
            <w:top w:val="none" w:sz="0" w:space="0" w:color="auto"/>
            <w:left w:val="none" w:sz="0" w:space="0" w:color="auto"/>
            <w:bottom w:val="none" w:sz="0" w:space="0" w:color="auto"/>
            <w:right w:val="none" w:sz="0" w:space="0" w:color="auto"/>
          </w:divBdr>
        </w:div>
        <w:div w:id="1418480162">
          <w:marLeft w:val="480"/>
          <w:marRight w:val="0"/>
          <w:marTop w:val="0"/>
          <w:marBottom w:val="0"/>
          <w:divBdr>
            <w:top w:val="none" w:sz="0" w:space="0" w:color="auto"/>
            <w:left w:val="none" w:sz="0" w:space="0" w:color="auto"/>
            <w:bottom w:val="none" w:sz="0" w:space="0" w:color="auto"/>
            <w:right w:val="none" w:sz="0" w:space="0" w:color="auto"/>
          </w:divBdr>
        </w:div>
        <w:div w:id="1429153358">
          <w:marLeft w:val="480"/>
          <w:marRight w:val="0"/>
          <w:marTop w:val="0"/>
          <w:marBottom w:val="0"/>
          <w:divBdr>
            <w:top w:val="none" w:sz="0" w:space="0" w:color="auto"/>
            <w:left w:val="none" w:sz="0" w:space="0" w:color="auto"/>
            <w:bottom w:val="none" w:sz="0" w:space="0" w:color="auto"/>
            <w:right w:val="none" w:sz="0" w:space="0" w:color="auto"/>
          </w:divBdr>
        </w:div>
        <w:div w:id="1476725457">
          <w:marLeft w:val="480"/>
          <w:marRight w:val="0"/>
          <w:marTop w:val="0"/>
          <w:marBottom w:val="0"/>
          <w:divBdr>
            <w:top w:val="none" w:sz="0" w:space="0" w:color="auto"/>
            <w:left w:val="none" w:sz="0" w:space="0" w:color="auto"/>
            <w:bottom w:val="none" w:sz="0" w:space="0" w:color="auto"/>
            <w:right w:val="none" w:sz="0" w:space="0" w:color="auto"/>
          </w:divBdr>
        </w:div>
        <w:div w:id="1489323880">
          <w:marLeft w:val="480"/>
          <w:marRight w:val="0"/>
          <w:marTop w:val="0"/>
          <w:marBottom w:val="0"/>
          <w:divBdr>
            <w:top w:val="none" w:sz="0" w:space="0" w:color="auto"/>
            <w:left w:val="none" w:sz="0" w:space="0" w:color="auto"/>
            <w:bottom w:val="none" w:sz="0" w:space="0" w:color="auto"/>
            <w:right w:val="none" w:sz="0" w:space="0" w:color="auto"/>
          </w:divBdr>
        </w:div>
        <w:div w:id="1564410169">
          <w:marLeft w:val="480"/>
          <w:marRight w:val="0"/>
          <w:marTop w:val="0"/>
          <w:marBottom w:val="0"/>
          <w:divBdr>
            <w:top w:val="none" w:sz="0" w:space="0" w:color="auto"/>
            <w:left w:val="none" w:sz="0" w:space="0" w:color="auto"/>
            <w:bottom w:val="none" w:sz="0" w:space="0" w:color="auto"/>
            <w:right w:val="none" w:sz="0" w:space="0" w:color="auto"/>
          </w:divBdr>
        </w:div>
        <w:div w:id="1590852182">
          <w:marLeft w:val="480"/>
          <w:marRight w:val="0"/>
          <w:marTop w:val="0"/>
          <w:marBottom w:val="0"/>
          <w:divBdr>
            <w:top w:val="none" w:sz="0" w:space="0" w:color="auto"/>
            <w:left w:val="none" w:sz="0" w:space="0" w:color="auto"/>
            <w:bottom w:val="none" w:sz="0" w:space="0" w:color="auto"/>
            <w:right w:val="none" w:sz="0" w:space="0" w:color="auto"/>
          </w:divBdr>
        </w:div>
        <w:div w:id="1651518624">
          <w:marLeft w:val="480"/>
          <w:marRight w:val="0"/>
          <w:marTop w:val="0"/>
          <w:marBottom w:val="0"/>
          <w:divBdr>
            <w:top w:val="none" w:sz="0" w:space="0" w:color="auto"/>
            <w:left w:val="none" w:sz="0" w:space="0" w:color="auto"/>
            <w:bottom w:val="none" w:sz="0" w:space="0" w:color="auto"/>
            <w:right w:val="none" w:sz="0" w:space="0" w:color="auto"/>
          </w:divBdr>
        </w:div>
        <w:div w:id="1656489594">
          <w:marLeft w:val="480"/>
          <w:marRight w:val="0"/>
          <w:marTop w:val="0"/>
          <w:marBottom w:val="0"/>
          <w:divBdr>
            <w:top w:val="none" w:sz="0" w:space="0" w:color="auto"/>
            <w:left w:val="none" w:sz="0" w:space="0" w:color="auto"/>
            <w:bottom w:val="none" w:sz="0" w:space="0" w:color="auto"/>
            <w:right w:val="none" w:sz="0" w:space="0" w:color="auto"/>
          </w:divBdr>
        </w:div>
        <w:div w:id="1682463216">
          <w:marLeft w:val="480"/>
          <w:marRight w:val="0"/>
          <w:marTop w:val="0"/>
          <w:marBottom w:val="0"/>
          <w:divBdr>
            <w:top w:val="none" w:sz="0" w:space="0" w:color="auto"/>
            <w:left w:val="none" w:sz="0" w:space="0" w:color="auto"/>
            <w:bottom w:val="none" w:sz="0" w:space="0" w:color="auto"/>
            <w:right w:val="none" w:sz="0" w:space="0" w:color="auto"/>
          </w:divBdr>
        </w:div>
        <w:div w:id="1695957069">
          <w:marLeft w:val="480"/>
          <w:marRight w:val="0"/>
          <w:marTop w:val="0"/>
          <w:marBottom w:val="0"/>
          <w:divBdr>
            <w:top w:val="none" w:sz="0" w:space="0" w:color="auto"/>
            <w:left w:val="none" w:sz="0" w:space="0" w:color="auto"/>
            <w:bottom w:val="none" w:sz="0" w:space="0" w:color="auto"/>
            <w:right w:val="none" w:sz="0" w:space="0" w:color="auto"/>
          </w:divBdr>
        </w:div>
        <w:div w:id="1718045904">
          <w:marLeft w:val="480"/>
          <w:marRight w:val="0"/>
          <w:marTop w:val="0"/>
          <w:marBottom w:val="0"/>
          <w:divBdr>
            <w:top w:val="none" w:sz="0" w:space="0" w:color="auto"/>
            <w:left w:val="none" w:sz="0" w:space="0" w:color="auto"/>
            <w:bottom w:val="none" w:sz="0" w:space="0" w:color="auto"/>
            <w:right w:val="none" w:sz="0" w:space="0" w:color="auto"/>
          </w:divBdr>
        </w:div>
        <w:div w:id="1796098923">
          <w:marLeft w:val="480"/>
          <w:marRight w:val="0"/>
          <w:marTop w:val="0"/>
          <w:marBottom w:val="0"/>
          <w:divBdr>
            <w:top w:val="none" w:sz="0" w:space="0" w:color="auto"/>
            <w:left w:val="none" w:sz="0" w:space="0" w:color="auto"/>
            <w:bottom w:val="none" w:sz="0" w:space="0" w:color="auto"/>
            <w:right w:val="none" w:sz="0" w:space="0" w:color="auto"/>
          </w:divBdr>
        </w:div>
        <w:div w:id="1928340528">
          <w:marLeft w:val="480"/>
          <w:marRight w:val="0"/>
          <w:marTop w:val="0"/>
          <w:marBottom w:val="0"/>
          <w:divBdr>
            <w:top w:val="none" w:sz="0" w:space="0" w:color="auto"/>
            <w:left w:val="none" w:sz="0" w:space="0" w:color="auto"/>
            <w:bottom w:val="none" w:sz="0" w:space="0" w:color="auto"/>
            <w:right w:val="none" w:sz="0" w:space="0" w:color="auto"/>
          </w:divBdr>
        </w:div>
        <w:div w:id="1942563109">
          <w:marLeft w:val="480"/>
          <w:marRight w:val="0"/>
          <w:marTop w:val="0"/>
          <w:marBottom w:val="0"/>
          <w:divBdr>
            <w:top w:val="none" w:sz="0" w:space="0" w:color="auto"/>
            <w:left w:val="none" w:sz="0" w:space="0" w:color="auto"/>
            <w:bottom w:val="none" w:sz="0" w:space="0" w:color="auto"/>
            <w:right w:val="none" w:sz="0" w:space="0" w:color="auto"/>
          </w:divBdr>
        </w:div>
        <w:div w:id="1993411753">
          <w:marLeft w:val="480"/>
          <w:marRight w:val="0"/>
          <w:marTop w:val="0"/>
          <w:marBottom w:val="0"/>
          <w:divBdr>
            <w:top w:val="none" w:sz="0" w:space="0" w:color="auto"/>
            <w:left w:val="none" w:sz="0" w:space="0" w:color="auto"/>
            <w:bottom w:val="none" w:sz="0" w:space="0" w:color="auto"/>
            <w:right w:val="none" w:sz="0" w:space="0" w:color="auto"/>
          </w:divBdr>
        </w:div>
        <w:div w:id="2030836843">
          <w:marLeft w:val="480"/>
          <w:marRight w:val="0"/>
          <w:marTop w:val="0"/>
          <w:marBottom w:val="0"/>
          <w:divBdr>
            <w:top w:val="none" w:sz="0" w:space="0" w:color="auto"/>
            <w:left w:val="none" w:sz="0" w:space="0" w:color="auto"/>
            <w:bottom w:val="none" w:sz="0" w:space="0" w:color="auto"/>
            <w:right w:val="none" w:sz="0" w:space="0" w:color="auto"/>
          </w:divBdr>
        </w:div>
        <w:div w:id="2088187896">
          <w:marLeft w:val="480"/>
          <w:marRight w:val="0"/>
          <w:marTop w:val="0"/>
          <w:marBottom w:val="0"/>
          <w:divBdr>
            <w:top w:val="none" w:sz="0" w:space="0" w:color="auto"/>
            <w:left w:val="none" w:sz="0" w:space="0" w:color="auto"/>
            <w:bottom w:val="none" w:sz="0" w:space="0" w:color="auto"/>
            <w:right w:val="none" w:sz="0" w:space="0" w:color="auto"/>
          </w:divBdr>
        </w:div>
        <w:div w:id="2133285586">
          <w:marLeft w:val="480"/>
          <w:marRight w:val="0"/>
          <w:marTop w:val="0"/>
          <w:marBottom w:val="0"/>
          <w:divBdr>
            <w:top w:val="none" w:sz="0" w:space="0" w:color="auto"/>
            <w:left w:val="none" w:sz="0" w:space="0" w:color="auto"/>
            <w:bottom w:val="none" w:sz="0" w:space="0" w:color="auto"/>
            <w:right w:val="none" w:sz="0" w:space="0" w:color="auto"/>
          </w:divBdr>
        </w:div>
        <w:div w:id="2134135586">
          <w:marLeft w:val="480"/>
          <w:marRight w:val="0"/>
          <w:marTop w:val="0"/>
          <w:marBottom w:val="0"/>
          <w:divBdr>
            <w:top w:val="none" w:sz="0" w:space="0" w:color="auto"/>
            <w:left w:val="none" w:sz="0" w:space="0" w:color="auto"/>
            <w:bottom w:val="none" w:sz="0" w:space="0" w:color="auto"/>
            <w:right w:val="none" w:sz="0" w:space="0" w:color="auto"/>
          </w:divBdr>
        </w:div>
        <w:div w:id="2144732777">
          <w:marLeft w:val="480"/>
          <w:marRight w:val="0"/>
          <w:marTop w:val="0"/>
          <w:marBottom w:val="0"/>
          <w:divBdr>
            <w:top w:val="none" w:sz="0" w:space="0" w:color="auto"/>
            <w:left w:val="none" w:sz="0" w:space="0" w:color="auto"/>
            <w:bottom w:val="none" w:sz="0" w:space="0" w:color="auto"/>
            <w:right w:val="none" w:sz="0" w:space="0" w:color="auto"/>
          </w:divBdr>
        </w:div>
      </w:divsChild>
    </w:div>
    <w:div w:id="1824470704">
      <w:marLeft w:val="640"/>
      <w:marRight w:val="0"/>
      <w:marTop w:val="0"/>
      <w:marBottom w:val="0"/>
      <w:divBdr>
        <w:top w:val="none" w:sz="0" w:space="0" w:color="auto"/>
        <w:left w:val="none" w:sz="0" w:space="0" w:color="auto"/>
        <w:bottom w:val="none" w:sz="0" w:space="0" w:color="auto"/>
        <w:right w:val="none" w:sz="0" w:space="0" w:color="auto"/>
      </w:divBdr>
    </w:div>
    <w:div w:id="1824614142">
      <w:marLeft w:val="640"/>
      <w:marRight w:val="0"/>
      <w:marTop w:val="0"/>
      <w:marBottom w:val="0"/>
      <w:divBdr>
        <w:top w:val="none" w:sz="0" w:space="0" w:color="auto"/>
        <w:left w:val="none" w:sz="0" w:space="0" w:color="auto"/>
        <w:bottom w:val="none" w:sz="0" w:space="0" w:color="auto"/>
        <w:right w:val="none" w:sz="0" w:space="0" w:color="auto"/>
      </w:divBdr>
    </w:div>
    <w:div w:id="1825655707">
      <w:bodyDiv w:val="1"/>
      <w:marLeft w:val="0"/>
      <w:marRight w:val="0"/>
      <w:marTop w:val="0"/>
      <w:marBottom w:val="0"/>
      <w:divBdr>
        <w:top w:val="none" w:sz="0" w:space="0" w:color="auto"/>
        <w:left w:val="none" w:sz="0" w:space="0" w:color="auto"/>
        <w:bottom w:val="none" w:sz="0" w:space="0" w:color="auto"/>
        <w:right w:val="none" w:sz="0" w:space="0" w:color="auto"/>
      </w:divBdr>
    </w:div>
    <w:div w:id="1825702648">
      <w:marLeft w:val="640"/>
      <w:marRight w:val="0"/>
      <w:marTop w:val="0"/>
      <w:marBottom w:val="0"/>
      <w:divBdr>
        <w:top w:val="none" w:sz="0" w:space="0" w:color="auto"/>
        <w:left w:val="none" w:sz="0" w:space="0" w:color="auto"/>
        <w:bottom w:val="none" w:sz="0" w:space="0" w:color="auto"/>
        <w:right w:val="none" w:sz="0" w:space="0" w:color="auto"/>
      </w:divBdr>
    </w:div>
    <w:div w:id="1825899753">
      <w:marLeft w:val="640"/>
      <w:marRight w:val="0"/>
      <w:marTop w:val="0"/>
      <w:marBottom w:val="0"/>
      <w:divBdr>
        <w:top w:val="none" w:sz="0" w:space="0" w:color="auto"/>
        <w:left w:val="none" w:sz="0" w:space="0" w:color="auto"/>
        <w:bottom w:val="none" w:sz="0" w:space="0" w:color="auto"/>
        <w:right w:val="none" w:sz="0" w:space="0" w:color="auto"/>
      </w:divBdr>
    </w:div>
    <w:div w:id="1825975761">
      <w:marLeft w:val="640"/>
      <w:marRight w:val="0"/>
      <w:marTop w:val="0"/>
      <w:marBottom w:val="0"/>
      <w:divBdr>
        <w:top w:val="none" w:sz="0" w:space="0" w:color="auto"/>
        <w:left w:val="none" w:sz="0" w:space="0" w:color="auto"/>
        <w:bottom w:val="none" w:sz="0" w:space="0" w:color="auto"/>
        <w:right w:val="none" w:sz="0" w:space="0" w:color="auto"/>
      </w:divBdr>
    </w:div>
    <w:div w:id="1826318048">
      <w:marLeft w:val="640"/>
      <w:marRight w:val="0"/>
      <w:marTop w:val="0"/>
      <w:marBottom w:val="0"/>
      <w:divBdr>
        <w:top w:val="none" w:sz="0" w:space="0" w:color="auto"/>
        <w:left w:val="none" w:sz="0" w:space="0" w:color="auto"/>
        <w:bottom w:val="none" w:sz="0" w:space="0" w:color="auto"/>
        <w:right w:val="none" w:sz="0" w:space="0" w:color="auto"/>
      </w:divBdr>
    </w:div>
    <w:div w:id="1826699247">
      <w:marLeft w:val="640"/>
      <w:marRight w:val="0"/>
      <w:marTop w:val="0"/>
      <w:marBottom w:val="0"/>
      <w:divBdr>
        <w:top w:val="none" w:sz="0" w:space="0" w:color="auto"/>
        <w:left w:val="none" w:sz="0" w:space="0" w:color="auto"/>
        <w:bottom w:val="none" w:sz="0" w:space="0" w:color="auto"/>
        <w:right w:val="none" w:sz="0" w:space="0" w:color="auto"/>
      </w:divBdr>
    </w:div>
    <w:div w:id="1827210885">
      <w:marLeft w:val="640"/>
      <w:marRight w:val="0"/>
      <w:marTop w:val="0"/>
      <w:marBottom w:val="0"/>
      <w:divBdr>
        <w:top w:val="none" w:sz="0" w:space="0" w:color="auto"/>
        <w:left w:val="none" w:sz="0" w:space="0" w:color="auto"/>
        <w:bottom w:val="none" w:sz="0" w:space="0" w:color="auto"/>
        <w:right w:val="none" w:sz="0" w:space="0" w:color="auto"/>
      </w:divBdr>
    </w:div>
    <w:div w:id="1827546727">
      <w:marLeft w:val="640"/>
      <w:marRight w:val="0"/>
      <w:marTop w:val="0"/>
      <w:marBottom w:val="0"/>
      <w:divBdr>
        <w:top w:val="none" w:sz="0" w:space="0" w:color="auto"/>
        <w:left w:val="none" w:sz="0" w:space="0" w:color="auto"/>
        <w:bottom w:val="none" w:sz="0" w:space="0" w:color="auto"/>
        <w:right w:val="none" w:sz="0" w:space="0" w:color="auto"/>
      </w:divBdr>
    </w:div>
    <w:div w:id="1827891801">
      <w:marLeft w:val="640"/>
      <w:marRight w:val="0"/>
      <w:marTop w:val="0"/>
      <w:marBottom w:val="0"/>
      <w:divBdr>
        <w:top w:val="none" w:sz="0" w:space="0" w:color="auto"/>
        <w:left w:val="none" w:sz="0" w:space="0" w:color="auto"/>
        <w:bottom w:val="none" w:sz="0" w:space="0" w:color="auto"/>
        <w:right w:val="none" w:sz="0" w:space="0" w:color="auto"/>
      </w:divBdr>
    </w:div>
    <w:div w:id="1828278632">
      <w:marLeft w:val="640"/>
      <w:marRight w:val="0"/>
      <w:marTop w:val="0"/>
      <w:marBottom w:val="0"/>
      <w:divBdr>
        <w:top w:val="none" w:sz="0" w:space="0" w:color="auto"/>
        <w:left w:val="none" w:sz="0" w:space="0" w:color="auto"/>
        <w:bottom w:val="none" w:sz="0" w:space="0" w:color="auto"/>
        <w:right w:val="none" w:sz="0" w:space="0" w:color="auto"/>
      </w:divBdr>
    </w:div>
    <w:div w:id="1829134213">
      <w:bodyDiv w:val="1"/>
      <w:marLeft w:val="0"/>
      <w:marRight w:val="0"/>
      <w:marTop w:val="0"/>
      <w:marBottom w:val="0"/>
      <w:divBdr>
        <w:top w:val="none" w:sz="0" w:space="0" w:color="auto"/>
        <w:left w:val="none" w:sz="0" w:space="0" w:color="auto"/>
        <w:bottom w:val="none" w:sz="0" w:space="0" w:color="auto"/>
        <w:right w:val="none" w:sz="0" w:space="0" w:color="auto"/>
      </w:divBdr>
    </w:div>
    <w:div w:id="1829713308">
      <w:marLeft w:val="640"/>
      <w:marRight w:val="0"/>
      <w:marTop w:val="0"/>
      <w:marBottom w:val="0"/>
      <w:divBdr>
        <w:top w:val="none" w:sz="0" w:space="0" w:color="auto"/>
        <w:left w:val="none" w:sz="0" w:space="0" w:color="auto"/>
        <w:bottom w:val="none" w:sz="0" w:space="0" w:color="auto"/>
        <w:right w:val="none" w:sz="0" w:space="0" w:color="auto"/>
      </w:divBdr>
    </w:div>
    <w:div w:id="1830099179">
      <w:marLeft w:val="640"/>
      <w:marRight w:val="0"/>
      <w:marTop w:val="0"/>
      <w:marBottom w:val="0"/>
      <w:divBdr>
        <w:top w:val="none" w:sz="0" w:space="0" w:color="auto"/>
        <w:left w:val="none" w:sz="0" w:space="0" w:color="auto"/>
        <w:bottom w:val="none" w:sz="0" w:space="0" w:color="auto"/>
        <w:right w:val="none" w:sz="0" w:space="0" w:color="auto"/>
      </w:divBdr>
    </w:div>
    <w:div w:id="1830175272">
      <w:marLeft w:val="640"/>
      <w:marRight w:val="0"/>
      <w:marTop w:val="0"/>
      <w:marBottom w:val="0"/>
      <w:divBdr>
        <w:top w:val="none" w:sz="0" w:space="0" w:color="auto"/>
        <w:left w:val="none" w:sz="0" w:space="0" w:color="auto"/>
        <w:bottom w:val="none" w:sz="0" w:space="0" w:color="auto"/>
        <w:right w:val="none" w:sz="0" w:space="0" w:color="auto"/>
      </w:divBdr>
    </w:div>
    <w:div w:id="1830554916">
      <w:marLeft w:val="640"/>
      <w:marRight w:val="0"/>
      <w:marTop w:val="0"/>
      <w:marBottom w:val="0"/>
      <w:divBdr>
        <w:top w:val="none" w:sz="0" w:space="0" w:color="auto"/>
        <w:left w:val="none" w:sz="0" w:space="0" w:color="auto"/>
        <w:bottom w:val="none" w:sz="0" w:space="0" w:color="auto"/>
        <w:right w:val="none" w:sz="0" w:space="0" w:color="auto"/>
      </w:divBdr>
    </w:div>
    <w:div w:id="1830705175">
      <w:marLeft w:val="640"/>
      <w:marRight w:val="0"/>
      <w:marTop w:val="0"/>
      <w:marBottom w:val="0"/>
      <w:divBdr>
        <w:top w:val="none" w:sz="0" w:space="0" w:color="auto"/>
        <w:left w:val="none" w:sz="0" w:space="0" w:color="auto"/>
        <w:bottom w:val="none" w:sz="0" w:space="0" w:color="auto"/>
        <w:right w:val="none" w:sz="0" w:space="0" w:color="auto"/>
      </w:divBdr>
    </w:div>
    <w:div w:id="1830750575">
      <w:marLeft w:val="640"/>
      <w:marRight w:val="0"/>
      <w:marTop w:val="0"/>
      <w:marBottom w:val="0"/>
      <w:divBdr>
        <w:top w:val="none" w:sz="0" w:space="0" w:color="auto"/>
        <w:left w:val="none" w:sz="0" w:space="0" w:color="auto"/>
        <w:bottom w:val="none" w:sz="0" w:space="0" w:color="auto"/>
        <w:right w:val="none" w:sz="0" w:space="0" w:color="auto"/>
      </w:divBdr>
    </w:div>
    <w:div w:id="1831561332">
      <w:marLeft w:val="640"/>
      <w:marRight w:val="0"/>
      <w:marTop w:val="0"/>
      <w:marBottom w:val="0"/>
      <w:divBdr>
        <w:top w:val="none" w:sz="0" w:space="0" w:color="auto"/>
        <w:left w:val="none" w:sz="0" w:space="0" w:color="auto"/>
        <w:bottom w:val="none" w:sz="0" w:space="0" w:color="auto"/>
        <w:right w:val="none" w:sz="0" w:space="0" w:color="auto"/>
      </w:divBdr>
    </w:div>
    <w:div w:id="1831602061">
      <w:marLeft w:val="640"/>
      <w:marRight w:val="0"/>
      <w:marTop w:val="0"/>
      <w:marBottom w:val="0"/>
      <w:divBdr>
        <w:top w:val="none" w:sz="0" w:space="0" w:color="auto"/>
        <w:left w:val="none" w:sz="0" w:space="0" w:color="auto"/>
        <w:bottom w:val="none" w:sz="0" w:space="0" w:color="auto"/>
        <w:right w:val="none" w:sz="0" w:space="0" w:color="auto"/>
      </w:divBdr>
    </w:div>
    <w:div w:id="1831671531">
      <w:marLeft w:val="640"/>
      <w:marRight w:val="0"/>
      <w:marTop w:val="0"/>
      <w:marBottom w:val="0"/>
      <w:divBdr>
        <w:top w:val="none" w:sz="0" w:space="0" w:color="auto"/>
        <w:left w:val="none" w:sz="0" w:space="0" w:color="auto"/>
        <w:bottom w:val="none" w:sz="0" w:space="0" w:color="auto"/>
        <w:right w:val="none" w:sz="0" w:space="0" w:color="auto"/>
      </w:divBdr>
    </w:div>
    <w:div w:id="1831942547">
      <w:marLeft w:val="640"/>
      <w:marRight w:val="0"/>
      <w:marTop w:val="0"/>
      <w:marBottom w:val="0"/>
      <w:divBdr>
        <w:top w:val="none" w:sz="0" w:space="0" w:color="auto"/>
        <w:left w:val="none" w:sz="0" w:space="0" w:color="auto"/>
        <w:bottom w:val="none" w:sz="0" w:space="0" w:color="auto"/>
        <w:right w:val="none" w:sz="0" w:space="0" w:color="auto"/>
      </w:divBdr>
    </w:div>
    <w:div w:id="1832065076">
      <w:marLeft w:val="640"/>
      <w:marRight w:val="0"/>
      <w:marTop w:val="0"/>
      <w:marBottom w:val="0"/>
      <w:divBdr>
        <w:top w:val="none" w:sz="0" w:space="0" w:color="auto"/>
        <w:left w:val="none" w:sz="0" w:space="0" w:color="auto"/>
        <w:bottom w:val="none" w:sz="0" w:space="0" w:color="auto"/>
        <w:right w:val="none" w:sz="0" w:space="0" w:color="auto"/>
      </w:divBdr>
    </w:div>
    <w:div w:id="1832288023">
      <w:bodyDiv w:val="1"/>
      <w:marLeft w:val="0"/>
      <w:marRight w:val="0"/>
      <w:marTop w:val="0"/>
      <w:marBottom w:val="0"/>
      <w:divBdr>
        <w:top w:val="none" w:sz="0" w:space="0" w:color="auto"/>
        <w:left w:val="none" w:sz="0" w:space="0" w:color="auto"/>
        <w:bottom w:val="none" w:sz="0" w:space="0" w:color="auto"/>
        <w:right w:val="none" w:sz="0" w:space="0" w:color="auto"/>
      </w:divBdr>
    </w:div>
    <w:div w:id="1832326948">
      <w:marLeft w:val="640"/>
      <w:marRight w:val="0"/>
      <w:marTop w:val="0"/>
      <w:marBottom w:val="0"/>
      <w:divBdr>
        <w:top w:val="none" w:sz="0" w:space="0" w:color="auto"/>
        <w:left w:val="none" w:sz="0" w:space="0" w:color="auto"/>
        <w:bottom w:val="none" w:sz="0" w:space="0" w:color="auto"/>
        <w:right w:val="none" w:sz="0" w:space="0" w:color="auto"/>
      </w:divBdr>
    </w:div>
    <w:div w:id="1833982480">
      <w:marLeft w:val="640"/>
      <w:marRight w:val="0"/>
      <w:marTop w:val="0"/>
      <w:marBottom w:val="0"/>
      <w:divBdr>
        <w:top w:val="none" w:sz="0" w:space="0" w:color="auto"/>
        <w:left w:val="none" w:sz="0" w:space="0" w:color="auto"/>
        <w:bottom w:val="none" w:sz="0" w:space="0" w:color="auto"/>
        <w:right w:val="none" w:sz="0" w:space="0" w:color="auto"/>
      </w:divBdr>
    </w:div>
    <w:div w:id="1834182601">
      <w:bodyDiv w:val="1"/>
      <w:marLeft w:val="0"/>
      <w:marRight w:val="0"/>
      <w:marTop w:val="0"/>
      <w:marBottom w:val="0"/>
      <w:divBdr>
        <w:top w:val="none" w:sz="0" w:space="0" w:color="auto"/>
        <w:left w:val="none" w:sz="0" w:space="0" w:color="auto"/>
        <w:bottom w:val="none" w:sz="0" w:space="0" w:color="auto"/>
        <w:right w:val="none" w:sz="0" w:space="0" w:color="auto"/>
      </w:divBdr>
      <w:divsChild>
        <w:div w:id="5864661">
          <w:marLeft w:val="480"/>
          <w:marRight w:val="0"/>
          <w:marTop w:val="0"/>
          <w:marBottom w:val="0"/>
          <w:divBdr>
            <w:top w:val="none" w:sz="0" w:space="0" w:color="auto"/>
            <w:left w:val="none" w:sz="0" w:space="0" w:color="auto"/>
            <w:bottom w:val="none" w:sz="0" w:space="0" w:color="auto"/>
            <w:right w:val="none" w:sz="0" w:space="0" w:color="auto"/>
          </w:divBdr>
        </w:div>
        <w:div w:id="10379645">
          <w:marLeft w:val="480"/>
          <w:marRight w:val="0"/>
          <w:marTop w:val="0"/>
          <w:marBottom w:val="0"/>
          <w:divBdr>
            <w:top w:val="none" w:sz="0" w:space="0" w:color="auto"/>
            <w:left w:val="none" w:sz="0" w:space="0" w:color="auto"/>
            <w:bottom w:val="none" w:sz="0" w:space="0" w:color="auto"/>
            <w:right w:val="none" w:sz="0" w:space="0" w:color="auto"/>
          </w:divBdr>
        </w:div>
        <w:div w:id="17783344">
          <w:marLeft w:val="480"/>
          <w:marRight w:val="0"/>
          <w:marTop w:val="0"/>
          <w:marBottom w:val="0"/>
          <w:divBdr>
            <w:top w:val="none" w:sz="0" w:space="0" w:color="auto"/>
            <w:left w:val="none" w:sz="0" w:space="0" w:color="auto"/>
            <w:bottom w:val="none" w:sz="0" w:space="0" w:color="auto"/>
            <w:right w:val="none" w:sz="0" w:space="0" w:color="auto"/>
          </w:divBdr>
        </w:div>
        <w:div w:id="22362462">
          <w:marLeft w:val="480"/>
          <w:marRight w:val="0"/>
          <w:marTop w:val="0"/>
          <w:marBottom w:val="0"/>
          <w:divBdr>
            <w:top w:val="none" w:sz="0" w:space="0" w:color="auto"/>
            <w:left w:val="none" w:sz="0" w:space="0" w:color="auto"/>
            <w:bottom w:val="none" w:sz="0" w:space="0" w:color="auto"/>
            <w:right w:val="none" w:sz="0" w:space="0" w:color="auto"/>
          </w:divBdr>
        </w:div>
        <w:div w:id="76946625">
          <w:marLeft w:val="480"/>
          <w:marRight w:val="0"/>
          <w:marTop w:val="0"/>
          <w:marBottom w:val="0"/>
          <w:divBdr>
            <w:top w:val="none" w:sz="0" w:space="0" w:color="auto"/>
            <w:left w:val="none" w:sz="0" w:space="0" w:color="auto"/>
            <w:bottom w:val="none" w:sz="0" w:space="0" w:color="auto"/>
            <w:right w:val="none" w:sz="0" w:space="0" w:color="auto"/>
          </w:divBdr>
        </w:div>
        <w:div w:id="91360283">
          <w:marLeft w:val="480"/>
          <w:marRight w:val="0"/>
          <w:marTop w:val="0"/>
          <w:marBottom w:val="0"/>
          <w:divBdr>
            <w:top w:val="none" w:sz="0" w:space="0" w:color="auto"/>
            <w:left w:val="none" w:sz="0" w:space="0" w:color="auto"/>
            <w:bottom w:val="none" w:sz="0" w:space="0" w:color="auto"/>
            <w:right w:val="none" w:sz="0" w:space="0" w:color="auto"/>
          </w:divBdr>
        </w:div>
        <w:div w:id="103892762">
          <w:marLeft w:val="480"/>
          <w:marRight w:val="0"/>
          <w:marTop w:val="0"/>
          <w:marBottom w:val="0"/>
          <w:divBdr>
            <w:top w:val="none" w:sz="0" w:space="0" w:color="auto"/>
            <w:left w:val="none" w:sz="0" w:space="0" w:color="auto"/>
            <w:bottom w:val="none" w:sz="0" w:space="0" w:color="auto"/>
            <w:right w:val="none" w:sz="0" w:space="0" w:color="auto"/>
          </w:divBdr>
        </w:div>
        <w:div w:id="136993740">
          <w:marLeft w:val="480"/>
          <w:marRight w:val="0"/>
          <w:marTop w:val="0"/>
          <w:marBottom w:val="0"/>
          <w:divBdr>
            <w:top w:val="none" w:sz="0" w:space="0" w:color="auto"/>
            <w:left w:val="none" w:sz="0" w:space="0" w:color="auto"/>
            <w:bottom w:val="none" w:sz="0" w:space="0" w:color="auto"/>
            <w:right w:val="none" w:sz="0" w:space="0" w:color="auto"/>
          </w:divBdr>
        </w:div>
        <w:div w:id="141704429">
          <w:marLeft w:val="480"/>
          <w:marRight w:val="0"/>
          <w:marTop w:val="0"/>
          <w:marBottom w:val="0"/>
          <w:divBdr>
            <w:top w:val="none" w:sz="0" w:space="0" w:color="auto"/>
            <w:left w:val="none" w:sz="0" w:space="0" w:color="auto"/>
            <w:bottom w:val="none" w:sz="0" w:space="0" w:color="auto"/>
            <w:right w:val="none" w:sz="0" w:space="0" w:color="auto"/>
          </w:divBdr>
        </w:div>
        <w:div w:id="188106089">
          <w:marLeft w:val="480"/>
          <w:marRight w:val="0"/>
          <w:marTop w:val="0"/>
          <w:marBottom w:val="0"/>
          <w:divBdr>
            <w:top w:val="none" w:sz="0" w:space="0" w:color="auto"/>
            <w:left w:val="none" w:sz="0" w:space="0" w:color="auto"/>
            <w:bottom w:val="none" w:sz="0" w:space="0" w:color="auto"/>
            <w:right w:val="none" w:sz="0" w:space="0" w:color="auto"/>
          </w:divBdr>
        </w:div>
        <w:div w:id="230820182">
          <w:marLeft w:val="480"/>
          <w:marRight w:val="0"/>
          <w:marTop w:val="0"/>
          <w:marBottom w:val="0"/>
          <w:divBdr>
            <w:top w:val="none" w:sz="0" w:space="0" w:color="auto"/>
            <w:left w:val="none" w:sz="0" w:space="0" w:color="auto"/>
            <w:bottom w:val="none" w:sz="0" w:space="0" w:color="auto"/>
            <w:right w:val="none" w:sz="0" w:space="0" w:color="auto"/>
          </w:divBdr>
        </w:div>
        <w:div w:id="271015565">
          <w:marLeft w:val="480"/>
          <w:marRight w:val="0"/>
          <w:marTop w:val="0"/>
          <w:marBottom w:val="0"/>
          <w:divBdr>
            <w:top w:val="none" w:sz="0" w:space="0" w:color="auto"/>
            <w:left w:val="none" w:sz="0" w:space="0" w:color="auto"/>
            <w:bottom w:val="none" w:sz="0" w:space="0" w:color="auto"/>
            <w:right w:val="none" w:sz="0" w:space="0" w:color="auto"/>
          </w:divBdr>
        </w:div>
        <w:div w:id="275257359">
          <w:marLeft w:val="480"/>
          <w:marRight w:val="0"/>
          <w:marTop w:val="0"/>
          <w:marBottom w:val="0"/>
          <w:divBdr>
            <w:top w:val="none" w:sz="0" w:space="0" w:color="auto"/>
            <w:left w:val="none" w:sz="0" w:space="0" w:color="auto"/>
            <w:bottom w:val="none" w:sz="0" w:space="0" w:color="auto"/>
            <w:right w:val="none" w:sz="0" w:space="0" w:color="auto"/>
          </w:divBdr>
        </w:div>
        <w:div w:id="308635504">
          <w:marLeft w:val="480"/>
          <w:marRight w:val="0"/>
          <w:marTop w:val="0"/>
          <w:marBottom w:val="0"/>
          <w:divBdr>
            <w:top w:val="none" w:sz="0" w:space="0" w:color="auto"/>
            <w:left w:val="none" w:sz="0" w:space="0" w:color="auto"/>
            <w:bottom w:val="none" w:sz="0" w:space="0" w:color="auto"/>
            <w:right w:val="none" w:sz="0" w:space="0" w:color="auto"/>
          </w:divBdr>
        </w:div>
        <w:div w:id="314381517">
          <w:marLeft w:val="480"/>
          <w:marRight w:val="0"/>
          <w:marTop w:val="0"/>
          <w:marBottom w:val="0"/>
          <w:divBdr>
            <w:top w:val="none" w:sz="0" w:space="0" w:color="auto"/>
            <w:left w:val="none" w:sz="0" w:space="0" w:color="auto"/>
            <w:bottom w:val="none" w:sz="0" w:space="0" w:color="auto"/>
            <w:right w:val="none" w:sz="0" w:space="0" w:color="auto"/>
          </w:divBdr>
        </w:div>
        <w:div w:id="378092953">
          <w:marLeft w:val="480"/>
          <w:marRight w:val="0"/>
          <w:marTop w:val="0"/>
          <w:marBottom w:val="0"/>
          <w:divBdr>
            <w:top w:val="none" w:sz="0" w:space="0" w:color="auto"/>
            <w:left w:val="none" w:sz="0" w:space="0" w:color="auto"/>
            <w:bottom w:val="none" w:sz="0" w:space="0" w:color="auto"/>
            <w:right w:val="none" w:sz="0" w:space="0" w:color="auto"/>
          </w:divBdr>
        </w:div>
        <w:div w:id="428963319">
          <w:marLeft w:val="480"/>
          <w:marRight w:val="0"/>
          <w:marTop w:val="0"/>
          <w:marBottom w:val="0"/>
          <w:divBdr>
            <w:top w:val="none" w:sz="0" w:space="0" w:color="auto"/>
            <w:left w:val="none" w:sz="0" w:space="0" w:color="auto"/>
            <w:bottom w:val="none" w:sz="0" w:space="0" w:color="auto"/>
            <w:right w:val="none" w:sz="0" w:space="0" w:color="auto"/>
          </w:divBdr>
        </w:div>
        <w:div w:id="430011430">
          <w:marLeft w:val="480"/>
          <w:marRight w:val="0"/>
          <w:marTop w:val="0"/>
          <w:marBottom w:val="0"/>
          <w:divBdr>
            <w:top w:val="none" w:sz="0" w:space="0" w:color="auto"/>
            <w:left w:val="none" w:sz="0" w:space="0" w:color="auto"/>
            <w:bottom w:val="none" w:sz="0" w:space="0" w:color="auto"/>
            <w:right w:val="none" w:sz="0" w:space="0" w:color="auto"/>
          </w:divBdr>
        </w:div>
        <w:div w:id="433749790">
          <w:marLeft w:val="480"/>
          <w:marRight w:val="0"/>
          <w:marTop w:val="0"/>
          <w:marBottom w:val="0"/>
          <w:divBdr>
            <w:top w:val="none" w:sz="0" w:space="0" w:color="auto"/>
            <w:left w:val="none" w:sz="0" w:space="0" w:color="auto"/>
            <w:bottom w:val="none" w:sz="0" w:space="0" w:color="auto"/>
            <w:right w:val="none" w:sz="0" w:space="0" w:color="auto"/>
          </w:divBdr>
        </w:div>
        <w:div w:id="437137100">
          <w:marLeft w:val="480"/>
          <w:marRight w:val="0"/>
          <w:marTop w:val="0"/>
          <w:marBottom w:val="0"/>
          <w:divBdr>
            <w:top w:val="none" w:sz="0" w:space="0" w:color="auto"/>
            <w:left w:val="none" w:sz="0" w:space="0" w:color="auto"/>
            <w:bottom w:val="none" w:sz="0" w:space="0" w:color="auto"/>
            <w:right w:val="none" w:sz="0" w:space="0" w:color="auto"/>
          </w:divBdr>
        </w:div>
        <w:div w:id="443967953">
          <w:marLeft w:val="480"/>
          <w:marRight w:val="0"/>
          <w:marTop w:val="0"/>
          <w:marBottom w:val="0"/>
          <w:divBdr>
            <w:top w:val="none" w:sz="0" w:space="0" w:color="auto"/>
            <w:left w:val="none" w:sz="0" w:space="0" w:color="auto"/>
            <w:bottom w:val="none" w:sz="0" w:space="0" w:color="auto"/>
            <w:right w:val="none" w:sz="0" w:space="0" w:color="auto"/>
          </w:divBdr>
        </w:div>
        <w:div w:id="450049838">
          <w:marLeft w:val="480"/>
          <w:marRight w:val="0"/>
          <w:marTop w:val="0"/>
          <w:marBottom w:val="0"/>
          <w:divBdr>
            <w:top w:val="none" w:sz="0" w:space="0" w:color="auto"/>
            <w:left w:val="none" w:sz="0" w:space="0" w:color="auto"/>
            <w:bottom w:val="none" w:sz="0" w:space="0" w:color="auto"/>
            <w:right w:val="none" w:sz="0" w:space="0" w:color="auto"/>
          </w:divBdr>
        </w:div>
        <w:div w:id="512888561">
          <w:marLeft w:val="480"/>
          <w:marRight w:val="0"/>
          <w:marTop w:val="0"/>
          <w:marBottom w:val="0"/>
          <w:divBdr>
            <w:top w:val="none" w:sz="0" w:space="0" w:color="auto"/>
            <w:left w:val="none" w:sz="0" w:space="0" w:color="auto"/>
            <w:bottom w:val="none" w:sz="0" w:space="0" w:color="auto"/>
            <w:right w:val="none" w:sz="0" w:space="0" w:color="auto"/>
          </w:divBdr>
        </w:div>
        <w:div w:id="524635056">
          <w:marLeft w:val="480"/>
          <w:marRight w:val="0"/>
          <w:marTop w:val="0"/>
          <w:marBottom w:val="0"/>
          <w:divBdr>
            <w:top w:val="none" w:sz="0" w:space="0" w:color="auto"/>
            <w:left w:val="none" w:sz="0" w:space="0" w:color="auto"/>
            <w:bottom w:val="none" w:sz="0" w:space="0" w:color="auto"/>
            <w:right w:val="none" w:sz="0" w:space="0" w:color="auto"/>
          </w:divBdr>
        </w:div>
        <w:div w:id="537085314">
          <w:marLeft w:val="480"/>
          <w:marRight w:val="0"/>
          <w:marTop w:val="0"/>
          <w:marBottom w:val="0"/>
          <w:divBdr>
            <w:top w:val="none" w:sz="0" w:space="0" w:color="auto"/>
            <w:left w:val="none" w:sz="0" w:space="0" w:color="auto"/>
            <w:bottom w:val="none" w:sz="0" w:space="0" w:color="auto"/>
            <w:right w:val="none" w:sz="0" w:space="0" w:color="auto"/>
          </w:divBdr>
        </w:div>
        <w:div w:id="549609783">
          <w:marLeft w:val="480"/>
          <w:marRight w:val="0"/>
          <w:marTop w:val="0"/>
          <w:marBottom w:val="0"/>
          <w:divBdr>
            <w:top w:val="none" w:sz="0" w:space="0" w:color="auto"/>
            <w:left w:val="none" w:sz="0" w:space="0" w:color="auto"/>
            <w:bottom w:val="none" w:sz="0" w:space="0" w:color="auto"/>
            <w:right w:val="none" w:sz="0" w:space="0" w:color="auto"/>
          </w:divBdr>
        </w:div>
        <w:div w:id="586154809">
          <w:marLeft w:val="480"/>
          <w:marRight w:val="0"/>
          <w:marTop w:val="0"/>
          <w:marBottom w:val="0"/>
          <w:divBdr>
            <w:top w:val="none" w:sz="0" w:space="0" w:color="auto"/>
            <w:left w:val="none" w:sz="0" w:space="0" w:color="auto"/>
            <w:bottom w:val="none" w:sz="0" w:space="0" w:color="auto"/>
            <w:right w:val="none" w:sz="0" w:space="0" w:color="auto"/>
          </w:divBdr>
        </w:div>
        <w:div w:id="594365880">
          <w:marLeft w:val="480"/>
          <w:marRight w:val="0"/>
          <w:marTop w:val="0"/>
          <w:marBottom w:val="0"/>
          <w:divBdr>
            <w:top w:val="none" w:sz="0" w:space="0" w:color="auto"/>
            <w:left w:val="none" w:sz="0" w:space="0" w:color="auto"/>
            <w:bottom w:val="none" w:sz="0" w:space="0" w:color="auto"/>
            <w:right w:val="none" w:sz="0" w:space="0" w:color="auto"/>
          </w:divBdr>
        </w:div>
        <w:div w:id="605038419">
          <w:marLeft w:val="480"/>
          <w:marRight w:val="0"/>
          <w:marTop w:val="0"/>
          <w:marBottom w:val="0"/>
          <w:divBdr>
            <w:top w:val="none" w:sz="0" w:space="0" w:color="auto"/>
            <w:left w:val="none" w:sz="0" w:space="0" w:color="auto"/>
            <w:bottom w:val="none" w:sz="0" w:space="0" w:color="auto"/>
            <w:right w:val="none" w:sz="0" w:space="0" w:color="auto"/>
          </w:divBdr>
        </w:div>
        <w:div w:id="605041103">
          <w:marLeft w:val="480"/>
          <w:marRight w:val="0"/>
          <w:marTop w:val="0"/>
          <w:marBottom w:val="0"/>
          <w:divBdr>
            <w:top w:val="none" w:sz="0" w:space="0" w:color="auto"/>
            <w:left w:val="none" w:sz="0" w:space="0" w:color="auto"/>
            <w:bottom w:val="none" w:sz="0" w:space="0" w:color="auto"/>
            <w:right w:val="none" w:sz="0" w:space="0" w:color="auto"/>
          </w:divBdr>
        </w:div>
        <w:div w:id="636301004">
          <w:marLeft w:val="480"/>
          <w:marRight w:val="0"/>
          <w:marTop w:val="0"/>
          <w:marBottom w:val="0"/>
          <w:divBdr>
            <w:top w:val="none" w:sz="0" w:space="0" w:color="auto"/>
            <w:left w:val="none" w:sz="0" w:space="0" w:color="auto"/>
            <w:bottom w:val="none" w:sz="0" w:space="0" w:color="auto"/>
            <w:right w:val="none" w:sz="0" w:space="0" w:color="auto"/>
          </w:divBdr>
        </w:div>
        <w:div w:id="660281415">
          <w:marLeft w:val="480"/>
          <w:marRight w:val="0"/>
          <w:marTop w:val="0"/>
          <w:marBottom w:val="0"/>
          <w:divBdr>
            <w:top w:val="none" w:sz="0" w:space="0" w:color="auto"/>
            <w:left w:val="none" w:sz="0" w:space="0" w:color="auto"/>
            <w:bottom w:val="none" w:sz="0" w:space="0" w:color="auto"/>
            <w:right w:val="none" w:sz="0" w:space="0" w:color="auto"/>
          </w:divBdr>
        </w:div>
        <w:div w:id="701636274">
          <w:marLeft w:val="480"/>
          <w:marRight w:val="0"/>
          <w:marTop w:val="0"/>
          <w:marBottom w:val="0"/>
          <w:divBdr>
            <w:top w:val="none" w:sz="0" w:space="0" w:color="auto"/>
            <w:left w:val="none" w:sz="0" w:space="0" w:color="auto"/>
            <w:bottom w:val="none" w:sz="0" w:space="0" w:color="auto"/>
            <w:right w:val="none" w:sz="0" w:space="0" w:color="auto"/>
          </w:divBdr>
        </w:div>
        <w:div w:id="725760387">
          <w:marLeft w:val="480"/>
          <w:marRight w:val="0"/>
          <w:marTop w:val="0"/>
          <w:marBottom w:val="0"/>
          <w:divBdr>
            <w:top w:val="none" w:sz="0" w:space="0" w:color="auto"/>
            <w:left w:val="none" w:sz="0" w:space="0" w:color="auto"/>
            <w:bottom w:val="none" w:sz="0" w:space="0" w:color="auto"/>
            <w:right w:val="none" w:sz="0" w:space="0" w:color="auto"/>
          </w:divBdr>
        </w:div>
        <w:div w:id="784539506">
          <w:marLeft w:val="480"/>
          <w:marRight w:val="0"/>
          <w:marTop w:val="0"/>
          <w:marBottom w:val="0"/>
          <w:divBdr>
            <w:top w:val="none" w:sz="0" w:space="0" w:color="auto"/>
            <w:left w:val="none" w:sz="0" w:space="0" w:color="auto"/>
            <w:bottom w:val="none" w:sz="0" w:space="0" w:color="auto"/>
            <w:right w:val="none" w:sz="0" w:space="0" w:color="auto"/>
          </w:divBdr>
        </w:div>
        <w:div w:id="787503460">
          <w:marLeft w:val="480"/>
          <w:marRight w:val="0"/>
          <w:marTop w:val="0"/>
          <w:marBottom w:val="0"/>
          <w:divBdr>
            <w:top w:val="none" w:sz="0" w:space="0" w:color="auto"/>
            <w:left w:val="none" w:sz="0" w:space="0" w:color="auto"/>
            <w:bottom w:val="none" w:sz="0" w:space="0" w:color="auto"/>
            <w:right w:val="none" w:sz="0" w:space="0" w:color="auto"/>
          </w:divBdr>
        </w:div>
        <w:div w:id="852378119">
          <w:marLeft w:val="480"/>
          <w:marRight w:val="0"/>
          <w:marTop w:val="0"/>
          <w:marBottom w:val="0"/>
          <w:divBdr>
            <w:top w:val="none" w:sz="0" w:space="0" w:color="auto"/>
            <w:left w:val="none" w:sz="0" w:space="0" w:color="auto"/>
            <w:bottom w:val="none" w:sz="0" w:space="0" w:color="auto"/>
            <w:right w:val="none" w:sz="0" w:space="0" w:color="auto"/>
          </w:divBdr>
        </w:div>
        <w:div w:id="880049351">
          <w:marLeft w:val="480"/>
          <w:marRight w:val="0"/>
          <w:marTop w:val="0"/>
          <w:marBottom w:val="0"/>
          <w:divBdr>
            <w:top w:val="none" w:sz="0" w:space="0" w:color="auto"/>
            <w:left w:val="none" w:sz="0" w:space="0" w:color="auto"/>
            <w:bottom w:val="none" w:sz="0" w:space="0" w:color="auto"/>
            <w:right w:val="none" w:sz="0" w:space="0" w:color="auto"/>
          </w:divBdr>
        </w:div>
        <w:div w:id="929117283">
          <w:marLeft w:val="480"/>
          <w:marRight w:val="0"/>
          <w:marTop w:val="0"/>
          <w:marBottom w:val="0"/>
          <w:divBdr>
            <w:top w:val="none" w:sz="0" w:space="0" w:color="auto"/>
            <w:left w:val="none" w:sz="0" w:space="0" w:color="auto"/>
            <w:bottom w:val="none" w:sz="0" w:space="0" w:color="auto"/>
            <w:right w:val="none" w:sz="0" w:space="0" w:color="auto"/>
          </w:divBdr>
        </w:div>
        <w:div w:id="932935552">
          <w:marLeft w:val="480"/>
          <w:marRight w:val="0"/>
          <w:marTop w:val="0"/>
          <w:marBottom w:val="0"/>
          <w:divBdr>
            <w:top w:val="none" w:sz="0" w:space="0" w:color="auto"/>
            <w:left w:val="none" w:sz="0" w:space="0" w:color="auto"/>
            <w:bottom w:val="none" w:sz="0" w:space="0" w:color="auto"/>
            <w:right w:val="none" w:sz="0" w:space="0" w:color="auto"/>
          </w:divBdr>
        </w:div>
        <w:div w:id="965812270">
          <w:marLeft w:val="480"/>
          <w:marRight w:val="0"/>
          <w:marTop w:val="0"/>
          <w:marBottom w:val="0"/>
          <w:divBdr>
            <w:top w:val="none" w:sz="0" w:space="0" w:color="auto"/>
            <w:left w:val="none" w:sz="0" w:space="0" w:color="auto"/>
            <w:bottom w:val="none" w:sz="0" w:space="0" w:color="auto"/>
            <w:right w:val="none" w:sz="0" w:space="0" w:color="auto"/>
          </w:divBdr>
        </w:div>
        <w:div w:id="977876181">
          <w:marLeft w:val="480"/>
          <w:marRight w:val="0"/>
          <w:marTop w:val="0"/>
          <w:marBottom w:val="0"/>
          <w:divBdr>
            <w:top w:val="none" w:sz="0" w:space="0" w:color="auto"/>
            <w:left w:val="none" w:sz="0" w:space="0" w:color="auto"/>
            <w:bottom w:val="none" w:sz="0" w:space="0" w:color="auto"/>
            <w:right w:val="none" w:sz="0" w:space="0" w:color="auto"/>
          </w:divBdr>
        </w:div>
        <w:div w:id="993488601">
          <w:marLeft w:val="480"/>
          <w:marRight w:val="0"/>
          <w:marTop w:val="0"/>
          <w:marBottom w:val="0"/>
          <w:divBdr>
            <w:top w:val="none" w:sz="0" w:space="0" w:color="auto"/>
            <w:left w:val="none" w:sz="0" w:space="0" w:color="auto"/>
            <w:bottom w:val="none" w:sz="0" w:space="0" w:color="auto"/>
            <w:right w:val="none" w:sz="0" w:space="0" w:color="auto"/>
          </w:divBdr>
        </w:div>
        <w:div w:id="1023630634">
          <w:marLeft w:val="480"/>
          <w:marRight w:val="0"/>
          <w:marTop w:val="0"/>
          <w:marBottom w:val="0"/>
          <w:divBdr>
            <w:top w:val="none" w:sz="0" w:space="0" w:color="auto"/>
            <w:left w:val="none" w:sz="0" w:space="0" w:color="auto"/>
            <w:bottom w:val="none" w:sz="0" w:space="0" w:color="auto"/>
            <w:right w:val="none" w:sz="0" w:space="0" w:color="auto"/>
          </w:divBdr>
        </w:div>
        <w:div w:id="1073427558">
          <w:marLeft w:val="480"/>
          <w:marRight w:val="0"/>
          <w:marTop w:val="0"/>
          <w:marBottom w:val="0"/>
          <w:divBdr>
            <w:top w:val="none" w:sz="0" w:space="0" w:color="auto"/>
            <w:left w:val="none" w:sz="0" w:space="0" w:color="auto"/>
            <w:bottom w:val="none" w:sz="0" w:space="0" w:color="auto"/>
            <w:right w:val="none" w:sz="0" w:space="0" w:color="auto"/>
          </w:divBdr>
        </w:div>
        <w:div w:id="1138109576">
          <w:marLeft w:val="480"/>
          <w:marRight w:val="0"/>
          <w:marTop w:val="0"/>
          <w:marBottom w:val="0"/>
          <w:divBdr>
            <w:top w:val="none" w:sz="0" w:space="0" w:color="auto"/>
            <w:left w:val="none" w:sz="0" w:space="0" w:color="auto"/>
            <w:bottom w:val="none" w:sz="0" w:space="0" w:color="auto"/>
            <w:right w:val="none" w:sz="0" w:space="0" w:color="auto"/>
          </w:divBdr>
        </w:div>
        <w:div w:id="1203858845">
          <w:marLeft w:val="480"/>
          <w:marRight w:val="0"/>
          <w:marTop w:val="0"/>
          <w:marBottom w:val="0"/>
          <w:divBdr>
            <w:top w:val="none" w:sz="0" w:space="0" w:color="auto"/>
            <w:left w:val="none" w:sz="0" w:space="0" w:color="auto"/>
            <w:bottom w:val="none" w:sz="0" w:space="0" w:color="auto"/>
            <w:right w:val="none" w:sz="0" w:space="0" w:color="auto"/>
          </w:divBdr>
        </w:div>
        <w:div w:id="1211305123">
          <w:marLeft w:val="480"/>
          <w:marRight w:val="0"/>
          <w:marTop w:val="0"/>
          <w:marBottom w:val="0"/>
          <w:divBdr>
            <w:top w:val="none" w:sz="0" w:space="0" w:color="auto"/>
            <w:left w:val="none" w:sz="0" w:space="0" w:color="auto"/>
            <w:bottom w:val="none" w:sz="0" w:space="0" w:color="auto"/>
            <w:right w:val="none" w:sz="0" w:space="0" w:color="auto"/>
          </w:divBdr>
        </w:div>
        <w:div w:id="1232085729">
          <w:marLeft w:val="480"/>
          <w:marRight w:val="0"/>
          <w:marTop w:val="0"/>
          <w:marBottom w:val="0"/>
          <w:divBdr>
            <w:top w:val="none" w:sz="0" w:space="0" w:color="auto"/>
            <w:left w:val="none" w:sz="0" w:space="0" w:color="auto"/>
            <w:bottom w:val="none" w:sz="0" w:space="0" w:color="auto"/>
            <w:right w:val="none" w:sz="0" w:space="0" w:color="auto"/>
          </w:divBdr>
        </w:div>
        <w:div w:id="1243683639">
          <w:marLeft w:val="480"/>
          <w:marRight w:val="0"/>
          <w:marTop w:val="0"/>
          <w:marBottom w:val="0"/>
          <w:divBdr>
            <w:top w:val="none" w:sz="0" w:space="0" w:color="auto"/>
            <w:left w:val="none" w:sz="0" w:space="0" w:color="auto"/>
            <w:bottom w:val="none" w:sz="0" w:space="0" w:color="auto"/>
            <w:right w:val="none" w:sz="0" w:space="0" w:color="auto"/>
          </w:divBdr>
        </w:div>
        <w:div w:id="1361128407">
          <w:marLeft w:val="480"/>
          <w:marRight w:val="0"/>
          <w:marTop w:val="0"/>
          <w:marBottom w:val="0"/>
          <w:divBdr>
            <w:top w:val="none" w:sz="0" w:space="0" w:color="auto"/>
            <w:left w:val="none" w:sz="0" w:space="0" w:color="auto"/>
            <w:bottom w:val="none" w:sz="0" w:space="0" w:color="auto"/>
            <w:right w:val="none" w:sz="0" w:space="0" w:color="auto"/>
          </w:divBdr>
        </w:div>
        <w:div w:id="1370644335">
          <w:marLeft w:val="480"/>
          <w:marRight w:val="0"/>
          <w:marTop w:val="0"/>
          <w:marBottom w:val="0"/>
          <w:divBdr>
            <w:top w:val="none" w:sz="0" w:space="0" w:color="auto"/>
            <w:left w:val="none" w:sz="0" w:space="0" w:color="auto"/>
            <w:bottom w:val="none" w:sz="0" w:space="0" w:color="auto"/>
            <w:right w:val="none" w:sz="0" w:space="0" w:color="auto"/>
          </w:divBdr>
        </w:div>
        <w:div w:id="1389307943">
          <w:marLeft w:val="480"/>
          <w:marRight w:val="0"/>
          <w:marTop w:val="0"/>
          <w:marBottom w:val="0"/>
          <w:divBdr>
            <w:top w:val="none" w:sz="0" w:space="0" w:color="auto"/>
            <w:left w:val="none" w:sz="0" w:space="0" w:color="auto"/>
            <w:bottom w:val="none" w:sz="0" w:space="0" w:color="auto"/>
            <w:right w:val="none" w:sz="0" w:space="0" w:color="auto"/>
          </w:divBdr>
        </w:div>
        <w:div w:id="1404642918">
          <w:marLeft w:val="480"/>
          <w:marRight w:val="0"/>
          <w:marTop w:val="0"/>
          <w:marBottom w:val="0"/>
          <w:divBdr>
            <w:top w:val="none" w:sz="0" w:space="0" w:color="auto"/>
            <w:left w:val="none" w:sz="0" w:space="0" w:color="auto"/>
            <w:bottom w:val="none" w:sz="0" w:space="0" w:color="auto"/>
            <w:right w:val="none" w:sz="0" w:space="0" w:color="auto"/>
          </w:divBdr>
        </w:div>
        <w:div w:id="1460297947">
          <w:marLeft w:val="480"/>
          <w:marRight w:val="0"/>
          <w:marTop w:val="0"/>
          <w:marBottom w:val="0"/>
          <w:divBdr>
            <w:top w:val="none" w:sz="0" w:space="0" w:color="auto"/>
            <w:left w:val="none" w:sz="0" w:space="0" w:color="auto"/>
            <w:bottom w:val="none" w:sz="0" w:space="0" w:color="auto"/>
            <w:right w:val="none" w:sz="0" w:space="0" w:color="auto"/>
          </w:divBdr>
        </w:div>
        <w:div w:id="1460763552">
          <w:marLeft w:val="480"/>
          <w:marRight w:val="0"/>
          <w:marTop w:val="0"/>
          <w:marBottom w:val="0"/>
          <w:divBdr>
            <w:top w:val="none" w:sz="0" w:space="0" w:color="auto"/>
            <w:left w:val="none" w:sz="0" w:space="0" w:color="auto"/>
            <w:bottom w:val="none" w:sz="0" w:space="0" w:color="auto"/>
            <w:right w:val="none" w:sz="0" w:space="0" w:color="auto"/>
          </w:divBdr>
        </w:div>
        <w:div w:id="1471633287">
          <w:marLeft w:val="480"/>
          <w:marRight w:val="0"/>
          <w:marTop w:val="0"/>
          <w:marBottom w:val="0"/>
          <w:divBdr>
            <w:top w:val="none" w:sz="0" w:space="0" w:color="auto"/>
            <w:left w:val="none" w:sz="0" w:space="0" w:color="auto"/>
            <w:bottom w:val="none" w:sz="0" w:space="0" w:color="auto"/>
            <w:right w:val="none" w:sz="0" w:space="0" w:color="auto"/>
          </w:divBdr>
        </w:div>
        <w:div w:id="1477993207">
          <w:marLeft w:val="480"/>
          <w:marRight w:val="0"/>
          <w:marTop w:val="0"/>
          <w:marBottom w:val="0"/>
          <w:divBdr>
            <w:top w:val="none" w:sz="0" w:space="0" w:color="auto"/>
            <w:left w:val="none" w:sz="0" w:space="0" w:color="auto"/>
            <w:bottom w:val="none" w:sz="0" w:space="0" w:color="auto"/>
            <w:right w:val="none" w:sz="0" w:space="0" w:color="auto"/>
          </w:divBdr>
        </w:div>
        <w:div w:id="1544561598">
          <w:marLeft w:val="480"/>
          <w:marRight w:val="0"/>
          <w:marTop w:val="0"/>
          <w:marBottom w:val="0"/>
          <w:divBdr>
            <w:top w:val="none" w:sz="0" w:space="0" w:color="auto"/>
            <w:left w:val="none" w:sz="0" w:space="0" w:color="auto"/>
            <w:bottom w:val="none" w:sz="0" w:space="0" w:color="auto"/>
            <w:right w:val="none" w:sz="0" w:space="0" w:color="auto"/>
          </w:divBdr>
        </w:div>
        <w:div w:id="1564874570">
          <w:marLeft w:val="480"/>
          <w:marRight w:val="0"/>
          <w:marTop w:val="0"/>
          <w:marBottom w:val="0"/>
          <w:divBdr>
            <w:top w:val="none" w:sz="0" w:space="0" w:color="auto"/>
            <w:left w:val="none" w:sz="0" w:space="0" w:color="auto"/>
            <w:bottom w:val="none" w:sz="0" w:space="0" w:color="auto"/>
            <w:right w:val="none" w:sz="0" w:space="0" w:color="auto"/>
          </w:divBdr>
        </w:div>
        <w:div w:id="1568106105">
          <w:marLeft w:val="480"/>
          <w:marRight w:val="0"/>
          <w:marTop w:val="0"/>
          <w:marBottom w:val="0"/>
          <w:divBdr>
            <w:top w:val="none" w:sz="0" w:space="0" w:color="auto"/>
            <w:left w:val="none" w:sz="0" w:space="0" w:color="auto"/>
            <w:bottom w:val="none" w:sz="0" w:space="0" w:color="auto"/>
            <w:right w:val="none" w:sz="0" w:space="0" w:color="auto"/>
          </w:divBdr>
        </w:div>
        <w:div w:id="1571578317">
          <w:marLeft w:val="480"/>
          <w:marRight w:val="0"/>
          <w:marTop w:val="0"/>
          <w:marBottom w:val="0"/>
          <w:divBdr>
            <w:top w:val="none" w:sz="0" w:space="0" w:color="auto"/>
            <w:left w:val="none" w:sz="0" w:space="0" w:color="auto"/>
            <w:bottom w:val="none" w:sz="0" w:space="0" w:color="auto"/>
            <w:right w:val="none" w:sz="0" w:space="0" w:color="auto"/>
          </w:divBdr>
        </w:div>
        <w:div w:id="1610235201">
          <w:marLeft w:val="480"/>
          <w:marRight w:val="0"/>
          <w:marTop w:val="0"/>
          <w:marBottom w:val="0"/>
          <w:divBdr>
            <w:top w:val="none" w:sz="0" w:space="0" w:color="auto"/>
            <w:left w:val="none" w:sz="0" w:space="0" w:color="auto"/>
            <w:bottom w:val="none" w:sz="0" w:space="0" w:color="auto"/>
            <w:right w:val="none" w:sz="0" w:space="0" w:color="auto"/>
          </w:divBdr>
        </w:div>
        <w:div w:id="1614703147">
          <w:marLeft w:val="480"/>
          <w:marRight w:val="0"/>
          <w:marTop w:val="0"/>
          <w:marBottom w:val="0"/>
          <w:divBdr>
            <w:top w:val="none" w:sz="0" w:space="0" w:color="auto"/>
            <w:left w:val="none" w:sz="0" w:space="0" w:color="auto"/>
            <w:bottom w:val="none" w:sz="0" w:space="0" w:color="auto"/>
            <w:right w:val="none" w:sz="0" w:space="0" w:color="auto"/>
          </w:divBdr>
        </w:div>
        <w:div w:id="1726565405">
          <w:marLeft w:val="480"/>
          <w:marRight w:val="0"/>
          <w:marTop w:val="0"/>
          <w:marBottom w:val="0"/>
          <w:divBdr>
            <w:top w:val="none" w:sz="0" w:space="0" w:color="auto"/>
            <w:left w:val="none" w:sz="0" w:space="0" w:color="auto"/>
            <w:bottom w:val="none" w:sz="0" w:space="0" w:color="auto"/>
            <w:right w:val="none" w:sz="0" w:space="0" w:color="auto"/>
          </w:divBdr>
        </w:div>
        <w:div w:id="1731228510">
          <w:marLeft w:val="480"/>
          <w:marRight w:val="0"/>
          <w:marTop w:val="0"/>
          <w:marBottom w:val="0"/>
          <w:divBdr>
            <w:top w:val="none" w:sz="0" w:space="0" w:color="auto"/>
            <w:left w:val="none" w:sz="0" w:space="0" w:color="auto"/>
            <w:bottom w:val="none" w:sz="0" w:space="0" w:color="auto"/>
            <w:right w:val="none" w:sz="0" w:space="0" w:color="auto"/>
          </w:divBdr>
        </w:div>
        <w:div w:id="1757479443">
          <w:marLeft w:val="480"/>
          <w:marRight w:val="0"/>
          <w:marTop w:val="0"/>
          <w:marBottom w:val="0"/>
          <w:divBdr>
            <w:top w:val="none" w:sz="0" w:space="0" w:color="auto"/>
            <w:left w:val="none" w:sz="0" w:space="0" w:color="auto"/>
            <w:bottom w:val="none" w:sz="0" w:space="0" w:color="auto"/>
            <w:right w:val="none" w:sz="0" w:space="0" w:color="auto"/>
          </w:divBdr>
        </w:div>
        <w:div w:id="1767075660">
          <w:marLeft w:val="480"/>
          <w:marRight w:val="0"/>
          <w:marTop w:val="0"/>
          <w:marBottom w:val="0"/>
          <w:divBdr>
            <w:top w:val="none" w:sz="0" w:space="0" w:color="auto"/>
            <w:left w:val="none" w:sz="0" w:space="0" w:color="auto"/>
            <w:bottom w:val="none" w:sz="0" w:space="0" w:color="auto"/>
            <w:right w:val="none" w:sz="0" w:space="0" w:color="auto"/>
          </w:divBdr>
        </w:div>
        <w:div w:id="1815637144">
          <w:marLeft w:val="480"/>
          <w:marRight w:val="0"/>
          <w:marTop w:val="0"/>
          <w:marBottom w:val="0"/>
          <w:divBdr>
            <w:top w:val="none" w:sz="0" w:space="0" w:color="auto"/>
            <w:left w:val="none" w:sz="0" w:space="0" w:color="auto"/>
            <w:bottom w:val="none" w:sz="0" w:space="0" w:color="auto"/>
            <w:right w:val="none" w:sz="0" w:space="0" w:color="auto"/>
          </w:divBdr>
        </w:div>
        <w:div w:id="1816679555">
          <w:marLeft w:val="480"/>
          <w:marRight w:val="0"/>
          <w:marTop w:val="0"/>
          <w:marBottom w:val="0"/>
          <w:divBdr>
            <w:top w:val="none" w:sz="0" w:space="0" w:color="auto"/>
            <w:left w:val="none" w:sz="0" w:space="0" w:color="auto"/>
            <w:bottom w:val="none" w:sz="0" w:space="0" w:color="auto"/>
            <w:right w:val="none" w:sz="0" w:space="0" w:color="auto"/>
          </w:divBdr>
        </w:div>
        <w:div w:id="1827936300">
          <w:marLeft w:val="480"/>
          <w:marRight w:val="0"/>
          <w:marTop w:val="0"/>
          <w:marBottom w:val="0"/>
          <w:divBdr>
            <w:top w:val="none" w:sz="0" w:space="0" w:color="auto"/>
            <w:left w:val="none" w:sz="0" w:space="0" w:color="auto"/>
            <w:bottom w:val="none" w:sz="0" w:space="0" w:color="auto"/>
            <w:right w:val="none" w:sz="0" w:space="0" w:color="auto"/>
          </w:divBdr>
        </w:div>
        <w:div w:id="1845784323">
          <w:marLeft w:val="480"/>
          <w:marRight w:val="0"/>
          <w:marTop w:val="0"/>
          <w:marBottom w:val="0"/>
          <w:divBdr>
            <w:top w:val="none" w:sz="0" w:space="0" w:color="auto"/>
            <w:left w:val="none" w:sz="0" w:space="0" w:color="auto"/>
            <w:bottom w:val="none" w:sz="0" w:space="0" w:color="auto"/>
            <w:right w:val="none" w:sz="0" w:space="0" w:color="auto"/>
          </w:divBdr>
        </w:div>
        <w:div w:id="1862279741">
          <w:marLeft w:val="480"/>
          <w:marRight w:val="0"/>
          <w:marTop w:val="0"/>
          <w:marBottom w:val="0"/>
          <w:divBdr>
            <w:top w:val="none" w:sz="0" w:space="0" w:color="auto"/>
            <w:left w:val="none" w:sz="0" w:space="0" w:color="auto"/>
            <w:bottom w:val="none" w:sz="0" w:space="0" w:color="auto"/>
            <w:right w:val="none" w:sz="0" w:space="0" w:color="auto"/>
          </w:divBdr>
        </w:div>
        <w:div w:id="1865752007">
          <w:marLeft w:val="480"/>
          <w:marRight w:val="0"/>
          <w:marTop w:val="0"/>
          <w:marBottom w:val="0"/>
          <w:divBdr>
            <w:top w:val="none" w:sz="0" w:space="0" w:color="auto"/>
            <w:left w:val="none" w:sz="0" w:space="0" w:color="auto"/>
            <w:bottom w:val="none" w:sz="0" w:space="0" w:color="auto"/>
            <w:right w:val="none" w:sz="0" w:space="0" w:color="auto"/>
          </w:divBdr>
        </w:div>
        <w:div w:id="1882281398">
          <w:marLeft w:val="480"/>
          <w:marRight w:val="0"/>
          <w:marTop w:val="0"/>
          <w:marBottom w:val="0"/>
          <w:divBdr>
            <w:top w:val="none" w:sz="0" w:space="0" w:color="auto"/>
            <w:left w:val="none" w:sz="0" w:space="0" w:color="auto"/>
            <w:bottom w:val="none" w:sz="0" w:space="0" w:color="auto"/>
            <w:right w:val="none" w:sz="0" w:space="0" w:color="auto"/>
          </w:divBdr>
        </w:div>
        <w:div w:id="1909798412">
          <w:marLeft w:val="480"/>
          <w:marRight w:val="0"/>
          <w:marTop w:val="0"/>
          <w:marBottom w:val="0"/>
          <w:divBdr>
            <w:top w:val="none" w:sz="0" w:space="0" w:color="auto"/>
            <w:left w:val="none" w:sz="0" w:space="0" w:color="auto"/>
            <w:bottom w:val="none" w:sz="0" w:space="0" w:color="auto"/>
            <w:right w:val="none" w:sz="0" w:space="0" w:color="auto"/>
          </w:divBdr>
        </w:div>
        <w:div w:id="1912539741">
          <w:marLeft w:val="480"/>
          <w:marRight w:val="0"/>
          <w:marTop w:val="0"/>
          <w:marBottom w:val="0"/>
          <w:divBdr>
            <w:top w:val="none" w:sz="0" w:space="0" w:color="auto"/>
            <w:left w:val="none" w:sz="0" w:space="0" w:color="auto"/>
            <w:bottom w:val="none" w:sz="0" w:space="0" w:color="auto"/>
            <w:right w:val="none" w:sz="0" w:space="0" w:color="auto"/>
          </w:divBdr>
        </w:div>
        <w:div w:id="1921524998">
          <w:marLeft w:val="480"/>
          <w:marRight w:val="0"/>
          <w:marTop w:val="0"/>
          <w:marBottom w:val="0"/>
          <w:divBdr>
            <w:top w:val="none" w:sz="0" w:space="0" w:color="auto"/>
            <w:left w:val="none" w:sz="0" w:space="0" w:color="auto"/>
            <w:bottom w:val="none" w:sz="0" w:space="0" w:color="auto"/>
            <w:right w:val="none" w:sz="0" w:space="0" w:color="auto"/>
          </w:divBdr>
        </w:div>
        <w:div w:id="1921720418">
          <w:marLeft w:val="480"/>
          <w:marRight w:val="0"/>
          <w:marTop w:val="0"/>
          <w:marBottom w:val="0"/>
          <w:divBdr>
            <w:top w:val="none" w:sz="0" w:space="0" w:color="auto"/>
            <w:left w:val="none" w:sz="0" w:space="0" w:color="auto"/>
            <w:bottom w:val="none" w:sz="0" w:space="0" w:color="auto"/>
            <w:right w:val="none" w:sz="0" w:space="0" w:color="auto"/>
          </w:divBdr>
        </w:div>
        <w:div w:id="1928265754">
          <w:marLeft w:val="480"/>
          <w:marRight w:val="0"/>
          <w:marTop w:val="0"/>
          <w:marBottom w:val="0"/>
          <w:divBdr>
            <w:top w:val="none" w:sz="0" w:space="0" w:color="auto"/>
            <w:left w:val="none" w:sz="0" w:space="0" w:color="auto"/>
            <w:bottom w:val="none" w:sz="0" w:space="0" w:color="auto"/>
            <w:right w:val="none" w:sz="0" w:space="0" w:color="auto"/>
          </w:divBdr>
        </w:div>
        <w:div w:id="1957981825">
          <w:marLeft w:val="480"/>
          <w:marRight w:val="0"/>
          <w:marTop w:val="0"/>
          <w:marBottom w:val="0"/>
          <w:divBdr>
            <w:top w:val="none" w:sz="0" w:space="0" w:color="auto"/>
            <w:left w:val="none" w:sz="0" w:space="0" w:color="auto"/>
            <w:bottom w:val="none" w:sz="0" w:space="0" w:color="auto"/>
            <w:right w:val="none" w:sz="0" w:space="0" w:color="auto"/>
          </w:divBdr>
        </w:div>
        <w:div w:id="2047485147">
          <w:marLeft w:val="480"/>
          <w:marRight w:val="0"/>
          <w:marTop w:val="0"/>
          <w:marBottom w:val="0"/>
          <w:divBdr>
            <w:top w:val="none" w:sz="0" w:space="0" w:color="auto"/>
            <w:left w:val="none" w:sz="0" w:space="0" w:color="auto"/>
            <w:bottom w:val="none" w:sz="0" w:space="0" w:color="auto"/>
            <w:right w:val="none" w:sz="0" w:space="0" w:color="auto"/>
          </w:divBdr>
        </w:div>
        <w:div w:id="2052335732">
          <w:marLeft w:val="480"/>
          <w:marRight w:val="0"/>
          <w:marTop w:val="0"/>
          <w:marBottom w:val="0"/>
          <w:divBdr>
            <w:top w:val="none" w:sz="0" w:space="0" w:color="auto"/>
            <w:left w:val="none" w:sz="0" w:space="0" w:color="auto"/>
            <w:bottom w:val="none" w:sz="0" w:space="0" w:color="auto"/>
            <w:right w:val="none" w:sz="0" w:space="0" w:color="auto"/>
          </w:divBdr>
        </w:div>
        <w:div w:id="2100980702">
          <w:marLeft w:val="480"/>
          <w:marRight w:val="0"/>
          <w:marTop w:val="0"/>
          <w:marBottom w:val="0"/>
          <w:divBdr>
            <w:top w:val="none" w:sz="0" w:space="0" w:color="auto"/>
            <w:left w:val="none" w:sz="0" w:space="0" w:color="auto"/>
            <w:bottom w:val="none" w:sz="0" w:space="0" w:color="auto"/>
            <w:right w:val="none" w:sz="0" w:space="0" w:color="auto"/>
          </w:divBdr>
        </w:div>
        <w:div w:id="2108033952">
          <w:marLeft w:val="480"/>
          <w:marRight w:val="0"/>
          <w:marTop w:val="0"/>
          <w:marBottom w:val="0"/>
          <w:divBdr>
            <w:top w:val="none" w:sz="0" w:space="0" w:color="auto"/>
            <w:left w:val="none" w:sz="0" w:space="0" w:color="auto"/>
            <w:bottom w:val="none" w:sz="0" w:space="0" w:color="auto"/>
            <w:right w:val="none" w:sz="0" w:space="0" w:color="auto"/>
          </w:divBdr>
        </w:div>
        <w:div w:id="2115589610">
          <w:marLeft w:val="480"/>
          <w:marRight w:val="0"/>
          <w:marTop w:val="0"/>
          <w:marBottom w:val="0"/>
          <w:divBdr>
            <w:top w:val="none" w:sz="0" w:space="0" w:color="auto"/>
            <w:left w:val="none" w:sz="0" w:space="0" w:color="auto"/>
            <w:bottom w:val="none" w:sz="0" w:space="0" w:color="auto"/>
            <w:right w:val="none" w:sz="0" w:space="0" w:color="auto"/>
          </w:divBdr>
        </w:div>
      </w:divsChild>
    </w:div>
    <w:div w:id="1834298101">
      <w:marLeft w:val="640"/>
      <w:marRight w:val="0"/>
      <w:marTop w:val="0"/>
      <w:marBottom w:val="0"/>
      <w:divBdr>
        <w:top w:val="none" w:sz="0" w:space="0" w:color="auto"/>
        <w:left w:val="none" w:sz="0" w:space="0" w:color="auto"/>
        <w:bottom w:val="none" w:sz="0" w:space="0" w:color="auto"/>
        <w:right w:val="none" w:sz="0" w:space="0" w:color="auto"/>
      </w:divBdr>
    </w:div>
    <w:div w:id="1835223330">
      <w:marLeft w:val="480"/>
      <w:marRight w:val="0"/>
      <w:marTop w:val="0"/>
      <w:marBottom w:val="0"/>
      <w:divBdr>
        <w:top w:val="none" w:sz="0" w:space="0" w:color="auto"/>
        <w:left w:val="none" w:sz="0" w:space="0" w:color="auto"/>
        <w:bottom w:val="none" w:sz="0" w:space="0" w:color="auto"/>
        <w:right w:val="none" w:sz="0" w:space="0" w:color="auto"/>
      </w:divBdr>
    </w:div>
    <w:div w:id="1835562374">
      <w:bodyDiv w:val="1"/>
      <w:marLeft w:val="0"/>
      <w:marRight w:val="0"/>
      <w:marTop w:val="0"/>
      <w:marBottom w:val="0"/>
      <w:divBdr>
        <w:top w:val="none" w:sz="0" w:space="0" w:color="auto"/>
        <w:left w:val="none" w:sz="0" w:space="0" w:color="auto"/>
        <w:bottom w:val="none" w:sz="0" w:space="0" w:color="auto"/>
        <w:right w:val="none" w:sz="0" w:space="0" w:color="auto"/>
      </w:divBdr>
    </w:div>
    <w:div w:id="1835754605">
      <w:marLeft w:val="640"/>
      <w:marRight w:val="0"/>
      <w:marTop w:val="0"/>
      <w:marBottom w:val="0"/>
      <w:divBdr>
        <w:top w:val="none" w:sz="0" w:space="0" w:color="auto"/>
        <w:left w:val="none" w:sz="0" w:space="0" w:color="auto"/>
        <w:bottom w:val="none" w:sz="0" w:space="0" w:color="auto"/>
        <w:right w:val="none" w:sz="0" w:space="0" w:color="auto"/>
      </w:divBdr>
    </w:div>
    <w:div w:id="1835804637">
      <w:marLeft w:val="640"/>
      <w:marRight w:val="0"/>
      <w:marTop w:val="0"/>
      <w:marBottom w:val="0"/>
      <w:divBdr>
        <w:top w:val="none" w:sz="0" w:space="0" w:color="auto"/>
        <w:left w:val="none" w:sz="0" w:space="0" w:color="auto"/>
        <w:bottom w:val="none" w:sz="0" w:space="0" w:color="auto"/>
        <w:right w:val="none" w:sz="0" w:space="0" w:color="auto"/>
      </w:divBdr>
    </w:div>
    <w:div w:id="1836072689">
      <w:marLeft w:val="640"/>
      <w:marRight w:val="0"/>
      <w:marTop w:val="0"/>
      <w:marBottom w:val="0"/>
      <w:divBdr>
        <w:top w:val="none" w:sz="0" w:space="0" w:color="auto"/>
        <w:left w:val="none" w:sz="0" w:space="0" w:color="auto"/>
        <w:bottom w:val="none" w:sz="0" w:space="0" w:color="auto"/>
        <w:right w:val="none" w:sz="0" w:space="0" w:color="auto"/>
      </w:divBdr>
    </w:div>
    <w:div w:id="1836458352">
      <w:marLeft w:val="640"/>
      <w:marRight w:val="0"/>
      <w:marTop w:val="0"/>
      <w:marBottom w:val="0"/>
      <w:divBdr>
        <w:top w:val="none" w:sz="0" w:space="0" w:color="auto"/>
        <w:left w:val="none" w:sz="0" w:space="0" w:color="auto"/>
        <w:bottom w:val="none" w:sz="0" w:space="0" w:color="auto"/>
        <w:right w:val="none" w:sz="0" w:space="0" w:color="auto"/>
      </w:divBdr>
    </w:div>
    <w:div w:id="1836534022">
      <w:marLeft w:val="640"/>
      <w:marRight w:val="0"/>
      <w:marTop w:val="0"/>
      <w:marBottom w:val="0"/>
      <w:divBdr>
        <w:top w:val="none" w:sz="0" w:space="0" w:color="auto"/>
        <w:left w:val="none" w:sz="0" w:space="0" w:color="auto"/>
        <w:bottom w:val="none" w:sz="0" w:space="0" w:color="auto"/>
        <w:right w:val="none" w:sz="0" w:space="0" w:color="auto"/>
      </w:divBdr>
    </w:div>
    <w:div w:id="1836796623">
      <w:marLeft w:val="640"/>
      <w:marRight w:val="0"/>
      <w:marTop w:val="0"/>
      <w:marBottom w:val="0"/>
      <w:divBdr>
        <w:top w:val="none" w:sz="0" w:space="0" w:color="auto"/>
        <w:left w:val="none" w:sz="0" w:space="0" w:color="auto"/>
        <w:bottom w:val="none" w:sz="0" w:space="0" w:color="auto"/>
        <w:right w:val="none" w:sz="0" w:space="0" w:color="auto"/>
      </w:divBdr>
    </w:div>
    <w:div w:id="1837184397">
      <w:marLeft w:val="640"/>
      <w:marRight w:val="0"/>
      <w:marTop w:val="0"/>
      <w:marBottom w:val="0"/>
      <w:divBdr>
        <w:top w:val="none" w:sz="0" w:space="0" w:color="auto"/>
        <w:left w:val="none" w:sz="0" w:space="0" w:color="auto"/>
        <w:bottom w:val="none" w:sz="0" w:space="0" w:color="auto"/>
        <w:right w:val="none" w:sz="0" w:space="0" w:color="auto"/>
      </w:divBdr>
    </w:div>
    <w:div w:id="1837308952">
      <w:marLeft w:val="640"/>
      <w:marRight w:val="0"/>
      <w:marTop w:val="0"/>
      <w:marBottom w:val="0"/>
      <w:divBdr>
        <w:top w:val="none" w:sz="0" w:space="0" w:color="auto"/>
        <w:left w:val="none" w:sz="0" w:space="0" w:color="auto"/>
        <w:bottom w:val="none" w:sz="0" w:space="0" w:color="auto"/>
        <w:right w:val="none" w:sz="0" w:space="0" w:color="auto"/>
      </w:divBdr>
    </w:div>
    <w:div w:id="1837721188">
      <w:marLeft w:val="640"/>
      <w:marRight w:val="0"/>
      <w:marTop w:val="0"/>
      <w:marBottom w:val="0"/>
      <w:divBdr>
        <w:top w:val="none" w:sz="0" w:space="0" w:color="auto"/>
        <w:left w:val="none" w:sz="0" w:space="0" w:color="auto"/>
        <w:bottom w:val="none" w:sz="0" w:space="0" w:color="auto"/>
        <w:right w:val="none" w:sz="0" w:space="0" w:color="auto"/>
      </w:divBdr>
    </w:div>
    <w:div w:id="1837839303">
      <w:marLeft w:val="640"/>
      <w:marRight w:val="0"/>
      <w:marTop w:val="0"/>
      <w:marBottom w:val="0"/>
      <w:divBdr>
        <w:top w:val="none" w:sz="0" w:space="0" w:color="auto"/>
        <w:left w:val="none" w:sz="0" w:space="0" w:color="auto"/>
        <w:bottom w:val="none" w:sz="0" w:space="0" w:color="auto"/>
        <w:right w:val="none" w:sz="0" w:space="0" w:color="auto"/>
      </w:divBdr>
    </w:div>
    <w:div w:id="1838381312">
      <w:bodyDiv w:val="1"/>
      <w:marLeft w:val="0"/>
      <w:marRight w:val="0"/>
      <w:marTop w:val="0"/>
      <w:marBottom w:val="0"/>
      <w:divBdr>
        <w:top w:val="none" w:sz="0" w:space="0" w:color="auto"/>
        <w:left w:val="none" w:sz="0" w:space="0" w:color="auto"/>
        <w:bottom w:val="none" w:sz="0" w:space="0" w:color="auto"/>
        <w:right w:val="none" w:sz="0" w:space="0" w:color="auto"/>
      </w:divBdr>
    </w:div>
    <w:div w:id="1838495386">
      <w:bodyDiv w:val="1"/>
      <w:marLeft w:val="0"/>
      <w:marRight w:val="0"/>
      <w:marTop w:val="0"/>
      <w:marBottom w:val="0"/>
      <w:divBdr>
        <w:top w:val="none" w:sz="0" w:space="0" w:color="auto"/>
        <w:left w:val="none" w:sz="0" w:space="0" w:color="auto"/>
        <w:bottom w:val="none" w:sz="0" w:space="0" w:color="auto"/>
        <w:right w:val="none" w:sz="0" w:space="0" w:color="auto"/>
      </w:divBdr>
      <w:divsChild>
        <w:div w:id="99883012">
          <w:marLeft w:val="480"/>
          <w:marRight w:val="0"/>
          <w:marTop w:val="0"/>
          <w:marBottom w:val="0"/>
          <w:divBdr>
            <w:top w:val="none" w:sz="0" w:space="0" w:color="auto"/>
            <w:left w:val="none" w:sz="0" w:space="0" w:color="auto"/>
            <w:bottom w:val="none" w:sz="0" w:space="0" w:color="auto"/>
            <w:right w:val="none" w:sz="0" w:space="0" w:color="auto"/>
          </w:divBdr>
        </w:div>
        <w:div w:id="116920147">
          <w:marLeft w:val="480"/>
          <w:marRight w:val="0"/>
          <w:marTop w:val="0"/>
          <w:marBottom w:val="0"/>
          <w:divBdr>
            <w:top w:val="none" w:sz="0" w:space="0" w:color="auto"/>
            <w:left w:val="none" w:sz="0" w:space="0" w:color="auto"/>
            <w:bottom w:val="none" w:sz="0" w:space="0" w:color="auto"/>
            <w:right w:val="none" w:sz="0" w:space="0" w:color="auto"/>
          </w:divBdr>
        </w:div>
        <w:div w:id="117994004">
          <w:marLeft w:val="480"/>
          <w:marRight w:val="0"/>
          <w:marTop w:val="0"/>
          <w:marBottom w:val="0"/>
          <w:divBdr>
            <w:top w:val="none" w:sz="0" w:space="0" w:color="auto"/>
            <w:left w:val="none" w:sz="0" w:space="0" w:color="auto"/>
            <w:bottom w:val="none" w:sz="0" w:space="0" w:color="auto"/>
            <w:right w:val="none" w:sz="0" w:space="0" w:color="auto"/>
          </w:divBdr>
        </w:div>
        <w:div w:id="140583381">
          <w:marLeft w:val="480"/>
          <w:marRight w:val="0"/>
          <w:marTop w:val="0"/>
          <w:marBottom w:val="0"/>
          <w:divBdr>
            <w:top w:val="none" w:sz="0" w:space="0" w:color="auto"/>
            <w:left w:val="none" w:sz="0" w:space="0" w:color="auto"/>
            <w:bottom w:val="none" w:sz="0" w:space="0" w:color="auto"/>
            <w:right w:val="none" w:sz="0" w:space="0" w:color="auto"/>
          </w:divBdr>
        </w:div>
        <w:div w:id="145055374">
          <w:marLeft w:val="480"/>
          <w:marRight w:val="0"/>
          <w:marTop w:val="0"/>
          <w:marBottom w:val="0"/>
          <w:divBdr>
            <w:top w:val="none" w:sz="0" w:space="0" w:color="auto"/>
            <w:left w:val="none" w:sz="0" w:space="0" w:color="auto"/>
            <w:bottom w:val="none" w:sz="0" w:space="0" w:color="auto"/>
            <w:right w:val="none" w:sz="0" w:space="0" w:color="auto"/>
          </w:divBdr>
        </w:div>
        <w:div w:id="213591188">
          <w:marLeft w:val="480"/>
          <w:marRight w:val="0"/>
          <w:marTop w:val="0"/>
          <w:marBottom w:val="0"/>
          <w:divBdr>
            <w:top w:val="none" w:sz="0" w:space="0" w:color="auto"/>
            <w:left w:val="none" w:sz="0" w:space="0" w:color="auto"/>
            <w:bottom w:val="none" w:sz="0" w:space="0" w:color="auto"/>
            <w:right w:val="none" w:sz="0" w:space="0" w:color="auto"/>
          </w:divBdr>
        </w:div>
        <w:div w:id="231477163">
          <w:marLeft w:val="480"/>
          <w:marRight w:val="0"/>
          <w:marTop w:val="0"/>
          <w:marBottom w:val="0"/>
          <w:divBdr>
            <w:top w:val="none" w:sz="0" w:space="0" w:color="auto"/>
            <w:left w:val="none" w:sz="0" w:space="0" w:color="auto"/>
            <w:bottom w:val="none" w:sz="0" w:space="0" w:color="auto"/>
            <w:right w:val="none" w:sz="0" w:space="0" w:color="auto"/>
          </w:divBdr>
        </w:div>
        <w:div w:id="286469365">
          <w:marLeft w:val="480"/>
          <w:marRight w:val="0"/>
          <w:marTop w:val="0"/>
          <w:marBottom w:val="0"/>
          <w:divBdr>
            <w:top w:val="none" w:sz="0" w:space="0" w:color="auto"/>
            <w:left w:val="none" w:sz="0" w:space="0" w:color="auto"/>
            <w:bottom w:val="none" w:sz="0" w:space="0" w:color="auto"/>
            <w:right w:val="none" w:sz="0" w:space="0" w:color="auto"/>
          </w:divBdr>
        </w:div>
        <w:div w:id="306015010">
          <w:marLeft w:val="480"/>
          <w:marRight w:val="0"/>
          <w:marTop w:val="0"/>
          <w:marBottom w:val="0"/>
          <w:divBdr>
            <w:top w:val="none" w:sz="0" w:space="0" w:color="auto"/>
            <w:left w:val="none" w:sz="0" w:space="0" w:color="auto"/>
            <w:bottom w:val="none" w:sz="0" w:space="0" w:color="auto"/>
            <w:right w:val="none" w:sz="0" w:space="0" w:color="auto"/>
          </w:divBdr>
        </w:div>
        <w:div w:id="323364701">
          <w:marLeft w:val="480"/>
          <w:marRight w:val="0"/>
          <w:marTop w:val="0"/>
          <w:marBottom w:val="0"/>
          <w:divBdr>
            <w:top w:val="none" w:sz="0" w:space="0" w:color="auto"/>
            <w:left w:val="none" w:sz="0" w:space="0" w:color="auto"/>
            <w:bottom w:val="none" w:sz="0" w:space="0" w:color="auto"/>
            <w:right w:val="none" w:sz="0" w:space="0" w:color="auto"/>
          </w:divBdr>
        </w:div>
        <w:div w:id="338629615">
          <w:marLeft w:val="480"/>
          <w:marRight w:val="0"/>
          <w:marTop w:val="0"/>
          <w:marBottom w:val="0"/>
          <w:divBdr>
            <w:top w:val="none" w:sz="0" w:space="0" w:color="auto"/>
            <w:left w:val="none" w:sz="0" w:space="0" w:color="auto"/>
            <w:bottom w:val="none" w:sz="0" w:space="0" w:color="auto"/>
            <w:right w:val="none" w:sz="0" w:space="0" w:color="auto"/>
          </w:divBdr>
        </w:div>
        <w:div w:id="382214582">
          <w:marLeft w:val="480"/>
          <w:marRight w:val="0"/>
          <w:marTop w:val="0"/>
          <w:marBottom w:val="0"/>
          <w:divBdr>
            <w:top w:val="none" w:sz="0" w:space="0" w:color="auto"/>
            <w:left w:val="none" w:sz="0" w:space="0" w:color="auto"/>
            <w:bottom w:val="none" w:sz="0" w:space="0" w:color="auto"/>
            <w:right w:val="none" w:sz="0" w:space="0" w:color="auto"/>
          </w:divBdr>
        </w:div>
        <w:div w:id="386104389">
          <w:marLeft w:val="480"/>
          <w:marRight w:val="0"/>
          <w:marTop w:val="0"/>
          <w:marBottom w:val="0"/>
          <w:divBdr>
            <w:top w:val="none" w:sz="0" w:space="0" w:color="auto"/>
            <w:left w:val="none" w:sz="0" w:space="0" w:color="auto"/>
            <w:bottom w:val="none" w:sz="0" w:space="0" w:color="auto"/>
            <w:right w:val="none" w:sz="0" w:space="0" w:color="auto"/>
          </w:divBdr>
        </w:div>
        <w:div w:id="417215302">
          <w:marLeft w:val="480"/>
          <w:marRight w:val="0"/>
          <w:marTop w:val="0"/>
          <w:marBottom w:val="0"/>
          <w:divBdr>
            <w:top w:val="none" w:sz="0" w:space="0" w:color="auto"/>
            <w:left w:val="none" w:sz="0" w:space="0" w:color="auto"/>
            <w:bottom w:val="none" w:sz="0" w:space="0" w:color="auto"/>
            <w:right w:val="none" w:sz="0" w:space="0" w:color="auto"/>
          </w:divBdr>
        </w:div>
        <w:div w:id="438256948">
          <w:marLeft w:val="480"/>
          <w:marRight w:val="0"/>
          <w:marTop w:val="0"/>
          <w:marBottom w:val="0"/>
          <w:divBdr>
            <w:top w:val="none" w:sz="0" w:space="0" w:color="auto"/>
            <w:left w:val="none" w:sz="0" w:space="0" w:color="auto"/>
            <w:bottom w:val="none" w:sz="0" w:space="0" w:color="auto"/>
            <w:right w:val="none" w:sz="0" w:space="0" w:color="auto"/>
          </w:divBdr>
        </w:div>
        <w:div w:id="493379042">
          <w:marLeft w:val="480"/>
          <w:marRight w:val="0"/>
          <w:marTop w:val="0"/>
          <w:marBottom w:val="0"/>
          <w:divBdr>
            <w:top w:val="none" w:sz="0" w:space="0" w:color="auto"/>
            <w:left w:val="none" w:sz="0" w:space="0" w:color="auto"/>
            <w:bottom w:val="none" w:sz="0" w:space="0" w:color="auto"/>
            <w:right w:val="none" w:sz="0" w:space="0" w:color="auto"/>
          </w:divBdr>
        </w:div>
        <w:div w:id="500193916">
          <w:marLeft w:val="480"/>
          <w:marRight w:val="0"/>
          <w:marTop w:val="0"/>
          <w:marBottom w:val="0"/>
          <w:divBdr>
            <w:top w:val="none" w:sz="0" w:space="0" w:color="auto"/>
            <w:left w:val="none" w:sz="0" w:space="0" w:color="auto"/>
            <w:bottom w:val="none" w:sz="0" w:space="0" w:color="auto"/>
            <w:right w:val="none" w:sz="0" w:space="0" w:color="auto"/>
          </w:divBdr>
        </w:div>
        <w:div w:id="560869044">
          <w:marLeft w:val="480"/>
          <w:marRight w:val="0"/>
          <w:marTop w:val="0"/>
          <w:marBottom w:val="0"/>
          <w:divBdr>
            <w:top w:val="none" w:sz="0" w:space="0" w:color="auto"/>
            <w:left w:val="none" w:sz="0" w:space="0" w:color="auto"/>
            <w:bottom w:val="none" w:sz="0" w:space="0" w:color="auto"/>
            <w:right w:val="none" w:sz="0" w:space="0" w:color="auto"/>
          </w:divBdr>
        </w:div>
        <w:div w:id="570967761">
          <w:marLeft w:val="480"/>
          <w:marRight w:val="0"/>
          <w:marTop w:val="0"/>
          <w:marBottom w:val="0"/>
          <w:divBdr>
            <w:top w:val="none" w:sz="0" w:space="0" w:color="auto"/>
            <w:left w:val="none" w:sz="0" w:space="0" w:color="auto"/>
            <w:bottom w:val="none" w:sz="0" w:space="0" w:color="auto"/>
            <w:right w:val="none" w:sz="0" w:space="0" w:color="auto"/>
          </w:divBdr>
        </w:div>
        <w:div w:id="587928646">
          <w:marLeft w:val="480"/>
          <w:marRight w:val="0"/>
          <w:marTop w:val="0"/>
          <w:marBottom w:val="0"/>
          <w:divBdr>
            <w:top w:val="none" w:sz="0" w:space="0" w:color="auto"/>
            <w:left w:val="none" w:sz="0" w:space="0" w:color="auto"/>
            <w:bottom w:val="none" w:sz="0" w:space="0" w:color="auto"/>
            <w:right w:val="none" w:sz="0" w:space="0" w:color="auto"/>
          </w:divBdr>
        </w:div>
        <w:div w:id="622034275">
          <w:marLeft w:val="480"/>
          <w:marRight w:val="0"/>
          <w:marTop w:val="0"/>
          <w:marBottom w:val="0"/>
          <w:divBdr>
            <w:top w:val="none" w:sz="0" w:space="0" w:color="auto"/>
            <w:left w:val="none" w:sz="0" w:space="0" w:color="auto"/>
            <w:bottom w:val="none" w:sz="0" w:space="0" w:color="auto"/>
            <w:right w:val="none" w:sz="0" w:space="0" w:color="auto"/>
          </w:divBdr>
        </w:div>
        <w:div w:id="661155130">
          <w:marLeft w:val="480"/>
          <w:marRight w:val="0"/>
          <w:marTop w:val="0"/>
          <w:marBottom w:val="0"/>
          <w:divBdr>
            <w:top w:val="none" w:sz="0" w:space="0" w:color="auto"/>
            <w:left w:val="none" w:sz="0" w:space="0" w:color="auto"/>
            <w:bottom w:val="none" w:sz="0" w:space="0" w:color="auto"/>
            <w:right w:val="none" w:sz="0" w:space="0" w:color="auto"/>
          </w:divBdr>
        </w:div>
        <w:div w:id="669679026">
          <w:marLeft w:val="480"/>
          <w:marRight w:val="0"/>
          <w:marTop w:val="0"/>
          <w:marBottom w:val="0"/>
          <w:divBdr>
            <w:top w:val="none" w:sz="0" w:space="0" w:color="auto"/>
            <w:left w:val="none" w:sz="0" w:space="0" w:color="auto"/>
            <w:bottom w:val="none" w:sz="0" w:space="0" w:color="auto"/>
            <w:right w:val="none" w:sz="0" w:space="0" w:color="auto"/>
          </w:divBdr>
        </w:div>
        <w:div w:id="727269332">
          <w:marLeft w:val="480"/>
          <w:marRight w:val="0"/>
          <w:marTop w:val="0"/>
          <w:marBottom w:val="0"/>
          <w:divBdr>
            <w:top w:val="none" w:sz="0" w:space="0" w:color="auto"/>
            <w:left w:val="none" w:sz="0" w:space="0" w:color="auto"/>
            <w:bottom w:val="none" w:sz="0" w:space="0" w:color="auto"/>
            <w:right w:val="none" w:sz="0" w:space="0" w:color="auto"/>
          </w:divBdr>
        </w:div>
        <w:div w:id="782307787">
          <w:marLeft w:val="480"/>
          <w:marRight w:val="0"/>
          <w:marTop w:val="0"/>
          <w:marBottom w:val="0"/>
          <w:divBdr>
            <w:top w:val="none" w:sz="0" w:space="0" w:color="auto"/>
            <w:left w:val="none" w:sz="0" w:space="0" w:color="auto"/>
            <w:bottom w:val="none" w:sz="0" w:space="0" w:color="auto"/>
            <w:right w:val="none" w:sz="0" w:space="0" w:color="auto"/>
          </w:divBdr>
        </w:div>
        <w:div w:id="831919313">
          <w:marLeft w:val="480"/>
          <w:marRight w:val="0"/>
          <w:marTop w:val="0"/>
          <w:marBottom w:val="0"/>
          <w:divBdr>
            <w:top w:val="none" w:sz="0" w:space="0" w:color="auto"/>
            <w:left w:val="none" w:sz="0" w:space="0" w:color="auto"/>
            <w:bottom w:val="none" w:sz="0" w:space="0" w:color="auto"/>
            <w:right w:val="none" w:sz="0" w:space="0" w:color="auto"/>
          </w:divBdr>
        </w:div>
        <w:div w:id="874658389">
          <w:marLeft w:val="480"/>
          <w:marRight w:val="0"/>
          <w:marTop w:val="0"/>
          <w:marBottom w:val="0"/>
          <w:divBdr>
            <w:top w:val="none" w:sz="0" w:space="0" w:color="auto"/>
            <w:left w:val="none" w:sz="0" w:space="0" w:color="auto"/>
            <w:bottom w:val="none" w:sz="0" w:space="0" w:color="auto"/>
            <w:right w:val="none" w:sz="0" w:space="0" w:color="auto"/>
          </w:divBdr>
        </w:div>
        <w:div w:id="1005937723">
          <w:marLeft w:val="480"/>
          <w:marRight w:val="0"/>
          <w:marTop w:val="0"/>
          <w:marBottom w:val="0"/>
          <w:divBdr>
            <w:top w:val="none" w:sz="0" w:space="0" w:color="auto"/>
            <w:left w:val="none" w:sz="0" w:space="0" w:color="auto"/>
            <w:bottom w:val="none" w:sz="0" w:space="0" w:color="auto"/>
            <w:right w:val="none" w:sz="0" w:space="0" w:color="auto"/>
          </w:divBdr>
        </w:div>
        <w:div w:id="1043866848">
          <w:marLeft w:val="480"/>
          <w:marRight w:val="0"/>
          <w:marTop w:val="0"/>
          <w:marBottom w:val="0"/>
          <w:divBdr>
            <w:top w:val="none" w:sz="0" w:space="0" w:color="auto"/>
            <w:left w:val="none" w:sz="0" w:space="0" w:color="auto"/>
            <w:bottom w:val="none" w:sz="0" w:space="0" w:color="auto"/>
            <w:right w:val="none" w:sz="0" w:space="0" w:color="auto"/>
          </w:divBdr>
        </w:div>
        <w:div w:id="1078750596">
          <w:marLeft w:val="480"/>
          <w:marRight w:val="0"/>
          <w:marTop w:val="0"/>
          <w:marBottom w:val="0"/>
          <w:divBdr>
            <w:top w:val="none" w:sz="0" w:space="0" w:color="auto"/>
            <w:left w:val="none" w:sz="0" w:space="0" w:color="auto"/>
            <w:bottom w:val="none" w:sz="0" w:space="0" w:color="auto"/>
            <w:right w:val="none" w:sz="0" w:space="0" w:color="auto"/>
          </w:divBdr>
        </w:div>
        <w:div w:id="1095633266">
          <w:marLeft w:val="480"/>
          <w:marRight w:val="0"/>
          <w:marTop w:val="0"/>
          <w:marBottom w:val="0"/>
          <w:divBdr>
            <w:top w:val="none" w:sz="0" w:space="0" w:color="auto"/>
            <w:left w:val="none" w:sz="0" w:space="0" w:color="auto"/>
            <w:bottom w:val="none" w:sz="0" w:space="0" w:color="auto"/>
            <w:right w:val="none" w:sz="0" w:space="0" w:color="auto"/>
          </w:divBdr>
        </w:div>
        <w:div w:id="1152454581">
          <w:marLeft w:val="480"/>
          <w:marRight w:val="0"/>
          <w:marTop w:val="0"/>
          <w:marBottom w:val="0"/>
          <w:divBdr>
            <w:top w:val="none" w:sz="0" w:space="0" w:color="auto"/>
            <w:left w:val="none" w:sz="0" w:space="0" w:color="auto"/>
            <w:bottom w:val="none" w:sz="0" w:space="0" w:color="auto"/>
            <w:right w:val="none" w:sz="0" w:space="0" w:color="auto"/>
          </w:divBdr>
        </w:div>
        <w:div w:id="1274941527">
          <w:marLeft w:val="480"/>
          <w:marRight w:val="0"/>
          <w:marTop w:val="0"/>
          <w:marBottom w:val="0"/>
          <w:divBdr>
            <w:top w:val="none" w:sz="0" w:space="0" w:color="auto"/>
            <w:left w:val="none" w:sz="0" w:space="0" w:color="auto"/>
            <w:bottom w:val="none" w:sz="0" w:space="0" w:color="auto"/>
            <w:right w:val="none" w:sz="0" w:space="0" w:color="auto"/>
          </w:divBdr>
        </w:div>
        <w:div w:id="1287615212">
          <w:marLeft w:val="480"/>
          <w:marRight w:val="0"/>
          <w:marTop w:val="0"/>
          <w:marBottom w:val="0"/>
          <w:divBdr>
            <w:top w:val="none" w:sz="0" w:space="0" w:color="auto"/>
            <w:left w:val="none" w:sz="0" w:space="0" w:color="auto"/>
            <w:bottom w:val="none" w:sz="0" w:space="0" w:color="auto"/>
            <w:right w:val="none" w:sz="0" w:space="0" w:color="auto"/>
          </w:divBdr>
        </w:div>
        <w:div w:id="1373190110">
          <w:marLeft w:val="480"/>
          <w:marRight w:val="0"/>
          <w:marTop w:val="0"/>
          <w:marBottom w:val="0"/>
          <w:divBdr>
            <w:top w:val="none" w:sz="0" w:space="0" w:color="auto"/>
            <w:left w:val="none" w:sz="0" w:space="0" w:color="auto"/>
            <w:bottom w:val="none" w:sz="0" w:space="0" w:color="auto"/>
            <w:right w:val="none" w:sz="0" w:space="0" w:color="auto"/>
          </w:divBdr>
        </w:div>
        <w:div w:id="1491142604">
          <w:marLeft w:val="480"/>
          <w:marRight w:val="0"/>
          <w:marTop w:val="0"/>
          <w:marBottom w:val="0"/>
          <w:divBdr>
            <w:top w:val="none" w:sz="0" w:space="0" w:color="auto"/>
            <w:left w:val="none" w:sz="0" w:space="0" w:color="auto"/>
            <w:bottom w:val="none" w:sz="0" w:space="0" w:color="auto"/>
            <w:right w:val="none" w:sz="0" w:space="0" w:color="auto"/>
          </w:divBdr>
        </w:div>
        <w:div w:id="1495993592">
          <w:marLeft w:val="480"/>
          <w:marRight w:val="0"/>
          <w:marTop w:val="0"/>
          <w:marBottom w:val="0"/>
          <w:divBdr>
            <w:top w:val="none" w:sz="0" w:space="0" w:color="auto"/>
            <w:left w:val="none" w:sz="0" w:space="0" w:color="auto"/>
            <w:bottom w:val="none" w:sz="0" w:space="0" w:color="auto"/>
            <w:right w:val="none" w:sz="0" w:space="0" w:color="auto"/>
          </w:divBdr>
        </w:div>
        <w:div w:id="1550147450">
          <w:marLeft w:val="480"/>
          <w:marRight w:val="0"/>
          <w:marTop w:val="0"/>
          <w:marBottom w:val="0"/>
          <w:divBdr>
            <w:top w:val="none" w:sz="0" w:space="0" w:color="auto"/>
            <w:left w:val="none" w:sz="0" w:space="0" w:color="auto"/>
            <w:bottom w:val="none" w:sz="0" w:space="0" w:color="auto"/>
            <w:right w:val="none" w:sz="0" w:space="0" w:color="auto"/>
          </w:divBdr>
        </w:div>
        <w:div w:id="1601181933">
          <w:marLeft w:val="480"/>
          <w:marRight w:val="0"/>
          <w:marTop w:val="0"/>
          <w:marBottom w:val="0"/>
          <w:divBdr>
            <w:top w:val="none" w:sz="0" w:space="0" w:color="auto"/>
            <w:left w:val="none" w:sz="0" w:space="0" w:color="auto"/>
            <w:bottom w:val="none" w:sz="0" w:space="0" w:color="auto"/>
            <w:right w:val="none" w:sz="0" w:space="0" w:color="auto"/>
          </w:divBdr>
        </w:div>
        <w:div w:id="1629164056">
          <w:marLeft w:val="480"/>
          <w:marRight w:val="0"/>
          <w:marTop w:val="0"/>
          <w:marBottom w:val="0"/>
          <w:divBdr>
            <w:top w:val="none" w:sz="0" w:space="0" w:color="auto"/>
            <w:left w:val="none" w:sz="0" w:space="0" w:color="auto"/>
            <w:bottom w:val="none" w:sz="0" w:space="0" w:color="auto"/>
            <w:right w:val="none" w:sz="0" w:space="0" w:color="auto"/>
          </w:divBdr>
        </w:div>
        <w:div w:id="1662653957">
          <w:marLeft w:val="480"/>
          <w:marRight w:val="0"/>
          <w:marTop w:val="0"/>
          <w:marBottom w:val="0"/>
          <w:divBdr>
            <w:top w:val="none" w:sz="0" w:space="0" w:color="auto"/>
            <w:left w:val="none" w:sz="0" w:space="0" w:color="auto"/>
            <w:bottom w:val="none" w:sz="0" w:space="0" w:color="auto"/>
            <w:right w:val="none" w:sz="0" w:space="0" w:color="auto"/>
          </w:divBdr>
        </w:div>
        <w:div w:id="1664778161">
          <w:marLeft w:val="480"/>
          <w:marRight w:val="0"/>
          <w:marTop w:val="0"/>
          <w:marBottom w:val="0"/>
          <w:divBdr>
            <w:top w:val="none" w:sz="0" w:space="0" w:color="auto"/>
            <w:left w:val="none" w:sz="0" w:space="0" w:color="auto"/>
            <w:bottom w:val="none" w:sz="0" w:space="0" w:color="auto"/>
            <w:right w:val="none" w:sz="0" w:space="0" w:color="auto"/>
          </w:divBdr>
        </w:div>
        <w:div w:id="1704793794">
          <w:marLeft w:val="480"/>
          <w:marRight w:val="0"/>
          <w:marTop w:val="0"/>
          <w:marBottom w:val="0"/>
          <w:divBdr>
            <w:top w:val="none" w:sz="0" w:space="0" w:color="auto"/>
            <w:left w:val="none" w:sz="0" w:space="0" w:color="auto"/>
            <w:bottom w:val="none" w:sz="0" w:space="0" w:color="auto"/>
            <w:right w:val="none" w:sz="0" w:space="0" w:color="auto"/>
          </w:divBdr>
        </w:div>
        <w:div w:id="1712730127">
          <w:marLeft w:val="480"/>
          <w:marRight w:val="0"/>
          <w:marTop w:val="0"/>
          <w:marBottom w:val="0"/>
          <w:divBdr>
            <w:top w:val="none" w:sz="0" w:space="0" w:color="auto"/>
            <w:left w:val="none" w:sz="0" w:space="0" w:color="auto"/>
            <w:bottom w:val="none" w:sz="0" w:space="0" w:color="auto"/>
            <w:right w:val="none" w:sz="0" w:space="0" w:color="auto"/>
          </w:divBdr>
        </w:div>
        <w:div w:id="1744371813">
          <w:marLeft w:val="480"/>
          <w:marRight w:val="0"/>
          <w:marTop w:val="0"/>
          <w:marBottom w:val="0"/>
          <w:divBdr>
            <w:top w:val="none" w:sz="0" w:space="0" w:color="auto"/>
            <w:left w:val="none" w:sz="0" w:space="0" w:color="auto"/>
            <w:bottom w:val="none" w:sz="0" w:space="0" w:color="auto"/>
            <w:right w:val="none" w:sz="0" w:space="0" w:color="auto"/>
          </w:divBdr>
        </w:div>
        <w:div w:id="1814907966">
          <w:marLeft w:val="480"/>
          <w:marRight w:val="0"/>
          <w:marTop w:val="0"/>
          <w:marBottom w:val="0"/>
          <w:divBdr>
            <w:top w:val="none" w:sz="0" w:space="0" w:color="auto"/>
            <w:left w:val="none" w:sz="0" w:space="0" w:color="auto"/>
            <w:bottom w:val="none" w:sz="0" w:space="0" w:color="auto"/>
            <w:right w:val="none" w:sz="0" w:space="0" w:color="auto"/>
          </w:divBdr>
        </w:div>
        <w:div w:id="1822771429">
          <w:marLeft w:val="480"/>
          <w:marRight w:val="0"/>
          <w:marTop w:val="0"/>
          <w:marBottom w:val="0"/>
          <w:divBdr>
            <w:top w:val="none" w:sz="0" w:space="0" w:color="auto"/>
            <w:left w:val="none" w:sz="0" w:space="0" w:color="auto"/>
            <w:bottom w:val="none" w:sz="0" w:space="0" w:color="auto"/>
            <w:right w:val="none" w:sz="0" w:space="0" w:color="auto"/>
          </w:divBdr>
        </w:div>
        <w:div w:id="1823692491">
          <w:marLeft w:val="480"/>
          <w:marRight w:val="0"/>
          <w:marTop w:val="0"/>
          <w:marBottom w:val="0"/>
          <w:divBdr>
            <w:top w:val="none" w:sz="0" w:space="0" w:color="auto"/>
            <w:left w:val="none" w:sz="0" w:space="0" w:color="auto"/>
            <w:bottom w:val="none" w:sz="0" w:space="0" w:color="auto"/>
            <w:right w:val="none" w:sz="0" w:space="0" w:color="auto"/>
          </w:divBdr>
        </w:div>
        <w:div w:id="1829859338">
          <w:marLeft w:val="480"/>
          <w:marRight w:val="0"/>
          <w:marTop w:val="0"/>
          <w:marBottom w:val="0"/>
          <w:divBdr>
            <w:top w:val="none" w:sz="0" w:space="0" w:color="auto"/>
            <w:left w:val="none" w:sz="0" w:space="0" w:color="auto"/>
            <w:bottom w:val="none" w:sz="0" w:space="0" w:color="auto"/>
            <w:right w:val="none" w:sz="0" w:space="0" w:color="auto"/>
          </w:divBdr>
        </w:div>
        <w:div w:id="1872693489">
          <w:marLeft w:val="480"/>
          <w:marRight w:val="0"/>
          <w:marTop w:val="0"/>
          <w:marBottom w:val="0"/>
          <w:divBdr>
            <w:top w:val="none" w:sz="0" w:space="0" w:color="auto"/>
            <w:left w:val="none" w:sz="0" w:space="0" w:color="auto"/>
            <w:bottom w:val="none" w:sz="0" w:space="0" w:color="auto"/>
            <w:right w:val="none" w:sz="0" w:space="0" w:color="auto"/>
          </w:divBdr>
        </w:div>
        <w:div w:id="2038775489">
          <w:marLeft w:val="480"/>
          <w:marRight w:val="0"/>
          <w:marTop w:val="0"/>
          <w:marBottom w:val="0"/>
          <w:divBdr>
            <w:top w:val="none" w:sz="0" w:space="0" w:color="auto"/>
            <w:left w:val="none" w:sz="0" w:space="0" w:color="auto"/>
            <w:bottom w:val="none" w:sz="0" w:space="0" w:color="auto"/>
            <w:right w:val="none" w:sz="0" w:space="0" w:color="auto"/>
          </w:divBdr>
        </w:div>
        <w:div w:id="2048097016">
          <w:marLeft w:val="480"/>
          <w:marRight w:val="0"/>
          <w:marTop w:val="0"/>
          <w:marBottom w:val="0"/>
          <w:divBdr>
            <w:top w:val="none" w:sz="0" w:space="0" w:color="auto"/>
            <w:left w:val="none" w:sz="0" w:space="0" w:color="auto"/>
            <w:bottom w:val="none" w:sz="0" w:space="0" w:color="auto"/>
            <w:right w:val="none" w:sz="0" w:space="0" w:color="auto"/>
          </w:divBdr>
        </w:div>
        <w:div w:id="2103598755">
          <w:marLeft w:val="480"/>
          <w:marRight w:val="0"/>
          <w:marTop w:val="0"/>
          <w:marBottom w:val="0"/>
          <w:divBdr>
            <w:top w:val="none" w:sz="0" w:space="0" w:color="auto"/>
            <w:left w:val="none" w:sz="0" w:space="0" w:color="auto"/>
            <w:bottom w:val="none" w:sz="0" w:space="0" w:color="auto"/>
            <w:right w:val="none" w:sz="0" w:space="0" w:color="auto"/>
          </w:divBdr>
        </w:div>
        <w:div w:id="2141143700">
          <w:marLeft w:val="480"/>
          <w:marRight w:val="0"/>
          <w:marTop w:val="0"/>
          <w:marBottom w:val="0"/>
          <w:divBdr>
            <w:top w:val="none" w:sz="0" w:space="0" w:color="auto"/>
            <w:left w:val="none" w:sz="0" w:space="0" w:color="auto"/>
            <w:bottom w:val="none" w:sz="0" w:space="0" w:color="auto"/>
            <w:right w:val="none" w:sz="0" w:space="0" w:color="auto"/>
          </w:divBdr>
        </w:div>
      </w:divsChild>
    </w:div>
    <w:div w:id="1838499978">
      <w:marLeft w:val="640"/>
      <w:marRight w:val="0"/>
      <w:marTop w:val="0"/>
      <w:marBottom w:val="0"/>
      <w:divBdr>
        <w:top w:val="none" w:sz="0" w:space="0" w:color="auto"/>
        <w:left w:val="none" w:sz="0" w:space="0" w:color="auto"/>
        <w:bottom w:val="none" w:sz="0" w:space="0" w:color="auto"/>
        <w:right w:val="none" w:sz="0" w:space="0" w:color="auto"/>
      </w:divBdr>
    </w:div>
    <w:div w:id="1839885725">
      <w:marLeft w:val="640"/>
      <w:marRight w:val="0"/>
      <w:marTop w:val="0"/>
      <w:marBottom w:val="0"/>
      <w:divBdr>
        <w:top w:val="none" w:sz="0" w:space="0" w:color="auto"/>
        <w:left w:val="none" w:sz="0" w:space="0" w:color="auto"/>
        <w:bottom w:val="none" w:sz="0" w:space="0" w:color="auto"/>
        <w:right w:val="none" w:sz="0" w:space="0" w:color="auto"/>
      </w:divBdr>
    </w:div>
    <w:div w:id="1840002376">
      <w:marLeft w:val="640"/>
      <w:marRight w:val="0"/>
      <w:marTop w:val="0"/>
      <w:marBottom w:val="0"/>
      <w:divBdr>
        <w:top w:val="none" w:sz="0" w:space="0" w:color="auto"/>
        <w:left w:val="none" w:sz="0" w:space="0" w:color="auto"/>
        <w:bottom w:val="none" w:sz="0" w:space="0" w:color="auto"/>
        <w:right w:val="none" w:sz="0" w:space="0" w:color="auto"/>
      </w:divBdr>
    </w:div>
    <w:div w:id="1840581645">
      <w:marLeft w:val="640"/>
      <w:marRight w:val="0"/>
      <w:marTop w:val="0"/>
      <w:marBottom w:val="0"/>
      <w:divBdr>
        <w:top w:val="none" w:sz="0" w:space="0" w:color="auto"/>
        <w:left w:val="none" w:sz="0" w:space="0" w:color="auto"/>
        <w:bottom w:val="none" w:sz="0" w:space="0" w:color="auto"/>
        <w:right w:val="none" w:sz="0" w:space="0" w:color="auto"/>
      </w:divBdr>
    </w:div>
    <w:div w:id="1840733738">
      <w:marLeft w:val="640"/>
      <w:marRight w:val="0"/>
      <w:marTop w:val="0"/>
      <w:marBottom w:val="0"/>
      <w:divBdr>
        <w:top w:val="none" w:sz="0" w:space="0" w:color="auto"/>
        <w:left w:val="none" w:sz="0" w:space="0" w:color="auto"/>
        <w:bottom w:val="none" w:sz="0" w:space="0" w:color="auto"/>
        <w:right w:val="none" w:sz="0" w:space="0" w:color="auto"/>
      </w:divBdr>
    </w:div>
    <w:div w:id="1840995356">
      <w:bodyDiv w:val="1"/>
      <w:marLeft w:val="0"/>
      <w:marRight w:val="0"/>
      <w:marTop w:val="0"/>
      <w:marBottom w:val="0"/>
      <w:divBdr>
        <w:top w:val="none" w:sz="0" w:space="0" w:color="auto"/>
        <w:left w:val="none" w:sz="0" w:space="0" w:color="auto"/>
        <w:bottom w:val="none" w:sz="0" w:space="0" w:color="auto"/>
        <w:right w:val="none" w:sz="0" w:space="0" w:color="auto"/>
      </w:divBdr>
    </w:div>
    <w:div w:id="1841189453">
      <w:marLeft w:val="640"/>
      <w:marRight w:val="0"/>
      <w:marTop w:val="0"/>
      <w:marBottom w:val="0"/>
      <w:divBdr>
        <w:top w:val="none" w:sz="0" w:space="0" w:color="auto"/>
        <w:left w:val="none" w:sz="0" w:space="0" w:color="auto"/>
        <w:bottom w:val="none" w:sz="0" w:space="0" w:color="auto"/>
        <w:right w:val="none" w:sz="0" w:space="0" w:color="auto"/>
      </w:divBdr>
    </w:div>
    <w:div w:id="1841237089">
      <w:marLeft w:val="640"/>
      <w:marRight w:val="0"/>
      <w:marTop w:val="0"/>
      <w:marBottom w:val="0"/>
      <w:divBdr>
        <w:top w:val="none" w:sz="0" w:space="0" w:color="auto"/>
        <w:left w:val="none" w:sz="0" w:space="0" w:color="auto"/>
        <w:bottom w:val="none" w:sz="0" w:space="0" w:color="auto"/>
        <w:right w:val="none" w:sz="0" w:space="0" w:color="auto"/>
      </w:divBdr>
    </w:div>
    <w:div w:id="1841457063">
      <w:bodyDiv w:val="1"/>
      <w:marLeft w:val="0"/>
      <w:marRight w:val="0"/>
      <w:marTop w:val="0"/>
      <w:marBottom w:val="0"/>
      <w:divBdr>
        <w:top w:val="none" w:sz="0" w:space="0" w:color="auto"/>
        <w:left w:val="none" w:sz="0" w:space="0" w:color="auto"/>
        <w:bottom w:val="none" w:sz="0" w:space="0" w:color="auto"/>
        <w:right w:val="none" w:sz="0" w:space="0" w:color="auto"/>
      </w:divBdr>
    </w:div>
    <w:div w:id="1842038481">
      <w:marLeft w:val="640"/>
      <w:marRight w:val="0"/>
      <w:marTop w:val="0"/>
      <w:marBottom w:val="0"/>
      <w:divBdr>
        <w:top w:val="none" w:sz="0" w:space="0" w:color="auto"/>
        <w:left w:val="none" w:sz="0" w:space="0" w:color="auto"/>
        <w:bottom w:val="none" w:sz="0" w:space="0" w:color="auto"/>
        <w:right w:val="none" w:sz="0" w:space="0" w:color="auto"/>
      </w:divBdr>
    </w:div>
    <w:div w:id="1842086945">
      <w:marLeft w:val="640"/>
      <w:marRight w:val="0"/>
      <w:marTop w:val="0"/>
      <w:marBottom w:val="0"/>
      <w:divBdr>
        <w:top w:val="none" w:sz="0" w:space="0" w:color="auto"/>
        <w:left w:val="none" w:sz="0" w:space="0" w:color="auto"/>
        <w:bottom w:val="none" w:sz="0" w:space="0" w:color="auto"/>
        <w:right w:val="none" w:sz="0" w:space="0" w:color="auto"/>
      </w:divBdr>
    </w:div>
    <w:div w:id="1842306212">
      <w:marLeft w:val="640"/>
      <w:marRight w:val="0"/>
      <w:marTop w:val="0"/>
      <w:marBottom w:val="0"/>
      <w:divBdr>
        <w:top w:val="none" w:sz="0" w:space="0" w:color="auto"/>
        <w:left w:val="none" w:sz="0" w:space="0" w:color="auto"/>
        <w:bottom w:val="none" w:sz="0" w:space="0" w:color="auto"/>
        <w:right w:val="none" w:sz="0" w:space="0" w:color="auto"/>
      </w:divBdr>
    </w:div>
    <w:div w:id="1842891682">
      <w:bodyDiv w:val="1"/>
      <w:marLeft w:val="0"/>
      <w:marRight w:val="0"/>
      <w:marTop w:val="0"/>
      <w:marBottom w:val="0"/>
      <w:divBdr>
        <w:top w:val="none" w:sz="0" w:space="0" w:color="auto"/>
        <w:left w:val="none" w:sz="0" w:space="0" w:color="auto"/>
        <w:bottom w:val="none" w:sz="0" w:space="0" w:color="auto"/>
        <w:right w:val="none" w:sz="0" w:space="0" w:color="auto"/>
      </w:divBdr>
    </w:div>
    <w:div w:id="1842893743">
      <w:marLeft w:val="640"/>
      <w:marRight w:val="0"/>
      <w:marTop w:val="0"/>
      <w:marBottom w:val="0"/>
      <w:divBdr>
        <w:top w:val="none" w:sz="0" w:space="0" w:color="auto"/>
        <w:left w:val="none" w:sz="0" w:space="0" w:color="auto"/>
        <w:bottom w:val="none" w:sz="0" w:space="0" w:color="auto"/>
        <w:right w:val="none" w:sz="0" w:space="0" w:color="auto"/>
      </w:divBdr>
    </w:div>
    <w:div w:id="1843352222">
      <w:marLeft w:val="640"/>
      <w:marRight w:val="0"/>
      <w:marTop w:val="0"/>
      <w:marBottom w:val="0"/>
      <w:divBdr>
        <w:top w:val="none" w:sz="0" w:space="0" w:color="auto"/>
        <w:left w:val="none" w:sz="0" w:space="0" w:color="auto"/>
        <w:bottom w:val="none" w:sz="0" w:space="0" w:color="auto"/>
        <w:right w:val="none" w:sz="0" w:space="0" w:color="auto"/>
      </w:divBdr>
    </w:div>
    <w:div w:id="1843664194">
      <w:marLeft w:val="480"/>
      <w:marRight w:val="0"/>
      <w:marTop w:val="0"/>
      <w:marBottom w:val="0"/>
      <w:divBdr>
        <w:top w:val="none" w:sz="0" w:space="0" w:color="auto"/>
        <w:left w:val="none" w:sz="0" w:space="0" w:color="auto"/>
        <w:bottom w:val="none" w:sz="0" w:space="0" w:color="auto"/>
        <w:right w:val="none" w:sz="0" w:space="0" w:color="auto"/>
      </w:divBdr>
    </w:div>
    <w:div w:id="1843887452">
      <w:marLeft w:val="640"/>
      <w:marRight w:val="0"/>
      <w:marTop w:val="0"/>
      <w:marBottom w:val="0"/>
      <w:divBdr>
        <w:top w:val="none" w:sz="0" w:space="0" w:color="auto"/>
        <w:left w:val="none" w:sz="0" w:space="0" w:color="auto"/>
        <w:bottom w:val="none" w:sz="0" w:space="0" w:color="auto"/>
        <w:right w:val="none" w:sz="0" w:space="0" w:color="auto"/>
      </w:divBdr>
    </w:div>
    <w:div w:id="1844007094">
      <w:marLeft w:val="640"/>
      <w:marRight w:val="0"/>
      <w:marTop w:val="0"/>
      <w:marBottom w:val="0"/>
      <w:divBdr>
        <w:top w:val="none" w:sz="0" w:space="0" w:color="auto"/>
        <w:left w:val="none" w:sz="0" w:space="0" w:color="auto"/>
        <w:bottom w:val="none" w:sz="0" w:space="0" w:color="auto"/>
        <w:right w:val="none" w:sz="0" w:space="0" w:color="auto"/>
      </w:divBdr>
    </w:div>
    <w:div w:id="1844081389">
      <w:bodyDiv w:val="1"/>
      <w:marLeft w:val="0"/>
      <w:marRight w:val="0"/>
      <w:marTop w:val="0"/>
      <w:marBottom w:val="0"/>
      <w:divBdr>
        <w:top w:val="none" w:sz="0" w:space="0" w:color="auto"/>
        <w:left w:val="none" w:sz="0" w:space="0" w:color="auto"/>
        <w:bottom w:val="none" w:sz="0" w:space="0" w:color="auto"/>
        <w:right w:val="none" w:sz="0" w:space="0" w:color="auto"/>
      </w:divBdr>
    </w:div>
    <w:div w:id="1845167770">
      <w:marLeft w:val="640"/>
      <w:marRight w:val="0"/>
      <w:marTop w:val="0"/>
      <w:marBottom w:val="0"/>
      <w:divBdr>
        <w:top w:val="none" w:sz="0" w:space="0" w:color="auto"/>
        <w:left w:val="none" w:sz="0" w:space="0" w:color="auto"/>
        <w:bottom w:val="none" w:sz="0" w:space="0" w:color="auto"/>
        <w:right w:val="none" w:sz="0" w:space="0" w:color="auto"/>
      </w:divBdr>
    </w:div>
    <w:div w:id="1845437859">
      <w:bodyDiv w:val="1"/>
      <w:marLeft w:val="0"/>
      <w:marRight w:val="0"/>
      <w:marTop w:val="0"/>
      <w:marBottom w:val="0"/>
      <w:divBdr>
        <w:top w:val="none" w:sz="0" w:space="0" w:color="auto"/>
        <w:left w:val="none" w:sz="0" w:space="0" w:color="auto"/>
        <w:bottom w:val="none" w:sz="0" w:space="0" w:color="auto"/>
        <w:right w:val="none" w:sz="0" w:space="0" w:color="auto"/>
      </w:divBdr>
    </w:div>
    <w:div w:id="1845591725">
      <w:marLeft w:val="640"/>
      <w:marRight w:val="0"/>
      <w:marTop w:val="0"/>
      <w:marBottom w:val="0"/>
      <w:divBdr>
        <w:top w:val="none" w:sz="0" w:space="0" w:color="auto"/>
        <w:left w:val="none" w:sz="0" w:space="0" w:color="auto"/>
        <w:bottom w:val="none" w:sz="0" w:space="0" w:color="auto"/>
        <w:right w:val="none" w:sz="0" w:space="0" w:color="auto"/>
      </w:divBdr>
    </w:div>
    <w:div w:id="1846093059">
      <w:marLeft w:val="480"/>
      <w:marRight w:val="0"/>
      <w:marTop w:val="0"/>
      <w:marBottom w:val="0"/>
      <w:divBdr>
        <w:top w:val="none" w:sz="0" w:space="0" w:color="auto"/>
        <w:left w:val="none" w:sz="0" w:space="0" w:color="auto"/>
        <w:bottom w:val="none" w:sz="0" w:space="0" w:color="auto"/>
        <w:right w:val="none" w:sz="0" w:space="0" w:color="auto"/>
      </w:divBdr>
    </w:div>
    <w:div w:id="1846166076">
      <w:marLeft w:val="640"/>
      <w:marRight w:val="0"/>
      <w:marTop w:val="0"/>
      <w:marBottom w:val="0"/>
      <w:divBdr>
        <w:top w:val="none" w:sz="0" w:space="0" w:color="auto"/>
        <w:left w:val="none" w:sz="0" w:space="0" w:color="auto"/>
        <w:bottom w:val="none" w:sz="0" w:space="0" w:color="auto"/>
        <w:right w:val="none" w:sz="0" w:space="0" w:color="auto"/>
      </w:divBdr>
    </w:div>
    <w:div w:id="1846556277">
      <w:marLeft w:val="640"/>
      <w:marRight w:val="0"/>
      <w:marTop w:val="0"/>
      <w:marBottom w:val="0"/>
      <w:divBdr>
        <w:top w:val="none" w:sz="0" w:space="0" w:color="auto"/>
        <w:left w:val="none" w:sz="0" w:space="0" w:color="auto"/>
        <w:bottom w:val="none" w:sz="0" w:space="0" w:color="auto"/>
        <w:right w:val="none" w:sz="0" w:space="0" w:color="auto"/>
      </w:divBdr>
    </w:div>
    <w:div w:id="1846936535">
      <w:marLeft w:val="640"/>
      <w:marRight w:val="0"/>
      <w:marTop w:val="0"/>
      <w:marBottom w:val="0"/>
      <w:divBdr>
        <w:top w:val="none" w:sz="0" w:space="0" w:color="auto"/>
        <w:left w:val="none" w:sz="0" w:space="0" w:color="auto"/>
        <w:bottom w:val="none" w:sz="0" w:space="0" w:color="auto"/>
        <w:right w:val="none" w:sz="0" w:space="0" w:color="auto"/>
      </w:divBdr>
    </w:div>
    <w:div w:id="1847092417">
      <w:marLeft w:val="640"/>
      <w:marRight w:val="0"/>
      <w:marTop w:val="0"/>
      <w:marBottom w:val="0"/>
      <w:divBdr>
        <w:top w:val="none" w:sz="0" w:space="0" w:color="auto"/>
        <w:left w:val="none" w:sz="0" w:space="0" w:color="auto"/>
        <w:bottom w:val="none" w:sz="0" w:space="0" w:color="auto"/>
        <w:right w:val="none" w:sz="0" w:space="0" w:color="auto"/>
      </w:divBdr>
    </w:div>
    <w:div w:id="1847095318">
      <w:marLeft w:val="640"/>
      <w:marRight w:val="0"/>
      <w:marTop w:val="0"/>
      <w:marBottom w:val="0"/>
      <w:divBdr>
        <w:top w:val="none" w:sz="0" w:space="0" w:color="auto"/>
        <w:left w:val="none" w:sz="0" w:space="0" w:color="auto"/>
        <w:bottom w:val="none" w:sz="0" w:space="0" w:color="auto"/>
        <w:right w:val="none" w:sz="0" w:space="0" w:color="auto"/>
      </w:divBdr>
    </w:div>
    <w:div w:id="1847281188">
      <w:marLeft w:val="640"/>
      <w:marRight w:val="0"/>
      <w:marTop w:val="0"/>
      <w:marBottom w:val="0"/>
      <w:divBdr>
        <w:top w:val="none" w:sz="0" w:space="0" w:color="auto"/>
        <w:left w:val="none" w:sz="0" w:space="0" w:color="auto"/>
        <w:bottom w:val="none" w:sz="0" w:space="0" w:color="auto"/>
        <w:right w:val="none" w:sz="0" w:space="0" w:color="auto"/>
      </w:divBdr>
    </w:div>
    <w:div w:id="1847398328">
      <w:marLeft w:val="640"/>
      <w:marRight w:val="0"/>
      <w:marTop w:val="0"/>
      <w:marBottom w:val="0"/>
      <w:divBdr>
        <w:top w:val="none" w:sz="0" w:space="0" w:color="auto"/>
        <w:left w:val="none" w:sz="0" w:space="0" w:color="auto"/>
        <w:bottom w:val="none" w:sz="0" w:space="0" w:color="auto"/>
        <w:right w:val="none" w:sz="0" w:space="0" w:color="auto"/>
      </w:divBdr>
    </w:div>
    <w:div w:id="1847595452">
      <w:bodyDiv w:val="1"/>
      <w:marLeft w:val="0"/>
      <w:marRight w:val="0"/>
      <w:marTop w:val="0"/>
      <w:marBottom w:val="0"/>
      <w:divBdr>
        <w:top w:val="none" w:sz="0" w:space="0" w:color="auto"/>
        <w:left w:val="none" w:sz="0" w:space="0" w:color="auto"/>
        <w:bottom w:val="none" w:sz="0" w:space="0" w:color="auto"/>
        <w:right w:val="none" w:sz="0" w:space="0" w:color="auto"/>
      </w:divBdr>
      <w:divsChild>
        <w:div w:id="357517">
          <w:marLeft w:val="480"/>
          <w:marRight w:val="0"/>
          <w:marTop w:val="0"/>
          <w:marBottom w:val="0"/>
          <w:divBdr>
            <w:top w:val="none" w:sz="0" w:space="0" w:color="auto"/>
            <w:left w:val="none" w:sz="0" w:space="0" w:color="auto"/>
            <w:bottom w:val="none" w:sz="0" w:space="0" w:color="auto"/>
            <w:right w:val="none" w:sz="0" w:space="0" w:color="auto"/>
          </w:divBdr>
        </w:div>
        <w:div w:id="57872790">
          <w:marLeft w:val="480"/>
          <w:marRight w:val="0"/>
          <w:marTop w:val="0"/>
          <w:marBottom w:val="0"/>
          <w:divBdr>
            <w:top w:val="none" w:sz="0" w:space="0" w:color="auto"/>
            <w:left w:val="none" w:sz="0" w:space="0" w:color="auto"/>
            <w:bottom w:val="none" w:sz="0" w:space="0" w:color="auto"/>
            <w:right w:val="none" w:sz="0" w:space="0" w:color="auto"/>
          </w:divBdr>
        </w:div>
        <w:div w:id="66853870">
          <w:marLeft w:val="480"/>
          <w:marRight w:val="0"/>
          <w:marTop w:val="0"/>
          <w:marBottom w:val="0"/>
          <w:divBdr>
            <w:top w:val="none" w:sz="0" w:space="0" w:color="auto"/>
            <w:left w:val="none" w:sz="0" w:space="0" w:color="auto"/>
            <w:bottom w:val="none" w:sz="0" w:space="0" w:color="auto"/>
            <w:right w:val="none" w:sz="0" w:space="0" w:color="auto"/>
          </w:divBdr>
        </w:div>
        <w:div w:id="78716487">
          <w:marLeft w:val="480"/>
          <w:marRight w:val="0"/>
          <w:marTop w:val="0"/>
          <w:marBottom w:val="0"/>
          <w:divBdr>
            <w:top w:val="none" w:sz="0" w:space="0" w:color="auto"/>
            <w:left w:val="none" w:sz="0" w:space="0" w:color="auto"/>
            <w:bottom w:val="none" w:sz="0" w:space="0" w:color="auto"/>
            <w:right w:val="none" w:sz="0" w:space="0" w:color="auto"/>
          </w:divBdr>
        </w:div>
        <w:div w:id="157965365">
          <w:marLeft w:val="480"/>
          <w:marRight w:val="0"/>
          <w:marTop w:val="0"/>
          <w:marBottom w:val="0"/>
          <w:divBdr>
            <w:top w:val="none" w:sz="0" w:space="0" w:color="auto"/>
            <w:left w:val="none" w:sz="0" w:space="0" w:color="auto"/>
            <w:bottom w:val="none" w:sz="0" w:space="0" w:color="auto"/>
            <w:right w:val="none" w:sz="0" w:space="0" w:color="auto"/>
          </w:divBdr>
        </w:div>
        <w:div w:id="261648257">
          <w:marLeft w:val="480"/>
          <w:marRight w:val="0"/>
          <w:marTop w:val="0"/>
          <w:marBottom w:val="0"/>
          <w:divBdr>
            <w:top w:val="none" w:sz="0" w:space="0" w:color="auto"/>
            <w:left w:val="none" w:sz="0" w:space="0" w:color="auto"/>
            <w:bottom w:val="none" w:sz="0" w:space="0" w:color="auto"/>
            <w:right w:val="none" w:sz="0" w:space="0" w:color="auto"/>
          </w:divBdr>
        </w:div>
        <w:div w:id="345446748">
          <w:marLeft w:val="480"/>
          <w:marRight w:val="0"/>
          <w:marTop w:val="0"/>
          <w:marBottom w:val="0"/>
          <w:divBdr>
            <w:top w:val="none" w:sz="0" w:space="0" w:color="auto"/>
            <w:left w:val="none" w:sz="0" w:space="0" w:color="auto"/>
            <w:bottom w:val="none" w:sz="0" w:space="0" w:color="auto"/>
            <w:right w:val="none" w:sz="0" w:space="0" w:color="auto"/>
          </w:divBdr>
        </w:div>
        <w:div w:id="383067026">
          <w:marLeft w:val="480"/>
          <w:marRight w:val="0"/>
          <w:marTop w:val="0"/>
          <w:marBottom w:val="0"/>
          <w:divBdr>
            <w:top w:val="none" w:sz="0" w:space="0" w:color="auto"/>
            <w:left w:val="none" w:sz="0" w:space="0" w:color="auto"/>
            <w:bottom w:val="none" w:sz="0" w:space="0" w:color="auto"/>
            <w:right w:val="none" w:sz="0" w:space="0" w:color="auto"/>
          </w:divBdr>
        </w:div>
        <w:div w:id="394013105">
          <w:marLeft w:val="480"/>
          <w:marRight w:val="0"/>
          <w:marTop w:val="0"/>
          <w:marBottom w:val="0"/>
          <w:divBdr>
            <w:top w:val="none" w:sz="0" w:space="0" w:color="auto"/>
            <w:left w:val="none" w:sz="0" w:space="0" w:color="auto"/>
            <w:bottom w:val="none" w:sz="0" w:space="0" w:color="auto"/>
            <w:right w:val="none" w:sz="0" w:space="0" w:color="auto"/>
          </w:divBdr>
        </w:div>
        <w:div w:id="455612090">
          <w:marLeft w:val="480"/>
          <w:marRight w:val="0"/>
          <w:marTop w:val="0"/>
          <w:marBottom w:val="0"/>
          <w:divBdr>
            <w:top w:val="none" w:sz="0" w:space="0" w:color="auto"/>
            <w:left w:val="none" w:sz="0" w:space="0" w:color="auto"/>
            <w:bottom w:val="none" w:sz="0" w:space="0" w:color="auto"/>
            <w:right w:val="none" w:sz="0" w:space="0" w:color="auto"/>
          </w:divBdr>
        </w:div>
        <w:div w:id="495262939">
          <w:marLeft w:val="480"/>
          <w:marRight w:val="0"/>
          <w:marTop w:val="0"/>
          <w:marBottom w:val="0"/>
          <w:divBdr>
            <w:top w:val="none" w:sz="0" w:space="0" w:color="auto"/>
            <w:left w:val="none" w:sz="0" w:space="0" w:color="auto"/>
            <w:bottom w:val="none" w:sz="0" w:space="0" w:color="auto"/>
            <w:right w:val="none" w:sz="0" w:space="0" w:color="auto"/>
          </w:divBdr>
        </w:div>
        <w:div w:id="614288430">
          <w:marLeft w:val="480"/>
          <w:marRight w:val="0"/>
          <w:marTop w:val="0"/>
          <w:marBottom w:val="0"/>
          <w:divBdr>
            <w:top w:val="none" w:sz="0" w:space="0" w:color="auto"/>
            <w:left w:val="none" w:sz="0" w:space="0" w:color="auto"/>
            <w:bottom w:val="none" w:sz="0" w:space="0" w:color="auto"/>
            <w:right w:val="none" w:sz="0" w:space="0" w:color="auto"/>
          </w:divBdr>
        </w:div>
        <w:div w:id="624428368">
          <w:marLeft w:val="480"/>
          <w:marRight w:val="0"/>
          <w:marTop w:val="0"/>
          <w:marBottom w:val="0"/>
          <w:divBdr>
            <w:top w:val="none" w:sz="0" w:space="0" w:color="auto"/>
            <w:left w:val="none" w:sz="0" w:space="0" w:color="auto"/>
            <w:bottom w:val="none" w:sz="0" w:space="0" w:color="auto"/>
            <w:right w:val="none" w:sz="0" w:space="0" w:color="auto"/>
          </w:divBdr>
        </w:div>
        <w:div w:id="636567014">
          <w:marLeft w:val="480"/>
          <w:marRight w:val="0"/>
          <w:marTop w:val="0"/>
          <w:marBottom w:val="0"/>
          <w:divBdr>
            <w:top w:val="none" w:sz="0" w:space="0" w:color="auto"/>
            <w:left w:val="none" w:sz="0" w:space="0" w:color="auto"/>
            <w:bottom w:val="none" w:sz="0" w:space="0" w:color="auto"/>
            <w:right w:val="none" w:sz="0" w:space="0" w:color="auto"/>
          </w:divBdr>
        </w:div>
        <w:div w:id="693532212">
          <w:marLeft w:val="480"/>
          <w:marRight w:val="0"/>
          <w:marTop w:val="0"/>
          <w:marBottom w:val="0"/>
          <w:divBdr>
            <w:top w:val="none" w:sz="0" w:space="0" w:color="auto"/>
            <w:left w:val="none" w:sz="0" w:space="0" w:color="auto"/>
            <w:bottom w:val="none" w:sz="0" w:space="0" w:color="auto"/>
            <w:right w:val="none" w:sz="0" w:space="0" w:color="auto"/>
          </w:divBdr>
        </w:div>
        <w:div w:id="707339789">
          <w:marLeft w:val="480"/>
          <w:marRight w:val="0"/>
          <w:marTop w:val="0"/>
          <w:marBottom w:val="0"/>
          <w:divBdr>
            <w:top w:val="none" w:sz="0" w:space="0" w:color="auto"/>
            <w:left w:val="none" w:sz="0" w:space="0" w:color="auto"/>
            <w:bottom w:val="none" w:sz="0" w:space="0" w:color="auto"/>
            <w:right w:val="none" w:sz="0" w:space="0" w:color="auto"/>
          </w:divBdr>
        </w:div>
        <w:div w:id="710692819">
          <w:marLeft w:val="480"/>
          <w:marRight w:val="0"/>
          <w:marTop w:val="0"/>
          <w:marBottom w:val="0"/>
          <w:divBdr>
            <w:top w:val="none" w:sz="0" w:space="0" w:color="auto"/>
            <w:left w:val="none" w:sz="0" w:space="0" w:color="auto"/>
            <w:bottom w:val="none" w:sz="0" w:space="0" w:color="auto"/>
            <w:right w:val="none" w:sz="0" w:space="0" w:color="auto"/>
          </w:divBdr>
        </w:div>
        <w:div w:id="754088724">
          <w:marLeft w:val="480"/>
          <w:marRight w:val="0"/>
          <w:marTop w:val="0"/>
          <w:marBottom w:val="0"/>
          <w:divBdr>
            <w:top w:val="none" w:sz="0" w:space="0" w:color="auto"/>
            <w:left w:val="none" w:sz="0" w:space="0" w:color="auto"/>
            <w:bottom w:val="none" w:sz="0" w:space="0" w:color="auto"/>
            <w:right w:val="none" w:sz="0" w:space="0" w:color="auto"/>
          </w:divBdr>
        </w:div>
        <w:div w:id="770199669">
          <w:marLeft w:val="480"/>
          <w:marRight w:val="0"/>
          <w:marTop w:val="0"/>
          <w:marBottom w:val="0"/>
          <w:divBdr>
            <w:top w:val="none" w:sz="0" w:space="0" w:color="auto"/>
            <w:left w:val="none" w:sz="0" w:space="0" w:color="auto"/>
            <w:bottom w:val="none" w:sz="0" w:space="0" w:color="auto"/>
            <w:right w:val="none" w:sz="0" w:space="0" w:color="auto"/>
          </w:divBdr>
        </w:div>
        <w:div w:id="797796710">
          <w:marLeft w:val="480"/>
          <w:marRight w:val="0"/>
          <w:marTop w:val="0"/>
          <w:marBottom w:val="0"/>
          <w:divBdr>
            <w:top w:val="none" w:sz="0" w:space="0" w:color="auto"/>
            <w:left w:val="none" w:sz="0" w:space="0" w:color="auto"/>
            <w:bottom w:val="none" w:sz="0" w:space="0" w:color="auto"/>
            <w:right w:val="none" w:sz="0" w:space="0" w:color="auto"/>
          </w:divBdr>
        </w:div>
        <w:div w:id="809858803">
          <w:marLeft w:val="480"/>
          <w:marRight w:val="0"/>
          <w:marTop w:val="0"/>
          <w:marBottom w:val="0"/>
          <w:divBdr>
            <w:top w:val="none" w:sz="0" w:space="0" w:color="auto"/>
            <w:left w:val="none" w:sz="0" w:space="0" w:color="auto"/>
            <w:bottom w:val="none" w:sz="0" w:space="0" w:color="auto"/>
            <w:right w:val="none" w:sz="0" w:space="0" w:color="auto"/>
          </w:divBdr>
        </w:div>
        <w:div w:id="811754939">
          <w:marLeft w:val="480"/>
          <w:marRight w:val="0"/>
          <w:marTop w:val="0"/>
          <w:marBottom w:val="0"/>
          <w:divBdr>
            <w:top w:val="none" w:sz="0" w:space="0" w:color="auto"/>
            <w:left w:val="none" w:sz="0" w:space="0" w:color="auto"/>
            <w:bottom w:val="none" w:sz="0" w:space="0" w:color="auto"/>
            <w:right w:val="none" w:sz="0" w:space="0" w:color="auto"/>
          </w:divBdr>
        </w:div>
        <w:div w:id="840892427">
          <w:marLeft w:val="480"/>
          <w:marRight w:val="0"/>
          <w:marTop w:val="0"/>
          <w:marBottom w:val="0"/>
          <w:divBdr>
            <w:top w:val="none" w:sz="0" w:space="0" w:color="auto"/>
            <w:left w:val="none" w:sz="0" w:space="0" w:color="auto"/>
            <w:bottom w:val="none" w:sz="0" w:space="0" w:color="auto"/>
            <w:right w:val="none" w:sz="0" w:space="0" w:color="auto"/>
          </w:divBdr>
        </w:div>
        <w:div w:id="851720439">
          <w:marLeft w:val="480"/>
          <w:marRight w:val="0"/>
          <w:marTop w:val="0"/>
          <w:marBottom w:val="0"/>
          <w:divBdr>
            <w:top w:val="none" w:sz="0" w:space="0" w:color="auto"/>
            <w:left w:val="none" w:sz="0" w:space="0" w:color="auto"/>
            <w:bottom w:val="none" w:sz="0" w:space="0" w:color="auto"/>
            <w:right w:val="none" w:sz="0" w:space="0" w:color="auto"/>
          </w:divBdr>
        </w:div>
        <w:div w:id="922689451">
          <w:marLeft w:val="480"/>
          <w:marRight w:val="0"/>
          <w:marTop w:val="0"/>
          <w:marBottom w:val="0"/>
          <w:divBdr>
            <w:top w:val="none" w:sz="0" w:space="0" w:color="auto"/>
            <w:left w:val="none" w:sz="0" w:space="0" w:color="auto"/>
            <w:bottom w:val="none" w:sz="0" w:space="0" w:color="auto"/>
            <w:right w:val="none" w:sz="0" w:space="0" w:color="auto"/>
          </w:divBdr>
        </w:div>
        <w:div w:id="955670989">
          <w:marLeft w:val="480"/>
          <w:marRight w:val="0"/>
          <w:marTop w:val="0"/>
          <w:marBottom w:val="0"/>
          <w:divBdr>
            <w:top w:val="none" w:sz="0" w:space="0" w:color="auto"/>
            <w:left w:val="none" w:sz="0" w:space="0" w:color="auto"/>
            <w:bottom w:val="none" w:sz="0" w:space="0" w:color="auto"/>
            <w:right w:val="none" w:sz="0" w:space="0" w:color="auto"/>
          </w:divBdr>
        </w:div>
        <w:div w:id="957956566">
          <w:marLeft w:val="480"/>
          <w:marRight w:val="0"/>
          <w:marTop w:val="0"/>
          <w:marBottom w:val="0"/>
          <w:divBdr>
            <w:top w:val="none" w:sz="0" w:space="0" w:color="auto"/>
            <w:left w:val="none" w:sz="0" w:space="0" w:color="auto"/>
            <w:bottom w:val="none" w:sz="0" w:space="0" w:color="auto"/>
            <w:right w:val="none" w:sz="0" w:space="0" w:color="auto"/>
          </w:divBdr>
        </w:div>
        <w:div w:id="1046176273">
          <w:marLeft w:val="480"/>
          <w:marRight w:val="0"/>
          <w:marTop w:val="0"/>
          <w:marBottom w:val="0"/>
          <w:divBdr>
            <w:top w:val="none" w:sz="0" w:space="0" w:color="auto"/>
            <w:left w:val="none" w:sz="0" w:space="0" w:color="auto"/>
            <w:bottom w:val="none" w:sz="0" w:space="0" w:color="auto"/>
            <w:right w:val="none" w:sz="0" w:space="0" w:color="auto"/>
          </w:divBdr>
        </w:div>
        <w:div w:id="1109348525">
          <w:marLeft w:val="480"/>
          <w:marRight w:val="0"/>
          <w:marTop w:val="0"/>
          <w:marBottom w:val="0"/>
          <w:divBdr>
            <w:top w:val="none" w:sz="0" w:space="0" w:color="auto"/>
            <w:left w:val="none" w:sz="0" w:space="0" w:color="auto"/>
            <w:bottom w:val="none" w:sz="0" w:space="0" w:color="auto"/>
            <w:right w:val="none" w:sz="0" w:space="0" w:color="auto"/>
          </w:divBdr>
        </w:div>
        <w:div w:id="1133404290">
          <w:marLeft w:val="480"/>
          <w:marRight w:val="0"/>
          <w:marTop w:val="0"/>
          <w:marBottom w:val="0"/>
          <w:divBdr>
            <w:top w:val="none" w:sz="0" w:space="0" w:color="auto"/>
            <w:left w:val="none" w:sz="0" w:space="0" w:color="auto"/>
            <w:bottom w:val="none" w:sz="0" w:space="0" w:color="auto"/>
            <w:right w:val="none" w:sz="0" w:space="0" w:color="auto"/>
          </w:divBdr>
        </w:div>
        <w:div w:id="1230531622">
          <w:marLeft w:val="480"/>
          <w:marRight w:val="0"/>
          <w:marTop w:val="0"/>
          <w:marBottom w:val="0"/>
          <w:divBdr>
            <w:top w:val="none" w:sz="0" w:space="0" w:color="auto"/>
            <w:left w:val="none" w:sz="0" w:space="0" w:color="auto"/>
            <w:bottom w:val="none" w:sz="0" w:space="0" w:color="auto"/>
            <w:right w:val="none" w:sz="0" w:space="0" w:color="auto"/>
          </w:divBdr>
        </w:div>
        <w:div w:id="1267883178">
          <w:marLeft w:val="480"/>
          <w:marRight w:val="0"/>
          <w:marTop w:val="0"/>
          <w:marBottom w:val="0"/>
          <w:divBdr>
            <w:top w:val="none" w:sz="0" w:space="0" w:color="auto"/>
            <w:left w:val="none" w:sz="0" w:space="0" w:color="auto"/>
            <w:bottom w:val="none" w:sz="0" w:space="0" w:color="auto"/>
            <w:right w:val="none" w:sz="0" w:space="0" w:color="auto"/>
          </w:divBdr>
        </w:div>
        <w:div w:id="1289236313">
          <w:marLeft w:val="480"/>
          <w:marRight w:val="0"/>
          <w:marTop w:val="0"/>
          <w:marBottom w:val="0"/>
          <w:divBdr>
            <w:top w:val="none" w:sz="0" w:space="0" w:color="auto"/>
            <w:left w:val="none" w:sz="0" w:space="0" w:color="auto"/>
            <w:bottom w:val="none" w:sz="0" w:space="0" w:color="auto"/>
            <w:right w:val="none" w:sz="0" w:space="0" w:color="auto"/>
          </w:divBdr>
        </w:div>
        <w:div w:id="1347248281">
          <w:marLeft w:val="480"/>
          <w:marRight w:val="0"/>
          <w:marTop w:val="0"/>
          <w:marBottom w:val="0"/>
          <w:divBdr>
            <w:top w:val="none" w:sz="0" w:space="0" w:color="auto"/>
            <w:left w:val="none" w:sz="0" w:space="0" w:color="auto"/>
            <w:bottom w:val="none" w:sz="0" w:space="0" w:color="auto"/>
            <w:right w:val="none" w:sz="0" w:space="0" w:color="auto"/>
          </w:divBdr>
        </w:div>
        <w:div w:id="1407414335">
          <w:marLeft w:val="480"/>
          <w:marRight w:val="0"/>
          <w:marTop w:val="0"/>
          <w:marBottom w:val="0"/>
          <w:divBdr>
            <w:top w:val="none" w:sz="0" w:space="0" w:color="auto"/>
            <w:left w:val="none" w:sz="0" w:space="0" w:color="auto"/>
            <w:bottom w:val="none" w:sz="0" w:space="0" w:color="auto"/>
            <w:right w:val="none" w:sz="0" w:space="0" w:color="auto"/>
          </w:divBdr>
        </w:div>
        <w:div w:id="1413235123">
          <w:marLeft w:val="480"/>
          <w:marRight w:val="0"/>
          <w:marTop w:val="0"/>
          <w:marBottom w:val="0"/>
          <w:divBdr>
            <w:top w:val="none" w:sz="0" w:space="0" w:color="auto"/>
            <w:left w:val="none" w:sz="0" w:space="0" w:color="auto"/>
            <w:bottom w:val="none" w:sz="0" w:space="0" w:color="auto"/>
            <w:right w:val="none" w:sz="0" w:space="0" w:color="auto"/>
          </w:divBdr>
        </w:div>
        <w:div w:id="1422145441">
          <w:marLeft w:val="480"/>
          <w:marRight w:val="0"/>
          <w:marTop w:val="0"/>
          <w:marBottom w:val="0"/>
          <w:divBdr>
            <w:top w:val="none" w:sz="0" w:space="0" w:color="auto"/>
            <w:left w:val="none" w:sz="0" w:space="0" w:color="auto"/>
            <w:bottom w:val="none" w:sz="0" w:space="0" w:color="auto"/>
            <w:right w:val="none" w:sz="0" w:space="0" w:color="auto"/>
          </w:divBdr>
        </w:div>
        <w:div w:id="1422682073">
          <w:marLeft w:val="480"/>
          <w:marRight w:val="0"/>
          <w:marTop w:val="0"/>
          <w:marBottom w:val="0"/>
          <w:divBdr>
            <w:top w:val="none" w:sz="0" w:space="0" w:color="auto"/>
            <w:left w:val="none" w:sz="0" w:space="0" w:color="auto"/>
            <w:bottom w:val="none" w:sz="0" w:space="0" w:color="auto"/>
            <w:right w:val="none" w:sz="0" w:space="0" w:color="auto"/>
          </w:divBdr>
        </w:div>
        <w:div w:id="1551065890">
          <w:marLeft w:val="480"/>
          <w:marRight w:val="0"/>
          <w:marTop w:val="0"/>
          <w:marBottom w:val="0"/>
          <w:divBdr>
            <w:top w:val="none" w:sz="0" w:space="0" w:color="auto"/>
            <w:left w:val="none" w:sz="0" w:space="0" w:color="auto"/>
            <w:bottom w:val="none" w:sz="0" w:space="0" w:color="auto"/>
            <w:right w:val="none" w:sz="0" w:space="0" w:color="auto"/>
          </w:divBdr>
        </w:div>
        <w:div w:id="1551503562">
          <w:marLeft w:val="480"/>
          <w:marRight w:val="0"/>
          <w:marTop w:val="0"/>
          <w:marBottom w:val="0"/>
          <w:divBdr>
            <w:top w:val="none" w:sz="0" w:space="0" w:color="auto"/>
            <w:left w:val="none" w:sz="0" w:space="0" w:color="auto"/>
            <w:bottom w:val="none" w:sz="0" w:space="0" w:color="auto"/>
            <w:right w:val="none" w:sz="0" w:space="0" w:color="auto"/>
          </w:divBdr>
        </w:div>
        <w:div w:id="1592007085">
          <w:marLeft w:val="480"/>
          <w:marRight w:val="0"/>
          <w:marTop w:val="0"/>
          <w:marBottom w:val="0"/>
          <w:divBdr>
            <w:top w:val="none" w:sz="0" w:space="0" w:color="auto"/>
            <w:left w:val="none" w:sz="0" w:space="0" w:color="auto"/>
            <w:bottom w:val="none" w:sz="0" w:space="0" w:color="auto"/>
            <w:right w:val="none" w:sz="0" w:space="0" w:color="auto"/>
          </w:divBdr>
        </w:div>
        <w:div w:id="1615014365">
          <w:marLeft w:val="480"/>
          <w:marRight w:val="0"/>
          <w:marTop w:val="0"/>
          <w:marBottom w:val="0"/>
          <w:divBdr>
            <w:top w:val="none" w:sz="0" w:space="0" w:color="auto"/>
            <w:left w:val="none" w:sz="0" w:space="0" w:color="auto"/>
            <w:bottom w:val="none" w:sz="0" w:space="0" w:color="auto"/>
            <w:right w:val="none" w:sz="0" w:space="0" w:color="auto"/>
          </w:divBdr>
        </w:div>
        <w:div w:id="1631471832">
          <w:marLeft w:val="480"/>
          <w:marRight w:val="0"/>
          <w:marTop w:val="0"/>
          <w:marBottom w:val="0"/>
          <w:divBdr>
            <w:top w:val="none" w:sz="0" w:space="0" w:color="auto"/>
            <w:left w:val="none" w:sz="0" w:space="0" w:color="auto"/>
            <w:bottom w:val="none" w:sz="0" w:space="0" w:color="auto"/>
            <w:right w:val="none" w:sz="0" w:space="0" w:color="auto"/>
          </w:divBdr>
        </w:div>
        <w:div w:id="1660571024">
          <w:marLeft w:val="480"/>
          <w:marRight w:val="0"/>
          <w:marTop w:val="0"/>
          <w:marBottom w:val="0"/>
          <w:divBdr>
            <w:top w:val="none" w:sz="0" w:space="0" w:color="auto"/>
            <w:left w:val="none" w:sz="0" w:space="0" w:color="auto"/>
            <w:bottom w:val="none" w:sz="0" w:space="0" w:color="auto"/>
            <w:right w:val="none" w:sz="0" w:space="0" w:color="auto"/>
          </w:divBdr>
        </w:div>
        <w:div w:id="1734695929">
          <w:marLeft w:val="480"/>
          <w:marRight w:val="0"/>
          <w:marTop w:val="0"/>
          <w:marBottom w:val="0"/>
          <w:divBdr>
            <w:top w:val="none" w:sz="0" w:space="0" w:color="auto"/>
            <w:left w:val="none" w:sz="0" w:space="0" w:color="auto"/>
            <w:bottom w:val="none" w:sz="0" w:space="0" w:color="auto"/>
            <w:right w:val="none" w:sz="0" w:space="0" w:color="auto"/>
          </w:divBdr>
        </w:div>
        <w:div w:id="1818647603">
          <w:marLeft w:val="480"/>
          <w:marRight w:val="0"/>
          <w:marTop w:val="0"/>
          <w:marBottom w:val="0"/>
          <w:divBdr>
            <w:top w:val="none" w:sz="0" w:space="0" w:color="auto"/>
            <w:left w:val="none" w:sz="0" w:space="0" w:color="auto"/>
            <w:bottom w:val="none" w:sz="0" w:space="0" w:color="auto"/>
            <w:right w:val="none" w:sz="0" w:space="0" w:color="auto"/>
          </w:divBdr>
        </w:div>
        <w:div w:id="1831286549">
          <w:marLeft w:val="480"/>
          <w:marRight w:val="0"/>
          <w:marTop w:val="0"/>
          <w:marBottom w:val="0"/>
          <w:divBdr>
            <w:top w:val="none" w:sz="0" w:space="0" w:color="auto"/>
            <w:left w:val="none" w:sz="0" w:space="0" w:color="auto"/>
            <w:bottom w:val="none" w:sz="0" w:space="0" w:color="auto"/>
            <w:right w:val="none" w:sz="0" w:space="0" w:color="auto"/>
          </w:divBdr>
        </w:div>
        <w:div w:id="1925070516">
          <w:marLeft w:val="480"/>
          <w:marRight w:val="0"/>
          <w:marTop w:val="0"/>
          <w:marBottom w:val="0"/>
          <w:divBdr>
            <w:top w:val="none" w:sz="0" w:space="0" w:color="auto"/>
            <w:left w:val="none" w:sz="0" w:space="0" w:color="auto"/>
            <w:bottom w:val="none" w:sz="0" w:space="0" w:color="auto"/>
            <w:right w:val="none" w:sz="0" w:space="0" w:color="auto"/>
          </w:divBdr>
        </w:div>
        <w:div w:id="1966156806">
          <w:marLeft w:val="480"/>
          <w:marRight w:val="0"/>
          <w:marTop w:val="0"/>
          <w:marBottom w:val="0"/>
          <w:divBdr>
            <w:top w:val="none" w:sz="0" w:space="0" w:color="auto"/>
            <w:left w:val="none" w:sz="0" w:space="0" w:color="auto"/>
            <w:bottom w:val="none" w:sz="0" w:space="0" w:color="auto"/>
            <w:right w:val="none" w:sz="0" w:space="0" w:color="auto"/>
          </w:divBdr>
        </w:div>
        <w:div w:id="1969896447">
          <w:marLeft w:val="480"/>
          <w:marRight w:val="0"/>
          <w:marTop w:val="0"/>
          <w:marBottom w:val="0"/>
          <w:divBdr>
            <w:top w:val="none" w:sz="0" w:space="0" w:color="auto"/>
            <w:left w:val="none" w:sz="0" w:space="0" w:color="auto"/>
            <w:bottom w:val="none" w:sz="0" w:space="0" w:color="auto"/>
            <w:right w:val="none" w:sz="0" w:space="0" w:color="auto"/>
          </w:divBdr>
        </w:div>
        <w:div w:id="1983269334">
          <w:marLeft w:val="480"/>
          <w:marRight w:val="0"/>
          <w:marTop w:val="0"/>
          <w:marBottom w:val="0"/>
          <w:divBdr>
            <w:top w:val="none" w:sz="0" w:space="0" w:color="auto"/>
            <w:left w:val="none" w:sz="0" w:space="0" w:color="auto"/>
            <w:bottom w:val="none" w:sz="0" w:space="0" w:color="auto"/>
            <w:right w:val="none" w:sz="0" w:space="0" w:color="auto"/>
          </w:divBdr>
        </w:div>
        <w:div w:id="2025591012">
          <w:marLeft w:val="480"/>
          <w:marRight w:val="0"/>
          <w:marTop w:val="0"/>
          <w:marBottom w:val="0"/>
          <w:divBdr>
            <w:top w:val="none" w:sz="0" w:space="0" w:color="auto"/>
            <w:left w:val="none" w:sz="0" w:space="0" w:color="auto"/>
            <w:bottom w:val="none" w:sz="0" w:space="0" w:color="auto"/>
            <w:right w:val="none" w:sz="0" w:space="0" w:color="auto"/>
          </w:divBdr>
        </w:div>
        <w:div w:id="2095583510">
          <w:marLeft w:val="480"/>
          <w:marRight w:val="0"/>
          <w:marTop w:val="0"/>
          <w:marBottom w:val="0"/>
          <w:divBdr>
            <w:top w:val="none" w:sz="0" w:space="0" w:color="auto"/>
            <w:left w:val="none" w:sz="0" w:space="0" w:color="auto"/>
            <w:bottom w:val="none" w:sz="0" w:space="0" w:color="auto"/>
            <w:right w:val="none" w:sz="0" w:space="0" w:color="auto"/>
          </w:divBdr>
        </w:div>
        <w:div w:id="2120446219">
          <w:marLeft w:val="480"/>
          <w:marRight w:val="0"/>
          <w:marTop w:val="0"/>
          <w:marBottom w:val="0"/>
          <w:divBdr>
            <w:top w:val="none" w:sz="0" w:space="0" w:color="auto"/>
            <w:left w:val="none" w:sz="0" w:space="0" w:color="auto"/>
            <w:bottom w:val="none" w:sz="0" w:space="0" w:color="auto"/>
            <w:right w:val="none" w:sz="0" w:space="0" w:color="auto"/>
          </w:divBdr>
        </w:div>
      </w:divsChild>
    </w:div>
    <w:div w:id="1847984889">
      <w:marLeft w:val="640"/>
      <w:marRight w:val="0"/>
      <w:marTop w:val="0"/>
      <w:marBottom w:val="0"/>
      <w:divBdr>
        <w:top w:val="none" w:sz="0" w:space="0" w:color="auto"/>
        <w:left w:val="none" w:sz="0" w:space="0" w:color="auto"/>
        <w:bottom w:val="none" w:sz="0" w:space="0" w:color="auto"/>
        <w:right w:val="none" w:sz="0" w:space="0" w:color="auto"/>
      </w:divBdr>
    </w:div>
    <w:div w:id="1848523921">
      <w:marLeft w:val="640"/>
      <w:marRight w:val="0"/>
      <w:marTop w:val="0"/>
      <w:marBottom w:val="0"/>
      <w:divBdr>
        <w:top w:val="none" w:sz="0" w:space="0" w:color="auto"/>
        <w:left w:val="none" w:sz="0" w:space="0" w:color="auto"/>
        <w:bottom w:val="none" w:sz="0" w:space="0" w:color="auto"/>
        <w:right w:val="none" w:sz="0" w:space="0" w:color="auto"/>
      </w:divBdr>
    </w:div>
    <w:div w:id="1848715635">
      <w:marLeft w:val="640"/>
      <w:marRight w:val="0"/>
      <w:marTop w:val="0"/>
      <w:marBottom w:val="0"/>
      <w:divBdr>
        <w:top w:val="none" w:sz="0" w:space="0" w:color="auto"/>
        <w:left w:val="none" w:sz="0" w:space="0" w:color="auto"/>
        <w:bottom w:val="none" w:sz="0" w:space="0" w:color="auto"/>
        <w:right w:val="none" w:sz="0" w:space="0" w:color="auto"/>
      </w:divBdr>
    </w:div>
    <w:div w:id="1848784387">
      <w:marLeft w:val="640"/>
      <w:marRight w:val="0"/>
      <w:marTop w:val="0"/>
      <w:marBottom w:val="0"/>
      <w:divBdr>
        <w:top w:val="none" w:sz="0" w:space="0" w:color="auto"/>
        <w:left w:val="none" w:sz="0" w:space="0" w:color="auto"/>
        <w:bottom w:val="none" w:sz="0" w:space="0" w:color="auto"/>
        <w:right w:val="none" w:sz="0" w:space="0" w:color="auto"/>
      </w:divBdr>
    </w:div>
    <w:div w:id="1849174494">
      <w:marLeft w:val="640"/>
      <w:marRight w:val="0"/>
      <w:marTop w:val="0"/>
      <w:marBottom w:val="0"/>
      <w:divBdr>
        <w:top w:val="none" w:sz="0" w:space="0" w:color="auto"/>
        <w:left w:val="none" w:sz="0" w:space="0" w:color="auto"/>
        <w:bottom w:val="none" w:sz="0" w:space="0" w:color="auto"/>
        <w:right w:val="none" w:sz="0" w:space="0" w:color="auto"/>
      </w:divBdr>
    </w:div>
    <w:div w:id="1850022090">
      <w:bodyDiv w:val="1"/>
      <w:marLeft w:val="0"/>
      <w:marRight w:val="0"/>
      <w:marTop w:val="0"/>
      <w:marBottom w:val="0"/>
      <w:divBdr>
        <w:top w:val="none" w:sz="0" w:space="0" w:color="auto"/>
        <w:left w:val="none" w:sz="0" w:space="0" w:color="auto"/>
        <w:bottom w:val="none" w:sz="0" w:space="0" w:color="auto"/>
        <w:right w:val="none" w:sz="0" w:space="0" w:color="auto"/>
      </w:divBdr>
      <w:divsChild>
        <w:div w:id="40054935">
          <w:marLeft w:val="480"/>
          <w:marRight w:val="0"/>
          <w:marTop w:val="0"/>
          <w:marBottom w:val="0"/>
          <w:divBdr>
            <w:top w:val="none" w:sz="0" w:space="0" w:color="auto"/>
            <w:left w:val="none" w:sz="0" w:space="0" w:color="auto"/>
            <w:bottom w:val="none" w:sz="0" w:space="0" w:color="auto"/>
            <w:right w:val="none" w:sz="0" w:space="0" w:color="auto"/>
          </w:divBdr>
        </w:div>
        <w:div w:id="73020099">
          <w:marLeft w:val="480"/>
          <w:marRight w:val="0"/>
          <w:marTop w:val="0"/>
          <w:marBottom w:val="0"/>
          <w:divBdr>
            <w:top w:val="none" w:sz="0" w:space="0" w:color="auto"/>
            <w:left w:val="none" w:sz="0" w:space="0" w:color="auto"/>
            <w:bottom w:val="none" w:sz="0" w:space="0" w:color="auto"/>
            <w:right w:val="none" w:sz="0" w:space="0" w:color="auto"/>
          </w:divBdr>
        </w:div>
        <w:div w:id="96297486">
          <w:marLeft w:val="480"/>
          <w:marRight w:val="0"/>
          <w:marTop w:val="0"/>
          <w:marBottom w:val="0"/>
          <w:divBdr>
            <w:top w:val="none" w:sz="0" w:space="0" w:color="auto"/>
            <w:left w:val="none" w:sz="0" w:space="0" w:color="auto"/>
            <w:bottom w:val="none" w:sz="0" w:space="0" w:color="auto"/>
            <w:right w:val="none" w:sz="0" w:space="0" w:color="auto"/>
          </w:divBdr>
        </w:div>
        <w:div w:id="131676580">
          <w:marLeft w:val="480"/>
          <w:marRight w:val="0"/>
          <w:marTop w:val="0"/>
          <w:marBottom w:val="0"/>
          <w:divBdr>
            <w:top w:val="none" w:sz="0" w:space="0" w:color="auto"/>
            <w:left w:val="none" w:sz="0" w:space="0" w:color="auto"/>
            <w:bottom w:val="none" w:sz="0" w:space="0" w:color="auto"/>
            <w:right w:val="none" w:sz="0" w:space="0" w:color="auto"/>
          </w:divBdr>
        </w:div>
        <w:div w:id="147065390">
          <w:marLeft w:val="480"/>
          <w:marRight w:val="0"/>
          <w:marTop w:val="0"/>
          <w:marBottom w:val="0"/>
          <w:divBdr>
            <w:top w:val="none" w:sz="0" w:space="0" w:color="auto"/>
            <w:left w:val="none" w:sz="0" w:space="0" w:color="auto"/>
            <w:bottom w:val="none" w:sz="0" w:space="0" w:color="auto"/>
            <w:right w:val="none" w:sz="0" w:space="0" w:color="auto"/>
          </w:divBdr>
        </w:div>
        <w:div w:id="154877334">
          <w:marLeft w:val="480"/>
          <w:marRight w:val="0"/>
          <w:marTop w:val="0"/>
          <w:marBottom w:val="0"/>
          <w:divBdr>
            <w:top w:val="none" w:sz="0" w:space="0" w:color="auto"/>
            <w:left w:val="none" w:sz="0" w:space="0" w:color="auto"/>
            <w:bottom w:val="none" w:sz="0" w:space="0" w:color="auto"/>
            <w:right w:val="none" w:sz="0" w:space="0" w:color="auto"/>
          </w:divBdr>
        </w:div>
        <w:div w:id="168756375">
          <w:marLeft w:val="480"/>
          <w:marRight w:val="0"/>
          <w:marTop w:val="0"/>
          <w:marBottom w:val="0"/>
          <w:divBdr>
            <w:top w:val="none" w:sz="0" w:space="0" w:color="auto"/>
            <w:left w:val="none" w:sz="0" w:space="0" w:color="auto"/>
            <w:bottom w:val="none" w:sz="0" w:space="0" w:color="auto"/>
            <w:right w:val="none" w:sz="0" w:space="0" w:color="auto"/>
          </w:divBdr>
        </w:div>
        <w:div w:id="219900691">
          <w:marLeft w:val="480"/>
          <w:marRight w:val="0"/>
          <w:marTop w:val="0"/>
          <w:marBottom w:val="0"/>
          <w:divBdr>
            <w:top w:val="none" w:sz="0" w:space="0" w:color="auto"/>
            <w:left w:val="none" w:sz="0" w:space="0" w:color="auto"/>
            <w:bottom w:val="none" w:sz="0" w:space="0" w:color="auto"/>
            <w:right w:val="none" w:sz="0" w:space="0" w:color="auto"/>
          </w:divBdr>
        </w:div>
        <w:div w:id="234166244">
          <w:marLeft w:val="480"/>
          <w:marRight w:val="0"/>
          <w:marTop w:val="0"/>
          <w:marBottom w:val="0"/>
          <w:divBdr>
            <w:top w:val="none" w:sz="0" w:space="0" w:color="auto"/>
            <w:left w:val="none" w:sz="0" w:space="0" w:color="auto"/>
            <w:bottom w:val="none" w:sz="0" w:space="0" w:color="auto"/>
            <w:right w:val="none" w:sz="0" w:space="0" w:color="auto"/>
          </w:divBdr>
        </w:div>
        <w:div w:id="273364879">
          <w:marLeft w:val="480"/>
          <w:marRight w:val="0"/>
          <w:marTop w:val="0"/>
          <w:marBottom w:val="0"/>
          <w:divBdr>
            <w:top w:val="none" w:sz="0" w:space="0" w:color="auto"/>
            <w:left w:val="none" w:sz="0" w:space="0" w:color="auto"/>
            <w:bottom w:val="none" w:sz="0" w:space="0" w:color="auto"/>
            <w:right w:val="none" w:sz="0" w:space="0" w:color="auto"/>
          </w:divBdr>
        </w:div>
        <w:div w:id="432944666">
          <w:marLeft w:val="480"/>
          <w:marRight w:val="0"/>
          <w:marTop w:val="0"/>
          <w:marBottom w:val="0"/>
          <w:divBdr>
            <w:top w:val="none" w:sz="0" w:space="0" w:color="auto"/>
            <w:left w:val="none" w:sz="0" w:space="0" w:color="auto"/>
            <w:bottom w:val="none" w:sz="0" w:space="0" w:color="auto"/>
            <w:right w:val="none" w:sz="0" w:space="0" w:color="auto"/>
          </w:divBdr>
        </w:div>
        <w:div w:id="525289232">
          <w:marLeft w:val="480"/>
          <w:marRight w:val="0"/>
          <w:marTop w:val="0"/>
          <w:marBottom w:val="0"/>
          <w:divBdr>
            <w:top w:val="none" w:sz="0" w:space="0" w:color="auto"/>
            <w:left w:val="none" w:sz="0" w:space="0" w:color="auto"/>
            <w:bottom w:val="none" w:sz="0" w:space="0" w:color="auto"/>
            <w:right w:val="none" w:sz="0" w:space="0" w:color="auto"/>
          </w:divBdr>
        </w:div>
        <w:div w:id="535584628">
          <w:marLeft w:val="480"/>
          <w:marRight w:val="0"/>
          <w:marTop w:val="0"/>
          <w:marBottom w:val="0"/>
          <w:divBdr>
            <w:top w:val="none" w:sz="0" w:space="0" w:color="auto"/>
            <w:left w:val="none" w:sz="0" w:space="0" w:color="auto"/>
            <w:bottom w:val="none" w:sz="0" w:space="0" w:color="auto"/>
            <w:right w:val="none" w:sz="0" w:space="0" w:color="auto"/>
          </w:divBdr>
        </w:div>
        <w:div w:id="579297276">
          <w:marLeft w:val="480"/>
          <w:marRight w:val="0"/>
          <w:marTop w:val="0"/>
          <w:marBottom w:val="0"/>
          <w:divBdr>
            <w:top w:val="none" w:sz="0" w:space="0" w:color="auto"/>
            <w:left w:val="none" w:sz="0" w:space="0" w:color="auto"/>
            <w:bottom w:val="none" w:sz="0" w:space="0" w:color="auto"/>
            <w:right w:val="none" w:sz="0" w:space="0" w:color="auto"/>
          </w:divBdr>
        </w:div>
        <w:div w:id="596982849">
          <w:marLeft w:val="480"/>
          <w:marRight w:val="0"/>
          <w:marTop w:val="0"/>
          <w:marBottom w:val="0"/>
          <w:divBdr>
            <w:top w:val="none" w:sz="0" w:space="0" w:color="auto"/>
            <w:left w:val="none" w:sz="0" w:space="0" w:color="auto"/>
            <w:bottom w:val="none" w:sz="0" w:space="0" w:color="auto"/>
            <w:right w:val="none" w:sz="0" w:space="0" w:color="auto"/>
          </w:divBdr>
        </w:div>
        <w:div w:id="599721949">
          <w:marLeft w:val="480"/>
          <w:marRight w:val="0"/>
          <w:marTop w:val="0"/>
          <w:marBottom w:val="0"/>
          <w:divBdr>
            <w:top w:val="none" w:sz="0" w:space="0" w:color="auto"/>
            <w:left w:val="none" w:sz="0" w:space="0" w:color="auto"/>
            <w:bottom w:val="none" w:sz="0" w:space="0" w:color="auto"/>
            <w:right w:val="none" w:sz="0" w:space="0" w:color="auto"/>
          </w:divBdr>
        </w:div>
        <w:div w:id="611672908">
          <w:marLeft w:val="480"/>
          <w:marRight w:val="0"/>
          <w:marTop w:val="0"/>
          <w:marBottom w:val="0"/>
          <w:divBdr>
            <w:top w:val="none" w:sz="0" w:space="0" w:color="auto"/>
            <w:left w:val="none" w:sz="0" w:space="0" w:color="auto"/>
            <w:bottom w:val="none" w:sz="0" w:space="0" w:color="auto"/>
            <w:right w:val="none" w:sz="0" w:space="0" w:color="auto"/>
          </w:divBdr>
        </w:div>
        <w:div w:id="623078542">
          <w:marLeft w:val="480"/>
          <w:marRight w:val="0"/>
          <w:marTop w:val="0"/>
          <w:marBottom w:val="0"/>
          <w:divBdr>
            <w:top w:val="none" w:sz="0" w:space="0" w:color="auto"/>
            <w:left w:val="none" w:sz="0" w:space="0" w:color="auto"/>
            <w:bottom w:val="none" w:sz="0" w:space="0" w:color="auto"/>
            <w:right w:val="none" w:sz="0" w:space="0" w:color="auto"/>
          </w:divBdr>
        </w:div>
        <w:div w:id="662002862">
          <w:marLeft w:val="480"/>
          <w:marRight w:val="0"/>
          <w:marTop w:val="0"/>
          <w:marBottom w:val="0"/>
          <w:divBdr>
            <w:top w:val="none" w:sz="0" w:space="0" w:color="auto"/>
            <w:left w:val="none" w:sz="0" w:space="0" w:color="auto"/>
            <w:bottom w:val="none" w:sz="0" w:space="0" w:color="auto"/>
            <w:right w:val="none" w:sz="0" w:space="0" w:color="auto"/>
          </w:divBdr>
        </w:div>
        <w:div w:id="677849950">
          <w:marLeft w:val="480"/>
          <w:marRight w:val="0"/>
          <w:marTop w:val="0"/>
          <w:marBottom w:val="0"/>
          <w:divBdr>
            <w:top w:val="none" w:sz="0" w:space="0" w:color="auto"/>
            <w:left w:val="none" w:sz="0" w:space="0" w:color="auto"/>
            <w:bottom w:val="none" w:sz="0" w:space="0" w:color="auto"/>
            <w:right w:val="none" w:sz="0" w:space="0" w:color="auto"/>
          </w:divBdr>
        </w:div>
        <w:div w:id="704906094">
          <w:marLeft w:val="480"/>
          <w:marRight w:val="0"/>
          <w:marTop w:val="0"/>
          <w:marBottom w:val="0"/>
          <w:divBdr>
            <w:top w:val="none" w:sz="0" w:space="0" w:color="auto"/>
            <w:left w:val="none" w:sz="0" w:space="0" w:color="auto"/>
            <w:bottom w:val="none" w:sz="0" w:space="0" w:color="auto"/>
            <w:right w:val="none" w:sz="0" w:space="0" w:color="auto"/>
          </w:divBdr>
        </w:div>
        <w:div w:id="710492190">
          <w:marLeft w:val="480"/>
          <w:marRight w:val="0"/>
          <w:marTop w:val="0"/>
          <w:marBottom w:val="0"/>
          <w:divBdr>
            <w:top w:val="none" w:sz="0" w:space="0" w:color="auto"/>
            <w:left w:val="none" w:sz="0" w:space="0" w:color="auto"/>
            <w:bottom w:val="none" w:sz="0" w:space="0" w:color="auto"/>
            <w:right w:val="none" w:sz="0" w:space="0" w:color="auto"/>
          </w:divBdr>
        </w:div>
        <w:div w:id="741098770">
          <w:marLeft w:val="480"/>
          <w:marRight w:val="0"/>
          <w:marTop w:val="0"/>
          <w:marBottom w:val="0"/>
          <w:divBdr>
            <w:top w:val="none" w:sz="0" w:space="0" w:color="auto"/>
            <w:left w:val="none" w:sz="0" w:space="0" w:color="auto"/>
            <w:bottom w:val="none" w:sz="0" w:space="0" w:color="auto"/>
            <w:right w:val="none" w:sz="0" w:space="0" w:color="auto"/>
          </w:divBdr>
        </w:div>
        <w:div w:id="818502958">
          <w:marLeft w:val="480"/>
          <w:marRight w:val="0"/>
          <w:marTop w:val="0"/>
          <w:marBottom w:val="0"/>
          <w:divBdr>
            <w:top w:val="none" w:sz="0" w:space="0" w:color="auto"/>
            <w:left w:val="none" w:sz="0" w:space="0" w:color="auto"/>
            <w:bottom w:val="none" w:sz="0" w:space="0" w:color="auto"/>
            <w:right w:val="none" w:sz="0" w:space="0" w:color="auto"/>
          </w:divBdr>
        </w:div>
        <w:div w:id="833373340">
          <w:marLeft w:val="480"/>
          <w:marRight w:val="0"/>
          <w:marTop w:val="0"/>
          <w:marBottom w:val="0"/>
          <w:divBdr>
            <w:top w:val="none" w:sz="0" w:space="0" w:color="auto"/>
            <w:left w:val="none" w:sz="0" w:space="0" w:color="auto"/>
            <w:bottom w:val="none" w:sz="0" w:space="0" w:color="auto"/>
            <w:right w:val="none" w:sz="0" w:space="0" w:color="auto"/>
          </w:divBdr>
        </w:div>
        <w:div w:id="931746461">
          <w:marLeft w:val="480"/>
          <w:marRight w:val="0"/>
          <w:marTop w:val="0"/>
          <w:marBottom w:val="0"/>
          <w:divBdr>
            <w:top w:val="none" w:sz="0" w:space="0" w:color="auto"/>
            <w:left w:val="none" w:sz="0" w:space="0" w:color="auto"/>
            <w:bottom w:val="none" w:sz="0" w:space="0" w:color="auto"/>
            <w:right w:val="none" w:sz="0" w:space="0" w:color="auto"/>
          </w:divBdr>
        </w:div>
        <w:div w:id="948393041">
          <w:marLeft w:val="480"/>
          <w:marRight w:val="0"/>
          <w:marTop w:val="0"/>
          <w:marBottom w:val="0"/>
          <w:divBdr>
            <w:top w:val="none" w:sz="0" w:space="0" w:color="auto"/>
            <w:left w:val="none" w:sz="0" w:space="0" w:color="auto"/>
            <w:bottom w:val="none" w:sz="0" w:space="0" w:color="auto"/>
            <w:right w:val="none" w:sz="0" w:space="0" w:color="auto"/>
          </w:divBdr>
        </w:div>
        <w:div w:id="973146585">
          <w:marLeft w:val="480"/>
          <w:marRight w:val="0"/>
          <w:marTop w:val="0"/>
          <w:marBottom w:val="0"/>
          <w:divBdr>
            <w:top w:val="none" w:sz="0" w:space="0" w:color="auto"/>
            <w:left w:val="none" w:sz="0" w:space="0" w:color="auto"/>
            <w:bottom w:val="none" w:sz="0" w:space="0" w:color="auto"/>
            <w:right w:val="none" w:sz="0" w:space="0" w:color="auto"/>
          </w:divBdr>
        </w:div>
        <w:div w:id="1022362471">
          <w:marLeft w:val="480"/>
          <w:marRight w:val="0"/>
          <w:marTop w:val="0"/>
          <w:marBottom w:val="0"/>
          <w:divBdr>
            <w:top w:val="none" w:sz="0" w:space="0" w:color="auto"/>
            <w:left w:val="none" w:sz="0" w:space="0" w:color="auto"/>
            <w:bottom w:val="none" w:sz="0" w:space="0" w:color="auto"/>
            <w:right w:val="none" w:sz="0" w:space="0" w:color="auto"/>
          </w:divBdr>
        </w:div>
        <w:div w:id="1097561426">
          <w:marLeft w:val="480"/>
          <w:marRight w:val="0"/>
          <w:marTop w:val="0"/>
          <w:marBottom w:val="0"/>
          <w:divBdr>
            <w:top w:val="none" w:sz="0" w:space="0" w:color="auto"/>
            <w:left w:val="none" w:sz="0" w:space="0" w:color="auto"/>
            <w:bottom w:val="none" w:sz="0" w:space="0" w:color="auto"/>
            <w:right w:val="none" w:sz="0" w:space="0" w:color="auto"/>
          </w:divBdr>
        </w:div>
        <w:div w:id="1120756268">
          <w:marLeft w:val="480"/>
          <w:marRight w:val="0"/>
          <w:marTop w:val="0"/>
          <w:marBottom w:val="0"/>
          <w:divBdr>
            <w:top w:val="none" w:sz="0" w:space="0" w:color="auto"/>
            <w:left w:val="none" w:sz="0" w:space="0" w:color="auto"/>
            <w:bottom w:val="none" w:sz="0" w:space="0" w:color="auto"/>
            <w:right w:val="none" w:sz="0" w:space="0" w:color="auto"/>
          </w:divBdr>
        </w:div>
        <w:div w:id="1132016612">
          <w:marLeft w:val="480"/>
          <w:marRight w:val="0"/>
          <w:marTop w:val="0"/>
          <w:marBottom w:val="0"/>
          <w:divBdr>
            <w:top w:val="none" w:sz="0" w:space="0" w:color="auto"/>
            <w:left w:val="none" w:sz="0" w:space="0" w:color="auto"/>
            <w:bottom w:val="none" w:sz="0" w:space="0" w:color="auto"/>
            <w:right w:val="none" w:sz="0" w:space="0" w:color="auto"/>
          </w:divBdr>
        </w:div>
        <w:div w:id="1161503394">
          <w:marLeft w:val="480"/>
          <w:marRight w:val="0"/>
          <w:marTop w:val="0"/>
          <w:marBottom w:val="0"/>
          <w:divBdr>
            <w:top w:val="none" w:sz="0" w:space="0" w:color="auto"/>
            <w:left w:val="none" w:sz="0" w:space="0" w:color="auto"/>
            <w:bottom w:val="none" w:sz="0" w:space="0" w:color="auto"/>
            <w:right w:val="none" w:sz="0" w:space="0" w:color="auto"/>
          </w:divBdr>
        </w:div>
        <w:div w:id="1234008336">
          <w:marLeft w:val="480"/>
          <w:marRight w:val="0"/>
          <w:marTop w:val="0"/>
          <w:marBottom w:val="0"/>
          <w:divBdr>
            <w:top w:val="none" w:sz="0" w:space="0" w:color="auto"/>
            <w:left w:val="none" w:sz="0" w:space="0" w:color="auto"/>
            <w:bottom w:val="none" w:sz="0" w:space="0" w:color="auto"/>
            <w:right w:val="none" w:sz="0" w:space="0" w:color="auto"/>
          </w:divBdr>
        </w:div>
        <w:div w:id="1273512432">
          <w:marLeft w:val="480"/>
          <w:marRight w:val="0"/>
          <w:marTop w:val="0"/>
          <w:marBottom w:val="0"/>
          <w:divBdr>
            <w:top w:val="none" w:sz="0" w:space="0" w:color="auto"/>
            <w:left w:val="none" w:sz="0" w:space="0" w:color="auto"/>
            <w:bottom w:val="none" w:sz="0" w:space="0" w:color="auto"/>
            <w:right w:val="none" w:sz="0" w:space="0" w:color="auto"/>
          </w:divBdr>
        </w:div>
        <w:div w:id="1274823346">
          <w:marLeft w:val="480"/>
          <w:marRight w:val="0"/>
          <w:marTop w:val="0"/>
          <w:marBottom w:val="0"/>
          <w:divBdr>
            <w:top w:val="none" w:sz="0" w:space="0" w:color="auto"/>
            <w:left w:val="none" w:sz="0" w:space="0" w:color="auto"/>
            <w:bottom w:val="none" w:sz="0" w:space="0" w:color="auto"/>
            <w:right w:val="none" w:sz="0" w:space="0" w:color="auto"/>
          </w:divBdr>
        </w:div>
        <w:div w:id="1287078540">
          <w:marLeft w:val="480"/>
          <w:marRight w:val="0"/>
          <w:marTop w:val="0"/>
          <w:marBottom w:val="0"/>
          <w:divBdr>
            <w:top w:val="none" w:sz="0" w:space="0" w:color="auto"/>
            <w:left w:val="none" w:sz="0" w:space="0" w:color="auto"/>
            <w:bottom w:val="none" w:sz="0" w:space="0" w:color="auto"/>
            <w:right w:val="none" w:sz="0" w:space="0" w:color="auto"/>
          </w:divBdr>
        </w:div>
        <w:div w:id="1359967023">
          <w:marLeft w:val="480"/>
          <w:marRight w:val="0"/>
          <w:marTop w:val="0"/>
          <w:marBottom w:val="0"/>
          <w:divBdr>
            <w:top w:val="none" w:sz="0" w:space="0" w:color="auto"/>
            <w:left w:val="none" w:sz="0" w:space="0" w:color="auto"/>
            <w:bottom w:val="none" w:sz="0" w:space="0" w:color="auto"/>
            <w:right w:val="none" w:sz="0" w:space="0" w:color="auto"/>
          </w:divBdr>
        </w:div>
        <w:div w:id="1641423864">
          <w:marLeft w:val="480"/>
          <w:marRight w:val="0"/>
          <w:marTop w:val="0"/>
          <w:marBottom w:val="0"/>
          <w:divBdr>
            <w:top w:val="none" w:sz="0" w:space="0" w:color="auto"/>
            <w:left w:val="none" w:sz="0" w:space="0" w:color="auto"/>
            <w:bottom w:val="none" w:sz="0" w:space="0" w:color="auto"/>
            <w:right w:val="none" w:sz="0" w:space="0" w:color="auto"/>
          </w:divBdr>
        </w:div>
        <w:div w:id="1650132908">
          <w:marLeft w:val="480"/>
          <w:marRight w:val="0"/>
          <w:marTop w:val="0"/>
          <w:marBottom w:val="0"/>
          <w:divBdr>
            <w:top w:val="none" w:sz="0" w:space="0" w:color="auto"/>
            <w:left w:val="none" w:sz="0" w:space="0" w:color="auto"/>
            <w:bottom w:val="none" w:sz="0" w:space="0" w:color="auto"/>
            <w:right w:val="none" w:sz="0" w:space="0" w:color="auto"/>
          </w:divBdr>
        </w:div>
        <w:div w:id="1661694934">
          <w:marLeft w:val="480"/>
          <w:marRight w:val="0"/>
          <w:marTop w:val="0"/>
          <w:marBottom w:val="0"/>
          <w:divBdr>
            <w:top w:val="none" w:sz="0" w:space="0" w:color="auto"/>
            <w:left w:val="none" w:sz="0" w:space="0" w:color="auto"/>
            <w:bottom w:val="none" w:sz="0" w:space="0" w:color="auto"/>
            <w:right w:val="none" w:sz="0" w:space="0" w:color="auto"/>
          </w:divBdr>
        </w:div>
        <w:div w:id="1665625437">
          <w:marLeft w:val="480"/>
          <w:marRight w:val="0"/>
          <w:marTop w:val="0"/>
          <w:marBottom w:val="0"/>
          <w:divBdr>
            <w:top w:val="none" w:sz="0" w:space="0" w:color="auto"/>
            <w:left w:val="none" w:sz="0" w:space="0" w:color="auto"/>
            <w:bottom w:val="none" w:sz="0" w:space="0" w:color="auto"/>
            <w:right w:val="none" w:sz="0" w:space="0" w:color="auto"/>
          </w:divBdr>
        </w:div>
        <w:div w:id="1693531845">
          <w:marLeft w:val="480"/>
          <w:marRight w:val="0"/>
          <w:marTop w:val="0"/>
          <w:marBottom w:val="0"/>
          <w:divBdr>
            <w:top w:val="none" w:sz="0" w:space="0" w:color="auto"/>
            <w:left w:val="none" w:sz="0" w:space="0" w:color="auto"/>
            <w:bottom w:val="none" w:sz="0" w:space="0" w:color="auto"/>
            <w:right w:val="none" w:sz="0" w:space="0" w:color="auto"/>
          </w:divBdr>
        </w:div>
        <w:div w:id="1698966426">
          <w:marLeft w:val="480"/>
          <w:marRight w:val="0"/>
          <w:marTop w:val="0"/>
          <w:marBottom w:val="0"/>
          <w:divBdr>
            <w:top w:val="none" w:sz="0" w:space="0" w:color="auto"/>
            <w:left w:val="none" w:sz="0" w:space="0" w:color="auto"/>
            <w:bottom w:val="none" w:sz="0" w:space="0" w:color="auto"/>
            <w:right w:val="none" w:sz="0" w:space="0" w:color="auto"/>
          </w:divBdr>
        </w:div>
        <w:div w:id="1774478156">
          <w:marLeft w:val="480"/>
          <w:marRight w:val="0"/>
          <w:marTop w:val="0"/>
          <w:marBottom w:val="0"/>
          <w:divBdr>
            <w:top w:val="none" w:sz="0" w:space="0" w:color="auto"/>
            <w:left w:val="none" w:sz="0" w:space="0" w:color="auto"/>
            <w:bottom w:val="none" w:sz="0" w:space="0" w:color="auto"/>
            <w:right w:val="none" w:sz="0" w:space="0" w:color="auto"/>
          </w:divBdr>
        </w:div>
        <w:div w:id="1804738918">
          <w:marLeft w:val="480"/>
          <w:marRight w:val="0"/>
          <w:marTop w:val="0"/>
          <w:marBottom w:val="0"/>
          <w:divBdr>
            <w:top w:val="none" w:sz="0" w:space="0" w:color="auto"/>
            <w:left w:val="none" w:sz="0" w:space="0" w:color="auto"/>
            <w:bottom w:val="none" w:sz="0" w:space="0" w:color="auto"/>
            <w:right w:val="none" w:sz="0" w:space="0" w:color="auto"/>
          </w:divBdr>
        </w:div>
        <w:div w:id="1819111443">
          <w:marLeft w:val="480"/>
          <w:marRight w:val="0"/>
          <w:marTop w:val="0"/>
          <w:marBottom w:val="0"/>
          <w:divBdr>
            <w:top w:val="none" w:sz="0" w:space="0" w:color="auto"/>
            <w:left w:val="none" w:sz="0" w:space="0" w:color="auto"/>
            <w:bottom w:val="none" w:sz="0" w:space="0" w:color="auto"/>
            <w:right w:val="none" w:sz="0" w:space="0" w:color="auto"/>
          </w:divBdr>
        </w:div>
        <w:div w:id="2027518491">
          <w:marLeft w:val="480"/>
          <w:marRight w:val="0"/>
          <w:marTop w:val="0"/>
          <w:marBottom w:val="0"/>
          <w:divBdr>
            <w:top w:val="none" w:sz="0" w:space="0" w:color="auto"/>
            <w:left w:val="none" w:sz="0" w:space="0" w:color="auto"/>
            <w:bottom w:val="none" w:sz="0" w:space="0" w:color="auto"/>
            <w:right w:val="none" w:sz="0" w:space="0" w:color="auto"/>
          </w:divBdr>
        </w:div>
        <w:div w:id="2028679829">
          <w:marLeft w:val="480"/>
          <w:marRight w:val="0"/>
          <w:marTop w:val="0"/>
          <w:marBottom w:val="0"/>
          <w:divBdr>
            <w:top w:val="none" w:sz="0" w:space="0" w:color="auto"/>
            <w:left w:val="none" w:sz="0" w:space="0" w:color="auto"/>
            <w:bottom w:val="none" w:sz="0" w:space="0" w:color="auto"/>
            <w:right w:val="none" w:sz="0" w:space="0" w:color="auto"/>
          </w:divBdr>
        </w:div>
        <w:div w:id="2040815346">
          <w:marLeft w:val="480"/>
          <w:marRight w:val="0"/>
          <w:marTop w:val="0"/>
          <w:marBottom w:val="0"/>
          <w:divBdr>
            <w:top w:val="none" w:sz="0" w:space="0" w:color="auto"/>
            <w:left w:val="none" w:sz="0" w:space="0" w:color="auto"/>
            <w:bottom w:val="none" w:sz="0" w:space="0" w:color="auto"/>
            <w:right w:val="none" w:sz="0" w:space="0" w:color="auto"/>
          </w:divBdr>
        </w:div>
        <w:div w:id="2083287755">
          <w:marLeft w:val="480"/>
          <w:marRight w:val="0"/>
          <w:marTop w:val="0"/>
          <w:marBottom w:val="0"/>
          <w:divBdr>
            <w:top w:val="none" w:sz="0" w:space="0" w:color="auto"/>
            <w:left w:val="none" w:sz="0" w:space="0" w:color="auto"/>
            <w:bottom w:val="none" w:sz="0" w:space="0" w:color="auto"/>
            <w:right w:val="none" w:sz="0" w:space="0" w:color="auto"/>
          </w:divBdr>
        </w:div>
        <w:div w:id="2101900284">
          <w:marLeft w:val="480"/>
          <w:marRight w:val="0"/>
          <w:marTop w:val="0"/>
          <w:marBottom w:val="0"/>
          <w:divBdr>
            <w:top w:val="none" w:sz="0" w:space="0" w:color="auto"/>
            <w:left w:val="none" w:sz="0" w:space="0" w:color="auto"/>
            <w:bottom w:val="none" w:sz="0" w:space="0" w:color="auto"/>
            <w:right w:val="none" w:sz="0" w:space="0" w:color="auto"/>
          </w:divBdr>
        </w:div>
        <w:div w:id="2111509605">
          <w:marLeft w:val="480"/>
          <w:marRight w:val="0"/>
          <w:marTop w:val="0"/>
          <w:marBottom w:val="0"/>
          <w:divBdr>
            <w:top w:val="none" w:sz="0" w:space="0" w:color="auto"/>
            <w:left w:val="none" w:sz="0" w:space="0" w:color="auto"/>
            <w:bottom w:val="none" w:sz="0" w:space="0" w:color="auto"/>
            <w:right w:val="none" w:sz="0" w:space="0" w:color="auto"/>
          </w:divBdr>
        </w:div>
        <w:div w:id="2115053223">
          <w:marLeft w:val="480"/>
          <w:marRight w:val="0"/>
          <w:marTop w:val="0"/>
          <w:marBottom w:val="0"/>
          <w:divBdr>
            <w:top w:val="none" w:sz="0" w:space="0" w:color="auto"/>
            <w:left w:val="none" w:sz="0" w:space="0" w:color="auto"/>
            <w:bottom w:val="none" w:sz="0" w:space="0" w:color="auto"/>
            <w:right w:val="none" w:sz="0" w:space="0" w:color="auto"/>
          </w:divBdr>
        </w:div>
      </w:divsChild>
    </w:div>
    <w:div w:id="1850480827">
      <w:marLeft w:val="640"/>
      <w:marRight w:val="0"/>
      <w:marTop w:val="0"/>
      <w:marBottom w:val="0"/>
      <w:divBdr>
        <w:top w:val="none" w:sz="0" w:space="0" w:color="auto"/>
        <w:left w:val="none" w:sz="0" w:space="0" w:color="auto"/>
        <w:bottom w:val="none" w:sz="0" w:space="0" w:color="auto"/>
        <w:right w:val="none" w:sz="0" w:space="0" w:color="auto"/>
      </w:divBdr>
    </w:div>
    <w:div w:id="1850752918">
      <w:marLeft w:val="640"/>
      <w:marRight w:val="0"/>
      <w:marTop w:val="0"/>
      <w:marBottom w:val="0"/>
      <w:divBdr>
        <w:top w:val="none" w:sz="0" w:space="0" w:color="auto"/>
        <w:left w:val="none" w:sz="0" w:space="0" w:color="auto"/>
        <w:bottom w:val="none" w:sz="0" w:space="0" w:color="auto"/>
        <w:right w:val="none" w:sz="0" w:space="0" w:color="auto"/>
      </w:divBdr>
    </w:div>
    <w:div w:id="1850757698">
      <w:bodyDiv w:val="1"/>
      <w:marLeft w:val="0"/>
      <w:marRight w:val="0"/>
      <w:marTop w:val="0"/>
      <w:marBottom w:val="0"/>
      <w:divBdr>
        <w:top w:val="none" w:sz="0" w:space="0" w:color="auto"/>
        <w:left w:val="none" w:sz="0" w:space="0" w:color="auto"/>
        <w:bottom w:val="none" w:sz="0" w:space="0" w:color="auto"/>
        <w:right w:val="none" w:sz="0" w:space="0" w:color="auto"/>
      </w:divBdr>
      <w:divsChild>
        <w:div w:id="31735876">
          <w:marLeft w:val="480"/>
          <w:marRight w:val="0"/>
          <w:marTop w:val="0"/>
          <w:marBottom w:val="0"/>
          <w:divBdr>
            <w:top w:val="none" w:sz="0" w:space="0" w:color="auto"/>
            <w:left w:val="none" w:sz="0" w:space="0" w:color="auto"/>
            <w:bottom w:val="none" w:sz="0" w:space="0" w:color="auto"/>
            <w:right w:val="none" w:sz="0" w:space="0" w:color="auto"/>
          </w:divBdr>
        </w:div>
        <w:div w:id="34163452">
          <w:marLeft w:val="480"/>
          <w:marRight w:val="0"/>
          <w:marTop w:val="0"/>
          <w:marBottom w:val="0"/>
          <w:divBdr>
            <w:top w:val="none" w:sz="0" w:space="0" w:color="auto"/>
            <w:left w:val="none" w:sz="0" w:space="0" w:color="auto"/>
            <w:bottom w:val="none" w:sz="0" w:space="0" w:color="auto"/>
            <w:right w:val="none" w:sz="0" w:space="0" w:color="auto"/>
          </w:divBdr>
        </w:div>
        <w:div w:id="63113344">
          <w:marLeft w:val="480"/>
          <w:marRight w:val="0"/>
          <w:marTop w:val="0"/>
          <w:marBottom w:val="0"/>
          <w:divBdr>
            <w:top w:val="none" w:sz="0" w:space="0" w:color="auto"/>
            <w:left w:val="none" w:sz="0" w:space="0" w:color="auto"/>
            <w:bottom w:val="none" w:sz="0" w:space="0" w:color="auto"/>
            <w:right w:val="none" w:sz="0" w:space="0" w:color="auto"/>
          </w:divBdr>
        </w:div>
        <w:div w:id="86467947">
          <w:marLeft w:val="480"/>
          <w:marRight w:val="0"/>
          <w:marTop w:val="0"/>
          <w:marBottom w:val="0"/>
          <w:divBdr>
            <w:top w:val="none" w:sz="0" w:space="0" w:color="auto"/>
            <w:left w:val="none" w:sz="0" w:space="0" w:color="auto"/>
            <w:bottom w:val="none" w:sz="0" w:space="0" w:color="auto"/>
            <w:right w:val="none" w:sz="0" w:space="0" w:color="auto"/>
          </w:divBdr>
        </w:div>
        <w:div w:id="89274694">
          <w:marLeft w:val="480"/>
          <w:marRight w:val="0"/>
          <w:marTop w:val="0"/>
          <w:marBottom w:val="0"/>
          <w:divBdr>
            <w:top w:val="none" w:sz="0" w:space="0" w:color="auto"/>
            <w:left w:val="none" w:sz="0" w:space="0" w:color="auto"/>
            <w:bottom w:val="none" w:sz="0" w:space="0" w:color="auto"/>
            <w:right w:val="none" w:sz="0" w:space="0" w:color="auto"/>
          </w:divBdr>
        </w:div>
        <w:div w:id="140465122">
          <w:marLeft w:val="480"/>
          <w:marRight w:val="0"/>
          <w:marTop w:val="0"/>
          <w:marBottom w:val="0"/>
          <w:divBdr>
            <w:top w:val="none" w:sz="0" w:space="0" w:color="auto"/>
            <w:left w:val="none" w:sz="0" w:space="0" w:color="auto"/>
            <w:bottom w:val="none" w:sz="0" w:space="0" w:color="auto"/>
            <w:right w:val="none" w:sz="0" w:space="0" w:color="auto"/>
          </w:divBdr>
        </w:div>
        <w:div w:id="168835300">
          <w:marLeft w:val="480"/>
          <w:marRight w:val="0"/>
          <w:marTop w:val="0"/>
          <w:marBottom w:val="0"/>
          <w:divBdr>
            <w:top w:val="none" w:sz="0" w:space="0" w:color="auto"/>
            <w:left w:val="none" w:sz="0" w:space="0" w:color="auto"/>
            <w:bottom w:val="none" w:sz="0" w:space="0" w:color="auto"/>
            <w:right w:val="none" w:sz="0" w:space="0" w:color="auto"/>
          </w:divBdr>
        </w:div>
        <w:div w:id="226190581">
          <w:marLeft w:val="480"/>
          <w:marRight w:val="0"/>
          <w:marTop w:val="0"/>
          <w:marBottom w:val="0"/>
          <w:divBdr>
            <w:top w:val="none" w:sz="0" w:space="0" w:color="auto"/>
            <w:left w:val="none" w:sz="0" w:space="0" w:color="auto"/>
            <w:bottom w:val="none" w:sz="0" w:space="0" w:color="auto"/>
            <w:right w:val="none" w:sz="0" w:space="0" w:color="auto"/>
          </w:divBdr>
        </w:div>
        <w:div w:id="269776303">
          <w:marLeft w:val="480"/>
          <w:marRight w:val="0"/>
          <w:marTop w:val="0"/>
          <w:marBottom w:val="0"/>
          <w:divBdr>
            <w:top w:val="none" w:sz="0" w:space="0" w:color="auto"/>
            <w:left w:val="none" w:sz="0" w:space="0" w:color="auto"/>
            <w:bottom w:val="none" w:sz="0" w:space="0" w:color="auto"/>
            <w:right w:val="none" w:sz="0" w:space="0" w:color="auto"/>
          </w:divBdr>
        </w:div>
        <w:div w:id="280914348">
          <w:marLeft w:val="480"/>
          <w:marRight w:val="0"/>
          <w:marTop w:val="0"/>
          <w:marBottom w:val="0"/>
          <w:divBdr>
            <w:top w:val="none" w:sz="0" w:space="0" w:color="auto"/>
            <w:left w:val="none" w:sz="0" w:space="0" w:color="auto"/>
            <w:bottom w:val="none" w:sz="0" w:space="0" w:color="auto"/>
            <w:right w:val="none" w:sz="0" w:space="0" w:color="auto"/>
          </w:divBdr>
        </w:div>
        <w:div w:id="402140818">
          <w:marLeft w:val="480"/>
          <w:marRight w:val="0"/>
          <w:marTop w:val="0"/>
          <w:marBottom w:val="0"/>
          <w:divBdr>
            <w:top w:val="none" w:sz="0" w:space="0" w:color="auto"/>
            <w:left w:val="none" w:sz="0" w:space="0" w:color="auto"/>
            <w:bottom w:val="none" w:sz="0" w:space="0" w:color="auto"/>
            <w:right w:val="none" w:sz="0" w:space="0" w:color="auto"/>
          </w:divBdr>
        </w:div>
        <w:div w:id="410657895">
          <w:marLeft w:val="480"/>
          <w:marRight w:val="0"/>
          <w:marTop w:val="0"/>
          <w:marBottom w:val="0"/>
          <w:divBdr>
            <w:top w:val="none" w:sz="0" w:space="0" w:color="auto"/>
            <w:left w:val="none" w:sz="0" w:space="0" w:color="auto"/>
            <w:bottom w:val="none" w:sz="0" w:space="0" w:color="auto"/>
            <w:right w:val="none" w:sz="0" w:space="0" w:color="auto"/>
          </w:divBdr>
        </w:div>
        <w:div w:id="413090965">
          <w:marLeft w:val="480"/>
          <w:marRight w:val="0"/>
          <w:marTop w:val="0"/>
          <w:marBottom w:val="0"/>
          <w:divBdr>
            <w:top w:val="none" w:sz="0" w:space="0" w:color="auto"/>
            <w:left w:val="none" w:sz="0" w:space="0" w:color="auto"/>
            <w:bottom w:val="none" w:sz="0" w:space="0" w:color="auto"/>
            <w:right w:val="none" w:sz="0" w:space="0" w:color="auto"/>
          </w:divBdr>
        </w:div>
        <w:div w:id="414940346">
          <w:marLeft w:val="480"/>
          <w:marRight w:val="0"/>
          <w:marTop w:val="0"/>
          <w:marBottom w:val="0"/>
          <w:divBdr>
            <w:top w:val="none" w:sz="0" w:space="0" w:color="auto"/>
            <w:left w:val="none" w:sz="0" w:space="0" w:color="auto"/>
            <w:bottom w:val="none" w:sz="0" w:space="0" w:color="auto"/>
            <w:right w:val="none" w:sz="0" w:space="0" w:color="auto"/>
          </w:divBdr>
        </w:div>
        <w:div w:id="444543418">
          <w:marLeft w:val="480"/>
          <w:marRight w:val="0"/>
          <w:marTop w:val="0"/>
          <w:marBottom w:val="0"/>
          <w:divBdr>
            <w:top w:val="none" w:sz="0" w:space="0" w:color="auto"/>
            <w:left w:val="none" w:sz="0" w:space="0" w:color="auto"/>
            <w:bottom w:val="none" w:sz="0" w:space="0" w:color="auto"/>
            <w:right w:val="none" w:sz="0" w:space="0" w:color="auto"/>
          </w:divBdr>
        </w:div>
        <w:div w:id="446773995">
          <w:marLeft w:val="480"/>
          <w:marRight w:val="0"/>
          <w:marTop w:val="0"/>
          <w:marBottom w:val="0"/>
          <w:divBdr>
            <w:top w:val="none" w:sz="0" w:space="0" w:color="auto"/>
            <w:left w:val="none" w:sz="0" w:space="0" w:color="auto"/>
            <w:bottom w:val="none" w:sz="0" w:space="0" w:color="auto"/>
            <w:right w:val="none" w:sz="0" w:space="0" w:color="auto"/>
          </w:divBdr>
        </w:div>
        <w:div w:id="460465453">
          <w:marLeft w:val="480"/>
          <w:marRight w:val="0"/>
          <w:marTop w:val="0"/>
          <w:marBottom w:val="0"/>
          <w:divBdr>
            <w:top w:val="none" w:sz="0" w:space="0" w:color="auto"/>
            <w:left w:val="none" w:sz="0" w:space="0" w:color="auto"/>
            <w:bottom w:val="none" w:sz="0" w:space="0" w:color="auto"/>
            <w:right w:val="none" w:sz="0" w:space="0" w:color="auto"/>
          </w:divBdr>
        </w:div>
        <w:div w:id="468281062">
          <w:marLeft w:val="480"/>
          <w:marRight w:val="0"/>
          <w:marTop w:val="0"/>
          <w:marBottom w:val="0"/>
          <w:divBdr>
            <w:top w:val="none" w:sz="0" w:space="0" w:color="auto"/>
            <w:left w:val="none" w:sz="0" w:space="0" w:color="auto"/>
            <w:bottom w:val="none" w:sz="0" w:space="0" w:color="auto"/>
            <w:right w:val="none" w:sz="0" w:space="0" w:color="auto"/>
          </w:divBdr>
        </w:div>
        <w:div w:id="515731515">
          <w:marLeft w:val="480"/>
          <w:marRight w:val="0"/>
          <w:marTop w:val="0"/>
          <w:marBottom w:val="0"/>
          <w:divBdr>
            <w:top w:val="none" w:sz="0" w:space="0" w:color="auto"/>
            <w:left w:val="none" w:sz="0" w:space="0" w:color="auto"/>
            <w:bottom w:val="none" w:sz="0" w:space="0" w:color="auto"/>
            <w:right w:val="none" w:sz="0" w:space="0" w:color="auto"/>
          </w:divBdr>
        </w:div>
        <w:div w:id="526413237">
          <w:marLeft w:val="480"/>
          <w:marRight w:val="0"/>
          <w:marTop w:val="0"/>
          <w:marBottom w:val="0"/>
          <w:divBdr>
            <w:top w:val="none" w:sz="0" w:space="0" w:color="auto"/>
            <w:left w:val="none" w:sz="0" w:space="0" w:color="auto"/>
            <w:bottom w:val="none" w:sz="0" w:space="0" w:color="auto"/>
            <w:right w:val="none" w:sz="0" w:space="0" w:color="auto"/>
          </w:divBdr>
        </w:div>
        <w:div w:id="547108546">
          <w:marLeft w:val="480"/>
          <w:marRight w:val="0"/>
          <w:marTop w:val="0"/>
          <w:marBottom w:val="0"/>
          <w:divBdr>
            <w:top w:val="none" w:sz="0" w:space="0" w:color="auto"/>
            <w:left w:val="none" w:sz="0" w:space="0" w:color="auto"/>
            <w:bottom w:val="none" w:sz="0" w:space="0" w:color="auto"/>
            <w:right w:val="none" w:sz="0" w:space="0" w:color="auto"/>
          </w:divBdr>
        </w:div>
        <w:div w:id="614557941">
          <w:marLeft w:val="480"/>
          <w:marRight w:val="0"/>
          <w:marTop w:val="0"/>
          <w:marBottom w:val="0"/>
          <w:divBdr>
            <w:top w:val="none" w:sz="0" w:space="0" w:color="auto"/>
            <w:left w:val="none" w:sz="0" w:space="0" w:color="auto"/>
            <w:bottom w:val="none" w:sz="0" w:space="0" w:color="auto"/>
            <w:right w:val="none" w:sz="0" w:space="0" w:color="auto"/>
          </w:divBdr>
        </w:div>
        <w:div w:id="661810082">
          <w:marLeft w:val="480"/>
          <w:marRight w:val="0"/>
          <w:marTop w:val="0"/>
          <w:marBottom w:val="0"/>
          <w:divBdr>
            <w:top w:val="none" w:sz="0" w:space="0" w:color="auto"/>
            <w:left w:val="none" w:sz="0" w:space="0" w:color="auto"/>
            <w:bottom w:val="none" w:sz="0" w:space="0" w:color="auto"/>
            <w:right w:val="none" w:sz="0" w:space="0" w:color="auto"/>
          </w:divBdr>
        </w:div>
        <w:div w:id="676687950">
          <w:marLeft w:val="480"/>
          <w:marRight w:val="0"/>
          <w:marTop w:val="0"/>
          <w:marBottom w:val="0"/>
          <w:divBdr>
            <w:top w:val="none" w:sz="0" w:space="0" w:color="auto"/>
            <w:left w:val="none" w:sz="0" w:space="0" w:color="auto"/>
            <w:bottom w:val="none" w:sz="0" w:space="0" w:color="auto"/>
            <w:right w:val="none" w:sz="0" w:space="0" w:color="auto"/>
          </w:divBdr>
        </w:div>
        <w:div w:id="692534826">
          <w:marLeft w:val="480"/>
          <w:marRight w:val="0"/>
          <w:marTop w:val="0"/>
          <w:marBottom w:val="0"/>
          <w:divBdr>
            <w:top w:val="none" w:sz="0" w:space="0" w:color="auto"/>
            <w:left w:val="none" w:sz="0" w:space="0" w:color="auto"/>
            <w:bottom w:val="none" w:sz="0" w:space="0" w:color="auto"/>
            <w:right w:val="none" w:sz="0" w:space="0" w:color="auto"/>
          </w:divBdr>
        </w:div>
        <w:div w:id="694960188">
          <w:marLeft w:val="480"/>
          <w:marRight w:val="0"/>
          <w:marTop w:val="0"/>
          <w:marBottom w:val="0"/>
          <w:divBdr>
            <w:top w:val="none" w:sz="0" w:space="0" w:color="auto"/>
            <w:left w:val="none" w:sz="0" w:space="0" w:color="auto"/>
            <w:bottom w:val="none" w:sz="0" w:space="0" w:color="auto"/>
            <w:right w:val="none" w:sz="0" w:space="0" w:color="auto"/>
          </w:divBdr>
        </w:div>
        <w:div w:id="711346648">
          <w:marLeft w:val="480"/>
          <w:marRight w:val="0"/>
          <w:marTop w:val="0"/>
          <w:marBottom w:val="0"/>
          <w:divBdr>
            <w:top w:val="none" w:sz="0" w:space="0" w:color="auto"/>
            <w:left w:val="none" w:sz="0" w:space="0" w:color="auto"/>
            <w:bottom w:val="none" w:sz="0" w:space="0" w:color="auto"/>
            <w:right w:val="none" w:sz="0" w:space="0" w:color="auto"/>
          </w:divBdr>
        </w:div>
        <w:div w:id="723220187">
          <w:marLeft w:val="480"/>
          <w:marRight w:val="0"/>
          <w:marTop w:val="0"/>
          <w:marBottom w:val="0"/>
          <w:divBdr>
            <w:top w:val="none" w:sz="0" w:space="0" w:color="auto"/>
            <w:left w:val="none" w:sz="0" w:space="0" w:color="auto"/>
            <w:bottom w:val="none" w:sz="0" w:space="0" w:color="auto"/>
            <w:right w:val="none" w:sz="0" w:space="0" w:color="auto"/>
          </w:divBdr>
        </w:div>
        <w:div w:id="726685769">
          <w:marLeft w:val="480"/>
          <w:marRight w:val="0"/>
          <w:marTop w:val="0"/>
          <w:marBottom w:val="0"/>
          <w:divBdr>
            <w:top w:val="none" w:sz="0" w:space="0" w:color="auto"/>
            <w:left w:val="none" w:sz="0" w:space="0" w:color="auto"/>
            <w:bottom w:val="none" w:sz="0" w:space="0" w:color="auto"/>
            <w:right w:val="none" w:sz="0" w:space="0" w:color="auto"/>
          </w:divBdr>
        </w:div>
        <w:div w:id="749890388">
          <w:marLeft w:val="480"/>
          <w:marRight w:val="0"/>
          <w:marTop w:val="0"/>
          <w:marBottom w:val="0"/>
          <w:divBdr>
            <w:top w:val="none" w:sz="0" w:space="0" w:color="auto"/>
            <w:left w:val="none" w:sz="0" w:space="0" w:color="auto"/>
            <w:bottom w:val="none" w:sz="0" w:space="0" w:color="auto"/>
            <w:right w:val="none" w:sz="0" w:space="0" w:color="auto"/>
          </w:divBdr>
        </w:div>
        <w:div w:id="754787294">
          <w:marLeft w:val="480"/>
          <w:marRight w:val="0"/>
          <w:marTop w:val="0"/>
          <w:marBottom w:val="0"/>
          <w:divBdr>
            <w:top w:val="none" w:sz="0" w:space="0" w:color="auto"/>
            <w:left w:val="none" w:sz="0" w:space="0" w:color="auto"/>
            <w:bottom w:val="none" w:sz="0" w:space="0" w:color="auto"/>
            <w:right w:val="none" w:sz="0" w:space="0" w:color="auto"/>
          </w:divBdr>
        </w:div>
        <w:div w:id="815025388">
          <w:marLeft w:val="480"/>
          <w:marRight w:val="0"/>
          <w:marTop w:val="0"/>
          <w:marBottom w:val="0"/>
          <w:divBdr>
            <w:top w:val="none" w:sz="0" w:space="0" w:color="auto"/>
            <w:left w:val="none" w:sz="0" w:space="0" w:color="auto"/>
            <w:bottom w:val="none" w:sz="0" w:space="0" w:color="auto"/>
            <w:right w:val="none" w:sz="0" w:space="0" w:color="auto"/>
          </w:divBdr>
        </w:div>
        <w:div w:id="836459318">
          <w:marLeft w:val="480"/>
          <w:marRight w:val="0"/>
          <w:marTop w:val="0"/>
          <w:marBottom w:val="0"/>
          <w:divBdr>
            <w:top w:val="none" w:sz="0" w:space="0" w:color="auto"/>
            <w:left w:val="none" w:sz="0" w:space="0" w:color="auto"/>
            <w:bottom w:val="none" w:sz="0" w:space="0" w:color="auto"/>
            <w:right w:val="none" w:sz="0" w:space="0" w:color="auto"/>
          </w:divBdr>
        </w:div>
        <w:div w:id="860778120">
          <w:marLeft w:val="480"/>
          <w:marRight w:val="0"/>
          <w:marTop w:val="0"/>
          <w:marBottom w:val="0"/>
          <w:divBdr>
            <w:top w:val="none" w:sz="0" w:space="0" w:color="auto"/>
            <w:left w:val="none" w:sz="0" w:space="0" w:color="auto"/>
            <w:bottom w:val="none" w:sz="0" w:space="0" w:color="auto"/>
            <w:right w:val="none" w:sz="0" w:space="0" w:color="auto"/>
          </w:divBdr>
        </w:div>
        <w:div w:id="892081895">
          <w:marLeft w:val="480"/>
          <w:marRight w:val="0"/>
          <w:marTop w:val="0"/>
          <w:marBottom w:val="0"/>
          <w:divBdr>
            <w:top w:val="none" w:sz="0" w:space="0" w:color="auto"/>
            <w:left w:val="none" w:sz="0" w:space="0" w:color="auto"/>
            <w:bottom w:val="none" w:sz="0" w:space="0" w:color="auto"/>
            <w:right w:val="none" w:sz="0" w:space="0" w:color="auto"/>
          </w:divBdr>
        </w:div>
        <w:div w:id="968124629">
          <w:marLeft w:val="480"/>
          <w:marRight w:val="0"/>
          <w:marTop w:val="0"/>
          <w:marBottom w:val="0"/>
          <w:divBdr>
            <w:top w:val="none" w:sz="0" w:space="0" w:color="auto"/>
            <w:left w:val="none" w:sz="0" w:space="0" w:color="auto"/>
            <w:bottom w:val="none" w:sz="0" w:space="0" w:color="auto"/>
            <w:right w:val="none" w:sz="0" w:space="0" w:color="auto"/>
          </w:divBdr>
        </w:div>
        <w:div w:id="975527245">
          <w:marLeft w:val="480"/>
          <w:marRight w:val="0"/>
          <w:marTop w:val="0"/>
          <w:marBottom w:val="0"/>
          <w:divBdr>
            <w:top w:val="none" w:sz="0" w:space="0" w:color="auto"/>
            <w:left w:val="none" w:sz="0" w:space="0" w:color="auto"/>
            <w:bottom w:val="none" w:sz="0" w:space="0" w:color="auto"/>
            <w:right w:val="none" w:sz="0" w:space="0" w:color="auto"/>
          </w:divBdr>
        </w:div>
        <w:div w:id="987246844">
          <w:marLeft w:val="480"/>
          <w:marRight w:val="0"/>
          <w:marTop w:val="0"/>
          <w:marBottom w:val="0"/>
          <w:divBdr>
            <w:top w:val="none" w:sz="0" w:space="0" w:color="auto"/>
            <w:left w:val="none" w:sz="0" w:space="0" w:color="auto"/>
            <w:bottom w:val="none" w:sz="0" w:space="0" w:color="auto"/>
            <w:right w:val="none" w:sz="0" w:space="0" w:color="auto"/>
          </w:divBdr>
        </w:div>
        <w:div w:id="1000158960">
          <w:marLeft w:val="480"/>
          <w:marRight w:val="0"/>
          <w:marTop w:val="0"/>
          <w:marBottom w:val="0"/>
          <w:divBdr>
            <w:top w:val="none" w:sz="0" w:space="0" w:color="auto"/>
            <w:left w:val="none" w:sz="0" w:space="0" w:color="auto"/>
            <w:bottom w:val="none" w:sz="0" w:space="0" w:color="auto"/>
            <w:right w:val="none" w:sz="0" w:space="0" w:color="auto"/>
          </w:divBdr>
        </w:div>
        <w:div w:id="1190992056">
          <w:marLeft w:val="480"/>
          <w:marRight w:val="0"/>
          <w:marTop w:val="0"/>
          <w:marBottom w:val="0"/>
          <w:divBdr>
            <w:top w:val="none" w:sz="0" w:space="0" w:color="auto"/>
            <w:left w:val="none" w:sz="0" w:space="0" w:color="auto"/>
            <w:bottom w:val="none" w:sz="0" w:space="0" w:color="auto"/>
            <w:right w:val="none" w:sz="0" w:space="0" w:color="auto"/>
          </w:divBdr>
        </w:div>
        <w:div w:id="1191261106">
          <w:marLeft w:val="480"/>
          <w:marRight w:val="0"/>
          <w:marTop w:val="0"/>
          <w:marBottom w:val="0"/>
          <w:divBdr>
            <w:top w:val="none" w:sz="0" w:space="0" w:color="auto"/>
            <w:left w:val="none" w:sz="0" w:space="0" w:color="auto"/>
            <w:bottom w:val="none" w:sz="0" w:space="0" w:color="auto"/>
            <w:right w:val="none" w:sz="0" w:space="0" w:color="auto"/>
          </w:divBdr>
        </w:div>
        <w:div w:id="1206285239">
          <w:marLeft w:val="480"/>
          <w:marRight w:val="0"/>
          <w:marTop w:val="0"/>
          <w:marBottom w:val="0"/>
          <w:divBdr>
            <w:top w:val="none" w:sz="0" w:space="0" w:color="auto"/>
            <w:left w:val="none" w:sz="0" w:space="0" w:color="auto"/>
            <w:bottom w:val="none" w:sz="0" w:space="0" w:color="auto"/>
            <w:right w:val="none" w:sz="0" w:space="0" w:color="auto"/>
          </w:divBdr>
        </w:div>
        <w:div w:id="1287855204">
          <w:marLeft w:val="480"/>
          <w:marRight w:val="0"/>
          <w:marTop w:val="0"/>
          <w:marBottom w:val="0"/>
          <w:divBdr>
            <w:top w:val="none" w:sz="0" w:space="0" w:color="auto"/>
            <w:left w:val="none" w:sz="0" w:space="0" w:color="auto"/>
            <w:bottom w:val="none" w:sz="0" w:space="0" w:color="auto"/>
            <w:right w:val="none" w:sz="0" w:space="0" w:color="auto"/>
          </w:divBdr>
        </w:div>
        <w:div w:id="1296251004">
          <w:marLeft w:val="480"/>
          <w:marRight w:val="0"/>
          <w:marTop w:val="0"/>
          <w:marBottom w:val="0"/>
          <w:divBdr>
            <w:top w:val="none" w:sz="0" w:space="0" w:color="auto"/>
            <w:left w:val="none" w:sz="0" w:space="0" w:color="auto"/>
            <w:bottom w:val="none" w:sz="0" w:space="0" w:color="auto"/>
            <w:right w:val="none" w:sz="0" w:space="0" w:color="auto"/>
          </w:divBdr>
        </w:div>
        <w:div w:id="1313679282">
          <w:marLeft w:val="480"/>
          <w:marRight w:val="0"/>
          <w:marTop w:val="0"/>
          <w:marBottom w:val="0"/>
          <w:divBdr>
            <w:top w:val="none" w:sz="0" w:space="0" w:color="auto"/>
            <w:left w:val="none" w:sz="0" w:space="0" w:color="auto"/>
            <w:bottom w:val="none" w:sz="0" w:space="0" w:color="auto"/>
            <w:right w:val="none" w:sz="0" w:space="0" w:color="auto"/>
          </w:divBdr>
        </w:div>
        <w:div w:id="1314988350">
          <w:marLeft w:val="480"/>
          <w:marRight w:val="0"/>
          <w:marTop w:val="0"/>
          <w:marBottom w:val="0"/>
          <w:divBdr>
            <w:top w:val="none" w:sz="0" w:space="0" w:color="auto"/>
            <w:left w:val="none" w:sz="0" w:space="0" w:color="auto"/>
            <w:bottom w:val="none" w:sz="0" w:space="0" w:color="auto"/>
            <w:right w:val="none" w:sz="0" w:space="0" w:color="auto"/>
          </w:divBdr>
        </w:div>
        <w:div w:id="1350058669">
          <w:marLeft w:val="480"/>
          <w:marRight w:val="0"/>
          <w:marTop w:val="0"/>
          <w:marBottom w:val="0"/>
          <w:divBdr>
            <w:top w:val="none" w:sz="0" w:space="0" w:color="auto"/>
            <w:left w:val="none" w:sz="0" w:space="0" w:color="auto"/>
            <w:bottom w:val="none" w:sz="0" w:space="0" w:color="auto"/>
            <w:right w:val="none" w:sz="0" w:space="0" w:color="auto"/>
          </w:divBdr>
        </w:div>
        <w:div w:id="1355035324">
          <w:marLeft w:val="480"/>
          <w:marRight w:val="0"/>
          <w:marTop w:val="0"/>
          <w:marBottom w:val="0"/>
          <w:divBdr>
            <w:top w:val="none" w:sz="0" w:space="0" w:color="auto"/>
            <w:left w:val="none" w:sz="0" w:space="0" w:color="auto"/>
            <w:bottom w:val="none" w:sz="0" w:space="0" w:color="auto"/>
            <w:right w:val="none" w:sz="0" w:space="0" w:color="auto"/>
          </w:divBdr>
        </w:div>
        <w:div w:id="1363942692">
          <w:marLeft w:val="480"/>
          <w:marRight w:val="0"/>
          <w:marTop w:val="0"/>
          <w:marBottom w:val="0"/>
          <w:divBdr>
            <w:top w:val="none" w:sz="0" w:space="0" w:color="auto"/>
            <w:left w:val="none" w:sz="0" w:space="0" w:color="auto"/>
            <w:bottom w:val="none" w:sz="0" w:space="0" w:color="auto"/>
            <w:right w:val="none" w:sz="0" w:space="0" w:color="auto"/>
          </w:divBdr>
        </w:div>
        <w:div w:id="1367371321">
          <w:marLeft w:val="480"/>
          <w:marRight w:val="0"/>
          <w:marTop w:val="0"/>
          <w:marBottom w:val="0"/>
          <w:divBdr>
            <w:top w:val="none" w:sz="0" w:space="0" w:color="auto"/>
            <w:left w:val="none" w:sz="0" w:space="0" w:color="auto"/>
            <w:bottom w:val="none" w:sz="0" w:space="0" w:color="auto"/>
            <w:right w:val="none" w:sz="0" w:space="0" w:color="auto"/>
          </w:divBdr>
        </w:div>
        <w:div w:id="1438604158">
          <w:marLeft w:val="480"/>
          <w:marRight w:val="0"/>
          <w:marTop w:val="0"/>
          <w:marBottom w:val="0"/>
          <w:divBdr>
            <w:top w:val="none" w:sz="0" w:space="0" w:color="auto"/>
            <w:left w:val="none" w:sz="0" w:space="0" w:color="auto"/>
            <w:bottom w:val="none" w:sz="0" w:space="0" w:color="auto"/>
            <w:right w:val="none" w:sz="0" w:space="0" w:color="auto"/>
          </w:divBdr>
        </w:div>
        <w:div w:id="1443765347">
          <w:marLeft w:val="480"/>
          <w:marRight w:val="0"/>
          <w:marTop w:val="0"/>
          <w:marBottom w:val="0"/>
          <w:divBdr>
            <w:top w:val="none" w:sz="0" w:space="0" w:color="auto"/>
            <w:left w:val="none" w:sz="0" w:space="0" w:color="auto"/>
            <w:bottom w:val="none" w:sz="0" w:space="0" w:color="auto"/>
            <w:right w:val="none" w:sz="0" w:space="0" w:color="auto"/>
          </w:divBdr>
        </w:div>
        <w:div w:id="1459035290">
          <w:marLeft w:val="480"/>
          <w:marRight w:val="0"/>
          <w:marTop w:val="0"/>
          <w:marBottom w:val="0"/>
          <w:divBdr>
            <w:top w:val="none" w:sz="0" w:space="0" w:color="auto"/>
            <w:left w:val="none" w:sz="0" w:space="0" w:color="auto"/>
            <w:bottom w:val="none" w:sz="0" w:space="0" w:color="auto"/>
            <w:right w:val="none" w:sz="0" w:space="0" w:color="auto"/>
          </w:divBdr>
        </w:div>
        <w:div w:id="1543833625">
          <w:marLeft w:val="480"/>
          <w:marRight w:val="0"/>
          <w:marTop w:val="0"/>
          <w:marBottom w:val="0"/>
          <w:divBdr>
            <w:top w:val="none" w:sz="0" w:space="0" w:color="auto"/>
            <w:left w:val="none" w:sz="0" w:space="0" w:color="auto"/>
            <w:bottom w:val="none" w:sz="0" w:space="0" w:color="auto"/>
            <w:right w:val="none" w:sz="0" w:space="0" w:color="auto"/>
          </w:divBdr>
        </w:div>
        <w:div w:id="1571186803">
          <w:marLeft w:val="480"/>
          <w:marRight w:val="0"/>
          <w:marTop w:val="0"/>
          <w:marBottom w:val="0"/>
          <w:divBdr>
            <w:top w:val="none" w:sz="0" w:space="0" w:color="auto"/>
            <w:left w:val="none" w:sz="0" w:space="0" w:color="auto"/>
            <w:bottom w:val="none" w:sz="0" w:space="0" w:color="auto"/>
            <w:right w:val="none" w:sz="0" w:space="0" w:color="auto"/>
          </w:divBdr>
        </w:div>
        <w:div w:id="1573812638">
          <w:marLeft w:val="480"/>
          <w:marRight w:val="0"/>
          <w:marTop w:val="0"/>
          <w:marBottom w:val="0"/>
          <w:divBdr>
            <w:top w:val="none" w:sz="0" w:space="0" w:color="auto"/>
            <w:left w:val="none" w:sz="0" w:space="0" w:color="auto"/>
            <w:bottom w:val="none" w:sz="0" w:space="0" w:color="auto"/>
            <w:right w:val="none" w:sz="0" w:space="0" w:color="auto"/>
          </w:divBdr>
        </w:div>
        <w:div w:id="1653287247">
          <w:marLeft w:val="480"/>
          <w:marRight w:val="0"/>
          <w:marTop w:val="0"/>
          <w:marBottom w:val="0"/>
          <w:divBdr>
            <w:top w:val="none" w:sz="0" w:space="0" w:color="auto"/>
            <w:left w:val="none" w:sz="0" w:space="0" w:color="auto"/>
            <w:bottom w:val="none" w:sz="0" w:space="0" w:color="auto"/>
            <w:right w:val="none" w:sz="0" w:space="0" w:color="auto"/>
          </w:divBdr>
        </w:div>
        <w:div w:id="1653292185">
          <w:marLeft w:val="480"/>
          <w:marRight w:val="0"/>
          <w:marTop w:val="0"/>
          <w:marBottom w:val="0"/>
          <w:divBdr>
            <w:top w:val="none" w:sz="0" w:space="0" w:color="auto"/>
            <w:left w:val="none" w:sz="0" w:space="0" w:color="auto"/>
            <w:bottom w:val="none" w:sz="0" w:space="0" w:color="auto"/>
            <w:right w:val="none" w:sz="0" w:space="0" w:color="auto"/>
          </w:divBdr>
        </w:div>
        <w:div w:id="1656566766">
          <w:marLeft w:val="480"/>
          <w:marRight w:val="0"/>
          <w:marTop w:val="0"/>
          <w:marBottom w:val="0"/>
          <w:divBdr>
            <w:top w:val="none" w:sz="0" w:space="0" w:color="auto"/>
            <w:left w:val="none" w:sz="0" w:space="0" w:color="auto"/>
            <w:bottom w:val="none" w:sz="0" w:space="0" w:color="auto"/>
            <w:right w:val="none" w:sz="0" w:space="0" w:color="auto"/>
          </w:divBdr>
        </w:div>
        <w:div w:id="1667509705">
          <w:marLeft w:val="480"/>
          <w:marRight w:val="0"/>
          <w:marTop w:val="0"/>
          <w:marBottom w:val="0"/>
          <w:divBdr>
            <w:top w:val="none" w:sz="0" w:space="0" w:color="auto"/>
            <w:left w:val="none" w:sz="0" w:space="0" w:color="auto"/>
            <w:bottom w:val="none" w:sz="0" w:space="0" w:color="auto"/>
            <w:right w:val="none" w:sz="0" w:space="0" w:color="auto"/>
          </w:divBdr>
        </w:div>
        <w:div w:id="1673877691">
          <w:marLeft w:val="480"/>
          <w:marRight w:val="0"/>
          <w:marTop w:val="0"/>
          <w:marBottom w:val="0"/>
          <w:divBdr>
            <w:top w:val="none" w:sz="0" w:space="0" w:color="auto"/>
            <w:left w:val="none" w:sz="0" w:space="0" w:color="auto"/>
            <w:bottom w:val="none" w:sz="0" w:space="0" w:color="auto"/>
            <w:right w:val="none" w:sz="0" w:space="0" w:color="auto"/>
          </w:divBdr>
        </w:div>
        <w:div w:id="1687560251">
          <w:marLeft w:val="480"/>
          <w:marRight w:val="0"/>
          <w:marTop w:val="0"/>
          <w:marBottom w:val="0"/>
          <w:divBdr>
            <w:top w:val="none" w:sz="0" w:space="0" w:color="auto"/>
            <w:left w:val="none" w:sz="0" w:space="0" w:color="auto"/>
            <w:bottom w:val="none" w:sz="0" w:space="0" w:color="auto"/>
            <w:right w:val="none" w:sz="0" w:space="0" w:color="auto"/>
          </w:divBdr>
        </w:div>
        <w:div w:id="1717198428">
          <w:marLeft w:val="480"/>
          <w:marRight w:val="0"/>
          <w:marTop w:val="0"/>
          <w:marBottom w:val="0"/>
          <w:divBdr>
            <w:top w:val="none" w:sz="0" w:space="0" w:color="auto"/>
            <w:left w:val="none" w:sz="0" w:space="0" w:color="auto"/>
            <w:bottom w:val="none" w:sz="0" w:space="0" w:color="auto"/>
            <w:right w:val="none" w:sz="0" w:space="0" w:color="auto"/>
          </w:divBdr>
        </w:div>
        <w:div w:id="1744179887">
          <w:marLeft w:val="480"/>
          <w:marRight w:val="0"/>
          <w:marTop w:val="0"/>
          <w:marBottom w:val="0"/>
          <w:divBdr>
            <w:top w:val="none" w:sz="0" w:space="0" w:color="auto"/>
            <w:left w:val="none" w:sz="0" w:space="0" w:color="auto"/>
            <w:bottom w:val="none" w:sz="0" w:space="0" w:color="auto"/>
            <w:right w:val="none" w:sz="0" w:space="0" w:color="auto"/>
          </w:divBdr>
        </w:div>
        <w:div w:id="1787655616">
          <w:marLeft w:val="480"/>
          <w:marRight w:val="0"/>
          <w:marTop w:val="0"/>
          <w:marBottom w:val="0"/>
          <w:divBdr>
            <w:top w:val="none" w:sz="0" w:space="0" w:color="auto"/>
            <w:left w:val="none" w:sz="0" w:space="0" w:color="auto"/>
            <w:bottom w:val="none" w:sz="0" w:space="0" w:color="auto"/>
            <w:right w:val="none" w:sz="0" w:space="0" w:color="auto"/>
          </w:divBdr>
        </w:div>
        <w:div w:id="1825196596">
          <w:marLeft w:val="480"/>
          <w:marRight w:val="0"/>
          <w:marTop w:val="0"/>
          <w:marBottom w:val="0"/>
          <w:divBdr>
            <w:top w:val="none" w:sz="0" w:space="0" w:color="auto"/>
            <w:left w:val="none" w:sz="0" w:space="0" w:color="auto"/>
            <w:bottom w:val="none" w:sz="0" w:space="0" w:color="auto"/>
            <w:right w:val="none" w:sz="0" w:space="0" w:color="auto"/>
          </w:divBdr>
        </w:div>
        <w:div w:id="1855415008">
          <w:marLeft w:val="480"/>
          <w:marRight w:val="0"/>
          <w:marTop w:val="0"/>
          <w:marBottom w:val="0"/>
          <w:divBdr>
            <w:top w:val="none" w:sz="0" w:space="0" w:color="auto"/>
            <w:left w:val="none" w:sz="0" w:space="0" w:color="auto"/>
            <w:bottom w:val="none" w:sz="0" w:space="0" w:color="auto"/>
            <w:right w:val="none" w:sz="0" w:space="0" w:color="auto"/>
          </w:divBdr>
        </w:div>
        <w:div w:id="1908565511">
          <w:marLeft w:val="480"/>
          <w:marRight w:val="0"/>
          <w:marTop w:val="0"/>
          <w:marBottom w:val="0"/>
          <w:divBdr>
            <w:top w:val="none" w:sz="0" w:space="0" w:color="auto"/>
            <w:left w:val="none" w:sz="0" w:space="0" w:color="auto"/>
            <w:bottom w:val="none" w:sz="0" w:space="0" w:color="auto"/>
            <w:right w:val="none" w:sz="0" w:space="0" w:color="auto"/>
          </w:divBdr>
        </w:div>
        <w:div w:id="1923248631">
          <w:marLeft w:val="480"/>
          <w:marRight w:val="0"/>
          <w:marTop w:val="0"/>
          <w:marBottom w:val="0"/>
          <w:divBdr>
            <w:top w:val="none" w:sz="0" w:space="0" w:color="auto"/>
            <w:left w:val="none" w:sz="0" w:space="0" w:color="auto"/>
            <w:bottom w:val="none" w:sz="0" w:space="0" w:color="auto"/>
            <w:right w:val="none" w:sz="0" w:space="0" w:color="auto"/>
          </w:divBdr>
        </w:div>
        <w:div w:id="2002273276">
          <w:marLeft w:val="480"/>
          <w:marRight w:val="0"/>
          <w:marTop w:val="0"/>
          <w:marBottom w:val="0"/>
          <w:divBdr>
            <w:top w:val="none" w:sz="0" w:space="0" w:color="auto"/>
            <w:left w:val="none" w:sz="0" w:space="0" w:color="auto"/>
            <w:bottom w:val="none" w:sz="0" w:space="0" w:color="auto"/>
            <w:right w:val="none" w:sz="0" w:space="0" w:color="auto"/>
          </w:divBdr>
        </w:div>
        <w:div w:id="2112428074">
          <w:marLeft w:val="480"/>
          <w:marRight w:val="0"/>
          <w:marTop w:val="0"/>
          <w:marBottom w:val="0"/>
          <w:divBdr>
            <w:top w:val="none" w:sz="0" w:space="0" w:color="auto"/>
            <w:left w:val="none" w:sz="0" w:space="0" w:color="auto"/>
            <w:bottom w:val="none" w:sz="0" w:space="0" w:color="auto"/>
            <w:right w:val="none" w:sz="0" w:space="0" w:color="auto"/>
          </w:divBdr>
        </w:div>
      </w:divsChild>
    </w:div>
    <w:div w:id="1850874237">
      <w:marLeft w:val="640"/>
      <w:marRight w:val="0"/>
      <w:marTop w:val="0"/>
      <w:marBottom w:val="0"/>
      <w:divBdr>
        <w:top w:val="none" w:sz="0" w:space="0" w:color="auto"/>
        <w:left w:val="none" w:sz="0" w:space="0" w:color="auto"/>
        <w:bottom w:val="none" w:sz="0" w:space="0" w:color="auto"/>
        <w:right w:val="none" w:sz="0" w:space="0" w:color="auto"/>
      </w:divBdr>
    </w:div>
    <w:div w:id="1851943888">
      <w:bodyDiv w:val="1"/>
      <w:marLeft w:val="0"/>
      <w:marRight w:val="0"/>
      <w:marTop w:val="0"/>
      <w:marBottom w:val="0"/>
      <w:divBdr>
        <w:top w:val="none" w:sz="0" w:space="0" w:color="auto"/>
        <w:left w:val="none" w:sz="0" w:space="0" w:color="auto"/>
        <w:bottom w:val="none" w:sz="0" w:space="0" w:color="auto"/>
        <w:right w:val="none" w:sz="0" w:space="0" w:color="auto"/>
      </w:divBdr>
      <w:divsChild>
        <w:div w:id="7950017">
          <w:marLeft w:val="480"/>
          <w:marRight w:val="0"/>
          <w:marTop w:val="0"/>
          <w:marBottom w:val="0"/>
          <w:divBdr>
            <w:top w:val="none" w:sz="0" w:space="0" w:color="auto"/>
            <w:left w:val="none" w:sz="0" w:space="0" w:color="auto"/>
            <w:bottom w:val="none" w:sz="0" w:space="0" w:color="auto"/>
            <w:right w:val="none" w:sz="0" w:space="0" w:color="auto"/>
          </w:divBdr>
        </w:div>
        <w:div w:id="44452501">
          <w:marLeft w:val="480"/>
          <w:marRight w:val="0"/>
          <w:marTop w:val="0"/>
          <w:marBottom w:val="0"/>
          <w:divBdr>
            <w:top w:val="none" w:sz="0" w:space="0" w:color="auto"/>
            <w:left w:val="none" w:sz="0" w:space="0" w:color="auto"/>
            <w:bottom w:val="none" w:sz="0" w:space="0" w:color="auto"/>
            <w:right w:val="none" w:sz="0" w:space="0" w:color="auto"/>
          </w:divBdr>
        </w:div>
        <w:div w:id="148864010">
          <w:marLeft w:val="480"/>
          <w:marRight w:val="0"/>
          <w:marTop w:val="0"/>
          <w:marBottom w:val="0"/>
          <w:divBdr>
            <w:top w:val="none" w:sz="0" w:space="0" w:color="auto"/>
            <w:left w:val="none" w:sz="0" w:space="0" w:color="auto"/>
            <w:bottom w:val="none" w:sz="0" w:space="0" w:color="auto"/>
            <w:right w:val="none" w:sz="0" w:space="0" w:color="auto"/>
          </w:divBdr>
        </w:div>
        <w:div w:id="210507702">
          <w:marLeft w:val="480"/>
          <w:marRight w:val="0"/>
          <w:marTop w:val="0"/>
          <w:marBottom w:val="0"/>
          <w:divBdr>
            <w:top w:val="none" w:sz="0" w:space="0" w:color="auto"/>
            <w:left w:val="none" w:sz="0" w:space="0" w:color="auto"/>
            <w:bottom w:val="none" w:sz="0" w:space="0" w:color="auto"/>
            <w:right w:val="none" w:sz="0" w:space="0" w:color="auto"/>
          </w:divBdr>
        </w:div>
        <w:div w:id="250436352">
          <w:marLeft w:val="480"/>
          <w:marRight w:val="0"/>
          <w:marTop w:val="0"/>
          <w:marBottom w:val="0"/>
          <w:divBdr>
            <w:top w:val="none" w:sz="0" w:space="0" w:color="auto"/>
            <w:left w:val="none" w:sz="0" w:space="0" w:color="auto"/>
            <w:bottom w:val="none" w:sz="0" w:space="0" w:color="auto"/>
            <w:right w:val="none" w:sz="0" w:space="0" w:color="auto"/>
          </w:divBdr>
        </w:div>
        <w:div w:id="261769892">
          <w:marLeft w:val="480"/>
          <w:marRight w:val="0"/>
          <w:marTop w:val="0"/>
          <w:marBottom w:val="0"/>
          <w:divBdr>
            <w:top w:val="none" w:sz="0" w:space="0" w:color="auto"/>
            <w:left w:val="none" w:sz="0" w:space="0" w:color="auto"/>
            <w:bottom w:val="none" w:sz="0" w:space="0" w:color="auto"/>
            <w:right w:val="none" w:sz="0" w:space="0" w:color="auto"/>
          </w:divBdr>
        </w:div>
        <w:div w:id="263608875">
          <w:marLeft w:val="480"/>
          <w:marRight w:val="0"/>
          <w:marTop w:val="0"/>
          <w:marBottom w:val="0"/>
          <w:divBdr>
            <w:top w:val="none" w:sz="0" w:space="0" w:color="auto"/>
            <w:left w:val="none" w:sz="0" w:space="0" w:color="auto"/>
            <w:bottom w:val="none" w:sz="0" w:space="0" w:color="auto"/>
            <w:right w:val="none" w:sz="0" w:space="0" w:color="auto"/>
          </w:divBdr>
        </w:div>
        <w:div w:id="265506904">
          <w:marLeft w:val="480"/>
          <w:marRight w:val="0"/>
          <w:marTop w:val="0"/>
          <w:marBottom w:val="0"/>
          <w:divBdr>
            <w:top w:val="none" w:sz="0" w:space="0" w:color="auto"/>
            <w:left w:val="none" w:sz="0" w:space="0" w:color="auto"/>
            <w:bottom w:val="none" w:sz="0" w:space="0" w:color="auto"/>
            <w:right w:val="none" w:sz="0" w:space="0" w:color="auto"/>
          </w:divBdr>
        </w:div>
        <w:div w:id="346296141">
          <w:marLeft w:val="480"/>
          <w:marRight w:val="0"/>
          <w:marTop w:val="0"/>
          <w:marBottom w:val="0"/>
          <w:divBdr>
            <w:top w:val="none" w:sz="0" w:space="0" w:color="auto"/>
            <w:left w:val="none" w:sz="0" w:space="0" w:color="auto"/>
            <w:bottom w:val="none" w:sz="0" w:space="0" w:color="auto"/>
            <w:right w:val="none" w:sz="0" w:space="0" w:color="auto"/>
          </w:divBdr>
        </w:div>
        <w:div w:id="395012620">
          <w:marLeft w:val="480"/>
          <w:marRight w:val="0"/>
          <w:marTop w:val="0"/>
          <w:marBottom w:val="0"/>
          <w:divBdr>
            <w:top w:val="none" w:sz="0" w:space="0" w:color="auto"/>
            <w:left w:val="none" w:sz="0" w:space="0" w:color="auto"/>
            <w:bottom w:val="none" w:sz="0" w:space="0" w:color="auto"/>
            <w:right w:val="none" w:sz="0" w:space="0" w:color="auto"/>
          </w:divBdr>
        </w:div>
        <w:div w:id="445542067">
          <w:marLeft w:val="480"/>
          <w:marRight w:val="0"/>
          <w:marTop w:val="0"/>
          <w:marBottom w:val="0"/>
          <w:divBdr>
            <w:top w:val="none" w:sz="0" w:space="0" w:color="auto"/>
            <w:left w:val="none" w:sz="0" w:space="0" w:color="auto"/>
            <w:bottom w:val="none" w:sz="0" w:space="0" w:color="auto"/>
            <w:right w:val="none" w:sz="0" w:space="0" w:color="auto"/>
          </w:divBdr>
        </w:div>
        <w:div w:id="462769390">
          <w:marLeft w:val="480"/>
          <w:marRight w:val="0"/>
          <w:marTop w:val="0"/>
          <w:marBottom w:val="0"/>
          <w:divBdr>
            <w:top w:val="none" w:sz="0" w:space="0" w:color="auto"/>
            <w:left w:val="none" w:sz="0" w:space="0" w:color="auto"/>
            <w:bottom w:val="none" w:sz="0" w:space="0" w:color="auto"/>
            <w:right w:val="none" w:sz="0" w:space="0" w:color="auto"/>
          </w:divBdr>
        </w:div>
        <w:div w:id="464851603">
          <w:marLeft w:val="480"/>
          <w:marRight w:val="0"/>
          <w:marTop w:val="0"/>
          <w:marBottom w:val="0"/>
          <w:divBdr>
            <w:top w:val="none" w:sz="0" w:space="0" w:color="auto"/>
            <w:left w:val="none" w:sz="0" w:space="0" w:color="auto"/>
            <w:bottom w:val="none" w:sz="0" w:space="0" w:color="auto"/>
            <w:right w:val="none" w:sz="0" w:space="0" w:color="auto"/>
          </w:divBdr>
        </w:div>
        <w:div w:id="492141023">
          <w:marLeft w:val="480"/>
          <w:marRight w:val="0"/>
          <w:marTop w:val="0"/>
          <w:marBottom w:val="0"/>
          <w:divBdr>
            <w:top w:val="none" w:sz="0" w:space="0" w:color="auto"/>
            <w:left w:val="none" w:sz="0" w:space="0" w:color="auto"/>
            <w:bottom w:val="none" w:sz="0" w:space="0" w:color="auto"/>
            <w:right w:val="none" w:sz="0" w:space="0" w:color="auto"/>
          </w:divBdr>
        </w:div>
        <w:div w:id="543562983">
          <w:marLeft w:val="480"/>
          <w:marRight w:val="0"/>
          <w:marTop w:val="0"/>
          <w:marBottom w:val="0"/>
          <w:divBdr>
            <w:top w:val="none" w:sz="0" w:space="0" w:color="auto"/>
            <w:left w:val="none" w:sz="0" w:space="0" w:color="auto"/>
            <w:bottom w:val="none" w:sz="0" w:space="0" w:color="auto"/>
            <w:right w:val="none" w:sz="0" w:space="0" w:color="auto"/>
          </w:divBdr>
        </w:div>
        <w:div w:id="550385724">
          <w:marLeft w:val="480"/>
          <w:marRight w:val="0"/>
          <w:marTop w:val="0"/>
          <w:marBottom w:val="0"/>
          <w:divBdr>
            <w:top w:val="none" w:sz="0" w:space="0" w:color="auto"/>
            <w:left w:val="none" w:sz="0" w:space="0" w:color="auto"/>
            <w:bottom w:val="none" w:sz="0" w:space="0" w:color="auto"/>
            <w:right w:val="none" w:sz="0" w:space="0" w:color="auto"/>
          </w:divBdr>
        </w:div>
        <w:div w:id="587081041">
          <w:marLeft w:val="480"/>
          <w:marRight w:val="0"/>
          <w:marTop w:val="0"/>
          <w:marBottom w:val="0"/>
          <w:divBdr>
            <w:top w:val="none" w:sz="0" w:space="0" w:color="auto"/>
            <w:left w:val="none" w:sz="0" w:space="0" w:color="auto"/>
            <w:bottom w:val="none" w:sz="0" w:space="0" w:color="auto"/>
            <w:right w:val="none" w:sz="0" w:space="0" w:color="auto"/>
          </w:divBdr>
        </w:div>
        <w:div w:id="633174855">
          <w:marLeft w:val="480"/>
          <w:marRight w:val="0"/>
          <w:marTop w:val="0"/>
          <w:marBottom w:val="0"/>
          <w:divBdr>
            <w:top w:val="none" w:sz="0" w:space="0" w:color="auto"/>
            <w:left w:val="none" w:sz="0" w:space="0" w:color="auto"/>
            <w:bottom w:val="none" w:sz="0" w:space="0" w:color="auto"/>
            <w:right w:val="none" w:sz="0" w:space="0" w:color="auto"/>
          </w:divBdr>
        </w:div>
        <w:div w:id="703561535">
          <w:marLeft w:val="480"/>
          <w:marRight w:val="0"/>
          <w:marTop w:val="0"/>
          <w:marBottom w:val="0"/>
          <w:divBdr>
            <w:top w:val="none" w:sz="0" w:space="0" w:color="auto"/>
            <w:left w:val="none" w:sz="0" w:space="0" w:color="auto"/>
            <w:bottom w:val="none" w:sz="0" w:space="0" w:color="auto"/>
            <w:right w:val="none" w:sz="0" w:space="0" w:color="auto"/>
          </w:divBdr>
        </w:div>
        <w:div w:id="712076938">
          <w:marLeft w:val="480"/>
          <w:marRight w:val="0"/>
          <w:marTop w:val="0"/>
          <w:marBottom w:val="0"/>
          <w:divBdr>
            <w:top w:val="none" w:sz="0" w:space="0" w:color="auto"/>
            <w:left w:val="none" w:sz="0" w:space="0" w:color="auto"/>
            <w:bottom w:val="none" w:sz="0" w:space="0" w:color="auto"/>
            <w:right w:val="none" w:sz="0" w:space="0" w:color="auto"/>
          </w:divBdr>
        </w:div>
        <w:div w:id="754475241">
          <w:marLeft w:val="480"/>
          <w:marRight w:val="0"/>
          <w:marTop w:val="0"/>
          <w:marBottom w:val="0"/>
          <w:divBdr>
            <w:top w:val="none" w:sz="0" w:space="0" w:color="auto"/>
            <w:left w:val="none" w:sz="0" w:space="0" w:color="auto"/>
            <w:bottom w:val="none" w:sz="0" w:space="0" w:color="auto"/>
            <w:right w:val="none" w:sz="0" w:space="0" w:color="auto"/>
          </w:divBdr>
        </w:div>
        <w:div w:id="777259887">
          <w:marLeft w:val="480"/>
          <w:marRight w:val="0"/>
          <w:marTop w:val="0"/>
          <w:marBottom w:val="0"/>
          <w:divBdr>
            <w:top w:val="none" w:sz="0" w:space="0" w:color="auto"/>
            <w:left w:val="none" w:sz="0" w:space="0" w:color="auto"/>
            <w:bottom w:val="none" w:sz="0" w:space="0" w:color="auto"/>
            <w:right w:val="none" w:sz="0" w:space="0" w:color="auto"/>
          </w:divBdr>
        </w:div>
        <w:div w:id="777480504">
          <w:marLeft w:val="480"/>
          <w:marRight w:val="0"/>
          <w:marTop w:val="0"/>
          <w:marBottom w:val="0"/>
          <w:divBdr>
            <w:top w:val="none" w:sz="0" w:space="0" w:color="auto"/>
            <w:left w:val="none" w:sz="0" w:space="0" w:color="auto"/>
            <w:bottom w:val="none" w:sz="0" w:space="0" w:color="auto"/>
            <w:right w:val="none" w:sz="0" w:space="0" w:color="auto"/>
          </w:divBdr>
        </w:div>
        <w:div w:id="795441950">
          <w:marLeft w:val="480"/>
          <w:marRight w:val="0"/>
          <w:marTop w:val="0"/>
          <w:marBottom w:val="0"/>
          <w:divBdr>
            <w:top w:val="none" w:sz="0" w:space="0" w:color="auto"/>
            <w:left w:val="none" w:sz="0" w:space="0" w:color="auto"/>
            <w:bottom w:val="none" w:sz="0" w:space="0" w:color="auto"/>
            <w:right w:val="none" w:sz="0" w:space="0" w:color="auto"/>
          </w:divBdr>
        </w:div>
        <w:div w:id="1018578673">
          <w:marLeft w:val="480"/>
          <w:marRight w:val="0"/>
          <w:marTop w:val="0"/>
          <w:marBottom w:val="0"/>
          <w:divBdr>
            <w:top w:val="none" w:sz="0" w:space="0" w:color="auto"/>
            <w:left w:val="none" w:sz="0" w:space="0" w:color="auto"/>
            <w:bottom w:val="none" w:sz="0" w:space="0" w:color="auto"/>
            <w:right w:val="none" w:sz="0" w:space="0" w:color="auto"/>
          </w:divBdr>
        </w:div>
        <w:div w:id="1205094844">
          <w:marLeft w:val="480"/>
          <w:marRight w:val="0"/>
          <w:marTop w:val="0"/>
          <w:marBottom w:val="0"/>
          <w:divBdr>
            <w:top w:val="none" w:sz="0" w:space="0" w:color="auto"/>
            <w:left w:val="none" w:sz="0" w:space="0" w:color="auto"/>
            <w:bottom w:val="none" w:sz="0" w:space="0" w:color="auto"/>
            <w:right w:val="none" w:sz="0" w:space="0" w:color="auto"/>
          </w:divBdr>
        </w:div>
        <w:div w:id="1241863432">
          <w:marLeft w:val="480"/>
          <w:marRight w:val="0"/>
          <w:marTop w:val="0"/>
          <w:marBottom w:val="0"/>
          <w:divBdr>
            <w:top w:val="none" w:sz="0" w:space="0" w:color="auto"/>
            <w:left w:val="none" w:sz="0" w:space="0" w:color="auto"/>
            <w:bottom w:val="none" w:sz="0" w:space="0" w:color="auto"/>
            <w:right w:val="none" w:sz="0" w:space="0" w:color="auto"/>
          </w:divBdr>
        </w:div>
        <w:div w:id="1254781614">
          <w:marLeft w:val="480"/>
          <w:marRight w:val="0"/>
          <w:marTop w:val="0"/>
          <w:marBottom w:val="0"/>
          <w:divBdr>
            <w:top w:val="none" w:sz="0" w:space="0" w:color="auto"/>
            <w:left w:val="none" w:sz="0" w:space="0" w:color="auto"/>
            <w:bottom w:val="none" w:sz="0" w:space="0" w:color="auto"/>
            <w:right w:val="none" w:sz="0" w:space="0" w:color="auto"/>
          </w:divBdr>
        </w:div>
        <w:div w:id="1280575760">
          <w:marLeft w:val="480"/>
          <w:marRight w:val="0"/>
          <w:marTop w:val="0"/>
          <w:marBottom w:val="0"/>
          <w:divBdr>
            <w:top w:val="none" w:sz="0" w:space="0" w:color="auto"/>
            <w:left w:val="none" w:sz="0" w:space="0" w:color="auto"/>
            <w:bottom w:val="none" w:sz="0" w:space="0" w:color="auto"/>
            <w:right w:val="none" w:sz="0" w:space="0" w:color="auto"/>
          </w:divBdr>
        </w:div>
        <w:div w:id="1292784328">
          <w:marLeft w:val="480"/>
          <w:marRight w:val="0"/>
          <w:marTop w:val="0"/>
          <w:marBottom w:val="0"/>
          <w:divBdr>
            <w:top w:val="none" w:sz="0" w:space="0" w:color="auto"/>
            <w:left w:val="none" w:sz="0" w:space="0" w:color="auto"/>
            <w:bottom w:val="none" w:sz="0" w:space="0" w:color="auto"/>
            <w:right w:val="none" w:sz="0" w:space="0" w:color="auto"/>
          </w:divBdr>
        </w:div>
        <w:div w:id="1295911007">
          <w:marLeft w:val="480"/>
          <w:marRight w:val="0"/>
          <w:marTop w:val="0"/>
          <w:marBottom w:val="0"/>
          <w:divBdr>
            <w:top w:val="none" w:sz="0" w:space="0" w:color="auto"/>
            <w:left w:val="none" w:sz="0" w:space="0" w:color="auto"/>
            <w:bottom w:val="none" w:sz="0" w:space="0" w:color="auto"/>
            <w:right w:val="none" w:sz="0" w:space="0" w:color="auto"/>
          </w:divBdr>
        </w:div>
        <w:div w:id="1299186324">
          <w:marLeft w:val="480"/>
          <w:marRight w:val="0"/>
          <w:marTop w:val="0"/>
          <w:marBottom w:val="0"/>
          <w:divBdr>
            <w:top w:val="none" w:sz="0" w:space="0" w:color="auto"/>
            <w:left w:val="none" w:sz="0" w:space="0" w:color="auto"/>
            <w:bottom w:val="none" w:sz="0" w:space="0" w:color="auto"/>
            <w:right w:val="none" w:sz="0" w:space="0" w:color="auto"/>
          </w:divBdr>
        </w:div>
        <w:div w:id="1302150455">
          <w:marLeft w:val="480"/>
          <w:marRight w:val="0"/>
          <w:marTop w:val="0"/>
          <w:marBottom w:val="0"/>
          <w:divBdr>
            <w:top w:val="none" w:sz="0" w:space="0" w:color="auto"/>
            <w:left w:val="none" w:sz="0" w:space="0" w:color="auto"/>
            <w:bottom w:val="none" w:sz="0" w:space="0" w:color="auto"/>
            <w:right w:val="none" w:sz="0" w:space="0" w:color="auto"/>
          </w:divBdr>
        </w:div>
        <w:div w:id="1318730959">
          <w:marLeft w:val="480"/>
          <w:marRight w:val="0"/>
          <w:marTop w:val="0"/>
          <w:marBottom w:val="0"/>
          <w:divBdr>
            <w:top w:val="none" w:sz="0" w:space="0" w:color="auto"/>
            <w:left w:val="none" w:sz="0" w:space="0" w:color="auto"/>
            <w:bottom w:val="none" w:sz="0" w:space="0" w:color="auto"/>
            <w:right w:val="none" w:sz="0" w:space="0" w:color="auto"/>
          </w:divBdr>
        </w:div>
        <w:div w:id="1319262573">
          <w:marLeft w:val="480"/>
          <w:marRight w:val="0"/>
          <w:marTop w:val="0"/>
          <w:marBottom w:val="0"/>
          <w:divBdr>
            <w:top w:val="none" w:sz="0" w:space="0" w:color="auto"/>
            <w:left w:val="none" w:sz="0" w:space="0" w:color="auto"/>
            <w:bottom w:val="none" w:sz="0" w:space="0" w:color="auto"/>
            <w:right w:val="none" w:sz="0" w:space="0" w:color="auto"/>
          </w:divBdr>
        </w:div>
        <w:div w:id="1319923022">
          <w:marLeft w:val="480"/>
          <w:marRight w:val="0"/>
          <w:marTop w:val="0"/>
          <w:marBottom w:val="0"/>
          <w:divBdr>
            <w:top w:val="none" w:sz="0" w:space="0" w:color="auto"/>
            <w:left w:val="none" w:sz="0" w:space="0" w:color="auto"/>
            <w:bottom w:val="none" w:sz="0" w:space="0" w:color="auto"/>
            <w:right w:val="none" w:sz="0" w:space="0" w:color="auto"/>
          </w:divBdr>
        </w:div>
        <w:div w:id="1365908829">
          <w:marLeft w:val="480"/>
          <w:marRight w:val="0"/>
          <w:marTop w:val="0"/>
          <w:marBottom w:val="0"/>
          <w:divBdr>
            <w:top w:val="none" w:sz="0" w:space="0" w:color="auto"/>
            <w:left w:val="none" w:sz="0" w:space="0" w:color="auto"/>
            <w:bottom w:val="none" w:sz="0" w:space="0" w:color="auto"/>
            <w:right w:val="none" w:sz="0" w:space="0" w:color="auto"/>
          </w:divBdr>
        </w:div>
        <w:div w:id="1388140485">
          <w:marLeft w:val="480"/>
          <w:marRight w:val="0"/>
          <w:marTop w:val="0"/>
          <w:marBottom w:val="0"/>
          <w:divBdr>
            <w:top w:val="none" w:sz="0" w:space="0" w:color="auto"/>
            <w:left w:val="none" w:sz="0" w:space="0" w:color="auto"/>
            <w:bottom w:val="none" w:sz="0" w:space="0" w:color="auto"/>
            <w:right w:val="none" w:sz="0" w:space="0" w:color="auto"/>
          </w:divBdr>
        </w:div>
        <w:div w:id="1472596799">
          <w:marLeft w:val="480"/>
          <w:marRight w:val="0"/>
          <w:marTop w:val="0"/>
          <w:marBottom w:val="0"/>
          <w:divBdr>
            <w:top w:val="none" w:sz="0" w:space="0" w:color="auto"/>
            <w:left w:val="none" w:sz="0" w:space="0" w:color="auto"/>
            <w:bottom w:val="none" w:sz="0" w:space="0" w:color="auto"/>
            <w:right w:val="none" w:sz="0" w:space="0" w:color="auto"/>
          </w:divBdr>
        </w:div>
        <w:div w:id="1499493915">
          <w:marLeft w:val="480"/>
          <w:marRight w:val="0"/>
          <w:marTop w:val="0"/>
          <w:marBottom w:val="0"/>
          <w:divBdr>
            <w:top w:val="none" w:sz="0" w:space="0" w:color="auto"/>
            <w:left w:val="none" w:sz="0" w:space="0" w:color="auto"/>
            <w:bottom w:val="none" w:sz="0" w:space="0" w:color="auto"/>
            <w:right w:val="none" w:sz="0" w:space="0" w:color="auto"/>
          </w:divBdr>
        </w:div>
        <w:div w:id="1531526929">
          <w:marLeft w:val="480"/>
          <w:marRight w:val="0"/>
          <w:marTop w:val="0"/>
          <w:marBottom w:val="0"/>
          <w:divBdr>
            <w:top w:val="none" w:sz="0" w:space="0" w:color="auto"/>
            <w:left w:val="none" w:sz="0" w:space="0" w:color="auto"/>
            <w:bottom w:val="none" w:sz="0" w:space="0" w:color="auto"/>
            <w:right w:val="none" w:sz="0" w:space="0" w:color="auto"/>
          </w:divBdr>
        </w:div>
        <w:div w:id="1553614717">
          <w:marLeft w:val="480"/>
          <w:marRight w:val="0"/>
          <w:marTop w:val="0"/>
          <w:marBottom w:val="0"/>
          <w:divBdr>
            <w:top w:val="none" w:sz="0" w:space="0" w:color="auto"/>
            <w:left w:val="none" w:sz="0" w:space="0" w:color="auto"/>
            <w:bottom w:val="none" w:sz="0" w:space="0" w:color="auto"/>
            <w:right w:val="none" w:sz="0" w:space="0" w:color="auto"/>
          </w:divBdr>
        </w:div>
        <w:div w:id="1610618981">
          <w:marLeft w:val="480"/>
          <w:marRight w:val="0"/>
          <w:marTop w:val="0"/>
          <w:marBottom w:val="0"/>
          <w:divBdr>
            <w:top w:val="none" w:sz="0" w:space="0" w:color="auto"/>
            <w:left w:val="none" w:sz="0" w:space="0" w:color="auto"/>
            <w:bottom w:val="none" w:sz="0" w:space="0" w:color="auto"/>
            <w:right w:val="none" w:sz="0" w:space="0" w:color="auto"/>
          </w:divBdr>
        </w:div>
        <w:div w:id="1613171300">
          <w:marLeft w:val="480"/>
          <w:marRight w:val="0"/>
          <w:marTop w:val="0"/>
          <w:marBottom w:val="0"/>
          <w:divBdr>
            <w:top w:val="none" w:sz="0" w:space="0" w:color="auto"/>
            <w:left w:val="none" w:sz="0" w:space="0" w:color="auto"/>
            <w:bottom w:val="none" w:sz="0" w:space="0" w:color="auto"/>
            <w:right w:val="none" w:sz="0" w:space="0" w:color="auto"/>
          </w:divBdr>
        </w:div>
        <w:div w:id="1653636880">
          <w:marLeft w:val="480"/>
          <w:marRight w:val="0"/>
          <w:marTop w:val="0"/>
          <w:marBottom w:val="0"/>
          <w:divBdr>
            <w:top w:val="none" w:sz="0" w:space="0" w:color="auto"/>
            <w:left w:val="none" w:sz="0" w:space="0" w:color="auto"/>
            <w:bottom w:val="none" w:sz="0" w:space="0" w:color="auto"/>
            <w:right w:val="none" w:sz="0" w:space="0" w:color="auto"/>
          </w:divBdr>
        </w:div>
        <w:div w:id="1683779491">
          <w:marLeft w:val="480"/>
          <w:marRight w:val="0"/>
          <w:marTop w:val="0"/>
          <w:marBottom w:val="0"/>
          <w:divBdr>
            <w:top w:val="none" w:sz="0" w:space="0" w:color="auto"/>
            <w:left w:val="none" w:sz="0" w:space="0" w:color="auto"/>
            <w:bottom w:val="none" w:sz="0" w:space="0" w:color="auto"/>
            <w:right w:val="none" w:sz="0" w:space="0" w:color="auto"/>
          </w:divBdr>
        </w:div>
        <w:div w:id="1684897513">
          <w:marLeft w:val="480"/>
          <w:marRight w:val="0"/>
          <w:marTop w:val="0"/>
          <w:marBottom w:val="0"/>
          <w:divBdr>
            <w:top w:val="none" w:sz="0" w:space="0" w:color="auto"/>
            <w:left w:val="none" w:sz="0" w:space="0" w:color="auto"/>
            <w:bottom w:val="none" w:sz="0" w:space="0" w:color="auto"/>
            <w:right w:val="none" w:sz="0" w:space="0" w:color="auto"/>
          </w:divBdr>
        </w:div>
        <w:div w:id="1710565023">
          <w:marLeft w:val="480"/>
          <w:marRight w:val="0"/>
          <w:marTop w:val="0"/>
          <w:marBottom w:val="0"/>
          <w:divBdr>
            <w:top w:val="none" w:sz="0" w:space="0" w:color="auto"/>
            <w:left w:val="none" w:sz="0" w:space="0" w:color="auto"/>
            <w:bottom w:val="none" w:sz="0" w:space="0" w:color="auto"/>
            <w:right w:val="none" w:sz="0" w:space="0" w:color="auto"/>
          </w:divBdr>
        </w:div>
        <w:div w:id="1801847425">
          <w:marLeft w:val="480"/>
          <w:marRight w:val="0"/>
          <w:marTop w:val="0"/>
          <w:marBottom w:val="0"/>
          <w:divBdr>
            <w:top w:val="none" w:sz="0" w:space="0" w:color="auto"/>
            <w:left w:val="none" w:sz="0" w:space="0" w:color="auto"/>
            <w:bottom w:val="none" w:sz="0" w:space="0" w:color="auto"/>
            <w:right w:val="none" w:sz="0" w:space="0" w:color="auto"/>
          </w:divBdr>
        </w:div>
        <w:div w:id="1835145404">
          <w:marLeft w:val="480"/>
          <w:marRight w:val="0"/>
          <w:marTop w:val="0"/>
          <w:marBottom w:val="0"/>
          <w:divBdr>
            <w:top w:val="none" w:sz="0" w:space="0" w:color="auto"/>
            <w:left w:val="none" w:sz="0" w:space="0" w:color="auto"/>
            <w:bottom w:val="none" w:sz="0" w:space="0" w:color="auto"/>
            <w:right w:val="none" w:sz="0" w:space="0" w:color="auto"/>
          </w:divBdr>
        </w:div>
        <w:div w:id="1922177352">
          <w:marLeft w:val="480"/>
          <w:marRight w:val="0"/>
          <w:marTop w:val="0"/>
          <w:marBottom w:val="0"/>
          <w:divBdr>
            <w:top w:val="none" w:sz="0" w:space="0" w:color="auto"/>
            <w:left w:val="none" w:sz="0" w:space="0" w:color="auto"/>
            <w:bottom w:val="none" w:sz="0" w:space="0" w:color="auto"/>
            <w:right w:val="none" w:sz="0" w:space="0" w:color="auto"/>
          </w:divBdr>
        </w:div>
        <w:div w:id="1926453194">
          <w:marLeft w:val="480"/>
          <w:marRight w:val="0"/>
          <w:marTop w:val="0"/>
          <w:marBottom w:val="0"/>
          <w:divBdr>
            <w:top w:val="none" w:sz="0" w:space="0" w:color="auto"/>
            <w:left w:val="none" w:sz="0" w:space="0" w:color="auto"/>
            <w:bottom w:val="none" w:sz="0" w:space="0" w:color="auto"/>
            <w:right w:val="none" w:sz="0" w:space="0" w:color="auto"/>
          </w:divBdr>
        </w:div>
        <w:div w:id="2088841709">
          <w:marLeft w:val="480"/>
          <w:marRight w:val="0"/>
          <w:marTop w:val="0"/>
          <w:marBottom w:val="0"/>
          <w:divBdr>
            <w:top w:val="none" w:sz="0" w:space="0" w:color="auto"/>
            <w:left w:val="none" w:sz="0" w:space="0" w:color="auto"/>
            <w:bottom w:val="none" w:sz="0" w:space="0" w:color="auto"/>
            <w:right w:val="none" w:sz="0" w:space="0" w:color="auto"/>
          </w:divBdr>
        </w:div>
        <w:div w:id="2103915180">
          <w:marLeft w:val="480"/>
          <w:marRight w:val="0"/>
          <w:marTop w:val="0"/>
          <w:marBottom w:val="0"/>
          <w:divBdr>
            <w:top w:val="none" w:sz="0" w:space="0" w:color="auto"/>
            <w:left w:val="none" w:sz="0" w:space="0" w:color="auto"/>
            <w:bottom w:val="none" w:sz="0" w:space="0" w:color="auto"/>
            <w:right w:val="none" w:sz="0" w:space="0" w:color="auto"/>
          </w:divBdr>
        </w:div>
      </w:divsChild>
    </w:div>
    <w:div w:id="1852136162">
      <w:bodyDiv w:val="1"/>
      <w:marLeft w:val="0"/>
      <w:marRight w:val="0"/>
      <w:marTop w:val="0"/>
      <w:marBottom w:val="0"/>
      <w:divBdr>
        <w:top w:val="none" w:sz="0" w:space="0" w:color="auto"/>
        <w:left w:val="none" w:sz="0" w:space="0" w:color="auto"/>
        <w:bottom w:val="none" w:sz="0" w:space="0" w:color="auto"/>
        <w:right w:val="none" w:sz="0" w:space="0" w:color="auto"/>
      </w:divBdr>
    </w:div>
    <w:div w:id="1852257262">
      <w:marLeft w:val="640"/>
      <w:marRight w:val="0"/>
      <w:marTop w:val="0"/>
      <w:marBottom w:val="0"/>
      <w:divBdr>
        <w:top w:val="none" w:sz="0" w:space="0" w:color="auto"/>
        <w:left w:val="none" w:sz="0" w:space="0" w:color="auto"/>
        <w:bottom w:val="none" w:sz="0" w:space="0" w:color="auto"/>
        <w:right w:val="none" w:sz="0" w:space="0" w:color="auto"/>
      </w:divBdr>
    </w:div>
    <w:div w:id="1852597095">
      <w:marLeft w:val="640"/>
      <w:marRight w:val="0"/>
      <w:marTop w:val="0"/>
      <w:marBottom w:val="0"/>
      <w:divBdr>
        <w:top w:val="none" w:sz="0" w:space="0" w:color="auto"/>
        <w:left w:val="none" w:sz="0" w:space="0" w:color="auto"/>
        <w:bottom w:val="none" w:sz="0" w:space="0" w:color="auto"/>
        <w:right w:val="none" w:sz="0" w:space="0" w:color="auto"/>
      </w:divBdr>
    </w:div>
    <w:div w:id="1852834739">
      <w:bodyDiv w:val="1"/>
      <w:marLeft w:val="0"/>
      <w:marRight w:val="0"/>
      <w:marTop w:val="0"/>
      <w:marBottom w:val="0"/>
      <w:divBdr>
        <w:top w:val="none" w:sz="0" w:space="0" w:color="auto"/>
        <w:left w:val="none" w:sz="0" w:space="0" w:color="auto"/>
        <w:bottom w:val="none" w:sz="0" w:space="0" w:color="auto"/>
        <w:right w:val="none" w:sz="0" w:space="0" w:color="auto"/>
      </w:divBdr>
      <w:divsChild>
        <w:div w:id="14432526">
          <w:marLeft w:val="480"/>
          <w:marRight w:val="0"/>
          <w:marTop w:val="0"/>
          <w:marBottom w:val="0"/>
          <w:divBdr>
            <w:top w:val="none" w:sz="0" w:space="0" w:color="auto"/>
            <w:left w:val="none" w:sz="0" w:space="0" w:color="auto"/>
            <w:bottom w:val="none" w:sz="0" w:space="0" w:color="auto"/>
            <w:right w:val="none" w:sz="0" w:space="0" w:color="auto"/>
          </w:divBdr>
        </w:div>
        <w:div w:id="66071792">
          <w:marLeft w:val="480"/>
          <w:marRight w:val="0"/>
          <w:marTop w:val="0"/>
          <w:marBottom w:val="0"/>
          <w:divBdr>
            <w:top w:val="none" w:sz="0" w:space="0" w:color="auto"/>
            <w:left w:val="none" w:sz="0" w:space="0" w:color="auto"/>
            <w:bottom w:val="none" w:sz="0" w:space="0" w:color="auto"/>
            <w:right w:val="none" w:sz="0" w:space="0" w:color="auto"/>
          </w:divBdr>
        </w:div>
        <w:div w:id="72631813">
          <w:marLeft w:val="480"/>
          <w:marRight w:val="0"/>
          <w:marTop w:val="0"/>
          <w:marBottom w:val="0"/>
          <w:divBdr>
            <w:top w:val="none" w:sz="0" w:space="0" w:color="auto"/>
            <w:left w:val="none" w:sz="0" w:space="0" w:color="auto"/>
            <w:bottom w:val="none" w:sz="0" w:space="0" w:color="auto"/>
            <w:right w:val="none" w:sz="0" w:space="0" w:color="auto"/>
          </w:divBdr>
        </w:div>
        <w:div w:id="95366297">
          <w:marLeft w:val="480"/>
          <w:marRight w:val="0"/>
          <w:marTop w:val="0"/>
          <w:marBottom w:val="0"/>
          <w:divBdr>
            <w:top w:val="none" w:sz="0" w:space="0" w:color="auto"/>
            <w:left w:val="none" w:sz="0" w:space="0" w:color="auto"/>
            <w:bottom w:val="none" w:sz="0" w:space="0" w:color="auto"/>
            <w:right w:val="none" w:sz="0" w:space="0" w:color="auto"/>
          </w:divBdr>
        </w:div>
        <w:div w:id="100608769">
          <w:marLeft w:val="480"/>
          <w:marRight w:val="0"/>
          <w:marTop w:val="0"/>
          <w:marBottom w:val="0"/>
          <w:divBdr>
            <w:top w:val="none" w:sz="0" w:space="0" w:color="auto"/>
            <w:left w:val="none" w:sz="0" w:space="0" w:color="auto"/>
            <w:bottom w:val="none" w:sz="0" w:space="0" w:color="auto"/>
            <w:right w:val="none" w:sz="0" w:space="0" w:color="auto"/>
          </w:divBdr>
        </w:div>
        <w:div w:id="118452271">
          <w:marLeft w:val="480"/>
          <w:marRight w:val="0"/>
          <w:marTop w:val="0"/>
          <w:marBottom w:val="0"/>
          <w:divBdr>
            <w:top w:val="none" w:sz="0" w:space="0" w:color="auto"/>
            <w:left w:val="none" w:sz="0" w:space="0" w:color="auto"/>
            <w:bottom w:val="none" w:sz="0" w:space="0" w:color="auto"/>
            <w:right w:val="none" w:sz="0" w:space="0" w:color="auto"/>
          </w:divBdr>
        </w:div>
        <w:div w:id="119803654">
          <w:marLeft w:val="480"/>
          <w:marRight w:val="0"/>
          <w:marTop w:val="0"/>
          <w:marBottom w:val="0"/>
          <w:divBdr>
            <w:top w:val="none" w:sz="0" w:space="0" w:color="auto"/>
            <w:left w:val="none" w:sz="0" w:space="0" w:color="auto"/>
            <w:bottom w:val="none" w:sz="0" w:space="0" w:color="auto"/>
            <w:right w:val="none" w:sz="0" w:space="0" w:color="auto"/>
          </w:divBdr>
        </w:div>
        <w:div w:id="149559352">
          <w:marLeft w:val="480"/>
          <w:marRight w:val="0"/>
          <w:marTop w:val="0"/>
          <w:marBottom w:val="0"/>
          <w:divBdr>
            <w:top w:val="none" w:sz="0" w:space="0" w:color="auto"/>
            <w:left w:val="none" w:sz="0" w:space="0" w:color="auto"/>
            <w:bottom w:val="none" w:sz="0" w:space="0" w:color="auto"/>
            <w:right w:val="none" w:sz="0" w:space="0" w:color="auto"/>
          </w:divBdr>
        </w:div>
        <w:div w:id="152650772">
          <w:marLeft w:val="480"/>
          <w:marRight w:val="0"/>
          <w:marTop w:val="0"/>
          <w:marBottom w:val="0"/>
          <w:divBdr>
            <w:top w:val="none" w:sz="0" w:space="0" w:color="auto"/>
            <w:left w:val="none" w:sz="0" w:space="0" w:color="auto"/>
            <w:bottom w:val="none" w:sz="0" w:space="0" w:color="auto"/>
            <w:right w:val="none" w:sz="0" w:space="0" w:color="auto"/>
          </w:divBdr>
        </w:div>
        <w:div w:id="171266640">
          <w:marLeft w:val="480"/>
          <w:marRight w:val="0"/>
          <w:marTop w:val="0"/>
          <w:marBottom w:val="0"/>
          <w:divBdr>
            <w:top w:val="none" w:sz="0" w:space="0" w:color="auto"/>
            <w:left w:val="none" w:sz="0" w:space="0" w:color="auto"/>
            <w:bottom w:val="none" w:sz="0" w:space="0" w:color="auto"/>
            <w:right w:val="none" w:sz="0" w:space="0" w:color="auto"/>
          </w:divBdr>
        </w:div>
        <w:div w:id="176701721">
          <w:marLeft w:val="480"/>
          <w:marRight w:val="0"/>
          <w:marTop w:val="0"/>
          <w:marBottom w:val="0"/>
          <w:divBdr>
            <w:top w:val="none" w:sz="0" w:space="0" w:color="auto"/>
            <w:left w:val="none" w:sz="0" w:space="0" w:color="auto"/>
            <w:bottom w:val="none" w:sz="0" w:space="0" w:color="auto"/>
            <w:right w:val="none" w:sz="0" w:space="0" w:color="auto"/>
          </w:divBdr>
        </w:div>
        <w:div w:id="329404632">
          <w:marLeft w:val="480"/>
          <w:marRight w:val="0"/>
          <w:marTop w:val="0"/>
          <w:marBottom w:val="0"/>
          <w:divBdr>
            <w:top w:val="none" w:sz="0" w:space="0" w:color="auto"/>
            <w:left w:val="none" w:sz="0" w:space="0" w:color="auto"/>
            <w:bottom w:val="none" w:sz="0" w:space="0" w:color="auto"/>
            <w:right w:val="none" w:sz="0" w:space="0" w:color="auto"/>
          </w:divBdr>
        </w:div>
        <w:div w:id="337461967">
          <w:marLeft w:val="480"/>
          <w:marRight w:val="0"/>
          <w:marTop w:val="0"/>
          <w:marBottom w:val="0"/>
          <w:divBdr>
            <w:top w:val="none" w:sz="0" w:space="0" w:color="auto"/>
            <w:left w:val="none" w:sz="0" w:space="0" w:color="auto"/>
            <w:bottom w:val="none" w:sz="0" w:space="0" w:color="auto"/>
            <w:right w:val="none" w:sz="0" w:space="0" w:color="auto"/>
          </w:divBdr>
        </w:div>
        <w:div w:id="353919045">
          <w:marLeft w:val="480"/>
          <w:marRight w:val="0"/>
          <w:marTop w:val="0"/>
          <w:marBottom w:val="0"/>
          <w:divBdr>
            <w:top w:val="none" w:sz="0" w:space="0" w:color="auto"/>
            <w:left w:val="none" w:sz="0" w:space="0" w:color="auto"/>
            <w:bottom w:val="none" w:sz="0" w:space="0" w:color="auto"/>
            <w:right w:val="none" w:sz="0" w:space="0" w:color="auto"/>
          </w:divBdr>
        </w:div>
        <w:div w:id="355472415">
          <w:marLeft w:val="480"/>
          <w:marRight w:val="0"/>
          <w:marTop w:val="0"/>
          <w:marBottom w:val="0"/>
          <w:divBdr>
            <w:top w:val="none" w:sz="0" w:space="0" w:color="auto"/>
            <w:left w:val="none" w:sz="0" w:space="0" w:color="auto"/>
            <w:bottom w:val="none" w:sz="0" w:space="0" w:color="auto"/>
            <w:right w:val="none" w:sz="0" w:space="0" w:color="auto"/>
          </w:divBdr>
        </w:div>
        <w:div w:id="382681651">
          <w:marLeft w:val="480"/>
          <w:marRight w:val="0"/>
          <w:marTop w:val="0"/>
          <w:marBottom w:val="0"/>
          <w:divBdr>
            <w:top w:val="none" w:sz="0" w:space="0" w:color="auto"/>
            <w:left w:val="none" w:sz="0" w:space="0" w:color="auto"/>
            <w:bottom w:val="none" w:sz="0" w:space="0" w:color="auto"/>
            <w:right w:val="none" w:sz="0" w:space="0" w:color="auto"/>
          </w:divBdr>
        </w:div>
        <w:div w:id="394351269">
          <w:marLeft w:val="480"/>
          <w:marRight w:val="0"/>
          <w:marTop w:val="0"/>
          <w:marBottom w:val="0"/>
          <w:divBdr>
            <w:top w:val="none" w:sz="0" w:space="0" w:color="auto"/>
            <w:left w:val="none" w:sz="0" w:space="0" w:color="auto"/>
            <w:bottom w:val="none" w:sz="0" w:space="0" w:color="auto"/>
            <w:right w:val="none" w:sz="0" w:space="0" w:color="auto"/>
          </w:divBdr>
        </w:div>
        <w:div w:id="410976829">
          <w:marLeft w:val="480"/>
          <w:marRight w:val="0"/>
          <w:marTop w:val="0"/>
          <w:marBottom w:val="0"/>
          <w:divBdr>
            <w:top w:val="none" w:sz="0" w:space="0" w:color="auto"/>
            <w:left w:val="none" w:sz="0" w:space="0" w:color="auto"/>
            <w:bottom w:val="none" w:sz="0" w:space="0" w:color="auto"/>
            <w:right w:val="none" w:sz="0" w:space="0" w:color="auto"/>
          </w:divBdr>
        </w:div>
        <w:div w:id="429276084">
          <w:marLeft w:val="480"/>
          <w:marRight w:val="0"/>
          <w:marTop w:val="0"/>
          <w:marBottom w:val="0"/>
          <w:divBdr>
            <w:top w:val="none" w:sz="0" w:space="0" w:color="auto"/>
            <w:left w:val="none" w:sz="0" w:space="0" w:color="auto"/>
            <w:bottom w:val="none" w:sz="0" w:space="0" w:color="auto"/>
            <w:right w:val="none" w:sz="0" w:space="0" w:color="auto"/>
          </w:divBdr>
        </w:div>
        <w:div w:id="474227688">
          <w:marLeft w:val="480"/>
          <w:marRight w:val="0"/>
          <w:marTop w:val="0"/>
          <w:marBottom w:val="0"/>
          <w:divBdr>
            <w:top w:val="none" w:sz="0" w:space="0" w:color="auto"/>
            <w:left w:val="none" w:sz="0" w:space="0" w:color="auto"/>
            <w:bottom w:val="none" w:sz="0" w:space="0" w:color="auto"/>
            <w:right w:val="none" w:sz="0" w:space="0" w:color="auto"/>
          </w:divBdr>
        </w:div>
        <w:div w:id="491677619">
          <w:marLeft w:val="480"/>
          <w:marRight w:val="0"/>
          <w:marTop w:val="0"/>
          <w:marBottom w:val="0"/>
          <w:divBdr>
            <w:top w:val="none" w:sz="0" w:space="0" w:color="auto"/>
            <w:left w:val="none" w:sz="0" w:space="0" w:color="auto"/>
            <w:bottom w:val="none" w:sz="0" w:space="0" w:color="auto"/>
            <w:right w:val="none" w:sz="0" w:space="0" w:color="auto"/>
          </w:divBdr>
        </w:div>
        <w:div w:id="495850670">
          <w:marLeft w:val="480"/>
          <w:marRight w:val="0"/>
          <w:marTop w:val="0"/>
          <w:marBottom w:val="0"/>
          <w:divBdr>
            <w:top w:val="none" w:sz="0" w:space="0" w:color="auto"/>
            <w:left w:val="none" w:sz="0" w:space="0" w:color="auto"/>
            <w:bottom w:val="none" w:sz="0" w:space="0" w:color="auto"/>
            <w:right w:val="none" w:sz="0" w:space="0" w:color="auto"/>
          </w:divBdr>
        </w:div>
        <w:div w:id="525752112">
          <w:marLeft w:val="480"/>
          <w:marRight w:val="0"/>
          <w:marTop w:val="0"/>
          <w:marBottom w:val="0"/>
          <w:divBdr>
            <w:top w:val="none" w:sz="0" w:space="0" w:color="auto"/>
            <w:left w:val="none" w:sz="0" w:space="0" w:color="auto"/>
            <w:bottom w:val="none" w:sz="0" w:space="0" w:color="auto"/>
            <w:right w:val="none" w:sz="0" w:space="0" w:color="auto"/>
          </w:divBdr>
        </w:div>
        <w:div w:id="553545125">
          <w:marLeft w:val="480"/>
          <w:marRight w:val="0"/>
          <w:marTop w:val="0"/>
          <w:marBottom w:val="0"/>
          <w:divBdr>
            <w:top w:val="none" w:sz="0" w:space="0" w:color="auto"/>
            <w:left w:val="none" w:sz="0" w:space="0" w:color="auto"/>
            <w:bottom w:val="none" w:sz="0" w:space="0" w:color="auto"/>
            <w:right w:val="none" w:sz="0" w:space="0" w:color="auto"/>
          </w:divBdr>
        </w:div>
        <w:div w:id="554898093">
          <w:marLeft w:val="480"/>
          <w:marRight w:val="0"/>
          <w:marTop w:val="0"/>
          <w:marBottom w:val="0"/>
          <w:divBdr>
            <w:top w:val="none" w:sz="0" w:space="0" w:color="auto"/>
            <w:left w:val="none" w:sz="0" w:space="0" w:color="auto"/>
            <w:bottom w:val="none" w:sz="0" w:space="0" w:color="auto"/>
            <w:right w:val="none" w:sz="0" w:space="0" w:color="auto"/>
          </w:divBdr>
        </w:div>
        <w:div w:id="609319390">
          <w:marLeft w:val="480"/>
          <w:marRight w:val="0"/>
          <w:marTop w:val="0"/>
          <w:marBottom w:val="0"/>
          <w:divBdr>
            <w:top w:val="none" w:sz="0" w:space="0" w:color="auto"/>
            <w:left w:val="none" w:sz="0" w:space="0" w:color="auto"/>
            <w:bottom w:val="none" w:sz="0" w:space="0" w:color="auto"/>
            <w:right w:val="none" w:sz="0" w:space="0" w:color="auto"/>
          </w:divBdr>
        </w:div>
        <w:div w:id="644434023">
          <w:marLeft w:val="480"/>
          <w:marRight w:val="0"/>
          <w:marTop w:val="0"/>
          <w:marBottom w:val="0"/>
          <w:divBdr>
            <w:top w:val="none" w:sz="0" w:space="0" w:color="auto"/>
            <w:left w:val="none" w:sz="0" w:space="0" w:color="auto"/>
            <w:bottom w:val="none" w:sz="0" w:space="0" w:color="auto"/>
            <w:right w:val="none" w:sz="0" w:space="0" w:color="auto"/>
          </w:divBdr>
        </w:div>
        <w:div w:id="645471292">
          <w:marLeft w:val="480"/>
          <w:marRight w:val="0"/>
          <w:marTop w:val="0"/>
          <w:marBottom w:val="0"/>
          <w:divBdr>
            <w:top w:val="none" w:sz="0" w:space="0" w:color="auto"/>
            <w:left w:val="none" w:sz="0" w:space="0" w:color="auto"/>
            <w:bottom w:val="none" w:sz="0" w:space="0" w:color="auto"/>
            <w:right w:val="none" w:sz="0" w:space="0" w:color="auto"/>
          </w:divBdr>
        </w:div>
        <w:div w:id="680082096">
          <w:marLeft w:val="480"/>
          <w:marRight w:val="0"/>
          <w:marTop w:val="0"/>
          <w:marBottom w:val="0"/>
          <w:divBdr>
            <w:top w:val="none" w:sz="0" w:space="0" w:color="auto"/>
            <w:left w:val="none" w:sz="0" w:space="0" w:color="auto"/>
            <w:bottom w:val="none" w:sz="0" w:space="0" w:color="auto"/>
            <w:right w:val="none" w:sz="0" w:space="0" w:color="auto"/>
          </w:divBdr>
        </w:div>
        <w:div w:id="706832125">
          <w:marLeft w:val="480"/>
          <w:marRight w:val="0"/>
          <w:marTop w:val="0"/>
          <w:marBottom w:val="0"/>
          <w:divBdr>
            <w:top w:val="none" w:sz="0" w:space="0" w:color="auto"/>
            <w:left w:val="none" w:sz="0" w:space="0" w:color="auto"/>
            <w:bottom w:val="none" w:sz="0" w:space="0" w:color="auto"/>
            <w:right w:val="none" w:sz="0" w:space="0" w:color="auto"/>
          </w:divBdr>
        </w:div>
        <w:div w:id="709457897">
          <w:marLeft w:val="480"/>
          <w:marRight w:val="0"/>
          <w:marTop w:val="0"/>
          <w:marBottom w:val="0"/>
          <w:divBdr>
            <w:top w:val="none" w:sz="0" w:space="0" w:color="auto"/>
            <w:left w:val="none" w:sz="0" w:space="0" w:color="auto"/>
            <w:bottom w:val="none" w:sz="0" w:space="0" w:color="auto"/>
            <w:right w:val="none" w:sz="0" w:space="0" w:color="auto"/>
          </w:divBdr>
        </w:div>
        <w:div w:id="732503738">
          <w:marLeft w:val="480"/>
          <w:marRight w:val="0"/>
          <w:marTop w:val="0"/>
          <w:marBottom w:val="0"/>
          <w:divBdr>
            <w:top w:val="none" w:sz="0" w:space="0" w:color="auto"/>
            <w:left w:val="none" w:sz="0" w:space="0" w:color="auto"/>
            <w:bottom w:val="none" w:sz="0" w:space="0" w:color="auto"/>
            <w:right w:val="none" w:sz="0" w:space="0" w:color="auto"/>
          </w:divBdr>
        </w:div>
        <w:div w:id="782502264">
          <w:marLeft w:val="480"/>
          <w:marRight w:val="0"/>
          <w:marTop w:val="0"/>
          <w:marBottom w:val="0"/>
          <w:divBdr>
            <w:top w:val="none" w:sz="0" w:space="0" w:color="auto"/>
            <w:left w:val="none" w:sz="0" w:space="0" w:color="auto"/>
            <w:bottom w:val="none" w:sz="0" w:space="0" w:color="auto"/>
            <w:right w:val="none" w:sz="0" w:space="0" w:color="auto"/>
          </w:divBdr>
        </w:div>
        <w:div w:id="812647594">
          <w:marLeft w:val="480"/>
          <w:marRight w:val="0"/>
          <w:marTop w:val="0"/>
          <w:marBottom w:val="0"/>
          <w:divBdr>
            <w:top w:val="none" w:sz="0" w:space="0" w:color="auto"/>
            <w:left w:val="none" w:sz="0" w:space="0" w:color="auto"/>
            <w:bottom w:val="none" w:sz="0" w:space="0" w:color="auto"/>
            <w:right w:val="none" w:sz="0" w:space="0" w:color="auto"/>
          </w:divBdr>
        </w:div>
        <w:div w:id="816342583">
          <w:marLeft w:val="480"/>
          <w:marRight w:val="0"/>
          <w:marTop w:val="0"/>
          <w:marBottom w:val="0"/>
          <w:divBdr>
            <w:top w:val="none" w:sz="0" w:space="0" w:color="auto"/>
            <w:left w:val="none" w:sz="0" w:space="0" w:color="auto"/>
            <w:bottom w:val="none" w:sz="0" w:space="0" w:color="auto"/>
            <w:right w:val="none" w:sz="0" w:space="0" w:color="auto"/>
          </w:divBdr>
        </w:div>
        <w:div w:id="832381786">
          <w:marLeft w:val="480"/>
          <w:marRight w:val="0"/>
          <w:marTop w:val="0"/>
          <w:marBottom w:val="0"/>
          <w:divBdr>
            <w:top w:val="none" w:sz="0" w:space="0" w:color="auto"/>
            <w:left w:val="none" w:sz="0" w:space="0" w:color="auto"/>
            <w:bottom w:val="none" w:sz="0" w:space="0" w:color="auto"/>
            <w:right w:val="none" w:sz="0" w:space="0" w:color="auto"/>
          </w:divBdr>
        </w:div>
        <w:div w:id="846139335">
          <w:marLeft w:val="480"/>
          <w:marRight w:val="0"/>
          <w:marTop w:val="0"/>
          <w:marBottom w:val="0"/>
          <w:divBdr>
            <w:top w:val="none" w:sz="0" w:space="0" w:color="auto"/>
            <w:left w:val="none" w:sz="0" w:space="0" w:color="auto"/>
            <w:bottom w:val="none" w:sz="0" w:space="0" w:color="auto"/>
            <w:right w:val="none" w:sz="0" w:space="0" w:color="auto"/>
          </w:divBdr>
        </w:div>
        <w:div w:id="866023153">
          <w:marLeft w:val="480"/>
          <w:marRight w:val="0"/>
          <w:marTop w:val="0"/>
          <w:marBottom w:val="0"/>
          <w:divBdr>
            <w:top w:val="none" w:sz="0" w:space="0" w:color="auto"/>
            <w:left w:val="none" w:sz="0" w:space="0" w:color="auto"/>
            <w:bottom w:val="none" w:sz="0" w:space="0" w:color="auto"/>
            <w:right w:val="none" w:sz="0" w:space="0" w:color="auto"/>
          </w:divBdr>
        </w:div>
        <w:div w:id="903684924">
          <w:marLeft w:val="480"/>
          <w:marRight w:val="0"/>
          <w:marTop w:val="0"/>
          <w:marBottom w:val="0"/>
          <w:divBdr>
            <w:top w:val="none" w:sz="0" w:space="0" w:color="auto"/>
            <w:left w:val="none" w:sz="0" w:space="0" w:color="auto"/>
            <w:bottom w:val="none" w:sz="0" w:space="0" w:color="auto"/>
            <w:right w:val="none" w:sz="0" w:space="0" w:color="auto"/>
          </w:divBdr>
        </w:div>
        <w:div w:id="1012537542">
          <w:marLeft w:val="480"/>
          <w:marRight w:val="0"/>
          <w:marTop w:val="0"/>
          <w:marBottom w:val="0"/>
          <w:divBdr>
            <w:top w:val="none" w:sz="0" w:space="0" w:color="auto"/>
            <w:left w:val="none" w:sz="0" w:space="0" w:color="auto"/>
            <w:bottom w:val="none" w:sz="0" w:space="0" w:color="auto"/>
            <w:right w:val="none" w:sz="0" w:space="0" w:color="auto"/>
          </w:divBdr>
        </w:div>
        <w:div w:id="1013459428">
          <w:marLeft w:val="480"/>
          <w:marRight w:val="0"/>
          <w:marTop w:val="0"/>
          <w:marBottom w:val="0"/>
          <w:divBdr>
            <w:top w:val="none" w:sz="0" w:space="0" w:color="auto"/>
            <w:left w:val="none" w:sz="0" w:space="0" w:color="auto"/>
            <w:bottom w:val="none" w:sz="0" w:space="0" w:color="auto"/>
            <w:right w:val="none" w:sz="0" w:space="0" w:color="auto"/>
          </w:divBdr>
        </w:div>
        <w:div w:id="1033114721">
          <w:marLeft w:val="480"/>
          <w:marRight w:val="0"/>
          <w:marTop w:val="0"/>
          <w:marBottom w:val="0"/>
          <w:divBdr>
            <w:top w:val="none" w:sz="0" w:space="0" w:color="auto"/>
            <w:left w:val="none" w:sz="0" w:space="0" w:color="auto"/>
            <w:bottom w:val="none" w:sz="0" w:space="0" w:color="auto"/>
            <w:right w:val="none" w:sz="0" w:space="0" w:color="auto"/>
          </w:divBdr>
        </w:div>
        <w:div w:id="1058360512">
          <w:marLeft w:val="480"/>
          <w:marRight w:val="0"/>
          <w:marTop w:val="0"/>
          <w:marBottom w:val="0"/>
          <w:divBdr>
            <w:top w:val="none" w:sz="0" w:space="0" w:color="auto"/>
            <w:left w:val="none" w:sz="0" w:space="0" w:color="auto"/>
            <w:bottom w:val="none" w:sz="0" w:space="0" w:color="auto"/>
            <w:right w:val="none" w:sz="0" w:space="0" w:color="auto"/>
          </w:divBdr>
        </w:div>
        <w:div w:id="1064836902">
          <w:marLeft w:val="480"/>
          <w:marRight w:val="0"/>
          <w:marTop w:val="0"/>
          <w:marBottom w:val="0"/>
          <w:divBdr>
            <w:top w:val="none" w:sz="0" w:space="0" w:color="auto"/>
            <w:left w:val="none" w:sz="0" w:space="0" w:color="auto"/>
            <w:bottom w:val="none" w:sz="0" w:space="0" w:color="auto"/>
            <w:right w:val="none" w:sz="0" w:space="0" w:color="auto"/>
          </w:divBdr>
        </w:div>
        <w:div w:id="1065446187">
          <w:marLeft w:val="480"/>
          <w:marRight w:val="0"/>
          <w:marTop w:val="0"/>
          <w:marBottom w:val="0"/>
          <w:divBdr>
            <w:top w:val="none" w:sz="0" w:space="0" w:color="auto"/>
            <w:left w:val="none" w:sz="0" w:space="0" w:color="auto"/>
            <w:bottom w:val="none" w:sz="0" w:space="0" w:color="auto"/>
            <w:right w:val="none" w:sz="0" w:space="0" w:color="auto"/>
          </w:divBdr>
        </w:div>
        <w:div w:id="1134833785">
          <w:marLeft w:val="480"/>
          <w:marRight w:val="0"/>
          <w:marTop w:val="0"/>
          <w:marBottom w:val="0"/>
          <w:divBdr>
            <w:top w:val="none" w:sz="0" w:space="0" w:color="auto"/>
            <w:left w:val="none" w:sz="0" w:space="0" w:color="auto"/>
            <w:bottom w:val="none" w:sz="0" w:space="0" w:color="auto"/>
            <w:right w:val="none" w:sz="0" w:space="0" w:color="auto"/>
          </w:divBdr>
        </w:div>
        <w:div w:id="1215047696">
          <w:marLeft w:val="480"/>
          <w:marRight w:val="0"/>
          <w:marTop w:val="0"/>
          <w:marBottom w:val="0"/>
          <w:divBdr>
            <w:top w:val="none" w:sz="0" w:space="0" w:color="auto"/>
            <w:left w:val="none" w:sz="0" w:space="0" w:color="auto"/>
            <w:bottom w:val="none" w:sz="0" w:space="0" w:color="auto"/>
            <w:right w:val="none" w:sz="0" w:space="0" w:color="auto"/>
          </w:divBdr>
        </w:div>
        <w:div w:id="1301571032">
          <w:marLeft w:val="480"/>
          <w:marRight w:val="0"/>
          <w:marTop w:val="0"/>
          <w:marBottom w:val="0"/>
          <w:divBdr>
            <w:top w:val="none" w:sz="0" w:space="0" w:color="auto"/>
            <w:left w:val="none" w:sz="0" w:space="0" w:color="auto"/>
            <w:bottom w:val="none" w:sz="0" w:space="0" w:color="auto"/>
            <w:right w:val="none" w:sz="0" w:space="0" w:color="auto"/>
          </w:divBdr>
        </w:div>
        <w:div w:id="1352098917">
          <w:marLeft w:val="480"/>
          <w:marRight w:val="0"/>
          <w:marTop w:val="0"/>
          <w:marBottom w:val="0"/>
          <w:divBdr>
            <w:top w:val="none" w:sz="0" w:space="0" w:color="auto"/>
            <w:left w:val="none" w:sz="0" w:space="0" w:color="auto"/>
            <w:bottom w:val="none" w:sz="0" w:space="0" w:color="auto"/>
            <w:right w:val="none" w:sz="0" w:space="0" w:color="auto"/>
          </w:divBdr>
        </w:div>
        <w:div w:id="1378358195">
          <w:marLeft w:val="480"/>
          <w:marRight w:val="0"/>
          <w:marTop w:val="0"/>
          <w:marBottom w:val="0"/>
          <w:divBdr>
            <w:top w:val="none" w:sz="0" w:space="0" w:color="auto"/>
            <w:left w:val="none" w:sz="0" w:space="0" w:color="auto"/>
            <w:bottom w:val="none" w:sz="0" w:space="0" w:color="auto"/>
            <w:right w:val="none" w:sz="0" w:space="0" w:color="auto"/>
          </w:divBdr>
        </w:div>
        <w:div w:id="1394548186">
          <w:marLeft w:val="480"/>
          <w:marRight w:val="0"/>
          <w:marTop w:val="0"/>
          <w:marBottom w:val="0"/>
          <w:divBdr>
            <w:top w:val="none" w:sz="0" w:space="0" w:color="auto"/>
            <w:left w:val="none" w:sz="0" w:space="0" w:color="auto"/>
            <w:bottom w:val="none" w:sz="0" w:space="0" w:color="auto"/>
            <w:right w:val="none" w:sz="0" w:space="0" w:color="auto"/>
          </w:divBdr>
        </w:div>
        <w:div w:id="1409305686">
          <w:marLeft w:val="480"/>
          <w:marRight w:val="0"/>
          <w:marTop w:val="0"/>
          <w:marBottom w:val="0"/>
          <w:divBdr>
            <w:top w:val="none" w:sz="0" w:space="0" w:color="auto"/>
            <w:left w:val="none" w:sz="0" w:space="0" w:color="auto"/>
            <w:bottom w:val="none" w:sz="0" w:space="0" w:color="auto"/>
            <w:right w:val="none" w:sz="0" w:space="0" w:color="auto"/>
          </w:divBdr>
        </w:div>
        <w:div w:id="1453279044">
          <w:marLeft w:val="480"/>
          <w:marRight w:val="0"/>
          <w:marTop w:val="0"/>
          <w:marBottom w:val="0"/>
          <w:divBdr>
            <w:top w:val="none" w:sz="0" w:space="0" w:color="auto"/>
            <w:left w:val="none" w:sz="0" w:space="0" w:color="auto"/>
            <w:bottom w:val="none" w:sz="0" w:space="0" w:color="auto"/>
            <w:right w:val="none" w:sz="0" w:space="0" w:color="auto"/>
          </w:divBdr>
        </w:div>
        <w:div w:id="1457718458">
          <w:marLeft w:val="480"/>
          <w:marRight w:val="0"/>
          <w:marTop w:val="0"/>
          <w:marBottom w:val="0"/>
          <w:divBdr>
            <w:top w:val="none" w:sz="0" w:space="0" w:color="auto"/>
            <w:left w:val="none" w:sz="0" w:space="0" w:color="auto"/>
            <w:bottom w:val="none" w:sz="0" w:space="0" w:color="auto"/>
            <w:right w:val="none" w:sz="0" w:space="0" w:color="auto"/>
          </w:divBdr>
        </w:div>
        <w:div w:id="1490176908">
          <w:marLeft w:val="480"/>
          <w:marRight w:val="0"/>
          <w:marTop w:val="0"/>
          <w:marBottom w:val="0"/>
          <w:divBdr>
            <w:top w:val="none" w:sz="0" w:space="0" w:color="auto"/>
            <w:left w:val="none" w:sz="0" w:space="0" w:color="auto"/>
            <w:bottom w:val="none" w:sz="0" w:space="0" w:color="auto"/>
            <w:right w:val="none" w:sz="0" w:space="0" w:color="auto"/>
          </w:divBdr>
        </w:div>
        <w:div w:id="1494294040">
          <w:marLeft w:val="480"/>
          <w:marRight w:val="0"/>
          <w:marTop w:val="0"/>
          <w:marBottom w:val="0"/>
          <w:divBdr>
            <w:top w:val="none" w:sz="0" w:space="0" w:color="auto"/>
            <w:left w:val="none" w:sz="0" w:space="0" w:color="auto"/>
            <w:bottom w:val="none" w:sz="0" w:space="0" w:color="auto"/>
            <w:right w:val="none" w:sz="0" w:space="0" w:color="auto"/>
          </w:divBdr>
        </w:div>
        <w:div w:id="1527910756">
          <w:marLeft w:val="480"/>
          <w:marRight w:val="0"/>
          <w:marTop w:val="0"/>
          <w:marBottom w:val="0"/>
          <w:divBdr>
            <w:top w:val="none" w:sz="0" w:space="0" w:color="auto"/>
            <w:left w:val="none" w:sz="0" w:space="0" w:color="auto"/>
            <w:bottom w:val="none" w:sz="0" w:space="0" w:color="auto"/>
            <w:right w:val="none" w:sz="0" w:space="0" w:color="auto"/>
          </w:divBdr>
        </w:div>
        <w:div w:id="1541437444">
          <w:marLeft w:val="480"/>
          <w:marRight w:val="0"/>
          <w:marTop w:val="0"/>
          <w:marBottom w:val="0"/>
          <w:divBdr>
            <w:top w:val="none" w:sz="0" w:space="0" w:color="auto"/>
            <w:left w:val="none" w:sz="0" w:space="0" w:color="auto"/>
            <w:bottom w:val="none" w:sz="0" w:space="0" w:color="auto"/>
            <w:right w:val="none" w:sz="0" w:space="0" w:color="auto"/>
          </w:divBdr>
        </w:div>
        <w:div w:id="1551728164">
          <w:marLeft w:val="480"/>
          <w:marRight w:val="0"/>
          <w:marTop w:val="0"/>
          <w:marBottom w:val="0"/>
          <w:divBdr>
            <w:top w:val="none" w:sz="0" w:space="0" w:color="auto"/>
            <w:left w:val="none" w:sz="0" w:space="0" w:color="auto"/>
            <w:bottom w:val="none" w:sz="0" w:space="0" w:color="auto"/>
            <w:right w:val="none" w:sz="0" w:space="0" w:color="auto"/>
          </w:divBdr>
        </w:div>
        <w:div w:id="1576475538">
          <w:marLeft w:val="480"/>
          <w:marRight w:val="0"/>
          <w:marTop w:val="0"/>
          <w:marBottom w:val="0"/>
          <w:divBdr>
            <w:top w:val="none" w:sz="0" w:space="0" w:color="auto"/>
            <w:left w:val="none" w:sz="0" w:space="0" w:color="auto"/>
            <w:bottom w:val="none" w:sz="0" w:space="0" w:color="auto"/>
            <w:right w:val="none" w:sz="0" w:space="0" w:color="auto"/>
          </w:divBdr>
        </w:div>
        <w:div w:id="1608926568">
          <w:marLeft w:val="480"/>
          <w:marRight w:val="0"/>
          <w:marTop w:val="0"/>
          <w:marBottom w:val="0"/>
          <w:divBdr>
            <w:top w:val="none" w:sz="0" w:space="0" w:color="auto"/>
            <w:left w:val="none" w:sz="0" w:space="0" w:color="auto"/>
            <w:bottom w:val="none" w:sz="0" w:space="0" w:color="auto"/>
            <w:right w:val="none" w:sz="0" w:space="0" w:color="auto"/>
          </w:divBdr>
        </w:div>
        <w:div w:id="1634404829">
          <w:marLeft w:val="480"/>
          <w:marRight w:val="0"/>
          <w:marTop w:val="0"/>
          <w:marBottom w:val="0"/>
          <w:divBdr>
            <w:top w:val="none" w:sz="0" w:space="0" w:color="auto"/>
            <w:left w:val="none" w:sz="0" w:space="0" w:color="auto"/>
            <w:bottom w:val="none" w:sz="0" w:space="0" w:color="auto"/>
            <w:right w:val="none" w:sz="0" w:space="0" w:color="auto"/>
          </w:divBdr>
        </w:div>
        <w:div w:id="1697270151">
          <w:marLeft w:val="480"/>
          <w:marRight w:val="0"/>
          <w:marTop w:val="0"/>
          <w:marBottom w:val="0"/>
          <w:divBdr>
            <w:top w:val="none" w:sz="0" w:space="0" w:color="auto"/>
            <w:left w:val="none" w:sz="0" w:space="0" w:color="auto"/>
            <w:bottom w:val="none" w:sz="0" w:space="0" w:color="auto"/>
            <w:right w:val="none" w:sz="0" w:space="0" w:color="auto"/>
          </w:divBdr>
        </w:div>
        <w:div w:id="1703942733">
          <w:marLeft w:val="480"/>
          <w:marRight w:val="0"/>
          <w:marTop w:val="0"/>
          <w:marBottom w:val="0"/>
          <w:divBdr>
            <w:top w:val="none" w:sz="0" w:space="0" w:color="auto"/>
            <w:left w:val="none" w:sz="0" w:space="0" w:color="auto"/>
            <w:bottom w:val="none" w:sz="0" w:space="0" w:color="auto"/>
            <w:right w:val="none" w:sz="0" w:space="0" w:color="auto"/>
          </w:divBdr>
        </w:div>
        <w:div w:id="1724214802">
          <w:marLeft w:val="480"/>
          <w:marRight w:val="0"/>
          <w:marTop w:val="0"/>
          <w:marBottom w:val="0"/>
          <w:divBdr>
            <w:top w:val="none" w:sz="0" w:space="0" w:color="auto"/>
            <w:left w:val="none" w:sz="0" w:space="0" w:color="auto"/>
            <w:bottom w:val="none" w:sz="0" w:space="0" w:color="auto"/>
            <w:right w:val="none" w:sz="0" w:space="0" w:color="auto"/>
          </w:divBdr>
        </w:div>
        <w:div w:id="1755666057">
          <w:marLeft w:val="480"/>
          <w:marRight w:val="0"/>
          <w:marTop w:val="0"/>
          <w:marBottom w:val="0"/>
          <w:divBdr>
            <w:top w:val="none" w:sz="0" w:space="0" w:color="auto"/>
            <w:left w:val="none" w:sz="0" w:space="0" w:color="auto"/>
            <w:bottom w:val="none" w:sz="0" w:space="0" w:color="auto"/>
            <w:right w:val="none" w:sz="0" w:space="0" w:color="auto"/>
          </w:divBdr>
        </w:div>
        <w:div w:id="1760178018">
          <w:marLeft w:val="480"/>
          <w:marRight w:val="0"/>
          <w:marTop w:val="0"/>
          <w:marBottom w:val="0"/>
          <w:divBdr>
            <w:top w:val="none" w:sz="0" w:space="0" w:color="auto"/>
            <w:left w:val="none" w:sz="0" w:space="0" w:color="auto"/>
            <w:bottom w:val="none" w:sz="0" w:space="0" w:color="auto"/>
            <w:right w:val="none" w:sz="0" w:space="0" w:color="auto"/>
          </w:divBdr>
        </w:div>
        <w:div w:id="1777283947">
          <w:marLeft w:val="480"/>
          <w:marRight w:val="0"/>
          <w:marTop w:val="0"/>
          <w:marBottom w:val="0"/>
          <w:divBdr>
            <w:top w:val="none" w:sz="0" w:space="0" w:color="auto"/>
            <w:left w:val="none" w:sz="0" w:space="0" w:color="auto"/>
            <w:bottom w:val="none" w:sz="0" w:space="0" w:color="auto"/>
            <w:right w:val="none" w:sz="0" w:space="0" w:color="auto"/>
          </w:divBdr>
        </w:div>
        <w:div w:id="1788813516">
          <w:marLeft w:val="480"/>
          <w:marRight w:val="0"/>
          <w:marTop w:val="0"/>
          <w:marBottom w:val="0"/>
          <w:divBdr>
            <w:top w:val="none" w:sz="0" w:space="0" w:color="auto"/>
            <w:left w:val="none" w:sz="0" w:space="0" w:color="auto"/>
            <w:bottom w:val="none" w:sz="0" w:space="0" w:color="auto"/>
            <w:right w:val="none" w:sz="0" w:space="0" w:color="auto"/>
          </w:divBdr>
        </w:div>
        <w:div w:id="1814249829">
          <w:marLeft w:val="480"/>
          <w:marRight w:val="0"/>
          <w:marTop w:val="0"/>
          <w:marBottom w:val="0"/>
          <w:divBdr>
            <w:top w:val="none" w:sz="0" w:space="0" w:color="auto"/>
            <w:left w:val="none" w:sz="0" w:space="0" w:color="auto"/>
            <w:bottom w:val="none" w:sz="0" w:space="0" w:color="auto"/>
            <w:right w:val="none" w:sz="0" w:space="0" w:color="auto"/>
          </w:divBdr>
        </w:div>
        <w:div w:id="1815219869">
          <w:marLeft w:val="480"/>
          <w:marRight w:val="0"/>
          <w:marTop w:val="0"/>
          <w:marBottom w:val="0"/>
          <w:divBdr>
            <w:top w:val="none" w:sz="0" w:space="0" w:color="auto"/>
            <w:left w:val="none" w:sz="0" w:space="0" w:color="auto"/>
            <w:bottom w:val="none" w:sz="0" w:space="0" w:color="auto"/>
            <w:right w:val="none" w:sz="0" w:space="0" w:color="auto"/>
          </w:divBdr>
        </w:div>
        <w:div w:id="1824006217">
          <w:marLeft w:val="480"/>
          <w:marRight w:val="0"/>
          <w:marTop w:val="0"/>
          <w:marBottom w:val="0"/>
          <w:divBdr>
            <w:top w:val="none" w:sz="0" w:space="0" w:color="auto"/>
            <w:left w:val="none" w:sz="0" w:space="0" w:color="auto"/>
            <w:bottom w:val="none" w:sz="0" w:space="0" w:color="auto"/>
            <w:right w:val="none" w:sz="0" w:space="0" w:color="auto"/>
          </w:divBdr>
        </w:div>
        <w:div w:id="1834299667">
          <w:marLeft w:val="480"/>
          <w:marRight w:val="0"/>
          <w:marTop w:val="0"/>
          <w:marBottom w:val="0"/>
          <w:divBdr>
            <w:top w:val="none" w:sz="0" w:space="0" w:color="auto"/>
            <w:left w:val="none" w:sz="0" w:space="0" w:color="auto"/>
            <w:bottom w:val="none" w:sz="0" w:space="0" w:color="auto"/>
            <w:right w:val="none" w:sz="0" w:space="0" w:color="auto"/>
          </w:divBdr>
        </w:div>
        <w:div w:id="1865942252">
          <w:marLeft w:val="480"/>
          <w:marRight w:val="0"/>
          <w:marTop w:val="0"/>
          <w:marBottom w:val="0"/>
          <w:divBdr>
            <w:top w:val="none" w:sz="0" w:space="0" w:color="auto"/>
            <w:left w:val="none" w:sz="0" w:space="0" w:color="auto"/>
            <w:bottom w:val="none" w:sz="0" w:space="0" w:color="auto"/>
            <w:right w:val="none" w:sz="0" w:space="0" w:color="auto"/>
          </w:divBdr>
        </w:div>
        <w:div w:id="1873376053">
          <w:marLeft w:val="480"/>
          <w:marRight w:val="0"/>
          <w:marTop w:val="0"/>
          <w:marBottom w:val="0"/>
          <w:divBdr>
            <w:top w:val="none" w:sz="0" w:space="0" w:color="auto"/>
            <w:left w:val="none" w:sz="0" w:space="0" w:color="auto"/>
            <w:bottom w:val="none" w:sz="0" w:space="0" w:color="auto"/>
            <w:right w:val="none" w:sz="0" w:space="0" w:color="auto"/>
          </w:divBdr>
        </w:div>
        <w:div w:id="1900094161">
          <w:marLeft w:val="480"/>
          <w:marRight w:val="0"/>
          <w:marTop w:val="0"/>
          <w:marBottom w:val="0"/>
          <w:divBdr>
            <w:top w:val="none" w:sz="0" w:space="0" w:color="auto"/>
            <w:left w:val="none" w:sz="0" w:space="0" w:color="auto"/>
            <w:bottom w:val="none" w:sz="0" w:space="0" w:color="auto"/>
            <w:right w:val="none" w:sz="0" w:space="0" w:color="auto"/>
          </w:divBdr>
        </w:div>
        <w:div w:id="1919628205">
          <w:marLeft w:val="480"/>
          <w:marRight w:val="0"/>
          <w:marTop w:val="0"/>
          <w:marBottom w:val="0"/>
          <w:divBdr>
            <w:top w:val="none" w:sz="0" w:space="0" w:color="auto"/>
            <w:left w:val="none" w:sz="0" w:space="0" w:color="auto"/>
            <w:bottom w:val="none" w:sz="0" w:space="0" w:color="auto"/>
            <w:right w:val="none" w:sz="0" w:space="0" w:color="auto"/>
          </w:divBdr>
        </w:div>
        <w:div w:id="1945455492">
          <w:marLeft w:val="480"/>
          <w:marRight w:val="0"/>
          <w:marTop w:val="0"/>
          <w:marBottom w:val="0"/>
          <w:divBdr>
            <w:top w:val="none" w:sz="0" w:space="0" w:color="auto"/>
            <w:left w:val="none" w:sz="0" w:space="0" w:color="auto"/>
            <w:bottom w:val="none" w:sz="0" w:space="0" w:color="auto"/>
            <w:right w:val="none" w:sz="0" w:space="0" w:color="auto"/>
          </w:divBdr>
        </w:div>
        <w:div w:id="1948925477">
          <w:marLeft w:val="480"/>
          <w:marRight w:val="0"/>
          <w:marTop w:val="0"/>
          <w:marBottom w:val="0"/>
          <w:divBdr>
            <w:top w:val="none" w:sz="0" w:space="0" w:color="auto"/>
            <w:left w:val="none" w:sz="0" w:space="0" w:color="auto"/>
            <w:bottom w:val="none" w:sz="0" w:space="0" w:color="auto"/>
            <w:right w:val="none" w:sz="0" w:space="0" w:color="auto"/>
          </w:divBdr>
        </w:div>
        <w:div w:id="1966232850">
          <w:marLeft w:val="480"/>
          <w:marRight w:val="0"/>
          <w:marTop w:val="0"/>
          <w:marBottom w:val="0"/>
          <w:divBdr>
            <w:top w:val="none" w:sz="0" w:space="0" w:color="auto"/>
            <w:left w:val="none" w:sz="0" w:space="0" w:color="auto"/>
            <w:bottom w:val="none" w:sz="0" w:space="0" w:color="auto"/>
            <w:right w:val="none" w:sz="0" w:space="0" w:color="auto"/>
          </w:divBdr>
        </w:div>
        <w:div w:id="1988053391">
          <w:marLeft w:val="480"/>
          <w:marRight w:val="0"/>
          <w:marTop w:val="0"/>
          <w:marBottom w:val="0"/>
          <w:divBdr>
            <w:top w:val="none" w:sz="0" w:space="0" w:color="auto"/>
            <w:left w:val="none" w:sz="0" w:space="0" w:color="auto"/>
            <w:bottom w:val="none" w:sz="0" w:space="0" w:color="auto"/>
            <w:right w:val="none" w:sz="0" w:space="0" w:color="auto"/>
          </w:divBdr>
        </w:div>
        <w:div w:id="2107532855">
          <w:marLeft w:val="480"/>
          <w:marRight w:val="0"/>
          <w:marTop w:val="0"/>
          <w:marBottom w:val="0"/>
          <w:divBdr>
            <w:top w:val="none" w:sz="0" w:space="0" w:color="auto"/>
            <w:left w:val="none" w:sz="0" w:space="0" w:color="auto"/>
            <w:bottom w:val="none" w:sz="0" w:space="0" w:color="auto"/>
            <w:right w:val="none" w:sz="0" w:space="0" w:color="auto"/>
          </w:divBdr>
        </w:div>
        <w:div w:id="2141216605">
          <w:marLeft w:val="480"/>
          <w:marRight w:val="0"/>
          <w:marTop w:val="0"/>
          <w:marBottom w:val="0"/>
          <w:divBdr>
            <w:top w:val="none" w:sz="0" w:space="0" w:color="auto"/>
            <w:left w:val="none" w:sz="0" w:space="0" w:color="auto"/>
            <w:bottom w:val="none" w:sz="0" w:space="0" w:color="auto"/>
            <w:right w:val="none" w:sz="0" w:space="0" w:color="auto"/>
          </w:divBdr>
        </w:div>
      </w:divsChild>
    </w:div>
    <w:div w:id="1852908634">
      <w:marLeft w:val="640"/>
      <w:marRight w:val="0"/>
      <w:marTop w:val="0"/>
      <w:marBottom w:val="0"/>
      <w:divBdr>
        <w:top w:val="none" w:sz="0" w:space="0" w:color="auto"/>
        <w:left w:val="none" w:sz="0" w:space="0" w:color="auto"/>
        <w:bottom w:val="none" w:sz="0" w:space="0" w:color="auto"/>
        <w:right w:val="none" w:sz="0" w:space="0" w:color="auto"/>
      </w:divBdr>
    </w:div>
    <w:div w:id="1852983446">
      <w:marLeft w:val="640"/>
      <w:marRight w:val="0"/>
      <w:marTop w:val="0"/>
      <w:marBottom w:val="0"/>
      <w:divBdr>
        <w:top w:val="none" w:sz="0" w:space="0" w:color="auto"/>
        <w:left w:val="none" w:sz="0" w:space="0" w:color="auto"/>
        <w:bottom w:val="none" w:sz="0" w:space="0" w:color="auto"/>
        <w:right w:val="none" w:sz="0" w:space="0" w:color="auto"/>
      </w:divBdr>
    </w:div>
    <w:div w:id="1853108069">
      <w:marLeft w:val="640"/>
      <w:marRight w:val="0"/>
      <w:marTop w:val="0"/>
      <w:marBottom w:val="0"/>
      <w:divBdr>
        <w:top w:val="none" w:sz="0" w:space="0" w:color="auto"/>
        <w:left w:val="none" w:sz="0" w:space="0" w:color="auto"/>
        <w:bottom w:val="none" w:sz="0" w:space="0" w:color="auto"/>
        <w:right w:val="none" w:sz="0" w:space="0" w:color="auto"/>
      </w:divBdr>
    </w:div>
    <w:div w:id="1853370571">
      <w:marLeft w:val="640"/>
      <w:marRight w:val="0"/>
      <w:marTop w:val="0"/>
      <w:marBottom w:val="0"/>
      <w:divBdr>
        <w:top w:val="none" w:sz="0" w:space="0" w:color="auto"/>
        <w:left w:val="none" w:sz="0" w:space="0" w:color="auto"/>
        <w:bottom w:val="none" w:sz="0" w:space="0" w:color="auto"/>
        <w:right w:val="none" w:sz="0" w:space="0" w:color="auto"/>
      </w:divBdr>
    </w:div>
    <w:div w:id="1853641562">
      <w:marLeft w:val="640"/>
      <w:marRight w:val="0"/>
      <w:marTop w:val="0"/>
      <w:marBottom w:val="0"/>
      <w:divBdr>
        <w:top w:val="none" w:sz="0" w:space="0" w:color="auto"/>
        <w:left w:val="none" w:sz="0" w:space="0" w:color="auto"/>
        <w:bottom w:val="none" w:sz="0" w:space="0" w:color="auto"/>
        <w:right w:val="none" w:sz="0" w:space="0" w:color="auto"/>
      </w:divBdr>
    </w:div>
    <w:div w:id="1854298989">
      <w:marLeft w:val="640"/>
      <w:marRight w:val="0"/>
      <w:marTop w:val="0"/>
      <w:marBottom w:val="0"/>
      <w:divBdr>
        <w:top w:val="none" w:sz="0" w:space="0" w:color="auto"/>
        <w:left w:val="none" w:sz="0" w:space="0" w:color="auto"/>
        <w:bottom w:val="none" w:sz="0" w:space="0" w:color="auto"/>
        <w:right w:val="none" w:sz="0" w:space="0" w:color="auto"/>
      </w:divBdr>
    </w:div>
    <w:div w:id="1854566158">
      <w:marLeft w:val="640"/>
      <w:marRight w:val="0"/>
      <w:marTop w:val="0"/>
      <w:marBottom w:val="0"/>
      <w:divBdr>
        <w:top w:val="none" w:sz="0" w:space="0" w:color="auto"/>
        <w:left w:val="none" w:sz="0" w:space="0" w:color="auto"/>
        <w:bottom w:val="none" w:sz="0" w:space="0" w:color="auto"/>
        <w:right w:val="none" w:sz="0" w:space="0" w:color="auto"/>
      </w:divBdr>
    </w:div>
    <w:div w:id="1854614484">
      <w:marLeft w:val="640"/>
      <w:marRight w:val="0"/>
      <w:marTop w:val="0"/>
      <w:marBottom w:val="0"/>
      <w:divBdr>
        <w:top w:val="none" w:sz="0" w:space="0" w:color="auto"/>
        <w:left w:val="none" w:sz="0" w:space="0" w:color="auto"/>
        <w:bottom w:val="none" w:sz="0" w:space="0" w:color="auto"/>
        <w:right w:val="none" w:sz="0" w:space="0" w:color="auto"/>
      </w:divBdr>
    </w:div>
    <w:div w:id="1854953437">
      <w:marLeft w:val="640"/>
      <w:marRight w:val="0"/>
      <w:marTop w:val="0"/>
      <w:marBottom w:val="0"/>
      <w:divBdr>
        <w:top w:val="none" w:sz="0" w:space="0" w:color="auto"/>
        <w:left w:val="none" w:sz="0" w:space="0" w:color="auto"/>
        <w:bottom w:val="none" w:sz="0" w:space="0" w:color="auto"/>
        <w:right w:val="none" w:sz="0" w:space="0" w:color="auto"/>
      </w:divBdr>
    </w:div>
    <w:div w:id="1855680142">
      <w:marLeft w:val="640"/>
      <w:marRight w:val="0"/>
      <w:marTop w:val="0"/>
      <w:marBottom w:val="0"/>
      <w:divBdr>
        <w:top w:val="none" w:sz="0" w:space="0" w:color="auto"/>
        <w:left w:val="none" w:sz="0" w:space="0" w:color="auto"/>
        <w:bottom w:val="none" w:sz="0" w:space="0" w:color="auto"/>
        <w:right w:val="none" w:sz="0" w:space="0" w:color="auto"/>
      </w:divBdr>
    </w:div>
    <w:div w:id="1855683866">
      <w:bodyDiv w:val="1"/>
      <w:marLeft w:val="0"/>
      <w:marRight w:val="0"/>
      <w:marTop w:val="0"/>
      <w:marBottom w:val="0"/>
      <w:divBdr>
        <w:top w:val="none" w:sz="0" w:space="0" w:color="auto"/>
        <w:left w:val="none" w:sz="0" w:space="0" w:color="auto"/>
        <w:bottom w:val="none" w:sz="0" w:space="0" w:color="auto"/>
        <w:right w:val="none" w:sz="0" w:space="0" w:color="auto"/>
      </w:divBdr>
      <w:divsChild>
        <w:div w:id="40519530">
          <w:marLeft w:val="480"/>
          <w:marRight w:val="0"/>
          <w:marTop w:val="0"/>
          <w:marBottom w:val="0"/>
          <w:divBdr>
            <w:top w:val="none" w:sz="0" w:space="0" w:color="auto"/>
            <w:left w:val="none" w:sz="0" w:space="0" w:color="auto"/>
            <w:bottom w:val="none" w:sz="0" w:space="0" w:color="auto"/>
            <w:right w:val="none" w:sz="0" w:space="0" w:color="auto"/>
          </w:divBdr>
        </w:div>
        <w:div w:id="106587601">
          <w:marLeft w:val="480"/>
          <w:marRight w:val="0"/>
          <w:marTop w:val="0"/>
          <w:marBottom w:val="0"/>
          <w:divBdr>
            <w:top w:val="none" w:sz="0" w:space="0" w:color="auto"/>
            <w:left w:val="none" w:sz="0" w:space="0" w:color="auto"/>
            <w:bottom w:val="none" w:sz="0" w:space="0" w:color="auto"/>
            <w:right w:val="none" w:sz="0" w:space="0" w:color="auto"/>
          </w:divBdr>
        </w:div>
        <w:div w:id="211112536">
          <w:marLeft w:val="480"/>
          <w:marRight w:val="0"/>
          <w:marTop w:val="0"/>
          <w:marBottom w:val="0"/>
          <w:divBdr>
            <w:top w:val="none" w:sz="0" w:space="0" w:color="auto"/>
            <w:left w:val="none" w:sz="0" w:space="0" w:color="auto"/>
            <w:bottom w:val="none" w:sz="0" w:space="0" w:color="auto"/>
            <w:right w:val="none" w:sz="0" w:space="0" w:color="auto"/>
          </w:divBdr>
        </w:div>
        <w:div w:id="260338117">
          <w:marLeft w:val="480"/>
          <w:marRight w:val="0"/>
          <w:marTop w:val="0"/>
          <w:marBottom w:val="0"/>
          <w:divBdr>
            <w:top w:val="none" w:sz="0" w:space="0" w:color="auto"/>
            <w:left w:val="none" w:sz="0" w:space="0" w:color="auto"/>
            <w:bottom w:val="none" w:sz="0" w:space="0" w:color="auto"/>
            <w:right w:val="none" w:sz="0" w:space="0" w:color="auto"/>
          </w:divBdr>
        </w:div>
        <w:div w:id="272131127">
          <w:marLeft w:val="480"/>
          <w:marRight w:val="0"/>
          <w:marTop w:val="0"/>
          <w:marBottom w:val="0"/>
          <w:divBdr>
            <w:top w:val="none" w:sz="0" w:space="0" w:color="auto"/>
            <w:left w:val="none" w:sz="0" w:space="0" w:color="auto"/>
            <w:bottom w:val="none" w:sz="0" w:space="0" w:color="auto"/>
            <w:right w:val="none" w:sz="0" w:space="0" w:color="auto"/>
          </w:divBdr>
        </w:div>
        <w:div w:id="306473714">
          <w:marLeft w:val="480"/>
          <w:marRight w:val="0"/>
          <w:marTop w:val="0"/>
          <w:marBottom w:val="0"/>
          <w:divBdr>
            <w:top w:val="none" w:sz="0" w:space="0" w:color="auto"/>
            <w:left w:val="none" w:sz="0" w:space="0" w:color="auto"/>
            <w:bottom w:val="none" w:sz="0" w:space="0" w:color="auto"/>
            <w:right w:val="none" w:sz="0" w:space="0" w:color="auto"/>
          </w:divBdr>
        </w:div>
        <w:div w:id="311493511">
          <w:marLeft w:val="480"/>
          <w:marRight w:val="0"/>
          <w:marTop w:val="0"/>
          <w:marBottom w:val="0"/>
          <w:divBdr>
            <w:top w:val="none" w:sz="0" w:space="0" w:color="auto"/>
            <w:left w:val="none" w:sz="0" w:space="0" w:color="auto"/>
            <w:bottom w:val="none" w:sz="0" w:space="0" w:color="auto"/>
            <w:right w:val="none" w:sz="0" w:space="0" w:color="auto"/>
          </w:divBdr>
        </w:div>
        <w:div w:id="345716358">
          <w:marLeft w:val="480"/>
          <w:marRight w:val="0"/>
          <w:marTop w:val="0"/>
          <w:marBottom w:val="0"/>
          <w:divBdr>
            <w:top w:val="none" w:sz="0" w:space="0" w:color="auto"/>
            <w:left w:val="none" w:sz="0" w:space="0" w:color="auto"/>
            <w:bottom w:val="none" w:sz="0" w:space="0" w:color="auto"/>
            <w:right w:val="none" w:sz="0" w:space="0" w:color="auto"/>
          </w:divBdr>
        </w:div>
        <w:div w:id="392316752">
          <w:marLeft w:val="480"/>
          <w:marRight w:val="0"/>
          <w:marTop w:val="0"/>
          <w:marBottom w:val="0"/>
          <w:divBdr>
            <w:top w:val="none" w:sz="0" w:space="0" w:color="auto"/>
            <w:left w:val="none" w:sz="0" w:space="0" w:color="auto"/>
            <w:bottom w:val="none" w:sz="0" w:space="0" w:color="auto"/>
            <w:right w:val="none" w:sz="0" w:space="0" w:color="auto"/>
          </w:divBdr>
        </w:div>
        <w:div w:id="397944992">
          <w:marLeft w:val="480"/>
          <w:marRight w:val="0"/>
          <w:marTop w:val="0"/>
          <w:marBottom w:val="0"/>
          <w:divBdr>
            <w:top w:val="none" w:sz="0" w:space="0" w:color="auto"/>
            <w:left w:val="none" w:sz="0" w:space="0" w:color="auto"/>
            <w:bottom w:val="none" w:sz="0" w:space="0" w:color="auto"/>
            <w:right w:val="none" w:sz="0" w:space="0" w:color="auto"/>
          </w:divBdr>
        </w:div>
        <w:div w:id="420415044">
          <w:marLeft w:val="480"/>
          <w:marRight w:val="0"/>
          <w:marTop w:val="0"/>
          <w:marBottom w:val="0"/>
          <w:divBdr>
            <w:top w:val="none" w:sz="0" w:space="0" w:color="auto"/>
            <w:left w:val="none" w:sz="0" w:space="0" w:color="auto"/>
            <w:bottom w:val="none" w:sz="0" w:space="0" w:color="auto"/>
            <w:right w:val="none" w:sz="0" w:space="0" w:color="auto"/>
          </w:divBdr>
        </w:div>
        <w:div w:id="440153795">
          <w:marLeft w:val="480"/>
          <w:marRight w:val="0"/>
          <w:marTop w:val="0"/>
          <w:marBottom w:val="0"/>
          <w:divBdr>
            <w:top w:val="none" w:sz="0" w:space="0" w:color="auto"/>
            <w:left w:val="none" w:sz="0" w:space="0" w:color="auto"/>
            <w:bottom w:val="none" w:sz="0" w:space="0" w:color="auto"/>
            <w:right w:val="none" w:sz="0" w:space="0" w:color="auto"/>
          </w:divBdr>
        </w:div>
        <w:div w:id="440685055">
          <w:marLeft w:val="480"/>
          <w:marRight w:val="0"/>
          <w:marTop w:val="0"/>
          <w:marBottom w:val="0"/>
          <w:divBdr>
            <w:top w:val="none" w:sz="0" w:space="0" w:color="auto"/>
            <w:left w:val="none" w:sz="0" w:space="0" w:color="auto"/>
            <w:bottom w:val="none" w:sz="0" w:space="0" w:color="auto"/>
            <w:right w:val="none" w:sz="0" w:space="0" w:color="auto"/>
          </w:divBdr>
        </w:div>
        <w:div w:id="440884970">
          <w:marLeft w:val="480"/>
          <w:marRight w:val="0"/>
          <w:marTop w:val="0"/>
          <w:marBottom w:val="0"/>
          <w:divBdr>
            <w:top w:val="none" w:sz="0" w:space="0" w:color="auto"/>
            <w:left w:val="none" w:sz="0" w:space="0" w:color="auto"/>
            <w:bottom w:val="none" w:sz="0" w:space="0" w:color="auto"/>
            <w:right w:val="none" w:sz="0" w:space="0" w:color="auto"/>
          </w:divBdr>
        </w:div>
        <w:div w:id="441268934">
          <w:marLeft w:val="480"/>
          <w:marRight w:val="0"/>
          <w:marTop w:val="0"/>
          <w:marBottom w:val="0"/>
          <w:divBdr>
            <w:top w:val="none" w:sz="0" w:space="0" w:color="auto"/>
            <w:left w:val="none" w:sz="0" w:space="0" w:color="auto"/>
            <w:bottom w:val="none" w:sz="0" w:space="0" w:color="auto"/>
            <w:right w:val="none" w:sz="0" w:space="0" w:color="auto"/>
          </w:divBdr>
        </w:div>
        <w:div w:id="497844138">
          <w:marLeft w:val="480"/>
          <w:marRight w:val="0"/>
          <w:marTop w:val="0"/>
          <w:marBottom w:val="0"/>
          <w:divBdr>
            <w:top w:val="none" w:sz="0" w:space="0" w:color="auto"/>
            <w:left w:val="none" w:sz="0" w:space="0" w:color="auto"/>
            <w:bottom w:val="none" w:sz="0" w:space="0" w:color="auto"/>
            <w:right w:val="none" w:sz="0" w:space="0" w:color="auto"/>
          </w:divBdr>
        </w:div>
        <w:div w:id="588318764">
          <w:marLeft w:val="480"/>
          <w:marRight w:val="0"/>
          <w:marTop w:val="0"/>
          <w:marBottom w:val="0"/>
          <w:divBdr>
            <w:top w:val="none" w:sz="0" w:space="0" w:color="auto"/>
            <w:left w:val="none" w:sz="0" w:space="0" w:color="auto"/>
            <w:bottom w:val="none" w:sz="0" w:space="0" w:color="auto"/>
            <w:right w:val="none" w:sz="0" w:space="0" w:color="auto"/>
          </w:divBdr>
        </w:div>
        <w:div w:id="653066791">
          <w:marLeft w:val="480"/>
          <w:marRight w:val="0"/>
          <w:marTop w:val="0"/>
          <w:marBottom w:val="0"/>
          <w:divBdr>
            <w:top w:val="none" w:sz="0" w:space="0" w:color="auto"/>
            <w:left w:val="none" w:sz="0" w:space="0" w:color="auto"/>
            <w:bottom w:val="none" w:sz="0" w:space="0" w:color="auto"/>
            <w:right w:val="none" w:sz="0" w:space="0" w:color="auto"/>
          </w:divBdr>
        </w:div>
        <w:div w:id="662860005">
          <w:marLeft w:val="480"/>
          <w:marRight w:val="0"/>
          <w:marTop w:val="0"/>
          <w:marBottom w:val="0"/>
          <w:divBdr>
            <w:top w:val="none" w:sz="0" w:space="0" w:color="auto"/>
            <w:left w:val="none" w:sz="0" w:space="0" w:color="auto"/>
            <w:bottom w:val="none" w:sz="0" w:space="0" w:color="auto"/>
            <w:right w:val="none" w:sz="0" w:space="0" w:color="auto"/>
          </w:divBdr>
        </w:div>
        <w:div w:id="700713704">
          <w:marLeft w:val="480"/>
          <w:marRight w:val="0"/>
          <w:marTop w:val="0"/>
          <w:marBottom w:val="0"/>
          <w:divBdr>
            <w:top w:val="none" w:sz="0" w:space="0" w:color="auto"/>
            <w:left w:val="none" w:sz="0" w:space="0" w:color="auto"/>
            <w:bottom w:val="none" w:sz="0" w:space="0" w:color="auto"/>
            <w:right w:val="none" w:sz="0" w:space="0" w:color="auto"/>
          </w:divBdr>
        </w:div>
        <w:div w:id="793719028">
          <w:marLeft w:val="480"/>
          <w:marRight w:val="0"/>
          <w:marTop w:val="0"/>
          <w:marBottom w:val="0"/>
          <w:divBdr>
            <w:top w:val="none" w:sz="0" w:space="0" w:color="auto"/>
            <w:left w:val="none" w:sz="0" w:space="0" w:color="auto"/>
            <w:bottom w:val="none" w:sz="0" w:space="0" w:color="auto"/>
            <w:right w:val="none" w:sz="0" w:space="0" w:color="auto"/>
          </w:divBdr>
        </w:div>
        <w:div w:id="826550941">
          <w:marLeft w:val="480"/>
          <w:marRight w:val="0"/>
          <w:marTop w:val="0"/>
          <w:marBottom w:val="0"/>
          <w:divBdr>
            <w:top w:val="none" w:sz="0" w:space="0" w:color="auto"/>
            <w:left w:val="none" w:sz="0" w:space="0" w:color="auto"/>
            <w:bottom w:val="none" w:sz="0" w:space="0" w:color="auto"/>
            <w:right w:val="none" w:sz="0" w:space="0" w:color="auto"/>
          </w:divBdr>
        </w:div>
        <w:div w:id="838691032">
          <w:marLeft w:val="480"/>
          <w:marRight w:val="0"/>
          <w:marTop w:val="0"/>
          <w:marBottom w:val="0"/>
          <w:divBdr>
            <w:top w:val="none" w:sz="0" w:space="0" w:color="auto"/>
            <w:left w:val="none" w:sz="0" w:space="0" w:color="auto"/>
            <w:bottom w:val="none" w:sz="0" w:space="0" w:color="auto"/>
            <w:right w:val="none" w:sz="0" w:space="0" w:color="auto"/>
          </w:divBdr>
        </w:div>
        <w:div w:id="870651509">
          <w:marLeft w:val="480"/>
          <w:marRight w:val="0"/>
          <w:marTop w:val="0"/>
          <w:marBottom w:val="0"/>
          <w:divBdr>
            <w:top w:val="none" w:sz="0" w:space="0" w:color="auto"/>
            <w:left w:val="none" w:sz="0" w:space="0" w:color="auto"/>
            <w:bottom w:val="none" w:sz="0" w:space="0" w:color="auto"/>
            <w:right w:val="none" w:sz="0" w:space="0" w:color="auto"/>
          </w:divBdr>
        </w:div>
        <w:div w:id="903683820">
          <w:marLeft w:val="480"/>
          <w:marRight w:val="0"/>
          <w:marTop w:val="0"/>
          <w:marBottom w:val="0"/>
          <w:divBdr>
            <w:top w:val="none" w:sz="0" w:space="0" w:color="auto"/>
            <w:left w:val="none" w:sz="0" w:space="0" w:color="auto"/>
            <w:bottom w:val="none" w:sz="0" w:space="0" w:color="auto"/>
            <w:right w:val="none" w:sz="0" w:space="0" w:color="auto"/>
          </w:divBdr>
        </w:div>
        <w:div w:id="926575944">
          <w:marLeft w:val="480"/>
          <w:marRight w:val="0"/>
          <w:marTop w:val="0"/>
          <w:marBottom w:val="0"/>
          <w:divBdr>
            <w:top w:val="none" w:sz="0" w:space="0" w:color="auto"/>
            <w:left w:val="none" w:sz="0" w:space="0" w:color="auto"/>
            <w:bottom w:val="none" w:sz="0" w:space="0" w:color="auto"/>
            <w:right w:val="none" w:sz="0" w:space="0" w:color="auto"/>
          </w:divBdr>
        </w:div>
        <w:div w:id="957369867">
          <w:marLeft w:val="480"/>
          <w:marRight w:val="0"/>
          <w:marTop w:val="0"/>
          <w:marBottom w:val="0"/>
          <w:divBdr>
            <w:top w:val="none" w:sz="0" w:space="0" w:color="auto"/>
            <w:left w:val="none" w:sz="0" w:space="0" w:color="auto"/>
            <w:bottom w:val="none" w:sz="0" w:space="0" w:color="auto"/>
            <w:right w:val="none" w:sz="0" w:space="0" w:color="auto"/>
          </w:divBdr>
        </w:div>
        <w:div w:id="969945299">
          <w:marLeft w:val="480"/>
          <w:marRight w:val="0"/>
          <w:marTop w:val="0"/>
          <w:marBottom w:val="0"/>
          <w:divBdr>
            <w:top w:val="none" w:sz="0" w:space="0" w:color="auto"/>
            <w:left w:val="none" w:sz="0" w:space="0" w:color="auto"/>
            <w:bottom w:val="none" w:sz="0" w:space="0" w:color="auto"/>
            <w:right w:val="none" w:sz="0" w:space="0" w:color="auto"/>
          </w:divBdr>
        </w:div>
        <w:div w:id="1011371073">
          <w:marLeft w:val="480"/>
          <w:marRight w:val="0"/>
          <w:marTop w:val="0"/>
          <w:marBottom w:val="0"/>
          <w:divBdr>
            <w:top w:val="none" w:sz="0" w:space="0" w:color="auto"/>
            <w:left w:val="none" w:sz="0" w:space="0" w:color="auto"/>
            <w:bottom w:val="none" w:sz="0" w:space="0" w:color="auto"/>
            <w:right w:val="none" w:sz="0" w:space="0" w:color="auto"/>
          </w:divBdr>
        </w:div>
        <w:div w:id="1013072316">
          <w:marLeft w:val="480"/>
          <w:marRight w:val="0"/>
          <w:marTop w:val="0"/>
          <w:marBottom w:val="0"/>
          <w:divBdr>
            <w:top w:val="none" w:sz="0" w:space="0" w:color="auto"/>
            <w:left w:val="none" w:sz="0" w:space="0" w:color="auto"/>
            <w:bottom w:val="none" w:sz="0" w:space="0" w:color="auto"/>
            <w:right w:val="none" w:sz="0" w:space="0" w:color="auto"/>
          </w:divBdr>
        </w:div>
        <w:div w:id="1026834928">
          <w:marLeft w:val="480"/>
          <w:marRight w:val="0"/>
          <w:marTop w:val="0"/>
          <w:marBottom w:val="0"/>
          <w:divBdr>
            <w:top w:val="none" w:sz="0" w:space="0" w:color="auto"/>
            <w:left w:val="none" w:sz="0" w:space="0" w:color="auto"/>
            <w:bottom w:val="none" w:sz="0" w:space="0" w:color="auto"/>
            <w:right w:val="none" w:sz="0" w:space="0" w:color="auto"/>
          </w:divBdr>
        </w:div>
        <w:div w:id="1032151695">
          <w:marLeft w:val="480"/>
          <w:marRight w:val="0"/>
          <w:marTop w:val="0"/>
          <w:marBottom w:val="0"/>
          <w:divBdr>
            <w:top w:val="none" w:sz="0" w:space="0" w:color="auto"/>
            <w:left w:val="none" w:sz="0" w:space="0" w:color="auto"/>
            <w:bottom w:val="none" w:sz="0" w:space="0" w:color="auto"/>
            <w:right w:val="none" w:sz="0" w:space="0" w:color="auto"/>
          </w:divBdr>
        </w:div>
        <w:div w:id="1043947013">
          <w:marLeft w:val="480"/>
          <w:marRight w:val="0"/>
          <w:marTop w:val="0"/>
          <w:marBottom w:val="0"/>
          <w:divBdr>
            <w:top w:val="none" w:sz="0" w:space="0" w:color="auto"/>
            <w:left w:val="none" w:sz="0" w:space="0" w:color="auto"/>
            <w:bottom w:val="none" w:sz="0" w:space="0" w:color="auto"/>
            <w:right w:val="none" w:sz="0" w:space="0" w:color="auto"/>
          </w:divBdr>
        </w:div>
        <w:div w:id="1047686418">
          <w:marLeft w:val="480"/>
          <w:marRight w:val="0"/>
          <w:marTop w:val="0"/>
          <w:marBottom w:val="0"/>
          <w:divBdr>
            <w:top w:val="none" w:sz="0" w:space="0" w:color="auto"/>
            <w:left w:val="none" w:sz="0" w:space="0" w:color="auto"/>
            <w:bottom w:val="none" w:sz="0" w:space="0" w:color="auto"/>
            <w:right w:val="none" w:sz="0" w:space="0" w:color="auto"/>
          </w:divBdr>
        </w:div>
        <w:div w:id="1054889608">
          <w:marLeft w:val="480"/>
          <w:marRight w:val="0"/>
          <w:marTop w:val="0"/>
          <w:marBottom w:val="0"/>
          <w:divBdr>
            <w:top w:val="none" w:sz="0" w:space="0" w:color="auto"/>
            <w:left w:val="none" w:sz="0" w:space="0" w:color="auto"/>
            <w:bottom w:val="none" w:sz="0" w:space="0" w:color="auto"/>
            <w:right w:val="none" w:sz="0" w:space="0" w:color="auto"/>
          </w:divBdr>
        </w:div>
        <w:div w:id="1088117018">
          <w:marLeft w:val="480"/>
          <w:marRight w:val="0"/>
          <w:marTop w:val="0"/>
          <w:marBottom w:val="0"/>
          <w:divBdr>
            <w:top w:val="none" w:sz="0" w:space="0" w:color="auto"/>
            <w:left w:val="none" w:sz="0" w:space="0" w:color="auto"/>
            <w:bottom w:val="none" w:sz="0" w:space="0" w:color="auto"/>
            <w:right w:val="none" w:sz="0" w:space="0" w:color="auto"/>
          </w:divBdr>
        </w:div>
        <w:div w:id="1140146907">
          <w:marLeft w:val="480"/>
          <w:marRight w:val="0"/>
          <w:marTop w:val="0"/>
          <w:marBottom w:val="0"/>
          <w:divBdr>
            <w:top w:val="none" w:sz="0" w:space="0" w:color="auto"/>
            <w:left w:val="none" w:sz="0" w:space="0" w:color="auto"/>
            <w:bottom w:val="none" w:sz="0" w:space="0" w:color="auto"/>
            <w:right w:val="none" w:sz="0" w:space="0" w:color="auto"/>
          </w:divBdr>
        </w:div>
        <w:div w:id="1143038330">
          <w:marLeft w:val="480"/>
          <w:marRight w:val="0"/>
          <w:marTop w:val="0"/>
          <w:marBottom w:val="0"/>
          <w:divBdr>
            <w:top w:val="none" w:sz="0" w:space="0" w:color="auto"/>
            <w:left w:val="none" w:sz="0" w:space="0" w:color="auto"/>
            <w:bottom w:val="none" w:sz="0" w:space="0" w:color="auto"/>
            <w:right w:val="none" w:sz="0" w:space="0" w:color="auto"/>
          </w:divBdr>
        </w:div>
        <w:div w:id="1203590689">
          <w:marLeft w:val="480"/>
          <w:marRight w:val="0"/>
          <w:marTop w:val="0"/>
          <w:marBottom w:val="0"/>
          <w:divBdr>
            <w:top w:val="none" w:sz="0" w:space="0" w:color="auto"/>
            <w:left w:val="none" w:sz="0" w:space="0" w:color="auto"/>
            <w:bottom w:val="none" w:sz="0" w:space="0" w:color="auto"/>
            <w:right w:val="none" w:sz="0" w:space="0" w:color="auto"/>
          </w:divBdr>
        </w:div>
        <w:div w:id="1227183349">
          <w:marLeft w:val="480"/>
          <w:marRight w:val="0"/>
          <w:marTop w:val="0"/>
          <w:marBottom w:val="0"/>
          <w:divBdr>
            <w:top w:val="none" w:sz="0" w:space="0" w:color="auto"/>
            <w:left w:val="none" w:sz="0" w:space="0" w:color="auto"/>
            <w:bottom w:val="none" w:sz="0" w:space="0" w:color="auto"/>
            <w:right w:val="none" w:sz="0" w:space="0" w:color="auto"/>
          </w:divBdr>
        </w:div>
        <w:div w:id="1311134494">
          <w:marLeft w:val="480"/>
          <w:marRight w:val="0"/>
          <w:marTop w:val="0"/>
          <w:marBottom w:val="0"/>
          <w:divBdr>
            <w:top w:val="none" w:sz="0" w:space="0" w:color="auto"/>
            <w:left w:val="none" w:sz="0" w:space="0" w:color="auto"/>
            <w:bottom w:val="none" w:sz="0" w:space="0" w:color="auto"/>
            <w:right w:val="none" w:sz="0" w:space="0" w:color="auto"/>
          </w:divBdr>
        </w:div>
        <w:div w:id="1311906374">
          <w:marLeft w:val="480"/>
          <w:marRight w:val="0"/>
          <w:marTop w:val="0"/>
          <w:marBottom w:val="0"/>
          <w:divBdr>
            <w:top w:val="none" w:sz="0" w:space="0" w:color="auto"/>
            <w:left w:val="none" w:sz="0" w:space="0" w:color="auto"/>
            <w:bottom w:val="none" w:sz="0" w:space="0" w:color="auto"/>
            <w:right w:val="none" w:sz="0" w:space="0" w:color="auto"/>
          </w:divBdr>
        </w:div>
        <w:div w:id="1340040680">
          <w:marLeft w:val="480"/>
          <w:marRight w:val="0"/>
          <w:marTop w:val="0"/>
          <w:marBottom w:val="0"/>
          <w:divBdr>
            <w:top w:val="none" w:sz="0" w:space="0" w:color="auto"/>
            <w:left w:val="none" w:sz="0" w:space="0" w:color="auto"/>
            <w:bottom w:val="none" w:sz="0" w:space="0" w:color="auto"/>
            <w:right w:val="none" w:sz="0" w:space="0" w:color="auto"/>
          </w:divBdr>
        </w:div>
        <w:div w:id="1364747381">
          <w:marLeft w:val="480"/>
          <w:marRight w:val="0"/>
          <w:marTop w:val="0"/>
          <w:marBottom w:val="0"/>
          <w:divBdr>
            <w:top w:val="none" w:sz="0" w:space="0" w:color="auto"/>
            <w:left w:val="none" w:sz="0" w:space="0" w:color="auto"/>
            <w:bottom w:val="none" w:sz="0" w:space="0" w:color="auto"/>
            <w:right w:val="none" w:sz="0" w:space="0" w:color="auto"/>
          </w:divBdr>
        </w:div>
        <w:div w:id="1415055211">
          <w:marLeft w:val="480"/>
          <w:marRight w:val="0"/>
          <w:marTop w:val="0"/>
          <w:marBottom w:val="0"/>
          <w:divBdr>
            <w:top w:val="none" w:sz="0" w:space="0" w:color="auto"/>
            <w:left w:val="none" w:sz="0" w:space="0" w:color="auto"/>
            <w:bottom w:val="none" w:sz="0" w:space="0" w:color="auto"/>
            <w:right w:val="none" w:sz="0" w:space="0" w:color="auto"/>
          </w:divBdr>
        </w:div>
        <w:div w:id="1425415341">
          <w:marLeft w:val="480"/>
          <w:marRight w:val="0"/>
          <w:marTop w:val="0"/>
          <w:marBottom w:val="0"/>
          <w:divBdr>
            <w:top w:val="none" w:sz="0" w:space="0" w:color="auto"/>
            <w:left w:val="none" w:sz="0" w:space="0" w:color="auto"/>
            <w:bottom w:val="none" w:sz="0" w:space="0" w:color="auto"/>
            <w:right w:val="none" w:sz="0" w:space="0" w:color="auto"/>
          </w:divBdr>
        </w:div>
        <w:div w:id="1529030979">
          <w:marLeft w:val="480"/>
          <w:marRight w:val="0"/>
          <w:marTop w:val="0"/>
          <w:marBottom w:val="0"/>
          <w:divBdr>
            <w:top w:val="none" w:sz="0" w:space="0" w:color="auto"/>
            <w:left w:val="none" w:sz="0" w:space="0" w:color="auto"/>
            <w:bottom w:val="none" w:sz="0" w:space="0" w:color="auto"/>
            <w:right w:val="none" w:sz="0" w:space="0" w:color="auto"/>
          </w:divBdr>
        </w:div>
        <w:div w:id="1573469819">
          <w:marLeft w:val="480"/>
          <w:marRight w:val="0"/>
          <w:marTop w:val="0"/>
          <w:marBottom w:val="0"/>
          <w:divBdr>
            <w:top w:val="none" w:sz="0" w:space="0" w:color="auto"/>
            <w:left w:val="none" w:sz="0" w:space="0" w:color="auto"/>
            <w:bottom w:val="none" w:sz="0" w:space="0" w:color="auto"/>
            <w:right w:val="none" w:sz="0" w:space="0" w:color="auto"/>
          </w:divBdr>
        </w:div>
        <w:div w:id="1615861532">
          <w:marLeft w:val="480"/>
          <w:marRight w:val="0"/>
          <w:marTop w:val="0"/>
          <w:marBottom w:val="0"/>
          <w:divBdr>
            <w:top w:val="none" w:sz="0" w:space="0" w:color="auto"/>
            <w:left w:val="none" w:sz="0" w:space="0" w:color="auto"/>
            <w:bottom w:val="none" w:sz="0" w:space="0" w:color="auto"/>
            <w:right w:val="none" w:sz="0" w:space="0" w:color="auto"/>
          </w:divBdr>
        </w:div>
        <w:div w:id="1690371788">
          <w:marLeft w:val="480"/>
          <w:marRight w:val="0"/>
          <w:marTop w:val="0"/>
          <w:marBottom w:val="0"/>
          <w:divBdr>
            <w:top w:val="none" w:sz="0" w:space="0" w:color="auto"/>
            <w:left w:val="none" w:sz="0" w:space="0" w:color="auto"/>
            <w:bottom w:val="none" w:sz="0" w:space="0" w:color="auto"/>
            <w:right w:val="none" w:sz="0" w:space="0" w:color="auto"/>
          </w:divBdr>
        </w:div>
        <w:div w:id="1691297641">
          <w:marLeft w:val="480"/>
          <w:marRight w:val="0"/>
          <w:marTop w:val="0"/>
          <w:marBottom w:val="0"/>
          <w:divBdr>
            <w:top w:val="none" w:sz="0" w:space="0" w:color="auto"/>
            <w:left w:val="none" w:sz="0" w:space="0" w:color="auto"/>
            <w:bottom w:val="none" w:sz="0" w:space="0" w:color="auto"/>
            <w:right w:val="none" w:sz="0" w:space="0" w:color="auto"/>
          </w:divBdr>
        </w:div>
        <w:div w:id="1718427699">
          <w:marLeft w:val="480"/>
          <w:marRight w:val="0"/>
          <w:marTop w:val="0"/>
          <w:marBottom w:val="0"/>
          <w:divBdr>
            <w:top w:val="none" w:sz="0" w:space="0" w:color="auto"/>
            <w:left w:val="none" w:sz="0" w:space="0" w:color="auto"/>
            <w:bottom w:val="none" w:sz="0" w:space="0" w:color="auto"/>
            <w:right w:val="none" w:sz="0" w:space="0" w:color="auto"/>
          </w:divBdr>
        </w:div>
        <w:div w:id="1736969862">
          <w:marLeft w:val="480"/>
          <w:marRight w:val="0"/>
          <w:marTop w:val="0"/>
          <w:marBottom w:val="0"/>
          <w:divBdr>
            <w:top w:val="none" w:sz="0" w:space="0" w:color="auto"/>
            <w:left w:val="none" w:sz="0" w:space="0" w:color="auto"/>
            <w:bottom w:val="none" w:sz="0" w:space="0" w:color="auto"/>
            <w:right w:val="none" w:sz="0" w:space="0" w:color="auto"/>
          </w:divBdr>
        </w:div>
        <w:div w:id="1766340490">
          <w:marLeft w:val="480"/>
          <w:marRight w:val="0"/>
          <w:marTop w:val="0"/>
          <w:marBottom w:val="0"/>
          <w:divBdr>
            <w:top w:val="none" w:sz="0" w:space="0" w:color="auto"/>
            <w:left w:val="none" w:sz="0" w:space="0" w:color="auto"/>
            <w:bottom w:val="none" w:sz="0" w:space="0" w:color="auto"/>
            <w:right w:val="none" w:sz="0" w:space="0" w:color="auto"/>
          </w:divBdr>
        </w:div>
        <w:div w:id="1844007172">
          <w:marLeft w:val="480"/>
          <w:marRight w:val="0"/>
          <w:marTop w:val="0"/>
          <w:marBottom w:val="0"/>
          <w:divBdr>
            <w:top w:val="none" w:sz="0" w:space="0" w:color="auto"/>
            <w:left w:val="none" w:sz="0" w:space="0" w:color="auto"/>
            <w:bottom w:val="none" w:sz="0" w:space="0" w:color="auto"/>
            <w:right w:val="none" w:sz="0" w:space="0" w:color="auto"/>
          </w:divBdr>
        </w:div>
        <w:div w:id="2014721211">
          <w:marLeft w:val="480"/>
          <w:marRight w:val="0"/>
          <w:marTop w:val="0"/>
          <w:marBottom w:val="0"/>
          <w:divBdr>
            <w:top w:val="none" w:sz="0" w:space="0" w:color="auto"/>
            <w:left w:val="none" w:sz="0" w:space="0" w:color="auto"/>
            <w:bottom w:val="none" w:sz="0" w:space="0" w:color="auto"/>
            <w:right w:val="none" w:sz="0" w:space="0" w:color="auto"/>
          </w:divBdr>
        </w:div>
        <w:div w:id="2023820706">
          <w:marLeft w:val="480"/>
          <w:marRight w:val="0"/>
          <w:marTop w:val="0"/>
          <w:marBottom w:val="0"/>
          <w:divBdr>
            <w:top w:val="none" w:sz="0" w:space="0" w:color="auto"/>
            <w:left w:val="none" w:sz="0" w:space="0" w:color="auto"/>
            <w:bottom w:val="none" w:sz="0" w:space="0" w:color="auto"/>
            <w:right w:val="none" w:sz="0" w:space="0" w:color="auto"/>
          </w:divBdr>
        </w:div>
        <w:div w:id="2024699405">
          <w:marLeft w:val="480"/>
          <w:marRight w:val="0"/>
          <w:marTop w:val="0"/>
          <w:marBottom w:val="0"/>
          <w:divBdr>
            <w:top w:val="none" w:sz="0" w:space="0" w:color="auto"/>
            <w:left w:val="none" w:sz="0" w:space="0" w:color="auto"/>
            <w:bottom w:val="none" w:sz="0" w:space="0" w:color="auto"/>
            <w:right w:val="none" w:sz="0" w:space="0" w:color="auto"/>
          </w:divBdr>
        </w:div>
        <w:div w:id="2029260058">
          <w:marLeft w:val="480"/>
          <w:marRight w:val="0"/>
          <w:marTop w:val="0"/>
          <w:marBottom w:val="0"/>
          <w:divBdr>
            <w:top w:val="none" w:sz="0" w:space="0" w:color="auto"/>
            <w:left w:val="none" w:sz="0" w:space="0" w:color="auto"/>
            <w:bottom w:val="none" w:sz="0" w:space="0" w:color="auto"/>
            <w:right w:val="none" w:sz="0" w:space="0" w:color="auto"/>
          </w:divBdr>
        </w:div>
        <w:div w:id="2062511661">
          <w:marLeft w:val="480"/>
          <w:marRight w:val="0"/>
          <w:marTop w:val="0"/>
          <w:marBottom w:val="0"/>
          <w:divBdr>
            <w:top w:val="none" w:sz="0" w:space="0" w:color="auto"/>
            <w:left w:val="none" w:sz="0" w:space="0" w:color="auto"/>
            <w:bottom w:val="none" w:sz="0" w:space="0" w:color="auto"/>
            <w:right w:val="none" w:sz="0" w:space="0" w:color="auto"/>
          </w:divBdr>
        </w:div>
        <w:div w:id="2076316100">
          <w:marLeft w:val="480"/>
          <w:marRight w:val="0"/>
          <w:marTop w:val="0"/>
          <w:marBottom w:val="0"/>
          <w:divBdr>
            <w:top w:val="none" w:sz="0" w:space="0" w:color="auto"/>
            <w:left w:val="none" w:sz="0" w:space="0" w:color="auto"/>
            <w:bottom w:val="none" w:sz="0" w:space="0" w:color="auto"/>
            <w:right w:val="none" w:sz="0" w:space="0" w:color="auto"/>
          </w:divBdr>
        </w:div>
      </w:divsChild>
    </w:div>
    <w:div w:id="1856074966">
      <w:marLeft w:val="640"/>
      <w:marRight w:val="0"/>
      <w:marTop w:val="0"/>
      <w:marBottom w:val="0"/>
      <w:divBdr>
        <w:top w:val="none" w:sz="0" w:space="0" w:color="auto"/>
        <w:left w:val="none" w:sz="0" w:space="0" w:color="auto"/>
        <w:bottom w:val="none" w:sz="0" w:space="0" w:color="auto"/>
        <w:right w:val="none" w:sz="0" w:space="0" w:color="auto"/>
      </w:divBdr>
    </w:div>
    <w:div w:id="1856535981">
      <w:bodyDiv w:val="1"/>
      <w:marLeft w:val="0"/>
      <w:marRight w:val="0"/>
      <w:marTop w:val="0"/>
      <w:marBottom w:val="0"/>
      <w:divBdr>
        <w:top w:val="none" w:sz="0" w:space="0" w:color="auto"/>
        <w:left w:val="none" w:sz="0" w:space="0" w:color="auto"/>
        <w:bottom w:val="none" w:sz="0" w:space="0" w:color="auto"/>
        <w:right w:val="none" w:sz="0" w:space="0" w:color="auto"/>
      </w:divBdr>
      <w:divsChild>
        <w:div w:id="142428784">
          <w:marLeft w:val="480"/>
          <w:marRight w:val="0"/>
          <w:marTop w:val="0"/>
          <w:marBottom w:val="0"/>
          <w:divBdr>
            <w:top w:val="none" w:sz="0" w:space="0" w:color="auto"/>
            <w:left w:val="none" w:sz="0" w:space="0" w:color="auto"/>
            <w:bottom w:val="none" w:sz="0" w:space="0" w:color="auto"/>
            <w:right w:val="none" w:sz="0" w:space="0" w:color="auto"/>
          </w:divBdr>
        </w:div>
        <w:div w:id="185993796">
          <w:marLeft w:val="480"/>
          <w:marRight w:val="0"/>
          <w:marTop w:val="0"/>
          <w:marBottom w:val="0"/>
          <w:divBdr>
            <w:top w:val="none" w:sz="0" w:space="0" w:color="auto"/>
            <w:left w:val="none" w:sz="0" w:space="0" w:color="auto"/>
            <w:bottom w:val="none" w:sz="0" w:space="0" w:color="auto"/>
            <w:right w:val="none" w:sz="0" w:space="0" w:color="auto"/>
          </w:divBdr>
        </w:div>
        <w:div w:id="201865154">
          <w:marLeft w:val="480"/>
          <w:marRight w:val="0"/>
          <w:marTop w:val="0"/>
          <w:marBottom w:val="0"/>
          <w:divBdr>
            <w:top w:val="none" w:sz="0" w:space="0" w:color="auto"/>
            <w:left w:val="none" w:sz="0" w:space="0" w:color="auto"/>
            <w:bottom w:val="none" w:sz="0" w:space="0" w:color="auto"/>
            <w:right w:val="none" w:sz="0" w:space="0" w:color="auto"/>
          </w:divBdr>
        </w:div>
        <w:div w:id="228275834">
          <w:marLeft w:val="480"/>
          <w:marRight w:val="0"/>
          <w:marTop w:val="0"/>
          <w:marBottom w:val="0"/>
          <w:divBdr>
            <w:top w:val="none" w:sz="0" w:space="0" w:color="auto"/>
            <w:left w:val="none" w:sz="0" w:space="0" w:color="auto"/>
            <w:bottom w:val="none" w:sz="0" w:space="0" w:color="auto"/>
            <w:right w:val="none" w:sz="0" w:space="0" w:color="auto"/>
          </w:divBdr>
        </w:div>
        <w:div w:id="228882736">
          <w:marLeft w:val="480"/>
          <w:marRight w:val="0"/>
          <w:marTop w:val="0"/>
          <w:marBottom w:val="0"/>
          <w:divBdr>
            <w:top w:val="none" w:sz="0" w:space="0" w:color="auto"/>
            <w:left w:val="none" w:sz="0" w:space="0" w:color="auto"/>
            <w:bottom w:val="none" w:sz="0" w:space="0" w:color="auto"/>
            <w:right w:val="none" w:sz="0" w:space="0" w:color="auto"/>
          </w:divBdr>
        </w:div>
        <w:div w:id="265160060">
          <w:marLeft w:val="480"/>
          <w:marRight w:val="0"/>
          <w:marTop w:val="0"/>
          <w:marBottom w:val="0"/>
          <w:divBdr>
            <w:top w:val="none" w:sz="0" w:space="0" w:color="auto"/>
            <w:left w:val="none" w:sz="0" w:space="0" w:color="auto"/>
            <w:bottom w:val="none" w:sz="0" w:space="0" w:color="auto"/>
            <w:right w:val="none" w:sz="0" w:space="0" w:color="auto"/>
          </w:divBdr>
        </w:div>
        <w:div w:id="294876848">
          <w:marLeft w:val="480"/>
          <w:marRight w:val="0"/>
          <w:marTop w:val="0"/>
          <w:marBottom w:val="0"/>
          <w:divBdr>
            <w:top w:val="none" w:sz="0" w:space="0" w:color="auto"/>
            <w:left w:val="none" w:sz="0" w:space="0" w:color="auto"/>
            <w:bottom w:val="none" w:sz="0" w:space="0" w:color="auto"/>
            <w:right w:val="none" w:sz="0" w:space="0" w:color="auto"/>
          </w:divBdr>
        </w:div>
        <w:div w:id="324212589">
          <w:marLeft w:val="480"/>
          <w:marRight w:val="0"/>
          <w:marTop w:val="0"/>
          <w:marBottom w:val="0"/>
          <w:divBdr>
            <w:top w:val="none" w:sz="0" w:space="0" w:color="auto"/>
            <w:left w:val="none" w:sz="0" w:space="0" w:color="auto"/>
            <w:bottom w:val="none" w:sz="0" w:space="0" w:color="auto"/>
            <w:right w:val="none" w:sz="0" w:space="0" w:color="auto"/>
          </w:divBdr>
        </w:div>
        <w:div w:id="349718826">
          <w:marLeft w:val="480"/>
          <w:marRight w:val="0"/>
          <w:marTop w:val="0"/>
          <w:marBottom w:val="0"/>
          <w:divBdr>
            <w:top w:val="none" w:sz="0" w:space="0" w:color="auto"/>
            <w:left w:val="none" w:sz="0" w:space="0" w:color="auto"/>
            <w:bottom w:val="none" w:sz="0" w:space="0" w:color="auto"/>
            <w:right w:val="none" w:sz="0" w:space="0" w:color="auto"/>
          </w:divBdr>
        </w:div>
        <w:div w:id="366686788">
          <w:marLeft w:val="480"/>
          <w:marRight w:val="0"/>
          <w:marTop w:val="0"/>
          <w:marBottom w:val="0"/>
          <w:divBdr>
            <w:top w:val="none" w:sz="0" w:space="0" w:color="auto"/>
            <w:left w:val="none" w:sz="0" w:space="0" w:color="auto"/>
            <w:bottom w:val="none" w:sz="0" w:space="0" w:color="auto"/>
            <w:right w:val="none" w:sz="0" w:space="0" w:color="auto"/>
          </w:divBdr>
        </w:div>
        <w:div w:id="390814553">
          <w:marLeft w:val="480"/>
          <w:marRight w:val="0"/>
          <w:marTop w:val="0"/>
          <w:marBottom w:val="0"/>
          <w:divBdr>
            <w:top w:val="none" w:sz="0" w:space="0" w:color="auto"/>
            <w:left w:val="none" w:sz="0" w:space="0" w:color="auto"/>
            <w:bottom w:val="none" w:sz="0" w:space="0" w:color="auto"/>
            <w:right w:val="none" w:sz="0" w:space="0" w:color="auto"/>
          </w:divBdr>
        </w:div>
        <w:div w:id="407581542">
          <w:marLeft w:val="480"/>
          <w:marRight w:val="0"/>
          <w:marTop w:val="0"/>
          <w:marBottom w:val="0"/>
          <w:divBdr>
            <w:top w:val="none" w:sz="0" w:space="0" w:color="auto"/>
            <w:left w:val="none" w:sz="0" w:space="0" w:color="auto"/>
            <w:bottom w:val="none" w:sz="0" w:space="0" w:color="auto"/>
            <w:right w:val="none" w:sz="0" w:space="0" w:color="auto"/>
          </w:divBdr>
        </w:div>
        <w:div w:id="414517122">
          <w:marLeft w:val="480"/>
          <w:marRight w:val="0"/>
          <w:marTop w:val="0"/>
          <w:marBottom w:val="0"/>
          <w:divBdr>
            <w:top w:val="none" w:sz="0" w:space="0" w:color="auto"/>
            <w:left w:val="none" w:sz="0" w:space="0" w:color="auto"/>
            <w:bottom w:val="none" w:sz="0" w:space="0" w:color="auto"/>
            <w:right w:val="none" w:sz="0" w:space="0" w:color="auto"/>
          </w:divBdr>
        </w:div>
        <w:div w:id="415171709">
          <w:marLeft w:val="480"/>
          <w:marRight w:val="0"/>
          <w:marTop w:val="0"/>
          <w:marBottom w:val="0"/>
          <w:divBdr>
            <w:top w:val="none" w:sz="0" w:space="0" w:color="auto"/>
            <w:left w:val="none" w:sz="0" w:space="0" w:color="auto"/>
            <w:bottom w:val="none" w:sz="0" w:space="0" w:color="auto"/>
            <w:right w:val="none" w:sz="0" w:space="0" w:color="auto"/>
          </w:divBdr>
        </w:div>
        <w:div w:id="428476993">
          <w:marLeft w:val="480"/>
          <w:marRight w:val="0"/>
          <w:marTop w:val="0"/>
          <w:marBottom w:val="0"/>
          <w:divBdr>
            <w:top w:val="none" w:sz="0" w:space="0" w:color="auto"/>
            <w:left w:val="none" w:sz="0" w:space="0" w:color="auto"/>
            <w:bottom w:val="none" w:sz="0" w:space="0" w:color="auto"/>
            <w:right w:val="none" w:sz="0" w:space="0" w:color="auto"/>
          </w:divBdr>
        </w:div>
        <w:div w:id="448280756">
          <w:marLeft w:val="480"/>
          <w:marRight w:val="0"/>
          <w:marTop w:val="0"/>
          <w:marBottom w:val="0"/>
          <w:divBdr>
            <w:top w:val="none" w:sz="0" w:space="0" w:color="auto"/>
            <w:left w:val="none" w:sz="0" w:space="0" w:color="auto"/>
            <w:bottom w:val="none" w:sz="0" w:space="0" w:color="auto"/>
            <w:right w:val="none" w:sz="0" w:space="0" w:color="auto"/>
          </w:divBdr>
        </w:div>
        <w:div w:id="487792150">
          <w:marLeft w:val="480"/>
          <w:marRight w:val="0"/>
          <w:marTop w:val="0"/>
          <w:marBottom w:val="0"/>
          <w:divBdr>
            <w:top w:val="none" w:sz="0" w:space="0" w:color="auto"/>
            <w:left w:val="none" w:sz="0" w:space="0" w:color="auto"/>
            <w:bottom w:val="none" w:sz="0" w:space="0" w:color="auto"/>
            <w:right w:val="none" w:sz="0" w:space="0" w:color="auto"/>
          </w:divBdr>
        </w:div>
        <w:div w:id="489097318">
          <w:marLeft w:val="480"/>
          <w:marRight w:val="0"/>
          <w:marTop w:val="0"/>
          <w:marBottom w:val="0"/>
          <w:divBdr>
            <w:top w:val="none" w:sz="0" w:space="0" w:color="auto"/>
            <w:left w:val="none" w:sz="0" w:space="0" w:color="auto"/>
            <w:bottom w:val="none" w:sz="0" w:space="0" w:color="auto"/>
            <w:right w:val="none" w:sz="0" w:space="0" w:color="auto"/>
          </w:divBdr>
        </w:div>
        <w:div w:id="523639370">
          <w:marLeft w:val="480"/>
          <w:marRight w:val="0"/>
          <w:marTop w:val="0"/>
          <w:marBottom w:val="0"/>
          <w:divBdr>
            <w:top w:val="none" w:sz="0" w:space="0" w:color="auto"/>
            <w:left w:val="none" w:sz="0" w:space="0" w:color="auto"/>
            <w:bottom w:val="none" w:sz="0" w:space="0" w:color="auto"/>
            <w:right w:val="none" w:sz="0" w:space="0" w:color="auto"/>
          </w:divBdr>
        </w:div>
        <w:div w:id="578297402">
          <w:marLeft w:val="480"/>
          <w:marRight w:val="0"/>
          <w:marTop w:val="0"/>
          <w:marBottom w:val="0"/>
          <w:divBdr>
            <w:top w:val="none" w:sz="0" w:space="0" w:color="auto"/>
            <w:left w:val="none" w:sz="0" w:space="0" w:color="auto"/>
            <w:bottom w:val="none" w:sz="0" w:space="0" w:color="auto"/>
            <w:right w:val="none" w:sz="0" w:space="0" w:color="auto"/>
          </w:divBdr>
        </w:div>
        <w:div w:id="588855766">
          <w:marLeft w:val="480"/>
          <w:marRight w:val="0"/>
          <w:marTop w:val="0"/>
          <w:marBottom w:val="0"/>
          <w:divBdr>
            <w:top w:val="none" w:sz="0" w:space="0" w:color="auto"/>
            <w:left w:val="none" w:sz="0" w:space="0" w:color="auto"/>
            <w:bottom w:val="none" w:sz="0" w:space="0" w:color="auto"/>
            <w:right w:val="none" w:sz="0" w:space="0" w:color="auto"/>
          </w:divBdr>
        </w:div>
        <w:div w:id="597912141">
          <w:marLeft w:val="480"/>
          <w:marRight w:val="0"/>
          <w:marTop w:val="0"/>
          <w:marBottom w:val="0"/>
          <w:divBdr>
            <w:top w:val="none" w:sz="0" w:space="0" w:color="auto"/>
            <w:left w:val="none" w:sz="0" w:space="0" w:color="auto"/>
            <w:bottom w:val="none" w:sz="0" w:space="0" w:color="auto"/>
            <w:right w:val="none" w:sz="0" w:space="0" w:color="auto"/>
          </w:divBdr>
        </w:div>
        <w:div w:id="620188150">
          <w:marLeft w:val="480"/>
          <w:marRight w:val="0"/>
          <w:marTop w:val="0"/>
          <w:marBottom w:val="0"/>
          <w:divBdr>
            <w:top w:val="none" w:sz="0" w:space="0" w:color="auto"/>
            <w:left w:val="none" w:sz="0" w:space="0" w:color="auto"/>
            <w:bottom w:val="none" w:sz="0" w:space="0" w:color="auto"/>
            <w:right w:val="none" w:sz="0" w:space="0" w:color="auto"/>
          </w:divBdr>
        </w:div>
        <w:div w:id="631517287">
          <w:marLeft w:val="480"/>
          <w:marRight w:val="0"/>
          <w:marTop w:val="0"/>
          <w:marBottom w:val="0"/>
          <w:divBdr>
            <w:top w:val="none" w:sz="0" w:space="0" w:color="auto"/>
            <w:left w:val="none" w:sz="0" w:space="0" w:color="auto"/>
            <w:bottom w:val="none" w:sz="0" w:space="0" w:color="auto"/>
            <w:right w:val="none" w:sz="0" w:space="0" w:color="auto"/>
          </w:divBdr>
        </w:div>
        <w:div w:id="631786027">
          <w:marLeft w:val="480"/>
          <w:marRight w:val="0"/>
          <w:marTop w:val="0"/>
          <w:marBottom w:val="0"/>
          <w:divBdr>
            <w:top w:val="none" w:sz="0" w:space="0" w:color="auto"/>
            <w:left w:val="none" w:sz="0" w:space="0" w:color="auto"/>
            <w:bottom w:val="none" w:sz="0" w:space="0" w:color="auto"/>
            <w:right w:val="none" w:sz="0" w:space="0" w:color="auto"/>
          </w:divBdr>
        </w:div>
        <w:div w:id="655379366">
          <w:marLeft w:val="480"/>
          <w:marRight w:val="0"/>
          <w:marTop w:val="0"/>
          <w:marBottom w:val="0"/>
          <w:divBdr>
            <w:top w:val="none" w:sz="0" w:space="0" w:color="auto"/>
            <w:left w:val="none" w:sz="0" w:space="0" w:color="auto"/>
            <w:bottom w:val="none" w:sz="0" w:space="0" w:color="auto"/>
            <w:right w:val="none" w:sz="0" w:space="0" w:color="auto"/>
          </w:divBdr>
        </w:div>
        <w:div w:id="699357853">
          <w:marLeft w:val="480"/>
          <w:marRight w:val="0"/>
          <w:marTop w:val="0"/>
          <w:marBottom w:val="0"/>
          <w:divBdr>
            <w:top w:val="none" w:sz="0" w:space="0" w:color="auto"/>
            <w:left w:val="none" w:sz="0" w:space="0" w:color="auto"/>
            <w:bottom w:val="none" w:sz="0" w:space="0" w:color="auto"/>
            <w:right w:val="none" w:sz="0" w:space="0" w:color="auto"/>
          </w:divBdr>
        </w:div>
        <w:div w:id="717169436">
          <w:marLeft w:val="480"/>
          <w:marRight w:val="0"/>
          <w:marTop w:val="0"/>
          <w:marBottom w:val="0"/>
          <w:divBdr>
            <w:top w:val="none" w:sz="0" w:space="0" w:color="auto"/>
            <w:left w:val="none" w:sz="0" w:space="0" w:color="auto"/>
            <w:bottom w:val="none" w:sz="0" w:space="0" w:color="auto"/>
            <w:right w:val="none" w:sz="0" w:space="0" w:color="auto"/>
          </w:divBdr>
        </w:div>
        <w:div w:id="758646633">
          <w:marLeft w:val="480"/>
          <w:marRight w:val="0"/>
          <w:marTop w:val="0"/>
          <w:marBottom w:val="0"/>
          <w:divBdr>
            <w:top w:val="none" w:sz="0" w:space="0" w:color="auto"/>
            <w:left w:val="none" w:sz="0" w:space="0" w:color="auto"/>
            <w:bottom w:val="none" w:sz="0" w:space="0" w:color="auto"/>
            <w:right w:val="none" w:sz="0" w:space="0" w:color="auto"/>
          </w:divBdr>
        </w:div>
        <w:div w:id="773013990">
          <w:marLeft w:val="480"/>
          <w:marRight w:val="0"/>
          <w:marTop w:val="0"/>
          <w:marBottom w:val="0"/>
          <w:divBdr>
            <w:top w:val="none" w:sz="0" w:space="0" w:color="auto"/>
            <w:left w:val="none" w:sz="0" w:space="0" w:color="auto"/>
            <w:bottom w:val="none" w:sz="0" w:space="0" w:color="auto"/>
            <w:right w:val="none" w:sz="0" w:space="0" w:color="auto"/>
          </w:divBdr>
        </w:div>
        <w:div w:id="830022721">
          <w:marLeft w:val="480"/>
          <w:marRight w:val="0"/>
          <w:marTop w:val="0"/>
          <w:marBottom w:val="0"/>
          <w:divBdr>
            <w:top w:val="none" w:sz="0" w:space="0" w:color="auto"/>
            <w:left w:val="none" w:sz="0" w:space="0" w:color="auto"/>
            <w:bottom w:val="none" w:sz="0" w:space="0" w:color="auto"/>
            <w:right w:val="none" w:sz="0" w:space="0" w:color="auto"/>
          </w:divBdr>
        </w:div>
        <w:div w:id="840197698">
          <w:marLeft w:val="480"/>
          <w:marRight w:val="0"/>
          <w:marTop w:val="0"/>
          <w:marBottom w:val="0"/>
          <w:divBdr>
            <w:top w:val="none" w:sz="0" w:space="0" w:color="auto"/>
            <w:left w:val="none" w:sz="0" w:space="0" w:color="auto"/>
            <w:bottom w:val="none" w:sz="0" w:space="0" w:color="auto"/>
            <w:right w:val="none" w:sz="0" w:space="0" w:color="auto"/>
          </w:divBdr>
        </w:div>
        <w:div w:id="843328049">
          <w:marLeft w:val="480"/>
          <w:marRight w:val="0"/>
          <w:marTop w:val="0"/>
          <w:marBottom w:val="0"/>
          <w:divBdr>
            <w:top w:val="none" w:sz="0" w:space="0" w:color="auto"/>
            <w:left w:val="none" w:sz="0" w:space="0" w:color="auto"/>
            <w:bottom w:val="none" w:sz="0" w:space="0" w:color="auto"/>
            <w:right w:val="none" w:sz="0" w:space="0" w:color="auto"/>
          </w:divBdr>
        </w:div>
        <w:div w:id="852456217">
          <w:marLeft w:val="480"/>
          <w:marRight w:val="0"/>
          <w:marTop w:val="0"/>
          <w:marBottom w:val="0"/>
          <w:divBdr>
            <w:top w:val="none" w:sz="0" w:space="0" w:color="auto"/>
            <w:left w:val="none" w:sz="0" w:space="0" w:color="auto"/>
            <w:bottom w:val="none" w:sz="0" w:space="0" w:color="auto"/>
            <w:right w:val="none" w:sz="0" w:space="0" w:color="auto"/>
          </w:divBdr>
        </w:div>
        <w:div w:id="858085434">
          <w:marLeft w:val="480"/>
          <w:marRight w:val="0"/>
          <w:marTop w:val="0"/>
          <w:marBottom w:val="0"/>
          <w:divBdr>
            <w:top w:val="none" w:sz="0" w:space="0" w:color="auto"/>
            <w:left w:val="none" w:sz="0" w:space="0" w:color="auto"/>
            <w:bottom w:val="none" w:sz="0" w:space="0" w:color="auto"/>
            <w:right w:val="none" w:sz="0" w:space="0" w:color="auto"/>
          </w:divBdr>
        </w:div>
        <w:div w:id="879708408">
          <w:marLeft w:val="480"/>
          <w:marRight w:val="0"/>
          <w:marTop w:val="0"/>
          <w:marBottom w:val="0"/>
          <w:divBdr>
            <w:top w:val="none" w:sz="0" w:space="0" w:color="auto"/>
            <w:left w:val="none" w:sz="0" w:space="0" w:color="auto"/>
            <w:bottom w:val="none" w:sz="0" w:space="0" w:color="auto"/>
            <w:right w:val="none" w:sz="0" w:space="0" w:color="auto"/>
          </w:divBdr>
        </w:div>
        <w:div w:id="890381521">
          <w:marLeft w:val="480"/>
          <w:marRight w:val="0"/>
          <w:marTop w:val="0"/>
          <w:marBottom w:val="0"/>
          <w:divBdr>
            <w:top w:val="none" w:sz="0" w:space="0" w:color="auto"/>
            <w:left w:val="none" w:sz="0" w:space="0" w:color="auto"/>
            <w:bottom w:val="none" w:sz="0" w:space="0" w:color="auto"/>
            <w:right w:val="none" w:sz="0" w:space="0" w:color="auto"/>
          </w:divBdr>
        </w:div>
        <w:div w:id="923413154">
          <w:marLeft w:val="480"/>
          <w:marRight w:val="0"/>
          <w:marTop w:val="0"/>
          <w:marBottom w:val="0"/>
          <w:divBdr>
            <w:top w:val="none" w:sz="0" w:space="0" w:color="auto"/>
            <w:left w:val="none" w:sz="0" w:space="0" w:color="auto"/>
            <w:bottom w:val="none" w:sz="0" w:space="0" w:color="auto"/>
            <w:right w:val="none" w:sz="0" w:space="0" w:color="auto"/>
          </w:divBdr>
        </w:div>
        <w:div w:id="982349512">
          <w:marLeft w:val="480"/>
          <w:marRight w:val="0"/>
          <w:marTop w:val="0"/>
          <w:marBottom w:val="0"/>
          <w:divBdr>
            <w:top w:val="none" w:sz="0" w:space="0" w:color="auto"/>
            <w:left w:val="none" w:sz="0" w:space="0" w:color="auto"/>
            <w:bottom w:val="none" w:sz="0" w:space="0" w:color="auto"/>
            <w:right w:val="none" w:sz="0" w:space="0" w:color="auto"/>
          </w:divBdr>
        </w:div>
        <w:div w:id="1014916325">
          <w:marLeft w:val="480"/>
          <w:marRight w:val="0"/>
          <w:marTop w:val="0"/>
          <w:marBottom w:val="0"/>
          <w:divBdr>
            <w:top w:val="none" w:sz="0" w:space="0" w:color="auto"/>
            <w:left w:val="none" w:sz="0" w:space="0" w:color="auto"/>
            <w:bottom w:val="none" w:sz="0" w:space="0" w:color="auto"/>
            <w:right w:val="none" w:sz="0" w:space="0" w:color="auto"/>
          </w:divBdr>
        </w:div>
        <w:div w:id="1061831999">
          <w:marLeft w:val="480"/>
          <w:marRight w:val="0"/>
          <w:marTop w:val="0"/>
          <w:marBottom w:val="0"/>
          <w:divBdr>
            <w:top w:val="none" w:sz="0" w:space="0" w:color="auto"/>
            <w:left w:val="none" w:sz="0" w:space="0" w:color="auto"/>
            <w:bottom w:val="none" w:sz="0" w:space="0" w:color="auto"/>
            <w:right w:val="none" w:sz="0" w:space="0" w:color="auto"/>
          </w:divBdr>
        </w:div>
        <w:div w:id="1140927196">
          <w:marLeft w:val="480"/>
          <w:marRight w:val="0"/>
          <w:marTop w:val="0"/>
          <w:marBottom w:val="0"/>
          <w:divBdr>
            <w:top w:val="none" w:sz="0" w:space="0" w:color="auto"/>
            <w:left w:val="none" w:sz="0" w:space="0" w:color="auto"/>
            <w:bottom w:val="none" w:sz="0" w:space="0" w:color="auto"/>
            <w:right w:val="none" w:sz="0" w:space="0" w:color="auto"/>
          </w:divBdr>
        </w:div>
        <w:div w:id="1155487284">
          <w:marLeft w:val="480"/>
          <w:marRight w:val="0"/>
          <w:marTop w:val="0"/>
          <w:marBottom w:val="0"/>
          <w:divBdr>
            <w:top w:val="none" w:sz="0" w:space="0" w:color="auto"/>
            <w:left w:val="none" w:sz="0" w:space="0" w:color="auto"/>
            <w:bottom w:val="none" w:sz="0" w:space="0" w:color="auto"/>
            <w:right w:val="none" w:sz="0" w:space="0" w:color="auto"/>
          </w:divBdr>
        </w:div>
        <w:div w:id="1204906237">
          <w:marLeft w:val="480"/>
          <w:marRight w:val="0"/>
          <w:marTop w:val="0"/>
          <w:marBottom w:val="0"/>
          <w:divBdr>
            <w:top w:val="none" w:sz="0" w:space="0" w:color="auto"/>
            <w:left w:val="none" w:sz="0" w:space="0" w:color="auto"/>
            <w:bottom w:val="none" w:sz="0" w:space="0" w:color="auto"/>
            <w:right w:val="none" w:sz="0" w:space="0" w:color="auto"/>
          </w:divBdr>
        </w:div>
        <w:div w:id="1271352254">
          <w:marLeft w:val="480"/>
          <w:marRight w:val="0"/>
          <w:marTop w:val="0"/>
          <w:marBottom w:val="0"/>
          <w:divBdr>
            <w:top w:val="none" w:sz="0" w:space="0" w:color="auto"/>
            <w:left w:val="none" w:sz="0" w:space="0" w:color="auto"/>
            <w:bottom w:val="none" w:sz="0" w:space="0" w:color="auto"/>
            <w:right w:val="none" w:sz="0" w:space="0" w:color="auto"/>
          </w:divBdr>
        </w:div>
        <w:div w:id="1274551693">
          <w:marLeft w:val="480"/>
          <w:marRight w:val="0"/>
          <w:marTop w:val="0"/>
          <w:marBottom w:val="0"/>
          <w:divBdr>
            <w:top w:val="none" w:sz="0" w:space="0" w:color="auto"/>
            <w:left w:val="none" w:sz="0" w:space="0" w:color="auto"/>
            <w:bottom w:val="none" w:sz="0" w:space="0" w:color="auto"/>
            <w:right w:val="none" w:sz="0" w:space="0" w:color="auto"/>
          </w:divBdr>
        </w:div>
        <w:div w:id="1354116977">
          <w:marLeft w:val="480"/>
          <w:marRight w:val="0"/>
          <w:marTop w:val="0"/>
          <w:marBottom w:val="0"/>
          <w:divBdr>
            <w:top w:val="none" w:sz="0" w:space="0" w:color="auto"/>
            <w:left w:val="none" w:sz="0" w:space="0" w:color="auto"/>
            <w:bottom w:val="none" w:sz="0" w:space="0" w:color="auto"/>
            <w:right w:val="none" w:sz="0" w:space="0" w:color="auto"/>
          </w:divBdr>
        </w:div>
        <w:div w:id="1365789874">
          <w:marLeft w:val="480"/>
          <w:marRight w:val="0"/>
          <w:marTop w:val="0"/>
          <w:marBottom w:val="0"/>
          <w:divBdr>
            <w:top w:val="none" w:sz="0" w:space="0" w:color="auto"/>
            <w:left w:val="none" w:sz="0" w:space="0" w:color="auto"/>
            <w:bottom w:val="none" w:sz="0" w:space="0" w:color="auto"/>
            <w:right w:val="none" w:sz="0" w:space="0" w:color="auto"/>
          </w:divBdr>
        </w:div>
        <w:div w:id="1368216194">
          <w:marLeft w:val="480"/>
          <w:marRight w:val="0"/>
          <w:marTop w:val="0"/>
          <w:marBottom w:val="0"/>
          <w:divBdr>
            <w:top w:val="none" w:sz="0" w:space="0" w:color="auto"/>
            <w:left w:val="none" w:sz="0" w:space="0" w:color="auto"/>
            <w:bottom w:val="none" w:sz="0" w:space="0" w:color="auto"/>
            <w:right w:val="none" w:sz="0" w:space="0" w:color="auto"/>
          </w:divBdr>
        </w:div>
        <w:div w:id="1412656324">
          <w:marLeft w:val="480"/>
          <w:marRight w:val="0"/>
          <w:marTop w:val="0"/>
          <w:marBottom w:val="0"/>
          <w:divBdr>
            <w:top w:val="none" w:sz="0" w:space="0" w:color="auto"/>
            <w:left w:val="none" w:sz="0" w:space="0" w:color="auto"/>
            <w:bottom w:val="none" w:sz="0" w:space="0" w:color="auto"/>
            <w:right w:val="none" w:sz="0" w:space="0" w:color="auto"/>
          </w:divBdr>
        </w:div>
        <w:div w:id="1462651480">
          <w:marLeft w:val="480"/>
          <w:marRight w:val="0"/>
          <w:marTop w:val="0"/>
          <w:marBottom w:val="0"/>
          <w:divBdr>
            <w:top w:val="none" w:sz="0" w:space="0" w:color="auto"/>
            <w:left w:val="none" w:sz="0" w:space="0" w:color="auto"/>
            <w:bottom w:val="none" w:sz="0" w:space="0" w:color="auto"/>
            <w:right w:val="none" w:sz="0" w:space="0" w:color="auto"/>
          </w:divBdr>
        </w:div>
        <w:div w:id="1476676465">
          <w:marLeft w:val="480"/>
          <w:marRight w:val="0"/>
          <w:marTop w:val="0"/>
          <w:marBottom w:val="0"/>
          <w:divBdr>
            <w:top w:val="none" w:sz="0" w:space="0" w:color="auto"/>
            <w:left w:val="none" w:sz="0" w:space="0" w:color="auto"/>
            <w:bottom w:val="none" w:sz="0" w:space="0" w:color="auto"/>
            <w:right w:val="none" w:sz="0" w:space="0" w:color="auto"/>
          </w:divBdr>
        </w:div>
        <w:div w:id="1508059035">
          <w:marLeft w:val="480"/>
          <w:marRight w:val="0"/>
          <w:marTop w:val="0"/>
          <w:marBottom w:val="0"/>
          <w:divBdr>
            <w:top w:val="none" w:sz="0" w:space="0" w:color="auto"/>
            <w:left w:val="none" w:sz="0" w:space="0" w:color="auto"/>
            <w:bottom w:val="none" w:sz="0" w:space="0" w:color="auto"/>
            <w:right w:val="none" w:sz="0" w:space="0" w:color="auto"/>
          </w:divBdr>
        </w:div>
        <w:div w:id="1529642979">
          <w:marLeft w:val="480"/>
          <w:marRight w:val="0"/>
          <w:marTop w:val="0"/>
          <w:marBottom w:val="0"/>
          <w:divBdr>
            <w:top w:val="none" w:sz="0" w:space="0" w:color="auto"/>
            <w:left w:val="none" w:sz="0" w:space="0" w:color="auto"/>
            <w:bottom w:val="none" w:sz="0" w:space="0" w:color="auto"/>
            <w:right w:val="none" w:sz="0" w:space="0" w:color="auto"/>
          </w:divBdr>
        </w:div>
        <w:div w:id="1585529631">
          <w:marLeft w:val="480"/>
          <w:marRight w:val="0"/>
          <w:marTop w:val="0"/>
          <w:marBottom w:val="0"/>
          <w:divBdr>
            <w:top w:val="none" w:sz="0" w:space="0" w:color="auto"/>
            <w:left w:val="none" w:sz="0" w:space="0" w:color="auto"/>
            <w:bottom w:val="none" w:sz="0" w:space="0" w:color="auto"/>
            <w:right w:val="none" w:sz="0" w:space="0" w:color="auto"/>
          </w:divBdr>
        </w:div>
        <w:div w:id="1586961317">
          <w:marLeft w:val="480"/>
          <w:marRight w:val="0"/>
          <w:marTop w:val="0"/>
          <w:marBottom w:val="0"/>
          <w:divBdr>
            <w:top w:val="none" w:sz="0" w:space="0" w:color="auto"/>
            <w:left w:val="none" w:sz="0" w:space="0" w:color="auto"/>
            <w:bottom w:val="none" w:sz="0" w:space="0" w:color="auto"/>
            <w:right w:val="none" w:sz="0" w:space="0" w:color="auto"/>
          </w:divBdr>
        </w:div>
        <w:div w:id="1591811464">
          <w:marLeft w:val="480"/>
          <w:marRight w:val="0"/>
          <w:marTop w:val="0"/>
          <w:marBottom w:val="0"/>
          <w:divBdr>
            <w:top w:val="none" w:sz="0" w:space="0" w:color="auto"/>
            <w:left w:val="none" w:sz="0" w:space="0" w:color="auto"/>
            <w:bottom w:val="none" w:sz="0" w:space="0" w:color="auto"/>
            <w:right w:val="none" w:sz="0" w:space="0" w:color="auto"/>
          </w:divBdr>
        </w:div>
        <w:div w:id="1600605641">
          <w:marLeft w:val="480"/>
          <w:marRight w:val="0"/>
          <w:marTop w:val="0"/>
          <w:marBottom w:val="0"/>
          <w:divBdr>
            <w:top w:val="none" w:sz="0" w:space="0" w:color="auto"/>
            <w:left w:val="none" w:sz="0" w:space="0" w:color="auto"/>
            <w:bottom w:val="none" w:sz="0" w:space="0" w:color="auto"/>
            <w:right w:val="none" w:sz="0" w:space="0" w:color="auto"/>
          </w:divBdr>
        </w:div>
        <w:div w:id="1652178544">
          <w:marLeft w:val="480"/>
          <w:marRight w:val="0"/>
          <w:marTop w:val="0"/>
          <w:marBottom w:val="0"/>
          <w:divBdr>
            <w:top w:val="none" w:sz="0" w:space="0" w:color="auto"/>
            <w:left w:val="none" w:sz="0" w:space="0" w:color="auto"/>
            <w:bottom w:val="none" w:sz="0" w:space="0" w:color="auto"/>
            <w:right w:val="none" w:sz="0" w:space="0" w:color="auto"/>
          </w:divBdr>
        </w:div>
        <w:div w:id="1655065492">
          <w:marLeft w:val="480"/>
          <w:marRight w:val="0"/>
          <w:marTop w:val="0"/>
          <w:marBottom w:val="0"/>
          <w:divBdr>
            <w:top w:val="none" w:sz="0" w:space="0" w:color="auto"/>
            <w:left w:val="none" w:sz="0" w:space="0" w:color="auto"/>
            <w:bottom w:val="none" w:sz="0" w:space="0" w:color="auto"/>
            <w:right w:val="none" w:sz="0" w:space="0" w:color="auto"/>
          </w:divBdr>
        </w:div>
        <w:div w:id="1682079195">
          <w:marLeft w:val="480"/>
          <w:marRight w:val="0"/>
          <w:marTop w:val="0"/>
          <w:marBottom w:val="0"/>
          <w:divBdr>
            <w:top w:val="none" w:sz="0" w:space="0" w:color="auto"/>
            <w:left w:val="none" w:sz="0" w:space="0" w:color="auto"/>
            <w:bottom w:val="none" w:sz="0" w:space="0" w:color="auto"/>
            <w:right w:val="none" w:sz="0" w:space="0" w:color="auto"/>
          </w:divBdr>
        </w:div>
        <w:div w:id="1717309969">
          <w:marLeft w:val="480"/>
          <w:marRight w:val="0"/>
          <w:marTop w:val="0"/>
          <w:marBottom w:val="0"/>
          <w:divBdr>
            <w:top w:val="none" w:sz="0" w:space="0" w:color="auto"/>
            <w:left w:val="none" w:sz="0" w:space="0" w:color="auto"/>
            <w:bottom w:val="none" w:sz="0" w:space="0" w:color="auto"/>
            <w:right w:val="none" w:sz="0" w:space="0" w:color="auto"/>
          </w:divBdr>
        </w:div>
        <w:div w:id="1729450192">
          <w:marLeft w:val="480"/>
          <w:marRight w:val="0"/>
          <w:marTop w:val="0"/>
          <w:marBottom w:val="0"/>
          <w:divBdr>
            <w:top w:val="none" w:sz="0" w:space="0" w:color="auto"/>
            <w:left w:val="none" w:sz="0" w:space="0" w:color="auto"/>
            <w:bottom w:val="none" w:sz="0" w:space="0" w:color="auto"/>
            <w:right w:val="none" w:sz="0" w:space="0" w:color="auto"/>
          </w:divBdr>
        </w:div>
        <w:div w:id="1794975706">
          <w:marLeft w:val="480"/>
          <w:marRight w:val="0"/>
          <w:marTop w:val="0"/>
          <w:marBottom w:val="0"/>
          <w:divBdr>
            <w:top w:val="none" w:sz="0" w:space="0" w:color="auto"/>
            <w:left w:val="none" w:sz="0" w:space="0" w:color="auto"/>
            <w:bottom w:val="none" w:sz="0" w:space="0" w:color="auto"/>
            <w:right w:val="none" w:sz="0" w:space="0" w:color="auto"/>
          </w:divBdr>
        </w:div>
        <w:div w:id="1810437425">
          <w:marLeft w:val="480"/>
          <w:marRight w:val="0"/>
          <w:marTop w:val="0"/>
          <w:marBottom w:val="0"/>
          <w:divBdr>
            <w:top w:val="none" w:sz="0" w:space="0" w:color="auto"/>
            <w:left w:val="none" w:sz="0" w:space="0" w:color="auto"/>
            <w:bottom w:val="none" w:sz="0" w:space="0" w:color="auto"/>
            <w:right w:val="none" w:sz="0" w:space="0" w:color="auto"/>
          </w:divBdr>
        </w:div>
        <w:div w:id="1840120870">
          <w:marLeft w:val="480"/>
          <w:marRight w:val="0"/>
          <w:marTop w:val="0"/>
          <w:marBottom w:val="0"/>
          <w:divBdr>
            <w:top w:val="none" w:sz="0" w:space="0" w:color="auto"/>
            <w:left w:val="none" w:sz="0" w:space="0" w:color="auto"/>
            <w:bottom w:val="none" w:sz="0" w:space="0" w:color="auto"/>
            <w:right w:val="none" w:sz="0" w:space="0" w:color="auto"/>
          </w:divBdr>
        </w:div>
        <w:div w:id="1865513442">
          <w:marLeft w:val="480"/>
          <w:marRight w:val="0"/>
          <w:marTop w:val="0"/>
          <w:marBottom w:val="0"/>
          <w:divBdr>
            <w:top w:val="none" w:sz="0" w:space="0" w:color="auto"/>
            <w:left w:val="none" w:sz="0" w:space="0" w:color="auto"/>
            <w:bottom w:val="none" w:sz="0" w:space="0" w:color="auto"/>
            <w:right w:val="none" w:sz="0" w:space="0" w:color="auto"/>
          </w:divBdr>
        </w:div>
        <w:div w:id="1892574182">
          <w:marLeft w:val="480"/>
          <w:marRight w:val="0"/>
          <w:marTop w:val="0"/>
          <w:marBottom w:val="0"/>
          <w:divBdr>
            <w:top w:val="none" w:sz="0" w:space="0" w:color="auto"/>
            <w:left w:val="none" w:sz="0" w:space="0" w:color="auto"/>
            <w:bottom w:val="none" w:sz="0" w:space="0" w:color="auto"/>
            <w:right w:val="none" w:sz="0" w:space="0" w:color="auto"/>
          </w:divBdr>
        </w:div>
        <w:div w:id="1946884964">
          <w:marLeft w:val="480"/>
          <w:marRight w:val="0"/>
          <w:marTop w:val="0"/>
          <w:marBottom w:val="0"/>
          <w:divBdr>
            <w:top w:val="none" w:sz="0" w:space="0" w:color="auto"/>
            <w:left w:val="none" w:sz="0" w:space="0" w:color="auto"/>
            <w:bottom w:val="none" w:sz="0" w:space="0" w:color="auto"/>
            <w:right w:val="none" w:sz="0" w:space="0" w:color="auto"/>
          </w:divBdr>
        </w:div>
        <w:div w:id="1954285653">
          <w:marLeft w:val="480"/>
          <w:marRight w:val="0"/>
          <w:marTop w:val="0"/>
          <w:marBottom w:val="0"/>
          <w:divBdr>
            <w:top w:val="none" w:sz="0" w:space="0" w:color="auto"/>
            <w:left w:val="none" w:sz="0" w:space="0" w:color="auto"/>
            <w:bottom w:val="none" w:sz="0" w:space="0" w:color="auto"/>
            <w:right w:val="none" w:sz="0" w:space="0" w:color="auto"/>
          </w:divBdr>
        </w:div>
        <w:div w:id="2126726593">
          <w:marLeft w:val="480"/>
          <w:marRight w:val="0"/>
          <w:marTop w:val="0"/>
          <w:marBottom w:val="0"/>
          <w:divBdr>
            <w:top w:val="none" w:sz="0" w:space="0" w:color="auto"/>
            <w:left w:val="none" w:sz="0" w:space="0" w:color="auto"/>
            <w:bottom w:val="none" w:sz="0" w:space="0" w:color="auto"/>
            <w:right w:val="none" w:sz="0" w:space="0" w:color="auto"/>
          </w:divBdr>
        </w:div>
      </w:divsChild>
    </w:div>
    <w:div w:id="1857573170">
      <w:marLeft w:val="640"/>
      <w:marRight w:val="0"/>
      <w:marTop w:val="0"/>
      <w:marBottom w:val="0"/>
      <w:divBdr>
        <w:top w:val="none" w:sz="0" w:space="0" w:color="auto"/>
        <w:left w:val="none" w:sz="0" w:space="0" w:color="auto"/>
        <w:bottom w:val="none" w:sz="0" w:space="0" w:color="auto"/>
        <w:right w:val="none" w:sz="0" w:space="0" w:color="auto"/>
      </w:divBdr>
    </w:div>
    <w:div w:id="1857843862">
      <w:marLeft w:val="640"/>
      <w:marRight w:val="0"/>
      <w:marTop w:val="0"/>
      <w:marBottom w:val="0"/>
      <w:divBdr>
        <w:top w:val="none" w:sz="0" w:space="0" w:color="auto"/>
        <w:left w:val="none" w:sz="0" w:space="0" w:color="auto"/>
        <w:bottom w:val="none" w:sz="0" w:space="0" w:color="auto"/>
        <w:right w:val="none" w:sz="0" w:space="0" w:color="auto"/>
      </w:divBdr>
    </w:div>
    <w:div w:id="1858427530">
      <w:marLeft w:val="640"/>
      <w:marRight w:val="0"/>
      <w:marTop w:val="0"/>
      <w:marBottom w:val="0"/>
      <w:divBdr>
        <w:top w:val="none" w:sz="0" w:space="0" w:color="auto"/>
        <w:left w:val="none" w:sz="0" w:space="0" w:color="auto"/>
        <w:bottom w:val="none" w:sz="0" w:space="0" w:color="auto"/>
        <w:right w:val="none" w:sz="0" w:space="0" w:color="auto"/>
      </w:divBdr>
    </w:div>
    <w:div w:id="1858543309">
      <w:marLeft w:val="640"/>
      <w:marRight w:val="0"/>
      <w:marTop w:val="0"/>
      <w:marBottom w:val="0"/>
      <w:divBdr>
        <w:top w:val="none" w:sz="0" w:space="0" w:color="auto"/>
        <w:left w:val="none" w:sz="0" w:space="0" w:color="auto"/>
        <w:bottom w:val="none" w:sz="0" w:space="0" w:color="auto"/>
        <w:right w:val="none" w:sz="0" w:space="0" w:color="auto"/>
      </w:divBdr>
    </w:div>
    <w:div w:id="1858763128">
      <w:marLeft w:val="640"/>
      <w:marRight w:val="0"/>
      <w:marTop w:val="0"/>
      <w:marBottom w:val="0"/>
      <w:divBdr>
        <w:top w:val="none" w:sz="0" w:space="0" w:color="auto"/>
        <w:left w:val="none" w:sz="0" w:space="0" w:color="auto"/>
        <w:bottom w:val="none" w:sz="0" w:space="0" w:color="auto"/>
        <w:right w:val="none" w:sz="0" w:space="0" w:color="auto"/>
      </w:divBdr>
    </w:div>
    <w:div w:id="1858889859">
      <w:marLeft w:val="640"/>
      <w:marRight w:val="0"/>
      <w:marTop w:val="0"/>
      <w:marBottom w:val="0"/>
      <w:divBdr>
        <w:top w:val="none" w:sz="0" w:space="0" w:color="auto"/>
        <w:left w:val="none" w:sz="0" w:space="0" w:color="auto"/>
        <w:bottom w:val="none" w:sz="0" w:space="0" w:color="auto"/>
        <w:right w:val="none" w:sz="0" w:space="0" w:color="auto"/>
      </w:divBdr>
    </w:div>
    <w:div w:id="1859003656">
      <w:marLeft w:val="640"/>
      <w:marRight w:val="0"/>
      <w:marTop w:val="0"/>
      <w:marBottom w:val="0"/>
      <w:divBdr>
        <w:top w:val="none" w:sz="0" w:space="0" w:color="auto"/>
        <w:left w:val="none" w:sz="0" w:space="0" w:color="auto"/>
        <w:bottom w:val="none" w:sz="0" w:space="0" w:color="auto"/>
        <w:right w:val="none" w:sz="0" w:space="0" w:color="auto"/>
      </w:divBdr>
    </w:div>
    <w:div w:id="1859461516">
      <w:bodyDiv w:val="1"/>
      <w:marLeft w:val="0"/>
      <w:marRight w:val="0"/>
      <w:marTop w:val="0"/>
      <w:marBottom w:val="0"/>
      <w:divBdr>
        <w:top w:val="none" w:sz="0" w:space="0" w:color="auto"/>
        <w:left w:val="none" w:sz="0" w:space="0" w:color="auto"/>
        <w:bottom w:val="none" w:sz="0" w:space="0" w:color="auto"/>
        <w:right w:val="none" w:sz="0" w:space="0" w:color="auto"/>
      </w:divBdr>
      <w:divsChild>
        <w:div w:id="9569499">
          <w:marLeft w:val="480"/>
          <w:marRight w:val="0"/>
          <w:marTop w:val="0"/>
          <w:marBottom w:val="0"/>
          <w:divBdr>
            <w:top w:val="none" w:sz="0" w:space="0" w:color="auto"/>
            <w:left w:val="none" w:sz="0" w:space="0" w:color="auto"/>
            <w:bottom w:val="none" w:sz="0" w:space="0" w:color="auto"/>
            <w:right w:val="none" w:sz="0" w:space="0" w:color="auto"/>
          </w:divBdr>
        </w:div>
        <w:div w:id="21707375">
          <w:marLeft w:val="480"/>
          <w:marRight w:val="0"/>
          <w:marTop w:val="0"/>
          <w:marBottom w:val="0"/>
          <w:divBdr>
            <w:top w:val="none" w:sz="0" w:space="0" w:color="auto"/>
            <w:left w:val="none" w:sz="0" w:space="0" w:color="auto"/>
            <w:bottom w:val="none" w:sz="0" w:space="0" w:color="auto"/>
            <w:right w:val="none" w:sz="0" w:space="0" w:color="auto"/>
          </w:divBdr>
        </w:div>
        <w:div w:id="25495943">
          <w:marLeft w:val="480"/>
          <w:marRight w:val="0"/>
          <w:marTop w:val="0"/>
          <w:marBottom w:val="0"/>
          <w:divBdr>
            <w:top w:val="none" w:sz="0" w:space="0" w:color="auto"/>
            <w:left w:val="none" w:sz="0" w:space="0" w:color="auto"/>
            <w:bottom w:val="none" w:sz="0" w:space="0" w:color="auto"/>
            <w:right w:val="none" w:sz="0" w:space="0" w:color="auto"/>
          </w:divBdr>
        </w:div>
        <w:div w:id="59985268">
          <w:marLeft w:val="480"/>
          <w:marRight w:val="0"/>
          <w:marTop w:val="0"/>
          <w:marBottom w:val="0"/>
          <w:divBdr>
            <w:top w:val="none" w:sz="0" w:space="0" w:color="auto"/>
            <w:left w:val="none" w:sz="0" w:space="0" w:color="auto"/>
            <w:bottom w:val="none" w:sz="0" w:space="0" w:color="auto"/>
            <w:right w:val="none" w:sz="0" w:space="0" w:color="auto"/>
          </w:divBdr>
        </w:div>
        <w:div w:id="76874231">
          <w:marLeft w:val="480"/>
          <w:marRight w:val="0"/>
          <w:marTop w:val="0"/>
          <w:marBottom w:val="0"/>
          <w:divBdr>
            <w:top w:val="none" w:sz="0" w:space="0" w:color="auto"/>
            <w:left w:val="none" w:sz="0" w:space="0" w:color="auto"/>
            <w:bottom w:val="none" w:sz="0" w:space="0" w:color="auto"/>
            <w:right w:val="none" w:sz="0" w:space="0" w:color="auto"/>
          </w:divBdr>
        </w:div>
        <w:div w:id="101927331">
          <w:marLeft w:val="480"/>
          <w:marRight w:val="0"/>
          <w:marTop w:val="0"/>
          <w:marBottom w:val="0"/>
          <w:divBdr>
            <w:top w:val="none" w:sz="0" w:space="0" w:color="auto"/>
            <w:left w:val="none" w:sz="0" w:space="0" w:color="auto"/>
            <w:bottom w:val="none" w:sz="0" w:space="0" w:color="auto"/>
            <w:right w:val="none" w:sz="0" w:space="0" w:color="auto"/>
          </w:divBdr>
        </w:div>
        <w:div w:id="103810963">
          <w:marLeft w:val="480"/>
          <w:marRight w:val="0"/>
          <w:marTop w:val="0"/>
          <w:marBottom w:val="0"/>
          <w:divBdr>
            <w:top w:val="none" w:sz="0" w:space="0" w:color="auto"/>
            <w:left w:val="none" w:sz="0" w:space="0" w:color="auto"/>
            <w:bottom w:val="none" w:sz="0" w:space="0" w:color="auto"/>
            <w:right w:val="none" w:sz="0" w:space="0" w:color="auto"/>
          </w:divBdr>
        </w:div>
        <w:div w:id="184640417">
          <w:marLeft w:val="480"/>
          <w:marRight w:val="0"/>
          <w:marTop w:val="0"/>
          <w:marBottom w:val="0"/>
          <w:divBdr>
            <w:top w:val="none" w:sz="0" w:space="0" w:color="auto"/>
            <w:left w:val="none" w:sz="0" w:space="0" w:color="auto"/>
            <w:bottom w:val="none" w:sz="0" w:space="0" w:color="auto"/>
            <w:right w:val="none" w:sz="0" w:space="0" w:color="auto"/>
          </w:divBdr>
        </w:div>
        <w:div w:id="187724911">
          <w:marLeft w:val="480"/>
          <w:marRight w:val="0"/>
          <w:marTop w:val="0"/>
          <w:marBottom w:val="0"/>
          <w:divBdr>
            <w:top w:val="none" w:sz="0" w:space="0" w:color="auto"/>
            <w:left w:val="none" w:sz="0" w:space="0" w:color="auto"/>
            <w:bottom w:val="none" w:sz="0" w:space="0" w:color="auto"/>
            <w:right w:val="none" w:sz="0" w:space="0" w:color="auto"/>
          </w:divBdr>
        </w:div>
        <w:div w:id="209803427">
          <w:marLeft w:val="480"/>
          <w:marRight w:val="0"/>
          <w:marTop w:val="0"/>
          <w:marBottom w:val="0"/>
          <w:divBdr>
            <w:top w:val="none" w:sz="0" w:space="0" w:color="auto"/>
            <w:left w:val="none" w:sz="0" w:space="0" w:color="auto"/>
            <w:bottom w:val="none" w:sz="0" w:space="0" w:color="auto"/>
            <w:right w:val="none" w:sz="0" w:space="0" w:color="auto"/>
          </w:divBdr>
        </w:div>
        <w:div w:id="260455408">
          <w:marLeft w:val="480"/>
          <w:marRight w:val="0"/>
          <w:marTop w:val="0"/>
          <w:marBottom w:val="0"/>
          <w:divBdr>
            <w:top w:val="none" w:sz="0" w:space="0" w:color="auto"/>
            <w:left w:val="none" w:sz="0" w:space="0" w:color="auto"/>
            <w:bottom w:val="none" w:sz="0" w:space="0" w:color="auto"/>
            <w:right w:val="none" w:sz="0" w:space="0" w:color="auto"/>
          </w:divBdr>
        </w:div>
        <w:div w:id="362369871">
          <w:marLeft w:val="480"/>
          <w:marRight w:val="0"/>
          <w:marTop w:val="0"/>
          <w:marBottom w:val="0"/>
          <w:divBdr>
            <w:top w:val="none" w:sz="0" w:space="0" w:color="auto"/>
            <w:left w:val="none" w:sz="0" w:space="0" w:color="auto"/>
            <w:bottom w:val="none" w:sz="0" w:space="0" w:color="auto"/>
            <w:right w:val="none" w:sz="0" w:space="0" w:color="auto"/>
          </w:divBdr>
        </w:div>
        <w:div w:id="386874552">
          <w:marLeft w:val="480"/>
          <w:marRight w:val="0"/>
          <w:marTop w:val="0"/>
          <w:marBottom w:val="0"/>
          <w:divBdr>
            <w:top w:val="none" w:sz="0" w:space="0" w:color="auto"/>
            <w:left w:val="none" w:sz="0" w:space="0" w:color="auto"/>
            <w:bottom w:val="none" w:sz="0" w:space="0" w:color="auto"/>
            <w:right w:val="none" w:sz="0" w:space="0" w:color="auto"/>
          </w:divBdr>
        </w:div>
        <w:div w:id="387534493">
          <w:marLeft w:val="480"/>
          <w:marRight w:val="0"/>
          <w:marTop w:val="0"/>
          <w:marBottom w:val="0"/>
          <w:divBdr>
            <w:top w:val="none" w:sz="0" w:space="0" w:color="auto"/>
            <w:left w:val="none" w:sz="0" w:space="0" w:color="auto"/>
            <w:bottom w:val="none" w:sz="0" w:space="0" w:color="auto"/>
            <w:right w:val="none" w:sz="0" w:space="0" w:color="auto"/>
          </w:divBdr>
        </w:div>
        <w:div w:id="460417530">
          <w:marLeft w:val="480"/>
          <w:marRight w:val="0"/>
          <w:marTop w:val="0"/>
          <w:marBottom w:val="0"/>
          <w:divBdr>
            <w:top w:val="none" w:sz="0" w:space="0" w:color="auto"/>
            <w:left w:val="none" w:sz="0" w:space="0" w:color="auto"/>
            <w:bottom w:val="none" w:sz="0" w:space="0" w:color="auto"/>
            <w:right w:val="none" w:sz="0" w:space="0" w:color="auto"/>
          </w:divBdr>
        </w:div>
        <w:div w:id="500241001">
          <w:marLeft w:val="480"/>
          <w:marRight w:val="0"/>
          <w:marTop w:val="0"/>
          <w:marBottom w:val="0"/>
          <w:divBdr>
            <w:top w:val="none" w:sz="0" w:space="0" w:color="auto"/>
            <w:left w:val="none" w:sz="0" w:space="0" w:color="auto"/>
            <w:bottom w:val="none" w:sz="0" w:space="0" w:color="auto"/>
            <w:right w:val="none" w:sz="0" w:space="0" w:color="auto"/>
          </w:divBdr>
        </w:div>
        <w:div w:id="592201479">
          <w:marLeft w:val="480"/>
          <w:marRight w:val="0"/>
          <w:marTop w:val="0"/>
          <w:marBottom w:val="0"/>
          <w:divBdr>
            <w:top w:val="none" w:sz="0" w:space="0" w:color="auto"/>
            <w:left w:val="none" w:sz="0" w:space="0" w:color="auto"/>
            <w:bottom w:val="none" w:sz="0" w:space="0" w:color="auto"/>
            <w:right w:val="none" w:sz="0" w:space="0" w:color="auto"/>
          </w:divBdr>
        </w:div>
        <w:div w:id="658463539">
          <w:marLeft w:val="480"/>
          <w:marRight w:val="0"/>
          <w:marTop w:val="0"/>
          <w:marBottom w:val="0"/>
          <w:divBdr>
            <w:top w:val="none" w:sz="0" w:space="0" w:color="auto"/>
            <w:left w:val="none" w:sz="0" w:space="0" w:color="auto"/>
            <w:bottom w:val="none" w:sz="0" w:space="0" w:color="auto"/>
            <w:right w:val="none" w:sz="0" w:space="0" w:color="auto"/>
          </w:divBdr>
        </w:div>
        <w:div w:id="661353761">
          <w:marLeft w:val="480"/>
          <w:marRight w:val="0"/>
          <w:marTop w:val="0"/>
          <w:marBottom w:val="0"/>
          <w:divBdr>
            <w:top w:val="none" w:sz="0" w:space="0" w:color="auto"/>
            <w:left w:val="none" w:sz="0" w:space="0" w:color="auto"/>
            <w:bottom w:val="none" w:sz="0" w:space="0" w:color="auto"/>
            <w:right w:val="none" w:sz="0" w:space="0" w:color="auto"/>
          </w:divBdr>
        </w:div>
        <w:div w:id="662783802">
          <w:marLeft w:val="480"/>
          <w:marRight w:val="0"/>
          <w:marTop w:val="0"/>
          <w:marBottom w:val="0"/>
          <w:divBdr>
            <w:top w:val="none" w:sz="0" w:space="0" w:color="auto"/>
            <w:left w:val="none" w:sz="0" w:space="0" w:color="auto"/>
            <w:bottom w:val="none" w:sz="0" w:space="0" w:color="auto"/>
            <w:right w:val="none" w:sz="0" w:space="0" w:color="auto"/>
          </w:divBdr>
        </w:div>
        <w:div w:id="680820075">
          <w:marLeft w:val="480"/>
          <w:marRight w:val="0"/>
          <w:marTop w:val="0"/>
          <w:marBottom w:val="0"/>
          <w:divBdr>
            <w:top w:val="none" w:sz="0" w:space="0" w:color="auto"/>
            <w:left w:val="none" w:sz="0" w:space="0" w:color="auto"/>
            <w:bottom w:val="none" w:sz="0" w:space="0" w:color="auto"/>
            <w:right w:val="none" w:sz="0" w:space="0" w:color="auto"/>
          </w:divBdr>
        </w:div>
        <w:div w:id="693918009">
          <w:marLeft w:val="480"/>
          <w:marRight w:val="0"/>
          <w:marTop w:val="0"/>
          <w:marBottom w:val="0"/>
          <w:divBdr>
            <w:top w:val="none" w:sz="0" w:space="0" w:color="auto"/>
            <w:left w:val="none" w:sz="0" w:space="0" w:color="auto"/>
            <w:bottom w:val="none" w:sz="0" w:space="0" w:color="auto"/>
            <w:right w:val="none" w:sz="0" w:space="0" w:color="auto"/>
          </w:divBdr>
        </w:div>
        <w:div w:id="775323546">
          <w:marLeft w:val="480"/>
          <w:marRight w:val="0"/>
          <w:marTop w:val="0"/>
          <w:marBottom w:val="0"/>
          <w:divBdr>
            <w:top w:val="none" w:sz="0" w:space="0" w:color="auto"/>
            <w:left w:val="none" w:sz="0" w:space="0" w:color="auto"/>
            <w:bottom w:val="none" w:sz="0" w:space="0" w:color="auto"/>
            <w:right w:val="none" w:sz="0" w:space="0" w:color="auto"/>
          </w:divBdr>
        </w:div>
        <w:div w:id="817306393">
          <w:marLeft w:val="480"/>
          <w:marRight w:val="0"/>
          <w:marTop w:val="0"/>
          <w:marBottom w:val="0"/>
          <w:divBdr>
            <w:top w:val="none" w:sz="0" w:space="0" w:color="auto"/>
            <w:left w:val="none" w:sz="0" w:space="0" w:color="auto"/>
            <w:bottom w:val="none" w:sz="0" w:space="0" w:color="auto"/>
            <w:right w:val="none" w:sz="0" w:space="0" w:color="auto"/>
          </w:divBdr>
        </w:div>
        <w:div w:id="833767406">
          <w:marLeft w:val="480"/>
          <w:marRight w:val="0"/>
          <w:marTop w:val="0"/>
          <w:marBottom w:val="0"/>
          <w:divBdr>
            <w:top w:val="none" w:sz="0" w:space="0" w:color="auto"/>
            <w:left w:val="none" w:sz="0" w:space="0" w:color="auto"/>
            <w:bottom w:val="none" w:sz="0" w:space="0" w:color="auto"/>
            <w:right w:val="none" w:sz="0" w:space="0" w:color="auto"/>
          </w:divBdr>
        </w:div>
        <w:div w:id="836850171">
          <w:marLeft w:val="480"/>
          <w:marRight w:val="0"/>
          <w:marTop w:val="0"/>
          <w:marBottom w:val="0"/>
          <w:divBdr>
            <w:top w:val="none" w:sz="0" w:space="0" w:color="auto"/>
            <w:left w:val="none" w:sz="0" w:space="0" w:color="auto"/>
            <w:bottom w:val="none" w:sz="0" w:space="0" w:color="auto"/>
            <w:right w:val="none" w:sz="0" w:space="0" w:color="auto"/>
          </w:divBdr>
        </w:div>
        <w:div w:id="838351475">
          <w:marLeft w:val="480"/>
          <w:marRight w:val="0"/>
          <w:marTop w:val="0"/>
          <w:marBottom w:val="0"/>
          <w:divBdr>
            <w:top w:val="none" w:sz="0" w:space="0" w:color="auto"/>
            <w:left w:val="none" w:sz="0" w:space="0" w:color="auto"/>
            <w:bottom w:val="none" w:sz="0" w:space="0" w:color="auto"/>
            <w:right w:val="none" w:sz="0" w:space="0" w:color="auto"/>
          </w:divBdr>
        </w:div>
        <w:div w:id="878474930">
          <w:marLeft w:val="480"/>
          <w:marRight w:val="0"/>
          <w:marTop w:val="0"/>
          <w:marBottom w:val="0"/>
          <w:divBdr>
            <w:top w:val="none" w:sz="0" w:space="0" w:color="auto"/>
            <w:left w:val="none" w:sz="0" w:space="0" w:color="auto"/>
            <w:bottom w:val="none" w:sz="0" w:space="0" w:color="auto"/>
            <w:right w:val="none" w:sz="0" w:space="0" w:color="auto"/>
          </w:divBdr>
        </w:div>
        <w:div w:id="935987442">
          <w:marLeft w:val="480"/>
          <w:marRight w:val="0"/>
          <w:marTop w:val="0"/>
          <w:marBottom w:val="0"/>
          <w:divBdr>
            <w:top w:val="none" w:sz="0" w:space="0" w:color="auto"/>
            <w:left w:val="none" w:sz="0" w:space="0" w:color="auto"/>
            <w:bottom w:val="none" w:sz="0" w:space="0" w:color="auto"/>
            <w:right w:val="none" w:sz="0" w:space="0" w:color="auto"/>
          </w:divBdr>
        </w:div>
        <w:div w:id="946813406">
          <w:marLeft w:val="480"/>
          <w:marRight w:val="0"/>
          <w:marTop w:val="0"/>
          <w:marBottom w:val="0"/>
          <w:divBdr>
            <w:top w:val="none" w:sz="0" w:space="0" w:color="auto"/>
            <w:left w:val="none" w:sz="0" w:space="0" w:color="auto"/>
            <w:bottom w:val="none" w:sz="0" w:space="0" w:color="auto"/>
            <w:right w:val="none" w:sz="0" w:space="0" w:color="auto"/>
          </w:divBdr>
        </w:div>
        <w:div w:id="1036196148">
          <w:marLeft w:val="480"/>
          <w:marRight w:val="0"/>
          <w:marTop w:val="0"/>
          <w:marBottom w:val="0"/>
          <w:divBdr>
            <w:top w:val="none" w:sz="0" w:space="0" w:color="auto"/>
            <w:left w:val="none" w:sz="0" w:space="0" w:color="auto"/>
            <w:bottom w:val="none" w:sz="0" w:space="0" w:color="auto"/>
            <w:right w:val="none" w:sz="0" w:space="0" w:color="auto"/>
          </w:divBdr>
        </w:div>
        <w:div w:id="1060404881">
          <w:marLeft w:val="480"/>
          <w:marRight w:val="0"/>
          <w:marTop w:val="0"/>
          <w:marBottom w:val="0"/>
          <w:divBdr>
            <w:top w:val="none" w:sz="0" w:space="0" w:color="auto"/>
            <w:left w:val="none" w:sz="0" w:space="0" w:color="auto"/>
            <w:bottom w:val="none" w:sz="0" w:space="0" w:color="auto"/>
            <w:right w:val="none" w:sz="0" w:space="0" w:color="auto"/>
          </w:divBdr>
        </w:div>
        <w:div w:id="1066342693">
          <w:marLeft w:val="480"/>
          <w:marRight w:val="0"/>
          <w:marTop w:val="0"/>
          <w:marBottom w:val="0"/>
          <w:divBdr>
            <w:top w:val="none" w:sz="0" w:space="0" w:color="auto"/>
            <w:left w:val="none" w:sz="0" w:space="0" w:color="auto"/>
            <w:bottom w:val="none" w:sz="0" w:space="0" w:color="auto"/>
            <w:right w:val="none" w:sz="0" w:space="0" w:color="auto"/>
          </w:divBdr>
        </w:div>
        <w:div w:id="1110009089">
          <w:marLeft w:val="480"/>
          <w:marRight w:val="0"/>
          <w:marTop w:val="0"/>
          <w:marBottom w:val="0"/>
          <w:divBdr>
            <w:top w:val="none" w:sz="0" w:space="0" w:color="auto"/>
            <w:left w:val="none" w:sz="0" w:space="0" w:color="auto"/>
            <w:bottom w:val="none" w:sz="0" w:space="0" w:color="auto"/>
            <w:right w:val="none" w:sz="0" w:space="0" w:color="auto"/>
          </w:divBdr>
        </w:div>
        <w:div w:id="1135290795">
          <w:marLeft w:val="480"/>
          <w:marRight w:val="0"/>
          <w:marTop w:val="0"/>
          <w:marBottom w:val="0"/>
          <w:divBdr>
            <w:top w:val="none" w:sz="0" w:space="0" w:color="auto"/>
            <w:left w:val="none" w:sz="0" w:space="0" w:color="auto"/>
            <w:bottom w:val="none" w:sz="0" w:space="0" w:color="auto"/>
            <w:right w:val="none" w:sz="0" w:space="0" w:color="auto"/>
          </w:divBdr>
        </w:div>
        <w:div w:id="1216694956">
          <w:marLeft w:val="480"/>
          <w:marRight w:val="0"/>
          <w:marTop w:val="0"/>
          <w:marBottom w:val="0"/>
          <w:divBdr>
            <w:top w:val="none" w:sz="0" w:space="0" w:color="auto"/>
            <w:left w:val="none" w:sz="0" w:space="0" w:color="auto"/>
            <w:bottom w:val="none" w:sz="0" w:space="0" w:color="auto"/>
            <w:right w:val="none" w:sz="0" w:space="0" w:color="auto"/>
          </w:divBdr>
        </w:div>
        <w:div w:id="1282030215">
          <w:marLeft w:val="480"/>
          <w:marRight w:val="0"/>
          <w:marTop w:val="0"/>
          <w:marBottom w:val="0"/>
          <w:divBdr>
            <w:top w:val="none" w:sz="0" w:space="0" w:color="auto"/>
            <w:left w:val="none" w:sz="0" w:space="0" w:color="auto"/>
            <w:bottom w:val="none" w:sz="0" w:space="0" w:color="auto"/>
            <w:right w:val="none" w:sz="0" w:space="0" w:color="auto"/>
          </w:divBdr>
        </w:div>
        <w:div w:id="1332178290">
          <w:marLeft w:val="480"/>
          <w:marRight w:val="0"/>
          <w:marTop w:val="0"/>
          <w:marBottom w:val="0"/>
          <w:divBdr>
            <w:top w:val="none" w:sz="0" w:space="0" w:color="auto"/>
            <w:left w:val="none" w:sz="0" w:space="0" w:color="auto"/>
            <w:bottom w:val="none" w:sz="0" w:space="0" w:color="auto"/>
            <w:right w:val="none" w:sz="0" w:space="0" w:color="auto"/>
          </w:divBdr>
        </w:div>
        <w:div w:id="1377391182">
          <w:marLeft w:val="480"/>
          <w:marRight w:val="0"/>
          <w:marTop w:val="0"/>
          <w:marBottom w:val="0"/>
          <w:divBdr>
            <w:top w:val="none" w:sz="0" w:space="0" w:color="auto"/>
            <w:left w:val="none" w:sz="0" w:space="0" w:color="auto"/>
            <w:bottom w:val="none" w:sz="0" w:space="0" w:color="auto"/>
            <w:right w:val="none" w:sz="0" w:space="0" w:color="auto"/>
          </w:divBdr>
        </w:div>
        <w:div w:id="1377393509">
          <w:marLeft w:val="480"/>
          <w:marRight w:val="0"/>
          <w:marTop w:val="0"/>
          <w:marBottom w:val="0"/>
          <w:divBdr>
            <w:top w:val="none" w:sz="0" w:space="0" w:color="auto"/>
            <w:left w:val="none" w:sz="0" w:space="0" w:color="auto"/>
            <w:bottom w:val="none" w:sz="0" w:space="0" w:color="auto"/>
            <w:right w:val="none" w:sz="0" w:space="0" w:color="auto"/>
          </w:divBdr>
        </w:div>
        <w:div w:id="1410080988">
          <w:marLeft w:val="480"/>
          <w:marRight w:val="0"/>
          <w:marTop w:val="0"/>
          <w:marBottom w:val="0"/>
          <w:divBdr>
            <w:top w:val="none" w:sz="0" w:space="0" w:color="auto"/>
            <w:left w:val="none" w:sz="0" w:space="0" w:color="auto"/>
            <w:bottom w:val="none" w:sz="0" w:space="0" w:color="auto"/>
            <w:right w:val="none" w:sz="0" w:space="0" w:color="auto"/>
          </w:divBdr>
        </w:div>
        <w:div w:id="1538394499">
          <w:marLeft w:val="480"/>
          <w:marRight w:val="0"/>
          <w:marTop w:val="0"/>
          <w:marBottom w:val="0"/>
          <w:divBdr>
            <w:top w:val="none" w:sz="0" w:space="0" w:color="auto"/>
            <w:left w:val="none" w:sz="0" w:space="0" w:color="auto"/>
            <w:bottom w:val="none" w:sz="0" w:space="0" w:color="auto"/>
            <w:right w:val="none" w:sz="0" w:space="0" w:color="auto"/>
          </w:divBdr>
        </w:div>
        <w:div w:id="1548642649">
          <w:marLeft w:val="480"/>
          <w:marRight w:val="0"/>
          <w:marTop w:val="0"/>
          <w:marBottom w:val="0"/>
          <w:divBdr>
            <w:top w:val="none" w:sz="0" w:space="0" w:color="auto"/>
            <w:left w:val="none" w:sz="0" w:space="0" w:color="auto"/>
            <w:bottom w:val="none" w:sz="0" w:space="0" w:color="auto"/>
            <w:right w:val="none" w:sz="0" w:space="0" w:color="auto"/>
          </w:divBdr>
        </w:div>
        <w:div w:id="1573658891">
          <w:marLeft w:val="480"/>
          <w:marRight w:val="0"/>
          <w:marTop w:val="0"/>
          <w:marBottom w:val="0"/>
          <w:divBdr>
            <w:top w:val="none" w:sz="0" w:space="0" w:color="auto"/>
            <w:left w:val="none" w:sz="0" w:space="0" w:color="auto"/>
            <w:bottom w:val="none" w:sz="0" w:space="0" w:color="auto"/>
            <w:right w:val="none" w:sz="0" w:space="0" w:color="auto"/>
          </w:divBdr>
        </w:div>
        <w:div w:id="1686516223">
          <w:marLeft w:val="480"/>
          <w:marRight w:val="0"/>
          <w:marTop w:val="0"/>
          <w:marBottom w:val="0"/>
          <w:divBdr>
            <w:top w:val="none" w:sz="0" w:space="0" w:color="auto"/>
            <w:left w:val="none" w:sz="0" w:space="0" w:color="auto"/>
            <w:bottom w:val="none" w:sz="0" w:space="0" w:color="auto"/>
            <w:right w:val="none" w:sz="0" w:space="0" w:color="auto"/>
          </w:divBdr>
        </w:div>
        <w:div w:id="1736123065">
          <w:marLeft w:val="480"/>
          <w:marRight w:val="0"/>
          <w:marTop w:val="0"/>
          <w:marBottom w:val="0"/>
          <w:divBdr>
            <w:top w:val="none" w:sz="0" w:space="0" w:color="auto"/>
            <w:left w:val="none" w:sz="0" w:space="0" w:color="auto"/>
            <w:bottom w:val="none" w:sz="0" w:space="0" w:color="auto"/>
            <w:right w:val="none" w:sz="0" w:space="0" w:color="auto"/>
          </w:divBdr>
        </w:div>
        <w:div w:id="1796756124">
          <w:marLeft w:val="480"/>
          <w:marRight w:val="0"/>
          <w:marTop w:val="0"/>
          <w:marBottom w:val="0"/>
          <w:divBdr>
            <w:top w:val="none" w:sz="0" w:space="0" w:color="auto"/>
            <w:left w:val="none" w:sz="0" w:space="0" w:color="auto"/>
            <w:bottom w:val="none" w:sz="0" w:space="0" w:color="auto"/>
            <w:right w:val="none" w:sz="0" w:space="0" w:color="auto"/>
          </w:divBdr>
        </w:div>
        <w:div w:id="1809737968">
          <w:marLeft w:val="480"/>
          <w:marRight w:val="0"/>
          <w:marTop w:val="0"/>
          <w:marBottom w:val="0"/>
          <w:divBdr>
            <w:top w:val="none" w:sz="0" w:space="0" w:color="auto"/>
            <w:left w:val="none" w:sz="0" w:space="0" w:color="auto"/>
            <w:bottom w:val="none" w:sz="0" w:space="0" w:color="auto"/>
            <w:right w:val="none" w:sz="0" w:space="0" w:color="auto"/>
          </w:divBdr>
        </w:div>
        <w:div w:id="1834373766">
          <w:marLeft w:val="480"/>
          <w:marRight w:val="0"/>
          <w:marTop w:val="0"/>
          <w:marBottom w:val="0"/>
          <w:divBdr>
            <w:top w:val="none" w:sz="0" w:space="0" w:color="auto"/>
            <w:left w:val="none" w:sz="0" w:space="0" w:color="auto"/>
            <w:bottom w:val="none" w:sz="0" w:space="0" w:color="auto"/>
            <w:right w:val="none" w:sz="0" w:space="0" w:color="auto"/>
          </w:divBdr>
        </w:div>
        <w:div w:id="1865628915">
          <w:marLeft w:val="480"/>
          <w:marRight w:val="0"/>
          <w:marTop w:val="0"/>
          <w:marBottom w:val="0"/>
          <w:divBdr>
            <w:top w:val="none" w:sz="0" w:space="0" w:color="auto"/>
            <w:left w:val="none" w:sz="0" w:space="0" w:color="auto"/>
            <w:bottom w:val="none" w:sz="0" w:space="0" w:color="auto"/>
            <w:right w:val="none" w:sz="0" w:space="0" w:color="auto"/>
          </w:divBdr>
        </w:div>
        <w:div w:id="1919092461">
          <w:marLeft w:val="480"/>
          <w:marRight w:val="0"/>
          <w:marTop w:val="0"/>
          <w:marBottom w:val="0"/>
          <w:divBdr>
            <w:top w:val="none" w:sz="0" w:space="0" w:color="auto"/>
            <w:left w:val="none" w:sz="0" w:space="0" w:color="auto"/>
            <w:bottom w:val="none" w:sz="0" w:space="0" w:color="auto"/>
            <w:right w:val="none" w:sz="0" w:space="0" w:color="auto"/>
          </w:divBdr>
        </w:div>
        <w:div w:id="2036038598">
          <w:marLeft w:val="480"/>
          <w:marRight w:val="0"/>
          <w:marTop w:val="0"/>
          <w:marBottom w:val="0"/>
          <w:divBdr>
            <w:top w:val="none" w:sz="0" w:space="0" w:color="auto"/>
            <w:left w:val="none" w:sz="0" w:space="0" w:color="auto"/>
            <w:bottom w:val="none" w:sz="0" w:space="0" w:color="auto"/>
            <w:right w:val="none" w:sz="0" w:space="0" w:color="auto"/>
          </w:divBdr>
        </w:div>
        <w:div w:id="2058771058">
          <w:marLeft w:val="480"/>
          <w:marRight w:val="0"/>
          <w:marTop w:val="0"/>
          <w:marBottom w:val="0"/>
          <w:divBdr>
            <w:top w:val="none" w:sz="0" w:space="0" w:color="auto"/>
            <w:left w:val="none" w:sz="0" w:space="0" w:color="auto"/>
            <w:bottom w:val="none" w:sz="0" w:space="0" w:color="auto"/>
            <w:right w:val="none" w:sz="0" w:space="0" w:color="auto"/>
          </w:divBdr>
        </w:div>
        <w:div w:id="2084141097">
          <w:marLeft w:val="480"/>
          <w:marRight w:val="0"/>
          <w:marTop w:val="0"/>
          <w:marBottom w:val="0"/>
          <w:divBdr>
            <w:top w:val="none" w:sz="0" w:space="0" w:color="auto"/>
            <w:left w:val="none" w:sz="0" w:space="0" w:color="auto"/>
            <w:bottom w:val="none" w:sz="0" w:space="0" w:color="auto"/>
            <w:right w:val="none" w:sz="0" w:space="0" w:color="auto"/>
          </w:divBdr>
        </w:div>
      </w:divsChild>
    </w:div>
    <w:div w:id="1859462752">
      <w:marLeft w:val="640"/>
      <w:marRight w:val="0"/>
      <w:marTop w:val="0"/>
      <w:marBottom w:val="0"/>
      <w:divBdr>
        <w:top w:val="none" w:sz="0" w:space="0" w:color="auto"/>
        <w:left w:val="none" w:sz="0" w:space="0" w:color="auto"/>
        <w:bottom w:val="none" w:sz="0" w:space="0" w:color="auto"/>
        <w:right w:val="none" w:sz="0" w:space="0" w:color="auto"/>
      </w:divBdr>
    </w:div>
    <w:div w:id="1859733899">
      <w:marLeft w:val="640"/>
      <w:marRight w:val="0"/>
      <w:marTop w:val="0"/>
      <w:marBottom w:val="0"/>
      <w:divBdr>
        <w:top w:val="none" w:sz="0" w:space="0" w:color="auto"/>
        <w:left w:val="none" w:sz="0" w:space="0" w:color="auto"/>
        <w:bottom w:val="none" w:sz="0" w:space="0" w:color="auto"/>
        <w:right w:val="none" w:sz="0" w:space="0" w:color="auto"/>
      </w:divBdr>
    </w:div>
    <w:div w:id="1859734147">
      <w:bodyDiv w:val="1"/>
      <w:marLeft w:val="0"/>
      <w:marRight w:val="0"/>
      <w:marTop w:val="0"/>
      <w:marBottom w:val="0"/>
      <w:divBdr>
        <w:top w:val="none" w:sz="0" w:space="0" w:color="auto"/>
        <w:left w:val="none" w:sz="0" w:space="0" w:color="auto"/>
        <w:bottom w:val="none" w:sz="0" w:space="0" w:color="auto"/>
        <w:right w:val="none" w:sz="0" w:space="0" w:color="auto"/>
      </w:divBdr>
    </w:div>
    <w:div w:id="1860466077">
      <w:marLeft w:val="640"/>
      <w:marRight w:val="0"/>
      <w:marTop w:val="0"/>
      <w:marBottom w:val="0"/>
      <w:divBdr>
        <w:top w:val="none" w:sz="0" w:space="0" w:color="auto"/>
        <w:left w:val="none" w:sz="0" w:space="0" w:color="auto"/>
        <w:bottom w:val="none" w:sz="0" w:space="0" w:color="auto"/>
        <w:right w:val="none" w:sz="0" w:space="0" w:color="auto"/>
      </w:divBdr>
    </w:div>
    <w:div w:id="1861117699">
      <w:marLeft w:val="640"/>
      <w:marRight w:val="0"/>
      <w:marTop w:val="0"/>
      <w:marBottom w:val="0"/>
      <w:divBdr>
        <w:top w:val="none" w:sz="0" w:space="0" w:color="auto"/>
        <w:left w:val="none" w:sz="0" w:space="0" w:color="auto"/>
        <w:bottom w:val="none" w:sz="0" w:space="0" w:color="auto"/>
        <w:right w:val="none" w:sz="0" w:space="0" w:color="auto"/>
      </w:divBdr>
    </w:div>
    <w:div w:id="1861889670">
      <w:marLeft w:val="480"/>
      <w:marRight w:val="0"/>
      <w:marTop w:val="0"/>
      <w:marBottom w:val="0"/>
      <w:divBdr>
        <w:top w:val="none" w:sz="0" w:space="0" w:color="auto"/>
        <w:left w:val="none" w:sz="0" w:space="0" w:color="auto"/>
        <w:bottom w:val="none" w:sz="0" w:space="0" w:color="auto"/>
        <w:right w:val="none" w:sz="0" w:space="0" w:color="auto"/>
      </w:divBdr>
    </w:div>
    <w:div w:id="1861895629">
      <w:bodyDiv w:val="1"/>
      <w:marLeft w:val="0"/>
      <w:marRight w:val="0"/>
      <w:marTop w:val="0"/>
      <w:marBottom w:val="0"/>
      <w:divBdr>
        <w:top w:val="none" w:sz="0" w:space="0" w:color="auto"/>
        <w:left w:val="none" w:sz="0" w:space="0" w:color="auto"/>
        <w:bottom w:val="none" w:sz="0" w:space="0" w:color="auto"/>
        <w:right w:val="none" w:sz="0" w:space="0" w:color="auto"/>
      </w:divBdr>
      <w:divsChild>
        <w:div w:id="9332486">
          <w:marLeft w:val="480"/>
          <w:marRight w:val="0"/>
          <w:marTop w:val="0"/>
          <w:marBottom w:val="0"/>
          <w:divBdr>
            <w:top w:val="none" w:sz="0" w:space="0" w:color="auto"/>
            <w:left w:val="none" w:sz="0" w:space="0" w:color="auto"/>
            <w:bottom w:val="none" w:sz="0" w:space="0" w:color="auto"/>
            <w:right w:val="none" w:sz="0" w:space="0" w:color="auto"/>
          </w:divBdr>
        </w:div>
        <w:div w:id="11226795">
          <w:marLeft w:val="480"/>
          <w:marRight w:val="0"/>
          <w:marTop w:val="0"/>
          <w:marBottom w:val="0"/>
          <w:divBdr>
            <w:top w:val="none" w:sz="0" w:space="0" w:color="auto"/>
            <w:left w:val="none" w:sz="0" w:space="0" w:color="auto"/>
            <w:bottom w:val="none" w:sz="0" w:space="0" w:color="auto"/>
            <w:right w:val="none" w:sz="0" w:space="0" w:color="auto"/>
          </w:divBdr>
        </w:div>
        <w:div w:id="15548822">
          <w:marLeft w:val="480"/>
          <w:marRight w:val="0"/>
          <w:marTop w:val="0"/>
          <w:marBottom w:val="0"/>
          <w:divBdr>
            <w:top w:val="none" w:sz="0" w:space="0" w:color="auto"/>
            <w:left w:val="none" w:sz="0" w:space="0" w:color="auto"/>
            <w:bottom w:val="none" w:sz="0" w:space="0" w:color="auto"/>
            <w:right w:val="none" w:sz="0" w:space="0" w:color="auto"/>
          </w:divBdr>
        </w:div>
        <w:div w:id="40325173">
          <w:marLeft w:val="480"/>
          <w:marRight w:val="0"/>
          <w:marTop w:val="0"/>
          <w:marBottom w:val="0"/>
          <w:divBdr>
            <w:top w:val="none" w:sz="0" w:space="0" w:color="auto"/>
            <w:left w:val="none" w:sz="0" w:space="0" w:color="auto"/>
            <w:bottom w:val="none" w:sz="0" w:space="0" w:color="auto"/>
            <w:right w:val="none" w:sz="0" w:space="0" w:color="auto"/>
          </w:divBdr>
        </w:div>
        <w:div w:id="58595693">
          <w:marLeft w:val="480"/>
          <w:marRight w:val="0"/>
          <w:marTop w:val="0"/>
          <w:marBottom w:val="0"/>
          <w:divBdr>
            <w:top w:val="none" w:sz="0" w:space="0" w:color="auto"/>
            <w:left w:val="none" w:sz="0" w:space="0" w:color="auto"/>
            <w:bottom w:val="none" w:sz="0" w:space="0" w:color="auto"/>
            <w:right w:val="none" w:sz="0" w:space="0" w:color="auto"/>
          </w:divBdr>
        </w:div>
        <w:div w:id="81991680">
          <w:marLeft w:val="480"/>
          <w:marRight w:val="0"/>
          <w:marTop w:val="0"/>
          <w:marBottom w:val="0"/>
          <w:divBdr>
            <w:top w:val="none" w:sz="0" w:space="0" w:color="auto"/>
            <w:left w:val="none" w:sz="0" w:space="0" w:color="auto"/>
            <w:bottom w:val="none" w:sz="0" w:space="0" w:color="auto"/>
            <w:right w:val="none" w:sz="0" w:space="0" w:color="auto"/>
          </w:divBdr>
        </w:div>
        <w:div w:id="198322718">
          <w:marLeft w:val="480"/>
          <w:marRight w:val="0"/>
          <w:marTop w:val="0"/>
          <w:marBottom w:val="0"/>
          <w:divBdr>
            <w:top w:val="none" w:sz="0" w:space="0" w:color="auto"/>
            <w:left w:val="none" w:sz="0" w:space="0" w:color="auto"/>
            <w:bottom w:val="none" w:sz="0" w:space="0" w:color="auto"/>
            <w:right w:val="none" w:sz="0" w:space="0" w:color="auto"/>
          </w:divBdr>
        </w:div>
        <w:div w:id="218715806">
          <w:marLeft w:val="480"/>
          <w:marRight w:val="0"/>
          <w:marTop w:val="0"/>
          <w:marBottom w:val="0"/>
          <w:divBdr>
            <w:top w:val="none" w:sz="0" w:space="0" w:color="auto"/>
            <w:left w:val="none" w:sz="0" w:space="0" w:color="auto"/>
            <w:bottom w:val="none" w:sz="0" w:space="0" w:color="auto"/>
            <w:right w:val="none" w:sz="0" w:space="0" w:color="auto"/>
          </w:divBdr>
        </w:div>
        <w:div w:id="227541451">
          <w:marLeft w:val="480"/>
          <w:marRight w:val="0"/>
          <w:marTop w:val="0"/>
          <w:marBottom w:val="0"/>
          <w:divBdr>
            <w:top w:val="none" w:sz="0" w:space="0" w:color="auto"/>
            <w:left w:val="none" w:sz="0" w:space="0" w:color="auto"/>
            <w:bottom w:val="none" w:sz="0" w:space="0" w:color="auto"/>
            <w:right w:val="none" w:sz="0" w:space="0" w:color="auto"/>
          </w:divBdr>
        </w:div>
        <w:div w:id="234557111">
          <w:marLeft w:val="480"/>
          <w:marRight w:val="0"/>
          <w:marTop w:val="0"/>
          <w:marBottom w:val="0"/>
          <w:divBdr>
            <w:top w:val="none" w:sz="0" w:space="0" w:color="auto"/>
            <w:left w:val="none" w:sz="0" w:space="0" w:color="auto"/>
            <w:bottom w:val="none" w:sz="0" w:space="0" w:color="auto"/>
            <w:right w:val="none" w:sz="0" w:space="0" w:color="auto"/>
          </w:divBdr>
        </w:div>
        <w:div w:id="243609945">
          <w:marLeft w:val="480"/>
          <w:marRight w:val="0"/>
          <w:marTop w:val="0"/>
          <w:marBottom w:val="0"/>
          <w:divBdr>
            <w:top w:val="none" w:sz="0" w:space="0" w:color="auto"/>
            <w:left w:val="none" w:sz="0" w:space="0" w:color="auto"/>
            <w:bottom w:val="none" w:sz="0" w:space="0" w:color="auto"/>
            <w:right w:val="none" w:sz="0" w:space="0" w:color="auto"/>
          </w:divBdr>
        </w:div>
        <w:div w:id="243925575">
          <w:marLeft w:val="480"/>
          <w:marRight w:val="0"/>
          <w:marTop w:val="0"/>
          <w:marBottom w:val="0"/>
          <w:divBdr>
            <w:top w:val="none" w:sz="0" w:space="0" w:color="auto"/>
            <w:left w:val="none" w:sz="0" w:space="0" w:color="auto"/>
            <w:bottom w:val="none" w:sz="0" w:space="0" w:color="auto"/>
            <w:right w:val="none" w:sz="0" w:space="0" w:color="auto"/>
          </w:divBdr>
        </w:div>
        <w:div w:id="267978516">
          <w:marLeft w:val="480"/>
          <w:marRight w:val="0"/>
          <w:marTop w:val="0"/>
          <w:marBottom w:val="0"/>
          <w:divBdr>
            <w:top w:val="none" w:sz="0" w:space="0" w:color="auto"/>
            <w:left w:val="none" w:sz="0" w:space="0" w:color="auto"/>
            <w:bottom w:val="none" w:sz="0" w:space="0" w:color="auto"/>
            <w:right w:val="none" w:sz="0" w:space="0" w:color="auto"/>
          </w:divBdr>
        </w:div>
        <w:div w:id="283771748">
          <w:marLeft w:val="480"/>
          <w:marRight w:val="0"/>
          <w:marTop w:val="0"/>
          <w:marBottom w:val="0"/>
          <w:divBdr>
            <w:top w:val="none" w:sz="0" w:space="0" w:color="auto"/>
            <w:left w:val="none" w:sz="0" w:space="0" w:color="auto"/>
            <w:bottom w:val="none" w:sz="0" w:space="0" w:color="auto"/>
            <w:right w:val="none" w:sz="0" w:space="0" w:color="auto"/>
          </w:divBdr>
        </w:div>
        <w:div w:id="311913950">
          <w:marLeft w:val="480"/>
          <w:marRight w:val="0"/>
          <w:marTop w:val="0"/>
          <w:marBottom w:val="0"/>
          <w:divBdr>
            <w:top w:val="none" w:sz="0" w:space="0" w:color="auto"/>
            <w:left w:val="none" w:sz="0" w:space="0" w:color="auto"/>
            <w:bottom w:val="none" w:sz="0" w:space="0" w:color="auto"/>
            <w:right w:val="none" w:sz="0" w:space="0" w:color="auto"/>
          </w:divBdr>
        </w:div>
        <w:div w:id="329142316">
          <w:marLeft w:val="480"/>
          <w:marRight w:val="0"/>
          <w:marTop w:val="0"/>
          <w:marBottom w:val="0"/>
          <w:divBdr>
            <w:top w:val="none" w:sz="0" w:space="0" w:color="auto"/>
            <w:left w:val="none" w:sz="0" w:space="0" w:color="auto"/>
            <w:bottom w:val="none" w:sz="0" w:space="0" w:color="auto"/>
            <w:right w:val="none" w:sz="0" w:space="0" w:color="auto"/>
          </w:divBdr>
        </w:div>
        <w:div w:id="346756848">
          <w:marLeft w:val="480"/>
          <w:marRight w:val="0"/>
          <w:marTop w:val="0"/>
          <w:marBottom w:val="0"/>
          <w:divBdr>
            <w:top w:val="none" w:sz="0" w:space="0" w:color="auto"/>
            <w:left w:val="none" w:sz="0" w:space="0" w:color="auto"/>
            <w:bottom w:val="none" w:sz="0" w:space="0" w:color="auto"/>
            <w:right w:val="none" w:sz="0" w:space="0" w:color="auto"/>
          </w:divBdr>
        </w:div>
        <w:div w:id="347563970">
          <w:marLeft w:val="480"/>
          <w:marRight w:val="0"/>
          <w:marTop w:val="0"/>
          <w:marBottom w:val="0"/>
          <w:divBdr>
            <w:top w:val="none" w:sz="0" w:space="0" w:color="auto"/>
            <w:left w:val="none" w:sz="0" w:space="0" w:color="auto"/>
            <w:bottom w:val="none" w:sz="0" w:space="0" w:color="auto"/>
            <w:right w:val="none" w:sz="0" w:space="0" w:color="auto"/>
          </w:divBdr>
        </w:div>
        <w:div w:id="500774509">
          <w:marLeft w:val="480"/>
          <w:marRight w:val="0"/>
          <w:marTop w:val="0"/>
          <w:marBottom w:val="0"/>
          <w:divBdr>
            <w:top w:val="none" w:sz="0" w:space="0" w:color="auto"/>
            <w:left w:val="none" w:sz="0" w:space="0" w:color="auto"/>
            <w:bottom w:val="none" w:sz="0" w:space="0" w:color="auto"/>
            <w:right w:val="none" w:sz="0" w:space="0" w:color="auto"/>
          </w:divBdr>
        </w:div>
        <w:div w:id="549994254">
          <w:marLeft w:val="480"/>
          <w:marRight w:val="0"/>
          <w:marTop w:val="0"/>
          <w:marBottom w:val="0"/>
          <w:divBdr>
            <w:top w:val="none" w:sz="0" w:space="0" w:color="auto"/>
            <w:left w:val="none" w:sz="0" w:space="0" w:color="auto"/>
            <w:bottom w:val="none" w:sz="0" w:space="0" w:color="auto"/>
            <w:right w:val="none" w:sz="0" w:space="0" w:color="auto"/>
          </w:divBdr>
        </w:div>
        <w:div w:id="584261788">
          <w:marLeft w:val="480"/>
          <w:marRight w:val="0"/>
          <w:marTop w:val="0"/>
          <w:marBottom w:val="0"/>
          <w:divBdr>
            <w:top w:val="none" w:sz="0" w:space="0" w:color="auto"/>
            <w:left w:val="none" w:sz="0" w:space="0" w:color="auto"/>
            <w:bottom w:val="none" w:sz="0" w:space="0" w:color="auto"/>
            <w:right w:val="none" w:sz="0" w:space="0" w:color="auto"/>
          </w:divBdr>
        </w:div>
        <w:div w:id="599678887">
          <w:marLeft w:val="480"/>
          <w:marRight w:val="0"/>
          <w:marTop w:val="0"/>
          <w:marBottom w:val="0"/>
          <w:divBdr>
            <w:top w:val="none" w:sz="0" w:space="0" w:color="auto"/>
            <w:left w:val="none" w:sz="0" w:space="0" w:color="auto"/>
            <w:bottom w:val="none" w:sz="0" w:space="0" w:color="auto"/>
            <w:right w:val="none" w:sz="0" w:space="0" w:color="auto"/>
          </w:divBdr>
        </w:div>
        <w:div w:id="671876480">
          <w:marLeft w:val="480"/>
          <w:marRight w:val="0"/>
          <w:marTop w:val="0"/>
          <w:marBottom w:val="0"/>
          <w:divBdr>
            <w:top w:val="none" w:sz="0" w:space="0" w:color="auto"/>
            <w:left w:val="none" w:sz="0" w:space="0" w:color="auto"/>
            <w:bottom w:val="none" w:sz="0" w:space="0" w:color="auto"/>
            <w:right w:val="none" w:sz="0" w:space="0" w:color="auto"/>
          </w:divBdr>
        </w:div>
        <w:div w:id="696084862">
          <w:marLeft w:val="480"/>
          <w:marRight w:val="0"/>
          <w:marTop w:val="0"/>
          <w:marBottom w:val="0"/>
          <w:divBdr>
            <w:top w:val="none" w:sz="0" w:space="0" w:color="auto"/>
            <w:left w:val="none" w:sz="0" w:space="0" w:color="auto"/>
            <w:bottom w:val="none" w:sz="0" w:space="0" w:color="auto"/>
            <w:right w:val="none" w:sz="0" w:space="0" w:color="auto"/>
          </w:divBdr>
        </w:div>
        <w:div w:id="714351620">
          <w:marLeft w:val="480"/>
          <w:marRight w:val="0"/>
          <w:marTop w:val="0"/>
          <w:marBottom w:val="0"/>
          <w:divBdr>
            <w:top w:val="none" w:sz="0" w:space="0" w:color="auto"/>
            <w:left w:val="none" w:sz="0" w:space="0" w:color="auto"/>
            <w:bottom w:val="none" w:sz="0" w:space="0" w:color="auto"/>
            <w:right w:val="none" w:sz="0" w:space="0" w:color="auto"/>
          </w:divBdr>
        </w:div>
        <w:div w:id="723915723">
          <w:marLeft w:val="480"/>
          <w:marRight w:val="0"/>
          <w:marTop w:val="0"/>
          <w:marBottom w:val="0"/>
          <w:divBdr>
            <w:top w:val="none" w:sz="0" w:space="0" w:color="auto"/>
            <w:left w:val="none" w:sz="0" w:space="0" w:color="auto"/>
            <w:bottom w:val="none" w:sz="0" w:space="0" w:color="auto"/>
            <w:right w:val="none" w:sz="0" w:space="0" w:color="auto"/>
          </w:divBdr>
        </w:div>
        <w:div w:id="725950507">
          <w:marLeft w:val="480"/>
          <w:marRight w:val="0"/>
          <w:marTop w:val="0"/>
          <w:marBottom w:val="0"/>
          <w:divBdr>
            <w:top w:val="none" w:sz="0" w:space="0" w:color="auto"/>
            <w:left w:val="none" w:sz="0" w:space="0" w:color="auto"/>
            <w:bottom w:val="none" w:sz="0" w:space="0" w:color="auto"/>
            <w:right w:val="none" w:sz="0" w:space="0" w:color="auto"/>
          </w:divBdr>
        </w:div>
        <w:div w:id="726419664">
          <w:marLeft w:val="480"/>
          <w:marRight w:val="0"/>
          <w:marTop w:val="0"/>
          <w:marBottom w:val="0"/>
          <w:divBdr>
            <w:top w:val="none" w:sz="0" w:space="0" w:color="auto"/>
            <w:left w:val="none" w:sz="0" w:space="0" w:color="auto"/>
            <w:bottom w:val="none" w:sz="0" w:space="0" w:color="auto"/>
            <w:right w:val="none" w:sz="0" w:space="0" w:color="auto"/>
          </w:divBdr>
        </w:div>
        <w:div w:id="738476674">
          <w:marLeft w:val="480"/>
          <w:marRight w:val="0"/>
          <w:marTop w:val="0"/>
          <w:marBottom w:val="0"/>
          <w:divBdr>
            <w:top w:val="none" w:sz="0" w:space="0" w:color="auto"/>
            <w:left w:val="none" w:sz="0" w:space="0" w:color="auto"/>
            <w:bottom w:val="none" w:sz="0" w:space="0" w:color="auto"/>
            <w:right w:val="none" w:sz="0" w:space="0" w:color="auto"/>
          </w:divBdr>
        </w:div>
        <w:div w:id="739325031">
          <w:marLeft w:val="480"/>
          <w:marRight w:val="0"/>
          <w:marTop w:val="0"/>
          <w:marBottom w:val="0"/>
          <w:divBdr>
            <w:top w:val="none" w:sz="0" w:space="0" w:color="auto"/>
            <w:left w:val="none" w:sz="0" w:space="0" w:color="auto"/>
            <w:bottom w:val="none" w:sz="0" w:space="0" w:color="auto"/>
            <w:right w:val="none" w:sz="0" w:space="0" w:color="auto"/>
          </w:divBdr>
        </w:div>
        <w:div w:id="748696219">
          <w:marLeft w:val="480"/>
          <w:marRight w:val="0"/>
          <w:marTop w:val="0"/>
          <w:marBottom w:val="0"/>
          <w:divBdr>
            <w:top w:val="none" w:sz="0" w:space="0" w:color="auto"/>
            <w:left w:val="none" w:sz="0" w:space="0" w:color="auto"/>
            <w:bottom w:val="none" w:sz="0" w:space="0" w:color="auto"/>
            <w:right w:val="none" w:sz="0" w:space="0" w:color="auto"/>
          </w:divBdr>
        </w:div>
        <w:div w:id="774444511">
          <w:marLeft w:val="480"/>
          <w:marRight w:val="0"/>
          <w:marTop w:val="0"/>
          <w:marBottom w:val="0"/>
          <w:divBdr>
            <w:top w:val="none" w:sz="0" w:space="0" w:color="auto"/>
            <w:left w:val="none" w:sz="0" w:space="0" w:color="auto"/>
            <w:bottom w:val="none" w:sz="0" w:space="0" w:color="auto"/>
            <w:right w:val="none" w:sz="0" w:space="0" w:color="auto"/>
          </w:divBdr>
        </w:div>
        <w:div w:id="896091683">
          <w:marLeft w:val="480"/>
          <w:marRight w:val="0"/>
          <w:marTop w:val="0"/>
          <w:marBottom w:val="0"/>
          <w:divBdr>
            <w:top w:val="none" w:sz="0" w:space="0" w:color="auto"/>
            <w:left w:val="none" w:sz="0" w:space="0" w:color="auto"/>
            <w:bottom w:val="none" w:sz="0" w:space="0" w:color="auto"/>
            <w:right w:val="none" w:sz="0" w:space="0" w:color="auto"/>
          </w:divBdr>
        </w:div>
        <w:div w:id="970210503">
          <w:marLeft w:val="480"/>
          <w:marRight w:val="0"/>
          <w:marTop w:val="0"/>
          <w:marBottom w:val="0"/>
          <w:divBdr>
            <w:top w:val="none" w:sz="0" w:space="0" w:color="auto"/>
            <w:left w:val="none" w:sz="0" w:space="0" w:color="auto"/>
            <w:bottom w:val="none" w:sz="0" w:space="0" w:color="auto"/>
            <w:right w:val="none" w:sz="0" w:space="0" w:color="auto"/>
          </w:divBdr>
        </w:div>
        <w:div w:id="991180115">
          <w:marLeft w:val="480"/>
          <w:marRight w:val="0"/>
          <w:marTop w:val="0"/>
          <w:marBottom w:val="0"/>
          <w:divBdr>
            <w:top w:val="none" w:sz="0" w:space="0" w:color="auto"/>
            <w:left w:val="none" w:sz="0" w:space="0" w:color="auto"/>
            <w:bottom w:val="none" w:sz="0" w:space="0" w:color="auto"/>
            <w:right w:val="none" w:sz="0" w:space="0" w:color="auto"/>
          </w:divBdr>
        </w:div>
        <w:div w:id="993219593">
          <w:marLeft w:val="480"/>
          <w:marRight w:val="0"/>
          <w:marTop w:val="0"/>
          <w:marBottom w:val="0"/>
          <w:divBdr>
            <w:top w:val="none" w:sz="0" w:space="0" w:color="auto"/>
            <w:left w:val="none" w:sz="0" w:space="0" w:color="auto"/>
            <w:bottom w:val="none" w:sz="0" w:space="0" w:color="auto"/>
            <w:right w:val="none" w:sz="0" w:space="0" w:color="auto"/>
          </w:divBdr>
        </w:div>
        <w:div w:id="998191172">
          <w:marLeft w:val="480"/>
          <w:marRight w:val="0"/>
          <w:marTop w:val="0"/>
          <w:marBottom w:val="0"/>
          <w:divBdr>
            <w:top w:val="none" w:sz="0" w:space="0" w:color="auto"/>
            <w:left w:val="none" w:sz="0" w:space="0" w:color="auto"/>
            <w:bottom w:val="none" w:sz="0" w:space="0" w:color="auto"/>
            <w:right w:val="none" w:sz="0" w:space="0" w:color="auto"/>
          </w:divBdr>
        </w:div>
        <w:div w:id="1014724229">
          <w:marLeft w:val="480"/>
          <w:marRight w:val="0"/>
          <w:marTop w:val="0"/>
          <w:marBottom w:val="0"/>
          <w:divBdr>
            <w:top w:val="none" w:sz="0" w:space="0" w:color="auto"/>
            <w:left w:val="none" w:sz="0" w:space="0" w:color="auto"/>
            <w:bottom w:val="none" w:sz="0" w:space="0" w:color="auto"/>
            <w:right w:val="none" w:sz="0" w:space="0" w:color="auto"/>
          </w:divBdr>
        </w:div>
        <w:div w:id="1018236785">
          <w:marLeft w:val="480"/>
          <w:marRight w:val="0"/>
          <w:marTop w:val="0"/>
          <w:marBottom w:val="0"/>
          <w:divBdr>
            <w:top w:val="none" w:sz="0" w:space="0" w:color="auto"/>
            <w:left w:val="none" w:sz="0" w:space="0" w:color="auto"/>
            <w:bottom w:val="none" w:sz="0" w:space="0" w:color="auto"/>
            <w:right w:val="none" w:sz="0" w:space="0" w:color="auto"/>
          </w:divBdr>
        </w:div>
        <w:div w:id="1030255071">
          <w:marLeft w:val="480"/>
          <w:marRight w:val="0"/>
          <w:marTop w:val="0"/>
          <w:marBottom w:val="0"/>
          <w:divBdr>
            <w:top w:val="none" w:sz="0" w:space="0" w:color="auto"/>
            <w:left w:val="none" w:sz="0" w:space="0" w:color="auto"/>
            <w:bottom w:val="none" w:sz="0" w:space="0" w:color="auto"/>
            <w:right w:val="none" w:sz="0" w:space="0" w:color="auto"/>
          </w:divBdr>
        </w:div>
        <w:div w:id="1073771187">
          <w:marLeft w:val="480"/>
          <w:marRight w:val="0"/>
          <w:marTop w:val="0"/>
          <w:marBottom w:val="0"/>
          <w:divBdr>
            <w:top w:val="none" w:sz="0" w:space="0" w:color="auto"/>
            <w:left w:val="none" w:sz="0" w:space="0" w:color="auto"/>
            <w:bottom w:val="none" w:sz="0" w:space="0" w:color="auto"/>
            <w:right w:val="none" w:sz="0" w:space="0" w:color="auto"/>
          </w:divBdr>
        </w:div>
        <w:div w:id="1097363987">
          <w:marLeft w:val="480"/>
          <w:marRight w:val="0"/>
          <w:marTop w:val="0"/>
          <w:marBottom w:val="0"/>
          <w:divBdr>
            <w:top w:val="none" w:sz="0" w:space="0" w:color="auto"/>
            <w:left w:val="none" w:sz="0" w:space="0" w:color="auto"/>
            <w:bottom w:val="none" w:sz="0" w:space="0" w:color="auto"/>
            <w:right w:val="none" w:sz="0" w:space="0" w:color="auto"/>
          </w:divBdr>
        </w:div>
        <w:div w:id="1101872381">
          <w:marLeft w:val="480"/>
          <w:marRight w:val="0"/>
          <w:marTop w:val="0"/>
          <w:marBottom w:val="0"/>
          <w:divBdr>
            <w:top w:val="none" w:sz="0" w:space="0" w:color="auto"/>
            <w:left w:val="none" w:sz="0" w:space="0" w:color="auto"/>
            <w:bottom w:val="none" w:sz="0" w:space="0" w:color="auto"/>
            <w:right w:val="none" w:sz="0" w:space="0" w:color="auto"/>
          </w:divBdr>
        </w:div>
        <w:div w:id="1113357048">
          <w:marLeft w:val="480"/>
          <w:marRight w:val="0"/>
          <w:marTop w:val="0"/>
          <w:marBottom w:val="0"/>
          <w:divBdr>
            <w:top w:val="none" w:sz="0" w:space="0" w:color="auto"/>
            <w:left w:val="none" w:sz="0" w:space="0" w:color="auto"/>
            <w:bottom w:val="none" w:sz="0" w:space="0" w:color="auto"/>
            <w:right w:val="none" w:sz="0" w:space="0" w:color="auto"/>
          </w:divBdr>
        </w:div>
        <w:div w:id="1117288522">
          <w:marLeft w:val="480"/>
          <w:marRight w:val="0"/>
          <w:marTop w:val="0"/>
          <w:marBottom w:val="0"/>
          <w:divBdr>
            <w:top w:val="none" w:sz="0" w:space="0" w:color="auto"/>
            <w:left w:val="none" w:sz="0" w:space="0" w:color="auto"/>
            <w:bottom w:val="none" w:sz="0" w:space="0" w:color="auto"/>
            <w:right w:val="none" w:sz="0" w:space="0" w:color="auto"/>
          </w:divBdr>
        </w:div>
        <w:div w:id="1130590554">
          <w:marLeft w:val="480"/>
          <w:marRight w:val="0"/>
          <w:marTop w:val="0"/>
          <w:marBottom w:val="0"/>
          <w:divBdr>
            <w:top w:val="none" w:sz="0" w:space="0" w:color="auto"/>
            <w:left w:val="none" w:sz="0" w:space="0" w:color="auto"/>
            <w:bottom w:val="none" w:sz="0" w:space="0" w:color="auto"/>
            <w:right w:val="none" w:sz="0" w:space="0" w:color="auto"/>
          </w:divBdr>
        </w:div>
        <w:div w:id="1132820443">
          <w:marLeft w:val="480"/>
          <w:marRight w:val="0"/>
          <w:marTop w:val="0"/>
          <w:marBottom w:val="0"/>
          <w:divBdr>
            <w:top w:val="none" w:sz="0" w:space="0" w:color="auto"/>
            <w:left w:val="none" w:sz="0" w:space="0" w:color="auto"/>
            <w:bottom w:val="none" w:sz="0" w:space="0" w:color="auto"/>
            <w:right w:val="none" w:sz="0" w:space="0" w:color="auto"/>
          </w:divBdr>
        </w:div>
        <w:div w:id="1180662610">
          <w:marLeft w:val="480"/>
          <w:marRight w:val="0"/>
          <w:marTop w:val="0"/>
          <w:marBottom w:val="0"/>
          <w:divBdr>
            <w:top w:val="none" w:sz="0" w:space="0" w:color="auto"/>
            <w:left w:val="none" w:sz="0" w:space="0" w:color="auto"/>
            <w:bottom w:val="none" w:sz="0" w:space="0" w:color="auto"/>
            <w:right w:val="none" w:sz="0" w:space="0" w:color="auto"/>
          </w:divBdr>
        </w:div>
        <w:div w:id="1241133733">
          <w:marLeft w:val="480"/>
          <w:marRight w:val="0"/>
          <w:marTop w:val="0"/>
          <w:marBottom w:val="0"/>
          <w:divBdr>
            <w:top w:val="none" w:sz="0" w:space="0" w:color="auto"/>
            <w:left w:val="none" w:sz="0" w:space="0" w:color="auto"/>
            <w:bottom w:val="none" w:sz="0" w:space="0" w:color="auto"/>
            <w:right w:val="none" w:sz="0" w:space="0" w:color="auto"/>
          </w:divBdr>
        </w:div>
        <w:div w:id="1269389367">
          <w:marLeft w:val="480"/>
          <w:marRight w:val="0"/>
          <w:marTop w:val="0"/>
          <w:marBottom w:val="0"/>
          <w:divBdr>
            <w:top w:val="none" w:sz="0" w:space="0" w:color="auto"/>
            <w:left w:val="none" w:sz="0" w:space="0" w:color="auto"/>
            <w:bottom w:val="none" w:sz="0" w:space="0" w:color="auto"/>
            <w:right w:val="none" w:sz="0" w:space="0" w:color="auto"/>
          </w:divBdr>
        </w:div>
        <w:div w:id="1290015884">
          <w:marLeft w:val="480"/>
          <w:marRight w:val="0"/>
          <w:marTop w:val="0"/>
          <w:marBottom w:val="0"/>
          <w:divBdr>
            <w:top w:val="none" w:sz="0" w:space="0" w:color="auto"/>
            <w:left w:val="none" w:sz="0" w:space="0" w:color="auto"/>
            <w:bottom w:val="none" w:sz="0" w:space="0" w:color="auto"/>
            <w:right w:val="none" w:sz="0" w:space="0" w:color="auto"/>
          </w:divBdr>
        </w:div>
        <w:div w:id="1294676484">
          <w:marLeft w:val="480"/>
          <w:marRight w:val="0"/>
          <w:marTop w:val="0"/>
          <w:marBottom w:val="0"/>
          <w:divBdr>
            <w:top w:val="none" w:sz="0" w:space="0" w:color="auto"/>
            <w:left w:val="none" w:sz="0" w:space="0" w:color="auto"/>
            <w:bottom w:val="none" w:sz="0" w:space="0" w:color="auto"/>
            <w:right w:val="none" w:sz="0" w:space="0" w:color="auto"/>
          </w:divBdr>
        </w:div>
        <w:div w:id="1295796597">
          <w:marLeft w:val="480"/>
          <w:marRight w:val="0"/>
          <w:marTop w:val="0"/>
          <w:marBottom w:val="0"/>
          <w:divBdr>
            <w:top w:val="none" w:sz="0" w:space="0" w:color="auto"/>
            <w:left w:val="none" w:sz="0" w:space="0" w:color="auto"/>
            <w:bottom w:val="none" w:sz="0" w:space="0" w:color="auto"/>
            <w:right w:val="none" w:sz="0" w:space="0" w:color="auto"/>
          </w:divBdr>
        </w:div>
        <w:div w:id="1351175365">
          <w:marLeft w:val="480"/>
          <w:marRight w:val="0"/>
          <w:marTop w:val="0"/>
          <w:marBottom w:val="0"/>
          <w:divBdr>
            <w:top w:val="none" w:sz="0" w:space="0" w:color="auto"/>
            <w:left w:val="none" w:sz="0" w:space="0" w:color="auto"/>
            <w:bottom w:val="none" w:sz="0" w:space="0" w:color="auto"/>
            <w:right w:val="none" w:sz="0" w:space="0" w:color="auto"/>
          </w:divBdr>
        </w:div>
        <w:div w:id="1380934360">
          <w:marLeft w:val="480"/>
          <w:marRight w:val="0"/>
          <w:marTop w:val="0"/>
          <w:marBottom w:val="0"/>
          <w:divBdr>
            <w:top w:val="none" w:sz="0" w:space="0" w:color="auto"/>
            <w:left w:val="none" w:sz="0" w:space="0" w:color="auto"/>
            <w:bottom w:val="none" w:sz="0" w:space="0" w:color="auto"/>
            <w:right w:val="none" w:sz="0" w:space="0" w:color="auto"/>
          </w:divBdr>
        </w:div>
        <w:div w:id="1403331898">
          <w:marLeft w:val="480"/>
          <w:marRight w:val="0"/>
          <w:marTop w:val="0"/>
          <w:marBottom w:val="0"/>
          <w:divBdr>
            <w:top w:val="none" w:sz="0" w:space="0" w:color="auto"/>
            <w:left w:val="none" w:sz="0" w:space="0" w:color="auto"/>
            <w:bottom w:val="none" w:sz="0" w:space="0" w:color="auto"/>
            <w:right w:val="none" w:sz="0" w:space="0" w:color="auto"/>
          </w:divBdr>
        </w:div>
        <w:div w:id="1403483829">
          <w:marLeft w:val="480"/>
          <w:marRight w:val="0"/>
          <w:marTop w:val="0"/>
          <w:marBottom w:val="0"/>
          <w:divBdr>
            <w:top w:val="none" w:sz="0" w:space="0" w:color="auto"/>
            <w:left w:val="none" w:sz="0" w:space="0" w:color="auto"/>
            <w:bottom w:val="none" w:sz="0" w:space="0" w:color="auto"/>
            <w:right w:val="none" w:sz="0" w:space="0" w:color="auto"/>
          </w:divBdr>
        </w:div>
        <w:div w:id="1553931292">
          <w:marLeft w:val="480"/>
          <w:marRight w:val="0"/>
          <w:marTop w:val="0"/>
          <w:marBottom w:val="0"/>
          <w:divBdr>
            <w:top w:val="none" w:sz="0" w:space="0" w:color="auto"/>
            <w:left w:val="none" w:sz="0" w:space="0" w:color="auto"/>
            <w:bottom w:val="none" w:sz="0" w:space="0" w:color="auto"/>
            <w:right w:val="none" w:sz="0" w:space="0" w:color="auto"/>
          </w:divBdr>
        </w:div>
        <w:div w:id="1570767517">
          <w:marLeft w:val="480"/>
          <w:marRight w:val="0"/>
          <w:marTop w:val="0"/>
          <w:marBottom w:val="0"/>
          <w:divBdr>
            <w:top w:val="none" w:sz="0" w:space="0" w:color="auto"/>
            <w:left w:val="none" w:sz="0" w:space="0" w:color="auto"/>
            <w:bottom w:val="none" w:sz="0" w:space="0" w:color="auto"/>
            <w:right w:val="none" w:sz="0" w:space="0" w:color="auto"/>
          </w:divBdr>
        </w:div>
        <w:div w:id="1590458278">
          <w:marLeft w:val="480"/>
          <w:marRight w:val="0"/>
          <w:marTop w:val="0"/>
          <w:marBottom w:val="0"/>
          <w:divBdr>
            <w:top w:val="none" w:sz="0" w:space="0" w:color="auto"/>
            <w:left w:val="none" w:sz="0" w:space="0" w:color="auto"/>
            <w:bottom w:val="none" w:sz="0" w:space="0" w:color="auto"/>
            <w:right w:val="none" w:sz="0" w:space="0" w:color="auto"/>
          </w:divBdr>
        </w:div>
        <w:div w:id="1596596917">
          <w:marLeft w:val="480"/>
          <w:marRight w:val="0"/>
          <w:marTop w:val="0"/>
          <w:marBottom w:val="0"/>
          <w:divBdr>
            <w:top w:val="none" w:sz="0" w:space="0" w:color="auto"/>
            <w:left w:val="none" w:sz="0" w:space="0" w:color="auto"/>
            <w:bottom w:val="none" w:sz="0" w:space="0" w:color="auto"/>
            <w:right w:val="none" w:sz="0" w:space="0" w:color="auto"/>
          </w:divBdr>
        </w:div>
        <w:div w:id="1597397403">
          <w:marLeft w:val="480"/>
          <w:marRight w:val="0"/>
          <w:marTop w:val="0"/>
          <w:marBottom w:val="0"/>
          <w:divBdr>
            <w:top w:val="none" w:sz="0" w:space="0" w:color="auto"/>
            <w:left w:val="none" w:sz="0" w:space="0" w:color="auto"/>
            <w:bottom w:val="none" w:sz="0" w:space="0" w:color="auto"/>
            <w:right w:val="none" w:sz="0" w:space="0" w:color="auto"/>
          </w:divBdr>
        </w:div>
        <w:div w:id="1641568014">
          <w:marLeft w:val="480"/>
          <w:marRight w:val="0"/>
          <w:marTop w:val="0"/>
          <w:marBottom w:val="0"/>
          <w:divBdr>
            <w:top w:val="none" w:sz="0" w:space="0" w:color="auto"/>
            <w:left w:val="none" w:sz="0" w:space="0" w:color="auto"/>
            <w:bottom w:val="none" w:sz="0" w:space="0" w:color="auto"/>
            <w:right w:val="none" w:sz="0" w:space="0" w:color="auto"/>
          </w:divBdr>
        </w:div>
        <w:div w:id="1654329294">
          <w:marLeft w:val="480"/>
          <w:marRight w:val="0"/>
          <w:marTop w:val="0"/>
          <w:marBottom w:val="0"/>
          <w:divBdr>
            <w:top w:val="none" w:sz="0" w:space="0" w:color="auto"/>
            <w:left w:val="none" w:sz="0" w:space="0" w:color="auto"/>
            <w:bottom w:val="none" w:sz="0" w:space="0" w:color="auto"/>
            <w:right w:val="none" w:sz="0" w:space="0" w:color="auto"/>
          </w:divBdr>
        </w:div>
        <w:div w:id="1659722317">
          <w:marLeft w:val="480"/>
          <w:marRight w:val="0"/>
          <w:marTop w:val="0"/>
          <w:marBottom w:val="0"/>
          <w:divBdr>
            <w:top w:val="none" w:sz="0" w:space="0" w:color="auto"/>
            <w:left w:val="none" w:sz="0" w:space="0" w:color="auto"/>
            <w:bottom w:val="none" w:sz="0" w:space="0" w:color="auto"/>
            <w:right w:val="none" w:sz="0" w:space="0" w:color="auto"/>
          </w:divBdr>
        </w:div>
        <w:div w:id="1666712094">
          <w:marLeft w:val="480"/>
          <w:marRight w:val="0"/>
          <w:marTop w:val="0"/>
          <w:marBottom w:val="0"/>
          <w:divBdr>
            <w:top w:val="none" w:sz="0" w:space="0" w:color="auto"/>
            <w:left w:val="none" w:sz="0" w:space="0" w:color="auto"/>
            <w:bottom w:val="none" w:sz="0" w:space="0" w:color="auto"/>
            <w:right w:val="none" w:sz="0" w:space="0" w:color="auto"/>
          </w:divBdr>
        </w:div>
        <w:div w:id="1671715691">
          <w:marLeft w:val="480"/>
          <w:marRight w:val="0"/>
          <w:marTop w:val="0"/>
          <w:marBottom w:val="0"/>
          <w:divBdr>
            <w:top w:val="none" w:sz="0" w:space="0" w:color="auto"/>
            <w:left w:val="none" w:sz="0" w:space="0" w:color="auto"/>
            <w:bottom w:val="none" w:sz="0" w:space="0" w:color="auto"/>
            <w:right w:val="none" w:sz="0" w:space="0" w:color="auto"/>
          </w:divBdr>
        </w:div>
        <w:div w:id="1672561797">
          <w:marLeft w:val="480"/>
          <w:marRight w:val="0"/>
          <w:marTop w:val="0"/>
          <w:marBottom w:val="0"/>
          <w:divBdr>
            <w:top w:val="none" w:sz="0" w:space="0" w:color="auto"/>
            <w:left w:val="none" w:sz="0" w:space="0" w:color="auto"/>
            <w:bottom w:val="none" w:sz="0" w:space="0" w:color="auto"/>
            <w:right w:val="none" w:sz="0" w:space="0" w:color="auto"/>
          </w:divBdr>
        </w:div>
        <w:div w:id="1697537609">
          <w:marLeft w:val="480"/>
          <w:marRight w:val="0"/>
          <w:marTop w:val="0"/>
          <w:marBottom w:val="0"/>
          <w:divBdr>
            <w:top w:val="none" w:sz="0" w:space="0" w:color="auto"/>
            <w:left w:val="none" w:sz="0" w:space="0" w:color="auto"/>
            <w:bottom w:val="none" w:sz="0" w:space="0" w:color="auto"/>
            <w:right w:val="none" w:sz="0" w:space="0" w:color="auto"/>
          </w:divBdr>
        </w:div>
        <w:div w:id="1703939061">
          <w:marLeft w:val="480"/>
          <w:marRight w:val="0"/>
          <w:marTop w:val="0"/>
          <w:marBottom w:val="0"/>
          <w:divBdr>
            <w:top w:val="none" w:sz="0" w:space="0" w:color="auto"/>
            <w:left w:val="none" w:sz="0" w:space="0" w:color="auto"/>
            <w:bottom w:val="none" w:sz="0" w:space="0" w:color="auto"/>
            <w:right w:val="none" w:sz="0" w:space="0" w:color="auto"/>
          </w:divBdr>
        </w:div>
        <w:div w:id="1705406268">
          <w:marLeft w:val="480"/>
          <w:marRight w:val="0"/>
          <w:marTop w:val="0"/>
          <w:marBottom w:val="0"/>
          <w:divBdr>
            <w:top w:val="none" w:sz="0" w:space="0" w:color="auto"/>
            <w:left w:val="none" w:sz="0" w:space="0" w:color="auto"/>
            <w:bottom w:val="none" w:sz="0" w:space="0" w:color="auto"/>
            <w:right w:val="none" w:sz="0" w:space="0" w:color="auto"/>
          </w:divBdr>
        </w:div>
        <w:div w:id="1722248958">
          <w:marLeft w:val="480"/>
          <w:marRight w:val="0"/>
          <w:marTop w:val="0"/>
          <w:marBottom w:val="0"/>
          <w:divBdr>
            <w:top w:val="none" w:sz="0" w:space="0" w:color="auto"/>
            <w:left w:val="none" w:sz="0" w:space="0" w:color="auto"/>
            <w:bottom w:val="none" w:sz="0" w:space="0" w:color="auto"/>
            <w:right w:val="none" w:sz="0" w:space="0" w:color="auto"/>
          </w:divBdr>
        </w:div>
        <w:div w:id="1726370930">
          <w:marLeft w:val="480"/>
          <w:marRight w:val="0"/>
          <w:marTop w:val="0"/>
          <w:marBottom w:val="0"/>
          <w:divBdr>
            <w:top w:val="none" w:sz="0" w:space="0" w:color="auto"/>
            <w:left w:val="none" w:sz="0" w:space="0" w:color="auto"/>
            <w:bottom w:val="none" w:sz="0" w:space="0" w:color="auto"/>
            <w:right w:val="none" w:sz="0" w:space="0" w:color="auto"/>
          </w:divBdr>
        </w:div>
        <w:div w:id="1756124421">
          <w:marLeft w:val="480"/>
          <w:marRight w:val="0"/>
          <w:marTop w:val="0"/>
          <w:marBottom w:val="0"/>
          <w:divBdr>
            <w:top w:val="none" w:sz="0" w:space="0" w:color="auto"/>
            <w:left w:val="none" w:sz="0" w:space="0" w:color="auto"/>
            <w:bottom w:val="none" w:sz="0" w:space="0" w:color="auto"/>
            <w:right w:val="none" w:sz="0" w:space="0" w:color="auto"/>
          </w:divBdr>
        </w:div>
        <w:div w:id="1790051761">
          <w:marLeft w:val="480"/>
          <w:marRight w:val="0"/>
          <w:marTop w:val="0"/>
          <w:marBottom w:val="0"/>
          <w:divBdr>
            <w:top w:val="none" w:sz="0" w:space="0" w:color="auto"/>
            <w:left w:val="none" w:sz="0" w:space="0" w:color="auto"/>
            <w:bottom w:val="none" w:sz="0" w:space="0" w:color="auto"/>
            <w:right w:val="none" w:sz="0" w:space="0" w:color="auto"/>
          </w:divBdr>
        </w:div>
        <w:div w:id="1832674153">
          <w:marLeft w:val="480"/>
          <w:marRight w:val="0"/>
          <w:marTop w:val="0"/>
          <w:marBottom w:val="0"/>
          <w:divBdr>
            <w:top w:val="none" w:sz="0" w:space="0" w:color="auto"/>
            <w:left w:val="none" w:sz="0" w:space="0" w:color="auto"/>
            <w:bottom w:val="none" w:sz="0" w:space="0" w:color="auto"/>
            <w:right w:val="none" w:sz="0" w:space="0" w:color="auto"/>
          </w:divBdr>
        </w:div>
        <w:div w:id="1893031892">
          <w:marLeft w:val="480"/>
          <w:marRight w:val="0"/>
          <w:marTop w:val="0"/>
          <w:marBottom w:val="0"/>
          <w:divBdr>
            <w:top w:val="none" w:sz="0" w:space="0" w:color="auto"/>
            <w:left w:val="none" w:sz="0" w:space="0" w:color="auto"/>
            <w:bottom w:val="none" w:sz="0" w:space="0" w:color="auto"/>
            <w:right w:val="none" w:sz="0" w:space="0" w:color="auto"/>
          </w:divBdr>
        </w:div>
        <w:div w:id="1900894561">
          <w:marLeft w:val="480"/>
          <w:marRight w:val="0"/>
          <w:marTop w:val="0"/>
          <w:marBottom w:val="0"/>
          <w:divBdr>
            <w:top w:val="none" w:sz="0" w:space="0" w:color="auto"/>
            <w:left w:val="none" w:sz="0" w:space="0" w:color="auto"/>
            <w:bottom w:val="none" w:sz="0" w:space="0" w:color="auto"/>
            <w:right w:val="none" w:sz="0" w:space="0" w:color="auto"/>
          </w:divBdr>
        </w:div>
        <w:div w:id="1926496595">
          <w:marLeft w:val="480"/>
          <w:marRight w:val="0"/>
          <w:marTop w:val="0"/>
          <w:marBottom w:val="0"/>
          <w:divBdr>
            <w:top w:val="none" w:sz="0" w:space="0" w:color="auto"/>
            <w:left w:val="none" w:sz="0" w:space="0" w:color="auto"/>
            <w:bottom w:val="none" w:sz="0" w:space="0" w:color="auto"/>
            <w:right w:val="none" w:sz="0" w:space="0" w:color="auto"/>
          </w:divBdr>
        </w:div>
        <w:div w:id="1927958601">
          <w:marLeft w:val="480"/>
          <w:marRight w:val="0"/>
          <w:marTop w:val="0"/>
          <w:marBottom w:val="0"/>
          <w:divBdr>
            <w:top w:val="none" w:sz="0" w:space="0" w:color="auto"/>
            <w:left w:val="none" w:sz="0" w:space="0" w:color="auto"/>
            <w:bottom w:val="none" w:sz="0" w:space="0" w:color="auto"/>
            <w:right w:val="none" w:sz="0" w:space="0" w:color="auto"/>
          </w:divBdr>
        </w:div>
        <w:div w:id="1963681911">
          <w:marLeft w:val="480"/>
          <w:marRight w:val="0"/>
          <w:marTop w:val="0"/>
          <w:marBottom w:val="0"/>
          <w:divBdr>
            <w:top w:val="none" w:sz="0" w:space="0" w:color="auto"/>
            <w:left w:val="none" w:sz="0" w:space="0" w:color="auto"/>
            <w:bottom w:val="none" w:sz="0" w:space="0" w:color="auto"/>
            <w:right w:val="none" w:sz="0" w:space="0" w:color="auto"/>
          </w:divBdr>
        </w:div>
        <w:div w:id="1968193767">
          <w:marLeft w:val="480"/>
          <w:marRight w:val="0"/>
          <w:marTop w:val="0"/>
          <w:marBottom w:val="0"/>
          <w:divBdr>
            <w:top w:val="none" w:sz="0" w:space="0" w:color="auto"/>
            <w:left w:val="none" w:sz="0" w:space="0" w:color="auto"/>
            <w:bottom w:val="none" w:sz="0" w:space="0" w:color="auto"/>
            <w:right w:val="none" w:sz="0" w:space="0" w:color="auto"/>
          </w:divBdr>
        </w:div>
        <w:div w:id="1976057148">
          <w:marLeft w:val="480"/>
          <w:marRight w:val="0"/>
          <w:marTop w:val="0"/>
          <w:marBottom w:val="0"/>
          <w:divBdr>
            <w:top w:val="none" w:sz="0" w:space="0" w:color="auto"/>
            <w:left w:val="none" w:sz="0" w:space="0" w:color="auto"/>
            <w:bottom w:val="none" w:sz="0" w:space="0" w:color="auto"/>
            <w:right w:val="none" w:sz="0" w:space="0" w:color="auto"/>
          </w:divBdr>
        </w:div>
        <w:div w:id="1991405166">
          <w:marLeft w:val="480"/>
          <w:marRight w:val="0"/>
          <w:marTop w:val="0"/>
          <w:marBottom w:val="0"/>
          <w:divBdr>
            <w:top w:val="none" w:sz="0" w:space="0" w:color="auto"/>
            <w:left w:val="none" w:sz="0" w:space="0" w:color="auto"/>
            <w:bottom w:val="none" w:sz="0" w:space="0" w:color="auto"/>
            <w:right w:val="none" w:sz="0" w:space="0" w:color="auto"/>
          </w:divBdr>
        </w:div>
        <w:div w:id="1991909288">
          <w:marLeft w:val="480"/>
          <w:marRight w:val="0"/>
          <w:marTop w:val="0"/>
          <w:marBottom w:val="0"/>
          <w:divBdr>
            <w:top w:val="none" w:sz="0" w:space="0" w:color="auto"/>
            <w:left w:val="none" w:sz="0" w:space="0" w:color="auto"/>
            <w:bottom w:val="none" w:sz="0" w:space="0" w:color="auto"/>
            <w:right w:val="none" w:sz="0" w:space="0" w:color="auto"/>
          </w:divBdr>
        </w:div>
        <w:div w:id="2003003610">
          <w:marLeft w:val="480"/>
          <w:marRight w:val="0"/>
          <w:marTop w:val="0"/>
          <w:marBottom w:val="0"/>
          <w:divBdr>
            <w:top w:val="none" w:sz="0" w:space="0" w:color="auto"/>
            <w:left w:val="none" w:sz="0" w:space="0" w:color="auto"/>
            <w:bottom w:val="none" w:sz="0" w:space="0" w:color="auto"/>
            <w:right w:val="none" w:sz="0" w:space="0" w:color="auto"/>
          </w:divBdr>
        </w:div>
        <w:div w:id="2003654030">
          <w:marLeft w:val="480"/>
          <w:marRight w:val="0"/>
          <w:marTop w:val="0"/>
          <w:marBottom w:val="0"/>
          <w:divBdr>
            <w:top w:val="none" w:sz="0" w:space="0" w:color="auto"/>
            <w:left w:val="none" w:sz="0" w:space="0" w:color="auto"/>
            <w:bottom w:val="none" w:sz="0" w:space="0" w:color="auto"/>
            <w:right w:val="none" w:sz="0" w:space="0" w:color="auto"/>
          </w:divBdr>
        </w:div>
        <w:div w:id="2006974977">
          <w:marLeft w:val="480"/>
          <w:marRight w:val="0"/>
          <w:marTop w:val="0"/>
          <w:marBottom w:val="0"/>
          <w:divBdr>
            <w:top w:val="none" w:sz="0" w:space="0" w:color="auto"/>
            <w:left w:val="none" w:sz="0" w:space="0" w:color="auto"/>
            <w:bottom w:val="none" w:sz="0" w:space="0" w:color="auto"/>
            <w:right w:val="none" w:sz="0" w:space="0" w:color="auto"/>
          </w:divBdr>
        </w:div>
        <w:div w:id="2009945888">
          <w:marLeft w:val="480"/>
          <w:marRight w:val="0"/>
          <w:marTop w:val="0"/>
          <w:marBottom w:val="0"/>
          <w:divBdr>
            <w:top w:val="none" w:sz="0" w:space="0" w:color="auto"/>
            <w:left w:val="none" w:sz="0" w:space="0" w:color="auto"/>
            <w:bottom w:val="none" w:sz="0" w:space="0" w:color="auto"/>
            <w:right w:val="none" w:sz="0" w:space="0" w:color="auto"/>
          </w:divBdr>
        </w:div>
        <w:div w:id="2062945044">
          <w:marLeft w:val="480"/>
          <w:marRight w:val="0"/>
          <w:marTop w:val="0"/>
          <w:marBottom w:val="0"/>
          <w:divBdr>
            <w:top w:val="none" w:sz="0" w:space="0" w:color="auto"/>
            <w:left w:val="none" w:sz="0" w:space="0" w:color="auto"/>
            <w:bottom w:val="none" w:sz="0" w:space="0" w:color="auto"/>
            <w:right w:val="none" w:sz="0" w:space="0" w:color="auto"/>
          </w:divBdr>
        </w:div>
        <w:div w:id="2076471918">
          <w:marLeft w:val="480"/>
          <w:marRight w:val="0"/>
          <w:marTop w:val="0"/>
          <w:marBottom w:val="0"/>
          <w:divBdr>
            <w:top w:val="none" w:sz="0" w:space="0" w:color="auto"/>
            <w:left w:val="none" w:sz="0" w:space="0" w:color="auto"/>
            <w:bottom w:val="none" w:sz="0" w:space="0" w:color="auto"/>
            <w:right w:val="none" w:sz="0" w:space="0" w:color="auto"/>
          </w:divBdr>
        </w:div>
        <w:div w:id="2095738134">
          <w:marLeft w:val="480"/>
          <w:marRight w:val="0"/>
          <w:marTop w:val="0"/>
          <w:marBottom w:val="0"/>
          <w:divBdr>
            <w:top w:val="none" w:sz="0" w:space="0" w:color="auto"/>
            <w:left w:val="none" w:sz="0" w:space="0" w:color="auto"/>
            <w:bottom w:val="none" w:sz="0" w:space="0" w:color="auto"/>
            <w:right w:val="none" w:sz="0" w:space="0" w:color="auto"/>
          </w:divBdr>
        </w:div>
        <w:div w:id="2123575095">
          <w:marLeft w:val="480"/>
          <w:marRight w:val="0"/>
          <w:marTop w:val="0"/>
          <w:marBottom w:val="0"/>
          <w:divBdr>
            <w:top w:val="none" w:sz="0" w:space="0" w:color="auto"/>
            <w:left w:val="none" w:sz="0" w:space="0" w:color="auto"/>
            <w:bottom w:val="none" w:sz="0" w:space="0" w:color="auto"/>
            <w:right w:val="none" w:sz="0" w:space="0" w:color="auto"/>
          </w:divBdr>
        </w:div>
      </w:divsChild>
    </w:div>
    <w:div w:id="1862355560">
      <w:bodyDiv w:val="1"/>
      <w:marLeft w:val="0"/>
      <w:marRight w:val="0"/>
      <w:marTop w:val="0"/>
      <w:marBottom w:val="0"/>
      <w:divBdr>
        <w:top w:val="none" w:sz="0" w:space="0" w:color="auto"/>
        <w:left w:val="none" w:sz="0" w:space="0" w:color="auto"/>
        <w:bottom w:val="none" w:sz="0" w:space="0" w:color="auto"/>
        <w:right w:val="none" w:sz="0" w:space="0" w:color="auto"/>
      </w:divBdr>
      <w:divsChild>
        <w:div w:id="47341937">
          <w:marLeft w:val="480"/>
          <w:marRight w:val="0"/>
          <w:marTop w:val="0"/>
          <w:marBottom w:val="0"/>
          <w:divBdr>
            <w:top w:val="none" w:sz="0" w:space="0" w:color="auto"/>
            <w:left w:val="none" w:sz="0" w:space="0" w:color="auto"/>
            <w:bottom w:val="none" w:sz="0" w:space="0" w:color="auto"/>
            <w:right w:val="none" w:sz="0" w:space="0" w:color="auto"/>
          </w:divBdr>
        </w:div>
        <w:div w:id="63381221">
          <w:marLeft w:val="480"/>
          <w:marRight w:val="0"/>
          <w:marTop w:val="0"/>
          <w:marBottom w:val="0"/>
          <w:divBdr>
            <w:top w:val="none" w:sz="0" w:space="0" w:color="auto"/>
            <w:left w:val="none" w:sz="0" w:space="0" w:color="auto"/>
            <w:bottom w:val="none" w:sz="0" w:space="0" w:color="auto"/>
            <w:right w:val="none" w:sz="0" w:space="0" w:color="auto"/>
          </w:divBdr>
        </w:div>
        <w:div w:id="186799440">
          <w:marLeft w:val="480"/>
          <w:marRight w:val="0"/>
          <w:marTop w:val="0"/>
          <w:marBottom w:val="0"/>
          <w:divBdr>
            <w:top w:val="none" w:sz="0" w:space="0" w:color="auto"/>
            <w:left w:val="none" w:sz="0" w:space="0" w:color="auto"/>
            <w:bottom w:val="none" w:sz="0" w:space="0" w:color="auto"/>
            <w:right w:val="none" w:sz="0" w:space="0" w:color="auto"/>
          </w:divBdr>
        </w:div>
        <w:div w:id="285699155">
          <w:marLeft w:val="480"/>
          <w:marRight w:val="0"/>
          <w:marTop w:val="0"/>
          <w:marBottom w:val="0"/>
          <w:divBdr>
            <w:top w:val="none" w:sz="0" w:space="0" w:color="auto"/>
            <w:left w:val="none" w:sz="0" w:space="0" w:color="auto"/>
            <w:bottom w:val="none" w:sz="0" w:space="0" w:color="auto"/>
            <w:right w:val="none" w:sz="0" w:space="0" w:color="auto"/>
          </w:divBdr>
        </w:div>
        <w:div w:id="335771468">
          <w:marLeft w:val="480"/>
          <w:marRight w:val="0"/>
          <w:marTop w:val="0"/>
          <w:marBottom w:val="0"/>
          <w:divBdr>
            <w:top w:val="none" w:sz="0" w:space="0" w:color="auto"/>
            <w:left w:val="none" w:sz="0" w:space="0" w:color="auto"/>
            <w:bottom w:val="none" w:sz="0" w:space="0" w:color="auto"/>
            <w:right w:val="none" w:sz="0" w:space="0" w:color="auto"/>
          </w:divBdr>
        </w:div>
        <w:div w:id="399598603">
          <w:marLeft w:val="480"/>
          <w:marRight w:val="0"/>
          <w:marTop w:val="0"/>
          <w:marBottom w:val="0"/>
          <w:divBdr>
            <w:top w:val="none" w:sz="0" w:space="0" w:color="auto"/>
            <w:left w:val="none" w:sz="0" w:space="0" w:color="auto"/>
            <w:bottom w:val="none" w:sz="0" w:space="0" w:color="auto"/>
            <w:right w:val="none" w:sz="0" w:space="0" w:color="auto"/>
          </w:divBdr>
        </w:div>
        <w:div w:id="400177868">
          <w:marLeft w:val="480"/>
          <w:marRight w:val="0"/>
          <w:marTop w:val="0"/>
          <w:marBottom w:val="0"/>
          <w:divBdr>
            <w:top w:val="none" w:sz="0" w:space="0" w:color="auto"/>
            <w:left w:val="none" w:sz="0" w:space="0" w:color="auto"/>
            <w:bottom w:val="none" w:sz="0" w:space="0" w:color="auto"/>
            <w:right w:val="none" w:sz="0" w:space="0" w:color="auto"/>
          </w:divBdr>
        </w:div>
        <w:div w:id="402531486">
          <w:marLeft w:val="480"/>
          <w:marRight w:val="0"/>
          <w:marTop w:val="0"/>
          <w:marBottom w:val="0"/>
          <w:divBdr>
            <w:top w:val="none" w:sz="0" w:space="0" w:color="auto"/>
            <w:left w:val="none" w:sz="0" w:space="0" w:color="auto"/>
            <w:bottom w:val="none" w:sz="0" w:space="0" w:color="auto"/>
            <w:right w:val="none" w:sz="0" w:space="0" w:color="auto"/>
          </w:divBdr>
        </w:div>
        <w:div w:id="415857384">
          <w:marLeft w:val="480"/>
          <w:marRight w:val="0"/>
          <w:marTop w:val="0"/>
          <w:marBottom w:val="0"/>
          <w:divBdr>
            <w:top w:val="none" w:sz="0" w:space="0" w:color="auto"/>
            <w:left w:val="none" w:sz="0" w:space="0" w:color="auto"/>
            <w:bottom w:val="none" w:sz="0" w:space="0" w:color="auto"/>
            <w:right w:val="none" w:sz="0" w:space="0" w:color="auto"/>
          </w:divBdr>
        </w:div>
        <w:div w:id="541286233">
          <w:marLeft w:val="480"/>
          <w:marRight w:val="0"/>
          <w:marTop w:val="0"/>
          <w:marBottom w:val="0"/>
          <w:divBdr>
            <w:top w:val="none" w:sz="0" w:space="0" w:color="auto"/>
            <w:left w:val="none" w:sz="0" w:space="0" w:color="auto"/>
            <w:bottom w:val="none" w:sz="0" w:space="0" w:color="auto"/>
            <w:right w:val="none" w:sz="0" w:space="0" w:color="auto"/>
          </w:divBdr>
        </w:div>
        <w:div w:id="551115234">
          <w:marLeft w:val="480"/>
          <w:marRight w:val="0"/>
          <w:marTop w:val="0"/>
          <w:marBottom w:val="0"/>
          <w:divBdr>
            <w:top w:val="none" w:sz="0" w:space="0" w:color="auto"/>
            <w:left w:val="none" w:sz="0" w:space="0" w:color="auto"/>
            <w:bottom w:val="none" w:sz="0" w:space="0" w:color="auto"/>
            <w:right w:val="none" w:sz="0" w:space="0" w:color="auto"/>
          </w:divBdr>
        </w:div>
        <w:div w:id="590816897">
          <w:marLeft w:val="480"/>
          <w:marRight w:val="0"/>
          <w:marTop w:val="0"/>
          <w:marBottom w:val="0"/>
          <w:divBdr>
            <w:top w:val="none" w:sz="0" w:space="0" w:color="auto"/>
            <w:left w:val="none" w:sz="0" w:space="0" w:color="auto"/>
            <w:bottom w:val="none" w:sz="0" w:space="0" w:color="auto"/>
            <w:right w:val="none" w:sz="0" w:space="0" w:color="auto"/>
          </w:divBdr>
        </w:div>
        <w:div w:id="629677540">
          <w:marLeft w:val="480"/>
          <w:marRight w:val="0"/>
          <w:marTop w:val="0"/>
          <w:marBottom w:val="0"/>
          <w:divBdr>
            <w:top w:val="none" w:sz="0" w:space="0" w:color="auto"/>
            <w:left w:val="none" w:sz="0" w:space="0" w:color="auto"/>
            <w:bottom w:val="none" w:sz="0" w:space="0" w:color="auto"/>
            <w:right w:val="none" w:sz="0" w:space="0" w:color="auto"/>
          </w:divBdr>
        </w:div>
        <w:div w:id="692733580">
          <w:marLeft w:val="480"/>
          <w:marRight w:val="0"/>
          <w:marTop w:val="0"/>
          <w:marBottom w:val="0"/>
          <w:divBdr>
            <w:top w:val="none" w:sz="0" w:space="0" w:color="auto"/>
            <w:left w:val="none" w:sz="0" w:space="0" w:color="auto"/>
            <w:bottom w:val="none" w:sz="0" w:space="0" w:color="auto"/>
            <w:right w:val="none" w:sz="0" w:space="0" w:color="auto"/>
          </w:divBdr>
        </w:div>
        <w:div w:id="699281324">
          <w:marLeft w:val="480"/>
          <w:marRight w:val="0"/>
          <w:marTop w:val="0"/>
          <w:marBottom w:val="0"/>
          <w:divBdr>
            <w:top w:val="none" w:sz="0" w:space="0" w:color="auto"/>
            <w:left w:val="none" w:sz="0" w:space="0" w:color="auto"/>
            <w:bottom w:val="none" w:sz="0" w:space="0" w:color="auto"/>
            <w:right w:val="none" w:sz="0" w:space="0" w:color="auto"/>
          </w:divBdr>
        </w:div>
        <w:div w:id="761489695">
          <w:marLeft w:val="480"/>
          <w:marRight w:val="0"/>
          <w:marTop w:val="0"/>
          <w:marBottom w:val="0"/>
          <w:divBdr>
            <w:top w:val="none" w:sz="0" w:space="0" w:color="auto"/>
            <w:left w:val="none" w:sz="0" w:space="0" w:color="auto"/>
            <w:bottom w:val="none" w:sz="0" w:space="0" w:color="auto"/>
            <w:right w:val="none" w:sz="0" w:space="0" w:color="auto"/>
          </w:divBdr>
        </w:div>
        <w:div w:id="800342530">
          <w:marLeft w:val="480"/>
          <w:marRight w:val="0"/>
          <w:marTop w:val="0"/>
          <w:marBottom w:val="0"/>
          <w:divBdr>
            <w:top w:val="none" w:sz="0" w:space="0" w:color="auto"/>
            <w:left w:val="none" w:sz="0" w:space="0" w:color="auto"/>
            <w:bottom w:val="none" w:sz="0" w:space="0" w:color="auto"/>
            <w:right w:val="none" w:sz="0" w:space="0" w:color="auto"/>
          </w:divBdr>
        </w:div>
        <w:div w:id="886571092">
          <w:marLeft w:val="480"/>
          <w:marRight w:val="0"/>
          <w:marTop w:val="0"/>
          <w:marBottom w:val="0"/>
          <w:divBdr>
            <w:top w:val="none" w:sz="0" w:space="0" w:color="auto"/>
            <w:left w:val="none" w:sz="0" w:space="0" w:color="auto"/>
            <w:bottom w:val="none" w:sz="0" w:space="0" w:color="auto"/>
            <w:right w:val="none" w:sz="0" w:space="0" w:color="auto"/>
          </w:divBdr>
        </w:div>
        <w:div w:id="901478293">
          <w:marLeft w:val="480"/>
          <w:marRight w:val="0"/>
          <w:marTop w:val="0"/>
          <w:marBottom w:val="0"/>
          <w:divBdr>
            <w:top w:val="none" w:sz="0" w:space="0" w:color="auto"/>
            <w:left w:val="none" w:sz="0" w:space="0" w:color="auto"/>
            <w:bottom w:val="none" w:sz="0" w:space="0" w:color="auto"/>
            <w:right w:val="none" w:sz="0" w:space="0" w:color="auto"/>
          </w:divBdr>
        </w:div>
        <w:div w:id="936207413">
          <w:marLeft w:val="480"/>
          <w:marRight w:val="0"/>
          <w:marTop w:val="0"/>
          <w:marBottom w:val="0"/>
          <w:divBdr>
            <w:top w:val="none" w:sz="0" w:space="0" w:color="auto"/>
            <w:left w:val="none" w:sz="0" w:space="0" w:color="auto"/>
            <w:bottom w:val="none" w:sz="0" w:space="0" w:color="auto"/>
            <w:right w:val="none" w:sz="0" w:space="0" w:color="auto"/>
          </w:divBdr>
        </w:div>
        <w:div w:id="979654174">
          <w:marLeft w:val="480"/>
          <w:marRight w:val="0"/>
          <w:marTop w:val="0"/>
          <w:marBottom w:val="0"/>
          <w:divBdr>
            <w:top w:val="none" w:sz="0" w:space="0" w:color="auto"/>
            <w:left w:val="none" w:sz="0" w:space="0" w:color="auto"/>
            <w:bottom w:val="none" w:sz="0" w:space="0" w:color="auto"/>
            <w:right w:val="none" w:sz="0" w:space="0" w:color="auto"/>
          </w:divBdr>
        </w:div>
        <w:div w:id="986857475">
          <w:marLeft w:val="480"/>
          <w:marRight w:val="0"/>
          <w:marTop w:val="0"/>
          <w:marBottom w:val="0"/>
          <w:divBdr>
            <w:top w:val="none" w:sz="0" w:space="0" w:color="auto"/>
            <w:left w:val="none" w:sz="0" w:space="0" w:color="auto"/>
            <w:bottom w:val="none" w:sz="0" w:space="0" w:color="auto"/>
            <w:right w:val="none" w:sz="0" w:space="0" w:color="auto"/>
          </w:divBdr>
        </w:div>
        <w:div w:id="1082028225">
          <w:marLeft w:val="480"/>
          <w:marRight w:val="0"/>
          <w:marTop w:val="0"/>
          <w:marBottom w:val="0"/>
          <w:divBdr>
            <w:top w:val="none" w:sz="0" w:space="0" w:color="auto"/>
            <w:left w:val="none" w:sz="0" w:space="0" w:color="auto"/>
            <w:bottom w:val="none" w:sz="0" w:space="0" w:color="auto"/>
            <w:right w:val="none" w:sz="0" w:space="0" w:color="auto"/>
          </w:divBdr>
        </w:div>
        <w:div w:id="1108742260">
          <w:marLeft w:val="480"/>
          <w:marRight w:val="0"/>
          <w:marTop w:val="0"/>
          <w:marBottom w:val="0"/>
          <w:divBdr>
            <w:top w:val="none" w:sz="0" w:space="0" w:color="auto"/>
            <w:left w:val="none" w:sz="0" w:space="0" w:color="auto"/>
            <w:bottom w:val="none" w:sz="0" w:space="0" w:color="auto"/>
            <w:right w:val="none" w:sz="0" w:space="0" w:color="auto"/>
          </w:divBdr>
        </w:div>
        <w:div w:id="1153061059">
          <w:marLeft w:val="480"/>
          <w:marRight w:val="0"/>
          <w:marTop w:val="0"/>
          <w:marBottom w:val="0"/>
          <w:divBdr>
            <w:top w:val="none" w:sz="0" w:space="0" w:color="auto"/>
            <w:left w:val="none" w:sz="0" w:space="0" w:color="auto"/>
            <w:bottom w:val="none" w:sz="0" w:space="0" w:color="auto"/>
            <w:right w:val="none" w:sz="0" w:space="0" w:color="auto"/>
          </w:divBdr>
        </w:div>
        <w:div w:id="1161044464">
          <w:marLeft w:val="480"/>
          <w:marRight w:val="0"/>
          <w:marTop w:val="0"/>
          <w:marBottom w:val="0"/>
          <w:divBdr>
            <w:top w:val="none" w:sz="0" w:space="0" w:color="auto"/>
            <w:left w:val="none" w:sz="0" w:space="0" w:color="auto"/>
            <w:bottom w:val="none" w:sz="0" w:space="0" w:color="auto"/>
            <w:right w:val="none" w:sz="0" w:space="0" w:color="auto"/>
          </w:divBdr>
        </w:div>
        <w:div w:id="1203176504">
          <w:marLeft w:val="480"/>
          <w:marRight w:val="0"/>
          <w:marTop w:val="0"/>
          <w:marBottom w:val="0"/>
          <w:divBdr>
            <w:top w:val="none" w:sz="0" w:space="0" w:color="auto"/>
            <w:left w:val="none" w:sz="0" w:space="0" w:color="auto"/>
            <w:bottom w:val="none" w:sz="0" w:space="0" w:color="auto"/>
            <w:right w:val="none" w:sz="0" w:space="0" w:color="auto"/>
          </w:divBdr>
        </w:div>
        <w:div w:id="1227062260">
          <w:marLeft w:val="480"/>
          <w:marRight w:val="0"/>
          <w:marTop w:val="0"/>
          <w:marBottom w:val="0"/>
          <w:divBdr>
            <w:top w:val="none" w:sz="0" w:space="0" w:color="auto"/>
            <w:left w:val="none" w:sz="0" w:space="0" w:color="auto"/>
            <w:bottom w:val="none" w:sz="0" w:space="0" w:color="auto"/>
            <w:right w:val="none" w:sz="0" w:space="0" w:color="auto"/>
          </w:divBdr>
        </w:div>
        <w:div w:id="1288203132">
          <w:marLeft w:val="480"/>
          <w:marRight w:val="0"/>
          <w:marTop w:val="0"/>
          <w:marBottom w:val="0"/>
          <w:divBdr>
            <w:top w:val="none" w:sz="0" w:space="0" w:color="auto"/>
            <w:left w:val="none" w:sz="0" w:space="0" w:color="auto"/>
            <w:bottom w:val="none" w:sz="0" w:space="0" w:color="auto"/>
            <w:right w:val="none" w:sz="0" w:space="0" w:color="auto"/>
          </w:divBdr>
        </w:div>
        <w:div w:id="1292829784">
          <w:marLeft w:val="480"/>
          <w:marRight w:val="0"/>
          <w:marTop w:val="0"/>
          <w:marBottom w:val="0"/>
          <w:divBdr>
            <w:top w:val="none" w:sz="0" w:space="0" w:color="auto"/>
            <w:left w:val="none" w:sz="0" w:space="0" w:color="auto"/>
            <w:bottom w:val="none" w:sz="0" w:space="0" w:color="auto"/>
            <w:right w:val="none" w:sz="0" w:space="0" w:color="auto"/>
          </w:divBdr>
        </w:div>
        <w:div w:id="1314405355">
          <w:marLeft w:val="480"/>
          <w:marRight w:val="0"/>
          <w:marTop w:val="0"/>
          <w:marBottom w:val="0"/>
          <w:divBdr>
            <w:top w:val="none" w:sz="0" w:space="0" w:color="auto"/>
            <w:left w:val="none" w:sz="0" w:space="0" w:color="auto"/>
            <w:bottom w:val="none" w:sz="0" w:space="0" w:color="auto"/>
            <w:right w:val="none" w:sz="0" w:space="0" w:color="auto"/>
          </w:divBdr>
        </w:div>
        <w:div w:id="1367288244">
          <w:marLeft w:val="480"/>
          <w:marRight w:val="0"/>
          <w:marTop w:val="0"/>
          <w:marBottom w:val="0"/>
          <w:divBdr>
            <w:top w:val="none" w:sz="0" w:space="0" w:color="auto"/>
            <w:left w:val="none" w:sz="0" w:space="0" w:color="auto"/>
            <w:bottom w:val="none" w:sz="0" w:space="0" w:color="auto"/>
            <w:right w:val="none" w:sz="0" w:space="0" w:color="auto"/>
          </w:divBdr>
        </w:div>
        <w:div w:id="1417165528">
          <w:marLeft w:val="480"/>
          <w:marRight w:val="0"/>
          <w:marTop w:val="0"/>
          <w:marBottom w:val="0"/>
          <w:divBdr>
            <w:top w:val="none" w:sz="0" w:space="0" w:color="auto"/>
            <w:left w:val="none" w:sz="0" w:space="0" w:color="auto"/>
            <w:bottom w:val="none" w:sz="0" w:space="0" w:color="auto"/>
            <w:right w:val="none" w:sz="0" w:space="0" w:color="auto"/>
          </w:divBdr>
        </w:div>
        <w:div w:id="1447578408">
          <w:marLeft w:val="480"/>
          <w:marRight w:val="0"/>
          <w:marTop w:val="0"/>
          <w:marBottom w:val="0"/>
          <w:divBdr>
            <w:top w:val="none" w:sz="0" w:space="0" w:color="auto"/>
            <w:left w:val="none" w:sz="0" w:space="0" w:color="auto"/>
            <w:bottom w:val="none" w:sz="0" w:space="0" w:color="auto"/>
            <w:right w:val="none" w:sz="0" w:space="0" w:color="auto"/>
          </w:divBdr>
        </w:div>
        <w:div w:id="1451895339">
          <w:marLeft w:val="480"/>
          <w:marRight w:val="0"/>
          <w:marTop w:val="0"/>
          <w:marBottom w:val="0"/>
          <w:divBdr>
            <w:top w:val="none" w:sz="0" w:space="0" w:color="auto"/>
            <w:left w:val="none" w:sz="0" w:space="0" w:color="auto"/>
            <w:bottom w:val="none" w:sz="0" w:space="0" w:color="auto"/>
            <w:right w:val="none" w:sz="0" w:space="0" w:color="auto"/>
          </w:divBdr>
        </w:div>
        <w:div w:id="1458992581">
          <w:marLeft w:val="480"/>
          <w:marRight w:val="0"/>
          <w:marTop w:val="0"/>
          <w:marBottom w:val="0"/>
          <w:divBdr>
            <w:top w:val="none" w:sz="0" w:space="0" w:color="auto"/>
            <w:left w:val="none" w:sz="0" w:space="0" w:color="auto"/>
            <w:bottom w:val="none" w:sz="0" w:space="0" w:color="auto"/>
            <w:right w:val="none" w:sz="0" w:space="0" w:color="auto"/>
          </w:divBdr>
        </w:div>
        <w:div w:id="1463380628">
          <w:marLeft w:val="480"/>
          <w:marRight w:val="0"/>
          <w:marTop w:val="0"/>
          <w:marBottom w:val="0"/>
          <w:divBdr>
            <w:top w:val="none" w:sz="0" w:space="0" w:color="auto"/>
            <w:left w:val="none" w:sz="0" w:space="0" w:color="auto"/>
            <w:bottom w:val="none" w:sz="0" w:space="0" w:color="auto"/>
            <w:right w:val="none" w:sz="0" w:space="0" w:color="auto"/>
          </w:divBdr>
        </w:div>
        <w:div w:id="1474249724">
          <w:marLeft w:val="480"/>
          <w:marRight w:val="0"/>
          <w:marTop w:val="0"/>
          <w:marBottom w:val="0"/>
          <w:divBdr>
            <w:top w:val="none" w:sz="0" w:space="0" w:color="auto"/>
            <w:left w:val="none" w:sz="0" w:space="0" w:color="auto"/>
            <w:bottom w:val="none" w:sz="0" w:space="0" w:color="auto"/>
            <w:right w:val="none" w:sz="0" w:space="0" w:color="auto"/>
          </w:divBdr>
        </w:div>
        <w:div w:id="1532450333">
          <w:marLeft w:val="480"/>
          <w:marRight w:val="0"/>
          <w:marTop w:val="0"/>
          <w:marBottom w:val="0"/>
          <w:divBdr>
            <w:top w:val="none" w:sz="0" w:space="0" w:color="auto"/>
            <w:left w:val="none" w:sz="0" w:space="0" w:color="auto"/>
            <w:bottom w:val="none" w:sz="0" w:space="0" w:color="auto"/>
            <w:right w:val="none" w:sz="0" w:space="0" w:color="auto"/>
          </w:divBdr>
        </w:div>
        <w:div w:id="1536776026">
          <w:marLeft w:val="480"/>
          <w:marRight w:val="0"/>
          <w:marTop w:val="0"/>
          <w:marBottom w:val="0"/>
          <w:divBdr>
            <w:top w:val="none" w:sz="0" w:space="0" w:color="auto"/>
            <w:left w:val="none" w:sz="0" w:space="0" w:color="auto"/>
            <w:bottom w:val="none" w:sz="0" w:space="0" w:color="auto"/>
            <w:right w:val="none" w:sz="0" w:space="0" w:color="auto"/>
          </w:divBdr>
        </w:div>
        <w:div w:id="1549146440">
          <w:marLeft w:val="480"/>
          <w:marRight w:val="0"/>
          <w:marTop w:val="0"/>
          <w:marBottom w:val="0"/>
          <w:divBdr>
            <w:top w:val="none" w:sz="0" w:space="0" w:color="auto"/>
            <w:left w:val="none" w:sz="0" w:space="0" w:color="auto"/>
            <w:bottom w:val="none" w:sz="0" w:space="0" w:color="auto"/>
            <w:right w:val="none" w:sz="0" w:space="0" w:color="auto"/>
          </w:divBdr>
        </w:div>
        <w:div w:id="1577668591">
          <w:marLeft w:val="480"/>
          <w:marRight w:val="0"/>
          <w:marTop w:val="0"/>
          <w:marBottom w:val="0"/>
          <w:divBdr>
            <w:top w:val="none" w:sz="0" w:space="0" w:color="auto"/>
            <w:left w:val="none" w:sz="0" w:space="0" w:color="auto"/>
            <w:bottom w:val="none" w:sz="0" w:space="0" w:color="auto"/>
            <w:right w:val="none" w:sz="0" w:space="0" w:color="auto"/>
          </w:divBdr>
        </w:div>
        <w:div w:id="1637368994">
          <w:marLeft w:val="480"/>
          <w:marRight w:val="0"/>
          <w:marTop w:val="0"/>
          <w:marBottom w:val="0"/>
          <w:divBdr>
            <w:top w:val="none" w:sz="0" w:space="0" w:color="auto"/>
            <w:left w:val="none" w:sz="0" w:space="0" w:color="auto"/>
            <w:bottom w:val="none" w:sz="0" w:space="0" w:color="auto"/>
            <w:right w:val="none" w:sz="0" w:space="0" w:color="auto"/>
          </w:divBdr>
        </w:div>
        <w:div w:id="1660037316">
          <w:marLeft w:val="480"/>
          <w:marRight w:val="0"/>
          <w:marTop w:val="0"/>
          <w:marBottom w:val="0"/>
          <w:divBdr>
            <w:top w:val="none" w:sz="0" w:space="0" w:color="auto"/>
            <w:left w:val="none" w:sz="0" w:space="0" w:color="auto"/>
            <w:bottom w:val="none" w:sz="0" w:space="0" w:color="auto"/>
            <w:right w:val="none" w:sz="0" w:space="0" w:color="auto"/>
          </w:divBdr>
        </w:div>
        <w:div w:id="1712342786">
          <w:marLeft w:val="480"/>
          <w:marRight w:val="0"/>
          <w:marTop w:val="0"/>
          <w:marBottom w:val="0"/>
          <w:divBdr>
            <w:top w:val="none" w:sz="0" w:space="0" w:color="auto"/>
            <w:left w:val="none" w:sz="0" w:space="0" w:color="auto"/>
            <w:bottom w:val="none" w:sz="0" w:space="0" w:color="auto"/>
            <w:right w:val="none" w:sz="0" w:space="0" w:color="auto"/>
          </w:divBdr>
        </w:div>
        <w:div w:id="1770080086">
          <w:marLeft w:val="480"/>
          <w:marRight w:val="0"/>
          <w:marTop w:val="0"/>
          <w:marBottom w:val="0"/>
          <w:divBdr>
            <w:top w:val="none" w:sz="0" w:space="0" w:color="auto"/>
            <w:left w:val="none" w:sz="0" w:space="0" w:color="auto"/>
            <w:bottom w:val="none" w:sz="0" w:space="0" w:color="auto"/>
            <w:right w:val="none" w:sz="0" w:space="0" w:color="auto"/>
          </w:divBdr>
        </w:div>
        <w:div w:id="1810439005">
          <w:marLeft w:val="480"/>
          <w:marRight w:val="0"/>
          <w:marTop w:val="0"/>
          <w:marBottom w:val="0"/>
          <w:divBdr>
            <w:top w:val="none" w:sz="0" w:space="0" w:color="auto"/>
            <w:left w:val="none" w:sz="0" w:space="0" w:color="auto"/>
            <w:bottom w:val="none" w:sz="0" w:space="0" w:color="auto"/>
            <w:right w:val="none" w:sz="0" w:space="0" w:color="auto"/>
          </w:divBdr>
        </w:div>
        <w:div w:id="1869370997">
          <w:marLeft w:val="480"/>
          <w:marRight w:val="0"/>
          <w:marTop w:val="0"/>
          <w:marBottom w:val="0"/>
          <w:divBdr>
            <w:top w:val="none" w:sz="0" w:space="0" w:color="auto"/>
            <w:left w:val="none" w:sz="0" w:space="0" w:color="auto"/>
            <w:bottom w:val="none" w:sz="0" w:space="0" w:color="auto"/>
            <w:right w:val="none" w:sz="0" w:space="0" w:color="auto"/>
          </w:divBdr>
        </w:div>
        <w:div w:id="1884174660">
          <w:marLeft w:val="480"/>
          <w:marRight w:val="0"/>
          <w:marTop w:val="0"/>
          <w:marBottom w:val="0"/>
          <w:divBdr>
            <w:top w:val="none" w:sz="0" w:space="0" w:color="auto"/>
            <w:left w:val="none" w:sz="0" w:space="0" w:color="auto"/>
            <w:bottom w:val="none" w:sz="0" w:space="0" w:color="auto"/>
            <w:right w:val="none" w:sz="0" w:space="0" w:color="auto"/>
          </w:divBdr>
        </w:div>
        <w:div w:id="1905145403">
          <w:marLeft w:val="480"/>
          <w:marRight w:val="0"/>
          <w:marTop w:val="0"/>
          <w:marBottom w:val="0"/>
          <w:divBdr>
            <w:top w:val="none" w:sz="0" w:space="0" w:color="auto"/>
            <w:left w:val="none" w:sz="0" w:space="0" w:color="auto"/>
            <w:bottom w:val="none" w:sz="0" w:space="0" w:color="auto"/>
            <w:right w:val="none" w:sz="0" w:space="0" w:color="auto"/>
          </w:divBdr>
        </w:div>
        <w:div w:id="1931353439">
          <w:marLeft w:val="480"/>
          <w:marRight w:val="0"/>
          <w:marTop w:val="0"/>
          <w:marBottom w:val="0"/>
          <w:divBdr>
            <w:top w:val="none" w:sz="0" w:space="0" w:color="auto"/>
            <w:left w:val="none" w:sz="0" w:space="0" w:color="auto"/>
            <w:bottom w:val="none" w:sz="0" w:space="0" w:color="auto"/>
            <w:right w:val="none" w:sz="0" w:space="0" w:color="auto"/>
          </w:divBdr>
        </w:div>
        <w:div w:id="1949311896">
          <w:marLeft w:val="480"/>
          <w:marRight w:val="0"/>
          <w:marTop w:val="0"/>
          <w:marBottom w:val="0"/>
          <w:divBdr>
            <w:top w:val="none" w:sz="0" w:space="0" w:color="auto"/>
            <w:left w:val="none" w:sz="0" w:space="0" w:color="auto"/>
            <w:bottom w:val="none" w:sz="0" w:space="0" w:color="auto"/>
            <w:right w:val="none" w:sz="0" w:space="0" w:color="auto"/>
          </w:divBdr>
        </w:div>
        <w:div w:id="2040467650">
          <w:marLeft w:val="480"/>
          <w:marRight w:val="0"/>
          <w:marTop w:val="0"/>
          <w:marBottom w:val="0"/>
          <w:divBdr>
            <w:top w:val="none" w:sz="0" w:space="0" w:color="auto"/>
            <w:left w:val="none" w:sz="0" w:space="0" w:color="auto"/>
            <w:bottom w:val="none" w:sz="0" w:space="0" w:color="auto"/>
            <w:right w:val="none" w:sz="0" w:space="0" w:color="auto"/>
          </w:divBdr>
        </w:div>
        <w:div w:id="2071031244">
          <w:marLeft w:val="480"/>
          <w:marRight w:val="0"/>
          <w:marTop w:val="0"/>
          <w:marBottom w:val="0"/>
          <w:divBdr>
            <w:top w:val="none" w:sz="0" w:space="0" w:color="auto"/>
            <w:left w:val="none" w:sz="0" w:space="0" w:color="auto"/>
            <w:bottom w:val="none" w:sz="0" w:space="0" w:color="auto"/>
            <w:right w:val="none" w:sz="0" w:space="0" w:color="auto"/>
          </w:divBdr>
        </w:div>
        <w:div w:id="2079859560">
          <w:marLeft w:val="480"/>
          <w:marRight w:val="0"/>
          <w:marTop w:val="0"/>
          <w:marBottom w:val="0"/>
          <w:divBdr>
            <w:top w:val="none" w:sz="0" w:space="0" w:color="auto"/>
            <w:left w:val="none" w:sz="0" w:space="0" w:color="auto"/>
            <w:bottom w:val="none" w:sz="0" w:space="0" w:color="auto"/>
            <w:right w:val="none" w:sz="0" w:space="0" w:color="auto"/>
          </w:divBdr>
        </w:div>
      </w:divsChild>
    </w:div>
    <w:div w:id="1863471031">
      <w:marLeft w:val="640"/>
      <w:marRight w:val="0"/>
      <w:marTop w:val="0"/>
      <w:marBottom w:val="0"/>
      <w:divBdr>
        <w:top w:val="none" w:sz="0" w:space="0" w:color="auto"/>
        <w:left w:val="none" w:sz="0" w:space="0" w:color="auto"/>
        <w:bottom w:val="none" w:sz="0" w:space="0" w:color="auto"/>
        <w:right w:val="none" w:sz="0" w:space="0" w:color="auto"/>
      </w:divBdr>
    </w:div>
    <w:div w:id="1863782317">
      <w:bodyDiv w:val="1"/>
      <w:marLeft w:val="0"/>
      <w:marRight w:val="0"/>
      <w:marTop w:val="0"/>
      <w:marBottom w:val="0"/>
      <w:divBdr>
        <w:top w:val="none" w:sz="0" w:space="0" w:color="auto"/>
        <w:left w:val="none" w:sz="0" w:space="0" w:color="auto"/>
        <w:bottom w:val="none" w:sz="0" w:space="0" w:color="auto"/>
        <w:right w:val="none" w:sz="0" w:space="0" w:color="auto"/>
      </w:divBdr>
    </w:div>
    <w:div w:id="1864248085">
      <w:marLeft w:val="640"/>
      <w:marRight w:val="0"/>
      <w:marTop w:val="0"/>
      <w:marBottom w:val="0"/>
      <w:divBdr>
        <w:top w:val="none" w:sz="0" w:space="0" w:color="auto"/>
        <w:left w:val="none" w:sz="0" w:space="0" w:color="auto"/>
        <w:bottom w:val="none" w:sz="0" w:space="0" w:color="auto"/>
        <w:right w:val="none" w:sz="0" w:space="0" w:color="auto"/>
      </w:divBdr>
    </w:div>
    <w:div w:id="1865438687">
      <w:marLeft w:val="640"/>
      <w:marRight w:val="0"/>
      <w:marTop w:val="0"/>
      <w:marBottom w:val="0"/>
      <w:divBdr>
        <w:top w:val="none" w:sz="0" w:space="0" w:color="auto"/>
        <w:left w:val="none" w:sz="0" w:space="0" w:color="auto"/>
        <w:bottom w:val="none" w:sz="0" w:space="0" w:color="auto"/>
        <w:right w:val="none" w:sz="0" w:space="0" w:color="auto"/>
      </w:divBdr>
    </w:div>
    <w:div w:id="1866946157">
      <w:marLeft w:val="640"/>
      <w:marRight w:val="0"/>
      <w:marTop w:val="0"/>
      <w:marBottom w:val="0"/>
      <w:divBdr>
        <w:top w:val="none" w:sz="0" w:space="0" w:color="auto"/>
        <w:left w:val="none" w:sz="0" w:space="0" w:color="auto"/>
        <w:bottom w:val="none" w:sz="0" w:space="0" w:color="auto"/>
        <w:right w:val="none" w:sz="0" w:space="0" w:color="auto"/>
      </w:divBdr>
    </w:div>
    <w:div w:id="1867136189">
      <w:marLeft w:val="480"/>
      <w:marRight w:val="0"/>
      <w:marTop w:val="0"/>
      <w:marBottom w:val="0"/>
      <w:divBdr>
        <w:top w:val="none" w:sz="0" w:space="0" w:color="auto"/>
        <w:left w:val="none" w:sz="0" w:space="0" w:color="auto"/>
        <w:bottom w:val="none" w:sz="0" w:space="0" w:color="auto"/>
        <w:right w:val="none" w:sz="0" w:space="0" w:color="auto"/>
      </w:divBdr>
    </w:div>
    <w:div w:id="1867450475">
      <w:marLeft w:val="640"/>
      <w:marRight w:val="0"/>
      <w:marTop w:val="0"/>
      <w:marBottom w:val="0"/>
      <w:divBdr>
        <w:top w:val="none" w:sz="0" w:space="0" w:color="auto"/>
        <w:left w:val="none" w:sz="0" w:space="0" w:color="auto"/>
        <w:bottom w:val="none" w:sz="0" w:space="0" w:color="auto"/>
        <w:right w:val="none" w:sz="0" w:space="0" w:color="auto"/>
      </w:divBdr>
    </w:div>
    <w:div w:id="1867477440">
      <w:marLeft w:val="640"/>
      <w:marRight w:val="0"/>
      <w:marTop w:val="0"/>
      <w:marBottom w:val="0"/>
      <w:divBdr>
        <w:top w:val="none" w:sz="0" w:space="0" w:color="auto"/>
        <w:left w:val="none" w:sz="0" w:space="0" w:color="auto"/>
        <w:bottom w:val="none" w:sz="0" w:space="0" w:color="auto"/>
        <w:right w:val="none" w:sz="0" w:space="0" w:color="auto"/>
      </w:divBdr>
    </w:div>
    <w:div w:id="1867479026">
      <w:marLeft w:val="640"/>
      <w:marRight w:val="0"/>
      <w:marTop w:val="0"/>
      <w:marBottom w:val="0"/>
      <w:divBdr>
        <w:top w:val="none" w:sz="0" w:space="0" w:color="auto"/>
        <w:left w:val="none" w:sz="0" w:space="0" w:color="auto"/>
        <w:bottom w:val="none" w:sz="0" w:space="0" w:color="auto"/>
        <w:right w:val="none" w:sz="0" w:space="0" w:color="auto"/>
      </w:divBdr>
    </w:div>
    <w:div w:id="1867592987">
      <w:marLeft w:val="640"/>
      <w:marRight w:val="0"/>
      <w:marTop w:val="0"/>
      <w:marBottom w:val="0"/>
      <w:divBdr>
        <w:top w:val="none" w:sz="0" w:space="0" w:color="auto"/>
        <w:left w:val="none" w:sz="0" w:space="0" w:color="auto"/>
        <w:bottom w:val="none" w:sz="0" w:space="0" w:color="auto"/>
        <w:right w:val="none" w:sz="0" w:space="0" w:color="auto"/>
      </w:divBdr>
    </w:div>
    <w:div w:id="1867794578">
      <w:marLeft w:val="640"/>
      <w:marRight w:val="0"/>
      <w:marTop w:val="0"/>
      <w:marBottom w:val="0"/>
      <w:divBdr>
        <w:top w:val="none" w:sz="0" w:space="0" w:color="auto"/>
        <w:left w:val="none" w:sz="0" w:space="0" w:color="auto"/>
        <w:bottom w:val="none" w:sz="0" w:space="0" w:color="auto"/>
        <w:right w:val="none" w:sz="0" w:space="0" w:color="auto"/>
      </w:divBdr>
    </w:div>
    <w:div w:id="1867861362">
      <w:marLeft w:val="640"/>
      <w:marRight w:val="0"/>
      <w:marTop w:val="0"/>
      <w:marBottom w:val="0"/>
      <w:divBdr>
        <w:top w:val="none" w:sz="0" w:space="0" w:color="auto"/>
        <w:left w:val="none" w:sz="0" w:space="0" w:color="auto"/>
        <w:bottom w:val="none" w:sz="0" w:space="0" w:color="auto"/>
        <w:right w:val="none" w:sz="0" w:space="0" w:color="auto"/>
      </w:divBdr>
    </w:div>
    <w:div w:id="1867987125">
      <w:marLeft w:val="640"/>
      <w:marRight w:val="0"/>
      <w:marTop w:val="0"/>
      <w:marBottom w:val="0"/>
      <w:divBdr>
        <w:top w:val="none" w:sz="0" w:space="0" w:color="auto"/>
        <w:left w:val="none" w:sz="0" w:space="0" w:color="auto"/>
        <w:bottom w:val="none" w:sz="0" w:space="0" w:color="auto"/>
        <w:right w:val="none" w:sz="0" w:space="0" w:color="auto"/>
      </w:divBdr>
    </w:div>
    <w:div w:id="1868063783">
      <w:marLeft w:val="640"/>
      <w:marRight w:val="0"/>
      <w:marTop w:val="0"/>
      <w:marBottom w:val="0"/>
      <w:divBdr>
        <w:top w:val="none" w:sz="0" w:space="0" w:color="auto"/>
        <w:left w:val="none" w:sz="0" w:space="0" w:color="auto"/>
        <w:bottom w:val="none" w:sz="0" w:space="0" w:color="auto"/>
        <w:right w:val="none" w:sz="0" w:space="0" w:color="auto"/>
      </w:divBdr>
    </w:div>
    <w:div w:id="1868252995">
      <w:marLeft w:val="640"/>
      <w:marRight w:val="0"/>
      <w:marTop w:val="0"/>
      <w:marBottom w:val="0"/>
      <w:divBdr>
        <w:top w:val="none" w:sz="0" w:space="0" w:color="auto"/>
        <w:left w:val="none" w:sz="0" w:space="0" w:color="auto"/>
        <w:bottom w:val="none" w:sz="0" w:space="0" w:color="auto"/>
        <w:right w:val="none" w:sz="0" w:space="0" w:color="auto"/>
      </w:divBdr>
    </w:div>
    <w:div w:id="1868330943">
      <w:marLeft w:val="640"/>
      <w:marRight w:val="0"/>
      <w:marTop w:val="0"/>
      <w:marBottom w:val="0"/>
      <w:divBdr>
        <w:top w:val="none" w:sz="0" w:space="0" w:color="auto"/>
        <w:left w:val="none" w:sz="0" w:space="0" w:color="auto"/>
        <w:bottom w:val="none" w:sz="0" w:space="0" w:color="auto"/>
        <w:right w:val="none" w:sz="0" w:space="0" w:color="auto"/>
      </w:divBdr>
    </w:div>
    <w:div w:id="1868713516">
      <w:marLeft w:val="640"/>
      <w:marRight w:val="0"/>
      <w:marTop w:val="0"/>
      <w:marBottom w:val="0"/>
      <w:divBdr>
        <w:top w:val="none" w:sz="0" w:space="0" w:color="auto"/>
        <w:left w:val="none" w:sz="0" w:space="0" w:color="auto"/>
        <w:bottom w:val="none" w:sz="0" w:space="0" w:color="auto"/>
        <w:right w:val="none" w:sz="0" w:space="0" w:color="auto"/>
      </w:divBdr>
    </w:div>
    <w:div w:id="1868786894">
      <w:marLeft w:val="640"/>
      <w:marRight w:val="0"/>
      <w:marTop w:val="0"/>
      <w:marBottom w:val="0"/>
      <w:divBdr>
        <w:top w:val="none" w:sz="0" w:space="0" w:color="auto"/>
        <w:left w:val="none" w:sz="0" w:space="0" w:color="auto"/>
        <w:bottom w:val="none" w:sz="0" w:space="0" w:color="auto"/>
        <w:right w:val="none" w:sz="0" w:space="0" w:color="auto"/>
      </w:divBdr>
    </w:div>
    <w:div w:id="1869028959">
      <w:marLeft w:val="640"/>
      <w:marRight w:val="0"/>
      <w:marTop w:val="0"/>
      <w:marBottom w:val="0"/>
      <w:divBdr>
        <w:top w:val="none" w:sz="0" w:space="0" w:color="auto"/>
        <w:left w:val="none" w:sz="0" w:space="0" w:color="auto"/>
        <w:bottom w:val="none" w:sz="0" w:space="0" w:color="auto"/>
        <w:right w:val="none" w:sz="0" w:space="0" w:color="auto"/>
      </w:divBdr>
    </w:div>
    <w:div w:id="1869030471">
      <w:marLeft w:val="480"/>
      <w:marRight w:val="0"/>
      <w:marTop w:val="0"/>
      <w:marBottom w:val="0"/>
      <w:divBdr>
        <w:top w:val="none" w:sz="0" w:space="0" w:color="auto"/>
        <w:left w:val="none" w:sz="0" w:space="0" w:color="auto"/>
        <w:bottom w:val="none" w:sz="0" w:space="0" w:color="auto"/>
        <w:right w:val="none" w:sz="0" w:space="0" w:color="auto"/>
      </w:divBdr>
    </w:div>
    <w:div w:id="1869219065">
      <w:marLeft w:val="640"/>
      <w:marRight w:val="0"/>
      <w:marTop w:val="0"/>
      <w:marBottom w:val="0"/>
      <w:divBdr>
        <w:top w:val="none" w:sz="0" w:space="0" w:color="auto"/>
        <w:left w:val="none" w:sz="0" w:space="0" w:color="auto"/>
        <w:bottom w:val="none" w:sz="0" w:space="0" w:color="auto"/>
        <w:right w:val="none" w:sz="0" w:space="0" w:color="auto"/>
      </w:divBdr>
    </w:div>
    <w:div w:id="1869490127">
      <w:marLeft w:val="640"/>
      <w:marRight w:val="0"/>
      <w:marTop w:val="0"/>
      <w:marBottom w:val="0"/>
      <w:divBdr>
        <w:top w:val="none" w:sz="0" w:space="0" w:color="auto"/>
        <w:left w:val="none" w:sz="0" w:space="0" w:color="auto"/>
        <w:bottom w:val="none" w:sz="0" w:space="0" w:color="auto"/>
        <w:right w:val="none" w:sz="0" w:space="0" w:color="auto"/>
      </w:divBdr>
    </w:div>
    <w:div w:id="1869685945">
      <w:bodyDiv w:val="1"/>
      <w:marLeft w:val="0"/>
      <w:marRight w:val="0"/>
      <w:marTop w:val="0"/>
      <w:marBottom w:val="0"/>
      <w:divBdr>
        <w:top w:val="none" w:sz="0" w:space="0" w:color="auto"/>
        <w:left w:val="none" w:sz="0" w:space="0" w:color="auto"/>
        <w:bottom w:val="none" w:sz="0" w:space="0" w:color="auto"/>
        <w:right w:val="none" w:sz="0" w:space="0" w:color="auto"/>
      </w:divBdr>
      <w:divsChild>
        <w:div w:id="10300615">
          <w:marLeft w:val="480"/>
          <w:marRight w:val="0"/>
          <w:marTop w:val="0"/>
          <w:marBottom w:val="0"/>
          <w:divBdr>
            <w:top w:val="none" w:sz="0" w:space="0" w:color="auto"/>
            <w:left w:val="none" w:sz="0" w:space="0" w:color="auto"/>
            <w:bottom w:val="none" w:sz="0" w:space="0" w:color="auto"/>
            <w:right w:val="none" w:sz="0" w:space="0" w:color="auto"/>
          </w:divBdr>
        </w:div>
        <w:div w:id="23751939">
          <w:marLeft w:val="480"/>
          <w:marRight w:val="0"/>
          <w:marTop w:val="0"/>
          <w:marBottom w:val="0"/>
          <w:divBdr>
            <w:top w:val="none" w:sz="0" w:space="0" w:color="auto"/>
            <w:left w:val="none" w:sz="0" w:space="0" w:color="auto"/>
            <w:bottom w:val="none" w:sz="0" w:space="0" w:color="auto"/>
            <w:right w:val="none" w:sz="0" w:space="0" w:color="auto"/>
          </w:divBdr>
        </w:div>
        <w:div w:id="59866195">
          <w:marLeft w:val="480"/>
          <w:marRight w:val="0"/>
          <w:marTop w:val="0"/>
          <w:marBottom w:val="0"/>
          <w:divBdr>
            <w:top w:val="none" w:sz="0" w:space="0" w:color="auto"/>
            <w:left w:val="none" w:sz="0" w:space="0" w:color="auto"/>
            <w:bottom w:val="none" w:sz="0" w:space="0" w:color="auto"/>
            <w:right w:val="none" w:sz="0" w:space="0" w:color="auto"/>
          </w:divBdr>
        </w:div>
        <w:div w:id="180122470">
          <w:marLeft w:val="480"/>
          <w:marRight w:val="0"/>
          <w:marTop w:val="0"/>
          <w:marBottom w:val="0"/>
          <w:divBdr>
            <w:top w:val="none" w:sz="0" w:space="0" w:color="auto"/>
            <w:left w:val="none" w:sz="0" w:space="0" w:color="auto"/>
            <w:bottom w:val="none" w:sz="0" w:space="0" w:color="auto"/>
            <w:right w:val="none" w:sz="0" w:space="0" w:color="auto"/>
          </w:divBdr>
        </w:div>
        <w:div w:id="212500251">
          <w:marLeft w:val="480"/>
          <w:marRight w:val="0"/>
          <w:marTop w:val="0"/>
          <w:marBottom w:val="0"/>
          <w:divBdr>
            <w:top w:val="none" w:sz="0" w:space="0" w:color="auto"/>
            <w:left w:val="none" w:sz="0" w:space="0" w:color="auto"/>
            <w:bottom w:val="none" w:sz="0" w:space="0" w:color="auto"/>
            <w:right w:val="none" w:sz="0" w:space="0" w:color="auto"/>
          </w:divBdr>
        </w:div>
        <w:div w:id="229535062">
          <w:marLeft w:val="480"/>
          <w:marRight w:val="0"/>
          <w:marTop w:val="0"/>
          <w:marBottom w:val="0"/>
          <w:divBdr>
            <w:top w:val="none" w:sz="0" w:space="0" w:color="auto"/>
            <w:left w:val="none" w:sz="0" w:space="0" w:color="auto"/>
            <w:bottom w:val="none" w:sz="0" w:space="0" w:color="auto"/>
            <w:right w:val="none" w:sz="0" w:space="0" w:color="auto"/>
          </w:divBdr>
        </w:div>
        <w:div w:id="309555676">
          <w:marLeft w:val="480"/>
          <w:marRight w:val="0"/>
          <w:marTop w:val="0"/>
          <w:marBottom w:val="0"/>
          <w:divBdr>
            <w:top w:val="none" w:sz="0" w:space="0" w:color="auto"/>
            <w:left w:val="none" w:sz="0" w:space="0" w:color="auto"/>
            <w:bottom w:val="none" w:sz="0" w:space="0" w:color="auto"/>
            <w:right w:val="none" w:sz="0" w:space="0" w:color="auto"/>
          </w:divBdr>
        </w:div>
        <w:div w:id="373963294">
          <w:marLeft w:val="480"/>
          <w:marRight w:val="0"/>
          <w:marTop w:val="0"/>
          <w:marBottom w:val="0"/>
          <w:divBdr>
            <w:top w:val="none" w:sz="0" w:space="0" w:color="auto"/>
            <w:left w:val="none" w:sz="0" w:space="0" w:color="auto"/>
            <w:bottom w:val="none" w:sz="0" w:space="0" w:color="auto"/>
            <w:right w:val="none" w:sz="0" w:space="0" w:color="auto"/>
          </w:divBdr>
        </w:div>
        <w:div w:id="380980326">
          <w:marLeft w:val="480"/>
          <w:marRight w:val="0"/>
          <w:marTop w:val="0"/>
          <w:marBottom w:val="0"/>
          <w:divBdr>
            <w:top w:val="none" w:sz="0" w:space="0" w:color="auto"/>
            <w:left w:val="none" w:sz="0" w:space="0" w:color="auto"/>
            <w:bottom w:val="none" w:sz="0" w:space="0" w:color="auto"/>
            <w:right w:val="none" w:sz="0" w:space="0" w:color="auto"/>
          </w:divBdr>
        </w:div>
        <w:div w:id="486633134">
          <w:marLeft w:val="480"/>
          <w:marRight w:val="0"/>
          <w:marTop w:val="0"/>
          <w:marBottom w:val="0"/>
          <w:divBdr>
            <w:top w:val="none" w:sz="0" w:space="0" w:color="auto"/>
            <w:left w:val="none" w:sz="0" w:space="0" w:color="auto"/>
            <w:bottom w:val="none" w:sz="0" w:space="0" w:color="auto"/>
            <w:right w:val="none" w:sz="0" w:space="0" w:color="auto"/>
          </w:divBdr>
        </w:div>
        <w:div w:id="552347486">
          <w:marLeft w:val="480"/>
          <w:marRight w:val="0"/>
          <w:marTop w:val="0"/>
          <w:marBottom w:val="0"/>
          <w:divBdr>
            <w:top w:val="none" w:sz="0" w:space="0" w:color="auto"/>
            <w:left w:val="none" w:sz="0" w:space="0" w:color="auto"/>
            <w:bottom w:val="none" w:sz="0" w:space="0" w:color="auto"/>
            <w:right w:val="none" w:sz="0" w:space="0" w:color="auto"/>
          </w:divBdr>
        </w:div>
        <w:div w:id="653795266">
          <w:marLeft w:val="480"/>
          <w:marRight w:val="0"/>
          <w:marTop w:val="0"/>
          <w:marBottom w:val="0"/>
          <w:divBdr>
            <w:top w:val="none" w:sz="0" w:space="0" w:color="auto"/>
            <w:left w:val="none" w:sz="0" w:space="0" w:color="auto"/>
            <w:bottom w:val="none" w:sz="0" w:space="0" w:color="auto"/>
            <w:right w:val="none" w:sz="0" w:space="0" w:color="auto"/>
          </w:divBdr>
        </w:div>
        <w:div w:id="692532102">
          <w:marLeft w:val="480"/>
          <w:marRight w:val="0"/>
          <w:marTop w:val="0"/>
          <w:marBottom w:val="0"/>
          <w:divBdr>
            <w:top w:val="none" w:sz="0" w:space="0" w:color="auto"/>
            <w:left w:val="none" w:sz="0" w:space="0" w:color="auto"/>
            <w:bottom w:val="none" w:sz="0" w:space="0" w:color="auto"/>
            <w:right w:val="none" w:sz="0" w:space="0" w:color="auto"/>
          </w:divBdr>
        </w:div>
        <w:div w:id="760950031">
          <w:marLeft w:val="480"/>
          <w:marRight w:val="0"/>
          <w:marTop w:val="0"/>
          <w:marBottom w:val="0"/>
          <w:divBdr>
            <w:top w:val="none" w:sz="0" w:space="0" w:color="auto"/>
            <w:left w:val="none" w:sz="0" w:space="0" w:color="auto"/>
            <w:bottom w:val="none" w:sz="0" w:space="0" w:color="auto"/>
            <w:right w:val="none" w:sz="0" w:space="0" w:color="auto"/>
          </w:divBdr>
        </w:div>
        <w:div w:id="874736654">
          <w:marLeft w:val="480"/>
          <w:marRight w:val="0"/>
          <w:marTop w:val="0"/>
          <w:marBottom w:val="0"/>
          <w:divBdr>
            <w:top w:val="none" w:sz="0" w:space="0" w:color="auto"/>
            <w:left w:val="none" w:sz="0" w:space="0" w:color="auto"/>
            <w:bottom w:val="none" w:sz="0" w:space="0" w:color="auto"/>
            <w:right w:val="none" w:sz="0" w:space="0" w:color="auto"/>
          </w:divBdr>
        </w:div>
        <w:div w:id="921988650">
          <w:marLeft w:val="480"/>
          <w:marRight w:val="0"/>
          <w:marTop w:val="0"/>
          <w:marBottom w:val="0"/>
          <w:divBdr>
            <w:top w:val="none" w:sz="0" w:space="0" w:color="auto"/>
            <w:left w:val="none" w:sz="0" w:space="0" w:color="auto"/>
            <w:bottom w:val="none" w:sz="0" w:space="0" w:color="auto"/>
            <w:right w:val="none" w:sz="0" w:space="0" w:color="auto"/>
          </w:divBdr>
        </w:div>
        <w:div w:id="931476021">
          <w:marLeft w:val="480"/>
          <w:marRight w:val="0"/>
          <w:marTop w:val="0"/>
          <w:marBottom w:val="0"/>
          <w:divBdr>
            <w:top w:val="none" w:sz="0" w:space="0" w:color="auto"/>
            <w:left w:val="none" w:sz="0" w:space="0" w:color="auto"/>
            <w:bottom w:val="none" w:sz="0" w:space="0" w:color="auto"/>
            <w:right w:val="none" w:sz="0" w:space="0" w:color="auto"/>
          </w:divBdr>
        </w:div>
        <w:div w:id="942566354">
          <w:marLeft w:val="480"/>
          <w:marRight w:val="0"/>
          <w:marTop w:val="0"/>
          <w:marBottom w:val="0"/>
          <w:divBdr>
            <w:top w:val="none" w:sz="0" w:space="0" w:color="auto"/>
            <w:left w:val="none" w:sz="0" w:space="0" w:color="auto"/>
            <w:bottom w:val="none" w:sz="0" w:space="0" w:color="auto"/>
            <w:right w:val="none" w:sz="0" w:space="0" w:color="auto"/>
          </w:divBdr>
        </w:div>
        <w:div w:id="999504875">
          <w:marLeft w:val="480"/>
          <w:marRight w:val="0"/>
          <w:marTop w:val="0"/>
          <w:marBottom w:val="0"/>
          <w:divBdr>
            <w:top w:val="none" w:sz="0" w:space="0" w:color="auto"/>
            <w:left w:val="none" w:sz="0" w:space="0" w:color="auto"/>
            <w:bottom w:val="none" w:sz="0" w:space="0" w:color="auto"/>
            <w:right w:val="none" w:sz="0" w:space="0" w:color="auto"/>
          </w:divBdr>
        </w:div>
        <w:div w:id="1001002505">
          <w:marLeft w:val="480"/>
          <w:marRight w:val="0"/>
          <w:marTop w:val="0"/>
          <w:marBottom w:val="0"/>
          <w:divBdr>
            <w:top w:val="none" w:sz="0" w:space="0" w:color="auto"/>
            <w:left w:val="none" w:sz="0" w:space="0" w:color="auto"/>
            <w:bottom w:val="none" w:sz="0" w:space="0" w:color="auto"/>
            <w:right w:val="none" w:sz="0" w:space="0" w:color="auto"/>
          </w:divBdr>
        </w:div>
        <w:div w:id="1004236685">
          <w:marLeft w:val="480"/>
          <w:marRight w:val="0"/>
          <w:marTop w:val="0"/>
          <w:marBottom w:val="0"/>
          <w:divBdr>
            <w:top w:val="none" w:sz="0" w:space="0" w:color="auto"/>
            <w:left w:val="none" w:sz="0" w:space="0" w:color="auto"/>
            <w:bottom w:val="none" w:sz="0" w:space="0" w:color="auto"/>
            <w:right w:val="none" w:sz="0" w:space="0" w:color="auto"/>
          </w:divBdr>
        </w:div>
        <w:div w:id="1019889658">
          <w:marLeft w:val="480"/>
          <w:marRight w:val="0"/>
          <w:marTop w:val="0"/>
          <w:marBottom w:val="0"/>
          <w:divBdr>
            <w:top w:val="none" w:sz="0" w:space="0" w:color="auto"/>
            <w:left w:val="none" w:sz="0" w:space="0" w:color="auto"/>
            <w:bottom w:val="none" w:sz="0" w:space="0" w:color="auto"/>
            <w:right w:val="none" w:sz="0" w:space="0" w:color="auto"/>
          </w:divBdr>
        </w:div>
        <w:div w:id="1049233009">
          <w:marLeft w:val="480"/>
          <w:marRight w:val="0"/>
          <w:marTop w:val="0"/>
          <w:marBottom w:val="0"/>
          <w:divBdr>
            <w:top w:val="none" w:sz="0" w:space="0" w:color="auto"/>
            <w:left w:val="none" w:sz="0" w:space="0" w:color="auto"/>
            <w:bottom w:val="none" w:sz="0" w:space="0" w:color="auto"/>
            <w:right w:val="none" w:sz="0" w:space="0" w:color="auto"/>
          </w:divBdr>
        </w:div>
        <w:div w:id="1073704504">
          <w:marLeft w:val="480"/>
          <w:marRight w:val="0"/>
          <w:marTop w:val="0"/>
          <w:marBottom w:val="0"/>
          <w:divBdr>
            <w:top w:val="none" w:sz="0" w:space="0" w:color="auto"/>
            <w:left w:val="none" w:sz="0" w:space="0" w:color="auto"/>
            <w:bottom w:val="none" w:sz="0" w:space="0" w:color="auto"/>
            <w:right w:val="none" w:sz="0" w:space="0" w:color="auto"/>
          </w:divBdr>
        </w:div>
        <w:div w:id="1125198043">
          <w:marLeft w:val="480"/>
          <w:marRight w:val="0"/>
          <w:marTop w:val="0"/>
          <w:marBottom w:val="0"/>
          <w:divBdr>
            <w:top w:val="none" w:sz="0" w:space="0" w:color="auto"/>
            <w:left w:val="none" w:sz="0" w:space="0" w:color="auto"/>
            <w:bottom w:val="none" w:sz="0" w:space="0" w:color="auto"/>
            <w:right w:val="none" w:sz="0" w:space="0" w:color="auto"/>
          </w:divBdr>
        </w:div>
        <w:div w:id="1153180350">
          <w:marLeft w:val="480"/>
          <w:marRight w:val="0"/>
          <w:marTop w:val="0"/>
          <w:marBottom w:val="0"/>
          <w:divBdr>
            <w:top w:val="none" w:sz="0" w:space="0" w:color="auto"/>
            <w:left w:val="none" w:sz="0" w:space="0" w:color="auto"/>
            <w:bottom w:val="none" w:sz="0" w:space="0" w:color="auto"/>
            <w:right w:val="none" w:sz="0" w:space="0" w:color="auto"/>
          </w:divBdr>
        </w:div>
        <w:div w:id="1164786528">
          <w:marLeft w:val="480"/>
          <w:marRight w:val="0"/>
          <w:marTop w:val="0"/>
          <w:marBottom w:val="0"/>
          <w:divBdr>
            <w:top w:val="none" w:sz="0" w:space="0" w:color="auto"/>
            <w:left w:val="none" w:sz="0" w:space="0" w:color="auto"/>
            <w:bottom w:val="none" w:sz="0" w:space="0" w:color="auto"/>
            <w:right w:val="none" w:sz="0" w:space="0" w:color="auto"/>
          </w:divBdr>
        </w:div>
        <w:div w:id="1197233298">
          <w:marLeft w:val="480"/>
          <w:marRight w:val="0"/>
          <w:marTop w:val="0"/>
          <w:marBottom w:val="0"/>
          <w:divBdr>
            <w:top w:val="none" w:sz="0" w:space="0" w:color="auto"/>
            <w:left w:val="none" w:sz="0" w:space="0" w:color="auto"/>
            <w:bottom w:val="none" w:sz="0" w:space="0" w:color="auto"/>
            <w:right w:val="none" w:sz="0" w:space="0" w:color="auto"/>
          </w:divBdr>
        </w:div>
        <w:div w:id="1270160461">
          <w:marLeft w:val="480"/>
          <w:marRight w:val="0"/>
          <w:marTop w:val="0"/>
          <w:marBottom w:val="0"/>
          <w:divBdr>
            <w:top w:val="none" w:sz="0" w:space="0" w:color="auto"/>
            <w:left w:val="none" w:sz="0" w:space="0" w:color="auto"/>
            <w:bottom w:val="none" w:sz="0" w:space="0" w:color="auto"/>
            <w:right w:val="none" w:sz="0" w:space="0" w:color="auto"/>
          </w:divBdr>
        </w:div>
        <w:div w:id="1272931967">
          <w:marLeft w:val="480"/>
          <w:marRight w:val="0"/>
          <w:marTop w:val="0"/>
          <w:marBottom w:val="0"/>
          <w:divBdr>
            <w:top w:val="none" w:sz="0" w:space="0" w:color="auto"/>
            <w:left w:val="none" w:sz="0" w:space="0" w:color="auto"/>
            <w:bottom w:val="none" w:sz="0" w:space="0" w:color="auto"/>
            <w:right w:val="none" w:sz="0" w:space="0" w:color="auto"/>
          </w:divBdr>
        </w:div>
        <w:div w:id="1273436082">
          <w:marLeft w:val="480"/>
          <w:marRight w:val="0"/>
          <w:marTop w:val="0"/>
          <w:marBottom w:val="0"/>
          <w:divBdr>
            <w:top w:val="none" w:sz="0" w:space="0" w:color="auto"/>
            <w:left w:val="none" w:sz="0" w:space="0" w:color="auto"/>
            <w:bottom w:val="none" w:sz="0" w:space="0" w:color="auto"/>
            <w:right w:val="none" w:sz="0" w:space="0" w:color="auto"/>
          </w:divBdr>
        </w:div>
        <w:div w:id="1353071910">
          <w:marLeft w:val="480"/>
          <w:marRight w:val="0"/>
          <w:marTop w:val="0"/>
          <w:marBottom w:val="0"/>
          <w:divBdr>
            <w:top w:val="none" w:sz="0" w:space="0" w:color="auto"/>
            <w:left w:val="none" w:sz="0" w:space="0" w:color="auto"/>
            <w:bottom w:val="none" w:sz="0" w:space="0" w:color="auto"/>
            <w:right w:val="none" w:sz="0" w:space="0" w:color="auto"/>
          </w:divBdr>
        </w:div>
        <w:div w:id="1369333334">
          <w:marLeft w:val="480"/>
          <w:marRight w:val="0"/>
          <w:marTop w:val="0"/>
          <w:marBottom w:val="0"/>
          <w:divBdr>
            <w:top w:val="none" w:sz="0" w:space="0" w:color="auto"/>
            <w:left w:val="none" w:sz="0" w:space="0" w:color="auto"/>
            <w:bottom w:val="none" w:sz="0" w:space="0" w:color="auto"/>
            <w:right w:val="none" w:sz="0" w:space="0" w:color="auto"/>
          </w:divBdr>
        </w:div>
        <w:div w:id="1434788232">
          <w:marLeft w:val="480"/>
          <w:marRight w:val="0"/>
          <w:marTop w:val="0"/>
          <w:marBottom w:val="0"/>
          <w:divBdr>
            <w:top w:val="none" w:sz="0" w:space="0" w:color="auto"/>
            <w:left w:val="none" w:sz="0" w:space="0" w:color="auto"/>
            <w:bottom w:val="none" w:sz="0" w:space="0" w:color="auto"/>
            <w:right w:val="none" w:sz="0" w:space="0" w:color="auto"/>
          </w:divBdr>
        </w:div>
        <w:div w:id="1465584671">
          <w:marLeft w:val="480"/>
          <w:marRight w:val="0"/>
          <w:marTop w:val="0"/>
          <w:marBottom w:val="0"/>
          <w:divBdr>
            <w:top w:val="none" w:sz="0" w:space="0" w:color="auto"/>
            <w:left w:val="none" w:sz="0" w:space="0" w:color="auto"/>
            <w:bottom w:val="none" w:sz="0" w:space="0" w:color="auto"/>
            <w:right w:val="none" w:sz="0" w:space="0" w:color="auto"/>
          </w:divBdr>
        </w:div>
        <w:div w:id="1489589667">
          <w:marLeft w:val="480"/>
          <w:marRight w:val="0"/>
          <w:marTop w:val="0"/>
          <w:marBottom w:val="0"/>
          <w:divBdr>
            <w:top w:val="none" w:sz="0" w:space="0" w:color="auto"/>
            <w:left w:val="none" w:sz="0" w:space="0" w:color="auto"/>
            <w:bottom w:val="none" w:sz="0" w:space="0" w:color="auto"/>
            <w:right w:val="none" w:sz="0" w:space="0" w:color="auto"/>
          </w:divBdr>
        </w:div>
        <w:div w:id="1496870728">
          <w:marLeft w:val="480"/>
          <w:marRight w:val="0"/>
          <w:marTop w:val="0"/>
          <w:marBottom w:val="0"/>
          <w:divBdr>
            <w:top w:val="none" w:sz="0" w:space="0" w:color="auto"/>
            <w:left w:val="none" w:sz="0" w:space="0" w:color="auto"/>
            <w:bottom w:val="none" w:sz="0" w:space="0" w:color="auto"/>
            <w:right w:val="none" w:sz="0" w:space="0" w:color="auto"/>
          </w:divBdr>
        </w:div>
        <w:div w:id="1504853451">
          <w:marLeft w:val="480"/>
          <w:marRight w:val="0"/>
          <w:marTop w:val="0"/>
          <w:marBottom w:val="0"/>
          <w:divBdr>
            <w:top w:val="none" w:sz="0" w:space="0" w:color="auto"/>
            <w:left w:val="none" w:sz="0" w:space="0" w:color="auto"/>
            <w:bottom w:val="none" w:sz="0" w:space="0" w:color="auto"/>
            <w:right w:val="none" w:sz="0" w:space="0" w:color="auto"/>
          </w:divBdr>
        </w:div>
        <w:div w:id="1531188273">
          <w:marLeft w:val="480"/>
          <w:marRight w:val="0"/>
          <w:marTop w:val="0"/>
          <w:marBottom w:val="0"/>
          <w:divBdr>
            <w:top w:val="none" w:sz="0" w:space="0" w:color="auto"/>
            <w:left w:val="none" w:sz="0" w:space="0" w:color="auto"/>
            <w:bottom w:val="none" w:sz="0" w:space="0" w:color="auto"/>
            <w:right w:val="none" w:sz="0" w:space="0" w:color="auto"/>
          </w:divBdr>
        </w:div>
        <w:div w:id="1556307414">
          <w:marLeft w:val="480"/>
          <w:marRight w:val="0"/>
          <w:marTop w:val="0"/>
          <w:marBottom w:val="0"/>
          <w:divBdr>
            <w:top w:val="none" w:sz="0" w:space="0" w:color="auto"/>
            <w:left w:val="none" w:sz="0" w:space="0" w:color="auto"/>
            <w:bottom w:val="none" w:sz="0" w:space="0" w:color="auto"/>
            <w:right w:val="none" w:sz="0" w:space="0" w:color="auto"/>
          </w:divBdr>
        </w:div>
        <w:div w:id="1573388366">
          <w:marLeft w:val="480"/>
          <w:marRight w:val="0"/>
          <w:marTop w:val="0"/>
          <w:marBottom w:val="0"/>
          <w:divBdr>
            <w:top w:val="none" w:sz="0" w:space="0" w:color="auto"/>
            <w:left w:val="none" w:sz="0" w:space="0" w:color="auto"/>
            <w:bottom w:val="none" w:sz="0" w:space="0" w:color="auto"/>
            <w:right w:val="none" w:sz="0" w:space="0" w:color="auto"/>
          </w:divBdr>
        </w:div>
        <w:div w:id="1586182756">
          <w:marLeft w:val="480"/>
          <w:marRight w:val="0"/>
          <w:marTop w:val="0"/>
          <w:marBottom w:val="0"/>
          <w:divBdr>
            <w:top w:val="none" w:sz="0" w:space="0" w:color="auto"/>
            <w:left w:val="none" w:sz="0" w:space="0" w:color="auto"/>
            <w:bottom w:val="none" w:sz="0" w:space="0" w:color="auto"/>
            <w:right w:val="none" w:sz="0" w:space="0" w:color="auto"/>
          </w:divBdr>
        </w:div>
        <w:div w:id="1677729492">
          <w:marLeft w:val="480"/>
          <w:marRight w:val="0"/>
          <w:marTop w:val="0"/>
          <w:marBottom w:val="0"/>
          <w:divBdr>
            <w:top w:val="none" w:sz="0" w:space="0" w:color="auto"/>
            <w:left w:val="none" w:sz="0" w:space="0" w:color="auto"/>
            <w:bottom w:val="none" w:sz="0" w:space="0" w:color="auto"/>
            <w:right w:val="none" w:sz="0" w:space="0" w:color="auto"/>
          </w:divBdr>
        </w:div>
        <w:div w:id="1702051950">
          <w:marLeft w:val="480"/>
          <w:marRight w:val="0"/>
          <w:marTop w:val="0"/>
          <w:marBottom w:val="0"/>
          <w:divBdr>
            <w:top w:val="none" w:sz="0" w:space="0" w:color="auto"/>
            <w:left w:val="none" w:sz="0" w:space="0" w:color="auto"/>
            <w:bottom w:val="none" w:sz="0" w:space="0" w:color="auto"/>
            <w:right w:val="none" w:sz="0" w:space="0" w:color="auto"/>
          </w:divBdr>
        </w:div>
        <w:div w:id="1716855719">
          <w:marLeft w:val="480"/>
          <w:marRight w:val="0"/>
          <w:marTop w:val="0"/>
          <w:marBottom w:val="0"/>
          <w:divBdr>
            <w:top w:val="none" w:sz="0" w:space="0" w:color="auto"/>
            <w:left w:val="none" w:sz="0" w:space="0" w:color="auto"/>
            <w:bottom w:val="none" w:sz="0" w:space="0" w:color="auto"/>
            <w:right w:val="none" w:sz="0" w:space="0" w:color="auto"/>
          </w:divBdr>
        </w:div>
        <w:div w:id="1727534184">
          <w:marLeft w:val="480"/>
          <w:marRight w:val="0"/>
          <w:marTop w:val="0"/>
          <w:marBottom w:val="0"/>
          <w:divBdr>
            <w:top w:val="none" w:sz="0" w:space="0" w:color="auto"/>
            <w:left w:val="none" w:sz="0" w:space="0" w:color="auto"/>
            <w:bottom w:val="none" w:sz="0" w:space="0" w:color="auto"/>
            <w:right w:val="none" w:sz="0" w:space="0" w:color="auto"/>
          </w:divBdr>
        </w:div>
        <w:div w:id="1761639892">
          <w:marLeft w:val="480"/>
          <w:marRight w:val="0"/>
          <w:marTop w:val="0"/>
          <w:marBottom w:val="0"/>
          <w:divBdr>
            <w:top w:val="none" w:sz="0" w:space="0" w:color="auto"/>
            <w:left w:val="none" w:sz="0" w:space="0" w:color="auto"/>
            <w:bottom w:val="none" w:sz="0" w:space="0" w:color="auto"/>
            <w:right w:val="none" w:sz="0" w:space="0" w:color="auto"/>
          </w:divBdr>
        </w:div>
        <w:div w:id="1800957326">
          <w:marLeft w:val="480"/>
          <w:marRight w:val="0"/>
          <w:marTop w:val="0"/>
          <w:marBottom w:val="0"/>
          <w:divBdr>
            <w:top w:val="none" w:sz="0" w:space="0" w:color="auto"/>
            <w:left w:val="none" w:sz="0" w:space="0" w:color="auto"/>
            <w:bottom w:val="none" w:sz="0" w:space="0" w:color="auto"/>
            <w:right w:val="none" w:sz="0" w:space="0" w:color="auto"/>
          </w:divBdr>
        </w:div>
        <w:div w:id="1823740491">
          <w:marLeft w:val="480"/>
          <w:marRight w:val="0"/>
          <w:marTop w:val="0"/>
          <w:marBottom w:val="0"/>
          <w:divBdr>
            <w:top w:val="none" w:sz="0" w:space="0" w:color="auto"/>
            <w:left w:val="none" w:sz="0" w:space="0" w:color="auto"/>
            <w:bottom w:val="none" w:sz="0" w:space="0" w:color="auto"/>
            <w:right w:val="none" w:sz="0" w:space="0" w:color="auto"/>
          </w:divBdr>
        </w:div>
        <w:div w:id="1852068883">
          <w:marLeft w:val="480"/>
          <w:marRight w:val="0"/>
          <w:marTop w:val="0"/>
          <w:marBottom w:val="0"/>
          <w:divBdr>
            <w:top w:val="none" w:sz="0" w:space="0" w:color="auto"/>
            <w:left w:val="none" w:sz="0" w:space="0" w:color="auto"/>
            <w:bottom w:val="none" w:sz="0" w:space="0" w:color="auto"/>
            <w:right w:val="none" w:sz="0" w:space="0" w:color="auto"/>
          </w:divBdr>
        </w:div>
        <w:div w:id="1882549081">
          <w:marLeft w:val="480"/>
          <w:marRight w:val="0"/>
          <w:marTop w:val="0"/>
          <w:marBottom w:val="0"/>
          <w:divBdr>
            <w:top w:val="none" w:sz="0" w:space="0" w:color="auto"/>
            <w:left w:val="none" w:sz="0" w:space="0" w:color="auto"/>
            <w:bottom w:val="none" w:sz="0" w:space="0" w:color="auto"/>
            <w:right w:val="none" w:sz="0" w:space="0" w:color="auto"/>
          </w:divBdr>
        </w:div>
        <w:div w:id="1894269561">
          <w:marLeft w:val="480"/>
          <w:marRight w:val="0"/>
          <w:marTop w:val="0"/>
          <w:marBottom w:val="0"/>
          <w:divBdr>
            <w:top w:val="none" w:sz="0" w:space="0" w:color="auto"/>
            <w:left w:val="none" w:sz="0" w:space="0" w:color="auto"/>
            <w:bottom w:val="none" w:sz="0" w:space="0" w:color="auto"/>
            <w:right w:val="none" w:sz="0" w:space="0" w:color="auto"/>
          </w:divBdr>
        </w:div>
        <w:div w:id="1896043837">
          <w:marLeft w:val="480"/>
          <w:marRight w:val="0"/>
          <w:marTop w:val="0"/>
          <w:marBottom w:val="0"/>
          <w:divBdr>
            <w:top w:val="none" w:sz="0" w:space="0" w:color="auto"/>
            <w:left w:val="none" w:sz="0" w:space="0" w:color="auto"/>
            <w:bottom w:val="none" w:sz="0" w:space="0" w:color="auto"/>
            <w:right w:val="none" w:sz="0" w:space="0" w:color="auto"/>
          </w:divBdr>
        </w:div>
        <w:div w:id="2059625975">
          <w:marLeft w:val="480"/>
          <w:marRight w:val="0"/>
          <w:marTop w:val="0"/>
          <w:marBottom w:val="0"/>
          <w:divBdr>
            <w:top w:val="none" w:sz="0" w:space="0" w:color="auto"/>
            <w:left w:val="none" w:sz="0" w:space="0" w:color="auto"/>
            <w:bottom w:val="none" w:sz="0" w:space="0" w:color="auto"/>
            <w:right w:val="none" w:sz="0" w:space="0" w:color="auto"/>
          </w:divBdr>
        </w:div>
      </w:divsChild>
    </w:div>
    <w:div w:id="1870530501">
      <w:marLeft w:val="640"/>
      <w:marRight w:val="0"/>
      <w:marTop w:val="0"/>
      <w:marBottom w:val="0"/>
      <w:divBdr>
        <w:top w:val="none" w:sz="0" w:space="0" w:color="auto"/>
        <w:left w:val="none" w:sz="0" w:space="0" w:color="auto"/>
        <w:bottom w:val="none" w:sz="0" w:space="0" w:color="auto"/>
        <w:right w:val="none" w:sz="0" w:space="0" w:color="auto"/>
      </w:divBdr>
    </w:div>
    <w:div w:id="1870945159">
      <w:marLeft w:val="640"/>
      <w:marRight w:val="0"/>
      <w:marTop w:val="0"/>
      <w:marBottom w:val="0"/>
      <w:divBdr>
        <w:top w:val="none" w:sz="0" w:space="0" w:color="auto"/>
        <w:left w:val="none" w:sz="0" w:space="0" w:color="auto"/>
        <w:bottom w:val="none" w:sz="0" w:space="0" w:color="auto"/>
        <w:right w:val="none" w:sz="0" w:space="0" w:color="auto"/>
      </w:divBdr>
    </w:div>
    <w:div w:id="1871337597">
      <w:marLeft w:val="640"/>
      <w:marRight w:val="0"/>
      <w:marTop w:val="0"/>
      <w:marBottom w:val="0"/>
      <w:divBdr>
        <w:top w:val="none" w:sz="0" w:space="0" w:color="auto"/>
        <w:left w:val="none" w:sz="0" w:space="0" w:color="auto"/>
        <w:bottom w:val="none" w:sz="0" w:space="0" w:color="auto"/>
        <w:right w:val="none" w:sz="0" w:space="0" w:color="auto"/>
      </w:divBdr>
    </w:div>
    <w:div w:id="1871338969">
      <w:marLeft w:val="640"/>
      <w:marRight w:val="0"/>
      <w:marTop w:val="0"/>
      <w:marBottom w:val="0"/>
      <w:divBdr>
        <w:top w:val="none" w:sz="0" w:space="0" w:color="auto"/>
        <w:left w:val="none" w:sz="0" w:space="0" w:color="auto"/>
        <w:bottom w:val="none" w:sz="0" w:space="0" w:color="auto"/>
        <w:right w:val="none" w:sz="0" w:space="0" w:color="auto"/>
      </w:divBdr>
    </w:div>
    <w:div w:id="1871871911">
      <w:marLeft w:val="640"/>
      <w:marRight w:val="0"/>
      <w:marTop w:val="0"/>
      <w:marBottom w:val="0"/>
      <w:divBdr>
        <w:top w:val="none" w:sz="0" w:space="0" w:color="auto"/>
        <w:left w:val="none" w:sz="0" w:space="0" w:color="auto"/>
        <w:bottom w:val="none" w:sz="0" w:space="0" w:color="auto"/>
        <w:right w:val="none" w:sz="0" w:space="0" w:color="auto"/>
      </w:divBdr>
    </w:div>
    <w:div w:id="1872456201">
      <w:marLeft w:val="640"/>
      <w:marRight w:val="0"/>
      <w:marTop w:val="0"/>
      <w:marBottom w:val="0"/>
      <w:divBdr>
        <w:top w:val="none" w:sz="0" w:space="0" w:color="auto"/>
        <w:left w:val="none" w:sz="0" w:space="0" w:color="auto"/>
        <w:bottom w:val="none" w:sz="0" w:space="0" w:color="auto"/>
        <w:right w:val="none" w:sz="0" w:space="0" w:color="auto"/>
      </w:divBdr>
    </w:div>
    <w:div w:id="1874805305">
      <w:marLeft w:val="640"/>
      <w:marRight w:val="0"/>
      <w:marTop w:val="0"/>
      <w:marBottom w:val="0"/>
      <w:divBdr>
        <w:top w:val="none" w:sz="0" w:space="0" w:color="auto"/>
        <w:left w:val="none" w:sz="0" w:space="0" w:color="auto"/>
        <w:bottom w:val="none" w:sz="0" w:space="0" w:color="auto"/>
        <w:right w:val="none" w:sz="0" w:space="0" w:color="auto"/>
      </w:divBdr>
    </w:div>
    <w:div w:id="1874925381">
      <w:marLeft w:val="640"/>
      <w:marRight w:val="0"/>
      <w:marTop w:val="0"/>
      <w:marBottom w:val="0"/>
      <w:divBdr>
        <w:top w:val="none" w:sz="0" w:space="0" w:color="auto"/>
        <w:left w:val="none" w:sz="0" w:space="0" w:color="auto"/>
        <w:bottom w:val="none" w:sz="0" w:space="0" w:color="auto"/>
        <w:right w:val="none" w:sz="0" w:space="0" w:color="auto"/>
      </w:divBdr>
    </w:div>
    <w:div w:id="1875313891">
      <w:marLeft w:val="640"/>
      <w:marRight w:val="0"/>
      <w:marTop w:val="0"/>
      <w:marBottom w:val="0"/>
      <w:divBdr>
        <w:top w:val="none" w:sz="0" w:space="0" w:color="auto"/>
        <w:left w:val="none" w:sz="0" w:space="0" w:color="auto"/>
        <w:bottom w:val="none" w:sz="0" w:space="0" w:color="auto"/>
        <w:right w:val="none" w:sz="0" w:space="0" w:color="auto"/>
      </w:divBdr>
    </w:div>
    <w:div w:id="1875344903">
      <w:marLeft w:val="640"/>
      <w:marRight w:val="0"/>
      <w:marTop w:val="0"/>
      <w:marBottom w:val="0"/>
      <w:divBdr>
        <w:top w:val="none" w:sz="0" w:space="0" w:color="auto"/>
        <w:left w:val="none" w:sz="0" w:space="0" w:color="auto"/>
        <w:bottom w:val="none" w:sz="0" w:space="0" w:color="auto"/>
        <w:right w:val="none" w:sz="0" w:space="0" w:color="auto"/>
      </w:divBdr>
    </w:div>
    <w:div w:id="1875534965">
      <w:marLeft w:val="640"/>
      <w:marRight w:val="0"/>
      <w:marTop w:val="0"/>
      <w:marBottom w:val="0"/>
      <w:divBdr>
        <w:top w:val="none" w:sz="0" w:space="0" w:color="auto"/>
        <w:left w:val="none" w:sz="0" w:space="0" w:color="auto"/>
        <w:bottom w:val="none" w:sz="0" w:space="0" w:color="auto"/>
        <w:right w:val="none" w:sz="0" w:space="0" w:color="auto"/>
      </w:divBdr>
    </w:div>
    <w:div w:id="1875848571">
      <w:marLeft w:val="640"/>
      <w:marRight w:val="0"/>
      <w:marTop w:val="0"/>
      <w:marBottom w:val="0"/>
      <w:divBdr>
        <w:top w:val="none" w:sz="0" w:space="0" w:color="auto"/>
        <w:left w:val="none" w:sz="0" w:space="0" w:color="auto"/>
        <w:bottom w:val="none" w:sz="0" w:space="0" w:color="auto"/>
        <w:right w:val="none" w:sz="0" w:space="0" w:color="auto"/>
      </w:divBdr>
    </w:div>
    <w:div w:id="1876039073">
      <w:bodyDiv w:val="1"/>
      <w:marLeft w:val="0"/>
      <w:marRight w:val="0"/>
      <w:marTop w:val="0"/>
      <w:marBottom w:val="0"/>
      <w:divBdr>
        <w:top w:val="none" w:sz="0" w:space="0" w:color="auto"/>
        <w:left w:val="none" w:sz="0" w:space="0" w:color="auto"/>
        <w:bottom w:val="none" w:sz="0" w:space="0" w:color="auto"/>
        <w:right w:val="none" w:sz="0" w:space="0" w:color="auto"/>
      </w:divBdr>
    </w:div>
    <w:div w:id="1876044380">
      <w:marLeft w:val="640"/>
      <w:marRight w:val="0"/>
      <w:marTop w:val="0"/>
      <w:marBottom w:val="0"/>
      <w:divBdr>
        <w:top w:val="none" w:sz="0" w:space="0" w:color="auto"/>
        <w:left w:val="none" w:sz="0" w:space="0" w:color="auto"/>
        <w:bottom w:val="none" w:sz="0" w:space="0" w:color="auto"/>
        <w:right w:val="none" w:sz="0" w:space="0" w:color="auto"/>
      </w:divBdr>
    </w:div>
    <w:div w:id="1876388876">
      <w:marLeft w:val="640"/>
      <w:marRight w:val="0"/>
      <w:marTop w:val="0"/>
      <w:marBottom w:val="0"/>
      <w:divBdr>
        <w:top w:val="none" w:sz="0" w:space="0" w:color="auto"/>
        <w:left w:val="none" w:sz="0" w:space="0" w:color="auto"/>
        <w:bottom w:val="none" w:sz="0" w:space="0" w:color="auto"/>
        <w:right w:val="none" w:sz="0" w:space="0" w:color="auto"/>
      </w:divBdr>
    </w:div>
    <w:div w:id="1876886503">
      <w:marLeft w:val="640"/>
      <w:marRight w:val="0"/>
      <w:marTop w:val="0"/>
      <w:marBottom w:val="0"/>
      <w:divBdr>
        <w:top w:val="none" w:sz="0" w:space="0" w:color="auto"/>
        <w:left w:val="none" w:sz="0" w:space="0" w:color="auto"/>
        <w:bottom w:val="none" w:sz="0" w:space="0" w:color="auto"/>
        <w:right w:val="none" w:sz="0" w:space="0" w:color="auto"/>
      </w:divBdr>
    </w:div>
    <w:div w:id="1877304581">
      <w:marLeft w:val="480"/>
      <w:marRight w:val="0"/>
      <w:marTop w:val="0"/>
      <w:marBottom w:val="0"/>
      <w:divBdr>
        <w:top w:val="none" w:sz="0" w:space="0" w:color="auto"/>
        <w:left w:val="none" w:sz="0" w:space="0" w:color="auto"/>
        <w:bottom w:val="none" w:sz="0" w:space="0" w:color="auto"/>
        <w:right w:val="none" w:sz="0" w:space="0" w:color="auto"/>
      </w:divBdr>
    </w:div>
    <w:div w:id="1877346812">
      <w:bodyDiv w:val="1"/>
      <w:marLeft w:val="0"/>
      <w:marRight w:val="0"/>
      <w:marTop w:val="0"/>
      <w:marBottom w:val="0"/>
      <w:divBdr>
        <w:top w:val="none" w:sz="0" w:space="0" w:color="auto"/>
        <w:left w:val="none" w:sz="0" w:space="0" w:color="auto"/>
        <w:bottom w:val="none" w:sz="0" w:space="0" w:color="auto"/>
        <w:right w:val="none" w:sz="0" w:space="0" w:color="auto"/>
      </w:divBdr>
      <w:divsChild>
        <w:div w:id="6492658">
          <w:marLeft w:val="480"/>
          <w:marRight w:val="0"/>
          <w:marTop w:val="0"/>
          <w:marBottom w:val="0"/>
          <w:divBdr>
            <w:top w:val="none" w:sz="0" w:space="0" w:color="auto"/>
            <w:left w:val="none" w:sz="0" w:space="0" w:color="auto"/>
            <w:bottom w:val="none" w:sz="0" w:space="0" w:color="auto"/>
            <w:right w:val="none" w:sz="0" w:space="0" w:color="auto"/>
          </w:divBdr>
        </w:div>
        <w:div w:id="6908589">
          <w:marLeft w:val="480"/>
          <w:marRight w:val="0"/>
          <w:marTop w:val="0"/>
          <w:marBottom w:val="0"/>
          <w:divBdr>
            <w:top w:val="none" w:sz="0" w:space="0" w:color="auto"/>
            <w:left w:val="none" w:sz="0" w:space="0" w:color="auto"/>
            <w:bottom w:val="none" w:sz="0" w:space="0" w:color="auto"/>
            <w:right w:val="none" w:sz="0" w:space="0" w:color="auto"/>
          </w:divBdr>
        </w:div>
        <w:div w:id="41444198">
          <w:marLeft w:val="480"/>
          <w:marRight w:val="0"/>
          <w:marTop w:val="0"/>
          <w:marBottom w:val="0"/>
          <w:divBdr>
            <w:top w:val="none" w:sz="0" w:space="0" w:color="auto"/>
            <w:left w:val="none" w:sz="0" w:space="0" w:color="auto"/>
            <w:bottom w:val="none" w:sz="0" w:space="0" w:color="auto"/>
            <w:right w:val="none" w:sz="0" w:space="0" w:color="auto"/>
          </w:divBdr>
        </w:div>
        <w:div w:id="73210041">
          <w:marLeft w:val="480"/>
          <w:marRight w:val="0"/>
          <w:marTop w:val="0"/>
          <w:marBottom w:val="0"/>
          <w:divBdr>
            <w:top w:val="none" w:sz="0" w:space="0" w:color="auto"/>
            <w:left w:val="none" w:sz="0" w:space="0" w:color="auto"/>
            <w:bottom w:val="none" w:sz="0" w:space="0" w:color="auto"/>
            <w:right w:val="none" w:sz="0" w:space="0" w:color="auto"/>
          </w:divBdr>
        </w:div>
        <w:div w:id="144275860">
          <w:marLeft w:val="480"/>
          <w:marRight w:val="0"/>
          <w:marTop w:val="0"/>
          <w:marBottom w:val="0"/>
          <w:divBdr>
            <w:top w:val="none" w:sz="0" w:space="0" w:color="auto"/>
            <w:left w:val="none" w:sz="0" w:space="0" w:color="auto"/>
            <w:bottom w:val="none" w:sz="0" w:space="0" w:color="auto"/>
            <w:right w:val="none" w:sz="0" w:space="0" w:color="auto"/>
          </w:divBdr>
        </w:div>
        <w:div w:id="168493410">
          <w:marLeft w:val="480"/>
          <w:marRight w:val="0"/>
          <w:marTop w:val="0"/>
          <w:marBottom w:val="0"/>
          <w:divBdr>
            <w:top w:val="none" w:sz="0" w:space="0" w:color="auto"/>
            <w:left w:val="none" w:sz="0" w:space="0" w:color="auto"/>
            <w:bottom w:val="none" w:sz="0" w:space="0" w:color="auto"/>
            <w:right w:val="none" w:sz="0" w:space="0" w:color="auto"/>
          </w:divBdr>
        </w:div>
        <w:div w:id="176576906">
          <w:marLeft w:val="480"/>
          <w:marRight w:val="0"/>
          <w:marTop w:val="0"/>
          <w:marBottom w:val="0"/>
          <w:divBdr>
            <w:top w:val="none" w:sz="0" w:space="0" w:color="auto"/>
            <w:left w:val="none" w:sz="0" w:space="0" w:color="auto"/>
            <w:bottom w:val="none" w:sz="0" w:space="0" w:color="auto"/>
            <w:right w:val="none" w:sz="0" w:space="0" w:color="auto"/>
          </w:divBdr>
        </w:div>
        <w:div w:id="229771593">
          <w:marLeft w:val="480"/>
          <w:marRight w:val="0"/>
          <w:marTop w:val="0"/>
          <w:marBottom w:val="0"/>
          <w:divBdr>
            <w:top w:val="none" w:sz="0" w:space="0" w:color="auto"/>
            <w:left w:val="none" w:sz="0" w:space="0" w:color="auto"/>
            <w:bottom w:val="none" w:sz="0" w:space="0" w:color="auto"/>
            <w:right w:val="none" w:sz="0" w:space="0" w:color="auto"/>
          </w:divBdr>
        </w:div>
        <w:div w:id="245071774">
          <w:marLeft w:val="480"/>
          <w:marRight w:val="0"/>
          <w:marTop w:val="0"/>
          <w:marBottom w:val="0"/>
          <w:divBdr>
            <w:top w:val="none" w:sz="0" w:space="0" w:color="auto"/>
            <w:left w:val="none" w:sz="0" w:space="0" w:color="auto"/>
            <w:bottom w:val="none" w:sz="0" w:space="0" w:color="auto"/>
            <w:right w:val="none" w:sz="0" w:space="0" w:color="auto"/>
          </w:divBdr>
        </w:div>
        <w:div w:id="276328844">
          <w:marLeft w:val="480"/>
          <w:marRight w:val="0"/>
          <w:marTop w:val="0"/>
          <w:marBottom w:val="0"/>
          <w:divBdr>
            <w:top w:val="none" w:sz="0" w:space="0" w:color="auto"/>
            <w:left w:val="none" w:sz="0" w:space="0" w:color="auto"/>
            <w:bottom w:val="none" w:sz="0" w:space="0" w:color="auto"/>
            <w:right w:val="none" w:sz="0" w:space="0" w:color="auto"/>
          </w:divBdr>
        </w:div>
        <w:div w:id="291517818">
          <w:marLeft w:val="480"/>
          <w:marRight w:val="0"/>
          <w:marTop w:val="0"/>
          <w:marBottom w:val="0"/>
          <w:divBdr>
            <w:top w:val="none" w:sz="0" w:space="0" w:color="auto"/>
            <w:left w:val="none" w:sz="0" w:space="0" w:color="auto"/>
            <w:bottom w:val="none" w:sz="0" w:space="0" w:color="auto"/>
            <w:right w:val="none" w:sz="0" w:space="0" w:color="auto"/>
          </w:divBdr>
        </w:div>
        <w:div w:id="368647763">
          <w:marLeft w:val="480"/>
          <w:marRight w:val="0"/>
          <w:marTop w:val="0"/>
          <w:marBottom w:val="0"/>
          <w:divBdr>
            <w:top w:val="none" w:sz="0" w:space="0" w:color="auto"/>
            <w:left w:val="none" w:sz="0" w:space="0" w:color="auto"/>
            <w:bottom w:val="none" w:sz="0" w:space="0" w:color="auto"/>
            <w:right w:val="none" w:sz="0" w:space="0" w:color="auto"/>
          </w:divBdr>
        </w:div>
        <w:div w:id="369576665">
          <w:marLeft w:val="480"/>
          <w:marRight w:val="0"/>
          <w:marTop w:val="0"/>
          <w:marBottom w:val="0"/>
          <w:divBdr>
            <w:top w:val="none" w:sz="0" w:space="0" w:color="auto"/>
            <w:left w:val="none" w:sz="0" w:space="0" w:color="auto"/>
            <w:bottom w:val="none" w:sz="0" w:space="0" w:color="auto"/>
            <w:right w:val="none" w:sz="0" w:space="0" w:color="auto"/>
          </w:divBdr>
        </w:div>
        <w:div w:id="370964378">
          <w:marLeft w:val="480"/>
          <w:marRight w:val="0"/>
          <w:marTop w:val="0"/>
          <w:marBottom w:val="0"/>
          <w:divBdr>
            <w:top w:val="none" w:sz="0" w:space="0" w:color="auto"/>
            <w:left w:val="none" w:sz="0" w:space="0" w:color="auto"/>
            <w:bottom w:val="none" w:sz="0" w:space="0" w:color="auto"/>
            <w:right w:val="none" w:sz="0" w:space="0" w:color="auto"/>
          </w:divBdr>
        </w:div>
        <w:div w:id="376465669">
          <w:marLeft w:val="480"/>
          <w:marRight w:val="0"/>
          <w:marTop w:val="0"/>
          <w:marBottom w:val="0"/>
          <w:divBdr>
            <w:top w:val="none" w:sz="0" w:space="0" w:color="auto"/>
            <w:left w:val="none" w:sz="0" w:space="0" w:color="auto"/>
            <w:bottom w:val="none" w:sz="0" w:space="0" w:color="auto"/>
            <w:right w:val="none" w:sz="0" w:space="0" w:color="auto"/>
          </w:divBdr>
        </w:div>
        <w:div w:id="382221753">
          <w:marLeft w:val="480"/>
          <w:marRight w:val="0"/>
          <w:marTop w:val="0"/>
          <w:marBottom w:val="0"/>
          <w:divBdr>
            <w:top w:val="none" w:sz="0" w:space="0" w:color="auto"/>
            <w:left w:val="none" w:sz="0" w:space="0" w:color="auto"/>
            <w:bottom w:val="none" w:sz="0" w:space="0" w:color="auto"/>
            <w:right w:val="none" w:sz="0" w:space="0" w:color="auto"/>
          </w:divBdr>
        </w:div>
        <w:div w:id="416755106">
          <w:marLeft w:val="480"/>
          <w:marRight w:val="0"/>
          <w:marTop w:val="0"/>
          <w:marBottom w:val="0"/>
          <w:divBdr>
            <w:top w:val="none" w:sz="0" w:space="0" w:color="auto"/>
            <w:left w:val="none" w:sz="0" w:space="0" w:color="auto"/>
            <w:bottom w:val="none" w:sz="0" w:space="0" w:color="auto"/>
            <w:right w:val="none" w:sz="0" w:space="0" w:color="auto"/>
          </w:divBdr>
        </w:div>
        <w:div w:id="420954087">
          <w:marLeft w:val="480"/>
          <w:marRight w:val="0"/>
          <w:marTop w:val="0"/>
          <w:marBottom w:val="0"/>
          <w:divBdr>
            <w:top w:val="none" w:sz="0" w:space="0" w:color="auto"/>
            <w:left w:val="none" w:sz="0" w:space="0" w:color="auto"/>
            <w:bottom w:val="none" w:sz="0" w:space="0" w:color="auto"/>
            <w:right w:val="none" w:sz="0" w:space="0" w:color="auto"/>
          </w:divBdr>
        </w:div>
        <w:div w:id="470513325">
          <w:marLeft w:val="480"/>
          <w:marRight w:val="0"/>
          <w:marTop w:val="0"/>
          <w:marBottom w:val="0"/>
          <w:divBdr>
            <w:top w:val="none" w:sz="0" w:space="0" w:color="auto"/>
            <w:left w:val="none" w:sz="0" w:space="0" w:color="auto"/>
            <w:bottom w:val="none" w:sz="0" w:space="0" w:color="auto"/>
            <w:right w:val="none" w:sz="0" w:space="0" w:color="auto"/>
          </w:divBdr>
        </w:div>
        <w:div w:id="520241748">
          <w:marLeft w:val="480"/>
          <w:marRight w:val="0"/>
          <w:marTop w:val="0"/>
          <w:marBottom w:val="0"/>
          <w:divBdr>
            <w:top w:val="none" w:sz="0" w:space="0" w:color="auto"/>
            <w:left w:val="none" w:sz="0" w:space="0" w:color="auto"/>
            <w:bottom w:val="none" w:sz="0" w:space="0" w:color="auto"/>
            <w:right w:val="none" w:sz="0" w:space="0" w:color="auto"/>
          </w:divBdr>
        </w:div>
        <w:div w:id="524904869">
          <w:marLeft w:val="480"/>
          <w:marRight w:val="0"/>
          <w:marTop w:val="0"/>
          <w:marBottom w:val="0"/>
          <w:divBdr>
            <w:top w:val="none" w:sz="0" w:space="0" w:color="auto"/>
            <w:left w:val="none" w:sz="0" w:space="0" w:color="auto"/>
            <w:bottom w:val="none" w:sz="0" w:space="0" w:color="auto"/>
            <w:right w:val="none" w:sz="0" w:space="0" w:color="auto"/>
          </w:divBdr>
        </w:div>
        <w:div w:id="525562867">
          <w:marLeft w:val="480"/>
          <w:marRight w:val="0"/>
          <w:marTop w:val="0"/>
          <w:marBottom w:val="0"/>
          <w:divBdr>
            <w:top w:val="none" w:sz="0" w:space="0" w:color="auto"/>
            <w:left w:val="none" w:sz="0" w:space="0" w:color="auto"/>
            <w:bottom w:val="none" w:sz="0" w:space="0" w:color="auto"/>
            <w:right w:val="none" w:sz="0" w:space="0" w:color="auto"/>
          </w:divBdr>
        </w:div>
        <w:div w:id="571083549">
          <w:marLeft w:val="480"/>
          <w:marRight w:val="0"/>
          <w:marTop w:val="0"/>
          <w:marBottom w:val="0"/>
          <w:divBdr>
            <w:top w:val="none" w:sz="0" w:space="0" w:color="auto"/>
            <w:left w:val="none" w:sz="0" w:space="0" w:color="auto"/>
            <w:bottom w:val="none" w:sz="0" w:space="0" w:color="auto"/>
            <w:right w:val="none" w:sz="0" w:space="0" w:color="auto"/>
          </w:divBdr>
        </w:div>
        <w:div w:id="593972996">
          <w:marLeft w:val="480"/>
          <w:marRight w:val="0"/>
          <w:marTop w:val="0"/>
          <w:marBottom w:val="0"/>
          <w:divBdr>
            <w:top w:val="none" w:sz="0" w:space="0" w:color="auto"/>
            <w:left w:val="none" w:sz="0" w:space="0" w:color="auto"/>
            <w:bottom w:val="none" w:sz="0" w:space="0" w:color="auto"/>
            <w:right w:val="none" w:sz="0" w:space="0" w:color="auto"/>
          </w:divBdr>
        </w:div>
        <w:div w:id="602032277">
          <w:marLeft w:val="480"/>
          <w:marRight w:val="0"/>
          <w:marTop w:val="0"/>
          <w:marBottom w:val="0"/>
          <w:divBdr>
            <w:top w:val="none" w:sz="0" w:space="0" w:color="auto"/>
            <w:left w:val="none" w:sz="0" w:space="0" w:color="auto"/>
            <w:bottom w:val="none" w:sz="0" w:space="0" w:color="auto"/>
            <w:right w:val="none" w:sz="0" w:space="0" w:color="auto"/>
          </w:divBdr>
        </w:div>
        <w:div w:id="629559351">
          <w:marLeft w:val="480"/>
          <w:marRight w:val="0"/>
          <w:marTop w:val="0"/>
          <w:marBottom w:val="0"/>
          <w:divBdr>
            <w:top w:val="none" w:sz="0" w:space="0" w:color="auto"/>
            <w:left w:val="none" w:sz="0" w:space="0" w:color="auto"/>
            <w:bottom w:val="none" w:sz="0" w:space="0" w:color="auto"/>
            <w:right w:val="none" w:sz="0" w:space="0" w:color="auto"/>
          </w:divBdr>
        </w:div>
        <w:div w:id="693309476">
          <w:marLeft w:val="480"/>
          <w:marRight w:val="0"/>
          <w:marTop w:val="0"/>
          <w:marBottom w:val="0"/>
          <w:divBdr>
            <w:top w:val="none" w:sz="0" w:space="0" w:color="auto"/>
            <w:left w:val="none" w:sz="0" w:space="0" w:color="auto"/>
            <w:bottom w:val="none" w:sz="0" w:space="0" w:color="auto"/>
            <w:right w:val="none" w:sz="0" w:space="0" w:color="auto"/>
          </w:divBdr>
        </w:div>
        <w:div w:id="703870090">
          <w:marLeft w:val="480"/>
          <w:marRight w:val="0"/>
          <w:marTop w:val="0"/>
          <w:marBottom w:val="0"/>
          <w:divBdr>
            <w:top w:val="none" w:sz="0" w:space="0" w:color="auto"/>
            <w:left w:val="none" w:sz="0" w:space="0" w:color="auto"/>
            <w:bottom w:val="none" w:sz="0" w:space="0" w:color="auto"/>
            <w:right w:val="none" w:sz="0" w:space="0" w:color="auto"/>
          </w:divBdr>
        </w:div>
        <w:div w:id="709648876">
          <w:marLeft w:val="480"/>
          <w:marRight w:val="0"/>
          <w:marTop w:val="0"/>
          <w:marBottom w:val="0"/>
          <w:divBdr>
            <w:top w:val="none" w:sz="0" w:space="0" w:color="auto"/>
            <w:left w:val="none" w:sz="0" w:space="0" w:color="auto"/>
            <w:bottom w:val="none" w:sz="0" w:space="0" w:color="auto"/>
            <w:right w:val="none" w:sz="0" w:space="0" w:color="auto"/>
          </w:divBdr>
        </w:div>
        <w:div w:id="714306302">
          <w:marLeft w:val="480"/>
          <w:marRight w:val="0"/>
          <w:marTop w:val="0"/>
          <w:marBottom w:val="0"/>
          <w:divBdr>
            <w:top w:val="none" w:sz="0" w:space="0" w:color="auto"/>
            <w:left w:val="none" w:sz="0" w:space="0" w:color="auto"/>
            <w:bottom w:val="none" w:sz="0" w:space="0" w:color="auto"/>
            <w:right w:val="none" w:sz="0" w:space="0" w:color="auto"/>
          </w:divBdr>
        </w:div>
        <w:div w:id="714962695">
          <w:marLeft w:val="480"/>
          <w:marRight w:val="0"/>
          <w:marTop w:val="0"/>
          <w:marBottom w:val="0"/>
          <w:divBdr>
            <w:top w:val="none" w:sz="0" w:space="0" w:color="auto"/>
            <w:left w:val="none" w:sz="0" w:space="0" w:color="auto"/>
            <w:bottom w:val="none" w:sz="0" w:space="0" w:color="auto"/>
            <w:right w:val="none" w:sz="0" w:space="0" w:color="auto"/>
          </w:divBdr>
        </w:div>
        <w:div w:id="756755859">
          <w:marLeft w:val="480"/>
          <w:marRight w:val="0"/>
          <w:marTop w:val="0"/>
          <w:marBottom w:val="0"/>
          <w:divBdr>
            <w:top w:val="none" w:sz="0" w:space="0" w:color="auto"/>
            <w:left w:val="none" w:sz="0" w:space="0" w:color="auto"/>
            <w:bottom w:val="none" w:sz="0" w:space="0" w:color="auto"/>
            <w:right w:val="none" w:sz="0" w:space="0" w:color="auto"/>
          </w:divBdr>
        </w:div>
        <w:div w:id="760835697">
          <w:marLeft w:val="480"/>
          <w:marRight w:val="0"/>
          <w:marTop w:val="0"/>
          <w:marBottom w:val="0"/>
          <w:divBdr>
            <w:top w:val="none" w:sz="0" w:space="0" w:color="auto"/>
            <w:left w:val="none" w:sz="0" w:space="0" w:color="auto"/>
            <w:bottom w:val="none" w:sz="0" w:space="0" w:color="auto"/>
            <w:right w:val="none" w:sz="0" w:space="0" w:color="auto"/>
          </w:divBdr>
        </w:div>
        <w:div w:id="810631937">
          <w:marLeft w:val="480"/>
          <w:marRight w:val="0"/>
          <w:marTop w:val="0"/>
          <w:marBottom w:val="0"/>
          <w:divBdr>
            <w:top w:val="none" w:sz="0" w:space="0" w:color="auto"/>
            <w:left w:val="none" w:sz="0" w:space="0" w:color="auto"/>
            <w:bottom w:val="none" w:sz="0" w:space="0" w:color="auto"/>
            <w:right w:val="none" w:sz="0" w:space="0" w:color="auto"/>
          </w:divBdr>
        </w:div>
        <w:div w:id="836455647">
          <w:marLeft w:val="480"/>
          <w:marRight w:val="0"/>
          <w:marTop w:val="0"/>
          <w:marBottom w:val="0"/>
          <w:divBdr>
            <w:top w:val="none" w:sz="0" w:space="0" w:color="auto"/>
            <w:left w:val="none" w:sz="0" w:space="0" w:color="auto"/>
            <w:bottom w:val="none" w:sz="0" w:space="0" w:color="auto"/>
            <w:right w:val="none" w:sz="0" w:space="0" w:color="auto"/>
          </w:divBdr>
        </w:div>
        <w:div w:id="866873372">
          <w:marLeft w:val="480"/>
          <w:marRight w:val="0"/>
          <w:marTop w:val="0"/>
          <w:marBottom w:val="0"/>
          <w:divBdr>
            <w:top w:val="none" w:sz="0" w:space="0" w:color="auto"/>
            <w:left w:val="none" w:sz="0" w:space="0" w:color="auto"/>
            <w:bottom w:val="none" w:sz="0" w:space="0" w:color="auto"/>
            <w:right w:val="none" w:sz="0" w:space="0" w:color="auto"/>
          </w:divBdr>
        </w:div>
        <w:div w:id="898052262">
          <w:marLeft w:val="480"/>
          <w:marRight w:val="0"/>
          <w:marTop w:val="0"/>
          <w:marBottom w:val="0"/>
          <w:divBdr>
            <w:top w:val="none" w:sz="0" w:space="0" w:color="auto"/>
            <w:left w:val="none" w:sz="0" w:space="0" w:color="auto"/>
            <w:bottom w:val="none" w:sz="0" w:space="0" w:color="auto"/>
            <w:right w:val="none" w:sz="0" w:space="0" w:color="auto"/>
          </w:divBdr>
        </w:div>
        <w:div w:id="899751139">
          <w:marLeft w:val="480"/>
          <w:marRight w:val="0"/>
          <w:marTop w:val="0"/>
          <w:marBottom w:val="0"/>
          <w:divBdr>
            <w:top w:val="none" w:sz="0" w:space="0" w:color="auto"/>
            <w:left w:val="none" w:sz="0" w:space="0" w:color="auto"/>
            <w:bottom w:val="none" w:sz="0" w:space="0" w:color="auto"/>
            <w:right w:val="none" w:sz="0" w:space="0" w:color="auto"/>
          </w:divBdr>
        </w:div>
        <w:div w:id="917446839">
          <w:marLeft w:val="480"/>
          <w:marRight w:val="0"/>
          <w:marTop w:val="0"/>
          <w:marBottom w:val="0"/>
          <w:divBdr>
            <w:top w:val="none" w:sz="0" w:space="0" w:color="auto"/>
            <w:left w:val="none" w:sz="0" w:space="0" w:color="auto"/>
            <w:bottom w:val="none" w:sz="0" w:space="0" w:color="auto"/>
            <w:right w:val="none" w:sz="0" w:space="0" w:color="auto"/>
          </w:divBdr>
        </w:div>
        <w:div w:id="919873214">
          <w:marLeft w:val="480"/>
          <w:marRight w:val="0"/>
          <w:marTop w:val="0"/>
          <w:marBottom w:val="0"/>
          <w:divBdr>
            <w:top w:val="none" w:sz="0" w:space="0" w:color="auto"/>
            <w:left w:val="none" w:sz="0" w:space="0" w:color="auto"/>
            <w:bottom w:val="none" w:sz="0" w:space="0" w:color="auto"/>
            <w:right w:val="none" w:sz="0" w:space="0" w:color="auto"/>
          </w:divBdr>
        </w:div>
        <w:div w:id="931741188">
          <w:marLeft w:val="480"/>
          <w:marRight w:val="0"/>
          <w:marTop w:val="0"/>
          <w:marBottom w:val="0"/>
          <w:divBdr>
            <w:top w:val="none" w:sz="0" w:space="0" w:color="auto"/>
            <w:left w:val="none" w:sz="0" w:space="0" w:color="auto"/>
            <w:bottom w:val="none" w:sz="0" w:space="0" w:color="auto"/>
            <w:right w:val="none" w:sz="0" w:space="0" w:color="auto"/>
          </w:divBdr>
        </w:div>
        <w:div w:id="954992362">
          <w:marLeft w:val="480"/>
          <w:marRight w:val="0"/>
          <w:marTop w:val="0"/>
          <w:marBottom w:val="0"/>
          <w:divBdr>
            <w:top w:val="none" w:sz="0" w:space="0" w:color="auto"/>
            <w:left w:val="none" w:sz="0" w:space="0" w:color="auto"/>
            <w:bottom w:val="none" w:sz="0" w:space="0" w:color="auto"/>
            <w:right w:val="none" w:sz="0" w:space="0" w:color="auto"/>
          </w:divBdr>
        </w:div>
        <w:div w:id="987830283">
          <w:marLeft w:val="480"/>
          <w:marRight w:val="0"/>
          <w:marTop w:val="0"/>
          <w:marBottom w:val="0"/>
          <w:divBdr>
            <w:top w:val="none" w:sz="0" w:space="0" w:color="auto"/>
            <w:left w:val="none" w:sz="0" w:space="0" w:color="auto"/>
            <w:bottom w:val="none" w:sz="0" w:space="0" w:color="auto"/>
            <w:right w:val="none" w:sz="0" w:space="0" w:color="auto"/>
          </w:divBdr>
        </w:div>
        <w:div w:id="1009336547">
          <w:marLeft w:val="480"/>
          <w:marRight w:val="0"/>
          <w:marTop w:val="0"/>
          <w:marBottom w:val="0"/>
          <w:divBdr>
            <w:top w:val="none" w:sz="0" w:space="0" w:color="auto"/>
            <w:left w:val="none" w:sz="0" w:space="0" w:color="auto"/>
            <w:bottom w:val="none" w:sz="0" w:space="0" w:color="auto"/>
            <w:right w:val="none" w:sz="0" w:space="0" w:color="auto"/>
          </w:divBdr>
        </w:div>
        <w:div w:id="1019427914">
          <w:marLeft w:val="480"/>
          <w:marRight w:val="0"/>
          <w:marTop w:val="0"/>
          <w:marBottom w:val="0"/>
          <w:divBdr>
            <w:top w:val="none" w:sz="0" w:space="0" w:color="auto"/>
            <w:left w:val="none" w:sz="0" w:space="0" w:color="auto"/>
            <w:bottom w:val="none" w:sz="0" w:space="0" w:color="auto"/>
            <w:right w:val="none" w:sz="0" w:space="0" w:color="auto"/>
          </w:divBdr>
        </w:div>
        <w:div w:id="1083840739">
          <w:marLeft w:val="480"/>
          <w:marRight w:val="0"/>
          <w:marTop w:val="0"/>
          <w:marBottom w:val="0"/>
          <w:divBdr>
            <w:top w:val="none" w:sz="0" w:space="0" w:color="auto"/>
            <w:left w:val="none" w:sz="0" w:space="0" w:color="auto"/>
            <w:bottom w:val="none" w:sz="0" w:space="0" w:color="auto"/>
            <w:right w:val="none" w:sz="0" w:space="0" w:color="auto"/>
          </w:divBdr>
        </w:div>
        <w:div w:id="1125076631">
          <w:marLeft w:val="480"/>
          <w:marRight w:val="0"/>
          <w:marTop w:val="0"/>
          <w:marBottom w:val="0"/>
          <w:divBdr>
            <w:top w:val="none" w:sz="0" w:space="0" w:color="auto"/>
            <w:left w:val="none" w:sz="0" w:space="0" w:color="auto"/>
            <w:bottom w:val="none" w:sz="0" w:space="0" w:color="auto"/>
            <w:right w:val="none" w:sz="0" w:space="0" w:color="auto"/>
          </w:divBdr>
        </w:div>
        <w:div w:id="1152864505">
          <w:marLeft w:val="480"/>
          <w:marRight w:val="0"/>
          <w:marTop w:val="0"/>
          <w:marBottom w:val="0"/>
          <w:divBdr>
            <w:top w:val="none" w:sz="0" w:space="0" w:color="auto"/>
            <w:left w:val="none" w:sz="0" w:space="0" w:color="auto"/>
            <w:bottom w:val="none" w:sz="0" w:space="0" w:color="auto"/>
            <w:right w:val="none" w:sz="0" w:space="0" w:color="auto"/>
          </w:divBdr>
        </w:div>
        <w:div w:id="1268074801">
          <w:marLeft w:val="480"/>
          <w:marRight w:val="0"/>
          <w:marTop w:val="0"/>
          <w:marBottom w:val="0"/>
          <w:divBdr>
            <w:top w:val="none" w:sz="0" w:space="0" w:color="auto"/>
            <w:left w:val="none" w:sz="0" w:space="0" w:color="auto"/>
            <w:bottom w:val="none" w:sz="0" w:space="0" w:color="auto"/>
            <w:right w:val="none" w:sz="0" w:space="0" w:color="auto"/>
          </w:divBdr>
        </w:div>
        <w:div w:id="1278607937">
          <w:marLeft w:val="480"/>
          <w:marRight w:val="0"/>
          <w:marTop w:val="0"/>
          <w:marBottom w:val="0"/>
          <w:divBdr>
            <w:top w:val="none" w:sz="0" w:space="0" w:color="auto"/>
            <w:left w:val="none" w:sz="0" w:space="0" w:color="auto"/>
            <w:bottom w:val="none" w:sz="0" w:space="0" w:color="auto"/>
            <w:right w:val="none" w:sz="0" w:space="0" w:color="auto"/>
          </w:divBdr>
        </w:div>
        <w:div w:id="1294746590">
          <w:marLeft w:val="480"/>
          <w:marRight w:val="0"/>
          <w:marTop w:val="0"/>
          <w:marBottom w:val="0"/>
          <w:divBdr>
            <w:top w:val="none" w:sz="0" w:space="0" w:color="auto"/>
            <w:left w:val="none" w:sz="0" w:space="0" w:color="auto"/>
            <w:bottom w:val="none" w:sz="0" w:space="0" w:color="auto"/>
            <w:right w:val="none" w:sz="0" w:space="0" w:color="auto"/>
          </w:divBdr>
        </w:div>
        <w:div w:id="1341275075">
          <w:marLeft w:val="480"/>
          <w:marRight w:val="0"/>
          <w:marTop w:val="0"/>
          <w:marBottom w:val="0"/>
          <w:divBdr>
            <w:top w:val="none" w:sz="0" w:space="0" w:color="auto"/>
            <w:left w:val="none" w:sz="0" w:space="0" w:color="auto"/>
            <w:bottom w:val="none" w:sz="0" w:space="0" w:color="auto"/>
            <w:right w:val="none" w:sz="0" w:space="0" w:color="auto"/>
          </w:divBdr>
        </w:div>
        <w:div w:id="1360470766">
          <w:marLeft w:val="480"/>
          <w:marRight w:val="0"/>
          <w:marTop w:val="0"/>
          <w:marBottom w:val="0"/>
          <w:divBdr>
            <w:top w:val="none" w:sz="0" w:space="0" w:color="auto"/>
            <w:left w:val="none" w:sz="0" w:space="0" w:color="auto"/>
            <w:bottom w:val="none" w:sz="0" w:space="0" w:color="auto"/>
            <w:right w:val="none" w:sz="0" w:space="0" w:color="auto"/>
          </w:divBdr>
        </w:div>
        <w:div w:id="1361275354">
          <w:marLeft w:val="480"/>
          <w:marRight w:val="0"/>
          <w:marTop w:val="0"/>
          <w:marBottom w:val="0"/>
          <w:divBdr>
            <w:top w:val="none" w:sz="0" w:space="0" w:color="auto"/>
            <w:left w:val="none" w:sz="0" w:space="0" w:color="auto"/>
            <w:bottom w:val="none" w:sz="0" w:space="0" w:color="auto"/>
            <w:right w:val="none" w:sz="0" w:space="0" w:color="auto"/>
          </w:divBdr>
        </w:div>
        <w:div w:id="1374888313">
          <w:marLeft w:val="480"/>
          <w:marRight w:val="0"/>
          <w:marTop w:val="0"/>
          <w:marBottom w:val="0"/>
          <w:divBdr>
            <w:top w:val="none" w:sz="0" w:space="0" w:color="auto"/>
            <w:left w:val="none" w:sz="0" w:space="0" w:color="auto"/>
            <w:bottom w:val="none" w:sz="0" w:space="0" w:color="auto"/>
            <w:right w:val="none" w:sz="0" w:space="0" w:color="auto"/>
          </w:divBdr>
        </w:div>
        <w:div w:id="1398281974">
          <w:marLeft w:val="480"/>
          <w:marRight w:val="0"/>
          <w:marTop w:val="0"/>
          <w:marBottom w:val="0"/>
          <w:divBdr>
            <w:top w:val="none" w:sz="0" w:space="0" w:color="auto"/>
            <w:left w:val="none" w:sz="0" w:space="0" w:color="auto"/>
            <w:bottom w:val="none" w:sz="0" w:space="0" w:color="auto"/>
            <w:right w:val="none" w:sz="0" w:space="0" w:color="auto"/>
          </w:divBdr>
        </w:div>
        <w:div w:id="1424453739">
          <w:marLeft w:val="480"/>
          <w:marRight w:val="0"/>
          <w:marTop w:val="0"/>
          <w:marBottom w:val="0"/>
          <w:divBdr>
            <w:top w:val="none" w:sz="0" w:space="0" w:color="auto"/>
            <w:left w:val="none" w:sz="0" w:space="0" w:color="auto"/>
            <w:bottom w:val="none" w:sz="0" w:space="0" w:color="auto"/>
            <w:right w:val="none" w:sz="0" w:space="0" w:color="auto"/>
          </w:divBdr>
        </w:div>
        <w:div w:id="1436512959">
          <w:marLeft w:val="480"/>
          <w:marRight w:val="0"/>
          <w:marTop w:val="0"/>
          <w:marBottom w:val="0"/>
          <w:divBdr>
            <w:top w:val="none" w:sz="0" w:space="0" w:color="auto"/>
            <w:left w:val="none" w:sz="0" w:space="0" w:color="auto"/>
            <w:bottom w:val="none" w:sz="0" w:space="0" w:color="auto"/>
            <w:right w:val="none" w:sz="0" w:space="0" w:color="auto"/>
          </w:divBdr>
        </w:div>
        <w:div w:id="1452745458">
          <w:marLeft w:val="480"/>
          <w:marRight w:val="0"/>
          <w:marTop w:val="0"/>
          <w:marBottom w:val="0"/>
          <w:divBdr>
            <w:top w:val="none" w:sz="0" w:space="0" w:color="auto"/>
            <w:left w:val="none" w:sz="0" w:space="0" w:color="auto"/>
            <w:bottom w:val="none" w:sz="0" w:space="0" w:color="auto"/>
            <w:right w:val="none" w:sz="0" w:space="0" w:color="auto"/>
          </w:divBdr>
        </w:div>
        <w:div w:id="1479227180">
          <w:marLeft w:val="480"/>
          <w:marRight w:val="0"/>
          <w:marTop w:val="0"/>
          <w:marBottom w:val="0"/>
          <w:divBdr>
            <w:top w:val="none" w:sz="0" w:space="0" w:color="auto"/>
            <w:left w:val="none" w:sz="0" w:space="0" w:color="auto"/>
            <w:bottom w:val="none" w:sz="0" w:space="0" w:color="auto"/>
            <w:right w:val="none" w:sz="0" w:space="0" w:color="auto"/>
          </w:divBdr>
        </w:div>
        <w:div w:id="1488742506">
          <w:marLeft w:val="480"/>
          <w:marRight w:val="0"/>
          <w:marTop w:val="0"/>
          <w:marBottom w:val="0"/>
          <w:divBdr>
            <w:top w:val="none" w:sz="0" w:space="0" w:color="auto"/>
            <w:left w:val="none" w:sz="0" w:space="0" w:color="auto"/>
            <w:bottom w:val="none" w:sz="0" w:space="0" w:color="auto"/>
            <w:right w:val="none" w:sz="0" w:space="0" w:color="auto"/>
          </w:divBdr>
        </w:div>
        <w:div w:id="1516573542">
          <w:marLeft w:val="480"/>
          <w:marRight w:val="0"/>
          <w:marTop w:val="0"/>
          <w:marBottom w:val="0"/>
          <w:divBdr>
            <w:top w:val="none" w:sz="0" w:space="0" w:color="auto"/>
            <w:left w:val="none" w:sz="0" w:space="0" w:color="auto"/>
            <w:bottom w:val="none" w:sz="0" w:space="0" w:color="auto"/>
            <w:right w:val="none" w:sz="0" w:space="0" w:color="auto"/>
          </w:divBdr>
        </w:div>
        <w:div w:id="1574003901">
          <w:marLeft w:val="480"/>
          <w:marRight w:val="0"/>
          <w:marTop w:val="0"/>
          <w:marBottom w:val="0"/>
          <w:divBdr>
            <w:top w:val="none" w:sz="0" w:space="0" w:color="auto"/>
            <w:left w:val="none" w:sz="0" w:space="0" w:color="auto"/>
            <w:bottom w:val="none" w:sz="0" w:space="0" w:color="auto"/>
            <w:right w:val="none" w:sz="0" w:space="0" w:color="auto"/>
          </w:divBdr>
        </w:div>
        <w:div w:id="1639450679">
          <w:marLeft w:val="480"/>
          <w:marRight w:val="0"/>
          <w:marTop w:val="0"/>
          <w:marBottom w:val="0"/>
          <w:divBdr>
            <w:top w:val="none" w:sz="0" w:space="0" w:color="auto"/>
            <w:left w:val="none" w:sz="0" w:space="0" w:color="auto"/>
            <w:bottom w:val="none" w:sz="0" w:space="0" w:color="auto"/>
            <w:right w:val="none" w:sz="0" w:space="0" w:color="auto"/>
          </w:divBdr>
        </w:div>
        <w:div w:id="1639914159">
          <w:marLeft w:val="480"/>
          <w:marRight w:val="0"/>
          <w:marTop w:val="0"/>
          <w:marBottom w:val="0"/>
          <w:divBdr>
            <w:top w:val="none" w:sz="0" w:space="0" w:color="auto"/>
            <w:left w:val="none" w:sz="0" w:space="0" w:color="auto"/>
            <w:bottom w:val="none" w:sz="0" w:space="0" w:color="auto"/>
            <w:right w:val="none" w:sz="0" w:space="0" w:color="auto"/>
          </w:divBdr>
        </w:div>
        <w:div w:id="1654989458">
          <w:marLeft w:val="480"/>
          <w:marRight w:val="0"/>
          <w:marTop w:val="0"/>
          <w:marBottom w:val="0"/>
          <w:divBdr>
            <w:top w:val="none" w:sz="0" w:space="0" w:color="auto"/>
            <w:left w:val="none" w:sz="0" w:space="0" w:color="auto"/>
            <w:bottom w:val="none" w:sz="0" w:space="0" w:color="auto"/>
            <w:right w:val="none" w:sz="0" w:space="0" w:color="auto"/>
          </w:divBdr>
        </w:div>
        <w:div w:id="1660382970">
          <w:marLeft w:val="480"/>
          <w:marRight w:val="0"/>
          <w:marTop w:val="0"/>
          <w:marBottom w:val="0"/>
          <w:divBdr>
            <w:top w:val="none" w:sz="0" w:space="0" w:color="auto"/>
            <w:left w:val="none" w:sz="0" w:space="0" w:color="auto"/>
            <w:bottom w:val="none" w:sz="0" w:space="0" w:color="auto"/>
            <w:right w:val="none" w:sz="0" w:space="0" w:color="auto"/>
          </w:divBdr>
        </w:div>
        <w:div w:id="1699892163">
          <w:marLeft w:val="480"/>
          <w:marRight w:val="0"/>
          <w:marTop w:val="0"/>
          <w:marBottom w:val="0"/>
          <w:divBdr>
            <w:top w:val="none" w:sz="0" w:space="0" w:color="auto"/>
            <w:left w:val="none" w:sz="0" w:space="0" w:color="auto"/>
            <w:bottom w:val="none" w:sz="0" w:space="0" w:color="auto"/>
            <w:right w:val="none" w:sz="0" w:space="0" w:color="auto"/>
          </w:divBdr>
        </w:div>
        <w:div w:id="1706952590">
          <w:marLeft w:val="480"/>
          <w:marRight w:val="0"/>
          <w:marTop w:val="0"/>
          <w:marBottom w:val="0"/>
          <w:divBdr>
            <w:top w:val="none" w:sz="0" w:space="0" w:color="auto"/>
            <w:left w:val="none" w:sz="0" w:space="0" w:color="auto"/>
            <w:bottom w:val="none" w:sz="0" w:space="0" w:color="auto"/>
            <w:right w:val="none" w:sz="0" w:space="0" w:color="auto"/>
          </w:divBdr>
        </w:div>
        <w:div w:id="1718698543">
          <w:marLeft w:val="480"/>
          <w:marRight w:val="0"/>
          <w:marTop w:val="0"/>
          <w:marBottom w:val="0"/>
          <w:divBdr>
            <w:top w:val="none" w:sz="0" w:space="0" w:color="auto"/>
            <w:left w:val="none" w:sz="0" w:space="0" w:color="auto"/>
            <w:bottom w:val="none" w:sz="0" w:space="0" w:color="auto"/>
            <w:right w:val="none" w:sz="0" w:space="0" w:color="auto"/>
          </w:divBdr>
        </w:div>
        <w:div w:id="1729184375">
          <w:marLeft w:val="480"/>
          <w:marRight w:val="0"/>
          <w:marTop w:val="0"/>
          <w:marBottom w:val="0"/>
          <w:divBdr>
            <w:top w:val="none" w:sz="0" w:space="0" w:color="auto"/>
            <w:left w:val="none" w:sz="0" w:space="0" w:color="auto"/>
            <w:bottom w:val="none" w:sz="0" w:space="0" w:color="auto"/>
            <w:right w:val="none" w:sz="0" w:space="0" w:color="auto"/>
          </w:divBdr>
        </w:div>
        <w:div w:id="1752771522">
          <w:marLeft w:val="480"/>
          <w:marRight w:val="0"/>
          <w:marTop w:val="0"/>
          <w:marBottom w:val="0"/>
          <w:divBdr>
            <w:top w:val="none" w:sz="0" w:space="0" w:color="auto"/>
            <w:left w:val="none" w:sz="0" w:space="0" w:color="auto"/>
            <w:bottom w:val="none" w:sz="0" w:space="0" w:color="auto"/>
            <w:right w:val="none" w:sz="0" w:space="0" w:color="auto"/>
          </w:divBdr>
        </w:div>
        <w:div w:id="1781097207">
          <w:marLeft w:val="480"/>
          <w:marRight w:val="0"/>
          <w:marTop w:val="0"/>
          <w:marBottom w:val="0"/>
          <w:divBdr>
            <w:top w:val="none" w:sz="0" w:space="0" w:color="auto"/>
            <w:left w:val="none" w:sz="0" w:space="0" w:color="auto"/>
            <w:bottom w:val="none" w:sz="0" w:space="0" w:color="auto"/>
            <w:right w:val="none" w:sz="0" w:space="0" w:color="auto"/>
          </w:divBdr>
        </w:div>
        <w:div w:id="1805930389">
          <w:marLeft w:val="480"/>
          <w:marRight w:val="0"/>
          <w:marTop w:val="0"/>
          <w:marBottom w:val="0"/>
          <w:divBdr>
            <w:top w:val="none" w:sz="0" w:space="0" w:color="auto"/>
            <w:left w:val="none" w:sz="0" w:space="0" w:color="auto"/>
            <w:bottom w:val="none" w:sz="0" w:space="0" w:color="auto"/>
            <w:right w:val="none" w:sz="0" w:space="0" w:color="auto"/>
          </w:divBdr>
        </w:div>
        <w:div w:id="1817600057">
          <w:marLeft w:val="480"/>
          <w:marRight w:val="0"/>
          <w:marTop w:val="0"/>
          <w:marBottom w:val="0"/>
          <w:divBdr>
            <w:top w:val="none" w:sz="0" w:space="0" w:color="auto"/>
            <w:left w:val="none" w:sz="0" w:space="0" w:color="auto"/>
            <w:bottom w:val="none" w:sz="0" w:space="0" w:color="auto"/>
            <w:right w:val="none" w:sz="0" w:space="0" w:color="auto"/>
          </w:divBdr>
        </w:div>
        <w:div w:id="1839732403">
          <w:marLeft w:val="480"/>
          <w:marRight w:val="0"/>
          <w:marTop w:val="0"/>
          <w:marBottom w:val="0"/>
          <w:divBdr>
            <w:top w:val="none" w:sz="0" w:space="0" w:color="auto"/>
            <w:left w:val="none" w:sz="0" w:space="0" w:color="auto"/>
            <w:bottom w:val="none" w:sz="0" w:space="0" w:color="auto"/>
            <w:right w:val="none" w:sz="0" w:space="0" w:color="auto"/>
          </w:divBdr>
        </w:div>
        <w:div w:id="1868526134">
          <w:marLeft w:val="480"/>
          <w:marRight w:val="0"/>
          <w:marTop w:val="0"/>
          <w:marBottom w:val="0"/>
          <w:divBdr>
            <w:top w:val="none" w:sz="0" w:space="0" w:color="auto"/>
            <w:left w:val="none" w:sz="0" w:space="0" w:color="auto"/>
            <w:bottom w:val="none" w:sz="0" w:space="0" w:color="auto"/>
            <w:right w:val="none" w:sz="0" w:space="0" w:color="auto"/>
          </w:divBdr>
        </w:div>
        <w:div w:id="1903715056">
          <w:marLeft w:val="480"/>
          <w:marRight w:val="0"/>
          <w:marTop w:val="0"/>
          <w:marBottom w:val="0"/>
          <w:divBdr>
            <w:top w:val="none" w:sz="0" w:space="0" w:color="auto"/>
            <w:left w:val="none" w:sz="0" w:space="0" w:color="auto"/>
            <w:bottom w:val="none" w:sz="0" w:space="0" w:color="auto"/>
            <w:right w:val="none" w:sz="0" w:space="0" w:color="auto"/>
          </w:divBdr>
        </w:div>
        <w:div w:id="1921216043">
          <w:marLeft w:val="480"/>
          <w:marRight w:val="0"/>
          <w:marTop w:val="0"/>
          <w:marBottom w:val="0"/>
          <w:divBdr>
            <w:top w:val="none" w:sz="0" w:space="0" w:color="auto"/>
            <w:left w:val="none" w:sz="0" w:space="0" w:color="auto"/>
            <w:bottom w:val="none" w:sz="0" w:space="0" w:color="auto"/>
            <w:right w:val="none" w:sz="0" w:space="0" w:color="auto"/>
          </w:divBdr>
        </w:div>
        <w:div w:id="1947426546">
          <w:marLeft w:val="480"/>
          <w:marRight w:val="0"/>
          <w:marTop w:val="0"/>
          <w:marBottom w:val="0"/>
          <w:divBdr>
            <w:top w:val="none" w:sz="0" w:space="0" w:color="auto"/>
            <w:left w:val="none" w:sz="0" w:space="0" w:color="auto"/>
            <w:bottom w:val="none" w:sz="0" w:space="0" w:color="auto"/>
            <w:right w:val="none" w:sz="0" w:space="0" w:color="auto"/>
          </w:divBdr>
        </w:div>
        <w:div w:id="1947499802">
          <w:marLeft w:val="480"/>
          <w:marRight w:val="0"/>
          <w:marTop w:val="0"/>
          <w:marBottom w:val="0"/>
          <w:divBdr>
            <w:top w:val="none" w:sz="0" w:space="0" w:color="auto"/>
            <w:left w:val="none" w:sz="0" w:space="0" w:color="auto"/>
            <w:bottom w:val="none" w:sz="0" w:space="0" w:color="auto"/>
            <w:right w:val="none" w:sz="0" w:space="0" w:color="auto"/>
          </w:divBdr>
        </w:div>
        <w:div w:id="1959987745">
          <w:marLeft w:val="480"/>
          <w:marRight w:val="0"/>
          <w:marTop w:val="0"/>
          <w:marBottom w:val="0"/>
          <w:divBdr>
            <w:top w:val="none" w:sz="0" w:space="0" w:color="auto"/>
            <w:left w:val="none" w:sz="0" w:space="0" w:color="auto"/>
            <w:bottom w:val="none" w:sz="0" w:space="0" w:color="auto"/>
            <w:right w:val="none" w:sz="0" w:space="0" w:color="auto"/>
          </w:divBdr>
        </w:div>
        <w:div w:id="1963808496">
          <w:marLeft w:val="480"/>
          <w:marRight w:val="0"/>
          <w:marTop w:val="0"/>
          <w:marBottom w:val="0"/>
          <w:divBdr>
            <w:top w:val="none" w:sz="0" w:space="0" w:color="auto"/>
            <w:left w:val="none" w:sz="0" w:space="0" w:color="auto"/>
            <w:bottom w:val="none" w:sz="0" w:space="0" w:color="auto"/>
            <w:right w:val="none" w:sz="0" w:space="0" w:color="auto"/>
          </w:divBdr>
        </w:div>
        <w:div w:id="1995142789">
          <w:marLeft w:val="480"/>
          <w:marRight w:val="0"/>
          <w:marTop w:val="0"/>
          <w:marBottom w:val="0"/>
          <w:divBdr>
            <w:top w:val="none" w:sz="0" w:space="0" w:color="auto"/>
            <w:left w:val="none" w:sz="0" w:space="0" w:color="auto"/>
            <w:bottom w:val="none" w:sz="0" w:space="0" w:color="auto"/>
            <w:right w:val="none" w:sz="0" w:space="0" w:color="auto"/>
          </w:divBdr>
        </w:div>
        <w:div w:id="1999111254">
          <w:marLeft w:val="480"/>
          <w:marRight w:val="0"/>
          <w:marTop w:val="0"/>
          <w:marBottom w:val="0"/>
          <w:divBdr>
            <w:top w:val="none" w:sz="0" w:space="0" w:color="auto"/>
            <w:left w:val="none" w:sz="0" w:space="0" w:color="auto"/>
            <w:bottom w:val="none" w:sz="0" w:space="0" w:color="auto"/>
            <w:right w:val="none" w:sz="0" w:space="0" w:color="auto"/>
          </w:divBdr>
        </w:div>
        <w:div w:id="2061321203">
          <w:marLeft w:val="480"/>
          <w:marRight w:val="0"/>
          <w:marTop w:val="0"/>
          <w:marBottom w:val="0"/>
          <w:divBdr>
            <w:top w:val="none" w:sz="0" w:space="0" w:color="auto"/>
            <w:left w:val="none" w:sz="0" w:space="0" w:color="auto"/>
            <w:bottom w:val="none" w:sz="0" w:space="0" w:color="auto"/>
            <w:right w:val="none" w:sz="0" w:space="0" w:color="auto"/>
          </w:divBdr>
        </w:div>
        <w:div w:id="2075615066">
          <w:marLeft w:val="480"/>
          <w:marRight w:val="0"/>
          <w:marTop w:val="0"/>
          <w:marBottom w:val="0"/>
          <w:divBdr>
            <w:top w:val="none" w:sz="0" w:space="0" w:color="auto"/>
            <w:left w:val="none" w:sz="0" w:space="0" w:color="auto"/>
            <w:bottom w:val="none" w:sz="0" w:space="0" w:color="auto"/>
            <w:right w:val="none" w:sz="0" w:space="0" w:color="auto"/>
          </w:divBdr>
        </w:div>
        <w:div w:id="2110617275">
          <w:marLeft w:val="480"/>
          <w:marRight w:val="0"/>
          <w:marTop w:val="0"/>
          <w:marBottom w:val="0"/>
          <w:divBdr>
            <w:top w:val="none" w:sz="0" w:space="0" w:color="auto"/>
            <w:left w:val="none" w:sz="0" w:space="0" w:color="auto"/>
            <w:bottom w:val="none" w:sz="0" w:space="0" w:color="auto"/>
            <w:right w:val="none" w:sz="0" w:space="0" w:color="auto"/>
          </w:divBdr>
        </w:div>
        <w:div w:id="2134664378">
          <w:marLeft w:val="480"/>
          <w:marRight w:val="0"/>
          <w:marTop w:val="0"/>
          <w:marBottom w:val="0"/>
          <w:divBdr>
            <w:top w:val="none" w:sz="0" w:space="0" w:color="auto"/>
            <w:left w:val="none" w:sz="0" w:space="0" w:color="auto"/>
            <w:bottom w:val="none" w:sz="0" w:space="0" w:color="auto"/>
            <w:right w:val="none" w:sz="0" w:space="0" w:color="auto"/>
          </w:divBdr>
        </w:div>
      </w:divsChild>
    </w:div>
    <w:div w:id="1877348734">
      <w:marLeft w:val="640"/>
      <w:marRight w:val="0"/>
      <w:marTop w:val="0"/>
      <w:marBottom w:val="0"/>
      <w:divBdr>
        <w:top w:val="none" w:sz="0" w:space="0" w:color="auto"/>
        <w:left w:val="none" w:sz="0" w:space="0" w:color="auto"/>
        <w:bottom w:val="none" w:sz="0" w:space="0" w:color="auto"/>
        <w:right w:val="none" w:sz="0" w:space="0" w:color="auto"/>
      </w:divBdr>
    </w:div>
    <w:div w:id="1877572229">
      <w:marLeft w:val="640"/>
      <w:marRight w:val="0"/>
      <w:marTop w:val="0"/>
      <w:marBottom w:val="0"/>
      <w:divBdr>
        <w:top w:val="none" w:sz="0" w:space="0" w:color="auto"/>
        <w:left w:val="none" w:sz="0" w:space="0" w:color="auto"/>
        <w:bottom w:val="none" w:sz="0" w:space="0" w:color="auto"/>
        <w:right w:val="none" w:sz="0" w:space="0" w:color="auto"/>
      </w:divBdr>
    </w:div>
    <w:div w:id="1878158383">
      <w:marLeft w:val="640"/>
      <w:marRight w:val="0"/>
      <w:marTop w:val="0"/>
      <w:marBottom w:val="0"/>
      <w:divBdr>
        <w:top w:val="none" w:sz="0" w:space="0" w:color="auto"/>
        <w:left w:val="none" w:sz="0" w:space="0" w:color="auto"/>
        <w:bottom w:val="none" w:sz="0" w:space="0" w:color="auto"/>
        <w:right w:val="none" w:sz="0" w:space="0" w:color="auto"/>
      </w:divBdr>
    </w:div>
    <w:div w:id="1878349295">
      <w:bodyDiv w:val="1"/>
      <w:marLeft w:val="0"/>
      <w:marRight w:val="0"/>
      <w:marTop w:val="0"/>
      <w:marBottom w:val="0"/>
      <w:divBdr>
        <w:top w:val="none" w:sz="0" w:space="0" w:color="auto"/>
        <w:left w:val="none" w:sz="0" w:space="0" w:color="auto"/>
        <w:bottom w:val="none" w:sz="0" w:space="0" w:color="auto"/>
        <w:right w:val="none" w:sz="0" w:space="0" w:color="auto"/>
      </w:divBdr>
    </w:div>
    <w:div w:id="1878621007">
      <w:marLeft w:val="480"/>
      <w:marRight w:val="0"/>
      <w:marTop w:val="0"/>
      <w:marBottom w:val="0"/>
      <w:divBdr>
        <w:top w:val="none" w:sz="0" w:space="0" w:color="auto"/>
        <w:left w:val="none" w:sz="0" w:space="0" w:color="auto"/>
        <w:bottom w:val="none" w:sz="0" w:space="0" w:color="auto"/>
        <w:right w:val="none" w:sz="0" w:space="0" w:color="auto"/>
      </w:divBdr>
    </w:div>
    <w:div w:id="1878736358">
      <w:marLeft w:val="640"/>
      <w:marRight w:val="0"/>
      <w:marTop w:val="0"/>
      <w:marBottom w:val="0"/>
      <w:divBdr>
        <w:top w:val="none" w:sz="0" w:space="0" w:color="auto"/>
        <w:left w:val="none" w:sz="0" w:space="0" w:color="auto"/>
        <w:bottom w:val="none" w:sz="0" w:space="0" w:color="auto"/>
        <w:right w:val="none" w:sz="0" w:space="0" w:color="auto"/>
      </w:divBdr>
    </w:div>
    <w:div w:id="1878810651">
      <w:marLeft w:val="640"/>
      <w:marRight w:val="0"/>
      <w:marTop w:val="0"/>
      <w:marBottom w:val="0"/>
      <w:divBdr>
        <w:top w:val="none" w:sz="0" w:space="0" w:color="auto"/>
        <w:left w:val="none" w:sz="0" w:space="0" w:color="auto"/>
        <w:bottom w:val="none" w:sz="0" w:space="0" w:color="auto"/>
        <w:right w:val="none" w:sz="0" w:space="0" w:color="auto"/>
      </w:divBdr>
    </w:div>
    <w:div w:id="1879050491">
      <w:marLeft w:val="640"/>
      <w:marRight w:val="0"/>
      <w:marTop w:val="0"/>
      <w:marBottom w:val="0"/>
      <w:divBdr>
        <w:top w:val="none" w:sz="0" w:space="0" w:color="auto"/>
        <w:left w:val="none" w:sz="0" w:space="0" w:color="auto"/>
        <w:bottom w:val="none" w:sz="0" w:space="0" w:color="auto"/>
        <w:right w:val="none" w:sz="0" w:space="0" w:color="auto"/>
      </w:divBdr>
    </w:div>
    <w:div w:id="1879393363">
      <w:marLeft w:val="640"/>
      <w:marRight w:val="0"/>
      <w:marTop w:val="0"/>
      <w:marBottom w:val="0"/>
      <w:divBdr>
        <w:top w:val="none" w:sz="0" w:space="0" w:color="auto"/>
        <w:left w:val="none" w:sz="0" w:space="0" w:color="auto"/>
        <w:bottom w:val="none" w:sz="0" w:space="0" w:color="auto"/>
        <w:right w:val="none" w:sz="0" w:space="0" w:color="auto"/>
      </w:divBdr>
    </w:div>
    <w:div w:id="1879581378">
      <w:marLeft w:val="640"/>
      <w:marRight w:val="0"/>
      <w:marTop w:val="0"/>
      <w:marBottom w:val="0"/>
      <w:divBdr>
        <w:top w:val="none" w:sz="0" w:space="0" w:color="auto"/>
        <w:left w:val="none" w:sz="0" w:space="0" w:color="auto"/>
        <w:bottom w:val="none" w:sz="0" w:space="0" w:color="auto"/>
        <w:right w:val="none" w:sz="0" w:space="0" w:color="auto"/>
      </w:divBdr>
    </w:div>
    <w:div w:id="1879707539">
      <w:bodyDiv w:val="1"/>
      <w:marLeft w:val="0"/>
      <w:marRight w:val="0"/>
      <w:marTop w:val="0"/>
      <w:marBottom w:val="0"/>
      <w:divBdr>
        <w:top w:val="none" w:sz="0" w:space="0" w:color="auto"/>
        <w:left w:val="none" w:sz="0" w:space="0" w:color="auto"/>
        <w:bottom w:val="none" w:sz="0" w:space="0" w:color="auto"/>
        <w:right w:val="none" w:sz="0" w:space="0" w:color="auto"/>
      </w:divBdr>
    </w:div>
    <w:div w:id="1879974243">
      <w:marLeft w:val="640"/>
      <w:marRight w:val="0"/>
      <w:marTop w:val="0"/>
      <w:marBottom w:val="0"/>
      <w:divBdr>
        <w:top w:val="none" w:sz="0" w:space="0" w:color="auto"/>
        <w:left w:val="none" w:sz="0" w:space="0" w:color="auto"/>
        <w:bottom w:val="none" w:sz="0" w:space="0" w:color="auto"/>
        <w:right w:val="none" w:sz="0" w:space="0" w:color="auto"/>
      </w:divBdr>
    </w:div>
    <w:div w:id="1880773315">
      <w:bodyDiv w:val="1"/>
      <w:marLeft w:val="0"/>
      <w:marRight w:val="0"/>
      <w:marTop w:val="0"/>
      <w:marBottom w:val="0"/>
      <w:divBdr>
        <w:top w:val="none" w:sz="0" w:space="0" w:color="auto"/>
        <w:left w:val="none" w:sz="0" w:space="0" w:color="auto"/>
        <w:bottom w:val="none" w:sz="0" w:space="0" w:color="auto"/>
        <w:right w:val="none" w:sz="0" w:space="0" w:color="auto"/>
      </w:divBdr>
    </w:div>
    <w:div w:id="1881166132">
      <w:marLeft w:val="640"/>
      <w:marRight w:val="0"/>
      <w:marTop w:val="0"/>
      <w:marBottom w:val="0"/>
      <w:divBdr>
        <w:top w:val="none" w:sz="0" w:space="0" w:color="auto"/>
        <w:left w:val="none" w:sz="0" w:space="0" w:color="auto"/>
        <w:bottom w:val="none" w:sz="0" w:space="0" w:color="auto"/>
        <w:right w:val="none" w:sz="0" w:space="0" w:color="auto"/>
      </w:divBdr>
    </w:div>
    <w:div w:id="1881627462">
      <w:marLeft w:val="640"/>
      <w:marRight w:val="0"/>
      <w:marTop w:val="0"/>
      <w:marBottom w:val="0"/>
      <w:divBdr>
        <w:top w:val="none" w:sz="0" w:space="0" w:color="auto"/>
        <w:left w:val="none" w:sz="0" w:space="0" w:color="auto"/>
        <w:bottom w:val="none" w:sz="0" w:space="0" w:color="auto"/>
        <w:right w:val="none" w:sz="0" w:space="0" w:color="auto"/>
      </w:divBdr>
    </w:div>
    <w:div w:id="1881933309">
      <w:marLeft w:val="640"/>
      <w:marRight w:val="0"/>
      <w:marTop w:val="0"/>
      <w:marBottom w:val="0"/>
      <w:divBdr>
        <w:top w:val="none" w:sz="0" w:space="0" w:color="auto"/>
        <w:left w:val="none" w:sz="0" w:space="0" w:color="auto"/>
        <w:bottom w:val="none" w:sz="0" w:space="0" w:color="auto"/>
        <w:right w:val="none" w:sz="0" w:space="0" w:color="auto"/>
      </w:divBdr>
    </w:div>
    <w:div w:id="1882008842">
      <w:marLeft w:val="640"/>
      <w:marRight w:val="0"/>
      <w:marTop w:val="0"/>
      <w:marBottom w:val="0"/>
      <w:divBdr>
        <w:top w:val="none" w:sz="0" w:space="0" w:color="auto"/>
        <w:left w:val="none" w:sz="0" w:space="0" w:color="auto"/>
        <w:bottom w:val="none" w:sz="0" w:space="0" w:color="auto"/>
        <w:right w:val="none" w:sz="0" w:space="0" w:color="auto"/>
      </w:divBdr>
    </w:div>
    <w:div w:id="1882554117">
      <w:marLeft w:val="640"/>
      <w:marRight w:val="0"/>
      <w:marTop w:val="0"/>
      <w:marBottom w:val="0"/>
      <w:divBdr>
        <w:top w:val="none" w:sz="0" w:space="0" w:color="auto"/>
        <w:left w:val="none" w:sz="0" w:space="0" w:color="auto"/>
        <w:bottom w:val="none" w:sz="0" w:space="0" w:color="auto"/>
        <w:right w:val="none" w:sz="0" w:space="0" w:color="auto"/>
      </w:divBdr>
    </w:div>
    <w:div w:id="1883250907">
      <w:marLeft w:val="640"/>
      <w:marRight w:val="0"/>
      <w:marTop w:val="0"/>
      <w:marBottom w:val="0"/>
      <w:divBdr>
        <w:top w:val="none" w:sz="0" w:space="0" w:color="auto"/>
        <w:left w:val="none" w:sz="0" w:space="0" w:color="auto"/>
        <w:bottom w:val="none" w:sz="0" w:space="0" w:color="auto"/>
        <w:right w:val="none" w:sz="0" w:space="0" w:color="auto"/>
      </w:divBdr>
    </w:div>
    <w:div w:id="1883587756">
      <w:bodyDiv w:val="1"/>
      <w:marLeft w:val="0"/>
      <w:marRight w:val="0"/>
      <w:marTop w:val="0"/>
      <w:marBottom w:val="0"/>
      <w:divBdr>
        <w:top w:val="none" w:sz="0" w:space="0" w:color="auto"/>
        <w:left w:val="none" w:sz="0" w:space="0" w:color="auto"/>
        <w:bottom w:val="none" w:sz="0" w:space="0" w:color="auto"/>
        <w:right w:val="none" w:sz="0" w:space="0" w:color="auto"/>
      </w:divBdr>
    </w:div>
    <w:div w:id="1883667329">
      <w:marLeft w:val="640"/>
      <w:marRight w:val="0"/>
      <w:marTop w:val="0"/>
      <w:marBottom w:val="0"/>
      <w:divBdr>
        <w:top w:val="none" w:sz="0" w:space="0" w:color="auto"/>
        <w:left w:val="none" w:sz="0" w:space="0" w:color="auto"/>
        <w:bottom w:val="none" w:sz="0" w:space="0" w:color="auto"/>
        <w:right w:val="none" w:sz="0" w:space="0" w:color="auto"/>
      </w:divBdr>
    </w:div>
    <w:div w:id="1883780836">
      <w:marLeft w:val="640"/>
      <w:marRight w:val="0"/>
      <w:marTop w:val="0"/>
      <w:marBottom w:val="0"/>
      <w:divBdr>
        <w:top w:val="none" w:sz="0" w:space="0" w:color="auto"/>
        <w:left w:val="none" w:sz="0" w:space="0" w:color="auto"/>
        <w:bottom w:val="none" w:sz="0" w:space="0" w:color="auto"/>
        <w:right w:val="none" w:sz="0" w:space="0" w:color="auto"/>
      </w:divBdr>
    </w:div>
    <w:div w:id="1884168729">
      <w:bodyDiv w:val="1"/>
      <w:marLeft w:val="0"/>
      <w:marRight w:val="0"/>
      <w:marTop w:val="0"/>
      <w:marBottom w:val="0"/>
      <w:divBdr>
        <w:top w:val="none" w:sz="0" w:space="0" w:color="auto"/>
        <w:left w:val="none" w:sz="0" w:space="0" w:color="auto"/>
        <w:bottom w:val="none" w:sz="0" w:space="0" w:color="auto"/>
        <w:right w:val="none" w:sz="0" w:space="0" w:color="auto"/>
      </w:divBdr>
    </w:div>
    <w:div w:id="1884365204">
      <w:marLeft w:val="640"/>
      <w:marRight w:val="0"/>
      <w:marTop w:val="0"/>
      <w:marBottom w:val="0"/>
      <w:divBdr>
        <w:top w:val="none" w:sz="0" w:space="0" w:color="auto"/>
        <w:left w:val="none" w:sz="0" w:space="0" w:color="auto"/>
        <w:bottom w:val="none" w:sz="0" w:space="0" w:color="auto"/>
        <w:right w:val="none" w:sz="0" w:space="0" w:color="auto"/>
      </w:divBdr>
    </w:div>
    <w:div w:id="1884631115">
      <w:marLeft w:val="640"/>
      <w:marRight w:val="0"/>
      <w:marTop w:val="0"/>
      <w:marBottom w:val="0"/>
      <w:divBdr>
        <w:top w:val="none" w:sz="0" w:space="0" w:color="auto"/>
        <w:left w:val="none" w:sz="0" w:space="0" w:color="auto"/>
        <w:bottom w:val="none" w:sz="0" w:space="0" w:color="auto"/>
        <w:right w:val="none" w:sz="0" w:space="0" w:color="auto"/>
      </w:divBdr>
    </w:div>
    <w:div w:id="1884754350">
      <w:marLeft w:val="640"/>
      <w:marRight w:val="0"/>
      <w:marTop w:val="0"/>
      <w:marBottom w:val="0"/>
      <w:divBdr>
        <w:top w:val="none" w:sz="0" w:space="0" w:color="auto"/>
        <w:left w:val="none" w:sz="0" w:space="0" w:color="auto"/>
        <w:bottom w:val="none" w:sz="0" w:space="0" w:color="auto"/>
        <w:right w:val="none" w:sz="0" w:space="0" w:color="auto"/>
      </w:divBdr>
    </w:div>
    <w:div w:id="1884902042">
      <w:marLeft w:val="640"/>
      <w:marRight w:val="0"/>
      <w:marTop w:val="0"/>
      <w:marBottom w:val="0"/>
      <w:divBdr>
        <w:top w:val="none" w:sz="0" w:space="0" w:color="auto"/>
        <w:left w:val="none" w:sz="0" w:space="0" w:color="auto"/>
        <w:bottom w:val="none" w:sz="0" w:space="0" w:color="auto"/>
        <w:right w:val="none" w:sz="0" w:space="0" w:color="auto"/>
      </w:divBdr>
    </w:div>
    <w:div w:id="1886136949">
      <w:marLeft w:val="640"/>
      <w:marRight w:val="0"/>
      <w:marTop w:val="0"/>
      <w:marBottom w:val="0"/>
      <w:divBdr>
        <w:top w:val="none" w:sz="0" w:space="0" w:color="auto"/>
        <w:left w:val="none" w:sz="0" w:space="0" w:color="auto"/>
        <w:bottom w:val="none" w:sz="0" w:space="0" w:color="auto"/>
        <w:right w:val="none" w:sz="0" w:space="0" w:color="auto"/>
      </w:divBdr>
    </w:div>
    <w:div w:id="1886217431">
      <w:marLeft w:val="640"/>
      <w:marRight w:val="0"/>
      <w:marTop w:val="0"/>
      <w:marBottom w:val="0"/>
      <w:divBdr>
        <w:top w:val="none" w:sz="0" w:space="0" w:color="auto"/>
        <w:left w:val="none" w:sz="0" w:space="0" w:color="auto"/>
        <w:bottom w:val="none" w:sz="0" w:space="0" w:color="auto"/>
        <w:right w:val="none" w:sz="0" w:space="0" w:color="auto"/>
      </w:divBdr>
    </w:div>
    <w:div w:id="1886326791">
      <w:marLeft w:val="640"/>
      <w:marRight w:val="0"/>
      <w:marTop w:val="0"/>
      <w:marBottom w:val="0"/>
      <w:divBdr>
        <w:top w:val="none" w:sz="0" w:space="0" w:color="auto"/>
        <w:left w:val="none" w:sz="0" w:space="0" w:color="auto"/>
        <w:bottom w:val="none" w:sz="0" w:space="0" w:color="auto"/>
        <w:right w:val="none" w:sz="0" w:space="0" w:color="auto"/>
      </w:divBdr>
    </w:div>
    <w:div w:id="1886598063">
      <w:marLeft w:val="640"/>
      <w:marRight w:val="0"/>
      <w:marTop w:val="0"/>
      <w:marBottom w:val="0"/>
      <w:divBdr>
        <w:top w:val="none" w:sz="0" w:space="0" w:color="auto"/>
        <w:left w:val="none" w:sz="0" w:space="0" w:color="auto"/>
        <w:bottom w:val="none" w:sz="0" w:space="0" w:color="auto"/>
        <w:right w:val="none" w:sz="0" w:space="0" w:color="auto"/>
      </w:divBdr>
    </w:div>
    <w:div w:id="1886600358">
      <w:marLeft w:val="640"/>
      <w:marRight w:val="0"/>
      <w:marTop w:val="0"/>
      <w:marBottom w:val="0"/>
      <w:divBdr>
        <w:top w:val="none" w:sz="0" w:space="0" w:color="auto"/>
        <w:left w:val="none" w:sz="0" w:space="0" w:color="auto"/>
        <w:bottom w:val="none" w:sz="0" w:space="0" w:color="auto"/>
        <w:right w:val="none" w:sz="0" w:space="0" w:color="auto"/>
      </w:divBdr>
    </w:div>
    <w:div w:id="1886604922">
      <w:marLeft w:val="640"/>
      <w:marRight w:val="0"/>
      <w:marTop w:val="0"/>
      <w:marBottom w:val="0"/>
      <w:divBdr>
        <w:top w:val="none" w:sz="0" w:space="0" w:color="auto"/>
        <w:left w:val="none" w:sz="0" w:space="0" w:color="auto"/>
        <w:bottom w:val="none" w:sz="0" w:space="0" w:color="auto"/>
        <w:right w:val="none" w:sz="0" w:space="0" w:color="auto"/>
      </w:divBdr>
    </w:div>
    <w:div w:id="1886791677">
      <w:marLeft w:val="640"/>
      <w:marRight w:val="0"/>
      <w:marTop w:val="0"/>
      <w:marBottom w:val="0"/>
      <w:divBdr>
        <w:top w:val="none" w:sz="0" w:space="0" w:color="auto"/>
        <w:left w:val="none" w:sz="0" w:space="0" w:color="auto"/>
        <w:bottom w:val="none" w:sz="0" w:space="0" w:color="auto"/>
        <w:right w:val="none" w:sz="0" w:space="0" w:color="auto"/>
      </w:divBdr>
    </w:div>
    <w:div w:id="1887133823">
      <w:marLeft w:val="640"/>
      <w:marRight w:val="0"/>
      <w:marTop w:val="0"/>
      <w:marBottom w:val="0"/>
      <w:divBdr>
        <w:top w:val="none" w:sz="0" w:space="0" w:color="auto"/>
        <w:left w:val="none" w:sz="0" w:space="0" w:color="auto"/>
        <w:bottom w:val="none" w:sz="0" w:space="0" w:color="auto"/>
        <w:right w:val="none" w:sz="0" w:space="0" w:color="auto"/>
      </w:divBdr>
    </w:div>
    <w:div w:id="1887375097">
      <w:marLeft w:val="640"/>
      <w:marRight w:val="0"/>
      <w:marTop w:val="0"/>
      <w:marBottom w:val="0"/>
      <w:divBdr>
        <w:top w:val="none" w:sz="0" w:space="0" w:color="auto"/>
        <w:left w:val="none" w:sz="0" w:space="0" w:color="auto"/>
        <w:bottom w:val="none" w:sz="0" w:space="0" w:color="auto"/>
        <w:right w:val="none" w:sz="0" w:space="0" w:color="auto"/>
      </w:divBdr>
    </w:div>
    <w:div w:id="1887523480">
      <w:bodyDiv w:val="1"/>
      <w:marLeft w:val="0"/>
      <w:marRight w:val="0"/>
      <w:marTop w:val="0"/>
      <w:marBottom w:val="0"/>
      <w:divBdr>
        <w:top w:val="none" w:sz="0" w:space="0" w:color="auto"/>
        <w:left w:val="none" w:sz="0" w:space="0" w:color="auto"/>
        <w:bottom w:val="none" w:sz="0" w:space="0" w:color="auto"/>
        <w:right w:val="none" w:sz="0" w:space="0" w:color="auto"/>
      </w:divBdr>
      <w:divsChild>
        <w:div w:id="82798157">
          <w:marLeft w:val="480"/>
          <w:marRight w:val="0"/>
          <w:marTop w:val="0"/>
          <w:marBottom w:val="0"/>
          <w:divBdr>
            <w:top w:val="none" w:sz="0" w:space="0" w:color="auto"/>
            <w:left w:val="none" w:sz="0" w:space="0" w:color="auto"/>
            <w:bottom w:val="none" w:sz="0" w:space="0" w:color="auto"/>
            <w:right w:val="none" w:sz="0" w:space="0" w:color="auto"/>
          </w:divBdr>
        </w:div>
        <w:div w:id="134303143">
          <w:marLeft w:val="480"/>
          <w:marRight w:val="0"/>
          <w:marTop w:val="0"/>
          <w:marBottom w:val="0"/>
          <w:divBdr>
            <w:top w:val="none" w:sz="0" w:space="0" w:color="auto"/>
            <w:left w:val="none" w:sz="0" w:space="0" w:color="auto"/>
            <w:bottom w:val="none" w:sz="0" w:space="0" w:color="auto"/>
            <w:right w:val="none" w:sz="0" w:space="0" w:color="auto"/>
          </w:divBdr>
        </w:div>
        <w:div w:id="265969710">
          <w:marLeft w:val="480"/>
          <w:marRight w:val="0"/>
          <w:marTop w:val="0"/>
          <w:marBottom w:val="0"/>
          <w:divBdr>
            <w:top w:val="none" w:sz="0" w:space="0" w:color="auto"/>
            <w:left w:val="none" w:sz="0" w:space="0" w:color="auto"/>
            <w:bottom w:val="none" w:sz="0" w:space="0" w:color="auto"/>
            <w:right w:val="none" w:sz="0" w:space="0" w:color="auto"/>
          </w:divBdr>
        </w:div>
        <w:div w:id="295530480">
          <w:marLeft w:val="480"/>
          <w:marRight w:val="0"/>
          <w:marTop w:val="0"/>
          <w:marBottom w:val="0"/>
          <w:divBdr>
            <w:top w:val="none" w:sz="0" w:space="0" w:color="auto"/>
            <w:left w:val="none" w:sz="0" w:space="0" w:color="auto"/>
            <w:bottom w:val="none" w:sz="0" w:space="0" w:color="auto"/>
            <w:right w:val="none" w:sz="0" w:space="0" w:color="auto"/>
          </w:divBdr>
        </w:div>
        <w:div w:id="389232048">
          <w:marLeft w:val="480"/>
          <w:marRight w:val="0"/>
          <w:marTop w:val="0"/>
          <w:marBottom w:val="0"/>
          <w:divBdr>
            <w:top w:val="none" w:sz="0" w:space="0" w:color="auto"/>
            <w:left w:val="none" w:sz="0" w:space="0" w:color="auto"/>
            <w:bottom w:val="none" w:sz="0" w:space="0" w:color="auto"/>
            <w:right w:val="none" w:sz="0" w:space="0" w:color="auto"/>
          </w:divBdr>
        </w:div>
        <w:div w:id="401487847">
          <w:marLeft w:val="480"/>
          <w:marRight w:val="0"/>
          <w:marTop w:val="0"/>
          <w:marBottom w:val="0"/>
          <w:divBdr>
            <w:top w:val="none" w:sz="0" w:space="0" w:color="auto"/>
            <w:left w:val="none" w:sz="0" w:space="0" w:color="auto"/>
            <w:bottom w:val="none" w:sz="0" w:space="0" w:color="auto"/>
            <w:right w:val="none" w:sz="0" w:space="0" w:color="auto"/>
          </w:divBdr>
        </w:div>
        <w:div w:id="407309670">
          <w:marLeft w:val="480"/>
          <w:marRight w:val="0"/>
          <w:marTop w:val="0"/>
          <w:marBottom w:val="0"/>
          <w:divBdr>
            <w:top w:val="none" w:sz="0" w:space="0" w:color="auto"/>
            <w:left w:val="none" w:sz="0" w:space="0" w:color="auto"/>
            <w:bottom w:val="none" w:sz="0" w:space="0" w:color="auto"/>
            <w:right w:val="none" w:sz="0" w:space="0" w:color="auto"/>
          </w:divBdr>
        </w:div>
        <w:div w:id="418261712">
          <w:marLeft w:val="480"/>
          <w:marRight w:val="0"/>
          <w:marTop w:val="0"/>
          <w:marBottom w:val="0"/>
          <w:divBdr>
            <w:top w:val="none" w:sz="0" w:space="0" w:color="auto"/>
            <w:left w:val="none" w:sz="0" w:space="0" w:color="auto"/>
            <w:bottom w:val="none" w:sz="0" w:space="0" w:color="auto"/>
            <w:right w:val="none" w:sz="0" w:space="0" w:color="auto"/>
          </w:divBdr>
        </w:div>
        <w:div w:id="440228116">
          <w:marLeft w:val="480"/>
          <w:marRight w:val="0"/>
          <w:marTop w:val="0"/>
          <w:marBottom w:val="0"/>
          <w:divBdr>
            <w:top w:val="none" w:sz="0" w:space="0" w:color="auto"/>
            <w:left w:val="none" w:sz="0" w:space="0" w:color="auto"/>
            <w:bottom w:val="none" w:sz="0" w:space="0" w:color="auto"/>
            <w:right w:val="none" w:sz="0" w:space="0" w:color="auto"/>
          </w:divBdr>
        </w:div>
        <w:div w:id="458844954">
          <w:marLeft w:val="480"/>
          <w:marRight w:val="0"/>
          <w:marTop w:val="0"/>
          <w:marBottom w:val="0"/>
          <w:divBdr>
            <w:top w:val="none" w:sz="0" w:space="0" w:color="auto"/>
            <w:left w:val="none" w:sz="0" w:space="0" w:color="auto"/>
            <w:bottom w:val="none" w:sz="0" w:space="0" w:color="auto"/>
            <w:right w:val="none" w:sz="0" w:space="0" w:color="auto"/>
          </w:divBdr>
        </w:div>
        <w:div w:id="459885100">
          <w:marLeft w:val="480"/>
          <w:marRight w:val="0"/>
          <w:marTop w:val="0"/>
          <w:marBottom w:val="0"/>
          <w:divBdr>
            <w:top w:val="none" w:sz="0" w:space="0" w:color="auto"/>
            <w:left w:val="none" w:sz="0" w:space="0" w:color="auto"/>
            <w:bottom w:val="none" w:sz="0" w:space="0" w:color="auto"/>
            <w:right w:val="none" w:sz="0" w:space="0" w:color="auto"/>
          </w:divBdr>
        </w:div>
        <w:div w:id="472866426">
          <w:marLeft w:val="480"/>
          <w:marRight w:val="0"/>
          <w:marTop w:val="0"/>
          <w:marBottom w:val="0"/>
          <w:divBdr>
            <w:top w:val="none" w:sz="0" w:space="0" w:color="auto"/>
            <w:left w:val="none" w:sz="0" w:space="0" w:color="auto"/>
            <w:bottom w:val="none" w:sz="0" w:space="0" w:color="auto"/>
            <w:right w:val="none" w:sz="0" w:space="0" w:color="auto"/>
          </w:divBdr>
        </w:div>
        <w:div w:id="522977457">
          <w:marLeft w:val="480"/>
          <w:marRight w:val="0"/>
          <w:marTop w:val="0"/>
          <w:marBottom w:val="0"/>
          <w:divBdr>
            <w:top w:val="none" w:sz="0" w:space="0" w:color="auto"/>
            <w:left w:val="none" w:sz="0" w:space="0" w:color="auto"/>
            <w:bottom w:val="none" w:sz="0" w:space="0" w:color="auto"/>
            <w:right w:val="none" w:sz="0" w:space="0" w:color="auto"/>
          </w:divBdr>
        </w:div>
        <w:div w:id="527959930">
          <w:marLeft w:val="480"/>
          <w:marRight w:val="0"/>
          <w:marTop w:val="0"/>
          <w:marBottom w:val="0"/>
          <w:divBdr>
            <w:top w:val="none" w:sz="0" w:space="0" w:color="auto"/>
            <w:left w:val="none" w:sz="0" w:space="0" w:color="auto"/>
            <w:bottom w:val="none" w:sz="0" w:space="0" w:color="auto"/>
            <w:right w:val="none" w:sz="0" w:space="0" w:color="auto"/>
          </w:divBdr>
        </w:div>
        <w:div w:id="674840648">
          <w:marLeft w:val="480"/>
          <w:marRight w:val="0"/>
          <w:marTop w:val="0"/>
          <w:marBottom w:val="0"/>
          <w:divBdr>
            <w:top w:val="none" w:sz="0" w:space="0" w:color="auto"/>
            <w:left w:val="none" w:sz="0" w:space="0" w:color="auto"/>
            <w:bottom w:val="none" w:sz="0" w:space="0" w:color="auto"/>
            <w:right w:val="none" w:sz="0" w:space="0" w:color="auto"/>
          </w:divBdr>
        </w:div>
        <w:div w:id="684672185">
          <w:marLeft w:val="480"/>
          <w:marRight w:val="0"/>
          <w:marTop w:val="0"/>
          <w:marBottom w:val="0"/>
          <w:divBdr>
            <w:top w:val="none" w:sz="0" w:space="0" w:color="auto"/>
            <w:left w:val="none" w:sz="0" w:space="0" w:color="auto"/>
            <w:bottom w:val="none" w:sz="0" w:space="0" w:color="auto"/>
            <w:right w:val="none" w:sz="0" w:space="0" w:color="auto"/>
          </w:divBdr>
        </w:div>
        <w:div w:id="723144437">
          <w:marLeft w:val="480"/>
          <w:marRight w:val="0"/>
          <w:marTop w:val="0"/>
          <w:marBottom w:val="0"/>
          <w:divBdr>
            <w:top w:val="none" w:sz="0" w:space="0" w:color="auto"/>
            <w:left w:val="none" w:sz="0" w:space="0" w:color="auto"/>
            <w:bottom w:val="none" w:sz="0" w:space="0" w:color="auto"/>
            <w:right w:val="none" w:sz="0" w:space="0" w:color="auto"/>
          </w:divBdr>
        </w:div>
        <w:div w:id="733159690">
          <w:marLeft w:val="480"/>
          <w:marRight w:val="0"/>
          <w:marTop w:val="0"/>
          <w:marBottom w:val="0"/>
          <w:divBdr>
            <w:top w:val="none" w:sz="0" w:space="0" w:color="auto"/>
            <w:left w:val="none" w:sz="0" w:space="0" w:color="auto"/>
            <w:bottom w:val="none" w:sz="0" w:space="0" w:color="auto"/>
            <w:right w:val="none" w:sz="0" w:space="0" w:color="auto"/>
          </w:divBdr>
        </w:div>
        <w:div w:id="748620993">
          <w:marLeft w:val="480"/>
          <w:marRight w:val="0"/>
          <w:marTop w:val="0"/>
          <w:marBottom w:val="0"/>
          <w:divBdr>
            <w:top w:val="none" w:sz="0" w:space="0" w:color="auto"/>
            <w:left w:val="none" w:sz="0" w:space="0" w:color="auto"/>
            <w:bottom w:val="none" w:sz="0" w:space="0" w:color="auto"/>
            <w:right w:val="none" w:sz="0" w:space="0" w:color="auto"/>
          </w:divBdr>
        </w:div>
        <w:div w:id="765805744">
          <w:marLeft w:val="480"/>
          <w:marRight w:val="0"/>
          <w:marTop w:val="0"/>
          <w:marBottom w:val="0"/>
          <w:divBdr>
            <w:top w:val="none" w:sz="0" w:space="0" w:color="auto"/>
            <w:left w:val="none" w:sz="0" w:space="0" w:color="auto"/>
            <w:bottom w:val="none" w:sz="0" w:space="0" w:color="auto"/>
            <w:right w:val="none" w:sz="0" w:space="0" w:color="auto"/>
          </w:divBdr>
        </w:div>
        <w:div w:id="788201799">
          <w:marLeft w:val="480"/>
          <w:marRight w:val="0"/>
          <w:marTop w:val="0"/>
          <w:marBottom w:val="0"/>
          <w:divBdr>
            <w:top w:val="none" w:sz="0" w:space="0" w:color="auto"/>
            <w:left w:val="none" w:sz="0" w:space="0" w:color="auto"/>
            <w:bottom w:val="none" w:sz="0" w:space="0" w:color="auto"/>
            <w:right w:val="none" w:sz="0" w:space="0" w:color="auto"/>
          </w:divBdr>
        </w:div>
        <w:div w:id="836118765">
          <w:marLeft w:val="480"/>
          <w:marRight w:val="0"/>
          <w:marTop w:val="0"/>
          <w:marBottom w:val="0"/>
          <w:divBdr>
            <w:top w:val="none" w:sz="0" w:space="0" w:color="auto"/>
            <w:left w:val="none" w:sz="0" w:space="0" w:color="auto"/>
            <w:bottom w:val="none" w:sz="0" w:space="0" w:color="auto"/>
            <w:right w:val="none" w:sz="0" w:space="0" w:color="auto"/>
          </w:divBdr>
        </w:div>
        <w:div w:id="840237591">
          <w:marLeft w:val="480"/>
          <w:marRight w:val="0"/>
          <w:marTop w:val="0"/>
          <w:marBottom w:val="0"/>
          <w:divBdr>
            <w:top w:val="none" w:sz="0" w:space="0" w:color="auto"/>
            <w:left w:val="none" w:sz="0" w:space="0" w:color="auto"/>
            <w:bottom w:val="none" w:sz="0" w:space="0" w:color="auto"/>
            <w:right w:val="none" w:sz="0" w:space="0" w:color="auto"/>
          </w:divBdr>
        </w:div>
        <w:div w:id="865100888">
          <w:marLeft w:val="480"/>
          <w:marRight w:val="0"/>
          <w:marTop w:val="0"/>
          <w:marBottom w:val="0"/>
          <w:divBdr>
            <w:top w:val="none" w:sz="0" w:space="0" w:color="auto"/>
            <w:left w:val="none" w:sz="0" w:space="0" w:color="auto"/>
            <w:bottom w:val="none" w:sz="0" w:space="0" w:color="auto"/>
            <w:right w:val="none" w:sz="0" w:space="0" w:color="auto"/>
          </w:divBdr>
        </w:div>
        <w:div w:id="866135495">
          <w:marLeft w:val="480"/>
          <w:marRight w:val="0"/>
          <w:marTop w:val="0"/>
          <w:marBottom w:val="0"/>
          <w:divBdr>
            <w:top w:val="none" w:sz="0" w:space="0" w:color="auto"/>
            <w:left w:val="none" w:sz="0" w:space="0" w:color="auto"/>
            <w:bottom w:val="none" w:sz="0" w:space="0" w:color="auto"/>
            <w:right w:val="none" w:sz="0" w:space="0" w:color="auto"/>
          </w:divBdr>
        </w:div>
        <w:div w:id="876740817">
          <w:marLeft w:val="480"/>
          <w:marRight w:val="0"/>
          <w:marTop w:val="0"/>
          <w:marBottom w:val="0"/>
          <w:divBdr>
            <w:top w:val="none" w:sz="0" w:space="0" w:color="auto"/>
            <w:left w:val="none" w:sz="0" w:space="0" w:color="auto"/>
            <w:bottom w:val="none" w:sz="0" w:space="0" w:color="auto"/>
            <w:right w:val="none" w:sz="0" w:space="0" w:color="auto"/>
          </w:divBdr>
        </w:div>
        <w:div w:id="951397064">
          <w:marLeft w:val="480"/>
          <w:marRight w:val="0"/>
          <w:marTop w:val="0"/>
          <w:marBottom w:val="0"/>
          <w:divBdr>
            <w:top w:val="none" w:sz="0" w:space="0" w:color="auto"/>
            <w:left w:val="none" w:sz="0" w:space="0" w:color="auto"/>
            <w:bottom w:val="none" w:sz="0" w:space="0" w:color="auto"/>
            <w:right w:val="none" w:sz="0" w:space="0" w:color="auto"/>
          </w:divBdr>
        </w:div>
        <w:div w:id="994919823">
          <w:marLeft w:val="480"/>
          <w:marRight w:val="0"/>
          <w:marTop w:val="0"/>
          <w:marBottom w:val="0"/>
          <w:divBdr>
            <w:top w:val="none" w:sz="0" w:space="0" w:color="auto"/>
            <w:left w:val="none" w:sz="0" w:space="0" w:color="auto"/>
            <w:bottom w:val="none" w:sz="0" w:space="0" w:color="auto"/>
            <w:right w:val="none" w:sz="0" w:space="0" w:color="auto"/>
          </w:divBdr>
        </w:div>
        <w:div w:id="1005209175">
          <w:marLeft w:val="480"/>
          <w:marRight w:val="0"/>
          <w:marTop w:val="0"/>
          <w:marBottom w:val="0"/>
          <w:divBdr>
            <w:top w:val="none" w:sz="0" w:space="0" w:color="auto"/>
            <w:left w:val="none" w:sz="0" w:space="0" w:color="auto"/>
            <w:bottom w:val="none" w:sz="0" w:space="0" w:color="auto"/>
            <w:right w:val="none" w:sz="0" w:space="0" w:color="auto"/>
          </w:divBdr>
        </w:div>
        <w:div w:id="1047490438">
          <w:marLeft w:val="480"/>
          <w:marRight w:val="0"/>
          <w:marTop w:val="0"/>
          <w:marBottom w:val="0"/>
          <w:divBdr>
            <w:top w:val="none" w:sz="0" w:space="0" w:color="auto"/>
            <w:left w:val="none" w:sz="0" w:space="0" w:color="auto"/>
            <w:bottom w:val="none" w:sz="0" w:space="0" w:color="auto"/>
            <w:right w:val="none" w:sz="0" w:space="0" w:color="auto"/>
          </w:divBdr>
        </w:div>
        <w:div w:id="1093428635">
          <w:marLeft w:val="480"/>
          <w:marRight w:val="0"/>
          <w:marTop w:val="0"/>
          <w:marBottom w:val="0"/>
          <w:divBdr>
            <w:top w:val="none" w:sz="0" w:space="0" w:color="auto"/>
            <w:left w:val="none" w:sz="0" w:space="0" w:color="auto"/>
            <w:bottom w:val="none" w:sz="0" w:space="0" w:color="auto"/>
            <w:right w:val="none" w:sz="0" w:space="0" w:color="auto"/>
          </w:divBdr>
        </w:div>
        <w:div w:id="1292252497">
          <w:marLeft w:val="480"/>
          <w:marRight w:val="0"/>
          <w:marTop w:val="0"/>
          <w:marBottom w:val="0"/>
          <w:divBdr>
            <w:top w:val="none" w:sz="0" w:space="0" w:color="auto"/>
            <w:left w:val="none" w:sz="0" w:space="0" w:color="auto"/>
            <w:bottom w:val="none" w:sz="0" w:space="0" w:color="auto"/>
            <w:right w:val="none" w:sz="0" w:space="0" w:color="auto"/>
          </w:divBdr>
        </w:div>
        <w:div w:id="1293563426">
          <w:marLeft w:val="480"/>
          <w:marRight w:val="0"/>
          <w:marTop w:val="0"/>
          <w:marBottom w:val="0"/>
          <w:divBdr>
            <w:top w:val="none" w:sz="0" w:space="0" w:color="auto"/>
            <w:left w:val="none" w:sz="0" w:space="0" w:color="auto"/>
            <w:bottom w:val="none" w:sz="0" w:space="0" w:color="auto"/>
            <w:right w:val="none" w:sz="0" w:space="0" w:color="auto"/>
          </w:divBdr>
        </w:div>
        <w:div w:id="1325091720">
          <w:marLeft w:val="480"/>
          <w:marRight w:val="0"/>
          <w:marTop w:val="0"/>
          <w:marBottom w:val="0"/>
          <w:divBdr>
            <w:top w:val="none" w:sz="0" w:space="0" w:color="auto"/>
            <w:left w:val="none" w:sz="0" w:space="0" w:color="auto"/>
            <w:bottom w:val="none" w:sz="0" w:space="0" w:color="auto"/>
            <w:right w:val="none" w:sz="0" w:space="0" w:color="auto"/>
          </w:divBdr>
        </w:div>
        <w:div w:id="1407411456">
          <w:marLeft w:val="480"/>
          <w:marRight w:val="0"/>
          <w:marTop w:val="0"/>
          <w:marBottom w:val="0"/>
          <w:divBdr>
            <w:top w:val="none" w:sz="0" w:space="0" w:color="auto"/>
            <w:left w:val="none" w:sz="0" w:space="0" w:color="auto"/>
            <w:bottom w:val="none" w:sz="0" w:space="0" w:color="auto"/>
            <w:right w:val="none" w:sz="0" w:space="0" w:color="auto"/>
          </w:divBdr>
        </w:div>
        <w:div w:id="1434746502">
          <w:marLeft w:val="480"/>
          <w:marRight w:val="0"/>
          <w:marTop w:val="0"/>
          <w:marBottom w:val="0"/>
          <w:divBdr>
            <w:top w:val="none" w:sz="0" w:space="0" w:color="auto"/>
            <w:left w:val="none" w:sz="0" w:space="0" w:color="auto"/>
            <w:bottom w:val="none" w:sz="0" w:space="0" w:color="auto"/>
            <w:right w:val="none" w:sz="0" w:space="0" w:color="auto"/>
          </w:divBdr>
        </w:div>
        <w:div w:id="1440829897">
          <w:marLeft w:val="480"/>
          <w:marRight w:val="0"/>
          <w:marTop w:val="0"/>
          <w:marBottom w:val="0"/>
          <w:divBdr>
            <w:top w:val="none" w:sz="0" w:space="0" w:color="auto"/>
            <w:left w:val="none" w:sz="0" w:space="0" w:color="auto"/>
            <w:bottom w:val="none" w:sz="0" w:space="0" w:color="auto"/>
            <w:right w:val="none" w:sz="0" w:space="0" w:color="auto"/>
          </w:divBdr>
        </w:div>
        <w:div w:id="1468625736">
          <w:marLeft w:val="480"/>
          <w:marRight w:val="0"/>
          <w:marTop w:val="0"/>
          <w:marBottom w:val="0"/>
          <w:divBdr>
            <w:top w:val="none" w:sz="0" w:space="0" w:color="auto"/>
            <w:left w:val="none" w:sz="0" w:space="0" w:color="auto"/>
            <w:bottom w:val="none" w:sz="0" w:space="0" w:color="auto"/>
            <w:right w:val="none" w:sz="0" w:space="0" w:color="auto"/>
          </w:divBdr>
        </w:div>
        <w:div w:id="1569337687">
          <w:marLeft w:val="480"/>
          <w:marRight w:val="0"/>
          <w:marTop w:val="0"/>
          <w:marBottom w:val="0"/>
          <w:divBdr>
            <w:top w:val="none" w:sz="0" w:space="0" w:color="auto"/>
            <w:left w:val="none" w:sz="0" w:space="0" w:color="auto"/>
            <w:bottom w:val="none" w:sz="0" w:space="0" w:color="auto"/>
            <w:right w:val="none" w:sz="0" w:space="0" w:color="auto"/>
          </w:divBdr>
        </w:div>
        <w:div w:id="1599673264">
          <w:marLeft w:val="480"/>
          <w:marRight w:val="0"/>
          <w:marTop w:val="0"/>
          <w:marBottom w:val="0"/>
          <w:divBdr>
            <w:top w:val="none" w:sz="0" w:space="0" w:color="auto"/>
            <w:left w:val="none" w:sz="0" w:space="0" w:color="auto"/>
            <w:bottom w:val="none" w:sz="0" w:space="0" w:color="auto"/>
            <w:right w:val="none" w:sz="0" w:space="0" w:color="auto"/>
          </w:divBdr>
        </w:div>
        <w:div w:id="1621379196">
          <w:marLeft w:val="480"/>
          <w:marRight w:val="0"/>
          <w:marTop w:val="0"/>
          <w:marBottom w:val="0"/>
          <w:divBdr>
            <w:top w:val="none" w:sz="0" w:space="0" w:color="auto"/>
            <w:left w:val="none" w:sz="0" w:space="0" w:color="auto"/>
            <w:bottom w:val="none" w:sz="0" w:space="0" w:color="auto"/>
            <w:right w:val="none" w:sz="0" w:space="0" w:color="auto"/>
          </w:divBdr>
        </w:div>
        <w:div w:id="1624728447">
          <w:marLeft w:val="480"/>
          <w:marRight w:val="0"/>
          <w:marTop w:val="0"/>
          <w:marBottom w:val="0"/>
          <w:divBdr>
            <w:top w:val="none" w:sz="0" w:space="0" w:color="auto"/>
            <w:left w:val="none" w:sz="0" w:space="0" w:color="auto"/>
            <w:bottom w:val="none" w:sz="0" w:space="0" w:color="auto"/>
            <w:right w:val="none" w:sz="0" w:space="0" w:color="auto"/>
          </w:divBdr>
        </w:div>
        <w:div w:id="1698391013">
          <w:marLeft w:val="480"/>
          <w:marRight w:val="0"/>
          <w:marTop w:val="0"/>
          <w:marBottom w:val="0"/>
          <w:divBdr>
            <w:top w:val="none" w:sz="0" w:space="0" w:color="auto"/>
            <w:left w:val="none" w:sz="0" w:space="0" w:color="auto"/>
            <w:bottom w:val="none" w:sz="0" w:space="0" w:color="auto"/>
            <w:right w:val="none" w:sz="0" w:space="0" w:color="auto"/>
          </w:divBdr>
        </w:div>
        <w:div w:id="1734888668">
          <w:marLeft w:val="480"/>
          <w:marRight w:val="0"/>
          <w:marTop w:val="0"/>
          <w:marBottom w:val="0"/>
          <w:divBdr>
            <w:top w:val="none" w:sz="0" w:space="0" w:color="auto"/>
            <w:left w:val="none" w:sz="0" w:space="0" w:color="auto"/>
            <w:bottom w:val="none" w:sz="0" w:space="0" w:color="auto"/>
            <w:right w:val="none" w:sz="0" w:space="0" w:color="auto"/>
          </w:divBdr>
        </w:div>
        <w:div w:id="1779569345">
          <w:marLeft w:val="480"/>
          <w:marRight w:val="0"/>
          <w:marTop w:val="0"/>
          <w:marBottom w:val="0"/>
          <w:divBdr>
            <w:top w:val="none" w:sz="0" w:space="0" w:color="auto"/>
            <w:left w:val="none" w:sz="0" w:space="0" w:color="auto"/>
            <w:bottom w:val="none" w:sz="0" w:space="0" w:color="auto"/>
            <w:right w:val="none" w:sz="0" w:space="0" w:color="auto"/>
          </w:divBdr>
        </w:div>
        <w:div w:id="1832138084">
          <w:marLeft w:val="480"/>
          <w:marRight w:val="0"/>
          <w:marTop w:val="0"/>
          <w:marBottom w:val="0"/>
          <w:divBdr>
            <w:top w:val="none" w:sz="0" w:space="0" w:color="auto"/>
            <w:left w:val="none" w:sz="0" w:space="0" w:color="auto"/>
            <w:bottom w:val="none" w:sz="0" w:space="0" w:color="auto"/>
            <w:right w:val="none" w:sz="0" w:space="0" w:color="auto"/>
          </w:divBdr>
        </w:div>
        <w:div w:id="1881479936">
          <w:marLeft w:val="480"/>
          <w:marRight w:val="0"/>
          <w:marTop w:val="0"/>
          <w:marBottom w:val="0"/>
          <w:divBdr>
            <w:top w:val="none" w:sz="0" w:space="0" w:color="auto"/>
            <w:left w:val="none" w:sz="0" w:space="0" w:color="auto"/>
            <w:bottom w:val="none" w:sz="0" w:space="0" w:color="auto"/>
            <w:right w:val="none" w:sz="0" w:space="0" w:color="auto"/>
          </w:divBdr>
        </w:div>
        <w:div w:id="2009822296">
          <w:marLeft w:val="480"/>
          <w:marRight w:val="0"/>
          <w:marTop w:val="0"/>
          <w:marBottom w:val="0"/>
          <w:divBdr>
            <w:top w:val="none" w:sz="0" w:space="0" w:color="auto"/>
            <w:left w:val="none" w:sz="0" w:space="0" w:color="auto"/>
            <w:bottom w:val="none" w:sz="0" w:space="0" w:color="auto"/>
            <w:right w:val="none" w:sz="0" w:space="0" w:color="auto"/>
          </w:divBdr>
        </w:div>
        <w:div w:id="2009867434">
          <w:marLeft w:val="480"/>
          <w:marRight w:val="0"/>
          <w:marTop w:val="0"/>
          <w:marBottom w:val="0"/>
          <w:divBdr>
            <w:top w:val="none" w:sz="0" w:space="0" w:color="auto"/>
            <w:left w:val="none" w:sz="0" w:space="0" w:color="auto"/>
            <w:bottom w:val="none" w:sz="0" w:space="0" w:color="auto"/>
            <w:right w:val="none" w:sz="0" w:space="0" w:color="auto"/>
          </w:divBdr>
        </w:div>
        <w:div w:id="2015909863">
          <w:marLeft w:val="480"/>
          <w:marRight w:val="0"/>
          <w:marTop w:val="0"/>
          <w:marBottom w:val="0"/>
          <w:divBdr>
            <w:top w:val="none" w:sz="0" w:space="0" w:color="auto"/>
            <w:left w:val="none" w:sz="0" w:space="0" w:color="auto"/>
            <w:bottom w:val="none" w:sz="0" w:space="0" w:color="auto"/>
            <w:right w:val="none" w:sz="0" w:space="0" w:color="auto"/>
          </w:divBdr>
        </w:div>
        <w:div w:id="2028478877">
          <w:marLeft w:val="480"/>
          <w:marRight w:val="0"/>
          <w:marTop w:val="0"/>
          <w:marBottom w:val="0"/>
          <w:divBdr>
            <w:top w:val="none" w:sz="0" w:space="0" w:color="auto"/>
            <w:left w:val="none" w:sz="0" w:space="0" w:color="auto"/>
            <w:bottom w:val="none" w:sz="0" w:space="0" w:color="auto"/>
            <w:right w:val="none" w:sz="0" w:space="0" w:color="auto"/>
          </w:divBdr>
        </w:div>
        <w:div w:id="2063432667">
          <w:marLeft w:val="480"/>
          <w:marRight w:val="0"/>
          <w:marTop w:val="0"/>
          <w:marBottom w:val="0"/>
          <w:divBdr>
            <w:top w:val="none" w:sz="0" w:space="0" w:color="auto"/>
            <w:left w:val="none" w:sz="0" w:space="0" w:color="auto"/>
            <w:bottom w:val="none" w:sz="0" w:space="0" w:color="auto"/>
            <w:right w:val="none" w:sz="0" w:space="0" w:color="auto"/>
          </w:divBdr>
        </w:div>
        <w:div w:id="2083521866">
          <w:marLeft w:val="480"/>
          <w:marRight w:val="0"/>
          <w:marTop w:val="0"/>
          <w:marBottom w:val="0"/>
          <w:divBdr>
            <w:top w:val="none" w:sz="0" w:space="0" w:color="auto"/>
            <w:left w:val="none" w:sz="0" w:space="0" w:color="auto"/>
            <w:bottom w:val="none" w:sz="0" w:space="0" w:color="auto"/>
            <w:right w:val="none" w:sz="0" w:space="0" w:color="auto"/>
          </w:divBdr>
        </w:div>
        <w:div w:id="2123113776">
          <w:marLeft w:val="480"/>
          <w:marRight w:val="0"/>
          <w:marTop w:val="0"/>
          <w:marBottom w:val="0"/>
          <w:divBdr>
            <w:top w:val="none" w:sz="0" w:space="0" w:color="auto"/>
            <w:left w:val="none" w:sz="0" w:space="0" w:color="auto"/>
            <w:bottom w:val="none" w:sz="0" w:space="0" w:color="auto"/>
            <w:right w:val="none" w:sz="0" w:space="0" w:color="auto"/>
          </w:divBdr>
        </w:div>
        <w:div w:id="2131778653">
          <w:marLeft w:val="480"/>
          <w:marRight w:val="0"/>
          <w:marTop w:val="0"/>
          <w:marBottom w:val="0"/>
          <w:divBdr>
            <w:top w:val="none" w:sz="0" w:space="0" w:color="auto"/>
            <w:left w:val="none" w:sz="0" w:space="0" w:color="auto"/>
            <w:bottom w:val="none" w:sz="0" w:space="0" w:color="auto"/>
            <w:right w:val="none" w:sz="0" w:space="0" w:color="auto"/>
          </w:divBdr>
        </w:div>
      </w:divsChild>
    </w:div>
    <w:div w:id="1887989359">
      <w:marLeft w:val="640"/>
      <w:marRight w:val="0"/>
      <w:marTop w:val="0"/>
      <w:marBottom w:val="0"/>
      <w:divBdr>
        <w:top w:val="none" w:sz="0" w:space="0" w:color="auto"/>
        <w:left w:val="none" w:sz="0" w:space="0" w:color="auto"/>
        <w:bottom w:val="none" w:sz="0" w:space="0" w:color="auto"/>
        <w:right w:val="none" w:sz="0" w:space="0" w:color="auto"/>
      </w:divBdr>
    </w:div>
    <w:div w:id="1889220742">
      <w:marLeft w:val="640"/>
      <w:marRight w:val="0"/>
      <w:marTop w:val="0"/>
      <w:marBottom w:val="0"/>
      <w:divBdr>
        <w:top w:val="none" w:sz="0" w:space="0" w:color="auto"/>
        <w:left w:val="none" w:sz="0" w:space="0" w:color="auto"/>
        <w:bottom w:val="none" w:sz="0" w:space="0" w:color="auto"/>
        <w:right w:val="none" w:sz="0" w:space="0" w:color="auto"/>
      </w:divBdr>
    </w:div>
    <w:div w:id="1889684810">
      <w:marLeft w:val="640"/>
      <w:marRight w:val="0"/>
      <w:marTop w:val="0"/>
      <w:marBottom w:val="0"/>
      <w:divBdr>
        <w:top w:val="none" w:sz="0" w:space="0" w:color="auto"/>
        <w:left w:val="none" w:sz="0" w:space="0" w:color="auto"/>
        <w:bottom w:val="none" w:sz="0" w:space="0" w:color="auto"/>
        <w:right w:val="none" w:sz="0" w:space="0" w:color="auto"/>
      </w:divBdr>
    </w:div>
    <w:div w:id="1889876212">
      <w:bodyDiv w:val="1"/>
      <w:marLeft w:val="0"/>
      <w:marRight w:val="0"/>
      <w:marTop w:val="0"/>
      <w:marBottom w:val="0"/>
      <w:divBdr>
        <w:top w:val="none" w:sz="0" w:space="0" w:color="auto"/>
        <w:left w:val="none" w:sz="0" w:space="0" w:color="auto"/>
        <w:bottom w:val="none" w:sz="0" w:space="0" w:color="auto"/>
        <w:right w:val="none" w:sz="0" w:space="0" w:color="auto"/>
      </w:divBdr>
      <w:divsChild>
        <w:div w:id="19864579">
          <w:marLeft w:val="480"/>
          <w:marRight w:val="0"/>
          <w:marTop w:val="0"/>
          <w:marBottom w:val="0"/>
          <w:divBdr>
            <w:top w:val="none" w:sz="0" w:space="0" w:color="auto"/>
            <w:left w:val="none" w:sz="0" w:space="0" w:color="auto"/>
            <w:bottom w:val="none" w:sz="0" w:space="0" w:color="auto"/>
            <w:right w:val="none" w:sz="0" w:space="0" w:color="auto"/>
          </w:divBdr>
        </w:div>
        <w:div w:id="63339638">
          <w:marLeft w:val="480"/>
          <w:marRight w:val="0"/>
          <w:marTop w:val="0"/>
          <w:marBottom w:val="0"/>
          <w:divBdr>
            <w:top w:val="none" w:sz="0" w:space="0" w:color="auto"/>
            <w:left w:val="none" w:sz="0" w:space="0" w:color="auto"/>
            <w:bottom w:val="none" w:sz="0" w:space="0" w:color="auto"/>
            <w:right w:val="none" w:sz="0" w:space="0" w:color="auto"/>
          </w:divBdr>
        </w:div>
        <w:div w:id="80219658">
          <w:marLeft w:val="480"/>
          <w:marRight w:val="0"/>
          <w:marTop w:val="0"/>
          <w:marBottom w:val="0"/>
          <w:divBdr>
            <w:top w:val="none" w:sz="0" w:space="0" w:color="auto"/>
            <w:left w:val="none" w:sz="0" w:space="0" w:color="auto"/>
            <w:bottom w:val="none" w:sz="0" w:space="0" w:color="auto"/>
            <w:right w:val="none" w:sz="0" w:space="0" w:color="auto"/>
          </w:divBdr>
        </w:div>
        <w:div w:id="136454055">
          <w:marLeft w:val="480"/>
          <w:marRight w:val="0"/>
          <w:marTop w:val="0"/>
          <w:marBottom w:val="0"/>
          <w:divBdr>
            <w:top w:val="none" w:sz="0" w:space="0" w:color="auto"/>
            <w:left w:val="none" w:sz="0" w:space="0" w:color="auto"/>
            <w:bottom w:val="none" w:sz="0" w:space="0" w:color="auto"/>
            <w:right w:val="none" w:sz="0" w:space="0" w:color="auto"/>
          </w:divBdr>
        </w:div>
        <w:div w:id="138496009">
          <w:marLeft w:val="480"/>
          <w:marRight w:val="0"/>
          <w:marTop w:val="0"/>
          <w:marBottom w:val="0"/>
          <w:divBdr>
            <w:top w:val="none" w:sz="0" w:space="0" w:color="auto"/>
            <w:left w:val="none" w:sz="0" w:space="0" w:color="auto"/>
            <w:bottom w:val="none" w:sz="0" w:space="0" w:color="auto"/>
            <w:right w:val="none" w:sz="0" w:space="0" w:color="auto"/>
          </w:divBdr>
        </w:div>
        <w:div w:id="148012638">
          <w:marLeft w:val="480"/>
          <w:marRight w:val="0"/>
          <w:marTop w:val="0"/>
          <w:marBottom w:val="0"/>
          <w:divBdr>
            <w:top w:val="none" w:sz="0" w:space="0" w:color="auto"/>
            <w:left w:val="none" w:sz="0" w:space="0" w:color="auto"/>
            <w:bottom w:val="none" w:sz="0" w:space="0" w:color="auto"/>
            <w:right w:val="none" w:sz="0" w:space="0" w:color="auto"/>
          </w:divBdr>
        </w:div>
        <w:div w:id="195894841">
          <w:marLeft w:val="480"/>
          <w:marRight w:val="0"/>
          <w:marTop w:val="0"/>
          <w:marBottom w:val="0"/>
          <w:divBdr>
            <w:top w:val="none" w:sz="0" w:space="0" w:color="auto"/>
            <w:left w:val="none" w:sz="0" w:space="0" w:color="auto"/>
            <w:bottom w:val="none" w:sz="0" w:space="0" w:color="auto"/>
            <w:right w:val="none" w:sz="0" w:space="0" w:color="auto"/>
          </w:divBdr>
        </w:div>
        <w:div w:id="200291681">
          <w:marLeft w:val="480"/>
          <w:marRight w:val="0"/>
          <w:marTop w:val="0"/>
          <w:marBottom w:val="0"/>
          <w:divBdr>
            <w:top w:val="none" w:sz="0" w:space="0" w:color="auto"/>
            <w:left w:val="none" w:sz="0" w:space="0" w:color="auto"/>
            <w:bottom w:val="none" w:sz="0" w:space="0" w:color="auto"/>
            <w:right w:val="none" w:sz="0" w:space="0" w:color="auto"/>
          </w:divBdr>
        </w:div>
        <w:div w:id="205458236">
          <w:marLeft w:val="480"/>
          <w:marRight w:val="0"/>
          <w:marTop w:val="0"/>
          <w:marBottom w:val="0"/>
          <w:divBdr>
            <w:top w:val="none" w:sz="0" w:space="0" w:color="auto"/>
            <w:left w:val="none" w:sz="0" w:space="0" w:color="auto"/>
            <w:bottom w:val="none" w:sz="0" w:space="0" w:color="auto"/>
            <w:right w:val="none" w:sz="0" w:space="0" w:color="auto"/>
          </w:divBdr>
        </w:div>
        <w:div w:id="284584285">
          <w:marLeft w:val="480"/>
          <w:marRight w:val="0"/>
          <w:marTop w:val="0"/>
          <w:marBottom w:val="0"/>
          <w:divBdr>
            <w:top w:val="none" w:sz="0" w:space="0" w:color="auto"/>
            <w:left w:val="none" w:sz="0" w:space="0" w:color="auto"/>
            <w:bottom w:val="none" w:sz="0" w:space="0" w:color="auto"/>
            <w:right w:val="none" w:sz="0" w:space="0" w:color="auto"/>
          </w:divBdr>
        </w:div>
        <w:div w:id="287470378">
          <w:marLeft w:val="480"/>
          <w:marRight w:val="0"/>
          <w:marTop w:val="0"/>
          <w:marBottom w:val="0"/>
          <w:divBdr>
            <w:top w:val="none" w:sz="0" w:space="0" w:color="auto"/>
            <w:left w:val="none" w:sz="0" w:space="0" w:color="auto"/>
            <w:bottom w:val="none" w:sz="0" w:space="0" w:color="auto"/>
            <w:right w:val="none" w:sz="0" w:space="0" w:color="auto"/>
          </w:divBdr>
        </w:div>
        <w:div w:id="296183626">
          <w:marLeft w:val="480"/>
          <w:marRight w:val="0"/>
          <w:marTop w:val="0"/>
          <w:marBottom w:val="0"/>
          <w:divBdr>
            <w:top w:val="none" w:sz="0" w:space="0" w:color="auto"/>
            <w:left w:val="none" w:sz="0" w:space="0" w:color="auto"/>
            <w:bottom w:val="none" w:sz="0" w:space="0" w:color="auto"/>
            <w:right w:val="none" w:sz="0" w:space="0" w:color="auto"/>
          </w:divBdr>
        </w:div>
        <w:div w:id="335379117">
          <w:marLeft w:val="480"/>
          <w:marRight w:val="0"/>
          <w:marTop w:val="0"/>
          <w:marBottom w:val="0"/>
          <w:divBdr>
            <w:top w:val="none" w:sz="0" w:space="0" w:color="auto"/>
            <w:left w:val="none" w:sz="0" w:space="0" w:color="auto"/>
            <w:bottom w:val="none" w:sz="0" w:space="0" w:color="auto"/>
            <w:right w:val="none" w:sz="0" w:space="0" w:color="auto"/>
          </w:divBdr>
        </w:div>
        <w:div w:id="374931843">
          <w:marLeft w:val="480"/>
          <w:marRight w:val="0"/>
          <w:marTop w:val="0"/>
          <w:marBottom w:val="0"/>
          <w:divBdr>
            <w:top w:val="none" w:sz="0" w:space="0" w:color="auto"/>
            <w:left w:val="none" w:sz="0" w:space="0" w:color="auto"/>
            <w:bottom w:val="none" w:sz="0" w:space="0" w:color="auto"/>
            <w:right w:val="none" w:sz="0" w:space="0" w:color="auto"/>
          </w:divBdr>
        </w:div>
        <w:div w:id="414281860">
          <w:marLeft w:val="480"/>
          <w:marRight w:val="0"/>
          <w:marTop w:val="0"/>
          <w:marBottom w:val="0"/>
          <w:divBdr>
            <w:top w:val="none" w:sz="0" w:space="0" w:color="auto"/>
            <w:left w:val="none" w:sz="0" w:space="0" w:color="auto"/>
            <w:bottom w:val="none" w:sz="0" w:space="0" w:color="auto"/>
            <w:right w:val="none" w:sz="0" w:space="0" w:color="auto"/>
          </w:divBdr>
        </w:div>
        <w:div w:id="488400241">
          <w:marLeft w:val="480"/>
          <w:marRight w:val="0"/>
          <w:marTop w:val="0"/>
          <w:marBottom w:val="0"/>
          <w:divBdr>
            <w:top w:val="none" w:sz="0" w:space="0" w:color="auto"/>
            <w:left w:val="none" w:sz="0" w:space="0" w:color="auto"/>
            <w:bottom w:val="none" w:sz="0" w:space="0" w:color="auto"/>
            <w:right w:val="none" w:sz="0" w:space="0" w:color="auto"/>
          </w:divBdr>
        </w:div>
        <w:div w:id="532616777">
          <w:marLeft w:val="480"/>
          <w:marRight w:val="0"/>
          <w:marTop w:val="0"/>
          <w:marBottom w:val="0"/>
          <w:divBdr>
            <w:top w:val="none" w:sz="0" w:space="0" w:color="auto"/>
            <w:left w:val="none" w:sz="0" w:space="0" w:color="auto"/>
            <w:bottom w:val="none" w:sz="0" w:space="0" w:color="auto"/>
            <w:right w:val="none" w:sz="0" w:space="0" w:color="auto"/>
          </w:divBdr>
        </w:div>
        <w:div w:id="582878153">
          <w:marLeft w:val="480"/>
          <w:marRight w:val="0"/>
          <w:marTop w:val="0"/>
          <w:marBottom w:val="0"/>
          <w:divBdr>
            <w:top w:val="none" w:sz="0" w:space="0" w:color="auto"/>
            <w:left w:val="none" w:sz="0" w:space="0" w:color="auto"/>
            <w:bottom w:val="none" w:sz="0" w:space="0" w:color="auto"/>
            <w:right w:val="none" w:sz="0" w:space="0" w:color="auto"/>
          </w:divBdr>
        </w:div>
        <w:div w:id="667712547">
          <w:marLeft w:val="480"/>
          <w:marRight w:val="0"/>
          <w:marTop w:val="0"/>
          <w:marBottom w:val="0"/>
          <w:divBdr>
            <w:top w:val="none" w:sz="0" w:space="0" w:color="auto"/>
            <w:left w:val="none" w:sz="0" w:space="0" w:color="auto"/>
            <w:bottom w:val="none" w:sz="0" w:space="0" w:color="auto"/>
            <w:right w:val="none" w:sz="0" w:space="0" w:color="auto"/>
          </w:divBdr>
        </w:div>
        <w:div w:id="745614685">
          <w:marLeft w:val="480"/>
          <w:marRight w:val="0"/>
          <w:marTop w:val="0"/>
          <w:marBottom w:val="0"/>
          <w:divBdr>
            <w:top w:val="none" w:sz="0" w:space="0" w:color="auto"/>
            <w:left w:val="none" w:sz="0" w:space="0" w:color="auto"/>
            <w:bottom w:val="none" w:sz="0" w:space="0" w:color="auto"/>
            <w:right w:val="none" w:sz="0" w:space="0" w:color="auto"/>
          </w:divBdr>
        </w:div>
        <w:div w:id="773597824">
          <w:marLeft w:val="480"/>
          <w:marRight w:val="0"/>
          <w:marTop w:val="0"/>
          <w:marBottom w:val="0"/>
          <w:divBdr>
            <w:top w:val="none" w:sz="0" w:space="0" w:color="auto"/>
            <w:left w:val="none" w:sz="0" w:space="0" w:color="auto"/>
            <w:bottom w:val="none" w:sz="0" w:space="0" w:color="auto"/>
            <w:right w:val="none" w:sz="0" w:space="0" w:color="auto"/>
          </w:divBdr>
        </w:div>
        <w:div w:id="799807897">
          <w:marLeft w:val="480"/>
          <w:marRight w:val="0"/>
          <w:marTop w:val="0"/>
          <w:marBottom w:val="0"/>
          <w:divBdr>
            <w:top w:val="none" w:sz="0" w:space="0" w:color="auto"/>
            <w:left w:val="none" w:sz="0" w:space="0" w:color="auto"/>
            <w:bottom w:val="none" w:sz="0" w:space="0" w:color="auto"/>
            <w:right w:val="none" w:sz="0" w:space="0" w:color="auto"/>
          </w:divBdr>
        </w:div>
        <w:div w:id="811102044">
          <w:marLeft w:val="480"/>
          <w:marRight w:val="0"/>
          <w:marTop w:val="0"/>
          <w:marBottom w:val="0"/>
          <w:divBdr>
            <w:top w:val="none" w:sz="0" w:space="0" w:color="auto"/>
            <w:left w:val="none" w:sz="0" w:space="0" w:color="auto"/>
            <w:bottom w:val="none" w:sz="0" w:space="0" w:color="auto"/>
            <w:right w:val="none" w:sz="0" w:space="0" w:color="auto"/>
          </w:divBdr>
        </w:div>
        <w:div w:id="864515651">
          <w:marLeft w:val="480"/>
          <w:marRight w:val="0"/>
          <w:marTop w:val="0"/>
          <w:marBottom w:val="0"/>
          <w:divBdr>
            <w:top w:val="none" w:sz="0" w:space="0" w:color="auto"/>
            <w:left w:val="none" w:sz="0" w:space="0" w:color="auto"/>
            <w:bottom w:val="none" w:sz="0" w:space="0" w:color="auto"/>
            <w:right w:val="none" w:sz="0" w:space="0" w:color="auto"/>
          </w:divBdr>
        </w:div>
        <w:div w:id="880897808">
          <w:marLeft w:val="480"/>
          <w:marRight w:val="0"/>
          <w:marTop w:val="0"/>
          <w:marBottom w:val="0"/>
          <w:divBdr>
            <w:top w:val="none" w:sz="0" w:space="0" w:color="auto"/>
            <w:left w:val="none" w:sz="0" w:space="0" w:color="auto"/>
            <w:bottom w:val="none" w:sz="0" w:space="0" w:color="auto"/>
            <w:right w:val="none" w:sz="0" w:space="0" w:color="auto"/>
          </w:divBdr>
        </w:div>
        <w:div w:id="969047764">
          <w:marLeft w:val="480"/>
          <w:marRight w:val="0"/>
          <w:marTop w:val="0"/>
          <w:marBottom w:val="0"/>
          <w:divBdr>
            <w:top w:val="none" w:sz="0" w:space="0" w:color="auto"/>
            <w:left w:val="none" w:sz="0" w:space="0" w:color="auto"/>
            <w:bottom w:val="none" w:sz="0" w:space="0" w:color="auto"/>
            <w:right w:val="none" w:sz="0" w:space="0" w:color="auto"/>
          </w:divBdr>
        </w:div>
        <w:div w:id="1060403290">
          <w:marLeft w:val="480"/>
          <w:marRight w:val="0"/>
          <w:marTop w:val="0"/>
          <w:marBottom w:val="0"/>
          <w:divBdr>
            <w:top w:val="none" w:sz="0" w:space="0" w:color="auto"/>
            <w:left w:val="none" w:sz="0" w:space="0" w:color="auto"/>
            <w:bottom w:val="none" w:sz="0" w:space="0" w:color="auto"/>
            <w:right w:val="none" w:sz="0" w:space="0" w:color="auto"/>
          </w:divBdr>
        </w:div>
        <w:div w:id="1060518437">
          <w:marLeft w:val="480"/>
          <w:marRight w:val="0"/>
          <w:marTop w:val="0"/>
          <w:marBottom w:val="0"/>
          <w:divBdr>
            <w:top w:val="none" w:sz="0" w:space="0" w:color="auto"/>
            <w:left w:val="none" w:sz="0" w:space="0" w:color="auto"/>
            <w:bottom w:val="none" w:sz="0" w:space="0" w:color="auto"/>
            <w:right w:val="none" w:sz="0" w:space="0" w:color="auto"/>
          </w:divBdr>
        </w:div>
        <w:div w:id="1075011038">
          <w:marLeft w:val="480"/>
          <w:marRight w:val="0"/>
          <w:marTop w:val="0"/>
          <w:marBottom w:val="0"/>
          <w:divBdr>
            <w:top w:val="none" w:sz="0" w:space="0" w:color="auto"/>
            <w:left w:val="none" w:sz="0" w:space="0" w:color="auto"/>
            <w:bottom w:val="none" w:sz="0" w:space="0" w:color="auto"/>
            <w:right w:val="none" w:sz="0" w:space="0" w:color="auto"/>
          </w:divBdr>
        </w:div>
        <w:div w:id="1096441945">
          <w:marLeft w:val="480"/>
          <w:marRight w:val="0"/>
          <w:marTop w:val="0"/>
          <w:marBottom w:val="0"/>
          <w:divBdr>
            <w:top w:val="none" w:sz="0" w:space="0" w:color="auto"/>
            <w:left w:val="none" w:sz="0" w:space="0" w:color="auto"/>
            <w:bottom w:val="none" w:sz="0" w:space="0" w:color="auto"/>
            <w:right w:val="none" w:sz="0" w:space="0" w:color="auto"/>
          </w:divBdr>
        </w:div>
        <w:div w:id="1102460226">
          <w:marLeft w:val="480"/>
          <w:marRight w:val="0"/>
          <w:marTop w:val="0"/>
          <w:marBottom w:val="0"/>
          <w:divBdr>
            <w:top w:val="none" w:sz="0" w:space="0" w:color="auto"/>
            <w:left w:val="none" w:sz="0" w:space="0" w:color="auto"/>
            <w:bottom w:val="none" w:sz="0" w:space="0" w:color="auto"/>
            <w:right w:val="none" w:sz="0" w:space="0" w:color="auto"/>
          </w:divBdr>
        </w:div>
        <w:div w:id="1113331273">
          <w:marLeft w:val="480"/>
          <w:marRight w:val="0"/>
          <w:marTop w:val="0"/>
          <w:marBottom w:val="0"/>
          <w:divBdr>
            <w:top w:val="none" w:sz="0" w:space="0" w:color="auto"/>
            <w:left w:val="none" w:sz="0" w:space="0" w:color="auto"/>
            <w:bottom w:val="none" w:sz="0" w:space="0" w:color="auto"/>
            <w:right w:val="none" w:sz="0" w:space="0" w:color="auto"/>
          </w:divBdr>
        </w:div>
        <w:div w:id="1121344478">
          <w:marLeft w:val="480"/>
          <w:marRight w:val="0"/>
          <w:marTop w:val="0"/>
          <w:marBottom w:val="0"/>
          <w:divBdr>
            <w:top w:val="none" w:sz="0" w:space="0" w:color="auto"/>
            <w:left w:val="none" w:sz="0" w:space="0" w:color="auto"/>
            <w:bottom w:val="none" w:sz="0" w:space="0" w:color="auto"/>
            <w:right w:val="none" w:sz="0" w:space="0" w:color="auto"/>
          </w:divBdr>
        </w:div>
        <w:div w:id="1173449905">
          <w:marLeft w:val="480"/>
          <w:marRight w:val="0"/>
          <w:marTop w:val="0"/>
          <w:marBottom w:val="0"/>
          <w:divBdr>
            <w:top w:val="none" w:sz="0" w:space="0" w:color="auto"/>
            <w:left w:val="none" w:sz="0" w:space="0" w:color="auto"/>
            <w:bottom w:val="none" w:sz="0" w:space="0" w:color="auto"/>
            <w:right w:val="none" w:sz="0" w:space="0" w:color="auto"/>
          </w:divBdr>
        </w:div>
        <w:div w:id="1184632310">
          <w:marLeft w:val="480"/>
          <w:marRight w:val="0"/>
          <w:marTop w:val="0"/>
          <w:marBottom w:val="0"/>
          <w:divBdr>
            <w:top w:val="none" w:sz="0" w:space="0" w:color="auto"/>
            <w:left w:val="none" w:sz="0" w:space="0" w:color="auto"/>
            <w:bottom w:val="none" w:sz="0" w:space="0" w:color="auto"/>
            <w:right w:val="none" w:sz="0" w:space="0" w:color="auto"/>
          </w:divBdr>
        </w:div>
        <w:div w:id="1235167074">
          <w:marLeft w:val="480"/>
          <w:marRight w:val="0"/>
          <w:marTop w:val="0"/>
          <w:marBottom w:val="0"/>
          <w:divBdr>
            <w:top w:val="none" w:sz="0" w:space="0" w:color="auto"/>
            <w:left w:val="none" w:sz="0" w:space="0" w:color="auto"/>
            <w:bottom w:val="none" w:sz="0" w:space="0" w:color="auto"/>
            <w:right w:val="none" w:sz="0" w:space="0" w:color="auto"/>
          </w:divBdr>
        </w:div>
        <w:div w:id="1249146622">
          <w:marLeft w:val="480"/>
          <w:marRight w:val="0"/>
          <w:marTop w:val="0"/>
          <w:marBottom w:val="0"/>
          <w:divBdr>
            <w:top w:val="none" w:sz="0" w:space="0" w:color="auto"/>
            <w:left w:val="none" w:sz="0" w:space="0" w:color="auto"/>
            <w:bottom w:val="none" w:sz="0" w:space="0" w:color="auto"/>
            <w:right w:val="none" w:sz="0" w:space="0" w:color="auto"/>
          </w:divBdr>
        </w:div>
        <w:div w:id="1322583326">
          <w:marLeft w:val="480"/>
          <w:marRight w:val="0"/>
          <w:marTop w:val="0"/>
          <w:marBottom w:val="0"/>
          <w:divBdr>
            <w:top w:val="none" w:sz="0" w:space="0" w:color="auto"/>
            <w:left w:val="none" w:sz="0" w:space="0" w:color="auto"/>
            <w:bottom w:val="none" w:sz="0" w:space="0" w:color="auto"/>
            <w:right w:val="none" w:sz="0" w:space="0" w:color="auto"/>
          </w:divBdr>
        </w:div>
        <w:div w:id="1331525050">
          <w:marLeft w:val="480"/>
          <w:marRight w:val="0"/>
          <w:marTop w:val="0"/>
          <w:marBottom w:val="0"/>
          <w:divBdr>
            <w:top w:val="none" w:sz="0" w:space="0" w:color="auto"/>
            <w:left w:val="none" w:sz="0" w:space="0" w:color="auto"/>
            <w:bottom w:val="none" w:sz="0" w:space="0" w:color="auto"/>
            <w:right w:val="none" w:sz="0" w:space="0" w:color="auto"/>
          </w:divBdr>
        </w:div>
        <w:div w:id="1352680906">
          <w:marLeft w:val="480"/>
          <w:marRight w:val="0"/>
          <w:marTop w:val="0"/>
          <w:marBottom w:val="0"/>
          <w:divBdr>
            <w:top w:val="none" w:sz="0" w:space="0" w:color="auto"/>
            <w:left w:val="none" w:sz="0" w:space="0" w:color="auto"/>
            <w:bottom w:val="none" w:sz="0" w:space="0" w:color="auto"/>
            <w:right w:val="none" w:sz="0" w:space="0" w:color="auto"/>
          </w:divBdr>
        </w:div>
        <w:div w:id="1353384422">
          <w:marLeft w:val="480"/>
          <w:marRight w:val="0"/>
          <w:marTop w:val="0"/>
          <w:marBottom w:val="0"/>
          <w:divBdr>
            <w:top w:val="none" w:sz="0" w:space="0" w:color="auto"/>
            <w:left w:val="none" w:sz="0" w:space="0" w:color="auto"/>
            <w:bottom w:val="none" w:sz="0" w:space="0" w:color="auto"/>
            <w:right w:val="none" w:sz="0" w:space="0" w:color="auto"/>
          </w:divBdr>
        </w:div>
        <w:div w:id="1398239373">
          <w:marLeft w:val="480"/>
          <w:marRight w:val="0"/>
          <w:marTop w:val="0"/>
          <w:marBottom w:val="0"/>
          <w:divBdr>
            <w:top w:val="none" w:sz="0" w:space="0" w:color="auto"/>
            <w:left w:val="none" w:sz="0" w:space="0" w:color="auto"/>
            <w:bottom w:val="none" w:sz="0" w:space="0" w:color="auto"/>
            <w:right w:val="none" w:sz="0" w:space="0" w:color="auto"/>
          </w:divBdr>
        </w:div>
        <w:div w:id="1403524041">
          <w:marLeft w:val="480"/>
          <w:marRight w:val="0"/>
          <w:marTop w:val="0"/>
          <w:marBottom w:val="0"/>
          <w:divBdr>
            <w:top w:val="none" w:sz="0" w:space="0" w:color="auto"/>
            <w:left w:val="none" w:sz="0" w:space="0" w:color="auto"/>
            <w:bottom w:val="none" w:sz="0" w:space="0" w:color="auto"/>
            <w:right w:val="none" w:sz="0" w:space="0" w:color="auto"/>
          </w:divBdr>
        </w:div>
        <w:div w:id="1429816899">
          <w:marLeft w:val="480"/>
          <w:marRight w:val="0"/>
          <w:marTop w:val="0"/>
          <w:marBottom w:val="0"/>
          <w:divBdr>
            <w:top w:val="none" w:sz="0" w:space="0" w:color="auto"/>
            <w:left w:val="none" w:sz="0" w:space="0" w:color="auto"/>
            <w:bottom w:val="none" w:sz="0" w:space="0" w:color="auto"/>
            <w:right w:val="none" w:sz="0" w:space="0" w:color="auto"/>
          </w:divBdr>
        </w:div>
        <w:div w:id="1540556373">
          <w:marLeft w:val="480"/>
          <w:marRight w:val="0"/>
          <w:marTop w:val="0"/>
          <w:marBottom w:val="0"/>
          <w:divBdr>
            <w:top w:val="none" w:sz="0" w:space="0" w:color="auto"/>
            <w:left w:val="none" w:sz="0" w:space="0" w:color="auto"/>
            <w:bottom w:val="none" w:sz="0" w:space="0" w:color="auto"/>
            <w:right w:val="none" w:sz="0" w:space="0" w:color="auto"/>
          </w:divBdr>
        </w:div>
        <w:div w:id="1563977854">
          <w:marLeft w:val="480"/>
          <w:marRight w:val="0"/>
          <w:marTop w:val="0"/>
          <w:marBottom w:val="0"/>
          <w:divBdr>
            <w:top w:val="none" w:sz="0" w:space="0" w:color="auto"/>
            <w:left w:val="none" w:sz="0" w:space="0" w:color="auto"/>
            <w:bottom w:val="none" w:sz="0" w:space="0" w:color="auto"/>
            <w:right w:val="none" w:sz="0" w:space="0" w:color="auto"/>
          </w:divBdr>
        </w:div>
        <w:div w:id="1566451485">
          <w:marLeft w:val="480"/>
          <w:marRight w:val="0"/>
          <w:marTop w:val="0"/>
          <w:marBottom w:val="0"/>
          <w:divBdr>
            <w:top w:val="none" w:sz="0" w:space="0" w:color="auto"/>
            <w:left w:val="none" w:sz="0" w:space="0" w:color="auto"/>
            <w:bottom w:val="none" w:sz="0" w:space="0" w:color="auto"/>
            <w:right w:val="none" w:sz="0" w:space="0" w:color="auto"/>
          </w:divBdr>
        </w:div>
        <w:div w:id="1601719932">
          <w:marLeft w:val="480"/>
          <w:marRight w:val="0"/>
          <w:marTop w:val="0"/>
          <w:marBottom w:val="0"/>
          <w:divBdr>
            <w:top w:val="none" w:sz="0" w:space="0" w:color="auto"/>
            <w:left w:val="none" w:sz="0" w:space="0" w:color="auto"/>
            <w:bottom w:val="none" w:sz="0" w:space="0" w:color="auto"/>
            <w:right w:val="none" w:sz="0" w:space="0" w:color="auto"/>
          </w:divBdr>
        </w:div>
        <w:div w:id="1661612384">
          <w:marLeft w:val="480"/>
          <w:marRight w:val="0"/>
          <w:marTop w:val="0"/>
          <w:marBottom w:val="0"/>
          <w:divBdr>
            <w:top w:val="none" w:sz="0" w:space="0" w:color="auto"/>
            <w:left w:val="none" w:sz="0" w:space="0" w:color="auto"/>
            <w:bottom w:val="none" w:sz="0" w:space="0" w:color="auto"/>
            <w:right w:val="none" w:sz="0" w:space="0" w:color="auto"/>
          </w:divBdr>
        </w:div>
        <w:div w:id="1662805566">
          <w:marLeft w:val="480"/>
          <w:marRight w:val="0"/>
          <w:marTop w:val="0"/>
          <w:marBottom w:val="0"/>
          <w:divBdr>
            <w:top w:val="none" w:sz="0" w:space="0" w:color="auto"/>
            <w:left w:val="none" w:sz="0" w:space="0" w:color="auto"/>
            <w:bottom w:val="none" w:sz="0" w:space="0" w:color="auto"/>
            <w:right w:val="none" w:sz="0" w:space="0" w:color="auto"/>
          </w:divBdr>
        </w:div>
        <w:div w:id="1666741333">
          <w:marLeft w:val="480"/>
          <w:marRight w:val="0"/>
          <w:marTop w:val="0"/>
          <w:marBottom w:val="0"/>
          <w:divBdr>
            <w:top w:val="none" w:sz="0" w:space="0" w:color="auto"/>
            <w:left w:val="none" w:sz="0" w:space="0" w:color="auto"/>
            <w:bottom w:val="none" w:sz="0" w:space="0" w:color="auto"/>
            <w:right w:val="none" w:sz="0" w:space="0" w:color="auto"/>
          </w:divBdr>
        </w:div>
        <w:div w:id="1675261336">
          <w:marLeft w:val="480"/>
          <w:marRight w:val="0"/>
          <w:marTop w:val="0"/>
          <w:marBottom w:val="0"/>
          <w:divBdr>
            <w:top w:val="none" w:sz="0" w:space="0" w:color="auto"/>
            <w:left w:val="none" w:sz="0" w:space="0" w:color="auto"/>
            <w:bottom w:val="none" w:sz="0" w:space="0" w:color="auto"/>
            <w:right w:val="none" w:sz="0" w:space="0" w:color="auto"/>
          </w:divBdr>
        </w:div>
        <w:div w:id="1676953111">
          <w:marLeft w:val="480"/>
          <w:marRight w:val="0"/>
          <w:marTop w:val="0"/>
          <w:marBottom w:val="0"/>
          <w:divBdr>
            <w:top w:val="none" w:sz="0" w:space="0" w:color="auto"/>
            <w:left w:val="none" w:sz="0" w:space="0" w:color="auto"/>
            <w:bottom w:val="none" w:sz="0" w:space="0" w:color="auto"/>
            <w:right w:val="none" w:sz="0" w:space="0" w:color="auto"/>
          </w:divBdr>
        </w:div>
        <w:div w:id="1705246856">
          <w:marLeft w:val="480"/>
          <w:marRight w:val="0"/>
          <w:marTop w:val="0"/>
          <w:marBottom w:val="0"/>
          <w:divBdr>
            <w:top w:val="none" w:sz="0" w:space="0" w:color="auto"/>
            <w:left w:val="none" w:sz="0" w:space="0" w:color="auto"/>
            <w:bottom w:val="none" w:sz="0" w:space="0" w:color="auto"/>
            <w:right w:val="none" w:sz="0" w:space="0" w:color="auto"/>
          </w:divBdr>
        </w:div>
        <w:div w:id="1719551926">
          <w:marLeft w:val="480"/>
          <w:marRight w:val="0"/>
          <w:marTop w:val="0"/>
          <w:marBottom w:val="0"/>
          <w:divBdr>
            <w:top w:val="none" w:sz="0" w:space="0" w:color="auto"/>
            <w:left w:val="none" w:sz="0" w:space="0" w:color="auto"/>
            <w:bottom w:val="none" w:sz="0" w:space="0" w:color="auto"/>
            <w:right w:val="none" w:sz="0" w:space="0" w:color="auto"/>
          </w:divBdr>
        </w:div>
        <w:div w:id="1728341169">
          <w:marLeft w:val="480"/>
          <w:marRight w:val="0"/>
          <w:marTop w:val="0"/>
          <w:marBottom w:val="0"/>
          <w:divBdr>
            <w:top w:val="none" w:sz="0" w:space="0" w:color="auto"/>
            <w:left w:val="none" w:sz="0" w:space="0" w:color="auto"/>
            <w:bottom w:val="none" w:sz="0" w:space="0" w:color="auto"/>
            <w:right w:val="none" w:sz="0" w:space="0" w:color="auto"/>
          </w:divBdr>
        </w:div>
        <w:div w:id="1728722153">
          <w:marLeft w:val="480"/>
          <w:marRight w:val="0"/>
          <w:marTop w:val="0"/>
          <w:marBottom w:val="0"/>
          <w:divBdr>
            <w:top w:val="none" w:sz="0" w:space="0" w:color="auto"/>
            <w:left w:val="none" w:sz="0" w:space="0" w:color="auto"/>
            <w:bottom w:val="none" w:sz="0" w:space="0" w:color="auto"/>
            <w:right w:val="none" w:sz="0" w:space="0" w:color="auto"/>
          </w:divBdr>
        </w:div>
        <w:div w:id="1747221665">
          <w:marLeft w:val="480"/>
          <w:marRight w:val="0"/>
          <w:marTop w:val="0"/>
          <w:marBottom w:val="0"/>
          <w:divBdr>
            <w:top w:val="none" w:sz="0" w:space="0" w:color="auto"/>
            <w:left w:val="none" w:sz="0" w:space="0" w:color="auto"/>
            <w:bottom w:val="none" w:sz="0" w:space="0" w:color="auto"/>
            <w:right w:val="none" w:sz="0" w:space="0" w:color="auto"/>
          </w:divBdr>
        </w:div>
        <w:div w:id="1781604759">
          <w:marLeft w:val="480"/>
          <w:marRight w:val="0"/>
          <w:marTop w:val="0"/>
          <w:marBottom w:val="0"/>
          <w:divBdr>
            <w:top w:val="none" w:sz="0" w:space="0" w:color="auto"/>
            <w:left w:val="none" w:sz="0" w:space="0" w:color="auto"/>
            <w:bottom w:val="none" w:sz="0" w:space="0" w:color="auto"/>
            <w:right w:val="none" w:sz="0" w:space="0" w:color="auto"/>
          </w:divBdr>
        </w:div>
        <w:div w:id="1796824107">
          <w:marLeft w:val="480"/>
          <w:marRight w:val="0"/>
          <w:marTop w:val="0"/>
          <w:marBottom w:val="0"/>
          <w:divBdr>
            <w:top w:val="none" w:sz="0" w:space="0" w:color="auto"/>
            <w:left w:val="none" w:sz="0" w:space="0" w:color="auto"/>
            <w:bottom w:val="none" w:sz="0" w:space="0" w:color="auto"/>
            <w:right w:val="none" w:sz="0" w:space="0" w:color="auto"/>
          </w:divBdr>
        </w:div>
        <w:div w:id="1853642914">
          <w:marLeft w:val="480"/>
          <w:marRight w:val="0"/>
          <w:marTop w:val="0"/>
          <w:marBottom w:val="0"/>
          <w:divBdr>
            <w:top w:val="none" w:sz="0" w:space="0" w:color="auto"/>
            <w:left w:val="none" w:sz="0" w:space="0" w:color="auto"/>
            <w:bottom w:val="none" w:sz="0" w:space="0" w:color="auto"/>
            <w:right w:val="none" w:sz="0" w:space="0" w:color="auto"/>
          </w:divBdr>
        </w:div>
        <w:div w:id="1865824272">
          <w:marLeft w:val="480"/>
          <w:marRight w:val="0"/>
          <w:marTop w:val="0"/>
          <w:marBottom w:val="0"/>
          <w:divBdr>
            <w:top w:val="none" w:sz="0" w:space="0" w:color="auto"/>
            <w:left w:val="none" w:sz="0" w:space="0" w:color="auto"/>
            <w:bottom w:val="none" w:sz="0" w:space="0" w:color="auto"/>
            <w:right w:val="none" w:sz="0" w:space="0" w:color="auto"/>
          </w:divBdr>
        </w:div>
        <w:div w:id="2004624515">
          <w:marLeft w:val="480"/>
          <w:marRight w:val="0"/>
          <w:marTop w:val="0"/>
          <w:marBottom w:val="0"/>
          <w:divBdr>
            <w:top w:val="none" w:sz="0" w:space="0" w:color="auto"/>
            <w:left w:val="none" w:sz="0" w:space="0" w:color="auto"/>
            <w:bottom w:val="none" w:sz="0" w:space="0" w:color="auto"/>
            <w:right w:val="none" w:sz="0" w:space="0" w:color="auto"/>
          </w:divBdr>
        </w:div>
        <w:div w:id="2049138595">
          <w:marLeft w:val="480"/>
          <w:marRight w:val="0"/>
          <w:marTop w:val="0"/>
          <w:marBottom w:val="0"/>
          <w:divBdr>
            <w:top w:val="none" w:sz="0" w:space="0" w:color="auto"/>
            <w:left w:val="none" w:sz="0" w:space="0" w:color="auto"/>
            <w:bottom w:val="none" w:sz="0" w:space="0" w:color="auto"/>
            <w:right w:val="none" w:sz="0" w:space="0" w:color="auto"/>
          </w:divBdr>
        </w:div>
        <w:div w:id="2065253490">
          <w:marLeft w:val="480"/>
          <w:marRight w:val="0"/>
          <w:marTop w:val="0"/>
          <w:marBottom w:val="0"/>
          <w:divBdr>
            <w:top w:val="none" w:sz="0" w:space="0" w:color="auto"/>
            <w:left w:val="none" w:sz="0" w:space="0" w:color="auto"/>
            <w:bottom w:val="none" w:sz="0" w:space="0" w:color="auto"/>
            <w:right w:val="none" w:sz="0" w:space="0" w:color="auto"/>
          </w:divBdr>
        </w:div>
        <w:div w:id="2127003224">
          <w:marLeft w:val="480"/>
          <w:marRight w:val="0"/>
          <w:marTop w:val="0"/>
          <w:marBottom w:val="0"/>
          <w:divBdr>
            <w:top w:val="none" w:sz="0" w:space="0" w:color="auto"/>
            <w:left w:val="none" w:sz="0" w:space="0" w:color="auto"/>
            <w:bottom w:val="none" w:sz="0" w:space="0" w:color="auto"/>
            <w:right w:val="none" w:sz="0" w:space="0" w:color="auto"/>
          </w:divBdr>
        </w:div>
      </w:divsChild>
    </w:div>
    <w:div w:id="1890408968">
      <w:bodyDiv w:val="1"/>
      <w:marLeft w:val="0"/>
      <w:marRight w:val="0"/>
      <w:marTop w:val="0"/>
      <w:marBottom w:val="0"/>
      <w:divBdr>
        <w:top w:val="none" w:sz="0" w:space="0" w:color="auto"/>
        <w:left w:val="none" w:sz="0" w:space="0" w:color="auto"/>
        <w:bottom w:val="none" w:sz="0" w:space="0" w:color="auto"/>
        <w:right w:val="none" w:sz="0" w:space="0" w:color="auto"/>
      </w:divBdr>
    </w:div>
    <w:div w:id="1891187072">
      <w:marLeft w:val="640"/>
      <w:marRight w:val="0"/>
      <w:marTop w:val="0"/>
      <w:marBottom w:val="0"/>
      <w:divBdr>
        <w:top w:val="none" w:sz="0" w:space="0" w:color="auto"/>
        <w:left w:val="none" w:sz="0" w:space="0" w:color="auto"/>
        <w:bottom w:val="none" w:sz="0" w:space="0" w:color="auto"/>
        <w:right w:val="none" w:sz="0" w:space="0" w:color="auto"/>
      </w:divBdr>
    </w:div>
    <w:div w:id="1891306952">
      <w:marLeft w:val="640"/>
      <w:marRight w:val="0"/>
      <w:marTop w:val="0"/>
      <w:marBottom w:val="0"/>
      <w:divBdr>
        <w:top w:val="none" w:sz="0" w:space="0" w:color="auto"/>
        <w:left w:val="none" w:sz="0" w:space="0" w:color="auto"/>
        <w:bottom w:val="none" w:sz="0" w:space="0" w:color="auto"/>
        <w:right w:val="none" w:sz="0" w:space="0" w:color="auto"/>
      </w:divBdr>
    </w:div>
    <w:div w:id="1891376436">
      <w:marLeft w:val="640"/>
      <w:marRight w:val="0"/>
      <w:marTop w:val="0"/>
      <w:marBottom w:val="0"/>
      <w:divBdr>
        <w:top w:val="none" w:sz="0" w:space="0" w:color="auto"/>
        <w:left w:val="none" w:sz="0" w:space="0" w:color="auto"/>
        <w:bottom w:val="none" w:sz="0" w:space="0" w:color="auto"/>
        <w:right w:val="none" w:sz="0" w:space="0" w:color="auto"/>
      </w:divBdr>
    </w:div>
    <w:div w:id="1891383207">
      <w:marLeft w:val="640"/>
      <w:marRight w:val="0"/>
      <w:marTop w:val="0"/>
      <w:marBottom w:val="0"/>
      <w:divBdr>
        <w:top w:val="none" w:sz="0" w:space="0" w:color="auto"/>
        <w:left w:val="none" w:sz="0" w:space="0" w:color="auto"/>
        <w:bottom w:val="none" w:sz="0" w:space="0" w:color="auto"/>
        <w:right w:val="none" w:sz="0" w:space="0" w:color="auto"/>
      </w:divBdr>
    </w:div>
    <w:div w:id="1891767259">
      <w:marLeft w:val="640"/>
      <w:marRight w:val="0"/>
      <w:marTop w:val="0"/>
      <w:marBottom w:val="0"/>
      <w:divBdr>
        <w:top w:val="none" w:sz="0" w:space="0" w:color="auto"/>
        <w:left w:val="none" w:sz="0" w:space="0" w:color="auto"/>
        <w:bottom w:val="none" w:sz="0" w:space="0" w:color="auto"/>
        <w:right w:val="none" w:sz="0" w:space="0" w:color="auto"/>
      </w:divBdr>
    </w:div>
    <w:div w:id="1891846045">
      <w:marLeft w:val="480"/>
      <w:marRight w:val="0"/>
      <w:marTop w:val="0"/>
      <w:marBottom w:val="0"/>
      <w:divBdr>
        <w:top w:val="none" w:sz="0" w:space="0" w:color="auto"/>
        <w:left w:val="none" w:sz="0" w:space="0" w:color="auto"/>
        <w:bottom w:val="none" w:sz="0" w:space="0" w:color="auto"/>
        <w:right w:val="none" w:sz="0" w:space="0" w:color="auto"/>
      </w:divBdr>
    </w:div>
    <w:div w:id="1891920437">
      <w:marLeft w:val="640"/>
      <w:marRight w:val="0"/>
      <w:marTop w:val="0"/>
      <w:marBottom w:val="0"/>
      <w:divBdr>
        <w:top w:val="none" w:sz="0" w:space="0" w:color="auto"/>
        <w:left w:val="none" w:sz="0" w:space="0" w:color="auto"/>
        <w:bottom w:val="none" w:sz="0" w:space="0" w:color="auto"/>
        <w:right w:val="none" w:sz="0" w:space="0" w:color="auto"/>
      </w:divBdr>
    </w:div>
    <w:div w:id="1891988716">
      <w:bodyDiv w:val="1"/>
      <w:marLeft w:val="0"/>
      <w:marRight w:val="0"/>
      <w:marTop w:val="0"/>
      <w:marBottom w:val="0"/>
      <w:divBdr>
        <w:top w:val="none" w:sz="0" w:space="0" w:color="auto"/>
        <w:left w:val="none" w:sz="0" w:space="0" w:color="auto"/>
        <w:bottom w:val="none" w:sz="0" w:space="0" w:color="auto"/>
        <w:right w:val="none" w:sz="0" w:space="0" w:color="auto"/>
      </w:divBdr>
      <w:divsChild>
        <w:div w:id="663324">
          <w:marLeft w:val="480"/>
          <w:marRight w:val="0"/>
          <w:marTop w:val="0"/>
          <w:marBottom w:val="0"/>
          <w:divBdr>
            <w:top w:val="none" w:sz="0" w:space="0" w:color="auto"/>
            <w:left w:val="none" w:sz="0" w:space="0" w:color="auto"/>
            <w:bottom w:val="none" w:sz="0" w:space="0" w:color="auto"/>
            <w:right w:val="none" w:sz="0" w:space="0" w:color="auto"/>
          </w:divBdr>
        </w:div>
        <w:div w:id="19740412">
          <w:marLeft w:val="480"/>
          <w:marRight w:val="0"/>
          <w:marTop w:val="0"/>
          <w:marBottom w:val="0"/>
          <w:divBdr>
            <w:top w:val="none" w:sz="0" w:space="0" w:color="auto"/>
            <w:left w:val="none" w:sz="0" w:space="0" w:color="auto"/>
            <w:bottom w:val="none" w:sz="0" w:space="0" w:color="auto"/>
            <w:right w:val="none" w:sz="0" w:space="0" w:color="auto"/>
          </w:divBdr>
        </w:div>
        <w:div w:id="55476122">
          <w:marLeft w:val="480"/>
          <w:marRight w:val="0"/>
          <w:marTop w:val="0"/>
          <w:marBottom w:val="0"/>
          <w:divBdr>
            <w:top w:val="none" w:sz="0" w:space="0" w:color="auto"/>
            <w:left w:val="none" w:sz="0" w:space="0" w:color="auto"/>
            <w:bottom w:val="none" w:sz="0" w:space="0" w:color="auto"/>
            <w:right w:val="none" w:sz="0" w:space="0" w:color="auto"/>
          </w:divBdr>
        </w:div>
        <w:div w:id="131288068">
          <w:marLeft w:val="480"/>
          <w:marRight w:val="0"/>
          <w:marTop w:val="0"/>
          <w:marBottom w:val="0"/>
          <w:divBdr>
            <w:top w:val="none" w:sz="0" w:space="0" w:color="auto"/>
            <w:left w:val="none" w:sz="0" w:space="0" w:color="auto"/>
            <w:bottom w:val="none" w:sz="0" w:space="0" w:color="auto"/>
            <w:right w:val="none" w:sz="0" w:space="0" w:color="auto"/>
          </w:divBdr>
        </w:div>
        <w:div w:id="164445803">
          <w:marLeft w:val="480"/>
          <w:marRight w:val="0"/>
          <w:marTop w:val="0"/>
          <w:marBottom w:val="0"/>
          <w:divBdr>
            <w:top w:val="none" w:sz="0" w:space="0" w:color="auto"/>
            <w:left w:val="none" w:sz="0" w:space="0" w:color="auto"/>
            <w:bottom w:val="none" w:sz="0" w:space="0" w:color="auto"/>
            <w:right w:val="none" w:sz="0" w:space="0" w:color="auto"/>
          </w:divBdr>
        </w:div>
        <w:div w:id="172383379">
          <w:marLeft w:val="480"/>
          <w:marRight w:val="0"/>
          <w:marTop w:val="0"/>
          <w:marBottom w:val="0"/>
          <w:divBdr>
            <w:top w:val="none" w:sz="0" w:space="0" w:color="auto"/>
            <w:left w:val="none" w:sz="0" w:space="0" w:color="auto"/>
            <w:bottom w:val="none" w:sz="0" w:space="0" w:color="auto"/>
            <w:right w:val="none" w:sz="0" w:space="0" w:color="auto"/>
          </w:divBdr>
        </w:div>
        <w:div w:id="202061142">
          <w:marLeft w:val="480"/>
          <w:marRight w:val="0"/>
          <w:marTop w:val="0"/>
          <w:marBottom w:val="0"/>
          <w:divBdr>
            <w:top w:val="none" w:sz="0" w:space="0" w:color="auto"/>
            <w:left w:val="none" w:sz="0" w:space="0" w:color="auto"/>
            <w:bottom w:val="none" w:sz="0" w:space="0" w:color="auto"/>
            <w:right w:val="none" w:sz="0" w:space="0" w:color="auto"/>
          </w:divBdr>
        </w:div>
        <w:div w:id="202520712">
          <w:marLeft w:val="480"/>
          <w:marRight w:val="0"/>
          <w:marTop w:val="0"/>
          <w:marBottom w:val="0"/>
          <w:divBdr>
            <w:top w:val="none" w:sz="0" w:space="0" w:color="auto"/>
            <w:left w:val="none" w:sz="0" w:space="0" w:color="auto"/>
            <w:bottom w:val="none" w:sz="0" w:space="0" w:color="auto"/>
            <w:right w:val="none" w:sz="0" w:space="0" w:color="auto"/>
          </w:divBdr>
        </w:div>
        <w:div w:id="244458356">
          <w:marLeft w:val="480"/>
          <w:marRight w:val="0"/>
          <w:marTop w:val="0"/>
          <w:marBottom w:val="0"/>
          <w:divBdr>
            <w:top w:val="none" w:sz="0" w:space="0" w:color="auto"/>
            <w:left w:val="none" w:sz="0" w:space="0" w:color="auto"/>
            <w:bottom w:val="none" w:sz="0" w:space="0" w:color="auto"/>
            <w:right w:val="none" w:sz="0" w:space="0" w:color="auto"/>
          </w:divBdr>
        </w:div>
        <w:div w:id="247421385">
          <w:marLeft w:val="480"/>
          <w:marRight w:val="0"/>
          <w:marTop w:val="0"/>
          <w:marBottom w:val="0"/>
          <w:divBdr>
            <w:top w:val="none" w:sz="0" w:space="0" w:color="auto"/>
            <w:left w:val="none" w:sz="0" w:space="0" w:color="auto"/>
            <w:bottom w:val="none" w:sz="0" w:space="0" w:color="auto"/>
            <w:right w:val="none" w:sz="0" w:space="0" w:color="auto"/>
          </w:divBdr>
        </w:div>
        <w:div w:id="373164197">
          <w:marLeft w:val="480"/>
          <w:marRight w:val="0"/>
          <w:marTop w:val="0"/>
          <w:marBottom w:val="0"/>
          <w:divBdr>
            <w:top w:val="none" w:sz="0" w:space="0" w:color="auto"/>
            <w:left w:val="none" w:sz="0" w:space="0" w:color="auto"/>
            <w:bottom w:val="none" w:sz="0" w:space="0" w:color="auto"/>
            <w:right w:val="none" w:sz="0" w:space="0" w:color="auto"/>
          </w:divBdr>
        </w:div>
        <w:div w:id="379520358">
          <w:marLeft w:val="480"/>
          <w:marRight w:val="0"/>
          <w:marTop w:val="0"/>
          <w:marBottom w:val="0"/>
          <w:divBdr>
            <w:top w:val="none" w:sz="0" w:space="0" w:color="auto"/>
            <w:left w:val="none" w:sz="0" w:space="0" w:color="auto"/>
            <w:bottom w:val="none" w:sz="0" w:space="0" w:color="auto"/>
            <w:right w:val="none" w:sz="0" w:space="0" w:color="auto"/>
          </w:divBdr>
        </w:div>
        <w:div w:id="396053473">
          <w:marLeft w:val="480"/>
          <w:marRight w:val="0"/>
          <w:marTop w:val="0"/>
          <w:marBottom w:val="0"/>
          <w:divBdr>
            <w:top w:val="none" w:sz="0" w:space="0" w:color="auto"/>
            <w:left w:val="none" w:sz="0" w:space="0" w:color="auto"/>
            <w:bottom w:val="none" w:sz="0" w:space="0" w:color="auto"/>
            <w:right w:val="none" w:sz="0" w:space="0" w:color="auto"/>
          </w:divBdr>
        </w:div>
        <w:div w:id="400248738">
          <w:marLeft w:val="480"/>
          <w:marRight w:val="0"/>
          <w:marTop w:val="0"/>
          <w:marBottom w:val="0"/>
          <w:divBdr>
            <w:top w:val="none" w:sz="0" w:space="0" w:color="auto"/>
            <w:left w:val="none" w:sz="0" w:space="0" w:color="auto"/>
            <w:bottom w:val="none" w:sz="0" w:space="0" w:color="auto"/>
            <w:right w:val="none" w:sz="0" w:space="0" w:color="auto"/>
          </w:divBdr>
        </w:div>
        <w:div w:id="416707019">
          <w:marLeft w:val="480"/>
          <w:marRight w:val="0"/>
          <w:marTop w:val="0"/>
          <w:marBottom w:val="0"/>
          <w:divBdr>
            <w:top w:val="none" w:sz="0" w:space="0" w:color="auto"/>
            <w:left w:val="none" w:sz="0" w:space="0" w:color="auto"/>
            <w:bottom w:val="none" w:sz="0" w:space="0" w:color="auto"/>
            <w:right w:val="none" w:sz="0" w:space="0" w:color="auto"/>
          </w:divBdr>
        </w:div>
        <w:div w:id="492255493">
          <w:marLeft w:val="480"/>
          <w:marRight w:val="0"/>
          <w:marTop w:val="0"/>
          <w:marBottom w:val="0"/>
          <w:divBdr>
            <w:top w:val="none" w:sz="0" w:space="0" w:color="auto"/>
            <w:left w:val="none" w:sz="0" w:space="0" w:color="auto"/>
            <w:bottom w:val="none" w:sz="0" w:space="0" w:color="auto"/>
            <w:right w:val="none" w:sz="0" w:space="0" w:color="auto"/>
          </w:divBdr>
        </w:div>
        <w:div w:id="498617114">
          <w:marLeft w:val="480"/>
          <w:marRight w:val="0"/>
          <w:marTop w:val="0"/>
          <w:marBottom w:val="0"/>
          <w:divBdr>
            <w:top w:val="none" w:sz="0" w:space="0" w:color="auto"/>
            <w:left w:val="none" w:sz="0" w:space="0" w:color="auto"/>
            <w:bottom w:val="none" w:sz="0" w:space="0" w:color="auto"/>
            <w:right w:val="none" w:sz="0" w:space="0" w:color="auto"/>
          </w:divBdr>
        </w:div>
        <w:div w:id="573584964">
          <w:marLeft w:val="480"/>
          <w:marRight w:val="0"/>
          <w:marTop w:val="0"/>
          <w:marBottom w:val="0"/>
          <w:divBdr>
            <w:top w:val="none" w:sz="0" w:space="0" w:color="auto"/>
            <w:left w:val="none" w:sz="0" w:space="0" w:color="auto"/>
            <w:bottom w:val="none" w:sz="0" w:space="0" w:color="auto"/>
            <w:right w:val="none" w:sz="0" w:space="0" w:color="auto"/>
          </w:divBdr>
        </w:div>
        <w:div w:id="625280072">
          <w:marLeft w:val="480"/>
          <w:marRight w:val="0"/>
          <w:marTop w:val="0"/>
          <w:marBottom w:val="0"/>
          <w:divBdr>
            <w:top w:val="none" w:sz="0" w:space="0" w:color="auto"/>
            <w:left w:val="none" w:sz="0" w:space="0" w:color="auto"/>
            <w:bottom w:val="none" w:sz="0" w:space="0" w:color="auto"/>
            <w:right w:val="none" w:sz="0" w:space="0" w:color="auto"/>
          </w:divBdr>
        </w:div>
        <w:div w:id="706180126">
          <w:marLeft w:val="480"/>
          <w:marRight w:val="0"/>
          <w:marTop w:val="0"/>
          <w:marBottom w:val="0"/>
          <w:divBdr>
            <w:top w:val="none" w:sz="0" w:space="0" w:color="auto"/>
            <w:left w:val="none" w:sz="0" w:space="0" w:color="auto"/>
            <w:bottom w:val="none" w:sz="0" w:space="0" w:color="auto"/>
            <w:right w:val="none" w:sz="0" w:space="0" w:color="auto"/>
          </w:divBdr>
        </w:div>
        <w:div w:id="719473737">
          <w:marLeft w:val="480"/>
          <w:marRight w:val="0"/>
          <w:marTop w:val="0"/>
          <w:marBottom w:val="0"/>
          <w:divBdr>
            <w:top w:val="none" w:sz="0" w:space="0" w:color="auto"/>
            <w:left w:val="none" w:sz="0" w:space="0" w:color="auto"/>
            <w:bottom w:val="none" w:sz="0" w:space="0" w:color="auto"/>
            <w:right w:val="none" w:sz="0" w:space="0" w:color="auto"/>
          </w:divBdr>
        </w:div>
        <w:div w:id="803668141">
          <w:marLeft w:val="480"/>
          <w:marRight w:val="0"/>
          <w:marTop w:val="0"/>
          <w:marBottom w:val="0"/>
          <w:divBdr>
            <w:top w:val="none" w:sz="0" w:space="0" w:color="auto"/>
            <w:left w:val="none" w:sz="0" w:space="0" w:color="auto"/>
            <w:bottom w:val="none" w:sz="0" w:space="0" w:color="auto"/>
            <w:right w:val="none" w:sz="0" w:space="0" w:color="auto"/>
          </w:divBdr>
        </w:div>
        <w:div w:id="825435649">
          <w:marLeft w:val="480"/>
          <w:marRight w:val="0"/>
          <w:marTop w:val="0"/>
          <w:marBottom w:val="0"/>
          <w:divBdr>
            <w:top w:val="none" w:sz="0" w:space="0" w:color="auto"/>
            <w:left w:val="none" w:sz="0" w:space="0" w:color="auto"/>
            <w:bottom w:val="none" w:sz="0" w:space="0" w:color="auto"/>
            <w:right w:val="none" w:sz="0" w:space="0" w:color="auto"/>
          </w:divBdr>
        </w:div>
        <w:div w:id="831415384">
          <w:marLeft w:val="480"/>
          <w:marRight w:val="0"/>
          <w:marTop w:val="0"/>
          <w:marBottom w:val="0"/>
          <w:divBdr>
            <w:top w:val="none" w:sz="0" w:space="0" w:color="auto"/>
            <w:left w:val="none" w:sz="0" w:space="0" w:color="auto"/>
            <w:bottom w:val="none" w:sz="0" w:space="0" w:color="auto"/>
            <w:right w:val="none" w:sz="0" w:space="0" w:color="auto"/>
          </w:divBdr>
        </w:div>
        <w:div w:id="886918707">
          <w:marLeft w:val="480"/>
          <w:marRight w:val="0"/>
          <w:marTop w:val="0"/>
          <w:marBottom w:val="0"/>
          <w:divBdr>
            <w:top w:val="none" w:sz="0" w:space="0" w:color="auto"/>
            <w:left w:val="none" w:sz="0" w:space="0" w:color="auto"/>
            <w:bottom w:val="none" w:sz="0" w:space="0" w:color="auto"/>
            <w:right w:val="none" w:sz="0" w:space="0" w:color="auto"/>
          </w:divBdr>
        </w:div>
        <w:div w:id="946932463">
          <w:marLeft w:val="480"/>
          <w:marRight w:val="0"/>
          <w:marTop w:val="0"/>
          <w:marBottom w:val="0"/>
          <w:divBdr>
            <w:top w:val="none" w:sz="0" w:space="0" w:color="auto"/>
            <w:left w:val="none" w:sz="0" w:space="0" w:color="auto"/>
            <w:bottom w:val="none" w:sz="0" w:space="0" w:color="auto"/>
            <w:right w:val="none" w:sz="0" w:space="0" w:color="auto"/>
          </w:divBdr>
        </w:div>
        <w:div w:id="956988023">
          <w:marLeft w:val="480"/>
          <w:marRight w:val="0"/>
          <w:marTop w:val="0"/>
          <w:marBottom w:val="0"/>
          <w:divBdr>
            <w:top w:val="none" w:sz="0" w:space="0" w:color="auto"/>
            <w:left w:val="none" w:sz="0" w:space="0" w:color="auto"/>
            <w:bottom w:val="none" w:sz="0" w:space="0" w:color="auto"/>
            <w:right w:val="none" w:sz="0" w:space="0" w:color="auto"/>
          </w:divBdr>
        </w:div>
        <w:div w:id="998845458">
          <w:marLeft w:val="480"/>
          <w:marRight w:val="0"/>
          <w:marTop w:val="0"/>
          <w:marBottom w:val="0"/>
          <w:divBdr>
            <w:top w:val="none" w:sz="0" w:space="0" w:color="auto"/>
            <w:left w:val="none" w:sz="0" w:space="0" w:color="auto"/>
            <w:bottom w:val="none" w:sz="0" w:space="0" w:color="auto"/>
            <w:right w:val="none" w:sz="0" w:space="0" w:color="auto"/>
          </w:divBdr>
        </w:div>
        <w:div w:id="1073502129">
          <w:marLeft w:val="480"/>
          <w:marRight w:val="0"/>
          <w:marTop w:val="0"/>
          <w:marBottom w:val="0"/>
          <w:divBdr>
            <w:top w:val="none" w:sz="0" w:space="0" w:color="auto"/>
            <w:left w:val="none" w:sz="0" w:space="0" w:color="auto"/>
            <w:bottom w:val="none" w:sz="0" w:space="0" w:color="auto"/>
            <w:right w:val="none" w:sz="0" w:space="0" w:color="auto"/>
          </w:divBdr>
        </w:div>
        <w:div w:id="1074476168">
          <w:marLeft w:val="480"/>
          <w:marRight w:val="0"/>
          <w:marTop w:val="0"/>
          <w:marBottom w:val="0"/>
          <w:divBdr>
            <w:top w:val="none" w:sz="0" w:space="0" w:color="auto"/>
            <w:left w:val="none" w:sz="0" w:space="0" w:color="auto"/>
            <w:bottom w:val="none" w:sz="0" w:space="0" w:color="auto"/>
            <w:right w:val="none" w:sz="0" w:space="0" w:color="auto"/>
          </w:divBdr>
        </w:div>
        <w:div w:id="1120029162">
          <w:marLeft w:val="480"/>
          <w:marRight w:val="0"/>
          <w:marTop w:val="0"/>
          <w:marBottom w:val="0"/>
          <w:divBdr>
            <w:top w:val="none" w:sz="0" w:space="0" w:color="auto"/>
            <w:left w:val="none" w:sz="0" w:space="0" w:color="auto"/>
            <w:bottom w:val="none" w:sz="0" w:space="0" w:color="auto"/>
            <w:right w:val="none" w:sz="0" w:space="0" w:color="auto"/>
          </w:divBdr>
        </w:div>
        <w:div w:id="1258178937">
          <w:marLeft w:val="480"/>
          <w:marRight w:val="0"/>
          <w:marTop w:val="0"/>
          <w:marBottom w:val="0"/>
          <w:divBdr>
            <w:top w:val="none" w:sz="0" w:space="0" w:color="auto"/>
            <w:left w:val="none" w:sz="0" w:space="0" w:color="auto"/>
            <w:bottom w:val="none" w:sz="0" w:space="0" w:color="auto"/>
            <w:right w:val="none" w:sz="0" w:space="0" w:color="auto"/>
          </w:divBdr>
        </w:div>
        <w:div w:id="1267616842">
          <w:marLeft w:val="480"/>
          <w:marRight w:val="0"/>
          <w:marTop w:val="0"/>
          <w:marBottom w:val="0"/>
          <w:divBdr>
            <w:top w:val="none" w:sz="0" w:space="0" w:color="auto"/>
            <w:left w:val="none" w:sz="0" w:space="0" w:color="auto"/>
            <w:bottom w:val="none" w:sz="0" w:space="0" w:color="auto"/>
            <w:right w:val="none" w:sz="0" w:space="0" w:color="auto"/>
          </w:divBdr>
        </w:div>
        <w:div w:id="1293755249">
          <w:marLeft w:val="480"/>
          <w:marRight w:val="0"/>
          <w:marTop w:val="0"/>
          <w:marBottom w:val="0"/>
          <w:divBdr>
            <w:top w:val="none" w:sz="0" w:space="0" w:color="auto"/>
            <w:left w:val="none" w:sz="0" w:space="0" w:color="auto"/>
            <w:bottom w:val="none" w:sz="0" w:space="0" w:color="auto"/>
            <w:right w:val="none" w:sz="0" w:space="0" w:color="auto"/>
          </w:divBdr>
        </w:div>
        <w:div w:id="1298729294">
          <w:marLeft w:val="480"/>
          <w:marRight w:val="0"/>
          <w:marTop w:val="0"/>
          <w:marBottom w:val="0"/>
          <w:divBdr>
            <w:top w:val="none" w:sz="0" w:space="0" w:color="auto"/>
            <w:left w:val="none" w:sz="0" w:space="0" w:color="auto"/>
            <w:bottom w:val="none" w:sz="0" w:space="0" w:color="auto"/>
            <w:right w:val="none" w:sz="0" w:space="0" w:color="auto"/>
          </w:divBdr>
        </w:div>
        <w:div w:id="1338537051">
          <w:marLeft w:val="480"/>
          <w:marRight w:val="0"/>
          <w:marTop w:val="0"/>
          <w:marBottom w:val="0"/>
          <w:divBdr>
            <w:top w:val="none" w:sz="0" w:space="0" w:color="auto"/>
            <w:left w:val="none" w:sz="0" w:space="0" w:color="auto"/>
            <w:bottom w:val="none" w:sz="0" w:space="0" w:color="auto"/>
            <w:right w:val="none" w:sz="0" w:space="0" w:color="auto"/>
          </w:divBdr>
        </w:div>
        <w:div w:id="1468670831">
          <w:marLeft w:val="480"/>
          <w:marRight w:val="0"/>
          <w:marTop w:val="0"/>
          <w:marBottom w:val="0"/>
          <w:divBdr>
            <w:top w:val="none" w:sz="0" w:space="0" w:color="auto"/>
            <w:left w:val="none" w:sz="0" w:space="0" w:color="auto"/>
            <w:bottom w:val="none" w:sz="0" w:space="0" w:color="auto"/>
            <w:right w:val="none" w:sz="0" w:space="0" w:color="auto"/>
          </w:divBdr>
        </w:div>
        <w:div w:id="1479154201">
          <w:marLeft w:val="480"/>
          <w:marRight w:val="0"/>
          <w:marTop w:val="0"/>
          <w:marBottom w:val="0"/>
          <w:divBdr>
            <w:top w:val="none" w:sz="0" w:space="0" w:color="auto"/>
            <w:left w:val="none" w:sz="0" w:space="0" w:color="auto"/>
            <w:bottom w:val="none" w:sz="0" w:space="0" w:color="auto"/>
            <w:right w:val="none" w:sz="0" w:space="0" w:color="auto"/>
          </w:divBdr>
        </w:div>
        <w:div w:id="1502038198">
          <w:marLeft w:val="480"/>
          <w:marRight w:val="0"/>
          <w:marTop w:val="0"/>
          <w:marBottom w:val="0"/>
          <w:divBdr>
            <w:top w:val="none" w:sz="0" w:space="0" w:color="auto"/>
            <w:left w:val="none" w:sz="0" w:space="0" w:color="auto"/>
            <w:bottom w:val="none" w:sz="0" w:space="0" w:color="auto"/>
            <w:right w:val="none" w:sz="0" w:space="0" w:color="auto"/>
          </w:divBdr>
        </w:div>
        <w:div w:id="1520313326">
          <w:marLeft w:val="480"/>
          <w:marRight w:val="0"/>
          <w:marTop w:val="0"/>
          <w:marBottom w:val="0"/>
          <w:divBdr>
            <w:top w:val="none" w:sz="0" w:space="0" w:color="auto"/>
            <w:left w:val="none" w:sz="0" w:space="0" w:color="auto"/>
            <w:bottom w:val="none" w:sz="0" w:space="0" w:color="auto"/>
            <w:right w:val="none" w:sz="0" w:space="0" w:color="auto"/>
          </w:divBdr>
        </w:div>
        <w:div w:id="1646734719">
          <w:marLeft w:val="480"/>
          <w:marRight w:val="0"/>
          <w:marTop w:val="0"/>
          <w:marBottom w:val="0"/>
          <w:divBdr>
            <w:top w:val="none" w:sz="0" w:space="0" w:color="auto"/>
            <w:left w:val="none" w:sz="0" w:space="0" w:color="auto"/>
            <w:bottom w:val="none" w:sz="0" w:space="0" w:color="auto"/>
            <w:right w:val="none" w:sz="0" w:space="0" w:color="auto"/>
          </w:divBdr>
        </w:div>
        <w:div w:id="1685400970">
          <w:marLeft w:val="480"/>
          <w:marRight w:val="0"/>
          <w:marTop w:val="0"/>
          <w:marBottom w:val="0"/>
          <w:divBdr>
            <w:top w:val="none" w:sz="0" w:space="0" w:color="auto"/>
            <w:left w:val="none" w:sz="0" w:space="0" w:color="auto"/>
            <w:bottom w:val="none" w:sz="0" w:space="0" w:color="auto"/>
            <w:right w:val="none" w:sz="0" w:space="0" w:color="auto"/>
          </w:divBdr>
        </w:div>
        <w:div w:id="1748767623">
          <w:marLeft w:val="480"/>
          <w:marRight w:val="0"/>
          <w:marTop w:val="0"/>
          <w:marBottom w:val="0"/>
          <w:divBdr>
            <w:top w:val="none" w:sz="0" w:space="0" w:color="auto"/>
            <w:left w:val="none" w:sz="0" w:space="0" w:color="auto"/>
            <w:bottom w:val="none" w:sz="0" w:space="0" w:color="auto"/>
            <w:right w:val="none" w:sz="0" w:space="0" w:color="auto"/>
          </w:divBdr>
        </w:div>
        <w:div w:id="1773745626">
          <w:marLeft w:val="480"/>
          <w:marRight w:val="0"/>
          <w:marTop w:val="0"/>
          <w:marBottom w:val="0"/>
          <w:divBdr>
            <w:top w:val="none" w:sz="0" w:space="0" w:color="auto"/>
            <w:left w:val="none" w:sz="0" w:space="0" w:color="auto"/>
            <w:bottom w:val="none" w:sz="0" w:space="0" w:color="auto"/>
            <w:right w:val="none" w:sz="0" w:space="0" w:color="auto"/>
          </w:divBdr>
        </w:div>
        <w:div w:id="1785416904">
          <w:marLeft w:val="480"/>
          <w:marRight w:val="0"/>
          <w:marTop w:val="0"/>
          <w:marBottom w:val="0"/>
          <w:divBdr>
            <w:top w:val="none" w:sz="0" w:space="0" w:color="auto"/>
            <w:left w:val="none" w:sz="0" w:space="0" w:color="auto"/>
            <w:bottom w:val="none" w:sz="0" w:space="0" w:color="auto"/>
            <w:right w:val="none" w:sz="0" w:space="0" w:color="auto"/>
          </w:divBdr>
        </w:div>
        <w:div w:id="1816483880">
          <w:marLeft w:val="480"/>
          <w:marRight w:val="0"/>
          <w:marTop w:val="0"/>
          <w:marBottom w:val="0"/>
          <w:divBdr>
            <w:top w:val="none" w:sz="0" w:space="0" w:color="auto"/>
            <w:left w:val="none" w:sz="0" w:space="0" w:color="auto"/>
            <w:bottom w:val="none" w:sz="0" w:space="0" w:color="auto"/>
            <w:right w:val="none" w:sz="0" w:space="0" w:color="auto"/>
          </w:divBdr>
        </w:div>
        <w:div w:id="1821262102">
          <w:marLeft w:val="480"/>
          <w:marRight w:val="0"/>
          <w:marTop w:val="0"/>
          <w:marBottom w:val="0"/>
          <w:divBdr>
            <w:top w:val="none" w:sz="0" w:space="0" w:color="auto"/>
            <w:left w:val="none" w:sz="0" w:space="0" w:color="auto"/>
            <w:bottom w:val="none" w:sz="0" w:space="0" w:color="auto"/>
            <w:right w:val="none" w:sz="0" w:space="0" w:color="auto"/>
          </w:divBdr>
        </w:div>
        <w:div w:id="1829250915">
          <w:marLeft w:val="480"/>
          <w:marRight w:val="0"/>
          <w:marTop w:val="0"/>
          <w:marBottom w:val="0"/>
          <w:divBdr>
            <w:top w:val="none" w:sz="0" w:space="0" w:color="auto"/>
            <w:left w:val="none" w:sz="0" w:space="0" w:color="auto"/>
            <w:bottom w:val="none" w:sz="0" w:space="0" w:color="auto"/>
            <w:right w:val="none" w:sz="0" w:space="0" w:color="auto"/>
          </w:divBdr>
        </w:div>
        <w:div w:id="1903132308">
          <w:marLeft w:val="480"/>
          <w:marRight w:val="0"/>
          <w:marTop w:val="0"/>
          <w:marBottom w:val="0"/>
          <w:divBdr>
            <w:top w:val="none" w:sz="0" w:space="0" w:color="auto"/>
            <w:left w:val="none" w:sz="0" w:space="0" w:color="auto"/>
            <w:bottom w:val="none" w:sz="0" w:space="0" w:color="auto"/>
            <w:right w:val="none" w:sz="0" w:space="0" w:color="auto"/>
          </w:divBdr>
        </w:div>
        <w:div w:id="2002658638">
          <w:marLeft w:val="480"/>
          <w:marRight w:val="0"/>
          <w:marTop w:val="0"/>
          <w:marBottom w:val="0"/>
          <w:divBdr>
            <w:top w:val="none" w:sz="0" w:space="0" w:color="auto"/>
            <w:left w:val="none" w:sz="0" w:space="0" w:color="auto"/>
            <w:bottom w:val="none" w:sz="0" w:space="0" w:color="auto"/>
            <w:right w:val="none" w:sz="0" w:space="0" w:color="auto"/>
          </w:divBdr>
        </w:div>
        <w:div w:id="2006786989">
          <w:marLeft w:val="480"/>
          <w:marRight w:val="0"/>
          <w:marTop w:val="0"/>
          <w:marBottom w:val="0"/>
          <w:divBdr>
            <w:top w:val="none" w:sz="0" w:space="0" w:color="auto"/>
            <w:left w:val="none" w:sz="0" w:space="0" w:color="auto"/>
            <w:bottom w:val="none" w:sz="0" w:space="0" w:color="auto"/>
            <w:right w:val="none" w:sz="0" w:space="0" w:color="auto"/>
          </w:divBdr>
        </w:div>
        <w:div w:id="2026051699">
          <w:marLeft w:val="480"/>
          <w:marRight w:val="0"/>
          <w:marTop w:val="0"/>
          <w:marBottom w:val="0"/>
          <w:divBdr>
            <w:top w:val="none" w:sz="0" w:space="0" w:color="auto"/>
            <w:left w:val="none" w:sz="0" w:space="0" w:color="auto"/>
            <w:bottom w:val="none" w:sz="0" w:space="0" w:color="auto"/>
            <w:right w:val="none" w:sz="0" w:space="0" w:color="auto"/>
          </w:divBdr>
        </w:div>
        <w:div w:id="2066683280">
          <w:marLeft w:val="480"/>
          <w:marRight w:val="0"/>
          <w:marTop w:val="0"/>
          <w:marBottom w:val="0"/>
          <w:divBdr>
            <w:top w:val="none" w:sz="0" w:space="0" w:color="auto"/>
            <w:left w:val="none" w:sz="0" w:space="0" w:color="auto"/>
            <w:bottom w:val="none" w:sz="0" w:space="0" w:color="auto"/>
            <w:right w:val="none" w:sz="0" w:space="0" w:color="auto"/>
          </w:divBdr>
        </w:div>
        <w:div w:id="2139297573">
          <w:marLeft w:val="480"/>
          <w:marRight w:val="0"/>
          <w:marTop w:val="0"/>
          <w:marBottom w:val="0"/>
          <w:divBdr>
            <w:top w:val="none" w:sz="0" w:space="0" w:color="auto"/>
            <w:left w:val="none" w:sz="0" w:space="0" w:color="auto"/>
            <w:bottom w:val="none" w:sz="0" w:space="0" w:color="auto"/>
            <w:right w:val="none" w:sz="0" w:space="0" w:color="auto"/>
          </w:divBdr>
        </w:div>
      </w:divsChild>
    </w:div>
    <w:div w:id="1892109502">
      <w:marLeft w:val="640"/>
      <w:marRight w:val="0"/>
      <w:marTop w:val="0"/>
      <w:marBottom w:val="0"/>
      <w:divBdr>
        <w:top w:val="none" w:sz="0" w:space="0" w:color="auto"/>
        <w:left w:val="none" w:sz="0" w:space="0" w:color="auto"/>
        <w:bottom w:val="none" w:sz="0" w:space="0" w:color="auto"/>
        <w:right w:val="none" w:sz="0" w:space="0" w:color="auto"/>
      </w:divBdr>
    </w:div>
    <w:div w:id="1893031789">
      <w:marLeft w:val="640"/>
      <w:marRight w:val="0"/>
      <w:marTop w:val="0"/>
      <w:marBottom w:val="0"/>
      <w:divBdr>
        <w:top w:val="none" w:sz="0" w:space="0" w:color="auto"/>
        <w:left w:val="none" w:sz="0" w:space="0" w:color="auto"/>
        <w:bottom w:val="none" w:sz="0" w:space="0" w:color="auto"/>
        <w:right w:val="none" w:sz="0" w:space="0" w:color="auto"/>
      </w:divBdr>
    </w:div>
    <w:div w:id="1893079082">
      <w:marLeft w:val="640"/>
      <w:marRight w:val="0"/>
      <w:marTop w:val="0"/>
      <w:marBottom w:val="0"/>
      <w:divBdr>
        <w:top w:val="none" w:sz="0" w:space="0" w:color="auto"/>
        <w:left w:val="none" w:sz="0" w:space="0" w:color="auto"/>
        <w:bottom w:val="none" w:sz="0" w:space="0" w:color="auto"/>
        <w:right w:val="none" w:sz="0" w:space="0" w:color="auto"/>
      </w:divBdr>
    </w:div>
    <w:div w:id="1893152140">
      <w:marLeft w:val="640"/>
      <w:marRight w:val="0"/>
      <w:marTop w:val="0"/>
      <w:marBottom w:val="0"/>
      <w:divBdr>
        <w:top w:val="none" w:sz="0" w:space="0" w:color="auto"/>
        <w:left w:val="none" w:sz="0" w:space="0" w:color="auto"/>
        <w:bottom w:val="none" w:sz="0" w:space="0" w:color="auto"/>
        <w:right w:val="none" w:sz="0" w:space="0" w:color="auto"/>
      </w:divBdr>
    </w:div>
    <w:div w:id="1893731904">
      <w:marLeft w:val="640"/>
      <w:marRight w:val="0"/>
      <w:marTop w:val="0"/>
      <w:marBottom w:val="0"/>
      <w:divBdr>
        <w:top w:val="none" w:sz="0" w:space="0" w:color="auto"/>
        <w:left w:val="none" w:sz="0" w:space="0" w:color="auto"/>
        <w:bottom w:val="none" w:sz="0" w:space="0" w:color="auto"/>
        <w:right w:val="none" w:sz="0" w:space="0" w:color="auto"/>
      </w:divBdr>
    </w:div>
    <w:div w:id="1893878634">
      <w:marLeft w:val="640"/>
      <w:marRight w:val="0"/>
      <w:marTop w:val="0"/>
      <w:marBottom w:val="0"/>
      <w:divBdr>
        <w:top w:val="none" w:sz="0" w:space="0" w:color="auto"/>
        <w:left w:val="none" w:sz="0" w:space="0" w:color="auto"/>
        <w:bottom w:val="none" w:sz="0" w:space="0" w:color="auto"/>
        <w:right w:val="none" w:sz="0" w:space="0" w:color="auto"/>
      </w:divBdr>
    </w:div>
    <w:div w:id="1893957495">
      <w:marLeft w:val="480"/>
      <w:marRight w:val="0"/>
      <w:marTop w:val="0"/>
      <w:marBottom w:val="0"/>
      <w:divBdr>
        <w:top w:val="none" w:sz="0" w:space="0" w:color="auto"/>
        <w:left w:val="none" w:sz="0" w:space="0" w:color="auto"/>
        <w:bottom w:val="none" w:sz="0" w:space="0" w:color="auto"/>
        <w:right w:val="none" w:sz="0" w:space="0" w:color="auto"/>
      </w:divBdr>
    </w:div>
    <w:div w:id="1893997628">
      <w:marLeft w:val="640"/>
      <w:marRight w:val="0"/>
      <w:marTop w:val="0"/>
      <w:marBottom w:val="0"/>
      <w:divBdr>
        <w:top w:val="none" w:sz="0" w:space="0" w:color="auto"/>
        <w:left w:val="none" w:sz="0" w:space="0" w:color="auto"/>
        <w:bottom w:val="none" w:sz="0" w:space="0" w:color="auto"/>
        <w:right w:val="none" w:sz="0" w:space="0" w:color="auto"/>
      </w:divBdr>
    </w:div>
    <w:div w:id="1894078483">
      <w:bodyDiv w:val="1"/>
      <w:marLeft w:val="0"/>
      <w:marRight w:val="0"/>
      <w:marTop w:val="0"/>
      <w:marBottom w:val="0"/>
      <w:divBdr>
        <w:top w:val="none" w:sz="0" w:space="0" w:color="auto"/>
        <w:left w:val="none" w:sz="0" w:space="0" w:color="auto"/>
        <w:bottom w:val="none" w:sz="0" w:space="0" w:color="auto"/>
        <w:right w:val="none" w:sz="0" w:space="0" w:color="auto"/>
      </w:divBdr>
    </w:div>
    <w:div w:id="1894385160">
      <w:marLeft w:val="640"/>
      <w:marRight w:val="0"/>
      <w:marTop w:val="0"/>
      <w:marBottom w:val="0"/>
      <w:divBdr>
        <w:top w:val="none" w:sz="0" w:space="0" w:color="auto"/>
        <w:left w:val="none" w:sz="0" w:space="0" w:color="auto"/>
        <w:bottom w:val="none" w:sz="0" w:space="0" w:color="auto"/>
        <w:right w:val="none" w:sz="0" w:space="0" w:color="auto"/>
      </w:divBdr>
    </w:div>
    <w:div w:id="1895114494">
      <w:bodyDiv w:val="1"/>
      <w:marLeft w:val="0"/>
      <w:marRight w:val="0"/>
      <w:marTop w:val="0"/>
      <w:marBottom w:val="0"/>
      <w:divBdr>
        <w:top w:val="none" w:sz="0" w:space="0" w:color="auto"/>
        <w:left w:val="none" w:sz="0" w:space="0" w:color="auto"/>
        <w:bottom w:val="none" w:sz="0" w:space="0" w:color="auto"/>
        <w:right w:val="none" w:sz="0" w:space="0" w:color="auto"/>
      </w:divBdr>
      <w:divsChild>
        <w:div w:id="8411583">
          <w:marLeft w:val="480"/>
          <w:marRight w:val="0"/>
          <w:marTop w:val="0"/>
          <w:marBottom w:val="0"/>
          <w:divBdr>
            <w:top w:val="none" w:sz="0" w:space="0" w:color="auto"/>
            <w:left w:val="none" w:sz="0" w:space="0" w:color="auto"/>
            <w:bottom w:val="none" w:sz="0" w:space="0" w:color="auto"/>
            <w:right w:val="none" w:sz="0" w:space="0" w:color="auto"/>
          </w:divBdr>
        </w:div>
        <w:div w:id="26874446">
          <w:marLeft w:val="480"/>
          <w:marRight w:val="0"/>
          <w:marTop w:val="0"/>
          <w:marBottom w:val="0"/>
          <w:divBdr>
            <w:top w:val="none" w:sz="0" w:space="0" w:color="auto"/>
            <w:left w:val="none" w:sz="0" w:space="0" w:color="auto"/>
            <w:bottom w:val="none" w:sz="0" w:space="0" w:color="auto"/>
            <w:right w:val="none" w:sz="0" w:space="0" w:color="auto"/>
          </w:divBdr>
        </w:div>
        <w:div w:id="45447586">
          <w:marLeft w:val="480"/>
          <w:marRight w:val="0"/>
          <w:marTop w:val="0"/>
          <w:marBottom w:val="0"/>
          <w:divBdr>
            <w:top w:val="none" w:sz="0" w:space="0" w:color="auto"/>
            <w:left w:val="none" w:sz="0" w:space="0" w:color="auto"/>
            <w:bottom w:val="none" w:sz="0" w:space="0" w:color="auto"/>
            <w:right w:val="none" w:sz="0" w:space="0" w:color="auto"/>
          </w:divBdr>
        </w:div>
        <w:div w:id="75901039">
          <w:marLeft w:val="480"/>
          <w:marRight w:val="0"/>
          <w:marTop w:val="0"/>
          <w:marBottom w:val="0"/>
          <w:divBdr>
            <w:top w:val="none" w:sz="0" w:space="0" w:color="auto"/>
            <w:left w:val="none" w:sz="0" w:space="0" w:color="auto"/>
            <w:bottom w:val="none" w:sz="0" w:space="0" w:color="auto"/>
            <w:right w:val="none" w:sz="0" w:space="0" w:color="auto"/>
          </w:divBdr>
        </w:div>
        <w:div w:id="76096032">
          <w:marLeft w:val="480"/>
          <w:marRight w:val="0"/>
          <w:marTop w:val="0"/>
          <w:marBottom w:val="0"/>
          <w:divBdr>
            <w:top w:val="none" w:sz="0" w:space="0" w:color="auto"/>
            <w:left w:val="none" w:sz="0" w:space="0" w:color="auto"/>
            <w:bottom w:val="none" w:sz="0" w:space="0" w:color="auto"/>
            <w:right w:val="none" w:sz="0" w:space="0" w:color="auto"/>
          </w:divBdr>
        </w:div>
        <w:div w:id="156500245">
          <w:marLeft w:val="480"/>
          <w:marRight w:val="0"/>
          <w:marTop w:val="0"/>
          <w:marBottom w:val="0"/>
          <w:divBdr>
            <w:top w:val="none" w:sz="0" w:space="0" w:color="auto"/>
            <w:left w:val="none" w:sz="0" w:space="0" w:color="auto"/>
            <w:bottom w:val="none" w:sz="0" w:space="0" w:color="auto"/>
            <w:right w:val="none" w:sz="0" w:space="0" w:color="auto"/>
          </w:divBdr>
        </w:div>
        <w:div w:id="197207018">
          <w:marLeft w:val="480"/>
          <w:marRight w:val="0"/>
          <w:marTop w:val="0"/>
          <w:marBottom w:val="0"/>
          <w:divBdr>
            <w:top w:val="none" w:sz="0" w:space="0" w:color="auto"/>
            <w:left w:val="none" w:sz="0" w:space="0" w:color="auto"/>
            <w:bottom w:val="none" w:sz="0" w:space="0" w:color="auto"/>
            <w:right w:val="none" w:sz="0" w:space="0" w:color="auto"/>
          </w:divBdr>
        </w:div>
        <w:div w:id="199435838">
          <w:marLeft w:val="480"/>
          <w:marRight w:val="0"/>
          <w:marTop w:val="0"/>
          <w:marBottom w:val="0"/>
          <w:divBdr>
            <w:top w:val="none" w:sz="0" w:space="0" w:color="auto"/>
            <w:left w:val="none" w:sz="0" w:space="0" w:color="auto"/>
            <w:bottom w:val="none" w:sz="0" w:space="0" w:color="auto"/>
            <w:right w:val="none" w:sz="0" w:space="0" w:color="auto"/>
          </w:divBdr>
        </w:div>
        <w:div w:id="203952503">
          <w:marLeft w:val="480"/>
          <w:marRight w:val="0"/>
          <w:marTop w:val="0"/>
          <w:marBottom w:val="0"/>
          <w:divBdr>
            <w:top w:val="none" w:sz="0" w:space="0" w:color="auto"/>
            <w:left w:val="none" w:sz="0" w:space="0" w:color="auto"/>
            <w:bottom w:val="none" w:sz="0" w:space="0" w:color="auto"/>
            <w:right w:val="none" w:sz="0" w:space="0" w:color="auto"/>
          </w:divBdr>
        </w:div>
        <w:div w:id="244842924">
          <w:marLeft w:val="480"/>
          <w:marRight w:val="0"/>
          <w:marTop w:val="0"/>
          <w:marBottom w:val="0"/>
          <w:divBdr>
            <w:top w:val="none" w:sz="0" w:space="0" w:color="auto"/>
            <w:left w:val="none" w:sz="0" w:space="0" w:color="auto"/>
            <w:bottom w:val="none" w:sz="0" w:space="0" w:color="auto"/>
            <w:right w:val="none" w:sz="0" w:space="0" w:color="auto"/>
          </w:divBdr>
        </w:div>
        <w:div w:id="275021059">
          <w:marLeft w:val="480"/>
          <w:marRight w:val="0"/>
          <w:marTop w:val="0"/>
          <w:marBottom w:val="0"/>
          <w:divBdr>
            <w:top w:val="none" w:sz="0" w:space="0" w:color="auto"/>
            <w:left w:val="none" w:sz="0" w:space="0" w:color="auto"/>
            <w:bottom w:val="none" w:sz="0" w:space="0" w:color="auto"/>
            <w:right w:val="none" w:sz="0" w:space="0" w:color="auto"/>
          </w:divBdr>
        </w:div>
        <w:div w:id="289825182">
          <w:marLeft w:val="480"/>
          <w:marRight w:val="0"/>
          <w:marTop w:val="0"/>
          <w:marBottom w:val="0"/>
          <w:divBdr>
            <w:top w:val="none" w:sz="0" w:space="0" w:color="auto"/>
            <w:left w:val="none" w:sz="0" w:space="0" w:color="auto"/>
            <w:bottom w:val="none" w:sz="0" w:space="0" w:color="auto"/>
            <w:right w:val="none" w:sz="0" w:space="0" w:color="auto"/>
          </w:divBdr>
        </w:div>
        <w:div w:id="324826108">
          <w:marLeft w:val="480"/>
          <w:marRight w:val="0"/>
          <w:marTop w:val="0"/>
          <w:marBottom w:val="0"/>
          <w:divBdr>
            <w:top w:val="none" w:sz="0" w:space="0" w:color="auto"/>
            <w:left w:val="none" w:sz="0" w:space="0" w:color="auto"/>
            <w:bottom w:val="none" w:sz="0" w:space="0" w:color="auto"/>
            <w:right w:val="none" w:sz="0" w:space="0" w:color="auto"/>
          </w:divBdr>
        </w:div>
        <w:div w:id="394159878">
          <w:marLeft w:val="480"/>
          <w:marRight w:val="0"/>
          <w:marTop w:val="0"/>
          <w:marBottom w:val="0"/>
          <w:divBdr>
            <w:top w:val="none" w:sz="0" w:space="0" w:color="auto"/>
            <w:left w:val="none" w:sz="0" w:space="0" w:color="auto"/>
            <w:bottom w:val="none" w:sz="0" w:space="0" w:color="auto"/>
            <w:right w:val="none" w:sz="0" w:space="0" w:color="auto"/>
          </w:divBdr>
        </w:div>
        <w:div w:id="509178283">
          <w:marLeft w:val="480"/>
          <w:marRight w:val="0"/>
          <w:marTop w:val="0"/>
          <w:marBottom w:val="0"/>
          <w:divBdr>
            <w:top w:val="none" w:sz="0" w:space="0" w:color="auto"/>
            <w:left w:val="none" w:sz="0" w:space="0" w:color="auto"/>
            <w:bottom w:val="none" w:sz="0" w:space="0" w:color="auto"/>
            <w:right w:val="none" w:sz="0" w:space="0" w:color="auto"/>
          </w:divBdr>
        </w:div>
        <w:div w:id="520095789">
          <w:marLeft w:val="480"/>
          <w:marRight w:val="0"/>
          <w:marTop w:val="0"/>
          <w:marBottom w:val="0"/>
          <w:divBdr>
            <w:top w:val="none" w:sz="0" w:space="0" w:color="auto"/>
            <w:left w:val="none" w:sz="0" w:space="0" w:color="auto"/>
            <w:bottom w:val="none" w:sz="0" w:space="0" w:color="auto"/>
            <w:right w:val="none" w:sz="0" w:space="0" w:color="auto"/>
          </w:divBdr>
        </w:div>
        <w:div w:id="527374958">
          <w:marLeft w:val="480"/>
          <w:marRight w:val="0"/>
          <w:marTop w:val="0"/>
          <w:marBottom w:val="0"/>
          <w:divBdr>
            <w:top w:val="none" w:sz="0" w:space="0" w:color="auto"/>
            <w:left w:val="none" w:sz="0" w:space="0" w:color="auto"/>
            <w:bottom w:val="none" w:sz="0" w:space="0" w:color="auto"/>
            <w:right w:val="none" w:sz="0" w:space="0" w:color="auto"/>
          </w:divBdr>
        </w:div>
        <w:div w:id="549609391">
          <w:marLeft w:val="480"/>
          <w:marRight w:val="0"/>
          <w:marTop w:val="0"/>
          <w:marBottom w:val="0"/>
          <w:divBdr>
            <w:top w:val="none" w:sz="0" w:space="0" w:color="auto"/>
            <w:left w:val="none" w:sz="0" w:space="0" w:color="auto"/>
            <w:bottom w:val="none" w:sz="0" w:space="0" w:color="auto"/>
            <w:right w:val="none" w:sz="0" w:space="0" w:color="auto"/>
          </w:divBdr>
        </w:div>
        <w:div w:id="556819644">
          <w:marLeft w:val="480"/>
          <w:marRight w:val="0"/>
          <w:marTop w:val="0"/>
          <w:marBottom w:val="0"/>
          <w:divBdr>
            <w:top w:val="none" w:sz="0" w:space="0" w:color="auto"/>
            <w:left w:val="none" w:sz="0" w:space="0" w:color="auto"/>
            <w:bottom w:val="none" w:sz="0" w:space="0" w:color="auto"/>
            <w:right w:val="none" w:sz="0" w:space="0" w:color="auto"/>
          </w:divBdr>
        </w:div>
        <w:div w:id="592126040">
          <w:marLeft w:val="480"/>
          <w:marRight w:val="0"/>
          <w:marTop w:val="0"/>
          <w:marBottom w:val="0"/>
          <w:divBdr>
            <w:top w:val="none" w:sz="0" w:space="0" w:color="auto"/>
            <w:left w:val="none" w:sz="0" w:space="0" w:color="auto"/>
            <w:bottom w:val="none" w:sz="0" w:space="0" w:color="auto"/>
            <w:right w:val="none" w:sz="0" w:space="0" w:color="auto"/>
          </w:divBdr>
        </w:div>
        <w:div w:id="613631600">
          <w:marLeft w:val="480"/>
          <w:marRight w:val="0"/>
          <w:marTop w:val="0"/>
          <w:marBottom w:val="0"/>
          <w:divBdr>
            <w:top w:val="none" w:sz="0" w:space="0" w:color="auto"/>
            <w:left w:val="none" w:sz="0" w:space="0" w:color="auto"/>
            <w:bottom w:val="none" w:sz="0" w:space="0" w:color="auto"/>
            <w:right w:val="none" w:sz="0" w:space="0" w:color="auto"/>
          </w:divBdr>
        </w:div>
        <w:div w:id="687483009">
          <w:marLeft w:val="480"/>
          <w:marRight w:val="0"/>
          <w:marTop w:val="0"/>
          <w:marBottom w:val="0"/>
          <w:divBdr>
            <w:top w:val="none" w:sz="0" w:space="0" w:color="auto"/>
            <w:left w:val="none" w:sz="0" w:space="0" w:color="auto"/>
            <w:bottom w:val="none" w:sz="0" w:space="0" w:color="auto"/>
            <w:right w:val="none" w:sz="0" w:space="0" w:color="auto"/>
          </w:divBdr>
        </w:div>
        <w:div w:id="696856887">
          <w:marLeft w:val="480"/>
          <w:marRight w:val="0"/>
          <w:marTop w:val="0"/>
          <w:marBottom w:val="0"/>
          <w:divBdr>
            <w:top w:val="none" w:sz="0" w:space="0" w:color="auto"/>
            <w:left w:val="none" w:sz="0" w:space="0" w:color="auto"/>
            <w:bottom w:val="none" w:sz="0" w:space="0" w:color="auto"/>
            <w:right w:val="none" w:sz="0" w:space="0" w:color="auto"/>
          </w:divBdr>
        </w:div>
        <w:div w:id="712584530">
          <w:marLeft w:val="480"/>
          <w:marRight w:val="0"/>
          <w:marTop w:val="0"/>
          <w:marBottom w:val="0"/>
          <w:divBdr>
            <w:top w:val="none" w:sz="0" w:space="0" w:color="auto"/>
            <w:left w:val="none" w:sz="0" w:space="0" w:color="auto"/>
            <w:bottom w:val="none" w:sz="0" w:space="0" w:color="auto"/>
            <w:right w:val="none" w:sz="0" w:space="0" w:color="auto"/>
          </w:divBdr>
        </w:div>
        <w:div w:id="714550556">
          <w:marLeft w:val="480"/>
          <w:marRight w:val="0"/>
          <w:marTop w:val="0"/>
          <w:marBottom w:val="0"/>
          <w:divBdr>
            <w:top w:val="none" w:sz="0" w:space="0" w:color="auto"/>
            <w:left w:val="none" w:sz="0" w:space="0" w:color="auto"/>
            <w:bottom w:val="none" w:sz="0" w:space="0" w:color="auto"/>
            <w:right w:val="none" w:sz="0" w:space="0" w:color="auto"/>
          </w:divBdr>
        </w:div>
        <w:div w:id="786123953">
          <w:marLeft w:val="480"/>
          <w:marRight w:val="0"/>
          <w:marTop w:val="0"/>
          <w:marBottom w:val="0"/>
          <w:divBdr>
            <w:top w:val="none" w:sz="0" w:space="0" w:color="auto"/>
            <w:left w:val="none" w:sz="0" w:space="0" w:color="auto"/>
            <w:bottom w:val="none" w:sz="0" w:space="0" w:color="auto"/>
            <w:right w:val="none" w:sz="0" w:space="0" w:color="auto"/>
          </w:divBdr>
        </w:div>
        <w:div w:id="807169677">
          <w:marLeft w:val="480"/>
          <w:marRight w:val="0"/>
          <w:marTop w:val="0"/>
          <w:marBottom w:val="0"/>
          <w:divBdr>
            <w:top w:val="none" w:sz="0" w:space="0" w:color="auto"/>
            <w:left w:val="none" w:sz="0" w:space="0" w:color="auto"/>
            <w:bottom w:val="none" w:sz="0" w:space="0" w:color="auto"/>
            <w:right w:val="none" w:sz="0" w:space="0" w:color="auto"/>
          </w:divBdr>
        </w:div>
        <w:div w:id="813059790">
          <w:marLeft w:val="480"/>
          <w:marRight w:val="0"/>
          <w:marTop w:val="0"/>
          <w:marBottom w:val="0"/>
          <w:divBdr>
            <w:top w:val="none" w:sz="0" w:space="0" w:color="auto"/>
            <w:left w:val="none" w:sz="0" w:space="0" w:color="auto"/>
            <w:bottom w:val="none" w:sz="0" w:space="0" w:color="auto"/>
            <w:right w:val="none" w:sz="0" w:space="0" w:color="auto"/>
          </w:divBdr>
        </w:div>
        <w:div w:id="900600403">
          <w:marLeft w:val="480"/>
          <w:marRight w:val="0"/>
          <w:marTop w:val="0"/>
          <w:marBottom w:val="0"/>
          <w:divBdr>
            <w:top w:val="none" w:sz="0" w:space="0" w:color="auto"/>
            <w:left w:val="none" w:sz="0" w:space="0" w:color="auto"/>
            <w:bottom w:val="none" w:sz="0" w:space="0" w:color="auto"/>
            <w:right w:val="none" w:sz="0" w:space="0" w:color="auto"/>
          </w:divBdr>
        </w:div>
        <w:div w:id="903637927">
          <w:marLeft w:val="480"/>
          <w:marRight w:val="0"/>
          <w:marTop w:val="0"/>
          <w:marBottom w:val="0"/>
          <w:divBdr>
            <w:top w:val="none" w:sz="0" w:space="0" w:color="auto"/>
            <w:left w:val="none" w:sz="0" w:space="0" w:color="auto"/>
            <w:bottom w:val="none" w:sz="0" w:space="0" w:color="auto"/>
            <w:right w:val="none" w:sz="0" w:space="0" w:color="auto"/>
          </w:divBdr>
        </w:div>
        <w:div w:id="925923898">
          <w:marLeft w:val="480"/>
          <w:marRight w:val="0"/>
          <w:marTop w:val="0"/>
          <w:marBottom w:val="0"/>
          <w:divBdr>
            <w:top w:val="none" w:sz="0" w:space="0" w:color="auto"/>
            <w:left w:val="none" w:sz="0" w:space="0" w:color="auto"/>
            <w:bottom w:val="none" w:sz="0" w:space="0" w:color="auto"/>
            <w:right w:val="none" w:sz="0" w:space="0" w:color="auto"/>
          </w:divBdr>
        </w:div>
        <w:div w:id="1007052241">
          <w:marLeft w:val="480"/>
          <w:marRight w:val="0"/>
          <w:marTop w:val="0"/>
          <w:marBottom w:val="0"/>
          <w:divBdr>
            <w:top w:val="none" w:sz="0" w:space="0" w:color="auto"/>
            <w:left w:val="none" w:sz="0" w:space="0" w:color="auto"/>
            <w:bottom w:val="none" w:sz="0" w:space="0" w:color="auto"/>
            <w:right w:val="none" w:sz="0" w:space="0" w:color="auto"/>
          </w:divBdr>
        </w:div>
        <w:div w:id="1008361784">
          <w:marLeft w:val="480"/>
          <w:marRight w:val="0"/>
          <w:marTop w:val="0"/>
          <w:marBottom w:val="0"/>
          <w:divBdr>
            <w:top w:val="none" w:sz="0" w:space="0" w:color="auto"/>
            <w:left w:val="none" w:sz="0" w:space="0" w:color="auto"/>
            <w:bottom w:val="none" w:sz="0" w:space="0" w:color="auto"/>
            <w:right w:val="none" w:sz="0" w:space="0" w:color="auto"/>
          </w:divBdr>
        </w:div>
        <w:div w:id="1025793057">
          <w:marLeft w:val="480"/>
          <w:marRight w:val="0"/>
          <w:marTop w:val="0"/>
          <w:marBottom w:val="0"/>
          <w:divBdr>
            <w:top w:val="none" w:sz="0" w:space="0" w:color="auto"/>
            <w:left w:val="none" w:sz="0" w:space="0" w:color="auto"/>
            <w:bottom w:val="none" w:sz="0" w:space="0" w:color="auto"/>
            <w:right w:val="none" w:sz="0" w:space="0" w:color="auto"/>
          </w:divBdr>
        </w:div>
        <w:div w:id="1057706787">
          <w:marLeft w:val="480"/>
          <w:marRight w:val="0"/>
          <w:marTop w:val="0"/>
          <w:marBottom w:val="0"/>
          <w:divBdr>
            <w:top w:val="none" w:sz="0" w:space="0" w:color="auto"/>
            <w:left w:val="none" w:sz="0" w:space="0" w:color="auto"/>
            <w:bottom w:val="none" w:sz="0" w:space="0" w:color="auto"/>
            <w:right w:val="none" w:sz="0" w:space="0" w:color="auto"/>
          </w:divBdr>
        </w:div>
        <w:div w:id="1071731483">
          <w:marLeft w:val="480"/>
          <w:marRight w:val="0"/>
          <w:marTop w:val="0"/>
          <w:marBottom w:val="0"/>
          <w:divBdr>
            <w:top w:val="none" w:sz="0" w:space="0" w:color="auto"/>
            <w:left w:val="none" w:sz="0" w:space="0" w:color="auto"/>
            <w:bottom w:val="none" w:sz="0" w:space="0" w:color="auto"/>
            <w:right w:val="none" w:sz="0" w:space="0" w:color="auto"/>
          </w:divBdr>
        </w:div>
        <w:div w:id="1076363879">
          <w:marLeft w:val="480"/>
          <w:marRight w:val="0"/>
          <w:marTop w:val="0"/>
          <w:marBottom w:val="0"/>
          <w:divBdr>
            <w:top w:val="none" w:sz="0" w:space="0" w:color="auto"/>
            <w:left w:val="none" w:sz="0" w:space="0" w:color="auto"/>
            <w:bottom w:val="none" w:sz="0" w:space="0" w:color="auto"/>
            <w:right w:val="none" w:sz="0" w:space="0" w:color="auto"/>
          </w:divBdr>
        </w:div>
        <w:div w:id="1104955891">
          <w:marLeft w:val="480"/>
          <w:marRight w:val="0"/>
          <w:marTop w:val="0"/>
          <w:marBottom w:val="0"/>
          <w:divBdr>
            <w:top w:val="none" w:sz="0" w:space="0" w:color="auto"/>
            <w:left w:val="none" w:sz="0" w:space="0" w:color="auto"/>
            <w:bottom w:val="none" w:sz="0" w:space="0" w:color="auto"/>
            <w:right w:val="none" w:sz="0" w:space="0" w:color="auto"/>
          </w:divBdr>
        </w:div>
        <w:div w:id="1104956577">
          <w:marLeft w:val="480"/>
          <w:marRight w:val="0"/>
          <w:marTop w:val="0"/>
          <w:marBottom w:val="0"/>
          <w:divBdr>
            <w:top w:val="none" w:sz="0" w:space="0" w:color="auto"/>
            <w:left w:val="none" w:sz="0" w:space="0" w:color="auto"/>
            <w:bottom w:val="none" w:sz="0" w:space="0" w:color="auto"/>
            <w:right w:val="none" w:sz="0" w:space="0" w:color="auto"/>
          </w:divBdr>
        </w:div>
        <w:div w:id="1114179899">
          <w:marLeft w:val="480"/>
          <w:marRight w:val="0"/>
          <w:marTop w:val="0"/>
          <w:marBottom w:val="0"/>
          <w:divBdr>
            <w:top w:val="none" w:sz="0" w:space="0" w:color="auto"/>
            <w:left w:val="none" w:sz="0" w:space="0" w:color="auto"/>
            <w:bottom w:val="none" w:sz="0" w:space="0" w:color="auto"/>
            <w:right w:val="none" w:sz="0" w:space="0" w:color="auto"/>
          </w:divBdr>
        </w:div>
        <w:div w:id="1129666628">
          <w:marLeft w:val="480"/>
          <w:marRight w:val="0"/>
          <w:marTop w:val="0"/>
          <w:marBottom w:val="0"/>
          <w:divBdr>
            <w:top w:val="none" w:sz="0" w:space="0" w:color="auto"/>
            <w:left w:val="none" w:sz="0" w:space="0" w:color="auto"/>
            <w:bottom w:val="none" w:sz="0" w:space="0" w:color="auto"/>
            <w:right w:val="none" w:sz="0" w:space="0" w:color="auto"/>
          </w:divBdr>
        </w:div>
        <w:div w:id="1162349897">
          <w:marLeft w:val="480"/>
          <w:marRight w:val="0"/>
          <w:marTop w:val="0"/>
          <w:marBottom w:val="0"/>
          <w:divBdr>
            <w:top w:val="none" w:sz="0" w:space="0" w:color="auto"/>
            <w:left w:val="none" w:sz="0" w:space="0" w:color="auto"/>
            <w:bottom w:val="none" w:sz="0" w:space="0" w:color="auto"/>
            <w:right w:val="none" w:sz="0" w:space="0" w:color="auto"/>
          </w:divBdr>
        </w:div>
        <w:div w:id="1209147708">
          <w:marLeft w:val="480"/>
          <w:marRight w:val="0"/>
          <w:marTop w:val="0"/>
          <w:marBottom w:val="0"/>
          <w:divBdr>
            <w:top w:val="none" w:sz="0" w:space="0" w:color="auto"/>
            <w:left w:val="none" w:sz="0" w:space="0" w:color="auto"/>
            <w:bottom w:val="none" w:sz="0" w:space="0" w:color="auto"/>
            <w:right w:val="none" w:sz="0" w:space="0" w:color="auto"/>
          </w:divBdr>
        </w:div>
        <w:div w:id="1224023601">
          <w:marLeft w:val="480"/>
          <w:marRight w:val="0"/>
          <w:marTop w:val="0"/>
          <w:marBottom w:val="0"/>
          <w:divBdr>
            <w:top w:val="none" w:sz="0" w:space="0" w:color="auto"/>
            <w:left w:val="none" w:sz="0" w:space="0" w:color="auto"/>
            <w:bottom w:val="none" w:sz="0" w:space="0" w:color="auto"/>
            <w:right w:val="none" w:sz="0" w:space="0" w:color="auto"/>
          </w:divBdr>
        </w:div>
        <w:div w:id="1243955481">
          <w:marLeft w:val="480"/>
          <w:marRight w:val="0"/>
          <w:marTop w:val="0"/>
          <w:marBottom w:val="0"/>
          <w:divBdr>
            <w:top w:val="none" w:sz="0" w:space="0" w:color="auto"/>
            <w:left w:val="none" w:sz="0" w:space="0" w:color="auto"/>
            <w:bottom w:val="none" w:sz="0" w:space="0" w:color="auto"/>
            <w:right w:val="none" w:sz="0" w:space="0" w:color="auto"/>
          </w:divBdr>
        </w:div>
        <w:div w:id="1246838256">
          <w:marLeft w:val="480"/>
          <w:marRight w:val="0"/>
          <w:marTop w:val="0"/>
          <w:marBottom w:val="0"/>
          <w:divBdr>
            <w:top w:val="none" w:sz="0" w:space="0" w:color="auto"/>
            <w:left w:val="none" w:sz="0" w:space="0" w:color="auto"/>
            <w:bottom w:val="none" w:sz="0" w:space="0" w:color="auto"/>
            <w:right w:val="none" w:sz="0" w:space="0" w:color="auto"/>
          </w:divBdr>
        </w:div>
        <w:div w:id="1247887187">
          <w:marLeft w:val="480"/>
          <w:marRight w:val="0"/>
          <w:marTop w:val="0"/>
          <w:marBottom w:val="0"/>
          <w:divBdr>
            <w:top w:val="none" w:sz="0" w:space="0" w:color="auto"/>
            <w:left w:val="none" w:sz="0" w:space="0" w:color="auto"/>
            <w:bottom w:val="none" w:sz="0" w:space="0" w:color="auto"/>
            <w:right w:val="none" w:sz="0" w:space="0" w:color="auto"/>
          </w:divBdr>
        </w:div>
        <w:div w:id="1279995497">
          <w:marLeft w:val="480"/>
          <w:marRight w:val="0"/>
          <w:marTop w:val="0"/>
          <w:marBottom w:val="0"/>
          <w:divBdr>
            <w:top w:val="none" w:sz="0" w:space="0" w:color="auto"/>
            <w:left w:val="none" w:sz="0" w:space="0" w:color="auto"/>
            <w:bottom w:val="none" w:sz="0" w:space="0" w:color="auto"/>
            <w:right w:val="none" w:sz="0" w:space="0" w:color="auto"/>
          </w:divBdr>
        </w:div>
        <w:div w:id="1301770683">
          <w:marLeft w:val="480"/>
          <w:marRight w:val="0"/>
          <w:marTop w:val="0"/>
          <w:marBottom w:val="0"/>
          <w:divBdr>
            <w:top w:val="none" w:sz="0" w:space="0" w:color="auto"/>
            <w:left w:val="none" w:sz="0" w:space="0" w:color="auto"/>
            <w:bottom w:val="none" w:sz="0" w:space="0" w:color="auto"/>
            <w:right w:val="none" w:sz="0" w:space="0" w:color="auto"/>
          </w:divBdr>
        </w:div>
        <w:div w:id="1324089490">
          <w:marLeft w:val="480"/>
          <w:marRight w:val="0"/>
          <w:marTop w:val="0"/>
          <w:marBottom w:val="0"/>
          <w:divBdr>
            <w:top w:val="none" w:sz="0" w:space="0" w:color="auto"/>
            <w:left w:val="none" w:sz="0" w:space="0" w:color="auto"/>
            <w:bottom w:val="none" w:sz="0" w:space="0" w:color="auto"/>
            <w:right w:val="none" w:sz="0" w:space="0" w:color="auto"/>
          </w:divBdr>
        </w:div>
        <w:div w:id="1326276597">
          <w:marLeft w:val="480"/>
          <w:marRight w:val="0"/>
          <w:marTop w:val="0"/>
          <w:marBottom w:val="0"/>
          <w:divBdr>
            <w:top w:val="none" w:sz="0" w:space="0" w:color="auto"/>
            <w:left w:val="none" w:sz="0" w:space="0" w:color="auto"/>
            <w:bottom w:val="none" w:sz="0" w:space="0" w:color="auto"/>
            <w:right w:val="none" w:sz="0" w:space="0" w:color="auto"/>
          </w:divBdr>
        </w:div>
        <w:div w:id="1369139030">
          <w:marLeft w:val="480"/>
          <w:marRight w:val="0"/>
          <w:marTop w:val="0"/>
          <w:marBottom w:val="0"/>
          <w:divBdr>
            <w:top w:val="none" w:sz="0" w:space="0" w:color="auto"/>
            <w:left w:val="none" w:sz="0" w:space="0" w:color="auto"/>
            <w:bottom w:val="none" w:sz="0" w:space="0" w:color="auto"/>
            <w:right w:val="none" w:sz="0" w:space="0" w:color="auto"/>
          </w:divBdr>
        </w:div>
        <w:div w:id="1380595784">
          <w:marLeft w:val="480"/>
          <w:marRight w:val="0"/>
          <w:marTop w:val="0"/>
          <w:marBottom w:val="0"/>
          <w:divBdr>
            <w:top w:val="none" w:sz="0" w:space="0" w:color="auto"/>
            <w:left w:val="none" w:sz="0" w:space="0" w:color="auto"/>
            <w:bottom w:val="none" w:sz="0" w:space="0" w:color="auto"/>
            <w:right w:val="none" w:sz="0" w:space="0" w:color="auto"/>
          </w:divBdr>
        </w:div>
        <w:div w:id="1384519611">
          <w:marLeft w:val="480"/>
          <w:marRight w:val="0"/>
          <w:marTop w:val="0"/>
          <w:marBottom w:val="0"/>
          <w:divBdr>
            <w:top w:val="none" w:sz="0" w:space="0" w:color="auto"/>
            <w:left w:val="none" w:sz="0" w:space="0" w:color="auto"/>
            <w:bottom w:val="none" w:sz="0" w:space="0" w:color="auto"/>
            <w:right w:val="none" w:sz="0" w:space="0" w:color="auto"/>
          </w:divBdr>
        </w:div>
        <w:div w:id="1403143487">
          <w:marLeft w:val="480"/>
          <w:marRight w:val="0"/>
          <w:marTop w:val="0"/>
          <w:marBottom w:val="0"/>
          <w:divBdr>
            <w:top w:val="none" w:sz="0" w:space="0" w:color="auto"/>
            <w:left w:val="none" w:sz="0" w:space="0" w:color="auto"/>
            <w:bottom w:val="none" w:sz="0" w:space="0" w:color="auto"/>
            <w:right w:val="none" w:sz="0" w:space="0" w:color="auto"/>
          </w:divBdr>
        </w:div>
        <w:div w:id="1411342934">
          <w:marLeft w:val="480"/>
          <w:marRight w:val="0"/>
          <w:marTop w:val="0"/>
          <w:marBottom w:val="0"/>
          <w:divBdr>
            <w:top w:val="none" w:sz="0" w:space="0" w:color="auto"/>
            <w:left w:val="none" w:sz="0" w:space="0" w:color="auto"/>
            <w:bottom w:val="none" w:sz="0" w:space="0" w:color="auto"/>
            <w:right w:val="none" w:sz="0" w:space="0" w:color="auto"/>
          </w:divBdr>
        </w:div>
        <w:div w:id="1459177289">
          <w:marLeft w:val="480"/>
          <w:marRight w:val="0"/>
          <w:marTop w:val="0"/>
          <w:marBottom w:val="0"/>
          <w:divBdr>
            <w:top w:val="none" w:sz="0" w:space="0" w:color="auto"/>
            <w:left w:val="none" w:sz="0" w:space="0" w:color="auto"/>
            <w:bottom w:val="none" w:sz="0" w:space="0" w:color="auto"/>
            <w:right w:val="none" w:sz="0" w:space="0" w:color="auto"/>
          </w:divBdr>
        </w:div>
        <w:div w:id="1488207146">
          <w:marLeft w:val="480"/>
          <w:marRight w:val="0"/>
          <w:marTop w:val="0"/>
          <w:marBottom w:val="0"/>
          <w:divBdr>
            <w:top w:val="none" w:sz="0" w:space="0" w:color="auto"/>
            <w:left w:val="none" w:sz="0" w:space="0" w:color="auto"/>
            <w:bottom w:val="none" w:sz="0" w:space="0" w:color="auto"/>
            <w:right w:val="none" w:sz="0" w:space="0" w:color="auto"/>
          </w:divBdr>
        </w:div>
        <w:div w:id="1491480800">
          <w:marLeft w:val="480"/>
          <w:marRight w:val="0"/>
          <w:marTop w:val="0"/>
          <w:marBottom w:val="0"/>
          <w:divBdr>
            <w:top w:val="none" w:sz="0" w:space="0" w:color="auto"/>
            <w:left w:val="none" w:sz="0" w:space="0" w:color="auto"/>
            <w:bottom w:val="none" w:sz="0" w:space="0" w:color="auto"/>
            <w:right w:val="none" w:sz="0" w:space="0" w:color="auto"/>
          </w:divBdr>
        </w:div>
        <w:div w:id="1516457474">
          <w:marLeft w:val="480"/>
          <w:marRight w:val="0"/>
          <w:marTop w:val="0"/>
          <w:marBottom w:val="0"/>
          <w:divBdr>
            <w:top w:val="none" w:sz="0" w:space="0" w:color="auto"/>
            <w:left w:val="none" w:sz="0" w:space="0" w:color="auto"/>
            <w:bottom w:val="none" w:sz="0" w:space="0" w:color="auto"/>
            <w:right w:val="none" w:sz="0" w:space="0" w:color="auto"/>
          </w:divBdr>
        </w:div>
        <w:div w:id="1529759757">
          <w:marLeft w:val="480"/>
          <w:marRight w:val="0"/>
          <w:marTop w:val="0"/>
          <w:marBottom w:val="0"/>
          <w:divBdr>
            <w:top w:val="none" w:sz="0" w:space="0" w:color="auto"/>
            <w:left w:val="none" w:sz="0" w:space="0" w:color="auto"/>
            <w:bottom w:val="none" w:sz="0" w:space="0" w:color="auto"/>
            <w:right w:val="none" w:sz="0" w:space="0" w:color="auto"/>
          </w:divBdr>
        </w:div>
        <w:div w:id="1590239307">
          <w:marLeft w:val="480"/>
          <w:marRight w:val="0"/>
          <w:marTop w:val="0"/>
          <w:marBottom w:val="0"/>
          <w:divBdr>
            <w:top w:val="none" w:sz="0" w:space="0" w:color="auto"/>
            <w:left w:val="none" w:sz="0" w:space="0" w:color="auto"/>
            <w:bottom w:val="none" w:sz="0" w:space="0" w:color="auto"/>
            <w:right w:val="none" w:sz="0" w:space="0" w:color="auto"/>
          </w:divBdr>
        </w:div>
        <w:div w:id="1647391539">
          <w:marLeft w:val="480"/>
          <w:marRight w:val="0"/>
          <w:marTop w:val="0"/>
          <w:marBottom w:val="0"/>
          <w:divBdr>
            <w:top w:val="none" w:sz="0" w:space="0" w:color="auto"/>
            <w:left w:val="none" w:sz="0" w:space="0" w:color="auto"/>
            <w:bottom w:val="none" w:sz="0" w:space="0" w:color="auto"/>
            <w:right w:val="none" w:sz="0" w:space="0" w:color="auto"/>
          </w:divBdr>
        </w:div>
        <w:div w:id="1649090177">
          <w:marLeft w:val="480"/>
          <w:marRight w:val="0"/>
          <w:marTop w:val="0"/>
          <w:marBottom w:val="0"/>
          <w:divBdr>
            <w:top w:val="none" w:sz="0" w:space="0" w:color="auto"/>
            <w:left w:val="none" w:sz="0" w:space="0" w:color="auto"/>
            <w:bottom w:val="none" w:sz="0" w:space="0" w:color="auto"/>
            <w:right w:val="none" w:sz="0" w:space="0" w:color="auto"/>
          </w:divBdr>
        </w:div>
        <w:div w:id="1656030041">
          <w:marLeft w:val="480"/>
          <w:marRight w:val="0"/>
          <w:marTop w:val="0"/>
          <w:marBottom w:val="0"/>
          <w:divBdr>
            <w:top w:val="none" w:sz="0" w:space="0" w:color="auto"/>
            <w:left w:val="none" w:sz="0" w:space="0" w:color="auto"/>
            <w:bottom w:val="none" w:sz="0" w:space="0" w:color="auto"/>
            <w:right w:val="none" w:sz="0" w:space="0" w:color="auto"/>
          </w:divBdr>
        </w:div>
        <w:div w:id="1668166850">
          <w:marLeft w:val="480"/>
          <w:marRight w:val="0"/>
          <w:marTop w:val="0"/>
          <w:marBottom w:val="0"/>
          <w:divBdr>
            <w:top w:val="none" w:sz="0" w:space="0" w:color="auto"/>
            <w:left w:val="none" w:sz="0" w:space="0" w:color="auto"/>
            <w:bottom w:val="none" w:sz="0" w:space="0" w:color="auto"/>
            <w:right w:val="none" w:sz="0" w:space="0" w:color="auto"/>
          </w:divBdr>
        </w:div>
        <w:div w:id="1678774355">
          <w:marLeft w:val="480"/>
          <w:marRight w:val="0"/>
          <w:marTop w:val="0"/>
          <w:marBottom w:val="0"/>
          <w:divBdr>
            <w:top w:val="none" w:sz="0" w:space="0" w:color="auto"/>
            <w:left w:val="none" w:sz="0" w:space="0" w:color="auto"/>
            <w:bottom w:val="none" w:sz="0" w:space="0" w:color="auto"/>
            <w:right w:val="none" w:sz="0" w:space="0" w:color="auto"/>
          </w:divBdr>
        </w:div>
        <w:div w:id="1696232030">
          <w:marLeft w:val="480"/>
          <w:marRight w:val="0"/>
          <w:marTop w:val="0"/>
          <w:marBottom w:val="0"/>
          <w:divBdr>
            <w:top w:val="none" w:sz="0" w:space="0" w:color="auto"/>
            <w:left w:val="none" w:sz="0" w:space="0" w:color="auto"/>
            <w:bottom w:val="none" w:sz="0" w:space="0" w:color="auto"/>
            <w:right w:val="none" w:sz="0" w:space="0" w:color="auto"/>
          </w:divBdr>
        </w:div>
        <w:div w:id="1723824452">
          <w:marLeft w:val="480"/>
          <w:marRight w:val="0"/>
          <w:marTop w:val="0"/>
          <w:marBottom w:val="0"/>
          <w:divBdr>
            <w:top w:val="none" w:sz="0" w:space="0" w:color="auto"/>
            <w:left w:val="none" w:sz="0" w:space="0" w:color="auto"/>
            <w:bottom w:val="none" w:sz="0" w:space="0" w:color="auto"/>
            <w:right w:val="none" w:sz="0" w:space="0" w:color="auto"/>
          </w:divBdr>
        </w:div>
        <w:div w:id="1725057732">
          <w:marLeft w:val="480"/>
          <w:marRight w:val="0"/>
          <w:marTop w:val="0"/>
          <w:marBottom w:val="0"/>
          <w:divBdr>
            <w:top w:val="none" w:sz="0" w:space="0" w:color="auto"/>
            <w:left w:val="none" w:sz="0" w:space="0" w:color="auto"/>
            <w:bottom w:val="none" w:sz="0" w:space="0" w:color="auto"/>
            <w:right w:val="none" w:sz="0" w:space="0" w:color="auto"/>
          </w:divBdr>
        </w:div>
        <w:div w:id="1803575863">
          <w:marLeft w:val="480"/>
          <w:marRight w:val="0"/>
          <w:marTop w:val="0"/>
          <w:marBottom w:val="0"/>
          <w:divBdr>
            <w:top w:val="none" w:sz="0" w:space="0" w:color="auto"/>
            <w:left w:val="none" w:sz="0" w:space="0" w:color="auto"/>
            <w:bottom w:val="none" w:sz="0" w:space="0" w:color="auto"/>
            <w:right w:val="none" w:sz="0" w:space="0" w:color="auto"/>
          </w:divBdr>
        </w:div>
        <w:div w:id="1841391254">
          <w:marLeft w:val="480"/>
          <w:marRight w:val="0"/>
          <w:marTop w:val="0"/>
          <w:marBottom w:val="0"/>
          <w:divBdr>
            <w:top w:val="none" w:sz="0" w:space="0" w:color="auto"/>
            <w:left w:val="none" w:sz="0" w:space="0" w:color="auto"/>
            <w:bottom w:val="none" w:sz="0" w:space="0" w:color="auto"/>
            <w:right w:val="none" w:sz="0" w:space="0" w:color="auto"/>
          </w:divBdr>
        </w:div>
        <w:div w:id="1941834445">
          <w:marLeft w:val="480"/>
          <w:marRight w:val="0"/>
          <w:marTop w:val="0"/>
          <w:marBottom w:val="0"/>
          <w:divBdr>
            <w:top w:val="none" w:sz="0" w:space="0" w:color="auto"/>
            <w:left w:val="none" w:sz="0" w:space="0" w:color="auto"/>
            <w:bottom w:val="none" w:sz="0" w:space="0" w:color="auto"/>
            <w:right w:val="none" w:sz="0" w:space="0" w:color="auto"/>
          </w:divBdr>
        </w:div>
        <w:div w:id="1990013658">
          <w:marLeft w:val="480"/>
          <w:marRight w:val="0"/>
          <w:marTop w:val="0"/>
          <w:marBottom w:val="0"/>
          <w:divBdr>
            <w:top w:val="none" w:sz="0" w:space="0" w:color="auto"/>
            <w:left w:val="none" w:sz="0" w:space="0" w:color="auto"/>
            <w:bottom w:val="none" w:sz="0" w:space="0" w:color="auto"/>
            <w:right w:val="none" w:sz="0" w:space="0" w:color="auto"/>
          </w:divBdr>
        </w:div>
        <w:div w:id="1996907377">
          <w:marLeft w:val="480"/>
          <w:marRight w:val="0"/>
          <w:marTop w:val="0"/>
          <w:marBottom w:val="0"/>
          <w:divBdr>
            <w:top w:val="none" w:sz="0" w:space="0" w:color="auto"/>
            <w:left w:val="none" w:sz="0" w:space="0" w:color="auto"/>
            <w:bottom w:val="none" w:sz="0" w:space="0" w:color="auto"/>
            <w:right w:val="none" w:sz="0" w:space="0" w:color="auto"/>
          </w:divBdr>
        </w:div>
        <w:div w:id="2065105572">
          <w:marLeft w:val="480"/>
          <w:marRight w:val="0"/>
          <w:marTop w:val="0"/>
          <w:marBottom w:val="0"/>
          <w:divBdr>
            <w:top w:val="none" w:sz="0" w:space="0" w:color="auto"/>
            <w:left w:val="none" w:sz="0" w:space="0" w:color="auto"/>
            <w:bottom w:val="none" w:sz="0" w:space="0" w:color="auto"/>
            <w:right w:val="none" w:sz="0" w:space="0" w:color="auto"/>
          </w:divBdr>
        </w:div>
        <w:div w:id="2065987336">
          <w:marLeft w:val="480"/>
          <w:marRight w:val="0"/>
          <w:marTop w:val="0"/>
          <w:marBottom w:val="0"/>
          <w:divBdr>
            <w:top w:val="none" w:sz="0" w:space="0" w:color="auto"/>
            <w:left w:val="none" w:sz="0" w:space="0" w:color="auto"/>
            <w:bottom w:val="none" w:sz="0" w:space="0" w:color="auto"/>
            <w:right w:val="none" w:sz="0" w:space="0" w:color="auto"/>
          </w:divBdr>
        </w:div>
        <w:div w:id="2093155713">
          <w:marLeft w:val="480"/>
          <w:marRight w:val="0"/>
          <w:marTop w:val="0"/>
          <w:marBottom w:val="0"/>
          <w:divBdr>
            <w:top w:val="none" w:sz="0" w:space="0" w:color="auto"/>
            <w:left w:val="none" w:sz="0" w:space="0" w:color="auto"/>
            <w:bottom w:val="none" w:sz="0" w:space="0" w:color="auto"/>
            <w:right w:val="none" w:sz="0" w:space="0" w:color="auto"/>
          </w:divBdr>
        </w:div>
        <w:div w:id="2093698835">
          <w:marLeft w:val="480"/>
          <w:marRight w:val="0"/>
          <w:marTop w:val="0"/>
          <w:marBottom w:val="0"/>
          <w:divBdr>
            <w:top w:val="none" w:sz="0" w:space="0" w:color="auto"/>
            <w:left w:val="none" w:sz="0" w:space="0" w:color="auto"/>
            <w:bottom w:val="none" w:sz="0" w:space="0" w:color="auto"/>
            <w:right w:val="none" w:sz="0" w:space="0" w:color="auto"/>
          </w:divBdr>
        </w:div>
        <w:div w:id="2124618056">
          <w:marLeft w:val="480"/>
          <w:marRight w:val="0"/>
          <w:marTop w:val="0"/>
          <w:marBottom w:val="0"/>
          <w:divBdr>
            <w:top w:val="none" w:sz="0" w:space="0" w:color="auto"/>
            <w:left w:val="none" w:sz="0" w:space="0" w:color="auto"/>
            <w:bottom w:val="none" w:sz="0" w:space="0" w:color="auto"/>
            <w:right w:val="none" w:sz="0" w:space="0" w:color="auto"/>
          </w:divBdr>
        </w:div>
        <w:div w:id="2139258191">
          <w:marLeft w:val="480"/>
          <w:marRight w:val="0"/>
          <w:marTop w:val="0"/>
          <w:marBottom w:val="0"/>
          <w:divBdr>
            <w:top w:val="none" w:sz="0" w:space="0" w:color="auto"/>
            <w:left w:val="none" w:sz="0" w:space="0" w:color="auto"/>
            <w:bottom w:val="none" w:sz="0" w:space="0" w:color="auto"/>
            <w:right w:val="none" w:sz="0" w:space="0" w:color="auto"/>
          </w:divBdr>
        </w:div>
        <w:div w:id="2146266973">
          <w:marLeft w:val="480"/>
          <w:marRight w:val="0"/>
          <w:marTop w:val="0"/>
          <w:marBottom w:val="0"/>
          <w:divBdr>
            <w:top w:val="none" w:sz="0" w:space="0" w:color="auto"/>
            <w:left w:val="none" w:sz="0" w:space="0" w:color="auto"/>
            <w:bottom w:val="none" w:sz="0" w:space="0" w:color="auto"/>
            <w:right w:val="none" w:sz="0" w:space="0" w:color="auto"/>
          </w:divBdr>
        </w:div>
      </w:divsChild>
    </w:div>
    <w:div w:id="1895115800">
      <w:marLeft w:val="640"/>
      <w:marRight w:val="0"/>
      <w:marTop w:val="0"/>
      <w:marBottom w:val="0"/>
      <w:divBdr>
        <w:top w:val="none" w:sz="0" w:space="0" w:color="auto"/>
        <w:left w:val="none" w:sz="0" w:space="0" w:color="auto"/>
        <w:bottom w:val="none" w:sz="0" w:space="0" w:color="auto"/>
        <w:right w:val="none" w:sz="0" w:space="0" w:color="auto"/>
      </w:divBdr>
    </w:div>
    <w:div w:id="1895241123">
      <w:bodyDiv w:val="1"/>
      <w:marLeft w:val="0"/>
      <w:marRight w:val="0"/>
      <w:marTop w:val="0"/>
      <w:marBottom w:val="0"/>
      <w:divBdr>
        <w:top w:val="none" w:sz="0" w:space="0" w:color="auto"/>
        <w:left w:val="none" w:sz="0" w:space="0" w:color="auto"/>
        <w:bottom w:val="none" w:sz="0" w:space="0" w:color="auto"/>
        <w:right w:val="none" w:sz="0" w:space="0" w:color="auto"/>
      </w:divBdr>
      <w:divsChild>
        <w:div w:id="471459">
          <w:marLeft w:val="480"/>
          <w:marRight w:val="0"/>
          <w:marTop w:val="0"/>
          <w:marBottom w:val="0"/>
          <w:divBdr>
            <w:top w:val="none" w:sz="0" w:space="0" w:color="auto"/>
            <w:left w:val="none" w:sz="0" w:space="0" w:color="auto"/>
            <w:bottom w:val="none" w:sz="0" w:space="0" w:color="auto"/>
            <w:right w:val="none" w:sz="0" w:space="0" w:color="auto"/>
          </w:divBdr>
        </w:div>
        <w:div w:id="35084513">
          <w:marLeft w:val="480"/>
          <w:marRight w:val="0"/>
          <w:marTop w:val="0"/>
          <w:marBottom w:val="0"/>
          <w:divBdr>
            <w:top w:val="none" w:sz="0" w:space="0" w:color="auto"/>
            <w:left w:val="none" w:sz="0" w:space="0" w:color="auto"/>
            <w:bottom w:val="none" w:sz="0" w:space="0" w:color="auto"/>
            <w:right w:val="none" w:sz="0" w:space="0" w:color="auto"/>
          </w:divBdr>
        </w:div>
        <w:div w:id="84036370">
          <w:marLeft w:val="480"/>
          <w:marRight w:val="0"/>
          <w:marTop w:val="0"/>
          <w:marBottom w:val="0"/>
          <w:divBdr>
            <w:top w:val="none" w:sz="0" w:space="0" w:color="auto"/>
            <w:left w:val="none" w:sz="0" w:space="0" w:color="auto"/>
            <w:bottom w:val="none" w:sz="0" w:space="0" w:color="auto"/>
            <w:right w:val="none" w:sz="0" w:space="0" w:color="auto"/>
          </w:divBdr>
        </w:div>
        <w:div w:id="93521844">
          <w:marLeft w:val="480"/>
          <w:marRight w:val="0"/>
          <w:marTop w:val="0"/>
          <w:marBottom w:val="0"/>
          <w:divBdr>
            <w:top w:val="none" w:sz="0" w:space="0" w:color="auto"/>
            <w:left w:val="none" w:sz="0" w:space="0" w:color="auto"/>
            <w:bottom w:val="none" w:sz="0" w:space="0" w:color="auto"/>
            <w:right w:val="none" w:sz="0" w:space="0" w:color="auto"/>
          </w:divBdr>
        </w:div>
        <w:div w:id="97335650">
          <w:marLeft w:val="480"/>
          <w:marRight w:val="0"/>
          <w:marTop w:val="0"/>
          <w:marBottom w:val="0"/>
          <w:divBdr>
            <w:top w:val="none" w:sz="0" w:space="0" w:color="auto"/>
            <w:left w:val="none" w:sz="0" w:space="0" w:color="auto"/>
            <w:bottom w:val="none" w:sz="0" w:space="0" w:color="auto"/>
            <w:right w:val="none" w:sz="0" w:space="0" w:color="auto"/>
          </w:divBdr>
        </w:div>
        <w:div w:id="135687682">
          <w:marLeft w:val="480"/>
          <w:marRight w:val="0"/>
          <w:marTop w:val="0"/>
          <w:marBottom w:val="0"/>
          <w:divBdr>
            <w:top w:val="none" w:sz="0" w:space="0" w:color="auto"/>
            <w:left w:val="none" w:sz="0" w:space="0" w:color="auto"/>
            <w:bottom w:val="none" w:sz="0" w:space="0" w:color="auto"/>
            <w:right w:val="none" w:sz="0" w:space="0" w:color="auto"/>
          </w:divBdr>
        </w:div>
        <w:div w:id="144973121">
          <w:marLeft w:val="480"/>
          <w:marRight w:val="0"/>
          <w:marTop w:val="0"/>
          <w:marBottom w:val="0"/>
          <w:divBdr>
            <w:top w:val="none" w:sz="0" w:space="0" w:color="auto"/>
            <w:left w:val="none" w:sz="0" w:space="0" w:color="auto"/>
            <w:bottom w:val="none" w:sz="0" w:space="0" w:color="auto"/>
            <w:right w:val="none" w:sz="0" w:space="0" w:color="auto"/>
          </w:divBdr>
        </w:div>
        <w:div w:id="164322995">
          <w:marLeft w:val="480"/>
          <w:marRight w:val="0"/>
          <w:marTop w:val="0"/>
          <w:marBottom w:val="0"/>
          <w:divBdr>
            <w:top w:val="none" w:sz="0" w:space="0" w:color="auto"/>
            <w:left w:val="none" w:sz="0" w:space="0" w:color="auto"/>
            <w:bottom w:val="none" w:sz="0" w:space="0" w:color="auto"/>
            <w:right w:val="none" w:sz="0" w:space="0" w:color="auto"/>
          </w:divBdr>
        </w:div>
        <w:div w:id="166025593">
          <w:marLeft w:val="480"/>
          <w:marRight w:val="0"/>
          <w:marTop w:val="0"/>
          <w:marBottom w:val="0"/>
          <w:divBdr>
            <w:top w:val="none" w:sz="0" w:space="0" w:color="auto"/>
            <w:left w:val="none" w:sz="0" w:space="0" w:color="auto"/>
            <w:bottom w:val="none" w:sz="0" w:space="0" w:color="auto"/>
            <w:right w:val="none" w:sz="0" w:space="0" w:color="auto"/>
          </w:divBdr>
        </w:div>
        <w:div w:id="187329377">
          <w:marLeft w:val="480"/>
          <w:marRight w:val="0"/>
          <w:marTop w:val="0"/>
          <w:marBottom w:val="0"/>
          <w:divBdr>
            <w:top w:val="none" w:sz="0" w:space="0" w:color="auto"/>
            <w:left w:val="none" w:sz="0" w:space="0" w:color="auto"/>
            <w:bottom w:val="none" w:sz="0" w:space="0" w:color="auto"/>
            <w:right w:val="none" w:sz="0" w:space="0" w:color="auto"/>
          </w:divBdr>
        </w:div>
        <w:div w:id="211232738">
          <w:marLeft w:val="480"/>
          <w:marRight w:val="0"/>
          <w:marTop w:val="0"/>
          <w:marBottom w:val="0"/>
          <w:divBdr>
            <w:top w:val="none" w:sz="0" w:space="0" w:color="auto"/>
            <w:left w:val="none" w:sz="0" w:space="0" w:color="auto"/>
            <w:bottom w:val="none" w:sz="0" w:space="0" w:color="auto"/>
            <w:right w:val="none" w:sz="0" w:space="0" w:color="auto"/>
          </w:divBdr>
        </w:div>
        <w:div w:id="222639173">
          <w:marLeft w:val="480"/>
          <w:marRight w:val="0"/>
          <w:marTop w:val="0"/>
          <w:marBottom w:val="0"/>
          <w:divBdr>
            <w:top w:val="none" w:sz="0" w:space="0" w:color="auto"/>
            <w:left w:val="none" w:sz="0" w:space="0" w:color="auto"/>
            <w:bottom w:val="none" w:sz="0" w:space="0" w:color="auto"/>
            <w:right w:val="none" w:sz="0" w:space="0" w:color="auto"/>
          </w:divBdr>
        </w:div>
        <w:div w:id="277222503">
          <w:marLeft w:val="480"/>
          <w:marRight w:val="0"/>
          <w:marTop w:val="0"/>
          <w:marBottom w:val="0"/>
          <w:divBdr>
            <w:top w:val="none" w:sz="0" w:space="0" w:color="auto"/>
            <w:left w:val="none" w:sz="0" w:space="0" w:color="auto"/>
            <w:bottom w:val="none" w:sz="0" w:space="0" w:color="auto"/>
            <w:right w:val="none" w:sz="0" w:space="0" w:color="auto"/>
          </w:divBdr>
        </w:div>
        <w:div w:id="303850305">
          <w:marLeft w:val="480"/>
          <w:marRight w:val="0"/>
          <w:marTop w:val="0"/>
          <w:marBottom w:val="0"/>
          <w:divBdr>
            <w:top w:val="none" w:sz="0" w:space="0" w:color="auto"/>
            <w:left w:val="none" w:sz="0" w:space="0" w:color="auto"/>
            <w:bottom w:val="none" w:sz="0" w:space="0" w:color="auto"/>
            <w:right w:val="none" w:sz="0" w:space="0" w:color="auto"/>
          </w:divBdr>
        </w:div>
        <w:div w:id="328335776">
          <w:marLeft w:val="480"/>
          <w:marRight w:val="0"/>
          <w:marTop w:val="0"/>
          <w:marBottom w:val="0"/>
          <w:divBdr>
            <w:top w:val="none" w:sz="0" w:space="0" w:color="auto"/>
            <w:left w:val="none" w:sz="0" w:space="0" w:color="auto"/>
            <w:bottom w:val="none" w:sz="0" w:space="0" w:color="auto"/>
            <w:right w:val="none" w:sz="0" w:space="0" w:color="auto"/>
          </w:divBdr>
        </w:div>
        <w:div w:id="340012843">
          <w:marLeft w:val="480"/>
          <w:marRight w:val="0"/>
          <w:marTop w:val="0"/>
          <w:marBottom w:val="0"/>
          <w:divBdr>
            <w:top w:val="none" w:sz="0" w:space="0" w:color="auto"/>
            <w:left w:val="none" w:sz="0" w:space="0" w:color="auto"/>
            <w:bottom w:val="none" w:sz="0" w:space="0" w:color="auto"/>
            <w:right w:val="none" w:sz="0" w:space="0" w:color="auto"/>
          </w:divBdr>
        </w:div>
        <w:div w:id="378822468">
          <w:marLeft w:val="480"/>
          <w:marRight w:val="0"/>
          <w:marTop w:val="0"/>
          <w:marBottom w:val="0"/>
          <w:divBdr>
            <w:top w:val="none" w:sz="0" w:space="0" w:color="auto"/>
            <w:left w:val="none" w:sz="0" w:space="0" w:color="auto"/>
            <w:bottom w:val="none" w:sz="0" w:space="0" w:color="auto"/>
            <w:right w:val="none" w:sz="0" w:space="0" w:color="auto"/>
          </w:divBdr>
        </w:div>
        <w:div w:id="429475718">
          <w:marLeft w:val="480"/>
          <w:marRight w:val="0"/>
          <w:marTop w:val="0"/>
          <w:marBottom w:val="0"/>
          <w:divBdr>
            <w:top w:val="none" w:sz="0" w:space="0" w:color="auto"/>
            <w:left w:val="none" w:sz="0" w:space="0" w:color="auto"/>
            <w:bottom w:val="none" w:sz="0" w:space="0" w:color="auto"/>
            <w:right w:val="none" w:sz="0" w:space="0" w:color="auto"/>
          </w:divBdr>
        </w:div>
        <w:div w:id="475144573">
          <w:marLeft w:val="480"/>
          <w:marRight w:val="0"/>
          <w:marTop w:val="0"/>
          <w:marBottom w:val="0"/>
          <w:divBdr>
            <w:top w:val="none" w:sz="0" w:space="0" w:color="auto"/>
            <w:left w:val="none" w:sz="0" w:space="0" w:color="auto"/>
            <w:bottom w:val="none" w:sz="0" w:space="0" w:color="auto"/>
            <w:right w:val="none" w:sz="0" w:space="0" w:color="auto"/>
          </w:divBdr>
        </w:div>
        <w:div w:id="488441528">
          <w:marLeft w:val="480"/>
          <w:marRight w:val="0"/>
          <w:marTop w:val="0"/>
          <w:marBottom w:val="0"/>
          <w:divBdr>
            <w:top w:val="none" w:sz="0" w:space="0" w:color="auto"/>
            <w:left w:val="none" w:sz="0" w:space="0" w:color="auto"/>
            <w:bottom w:val="none" w:sz="0" w:space="0" w:color="auto"/>
            <w:right w:val="none" w:sz="0" w:space="0" w:color="auto"/>
          </w:divBdr>
        </w:div>
        <w:div w:id="507453678">
          <w:marLeft w:val="480"/>
          <w:marRight w:val="0"/>
          <w:marTop w:val="0"/>
          <w:marBottom w:val="0"/>
          <w:divBdr>
            <w:top w:val="none" w:sz="0" w:space="0" w:color="auto"/>
            <w:left w:val="none" w:sz="0" w:space="0" w:color="auto"/>
            <w:bottom w:val="none" w:sz="0" w:space="0" w:color="auto"/>
            <w:right w:val="none" w:sz="0" w:space="0" w:color="auto"/>
          </w:divBdr>
        </w:div>
        <w:div w:id="514345619">
          <w:marLeft w:val="480"/>
          <w:marRight w:val="0"/>
          <w:marTop w:val="0"/>
          <w:marBottom w:val="0"/>
          <w:divBdr>
            <w:top w:val="none" w:sz="0" w:space="0" w:color="auto"/>
            <w:left w:val="none" w:sz="0" w:space="0" w:color="auto"/>
            <w:bottom w:val="none" w:sz="0" w:space="0" w:color="auto"/>
            <w:right w:val="none" w:sz="0" w:space="0" w:color="auto"/>
          </w:divBdr>
        </w:div>
        <w:div w:id="515316439">
          <w:marLeft w:val="480"/>
          <w:marRight w:val="0"/>
          <w:marTop w:val="0"/>
          <w:marBottom w:val="0"/>
          <w:divBdr>
            <w:top w:val="none" w:sz="0" w:space="0" w:color="auto"/>
            <w:left w:val="none" w:sz="0" w:space="0" w:color="auto"/>
            <w:bottom w:val="none" w:sz="0" w:space="0" w:color="auto"/>
            <w:right w:val="none" w:sz="0" w:space="0" w:color="auto"/>
          </w:divBdr>
        </w:div>
        <w:div w:id="547838921">
          <w:marLeft w:val="480"/>
          <w:marRight w:val="0"/>
          <w:marTop w:val="0"/>
          <w:marBottom w:val="0"/>
          <w:divBdr>
            <w:top w:val="none" w:sz="0" w:space="0" w:color="auto"/>
            <w:left w:val="none" w:sz="0" w:space="0" w:color="auto"/>
            <w:bottom w:val="none" w:sz="0" w:space="0" w:color="auto"/>
            <w:right w:val="none" w:sz="0" w:space="0" w:color="auto"/>
          </w:divBdr>
        </w:div>
        <w:div w:id="600768765">
          <w:marLeft w:val="480"/>
          <w:marRight w:val="0"/>
          <w:marTop w:val="0"/>
          <w:marBottom w:val="0"/>
          <w:divBdr>
            <w:top w:val="none" w:sz="0" w:space="0" w:color="auto"/>
            <w:left w:val="none" w:sz="0" w:space="0" w:color="auto"/>
            <w:bottom w:val="none" w:sz="0" w:space="0" w:color="auto"/>
            <w:right w:val="none" w:sz="0" w:space="0" w:color="auto"/>
          </w:divBdr>
        </w:div>
        <w:div w:id="602495027">
          <w:marLeft w:val="480"/>
          <w:marRight w:val="0"/>
          <w:marTop w:val="0"/>
          <w:marBottom w:val="0"/>
          <w:divBdr>
            <w:top w:val="none" w:sz="0" w:space="0" w:color="auto"/>
            <w:left w:val="none" w:sz="0" w:space="0" w:color="auto"/>
            <w:bottom w:val="none" w:sz="0" w:space="0" w:color="auto"/>
            <w:right w:val="none" w:sz="0" w:space="0" w:color="auto"/>
          </w:divBdr>
        </w:div>
        <w:div w:id="620576752">
          <w:marLeft w:val="480"/>
          <w:marRight w:val="0"/>
          <w:marTop w:val="0"/>
          <w:marBottom w:val="0"/>
          <w:divBdr>
            <w:top w:val="none" w:sz="0" w:space="0" w:color="auto"/>
            <w:left w:val="none" w:sz="0" w:space="0" w:color="auto"/>
            <w:bottom w:val="none" w:sz="0" w:space="0" w:color="auto"/>
            <w:right w:val="none" w:sz="0" w:space="0" w:color="auto"/>
          </w:divBdr>
        </w:div>
        <w:div w:id="625234792">
          <w:marLeft w:val="480"/>
          <w:marRight w:val="0"/>
          <w:marTop w:val="0"/>
          <w:marBottom w:val="0"/>
          <w:divBdr>
            <w:top w:val="none" w:sz="0" w:space="0" w:color="auto"/>
            <w:left w:val="none" w:sz="0" w:space="0" w:color="auto"/>
            <w:bottom w:val="none" w:sz="0" w:space="0" w:color="auto"/>
            <w:right w:val="none" w:sz="0" w:space="0" w:color="auto"/>
          </w:divBdr>
        </w:div>
        <w:div w:id="740060928">
          <w:marLeft w:val="480"/>
          <w:marRight w:val="0"/>
          <w:marTop w:val="0"/>
          <w:marBottom w:val="0"/>
          <w:divBdr>
            <w:top w:val="none" w:sz="0" w:space="0" w:color="auto"/>
            <w:left w:val="none" w:sz="0" w:space="0" w:color="auto"/>
            <w:bottom w:val="none" w:sz="0" w:space="0" w:color="auto"/>
            <w:right w:val="none" w:sz="0" w:space="0" w:color="auto"/>
          </w:divBdr>
        </w:div>
        <w:div w:id="877620279">
          <w:marLeft w:val="480"/>
          <w:marRight w:val="0"/>
          <w:marTop w:val="0"/>
          <w:marBottom w:val="0"/>
          <w:divBdr>
            <w:top w:val="none" w:sz="0" w:space="0" w:color="auto"/>
            <w:left w:val="none" w:sz="0" w:space="0" w:color="auto"/>
            <w:bottom w:val="none" w:sz="0" w:space="0" w:color="auto"/>
            <w:right w:val="none" w:sz="0" w:space="0" w:color="auto"/>
          </w:divBdr>
        </w:div>
        <w:div w:id="934362211">
          <w:marLeft w:val="480"/>
          <w:marRight w:val="0"/>
          <w:marTop w:val="0"/>
          <w:marBottom w:val="0"/>
          <w:divBdr>
            <w:top w:val="none" w:sz="0" w:space="0" w:color="auto"/>
            <w:left w:val="none" w:sz="0" w:space="0" w:color="auto"/>
            <w:bottom w:val="none" w:sz="0" w:space="0" w:color="auto"/>
            <w:right w:val="none" w:sz="0" w:space="0" w:color="auto"/>
          </w:divBdr>
        </w:div>
        <w:div w:id="986058426">
          <w:marLeft w:val="480"/>
          <w:marRight w:val="0"/>
          <w:marTop w:val="0"/>
          <w:marBottom w:val="0"/>
          <w:divBdr>
            <w:top w:val="none" w:sz="0" w:space="0" w:color="auto"/>
            <w:left w:val="none" w:sz="0" w:space="0" w:color="auto"/>
            <w:bottom w:val="none" w:sz="0" w:space="0" w:color="auto"/>
            <w:right w:val="none" w:sz="0" w:space="0" w:color="auto"/>
          </w:divBdr>
        </w:div>
        <w:div w:id="1003318770">
          <w:marLeft w:val="480"/>
          <w:marRight w:val="0"/>
          <w:marTop w:val="0"/>
          <w:marBottom w:val="0"/>
          <w:divBdr>
            <w:top w:val="none" w:sz="0" w:space="0" w:color="auto"/>
            <w:left w:val="none" w:sz="0" w:space="0" w:color="auto"/>
            <w:bottom w:val="none" w:sz="0" w:space="0" w:color="auto"/>
            <w:right w:val="none" w:sz="0" w:space="0" w:color="auto"/>
          </w:divBdr>
        </w:div>
        <w:div w:id="1018653133">
          <w:marLeft w:val="480"/>
          <w:marRight w:val="0"/>
          <w:marTop w:val="0"/>
          <w:marBottom w:val="0"/>
          <w:divBdr>
            <w:top w:val="none" w:sz="0" w:space="0" w:color="auto"/>
            <w:left w:val="none" w:sz="0" w:space="0" w:color="auto"/>
            <w:bottom w:val="none" w:sz="0" w:space="0" w:color="auto"/>
            <w:right w:val="none" w:sz="0" w:space="0" w:color="auto"/>
          </w:divBdr>
        </w:div>
        <w:div w:id="1021005723">
          <w:marLeft w:val="480"/>
          <w:marRight w:val="0"/>
          <w:marTop w:val="0"/>
          <w:marBottom w:val="0"/>
          <w:divBdr>
            <w:top w:val="none" w:sz="0" w:space="0" w:color="auto"/>
            <w:left w:val="none" w:sz="0" w:space="0" w:color="auto"/>
            <w:bottom w:val="none" w:sz="0" w:space="0" w:color="auto"/>
            <w:right w:val="none" w:sz="0" w:space="0" w:color="auto"/>
          </w:divBdr>
        </w:div>
        <w:div w:id="1058937939">
          <w:marLeft w:val="480"/>
          <w:marRight w:val="0"/>
          <w:marTop w:val="0"/>
          <w:marBottom w:val="0"/>
          <w:divBdr>
            <w:top w:val="none" w:sz="0" w:space="0" w:color="auto"/>
            <w:left w:val="none" w:sz="0" w:space="0" w:color="auto"/>
            <w:bottom w:val="none" w:sz="0" w:space="0" w:color="auto"/>
            <w:right w:val="none" w:sz="0" w:space="0" w:color="auto"/>
          </w:divBdr>
        </w:div>
        <w:div w:id="1068923373">
          <w:marLeft w:val="480"/>
          <w:marRight w:val="0"/>
          <w:marTop w:val="0"/>
          <w:marBottom w:val="0"/>
          <w:divBdr>
            <w:top w:val="none" w:sz="0" w:space="0" w:color="auto"/>
            <w:left w:val="none" w:sz="0" w:space="0" w:color="auto"/>
            <w:bottom w:val="none" w:sz="0" w:space="0" w:color="auto"/>
            <w:right w:val="none" w:sz="0" w:space="0" w:color="auto"/>
          </w:divBdr>
        </w:div>
        <w:div w:id="1104837948">
          <w:marLeft w:val="480"/>
          <w:marRight w:val="0"/>
          <w:marTop w:val="0"/>
          <w:marBottom w:val="0"/>
          <w:divBdr>
            <w:top w:val="none" w:sz="0" w:space="0" w:color="auto"/>
            <w:left w:val="none" w:sz="0" w:space="0" w:color="auto"/>
            <w:bottom w:val="none" w:sz="0" w:space="0" w:color="auto"/>
            <w:right w:val="none" w:sz="0" w:space="0" w:color="auto"/>
          </w:divBdr>
        </w:div>
        <w:div w:id="1124039674">
          <w:marLeft w:val="480"/>
          <w:marRight w:val="0"/>
          <w:marTop w:val="0"/>
          <w:marBottom w:val="0"/>
          <w:divBdr>
            <w:top w:val="none" w:sz="0" w:space="0" w:color="auto"/>
            <w:left w:val="none" w:sz="0" w:space="0" w:color="auto"/>
            <w:bottom w:val="none" w:sz="0" w:space="0" w:color="auto"/>
            <w:right w:val="none" w:sz="0" w:space="0" w:color="auto"/>
          </w:divBdr>
        </w:div>
        <w:div w:id="1135638762">
          <w:marLeft w:val="480"/>
          <w:marRight w:val="0"/>
          <w:marTop w:val="0"/>
          <w:marBottom w:val="0"/>
          <w:divBdr>
            <w:top w:val="none" w:sz="0" w:space="0" w:color="auto"/>
            <w:left w:val="none" w:sz="0" w:space="0" w:color="auto"/>
            <w:bottom w:val="none" w:sz="0" w:space="0" w:color="auto"/>
            <w:right w:val="none" w:sz="0" w:space="0" w:color="auto"/>
          </w:divBdr>
        </w:div>
        <w:div w:id="1141733631">
          <w:marLeft w:val="480"/>
          <w:marRight w:val="0"/>
          <w:marTop w:val="0"/>
          <w:marBottom w:val="0"/>
          <w:divBdr>
            <w:top w:val="none" w:sz="0" w:space="0" w:color="auto"/>
            <w:left w:val="none" w:sz="0" w:space="0" w:color="auto"/>
            <w:bottom w:val="none" w:sz="0" w:space="0" w:color="auto"/>
            <w:right w:val="none" w:sz="0" w:space="0" w:color="auto"/>
          </w:divBdr>
        </w:div>
        <w:div w:id="1163859901">
          <w:marLeft w:val="480"/>
          <w:marRight w:val="0"/>
          <w:marTop w:val="0"/>
          <w:marBottom w:val="0"/>
          <w:divBdr>
            <w:top w:val="none" w:sz="0" w:space="0" w:color="auto"/>
            <w:left w:val="none" w:sz="0" w:space="0" w:color="auto"/>
            <w:bottom w:val="none" w:sz="0" w:space="0" w:color="auto"/>
            <w:right w:val="none" w:sz="0" w:space="0" w:color="auto"/>
          </w:divBdr>
        </w:div>
        <w:div w:id="1168210186">
          <w:marLeft w:val="480"/>
          <w:marRight w:val="0"/>
          <w:marTop w:val="0"/>
          <w:marBottom w:val="0"/>
          <w:divBdr>
            <w:top w:val="none" w:sz="0" w:space="0" w:color="auto"/>
            <w:left w:val="none" w:sz="0" w:space="0" w:color="auto"/>
            <w:bottom w:val="none" w:sz="0" w:space="0" w:color="auto"/>
            <w:right w:val="none" w:sz="0" w:space="0" w:color="auto"/>
          </w:divBdr>
        </w:div>
        <w:div w:id="1170484894">
          <w:marLeft w:val="480"/>
          <w:marRight w:val="0"/>
          <w:marTop w:val="0"/>
          <w:marBottom w:val="0"/>
          <w:divBdr>
            <w:top w:val="none" w:sz="0" w:space="0" w:color="auto"/>
            <w:left w:val="none" w:sz="0" w:space="0" w:color="auto"/>
            <w:bottom w:val="none" w:sz="0" w:space="0" w:color="auto"/>
            <w:right w:val="none" w:sz="0" w:space="0" w:color="auto"/>
          </w:divBdr>
        </w:div>
        <w:div w:id="1176383734">
          <w:marLeft w:val="480"/>
          <w:marRight w:val="0"/>
          <w:marTop w:val="0"/>
          <w:marBottom w:val="0"/>
          <w:divBdr>
            <w:top w:val="none" w:sz="0" w:space="0" w:color="auto"/>
            <w:left w:val="none" w:sz="0" w:space="0" w:color="auto"/>
            <w:bottom w:val="none" w:sz="0" w:space="0" w:color="auto"/>
            <w:right w:val="none" w:sz="0" w:space="0" w:color="auto"/>
          </w:divBdr>
        </w:div>
        <w:div w:id="1336229663">
          <w:marLeft w:val="480"/>
          <w:marRight w:val="0"/>
          <w:marTop w:val="0"/>
          <w:marBottom w:val="0"/>
          <w:divBdr>
            <w:top w:val="none" w:sz="0" w:space="0" w:color="auto"/>
            <w:left w:val="none" w:sz="0" w:space="0" w:color="auto"/>
            <w:bottom w:val="none" w:sz="0" w:space="0" w:color="auto"/>
            <w:right w:val="none" w:sz="0" w:space="0" w:color="auto"/>
          </w:divBdr>
        </w:div>
        <w:div w:id="1495730125">
          <w:marLeft w:val="480"/>
          <w:marRight w:val="0"/>
          <w:marTop w:val="0"/>
          <w:marBottom w:val="0"/>
          <w:divBdr>
            <w:top w:val="none" w:sz="0" w:space="0" w:color="auto"/>
            <w:left w:val="none" w:sz="0" w:space="0" w:color="auto"/>
            <w:bottom w:val="none" w:sz="0" w:space="0" w:color="auto"/>
            <w:right w:val="none" w:sz="0" w:space="0" w:color="auto"/>
          </w:divBdr>
        </w:div>
        <w:div w:id="1515192465">
          <w:marLeft w:val="480"/>
          <w:marRight w:val="0"/>
          <w:marTop w:val="0"/>
          <w:marBottom w:val="0"/>
          <w:divBdr>
            <w:top w:val="none" w:sz="0" w:space="0" w:color="auto"/>
            <w:left w:val="none" w:sz="0" w:space="0" w:color="auto"/>
            <w:bottom w:val="none" w:sz="0" w:space="0" w:color="auto"/>
            <w:right w:val="none" w:sz="0" w:space="0" w:color="auto"/>
          </w:divBdr>
        </w:div>
        <w:div w:id="1517619513">
          <w:marLeft w:val="480"/>
          <w:marRight w:val="0"/>
          <w:marTop w:val="0"/>
          <w:marBottom w:val="0"/>
          <w:divBdr>
            <w:top w:val="none" w:sz="0" w:space="0" w:color="auto"/>
            <w:left w:val="none" w:sz="0" w:space="0" w:color="auto"/>
            <w:bottom w:val="none" w:sz="0" w:space="0" w:color="auto"/>
            <w:right w:val="none" w:sz="0" w:space="0" w:color="auto"/>
          </w:divBdr>
        </w:div>
        <w:div w:id="1525896034">
          <w:marLeft w:val="480"/>
          <w:marRight w:val="0"/>
          <w:marTop w:val="0"/>
          <w:marBottom w:val="0"/>
          <w:divBdr>
            <w:top w:val="none" w:sz="0" w:space="0" w:color="auto"/>
            <w:left w:val="none" w:sz="0" w:space="0" w:color="auto"/>
            <w:bottom w:val="none" w:sz="0" w:space="0" w:color="auto"/>
            <w:right w:val="none" w:sz="0" w:space="0" w:color="auto"/>
          </w:divBdr>
        </w:div>
        <w:div w:id="1532376444">
          <w:marLeft w:val="480"/>
          <w:marRight w:val="0"/>
          <w:marTop w:val="0"/>
          <w:marBottom w:val="0"/>
          <w:divBdr>
            <w:top w:val="none" w:sz="0" w:space="0" w:color="auto"/>
            <w:left w:val="none" w:sz="0" w:space="0" w:color="auto"/>
            <w:bottom w:val="none" w:sz="0" w:space="0" w:color="auto"/>
            <w:right w:val="none" w:sz="0" w:space="0" w:color="auto"/>
          </w:divBdr>
        </w:div>
        <w:div w:id="1601601335">
          <w:marLeft w:val="480"/>
          <w:marRight w:val="0"/>
          <w:marTop w:val="0"/>
          <w:marBottom w:val="0"/>
          <w:divBdr>
            <w:top w:val="none" w:sz="0" w:space="0" w:color="auto"/>
            <w:left w:val="none" w:sz="0" w:space="0" w:color="auto"/>
            <w:bottom w:val="none" w:sz="0" w:space="0" w:color="auto"/>
            <w:right w:val="none" w:sz="0" w:space="0" w:color="auto"/>
          </w:divBdr>
        </w:div>
        <w:div w:id="1653174064">
          <w:marLeft w:val="480"/>
          <w:marRight w:val="0"/>
          <w:marTop w:val="0"/>
          <w:marBottom w:val="0"/>
          <w:divBdr>
            <w:top w:val="none" w:sz="0" w:space="0" w:color="auto"/>
            <w:left w:val="none" w:sz="0" w:space="0" w:color="auto"/>
            <w:bottom w:val="none" w:sz="0" w:space="0" w:color="auto"/>
            <w:right w:val="none" w:sz="0" w:space="0" w:color="auto"/>
          </w:divBdr>
        </w:div>
        <w:div w:id="1690370338">
          <w:marLeft w:val="480"/>
          <w:marRight w:val="0"/>
          <w:marTop w:val="0"/>
          <w:marBottom w:val="0"/>
          <w:divBdr>
            <w:top w:val="none" w:sz="0" w:space="0" w:color="auto"/>
            <w:left w:val="none" w:sz="0" w:space="0" w:color="auto"/>
            <w:bottom w:val="none" w:sz="0" w:space="0" w:color="auto"/>
            <w:right w:val="none" w:sz="0" w:space="0" w:color="auto"/>
          </w:divBdr>
        </w:div>
        <w:div w:id="1732342143">
          <w:marLeft w:val="480"/>
          <w:marRight w:val="0"/>
          <w:marTop w:val="0"/>
          <w:marBottom w:val="0"/>
          <w:divBdr>
            <w:top w:val="none" w:sz="0" w:space="0" w:color="auto"/>
            <w:left w:val="none" w:sz="0" w:space="0" w:color="auto"/>
            <w:bottom w:val="none" w:sz="0" w:space="0" w:color="auto"/>
            <w:right w:val="none" w:sz="0" w:space="0" w:color="auto"/>
          </w:divBdr>
        </w:div>
        <w:div w:id="1770082514">
          <w:marLeft w:val="480"/>
          <w:marRight w:val="0"/>
          <w:marTop w:val="0"/>
          <w:marBottom w:val="0"/>
          <w:divBdr>
            <w:top w:val="none" w:sz="0" w:space="0" w:color="auto"/>
            <w:left w:val="none" w:sz="0" w:space="0" w:color="auto"/>
            <w:bottom w:val="none" w:sz="0" w:space="0" w:color="auto"/>
            <w:right w:val="none" w:sz="0" w:space="0" w:color="auto"/>
          </w:divBdr>
        </w:div>
        <w:div w:id="1812138664">
          <w:marLeft w:val="480"/>
          <w:marRight w:val="0"/>
          <w:marTop w:val="0"/>
          <w:marBottom w:val="0"/>
          <w:divBdr>
            <w:top w:val="none" w:sz="0" w:space="0" w:color="auto"/>
            <w:left w:val="none" w:sz="0" w:space="0" w:color="auto"/>
            <w:bottom w:val="none" w:sz="0" w:space="0" w:color="auto"/>
            <w:right w:val="none" w:sz="0" w:space="0" w:color="auto"/>
          </w:divBdr>
        </w:div>
        <w:div w:id="1817868797">
          <w:marLeft w:val="480"/>
          <w:marRight w:val="0"/>
          <w:marTop w:val="0"/>
          <w:marBottom w:val="0"/>
          <w:divBdr>
            <w:top w:val="none" w:sz="0" w:space="0" w:color="auto"/>
            <w:left w:val="none" w:sz="0" w:space="0" w:color="auto"/>
            <w:bottom w:val="none" w:sz="0" w:space="0" w:color="auto"/>
            <w:right w:val="none" w:sz="0" w:space="0" w:color="auto"/>
          </w:divBdr>
        </w:div>
        <w:div w:id="1836605761">
          <w:marLeft w:val="480"/>
          <w:marRight w:val="0"/>
          <w:marTop w:val="0"/>
          <w:marBottom w:val="0"/>
          <w:divBdr>
            <w:top w:val="none" w:sz="0" w:space="0" w:color="auto"/>
            <w:left w:val="none" w:sz="0" w:space="0" w:color="auto"/>
            <w:bottom w:val="none" w:sz="0" w:space="0" w:color="auto"/>
            <w:right w:val="none" w:sz="0" w:space="0" w:color="auto"/>
          </w:divBdr>
        </w:div>
        <w:div w:id="1853033846">
          <w:marLeft w:val="480"/>
          <w:marRight w:val="0"/>
          <w:marTop w:val="0"/>
          <w:marBottom w:val="0"/>
          <w:divBdr>
            <w:top w:val="none" w:sz="0" w:space="0" w:color="auto"/>
            <w:left w:val="none" w:sz="0" w:space="0" w:color="auto"/>
            <w:bottom w:val="none" w:sz="0" w:space="0" w:color="auto"/>
            <w:right w:val="none" w:sz="0" w:space="0" w:color="auto"/>
          </w:divBdr>
        </w:div>
        <w:div w:id="1905482043">
          <w:marLeft w:val="480"/>
          <w:marRight w:val="0"/>
          <w:marTop w:val="0"/>
          <w:marBottom w:val="0"/>
          <w:divBdr>
            <w:top w:val="none" w:sz="0" w:space="0" w:color="auto"/>
            <w:left w:val="none" w:sz="0" w:space="0" w:color="auto"/>
            <w:bottom w:val="none" w:sz="0" w:space="0" w:color="auto"/>
            <w:right w:val="none" w:sz="0" w:space="0" w:color="auto"/>
          </w:divBdr>
        </w:div>
        <w:div w:id="1964732226">
          <w:marLeft w:val="480"/>
          <w:marRight w:val="0"/>
          <w:marTop w:val="0"/>
          <w:marBottom w:val="0"/>
          <w:divBdr>
            <w:top w:val="none" w:sz="0" w:space="0" w:color="auto"/>
            <w:left w:val="none" w:sz="0" w:space="0" w:color="auto"/>
            <w:bottom w:val="none" w:sz="0" w:space="0" w:color="auto"/>
            <w:right w:val="none" w:sz="0" w:space="0" w:color="auto"/>
          </w:divBdr>
        </w:div>
        <w:div w:id="1977370050">
          <w:marLeft w:val="480"/>
          <w:marRight w:val="0"/>
          <w:marTop w:val="0"/>
          <w:marBottom w:val="0"/>
          <w:divBdr>
            <w:top w:val="none" w:sz="0" w:space="0" w:color="auto"/>
            <w:left w:val="none" w:sz="0" w:space="0" w:color="auto"/>
            <w:bottom w:val="none" w:sz="0" w:space="0" w:color="auto"/>
            <w:right w:val="none" w:sz="0" w:space="0" w:color="auto"/>
          </w:divBdr>
        </w:div>
        <w:div w:id="1982688110">
          <w:marLeft w:val="480"/>
          <w:marRight w:val="0"/>
          <w:marTop w:val="0"/>
          <w:marBottom w:val="0"/>
          <w:divBdr>
            <w:top w:val="none" w:sz="0" w:space="0" w:color="auto"/>
            <w:left w:val="none" w:sz="0" w:space="0" w:color="auto"/>
            <w:bottom w:val="none" w:sz="0" w:space="0" w:color="auto"/>
            <w:right w:val="none" w:sz="0" w:space="0" w:color="auto"/>
          </w:divBdr>
        </w:div>
        <w:div w:id="2013296927">
          <w:marLeft w:val="480"/>
          <w:marRight w:val="0"/>
          <w:marTop w:val="0"/>
          <w:marBottom w:val="0"/>
          <w:divBdr>
            <w:top w:val="none" w:sz="0" w:space="0" w:color="auto"/>
            <w:left w:val="none" w:sz="0" w:space="0" w:color="auto"/>
            <w:bottom w:val="none" w:sz="0" w:space="0" w:color="auto"/>
            <w:right w:val="none" w:sz="0" w:space="0" w:color="auto"/>
          </w:divBdr>
        </w:div>
        <w:div w:id="2052613464">
          <w:marLeft w:val="480"/>
          <w:marRight w:val="0"/>
          <w:marTop w:val="0"/>
          <w:marBottom w:val="0"/>
          <w:divBdr>
            <w:top w:val="none" w:sz="0" w:space="0" w:color="auto"/>
            <w:left w:val="none" w:sz="0" w:space="0" w:color="auto"/>
            <w:bottom w:val="none" w:sz="0" w:space="0" w:color="auto"/>
            <w:right w:val="none" w:sz="0" w:space="0" w:color="auto"/>
          </w:divBdr>
        </w:div>
        <w:div w:id="2060281510">
          <w:marLeft w:val="480"/>
          <w:marRight w:val="0"/>
          <w:marTop w:val="0"/>
          <w:marBottom w:val="0"/>
          <w:divBdr>
            <w:top w:val="none" w:sz="0" w:space="0" w:color="auto"/>
            <w:left w:val="none" w:sz="0" w:space="0" w:color="auto"/>
            <w:bottom w:val="none" w:sz="0" w:space="0" w:color="auto"/>
            <w:right w:val="none" w:sz="0" w:space="0" w:color="auto"/>
          </w:divBdr>
        </w:div>
        <w:div w:id="2136361777">
          <w:marLeft w:val="480"/>
          <w:marRight w:val="0"/>
          <w:marTop w:val="0"/>
          <w:marBottom w:val="0"/>
          <w:divBdr>
            <w:top w:val="none" w:sz="0" w:space="0" w:color="auto"/>
            <w:left w:val="none" w:sz="0" w:space="0" w:color="auto"/>
            <w:bottom w:val="none" w:sz="0" w:space="0" w:color="auto"/>
            <w:right w:val="none" w:sz="0" w:space="0" w:color="auto"/>
          </w:divBdr>
        </w:div>
      </w:divsChild>
    </w:div>
    <w:div w:id="1896350604">
      <w:marLeft w:val="640"/>
      <w:marRight w:val="0"/>
      <w:marTop w:val="0"/>
      <w:marBottom w:val="0"/>
      <w:divBdr>
        <w:top w:val="none" w:sz="0" w:space="0" w:color="auto"/>
        <w:left w:val="none" w:sz="0" w:space="0" w:color="auto"/>
        <w:bottom w:val="none" w:sz="0" w:space="0" w:color="auto"/>
        <w:right w:val="none" w:sz="0" w:space="0" w:color="auto"/>
      </w:divBdr>
    </w:div>
    <w:div w:id="1896743145">
      <w:marLeft w:val="640"/>
      <w:marRight w:val="0"/>
      <w:marTop w:val="0"/>
      <w:marBottom w:val="0"/>
      <w:divBdr>
        <w:top w:val="none" w:sz="0" w:space="0" w:color="auto"/>
        <w:left w:val="none" w:sz="0" w:space="0" w:color="auto"/>
        <w:bottom w:val="none" w:sz="0" w:space="0" w:color="auto"/>
        <w:right w:val="none" w:sz="0" w:space="0" w:color="auto"/>
      </w:divBdr>
    </w:div>
    <w:div w:id="1896814549">
      <w:marLeft w:val="640"/>
      <w:marRight w:val="0"/>
      <w:marTop w:val="0"/>
      <w:marBottom w:val="0"/>
      <w:divBdr>
        <w:top w:val="none" w:sz="0" w:space="0" w:color="auto"/>
        <w:left w:val="none" w:sz="0" w:space="0" w:color="auto"/>
        <w:bottom w:val="none" w:sz="0" w:space="0" w:color="auto"/>
        <w:right w:val="none" w:sz="0" w:space="0" w:color="auto"/>
      </w:divBdr>
    </w:div>
    <w:div w:id="1896963293">
      <w:marLeft w:val="640"/>
      <w:marRight w:val="0"/>
      <w:marTop w:val="0"/>
      <w:marBottom w:val="0"/>
      <w:divBdr>
        <w:top w:val="none" w:sz="0" w:space="0" w:color="auto"/>
        <w:left w:val="none" w:sz="0" w:space="0" w:color="auto"/>
        <w:bottom w:val="none" w:sz="0" w:space="0" w:color="auto"/>
        <w:right w:val="none" w:sz="0" w:space="0" w:color="auto"/>
      </w:divBdr>
    </w:div>
    <w:div w:id="1897276337">
      <w:marLeft w:val="480"/>
      <w:marRight w:val="0"/>
      <w:marTop w:val="0"/>
      <w:marBottom w:val="0"/>
      <w:divBdr>
        <w:top w:val="none" w:sz="0" w:space="0" w:color="auto"/>
        <w:left w:val="none" w:sz="0" w:space="0" w:color="auto"/>
        <w:bottom w:val="none" w:sz="0" w:space="0" w:color="auto"/>
        <w:right w:val="none" w:sz="0" w:space="0" w:color="auto"/>
      </w:divBdr>
    </w:div>
    <w:div w:id="1898276733">
      <w:bodyDiv w:val="1"/>
      <w:marLeft w:val="0"/>
      <w:marRight w:val="0"/>
      <w:marTop w:val="0"/>
      <w:marBottom w:val="0"/>
      <w:divBdr>
        <w:top w:val="none" w:sz="0" w:space="0" w:color="auto"/>
        <w:left w:val="none" w:sz="0" w:space="0" w:color="auto"/>
        <w:bottom w:val="none" w:sz="0" w:space="0" w:color="auto"/>
        <w:right w:val="none" w:sz="0" w:space="0" w:color="auto"/>
      </w:divBdr>
    </w:div>
    <w:div w:id="1899200290">
      <w:marLeft w:val="640"/>
      <w:marRight w:val="0"/>
      <w:marTop w:val="0"/>
      <w:marBottom w:val="0"/>
      <w:divBdr>
        <w:top w:val="none" w:sz="0" w:space="0" w:color="auto"/>
        <w:left w:val="none" w:sz="0" w:space="0" w:color="auto"/>
        <w:bottom w:val="none" w:sz="0" w:space="0" w:color="auto"/>
        <w:right w:val="none" w:sz="0" w:space="0" w:color="auto"/>
      </w:divBdr>
    </w:div>
    <w:div w:id="1899435832">
      <w:marLeft w:val="640"/>
      <w:marRight w:val="0"/>
      <w:marTop w:val="0"/>
      <w:marBottom w:val="0"/>
      <w:divBdr>
        <w:top w:val="none" w:sz="0" w:space="0" w:color="auto"/>
        <w:left w:val="none" w:sz="0" w:space="0" w:color="auto"/>
        <w:bottom w:val="none" w:sz="0" w:space="0" w:color="auto"/>
        <w:right w:val="none" w:sz="0" w:space="0" w:color="auto"/>
      </w:divBdr>
    </w:div>
    <w:div w:id="1899583732">
      <w:marLeft w:val="640"/>
      <w:marRight w:val="0"/>
      <w:marTop w:val="0"/>
      <w:marBottom w:val="0"/>
      <w:divBdr>
        <w:top w:val="none" w:sz="0" w:space="0" w:color="auto"/>
        <w:left w:val="none" w:sz="0" w:space="0" w:color="auto"/>
        <w:bottom w:val="none" w:sz="0" w:space="0" w:color="auto"/>
        <w:right w:val="none" w:sz="0" w:space="0" w:color="auto"/>
      </w:divBdr>
    </w:div>
    <w:div w:id="1899627325">
      <w:marLeft w:val="640"/>
      <w:marRight w:val="0"/>
      <w:marTop w:val="0"/>
      <w:marBottom w:val="0"/>
      <w:divBdr>
        <w:top w:val="none" w:sz="0" w:space="0" w:color="auto"/>
        <w:left w:val="none" w:sz="0" w:space="0" w:color="auto"/>
        <w:bottom w:val="none" w:sz="0" w:space="0" w:color="auto"/>
        <w:right w:val="none" w:sz="0" w:space="0" w:color="auto"/>
      </w:divBdr>
    </w:div>
    <w:div w:id="1899629127">
      <w:marLeft w:val="640"/>
      <w:marRight w:val="0"/>
      <w:marTop w:val="0"/>
      <w:marBottom w:val="0"/>
      <w:divBdr>
        <w:top w:val="none" w:sz="0" w:space="0" w:color="auto"/>
        <w:left w:val="none" w:sz="0" w:space="0" w:color="auto"/>
        <w:bottom w:val="none" w:sz="0" w:space="0" w:color="auto"/>
        <w:right w:val="none" w:sz="0" w:space="0" w:color="auto"/>
      </w:divBdr>
    </w:div>
    <w:div w:id="1900439000">
      <w:marLeft w:val="640"/>
      <w:marRight w:val="0"/>
      <w:marTop w:val="0"/>
      <w:marBottom w:val="0"/>
      <w:divBdr>
        <w:top w:val="none" w:sz="0" w:space="0" w:color="auto"/>
        <w:left w:val="none" w:sz="0" w:space="0" w:color="auto"/>
        <w:bottom w:val="none" w:sz="0" w:space="0" w:color="auto"/>
        <w:right w:val="none" w:sz="0" w:space="0" w:color="auto"/>
      </w:divBdr>
    </w:div>
    <w:div w:id="1901400233">
      <w:marLeft w:val="640"/>
      <w:marRight w:val="0"/>
      <w:marTop w:val="0"/>
      <w:marBottom w:val="0"/>
      <w:divBdr>
        <w:top w:val="none" w:sz="0" w:space="0" w:color="auto"/>
        <w:left w:val="none" w:sz="0" w:space="0" w:color="auto"/>
        <w:bottom w:val="none" w:sz="0" w:space="0" w:color="auto"/>
        <w:right w:val="none" w:sz="0" w:space="0" w:color="auto"/>
      </w:divBdr>
    </w:div>
    <w:div w:id="1901623861">
      <w:marLeft w:val="640"/>
      <w:marRight w:val="0"/>
      <w:marTop w:val="0"/>
      <w:marBottom w:val="0"/>
      <w:divBdr>
        <w:top w:val="none" w:sz="0" w:space="0" w:color="auto"/>
        <w:left w:val="none" w:sz="0" w:space="0" w:color="auto"/>
        <w:bottom w:val="none" w:sz="0" w:space="0" w:color="auto"/>
        <w:right w:val="none" w:sz="0" w:space="0" w:color="auto"/>
      </w:divBdr>
    </w:div>
    <w:div w:id="1901743303">
      <w:bodyDiv w:val="1"/>
      <w:marLeft w:val="0"/>
      <w:marRight w:val="0"/>
      <w:marTop w:val="0"/>
      <w:marBottom w:val="0"/>
      <w:divBdr>
        <w:top w:val="none" w:sz="0" w:space="0" w:color="auto"/>
        <w:left w:val="none" w:sz="0" w:space="0" w:color="auto"/>
        <w:bottom w:val="none" w:sz="0" w:space="0" w:color="auto"/>
        <w:right w:val="none" w:sz="0" w:space="0" w:color="auto"/>
      </w:divBdr>
    </w:div>
    <w:div w:id="1902054720">
      <w:marLeft w:val="640"/>
      <w:marRight w:val="0"/>
      <w:marTop w:val="0"/>
      <w:marBottom w:val="0"/>
      <w:divBdr>
        <w:top w:val="none" w:sz="0" w:space="0" w:color="auto"/>
        <w:left w:val="none" w:sz="0" w:space="0" w:color="auto"/>
        <w:bottom w:val="none" w:sz="0" w:space="0" w:color="auto"/>
        <w:right w:val="none" w:sz="0" w:space="0" w:color="auto"/>
      </w:divBdr>
    </w:div>
    <w:div w:id="1902598512">
      <w:marLeft w:val="640"/>
      <w:marRight w:val="0"/>
      <w:marTop w:val="0"/>
      <w:marBottom w:val="0"/>
      <w:divBdr>
        <w:top w:val="none" w:sz="0" w:space="0" w:color="auto"/>
        <w:left w:val="none" w:sz="0" w:space="0" w:color="auto"/>
        <w:bottom w:val="none" w:sz="0" w:space="0" w:color="auto"/>
        <w:right w:val="none" w:sz="0" w:space="0" w:color="auto"/>
      </w:divBdr>
    </w:div>
    <w:div w:id="1902641410">
      <w:marLeft w:val="480"/>
      <w:marRight w:val="0"/>
      <w:marTop w:val="0"/>
      <w:marBottom w:val="0"/>
      <w:divBdr>
        <w:top w:val="none" w:sz="0" w:space="0" w:color="auto"/>
        <w:left w:val="none" w:sz="0" w:space="0" w:color="auto"/>
        <w:bottom w:val="none" w:sz="0" w:space="0" w:color="auto"/>
        <w:right w:val="none" w:sz="0" w:space="0" w:color="auto"/>
      </w:divBdr>
    </w:div>
    <w:div w:id="1902911370">
      <w:marLeft w:val="640"/>
      <w:marRight w:val="0"/>
      <w:marTop w:val="0"/>
      <w:marBottom w:val="0"/>
      <w:divBdr>
        <w:top w:val="none" w:sz="0" w:space="0" w:color="auto"/>
        <w:left w:val="none" w:sz="0" w:space="0" w:color="auto"/>
        <w:bottom w:val="none" w:sz="0" w:space="0" w:color="auto"/>
        <w:right w:val="none" w:sz="0" w:space="0" w:color="auto"/>
      </w:divBdr>
    </w:div>
    <w:div w:id="1903326978">
      <w:marLeft w:val="640"/>
      <w:marRight w:val="0"/>
      <w:marTop w:val="0"/>
      <w:marBottom w:val="0"/>
      <w:divBdr>
        <w:top w:val="none" w:sz="0" w:space="0" w:color="auto"/>
        <w:left w:val="none" w:sz="0" w:space="0" w:color="auto"/>
        <w:bottom w:val="none" w:sz="0" w:space="0" w:color="auto"/>
        <w:right w:val="none" w:sz="0" w:space="0" w:color="auto"/>
      </w:divBdr>
    </w:div>
    <w:div w:id="1903711499">
      <w:marLeft w:val="480"/>
      <w:marRight w:val="0"/>
      <w:marTop w:val="0"/>
      <w:marBottom w:val="0"/>
      <w:divBdr>
        <w:top w:val="none" w:sz="0" w:space="0" w:color="auto"/>
        <w:left w:val="none" w:sz="0" w:space="0" w:color="auto"/>
        <w:bottom w:val="none" w:sz="0" w:space="0" w:color="auto"/>
        <w:right w:val="none" w:sz="0" w:space="0" w:color="auto"/>
      </w:divBdr>
    </w:div>
    <w:div w:id="1903831961">
      <w:bodyDiv w:val="1"/>
      <w:marLeft w:val="0"/>
      <w:marRight w:val="0"/>
      <w:marTop w:val="0"/>
      <w:marBottom w:val="0"/>
      <w:divBdr>
        <w:top w:val="none" w:sz="0" w:space="0" w:color="auto"/>
        <w:left w:val="none" w:sz="0" w:space="0" w:color="auto"/>
        <w:bottom w:val="none" w:sz="0" w:space="0" w:color="auto"/>
        <w:right w:val="none" w:sz="0" w:space="0" w:color="auto"/>
      </w:divBdr>
      <w:divsChild>
        <w:div w:id="8921571">
          <w:marLeft w:val="480"/>
          <w:marRight w:val="0"/>
          <w:marTop w:val="0"/>
          <w:marBottom w:val="0"/>
          <w:divBdr>
            <w:top w:val="none" w:sz="0" w:space="0" w:color="auto"/>
            <w:left w:val="none" w:sz="0" w:space="0" w:color="auto"/>
            <w:bottom w:val="none" w:sz="0" w:space="0" w:color="auto"/>
            <w:right w:val="none" w:sz="0" w:space="0" w:color="auto"/>
          </w:divBdr>
        </w:div>
        <w:div w:id="34232161">
          <w:marLeft w:val="480"/>
          <w:marRight w:val="0"/>
          <w:marTop w:val="0"/>
          <w:marBottom w:val="0"/>
          <w:divBdr>
            <w:top w:val="none" w:sz="0" w:space="0" w:color="auto"/>
            <w:left w:val="none" w:sz="0" w:space="0" w:color="auto"/>
            <w:bottom w:val="none" w:sz="0" w:space="0" w:color="auto"/>
            <w:right w:val="none" w:sz="0" w:space="0" w:color="auto"/>
          </w:divBdr>
        </w:div>
        <w:div w:id="72168464">
          <w:marLeft w:val="480"/>
          <w:marRight w:val="0"/>
          <w:marTop w:val="0"/>
          <w:marBottom w:val="0"/>
          <w:divBdr>
            <w:top w:val="none" w:sz="0" w:space="0" w:color="auto"/>
            <w:left w:val="none" w:sz="0" w:space="0" w:color="auto"/>
            <w:bottom w:val="none" w:sz="0" w:space="0" w:color="auto"/>
            <w:right w:val="none" w:sz="0" w:space="0" w:color="auto"/>
          </w:divBdr>
        </w:div>
        <w:div w:id="89547055">
          <w:marLeft w:val="480"/>
          <w:marRight w:val="0"/>
          <w:marTop w:val="0"/>
          <w:marBottom w:val="0"/>
          <w:divBdr>
            <w:top w:val="none" w:sz="0" w:space="0" w:color="auto"/>
            <w:left w:val="none" w:sz="0" w:space="0" w:color="auto"/>
            <w:bottom w:val="none" w:sz="0" w:space="0" w:color="auto"/>
            <w:right w:val="none" w:sz="0" w:space="0" w:color="auto"/>
          </w:divBdr>
        </w:div>
        <w:div w:id="120612239">
          <w:marLeft w:val="480"/>
          <w:marRight w:val="0"/>
          <w:marTop w:val="0"/>
          <w:marBottom w:val="0"/>
          <w:divBdr>
            <w:top w:val="none" w:sz="0" w:space="0" w:color="auto"/>
            <w:left w:val="none" w:sz="0" w:space="0" w:color="auto"/>
            <w:bottom w:val="none" w:sz="0" w:space="0" w:color="auto"/>
            <w:right w:val="none" w:sz="0" w:space="0" w:color="auto"/>
          </w:divBdr>
        </w:div>
        <w:div w:id="123432348">
          <w:marLeft w:val="480"/>
          <w:marRight w:val="0"/>
          <w:marTop w:val="0"/>
          <w:marBottom w:val="0"/>
          <w:divBdr>
            <w:top w:val="none" w:sz="0" w:space="0" w:color="auto"/>
            <w:left w:val="none" w:sz="0" w:space="0" w:color="auto"/>
            <w:bottom w:val="none" w:sz="0" w:space="0" w:color="auto"/>
            <w:right w:val="none" w:sz="0" w:space="0" w:color="auto"/>
          </w:divBdr>
        </w:div>
        <w:div w:id="127475439">
          <w:marLeft w:val="480"/>
          <w:marRight w:val="0"/>
          <w:marTop w:val="0"/>
          <w:marBottom w:val="0"/>
          <w:divBdr>
            <w:top w:val="none" w:sz="0" w:space="0" w:color="auto"/>
            <w:left w:val="none" w:sz="0" w:space="0" w:color="auto"/>
            <w:bottom w:val="none" w:sz="0" w:space="0" w:color="auto"/>
            <w:right w:val="none" w:sz="0" w:space="0" w:color="auto"/>
          </w:divBdr>
        </w:div>
        <w:div w:id="133644199">
          <w:marLeft w:val="480"/>
          <w:marRight w:val="0"/>
          <w:marTop w:val="0"/>
          <w:marBottom w:val="0"/>
          <w:divBdr>
            <w:top w:val="none" w:sz="0" w:space="0" w:color="auto"/>
            <w:left w:val="none" w:sz="0" w:space="0" w:color="auto"/>
            <w:bottom w:val="none" w:sz="0" w:space="0" w:color="auto"/>
            <w:right w:val="none" w:sz="0" w:space="0" w:color="auto"/>
          </w:divBdr>
        </w:div>
        <w:div w:id="154760971">
          <w:marLeft w:val="480"/>
          <w:marRight w:val="0"/>
          <w:marTop w:val="0"/>
          <w:marBottom w:val="0"/>
          <w:divBdr>
            <w:top w:val="none" w:sz="0" w:space="0" w:color="auto"/>
            <w:left w:val="none" w:sz="0" w:space="0" w:color="auto"/>
            <w:bottom w:val="none" w:sz="0" w:space="0" w:color="auto"/>
            <w:right w:val="none" w:sz="0" w:space="0" w:color="auto"/>
          </w:divBdr>
        </w:div>
        <w:div w:id="189492310">
          <w:marLeft w:val="480"/>
          <w:marRight w:val="0"/>
          <w:marTop w:val="0"/>
          <w:marBottom w:val="0"/>
          <w:divBdr>
            <w:top w:val="none" w:sz="0" w:space="0" w:color="auto"/>
            <w:left w:val="none" w:sz="0" w:space="0" w:color="auto"/>
            <w:bottom w:val="none" w:sz="0" w:space="0" w:color="auto"/>
            <w:right w:val="none" w:sz="0" w:space="0" w:color="auto"/>
          </w:divBdr>
        </w:div>
        <w:div w:id="212228908">
          <w:marLeft w:val="480"/>
          <w:marRight w:val="0"/>
          <w:marTop w:val="0"/>
          <w:marBottom w:val="0"/>
          <w:divBdr>
            <w:top w:val="none" w:sz="0" w:space="0" w:color="auto"/>
            <w:left w:val="none" w:sz="0" w:space="0" w:color="auto"/>
            <w:bottom w:val="none" w:sz="0" w:space="0" w:color="auto"/>
            <w:right w:val="none" w:sz="0" w:space="0" w:color="auto"/>
          </w:divBdr>
        </w:div>
        <w:div w:id="237251557">
          <w:marLeft w:val="480"/>
          <w:marRight w:val="0"/>
          <w:marTop w:val="0"/>
          <w:marBottom w:val="0"/>
          <w:divBdr>
            <w:top w:val="none" w:sz="0" w:space="0" w:color="auto"/>
            <w:left w:val="none" w:sz="0" w:space="0" w:color="auto"/>
            <w:bottom w:val="none" w:sz="0" w:space="0" w:color="auto"/>
            <w:right w:val="none" w:sz="0" w:space="0" w:color="auto"/>
          </w:divBdr>
        </w:div>
        <w:div w:id="241723943">
          <w:marLeft w:val="480"/>
          <w:marRight w:val="0"/>
          <w:marTop w:val="0"/>
          <w:marBottom w:val="0"/>
          <w:divBdr>
            <w:top w:val="none" w:sz="0" w:space="0" w:color="auto"/>
            <w:left w:val="none" w:sz="0" w:space="0" w:color="auto"/>
            <w:bottom w:val="none" w:sz="0" w:space="0" w:color="auto"/>
            <w:right w:val="none" w:sz="0" w:space="0" w:color="auto"/>
          </w:divBdr>
        </w:div>
        <w:div w:id="283318945">
          <w:marLeft w:val="480"/>
          <w:marRight w:val="0"/>
          <w:marTop w:val="0"/>
          <w:marBottom w:val="0"/>
          <w:divBdr>
            <w:top w:val="none" w:sz="0" w:space="0" w:color="auto"/>
            <w:left w:val="none" w:sz="0" w:space="0" w:color="auto"/>
            <w:bottom w:val="none" w:sz="0" w:space="0" w:color="auto"/>
            <w:right w:val="none" w:sz="0" w:space="0" w:color="auto"/>
          </w:divBdr>
        </w:div>
        <w:div w:id="388115460">
          <w:marLeft w:val="480"/>
          <w:marRight w:val="0"/>
          <w:marTop w:val="0"/>
          <w:marBottom w:val="0"/>
          <w:divBdr>
            <w:top w:val="none" w:sz="0" w:space="0" w:color="auto"/>
            <w:left w:val="none" w:sz="0" w:space="0" w:color="auto"/>
            <w:bottom w:val="none" w:sz="0" w:space="0" w:color="auto"/>
            <w:right w:val="none" w:sz="0" w:space="0" w:color="auto"/>
          </w:divBdr>
        </w:div>
        <w:div w:id="395973723">
          <w:marLeft w:val="480"/>
          <w:marRight w:val="0"/>
          <w:marTop w:val="0"/>
          <w:marBottom w:val="0"/>
          <w:divBdr>
            <w:top w:val="none" w:sz="0" w:space="0" w:color="auto"/>
            <w:left w:val="none" w:sz="0" w:space="0" w:color="auto"/>
            <w:bottom w:val="none" w:sz="0" w:space="0" w:color="auto"/>
            <w:right w:val="none" w:sz="0" w:space="0" w:color="auto"/>
          </w:divBdr>
        </w:div>
        <w:div w:id="420879555">
          <w:marLeft w:val="480"/>
          <w:marRight w:val="0"/>
          <w:marTop w:val="0"/>
          <w:marBottom w:val="0"/>
          <w:divBdr>
            <w:top w:val="none" w:sz="0" w:space="0" w:color="auto"/>
            <w:left w:val="none" w:sz="0" w:space="0" w:color="auto"/>
            <w:bottom w:val="none" w:sz="0" w:space="0" w:color="auto"/>
            <w:right w:val="none" w:sz="0" w:space="0" w:color="auto"/>
          </w:divBdr>
        </w:div>
        <w:div w:id="461850917">
          <w:marLeft w:val="480"/>
          <w:marRight w:val="0"/>
          <w:marTop w:val="0"/>
          <w:marBottom w:val="0"/>
          <w:divBdr>
            <w:top w:val="none" w:sz="0" w:space="0" w:color="auto"/>
            <w:left w:val="none" w:sz="0" w:space="0" w:color="auto"/>
            <w:bottom w:val="none" w:sz="0" w:space="0" w:color="auto"/>
            <w:right w:val="none" w:sz="0" w:space="0" w:color="auto"/>
          </w:divBdr>
        </w:div>
        <w:div w:id="465389644">
          <w:marLeft w:val="480"/>
          <w:marRight w:val="0"/>
          <w:marTop w:val="0"/>
          <w:marBottom w:val="0"/>
          <w:divBdr>
            <w:top w:val="none" w:sz="0" w:space="0" w:color="auto"/>
            <w:left w:val="none" w:sz="0" w:space="0" w:color="auto"/>
            <w:bottom w:val="none" w:sz="0" w:space="0" w:color="auto"/>
            <w:right w:val="none" w:sz="0" w:space="0" w:color="auto"/>
          </w:divBdr>
        </w:div>
        <w:div w:id="490565249">
          <w:marLeft w:val="480"/>
          <w:marRight w:val="0"/>
          <w:marTop w:val="0"/>
          <w:marBottom w:val="0"/>
          <w:divBdr>
            <w:top w:val="none" w:sz="0" w:space="0" w:color="auto"/>
            <w:left w:val="none" w:sz="0" w:space="0" w:color="auto"/>
            <w:bottom w:val="none" w:sz="0" w:space="0" w:color="auto"/>
            <w:right w:val="none" w:sz="0" w:space="0" w:color="auto"/>
          </w:divBdr>
        </w:div>
        <w:div w:id="491025205">
          <w:marLeft w:val="480"/>
          <w:marRight w:val="0"/>
          <w:marTop w:val="0"/>
          <w:marBottom w:val="0"/>
          <w:divBdr>
            <w:top w:val="none" w:sz="0" w:space="0" w:color="auto"/>
            <w:left w:val="none" w:sz="0" w:space="0" w:color="auto"/>
            <w:bottom w:val="none" w:sz="0" w:space="0" w:color="auto"/>
            <w:right w:val="none" w:sz="0" w:space="0" w:color="auto"/>
          </w:divBdr>
        </w:div>
        <w:div w:id="502550384">
          <w:marLeft w:val="480"/>
          <w:marRight w:val="0"/>
          <w:marTop w:val="0"/>
          <w:marBottom w:val="0"/>
          <w:divBdr>
            <w:top w:val="none" w:sz="0" w:space="0" w:color="auto"/>
            <w:left w:val="none" w:sz="0" w:space="0" w:color="auto"/>
            <w:bottom w:val="none" w:sz="0" w:space="0" w:color="auto"/>
            <w:right w:val="none" w:sz="0" w:space="0" w:color="auto"/>
          </w:divBdr>
        </w:div>
        <w:div w:id="553740772">
          <w:marLeft w:val="480"/>
          <w:marRight w:val="0"/>
          <w:marTop w:val="0"/>
          <w:marBottom w:val="0"/>
          <w:divBdr>
            <w:top w:val="none" w:sz="0" w:space="0" w:color="auto"/>
            <w:left w:val="none" w:sz="0" w:space="0" w:color="auto"/>
            <w:bottom w:val="none" w:sz="0" w:space="0" w:color="auto"/>
            <w:right w:val="none" w:sz="0" w:space="0" w:color="auto"/>
          </w:divBdr>
        </w:div>
        <w:div w:id="629022411">
          <w:marLeft w:val="480"/>
          <w:marRight w:val="0"/>
          <w:marTop w:val="0"/>
          <w:marBottom w:val="0"/>
          <w:divBdr>
            <w:top w:val="none" w:sz="0" w:space="0" w:color="auto"/>
            <w:left w:val="none" w:sz="0" w:space="0" w:color="auto"/>
            <w:bottom w:val="none" w:sz="0" w:space="0" w:color="auto"/>
            <w:right w:val="none" w:sz="0" w:space="0" w:color="auto"/>
          </w:divBdr>
        </w:div>
        <w:div w:id="675888387">
          <w:marLeft w:val="480"/>
          <w:marRight w:val="0"/>
          <w:marTop w:val="0"/>
          <w:marBottom w:val="0"/>
          <w:divBdr>
            <w:top w:val="none" w:sz="0" w:space="0" w:color="auto"/>
            <w:left w:val="none" w:sz="0" w:space="0" w:color="auto"/>
            <w:bottom w:val="none" w:sz="0" w:space="0" w:color="auto"/>
            <w:right w:val="none" w:sz="0" w:space="0" w:color="auto"/>
          </w:divBdr>
        </w:div>
        <w:div w:id="683940657">
          <w:marLeft w:val="480"/>
          <w:marRight w:val="0"/>
          <w:marTop w:val="0"/>
          <w:marBottom w:val="0"/>
          <w:divBdr>
            <w:top w:val="none" w:sz="0" w:space="0" w:color="auto"/>
            <w:left w:val="none" w:sz="0" w:space="0" w:color="auto"/>
            <w:bottom w:val="none" w:sz="0" w:space="0" w:color="auto"/>
            <w:right w:val="none" w:sz="0" w:space="0" w:color="auto"/>
          </w:divBdr>
        </w:div>
        <w:div w:id="684553357">
          <w:marLeft w:val="480"/>
          <w:marRight w:val="0"/>
          <w:marTop w:val="0"/>
          <w:marBottom w:val="0"/>
          <w:divBdr>
            <w:top w:val="none" w:sz="0" w:space="0" w:color="auto"/>
            <w:left w:val="none" w:sz="0" w:space="0" w:color="auto"/>
            <w:bottom w:val="none" w:sz="0" w:space="0" w:color="auto"/>
            <w:right w:val="none" w:sz="0" w:space="0" w:color="auto"/>
          </w:divBdr>
        </w:div>
        <w:div w:id="684986366">
          <w:marLeft w:val="480"/>
          <w:marRight w:val="0"/>
          <w:marTop w:val="0"/>
          <w:marBottom w:val="0"/>
          <w:divBdr>
            <w:top w:val="none" w:sz="0" w:space="0" w:color="auto"/>
            <w:left w:val="none" w:sz="0" w:space="0" w:color="auto"/>
            <w:bottom w:val="none" w:sz="0" w:space="0" w:color="auto"/>
            <w:right w:val="none" w:sz="0" w:space="0" w:color="auto"/>
          </w:divBdr>
        </w:div>
        <w:div w:id="712652281">
          <w:marLeft w:val="480"/>
          <w:marRight w:val="0"/>
          <w:marTop w:val="0"/>
          <w:marBottom w:val="0"/>
          <w:divBdr>
            <w:top w:val="none" w:sz="0" w:space="0" w:color="auto"/>
            <w:left w:val="none" w:sz="0" w:space="0" w:color="auto"/>
            <w:bottom w:val="none" w:sz="0" w:space="0" w:color="auto"/>
            <w:right w:val="none" w:sz="0" w:space="0" w:color="auto"/>
          </w:divBdr>
        </w:div>
        <w:div w:id="713771937">
          <w:marLeft w:val="480"/>
          <w:marRight w:val="0"/>
          <w:marTop w:val="0"/>
          <w:marBottom w:val="0"/>
          <w:divBdr>
            <w:top w:val="none" w:sz="0" w:space="0" w:color="auto"/>
            <w:left w:val="none" w:sz="0" w:space="0" w:color="auto"/>
            <w:bottom w:val="none" w:sz="0" w:space="0" w:color="auto"/>
            <w:right w:val="none" w:sz="0" w:space="0" w:color="auto"/>
          </w:divBdr>
        </w:div>
        <w:div w:id="761150757">
          <w:marLeft w:val="480"/>
          <w:marRight w:val="0"/>
          <w:marTop w:val="0"/>
          <w:marBottom w:val="0"/>
          <w:divBdr>
            <w:top w:val="none" w:sz="0" w:space="0" w:color="auto"/>
            <w:left w:val="none" w:sz="0" w:space="0" w:color="auto"/>
            <w:bottom w:val="none" w:sz="0" w:space="0" w:color="auto"/>
            <w:right w:val="none" w:sz="0" w:space="0" w:color="auto"/>
          </w:divBdr>
        </w:div>
        <w:div w:id="779833277">
          <w:marLeft w:val="480"/>
          <w:marRight w:val="0"/>
          <w:marTop w:val="0"/>
          <w:marBottom w:val="0"/>
          <w:divBdr>
            <w:top w:val="none" w:sz="0" w:space="0" w:color="auto"/>
            <w:left w:val="none" w:sz="0" w:space="0" w:color="auto"/>
            <w:bottom w:val="none" w:sz="0" w:space="0" w:color="auto"/>
            <w:right w:val="none" w:sz="0" w:space="0" w:color="auto"/>
          </w:divBdr>
        </w:div>
        <w:div w:id="801532078">
          <w:marLeft w:val="480"/>
          <w:marRight w:val="0"/>
          <w:marTop w:val="0"/>
          <w:marBottom w:val="0"/>
          <w:divBdr>
            <w:top w:val="none" w:sz="0" w:space="0" w:color="auto"/>
            <w:left w:val="none" w:sz="0" w:space="0" w:color="auto"/>
            <w:bottom w:val="none" w:sz="0" w:space="0" w:color="auto"/>
            <w:right w:val="none" w:sz="0" w:space="0" w:color="auto"/>
          </w:divBdr>
        </w:div>
        <w:div w:id="802386203">
          <w:marLeft w:val="480"/>
          <w:marRight w:val="0"/>
          <w:marTop w:val="0"/>
          <w:marBottom w:val="0"/>
          <w:divBdr>
            <w:top w:val="none" w:sz="0" w:space="0" w:color="auto"/>
            <w:left w:val="none" w:sz="0" w:space="0" w:color="auto"/>
            <w:bottom w:val="none" w:sz="0" w:space="0" w:color="auto"/>
            <w:right w:val="none" w:sz="0" w:space="0" w:color="auto"/>
          </w:divBdr>
        </w:div>
        <w:div w:id="839782780">
          <w:marLeft w:val="480"/>
          <w:marRight w:val="0"/>
          <w:marTop w:val="0"/>
          <w:marBottom w:val="0"/>
          <w:divBdr>
            <w:top w:val="none" w:sz="0" w:space="0" w:color="auto"/>
            <w:left w:val="none" w:sz="0" w:space="0" w:color="auto"/>
            <w:bottom w:val="none" w:sz="0" w:space="0" w:color="auto"/>
            <w:right w:val="none" w:sz="0" w:space="0" w:color="auto"/>
          </w:divBdr>
        </w:div>
        <w:div w:id="842890638">
          <w:marLeft w:val="480"/>
          <w:marRight w:val="0"/>
          <w:marTop w:val="0"/>
          <w:marBottom w:val="0"/>
          <w:divBdr>
            <w:top w:val="none" w:sz="0" w:space="0" w:color="auto"/>
            <w:left w:val="none" w:sz="0" w:space="0" w:color="auto"/>
            <w:bottom w:val="none" w:sz="0" w:space="0" w:color="auto"/>
            <w:right w:val="none" w:sz="0" w:space="0" w:color="auto"/>
          </w:divBdr>
        </w:div>
        <w:div w:id="868642211">
          <w:marLeft w:val="480"/>
          <w:marRight w:val="0"/>
          <w:marTop w:val="0"/>
          <w:marBottom w:val="0"/>
          <w:divBdr>
            <w:top w:val="none" w:sz="0" w:space="0" w:color="auto"/>
            <w:left w:val="none" w:sz="0" w:space="0" w:color="auto"/>
            <w:bottom w:val="none" w:sz="0" w:space="0" w:color="auto"/>
            <w:right w:val="none" w:sz="0" w:space="0" w:color="auto"/>
          </w:divBdr>
        </w:div>
        <w:div w:id="870537028">
          <w:marLeft w:val="480"/>
          <w:marRight w:val="0"/>
          <w:marTop w:val="0"/>
          <w:marBottom w:val="0"/>
          <w:divBdr>
            <w:top w:val="none" w:sz="0" w:space="0" w:color="auto"/>
            <w:left w:val="none" w:sz="0" w:space="0" w:color="auto"/>
            <w:bottom w:val="none" w:sz="0" w:space="0" w:color="auto"/>
            <w:right w:val="none" w:sz="0" w:space="0" w:color="auto"/>
          </w:divBdr>
        </w:div>
        <w:div w:id="872305554">
          <w:marLeft w:val="480"/>
          <w:marRight w:val="0"/>
          <w:marTop w:val="0"/>
          <w:marBottom w:val="0"/>
          <w:divBdr>
            <w:top w:val="none" w:sz="0" w:space="0" w:color="auto"/>
            <w:left w:val="none" w:sz="0" w:space="0" w:color="auto"/>
            <w:bottom w:val="none" w:sz="0" w:space="0" w:color="auto"/>
            <w:right w:val="none" w:sz="0" w:space="0" w:color="auto"/>
          </w:divBdr>
        </w:div>
        <w:div w:id="878514456">
          <w:marLeft w:val="480"/>
          <w:marRight w:val="0"/>
          <w:marTop w:val="0"/>
          <w:marBottom w:val="0"/>
          <w:divBdr>
            <w:top w:val="none" w:sz="0" w:space="0" w:color="auto"/>
            <w:left w:val="none" w:sz="0" w:space="0" w:color="auto"/>
            <w:bottom w:val="none" w:sz="0" w:space="0" w:color="auto"/>
            <w:right w:val="none" w:sz="0" w:space="0" w:color="auto"/>
          </w:divBdr>
        </w:div>
        <w:div w:id="908930262">
          <w:marLeft w:val="480"/>
          <w:marRight w:val="0"/>
          <w:marTop w:val="0"/>
          <w:marBottom w:val="0"/>
          <w:divBdr>
            <w:top w:val="none" w:sz="0" w:space="0" w:color="auto"/>
            <w:left w:val="none" w:sz="0" w:space="0" w:color="auto"/>
            <w:bottom w:val="none" w:sz="0" w:space="0" w:color="auto"/>
            <w:right w:val="none" w:sz="0" w:space="0" w:color="auto"/>
          </w:divBdr>
        </w:div>
        <w:div w:id="921573570">
          <w:marLeft w:val="480"/>
          <w:marRight w:val="0"/>
          <w:marTop w:val="0"/>
          <w:marBottom w:val="0"/>
          <w:divBdr>
            <w:top w:val="none" w:sz="0" w:space="0" w:color="auto"/>
            <w:left w:val="none" w:sz="0" w:space="0" w:color="auto"/>
            <w:bottom w:val="none" w:sz="0" w:space="0" w:color="auto"/>
            <w:right w:val="none" w:sz="0" w:space="0" w:color="auto"/>
          </w:divBdr>
        </w:div>
        <w:div w:id="922571647">
          <w:marLeft w:val="480"/>
          <w:marRight w:val="0"/>
          <w:marTop w:val="0"/>
          <w:marBottom w:val="0"/>
          <w:divBdr>
            <w:top w:val="none" w:sz="0" w:space="0" w:color="auto"/>
            <w:left w:val="none" w:sz="0" w:space="0" w:color="auto"/>
            <w:bottom w:val="none" w:sz="0" w:space="0" w:color="auto"/>
            <w:right w:val="none" w:sz="0" w:space="0" w:color="auto"/>
          </w:divBdr>
        </w:div>
        <w:div w:id="959801215">
          <w:marLeft w:val="480"/>
          <w:marRight w:val="0"/>
          <w:marTop w:val="0"/>
          <w:marBottom w:val="0"/>
          <w:divBdr>
            <w:top w:val="none" w:sz="0" w:space="0" w:color="auto"/>
            <w:left w:val="none" w:sz="0" w:space="0" w:color="auto"/>
            <w:bottom w:val="none" w:sz="0" w:space="0" w:color="auto"/>
            <w:right w:val="none" w:sz="0" w:space="0" w:color="auto"/>
          </w:divBdr>
        </w:div>
        <w:div w:id="962272254">
          <w:marLeft w:val="480"/>
          <w:marRight w:val="0"/>
          <w:marTop w:val="0"/>
          <w:marBottom w:val="0"/>
          <w:divBdr>
            <w:top w:val="none" w:sz="0" w:space="0" w:color="auto"/>
            <w:left w:val="none" w:sz="0" w:space="0" w:color="auto"/>
            <w:bottom w:val="none" w:sz="0" w:space="0" w:color="auto"/>
            <w:right w:val="none" w:sz="0" w:space="0" w:color="auto"/>
          </w:divBdr>
        </w:div>
        <w:div w:id="1000734928">
          <w:marLeft w:val="480"/>
          <w:marRight w:val="0"/>
          <w:marTop w:val="0"/>
          <w:marBottom w:val="0"/>
          <w:divBdr>
            <w:top w:val="none" w:sz="0" w:space="0" w:color="auto"/>
            <w:left w:val="none" w:sz="0" w:space="0" w:color="auto"/>
            <w:bottom w:val="none" w:sz="0" w:space="0" w:color="auto"/>
            <w:right w:val="none" w:sz="0" w:space="0" w:color="auto"/>
          </w:divBdr>
        </w:div>
        <w:div w:id="1007053742">
          <w:marLeft w:val="480"/>
          <w:marRight w:val="0"/>
          <w:marTop w:val="0"/>
          <w:marBottom w:val="0"/>
          <w:divBdr>
            <w:top w:val="none" w:sz="0" w:space="0" w:color="auto"/>
            <w:left w:val="none" w:sz="0" w:space="0" w:color="auto"/>
            <w:bottom w:val="none" w:sz="0" w:space="0" w:color="auto"/>
            <w:right w:val="none" w:sz="0" w:space="0" w:color="auto"/>
          </w:divBdr>
        </w:div>
        <w:div w:id="1112438715">
          <w:marLeft w:val="480"/>
          <w:marRight w:val="0"/>
          <w:marTop w:val="0"/>
          <w:marBottom w:val="0"/>
          <w:divBdr>
            <w:top w:val="none" w:sz="0" w:space="0" w:color="auto"/>
            <w:left w:val="none" w:sz="0" w:space="0" w:color="auto"/>
            <w:bottom w:val="none" w:sz="0" w:space="0" w:color="auto"/>
            <w:right w:val="none" w:sz="0" w:space="0" w:color="auto"/>
          </w:divBdr>
        </w:div>
        <w:div w:id="1191066320">
          <w:marLeft w:val="480"/>
          <w:marRight w:val="0"/>
          <w:marTop w:val="0"/>
          <w:marBottom w:val="0"/>
          <w:divBdr>
            <w:top w:val="none" w:sz="0" w:space="0" w:color="auto"/>
            <w:left w:val="none" w:sz="0" w:space="0" w:color="auto"/>
            <w:bottom w:val="none" w:sz="0" w:space="0" w:color="auto"/>
            <w:right w:val="none" w:sz="0" w:space="0" w:color="auto"/>
          </w:divBdr>
        </w:div>
        <w:div w:id="1242375949">
          <w:marLeft w:val="480"/>
          <w:marRight w:val="0"/>
          <w:marTop w:val="0"/>
          <w:marBottom w:val="0"/>
          <w:divBdr>
            <w:top w:val="none" w:sz="0" w:space="0" w:color="auto"/>
            <w:left w:val="none" w:sz="0" w:space="0" w:color="auto"/>
            <w:bottom w:val="none" w:sz="0" w:space="0" w:color="auto"/>
            <w:right w:val="none" w:sz="0" w:space="0" w:color="auto"/>
          </w:divBdr>
        </w:div>
        <w:div w:id="1317762846">
          <w:marLeft w:val="480"/>
          <w:marRight w:val="0"/>
          <w:marTop w:val="0"/>
          <w:marBottom w:val="0"/>
          <w:divBdr>
            <w:top w:val="none" w:sz="0" w:space="0" w:color="auto"/>
            <w:left w:val="none" w:sz="0" w:space="0" w:color="auto"/>
            <w:bottom w:val="none" w:sz="0" w:space="0" w:color="auto"/>
            <w:right w:val="none" w:sz="0" w:space="0" w:color="auto"/>
          </w:divBdr>
        </w:div>
        <w:div w:id="1341663551">
          <w:marLeft w:val="480"/>
          <w:marRight w:val="0"/>
          <w:marTop w:val="0"/>
          <w:marBottom w:val="0"/>
          <w:divBdr>
            <w:top w:val="none" w:sz="0" w:space="0" w:color="auto"/>
            <w:left w:val="none" w:sz="0" w:space="0" w:color="auto"/>
            <w:bottom w:val="none" w:sz="0" w:space="0" w:color="auto"/>
            <w:right w:val="none" w:sz="0" w:space="0" w:color="auto"/>
          </w:divBdr>
        </w:div>
        <w:div w:id="1346325962">
          <w:marLeft w:val="480"/>
          <w:marRight w:val="0"/>
          <w:marTop w:val="0"/>
          <w:marBottom w:val="0"/>
          <w:divBdr>
            <w:top w:val="none" w:sz="0" w:space="0" w:color="auto"/>
            <w:left w:val="none" w:sz="0" w:space="0" w:color="auto"/>
            <w:bottom w:val="none" w:sz="0" w:space="0" w:color="auto"/>
            <w:right w:val="none" w:sz="0" w:space="0" w:color="auto"/>
          </w:divBdr>
        </w:div>
        <w:div w:id="1392121430">
          <w:marLeft w:val="480"/>
          <w:marRight w:val="0"/>
          <w:marTop w:val="0"/>
          <w:marBottom w:val="0"/>
          <w:divBdr>
            <w:top w:val="none" w:sz="0" w:space="0" w:color="auto"/>
            <w:left w:val="none" w:sz="0" w:space="0" w:color="auto"/>
            <w:bottom w:val="none" w:sz="0" w:space="0" w:color="auto"/>
            <w:right w:val="none" w:sz="0" w:space="0" w:color="auto"/>
          </w:divBdr>
        </w:div>
        <w:div w:id="1398167084">
          <w:marLeft w:val="480"/>
          <w:marRight w:val="0"/>
          <w:marTop w:val="0"/>
          <w:marBottom w:val="0"/>
          <w:divBdr>
            <w:top w:val="none" w:sz="0" w:space="0" w:color="auto"/>
            <w:left w:val="none" w:sz="0" w:space="0" w:color="auto"/>
            <w:bottom w:val="none" w:sz="0" w:space="0" w:color="auto"/>
            <w:right w:val="none" w:sz="0" w:space="0" w:color="auto"/>
          </w:divBdr>
        </w:div>
        <w:div w:id="1404377770">
          <w:marLeft w:val="480"/>
          <w:marRight w:val="0"/>
          <w:marTop w:val="0"/>
          <w:marBottom w:val="0"/>
          <w:divBdr>
            <w:top w:val="none" w:sz="0" w:space="0" w:color="auto"/>
            <w:left w:val="none" w:sz="0" w:space="0" w:color="auto"/>
            <w:bottom w:val="none" w:sz="0" w:space="0" w:color="auto"/>
            <w:right w:val="none" w:sz="0" w:space="0" w:color="auto"/>
          </w:divBdr>
        </w:div>
        <w:div w:id="1410930236">
          <w:marLeft w:val="480"/>
          <w:marRight w:val="0"/>
          <w:marTop w:val="0"/>
          <w:marBottom w:val="0"/>
          <w:divBdr>
            <w:top w:val="none" w:sz="0" w:space="0" w:color="auto"/>
            <w:left w:val="none" w:sz="0" w:space="0" w:color="auto"/>
            <w:bottom w:val="none" w:sz="0" w:space="0" w:color="auto"/>
            <w:right w:val="none" w:sz="0" w:space="0" w:color="auto"/>
          </w:divBdr>
        </w:div>
        <w:div w:id="1412124609">
          <w:marLeft w:val="480"/>
          <w:marRight w:val="0"/>
          <w:marTop w:val="0"/>
          <w:marBottom w:val="0"/>
          <w:divBdr>
            <w:top w:val="none" w:sz="0" w:space="0" w:color="auto"/>
            <w:left w:val="none" w:sz="0" w:space="0" w:color="auto"/>
            <w:bottom w:val="none" w:sz="0" w:space="0" w:color="auto"/>
            <w:right w:val="none" w:sz="0" w:space="0" w:color="auto"/>
          </w:divBdr>
        </w:div>
        <w:div w:id="1439837062">
          <w:marLeft w:val="480"/>
          <w:marRight w:val="0"/>
          <w:marTop w:val="0"/>
          <w:marBottom w:val="0"/>
          <w:divBdr>
            <w:top w:val="none" w:sz="0" w:space="0" w:color="auto"/>
            <w:left w:val="none" w:sz="0" w:space="0" w:color="auto"/>
            <w:bottom w:val="none" w:sz="0" w:space="0" w:color="auto"/>
            <w:right w:val="none" w:sz="0" w:space="0" w:color="auto"/>
          </w:divBdr>
        </w:div>
        <w:div w:id="1466121571">
          <w:marLeft w:val="480"/>
          <w:marRight w:val="0"/>
          <w:marTop w:val="0"/>
          <w:marBottom w:val="0"/>
          <w:divBdr>
            <w:top w:val="none" w:sz="0" w:space="0" w:color="auto"/>
            <w:left w:val="none" w:sz="0" w:space="0" w:color="auto"/>
            <w:bottom w:val="none" w:sz="0" w:space="0" w:color="auto"/>
            <w:right w:val="none" w:sz="0" w:space="0" w:color="auto"/>
          </w:divBdr>
        </w:div>
        <w:div w:id="1506284588">
          <w:marLeft w:val="480"/>
          <w:marRight w:val="0"/>
          <w:marTop w:val="0"/>
          <w:marBottom w:val="0"/>
          <w:divBdr>
            <w:top w:val="none" w:sz="0" w:space="0" w:color="auto"/>
            <w:left w:val="none" w:sz="0" w:space="0" w:color="auto"/>
            <w:bottom w:val="none" w:sz="0" w:space="0" w:color="auto"/>
            <w:right w:val="none" w:sz="0" w:space="0" w:color="auto"/>
          </w:divBdr>
        </w:div>
        <w:div w:id="1509175954">
          <w:marLeft w:val="480"/>
          <w:marRight w:val="0"/>
          <w:marTop w:val="0"/>
          <w:marBottom w:val="0"/>
          <w:divBdr>
            <w:top w:val="none" w:sz="0" w:space="0" w:color="auto"/>
            <w:left w:val="none" w:sz="0" w:space="0" w:color="auto"/>
            <w:bottom w:val="none" w:sz="0" w:space="0" w:color="auto"/>
            <w:right w:val="none" w:sz="0" w:space="0" w:color="auto"/>
          </w:divBdr>
        </w:div>
        <w:div w:id="1516191699">
          <w:marLeft w:val="480"/>
          <w:marRight w:val="0"/>
          <w:marTop w:val="0"/>
          <w:marBottom w:val="0"/>
          <w:divBdr>
            <w:top w:val="none" w:sz="0" w:space="0" w:color="auto"/>
            <w:left w:val="none" w:sz="0" w:space="0" w:color="auto"/>
            <w:bottom w:val="none" w:sz="0" w:space="0" w:color="auto"/>
            <w:right w:val="none" w:sz="0" w:space="0" w:color="auto"/>
          </w:divBdr>
        </w:div>
        <w:div w:id="1537740893">
          <w:marLeft w:val="480"/>
          <w:marRight w:val="0"/>
          <w:marTop w:val="0"/>
          <w:marBottom w:val="0"/>
          <w:divBdr>
            <w:top w:val="none" w:sz="0" w:space="0" w:color="auto"/>
            <w:left w:val="none" w:sz="0" w:space="0" w:color="auto"/>
            <w:bottom w:val="none" w:sz="0" w:space="0" w:color="auto"/>
            <w:right w:val="none" w:sz="0" w:space="0" w:color="auto"/>
          </w:divBdr>
        </w:div>
        <w:div w:id="1542982639">
          <w:marLeft w:val="480"/>
          <w:marRight w:val="0"/>
          <w:marTop w:val="0"/>
          <w:marBottom w:val="0"/>
          <w:divBdr>
            <w:top w:val="none" w:sz="0" w:space="0" w:color="auto"/>
            <w:left w:val="none" w:sz="0" w:space="0" w:color="auto"/>
            <w:bottom w:val="none" w:sz="0" w:space="0" w:color="auto"/>
            <w:right w:val="none" w:sz="0" w:space="0" w:color="auto"/>
          </w:divBdr>
        </w:div>
        <w:div w:id="1558053148">
          <w:marLeft w:val="480"/>
          <w:marRight w:val="0"/>
          <w:marTop w:val="0"/>
          <w:marBottom w:val="0"/>
          <w:divBdr>
            <w:top w:val="none" w:sz="0" w:space="0" w:color="auto"/>
            <w:left w:val="none" w:sz="0" w:space="0" w:color="auto"/>
            <w:bottom w:val="none" w:sz="0" w:space="0" w:color="auto"/>
            <w:right w:val="none" w:sz="0" w:space="0" w:color="auto"/>
          </w:divBdr>
        </w:div>
        <w:div w:id="1566522542">
          <w:marLeft w:val="480"/>
          <w:marRight w:val="0"/>
          <w:marTop w:val="0"/>
          <w:marBottom w:val="0"/>
          <w:divBdr>
            <w:top w:val="none" w:sz="0" w:space="0" w:color="auto"/>
            <w:left w:val="none" w:sz="0" w:space="0" w:color="auto"/>
            <w:bottom w:val="none" w:sz="0" w:space="0" w:color="auto"/>
            <w:right w:val="none" w:sz="0" w:space="0" w:color="auto"/>
          </w:divBdr>
        </w:div>
        <w:div w:id="1594900993">
          <w:marLeft w:val="480"/>
          <w:marRight w:val="0"/>
          <w:marTop w:val="0"/>
          <w:marBottom w:val="0"/>
          <w:divBdr>
            <w:top w:val="none" w:sz="0" w:space="0" w:color="auto"/>
            <w:left w:val="none" w:sz="0" w:space="0" w:color="auto"/>
            <w:bottom w:val="none" w:sz="0" w:space="0" w:color="auto"/>
            <w:right w:val="none" w:sz="0" w:space="0" w:color="auto"/>
          </w:divBdr>
        </w:div>
        <w:div w:id="1612279588">
          <w:marLeft w:val="480"/>
          <w:marRight w:val="0"/>
          <w:marTop w:val="0"/>
          <w:marBottom w:val="0"/>
          <w:divBdr>
            <w:top w:val="none" w:sz="0" w:space="0" w:color="auto"/>
            <w:left w:val="none" w:sz="0" w:space="0" w:color="auto"/>
            <w:bottom w:val="none" w:sz="0" w:space="0" w:color="auto"/>
            <w:right w:val="none" w:sz="0" w:space="0" w:color="auto"/>
          </w:divBdr>
        </w:div>
        <w:div w:id="1612929548">
          <w:marLeft w:val="480"/>
          <w:marRight w:val="0"/>
          <w:marTop w:val="0"/>
          <w:marBottom w:val="0"/>
          <w:divBdr>
            <w:top w:val="none" w:sz="0" w:space="0" w:color="auto"/>
            <w:left w:val="none" w:sz="0" w:space="0" w:color="auto"/>
            <w:bottom w:val="none" w:sz="0" w:space="0" w:color="auto"/>
            <w:right w:val="none" w:sz="0" w:space="0" w:color="auto"/>
          </w:divBdr>
        </w:div>
        <w:div w:id="1623682079">
          <w:marLeft w:val="480"/>
          <w:marRight w:val="0"/>
          <w:marTop w:val="0"/>
          <w:marBottom w:val="0"/>
          <w:divBdr>
            <w:top w:val="none" w:sz="0" w:space="0" w:color="auto"/>
            <w:left w:val="none" w:sz="0" w:space="0" w:color="auto"/>
            <w:bottom w:val="none" w:sz="0" w:space="0" w:color="auto"/>
            <w:right w:val="none" w:sz="0" w:space="0" w:color="auto"/>
          </w:divBdr>
        </w:div>
        <w:div w:id="1662780734">
          <w:marLeft w:val="480"/>
          <w:marRight w:val="0"/>
          <w:marTop w:val="0"/>
          <w:marBottom w:val="0"/>
          <w:divBdr>
            <w:top w:val="none" w:sz="0" w:space="0" w:color="auto"/>
            <w:left w:val="none" w:sz="0" w:space="0" w:color="auto"/>
            <w:bottom w:val="none" w:sz="0" w:space="0" w:color="auto"/>
            <w:right w:val="none" w:sz="0" w:space="0" w:color="auto"/>
          </w:divBdr>
        </w:div>
        <w:div w:id="1686906449">
          <w:marLeft w:val="480"/>
          <w:marRight w:val="0"/>
          <w:marTop w:val="0"/>
          <w:marBottom w:val="0"/>
          <w:divBdr>
            <w:top w:val="none" w:sz="0" w:space="0" w:color="auto"/>
            <w:left w:val="none" w:sz="0" w:space="0" w:color="auto"/>
            <w:bottom w:val="none" w:sz="0" w:space="0" w:color="auto"/>
            <w:right w:val="none" w:sz="0" w:space="0" w:color="auto"/>
          </w:divBdr>
        </w:div>
        <w:div w:id="1694964130">
          <w:marLeft w:val="480"/>
          <w:marRight w:val="0"/>
          <w:marTop w:val="0"/>
          <w:marBottom w:val="0"/>
          <w:divBdr>
            <w:top w:val="none" w:sz="0" w:space="0" w:color="auto"/>
            <w:left w:val="none" w:sz="0" w:space="0" w:color="auto"/>
            <w:bottom w:val="none" w:sz="0" w:space="0" w:color="auto"/>
            <w:right w:val="none" w:sz="0" w:space="0" w:color="auto"/>
          </w:divBdr>
        </w:div>
        <w:div w:id="1733310637">
          <w:marLeft w:val="480"/>
          <w:marRight w:val="0"/>
          <w:marTop w:val="0"/>
          <w:marBottom w:val="0"/>
          <w:divBdr>
            <w:top w:val="none" w:sz="0" w:space="0" w:color="auto"/>
            <w:left w:val="none" w:sz="0" w:space="0" w:color="auto"/>
            <w:bottom w:val="none" w:sz="0" w:space="0" w:color="auto"/>
            <w:right w:val="none" w:sz="0" w:space="0" w:color="auto"/>
          </w:divBdr>
        </w:div>
        <w:div w:id="1734500784">
          <w:marLeft w:val="480"/>
          <w:marRight w:val="0"/>
          <w:marTop w:val="0"/>
          <w:marBottom w:val="0"/>
          <w:divBdr>
            <w:top w:val="none" w:sz="0" w:space="0" w:color="auto"/>
            <w:left w:val="none" w:sz="0" w:space="0" w:color="auto"/>
            <w:bottom w:val="none" w:sz="0" w:space="0" w:color="auto"/>
            <w:right w:val="none" w:sz="0" w:space="0" w:color="auto"/>
          </w:divBdr>
        </w:div>
        <w:div w:id="1779711162">
          <w:marLeft w:val="480"/>
          <w:marRight w:val="0"/>
          <w:marTop w:val="0"/>
          <w:marBottom w:val="0"/>
          <w:divBdr>
            <w:top w:val="none" w:sz="0" w:space="0" w:color="auto"/>
            <w:left w:val="none" w:sz="0" w:space="0" w:color="auto"/>
            <w:bottom w:val="none" w:sz="0" w:space="0" w:color="auto"/>
            <w:right w:val="none" w:sz="0" w:space="0" w:color="auto"/>
          </w:divBdr>
        </w:div>
        <w:div w:id="1794055478">
          <w:marLeft w:val="480"/>
          <w:marRight w:val="0"/>
          <w:marTop w:val="0"/>
          <w:marBottom w:val="0"/>
          <w:divBdr>
            <w:top w:val="none" w:sz="0" w:space="0" w:color="auto"/>
            <w:left w:val="none" w:sz="0" w:space="0" w:color="auto"/>
            <w:bottom w:val="none" w:sz="0" w:space="0" w:color="auto"/>
            <w:right w:val="none" w:sz="0" w:space="0" w:color="auto"/>
          </w:divBdr>
        </w:div>
        <w:div w:id="1799909694">
          <w:marLeft w:val="480"/>
          <w:marRight w:val="0"/>
          <w:marTop w:val="0"/>
          <w:marBottom w:val="0"/>
          <w:divBdr>
            <w:top w:val="none" w:sz="0" w:space="0" w:color="auto"/>
            <w:left w:val="none" w:sz="0" w:space="0" w:color="auto"/>
            <w:bottom w:val="none" w:sz="0" w:space="0" w:color="auto"/>
            <w:right w:val="none" w:sz="0" w:space="0" w:color="auto"/>
          </w:divBdr>
        </w:div>
        <w:div w:id="1804544221">
          <w:marLeft w:val="480"/>
          <w:marRight w:val="0"/>
          <w:marTop w:val="0"/>
          <w:marBottom w:val="0"/>
          <w:divBdr>
            <w:top w:val="none" w:sz="0" w:space="0" w:color="auto"/>
            <w:left w:val="none" w:sz="0" w:space="0" w:color="auto"/>
            <w:bottom w:val="none" w:sz="0" w:space="0" w:color="auto"/>
            <w:right w:val="none" w:sz="0" w:space="0" w:color="auto"/>
          </w:divBdr>
        </w:div>
        <w:div w:id="1809935678">
          <w:marLeft w:val="480"/>
          <w:marRight w:val="0"/>
          <w:marTop w:val="0"/>
          <w:marBottom w:val="0"/>
          <w:divBdr>
            <w:top w:val="none" w:sz="0" w:space="0" w:color="auto"/>
            <w:left w:val="none" w:sz="0" w:space="0" w:color="auto"/>
            <w:bottom w:val="none" w:sz="0" w:space="0" w:color="auto"/>
            <w:right w:val="none" w:sz="0" w:space="0" w:color="auto"/>
          </w:divBdr>
        </w:div>
        <w:div w:id="1849445162">
          <w:marLeft w:val="480"/>
          <w:marRight w:val="0"/>
          <w:marTop w:val="0"/>
          <w:marBottom w:val="0"/>
          <w:divBdr>
            <w:top w:val="none" w:sz="0" w:space="0" w:color="auto"/>
            <w:left w:val="none" w:sz="0" w:space="0" w:color="auto"/>
            <w:bottom w:val="none" w:sz="0" w:space="0" w:color="auto"/>
            <w:right w:val="none" w:sz="0" w:space="0" w:color="auto"/>
          </w:divBdr>
        </w:div>
        <w:div w:id="1883905066">
          <w:marLeft w:val="480"/>
          <w:marRight w:val="0"/>
          <w:marTop w:val="0"/>
          <w:marBottom w:val="0"/>
          <w:divBdr>
            <w:top w:val="none" w:sz="0" w:space="0" w:color="auto"/>
            <w:left w:val="none" w:sz="0" w:space="0" w:color="auto"/>
            <w:bottom w:val="none" w:sz="0" w:space="0" w:color="auto"/>
            <w:right w:val="none" w:sz="0" w:space="0" w:color="auto"/>
          </w:divBdr>
        </w:div>
        <w:div w:id="1903059437">
          <w:marLeft w:val="480"/>
          <w:marRight w:val="0"/>
          <w:marTop w:val="0"/>
          <w:marBottom w:val="0"/>
          <w:divBdr>
            <w:top w:val="none" w:sz="0" w:space="0" w:color="auto"/>
            <w:left w:val="none" w:sz="0" w:space="0" w:color="auto"/>
            <w:bottom w:val="none" w:sz="0" w:space="0" w:color="auto"/>
            <w:right w:val="none" w:sz="0" w:space="0" w:color="auto"/>
          </w:divBdr>
        </w:div>
        <w:div w:id="1911503958">
          <w:marLeft w:val="480"/>
          <w:marRight w:val="0"/>
          <w:marTop w:val="0"/>
          <w:marBottom w:val="0"/>
          <w:divBdr>
            <w:top w:val="none" w:sz="0" w:space="0" w:color="auto"/>
            <w:left w:val="none" w:sz="0" w:space="0" w:color="auto"/>
            <w:bottom w:val="none" w:sz="0" w:space="0" w:color="auto"/>
            <w:right w:val="none" w:sz="0" w:space="0" w:color="auto"/>
          </w:divBdr>
        </w:div>
        <w:div w:id="1918054916">
          <w:marLeft w:val="480"/>
          <w:marRight w:val="0"/>
          <w:marTop w:val="0"/>
          <w:marBottom w:val="0"/>
          <w:divBdr>
            <w:top w:val="none" w:sz="0" w:space="0" w:color="auto"/>
            <w:left w:val="none" w:sz="0" w:space="0" w:color="auto"/>
            <w:bottom w:val="none" w:sz="0" w:space="0" w:color="auto"/>
            <w:right w:val="none" w:sz="0" w:space="0" w:color="auto"/>
          </w:divBdr>
        </w:div>
        <w:div w:id="1928072348">
          <w:marLeft w:val="480"/>
          <w:marRight w:val="0"/>
          <w:marTop w:val="0"/>
          <w:marBottom w:val="0"/>
          <w:divBdr>
            <w:top w:val="none" w:sz="0" w:space="0" w:color="auto"/>
            <w:left w:val="none" w:sz="0" w:space="0" w:color="auto"/>
            <w:bottom w:val="none" w:sz="0" w:space="0" w:color="auto"/>
            <w:right w:val="none" w:sz="0" w:space="0" w:color="auto"/>
          </w:divBdr>
        </w:div>
        <w:div w:id="1985157580">
          <w:marLeft w:val="480"/>
          <w:marRight w:val="0"/>
          <w:marTop w:val="0"/>
          <w:marBottom w:val="0"/>
          <w:divBdr>
            <w:top w:val="none" w:sz="0" w:space="0" w:color="auto"/>
            <w:left w:val="none" w:sz="0" w:space="0" w:color="auto"/>
            <w:bottom w:val="none" w:sz="0" w:space="0" w:color="auto"/>
            <w:right w:val="none" w:sz="0" w:space="0" w:color="auto"/>
          </w:divBdr>
        </w:div>
        <w:div w:id="2026786815">
          <w:marLeft w:val="480"/>
          <w:marRight w:val="0"/>
          <w:marTop w:val="0"/>
          <w:marBottom w:val="0"/>
          <w:divBdr>
            <w:top w:val="none" w:sz="0" w:space="0" w:color="auto"/>
            <w:left w:val="none" w:sz="0" w:space="0" w:color="auto"/>
            <w:bottom w:val="none" w:sz="0" w:space="0" w:color="auto"/>
            <w:right w:val="none" w:sz="0" w:space="0" w:color="auto"/>
          </w:divBdr>
        </w:div>
        <w:div w:id="2068991990">
          <w:marLeft w:val="480"/>
          <w:marRight w:val="0"/>
          <w:marTop w:val="0"/>
          <w:marBottom w:val="0"/>
          <w:divBdr>
            <w:top w:val="none" w:sz="0" w:space="0" w:color="auto"/>
            <w:left w:val="none" w:sz="0" w:space="0" w:color="auto"/>
            <w:bottom w:val="none" w:sz="0" w:space="0" w:color="auto"/>
            <w:right w:val="none" w:sz="0" w:space="0" w:color="auto"/>
          </w:divBdr>
        </w:div>
        <w:div w:id="2110391023">
          <w:marLeft w:val="480"/>
          <w:marRight w:val="0"/>
          <w:marTop w:val="0"/>
          <w:marBottom w:val="0"/>
          <w:divBdr>
            <w:top w:val="none" w:sz="0" w:space="0" w:color="auto"/>
            <w:left w:val="none" w:sz="0" w:space="0" w:color="auto"/>
            <w:bottom w:val="none" w:sz="0" w:space="0" w:color="auto"/>
            <w:right w:val="none" w:sz="0" w:space="0" w:color="auto"/>
          </w:divBdr>
        </w:div>
        <w:div w:id="2111002047">
          <w:marLeft w:val="480"/>
          <w:marRight w:val="0"/>
          <w:marTop w:val="0"/>
          <w:marBottom w:val="0"/>
          <w:divBdr>
            <w:top w:val="none" w:sz="0" w:space="0" w:color="auto"/>
            <w:left w:val="none" w:sz="0" w:space="0" w:color="auto"/>
            <w:bottom w:val="none" w:sz="0" w:space="0" w:color="auto"/>
            <w:right w:val="none" w:sz="0" w:space="0" w:color="auto"/>
          </w:divBdr>
        </w:div>
        <w:div w:id="2115706309">
          <w:marLeft w:val="480"/>
          <w:marRight w:val="0"/>
          <w:marTop w:val="0"/>
          <w:marBottom w:val="0"/>
          <w:divBdr>
            <w:top w:val="none" w:sz="0" w:space="0" w:color="auto"/>
            <w:left w:val="none" w:sz="0" w:space="0" w:color="auto"/>
            <w:bottom w:val="none" w:sz="0" w:space="0" w:color="auto"/>
            <w:right w:val="none" w:sz="0" w:space="0" w:color="auto"/>
          </w:divBdr>
        </w:div>
        <w:div w:id="2145657699">
          <w:marLeft w:val="480"/>
          <w:marRight w:val="0"/>
          <w:marTop w:val="0"/>
          <w:marBottom w:val="0"/>
          <w:divBdr>
            <w:top w:val="none" w:sz="0" w:space="0" w:color="auto"/>
            <w:left w:val="none" w:sz="0" w:space="0" w:color="auto"/>
            <w:bottom w:val="none" w:sz="0" w:space="0" w:color="auto"/>
            <w:right w:val="none" w:sz="0" w:space="0" w:color="auto"/>
          </w:divBdr>
        </w:div>
      </w:divsChild>
    </w:div>
    <w:div w:id="1903983038">
      <w:marLeft w:val="640"/>
      <w:marRight w:val="0"/>
      <w:marTop w:val="0"/>
      <w:marBottom w:val="0"/>
      <w:divBdr>
        <w:top w:val="none" w:sz="0" w:space="0" w:color="auto"/>
        <w:left w:val="none" w:sz="0" w:space="0" w:color="auto"/>
        <w:bottom w:val="none" w:sz="0" w:space="0" w:color="auto"/>
        <w:right w:val="none" w:sz="0" w:space="0" w:color="auto"/>
      </w:divBdr>
    </w:div>
    <w:div w:id="1904363024">
      <w:bodyDiv w:val="1"/>
      <w:marLeft w:val="0"/>
      <w:marRight w:val="0"/>
      <w:marTop w:val="0"/>
      <w:marBottom w:val="0"/>
      <w:divBdr>
        <w:top w:val="none" w:sz="0" w:space="0" w:color="auto"/>
        <w:left w:val="none" w:sz="0" w:space="0" w:color="auto"/>
        <w:bottom w:val="none" w:sz="0" w:space="0" w:color="auto"/>
        <w:right w:val="none" w:sz="0" w:space="0" w:color="auto"/>
      </w:divBdr>
      <w:divsChild>
        <w:div w:id="92172022">
          <w:marLeft w:val="480"/>
          <w:marRight w:val="0"/>
          <w:marTop w:val="0"/>
          <w:marBottom w:val="0"/>
          <w:divBdr>
            <w:top w:val="none" w:sz="0" w:space="0" w:color="auto"/>
            <w:left w:val="none" w:sz="0" w:space="0" w:color="auto"/>
            <w:bottom w:val="none" w:sz="0" w:space="0" w:color="auto"/>
            <w:right w:val="none" w:sz="0" w:space="0" w:color="auto"/>
          </w:divBdr>
        </w:div>
        <w:div w:id="92631006">
          <w:marLeft w:val="480"/>
          <w:marRight w:val="0"/>
          <w:marTop w:val="0"/>
          <w:marBottom w:val="0"/>
          <w:divBdr>
            <w:top w:val="none" w:sz="0" w:space="0" w:color="auto"/>
            <w:left w:val="none" w:sz="0" w:space="0" w:color="auto"/>
            <w:bottom w:val="none" w:sz="0" w:space="0" w:color="auto"/>
            <w:right w:val="none" w:sz="0" w:space="0" w:color="auto"/>
          </w:divBdr>
        </w:div>
        <w:div w:id="93135176">
          <w:marLeft w:val="480"/>
          <w:marRight w:val="0"/>
          <w:marTop w:val="0"/>
          <w:marBottom w:val="0"/>
          <w:divBdr>
            <w:top w:val="none" w:sz="0" w:space="0" w:color="auto"/>
            <w:left w:val="none" w:sz="0" w:space="0" w:color="auto"/>
            <w:bottom w:val="none" w:sz="0" w:space="0" w:color="auto"/>
            <w:right w:val="none" w:sz="0" w:space="0" w:color="auto"/>
          </w:divBdr>
        </w:div>
        <w:div w:id="119155925">
          <w:marLeft w:val="480"/>
          <w:marRight w:val="0"/>
          <w:marTop w:val="0"/>
          <w:marBottom w:val="0"/>
          <w:divBdr>
            <w:top w:val="none" w:sz="0" w:space="0" w:color="auto"/>
            <w:left w:val="none" w:sz="0" w:space="0" w:color="auto"/>
            <w:bottom w:val="none" w:sz="0" w:space="0" w:color="auto"/>
            <w:right w:val="none" w:sz="0" w:space="0" w:color="auto"/>
          </w:divBdr>
        </w:div>
        <w:div w:id="217983180">
          <w:marLeft w:val="480"/>
          <w:marRight w:val="0"/>
          <w:marTop w:val="0"/>
          <w:marBottom w:val="0"/>
          <w:divBdr>
            <w:top w:val="none" w:sz="0" w:space="0" w:color="auto"/>
            <w:left w:val="none" w:sz="0" w:space="0" w:color="auto"/>
            <w:bottom w:val="none" w:sz="0" w:space="0" w:color="auto"/>
            <w:right w:val="none" w:sz="0" w:space="0" w:color="auto"/>
          </w:divBdr>
        </w:div>
        <w:div w:id="219177205">
          <w:marLeft w:val="480"/>
          <w:marRight w:val="0"/>
          <w:marTop w:val="0"/>
          <w:marBottom w:val="0"/>
          <w:divBdr>
            <w:top w:val="none" w:sz="0" w:space="0" w:color="auto"/>
            <w:left w:val="none" w:sz="0" w:space="0" w:color="auto"/>
            <w:bottom w:val="none" w:sz="0" w:space="0" w:color="auto"/>
            <w:right w:val="none" w:sz="0" w:space="0" w:color="auto"/>
          </w:divBdr>
        </w:div>
        <w:div w:id="238909536">
          <w:marLeft w:val="480"/>
          <w:marRight w:val="0"/>
          <w:marTop w:val="0"/>
          <w:marBottom w:val="0"/>
          <w:divBdr>
            <w:top w:val="none" w:sz="0" w:space="0" w:color="auto"/>
            <w:left w:val="none" w:sz="0" w:space="0" w:color="auto"/>
            <w:bottom w:val="none" w:sz="0" w:space="0" w:color="auto"/>
            <w:right w:val="none" w:sz="0" w:space="0" w:color="auto"/>
          </w:divBdr>
        </w:div>
        <w:div w:id="312176230">
          <w:marLeft w:val="480"/>
          <w:marRight w:val="0"/>
          <w:marTop w:val="0"/>
          <w:marBottom w:val="0"/>
          <w:divBdr>
            <w:top w:val="none" w:sz="0" w:space="0" w:color="auto"/>
            <w:left w:val="none" w:sz="0" w:space="0" w:color="auto"/>
            <w:bottom w:val="none" w:sz="0" w:space="0" w:color="auto"/>
            <w:right w:val="none" w:sz="0" w:space="0" w:color="auto"/>
          </w:divBdr>
        </w:div>
        <w:div w:id="329211486">
          <w:marLeft w:val="480"/>
          <w:marRight w:val="0"/>
          <w:marTop w:val="0"/>
          <w:marBottom w:val="0"/>
          <w:divBdr>
            <w:top w:val="none" w:sz="0" w:space="0" w:color="auto"/>
            <w:left w:val="none" w:sz="0" w:space="0" w:color="auto"/>
            <w:bottom w:val="none" w:sz="0" w:space="0" w:color="auto"/>
            <w:right w:val="none" w:sz="0" w:space="0" w:color="auto"/>
          </w:divBdr>
        </w:div>
        <w:div w:id="332805586">
          <w:marLeft w:val="480"/>
          <w:marRight w:val="0"/>
          <w:marTop w:val="0"/>
          <w:marBottom w:val="0"/>
          <w:divBdr>
            <w:top w:val="none" w:sz="0" w:space="0" w:color="auto"/>
            <w:left w:val="none" w:sz="0" w:space="0" w:color="auto"/>
            <w:bottom w:val="none" w:sz="0" w:space="0" w:color="auto"/>
            <w:right w:val="none" w:sz="0" w:space="0" w:color="auto"/>
          </w:divBdr>
        </w:div>
        <w:div w:id="338313403">
          <w:marLeft w:val="480"/>
          <w:marRight w:val="0"/>
          <w:marTop w:val="0"/>
          <w:marBottom w:val="0"/>
          <w:divBdr>
            <w:top w:val="none" w:sz="0" w:space="0" w:color="auto"/>
            <w:left w:val="none" w:sz="0" w:space="0" w:color="auto"/>
            <w:bottom w:val="none" w:sz="0" w:space="0" w:color="auto"/>
            <w:right w:val="none" w:sz="0" w:space="0" w:color="auto"/>
          </w:divBdr>
        </w:div>
        <w:div w:id="368069710">
          <w:marLeft w:val="480"/>
          <w:marRight w:val="0"/>
          <w:marTop w:val="0"/>
          <w:marBottom w:val="0"/>
          <w:divBdr>
            <w:top w:val="none" w:sz="0" w:space="0" w:color="auto"/>
            <w:left w:val="none" w:sz="0" w:space="0" w:color="auto"/>
            <w:bottom w:val="none" w:sz="0" w:space="0" w:color="auto"/>
            <w:right w:val="none" w:sz="0" w:space="0" w:color="auto"/>
          </w:divBdr>
        </w:div>
        <w:div w:id="387343163">
          <w:marLeft w:val="480"/>
          <w:marRight w:val="0"/>
          <w:marTop w:val="0"/>
          <w:marBottom w:val="0"/>
          <w:divBdr>
            <w:top w:val="none" w:sz="0" w:space="0" w:color="auto"/>
            <w:left w:val="none" w:sz="0" w:space="0" w:color="auto"/>
            <w:bottom w:val="none" w:sz="0" w:space="0" w:color="auto"/>
            <w:right w:val="none" w:sz="0" w:space="0" w:color="auto"/>
          </w:divBdr>
        </w:div>
        <w:div w:id="412505781">
          <w:marLeft w:val="480"/>
          <w:marRight w:val="0"/>
          <w:marTop w:val="0"/>
          <w:marBottom w:val="0"/>
          <w:divBdr>
            <w:top w:val="none" w:sz="0" w:space="0" w:color="auto"/>
            <w:left w:val="none" w:sz="0" w:space="0" w:color="auto"/>
            <w:bottom w:val="none" w:sz="0" w:space="0" w:color="auto"/>
            <w:right w:val="none" w:sz="0" w:space="0" w:color="auto"/>
          </w:divBdr>
        </w:div>
        <w:div w:id="484593874">
          <w:marLeft w:val="480"/>
          <w:marRight w:val="0"/>
          <w:marTop w:val="0"/>
          <w:marBottom w:val="0"/>
          <w:divBdr>
            <w:top w:val="none" w:sz="0" w:space="0" w:color="auto"/>
            <w:left w:val="none" w:sz="0" w:space="0" w:color="auto"/>
            <w:bottom w:val="none" w:sz="0" w:space="0" w:color="auto"/>
            <w:right w:val="none" w:sz="0" w:space="0" w:color="auto"/>
          </w:divBdr>
        </w:div>
        <w:div w:id="536622726">
          <w:marLeft w:val="480"/>
          <w:marRight w:val="0"/>
          <w:marTop w:val="0"/>
          <w:marBottom w:val="0"/>
          <w:divBdr>
            <w:top w:val="none" w:sz="0" w:space="0" w:color="auto"/>
            <w:left w:val="none" w:sz="0" w:space="0" w:color="auto"/>
            <w:bottom w:val="none" w:sz="0" w:space="0" w:color="auto"/>
            <w:right w:val="none" w:sz="0" w:space="0" w:color="auto"/>
          </w:divBdr>
        </w:div>
        <w:div w:id="537546237">
          <w:marLeft w:val="480"/>
          <w:marRight w:val="0"/>
          <w:marTop w:val="0"/>
          <w:marBottom w:val="0"/>
          <w:divBdr>
            <w:top w:val="none" w:sz="0" w:space="0" w:color="auto"/>
            <w:left w:val="none" w:sz="0" w:space="0" w:color="auto"/>
            <w:bottom w:val="none" w:sz="0" w:space="0" w:color="auto"/>
            <w:right w:val="none" w:sz="0" w:space="0" w:color="auto"/>
          </w:divBdr>
        </w:div>
        <w:div w:id="559755530">
          <w:marLeft w:val="480"/>
          <w:marRight w:val="0"/>
          <w:marTop w:val="0"/>
          <w:marBottom w:val="0"/>
          <w:divBdr>
            <w:top w:val="none" w:sz="0" w:space="0" w:color="auto"/>
            <w:left w:val="none" w:sz="0" w:space="0" w:color="auto"/>
            <w:bottom w:val="none" w:sz="0" w:space="0" w:color="auto"/>
            <w:right w:val="none" w:sz="0" w:space="0" w:color="auto"/>
          </w:divBdr>
        </w:div>
        <w:div w:id="567421104">
          <w:marLeft w:val="480"/>
          <w:marRight w:val="0"/>
          <w:marTop w:val="0"/>
          <w:marBottom w:val="0"/>
          <w:divBdr>
            <w:top w:val="none" w:sz="0" w:space="0" w:color="auto"/>
            <w:left w:val="none" w:sz="0" w:space="0" w:color="auto"/>
            <w:bottom w:val="none" w:sz="0" w:space="0" w:color="auto"/>
            <w:right w:val="none" w:sz="0" w:space="0" w:color="auto"/>
          </w:divBdr>
        </w:div>
        <w:div w:id="570308292">
          <w:marLeft w:val="480"/>
          <w:marRight w:val="0"/>
          <w:marTop w:val="0"/>
          <w:marBottom w:val="0"/>
          <w:divBdr>
            <w:top w:val="none" w:sz="0" w:space="0" w:color="auto"/>
            <w:left w:val="none" w:sz="0" w:space="0" w:color="auto"/>
            <w:bottom w:val="none" w:sz="0" w:space="0" w:color="auto"/>
            <w:right w:val="none" w:sz="0" w:space="0" w:color="auto"/>
          </w:divBdr>
        </w:div>
        <w:div w:id="601258755">
          <w:marLeft w:val="480"/>
          <w:marRight w:val="0"/>
          <w:marTop w:val="0"/>
          <w:marBottom w:val="0"/>
          <w:divBdr>
            <w:top w:val="none" w:sz="0" w:space="0" w:color="auto"/>
            <w:left w:val="none" w:sz="0" w:space="0" w:color="auto"/>
            <w:bottom w:val="none" w:sz="0" w:space="0" w:color="auto"/>
            <w:right w:val="none" w:sz="0" w:space="0" w:color="auto"/>
          </w:divBdr>
        </w:div>
        <w:div w:id="614335621">
          <w:marLeft w:val="480"/>
          <w:marRight w:val="0"/>
          <w:marTop w:val="0"/>
          <w:marBottom w:val="0"/>
          <w:divBdr>
            <w:top w:val="none" w:sz="0" w:space="0" w:color="auto"/>
            <w:left w:val="none" w:sz="0" w:space="0" w:color="auto"/>
            <w:bottom w:val="none" w:sz="0" w:space="0" w:color="auto"/>
            <w:right w:val="none" w:sz="0" w:space="0" w:color="auto"/>
          </w:divBdr>
        </w:div>
        <w:div w:id="702751160">
          <w:marLeft w:val="480"/>
          <w:marRight w:val="0"/>
          <w:marTop w:val="0"/>
          <w:marBottom w:val="0"/>
          <w:divBdr>
            <w:top w:val="none" w:sz="0" w:space="0" w:color="auto"/>
            <w:left w:val="none" w:sz="0" w:space="0" w:color="auto"/>
            <w:bottom w:val="none" w:sz="0" w:space="0" w:color="auto"/>
            <w:right w:val="none" w:sz="0" w:space="0" w:color="auto"/>
          </w:divBdr>
        </w:div>
        <w:div w:id="787241417">
          <w:marLeft w:val="480"/>
          <w:marRight w:val="0"/>
          <w:marTop w:val="0"/>
          <w:marBottom w:val="0"/>
          <w:divBdr>
            <w:top w:val="none" w:sz="0" w:space="0" w:color="auto"/>
            <w:left w:val="none" w:sz="0" w:space="0" w:color="auto"/>
            <w:bottom w:val="none" w:sz="0" w:space="0" w:color="auto"/>
            <w:right w:val="none" w:sz="0" w:space="0" w:color="auto"/>
          </w:divBdr>
        </w:div>
        <w:div w:id="787357407">
          <w:marLeft w:val="480"/>
          <w:marRight w:val="0"/>
          <w:marTop w:val="0"/>
          <w:marBottom w:val="0"/>
          <w:divBdr>
            <w:top w:val="none" w:sz="0" w:space="0" w:color="auto"/>
            <w:left w:val="none" w:sz="0" w:space="0" w:color="auto"/>
            <w:bottom w:val="none" w:sz="0" w:space="0" w:color="auto"/>
            <w:right w:val="none" w:sz="0" w:space="0" w:color="auto"/>
          </w:divBdr>
        </w:div>
        <w:div w:id="805777633">
          <w:marLeft w:val="480"/>
          <w:marRight w:val="0"/>
          <w:marTop w:val="0"/>
          <w:marBottom w:val="0"/>
          <w:divBdr>
            <w:top w:val="none" w:sz="0" w:space="0" w:color="auto"/>
            <w:left w:val="none" w:sz="0" w:space="0" w:color="auto"/>
            <w:bottom w:val="none" w:sz="0" w:space="0" w:color="auto"/>
            <w:right w:val="none" w:sz="0" w:space="0" w:color="auto"/>
          </w:divBdr>
        </w:div>
        <w:div w:id="805859114">
          <w:marLeft w:val="480"/>
          <w:marRight w:val="0"/>
          <w:marTop w:val="0"/>
          <w:marBottom w:val="0"/>
          <w:divBdr>
            <w:top w:val="none" w:sz="0" w:space="0" w:color="auto"/>
            <w:left w:val="none" w:sz="0" w:space="0" w:color="auto"/>
            <w:bottom w:val="none" w:sz="0" w:space="0" w:color="auto"/>
            <w:right w:val="none" w:sz="0" w:space="0" w:color="auto"/>
          </w:divBdr>
        </w:div>
        <w:div w:id="904727895">
          <w:marLeft w:val="480"/>
          <w:marRight w:val="0"/>
          <w:marTop w:val="0"/>
          <w:marBottom w:val="0"/>
          <w:divBdr>
            <w:top w:val="none" w:sz="0" w:space="0" w:color="auto"/>
            <w:left w:val="none" w:sz="0" w:space="0" w:color="auto"/>
            <w:bottom w:val="none" w:sz="0" w:space="0" w:color="auto"/>
            <w:right w:val="none" w:sz="0" w:space="0" w:color="auto"/>
          </w:divBdr>
        </w:div>
        <w:div w:id="934097161">
          <w:marLeft w:val="480"/>
          <w:marRight w:val="0"/>
          <w:marTop w:val="0"/>
          <w:marBottom w:val="0"/>
          <w:divBdr>
            <w:top w:val="none" w:sz="0" w:space="0" w:color="auto"/>
            <w:left w:val="none" w:sz="0" w:space="0" w:color="auto"/>
            <w:bottom w:val="none" w:sz="0" w:space="0" w:color="auto"/>
            <w:right w:val="none" w:sz="0" w:space="0" w:color="auto"/>
          </w:divBdr>
        </w:div>
        <w:div w:id="968047091">
          <w:marLeft w:val="480"/>
          <w:marRight w:val="0"/>
          <w:marTop w:val="0"/>
          <w:marBottom w:val="0"/>
          <w:divBdr>
            <w:top w:val="none" w:sz="0" w:space="0" w:color="auto"/>
            <w:left w:val="none" w:sz="0" w:space="0" w:color="auto"/>
            <w:bottom w:val="none" w:sz="0" w:space="0" w:color="auto"/>
            <w:right w:val="none" w:sz="0" w:space="0" w:color="auto"/>
          </w:divBdr>
        </w:div>
        <w:div w:id="974140810">
          <w:marLeft w:val="480"/>
          <w:marRight w:val="0"/>
          <w:marTop w:val="0"/>
          <w:marBottom w:val="0"/>
          <w:divBdr>
            <w:top w:val="none" w:sz="0" w:space="0" w:color="auto"/>
            <w:left w:val="none" w:sz="0" w:space="0" w:color="auto"/>
            <w:bottom w:val="none" w:sz="0" w:space="0" w:color="auto"/>
            <w:right w:val="none" w:sz="0" w:space="0" w:color="auto"/>
          </w:divBdr>
        </w:div>
        <w:div w:id="1018199690">
          <w:marLeft w:val="480"/>
          <w:marRight w:val="0"/>
          <w:marTop w:val="0"/>
          <w:marBottom w:val="0"/>
          <w:divBdr>
            <w:top w:val="none" w:sz="0" w:space="0" w:color="auto"/>
            <w:left w:val="none" w:sz="0" w:space="0" w:color="auto"/>
            <w:bottom w:val="none" w:sz="0" w:space="0" w:color="auto"/>
            <w:right w:val="none" w:sz="0" w:space="0" w:color="auto"/>
          </w:divBdr>
        </w:div>
        <w:div w:id="1091777374">
          <w:marLeft w:val="480"/>
          <w:marRight w:val="0"/>
          <w:marTop w:val="0"/>
          <w:marBottom w:val="0"/>
          <w:divBdr>
            <w:top w:val="none" w:sz="0" w:space="0" w:color="auto"/>
            <w:left w:val="none" w:sz="0" w:space="0" w:color="auto"/>
            <w:bottom w:val="none" w:sz="0" w:space="0" w:color="auto"/>
            <w:right w:val="none" w:sz="0" w:space="0" w:color="auto"/>
          </w:divBdr>
        </w:div>
        <w:div w:id="1132166668">
          <w:marLeft w:val="480"/>
          <w:marRight w:val="0"/>
          <w:marTop w:val="0"/>
          <w:marBottom w:val="0"/>
          <w:divBdr>
            <w:top w:val="none" w:sz="0" w:space="0" w:color="auto"/>
            <w:left w:val="none" w:sz="0" w:space="0" w:color="auto"/>
            <w:bottom w:val="none" w:sz="0" w:space="0" w:color="auto"/>
            <w:right w:val="none" w:sz="0" w:space="0" w:color="auto"/>
          </w:divBdr>
        </w:div>
        <w:div w:id="1145659656">
          <w:marLeft w:val="480"/>
          <w:marRight w:val="0"/>
          <w:marTop w:val="0"/>
          <w:marBottom w:val="0"/>
          <w:divBdr>
            <w:top w:val="none" w:sz="0" w:space="0" w:color="auto"/>
            <w:left w:val="none" w:sz="0" w:space="0" w:color="auto"/>
            <w:bottom w:val="none" w:sz="0" w:space="0" w:color="auto"/>
            <w:right w:val="none" w:sz="0" w:space="0" w:color="auto"/>
          </w:divBdr>
        </w:div>
        <w:div w:id="1156801183">
          <w:marLeft w:val="480"/>
          <w:marRight w:val="0"/>
          <w:marTop w:val="0"/>
          <w:marBottom w:val="0"/>
          <w:divBdr>
            <w:top w:val="none" w:sz="0" w:space="0" w:color="auto"/>
            <w:left w:val="none" w:sz="0" w:space="0" w:color="auto"/>
            <w:bottom w:val="none" w:sz="0" w:space="0" w:color="auto"/>
            <w:right w:val="none" w:sz="0" w:space="0" w:color="auto"/>
          </w:divBdr>
        </w:div>
        <w:div w:id="1163661351">
          <w:marLeft w:val="480"/>
          <w:marRight w:val="0"/>
          <w:marTop w:val="0"/>
          <w:marBottom w:val="0"/>
          <w:divBdr>
            <w:top w:val="none" w:sz="0" w:space="0" w:color="auto"/>
            <w:left w:val="none" w:sz="0" w:space="0" w:color="auto"/>
            <w:bottom w:val="none" w:sz="0" w:space="0" w:color="auto"/>
            <w:right w:val="none" w:sz="0" w:space="0" w:color="auto"/>
          </w:divBdr>
        </w:div>
        <w:div w:id="1298143142">
          <w:marLeft w:val="480"/>
          <w:marRight w:val="0"/>
          <w:marTop w:val="0"/>
          <w:marBottom w:val="0"/>
          <w:divBdr>
            <w:top w:val="none" w:sz="0" w:space="0" w:color="auto"/>
            <w:left w:val="none" w:sz="0" w:space="0" w:color="auto"/>
            <w:bottom w:val="none" w:sz="0" w:space="0" w:color="auto"/>
            <w:right w:val="none" w:sz="0" w:space="0" w:color="auto"/>
          </w:divBdr>
        </w:div>
        <w:div w:id="1299724147">
          <w:marLeft w:val="480"/>
          <w:marRight w:val="0"/>
          <w:marTop w:val="0"/>
          <w:marBottom w:val="0"/>
          <w:divBdr>
            <w:top w:val="none" w:sz="0" w:space="0" w:color="auto"/>
            <w:left w:val="none" w:sz="0" w:space="0" w:color="auto"/>
            <w:bottom w:val="none" w:sz="0" w:space="0" w:color="auto"/>
            <w:right w:val="none" w:sz="0" w:space="0" w:color="auto"/>
          </w:divBdr>
        </w:div>
        <w:div w:id="1331835686">
          <w:marLeft w:val="480"/>
          <w:marRight w:val="0"/>
          <w:marTop w:val="0"/>
          <w:marBottom w:val="0"/>
          <w:divBdr>
            <w:top w:val="none" w:sz="0" w:space="0" w:color="auto"/>
            <w:left w:val="none" w:sz="0" w:space="0" w:color="auto"/>
            <w:bottom w:val="none" w:sz="0" w:space="0" w:color="auto"/>
            <w:right w:val="none" w:sz="0" w:space="0" w:color="auto"/>
          </w:divBdr>
        </w:div>
        <w:div w:id="1338923111">
          <w:marLeft w:val="480"/>
          <w:marRight w:val="0"/>
          <w:marTop w:val="0"/>
          <w:marBottom w:val="0"/>
          <w:divBdr>
            <w:top w:val="none" w:sz="0" w:space="0" w:color="auto"/>
            <w:left w:val="none" w:sz="0" w:space="0" w:color="auto"/>
            <w:bottom w:val="none" w:sz="0" w:space="0" w:color="auto"/>
            <w:right w:val="none" w:sz="0" w:space="0" w:color="auto"/>
          </w:divBdr>
        </w:div>
        <w:div w:id="1462530384">
          <w:marLeft w:val="480"/>
          <w:marRight w:val="0"/>
          <w:marTop w:val="0"/>
          <w:marBottom w:val="0"/>
          <w:divBdr>
            <w:top w:val="none" w:sz="0" w:space="0" w:color="auto"/>
            <w:left w:val="none" w:sz="0" w:space="0" w:color="auto"/>
            <w:bottom w:val="none" w:sz="0" w:space="0" w:color="auto"/>
            <w:right w:val="none" w:sz="0" w:space="0" w:color="auto"/>
          </w:divBdr>
        </w:div>
        <w:div w:id="1465200021">
          <w:marLeft w:val="480"/>
          <w:marRight w:val="0"/>
          <w:marTop w:val="0"/>
          <w:marBottom w:val="0"/>
          <w:divBdr>
            <w:top w:val="none" w:sz="0" w:space="0" w:color="auto"/>
            <w:left w:val="none" w:sz="0" w:space="0" w:color="auto"/>
            <w:bottom w:val="none" w:sz="0" w:space="0" w:color="auto"/>
            <w:right w:val="none" w:sz="0" w:space="0" w:color="auto"/>
          </w:divBdr>
        </w:div>
        <w:div w:id="1471945520">
          <w:marLeft w:val="480"/>
          <w:marRight w:val="0"/>
          <w:marTop w:val="0"/>
          <w:marBottom w:val="0"/>
          <w:divBdr>
            <w:top w:val="none" w:sz="0" w:space="0" w:color="auto"/>
            <w:left w:val="none" w:sz="0" w:space="0" w:color="auto"/>
            <w:bottom w:val="none" w:sz="0" w:space="0" w:color="auto"/>
            <w:right w:val="none" w:sz="0" w:space="0" w:color="auto"/>
          </w:divBdr>
        </w:div>
        <w:div w:id="1489204276">
          <w:marLeft w:val="480"/>
          <w:marRight w:val="0"/>
          <w:marTop w:val="0"/>
          <w:marBottom w:val="0"/>
          <w:divBdr>
            <w:top w:val="none" w:sz="0" w:space="0" w:color="auto"/>
            <w:left w:val="none" w:sz="0" w:space="0" w:color="auto"/>
            <w:bottom w:val="none" w:sz="0" w:space="0" w:color="auto"/>
            <w:right w:val="none" w:sz="0" w:space="0" w:color="auto"/>
          </w:divBdr>
        </w:div>
        <w:div w:id="1503886913">
          <w:marLeft w:val="480"/>
          <w:marRight w:val="0"/>
          <w:marTop w:val="0"/>
          <w:marBottom w:val="0"/>
          <w:divBdr>
            <w:top w:val="none" w:sz="0" w:space="0" w:color="auto"/>
            <w:left w:val="none" w:sz="0" w:space="0" w:color="auto"/>
            <w:bottom w:val="none" w:sz="0" w:space="0" w:color="auto"/>
            <w:right w:val="none" w:sz="0" w:space="0" w:color="auto"/>
          </w:divBdr>
        </w:div>
        <w:div w:id="1514494934">
          <w:marLeft w:val="480"/>
          <w:marRight w:val="0"/>
          <w:marTop w:val="0"/>
          <w:marBottom w:val="0"/>
          <w:divBdr>
            <w:top w:val="none" w:sz="0" w:space="0" w:color="auto"/>
            <w:left w:val="none" w:sz="0" w:space="0" w:color="auto"/>
            <w:bottom w:val="none" w:sz="0" w:space="0" w:color="auto"/>
            <w:right w:val="none" w:sz="0" w:space="0" w:color="auto"/>
          </w:divBdr>
        </w:div>
        <w:div w:id="1532373663">
          <w:marLeft w:val="480"/>
          <w:marRight w:val="0"/>
          <w:marTop w:val="0"/>
          <w:marBottom w:val="0"/>
          <w:divBdr>
            <w:top w:val="none" w:sz="0" w:space="0" w:color="auto"/>
            <w:left w:val="none" w:sz="0" w:space="0" w:color="auto"/>
            <w:bottom w:val="none" w:sz="0" w:space="0" w:color="auto"/>
            <w:right w:val="none" w:sz="0" w:space="0" w:color="auto"/>
          </w:divBdr>
        </w:div>
        <w:div w:id="1555698322">
          <w:marLeft w:val="480"/>
          <w:marRight w:val="0"/>
          <w:marTop w:val="0"/>
          <w:marBottom w:val="0"/>
          <w:divBdr>
            <w:top w:val="none" w:sz="0" w:space="0" w:color="auto"/>
            <w:left w:val="none" w:sz="0" w:space="0" w:color="auto"/>
            <w:bottom w:val="none" w:sz="0" w:space="0" w:color="auto"/>
            <w:right w:val="none" w:sz="0" w:space="0" w:color="auto"/>
          </w:divBdr>
        </w:div>
        <w:div w:id="1726027414">
          <w:marLeft w:val="480"/>
          <w:marRight w:val="0"/>
          <w:marTop w:val="0"/>
          <w:marBottom w:val="0"/>
          <w:divBdr>
            <w:top w:val="none" w:sz="0" w:space="0" w:color="auto"/>
            <w:left w:val="none" w:sz="0" w:space="0" w:color="auto"/>
            <w:bottom w:val="none" w:sz="0" w:space="0" w:color="auto"/>
            <w:right w:val="none" w:sz="0" w:space="0" w:color="auto"/>
          </w:divBdr>
        </w:div>
        <w:div w:id="1843007868">
          <w:marLeft w:val="480"/>
          <w:marRight w:val="0"/>
          <w:marTop w:val="0"/>
          <w:marBottom w:val="0"/>
          <w:divBdr>
            <w:top w:val="none" w:sz="0" w:space="0" w:color="auto"/>
            <w:left w:val="none" w:sz="0" w:space="0" w:color="auto"/>
            <w:bottom w:val="none" w:sz="0" w:space="0" w:color="auto"/>
            <w:right w:val="none" w:sz="0" w:space="0" w:color="auto"/>
          </w:divBdr>
        </w:div>
        <w:div w:id="1864594198">
          <w:marLeft w:val="480"/>
          <w:marRight w:val="0"/>
          <w:marTop w:val="0"/>
          <w:marBottom w:val="0"/>
          <w:divBdr>
            <w:top w:val="none" w:sz="0" w:space="0" w:color="auto"/>
            <w:left w:val="none" w:sz="0" w:space="0" w:color="auto"/>
            <w:bottom w:val="none" w:sz="0" w:space="0" w:color="auto"/>
            <w:right w:val="none" w:sz="0" w:space="0" w:color="auto"/>
          </w:divBdr>
        </w:div>
        <w:div w:id="1900969671">
          <w:marLeft w:val="480"/>
          <w:marRight w:val="0"/>
          <w:marTop w:val="0"/>
          <w:marBottom w:val="0"/>
          <w:divBdr>
            <w:top w:val="none" w:sz="0" w:space="0" w:color="auto"/>
            <w:left w:val="none" w:sz="0" w:space="0" w:color="auto"/>
            <w:bottom w:val="none" w:sz="0" w:space="0" w:color="auto"/>
            <w:right w:val="none" w:sz="0" w:space="0" w:color="auto"/>
          </w:divBdr>
        </w:div>
        <w:div w:id="1912546362">
          <w:marLeft w:val="480"/>
          <w:marRight w:val="0"/>
          <w:marTop w:val="0"/>
          <w:marBottom w:val="0"/>
          <w:divBdr>
            <w:top w:val="none" w:sz="0" w:space="0" w:color="auto"/>
            <w:left w:val="none" w:sz="0" w:space="0" w:color="auto"/>
            <w:bottom w:val="none" w:sz="0" w:space="0" w:color="auto"/>
            <w:right w:val="none" w:sz="0" w:space="0" w:color="auto"/>
          </w:divBdr>
        </w:div>
      </w:divsChild>
    </w:div>
    <w:div w:id="1904638011">
      <w:bodyDiv w:val="1"/>
      <w:marLeft w:val="0"/>
      <w:marRight w:val="0"/>
      <w:marTop w:val="0"/>
      <w:marBottom w:val="0"/>
      <w:divBdr>
        <w:top w:val="none" w:sz="0" w:space="0" w:color="auto"/>
        <w:left w:val="none" w:sz="0" w:space="0" w:color="auto"/>
        <w:bottom w:val="none" w:sz="0" w:space="0" w:color="auto"/>
        <w:right w:val="none" w:sz="0" w:space="0" w:color="auto"/>
      </w:divBdr>
    </w:div>
    <w:div w:id="1905485066">
      <w:marLeft w:val="640"/>
      <w:marRight w:val="0"/>
      <w:marTop w:val="0"/>
      <w:marBottom w:val="0"/>
      <w:divBdr>
        <w:top w:val="none" w:sz="0" w:space="0" w:color="auto"/>
        <w:left w:val="none" w:sz="0" w:space="0" w:color="auto"/>
        <w:bottom w:val="none" w:sz="0" w:space="0" w:color="auto"/>
        <w:right w:val="none" w:sz="0" w:space="0" w:color="auto"/>
      </w:divBdr>
    </w:div>
    <w:div w:id="1905752072">
      <w:marLeft w:val="480"/>
      <w:marRight w:val="0"/>
      <w:marTop w:val="0"/>
      <w:marBottom w:val="0"/>
      <w:divBdr>
        <w:top w:val="none" w:sz="0" w:space="0" w:color="auto"/>
        <w:left w:val="none" w:sz="0" w:space="0" w:color="auto"/>
        <w:bottom w:val="none" w:sz="0" w:space="0" w:color="auto"/>
        <w:right w:val="none" w:sz="0" w:space="0" w:color="auto"/>
      </w:divBdr>
    </w:div>
    <w:div w:id="1905946556">
      <w:marLeft w:val="640"/>
      <w:marRight w:val="0"/>
      <w:marTop w:val="0"/>
      <w:marBottom w:val="0"/>
      <w:divBdr>
        <w:top w:val="none" w:sz="0" w:space="0" w:color="auto"/>
        <w:left w:val="none" w:sz="0" w:space="0" w:color="auto"/>
        <w:bottom w:val="none" w:sz="0" w:space="0" w:color="auto"/>
        <w:right w:val="none" w:sz="0" w:space="0" w:color="auto"/>
      </w:divBdr>
    </w:div>
    <w:div w:id="1906644246">
      <w:marLeft w:val="640"/>
      <w:marRight w:val="0"/>
      <w:marTop w:val="0"/>
      <w:marBottom w:val="0"/>
      <w:divBdr>
        <w:top w:val="none" w:sz="0" w:space="0" w:color="auto"/>
        <w:left w:val="none" w:sz="0" w:space="0" w:color="auto"/>
        <w:bottom w:val="none" w:sz="0" w:space="0" w:color="auto"/>
        <w:right w:val="none" w:sz="0" w:space="0" w:color="auto"/>
      </w:divBdr>
    </w:div>
    <w:div w:id="1906914618">
      <w:marLeft w:val="640"/>
      <w:marRight w:val="0"/>
      <w:marTop w:val="0"/>
      <w:marBottom w:val="0"/>
      <w:divBdr>
        <w:top w:val="none" w:sz="0" w:space="0" w:color="auto"/>
        <w:left w:val="none" w:sz="0" w:space="0" w:color="auto"/>
        <w:bottom w:val="none" w:sz="0" w:space="0" w:color="auto"/>
        <w:right w:val="none" w:sz="0" w:space="0" w:color="auto"/>
      </w:divBdr>
    </w:div>
    <w:div w:id="1907062216">
      <w:marLeft w:val="640"/>
      <w:marRight w:val="0"/>
      <w:marTop w:val="0"/>
      <w:marBottom w:val="0"/>
      <w:divBdr>
        <w:top w:val="none" w:sz="0" w:space="0" w:color="auto"/>
        <w:left w:val="none" w:sz="0" w:space="0" w:color="auto"/>
        <w:bottom w:val="none" w:sz="0" w:space="0" w:color="auto"/>
        <w:right w:val="none" w:sz="0" w:space="0" w:color="auto"/>
      </w:divBdr>
    </w:div>
    <w:div w:id="1907179730">
      <w:marLeft w:val="640"/>
      <w:marRight w:val="0"/>
      <w:marTop w:val="0"/>
      <w:marBottom w:val="0"/>
      <w:divBdr>
        <w:top w:val="none" w:sz="0" w:space="0" w:color="auto"/>
        <w:left w:val="none" w:sz="0" w:space="0" w:color="auto"/>
        <w:bottom w:val="none" w:sz="0" w:space="0" w:color="auto"/>
        <w:right w:val="none" w:sz="0" w:space="0" w:color="auto"/>
      </w:divBdr>
    </w:div>
    <w:div w:id="1907301356">
      <w:marLeft w:val="640"/>
      <w:marRight w:val="0"/>
      <w:marTop w:val="0"/>
      <w:marBottom w:val="0"/>
      <w:divBdr>
        <w:top w:val="none" w:sz="0" w:space="0" w:color="auto"/>
        <w:left w:val="none" w:sz="0" w:space="0" w:color="auto"/>
        <w:bottom w:val="none" w:sz="0" w:space="0" w:color="auto"/>
        <w:right w:val="none" w:sz="0" w:space="0" w:color="auto"/>
      </w:divBdr>
    </w:div>
    <w:div w:id="1908105406">
      <w:marLeft w:val="640"/>
      <w:marRight w:val="0"/>
      <w:marTop w:val="0"/>
      <w:marBottom w:val="0"/>
      <w:divBdr>
        <w:top w:val="none" w:sz="0" w:space="0" w:color="auto"/>
        <w:left w:val="none" w:sz="0" w:space="0" w:color="auto"/>
        <w:bottom w:val="none" w:sz="0" w:space="0" w:color="auto"/>
        <w:right w:val="none" w:sz="0" w:space="0" w:color="auto"/>
      </w:divBdr>
    </w:div>
    <w:div w:id="1908106045">
      <w:marLeft w:val="640"/>
      <w:marRight w:val="0"/>
      <w:marTop w:val="0"/>
      <w:marBottom w:val="0"/>
      <w:divBdr>
        <w:top w:val="none" w:sz="0" w:space="0" w:color="auto"/>
        <w:left w:val="none" w:sz="0" w:space="0" w:color="auto"/>
        <w:bottom w:val="none" w:sz="0" w:space="0" w:color="auto"/>
        <w:right w:val="none" w:sz="0" w:space="0" w:color="auto"/>
      </w:divBdr>
    </w:div>
    <w:div w:id="1908762797">
      <w:marLeft w:val="640"/>
      <w:marRight w:val="0"/>
      <w:marTop w:val="0"/>
      <w:marBottom w:val="0"/>
      <w:divBdr>
        <w:top w:val="none" w:sz="0" w:space="0" w:color="auto"/>
        <w:left w:val="none" w:sz="0" w:space="0" w:color="auto"/>
        <w:bottom w:val="none" w:sz="0" w:space="0" w:color="auto"/>
        <w:right w:val="none" w:sz="0" w:space="0" w:color="auto"/>
      </w:divBdr>
    </w:div>
    <w:div w:id="1908833244">
      <w:marLeft w:val="640"/>
      <w:marRight w:val="0"/>
      <w:marTop w:val="0"/>
      <w:marBottom w:val="0"/>
      <w:divBdr>
        <w:top w:val="none" w:sz="0" w:space="0" w:color="auto"/>
        <w:left w:val="none" w:sz="0" w:space="0" w:color="auto"/>
        <w:bottom w:val="none" w:sz="0" w:space="0" w:color="auto"/>
        <w:right w:val="none" w:sz="0" w:space="0" w:color="auto"/>
      </w:divBdr>
    </w:div>
    <w:div w:id="1909074423">
      <w:marLeft w:val="640"/>
      <w:marRight w:val="0"/>
      <w:marTop w:val="0"/>
      <w:marBottom w:val="0"/>
      <w:divBdr>
        <w:top w:val="none" w:sz="0" w:space="0" w:color="auto"/>
        <w:left w:val="none" w:sz="0" w:space="0" w:color="auto"/>
        <w:bottom w:val="none" w:sz="0" w:space="0" w:color="auto"/>
        <w:right w:val="none" w:sz="0" w:space="0" w:color="auto"/>
      </w:divBdr>
    </w:div>
    <w:div w:id="1909222119">
      <w:marLeft w:val="640"/>
      <w:marRight w:val="0"/>
      <w:marTop w:val="0"/>
      <w:marBottom w:val="0"/>
      <w:divBdr>
        <w:top w:val="none" w:sz="0" w:space="0" w:color="auto"/>
        <w:left w:val="none" w:sz="0" w:space="0" w:color="auto"/>
        <w:bottom w:val="none" w:sz="0" w:space="0" w:color="auto"/>
        <w:right w:val="none" w:sz="0" w:space="0" w:color="auto"/>
      </w:divBdr>
    </w:div>
    <w:div w:id="1909336837">
      <w:marLeft w:val="640"/>
      <w:marRight w:val="0"/>
      <w:marTop w:val="0"/>
      <w:marBottom w:val="0"/>
      <w:divBdr>
        <w:top w:val="none" w:sz="0" w:space="0" w:color="auto"/>
        <w:left w:val="none" w:sz="0" w:space="0" w:color="auto"/>
        <w:bottom w:val="none" w:sz="0" w:space="0" w:color="auto"/>
        <w:right w:val="none" w:sz="0" w:space="0" w:color="auto"/>
      </w:divBdr>
    </w:div>
    <w:div w:id="1909683448">
      <w:marLeft w:val="640"/>
      <w:marRight w:val="0"/>
      <w:marTop w:val="0"/>
      <w:marBottom w:val="0"/>
      <w:divBdr>
        <w:top w:val="none" w:sz="0" w:space="0" w:color="auto"/>
        <w:left w:val="none" w:sz="0" w:space="0" w:color="auto"/>
        <w:bottom w:val="none" w:sz="0" w:space="0" w:color="auto"/>
        <w:right w:val="none" w:sz="0" w:space="0" w:color="auto"/>
      </w:divBdr>
    </w:div>
    <w:div w:id="1909729622">
      <w:marLeft w:val="480"/>
      <w:marRight w:val="0"/>
      <w:marTop w:val="0"/>
      <w:marBottom w:val="0"/>
      <w:divBdr>
        <w:top w:val="none" w:sz="0" w:space="0" w:color="auto"/>
        <w:left w:val="none" w:sz="0" w:space="0" w:color="auto"/>
        <w:bottom w:val="none" w:sz="0" w:space="0" w:color="auto"/>
        <w:right w:val="none" w:sz="0" w:space="0" w:color="auto"/>
      </w:divBdr>
    </w:div>
    <w:div w:id="1909803459">
      <w:marLeft w:val="640"/>
      <w:marRight w:val="0"/>
      <w:marTop w:val="0"/>
      <w:marBottom w:val="0"/>
      <w:divBdr>
        <w:top w:val="none" w:sz="0" w:space="0" w:color="auto"/>
        <w:left w:val="none" w:sz="0" w:space="0" w:color="auto"/>
        <w:bottom w:val="none" w:sz="0" w:space="0" w:color="auto"/>
        <w:right w:val="none" w:sz="0" w:space="0" w:color="auto"/>
      </w:divBdr>
      <w:divsChild>
        <w:div w:id="451171288">
          <w:marLeft w:val="640"/>
          <w:marRight w:val="0"/>
          <w:marTop w:val="0"/>
          <w:marBottom w:val="0"/>
          <w:divBdr>
            <w:top w:val="none" w:sz="0" w:space="0" w:color="auto"/>
            <w:left w:val="none" w:sz="0" w:space="0" w:color="auto"/>
            <w:bottom w:val="none" w:sz="0" w:space="0" w:color="auto"/>
            <w:right w:val="none" w:sz="0" w:space="0" w:color="auto"/>
          </w:divBdr>
        </w:div>
        <w:div w:id="1813061725">
          <w:marLeft w:val="640"/>
          <w:marRight w:val="0"/>
          <w:marTop w:val="0"/>
          <w:marBottom w:val="0"/>
          <w:divBdr>
            <w:top w:val="none" w:sz="0" w:space="0" w:color="auto"/>
            <w:left w:val="none" w:sz="0" w:space="0" w:color="auto"/>
            <w:bottom w:val="none" w:sz="0" w:space="0" w:color="auto"/>
            <w:right w:val="none" w:sz="0" w:space="0" w:color="auto"/>
          </w:divBdr>
        </w:div>
        <w:div w:id="298805791">
          <w:marLeft w:val="640"/>
          <w:marRight w:val="0"/>
          <w:marTop w:val="0"/>
          <w:marBottom w:val="0"/>
          <w:divBdr>
            <w:top w:val="none" w:sz="0" w:space="0" w:color="auto"/>
            <w:left w:val="none" w:sz="0" w:space="0" w:color="auto"/>
            <w:bottom w:val="none" w:sz="0" w:space="0" w:color="auto"/>
            <w:right w:val="none" w:sz="0" w:space="0" w:color="auto"/>
          </w:divBdr>
        </w:div>
        <w:div w:id="291447112">
          <w:marLeft w:val="640"/>
          <w:marRight w:val="0"/>
          <w:marTop w:val="0"/>
          <w:marBottom w:val="0"/>
          <w:divBdr>
            <w:top w:val="none" w:sz="0" w:space="0" w:color="auto"/>
            <w:left w:val="none" w:sz="0" w:space="0" w:color="auto"/>
            <w:bottom w:val="none" w:sz="0" w:space="0" w:color="auto"/>
            <w:right w:val="none" w:sz="0" w:space="0" w:color="auto"/>
          </w:divBdr>
        </w:div>
        <w:div w:id="1296643579">
          <w:marLeft w:val="640"/>
          <w:marRight w:val="0"/>
          <w:marTop w:val="0"/>
          <w:marBottom w:val="0"/>
          <w:divBdr>
            <w:top w:val="none" w:sz="0" w:space="0" w:color="auto"/>
            <w:left w:val="none" w:sz="0" w:space="0" w:color="auto"/>
            <w:bottom w:val="none" w:sz="0" w:space="0" w:color="auto"/>
            <w:right w:val="none" w:sz="0" w:space="0" w:color="auto"/>
          </w:divBdr>
        </w:div>
        <w:div w:id="1963077042">
          <w:marLeft w:val="640"/>
          <w:marRight w:val="0"/>
          <w:marTop w:val="0"/>
          <w:marBottom w:val="0"/>
          <w:divBdr>
            <w:top w:val="none" w:sz="0" w:space="0" w:color="auto"/>
            <w:left w:val="none" w:sz="0" w:space="0" w:color="auto"/>
            <w:bottom w:val="none" w:sz="0" w:space="0" w:color="auto"/>
            <w:right w:val="none" w:sz="0" w:space="0" w:color="auto"/>
          </w:divBdr>
        </w:div>
        <w:div w:id="1362054374">
          <w:marLeft w:val="640"/>
          <w:marRight w:val="0"/>
          <w:marTop w:val="0"/>
          <w:marBottom w:val="0"/>
          <w:divBdr>
            <w:top w:val="none" w:sz="0" w:space="0" w:color="auto"/>
            <w:left w:val="none" w:sz="0" w:space="0" w:color="auto"/>
            <w:bottom w:val="none" w:sz="0" w:space="0" w:color="auto"/>
            <w:right w:val="none" w:sz="0" w:space="0" w:color="auto"/>
          </w:divBdr>
        </w:div>
        <w:div w:id="190071558">
          <w:marLeft w:val="640"/>
          <w:marRight w:val="0"/>
          <w:marTop w:val="0"/>
          <w:marBottom w:val="0"/>
          <w:divBdr>
            <w:top w:val="none" w:sz="0" w:space="0" w:color="auto"/>
            <w:left w:val="none" w:sz="0" w:space="0" w:color="auto"/>
            <w:bottom w:val="none" w:sz="0" w:space="0" w:color="auto"/>
            <w:right w:val="none" w:sz="0" w:space="0" w:color="auto"/>
          </w:divBdr>
        </w:div>
        <w:div w:id="1257203201">
          <w:marLeft w:val="640"/>
          <w:marRight w:val="0"/>
          <w:marTop w:val="0"/>
          <w:marBottom w:val="0"/>
          <w:divBdr>
            <w:top w:val="none" w:sz="0" w:space="0" w:color="auto"/>
            <w:left w:val="none" w:sz="0" w:space="0" w:color="auto"/>
            <w:bottom w:val="none" w:sz="0" w:space="0" w:color="auto"/>
            <w:right w:val="none" w:sz="0" w:space="0" w:color="auto"/>
          </w:divBdr>
        </w:div>
        <w:div w:id="1777212677">
          <w:marLeft w:val="640"/>
          <w:marRight w:val="0"/>
          <w:marTop w:val="0"/>
          <w:marBottom w:val="0"/>
          <w:divBdr>
            <w:top w:val="none" w:sz="0" w:space="0" w:color="auto"/>
            <w:left w:val="none" w:sz="0" w:space="0" w:color="auto"/>
            <w:bottom w:val="none" w:sz="0" w:space="0" w:color="auto"/>
            <w:right w:val="none" w:sz="0" w:space="0" w:color="auto"/>
          </w:divBdr>
        </w:div>
        <w:div w:id="200481663">
          <w:marLeft w:val="640"/>
          <w:marRight w:val="0"/>
          <w:marTop w:val="0"/>
          <w:marBottom w:val="0"/>
          <w:divBdr>
            <w:top w:val="none" w:sz="0" w:space="0" w:color="auto"/>
            <w:left w:val="none" w:sz="0" w:space="0" w:color="auto"/>
            <w:bottom w:val="none" w:sz="0" w:space="0" w:color="auto"/>
            <w:right w:val="none" w:sz="0" w:space="0" w:color="auto"/>
          </w:divBdr>
        </w:div>
        <w:div w:id="1608153329">
          <w:marLeft w:val="640"/>
          <w:marRight w:val="0"/>
          <w:marTop w:val="0"/>
          <w:marBottom w:val="0"/>
          <w:divBdr>
            <w:top w:val="none" w:sz="0" w:space="0" w:color="auto"/>
            <w:left w:val="none" w:sz="0" w:space="0" w:color="auto"/>
            <w:bottom w:val="none" w:sz="0" w:space="0" w:color="auto"/>
            <w:right w:val="none" w:sz="0" w:space="0" w:color="auto"/>
          </w:divBdr>
        </w:div>
        <w:div w:id="694813835">
          <w:marLeft w:val="640"/>
          <w:marRight w:val="0"/>
          <w:marTop w:val="0"/>
          <w:marBottom w:val="0"/>
          <w:divBdr>
            <w:top w:val="none" w:sz="0" w:space="0" w:color="auto"/>
            <w:left w:val="none" w:sz="0" w:space="0" w:color="auto"/>
            <w:bottom w:val="none" w:sz="0" w:space="0" w:color="auto"/>
            <w:right w:val="none" w:sz="0" w:space="0" w:color="auto"/>
          </w:divBdr>
        </w:div>
        <w:div w:id="168182886">
          <w:marLeft w:val="640"/>
          <w:marRight w:val="0"/>
          <w:marTop w:val="0"/>
          <w:marBottom w:val="0"/>
          <w:divBdr>
            <w:top w:val="none" w:sz="0" w:space="0" w:color="auto"/>
            <w:left w:val="none" w:sz="0" w:space="0" w:color="auto"/>
            <w:bottom w:val="none" w:sz="0" w:space="0" w:color="auto"/>
            <w:right w:val="none" w:sz="0" w:space="0" w:color="auto"/>
          </w:divBdr>
        </w:div>
        <w:div w:id="630405639">
          <w:marLeft w:val="640"/>
          <w:marRight w:val="0"/>
          <w:marTop w:val="0"/>
          <w:marBottom w:val="0"/>
          <w:divBdr>
            <w:top w:val="none" w:sz="0" w:space="0" w:color="auto"/>
            <w:left w:val="none" w:sz="0" w:space="0" w:color="auto"/>
            <w:bottom w:val="none" w:sz="0" w:space="0" w:color="auto"/>
            <w:right w:val="none" w:sz="0" w:space="0" w:color="auto"/>
          </w:divBdr>
        </w:div>
        <w:div w:id="1667399163">
          <w:marLeft w:val="640"/>
          <w:marRight w:val="0"/>
          <w:marTop w:val="0"/>
          <w:marBottom w:val="0"/>
          <w:divBdr>
            <w:top w:val="none" w:sz="0" w:space="0" w:color="auto"/>
            <w:left w:val="none" w:sz="0" w:space="0" w:color="auto"/>
            <w:bottom w:val="none" w:sz="0" w:space="0" w:color="auto"/>
            <w:right w:val="none" w:sz="0" w:space="0" w:color="auto"/>
          </w:divBdr>
        </w:div>
        <w:div w:id="1589148249">
          <w:marLeft w:val="640"/>
          <w:marRight w:val="0"/>
          <w:marTop w:val="0"/>
          <w:marBottom w:val="0"/>
          <w:divBdr>
            <w:top w:val="none" w:sz="0" w:space="0" w:color="auto"/>
            <w:left w:val="none" w:sz="0" w:space="0" w:color="auto"/>
            <w:bottom w:val="none" w:sz="0" w:space="0" w:color="auto"/>
            <w:right w:val="none" w:sz="0" w:space="0" w:color="auto"/>
          </w:divBdr>
        </w:div>
        <w:div w:id="1306274840">
          <w:marLeft w:val="640"/>
          <w:marRight w:val="0"/>
          <w:marTop w:val="0"/>
          <w:marBottom w:val="0"/>
          <w:divBdr>
            <w:top w:val="none" w:sz="0" w:space="0" w:color="auto"/>
            <w:left w:val="none" w:sz="0" w:space="0" w:color="auto"/>
            <w:bottom w:val="none" w:sz="0" w:space="0" w:color="auto"/>
            <w:right w:val="none" w:sz="0" w:space="0" w:color="auto"/>
          </w:divBdr>
        </w:div>
        <w:div w:id="1581984260">
          <w:marLeft w:val="640"/>
          <w:marRight w:val="0"/>
          <w:marTop w:val="0"/>
          <w:marBottom w:val="0"/>
          <w:divBdr>
            <w:top w:val="none" w:sz="0" w:space="0" w:color="auto"/>
            <w:left w:val="none" w:sz="0" w:space="0" w:color="auto"/>
            <w:bottom w:val="none" w:sz="0" w:space="0" w:color="auto"/>
            <w:right w:val="none" w:sz="0" w:space="0" w:color="auto"/>
          </w:divBdr>
        </w:div>
        <w:div w:id="857079986">
          <w:marLeft w:val="640"/>
          <w:marRight w:val="0"/>
          <w:marTop w:val="0"/>
          <w:marBottom w:val="0"/>
          <w:divBdr>
            <w:top w:val="none" w:sz="0" w:space="0" w:color="auto"/>
            <w:left w:val="none" w:sz="0" w:space="0" w:color="auto"/>
            <w:bottom w:val="none" w:sz="0" w:space="0" w:color="auto"/>
            <w:right w:val="none" w:sz="0" w:space="0" w:color="auto"/>
          </w:divBdr>
        </w:div>
        <w:div w:id="451632741">
          <w:marLeft w:val="640"/>
          <w:marRight w:val="0"/>
          <w:marTop w:val="0"/>
          <w:marBottom w:val="0"/>
          <w:divBdr>
            <w:top w:val="none" w:sz="0" w:space="0" w:color="auto"/>
            <w:left w:val="none" w:sz="0" w:space="0" w:color="auto"/>
            <w:bottom w:val="none" w:sz="0" w:space="0" w:color="auto"/>
            <w:right w:val="none" w:sz="0" w:space="0" w:color="auto"/>
          </w:divBdr>
        </w:div>
        <w:div w:id="552540452">
          <w:marLeft w:val="640"/>
          <w:marRight w:val="0"/>
          <w:marTop w:val="0"/>
          <w:marBottom w:val="0"/>
          <w:divBdr>
            <w:top w:val="none" w:sz="0" w:space="0" w:color="auto"/>
            <w:left w:val="none" w:sz="0" w:space="0" w:color="auto"/>
            <w:bottom w:val="none" w:sz="0" w:space="0" w:color="auto"/>
            <w:right w:val="none" w:sz="0" w:space="0" w:color="auto"/>
          </w:divBdr>
        </w:div>
        <w:div w:id="2139833238">
          <w:marLeft w:val="640"/>
          <w:marRight w:val="0"/>
          <w:marTop w:val="0"/>
          <w:marBottom w:val="0"/>
          <w:divBdr>
            <w:top w:val="none" w:sz="0" w:space="0" w:color="auto"/>
            <w:left w:val="none" w:sz="0" w:space="0" w:color="auto"/>
            <w:bottom w:val="none" w:sz="0" w:space="0" w:color="auto"/>
            <w:right w:val="none" w:sz="0" w:space="0" w:color="auto"/>
          </w:divBdr>
        </w:div>
        <w:div w:id="660082690">
          <w:marLeft w:val="640"/>
          <w:marRight w:val="0"/>
          <w:marTop w:val="0"/>
          <w:marBottom w:val="0"/>
          <w:divBdr>
            <w:top w:val="none" w:sz="0" w:space="0" w:color="auto"/>
            <w:left w:val="none" w:sz="0" w:space="0" w:color="auto"/>
            <w:bottom w:val="none" w:sz="0" w:space="0" w:color="auto"/>
            <w:right w:val="none" w:sz="0" w:space="0" w:color="auto"/>
          </w:divBdr>
        </w:div>
        <w:div w:id="923682887">
          <w:marLeft w:val="640"/>
          <w:marRight w:val="0"/>
          <w:marTop w:val="0"/>
          <w:marBottom w:val="0"/>
          <w:divBdr>
            <w:top w:val="none" w:sz="0" w:space="0" w:color="auto"/>
            <w:left w:val="none" w:sz="0" w:space="0" w:color="auto"/>
            <w:bottom w:val="none" w:sz="0" w:space="0" w:color="auto"/>
            <w:right w:val="none" w:sz="0" w:space="0" w:color="auto"/>
          </w:divBdr>
        </w:div>
        <w:div w:id="1316494829">
          <w:marLeft w:val="640"/>
          <w:marRight w:val="0"/>
          <w:marTop w:val="0"/>
          <w:marBottom w:val="0"/>
          <w:divBdr>
            <w:top w:val="none" w:sz="0" w:space="0" w:color="auto"/>
            <w:left w:val="none" w:sz="0" w:space="0" w:color="auto"/>
            <w:bottom w:val="none" w:sz="0" w:space="0" w:color="auto"/>
            <w:right w:val="none" w:sz="0" w:space="0" w:color="auto"/>
          </w:divBdr>
        </w:div>
        <w:div w:id="231157855">
          <w:marLeft w:val="640"/>
          <w:marRight w:val="0"/>
          <w:marTop w:val="0"/>
          <w:marBottom w:val="0"/>
          <w:divBdr>
            <w:top w:val="none" w:sz="0" w:space="0" w:color="auto"/>
            <w:left w:val="none" w:sz="0" w:space="0" w:color="auto"/>
            <w:bottom w:val="none" w:sz="0" w:space="0" w:color="auto"/>
            <w:right w:val="none" w:sz="0" w:space="0" w:color="auto"/>
          </w:divBdr>
        </w:div>
        <w:div w:id="814686615">
          <w:marLeft w:val="640"/>
          <w:marRight w:val="0"/>
          <w:marTop w:val="0"/>
          <w:marBottom w:val="0"/>
          <w:divBdr>
            <w:top w:val="none" w:sz="0" w:space="0" w:color="auto"/>
            <w:left w:val="none" w:sz="0" w:space="0" w:color="auto"/>
            <w:bottom w:val="none" w:sz="0" w:space="0" w:color="auto"/>
            <w:right w:val="none" w:sz="0" w:space="0" w:color="auto"/>
          </w:divBdr>
        </w:div>
        <w:div w:id="1702781504">
          <w:marLeft w:val="640"/>
          <w:marRight w:val="0"/>
          <w:marTop w:val="0"/>
          <w:marBottom w:val="0"/>
          <w:divBdr>
            <w:top w:val="none" w:sz="0" w:space="0" w:color="auto"/>
            <w:left w:val="none" w:sz="0" w:space="0" w:color="auto"/>
            <w:bottom w:val="none" w:sz="0" w:space="0" w:color="auto"/>
            <w:right w:val="none" w:sz="0" w:space="0" w:color="auto"/>
          </w:divBdr>
        </w:div>
        <w:div w:id="557938882">
          <w:marLeft w:val="640"/>
          <w:marRight w:val="0"/>
          <w:marTop w:val="0"/>
          <w:marBottom w:val="0"/>
          <w:divBdr>
            <w:top w:val="none" w:sz="0" w:space="0" w:color="auto"/>
            <w:left w:val="none" w:sz="0" w:space="0" w:color="auto"/>
            <w:bottom w:val="none" w:sz="0" w:space="0" w:color="auto"/>
            <w:right w:val="none" w:sz="0" w:space="0" w:color="auto"/>
          </w:divBdr>
        </w:div>
        <w:div w:id="918562722">
          <w:marLeft w:val="640"/>
          <w:marRight w:val="0"/>
          <w:marTop w:val="0"/>
          <w:marBottom w:val="0"/>
          <w:divBdr>
            <w:top w:val="none" w:sz="0" w:space="0" w:color="auto"/>
            <w:left w:val="none" w:sz="0" w:space="0" w:color="auto"/>
            <w:bottom w:val="none" w:sz="0" w:space="0" w:color="auto"/>
            <w:right w:val="none" w:sz="0" w:space="0" w:color="auto"/>
          </w:divBdr>
        </w:div>
        <w:div w:id="604119587">
          <w:marLeft w:val="640"/>
          <w:marRight w:val="0"/>
          <w:marTop w:val="0"/>
          <w:marBottom w:val="0"/>
          <w:divBdr>
            <w:top w:val="none" w:sz="0" w:space="0" w:color="auto"/>
            <w:left w:val="none" w:sz="0" w:space="0" w:color="auto"/>
            <w:bottom w:val="none" w:sz="0" w:space="0" w:color="auto"/>
            <w:right w:val="none" w:sz="0" w:space="0" w:color="auto"/>
          </w:divBdr>
        </w:div>
        <w:div w:id="1412696742">
          <w:marLeft w:val="640"/>
          <w:marRight w:val="0"/>
          <w:marTop w:val="0"/>
          <w:marBottom w:val="0"/>
          <w:divBdr>
            <w:top w:val="none" w:sz="0" w:space="0" w:color="auto"/>
            <w:left w:val="none" w:sz="0" w:space="0" w:color="auto"/>
            <w:bottom w:val="none" w:sz="0" w:space="0" w:color="auto"/>
            <w:right w:val="none" w:sz="0" w:space="0" w:color="auto"/>
          </w:divBdr>
        </w:div>
        <w:div w:id="931667973">
          <w:marLeft w:val="640"/>
          <w:marRight w:val="0"/>
          <w:marTop w:val="0"/>
          <w:marBottom w:val="0"/>
          <w:divBdr>
            <w:top w:val="none" w:sz="0" w:space="0" w:color="auto"/>
            <w:left w:val="none" w:sz="0" w:space="0" w:color="auto"/>
            <w:bottom w:val="none" w:sz="0" w:space="0" w:color="auto"/>
            <w:right w:val="none" w:sz="0" w:space="0" w:color="auto"/>
          </w:divBdr>
        </w:div>
        <w:div w:id="1558973845">
          <w:marLeft w:val="640"/>
          <w:marRight w:val="0"/>
          <w:marTop w:val="0"/>
          <w:marBottom w:val="0"/>
          <w:divBdr>
            <w:top w:val="none" w:sz="0" w:space="0" w:color="auto"/>
            <w:left w:val="none" w:sz="0" w:space="0" w:color="auto"/>
            <w:bottom w:val="none" w:sz="0" w:space="0" w:color="auto"/>
            <w:right w:val="none" w:sz="0" w:space="0" w:color="auto"/>
          </w:divBdr>
        </w:div>
        <w:div w:id="205023926">
          <w:marLeft w:val="640"/>
          <w:marRight w:val="0"/>
          <w:marTop w:val="0"/>
          <w:marBottom w:val="0"/>
          <w:divBdr>
            <w:top w:val="none" w:sz="0" w:space="0" w:color="auto"/>
            <w:left w:val="none" w:sz="0" w:space="0" w:color="auto"/>
            <w:bottom w:val="none" w:sz="0" w:space="0" w:color="auto"/>
            <w:right w:val="none" w:sz="0" w:space="0" w:color="auto"/>
          </w:divBdr>
        </w:div>
        <w:div w:id="2018076484">
          <w:marLeft w:val="640"/>
          <w:marRight w:val="0"/>
          <w:marTop w:val="0"/>
          <w:marBottom w:val="0"/>
          <w:divBdr>
            <w:top w:val="none" w:sz="0" w:space="0" w:color="auto"/>
            <w:left w:val="none" w:sz="0" w:space="0" w:color="auto"/>
            <w:bottom w:val="none" w:sz="0" w:space="0" w:color="auto"/>
            <w:right w:val="none" w:sz="0" w:space="0" w:color="auto"/>
          </w:divBdr>
        </w:div>
        <w:div w:id="1162552134">
          <w:marLeft w:val="640"/>
          <w:marRight w:val="0"/>
          <w:marTop w:val="0"/>
          <w:marBottom w:val="0"/>
          <w:divBdr>
            <w:top w:val="none" w:sz="0" w:space="0" w:color="auto"/>
            <w:left w:val="none" w:sz="0" w:space="0" w:color="auto"/>
            <w:bottom w:val="none" w:sz="0" w:space="0" w:color="auto"/>
            <w:right w:val="none" w:sz="0" w:space="0" w:color="auto"/>
          </w:divBdr>
        </w:div>
        <w:div w:id="1290479049">
          <w:marLeft w:val="640"/>
          <w:marRight w:val="0"/>
          <w:marTop w:val="0"/>
          <w:marBottom w:val="0"/>
          <w:divBdr>
            <w:top w:val="none" w:sz="0" w:space="0" w:color="auto"/>
            <w:left w:val="none" w:sz="0" w:space="0" w:color="auto"/>
            <w:bottom w:val="none" w:sz="0" w:space="0" w:color="auto"/>
            <w:right w:val="none" w:sz="0" w:space="0" w:color="auto"/>
          </w:divBdr>
        </w:div>
        <w:div w:id="977223816">
          <w:marLeft w:val="640"/>
          <w:marRight w:val="0"/>
          <w:marTop w:val="0"/>
          <w:marBottom w:val="0"/>
          <w:divBdr>
            <w:top w:val="none" w:sz="0" w:space="0" w:color="auto"/>
            <w:left w:val="none" w:sz="0" w:space="0" w:color="auto"/>
            <w:bottom w:val="none" w:sz="0" w:space="0" w:color="auto"/>
            <w:right w:val="none" w:sz="0" w:space="0" w:color="auto"/>
          </w:divBdr>
        </w:div>
        <w:div w:id="1265571982">
          <w:marLeft w:val="640"/>
          <w:marRight w:val="0"/>
          <w:marTop w:val="0"/>
          <w:marBottom w:val="0"/>
          <w:divBdr>
            <w:top w:val="none" w:sz="0" w:space="0" w:color="auto"/>
            <w:left w:val="none" w:sz="0" w:space="0" w:color="auto"/>
            <w:bottom w:val="none" w:sz="0" w:space="0" w:color="auto"/>
            <w:right w:val="none" w:sz="0" w:space="0" w:color="auto"/>
          </w:divBdr>
        </w:div>
        <w:div w:id="1361130260">
          <w:marLeft w:val="640"/>
          <w:marRight w:val="0"/>
          <w:marTop w:val="0"/>
          <w:marBottom w:val="0"/>
          <w:divBdr>
            <w:top w:val="none" w:sz="0" w:space="0" w:color="auto"/>
            <w:left w:val="none" w:sz="0" w:space="0" w:color="auto"/>
            <w:bottom w:val="none" w:sz="0" w:space="0" w:color="auto"/>
            <w:right w:val="none" w:sz="0" w:space="0" w:color="auto"/>
          </w:divBdr>
        </w:div>
        <w:div w:id="2098822352">
          <w:marLeft w:val="640"/>
          <w:marRight w:val="0"/>
          <w:marTop w:val="0"/>
          <w:marBottom w:val="0"/>
          <w:divBdr>
            <w:top w:val="none" w:sz="0" w:space="0" w:color="auto"/>
            <w:left w:val="none" w:sz="0" w:space="0" w:color="auto"/>
            <w:bottom w:val="none" w:sz="0" w:space="0" w:color="auto"/>
            <w:right w:val="none" w:sz="0" w:space="0" w:color="auto"/>
          </w:divBdr>
        </w:div>
        <w:div w:id="1731030746">
          <w:marLeft w:val="640"/>
          <w:marRight w:val="0"/>
          <w:marTop w:val="0"/>
          <w:marBottom w:val="0"/>
          <w:divBdr>
            <w:top w:val="none" w:sz="0" w:space="0" w:color="auto"/>
            <w:left w:val="none" w:sz="0" w:space="0" w:color="auto"/>
            <w:bottom w:val="none" w:sz="0" w:space="0" w:color="auto"/>
            <w:right w:val="none" w:sz="0" w:space="0" w:color="auto"/>
          </w:divBdr>
        </w:div>
        <w:div w:id="1725182684">
          <w:marLeft w:val="640"/>
          <w:marRight w:val="0"/>
          <w:marTop w:val="0"/>
          <w:marBottom w:val="0"/>
          <w:divBdr>
            <w:top w:val="none" w:sz="0" w:space="0" w:color="auto"/>
            <w:left w:val="none" w:sz="0" w:space="0" w:color="auto"/>
            <w:bottom w:val="none" w:sz="0" w:space="0" w:color="auto"/>
            <w:right w:val="none" w:sz="0" w:space="0" w:color="auto"/>
          </w:divBdr>
        </w:div>
        <w:div w:id="2073699180">
          <w:marLeft w:val="640"/>
          <w:marRight w:val="0"/>
          <w:marTop w:val="0"/>
          <w:marBottom w:val="0"/>
          <w:divBdr>
            <w:top w:val="none" w:sz="0" w:space="0" w:color="auto"/>
            <w:left w:val="none" w:sz="0" w:space="0" w:color="auto"/>
            <w:bottom w:val="none" w:sz="0" w:space="0" w:color="auto"/>
            <w:right w:val="none" w:sz="0" w:space="0" w:color="auto"/>
          </w:divBdr>
        </w:div>
        <w:div w:id="128207275">
          <w:marLeft w:val="640"/>
          <w:marRight w:val="0"/>
          <w:marTop w:val="0"/>
          <w:marBottom w:val="0"/>
          <w:divBdr>
            <w:top w:val="none" w:sz="0" w:space="0" w:color="auto"/>
            <w:left w:val="none" w:sz="0" w:space="0" w:color="auto"/>
            <w:bottom w:val="none" w:sz="0" w:space="0" w:color="auto"/>
            <w:right w:val="none" w:sz="0" w:space="0" w:color="auto"/>
          </w:divBdr>
        </w:div>
        <w:div w:id="48891539">
          <w:marLeft w:val="640"/>
          <w:marRight w:val="0"/>
          <w:marTop w:val="0"/>
          <w:marBottom w:val="0"/>
          <w:divBdr>
            <w:top w:val="none" w:sz="0" w:space="0" w:color="auto"/>
            <w:left w:val="none" w:sz="0" w:space="0" w:color="auto"/>
            <w:bottom w:val="none" w:sz="0" w:space="0" w:color="auto"/>
            <w:right w:val="none" w:sz="0" w:space="0" w:color="auto"/>
          </w:divBdr>
        </w:div>
        <w:div w:id="872303231">
          <w:marLeft w:val="640"/>
          <w:marRight w:val="0"/>
          <w:marTop w:val="0"/>
          <w:marBottom w:val="0"/>
          <w:divBdr>
            <w:top w:val="none" w:sz="0" w:space="0" w:color="auto"/>
            <w:left w:val="none" w:sz="0" w:space="0" w:color="auto"/>
            <w:bottom w:val="none" w:sz="0" w:space="0" w:color="auto"/>
            <w:right w:val="none" w:sz="0" w:space="0" w:color="auto"/>
          </w:divBdr>
        </w:div>
        <w:div w:id="607156963">
          <w:marLeft w:val="640"/>
          <w:marRight w:val="0"/>
          <w:marTop w:val="0"/>
          <w:marBottom w:val="0"/>
          <w:divBdr>
            <w:top w:val="none" w:sz="0" w:space="0" w:color="auto"/>
            <w:left w:val="none" w:sz="0" w:space="0" w:color="auto"/>
            <w:bottom w:val="none" w:sz="0" w:space="0" w:color="auto"/>
            <w:right w:val="none" w:sz="0" w:space="0" w:color="auto"/>
          </w:divBdr>
        </w:div>
        <w:div w:id="756826363">
          <w:marLeft w:val="640"/>
          <w:marRight w:val="0"/>
          <w:marTop w:val="0"/>
          <w:marBottom w:val="0"/>
          <w:divBdr>
            <w:top w:val="none" w:sz="0" w:space="0" w:color="auto"/>
            <w:left w:val="none" w:sz="0" w:space="0" w:color="auto"/>
            <w:bottom w:val="none" w:sz="0" w:space="0" w:color="auto"/>
            <w:right w:val="none" w:sz="0" w:space="0" w:color="auto"/>
          </w:divBdr>
        </w:div>
        <w:div w:id="437221206">
          <w:marLeft w:val="640"/>
          <w:marRight w:val="0"/>
          <w:marTop w:val="0"/>
          <w:marBottom w:val="0"/>
          <w:divBdr>
            <w:top w:val="none" w:sz="0" w:space="0" w:color="auto"/>
            <w:left w:val="none" w:sz="0" w:space="0" w:color="auto"/>
            <w:bottom w:val="none" w:sz="0" w:space="0" w:color="auto"/>
            <w:right w:val="none" w:sz="0" w:space="0" w:color="auto"/>
          </w:divBdr>
        </w:div>
        <w:div w:id="1637879381">
          <w:marLeft w:val="640"/>
          <w:marRight w:val="0"/>
          <w:marTop w:val="0"/>
          <w:marBottom w:val="0"/>
          <w:divBdr>
            <w:top w:val="none" w:sz="0" w:space="0" w:color="auto"/>
            <w:left w:val="none" w:sz="0" w:space="0" w:color="auto"/>
            <w:bottom w:val="none" w:sz="0" w:space="0" w:color="auto"/>
            <w:right w:val="none" w:sz="0" w:space="0" w:color="auto"/>
          </w:divBdr>
        </w:div>
        <w:div w:id="1334331954">
          <w:marLeft w:val="640"/>
          <w:marRight w:val="0"/>
          <w:marTop w:val="0"/>
          <w:marBottom w:val="0"/>
          <w:divBdr>
            <w:top w:val="none" w:sz="0" w:space="0" w:color="auto"/>
            <w:left w:val="none" w:sz="0" w:space="0" w:color="auto"/>
            <w:bottom w:val="none" w:sz="0" w:space="0" w:color="auto"/>
            <w:right w:val="none" w:sz="0" w:space="0" w:color="auto"/>
          </w:divBdr>
        </w:div>
        <w:div w:id="2125072402">
          <w:marLeft w:val="640"/>
          <w:marRight w:val="0"/>
          <w:marTop w:val="0"/>
          <w:marBottom w:val="0"/>
          <w:divBdr>
            <w:top w:val="none" w:sz="0" w:space="0" w:color="auto"/>
            <w:left w:val="none" w:sz="0" w:space="0" w:color="auto"/>
            <w:bottom w:val="none" w:sz="0" w:space="0" w:color="auto"/>
            <w:right w:val="none" w:sz="0" w:space="0" w:color="auto"/>
          </w:divBdr>
        </w:div>
        <w:div w:id="425884173">
          <w:marLeft w:val="640"/>
          <w:marRight w:val="0"/>
          <w:marTop w:val="0"/>
          <w:marBottom w:val="0"/>
          <w:divBdr>
            <w:top w:val="none" w:sz="0" w:space="0" w:color="auto"/>
            <w:left w:val="none" w:sz="0" w:space="0" w:color="auto"/>
            <w:bottom w:val="none" w:sz="0" w:space="0" w:color="auto"/>
            <w:right w:val="none" w:sz="0" w:space="0" w:color="auto"/>
          </w:divBdr>
        </w:div>
        <w:div w:id="1356619423">
          <w:marLeft w:val="640"/>
          <w:marRight w:val="0"/>
          <w:marTop w:val="0"/>
          <w:marBottom w:val="0"/>
          <w:divBdr>
            <w:top w:val="none" w:sz="0" w:space="0" w:color="auto"/>
            <w:left w:val="none" w:sz="0" w:space="0" w:color="auto"/>
            <w:bottom w:val="none" w:sz="0" w:space="0" w:color="auto"/>
            <w:right w:val="none" w:sz="0" w:space="0" w:color="auto"/>
          </w:divBdr>
        </w:div>
        <w:div w:id="168494362">
          <w:marLeft w:val="640"/>
          <w:marRight w:val="0"/>
          <w:marTop w:val="0"/>
          <w:marBottom w:val="0"/>
          <w:divBdr>
            <w:top w:val="none" w:sz="0" w:space="0" w:color="auto"/>
            <w:left w:val="none" w:sz="0" w:space="0" w:color="auto"/>
            <w:bottom w:val="none" w:sz="0" w:space="0" w:color="auto"/>
            <w:right w:val="none" w:sz="0" w:space="0" w:color="auto"/>
          </w:divBdr>
        </w:div>
        <w:div w:id="1666860378">
          <w:marLeft w:val="640"/>
          <w:marRight w:val="0"/>
          <w:marTop w:val="0"/>
          <w:marBottom w:val="0"/>
          <w:divBdr>
            <w:top w:val="none" w:sz="0" w:space="0" w:color="auto"/>
            <w:left w:val="none" w:sz="0" w:space="0" w:color="auto"/>
            <w:bottom w:val="none" w:sz="0" w:space="0" w:color="auto"/>
            <w:right w:val="none" w:sz="0" w:space="0" w:color="auto"/>
          </w:divBdr>
        </w:div>
        <w:div w:id="1718893401">
          <w:marLeft w:val="640"/>
          <w:marRight w:val="0"/>
          <w:marTop w:val="0"/>
          <w:marBottom w:val="0"/>
          <w:divBdr>
            <w:top w:val="none" w:sz="0" w:space="0" w:color="auto"/>
            <w:left w:val="none" w:sz="0" w:space="0" w:color="auto"/>
            <w:bottom w:val="none" w:sz="0" w:space="0" w:color="auto"/>
            <w:right w:val="none" w:sz="0" w:space="0" w:color="auto"/>
          </w:divBdr>
        </w:div>
        <w:div w:id="1487864641">
          <w:marLeft w:val="640"/>
          <w:marRight w:val="0"/>
          <w:marTop w:val="0"/>
          <w:marBottom w:val="0"/>
          <w:divBdr>
            <w:top w:val="none" w:sz="0" w:space="0" w:color="auto"/>
            <w:left w:val="none" w:sz="0" w:space="0" w:color="auto"/>
            <w:bottom w:val="none" w:sz="0" w:space="0" w:color="auto"/>
            <w:right w:val="none" w:sz="0" w:space="0" w:color="auto"/>
          </w:divBdr>
        </w:div>
        <w:div w:id="1134101286">
          <w:marLeft w:val="640"/>
          <w:marRight w:val="0"/>
          <w:marTop w:val="0"/>
          <w:marBottom w:val="0"/>
          <w:divBdr>
            <w:top w:val="none" w:sz="0" w:space="0" w:color="auto"/>
            <w:left w:val="none" w:sz="0" w:space="0" w:color="auto"/>
            <w:bottom w:val="none" w:sz="0" w:space="0" w:color="auto"/>
            <w:right w:val="none" w:sz="0" w:space="0" w:color="auto"/>
          </w:divBdr>
        </w:div>
        <w:div w:id="213858545">
          <w:marLeft w:val="640"/>
          <w:marRight w:val="0"/>
          <w:marTop w:val="0"/>
          <w:marBottom w:val="0"/>
          <w:divBdr>
            <w:top w:val="none" w:sz="0" w:space="0" w:color="auto"/>
            <w:left w:val="none" w:sz="0" w:space="0" w:color="auto"/>
            <w:bottom w:val="none" w:sz="0" w:space="0" w:color="auto"/>
            <w:right w:val="none" w:sz="0" w:space="0" w:color="auto"/>
          </w:divBdr>
        </w:div>
        <w:div w:id="670334182">
          <w:marLeft w:val="640"/>
          <w:marRight w:val="0"/>
          <w:marTop w:val="0"/>
          <w:marBottom w:val="0"/>
          <w:divBdr>
            <w:top w:val="none" w:sz="0" w:space="0" w:color="auto"/>
            <w:left w:val="none" w:sz="0" w:space="0" w:color="auto"/>
            <w:bottom w:val="none" w:sz="0" w:space="0" w:color="auto"/>
            <w:right w:val="none" w:sz="0" w:space="0" w:color="auto"/>
          </w:divBdr>
        </w:div>
        <w:div w:id="1716662731">
          <w:marLeft w:val="640"/>
          <w:marRight w:val="0"/>
          <w:marTop w:val="0"/>
          <w:marBottom w:val="0"/>
          <w:divBdr>
            <w:top w:val="none" w:sz="0" w:space="0" w:color="auto"/>
            <w:left w:val="none" w:sz="0" w:space="0" w:color="auto"/>
            <w:bottom w:val="none" w:sz="0" w:space="0" w:color="auto"/>
            <w:right w:val="none" w:sz="0" w:space="0" w:color="auto"/>
          </w:divBdr>
        </w:div>
        <w:div w:id="1939872994">
          <w:marLeft w:val="640"/>
          <w:marRight w:val="0"/>
          <w:marTop w:val="0"/>
          <w:marBottom w:val="0"/>
          <w:divBdr>
            <w:top w:val="none" w:sz="0" w:space="0" w:color="auto"/>
            <w:left w:val="none" w:sz="0" w:space="0" w:color="auto"/>
            <w:bottom w:val="none" w:sz="0" w:space="0" w:color="auto"/>
            <w:right w:val="none" w:sz="0" w:space="0" w:color="auto"/>
          </w:divBdr>
        </w:div>
        <w:div w:id="252906163">
          <w:marLeft w:val="640"/>
          <w:marRight w:val="0"/>
          <w:marTop w:val="0"/>
          <w:marBottom w:val="0"/>
          <w:divBdr>
            <w:top w:val="none" w:sz="0" w:space="0" w:color="auto"/>
            <w:left w:val="none" w:sz="0" w:space="0" w:color="auto"/>
            <w:bottom w:val="none" w:sz="0" w:space="0" w:color="auto"/>
            <w:right w:val="none" w:sz="0" w:space="0" w:color="auto"/>
          </w:divBdr>
        </w:div>
        <w:div w:id="628979912">
          <w:marLeft w:val="640"/>
          <w:marRight w:val="0"/>
          <w:marTop w:val="0"/>
          <w:marBottom w:val="0"/>
          <w:divBdr>
            <w:top w:val="none" w:sz="0" w:space="0" w:color="auto"/>
            <w:left w:val="none" w:sz="0" w:space="0" w:color="auto"/>
            <w:bottom w:val="none" w:sz="0" w:space="0" w:color="auto"/>
            <w:right w:val="none" w:sz="0" w:space="0" w:color="auto"/>
          </w:divBdr>
        </w:div>
        <w:div w:id="372461170">
          <w:marLeft w:val="640"/>
          <w:marRight w:val="0"/>
          <w:marTop w:val="0"/>
          <w:marBottom w:val="0"/>
          <w:divBdr>
            <w:top w:val="none" w:sz="0" w:space="0" w:color="auto"/>
            <w:left w:val="none" w:sz="0" w:space="0" w:color="auto"/>
            <w:bottom w:val="none" w:sz="0" w:space="0" w:color="auto"/>
            <w:right w:val="none" w:sz="0" w:space="0" w:color="auto"/>
          </w:divBdr>
        </w:div>
        <w:div w:id="953830622">
          <w:marLeft w:val="640"/>
          <w:marRight w:val="0"/>
          <w:marTop w:val="0"/>
          <w:marBottom w:val="0"/>
          <w:divBdr>
            <w:top w:val="none" w:sz="0" w:space="0" w:color="auto"/>
            <w:left w:val="none" w:sz="0" w:space="0" w:color="auto"/>
            <w:bottom w:val="none" w:sz="0" w:space="0" w:color="auto"/>
            <w:right w:val="none" w:sz="0" w:space="0" w:color="auto"/>
          </w:divBdr>
        </w:div>
        <w:div w:id="412510109">
          <w:marLeft w:val="640"/>
          <w:marRight w:val="0"/>
          <w:marTop w:val="0"/>
          <w:marBottom w:val="0"/>
          <w:divBdr>
            <w:top w:val="none" w:sz="0" w:space="0" w:color="auto"/>
            <w:left w:val="none" w:sz="0" w:space="0" w:color="auto"/>
            <w:bottom w:val="none" w:sz="0" w:space="0" w:color="auto"/>
            <w:right w:val="none" w:sz="0" w:space="0" w:color="auto"/>
          </w:divBdr>
        </w:div>
        <w:div w:id="1112480674">
          <w:marLeft w:val="640"/>
          <w:marRight w:val="0"/>
          <w:marTop w:val="0"/>
          <w:marBottom w:val="0"/>
          <w:divBdr>
            <w:top w:val="none" w:sz="0" w:space="0" w:color="auto"/>
            <w:left w:val="none" w:sz="0" w:space="0" w:color="auto"/>
            <w:bottom w:val="none" w:sz="0" w:space="0" w:color="auto"/>
            <w:right w:val="none" w:sz="0" w:space="0" w:color="auto"/>
          </w:divBdr>
        </w:div>
        <w:div w:id="1054347992">
          <w:marLeft w:val="640"/>
          <w:marRight w:val="0"/>
          <w:marTop w:val="0"/>
          <w:marBottom w:val="0"/>
          <w:divBdr>
            <w:top w:val="none" w:sz="0" w:space="0" w:color="auto"/>
            <w:left w:val="none" w:sz="0" w:space="0" w:color="auto"/>
            <w:bottom w:val="none" w:sz="0" w:space="0" w:color="auto"/>
            <w:right w:val="none" w:sz="0" w:space="0" w:color="auto"/>
          </w:divBdr>
        </w:div>
        <w:div w:id="1204638288">
          <w:marLeft w:val="640"/>
          <w:marRight w:val="0"/>
          <w:marTop w:val="0"/>
          <w:marBottom w:val="0"/>
          <w:divBdr>
            <w:top w:val="none" w:sz="0" w:space="0" w:color="auto"/>
            <w:left w:val="none" w:sz="0" w:space="0" w:color="auto"/>
            <w:bottom w:val="none" w:sz="0" w:space="0" w:color="auto"/>
            <w:right w:val="none" w:sz="0" w:space="0" w:color="auto"/>
          </w:divBdr>
        </w:div>
        <w:div w:id="1060329726">
          <w:marLeft w:val="640"/>
          <w:marRight w:val="0"/>
          <w:marTop w:val="0"/>
          <w:marBottom w:val="0"/>
          <w:divBdr>
            <w:top w:val="none" w:sz="0" w:space="0" w:color="auto"/>
            <w:left w:val="none" w:sz="0" w:space="0" w:color="auto"/>
            <w:bottom w:val="none" w:sz="0" w:space="0" w:color="auto"/>
            <w:right w:val="none" w:sz="0" w:space="0" w:color="auto"/>
          </w:divBdr>
        </w:div>
        <w:div w:id="1162506674">
          <w:marLeft w:val="640"/>
          <w:marRight w:val="0"/>
          <w:marTop w:val="0"/>
          <w:marBottom w:val="0"/>
          <w:divBdr>
            <w:top w:val="none" w:sz="0" w:space="0" w:color="auto"/>
            <w:left w:val="none" w:sz="0" w:space="0" w:color="auto"/>
            <w:bottom w:val="none" w:sz="0" w:space="0" w:color="auto"/>
            <w:right w:val="none" w:sz="0" w:space="0" w:color="auto"/>
          </w:divBdr>
        </w:div>
        <w:div w:id="626206393">
          <w:marLeft w:val="640"/>
          <w:marRight w:val="0"/>
          <w:marTop w:val="0"/>
          <w:marBottom w:val="0"/>
          <w:divBdr>
            <w:top w:val="none" w:sz="0" w:space="0" w:color="auto"/>
            <w:left w:val="none" w:sz="0" w:space="0" w:color="auto"/>
            <w:bottom w:val="none" w:sz="0" w:space="0" w:color="auto"/>
            <w:right w:val="none" w:sz="0" w:space="0" w:color="auto"/>
          </w:divBdr>
        </w:div>
        <w:div w:id="565190747">
          <w:marLeft w:val="640"/>
          <w:marRight w:val="0"/>
          <w:marTop w:val="0"/>
          <w:marBottom w:val="0"/>
          <w:divBdr>
            <w:top w:val="none" w:sz="0" w:space="0" w:color="auto"/>
            <w:left w:val="none" w:sz="0" w:space="0" w:color="auto"/>
            <w:bottom w:val="none" w:sz="0" w:space="0" w:color="auto"/>
            <w:right w:val="none" w:sz="0" w:space="0" w:color="auto"/>
          </w:divBdr>
        </w:div>
        <w:div w:id="354890014">
          <w:marLeft w:val="640"/>
          <w:marRight w:val="0"/>
          <w:marTop w:val="0"/>
          <w:marBottom w:val="0"/>
          <w:divBdr>
            <w:top w:val="none" w:sz="0" w:space="0" w:color="auto"/>
            <w:left w:val="none" w:sz="0" w:space="0" w:color="auto"/>
            <w:bottom w:val="none" w:sz="0" w:space="0" w:color="auto"/>
            <w:right w:val="none" w:sz="0" w:space="0" w:color="auto"/>
          </w:divBdr>
        </w:div>
        <w:div w:id="646668174">
          <w:marLeft w:val="640"/>
          <w:marRight w:val="0"/>
          <w:marTop w:val="0"/>
          <w:marBottom w:val="0"/>
          <w:divBdr>
            <w:top w:val="none" w:sz="0" w:space="0" w:color="auto"/>
            <w:left w:val="none" w:sz="0" w:space="0" w:color="auto"/>
            <w:bottom w:val="none" w:sz="0" w:space="0" w:color="auto"/>
            <w:right w:val="none" w:sz="0" w:space="0" w:color="auto"/>
          </w:divBdr>
        </w:div>
        <w:div w:id="1998073509">
          <w:marLeft w:val="640"/>
          <w:marRight w:val="0"/>
          <w:marTop w:val="0"/>
          <w:marBottom w:val="0"/>
          <w:divBdr>
            <w:top w:val="none" w:sz="0" w:space="0" w:color="auto"/>
            <w:left w:val="none" w:sz="0" w:space="0" w:color="auto"/>
            <w:bottom w:val="none" w:sz="0" w:space="0" w:color="auto"/>
            <w:right w:val="none" w:sz="0" w:space="0" w:color="auto"/>
          </w:divBdr>
        </w:div>
        <w:div w:id="1491169934">
          <w:marLeft w:val="640"/>
          <w:marRight w:val="0"/>
          <w:marTop w:val="0"/>
          <w:marBottom w:val="0"/>
          <w:divBdr>
            <w:top w:val="none" w:sz="0" w:space="0" w:color="auto"/>
            <w:left w:val="none" w:sz="0" w:space="0" w:color="auto"/>
            <w:bottom w:val="none" w:sz="0" w:space="0" w:color="auto"/>
            <w:right w:val="none" w:sz="0" w:space="0" w:color="auto"/>
          </w:divBdr>
        </w:div>
        <w:div w:id="1615134920">
          <w:marLeft w:val="640"/>
          <w:marRight w:val="0"/>
          <w:marTop w:val="0"/>
          <w:marBottom w:val="0"/>
          <w:divBdr>
            <w:top w:val="none" w:sz="0" w:space="0" w:color="auto"/>
            <w:left w:val="none" w:sz="0" w:space="0" w:color="auto"/>
            <w:bottom w:val="none" w:sz="0" w:space="0" w:color="auto"/>
            <w:right w:val="none" w:sz="0" w:space="0" w:color="auto"/>
          </w:divBdr>
        </w:div>
        <w:div w:id="1212886460">
          <w:marLeft w:val="640"/>
          <w:marRight w:val="0"/>
          <w:marTop w:val="0"/>
          <w:marBottom w:val="0"/>
          <w:divBdr>
            <w:top w:val="none" w:sz="0" w:space="0" w:color="auto"/>
            <w:left w:val="none" w:sz="0" w:space="0" w:color="auto"/>
            <w:bottom w:val="none" w:sz="0" w:space="0" w:color="auto"/>
            <w:right w:val="none" w:sz="0" w:space="0" w:color="auto"/>
          </w:divBdr>
        </w:div>
        <w:div w:id="451478891">
          <w:marLeft w:val="640"/>
          <w:marRight w:val="0"/>
          <w:marTop w:val="0"/>
          <w:marBottom w:val="0"/>
          <w:divBdr>
            <w:top w:val="none" w:sz="0" w:space="0" w:color="auto"/>
            <w:left w:val="none" w:sz="0" w:space="0" w:color="auto"/>
            <w:bottom w:val="none" w:sz="0" w:space="0" w:color="auto"/>
            <w:right w:val="none" w:sz="0" w:space="0" w:color="auto"/>
          </w:divBdr>
        </w:div>
        <w:div w:id="1671564458">
          <w:marLeft w:val="640"/>
          <w:marRight w:val="0"/>
          <w:marTop w:val="0"/>
          <w:marBottom w:val="0"/>
          <w:divBdr>
            <w:top w:val="none" w:sz="0" w:space="0" w:color="auto"/>
            <w:left w:val="none" w:sz="0" w:space="0" w:color="auto"/>
            <w:bottom w:val="none" w:sz="0" w:space="0" w:color="auto"/>
            <w:right w:val="none" w:sz="0" w:space="0" w:color="auto"/>
          </w:divBdr>
        </w:div>
        <w:div w:id="328024227">
          <w:marLeft w:val="640"/>
          <w:marRight w:val="0"/>
          <w:marTop w:val="0"/>
          <w:marBottom w:val="0"/>
          <w:divBdr>
            <w:top w:val="none" w:sz="0" w:space="0" w:color="auto"/>
            <w:left w:val="none" w:sz="0" w:space="0" w:color="auto"/>
            <w:bottom w:val="none" w:sz="0" w:space="0" w:color="auto"/>
            <w:right w:val="none" w:sz="0" w:space="0" w:color="auto"/>
          </w:divBdr>
        </w:div>
        <w:div w:id="524293725">
          <w:marLeft w:val="640"/>
          <w:marRight w:val="0"/>
          <w:marTop w:val="0"/>
          <w:marBottom w:val="0"/>
          <w:divBdr>
            <w:top w:val="none" w:sz="0" w:space="0" w:color="auto"/>
            <w:left w:val="none" w:sz="0" w:space="0" w:color="auto"/>
            <w:bottom w:val="none" w:sz="0" w:space="0" w:color="auto"/>
            <w:right w:val="none" w:sz="0" w:space="0" w:color="auto"/>
          </w:divBdr>
        </w:div>
        <w:div w:id="1236358320">
          <w:marLeft w:val="640"/>
          <w:marRight w:val="0"/>
          <w:marTop w:val="0"/>
          <w:marBottom w:val="0"/>
          <w:divBdr>
            <w:top w:val="none" w:sz="0" w:space="0" w:color="auto"/>
            <w:left w:val="none" w:sz="0" w:space="0" w:color="auto"/>
            <w:bottom w:val="none" w:sz="0" w:space="0" w:color="auto"/>
            <w:right w:val="none" w:sz="0" w:space="0" w:color="auto"/>
          </w:divBdr>
        </w:div>
        <w:div w:id="2015912940">
          <w:marLeft w:val="640"/>
          <w:marRight w:val="0"/>
          <w:marTop w:val="0"/>
          <w:marBottom w:val="0"/>
          <w:divBdr>
            <w:top w:val="none" w:sz="0" w:space="0" w:color="auto"/>
            <w:left w:val="none" w:sz="0" w:space="0" w:color="auto"/>
            <w:bottom w:val="none" w:sz="0" w:space="0" w:color="auto"/>
            <w:right w:val="none" w:sz="0" w:space="0" w:color="auto"/>
          </w:divBdr>
        </w:div>
        <w:div w:id="1880511701">
          <w:marLeft w:val="640"/>
          <w:marRight w:val="0"/>
          <w:marTop w:val="0"/>
          <w:marBottom w:val="0"/>
          <w:divBdr>
            <w:top w:val="none" w:sz="0" w:space="0" w:color="auto"/>
            <w:left w:val="none" w:sz="0" w:space="0" w:color="auto"/>
            <w:bottom w:val="none" w:sz="0" w:space="0" w:color="auto"/>
            <w:right w:val="none" w:sz="0" w:space="0" w:color="auto"/>
          </w:divBdr>
        </w:div>
        <w:div w:id="1434013926">
          <w:marLeft w:val="640"/>
          <w:marRight w:val="0"/>
          <w:marTop w:val="0"/>
          <w:marBottom w:val="0"/>
          <w:divBdr>
            <w:top w:val="none" w:sz="0" w:space="0" w:color="auto"/>
            <w:left w:val="none" w:sz="0" w:space="0" w:color="auto"/>
            <w:bottom w:val="none" w:sz="0" w:space="0" w:color="auto"/>
            <w:right w:val="none" w:sz="0" w:space="0" w:color="auto"/>
          </w:divBdr>
        </w:div>
        <w:div w:id="1225599330">
          <w:marLeft w:val="640"/>
          <w:marRight w:val="0"/>
          <w:marTop w:val="0"/>
          <w:marBottom w:val="0"/>
          <w:divBdr>
            <w:top w:val="none" w:sz="0" w:space="0" w:color="auto"/>
            <w:left w:val="none" w:sz="0" w:space="0" w:color="auto"/>
            <w:bottom w:val="none" w:sz="0" w:space="0" w:color="auto"/>
            <w:right w:val="none" w:sz="0" w:space="0" w:color="auto"/>
          </w:divBdr>
        </w:div>
        <w:div w:id="435175171">
          <w:marLeft w:val="640"/>
          <w:marRight w:val="0"/>
          <w:marTop w:val="0"/>
          <w:marBottom w:val="0"/>
          <w:divBdr>
            <w:top w:val="none" w:sz="0" w:space="0" w:color="auto"/>
            <w:left w:val="none" w:sz="0" w:space="0" w:color="auto"/>
            <w:bottom w:val="none" w:sz="0" w:space="0" w:color="auto"/>
            <w:right w:val="none" w:sz="0" w:space="0" w:color="auto"/>
          </w:divBdr>
        </w:div>
        <w:div w:id="279849270">
          <w:marLeft w:val="640"/>
          <w:marRight w:val="0"/>
          <w:marTop w:val="0"/>
          <w:marBottom w:val="0"/>
          <w:divBdr>
            <w:top w:val="none" w:sz="0" w:space="0" w:color="auto"/>
            <w:left w:val="none" w:sz="0" w:space="0" w:color="auto"/>
            <w:bottom w:val="none" w:sz="0" w:space="0" w:color="auto"/>
            <w:right w:val="none" w:sz="0" w:space="0" w:color="auto"/>
          </w:divBdr>
        </w:div>
      </w:divsChild>
    </w:div>
    <w:div w:id="1910732027">
      <w:marLeft w:val="640"/>
      <w:marRight w:val="0"/>
      <w:marTop w:val="0"/>
      <w:marBottom w:val="0"/>
      <w:divBdr>
        <w:top w:val="none" w:sz="0" w:space="0" w:color="auto"/>
        <w:left w:val="none" w:sz="0" w:space="0" w:color="auto"/>
        <w:bottom w:val="none" w:sz="0" w:space="0" w:color="auto"/>
        <w:right w:val="none" w:sz="0" w:space="0" w:color="auto"/>
      </w:divBdr>
    </w:div>
    <w:div w:id="1911193281">
      <w:marLeft w:val="640"/>
      <w:marRight w:val="0"/>
      <w:marTop w:val="0"/>
      <w:marBottom w:val="0"/>
      <w:divBdr>
        <w:top w:val="none" w:sz="0" w:space="0" w:color="auto"/>
        <w:left w:val="none" w:sz="0" w:space="0" w:color="auto"/>
        <w:bottom w:val="none" w:sz="0" w:space="0" w:color="auto"/>
        <w:right w:val="none" w:sz="0" w:space="0" w:color="auto"/>
      </w:divBdr>
    </w:div>
    <w:div w:id="1911697943">
      <w:marLeft w:val="640"/>
      <w:marRight w:val="0"/>
      <w:marTop w:val="0"/>
      <w:marBottom w:val="0"/>
      <w:divBdr>
        <w:top w:val="none" w:sz="0" w:space="0" w:color="auto"/>
        <w:left w:val="none" w:sz="0" w:space="0" w:color="auto"/>
        <w:bottom w:val="none" w:sz="0" w:space="0" w:color="auto"/>
        <w:right w:val="none" w:sz="0" w:space="0" w:color="auto"/>
      </w:divBdr>
    </w:div>
    <w:div w:id="1912080893">
      <w:bodyDiv w:val="1"/>
      <w:marLeft w:val="0"/>
      <w:marRight w:val="0"/>
      <w:marTop w:val="0"/>
      <w:marBottom w:val="0"/>
      <w:divBdr>
        <w:top w:val="none" w:sz="0" w:space="0" w:color="auto"/>
        <w:left w:val="none" w:sz="0" w:space="0" w:color="auto"/>
        <w:bottom w:val="none" w:sz="0" w:space="0" w:color="auto"/>
        <w:right w:val="none" w:sz="0" w:space="0" w:color="auto"/>
      </w:divBdr>
    </w:div>
    <w:div w:id="1912230427">
      <w:marLeft w:val="640"/>
      <w:marRight w:val="0"/>
      <w:marTop w:val="0"/>
      <w:marBottom w:val="0"/>
      <w:divBdr>
        <w:top w:val="none" w:sz="0" w:space="0" w:color="auto"/>
        <w:left w:val="none" w:sz="0" w:space="0" w:color="auto"/>
        <w:bottom w:val="none" w:sz="0" w:space="0" w:color="auto"/>
        <w:right w:val="none" w:sz="0" w:space="0" w:color="auto"/>
      </w:divBdr>
    </w:div>
    <w:div w:id="1913276883">
      <w:marLeft w:val="640"/>
      <w:marRight w:val="0"/>
      <w:marTop w:val="0"/>
      <w:marBottom w:val="0"/>
      <w:divBdr>
        <w:top w:val="none" w:sz="0" w:space="0" w:color="auto"/>
        <w:left w:val="none" w:sz="0" w:space="0" w:color="auto"/>
        <w:bottom w:val="none" w:sz="0" w:space="0" w:color="auto"/>
        <w:right w:val="none" w:sz="0" w:space="0" w:color="auto"/>
      </w:divBdr>
    </w:div>
    <w:div w:id="1913350540">
      <w:marLeft w:val="480"/>
      <w:marRight w:val="0"/>
      <w:marTop w:val="0"/>
      <w:marBottom w:val="0"/>
      <w:divBdr>
        <w:top w:val="none" w:sz="0" w:space="0" w:color="auto"/>
        <w:left w:val="none" w:sz="0" w:space="0" w:color="auto"/>
        <w:bottom w:val="none" w:sz="0" w:space="0" w:color="auto"/>
        <w:right w:val="none" w:sz="0" w:space="0" w:color="auto"/>
      </w:divBdr>
    </w:div>
    <w:div w:id="1913392342">
      <w:marLeft w:val="640"/>
      <w:marRight w:val="0"/>
      <w:marTop w:val="0"/>
      <w:marBottom w:val="0"/>
      <w:divBdr>
        <w:top w:val="none" w:sz="0" w:space="0" w:color="auto"/>
        <w:left w:val="none" w:sz="0" w:space="0" w:color="auto"/>
        <w:bottom w:val="none" w:sz="0" w:space="0" w:color="auto"/>
        <w:right w:val="none" w:sz="0" w:space="0" w:color="auto"/>
      </w:divBdr>
    </w:div>
    <w:div w:id="1913663691">
      <w:marLeft w:val="640"/>
      <w:marRight w:val="0"/>
      <w:marTop w:val="0"/>
      <w:marBottom w:val="0"/>
      <w:divBdr>
        <w:top w:val="none" w:sz="0" w:space="0" w:color="auto"/>
        <w:left w:val="none" w:sz="0" w:space="0" w:color="auto"/>
        <w:bottom w:val="none" w:sz="0" w:space="0" w:color="auto"/>
        <w:right w:val="none" w:sz="0" w:space="0" w:color="auto"/>
      </w:divBdr>
    </w:div>
    <w:div w:id="1913731226">
      <w:marLeft w:val="480"/>
      <w:marRight w:val="0"/>
      <w:marTop w:val="0"/>
      <w:marBottom w:val="0"/>
      <w:divBdr>
        <w:top w:val="none" w:sz="0" w:space="0" w:color="auto"/>
        <w:left w:val="none" w:sz="0" w:space="0" w:color="auto"/>
        <w:bottom w:val="none" w:sz="0" w:space="0" w:color="auto"/>
        <w:right w:val="none" w:sz="0" w:space="0" w:color="auto"/>
      </w:divBdr>
    </w:div>
    <w:div w:id="1914194441">
      <w:marLeft w:val="640"/>
      <w:marRight w:val="0"/>
      <w:marTop w:val="0"/>
      <w:marBottom w:val="0"/>
      <w:divBdr>
        <w:top w:val="none" w:sz="0" w:space="0" w:color="auto"/>
        <w:left w:val="none" w:sz="0" w:space="0" w:color="auto"/>
        <w:bottom w:val="none" w:sz="0" w:space="0" w:color="auto"/>
        <w:right w:val="none" w:sz="0" w:space="0" w:color="auto"/>
      </w:divBdr>
    </w:div>
    <w:div w:id="1914468304">
      <w:bodyDiv w:val="1"/>
      <w:marLeft w:val="0"/>
      <w:marRight w:val="0"/>
      <w:marTop w:val="0"/>
      <w:marBottom w:val="0"/>
      <w:divBdr>
        <w:top w:val="none" w:sz="0" w:space="0" w:color="auto"/>
        <w:left w:val="none" w:sz="0" w:space="0" w:color="auto"/>
        <w:bottom w:val="none" w:sz="0" w:space="0" w:color="auto"/>
        <w:right w:val="none" w:sz="0" w:space="0" w:color="auto"/>
      </w:divBdr>
    </w:div>
    <w:div w:id="1915312368">
      <w:marLeft w:val="640"/>
      <w:marRight w:val="0"/>
      <w:marTop w:val="0"/>
      <w:marBottom w:val="0"/>
      <w:divBdr>
        <w:top w:val="none" w:sz="0" w:space="0" w:color="auto"/>
        <w:left w:val="none" w:sz="0" w:space="0" w:color="auto"/>
        <w:bottom w:val="none" w:sz="0" w:space="0" w:color="auto"/>
        <w:right w:val="none" w:sz="0" w:space="0" w:color="auto"/>
      </w:divBdr>
    </w:div>
    <w:div w:id="1915433244">
      <w:marLeft w:val="640"/>
      <w:marRight w:val="0"/>
      <w:marTop w:val="0"/>
      <w:marBottom w:val="0"/>
      <w:divBdr>
        <w:top w:val="none" w:sz="0" w:space="0" w:color="auto"/>
        <w:left w:val="none" w:sz="0" w:space="0" w:color="auto"/>
        <w:bottom w:val="none" w:sz="0" w:space="0" w:color="auto"/>
        <w:right w:val="none" w:sz="0" w:space="0" w:color="auto"/>
      </w:divBdr>
    </w:div>
    <w:div w:id="1915624049">
      <w:bodyDiv w:val="1"/>
      <w:marLeft w:val="0"/>
      <w:marRight w:val="0"/>
      <w:marTop w:val="0"/>
      <w:marBottom w:val="0"/>
      <w:divBdr>
        <w:top w:val="none" w:sz="0" w:space="0" w:color="auto"/>
        <w:left w:val="none" w:sz="0" w:space="0" w:color="auto"/>
        <w:bottom w:val="none" w:sz="0" w:space="0" w:color="auto"/>
        <w:right w:val="none" w:sz="0" w:space="0" w:color="auto"/>
      </w:divBdr>
      <w:divsChild>
        <w:div w:id="18094376">
          <w:marLeft w:val="480"/>
          <w:marRight w:val="0"/>
          <w:marTop w:val="0"/>
          <w:marBottom w:val="0"/>
          <w:divBdr>
            <w:top w:val="none" w:sz="0" w:space="0" w:color="auto"/>
            <w:left w:val="none" w:sz="0" w:space="0" w:color="auto"/>
            <w:bottom w:val="none" w:sz="0" w:space="0" w:color="auto"/>
            <w:right w:val="none" w:sz="0" w:space="0" w:color="auto"/>
          </w:divBdr>
        </w:div>
        <w:div w:id="43217149">
          <w:marLeft w:val="480"/>
          <w:marRight w:val="0"/>
          <w:marTop w:val="0"/>
          <w:marBottom w:val="0"/>
          <w:divBdr>
            <w:top w:val="none" w:sz="0" w:space="0" w:color="auto"/>
            <w:left w:val="none" w:sz="0" w:space="0" w:color="auto"/>
            <w:bottom w:val="none" w:sz="0" w:space="0" w:color="auto"/>
            <w:right w:val="none" w:sz="0" w:space="0" w:color="auto"/>
          </w:divBdr>
        </w:div>
        <w:div w:id="68574497">
          <w:marLeft w:val="480"/>
          <w:marRight w:val="0"/>
          <w:marTop w:val="0"/>
          <w:marBottom w:val="0"/>
          <w:divBdr>
            <w:top w:val="none" w:sz="0" w:space="0" w:color="auto"/>
            <w:left w:val="none" w:sz="0" w:space="0" w:color="auto"/>
            <w:bottom w:val="none" w:sz="0" w:space="0" w:color="auto"/>
            <w:right w:val="none" w:sz="0" w:space="0" w:color="auto"/>
          </w:divBdr>
        </w:div>
        <w:div w:id="107967126">
          <w:marLeft w:val="480"/>
          <w:marRight w:val="0"/>
          <w:marTop w:val="0"/>
          <w:marBottom w:val="0"/>
          <w:divBdr>
            <w:top w:val="none" w:sz="0" w:space="0" w:color="auto"/>
            <w:left w:val="none" w:sz="0" w:space="0" w:color="auto"/>
            <w:bottom w:val="none" w:sz="0" w:space="0" w:color="auto"/>
            <w:right w:val="none" w:sz="0" w:space="0" w:color="auto"/>
          </w:divBdr>
        </w:div>
        <w:div w:id="116488166">
          <w:marLeft w:val="480"/>
          <w:marRight w:val="0"/>
          <w:marTop w:val="0"/>
          <w:marBottom w:val="0"/>
          <w:divBdr>
            <w:top w:val="none" w:sz="0" w:space="0" w:color="auto"/>
            <w:left w:val="none" w:sz="0" w:space="0" w:color="auto"/>
            <w:bottom w:val="none" w:sz="0" w:space="0" w:color="auto"/>
            <w:right w:val="none" w:sz="0" w:space="0" w:color="auto"/>
          </w:divBdr>
        </w:div>
        <w:div w:id="131489658">
          <w:marLeft w:val="480"/>
          <w:marRight w:val="0"/>
          <w:marTop w:val="0"/>
          <w:marBottom w:val="0"/>
          <w:divBdr>
            <w:top w:val="none" w:sz="0" w:space="0" w:color="auto"/>
            <w:left w:val="none" w:sz="0" w:space="0" w:color="auto"/>
            <w:bottom w:val="none" w:sz="0" w:space="0" w:color="auto"/>
            <w:right w:val="none" w:sz="0" w:space="0" w:color="auto"/>
          </w:divBdr>
        </w:div>
        <w:div w:id="149834435">
          <w:marLeft w:val="480"/>
          <w:marRight w:val="0"/>
          <w:marTop w:val="0"/>
          <w:marBottom w:val="0"/>
          <w:divBdr>
            <w:top w:val="none" w:sz="0" w:space="0" w:color="auto"/>
            <w:left w:val="none" w:sz="0" w:space="0" w:color="auto"/>
            <w:bottom w:val="none" w:sz="0" w:space="0" w:color="auto"/>
            <w:right w:val="none" w:sz="0" w:space="0" w:color="auto"/>
          </w:divBdr>
        </w:div>
        <w:div w:id="159122467">
          <w:marLeft w:val="480"/>
          <w:marRight w:val="0"/>
          <w:marTop w:val="0"/>
          <w:marBottom w:val="0"/>
          <w:divBdr>
            <w:top w:val="none" w:sz="0" w:space="0" w:color="auto"/>
            <w:left w:val="none" w:sz="0" w:space="0" w:color="auto"/>
            <w:bottom w:val="none" w:sz="0" w:space="0" w:color="auto"/>
            <w:right w:val="none" w:sz="0" w:space="0" w:color="auto"/>
          </w:divBdr>
        </w:div>
        <w:div w:id="175733702">
          <w:marLeft w:val="480"/>
          <w:marRight w:val="0"/>
          <w:marTop w:val="0"/>
          <w:marBottom w:val="0"/>
          <w:divBdr>
            <w:top w:val="none" w:sz="0" w:space="0" w:color="auto"/>
            <w:left w:val="none" w:sz="0" w:space="0" w:color="auto"/>
            <w:bottom w:val="none" w:sz="0" w:space="0" w:color="auto"/>
            <w:right w:val="none" w:sz="0" w:space="0" w:color="auto"/>
          </w:divBdr>
        </w:div>
        <w:div w:id="189412684">
          <w:marLeft w:val="480"/>
          <w:marRight w:val="0"/>
          <w:marTop w:val="0"/>
          <w:marBottom w:val="0"/>
          <w:divBdr>
            <w:top w:val="none" w:sz="0" w:space="0" w:color="auto"/>
            <w:left w:val="none" w:sz="0" w:space="0" w:color="auto"/>
            <w:bottom w:val="none" w:sz="0" w:space="0" w:color="auto"/>
            <w:right w:val="none" w:sz="0" w:space="0" w:color="auto"/>
          </w:divBdr>
        </w:div>
        <w:div w:id="189878308">
          <w:marLeft w:val="480"/>
          <w:marRight w:val="0"/>
          <w:marTop w:val="0"/>
          <w:marBottom w:val="0"/>
          <w:divBdr>
            <w:top w:val="none" w:sz="0" w:space="0" w:color="auto"/>
            <w:left w:val="none" w:sz="0" w:space="0" w:color="auto"/>
            <w:bottom w:val="none" w:sz="0" w:space="0" w:color="auto"/>
            <w:right w:val="none" w:sz="0" w:space="0" w:color="auto"/>
          </w:divBdr>
        </w:div>
        <w:div w:id="204757901">
          <w:marLeft w:val="480"/>
          <w:marRight w:val="0"/>
          <w:marTop w:val="0"/>
          <w:marBottom w:val="0"/>
          <w:divBdr>
            <w:top w:val="none" w:sz="0" w:space="0" w:color="auto"/>
            <w:left w:val="none" w:sz="0" w:space="0" w:color="auto"/>
            <w:bottom w:val="none" w:sz="0" w:space="0" w:color="auto"/>
            <w:right w:val="none" w:sz="0" w:space="0" w:color="auto"/>
          </w:divBdr>
        </w:div>
        <w:div w:id="206183013">
          <w:marLeft w:val="480"/>
          <w:marRight w:val="0"/>
          <w:marTop w:val="0"/>
          <w:marBottom w:val="0"/>
          <w:divBdr>
            <w:top w:val="none" w:sz="0" w:space="0" w:color="auto"/>
            <w:left w:val="none" w:sz="0" w:space="0" w:color="auto"/>
            <w:bottom w:val="none" w:sz="0" w:space="0" w:color="auto"/>
            <w:right w:val="none" w:sz="0" w:space="0" w:color="auto"/>
          </w:divBdr>
        </w:div>
        <w:div w:id="225193224">
          <w:marLeft w:val="480"/>
          <w:marRight w:val="0"/>
          <w:marTop w:val="0"/>
          <w:marBottom w:val="0"/>
          <w:divBdr>
            <w:top w:val="none" w:sz="0" w:space="0" w:color="auto"/>
            <w:left w:val="none" w:sz="0" w:space="0" w:color="auto"/>
            <w:bottom w:val="none" w:sz="0" w:space="0" w:color="auto"/>
            <w:right w:val="none" w:sz="0" w:space="0" w:color="auto"/>
          </w:divBdr>
        </w:div>
        <w:div w:id="249047793">
          <w:marLeft w:val="480"/>
          <w:marRight w:val="0"/>
          <w:marTop w:val="0"/>
          <w:marBottom w:val="0"/>
          <w:divBdr>
            <w:top w:val="none" w:sz="0" w:space="0" w:color="auto"/>
            <w:left w:val="none" w:sz="0" w:space="0" w:color="auto"/>
            <w:bottom w:val="none" w:sz="0" w:space="0" w:color="auto"/>
            <w:right w:val="none" w:sz="0" w:space="0" w:color="auto"/>
          </w:divBdr>
        </w:div>
        <w:div w:id="265313738">
          <w:marLeft w:val="480"/>
          <w:marRight w:val="0"/>
          <w:marTop w:val="0"/>
          <w:marBottom w:val="0"/>
          <w:divBdr>
            <w:top w:val="none" w:sz="0" w:space="0" w:color="auto"/>
            <w:left w:val="none" w:sz="0" w:space="0" w:color="auto"/>
            <w:bottom w:val="none" w:sz="0" w:space="0" w:color="auto"/>
            <w:right w:val="none" w:sz="0" w:space="0" w:color="auto"/>
          </w:divBdr>
        </w:div>
        <w:div w:id="282083230">
          <w:marLeft w:val="480"/>
          <w:marRight w:val="0"/>
          <w:marTop w:val="0"/>
          <w:marBottom w:val="0"/>
          <w:divBdr>
            <w:top w:val="none" w:sz="0" w:space="0" w:color="auto"/>
            <w:left w:val="none" w:sz="0" w:space="0" w:color="auto"/>
            <w:bottom w:val="none" w:sz="0" w:space="0" w:color="auto"/>
            <w:right w:val="none" w:sz="0" w:space="0" w:color="auto"/>
          </w:divBdr>
        </w:div>
        <w:div w:id="293679756">
          <w:marLeft w:val="480"/>
          <w:marRight w:val="0"/>
          <w:marTop w:val="0"/>
          <w:marBottom w:val="0"/>
          <w:divBdr>
            <w:top w:val="none" w:sz="0" w:space="0" w:color="auto"/>
            <w:left w:val="none" w:sz="0" w:space="0" w:color="auto"/>
            <w:bottom w:val="none" w:sz="0" w:space="0" w:color="auto"/>
            <w:right w:val="none" w:sz="0" w:space="0" w:color="auto"/>
          </w:divBdr>
        </w:div>
        <w:div w:id="303698037">
          <w:marLeft w:val="480"/>
          <w:marRight w:val="0"/>
          <w:marTop w:val="0"/>
          <w:marBottom w:val="0"/>
          <w:divBdr>
            <w:top w:val="none" w:sz="0" w:space="0" w:color="auto"/>
            <w:left w:val="none" w:sz="0" w:space="0" w:color="auto"/>
            <w:bottom w:val="none" w:sz="0" w:space="0" w:color="auto"/>
            <w:right w:val="none" w:sz="0" w:space="0" w:color="auto"/>
          </w:divBdr>
        </w:div>
        <w:div w:id="318583579">
          <w:marLeft w:val="480"/>
          <w:marRight w:val="0"/>
          <w:marTop w:val="0"/>
          <w:marBottom w:val="0"/>
          <w:divBdr>
            <w:top w:val="none" w:sz="0" w:space="0" w:color="auto"/>
            <w:left w:val="none" w:sz="0" w:space="0" w:color="auto"/>
            <w:bottom w:val="none" w:sz="0" w:space="0" w:color="auto"/>
            <w:right w:val="none" w:sz="0" w:space="0" w:color="auto"/>
          </w:divBdr>
        </w:div>
        <w:div w:id="358744170">
          <w:marLeft w:val="480"/>
          <w:marRight w:val="0"/>
          <w:marTop w:val="0"/>
          <w:marBottom w:val="0"/>
          <w:divBdr>
            <w:top w:val="none" w:sz="0" w:space="0" w:color="auto"/>
            <w:left w:val="none" w:sz="0" w:space="0" w:color="auto"/>
            <w:bottom w:val="none" w:sz="0" w:space="0" w:color="auto"/>
            <w:right w:val="none" w:sz="0" w:space="0" w:color="auto"/>
          </w:divBdr>
        </w:div>
        <w:div w:id="401484474">
          <w:marLeft w:val="480"/>
          <w:marRight w:val="0"/>
          <w:marTop w:val="0"/>
          <w:marBottom w:val="0"/>
          <w:divBdr>
            <w:top w:val="none" w:sz="0" w:space="0" w:color="auto"/>
            <w:left w:val="none" w:sz="0" w:space="0" w:color="auto"/>
            <w:bottom w:val="none" w:sz="0" w:space="0" w:color="auto"/>
            <w:right w:val="none" w:sz="0" w:space="0" w:color="auto"/>
          </w:divBdr>
        </w:div>
        <w:div w:id="455871106">
          <w:marLeft w:val="480"/>
          <w:marRight w:val="0"/>
          <w:marTop w:val="0"/>
          <w:marBottom w:val="0"/>
          <w:divBdr>
            <w:top w:val="none" w:sz="0" w:space="0" w:color="auto"/>
            <w:left w:val="none" w:sz="0" w:space="0" w:color="auto"/>
            <w:bottom w:val="none" w:sz="0" w:space="0" w:color="auto"/>
            <w:right w:val="none" w:sz="0" w:space="0" w:color="auto"/>
          </w:divBdr>
        </w:div>
        <w:div w:id="524636628">
          <w:marLeft w:val="480"/>
          <w:marRight w:val="0"/>
          <w:marTop w:val="0"/>
          <w:marBottom w:val="0"/>
          <w:divBdr>
            <w:top w:val="none" w:sz="0" w:space="0" w:color="auto"/>
            <w:left w:val="none" w:sz="0" w:space="0" w:color="auto"/>
            <w:bottom w:val="none" w:sz="0" w:space="0" w:color="auto"/>
            <w:right w:val="none" w:sz="0" w:space="0" w:color="auto"/>
          </w:divBdr>
        </w:div>
        <w:div w:id="529996441">
          <w:marLeft w:val="480"/>
          <w:marRight w:val="0"/>
          <w:marTop w:val="0"/>
          <w:marBottom w:val="0"/>
          <w:divBdr>
            <w:top w:val="none" w:sz="0" w:space="0" w:color="auto"/>
            <w:left w:val="none" w:sz="0" w:space="0" w:color="auto"/>
            <w:bottom w:val="none" w:sz="0" w:space="0" w:color="auto"/>
            <w:right w:val="none" w:sz="0" w:space="0" w:color="auto"/>
          </w:divBdr>
        </w:div>
        <w:div w:id="539896609">
          <w:marLeft w:val="480"/>
          <w:marRight w:val="0"/>
          <w:marTop w:val="0"/>
          <w:marBottom w:val="0"/>
          <w:divBdr>
            <w:top w:val="none" w:sz="0" w:space="0" w:color="auto"/>
            <w:left w:val="none" w:sz="0" w:space="0" w:color="auto"/>
            <w:bottom w:val="none" w:sz="0" w:space="0" w:color="auto"/>
            <w:right w:val="none" w:sz="0" w:space="0" w:color="auto"/>
          </w:divBdr>
        </w:div>
        <w:div w:id="588582671">
          <w:marLeft w:val="480"/>
          <w:marRight w:val="0"/>
          <w:marTop w:val="0"/>
          <w:marBottom w:val="0"/>
          <w:divBdr>
            <w:top w:val="none" w:sz="0" w:space="0" w:color="auto"/>
            <w:left w:val="none" w:sz="0" w:space="0" w:color="auto"/>
            <w:bottom w:val="none" w:sz="0" w:space="0" w:color="auto"/>
            <w:right w:val="none" w:sz="0" w:space="0" w:color="auto"/>
          </w:divBdr>
        </w:div>
        <w:div w:id="619337330">
          <w:marLeft w:val="480"/>
          <w:marRight w:val="0"/>
          <w:marTop w:val="0"/>
          <w:marBottom w:val="0"/>
          <w:divBdr>
            <w:top w:val="none" w:sz="0" w:space="0" w:color="auto"/>
            <w:left w:val="none" w:sz="0" w:space="0" w:color="auto"/>
            <w:bottom w:val="none" w:sz="0" w:space="0" w:color="auto"/>
            <w:right w:val="none" w:sz="0" w:space="0" w:color="auto"/>
          </w:divBdr>
        </w:div>
        <w:div w:id="624166814">
          <w:marLeft w:val="480"/>
          <w:marRight w:val="0"/>
          <w:marTop w:val="0"/>
          <w:marBottom w:val="0"/>
          <w:divBdr>
            <w:top w:val="none" w:sz="0" w:space="0" w:color="auto"/>
            <w:left w:val="none" w:sz="0" w:space="0" w:color="auto"/>
            <w:bottom w:val="none" w:sz="0" w:space="0" w:color="auto"/>
            <w:right w:val="none" w:sz="0" w:space="0" w:color="auto"/>
          </w:divBdr>
        </w:div>
        <w:div w:id="643438271">
          <w:marLeft w:val="480"/>
          <w:marRight w:val="0"/>
          <w:marTop w:val="0"/>
          <w:marBottom w:val="0"/>
          <w:divBdr>
            <w:top w:val="none" w:sz="0" w:space="0" w:color="auto"/>
            <w:left w:val="none" w:sz="0" w:space="0" w:color="auto"/>
            <w:bottom w:val="none" w:sz="0" w:space="0" w:color="auto"/>
            <w:right w:val="none" w:sz="0" w:space="0" w:color="auto"/>
          </w:divBdr>
        </w:div>
        <w:div w:id="668169581">
          <w:marLeft w:val="480"/>
          <w:marRight w:val="0"/>
          <w:marTop w:val="0"/>
          <w:marBottom w:val="0"/>
          <w:divBdr>
            <w:top w:val="none" w:sz="0" w:space="0" w:color="auto"/>
            <w:left w:val="none" w:sz="0" w:space="0" w:color="auto"/>
            <w:bottom w:val="none" w:sz="0" w:space="0" w:color="auto"/>
            <w:right w:val="none" w:sz="0" w:space="0" w:color="auto"/>
          </w:divBdr>
        </w:div>
        <w:div w:id="715281551">
          <w:marLeft w:val="480"/>
          <w:marRight w:val="0"/>
          <w:marTop w:val="0"/>
          <w:marBottom w:val="0"/>
          <w:divBdr>
            <w:top w:val="none" w:sz="0" w:space="0" w:color="auto"/>
            <w:left w:val="none" w:sz="0" w:space="0" w:color="auto"/>
            <w:bottom w:val="none" w:sz="0" w:space="0" w:color="auto"/>
            <w:right w:val="none" w:sz="0" w:space="0" w:color="auto"/>
          </w:divBdr>
        </w:div>
        <w:div w:id="738357522">
          <w:marLeft w:val="480"/>
          <w:marRight w:val="0"/>
          <w:marTop w:val="0"/>
          <w:marBottom w:val="0"/>
          <w:divBdr>
            <w:top w:val="none" w:sz="0" w:space="0" w:color="auto"/>
            <w:left w:val="none" w:sz="0" w:space="0" w:color="auto"/>
            <w:bottom w:val="none" w:sz="0" w:space="0" w:color="auto"/>
            <w:right w:val="none" w:sz="0" w:space="0" w:color="auto"/>
          </w:divBdr>
        </w:div>
        <w:div w:id="751662157">
          <w:marLeft w:val="480"/>
          <w:marRight w:val="0"/>
          <w:marTop w:val="0"/>
          <w:marBottom w:val="0"/>
          <w:divBdr>
            <w:top w:val="none" w:sz="0" w:space="0" w:color="auto"/>
            <w:left w:val="none" w:sz="0" w:space="0" w:color="auto"/>
            <w:bottom w:val="none" w:sz="0" w:space="0" w:color="auto"/>
            <w:right w:val="none" w:sz="0" w:space="0" w:color="auto"/>
          </w:divBdr>
        </w:div>
        <w:div w:id="801457042">
          <w:marLeft w:val="480"/>
          <w:marRight w:val="0"/>
          <w:marTop w:val="0"/>
          <w:marBottom w:val="0"/>
          <w:divBdr>
            <w:top w:val="none" w:sz="0" w:space="0" w:color="auto"/>
            <w:left w:val="none" w:sz="0" w:space="0" w:color="auto"/>
            <w:bottom w:val="none" w:sz="0" w:space="0" w:color="auto"/>
            <w:right w:val="none" w:sz="0" w:space="0" w:color="auto"/>
          </w:divBdr>
        </w:div>
        <w:div w:id="886332057">
          <w:marLeft w:val="480"/>
          <w:marRight w:val="0"/>
          <w:marTop w:val="0"/>
          <w:marBottom w:val="0"/>
          <w:divBdr>
            <w:top w:val="none" w:sz="0" w:space="0" w:color="auto"/>
            <w:left w:val="none" w:sz="0" w:space="0" w:color="auto"/>
            <w:bottom w:val="none" w:sz="0" w:space="0" w:color="auto"/>
            <w:right w:val="none" w:sz="0" w:space="0" w:color="auto"/>
          </w:divBdr>
        </w:div>
        <w:div w:id="916474192">
          <w:marLeft w:val="480"/>
          <w:marRight w:val="0"/>
          <w:marTop w:val="0"/>
          <w:marBottom w:val="0"/>
          <w:divBdr>
            <w:top w:val="none" w:sz="0" w:space="0" w:color="auto"/>
            <w:left w:val="none" w:sz="0" w:space="0" w:color="auto"/>
            <w:bottom w:val="none" w:sz="0" w:space="0" w:color="auto"/>
            <w:right w:val="none" w:sz="0" w:space="0" w:color="auto"/>
          </w:divBdr>
        </w:div>
        <w:div w:id="925304928">
          <w:marLeft w:val="480"/>
          <w:marRight w:val="0"/>
          <w:marTop w:val="0"/>
          <w:marBottom w:val="0"/>
          <w:divBdr>
            <w:top w:val="none" w:sz="0" w:space="0" w:color="auto"/>
            <w:left w:val="none" w:sz="0" w:space="0" w:color="auto"/>
            <w:bottom w:val="none" w:sz="0" w:space="0" w:color="auto"/>
            <w:right w:val="none" w:sz="0" w:space="0" w:color="auto"/>
          </w:divBdr>
        </w:div>
        <w:div w:id="932587609">
          <w:marLeft w:val="480"/>
          <w:marRight w:val="0"/>
          <w:marTop w:val="0"/>
          <w:marBottom w:val="0"/>
          <w:divBdr>
            <w:top w:val="none" w:sz="0" w:space="0" w:color="auto"/>
            <w:left w:val="none" w:sz="0" w:space="0" w:color="auto"/>
            <w:bottom w:val="none" w:sz="0" w:space="0" w:color="auto"/>
            <w:right w:val="none" w:sz="0" w:space="0" w:color="auto"/>
          </w:divBdr>
        </w:div>
        <w:div w:id="949707079">
          <w:marLeft w:val="480"/>
          <w:marRight w:val="0"/>
          <w:marTop w:val="0"/>
          <w:marBottom w:val="0"/>
          <w:divBdr>
            <w:top w:val="none" w:sz="0" w:space="0" w:color="auto"/>
            <w:left w:val="none" w:sz="0" w:space="0" w:color="auto"/>
            <w:bottom w:val="none" w:sz="0" w:space="0" w:color="auto"/>
            <w:right w:val="none" w:sz="0" w:space="0" w:color="auto"/>
          </w:divBdr>
        </w:div>
        <w:div w:id="951937697">
          <w:marLeft w:val="480"/>
          <w:marRight w:val="0"/>
          <w:marTop w:val="0"/>
          <w:marBottom w:val="0"/>
          <w:divBdr>
            <w:top w:val="none" w:sz="0" w:space="0" w:color="auto"/>
            <w:left w:val="none" w:sz="0" w:space="0" w:color="auto"/>
            <w:bottom w:val="none" w:sz="0" w:space="0" w:color="auto"/>
            <w:right w:val="none" w:sz="0" w:space="0" w:color="auto"/>
          </w:divBdr>
        </w:div>
        <w:div w:id="952976516">
          <w:marLeft w:val="480"/>
          <w:marRight w:val="0"/>
          <w:marTop w:val="0"/>
          <w:marBottom w:val="0"/>
          <w:divBdr>
            <w:top w:val="none" w:sz="0" w:space="0" w:color="auto"/>
            <w:left w:val="none" w:sz="0" w:space="0" w:color="auto"/>
            <w:bottom w:val="none" w:sz="0" w:space="0" w:color="auto"/>
            <w:right w:val="none" w:sz="0" w:space="0" w:color="auto"/>
          </w:divBdr>
        </w:div>
        <w:div w:id="1051266768">
          <w:marLeft w:val="480"/>
          <w:marRight w:val="0"/>
          <w:marTop w:val="0"/>
          <w:marBottom w:val="0"/>
          <w:divBdr>
            <w:top w:val="none" w:sz="0" w:space="0" w:color="auto"/>
            <w:left w:val="none" w:sz="0" w:space="0" w:color="auto"/>
            <w:bottom w:val="none" w:sz="0" w:space="0" w:color="auto"/>
            <w:right w:val="none" w:sz="0" w:space="0" w:color="auto"/>
          </w:divBdr>
        </w:div>
        <w:div w:id="1059786744">
          <w:marLeft w:val="480"/>
          <w:marRight w:val="0"/>
          <w:marTop w:val="0"/>
          <w:marBottom w:val="0"/>
          <w:divBdr>
            <w:top w:val="none" w:sz="0" w:space="0" w:color="auto"/>
            <w:left w:val="none" w:sz="0" w:space="0" w:color="auto"/>
            <w:bottom w:val="none" w:sz="0" w:space="0" w:color="auto"/>
            <w:right w:val="none" w:sz="0" w:space="0" w:color="auto"/>
          </w:divBdr>
        </w:div>
        <w:div w:id="1079592944">
          <w:marLeft w:val="480"/>
          <w:marRight w:val="0"/>
          <w:marTop w:val="0"/>
          <w:marBottom w:val="0"/>
          <w:divBdr>
            <w:top w:val="none" w:sz="0" w:space="0" w:color="auto"/>
            <w:left w:val="none" w:sz="0" w:space="0" w:color="auto"/>
            <w:bottom w:val="none" w:sz="0" w:space="0" w:color="auto"/>
            <w:right w:val="none" w:sz="0" w:space="0" w:color="auto"/>
          </w:divBdr>
        </w:div>
        <w:div w:id="1082025268">
          <w:marLeft w:val="480"/>
          <w:marRight w:val="0"/>
          <w:marTop w:val="0"/>
          <w:marBottom w:val="0"/>
          <w:divBdr>
            <w:top w:val="none" w:sz="0" w:space="0" w:color="auto"/>
            <w:left w:val="none" w:sz="0" w:space="0" w:color="auto"/>
            <w:bottom w:val="none" w:sz="0" w:space="0" w:color="auto"/>
            <w:right w:val="none" w:sz="0" w:space="0" w:color="auto"/>
          </w:divBdr>
        </w:div>
        <w:div w:id="1092968463">
          <w:marLeft w:val="480"/>
          <w:marRight w:val="0"/>
          <w:marTop w:val="0"/>
          <w:marBottom w:val="0"/>
          <w:divBdr>
            <w:top w:val="none" w:sz="0" w:space="0" w:color="auto"/>
            <w:left w:val="none" w:sz="0" w:space="0" w:color="auto"/>
            <w:bottom w:val="none" w:sz="0" w:space="0" w:color="auto"/>
            <w:right w:val="none" w:sz="0" w:space="0" w:color="auto"/>
          </w:divBdr>
        </w:div>
        <w:div w:id="1111050543">
          <w:marLeft w:val="480"/>
          <w:marRight w:val="0"/>
          <w:marTop w:val="0"/>
          <w:marBottom w:val="0"/>
          <w:divBdr>
            <w:top w:val="none" w:sz="0" w:space="0" w:color="auto"/>
            <w:left w:val="none" w:sz="0" w:space="0" w:color="auto"/>
            <w:bottom w:val="none" w:sz="0" w:space="0" w:color="auto"/>
            <w:right w:val="none" w:sz="0" w:space="0" w:color="auto"/>
          </w:divBdr>
        </w:div>
        <w:div w:id="1141582915">
          <w:marLeft w:val="480"/>
          <w:marRight w:val="0"/>
          <w:marTop w:val="0"/>
          <w:marBottom w:val="0"/>
          <w:divBdr>
            <w:top w:val="none" w:sz="0" w:space="0" w:color="auto"/>
            <w:left w:val="none" w:sz="0" w:space="0" w:color="auto"/>
            <w:bottom w:val="none" w:sz="0" w:space="0" w:color="auto"/>
            <w:right w:val="none" w:sz="0" w:space="0" w:color="auto"/>
          </w:divBdr>
        </w:div>
        <w:div w:id="1161311199">
          <w:marLeft w:val="480"/>
          <w:marRight w:val="0"/>
          <w:marTop w:val="0"/>
          <w:marBottom w:val="0"/>
          <w:divBdr>
            <w:top w:val="none" w:sz="0" w:space="0" w:color="auto"/>
            <w:left w:val="none" w:sz="0" w:space="0" w:color="auto"/>
            <w:bottom w:val="none" w:sz="0" w:space="0" w:color="auto"/>
            <w:right w:val="none" w:sz="0" w:space="0" w:color="auto"/>
          </w:divBdr>
        </w:div>
        <w:div w:id="1167787482">
          <w:marLeft w:val="480"/>
          <w:marRight w:val="0"/>
          <w:marTop w:val="0"/>
          <w:marBottom w:val="0"/>
          <w:divBdr>
            <w:top w:val="none" w:sz="0" w:space="0" w:color="auto"/>
            <w:left w:val="none" w:sz="0" w:space="0" w:color="auto"/>
            <w:bottom w:val="none" w:sz="0" w:space="0" w:color="auto"/>
            <w:right w:val="none" w:sz="0" w:space="0" w:color="auto"/>
          </w:divBdr>
        </w:div>
        <w:div w:id="1200780072">
          <w:marLeft w:val="480"/>
          <w:marRight w:val="0"/>
          <w:marTop w:val="0"/>
          <w:marBottom w:val="0"/>
          <w:divBdr>
            <w:top w:val="none" w:sz="0" w:space="0" w:color="auto"/>
            <w:left w:val="none" w:sz="0" w:space="0" w:color="auto"/>
            <w:bottom w:val="none" w:sz="0" w:space="0" w:color="auto"/>
            <w:right w:val="none" w:sz="0" w:space="0" w:color="auto"/>
          </w:divBdr>
        </w:div>
        <w:div w:id="1203052657">
          <w:marLeft w:val="480"/>
          <w:marRight w:val="0"/>
          <w:marTop w:val="0"/>
          <w:marBottom w:val="0"/>
          <w:divBdr>
            <w:top w:val="none" w:sz="0" w:space="0" w:color="auto"/>
            <w:left w:val="none" w:sz="0" w:space="0" w:color="auto"/>
            <w:bottom w:val="none" w:sz="0" w:space="0" w:color="auto"/>
            <w:right w:val="none" w:sz="0" w:space="0" w:color="auto"/>
          </w:divBdr>
        </w:div>
        <w:div w:id="1204561662">
          <w:marLeft w:val="480"/>
          <w:marRight w:val="0"/>
          <w:marTop w:val="0"/>
          <w:marBottom w:val="0"/>
          <w:divBdr>
            <w:top w:val="none" w:sz="0" w:space="0" w:color="auto"/>
            <w:left w:val="none" w:sz="0" w:space="0" w:color="auto"/>
            <w:bottom w:val="none" w:sz="0" w:space="0" w:color="auto"/>
            <w:right w:val="none" w:sz="0" w:space="0" w:color="auto"/>
          </w:divBdr>
        </w:div>
        <w:div w:id="1233008005">
          <w:marLeft w:val="480"/>
          <w:marRight w:val="0"/>
          <w:marTop w:val="0"/>
          <w:marBottom w:val="0"/>
          <w:divBdr>
            <w:top w:val="none" w:sz="0" w:space="0" w:color="auto"/>
            <w:left w:val="none" w:sz="0" w:space="0" w:color="auto"/>
            <w:bottom w:val="none" w:sz="0" w:space="0" w:color="auto"/>
            <w:right w:val="none" w:sz="0" w:space="0" w:color="auto"/>
          </w:divBdr>
        </w:div>
        <w:div w:id="1267545676">
          <w:marLeft w:val="480"/>
          <w:marRight w:val="0"/>
          <w:marTop w:val="0"/>
          <w:marBottom w:val="0"/>
          <w:divBdr>
            <w:top w:val="none" w:sz="0" w:space="0" w:color="auto"/>
            <w:left w:val="none" w:sz="0" w:space="0" w:color="auto"/>
            <w:bottom w:val="none" w:sz="0" w:space="0" w:color="auto"/>
            <w:right w:val="none" w:sz="0" w:space="0" w:color="auto"/>
          </w:divBdr>
        </w:div>
        <w:div w:id="1352756163">
          <w:marLeft w:val="480"/>
          <w:marRight w:val="0"/>
          <w:marTop w:val="0"/>
          <w:marBottom w:val="0"/>
          <w:divBdr>
            <w:top w:val="none" w:sz="0" w:space="0" w:color="auto"/>
            <w:left w:val="none" w:sz="0" w:space="0" w:color="auto"/>
            <w:bottom w:val="none" w:sz="0" w:space="0" w:color="auto"/>
            <w:right w:val="none" w:sz="0" w:space="0" w:color="auto"/>
          </w:divBdr>
        </w:div>
        <w:div w:id="1357272536">
          <w:marLeft w:val="480"/>
          <w:marRight w:val="0"/>
          <w:marTop w:val="0"/>
          <w:marBottom w:val="0"/>
          <w:divBdr>
            <w:top w:val="none" w:sz="0" w:space="0" w:color="auto"/>
            <w:left w:val="none" w:sz="0" w:space="0" w:color="auto"/>
            <w:bottom w:val="none" w:sz="0" w:space="0" w:color="auto"/>
            <w:right w:val="none" w:sz="0" w:space="0" w:color="auto"/>
          </w:divBdr>
        </w:div>
        <w:div w:id="1367441133">
          <w:marLeft w:val="480"/>
          <w:marRight w:val="0"/>
          <w:marTop w:val="0"/>
          <w:marBottom w:val="0"/>
          <w:divBdr>
            <w:top w:val="none" w:sz="0" w:space="0" w:color="auto"/>
            <w:left w:val="none" w:sz="0" w:space="0" w:color="auto"/>
            <w:bottom w:val="none" w:sz="0" w:space="0" w:color="auto"/>
            <w:right w:val="none" w:sz="0" w:space="0" w:color="auto"/>
          </w:divBdr>
        </w:div>
        <w:div w:id="1388141484">
          <w:marLeft w:val="480"/>
          <w:marRight w:val="0"/>
          <w:marTop w:val="0"/>
          <w:marBottom w:val="0"/>
          <w:divBdr>
            <w:top w:val="none" w:sz="0" w:space="0" w:color="auto"/>
            <w:left w:val="none" w:sz="0" w:space="0" w:color="auto"/>
            <w:bottom w:val="none" w:sz="0" w:space="0" w:color="auto"/>
            <w:right w:val="none" w:sz="0" w:space="0" w:color="auto"/>
          </w:divBdr>
        </w:div>
        <w:div w:id="1394737757">
          <w:marLeft w:val="480"/>
          <w:marRight w:val="0"/>
          <w:marTop w:val="0"/>
          <w:marBottom w:val="0"/>
          <w:divBdr>
            <w:top w:val="none" w:sz="0" w:space="0" w:color="auto"/>
            <w:left w:val="none" w:sz="0" w:space="0" w:color="auto"/>
            <w:bottom w:val="none" w:sz="0" w:space="0" w:color="auto"/>
            <w:right w:val="none" w:sz="0" w:space="0" w:color="auto"/>
          </w:divBdr>
        </w:div>
        <w:div w:id="1401488361">
          <w:marLeft w:val="480"/>
          <w:marRight w:val="0"/>
          <w:marTop w:val="0"/>
          <w:marBottom w:val="0"/>
          <w:divBdr>
            <w:top w:val="none" w:sz="0" w:space="0" w:color="auto"/>
            <w:left w:val="none" w:sz="0" w:space="0" w:color="auto"/>
            <w:bottom w:val="none" w:sz="0" w:space="0" w:color="auto"/>
            <w:right w:val="none" w:sz="0" w:space="0" w:color="auto"/>
          </w:divBdr>
        </w:div>
        <w:div w:id="1413965256">
          <w:marLeft w:val="480"/>
          <w:marRight w:val="0"/>
          <w:marTop w:val="0"/>
          <w:marBottom w:val="0"/>
          <w:divBdr>
            <w:top w:val="none" w:sz="0" w:space="0" w:color="auto"/>
            <w:left w:val="none" w:sz="0" w:space="0" w:color="auto"/>
            <w:bottom w:val="none" w:sz="0" w:space="0" w:color="auto"/>
            <w:right w:val="none" w:sz="0" w:space="0" w:color="auto"/>
          </w:divBdr>
        </w:div>
        <w:div w:id="1425152748">
          <w:marLeft w:val="480"/>
          <w:marRight w:val="0"/>
          <w:marTop w:val="0"/>
          <w:marBottom w:val="0"/>
          <w:divBdr>
            <w:top w:val="none" w:sz="0" w:space="0" w:color="auto"/>
            <w:left w:val="none" w:sz="0" w:space="0" w:color="auto"/>
            <w:bottom w:val="none" w:sz="0" w:space="0" w:color="auto"/>
            <w:right w:val="none" w:sz="0" w:space="0" w:color="auto"/>
          </w:divBdr>
        </w:div>
        <w:div w:id="1458639693">
          <w:marLeft w:val="480"/>
          <w:marRight w:val="0"/>
          <w:marTop w:val="0"/>
          <w:marBottom w:val="0"/>
          <w:divBdr>
            <w:top w:val="none" w:sz="0" w:space="0" w:color="auto"/>
            <w:left w:val="none" w:sz="0" w:space="0" w:color="auto"/>
            <w:bottom w:val="none" w:sz="0" w:space="0" w:color="auto"/>
            <w:right w:val="none" w:sz="0" w:space="0" w:color="auto"/>
          </w:divBdr>
        </w:div>
        <w:div w:id="1483425899">
          <w:marLeft w:val="480"/>
          <w:marRight w:val="0"/>
          <w:marTop w:val="0"/>
          <w:marBottom w:val="0"/>
          <w:divBdr>
            <w:top w:val="none" w:sz="0" w:space="0" w:color="auto"/>
            <w:left w:val="none" w:sz="0" w:space="0" w:color="auto"/>
            <w:bottom w:val="none" w:sz="0" w:space="0" w:color="auto"/>
            <w:right w:val="none" w:sz="0" w:space="0" w:color="auto"/>
          </w:divBdr>
        </w:div>
        <w:div w:id="1548761939">
          <w:marLeft w:val="480"/>
          <w:marRight w:val="0"/>
          <w:marTop w:val="0"/>
          <w:marBottom w:val="0"/>
          <w:divBdr>
            <w:top w:val="none" w:sz="0" w:space="0" w:color="auto"/>
            <w:left w:val="none" w:sz="0" w:space="0" w:color="auto"/>
            <w:bottom w:val="none" w:sz="0" w:space="0" w:color="auto"/>
            <w:right w:val="none" w:sz="0" w:space="0" w:color="auto"/>
          </w:divBdr>
        </w:div>
        <w:div w:id="1551113775">
          <w:marLeft w:val="480"/>
          <w:marRight w:val="0"/>
          <w:marTop w:val="0"/>
          <w:marBottom w:val="0"/>
          <w:divBdr>
            <w:top w:val="none" w:sz="0" w:space="0" w:color="auto"/>
            <w:left w:val="none" w:sz="0" w:space="0" w:color="auto"/>
            <w:bottom w:val="none" w:sz="0" w:space="0" w:color="auto"/>
            <w:right w:val="none" w:sz="0" w:space="0" w:color="auto"/>
          </w:divBdr>
        </w:div>
        <w:div w:id="1557276113">
          <w:marLeft w:val="480"/>
          <w:marRight w:val="0"/>
          <w:marTop w:val="0"/>
          <w:marBottom w:val="0"/>
          <w:divBdr>
            <w:top w:val="none" w:sz="0" w:space="0" w:color="auto"/>
            <w:left w:val="none" w:sz="0" w:space="0" w:color="auto"/>
            <w:bottom w:val="none" w:sz="0" w:space="0" w:color="auto"/>
            <w:right w:val="none" w:sz="0" w:space="0" w:color="auto"/>
          </w:divBdr>
        </w:div>
        <w:div w:id="1558126488">
          <w:marLeft w:val="480"/>
          <w:marRight w:val="0"/>
          <w:marTop w:val="0"/>
          <w:marBottom w:val="0"/>
          <w:divBdr>
            <w:top w:val="none" w:sz="0" w:space="0" w:color="auto"/>
            <w:left w:val="none" w:sz="0" w:space="0" w:color="auto"/>
            <w:bottom w:val="none" w:sz="0" w:space="0" w:color="auto"/>
            <w:right w:val="none" w:sz="0" w:space="0" w:color="auto"/>
          </w:divBdr>
        </w:div>
        <w:div w:id="1576892577">
          <w:marLeft w:val="480"/>
          <w:marRight w:val="0"/>
          <w:marTop w:val="0"/>
          <w:marBottom w:val="0"/>
          <w:divBdr>
            <w:top w:val="none" w:sz="0" w:space="0" w:color="auto"/>
            <w:left w:val="none" w:sz="0" w:space="0" w:color="auto"/>
            <w:bottom w:val="none" w:sz="0" w:space="0" w:color="auto"/>
            <w:right w:val="none" w:sz="0" w:space="0" w:color="auto"/>
          </w:divBdr>
        </w:div>
        <w:div w:id="1584217820">
          <w:marLeft w:val="480"/>
          <w:marRight w:val="0"/>
          <w:marTop w:val="0"/>
          <w:marBottom w:val="0"/>
          <w:divBdr>
            <w:top w:val="none" w:sz="0" w:space="0" w:color="auto"/>
            <w:left w:val="none" w:sz="0" w:space="0" w:color="auto"/>
            <w:bottom w:val="none" w:sz="0" w:space="0" w:color="auto"/>
            <w:right w:val="none" w:sz="0" w:space="0" w:color="auto"/>
          </w:divBdr>
        </w:div>
        <w:div w:id="1588147000">
          <w:marLeft w:val="480"/>
          <w:marRight w:val="0"/>
          <w:marTop w:val="0"/>
          <w:marBottom w:val="0"/>
          <w:divBdr>
            <w:top w:val="none" w:sz="0" w:space="0" w:color="auto"/>
            <w:left w:val="none" w:sz="0" w:space="0" w:color="auto"/>
            <w:bottom w:val="none" w:sz="0" w:space="0" w:color="auto"/>
            <w:right w:val="none" w:sz="0" w:space="0" w:color="auto"/>
          </w:divBdr>
        </w:div>
        <w:div w:id="1603343710">
          <w:marLeft w:val="480"/>
          <w:marRight w:val="0"/>
          <w:marTop w:val="0"/>
          <w:marBottom w:val="0"/>
          <w:divBdr>
            <w:top w:val="none" w:sz="0" w:space="0" w:color="auto"/>
            <w:left w:val="none" w:sz="0" w:space="0" w:color="auto"/>
            <w:bottom w:val="none" w:sz="0" w:space="0" w:color="auto"/>
            <w:right w:val="none" w:sz="0" w:space="0" w:color="auto"/>
          </w:divBdr>
        </w:div>
        <w:div w:id="1655067187">
          <w:marLeft w:val="480"/>
          <w:marRight w:val="0"/>
          <w:marTop w:val="0"/>
          <w:marBottom w:val="0"/>
          <w:divBdr>
            <w:top w:val="none" w:sz="0" w:space="0" w:color="auto"/>
            <w:left w:val="none" w:sz="0" w:space="0" w:color="auto"/>
            <w:bottom w:val="none" w:sz="0" w:space="0" w:color="auto"/>
            <w:right w:val="none" w:sz="0" w:space="0" w:color="auto"/>
          </w:divBdr>
        </w:div>
        <w:div w:id="1763187295">
          <w:marLeft w:val="480"/>
          <w:marRight w:val="0"/>
          <w:marTop w:val="0"/>
          <w:marBottom w:val="0"/>
          <w:divBdr>
            <w:top w:val="none" w:sz="0" w:space="0" w:color="auto"/>
            <w:left w:val="none" w:sz="0" w:space="0" w:color="auto"/>
            <w:bottom w:val="none" w:sz="0" w:space="0" w:color="auto"/>
            <w:right w:val="none" w:sz="0" w:space="0" w:color="auto"/>
          </w:divBdr>
        </w:div>
        <w:div w:id="1768843746">
          <w:marLeft w:val="480"/>
          <w:marRight w:val="0"/>
          <w:marTop w:val="0"/>
          <w:marBottom w:val="0"/>
          <w:divBdr>
            <w:top w:val="none" w:sz="0" w:space="0" w:color="auto"/>
            <w:left w:val="none" w:sz="0" w:space="0" w:color="auto"/>
            <w:bottom w:val="none" w:sz="0" w:space="0" w:color="auto"/>
            <w:right w:val="none" w:sz="0" w:space="0" w:color="auto"/>
          </w:divBdr>
        </w:div>
        <w:div w:id="1770618484">
          <w:marLeft w:val="480"/>
          <w:marRight w:val="0"/>
          <w:marTop w:val="0"/>
          <w:marBottom w:val="0"/>
          <w:divBdr>
            <w:top w:val="none" w:sz="0" w:space="0" w:color="auto"/>
            <w:left w:val="none" w:sz="0" w:space="0" w:color="auto"/>
            <w:bottom w:val="none" w:sz="0" w:space="0" w:color="auto"/>
            <w:right w:val="none" w:sz="0" w:space="0" w:color="auto"/>
          </w:divBdr>
        </w:div>
        <w:div w:id="1777557666">
          <w:marLeft w:val="480"/>
          <w:marRight w:val="0"/>
          <w:marTop w:val="0"/>
          <w:marBottom w:val="0"/>
          <w:divBdr>
            <w:top w:val="none" w:sz="0" w:space="0" w:color="auto"/>
            <w:left w:val="none" w:sz="0" w:space="0" w:color="auto"/>
            <w:bottom w:val="none" w:sz="0" w:space="0" w:color="auto"/>
            <w:right w:val="none" w:sz="0" w:space="0" w:color="auto"/>
          </w:divBdr>
        </w:div>
        <w:div w:id="1777748494">
          <w:marLeft w:val="480"/>
          <w:marRight w:val="0"/>
          <w:marTop w:val="0"/>
          <w:marBottom w:val="0"/>
          <w:divBdr>
            <w:top w:val="none" w:sz="0" w:space="0" w:color="auto"/>
            <w:left w:val="none" w:sz="0" w:space="0" w:color="auto"/>
            <w:bottom w:val="none" w:sz="0" w:space="0" w:color="auto"/>
            <w:right w:val="none" w:sz="0" w:space="0" w:color="auto"/>
          </w:divBdr>
        </w:div>
        <w:div w:id="1780375102">
          <w:marLeft w:val="480"/>
          <w:marRight w:val="0"/>
          <w:marTop w:val="0"/>
          <w:marBottom w:val="0"/>
          <w:divBdr>
            <w:top w:val="none" w:sz="0" w:space="0" w:color="auto"/>
            <w:left w:val="none" w:sz="0" w:space="0" w:color="auto"/>
            <w:bottom w:val="none" w:sz="0" w:space="0" w:color="auto"/>
            <w:right w:val="none" w:sz="0" w:space="0" w:color="auto"/>
          </w:divBdr>
        </w:div>
        <w:div w:id="1791120769">
          <w:marLeft w:val="480"/>
          <w:marRight w:val="0"/>
          <w:marTop w:val="0"/>
          <w:marBottom w:val="0"/>
          <w:divBdr>
            <w:top w:val="none" w:sz="0" w:space="0" w:color="auto"/>
            <w:left w:val="none" w:sz="0" w:space="0" w:color="auto"/>
            <w:bottom w:val="none" w:sz="0" w:space="0" w:color="auto"/>
            <w:right w:val="none" w:sz="0" w:space="0" w:color="auto"/>
          </w:divBdr>
        </w:div>
        <w:div w:id="1829636136">
          <w:marLeft w:val="480"/>
          <w:marRight w:val="0"/>
          <w:marTop w:val="0"/>
          <w:marBottom w:val="0"/>
          <w:divBdr>
            <w:top w:val="none" w:sz="0" w:space="0" w:color="auto"/>
            <w:left w:val="none" w:sz="0" w:space="0" w:color="auto"/>
            <w:bottom w:val="none" w:sz="0" w:space="0" w:color="auto"/>
            <w:right w:val="none" w:sz="0" w:space="0" w:color="auto"/>
          </w:divBdr>
        </w:div>
        <w:div w:id="1847479033">
          <w:marLeft w:val="480"/>
          <w:marRight w:val="0"/>
          <w:marTop w:val="0"/>
          <w:marBottom w:val="0"/>
          <w:divBdr>
            <w:top w:val="none" w:sz="0" w:space="0" w:color="auto"/>
            <w:left w:val="none" w:sz="0" w:space="0" w:color="auto"/>
            <w:bottom w:val="none" w:sz="0" w:space="0" w:color="auto"/>
            <w:right w:val="none" w:sz="0" w:space="0" w:color="auto"/>
          </w:divBdr>
        </w:div>
        <w:div w:id="1876766788">
          <w:marLeft w:val="480"/>
          <w:marRight w:val="0"/>
          <w:marTop w:val="0"/>
          <w:marBottom w:val="0"/>
          <w:divBdr>
            <w:top w:val="none" w:sz="0" w:space="0" w:color="auto"/>
            <w:left w:val="none" w:sz="0" w:space="0" w:color="auto"/>
            <w:bottom w:val="none" w:sz="0" w:space="0" w:color="auto"/>
            <w:right w:val="none" w:sz="0" w:space="0" w:color="auto"/>
          </w:divBdr>
        </w:div>
        <w:div w:id="1898542885">
          <w:marLeft w:val="480"/>
          <w:marRight w:val="0"/>
          <w:marTop w:val="0"/>
          <w:marBottom w:val="0"/>
          <w:divBdr>
            <w:top w:val="none" w:sz="0" w:space="0" w:color="auto"/>
            <w:left w:val="none" w:sz="0" w:space="0" w:color="auto"/>
            <w:bottom w:val="none" w:sz="0" w:space="0" w:color="auto"/>
            <w:right w:val="none" w:sz="0" w:space="0" w:color="auto"/>
          </w:divBdr>
        </w:div>
        <w:div w:id="1947958373">
          <w:marLeft w:val="480"/>
          <w:marRight w:val="0"/>
          <w:marTop w:val="0"/>
          <w:marBottom w:val="0"/>
          <w:divBdr>
            <w:top w:val="none" w:sz="0" w:space="0" w:color="auto"/>
            <w:left w:val="none" w:sz="0" w:space="0" w:color="auto"/>
            <w:bottom w:val="none" w:sz="0" w:space="0" w:color="auto"/>
            <w:right w:val="none" w:sz="0" w:space="0" w:color="auto"/>
          </w:divBdr>
        </w:div>
        <w:div w:id="1981953594">
          <w:marLeft w:val="480"/>
          <w:marRight w:val="0"/>
          <w:marTop w:val="0"/>
          <w:marBottom w:val="0"/>
          <w:divBdr>
            <w:top w:val="none" w:sz="0" w:space="0" w:color="auto"/>
            <w:left w:val="none" w:sz="0" w:space="0" w:color="auto"/>
            <w:bottom w:val="none" w:sz="0" w:space="0" w:color="auto"/>
            <w:right w:val="none" w:sz="0" w:space="0" w:color="auto"/>
          </w:divBdr>
        </w:div>
        <w:div w:id="2022315049">
          <w:marLeft w:val="480"/>
          <w:marRight w:val="0"/>
          <w:marTop w:val="0"/>
          <w:marBottom w:val="0"/>
          <w:divBdr>
            <w:top w:val="none" w:sz="0" w:space="0" w:color="auto"/>
            <w:left w:val="none" w:sz="0" w:space="0" w:color="auto"/>
            <w:bottom w:val="none" w:sz="0" w:space="0" w:color="auto"/>
            <w:right w:val="none" w:sz="0" w:space="0" w:color="auto"/>
          </w:divBdr>
        </w:div>
        <w:div w:id="2047482521">
          <w:marLeft w:val="480"/>
          <w:marRight w:val="0"/>
          <w:marTop w:val="0"/>
          <w:marBottom w:val="0"/>
          <w:divBdr>
            <w:top w:val="none" w:sz="0" w:space="0" w:color="auto"/>
            <w:left w:val="none" w:sz="0" w:space="0" w:color="auto"/>
            <w:bottom w:val="none" w:sz="0" w:space="0" w:color="auto"/>
            <w:right w:val="none" w:sz="0" w:space="0" w:color="auto"/>
          </w:divBdr>
        </w:div>
        <w:div w:id="2056276538">
          <w:marLeft w:val="480"/>
          <w:marRight w:val="0"/>
          <w:marTop w:val="0"/>
          <w:marBottom w:val="0"/>
          <w:divBdr>
            <w:top w:val="none" w:sz="0" w:space="0" w:color="auto"/>
            <w:left w:val="none" w:sz="0" w:space="0" w:color="auto"/>
            <w:bottom w:val="none" w:sz="0" w:space="0" w:color="auto"/>
            <w:right w:val="none" w:sz="0" w:space="0" w:color="auto"/>
          </w:divBdr>
        </w:div>
        <w:div w:id="2097631462">
          <w:marLeft w:val="480"/>
          <w:marRight w:val="0"/>
          <w:marTop w:val="0"/>
          <w:marBottom w:val="0"/>
          <w:divBdr>
            <w:top w:val="none" w:sz="0" w:space="0" w:color="auto"/>
            <w:left w:val="none" w:sz="0" w:space="0" w:color="auto"/>
            <w:bottom w:val="none" w:sz="0" w:space="0" w:color="auto"/>
            <w:right w:val="none" w:sz="0" w:space="0" w:color="auto"/>
          </w:divBdr>
        </w:div>
        <w:div w:id="2110006027">
          <w:marLeft w:val="480"/>
          <w:marRight w:val="0"/>
          <w:marTop w:val="0"/>
          <w:marBottom w:val="0"/>
          <w:divBdr>
            <w:top w:val="none" w:sz="0" w:space="0" w:color="auto"/>
            <w:left w:val="none" w:sz="0" w:space="0" w:color="auto"/>
            <w:bottom w:val="none" w:sz="0" w:space="0" w:color="auto"/>
            <w:right w:val="none" w:sz="0" w:space="0" w:color="auto"/>
          </w:divBdr>
        </w:div>
        <w:div w:id="2119136128">
          <w:marLeft w:val="480"/>
          <w:marRight w:val="0"/>
          <w:marTop w:val="0"/>
          <w:marBottom w:val="0"/>
          <w:divBdr>
            <w:top w:val="none" w:sz="0" w:space="0" w:color="auto"/>
            <w:left w:val="none" w:sz="0" w:space="0" w:color="auto"/>
            <w:bottom w:val="none" w:sz="0" w:space="0" w:color="auto"/>
            <w:right w:val="none" w:sz="0" w:space="0" w:color="auto"/>
          </w:divBdr>
        </w:div>
        <w:div w:id="2145196465">
          <w:marLeft w:val="480"/>
          <w:marRight w:val="0"/>
          <w:marTop w:val="0"/>
          <w:marBottom w:val="0"/>
          <w:divBdr>
            <w:top w:val="none" w:sz="0" w:space="0" w:color="auto"/>
            <w:left w:val="none" w:sz="0" w:space="0" w:color="auto"/>
            <w:bottom w:val="none" w:sz="0" w:space="0" w:color="auto"/>
            <w:right w:val="none" w:sz="0" w:space="0" w:color="auto"/>
          </w:divBdr>
        </w:div>
      </w:divsChild>
    </w:div>
    <w:div w:id="1916015421">
      <w:marLeft w:val="640"/>
      <w:marRight w:val="0"/>
      <w:marTop w:val="0"/>
      <w:marBottom w:val="0"/>
      <w:divBdr>
        <w:top w:val="none" w:sz="0" w:space="0" w:color="auto"/>
        <w:left w:val="none" w:sz="0" w:space="0" w:color="auto"/>
        <w:bottom w:val="none" w:sz="0" w:space="0" w:color="auto"/>
        <w:right w:val="none" w:sz="0" w:space="0" w:color="auto"/>
      </w:divBdr>
    </w:div>
    <w:div w:id="1916940573">
      <w:marLeft w:val="640"/>
      <w:marRight w:val="0"/>
      <w:marTop w:val="0"/>
      <w:marBottom w:val="0"/>
      <w:divBdr>
        <w:top w:val="none" w:sz="0" w:space="0" w:color="auto"/>
        <w:left w:val="none" w:sz="0" w:space="0" w:color="auto"/>
        <w:bottom w:val="none" w:sz="0" w:space="0" w:color="auto"/>
        <w:right w:val="none" w:sz="0" w:space="0" w:color="auto"/>
      </w:divBdr>
    </w:div>
    <w:div w:id="1917275481">
      <w:marLeft w:val="640"/>
      <w:marRight w:val="0"/>
      <w:marTop w:val="0"/>
      <w:marBottom w:val="0"/>
      <w:divBdr>
        <w:top w:val="none" w:sz="0" w:space="0" w:color="auto"/>
        <w:left w:val="none" w:sz="0" w:space="0" w:color="auto"/>
        <w:bottom w:val="none" w:sz="0" w:space="0" w:color="auto"/>
        <w:right w:val="none" w:sz="0" w:space="0" w:color="auto"/>
      </w:divBdr>
    </w:div>
    <w:div w:id="1917855615">
      <w:marLeft w:val="640"/>
      <w:marRight w:val="0"/>
      <w:marTop w:val="0"/>
      <w:marBottom w:val="0"/>
      <w:divBdr>
        <w:top w:val="none" w:sz="0" w:space="0" w:color="auto"/>
        <w:left w:val="none" w:sz="0" w:space="0" w:color="auto"/>
        <w:bottom w:val="none" w:sz="0" w:space="0" w:color="auto"/>
        <w:right w:val="none" w:sz="0" w:space="0" w:color="auto"/>
      </w:divBdr>
    </w:div>
    <w:div w:id="1917860947">
      <w:marLeft w:val="640"/>
      <w:marRight w:val="0"/>
      <w:marTop w:val="0"/>
      <w:marBottom w:val="0"/>
      <w:divBdr>
        <w:top w:val="none" w:sz="0" w:space="0" w:color="auto"/>
        <w:left w:val="none" w:sz="0" w:space="0" w:color="auto"/>
        <w:bottom w:val="none" w:sz="0" w:space="0" w:color="auto"/>
        <w:right w:val="none" w:sz="0" w:space="0" w:color="auto"/>
      </w:divBdr>
    </w:div>
    <w:div w:id="1918392835">
      <w:marLeft w:val="640"/>
      <w:marRight w:val="0"/>
      <w:marTop w:val="0"/>
      <w:marBottom w:val="0"/>
      <w:divBdr>
        <w:top w:val="none" w:sz="0" w:space="0" w:color="auto"/>
        <w:left w:val="none" w:sz="0" w:space="0" w:color="auto"/>
        <w:bottom w:val="none" w:sz="0" w:space="0" w:color="auto"/>
        <w:right w:val="none" w:sz="0" w:space="0" w:color="auto"/>
      </w:divBdr>
    </w:div>
    <w:div w:id="1918787404">
      <w:marLeft w:val="640"/>
      <w:marRight w:val="0"/>
      <w:marTop w:val="0"/>
      <w:marBottom w:val="0"/>
      <w:divBdr>
        <w:top w:val="none" w:sz="0" w:space="0" w:color="auto"/>
        <w:left w:val="none" w:sz="0" w:space="0" w:color="auto"/>
        <w:bottom w:val="none" w:sz="0" w:space="0" w:color="auto"/>
        <w:right w:val="none" w:sz="0" w:space="0" w:color="auto"/>
      </w:divBdr>
    </w:div>
    <w:div w:id="1918788051">
      <w:marLeft w:val="640"/>
      <w:marRight w:val="0"/>
      <w:marTop w:val="0"/>
      <w:marBottom w:val="0"/>
      <w:divBdr>
        <w:top w:val="none" w:sz="0" w:space="0" w:color="auto"/>
        <w:left w:val="none" w:sz="0" w:space="0" w:color="auto"/>
        <w:bottom w:val="none" w:sz="0" w:space="0" w:color="auto"/>
        <w:right w:val="none" w:sz="0" w:space="0" w:color="auto"/>
      </w:divBdr>
    </w:div>
    <w:div w:id="1919053283">
      <w:bodyDiv w:val="1"/>
      <w:marLeft w:val="0"/>
      <w:marRight w:val="0"/>
      <w:marTop w:val="0"/>
      <w:marBottom w:val="0"/>
      <w:divBdr>
        <w:top w:val="none" w:sz="0" w:space="0" w:color="auto"/>
        <w:left w:val="none" w:sz="0" w:space="0" w:color="auto"/>
        <w:bottom w:val="none" w:sz="0" w:space="0" w:color="auto"/>
        <w:right w:val="none" w:sz="0" w:space="0" w:color="auto"/>
      </w:divBdr>
    </w:div>
    <w:div w:id="1919434782">
      <w:marLeft w:val="640"/>
      <w:marRight w:val="0"/>
      <w:marTop w:val="0"/>
      <w:marBottom w:val="0"/>
      <w:divBdr>
        <w:top w:val="none" w:sz="0" w:space="0" w:color="auto"/>
        <w:left w:val="none" w:sz="0" w:space="0" w:color="auto"/>
        <w:bottom w:val="none" w:sz="0" w:space="0" w:color="auto"/>
        <w:right w:val="none" w:sz="0" w:space="0" w:color="auto"/>
      </w:divBdr>
    </w:div>
    <w:div w:id="1919435031">
      <w:marLeft w:val="640"/>
      <w:marRight w:val="0"/>
      <w:marTop w:val="0"/>
      <w:marBottom w:val="0"/>
      <w:divBdr>
        <w:top w:val="none" w:sz="0" w:space="0" w:color="auto"/>
        <w:left w:val="none" w:sz="0" w:space="0" w:color="auto"/>
        <w:bottom w:val="none" w:sz="0" w:space="0" w:color="auto"/>
        <w:right w:val="none" w:sz="0" w:space="0" w:color="auto"/>
      </w:divBdr>
    </w:div>
    <w:div w:id="1919514647">
      <w:marLeft w:val="640"/>
      <w:marRight w:val="0"/>
      <w:marTop w:val="0"/>
      <w:marBottom w:val="0"/>
      <w:divBdr>
        <w:top w:val="none" w:sz="0" w:space="0" w:color="auto"/>
        <w:left w:val="none" w:sz="0" w:space="0" w:color="auto"/>
        <w:bottom w:val="none" w:sz="0" w:space="0" w:color="auto"/>
        <w:right w:val="none" w:sz="0" w:space="0" w:color="auto"/>
      </w:divBdr>
    </w:div>
    <w:div w:id="1919712020">
      <w:marLeft w:val="640"/>
      <w:marRight w:val="0"/>
      <w:marTop w:val="0"/>
      <w:marBottom w:val="0"/>
      <w:divBdr>
        <w:top w:val="none" w:sz="0" w:space="0" w:color="auto"/>
        <w:left w:val="none" w:sz="0" w:space="0" w:color="auto"/>
        <w:bottom w:val="none" w:sz="0" w:space="0" w:color="auto"/>
        <w:right w:val="none" w:sz="0" w:space="0" w:color="auto"/>
      </w:divBdr>
    </w:div>
    <w:div w:id="1920141125">
      <w:marLeft w:val="640"/>
      <w:marRight w:val="0"/>
      <w:marTop w:val="0"/>
      <w:marBottom w:val="0"/>
      <w:divBdr>
        <w:top w:val="none" w:sz="0" w:space="0" w:color="auto"/>
        <w:left w:val="none" w:sz="0" w:space="0" w:color="auto"/>
        <w:bottom w:val="none" w:sz="0" w:space="0" w:color="auto"/>
        <w:right w:val="none" w:sz="0" w:space="0" w:color="auto"/>
      </w:divBdr>
    </w:div>
    <w:div w:id="1921215576">
      <w:marLeft w:val="640"/>
      <w:marRight w:val="0"/>
      <w:marTop w:val="0"/>
      <w:marBottom w:val="0"/>
      <w:divBdr>
        <w:top w:val="none" w:sz="0" w:space="0" w:color="auto"/>
        <w:left w:val="none" w:sz="0" w:space="0" w:color="auto"/>
        <w:bottom w:val="none" w:sz="0" w:space="0" w:color="auto"/>
        <w:right w:val="none" w:sz="0" w:space="0" w:color="auto"/>
      </w:divBdr>
    </w:div>
    <w:div w:id="1921406348">
      <w:marLeft w:val="640"/>
      <w:marRight w:val="0"/>
      <w:marTop w:val="0"/>
      <w:marBottom w:val="0"/>
      <w:divBdr>
        <w:top w:val="none" w:sz="0" w:space="0" w:color="auto"/>
        <w:left w:val="none" w:sz="0" w:space="0" w:color="auto"/>
        <w:bottom w:val="none" w:sz="0" w:space="0" w:color="auto"/>
        <w:right w:val="none" w:sz="0" w:space="0" w:color="auto"/>
      </w:divBdr>
    </w:div>
    <w:div w:id="1922178472">
      <w:marLeft w:val="640"/>
      <w:marRight w:val="0"/>
      <w:marTop w:val="0"/>
      <w:marBottom w:val="0"/>
      <w:divBdr>
        <w:top w:val="none" w:sz="0" w:space="0" w:color="auto"/>
        <w:left w:val="none" w:sz="0" w:space="0" w:color="auto"/>
        <w:bottom w:val="none" w:sz="0" w:space="0" w:color="auto"/>
        <w:right w:val="none" w:sz="0" w:space="0" w:color="auto"/>
      </w:divBdr>
    </w:div>
    <w:div w:id="1922524199">
      <w:marLeft w:val="640"/>
      <w:marRight w:val="0"/>
      <w:marTop w:val="0"/>
      <w:marBottom w:val="0"/>
      <w:divBdr>
        <w:top w:val="none" w:sz="0" w:space="0" w:color="auto"/>
        <w:left w:val="none" w:sz="0" w:space="0" w:color="auto"/>
        <w:bottom w:val="none" w:sz="0" w:space="0" w:color="auto"/>
        <w:right w:val="none" w:sz="0" w:space="0" w:color="auto"/>
      </w:divBdr>
    </w:div>
    <w:div w:id="1922788143">
      <w:marLeft w:val="640"/>
      <w:marRight w:val="0"/>
      <w:marTop w:val="0"/>
      <w:marBottom w:val="0"/>
      <w:divBdr>
        <w:top w:val="none" w:sz="0" w:space="0" w:color="auto"/>
        <w:left w:val="none" w:sz="0" w:space="0" w:color="auto"/>
        <w:bottom w:val="none" w:sz="0" w:space="0" w:color="auto"/>
        <w:right w:val="none" w:sz="0" w:space="0" w:color="auto"/>
      </w:divBdr>
    </w:div>
    <w:div w:id="1922829949">
      <w:bodyDiv w:val="1"/>
      <w:marLeft w:val="0"/>
      <w:marRight w:val="0"/>
      <w:marTop w:val="0"/>
      <w:marBottom w:val="0"/>
      <w:divBdr>
        <w:top w:val="none" w:sz="0" w:space="0" w:color="auto"/>
        <w:left w:val="none" w:sz="0" w:space="0" w:color="auto"/>
        <w:bottom w:val="none" w:sz="0" w:space="0" w:color="auto"/>
        <w:right w:val="none" w:sz="0" w:space="0" w:color="auto"/>
      </w:divBdr>
    </w:div>
    <w:div w:id="1923876873">
      <w:marLeft w:val="640"/>
      <w:marRight w:val="0"/>
      <w:marTop w:val="0"/>
      <w:marBottom w:val="0"/>
      <w:divBdr>
        <w:top w:val="none" w:sz="0" w:space="0" w:color="auto"/>
        <w:left w:val="none" w:sz="0" w:space="0" w:color="auto"/>
        <w:bottom w:val="none" w:sz="0" w:space="0" w:color="auto"/>
        <w:right w:val="none" w:sz="0" w:space="0" w:color="auto"/>
      </w:divBdr>
    </w:div>
    <w:div w:id="1923955203">
      <w:marLeft w:val="640"/>
      <w:marRight w:val="0"/>
      <w:marTop w:val="0"/>
      <w:marBottom w:val="0"/>
      <w:divBdr>
        <w:top w:val="none" w:sz="0" w:space="0" w:color="auto"/>
        <w:left w:val="none" w:sz="0" w:space="0" w:color="auto"/>
        <w:bottom w:val="none" w:sz="0" w:space="0" w:color="auto"/>
        <w:right w:val="none" w:sz="0" w:space="0" w:color="auto"/>
      </w:divBdr>
    </w:div>
    <w:div w:id="1924219228">
      <w:marLeft w:val="640"/>
      <w:marRight w:val="0"/>
      <w:marTop w:val="0"/>
      <w:marBottom w:val="0"/>
      <w:divBdr>
        <w:top w:val="none" w:sz="0" w:space="0" w:color="auto"/>
        <w:left w:val="none" w:sz="0" w:space="0" w:color="auto"/>
        <w:bottom w:val="none" w:sz="0" w:space="0" w:color="auto"/>
        <w:right w:val="none" w:sz="0" w:space="0" w:color="auto"/>
      </w:divBdr>
    </w:div>
    <w:div w:id="1924296609">
      <w:marLeft w:val="640"/>
      <w:marRight w:val="0"/>
      <w:marTop w:val="0"/>
      <w:marBottom w:val="0"/>
      <w:divBdr>
        <w:top w:val="none" w:sz="0" w:space="0" w:color="auto"/>
        <w:left w:val="none" w:sz="0" w:space="0" w:color="auto"/>
        <w:bottom w:val="none" w:sz="0" w:space="0" w:color="auto"/>
        <w:right w:val="none" w:sz="0" w:space="0" w:color="auto"/>
      </w:divBdr>
    </w:div>
    <w:div w:id="1925454012">
      <w:marLeft w:val="480"/>
      <w:marRight w:val="0"/>
      <w:marTop w:val="0"/>
      <w:marBottom w:val="0"/>
      <w:divBdr>
        <w:top w:val="none" w:sz="0" w:space="0" w:color="auto"/>
        <w:left w:val="none" w:sz="0" w:space="0" w:color="auto"/>
        <w:bottom w:val="none" w:sz="0" w:space="0" w:color="auto"/>
        <w:right w:val="none" w:sz="0" w:space="0" w:color="auto"/>
      </w:divBdr>
    </w:div>
    <w:div w:id="1926449629">
      <w:marLeft w:val="640"/>
      <w:marRight w:val="0"/>
      <w:marTop w:val="0"/>
      <w:marBottom w:val="0"/>
      <w:divBdr>
        <w:top w:val="none" w:sz="0" w:space="0" w:color="auto"/>
        <w:left w:val="none" w:sz="0" w:space="0" w:color="auto"/>
        <w:bottom w:val="none" w:sz="0" w:space="0" w:color="auto"/>
        <w:right w:val="none" w:sz="0" w:space="0" w:color="auto"/>
      </w:divBdr>
    </w:div>
    <w:div w:id="1926450271">
      <w:marLeft w:val="640"/>
      <w:marRight w:val="0"/>
      <w:marTop w:val="0"/>
      <w:marBottom w:val="0"/>
      <w:divBdr>
        <w:top w:val="none" w:sz="0" w:space="0" w:color="auto"/>
        <w:left w:val="none" w:sz="0" w:space="0" w:color="auto"/>
        <w:bottom w:val="none" w:sz="0" w:space="0" w:color="auto"/>
        <w:right w:val="none" w:sz="0" w:space="0" w:color="auto"/>
      </w:divBdr>
    </w:div>
    <w:div w:id="1926455166">
      <w:marLeft w:val="480"/>
      <w:marRight w:val="0"/>
      <w:marTop w:val="0"/>
      <w:marBottom w:val="0"/>
      <w:divBdr>
        <w:top w:val="none" w:sz="0" w:space="0" w:color="auto"/>
        <w:left w:val="none" w:sz="0" w:space="0" w:color="auto"/>
        <w:bottom w:val="none" w:sz="0" w:space="0" w:color="auto"/>
        <w:right w:val="none" w:sz="0" w:space="0" w:color="auto"/>
      </w:divBdr>
    </w:div>
    <w:div w:id="1926839788">
      <w:bodyDiv w:val="1"/>
      <w:marLeft w:val="0"/>
      <w:marRight w:val="0"/>
      <w:marTop w:val="0"/>
      <w:marBottom w:val="0"/>
      <w:divBdr>
        <w:top w:val="none" w:sz="0" w:space="0" w:color="auto"/>
        <w:left w:val="none" w:sz="0" w:space="0" w:color="auto"/>
        <w:bottom w:val="none" w:sz="0" w:space="0" w:color="auto"/>
        <w:right w:val="none" w:sz="0" w:space="0" w:color="auto"/>
      </w:divBdr>
    </w:div>
    <w:div w:id="1927183780">
      <w:bodyDiv w:val="1"/>
      <w:marLeft w:val="0"/>
      <w:marRight w:val="0"/>
      <w:marTop w:val="0"/>
      <w:marBottom w:val="0"/>
      <w:divBdr>
        <w:top w:val="none" w:sz="0" w:space="0" w:color="auto"/>
        <w:left w:val="none" w:sz="0" w:space="0" w:color="auto"/>
        <w:bottom w:val="none" w:sz="0" w:space="0" w:color="auto"/>
        <w:right w:val="none" w:sz="0" w:space="0" w:color="auto"/>
      </w:divBdr>
    </w:div>
    <w:div w:id="1927416396">
      <w:marLeft w:val="640"/>
      <w:marRight w:val="0"/>
      <w:marTop w:val="0"/>
      <w:marBottom w:val="0"/>
      <w:divBdr>
        <w:top w:val="none" w:sz="0" w:space="0" w:color="auto"/>
        <w:left w:val="none" w:sz="0" w:space="0" w:color="auto"/>
        <w:bottom w:val="none" w:sz="0" w:space="0" w:color="auto"/>
        <w:right w:val="none" w:sz="0" w:space="0" w:color="auto"/>
      </w:divBdr>
    </w:div>
    <w:div w:id="1927762780">
      <w:marLeft w:val="640"/>
      <w:marRight w:val="0"/>
      <w:marTop w:val="0"/>
      <w:marBottom w:val="0"/>
      <w:divBdr>
        <w:top w:val="none" w:sz="0" w:space="0" w:color="auto"/>
        <w:left w:val="none" w:sz="0" w:space="0" w:color="auto"/>
        <w:bottom w:val="none" w:sz="0" w:space="0" w:color="auto"/>
        <w:right w:val="none" w:sz="0" w:space="0" w:color="auto"/>
      </w:divBdr>
    </w:div>
    <w:div w:id="1928340789">
      <w:marLeft w:val="640"/>
      <w:marRight w:val="0"/>
      <w:marTop w:val="0"/>
      <w:marBottom w:val="0"/>
      <w:divBdr>
        <w:top w:val="none" w:sz="0" w:space="0" w:color="auto"/>
        <w:left w:val="none" w:sz="0" w:space="0" w:color="auto"/>
        <w:bottom w:val="none" w:sz="0" w:space="0" w:color="auto"/>
        <w:right w:val="none" w:sz="0" w:space="0" w:color="auto"/>
      </w:divBdr>
    </w:div>
    <w:div w:id="1928348799">
      <w:marLeft w:val="640"/>
      <w:marRight w:val="0"/>
      <w:marTop w:val="0"/>
      <w:marBottom w:val="0"/>
      <w:divBdr>
        <w:top w:val="none" w:sz="0" w:space="0" w:color="auto"/>
        <w:left w:val="none" w:sz="0" w:space="0" w:color="auto"/>
        <w:bottom w:val="none" w:sz="0" w:space="0" w:color="auto"/>
        <w:right w:val="none" w:sz="0" w:space="0" w:color="auto"/>
      </w:divBdr>
    </w:div>
    <w:div w:id="1928612847">
      <w:marLeft w:val="640"/>
      <w:marRight w:val="0"/>
      <w:marTop w:val="0"/>
      <w:marBottom w:val="0"/>
      <w:divBdr>
        <w:top w:val="none" w:sz="0" w:space="0" w:color="auto"/>
        <w:left w:val="none" w:sz="0" w:space="0" w:color="auto"/>
        <w:bottom w:val="none" w:sz="0" w:space="0" w:color="auto"/>
        <w:right w:val="none" w:sz="0" w:space="0" w:color="auto"/>
      </w:divBdr>
    </w:div>
    <w:div w:id="1928885789">
      <w:bodyDiv w:val="1"/>
      <w:marLeft w:val="0"/>
      <w:marRight w:val="0"/>
      <w:marTop w:val="0"/>
      <w:marBottom w:val="0"/>
      <w:divBdr>
        <w:top w:val="none" w:sz="0" w:space="0" w:color="auto"/>
        <w:left w:val="none" w:sz="0" w:space="0" w:color="auto"/>
        <w:bottom w:val="none" w:sz="0" w:space="0" w:color="auto"/>
        <w:right w:val="none" w:sz="0" w:space="0" w:color="auto"/>
      </w:divBdr>
    </w:div>
    <w:div w:id="1928921183">
      <w:marLeft w:val="640"/>
      <w:marRight w:val="0"/>
      <w:marTop w:val="0"/>
      <w:marBottom w:val="0"/>
      <w:divBdr>
        <w:top w:val="none" w:sz="0" w:space="0" w:color="auto"/>
        <w:left w:val="none" w:sz="0" w:space="0" w:color="auto"/>
        <w:bottom w:val="none" w:sz="0" w:space="0" w:color="auto"/>
        <w:right w:val="none" w:sz="0" w:space="0" w:color="auto"/>
      </w:divBdr>
    </w:div>
    <w:div w:id="1928924671">
      <w:marLeft w:val="640"/>
      <w:marRight w:val="0"/>
      <w:marTop w:val="0"/>
      <w:marBottom w:val="0"/>
      <w:divBdr>
        <w:top w:val="none" w:sz="0" w:space="0" w:color="auto"/>
        <w:left w:val="none" w:sz="0" w:space="0" w:color="auto"/>
        <w:bottom w:val="none" w:sz="0" w:space="0" w:color="auto"/>
        <w:right w:val="none" w:sz="0" w:space="0" w:color="auto"/>
      </w:divBdr>
    </w:div>
    <w:div w:id="1929264514">
      <w:bodyDiv w:val="1"/>
      <w:marLeft w:val="0"/>
      <w:marRight w:val="0"/>
      <w:marTop w:val="0"/>
      <w:marBottom w:val="0"/>
      <w:divBdr>
        <w:top w:val="none" w:sz="0" w:space="0" w:color="auto"/>
        <w:left w:val="none" w:sz="0" w:space="0" w:color="auto"/>
        <w:bottom w:val="none" w:sz="0" w:space="0" w:color="auto"/>
        <w:right w:val="none" w:sz="0" w:space="0" w:color="auto"/>
      </w:divBdr>
    </w:div>
    <w:div w:id="1929382990">
      <w:marLeft w:val="640"/>
      <w:marRight w:val="0"/>
      <w:marTop w:val="0"/>
      <w:marBottom w:val="0"/>
      <w:divBdr>
        <w:top w:val="none" w:sz="0" w:space="0" w:color="auto"/>
        <w:left w:val="none" w:sz="0" w:space="0" w:color="auto"/>
        <w:bottom w:val="none" w:sz="0" w:space="0" w:color="auto"/>
        <w:right w:val="none" w:sz="0" w:space="0" w:color="auto"/>
      </w:divBdr>
    </w:div>
    <w:div w:id="1929532652">
      <w:marLeft w:val="640"/>
      <w:marRight w:val="0"/>
      <w:marTop w:val="0"/>
      <w:marBottom w:val="0"/>
      <w:divBdr>
        <w:top w:val="none" w:sz="0" w:space="0" w:color="auto"/>
        <w:left w:val="none" w:sz="0" w:space="0" w:color="auto"/>
        <w:bottom w:val="none" w:sz="0" w:space="0" w:color="auto"/>
        <w:right w:val="none" w:sz="0" w:space="0" w:color="auto"/>
      </w:divBdr>
    </w:div>
    <w:div w:id="1929608636">
      <w:marLeft w:val="640"/>
      <w:marRight w:val="0"/>
      <w:marTop w:val="0"/>
      <w:marBottom w:val="0"/>
      <w:divBdr>
        <w:top w:val="none" w:sz="0" w:space="0" w:color="auto"/>
        <w:left w:val="none" w:sz="0" w:space="0" w:color="auto"/>
        <w:bottom w:val="none" w:sz="0" w:space="0" w:color="auto"/>
        <w:right w:val="none" w:sz="0" w:space="0" w:color="auto"/>
      </w:divBdr>
    </w:div>
    <w:div w:id="1929800613">
      <w:marLeft w:val="640"/>
      <w:marRight w:val="0"/>
      <w:marTop w:val="0"/>
      <w:marBottom w:val="0"/>
      <w:divBdr>
        <w:top w:val="none" w:sz="0" w:space="0" w:color="auto"/>
        <w:left w:val="none" w:sz="0" w:space="0" w:color="auto"/>
        <w:bottom w:val="none" w:sz="0" w:space="0" w:color="auto"/>
        <w:right w:val="none" w:sz="0" w:space="0" w:color="auto"/>
      </w:divBdr>
    </w:div>
    <w:div w:id="1929970126">
      <w:marLeft w:val="640"/>
      <w:marRight w:val="0"/>
      <w:marTop w:val="0"/>
      <w:marBottom w:val="0"/>
      <w:divBdr>
        <w:top w:val="none" w:sz="0" w:space="0" w:color="auto"/>
        <w:left w:val="none" w:sz="0" w:space="0" w:color="auto"/>
        <w:bottom w:val="none" w:sz="0" w:space="0" w:color="auto"/>
        <w:right w:val="none" w:sz="0" w:space="0" w:color="auto"/>
      </w:divBdr>
    </w:div>
    <w:div w:id="1930574639">
      <w:marLeft w:val="640"/>
      <w:marRight w:val="0"/>
      <w:marTop w:val="0"/>
      <w:marBottom w:val="0"/>
      <w:divBdr>
        <w:top w:val="none" w:sz="0" w:space="0" w:color="auto"/>
        <w:left w:val="none" w:sz="0" w:space="0" w:color="auto"/>
        <w:bottom w:val="none" w:sz="0" w:space="0" w:color="auto"/>
        <w:right w:val="none" w:sz="0" w:space="0" w:color="auto"/>
      </w:divBdr>
    </w:div>
    <w:div w:id="1930577729">
      <w:marLeft w:val="640"/>
      <w:marRight w:val="0"/>
      <w:marTop w:val="0"/>
      <w:marBottom w:val="0"/>
      <w:divBdr>
        <w:top w:val="none" w:sz="0" w:space="0" w:color="auto"/>
        <w:left w:val="none" w:sz="0" w:space="0" w:color="auto"/>
        <w:bottom w:val="none" w:sz="0" w:space="0" w:color="auto"/>
        <w:right w:val="none" w:sz="0" w:space="0" w:color="auto"/>
      </w:divBdr>
    </w:div>
    <w:div w:id="1931039246">
      <w:marLeft w:val="640"/>
      <w:marRight w:val="0"/>
      <w:marTop w:val="0"/>
      <w:marBottom w:val="0"/>
      <w:divBdr>
        <w:top w:val="none" w:sz="0" w:space="0" w:color="auto"/>
        <w:left w:val="none" w:sz="0" w:space="0" w:color="auto"/>
        <w:bottom w:val="none" w:sz="0" w:space="0" w:color="auto"/>
        <w:right w:val="none" w:sz="0" w:space="0" w:color="auto"/>
      </w:divBdr>
    </w:div>
    <w:div w:id="1931308469">
      <w:marLeft w:val="480"/>
      <w:marRight w:val="0"/>
      <w:marTop w:val="0"/>
      <w:marBottom w:val="0"/>
      <w:divBdr>
        <w:top w:val="none" w:sz="0" w:space="0" w:color="auto"/>
        <w:left w:val="none" w:sz="0" w:space="0" w:color="auto"/>
        <w:bottom w:val="none" w:sz="0" w:space="0" w:color="auto"/>
        <w:right w:val="none" w:sz="0" w:space="0" w:color="auto"/>
      </w:divBdr>
    </w:div>
    <w:div w:id="1932813041">
      <w:bodyDiv w:val="1"/>
      <w:marLeft w:val="0"/>
      <w:marRight w:val="0"/>
      <w:marTop w:val="0"/>
      <w:marBottom w:val="0"/>
      <w:divBdr>
        <w:top w:val="none" w:sz="0" w:space="0" w:color="auto"/>
        <w:left w:val="none" w:sz="0" w:space="0" w:color="auto"/>
        <w:bottom w:val="none" w:sz="0" w:space="0" w:color="auto"/>
        <w:right w:val="none" w:sz="0" w:space="0" w:color="auto"/>
      </w:divBdr>
      <w:divsChild>
        <w:div w:id="24214189">
          <w:marLeft w:val="480"/>
          <w:marRight w:val="0"/>
          <w:marTop w:val="0"/>
          <w:marBottom w:val="0"/>
          <w:divBdr>
            <w:top w:val="none" w:sz="0" w:space="0" w:color="auto"/>
            <w:left w:val="none" w:sz="0" w:space="0" w:color="auto"/>
            <w:bottom w:val="none" w:sz="0" w:space="0" w:color="auto"/>
            <w:right w:val="none" w:sz="0" w:space="0" w:color="auto"/>
          </w:divBdr>
        </w:div>
        <w:div w:id="200362351">
          <w:marLeft w:val="480"/>
          <w:marRight w:val="0"/>
          <w:marTop w:val="0"/>
          <w:marBottom w:val="0"/>
          <w:divBdr>
            <w:top w:val="none" w:sz="0" w:space="0" w:color="auto"/>
            <w:left w:val="none" w:sz="0" w:space="0" w:color="auto"/>
            <w:bottom w:val="none" w:sz="0" w:space="0" w:color="auto"/>
            <w:right w:val="none" w:sz="0" w:space="0" w:color="auto"/>
          </w:divBdr>
        </w:div>
        <w:div w:id="220025672">
          <w:marLeft w:val="480"/>
          <w:marRight w:val="0"/>
          <w:marTop w:val="0"/>
          <w:marBottom w:val="0"/>
          <w:divBdr>
            <w:top w:val="none" w:sz="0" w:space="0" w:color="auto"/>
            <w:left w:val="none" w:sz="0" w:space="0" w:color="auto"/>
            <w:bottom w:val="none" w:sz="0" w:space="0" w:color="auto"/>
            <w:right w:val="none" w:sz="0" w:space="0" w:color="auto"/>
          </w:divBdr>
        </w:div>
        <w:div w:id="243421304">
          <w:marLeft w:val="480"/>
          <w:marRight w:val="0"/>
          <w:marTop w:val="0"/>
          <w:marBottom w:val="0"/>
          <w:divBdr>
            <w:top w:val="none" w:sz="0" w:space="0" w:color="auto"/>
            <w:left w:val="none" w:sz="0" w:space="0" w:color="auto"/>
            <w:bottom w:val="none" w:sz="0" w:space="0" w:color="auto"/>
            <w:right w:val="none" w:sz="0" w:space="0" w:color="auto"/>
          </w:divBdr>
        </w:div>
        <w:div w:id="277495354">
          <w:marLeft w:val="480"/>
          <w:marRight w:val="0"/>
          <w:marTop w:val="0"/>
          <w:marBottom w:val="0"/>
          <w:divBdr>
            <w:top w:val="none" w:sz="0" w:space="0" w:color="auto"/>
            <w:left w:val="none" w:sz="0" w:space="0" w:color="auto"/>
            <w:bottom w:val="none" w:sz="0" w:space="0" w:color="auto"/>
            <w:right w:val="none" w:sz="0" w:space="0" w:color="auto"/>
          </w:divBdr>
        </w:div>
        <w:div w:id="295767424">
          <w:marLeft w:val="480"/>
          <w:marRight w:val="0"/>
          <w:marTop w:val="0"/>
          <w:marBottom w:val="0"/>
          <w:divBdr>
            <w:top w:val="none" w:sz="0" w:space="0" w:color="auto"/>
            <w:left w:val="none" w:sz="0" w:space="0" w:color="auto"/>
            <w:bottom w:val="none" w:sz="0" w:space="0" w:color="auto"/>
            <w:right w:val="none" w:sz="0" w:space="0" w:color="auto"/>
          </w:divBdr>
        </w:div>
        <w:div w:id="336689604">
          <w:marLeft w:val="480"/>
          <w:marRight w:val="0"/>
          <w:marTop w:val="0"/>
          <w:marBottom w:val="0"/>
          <w:divBdr>
            <w:top w:val="none" w:sz="0" w:space="0" w:color="auto"/>
            <w:left w:val="none" w:sz="0" w:space="0" w:color="auto"/>
            <w:bottom w:val="none" w:sz="0" w:space="0" w:color="auto"/>
            <w:right w:val="none" w:sz="0" w:space="0" w:color="auto"/>
          </w:divBdr>
        </w:div>
        <w:div w:id="341326403">
          <w:marLeft w:val="480"/>
          <w:marRight w:val="0"/>
          <w:marTop w:val="0"/>
          <w:marBottom w:val="0"/>
          <w:divBdr>
            <w:top w:val="none" w:sz="0" w:space="0" w:color="auto"/>
            <w:left w:val="none" w:sz="0" w:space="0" w:color="auto"/>
            <w:bottom w:val="none" w:sz="0" w:space="0" w:color="auto"/>
            <w:right w:val="none" w:sz="0" w:space="0" w:color="auto"/>
          </w:divBdr>
        </w:div>
        <w:div w:id="373579681">
          <w:marLeft w:val="480"/>
          <w:marRight w:val="0"/>
          <w:marTop w:val="0"/>
          <w:marBottom w:val="0"/>
          <w:divBdr>
            <w:top w:val="none" w:sz="0" w:space="0" w:color="auto"/>
            <w:left w:val="none" w:sz="0" w:space="0" w:color="auto"/>
            <w:bottom w:val="none" w:sz="0" w:space="0" w:color="auto"/>
            <w:right w:val="none" w:sz="0" w:space="0" w:color="auto"/>
          </w:divBdr>
        </w:div>
        <w:div w:id="391006244">
          <w:marLeft w:val="480"/>
          <w:marRight w:val="0"/>
          <w:marTop w:val="0"/>
          <w:marBottom w:val="0"/>
          <w:divBdr>
            <w:top w:val="none" w:sz="0" w:space="0" w:color="auto"/>
            <w:left w:val="none" w:sz="0" w:space="0" w:color="auto"/>
            <w:bottom w:val="none" w:sz="0" w:space="0" w:color="auto"/>
            <w:right w:val="none" w:sz="0" w:space="0" w:color="auto"/>
          </w:divBdr>
        </w:div>
        <w:div w:id="421528787">
          <w:marLeft w:val="480"/>
          <w:marRight w:val="0"/>
          <w:marTop w:val="0"/>
          <w:marBottom w:val="0"/>
          <w:divBdr>
            <w:top w:val="none" w:sz="0" w:space="0" w:color="auto"/>
            <w:left w:val="none" w:sz="0" w:space="0" w:color="auto"/>
            <w:bottom w:val="none" w:sz="0" w:space="0" w:color="auto"/>
            <w:right w:val="none" w:sz="0" w:space="0" w:color="auto"/>
          </w:divBdr>
        </w:div>
        <w:div w:id="446628138">
          <w:marLeft w:val="480"/>
          <w:marRight w:val="0"/>
          <w:marTop w:val="0"/>
          <w:marBottom w:val="0"/>
          <w:divBdr>
            <w:top w:val="none" w:sz="0" w:space="0" w:color="auto"/>
            <w:left w:val="none" w:sz="0" w:space="0" w:color="auto"/>
            <w:bottom w:val="none" w:sz="0" w:space="0" w:color="auto"/>
            <w:right w:val="none" w:sz="0" w:space="0" w:color="auto"/>
          </w:divBdr>
        </w:div>
        <w:div w:id="456993049">
          <w:marLeft w:val="480"/>
          <w:marRight w:val="0"/>
          <w:marTop w:val="0"/>
          <w:marBottom w:val="0"/>
          <w:divBdr>
            <w:top w:val="none" w:sz="0" w:space="0" w:color="auto"/>
            <w:left w:val="none" w:sz="0" w:space="0" w:color="auto"/>
            <w:bottom w:val="none" w:sz="0" w:space="0" w:color="auto"/>
            <w:right w:val="none" w:sz="0" w:space="0" w:color="auto"/>
          </w:divBdr>
        </w:div>
        <w:div w:id="486164539">
          <w:marLeft w:val="480"/>
          <w:marRight w:val="0"/>
          <w:marTop w:val="0"/>
          <w:marBottom w:val="0"/>
          <w:divBdr>
            <w:top w:val="none" w:sz="0" w:space="0" w:color="auto"/>
            <w:left w:val="none" w:sz="0" w:space="0" w:color="auto"/>
            <w:bottom w:val="none" w:sz="0" w:space="0" w:color="auto"/>
            <w:right w:val="none" w:sz="0" w:space="0" w:color="auto"/>
          </w:divBdr>
        </w:div>
        <w:div w:id="494154058">
          <w:marLeft w:val="480"/>
          <w:marRight w:val="0"/>
          <w:marTop w:val="0"/>
          <w:marBottom w:val="0"/>
          <w:divBdr>
            <w:top w:val="none" w:sz="0" w:space="0" w:color="auto"/>
            <w:left w:val="none" w:sz="0" w:space="0" w:color="auto"/>
            <w:bottom w:val="none" w:sz="0" w:space="0" w:color="auto"/>
            <w:right w:val="none" w:sz="0" w:space="0" w:color="auto"/>
          </w:divBdr>
        </w:div>
        <w:div w:id="508638407">
          <w:marLeft w:val="480"/>
          <w:marRight w:val="0"/>
          <w:marTop w:val="0"/>
          <w:marBottom w:val="0"/>
          <w:divBdr>
            <w:top w:val="none" w:sz="0" w:space="0" w:color="auto"/>
            <w:left w:val="none" w:sz="0" w:space="0" w:color="auto"/>
            <w:bottom w:val="none" w:sz="0" w:space="0" w:color="auto"/>
            <w:right w:val="none" w:sz="0" w:space="0" w:color="auto"/>
          </w:divBdr>
        </w:div>
        <w:div w:id="563174878">
          <w:marLeft w:val="480"/>
          <w:marRight w:val="0"/>
          <w:marTop w:val="0"/>
          <w:marBottom w:val="0"/>
          <w:divBdr>
            <w:top w:val="none" w:sz="0" w:space="0" w:color="auto"/>
            <w:left w:val="none" w:sz="0" w:space="0" w:color="auto"/>
            <w:bottom w:val="none" w:sz="0" w:space="0" w:color="auto"/>
            <w:right w:val="none" w:sz="0" w:space="0" w:color="auto"/>
          </w:divBdr>
        </w:div>
        <w:div w:id="584069412">
          <w:marLeft w:val="480"/>
          <w:marRight w:val="0"/>
          <w:marTop w:val="0"/>
          <w:marBottom w:val="0"/>
          <w:divBdr>
            <w:top w:val="none" w:sz="0" w:space="0" w:color="auto"/>
            <w:left w:val="none" w:sz="0" w:space="0" w:color="auto"/>
            <w:bottom w:val="none" w:sz="0" w:space="0" w:color="auto"/>
            <w:right w:val="none" w:sz="0" w:space="0" w:color="auto"/>
          </w:divBdr>
        </w:div>
        <w:div w:id="671445301">
          <w:marLeft w:val="480"/>
          <w:marRight w:val="0"/>
          <w:marTop w:val="0"/>
          <w:marBottom w:val="0"/>
          <w:divBdr>
            <w:top w:val="none" w:sz="0" w:space="0" w:color="auto"/>
            <w:left w:val="none" w:sz="0" w:space="0" w:color="auto"/>
            <w:bottom w:val="none" w:sz="0" w:space="0" w:color="auto"/>
            <w:right w:val="none" w:sz="0" w:space="0" w:color="auto"/>
          </w:divBdr>
        </w:div>
        <w:div w:id="711611688">
          <w:marLeft w:val="480"/>
          <w:marRight w:val="0"/>
          <w:marTop w:val="0"/>
          <w:marBottom w:val="0"/>
          <w:divBdr>
            <w:top w:val="none" w:sz="0" w:space="0" w:color="auto"/>
            <w:left w:val="none" w:sz="0" w:space="0" w:color="auto"/>
            <w:bottom w:val="none" w:sz="0" w:space="0" w:color="auto"/>
            <w:right w:val="none" w:sz="0" w:space="0" w:color="auto"/>
          </w:divBdr>
        </w:div>
        <w:div w:id="717973213">
          <w:marLeft w:val="480"/>
          <w:marRight w:val="0"/>
          <w:marTop w:val="0"/>
          <w:marBottom w:val="0"/>
          <w:divBdr>
            <w:top w:val="none" w:sz="0" w:space="0" w:color="auto"/>
            <w:left w:val="none" w:sz="0" w:space="0" w:color="auto"/>
            <w:bottom w:val="none" w:sz="0" w:space="0" w:color="auto"/>
            <w:right w:val="none" w:sz="0" w:space="0" w:color="auto"/>
          </w:divBdr>
        </w:div>
        <w:div w:id="812210500">
          <w:marLeft w:val="480"/>
          <w:marRight w:val="0"/>
          <w:marTop w:val="0"/>
          <w:marBottom w:val="0"/>
          <w:divBdr>
            <w:top w:val="none" w:sz="0" w:space="0" w:color="auto"/>
            <w:left w:val="none" w:sz="0" w:space="0" w:color="auto"/>
            <w:bottom w:val="none" w:sz="0" w:space="0" w:color="auto"/>
            <w:right w:val="none" w:sz="0" w:space="0" w:color="auto"/>
          </w:divBdr>
        </w:div>
        <w:div w:id="914970409">
          <w:marLeft w:val="480"/>
          <w:marRight w:val="0"/>
          <w:marTop w:val="0"/>
          <w:marBottom w:val="0"/>
          <w:divBdr>
            <w:top w:val="none" w:sz="0" w:space="0" w:color="auto"/>
            <w:left w:val="none" w:sz="0" w:space="0" w:color="auto"/>
            <w:bottom w:val="none" w:sz="0" w:space="0" w:color="auto"/>
            <w:right w:val="none" w:sz="0" w:space="0" w:color="auto"/>
          </w:divBdr>
        </w:div>
        <w:div w:id="929040954">
          <w:marLeft w:val="480"/>
          <w:marRight w:val="0"/>
          <w:marTop w:val="0"/>
          <w:marBottom w:val="0"/>
          <w:divBdr>
            <w:top w:val="none" w:sz="0" w:space="0" w:color="auto"/>
            <w:left w:val="none" w:sz="0" w:space="0" w:color="auto"/>
            <w:bottom w:val="none" w:sz="0" w:space="0" w:color="auto"/>
            <w:right w:val="none" w:sz="0" w:space="0" w:color="auto"/>
          </w:divBdr>
        </w:div>
        <w:div w:id="963579488">
          <w:marLeft w:val="480"/>
          <w:marRight w:val="0"/>
          <w:marTop w:val="0"/>
          <w:marBottom w:val="0"/>
          <w:divBdr>
            <w:top w:val="none" w:sz="0" w:space="0" w:color="auto"/>
            <w:left w:val="none" w:sz="0" w:space="0" w:color="auto"/>
            <w:bottom w:val="none" w:sz="0" w:space="0" w:color="auto"/>
            <w:right w:val="none" w:sz="0" w:space="0" w:color="auto"/>
          </w:divBdr>
        </w:div>
        <w:div w:id="965282118">
          <w:marLeft w:val="480"/>
          <w:marRight w:val="0"/>
          <w:marTop w:val="0"/>
          <w:marBottom w:val="0"/>
          <w:divBdr>
            <w:top w:val="none" w:sz="0" w:space="0" w:color="auto"/>
            <w:left w:val="none" w:sz="0" w:space="0" w:color="auto"/>
            <w:bottom w:val="none" w:sz="0" w:space="0" w:color="auto"/>
            <w:right w:val="none" w:sz="0" w:space="0" w:color="auto"/>
          </w:divBdr>
        </w:div>
        <w:div w:id="1048457391">
          <w:marLeft w:val="480"/>
          <w:marRight w:val="0"/>
          <w:marTop w:val="0"/>
          <w:marBottom w:val="0"/>
          <w:divBdr>
            <w:top w:val="none" w:sz="0" w:space="0" w:color="auto"/>
            <w:left w:val="none" w:sz="0" w:space="0" w:color="auto"/>
            <w:bottom w:val="none" w:sz="0" w:space="0" w:color="auto"/>
            <w:right w:val="none" w:sz="0" w:space="0" w:color="auto"/>
          </w:divBdr>
        </w:div>
        <w:div w:id="1164316148">
          <w:marLeft w:val="480"/>
          <w:marRight w:val="0"/>
          <w:marTop w:val="0"/>
          <w:marBottom w:val="0"/>
          <w:divBdr>
            <w:top w:val="none" w:sz="0" w:space="0" w:color="auto"/>
            <w:left w:val="none" w:sz="0" w:space="0" w:color="auto"/>
            <w:bottom w:val="none" w:sz="0" w:space="0" w:color="auto"/>
            <w:right w:val="none" w:sz="0" w:space="0" w:color="auto"/>
          </w:divBdr>
        </w:div>
        <w:div w:id="1214148577">
          <w:marLeft w:val="480"/>
          <w:marRight w:val="0"/>
          <w:marTop w:val="0"/>
          <w:marBottom w:val="0"/>
          <w:divBdr>
            <w:top w:val="none" w:sz="0" w:space="0" w:color="auto"/>
            <w:left w:val="none" w:sz="0" w:space="0" w:color="auto"/>
            <w:bottom w:val="none" w:sz="0" w:space="0" w:color="auto"/>
            <w:right w:val="none" w:sz="0" w:space="0" w:color="auto"/>
          </w:divBdr>
        </w:div>
        <w:div w:id="1220940821">
          <w:marLeft w:val="480"/>
          <w:marRight w:val="0"/>
          <w:marTop w:val="0"/>
          <w:marBottom w:val="0"/>
          <w:divBdr>
            <w:top w:val="none" w:sz="0" w:space="0" w:color="auto"/>
            <w:left w:val="none" w:sz="0" w:space="0" w:color="auto"/>
            <w:bottom w:val="none" w:sz="0" w:space="0" w:color="auto"/>
            <w:right w:val="none" w:sz="0" w:space="0" w:color="auto"/>
          </w:divBdr>
        </w:div>
        <w:div w:id="1241715520">
          <w:marLeft w:val="480"/>
          <w:marRight w:val="0"/>
          <w:marTop w:val="0"/>
          <w:marBottom w:val="0"/>
          <w:divBdr>
            <w:top w:val="none" w:sz="0" w:space="0" w:color="auto"/>
            <w:left w:val="none" w:sz="0" w:space="0" w:color="auto"/>
            <w:bottom w:val="none" w:sz="0" w:space="0" w:color="auto"/>
            <w:right w:val="none" w:sz="0" w:space="0" w:color="auto"/>
          </w:divBdr>
        </w:div>
        <w:div w:id="1266229272">
          <w:marLeft w:val="480"/>
          <w:marRight w:val="0"/>
          <w:marTop w:val="0"/>
          <w:marBottom w:val="0"/>
          <w:divBdr>
            <w:top w:val="none" w:sz="0" w:space="0" w:color="auto"/>
            <w:left w:val="none" w:sz="0" w:space="0" w:color="auto"/>
            <w:bottom w:val="none" w:sz="0" w:space="0" w:color="auto"/>
            <w:right w:val="none" w:sz="0" w:space="0" w:color="auto"/>
          </w:divBdr>
        </w:div>
        <w:div w:id="1266352437">
          <w:marLeft w:val="480"/>
          <w:marRight w:val="0"/>
          <w:marTop w:val="0"/>
          <w:marBottom w:val="0"/>
          <w:divBdr>
            <w:top w:val="none" w:sz="0" w:space="0" w:color="auto"/>
            <w:left w:val="none" w:sz="0" w:space="0" w:color="auto"/>
            <w:bottom w:val="none" w:sz="0" w:space="0" w:color="auto"/>
            <w:right w:val="none" w:sz="0" w:space="0" w:color="auto"/>
          </w:divBdr>
        </w:div>
        <w:div w:id="1281717432">
          <w:marLeft w:val="480"/>
          <w:marRight w:val="0"/>
          <w:marTop w:val="0"/>
          <w:marBottom w:val="0"/>
          <w:divBdr>
            <w:top w:val="none" w:sz="0" w:space="0" w:color="auto"/>
            <w:left w:val="none" w:sz="0" w:space="0" w:color="auto"/>
            <w:bottom w:val="none" w:sz="0" w:space="0" w:color="auto"/>
            <w:right w:val="none" w:sz="0" w:space="0" w:color="auto"/>
          </w:divBdr>
        </w:div>
        <w:div w:id="1303001477">
          <w:marLeft w:val="480"/>
          <w:marRight w:val="0"/>
          <w:marTop w:val="0"/>
          <w:marBottom w:val="0"/>
          <w:divBdr>
            <w:top w:val="none" w:sz="0" w:space="0" w:color="auto"/>
            <w:left w:val="none" w:sz="0" w:space="0" w:color="auto"/>
            <w:bottom w:val="none" w:sz="0" w:space="0" w:color="auto"/>
            <w:right w:val="none" w:sz="0" w:space="0" w:color="auto"/>
          </w:divBdr>
        </w:div>
        <w:div w:id="1314985222">
          <w:marLeft w:val="480"/>
          <w:marRight w:val="0"/>
          <w:marTop w:val="0"/>
          <w:marBottom w:val="0"/>
          <w:divBdr>
            <w:top w:val="none" w:sz="0" w:space="0" w:color="auto"/>
            <w:left w:val="none" w:sz="0" w:space="0" w:color="auto"/>
            <w:bottom w:val="none" w:sz="0" w:space="0" w:color="auto"/>
            <w:right w:val="none" w:sz="0" w:space="0" w:color="auto"/>
          </w:divBdr>
        </w:div>
        <w:div w:id="1343898669">
          <w:marLeft w:val="480"/>
          <w:marRight w:val="0"/>
          <w:marTop w:val="0"/>
          <w:marBottom w:val="0"/>
          <w:divBdr>
            <w:top w:val="none" w:sz="0" w:space="0" w:color="auto"/>
            <w:left w:val="none" w:sz="0" w:space="0" w:color="auto"/>
            <w:bottom w:val="none" w:sz="0" w:space="0" w:color="auto"/>
            <w:right w:val="none" w:sz="0" w:space="0" w:color="auto"/>
          </w:divBdr>
        </w:div>
        <w:div w:id="1367677121">
          <w:marLeft w:val="480"/>
          <w:marRight w:val="0"/>
          <w:marTop w:val="0"/>
          <w:marBottom w:val="0"/>
          <w:divBdr>
            <w:top w:val="none" w:sz="0" w:space="0" w:color="auto"/>
            <w:left w:val="none" w:sz="0" w:space="0" w:color="auto"/>
            <w:bottom w:val="none" w:sz="0" w:space="0" w:color="auto"/>
            <w:right w:val="none" w:sz="0" w:space="0" w:color="auto"/>
          </w:divBdr>
        </w:div>
        <w:div w:id="1376733995">
          <w:marLeft w:val="480"/>
          <w:marRight w:val="0"/>
          <w:marTop w:val="0"/>
          <w:marBottom w:val="0"/>
          <w:divBdr>
            <w:top w:val="none" w:sz="0" w:space="0" w:color="auto"/>
            <w:left w:val="none" w:sz="0" w:space="0" w:color="auto"/>
            <w:bottom w:val="none" w:sz="0" w:space="0" w:color="auto"/>
            <w:right w:val="none" w:sz="0" w:space="0" w:color="auto"/>
          </w:divBdr>
        </w:div>
        <w:div w:id="1444110755">
          <w:marLeft w:val="480"/>
          <w:marRight w:val="0"/>
          <w:marTop w:val="0"/>
          <w:marBottom w:val="0"/>
          <w:divBdr>
            <w:top w:val="none" w:sz="0" w:space="0" w:color="auto"/>
            <w:left w:val="none" w:sz="0" w:space="0" w:color="auto"/>
            <w:bottom w:val="none" w:sz="0" w:space="0" w:color="auto"/>
            <w:right w:val="none" w:sz="0" w:space="0" w:color="auto"/>
          </w:divBdr>
        </w:div>
        <w:div w:id="1458990347">
          <w:marLeft w:val="480"/>
          <w:marRight w:val="0"/>
          <w:marTop w:val="0"/>
          <w:marBottom w:val="0"/>
          <w:divBdr>
            <w:top w:val="none" w:sz="0" w:space="0" w:color="auto"/>
            <w:left w:val="none" w:sz="0" w:space="0" w:color="auto"/>
            <w:bottom w:val="none" w:sz="0" w:space="0" w:color="auto"/>
            <w:right w:val="none" w:sz="0" w:space="0" w:color="auto"/>
          </w:divBdr>
        </w:div>
        <w:div w:id="1518732515">
          <w:marLeft w:val="480"/>
          <w:marRight w:val="0"/>
          <w:marTop w:val="0"/>
          <w:marBottom w:val="0"/>
          <w:divBdr>
            <w:top w:val="none" w:sz="0" w:space="0" w:color="auto"/>
            <w:left w:val="none" w:sz="0" w:space="0" w:color="auto"/>
            <w:bottom w:val="none" w:sz="0" w:space="0" w:color="auto"/>
            <w:right w:val="none" w:sz="0" w:space="0" w:color="auto"/>
          </w:divBdr>
        </w:div>
        <w:div w:id="1535652632">
          <w:marLeft w:val="480"/>
          <w:marRight w:val="0"/>
          <w:marTop w:val="0"/>
          <w:marBottom w:val="0"/>
          <w:divBdr>
            <w:top w:val="none" w:sz="0" w:space="0" w:color="auto"/>
            <w:left w:val="none" w:sz="0" w:space="0" w:color="auto"/>
            <w:bottom w:val="none" w:sz="0" w:space="0" w:color="auto"/>
            <w:right w:val="none" w:sz="0" w:space="0" w:color="auto"/>
          </w:divBdr>
        </w:div>
        <w:div w:id="1538204205">
          <w:marLeft w:val="480"/>
          <w:marRight w:val="0"/>
          <w:marTop w:val="0"/>
          <w:marBottom w:val="0"/>
          <w:divBdr>
            <w:top w:val="none" w:sz="0" w:space="0" w:color="auto"/>
            <w:left w:val="none" w:sz="0" w:space="0" w:color="auto"/>
            <w:bottom w:val="none" w:sz="0" w:space="0" w:color="auto"/>
            <w:right w:val="none" w:sz="0" w:space="0" w:color="auto"/>
          </w:divBdr>
        </w:div>
        <w:div w:id="1567767175">
          <w:marLeft w:val="480"/>
          <w:marRight w:val="0"/>
          <w:marTop w:val="0"/>
          <w:marBottom w:val="0"/>
          <w:divBdr>
            <w:top w:val="none" w:sz="0" w:space="0" w:color="auto"/>
            <w:left w:val="none" w:sz="0" w:space="0" w:color="auto"/>
            <w:bottom w:val="none" w:sz="0" w:space="0" w:color="auto"/>
            <w:right w:val="none" w:sz="0" w:space="0" w:color="auto"/>
          </w:divBdr>
        </w:div>
        <w:div w:id="1578249578">
          <w:marLeft w:val="480"/>
          <w:marRight w:val="0"/>
          <w:marTop w:val="0"/>
          <w:marBottom w:val="0"/>
          <w:divBdr>
            <w:top w:val="none" w:sz="0" w:space="0" w:color="auto"/>
            <w:left w:val="none" w:sz="0" w:space="0" w:color="auto"/>
            <w:bottom w:val="none" w:sz="0" w:space="0" w:color="auto"/>
            <w:right w:val="none" w:sz="0" w:space="0" w:color="auto"/>
          </w:divBdr>
        </w:div>
        <w:div w:id="1601063420">
          <w:marLeft w:val="480"/>
          <w:marRight w:val="0"/>
          <w:marTop w:val="0"/>
          <w:marBottom w:val="0"/>
          <w:divBdr>
            <w:top w:val="none" w:sz="0" w:space="0" w:color="auto"/>
            <w:left w:val="none" w:sz="0" w:space="0" w:color="auto"/>
            <w:bottom w:val="none" w:sz="0" w:space="0" w:color="auto"/>
            <w:right w:val="none" w:sz="0" w:space="0" w:color="auto"/>
          </w:divBdr>
        </w:div>
        <w:div w:id="1670014140">
          <w:marLeft w:val="480"/>
          <w:marRight w:val="0"/>
          <w:marTop w:val="0"/>
          <w:marBottom w:val="0"/>
          <w:divBdr>
            <w:top w:val="none" w:sz="0" w:space="0" w:color="auto"/>
            <w:left w:val="none" w:sz="0" w:space="0" w:color="auto"/>
            <w:bottom w:val="none" w:sz="0" w:space="0" w:color="auto"/>
            <w:right w:val="none" w:sz="0" w:space="0" w:color="auto"/>
          </w:divBdr>
        </w:div>
        <w:div w:id="1692758574">
          <w:marLeft w:val="480"/>
          <w:marRight w:val="0"/>
          <w:marTop w:val="0"/>
          <w:marBottom w:val="0"/>
          <w:divBdr>
            <w:top w:val="none" w:sz="0" w:space="0" w:color="auto"/>
            <w:left w:val="none" w:sz="0" w:space="0" w:color="auto"/>
            <w:bottom w:val="none" w:sz="0" w:space="0" w:color="auto"/>
            <w:right w:val="none" w:sz="0" w:space="0" w:color="auto"/>
          </w:divBdr>
        </w:div>
        <w:div w:id="1706714562">
          <w:marLeft w:val="480"/>
          <w:marRight w:val="0"/>
          <w:marTop w:val="0"/>
          <w:marBottom w:val="0"/>
          <w:divBdr>
            <w:top w:val="none" w:sz="0" w:space="0" w:color="auto"/>
            <w:left w:val="none" w:sz="0" w:space="0" w:color="auto"/>
            <w:bottom w:val="none" w:sz="0" w:space="0" w:color="auto"/>
            <w:right w:val="none" w:sz="0" w:space="0" w:color="auto"/>
          </w:divBdr>
        </w:div>
        <w:div w:id="1716350569">
          <w:marLeft w:val="480"/>
          <w:marRight w:val="0"/>
          <w:marTop w:val="0"/>
          <w:marBottom w:val="0"/>
          <w:divBdr>
            <w:top w:val="none" w:sz="0" w:space="0" w:color="auto"/>
            <w:left w:val="none" w:sz="0" w:space="0" w:color="auto"/>
            <w:bottom w:val="none" w:sz="0" w:space="0" w:color="auto"/>
            <w:right w:val="none" w:sz="0" w:space="0" w:color="auto"/>
          </w:divBdr>
        </w:div>
        <w:div w:id="1717854200">
          <w:marLeft w:val="480"/>
          <w:marRight w:val="0"/>
          <w:marTop w:val="0"/>
          <w:marBottom w:val="0"/>
          <w:divBdr>
            <w:top w:val="none" w:sz="0" w:space="0" w:color="auto"/>
            <w:left w:val="none" w:sz="0" w:space="0" w:color="auto"/>
            <w:bottom w:val="none" w:sz="0" w:space="0" w:color="auto"/>
            <w:right w:val="none" w:sz="0" w:space="0" w:color="auto"/>
          </w:divBdr>
        </w:div>
        <w:div w:id="1718048139">
          <w:marLeft w:val="480"/>
          <w:marRight w:val="0"/>
          <w:marTop w:val="0"/>
          <w:marBottom w:val="0"/>
          <w:divBdr>
            <w:top w:val="none" w:sz="0" w:space="0" w:color="auto"/>
            <w:left w:val="none" w:sz="0" w:space="0" w:color="auto"/>
            <w:bottom w:val="none" w:sz="0" w:space="0" w:color="auto"/>
            <w:right w:val="none" w:sz="0" w:space="0" w:color="auto"/>
          </w:divBdr>
        </w:div>
        <w:div w:id="1721319474">
          <w:marLeft w:val="480"/>
          <w:marRight w:val="0"/>
          <w:marTop w:val="0"/>
          <w:marBottom w:val="0"/>
          <w:divBdr>
            <w:top w:val="none" w:sz="0" w:space="0" w:color="auto"/>
            <w:left w:val="none" w:sz="0" w:space="0" w:color="auto"/>
            <w:bottom w:val="none" w:sz="0" w:space="0" w:color="auto"/>
            <w:right w:val="none" w:sz="0" w:space="0" w:color="auto"/>
          </w:divBdr>
        </w:div>
        <w:div w:id="1728185749">
          <w:marLeft w:val="480"/>
          <w:marRight w:val="0"/>
          <w:marTop w:val="0"/>
          <w:marBottom w:val="0"/>
          <w:divBdr>
            <w:top w:val="none" w:sz="0" w:space="0" w:color="auto"/>
            <w:left w:val="none" w:sz="0" w:space="0" w:color="auto"/>
            <w:bottom w:val="none" w:sz="0" w:space="0" w:color="auto"/>
            <w:right w:val="none" w:sz="0" w:space="0" w:color="auto"/>
          </w:divBdr>
        </w:div>
        <w:div w:id="1749301062">
          <w:marLeft w:val="480"/>
          <w:marRight w:val="0"/>
          <w:marTop w:val="0"/>
          <w:marBottom w:val="0"/>
          <w:divBdr>
            <w:top w:val="none" w:sz="0" w:space="0" w:color="auto"/>
            <w:left w:val="none" w:sz="0" w:space="0" w:color="auto"/>
            <w:bottom w:val="none" w:sz="0" w:space="0" w:color="auto"/>
            <w:right w:val="none" w:sz="0" w:space="0" w:color="auto"/>
          </w:divBdr>
        </w:div>
        <w:div w:id="1762527210">
          <w:marLeft w:val="480"/>
          <w:marRight w:val="0"/>
          <w:marTop w:val="0"/>
          <w:marBottom w:val="0"/>
          <w:divBdr>
            <w:top w:val="none" w:sz="0" w:space="0" w:color="auto"/>
            <w:left w:val="none" w:sz="0" w:space="0" w:color="auto"/>
            <w:bottom w:val="none" w:sz="0" w:space="0" w:color="auto"/>
            <w:right w:val="none" w:sz="0" w:space="0" w:color="auto"/>
          </w:divBdr>
        </w:div>
        <w:div w:id="1767001209">
          <w:marLeft w:val="480"/>
          <w:marRight w:val="0"/>
          <w:marTop w:val="0"/>
          <w:marBottom w:val="0"/>
          <w:divBdr>
            <w:top w:val="none" w:sz="0" w:space="0" w:color="auto"/>
            <w:left w:val="none" w:sz="0" w:space="0" w:color="auto"/>
            <w:bottom w:val="none" w:sz="0" w:space="0" w:color="auto"/>
            <w:right w:val="none" w:sz="0" w:space="0" w:color="auto"/>
          </w:divBdr>
        </w:div>
        <w:div w:id="1770419612">
          <w:marLeft w:val="480"/>
          <w:marRight w:val="0"/>
          <w:marTop w:val="0"/>
          <w:marBottom w:val="0"/>
          <w:divBdr>
            <w:top w:val="none" w:sz="0" w:space="0" w:color="auto"/>
            <w:left w:val="none" w:sz="0" w:space="0" w:color="auto"/>
            <w:bottom w:val="none" w:sz="0" w:space="0" w:color="auto"/>
            <w:right w:val="none" w:sz="0" w:space="0" w:color="auto"/>
          </w:divBdr>
        </w:div>
        <w:div w:id="1813672703">
          <w:marLeft w:val="480"/>
          <w:marRight w:val="0"/>
          <w:marTop w:val="0"/>
          <w:marBottom w:val="0"/>
          <w:divBdr>
            <w:top w:val="none" w:sz="0" w:space="0" w:color="auto"/>
            <w:left w:val="none" w:sz="0" w:space="0" w:color="auto"/>
            <w:bottom w:val="none" w:sz="0" w:space="0" w:color="auto"/>
            <w:right w:val="none" w:sz="0" w:space="0" w:color="auto"/>
          </w:divBdr>
        </w:div>
        <w:div w:id="1827622382">
          <w:marLeft w:val="480"/>
          <w:marRight w:val="0"/>
          <w:marTop w:val="0"/>
          <w:marBottom w:val="0"/>
          <w:divBdr>
            <w:top w:val="none" w:sz="0" w:space="0" w:color="auto"/>
            <w:left w:val="none" w:sz="0" w:space="0" w:color="auto"/>
            <w:bottom w:val="none" w:sz="0" w:space="0" w:color="auto"/>
            <w:right w:val="none" w:sz="0" w:space="0" w:color="auto"/>
          </w:divBdr>
        </w:div>
        <w:div w:id="1847742927">
          <w:marLeft w:val="480"/>
          <w:marRight w:val="0"/>
          <w:marTop w:val="0"/>
          <w:marBottom w:val="0"/>
          <w:divBdr>
            <w:top w:val="none" w:sz="0" w:space="0" w:color="auto"/>
            <w:left w:val="none" w:sz="0" w:space="0" w:color="auto"/>
            <w:bottom w:val="none" w:sz="0" w:space="0" w:color="auto"/>
            <w:right w:val="none" w:sz="0" w:space="0" w:color="auto"/>
          </w:divBdr>
        </w:div>
        <w:div w:id="1851795843">
          <w:marLeft w:val="480"/>
          <w:marRight w:val="0"/>
          <w:marTop w:val="0"/>
          <w:marBottom w:val="0"/>
          <w:divBdr>
            <w:top w:val="none" w:sz="0" w:space="0" w:color="auto"/>
            <w:left w:val="none" w:sz="0" w:space="0" w:color="auto"/>
            <w:bottom w:val="none" w:sz="0" w:space="0" w:color="auto"/>
            <w:right w:val="none" w:sz="0" w:space="0" w:color="auto"/>
          </w:divBdr>
        </w:div>
        <w:div w:id="1885755396">
          <w:marLeft w:val="480"/>
          <w:marRight w:val="0"/>
          <w:marTop w:val="0"/>
          <w:marBottom w:val="0"/>
          <w:divBdr>
            <w:top w:val="none" w:sz="0" w:space="0" w:color="auto"/>
            <w:left w:val="none" w:sz="0" w:space="0" w:color="auto"/>
            <w:bottom w:val="none" w:sz="0" w:space="0" w:color="auto"/>
            <w:right w:val="none" w:sz="0" w:space="0" w:color="auto"/>
          </w:divBdr>
        </w:div>
        <w:div w:id="1895192921">
          <w:marLeft w:val="480"/>
          <w:marRight w:val="0"/>
          <w:marTop w:val="0"/>
          <w:marBottom w:val="0"/>
          <w:divBdr>
            <w:top w:val="none" w:sz="0" w:space="0" w:color="auto"/>
            <w:left w:val="none" w:sz="0" w:space="0" w:color="auto"/>
            <w:bottom w:val="none" w:sz="0" w:space="0" w:color="auto"/>
            <w:right w:val="none" w:sz="0" w:space="0" w:color="auto"/>
          </w:divBdr>
        </w:div>
        <w:div w:id="1932396957">
          <w:marLeft w:val="480"/>
          <w:marRight w:val="0"/>
          <w:marTop w:val="0"/>
          <w:marBottom w:val="0"/>
          <w:divBdr>
            <w:top w:val="none" w:sz="0" w:space="0" w:color="auto"/>
            <w:left w:val="none" w:sz="0" w:space="0" w:color="auto"/>
            <w:bottom w:val="none" w:sz="0" w:space="0" w:color="auto"/>
            <w:right w:val="none" w:sz="0" w:space="0" w:color="auto"/>
          </w:divBdr>
        </w:div>
        <w:div w:id="1989703886">
          <w:marLeft w:val="480"/>
          <w:marRight w:val="0"/>
          <w:marTop w:val="0"/>
          <w:marBottom w:val="0"/>
          <w:divBdr>
            <w:top w:val="none" w:sz="0" w:space="0" w:color="auto"/>
            <w:left w:val="none" w:sz="0" w:space="0" w:color="auto"/>
            <w:bottom w:val="none" w:sz="0" w:space="0" w:color="auto"/>
            <w:right w:val="none" w:sz="0" w:space="0" w:color="auto"/>
          </w:divBdr>
        </w:div>
        <w:div w:id="2004552581">
          <w:marLeft w:val="480"/>
          <w:marRight w:val="0"/>
          <w:marTop w:val="0"/>
          <w:marBottom w:val="0"/>
          <w:divBdr>
            <w:top w:val="none" w:sz="0" w:space="0" w:color="auto"/>
            <w:left w:val="none" w:sz="0" w:space="0" w:color="auto"/>
            <w:bottom w:val="none" w:sz="0" w:space="0" w:color="auto"/>
            <w:right w:val="none" w:sz="0" w:space="0" w:color="auto"/>
          </w:divBdr>
        </w:div>
        <w:div w:id="2052001309">
          <w:marLeft w:val="480"/>
          <w:marRight w:val="0"/>
          <w:marTop w:val="0"/>
          <w:marBottom w:val="0"/>
          <w:divBdr>
            <w:top w:val="none" w:sz="0" w:space="0" w:color="auto"/>
            <w:left w:val="none" w:sz="0" w:space="0" w:color="auto"/>
            <w:bottom w:val="none" w:sz="0" w:space="0" w:color="auto"/>
            <w:right w:val="none" w:sz="0" w:space="0" w:color="auto"/>
          </w:divBdr>
        </w:div>
        <w:div w:id="2060782189">
          <w:marLeft w:val="480"/>
          <w:marRight w:val="0"/>
          <w:marTop w:val="0"/>
          <w:marBottom w:val="0"/>
          <w:divBdr>
            <w:top w:val="none" w:sz="0" w:space="0" w:color="auto"/>
            <w:left w:val="none" w:sz="0" w:space="0" w:color="auto"/>
            <w:bottom w:val="none" w:sz="0" w:space="0" w:color="auto"/>
            <w:right w:val="none" w:sz="0" w:space="0" w:color="auto"/>
          </w:divBdr>
        </w:div>
        <w:div w:id="2113353837">
          <w:marLeft w:val="480"/>
          <w:marRight w:val="0"/>
          <w:marTop w:val="0"/>
          <w:marBottom w:val="0"/>
          <w:divBdr>
            <w:top w:val="none" w:sz="0" w:space="0" w:color="auto"/>
            <w:left w:val="none" w:sz="0" w:space="0" w:color="auto"/>
            <w:bottom w:val="none" w:sz="0" w:space="0" w:color="auto"/>
            <w:right w:val="none" w:sz="0" w:space="0" w:color="auto"/>
          </w:divBdr>
        </w:div>
      </w:divsChild>
    </w:div>
    <w:div w:id="1933313782">
      <w:marLeft w:val="640"/>
      <w:marRight w:val="0"/>
      <w:marTop w:val="0"/>
      <w:marBottom w:val="0"/>
      <w:divBdr>
        <w:top w:val="none" w:sz="0" w:space="0" w:color="auto"/>
        <w:left w:val="none" w:sz="0" w:space="0" w:color="auto"/>
        <w:bottom w:val="none" w:sz="0" w:space="0" w:color="auto"/>
        <w:right w:val="none" w:sz="0" w:space="0" w:color="auto"/>
      </w:divBdr>
    </w:div>
    <w:div w:id="1933390742">
      <w:marLeft w:val="640"/>
      <w:marRight w:val="0"/>
      <w:marTop w:val="0"/>
      <w:marBottom w:val="0"/>
      <w:divBdr>
        <w:top w:val="none" w:sz="0" w:space="0" w:color="auto"/>
        <w:left w:val="none" w:sz="0" w:space="0" w:color="auto"/>
        <w:bottom w:val="none" w:sz="0" w:space="0" w:color="auto"/>
        <w:right w:val="none" w:sz="0" w:space="0" w:color="auto"/>
      </w:divBdr>
    </w:div>
    <w:div w:id="1933783986">
      <w:marLeft w:val="640"/>
      <w:marRight w:val="0"/>
      <w:marTop w:val="0"/>
      <w:marBottom w:val="0"/>
      <w:divBdr>
        <w:top w:val="none" w:sz="0" w:space="0" w:color="auto"/>
        <w:left w:val="none" w:sz="0" w:space="0" w:color="auto"/>
        <w:bottom w:val="none" w:sz="0" w:space="0" w:color="auto"/>
        <w:right w:val="none" w:sz="0" w:space="0" w:color="auto"/>
      </w:divBdr>
    </w:div>
    <w:div w:id="1934169508">
      <w:bodyDiv w:val="1"/>
      <w:marLeft w:val="0"/>
      <w:marRight w:val="0"/>
      <w:marTop w:val="0"/>
      <w:marBottom w:val="0"/>
      <w:divBdr>
        <w:top w:val="none" w:sz="0" w:space="0" w:color="auto"/>
        <w:left w:val="none" w:sz="0" w:space="0" w:color="auto"/>
        <w:bottom w:val="none" w:sz="0" w:space="0" w:color="auto"/>
        <w:right w:val="none" w:sz="0" w:space="0" w:color="auto"/>
      </w:divBdr>
    </w:div>
    <w:div w:id="1934239324">
      <w:marLeft w:val="640"/>
      <w:marRight w:val="0"/>
      <w:marTop w:val="0"/>
      <w:marBottom w:val="0"/>
      <w:divBdr>
        <w:top w:val="none" w:sz="0" w:space="0" w:color="auto"/>
        <w:left w:val="none" w:sz="0" w:space="0" w:color="auto"/>
        <w:bottom w:val="none" w:sz="0" w:space="0" w:color="auto"/>
        <w:right w:val="none" w:sz="0" w:space="0" w:color="auto"/>
      </w:divBdr>
    </w:div>
    <w:div w:id="1934240454">
      <w:marLeft w:val="640"/>
      <w:marRight w:val="0"/>
      <w:marTop w:val="0"/>
      <w:marBottom w:val="0"/>
      <w:divBdr>
        <w:top w:val="none" w:sz="0" w:space="0" w:color="auto"/>
        <w:left w:val="none" w:sz="0" w:space="0" w:color="auto"/>
        <w:bottom w:val="none" w:sz="0" w:space="0" w:color="auto"/>
        <w:right w:val="none" w:sz="0" w:space="0" w:color="auto"/>
      </w:divBdr>
    </w:div>
    <w:div w:id="1934437737">
      <w:marLeft w:val="640"/>
      <w:marRight w:val="0"/>
      <w:marTop w:val="0"/>
      <w:marBottom w:val="0"/>
      <w:divBdr>
        <w:top w:val="none" w:sz="0" w:space="0" w:color="auto"/>
        <w:left w:val="none" w:sz="0" w:space="0" w:color="auto"/>
        <w:bottom w:val="none" w:sz="0" w:space="0" w:color="auto"/>
        <w:right w:val="none" w:sz="0" w:space="0" w:color="auto"/>
      </w:divBdr>
    </w:div>
    <w:div w:id="1934631492">
      <w:marLeft w:val="640"/>
      <w:marRight w:val="0"/>
      <w:marTop w:val="0"/>
      <w:marBottom w:val="0"/>
      <w:divBdr>
        <w:top w:val="none" w:sz="0" w:space="0" w:color="auto"/>
        <w:left w:val="none" w:sz="0" w:space="0" w:color="auto"/>
        <w:bottom w:val="none" w:sz="0" w:space="0" w:color="auto"/>
        <w:right w:val="none" w:sz="0" w:space="0" w:color="auto"/>
      </w:divBdr>
    </w:div>
    <w:div w:id="1934783629">
      <w:marLeft w:val="640"/>
      <w:marRight w:val="0"/>
      <w:marTop w:val="0"/>
      <w:marBottom w:val="0"/>
      <w:divBdr>
        <w:top w:val="none" w:sz="0" w:space="0" w:color="auto"/>
        <w:left w:val="none" w:sz="0" w:space="0" w:color="auto"/>
        <w:bottom w:val="none" w:sz="0" w:space="0" w:color="auto"/>
        <w:right w:val="none" w:sz="0" w:space="0" w:color="auto"/>
      </w:divBdr>
    </w:div>
    <w:div w:id="1935043433">
      <w:marLeft w:val="640"/>
      <w:marRight w:val="0"/>
      <w:marTop w:val="0"/>
      <w:marBottom w:val="0"/>
      <w:divBdr>
        <w:top w:val="none" w:sz="0" w:space="0" w:color="auto"/>
        <w:left w:val="none" w:sz="0" w:space="0" w:color="auto"/>
        <w:bottom w:val="none" w:sz="0" w:space="0" w:color="auto"/>
        <w:right w:val="none" w:sz="0" w:space="0" w:color="auto"/>
      </w:divBdr>
    </w:div>
    <w:div w:id="1935045898">
      <w:marLeft w:val="640"/>
      <w:marRight w:val="0"/>
      <w:marTop w:val="0"/>
      <w:marBottom w:val="0"/>
      <w:divBdr>
        <w:top w:val="none" w:sz="0" w:space="0" w:color="auto"/>
        <w:left w:val="none" w:sz="0" w:space="0" w:color="auto"/>
        <w:bottom w:val="none" w:sz="0" w:space="0" w:color="auto"/>
        <w:right w:val="none" w:sz="0" w:space="0" w:color="auto"/>
      </w:divBdr>
    </w:div>
    <w:div w:id="1935168468">
      <w:bodyDiv w:val="1"/>
      <w:marLeft w:val="0"/>
      <w:marRight w:val="0"/>
      <w:marTop w:val="0"/>
      <w:marBottom w:val="0"/>
      <w:divBdr>
        <w:top w:val="none" w:sz="0" w:space="0" w:color="auto"/>
        <w:left w:val="none" w:sz="0" w:space="0" w:color="auto"/>
        <w:bottom w:val="none" w:sz="0" w:space="0" w:color="auto"/>
        <w:right w:val="none" w:sz="0" w:space="0" w:color="auto"/>
      </w:divBdr>
    </w:div>
    <w:div w:id="1935283725">
      <w:bodyDiv w:val="1"/>
      <w:marLeft w:val="0"/>
      <w:marRight w:val="0"/>
      <w:marTop w:val="0"/>
      <w:marBottom w:val="0"/>
      <w:divBdr>
        <w:top w:val="none" w:sz="0" w:space="0" w:color="auto"/>
        <w:left w:val="none" w:sz="0" w:space="0" w:color="auto"/>
        <w:bottom w:val="none" w:sz="0" w:space="0" w:color="auto"/>
        <w:right w:val="none" w:sz="0" w:space="0" w:color="auto"/>
      </w:divBdr>
    </w:div>
    <w:div w:id="1935746930">
      <w:bodyDiv w:val="1"/>
      <w:marLeft w:val="0"/>
      <w:marRight w:val="0"/>
      <w:marTop w:val="0"/>
      <w:marBottom w:val="0"/>
      <w:divBdr>
        <w:top w:val="none" w:sz="0" w:space="0" w:color="auto"/>
        <w:left w:val="none" w:sz="0" w:space="0" w:color="auto"/>
        <w:bottom w:val="none" w:sz="0" w:space="0" w:color="auto"/>
        <w:right w:val="none" w:sz="0" w:space="0" w:color="auto"/>
      </w:divBdr>
    </w:div>
    <w:div w:id="1936134810">
      <w:marLeft w:val="640"/>
      <w:marRight w:val="0"/>
      <w:marTop w:val="0"/>
      <w:marBottom w:val="0"/>
      <w:divBdr>
        <w:top w:val="none" w:sz="0" w:space="0" w:color="auto"/>
        <w:left w:val="none" w:sz="0" w:space="0" w:color="auto"/>
        <w:bottom w:val="none" w:sz="0" w:space="0" w:color="auto"/>
        <w:right w:val="none" w:sz="0" w:space="0" w:color="auto"/>
      </w:divBdr>
    </w:div>
    <w:div w:id="1937866553">
      <w:marLeft w:val="640"/>
      <w:marRight w:val="0"/>
      <w:marTop w:val="0"/>
      <w:marBottom w:val="0"/>
      <w:divBdr>
        <w:top w:val="none" w:sz="0" w:space="0" w:color="auto"/>
        <w:left w:val="none" w:sz="0" w:space="0" w:color="auto"/>
        <w:bottom w:val="none" w:sz="0" w:space="0" w:color="auto"/>
        <w:right w:val="none" w:sz="0" w:space="0" w:color="auto"/>
      </w:divBdr>
    </w:div>
    <w:div w:id="1938246941">
      <w:marLeft w:val="640"/>
      <w:marRight w:val="0"/>
      <w:marTop w:val="0"/>
      <w:marBottom w:val="0"/>
      <w:divBdr>
        <w:top w:val="none" w:sz="0" w:space="0" w:color="auto"/>
        <w:left w:val="none" w:sz="0" w:space="0" w:color="auto"/>
        <w:bottom w:val="none" w:sz="0" w:space="0" w:color="auto"/>
        <w:right w:val="none" w:sz="0" w:space="0" w:color="auto"/>
      </w:divBdr>
    </w:div>
    <w:div w:id="1938980764">
      <w:marLeft w:val="640"/>
      <w:marRight w:val="0"/>
      <w:marTop w:val="0"/>
      <w:marBottom w:val="0"/>
      <w:divBdr>
        <w:top w:val="none" w:sz="0" w:space="0" w:color="auto"/>
        <w:left w:val="none" w:sz="0" w:space="0" w:color="auto"/>
        <w:bottom w:val="none" w:sz="0" w:space="0" w:color="auto"/>
        <w:right w:val="none" w:sz="0" w:space="0" w:color="auto"/>
      </w:divBdr>
    </w:div>
    <w:div w:id="1939171968">
      <w:marLeft w:val="640"/>
      <w:marRight w:val="0"/>
      <w:marTop w:val="0"/>
      <w:marBottom w:val="0"/>
      <w:divBdr>
        <w:top w:val="none" w:sz="0" w:space="0" w:color="auto"/>
        <w:left w:val="none" w:sz="0" w:space="0" w:color="auto"/>
        <w:bottom w:val="none" w:sz="0" w:space="0" w:color="auto"/>
        <w:right w:val="none" w:sz="0" w:space="0" w:color="auto"/>
      </w:divBdr>
    </w:div>
    <w:div w:id="1939632667">
      <w:marLeft w:val="640"/>
      <w:marRight w:val="0"/>
      <w:marTop w:val="0"/>
      <w:marBottom w:val="0"/>
      <w:divBdr>
        <w:top w:val="none" w:sz="0" w:space="0" w:color="auto"/>
        <w:left w:val="none" w:sz="0" w:space="0" w:color="auto"/>
        <w:bottom w:val="none" w:sz="0" w:space="0" w:color="auto"/>
        <w:right w:val="none" w:sz="0" w:space="0" w:color="auto"/>
      </w:divBdr>
    </w:div>
    <w:div w:id="1939633697">
      <w:bodyDiv w:val="1"/>
      <w:marLeft w:val="0"/>
      <w:marRight w:val="0"/>
      <w:marTop w:val="0"/>
      <w:marBottom w:val="0"/>
      <w:divBdr>
        <w:top w:val="none" w:sz="0" w:space="0" w:color="auto"/>
        <w:left w:val="none" w:sz="0" w:space="0" w:color="auto"/>
        <w:bottom w:val="none" w:sz="0" w:space="0" w:color="auto"/>
        <w:right w:val="none" w:sz="0" w:space="0" w:color="auto"/>
      </w:divBdr>
      <w:divsChild>
        <w:div w:id="1401845">
          <w:marLeft w:val="480"/>
          <w:marRight w:val="0"/>
          <w:marTop w:val="0"/>
          <w:marBottom w:val="0"/>
          <w:divBdr>
            <w:top w:val="none" w:sz="0" w:space="0" w:color="auto"/>
            <w:left w:val="none" w:sz="0" w:space="0" w:color="auto"/>
            <w:bottom w:val="none" w:sz="0" w:space="0" w:color="auto"/>
            <w:right w:val="none" w:sz="0" w:space="0" w:color="auto"/>
          </w:divBdr>
        </w:div>
        <w:div w:id="44647285">
          <w:marLeft w:val="480"/>
          <w:marRight w:val="0"/>
          <w:marTop w:val="0"/>
          <w:marBottom w:val="0"/>
          <w:divBdr>
            <w:top w:val="none" w:sz="0" w:space="0" w:color="auto"/>
            <w:left w:val="none" w:sz="0" w:space="0" w:color="auto"/>
            <w:bottom w:val="none" w:sz="0" w:space="0" w:color="auto"/>
            <w:right w:val="none" w:sz="0" w:space="0" w:color="auto"/>
          </w:divBdr>
        </w:div>
        <w:div w:id="115100984">
          <w:marLeft w:val="480"/>
          <w:marRight w:val="0"/>
          <w:marTop w:val="0"/>
          <w:marBottom w:val="0"/>
          <w:divBdr>
            <w:top w:val="none" w:sz="0" w:space="0" w:color="auto"/>
            <w:left w:val="none" w:sz="0" w:space="0" w:color="auto"/>
            <w:bottom w:val="none" w:sz="0" w:space="0" w:color="auto"/>
            <w:right w:val="none" w:sz="0" w:space="0" w:color="auto"/>
          </w:divBdr>
        </w:div>
        <w:div w:id="118575455">
          <w:marLeft w:val="480"/>
          <w:marRight w:val="0"/>
          <w:marTop w:val="0"/>
          <w:marBottom w:val="0"/>
          <w:divBdr>
            <w:top w:val="none" w:sz="0" w:space="0" w:color="auto"/>
            <w:left w:val="none" w:sz="0" w:space="0" w:color="auto"/>
            <w:bottom w:val="none" w:sz="0" w:space="0" w:color="auto"/>
            <w:right w:val="none" w:sz="0" w:space="0" w:color="auto"/>
          </w:divBdr>
        </w:div>
        <w:div w:id="143200214">
          <w:marLeft w:val="480"/>
          <w:marRight w:val="0"/>
          <w:marTop w:val="0"/>
          <w:marBottom w:val="0"/>
          <w:divBdr>
            <w:top w:val="none" w:sz="0" w:space="0" w:color="auto"/>
            <w:left w:val="none" w:sz="0" w:space="0" w:color="auto"/>
            <w:bottom w:val="none" w:sz="0" w:space="0" w:color="auto"/>
            <w:right w:val="none" w:sz="0" w:space="0" w:color="auto"/>
          </w:divBdr>
        </w:div>
        <w:div w:id="163470453">
          <w:marLeft w:val="480"/>
          <w:marRight w:val="0"/>
          <w:marTop w:val="0"/>
          <w:marBottom w:val="0"/>
          <w:divBdr>
            <w:top w:val="none" w:sz="0" w:space="0" w:color="auto"/>
            <w:left w:val="none" w:sz="0" w:space="0" w:color="auto"/>
            <w:bottom w:val="none" w:sz="0" w:space="0" w:color="auto"/>
            <w:right w:val="none" w:sz="0" w:space="0" w:color="auto"/>
          </w:divBdr>
        </w:div>
        <w:div w:id="201283267">
          <w:marLeft w:val="480"/>
          <w:marRight w:val="0"/>
          <w:marTop w:val="0"/>
          <w:marBottom w:val="0"/>
          <w:divBdr>
            <w:top w:val="none" w:sz="0" w:space="0" w:color="auto"/>
            <w:left w:val="none" w:sz="0" w:space="0" w:color="auto"/>
            <w:bottom w:val="none" w:sz="0" w:space="0" w:color="auto"/>
            <w:right w:val="none" w:sz="0" w:space="0" w:color="auto"/>
          </w:divBdr>
        </w:div>
        <w:div w:id="253131849">
          <w:marLeft w:val="480"/>
          <w:marRight w:val="0"/>
          <w:marTop w:val="0"/>
          <w:marBottom w:val="0"/>
          <w:divBdr>
            <w:top w:val="none" w:sz="0" w:space="0" w:color="auto"/>
            <w:left w:val="none" w:sz="0" w:space="0" w:color="auto"/>
            <w:bottom w:val="none" w:sz="0" w:space="0" w:color="auto"/>
            <w:right w:val="none" w:sz="0" w:space="0" w:color="auto"/>
          </w:divBdr>
        </w:div>
        <w:div w:id="256255953">
          <w:marLeft w:val="480"/>
          <w:marRight w:val="0"/>
          <w:marTop w:val="0"/>
          <w:marBottom w:val="0"/>
          <w:divBdr>
            <w:top w:val="none" w:sz="0" w:space="0" w:color="auto"/>
            <w:left w:val="none" w:sz="0" w:space="0" w:color="auto"/>
            <w:bottom w:val="none" w:sz="0" w:space="0" w:color="auto"/>
            <w:right w:val="none" w:sz="0" w:space="0" w:color="auto"/>
          </w:divBdr>
        </w:div>
        <w:div w:id="258804855">
          <w:marLeft w:val="480"/>
          <w:marRight w:val="0"/>
          <w:marTop w:val="0"/>
          <w:marBottom w:val="0"/>
          <w:divBdr>
            <w:top w:val="none" w:sz="0" w:space="0" w:color="auto"/>
            <w:left w:val="none" w:sz="0" w:space="0" w:color="auto"/>
            <w:bottom w:val="none" w:sz="0" w:space="0" w:color="auto"/>
            <w:right w:val="none" w:sz="0" w:space="0" w:color="auto"/>
          </w:divBdr>
        </w:div>
        <w:div w:id="270668073">
          <w:marLeft w:val="480"/>
          <w:marRight w:val="0"/>
          <w:marTop w:val="0"/>
          <w:marBottom w:val="0"/>
          <w:divBdr>
            <w:top w:val="none" w:sz="0" w:space="0" w:color="auto"/>
            <w:left w:val="none" w:sz="0" w:space="0" w:color="auto"/>
            <w:bottom w:val="none" w:sz="0" w:space="0" w:color="auto"/>
            <w:right w:val="none" w:sz="0" w:space="0" w:color="auto"/>
          </w:divBdr>
        </w:div>
        <w:div w:id="288435787">
          <w:marLeft w:val="480"/>
          <w:marRight w:val="0"/>
          <w:marTop w:val="0"/>
          <w:marBottom w:val="0"/>
          <w:divBdr>
            <w:top w:val="none" w:sz="0" w:space="0" w:color="auto"/>
            <w:left w:val="none" w:sz="0" w:space="0" w:color="auto"/>
            <w:bottom w:val="none" w:sz="0" w:space="0" w:color="auto"/>
            <w:right w:val="none" w:sz="0" w:space="0" w:color="auto"/>
          </w:divBdr>
        </w:div>
        <w:div w:id="304818920">
          <w:marLeft w:val="480"/>
          <w:marRight w:val="0"/>
          <w:marTop w:val="0"/>
          <w:marBottom w:val="0"/>
          <w:divBdr>
            <w:top w:val="none" w:sz="0" w:space="0" w:color="auto"/>
            <w:left w:val="none" w:sz="0" w:space="0" w:color="auto"/>
            <w:bottom w:val="none" w:sz="0" w:space="0" w:color="auto"/>
            <w:right w:val="none" w:sz="0" w:space="0" w:color="auto"/>
          </w:divBdr>
        </w:div>
        <w:div w:id="394161478">
          <w:marLeft w:val="480"/>
          <w:marRight w:val="0"/>
          <w:marTop w:val="0"/>
          <w:marBottom w:val="0"/>
          <w:divBdr>
            <w:top w:val="none" w:sz="0" w:space="0" w:color="auto"/>
            <w:left w:val="none" w:sz="0" w:space="0" w:color="auto"/>
            <w:bottom w:val="none" w:sz="0" w:space="0" w:color="auto"/>
            <w:right w:val="none" w:sz="0" w:space="0" w:color="auto"/>
          </w:divBdr>
        </w:div>
        <w:div w:id="476000130">
          <w:marLeft w:val="480"/>
          <w:marRight w:val="0"/>
          <w:marTop w:val="0"/>
          <w:marBottom w:val="0"/>
          <w:divBdr>
            <w:top w:val="none" w:sz="0" w:space="0" w:color="auto"/>
            <w:left w:val="none" w:sz="0" w:space="0" w:color="auto"/>
            <w:bottom w:val="none" w:sz="0" w:space="0" w:color="auto"/>
            <w:right w:val="none" w:sz="0" w:space="0" w:color="auto"/>
          </w:divBdr>
        </w:div>
        <w:div w:id="547382240">
          <w:marLeft w:val="480"/>
          <w:marRight w:val="0"/>
          <w:marTop w:val="0"/>
          <w:marBottom w:val="0"/>
          <w:divBdr>
            <w:top w:val="none" w:sz="0" w:space="0" w:color="auto"/>
            <w:left w:val="none" w:sz="0" w:space="0" w:color="auto"/>
            <w:bottom w:val="none" w:sz="0" w:space="0" w:color="auto"/>
            <w:right w:val="none" w:sz="0" w:space="0" w:color="auto"/>
          </w:divBdr>
        </w:div>
        <w:div w:id="578447565">
          <w:marLeft w:val="480"/>
          <w:marRight w:val="0"/>
          <w:marTop w:val="0"/>
          <w:marBottom w:val="0"/>
          <w:divBdr>
            <w:top w:val="none" w:sz="0" w:space="0" w:color="auto"/>
            <w:left w:val="none" w:sz="0" w:space="0" w:color="auto"/>
            <w:bottom w:val="none" w:sz="0" w:space="0" w:color="auto"/>
            <w:right w:val="none" w:sz="0" w:space="0" w:color="auto"/>
          </w:divBdr>
        </w:div>
        <w:div w:id="646517849">
          <w:marLeft w:val="480"/>
          <w:marRight w:val="0"/>
          <w:marTop w:val="0"/>
          <w:marBottom w:val="0"/>
          <w:divBdr>
            <w:top w:val="none" w:sz="0" w:space="0" w:color="auto"/>
            <w:left w:val="none" w:sz="0" w:space="0" w:color="auto"/>
            <w:bottom w:val="none" w:sz="0" w:space="0" w:color="auto"/>
            <w:right w:val="none" w:sz="0" w:space="0" w:color="auto"/>
          </w:divBdr>
        </w:div>
        <w:div w:id="668480427">
          <w:marLeft w:val="480"/>
          <w:marRight w:val="0"/>
          <w:marTop w:val="0"/>
          <w:marBottom w:val="0"/>
          <w:divBdr>
            <w:top w:val="none" w:sz="0" w:space="0" w:color="auto"/>
            <w:left w:val="none" w:sz="0" w:space="0" w:color="auto"/>
            <w:bottom w:val="none" w:sz="0" w:space="0" w:color="auto"/>
            <w:right w:val="none" w:sz="0" w:space="0" w:color="auto"/>
          </w:divBdr>
        </w:div>
        <w:div w:id="701587619">
          <w:marLeft w:val="480"/>
          <w:marRight w:val="0"/>
          <w:marTop w:val="0"/>
          <w:marBottom w:val="0"/>
          <w:divBdr>
            <w:top w:val="none" w:sz="0" w:space="0" w:color="auto"/>
            <w:left w:val="none" w:sz="0" w:space="0" w:color="auto"/>
            <w:bottom w:val="none" w:sz="0" w:space="0" w:color="auto"/>
            <w:right w:val="none" w:sz="0" w:space="0" w:color="auto"/>
          </w:divBdr>
        </w:div>
        <w:div w:id="710612369">
          <w:marLeft w:val="480"/>
          <w:marRight w:val="0"/>
          <w:marTop w:val="0"/>
          <w:marBottom w:val="0"/>
          <w:divBdr>
            <w:top w:val="none" w:sz="0" w:space="0" w:color="auto"/>
            <w:left w:val="none" w:sz="0" w:space="0" w:color="auto"/>
            <w:bottom w:val="none" w:sz="0" w:space="0" w:color="auto"/>
            <w:right w:val="none" w:sz="0" w:space="0" w:color="auto"/>
          </w:divBdr>
        </w:div>
        <w:div w:id="714083121">
          <w:marLeft w:val="480"/>
          <w:marRight w:val="0"/>
          <w:marTop w:val="0"/>
          <w:marBottom w:val="0"/>
          <w:divBdr>
            <w:top w:val="none" w:sz="0" w:space="0" w:color="auto"/>
            <w:left w:val="none" w:sz="0" w:space="0" w:color="auto"/>
            <w:bottom w:val="none" w:sz="0" w:space="0" w:color="auto"/>
            <w:right w:val="none" w:sz="0" w:space="0" w:color="auto"/>
          </w:divBdr>
        </w:div>
        <w:div w:id="752434122">
          <w:marLeft w:val="480"/>
          <w:marRight w:val="0"/>
          <w:marTop w:val="0"/>
          <w:marBottom w:val="0"/>
          <w:divBdr>
            <w:top w:val="none" w:sz="0" w:space="0" w:color="auto"/>
            <w:left w:val="none" w:sz="0" w:space="0" w:color="auto"/>
            <w:bottom w:val="none" w:sz="0" w:space="0" w:color="auto"/>
            <w:right w:val="none" w:sz="0" w:space="0" w:color="auto"/>
          </w:divBdr>
        </w:div>
        <w:div w:id="774135365">
          <w:marLeft w:val="480"/>
          <w:marRight w:val="0"/>
          <w:marTop w:val="0"/>
          <w:marBottom w:val="0"/>
          <w:divBdr>
            <w:top w:val="none" w:sz="0" w:space="0" w:color="auto"/>
            <w:left w:val="none" w:sz="0" w:space="0" w:color="auto"/>
            <w:bottom w:val="none" w:sz="0" w:space="0" w:color="auto"/>
            <w:right w:val="none" w:sz="0" w:space="0" w:color="auto"/>
          </w:divBdr>
        </w:div>
        <w:div w:id="776482767">
          <w:marLeft w:val="480"/>
          <w:marRight w:val="0"/>
          <w:marTop w:val="0"/>
          <w:marBottom w:val="0"/>
          <w:divBdr>
            <w:top w:val="none" w:sz="0" w:space="0" w:color="auto"/>
            <w:left w:val="none" w:sz="0" w:space="0" w:color="auto"/>
            <w:bottom w:val="none" w:sz="0" w:space="0" w:color="auto"/>
            <w:right w:val="none" w:sz="0" w:space="0" w:color="auto"/>
          </w:divBdr>
        </w:div>
        <w:div w:id="785660099">
          <w:marLeft w:val="480"/>
          <w:marRight w:val="0"/>
          <w:marTop w:val="0"/>
          <w:marBottom w:val="0"/>
          <w:divBdr>
            <w:top w:val="none" w:sz="0" w:space="0" w:color="auto"/>
            <w:left w:val="none" w:sz="0" w:space="0" w:color="auto"/>
            <w:bottom w:val="none" w:sz="0" w:space="0" w:color="auto"/>
            <w:right w:val="none" w:sz="0" w:space="0" w:color="auto"/>
          </w:divBdr>
        </w:div>
        <w:div w:id="793518601">
          <w:marLeft w:val="480"/>
          <w:marRight w:val="0"/>
          <w:marTop w:val="0"/>
          <w:marBottom w:val="0"/>
          <w:divBdr>
            <w:top w:val="none" w:sz="0" w:space="0" w:color="auto"/>
            <w:left w:val="none" w:sz="0" w:space="0" w:color="auto"/>
            <w:bottom w:val="none" w:sz="0" w:space="0" w:color="auto"/>
            <w:right w:val="none" w:sz="0" w:space="0" w:color="auto"/>
          </w:divBdr>
        </w:div>
        <w:div w:id="806553848">
          <w:marLeft w:val="480"/>
          <w:marRight w:val="0"/>
          <w:marTop w:val="0"/>
          <w:marBottom w:val="0"/>
          <w:divBdr>
            <w:top w:val="none" w:sz="0" w:space="0" w:color="auto"/>
            <w:left w:val="none" w:sz="0" w:space="0" w:color="auto"/>
            <w:bottom w:val="none" w:sz="0" w:space="0" w:color="auto"/>
            <w:right w:val="none" w:sz="0" w:space="0" w:color="auto"/>
          </w:divBdr>
        </w:div>
        <w:div w:id="819349661">
          <w:marLeft w:val="480"/>
          <w:marRight w:val="0"/>
          <w:marTop w:val="0"/>
          <w:marBottom w:val="0"/>
          <w:divBdr>
            <w:top w:val="none" w:sz="0" w:space="0" w:color="auto"/>
            <w:left w:val="none" w:sz="0" w:space="0" w:color="auto"/>
            <w:bottom w:val="none" w:sz="0" w:space="0" w:color="auto"/>
            <w:right w:val="none" w:sz="0" w:space="0" w:color="auto"/>
          </w:divBdr>
        </w:div>
        <w:div w:id="829293143">
          <w:marLeft w:val="480"/>
          <w:marRight w:val="0"/>
          <w:marTop w:val="0"/>
          <w:marBottom w:val="0"/>
          <w:divBdr>
            <w:top w:val="none" w:sz="0" w:space="0" w:color="auto"/>
            <w:left w:val="none" w:sz="0" w:space="0" w:color="auto"/>
            <w:bottom w:val="none" w:sz="0" w:space="0" w:color="auto"/>
            <w:right w:val="none" w:sz="0" w:space="0" w:color="auto"/>
          </w:divBdr>
        </w:div>
        <w:div w:id="869032953">
          <w:marLeft w:val="480"/>
          <w:marRight w:val="0"/>
          <w:marTop w:val="0"/>
          <w:marBottom w:val="0"/>
          <w:divBdr>
            <w:top w:val="none" w:sz="0" w:space="0" w:color="auto"/>
            <w:left w:val="none" w:sz="0" w:space="0" w:color="auto"/>
            <w:bottom w:val="none" w:sz="0" w:space="0" w:color="auto"/>
            <w:right w:val="none" w:sz="0" w:space="0" w:color="auto"/>
          </w:divBdr>
        </w:div>
        <w:div w:id="871498779">
          <w:marLeft w:val="480"/>
          <w:marRight w:val="0"/>
          <w:marTop w:val="0"/>
          <w:marBottom w:val="0"/>
          <w:divBdr>
            <w:top w:val="none" w:sz="0" w:space="0" w:color="auto"/>
            <w:left w:val="none" w:sz="0" w:space="0" w:color="auto"/>
            <w:bottom w:val="none" w:sz="0" w:space="0" w:color="auto"/>
            <w:right w:val="none" w:sz="0" w:space="0" w:color="auto"/>
          </w:divBdr>
        </w:div>
        <w:div w:id="906645642">
          <w:marLeft w:val="480"/>
          <w:marRight w:val="0"/>
          <w:marTop w:val="0"/>
          <w:marBottom w:val="0"/>
          <w:divBdr>
            <w:top w:val="none" w:sz="0" w:space="0" w:color="auto"/>
            <w:left w:val="none" w:sz="0" w:space="0" w:color="auto"/>
            <w:bottom w:val="none" w:sz="0" w:space="0" w:color="auto"/>
            <w:right w:val="none" w:sz="0" w:space="0" w:color="auto"/>
          </w:divBdr>
        </w:div>
        <w:div w:id="946696368">
          <w:marLeft w:val="480"/>
          <w:marRight w:val="0"/>
          <w:marTop w:val="0"/>
          <w:marBottom w:val="0"/>
          <w:divBdr>
            <w:top w:val="none" w:sz="0" w:space="0" w:color="auto"/>
            <w:left w:val="none" w:sz="0" w:space="0" w:color="auto"/>
            <w:bottom w:val="none" w:sz="0" w:space="0" w:color="auto"/>
            <w:right w:val="none" w:sz="0" w:space="0" w:color="auto"/>
          </w:divBdr>
        </w:div>
        <w:div w:id="991832029">
          <w:marLeft w:val="480"/>
          <w:marRight w:val="0"/>
          <w:marTop w:val="0"/>
          <w:marBottom w:val="0"/>
          <w:divBdr>
            <w:top w:val="none" w:sz="0" w:space="0" w:color="auto"/>
            <w:left w:val="none" w:sz="0" w:space="0" w:color="auto"/>
            <w:bottom w:val="none" w:sz="0" w:space="0" w:color="auto"/>
            <w:right w:val="none" w:sz="0" w:space="0" w:color="auto"/>
          </w:divBdr>
        </w:div>
        <w:div w:id="991837327">
          <w:marLeft w:val="480"/>
          <w:marRight w:val="0"/>
          <w:marTop w:val="0"/>
          <w:marBottom w:val="0"/>
          <w:divBdr>
            <w:top w:val="none" w:sz="0" w:space="0" w:color="auto"/>
            <w:left w:val="none" w:sz="0" w:space="0" w:color="auto"/>
            <w:bottom w:val="none" w:sz="0" w:space="0" w:color="auto"/>
            <w:right w:val="none" w:sz="0" w:space="0" w:color="auto"/>
          </w:divBdr>
        </w:div>
        <w:div w:id="1037898680">
          <w:marLeft w:val="480"/>
          <w:marRight w:val="0"/>
          <w:marTop w:val="0"/>
          <w:marBottom w:val="0"/>
          <w:divBdr>
            <w:top w:val="none" w:sz="0" w:space="0" w:color="auto"/>
            <w:left w:val="none" w:sz="0" w:space="0" w:color="auto"/>
            <w:bottom w:val="none" w:sz="0" w:space="0" w:color="auto"/>
            <w:right w:val="none" w:sz="0" w:space="0" w:color="auto"/>
          </w:divBdr>
        </w:div>
        <w:div w:id="1153175674">
          <w:marLeft w:val="480"/>
          <w:marRight w:val="0"/>
          <w:marTop w:val="0"/>
          <w:marBottom w:val="0"/>
          <w:divBdr>
            <w:top w:val="none" w:sz="0" w:space="0" w:color="auto"/>
            <w:left w:val="none" w:sz="0" w:space="0" w:color="auto"/>
            <w:bottom w:val="none" w:sz="0" w:space="0" w:color="auto"/>
            <w:right w:val="none" w:sz="0" w:space="0" w:color="auto"/>
          </w:divBdr>
        </w:div>
        <w:div w:id="1186751780">
          <w:marLeft w:val="480"/>
          <w:marRight w:val="0"/>
          <w:marTop w:val="0"/>
          <w:marBottom w:val="0"/>
          <w:divBdr>
            <w:top w:val="none" w:sz="0" w:space="0" w:color="auto"/>
            <w:left w:val="none" w:sz="0" w:space="0" w:color="auto"/>
            <w:bottom w:val="none" w:sz="0" w:space="0" w:color="auto"/>
            <w:right w:val="none" w:sz="0" w:space="0" w:color="auto"/>
          </w:divBdr>
        </w:div>
        <w:div w:id="1188639382">
          <w:marLeft w:val="480"/>
          <w:marRight w:val="0"/>
          <w:marTop w:val="0"/>
          <w:marBottom w:val="0"/>
          <w:divBdr>
            <w:top w:val="none" w:sz="0" w:space="0" w:color="auto"/>
            <w:left w:val="none" w:sz="0" w:space="0" w:color="auto"/>
            <w:bottom w:val="none" w:sz="0" w:space="0" w:color="auto"/>
            <w:right w:val="none" w:sz="0" w:space="0" w:color="auto"/>
          </w:divBdr>
        </w:div>
        <w:div w:id="1220633770">
          <w:marLeft w:val="480"/>
          <w:marRight w:val="0"/>
          <w:marTop w:val="0"/>
          <w:marBottom w:val="0"/>
          <w:divBdr>
            <w:top w:val="none" w:sz="0" w:space="0" w:color="auto"/>
            <w:left w:val="none" w:sz="0" w:space="0" w:color="auto"/>
            <w:bottom w:val="none" w:sz="0" w:space="0" w:color="auto"/>
            <w:right w:val="none" w:sz="0" w:space="0" w:color="auto"/>
          </w:divBdr>
        </w:div>
        <w:div w:id="1290747078">
          <w:marLeft w:val="480"/>
          <w:marRight w:val="0"/>
          <w:marTop w:val="0"/>
          <w:marBottom w:val="0"/>
          <w:divBdr>
            <w:top w:val="none" w:sz="0" w:space="0" w:color="auto"/>
            <w:left w:val="none" w:sz="0" w:space="0" w:color="auto"/>
            <w:bottom w:val="none" w:sz="0" w:space="0" w:color="auto"/>
            <w:right w:val="none" w:sz="0" w:space="0" w:color="auto"/>
          </w:divBdr>
        </w:div>
        <w:div w:id="1356661109">
          <w:marLeft w:val="480"/>
          <w:marRight w:val="0"/>
          <w:marTop w:val="0"/>
          <w:marBottom w:val="0"/>
          <w:divBdr>
            <w:top w:val="none" w:sz="0" w:space="0" w:color="auto"/>
            <w:left w:val="none" w:sz="0" w:space="0" w:color="auto"/>
            <w:bottom w:val="none" w:sz="0" w:space="0" w:color="auto"/>
            <w:right w:val="none" w:sz="0" w:space="0" w:color="auto"/>
          </w:divBdr>
        </w:div>
        <w:div w:id="1455514030">
          <w:marLeft w:val="480"/>
          <w:marRight w:val="0"/>
          <w:marTop w:val="0"/>
          <w:marBottom w:val="0"/>
          <w:divBdr>
            <w:top w:val="none" w:sz="0" w:space="0" w:color="auto"/>
            <w:left w:val="none" w:sz="0" w:space="0" w:color="auto"/>
            <w:bottom w:val="none" w:sz="0" w:space="0" w:color="auto"/>
            <w:right w:val="none" w:sz="0" w:space="0" w:color="auto"/>
          </w:divBdr>
        </w:div>
        <w:div w:id="1467046449">
          <w:marLeft w:val="480"/>
          <w:marRight w:val="0"/>
          <w:marTop w:val="0"/>
          <w:marBottom w:val="0"/>
          <w:divBdr>
            <w:top w:val="none" w:sz="0" w:space="0" w:color="auto"/>
            <w:left w:val="none" w:sz="0" w:space="0" w:color="auto"/>
            <w:bottom w:val="none" w:sz="0" w:space="0" w:color="auto"/>
            <w:right w:val="none" w:sz="0" w:space="0" w:color="auto"/>
          </w:divBdr>
        </w:div>
        <w:div w:id="1482692307">
          <w:marLeft w:val="480"/>
          <w:marRight w:val="0"/>
          <w:marTop w:val="0"/>
          <w:marBottom w:val="0"/>
          <w:divBdr>
            <w:top w:val="none" w:sz="0" w:space="0" w:color="auto"/>
            <w:left w:val="none" w:sz="0" w:space="0" w:color="auto"/>
            <w:bottom w:val="none" w:sz="0" w:space="0" w:color="auto"/>
            <w:right w:val="none" w:sz="0" w:space="0" w:color="auto"/>
          </w:divBdr>
        </w:div>
        <w:div w:id="1629051068">
          <w:marLeft w:val="480"/>
          <w:marRight w:val="0"/>
          <w:marTop w:val="0"/>
          <w:marBottom w:val="0"/>
          <w:divBdr>
            <w:top w:val="none" w:sz="0" w:space="0" w:color="auto"/>
            <w:left w:val="none" w:sz="0" w:space="0" w:color="auto"/>
            <w:bottom w:val="none" w:sz="0" w:space="0" w:color="auto"/>
            <w:right w:val="none" w:sz="0" w:space="0" w:color="auto"/>
          </w:divBdr>
        </w:div>
        <w:div w:id="1656179537">
          <w:marLeft w:val="480"/>
          <w:marRight w:val="0"/>
          <w:marTop w:val="0"/>
          <w:marBottom w:val="0"/>
          <w:divBdr>
            <w:top w:val="none" w:sz="0" w:space="0" w:color="auto"/>
            <w:left w:val="none" w:sz="0" w:space="0" w:color="auto"/>
            <w:bottom w:val="none" w:sz="0" w:space="0" w:color="auto"/>
            <w:right w:val="none" w:sz="0" w:space="0" w:color="auto"/>
          </w:divBdr>
        </w:div>
        <w:div w:id="1656908427">
          <w:marLeft w:val="480"/>
          <w:marRight w:val="0"/>
          <w:marTop w:val="0"/>
          <w:marBottom w:val="0"/>
          <w:divBdr>
            <w:top w:val="none" w:sz="0" w:space="0" w:color="auto"/>
            <w:left w:val="none" w:sz="0" w:space="0" w:color="auto"/>
            <w:bottom w:val="none" w:sz="0" w:space="0" w:color="auto"/>
            <w:right w:val="none" w:sz="0" w:space="0" w:color="auto"/>
          </w:divBdr>
        </w:div>
        <w:div w:id="1671909712">
          <w:marLeft w:val="480"/>
          <w:marRight w:val="0"/>
          <w:marTop w:val="0"/>
          <w:marBottom w:val="0"/>
          <w:divBdr>
            <w:top w:val="none" w:sz="0" w:space="0" w:color="auto"/>
            <w:left w:val="none" w:sz="0" w:space="0" w:color="auto"/>
            <w:bottom w:val="none" w:sz="0" w:space="0" w:color="auto"/>
            <w:right w:val="none" w:sz="0" w:space="0" w:color="auto"/>
          </w:divBdr>
        </w:div>
        <w:div w:id="1685932931">
          <w:marLeft w:val="480"/>
          <w:marRight w:val="0"/>
          <w:marTop w:val="0"/>
          <w:marBottom w:val="0"/>
          <w:divBdr>
            <w:top w:val="none" w:sz="0" w:space="0" w:color="auto"/>
            <w:left w:val="none" w:sz="0" w:space="0" w:color="auto"/>
            <w:bottom w:val="none" w:sz="0" w:space="0" w:color="auto"/>
            <w:right w:val="none" w:sz="0" w:space="0" w:color="auto"/>
          </w:divBdr>
        </w:div>
        <w:div w:id="1762142659">
          <w:marLeft w:val="480"/>
          <w:marRight w:val="0"/>
          <w:marTop w:val="0"/>
          <w:marBottom w:val="0"/>
          <w:divBdr>
            <w:top w:val="none" w:sz="0" w:space="0" w:color="auto"/>
            <w:left w:val="none" w:sz="0" w:space="0" w:color="auto"/>
            <w:bottom w:val="none" w:sz="0" w:space="0" w:color="auto"/>
            <w:right w:val="none" w:sz="0" w:space="0" w:color="auto"/>
          </w:divBdr>
        </w:div>
        <w:div w:id="1807896745">
          <w:marLeft w:val="480"/>
          <w:marRight w:val="0"/>
          <w:marTop w:val="0"/>
          <w:marBottom w:val="0"/>
          <w:divBdr>
            <w:top w:val="none" w:sz="0" w:space="0" w:color="auto"/>
            <w:left w:val="none" w:sz="0" w:space="0" w:color="auto"/>
            <w:bottom w:val="none" w:sz="0" w:space="0" w:color="auto"/>
            <w:right w:val="none" w:sz="0" w:space="0" w:color="auto"/>
          </w:divBdr>
        </w:div>
        <w:div w:id="1809206124">
          <w:marLeft w:val="480"/>
          <w:marRight w:val="0"/>
          <w:marTop w:val="0"/>
          <w:marBottom w:val="0"/>
          <w:divBdr>
            <w:top w:val="none" w:sz="0" w:space="0" w:color="auto"/>
            <w:left w:val="none" w:sz="0" w:space="0" w:color="auto"/>
            <w:bottom w:val="none" w:sz="0" w:space="0" w:color="auto"/>
            <w:right w:val="none" w:sz="0" w:space="0" w:color="auto"/>
          </w:divBdr>
        </w:div>
        <w:div w:id="1848134506">
          <w:marLeft w:val="480"/>
          <w:marRight w:val="0"/>
          <w:marTop w:val="0"/>
          <w:marBottom w:val="0"/>
          <w:divBdr>
            <w:top w:val="none" w:sz="0" w:space="0" w:color="auto"/>
            <w:left w:val="none" w:sz="0" w:space="0" w:color="auto"/>
            <w:bottom w:val="none" w:sz="0" w:space="0" w:color="auto"/>
            <w:right w:val="none" w:sz="0" w:space="0" w:color="auto"/>
          </w:divBdr>
        </w:div>
        <w:div w:id="2015377236">
          <w:marLeft w:val="480"/>
          <w:marRight w:val="0"/>
          <w:marTop w:val="0"/>
          <w:marBottom w:val="0"/>
          <w:divBdr>
            <w:top w:val="none" w:sz="0" w:space="0" w:color="auto"/>
            <w:left w:val="none" w:sz="0" w:space="0" w:color="auto"/>
            <w:bottom w:val="none" w:sz="0" w:space="0" w:color="auto"/>
            <w:right w:val="none" w:sz="0" w:space="0" w:color="auto"/>
          </w:divBdr>
        </w:div>
        <w:div w:id="2021618140">
          <w:marLeft w:val="480"/>
          <w:marRight w:val="0"/>
          <w:marTop w:val="0"/>
          <w:marBottom w:val="0"/>
          <w:divBdr>
            <w:top w:val="none" w:sz="0" w:space="0" w:color="auto"/>
            <w:left w:val="none" w:sz="0" w:space="0" w:color="auto"/>
            <w:bottom w:val="none" w:sz="0" w:space="0" w:color="auto"/>
            <w:right w:val="none" w:sz="0" w:space="0" w:color="auto"/>
          </w:divBdr>
        </w:div>
        <w:div w:id="2025477064">
          <w:marLeft w:val="480"/>
          <w:marRight w:val="0"/>
          <w:marTop w:val="0"/>
          <w:marBottom w:val="0"/>
          <w:divBdr>
            <w:top w:val="none" w:sz="0" w:space="0" w:color="auto"/>
            <w:left w:val="none" w:sz="0" w:space="0" w:color="auto"/>
            <w:bottom w:val="none" w:sz="0" w:space="0" w:color="auto"/>
            <w:right w:val="none" w:sz="0" w:space="0" w:color="auto"/>
          </w:divBdr>
        </w:div>
        <w:div w:id="2048993001">
          <w:marLeft w:val="480"/>
          <w:marRight w:val="0"/>
          <w:marTop w:val="0"/>
          <w:marBottom w:val="0"/>
          <w:divBdr>
            <w:top w:val="none" w:sz="0" w:space="0" w:color="auto"/>
            <w:left w:val="none" w:sz="0" w:space="0" w:color="auto"/>
            <w:bottom w:val="none" w:sz="0" w:space="0" w:color="auto"/>
            <w:right w:val="none" w:sz="0" w:space="0" w:color="auto"/>
          </w:divBdr>
        </w:div>
        <w:div w:id="2119179100">
          <w:marLeft w:val="480"/>
          <w:marRight w:val="0"/>
          <w:marTop w:val="0"/>
          <w:marBottom w:val="0"/>
          <w:divBdr>
            <w:top w:val="none" w:sz="0" w:space="0" w:color="auto"/>
            <w:left w:val="none" w:sz="0" w:space="0" w:color="auto"/>
            <w:bottom w:val="none" w:sz="0" w:space="0" w:color="auto"/>
            <w:right w:val="none" w:sz="0" w:space="0" w:color="auto"/>
          </w:divBdr>
        </w:div>
      </w:divsChild>
    </w:div>
    <w:div w:id="1939830891">
      <w:marLeft w:val="640"/>
      <w:marRight w:val="0"/>
      <w:marTop w:val="0"/>
      <w:marBottom w:val="0"/>
      <w:divBdr>
        <w:top w:val="none" w:sz="0" w:space="0" w:color="auto"/>
        <w:left w:val="none" w:sz="0" w:space="0" w:color="auto"/>
        <w:bottom w:val="none" w:sz="0" w:space="0" w:color="auto"/>
        <w:right w:val="none" w:sz="0" w:space="0" w:color="auto"/>
      </w:divBdr>
    </w:div>
    <w:div w:id="1940259567">
      <w:marLeft w:val="640"/>
      <w:marRight w:val="0"/>
      <w:marTop w:val="0"/>
      <w:marBottom w:val="0"/>
      <w:divBdr>
        <w:top w:val="none" w:sz="0" w:space="0" w:color="auto"/>
        <w:left w:val="none" w:sz="0" w:space="0" w:color="auto"/>
        <w:bottom w:val="none" w:sz="0" w:space="0" w:color="auto"/>
        <w:right w:val="none" w:sz="0" w:space="0" w:color="auto"/>
      </w:divBdr>
    </w:div>
    <w:div w:id="1940486088">
      <w:marLeft w:val="640"/>
      <w:marRight w:val="0"/>
      <w:marTop w:val="0"/>
      <w:marBottom w:val="0"/>
      <w:divBdr>
        <w:top w:val="none" w:sz="0" w:space="0" w:color="auto"/>
        <w:left w:val="none" w:sz="0" w:space="0" w:color="auto"/>
        <w:bottom w:val="none" w:sz="0" w:space="0" w:color="auto"/>
        <w:right w:val="none" w:sz="0" w:space="0" w:color="auto"/>
      </w:divBdr>
    </w:div>
    <w:div w:id="1940599579">
      <w:marLeft w:val="640"/>
      <w:marRight w:val="0"/>
      <w:marTop w:val="0"/>
      <w:marBottom w:val="0"/>
      <w:divBdr>
        <w:top w:val="none" w:sz="0" w:space="0" w:color="auto"/>
        <w:left w:val="none" w:sz="0" w:space="0" w:color="auto"/>
        <w:bottom w:val="none" w:sz="0" w:space="0" w:color="auto"/>
        <w:right w:val="none" w:sz="0" w:space="0" w:color="auto"/>
      </w:divBdr>
    </w:div>
    <w:div w:id="1940673032">
      <w:marLeft w:val="640"/>
      <w:marRight w:val="0"/>
      <w:marTop w:val="0"/>
      <w:marBottom w:val="0"/>
      <w:divBdr>
        <w:top w:val="none" w:sz="0" w:space="0" w:color="auto"/>
        <w:left w:val="none" w:sz="0" w:space="0" w:color="auto"/>
        <w:bottom w:val="none" w:sz="0" w:space="0" w:color="auto"/>
        <w:right w:val="none" w:sz="0" w:space="0" w:color="auto"/>
      </w:divBdr>
    </w:div>
    <w:div w:id="1941136660">
      <w:bodyDiv w:val="1"/>
      <w:marLeft w:val="0"/>
      <w:marRight w:val="0"/>
      <w:marTop w:val="0"/>
      <w:marBottom w:val="0"/>
      <w:divBdr>
        <w:top w:val="none" w:sz="0" w:space="0" w:color="auto"/>
        <w:left w:val="none" w:sz="0" w:space="0" w:color="auto"/>
        <w:bottom w:val="none" w:sz="0" w:space="0" w:color="auto"/>
        <w:right w:val="none" w:sz="0" w:space="0" w:color="auto"/>
      </w:divBdr>
    </w:div>
    <w:div w:id="1941377529">
      <w:bodyDiv w:val="1"/>
      <w:marLeft w:val="0"/>
      <w:marRight w:val="0"/>
      <w:marTop w:val="0"/>
      <w:marBottom w:val="0"/>
      <w:divBdr>
        <w:top w:val="none" w:sz="0" w:space="0" w:color="auto"/>
        <w:left w:val="none" w:sz="0" w:space="0" w:color="auto"/>
        <w:bottom w:val="none" w:sz="0" w:space="0" w:color="auto"/>
        <w:right w:val="none" w:sz="0" w:space="0" w:color="auto"/>
      </w:divBdr>
    </w:div>
    <w:div w:id="1941982721">
      <w:marLeft w:val="640"/>
      <w:marRight w:val="0"/>
      <w:marTop w:val="0"/>
      <w:marBottom w:val="0"/>
      <w:divBdr>
        <w:top w:val="none" w:sz="0" w:space="0" w:color="auto"/>
        <w:left w:val="none" w:sz="0" w:space="0" w:color="auto"/>
        <w:bottom w:val="none" w:sz="0" w:space="0" w:color="auto"/>
        <w:right w:val="none" w:sz="0" w:space="0" w:color="auto"/>
      </w:divBdr>
    </w:div>
    <w:div w:id="1942297451">
      <w:marLeft w:val="640"/>
      <w:marRight w:val="0"/>
      <w:marTop w:val="0"/>
      <w:marBottom w:val="0"/>
      <w:divBdr>
        <w:top w:val="none" w:sz="0" w:space="0" w:color="auto"/>
        <w:left w:val="none" w:sz="0" w:space="0" w:color="auto"/>
        <w:bottom w:val="none" w:sz="0" w:space="0" w:color="auto"/>
        <w:right w:val="none" w:sz="0" w:space="0" w:color="auto"/>
      </w:divBdr>
    </w:div>
    <w:div w:id="1942831824">
      <w:bodyDiv w:val="1"/>
      <w:marLeft w:val="0"/>
      <w:marRight w:val="0"/>
      <w:marTop w:val="0"/>
      <w:marBottom w:val="0"/>
      <w:divBdr>
        <w:top w:val="none" w:sz="0" w:space="0" w:color="auto"/>
        <w:left w:val="none" w:sz="0" w:space="0" w:color="auto"/>
        <w:bottom w:val="none" w:sz="0" w:space="0" w:color="auto"/>
        <w:right w:val="none" w:sz="0" w:space="0" w:color="auto"/>
      </w:divBdr>
    </w:div>
    <w:div w:id="1943149649">
      <w:marLeft w:val="640"/>
      <w:marRight w:val="0"/>
      <w:marTop w:val="0"/>
      <w:marBottom w:val="0"/>
      <w:divBdr>
        <w:top w:val="none" w:sz="0" w:space="0" w:color="auto"/>
        <w:left w:val="none" w:sz="0" w:space="0" w:color="auto"/>
        <w:bottom w:val="none" w:sz="0" w:space="0" w:color="auto"/>
        <w:right w:val="none" w:sz="0" w:space="0" w:color="auto"/>
      </w:divBdr>
    </w:div>
    <w:div w:id="1944142922">
      <w:bodyDiv w:val="1"/>
      <w:marLeft w:val="0"/>
      <w:marRight w:val="0"/>
      <w:marTop w:val="0"/>
      <w:marBottom w:val="0"/>
      <w:divBdr>
        <w:top w:val="none" w:sz="0" w:space="0" w:color="auto"/>
        <w:left w:val="none" w:sz="0" w:space="0" w:color="auto"/>
        <w:bottom w:val="none" w:sz="0" w:space="0" w:color="auto"/>
        <w:right w:val="none" w:sz="0" w:space="0" w:color="auto"/>
      </w:divBdr>
    </w:div>
    <w:div w:id="1944610702">
      <w:marLeft w:val="640"/>
      <w:marRight w:val="0"/>
      <w:marTop w:val="0"/>
      <w:marBottom w:val="0"/>
      <w:divBdr>
        <w:top w:val="none" w:sz="0" w:space="0" w:color="auto"/>
        <w:left w:val="none" w:sz="0" w:space="0" w:color="auto"/>
        <w:bottom w:val="none" w:sz="0" w:space="0" w:color="auto"/>
        <w:right w:val="none" w:sz="0" w:space="0" w:color="auto"/>
      </w:divBdr>
    </w:div>
    <w:div w:id="1944876446">
      <w:marLeft w:val="640"/>
      <w:marRight w:val="0"/>
      <w:marTop w:val="0"/>
      <w:marBottom w:val="0"/>
      <w:divBdr>
        <w:top w:val="none" w:sz="0" w:space="0" w:color="auto"/>
        <w:left w:val="none" w:sz="0" w:space="0" w:color="auto"/>
        <w:bottom w:val="none" w:sz="0" w:space="0" w:color="auto"/>
        <w:right w:val="none" w:sz="0" w:space="0" w:color="auto"/>
      </w:divBdr>
    </w:div>
    <w:div w:id="1945451924">
      <w:marLeft w:val="640"/>
      <w:marRight w:val="0"/>
      <w:marTop w:val="0"/>
      <w:marBottom w:val="0"/>
      <w:divBdr>
        <w:top w:val="none" w:sz="0" w:space="0" w:color="auto"/>
        <w:left w:val="none" w:sz="0" w:space="0" w:color="auto"/>
        <w:bottom w:val="none" w:sz="0" w:space="0" w:color="auto"/>
        <w:right w:val="none" w:sz="0" w:space="0" w:color="auto"/>
      </w:divBdr>
    </w:div>
    <w:div w:id="1945645606">
      <w:marLeft w:val="640"/>
      <w:marRight w:val="0"/>
      <w:marTop w:val="0"/>
      <w:marBottom w:val="0"/>
      <w:divBdr>
        <w:top w:val="none" w:sz="0" w:space="0" w:color="auto"/>
        <w:left w:val="none" w:sz="0" w:space="0" w:color="auto"/>
        <w:bottom w:val="none" w:sz="0" w:space="0" w:color="auto"/>
        <w:right w:val="none" w:sz="0" w:space="0" w:color="auto"/>
      </w:divBdr>
    </w:div>
    <w:div w:id="1945840869">
      <w:marLeft w:val="640"/>
      <w:marRight w:val="0"/>
      <w:marTop w:val="0"/>
      <w:marBottom w:val="0"/>
      <w:divBdr>
        <w:top w:val="none" w:sz="0" w:space="0" w:color="auto"/>
        <w:left w:val="none" w:sz="0" w:space="0" w:color="auto"/>
        <w:bottom w:val="none" w:sz="0" w:space="0" w:color="auto"/>
        <w:right w:val="none" w:sz="0" w:space="0" w:color="auto"/>
      </w:divBdr>
    </w:div>
    <w:div w:id="1946232360">
      <w:marLeft w:val="480"/>
      <w:marRight w:val="0"/>
      <w:marTop w:val="0"/>
      <w:marBottom w:val="0"/>
      <w:divBdr>
        <w:top w:val="none" w:sz="0" w:space="0" w:color="auto"/>
        <w:left w:val="none" w:sz="0" w:space="0" w:color="auto"/>
        <w:bottom w:val="none" w:sz="0" w:space="0" w:color="auto"/>
        <w:right w:val="none" w:sz="0" w:space="0" w:color="auto"/>
      </w:divBdr>
    </w:div>
    <w:div w:id="1946380143">
      <w:marLeft w:val="640"/>
      <w:marRight w:val="0"/>
      <w:marTop w:val="0"/>
      <w:marBottom w:val="0"/>
      <w:divBdr>
        <w:top w:val="none" w:sz="0" w:space="0" w:color="auto"/>
        <w:left w:val="none" w:sz="0" w:space="0" w:color="auto"/>
        <w:bottom w:val="none" w:sz="0" w:space="0" w:color="auto"/>
        <w:right w:val="none" w:sz="0" w:space="0" w:color="auto"/>
      </w:divBdr>
    </w:div>
    <w:div w:id="1946422636">
      <w:marLeft w:val="640"/>
      <w:marRight w:val="0"/>
      <w:marTop w:val="0"/>
      <w:marBottom w:val="0"/>
      <w:divBdr>
        <w:top w:val="none" w:sz="0" w:space="0" w:color="auto"/>
        <w:left w:val="none" w:sz="0" w:space="0" w:color="auto"/>
        <w:bottom w:val="none" w:sz="0" w:space="0" w:color="auto"/>
        <w:right w:val="none" w:sz="0" w:space="0" w:color="auto"/>
      </w:divBdr>
    </w:div>
    <w:div w:id="1946423369">
      <w:marLeft w:val="640"/>
      <w:marRight w:val="0"/>
      <w:marTop w:val="0"/>
      <w:marBottom w:val="0"/>
      <w:divBdr>
        <w:top w:val="none" w:sz="0" w:space="0" w:color="auto"/>
        <w:left w:val="none" w:sz="0" w:space="0" w:color="auto"/>
        <w:bottom w:val="none" w:sz="0" w:space="0" w:color="auto"/>
        <w:right w:val="none" w:sz="0" w:space="0" w:color="auto"/>
      </w:divBdr>
    </w:div>
    <w:div w:id="1946496828">
      <w:marLeft w:val="480"/>
      <w:marRight w:val="0"/>
      <w:marTop w:val="0"/>
      <w:marBottom w:val="0"/>
      <w:divBdr>
        <w:top w:val="none" w:sz="0" w:space="0" w:color="auto"/>
        <w:left w:val="none" w:sz="0" w:space="0" w:color="auto"/>
        <w:bottom w:val="none" w:sz="0" w:space="0" w:color="auto"/>
        <w:right w:val="none" w:sz="0" w:space="0" w:color="auto"/>
      </w:divBdr>
    </w:div>
    <w:div w:id="1947039276">
      <w:marLeft w:val="640"/>
      <w:marRight w:val="0"/>
      <w:marTop w:val="0"/>
      <w:marBottom w:val="0"/>
      <w:divBdr>
        <w:top w:val="none" w:sz="0" w:space="0" w:color="auto"/>
        <w:left w:val="none" w:sz="0" w:space="0" w:color="auto"/>
        <w:bottom w:val="none" w:sz="0" w:space="0" w:color="auto"/>
        <w:right w:val="none" w:sz="0" w:space="0" w:color="auto"/>
      </w:divBdr>
    </w:div>
    <w:div w:id="1947226624">
      <w:marLeft w:val="640"/>
      <w:marRight w:val="0"/>
      <w:marTop w:val="0"/>
      <w:marBottom w:val="0"/>
      <w:divBdr>
        <w:top w:val="none" w:sz="0" w:space="0" w:color="auto"/>
        <w:left w:val="none" w:sz="0" w:space="0" w:color="auto"/>
        <w:bottom w:val="none" w:sz="0" w:space="0" w:color="auto"/>
        <w:right w:val="none" w:sz="0" w:space="0" w:color="auto"/>
      </w:divBdr>
    </w:div>
    <w:div w:id="1947691524">
      <w:marLeft w:val="640"/>
      <w:marRight w:val="0"/>
      <w:marTop w:val="0"/>
      <w:marBottom w:val="0"/>
      <w:divBdr>
        <w:top w:val="none" w:sz="0" w:space="0" w:color="auto"/>
        <w:left w:val="none" w:sz="0" w:space="0" w:color="auto"/>
        <w:bottom w:val="none" w:sz="0" w:space="0" w:color="auto"/>
        <w:right w:val="none" w:sz="0" w:space="0" w:color="auto"/>
      </w:divBdr>
    </w:div>
    <w:div w:id="1948123490">
      <w:marLeft w:val="480"/>
      <w:marRight w:val="0"/>
      <w:marTop w:val="0"/>
      <w:marBottom w:val="0"/>
      <w:divBdr>
        <w:top w:val="none" w:sz="0" w:space="0" w:color="auto"/>
        <w:left w:val="none" w:sz="0" w:space="0" w:color="auto"/>
        <w:bottom w:val="none" w:sz="0" w:space="0" w:color="auto"/>
        <w:right w:val="none" w:sz="0" w:space="0" w:color="auto"/>
      </w:divBdr>
    </w:div>
    <w:div w:id="1948344469">
      <w:marLeft w:val="640"/>
      <w:marRight w:val="0"/>
      <w:marTop w:val="0"/>
      <w:marBottom w:val="0"/>
      <w:divBdr>
        <w:top w:val="none" w:sz="0" w:space="0" w:color="auto"/>
        <w:left w:val="none" w:sz="0" w:space="0" w:color="auto"/>
        <w:bottom w:val="none" w:sz="0" w:space="0" w:color="auto"/>
        <w:right w:val="none" w:sz="0" w:space="0" w:color="auto"/>
      </w:divBdr>
    </w:div>
    <w:div w:id="1949120605">
      <w:marLeft w:val="640"/>
      <w:marRight w:val="0"/>
      <w:marTop w:val="0"/>
      <w:marBottom w:val="0"/>
      <w:divBdr>
        <w:top w:val="none" w:sz="0" w:space="0" w:color="auto"/>
        <w:left w:val="none" w:sz="0" w:space="0" w:color="auto"/>
        <w:bottom w:val="none" w:sz="0" w:space="0" w:color="auto"/>
        <w:right w:val="none" w:sz="0" w:space="0" w:color="auto"/>
      </w:divBdr>
    </w:div>
    <w:div w:id="1949507742">
      <w:marLeft w:val="640"/>
      <w:marRight w:val="0"/>
      <w:marTop w:val="0"/>
      <w:marBottom w:val="0"/>
      <w:divBdr>
        <w:top w:val="none" w:sz="0" w:space="0" w:color="auto"/>
        <w:left w:val="none" w:sz="0" w:space="0" w:color="auto"/>
        <w:bottom w:val="none" w:sz="0" w:space="0" w:color="auto"/>
        <w:right w:val="none" w:sz="0" w:space="0" w:color="auto"/>
      </w:divBdr>
    </w:div>
    <w:div w:id="1949577554">
      <w:marLeft w:val="640"/>
      <w:marRight w:val="0"/>
      <w:marTop w:val="0"/>
      <w:marBottom w:val="0"/>
      <w:divBdr>
        <w:top w:val="none" w:sz="0" w:space="0" w:color="auto"/>
        <w:left w:val="none" w:sz="0" w:space="0" w:color="auto"/>
        <w:bottom w:val="none" w:sz="0" w:space="0" w:color="auto"/>
        <w:right w:val="none" w:sz="0" w:space="0" w:color="auto"/>
      </w:divBdr>
    </w:div>
    <w:div w:id="1949586154">
      <w:bodyDiv w:val="1"/>
      <w:marLeft w:val="0"/>
      <w:marRight w:val="0"/>
      <w:marTop w:val="0"/>
      <w:marBottom w:val="0"/>
      <w:divBdr>
        <w:top w:val="none" w:sz="0" w:space="0" w:color="auto"/>
        <w:left w:val="none" w:sz="0" w:space="0" w:color="auto"/>
        <w:bottom w:val="none" w:sz="0" w:space="0" w:color="auto"/>
        <w:right w:val="none" w:sz="0" w:space="0" w:color="auto"/>
      </w:divBdr>
    </w:div>
    <w:div w:id="1949653881">
      <w:marLeft w:val="480"/>
      <w:marRight w:val="0"/>
      <w:marTop w:val="0"/>
      <w:marBottom w:val="0"/>
      <w:divBdr>
        <w:top w:val="none" w:sz="0" w:space="0" w:color="auto"/>
        <w:left w:val="none" w:sz="0" w:space="0" w:color="auto"/>
        <w:bottom w:val="none" w:sz="0" w:space="0" w:color="auto"/>
        <w:right w:val="none" w:sz="0" w:space="0" w:color="auto"/>
      </w:divBdr>
    </w:div>
    <w:div w:id="1950771130">
      <w:marLeft w:val="640"/>
      <w:marRight w:val="0"/>
      <w:marTop w:val="0"/>
      <w:marBottom w:val="0"/>
      <w:divBdr>
        <w:top w:val="none" w:sz="0" w:space="0" w:color="auto"/>
        <w:left w:val="none" w:sz="0" w:space="0" w:color="auto"/>
        <w:bottom w:val="none" w:sz="0" w:space="0" w:color="auto"/>
        <w:right w:val="none" w:sz="0" w:space="0" w:color="auto"/>
      </w:divBdr>
    </w:div>
    <w:div w:id="1950962962">
      <w:marLeft w:val="640"/>
      <w:marRight w:val="0"/>
      <w:marTop w:val="0"/>
      <w:marBottom w:val="0"/>
      <w:divBdr>
        <w:top w:val="none" w:sz="0" w:space="0" w:color="auto"/>
        <w:left w:val="none" w:sz="0" w:space="0" w:color="auto"/>
        <w:bottom w:val="none" w:sz="0" w:space="0" w:color="auto"/>
        <w:right w:val="none" w:sz="0" w:space="0" w:color="auto"/>
      </w:divBdr>
    </w:div>
    <w:div w:id="1951038049">
      <w:marLeft w:val="640"/>
      <w:marRight w:val="0"/>
      <w:marTop w:val="0"/>
      <w:marBottom w:val="0"/>
      <w:divBdr>
        <w:top w:val="none" w:sz="0" w:space="0" w:color="auto"/>
        <w:left w:val="none" w:sz="0" w:space="0" w:color="auto"/>
        <w:bottom w:val="none" w:sz="0" w:space="0" w:color="auto"/>
        <w:right w:val="none" w:sz="0" w:space="0" w:color="auto"/>
      </w:divBdr>
    </w:div>
    <w:div w:id="1951471296">
      <w:bodyDiv w:val="1"/>
      <w:marLeft w:val="0"/>
      <w:marRight w:val="0"/>
      <w:marTop w:val="0"/>
      <w:marBottom w:val="0"/>
      <w:divBdr>
        <w:top w:val="none" w:sz="0" w:space="0" w:color="auto"/>
        <w:left w:val="none" w:sz="0" w:space="0" w:color="auto"/>
        <w:bottom w:val="none" w:sz="0" w:space="0" w:color="auto"/>
        <w:right w:val="none" w:sz="0" w:space="0" w:color="auto"/>
      </w:divBdr>
    </w:div>
    <w:div w:id="1951935345">
      <w:marLeft w:val="640"/>
      <w:marRight w:val="0"/>
      <w:marTop w:val="0"/>
      <w:marBottom w:val="0"/>
      <w:divBdr>
        <w:top w:val="none" w:sz="0" w:space="0" w:color="auto"/>
        <w:left w:val="none" w:sz="0" w:space="0" w:color="auto"/>
        <w:bottom w:val="none" w:sz="0" w:space="0" w:color="auto"/>
        <w:right w:val="none" w:sz="0" w:space="0" w:color="auto"/>
      </w:divBdr>
    </w:div>
    <w:div w:id="1952005824">
      <w:marLeft w:val="640"/>
      <w:marRight w:val="0"/>
      <w:marTop w:val="0"/>
      <w:marBottom w:val="0"/>
      <w:divBdr>
        <w:top w:val="none" w:sz="0" w:space="0" w:color="auto"/>
        <w:left w:val="none" w:sz="0" w:space="0" w:color="auto"/>
        <w:bottom w:val="none" w:sz="0" w:space="0" w:color="auto"/>
        <w:right w:val="none" w:sz="0" w:space="0" w:color="auto"/>
      </w:divBdr>
    </w:div>
    <w:div w:id="1952398961">
      <w:marLeft w:val="640"/>
      <w:marRight w:val="0"/>
      <w:marTop w:val="0"/>
      <w:marBottom w:val="0"/>
      <w:divBdr>
        <w:top w:val="none" w:sz="0" w:space="0" w:color="auto"/>
        <w:left w:val="none" w:sz="0" w:space="0" w:color="auto"/>
        <w:bottom w:val="none" w:sz="0" w:space="0" w:color="auto"/>
        <w:right w:val="none" w:sz="0" w:space="0" w:color="auto"/>
      </w:divBdr>
    </w:div>
    <w:div w:id="1952589897">
      <w:marLeft w:val="640"/>
      <w:marRight w:val="0"/>
      <w:marTop w:val="0"/>
      <w:marBottom w:val="0"/>
      <w:divBdr>
        <w:top w:val="none" w:sz="0" w:space="0" w:color="auto"/>
        <w:left w:val="none" w:sz="0" w:space="0" w:color="auto"/>
        <w:bottom w:val="none" w:sz="0" w:space="0" w:color="auto"/>
        <w:right w:val="none" w:sz="0" w:space="0" w:color="auto"/>
      </w:divBdr>
    </w:div>
    <w:div w:id="1952935094">
      <w:marLeft w:val="640"/>
      <w:marRight w:val="0"/>
      <w:marTop w:val="0"/>
      <w:marBottom w:val="0"/>
      <w:divBdr>
        <w:top w:val="none" w:sz="0" w:space="0" w:color="auto"/>
        <w:left w:val="none" w:sz="0" w:space="0" w:color="auto"/>
        <w:bottom w:val="none" w:sz="0" w:space="0" w:color="auto"/>
        <w:right w:val="none" w:sz="0" w:space="0" w:color="auto"/>
      </w:divBdr>
    </w:div>
    <w:div w:id="1953324084">
      <w:marLeft w:val="640"/>
      <w:marRight w:val="0"/>
      <w:marTop w:val="0"/>
      <w:marBottom w:val="0"/>
      <w:divBdr>
        <w:top w:val="none" w:sz="0" w:space="0" w:color="auto"/>
        <w:left w:val="none" w:sz="0" w:space="0" w:color="auto"/>
        <w:bottom w:val="none" w:sz="0" w:space="0" w:color="auto"/>
        <w:right w:val="none" w:sz="0" w:space="0" w:color="auto"/>
      </w:divBdr>
    </w:div>
    <w:div w:id="1953901622">
      <w:bodyDiv w:val="1"/>
      <w:marLeft w:val="0"/>
      <w:marRight w:val="0"/>
      <w:marTop w:val="0"/>
      <w:marBottom w:val="0"/>
      <w:divBdr>
        <w:top w:val="none" w:sz="0" w:space="0" w:color="auto"/>
        <w:left w:val="none" w:sz="0" w:space="0" w:color="auto"/>
        <w:bottom w:val="none" w:sz="0" w:space="0" w:color="auto"/>
        <w:right w:val="none" w:sz="0" w:space="0" w:color="auto"/>
      </w:divBdr>
    </w:div>
    <w:div w:id="1954094172">
      <w:bodyDiv w:val="1"/>
      <w:marLeft w:val="0"/>
      <w:marRight w:val="0"/>
      <w:marTop w:val="0"/>
      <w:marBottom w:val="0"/>
      <w:divBdr>
        <w:top w:val="none" w:sz="0" w:space="0" w:color="auto"/>
        <w:left w:val="none" w:sz="0" w:space="0" w:color="auto"/>
        <w:bottom w:val="none" w:sz="0" w:space="0" w:color="auto"/>
        <w:right w:val="none" w:sz="0" w:space="0" w:color="auto"/>
      </w:divBdr>
      <w:divsChild>
        <w:div w:id="48647775">
          <w:marLeft w:val="480"/>
          <w:marRight w:val="0"/>
          <w:marTop w:val="0"/>
          <w:marBottom w:val="0"/>
          <w:divBdr>
            <w:top w:val="none" w:sz="0" w:space="0" w:color="auto"/>
            <w:left w:val="none" w:sz="0" w:space="0" w:color="auto"/>
            <w:bottom w:val="none" w:sz="0" w:space="0" w:color="auto"/>
            <w:right w:val="none" w:sz="0" w:space="0" w:color="auto"/>
          </w:divBdr>
        </w:div>
        <w:div w:id="64959879">
          <w:marLeft w:val="480"/>
          <w:marRight w:val="0"/>
          <w:marTop w:val="0"/>
          <w:marBottom w:val="0"/>
          <w:divBdr>
            <w:top w:val="none" w:sz="0" w:space="0" w:color="auto"/>
            <w:left w:val="none" w:sz="0" w:space="0" w:color="auto"/>
            <w:bottom w:val="none" w:sz="0" w:space="0" w:color="auto"/>
            <w:right w:val="none" w:sz="0" w:space="0" w:color="auto"/>
          </w:divBdr>
        </w:div>
        <w:div w:id="75056250">
          <w:marLeft w:val="480"/>
          <w:marRight w:val="0"/>
          <w:marTop w:val="0"/>
          <w:marBottom w:val="0"/>
          <w:divBdr>
            <w:top w:val="none" w:sz="0" w:space="0" w:color="auto"/>
            <w:left w:val="none" w:sz="0" w:space="0" w:color="auto"/>
            <w:bottom w:val="none" w:sz="0" w:space="0" w:color="auto"/>
            <w:right w:val="none" w:sz="0" w:space="0" w:color="auto"/>
          </w:divBdr>
        </w:div>
        <w:div w:id="87040773">
          <w:marLeft w:val="480"/>
          <w:marRight w:val="0"/>
          <w:marTop w:val="0"/>
          <w:marBottom w:val="0"/>
          <w:divBdr>
            <w:top w:val="none" w:sz="0" w:space="0" w:color="auto"/>
            <w:left w:val="none" w:sz="0" w:space="0" w:color="auto"/>
            <w:bottom w:val="none" w:sz="0" w:space="0" w:color="auto"/>
            <w:right w:val="none" w:sz="0" w:space="0" w:color="auto"/>
          </w:divBdr>
        </w:div>
        <w:div w:id="96605833">
          <w:marLeft w:val="480"/>
          <w:marRight w:val="0"/>
          <w:marTop w:val="0"/>
          <w:marBottom w:val="0"/>
          <w:divBdr>
            <w:top w:val="none" w:sz="0" w:space="0" w:color="auto"/>
            <w:left w:val="none" w:sz="0" w:space="0" w:color="auto"/>
            <w:bottom w:val="none" w:sz="0" w:space="0" w:color="auto"/>
            <w:right w:val="none" w:sz="0" w:space="0" w:color="auto"/>
          </w:divBdr>
        </w:div>
        <w:div w:id="142938705">
          <w:marLeft w:val="480"/>
          <w:marRight w:val="0"/>
          <w:marTop w:val="0"/>
          <w:marBottom w:val="0"/>
          <w:divBdr>
            <w:top w:val="none" w:sz="0" w:space="0" w:color="auto"/>
            <w:left w:val="none" w:sz="0" w:space="0" w:color="auto"/>
            <w:bottom w:val="none" w:sz="0" w:space="0" w:color="auto"/>
            <w:right w:val="none" w:sz="0" w:space="0" w:color="auto"/>
          </w:divBdr>
        </w:div>
        <w:div w:id="149713153">
          <w:marLeft w:val="480"/>
          <w:marRight w:val="0"/>
          <w:marTop w:val="0"/>
          <w:marBottom w:val="0"/>
          <w:divBdr>
            <w:top w:val="none" w:sz="0" w:space="0" w:color="auto"/>
            <w:left w:val="none" w:sz="0" w:space="0" w:color="auto"/>
            <w:bottom w:val="none" w:sz="0" w:space="0" w:color="auto"/>
            <w:right w:val="none" w:sz="0" w:space="0" w:color="auto"/>
          </w:divBdr>
        </w:div>
        <w:div w:id="165245873">
          <w:marLeft w:val="480"/>
          <w:marRight w:val="0"/>
          <w:marTop w:val="0"/>
          <w:marBottom w:val="0"/>
          <w:divBdr>
            <w:top w:val="none" w:sz="0" w:space="0" w:color="auto"/>
            <w:left w:val="none" w:sz="0" w:space="0" w:color="auto"/>
            <w:bottom w:val="none" w:sz="0" w:space="0" w:color="auto"/>
            <w:right w:val="none" w:sz="0" w:space="0" w:color="auto"/>
          </w:divBdr>
        </w:div>
        <w:div w:id="169100140">
          <w:marLeft w:val="480"/>
          <w:marRight w:val="0"/>
          <w:marTop w:val="0"/>
          <w:marBottom w:val="0"/>
          <w:divBdr>
            <w:top w:val="none" w:sz="0" w:space="0" w:color="auto"/>
            <w:left w:val="none" w:sz="0" w:space="0" w:color="auto"/>
            <w:bottom w:val="none" w:sz="0" w:space="0" w:color="auto"/>
            <w:right w:val="none" w:sz="0" w:space="0" w:color="auto"/>
          </w:divBdr>
        </w:div>
        <w:div w:id="169180821">
          <w:marLeft w:val="480"/>
          <w:marRight w:val="0"/>
          <w:marTop w:val="0"/>
          <w:marBottom w:val="0"/>
          <w:divBdr>
            <w:top w:val="none" w:sz="0" w:space="0" w:color="auto"/>
            <w:left w:val="none" w:sz="0" w:space="0" w:color="auto"/>
            <w:bottom w:val="none" w:sz="0" w:space="0" w:color="auto"/>
            <w:right w:val="none" w:sz="0" w:space="0" w:color="auto"/>
          </w:divBdr>
        </w:div>
        <w:div w:id="239368491">
          <w:marLeft w:val="480"/>
          <w:marRight w:val="0"/>
          <w:marTop w:val="0"/>
          <w:marBottom w:val="0"/>
          <w:divBdr>
            <w:top w:val="none" w:sz="0" w:space="0" w:color="auto"/>
            <w:left w:val="none" w:sz="0" w:space="0" w:color="auto"/>
            <w:bottom w:val="none" w:sz="0" w:space="0" w:color="auto"/>
            <w:right w:val="none" w:sz="0" w:space="0" w:color="auto"/>
          </w:divBdr>
        </w:div>
        <w:div w:id="338773918">
          <w:marLeft w:val="480"/>
          <w:marRight w:val="0"/>
          <w:marTop w:val="0"/>
          <w:marBottom w:val="0"/>
          <w:divBdr>
            <w:top w:val="none" w:sz="0" w:space="0" w:color="auto"/>
            <w:left w:val="none" w:sz="0" w:space="0" w:color="auto"/>
            <w:bottom w:val="none" w:sz="0" w:space="0" w:color="auto"/>
            <w:right w:val="none" w:sz="0" w:space="0" w:color="auto"/>
          </w:divBdr>
        </w:div>
        <w:div w:id="341250806">
          <w:marLeft w:val="480"/>
          <w:marRight w:val="0"/>
          <w:marTop w:val="0"/>
          <w:marBottom w:val="0"/>
          <w:divBdr>
            <w:top w:val="none" w:sz="0" w:space="0" w:color="auto"/>
            <w:left w:val="none" w:sz="0" w:space="0" w:color="auto"/>
            <w:bottom w:val="none" w:sz="0" w:space="0" w:color="auto"/>
            <w:right w:val="none" w:sz="0" w:space="0" w:color="auto"/>
          </w:divBdr>
        </w:div>
        <w:div w:id="428698911">
          <w:marLeft w:val="480"/>
          <w:marRight w:val="0"/>
          <w:marTop w:val="0"/>
          <w:marBottom w:val="0"/>
          <w:divBdr>
            <w:top w:val="none" w:sz="0" w:space="0" w:color="auto"/>
            <w:left w:val="none" w:sz="0" w:space="0" w:color="auto"/>
            <w:bottom w:val="none" w:sz="0" w:space="0" w:color="auto"/>
            <w:right w:val="none" w:sz="0" w:space="0" w:color="auto"/>
          </w:divBdr>
        </w:div>
        <w:div w:id="441461699">
          <w:marLeft w:val="480"/>
          <w:marRight w:val="0"/>
          <w:marTop w:val="0"/>
          <w:marBottom w:val="0"/>
          <w:divBdr>
            <w:top w:val="none" w:sz="0" w:space="0" w:color="auto"/>
            <w:left w:val="none" w:sz="0" w:space="0" w:color="auto"/>
            <w:bottom w:val="none" w:sz="0" w:space="0" w:color="auto"/>
            <w:right w:val="none" w:sz="0" w:space="0" w:color="auto"/>
          </w:divBdr>
        </w:div>
        <w:div w:id="448672686">
          <w:marLeft w:val="480"/>
          <w:marRight w:val="0"/>
          <w:marTop w:val="0"/>
          <w:marBottom w:val="0"/>
          <w:divBdr>
            <w:top w:val="none" w:sz="0" w:space="0" w:color="auto"/>
            <w:left w:val="none" w:sz="0" w:space="0" w:color="auto"/>
            <w:bottom w:val="none" w:sz="0" w:space="0" w:color="auto"/>
            <w:right w:val="none" w:sz="0" w:space="0" w:color="auto"/>
          </w:divBdr>
        </w:div>
        <w:div w:id="523789955">
          <w:marLeft w:val="480"/>
          <w:marRight w:val="0"/>
          <w:marTop w:val="0"/>
          <w:marBottom w:val="0"/>
          <w:divBdr>
            <w:top w:val="none" w:sz="0" w:space="0" w:color="auto"/>
            <w:left w:val="none" w:sz="0" w:space="0" w:color="auto"/>
            <w:bottom w:val="none" w:sz="0" w:space="0" w:color="auto"/>
            <w:right w:val="none" w:sz="0" w:space="0" w:color="auto"/>
          </w:divBdr>
        </w:div>
        <w:div w:id="616957178">
          <w:marLeft w:val="480"/>
          <w:marRight w:val="0"/>
          <w:marTop w:val="0"/>
          <w:marBottom w:val="0"/>
          <w:divBdr>
            <w:top w:val="none" w:sz="0" w:space="0" w:color="auto"/>
            <w:left w:val="none" w:sz="0" w:space="0" w:color="auto"/>
            <w:bottom w:val="none" w:sz="0" w:space="0" w:color="auto"/>
            <w:right w:val="none" w:sz="0" w:space="0" w:color="auto"/>
          </w:divBdr>
        </w:div>
        <w:div w:id="618609540">
          <w:marLeft w:val="480"/>
          <w:marRight w:val="0"/>
          <w:marTop w:val="0"/>
          <w:marBottom w:val="0"/>
          <w:divBdr>
            <w:top w:val="none" w:sz="0" w:space="0" w:color="auto"/>
            <w:left w:val="none" w:sz="0" w:space="0" w:color="auto"/>
            <w:bottom w:val="none" w:sz="0" w:space="0" w:color="auto"/>
            <w:right w:val="none" w:sz="0" w:space="0" w:color="auto"/>
          </w:divBdr>
        </w:div>
        <w:div w:id="653295073">
          <w:marLeft w:val="480"/>
          <w:marRight w:val="0"/>
          <w:marTop w:val="0"/>
          <w:marBottom w:val="0"/>
          <w:divBdr>
            <w:top w:val="none" w:sz="0" w:space="0" w:color="auto"/>
            <w:left w:val="none" w:sz="0" w:space="0" w:color="auto"/>
            <w:bottom w:val="none" w:sz="0" w:space="0" w:color="auto"/>
            <w:right w:val="none" w:sz="0" w:space="0" w:color="auto"/>
          </w:divBdr>
        </w:div>
        <w:div w:id="728461072">
          <w:marLeft w:val="480"/>
          <w:marRight w:val="0"/>
          <w:marTop w:val="0"/>
          <w:marBottom w:val="0"/>
          <w:divBdr>
            <w:top w:val="none" w:sz="0" w:space="0" w:color="auto"/>
            <w:left w:val="none" w:sz="0" w:space="0" w:color="auto"/>
            <w:bottom w:val="none" w:sz="0" w:space="0" w:color="auto"/>
            <w:right w:val="none" w:sz="0" w:space="0" w:color="auto"/>
          </w:divBdr>
        </w:div>
        <w:div w:id="752509881">
          <w:marLeft w:val="480"/>
          <w:marRight w:val="0"/>
          <w:marTop w:val="0"/>
          <w:marBottom w:val="0"/>
          <w:divBdr>
            <w:top w:val="none" w:sz="0" w:space="0" w:color="auto"/>
            <w:left w:val="none" w:sz="0" w:space="0" w:color="auto"/>
            <w:bottom w:val="none" w:sz="0" w:space="0" w:color="auto"/>
            <w:right w:val="none" w:sz="0" w:space="0" w:color="auto"/>
          </w:divBdr>
        </w:div>
        <w:div w:id="810906973">
          <w:marLeft w:val="480"/>
          <w:marRight w:val="0"/>
          <w:marTop w:val="0"/>
          <w:marBottom w:val="0"/>
          <w:divBdr>
            <w:top w:val="none" w:sz="0" w:space="0" w:color="auto"/>
            <w:left w:val="none" w:sz="0" w:space="0" w:color="auto"/>
            <w:bottom w:val="none" w:sz="0" w:space="0" w:color="auto"/>
            <w:right w:val="none" w:sz="0" w:space="0" w:color="auto"/>
          </w:divBdr>
        </w:div>
        <w:div w:id="820654802">
          <w:marLeft w:val="480"/>
          <w:marRight w:val="0"/>
          <w:marTop w:val="0"/>
          <w:marBottom w:val="0"/>
          <w:divBdr>
            <w:top w:val="none" w:sz="0" w:space="0" w:color="auto"/>
            <w:left w:val="none" w:sz="0" w:space="0" w:color="auto"/>
            <w:bottom w:val="none" w:sz="0" w:space="0" w:color="auto"/>
            <w:right w:val="none" w:sz="0" w:space="0" w:color="auto"/>
          </w:divBdr>
        </w:div>
        <w:div w:id="822549864">
          <w:marLeft w:val="480"/>
          <w:marRight w:val="0"/>
          <w:marTop w:val="0"/>
          <w:marBottom w:val="0"/>
          <w:divBdr>
            <w:top w:val="none" w:sz="0" w:space="0" w:color="auto"/>
            <w:left w:val="none" w:sz="0" w:space="0" w:color="auto"/>
            <w:bottom w:val="none" w:sz="0" w:space="0" w:color="auto"/>
            <w:right w:val="none" w:sz="0" w:space="0" w:color="auto"/>
          </w:divBdr>
        </w:div>
        <w:div w:id="827788980">
          <w:marLeft w:val="480"/>
          <w:marRight w:val="0"/>
          <w:marTop w:val="0"/>
          <w:marBottom w:val="0"/>
          <w:divBdr>
            <w:top w:val="none" w:sz="0" w:space="0" w:color="auto"/>
            <w:left w:val="none" w:sz="0" w:space="0" w:color="auto"/>
            <w:bottom w:val="none" w:sz="0" w:space="0" w:color="auto"/>
            <w:right w:val="none" w:sz="0" w:space="0" w:color="auto"/>
          </w:divBdr>
        </w:div>
        <w:div w:id="838542182">
          <w:marLeft w:val="480"/>
          <w:marRight w:val="0"/>
          <w:marTop w:val="0"/>
          <w:marBottom w:val="0"/>
          <w:divBdr>
            <w:top w:val="none" w:sz="0" w:space="0" w:color="auto"/>
            <w:left w:val="none" w:sz="0" w:space="0" w:color="auto"/>
            <w:bottom w:val="none" w:sz="0" w:space="0" w:color="auto"/>
            <w:right w:val="none" w:sz="0" w:space="0" w:color="auto"/>
          </w:divBdr>
        </w:div>
        <w:div w:id="1058406435">
          <w:marLeft w:val="480"/>
          <w:marRight w:val="0"/>
          <w:marTop w:val="0"/>
          <w:marBottom w:val="0"/>
          <w:divBdr>
            <w:top w:val="none" w:sz="0" w:space="0" w:color="auto"/>
            <w:left w:val="none" w:sz="0" w:space="0" w:color="auto"/>
            <w:bottom w:val="none" w:sz="0" w:space="0" w:color="auto"/>
            <w:right w:val="none" w:sz="0" w:space="0" w:color="auto"/>
          </w:divBdr>
        </w:div>
        <w:div w:id="1189299781">
          <w:marLeft w:val="480"/>
          <w:marRight w:val="0"/>
          <w:marTop w:val="0"/>
          <w:marBottom w:val="0"/>
          <w:divBdr>
            <w:top w:val="none" w:sz="0" w:space="0" w:color="auto"/>
            <w:left w:val="none" w:sz="0" w:space="0" w:color="auto"/>
            <w:bottom w:val="none" w:sz="0" w:space="0" w:color="auto"/>
            <w:right w:val="none" w:sz="0" w:space="0" w:color="auto"/>
          </w:divBdr>
        </w:div>
        <w:div w:id="1274752189">
          <w:marLeft w:val="480"/>
          <w:marRight w:val="0"/>
          <w:marTop w:val="0"/>
          <w:marBottom w:val="0"/>
          <w:divBdr>
            <w:top w:val="none" w:sz="0" w:space="0" w:color="auto"/>
            <w:left w:val="none" w:sz="0" w:space="0" w:color="auto"/>
            <w:bottom w:val="none" w:sz="0" w:space="0" w:color="auto"/>
            <w:right w:val="none" w:sz="0" w:space="0" w:color="auto"/>
          </w:divBdr>
        </w:div>
        <w:div w:id="1296058373">
          <w:marLeft w:val="480"/>
          <w:marRight w:val="0"/>
          <w:marTop w:val="0"/>
          <w:marBottom w:val="0"/>
          <w:divBdr>
            <w:top w:val="none" w:sz="0" w:space="0" w:color="auto"/>
            <w:left w:val="none" w:sz="0" w:space="0" w:color="auto"/>
            <w:bottom w:val="none" w:sz="0" w:space="0" w:color="auto"/>
            <w:right w:val="none" w:sz="0" w:space="0" w:color="auto"/>
          </w:divBdr>
        </w:div>
        <w:div w:id="1322152885">
          <w:marLeft w:val="480"/>
          <w:marRight w:val="0"/>
          <w:marTop w:val="0"/>
          <w:marBottom w:val="0"/>
          <w:divBdr>
            <w:top w:val="none" w:sz="0" w:space="0" w:color="auto"/>
            <w:left w:val="none" w:sz="0" w:space="0" w:color="auto"/>
            <w:bottom w:val="none" w:sz="0" w:space="0" w:color="auto"/>
            <w:right w:val="none" w:sz="0" w:space="0" w:color="auto"/>
          </w:divBdr>
        </w:div>
        <w:div w:id="1351181207">
          <w:marLeft w:val="480"/>
          <w:marRight w:val="0"/>
          <w:marTop w:val="0"/>
          <w:marBottom w:val="0"/>
          <w:divBdr>
            <w:top w:val="none" w:sz="0" w:space="0" w:color="auto"/>
            <w:left w:val="none" w:sz="0" w:space="0" w:color="auto"/>
            <w:bottom w:val="none" w:sz="0" w:space="0" w:color="auto"/>
            <w:right w:val="none" w:sz="0" w:space="0" w:color="auto"/>
          </w:divBdr>
        </w:div>
        <w:div w:id="1357459735">
          <w:marLeft w:val="480"/>
          <w:marRight w:val="0"/>
          <w:marTop w:val="0"/>
          <w:marBottom w:val="0"/>
          <w:divBdr>
            <w:top w:val="none" w:sz="0" w:space="0" w:color="auto"/>
            <w:left w:val="none" w:sz="0" w:space="0" w:color="auto"/>
            <w:bottom w:val="none" w:sz="0" w:space="0" w:color="auto"/>
            <w:right w:val="none" w:sz="0" w:space="0" w:color="auto"/>
          </w:divBdr>
        </w:div>
        <w:div w:id="1392922671">
          <w:marLeft w:val="480"/>
          <w:marRight w:val="0"/>
          <w:marTop w:val="0"/>
          <w:marBottom w:val="0"/>
          <w:divBdr>
            <w:top w:val="none" w:sz="0" w:space="0" w:color="auto"/>
            <w:left w:val="none" w:sz="0" w:space="0" w:color="auto"/>
            <w:bottom w:val="none" w:sz="0" w:space="0" w:color="auto"/>
            <w:right w:val="none" w:sz="0" w:space="0" w:color="auto"/>
          </w:divBdr>
        </w:div>
        <w:div w:id="1495801122">
          <w:marLeft w:val="480"/>
          <w:marRight w:val="0"/>
          <w:marTop w:val="0"/>
          <w:marBottom w:val="0"/>
          <w:divBdr>
            <w:top w:val="none" w:sz="0" w:space="0" w:color="auto"/>
            <w:left w:val="none" w:sz="0" w:space="0" w:color="auto"/>
            <w:bottom w:val="none" w:sz="0" w:space="0" w:color="auto"/>
            <w:right w:val="none" w:sz="0" w:space="0" w:color="auto"/>
          </w:divBdr>
        </w:div>
        <w:div w:id="1504659076">
          <w:marLeft w:val="480"/>
          <w:marRight w:val="0"/>
          <w:marTop w:val="0"/>
          <w:marBottom w:val="0"/>
          <w:divBdr>
            <w:top w:val="none" w:sz="0" w:space="0" w:color="auto"/>
            <w:left w:val="none" w:sz="0" w:space="0" w:color="auto"/>
            <w:bottom w:val="none" w:sz="0" w:space="0" w:color="auto"/>
            <w:right w:val="none" w:sz="0" w:space="0" w:color="auto"/>
          </w:divBdr>
        </w:div>
        <w:div w:id="1543521545">
          <w:marLeft w:val="480"/>
          <w:marRight w:val="0"/>
          <w:marTop w:val="0"/>
          <w:marBottom w:val="0"/>
          <w:divBdr>
            <w:top w:val="none" w:sz="0" w:space="0" w:color="auto"/>
            <w:left w:val="none" w:sz="0" w:space="0" w:color="auto"/>
            <w:bottom w:val="none" w:sz="0" w:space="0" w:color="auto"/>
            <w:right w:val="none" w:sz="0" w:space="0" w:color="auto"/>
          </w:divBdr>
        </w:div>
        <w:div w:id="1604261946">
          <w:marLeft w:val="480"/>
          <w:marRight w:val="0"/>
          <w:marTop w:val="0"/>
          <w:marBottom w:val="0"/>
          <w:divBdr>
            <w:top w:val="none" w:sz="0" w:space="0" w:color="auto"/>
            <w:left w:val="none" w:sz="0" w:space="0" w:color="auto"/>
            <w:bottom w:val="none" w:sz="0" w:space="0" w:color="auto"/>
            <w:right w:val="none" w:sz="0" w:space="0" w:color="auto"/>
          </w:divBdr>
        </w:div>
        <w:div w:id="1623879673">
          <w:marLeft w:val="480"/>
          <w:marRight w:val="0"/>
          <w:marTop w:val="0"/>
          <w:marBottom w:val="0"/>
          <w:divBdr>
            <w:top w:val="none" w:sz="0" w:space="0" w:color="auto"/>
            <w:left w:val="none" w:sz="0" w:space="0" w:color="auto"/>
            <w:bottom w:val="none" w:sz="0" w:space="0" w:color="auto"/>
            <w:right w:val="none" w:sz="0" w:space="0" w:color="auto"/>
          </w:divBdr>
        </w:div>
        <w:div w:id="1659722286">
          <w:marLeft w:val="480"/>
          <w:marRight w:val="0"/>
          <w:marTop w:val="0"/>
          <w:marBottom w:val="0"/>
          <w:divBdr>
            <w:top w:val="none" w:sz="0" w:space="0" w:color="auto"/>
            <w:left w:val="none" w:sz="0" w:space="0" w:color="auto"/>
            <w:bottom w:val="none" w:sz="0" w:space="0" w:color="auto"/>
            <w:right w:val="none" w:sz="0" w:space="0" w:color="auto"/>
          </w:divBdr>
        </w:div>
        <w:div w:id="1790318737">
          <w:marLeft w:val="480"/>
          <w:marRight w:val="0"/>
          <w:marTop w:val="0"/>
          <w:marBottom w:val="0"/>
          <w:divBdr>
            <w:top w:val="none" w:sz="0" w:space="0" w:color="auto"/>
            <w:left w:val="none" w:sz="0" w:space="0" w:color="auto"/>
            <w:bottom w:val="none" w:sz="0" w:space="0" w:color="auto"/>
            <w:right w:val="none" w:sz="0" w:space="0" w:color="auto"/>
          </w:divBdr>
        </w:div>
        <w:div w:id="1833568077">
          <w:marLeft w:val="480"/>
          <w:marRight w:val="0"/>
          <w:marTop w:val="0"/>
          <w:marBottom w:val="0"/>
          <w:divBdr>
            <w:top w:val="none" w:sz="0" w:space="0" w:color="auto"/>
            <w:left w:val="none" w:sz="0" w:space="0" w:color="auto"/>
            <w:bottom w:val="none" w:sz="0" w:space="0" w:color="auto"/>
            <w:right w:val="none" w:sz="0" w:space="0" w:color="auto"/>
          </w:divBdr>
        </w:div>
        <w:div w:id="1839927002">
          <w:marLeft w:val="480"/>
          <w:marRight w:val="0"/>
          <w:marTop w:val="0"/>
          <w:marBottom w:val="0"/>
          <w:divBdr>
            <w:top w:val="none" w:sz="0" w:space="0" w:color="auto"/>
            <w:left w:val="none" w:sz="0" w:space="0" w:color="auto"/>
            <w:bottom w:val="none" w:sz="0" w:space="0" w:color="auto"/>
            <w:right w:val="none" w:sz="0" w:space="0" w:color="auto"/>
          </w:divBdr>
        </w:div>
        <w:div w:id="1849127760">
          <w:marLeft w:val="480"/>
          <w:marRight w:val="0"/>
          <w:marTop w:val="0"/>
          <w:marBottom w:val="0"/>
          <w:divBdr>
            <w:top w:val="none" w:sz="0" w:space="0" w:color="auto"/>
            <w:left w:val="none" w:sz="0" w:space="0" w:color="auto"/>
            <w:bottom w:val="none" w:sz="0" w:space="0" w:color="auto"/>
            <w:right w:val="none" w:sz="0" w:space="0" w:color="auto"/>
          </w:divBdr>
        </w:div>
        <w:div w:id="1851601706">
          <w:marLeft w:val="480"/>
          <w:marRight w:val="0"/>
          <w:marTop w:val="0"/>
          <w:marBottom w:val="0"/>
          <w:divBdr>
            <w:top w:val="none" w:sz="0" w:space="0" w:color="auto"/>
            <w:left w:val="none" w:sz="0" w:space="0" w:color="auto"/>
            <w:bottom w:val="none" w:sz="0" w:space="0" w:color="auto"/>
            <w:right w:val="none" w:sz="0" w:space="0" w:color="auto"/>
          </w:divBdr>
        </w:div>
        <w:div w:id="1863472961">
          <w:marLeft w:val="480"/>
          <w:marRight w:val="0"/>
          <w:marTop w:val="0"/>
          <w:marBottom w:val="0"/>
          <w:divBdr>
            <w:top w:val="none" w:sz="0" w:space="0" w:color="auto"/>
            <w:left w:val="none" w:sz="0" w:space="0" w:color="auto"/>
            <w:bottom w:val="none" w:sz="0" w:space="0" w:color="auto"/>
            <w:right w:val="none" w:sz="0" w:space="0" w:color="auto"/>
          </w:divBdr>
        </w:div>
        <w:div w:id="1915316231">
          <w:marLeft w:val="480"/>
          <w:marRight w:val="0"/>
          <w:marTop w:val="0"/>
          <w:marBottom w:val="0"/>
          <w:divBdr>
            <w:top w:val="none" w:sz="0" w:space="0" w:color="auto"/>
            <w:left w:val="none" w:sz="0" w:space="0" w:color="auto"/>
            <w:bottom w:val="none" w:sz="0" w:space="0" w:color="auto"/>
            <w:right w:val="none" w:sz="0" w:space="0" w:color="auto"/>
          </w:divBdr>
        </w:div>
        <w:div w:id="1922329311">
          <w:marLeft w:val="480"/>
          <w:marRight w:val="0"/>
          <w:marTop w:val="0"/>
          <w:marBottom w:val="0"/>
          <w:divBdr>
            <w:top w:val="none" w:sz="0" w:space="0" w:color="auto"/>
            <w:left w:val="none" w:sz="0" w:space="0" w:color="auto"/>
            <w:bottom w:val="none" w:sz="0" w:space="0" w:color="auto"/>
            <w:right w:val="none" w:sz="0" w:space="0" w:color="auto"/>
          </w:divBdr>
        </w:div>
        <w:div w:id="1961839711">
          <w:marLeft w:val="480"/>
          <w:marRight w:val="0"/>
          <w:marTop w:val="0"/>
          <w:marBottom w:val="0"/>
          <w:divBdr>
            <w:top w:val="none" w:sz="0" w:space="0" w:color="auto"/>
            <w:left w:val="none" w:sz="0" w:space="0" w:color="auto"/>
            <w:bottom w:val="none" w:sz="0" w:space="0" w:color="auto"/>
            <w:right w:val="none" w:sz="0" w:space="0" w:color="auto"/>
          </w:divBdr>
        </w:div>
        <w:div w:id="1963531911">
          <w:marLeft w:val="480"/>
          <w:marRight w:val="0"/>
          <w:marTop w:val="0"/>
          <w:marBottom w:val="0"/>
          <w:divBdr>
            <w:top w:val="none" w:sz="0" w:space="0" w:color="auto"/>
            <w:left w:val="none" w:sz="0" w:space="0" w:color="auto"/>
            <w:bottom w:val="none" w:sz="0" w:space="0" w:color="auto"/>
            <w:right w:val="none" w:sz="0" w:space="0" w:color="auto"/>
          </w:divBdr>
        </w:div>
        <w:div w:id="2021544457">
          <w:marLeft w:val="480"/>
          <w:marRight w:val="0"/>
          <w:marTop w:val="0"/>
          <w:marBottom w:val="0"/>
          <w:divBdr>
            <w:top w:val="none" w:sz="0" w:space="0" w:color="auto"/>
            <w:left w:val="none" w:sz="0" w:space="0" w:color="auto"/>
            <w:bottom w:val="none" w:sz="0" w:space="0" w:color="auto"/>
            <w:right w:val="none" w:sz="0" w:space="0" w:color="auto"/>
          </w:divBdr>
        </w:div>
        <w:div w:id="2105878003">
          <w:marLeft w:val="480"/>
          <w:marRight w:val="0"/>
          <w:marTop w:val="0"/>
          <w:marBottom w:val="0"/>
          <w:divBdr>
            <w:top w:val="none" w:sz="0" w:space="0" w:color="auto"/>
            <w:left w:val="none" w:sz="0" w:space="0" w:color="auto"/>
            <w:bottom w:val="none" w:sz="0" w:space="0" w:color="auto"/>
            <w:right w:val="none" w:sz="0" w:space="0" w:color="auto"/>
          </w:divBdr>
        </w:div>
        <w:div w:id="2136635079">
          <w:marLeft w:val="480"/>
          <w:marRight w:val="0"/>
          <w:marTop w:val="0"/>
          <w:marBottom w:val="0"/>
          <w:divBdr>
            <w:top w:val="none" w:sz="0" w:space="0" w:color="auto"/>
            <w:left w:val="none" w:sz="0" w:space="0" w:color="auto"/>
            <w:bottom w:val="none" w:sz="0" w:space="0" w:color="auto"/>
            <w:right w:val="none" w:sz="0" w:space="0" w:color="auto"/>
          </w:divBdr>
        </w:div>
      </w:divsChild>
    </w:div>
    <w:div w:id="1954239359">
      <w:marLeft w:val="640"/>
      <w:marRight w:val="0"/>
      <w:marTop w:val="0"/>
      <w:marBottom w:val="0"/>
      <w:divBdr>
        <w:top w:val="none" w:sz="0" w:space="0" w:color="auto"/>
        <w:left w:val="none" w:sz="0" w:space="0" w:color="auto"/>
        <w:bottom w:val="none" w:sz="0" w:space="0" w:color="auto"/>
        <w:right w:val="none" w:sz="0" w:space="0" w:color="auto"/>
      </w:divBdr>
    </w:div>
    <w:div w:id="1954365215">
      <w:marLeft w:val="640"/>
      <w:marRight w:val="0"/>
      <w:marTop w:val="0"/>
      <w:marBottom w:val="0"/>
      <w:divBdr>
        <w:top w:val="none" w:sz="0" w:space="0" w:color="auto"/>
        <w:left w:val="none" w:sz="0" w:space="0" w:color="auto"/>
        <w:bottom w:val="none" w:sz="0" w:space="0" w:color="auto"/>
        <w:right w:val="none" w:sz="0" w:space="0" w:color="auto"/>
      </w:divBdr>
    </w:div>
    <w:div w:id="1954822501">
      <w:bodyDiv w:val="1"/>
      <w:marLeft w:val="0"/>
      <w:marRight w:val="0"/>
      <w:marTop w:val="0"/>
      <w:marBottom w:val="0"/>
      <w:divBdr>
        <w:top w:val="none" w:sz="0" w:space="0" w:color="auto"/>
        <w:left w:val="none" w:sz="0" w:space="0" w:color="auto"/>
        <w:bottom w:val="none" w:sz="0" w:space="0" w:color="auto"/>
        <w:right w:val="none" w:sz="0" w:space="0" w:color="auto"/>
      </w:divBdr>
    </w:div>
    <w:div w:id="1955209983">
      <w:bodyDiv w:val="1"/>
      <w:marLeft w:val="0"/>
      <w:marRight w:val="0"/>
      <w:marTop w:val="0"/>
      <w:marBottom w:val="0"/>
      <w:divBdr>
        <w:top w:val="none" w:sz="0" w:space="0" w:color="auto"/>
        <w:left w:val="none" w:sz="0" w:space="0" w:color="auto"/>
        <w:bottom w:val="none" w:sz="0" w:space="0" w:color="auto"/>
        <w:right w:val="none" w:sz="0" w:space="0" w:color="auto"/>
      </w:divBdr>
      <w:divsChild>
        <w:div w:id="2628527">
          <w:marLeft w:val="480"/>
          <w:marRight w:val="0"/>
          <w:marTop w:val="0"/>
          <w:marBottom w:val="0"/>
          <w:divBdr>
            <w:top w:val="none" w:sz="0" w:space="0" w:color="auto"/>
            <w:left w:val="none" w:sz="0" w:space="0" w:color="auto"/>
            <w:bottom w:val="none" w:sz="0" w:space="0" w:color="auto"/>
            <w:right w:val="none" w:sz="0" w:space="0" w:color="auto"/>
          </w:divBdr>
        </w:div>
        <w:div w:id="29577185">
          <w:marLeft w:val="480"/>
          <w:marRight w:val="0"/>
          <w:marTop w:val="0"/>
          <w:marBottom w:val="0"/>
          <w:divBdr>
            <w:top w:val="none" w:sz="0" w:space="0" w:color="auto"/>
            <w:left w:val="none" w:sz="0" w:space="0" w:color="auto"/>
            <w:bottom w:val="none" w:sz="0" w:space="0" w:color="auto"/>
            <w:right w:val="none" w:sz="0" w:space="0" w:color="auto"/>
          </w:divBdr>
        </w:div>
        <w:div w:id="39550608">
          <w:marLeft w:val="480"/>
          <w:marRight w:val="0"/>
          <w:marTop w:val="0"/>
          <w:marBottom w:val="0"/>
          <w:divBdr>
            <w:top w:val="none" w:sz="0" w:space="0" w:color="auto"/>
            <w:left w:val="none" w:sz="0" w:space="0" w:color="auto"/>
            <w:bottom w:val="none" w:sz="0" w:space="0" w:color="auto"/>
            <w:right w:val="none" w:sz="0" w:space="0" w:color="auto"/>
          </w:divBdr>
        </w:div>
        <w:div w:id="60951504">
          <w:marLeft w:val="480"/>
          <w:marRight w:val="0"/>
          <w:marTop w:val="0"/>
          <w:marBottom w:val="0"/>
          <w:divBdr>
            <w:top w:val="none" w:sz="0" w:space="0" w:color="auto"/>
            <w:left w:val="none" w:sz="0" w:space="0" w:color="auto"/>
            <w:bottom w:val="none" w:sz="0" w:space="0" w:color="auto"/>
            <w:right w:val="none" w:sz="0" w:space="0" w:color="auto"/>
          </w:divBdr>
        </w:div>
        <w:div w:id="60981188">
          <w:marLeft w:val="480"/>
          <w:marRight w:val="0"/>
          <w:marTop w:val="0"/>
          <w:marBottom w:val="0"/>
          <w:divBdr>
            <w:top w:val="none" w:sz="0" w:space="0" w:color="auto"/>
            <w:left w:val="none" w:sz="0" w:space="0" w:color="auto"/>
            <w:bottom w:val="none" w:sz="0" w:space="0" w:color="auto"/>
            <w:right w:val="none" w:sz="0" w:space="0" w:color="auto"/>
          </w:divBdr>
        </w:div>
        <w:div w:id="68893230">
          <w:marLeft w:val="480"/>
          <w:marRight w:val="0"/>
          <w:marTop w:val="0"/>
          <w:marBottom w:val="0"/>
          <w:divBdr>
            <w:top w:val="none" w:sz="0" w:space="0" w:color="auto"/>
            <w:left w:val="none" w:sz="0" w:space="0" w:color="auto"/>
            <w:bottom w:val="none" w:sz="0" w:space="0" w:color="auto"/>
            <w:right w:val="none" w:sz="0" w:space="0" w:color="auto"/>
          </w:divBdr>
        </w:div>
        <w:div w:id="81336460">
          <w:marLeft w:val="480"/>
          <w:marRight w:val="0"/>
          <w:marTop w:val="0"/>
          <w:marBottom w:val="0"/>
          <w:divBdr>
            <w:top w:val="none" w:sz="0" w:space="0" w:color="auto"/>
            <w:left w:val="none" w:sz="0" w:space="0" w:color="auto"/>
            <w:bottom w:val="none" w:sz="0" w:space="0" w:color="auto"/>
            <w:right w:val="none" w:sz="0" w:space="0" w:color="auto"/>
          </w:divBdr>
        </w:div>
        <w:div w:id="150567904">
          <w:marLeft w:val="480"/>
          <w:marRight w:val="0"/>
          <w:marTop w:val="0"/>
          <w:marBottom w:val="0"/>
          <w:divBdr>
            <w:top w:val="none" w:sz="0" w:space="0" w:color="auto"/>
            <w:left w:val="none" w:sz="0" w:space="0" w:color="auto"/>
            <w:bottom w:val="none" w:sz="0" w:space="0" w:color="auto"/>
            <w:right w:val="none" w:sz="0" w:space="0" w:color="auto"/>
          </w:divBdr>
        </w:div>
        <w:div w:id="169300526">
          <w:marLeft w:val="480"/>
          <w:marRight w:val="0"/>
          <w:marTop w:val="0"/>
          <w:marBottom w:val="0"/>
          <w:divBdr>
            <w:top w:val="none" w:sz="0" w:space="0" w:color="auto"/>
            <w:left w:val="none" w:sz="0" w:space="0" w:color="auto"/>
            <w:bottom w:val="none" w:sz="0" w:space="0" w:color="auto"/>
            <w:right w:val="none" w:sz="0" w:space="0" w:color="auto"/>
          </w:divBdr>
        </w:div>
        <w:div w:id="178130777">
          <w:marLeft w:val="480"/>
          <w:marRight w:val="0"/>
          <w:marTop w:val="0"/>
          <w:marBottom w:val="0"/>
          <w:divBdr>
            <w:top w:val="none" w:sz="0" w:space="0" w:color="auto"/>
            <w:left w:val="none" w:sz="0" w:space="0" w:color="auto"/>
            <w:bottom w:val="none" w:sz="0" w:space="0" w:color="auto"/>
            <w:right w:val="none" w:sz="0" w:space="0" w:color="auto"/>
          </w:divBdr>
        </w:div>
        <w:div w:id="220794537">
          <w:marLeft w:val="480"/>
          <w:marRight w:val="0"/>
          <w:marTop w:val="0"/>
          <w:marBottom w:val="0"/>
          <w:divBdr>
            <w:top w:val="none" w:sz="0" w:space="0" w:color="auto"/>
            <w:left w:val="none" w:sz="0" w:space="0" w:color="auto"/>
            <w:bottom w:val="none" w:sz="0" w:space="0" w:color="auto"/>
            <w:right w:val="none" w:sz="0" w:space="0" w:color="auto"/>
          </w:divBdr>
        </w:div>
        <w:div w:id="220874244">
          <w:marLeft w:val="480"/>
          <w:marRight w:val="0"/>
          <w:marTop w:val="0"/>
          <w:marBottom w:val="0"/>
          <w:divBdr>
            <w:top w:val="none" w:sz="0" w:space="0" w:color="auto"/>
            <w:left w:val="none" w:sz="0" w:space="0" w:color="auto"/>
            <w:bottom w:val="none" w:sz="0" w:space="0" w:color="auto"/>
            <w:right w:val="none" w:sz="0" w:space="0" w:color="auto"/>
          </w:divBdr>
        </w:div>
        <w:div w:id="312373449">
          <w:marLeft w:val="480"/>
          <w:marRight w:val="0"/>
          <w:marTop w:val="0"/>
          <w:marBottom w:val="0"/>
          <w:divBdr>
            <w:top w:val="none" w:sz="0" w:space="0" w:color="auto"/>
            <w:left w:val="none" w:sz="0" w:space="0" w:color="auto"/>
            <w:bottom w:val="none" w:sz="0" w:space="0" w:color="auto"/>
            <w:right w:val="none" w:sz="0" w:space="0" w:color="auto"/>
          </w:divBdr>
        </w:div>
        <w:div w:id="318270856">
          <w:marLeft w:val="480"/>
          <w:marRight w:val="0"/>
          <w:marTop w:val="0"/>
          <w:marBottom w:val="0"/>
          <w:divBdr>
            <w:top w:val="none" w:sz="0" w:space="0" w:color="auto"/>
            <w:left w:val="none" w:sz="0" w:space="0" w:color="auto"/>
            <w:bottom w:val="none" w:sz="0" w:space="0" w:color="auto"/>
            <w:right w:val="none" w:sz="0" w:space="0" w:color="auto"/>
          </w:divBdr>
        </w:div>
        <w:div w:id="321742725">
          <w:marLeft w:val="480"/>
          <w:marRight w:val="0"/>
          <w:marTop w:val="0"/>
          <w:marBottom w:val="0"/>
          <w:divBdr>
            <w:top w:val="none" w:sz="0" w:space="0" w:color="auto"/>
            <w:left w:val="none" w:sz="0" w:space="0" w:color="auto"/>
            <w:bottom w:val="none" w:sz="0" w:space="0" w:color="auto"/>
            <w:right w:val="none" w:sz="0" w:space="0" w:color="auto"/>
          </w:divBdr>
        </w:div>
        <w:div w:id="350186664">
          <w:marLeft w:val="480"/>
          <w:marRight w:val="0"/>
          <w:marTop w:val="0"/>
          <w:marBottom w:val="0"/>
          <w:divBdr>
            <w:top w:val="none" w:sz="0" w:space="0" w:color="auto"/>
            <w:left w:val="none" w:sz="0" w:space="0" w:color="auto"/>
            <w:bottom w:val="none" w:sz="0" w:space="0" w:color="auto"/>
            <w:right w:val="none" w:sz="0" w:space="0" w:color="auto"/>
          </w:divBdr>
        </w:div>
        <w:div w:id="507256719">
          <w:marLeft w:val="480"/>
          <w:marRight w:val="0"/>
          <w:marTop w:val="0"/>
          <w:marBottom w:val="0"/>
          <w:divBdr>
            <w:top w:val="none" w:sz="0" w:space="0" w:color="auto"/>
            <w:left w:val="none" w:sz="0" w:space="0" w:color="auto"/>
            <w:bottom w:val="none" w:sz="0" w:space="0" w:color="auto"/>
            <w:right w:val="none" w:sz="0" w:space="0" w:color="auto"/>
          </w:divBdr>
        </w:div>
        <w:div w:id="517236923">
          <w:marLeft w:val="480"/>
          <w:marRight w:val="0"/>
          <w:marTop w:val="0"/>
          <w:marBottom w:val="0"/>
          <w:divBdr>
            <w:top w:val="none" w:sz="0" w:space="0" w:color="auto"/>
            <w:left w:val="none" w:sz="0" w:space="0" w:color="auto"/>
            <w:bottom w:val="none" w:sz="0" w:space="0" w:color="auto"/>
            <w:right w:val="none" w:sz="0" w:space="0" w:color="auto"/>
          </w:divBdr>
        </w:div>
        <w:div w:id="555361174">
          <w:marLeft w:val="480"/>
          <w:marRight w:val="0"/>
          <w:marTop w:val="0"/>
          <w:marBottom w:val="0"/>
          <w:divBdr>
            <w:top w:val="none" w:sz="0" w:space="0" w:color="auto"/>
            <w:left w:val="none" w:sz="0" w:space="0" w:color="auto"/>
            <w:bottom w:val="none" w:sz="0" w:space="0" w:color="auto"/>
            <w:right w:val="none" w:sz="0" w:space="0" w:color="auto"/>
          </w:divBdr>
        </w:div>
        <w:div w:id="561061661">
          <w:marLeft w:val="480"/>
          <w:marRight w:val="0"/>
          <w:marTop w:val="0"/>
          <w:marBottom w:val="0"/>
          <w:divBdr>
            <w:top w:val="none" w:sz="0" w:space="0" w:color="auto"/>
            <w:left w:val="none" w:sz="0" w:space="0" w:color="auto"/>
            <w:bottom w:val="none" w:sz="0" w:space="0" w:color="auto"/>
            <w:right w:val="none" w:sz="0" w:space="0" w:color="auto"/>
          </w:divBdr>
        </w:div>
        <w:div w:id="594486360">
          <w:marLeft w:val="480"/>
          <w:marRight w:val="0"/>
          <w:marTop w:val="0"/>
          <w:marBottom w:val="0"/>
          <w:divBdr>
            <w:top w:val="none" w:sz="0" w:space="0" w:color="auto"/>
            <w:left w:val="none" w:sz="0" w:space="0" w:color="auto"/>
            <w:bottom w:val="none" w:sz="0" w:space="0" w:color="auto"/>
            <w:right w:val="none" w:sz="0" w:space="0" w:color="auto"/>
          </w:divBdr>
        </w:div>
        <w:div w:id="606232435">
          <w:marLeft w:val="480"/>
          <w:marRight w:val="0"/>
          <w:marTop w:val="0"/>
          <w:marBottom w:val="0"/>
          <w:divBdr>
            <w:top w:val="none" w:sz="0" w:space="0" w:color="auto"/>
            <w:left w:val="none" w:sz="0" w:space="0" w:color="auto"/>
            <w:bottom w:val="none" w:sz="0" w:space="0" w:color="auto"/>
            <w:right w:val="none" w:sz="0" w:space="0" w:color="auto"/>
          </w:divBdr>
        </w:div>
        <w:div w:id="611089386">
          <w:marLeft w:val="480"/>
          <w:marRight w:val="0"/>
          <w:marTop w:val="0"/>
          <w:marBottom w:val="0"/>
          <w:divBdr>
            <w:top w:val="none" w:sz="0" w:space="0" w:color="auto"/>
            <w:left w:val="none" w:sz="0" w:space="0" w:color="auto"/>
            <w:bottom w:val="none" w:sz="0" w:space="0" w:color="auto"/>
            <w:right w:val="none" w:sz="0" w:space="0" w:color="auto"/>
          </w:divBdr>
        </w:div>
        <w:div w:id="615716125">
          <w:marLeft w:val="480"/>
          <w:marRight w:val="0"/>
          <w:marTop w:val="0"/>
          <w:marBottom w:val="0"/>
          <w:divBdr>
            <w:top w:val="none" w:sz="0" w:space="0" w:color="auto"/>
            <w:left w:val="none" w:sz="0" w:space="0" w:color="auto"/>
            <w:bottom w:val="none" w:sz="0" w:space="0" w:color="auto"/>
            <w:right w:val="none" w:sz="0" w:space="0" w:color="auto"/>
          </w:divBdr>
        </w:div>
        <w:div w:id="673803954">
          <w:marLeft w:val="480"/>
          <w:marRight w:val="0"/>
          <w:marTop w:val="0"/>
          <w:marBottom w:val="0"/>
          <w:divBdr>
            <w:top w:val="none" w:sz="0" w:space="0" w:color="auto"/>
            <w:left w:val="none" w:sz="0" w:space="0" w:color="auto"/>
            <w:bottom w:val="none" w:sz="0" w:space="0" w:color="auto"/>
            <w:right w:val="none" w:sz="0" w:space="0" w:color="auto"/>
          </w:divBdr>
        </w:div>
        <w:div w:id="679241779">
          <w:marLeft w:val="480"/>
          <w:marRight w:val="0"/>
          <w:marTop w:val="0"/>
          <w:marBottom w:val="0"/>
          <w:divBdr>
            <w:top w:val="none" w:sz="0" w:space="0" w:color="auto"/>
            <w:left w:val="none" w:sz="0" w:space="0" w:color="auto"/>
            <w:bottom w:val="none" w:sz="0" w:space="0" w:color="auto"/>
            <w:right w:val="none" w:sz="0" w:space="0" w:color="auto"/>
          </w:divBdr>
        </w:div>
        <w:div w:id="684672817">
          <w:marLeft w:val="480"/>
          <w:marRight w:val="0"/>
          <w:marTop w:val="0"/>
          <w:marBottom w:val="0"/>
          <w:divBdr>
            <w:top w:val="none" w:sz="0" w:space="0" w:color="auto"/>
            <w:left w:val="none" w:sz="0" w:space="0" w:color="auto"/>
            <w:bottom w:val="none" w:sz="0" w:space="0" w:color="auto"/>
            <w:right w:val="none" w:sz="0" w:space="0" w:color="auto"/>
          </w:divBdr>
        </w:div>
        <w:div w:id="697120896">
          <w:marLeft w:val="480"/>
          <w:marRight w:val="0"/>
          <w:marTop w:val="0"/>
          <w:marBottom w:val="0"/>
          <w:divBdr>
            <w:top w:val="none" w:sz="0" w:space="0" w:color="auto"/>
            <w:left w:val="none" w:sz="0" w:space="0" w:color="auto"/>
            <w:bottom w:val="none" w:sz="0" w:space="0" w:color="auto"/>
            <w:right w:val="none" w:sz="0" w:space="0" w:color="auto"/>
          </w:divBdr>
        </w:div>
        <w:div w:id="707607617">
          <w:marLeft w:val="480"/>
          <w:marRight w:val="0"/>
          <w:marTop w:val="0"/>
          <w:marBottom w:val="0"/>
          <w:divBdr>
            <w:top w:val="none" w:sz="0" w:space="0" w:color="auto"/>
            <w:left w:val="none" w:sz="0" w:space="0" w:color="auto"/>
            <w:bottom w:val="none" w:sz="0" w:space="0" w:color="auto"/>
            <w:right w:val="none" w:sz="0" w:space="0" w:color="auto"/>
          </w:divBdr>
        </w:div>
        <w:div w:id="738137023">
          <w:marLeft w:val="480"/>
          <w:marRight w:val="0"/>
          <w:marTop w:val="0"/>
          <w:marBottom w:val="0"/>
          <w:divBdr>
            <w:top w:val="none" w:sz="0" w:space="0" w:color="auto"/>
            <w:left w:val="none" w:sz="0" w:space="0" w:color="auto"/>
            <w:bottom w:val="none" w:sz="0" w:space="0" w:color="auto"/>
            <w:right w:val="none" w:sz="0" w:space="0" w:color="auto"/>
          </w:divBdr>
        </w:div>
        <w:div w:id="797650275">
          <w:marLeft w:val="480"/>
          <w:marRight w:val="0"/>
          <w:marTop w:val="0"/>
          <w:marBottom w:val="0"/>
          <w:divBdr>
            <w:top w:val="none" w:sz="0" w:space="0" w:color="auto"/>
            <w:left w:val="none" w:sz="0" w:space="0" w:color="auto"/>
            <w:bottom w:val="none" w:sz="0" w:space="0" w:color="auto"/>
            <w:right w:val="none" w:sz="0" w:space="0" w:color="auto"/>
          </w:divBdr>
        </w:div>
        <w:div w:id="825511963">
          <w:marLeft w:val="480"/>
          <w:marRight w:val="0"/>
          <w:marTop w:val="0"/>
          <w:marBottom w:val="0"/>
          <w:divBdr>
            <w:top w:val="none" w:sz="0" w:space="0" w:color="auto"/>
            <w:left w:val="none" w:sz="0" w:space="0" w:color="auto"/>
            <w:bottom w:val="none" w:sz="0" w:space="0" w:color="auto"/>
            <w:right w:val="none" w:sz="0" w:space="0" w:color="auto"/>
          </w:divBdr>
        </w:div>
        <w:div w:id="894778998">
          <w:marLeft w:val="480"/>
          <w:marRight w:val="0"/>
          <w:marTop w:val="0"/>
          <w:marBottom w:val="0"/>
          <w:divBdr>
            <w:top w:val="none" w:sz="0" w:space="0" w:color="auto"/>
            <w:left w:val="none" w:sz="0" w:space="0" w:color="auto"/>
            <w:bottom w:val="none" w:sz="0" w:space="0" w:color="auto"/>
            <w:right w:val="none" w:sz="0" w:space="0" w:color="auto"/>
          </w:divBdr>
        </w:div>
        <w:div w:id="904295103">
          <w:marLeft w:val="480"/>
          <w:marRight w:val="0"/>
          <w:marTop w:val="0"/>
          <w:marBottom w:val="0"/>
          <w:divBdr>
            <w:top w:val="none" w:sz="0" w:space="0" w:color="auto"/>
            <w:left w:val="none" w:sz="0" w:space="0" w:color="auto"/>
            <w:bottom w:val="none" w:sz="0" w:space="0" w:color="auto"/>
            <w:right w:val="none" w:sz="0" w:space="0" w:color="auto"/>
          </w:divBdr>
        </w:div>
        <w:div w:id="934941395">
          <w:marLeft w:val="480"/>
          <w:marRight w:val="0"/>
          <w:marTop w:val="0"/>
          <w:marBottom w:val="0"/>
          <w:divBdr>
            <w:top w:val="none" w:sz="0" w:space="0" w:color="auto"/>
            <w:left w:val="none" w:sz="0" w:space="0" w:color="auto"/>
            <w:bottom w:val="none" w:sz="0" w:space="0" w:color="auto"/>
            <w:right w:val="none" w:sz="0" w:space="0" w:color="auto"/>
          </w:divBdr>
        </w:div>
        <w:div w:id="942609049">
          <w:marLeft w:val="480"/>
          <w:marRight w:val="0"/>
          <w:marTop w:val="0"/>
          <w:marBottom w:val="0"/>
          <w:divBdr>
            <w:top w:val="none" w:sz="0" w:space="0" w:color="auto"/>
            <w:left w:val="none" w:sz="0" w:space="0" w:color="auto"/>
            <w:bottom w:val="none" w:sz="0" w:space="0" w:color="auto"/>
            <w:right w:val="none" w:sz="0" w:space="0" w:color="auto"/>
          </w:divBdr>
        </w:div>
        <w:div w:id="1003162885">
          <w:marLeft w:val="480"/>
          <w:marRight w:val="0"/>
          <w:marTop w:val="0"/>
          <w:marBottom w:val="0"/>
          <w:divBdr>
            <w:top w:val="none" w:sz="0" w:space="0" w:color="auto"/>
            <w:left w:val="none" w:sz="0" w:space="0" w:color="auto"/>
            <w:bottom w:val="none" w:sz="0" w:space="0" w:color="auto"/>
            <w:right w:val="none" w:sz="0" w:space="0" w:color="auto"/>
          </w:divBdr>
        </w:div>
        <w:div w:id="1011764175">
          <w:marLeft w:val="480"/>
          <w:marRight w:val="0"/>
          <w:marTop w:val="0"/>
          <w:marBottom w:val="0"/>
          <w:divBdr>
            <w:top w:val="none" w:sz="0" w:space="0" w:color="auto"/>
            <w:left w:val="none" w:sz="0" w:space="0" w:color="auto"/>
            <w:bottom w:val="none" w:sz="0" w:space="0" w:color="auto"/>
            <w:right w:val="none" w:sz="0" w:space="0" w:color="auto"/>
          </w:divBdr>
        </w:div>
        <w:div w:id="1020352672">
          <w:marLeft w:val="480"/>
          <w:marRight w:val="0"/>
          <w:marTop w:val="0"/>
          <w:marBottom w:val="0"/>
          <w:divBdr>
            <w:top w:val="none" w:sz="0" w:space="0" w:color="auto"/>
            <w:left w:val="none" w:sz="0" w:space="0" w:color="auto"/>
            <w:bottom w:val="none" w:sz="0" w:space="0" w:color="auto"/>
            <w:right w:val="none" w:sz="0" w:space="0" w:color="auto"/>
          </w:divBdr>
        </w:div>
        <w:div w:id="1028336683">
          <w:marLeft w:val="480"/>
          <w:marRight w:val="0"/>
          <w:marTop w:val="0"/>
          <w:marBottom w:val="0"/>
          <w:divBdr>
            <w:top w:val="none" w:sz="0" w:space="0" w:color="auto"/>
            <w:left w:val="none" w:sz="0" w:space="0" w:color="auto"/>
            <w:bottom w:val="none" w:sz="0" w:space="0" w:color="auto"/>
            <w:right w:val="none" w:sz="0" w:space="0" w:color="auto"/>
          </w:divBdr>
        </w:div>
        <w:div w:id="1067143642">
          <w:marLeft w:val="480"/>
          <w:marRight w:val="0"/>
          <w:marTop w:val="0"/>
          <w:marBottom w:val="0"/>
          <w:divBdr>
            <w:top w:val="none" w:sz="0" w:space="0" w:color="auto"/>
            <w:left w:val="none" w:sz="0" w:space="0" w:color="auto"/>
            <w:bottom w:val="none" w:sz="0" w:space="0" w:color="auto"/>
            <w:right w:val="none" w:sz="0" w:space="0" w:color="auto"/>
          </w:divBdr>
        </w:div>
        <w:div w:id="1072897411">
          <w:marLeft w:val="480"/>
          <w:marRight w:val="0"/>
          <w:marTop w:val="0"/>
          <w:marBottom w:val="0"/>
          <w:divBdr>
            <w:top w:val="none" w:sz="0" w:space="0" w:color="auto"/>
            <w:left w:val="none" w:sz="0" w:space="0" w:color="auto"/>
            <w:bottom w:val="none" w:sz="0" w:space="0" w:color="auto"/>
            <w:right w:val="none" w:sz="0" w:space="0" w:color="auto"/>
          </w:divBdr>
        </w:div>
        <w:div w:id="1111318746">
          <w:marLeft w:val="480"/>
          <w:marRight w:val="0"/>
          <w:marTop w:val="0"/>
          <w:marBottom w:val="0"/>
          <w:divBdr>
            <w:top w:val="none" w:sz="0" w:space="0" w:color="auto"/>
            <w:left w:val="none" w:sz="0" w:space="0" w:color="auto"/>
            <w:bottom w:val="none" w:sz="0" w:space="0" w:color="auto"/>
            <w:right w:val="none" w:sz="0" w:space="0" w:color="auto"/>
          </w:divBdr>
        </w:div>
        <w:div w:id="1152716928">
          <w:marLeft w:val="480"/>
          <w:marRight w:val="0"/>
          <w:marTop w:val="0"/>
          <w:marBottom w:val="0"/>
          <w:divBdr>
            <w:top w:val="none" w:sz="0" w:space="0" w:color="auto"/>
            <w:left w:val="none" w:sz="0" w:space="0" w:color="auto"/>
            <w:bottom w:val="none" w:sz="0" w:space="0" w:color="auto"/>
            <w:right w:val="none" w:sz="0" w:space="0" w:color="auto"/>
          </w:divBdr>
        </w:div>
        <w:div w:id="1163741533">
          <w:marLeft w:val="480"/>
          <w:marRight w:val="0"/>
          <w:marTop w:val="0"/>
          <w:marBottom w:val="0"/>
          <w:divBdr>
            <w:top w:val="none" w:sz="0" w:space="0" w:color="auto"/>
            <w:left w:val="none" w:sz="0" w:space="0" w:color="auto"/>
            <w:bottom w:val="none" w:sz="0" w:space="0" w:color="auto"/>
            <w:right w:val="none" w:sz="0" w:space="0" w:color="auto"/>
          </w:divBdr>
        </w:div>
        <w:div w:id="1179468911">
          <w:marLeft w:val="480"/>
          <w:marRight w:val="0"/>
          <w:marTop w:val="0"/>
          <w:marBottom w:val="0"/>
          <w:divBdr>
            <w:top w:val="none" w:sz="0" w:space="0" w:color="auto"/>
            <w:left w:val="none" w:sz="0" w:space="0" w:color="auto"/>
            <w:bottom w:val="none" w:sz="0" w:space="0" w:color="auto"/>
            <w:right w:val="none" w:sz="0" w:space="0" w:color="auto"/>
          </w:divBdr>
        </w:div>
        <w:div w:id="1225801946">
          <w:marLeft w:val="480"/>
          <w:marRight w:val="0"/>
          <w:marTop w:val="0"/>
          <w:marBottom w:val="0"/>
          <w:divBdr>
            <w:top w:val="none" w:sz="0" w:space="0" w:color="auto"/>
            <w:left w:val="none" w:sz="0" w:space="0" w:color="auto"/>
            <w:bottom w:val="none" w:sz="0" w:space="0" w:color="auto"/>
            <w:right w:val="none" w:sz="0" w:space="0" w:color="auto"/>
          </w:divBdr>
        </w:div>
        <w:div w:id="1252088325">
          <w:marLeft w:val="480"/>
          <w:marRight w:val="0"/>
          <w:marTop w:val="0"/>
          <w:marBottom w:val="0"/>
          <w:divBdr>
            <w:top w:val="none" w:sz="0" w:space="0" w:color="auto"/>
            <w:left w:val="none" w:sz="0" w:space="0" w:color="auto"/>
            <w:bottom w:val="none" w:sz="0" w:space="0" w:color="auto"/>
            <w:right w:val="none" w:sz="0" w:space="0" w:color="auto"/>
          </w:divBdr>
        </w:div>
        <w:div w:id="1256749911">
          <w:marLeft w:val="480"/>
          <w:marRight w:val="0"/>
          <w:marTop w:val="0"/>
          <w:marBottom w:val="0"/>
          <w:divBdr>
            <w:top w:val="none" w:sz="0" w:space="0" w:color="auto"/>
            <w:left w:val="none" w:sz="0" w:space="0" w:color="auto"/>
            <w:bottom w:val="none" w:sz="0" w:space="0" w:color="auto"/>
            <w:right w:val="none" w:sz="0" w:space="0" w:color="auto"/>
          </w:divBdr>
        </w:div>
        <w:div w:id="1259827074">
          <w:marLeft w:val="480"/>
          <w:marRight w:val="0"/>
          <w:marTop w:val="0"/>
          <w:marBottom w:val="0"/>
          <w:divBdr>
            <w:top w:val="none" w:sz="0" w:space="0" w:color="auto"/>
            <w:left w:val="none" w:sz="0" w:space="0" w:color="auto"/>
            <w:bottom w:val="none" w:sz="0" w:space="0" w:color="auto"/>
            <w:right w:val="none" w:sz="0" w:space="0" w:color="auto"/>
          </w:divBdr>
        </w:div>
        <w:div w:id="1277830307">
          <w:marLeft w:val="480"/>
          <w:marRight w:val="0"/>
          <w:marTop w:val="0"/>
          <w:marBottom w:val="0"/>
          <w:divBdr>
            <w:top w:val="none" w:sz="0" w:space="0" w:color="auto"/>
            <w:left w:val="none" w:sz="0" w:space="0" w:color="auto"/>
            <w:bottom w:val="none" w:sz="0" w:space="0" w:color="auto"/>
            <w:right w:val="none" w:sz="0" w:space="0" w:color="auto"/>
          </w:divBdr>
        </w:div>
        <w:div w:id="1348824928">
          <w:marLeft w:val="480"/>
          <w:marRight w:val="0"/>
          <w:marTop w:val="0"/>
          <w:marBottom w:val="0"/>
          <w:divBdr>
            <w:top w:val="none" w:sz="0" w:space="0" w:color="auto"/>
            <w:left w:val="none" w:sz="0" w:space="0" w:color="auto"/>
            <w:bottom w:val="none" w:sz="0" w:space="0" w:color="auto"/>
            <w:right w:val="none" w:sz="0" w:space="0" w:color="auto"/>
          </w:divBdr>
        </w:div>
        <w:div w:id="1384332511">
          <w:marLeft w:val="480"/>
          <w:marRight w:val="0"/>
          <w:marTop w:val="0"/>
          <w:marBottom w:val="0"/>
          <w:divBdr>
            <w:top w:val="none" w:sz="0" w:space="0" w:color="auto"/>
            <w:left w:val="none" w:sz="0" w:space="0" w:color="auto"/>
            <w:bottom w:val="none" w:sz="0" w:space="0" w:color="auto"/>
            <w:right w:val="none" w:sz="0" w:space="0" w:color="auto"/>
          </w:divBdr>
        </w:div>
        <w:div w:id="1393230124">
          <w:marLeft w:val="480"/>
          <w:marRight w:val="0"/>
          <w:marTop w:val="0"/>
          <w:marBottom w:val="0"/>
          <w:divBdr>
            <w:top w:val="none" w:sz="0" w:space="0" w:color="auto"/>
            <w:left w:val="none" w:sz="0" w:space="0" w:color="auto"/>
            <w:bottom w:val="none" w:sz="0" w:space="0" w:color="auto"/>
            <w:right w:val="none" w:sz="0" w:space="0" w:color="auto"/>
          </w:divBdr>
        </w:div>
        <w:div w:id="1405571421">
          <w:marLeft w:val="480"/>
          <w:marRight w:val="0"/>
          <w:marTop w:val="0"/>
          <w:marBottom w:val="0"/>
          <w:divBdr>
            <w:top w:val="none" w:sz="0" w:space="0" w:color="auto"/>
            <w:left w:val="none" w:sz="0" w:space="0" w:color="auto"/>
            <w:bottom w:val="none" w:sz="0" w:space="0" w:color="auto"/>
            <w:right w:val="none" w:sz="0" w:space="0" w:color="auto"/>
          </w:divBdr>
        </w:div>
        <w:div w:id="1423332226">
          <w:marLeft w:val="480"/>
          <w:marRight w:val="0"/>
          <w:marTop w:val="0"/>
          <w:marBottom w:val="0"/>
          <w:divBdr>
            <w:top w:val="none" w:sz="0" w:space="0" w:color="auto"/>
            <w:left w:val="none" w:sz="0" w:space="0" w:color="auto"/>
            <w:bottom w:val="none" w:sz="0" w:space="0" w:color="auto"/>
            <w:right w:val="none" w:sz="0" w:space="0" w:color="auto"/>
          </w:divBdr>
        </w:div>
        <w:div w:id="1500578409">
          <w:marLeft w:val="480"/>
          <w:marRight w:val="0"/>
          <w:marTop w:val="0"/>
          <w:marBottom w:val="0"/>
          <w:divBdr>
            <w:top w:val="none" w:sz="0" w:space="0" w:color="auto"/>
            <w:left w:val="none" w:sz="0" w:space="0" w:color="auto"/>
            <w:bottom w:val="none" w:sz="0" w:space="0" w:color="auto"/>
            <w:right w:val="none" w:sz="0" w:space="0" w:color="auto"/>
          </w:divBdr>
        </w:div>
        <w:div w:id="1515193018">
          <w:marLeft w:val="480"/>
          <w:marRight w:val="0"/>
          <w:marTop w:val="0"/>
          <w:marBottom w:val="0"/>
          <w:divBdr>
            <w:top w:val="none" w:sz="0" w:space="0" w:color="auto"/>
            <w:left w:val="none" w:sz="0" w:space="0" w:color="auto"/>
            <w:bottom w:val="none" w:sz="0" w:space="0" w:color="auto"/>
            <w:right w:val="none" w:sz="0" w:space="0" w:color="auto"/>
          </w:divBdr>
        </w:div>
        <w:div w:id="1535730557">
          <w:marLeft w:val="480"/>
          <w:marRight w:val="0"/>
          <w:marTop w:val="0"/>
          <w:marBottom w:val="0"/>
          <w:divBdr>
            <w:top w:val="none" w:sz="0" w:space="0" w:color="auto"/>
            <w:left w:val="none" w:sz="0" w:space="0" w:color="auto"/>
            <w:bottom w:val="none" w:sz="0" w:space="0" w:color="auto"/>
            <w:right w:val="none" w:sz="0" w:space="0" w:color="auto"/>
          </w:divBdr>
        </w:div>
        <w:div w:id="1570337351">
          <w:marLeft w:val="480"/>
          <w:marRight w:val="0"/>
          <w:marTop w:val="0"/>
          <w:marBottom w:val="0"/>
          <w:divBdr>
            <w:top w:val="none" w:sz="0" w:space="0" w:color="auto"/>
            <w:left w:val="none" w:sz="0" w:space="0" w:color="auto"/>
            <w:bottom w:val="none" w:sz="0" w:space="0" w:color="auto"/>
            <w:right w:val="none" w:sz="0" w:space="0" w:color="auto"/>
          </w:divBdr>
        </w:div>
        <w:div w:id="1586262961">
          <w:marLeft w:val="480"/>
          <w:marRight w:val="0"/>
          <w:marTop w:val="0"/>
          <w:marBottom w:val="0"/>
          <w:divBdr>
            <w:top w:val="none" w:sz="0" w:space="0" w:color="auto"/>
            <w:left w:val="none" w:sz="0" w:space="0" w:color="auto"/>
            <w:bottom w:val="none" w:sz="0" w:space="0" w:color="auto"/>
            <w:right w:val="none" w:sz="0" w:space="0" w:color="auto"/>
          </w:divBdr>
        </w:div>
        <w:div w:id="1621255439">
          <w:marLeft w:val="480"/>
          <w:marRight w:val="0"/>
          <w:marTop w:val="0"/>
          <w:marBottom w:val="0"/>
          <w:divBdr>
            <w:top w:val="none" w:sz="0" w:space="0" w:color="auto"/>
            <w:left w:val="none" w:sz="0" w:space="0" w:color="auto"/>
            <w:bottom w:val="none" w:sz="0" w:space="0" w:color="auto"/>
            <w:right w:val="none" w:sz="0" w:space="0" w:color="auto"/>
          </w:divBdr>
        </w:div>
        <w:div w:id="1666585815">
          <w:marLeft w:val="480"/>
          <w:marRight w:val="0"/>
          <w:marTop w:val="0"/>
          <w:marBottom w:val="0"/>
          <w:divBdr>
            <w:top w:val="none" w:sz="0" w:space="0" w:color="auto"/>
            <w:left w:val="none" w:sz="0" w:space="0" w:color="auto"/>
            <w:bottom w:val="none" w:sz="0" w:space="0" w:color="auto"/>
            <w:right w:val="none" w:sz="0" w:space="0" w:color="auto"/>
          </w:divBdr>
        </w:div>
        <w:div w:id="1705982956">
          <w:marLeft w:val="480"/>
          <w:marRight w:val="0"/>
          <w:marTop w:val="0"/>
          <w:marBottom w:val="0"/>
          <w:divBdr>
            <w:top w:val="none" w:sz="0" w:space="0" w:color="auto"/>
            <w:left w:val="none" w:sz="0" w:space="0" w:color="auto"/>
            <w:bottom w:val="none" w:sz="0" w:space="0" w:color="auto"/>
            <w:right w:val="none" w:sz="0" w:space="0" w:color="auto"/>
          </w:divBdr>
        </w:div>
        <w:div w:id="1724867638">
          <w:marLeft w:val="480"/>
          <w:marRight w:val="0"/>
          <w:marTop w:val="0"/>
          <w:marBottom w:val="0"/>
          <w:divBdr>
            <w:top w:val="none" w:sz="0" w:space="0" w:color="auto"/>
            <w:left w:val="none" w:sz="0" w:space="0" w:color="auto"/>
            <w:bottom w:val="none" w:sz="0" w:space="0" w:color="auto"/>
            <w:right w:val="none" w:sz="0" w:space="0" w:color="auto"/>
          </w:divBdr>
        </w:div>
        <w:div w:id="1742412692">
          <w:marLeft w:val="480"/>
          <w:marRight w:val="0"/>
          <w:marTop w:val="0"/>
          <w:marBottom w:val="0"/>
          <w:divBdr>
            <w:top w:val="none" w:sz="0" w:space="0" w:color="auto"/>
            <w:left w:val="none" w:sz="0" w:space="0" w:color="auto"/>
            <w:bottom w:val="none" w:sz="0" w:space="0" w:color="auto"/>
            <w:right w:val="none" w:sz="0" w:space="0" w:color="auto"/>
          </w:divBdr>
        </w:div>
        <w:div w:id="1760057790">
          <w:marLeft w:val="480"/>
          <w:marRight w:val="0"/>
          <w:marTop w:val="0"/>
          <w:marBottom w:val="0"/>
          <w:divBdr>
            <w:top w:val="none" w:sz="0" w:space="0" w:color="auto"/>
            <w:left w:val="none" w:sz="0" w:space="0" w:color="auto"/>
            <w:bottom w:val="none" w:sz="0" w:space="0" w:color="auto"/>
            <w:right w:val="none" w:sz="0" w:space="0" w:color="auto"/>
          </w:divBdr>
        </w:div>
        <w:div w:id="1773551233">
          <w:marLeft w:val="480"/>
          <w:marRight w:val="0"/>
          <w:marTop w:val="0"/>
          <w:marBottom w:val="0"/>
          <w:divBdr>
            <w:top w:val="none" w:sz="0" w:space="0" w:color="auto"/>
            <w:left w:val="none" w:sz="0" w:space="0" w:color="auto"/>
            <w:bottom w:val="none" w:sz="0" w:space="0" w:color="auto"/>
            <w:right w:val="none" w:sz="0" w:space="0" w:color="auto"/>
          </w:divBdr>
        </w:div>
        <w:div w:id="1813136688">
          <w:marLeft w:val="480"/>
          <w:marRight w:val="0"/>
          <w:marTop w:val="0"/>
          <w:marBottom w:val="0"/>
          <w:divBdr>
            <w:top w:val="none" w:sz="0" w:space="0" w:color="auto"/>
            <w:left w:val="none" w:sz="0" w:space="0" w:color="auto"/>
            <w:bottom w:val="none" w:sz="0" w:space="0" w:color="auto"/>
            <w:right w:val="none" w:sz="0" w:space="0" w:color="auto"/>
          </w:divBdr>
        </w:div>
        <w:div w:id="1828783912">
          <w:marLeft w:val="480"/>
          <w:marRight w:val="0"/>
          <w:marTop w:val="0"/>
          <w:marBottom w:val="0"/>
          <w:divBdr>
            <w:top w:val="none" w:sz="0" w:space="0" w:color="auto"/>
            <w:left w:val="none" w:sz="0" w:space="0" w:color="auto"/>
            <w:bottom w:val="none" w:sz="0" w:space="0" w:color="auto"/>
            <w:right w:val="none" w:sz="0" w:space="0" w:color="auto"/>
          </w:divBdr>
        </w:div>
        <w:div w:id="1940284694">
          <w:marLeft w:val="480"/>
          <w:marRight w:val="0"/>
          <w:marTop w:val="0"/>
          <w:marBottom w:val="0"/>
          <w:divBdr>
            <w:top w:val="none" w:sz="0" w:space="0" w:color="auto"/>
            <w:left w:val="none" w:sz="0" w:space="0" w:color="auto"/>
            <w:bottom w:val="none" w:sz="0" w:space="0" w:color="auto"/>
            <w:right w:val="none" w:sz="0" w:space="0" w:color="auto"/>
          </w:divBdr>
        </w:div>
        <w:div w:id="1960212616">
          <w:marLeft w:val="480"/>
          <w:marRight w:val="0"/>
          <w:marTop w:val="0"/>
          <w:marBottom w:val="0"/>
          <w:divBdr>
            <w:top w:val="none" w:sz="0" w:space="0" w:color="auto"/>
            <w:left w:val="none" w:sz="0" w:space="0" w:color="auto"/>
            <w:bottom w:val="none" w:sz="0" w:space="0" w:color="auto"/>
            <w:right w:val="none" w:sz="0" w:space="0" w:color="auto"/>
          </w:divBdr>
        </w:div>
        <w:div w:id="1960598046">
          <w:marLeft w:val="480"/>
          <w:marRight w:val="0"/>
          <w:marTop w:val="0"/>
          <w:marBottom w:val="0"/>
          <w:divBdr>
            <w:top w:val="none" w:sz="0" w:space="0" w:color="auto"/>
            <w:left w:val="none" w:sz="0" w:space="0" w:color="auto"/>
            <w:bottom w:val="none" w:sz="0" w:space="0" w:color="auto"/>
            <w:right w:val="none" w:sz="0" w:space="0" w:color="auto"/>
          </w:divBdr>
        </w:div>
        <w:div w:id="1980303269">
          <w:marLeft w:val="480"/>
          <w:marRight w:val="0"/>
          <w:marTop w:val="0"/>
          <w:marBottom w:val="0"/>
          <w:divBdr>
            <w:top w:val="none" w:sz="0" w:space="0" w:color="auto"/>
            <w:left w:val="none" w:sz="0" w:space="0" w:color="auto"/>
            <w:bottom w:val="none" w:sz="0" w:space="0" w:color="auto"/>
            <w:right w:val="none" w:sz="0" w:space="0" w:color="auto"/>
          </w:divBdr>
        </w:div>
        <w:div w:id="1992320062">
          <w:marLeft w:val="480"/>
          <w:marRight w:val="0"/>
          <w:marTop w:val="0"/>
          <w:marBottom w:val="0"/>
          <w:divBdr>
            <w:top w:val="none" w:sz="0" w:space="0" w:color="auto"/>
            <w:left w:val="none" w:sz="0" w:space="0" w:color="auto"/>
            <w:bottom w:val="none" w:sz="0" w:space="0" w:color="auto"/>
            <w:right w:val="none" w:sz="0" w:space="0" w:color="auto"/>
          </w:divBdr>
        </w:div>
        <w:div w:id="2000501788">
          <w:marLeft w:val="480"/>
          <w:marRight w:val="0"/>
          <w:marTop w:val="0"/>
          <w:marBottom w:val="0"/>
          <w:divBdr>
            <w:top w:val="none" w:sz="0" w:space="0" w:color="auto"/>
            <w:left w:val="none" w:sz="0" w:space="0" w:color="auto"/>
            <w:bottom w:val="none" w:sz="0" w:space="0" w:color="auto"/>
            <w:right w:val="none" w:sz="0" w:space="0" w:color="auto"/>
          </w:divBdr>
        </w:div>
        <w:div w:id="2032604213">
          <w:marLeft w:val="480"/>
          <w:marRight w:val="0"/>
          <w:marTop w:val="0"/>
          <w:marBottom w:val="0"/>
          <w:divBdr>
            <w:top w:val="none" w:sz="0" w:space="0" w:color="auto"/>
            <w:left w:val="none" w:sz="0" w:space="0" w:color="auto"/>
            <w:bottom w:val="none" w:sz="0" w:space="0" w:color="auto"/>
            <w:right w:val="none" w:sz="0" w:space="0" w:color="auto"/>
          </w:divBdr>
        </w:div>
        <w:div w:id="2103839246">
          <w:marLeft w:val="480"/>
          <w:marRight w:val="0"/>
          <w:marTop w:val="0"/>
          <w:marBottom w:val="0"/>
          <w:divBdr>
            <w:top w:val="none" w:sz="0" w:space="0" w:color="auto"/>
            <w:left w:val="none" w:sz="0" w:space="0" w:color="auto"/>
            <w:bottom w:val="none" w:sz="0" w:space="0" w:color="auto"/>
            <w:right w:val="none" w:sz="0" w:space="0" w:color="auto"/>
          </w:divBdr>
        </w:div>
        <w:div w:id="2122256962">
          <w:marLeft w:val="480"/>
          <w:marRight w:val="0"/>
          <w:marTop w:val="0"/>
          <w:marBottom w:val="0"/>
          <w:divBdr>
            <w:top w:val="none" w:sz="0" w:space="0" w:color="auto"/>
            <w:left w:val="none" w:sz="0" w:space="0" w:color="auto"/>
            <w:bottom w:val="none" w:sz="0" w:space="0" w:color="auto"/>
            <w:right w:val="none" w:sz="0" w:space="0" w:color="auto"/>
          </w:divBdr>
        </w:div>
        <w:div w:id="2132702422">
          <w:marLeft w:val="480"/>
          <w:marRight w:val="0"/>
          <w:marTop w:val="0"/>
          <w:marBottom w:val="0"/>
          <w:divBdr>
            <w:top w:val="none" w:sz="0" w:space="0" w:color="auto"/>
            <w:left w:val="none" w:sz="0" w:space="0" w:color="auto"/>
            <w:bottom w:val="none" w:sz="0" w:space="0" w:color="auto"/>
            <w:right w:val="none" w:sz="0" w:space="0" w:color="auto"/>
          </w:divBdr>
        </w:div>
      </w:divsChild>
    </w:div>
    <w:div w:id="1955476146">
      <w:marLeft w:val="640"/>
      <w:marRight w:val="0"/>
      <w:marTop w:val="0"/>
      <w:marBottom w:val="0"/>
      <w:divBdr>
        <w:top w:val="none" w:sz="0" w:space="0" w:color="auto"/>
        <w:left w:val="none" w:sz="0" w:space="0" w:color="auto"/>
        <w:bottom w:val="none" w:sz="0" w:space="0" w:color="auto"/>
        <w:right w:val="none" w:sz="0" w:space="0" w:color="auto"/>
      </w:divBdr>
    </w:div>
    <w:div w:id="1955793887">
      <w:marLeft w:val="640"/>
      <w:marRight w:val="0"/>
      <w:marTop w:val="0"/>
      <w:marBottom w:val="0"/>
      <w:divBdr>
        <w:top w:val="none" w:sz="0" w:space="0" w:color="auto"/>
        <w:left w:val="none" w:sz="0" w:space="0" w:color="auto"/>
        <w:bottom w:val="none" w:sz="0" w:space="0" w:color="auto"/>
        <w:right w:val="none" w:sz="0" w:space="0" w:color="auto"/>
      </w:divBdr>
    </w:div>
    <w:div w:id="1956406018">
      <w:marLeft w:val="640"/>
      <w:marRight w:val="0"/>
      <w:marTop w:val="0"/>
      <w:marBottom w:val="0"/>
      <w:divBdr>
        <w:top w:val="none" w:sz="0" w:space="0" w:color="auto"/>
        <w:left w:val="none" w:sz="0" w:space="0" w:color="auto"/>
        <w:bottom w:val="none" w:sz="0" w:space="0" w:color="auto"/>
        <w:right w:val="none" w:sz="0" w:space="0" w:color="auto"/>
      </w:divBdr>
    </w:div>
    <w:div w:id="1956593163">
      <w:marLeft w:val="640"/>
      <w:marRight w:val="0"/>
      <w:marTop w:val="0"/>
      <w:marBottom w:val="0"/>
      <w:divBdr>
        <w:top w:val="none" w:sz="0" w:space="0" w:color="auto"/>
        <w:left w:val="none" w:sz="0" w:space="0" w:color="auto"/>
        <w:bottom w:val="none" w:sz="0" w:space="0" w:color="auto"/>
        <w:right w:val="none" w:sz="0" w:space="0" w:color="auto"/>
      </w:divBdr>
    </w:div>
    <w:div w:id="1956987276">
      <w:marLeft w:val="640"/>
      <w:marRight w:val="0"/>
      <w:marTop w:val="0"/>
      <w:marBottom w:val="0"/>
      <w:divBdr>
        <w:top w:val="none" w:sz="0" w:space="0" w:color="auto"/>
        <w:left w:val="none" w:sz="0" w:space="0" w:color="auto"/>
        <w:bottom w:val="none" w:sz="0" w:space="0" w:color="auto"/>
        <w:right w:val="none" w:sz="0" w:space="0" w:color="auto"/>
      </w:divBdr>
    </w:div>
    <w:div w:id="1958028816">
      <w:marLeft w:val="640"/>
      <w:marRight w:val="0"/>
      <w:marTop w:val="0"/>
      <w:marBottom w:val="0"/>
      <w:divBdr>
        <w:top w:val="none" w:sz="0" w:space="0" w:color="auto"/>
        <w:left w:val="none" w:sz="0" w:space="0" w:color="auto"/>
        <w:bottom w:val="none" w:sz="0" w:space="0" w:color="auto"/>
        <w:right w:val="none" w:sz="0" w:space="0" w:color="auto"/>
      </w:divBdr>
    </w:div>
    <w:div w:id="1958565683">
      <w:marLeft w:val="640"/>
      <w:marRight w:val="0"/>
      <w:marTop w:val="0"/>
      <w:marBottom w:val="0"/>
      <w:divBdr>
        <w:top w:val="none" w:sz="0" w:space="0" w:color="auto"/>
        <w:left w:val="none" w:sz="0" w:space="0" w:color="auto"/>
        <w:bottom w:val="none" w:sz="0" w:space="0" w:color="auto"/>
        <w:right w:val="none" w:sz="0" w:space="0" w:color="auto"/>
      </w:divBdr>
    </w:div>
    <w:div w:id="1958873287">
      <w:marLeft w:val="640"/>
      <w:marRight w:val="0"/>
      <w:marTop w:val="0"/>
      <w:marBottom w:val="0"/>
      <w:divBdr>
        <w:top w:val="none" w:sz="0" w:space="0" w:color="auto"/>
        <w:left w:val="none" w:sz="0" w:space="0" w:color="auto"/>
        <w:bottom w:val="none" w:sz="0" w:space="0" w:color="auto"/>
        <w:right w:val="none" w:sz="0" w:space="0" w:color="auto"/>
      </w:divBdr>
    </w:div>
    <w:div w:id="1959216359">
      <w:marLeft w:val="640"/>
      <w:marRight w:val="0"/>
      <w:marTop w:val="0"/>
      <w:marBottom w:val="0"/>
      <w:divBdr>
        <w:top w:val="none" w:sz="0" w:space="0" w:color="auto"/>
        <w:left w:val="none" w:sz="0" w:space="0" w:color="auto"/>
        <w:bottom w:val="none" w:sz="0" w:space="0" w:color="auto"/>
        <w:right w:val="none" w:sz="0" w:space="0" w:color="auto"/>
      </w:divBdr>
    </w:div>
    <w:div w:id="1959527777">
      <w:marLeft w:val="640"/>
      <w:marRight w:val="0"/>
      <w:marTop w:val="0"/>
      <w:marBottom w:val="0"/>
      <w:divBdr>
        <w:top w:val="none" w:sz="0" w:space="0" w:color="auto"/>
        <w:left w:val="none" w:sz="0" w:space="0" w:color="auto"/>
        <w:bottom w:val="none" w:sz="0" w:space="0" w:color="auto"/>
        <w:right w:val="none" w:sz="0" w:space="0" w:color="auto"/>
      </w:divBdr>
    </w:div>
    <w:div w:id="1959949632">
      <w:bodyDiv w:val="1"/>
      <w:marLeft w:val="0"/>
      <w:marRight w:val="0"/>
      <w:marTop w:val="0"/>
      <w:marBottom w:val="0"/>
      <w:divBdr>
        <w:top w:val="none" w:sz="0" w:space="0" w:color="auto"/>
        <w:left w:val="none" w:sz="0" w:space="0" w:color="auto"/>
        <w:bottom w:val="none" w:sz="0" w:space="0" w:color="auto"/>
        <w:right w:val="none" w:sz="0" w:space="0" w:color="auto"/>
      </w:divBdr>
    </w:div>
    <w:div w:id="1960338930">
      <w:marLeft w:val="640"/>
      <w:marRight w:val="0"/>
      <w:marTop w:val="0"/>
      <w:marBottom w:val="0"/>
      <w:divBdr>
        <w:top w:val="none" w:sz="0" w:space="0" w:color="auto"/>
        <w:left w:val="none" w:sz="0" w:space="0" w:color="auto"/>
        <w:bottom w:val="none" w:sz="0" w:space="0" w:color="auto"/>
        <w:right w:val="none" w:sz="0" w:space="0" w:color="auto"/>
      </w:divBdr>
    </w:div>
    <w:div w:id="1960604035">
      <w:marLeft w:val="640"/>
      <w:marRight w:val="0"/>
      <w:marTop w:val="0"/>
      <w:marBottom w:val="0"/>
      <w:divBdr>
        <w:top w:val="none" w:sz="0" w:space="0" w:color="auto"/>
        <w:left w:val="none" w:sz="0" w:space="0" w:color="auto"/>
        <w:bottom w:val="none" w:sz="0" w:space="0" w:color="auto"/>
        <w:right w:val="none" w:sz="0" w:space="0" w:color="auto"/>
      </w:divBdr>
    </w:div>
    <w:div w:id="1960641375">
      <w:marLeft w:val="640"/>
      <w:marRight w:val="0"/>
      <w:marTop w:val="0"/>
      <w:marBottom w:val="0"/>
      <w:divBdr>
        <w:top w:val="none" w:sz="0" w:space="0" w:color="auto"/>
        <w:left w:val="none" w:sz="0" w:space="0" w:color="auto"/>
        <w:bottom w:val="none" w:sz="0" w:space="0" w:color="auto"/>
        <w:right w:val="none" w:sz="0" w:space="0" w:color="auto"/>
      </w:divBdr>
    </w:div>
    <w:div w:id="1961061317">
      <w:marLeft w:val="640"/>
      <w:marRight w:val="0"/>
      <w:marTop w:val="0"/>
      <w:marBottom w:val="0"/>
      <w:divBdr>
        <w:top w:val="none" w:sz="0" w:space="0" w:color="auto"/>
        <w:left w:val="none" w:sz="0" w:space="0" w:color="auto"/>
        <w:bottom w:val="none" w:sz="0" w:space="0" w:color="auto"/>
        <w:right w:val="none" w:sz="0" w:space="0" w:color="auto"/>
      </w:divBdr>
    </w:div>
    <w:div w:id="1961108402">
      <w:marLeft w:val="640"/>
      <w:marRight w:val="0"/>
      <w:marTop w:val="0"/>
      <w:marBottom w:val="0"/>
      <w:divBdr>
        <w:top w:val="none" w:sz="0" w:space="0" w:color="auto"/>
        <w:left w:val="none" w:sz="0" w:space="0" w:color="auto"/>
        <w:bottom w:val="none" w:sz="0" w:space="0" w:color="auto"/>
        <w:right w:val="none" w:sz="0" w:space="0" w:color="auto"/>
      </w:divBdr>
    </w:div>
    <w:div w:id="1961184367">
      <w:marLeft w:val="640"/>
      <w:marRight w:val="0"/>
      <w:marTop w:val="0"/>
      <w:marBottom w:val="0"/>
      <w:divBdr>
        <w:top w:val="none" w:sz="0" w:space="0" w:color="auto"/>
        <w:left w:val="none" w:sz="0" w:space="0" w:color="auto"/>
        <w:bottom w:val="none" w:sz="0" w:space="0" w:color="auto"/>
        <w:right w:val="none" w:sz="0" w:space="0" w:color="auto"/>
      </w:divBdr>
    </w:div>
    <w:div w:id="1961298789">
      <w:bodyDiv w:val="1"/>
      <w:marLeft w:val="0"/>
      <w:marRight w:val="0"/>
      <w:marTop w:val="0"/>
      <w:marBottom w:val="0"/>
      <w:divBdr>
        <w:top w:val="none" w:sz="0" w:space="0" w:color="auto"/>
        <w:left w:val="none" w:sz="0" w:space="0" w:color="auto"/>
        <w:bottom w:val="none" w:sz="0" w:space="0" w:color="auto"/>
        <w:right w:val="none" w:sz="0" w:space="0" w:color="auto"/>
      </w:divBdr>
    </w:div>
    <w:div w:id="1961917407">
      <w:marLeft w:val="640"/>
      <w:marRight w:val="0"/>
      <w:marTop w:val="0"/>
      <w:marBottom w:val="0"/>
      <w:divBdr>
        <w:top w:val="none" w:sz="0" w:space="0" w:color="auto"/>
        <w:left w:val="none" w:sz="0" w:space="0" w:color="auto"/>
        <w:bottom w:val="none" w:sz="0" w:space="0" w:color="auto"/>
        <w:right w:val="none" w:sz="0" w:space="0" w:color="auto"/>
      </w:divBdr>
    </w:div>
    <w:div w:id="1962297688">
      <w:bodyDiv w:val="1"/>
      <w:marLeft w:val="0"/>
      <w:marRight w:val="0"/>
      <w:marTop w:val="0"/>
      <w:marBottom w:val="0"/>
      <w:divBdr>
        <w:top w:val="none" w:sz="0" w:space="0" w:color="auto"/>
        <w:left w:val="none" w:sz="0" w:space="0" w:color="auto"/>
        <w:bottom w:val="none" w:sz="0" w:space="0" w:color="auto"/>
        <w:right w:val="none" w:sz="0" w:space="0" w:color="auto"/>
      </w:divBdr>
    </w:div>
    <w:div w:id="1962303850">
      <w:marLeft w:val="640"/>
      <w:marRight w:val="0"/>
      <w:marTop w:val="0"/>
      <w:marBottom w:val="0"/>
      <w:divBdr>
        <w:top w:val="none" w:sz="0" w:space="0" w:color="auto"/>
        <w:left w:val="none" w:sz="0" w:space="0" w:color="auto"/>
        <w:bottom w:val="none" w:sz="0" w:space="0" w:color="auto"/>
        <w:right w:val="none" w:sz="0" w:space="0" w:color="auto"/>
      </w:divBdr>
    </w:div>
    <w:div w:id="1962832544">
      <w:marLeft w:val="640"/>
      <w:marRight w:val="0"/>
      <w:marTop w:val="0"/>
      <w:marBottom w:val="0"/>
      <w:divBdr>
        <w:top w:val="none" w:sz="0" w:space="0" w:color="auto"/>
        <w:left w:val="none" w:sz="0" w:space="0" w:color="auto"/>
        <w:bottom w:val="none" w:sz="0" w:space="0" w:color="auto"/>
        <w:right w:val="none" w:sz="0" w:space="0" w:color="auto"/>
      </w:divBdr>
    </w:div>
    <w:div w:id="1963074228">
      <w:marLeft w:val="640"/>
      <w:marRight w:val="0"/>
      <w:marTop w:val="0"/>
      <w:marBottom w:val="0"/>
      <w:divBdr>
        <w:top w:val="none" w:sz="0" w:space="0" w:color="auto"/>
        <w:left w:val="none" w:sz="0" w:space="0" w:color="auto"/>
        <w:bottom w:val="none" w:sz="0" w:space="0" w:color="auto"/>
        <w:right w:val="none" w:sz="0" w:space="0" w:color="auto"/>
      </w:divBdr>
    </w:div>
    <w:div w:id="1963421224">
      <w:marLeft w:val="640"/>
      <w:marRight w:val="0"/>
      <w:marTop w:val="0"/>
      <w:marBottom w:val="0"/>
      <w:divBdr>
        <w:top w:val="none" w:sz="0" w:space="0" w:color="auto"/>
        <w:left w:val="none" w:sz="0" w:space="0" w:color="auto"/>
        <w:bottom w:val="none" w:sz="0" w:space="0" w:color="auto"/>
        <w:right w:val="none" w:sz="0" w:space="0" w:color="auto"/>
      </w:divBdr>
    </w:div>
    <w:div w:id="1963490550">
      <w:marLeft w:val="640"/>
      <w:marRight w:val="0"/>
      <w:marTop w:val="0"/>
      <w:marBottom w:val="0"/>
      <w:divBdr>
        <w:top w:val="none" w:sz="0" w:space="0" w:color="auto"/>
        <w:left w:val="none" w:sz="0" w:space="0" w:color="auto"/>
        <w:bottom w:val="none" w:sz="0" w:space="0" w:color="auto"/>
        <w:right w:val="none" w:sz="0" w:space="0" w:color="auto"/>
      </w:divBdr>
    </w:div>
    <w:div w:id="1964532182">
      <w:marLeft w:val="640"/>
      <w:marRight w:val="0"/>
      <w:marTop w:val="0"/>
      <w:marBottom w:val="0"/>
      <w:divBdr>
        <w:top w:val="none" w:sz="0" w:space="0" w:color="auto"/>
        <w:left w:val="none" w:sz="0" w:space="0" w:color="auto"/>
        <w:bottom w:val="none" w:sz="0" w:space="0" w:color="auto"/>
        <w:right w:val="none" w:sz="0" w:space="0" w:color="auto"/>
      </w:divBdr>
    </w:div>
    <w:div w:id="1965039868">
      <w:marLeft w:val="640"/>
      <w:marRight w:val="0"/>
      <w:marTop w:val="0"/>
      <w:marBottom w:val="0"/>
      <w:divBdr>
        <w:top w:val="none" w:sz="0" w:space="0" w:color="auto"/>
        <w:left w:val="none" w:sz="0" w:space="0" w:color="auto"/>
        <w:bottom w:val="none" w:sz="0" w:space="0" w:color="auto"/>
        <w:right w:val="none" w:sz="0" w:space="0" w:color="auto"/>
      </w:divBdr>
    </w:div>
    <w:div w:id="1965111887">
      <w:marLeft w:val="640"/>
      <w:marRight w:val="0"/>
      <w:marTop w:val="0"/>
      <w:marBottom w:val="0"/>
      <w:divBdr>
        <w:top w:val="none" w:sz="0" w:space="0" w:color="auto"/>
        <w:left w:val="none" w:sz="0" w:space="0" w:color="auto"/>
        <w:bottom w:val="none" w:sz="0" w:space="0" w:color="auto"/>
        <w:right w:val="none" w:sz="0" w:space="0" w:color="auto"/>
      </w:divBdr>
    </w:div>
    <w:div w:id="1965185386">
      <w:bodyDiv w:val="1"/>
      <w:marLeft w:val="0"/>
      <w:marRight w:val="0"/>
      <w:marTop w:val="0"/>
      <w:marBottom w:val="0"/>
      <w:divBdr>
        <w:top w:val="none" w:sz="0" w:space="0" w:color="auto"/>
        <w:left w:val="none" w:sz="0" w:space="0" w:color="auto"/>
        <w:bottom w:val="none" w:sz="0" w:space="0" w:color="auto"/>
        <w:right w:val="none" w:sz="0" w:space="0" w:color="auto"/>
      </w:divBdr>
      <w:divsChild>
        <w:div w:id="33510326">
          <w:marLeft w:val="480"/>
          <w:marRight w:val="0"/>
          <w:marTop w:val="0"/>
          <w:marBottom w:val="0"/>
          <w:divBdr>
            <w:top w:val="none" w:sz="0" w:space="0" w:color="auto"/>
            <w:left w:val="none" w:sz="0" w:space="0" w:color="auto"/>
            <w:bottom w:val="none" w:sz="0" w:space="0" w:color="auto"/>
            <w:right w:val="none" w:sz="0" w:space="0" w:color="auto"/>
          </w:divBdr>
        </w:div>
        <w:div w:id="64692729">
          <w:marLeft w:val="480"/>
          <w:marRight w:val="0"/>
          <w:marTop w:val="0"/>
          <w:marBottom w:val="0"/>
          <w:divBdr>
            <w:top w:val="none" w:sz="0" w:space="0" w:color="auto"/>
            <w:left w:val="none" w:sz="0" w:space="0" w:color="auto"/>
            <w:bottom w:val="none" w:sz="0" w:space="0" w:color="auto"/>
            <w:right w:val="none" w:sz="0" w:space="0" w:color="auto"/>
          </w:divBdr>
        </w:div>
        <w:div w:id="112604134">
          <w:marLeft w:val="480"/>
          <w:marRight w:val="0"/>
          <w:marTop w:val="0"/>
          <w:marBottom w:val="0"/>
          <w:divBdr>
            <w:top w:val="none" w:sz="0" w:space="0" w:color="auto"/>
            <w:left w:val="none" w:sz="0" w:space="0" w:color="auto"/>
            <w:bottom w:val="none" w:sz="0" w:space="0" w:color="auto"/>
            <w:right w:val="none" w:sz="0" w:space="0" w:color="auto"/>
          </w:divBdr>
        </w:div>
        <w:div w:id="117337754">
          <w:marLeft w:val="480"/>
          <w:marRight w:val="0"/>
          <w:marTop w:val="0"/>
          <w:marBottom w:val="0"/>
          <w:divBdr>
            <w:top w:val="none" w:sz="0" w:space="0" w:color="auto"/>
            <w:left w:val="none" w:sz="0" w:space="0" w:color="auto"/>
            <w:bottom w:val="none" w:sz="0" w:space="0" w:color="auto"/>
            <w:right w:val="none" w:sz="0" w:space="0" w:color="auto"/>
          </w:divBdr>
        </w:div>
        <w:div w:id="133183081">
          <w:marLeft w:val="480"/>
          <w:marRight w:val="0"/>
          <w:marTop w:val="0"/>
          <w:marBottom w:val="0"/>
          <w:divBdr>
            <w:top w:val="none" w:sz="0" w:space="0" w:color="auto"/>
            <w:left w:val="none" w:sz="0" w:space="0" w:color="auto"/>
            <w:bottom w:val="none" w:sz="0" w:space="0" w:color="auto"/>
            <w:right w:val="none" w:sz="0" w:space="0" w:color="auto"/>
          </w:divBdr>
        </w:div>
        <w:div w:id="149715871">
          <w:marLeft w:val="480"/>
          <w:marRight w:val="0"/>
          <w:marTop w:val="0"/>
          <w:marBottom w:val="0"/>
          <w:divBdr>
            <w:top w:val="none" w:sz="0" w:space="0" w:color="auto"/>
            <w:left w:val="none" w:sz="0" w:space="0" w:color="auto"/>
            <w:bottom w:val="none" w:sz="0" w:space="0" w:color="auto"/>
            <w:right w:val="none" w:sz="0" w:space="0" w:color="auto"/>
          </w:divBdr>
        </w:div>
        <w:div w:id="167134693">
          <w:marLeft w:val="480"/>
          <w:marRight w:val="0"/>
          <w:marTop w:val="0"/>
          <w:marBottom w:val="0"/>
          <w:divBdr>
            <w:top w:val="none" w:sz="0" w:space="0" w:color="auto"/>
            <w:left w:val="none" w:sz="0" w:space="0" w:color="auto"/>
            <w:bottom w:val="none" w:sz="0" w:space="0" w:color="auto"/>
            <w:right w:val="none" w:sz="0" w:space="0" w:color="auto"/>
          </w:divBdr>
        </w:div>
        <w:div w:id="168643224">
          <w:marLeft w:val="480"/>
          <w:marRight w:val="0"/>
          <w:marTop w:val="0"/>
          <w:marBottom w:val="0"/>
          <w:divBdr>
            <w:top w:val="none" w:sz="0" w:space="0" w:color="auto"/>
            <w:left w:val="none" w:sz="0" w:space="0" w:color="auto"/>
            <w:bottom w:val="none" w:sz="0" w:space="0" w:color="auto"/>
            <w:right w:val="none" w:sz="0" w:space="0" w:color="auto"/>
          </w:divBdr>
        </w:div>
        <w:div w:id="227769377">
          <w:marLeft w:val="480"/>
          <w:marRight w:val="0"/>
          <w:marTop w:val="0"/>
          <w:marBottom w:val="0"/>
          <w:divBdr>
            <w:top w:val="none" w:sz="0" w:space="0" w:color="auto"/>
            <w:left w:val="none" w:sz="0" w:space="0" w:color="auto"/>
            <w:bottom w:val="none" w:sz="0" w:space="0" w:color="auto"/>
            <w:right w:val="none" w:sz="0" w:space="0" w:color="auto"/>
          </w:divBdr>
        </w:div>
        <w:div w:id="490950109">
          <w:marLeft w:val="480"/>
          <w:marRight w:val="0"/>
          <w:marTop w:val="0"/>
          <w:marBottom w:val="0"/>
          <w:divBdr>
            <w:top w:val="none" w:sz="0" w:space="0" w:color="auto"/>
            <w:left w:val="none" w:sz="0" w:space="0" w:color="auto"/>
            <w:bottom w:val="none" w:sz="0" w:space="0" w:color="auto"/>
            <w:right w:val="none" w:sz="0" w:space="0" w:color="auto"/>
          </w:divBdr>
        </w:div>
        <w:div w:id="511336199">
          <w:marLeft w:val="480"/>
          <w:marRight w:val="0"/>
          <w:marTop w:val="0"/>
          <w:marBottom w:val="0"/>
          <w:divBdr>
            <w:top w:val="none" w:sz="0" w:space="0" w:color="auto"/>
            <w:left w:val="none" w:sz="0" w:space="0" w:color="auto"/>
            <w:bottom w:val="none" w:sz="0" w:space="0" w:color="auto"/>
            <w:right w:val="none" w:sz="0" w:space="0" w:color="auto"/>
          </w:divBdr>
        </w:div>
        <w:div w:id="557789559">
          <w:marLeft w:val="480"/>
          <w:marRight w:val="0"/>
          <w:marTop w:val="0"/>
          <w:marBottom w:val="0"/>
          <w:divBdr>
            <w:top w:val="none" w:sz="0" w:space="0" w:color="auto"/>
            <w:left w:val="none" w:sz="0" w:space="0" w:color="auto"/>
            <w:bottom w:val="none" w:sz="0" w:space="0" w:color="auto"/>
            <w:right w:val="none" w:sz="0" w:space="0" w:color="auto"/>
          </w:divBdr>
        </w:div>
        <w:div w:id="591353475">
          <w:marLeft w:val="480"/>
          <w:marRight w:val="0"/>
          <w:marTop w:val="0"/>
          <w:marBottom w:val="0"/>
          <w:divBdr>
            <w:top w:val="none" w:sz="0" w:space="0" w:color="auto"/>
            <w:left w:val="none" w:sz="0" w:space="0" w:color="auto"/>
            <w:bottom w:val="none" w:sz="0" w:space="0" w:color="auto"/>
            <w:right w:val="none" w:sz="0" w:space="0" w:color="auto"/>
          </w:divBdr>
        </w:div>
        <w:div w:id="607858973">
          <w:marLeft w:val="480"/>
          <w:marRight w:val="0"/>
          <w:marTop w:val="0"/>
          <w:marBottom w:val="0"/>
          <w:divBdr>
            <w:top w:val="none" w:sz="0" w:space="0" w:color="auto"/>
            <w:left w:val="none" w:sz="0" w:space="0" w:color="auto"/>
            <w:bottom w:val="none" w:sz="0" w:space="0" w:color="auto"/>
            <w:right w:val="none" w:sz="0" w:space="0" w:color="auto"/>
          </w:divBdr>
        </w:div>
        <w:div w:id="621350318">
          <w:marLeft w:val="480"/>
          <w:marRight w:val="0"/>
          <w:marTop w:val="0"/>
          <w:marBottom w:val="0"/>
          <w:divBdr>
            <w:top w:val="none" w:sz="0" w:space="0" w:color="auto"/>
            <w:left w:val="none" w:sz="0" w:space="0" w:color="auto"/>
            <w:bottom w:val="none" w:sz="0" w:space="0" w:color="auto"/>
            <w:right w:val="none" w:sz="0" w:space="0" w:color="auto"/>
          </w:divBdr>
        </w:div>
        <w:div w:id="629089517">
          <w:marLeft w:val="480"/>
          <w:marRight w:val="0"/>
          <w:marTop w:val="0"/>
          <w:marBottom w:val="0"/>
          <w:divBdr>
            <w:top w:val="none" w:sz="0" w:space="0" w:color="auto"/>
            <w:left w:val="none" w:sz="0" w:space="0" w:color="auto"/>
            <w:bottom w:val="none" w:sz="0" w:space="0" w:color="auto"/>
            <w:right w:val="none" w:sz="0" w:space="0" w:color="auto"/>
          </w:divBdr>
        </w:div>
        <w:div w:id="658190195">
          <w:marLeft w:val="480"/>
          <w:marRight w:val="0"/>
          <w:marTop w:val="0"/>
          <w:marBottom w:val="0"/>
          <w:divBdr>
            <w:top w:val="none" w:sz="0" w:space="0" w:color="auto"/>
            <w:left w:val="none" w:sz="0" w:space="0" w:color="auto"/>
            <w:bottom w:val="none" w:sz="0" w:space="0" w:color="auto"/>
            <w:right w:val="none" w:sz="0" w:space="0" w:color="auto"/>
          </w:divBdr>
        </w:div>
        <w:div w:id="686710371">
          <w:marLeft w:val="480"/>
          <w:marRight w:val="0"/>
          <w:marTop w:val="0"/>
          <w:marBottom w:val="0"/>
          <w:divBdr>
            <w:top w:val="none" w:sz="0" w:space="0" w:color="auto"/>
            <w:left w:val="none" w:sz="0" w:space="0" w:color="auto"/>
            <w:bottom w:val="none" w:sz="0" w:space="0" w:color="auto"/>
            <w:right w:val="none" w:sz="0" w:space="0" w:color="auto"/>
          </w:divBdr>
        </w:div>
        <w:div w:id="906453194">
          <w:marLeft w:val="480"/>
          <w:marRight w:val="0"/>
          <w:marTop w:val="0"/>
          <w:marBottom w:val="0"/>
          <w:divBdr>
            <w:top w:val="none" w:sz="0" w:space="0" w:color="auto"/>
            <w:left w:val="none" w:sz="0" w:space="0" w:color="auto"/>
            <w:bottom w:val="none" w:sz="0" w:space="0" w:color="auto"/>
            <w:right w:val="none" w:sz="0" w:space="0" w:color="auto"/>
          </w:divBdr>
        </w:div>
        <w:div w:id="913319709">
          <w:marLeft w:val="480"/>
          <w:marRight w:val="0"/>
          <w:marTop w:val="0"/>
          <w:marBottom w:val="0"/>
          <w:divBdr>
            <w:top w:val="none" w:sz="0" w:space="0" w:color="auto"/>
            <w:left w:val="none" w:sz="0" w:space="0" w:color="auto"/>
            <w:bottom w:val="none" w:sz="0" w:space="0" w:color="auto"/>
            <w:right w:val="none" w:sz="0" w:space="0" w:color="auto"/>
          </w:divBdr>
        </w:div>
        <w:div w:id="986588432">
          <w:marLeft w:val="480"/>
          <w:marRight w:val="0"/>
          <w:marTop w:val="0"/>
          <w:marBottom w:val="0"/>
          <w:divBdr>
            <w:top w:val="none" w:sz="0" w:space="0" w:color="auto"/>
            <w:left w:val="none" w:sz="0" w:space="0" w:color="auto"/>
            <w:bottom w:val="none" w:sz="0" w:space="0" w:color="auto"/>
            <w:right w:val="none" w:sz="0" w:space="0" w:color="auto"/>
          </w:divBdr>
        </w:div>
        <w:div w:id="1072655393">
          <w:marLeft w:val="480"/>
          <w:marRight w:val="0"/>
          <w:marTop w:val="0"/>
          <w:marBottom w:val="0"/>
          <w:divBdr>
            <w:top w:val="none" w:sz="0" w:space="0" w:color="auto"/>
            <w:left w:val="none" w:sz="0" w:space="0" w:color="auto"/>
            <w:bottom w:val="none" w:sz="0" w:space="0" w:color="auto"/>
            <w:right w:val="none" w:sz="0" w:space="0" w:color="auto"/>
          </w:divBdr>
        </w:div>
        <w:div w:id="1115906918">
          <w:marLeft w:val="480"/>
          <w:marRight w:val="0"/>
          <w:marTop w:val="0"/>
          <w:marBottom w:val="0"/>
          <w:divBdr>
            <w:top w:val="none" w:sz="0" w:space="0" w:color="auto"/>
            <w:left w:val="none" w:sz="0" w:space="0" w:color="auto"/>
            <w:bottom w:val="none" w:sz="0" w:space="0" w:color="auto"/>
            <w:right w:val="none" w:sz="0" w:space="0" w:color="auto"/>
          </w:divBdr>
        </w:div>
        <w:div w:id="1135685398">
          <w:marLeft w:val="480"/>
          <w:marRight w:val="0"/>
          <w:marTop w:val="0"/>
          <w:marBottom w:val="0"/>
          <w:divBdr>
            <w:top w:val="none" w:sz="0" w:space="0" w:color="auto"/>
            <w:left w:val="none" w:sz="0" w:space="0" w:color="auto"/>
            <w:bottom w:val="none" w:sz="0" w:space="0" w:color="auto"/>
            <w:right w:val="none" w:sz="0" w:space="0" w:color="auto"/>
          </w:divBdr>
        </w:div>
        <w:div w:id="1157527618">
          <w:marLeft w:val="480"/>
          <w:marRight w:val="0"/>
          <w:marTop w:val="0"/>
          <w:marBottom w:val="0"/>
          <w:divBdr>
            <w:top w:val="none" w:sz="0" w:space="0" w:color="auto"/>
            <w:left w:val="none" w:sz="0" w:space="0" w:color="auto"/>
            <w:bottom w:val="none" w:sz="0" w:space="0" w:color="auto"/>
            <w:right w:val="none" w:sz="0" w:space="0" w:color="auto"/>
          </w:divBdr>
        </w:div>
        <w:div w:id="1176921414">
          <w:marLeft w:val="480"/>
          <w:marRight w:val="0"/>
          <w:marTop w:val="0"/>
          <w:marBottom w:val="0"/>
          <w:divBdr>
            <w:top w:val="none" w:sz="0" w:space="0" w:color="auto"/>
            <w:left w:val="none" w:sz="0" w:space="0" w:color="auto"/>
            <w:bottom w:val="none" w:sz="0" w:space="0" w:color="auto"/>
            <w:right w:val="none" w:sz="0" w:space="0" w:color="auto"/>
          </w:divBdr>
        </w:div>
        <w:div w:id="1296911311">
          <w:marLeft w:val="480"/>
          <w:marRight w:val="0"/>
          <w:marTop w:val="0"/>
          <w:marBottom w:val="0"/>
          <w:divBdr>
            <w:top w:val="none" w:sz="0" w:space="0" w:color="auto"/>
            <w:left w:val="none" w:sz="0" w:space="0" w:color="auto"/>
            <w:bottom w:val="none" w:sz="0" w:space="0" w:color="auto"/>
            <w:right w:val="none" w:sz="0" w:space="0" w:color="auto"/>
          </w:divBdr>
        </w:div>
        <w:div w:id="1366523343">
          <w:marLeft w:val="480"/>
          <w:marRight w:val="0"/>
          <w:marTop w:val="0"/>
          <w:marBottom w:val="0"/>
          <w:divBdr>
            <w:top w:val="none" w:sz="0" w:space="0" w:color="auto"/>
            <w:left w:val="none" w:sz="0" w:space="0" w:color="auto"/>
            <w:bottom w:val="none" w:sz="0" w:space="0" w:color="auto"/>
            <w:right w:val="none" w:sz="0" w:space="0" w:color="auto"/>
          </w:divBdr>
        </w:div>
        <w:div w:id="1370032330">
          <w:marLeft w:val="480"/>
          <w:marRight w:val="0"/>
          <w:marTop w:val="0"/>
          <w:marBottom w:val="0"/>
          <w:divBdr>
            <w:top w:val="none" w:sz="0" w:space="0" w:color="auto"/>
            <w:left w:val="none" w:sz="0" w:space="0" w:color="auto"/>
            <w:bottom w:val="none" w:sz="0" w:space="0" w:color="auto"/>
            <w:right w:val="none" w:sz="0" w:space="0" w:color="auto"/>
          </w:divBdr>
        </w:div>
        <w:div w:id="1415279347">
          <w:marLeft w:val="480"/>
          <w:marRight w:val="0"/>
          <w:marTop w:val="0"/>
          <w:marBottom w:val="0"/>
          <w:divBdr>
            <w:top w:val="none" w:sz="0" w:space="0" w:color="auto"/>
            <w:left w:val="none" w:sz="0" w:space="0" w:color="auto"/>
            <w:bottom w:val="none" w:sz="0" w:space="0" w:color="auto"/>
            <w:right w:val="none" w:sz="0" w:space="0" w:color="auto"/>
          </w:divBdr>
        </w:div>
        <w:div w:id="1461730297">
          <w:marLeft w:val="480"/>
          <w:marRight w:val="0"/>
          <w:marTop w:val="0"/>
          <w:marBottom w:val="0"/>
          <w:divBdr>
            <w:top w:val="none" w:sz="0" w:space="0" w:color="auto"/>
            <w:left w:val="none" w:sz="0" w:space="0" w:color="auto"/>
            <w:bottom w:val="none" w:sz="0" w:space="0" w:color="auto"/>
            <w:right w:val="none" w:sz="0" w:space="0" w:color="auto"/>
          </w:divBdr>
        </w:div>
        <w:div w:id="1515459803">
          <w:marLeft w:val="480"/>
          <w:marRight w:val="0"/>
          <w:marTop w:val="0"/>
          <w:marBottom w:val="0"/>
          <w:divBdr>
            <w:top w:val="none" w:sz="0" w:space="0" w:color="auto"/>
            <w:left w:val="none" w:sz="0" w:space="0" w:color="auto"/>
            <w:bottom w:val="none" w:sz="0" w:space="0" w:color="auto"/>
            <w:right w:val="none" w:sz="0" w:space="0" w:color="auto"/>
          </w:divBdr>
        </w:div>
        <w:div w:id="1515995172">
          <w:marLeft w:val="480"/>
          <w:marRight w:val="0"/>
          <w:marTop w:val="0"/>
          <w:marBottom w:val="0"/>
          <w:divBdr>
            <w:top w:val="none" w:sz="0" w:space="0" w:color="auto"/>
            <w:left w:val="none" w:sz="0" w:space="0" w:color="auto"/>
            <w:bottom w:val="none" w:sz="0" w:space="0" w:color="auto"/>
            <w:right w:val="none" w:sz="0" w:space="0" w:color="auto"/>
          </w:divBdr>
        </w:div>
        <w:div w:id="1528323679">
          <w:marLeft w:val="480"/>
          <w:marRight w:val="0"/>
          <w:marTop w:val="0"/>
          <w:marBottom w:val="0"/>
          <w:divBdr>
            <w:top w:val="none" w:sz="0" w:space="0" w:color="auto"/>
            <w:left w:val="none" w:sz="0" w:space="0" w:color="auto"/>
            <w:bottom w:val="none" w:sz="0" w:space="0" w:color="auto"/>
            <w:right w:val="none" w:sz="0" w:space="0" w:color="auto"/>
          </w:divBdr>
        </w:div>
        <w:div w:id="1560900328">
          <w:marLeft w:val="480"/>
          <w:marRight w:val="0"/>
          <w:marTop w:val="0"/>
          <w:marBottom w:val="0"/>
          <w:divBdr>
            <w:top w:val="none" w:sz="0" w:space="0" w:color="auto"/>
            <w:left w:val="none" w:sz="0" w:space="0" w:color="auto"/>
            <w:bottom w:val="none" w:sz="0" w:space="0" w:color="auto"/>
            <w:right w:val="none" w:sz="0" w:space="0" w:color="auto"/>
          </w:divBdr>
        </w:div>
        <w:div w:id="1580019088">
          <w:marLeft w:val="480"/>
          <w:marRight w:val="0"/>
          <w:marTop w:val="0"/>
          <w:marBottom w:val="0"/>
          <w:divBdr>
            <w:top w:val="none" w:sz="0" w:space="0" w:color="auto"/>
            <w:left w:val="none" w:sz="0" w:space="0" w:color="auto"/>
            <w:bottom w:val="none" w:sz="0" w:space="0" w:color="auto"/>
            <w:right w:val="none" w:sz="0" w:space="0" w:color="auto"/>
          </w:divBdr>
        </w:div>
        <w:div w:id="1603759060">
          <w:marLeft w:val="480"/>
          <w:marRight w:val="0"/>
          <w:marTop w:val="0"/>
          <w:marBottom w:val="0"/>
          <w:divBdr>
            <w:top w:val="none" w:sz="0" w:space="0" w:color="auto"/>
            <w:left w:val="none" w:sz="0" w:space="0" w:color="auto"/>
            <w:bottom w:val="none" w:sz="0" w:space="0" w:color="auto"/>
            <w:right w:val="none" w:sz="0" w:space="0" w:color="auto"/>
          </w:divBdr>
        </w:div>
        <w:div w:id="1719014596">
          <w:marLeft w:val="480"/>
          <w:marRight w:val="0"/>
          <w:marTop w:val="0"/>
          <w:marBottom w:val="0"/>
          <w:divBdr>
            <w:top w:val="none" w:sz="0" w:space="0" w:color="auto"/>
            <w:left w:val="none" w:sz="0" w:space="0" w:color="auto"/>
            <w:bottom w:val="none" w:sz="0" w:space="0" w:color="auto"/>
            <w:right w:val="none" w:sz="0" w:space="0" w:color="auto"/>
          </w:divBdr>
        </w:div>
        <w:div w:id="1720857697">
          <w:marLeft w:val="480"/>
          <w:marRight w:val="0"/>
          <w:marTop w:val="0"/>
          <w:marBottom w:val="0"/>
          <w:divBdr>
            <w:top w:val="none" w:sz="0" w:space="0" w:color="auto"/>
            <w:left w:val="none" w:sz="0" w:space="0" w:color="auto"/>
            <w:bottom w:val="none" w:sz="0" w:space="0" w:color="auto"/>
            <w:right w:val="none" w:sz="0" w:space="0" w:color="auto"/>
          </w:divBdr>
        </w:div>
        <w:div w:id="1721857086">
          <w:marLeft w:val="480"/>
          <w:marRight w:val="0"/>
          <w:marTop w:val="0"/>
          <w:marBottom w:val="0"/>
          <w:divBdr>
            <w:top w:val="none" w:sz="0" w:space="0" w:color="auto"/>
            <w:left w:val="none" w:sz="0" w:space="0" w:color="auto"/>
            <w:bottom w:val="none" w:sz="0" w:space="0" w:color="auto"/>
            <w:right w:val="none" w:sz="0" w:space="0" w:color="auto"/>
          </w:divBdr>
        </w:div>
        <w:div w:id="1727531102">
          <w:marLeft w:val="480"/>
          <w:marRight w:val="0"/>
          <w:marTop w:val="0"/>
          <w:marBottom w:val="0"/>
          <w:divBdr>
            <w:top w:val="none" w:sz="0" w:space="0" w:color="auto"/>
            <w:left w:val="none" w:sz="0" w:space="0" w:color="auto"/>
            <w:bottom w:val="none" w:sz="0" w:space="0" w:color="auto"/>
            <w:right w:val="none" w:sz="0" w:space="0" w:color="auto"/>
          </w:divBdr>
        </w:div>
        <w:div w:id="1746300387">
          <w:marLeft w:val="480"/>
          <w:marRight w:val="0"/>
          <w:marTop w:val="0"/>
          <w:marBottom w:val="0"/>
          <w:divBdr>
            <w:top w:val="none" w:sz="0" w:space="0" w:color="auto"/>
            <w:left w:val="none" w:sz="0" w:space="0" w:color="auto"/>
            <w:bottom w:val="none" w:sz="0" w:space="0" w:color="auto"/>
            <w:right w:val="none" w:sz="0" w:space="0" w:color="auto"/>
          </w:divBdr>
        </w:div>
        <w:div w:id="1751539202">
          <w:marLeft w:val="480"/>
          <w:marRight w:val="0"/>
          <w:marTop w:val="0"/>
          <w:marBottom w:val="0"/>
          <w:divBdr>
            <w:top w:val="none" w:sz="0" w:space="0" w:color="auto"/>
            <w:left w:val="none" w:sz="0" w:space="0" w:color="auto"/>
            <w:bottom w:val="none" w:sz="0" w:space="0" w:color="auto"/>
            <w:right w:val="none" w:sz="0" w:space="0" w:color="auto"/>
          </w:divBdr>
        </w:div>
        <w:div w:id="1801531094">
          <w:marLeft w:val="480"/>
          <w:marRight w:val="0"/>
          <w:marTop w:val="0"/>
          <w:marBottom w:val="0"/>
          <w:divBdr>
            <w:top w:val="none" w:sz="0" w:space="0" w:color="auto"/>
            <w:left w:val="none" w:sz="0" w:space="0" w:color="auto"/>
            <w:bottom w:val="none" w:sz="0" w:space="0" w:color="auto"/>
            <w:right w:val="none" w:sz="0" w:space="0" w:color="auto"/>
          </w:divBdr>
        </w:div>
        <w:div w:id="1862009125">
          <w:marLeft w:val="480"/>
          <w:marRight w:val="0"/>
          <w:marTop w:val="0"/>
          <w:marBottom w:val="0"/>
          <w:divBdr>
            <w:top w:val="none" w:sz="0" w:space="0" w:color="auto"/>
            <w:left w:val="none" w:sz="0" w:space="0" w:color="auto"/>
            <w:bottom w:val="none" w:sz="0" w:space="0" w:color="auto"/>
            <w:right w:val="none" w:sz="0" w:space="0" w:color="auto"/>
          </w:divBdr>
        </w:div>
        <w:div w:id="1892694670">
          <w:marLeft w:val="480"/>
          <w:marRight w:val="0"/>
          <w:marTop w:val="0"/>
          <w:marBottom w:val="0"/>
          <w:divBdr>
            <w:top w:val="none" w:sz="0" w:space="0" w:color="auto"/>
            <w:left w:val="none" w:sz="0" w:space="0" w:color="auto"/>
            <w:bottom w:val="none" w:sz="0" w:space="0" w:color="auto"/>
            <w:right w:val="none" w:sz="0" w:space="0" w:color="auto"/>
          </w:divBdr>
        </w:div>
        <w:div w:id="1896770299">
          <w:marLeft w:val="480"/>
          <w:marRight w:val="0"/>
          <w:marTop w:val="0"/>
          <w:marBottom w:val="0"/>
          <w:divBdr>
            <w:top w:val="none" w:sz="0" w:space="0" w:color="auto"/>
            <w:left w:val="none" w:sz="0" w:space="0" w:color="auto"/>
            <w:bottom w:val="none" w:sz="0" w:space="0" w:color="auto"/>
            <w:right w:val="none" w:sz="0" w:space="0" w:color="auto"/>
          </w:divBdr>
        </w:div>
        <w:div w:id="1922447228">
          <w:marLeft w:val="480"/>
          <w:marRight w:val="0"/>
          <w:marTop w:val="0"/>
          <w:marBottom w:val="0"/>
          <w:divBdr>
            <w:top w:val="none" w:sz="0" w:space="0" w:color="auto"/>
            <w:left w:val="none" w:sz="0" w:space="0" w:color="auto"/>
            <w:bottom w:val="none" w:sz="0" w:space="0" w:color="auto"/>
            <w:right w:val="none" w:sz="0" w:space="0" w:color="auto"/>
          </w:divBdr>
        </w:div>
        <w:div w:id="1970161916">
          <w:marLeft w:val="480"/>
          <w:marRight w:val="0"/>
          <w:marTop w:val="0"/>
          <w:marBottom w:val="0"/>
          <w:divBdr>
            <w:top w:val="none" w:sz="0" w:space="0" w:color="auto"/>
            <w:left w:val="none" w:sz="0" w:space="0" w:color="auto"/>
            <w:bottom w:val="none" w:sz="0" w:space="0" w:color="auto"/>
            <w:right w:val="none" w:sz="0" w:space="0" w:color="auto"/>
          </w:divBdr>
        </w:div>
        <w:div w:id="1973364743">
          <w:marLeft w:val="480"/>
          <w:marRight w:val="0"/>
          <w:marTop w:val="0"/>
          <w:marBottom w:val="0"/>
          <w:divBdr>
            <w:top w:val="none" w:sz="0" w:space="0" w:color="auto"/>
            <w:left w:val="none" w:sz="0" w:space="0" w:color="auto"/>
            <w:bottom w:val="none" w:sz="0" w:space="0" w:color="auto"/>
            <w:right w:val="none" w:sz="0" w:space="0" w:color="auto"/>
          </w:divBdr>
        </w:div>
        <w:div w:id="2044355456">
          <w:marLeft w:val="480"/>
          <w:marRight w:val="0"/>
          <w:marTop w:val="0"/>
          <w:marBottom w:val="0"/>
          <w:divBdr>
            <w:top w:val="none" w:sz="0" w:space="0" w:color="auto"/>
            <w:left w:val="none" w:sz="0" w:space="0" w:color="auto"/>
            <w:bottom w:val="none" w:sz="0" w:space="0" w:color="auto"/>
            <w:right w:val="none" w:sz="0" w:space="0" w:color="auto"/>
          </w:divBdr>
        </w:div>
        <w:div w:id="2100178765">
          <w:marLeft w:val="480"/>
          <w:marRight w:val="0"/>
          <w:marTop w:val="0"/>
          <w:marBottom w:val="0"/>
          <w:divBdr>
            <w:top w:val="none" w:sz="0" w:space="0" w:color="auto"/>
            <w:left w:val="none" w:sz="0" w:space="0" w:color="auto"/>
            <w:bottom w:val="none" w:sz="0" w:space="0" w:color="auto"/>
            <w:right w:val="none" w:sz="0" w:space="0" w:color="auto"/>
          </w:divBdr>
        </w:div>
        <w:div w:id="2107576823">
          <w:marLeft w:val="480"/>
          <w:marRight w:val="0"/>
          <w:marTop w:val="0"/>
          <w:marBottom w:val="0"/>
          <w:divBdr>
            <w:top w:val="none" w:sz="0" w:space="0" w:color="auto"/>
            <w:left w:val="none" w:sz="0" w:space="0" w:color="auto"/>
            <w:bottom w:val="none" w:sz="0" w:space="0" w:color="auto"/>
            <w:right w:val="none" w:sz="0" w:space="0" w:color="auto"/>
          </w:divBdr>
        </w:div>
        <w:div w:id="2140298991">
          <w:marLeft w:val="480"/>
          <w:marRight w:val="0"/>
          <w:marTop w:val="0"/>
          <w:marBottom w:val="0"/>
          <w:divBdr>
            <w:top w:val="none" w:sz="0" w:space="0" w:color="auto"/>
            <w:left w:val="none" w:sz="0" w:space="0" w:color="auto"/>
            <w:bottom w:val="none" w:sz="0" w:space="0" w:color="auto"/>
            <w:right w:val="none" w:sz="0" w:space="0" w:color="auto"/>
          </w:divBdr>
        </w:div>
      </w:divsChild>
    </w:div>
    <w:div w:id="1965310575">
      <w:marLeft w:val="640"/>
      <w:marRight w:val="0"/>
      <w:marTop w:val="0"/>
      <w:marBottom w:val="0"/>
      <w:divBdr>
        <w:top w:val="none" w:sz="0" w:space="0" w:color="auto"/>
        <w:left w:val="none" w:sz="0" w:space="0" w:color="auto"/>
        <w:bottom w:val="none" w:sz="0" w:space="0" w:color="auto"/>
        <w:right w:val="none" w:sz="0" w:space="0" w:color="auto"/>
      </w:divBdr>
    </w:div>
    <w:div w:id="1968076687">
      <w:marLeft w:val="640"/>
      <w:marRight w:val="0"/>
      <w:marTop w:val="0"/>
      <w:marBottom w:val="0"/>
      <w:divBdr>
        <w:top w:val="none" w:sz="0" w:space="0" w:color="auto"/>
        <w:left w:val="none" w:sz="0" w:space="0" w:color="auto"/>
        <w:bottom w:val="none" w:sz="0" w:space="0" w:color="auto"/>
        <w:right w:val="none" w:sz="0" w:space="0" w:color="auto"/>
      </w:divBdr>
    </w:div>
    <w:div w:id="1968392953">
      <w:marLeft w:val="640"/>
      <w:marRight w:val="0"/>
      <w:marTop w:val="0"/>
      <w:marBottom w:val="0"/>
      <w:divBdr>
        <w:top w:val="none" w:sz="0" w:space="0" w:color="auto"/>
        <w:left w:val="none" w:sz="0" w:space="0" w:color="auto"/>
        <w:bottom w:val="none" w:sz="0" w:space="0" w:color="auto"/>
        <w:right w:val="none" w:sz="0" w:space="0" w:color="auto"/>
      </w:divBdr>
    </w:div>
    <w:div w:id="1968461823">
      <w:marLeft w:val="640"/>
      <w:marRight w:val="0"/>
      <w:marTop w:val="0"/>
      <w:marBottom w:val="0"/>
      <w:divBdr>
        <w:top w:val="none" w:sz="0" w:space="0" w:color="auto"/>
        <w:left w:val="none" w:sz="0" w:space="0" w:color="auto"/>
        <w:bottom w:val="none" w:sz="0" w:space="0" w:color="auto"/>
        <w:right w:val="none" w:sz="0" w:space="0" w:color="auto"/>
      </w:divBdr>
    </w:div>
    <w:div w:id="1969046573">
      <w:marLeft w:val="640"/>
      <w:marRight w:val="0"/>
      <w:marTop w:val="0"/>
      <w:marBottom w:val="0"/>
      <w:divBdr>
        <w:top w:val="none" w:sz="0" w:space="0" w:color="auto"/>
        <w:left w:val="none" w:sz="0" w:space="0" w:color="auto"/>
        <w:bottom w:val="none" w:sz="0" w:space="0" w:color="auto"/>
        <w:right w:val="none" w:sz="0" w:space="0" w:color="auto"/>
      </w:divBdr>
    </w:div>
    <w:div w:id="1969504206">
      <w:bodyDiv w:val="1"/>
      <w:marLeft w:val="0"/>
      <w:marRight w:val="0"/>
      <w:marTop w:val="0"/>
      <w:marBottom w:val="0"/>
      <w:divBdr>
        <w:top w:val="none" w:sz="0" w:space="0" w:color="auto"/>
        <w:left w:val="none" w:sz="0" w:space="0" w:color="auto"/>
        <w:bottom w:val="none" w:sz="0" w:space="0" w:color="auto"/>
        <w:right w:val="none" w:sz="0" w:space="0" w:color="auto"/>
      </w:divBdr>
      <w:divsChild>
        <w:div w:id="16276840">
          <w:marLeft w:val="480"/>
          <w:marRight w:val="0"/>
          <w:marTop w:val="0"/>
          <w:marBottom w:val="0"/>
          <w:divBdr>
            <w:top w:val="none" w:sz="0" w:space="0" w:color="auto"/>
            <w:left w:val="none" w:sz="0" w:space="0" w:color="auto"/>
            <w:bottom w:val="none" w:sz="0" w:space="0" w:color="auto"/>
            <w:right w:val="none" w:sz="0" w:space="0" w:color="auto"/>
          </w:divBdr>
        </w:div>
        <w:div w:id="40247695">
          <w:marLeft w:val="480"/>
          <w:marRight w:val="0"/>
          <w:marTop w:val="0"/>
          <w:marBottom w:val="0"/>
          <w:divBdr>
            <w:top w:val="none" w:sz="0" w:space="0" w:color="auto"/>
            <w:left w:val="none" w:sz="0" w:space="0" w:color="auto"/>
            <w:bottom w:val="none" w:sz="0" w:space="0" w:color="auto"/>
            <w:right w:val="none" w:sz="0" w:space="0" w:color="auto"/>
          </w:divBdr>
        </w:div>
        <w:div w:id="50691597">
          <w:marLeft w:val="480"/>
          <w:marRight w:val="0"/>
          <w:marTop w:val="0"/>
          <w:marBottom w:val="0"/>
          <w:divBdr>
            <w:top w:val="none" w:sz="0" w:space="0" w:color="auto"/>
            <w:left w:val="none" w:sz="0" w:space="0" w:color="auto"/>
            <w:bottom w:val="none" w:sz="0" w:space="0" w:color="auto"/>
            <w:right w:val="none" w:sz="0" w:space="0" w:color="auto"/>
          </w:divBdr>
        </w:div>
        <w:div w:id="61221881">
          <w:marLeft w:val="480"/>
          <w:marRight w:val="0"/>
          <w:marTop w:val="0"/>
          <w:marBottom w:val="0"/>
          <w:divBdr>
            <w:top w:val="none" w:sz="0" w:space="0" w:color="auto"/>
            <w:left w:val="none" w:sz="0" w:space="0" w:color="auto"/>
            <w:bottom w:val="none" w:sz="0" w:space="0" w:color="auto"/>
            <w:right w:val="none" w:sz="0" w:space="0" w:color="auto"/>
          </w:divBdr>
        </w:div>
        <w:div w:id="96756302">
          <w:marLeft w:val="480"/>
          <w:marRight w:val="0"/>
          <w:marTop w:val="0"/>
          <w:marBottom w:val="0"/>
          <w:divBdr>
            <w:top w:val="none" w:sz="0" w:space="0" w:color="auto"/>
            <w:left w:val="none" w:sz="0" w:space="0" w:color="auto"/>
            <w:bottom w:val="none" w:sz="0" w:space="0" w:color="auto"/>
            <w:right w:val="none" w:sz="0" w:space="0" w:color="auto"/>
          </w:divBdr>
        </w:div>
        <w:div w:id="150371836">
          <w:marLeft w:val="480"/>
          <w:marRight w:val="0"/>
          <w:marTop w:val="0"/>
          <w:marBottom w:val="0"/>
          <w:divBdr>
            <w:top w:val="none" w:sz="0" w:space="0" w:color="auto"/>
            <w:left w:val="none" w:sz="0" w:space="0" w:color="auto"/>
            <w:bottom w:val="none" w:sz="0" w:space="0" w:color="auto"/>
            <w:right w:val="none" w:sz="0" w:space="0" w:color="auto"/>
          </w:divBdr>
        </w:div>
        <w:div w:id="152647232">
          <w:marLeft w:val="480"/>
          <w:marRight w:val="0"/>
          <w:marTop w:val="0"/>
          <w:marBottom w:val="0"/>
          <w:divBdr>
            <w:top w:val="none" w:sz="0" w:space="0" w:color="auto"/>
            <w:left w:val="none" w:sz="0" w:space="0" w:color="auto"/>
            <w:bottom w:val="none" w:sz="0" w:space="0" w:color="auto"/>
            <w:right w:val="none" w:sz="0" w:space="0" w:color="auto"/>
          </w:divBdr>
        </w:div>
        <w:div w:id="225607565">
          <w:marLeft w:val="480"/>
          <w:marRight w:val="0"/>
          <w:marTop w:val="0"/>
          <w:marBottom w:val="0"/>
          <w:divBdr>
            <w:top w:val="none" w:sz="0" w:space="0" w:color="auto"/>
            <w:left w:val="none" w:sz="0" w:space="0" w:color="auto"/>
            <w:bottom w:val="none" w:sz="0" w:space="0" w:color="auto"/>
            <w:right w:val="none" w:sz="0" w:space="0" w:color="auto"/>
          </w:divBdr>
        </w:div>
        <w:div w:id="273900457">
          <w:marLeft w:val="480"/>
          <w:marRight w:val="0"/>
          <w:marTop w:val="0"/>
          <w:marBottom w:val="0"/>
          <w:divBdr>
            <w:top w:val="none" w:sz="0" w:space="0" w:color="auto"/>
            <w:left w:val="none" w:sz="0" w:space="0" w:color="auto"/>
            <w:bottom w:val="none" w:sz="0" w:space="0" w:color="auto"/>
            <w:right w:val="none" w:sz="0" w:space="0" w:color="auto"/>
          </w:divBdr>
        </w:div>
        <w:div w:id="311521414">
          <w:marLeft w:val="480"/>
          <w:marRight w:val="0"/>
          <w:marTop w:val="0"/>
          <w:marBottom w:val="0"/>
          <w:divBdr>
            <w:top w:val="none" w:sz="0" w:space="0" w:color="auto"/>
            <w:left w:val="none" w:sz="0" w:space="0" w:color="auto"/>
            <w:bottom w:val="none" w:sz="0" w:space="0" w:color="auto"/>
            <w:right w:val="none" w:sz="0" w:space="0" w:color="auto"/>
          </w:divBdr>
        </w:div>
        <w:div w:id="427506882">
          <w:marLeft w:val="480"/>
          <w:marRight w:val="0"/>
          <w:marTop w:val="0"/>
          <w:marBottom w:val="0"/>
          <w:divBdr>
            <w:top w:val="none" w:sz="0" w:space="0" w:color="auto"/>
            <w:left w:val="none" w:sz="0" w:space="0" w:color="auto"/>
            <w:bottom w:val="none" w:sz="0" w:space="0" w:color="auto"/>
            <w:right w:val="none" w:sz="0" w:space="0" w:color="auto"/>
          </w:divBdr>
        </w:div>
        <w:div w:id="460735762">
          <w:marLeft w:val="480"/>
          <w:marRight w:val="0"/>
          <w:marTop w:val="0"/>
          <w:marBottom w:val="0"/>
          <w:divBdr>
            <w:top w:val="none" w:sz="0" w:space="0" w:color="auto"/>
            <w:left w:val="none" w:sz="0" w:space="0" w:color="auto"/>
            <w:bottom w:val="none" w:sz="0" w:space="0" w:color="auto"/>
            <w:right w:val="none" w:sz="0" w:space="0" w:color="auto"/>
          </w:divBdr>
        </w:div>
        <w:div w:id="511409007">
          <w:marLeft w:val="480"/>
          <w:marRight w:val="0"/>
          <w:marTop w:val="0"/>
          <w:marBottom w:val="0"/>
          <w:divBdr>
            <w:top w:val="none" w:sz="0" w:space="0" w:color="auto"/>
            <w:left w:val="none" w:sz="0" w:space="0" w:color="auto"/>
            <w:bottom w:val="none" w:sz="0" w:space="0" w:color="auto"/>
            <w:right w:val="none" w:sz="0" w:space="0" w:color="auto"/>
          </w:divBdr>
        </w:div>
        <w:div w:id="518128259">
          <w:marLeft w:val="480"/>
          <w:marRight w:val="0"/>
          <w:marTop w:val="0"/>
          <w:marBottom w:val="0"/>
          <w:divBdr>
            <w:top w:val="none" w:sz="0" w:space="0" w:color="auto"/>
            <w:left w:val="none" w:sz="0" w:space="0" w:color="auto"/>
            <w:bottom w:val="none" w:sz="0" w:space="0" w:color="auto"/>
            <w:right w:val="none" w:sz="0" w:space="0" w:color="auto"/>
          </w:divBdr>
        </w:div>
        <w:div w:id="550195045">
          <w:marLeft w:val="480"/>
          <w:marRight w:val="0"/>
          <w:marTop w:val="0"/>
          <w:marBottom w:val="0"/>
          <w:divBdr>
            <w:top w:val="none" w:sz="0" w:space="0" w:color="auto"/>
            <w:left w:val="none" w:sz="0" w:space="0" w:color="auto"/>
            <w:bottom w:val="none" w:sz="0" w:space="0" w:color="auto"/>
            <w:right w:val="none" w:sz="0" w:space="0" w:color="auto"/>
          </w:divBdr>
        </w:div>
        <w:div w:id="580725107">
          <w:marLeft w:val="480"/>
          <w:marRight w:val="0"/>
          <w:marTop w:val="0"/>
          <w:marBottom w:val="0"/>
          <w:divBdr>
            <w:top w:val="none" w:sz="0" w:space="0" w:color="auto"/>
            <w:left w:val="none" w:sz="0" w:space="0" w:color="auto"/>
            <w:bottom w:val="none" w:sz="0" w:space="0" w:color="auto"/>
            <w:right w:val="none" w:sz="0" w:space="0" w:color="auto"/>
          </w:divBdr>
        </w:div>
        <w:div w:id="581764061">
          <w:marLeft w:val="480"/>
          <w:marRight w:val="0"/>
          <w:marTop w:val="0"/>
          <w:marBottom w:val="0"/>
          <w:divBdr>
            <w:top w:val="none" w:sz="0" w:space="0" w:color="auto"/>
            <w:left w:val="none" w:sz="0" w:space="0" w:color="auto"/>
            <w:bottom w:val="none" w:sz="0" w:space="0" w:color="auto"/>
            <w:right w:val="none" w:sz="0" w:space="0" w:color="auto"/>
          </w:divBdr>
        </w:div>
        <w:div w:id="627586932">
          <w:marLeft w:val="480"/>
          <w:marRight w:val="0"/>
          <w:marTop w:val="0"/>
          <w:marBottom w:val="0"/>
          <w:divBdr>
            <w:top w:val="none" w:sz="0" w:space="0" w:color="auto"/>
            <w:left w:val="none" w:sz="0" w:space="0" w:color="auto"/>
            <w:bottom w:val="none" w:sz="0" w:space="0" w:color="auto"/>
            <w:right w:val="none" w:sz="0" w:space="0" w:color="auto"/>
          </w:divBdr>
        </w:div>
        <w:div w:id="645166461">
          <w:marLeft w:val="480"/>
          <w:marRight w:val="0"/>
          <w:marTop w:val="0"/>
          <w:marBottom w:val="0"/>
          <w:divBdr>
            <w:top w:val="none" w:sz="0" w:space="0" w:color="auto"/>
            <w:left w:val="none" w:sz="0" w:space="0" w:color="auto"/>
            <w:bottom w:val="none" w:sz="0" w:space="0" w:color="auto"/>
            <w:right w:val="none" w:sz="0" w:space="0" w:color="auto"/>
          </w:divBdr>
        </w:div>
        <w:div w:id="703484260">
          <w:marLeft w:val="480"/>
          <w:marRight w:val="0"/>
          <w:marTop w:val="0"/>
          <w:marBottom w:val="0"/>
          <w:divBdr>
            <w:top w:val="none" w:sz="0" w:space="0" w:color="auto"/>
            <w:left w:val="none" w:sz="0" w:space="0" w:color="auto"/>
            <w:bottom w:val="none" w:sz="0" w:space="0" w:color="auto"/>
            <w:right w:val="none" w:sz="0" w:space="0" w:color="auto"/>
          </w:divBdr>
        </w:div>
        <w:div w:id="728453811">
          <w:marLeft w:val="480"/>
          <w:marRight w:val="0"/>
          <w:marTop w:val="0"/>
          <w:marBottom w:val="0"/>
          <w:divBdr>
            <w:top w:val="none" w:sz="0" w:space="0" w:color="auto"/>
            <w:left w:val="none" w:sz="0" w:space="0" w:color="auto"/>
            <w:bottom w:val="none" w:sz="0" w:space="0" w:color="auto"/>
            <w:right w:val="none" w:sz="0" w:space="0" w:color="auto"/>
          </w:divBdr>
        </w:div>
        <w:div w:id="835536940">
          <w:marLeft w:val="480"/>
          <w:marRight w:val="0"/>
          <w:marTop w:val="0"/>
          <w:marBottom w:val="0"/>
          <w:divBdr>
            <w:top w:val="none" w:sz="0" w:space="0" w:color="auto"/>
            <w:left w:val="none" w:sz="0" w:space="0" w:color="auto"/>
            <w:bottom w:val="none" w:sz="0" w:space="0" w:color="auto"/>
            <w:right w:val="none" w:sz="0" w:space="0" w:color="auto"/>
          </w:divBdr>
        </w:div>
        <w:div w:id="975648971">
          <w:marLeft w:val="480"/>
          <w:marRight w:val="0"/>
          <w:marTop w:val="0"/>
          <w:marBottom w:val="0"/>
          <w:divBdr>
            <w:top w:val="none" w:sz="0" w:space="0" w:color="auto"/>
            <w:left w:val="none" w:sz="0" w:space="0" w:color="auto"/>
            <w:bottom w:val="none" w:sz="0" w:space="0" w:color="auto"/>
            <w:right w:val="none" w:sz="0" w:space="0" w:color="auto"/>
          </w:divBdr>
        </w:div>
        <w:div w:id="982736817">
          <w:marLeft w:val="480"/>
          <w:marRight w:val="0"/>
          <w:marTop w:val="0"/>
          <w:marBottom w:val="0"/>
          <w:divBdr>
            <w:top w:val="none" w:sz="0" w:space="0" w:color="auto"/>
            <w:left w:val="none" w:sz="0" w:space="0" w:color="auto"/>
            <w:bottom w:val="none" w:sz="0" w:space="0" w:color="auto"/>
            <w:right w:val="none" w:sz="0" w:space="0" w:color="auto"/>
          </w:divBdr>
        </w:div>
        <w:div w:id="1037390316">
          <w:marLeft w:val="480"/>
          <w:marRight w:val="0"/>
          <w:marTop w:val="0"/>
          <w:marBottom w:val="0"/>
          <w:divBdr>
            <w:top w:val="none" w:sz="0" w:space="0" w:color="auto"/>
            <w:left w:val="none" w:sz="0" w:space="0" w:color="auto"/>
            <w:bottom w:val="none" w:sz="0" w:space="0" w:color="auto"/>
            <w:right w:val="none" w:sz="0" w:space="0" w:color="auto"/>
          </w:divBdr>
        </w:div>
        <w:div w:id="1162231473">
          <w:marLeft w:val="480"/>
          <w:marRight w:val="0"/>
          <w:marTop w:val="0"/>
          <w:marBottom w:val="0"/>
          <w:divBdr>
            <w:top w:val="none" w:sz="0" w:space="0" w:color="auto"/>
            <w:left w:val="none" w:sz="0" w:space="0" w:color="auto"/>
            <w:bottom w:val="none" w:sz="0" w:space="0" w:color="auto"/>
            <w:right w:val="none" w:sz="0" w:space="0" w:color="auto"/>
          </w:divBdr>
        </w:div>
        <w:div w:id="1162769807">
          <w:marLeft w:val="480"/>
          <w:marRight w:val="0"/>
          <w:marTop w:val="0"/>
          <w:marBottom w:val="0"/>
          <w:divBdr>
            <w:top w:val="none" w:sz="0" w:space="0" w:color="auto"/>
            <w:left w:val="none" w:sz="0" w:space="0" w:color="auto"/>
            <w:bottom w:val="none" w:sz="0" w:space="0" w:color="auto"/>
            <w:right w:val="none" w:sz="0" w:space="0" w:color="auto"/>
          </w:divBdr>
        </w:div>
        <w:div w:id="1174104291">
          <w:marLeft w:val="480"/>
          <w:marRight w:val="0"/>
          <w:marTop w:val="0"/>
          <w:marBottom w:val="0"/>
          <w:divBdr>
            <w:top w:val="none" w:sz="0" w:space="0" w:color="auto"/>
            <w:left w:val="none" w:sz="0" w:space="0" w:color="auto"/>
            <w:bottom w:val="none" w:sz="0" w:space="0" w:color="auto"/>
            <w:right w:val="none" w:sz="0" w:space="0" w:color="auto"/>
          </w:divBdr>
        </w:div>
        <w:div w:id="1246721387">
          <w:marLeft w:val="480"/>
          <w:marRight w:val="0"/>
          <w:marTop w:val="0"/>
          <w:marBottom w:val="0"/>
          <w:divBdr>
            <w:top w:val="none" w:sz="0" w:space="0" w:color="auto"/>
            <w:left w:val="none" w:sz="0" w:space="0" w:color="auto"/>
            <w:bottom w:val="none" w:sz="0" w:space="0" w:color="auto"/>
            <w:right w:val="none" w:sz="0" w:space="0" w:color="auto"/>
          </w:divBdr>
        </w:div>
        <w:div w:id="1264611883">
          <w:marLeft w:val="480"/>
          <w:marRight w:val="0"/>
          <w:marTop w:val="0"/>
          <w:marBottom w:val="0"/>
          <w:divBdr>
            <w:top w:val="none" w:sz="0" w:space="0" w:color="auto"/>
            <w:left w:val="none" w:sz="0" w:space="0" w:color="auto"/>
            <w:bottom w:val="none" w:sz="0" w:space="0" w:color="auto"/>
            <w:right w:val="none" w:sz="0" w:space="0" w:color="auto"/>
          </w:divBdr>
        </w:div>
        <w:div w:id="1292320527">
          <w:marLeft w:val="480"/>
          <w:marRight w:val="0"/>
          <w:marTop w:val="0"/>
          <w:marBottom w:val="0"/>
          <w:divBdr>
            <w:top w:val="none" w:sz="0" w:space="0" w:color="auto"/>
            <w:left w:val="none" w:sz="0" w:space="0" w:color="auto"/>
            <w:bottom w:val="none" w:sz="0" w:space="0" w:color="auto"/>
            <w:right w:val="none" w:sz="0" w:space="0" w:color="auto"/>
          </w:divBdr>
        </w:div>
        <w:div w:id="1306859299">
          <w:marLeft w:val="480"/>
          <w:marRight w:val="0"/>
          <w:marTop w:val="0"/>
          <w:marBottom w:val="0"/>
          <w:divBdr>
            <w:top w:val="none" w:sz="0" w:space="0" w:color="auto"/>
            <w:left w:val="none" w:sz="0" w:space="0" w:color="auto"/>
            <w:bottom w:val="none" w:sz="0" w:space="0" w:color="auto"/>
            <w:right w:val="none" w:sz="0" w:space="0" w:color="auto"/>
          </w:divBdr>
        </w:div>
        <w:div w:id="1419911394">
          <w:marLeft w:val="480"/>
          <w:marRight w:val="0"/>
          <w:marTop w:val="0"/>
          <w:marBottom w:val="0"/>
          <w:divBdr>
            <w:top w:val="none" w:sz="0" w:space="0" w:color="auto"/>
            <w:left w:val="none" w:sz="0" w:space="0" w:color="auto"/>
            <w:bottom w:val="none" w:sz="0" w:space="0" w:color="auto"/>
            <w:right w:val="none" w:sz="0" w:space="0" w:color="auto"/>
          </w:divBdr>
        </w:div>
        <w:div w:id="1504201999">
          <w:marLeft w:val="480"/>
          <w:marRight w:val="0"/>
          <w:marTop w:val="0"/>
          <w:marBottom w:val="0"/>
          <w:divBdr>
            <w:top w:val="none" w:sz="0" w:space="0" w:color="auto"/>
            <w:left w:val="none" w:sz="0" w:space="0" w:color="auto"/>
            <w:bottom w:val="none" w:sz="0" w:space="0" w:color="auto"/>
            <w:right w:val="none" w:sz="0" w:space="0" w:color="auto"/>
          </w:divBdr>
        </w:div>
        <w:div w:id="1528254920">
          <w:marLeft w:val="480"/>
          <w:marRight w:val="0"/>
          <w:marTop w:val="0"/>
          <w:marBottom w:val="0"/>
          <w:divBdr>
            <w:top w:val="none" w:sz="0" w:space="0" w:color="auto"/>
            <w:left w:val="none" w:sz="0" w:space="0" w:color="auto"/>
            <w:bottom w:val="none" w:sz="0" w:space="0" w:color="auto"/>
            <w:right w:val="none" w:sz="0" w:space="0" w:color="auto"/>
          </w:divBdr>
        </w:div>
        <w:div w:id="1539972595">
          <w:marLeft w:val="480"/>
          <w:marRight w:val="0"/>
          <w:marTop w:val="0"/>
          <w:marBottom w:val="0"/>
          <w:divBdr>
            <w:top w:val="none" w:sz="0" w:space="0" w:color="auto"/>
            <w:left w:val="none" w:sz="0" w:space="0" w:color="auto"/>
            <w:bottom w:val="none" w:sz="0" w:space="0" w:color="auto"/>
            <w:right w:val="none" w:sz="0" w:space="0" w:color="auto"/>
          </w:divBdr>
        </w:div>
        <w:div w:id="1565994069">
          <w:marLeft w:val="480"/>
          <w:marRight w:val="0"/>
          <w:marTop w:val="0"/>
          <w:marBottom w:val="0"/>
          <w:divBdr>
            <w:top w:val="none" w:sz="0" w:space="0" w:color="auto"/>
            <w:left w:val="none" w:sz="0" w:space="0" w:color="auto"/>
            <w:bottom w:val="none" w:sz="0" w:space="0" w:color="auto"/>
            <w:right w:val="none" w:sz="0" w:space="0" w:color="auto"/>
          </w:divBdr>
        </w:div>
        <w:div w:id="1653178271">
          <w:marLeft w:val="480"/>
          <w:marRight w:val="0"/>
          <w:marTop w:val="0"/>
          <w:marBottom w:val="0"/>
          <w:divBdr>
            <w:top w:val="none" w:sz="0" w:space="0" w:color="auto"/>
            <w:left w:val="none" w:sz="0" w:space="0" w:color="auto"/>
            <w:bottom w:val="none" w:sz="0" w:space="0" w:color="auto"/>
            <w:right w:val="none" w:sz="0" w:space="0" w:color="auto"/>
          </w:divBdr>
        </w:div>
        <w:div w:id="1693023431">
          <w:marLeft w:val="480"/>
          <w:marRight w:val="0"/>
          <w:marTop w:val="0"/>
          <w:marBottom w:val="0"/>
          <w:divBdr>
            <w:top w:val="none" w:sz="0" w:space="0" w:color="auto"/>
            <w:left w:val="none" w:sz="0" w:space="0" w:color="auto"/>
            <w:bottom w:val="none" w:sz="0" w:space="0" w:color="auto"/>
            <w:right w:val="none" w:sz="0" w:space="0" w:color="auto"/>
          </w:divBdr>
        </w:div>
        <w:div w:id="1716347940">
          <w:marLeft w:val="480"/>
          <w:marRight w:val="0"/>
          <w:marTop w:val="0"/>
          <w:marBottom w:val="0"/>
          <w:divBdr>
            <w:top w:val="none" w:sz="0" w:space="0" w:color="auto"/>
            <w:left w:val="none" w:sz="0" w:space="0" w:color="auto"/>
            <w:bottom w:val="none" w:sz="0" w:space="0" w:color="auto"/>
            <w:right w:val="none" w:sz="0" w:space="0" w:color="auto"/>
          </w:divBdr>
        </w:div>
        <w:div w:id="1720935612">
          <w:marLeft w:val="480"/>
          <w:marRight w:val="0"/>
          <w:marTop w:val="0"/>
          <w:marBottom w:val="0"/>
          <w:divBdr>
            <w:top w:val="none" w:sz="0" w:space="0" w:color="auto"/>
            <w:left w:val="none" w:sz="0" w:space="0" w:color="auto"/>
            <w:bottom w:val="none" w:sz="0" w:space="0" w:color="auto"/>
            <w:right w:val="none" w:sz="0" w:space="0" w:color="auto"/>
          </w:divBdr>
        </w:div>
        <w:div w:id="1795519246">
          <w:marLeft w:val="480"/>
          <w:marRight w:val="0"/>
          <w:marTop w:val="0"/>
          <w:marBottom w:val="0"/>
          <w:divBdr>
            <w:top w:val="none" w:sz="0" w:space="0" w:color="auto"/>
            <w:left w:val="none" w:sz="0" w:space="0" w:color="auto"/>
            <w:bottom w:val="none" w:sz="0" w:space="0" w:color="auto"/>
            <w:right w:val="none" w:sz="0" w:space="0" w:color="auto"/>
          </w:divBdr>
        </w:div>
        <w:div w:id="1804927465">
          <w:marLeft w:val="480"/>
          <w:marRight w:val="0"/>
          <w:marTop w:val="0"/>
          <w:marBottom w:val="0"/>
          <w:divBdr>
            <w:top w:val="none" w:sz="0" w:space="0" w:color="auto"/>
            <w:left w:val="none" w:sz="0" w:space="0" w:color="auto"/>
            <w:bottom w:val="none" w:sz="0" w:space="0" w:color="auto"/>
            <w:right w:val="none" w:sz="0" w:space="0" w:color="auto"/>
          </w:divBdr>
        </w:div>
        <w:div w:id="1817406768">
          <w:marLeft w:val="480"/>
          <w:marRight w:val="0"/>
          <w:marTop w:val="0"/>
          <w:marBottom w:val="0"/>
          <w:divBdr>
            <w:top w:val="none" w:sz="0" w:space="0" w:color="auto"/>
            <w:left w:val="none" w:sz="0" w:space="0" w:color="auto"/>
            <w:bottom w:val="none" w:sz="0" w:space="0" w:color="auto"/>
            <w:right w:val="none" w:sz="0" w:space="0" w:color="auto"/>
          </w:divBdr>
        </w:div>
        <w:div w:id="1880782118">
          <w:marLeft w:val="480"/>
          <w:marRight w:val="0"/>
          <w:marTop w:val="0"/>
          <w:marBottom w:val="0"/>
          <w:divBdr>
            <w:top w:val="none" w:sz="0" w:space="0" w:color="auto"/>
            <w:left w:val="none" w:sz="0" w:space="0" w:color="auto"/>
            <w:bottom w:val="none" w:sz="0" w:space="0" w:color="auto"/>
            <w:right w:val="none" w:sz="0" w:space="0" w:color="auto"/>
          </w:divBdr>
        </w:div>
        <w:div w:id="1953899705">
          <w:marLeft w:val="480"/>
          <w:marRight w:val="0"/>
          <w:marTop w:val="0"/>
          <w:marBottom w:val="0"/>
          <w:divBdr>
            <w:top w:val="none" w:sz="0" w:space="0" w:color="auto"/>
            <w:left w:val="none" w:sz="0" w:space="0" w:color="auto"/>
            <w:bottom w:val="none" w:sz="0" w:space="0" w:color="auto"/>
            <w:right w:val="none" w:sz="0" w:space="0" w:color="auto"/>
          </w:divBdr>
        </w:div>
        <w:div w:id="2001497916">
          <w:marLeft w:val="480"/>
          <w:marRight w:val="0"/>
          <w:marTop w:val="0"/>
          <w:marBottom w:val="0"/>
          <w:divBdr>
            <w:top w:val="none" w:sz="0" w:space="0" w:color="auto"/>
            <w:left w:val="none" w:sz="0" w:space="0" w:color="auto"/>
            <w:bottom w:val="none" w:sz="0" w:space="0" w:color="auto"/>
            <w:right w:val="none" w:sz="0" w:space="0" w:color="auto"/>
          </w:divBdr>
        </w:div>
        <w:div w:id="2014719030">
          <w:marLeft w:val="480"/>
          <w:marRight w:val="0"/>
          <w:marTop w:val="0"/>
          <w:marBottom w:val="0"/>
          <w:divBdr>
            <w:top w:val="none" w:sz="0" w:space="0" w:color="auto"/>
            <w:left w:val="none" w:sz="0" w:space="0" w:color="auto"/>
            <w:bottom w:val="none" w:sz="0" w:space="0" w:color="auto"/>
            <w:right w:val="none" w:sz="0" w:space="0" w:color="auto"/>
          </w:divBdr>
        </w:div>
        <w:div w:id="2027320491">
          <w:marLeft w:val="480"/>
          <w:marRight w:val="0"/>
          <w:marTop w:val="0"/>
          <w:marBottom w:val="0"/>
          <w:divBdr>
            <w:top w:val="none" w:sz="0" w:space="0" w:color="auto"/>
            <w:left w:val="none" w:sz="0" w:space="0" w:color="auto"/>
            <w:bottom w:val="none" w:sz="0" w:space="0" w:color="auto"/>
            <w:right w:val="none" w:sz="0" w:space="0" w:color="auto"/>
          </w:divBdr>
        </w:div>
        <w:div w:id="2071682684">
          <w:marLeft w:val="480"/>
          <w:marRight w:val="0"/>
          <w:marTop w:val="0"/>
          <w:marBottom w:val="0"/>
          <w:divBdr>
            <w:top w:val="none" w:sz="0" w:space="0" w:color="auto"/>
            <w:left w:val="none" w:sz="0" w:space="0" w:color="auto"/>
            <w:bottom w:val="none" w:sz="0" w:space="0" w:color="auto"/>
            <w:right w:val="none" w:sz="0" w:space="0" w:color="auto"/>
          </w:divBdr>
        </w:div>
        <w:div w:id="2073387295">
          <w:marLeft w:val="480"/>
          <w:marRight w:val="0"/>
          <w:marTop w:val="0"/>
          <w:marBottom w:val="0"/>
          <w:divBdr>
            <w:top w:val="none" w:sz="0" w:space="0" w:color="auto"/>
            <w:left w:val="none" w:sz="0" w:space="0" w:color="auto"/>
            <w:bottom w:val="none" w:sz="0" w:space="0" w:color="auto"/>
            <w:right w:val="none" w:sz="0" w:space="0" w:color="auto"/>
          </w:divBdr>
        </w:div>
        <w:div w:id="2076273000">
          <w:marLeft w:val="480"/>
          <w:marRight w:val="0"/>
          <w:marTop w:val="0"/>
          <w:marBottom w:val="0"/>
          <w:divBdr>
            <w:top w:val="none" w:sz="0" w:space="0" w:color="auto"/>
            <w:left w:val="none" w:sz="0" w:space="0" w:color="auto"/>
            <w:bottom w:val="none" w:sz="0" w:space="0" w:color="auto"/>
            <w:right w:val="none" w:sz="0" w:space="0" w:color="auto"/>
          </w:divBdr>
        </w:div>
        <w:div w:id="2077510446">
          <w:marLeft w:val="480"/>
          <w:marRight w:val="0"/>
          <w:marTop w:val="0"/>
          <w:marBottom w:val="0"/>
          <w:divBdr>
            <w:top w:val="none" w:sz="0" w:space="0" w:color="auto"/>
            <w:left w:val="none" w:sz="0" w:space="0" w:color="auto"/>
            <w:bottom w:val="none" w:sz="0" w:space="0" w:color="auto"/>
            <w:right w:val="none" w:sz="0" w:space="0" w:color="auto"/>
          </w:divBdr>
        </w:div>
        <w:div w:id="2084176424">
          <w:marLeft w:val="480"/>
          <w:marRight w:val="0"/>
          <w:marTop w:val="0"/>
          <w:marBottom w:val="0"/>
          <w:divBdr>
            <w:top w:val="none" w:sz="0" w:space="0" w:color="auto"/>
            <w:left w:val="none" w:sz="0" w:space="0" w:color="auto"/>
            <w:bottom w:val="none" w:sz="0" w:space="0" w:color="auto"/>
            <w:right w:val="none" w:sz="0" w:space="0" w:color="auto"/>
          </w:divBdr>
        </w:div>
      </w:divsChild>
    </w:div>
    <w:div w:id="1969553882">
      <w:marLeft w:val="640"/>
      <w:marRight w:val="0"/>
      <w:marTop w:val="0"/>
      <w:marBottom w:val="0"/>
      <w:divBdr>
        <w:top w:val="none" w:sz="0" w:space="0" w:color="auto"/>
        <w:left w:val="none" w:sz="0" w:space="0" w:color="auto"/>
        <w:bottom w:val="none" w:sz="0" w:space="0" w:color="auto"/>
        <w:right w:val="none" w:sz="0" w:space="0" w:color="auto"/>
      </w:divBdr>
    </w:div>
    <w:div w:id="1969701650">
      <w:bodyDiv w:val="1"/>
      <w:marLeft w:val="0"/>
      <w:marRight w:val="0"/>
      <w:marTop w:val="0"/>
      <w:marBottom w:val="0"/>
      <w:divBdr>
        <w:top w:val="none" w:sz="0" w:space="0" w:color="auto"/>
        <w:left w:val="none" w:sz="0" w:space="0" w:color="auto"/>
        <w:bottom w:val="none" w:sz="0" w:space="0" w:color="auto"/>
        <w:right w:val="none" w:sz="0" w:space="0" w:color="auto"/>
      </w:divBdr>
    </w:div>
    <w:div w:id="1970042720">
      <w:bodyDiv w:val="1"/>
      <w:marLeft w:val="0"/>
      <w:marRight w:val="0"/>
      <w:marTop w:val="0"/>
      <w:marBottom w:val="0"/>
      <w:divBdr>
        <w:top w:val="none" w:sz="0" w:space="0" w:color="auto"/>
        <w:left w:val="none" w:sz="0" w:space="0" w:color="auto"/>
        <w:bottom w:val="none" w:sz="0" w:space="0" w:color="auto"/>
        <w:right w:val="none" w:sz="0" w:space="0" w:color="auto"/>
      </w:divBdr>
      <w:divsChild>
        <w:div w:id="22022124">
          <w:marLeft w:val="480"/>
          <w:marRight w:val="0"/>
          <w:marTop w:val="0"/>
          <w:marBottom w:val="0"/>
          <w:divBdr>
            <w:top w:val="none" w:sz="0" w:space="0" w:color="auto"/>
            <w:left w:val="none" w:sz="0" w:space="0" w:color="auto"/>
            <w:bottom w:val="none" w:sz="0" w:space="0" w:color="auto"/>
            <w:right w:val="none" w:sz="0" w:space="0" w:color="auto"/>
          </w:divBdr>
        </w:div>
        <w:div w:id="22902194">
          <w:marLeft w:val="480"/>
          <w:marRight w:val="0"/>
          <w:marTop w:val="0"/>
          <w:marBottom w:val="0"/>
          <w:divBdr>
            <w:top w:val="none" w:sz="0" w:space="0" w:color="auto"/>
            <w:left w:val="none" w:sz="0" w:space="0" w:color="auto"/>
            <w:bottom w:val="none" w:sz="0" w:space="0" w:color="auto"/>
            <w:right w:val="none" w:sz="0" w:space="0" w:color="auto"/>
          </w:divBdr>
        </w:div>
        <w:div w:id="46877031">
          <w:marLeft w:val="480"/>
          <w:marRight w:val="0"/>
          <w:marTop w:val="0"/>
          <w:marBottom w:val="0"/>
          <w:divBdr>
            <w:top w:val="none" w:sz="0" w:space="0" w:color="auto"/>
            <w:left w:val="none" w:sz="0" w:space="0" w:color="auto"/>
            <w:bottom w:val="none" w:sz="0" w:space="0" w:color="auto"/>
            <w:right w:val="none" w:sz="0" w:space="0" w:color="auto"/>
          </w:divBdr>
        </w:div>
        <w:div w:id="54092145">
          <w:marLeft w:val="480"/>
          <w:marRight w:val="0"/>
          <w:marTop w:val="0"/>
          <w:marBottom w:val="0"/>
          <w:divBdr>
            <w:top w:val="none" w:sz="0" w:space="0" w:color="auto"/>
            <w:left w:val="none" w:sz="0" w:space="0" w:color="auto"/>
            <w:bottom w:val="none" w:sz="0" w:space="0" w:color="auto"/>
            <w:right w:val="none" w:sz="0" w:space="0" w:color="auto"/>
          </w:divBdr>
        </w:div>
        <w:div w:id="142083246">
          <w:marLeft w:val="480"/>
          <w:marRight w:val="0"/>
          <w:marTop w:val="0"/>
          <w:marBottom w:val="0"/>
          <w:divBdr>
            <w:top w:val="none" w:sz="0" w:space="0" w:color="auto"/>
            <w:left w:val="none" w:sz="0" w:space="0" w:color="auto"/>
            <w:bottom w:val="none" w:sz="0" w:space="0" w:color="auto"/>
            <w:right w:val="none" w:sz="0" w:space="0" w:color="auto"/>
          </w:divBdr>
        </w:div>
        <w:div w:id="173031548">
          <w:marLeft w:val="480"/>
          <w:marRight w:val="0"/>
          <w:marTop w:val="0"/>
          <w:marBottom w:val="0"/>
          <w:divBdr>
            <w:top w:val="none" w:sz="0" w:space="0" w:color="auto"/>
            <w:left w:val="none" w:sz="0" w:space="0" w:color="auto"/>
            <w:bottom w:val="none" w:sz="0" w:space="0" w:color="auto"/>
            <w:right w:val="none" w:sz="0" w:space="0" w:color="auto"/>
          </w:divBdr>
        </w:div>
        <w:div w:id="180702765">
          <w:marLeft w:val="480"/>
          <w:marRight w:val="0"/>
          <w:marTop w:val="0"/>
          <w:marBottom w:val="0"/>
          <w:divBdr>
            <w:top w:val="none" w:sz="0" w:space="0" w:color="auto"/>
            <w:left w:val="none" w:sz="0" w:space="0" w:color="auto"/>
            <w:bottom w:val="none" w:sz="0" w:space="0" w:color="auto"/>
            <w:right w:val="none" w:sz="0" w:space="0" w:color="auto"/>
          </w:divBdr>
        </w:div>
        <w:div w:id="226037638">
          <w:marLeft w:val="480"/>
          <w:marRight w:val="0"/>
          <w:marTop w:val="0"/>
          <w:marBottom w:val="0"/>
          <w:divBdr>
            <w:top w:val="none" w:sz="0" w:space="0" w:color="auto"/>
            <w:left w:val="none" w:sz="0" w:space="0" w:color="auto"/>
            <w:bottom w:val="none" w:sz="0" w:space="0" w:color="auto"/>
            <w:right w:val="none" w:sz="0" w:space="0" w:color="auto"/>
          </w:divBdr>
        </w:div>
        <w:div w:id="297422669">
          <w:marLeft w:val="480"/>
          <w:marRight w:val="0"/>
          <w:marTop w:val="0"/>
          <w:marBottom w:val="0"/>
          <w:divBdr>
            <w:top w:val="none" w:sz="0" w:space="0" w:color="auto"/>
            <w:left w:val="none" w:sz="0" w:space="0" w:color="auto"/>
            <w:bottom w:val="none" w:sz="0" w:space="0" w:color="auto"/>
            <w:right w:val="none" w:sz="0" w:space="0" w:color="auto"/>
          </w:divBdr>
        </w:div>
        <w:div w:id="301735920">
          <w:marLeft w:val="480"/>
          <w:marRight w:val="0"/>
          <w:marTop w:val="0"/>
          <w:marBottom w:val="0"/>
          <w:divBdr>
            <w:top w:val="none" w:sz="0" w:space="0" w:color="auto"/>
            <w:left w:val="none" w:sz="0" w:space="0" w:color="auto"/>
            <w:bottom w:val="none" w:sz="0" w:space="0" w:color="auto"/>
            <w:right w:val="none" w:sz="0" w:space="0" w:color="auto"/>
          </w:divBdr>
        </w:div>
        <w:div w:id="310839449">
          <w:marLeft w:val="480"/>
          <w:marRight w:val="0"/>
          <w:marTop w:val="0"/>
          <w:marBottom w:val="0"/>
          <w:divBdr>
            <w:top w:val="none" w:sz="0" w:space="0" w:color="auto"/>
            <w:left w:val="none" w:sz="0" w:space="0" w:color="auto"/>
            <w:bottom w:val="none" w:sz="0" w:space="0" w:color="auto"/>
            <w:right w:val="none" w:sz="0" w:space="0" w:color="auto"/>
          </w:divBdr>
        </w:div>
        <w:div w:id="313294521">
          <w:marLeft w:val="480"/>
          <w:marRight w:val="0"/>
          <w:marTop w:val="0"/>
          <w:marBottom w:val="0"/>
          <w:divBdr>
            <w:top w:val="none" w:sz="0" w:space="0" w:color="auto"/>
            <w:left w:val="none" w:sz="0" w:space="0" w:color="auto"/>
            <w:bottom w:val="none" w:sz="0" w:space="0" w:color="auto"/>
            <w:right w:val="none" w:sz="0" w:space="0" w:color="auto"/>
          </w:divBdr>
        </w:div>
        <w:div w:id="316305347">
          <w:marLeft w:val="480"/>
          <w:marRight w:val="0"/>
          <w:marTop w:val="0"/>
          <w:marBottom w:val="0"/>
          <w:divBdr>
            <w:top w:val="none" w:sz="0" w:space="0" w:color="auto"/>
            <w:left w:val="none" w:sz="0" w:space="0" w:color="auto"/>
            <w:bottom w:val="none" w:sz="0" w:space="0" w:color="auto"/>
            <w:right w:val="none" w:sz="0" w:space="0" w:color="auto"/>
          </w:divBdr>
        </w:div>
        <w:div w:id="324478429">
          <w:marLeft w:val="480"/>
          <w:marRight w:val="0"/>
          <w:marTop w:val="0"/>
          <w:marBottom w:val="0"/>
          <w:divBdr>
            <w:top w:val="none" w:sz="0" w:space="0" w:color="auto"/>
            <w:left w:val="none" w:sz="0" w:space="0" w:color="auto"/>
            <w:bottom w:val="none" w:sz="0" w:space="0" w:color="auto"/>
            <w:right w:val="none" w:sz="0" w:space="0" w:color="auto"/>
          </w:divBdr>
        </w:div>
        <w:div w:id="374891543">
          <w:marLeft w:val="480"/>
          <w:marRight w:val="0"/>
          <w:marTop w:val="0"/>
          <w:marBottom w:val="0"/>
          <w:divBdr>
            <w:top w:val="none" w:sz="0" w:space="0" w:color="auto"/>
            <w:left w:val="none" w:sz="0" w:space="0" w:color="auto"/>
            <w:bottom w:val="none" w:sz="0" w:space="0" w:color="auto"/>
            <w:right w:val="none" w:sz="0" w:space="0" w:color="auto"/>
          </w:divBdr>
        </w:div>
        <w:div w:id="416680389">
          <w:marLeft w:val="480"/>
          <w:marRight w:val="0"/>
          <w:marTop w:val="0"/>
          <w:marBottom w:val="0"/>
          <w:divBdr>
            <w:top w:val="none" w:sz="0" w:space="0" w:color="auto"/>
            <w:left w:val="none" w:sz="0" w:space="0" w:color="auto"/>
            <w:bottom w:val="none" w:sz="0" w:space="0" w:color="auto"/>
            <w:right w:val="none" w:sz="0" w:space="0" w:color="auto"/>
          </w:divBdr>
        </w:div>
        <w:div w:id="442652905">
          <w:marLeft w:val="480"/>
          <w:marRight w:val="0"/>
          <w:marTop w:val="0"/>
          <w:marBottom w:val="0"/>
          <w:divBdr>
            <w:top w:val="none" w:sz="0" w:space="0" w:color="auto"/>
            <w:left w:val="none" w:sz="0" w:space="0" w:color="auto"/>
            <w:bottom w:val="none" w:sz="0" w:space="0" w:color="auto"/>
            <w:right w:val="none" w:sz="0" w:space="0" w:color="auto"/>
          </w:divBdr>
        </w:div>
        <w:div w:id="486939577">
          <w:marLeft w:val="480"/>
          <w:marRight w:val="0"/>
          <w:marTop w:val="0"/>
          <w:marBottom w:val="0"/>
          <w:divBdr>
            <w:top w:val="none" w:sz="0" w:space="0" w:color="auto"/>
            <w:left w:val="none" w:sz="0" w:space="0" w:color="auto"/>
            <w:bottom w:val="none" w:sz="0" w:space="0" w:color="auto"/>
            <w:right w:val="none" w:sz="0" w:space="0" w:color="auto"/>
          </w:divBdr>
        </w:div>
        <w:div w:id="561982737">
          <w:marLeft w:val="480"/>
          <w:marRight w:val="0"/>
          <w:marTop w:val="0"/>
          <w:marBottom w:val="0"/>
          <w:divBdr>
            <w:top w:val="none" w:sz="0" w:space="0" w:color="auto"/>
            <w:left w:val="none" w:sz="0" w:space="0" w:color="auto"/>
            <w:bottom w:val="none" w:sz="0" w:space="0" w:color="auto"/>
            <w:right w:val="none" w:sz="0" w:space="0" w:color="auto"/>
          </w:divBdr>
        </w:div>
        <w:div w:id="574048875">
          <w:marLeft w:val="480"/>
          <w:marRight w:val="0"/>
          <w:marTop w:val="0"/>
          <w:marBottom w:val="0"/>
          <w:divBdr>
            <w:top w:val="none" w:sz="0" w:space="0" w:color="auto"/>
            <w:left w:val="none" w:sz="0" w:space="0" w:color="auto"/>
            <w:bottom w:val="none" w:sz="0" w:space="0" w:color="auto"/>
            <w:right w:val="none" w:sz="0" w:space="0" w:color="auto"/>
          </w:divBdr>
        </w:div>
        <w:div w:id="593054921">
          <w:marLeft w:val="480"/>
          <w:marRight w:val="0"/>
          <w:marTop w:val="0"/>
          <w:marBottom w:val="0"/>
          <w:divBdr>
            <w:top w:val="none" w:sz="0" w:space="0" w:color="auto"/>
            <w:left w:val="none" w:sz="0" w:space="0" w:color="auto"/>
            <w:bottom w:val="none" w:sz="0" w:space="0" w:color="auto"/>
            <w:right w:val="none" w:sz="0" w:space="0" w:color="auto"/>
          </w:divBdr>
        </w:div>
        <w:div w:id="605381274">
          <w:marLeft w:val="480"/>
          <w:marRight w:val="0"/>
          <w:marTop w:val="0"/>
          <w:marBottom w:val="0"/>
          <w:divBdr>
            <w:top w:val="none" w:sz="0" w:space="0" w:color="auto"/>
            <w:left w:val="none" w:sz="0" w:space="0" w:color="auto"/>
            <w:bottom w:val="none" w:sz="0" w:space="0" w:color="auto"/>
            <w:right w:val="none" w:sz="0" w:space="0" w:color="auto"/>
          </w:divBdr>
        </w:div>
        <w:div w:id="611741496">
          <w:marLeft w:val="480"/>
          <w:marRight w:val="0"/>
          <w:marTop w:val="0"/>
          <w:marBottom w:val="0"/>
          <w:divBdr>
            <w:top w:val="none" w:sz="0" w:space="0" w:color="auto"/>
            <w:left w:val="none" w:sz="0" w:space="0" w:color="auto"/>
            <w:bottom w:val="none" w:sz="0" w:space="0" w:color="auto"/>
            <w:right w:val="none" w:sz="0" w:space="0" w:color="auto"/>
          </w:divBdr>
        </w:div>
        <w:div w:id="645547779">
          <w:marLeft w:val="480"/>
          <w:marRight w:val="0"/>
          <w:marTop w:val="0"/>
          <w:marBottom w:val="0"/>
          <w:divBdr>
            <w:top w:val="none" w:sz="0" w:space="0" w:color="auto"/>
            <w:left w:val="none" w:sz="0" w:space="0" w:color="auto"/>
            <w:bottom w:val="none" w:sz="0" w:space="0" w:color="auto"/>
            <w:right w:val="none" w:sz="0" w:space="0" w:color="auto"/>
          </w:divBdr>
        </w:div>
        <w:div w:id="648216877">
          <w:marLeft w:val="480"/>
          <w:marRight w:val="0"/>
          <w:marTop w:val="0"/>
          <w:marBottom w:val="0"/>
          <w:divBdr>
            <w:top w:val="none" w:sz="0" w:space="0" w:color="auto"/>
            <w:left w:val="none" w:sz="0" w:space="0" w:color="auto"/>
            <w:bottom w:val="none" w:sz="0" w:space="0" w:color="auto"/>
            <w:right w:val="none" w:sz="0" w:space="0" w:color="auto"/>
          </w:divBdr>
        </w:div>
        <w:div w:id="674067466">
          <w:marLeft w:val="480"/>
          <w:marRight w:val="0"/>
          <w:marTop w:val="0"/>
          <w:marBottom w:val="0"/>
          <w:divBdr>
            <w:top w:val="none" w:sz="0" w:space="0" w:color="auto"/>
            <w:left w:val="none" w:sz="0" w:space="0" w:color="auto"/>
            <w:bottom w:val="none" w:sz="0" w:space="0" w:color="auto"/>
            <w:right w:val="none" w:sz="0" w:space="0" w:color="auto"/>
          </w:divBdr>
        </w:div>
        <w:div w:id="681668205">
          <w:marLeft w:val="480"/>
          <w:marRight w:val="0"/>
          <w:marTop w:val="0"/>
          <w:marBottom w:val="0"/>
          <w:divBdr>
            <w:top w:val="none" w:sz="0" w:space="0" w:color="auto"/>
            <w:left w:val="none" w:sz="0" w:space="0" w:color="auto"/>
            <w:bottom w:val="none" w:sz="0" w:space="0" w:color="auto"/>
            <w:right w:val="none" w:sz="0" w:space="0" w:color="auto"/>
          </w:divBdr>
        </w:div>
        <w:div w:id="684018865">
          <w:marLeft w:val="480"/>
          <w:marRight w:val="0"/>
          <w:marTop w:val="0"/>
          <w:marBottom w:val="0"/>
          <w:divBdr>
            <w:top w:val="none" w:sz="0" w:space="0" w:color="auto"/>
            <w:left w:val="none" w:sz="0" w:space="0" w:color="auto"/>
            <w:bottom w:val="none" w:sz="0" w:space="0" w:color="auto"/>
            <w:right w:val="none" w:sz="0" w:space="0" w:color="auto"/>
          </w:divBdr>
        </w:div>
        <w:div w:id="706760430">
          <w:marLeft w:val="480"/>
          <w:marRight w:val="0"/>
          <w:marTop w:val="0"/>
          <w:marBottom w:val="0"/>
          <w:divBdr>
            <w:top w:val="none" w:sz="0" w:space="0" w:color="auto"/>
            <w:left w:val="none" w:sz="0" w:space="0" w:color="auto"/>
            <w:bottom w:val="none" w:sz="0" w:space="0" w:color="auto"/>
            <w:right w:val="none" w:sz="0" w:space="0" w:color="auto"/>
          </w:divBdr>
        </w:div>
        <w:div w:id="750584184">
          <w:marLeft w:val="480"/>
          <w:marRight w:val="0"/>
          <w:marTop w:val="0"/>
          <w:marBottom w:val="0"/>
          <w:divBdr>
            <w:top w:val="none" w:sz="0" w:space="0" w:color="auto"/>
            <w:left w:val="none" w:sz="0" w:space="0" w:color="auto"/>
            <w:bottom w:val="none" w:sz="0" w:space="0" w:color="auto"/>
            <w:right w:val="none" w:sz="0" w:space="0" w:color="auto"/>
          </w:divBdr>
        </w:div>
        <w:div w:id="799223246">
          <w:marLeft w:val="480"/>
          <w:marRight w:val="0"/>
          <w:marTop w:val="0"/>
          <w:marBottom w:val="0"/>
          <w:divBdr>
            <w:top w:val="none" w:sz="0" w:space="0" w:color="auto"/>
            <w:left w:val="none" w:sz="0" w:space="0" w:color="auto"/>
            <w:bottom w:val="none" w:sz="0" w:space="0" w:color="auto"/>
            <w:right w:val="none" w:sz="0" w:space="0" w:color="auto"/>
          </w:divBdr>
        </w:div>
        <w:div w:id="812137822">
          <w:marLeft w:val="480"/>
          <w:marRight w:val="0"/>
          <w:marTop w:val="0"/>
          <w:marBottom w:val="0"/>
          <w:divBdr>
            <w:top w:val="none" w:sz="0" w:space="0" w:color="auto"/>
            <w:left w:val="none" w:sz="0" w:space="0" w:color="auto"/>
            <w:bottom w:val="none" w:sz="0" w:space="0" w:color="auto"/>
            <w:right w:val="none" w:sz="0" w:space="0" w:color="auto"/>
          </w:divBdr>
        </w:div>
        <w:div w:id="823161745">
          <w:marLeft w:val="480"/>
          <w:marRight w:val="0"/>
          <w:marTop w:val="0"/>
          <w:marBottom w:val="0"/>
          <w:divBdr>
            <w:top w:val="none" w:sz="0" w:space="0" w:color="auto"/>
            <w:left w:val="none" w:sz="0" w:space="0" w:color="auto"/>
            <w:bottom w:val="none" w:sz="0" w:space="0" w:color="auto"/>
            <w:right w:val="none" w:sz="0" w:space="0" w:color="auto"/>
          </w:divBdr>
        </w:div>
        <w:div w:id="881527184">
          <w:marLeft w:val="480"/>
          <w:marRight w:val="0"/>
          <w:marTop w:val="0"/>
          <w:marBottom w:val="0"/>
          <w:divBdr>
            <w:top w:val="none" w:sz="0" w:space="0" w:color="auto"/>
            <w:left w:val="none" w:sz="0" w:space="0" w:color="auto"/>
            <w:bottom w:val="none" w:sz="0" w:space="0" w:color="auto"/>
            <w:right w:val="none" w:sz="0" w:space="0" w:color="auto"/>
          </w:divBdr>
        </w:div>
        <w:div w:id="883366030">
          <w:marLeft w:val="480"/>
          <w:marRight w:val="0"/>
          <w:marTop w:val="0"/>
          <w:marBottom w:val="0"/>
          <w:divBdr>
            <w:top w:val="none" w:sz="0" w:space="0" w:color="auto"/>
            <w:left w:val="none" w:sz="0" w:space="0" w:color="auto"/>
            <w:bottom w:val="none" w:sz="0" w:space="0" w:color="auto"/>
            <w:right w:val="none" w:sz="0" w:space="0" w:color="auto"/>
          </w:divBdr>
        </w:div>
        <w:div w:id="953679967">
          <w:marLeft w:val="480"/>
          <w:marRight w:val="0"/>
          <w:marTop w:val="0"/>
          <w:marBottom w:val="0"/>
          <w:divBdr>
            <w:top w:val="none" w:sz="0" w:space="0" w:color="auto"/>
            <w:left w:val="none" w:sz="0" w:space="0" w:color="auto"/>
            <w:bottom w:val="none" w:sz="0" w:space="0" w:color="auto"/>
            <w:right w:val="none" w:sz="0" w:space="0" w:color="auto"/>
          </w:divBdr>
        </w:div>
        <w:div w:id="963268921">
          <w:marLeft w:val="480"/>
          <w:marRight w:val="0"/>
          <w:marTop w:val="0"/>
          <w:marBottom w:val="0"/>
          <w:divBdr>
            <w:top w:val="none" w:sz="0" w:space="0" w:color="auto"/>
            <w:left w:val="none" w:sz="0" w:space="0" w:color="auto"/>
            <w:bottom w:val="none" w:sz="0" w:space="0" w:color="auto"/>
            <w:right w:val="none" w:sz="0" w:space="0" w:color="auto"/>
          </w:divBdr>
        </w:div>
        <w:div w:id="973176161">
          <w:marLeft w:val="480"/>
          <w:marRight w:val="0"/>
          <w:marTop w:val="0"/>
          <w:marBottom w:val="0"/>
          <w:divBdr>
            <w:top w:val="none" w:sz="0" w:space="0" w:color="auto"/>
            <w:left w:val="none" w:sz="0" w:space="0" w:color="auto"/>
            <w:bottom w:val="none" w:sz="0" w:space="0" w:color="auto"/>
            <w:right w:val="none" w:sz="0" w:space="0" w:color="auto"/>
          </w:divBdr>
        </w:div>
        <w:div w:id="1012680656">
          <w:marLeft w:val="480"/>
          <w:marRight w:val="0"/>
          <w:marTop w:val="0"/>
          <w:marBottom w:val="0"/>
          <w:divBdr>
            <w:top w:val="none" w:sz="0" w:space="0" w:color="auto"/>
            <w:left w:val="none" w:sz="0" w:space="0" w:color="auto"/>
            <w:bottom w:val="none" w:sz="0" w:space="0" w:color="auto"/>
            <w:right w:val="none" w:sz="0" w:space="0" w:color="auto"/>
          </w:divBdr>
        </w:div>
        <w:div w:id="1072654170">
          <w:marLeft w:val="480"/>
          <w:marRight w:val="0"/>
          <w:marTop w:val="0"/>
          <w:marBottom w:val="0"/>
          <w:divBdr>
            <w:top w:val="none" w:sz="0" w:space="0" w:color="auto"/>
            <w:left w:val="none" w:sz="0" w:space="0" w:color="auto"/>
            <w:bottom w:val="none" w:sz="0" w:space="0" w:color="auto"/>
            <w:right w:val="none" w:sz="0" w:space="0" w:color="auto"/>
          </w:divBdr>
        </w:div>
        <w:div w:id="1082140331">
          <w:marLeft w:val="480"/>
          <w:marRight w:val="0"/>
          <w:marTop w:val="0"/>
          <w:marBottom w:val="0"/>
          <w:divBdr>
            <w:top w:val="none" w:sz="0" w:space="0" w:color="auto"/>
            <w:left w:val="none" w:sz="0" w:space="0" w:color="auto"/>
            <w:bottom w:val="none" w:sz="0" w:space="0" w:color="auto"/>
            <w:right w:val="none" w:sz="0" w:space="0" w:color="auto"/>
          </w:divBdr>
        </w:div>
        <w:div w:id="1098138643">
          <w:marLeft w:val="480"/>
          <w:marRight w:val="0"/>
          <w:marTop w:val="0"/>
          <w:marBottom w:val="0"/>
          <w:divBdr>
            <w:top w:val="none" w:sz="0" w:space="0" w:color="auto"/>
            <w:left w:val="none" w:sz="0" w:space="0" w:color="auto"/>
            <w:bottom w:val="none" w:sz="0" w:space="0" w:color="auto"/>
            <w:right w:val="none" w:sz="0" w:space="0" w:color="auto"/>
          </w:divBdr>
        </w:div>
        <w:div w:id="1114054012">
          <w:marLeft w:val="480"/>
          <w:marRight w:val="0"/>
          <w:marTop w:val="0"/>
          <w:marBottom w:val="0"/>
          <w:divBdr>
            <w:top w:val="none" w:sz="0" w:space="0" w:color="auto"/>
            <w:left w:val="none" w:sz="0" w:space="0" w:color="auto"/>
            <w:bottom w:val="none" w:sz="0" w:space="0" w:color="auto"/>
            <w:right w:val="none" w:sz="0" w:space="0" w:color="auto"/>
          </w:divBdr>
        </w:div>
        <w:div w:id="1174763937">
          <w:marLeft w:val="480"/>
          <w:marRight w:val="0"/>
          <w:marTop w:val="0"/>
          <w:marBottom w:val="0"/>
          <w:divBdr>
            <w:top w:val="none" w:sz="0" w:space="0" w:color="auto"/>
            <w:left w:val="none" w:sz="0" w:space="0" w:color="auto"/>
            <w:bottom w:val="none" w:sz="0" w:space="0" w:color="auto"/>
            <w:right w:val="none" w:sz="0" w:space="0" w:color="auto"/>
          </w:divBdr>
        </w:div>
        <w:div w:id="1227883870">
          <w:marLeft w:val="480"/>
          <w:marRight w:val="0"/>
          <w:marTop w:val="0"/>
          <w:marBottom w:val="0"/>
          <w:divBdr>
            <w:top w:val="none" w:sz="0" w:space="0" w:color="auto"/>
            <w:left w:val="none" w:sz="0" w:space="0" w:color="auto"/>
            <w:bottom w:val="none" w:sz="0" w:space="0" w:color="auto"/>
            <w:right w:val="none" w:sz="0" w:space="0" w:color="auto"/>
          </w:divBdr>
        </w:div>
        <w:div w:id="1278680647">
          <w:marLeft w:val="480"/>
          <w:marRight w:val="0"/>
          <w:marTop w:val="0"/>
          <w:marBottom w:val="0"/>
          <w:divBdr>
            <w:top w:val="none" w:sz="0" w:space="0" w:color="auto"/>
            <w:left w:val="none" w:sz="0" w:space="0" w:color="auto"/>
            <w:bottom w:val="none" w:sz="0" w:space="0" w:color="auto"/>
            <w:right w:val="none" w:sz="0" w:space="0" w:color="auto"/>
          </w:divBdr>
        </w:div>
        <w:div w:id="1285575815">
          <w:marLeft w:val="480"/>
          <w:marRight w:val="0"/>
          <w:marTop w:val="0"/>
          <w:marBottom w:val="0"/>
          <w:divBdr>
            <w:top w:val="none" w:sz="0" w:space="0" w:color="auto"/>
            <w:left w:val="none" w:sz="0" w:space="0" w:color="auto"/>
            <w:bottom w:val="none" w:sz="0" w:space="0" w:color="auto"/>
            <w:right w:val="none" w:sz="0" w:space="0" w:color="auto"/>
          </w:divBdr>
        </w:div>
        <w:div w:id="1299602373">
          <w:marLeft w:val="480"/>
          <w:marRight w:val="0"/>
          <w:marTop w:val="0"/>
          <w:marBottom w:val="0"/>
          <w:divBdr>
            <w:top w:val="none" w:sz="0" w:space="0" w:color="auto"/>
            <w:left w:val="none" w:sz="0" w:space="0" w:color="auto"/>
            <w:bottom w:val="none" w:sz="0" w:space="0" w:color="auto"/>
            <w:right w:val="none" w:sz="0" w:space="0" w:color="auto"/>
          </w:divBdr>
        </w:div>
        <w:div w:id="1314094218">
          <w:marLeft w:val="480"/>
          <w:marRight w:val="0"/>
          <w:marTop w:val="0"/>
          <w:marBottom w:val="0"/>
          <w:divBdr>
            <w:top w:val="none" w:sz="0" w:space="0" w:color="auto"/>
            <w:left w:val="none" w:sz="0" w:space="0" w:color="auto"/>
            <w:bottom w:val="none" w:sz="0" w:space="0" w:color="auto"/>
            <w:right w:val="none" w:sz="0" w:space="0" w:color="auto"/>
          </w:divBdr>
        </w:div>
        <w:div w:id="1327325397">
          <w:marLeft w:val="480"/>
          <w:marRight w:val="0"/>
          <w:marTop w:val="0"/>
          <w:marBottom w:val="0"/>
          <w:divBdr>
            <w:top w:val="none" w:sz="0" w:space="0" w:color="auto"/>
            <w:left w:val="none" w:sz="0" w:space="0" w:color="auto"/>
            <w:bottom w:val="none" w:sz="0" w:space="0" w:color="auto"/>
            <w:right w:val="none" w:sz="0" w:space="0" w:color="auto"/>
          </w:divBdr>
        </w:div>
        <w:div w:id="1331367233">
          <w:marLeft w:val="480"/>
          <w:marRight w:val="0"/>
          <w:marTop w:val="0"/>
          <w:marBottom w:val="0"/>
          <w:divBdr>
            <w:top w:val="none" w:sz="0" w:space="0" w:color="auto"/>
            <w:left w:val="none" w:sz="0" w:space="0" w:color="auto"/>
            <w:bottom w:val="none" w:sz="0" w:space="0" w:color="auto"/>
            <w:right w:val="none" w:sz="0" w:space="0" w:color="auto"/>
          </w:divBdr>
        </w:div>
        <w:div w:id="1362898662">
          <w:marLeft w:val="480"/>
          <w:marRight w:val="0"/>
          <w:marTop w:val="0"/>
          <w:marBottom w:val="0"/>
          <w:divBdr>
            <w:top w:val="none" w:sz="0" w:space="0" w:color="auto"/>
            <w:left w:val="none" w:sz="0" w:space="0" w:color="auto"/>
            <w:bottom w:val="none" w:sz="0" w:space="0" w:color="auto"/>
            <w:right w:val="none" w:sz="0" w:space="0" w:color="auto"/>
          </w:divBdr>
        </w:div>
        <w:div w:id="1364787799">
          <w:marLeft w:val="480"/>
          <w:marRight w:val="0"/>
          <w:marTop w:val="0"/>
          <w:marBottom w:val="0"/>
          <w:divBdr>
            <w:top w:val="none" w:sz="0" w:space="0" w:color="auto"/>
            <w:left w:val="none" w:sz="0" w:space="0" w:color="auto"/>
            <w:bottom w:val="none" w:sz="0" w:space="0" w:color="auto"/>
            <w:right w:val="none" w:sz="0" w:space="0" w:color="auto"/>
          </w:divBdr>
        </w:div>
        <w:div w:id="1399016000">
          <w:marLeft w:val="480"/>
          <w:marRight w:val="0"/>
          <w:marTop w:val="0"/>
          <w:marBottom w:val="0"/>
          <w:divBdr>
            <w:top w:val="none" w:sz="0" w:space="0" w:color="auto"/>
            <w:left w:val="none" w:sz="0" w:space="0" w:color="auto"/>
            <w:bottom w:val="none" w:sz="0" w:space="0" w:color="auto"/>
            <w:right w:val="none" w:sz="0" w:space="0" w:color="auto"/>
          </w:divBdr>
        </w:div>
        <w:div w:id="1439523769">
          <w:marLeft w:val="480"/>
          <w:marRight w:val="0"/>
          <w:marTop w:val="0"/>
          <w:marBottom w:val="0"/>
          <w:divBdr>
            <w:top w:val="none" w:sz="0" w:space="0" w:color="auto"/>
            <w:left w:val="none" w:sz="0" w:space="0" w:color="auto"/>
            <w:bottom w:val="none" w:sz="0" w:space="0" w:color="auto"/>
            <w:right w:val="none" w:sz="0" w:space="0" w:color="auto"/>
          </w:divBdr>
        </w:div>
        <w:div w:id="1469591620">
          <w:marLeft w:val="480"/>
          <w:marRight w:val="0"/>
          <w:marTop w:val="0"/>
          <w:marBottom w:val="0"/>
          <w:divBdr>
            <w:top w:val="none" w:sz="0" w:space="0" w:color="auto"/>
            <w:left w:val="none" w:sz="0" w:space="0" w:color="auto"/>
            <w:bottom w:val="none" w:sz="0" w:space="0" w:color="auto"/>
            <w:right w:val="none" w:sz="0" w:space="0" w:color="auto"/>
          </w:divBdr>
        </w:div>
        <w:div w:id="1483814441">
          <w:marLeft w:val="480"/>
          <w:marRight w:val="0"/>
          <w:marTop w:val="0"/>
          <w:marBottom w:val="0"/>
          <w:divBdr>
            <w:top w:val="none" w:sz="0" w:space="0" w:color="auto"/>
            <w:left w:val="none" w:sz="0" w:space="0" w:color="auto"/>
            <w:bottom w:val="none" w:sz="0" w:space="0" w:color="auto"/>
            <w:right w:val="none" w:sz="0" w:space="0" w:color="auto"/>
          </w:divBdr>
        </w:div>
        <w:div w:id="1510221782">
          <w:marLeft w:val="480"/>
          <w:marRight w:val="0"/>
          <w:marTop w:val="0"/>
          <w:marBottom w:val="0"/>
          <w:divBdr>
            <w:top w:val="none" w:sz="0" w:space="0" w:color="auto"/>
            <w:left w:val="none" w:sz="0" w:space="0" w:color="auto"/>
            <w:bottom w:val="none" w:sz="0" w:space="0" w:color="auto"/>
            <w:right w:val="none" w:sz="0" w:space="0" w:color="auto"/>
          </w:divBdr>
        </w:div>
        <w:div w:id="1512454691">
          <w:marLeft w:val="480"/>
          <w:marRight w:val="0"/>
          <w:marTop w:val="0"/>
          <w:marBottom w:val="0"/>
          <w:divBdr>
            <w:top w:val="none" w:sz="0" w:space="0" w:color="auto"/>
            <w:left w:val="none" w:sz="0" w:space="0" w:color="auto"/>
            <w:bottom w:val="none" w:sz="0" w:space="0" w:color="auto"/>
            <w:right w:val="none" w:sz="0" w:space="0" w:color="auto"/>
          </w:divBdr>
        </w:div>
        <w:div w:id="1515536137">
          <w:marLeft w:val="480"/>
          <w:marRight w:val="0"/>
          <w:marTop w:val="0"/>
          <w:marBottom w:val="0"/>
          <w:divBdr>
            <w:top w:val="none" w:sz="0" w:space="0" w:color="auto"/>
            <w:left w:val="none" w:sz="0" w:space="0" w:color="auto"/>
            <w:bottom w:val="none" w:sz="0" w:space="0" w:color="auto"/>
            <w:right w:val="none" w:sz="0" w:space="0" w:color="auto"/>
          </w:divBdr>
        </w:div>
        <w:div w:id="1519923346">
          <w:marLeft w:val="480"/>
          <w:marRight w:val="0"/>
          <w:marTop w:val="0"/>
          <w:marBottom w:val="0"/>
          <w:divBdr>
            <w:top w:val="none" w:sz="0" w:space="0" w:color="auto"/>
            <w:left w:val="none" w:sz="0" w:space="0" w:color="auto"/>
            <w:bottom w:val="none" w:sz="0" w:space="0" w:color="auto"/>
            <w:right w:val="none" w:sz="0" w:space="0" w:color="auto"/>
          </w:divBdr>
        </w:div>
        <w:div w:id="1537307338">
          <w:marLeft w:val="480"/>
          <w:marRight w:val="0"/>
          <w:marTop w:val="0"/>
          <w:marBottom w:val="0"/>
          <w:divBdr>
            <w:top w:val="none" w:sz="0" w:space="0" w:color="auto"/>
            <w:left w:val="none" w:sz="0" w:space="0" w:color="auto"/>
            <w:bottom w:val="none" w:sz="0" w:space="0" w:color="auto"/>
            <w:right w:val="none" w:sz="0" w:space="0" w:color="auto"/>
          </w:divBdr>
        </w:div>
        <w:div w:id="1557006090">
          <w:marLeft w:val="480"/>
          <w:marRight w:val="0"/>
          <w:marTop w:val="0"/>
          <w:marBottom w:val="0"/>
          <w:divBdr>
            <w:top w:val="none" w:sz="0" w:space="0" w:color="auto"/>
            <w:left w:val="none" w:sz="0" w:space="0" w:color="auto"/>
            <w:bottom w:val="none" w:sz="0" w:space="0" w:color="auto"/>
            <w:right w:val="none" w:sz="0" w:space="0" w:color="auto"/>
          </w:divBdr>
        </w:div>
        <w:div w:id="1560245557">
          <w:marLeft w:val="480"/>
          <w:marRight w:val="0"/>
          <w:marTop w:val="0"/>
          <w:marBottom w:val="0"/>
          <w:divBdr>
            <w:top w:val="none" w:sz="0" w:space="0" w:color="auto"/>
            <w:left w:val="none" w:sz="0" w:space="0" w:color="auto"/>
            <w:bottom w:val="none" w:sz="0" w:space="0" w:color="auto"/>
            <w:right w:val="none" w:sz="0" w:space="0" w:color="auto"/>
          </w:divBdr>
        </w:div>
        <w:div w:id="1608272139">
          <w:marLeft w:val="480"/>
          <w:marRight w:val="0"/>
          <w:marTop w:val="0"/>
          <w:marBottom w:val="0"/>
          <w:divBdr>
            <w:top w:val="none" w:sz="0" w:space="0" w:color="auto"/>
            <w:left w:val="none" w:sz="0" w:space="0" w:color="auto"/>
            <w:bottom w:val="none" w:sz="0" w:space="0" w:color="auto"/>
            <w:right w:val="none" w:sz="0" w:space="0" w:color="auto"/>
          </w:divBdr>
        </w:div>
        <w:div w:id="1646084544">
          <w:marLeft w:val="480"/>
          <w:marRight w:val="0"/>
          <w:marTop w:val="0"/>
          <w:marBottom w:val="0"/>
          <w:divBdr>
            <w:top w:val="none" w:sz="0" w:space="0" w:color="auto"/>
            <w:left w:val="none" w:sz="0" w:space="0" w:color="auto"/>
            <w:bottom w:val="none" w:sz="0" w:space="0" w:color="auto"/>
            <w:right w:val="none" w:sz="0" w:space="0" w:color="auto"/>
          </w:divBdr>
        </w:div>
        <w:div w:id="1658729937">
          <w:marLeft w:val="480"/>
          <w:marRight w:val="0"/>
          <w:marTop w:val="0"/>
          <w:marBottom w:val="0"/>
          <w:divBdr>
            <w:top w:val="none" w:sz="0" w:space="0" w:color="auto"/>
            <w:left w:val="none" w:sz="0" w:space="0" w:color="auto"/>
            <w:bottom w:val="none" w:sz="0" w:space="0" w:color="auto"/>
            <w:right w:val="none" w:sz="0" w:space="0" w:color="auto"/>
          </w:divBdr>
        </w:div>
        <w:div w:id="1694922048">
          <w:marLeft w:val="480"/>
          <w:marRight w:val="0"/>
          <w:marTop w:val="0"/>
          <w:marBottom w:val="0"/>
          <w:divBdr>
            <w:top w:val="none" w:sz="0" w:space="0" w:color="auto"/>
            <w:left w:val="none" w:sz="0" w:space="0" w:color="auto"/>
            <w:bottom w:val="none" w:sz="0" w:space="0" w:color="auto"/>
            <w:right w:val="none" w:sz="0" w:space="0" w:color="auto"/>
          </w:divBdr>
        </w:div>
        <w:div w:id="1696733577">
          <w:marLeft w:val="480"/>
          <w:marRight w:val="0"/>
          <w:marTop w:val="0"/>
          <w:marBottom w:val="0"/>
          <w:divBdr>
            <w:top w:val="none" w:sz="0" w:space="0" w:color="auto"/>
            <w:left w:val="none" w:sz="0" w:space="0" w:color="auto"/>
            <w:bottom w:val="none" w:sz="0" w:space="0" w:color="auto"/>
            <w:right w:val="none" w:sz="0" w:space="0" w:color="auto"/>
          </w:divBdr>
        </w:div>
        <w:div w:id="1724674320">
          <w:marLeft w:val="480"/>
          <w:marRight w:val="0"/>
          <w:marTop w:val="0"/>
          <w:marBottom w:val="0"/>
          <w:divBdr>
            <w:top w:val="none" w:sz="0" w:space="0" w:color="auto"/>
            <w:left w:val="none" w:sz="0" w:space="0" w:color="auto"/>
            <w:bottom w:val="none" w:sz="0" w:space="0" w:color="auto"/>
            <w:right w:val="none" w:sz="0" w:space="0" w:color="auto"/>
          </w:divBdr>
        </w:div>
        <w:div w:id="1761411184">
          <w:marLeft w:val="480"/>
          <w:marRight w:val="0"/>
          <w:marTop w:val="0"/>
          <w:marBottom w:val="0"/>
          <w:divBdr>
            <w:top w:val="none" w:sz="0" w:space="0" w:color="auto"/>
            <w:left w:val="none" w:sz="0" w:space="0" w:color="auto"/>
            <w:bottom w:val="none" w:sz="0" w:space="0" w:color="auto"/>
            <w:right w:val="none" w:sz="0" w:space="0" w:color="auto"/>
          </w:divBdr>
        </w:div>
        <w:div w:id="1765031195">
          <w:marLeft w:val="480"/>
          <w:marRight w:val="0"/>
          <w:marTop w:val="0"/>
          <w:marBottom w:val="0"/>
          <w:divBdr>
            <w:top w:val="none" w:sz="0" w:space="0" w:color="auto"/>
            <w:left w:val="none" w:sz="0" w:space="0" w:color="auto"/>
            <w:bottom w:val="none" w:sz="0" w:space="0" w:color="auto"/>
            <w:right w:val="none" w:sz="0" w:space="0" w:color="auto"/>
          </w:divBdr>
        </w:div>
        <w:div w:id="1798378579">
          <w:marLeft w:val="480"/>
          <w:marRight w:val="0"/>
          <w:marTop w:val="0"/>
          <w:marBottom w:val="0"/>
          <w:divBdr>
            <w:top w:val="none" w:sz="0" w:space="0" w:color="auto"/>
            <w:left w:val="none" w:sz="0" w:space="0" w:color="auto"/>
            <w:bottom w:val="none" w:sz="0" w:space="0" w:color="auto"/>
            <w:right w:val="none" w:sz="0" w:space="0" w:color="auto"/>
          </w:divBdr>
        </w:div>
        <w:div w:id="1813793938">
          <w:marLeft w:val="480"/>
          <w:marRight w:val="0"/>
          <w:marTop w:val="0"/>
          <w:marBottom w:val="0"/>
          <w:divBdr>
            <w:top w:val="none" w:sz="0" w:space="0" w:color="auto"/>
            <w:left w:val="none" w:sz="0" w:space="0" w:color="auto"/>
            <w:bottom w:val="none" w:sz="0" w:space="0" w:color="auto"/>
            <w:right w:val="none" w:sz="0" w:space="0" w:color="auto"/>
          </w:divBdr>
        </w:div>
        <w:div w:id="1886983824">
          <w:marLeft w:val="480"/>
          <w:marRight w:val="0"/>
          <w:marTop w:val="0"/>
          <w:marBottom w:val="0"/>
          <w:divBdr>
            <w:top w:val="none" w:sz="0" w:space="0" w:color="auto"/>
            <w:left w:val="none" w:sz="0" w:space="0" w:color="auto"/>
            <w:bottom w:val="none" w:sz="0" w:space="0" w:color="auto"/>
            <w:right w:val="none" w:sz="0" w:space="0" w:color="auto"/>
          </w:divBdr>
        </w:div>
        <w:div w:id="1947687912">
          <w:marLeft w:val="480"/>
          <w:marRight w:val="0"/>
          <w:marTop w:val="0"/>
          <w:marBottom w:val="0"/>
          <w:divBdr>
            <w:top w:val="none" w:sz="0" w:space="0" w:color="auto"/>
            <w:left w:val="none" w:sz="0" w:space="0" w:color="auto"/>
            <w:bottom w:val="none" w:sz="0" w:space="0" w:color="auto"/>
            <w:right w:val="none" w:sz="0" w:space="0" w:color="auto"/>
          </w:divBdr>
        </w:div>
        <w:div w:id="1978876713">
          <w:marLeft w:val="480"/>
          <w:marRight w:val="0"/>
          <w:marTop w:val="0"/>
          <w:marBottom w:val="0"/>
          <w:divBdr>
            <w:top w:val="none" w:sz="0" w:space="0" w:color="auto"/>
            <w:left w:val="none" w:sz="0" w:space="0" w:color="auto"/>
            <w:bottom w:val="none" w:sz="0" w:space="0" w:color="auto"/>
            <w:right w:val="none" w:sz="0" w:space="0" w:color="auto"/>
          </w:divBdr>
        </w:div>
        <w:div w:id="1988435950">
          <w:marLeft w:val="480"/>
          <w:marRight w:val="0"/>
          <w:marTop w:val="0"/>
          <w:marBottom w:val="0"/>
          <w:divBdr>
            <w:top w:val="none" w:sz="0" w:space="0" w:color="auto"/>
            <w:left w:val="none" w:sz="0" w:space="0" w:color="auto"/>
            <w:bottom w:val="none" w:sz="0" w:space="0" w:color="auto"/>
            <w:right w:val="none" w:sz="0" w:space="0" w:color="auto"/>
          </w:divBdr>
        </w:div>
        <w:div w:id="2044091422">
          <w:marLeft w:val="480"/>
          <w:marRight w:val="0"/>
          <w:marTop w:val="0"/>
          <w:marBottom w:val="0"/>
          <w:divBdr>
            <w:top w:val="none" w:sz="0" w:space="0" w:color="auto"/>
            <w:left w:val="none" w:sz="0" w:space="0" w:color="auto"/>
            <w:bottom w:val="none" w:sz="0" w:space="0" w:color="auto"/>
            <w:right w:val="none" w:sz="0" w:space="0" w:color="auto"/>
          </w:divBdr>
        </w:div>
        <w:div w:id="2066292928">
          <w:marLeft w:val="480"/>
          <w:marRight w:val="0"/>
          <w:marTop w:val="0"/>
          <w:marBottom w:val="0"/>
          <w:divBdr>
            <w:top w:val="none" w:sz="0" w:space="0" w:color="auto"/>
            <w:left w:val="none" w:sz="0" w:space="0" w:color="auto"/>
            <w:bottom w:val="none" w:sz="0" w:space="0" w:color="auto"/>
            <w:right w:val="none" w:sz="0" w:space="0" w:color="auto"/>
          </w:divBdr>
        </w:div>
        <w:div w:id="2072847510">
          <w:marLeft w:val="480"/>
          <w:marRight w:val="0"/>
          <w:marTop w:val="0"/>
          <w:marBottom w:val="0"/>
          <w:divBdr>
            <w:top w:val="none" w:sz="0" w:space="0" w:color="auto"/>
            <w:left w:val="none" w:sz="0" w:space="0" w:color="auto"/>
            <w:bottom w:val="none" w:sz="0" w:space="0" w:color="auto"/>
            <w:right w:val="none" w:sz="0" w:space="0" w:color="auto"/>
          </w:divBdr>
        </w:div>
        <w:div w:id="2090957240">
          <w:marLeft w:val="480"/>
          <w:marRight w:val="0"/>
          <w:marTop w:val="0"/>
          <w:marBottom w:val="0"/>
          <w:divBdr>
            <w:top w:val="none" w:sz="0" w:space="0" w:color="auto"/>
            <w:left w:val="none" w:sz="0" w:space="0" w:color="auto"/>
            <w:bottom w:val="none" w:sz="0" w:space="0" w:color="auto"/>
            <w:right w:val="none" w:sz="0" w:space="0" w:color="auto"/>
          </w:divBdr>
        </w:div>
      </w:divsChild>
    </w:div>
    <w:div w:id="1970235511">
      <w:marLeft w:val="640"/>
      <w:marRight w:val="0"/>
      <w:marTop w:val="0"/>
      <w:marBottom w:val="0"/>
      <w:divBdr>
        <w:top w:val="none" w:sz="0" w:space="0" w:color="auto"/>
        <w:left w:val="none" w:sz="0" w:space="0" w:color="auto"/>
        <w:bottom w:val="none" w:sz="0" w:space="0" w:color="auto"/>
        <w:right w:val="none" w:sz="0" w:space="0" w:color="auto"/>
      </w:divBdr>
    </w:div>
    <w:div w:id="1970353724">
      <w:marLeft w:val="640"/>
      <w:marRight w:val="0"/>
      <w:marTop w:val="0"/>
      <w:marBottom w:val="0"/>
      <w:divBdr>
        <w:top w:val="none" w:sz="0" w:space="0" w:color="auto"/>
        <w:left w:val="none" w:sz="0" w:space="0" w:color="auto"/>
        <w:bottom w:val="none" w:sz="0" w:space="0" w:color="auto"/>
        <w:right w:val="none" w:sz="0" w:space="0" w:color="auto"/>
      </w:divBdr>
    </w:div>
    <w:div w:id="1970672300">
      <w:marLeft w:val="640"/>
      <w:marRight w:val="0"/>
      <w:marTop w:val="0"/>
      <w:marBottom w:val="0"/>
      <w:divBdr>
        <w:top w:val="none" w:sz="0" w:space="0" w:color="auto"/>
        <w:left w:val="none" w:sz="0" w:space="0" w:color="auto"/>
        <w:bottom w:val="none" w:sz="0" w:space="0" w:color="auto"/>
        <w:right w:val="none" w:sz="0" w:space="0" w:color="auto"/>
      </w:divBdr>
    </w:div>
    <w:div w:id="1970864554">
      <w:marLeft w:val="640"/>
      <w:marRight w:val="0"/>
      <w:marTop w:val="0"/>
      <w:marBottom w:val="0"/>
      <w:divBdr>
        <w:top w:val="none" w:sz="0" w:space="0" w:color="auto"/>
        <w:left w:val="none" w:sz="0" w:space="0" w:color="auto"/>
        <w:bottom w:val="none" w:sz="0" w:space="0" w:color="auto"/>
        <w:right w:val="none" w:sz="0" w:space="0" w:color="auto"/>
      </w:divBdr>
    </w:div>
    <w:div w:id="1971282068">
      <w:marLeft w:val="640"/>
      <w:marRight w:val="0"/>
      <w:marTop w:val="0"/>
      <w:marBottom w:val="0"/>
      <w:divBdr>
        <w:top w:val="none" w:sz="0" w:space="0" w:color="auto"/>
        <w:left w:val="none" w:sz="0" w:space="0" w:color="auto"/>
        <w:bottom w:val="none" w:sz="0" w:space="0" w:color="auto"/>
        <w:right w:val="none" w:sz="0" w:space="0" w:color="auto"/>
      </w:divBdr>
    </w:div>
    <w:div w:id="1971550304">
      <w:bodyDiv w:val="1"/>
      <w:marLeft w:val="0"/>
      <w:marRight w:val="0"/>
      <w:marTop w:val="0"/>
      <w:marBottom w:val="0"/>
      <w:divBdr>
        <w:top w:val="none" w:sz="0" w:space="0" w:color="auto"/>
        <w:left w:val="none" w:sz="0" w:space="0" w:color="auto"/>
        <w:bottom w:val="none" w:sz="0" w:space="0" w:color="auto"/>
        <w:right w:val="none" w:sz="0" w:space="0" w:color="auto"/>
      </w:divBdr>
    </w:div>
    <w:div w:id="1971664843">
      <w:marLeft w:val="640"/>
      <w:marRight w:val="0"/>
      <w:marTop w:val="0"/>
      <w:marBottom w:val="0"/>
      <w:divBdr>
        <w:top w:val="none" w:sz="0" w:space="0" w:color="auto"/>
        <w:left w:val="none" w:sz="0" w:space="0" w:color="auto"/>
        <w:bottom w:val="none" w:sz="0" w:space="0" w:color="auto"/>
        <w:right w:val="none" w:sz="0" w:space="0" w:color="auto"/>
      </w:divBdr>
    </w:div>
    <w:div w:id="1971745786">
      <w:marLeft w:val="640"/>
      <w:marRight w:val="0"/>
      <w:marTop w:val="0"/>
      <w:marBottom w:val="0"/>
      <w:divBdr>
        <w:top w:val="none" w:sz="0" w:space="0" w:color="auto"/>
        <w:left w:val="none" w:sz="0" w:space="0" w:color="auto"/>
        <w:bottom w:val="none" w:sz="0" w:space="0" w:color="auto"/>
        <w:right w:val="none" w:sz="0" w:space="0" w:color="auto"/>
      </w:divBdr>
    </w:div>
    <w:div w:id="1973361560">
      <w:marLeft w:val="640"/>
      <w:marRight w:val="0"/>
      <w:marTop w:val="0"/>
      <w:marBottom w:val="0"/>
      <w:divBdr>
        <w:top w:val="none" w:sz="0" w:space="0" w:color="auto"/>
        <w:left w:val="none" w:sz="0" w:space="0" w:color="auto"/>
        <w:bottom w:val="none" w:sz="0" w:space="0" w:color="auto"/>
        <w:right w:val="none" w:sz="0" w:space="0" w:color="auto"/>
      </w:divBdr>
    </w:div>
    <w:div w:id="1973438940">
      <w:marLeft w:val="640"/>
      <w:marRight w:val="0"/>
      <w:marTop w:val="0"/>
      <w:marBottom w:val="0"/>
      <w:divBdr>
        <w:top w:val="none" w:sz="0" w:space="0" w:color="auto"/>
        <w:left w:val="none" w:sz="0" w:space="0" w:color="auto"/>
        <w:bottom w:val="none" w:sz="0" w:space="0" w:color="auto"/>
        <w:right w:val="none" w:sz="0" w:space="0" w:color="auto"/>
      </w:divBdr>
    </w:div>
    <w:div w:id="1974211680">
      <w:marLeft w:val="640"/>
      <w:marRight w:val="0"/>
      <w:marTop w:val="0"/>
      <w:marBottom w:val="0"/>
      <w:divBdr>
        <w:top w:val="none" w:sz="0" w:space="0" w:color="auto"/>
        <w:left w:val="none" w:sz="0" w:space="0" w:color="auto"/>
        <w:bottom w:val="none" w:sz="0" w:space="0" w:color="auto"/>
        <w:right w:val="none" w:sz="0" w:space="0" w:color="auto"/>
      </w:divBdr>
    </w:div>
    <w:div w:id="1974677066">
      <w:marLeft w:val="640"/>
      <w:marRight w:val="0"/>
      <w:marTop w:val="0"/>
      <w:marBottom w:val="0"/>
      <w:divBdr>
        <w:top w:val="none" w:sz="0" w:space="0" w:color="auto"/>
        <w:left w:val="none" w:sz="0" w:space="0" w:color="auto"/>
        <w:bottom w:val="none" w:sz="0" w:space="0" w:color="auto"/>
        <w:right w:val="none" w:sz="0" w:space="0" w:color="auto"/>
      </w:divBdr>
    </w:div>
    <w:div w:id="1975061801">
      <w:bodyDiv w:val="1"/>
      <w:marLeft w:val="0"/>
      <w:marRight w:val="0"/>
      <w:marTop w:val="0"/>
      <w:marBottom w:val="0"/>
      <w:divBdr>
        <w:top w:val="none" w:sz="0" w:space="0" w:color="auto"/>
        <w:left w:val="none" w:sz="0" w:space="0" w:color="auto"/>
        <w:bottom w:val="none" w:sz="0" w:space="0" w:color="auto"/>
        <w:right w:val="none" w:sz="0" w:space="0" w:color="auto"/>
      </w:divBdr>
      <w:divsChild>
        <w:div w:id="366760525">
          <w:marLeft w:val="0"/>
          <w:marRight w:val="0"/>
          <w:marTop w:val="0"/>
          <w:marBottom w:val="0"/>
          <w:divBdr>
            <w:top w:val="none" w:sz="0" w:space="0" w:color="auto"/>
            <w:left w:val="none" w:sz="0" w:space="0" w:color="auto"/>
            <w:bottom w:val="none" w:sz="0" w:space="0" w:color="auto"/>
            <w:right w:val="none" w:sz="0" w:space="0" w:color="auto"/>
          </w:divBdr>
        </w:div>
        <w:div w:id="1067875785">
          <w:marLeft w:val="0"/>
          <w:marRight w:val="0"/>
          <w:marTop w:val="0"/>
          <w:marBottom w:val="0"/>
          <w:divBdr>
            <w:top w:val="none" w:sz="0" w:space="0" w:color="auto"/>
            <w:left w:val="none" w:sz="0" w:space="0" w:color="auto"/>
            <w:bottom w:val="none" w:sz="0" w:space="0" w:color="auto"/>
            <w:right w:val="none" w:sz="0" w:space="0" w:color="auto"/>
          </w:divBdr>
        </w:div>
        <w:div w:id="1790126352">
          <w:marLeft w:val="0"/>
          <w:marRight w:val="0"/>
          <w:marTop w:val="0"/>
          <w:marBottom w:val="0"/>
          <w:divBdr>
            <w:top w:val="none" w:sz="0" w:space="0" w:color="auto"/>
            <w:left w:val="none" w:sz="0" w:space="0" w:color="auto"/>
            <w:bottom w:val="none" w:sz="0" w:space="0" w:color="auto"/>
            <w:right w:val="none" w:sz="0" w:space="0" w:color="auto"/>
          </w:divBdr>
        </w:div>
        <w:div w:id="2070416826">
          <w:marLeft w:val="0"/>
          <w:marRight w:val="0"/>
          <w:marTop w:val="0"/>
          <w:marBottom w:val="0"/>
          <w:divBdr>
            <w:top w:val="none" w:sz="0" w:space="0" w:color="auto"/>
            <w:left w:val="none" w:sz="0" w:space="0" w:color="auto"/>
            <w:bottom w:val="none" w:sz="0" w:space="0" w:color="auto"/>
            <w:right w:val="none" w:sz="0" w:space="0" w:color="auto"/>
          </w:divBdr>
        </w:div>
      </w:divsChild>
    </w:div>
    <w:div w:id="1975208705">
      <w:marLeft w:val="640"/>
      <w:marRight w:val="0"/>
      <w:marTop w:val="0"/>
      <w:marBottom w:val="0"/>
      <w:divBdr>
        <w:top w:val="none" w:sz="0" w:space="0" w:color="auto"/>
        <w:left w:val="none" w:sz="0" w:space="0" w:color="auto"/>
        <w:bottom w:val="none" w:sz="0" w:space="0" w:color="auto"/>
        <w:right w:val="none" w:sz="0" w:space="0" w:color="auto"/>
      </w:divBdr>
    </w:div>
    <w:div w:id="1975482976">
      <w:marLeft w:val="640"/>
      <w:marRight w:val="0"/>
      <w:marTop w:val="0"/>
      <w:marBottom w:val="0"/>
      <w:divBdr>
        <w:top w:val="none" w:sz="0" w:space="0" w:color="auto"/>
        <w:left w:val="none" w:sz="0" w:space="0" w:color="auto"/>
        <w:bottom w:val="none" w:sz="0" w:space="0" w:color="auto"/>
        <w:right w:val="none" w:sz="0" w:space="0" w:color="auto"/>
      </w:divBdr>
    </w:div>
    <w:div w:id="1976058784">
      <w:marLeft w:val="640"/>
      <w:marRight w:val="0"/>
      <w:marTop w:val="0"/>
      <w:marBottom w:val="0"/>
      <w:divBdr>
        <w:top w:val="none" w:sz="0" w:space="0" w:color="auto"/>
        <w:left w:val="none" w:sz="0" w:space="0" w:color="auto"/>
        <w:bottom w:val="none" w:sz="0" w:space="0" w:color="auto"/>
        <w:right w:val="none" w:sz="0" w:space="0" w:color="auto"/>
      </w:divBdr>
    </w:div>
    <w:div w:id="1976249624">
      <w:bodyDiv w:val="1"/>
      <w:marLeft w:val="0"/>
      <w:marRight w:val="0"/>
      <w:marTop w:val="0"/>
      <w:marBottom w:val="0"/>
      <w:divBdr>
        <w:top w:val="none" w:sz="0" w:space="0" w:color="auto"/>
        <w:left w:val="none" w:sz="0" w:space="0" w:color="auto"/>
        <w:bottom w:val="none" w:sz="0" w:space="0" w:color="auto"/>
        <w:right w:val="none" w:sz="0" w:space="0" w:color="auto"/>
      </w:divBdr>
    </w:div>
    <w:div w:id="1976641515">
      <w:marLeft w:val="640"/>
      <w:marRight w:val="0"/>
      <w:marTop w:val="0"/>
      <w:marBottom w:val="0"/>
      <w:divBdr>
        <w:top w:val="none" w:sz="0" w:space="0" w:color="auto"/>
        <w:left w:val="none" w:sz="0" w:space="0" w:color="auto"/>
        <w:bottom w:val="none" w:sz="0" w:space="0" w:color="auto"/>
        <w:right w:val="none" w:sz="0" w:space="0" w:color="auto"/>
      </w:divBdr>
    </w:div>
    <w:div w:id="1976794438">
      <w:marLeft w:val="640"/>
      <w:marRight w:val="0"/>
      <w:marTop w:val="0"/>
      <w:marBottom w:val="0"/>
      <w:divBdr>
        <w:top w:val="none" w:sz="0" w:space="0" w:color="auto"/>
        <w:left w:val="none" w:sz="0" w:space="0" w:color="auto"/>
        <w:bottom w:val="none" w:sz="0" w:space="0" w:color="auto"/>
        <w:right w:val="none" w:sz="0" w:space="0" w:color="auto"/>
      </w:divBdr>
    </w:div>
    <w:div w:id="1976909527">
      <w:marLeft w:val="640"/>
      <w:marRight w:val="0"/>
      <w:marTop w:val="0"/>
      <w:marBottom w:val="0"/>
      <w:divBdr>
        <w:top w:val="none" w:sz="0" w:space="0" w:color="auto"/>
        <w:left w:val="none" w:sz="0" w:space="0" w:color="auto"/>
        <w:bottom w:val="none" w:sz="0" w:space="0" w:color="auto"/>
        <w:right w:val="none" w:sz="0" w:space="0" w:color="auto"/>
      </w:divBdr>
    </w:div>
    <w:div w:id="1977561927">
      <w:marLeft w:val="640"/>
      <w:marRight w:val="0"/>
      <w:marTop w:val="0"/>
      <w:marBottom w:val="0"/>
      <w:divBdr>
        <w:top w:val="none" w:sz="0" w:space="0" w:color="auto"/>
        <w:left w:val="none" w:sz="0" w:space="0" w:color="auto"/>
        <w:bottom w:val="none" w:sz="0" w:space="0" w:color="auto"/>
        <w:right w:val="none" w:sz="0" w:space="0" w:color="auto"/>
      </w:divBdr>
    </w:div>
    <w:div w:id="1977564709">
      <w:marLeft w:val="640"/>
      <w:marRight w:val="0"/>
      <w:marTop w:val="0"/>
      <w:marBottom w:val="0"/>
      <w:divBdr>
        <w:top w:val="none" w:sz="0" w:space="0" w:color="auto"/>
        <w:left w:val="none" w:sz="0" w:space="0" w:color="auto"/>
        <w:bottom w:val="none" w:sz="0" w:space="0" w:color="auto"/>
        <w:right w:val="none" w:sz="0" w:space="0" w:color="auto"/>
      </w:divBdr>
    </w:div>
    <w:div w:id="1977759759">
      <w:marLeft w:val="640"/>
      <w:marRight w:val="0"/>
      <w:marTop w:val="0"/>
      <w:marBottom w:val="0"/>
      <w:divBdr>
        <w:top w:val="none" w:sz="0" w:space="0" w:color="auto"/>
        <w:left w:val="none" w:sz="0" w:space="0" w:color="auto"/>
        <w:bottom w:val="none" w:sz="0" w:space="0" w:color="auto"/>
        <w:right w:val="none" w:sz="0" w:space="0" w:color="auto"/>
      </w:divBdr>
    </w:div>
    <w:div w:id="1978803989">
      <w:marLeft w:val="640"/>
      <w:marRight w:val="0"/>
      <w:marTop w:val="0"/>
      <w:marBottom w:val="0"/>
      <w:divBdr>
        <w:top w:val="none" w:sz="0" w:space="0" w:color="auto"/>
        <w:left w:val="none" w:sz="0" w:space="0" w:color="auto"/>
        <w:bottom w:val="none" w:sz="0" w:space="0" w:color="auto"/>
        <w:right w:val="none" w:sz="0" w:space="0" w:color="auto"/>
      </w:divBdr>
    </w:div>
    <w:div w:id="1978804033">
      <w:marLeft w:val="640"/>
      <w:marRight w:val="0"/>
      <w:marTop w:val="0"/>
      <w:marBottom w:val="0"/>
      <w:divBdr>
        <w:top w:val="none" w:sz="0" w:space="0" w:color="auto"/>
        <w:left w:val="none" w:sz="0" w:space="0" w:color="auto"/>
        <w:bottom w:val="none" w:sz="0" w:space="0" w:color="auto"/>
        <w:right w:val="none" w:sz="0" w:space="0" w:color="auto"/>
      </w:divBdr>
    </w:div>
    <w:div w:id="1979725864">
      <w:marLeft w:val="640"/>
      <w:marRight w:val="0"/>
      <w:marTop w:val="0"/>
      <w:marBottom w:val="0"/>
      <w:divBdr>
        <w:top w:val="none" w:sz="0" w:space="0" w:color="auto"/>
        <w:left w:val="none" w:sz="0" w:space="0" w:color="auto"/>
        <w:bottom w:val="none" w:sz="0" w:space="0" w:color="auto"/>
        <w:right w:val="none" w:sz="0" w:space="0" w:color="auto"/>
      </w:divBdr>
    </w:div>
    <w:div w:id="1980183123">
      <w:marLeft w:val="640"/>
      <w:marRight w:val="0"/>
      <w:marTop w:val="0"/>
      <w:marBottom w:val="0"/>
      <w:divBdr>
        <w:top w:val="none" w:sz="0" w:space="0" w:color="auto"/>
        <w:left w:val="none" w:sz="0" w:space="0" w:color="auto"/>
        <w:bottom w:val="none" w:sz="0" w:space="0" w:color="auto"/>
        <w:right w:val="none" w:sz="0" w:space="0" w:color="auto"/>
      </w:divBdr>
    </w:div>
    <w:div w:id="1980770228">
      <w:marLeft w:val="640"/>
      <w:marRight w:val="0"/>
      <w:marTop w:val="0"/>
      <w:marBottom w:val="0"/>
      <w:divBdr>
        <w:top w:val="none" w:sz="0" w:space="0" w:color="auto"/>
        <w:left w:val="none" w:sz="0" w:space="0" w:color="auto"/>
        <w:bottom w:val="none" w:sz="0" w:space="0" w:color="auto"/>
        <w:right w:val="none" w:sz="0" w:space="0" w:color="auto"/>
      </w:divBdr>
    </w:div>
    <w:div w:id="1981029985">
      <w:marLeft w:val="640"/>
      <w:marRight w:val="0"/>
      <w:marTop w:val="0"/>
      <w:marBottom w:val="0"/>
      <w:divBdr>
        <w:top w:val="none" w:sz="0" w:space="0" w:color="auto"/>
        <w:left w:val="none" w:sz="0" w:space="0" w:color="auto"/>
        <w:bottom w:val="none" w:sz="0" w:space="0" w:color="auto"/>
        <w:right w:val="none" w:sz="0" w:space="0" w:color="auto"/>
      </w:divBdr>
    </w:div>
    <w:div w:id="1981230949">
      <w:marLeft w:val="640"/>
      <w:marRight w:val="0"/>
      <w:marTop w:val="0"/>
      <w:marBottom w:val="0"/>
      <w:divBdr>
        <w:top w:val="none" w:sz="0" w:space="0" w:color="auto"/>
        <w:left w:val="none" w:sz="0" w:space="0" w:color="auto"/>
        <w:bottom w:val="none" w:sz="0" w:space="0" w:color="auto"/>
        <w:right w:val="none" w:sz="0" w:space="0" w:color="auto"/>
      </w:divBdr>
    </w:div>
    <w:div w:id="1981378038">
      <w:marLeft w:val="640"/>
      <w:marRight w:val="0"/>
      <w:marTop w:val="0"/>
      <w:marBottom w:val="0"/>
      <w:divBdr>
        <w:top w:val="none" w:sz="0" w:space="0" w:color="auto"/>
        <w:left w:val="none" w:sz="0" w:space="0" w:color="auto"/>
        <w:bottom w:val="none" w:sz="0" w:space="0" w:color="auto"/>
        <w:right w:val="none" w:sz="0" w:space="0" w:color="auto"/>
      </w:divBdr>
    </w:div>
    <w:div w:id="1981497610">
      <w:marLeft w:val="640"/>
      <w:marRight w:val="0"/>
      <w:marTop w:val="0"/>
      <w:marBottom w:val="0"/>
      <w:divBdr>
        <w:top w:val="none" w:sz="0" w:space="0" w:color="auto"/>
        <w:left w:val="none" w:sz="0" w:space="0" w:color="auto"/>
        <w:bottom w:val="none" w:sz="0" w:space="0" w:color="auto"/>
        <w:right w:val="none" w:sz="0" w:space="0" w:color="auto"/>
      </w:divBdr>
    </w:div>
    <w:div w:id="1982037729">
      <w:marLeft w:val="640"/>
      <w:marRight w:val="0"/>
      <w:marTop w:val="0"/>
      <w:marBottom w:val="0"/>
      <w:divBdr>
        <w:top w:val="none" w:sz="0" w:space="0" w:color="auto"/>
        <w:left w:val="none" w:sz="0" w:space="0" w:color="auto"/>
        <w:bottom w:val="none" w:sz="0" w:space="0" w:color="auto"/>
        <w:right w:val="none" w:sz="0" w:space="0" w:color="auto"/>
      </w:divBdr>
    </w:div>
    <w:div w:id="1982074633">
      <w:marLeft w:val="640"/>
      <w:marRight w:val="0"/>
      <w:marTop w:val="0"/>
      <w:marBottom w:val="0"/>
      <w:divBdr>
        <w:top w:val="none" w:sz="0" w:space="0" w:color="auto"/>
        <w:left w:val="none" w:sz="0" w:space="0" w:color="auto"/>
        <w:bottom w:val="none" w:sz="0" w:space="0" w:color="auto"/>
        <w:right w:val="none" w:sz="0" w:space="0" w:color="auto"/>
      </w:divBdr>
    </w:div>
    <w:div w:id="1982542779">
      <w:marLeft w:val="640"/>
      <w:marRight w:val="0"/>
      <w:marTop w:val="0"/>
      <w:marBottom w:val="0"/>
      <w:divBdr>
        <w:top w:val="none" w:sz="0" w:space="0" w:color="auto"/>
        <w:left w:val="none" w:sz="0" w:space="0" w:color="auto"/>
        <w:bottom w:val="none" w:sz="0" w:space="0" w:color="auto"/>
        <w:right w:val="none" w:sz="0" w:space="0" w:color="auto"/>
      </w:divBdr>
    </w:div>
    <w:div w:id="1982810669">
      <w:marLeft w:val="640"/>
      <w:marRight w:val="0"/>
      <w:marTop w:val="0"/>
      <w:marBottom w:val="0"/>
      <w:divBdr>
        <w:top w:val="none" w:sz="0" w:space="0" w:color="auto"/>
        <w:left w:val="none" w:sz="0" w:space="0" w:color="auto"/>
        <w:bottom w:val="none" w:sz="0" w:space="0" w:color="auto"/>
        <w:right w:val="none" w:sz="0" w:space="0" w:color="auto"/>
      </w:divBdr>
    </w:div>
    <w:div w:id="1983193940">
      <w:marLeft w:val="480"/>
      <w:marRight w:val="0"/>
      <w:marTop w:val="0"/>
      <w:marBottom w:val="0"/>
      <w:divBdr>
        <w:top w:val="none" w:sz="0" w:space="0" w:color="auto"/>
        <w:left w:val="none" w:sz="0" w:space="0" w:color="auto"/>
        <w:bottom w:val="none" w:sz="0" w:space="0" w:color="auto"/>
        <w:right w:val="none" w:sz="0" w:space="0" w:color="auto"/>
      </w:divBdr>
    </w:div>
    <w:div w:id="1983995703">
      <w:marLeft w:val="640"/>
      <w:marRight w:val="0"/>
      <w:marTop w:val="0"/>
      <w:marBottom w:val="0"/>
      <w:divBdr>
        <w:top w:val="none" w:sz="0" w:space="0" w:color="auto"/>
        <w:left w:val="none" w:sz="0" w:space="0" w:color="auto"/>
        <w:bottom w:val="none" w:sz="0" w:space="0" w:color="auto"/>
        <w:right w:val="none" w:sz="0" w:space="0" w:color="auto"/>
      </w:divBdr>
    </w:div>
    <w:div w:id="1983997899">
      <w:bodyDiv w:val="1"/>
      <w:marLeft w:val="0"/>
      <w:marRight w:val="0"/>
      <w:marTop w:val="0"/>
      <w:marBottom w:val="0"/>
      <w:divBdr>
        <w:top w:val="none" w:sz="0" w:space="0" w:color="auto"/>
        <w:left w:val="none" w:sz="0" w:space="0" w:color="auto"/>
        <w:bottom w:val="none" w:sz="0" w:space="0" w:color="auto"/>
        <w:right w:val="none" w:sz="0" w:space="0" w:color="auto"/>
      </w:divBdr>
    </w:div>
    <w:div w:id="1984772932">
      <w:marLeft w:val="640"/>
      <w:marRight w:val="0"/>
      <w:marTop w:val="0"/>
      <w:marBottom w:val="0"/>
      <w:divBdr>
        <w:top w:val="none" w:sz="0" w:space="0" w:color="auto"/>
        <w:left w:val="none" w:sz="0" w:space="0" w:color="auto"/>
        <w:bottom w:val="none" w:sz="0" w:space="0" w:color="auto"/>
        <w:right w:val="none" w:sz="0" w:space="0" w:color="auto"/>
      </w:divBdr>
    </w:div>
    <w:div w:id="1985239240">
      <w:marLeft w:val="640"/>
      <w:marRight w:val="0"/>
      <w:marTop w:val="0"/>
      <w:marBottom w:val="0"/>
      <w:divBdr>
        <w:top w:val="none" w:sz="0" w:space="0" w:color="auto"/>
        <w:left w:val="none" w:sz="0" w:space="0" w:color="auto"/>
        <w:bottom w:val="none" w:sz="0" w:space="0" w:color="auto"/>
        <w:right w:val="none" w:sz="0" w:space="0" w:color="auto"/>
      </w:divBdr>
    </w:div>
    <w:div w:id="1985622099">
      <w:marLeft w:val="640"/>
      <w:marRight w:val="0"/>
      <w:marTop w:val="0"/>
      <w:marBottom w:val="0"/>
      <w:divBdr>
        <w:top w:val="none" w:sz="0" w:space="0" w:color="auto"/>
        <w:left w:val="none" w:sz="0" w:space="0" w:color="auto"/>
        <w:bottom w:val="none" w:sz="0" w:space="0" w:color="auto"/>
        <w:right w:val="none" w:sz="0" w:space="0" w:color="auto"/>
      </w:divBdr>
    </w:div>
    <w:div w:id="1985743513">
      <w:bodyDiv w:val="1"/>
      <w:marLeft w:val="0"/>
      <w:marRight w:val="0"/>
      <w:marTop w:val="0"/>
      <w:marBottom w:val="0"/>
      <w:divBdr>
        <w:top w:val="none" w:sz="0" w:space="0" w:color="auto"/>
        <w:left w:val="none" w:sz="0" w:space="0" w:color="auto"/>
        <w:bottom w:val="none" w:sz="0" w:space="0" w:color="auto"/>
        <w:right w:val="none" w:sz="0" w:space="0" w:color="auto"/>
      </w:divBdr>
    </w:div>
    <w:div w:id="1986080438">
      <w:marLeft w:val="640"/>
      <w:marRight w:val="0"/>
      <w:marTop w:val="0"/>
      <w:marBottom w:val="0"/>
      <w:divBdr>
        <w:top w:val="none" w:sz="0" w:space="0" w:color="auto"/>
        <w:left w:val="none" w:sz="0" w:space="0" w:color="auto"/>
        <w:bottom w:val="none" w:sz="0" w:space="0" w:color="auto"/>
        <w:right w:val="none" w:sz="0" w:space="0" w:color="auto"/>
      </w:divBdr>
    </w:div>
    <w:div w:id="1986356236">
      <w:bodyDiv w:val="1"/>
      <w:marLeft w:val="0"/>
      <w:marRight w:val="0"/>
      <w:marTop w:val="0"/>
      <w:marBottom w:val="0"/>
      <w:divBdr>
        <w:top w:val="none" w:sz="0" w:space="0" w:color="auto"/>
        <w:left w:val="none" w:sz="0" w:space="0" w:color="auto"/>
        <w:bottom w:val="none" w:sz="0" w:space="0" w:color="auto"/>
        <w:right w:val="none" w:sz="0" w:space="0" w:color="auto"/>
      </w:divBdr>
      <w:divsChild>
        <w:div w:id="28341834">
          <w:marLeft w:val="480"/>
          <w:marRight w:val="0"/>
          <w:marTop w:val="0"/>
          <w:marBottom w:val="0"/>
          <w:divBdr>
            <w:top w:val="none" w:sz="0" w:space="0" w:color="auto"/>
            <w:left w:val="none" w:sz="0" w:space="0" w:color="auto"/>
            <w:bottom w:val="none" w:sz="0" w:space="0" w:color="auto"/>
            <w:right w:val="none" w:sz="0" w:space="0" w:color="auto"/>
          </w:divBdr>
        </w:div>
        <w:div w:id="53437110">
          <w:marLeft w:val="480"/>
          <w:marRight w:val="0"/>
          <w:marTop w:val="0"/>
          <w:marBottom w:val="0"/>
          <w:divBdr>
            <w:top w:val="none" w:sz="0" w:space="0" w:color="auto"/>
            <w:left w:val="none" w:sz="0" w:space="0" w:color="auto"/>
            <w:bottom w:val="none" w:sz="0" w:space="0" w:color="auto"/>
            <w:right w:val="none" w:sz="0" w:space="0" w:color="auto"/>
          </w:divBdr>
        </w:div>
        <w:div w:id="67263823">
          <w:marLeft w:val="480"/>
          <w:marRight w:val="0"/>
          <w:marTop w:val="0"/>
          <w:marBottom w:val="0"/>
          <w:divBdr>
            <w:top w:val="none" w:sz="0" w:space="0" w:color="auto"/>
            <w:left w:val="none" w:sz="0" w:space="0" w:color="auto"/>
            <w:bottom w:val="none" w:sz="0" w:space="0" w:color="auto"/>
            <w:right w:val="none" w:sz="0" w:space="0" w:color="auto"/>
          </w:divBdr>
        </w:div>
        <w:div w:id="103160017">
          <w:marLeft w:val="480"/>
          <w:marRight w:val="0"/>
          <w:marTop w:val="0"/>
          <w:marBottom w:val="0"/>
          <w:divBdr>
            <w:top w:val="none" w:sz="0" w:space="0" w:color="auto"/>
            <w:left w:val="none" w:sz="0" w:space="0" w:color="auto"/>
            <w:bottom w:val="none" w:sz="0" w:space="0" w:color="auto"/>
            <w:right w:val="none" w:sz="0" w:space="0" w:color="auto"/>
          </w:divBdr>
        </w:div>
        <w:div w:id="188684597">
          <w:marLeft w:val="480"/>
          <w:marRight w:val="0"/>
          <w:marTop w:val="0"/>
          <w:marBottom w:val="0"/>
          <w:divBdr>
            <w:top w:val="none" w:sz="0" w:space="0" w:color="auto"/>
            <w:left w:val="none" w:sz="0" w:space="0" w:color="auto"/>
            <w:bottom w:val="none" w:sz="0" w:space="0" w:color="auto"/>
            <w:right w:val="none" w:sz="0" w:space="0" w:color="auto"/>
          </w:divBdr>
        </w:div>
        <w:div w:id="189073540">
          <w:marLeft w:val="480"/>
          <w:marRight w:val="0"/>
          <w:marTop w:val="0"/>
          <w:marBottom w:val="0"/>
          <w:divBdr>
            <w:top w:val="none" w:sz="0" w:space="0" w:color="auto"/>
            <w:left w:val="none" w:sz="0" w:space="0" w:color="auto"/>
            <w:bottom w:val="none" w:sz="0" w:space="0" w:color="auto"/>
            <w:right w:val="none" w:sz="0" w:space="0" w:color="auto"/>
          </w:divBdr>
        </w:div>
        <w:div w:id="388770011">
          <w:marLeft w:val="480"/>
          <w:marRight w:val="0"/>
          <w:marTop w:val="0"/>
          <w:marBottom w:val="0"/>
          <w:divBdr>
            <w:top w:val="none" w:sz="0" w:space="0" w:color="auto"/>
            <w:left w:val="none" w:sz="0" w:space="0" w:color="auto"/>
            <w:bottom w:val="none" w:sz="0" w:space="0" w:color="auto"/>
            <w:right w:val="none" w:sz="0" w:space="0" w:color="auto"/>
          </w:divBdr>
        </w:div>
        <w:div w:id="503398500">
          <w:marLeft w:val="480"/>
          <w:marRight w:val="0"/>
          <w:marTop w:val="0"/>
          <w:marBottom w:val="0"/>
          <w:divBdr>
            <w:top w:val="none" w:sz="0" w:space="0" w:color="auto"/>
            <w:left w:val="none" w:sz="0" w:space="0" w:color="auto"/>
            <w:bottom w:val="none" w:sz="0" w:space="0" w:color="auto"/>
            <w:right w:val="none" w:sz="0" w:space="0" w:color="auto"/>
          </w:divBdr>
        </w:div>
        <w:div w:id="552697408">
          <w:marLeft w:val="480"/>
          <w:marRight w:val="0"/>
          <w:marTop w:val="0"/>
          <w:marBottom w:val="0"/>
          <w:divBdr>
            <w:top w:val="none" w:sz="0" w:space="0" w:color="auto"/>
            <w:left w:val="none" w:sz="0" w:space="0" w:color="auto"/>
            <w:bottom w:val="none" w:sz="0" w:space="0" w:color="auto"/>
            <w:right w:val="none" w:sz="0" w:space="0" w:color="auto"/>
          </w:divBdr>
        </w:div>
        <w:div w:id="633632758">
          <w:marLeft w:val="480"/>
          <w:marRight w:val="0"/>
          <w:marTop w:val="0"/>
          <w:marBottom w:val="0"/>
          <w:divBdr>
            <w:top w:val="none" w:sz="0" w:space="0" w:color="auto"/>
            <w:left w:val="none" w:sz="0" w:space="0" w:color="auto"/>
            <w:bottom w:val="none" w:sz="0" w:space="0" w:color="auto"/>
            <w:right w:val="none" w:sz="0" w:space="0" w:color="auto"/>
          </w:divBdr>
        </w:div>
        <w:div w:id="666055991">
          <w:marLeft w:val="480"/>
          <w:marRight w:val="0"/>
          <w:marTop w:val="0"/>
          <w:marBottom w:val="0"/>
          <w:divBdr>
            <w:top w:val="none" w:sz="0" w:space="0" w:color="auto"/>
            <w:left w:val="none" w:sz="0" w:space="0" w:color="auto"/>
            <w:bottom w:val="none" w:sz="0" w:space="0" w:color="auto"/>
            <w:right w:val="none" w:sz="0" w:space="0" w:color="auto"/>
          </w:divBdr>
        </w:div>
        <w:div w:id="685450601">
          <w:marLeft w:val="480"/>
          <w:marRight w:val="0"/>
          <w:marTop w:val="0"/>
          <w:marBottom w:val="0"/>
          <w:divBdr>
            <w:top w:val="none" w:sz="0" w:space="0" w:color="auto"/>
            <w:left w:val="none" w:sz="0" w:space="0" w:color="auto"/>
            <w:bottom w:val="none" w:sz="0" w:space="0" w:color="auto"/>
            <w:right w:val="none" w:sz="0" w:space="0" w:color="auto"/>
          </w:divBdr>
        </w:div>
        <w:div w:id="711538060">
          <w:marLeft w:val="480"/>
          <w:marRight w:val="0"/>
          <w:marTop w:val="0"/>
          <w:marBottom w:val="0"/>
          <w:divBdr>
            <w:top w:val="none" w:sz="0" w:space="0" w:color="auto"/>
            <w:left w:val="none" w:sz="0" w:space="0" w:color="auto"/>
            <w:bottom w:val="none" w:sz="0" w:space="0" w:color="auto"/>
            <w:right w:val="none" w:sz="0" w:space="0" w:color="auto"/>
          </w:divBdr>
        </w:div>
        <w:div w:id="720982342">
          <w:marLeft w:val="480"/>
          <w:marRight w:val="0"/>
          <w:marTop w:val="0"/>
          <w:marBottom w:val="0"/>
          <w:divBdr>
            <w:top w:val="none" w:sz="0" w:space="0" w:color="auto"/>
            <w:left w:val="none" w:sz="0" w:space="0" w:color="auto"/>
            <w:bottom w:val="none" w:sz="0" w:space="0" w:color="auto"/>
            <w:right w:val="none" w:sz="0" w:space="0" w:color="auto"/>
          </w:divBdr>
        </w:div>
        <w:div w:id="777259929">
          <w:marLeft w:val="480"/>
          <w:marRight w:val="0"/>
          <w:marTop w:val="0"/>
          <w:marBottom w:val="0"/>
          <w:divBdr>
            <w:top w:val="none" w:sz="0" w:space="0" w:color="auto"/>
            <w:left w:val="none" w:sz="0" w:space="0" w:color="auto"/>
            <w:bottom w:val="none" w:sz="0" w:space="0" w:color="auto"/>
            <w:right w:val="none" w:sz="0" w:space="0" w:color="auto"/>
          </w:divBdr>
        </w:div>
        <w:div w:id="781919241">
          <w:marLeft w:val="480"/>
          <w:marRight w:val="0"/>
          <w:marTop w:val="0"/>
          <w:marBottom w:val="0"/>
          <w:divBdr>
            <w:top w:val="none" w:sz="0" w:space="0" w:color="auto"/>
            <w:left w:val="none" w:sz="0" w:space="0" w:color="auto"/>
            <w:bottom w:val="none" w:sz="0" w:space="0" w:color="auto"/>
            <w:right w:val="none" w:sz="0" w:space="0" w:color="auto"/>
          </w:divBdr>
        </w:div>
        <w:div w:id="805585959">
          <w:marLeft w:val="480"/>
          <w:marRight w:val="0"/>
          <w:marTop w:val="0"/>
          <w:marBottom w:val="0"/>
          <w:divBdr>
            <w:top w:val="none" w:sz="0" w:space="0" w:color="auto"/>
            <w:left w:val="none" w:sz="0" w:space="0" w:color="auto"/>
            <w:bottom w:val="none" w:sz="0" w:space="0" w:color="auto"/>
            <w:right w:val="none" w:sz="0" w:space="0" w:color="auto"/>
          </w:divBdr>
        </w:div>
        <w:div w:id="828444610">
          <w:marLeft w:val="480"/>
          <w:marRight w:val="0"/>
          <w:marTop w:val="0"/>
          <w:marBottom w:val="0"/>
          <w:divBdr>
            <w:top w:val="none" w:sz="0" w:space="0" w:color="auto"/>
            <w:left w:val="none" w:sz="0" w:space="0" w:color="auto"/>
            <w:bottom w:val="none" w:sz="0" w:space="0" w:color="auto"/>
            <w:right w:val="none" w:sz="0" w:space="0" w:color="auto"/>
          </w:divBdr>
        </w:div>
        <w:div w:id="886986557">
          <w:marLeft w:val="480"/>
          <w:marRight w:val="0"/>
          <w:marTop w:val="0"/>
          <w:marBottom w:val="0"/>
          <w:divBdr>
            <w:top w:val="none" w:sz="0" w:space="0" w:color="auto"/>
            <w:left w:val="none" w:sz="0" w:space="0" w:color="auto"/>
            <w:bottom w:val="none" w:sz="0" w:space="0" w:color="auto"/>
            <w:right w:val="none" w:sz="0" w:space="0" w:color="auto"/>
          </w:divBdr>
        </w:div>
        <w:div w:id="932713314">
          <w:marLeft w:val="480"/>
          <w:marRight w:val="0"/>
          <w:marTop w:val="0"/>
          <w:marBottom w:val="0"/>
          <w:divBdr>
            <w:top w:val="none" w:sz="0" w:space="0" w:color="auto"/>
            <w:left w:val="none" w:sz="0" w:space="0" w:color="auto"/>
            <w:bottom w:val="none" w:sz="0" w:space="0" w:color="auto"/>
            <w:right w:val="none" w:sz="0" w:space="0" w:color="auto"/>
          </w:divBdr>
        </w:div>
        <w:div w:id="977339165">
          <w:marLeft w:val="480"/>
          <w:marRight w:val="0"/>
          <w:marTop w:val="0"/>
          <w:marBottom w:val="0"/>
          <w:divBdr>
            <w:top w:val="none" w:sz="0" w:space="0" w:color="auto"/>
            <w:left w:val="none" w:sz="0" w:space="0" w:color="auto"/>
            <w:bottom w:val="none" w:sz="0" w:space="0" w:color="auto"/>
            <w:right w:val="none" w:sz="0" w:space="0" w:color="auto"/>
          </w:divBdr>
        </w:div>
        <w:div w:id="986468783">
          <w:marLeft w:val="480"/>
          <w:marRight w:val="0"/>
          <w:marTop w:val="0"/>
          <w:marBottom w:val="0"/>
          <w:divBdr>
            <w:top w:val="none" w:sz="0" w:space="0" w:color="auto"/>
            <w:left w:val="none" w:sz="0" w:space="0" w:color="auto"/>
            <w:bottom w:val="none" w:sz="0" w:space="0" w:color="auto"/>
            <w:right w:val="none" w:sz="0" w:space="0" w:color="auto"/>
          </w:divBdr>
        </w:div>
        <w:div w:id="1041440469">
          <w:marLeft w:val="480"/>
          <w:marRight w:val="0"/>
          <w:marTop w:val="0"/>
          <w:marBottom w:val="0"/>
          <w:divBdr>
            <w:top w:val="none" w:sz="0" w:space="0" w:color="auto"/>
            <w:left w:val="none" w:sz="0" w:space="0" w:color="auto"/>
            <w:bottom w:val="none" w:sz="0" w:space="0" w:color="auto"/>
            <w:right w:val="none" w:sz="0" w:space="0" w:color="auto"/>
          </w:divBdr>
        </w:div>
        <w:div w:id="1063984140">
          <w:marLeft w:val="480"/>
          <w:marRight w:val="0"/>
          <w:marTop w:val="0"/>
          <w:marBottom w:val="0"/>
          <w:divBdr>
            <w:top w:val="none" w:sz="0" w:space="0" w:color="auto"/>
            <w:left w:val="none" w:sz="0" w:space="0" w:color="auto"/>
            <w:bottom w:val="none" w:sz="0" w:space="0" w:color="auto"/>
            <w:right w:val="none" w:sz="0" w:space="0" w:color="auto"/>
          </w:divBdr>
        </w:div>
        <w:div w:id="1068528310">
          <w:marLeft w:val="480"/>
          <w:marRight w:val="0"/>
          <w:marTop w:val="0"/>
          <w:marBottom w:val="0"/>
          <w:divBdr>
            <w:top w:val="none" w:sz="0" w:space="0" w:color="auto"/>
            <w:left w:val="none" w:sz="0" w:space="0" w:color="auto"/>
            <w:bottom w:val="none" w:sz="0" w:space="0" w:color="auto"/>
            <w:right w:val="none" w:sz="0" w:space="0" w:color="auto"/>
          </w:divBdr>
        </w:div>
        <w:div w:id="1070038846">
          <w:marLeft w:val="480"/>
          <w:marRight w:val="0"/>
          <w:marTop w:val="0"/>
          <w:marBottom w:val="0"/>
          <w:divBdr>
            <w:top w:val="none" w:sz="0" w:space="0" w:color="auto"/>
            <w:left w:val="none" w:sz="0" w:space="0" w:color="auto"/>
            <w:bottom w:val="none" w:sz="0" w:space="0" w:color="auto"/>
            <w:right w:val="none" w:sz="0" w:space="0" w:color="auto"/>
          </w:divBdr>
        </w:div>
        <w:div w:id="1071077886">
          <w:marLeft w:val="480"/>
          <w:marRight w:val="0"/>
          <w:marTop w:val="0"/>
          <w:marBottom w:val="0"/>
          <w:divBdr>
            <w:top w:val="none" w:sz="0" w:space="0" w:color="auto"/>
            <w:left w:val="none" w:sz="0" w:space="0" w:color="auto"/>
            <w:bottom w:val="none" w:sz="0" w:space="0" w:color="auto"/>
            <w:right w:val="none" w:sz="0" w:space="0" w:color="auto"/>
          </w:divBdr>
        </w:div>
        <w:div w:id="1138645090">
          <w:marLeft w:val="480"/>
          <w:marRight w:val="0"/>
          <w:marTop w:val="0"/>
          <w:marBottom w:val="0"/>
          <w:divBdr>
            <w:top w:val="none" w:sz="0" w:space="0" w:color="auto"/>
            <w:left w:val="none" w:sz="0" w:space="0" w:color="auto"/>
            <w:bottom w:val="none" w:sz="0" w:space="0" w:color="auto"/>
            <w:right w:val="none" w:sz="0" w:space="0" w:color="auto"/>
          </w:divBdr>
        </w:div>
        <w:div w:id="1143426046">
          <w:marLeft w:val="480"/>
          <w:marRight w:val="0"/>
          <w:marTop w:val="0"/>
          <w:marBottom w:val="0"/>
          <w:divBdr>
            <w:top w:val="none" w:sz="0" w:space="0" w:color="auto"/>
            <w:left w:val="none" w:sz="0" w:space="0" w:color="auto"/>
            <w:bottom w:val="none" w:sz="0" w:space="0" w:color="auto"/>
            <w:right w:val="none" w:sz="0" w:space="0" w:color="auto"/>
          </w:divBdr>
        </w:div>
        <w:div w:id="1263954862">
          <w:marLeft w:val="480"/>
          <w:marRight w:val="0"/>
          <w:marTop w:val="0"/>
          <w:marBottom w:val="0"/>
          <w:divBdr>
            <w:top w:val="none" w:sz="0" w:space="0" w:color="auto"/>
            <w:left w:val="none" w:sz="0" w:space="0" w:color="auto"/>
            <w:bottom w:val="none" w:sz="0" w:space="0" w:color="auto"/>
            <w:right w:val="none" w:sz="0" w:space="0" w:color="auto"/>
          </w:divBdr>
        </w:div>
        <w:div w:id="1305425882">
          <w:marLeft w:val="480"/>
          <w:marRight w:val="0"/>
          <w:marTop w:val="0"/>
          <w:marBottom w:val="0"/>
          <w:divBdr>
            <w:top w:val="none" w:sz="0" w:space="0" w:color="auto"/>
            <w:left w:val="none" w:sz="0" w:space="0" w:color="auto"/>
            <w:bottom w:val="none" w:sz="0" w:space="0" w:color="auto"/>
            <w:right w:val="none" w:sz="0" w:space="0" w:color="auto"/>
          </w:divBdr>
        </w:div>
        <w:div w:id="1318536643">
          <w:marLeft w:val="480"/>
          <w:marRight w:val="0"/>
          <w:marTop w:val="0"/>
          <w:marBottom w:val="0"/>
          <w:divBdr>
            <w:top w:val="none" w:sz="0" w:space="0" w:color="auto"/>
            <w:left w:val="none" w:sz="0" w:space="0" w:color="auto"/>
            <w:bottom w:val="none" w:sz="0" w:space="0" w:color="auto"/>
            <w:right w:val="none" w:sz="0" w:space="0" w:color="auto"/>
          </w:divBdr>
        </w:div>
        <w:div w:id="1375472018">
          <w:marLeft w:val="480"/>
          <w:marRight w:val="0"/>
          <w:marTop w:val="0"/>
          <w:marBottom w:val="0"/>
          <w:divBdr>
            <w:top w:val="none" w:sz="0" w:space="0" w:color="auto"/>
            <w:left w:val="none" w:sz="0" w:space="0" w:color="auto"/>
            <w:bottom w:val="none" w:sz="0" w:space="0" w:color="auto"/>
            <w:right w:val="none" w:sz="0" w:space="0" w:color="auto"/>
          </w:divBdr>
        </w:div>
        <w:div w:id="1389259775">
          <w:marLeft w:val="480"/>
          <w:marRight w:val="0"/>
          <w:marTop w:val="0"/>
          <w:marBottom w:val="0"/>
          <w:divBdr>
            <w:top w:val="none" w:sz="0" w:space="0" w:color="auto"/>
            <w:left w:val="none" w:sz="0" w:space="0" w:color="auto"/>
            <w:bottom w:val="none" w:sz="0" w:space="0" w:color="auto"/>
            <w:right w:val="none" w:sz="0" w:space="0" w:color="auto"/>
          </w:divBdr>
        </w:div>
        <w:div w:id="1405369883">
          <w:marLeft w:val="480"/>
          <w:marRight w:val="0"/>
          <w:marTop w:val="0"/>
          <w:marBottom w:val="0"/>
          <w:divBdr>
            <w:top w:val="none" w:sz="0" w:space="0" w:color="auto"/>
            <w:left w:val="none" w:sz="0" w:space="0" w:color="auto"/>
            <w:bottom w:val="none" w:sz="0" w:space="0" w:color="auto"/>
            <w:right w:val="none" w:sz="0" w:space="0" w:color="auto"/>
          </w:divBdr>
        </w:div>
        <w:div w:id="1490319555">
          <w:marLeft w:val="480"/>
          <w:marRight w:val="0"/>
          <w:marTop w:val="0"/>
          <w:marBottom w:val="0"/>
          <w:divBdr>
            <w:top w:val="none" w:sz="0" w:space="0" w:color="auto"/>
            <w:left w:val="none" w:sz="0" w:space="0" w:color="auto"/>
            <w:bottom w:val="none" w:sz="0" w:space="0" w:color="auto"/>
            <w:right w:val="none" w:sz="0" w:space="0" w:color="auto"/>
          </w:divBdr>
        </w:div>
        <w:div w:id="1497987927">
          <w:marLeft w:val="480"/>
          <w:marRight w:val="0"/>
          <w:marTop w:val="0"/>
          <w:marBottom w:val="0"/>
          <w:divBdr>
            <w:top w:val="none" w:sz="0" w:space="0" w:color="auto"/>
            <w:left w:val="none" w:sz="0" w:space="0" w:color="auto"/>
            <w:bottom w:val="none" w:sz="0" w:space="0" w:color="auto"/>
            <w:right w:val="none" w:sz="0" w:space="0" w:color="auto"/>
          </w:divBdr>
        </w:div>
        <w:div w:id="1501508697">
          <w:marLeft w:val="480"/>
          <w:marRight w:val="0"/>
          <w:marTop w:val="0"/>
          <w:marBottom w:val="0"/>
          <w:divBdr>
            <w:top w:val="none" w:sz="0" w:space="0" w:color="auto"/>
            <w:left w:val="none" w:sz="0" w:space="0" w:color="auto"/>
            <w:bottom w:val="none" w:sz="0" w:space="0" w:color="auto"/>
            <w:right w:val="none" w:sz="0" w:space="0" w:color="auto"/>
          </w:divBdr>
        </w:div>
        <w:div w:id="1521771834">
          <w:marLeft w:val="480"/>
          <w:marRight w:val="0"/>
          <w:marTop w:val="0"/>
          <w:marBottom w:val="0"/>
          <w:divBdr>
            <w:top w:val="none" w:sz="0" w:space="0" w:color="auto"/>
            <w:left w:val="none" w:sz="0" w:space="0" w:color="auto"/>
            <w:bottom w:val="none" w:sz="0" w:space="0" w:color="auto"/>
            <w:right w:val="none" w:sz="0" w:space="0" w:color="auto"/>
          </w:divBdr>
        </w:div>
        <w:div w:id="1558279116">
          <w:marLeft w:val="480"/>
          <w:marRight w:val="0"/>
          <w:marTop w:val="0"/>
          <w:marBottom w:val="0"/>
          <w:divBdr>
            <w:top w:val="none" w:sz="0" w:space="0" w:color="auto"/>
            <w:left w:val="none" w:sz="0" w:space="0" w:color="auto"/>
            <w:bottom w:val="none" w:sz="0" w:space="0" w:color="auto"/>
            <w:right w:val="none" w:sz="0" w:space="0" w:color="auto"/>
          </w:divBdr>
        </w:div>
        <w:div w:id="1569026939">
          <w:marLeft w:val="480"/>
          <w:marRight w:val="0"/>
          <w:marTop w:val="0"/>
          <w:marBottom w:val="0"/>
          <w:divBdr>
            <w:top w:val="none" w:sz="0" w:space="0" w:color="auto"/>
            <w:left w:val="none" w:sz="0" w:space="0" w:color="auto"/>
            <w:bottom w:val="none" w:sz="0" w:space="0" w:color="auto"/>
            <w:right w:val="none" w:sz="0" w:space="0" w:color="auto"/>
          </w:divBdr>
        </w:div>
        <w:div w:id="1620800566">
          <w:marLeft w:val="480"/>
          <w:marRight w:val="0"/>
          <w:marTop w:val="0"/>
          <w:marBottom w:val="0"/>
          <w:divBdr>
            <w:top w:val="none" w:sz="0" w:space="0" w:color="auto"/>
            <w:left w:val="none" w:sz="0" w:space="0" w:color="auto"/>
            <w:bottom w:val="none" w:sz="0" w:space="0" w:color="auto"/>
            <w:right w:val="none" w:sz="0" w:space="0" w:color="auto"/>
          </w:divBdr>
        </w:div>
        <w:div w:id="1650211688">
          <w:marLeft w:val="480"/>
          <w:marRight w:val="0"/>
          <w:marTop w:val="0"/>
          <w:marBottom w:val="0"/>
          <w:divBdr>
            <w:top w:val="none" w:sz="0" w:space="0" w:color="auto"/>
            <w:left w:val="none" w:sz="0" w:space="0" w:color="auto"/>
            <w:bottom w:val="none" w:sz="0" w:space="0" w:color="auto"/>
            <w:right w:val="none" w:sz="0" w:space="0" w:color="auto"/>
          </w:divBdr>
        </w:div>
        <w:div w:id="1666204552">
          <w:marLeft w:val="480"/>
          <w:marRight w:val="0"/>
          <w:marTop w:val="0"/>
          <w:marBottom w:val="0"/>
          <w:divBdr>
            <w:top w:val="none" w:sz="0" w:space="0" w:color="auto"/>
            <w:left w:val="none" w:sz="0" w:space="0" w:color="auto"/>
            <w:bottom w:val="none" w:sz="0" w:space="0" w:color="auto"/>
            <w:right w:val="none" w:sz="0" w:space="0" w:color="auto"/>
          </w:divBdr>
        </w:div>
        <w:div w:id="1686059540">
          <w:marLeft w:val="480"/>
          <w:marRight w:val="0"/>
          <w:marTop w:val="0"/>
          <w:marBottom w:val="0"/>
          <w:divBdr>
            <w:top w:val="none" w:sz="0" w:space="0" w:color="auto"/>
            <w:left w:val="none" w:sz="0" w:space="0" w:color="auto"/>
            <w:bottom w:val="none" w:sz="0" w:space="0" w:color="auto"/>
            <w:right w:val="none" w:sz="0" w:space="0" w:color="auto"/>
          </w:divBdr>
        </w:div>
        <w:div w:id="1765370630">
          <w:marLeft w:val="480"/>
          <w:marRight w:val="0"/>
          <w:marTop w:val="0"/>
          <w:marBottom w:val="0"/>
          <w:divBdr>
            <w:top w:val="none" w:sz="0" w:space="0" w:color="auto"/>
            <w:left w:val="none" w:sz="0" w:space="0" w:color="auto"/>
            <w:bottom w:val="none" w:sz="0" w:space="0" w:color="auto"/>
            <w:right w:val="none" w:sz="0" w:space="0" w:color="auto"/>
          </w:divBdr>
        </w:div>
        <w:div w:id="1812746359">
          <w:marLeft w:val="480"/>
          <w:marRight w:val="0"/>
          <w:marTop w:val="0"/>
          <w:marBottom w:val="0"/>
          <w:divBdr>
            <w:top w:val="none" w:sz="0" w:space="0" w:color="auto"/>
            <w:left w:val="none" w:sz="0" w:space="0" w:color="auto"/>
            <w:bottom w:val="none" w:sz="0" w:space="0" w:color="auto"/>
            <w:right w:val="none" w:sz="0" w:space="0" w:color="auto"/>
          </w:divBdr>
        </w:div>
        <w:div w:id="1830486417">
          <w:marLeft w:val="480"/>
          <w:marRight w:val="0"/>
          <w:marTop w:val="0"/>
          <w:marBottom w:val="0"/>
          <w:divBdr>
            <w:top w:val="none" w:sz="0" w:space="0" w:color="auto"/>
            <w:left w:val="none" w:sz="0" w:space="0" w:color="auto"/>
            <w:bottom w:val="none" w:sz="0" w:space="0" w:color="auto"/>
            <w:right w:val="none" w:sz="0" w:space="0" w:color="auto"/>
          </w:divBdr>
        </w:div>
        <w:div w:id="1848864897">
          <w:marLeft w:val="480"/>
          <w:marRight w:val="0"/>
          <w:marTop w:val="0"/>
          <w:marBottom w:val="0"/>
          <w:divBdr>
            <w:top w:val="none" w:sz="0" w:space="0" w:color="auto"/>
            <w:left w:val="none" w:sz="0" w:space="0" w:color="auto"/>
            <w:bottom w:val="none" w:sz="0" w:space="0" w:color="auto"/>
            <w:right w:val="none" w:sz="0" w:space="0" w:color="auto"/>
          </w:divBdr>
        </w:div>
        <w:div w:id="1864828222">
          <w:marLeft w:val="480"/>
          <w:marRight w:val="0"/>
          <w:marTop w:val="0"/>
          <w:marBottom w:val="0"/>
          <w:divBdr>
            <w:top w:val="none" w:sz="0" w:space="0" w:color="auto"/>
            <w:left w:val="none" w:sz="0" w:space="0" w:color="auto"/>
            <w:bottom w:val="none" w:sz="0" w:space="0" w:color="auto"/>
            <w:right w:val="none" w:sz="0" w:space="0" w:color="auto"/>
          </w:divBdr>
        </w:div>
        <w:div w:id="2037345712">
          <w:marLeft w:val="480"/>
          <w:marRight w:val="0"/>
          <w:marTop w:val="0"/>
          <w:marBottom w:val="0"/>
          <w:divBdr>
            <w:top w:val="none" w:sz="0" w:space="0" w:color="auto"/>
            <w:left w:val="none" w:sz="0" w:space="0" w:color="auto"/>
            <w:bottom w:val="none" w:sz="0" w:space="0" w:color="auto"/>
            <w:right w:val="none" w:sz="0" w:space="0" w:color="auto"/>
          </w:divBdr>
        </w:div>
        <w:div w:id="2039618960">
          <w:marLeft w:val="480"/>
          <w:marRight w:val="0"/>
          <w:marTop w:val="0"/>
          <w:marBottom w:val="0"/>
          <w:divBdr>
            <w:top w:val="none" w:sz="0" w:space="0" w:color="auto"/>
            <w:left w:val="none" w:sz="0" w:space="0" w:color="auto"/>
            <w:bottom w:val="none" w:sz="0" w:space="0" w:color="auto"/>
            <w:right w:val="none" w:sz="0" w:space="0" w:color="auto"/>
          </w:divBdr>
        </w:div>
        <w:div w:id="2105149916">
          <w:marLeft w:val="480"/>
          <w:marRight w:val="0"/>
          <w:marTop w:val="0"/>
          <w:marBottom w:val="0"/>
          <w:divBdr>
            <w:top w:val="none" w:sz="0" w:space="0" w:color="auto"/>
            <w:left w:val="none" w:sz="0" w:space="0" w:color="auto"/>
            <w:bottom w:val="none" w:sz="0" w:space="0" w:color="auto"/>
            <w:right w:val="none" w:sz="0" w:space="0" w:color="auto"/>
          </w:divBdr>
        </w:div>
        <w:div w:id="2125691844">
          <w:marLeft w:val="480"/>
          <w:marRight w:val="0"/>
          <w:marTop w:val="0"/>
          <w:marBottom w:val="0"/>
          <w:divBdr>
            <w:top w:val="none" w:sz="0" w:space="0" w:color="auto"/>
            <w:left w:val="none" w:sz="0" w:space="0" w:color="auto"/>
            <w:bottom w:val="none" w:sz="0" w:space="0" w:color="auto"/>
            <w:right w:val="none" w:sz="0" w:space="0" w:color="auto"/>
          </w:divBdr>
        </w:div>
      </w:divsChild>
    </w:div>
    <w:div w:id="1987123540">
      <w:marLeft w:val="640"/>
      <w:marRight w:val="0"/>
      <w:marTop w:val="0"/>
      <w:marBottom w:val="0"/>
      <w:divBdr>
        <w:top w:val="none" w:sz="0" w:space="0" w:color="auto"/>
        <w:left w:val="none" w:sz="0" w:space="0" w:color="auto"/>
        <w:bottom w:val="none" w:sz="0" w:space="0" w:color="auto"/>
        <w:right w:val="none" w:sz="0" w:space="0" w:color="auto"/>
      </w:divBdr>
    </w:div>
    <w:div w:id="1987195503">
      <w:marLeft w:val="640"/>
      <w:marRight w:val="0"/>
      <w:marTop w:val="0"/>
      <w:marBottom w:val="0"/>
      <w:divBdr>
        <w:top w:val="none" w:sz="0" w:space="0" w:color="auto"/>
        <w:left w:val="none" w:sz="0" w:space="0" w:color="auto"/>
        <w:bottom w:val="none" w:sz="0" w:space="0" w:color="auto"/>
        <w:right w:val="none" w:sz="0" w:space="0" w:color="auto"/>
      </w:divBdr>
    </w:div>
    <w:div w:id="1987589938">
      <w:bodyDiv w:val="1"/>
      <w:marLeft w:val="0"/>
      <w:marRight w:val="0"/>
      <w:marTop w:val="0"/>
      <w:marBottom w:val="0"/>
      <w:divBdr>
        <w:top w:val="none" w:sz="0" w:space="0" w:color="auto"/>
        <w:left w:val="none" w:sz="0" w:space="0" w:color="auto"/>
        <w:bottom w:val="none" w:sz="0" w:space="0" w:color="auto"/>
        <w:right w:val="none" w:sz="0" w:space="0" w:color="auto"/>
      </w:divBdr>
    </w:div>
    <w:div w:id="1988513060">
      <w:bodyDiv w:val="1"/>
      <w:marLeft w:val="0"/>
      <w:marRight w:val="0"/>
      <w:marTop w:val="0"/>
      <w:marBottom w:val="0"/>
      <w:divBdr>
        <w:top w:val="none" w:sz="0" w:space="0" w:color="auto"/>
        <w:left w:val="none" w:sz="0" w:space="0" w:color="auto"/>
        <w:bottom w:val="none" w:sz="0" w:space="0" w:color="auto"/>
        <w:right w:val="none" w:sz="0" w:space="0" w:color="auto"/>
      </w:divBdr>
    </w:div>
    <w:div w:id="1988706850">
      <w:marLeft w:val="640"/>
      <w:marRight w:val="0"/>
      <w:marTop w:val="0"/>
      <w:marBottom w:val="0"/>
      <w:divBdr>
        <w:top w:val="none" w:sz="0" w:space="0" w:color="auto"/>
        <w:left w:val="none" w:sz="0" w:space="0" w:color="auto"/>
        <w:bottom w:val="none" w:sz="0" w:space="0" w:color="auto"/>
        <w:right w:val="none" w:sz="0" w:space="0" w:color="auto"/>
      </w:divBdr>
    </w:div>
    <w:div w:id="1988969104">
      <w:bodyDiv w:val="1"/>
      <w:marLeft w:val="0"/>
      <w:marRight w:val="0"/>
      <w:marTop w:val="0"/>
      <w:marBottom w:val="0"/>
      <w:divBdr>
        <w:top w:val="none" w:sz="0" w:space="0" w:color="auto"/>
        <w:left w:val="none" w:sz="0" w:space="0" w:color="auto"/>
        <w:bottom w:val="none" w:sz="0" w:space="0" w:color="auto"/>
        <w:right w:val="none" w:sz="0" w:space="0" w:color="auto"/>
      </w:divBdr>
    </w:div>
    <w:div w:id="1989825844">
      <w:marLeft w:val="640"/>
      <w:marRight w:val="0"/>
      <w:marTop w:val="0"/>
      <w:marBottom w:val="0"/>
      <w:divBdr>
        <w:top w:val="none" w:sz="0" w:space="0" w:color="auto"/>
        <w:left w:val="none" w:sz="0" w:space="0" w:color="auto"/>
        <w:bottom w:val="none" w:sz="0" w:space="0" w:color="auto"/>
        <w:right w:val="none" w:sz="0" w:space="0" w:color="auto"/>
      </w:divBdr>
    </w:div>
    <w:div w:id="1990012169">
      <w:marLeft w:val="640"/>
      <w:marRight w:val="0"/>
      <w:marTop w:val="0"/>
      <w:marBottom w:val="0"/>
      <w:divBdr>
        <w:top w:val="none" w:sz="0" w:space="0" w:color="auto"/>
        <w:left w:val="none" w:sz="0" w:space="0" w:color="auto"/>
        <w:bottom w:val="none" w:sz="0" w:space="0" w:color="auto"/>
        <w:right w:val="none" w:sz="0" w:space="0" w:color="auto"/>
      </w:divBdr>
    </w:div>
    <w:div w:id="1990019498">
      <w:bodyDiv w:val="1"/>
      <w:marLeft w:val="0"/>
      <w:marRight w:val="0"/>
      <w:marTop w:val="0"/>
      <w:marBottom w:val="0"/>
      <w:divBdr>
        <w:top w:val="none" w:sz="0" w:space="0" w:color="auto"/>
        <w:left w:val="none" w:sz="0" w:space="0" w:color="auto"/>
        <w:bottom w:val="none" w:sz="0" w:space="0" w:color="auto"/>
        <w:right w:val="none" w:sz="0" w:space="0" w:color="auto"/>
      </w:divBdr>
    </w:div>
    <w:div w:id="1990473996">
      <w:marLeft w:val="640"/>
      <w:marRight w:val="0"/>
      <w:marTop w:val="0"/>
      <w:marBottom w:val="0"/>
      <w:divBdr>
        <w:top w:val="none" w:sz="0" w:space="0" w:color="auto"/>
        <w:left w:val="none" w:sz="0" w:space="0" w:color="auto"/>
        <w:bottom w:val="none" w:sz="0" w:space="0" w:color="auto"/>
        <w:right w:val="none" w:sz="0" w:space="0" w:color="auto"/>
      </w:divBdr>
    </w:div>
    <w:div w:id="1991397350">
      <w:marLeft w:val="640"/>
      <w:marRight w:val="0"/>
      <w:marTop w:val="0"/>
      <w:marBottom w:val="0"/>
      <w:divBdr>
        <w:top w:val="none" w:sz="0" w:space="0" w:color="auto"/>
        <w:left w:val="none" w:sz="0" w:space="0" w:color="auto"/>
        <w:bottom w:val="none" w:sz="0" w:space="0" w:color="auto"/>
        <w:right w:val="none" w:sz="0" w:space="0" w:color="auto"/>
      </w:divBdr>
    </w:div>
    <w:div w:id="1991446661">
      <w:marLeft w:val="640"/>
      <w:marRight w:val="0"/>
      <w:marTop w:val="0"/>
      <w:marBottom w:val="0"/>
      <w:divBdr>
        <w:top w:val="none" w:sz="0" w:space="0" w:color="auto"/>
        <w:left w:val="none" w:sz="0" w:space="0" w:color="auto"/>
        <w:bottom w:val="none" w:sz="0" w:space="0" w:color="auto"/>
        <w:right w:val="none" w:sz="0" w:space="0" w:color="auto"/>
      </w:divBdr>
    </w:div>
    <w:div w:id="1991596951">
      <w:marLeft w:val="640"/>
      <w:marRight w:val="0"/>
      <w:marTop w:val="0"/>
      <w:marBottom w:val="0"/>
      <w:divBdr>
        <w:top w:val="none" w:sz="0" w:space="0" w:color="auto"/>
        <w:left w:val="none" w:sz="0" w:space="0" w:color="auto"/>
        <w:bottom w:val="none" w:sz="0" w:space="0" w:color="auto"/>
        <w:right w:val="none" w:sz="0" w:space="0" w:color="auto"/>
      </w:divBdr>
    </w:div>
    <w:div w:id="1991714032">
      <w:marLeft w:val="640"/>
      <w:marRight w:val="0"/>
      <w:marTop w:val="0"/>
      <w:marBottom w:val="0"/>
      <w:divBdr>
        <w:top w:val="none" w:sz="0" w:space="0" w:color="auto"/>
        <w:left w:val="none" w:sz="0" w:space="0" w:color="auto"/>
        <w:bottom w:val="none" w:sz="0" w:space="0" w:color="auto"/>
        <w:right w:val="none" w:sz="0" w:space="0" w:color="auto"/>
      </w:divBdr>
    </w:div>
    <w:div w:id="1991975848">
      <w:marLeft w:val="640"/>
      <w:marRight w:val="0"/>
      <w:marTop w:val="0"/>
      <w:marBottom w:val="0"/>
      <w:divBdr>
        <w:top w:val="none" w:sz="0" w:space="0" w:color="auto"/>
        <w:left w:val="none" w:sz="0" w:space="0" w:color="auto"/>
        <w:bottom w:val="none" w:sz="0" w:space="0" w:color="auto"/>
        <w:right w:val="none" w:sz="0" w:space="0" w:color="auto"/>
      </w:divBdr>
    </w:div>
    <w:div w:id="1992174713">
      <w:marLeft w:val="640"/>
      <w:marRight w:val="0"/>
      <w:marTop w:val="0"/>
      <w:marBottom w:val="0"/>
      <w:divBdr>
        <w:top w:val="none" w:sz="0" w:space="0" w:color="auto"/>
        <w:left w:val="none" w:sz="0" w:space="0" w:color="auto"/>
        <w:bottom w:val="none" w:sz="0" w:space="0" w:color="auto"/>
        <w:right w:val="none" w:sz="0" w:space="0" w:color="auto"/>
      </w:divBdr>
    </w:div>
    <w:div w:id="1992320373">
      <w:bodyDiv w:val="1"/>
      <w:marLeft w:val="0"/>
      <w:marRight w:val="0"/>
      <w:marTop w:val="0"/>
      <w:marBottom w:val="0"/>
      <w:divBdr>
        <w:top w:val="none" w:sz="0" w:space="0" w:color="auto"/>
        <w:left w:val="none" w:sz="0" w:space="0" w:color="auto"/>
        <w:bottom w:val="none" w:sz="0" w:space="0" w:color="auto"/>
        <w:right w:val="none" w:sz="0" w:space="0" w:color="auto"/>
      </w:divBdr>
    </w:div>
    <w:div w:id="1992369392">
      <w:marLeft w:val="640"/>
      <w:marRight w:val="0"/>
      <w:marTop w:val="0"/>
      <w:marBottom w:val="0"/>
      <w:divBdr>
        <w:top w:val="none" w:sz="0" w:space="0" w:color="auto"/>
        <w:left w:val="none" w:sz="0" w:space="0" w:color="auto"/>
        <w:bottom w:val="none" w:sz="0" w:space="0" w:color="auto"/>
        <w:right w:val="none" w:sz="0" w:space="0" w:color="auto"/>
      </w:divBdr>
    </w:div>
    <w:div w:id="1993213341">
      <w:marLeft w:val="640"/>
      <w:marRight w:val="0"/>
      <w:marTop w:val="0"/>
      <w:marBottom w:val="0"/>
      <w:divBdr>
        <w:top w:val="none" w:sz="0" w:space="0" w:color="auto"/>
        <w:left w:val="none" w:sz="0" w:space="0" w:color="auto"/>
        <w:bottom w:val="none" w:sz="0" w:space="0" w:color="auto"/>
        <w:right w:val="none" w:sz="0" w:space="0" w:color="auto"/>
      </w:divBdr>
    </w:div>
    <w:div w:id="1994094112">
      <w:marLeft w:val="640"/>
      <w:marRight w:val="0"/>
      <w:marTop w:val="0"/>
      <w:marBottom w:val="0"/>
      <w:divBdr>
        <w:top w:val="none" w:sz="0" w:space="0" w:color="auto"/>
        <w:left w:val="none" w:sz="0" w:space="0" w:color="auto"/>
        <w:bottom w:val="none" w:sz="0" w:space="0" w:color="auto"/>
        <w:right w:val="none" w:sz="0" w:space="0" w:color="auto"/>
      </w:divBdr>
    </w:div>
    <w:div w:id="1994214980">
      <w:bodyDiv w:val="1"/>
      <w:marLeft w:val="0"/>
      <w:marRight w:val="0"/>
      <w:marTop w:val="0"/>
      <w:marBottom w:val="0"/>
      <w:divBdr>
        <w:top w:val="none" w:sz="0" w:space="0" w:color="auto"/>
        <w:left w:val="none" w:sz="0" w:space="0" w:color="auto"/>
        <w:bottom w:val="none" w:sz="0" w:space="0" w:color="auto"/>
        <w:right w:val="none" w:sz="0" w:space="0" w:color="auto"/>
      </w:divBdr>
      <w:divsChild>
        <w:div w:id="19549438">
          <w:marLeft w:val="480"/>
          <w:marRight w:val="0"/>
          <w:marTop w:val="0"/>
          <w:marBottom w:val="0"/>
          <w:divBdr>
            <w:top w:val="none" w:sz="0" w:space="0" w:color="auto"/>
            <w:left w:val="none" w:sz="0" w:space="0" w:color="auto"/>
            <w:bottom w:val="none" w:sz="0" w:space="0" w:color="auto"/>
            <w:right w:val="none" w:sz="0" w:space="0" w:color="auto"/>
          </w:divBdr>
        </w:div>
        <w:div w:id="37320687">
          <w:marLeft w:val="480"/>
          <w:marRight w:val="0"/>
          <w:marTop w:val="0"/>
          <w:marBottom w:val="0"/>
          <w:divBdr>
            <w:top w:val="none" w:sz="0" w:space="0" w:color="auto"/>
            <w:left w:val="none" w:sz="0" w:space="0" w:color="auto"/>
            <w:bottom w:val="none" w:sz="0" w:space="0" w:color="auto"/>
            <w:right w:val="none" w:sz="0" w:space="0" w:color="auto"/>
          </w:divBdr>
        </w:div>
        <w:div w:id="39206784">
          <w:marLeft w:val="480"/>
          <w:marRight w:val="0"/>
          <w:marTop w:val="0"/>
          <w:marBottom w:val="0"/>
          <w:divBdr>
            <w:top w:val="none" w:sz="0" w:space="0" w:color="auto"/>
            <w:left w:val="none" w:sz="0" w:space="0" w:color="auto"/>
            <w:bottom w:val="none" w:sz="0" w:space="0" w:color="auto"/>
            <w:right w:val="none" w:sz="0" w:space="0" w:color="auto"/>
          </w:divBdr>
        </w:div>
        <w:div w:id="44960014">
          <w:marLeft w:val="480"/>
          <w:marRight w:val="0"/>
          <w:marTop w:val="0"/>
          <w:marBottom w:val="0"/>
          <w:divBdr>
            <w:top w:val="none" w:sz="0" w:space="0" w:color="auto"/>
            <w:left w:val="none" w:sz="0" w:space="0" w:color="auto"/>
            <w:bottom w:val="none" w:sz="0" w:space="0" w:color="auto"/>
            <w:right w:val="none" w:sz="0" w:space="0" w:color="auto"/>
          </w:divBdr>
        </w:div>
        <w:div w:id="54160795">
          <w:marLeft w:val="480"/>
          <w:marRight w:val="0"/>
          <w:marTop w:val="0"/>
          <w:marBottom w:val="0"/>
          <w:divBdr>
            <w:top w:val="none" w:sz="0" w:space="0" w:color="auto"/>
            <w:left w:val="none" w:sz="0" w:space="0" w:color="auto"/>
            <w:bottom w:val="none" w:sz="0" w:space="0" w:color="auto"/>
            <w:right w:val="none" w:sz="0" w:space="0" w:color="auto"/>
          </w:divBdr>
        </w:div>
        <w:div w:id="140849550">
          <w:marLeft w:val="480"/>
          <w:marRight w:val="0"/>
          <w:marTop w:val="0"/>
          <w:marBottom w:val="0"/>
          <w:divBdr>
            <w:top w:val="none" w:sz="0" w:space="0" w:color="auto"/>
            <w:left w:val="none" w:sz="0" w:space="0" w:color="auto"/>
            <w:bottom w:val="none" w:sz="0" w:space="0" w:color="auto"/>
            <w:right w:val="none" w:sz="0" w:space="0" w:color="auto"/>
          </w:divBdr>
        </w:div>
        <w:div w:id="177892293">
          <w:marLeft w:val="480"/>
          <w:marRight w:val="0"/>
          <w:marTop w:val="0"/>
          <w:marBottom w:val="0"/>
          <w:divBdr>
            <w:top w:val="none" w:sz="0" w:space="0" w:color="auto"/>
            <w:left w:val="none" w:sz="0" w:space="0" w:color="auto"/>
            <w:bottom w:val="none" w:sz="0" w:space="0" w:color="auto"/>
            <w:right w:val="none" w:sz="0" w:space="0" w:color="auto"/>
          </w:divBdr>
        </w:div>
        <w:div w:id="183055040">
          <w:marLeft w:val="480"/>
          <w:marRight w:val="0"/>
          <w:marTop w:val="0"/>
          <w:marBottom w:val="0"/>
          <w:divBdr>
            <w:top w:val="none" w:sz="0" w:space="0" w:color="auto"/>
            <w:left w:val="none" w:sz="0" w:space="0" w:color="auto"/>
            <w:bottom w:val="none" w:sz="0" w:space="0" w:color="auto"/>
            <w:right w:val="none" w:sz="0" w:space="0" w:color="auto"/>
          </w:divBdr>
        </w:div>
        <w:div w:id="213275567">
          <w:marLeft w:val="480"/>
          <w:marRight w:val="0"/>
          <w:marTop w:val="0"/>
          <w:marBottom w:val="0"/>
          <w:divBdr>
            <w:top w:val="none" w:sz="0" w:space="0" w:color="auto"/>
            <w:left w:val="none" w:sz="0" w:space="0" w:color="auto"/>
            <w:bottom w:val="none" w:sz="0" w:space="0" w:color="auto"/>
            <w:right w:val="none" w:sz="0" w:space="0" w:color="auto"/>
          </w:divBdr>
        </w:div>
        <w:div w:id="233510608">
          <w:marLeft w:val="480"/>
          <w:marRight w:val="0"/>
          <w:marTop w:val="0"/>
          <w:marBottom w:val="0"/>
          <w:divBdr>
            <w:top w:val="none" w:sz="0" w:space="0" w:color="auto"/>
            <w:left w:val="none" w:sz="0" w:space="0" w:color="auto"/>
            <w:bottom w:val="none" w:sz="0" w:space="0" w:color="auto"/>
            <w:right w:val="none" w:sz="0" w:space="0" w:color="auto"/>
          </w:divBdr>
        </w:div>
        <w:div w:id="283003660">
          <w:marLeft w:val="480"/>
          <w:marRight w:val="0"/>
          <w:marTop w:val="0"/>
          <w:marBottom w:val="0"/>
          <w:divBdr>
            <w:top w:val="none" w:sz="0" w:space="0" w:color="auto"/>
            <w:left w:val="none" w:sz="0" w:space="0" w:color="auto"/>
            <w:bottom w:val="none" w:sz="0" w:space="0" w:color="auto"/>
            <w:right w:val="none" w:sz="0" w:space="0" w:color="auto"/>
          </w:divBdr>
        </w:div>
        <w:div w:id="297956145">
          <w:marLeft w:val="480"/>
          <w:marRight w:val="0"/>
          <w:marTop w:val="0"/>
          <w:marBottom w:val="0"/>
          <w:divBdr>
            <w:top w:val="none" w:sz="0" w:space="0" w:color="auto"/>
            <w:left w:val="none" w:sz="0" w:space="0" w:color="auto"/>
            <w:bottom w:val="none" w:sz="0" w:space="0" w:color="auto"/>
            <w:right w:val="none" w:sz="0" w:space="0" w:color="auto"/>
          </w:divBdr>
        </w:div>
        <w:div w:id="378365467">
          <w:marLeft w:val="480"/>
          <w:marRight w:val="0"/>
          <w:marTop w:val="0"/>
          <w:marBottom w:val="0"/>
          <w:divBdr>
            <w:top w:val="none" w:sz="0" w:space="0" w:color="auto"/>
            <w:left w:val="none" w:sz="0" w:space="0" w:color="auto"/>
            <w:bottom w:val="none" w:sz="0" w:space="0" w:color="auto"/>
            <w:right w:val="none" w:sz="0" w:space="0" w:color="auto"/>
          </w:divBdr>
        </w:div>
        <w:div w:id="381949123">
          <w:marLeft w:val="480"/>
          <w:marRight w:val="0"/>
          <w:marTop w:val="0"/>
          <w:marBottom w:val="0"/>
          <w:divBdr>
            <w:top w:val="none" w:sz="0" w:space="0" w:color="auto"/>
            <w:left w:val="none" w:sz="0" w:space="0" w:color="auto"/>
            <w:bottom w:val="none" w:sz="0" w:space="0" w:color="auto"/>
            <w:right w:val="none" w:sz="0" w:space="0" w:color="auto"/>
          </w:divBdr>
        </w:div>
        <w:div w:id="445739497">
          <w:marLeft w:val="480"/>
          <w:marRight w:val="0"/>
          <w:marTop w:val="0"/>
          <w:marBottom w:val="0"/>
          <w:divBdr>
            <w:top w:val="none" w:sz="0" w:space="0" w:color="auto"/>
            <w:left w:val="none" w:sz="0" w:space="0" w:color="auto"/>
            <w:bottom w:val="none" w:sz="0" w:space="0" w:color="auto"/>
            <w:right w:val="none" w:sz="0" w:space="0" w:color="auto"/>
          </w:divBdr>
        </w:div>
        <w:div w:id="495144700">
          <w:marLeft w:val="480"/>
          <w:marRight w:val="0"/>
          <w:marTop w:val="0"/>
          <w:marBottom w:val="0"/>
          <w:divBdr>
            <w:top w:val="none" w:sz="0" w:space="0" w:color="auto"/>
            <w:left w:val="none" w:sz="0" w:space="0" w:color="auto"/>
            <w:bottom w:val="none" w:sz="0" w:space="0" w:color="auto"/>
            <w:right w:val="none" w:sz="0" w:space="0" w:color="auto"/>
          </w:divBdr>
        </w:div>
        <w:div w:id="519899736">
          <w:marLeft w:val="480"/>
          <w:marRight w:val="0"/>
          <w:marTop w:val="0"/>
          <w:marBottom w:val="0"/>
          <w:divBdr>
            <w:top w:val="none" w:sz="0" w:space="0" w:color="auto"/>
            <w:left w:val="none" w:sz="0" w:space="0" w:color="auto"/>
            <w:bottom w:val="none" w:sz="0" w:space="0" w:color="auto"/>
            <w:right w:val="none" w:sz="0" w:space="0" w:color="auto"/>
          </w:divBdr>
        </w:div>
        <w:div w:id="588201248">
          <w:marLeft w:val="480"/>
          <w:marRight w:val="0"/>
          <w:marTop w:val="0"/>
          <w:marBottom w:val="0"/>
          <w:divBdr>
            <w:top w:val="none" w:sz="0" w:space="0" w:color="auto"/>
            <w:left w:val="none" w:sz="0" w:space="0" w:color="auto"/>
            <w:bottom w:val="none" w:sz="0" w:space="0" w:color="auto"/>
            <w:right w:val="none" w:sz="0" w:space="0" w:color="auto"/>
          </w:divBdr>
        </w:div>
        <w:div w:id="608509026">
          <w:marLeft w:val="480"/>
          <w:marRight w:val="0"/>
          <w:marTop w:val="0"/>
          <w:marBottom w:val="0"/>
          <w:divBdr>
            <w:top w:val="none" w:sz="0" w:space="0" w:color="auto"/>
            <w:left w:val="none" w:sz="0" w:space="0" w:color="auto"/>
            <w:bottom w:val="none" w:sz="0" w:space="0" w:color="auto"/>
            <w:right w:val="none" w:sz="0" w:space="0" w:color="auto"/>
          </w:divBdr>
        </w:div>
        <w:div w:id="610283581">
          <w:marLeft w:val="480"/>
          <w:marRight w:val="0"/>
          <w:marTop w:val="0"/>
          <w:marBottom w:val="0"/>
          <w:divBdr>
            <w:top w:val="none" w:sz="0" w:space="0" w:color="auto"/>
            <w:left w:val="none" w:sz="0" w:space="0" w:color="auto"/>
            <w:bottom w:val="none" w:sz="0" w:space="0" w:color="auto"/>
            <w:right w:val="none" w:sz="0" w:space="0" w:color="auto"/>
          </w:divBdr>
        </w:div>
        <w:div w:id="816145401">
          <w:marLeft w:val="480"/>
          <w:marRight w:val="0"/>
          <w:marTop w:val="0"/>
          <w:marBottom w:val="0"/>
          <w:divBdr>
            <w:top w:val="none" w:sz="0" w:space="0" w:color="auto"/>
            <w:left w:val="none" w:sz="0" w:space="0" w:color="auto"/>
            <w:bottom w:val="none" w:sz="0" w:space="0" w:color="auto"/>
            <w:right w:val="none" w:sz="0" w:space="0" w:color="auto"/>
          </w:divBdr>
        </w:div>
        <w:div w:id="820922133">
          <w:marLeft w:val="480"/>
          <w:marRight w:val="0"/>
          <w:marTop w:val="0"/>
          <w:marBottom w:val="0"/>
          <w:divBdr>
            <w:top w:val="none" w:sz="0" w:space="0" w:color="auto"/>
            <w:left w:val="none" w:sz="0" w:space="0" w:color="auto"/>
            <w:bottom w:val="none" w:sz="0" w:space="0" w:color="auto"/>
            <w:right w:val="none" w:sz="0" w:space="0" w:color="auto"/>
          </w:divBdr>
        </w:div>
        <w:div w:id="867335512">
          <w:marLeft w:val="480"/>
          <w:marRight w:val="0"/>
          <w:marTop w:val="0"/>
          <w:marBottom w:val="0"/>
          <w:divBdr>
            <w:top w:val="none" w:sz="0" w:space="0" w:color="auto"/>
            <w:left w:val="none" w:sz="0" w:space="0" w:color="auto"/>
            <w:bottom w:val="none" w:sz="0" w:space="0" w:color="auto"/>
            <w:right w:val="none" w:sz="0" w:space="0" w:color="auto"/>
          </w:divBdr>
        </w:div>
        <w:div w:id="916473726">
          <w:marLeft w:val="480"/>
          <w:marRight w:val="0"/>
          <w:marTop w:val="0"/>
          <w:marBottom w:val="0"/>
          <w:divBdr>
            <w:top w:val="none" w:sz="0" w:space="0" w:color="auto"/>
            <w:left w:val="none" w:sz="0" w:space="0" w:color="auto"/>
            <w:bottom w:val="none" w:sz="0" w:space="0" w:color="auto"/>
            <w:right w:val="none" w:sz="0" w:space="0" w:color="auto"/>
          </w:divBdr>
        </w:div>
        <w:div w:id="956259904">
          <w:marLeft w:val="480"/>
          <w:marRight w:val="0"/>
          <w:marTop w:val="0"/>
          <w:marBottom w:val="0"/>
          <w:divBdr>
            <w:top w:val="none" w:sz="0" w:space="0" w:color="auto"/>
            <w:left w:val="none" w:sz="0" w:space="0" w:color="auto"/>
            <w:bottom w:val="none" w:sz="0" w:space="0" w:color="auto"/>
            <w:right w:val="none" w:sz="0" w:space="0" w:color="auto"/>
          </w:divBdr>
        </w:div>
        <w:div w:id="961229313">
          <w:marLeft w:val="480"/>
          <w:marRight w:val="0"/>
          <w:marTop w:val="0"/>
          <w:marBottom w:val="0"/>
          <w:divBdr>
            <w:top w:val="none" w:sz="0" w:space="0" w:color="auto"/>
            <w:left w:val="none" w:sz="0" w:space="0" w:color="auto"/>
            <w:bottom w:val="none" w:sz="0" w:space="0" w:color="auto"/>
            <w:right w:val="none" w:sz="0" w:space="0" w:color="auto"/>
          </w:divBdr>
        </w:div>
        <w:div w:id="995694236">
          <w:marLeft w:val="480"/>
          <w:marRight w:val="0"/>
          <w:marTop w:val="0"/>
          <w:marBottom w:val="0"/>
          <w:divBdr>
            <w:top w:val="none" w:sz="0" w:space="0" w:color="auto"/>
            <w:left w:val="none" w:sz="0" w:space="0" w:color="auto"/>
            <w:bottom w:val="none" w:sz="0" w:space="0" w:color="auto"/>
            <w:right w:val="none" w:sz="0" w:space="0" w:color="auto"/>
          </w:divBdr>
        </w:div>
        <w:div w:id="1009796109">
          <w:marLeft w:val="480"/>
          <w:marRight w:val="0"/>
          <w:marTop w:val="0"/>
          <w:marBottom w:val="0"/>
          <w:divBdr>
            <w:top w:val="none" w:sz="0" w:space="0" w:color="auto"/>
            <w:left w:val="none" w:sz="0" w:space="0" w:color="auto"/>
            <w:bottom w:val="none" w:sz="0" w:space="0" w:color="auto"/>
            <w:right w:val="none" w:sz="0" w:space="0" w:color="auto"/>
          </w:divBdr>
        </w:div>
        <w:div w:id="1099912784">
          <w:marLeft w:val="480"/>
          <w:marRight w:val="0"/>
          <w:marTop w:val="0"/>
          <w:marBottom w:val="0"/>
          <w:divBdr>
            <w:top w:val="none" w:sz="0" w:space="0" w:color="auto"/>
            <w:left w:val="none" w:sz="0" w:space="0" w:color="auto"/>
            <w:bottom w:val="none" w:sz="0" w:space="0" w:color="auto"/>
            <w:right w:val="none" w:sz="0" w:space="0" w:color="auto"/>
          </w:divBdr>
        </w:div>
        <w:div w:id="1151018739">
          <w:marLeft w:val="480"/>
          <w:marRight w:val="0"/>
          <w:marTop w:val="0"/>
          <w:marBottom w:val="0"/>
          <w:divBdr>
            <w:top w:val="none" w:sz="0" w:space="0" w:color="auto"/>
            <w:left w:val="none" w:sz="0" w:space="0" w:color="auto"/>
            <w:bottom w:val="none" w:sz="0" w:space="0" w:color="auto"/>
            <w:right w:val="none" w:sz="0" w:space="0" w:color="auto"/>
          </w:divBdr>
        </w:div>
        <w:div w:id="1154175907">
          <w:marLeft w:val="480"/>
          <w:marRight w:val="0"/>
          <w:marTop w:val="0"/>
          <w:marBottom w:val="0"/>
          <w:divBdr>
            <w:top w:val="none" w:sz="0" w:space="0" w:color="auto"/>
            <w:left w:val="none" w:sz="0" w:space="0" w:color="auto"/>
            <w:bottom w:val="none" w:sz="0" w:space="0" w:color="auto"/>
            <w:right w:val="none" w:sz="0" w:space="0" w:color="auto"/>
          </w:divBdr>
        </w:div>
        <w:div w:id="1176651880">
          <w:marLeft w:val="480"/>
          <w:marRight w:val="0"/>
          <w:marTop w:val="0"/>
          <w:marBottom w:val="0"/>
          <w:divBdr>
            <w:top w:val="none" w:sz="0" w:space="0" w:color="auto"/>
            <w:left w:val="none" w:sz="0" w:space="0" w:color="auto"/>
            <w:bottom w:val="none" w:sz="0" w:space="0" w:color="auto"/>
            <w:right w:val="none" w:sz="0" w:space="0" w:color="auto"/>
          </w:divBdr>
        </w:div>
        <w:div w:id="1212308103">
          <w:marLeft w:val="480"/>
          <w:marRight w:val="0"/>
          <w:marTop w:val="0"/>
          <w:marBottom w:val="0"/>
          <w:divBdr>
            <w:top w:val="none" w:sz="0" w:space="0" w:color="auto"/>
            <w:left w:val="none" w:sz="0" w:space="0" w:color="auto"/>
            <w:bottom w:val="none" w:sz="0" w:space="0" w:color="auto"/>
            <w:right w:val="none" w:sz="0" w:space="0" w:color="auto"/>
          </w:divBdr>
        </w:div>
        <w:div w:id="1262835471">
          <w:marLeft w:val="480"/>
          <w:marRight w:val="0"/>
          <w:marTop w:val="0"/>
          <w:marBottom w:val="0"/>
          <w:divBdr>
            <w:top w:val="none" w:sz="0" w:space="0" w:color="auto"/>
            <w:left w:val="none" w:sz="0" w:space="0" w:color="auto"/>
            <w:bottom w:val="none" w:sz="0" w:space="0" w:color="auto"/>
            <w:right w:val="none" w:sz="0" w:space="0" w:color="auto"/>
          </w:divBdr>
        </w:div>
        <w:div w:id="1265117530">
          <w:marLeft w:val="480"/>
          <w:marRight w:val="0"/>
          <w:marTop w:val="0"/>
          <w:marBottom w:val="0"/>
          <w:divBdr>
            <w:top w:val="none" w:sz="0" w:space="0" w:color="auto"/>
            <w:left w:val="none" w:sz="0" w:space="0" w:color="auto"/>
            <w:bottom w:val="none" w:sz="0" w:space="0" w:color="auto"/>
            <w:right w:val="none" w:sz="0" w:space="0" w:color="auto"/>
          </w:divBdr>
        </w:div>
        <w:div w:id="1267927207">
          <w:marLeft w:val="480"/>
          <w:marRight w:val="0"/>
          <w:marTop w:val="0"/>
          <w:marBottom w:val="0"/>
          <w:divBdr>
            <w:top w:val="none" w:sz="0" w:space="0" w:color="auto"/>
            <w:left w:val="none" w:sz="0" w:space="0" w:color="auto"/>
            <w:bottom w:val="none" w:sz="0" w:space="0" w:color="auto"/>
            <w:right w:val="none" w:sz="0" w:space="0" w:color="auto"/>
          </w:divBdr>
        </w:div>
        <w:div w:id="1277909401">
          <w:marLeft w:val="480"/>
          <w:marRight w:val="0"/>
          <w:marTop w:val="0"/>
          <w:marBottom w:val="0"/>
          <w:divBdr>
            <w:top w:val="none" w:sz="0" w:space="0" w:color="auto"/>
            <w:left w:val="none" w:sz="0" w:space="0" w:color="auto"/>
            <w:bottom w:val="none" w:sz="0" w:space="0" w:color="auto"/>
            <w:right w:val="none" w:sz="0" w:space="0" w:color="auto"/>
          </w:divBdr>
        </w:div>
        <w:div w:id="1289896069">
          <w:marLeft w:val="480"/>
          <w:marRight w:val="0"/>
          <w:marTop w:val="0"/>
          <w:marBottom w:val="0"/>
          <w:divBdr>
            <w:top w:val="none" w:sz="0" w:space="0" w:color="auto"/>
            <w:left w:val="none" w:sz="0" w:space="0" w:color="auto"/>
            <w:bottom w:val="none" w:sz="0" w:space="0" w:color="auto"/>
            <w:right w:val="none" w:sz="0" w:space="0" w:color="auto"/>
          </w:divBdr>
        </w:div>
        <w:div w:id="1321689076">
          <w:marLeft w:val="480"/>
          <w:marRight w:val="0"/>
          <w:marTop w:val="0"/>
          <w:marBottom w:val="0"/>
          <w:divBdr>
            <w:top w:val="none" w:sz="0" w:space="0" w:color="auto"/>
            <w:left w:val="none" w:sz="0" w:space="0" w:color="auto"/>
            <w:bottom w:val="none" w:sz="0" w:space="0" w:color="auto"/>
            <w:right w:val="none" w:sz="0" w:space="0" w:color="auto"/>
          </w:divBdr>
        </w:div>
        <w:div w:id="1322125156">
          <w:marLeft w:val="480"/>
          <w:marRight w:val="0"/>
          <w:marTop w:val="0"/>
          <w:marBottom w:val="0"/>
          <w:divBdr>
            <w:top w:val="none" w:sz="0" w:space="0" w:color="auto"/>
            <w:left w:val="none" w:sz="0" w:space="0" w:color="auto"/>
            <w:bottom w:val="none" w:sz="0" w:space="0" w:color="auto"/>
            <w:right w:val="none" w:sz="0" w:space="0" w:color="auto"/>
          </w:divBdr>
        </w:div>
        <w:div w:id="1331172888">
          <w:marLeft w:val="480"/>
          <w:marRight w:val="0"/>
          <w:marTop w:val="0"/>
          <w:marBottom w:val="0"/>
          <w:divBdr>
            <w:top w:val="none" w:sz="0" w:space="0" w:color="auto"/>
            <w:left w:val="none" w:sz="0" w:space="0" w:color="auto"/>
            <w:bottom w:val="none" w:sz="0" w:space="0" w:color="auto"/>
            <w:right w:val="none" w:sz="0" w:space="0" w:color="auto"/>
          </w:divBdr>
        </w:div>
        <w:div w:id="1362588551">
          <w:marLeft w:val="480"/>
          <w:marRight w:val="0"/>
          <w:marTop w:val="0"/>
          <w:marBottom w:val="0"/>
          <w:divBdr>
            <w:top w:val="none" w:sz="0" w:space="0" w:color="auto"/>
            <w:left w:val="none" w:sz="0" w:space="0" w:color="auto"/>
            <w:bottom w:val="none" w:sz="0" w:space="0" w:color="auto"/>
            <w:right w:val="none" w:sz="0" w:space="0" w:color="auto"/>
          </w:divBdr>
        </w:div>
        <w:div w:id="1368679524">
          <w:marLeft w:val="480"/>
          <w:marRight w:val="0"/>
          <w:marTop w:val="0"/>
          <w:marBottom w:val="0"/>
          <w:divBdr>
            <w:top w:val="none" w:sz="0" w:space="0" w:color="auto"/>
            <w:left w:val="none" w:sz="0" w:space="0" w:color="auto"/>
            <w:bottom w:val="none" w:sz="0" w:space="0" w:color="auto"/>
            <w:right w:val="none" w:sz="0" w:space="0" w:color="auto"/>
          </w:divBdr>
        </w:div>
        <w:div w:id="1396663689">
          <w:marLeft w:val="480"/>
          <w:marRight w:val="0"/>
          <w:marTop w:val="0"/>
          <w:marBottom w:val="0"/>
          <w:divBdr>
            <w:top w:val="none" w:sz="0" w:space="0" w:color="auto"/>
            <w:left w:val="none" w:sz="0" w:space="0" w:color="auto"/>
            <w:bottom w:val="none" w:sz="0" w:space="0" w:color="auto"/>
            <w:right w:val="none" w:sz="0" w:space="0" w:color="auto"/>
          </w:divBdr>
        </w:div>
        <w:div w:id="1457717630">
          <w:marLeft w:val="480"/>
          <w:marRight w:val="0"/>
          <w:marTop w:val="0"/>
          <w:marBottom w:val="0"/>
          <w:divBdr>
            <w:top w:val="none" w:sz="0" w:space="0" w:color="auto"/>
            <w:left w:val="none" w:sz="0" w:space="0" w:color="auto"/>
            <w:bottom w:val="none" w:sz="0" w:space="0" w:color="auto"/>
            <w:right w:val="none" w:sz="0" w:space="0" w:color="auto"/>
          </w:divBdr>
        </w:div>
        <w:div w:id="1461340868">
          <w:marLeft w:val="480"/>
          <w:marRight w:val="0"/>
          <w:marTop w:val="0"/>
          <w:marBottom w:val="0"/>
          <w:divBdr>
            <w:top w:val="none" w:sz="0" w:space="0" w:color="auto"/>
            <w:left w:val="none" w:sz="0" w:space="0" w:color="auto"/>
            <w:bottom w:val="none" w:sz="0" w:space="0" w:color="auto"/>
            <w:right w:val="none" w:sz="0" w:space="0" w:color="auto"/>
          </w:divBdr>
        </w:div>
        <w:div w:id="1559126681">
          <w:marLeft w:val="480"/>
          <w:marRight w:val="0"/>
          <w:marTop w:val="0"/>
          <w:marBottom w:val="0"/>
          <w:divBdr>
            <w:top w:val="none" w:sz="0" w:space="0" w:color="auto"/>
            <w:left w:val="none" w:sz="0" w:space="0" w:color="auto"/>
            <w:bottom w:val="none" w:sz="0" w:space="0" w:color="auto"/>
            <w:right w:val="none" w:sz="0" w:space="0" w:color="auto"/>
          </w:divBdr>
        </w:div>
        <w:div w:id="1666854434">
          <w:marLeft w:val="480"/>
          <w:marRight w:val="0"/>
          <w:marTop w:val="0"/>
          <w:marBottom w:val="0"/>
          <w:divBdr>
            <w:top w:val="none" w:sz="0" w:space="0" w:color="auto"/>
            <w:left w:val="none" w:sz="0" w:space="0" w:color="auto"/>
            <w:bottom w:val="none" w:sz="0" w:space="0" w:color="auto"/>
            <w:right w:val="none" w:sz="0" w:space="0" w:color="auto"/>
          </w:divBdr>
        </w:div>
        <w:div w:id="1683975551">
          <w:marLeft w:val="480"/>
          <w:marRight w:val="0"/>
          <w:marTop w:val="0"/>
          <w:marBottom w:val="0"/>
          <w:divBdr>
            <w:top w:val="none" w:sz="0" w:space="0" w:color="auto"/>
            <w:left w:val="none" w:sz="0" w:space="0" w:color="auto"/>
            <w:bottom w:val="none" w:sz="0" w:space="0" w:color="auto"/>
            <w:right w:val="none" w:sz="0" w:space="0" w:color="auto"/>
          </w:divBdr>
        </w:div>
        <w:div w:id="1685938643">
          <w:marLeft w:val="480"/>
          <w:marRight w:val="0"/>
          <w:marTop w:val="0"/>
          <w:marBottom w:val="0"/>
          <w:divBdr>
            <w:top w:val="none" w:sz="0" w:space="0" w:color="auto"/>
            <w:left w:val="none" w:sz="0" w:space="0" w:color="auto"/>
            <w:bottom w:val="none" w:sz="0" w:space="0" w:color="auto"/>
            <w:right w:val="none" w:sz="0" w:space="0" w:color="auto"/>
          </w:divBdr>
        </w:div>
        <w:div w:id="1746030600">
          <w:marLeft w:val="480"/>
          <w:marRight w:val="0"/>
          <w:marTop w:val="0"/>
          <w:marBottom w:val="0"/>
          <w:divBdr>
            <w:top w:val="none" w:sz="0" w:space="0" w:color="auto"/>
            <w:left w:val="none" w:sz="0" w:space="0" w:color="auto"/>
            <w:bottom w:val="none" w:sz="0" w:space="0" w:color="auto"/>
            <w:right w:val="none" w:sz="0" w:space="0" w:color="auto"/>
          </w:divBdr>
        </w:div>
        <w:div w:id="1753045739">
          <w:marLeft w:val="480"/>
          <w:marRight w:val="0"/>
          <w:marTop w:val="0"/>
          <w:marBottom w:val="0"/>
          <w:divBdr>
            <w:top w:val="none" w:sz="0" w:space="0" w:color="auto"/>
            <w:left w:val="none" w:sz="0" w:space="0" w:color="auto"/>
            <w:bottom w:val="none" w:sz="0" w:space="0" w:color="auto"/>
            <w:right w:val="none" w:sz="0" w:space="0" w:color="auto"/>
          </w:divBdr>
        </w:div>
        <w:div w:id="1753432506">
          <w:marLeft w:val="480"/>
          <w:marRight w:val="0"/>
          <w:marTop w:val="0"/>
          <w:marBottom w:val="0"/>
          <w:divBdr>
            <w:top w:val="none" w:sz="0" w:space="0" w:color="auto"/>
            <w:left w:val="none" w:sz="0" w:space="0" w:color="auto"/>
            <w:bottom w:val="none" w:sz="0" w:space="0" w:color="auto"/>
            <w:right w:val="none" w:sz="0" w:space="0" w:color="auto"/>
          </w:divBdr>
        </w:div>
        <w:div w:id="1757969516">
          <w:marLeft w:val="480"/>
          <w:marRight w:val="0"/>
          <w:marTop w:val="0"/>
          <w:marBottom w:val="0"/>
          <w:divBdr>
            <w:top w:val="none" w:sz="0" w:space="0" w:color="auto"/>
            <w:left w:val="none" w:sz="0" w:space="0" w:color="auto"/>
            <w:bottom w:val="none" w:sz="0" w:space="0" w:color="auto"/>
            <w:right w:val="none" w:sz="0" w:space="0" w:color="auto"/>
          </w:divBdr>
        </w:div>
        <w:div w:id="1758941706">
          <w:marLeft w:val="480"/>
          <w:marRight w:val="0"/>
          <w:marTop w:val="0"/>
          <w:marBottom w:val="0"/>
          <w:divBdr>
            <w:top w:val="none" w:sz="0" w:space="0" w:color="auto"/>
            <w:left w:val="none" w:sz="0" w:space="0" w:color="auto"/>
            <w:bottom w:val="none" w:sz="0" w:space="0" w:color="auto"/>
            <w:right w:val="none" w:sz="0" w:space="0" w:color="auto"/>
          </w:divBdr>
        </w:div>
        <w:div w:id="1811483031">
          <w:marLeft w:val="480"/>
          <w:marRight w:val="0"/>
          <w:marTop w:val="0"/>
          <w:marBottom w:val="0"/>
          <w:divBdr>
            <w:top w:val="none" w:sz="0" w:space="0" w:color="auto"/>
            <w:left w:val="none" w:sz="0" w:space="0" w:color="auto"/>
            <w:bottom w:val="none" w:sz="0" w:space="0" w:color="auto"/>
            <w:right w:val="none" w:sz="0" w:space="0" w:color="auto"/>
          </w:divBdr>
        </w:div>
        <w:div w:id="1826161515">
          <w:marLeft w:val="480"/>
          <w:marRight w:val="0"/>
          <w:marTop w:val="0"/>
          <w:marBottom w:val="0"/>
          <w:divBdr>
            <w:top w:val="none" w:sz="0" w:space="0" w:color="auto"/>
            <w:left w:val="none" w:sz="0" w:space="0" w:color="auto"/>
            <w:bottom w:val="none" w:sz="0" w:space="0" w:color="auto"/>
            <w:right w:val="none" w:sz="0" w:space="0" w:color="auto"/>
          </w:divBdr>
        </w:div>
        <w:div w:id="1840731662">
          <w:marLeft w:val="480"/>
          <w:marRight w:val="0"/>
          <w:marTop w:val="0"/>
          <w:marBottom w:val="0"/>
          <w:divBdr>
            <w:top w:val="none" w:sz="0" w:space="0" w:color="auto"/>
            <w:left w:val="none" w:sz="0" w:space="0" w:color="auto"/>
            <w:bottom w:val="none" w:sz="0" w:space="0" w:color="auto"/>
            <w:right w:val="none" w:sz="0" w:space="0" w:color="auto"/>
          </w:divBdr>
        </w:div>
        <w:div w:id="1934363133">
          <w:marLeft w:val="480"/>
          <w:marRight w:val="0"/>
          <w:marTop w:val="0"/>
          <w:marBottom w:val="0"/>
          <w:divBdr>
            <w:top w:val="none" w:sz="0" w:space="0" w:color="auto"/>
            <w:left w:val="none" w:sz="0" w:space="0" w:color="auto"/>
            <w:bottom w:val="none" w:sz="0" w:space="0" w:color="auto"/>
            <w:right w:val="none" w:sz="0" w:space="0" w:color="auto"/>
          </w:divBdr>
        </w:div>
        <w:div w:id="1963539444">
          <w:marLeft w:val="480"/>
          <w:marRight w:val="0"/>
          <w:marTop w:val="0"/>
          <w:marBottom w:val="0"/>
          <w:divBdr>
            <w:top w:val="none" w:sz="0" w:space="0" w:color="auto"/>
            <w:left w:val="none" w:sz="0" w:space="0" w:color="auto"/>
            <w:bottom w:val="none" w:sz="0" w:space="0" w:color="auto"/>
            <w:right w:val="none" w:sz="0" w:space="0" w:color="auto"/>
          </w:divBdr>
        </w:div>
        <w:div w:id="1966813998">
          <w:marLeft w:val="480"/>
          <w:marRight w:val="0"/>
          <w:marTop w:val="0"/>
          <w:marBottom w:val="0"/>
          <w:divBdr>
            <w:top w:val="none" w:sz="0" w:space="0" w:color="auto"/>
            <w:left w:val="none" w:sz="0" w:space="0" w:color="auto"/>
            <w:bottom w:val="none" w:sz="0" w:space="0" w:color="auto"/>
            <w:right w:val="none" w:sz="0" w:space="0" w:color="auto"/>
          </w:divBdr>
        </w:div>
        <w:div w:id="2005736834">
          <w:marLeft w:val="480"/>
          <w:marRight w:val="0"/>
          <w:marTop w:val="0"/>
          <w:marBottom w:val="0"/>
          <w:divBdr>
            <w:top w:val="none" w:sz="0" w:space="0" w:color="auto"/>
            <w:left w:val="none" w:sz="0" w:space="0" w:color="auto"/>
            <w:bottom w:val="none" w:sz="0" w:space="0" w:color="auto"/>
            <w:right w:val="none" w:sz="0" w:space="0" w:color="auto"/>
          </w:divBdr>
        </w:div>
        <w:div w:id="2012175911">
          <w:marLeft w:val="480"/>
          <w:marRight w:val="0"/>
          <w:marTop w:val="0"/>
          <w:marBottom w:val="0"/>
          <w:divBdr>
            <w:top w:val="none" w:sz="0" w:space="0" w:color="auto"/>
            <w:left w:val="none" w:sz="0" w:space="0" w:color="auto"/>
            <w:bottom w:val="none" w:sz="0" w:space="0" w:color="auto"/>
            <w:right w:val="none" w:sz="0" w:space="0" w:color="auto"/>
          </w:divBdr>
        </w:div>
        <w:div w:id="2093961645">
          <w:marLeft w:val="480"/>
          <w:marRight w:val="0"/>
          <w:marTop w:val="0"/>
          <w:marBottom w:val="0"/>
          <w:divBdr>
            <w:top w:val="none" w:sz="0" w:space="0" w:color="auto"/>
            <w:left w:val="none" w:sz="0" w:space="0" w:color="auto"/>
            <w:bottom w:val="none" w:sz="0" w:space="0" w:color="auto"/>
            <w:right w:val="none" w:sz="0" w:space="0" w:color="auto"/>
          </w:divBdr>
        </w:div>
        <w:div w:id="2095083502">
          <w:marLeft w:val="480"/>
          <w:marRight w:val="0"/>
          <w:marTop w:val="0"/>
          <w:marBottom w:val="0"/>
          <w:divBdr>
            <w:top w:val="none" w:sz="0" w:space="0" w:color="auto"/>
            <w:left w:val="none" w:sz="0" w:space="0" w:color="auto"/>
            <w:bottom w:val="none" w:sz="0" w:space="0" w:color="auto"/>
            <w:right w:val="none" w:sz="0" w:space="0" w:color="auto"/>
          </w:divBdr>
        </w:div>
        <w:div w:id="2143378776">
          <w:marLeft w:val="480"/>
          <w:marRight w:val="0"/>
          <w:marTop w:val="0"/>
          <w:marBottom w:val="0"/>
          <w:divBdr>
            <w:top w:val="none" w:sz="0" w:space="0" w:color="auto"/>
            <w:left w:val="none" w:sz="0" w:space="0" w:color="auto"/>
            <w:bottom w:val="none" w:sz="0" w:space="0" w:color="auto"/>
            <w:right w:val="none" w:sz="0" w:space="0" w:color="auto"/>
          </w:divBdr>
        </w:div>
      </w:divsChild>
    </w:div>
    <w:div w:id="1994291722">
      <w:marLeft w:val="640"/>
      <w:marRight w:val="0"/>
      <w:marTop w:val="0"/>
      <w:marBottom w:val="0"/>
      <w:divBdr>
        <w:top w:val="none" w:sz="0" w:space="0" w:color="auto"/>
        <w:left w:val="none" w:sz="0" w:space="0" w:color="auto"/>
        <w:bottom w:val="none" w:sz="0" w:space="0" w:color="auto"/>
        <w:right w:val="none" w:sz="0" w:space="0" w:color="auto"/>
      </w:divBdr>
    </w:div>
    <w:div w:id="1994409158">
      <w:bodyDiv w:val="1"/>
      <w:marLeft w:val="0"/>
      <w:marRight w:val="0"/>
      <w:marTop w:val="0"/>
      <w:marBottom w:val="0"/>
      <w:divBdr>
        <w:top w:val="none" w:sz="0" w:space="0" w:color="auto"/>
        <w:left w:val="none" w:sz="0" w:space="0" w:color="auto"/>
        <w:bottom w:val="none" w:sz="0" w:space="0" w:color="auto"/>
        <w:right w:val="none" w:sz="0" w:space="0" w:color="auto"/>
      </w:divBdr>
    </w:div>
    <w:div w:id="1995068052">
      <w:marLeft w:val="640"/>
      <w:marRight w:val="0"/>
      <w:marTop w:val="0"/>
      <w:marBottom w:val="0"/>
      <w:divBdr>
        <w:top w:val="none" w:sz="0" w:space="0" w:color="auto"/>
        <w:left w:val="none" w:sz="0" w:space="0" w:color="auto"/>
        <w:bottom w:val="none" w:sz="0" w:space="0" w:color="auto"/>
        <w:right w:val="none" w:sz="0" w:space="0" w:color="auto"/>
      </w:divBdr>
    </w:div>
    <w:div w:id="1995335633">
      <w:marLeft w:val="640"/>
      <w:marRight w:val="0"/>
      <w:marTop w:val="0"/>
      <w:marBottom w:val="0"/>
      <w:divBdr>
        <w:top w:val="none" w:sz="0" w:space="0" w:color="auto"/>
        <w:left w:val="none" w:sz="0" w:space="0" w:color="auto"/>
        <w:bottom w:val="none" w:sz="0" w:space="0" w:color="auto"/>
        <w:right w:val="none" w:sz="0" w:space="0" w:color="auto"/>
      </w:divBdr>
    </w:div>
    <w:div w:id="1995375599">
      <w:bodyDiv w:val="1"/>
      <w:marLeft w:val="0"/>
      <w:marRight w:val="0"/>
      <w:marTop w:val="0"/>
      <w:marBottom w:val="0"/>
      <w:divBdr>
        <w:top w:val="none" w:sz="0" w:space="0" w:color="auto"/>
        <w:left w:val="none" w:sz="0" w:space="0" w:color="auto"/>
        <w:bottom w:val="none" w:sz="0" w:space="0" w:color="auto"/>
        <w:right w:val="none" w:sz="0" w:space="0" w:color="auto"/>
      </w:divBdr>
    </w:div>
    <w:div w:id="1995647654">
      <w:marLeft w:val="640"/>
      <w:marRight w:val="0"/>
      <w:marTop w:val="0"/>
      <w:marBottom w:val="0"/>
      <w:divBdr>
        <w:top w:val="none" w:sz="0" w:space="0" w:color="auto"/>
        <w:left w:val="none" w:sz="0" w:space="0" w:color="auto"/>
        <w:bottom w:val="none" w:sz="0" w:space="0" w:color="auto"/>
        <w:right w:val="none" w:sz="0" w:space="0" w:color="auto"/>
      </w:divBdr>
    </w:div>
    <w:div w:id="1996030868">
      <w:marLeft w:val="640"/>
      <w:marRight w:val="0"/>
      <w:marTop w:val="0"/>
      <w:marBottom w:val="0"/>
      <w:divBdr>
        <w:top w:val="none" w:sz="0" w:space="0" w:color="auto"/>
        <w:left w:val="none" w:sz="0" w:space="0" w:color="auto"/>
        <w:bottom w:val="none" w:sz="0" w:space="0" w:color="auto"/>
        <w:right w:val="none" w:sz="0" w:space="0" w:color="auto"/>
      </w:divBdr>
    </w:div>
    <w:div w:id="1996914558">
      <w:marLeft w:val="640"/>
      <w:marRight w:val="0"/>
      <w:marTop w:val="0"/>
      <w:marBottom w:val="0"/>
      <w:divBdr>
        <w:top w:val="none" w:sz="0" w:space="0" w:color="auto"/>
        <w:left w:val="none" w:sz="0" w:space="0" w:color="auto"/>
        <w:bottom w:val="none" w:sz="0" w:space="0" w:color="auto"/>
        <w:right w:val="none" w:sz="0" w:space="0" w:color="auto"/>
      </w:divBdr>
    </w:div>
    <w:div w:id="1997372108">
      <w:marLeft w:val="640"/>
      <w:marRight w:val="0"/>
      <w:marTop w:val="0"/>
      <w:marBottom w:val="0"/>
      <w:divBdr>
        <w:top w:val="none" w:sz="0" w:space="0" w:color="auto"/>
        <w:left w:val="none" w:sz="0" w:space="0" w:color="auto"/>
        <w:bottom w:val="none" w:sz="0" w:space="0" w:color="auto"/>
        <w:right w:val="none" w:sz="0" w:space="0" w:color="auto"/>
      </w:divBdr>
    </w:div>
    <w:div w:id="1997565591">
      <w:bodyDiv w:val="1"/>
      <w:marLeft w:val="0"/>
      <w:marRight w:val="0"/>
      <w:marTop w:val="0"/>
      <w:marBottom w:val="0"/>
      <w:divBdr>
        <w:top w:val="none" w:sz="0" w:space="0" w:color="auto"/>
        <w:left w:val="none" w:sz="0" w:space="0" w:color="auto"/>
        <w:bottom w:val="none" w:sz="0" w:space="0" w:color="auto"/>
        <w:right w:val="none" w:sz="0" w:space="0" w:color="auto"/>
      </w:divBdr>
    </w:div>
    <w:div w:id="1997764374">
      <w:marLeft w:val="640"/>
      <w:marRight w:val="0"/>
      <w:marTop w:val="0"/>
      <w:marBottom w:val="0"/>
      <w:divBdr>
        <w:top w:val="none" w:sz="0" w:space="0" w:color="auto"/>
        <w:left w:val="none" w:sz="0" w:space="0" w:color="auto"/>
        <w:bottom w:val="none" w:sz="0" w:space="0" w:color="auto"/>
        <w:right w:val="none" w:sz="0" w:space="0" w:color="auto"/>
      </w:divBdr>
    </w:div>
    <w:div w:id="1997800925">
      <w:marLeft w:val="640"/>
      <w:marRight w:val="0"/>
      <w:marTop w:val="0"/>
      <w:marBottom w:val="0"/>
      <w:divBdr>
        <w:top w:val="none" w:sz="0" w:space="0" w:color="auto"/>
        <w:left w:val="none" w:sz="0" w:space="0" w:color="auto"/>
        <w:bottom w:val="none" w:sz="0" w:space="0" w:color="auto"/>
        <w:right w:val="none" w:sz="0" w:space="0" w:color="auto"/>
      </w:divBdr>
    </w:div>
    <w:div w:id="1998024651">
      <w:marLeft w:val="640"/>
      <w:marRight w:val="0"/>
      <w:marTop w:val="0"/>
      <w:marBottom w:val="0"/>
      <w:divBdr>
        <w:top w:val="none" w:sz="0" w:space="0" w:color="auto"/>
        <w:left w:val="none" w:sz="0" w:space="0" w:color="auto"/>
        <w:bottom w:val="none" w:sz="0" w:space="0" w:color="auto"/>
        <w:right w:val="none" w:sz="0" w:space="0" w:color="auto"/>
      </w:divBdr>
    </w:div>
    <w:div w:id="1998067082">
      <w:marLeft w:val="640"/>
      <w:marRight w:val="0"/>
      <w:marTop w:val="0"/>
      <w:marBottom w:val="0"/>
      <w:divBdr>
        <w:top w:val="none" w:sz="0" w:space="0" w:color="auto"/>
        <w:left w:val="none" w:sz="0" w:space="0" w:color="auto"/>
        <w:bottom w:val="none" w:sz="0" w:space="0" w:color="auto"/>
        <w:right w:val="none" w:sz="0" w:space="0" w:color="auto"/>
      </w:divBdr>
    </w:div>
    <w:div w:id="1998218254">
      <w:marLeft w:val="640"/>
      <w:marRight w:val="0"/>
      <w:marTop w:val="0"/>
      <w:marBottom w:val="0"/>
      <w:divBdr>
        <w:top w:val="none" w:sz="0" w:space="0" w:color="auto"/>
        <w:left w:val="none" w:sz="0" w:space="0" w:color="auto"/>
        <w:bottom w:val="none" w:sz="0" w:space="0" w:color="auto"/>
        <w:right w:val="none" w:sz="0" w:space="0" w:color="auto"/>
      </w:divBdr>
    </w:div>
    <w:div w:id="1998532292">
      <w:marLeft w:val="640"/>
      <w:marRight w:val="0"/>
      <w:marTop w:val="0"/>
      <w:marBottom w:val="0"/>
      <w:divBdr>
        <w:top w:val="none" w:sz="0" w:space="0" w:color="auto"/>
        <w:left w:val="none" w:sz="0" w:space="0" w:color="auto"/>
        <w:bottom w:val="none" w:sz="0" w:space="0" w:color="auto"/>
        <w:right w:val="none" w:sz="0" w:space="0" w:color="auto"/>
      </w:divBdr>
    </w:div>
    <w:div w:id="1998880146">
      <w:bodyDiv w:val="1"/>
      <w:marLeft w:val="0"/>
      <w:marRight w:val="0"/>
      <w:marTop w:val="0"/>
      <w:marBottom w:val="0"/>
      <w:divBdr>
        <w:top w:val="none" w:sz="0" w:space="0" w:color="auto"/>
        <w:left w:val="none" w:sz="0" w:space="0" w:color="auto"/>
        <w:bottom w:val="none" w:sz="0" w:space="0" w:color="auto"/>
        <w:right w:val="none" w:sz="0" w:space="0" w:color="auto"/>
      </w:divBdr>
    </w:div>
    <w:div w:id="2000233932">
      <w:marLeft w:val="640"/>
      <w:marRight w:val="0"/>
      <w:marTop w:val="0"/>
      <w:marBottom w:val="0"/>
      <w:divBdr>
        <w:top w:val="none" w:sz="0" w:space="0" w:color="auto"/>
        <w:left w:val="none" w:sz="0" w:space="0" w:color="auto"/>
        <w:bottom w:val="none" w:sz="0" w:space="0" w:color="auto"/>
        <w:right w:val="none" w:sz="0" w:space="0" w:color="auto"/>
      </w:divBdr>
    </w:div>
    <w:div w:id="2000308719">
      <w:bodyDiv w:val="1"/>
      <w:marLeft w:val="0"/>
      <w:marRight w:val="0"/>
      <w:marTop w:val="0"/>
      <w:marBottom w:val="0"/>
      <w:divBdr>
        <w:top w:val="none" w:sz="0" w:space="0" w:color="auto"/>
        <w:left w:val="none" w:sz="0" w:space="0" w:color="auto"/>
        <w:bottom w:val="none" w:sz="0" w:space="0" w:color="auto"/>
        <w:right w:val="none" w:sz="0" w:space="0" w:color="auto"/>
      </w:divBdr>
      <w:divsChild>
        <w:div w:id="21247820">
          <w:marLeft w:val="480"/>
          <w:marRight w:val="0"/>
          <w:marTop w:val="0"/>
          <w:marBottom w:val="0"/>
          <w:divBdr>
            <w:top w:val="none" w:sz="0" w:space="0" w:color="auto"/>
            <w:left w:val="none" w:sz="0" w:space="0" w:color="auto"/>
            <w:bottom w:val="none" w:sz="0" w:space="0" w:color="auto"/>
            <w:right w:val="none" w:sz="0" w:space="0" w:color="auto"/>
          </w:divBdr>
        </w:div>
        <w:div w:id="69549914">
          <w:marLeft w:val="480"/>
          <w:marRight w:val="0"/>
          <w:marTop w:val="0"/>
          <w:marBottom w:val="0"/>
          <w:divBdr>
            <w:top w:val="none" w:sz="0" w:space="0" w:color="auto"/>
            <w:left w:val="none" w:sz="0" w:space="0" w:color="auto"/>
            <w:bottom w:val="none" w:sz="0" w:space="0" w:color="auto"/>
            <w:right w:val="none" w:sz="0" w:space="0" w:color="auto"/>
          </w:divBdr>
        </w:div>
        <w:div w:id="125590336">
          <w:marLeft w:val="480"/>
          <w:marRight w:val="0"/>
          <w:marTop w:val="0"/>
          <w:marBottom w:val="0"/>
          <w:divBdr>
            <w:top w:val="none" w:sz="0" w:space="0" w:color="auto"/>
            <w:left w:val="none" w:sz="0" w:space="0" w:color="auto"/>
            <w:bottom w:val="none" w:sz="0" w:space="0" w:color="auto"/>
            <w:right w:val="none" w:sz="0" w:space="0" w:color="auto"/>
          </w:divBdr>
        </w:div>
        <w:div w:id="131674565">
          <w:marLeft w:val="480"/>
          <w:marRight w:val="0"/>
          <w:marTop w:val="0"/>
          <w:marBottom w:val="0"/>
          <w:divBdr>
            <w:top w:val="none" w:sz="0" w:space="0" w:color="auto"/>
            <w:left w:val="none" w:sz="0" w:space="0" w:color="auto"/>
            <w:bottom w:val="none" w:sz="0" w:space="0" w:color="auto"/>
            <w:right w:val="none" w:sz="0" w:space="0" w:color="auto"/>
          </w:divBdr>
        </w:div>
        <w:div w:id="138114892">
          <w:marLeft w:val="480"/>
          <w:marRight w:val="0"/>
          <w:marTop w:val="0"/>
          <w:marBottom w:val="0"/>
          <w:divBdr>
            <w:top w:val="none" w:sz="0" w:space="0" w:color="auto"/>
            <w:left w:val="none" w:sz="0" w:space="0" w:color="auto"/>
            <w:bottom w:val="none" w:sz="0" w:space="0" w:color="auto"/>
            <w:right w:val="none" w:sz="0" w:space="0" w:color="auto"/>
          </w:divBdr>
        </w:div>
        <w:div w:id="187375687">
          <w:marLeft w:val="480"/>
          <w:marRight w:val="0"/>
          <w:marTop w:val="0"/>
          <w:marBottom w:val="0"/>
          <w:divBdr>
            <w:top w:val="none" w:sz="0" w:space="0" w:color="auto"/>
            <w:left w:val="none" w:sz="0" w:space="0" w:color="auto"/>
            <w:bottom w:val="none" w:sz="0" w:space="0" w:color="auto"/>
            <w:right w:val="none" w:sz="0" w:space="0" w:color="auto"/>
          </w:divBdr>
        </w:div>
        <w:div w:id="191001399">
          <w:marLeft w:val="480"/>
          <w:marRight w:val="0"/>
          <w:marTop w:val="0"/>
          <w:marBottom w:val="0"/>
          <w:divBdr>
            <w:top w:val="none" w:sz="0" w:space="0" w:color="auto"/>
            <w:left w:val="none" w:sz="0" w:space="0" w:color="auto"/>
            <w:bottom w:val="none" w:sz="0" w:space="0" w:color="auto"/>
            <w:right w:val="none" w:sz="0" w:space="0" w:color="auto"/>
          </w:divBdr>
        </w:div>
        <w:div w:id="204753167">
          <w:marLeft w:val="480"/>
          <w:marRight w:val="0"/>
          <w:marTop w:val="0"/>
          <w:marBottom w:val="0"/>
          <w:divBdr>
            <w:top w:val="none" w:sz="0" w:space="0" w:color="auto"/>
            <w:left w:val="none" w:sz="0" w:space="0" w:color="auto"/>
            <w:bottom w:val="none" w:sz="0" w:space="0" w:color="auto"/>
            <w:right w:val="none" w:sz="0" w:space="0" w:color="auto"/>
          </w:divBdr>
        </w:div>
        <w:div w:id="244800864">
          <w:marLeft w:val="480"/>
          <w:marRight w:val="0"/>
          <w:marTop w:val="0"/>
          <w:marBottom w:val="0"/>
          <w:divBdr>
            <w:top w:val="none" w:sz="0" w:space="0" w:color="auto"/>
            <w:left w:val="none" w:sz="0" w:space="0" w:color="auto"/>
            <w:bottom w:val="none" w:sz="0" w:space="0" w:color="auto"/>
            <w:right w:val="none" w:sz="0" w:space="0" w:color="auto"/>
          </w:divBdr>
        </w:div>
        <w:div w:id="250816100">
          <w:marLeft w:val="480"/>
          <w:marRight w:val="0"/>
          <w:marTop w:val="0"/>
          <w:marBottom w:val="0"/>
          <w:divBdr>
            <w:top w:val="none" w:sz="0" w:space="0" w:color="auto"/>
            <w:left w:val="none" w:sz="0" w:space="0" w:color="auto"/>
            <w:bottom w:val="none" w:sz="0" w:space="0" w:color="auto"/>
            <w:right w:val="none" w:sz="0" w:space="0" w:color="auto"/>
          </w:divBdr>
        </w:div>
        <w:div w:id="346106044">
          <w:marLeft w:val="480"/>
          <w:marRight w:val="0"/>
          <w:marTop w:val="0"/>
          <w:marBottom w:val="0"/>
          <w:divBdr>
            <w:top w:val="none" w:sz="0" w:space="0" w:color="auto"/>
            <w:left w:val="none" w:sz="0" w:space="0" w:color="auto"/>
            <w:bottom w:val="none" w:sz="0" w:space="0" w:color="auto"/>
            <w:right w:val="none" w:sz="0" w:space="0" w:color="auto"/>
          </w:divBdr>
        </w:div>
        <w:div w:id="350298478">
          <w:marLeft w:val="480"/>
          <w:marRight w:val="0"/>
          <w:marTop w:val="0"/>
          <w:marBottom w:val="0"/>
          <w:divBdr>
            <w:top w:val="none" w:sz="0" w:space="0" w:color="auto"/>
            <w:left w:val="none" w:sz="0" w:space="0" w:color="auto"/>
            <w:bottom w:val="none" w:sz="0" w:space="0" w:color="auto"/>
            <w:right w:val="none" w:sz="0" w:space="0" w:color="auto"/>
          </w:divBdr>
        </w:div>
        <w:div w:id="476267837">
          <w:marLeft w:val="480"/>
          <w:marRight w:val="0"/>
          <w:marTop w:val="0"/>
          <w:marBottom w:val="0"/>
          <w:divBdr>
            <w:top w:val="none" w:sz="0" w:space="0" w:color="auto"/>
            <w:left w:val="none" w:sz="0" w:space="0" w:color="auto"/>
            <w:bottom w:val="none" w:sz="0" w:space="0" w:color="auto"/>
            <w:right w:val="none" w:sz="0" w:space="0" w:color="auto"/>
          </w:divBdr>
        </w:div>
        <w:div w:id="516817533">
          <w:marLeft w:val="480"/>
          <w:marRight w:val="0"/>
          <w:marTop w:val="0"/>
          <w:marBottom w:val="0"/>
          <w:divBdr>
            <w:top w:val="none" w:sz="0" w:space="0" w:color="auto"/>
            <w:left w:val="none" w:sz="0" w:space="0" w:color="auto"/>
            <w:bottom w:val="none" w:sz="0" w:space="0" w:color="auto"/>
            <w:right w:val="none" w:sz="0" w:space="0" w:color="auto"/>
          </w:divBdr>
        </w:div>
        <w:div w:id="547684856">
          <w:marLeft w:val="480"/>
          <w:marRight w:val="0"/>
          <w:marTop w:val="0"/>
          <w:marBottom w:val="0"/>
          <w:divBdr>
            <w:top w:val="none" w:sz="0" w:space="0" w:color="auto"/>
            <w:left w:val="none" w:sz="0" w:space="0" w:color="auto"/>
            <w:bottom w:val="none" w:sz="0" w:space="0" w:color="auto"/>
            <w:right w:val="none" w:sz="0" w:space="0" w:color="auto"/>
          </w:divBdr>
        </w:div>
        <w:div w:id="617183954">
          <w:marLeft w:val="480"/>
          <w:marRight w:val="0"/>
          <w:marTop w:val="0"/>
          <w:marBottom w:val="0"/>
          <w:divBdr>
            <w:top w:val="none" w:sz="0" w:space="0" w:color="auto"/>
            <w:left w:val="none" w:sz="0" w:space="0" w:color="auto"/>
            <w:bottom w:val="none" w:sz="0" w:space="0" w:color="auto"/>
            <w:right w:val="none" w:sz="0" w:space="0" w:color="auto"/>
          </w:divBdr>
        </w:div>
        <w:div w:id="674572829">
          <w:marLeft w:val="480"/>
          <w:marRight w:val="0"/>
          <w:marTop w:val="0"/>
          <w:marBottom w:val="0"/>
          <w:divBdr>
            <w:top w:val="none" w:sz="0" w:space="0" w:color="auto"/>
            <w:left w:val="none" w:sz="0" w:space="0" w:color="auto"/>
            <w:bottom w:val="none" w:sz="0" w:space="0" w:color="auto"/>
            <w:right w:val="none" w:sz="0" w:space="0" w:color="auto"/>
          </w:divBdr>
        </w:div>
        <w:div w:id="677927678">
          <w:marLeft w:val="480"/>
          <w:marRight w:val="0"/>
          <w:marTop w:val="0"/>
          <w:marBottom w:val="0"/>
          <w:divBdr>
            <w:top w:val="none" w:sz="0" w:space="0" w:color="auto"/>
            <w:left w:val="none" w:sz="0" w:space="0" w:color="auto"/>
            <w:bottom w:val="none" w:sz="0" w:space="0" w:color="auto"/>
            <w:right w:val="none" w:sz="0" w:space="0" w:color="auto"/>
          </w:divBdr>
        </w:div>
        <w:div w:id="779371544">
          <w:marLeft w:val="480"/>
          <w:marRight w:val="0"/>
          <w:marTop w:val="0"/>
          <w:marBottom w:val="0"/>
          <w:divBdr>
            <w:top w:val="none" w:sz="0" w:space="0" w:color="auto"/>
            <w:left w:val="none" w:sz="0" w:space="0" w:color="auto"/>
            <w:bottom w:val="none" w:sz="0" w:space="0" w:color="auto"/>
            <w:right w:val="none" w:sz="0" w:space="0" w:color="auto"/>
          </w:divBdr>
        </w:div>
        <w:div w:id="808018952">
          <w:marLeft w:val="480"/>
          <w:marRight w:val="0"/>
          <w:marTop w:val="0"/>
          <w:marBottom w:val="0"/>
          <w:divBdr>
            <w:top w:val="none" w:sz="0" w:space="0" w:color="auto"/>
            <w:left w:val="none" w:sz="0" w:space="0" w:color="auto"/>
            <w:bottom w:val="none" w:sz="0" w:space="0" w:color="auto"/>
            <w:right w:val="none" w:sz="0" w:space="0" w:color="auto"/>
          </w:divBdr>
        </w:div>
        <w:div w:id="827549723">
          <w:marLeft w:val="480"/>
          <w:marRight w:val="0"/>
          <w:marTop w:val="0"/>
          <w:marBottom w:val="0"/>
          <w:divBdr>
            <w:top w:val="none" w:sz="0" w:space="0" w:color="auto"/>
            <w:left w:val="none" w:sz="0" w:space="0" w:color="auto"/>
            <w:bottom w:val="none" w:sz="0" w:space="0" w:color="auto"/>
            <w:right w:val="none" w:sz="0" w:space="0" w:color="auto"/>
          </w:divBdr>
        </w:div>
        <w:div w:id="877008536">
          <w:marLeft w:val="480"/>
          <w:marRight w:val="0"/>
          <w:marTop w:val="0"/>
          <w:marBottom w:val="0"/>
          <w:divBdr>
            <w:top w:val="none" w:sz="0" w:space="0" w:color="auto"/>
            <w:left w:val="none" w:sz="0" w:space="0" w:color="auto"/>
            <w:bottom w:val="none" w:sz="0" w:space="0" w:color="auto"/>
            <w:right w:val="none" w:sz="0" w:space="0" w:color="auto"/>
          </w:divBdr>
        </w:div>
        <w:div w:id="1052267241">
          <w:marLeft w:val="480"/>
          <w:marRight w:val="0"/>
          <w:marTop w:val="0"/>
          <w:marBottom w:val="0"/>
          <w:divBdr>
            <w:top w:val="none" w:sz="0" w:space="0" w:color="auto"/>
            <w:left w:val="none" w:sz="0" w:space="0" w:color="auto"/>
            <w:bottom w:val="none" w:sz="0" w:space="0" w:color="auto"/>
            <w:right w:val="none" w:sz="0" w:space="0" w:color="auto"/>
          </w:divBdr>
        </w:div>
        <w:div w:id="1132289190">
          <w:marLeft w:val="480"/>
          <w:marRight w:val="0"/>
          <w:marTop w:val="0"/>
          <w:marBottom w:val="0"/>
          <w:divBdr>
            <w:top w:val="none" w:sz="0" w:space="0" w:color="auto"/>
            <w:left w:val="none" w:sz="0" w:space="0" w:color="auto"/>
            <w:bottom w:val="none" w:sz="0" w:space="0" w:color="auto"/>
            <w:right w:val="none" w:sz="0" w:space="0" w:color="auto"/>
          </w:divBdr>
        </w:div>
        <w:div w:id="1163736933">
          <w:marLeft w:val="480"/>
          <w:marRight w:val="0"/>
          <w:marTop w:val="0"/>
          <w:marBottom w:val="0"/>
          <w:divBdr>
            <w:top w:val="none" w:sz="0" w:space="0" w:color="auto"/>
            <w:left w:val="none" w:sz="0" w:space="0" w:color="auto"/>
            <w:bottom w:val="none" w:sz="0" w:space="0" w:color="auto"/>
            <w:right w:val="none" w:sz="0" w:space="0" w:color="auto"/>
          </w:divBdr>
        </w:div>
        <w:div w:id="1252664725">
          <w:marLeft w:val="480"/>
          <w:marRight w:val="0"/>
          <w:marTop w:val="0"/>
          <w:marBottom w:val="0"/>
          <w:divBdr>
            <w:top w:val="none" w:sz="0" w:space="0" w:color="auto"/>
            <w:left w:val="none" w:sz="0" w:space="0" w:color="auto"/>
            <w:bottom w:val="none" w:sz="0" w:space="0" w:color="auto"/>
            <w:right w:val="none" w:sz="0" w:space="0" w:color="auto"/>
          </w:divBdr>
        </w:div>
        <w:div w:id="1265383757">
          <w:marLeft w:val="480"/>
          <w:marRight w:val="0"/>
          <w:marTop w:val="0"/>
          <w:marBottom w:val="0"/>
          <w:divBdr>
            <w:top w:val="none" w:sz="0" w:space="0" w:color="auto"/>
            <w:left w:val="none" w:sz="0" w:space="0" w:color="auto"/>
            <w:bottom w:val="none" w:sz="0" w:space="0" w:color="auto"/>
            <w:right w:val="none" w:sz="0" w:space="0" w:color="auto"/>
          </w:divBdr>
        </w:div>
        <w:div w:id="1283153365">
          <w:marLeft w:val="480"/>
          <w:marRight w:val="0"/>
          <w:marTop w:val="0"/>
          <w:marBottom w:val="0"/>
          <w:divBdr>
            <w:top w:val="none" w:sz="0" w:space="0" w:color="auto"/>
            <w:left w:val="none" w:sz="0" w:space="0" w:color="auto"/>
            <w:bottom w:val="none" w:sz="0" w:space="0" w:color="auto"/>
            <w:right w:val="none" w:sz="0" w:space="0" w:color="auto"/>
          </w:divBdr>
        </w:div>
        <w:div w:id="1361783852">
          <w:marLeft w:val="480"/>
          <w:marRight w:val="0"/>
          <w:marTop w:val="0"/>
          <w:marBottom w:val="0"/>
          <w:divBdr>
            <w:top w:val="none" w:sz="0" w:space="0" w:color="auto"/>
            <w:left w:val="none" w:sz="0" w:space="0" w:color="auto"/>
            <w:bottom w:val="none" w:sz="0" w:space="0" w:color="auto"/>
            <w:right w:val="none" w:sz="0" w:space="0" w:color="auto"/>
          </w:divBdr>
        </w:div>
        <w:div w:id="1420908398">
          <w:marLeft w:val="480"/>
          <w:marRight w:val="0"/>
          <w:marTop w:val="0"/>
          <w:marBottom w:val="0"/>
          <w:divBdr>
            <w:top w:val="none" w:sz="0" w:space="0" w:color="auto"/>
            <w:left w:val="none" w:sz="0" w:space="0" w:color="auto"/>
            <w:bottom w:val="none" w:sz="0" w:space="0" w:color="auto"/>
            <w:right w:val="none" w:sz="0" w:space="0" w:color="auto"/>
          </w:divBdr>
        </w:div>
        <w:div w:id="1432504206">
          <w:marLeft w:val="480"/>
          <w:marRight w:val="0"/>
          <w:marTop w:val="0"/>
          <w:marBottom w:val="0"/>
          <w:divBdr>
            <w:top w:val="none" w:sz="0" w:space="0" w:color="auto"/>
            <w:left w:val="none" w:sz="0" w:space="0" w:color="auto"/>
            <w:bottom w:val="none" w:sz="0" w:space="0" w:color="auto"/>
            <w:right w:val="none" w:sz="0" w:space="0" w:color="auto"/>
          </w:divBdr>
        </w:div>
        <w:div w:id="1433672938">
          <w:marLeft w:val="480"/>
          <w:marRight w:val="0"/>
          <w:marTop w:val="0"/>
          <w:marBottom w:val="0"/>
          <w:divBdr>
            <w:top w:val="none" w:sz="0" w:space="0" w:color="auto"/>
            <w:left w:val="none" w:sz="0" w:space="0" w:color="auto"/>
            <w:bottom w:val="none" w:sz="0" w:space="0" w:color="auto"/>
            <w:right w:val="none" w:sz="0" w:space="0" w:color="auto"/>
          </w:divBdr>
        </w:div>
        <w:div w:id="1473937286">
          <w:marLeft w:val="480"/>
          <w:marRight w:val="0"/>
          <w:marTop w:val="0"/>
          <w:marBottom w:val="0"/>
          <w:divBdr>
            <w:top w:val="none" w:sz="0" w:space="0" w:color="auto"/>
            <w:left w:val="none" w:sz="0" w:space="0" w:color="auto"/>
            <w:bottom w:val="none" w:sz="0" w:space="0" w:color="auto"/>
            <w:right w:val="none" w:sz="0" w:space="0" w:color="auto"/>
          </w:divBdr>
        </w:div>
        <w:div w:id="1505052765">
          <w:marLeft w:val="480"/>
          <w:marRight w:val="0"/>
          <w:marTop w:val="0"/>
          <w:marBottom w:val="0"/>
          <w:divBdr>
            <w:top w:val="none" w:sz="0" w:space="0" w:color="auto"/>
            <w:left w:val="none" w:sz="0" w:space="0" w:color="auto"/>
            <w:bottom w:val="none" w:sz="0" w:space="0" w:color="auto"/>
            <w:right w:val="none" w:sz="0" w:space="0" w:color="auto"/>
          </w:divBdr>
        </w:div>
        <w:div w:id="1538543824">
          <w:marLeft w:val="480"/>
          <w:marRight w:val="0"/>
          <w:marTop w:val="0"/>
          <w:marBottom w:val="0"/>
          <w:divBdr>
            <w:top w:val="none" w:sz="0" w:space="0" w:color="auto"/>
            <w:left w:val="none" w:sz="0" w:space="0" w:color="auto"/>
            <w:bottom w:val="none" w:sz="0" w:space="0" w:color="auto"/>
            <w:right w:val="none" w:sz="0" w:space="0" w:color="auto"/>
          </w:divBdr>
        </w:div>
        <w:div w:id="1549537596">
          <w:marLeft w:val="480"/>
          <w:marRight w:val="0"/>
          <w:marTop w:val="0"/>
          <w:marBottom w:val="0"/>
          <w:divBdr>
            <w:top w:val="none" w:sz="0" w:space="0" w:color="auto"/>
            <w:left w:val="none" w:sz="0" w:space="0" w:color="auto"/>
            <w:bottom w:val="none" w:sz="0" w:space="0" w:color="auto"/>
            <w:right w:val="none" w:sz="0" w:space="0" w:color="auto"/>
          </w:divBdr>
        </w:div>
        <w:div w:id="1568421607">
          <w:marLeft w:val="480"/>
          <w:marRight w:val="0"/>
          <w:marTop w:val="0"/>
          <w:marBottom w:val="0"/>
          <w:divBdr>
            <w:top w:val="none" w:sz="0" w:space="0" w:color="auto"/>
            <w:left w:val="none" w:sz="0" w:space="0" w:color="auto"/>
            <w:bottom w:val="none" w:sz="0" w:space="0" w:color="auto"/>
            <w:right w:val="none" w:sz="0" w:space="0" w:color="auto"/>
          </w:divBdr>
        </w:div>
        <w:div w:id="1580284251">
          <w:marLeft w:val="480"/>
          <w:marRight w:val="0"/>
          <w:marTop w:val="0"/>
          <w:marBottom w:val="0"/>
          <w:divBdr>
            <w:top w:val="none" w:sz="0" w:space="0" w:color="auto"/>
            <w:left w:val="none" w:sz="0" w:space="0" w:color="auto"/>
            <w:bottom w:val="none" w:sz="0" w:space="0" w:color="auto"/>
            <w:right w:val="none" w:sz="0" w:space="0" w:color="auto"/>
          </w:divBdr>
        </w:div>
        <w:div w:id="1585454109">
          <w:marLeft w:val="480"/>
          <w:marRight w:val="0"/>
          <w:marTop w:val="0"/>
          <w:marBottom w:val="0"/>
          <w:divBdr>
            <w:top w:val="none" w:sz="0" w:space="0" w:color="auto"/>
            <w:left w:val="none" w:sz="0" w:space="0" w:color="auto"/>
            <w:bottom w:val="none" w:sz="0" w:space="0" w:color="auto"/>
            <w:right w:val="none" w:sz="0" w:space="0" w:color="auto"/>
          </w:divBdr>
        </w:div>
        <w:div w:id="1589971082">
          <w:marLeft w:val="480"/>
          <w:marRight w:val="0"/>
          <w:marTop w:val="0"/>
          <w:marBottom w:val="0"/>
          <w:divBdr>
            <w:top w:val="none" w:sz="0" w:space="0" w:color="auto"/>
            <w:left w:val="none" w:sz="0" w:space="0" w:color="auto"/>
            <w:bottom w:val="none" w:sz="0" w:space="0" w:color="auto"/>
            <w:right w:val="none" w:sz="0" w:space="0" w:color="auto"/>
          </w:divBdr>
        </w:div>
        <w:div w:id="1622952887">
          <w:marLeft w:val="480"/>
          <w:marRight w:val="0"/>
          <w:marTop w:val="0"/>
          <w:marBottom w:val="0"/>
          <w:divBdr>
            <w:top w:val="none" w:sz="0" w:space="0" w:color="auto"/>
            <w:left w:val="none" w:sz="0" w:space="0" w:color="auto"/>
            <w:bottom w:val="none" w:sz="0" w:space="0" w:color="auto"/>
            <w:right w:val="none" w:sz="0" w:space="0" w:color="auto"/>
          </w:divBdr>
        </w:div>
        <w:div w:id="1636528155">
          <w:marLeft w:val="480"/>
          <w:marRight w:val="0"/>
          <w:marTop w:val="0"/>
          <w:marBottom w:val="0"/>
          <w:divBdr>
            <w:top w:val="none" w:sz="0" w:space="0" w:color="auto"/>
            <w:left w:val="none" w:sz="0" w:space="0" w:color="auto"/>
            <w:bottom w:val="none" w:sz="0" w:space="0" w:color="auto"/>
            <w:right w:val="none" w:sz="0" w:space="0" w:color="auto"/>
          </w:divBdr>
        </w:div>
        <w:div w:id="1648702087">
          <w:marLeft w:val="480"/>
          <w:marRight w:val="0"/>
          <w:marTop w:val="0"/>
          <w:marBottom w:val="0"/>
          <w:divBdr>
            <w:top w:val="none" w:sz="0" w:space="0" w:color="auto"/>
            <w:left w:val="none" w:sz="0" w:space="0" w:color="auto"/>
            <w:bottom w:val="none" w:sz="0" w:space="0" w:color="auto"/>
            <w:right w:val="none" w:sz="0" w:space="0" w:color="auto"/>
          </w:divBdr>
        </w:div>
        <w:div w:id="1667005255">
          <w:marLeft w:val="480"/>
          <w:marRight w:val="0"/>
          <w:marTop w:val="0"/>
          <w:marBottom w:val="0"/>
          <w:divBdr>
            <w:top w:val="none" w:sz="0" w:space="0" w:color="auto"/>
            <w:left w:val="none" w:sz="0" w:space="0" w:color="auto"/>
            <w:bottom w:val="none" w:sz="0" w:space="0" w:color="auto"/>
            <w:right w:val="none" w:sz="0" w:space="0" w:color="auto"/>
          </w:divBdr>
        </w:div>
        <w:div w:id="1716738603">
          <w:marLeft w:val="480"/>
          <w:marRight w:val="0"/>
          <w:marTop w:val="0"/>
          <w:marBottom w:val="0"/>
          <w:divBdr>
            <w:top w:val="none" w:sz="0" w:space="0" w:color="auto"/>
            <w:left w:val="none" w:sz="0" w:space="0" w:color="auto"/>
            <w:bottom w:val="none" w:sz="0" w:space="0" w:color="auto"/>
            <w:right w:val="none" w:sz="0" w:space="0" w:color="auto"/>
          </w:divBdr>
        </w:div>
        <w:div w:id="1723482075">
          <w:marLeft w:val="480"/>
          <w:marRight w:val="0"/>
          <w:marTop w:val="0"/>
          <w:marBottom w:val="0"/>
          <w:divBdr>
            <w:top w:val="none" w:sz="0" w:space="0" w:color="auto"/>
            <w:left w:val="none" w:sz="0" w:space="0" w:color="auto"/>
            <w:bottom w:val="none" w:sz="0" w:space="0" w:color="auto"/>
            <w:right w:val="none" w:sz="0" w:space="0" w:color="auto"/>
          </w:divBdr>
        </w:div>
        <w:div w:id="1730687446">
          <w:marLeft w:val="480"/>
          <w:marRight w:val="0"/>
          <w:marTop w:val="0"/>
          <w:marBottom w:val="0"/>
          <w:divBdr>
            <w:top w:val="none" w:sz="0" w:space="0" w:color="auto"/>
            <w:left w:val="none" w:sz="0" w:space="0" w:color="auto"/>
            <w:bottom w:val="none" w:sz="0" w:space="0" w:color="auto"/>
            <w:right w:val="none" w:sz="0" w:space="0" w:color="auto"/>
          </w:divBdr>
        </w:div>
        <w:div w:id="1732120952">
          <w:marLeft w:val="480"/>
          <w:marRight w:val="0"/>
          <w:marTop w:val="0"/>
          <w:marBottom w:val="0"/>
          <w:divBdr>
            <w:top w:val="none" w:sz="0" w:space="0" w:color="auto"/>
            <w:left w:val="none" w:sz="0" w:space="0" w:color="auto"/>
            <w:bottom w:val="none" w:sz="0" w:space="0" w:color="auto"/>
            <w:right w:val="none" w:sz="0" w:space="0" w:color="auto"/>
          </w:divBdr>
        </w:div>
        <w:div w:id="1735424091">
          <w:marLeft w:val="480"/>
          <w:marRight w:val="0"/>
          <w:marTop w:val="0"/>
          <w:marBottom w:val="0"/>
          <w:divBdr>
            <w:top w:val="none" w:sz="0" w:space="0" w:color="auto"/>
            <w:left w:val="none" w:sz="0" w:space="0" w:color="auto"/>
            <w:bottom w:val="none" w:sz="0" w:space="0" w:color="auto"/>
            <w:right w:val="none" w:sz="0" w:space="0" w:color="auto"/>
          </w:divBdr>
        </w:div>
        <w:div w:id="1810899914">
          <w:marLeft w:val="480"/>
          <w:marRight w:val="0"/>
          <w:marTop w:val="0"/>
          <w:marBottom w:val="0"/>
          <w:divBdr>
            <w:top w:val="none" w:sz="0" w:space="0" w:color="auto"/>
            <w:left w:val="none" w:sz="0" w:space="0" w:color="auto"/>
            <w:bottom w:val="none" w:sz="0" w:space="0" w:color="auto"/>
            <w:right w:val="none" w:sz="0" w:space="0" w:color="auto"/>
          </w:divBdr>
        </w:div>
        <w:div w:id="1863780330">
          <w:marLeft w:val="480"/>
          <w:marRight w:val="0"/>
          <w:marTop w:val="0"/>
          <w:marBottom w:val="0"/>
          <w:divBdr>
            <w:top w:val="none" w:sz="0" w:space="0" w:color="auto"/>
            <w:left w:val="none" w:sz="0" w:space="0" w:color="auto"/>
            <w:bottom w:val="none" w:sz="0" w:space="0" w:color="auto"/>
            <w:right w:val="none" w:sz="0" w:space="0" w:color="auto"/>
          </w:divBdr>
        </w:div>
        <w:div w:id="1872956011">
          <w:marLeft w:val="480"/>
          <w:marRight w:val="0"/>
          <w:marTop w:val="0"/>
          <w:marBottom w:val="0"/>
          <w:divBdr>
            <w:top w:val="none" w:sz="0" w:space="0" w:color="auto"/>
            <w:left w:val="none" w:sz="0" w:space="0" w:color="auto"/>
            <w:bottom w:val="none" w:sz="0" w:space="0" w:color="auto"/>
            <w:right w:val="none" w:sz="0" w:space="0" w:color="auto"/>
          </w:divBdr>
        </w:div>
        <w:div w:id="2046056809">
          <w:marLeft w:val="480"/>
          <w:marRight w:val="0"/>
          <w:marTop w:val="0"/>
          <w:marBottom w:val="0"/>
          <w:divBdr>
            <w:top w:val="none" w:sz="0" w:space="0" w:color="auto"/>
            <w:left w:val="none" w:sz="0" w:space="0" w:color="auto"/>
            <w:bottom w:val="none" w:sz="0" w:space="0" w:color="auto"/>
            <w:right w:val="none" w:sz="0" w:space="0" w:color="auto"/>
          </w:divBdr>
        </w:div>
        <w:div w:id="2129738990">
          <w:marLeft w:val="480"/>
          <w:marRight w:val="0"/>
          <w:marTop w:val="0"/>
          <w:marBottom w:val="0"/>
          <w:divBdr>
            <w:top w:val="none" w:sz="0" w:space="0" w:color="auto"/>
            <w:left w:val="none" w:sz="0" w:space="0" w:color="auto"/>
            <w:bottom w:val="none" w:sz="0" w:space="0" w:color="auto"/>
            <w:right w:val="none" w:sz="0" w:space="0" w:color="auto"/>
          </w:divBdr>
        </w:div>
      </w:divsChild>
    </w:div>
    <w:div w:id="2000576801">
      <w:marLeft w:val="640"/>
      <w:marRight w:val="0"/>
      <w:marTop w:val="0"/>
      <w:marBottom w:val="0"/>
      <w:divBdr>
        <w:top w:val="none" w:sz="0" w:space="0" w:color="auto"/>
        <w:left w:val="none" w:sz="0" w:space="0" w:color="auto"/>
        <w:bottom w:val="none" w:sz="0" w:space="0" w:color="auto"/>
        <w:right w:val="none" w:sz="0" w:space="0" w:color="auto"/>
      </w:divBdr>
    </w:div>
    <w:div w:id="2000965602">
      <w:marLeft w:val="640"/>
      <w:marRight w:val="0"/>
      <w:marTop w:val="0"/>
      <w:marBottom w:val="0"/>
      <w:divBdr>
        <w:top w:val="none" w:sz="0" w:space="0" w:color="auto"/>
        <w:left w:val="none" w:sz="0" w:space="0" w:color="auto"/>
        <w:bottom w:val="none" w:sz="0" w:space="0" w:color="auto"/>
        <w:right w:val="none" w:sz="0" w:space="0" w:color="auto"/>
      </w:divBdr>
    </w:div>
    <w:div w:id="2001033277">
      <w:bodyDiv w:val="1"/>
      <w:marLeft w:val="0"/>
      <w:marRight w:val="0"/>
      <w:marTop w:val="0"/>
      <w:marBottom w:val="0"/>
      <w:divBdr>
        <w:top w:val="none" w:sz="0" w:space="0" w:color="auto"/>
        <w:left w:val="none" w:sz="0" w:space="0" w:color="auto"/>
        <w:bottom w:val="none" w:sz="0" w:space="0" w:color="auto"/>
        <w:right w:val="none" w:sz="0" w:space="0" w:color="auto"/>
      </w:divBdr>
    </w:div>
    <w:div w:id="2001614100">
      <w:marLeft w:val="640"/>
      <w:marRight w:val="0"/>
      <w:marTop w:val="0"/>
      <w:marBottom w:val="0"/>
      <w:divBdr>
        <w:top w:val="none" w:sz="0" w:space="0" w:color="auto"/>
        <w:left w:val="none" w:sz="0" w:space="0" w:color="auto"/>
        <w:bottom w:val="none" w:sz="0" w:space="0" w:color="auto"/>
        <w:right w:val="none" w:sz="0" w:space="0" w:color="auto"/>
      </w:divBdr>
    </w:div>
    <w:div w:id="2002000693">
      <w:marLeft w:val="640"/>
      <w:marRight w:val="0"/>
      <w:marTop w:val="0"/>
      <w:marBottom w:val="0"/>
      <w:divBdr>
        <w:top w:val="none" w:sz="0" w:space="0" w:color="auto"/>
        <w:left w:val="none" w:sz="0" w:space="0" w:color="auto"/>
        <w:bottom w:val="none" w:sz="0" w:space="0" w:color="auto"/>
        <w:right w:val="none" w:sz="0" w:space="0" w:color="auto"/>
      </w:divBdr>
    </w:div>
    <w:div w:id="2002001599">
      <w:bodyDiv w:val="1"/>
      <w:marLeft w:val="0"/>
      <w:marRight w:val="0"/>
      <w:marTop w:val="0"/>
      <w:marBottom w:val="0"/>
      <w:divBdr>
        <w:top w:val="none" w:sz="0" w:space="0" w:color="auto"/>
        <w:left w:val="none" w:sz="0" w:space="0" w:color="auto"/>
        <w:bottom w:val="none" w:sz="0" w:space="0" w:color="auto"/>
        <w:right w:val="none" w:sz="0" w:space="0" w:color="auto"/>
      </w:divBdr>
      <w:divsChild>
        <w:div w:id="7946353">
          <w:marLeft w:val="480"/>
          <w:marRight w:val="0"/>
          <w:marTop w:val="0"/>
          <w:marBottom w:val="0"/>
          <w:divBdr>
            <w:top w:val="none" w:sz="0" w:space="0" w:color="auto"/>
            <w:left w:val="none" w:sz="0" w:space="0" w:color="auto"/>
            <w:bottom w:val="none" w:sz="0" w:space="0" w:color="auto"/>
            <w:right w:val="none" w:sz="0" w:space="0" w:color="auto"/>
          </w:divBdr>
        </w:div>
        <w:div w:id="52853859">
          <w:marLeft w:val="480"/>
          <w:marRight w:val="0"/>
          <w:marTop w:val="0"/>
          <w:marBottom w:val="0"/>
          <w:divBdr>
            <w:top w:val="none" w:sz="0" w:space="0" w:color="auto"/>
            <w:left w:val="none" w:sz="0" w:space="0" w:color="auto"/>
            <w:bottom w:val="none" w:sz="0" w:space="0" w:color="auto"/>
            <w:right w:val="none" w:sz="0" w:space="0" w:color="auto"/>
          </w:divBdr>
        </w:div>
        <w:div w:id="60102617">
          <w:marLeft w:val="480"/>
          <w:marRight w:val="0"/>
          <w:marTop w:val="0"/>
          <w:marBottom w:val="0"/>
          <w:divBdr>
            <w:top w:val="none" w:sz="0" w:space="0" w:color="auto"/>
            <w:left w:val="none" w:sz="0" w:space="0" w:color="auto"/>
            <w:bottom w:val="none" w:sz="0" w:space="0" w:color="auto"/>
            <w:right w:val="none" w:sz="0" w:space="0" w:color="auto"/>
          </w:divBdr>
        </w:div>
        <w:div w:id="70078286">
          <w:marLeft w:val="480"/>
          <w:marRight w:val="0"/>
          <w:marTop w:val="0"/>
          <w:marBottom w:val="0"/>
          <w:divBdr>
            <w:top w:val="none" w:sz="0" w:space="0" w:color="auto"/>
            <w:left w:val="none" w:sz="0" w:space="0" w:color="auto"/>
            <w:bottom w:val="none" w:sz="0" w:space="0" w:color="auto"/>
            <w:right w:val="none" w:sz="0" w:space="0" w:color="auto"/>
          </w:divBdr>
        </w:div>
        <w:div w:id="80182709">
          <w:marLeft w:val="480"/>
          <w:marRight w:val="0"/>
          <w:marTop w:val="0"/>
          <w:marBottom w:val="0"/>
          <w:divBdr>
            <w:top w:val="none" w:sz="0" w:space="0" w:color="auto"/>
            <w:left w:val="none" w:sz="0" w:space="0" w:color="auto"/>
            <w:bottom w:val="none" w:sz="0" w:space="0" w:color="auto"/>
            <w:right w:val="none" w:sz="0" w:space="0" w:color="auto"/>
          </w:divBdr>
        </w:div>
        <w:div w:id="139614184">
          <w:marLeft w:val="480"/>
          <w:marRight w:val="0"/>
          <w:marTop w:val="0"/>
          <w:marBottom w:val="0"/>
          <w:divBdr>
            <w:top w:val="none" w:sz="0" w:space="0" w:color="auto"/>
            <w:left w:val="none" w:sz="0" w:space="0" w:color="auto"/>
            <w:bottom w:val="none" w:sz="0" w:space="0" w:color="auto"/>
            <w:right w:val="none" w:sz="0" w:space="0" w:color="auto"/>
          </w:divBdr>
        </w:div>
        <w:div w:id="142745833">
          <w:marLeft w:val="480"/>
          <w:marRight w:val="0"/>
          <w:marTop w:val="0"/>
          <w:marBottom w:val="0"/>
          <w:divBdr>
            <w:top w:val="none" w:sz="0" w:space="0" w:color="auto"/>
            <w:left w:val="none" w:sz="0" w:space="0" w:color="auto"/>
            <w:bottom w:val="none" w:sz="0" w:space="0" w:color="auto"/>
            <w:right w:val="none" w:sz="0" w:space="0" w:color="auto"/>
          </w:divBdr>
        </w:div>
        <w:div w:id="252711486">
          <w:marLeft w:val="480"/>
          <w:marRight w:val="0"/>
          <w:marTop w:val="0"/>
          <w:marBottom w:val="0"/>
          <w:divBdr>
            <w:top w:val="none" w:sz="0" w:space="0" w:color="auto"/>
            <w:left w:val="none" w:sz="0" w:space="0" w:color="auto"/>
            <w:bottom w:val="none" w:sz="0" w:space="0" w:color="auto"/>
            <w:right w:val="none" w:sz="0" w:space="0" w:color="auto"/>
          </w:divBdr>
        </w:div>
        <w:div w:id="324287154">
          <w:marLeft w:val="480"/>
          <w:marRight w:val="0"/>
          <w:marTop w:val="0"/>
          <w:marBottom w:val="0"/>
          <w:divBdr>
            <w:top w:val="none" w:sz="0" w:space="0" w:color="auto"/>
            <w:left w:val="none" w:sz="0" w:space="0" w:color="auto"/>
            <w:bottom w:val="none" w:sz="0" w:space="0" w:color="auto"/>
            <w:right w:val="none" w:sz="0" w:space="0" w:color="auto"/>
          </w:divBdr>
        </w:div>
        <w:div w:id="363138441">
          <w:marLeft w:val="480"/>
          <w:marRight w:val="0"/>
          <w:marTop w:val="0"/>
          <w:marBottom w:val="0"/>
          <w:divBdr>
            <w:top w:val="none" w:sz="0" w:space="0" w:color="auto"/>
            <w:left w:val="none" w:sz="0" w:space="0" w:color="auto"/>
            <w:bottom w:val="none" w:sz="0" w:space="0" w:color="auto"/>
            <w:right w:val="none" w:sz="0" w:space="0" w:color="auto"/>
          </w:divBdr>
        </w:div>
        <w:div w:id="366568756">
          <w:marLeft w:val="480"/>
          <w:marRight w:val="0"/>
          <w:marTop w:val="0"/>
          <w:marBottom w:val="0"/>
          <w:divBdr>
            <w:top w:val="none" w:sz="0" w:space="0" w:color="auto"/>
            <w:left w:val="none" w:sz="0" w:space="0" w:color="auto"/>
            <w:bottom w:val="none" w:sz="0" w:space="0" w:color="auto"/>
            <w:right w:val="none" w:sz="0" w:space="0" w:color="auto"/>
          </w:divBdr>
        </w:div>
        <w:div w:id="416561888">
          <w:marLeft w:val="480"/>
          <w:marRight w:val="0"/>
          <w:marTop w:val="0"/>
          <w:marBottom w:val="0"/>
          <w:divBdr>
            <w:top w:val="none" w:sz="0" w:space="0" w:color="auto"/>
            <w:left w:val="none" w:sz="0" w:space="0" w:color="auto"/>
            <w:bottom w:val="none" w:sz="0" w:space="0" w:color="auto"/>
            <w:right w:val="none" w:sz="0" w:space="0" w:color="auto"/>
          </w:divBdr>
        </w:div>
        <w:div w:id="440301144">
          <w:marLeft w:val="480"/>
          <w:marRight w:val="0"/>
          <w:marTop w:val="0"/>
          <w:marBottom w:val="0"/>
          <w:divBdr>
            <w:top w:val="none" w:sz="0" w:space="0" w:color="auto"/>
            <w:left w:val="none" w:sz="0" w:space="0" w:color="auto"/>
            <w:bottom w:val="none" w:sz="0" w:space="0" w:color="auto"/>
            <w:right w:val="none" w:sz="0" w:space="0" w:color="auto"/>
          </w:divBdr>
        </w:div>
        <w:div w:id="514271733">
          <w:marLeft w:val="480"/>
          <w:marRight w:val="0"/>
          <w:marTop w:val="0"/>
          <w:marBottom w:val="0"/>
          <w:divBdr>
            <w:top w:val="none" w:sz="0" w:space="0" w:color="auto"/>
            <w:left w:val="none" w:sz="0" w:space="0" w:color="auto"/>
            <w:bottom w:val="none" w:sz="0" w:space="0" w:color="auto"/>
            <w:right w:val="none" w:sz="0" w:space="0" w:color="auto"/>
          </w:divBdr>
        </w:div>
        <w:div w:id="528295495">
          <w:marLeft w:val="480"/>
          <w:marRight w:val="0"/>
          <w:marTop w:val="0"/>
          <w:marBottom w:val="0"/>
          <w:divBdr>
            <w:top w:val="none" w:sz="0" w:space="0" w:color="auto"/>
            <w:left w:val="none" w:sz="0" w:space="0" w:color="auto"/>
            <w:bottom w:val="none" w:sz="0" w:space="0" w:color="auto"/>
            <w:right w:val="none" w:sz="0" w:space="0" w:color="auto"/>
          </w:divBdr>
        </w:div>
        <w:div w:id="568617933">
          <w:marLeft w:val="480"/>
          <w:marRight w:val="0"/>
          <w:marTop w:val="0"/>
          <w:marBottom w:val="0"/>
          <w:divBdr>
            <w:top w:val="none" w:sz="0" w:space="0" w:color="auto"/>
            <w:left w:val="none" w:sz="0" w:space="0" w:color="auto"/>
            <w:bottom w:val="none" w:sz="0" w:space="0" w:color="auto"/>
            <w:right w:val="none" w:sz="0" w:space="0" w:color="auto"/>
          </w:divBdr>
        </w:div>
        <w:div w:id="588999608">
          <w:marLeft w:val="480"/>
          <w:marRight w:val="0"/>
          <w:marTop w:val="0"/>
          <w:marBottom w:val="0"/>
          <w:divBdr>
            <w:top w:val="none" w:sz="0" w:space="0" w:color="auto"/>
            <w:left w:val="none" w:sz="0" w:space="0" w:color="auto"/>
            <w:bottom w:val="none" w:sz="0" w:space="0" w:color="auto"/>
            <w:right w:val="none" w:sz="0" w:space="0" w:color="auto"/>
          </w:divBdr>
        </w:div>
        <w:div w:id="601113163">
          <w:marLeft w:val="480"/>
          <w:marRight w:val="0"/>
          <w:marTop w:val="0"/>
          <w:marBottom w:val="0"/>
          <w:divBdr>
            <w:top w:val="none" w:sz="0" w:space="0" w:color="auto"/>
            <w:left w:val="none" w:sz="0" w:space="0" w:color="auto"/>
            <w:bottom w:val="none" w:sz="0" w:space="0" w:color="auto"/>
            <w:right w:val="none" w:sz="0" w:space="0" w:color="auto"/>
          </w:divBdr>
        </w:div>
        <w:div w:id="748622603">
          <w:marLeft w:val="480"/>
          <w:marRight w:val="0"/>
          <w:marTop w:val="0"/>
          <w:marBottom w:val="0"/>
          <w:divBdr>
            <w:top w:val="none" w:sz="0" w:space="0" w:color="auto"/>
            <w:left w:val="none" w:sz="0" w:space="0" w:color="auto"/>
            <w:bottom w:val="none" w:sz="0" w:space="0" w:color="auto"/>
            <w:right w:val="none" w:sz="0" w:space="0" w:color="auto"/>
          </w:divBdr>
        </w:div>
        <w:div w:id="758719662">
          <w:marLeft w:val="480"/>
          <w:marRight w:val="0"/>
          <w:marTop w:val="0"/>
          <w:marBottom w:val="0"/>
          <w:divBdr>
            <w:top w:val="none" w:sz="0" w:space="0" w:color="auto"/>
            <w:left w:val="none" w:sz="0" w:space="0" w:color="auto"/>
            <w:bottom w:val="none" w:sz="0" w:space="0" w:color="auto"/>
            <w:right w:val="none" w:sz="0" w:space="0" w:color="auto"/>
          </w:divBdr>
        </w:div>
        <w:div w:id="798381499">
          <w:marLeft w:val="480"/>
          <w:marRight w:val="0"/>
          <w:marTop w:val="0"/>
          <w:marBottom w:val="0"/>
          <w:divBdr>
            <w:top w:val="none" w:sz="0" w:space="0" w:color="auto"/>
            <w:left w:val="none" w:sz="0" w:space="0" w:color="auto"/>
            <w:bottom w:val="none" w:sz="0" w:space="0" w:color="auto"/>
            <w:right w:val="none" w:sz="0" w:space="0" w:color="auto"/>
          </w:divBdr>
        </w:div>
        <w:div w:id="830759413">
          <w:marLeft w:val="480"/>
          <w:marRight w:val="0"/>
          <w:marTop w:val="0"/>
          <w:marBottom w:val="0"/>
          <w:divBdr>
            <w:top w:val="none" w:sz="0" w:space="0" w:color="auto"/>
            <w:left w:val="none" w:sz="0" w:space="0" w:color="auto"/>
            <w:bottom w:val="none" w:sz="0" w:space="0" w:color="auto"/>
            <w:right w:val="none" w:sz="0" w:space="0" w:color="auto"/>
          </w:divBdr>
        </w:div>
        <w:div w:id="841628652">
          <w:marLeft w:val="480"/>
          <w:marRight w:val="0"/>
          <w:marTop w:val="0"/>
          <w:marBottom w:val="0"/>
          <w:divBdr>
            <w:top w:val="none" w:sz="0" w:space="0" w:color="auto"/>
            <w:left w:val="none" w:sz="0" w:space="0" w:color="auto"/>
            <w:bottom w:val="none" w:sz="0" w:space="0" w:color="auto"/>
            <w:right w:val="none" w:sz="0" w:space="0" w:color="auto"/>
          </w:divBdr>
        </w:div>
        <w:div w:id="848059383">
          <w:marLeft w:val="480"/>
          <w:marRight w:val="0"/>
          <w:marTop w:val="0"/>
          <w:marBottom w:val="0"/>
          <w:divBdr>
            <w:top w:val="none" w:sz="0" w:space="0" w:color="auto"/>
            <w:left w:val="none" w:sz="0" w:space="0" w:color="auto"/>
            <w:bottom w:val="none" w:sz="0" w:space="0" w:color="auto"/>
            <w:right w:val="none" w:sz="0" w:space="0" w:color="auto"/>
          </w:divBdr>
        </w:div>
        <w:div w:id="872574292">
          <w:marLeft w:val="480"/>
          <w:marRight w:val="0"/>
          <w:marTop w:val="0"/>
          <w:marBottom w:val="0"/>
          <w:divBdr>
            <w:top w:val="none" w:sz="0" w:space="0" w:color="auto"/>
            <w:left w:val="none" w:sz="0" w:space="0" w:color="auto"/>
            <w:bottom w:val="none" w:sz="0" w:space="0" w:color="auto"/>
            <w:right w:val="none" w:sz="0" w:space="0" w:color="auto"/>
          </w:divBdr>
        </w:div>
        <w:div w:id="906112775">
          <w:marLeft w:val="480"/>
          <w:marRight w:val="0"/>
          <w:marTop w:val="0"/>
          <w:marBottom w:val="0"/>
          <w:divBdr>
            <w:top w:val="none" w:sz="0" w:space="0" w:color="auto"/>
            <w:left w:val="none" w:sz="0" w:space="0" w:color="auto"/>
            <w:bottom w:val="none" w:sz="0" w:space="0" w:color="auto"/>
            <w:right w:val="none" w:sz="0" w:space="0" w:color="auto"/>
          </w:divBdr>
        </w:div>
        <w:div w:id="918637341">
          <w:marLeft w:val="480"/>
          <w:marRight w:val="0"/>
          <w:marTop w:val="0"/>
          <w:marBottom w:val="0"/>
          <w:divBdr>
            <w:top w:val="none" w:sz="0" w:space="0" w:color="auto"/>
            <w:left w:val="none" w:sz="0" w:space="0" w:color="auto"/>
            <w:bottom w:val="none" w:sz="0" w:space="0" w:color="auto"/>
            <w:right w:val="none" w:sz="0" w:space="0" w:color="auto"/>
          </w:divBdr>
        </w:div>
        <w:div w:id="921648894">
          <w:marLeft w:val="480"/>
          <w:marRight w:val="0"/>
          <w:marTop w:val="0"/>
          <w:marBottom w:val="0"/>
          <w:divBdr>
            <w:top w:val="none" w:sz="0" w:space="0" w:color="auto"/>
            <w:left w:val="none" w:sz="0" w:space="0" w:color="auto"/>
            <w:bottom w:val="none" w:sz="0" w:space="0" w:color="auto"/>
            <w:right w:val="none" w:sz="0" w:space="0" w:color="auto"/>
          </w:divBdr>
        </w:div>
        <w:div w:id="988631740">
          <w:marLeft w:val="480"/>
          <w:marRight w:val="0"/>
          <w:marTop w:val="0"/>
          <w:marBottom w:val="0"/>
          <w:divBdr>
            <w:top w:val="none" w:sz="0" w:space="0" w:color="auto"/>
            <w:left w:val="none" w:sz="0" w:space="0" w:color="auto"/>
            <w:bottom w:val="none" w:sz="0" w:space="0" w:color="auto"/>
            <w:right w:val="none" w:sz="0" w:space="0" w:color="auto"/>
          </w:divBdr>
        </w:div>
        <w:div w:id="1002898467">
          <w:marLeft w:val="480"/>
          <w:marRight w:val="0"/>
          <w:marTop w:val="0"/>
          <w:marBottom w:val="0"/>
          <w:divBdr>
            <w:top w:val="none" w:sz="0" w:space="0" w:color="auto"/>
            <w:left w:val="none" w:sz="0" w:space="0" w:color="auto"/>
            <w:bottom w:val="none" w:sz="0" w:space="0" w:color="auto"/>
            <w:right w:val="none" w:sz="0" w:space="0" w:color="auto"/>
          </w:divBdr>
        </w:div>
        <w:div w:id="1031418829">
          <w:marLeft w:val="480"/>
          <w:marRight w:val="0"/>
          <w:marTop w:val="0"/>
          <w:marBottom w:val="0"/>
          <w:divBdr>
            <w:top w:val="none" w:sz="0" w:space="0" w:color="auto"/>
            <w:left w:val="none" w:sz="0" w:space="0" w:color="auto"/>
            <w:bottom w:val="none" w:sz="0" w:space="0" w:color="auto"/>
            <w:right w:val="none" w:sz="0" w:space="0" w:color="auto"/>
          </w:divBdr>
        </w:div>
        <w:div w:id="1060708510">
          <w:marLeft w:val="480"/>
          <w:marRight w:val="0"/>
          <w:marTop w:val="0"/>
          <w:marBottom w:val="0"/>
          <w:divBdr>
            <w:top w:val="none" w:sz="0" w:space="0" w:color="auto"/>
            <w:left w:val="none" w:sz="0" w:space="0" w:color="auto"/>
            <w:bottom w:val="none" w:sz="0" w:space="0" w:color="auto"/>
            <w:right w:val="none" w:sz="0" w:space="0" w:color="auto"/>
          </w:divBdr>
        </w:div>
        <w:div w:id="1182351751">
          <w:marLeft w:val="480"/>
          <w:marRight w:val="0"/>
          <w:marTop w:val="0"/>
          <w:marBottom w:val="0"/>
          <w:divBdr>
            <w:top w:val="none" w:sz="0" w:space="0" w:color="auto"/>
            <w:left w:val="none" w:sz="0" w:space="0" w:color="auto"/>
            <w:bottom w:val="none" w:sz="0" w:space="0" w:color="auto"/>
            <w:right w:val="none" w:sz="0" w:space="0" w:color="auto"/>
          </w:divBdr>
        </w:div>
        <w:div w:id="1220439697">
          <w:marLeft w:val="480"/>
          <w:marRight w:val="0"/>
          <w:marTop w:val="0"/>
          <w:marBottom w:val="0"/>
          <w:divBdr>
            <w:top w:val="none" w:sz="0" w:space="0" w:color="auto"/>
            <w:left w:val="none" w:sz="0" w:space="0" w:color="auto"/>
            <w:bottom w:val="none" w:sz="0" w:space="0" w:color="auto"/>
            <w:right w:val="none" w:sz="0" w:space="0" w:color="auto"/>
          </w:divBdr>
        </w:div>
        <w:div w:id="1220633516">
          <w:marLeft w:val="480"/>
          <w:marRight w:val="0"/>
          <w:marTop w:val="0"/>
          <w:marBottom w:val="0"/>
          <w:divBdr>
            <w:top w:val="none" w:sz="0" w:space="0" w:color="auto"/>
            <w:left w:val="none" w:sz="0" w:space="0" w:color="auto"/>
            <w:bottom w:val="none" w:sz="0" w:space="0" w:color="auto"/>
            <w:right w:val="none" w:sz="0" w:space="0" w:color="auto"/>
          </w:divBdr>
        </w:div>
        <w:div w:id="1230724422">
          <w:marLeft w:val="480"/>
          <w:marRight w:val="0"/>
          <w:marTop w:val="0"/>
          <w:marBottom w:val="0"/>
          <w:divBdr>
            <w:top w:val="none" w:sz="0" w:space="0" w:color="auto"/>
            <w:left w:val="none" w:sz="0" w:space="0" w:color="auto"/>
            <w:bottom w:val="none" w:sz="0" w:space="0" w:color="auto"/>
            <w:right w:val="none" w:sz="0" w:space="0" w:color="auto"/>
          </w:divBdr>
        </w:div>
        <w:div w:id="1240676263">
          <w:marLeft w:val="480"/>
          <w:marRight w:val="0"/>
          <w:marTop w:val="0"/>
          <w:marBottom w:val="0"/>
          <w:divBdr>
            <w:top w:val="none" w:sz="0" w:space="0" w:color="auto"/>
            <w:left w:val="none" w:sz="0" w:space="0" w:color="auto"/>
            <w:bottom w:val="none" w:sz="0" w:space="0" w:color="auto"/>
            <w:right w:val="none" w:sz="0" w:space="0" w:color="auto"/>
          </w:divBdr>
        </w:div>
        <w:div w:id="1251042318">
          <w:marLeft w:val="480"/>
          <w:marRight w:val="0"/>
          <w:marTop w:val="0"/>
          <w:marBottom w:val="0"/>
          <w:divBdr>
            <w:top w:val="none" w:sz="0" w:space="0" w:color="auto"/>
            <w:left w:val="none" w:sz="0" w:space="0" w:color="auto"/>
            <w:bottom w:val="none" w:sz="0" w:space="0" w:color="auto"/>
            <w:right w:val="none" w:sz="0" w:space="0" w:color="auto"/>
          </w:divBdr>
        </w:div>
        <w:div w:id="1254818100">
          <w:marLeft w:val="480"/>
          <w:marRight w:val="0"/>
          <w:marTop w:val="0"/>
          <w:marBottom w:val="0"/>
          <w:divBdr>
            <w:top w:val="none" w:sz="0" w:space="0" w:color="auto"/>
            <w:left w:val="none" w:sz="0" w:space="0" w:color="auto"/>
            <w:bottom w:val="none" w:sz="0" w:space="0" w:color="auto"/>
            <w:right w:val="none" w:sz="0" w:space="0" w:color="auto"/>
          </w:divBdr>
        </w:div>
        <w:div w:id="1382905110">
          <w:marLeft w:val="480"/>
          <w:marRight w:val="0"/>
          <w:marTop w:val="0"/>
          <w:marBottom w:val="0"/>
          <w:divBdr>
            <w:top w:val="none" w:sz="0" w:space="0" w:color="auto"/>
            <w:left w:val="none" w:sz="0" w:space="0" w:color="auto"/>
            <w:bottom w:val="none" w:sz="0" w:space="0" w:color="auto"/>
            <w:right w:val="none" w:sz="0" w:space="0" w:color="auto"/>
          </w:divBdr>
        </w:div>
        <w:div w:id="1412894940">
          <w:marLeft w:val="480"/>
          <w:marRight w:val="0"/>
          <w:marTop w:val="0"/>
          <w:marBottom w:val="0"/>
          <w:divBdr>
            <w:top w:val="none" w:sz="0" w:space="0" w:color="auto"/>
            <w:left w:val="none" w:sz="0" w:space="0" w:color="auto"/>
            <w:bottom w:val="none" w:sz="0" w:space="0" w:color="auto"/>
            <w:right w:val="none" w:sz="0" w:space="0" w:color="auto"/>
          </w:divBdr>
        </w:div>
        <w:div w:id="1477138425">
          <w:marLeft w:val="480"/>
          <w:marRight w:val="0"/>
          <w:marTop w:val="0"/>
          <w:marBottom w:val="0"/>
          <w:divBdr>
            <w:top w:val="none" w:sz="0" w:space="0" w:color="auto"/>
            <w:left w:val="none" w:sz="0" w:space="0" w:color="auto"/>
            <w:bottom w:val="none" w:sz="0" w:space="0" w:color="auto"/>
            <w:right w:val="none" w:sz="0" w:space="0" w:color="auto"/>
          </w:divBdr>
        </w:div>
        <w:div w:id="1506357639">
          <w:marLeft w:val="480"/>
          <w:marRight w:val="0"/>
          <w:marTop w:val="0"/>
          <w:marBottom w:val="0"/>
          <w:divBdr>
            <w:top w:val="none" w:sz="0" w:space="0" w:color="auto"/>
            <w:left w:val="none" w:sz="0" w:space="0" w:color="auto"/>
            <w:bottom w:val="none" w:sz="0" w:space="0" w:color="auto"/>
            <w:right w:val="none" w:sz="0" w:space="0" w:color="auto"/>
          </w:divBdr>
        </w:div>
        <w:div w:id="1535192090">
          <w:marLeft w:val="480"/>
          <w:marRight w:val="0"/>
          <w:marTop w:val="0"/>
          <w:marBottom w:val="0"/>
          <w:divBdr>
            <w:top w:val="none" w:sz="0" w:space="0" w:color="auto"/>
            <w:left w:val="none" w:sz="0" w:space="0" w:color="auto"/>
            <w:bottom w:val="none" w:sz="0" w:space="0" w:color="auto"/>
            <w:right w:val="none" w:sz="0" w:space="0" w:color="auto"/>
          </w:divBdr>
        </w:div>
        <w:div w:id="1585609957">
          <w:marLeft w:val="480"/>
          <w:marRight w:val="0"/>
          <w:marTop w:val="0"/>
          <w:marBottom w:val="0"/>
          <w:divBdr>
            <w:top w:val="none" w:sz="0" w:space="0" w:color="auto"/>
            <w:left w:val="none" w:sz="0" w:space="0" w:color="auto"/>
            <w:bottom w:val="none" w:sz="0" w:space="0" w:color="auto"/>
            <w:right w:val="none" w:sz="0" w:space="0" w:color="auto"/>
          </w:divBdr>
        </w:div>
        <w:div w:id="1626736326">
          <w:marLeft w:val="480"/>
          <w:marRight w:val="0"/>
          <w:marTop w:val="0"/>
          <w:marBottom w:val="0"/>
          <w:divBdr>
            <w:top w:val="none" w:sz="0" w:space="0" w:color="auto"/>
            <w:left w:val="none" w:sz="0" w:space="0" w:color="auto"/>
            <w:bottom w:val="none" w:sz="0" w:space="0" w:color="auto"/>
            <w:right w:val="none" w:sz="0" w:space="0" w:color="auto"/>
          </w:divBdr>
        </w:div>
        <w:div w:id="1639336151">
          <w:marLeft w:val="480"/>
          <w:marRight w:val="0"/>
          <w:marTop w:val="0"/>
          <w:marBottom w:val="0"/>
          <w:divBdr>
            <w:top w:val="none" w:sz="0" w:space="0" w:color="auto"/>
            <w:left w:val="none" w:sz="0" w:space="0" w:color="auto"/>
            <w:bottom w:val="none" w:sz="0" w:space="0" w:color="auto"/>
            <w:right w:val="none" w:sz="0" w:space="0" w:color="auto"/>
          </w:divBdr>
        </w:div>
        <w:div w:id="1649944259">
          <w:marLeft w:val="480"/>
          <w:marRight w:val="0"/>
          <w:marTop w:val="0"/>
          <w:marBottom w:val="0"/>
          <w:divBdr>
            <w:top w:val="none" w:sz="0" w:space="0" w:color="auto"/>
            <w:left w:val="none" w:sz="0" w:space="0" w:color="auto"/>
            <w:bottom w:val="none" w:sz="0" w:space="0" w:color="auto"/>
            <w:right w:val="none" w:sz="0" w:space="0" w:color="auto"/>
          </w:divBdr>
        </w:div>
        <w:div w:id="1692491696">
          <w:marLeft w:val="480"/>
          <w:marRight w:val="0"/>
          <w:marTop w:val="0"/>
          <w:marBottom w:val="0"/>
          <w:divBdr>
            <w:top w:val="none" w:sz="0" w:space="0" w:color="auto"/>
            <w:left w:val="none" w:sz="0" w:space="0" w:color="auto"/>
            <w:bottom w:val="none" w:sz="0" w:space="0" w:color="auto"/>
            <w:right w:val="none" w:sz="0" w:space="0" w:color="auto"/>
          </w:divBdr>
        </w:div>
        <w:div w:id="1707481468">
          <w:marLeft w:val="480"/>
          <w:marRight w:val="0"/>
          <w:marTop w:val="0"/>
          <w:marBottom w:val="0"/>
          <w:divBdr>
            <w:top w:val="none" w:sz="0" w:space="0" w:color="auto"/>
            <w:left w:val="none" w:sz="0" w:space="0" w:color="auto"/>
            <w:bottom w:val="none" w:sz="0" w:space="0" w:color="auto"/>
            <w:right w:val="none" w:sz="0" w:space="0" w:color="auto"/>
          </w:divBdr>
        </w:div>
        <w:div w:id="1717318571">
          <w:marLeft w:val="480"/>
          <w:marRight w:val="0"/>
          <w:marTop w:val="0"/>
          <w:marBottom w:val="0"/>
          <w:divBdr>
            <w:top w:val="none" w:sz="0" w:space="0" w:color="auto"/>
            <w:left w:val="none" w:sz="0" w:space="0" w:color="auto"/>
            <w:bottom w:val="none" w:sz="0" w:space="0" w:color="auto"/>
            <w:right w:val="none" w:sz="0" w:space="0" w:color="auto"/>
          </w:divBdr>
        </w:div>
        <w:div w:id="1811631231">
          <w:marLeft w:val="480"/>
          <w:marRight w:val="0"/>
          <w:marTop w:val="0"/>
          <w:marBottom w:val="0"/>
          <w:divBdr>
            <w:top w:val="none" w:sz="0" w:space="0" w:color="auto"/>
            <w:left w:val="none" w:sz="0" w:space="0" w:color="auto"/>
            <w:bottom w:val="none" w:sz="0" w:space="0" w:color="auto"/>
            <w:right w:val="none" w:sz="0" w:space="0" w:color="auto"/>
          </w:divBdr>
        </w:div>
        <w:div w:id="1832524527">
          <w:marLeft w:val="480"/>
          <w:marRight w:val="0"/>
          <w:marTop w:val="0"/>
          <w:marBottom w:val="0"/>
          <w:divBdr>
            <w:top w:val="none" w:sz="0" w:space="0" w:color="auto"/>
            <w:left w:val="none" w:sz="0" w:space="0" w:color="auto"/>
            <w:bottom w:val="none" w:sz="0" w:space="0" w:color="auto"/>
            <w:right w:val="none" w:sz="0" w:space="0" w:color="auto"/>
          </w:divBdr>
        </w:div>
        <w:div w:id="1841383775">
          <w:marLeft w:val="480"/>
          <w:marRight w:val="0"/>
          <w:marTop w:val="0"/>
          <w:marBottom w:val="0"/>
          <w:divBdr>
            <w:top w:val="none" w:sz="0" w:space="0" w:color="auto"/>
            <w:left w:val="none" w:sz="0" w:space="0" w:color="auto"/>
            <w:bottom w:val="none" w:sz="0" w:space="0" w:color="auto"/>
            <w:right w:val="none" w:sz="0" w:space="0" w:color="auto"/>
          </w:divBdr>
        </w:div>
        <w:div w:id="1867710691">
          <w:marLeft w:val="480"/>
          <w:marRight w:val="0"/>
          <w:marTop w:val="0"/>
          <w:marBottom w:val="0"/>
          <w:divBdr>
            <w:top w:val="none" w:sz="0" w:space="0" w:color="auto"/>
            <w:left w:val="none" w:sz="0" w:space="0" w:color="auto"/>
            <w:bottom w:val="none" w:sz="0" w:space="0" w:color="auto"/>
            <w:right w:val="none" w:sz="0" w:space="0" w:color="auto"/>
          </w:divBdr>
        </w:div>
        <w:div w:id="1972785951">
          <w:marLeft w:val="480"/>
          <w:marRight w:val="0"/>
          <w:marTop w:val="0"/>
          <w:marBottom w:val="0"/>
          <w:divBdr>
            <w:top w:val="none" w:sz="0" w:space="0" w:color="auto"/>
            <w:left w:val="none" w:sz="0" w:space="0" w:color="auto"/>
            <w:bottom w:val="none" w:sz="0" w:space="0" w:color="auto"/>
            <w:right w:val="none" w:sz="0" w:space="0" w:color="auto"/>
          </w:divBdr>
        </w:div>
        <w:div w:id="1976132709">
          <w:marLeft w:val="480"/>
          <w:marRight w:val="0"/>
          <w:marTop w:val="0"/>
          <w:marBottom w:val="0"/>
          <w:divBdr>
            <w:top w:val="none" w:sz="0" w:space="0" w:color="auto"/>
            <w:left w:val="none" w:sz="0" w:space="0" w:color="auto"/>
            <w:bottom w:val="none" w:sz="0" w:space="0" w:color="auto"/>
            <w:right w:val="none" w:sz="0" w:space="0" w:color="auto"/>
          </w:divBdr>
        </w:div>
        <w:div w:id="1978603234">
          <w:marLeft w:val="480"/>
          <w:marRight w:val="0"/>
          <w:marTop w:val="0"/>
          <w:marBottom w:val="0"/>
          <w:divBdr>
            <w:top w:val="none" w:sz="0" w:space="0" w:color="auto"/>
            <w:left w:val="none" w:sz="0" w:space="0" w:color="auto"/>
            <w:bottom w:val="none" w:sz="0" w:space="0" w:color="auto"/>
            <w:right w:val="none" w:sz="0" w:space="0" w:color="auto"/>
          </w:divBdr>
        </w:div>
        <w:div w:id="2014255014">
          <w:marLeft w:val="480"/>
          <w:marRight w:val="0"/>
          <w:marTop w:val="0"/>
          <w:marBottom w:val="0"/>
          <w:divBdr>
            <w:top w:val="none" w:sz="0" w:space="0" w:color="auto"/>
            <w:left w:val="none" w:sz="0" w:space="0" w:color="auto"/>
            <w:bottom w:val="none" w:sz="0" w:space="0" w:color="auto"/>
            <w:right w:val="none" w:sz="0" w:space="0" w:color="auto"/>
          </w:divBdr>
        </w:div>
        <w:div w:id="2049913190">
          <w:marLeft w:val="480"/>
          <w:marRight w:val="0"/>
          <w:marTop w:val="0"/>
          <w:marBottom w:val="0"/>
          <w:divBdr>
            <w:top w:val="none" w:sz="0" w:space="0" w:color="auto"/>
            <w:left w:val="none" w:sz="0" w:space="0" w:color="auto"/>
            <w:bottom w:val="none" w:sz="0" w:space="0" w:color="auto"/>
            <w:right w:val="none" w:sz="0" w:space="0" w:color="auto"/>
          </w:divBdr>
        </w:div>
        <w:div w:id="2052536574">
          <w:marLeft w:val="480"/>
          <w:marRight w:val="0"/>
          <w:marTop w:val="0"/>
          <w:marBottom w:val="0"/>
          <w:divBdr>
            <w:top w:val="none" w:sz="0" w:space="0" w:color="auto"/>
            <w:left w:val="none" w:sz="0" w:space="0" w:color="auto"/>
            <w:bottom w:val="none" w:sz="0" w:space="0" w:color="auto"/>
            <w:right w:val="none" w:sz="0" w:space="0" w:color="auto"/>
          </w:divBdr>
        </w:div>
        <w:div w:id="2084794817">
          <w:marLeft w:val="480"/>
          <w:marRight w:val="0"/>
          <w:marTop w:val="0"/>
          <w:marBottom w:val="0"/>
          <w:divBdr>
            <w:top w:val="none" w:sz="0" w:space="0" w:color="auto"/>
            <w:left w:val="none" w:sz="0" w:space="0" w:color="auto"/>
            <w:bottom w:val="none" w:sz="0" w:space="0" w:color="auto"/>
            <w:right w:val="none" w:sz="0" w:space="0" w:color="auto"/>
          </w:divBdr>
        </w:div>
        <w:div w:id="2125339403">
          <w:marLeft w:val="480"/>
          <w:marRight w:val="0"/>
          <w:marTop w:val="0"/>
          <w:marBottom w:val="0"/>
          <w:divBdr>
            <w:top w:val="none" w:sz="0" w:space="0" w:color="auto"/>
            <w:left w:val="none" w:sz="0" w:space="0" w:color="auto"/>
            <w:bottom w:val="none" w:sz="0" w:space="0" w:color="auto"/>
            <w:right w:val="none" w:sz="0" w:space="0" w:color="auto"/>
          </w:divBdr>
        </w:div>
      </w:divsChild>
    </w:div>
    <w:div w:id="2002536273">
      <w:marLeft w:val="640"/>
      <w:marRight w:val="0"/>
      <w:marTop w:val="0"/>
      <w:marBottom w:val="0"/>
      <w:divBdr>
        <w:top w:val="none" w:sz="0" w:space="0" w:color="auto"/>
        <w:left w:val="none" w:sz="0" w:space="0" w:color="auto"/>
        <w:bottom w:val="none" w:sz="0" w:space="0" w:color="auto"/>
        <w:right w:val="none" w:sz="0" w:space="0" w:color="auto"/>
      </w:divBdr>
    </w:div>
    <w:div w:id="2003118659">
      <w:marLeft w:val="640"/>
      <w:marRight w:val="0"/>
      <w:marTop w:val="0"/>
      <w:marBottom w:val="0"/>
      <w:divBdr>
        <w:top w:val="none" w:sz="0" w:space="0" w:color="auto"/>
        <w:left w:val="none" w:sz="0" w:space="0" w:color="auto"/>
        <w:bottom w:val="none" w:sz="0" w:space="0" w:color="auto"/>
        <w:right w:val="none" w:sz="0" w:space="0" w:color="auto"/>
      </w:divBdr>
    </w:div>
    <w:div w:id="2003656427">
      <w:bodyDiv w:val="1"/>
      <w:marLeft w:val="0"/>
      <w:marRight w:val="0"/>
      <w:marTop w:val="0"/>
      <w:marBottom w:val="0"/>
      <w:divBdr>
        <w:top w:val="none" w:sz="0" w:space="0" w:color="auto"/>
        <w:left w:val="none" w:sz="0" w:space="0" w:color="auto"/>
        <w:bottom w:val="none" w:sz="0" w:space="0" w:color="auto"/>
        <w:right w:val="none" w:sz="0" w:space="0" w:color="auto"/>
      </w:divBdr>
    </w:div>
    <w:div w:id="2003968212">
      <w:marLeft w:val="640"/>
      <w:marRight w:val="0"/>
      <w:marTop w:val="0"/>
      <w:marBottom w:val="0"/>
      <w:divBdr>
        <w:top w:val="none" w:sz="0" w:space="0" w:color="auto"/>
        <w:left w:val="none" w:sz="0" w:space="0" w:color="auto"/>
        <w:bottom w:val="none" w:sz="0" w:space="0" w:color="auto"/>
        <w:right w:val="none" w:sz="0" w:space="0" w:color="auto"/>
      </w:divBdr>
    </w:div>
    <w:div w:id="2004116171">
      <w:marLeft w:val="640"/>
      <w:marRight w:val="0"/>
      <w:marTop w:val="0"/>
      <w:marBottom w:val="0"/>
      <w:divBdr>
        <w:top w:val="none" w:sz="0" w:space="0" w:color="auto"/>
        <w:left w:val="none" w:sz="0" w:space="0" w:color="auto"/>
        <w:bottom w:val="none" w:sz="0" w:space="0" w:color="auto"/>
        <w:right w:val="none" w:sz="0" w:space="0" w:color="auto"/>
      </w:divBdr>
    </w:div>
    <w:div w:id="2004620913">
      <w:marLeft w:val="640"/>
      <w:marRight w:val="0"/>
      <w:marTop w:val="0"/>
      <w:marBottom w:val="0"/>
      <w:divBdr>
        <w:top w:val="none" w:sz="0" w:space="0" w:color="auto"/>
        <w:left w:val="none" w:sz="0" w:space="0" w:color="auto"/>
        <w:bottom w:val="none" w:sz="0" w:space="0" w:color="auto"/>
        <w:right w:val="none" w:sz="0" w:space="0" w:color="auto"/>
      </w:divBdr>
    </w:div>
    <w:div w:id="2004896758">
      <w:marLeft w:val="640"/>
      <w:marRight w:val="0"/>
      <w:marTop w:val="0"/>
      <w:marBottom w:val="0"/>
      <w:divBdr>
        <w:top w:val="none" w:sz="0" w:space="0" w:color="auto"/>
        <w:left w:val="none" w:sz="0" w:space="0" w:color="auto"/>
        <w:bottom w:val="none" w:sz="0" w:space="0" w:color="auto"/>
        <w:right w:val="none" w:sz="0" w:space="0" w:color="auto"/>
      </w:divBdr>
    </w:div>
    <w:div w:id="2005623283">
      <w:marLeft w:val="640"/>
      <w:marRight w:val="0"/>
      <w:marTop w:val="0"/>
      <w:marBottom w:val="0"/>
      <w:divBdr>
        <w:top w:val="none" w:sz="0" w:space="0" w:color="auto"/>
        <w:left w:val="none" w:sz="0" w:space="0" w:color="auto"/>
        <w:bottom w:val="none" w:sz="0" w:space="0" w:color="auto"/>
        <w:right w:val="none" w:sz="0" w:space="0" w:color="auto"/>
      </w:divBdr>
    </w:div>
    <w:div w:id="2005862625">
      <w:bodyDiv w:val="1"/>
      <w:marLeft w:val="0"/>
      <w:marRight w:val="0"/>
      <w:marTop w:val="0"/>
      <w:marBottom w:val="0"/>
      <w:divBdr>
        <w:top w:val="none" w:sz="0" w:space="0" w:color="auto"/>
        <w:left w:val="none" w:sz="0" w:space="0" w:color="auto"/>
        <w:bottom w:val="none" w:sz="0" w:space="0" w:color="auto"/>
        <w:right w:val="none" w:sz="0" w:space="0" w:color="auto"/>
      </w:divBdr>
    </w:div>
    <w:div w:id="2006786596">
      <w:marLeft w:val="640"/>
      <w:marRight w:val="0"/>
      <w:marTop w:val="0"/>
      <w:marBottom w:val="0"/>
      <w:divBdr>
        <w:top w:val="none" w:sz="0" w:space="0" w:color="auto"/>
        <w:left w:val="none" w:sz="0" w:space="0" w:color="auto"/>
        <w:bottom w:val="none" w:sz="0" w:space="0" w:color="auto"/>
        <w:right w:val="none" w:sz="0" w:space="0" w:color="auto"/>
      </w:divBdr>
    </w:div>
    <w:div w:id="2007249878">
      <w:marLeft w:val="640"/>
      <w:marRight w:val="0"/>
      <w:marTop w:val="0"/>
      <w:marBottom w:val="0"/>
      <w:divBdr>
        <w:top w:val="none" w:sz="0" w:space="0" w:color="auto"/>
        <w:left w:val="none" w:sz="0" w:space="0" w:color="auto"/>
        <w:bottom w:val="none" w:sz="0" w:space="0" w:color="auto"/>
        <w:right w:val="none" w:sz="0" w:space="0" w:color="auto"/>
      </w:divBdr>
    </w:div>
    <w:div w:id="2007321897">
      <w:marLeft w:val="640"/>
      <w:marRight w:val="0"/>
      <w:marTop w:val="0"/>
      <w:marBottom w:val="0"/>
      <w:divBdr>
        <w:top w:val="none" w:sz="0" w:space="0" w:color="auto"/>
        <w:left w:val="none" w:sz="0" w:space="0" w:color="auto"/>
        <w:bottom w:val="none" w:sz="0" w:space="0" w:color="auto"/>
        <w:right w:val="none" w:sz="0" w:space="0" w:color="auto"/>
      </w:divBdr>
    </w:div>
    <w:div w:id="2007702608">
      <w:bodyDiv w:val="1"/>
      <w:marLeft w:val="0"/>
      <w:marRight w:val="0"/>
      <w:marTop w:val="0"/>
      <w:marBottom w:val="0"/>
      <w:divBdr>
        <w:top w:val="none" w:sz="0" w:space="0" w:color="auto"/>
        <w:left w:val="none" w:sz="0" w:space="0" w:color="auto"/>
        <w:bottom w:val="none" w:sz="0" w:space="0" w:color="auto"/>
        <w:right w:val="none" w:sz="0" w:space="0" w:color="auto"/>
      </w:divBdr>
    </w:div>
    <w:div w:id="2008166616">
      <w:marLeft w:val="640"/>
      <w:marRight w:val="0"/>
      <w:marTop w:val="0"/>
      <w:marBottom w:val="0"/>
      <w:divBdr>
        <w:top w:val="none" w:sz="0" w:space="0" w:color="auto"/>
        <w:left w:val="none" w:sz="0" w:space="0" w:color="auto"/>
        <w:bottom w:val="none" w:sz="0" w:space="0" w:color="auto"/>
        <w:right w:val="none" w:sz="0" w:space="0" w:color="auto"/>
      </w:divBdr>
    </w:div>
    <w:div w:id="2008753071">
      <w:marLeft w:val="640"/>
      <w:marRight w:val="0"/>
      <w:marTop w:val="0"/>
      <w:marBottom w:val="0"/>
      <w:divBdr>
        <w:top w:val="none" w:sz="0" w:space="0" w:color="auto"/>
        <w:left w:val="none" w:sz="0" w:space="0" w:color="auto"/>
        <w:bottom w:val="none" w:sz="0" w:space="0" w:color="auto"/>
        <w:right w:val="none" w:sz="0" w:space="0" w:color="auto"/>
      </w:divBdr>
    </w:div>
    <w:div w:id="2009015584">
      <w:marLeft w:val="640"/>
      <w:marRight w:val="0"/>
      <w:marTop w:val="0"/>
      <w:marBottom w:val="0"/>
      <w:divBdr>
        <w:top w:val="none" w:sz="0" w:space="0" w:color="auto"/>
        <w:left w:val="none" w:sz="0" w:space="0" w:color="auto"/>
        <w:bottom w:val="none" w:sz="0" w:space="0" w:color="auto"/>
        <w:right w:val="none" w:sz="0" w:space="0" w:color="auto"/>
      </w:divBdr>
    </w:div>
    <w:div w:id="2009282718">
      <w:marLeft w:val="640"/>
      <w:marRight w:val="0"/>
      <w:marTop w:val="0"/>
      <w:marBottom w:val="0"/>
      <w:divBdr>
        <w:top w:val="none" w:sz="0" w:space="0" w:color="auto"/>
        <w:left w:val="none" w:sz="0" w:space="0" w:color="auto"/>
        <w:bottom w:val="none" w:sz="0" w:space="0" w:color="auto"/>
        <w:right w:val="none" w:sz="0" w:space="0" w:color="auto"/>
      </w:divBdr>
    </w:div>
    <w:div w:id="2009559580">
      <w:marLeft w:val="640"/>
      <w:marRight w:val="0"/>
      <w:marTop w:val="0"/>
      <w:marBottom w:val="0"/>
      <w:divBdr>
        <w:top w:val="none" w:sz="0" w:space="0" w:color="auto"/>
        <w:left w:val="none" w:sz="0" w:space="0" w:color="auto"/>
        <w:bottom w:val="none" w:sz="0" w:space="0" w:color="auto"/>
        <w:right w:val="none" w:sz="0" w:space="0" w:color="auto"/>
      </w:divBdr>
    </w:div>
    <w:div w:id="2009597942">
      <w:marLeft w:val="640"/>
      <w:marRight w:val="0"/>
      <w:marTop w:val="0"/>
      <w:marBottom w:val="0"/>
      <w:divBdr>
        <w:top w:val="none" w:sz="0" w:space="0" w:color="auto"/>
        <w:left w:val="none" w:sz="0" w:space="0" w:color="auto"/>
        <w:bottom w:val="none" w:sz="0" w:space="0" w:color="auto"/>
        <w:right w:val="none" w:sz="0" w:space="0" w:color="auto"/>
      </w:divBdr>
    </w:div>
    <w:div w:id="2009597995">
      <w:marLeft w:val="640"/>
      <w:marRight w:val="0"/>
      <w:marTop w:val="0"/>
      <w:marBottom w:val="0"/>
      <w:divBdr>
        <w:top w:val="none" w:sz="0" w:space="0" w:color="auto"/>
        <w:left w:val="none" w:sz="0" w:space="0" w:color="auto"/>
        <w:bottom w:val="none" w:sz="0" w:space="0" w:color="auto"/>
        <w:right w:val="none" w:sz="0" w:space="0" w:color="auto"/>
      </w:divBdr>
    </w:div>
    <w:div w:id="2009862134">
      <w:marLeft w:val="640"/>
      <w:marRight w:val="0"/>
      <w:marTop w:val="0"/>
      <w:marBottom w:val="0"/>
      <w:divBdr>
        <w:top w:val="none" w:sz="0" w:space="0" w:color="auto"/>
        <w:left w:val="none" w:sz="0" w:space="0" w:color="auto"/>
        <w:bottom w:val="none" w:sz="0" w:space="0" w:color="auto"/>
        <w:right w:val="none" w:sz="0" w:space="0" w:color="auto"/>
      </w:divBdr>
    </w:div>
    <w:div w:id="2010057493">
      <w:marLeft w:val="640"/>
      <w:marRight w:val="0"/>
      <w:marTop w:val="0"/>
      <w:marBottom w:val="0"/>
      <w:divBdr>
        <w:top w:val="none" w:sz="0" w:space="0" w:color="auto"/>
        <w:left w:val="none" w:sz="0" w:space="0" w:color="auto"/>
        <w:bottom w:val="none" w:sz="0" w:space="0" w:color="auto"/>
        <w:right w:val="none" w:sz="0" w:space="0" w:color="auto"/>
      </w:divBdr>
    </w:div>
    <w:div w:id="2010595196">
      <w:marLeft w:val="640"/>
      <w:marRight w:val="0"/>
      <w:marTop w:val="0"/>
      <w:marBottom w:val="0"/>
      <w:divBdr>
        <w:top w:val="none" w:sz="0" w:space="0" w:color="auto"/>
        <w:left w:val="none" w:sz="0" w:space="0" w:color="auto"/>
        <w:bottom w:val="none" w:sz="0" w:space="0" w:color="auto"/>
        <w:right w:val="none" w:sz="0" w:space="0" w:color="auto"/>
      </w:divBdr>
    </w:div>
    <w:div w:id="2011369808">
      <w:marLeft w:val="640"/>
      <w:marRight w:val="0"/>
      <w:marTop w:val="0"/>
      <w:marBottom w:val="0"/>
      <w:divBdr>
        <w:top w:val="none" w:sz="0" w:space="0" w:color="auto"/>
        <w:left w:val="none" w:sz="0" w:space="0" w:color="auto"/>
        <w:bottom w:val="none" w:sz="0" w:space="0" w:color="auto"/>
        <w:right w:val="none" w:sz="0" w:space="0" w:color="auto"/>
      </w:divBdr>
    </w:div>
    <w:div w:id="2011761387">
      <w:marLeft w:val="640"/>
      <w:marRight w:val="0"/>
      <w:marTop w:val="0"/>
      <w:marBottom w:val="0"/>
      <w:divBdr>
        <w:top w:val="none" w:sz="0" w:space="0" w:color="auto"/>
        <w:left w:val="none" w:sz="0" w:space="0" w:color="auto"/>
        <w:bottom w:val="none" w:sz="0" w:space="0" w:color="auto"/>
        <w:right w:val="none" w:sz="0" w:space="0" w:color="auto"/>
      </w:divBdr>
    </w:div>
    <w:div w:id="2012028402">
      <w:marLeft w:val="640"/>
      <w:marRight w:val="0"/>
      <w:marTop w:val="0"/>
      <w:marBottom w:val="0"/>
      <w:divBdr>
        <w:top w:val="none" w:sz="0" w:space="0" w:color="auto"/>
        <w:left w:val="none" w:sz="0" w:space="0" w:color="auto"/>
        <w:bottom w:val="none" w:sz="0" w:space="0" w:color="auto"/>
        <w:right w:val="none" w:sz="0" w:space="0" w:color="auto"/>
      </w:divBdr>
    </w:div>
    <w:div w:id="2012102897">
      <w:marLeft w:val="640"/>
      <w:marRight w:val="0"/>
      <w:marTop w:val="0"/>
      <w:marBottom w:val="0"/>
      <w:divBdr>
        <w:top w:val="none" w:sz="0" w:space="0" w:color="auto"/>
        <w:left w:val="none" w:sz="0" w:space="0" w:color="auto"/>
        <w:bottom w:val="none" w:sz="0" w:space="0" w:color="auto"/>
        <w:right w:val="none" w:sz="0" w:space="0" w:color="auto"/>
      </w:divBdr>
    </w:div>
    <w:div w:id="2013605204">
      <w:marLeft w:val="640"/>
      <w:marRight w:val="0"/>
      <w:marTop w:val="0"/>
      <w:marBottom w:val="0"/>
      <w:divBdr>
        <w:top w:val="none" w:sz="0" w:space="0" w:color="auto"/>
        <w:left w:val="none" w:sz="0" w:space="0" w:color="auto"/>
        <w:bottom w:val="none" w:sz="0" w:space="0" w:color="auto"/>
        <w:right w:val="none" w:sz="0" w:space="0" w:color="auto"/>
      </w:divBdr>
    </w:div>
    <w:div w:id="2013753315">
      <w:bodyDiv w:val="1"/>
      <w:marLeft w:val="0"/>
      <w:marRight w:val="0"/>
      <w:marTop w:val="0"/>
      <w:marBottom w:val="0"/>
      <w:divBdr>
        <w:top w:val="none" w:sz="0" w:space="0" w:color="auto"/>
        <w:left w:val="none" w:sz="0" w:space="0" w:color="auto"/>
        <w:bottom w:val="none" w:sz="0" w:space="0" w:color="auto"/>
        <w:right w:val="none" w:sz="0" w:space="0" w:color="auto"/>
      </w:divBdr>
    </w:div>
    <w:div w:id="2014457805">
      <w:marLeft w:val="640"/>
      <w:marRight w:val="0"/>
      <w:marTop w:val="0"/>
      <w:marBottom w:val="0"/>
      <w:divBdr>
        <w:top w:val="none" w:sz="0" w:space="0" w:color="auto"/>
        <w:left w:val="none" w:sz="0" w:space="0" w:color="auto"/>
        <w:bottom w:val="none" w:sz="0" w:space="0" w:color="auto"/>
        <w:right w:val="none" w:sz="0" w:space="0" w:color="auto"/>
      </w:divBdr>
    </w:div>
    <w:div w:id="2014720406">
      <w:marLeft w:val="640"/>
      <w:marRight w:val="0"/>
      <w:marTop w:val="0"/>
      <w:marBottom w:val="0"/>
      <w:divBdr>
        <w:top w:val="none" w:sz="0" w:space="0" w:color="auto"/>
        <w:left w:val="none" w:sz="0" w:space="0" w:color="auto"/>
        <w:bottom w:val="none" w:sz="0" w:space="0" w:color="auto"/>
        <w:right w:val="none" w:sz="0" w:space="0" w:color="auto"/>
      </w:divBdr>
    </w:div>
    <w:div w:id="2014720685">
      <w:marLeft w:val="640"/>
      <w:marRight w:val="0"/>
      <w:marTop w:val="0"/>
      <w:marBottom w:val="0"/>
      <w:divBdr>
        <w:top w:val="none" w:sz="0" w:space="0" w:color="auto"/>
        <w:left w:val="none" w:sz="0" w:space="0" w:color="auto"/>
        <w:bottom w:val="none" w:sz="0" w:space="0" w:color="auto"/>
        <w:right w:val="none" w:sz="0" w:space="0" w:color="auto"/>
      </w:divBdr>
    </w:div>
    <w:div w:id="2015110474">
      <w:marLeft w:val="640"/>
      <w:marRight w:val="0"/>
      <w:marTop w:val="0"/>
      <w:marBottom w:val="0"/>
      <w:divBdr>
        <w:top w:val="none" w:sz="0" w:space="0" w:color="auto"/>
        <w:left w:val="none" w:sz="0" w:space="0" w:color="auto"/>
        <w:bottom w:val="none" w:sz="0" w:space="0" w:color="auto"/>
        <w:right w:val="none" w:sz="0" w:space="0" w:color="auto"/>
      </w:divBdr>
    </w:div>
    <w:div w:id="2015842140">
      <w:marLeft w:val="640"/>
      <w:marRight w:val="0"/>
      <w:marTop w:val="0"/>
      <w:marBottom w:val="0"/>
      <w:divBdr>
        <w:top w:val="none" w:sz="0" w:space="0" w:color="auto"/>
        <w:left w:val="none" w:sz="0" w:space="0" w:color="auto"/>
        <w:bottom w:val="none" w:sz="0" w:space="0" w:color="auto"/>
        <w:right w:val="none" w:sz="0" w:space="0" w:color="auto"/>
      </w:divBdr>
    </w:div>
    <w:div w:id="2016685158">
      <w:marLeft w:val="640"/>
      <w:marRight w:val="0"/>
      <w:marTop w:val="0"/>
      <w:marBottom w:val="0"/>
      <w:divBdr>
        <w:top w:val="none" w:sz="0" w:space="0" w:color="auto"/>
        <w:left w:val="none" w:sz="0" w:space="0" w:color="auto"/>
        <w:bottom w:val="none" w:sz="0" w:space="0" w:color="auto"/>
        <w:right w:val="none" w:sz="0" w:space="0" w:color="auto"/>
      </w:divBdr>
    </w:div>
    <w:div w:id="2016835110">
      <w:marLeft w:val="640"/>
      <w:marRight w:val="0"/>
      <w:marTop w:val="0"/>
      <w:marBottom w:val="0"/>
      <w:divBdr>
        <w:top w:val="none" w:sz="0" w:space="0" w:color="auto"/>
        <w:left w:val="none" w:sz="0" w:space="0" w:color="auto"/>
        <w:bottom w:val="none" w:sz="0" w:space="0" w:color="auto"/>
        <w:right w:val="none" w:sz="0" w:space="0" w:color="auto"/>
      </w:divBdr>
    </w:div>
    <w:div w:id="2016959257">
      <w:marLeft w:val="640"/>
      <w:marRight w:val="0"/>
      <w:marTop w:val="0"/>
      <w:marBottom w:val="0"/>
      <w:divBdr>
        <w:top w:val="none" w:sz="0" w:space="0" w:color="auto"/>
        <w:left w:val="none" w:sz="0" w:space="0" w:color="auto"/>
        <w:bottom w:val="none" w:sz="0" w:space="0" w:color="auto"/>
        <w:right w:val="none" w:sz="0" w:space="0" w:color="auto"/>
      </w:divBdr>
    </w:div>
    <w:div w:id="2017078858">
      <w:marLeft w:val="640"/>
      <w:marRight w:val="0"/>
      <w:marTop w:val="0"/>
      <w:marBottom w:val="0"/>
      <w:divBdr>
        <w:top w:val="none" w:sz="0" w:space="0" w:color="auto"/>
        <w:left w:val="none" w:sz="0" w:space="0" w:color="auto"/>
        <w:bottom w:val="none" w:sz="0" w:space="0" w:color="auto"/>
        <w:right w:val="none" w:sz="0" w:space="0" w:color="auto"/>
      </w:divBdr>
    </w:div>
    <w:div w:id="2017295609">
      <w:marLeft w:val="640"/>
      <w:marRight w:val="0"/>
      <w:marTop w:val="0"/>
      <w:marBottom w:val="0"/>
      <w:divBdr>
        <w:top w:val="none" w:sz="0" w:space="0" w:color="auto"/>
        <w:left w:val="none" w:sz="0" w:space="0" w:color="auto"/>
        <w:bottom w:val="none" w:sz="0" w:space="0" w:color="auto"/>
        <w:right w:val="none" w:sz="0" w:space="0" w:color="auto"/>
      </w:divBdr>
    </w:div>
    <w:div w:id="2017609240">
      <w:marLeft w:val="640"/>
      <w:marRight w:val="0"/>
      <w:marTop w:val="0"/>
      <w:marBottom w:val="0"/>
      <w:divBdr>
        <w:top w:val="none" w:sz="0" w:space="0" w:color="auto"/>
        <w:left w:val="none" w:sz="0" w:space="0" w:color="auto"/>
        <w:bottom w:val="none" w:sz="0" w:space="0" w:color="auto"/>
        <w:right w:val="none" w:sz="0" w:space="0" w:color="auto"/>
      </w:divBdr>
    </w:div>
    <w:div w:id="2017611326">
      <w:bodyDiv w:val="1"/>
      <w:marLeft w:val="0"/>
      <w:marRight w:val="0"/>
      <w:marTop w:val="0"/>
      <w:marBottom w:val="0"/>
      <w:divBdr>
        <w:top w:val="none" w:sz="0" w:space="0" w:color="auto"/>
        <w:left w:val="none" w:sz="0" w:space="0" w:color="auto"/>
        <w:bottom w:val="none" w:sz="0" w:space="0" w:color="auto"/>
        <w:right w:val="none" w:sz="0" w:space="0" w:color="auto"/>
      </w:divBdr>
      <w:divsChild>
        <w:div w:id="4290428">
          <w:marLeft w:val="480"/>
          <w:marRight w:val="0"/>
          <w:marTop w:val="0"/>
          <w:marBottom w:val="0"/>
          <w:divBdr>
            <w:top w:val="none" w:sz="0" w:space="0" w:color="auto"/>
            <w:left w:val="none" w:sz="0" w:space="0" w:color="auto"/>
            <w:bottom w:val="none" w:sz="0" w:space="0" w:color="auto"/>
            <w:right w:val="none" w:sz="0" w:space="0" w:color="auto"/>
          </w:divBdr>
        </w:div>
        <w:div w:id="29183255">
          <w:marLeft w:val="480"/>
          <w:marRight w:val="0"/>
          <w:marTop w:val="0"/>
          <w:marBottom w:val="0"/>
          <w:divBdr>
            <w:top w:val="none" w:sz="0" w:space="0" w:color="auto"/>
            <w:left w:val="none" w:sz="0" w:space="0" w:color="auto"/>
            <w:bottom w:val="none" w:sz="0" w:space="0" w:color="auto"/>
            <w:right w:val="none" w:sz="0" w:space="0" w:color="auto"/>
          </w:divBdr>
        </w:div>
        <w:div w:id="52892760">
          <w:marLeft w:val="480"/>
          <w:marRight w:val="0"/>
          <w:marTop w:val="0"/>
          <w:marBottom w:val="0"/>
          <w:divBdr>
            <w:top w:val="none" w:sz="0" w:space="0" w:color="auto"/>
            <w:left w:val="none" w:sz="0" w:space="0" w:color="auto"/>
            <w:bottom w:val="none" w:sz="0" w:space="0" w:color="auto"/>
            <w:right w:val="none" w:sz="0" w:space="0" w:color="auto"/>
          </w:divBdr>
        </w:div>
        <w:div w:id="118887487">
          <w:marLeft w:val="480"/>
          <w:marRight w:val="0"/>
          <w:marTop w:val="0"/>
          <w:marBottom w:val="0"/>
          <w:divBdr>
            <w:top w:val="none" w:sz="0" w:space="0" w:color="auto"/>
            <w:left w:val="none" w:sz="0" w:space="0" w:color="auto"/>
            <w:bottom w:val="none" w:sz="0" w:space="0" w:color="auto"/>
            <w:right w:val="none" w:sz="0" w:space="0" w:color="auto"/>
          </w:divBdr>
        </w:div>
        <w:div w:id="122967830">
          <w:marLeft w:val="480"/>
          <w:marRight w:val="0"/>
          <w:marTop w:val="0"/>
          <w:marBottom w:val="0"/>
          <w:divBdr>
            <w:top w:val="none" w:sz="0" w:space="0" w:color="auto"/>
            <w:left w:val="none" w:sz="0" w:space="0" w:color="auto"/>
            <w:bottom w:val="none" w:sz="0" w:space="0" w:color="auto"/>
            <w:right w:val="none" w:sz="0" w:space="0" w:color="auto"/>
          </w:divBdr>
        </w:div>
        <w:div w:id="132866562">
          <w:marLeft w:val="480"/>
          <w:marRight w:val="0"/>
          <w:marTop w:val="0"/>
          <w:marBottom w:val="0"/>
          <w:divBdr>
            <w:top w:val="none" w:sz="0" w:space="0" w:color="auto"/>
            <w:left w:val="none" w:sz="0" w:space="0" w:color="auto"/>
            <w:bottom w:val="none" w:sz="0" w:space="0" w:color="auto"/>
            <w:right w:val="none" w:sz="0" w:space="0" w:color="auto"/>
          </w:divBdr>
        </w:div>
        <w:div w:id="141581394">
          <w:marLeft w:val="480"/>
          <w:marRight w:val="0"/>
          <w:marTop w:val="0"/>
          <w:marBottom w:val="0"/>
          <w:divBdr>
            <w:top w:val="none" w:sz="0" w:space="0" w:color="auto"/>
            <w:left w:val="none" w:sz="0" w:space="0" w:color="auto"/>
            <w:bottom w:val="none" w:sz="0" w:space="0" w:color="auto"/>
            <w:right w:val="none" w:sz="0" w:space="0" w:color="auto"/>
          </w:divBdr>
        </w:div>
        <w:div w:id="185296536">
          <w:marLeft w:val="480"/>
          <w:marRight w:val="0"/>
          <w:marTop w:val="0"/>
          <w:marBottom w:val="0"/>
          <w:divBdr>
            <w:top w:val="none" w:sz="0" w:space="0" w:color="auto"/>
            <w:left w:val="none" w:sz="0" w:space="0" w:color="auto"/>
            <w:bottom w:val="none" w:sz="0" w:space="0" w:color="auto"/>
            <w:right w:val="none" w:sz="0" w:space="0" w:color="auto"/>
          </w:divBdr>
        </w:div>
        <w:div w:id="242570334">
          <w:marLeft w:val="480"/>
          <w:marRight w:val="0"/>
          <w:marTop w:val="0"/>
          <w:marBottom w:val="0"/>
          <w:divBdr>
            <w:top w:val="none" w:sz="0" w:space="0" w:color="auto"/>
            <w:left w:val="none" w:sz="0" w:space="0" w:color="auto"/>
            <w:bottom w:val="none" w:sz="0" w:space="0" w:color="auto"/>
            <w:right w:val="none" w:sz="0" w:space="0" w:color="auto"/>
          </w:divBdr>
        </w:div>
        <w:div w:id="276915799">
          <w:marLeft w:val="480"/>
          <w:marRight w:val="0"/>
          <w:marTop w:val="0"/>
          <w:marBottom w:val="0"/>
          <w:divBdr>
            <w:top w:val="none" w:sz="0" w:space="0" w:color="auto"/>
            <w:left w:val="none" w:sz="0" w:space="0" w:color="auto"/>
            <w:bottom w:val="none" w:sz="0" w:space="0" w:color="auto"/>
            <w:right w:val="none" w:sz="0" w:space="0" w:color="auto"/>
          </w:divBdr>
        </w:div>
        <w:div w:id="281620419">
          <w:marLeft w:val="480"/>
          <w:marRight w:val="0"/>
          <w:marTop w:val="0"/>
          <w:marBottom w:val="0"/>
          <w:divBdr>
            <w:top w:val="none" w:sz="0" w:space="0" w:color="auto"/>
            <w:left w:val="none" w:sz="0" w:space="0" w:color="auto"/>
            <w:bottom w:val="none" w:sz="0" w:space="0" w:color="auto"/>
            <w:right w:val="none" w:sz="0" w:space="0" w:color="auto"/>
          </w:divBdr>
        </w:div>
        <w:div w:id="399911086">
          <w:marLeft w:val="480"/>
          <w:marRight w:val="0"/>
          <w:marTop w:val="0"/>
          <w:marBottom w:val="0"/>
          <w:divBdr>
            <w:top w:val="none" w:sz="0" w:space="0" w:color="auto"/>
            <w:left w:val="none" w:sz="0" w:space="0" w:color="auto"/>
            <w:bottom w:val="none" w:sz="0" w:space="0" w:color="auto"/>
            <w:right w:val="none" w:sz="0" w:space="0" w:color="auto"/>
          </w:divBdr>
        </w:div>
        <w:div w:id="432867125">
          <w:marLeft w:val="480"/>
          <w:marRight w:val="0"/>
          <w:marTop w:val="0"/>
          <w:marBottom w:val="0"/>
          <w:divBdr>
            <w:top w:val="none" w:sz="0" w:space="0" w:color="auto"/>
            <w:left w:val="none" w:sz="0" w:space="0" w:color="auto"/>
            <w:bottom w:val="none" w:sz="0" w:space="0" w:color="auto"/>
            <w:right w:val="none" w:sz="0" w:space="0" w:color="auto"/>
          </w:divBdr>
        </w:div>
        <w:div w:id="441072079">
          <w:marLeft w:val="480"/>
          <w:marRight w:val="0"/>
          <w:marTop w:val="0"/>
          <w:marBottom w:val="0"/>
          <w:divBdr>
            <w:top w:val="none" w:sz="0" w:space="0" w:color="auto"/>
            <w:left w:val="none" w:sz="0" w:space="0" w:color="auto"/>
            <w:bottom w:val="none" w:sz="0" w:space="0" w:color="auto"/>
            <w:right w:val="none" w:sz="0" w:space="0" w:color="auto"/>
          </w:divBdr>
        </w:div>
        <w:div w:id="443842205">
          <w:marLeft w:val="480"/>
          <w:marRight w:val="0"/>
          <w:marTop w:val="0"/>
          <w:marBottom w:val="0"/>
          <w:divBdr>
            <w:top w:val="none" w:sz="0" w:space="0" w:color="auto"/>
            <w:left w:val="none" w:sz="0" w:space="0" w:color="auto"/>
            <w:bottom w:val="none" w:sz="0" w:space="0" w:color="auto"/>
            <w:right w:val="none" w:sz="0" w:space="0" w:color="auto"/>
          </w:divBdr>
        </w:div>
        <w:div w:id="444352377">
          <w:marLeft w:val="480"/>
          <w:marRight w:val="0"/>
          <w:marTop w:val="0"/>
          <w:marBottom w:val="0"/>
          <w:divBdr>
            <w:top w:val="none" w:sz="0" w:space="0" w:color="auto"/>
            <w:left w:val="none" w:sz="0" w:space="0" w:color="auto"/>
            <w:bottom w:val="none" w:sz="0" w:space="0" w:color="auto"/>
            <w:right w:val="none" w:sz="0" w:space="0" w:color="auto"/>
          </w:divBdr>
        </w:div>
        <w:div w:id="453838899">
          <w:marLeft w:val="480"/>
          <w:marRight w:val="0"/>
          <w:marTop w:val="0"/>
          <w:marBottom w:val="0"/>
          <w:divBdr>
            <w:top w:val="none" w:sz="0" w:space="0" w:color="auto"/>
            <w:left w:val="none" w:sz="0" w:space="0" w:color="auto"/>
            <w:bottom w:val="none" w:sz="0" w:space="0" w:color="auto"/>
            <w:right w:val="none" w:sz="0" w:space="0" w:color="auto"/>
          </w:divBdr>
        </w:div>
        <w:div w:id="501160839">
          <w:marLeft w:val="480"/>
          <w:marRight w:val="0"/>
          <w:marTop w:val="0"/>
          <w:marBottom w:val="0"/>
          <w:divBdr>
            <w:top w:val="none" w:sz="0" w:space="0" w:color="auto"/>
            <w:left w:val="none" w:sz="0" w:space="0" w:color="auto"/>
            <w:bottom w:val="none" w:sz="0" w:space="0" w:color="auto"/>
            <w:right w:val="none" w:sz="0" w:space="0" w:color="auto"/>
          </w:divBdr>
        </w:div>
        <w:div w:id="510991436">
          <w:marLeft w:val="480"/>
          <w:marRight w:val="0"/>
          <w:marTop w:val="0"/>
          <w:marBottom w:val="0"/>
          <w:divBdr>
            <w:top w:val="none" w:sz="0" w:space="0" w:color="auto"/>
            <w:left w:val="none" w:sz="0" w:space="0" w:color="auto"/>
            <w:bottom w:val="none" w:sz="0" w:space="0" w:color="auto"/>
            <w:right w:val="none" w:sz="0" w:space="0" w:color="auto"/>
          </w:divBdr>
        </w:div>
        <w:div w:id="517348772">
          <w:marLeft w:val="480"/>
          <w:marRight w:val="0"/>
          <w:marTop w:val="0"/>
          <w:marBottom w:val="0"/>
          <w:divBdr>
            <w:top w:val="none" w:sz="0" w:space="0" w:color="auto"/>
            <w:left w:val="none" w:sz="0" w:space="0" w:color="auto"/>
            <w:bottom w:val="none" w:sz="0" w:space="0" w:color="auto"/>
            <w:right w:val="none" w:sz="0" w:space="0" w:color="auto"/>
          </w:divBdr>
        </w:div>
        <w:div w:id="529608528">
          <w:marLeft w:val="480"/>
          <w:marRight w:val="0"/>
          <w:marTop w:val="0"/>
          <w:marBottom w:val="0"/>
          <w:divBdr>
            <w:top w:val="none" w:sz="0" w:space="0" w:color="auto"/>
            <w:left w:val="none" w:sz="0" w:space="0" w:color="auto"/>
            <w:bottom w:val="none" w:sz="0" w:space="0" w:color="auto"/>
            <w:right w:val="none" w:sz="0" w:space="0" w:color="auto"/>
          </w:divBdr>
        </w:div>
        <w:div w:id="608315330">
          <w:marLeft w:val="480"/>
          <w:marRight w:val="0"/>
          <w:marTop w:val="0"/>
          <w:marBottom w:val="0"/>
          <w:divBdr>
            <w:top w:val="none" w:sz="0" w:space="0" w:color="auto"/>
            <w:left w:val="none" w:sz="0" w:space="0" w:color="auto"/>
            <w:bottom w:val="none" w:sz="0" w:space="0" w:color="auto"/>
            <w:right w:val="none" w:sz="0" w:space="0" w:color="auto"/>
          </w:divBdr>
        </w:div>
        <w:div w:id="614487118">
          <w:marLeft w:val="480"/>
          <w:marRight w:val="0"/>
          <w:marTop w:val="0"/>
          <w:marBottom w:val="0"/>
          <w:divBdr>
            <w:top w:val="none" w:sz="0" w:space="0" w:color="auto"/>
            <w:left w:val="none" w:sz="0" w:space="0" w:color="auto"/>
            <w:bottom w:val="none" w:sz="0" w:space="0" w:color="auto"/>
            <w:right w:val="none" w:sz="0" w:space="0" w:color="auto"/>
          </w:divBdr>
        </w:div>
        <w:div w:id="617953571">
          <w:marLeft w:val="480"/>
          <w:marRight w:val="0"/>
          <w:marTop w:val="0"/>
          <w:marBottom w:val="0"/>
          <w:divBdr>
            <w:top w:val="none" w:sz="0" w:space="0" w:color="auto"/>
            <w:left w:val="none" w:sz="0" w:space="0" w:color="auto"/>
            <w:bottom w:val="none" w:sz="0" w:space="0" w:color="auto"/>
            <w:right w:val="none" w:sz="0" w:space="0" w:color="auto"/>
          </w:divBdr>
        </w:div>
        <w:div w:id="641733831">
          <w:marLeft w:val="480"/>
          <w:marRight w:val="0"/>
          <w:marTop w:val="0"/>
          <w:marBottom w:val="0"/>
          <w:divBdr>
            <w:top w:val="none" w:sz="0" w:space="0" w:color="auto"/>
            <w:left w:val="none" w:sz="0" w:space="0" w:color="auto"/>
            <w:bottom w:val="none" w:sz="0" w:space="0" w:color="auto"/>
            <w:right w:val="none" w:sz="0" w:space="0" w:color="auto"/>
          </w:divBdr>
        </w:div>
        <w:div w:id="641807577">
          <w:marLeft w:val="480"/>
          <w:marRight w:val="0"/>
          <w:marTop w:val="0"/>
          <w:marBottom w:val="0"/>
          <w:divBdr>
            <w:top w:val="none" w:sz="0" w:space="0" w:color="auto"/>
            <w:left w:val="none" w:sz="0" w:space="0" w:color="auto"/>
            <w:bottom w:val="none" w:sz="0" w:space="0" w:color="auto"/>
            <w:right w:val="none" w:sz="0" w:space="0" w:color="auto"/>
          </w:divBdr>
        </w:div>
        <w:div w:id="645671666">
          <w:marLeft w:val="480"/>
          <w:marRight w:val="0"/>
          <w:marTop w:val="0"/>
          <w:marBottom w:val="0"/>
          <w:divBdr>
            <w:top w:val="none" w:sz="0" w:space="0" w:color="auto"/>
            <w:left w:val="none" w:sz="0" w:space="0" w:color="auto"/>
            <w:bottom w:val="none" w:sz="0" w:space="0" w:color="auto"/>
            <w:right w:val="none" w:sz="0" w:space="0" w:color="auto"/>
          </w:divBdr>
        </w:div>
        <w:div w:id="649016323">
          <w:marLeft w:val="480"/>
          <w:marRight w:val="0"/>
          <w:marTop w:val="0"/>
          <w:marBottom w:val="0"/>
          <w:divBdr>
            <w:top w:val="none" w:sz="0" w:space="0" w:color="auto"/>
            <w:left w:val="none" w:sz="0" w:space="0" w:color="auto"/>
            <w:bottom w:val="none" w:sz="0" w:space="0" w:color="auto"/>
            <w:right w:val="none" w:sz="0" w:space="0" w:color="auto"/>
          </w:divBdr>
        </w:div>
        <w:div w:id="653460591">
          <w:marLeft w:val="480"/>
          <w:marRight w:val="0"/>
          <w:marTop w:val="0"/>
          <w:marBottom w:val="0"/>
          <w:divBdr>
            <w:top w:val="none" w:sz="0" w:space="0" w:color="auto"/>
            <w:left w:val="none" w:sz="0" w:space="0" w:color="auto"/>
            <w:bottom w:val="none" w:sz="0" w:space="0" w:color="auto"/>
            <w:right w:val="none" w:sz="0" w:space="0" w:color="auto"/>
          </w:divBdr>
        </w:div>
        <w:div w:id="675572035">
          <w:marLeft w:val="480"/>
          <w:marRight w:val="0"/>
          <w:marTop w:val="0"/>
          <w:marBottom w:val="0"/>
          <w:divBdr>
            <w:top w:val="none" w:sz="0" w:space="0" w:color="auto"/>
            <w:left w:val="none" w:sz="0" w:space="0" w:color="auto"/>
            <w:bottom w:val="none" w:sz="0" w:space="0" w:color="auto"/>
            <w:right w:val="none" w:sz="0" w:space="0" w:color="auto"/>
          </w:divBdr>
        </w:div>
        <w:div w:id="736126261">
          <w:marLeft w:val="480"/>
          <w:marRight w:val="0"/>
          <w:marTop w:val="0"/>
          <w:marBottom w:val="0"/>
          <w:divBdr>
            <w:top w:val="none" w:sz="0" w:space="0" w:color="auto"/>
            <w:left w:val="none" w:sz="0" w:space="0" w:color="auto"/>
            <w:bottom w:val="none" w:sz="0" w:space="0" w:color="auto"/>
            <w:right w:val="none" w:sz="0" w:space="0" w:color="auto"/>
          </w:divBdr>
        </w:div>
        <w:div w:id="739332118">
          <w:marLeft w:val="480"/>
          <w:marRight w:val="0"/>
          <w:marTop w:val="0"/>
          <w:marBottom w:val="0"/>
          <w:divBdr>
            <w:top w:val="none" w:sz="0" w:space="0" w:color="auto"/>
            <w:left w:val="none" w:sz="0" w:space="0" w:color="auto"/>
            <w:bottom w:val="none" w:sz="0" w:space="0" w:color="auto"/>
            <w:right w:val="none" w:sz="0" w:space="0" w:color="auto"/>
          </w:divBdr>
        </w:div>
        <w:div w:id="786461472">
          <w:marLeft w:val="480"/>
          <w:marRight w:val="0"/>
          <w:marTop w:val="0"/>
          <w:marBottom w:val="0"/>
          <w:divBdr>
            <w:top w:val="none" w:sz="0" w:space="0" w:color="auto"/>
            <w:left w:val="none" w:sz="0" w:space="0" w:color="auto"/>
            <w:bottom w:val="none" w:sz="0" w:space="0" w:color="auto"/>
            <w:right w:val="none" w:sz="0" w:space="0" w:color="auto"/>
          </w:divBdr>
        </w:div>
        <w:div w:id="843737984">
          <w:marLeft w:val="480"/>
          <w:marRight w:val="0"/>
          <w:marTop w:val="0"/>
          <w:marBottom w:val="0"/>
          <w:divBdr>
            <w:top w:val="none" w:sz="0" w:space="0" w:color="auto"/>
            <w:left w:val="none" w:sz="0" w:space="0" w:color="auto"/>
            <w:bottom w:val="none" w:sz="0" w:space="0" w:color="auto"/>
            <w:right w:val="none" w:sz="0" w:space="0" w:color="auto"/>
          </w:divBdr>
        </w:div>
        <w:div w:id="875309159">
          <w:marLeft w:val="480"/>
          <w:marRight w:val="0"/>
          <w:marTop w:val="0"/>
          <w:marBottom w:val="0"/>
          <w:divBdr>
            <w:top w:val="none" w:sz="0" w:space="0" w:color="auto"/>
            <w:left w:val="none" w:sz="0" w:space="0" w:color="auto"/>
            <w:bottom w:val="none" w:sz="0" w:space="0" w:color="auto"/>
            <w:right w:val="none" w:sz="0" w:space="0" w:color="auto"/>
          </w:divBdr>
        </w:div>
        <w:div w:id="879365123">
          <w:marLeft w:val="480"/>
          <w:marRight w:val="0"/>
          <w:marTop w:val="0"/>
          <w:marBottom w:val="0"/>
          <w:divBdr>
            <w:top w:val="none" w:sz="0" w:space="0" w:color="auto"/>
            <w:left w:val="none" w:sz="0" w:space="0" w:color="auto"/>
            <w:bottom w:val="none" w:sz="0" w:space="0" w:color="auto"/>
            <w:right w:val="none" w:sz="0" w:space="0" w:color="auto"/>
          </w:divBdr>
        </w:div>
        <w:div w:id="884373538">
          <w:marLeft w:val="480"/>
          <w:marRight w:val="0"/>
          <w:marTop w:val="0"/>
          <w:marBottom w:val="0"/>
          <w:divBdr>
            <w:top w:val="none" w:sz="0" w:space="0" w:color="auto"/>
            <w:left w:val="none" w:sz="0" w:space="0" w:color="auto"/>
            <w:bottom w:val="none" w:sz="0" w:space="0" w:color="auto"/>
            <w:right w:val="none" w:sz="0" w:space="0" w:color="auto"/>
          </w:divBdr>
        </w:div>
        <w:div w:id="909996327">
          <w:marLeft w:val="480"/>
          <w:marRight w:val="0"/>
          <w:marTop w:val="0"/>
          <w:marBottom w:val="0"/>
          <w:divBdr>
            <w:top w:val="none" w:sz="0" w:space="0" w:color="auto"/>
            <w:left w:val="none" w:sz="0" w:space="0" w:color="auto"/>
            <w:bottom w:val="none" w:sz="0" w:space="0" w:color="auto"/>
            <w:right w:val="none" w:sz="0" w:space="0" w:color="auto"/>
          </w:divBdr>
        </w:div>
        <w:div w:id="949623585">
          <w:marLeft w:val="480"/>
          <w:marRight w:val="0"/>
          <w:marTop w:val="0"/>
          <w:marBottom w:val="0"/>
          <w:divBdr>
            <w:top w:val="none" w:sz="0" w:space="0" w:color="auto"/>
            <w:left w:val="none" w:sz="0" w:space="0" w:color="auto"/>
            <w:bottom w:val="none" w:sz="0" w:space="0" w:color="auto"/>
            <w:right w:val="none" w:sz="0" w:space="0" w:color="auto"/>
          </w:divBdr>
        </w:div>
        <w:div w:id="993919192">
          <w:marLeft w:val="480"/>
          <w:marRight w:val="0"/>
          <w:marTop w:val="0"/>
          <w:marBottom w:val="0"/>
          <w:divBdr>
            <w:top w:val="none" w:sz="0" w:space="0" w:color="auto"/>
            <w:left w:val="none" w:sz="0" w:space="0" w:color="auto"/>
            <w:bottom w:val="none" w:sz="0" w:space="0" w:color="auto"/>
            <w:right w:val="none" w:sz="0" w:space="0" w:color="auto"/>
          </w:divBdr>
        </w:div>
        <w:div w:id="1196887727">
          <w:marLeft w:val="480"/>
          <w:marRight w:val="0"/>
          <w:marTop w:val="0"/>
          <w:marBottom w:val="0"/>
          <w:divBdr>
            <w:top w:val="none" w:sz="0" w:space="0" w:color="auto"/>
            <w:left w:val="none" w:sz="0" w:space="0" w:color="auto"/>
            <w:bottom w:val="none" w:sz="0" w:space="0" w:color="auto"/>
            <w:right w:val="none" w:sz="0" w:space="0" w:color="auto"/>
          </w:divBdr>
        </w:div>
        <w:div w:id="1242594670">
          <w:marLeft w:val="480"/>
          <w:marRight w:val="0"/>
          <w:marTop w:val="0"/>
          <w:marBottom w:val="0"/>
          <w:divBdr>
            <w:top w:val="none" w:sz="0" w:space="0" w:color="auto"/>
            <w:left w:val="none" w:sz="0" w:space="0" w:color="auto"/>
            <w:bottom w:val="none" w:sz="0" w:space="0" w:color="auto"/>
            <w:right w:val="none" w:sz="0" w:space="0" w:color="auto"/>
          </w:divBdr>
        </w:div>
        <w:div w:id="1245071584">
          <w:marLeft w:val="480"/>
          <w:marRight w:val="0"/>
          <w:marTop w:val="0"/>
          <w:marBottom w:val="0"/>
          <w:divBdr>
            <w:top w:val="none" w:sz="0" w:space="0" w:color="auto"/>
            <w:left w:val="none" w:sz="0" w:space="0" w:color="auto"/>
            <w:bottom w:val="none" w:sz="0" w:space="0" w:color="auto"/>
            <w:right w:val="none" w:sz="0" w:space="0" w:color="auto"/>
          </w:divBdr>
        </w:div>
        <w:div w:id="1267733481">
          <w:marLeft w:val="480"/>
          <w:marRight w:val="0"/>
          <w:marTop w:val="0"/>
          <w:marBottom w:val="0"/>
          <w:divBdr>
            <w:top w:val="none" w:sz="0" w:space="0" w:color="auto"/>
            <w:left w:val="none" w:sz="0" w:space="0" w:color="auto"/>
            <w:bottom w:val="none" w:sz="0" w:space="0" w:color="auto"/>
            <w:right w:val="none" w:sz="0" w:space="0" w:color="auto"/>
          </w:divBdr>
        </w:div>
        <w:div w:id="1279487700">
          <w:marLeft w:val="480"/>
          <w:marRight w:val="0"/>
          <w:marTop w:val="0"/>
          <w:marBottom w:val="0"/>
          <w:divBdr>
            <w:top w:val="none" w:sz="0" w:space="0" w:color="auto"/>
            <w:left w:val="none" w:sz="0" w:space="0" w:color="auto"/>
            <w:bottom w:val="none" w:sz="0" w:space="0" w:color="auto"/>
            <w:right w:val="none" w:sz="0" w:space="0" w:color="auto"/>
          </w:divBdr>
        </w:div>
        <w:div w:id="1303191596">
          <w:marLeft w:val="480"/>
          <w:marRight w:val="0"/>
          <w:marTop w:val="0"/>
          <w:marBottom w:val="0"/>
          <w:divBdr>
            <w:top w:val="none" w:sz="0" w:space="0" w:color="auto"/>
            <w:left w:val="none" w:sz="0" w:space="0" w:color="auto"/>
            <w:bottom w:val="none" w:sz="0" w:space="0" w:color="auto"/>
            <w:right w:val="none" w:sz="0" w:space="0" w:color="auto"/>
          </w:divBdr>
        </w:div>
        <w:div w:id="1318075627">
          <w:marLeft w:val="480"/>
          <w:marRight w:val="0"/>
          <w:marTop w:val="0"/>
          <w:marBottom w:val="0"/>
          <w:divBdr>
            <w:top w:val="none" w:sz="0" w:space="0" w:color="auto"/>
            <w:left w:val="none" w:sz="0" w:space="0" w:color="auto"/>
            <w:bottom w:val="none" w:sz="0" w:space="0" w:color="auto"/>
            <w:right w:val="none" w:sz="0" w:space="0" w:color="auto"/>
          </w:divBdr>
        </w:div>
        <w:div w:id="1346858116">
          <w:marLeft w:val="480"/>
          <w:marRight w:val="0"/>
          <w:marTop w:val="0"/>
          <w:marBottom w:val="0"/>
          <w:divBdr>
            <w:top w:val="none" w:sz="0" w:space="0" w:color="auto"/>
            <w:left w:val="none" w:sz="0" w:space="0" w:color="auto"/>
            <w:bottom w:val="none" w:sz="0" w:space="0" w:color="auto"/>
            <w:right w:val="none" w:sz="0" w:space="0" w:color="auto"/>
          </w:divBdr>
        </w:div>
        <w:div w:id="1369451725">
          <w:marLeft w:val="480"/>
          <w:marRight w:val="0"/>
          <w:marTop w:val="0"/>
          <w:marBottom w:val="0"/>
          <w:divBdr>
            <w:top w:val="none" w:sz="0" w:space="0" w:color="auto"/>
            <w:left w:val="none" w:sz="0" w:space="0" w:color="auto"/>
            <w:bottom w:val="none" w:sz="0" w:space="0" w:color="auto"/>
            <w:right w:val="none" w:sz="0" w:space="0" w:color="auto"/>
          </w:divBdr>
        </w:div>
        <w:div w:id="1396512112">
          <w:marLeft w:val="480"/>
          <w:marRight w:val="0"/>
          <w:marTop w:val="0"/>
          <w:marBottom w:val="0"/>
          <w:divBdr>
            <w:top w:val="none" w:sz="0" w:space="0" w:color="auto"/>
            <w:left w:val="none" w:sz="0" w:space="0" w:color="auto"/>
            <w:bottom w:val="none" w:sz="0" w:space="0" w:color="auto"/>
            <w:right w:val="none" w:sz="0" w:space="0" w:color="auto"/>
          </w:divBdr>
        </w:div>
        <w:div w:id="1422289250">
          <w:marLeft w:val="480"/>
          <w:marRight w:val="0"/>
          <w:marTop w:val="0"/>
          <w:marBottom w:val="0"/>
          <w:divBdr>
            <w:top w:val="none" w:sz="0" w:space="0" w:color="auto"/>
            <w:left w:val="none" w:sz="0" w:space="0" w:color="auto"/>
            <w:bottom w:val="none" w:sz="0" w:space="0" w:color="auto"/>
            <w:right w:val="none" w:sz="0" w:space="0" w:color="auto"/>
          </w:divBdr>
        </w:div>
        <w:div w:id="1456369865">
          <w:marLeft w:val="480"/>
          <w:marRight w:val="0"/>
          <w:marTop w:val="0"/>
          <w:marBottom w:val="0"/>
          <w:divBdr>
            <w:top w:val="none" w:sz="0" w:space="0" w:color="auto"/>
            <w:left w:val="none" w:sz="0" w:space="0" w:color="auto"/>
            <w:bottom w:val="none" w:sz="0" w:space="0" w:color="auto"/>
            <w:right w:val="none" w:sz="0" w:space="0" w:color="auto"/>
          </w:divBdr>
        </w:div>
        <w:div w:id="1487748108">
          <w:marLeft w:val="480"/>
          <w:marRight w:val="0"/>
          <w:marTop w:val="0"/>
          <w:marBottom w:val="0"/>
          <w:divBdr>
            <w:top w:val="none" w:sz="0" w:space="0" w:color="auto"/>
            <w:left w:val="none" w:sz="0" w:space="0" w:color="auto"/>
            <w:bottom w:val="none" w:sz="0" w:space="0" w:color="auto"/>
            <w:right w:val="none" w:sz="0" w:space="0" w:color="auto"/>
          </w:divBdr>
        </w:div>
        <w:div w:id="1489131645">
          <w:marLeft w:val="480"/>
          <w:marRight w:val="0"/>
          <w:marTop w:val="0"/>
          <w:marBottom w:val="0"/>
          <w:divBdr>
            <w:top w:val="none" w:sz="0" w:space="0" w:color="auto"/>
            <w:left w:val="none" w:sz="0" w:space="0" w:color="auto"/>
            <w:bottom w:val="none" w:sz="0" w:space="0" w:color="auto"/>
            <w:right w:val="none" w:sz="0" w:space="0" w:color="auto"/>
          </w:divBdr>
        </w:div>
        <w:div w:id="1543057923">
          <w:marLeft w:val="480"/>
          <w:marRight w:val="0"/>
          <w:marTop w:val="0"/>
          <w:marBottom w:val="0"/>
          <w:divBdr>
            <w:top w:val="none" w:sz="0" w:space="0" w:color="auto"/>
            <w:left w:val="none" w:sz="0" w:space="0" w:color="auto"/>
            <w:bottom w:val="none" w:sz="0" w:space="0" w:color="auto"/>
            <w:right w:val="none" w:sz="0" w:space="0" w:color="auto"/>
          </w:divBdr>
        </w:div>
        <w:div w:id="1574731001">
          <w:marLeft w:val="480"/>
          <w:marRight w:val="0"/>
          <w:marTop w:val="0"/>
          <w:marBottom w:val="0"/>
          <w:divBdr>
            <w:top w:val="none" w:sz="0" w:space="0" w:color="auto"/>
            <w:left w:val="none" w:sz="0" w:space="0" w:color="auto"/>
            <w:bottom w:val="none" w:sz="0" w:space="0" w:color="auto"/>
            <w:right w:val="none" w:sz="0" w:space="0" w:color="auto"/>
          </w:divBdr>
        </w:div>
        <w:div w:id="1578856269">
          <w:marLeft w:val="480"/>
          <w:marRight w:val="0"/>
          <w:marTop w:val="0"/>
          <w:marBottom w:val="0"/>
          <w:divBdr>
            <w:top w:val="none" w:sz="0" w:space="0" w:color="auto"/>
            <w:left w:val="none" w:sz="0" w:space="0" w:color="auto"/>
            <w:bottom w:val="none" w:sz="0" w:space="0" w:color="auto"/>
            <w:right w:val="none" w:sz="0" w:space="0" w:color="auto"/>
          </w:divBdr>
        </w:div>
        <w:div w:id="1595478670">
          <w:marLeft w:val="480"/>
          <w:marRight w:val="0"/>
          <w:marTop w:val="0"/>
          <w:marBottom w:val="0"/>
          <w:divBdr>
            <w:top w:val="none" w:sz="0" w:space="0" w:color="auto"/>
            <w:left w:val="none" w:sz="0" w:space="0" w:color="auto"/>
            <w:bottom w:val="none" w:sz="0" w:space="0" w:color="auto"/>
            <w:right w:val="none" w:sz="0" w:space="0" w:color="auto"/>
          </w:divBdr>
        </w:div>
        <w:div w:id="1654748872">
          <w:marLeft w:val="480"/>
          <w:marRight w:val="0"/>
          <w:marTop w:val="0"/>
          <w:marBottom w:val="0"/>
          <w:divBdr>
            <w:top w:val="none" w:sz="0" w:space="0" w:color="auto"/>
            <w:left w:val="none" w:sz="0" w:space="0" w:color="auto"/>
            <w:bottom w:val="none" w:sz="0" w:space="0" w:color="auto"/>
            <w:right w:val="none" w:sz="0" w:space="0" w:color="auto"/>
          </w:divBdr>
        </w:div>
        <w:div w:id="1698194389">
          <w:marLeft w:val="480"/>
          <w:marRight w:val="0"/>
          <w:marTop w:val="0"/>
          <w:marBottom w:val="0"/>
          <w:divBdr>
            <w:top w:val="none" w:sz="0" w:space="0" w:color="auto"/>
            <w:left w:val="none" w:sz="0" w:space="0" w:color="auto"/>
            <w:bottom w:val="none" w:sz="0" w:space="0" w:color="auto"/>
            <w:right w:val="none" w:sz="0" w:space="0" w:color="auto"/>
          </w:divBdr>
        </w:div>
        <w:div w:id="1735161227">
          <w:marLeft w:val="480"/>
          <w:marRight w:val="0"/>
          <w:marTop w:val="0"/>
          <w:marBottom w:val="0"/>
          <w:divBdr>
            <w:top w:val="none" w:sz="0" w:space="0" w:color="auto"/>
            <w:left w:val="none" w:sz="0" w:space="0" w:color="auto"/>
            <w:bottom w:val="none" w:sz="0" w:space="0" w:color="auto"/>
            <w:right w:val="none" w:sz="0" w:space="0" w:color="auto"/>
          </w:divBdr>
        </w:div>
        <w:div w:id="1745256075">
          <w:marLeft w:val="480"/>
          <w:marRight w:val="0"/>
          <w:marTop w:val="0"/>
          <w:marBottom w:val="0"/>
          <w:divBdr>
            <w:top w:val="none" w:sz="0" w:space="0" w:color="auto"/>
            <w:left w:val="none" w:sz="0" w:space="0" w:color="auto"/>
            <w:bottom w:val="none" w:sz="0" w:space="0" w:color="auto"/>
            <w:right w:val="none" w:sz="0" w:space="0" w:color="auto"/>
          </w:divBdr>
        </w:div>
        <w:div w:id="1777361655">
          <w:marLeft w:val="480"/>
          <w:marRight w:val="0"/>
          <w:marTop w:val="0"/>
          <w:marBottom w:val="0"/>
          <w:divBdr>
            <w:top w:val="none" w:sz="0" w:space="0" w:color="auto"/>
            <w:left w:val="none" w:sz="0" w:space="0" w:color="auto"/>
            <w:bottom w:val="none" w:sz="0" w:space="0" w:color="auto"/>
            <w:right w:val="none" w:sz="0" w:space="0" w:color="auto"/>
          </w:divBdr>
        </w:div>
        <w:div w:id="1779643863">
          <w:marLeft w:val="480"/>
          <w:marRight w:val="0"/>
          <w:marTop w:val="0"/>
          <w:marBottom w:val="0"/>
          <w:divBdr>
            <w:top w:val="none" w:sz="0" w:space="0" w:color="auto"/>
            <w:left w:val="none" w:sz="0" w:space="0" w:color="auto"/>
            <w:bottom w:val="none" w:sz="0" w:space="0" w:color="auto"/>
            <w:right w:val="none" w:sz="0" w:space="0" w:color="auto"/>
          </w:divBdr>
        </w:div>
        <w:div w:id="1788041719">
          <w:marLeft w:val="480"/>
          <w:marRight w:val="0"/>
          <w:marTop w:val="0"/>
          <w:marBottom w:val="0"/>
          <w:divBdr>
            <w:top w:val="none" w:sz="0" w:space="0" w:color="auto"/>
            <w:left w:val="none" w:sz="0" w:space="0" w:color="auto"/>
            <w:bottom w:val="none" w:sz="0" w:space="0" w:color="auto"/>
            <w:right w:val="none" w:sz="0" w:space="0" w:color="auto"/>
          </w:divBdr>
        </w:div>
        <w:div w:id="1809123414">
          <w:marLeft w:val="480"/>
          <w:marRight w:val="0"/>
          <w:marTop w:val="0"/>
          <w:marBottom w:val="0"/>
          <w:divBdr>
            <w:top w:val="none" w:sz="0" w:space="0" w:color="auto"/>
            <w:left w:val="none" w:sz="0" w:space="0" w:color="auto"/>
            <w:bottom w:val="none" w:sz="0" w:space="0" w:color="auto"/>
            <w:right w:val="none" w:sz="0" w:space="0" w:color="auto"/>
          </w:divBdr>
        </w:div>
        <w:div w:id="1829247274">
          <w:marLeft w:val="480"/>
          <w:marRight w:val="0"/>
          <w:marTop w:val="0"/>
          <w:marBottom w:val="0"/>
          <w:divBdr>
            <w:top w:val="none" w:sz="0" w:space="0" w:color="auto"/>
            <w:left w:val="none" w:sz="0" w:space="0" w:color="auto"/>
            <w:bottom w:val="none" w:sz="0" w:space="0" w:color="auto"/>
            <w:right w:val="none" w:sz="0" w:space="0" w:color="auto"/>
          </w:divBdr>
        </w:div>
        <w:div w:id="1841460166">
          <w:marLeft w:val="480"/>
          <w:marRight w:val="0"/>
          <w:marTop w:val="0"/>
          <w:marBottom w:val="0"/>
          <w:divBdr>
            <w:top w:val="none" w:sz="0" w:space="0" w:color="auto"/>
            <w:left w:val="none" w:sz="0" w:space="0" w:color="auto"/>
            <w:bottom w:val="none" w:sz="0" w:space="0" w:color="auto"/>
            <w:right w:val="none" w:sz="0" w:space="0" w:color="auto"/>
          </w:divBdr>
        </w:div>
        <w:div w:id="1852835248">
          <w:marLeft w:val="480"/>
          <w:marRight w:val="0"/>
          <w:marTop w:val="0"/>
          <w:marBottom w:val="0"/>
          <w:divBdr>
            <w:top w:val="none" w:sz="0" w:space="0" w:color="auto"/>
            <w:left w:val="none" w:sz="0" w:space="0" w:color="auto"/>
            <w:bottom w:val="none" w:sz="0" w:space="0" w:color="auto"/>
            <w:right w:val="none" w:sz="0" w:space="0" w:color="auto"/>
          </w:divBdr>
        </w:div>
        <w:div w:id="1855339874">
          <w:marLeft w:val="480"/>
          <w:marRight w:val="0"/>
          <w:marTop w:val="0"/>
          <w:marBottom w:val="0"/>
          <w:divBdr>
            <w:top w:val="none" w:sz="0" w:space="0" w:color="auto"/>
            <w:left w:val="none" w:sz="0" w:space="0" w:color="auto"/>
            <w:bottom w:val="none" w:sz="0" w:space="0" w:color="auto"/>
            <w:right w:val="none" w:sz="0" w:space="0" w:color="auto"/>
          </w:divBdr>
        </w:div>
        <w:div w:id="1907841750">
          <w:marLeft w:val="480"/>
          <w:marRight w:val="0"/>
          <w:marTop w:val="0"/>
          <w:marBottom w:val="0"/>
          <w:divBdr>
            <w:top w:val="none" w:sz="0" w:space="0" w:color="auto"/>
            <w:left w:val="none" w:sz="0" w:space="0" w:color="auto"/>
            <w:bottom w:val="none" w:sz="0" w:space="0" w:color="auto"/>
            <w:right w:val="none" w:sz="0" w:space="0" w:color="auto"/>
          </w:divBdr>
        </w:div>
        <w:div w:id="1917209286">
          <w:marLeft w:val="480"/>
          <w:marRight w:val="0"/>
          <w:marTop w:val="0"/>
          <w:marBottom w:val="0"/>
          <w:divBdr>
            <w:top w:val="none" w:sz="0" w:space="0" w:color="auto"/>
            <w:left w:val="none" w:sz="0" w:space="0" w:color="auto"/>
            <w:bottom w:val="none" w:sz="0" w:space="0" w:color="auto"/>
            <w:right w:val="none" w:sz="0" w:space="0" w:color="auto"/>
          </w:divBdr>
        </w:div>
        <w:div w:id="1953130112">
          <w:marLeft w:val="480"/>
          <w:marRight w:val="0"/>
          <w:marTop w:val="0"/>
          <w:marBottom w:val="0"/>
          <w:divBdr>
            <w:top w:val="none" w:sz="0" w:space="0" w:color="auto"/>
            <w:left w:val="none" w:sz="0" w:space="0" w:color="auto"/>
            <w:bottom w:val="none" w:sz="0" w:space="0" w:color="auto"/>
            <w:right w:val="none" w:sz="0" w:space="0" w:color="auto"/>
          </w:divBdr>
        </w:div>
        <w:div w:id="1988894067">
          <w:marLeft w:val="480"/>
          <w:marRight w:val="0"/>
          <w:marTop w:val="0"/>
          <w:marBottom w:val="0"/>
          <w:divBdr>
            <w:top w:val="none" w:sz="0" w:space="0" w:color="auto"/>
            <w:left w:val="none" w:sz="0" w:space="0" w:color="auto"/>
            <w:bottom w:val="none" w:sz="0" w:space="0" w:color="auto"/>
            <w:right w:val="none" w:sz="0" w:space="0" w:color="auto"/>
          </w:divBdr>
        </w:div>
        <w:div w:id="2025091969">
          <w:marLeft w:val="480"/>
          <w:marRight w:val="0"/>
          <w:marTop w:val="0"/>
          <w:marBottom w:val="0"/>
          <w:divBdr>
            <w:top w:val="none" w:sz="0" w:space="0" w:color="auto"/>
            <w:left w:val="none" w:sz="0" w:space="0" w:color="auto"/>
            <w:bottom w:val="none" w:sz="0" w:space="0" w:color="auto"/>
            <w:right w:val="none" w:sz="0" w:space="0" w:color="auto"/>
          </w:divBdr>
        </w:div>
        <w:div w:id="2063677911">
          <w:marLeft w:val="480"/>
          <w:marRight w:val="0"/>
          <w:marTop w:val="0"/>
          <w:marBottom w:val="0"/>
          <w:divBdr>
            <w:top w:val="none" w:sz="0" w:space="0" w:color="auto"/>
            <w:left w:val="none" w:sz="0" w:space="0" w:color="auto"/>
            <w:bottom w:val="none" w:sz="0" w:space="0" w:color="auto"/>
            <w:right w:val="none" w:sz="0" w:space="0" w:color="auto"/>
          </w:divBdr>
        </w:div>
        <w:div w:id="2079086701">
          <w:marLeft w:val="480"/>
          <w:marRight w:val="0"/>
          <w:marTop w:val="0"/>
          <w:marBottom w:val="0"/>
          <w:divBdr>
            <w:top w:val="none" w:sz="0" w:space="0" w:color="auto"/>
            <w:left w:val="none" w:sz="0" w:space="0" w:color="auto"/>
            <w:bottom w:val="none" w:sz="0" w:space="0" w:color="auto"/>
            <w:right w:val="none" w:sz="0" w:space="0" w:color="auto"/>
          </w:divBdr>
        </w:div>
        <w:div w:id="2115008144">
          <w:marLeft w:val="480"/>
          <w:marRight w:val="0"/>
          <w:marTop w:val="0"/>
          <w:marBottom w:val="0"/>
          <w:divBdr>
            <w:top w:val="none" w:sz="0" w:space="0" w:color="auto"/>
            <w:left w:val="none" w:sz="0" w:space="0" w:color="auto"/>
            <w:bottom w:val="none" w:sz="0" w:space="0" w:color="auto"/>
            <w:right w:val="none" w:sz="0" w:space="0" w:color="auto"/>
          </w:divBdr>
        </w:div>
        <w:div w:id="2142531640">
          <w:marLeft w:val="480"/>
          <w:marRight w:val="0"/>
          <w:marTop w:val="0"/>
          <w:marBottom w:val="0"/>
          <w:divBdr>
            <w:top w:val="none" w:sz="0" w:space="0" w:color="auto"/>
            <w:left w:val="none" w:sz="0" w:space="0" w:color="auto"/>
            <w:bottom w:val="none" w:sz="0" w:space="0" w:color="auto"/>
            <w:right w:val="none" w:sz="0" w:space="0" w:color="auto"/>
          </w:divBdr>
        </w:div>
      </w:divsChild>
    </w:div>
    <w:div w:id="2017658150">
      <w:marLeft w:val="640"/>
      <w:marRight w:val="0"/>
      <w:marTop w:val="0"/>
      <w:marBottom w:val="0"/>
      <w:divBdr>
        <w:top w:val="none" w:sz="0" w:space="0" w:color="auto"/>
        <w:left w:val="none" w:sz="0" w:space="0" w:color="auto"/>
        <w:bottom w:val="none" w:sz="0" w:space="0" w:color="auto"/>
        <w:right w:val="none" w:sz="0" w:space="0" w:color="auto"/>
      </w:divBdr>
    </w:div>
    <w:div w:id="2017681797">
      <w:marLeft w:val="640"/>
      <w:marRight w:val="0"/>
      <w:marTop w:val="0"/>
      <w:marBottom w:val="0"/>
      <w:divBdr>
        <w:top w:val="none" w:sz="0" w:space="0" w:color="auto"/>
        <w:left w:val="none" w:sz="0" w:space="0" w:color="auto"/>
        <w:bottom w:val="none" w:sz="0" w:space="0" w:color="auto"/>
        <w:right w:val="none" w:sz="0" w:space="0" w:color="auto"/>
      </w:divBdr>
    </w:div>
    <w:div w:id="2017687600">
      <w:marLeft w:val="640"/>
      <w:marRight w:val="0"/>
      <w:marTop w:val="0"/>
      <w:marBottom w:val="0"/>
      <w:divBdr>
        <w:top w:val="none" w:sz="0" w:space="0" w:color="auto"/>
        <w:left w:val="none" w:sz="0" w:space="0" w:color="auto"/>
        <w:bottom w:val="none" w:sz="0" w:space="0" w:color="auto"/>
        <w:right w:val="none" w:sz="0" w:space="0" w:color="auto"/>
      </w:divBdr>
    </w:div>
    <w:div w:id="2017919248">
      <w:marLeft w:val="640"/>
      <w:marRight w:val="0"/>
      <w:marTop w:val="0"/>
      <w:marBottom w:val="0"/>
      <w:divBdr>
        <w:top w:val="none" w:sz="0" w:space="0" w:color="auto"/>
        <w:left w:val="none" w:sz="0" w:space="0" w:color="auto"/>
        <w:bottom w:val="none" w:sz="0" w:space="0" w:color="auto"/>
        <w:right w:val="none" w:sz="0" w:space="0" w:color="auto"/>
      </w:divBdr>
    </w:div>
    <w:div w:id="2018072066">
      <w:bodyDiv w:val="1"/>
      <w:marLeft w:val="0"/>
      <w:marRight w:val="0"/>
      <w:marTop w:val="0"/>
      <w:marBottom w:val="0"/>
      <w:divBdr>
        <w:top w:val="none" w:sz="0" w:space="0" w:color="auto"/>
        <w:left w:val="none" w:sz="0" w:space="0" w:color="auto"/>
        <w:bottom w:val="none" w:sz="0" w:space="0" w:color="auto"/>
        <w:right w:val="none" w:sz="0" w:space="0" w:color="auto"/>
      </w:divBdr>
      <w:divsChild>
        <w:div w:id="6059035">
          <w:marLeft w:val="480"/>
          <w:marRight w:val="0"/>
          <w:marTop w:val="0"/>
          <w:marBottom w:val="0"/>
          <w:divBdr>
            <w:top w:val="none" w:sz="0" w:space="0" w:color="auto"/>
            <w:left w:val="none" w:sz="0" w:space="0" w:color="auto"/>
            <w:bottom w:val="none" w:sz="0" w:space="0" w:color="auto"/>
            <w:right w:val="none" w:sz="0" w:space="0" w:color="auto"/>
          </w:divBdr>
        </w:div>
        <w:div w:id="32117217">
          <w:marLeft w:val="480"/>
          <w:marRight w:val="0"/>
          <w:marTop w:val="0"/>
          <w:marBottom w:val="0"/>
          <w:divBdr>
            <w:top w:val="none" w:sz="0" w:space="0" w:color="auto"/>
            <w:left w:val="none" w:sz="0" w:space="0" w:color="auto"/>
            <w:bottom w:val="none" w:sz="0" w:space="0" w:color="auto"/>
            <w:right w:val="none" w:sz="0" w:space="0" w:color="auto"/>
          </w:divBdr>
        </w:div>
        <w:div w:id="55016169">
          <w:marLeft w:val="480"/>
          <w:marRight w:val="0"/>
          <w:marTop w:val="0"/>
          <w:marBottom w:val="0"/>
          <w:divBdr>
            <w:top w:val="none" w:sz="0" w:space="0" w:color="auto"/>
            <w:left w:val="none" w:sz="0" w:space="0" w:color="auto"/>
            <w:bottom w:val="none" w:sz="0" w:space="0" w:color="auto"/>
            <w:right w:val="none" w:sz="0" w:space="0" w:color="auto"/>
          </w:divBdr>
        </w:div>
        <w:div w:id="74977702">
          <w:marLeft w:val="480"/>
          <w:marRight w:val="0"/>
          <w:marTop w:val="0"/>
          <w:marBottom w:val="0"/>
          <w:divBdr>
            <w:top w:val="none" w:sz="0" w:space="0" w:color="auto"/>
            <w:left w:val="none" w:sz="0" w:space="0" w:color="auto"/>
            <w:bottom w:val="none" w:sz="0" w:space="0" w:color="auto"/>
            <w:right w:val="none" w:sz="0" w:space="0" w:color="auto"/>
          </w:divBdr>
        </w:div>
        <w:div w:id="84964865">
          <w:marLeft w:val="480"/>
          <w:marRight w:val="0"/>
          <w:marTop w:val="0"/>
          <w:marBottom w:val="0"/>
          <w:divBdr>
            <w:top w:val="none" w:sz="0" w:space="0" w:color="auto"/>
            <w:left w:val="none" w:sz="0" w:space="0" w:color="auto"/>
            <w:bottom w:val="none" w:sz="0" w:space="0" w:color="auto"/>
            <w:right w:val="none" w:sz="0" w:space="0" w:color="auto"/>
          </w:divBdr>
        </w:div>
        <w:div w:id="107045400">
          <w:marLeft w:val="480"/>
          <w:marRight w:val="0"/>
          <w:marTop w:val="0"/>
          <w:marBottom w:val="0"/>
          <w:divBdr>
            <w:top w:val="none" w:sz="0" w:space="0" w:color="auto"/>
            <w:left w:val="none" w:sz="0" w:space="0" w:color="auto"/>
            <w:bottom w:val="none" w:sz="0" w:space="0" w:color="auto"/>
            <w:right w:val="none" w:sz="0" w:space="0" w:color="auto"/>
          </w:divBdr>
        </w:div>
        <w:div w:id="170340552">
          <w:marLeft w:val="480"/>
          <w:marRight w:val="0"/>
          <w:marTop w:val="0"/>
          <w:marBottom w:val="0"/>
          <w:divBdr>
            <w:top w:val="none" w:sz="0" w:space="0" w:color="auto"/>
            <w:left w:val="none" w:sz="0" w:space="0" w:color="auto"/>
            <w:bottom w:val="none" w:sz="0" w:space="0" w:color="auto"/>
            <w:right w:val="none" w:sz="0" w:space="0" w:color="auto"/>
          </w:divBdr>
        </w:div>
        <w:div w:id="175925749">
          <w:marLeft w:val="480"/>
          <w:marRight w:val="0"/>
          <w:marTop w:val="0"/>
          <w:marBottom w:val="0"/>
          <w:divBdr>
            <w:top w:val="none" w:sz="0" w:space="0" w:color="auto"/>
            <w:left w:val="none" w:sz="0" w:space="0" w:color="auto"/>
            <w:bottom w:val="none" w:sz="0" w:space="0" w:color="auto"/>
            <w:right w:val="none" w:sz="0" w:space="0" w:color="auto"/>
          </w:divBdr>
        </w:div>
        <w:div w:id="175965763">
          <w:marLeft w:val="480"/>
          <w:marRight w:val="0"/>
          <w:marTop w:val="0"/>
          <w:marBottom w:val="0"/>
          <w:divBdr>
            <w:top w:val="none" w:sz="0" w:space="0" w:color="auto"/>
            <w:left w:val="none" w:sz="0" w:space="0" w:color="auto"/>
            <w:bottom w:val="none" w:sz="0" w:space="0" w:color="auto"/>
            <w:right w:val="none" w:sz="0" w:space="0" w:color="auto"/>
          </w:divBdr>
        </w:div>
        <w:div w:id="196968285">
          <w:marLeft w:val="480"/>
          <w:marRight w:val="0"/>
          <w:marTop w:val="0"/>
          <w:marBottom w:val="0"/>
          <w:divBdr>
            <w:top w:val="none" w:sz="0" w:space="0" w:color="auto"/>
            <w:left w:val="none" w:sz="0" w:space="0" w:color="auto"/>
            <w:bottom w:val="none" w:sz="0" w:space="0" w:color="auto"/>
            <w:right w:val="none" w:sz="0" w:space="0" w:color="auto"/>
          </w:divBdr>
        </w:div>
        <w:div w:id="215508983">
          <w:marLeft w:val="480"/>
          <w:marRight w:val="0"/>
          <w:marTop w:val="0"/>
          <w:marBottom w:val="0"/>
          <w:divBdr>
            <w:top w:val="none" w:sz="0" w:space="0" w:color="auto"/>
            <w:left w:val="none" w:sz="0" w:space="0" w:color="auto"/>
            <w:bottom w:val="none" w:sz="0" w:space="0" w:color="auto"/>
            <w:right w:val="none" w:sz="0" w:space="0" w:color="auto"/>
          </w:divBdr>
        </w:div>
        <w:div w:id="238171293">
          <w:marLeft w:val="480"/>
          <w:marRight w:val="0"/>
          <w:marTop w:val="0"/>
          <w:marBottom w:val="0"/>
          <w:divBdr>
            <w:top w:val="none" w:sz="0" w:space="0" w:color="auto"/>
            <w:left w:val="none" w:sz="0" w:space="0" w:color="auto"/>
            <w:bottom w:val="none" w:sz="0" w:space="0" w:color="auto"/>
            <w:right w:val="none" w:sz="0" w:space="0" w:color="auto"/>
          </w:divBdr>
        </w:div>
        <w:div w:id="321080538">
          <w:marLeft w:val="480"/>
          <w:marRight w:val="0"/>
          <w:marTop w:val="0"/>
          <w:marBottom w:val="0"/>
          <w:divBdr>
            <w:top w:val="none" w:sz="0" w:space="0" w:color="auto"/>
            <w:left w:val="none" w:sz="0" w:space="0" w:color="auto"/>
            <w:bottom w:val="none" w:sz="0" w:space="0" w:color="auto"/>
            <w:right w:val="none" w:sz="0" w:space="0" w:color="auto"/>
          </w:divBdr>
        </w:div>
        <w:div w:id="344133671">
          <w:marLeft w:val="480"/>
          <w:marRight w:val="0"/>
          <w:marTop w:val="0"/>
          <w:marBottom w:val="0"/>
          <w:divBdr>
            <w:top w:val="none" w:sz="0" w:space="0" w:color="auto"/>
            <w:left w:val="none" w:sz="0" w:space="0" w:color="auto"/>
            <w:bottom w:val="none" w:sz="0" w:space="0" w:color="auto"/>
            <w:right w:val="none" w:sz="0" w:space="0" w:color="auto"/>
          </w:divBdr>
        </w:div>
        <w:div w:id="346752573">
          <w:marLeft w:val="480"/>
          <w:marRight w:val="0"/>
          <w:marTop w:val="0"/>
          <w:marBottom w:val="0"/>
          <w:divBdr>
            <w:top w:val="none" w:sz="0" w:space="0" w:color="auto"/>
            <w:left w:val="none" w:sz="0" w:space="0" w:color="auto"/>
            <w:bottom w:val="none" w:sz="0" w:space="0" w:color="auto"/>
            <w:right w:val="none" w:sz="0" w:space="0" w:color="auto"/>
          </w:divBdr>
        </w:div>
        <w:div w:id="380373888">
          <w:marLeft w:val="480"/>
          <w:marRight w:val="0"/>
          <w:marTop w:val="0"/>
          <w:marBottom w:val="0"/>
          <w:divBdr>
            <w:top w:val="none" w:sz="0" w:space="0" w:color="auto"/>
            <w:left w:val="none" w:sz="0" w:space="0" w:color="auto"/>
            <w:bottom w:val="none" w:sz="0" w:space="0" w:color="auto"/>
            <w:right w:val="none" w:sz="0" w:space="0" w:color="auto"/>
          </w:divBdr>
        </w:div>
        <w:div w:id="414210882">
          <w:marLeft w:val="480"/>
          <w:marRight w:val="0"/>
          <w:marTop w:val="0"/>
          <w:marBottom w:val="0"/>
          <w:divBdr>
            <w:top w:val="none" w:sz="0" w:space="0" w:color="auto"/>
            <w:left w:val="none" w:sz="0" w:space="0" w:color="auto"/>
            <w:bottom w:val="none" w:sz="0" w:space="0" w:color="auto"/>
            <w:right w:val="none" w:sz="0" w:space="0" w:color="auto"/>
          </w:divBdr>
        </w:div>
        <w:div w:id="470636242">
          <w:marLeft w:val="480"/>
          <w:marRight w:val="0"/>
          <w:marTop w:val="0"/>
          <w:marBottom w:val="0"/>
          <w:divBdr>
            <w:top w:val="none" w:sz="0" w:space="0" w:color="auto"/>
            <w:left w:val="none" w:sz="0" w:space="0" w:color="auto"/>
            <w:bottom w:val="none" w:sz="0" w:space="0" w:color="auto"/>
            <w:right w:val="none" w:sz="0" w:space="0" w:color="auto"/>
          </w:divBdr>
        </w:div>
        <w:div w:id="489519186">
          <w:marLeft w:val="480"/>
          <w:marRight w:val="0"/>
          <w:marTop w:val="0"/>
          <w:marBottom w:val="0"/>
          <w:divBdr>
            <w:top w:val="none" w:sz="0" w:space="0" w:color="auto"/>
            <w:left w:val="none" w:sz="0" w:space="0" w:color="auto"/>
            <w:bottom w:val="none" w:sz="0" w:space="0" w:color="auto"/>
            <w:right w:val="none" w:sz="0" w:space="0" w:color="auto"/>
          </w:divBdr>
        </w:div>
        <w:div w:id="539708079">
          <w:marLeft w:val="480"/>
          <w:marRight w:val="0"/>
          <w:marTop w:val="0"/>
          <w:marBottom w:val="0"/>
          <w:divBdr>
            <w:top w:val="none" w:sz="0" w:space="0" w:color="auto"/>
            <w:left w:val="none" w:sz="0" w:space="0" w:color="auto"/>
            <w:bottom w:val="none" w:sz="0" w:space="0" w:color="auto"/>
            <w:right w:val="none" w:sz="0" w:space="0" w:color="auto"/>
          </w:divBdr>
        </w:div>
        <w:div w:id="569390633">
          <w:marLeft w:val="480"/>
          <w:marRight w:val="0"/>
          <w:marTop w:val="0"/>
          <w:marBottom w:val="0"/>
          <w:divBdr>
            <w:top w:val="none" w:sz="0" w:space="0" w:color="auto"/>
            <w:left w:val="none" w:sz="0" w:space="0" w:color="auto"/>
            <w:bottom w:val="none" w:sz="0" w:space="0" w:color="auto"/>
            <w:right w:val="none" w:sz="0" w:space="0" w:color="auto"/>
          </w:divBdr>
        </w:div>
        <w:div w:id="595866288">
          <w:marLeft w:val="480"/>
          <w:marRight w:val="0"/>
          <w:marTop w:val="0"/>
          <w:marBottom w:val="0"/>
          <w:divBdr>
            <w:top w:val="none" w:sz="0" w:space="0" w:color="auto"/>
            <w:left w:val="none" w:sz="0" w:space="0" w:color="auto"/>
            <w:bottom w:val="none" w:sz="0" w:space="0" w:color="auto"/>
            <w:right w:val="none" w:sz="0" w:space="0" w:color="auto"/>
          </w:divBdr>
        </w:div>
        <w:div w:id="635260876">
          <w:marLeft w:val="480"/>
          <w:marRight w:val="0"/>
          <w:marTop w:val="0"/>
          <w:marBottom w:val="0"/>
          <w:divBdr>
            <w:top w:val="none" w:sz="0" w:space="0" w:color="auto"/>
            <w:left w:val="none" w:sz="0" w:space="0" w:color="auto"/>
            <w:bottom w:val="none" w:sz="0" w:space="0" w:color="auto"/>
            <w:right w:val="none" w:sz="0" w:space="0" w:color="auto"/>
          </w:divBdr>
        </w:div>
        <w:div w:id="677583715">
          <w:marLeft w:val="480"/>
          <w:marRight w:val="0"/>
          <w:marTop w:val="0"/>
          <w:marBottom w:val="0"/>
          <w:divBdr>
            <w:top w:val="none" w:sz="0" w:space="0" w:color="auto"/>
            <w:left w:val="none" w:sz="0" w:space="0" w:color="auto"/>
            <w:bottom w:val="none" w:sz="0" w:space="0" w:color="auto"/>
            <w:right w:val="none" w:sz="0" w:space="0" w:color="auto"/>
          </w:divBdr>
        </w:div>
        <w:div w:id="742802520">
          <w:marLeft w:val="480"/>
          <w:marRight w:val="0"/>
          <w:marTop w:val="0"/>
          <w:marBottom w:val="0"/>
          <w:divBdr>
            <w:top w:val="none" w:sz="0" w:space="0" w:color="auto"/>
            <w:left w:val="none" w:sz="0" w:space="0" w:color="auto"/>
            <w:bottom w:val="none" w:sz="0" w:space="0" w:color="auto"/>
            <w:right w:val="none" w:sz="0" w:space="0" w:color="auto"/>
          </w:divBdr>
        </w:div>
        <w:div w:id="780152003">
          <w:marLeft w:val="480"/>
          <w:marRight w:val="0"/>
          <w:marTop w:val="0"/>
          <w:marBottom w:val="0"/>
          <w:divBdr>
            <w:top w:val="none" w:sz="0" w:space="0" w:color="auto"/>
            <w:left w:val="none" w:sz="0" w:space="0" w:color="auto"/>
            <w:bottom w:val="none" w:sz="0" w:space="0" w:color="auto"/>
            <w:right w:val="none" w:sz="0" w:space="0" w:color="auto"/>
          </w:divBdr>
        </w:div>
        <w:div w:id="817767797">
          <w:marLeft w:val="480"/>
          <w:marRight w:val="0"/>
          <w:marTop w:val="0"/>
          <w:marBottom w:val="0"/>
          <w:divBdr>
            <w:top w:val="none" w:sz="0" w:space="0" w:color="auto"/>
            <w:left w:val="none" w:sz="0" w:space="0" w:color="auto"/>
            <w:bottom w:val="none" w:sz="0" w:space="0" w:color="auto"/>
            <w:right w:val="none" w:sz="0" w:space="0" w:color="auto"/>
          </w:divBdr>
        </w:div>
        <w:div w:id="836503509">
          <w:marLeft w:val="480"/>
          <w:marRight w:val="0"/>
          <w:marTop w:val="0"/>
          <w:marBottom w:val="0"/>
          <w:divBdr>
            <w:top w:val="none" w:sz="0" w:space="0" w:color="auto"/>
            <w:left w:val="none" w:sz="0" w:space="0" w:color="auto"/>
            <w:bottom w:val="none" w:sz="0" w:space="0" w:color="auto"/>
            <w:right w:val="none" w:sz="0" w:space="0" w:color="auto"/>
          </w:divBdr>
        </w:div>
        <w:div w:id="953514654">
          <w:marLeft w:val="480"/>
          <w:marRight w:val="0"/>
          <w:marTop w:val="0"/>
          <w:marBottom w:val="0"/>
          <w:divBdr>
            <w:top w:val="none" w:sz="0" w:space="0" w:color="auto"/>
            <w:left w:val="none" w:sz="0" w:space="0" w:color="auto"/>
            <w:bottom w:val="none" w:sz="0" w:space="0" w:color="auto"/>
            <w:right w:val="none" w:sz="0" w:space="0" w:color="auto"/>
          </w:divBdr>
        </w:div>
        <w:div w:id="963118402">
          <w:marLeft w:val="480"/>
          <w:marRight w:val="0"/>
          <w:marTop w:val="0"/>
          <w:marBottom w:val="0"/>
          <w:divBdr>
            <w:top w:val="none" w:sz="0" w:space="0" w:color="auto"/>
            <w:left w:val="none" w:sz="0" w:space="0" w:color="auto"/>
            <w:bottom w:val="none" w:sz="0" w:space="0" w:color="auto"/>
            <w:right w:val="none" w:sz="0" w:space="0" w:color="auto"/>
          </w:divBdr>
        </w:div>
        <w:div w:id="999190957">
          <w:marLeft w:val="480"/>
          <w:marRight w:val="0"/>
          <w:marTop w:val="0"/>
          <w:marBottom w:val="0"/>
          <w:divBdr>
            <w:top w:val="none" w:sz="0" w:space="0" w:color="auto"/>
            <w:left w:val="none" w:sz="0" w:space="0" w:color="auto"/>
            <w:bottom w:val="none" w:sz="0" w:space="0" w:color="auto"/>
            <w:right w:val="none" w:sz="0" w:space="0" w:color="auto"/>
          </w:divBdr>
        </w:div>
        <w:div w:id="1009917335">
          <w:marLeft w:val="480"/>
          <w:marRight w:val="0"/>
          <w:marTop w:val="0"/>
          <w:marBottom w:val="0"/>
          <w:divBdr>
            <w:top w:val="none" w:sz="0" w:space="0" w:color="auto"/>
            <w:left w:val="none" w:sz="0" w:space="0" w:color="auto"/>
            <w:bottom w:val="none" w:sz="0" w:space="0" w:color="auto"/>
            <w:right w:val="none" w:sz="0" w:space="0" w:color="auto"/>
          </w:divBdr>
        </w:div>
        <w:div w:id="1095827463">
          <w:marLeft w:val="480"/>
          <w:marRight w:val="0"/>
          <w:marTop w:val="0"/>
          <w:marBottom w:val="0"/>
          <w:divBdr>
            <w:top w:val="none" w:sz="0" w:space="0" w:color="auto"/>
            <w:left w:val="none" w:sz="0" w:space="0" w:color="auto"/>
            <w:bottom w:val="none" w:sz="0" w:space="0" w:color="auto"/>
            <w:right w:val="none" w:sz="0" w:space="0" w:color="auto"/>
          </w:divBdr>
        </w:div>
        <w:div w:id="1096680778">
          <w:marLeft w:val="480"/>
          <w:marRight w:val="0"/>
          <w:marTop w:val="0"/>
          <w:marBottom w:val="0"/>
          <w:divBdr>
            <w:top w:val="none" w:sz="0" w:space="0" w:color="auto"/>
            <w:left w:val="none" w:sz="0" w:space="0" w:color="auto"/>
            <w:bottom w:val="none" w:sz="0" w:space="0" w:color="auto"/>
            <w:right w:val="none" w:sz="0" w:space="0" w:color="auto"/>
          </w:divBdr>
        </w:div>
        <w:div w:id="1126463130">
          <w:marLeft w:val="480"/>
          <w:marRight w:val="0"/>
          <w:marTop w:val="0"/>
          <w:marBottom w:val="0"/>
          <w:divBdr>
            <w:top w:val="none" w:sz="0" w:space="0" w:color="auto"/>
            <w:left w:val="none" w:sz="0" w:space="0" w:color="auto"/>
            <w:bottom w:val="none" w:sz="0" w:space="0" w:color="auto"/>
            <w:right w:val="none" w:sz="0" w:space="0" w:color="auto"/>
          </w:divBdr>
        </w:div>
        <w:div w:id="1158228472">
          <w:marLeft w:val="480"/>
          <w:marRight w:val="0"/>
          <w:marTop w:val="0"/>
          <w:marBottom w:val="0"/>
          <w:divBdr>
            <w:top w:val="none" w:sz="0" w:space="0" w:color="auto"/>
            <w:left w:val="none" w:sz="0" w:space="0" w:color="auto"/>
            <w:bottom w:val="none" w:sz="0" w:space="0" w:color="auto"/>
            <w:right w:val="none" w:sz="0" w:space="0" w:color="auto"/>
          </w:divBdr>
        </w:div>
        <w:div w:id="1217274215">
          <w:marLeft w:val="480"/>
          <w:marRight w:val="0"/>
          <w:marTop w:val="0"/>
          <w:marBottom w:val="0"/>
          <w:divBdr>
            <w:top w:val="none" w:sz="0" w:space="0" w:color="auto"/>
            <w:left w:val="none" w:sz="0" w:space="0" w:color="auto"/>
            <w:bottom w:val="none" w:sz="0" w:space="0" w:color="auto"/>
            <w:right w:val="none" w:sz="0" w:space="0" w:color="auto"/>
          </w:divBdr>
        </w:div>
        <w:div w:id="1254627712">
          <w:marLeft w:val="480"/>
          <w:marRight w:val="0"/>
          <w:marTop w:val="0"/>
          <w:marBottom w:val="0"/>
          <w:divBdr>
            <w:top w:val="none" w:sz="0" w:space="0" w:color="auto"/>
            <w:left w:val="none" w:sz="0" w:space="0" w:color="auto"/>
            <w:bottom w:val="none" w:sz="0" w:space="0" w:color="auto"/>
            <w:right w:val="none" w:sz="0" w:space="0" w:color="auto"/>
          </w:divBdr>
        </w:div>
        <w:div w:id="1258054143">
          <w:marLeft w:val="480"/>
          <w:marRight w:val="0"/>
          <w:marTop w:val="0"/>
          <w:marBottom w:val="0"/>
          <w:divBdr>
            <w:top w:val="none" w:sz="0" w:space="0" w:color="auto"/>
            <w:left w:val="none" w:sz="0" w:space="0" w:color="auto"/>
            <w:bottom w:val="none" w:sz="0" w:space="0" w:color="auto"/>
            <w:right w:val="none" w:sz="0" w:space="0" w:color="auto"/>
          </w:divBdr>
        </w:div>
        <w:div w:id="1282032058">
          <w:marLeft w:val="480"/>
          <w:marRight w:val="0"/>
          <w:marTop w:val="0"/>
          <w:marBottom w:val="0"/>
          <w:divBdr>
            <w:top w:val="none" w:sz="0" w:space="0" w:color="auto"/>
            <w:left w:val="none" w:sz="0" w:space="0" w:color="auto"/>
            <w:bottom w:val="none" w:sz="0" w:space="0" w:color="auto"/>
            <w:right w:val="none" w:sz="0" w:space="0" w:color="auto"/>
          </w:divBdr>
        </w:div>
        <w:div w:id="1284850589">
          <w:marLeft w:val="480"/>
          <w:marRight w:val="0"/>
          <w:marTop w:val="0"/>
          <w:marBottom w:val="0"/>
          <w:divBdr>
            <w:top w:val="none" w:sz="0" w:space="0" w:color="auto"/>
            <w:left w:val="none" w:sz="0" w:space="0" w:color="auto"/>
            <w:bottom w:val="none" w:sz="0" w:space="0" w:color="auto"/>
            <w:right w:val="none" w:sz="0" w:space="0" w:color="auto"/>
          </w:divBdr>
        </w:div>
        <w:div w:id="1321349827">
          <w:marLeft w:val="480"/>
          <w:marRight w:val="0"/>
          <w:marTop w:val="0"/>
          <w:marBottom w:val="0"/>
          <w:divBdr>
            <w:top w:val="none" w:sz="0" w:space="0" w:color="auto"/>
            <w:left w:val="none" w:sz="0" w:space="0" w:color="auto"/>
            <w:bottom w:val="none" w:sz="0" w:space="0" w:color="auto"/>
            <w:right w:val="none" w:sz="0" w:space="0" w:color="auto"/>
          </w:divBdr>
        </w:div>
        <w:div w:id="1325889410">
          <w:marLeft w:val="480"/>
          <w:marRight w:val="0"/>
          <w:marTop w:val="0"/>
          <w:marBottom w:val="0"/>
          <w:divBdr>
            <w:top w:val="none" w:sz="0" w:space="0" w:color="auto"/>
            <w:left w:val="none" w:sz="0" w:space="0" w:color="auto"/>
            <w:bottom w:val="none" w:sz="0" w:space="0" w:color="auto"/>
            <w:right w:val="none" w:sz="0" w:space="0" w:color="auto"/>
          </w:divBdr>
        </w:div>
        <w:div w:id="1333292758">
          <w:marLeft w:val="480"/>
          <w:marRight w:val="0"/>
          <w:marTop w:val="0"/>
          <w:marBottom w:val="0"/>
          <w:divBdr>
            <w:top w:val="none" w:sz="0" w:space="0" w:color="auto"/>
            <w:left w:val="none" w:sz="0" w:space="0" w:color="auto"/>
            <w:bottom w:val="none" w:sz="0" w:space="0" w:color="auto"/>
            <w:right w:val="none" w:sz="0" w:space="0" w:color="auto"/>
          </w:divBdr>
        </w:div>
        <w:div w:id="1347362632">
          <w:marLeft w:val="480"/>
          <w:marRight w:val="0"/>
          <w:marTop w:val="0"/>
          <w:marBottom w:val="0"/>
          <w:divBdr>
            <w:top w:val="none" w:sz="0" w:space="0" w:color="auto"/>
            <w:left w:val="none" w:sz="0" w:space="0" w:color="auto"/>
            <w:bottom w:val="none" w:sz="0" w:space="0" w:color="auto"/>
            <w:right w:val="none" w:sz="0" w:space="0" w:color="auto"/>
          </w:divBdr>
        </w:div>
        <w:div w:id="1393116780">
          <w:marLeft w:val="480"/>
          <w:marRight w:val="0"/>
          <w:marTop w:val="0"/>
          <w:marBottom w:val="0"/>
          <w:divBdr>
            <w:top w:val="none" w:sz="0" w:space="0" w:color="auto"/>
            <w:left w:val="none" w:sz="0" w:space="0" w:color="auto"/>
            <w:bottom w:val="none" w:sz="0" w:space="0" w:color="auto"/>
            <w:right w:val="none" w:sz="0" w:space="0" w:color="auto"/>
          </w:divBdr>
        </w:div>
        <w:div w:id="1483347296">
          <w:marLeft w:val="480"/>
          <w:marRight w:val="0"/>
          <w:marTop w:val="0"/>
          <w:marBottom w:val="0"/>
          <w:divBdr>
            <w:top w:val="none" w:sz="0" w:space="0" w:color="auto"/>
            <w:left w:val="none" w:sz="0" w:space="0" w:color="auto"/>
            <w:bottom w:val="none" w:sz="0" w:space="0" w:color="auto"/>
            <w:right w:val="none" w:sz="0" w:space="0" w:color="auto"/>
          </w:divBdr>
        </w:div>
        <w:div w:id="1522013184">
          <w:marLeft w:val="480"/>
          <w:marRight w:val="0"/>
          <w:marTop w:val="0"/>
          <w:marBottom w:val="0"/>
          <w:divBdr>
            <w:top w:val="none" w:sz="0" w:space="0" w:color="auto"/>
            <w:left w:val="none" w:sz="0" w:space="0" w:color="auto"/>
            <w:bottom w:val="none" w:sz="0" w:space="0" w:color="auto"/>
            <w:right w:val="none" w:sz="0" w:space="0" w:color="auto"/>
          </w:divBdr>
        </w:div>
        <w:div w:id="1522931732">
          <w:marLeft w:val="480"/>
          <w:marRight w:val="0"/>
          <w:marTop w:val="0"/>
          <w:marBottom w:val="0"/>
          <w:divBdr>
            <w:top w:val="none" w:sz="0" w:space="0" w:color="auto"/>
            <w:left w:val="none" w:sz="0" w:space="0" w:color="auto"/>
            <w:bottom w:val="none" w:sz="0" w:space="0" w:color="auto"/>
            <w:right w:val="none" w:sz="0" w:space="0" w:color="auto"/>
          </w:divBdr>
        </w:div>
        <w:div w:id="1622036754">
          <w:marLeft w:val="480"/>
          <w:marRight w:val="0"/>
          <w:marTop w:val="0"/>
          <w:marBottom w:val="0"/>
          <w:divBdr>
            <w:top w:val="none" w:sz="0" w:space="0" w:color="auto"/>
            <w:left w:val="none" w:sz="0" w:space="0" w:color="auto"/>
            <w:bottom w:val="none" w:sz="0" w:space="0" w:color="auto"/>
            <w:right w:val="none" w:sz="0" w:space="0" w:color="auto"/>
          </w:divBdr>
        </w:div>
        <w:div w:id="1669750670">
          <w:marLeft w:val="480"/>
          <w:marRight w:val="0"/>
          <w:marTop w:val="0"/>
          <w:marBottom w:val="0"/>
          <w:divBdr>
            <w:top w:val="none" w:sz="0" w:space="0" w:color="auto"/>
            <w:left w:val="none" w:sz="0" w:space="0" w:color="auto"/>
            <w:bottom w:val="none" w:sz="0" w:space="0" w:color="auto"/>
            <w:right w:val="none" w:sz="0" w:space="0" w:color="auto"/>
          </w:divBdr>
        </w:div>
        <w:div w:id="1674602098">
          <w:marLeft w:val="480"/>
          <w:marRight w:val="0"/>
          <w:marTop w:val="0"/>
          <w:marBottom w:val="0"/>
          <w:divBdr>
            <w:top w:val="none" w:sz="0" w:space="0" w:color="auto"/>
            <w:left w:val="none" w:sz="0" w:space="0" w:color="auto"/>
            <w:bottom w:val="none" w:sz="0" w:space="0" w:color="auto"/>
            <w:right w:val="none" w:sz="0" w:space="0" w:color="auto"/>
          </w:divBdr>
        </w:div>
        <w:div w:id="1708338996">
          <w:marLeft w:val="480"/>
          <w:marRight w:val="0"/>
          <w:marTop w:val="0"/>
          <w:marBottom w:val="0"/>
          <w:divBdr>
            <w:top w:val="none" w:sz="0" w:space="0" w:color="auto"/>
            <w:left w:val="none" w:sz="0" w:space="0" w:color="auto"/>
            <w:bottom w:val="none" w:sz="0" w:space="0" w:color="auto"/>
            <w:right w:val="none" w:sz="0" w:space="0" w:color="auto"/>
          </w:divBdr>
        </w:div>
        <w:div w:id="1750076908">
          <w:marLeft w:val="480"/>
          <w:marRight w:val="0"/>
          <w:marTop w:val="0"/>
          <w:marBottom w:val="0"/>
          <w:divBdr>
            <w:top w:val="none" w:sz="0" w:space="0" w:color="auto"/>
            <w:left w:val="none" w:sz="0" w:space="0" w:color="auto"/>
            <w:bottom w:val="none" w:sz="0" w:space="0" w:color="auto"/>
            <w:right w:val="none" w:sz="0" w:space="0" w:color="auto"/>
          </w:divBdr>
        </w:div>
        <w:div w:id="1797602729">
          <w:marLeft w:val="480"/>
          <w:marRight w:val="0"/>
          <w:marTop w:val="0"/>
          <w:marBottom w:val="0"/>
          <w:divBdr>
            <w:top w:val="none" w:sz="0" w:space="0" w:color="auto"/>
            <w:left w:val="none" w:sz="0" w:space="0" w:color="auto"/>
            <w:bottom w:val="none" w:sz="0" w:space="0" w:color="auto"/>
            <w:right w:val="none" w:sz="0" w:space="0" w:color="auto"/>
          </w:divBdr>
        </w:div>
        <w:div w:id="1801606283">
          <w:marLeft w:val="480"/>
          <w:marRight w:val="0"/>
          <w:marTop w:val="0"/>
          <w:marBottom w:val="0"/>
          <w:divBdr>
            <w:top w:val="none" w:sz="0" w:space="0" w:color="auto"/>
            <w:left w:val="none" w:sz="0" w:space="0" w:color="auto"/>
            <w:bottom w:val="none" w:sz="0" w:space="0" w:color="auto"/>
            <w:right w:val="none" w:sz="0" w:space="0" w:color="auto"/>
          </w:divBdr>
        </w:div>
        <w:div w:id="1835098410">
          <w:marLeft w:val="480"/>
          <w:marRight w:val="0"/>
          <w:marTop w:val="0"/>
          <w:marBottom w:val="0"/>
          <w:divBdr>
            <w:top w:val="none" w:sz="0" w:space="0" w:color="auto"/>
            <w:left w:val="none" w:sz="0" w:space="0" w:color="auto"/>
            <w:bottom w:val="none" w:sz="0" w:space="0" w:color="auto"/>
            <w:right w:val="none" w:sz="0" w:space="0" w:color="auto"/>
          </w:divBdr>
        </w:div>
        <w:div w:id="1910925006">
          <w:marLeft w:val="480"/>
          <w:marRight w:val="0"/>
          <w:marTop w:val="0"/>
          <w:marBottom w:val="0"/>
          <w:divBdr>
            <w:top w:val="none" w:sz="0" w:space="0" w:color="auto"/>
            <w:left w:val="none" w:sz="0" w:space="0" w:color="auto"/>
            <w:bottom w:val="none" w:sz="0" w:space="0" w:color="auto"/>
            <w:right w:val="none" w:sz="0" w:space="0" w:color="auto"/>
          </w:divBdr>
        </w:div>
        <w:div w:id="1930196408">
          <w:marLeft w:val="480"/>
          <w:marRight w:val="0"/>
          <w:marTop w:val="0"/>
          <w:marBottom w:val="0"/>
          <w:divBdr>
            <w:top w:val="none" w:sz="0" w:space="0" w:color="auto"/>
            <w:left w:val="none" w:sz="0" w:space="0" w:color="auto"/>
            <w:bottom w:val="none" w:sz="0" w:space="0" w:color="auto"/>
            <w:right w:val="none" w:sz="0" w:space="0" w:color="auto"/>
          </w:divBdr>
        </w:div>
        <w:div w:id="2028290591">
          <w:marLeft w:val="480"/>
          <w:marRight w:val="0"/>
          <w:marTop w:val="0"/>
          <w:marBottom w:val="0"/>
          <w:divBdr>
            <w:top w:val="none" w:sz="0" w:space="0" w:color="auto"/>
            <w:left w:val="none" w:sz="0" w:space="0" w:color="auto"/>
            <w:bottom w:val="none" w:sz="0" w:space="0" w:color="auto"/>
            <w:right w:val="none" w:sz="0" w:space="0" w:color="auto"/>
          </w:divBdr>
        </w:div>
        <w:div w:id="2053259805">
          <w:marLeft w:val="480"/>
          <w:marRight w:val="0"/>
          <w:marTop w:val="0"/>
          <w:marBottom w:val="0"/>
          <w:divBdr>
            <w:top w:val="none" w:sz="0" w:space="0" w:color="auto"/>
            <w:left w:val="none" w:sz="0" w:space="0" w:color="auto"/>
            <w:bottom w:val="none" w:sz="0" w:space="0" w:color="auto"/>
            <w:right w:val="none" w:sz="0" w:space="0" w:color="auto"/>
          </w:divBdr>
        </w:div>
        <w:div w:id="2061400897">
          <w:marLeft w:val="480"/>
          <w:marRight w:val="0"/>
          <w:marTop w:val="0"/>
          <w:marBottom w:val="0"/>
          <w:divBdr>
            <w:top w:val="none" w:sz="0" w:space="0" w:color="auto"/>
            <w:left w:val="none" w:sz="0" w:space="0" w:color="auto"/>
            <w:bottom w:val="none" w:sz="0" w:space="0" w:color="auto"/>
            <w:right w:val="none" w:sz="0" w:space="0" w:color="auto"/>
          </w:divBdr>
        </w:div>
        <w:div w:id="2065789137">
          <w:marLeft w:val="480"/>
          <w:marRight w:val="0"/>
          <w:marTop w:val="0"/>
          <w:marBottom w:val="0"/>
          <w:divBdr>
            <w:top w:val="none" w:sz="0" w:space="0" w:color="auto"/>
            <w:left w:val="none" w:sz="0" w:space="0" w:color="auto"/>
            <w:bottom w:val="none" w:sz="0" w:space="0" w:color="auto"/>
            <w:right w:val="none" w:sz="0" w:space="0" w:color="auto"/>
          </w:divBdr>
        </w:div>
        <w:div w:id="2069063460">
          <w:marLeft w:val="480"/>
          <w:marRight w:val="0"/>
          <w:marTop w:val="0"/>
          <w:marBottom w:val="0"/>
          <w:divBdr>
            <w:top w:val="none" w:sz="0" w:space="0" w:color="auto"/>
            <w:left w:val="none" w:sz="0" w:space="0" w:color="auto"/>
            <w:bottom w:val="none" w:sz="0" w:space="0" w:color="auto"/>
            <w:right w:val="none" w:sz="0" w:space="0" w:color="auto"/>
          </w:divBdr>
        </w:div>
        <w:div w:id="2090612678">
          <w:marLeft w:val="480"/>
          <w:marRight w:val="0"/>
          <w:marTop w:val="0"/>
          <w:marBottom w:val="0"/>
          <w:divBdr>
            <w:top w:val="none" w:sz="0" w:space="0" w:color="auto"/>
            <w:left w:val="none" w:sz="0" w:space="0" w:color="auto"/>
            <w:bottom w:val="none" w:sz="0" w:space="0" w:color="auto"/>
            <w:right w:val="none" w:sz="0" w:space="0" w:color="auto"/>
          </w:divBdr>
        </w:div>
        <w:div w:id="2099522124">
          <w:marLeft w:val="480"/>
          <w:marRight w:val="0"/>
          <w:marTop w:val="0"/>
          <w:marBottom w:val="0"/>
          <w:divBdr>
            <w:top w:val="none" w:sz="0" w:space="0" w:color="auto"/>
            <w:left w:val="none" w:sz="0" w:space="0" w:color="auto"/>
            <w:bottom w:val="none" w:sz="0" w:space="0" w:color="auto"/>
            <w:right w:val="none" w:sz="0" w:space="0" w:color="auto"/>
          </w:divBdr>
        </w:div>
      </w:divsChild>
    </w:div>
    <w:div w:id="2018073967">
      <w:bodyDiv w:val="1"/>
      <w:marLeft w:val="0"/>
      <w:marRight w:val="0"/>
      <w:marTop w:val="0"/>
      <w:marBottom w:val="0"/>
      <w:divBdr>
        <w:top w:val="none" w:sz="0" w:space="0" w:color="auto"/>
        <w:left w:val="none" w:sz="0" w:space="0" w:color="auto"/>
        <w:bottom w:val="none" w:sz="0" w:space="0" w:color="auto"/>
        <w:right w:val="none" w:sz="0" w:space="0" w:color="auto"/>
      </w:divBdr>
    </w:div>
    <w:div w:id="2018145593">
      <w:marLeft w:val="480"/>
      <w:marRight w:val="0"/>
      <w:marTop w:val="0"/>
      <w:marBottom w:val="0"/>
      <w:divBdr>
        <w:top w:val="none" w:sz="0" w:space="0" w:color="auto"/>
        <w:left w:val="none" w:sz="0" w:space="0" w:color="auto"/>
        <w:bottom w:val="none" w:sz="0" w:space="0" w:color="auto"/>
        <w:right w:val="none" w:sz="0" w:space="0" w:color="auto"/>
      </w:divBdr>
    </w:div>
    <w:div w:id="2018147627">
      <w:marLeft w:val="640"/>
      <w:marRight w:val="0"/>
      <w:marTop w:val="0"/>
      <w:marBottom w:val="0"/>
      <w:divBdr>
        <w:top w:val="none" w:sz="0" w:space="0" w:color="auto"/>
        <w:left w:val="none" w:sz="0" w:space="0" w:color="auto"/>
        <w:bottom w:val="none" w:sz="0" w:space="0" w:color="auto"/>
        <w:right w:val="none" w:sz="0" w:space="0" w:color="auto"/>
      </w:divBdr>
    </w:div>
    <w:div w:id="2018188828">
      <w:marLeft w:val="640"/>
      <w:marRight w:val="0"/>
      <w:marTop w:val="0"/>
      <w:marBottom w:val="0"/>
      <w:divBdr>
        <w:top w:val="none" w:sz="0" w:space="0" w:color="auto"/>
        <w:left w:val="none" w:sz="0" w:space="0" w:color="auto"/>
        <w:bottom w:val="none" w:sz="0" w:space="0" w:color="auto"/>
        <w:right w:val="none" w:sz="0" w:space="0" w:color="auto"/>
      </w:divBdr>
    </w:div>
    <w:div w:id="2018339731">
      <w:marLeft w:val="640"/>
      <w:marRight w:val="0"/>
      <w:marTop w:val="0"/>
      <w:marBottom w:val="0"/>
      <w:divBdr>
        <w:top w:val="none" w:sz="0" w:space="0" w:color="auto"/>
        <w:left w:val="none" w:sz="0" w:space="0" w:color="auto"/>
        <w:bottom w:val="none" w:sz="0" w:space="0" w:color="auto"/>
        <w:right w:val="none" w:sz="0" w:space="0" w:color="auto"/>
      </w:divBdr>
    </w:div>
    <w:div w:id="2018386138">
      <w:marLeft w:val="640"/>
      <w:marRight w:val="0"/>
      <w:marTop w:val="0"/>
      <w:marBottom w:val="0"/>
      <w:divBdr>
        <w:top w:val="none" w:sz="0" w:space="0" w:color="auto"/>
        <w:left w:val="none" w:sz="0" w:space="0" w:color="auto"/>
        <w:bottom w:val="none" w:sz="0" w:space="0" w:color="auto"/>
        <w:right w:val="none" w:sz="0" w:space="0" w:color="auto"/>
      </w:divBdr>
    </w:div>
    <w:div w:id="2018386969">
      <w:bodyDiv w:val="1"/>
      <w:marLeft w:val="0"/>
      <w:marRight w:val="0"/>
      <w:marTop w:val="0"/>
      <w:marBottom w:val="0"/>
      <w:divBdr>
        <w:top w:val="none" w:sz="0" w:space="0" w:color="auto"/>
        <w:left w:val="none" w:sz="0" w:space="0" w:color="auto"/>
        <w:bottom w:val="none" w:sz="0" w:space="0" w:color="auto"/>
        <w:right w:val="none" w:sz="0" w:space="0" w:color="auto"/>
      </w:divBdr>
    </w:div>
    <w:div w:id="2018455064">
      <w:marLeft w:val="640"/>
      <w:marRight w:val="0"/>
      <w:marTop w:val="0"/>
      <w:marBottom w:val="0"/>
      <w:divBdr>
        <w:top w:val="none" w:sz="0" w:space="0" w:color="auto"/>
        <w:left w:val="none" w:sz="0" w:space="0" w:color="auto"/>
        <w:bottom w:val="none" w:sz="0" w:space="0" w:color="auto"/>
        <w:right w:val="none" w:sz="0" w:space="0" w:color="auto"/>
      </w:divBdr>
    </w:div>
    <w:div w:id="2018531192">
      <w:bodyDiv w:val="1"/>
      <w:marLeft w:val="0"/>
      <w:marRight w:val="0"/>
      <w:marTop w:val="0"/>
      <w:marBottom w:val="0"/>
      <w:divBdr>
        <w:top w:val="none" w:sz="0" w:space="0" w:color="auto"/>
        <w:left w:val="none" w:sz="0" w:space="0" w:color="auto"/>
        <w:bottom w:val="none" w:sz="0" w:space="0" w:color="auto"/>
        <w:right w:val="none" w:sz="0" w:space="0" w:color="auto"/>
      </w:divBdr>
    </w:div>
    <w:div w:id="2018729180">
      <w:marLeft w:val="640"/>
      <w:marRight w:val="0"/>
      <w:marTop w:val="0"/>
      <w:marBottom w:val="0"/>
      <w:divBdr>
        <w:top w:val="none" w:sz="0" w:space="0" w:color="auto"/>
        <w:left w:val="none" w:sz="0" w:space="0" w:color="auto"/>
        <w:bottom w:val="none" w:sz="0" w:space="0" w:color="auto"/>
        <w:right w:val="none" w:sz="0" w:space="0" w:color="auto"/>
      </w:divBdr>
    </w:div>
    <w:div w:id="2018849388">
      <w:marLeft w:val="640"/>
      <w:marRight w:val="0"/>
      <w:marTop w:val="0"/>
      <w:marBottom w:val="0"/>
      <w:divBdr>
        <w:top w:val="none" w:sz="0" w:space="0" w:color="auto"/>
        <w:left w:val="none" w:sz="0" w:space="0" w:color="auto"/>
        <w:bottom w:val="none" w:sz="0" w:space="0" w:color="auto"/>
        <w:right w:val="none" w:sz="0" w:space="0" w:color="auto"/>
      </w:divBdr>
    </w:div>
    <w:div w:id="2019891467">
      <w:bodyDiv w:val="1"/>
      <w:marLeft w:val="0"/>
      <w:marRight w:val="0"/>
      <w:marTop w:val="0"/>
      <w:marBottom w:val="0"/>
      <w:divBdr>
        <w:top w:val="none" w:sz="0" w:space="0" w:color="auto"/>
        <w:left w:val="none" w:sz="0" w:space="0" w:color="auto"/>
        <w:bottom w:val="none" w:sz="0" w:space="0" w:color="auto"/>
        <w:right w:val="none" w:sz="0" w:space="0" w:color="auto"/>
      </w:divBdr>
      <w:divsChild>
        <w:div w:id="24866095">
          <w:marLeft w:val="480"/>
          <w:marRight w:val="0"/>
          <w:marTop w:val="0"/>
          <w:marBottom w:val="0"/>
          <w:divBdr>
            <w:top w:val="none" w:sz="0" w:space="0" w:color="auto"/>
            <w:left w:val="none" w:sz="0" w:space="0" w:color="auto"/>
            <w:bottom w:val="none" w:sz="0" w:space="0" w:color="auto"/>
            <w:right w:val="none" w:sz="0" w:space="0" w:color="auto"/>
          </w:divBdr>
        </w:div>
        <w:div w:id="59451477">
          <w:marLeft w:val="480"/>
          <w:marRight w:val="0"/>
          <w:marTop w:val="0"/>
          <w:marBottom w:val="0"/>
          <w:divBdr>
            <w:top w:val="none" w:sz="0" w:space="0" w:color="auto"/>
            <w:left w:val="none" w:sz="0" w:space="0" w:color="auto"/>
            <w:bottom w:val="none" w:sz="0" w:space="0" w:color="auto"/>
            <w:right w:val="none" w:sz="0" w:space="0" w:color="auto"/>
          </w:divBdr>
        </w:div>
        <w:div w:id="98188295">
          <w:marLeft w:val="480"/>
          <w:marRight w:val="0"/>
          <w:marTop w:val="0"/>
          <w:marBottom w:val="0"/>
          <w:divBdr>
            <w:top w:val="none" w:sz="0" w:space="0" w:color="auto"/>
            <w:left w:val="none" w:sz="0" w:space="0" w:color="auto"/>
            <w:bottom w:val="none" w:sz="0" w:space="0" w:color="auto"/>
            <w:right w:val="none" w:sz="0" w:space="0" w:color="auto"/>
          </w:divBdr>
        </w:div>
        <w:div w:id="116145305">
          <w:marLeft w:val="480"/>
          <w:marRight w:val="0"/>
          <w:marTop w:val="0"/>
          <w:marBottom w:val="0"/>
          <w:divBdr>
            <w:top w:val="none" w:sz="0" w:space="0" w:color="auto"/>
            <w:left w:val="none" w:sz="0" w:space="0" w:color="auto"/>
            <w:bottom w:val="none" w:sz="0" w:space="0" w:color="auto"/>
            <w:right w:val="none" w:sz="0" w:space="0" w:color="auto"/>
          </w:divBdr>
        </w:div>
        <w:div w:id="138496052">
          <w:marLeft w:val="480"/>
          <w:marRight w:val="0"/>
          <w:marTop w:val="0"/>
          <w:marBottom w:val="0"/>
          <w:divBdr>
            <w:top w:val="none" w:sz="0" w:space="0" w:color="auto"/>
            <w:left w:val="none" w:sz="0" w:space="0" w:color="auto"/>
            <w:bottom w:val="none" w:sz="0" w:space="0" w:color="auto"/>
            <w:right w:val="none" w:sz="0" w:space="0" w:color="auto"/>
          </w:divBdr>
        </w:div>
        <w:div w:id="189417473">
          <w:marLeft w:val="480"/>
          <w:marRight w:val="0"/>
          <w:marTop w:val="0"/>
          <w:marBottom w:val="0"/>
          <w:divBdr>
            <w:top w:val="none" w:sz="0" w:space="0" w:color="auto"/>
            <w:left w:val="none" w:sz="0" w:space="0" w:color="auto"/>
            <w:bottom w:val="none" w:sz="0" w:space="0" w:color="auto"/>
            <w:right w:val="none" w:sz="0" w:space="0" w:color="auto"/>
          </w:divBdr>
        </w:div>
        <w:div w:id="230360076">
          <w:marLeft w:val="480"/>
          <w:marRight w:val="0"/>
          <w:marTop w:val="0"/>
          <w:marBottom w:val="0"/>
          <w:divBdr>
            <w:top w:val="none" w:sz="0" w:space="0" w:color="auto"/>
            <w:left w:val="none" w:sz="0" w:space="0" w:color="auto"/>
            <w:bottom w:val="none" w:sz="0" w:space="0" w:color="auto"/>
            <w:right w:val="none" w:sz="0" w:space="0" w:color="auto"/>
          </w:divBdr>
        </w:div>
        <w:div w:id="233517960">
          <w:marLeft w:val="480"/>
          <w:marRight w:val="0"/>
          <w:marTop w:val="0"/>
          <w:marBottom w:val="0"/>
          <w:divBdr>
            <w:top w:val="none" w:sz="0" w:space="0" w:color="auto"/>
            <w:left w:val="none" w:sz="0" w:space="0" w:color="auto"/>
            <w:bottom w:val="none" w:sz="0" w:space="0" w:color="auto"/>
            <w:right w:val="none" w:sz="0" w:space="0" w:color="auto"/>
          </w:divBdr>
        </w:div>
        <w:div w:id="235017930">
          <w:marLeft w:val="480"/>
          <w:marRight w:val="0"/>
          <w:marTop w:val="0"/>
          <w:marBottom w:val="0"/>
          <w:divBdr>
            <w:top w:val="none" w:sz="0" w:space="0" w:color="auto"/>
            <w:left w:val="none" w:sz="0" w:space="0" w:color="auto"/>
            <w:bottom w:val="none" w:sz="0" w:space="0" w:color="auto"/>
            <w:right w:val="none" w:sz="0" w:space="0" w:color="auto"/>
          </w:divBdr>
        </w:div>
        <w:div w:id="266693814">
          <w:marLeft w:val="480"/>
          <w:marRight w:val="0"/>
          <w:marTop w:val="0"/>
          <w:marBottom w:val="0"/>
          <w:divBdr>
            <w:top w:val="none" w:sz="0" w:space="0" w:color="auto"/>
            <w:left w:val="none" w:sz="0" w:space="0" w:color="auto"/>
            <w:bottom w:val="none" w:sz="0" w:space="0" w:color="auto"/>
            <w:right w:val="none" w:sz="0" w:space="0" w:color="auto"/>
          </w:divBdr>
        </w:div>
        <w:div w:id="301229059">
          <w:marLeft w:val="480"/>
          <w:marRight w:val="0"/>
          <w:marTop w:val="0"/>
          <w:marBottom w:val="0"/>
          <w:divBdr>
            <w:top w:val="none" w:sz="0" w:space="0" w:color="auto"/>
            <w:left w:val="none" w:sz="0" w:space="0" w:color="auto"/>
            <w:bottom w:val="none" w:sz="0" w:space="0" w:color="auto"/>
            <w:right w:val="none" w:sz="0" w:space="0" w:color="auto"/>
          </w:divBdr>
        </w:div>
        <w:div w:id="306663798">
          <w:marLeft w:val="480"/>
          <w:marRight w:val="0"/>
          <w:marTop w:val="0"/>
          <w:marBottom w:val="0"/>
          <w:divBdr>
            <w:top w:val="none" w:sz="0" w:space="0" w:color="auto"/>
            <w:left w:val="none" w:sz="0" w:space="0" w:color="auto"/>
            <w:bottom w:val="none" w:sz="0" w:space="0" w:color="auto"/>
            <w:right w:val="none" w:sz="0" w:space="0" w:color="auto"/>
          </w:divBdr>
        </w:div>
        <w:div w:id="345332716">
          <w:marLeft w:val="480"/>
          <w:marRight w:val="0"/>
          <w:marTop w:val="0"/>
          <w:marBottom w:val="0"/>
          <w:divBdr>
            <w:top w:val="none" w:sz="0" w:space="0" w:color="auto"/>
            <w:left w:val="none" w:sz="0" w:space="0" w:color="auto"/>
            <w:bottom w:val="none" w:sz="0" w:space="0" w:color="auto"/>
            <w:right w:val="none" w:sz="0" w:space="0" w:color="auto"/>
          </w:divBdr>
        </w:div>
        <w:div w:id="412703605">
          <w:marLeft w:val="480"/>
          <w:marRight w:val="0"/>
          <w:marTop w:val="0"/>
          <w:marBottom w:val="0"/>
          <w:divBdr>
            <w:top w:val="none" w:sz="0" w:space="0" w:color="auto"/>
            <w:left w:val="none" w:sz="0" w:space="0" w:color="auto"/>
            <w:bottom w:val="none" w:sz="0" w:space="0" w:color="auto"/>
            <w:right w:val="none" w:sz="0" w:space="0" w:color="auto"/>
          </w:divBdr>
        </w:div>
        <w:div w:id="433016745">
          <w:marLeft w:val="480"/>
          <w:marRight w:val="0"/>
          <w:marTop w:val="0"/>
          <w:marBottom w:val="0"/>
          <w:divBdr>
            <w:top w:val="none" w:sz="0" w:space="0" w:color="auto"/>
            <w:left w:val="none" w:sz="0" w:space="0" w:color="auto"/>
            <w:bottom w:val="none" w:sz="0" w:space="0" w:color="auto"/>
            <w:right w:val="none" w:sz="0" w:space="0" w:color="auto"/>
          </w:divBdr>
        </w:div>
        <w:div w:id="441385836">
          <w:marLeft w:val="480"/>
          <w:marRight w:val="0"/>
          <w:marTop w:val="0"/>
          <w:marBottom w:val="0"/>
          <w:divBdr>
            <w:top w:val="none" w:sz="0" w:space="0" w:color="auto"/>
            <w:left w:val="none" w:sz="0" w:space="0" w:color="auto"/>
            <w:bottom w:val="none" w:sz="0" w:space="0" w:color="auto"/>
            <w:right w:val="none" w:sz="0" w:space="0" w:color="auto"/>
          </w:divBdr>
        </w:div>
        <w:div w:id="471334932">
          <w:marLeft w:val="480"/>
          <w:marRight w:val="0"/>
          <w:marTop w:val="0"/>
          <w:marBottom w:val="0"/>
          <w:divBdr>
            <w:top w:val="none" w:sz="0" w:space="0" w:color="auto"/>
            <w:left w:val="none" w:sz="0" w:space="0" w:color="auto"/>
            <w:bottom w:val="none" w:sz="0" w:space="0" w:color="auto"/>
            <w:right w:val="none" w:sz="0" w:space="0" w:color="auto"/>
          </w:divBdr>
        </w:div>
        <w:div w:id="541946742">
          <w:marLeft w:val="480"/>
          <w:marRight w:val="0"/>
          <w:marTop w:val="0"/>
          <w:marBottom w:val="0"/>
          <w:divBdr>
            <w:top w:val="none" w:sz="0" w:space="0" w:color="auto"/>
            <w:left w:val="none" w:sz="0" w:space="0" w:color="auto"/>
            <w:bottom w:val="none" w:sz="0" w:space="0" w:color="auto"/>
            <w:right w:val="none" w:sz="0" w:space="0" w:color="auto"/>
          </w:divBdr>
        </w:div>
        <w:div w:id="583690210">
          <w:marLeft w:val="480"/>
          <w:marRight w:val="0"/>
          <w:marTop w:val="0"/>
          <w:marBottom w:val="0"/>
          <w:divBdr>
            <w:top w:val="none" w:sz="0" w:space="0" w:color="auto"/>
            <w:left w:val="none" w:sz="0" w:space="0" w:color="auto"/>
            <w:bottom w:val="none" w:sz="0" w:space="0" w:color="auto"/>
            <w:right w:val="none" w:sz="0" w:space="0" w:color="auto"/>
          </w:divBdr>
        </w:div>
        <w:div w:id="593057416">
          <w:marLeft w:val="480"/>
          <w:marRight w:val="0"/>
          <w:marTop w:val="0"/>
          <w:marBottom w:val="0"/>
          <w:divBdr>
            <w:top w:val="none" w:sz="0" w:space="0" w:color="auto"/>
            <w:left w:val="none" w:sz="0" w:space="0" w:color="auto"/>
            <w:bottom w:val="none" w:sz="0" w:space="0" w:color="auto"/>
            <w:right w:val="none" w:sz="0" w:space="0" w:color="auto"/>
          </w:divBdr>
        </w:div>
        <w:div w:id="612441304">
          <w:marLeft w:val="480"/>
          <w:marRight w:val="0"/>
          <w:marTop w:val="0"/>
          <w:marBottom w:val="0"/>
          <w:divBdr>
            <w:top w:val="none" w:sz="0" w:space="0" w:color="auto"/>
            <w:left w:val="none" w:sz="0" w:space="0" w:color="auto"/>
            <w:bottom w:val="none" w:sz="0" w:space="0" w:color="auto"/>
            <w:right w:val="none" w:sz="0" w:space="0" w:color="auto"/>
          </w:divBdr>
        </w:div>
        <w:div w:id="630863830">
          <w:marLeft w:val="480"/>
          <w:marRight w:val="0"/>
          <w:marTop w:val="0"/>
          <w:marBottom w:val="0"/>
          <w:divBdr>
            <w:top w:val="none" w:sz="0" w:space="0" w:color="auto"/>
            <w:left w:val="none" w:sz="0" w:space="0" w:color="auto"/>
            <w:bottom w:val="none" w:sz="0" w:space="0" w:color="auto"/>
            <w:right w:val="none" w:sz="0" w:space="0" w:color="auto"/>
          </w:divBdr>
        </w:div>
        <w:div w:id="656423631">
          <w:marLeft w:val="480"/>
          <w:marRight w:val="0"/>
          <w:marTop w:val="0"/>
          <w:marBottom w:val="0"/>
          <w:divBdr>
            <w:top w:val="none" w:sz="0" w:space="0" w:color="auto"/>
            <w:left w:val="none" w:sz="0" w:space="0" w:color="auto"/>
            <w:bottom w:val="none" w:sz="0" w:space="0" w:color="auto"/>
            <w:right w:val="none" w:sz="0" w:space="0" w:color="auto"/>
          </w:divBdr>
        </w:div>
        <w:div w:id="719012388">
          <w:marLeft w:val="480"/>
          <w:marRight w:val="0"/>
          <w:marTop w:val="0"/>
          <w:marBottom w:val="0"/>
          <w:divBdr>
            <w:top w:val="none" w:sz="0" w:space="0" w:color="auto"/>
            <w:left w:val="none" w:sz="0" w:space="0" w:color="auto"/>
            <w:bottom w:val="none" w:sz="0" w:space="0" w:color="auto"/>
            <w:right w:val="none" w:sz="0" w:space="0" w:color="auto"/>
          </w:divBdr>
        </w:div>
        <w:div w:id="724108843">
          <w:marLeft w:val="480"/>
          <w:marRight w:val="0"/>
          <w:marTop w:val="0"/>
          <w:marBottom w:val="0"/>
          <w:divBdr>
            <w:top w:val="none" w:sz="0" w:space="0" w:color="auto"/>
            <w:left w:val="none" w:sz="0" w:space="0" w:color="auto"/>
            <w:bottom w:val="none" w:sz="0" w:space="0" w:color="auto"/>
            <w:right w:val="none" w:sz="0" w:space="0" w:color="auto"/>
          </w:divBdr>
        </w:div>
        <w:div w:id="741607966">
          <w:marLeft w:val="480"/>
          <w:marRight w:val="0"/>
          <w:marTop w:val="0"/>
          <w:marBottom w:val="0"/>
          <w:divBdr>
            <w:top w:val="none" w:sz="0" w:space="0" w:color="auto"/>
            <w:left w:val="none" w:sz="0" w:space="0" w:color="auto"/>
            <w:bottom w:val="none" w:sz="0" w:space="0" w:color="auto"/>
            <w:right w:val="none" w:sz="0" w:space="0" w:color="auto"/>
          </w:divBdr>
        </w:div>
        <w:div w:id="830945572">
          <w:marLeft w:val="480"/>
          <w:marRight w:val="0"/>
          <w:marTop w:val="0"/>
          <w:marBottom w:val="0"/>
          <w:divBdr>
            <w:top w:val="none" w:sz="0" w:space="0" w:color="auto"/>
            <w:left w:val="none" w:sz="0" w:space="0" w:color="auto"/>
            <w:bottom w:val="none" w:sz="0" w:space="0" w:color="auto"/>
            <w:right w:val="none" w:sz="0" w:space="0" w:color="auto"/>
          </w:divBdr>
        </w:div>
        <w:div w:id="876627178">
          <w:marLeft w:val="480"/>
          <w:marRight w:val="0"/>
          <w:marTop w:val="0"/>
          <w:marBottom w:val="0"/>
          <w:divBdr>
            <w:top w:val="none" w:sz="0" w:space="0" w:color="auto"/>
            <w:left w:val="none" w:sz="0" w:space="0" w:color="auto"/>
            <w:bottom w:val="none" w:sz="0" w:space="0" w:color="auto"/>
            <w:right w:val="none" w:sz="0" w:space="0" w:color="auto"/>
          </w:divBdr>
        </w:div>
        <w:div w:id="881405361">
          <w:marLeft w:val="480"/>
          <w:marRight w:val="0"/>
          <w:marTop w:val="0"/>
          <w:marBottom w:val="0"/>
          <w:divBdr>
            <w:top w:val="none" w:sz="0" w:space="0" w:color="auto"/>
            <w:left w:val="none" w:sz="0" w:space="0" w:color="auto"/>
            <w:bottom w:val="none" w:sz="0" w:space="0" w:color="auto"/>
            <w:right w:val="none" w:sz="0" w:space="0" w:color="auto"/>
          </w:divBdr>
        </w:div>
        <w:div w:id="972952810">
          <w:marLeft w:val="480"/>
          <w:marRight w:val="0"/>
          <w:marTop w:val="0"/>
          <w:marBottom w:val="0"/>
          <w:divBdr>
            <w:top w:val="none" w:sz="0" w:space="0" w:color="auto"/>
            <w:left w:val="none" w:sz="0" w:space="0" w:color="auto"/>
            <w:bottom w:val="none" w:sz="0" w:space="0" w:color="auto"/>
            <w:right w:val="none" w:sz="0" w:space="0" w:color="auto"/>
          </w:divBdr>
        </w:div>
        <w:div w:id="994456309">
          <w:marLeft w:val="480"/>
          <w:marRight w:val="0"/>
          <w:marTop w:val="0"/>
          <w:marBottom w:val="0"/>
          <w:divBdr>
            <w:top w:val="none" w:sz="0" w:space="0" w:color="auto"/>
            <w:left w:val="none" w:sz="0" w:space="0" w:color="auto"/>
            <w:bottom w:val="none" w:sz="0" w:space="0" w:color="auto"/>
            <w:right w:val="none" w:sz="0" w:space="0" w:color="auto"/>
          </w:divBdr>
        </w:div>
        <w:div w:id="1022821234">
          <w:marLeft w:val="480"/>
          <w:marRight w:val="0"/>
          <w:marTop w:val="0"/>
          <w:marBottom w:val="0"/>
          <w:divBdr>
            <w:top w:val="none" w:sz="0" w:space="0" w:color="auto"/>
            <w:left w:val="none" w:sz="0" w:space="0" w:color="auto"/>
            <w:bottom w:val="none" w:sz="0" w:space="0" w:color="auto"/>
            <w:right w:val="none" w:sz="0" w:space="0" w:color="auto"/>
          </w:divBdr>
        </w:div>
        <w:div w:id="1028218272">
          <w:marLeft w:val="480"/>
          <w:marRight w:val="0"/>
          <w:marTop w:val="0"/>
          <w:marBottom w:val="0"/>
          <w:divBdr>
            <w:top w:val="none" w:sz="0" w:space="0" w:color="auto"/>
            <w:left w:val="none" w:sz="0" w:space="0" w:color="auto"/>
            <w:bottom w:val="none" w:sz="0" w:space="0" w:color="auto"/>
            <w:right w:val="none" w:sz="0" w:space="0" w:color="auto"/>
          </w:divBdr>
        </w:div>
        <w:div w:id="1034580877">
          <w:marLeft w:val="480"/>
          <w:marRight w:val="0"/>
          <w:marTop w:val="0"/>
          <w:marBottom w:val="0"/>
          <w:divBdr>
            <w:top w:val="none" w:sz="0" w:space="0" w:color="auto"/>
            <w:left w:val="none" w:sz="0" w:space="0" w:color="auto"/>
            <w:bottom w:val="none" w:sz="0" w:space="0" w:color="auto"/>
            <w:right w:val="none" w:sz="0" w:space="0" w:color="auto"/>
          </w:divBdr>
        </w:div>
        <w:div w:id="1036664471">
          <w:marLeft w:val="480"/>
          <w:marRight w:val="0"/>
          <w:marTop w:val="0"/>
          <w:marBottom w:val="0"/>
          <w:divBdr>
            <w:top w:val="none" w:sz="0" w:space="0" w:color="auto"/>
            <w:left w:val="none" w:sz="0" w:space="0" w:color="auto"/>
            <w:bottom w:val="none" w:sz="0" w:space="0" w:color="auto"/>
            <w:right w:val="none" w:sz="0" w:space="0" w:color="auto"/>
          </w:divBdr>
        </w:div>
        <w:div w:id="1092900482">
          <w:marLeft w:val="480"/>
          <w:marRight w:val="0"/>
          <w:marTop w:val="0"/>
          <w:marBottom w:val="0"/>
          <w:divBdr>
            <w:top w:val="none" w:sz="0" w:space="0" w:color="auto"/>
            <w:left w:val="none" w:sz="0" w:space="0" w:color="auto"/>
            <w:bottom w:val="none" w:sz="0" w:space="0" w:color="auto"/>
            <w:right w:val="none" w:sz="0" w:space="0" w:color="auto"/>
          </w:divBdr>
        </w:div>
        <w:div w:id="1094666603">
          <w:marLeft w:val="480"/>
          <w:marRight w:val="0"/>
          <w:marTop w:val="0"/>
          <w:marBottom w:val="0"/>
          <w:divBdr>
            <w:top w:val="none" w:sz="0" w:space="0" w:color="auto"/>
            <w:left w:val="none" w:sz="0" w:space="0" w:color="auto"/>
            <w:bottom w:val="none" w:sz="0" w:space="0" w:color="auto"/>
            <w:right w:val="none" w:sz="0" w:space="0" w:color="auto"/>
          </w:divBdr>
        </w:div>
        <w:div w:id="1110970310">
          <w:marLeft w:val="480"/>
          <w:marRight w:val="0"/>
          <w:marTop w:val="0"/>
          <w:marBottom w:val="0"/>
          <w:divBdr>
            <w:top w:val="none" w:sz="0" w:space="0" w:color="auto"/>
            <w:left w:val="none" w:sz="0" w:space="0" w:color="auto"/>
            <w:bottom w:val="none" w:sz="0" w:space="0" w:color="auto"/>
            <w:right w:val="none" w:sz="0" w:space="0" w:color="auto"/>
          </w:divBdr>
        </w:div>
        <w:div w:id="1142620878">
          <w:marLeft w:val="480"/>
          <w:marRight w:val="0"/>
          <w:marTop w:val="0"/>
          <w:marBottom w:val="0"/>
          <w:divBdr>
            <w:top w:val="none" w:sz="0" w:space="0" w:color="auto"/>
            <w:left w:val="none" w:sz="0" w:space="0" w:color="auto"/>
            <w:bottom w:val="none" w:sz="0" w:space="0" w:color="auto"/>
            <w:right w:val="none" w:sz="0" w:space="0" w:color="auto"/>
          </w:divBdr>
        </w:div>
        <w:div w:id="1175340449">
          <w:marLeft w:val="480"/>
          <w:marRight w:val="0"/>
          <w:marTop w:val="0"/>
          <w:marBottom w:val="0"/>
          <w:divBdr>
            <w:top w:val="none" w:sz="0" w:space="0" w:color="auto"/>
            <w:left w:val="none" w:sz="0" w:space="0" w:color="auto"/>
            <w:bottom w:val="none" w:sz="0" w:space="0" w:color="auto"/>
            <w:right w:val="none" w:sz="0" w:space="0" w:color="auto"/>
          </w:divBdr>
        </w:div>
        <w:div w:id="1207989832">
          <w:marLeft w:val="480"/>
          <w:marRight w:val="0"/>
          <w:marTop w:val="0"/>
          <w:marBottom w:val="0"/>
          <w:divBdr>
            <w:top w:val="none" w:sz="0" w:space="0" w:color="auto"/>
            <w:left w:val="none" w:sz="0" w:space="0" w:color="auto"/>
            <w:bottom w:val="none" w:sz="0" w:space="0" w:color="auto"/>
            <w:right w:val="none" w:sz="0" w:space="0" w:color="auto"/>
          </w:divBdr>
        </w:div>
        <w:div w:id="1220434025">
          <w:marLeft w:val="480"/>
          <w:marRight w:val="0"/>
          <w:marTop w:val="0"/>
          <w:marBottom w:val="0"/>
          <w:divBdr>
            <w:top w:val="none" w:sz="0" w:space="0" w:color="auto"/>
            <w:left w:val="none" w:sz="0" w:space="0" w:color="auto"/>
            <w:bottom w:val="none" w:sz="0" w:space="0" w:color="auto"/>
            <w:right w:val="none" w:sz="0" w:space="0" w:color="auto"/>
          </w:divBdr>
        </w:div>
        <w:div w:id="1221670656">
          <w:marLeft w:val="480"/>
          <w:marRight w:val="0"/>
          <w:marTop w:val="0"/>
          <w:marBottom w:val="0"/>
          <w:divBdr>
            <w:top w:val="none" w:sz="0" w:space="0" w:color="auto"/>
            <w:left w:val="none" w:sz="0" w:space="0" w:color="auto"/>
            <w:bottom w:val="none" w:sz="0" w:space="0" w:color="auto"/>
            <w:right w:val="none" w:sz="0" w:space="0" w:color="auto"/>
          </w:divBdr>
        </w:div>
        <w:div w:id="1254170808">
          <w:marLeft w:val="480"/>
          <w:marRight w:val="0"/>
          <w:marTop w:val="0"/>
          <w:marBottom w:val="0"/>
          <w:divBdr>
            <w:top w:val="none" w:sz="0" w:space="0" w:color="auto"/>
            <w:left w:val="none" w:sz="0" w:space="0" w:color="auto"/>
            <w:bottom w:val="none" w:sz="0" w:space="0" w:color="auto"/>
            <w:right w:val="none" w:sz="0" w:space="0" w:color="auto"/>
          </w:divBdr>
        </w:div>
        <w:div w:id="1277251543">
          <w:marLeft w:val="480"/>
          <w:marRight w:val="0"/>
          <w:marTop w:val="0"/>
          <w:marBottom w:val="0"/>
          <w:divBdr>
            <w:top w:val="none" w:sz="0" w:space="0" w:color="auto"/>
            <w:left w:val="none" w:sz="0" w:space="0" w:color="auto"/>
            <w:bottom w:val="none" w:sz="0" w:space="0" w:color="auto"/>
            <w:right w:val="none" w:sz="0" w:space="0" w:color="auto"/>
          </w:divBdr>
        </w:div>
        <w:div w:id="1310666507">
          <w:marLeft w:val="480"/>
          <w:marRight w:val="0"/>
          <w:marTop w:val="0"/>
          <w:marBottom w:val="0"/>
          <w:divBdr>
            <w:top w:val="none" w:sz="0" w:space="0" w:color="auto"/>
            <w:left w:val="none" w:sz="0" w:space="0" w:color="auto"/>
            <w:bottom w:val="none" w:sz="0" w:space="0" w:color="auto"/>
            <w:right w:val="none" w:sz="0" w:space="0" w:color="auto"/>
          </w:divBdr>
        </w:div>
        <w:div w:id="1342514827">
          <w:marLeft w:val="480"/>
          <w:marRight w:val="0"/>
          <w:marTop w:val="0"/>
          <w:marBottom w:val="0"/>
          <w:divBdr>
            <w:top w:val="none" w:sz="0" w:space="0" w:color="auto"/>
            <w:left w:val="none" w:sz="0" w:space="0" w:color="auto"/>
            <w:bottom w:val="none" w:sz="0" w:space="0" w:color="auto"/>
            <w:right w:val="none" w:sz="0" w:space="0" w:color="auto"/>
          </w:divBdr>
        </w:div>
        <w:div w:id="1344358574">
          <w:marLeft w:val="480"/>
          <w:marRight w:val="0"/>
          <w:marTop w:val="0"/>
          <w:marBottom w:val="0"/>
          <w:divBdr>
            <w:top w:val="none" w:sz="0" w:space="0" w:color="auto"/>
            <w:left w:val="none" w:sz="0" w:space="0" w:color="auto"/>
            <w:bottom w:val="none" w:sz="0" w:space="0" w:color="auto"/>
            <w:right w:val="none" w:sz="0" w:space="0" w:color="auto"/>
          </w:divBdr>
        </w:div>
        <w:div w:id="1349722064">
          <w:marLeft w:val="480"/>
          <w:marRight w:val="0"/>
          <w:marTop w:val="0"/>
          <w:marBottom w:val="0"/>
          <w:divBdr>
            <w:top w:val="none" w:sz="0" w:space="0" w:color="auto"/>
            <w:left w:val="none" w:sz="0" w:space="0" w:color="auto"/>
            <w:bottom w:val="none" w:sz="0" w:space="0" w:color="auto"/>
            <w:right w:val="none" w:sz="0" w:space="0" w:color="auto"/>
          </w:divBdr>
        </w:div>
        <w:div w:id="1363358908">
          <w:marLeft w:val="480"/>
          <w:marRight w:val="0"/>
          <w:marTop w:val="0"/>
          <w:marBottom w:val="0"/>
          <w:divBdr>
            <w:top w:val="none" w:sz="0" w:space="0" w:color="auto"/>
            <w:left w:val="none" w:sz="0" w:space="0" w:color="auto"/>
            <w:bottom w:val="none" w:sz="0" w:space="0" w:color="auto"/>
            <w:right w:val="none" w:sz="0" w:space="0" w:color="auto"/>
          </w:divBdr>
        </w:div>
        <w:div w:id="1363827561">
          <w:marLeft w:val="480"/>
          <w:marRight w:val="0"/>
          <w:marTop w:val="0"/>
          <w:marBottom w:val="0"/>
          <w:divBdr>
            <w:top w:val="none" w:sz="0" w:space="0" w:color="auto"/>
            <w:left w:val="none" w:sz="0" w:space="0" w:color="auto"/>
            <w:bottom w:val="none" w:sz="0" w:space="0" w:color="auto"/>
            <w:right w:val="none" w:sz="0" w:space="0" w:color="auto"/>
          </w:divBdr>
        </w:div>
        <w:div w:id="1368484766">
          <w:marLeft w:val="480"/>
          <w:marRight w:val="0"/>
          <w:marTop w:val="0"/>
          <w:marBottom w:val="0"/>
          <w:divBdr>
            <w:top w:val="none" w:sz="0" w:space="0" w:color="auto"/>
            <w:left w:val="none" w:sz="0" w:space="0" w:color="auto"/>
            <w:bottom w:val="none" w:sz="0" w:space="0" w:color="auto"/>
            <w:right w:val="none" w:sz="0" w:space="0" w:color="auto"/>
          </w:divBdr>
        </w:div>
        <w:div w:id="1370298308">
          <w:marLeft w:val="480"/>
          <w:marRight w:val="0"/>
          <w:marTop w:val="0"/>
          <w:marBottom w:val="0"/>
          <w:divBdr>
            <w:top w:val="none" w:sz="0" w:space="0" w:color="auto"/>
            <w:left w:val="none" w:sz="0" w:space="0" w:color="auto"/>
            <w:bottom w:val="none" w:sz="0" w:space="0" w:color="auto"/>
            <w:right w:val="none" w:sz="0" w:space="0" w:color="auto"/>
          </w:divBdr>
        </w:div>
        <w:div w:id="1373724087">
          <w:marLeft w:val="480"/>
          <w:marRight w:val="0"/>
          <w:marTop w:val="0"/>
          <w:marBottom w:val="0"/>
          <w:divBdr>
            <w:top w:val="none" w:sz="0" w:space="0" w:color="auto"/>
            <w:left w:val="none" w:sz="0" w:space="0" w:color="auto"/>
            <w:bottom w:val="none" w:sz="0" w:space="0" w:color="auto"/>
            <w:right w:val="none" w:sz="0" w:space="0" w:color="auto"/>
          </w:divBdr>
        </w:div>
        <w:div w:id="1380350783">
          <w:marLeft w:val="480"/>
          <w:marRight w:val="0"/>
          <w:marTop w:val="0"/>
          <w:marBottom w:val="0"/>
          <w:divBdr>
            <w:top w:val="none" w:sz="0" w:space="0" w:color="auto"/>
            <w:left w:val="none" w:sz="0" w:space="0" w:color="auto"/>
            <w:bottom w:val="none" w:sz="0" w:space="0" w:color="auto"/>
            <w:right w:val="none" w:sz="0" w:space="0" w:color="auto"/>
          </w:divBdr>
        </w:div>
        <w:div w:id="1388407451">
          <w:marLeft w:val="480"/>
          <w:marRight w:val="0"/>
          <w:marTop w:val="0"/>
          <w:marBottom w:val="0"/>
          <w:divBdr>
            <w:top w:val="none" w:sz="0" w:space="0" w:color="auto"/>
            <w:left w:val="none" w:sz="0" w:space="0" w:color="auto"/>
            <w:bottom w:val="none" w:sz="0" w:space="0" w:color="auto"/>
            <w:right w:val="none" w:sz="0" w:space="0" w:color="auto"/>
          </w:divBdr>
        </w:div>
        <w:div w:id="1402290585">
          <w:marLeft w:val="480"/>
          <w:marRight w:val="0"/>
          <w:marTop w:val="0"/>
          <w:marBottom w:val="0"/>
          <w:divBdr>
            <w:top w:val="none" w:sz="0" w:space="0" w:color="auto"/>
            <w:left w:val="none" w:sz="0" w:space="0" w:color="auto"/>
            <w:bottom w:val="none" w:sz="0" w:space="0" w:color="auto"/>
            <w:right w:val="none" w:sz="0" w:space="0" w:color="auto"/>
          </w:divBdr>
        </w:div>
        <w:div w:id="1415784869">
          <w:marLeft w:val="480"/>
          <w:marRight w:val="0"/>
          <w:marTop w:val="0"/>
          <w:marBottom w:val="0"/>
          <w:divBdr>
            <w:top w:val="none" w:sz="0" w:space="0" w:color="auto"/>
            <w:left w:val="none" w:sz="0" w:space="0" w:color="auto"/>
            <w:bottom w:val="none" w:sz="0" w:space="0" w:color="auto"/>
            <w:right w:val="none" w:sz="0" w:space="0" w:color="auto"/>
          </w:divBdr>
        </w:div>
        <w:div w:id="1421411697">
          <w:marLeft w:val="480"/>
          <w:marRight w:val="0"/>
          <w:marTop w:val="0"/>
          <w:marBottom w:val="0"/>
          <w:divBdr>
            <w:top w:val="none" w:sz="0" w:space="0" w:color="auto"/>
            <w:left w:val="none" w:sz="0" w:space="0" w:color="auto"/>
            <w:bottom w:val="none" w:sz="0" w:space="0" w:color="auto"/>
            <w:right w:val="none" w:sz="0" w:space="0" w:color="auto"/>
          </w:divBdr>
        </w:div>
        <w:div w:id="1429152719">
          <w:marLeft w:val="480"/>
          <w:marRight w:val="0"/>
          <w:marTop w:val="0"/>
          <w:marBottom w:val="0"/>
          <w:divBdr>
            <w:top w:val="none" w:sz="0" w:space="0" w:color="auto"/>
            <w:left w:val="none" w:sz="0" w:space="0" w:color="auto"/>
            <w:bottom w:val="none" w:sz="0" w:space="0" w:color="auto"/>
            <w:right w:val="none" w:sz="0" w:space="0" w:color="auto"/>
          </w:divBdr>
        </w:div>
        <w:div w:id="1443722255">
          <w:marLeft w:val="480"/>
          <w:marRight w:val="0"/>
          <w:marTop w:val="0"/>
          <w:marBottom w:val="0"/>
          <w:divBdr>
            <w:top w:val="none" w:sz="0" w:space="0" w:color="auto"/>
            <w:left w:val="none" w:sz="0" w:space="0" w:color="auto"/>
            <w:bottom w:val="none" w:sz="0" w:space="0" w:color="auto"/>
            <w:right w:val="none" w:sz="0" w:space="0" w:color="auto"/>
          </w:divBdr>
        </w:div>
        <w:div w:id="1460683205">
          <w:marLeft w:val="480"/>
          <w:marRight w:val="0"/>
          <w:marTop w:val="0"/>
          <w:marBottom w:val="0"/>
          <w:divBdr>
            <w:top w:val="none" w:sz="0" w:space="0" w:color="auto"/>
            <w:left w:val="none" w:sz="0" w:space="0" w:color="auto"/>
            <w:bottom w:val="none" w:sz="0" w:space="0" w:color="auto"/>
            <w:right w:val="none" w:sz="0" w:space="0" w:color="auto"/>
          </w:divBdr>
        </w:div>
        <w:div w:id="1507937389">
          <w:marLeft w:val="480"/>
          <w:marRight w:val="0"/>
          <w:marTop w:val="0"/>
          <w:marBottom w:val="0"/>
          <w:divBdr>
            <w:top w:val="none" w:sz="0" w:space="0" w:color="auto"/>
            <w:left w:val="none" w:sz="0" w:space="0" w:color="auto"/>
            <w:bottom w:val="none" w:sz="0" w:space="0" w:color="auto"/>
            <w:right w:val="none" w:sz="0" w:space="0" w:color="auto"/>
          </w:divBdr>
        </w:div>
        <w:div w:id="1569069705">
          <w:marLeft w:val="480"/>
          <w:marRight w:val="0"/>
          <w:marTop w:val="0"/>
          <w:marBottom w:val="0"/>
          <w:divBdr>
            <w:top w:val="none" w:sz="0" w:space="0" w:color="auto"/>
            <w:left w:val="none" w:sz="0" w:space="0" w:color="auto"/>
            <w:bottom w:val="none" w:sz="0" w:space="0" w:color="auto"/>
            <w:right w:val="none" w:sz="0" w:space="0" w:color="auto"/>
          </w:divBdr>
        </w:div>
        <w:div w:id="1578133487">
          <w:marLeft w:val="480"/>
          <w:marRight w:val="0"/>
          <w:marTop w:val="0"/>
          <w:marBottom w:val="0"/>
          <w:divBdr>
            <w:top w:val="none" w:sz="0" w:space="0" w:color="auto"/>
            <w:left w:val="none" w:sz="0" w:space="0" w:color="auto"/>
            <w:bottom w:val="none" w:sz="0" w:space="0" w:color="auto"/>
            <w:right w:val="none" w:sz="0" w:space="0" w:color="auto"/>
          </w:divBdr>
        </w:div>
        <w:div w:id="1674722013">
          <w:marLeft w:val="480"/>
          <w:marRight w:val="0"/>
          <w:marTop w:val="0"/>
          <w:marBottom w:val="0"/>
          <w:divBdr>
            <w:top w:val="none" w:sz="0" w:space="0" w:color="auto"/>
            <w:left w:val="none" w:sz="0" w:space="0" w:color="auto"/>
            <w:bottom w:val="none" w:sz="0" w:space="0" w:color="auto"/>
            <w:right w:val="none" w:sz="0" w:space="0" w:color="auto"/>
          </w:divBdr>
        </w:div>
        <w:div w:id="1688601708">
          <w:marLeft w:val="480"/>
          <w:marRight w:val="0"/>
          <w:marTop w:val="0"/>
          <w:marBottom w:val="0"/>
          <w:divBdr>
            <w:top w:val="none" w:sz="0" w:space="0" w:color="auto"/>
            <w:left w:val="none" w:sz="0" w:space="0" w:color="auto"/>
            <w:bottom w:val="none" w:sz="0" w:space="0" w:color="auto"/>
            <w:right w:val="none" w:sz="0" w:space="0" w:color="auto"/>
          </w:divBdr>
        </w:div>
        <w:div w:id="1727483384">
          <w:marLeft w:val="480"/>
          <w:marRight w:val="0"/>
          <w:marTop w:val="0"/>
          <w:marBottom w:val="0"/>
          <w:divBdr>
            <w:top w:val="none" w:sz="0" w:space="0" w:color="auto"/>
            <w:left w:val="none" w:sz="0" w:space="0" w:color="auto"/>
            <w:bottom w:val="none" w:sz="0" w:space="0" w:color="auto"/>
            <w:right w:val="none" w:sz="0" w:space="0" w:color="auto"/>
          </w:divBdr>
        </w:div>
        <w:div w:id="1745567238">
          <w:marLeft w:val="480"/>
          <w:marRight w:val="0"/>
          <w:marTop w:val="0"/>
          <w:marBottom w:val="0"/>
          <w:divBdr>
            <w:top w:val="none" w:sz="0" w:space="0" w:color="auto"/>
            <w:left w:val="none" w:sz="0" w:space="0" w:color="auto"/>
            <w:bottom w:val="none" w:sz="0" w:space="0" w:color="auto"/>
            <w:right w:val="none" w:sz="0" w:space="0" w:color="auto"/>
          </w:divBdr>
        </w:div>
        <w:div w:id="1751610013">
          <w:marLeft w:val="480"/>
          <w:marRight w:val="0"/>
          <w:marTop w:val="0"/>
          <w:marBottom w:val="0"/>
          <w:divBdr>
            <w:top w:val="none" w:sz="0" w:space="0" w:color="auto"/>
            <w:left w:val="none" w:sz="0" w:space="0" w:color="auto"/>
            <w:bottom w:val="none" w:sz="0" w:space="0" w:color="auto"/>
            <w:right w:val="none" w:sz="0" w:space="0" w:color="auto"/>
          </w:divBdr>
        </w:div>
        <w:div w:id="1757089266">
          <w:marLeft w:val="480"/>
          <w:marRight w:val="0"/>
          <w:marTop w:val="0"/>
          <w:marBottom w:val="0"/>
          <w:divBdr>
            <w:top w:val="none" w:sz="0" w:space="0" w:color="auto"/>
            <w:left w:val="none" w:sz="0" w:space="0" w:color="auto"/>
            <w:bottom w:val="none" w:sz="0" w:space="0" w:color="auto"/>
            <w:right w:val="none" w:sz="0" w:space="0" w:color="auto"/>
          </w:divBdr>
        </w:div>
        <w:div w:id="1759323819">
          <w:marLeft w:val="480"/>
          <w:marRight w:val="0"/>
          <w:marTop w:val="0"/>
          <w:marBottom w:val="0"/>
          <w:divBdr>
            <w:top w:val="none" w:sz="0" w:space="0" w:color="auto"/>
            <w:left w:val="none" w:sz="0" w:space="0" w:color="auto"/>
            <w:bottom w:val="none" w:sz="0" w:space="0" w:color="auto"/>
            <w:right w:val="none" w:sz="0" w:space="0" w:color="auto"/>
          </w:divBdr>
        </w:div>
        <w:div w:id="1790738182">
          <w:marLeft w:val="480"/>
          <w:marRight w:val="0"/>
          <w:marTop w:val="0"/>
          <w:marBottom w:val="0"/>
          <w:divBdr>
            <w:top w:val="none" w:sz="0" w:space="0" w:color="auto"/>
            <w:left w:val="none" w:sz="0" w:space="0" w:color="auto"/>
            <w:bottom w:val="none" w:sz="0" w:space="0" w:color="auto"/>
            <w:right w:val="none" w:sz="0" w:space="0" w:color="auto"/>
          </w:divBdr>
        </w:div>
        <w:div w:id="1813323375">
          <w:marLeft w:val="480"/>
          <w:marRight w:val="0"/>
          <w:marTop w:val="0"/>
          <w:marBottom w:val="0"/>
          <w:divBdr>
            <w:top w:val="none" w:sz="0" w:space="0" w:color="auto"/>
            <w:left w:val="none" w:sz="0" w:space="0" w:color="auto"/>
            <w:bottom w:val="none" w:sz="0" w:space="0" w:color="auto"/>
            <w:right w:val="none" w:sz="0" w:space="0" w:color="auto"/>
          </w:divBdr>
        </w:div>
        <w:div w:id="1866019226">
          <w:marLeft w:val="480"/>
          <w:marRight w:val="0"/>
          <w:marTop w:val="0"/>
          <w:marBottom w:val="0"/>
          <w:divBdr>
            <w:top w:val="none" w:sz="0" w:space="0" w:color="auto"/>
            <w:left w:val="none" w:sz="0" w:space="0" w:color="auto"/>
            <w:bottom w:val="none" w:sz="0" w:space="0" w:color="auto"/>
            <w:right w:val="none" w:sz="0" w:space="0" w:color="auto"/>
          </w:divBdr>
        </w:div>
        <w:div w:id="1874076801">
          <w:marLeft w:val="480"/>
          <w:marRight w:val="0"/>
          <w:marTop w:val="0"/>
          <w:marBottom w:val="0"/>
          <w:divBdr>
            <w:top w:val="none" w:sz="0" w:space="0" w:color="auto"/>
            <w:left w:val="none" w:sz="0" w:space="0" w:color="auto"/>
            <w:bottom w:val="none" w:sz="0" w:space="0" w:color="auto"/>
            <w:right w:val="none" w:sz="0" w:space="0" w:color="auto"/>
          </w:divBdr>
        </w:div>
        <w:div w:id="1878540507">
          <w:marLeft w:val="480"/>
          <w:marRight w:val="0"/>
          <w:marTop w:val="0"/>
          <w:marBottom w:val="0"/>
          <w:divBdr>
            <w:top w:val="none" w:sz="0" w:space="0" w:color="auto"/>
            <w:left w:val="none" w:sz="0" w:space="0" w:color="auto"/>
            <w:bottom w:val="none" w:sz="0" w:space="0" w:color="auto"/>
            <w:right w:val="none" w:sz="0" w:space="0" w:color="auto"/>
          </w:divBdr>
        </w:div>
        <w:div w:id="1924408988">
          <w:marLeft w:val="480"/>
          <w:marRight w:val="0"/>
          <w:marTop w:val="0"/>
          <w:marBottom w:val="0"/>
          <w:divBdr>
            <w:top w:val="none" w:sz="0" w:space="0" w:color="auto"/>
            <w:left w:val="none" w:sz="0" w:space="0" w:color="auto"/>
            <w:bottom w:val="none" w:sz="0" w:space="0" w:color="auto"/>
            <w:right w:val="none" w:sz="0" w:space="0" w:color="auto"/>
          </w:divBdr>
        </w:div>
        <w:div w:id="1941064933">
          <w:marLeft w:val="480"/>
          <w:marRight w:val="0"/>
          <w:marTop w:val="0"/>
          <w:marBottom w:val="0"/>
          <w:divBdr>
            <w:top w:val="none" w:sz="0" w:space="0" w:color="auto"/>
            <w:left w:val="none" w:sz="0" w:space="0" w:color="auto"/>
            <w:bottom w:val="none" w:sz="0" w:space="0" w:color="auto"/>
            <w:right w:val="none" w:sz="0" w:space="0" w:color="auto"/>
          </w:divBdr>
        </w:div>
        <w:div w:id="1949045670">
          <w:marLeft w:val="480"/>
          <w:marRight w:val="0"/>
          <w:marTop w:val="0"/>
          <w:marBottom w:val="0"/>
          <w:divBdr>
            <w:top w:val="none" w:sz="0" w:space="0" w:color="auto"/>
            <w:left w:val="none" w:sz="0" w:space="0" w:color="auto"/>
            <w:bottom w:val="none" w:sz="0" w:space="0" w:color="auto"/>
            <w:right w:val="none" w:sz="0" w:space="0" w:color="auto"/>
          </w:divBdr>
        </w:div>
        <w:div w:id="1950890983">
          <w:marLeft w:val="480"/>
          <w:marRight w:val="0"/>
          <w:marTop w:val="0"/>
          <w:marBottom w:val="0"/>
          <w:divBdr>
            <w:top w:val="none" w:sz="0" w:space="0" w:color="auto"/>
            <w:left w:val="none" w:sz="0" w:space="0" w:color="auto"/>
            <w:bottom w:val="none" w:sz="0" w:space="0" w:color="auto"/>
            <w:right w:val="none" w:sz="0" w:space="0" w:color="auto"/>
          </w:divBdr>
        </w:div>
        <w:div w:id="1989431527">
          <w:marLeft w:val="480"/>
          <w:marRight w:val="0"/>
          <w:marTop w:val="0"/>
          <w:marBottom w:val="0"/>
          <w:divBdr>
            <w:top w:val="none" w:sz="0" w:space="0" w:color="auto"/>
            <w:left w:val="none" w:sz="0" w:space="0" w:color="auto"/>
            <w:bottom w:val="none" w:sz="0" w:space="0" w:color="auto"/>
            <w:right w:val="none" w:sz="0" w:space="0" w:color="auto"/>
          </w:divBdr>
        </w:div>
        <w:div w:id="2028749708">
          <w:marLeft w:val="480"/>
          <w:marRight w:val="0"/>
          <w:marTop w:val="0"/>
          <w:marBottom w:val="0"/>
          <w:divBdr>
            <w:top w:val="none" w:sz="0" w:space="0" w:color="auto"/>
            <w:left w:val="none" w:sz="0" w:space="0" w:color="auto"/>
            <w:bottom w:val="none" w:sz="0" w:space="0" w:color="auto"/>
            <w:right w:val="none" w:sz="0" w:space="0" w:color="auto"/>
          </w:divBdr>
        </w:div>
        <w:div w:id="2077511142">
          <w:marLeft w:val="480"/>
          <w:marRight w:val="0"/>
          <w:marTop w:val="0"/>
          <w:marBottom w:val="0"/>
          <w:divBdr>
            <w:top w:val="none" w:sz="0" w:space="0" w:color="auto"/>
            <w:left w:val="none" w:sz="0" w:space="0" w:color="auto"/>
            <w:bottom w:val="none" w:sz="0" w:space="0" w:color="auto"/>
            <w:right w:val="none" w:sz="0" w:space="0" w:color="auto"/>
          </w:divBdr>
        </w:div>
        <w:div w:id="2083987264">
          <w:marLeft w:val="480"/>
          <w:marRight w:val="0"/>
          <w:marTop w:val="0"/>
          <w:marBottom w:val="0"/>
          <w:divBdr>
            <w:top w:val="none" w:sz="0" w:space="0" w:color="auto"/>
            <w:left w:val="none" w:sz="0" w:space="0" w:color="auto"/>
            <w:bottom w:val="none" w:sz="0" w:space="0" w:color="auto"/>
            <w:right w:val="none" w:sz="0" w:space="0" w:color="auto"/>
          </w:divBdr>
        </w:div>
      </w:divsChild>
    </w:div>
    <w:div w:id="2019891726">
      <w:marLeft w:val="640"/>
      <w:marRight w:val="0"/>
      <w:marTop w:val="0"/>
      <w:marBottom w:val="0"/>
      <w:divBdr>
        <w:top w:val="none" w:sz="0" w:space="0" w:color="auto"/>
        <w:left w:val="none" w:sz="0" w:space="0" w:color="auto"/>
        <w:bottom w:val="none" w:sz="0" w:space="0" w:color="auto"/>
        <w:right w:val="none" w:sz="0" w:space="0" w:color="auto"/>
      </w:divBdr>
    </w:div>
    <w:div w:id="2019916757">
      <w:marLeft w:val="640"/>
      <w:marRight w:val="0"/>
      <w:marTop w:val="0"/>
      <w:marBottom w:val="0"/>
      <w:divBdr>
        <w:top w:val="none" w:sz="0" w:space="0" w:color="auto"/>
        <w:left w:val="none" w:sz="0" w:space="0" w:color="auto"/>
        <w:bottom w:val="none" w:sz="0" w:space="0" w:color="auto"/>
        <w:right w:val="none" w:sz="0" w:space="0" w:color="auto"/>
      </w:divBdr>
    </w:div>
    <w:div w:id="2020236767">
      <w:marLeft w:val="640"/>
      <w:marRight w:val="0"/>
      <w:marTop w:val="0"/>
      <w:marBottom w:val="0"/>
      <w:divBdr>
        <w:top w:val="none" w:sz="0" w:space="0" w:color="auto"/>
        <w:left w:val="none" w:sz="0" w:space="0" w:color="auto"/>
        <w:bottom w:val="none" w:sz="0" w:space="0" w:color="auto"/>
        <w:right w:val="none" w:sz="0" w:space="0" w:color="auto"/>
      </w:divBdr>
    </w:div>
    <w:div w:id="2020811186">
      <w:marLeft w:val="640"/>
      <w:marRight w:val="0"/>
      <w:marTop w:val="0"/>
      <w:marBottom w:val="0"/>
      <w:divBdr>
        <w:top w:val="none" w:sz="0" w:space="0" w:color="auto"/>
        <w:left w:val="none" w:sz="0" w:space="0" w:color="auto"/>
        <w:bottom w:val="none" w:sz="0" w:space="0" w:color="auto"/>
        <w:right w:val="none" w:sz="0" w:space="0" w:color="auto"/>
      </w:divBdr>
    </w:div>
    <w:div w:id="2020887280">
      <w:marLeft w:val="640"/>
      <w:marRight w:val="0"/>
      <w:marTop w:val="0"/>
      <w:marBottom w:val="0"/>
      <w:divBdr>
        <w:top w:val="none" w:sz="0" w:space="0" w:color="auto"/>
        <w:left w:val="none" w:sz="0" w:space="0" w:color="auto"/>
        <w:bottom w:val="none" w:sz="0" w:space="0" w:color="auto"/>
        <w:right w:val="none" w:sz="0" w:space="0" w:color="auto"/>
      </w:divBdr>
    </w:div>
    <w:div w:id="2020965315">
      <w:bodyDiv w:val="1"/>
      <w:marLeft w:val="0"/>
      <w:marRight w:val="0"/>
      <w:marTop w:val="0"/>
      <w:marBottom w:val="0"/>
      <w:divBdr>
        <w:top w:val="none" w:sz="0" w:space="0" w:color="auto"/>
        <w:left w:val="none" w:sz="0" w:space="0" w:color="auto"/>
        <w:bottom w:val="none" w:sz="0" w:space="0" w:color="auto"/>
        <w:right w:val="none" w:sz="0" w:space="0" w:color="auto"/>
      </w:divBdr>
    </w:div>
    <w:div w:id="2021004190">
      <w:marLeft w:val="640"/>
      <w:marRight w:val="0"/>
      <w:marTop w:val="0"/>
      <w:marBottom w:val="0"/>
      <w:divBdr>
        <w:top w:val="none" w:sz="0" w:space="0" w:color="auto"/>
        <w:left w:val="none" w:sz="0" w:space="0" w:color="auto"/>
        <w:bottom w:val="none" w:sz="0" w:space="0" w:color="auto"/>
        <w:right w:val="none" w:sz="0" w:space="0" w:color="auto"/>
      </w:divBdr>
    </w:div>
    <w:div w:id="2021464194">
      <w:marLeft w:val="640"/>
      <w:marRight w:val="0"/>
      <w:marTop w:val="0"/>
      <w:marBottom w:val="0"/>
      <w:divBdr>
        <w:top w:val="none" w:sz="0" w:space="0" w:color="auto"/>
        <w:left w:val="none" w:sz="0" w:space="0" w:color="auto"/>
        <w:bottom w:val="none" w:sz="0" w:space="0" w:color="auto"/>
        <w:right w:val="none" w:sz="0" w:space="0" w:color="auto"/>
      </w:divBdr>
    </w:div>
    <w:div w:id="2022006759">
      <w:marLeft w:val="640"/>
      <w:marRight w:val="0"/>
      <w:marTop w:val="0"/>
      <w:marBottom w:val="0"/>
      <w:divBdr>
        <w:top w:val="none" w:sz="0" w:space="0" w:color="auto"/>
        <w:left w:val="none" w:sz="0" w:space="0" w:color="auto"/>
        <w:bottom w:val="none" w:sz="0" w:space="0" w:color="auto"/>
        <w:right w:val="none" w:sz="0" w:space="0" w:color="auto"/>
      </w:divBdr>
    </w:div>
    <w:div w:id="2022663037">
      <w:bodyDiv w:val="1"/>
      <w:marLeft w:val="0"/>
      <w:marRight w:val="0"/>
      <w:marTop w:val="0"/>
      <w:marBottom w:val="0"/>
      <w:divBdr>
        <w:top w:val="none" w:sz="0" w:space="0" w:color="auto"/>
        <w:left w:val="none" w:sz="0" w:space="0" w:color="auto"/>
        <w:bottom w:val="none" w:sz="0" w:space="0" w:color="auto"/>
        <w:right w:val="none" w:sz="0" w:space="0" w:color="auto"/>
      </w:divBdr>
    </w:div>
    <w:div w:id="2022925924">
      <w:marLeft w:val="640"/>
      <w:marRight w:val="0"/>
      <w:marTop w:val="0"/>
      <w:marBottom w:val="0"/>
      <w:divBdr>
        <w:top w:val="none" w:sz="0" w:space="0" w:color="auto"/>
        <w:left w:val="none" w:sz="0" w:space="0" w:color="auto"/>
        <w:bottom w:val="none" w:sz="0" w:space="0" w:color="auto"/>
        <w:right w:val="none" w:sz="0" w:space="0" w:color="auto"/>
      </w:divBdr>
    </w:div>
    <w:div w:id="2023776083">
      <w:bodyDiv w:val="1"/>
      <w:marLeft w:val="0"/>
      <w:marRight w:val="0"/>
      <w:marTop w:val="0"/>
      <w:marBottom w:val="0"/>
      <w:divBdr>
        <w:top w:val="none" w:sz="0" w:space="0" w:color="auto"/>
        <w:left w:val="none" w:sz="0" w:space="0" w:color="auto"/>
        <w:bottom w:val="none" w:sz="0" w:space="0" w:color="auto"/>
        <w:right w:val="none" w:sz="0" w:space="0" w:color="auto"/>
      </w:divBdr>
    </w:div>
    <w:div w:id="2024436356">
      <w:bodyDiv w:val="1"/>
      <w:marLeft w:val="0"/>
      <w:marRight w:val="0"/>
      <w:marTop w:val="0"/>
      <w:marBottom w:val="0"/>
      <w:divBdr>
        <w:top w:val="none" w:sz="0" w:space="0" w:color="auto"/>
        <w:left w:val="none" w:sz="0" w:space="0" w:color="auto"/>
        <w:bottom w:val="none" w:sz="0" w:space="0" w:color="auto"/>
        <w:right w:val="none" w:sz="0" w:space="0" w:color="auto"/>
      </w:divBdr>
      <w:divsChild>
        <w:div w:id="8264068">
          <w:marLeft w:val="480"/>
          <w:marRight w:val="0"/>
          <w:marTop w:val="0"/>
          <w:marBottom w:val="0"/>
          <w:divBdr>
            <w:top w:val="none" w:sz="0" w:space="0" w:color="auto"/>
            <w:left w:val="none" w:sz="0" w:space="0" w:color="auto"/>
            <w:bottom w:val="none" w:sz="0" w:space="0" w:color="auto"/>
            <w:right w:val="none" w:sz="0" w:space="0" w:color="auto"/>
          </w:divBdr>
        </w:div>
        <w:div w:id="62413663">
          <w:marLeft w:val="480"/>
          <w:marRight w:val="0"/>
          <w:marTop w:val="0"/>
          <w:marBottom w:val="0"/>
          <w:divBdr>
            <w:top w:val="none" w:sz="0" w:space="0" w:color="auto"/>
            <w:left w:val="none" w:sz="0" w:space="0" w:color="auto"/>
            <w:bottom w:val="none" w:sz="0" w:space="0" w:color="auto"/>
            <w:right w:val="none" w:sz="0" w:space="0" w:color="auto"/>
          </w:divBdr>
        </w:div>
        <w:div w:id="195847800">
          <w:marLeft w:val="480"/>
          <w:marRight w:val="0"/>
          <w:marTop w:val="0"/>
          <w:marBottom w:val="0"/>
          <w:divBdr>
            <w:top w:val="none" w:sz="0" w:space="0" w:color="auto"/>
            <w:left w:val="none" w:sz="0" w:space="0" w:color="auto"/>
            <w:bottom w:val="none" w:sz="0" w:space="0" w:color="auto"/>
            <w:right w:val="none" w:sz="0" w:space="0" w:color="auto"/>
          </w:divBdr>
        </w:div>
        <w:div w:id="208540645">
          <w:marLeft w:val="480"/>
          <w:marRight w:val="0"/>
          <w:marTop w:val="0"/>
          <w:marBottom w:val="0"/>
          <w:divBdr>
            <w:top w:val="none" w:sz="0" w:space="0" w:color="auto"/>
            <w:left w:val="none" w:sz="0" w:space="0" w:color="auto"/>
            <w:bottom w:val="none" w:sz="0" w:space="0" w:color="auto"/>
            <w:right w:val="none" w:sz="0" w:space="0" w:color="auto"/>
          </w:divBdr>
        </w:div>
        <w:div w:id="240335183">
          <w:marLeft w:val="480"/>
          <w:marRight w:val="0"/>
          <w:marTop w:val="0"/>
          <w:marBottom w:val="0"/>
          <w:divBdr>
            <w:top w:val="none" w:sz="0" w:space="0" w:color="auto"/>
            <w:left w:val="none" w:sz="0" w:space="0" w:color="auto"/>
            <w:bottom w:val="none" w:sz="0" w:space="0" w:color="auto"/>
            <w:right w:val="none" w:sz="0" w:space="0" w:color="auto"/>
          </w:divBdr>
        </w:div>
        <w:div w:id="249311011">
          <w:marLeft w:val="480"/>
          <w:marRight w:val="0"/>
          <w:marTop w:val="0"/>
          <w:marBottom w:val="0"/>
          <w:divBdr>
            <w:top w:val="none" w:sz="0" w:space="0" w:color="auto"/>
            <w:left w:val="none" w:sz="0" w:space="0" w:color="auto"/>
            <w:bottom w:val="none" w:sz="0" w:space="0" w:color="auto"/>
            <w:right w:val="none" w:sz="0" w:space="0" w:color="auto"/>
          </w:divBdr>
        </w:div>
        <w:div w:id="252586948">
          <w:marLeft w:val="480"/>
          <w:marRight w:val="0"/>
          <w:marTop w:val="0"/>
          <w:marBottom w:val="0"/>
          <w:divBdr>
            <w:top w:val="none" w:sz="0" w:space="0" w:color="auto"/>
            <w:left w:val="none" w:sz="0" w:space="0" w:color="auto"/>
            <w:bottom w:val="none" w:sz="0" w:space="0" w:color="auto"/>
            <w:right w:val="none" w:sz="0" w:space="0" w:color="auto"/>
          </w:divBdr>
        </w:div>
        <w:div w:id="294991775">
          <w:marLeft w:val="480"/>
          <w:marRight w:val="0"/>
          <w:marTop w:val="0"/>
          <w:marBottom w:val="0"/>
          <w:divBdr>
            <w:top w:val="none" w:sz="0" w:space="0" w:color="auto"/>
            <w:left w:val="none" w:sz="0" w:space="0" w:color="auto"/>
            <w:bottom w:val="none" w:sz="0" w:space="0" w:color="auto"/>
            <w:right w:val="none" w:sz="0" w:space="0" w:color="auto"/>
          </w:divBdr>
        </w:div>
        <w:div w:id="330641334">
          <w:marLeft w:val="480"/>
          <w:marRight w:val="0"/>
          <w:marTop w:val="0"/>
          <w:marBottom w:val="0"/>
          <w:divBdr>
            <w:top w:val="none" w:sz="0" w:space="0" w:color="auto"/>
            <w:left w:val="none" w:sz="0" w:space="0" w:color="auto"/>
            <w:bottom w:val="none" w:sz="0" w:space="0" w:color="auto"/>
            <w:right w:val="none" w:sz="0" w:space="0" w:color="auto"/>
          </w:divBdr>
        </w:div>
        <w:div w:id="378945135">
          <w:marLeft w:val="480"/>
          <w:marRight w:val="0"/>
          <w:marTop w:val="0"/>
          <w:marBottom w:val="0"/>
          <w:divBdr>
            <w:top w:val="none" w:sz="0" w:space="0" w:color="auto"/>
            <w:left w:val="none" w:sz="0" w:space="0" w:color="auto"/>
            <w:bottom w:val="none" w:sz="0" w:space="0" w:color="auto"/>
            <w:right w:val="none" w:sz="0" w:space="0" w:color="auto"/>
          </w:divBdr>
        </w:div>
        <w:div w:id="416175041">
          <w:marLeft w:val="480"/>
          <w:marRight w:val="0"/>
          <w:marTop w:val="0"/>
          <w:marBottom w:val="0"/>
          <w:divBdr>
            <w:top w:val="none" w:sz="0" w:space="0" w:color="auto"/>
            <w:left w:val="none" w:sz="0" w:space="0" w:color="auto"/>
            <w:bottom w:val="none" w:sz="0" w:space="0" w:color="auto"/>
            <w:right w:val="none" w:sz="0" w:space="0" w:color="auto"/>
          </w:divBdr>
        </w:div>
        <w:div w:id="504321746">
          <w:marLeft w:val="480"/>
          <w:marRight w:val="0"/>
          <w:marTop w:val="0"/>
          <w:marBottom w:val="0"/>
          <w:divBdr>
            <w:top w:val="none" w:sz="0" w:space="0" w:color="auto"/>
            <w:left w:val="none" w:sz="0" w:space="0" w:color="auto"/>
            <w:bottom w:val="none" w:sz="0" w:space="0" w:color="auto"/>
            <w:right w:val="none" w:sz="0" w:space="0" w:color="auto"/>
          </w:divBdr>
        </w:div>
        <w:div w:id="525169952">
          <w:marLeft w:val="480"/>
          <w:marRight w:val="0"/>
          <w:marTop w:val="0"/>
          <w:marBottom w:val="0"/>
          <w:divBdr>
            <w:top w:val="none" w:sz="0" w:space="0" w:color="auto"/>
            <w:left w:val="none" w:sz="0" w:space="0" w:color="auto"/>
            <w:bottom w:val="none" w:sz="0" w:space="0" w:color="auto"/>
            <w:right w:val="none" w:sz="0" w:space="0" w:color="auto"/>
          </w:divBdr>
        </w:div>
        <w:div w:id="552617117">
          <w:marLeft w:val="480"/>
          <w:marRight w:val="0"/>
          <w:marTop w:val="0"/>
          <w:marBottom w:val="0"/>
          <w:divBdr>
            <w:top w:val="none" w:sz="0" w:space="0" w:color="auto"/>
            <w:left w:val="none" w:sz="0" w:space="0" w:color="auto"/>
            <w:bottom w:val="none" w:sz="0" w:space="0" w:color="auto"/>
            <w:right w:val="none" w:sz="0" w:space="0" w:color="auto"/>
          </w:divBdr>
        </w:div>
        <w:div w:id="555900957">
          <w:marLeft w:val="480"/>
          <w:marRight w:val="0"/>
          <w:marTop w:val="0"/>
          <w:marBottom w:val="0"/>
          <w:divBdr>
            <w:top w:val="none" w:sz="0" w:space="0" w:color="auto"/>
            <w:left w:val="none" w:sz="0" w:space="0" w:color="auto"/>
            <w:bottom w:val="none" w:sz="0" w:space="0" w:color="auto"/>
            <w:right w:val="none" w:sz="0" w:space="0" w:color="auto"/>
          </w:divBdr>
        </w:div>
        <w:div w:id="564607805">
          <w:marLeft w:val="480"/>
          <w:marRight w:val="0"/>
          <w:marTop w:val="0"/>
          <w:marBottom w:val="0"/>
          <w:divBdr>
            <w:top w:val="none" w:sz="0" w:space="0" w:color="auto"/>
            <w:left w:val="none" w:sz="0" w:space="0" w:color="auto"/>
            <w:bottom w:val="none" w:sz="0" w:space="0" w:color="auto"/>
            <w:right w:val="none" w:sz="0" w:space="0" w:color="auto"/>
          </w:divBdr>
        </w:div>
        <w:div w:id="573973062">
          <w:marLeft w:val="480"/>
          <w:marRight w:val="0"/>
          <w:marTop w:val="0"/>
          <w:marBottom w:val="0"/>
          <w:divBdr>
            <w:top w:val="none" w:sz="0" w:space="0" w:color="auto"/>
            <w:left w:val="none" w:sz="0" w:space="0" w:color="auto"/>
            <w:bottom w:val="none" w:sz="0" w:space="0" w:color="auto"/>
            <w:right w:val="none" w:sz="0" w:space="0" w:color="auto"/>
          </w:divBdr>
        </w:div>
        <w:div w:id="652829438">
          <w:marLeft w:val="480"/>
          <w:marRight w:val="0"/>
          <w:marTop w:val="0"/>
          <w:marBottom w:val="0"/>
          <w:divBdr>
            <w:top w:val="none" w:sz="0" w:space="0" w:color="auto"/>
            <w:left w:val="none" w:sz="0" w:space="0" w:color="auto"/>
            <w:bottom w:val="none" w:sz="0" w:space="0" w:color="auto"/>
            <w:right w:val="none" w:sz="0" w:space="0" w:color="auto"/>
          </w:divBdr>
        </w:div>
        <w:div w:id="662702821">
          <w:marLeft w:val="480"/>
          <w:marRight w:val="0"/>
          <w:marTop w:val="0"/>
          <w:marBottom w:val="0"/>
          <w:divBdr>
            <w:top w:val="none" w:sz="0" w:space="0" w:color="auto"/>
            <w:left w:val="none" w:sz="0" w:space="0" w:color="auto"/>
            <w:bottom w:val="none" w:sz="0" w:space="0" w:color="auto"/>
            <w:right w:val="none" w:sz="0" w:space="0" w:color="auto"/>
          </w:divBdr>
        </w:div>
        <w:div w:id="679888639">
          <w:marLeft w:val="480"/>
          <w:marRight w:val="0"/>
          <w:marTop w:val="0"/>
          <w:marBottom w:val="0"/>
          <w:divBdr>
            <w:top w:val="none" w:sz="0" w:space="0" w:color="auto"/>
            <w:left w:val="none" w:sz="0" w:space="0" w:color="auto"/>
            <w:bottom w:val="none" w:sz="0" w:space="0" w:color="auto"/>
            <w:right w:val="none" w:sz="0" w:space="0" w:color="auto"/>
          </w:divBdr>
        </w:div>
        <w:div w:id="771051422">
          <w:marLeft w:val="480"/>
          <w:marRight w:val="0"/>
          <w:marTop w:val="0"/>
          <w:marBottom w:val="0"/>
          <w:divBdr>
            <w:top w:val="none" w:sz="0" w:space="0" w:color="auto"/>
            <w:left w:val="none" w:sz="0" w:space="0" w:color="auto"/>
            <w:bottom w:val="none" w:sz="0" w:space="0" w:color="auto"/>
            <w:right w:val="none" w:sz="0" w:space="0" w:color="auto"/>
          </w:divBdr>
        </w:div>
        <w:div w:id="816074145">
          <w:marLeft w:val="480"/>
          <w:marRight w:val="0"/>
          <w:marTop w:val="0"/>
          <w:marBottom w:val="0"/>
          <w:divBdr>
            <w:top w:val="none" w:sz="0" w:space="0" w:color="auto"/>
            <w:left w:val="none" w:sz="0" w:space="0" w:color="auto"/>
            <w:bottom w:val="none" w:sz="0" w:space="0" w:color="auto"/>
            <w:right w:val="none" w:sz="0" w:space="0" w:color="auto"/>
          </w:divBdr>
        </w:div>
        <w:div w:id="835614192">
          <w:marLeft w:val="480"/>
          <w:marRight w:val="0"/>
          <w:marTop w:val="0"/>
          <w:marBottom w:val="0"/>
          <w:divBdr>
            <w:top w:val="none" w:sz="0" w:space="0" w:color="auto"/>
            <w:left w:val="none" w:sz="0" w:space="0" w:color="auto"/>
            <w:bottom w:val="none" w:sz="0" w:space="0" w:color="auto"/>
            <w:right w:val="none" w:sz="0" w:space="0" w:color="auto"/>
          </w:divBdr>
        </w:div>
        <w:div w:id="896671022">
          <w:marLeft w:val="480"/>
          <w:marRight w:val="0"/>
          <w:marTop w:val="0"/>
          <w:marBottom w:val="0"/>
          <w:divBdr>
            <w:top w:val="none" w:sz="0" w:space="0" w:color="auto"/>
            <w:left w:val="none" w:sz="0" w:space="0" w:color="auto"/>
            <w:bottom w:val="none" w:sz="0" w:space="0" w:color="auto"/>
            <w:right w:val="none" w:sz="0" w:space="0" w:color="auto"/>
          </w:divBdr>
        </w:div>
        <w:div w:id="899291134">
          <w:marLeft w:val="480"/>
          <w:marRight w:val="0"/>
          <w:marTop w:val="0"/>
          <w:marBottom w:val="0"/>
          <w:divBdr>
            <w:top w:val="none" w:sz="0" w:space="0" w:color="auto"/>
            <w:left w:val="none" w:sz="0" w:space="0" w:color="auto"/>
            <w:bottom w:val="none" w:sz="0" w:space="0" w:color="auto"/>
            <w:right w:val="none" w:sz="0" w:space="0" w:color="auto"/>
          </w:divBdr>
        </w:div>
        <w:div w:id="941910583">
          <w:marLeft w:val="480"/>
          <w:marRight w:val="0"/>
          <w:marTop w:val="0"/>
          <w:marBottom w:val="0"/>
          <w:divBdr>
            <w:top w:val="none" w:sz="0" w:space="0" w:color="auto"/>
            <w:left w:val="none" w:sz="0" w:space="0" w:color="auto"/>
            <w:bottom w:val="none" w:sz="0" w:space="0" w:color="auto"/>
            <w:right w:val="none" w:sz="0" w:space="0" w:color="auto"/>
          </w:divBdr>
        </w:div>
        <w:div w:id="947588663">
          <w:marLeft w:val="480"/>
          <w:marRight w:val="0"/>
          <w:marTop w:val="0"/>
          <w:marBottom w:val="0"/>
          <w:divBdr>
            <w:top w:val="none" w:sz="0" w:space="0" w:color="auto"/>
            <w:left w:val="none" w:sz="0" w:space="0" w:color="auto"/>
            <w:bottom w:val="none" w:sz="0" w:space="0" w:color="auto"/>
            <w:right w:val="none" w:sz="0" w:space="0" w:color="auto"/>
          </w:divBdr>
        </w:div>
        <w:div w:id="1036782924">
          <w:marLeft w:val="480"/>
          <w:marRight w:val="0"/>
          <w:marTop w:val="0"/>
          <w:marBottom w:val="0"/>
          <w:divBdr>
            <w:top w:val="none" w:sz="0" w:space="0" w:color="auto"/>
            <w:left w:val="none" w:sz="0" w:space="0" w:color="auto"/>
            <w:bottom w:val="none" w:sz="0" w:space="0" w:color="auto"/>
            <w:right w:val="none" w:sz="0" w:space="0" w:color="auto"/>
          </w:divBdr>
        </w:div>
        <w:div w:id="1065834783">
          <w:marLeft w:val="480"/>
          <w:marRight w:val="0"/>
          <w:marTop w:val="0"/>
          <w:marBottom w:val="0"/>
          <w:divBdr>
            <w:top w:val="none" w:sz="0" w:space="0" w:color="auto"/>
            <w:left w:val="none" w:sz="0" w:space="0" w:color="auto"/>
            <w:bottom w:val="none" w:sz="0" w:space="0" w:color="auto"/>
            <w:right w:val="none" w:sz="0" w:space="0" w:color="auto"/>
          </w:divBdr>
        </w:div>
        <w:div w:id="1085539728">
          <w:marLeft w:val="480"/>
          <w:marRight w:val="0"/>
          <w:marTop w:val="0"/>
          <w:marBottom w:val="0"/>
          <w:divBdr>
            <w:top w:val="none" w:sz="0" w:space="0" w:color="auto"/>
            <w:left w:val="none" w:sz="0" w:space="0" w:color="auto"/>
            <w:bottom w:val="none" w:sz="0" w:space="0" w:color="auto"/>
            <w:right w:val="none" w:sz="0" w:space="0" w:color="auto"/>
          </w:divBdr>
        </w:div>
        <w:div w:id="1167594689">
          <w:marLeft w:val="480"/>
          <w:marRight w:val="0"/>
          <w:marTop w:val="0"/>
          <w:marBottom w:val="0"/>
          <w:divBdr>
            <w:top w:val="none" w:sz="0" w:space="0" w:color="auto"/>
            <w:left w:val="none" w:sz="0" w:space="0" w:color="auto"/>
            <w:bottom w:val="none" w:sz="0" w:space="0" w:color="auto"/>
            <w:right w:val="none" w:sz="0" w:space="0" w:color="auto"/>
          </w:divBdr>
        </w:div>
        <w:div w:id="1173686801">
          <w:marLeft w:val="480"/>
          <w:marRight w:val="0"/>
          <w:marTop w:val="0"/>
          <w:marBottom w:val="0"/>
          <w:divBdr>
            <w:top w:val="none" w:sz="0" w:space="0" w:color="auto"/>
            <w:left w:val="none" w:sz="0" w:space="0" w:color="auto"/>
            <w:bottom w:val="none" w:sz="0" w:space="0" w:color="auto"/>
            <w:right w:val="none" w:sz="0" w:space="0" w:color="auto"/>
          </w:divBdr>
        </w:div>
        <w:div w:id="1327590345">
          <w:marLeft w:val="480"/>
          <w:marRight w:val="0"/>
          <w:marTop w:val="0"/>
          <w:marBottom w:val="0"/>
          <w:divBdr>
            <w:top w:val="none" w:sz="0" w:space="0" w:color="auto"/>
            <w:left w:val="none" w:sz="0" w:space="0" w:color="auto"/>
            <w:bottom w:val="none" w:sz="0" w:space="0" w:color="auto"/>
            <w:right w:val="none" w:sz="0" w:space="0" w:color="auto"/>
          </w:divBdr>
        </w:div>
        <w:div w:id="1341665267">
          <w:marLeft w:val="480"/>
          <w:marRight w:val="0"/>
          <w:marTop w:val="0"/>
          <w:marBottom w:val="0"/>
          <w:divBdr>
            <w:top w:val="none" w:sz="0" w:space="0" w:color="auto"/>
            <w:left w:val="none" w:sz="0" w:space="0" w:color="auto"/>
            <w:bottom w:val="none" w:sz="0" w:space="0" w:color="auto"/>
            <w:right w:val="none" w:sz="0" w:space="0" w:color="auto"/>
          </w:divBdr>
        </w:div>
        <w:div w:id="1395198581">
          <w:marLeft w:val="480"/>
          <w:marRight w:val="0"/>
          <w:marTop w:val="0"/>
          <w:marBottom w:val="0"/>
          <w:divBdr>
            <w:top w:val="none" w:sz="0" w:space="0" w:color="auto"/>
            <w:left w:val="none" w:sz="0" w:space="0" w:color="auto"/>
            <w:bottom w:val="none" w:sz="0" w:space="0" w:color="auto"/>
            <w:right w:val="none" w:sz="0" w:space="0" w:color="auto"/>
          </w:divBdr>
        </w:div>
        <w:div w:id="1415543120">
          <w:marLeft w:val="480"/>
          <w:marRight w:val="0"/>
          <w:marTop w:val="0"/>
          <w:marBottom w:val="0"/>
          <w:divBdr>
            <w:top w:val="none" w:sz="0" w:space="0" w:color="auto"/>
            <w:left w:val="none" w:sz="0" w:space="0" w:color="auto"/>
            <w:bottom w:val="none" w:sz="0" w:space="0" w:color="auto"/>
            <w:right w:val="none" w:sz="0" w:space="0" w:color="auto"/>
          </w:divBdr>
        </w:div>
        <w:div w:id="1417824093">
          <w:marLeft w:val="480"/>
          <w:marRight w:val="0"/>
          <w:marTop w:val="0"/>
          <w:marBottom w:val="0"/>
          <w:divBdr>
            <w:top w:val="none" w:sz="0" w:space="0" w:color="auto"/>
            <w:left w:val="none" w:sz="0" w:space="0" w:color="auto"/>
            <w:bottom w:val="none" w:sz="0" w:space="0" w:color="auto"/>
            <w:right w:val="none" w:sz="0" w:space="0" w:color="auto"/>
          </w:divBdr>
        </w:div>
        <w:div w:id="1478843900">
          <w:marLeft w:val="480"/>
          <w:marRight w:val="0"/>
          <w:marTop w:val="0"/>
          <w:marBottom w:val="0"/>
          <w:divBdr>
            <w:top w:val="none" w:sz="0" w:space="0" w:color="auto"/>
            <w:left w:val="none" w:sz="0" w:space="0" w:color="auto"/>
            <w:bottom w:val="none" w:sz="0" w:space="0" w:color="auto"/>
            <w:right w:val="none" w:sz="0" w:space="0" w:color="auto"/>
          </w:divBdr>
        </w:div>
        <w:div w:id="1489175785">
          <w:marLeft w:val="480"/>
          <w:marRight w:val="0"/>
          <w:marTop w:val="0"/>
          <w:marBottom w:val="0"/>
          <w:divBdr>
            <w:top w:val="none" w:sz="0" w:space="0" w:color="auto"/>
            <w:left w:val="none" w:sz="0" w:space="0" w:color="auto"/>
            <w:bottom w:val="none" w:sz="0" w:space="0" w:color="auto"/>
            <w:right w:val="none" w:sz="0" w:space="0" w:color="auto"/>
          </w:divBdr>
        </w:div>
        <w:div w:id="1589195005">
          <w:marLeft w:val="480"/>
          <w:marRight w:val="0"/>
          <w:marTop w:val="0"/>
          <w:marBottom w:val="0"/>
          <w:divBdr>
            <w:top w:val="none" w:sz="0" w:space="0" w:color="auto"/>
            <w:left w:val="none" w:sz="0" w:space="0" w:color="auto"/>
            <w:bottom w:val="none" w:sz="0" w:space="0" w:color="auto"/>
            <w:right w:val="none" w:sz="0" w:space="0" w:color="auto"/>
          </w:divBdr>
        </w:div>
        <w:div w:id="1604805425">
          <w:marLeft w:val="480"/>
          <w:marRight w:val="0"/>
          <w:marTop w:val="0"/>
          <w:marBottom w:val="0"/>
          <w:divBdr>
            <w:top w:val="none" w:sz="0" w:space="0" w:color="auto"/>
            <w:left w:val="none" w:sz="0" w:space="0" w:color="auto"/>
            <w:bottom w:val="none" w:sz="0" w:space="0" w:color="auto"/>
            <w:right w:val="none" w:sz="0" w:space="0" w:color="auto"/>
          </w:divBdr>
        </w:div>
        <w:div w:id="1725252492">
          <w:marLeft w:val="480"/>
          <w:marRight w:val="0"/>
          <w:marTop w:val="0"/>
          <w:marBottom w:val="0"/>
          <w:divBdr>
            <w:top w:val="none" w:sz="0" w:space="0" w:color="auto"/>
            <w:left w:val="none" w:sz="0" w:space="0" w:color="auto"/>
            <w:bottom w:val="none" w:sz="0" w:space="0" w:color="auto"/>
            <w:right w:val="none" w:sz="0" w:space="0" w:color="auto"/>
          </w:divBdr>
        </w:div>
        <w:div w:id="1825776843">
          <w:marLeft w:val="480"/>
          <w:marRight w:val="0"/>
          <w:marTop w:val="0"/>
          <w:marBottom w:val="0"/>
          <w:divBdr>
            <w:top w:val="none" w:sz="0" w:space="0" w:color="auto"/>
            <w:left w:val="none" w:sz="0" w:space="0" w:color="auto"/>
            <w:bottom w:val="none" w:sz="0" w:space="0" w:color="auto"/>
            <w:right w:val="none" w:sz="0" w:space="0" w:color="auto"/>
          </w:divBdr>
        </w:div>
        <w:div w:id="1883857216">
          <w:marLeft w:val="480"/>
          <w:marRight w:val="0"/>
          <w:marTop w:val="0"/>
          <w:marBottom w:val="0"/>
          <w:divBdr>
            <w:top w:val="none" w:sz="0" w:space="0" w:color="auto"/>
            <w:left w:val="none" w:sz="0" w:space="0" w:color="auto"/>
            <w:bottom w:val="none" w:sz="0" w:space="0" w:color="auto"/>
            <w:right w:val="none" w:sz="0" w:space="0" w:color="auto"/>
          </w:divBdr>
        </w:div>
        <w:div w:id="1921941212">
          <w:marLeft w:val="480"/>
          <w:marRight w:val="0"/>
          <w:marTop w:val="0"/>
          <w:marBottom w:val="0"/>
          <w:divBdr>
            <w:top w:val="none" w:sz="0" w:space="0" w:color="auto"/>
            <w:left w:val="none" w:sz="0" w:space="0" w:color="auto"/>
            <w:bottom w:val="none" w:sz="0" w:space="0" w:color="auto"/>
            <w:right w:val="none" w:sz="0" w:space="0" w:color="auto"/>
          </w:divBdr>
        </w:div>
        <w:div w:id="1967275496">
          <w:marLeft w:val="480"/>
          <w:marRight w:val="0"/>
          <w:marTop w:val="0"/>
          <w:marBottom w:val="0"/>
          <w:divBdr>
            <w:top w:val="none" w:sz="0" w:space="0" w:color="auto"/>
            <w:left w:val="none" w:sz="0" w:space="0" w:color="auto"/>
            <w:bottom w:val="none" w:sz="0" w:space="0" w:color="auto"/>
            <w:right w:val="none" w:sz="0" w:space="0" w:color="auto"/>
          </w:divBdr>
        </w:div>
        <w:div w:id="1968730368">
          <w:marLeft w:val="480"/>
          <w:marRight w:val="0"/>
          <w:marTop w:val="0"/>
          <w:marBottom w:val="0"/>
          <w:divBdr>
            <w:top w:val="none" w:sz="0" w:space="0" w:color="auto"/>
            <w:left w:val="none" w:sz="0" w:space="0" w:color="auto"/>
            <w:bottom w:val="none" w:sz="0" w:space="0" w:color="auto"/>
            <w:right w:val="none" w:sz="0" w:space="0" w:color="auto"/>
          </w:divBdr>
        </w:div>
        <w:div w:id="1994992798">
          <w:marLeft w:val="480"/>
          <w:marRight w:val="0"/>
          <w:marTop w:val="0"/>
          <w:marBottom w:val="0"/>
          <w:divBdr>
            <w:top w:val="none" w:sz="0" w:space="0" w:color="auto"/>
            <w:left w:val="none" w:sz="0" w:space="0" w:color="auto"/>
            <w:bottom w:val="none" w:sz="0" w:space="0" w:color="auto"/>
            <w:right w:val="none" w:sz="0" w:space="0" w:color="auto"/>
          </w:divBdr>
        </w:div>
        <w:div w:id="2000884849">
          <w:marLeft w:val="480"/>
          <w:marRight w:val="0"/>
          <w:marTop w:val="0"/>
          <w:marBottom w:val="0"/>
          <w:divBdr>
            <w:top w:val="none" w:sz="0" w:space="0" w:color="auto"/>
            <w:left w:val="none" w:sz="0" w:space="0" w:color="auto"/>
            <w:bottom w:val="none" w:sz="0" w:space="0" w:color="auto"/>
            <w:right w:val="none" w:sz="0" w:space="0" w:color="auto"/>
          </w:divBdr>
        </w:div>
        <w:div w:id="2030985015">
          <w:marLeft w:val="480"/>
          <w:marRight w:val="0"/>
          <w:marTop w:val="0"/>
          <w:marBottom w:val="0"/>
          <w:divBdr>
            <w:top w:val="none" w:sz="0" w:space="0" w:color="auto"/>
            <w:left w:val="none" w:sz="0" w:space="0" w:color="auto"/>
            <w:bottom w:val="none" w:sz="0" w:space="0" w:color="auto"/>
            <w:right w:val="none" w:sz="0" w:space="0" w:color="auto"/>
          </w:divBdr>
        </w:div>
        <w:div w:id="2033532241">
          <w:marLeft w:val="480"/>
          <w:marRight w:val="0"/>
          <w:marTop w:val="0"/>
          <w:marBottom w:val="0"/>
          <w:divBdr>
            <w:top w:val="none" w:sz="0" w:space="0" w:color="auto"/>
            <w:left w:val="none" w:sz="0" w:space="0" w:color="auto"/>
            <w:bottom w:val="none" w:sz="0" w:space="0" w:color="auto"/>
            <w:right w:val="none" w:sz="0" w:space="0" w:color="auto"/>
          </w:divBdr>
        </w:div>
        <w:div w:id="2040011424">
          <w:marLeft w:val="480"/>
          <w:marRight w:val="0"/>
          <w:marTop w:val="0"/>
          <w:marBottom w:val="0"/>
          <w:divBdr>
            <w:top w:val="none" w:sz="0" w:space="0" w:color="auto"/>
            <w:left w:val="none" w:sz="0" w:space="0" w:color="auto"/>
            <w:bottom w:val="none" w:sz="0" w:space="0" w:color="auto"/>
            <w:right w:val="none" w:sz="0" w:space="0" w:color="auto"/>
          </w:divBdr>
        </w:div>
        <w:div w:id="2047021184">
          <w:marLeft w:val="480"/>
          <w:marRight w:val="0"/>
          <w:marTop w:val="0"/>
          <w:marBottom w:val="0"/>
          <w:divBdr>
            <w:top w:val="none" w:sz="0" w:space="0" w:color="auto"/>
            <w:left w:val="none" w:sz="0" w:space="0" w:color="auto"/>
            <w:bottom w:val="none" w:sz="0" w:space="0" w:color="auto"/>
            <w:right w:val="none" w:sz="0" w:space="0" w:color="auto"/>
          </w:divBdr>
        </w:div>
        <w:div w:id="2086760201">
          <w:marLeft w:val="480"/>
          <w:marRight w:val="0"/>
          <w:marTop w:val="0"/>
          <w:marBottom w:val="0"/>
          <w:divBdr>
            <w:top w:val="none" w:sz="0" w:space="0" w:color="auto"/>
            <w:left w:val="none" w:sz="0" w:space="0" w:color="auto"/>
            <w:bottom w:val="none" w:sz="0" w:space="0" w:color="auto"/>
            <w:right w:val="none" w:sz="0" w:space="0" w:color="auto"/>
          </w:divBdr>
        </w:div>
      </w:divsChild>
    </w:div>
    <w:div w:id="2024475744">
      <w:bodyDiv w:val="1"/>
      <w:marLeft w:val="0"/>
      <w:marRight w:val="0"/>
      <w:marTop w:val="0"/>
      <w:marBottom w:val="0"/>
      <w:divBdr>
        <w:top w:val="none" w:sz="0" w:space="0" w:color="auto"/>
        <w:left w:val="none" w:sz="0" w:space="0" w:color="auto"/>
        <w:bottom w:val="none" w:sz="0" w:space="0" w:color="auto"/>
        <w:right w:val="none" w:sz="0" w:space="0" w:color="auto"/>
      </w:divBdr>
    </w:div>
    <w:div w:id="2024816067">
      <w:marLeft w:val="640"/>
      <w:marRight w:val="0"/>
      <w:marTop w:val="0"/>
      <w:marBottom w:val="0"/>
      <w:divBdr>
        <w:top w:val="none" w:sz="0" w:space="0" w:color="auto"/>
        <w:left w:val="none" w:sz="0" w:space="0" w:color="auto"/>
        <w:bottom w:val="none" w:sz="0" w:space="0" w:color="auto"/>
        <w:right w:val="none" w:sz="0" w:space="0" w:color="auto"/>
      </w:divBdr>
    </w:div>
    <w:div w:id="2025010179">
      <w:bodyDiv w:val="1"/>
      <w:marLeft w:val="0"/>
      <w:marRight w:val="0"/>
      <w:marTop w:val="0"/>
      <w:marBottom w:val="0"/>
      <w:divBdr>
        <w:top w:val="none" w:sz="0" w:space="0" w:color="auto"/>
        <w:left w:val="none" w:sz="0" w:space="0" w:color="auto"/>
        <w:bottom w:val="none" w:sz="0" w:space="0" w:color="auto"/>
        <w:right w:val="none" w:sz="0" w:space="0" w:color="auto"/>
      </w:divBdr>
    </w:div>
    <w:div w:id="2025016884">
      <w:marLeft w:val="640"/>
      <w:marRight w:val="0"/>
      <w:marTop w:val="0"/>
      <w:marBottom w:val="0"/>
      <w:divBdr>
        <w:top w:val="none" w:sz="0" w:space="0" w:color="auto"/>
        <w:left w:val="none" w:sz="0" w:space="0" w:color="auto"/>
        <w:bottom w:val="none" w:sz="0" w:space="0" w:color="auto"/>
        <w:right w:val="none" w:sz="0" w:space="0" w:color="auto"/>
      </w:divBdr>
    </w:div>
    <w:div w:id="2025326953">
      <w:marLeft w:val="640"/>
      <w:marRight w:val="0"/>
      <w:marTop w:val="0"/>
      <w:marBottom w:val="0"/>
      <w:divBdr>
        <w:top w:val="none" w:sz="0" w:space="0" w:color="auto"/>
        <w:left w:val="none" w:sz="0" w:space="0" w:color="auto"/>
        <w:bottom w:val="none" w:sz="0" w:space="0" w:color="auto"/>
        <w:right w:val="none" w:sz="0" w:space="0" w:color="auto"/>
      </w:divBdr>
    </w:div>
    <w:div w:id="2025738735">
      <w:marLeft w:val="640"/>
      <w:marRight w:val="0"/>
      <w:marTop w:val="0"/>
      <w:marBottom w:val="0"/>
      <w:divBdr>
        <w:top w:val="none" w:sz="0" w:space="0" w:color="auto"/>
        <w:left w:val="none" w:sz="0" w:space="0" w:color="auto"/>
        <w:bottom w:val="none" w:sz="0" w:space="0" w:color="auto"/>
        <w:right w:val="none" w:sz="0" w:space="0" w:color="auto"/>
      </w:divBdr>
    </w:div>
    <w:div w:id="2025747565">
      <w:bodyDiv w:val="1"/>
      <w:marLeft w:val="0"/>
      <w:marRight w:val="0"/>
      <w:marTop w:val="0"/>
      <w:marBottom w:val="0"/>
      <w:divBdr>
        <w:top w:val="none" w:sz="0" w:space="0" w:color="auto"/>
        <w:left w:val="none" w:sz="0" w:space="0" w:color="auto"/>
        <w:bottom w:val="none" w:sz="0" w:space="0" w:color="auto"/>
        <w:right w:val="none" w:sz="0" w:space="0" w:color="auto"/>
      </w:divBdr>
    </w:div>
    <w:div w:id="2025857607">
      <w:marLeft w:val="640"/>
      <w:marRight w:val="0"/>
      <w:marTop w:val="0"/>
      <w:marBottom w:val="0"/>
      <w:divBdr>
        <w:top w:val="none" w:sz="0" w:space="0" w:color="auto"/>
        <w:left w:val="none" w:sz="0" w:space="0" w:color="auto"/>
        <w:bottom w:val="none" w:sz="0" w:space="0" w:color="auto"/>
        <w:right w:val="none" w:sz="0" w:space="0" w:color="auto"/>
      </w:divBdr>
    </w:div>
    <w:div w:id="2026011566">
      <w:bodyDiv w:val="1"/>
      <w:marLeft w:val="0"/>
      <w:marRight w:val="0"/>
      <w:marTop w:val="0"/>
      <w:marBottom w:val="0"/>
      <w:divBdr>
        <w:top w:val="none" w:sz="0" w:space="0" w:color="auto"/>
        <w:left w:val="none" w:sz="0" w:space="0" w:color="auto"/>
        <w:bottom w:val="none" w:sz="0" w:space="0" w:color="auto"/>
        <w:right w:val="none" w:sz="0" w:space="0" w:color="auto"/>
      </w:divBdr>
    </w:div>
    <w:div w:id="2026051433">
      <w:marLeft w:val="640"/>
      <w:marRight w:val="0"/>
      <w:marTop w:val="0"/>
      <w:marBottom w:val="0"/>
      <w:divBdr>
        <w:top w:val="none" w:sz="0" w:space="0" w:color="auto"/>
        <w:left w:val="none" w:sz="0" w:space="0" w:color="auto"/>
        <w:bottom w:val="none" w:sz="0" w:space="0" w:color="auto"/>
        <w:right w:val="none" w:sz="0" w:space="0" w:color="auto"/>
      </w:divBdr>
    </w:div>
    <w:div w:id="2028363739">
      <w:bodyDiv w:val="1"/>
      <w:marLeft w:val="0"/>
      <w:marRight w:val="0"/>
      <w:marTop w:val="0"/>
      <w:marBottom w:val="0"/>
      <w:divBdr>
        <w:top w:val="none" w:sz="0" w:space="0" w:color="auto"/>
        <w:left w:val="none" w:sz="0" w:space="0" w:color="auto"/>
        <w:bottom w:val="none" w:sz="0" w:space="0" w:color="auto"/>
        <w:right w:val="none" w:sz="0" w:space="0" w:color="auto"/>
      </w:divBdr>
    </w:div>
    <w:div w:id="2028830609">
      <w:marLeft w:val="640"/>
      <w:marRight w:val="0"/>
      <w:marTop w:val="0"/>
      <w:marBottom w:val="0"/>
      <w:divBdr>
        <w:top w:val="none" w:sz="0" w:space="0" w:color="auto"/>
        <w:left w:val="none" w:sz="0" w:space="0" w:color="auto"/>
        <w:bottom w:val="none" w:sz="0" w:space="0" w:color="auto"/>
        <w:right w:val="none" w:sz="0" w:space="0" w:color="auto"/>
      </w:divBdr>
    </w:div>
    <w:div w:id="2029064517">
      <w:marLeft w:val="640"/>
      <w:marRight w:val="0"/>
      <w:marTop w:val="0"/>
      <w:marBottom w:val="0"/>
      <w:divBdr>
        <w:top w:val="none" w:sz="0" w:space="0" w:color="auto"/>
        <w:left w:val="none" w:sz="0" w:space="0" w:color="auto"/>
        <w:bottom w:val="none" w:sz="0" w:space="0" w:color="auto"/>
        <w:right w:val="none" w:sz="0" w:space="0" w:color="auto"/>
      </w:divBdr>
    </w:div>
    <w:div w:id="2029138540">
      <w:marLeft w:val="640"/>
      <w:marRight w:val="0"/>
      <w:marTop w:val="0"/>
      <w:marBottom w:val="0"/>
      <w:divBdr>
        <w:top w:val="none" w:sz="0" w:space="0" w:color="auto"/>
        <w:left w:val="none" w:sz="0" w:space="0" w:color="auto"/>
        <w:bottom w:val="none" w:sz="0" w:space="0" w:color="auto"/>
        <w:right w:val="none" w:sz="0" w:space="0" w:color="auto"/>
      </w:divBdr>
    </w:div>
    <w:div w:id="2029596006">
      <w:marLeft w:val="640"/>
      <w:marRight w:val="0"/>
      <w:marTop w:val="0"/>
      <w:marBottom w:val="0"/>
      <w:divBdr>
        <w:top w:val="none" w:sz="0" w:space="0" w:color="auto"/>
        <w:left w:val="none" w:sz="0" w:space="0" w:color="auto"/>
        <w:bottom w:val="none" w:sz="0" w:space="0" w:color="auto"/>
        <w:right w:val="none" w:sz="0" w:space="0" w:color="auto"/>
      </w:divBdr>
    </w:div>
    <w:div w:id="2030137528">
      <w:marLeft w:val="640"/>
      <w:marRight w:val="0"/>
      <w:marTop w:val="0"/>
      <w:marBottom w:val="0"/>
      <w:divBdr>
        <w:top w:val="none" w:sz="0" w:space="0" w:color="auto"/>
        <w:left w:val="none" w:sz="0" w:space="0" w:color="auto"/>
        <w:bottom w:val="none" w:sz="0" w:space="0" w:color="auto"/>
        <w:right w:val="none" w:sz="0" w:space="0" w:color="auto"/>
      </w:divBdr>
    </w:div>
    <w:div w:id="2030912538">
      <w:marLeft w:val="640"/>
      <w:marRight w:val="0"/>
      <w:marTop w:val="0"/>
      <w:marBottom w:val="0"/>
      <w:divBdr>
        <w:top w:val="none" w:sz="0" w:space="0" w:color="auto"/>
        <w:left w:val="none" w:sz="0" w:space="0" w:color="auto"/>
        <w:bottom w:val="none" w:sz="0" w:space="0" w:color="auto"/>
        <w:right w:val="none" w:sz="0" w:space="0" w:color="auto"/>
      </w:divBdr>
    </w:div>
    <w:div w:id="2031487221">
      <w:marLeft w:val="640"/>
      <w:marRight w:val="0"/>
      <w:marTop w:val="0"/>
      <w:marBottom w:val="0"/>
      <w:divBdr>
        <w:top w:val="none" w:sz="0" w:space="0" w:color="auto"/>
        <w:left w:val="none" w:sz="0" w:space="0" w:color="auto"/>
        <w:bottom w:val="none" w:sz="0" w:space="0" w:color="auto"/>
        <w:right w:val="none" w:sz="0" w:space="0" w:color="auto"/>
      </w:divBdr>
    </w:div>
    <w:div w:id="2032148553">
      <w:marLeft w:val="640"/>
      <w:marRight w:val="0"/>
      <w:marTop w:val="0"/>
      <w:marBottom w:val="0"/>
      <w:divBdr>
        <w:top w:val="none" w:sz="0" w:space="0" w:color="auto"/>
        <w:left w:val="none" w:sz="0" w:space="0" w:color="auto"/>
        <w:bottom w:val="none" w:sz="0" w:space="0" w:color="auto"/>
        <w:right w:val="none" w:sz="0" w:space="0" w:color="auto"/>
      </w:divBdr>
    </w:div>
    <w:div w:id="2032369374">
      <w:marLeft w:val="640"/>
      <w:marRight w:val="0"/>
      <w:marTop w:val="0"/>
      <w:marBottom w:val="0"/>
      <w:divBdr>
        <w:top w:val="none" w:sz="0" w:space="0" w:color="auto"/>
        <w:left w:val="none" w:sz="0" w:space="0" w:color="auto"/>
        <w:bottom w:val="none" w:sz="0" w:space="0" w:color="auto"/>
        <w:right w:val="none" w:sz="0" w:space="0" w:color="auto"/>
      </w:divBdr>
    </w:div>
    <w:div w:id="2032561752">
      <w:marLeft w:val="640"/>
      <w:marRight w:val="0"/>
      <w:marTop w:val="0"/>
      <w:marBottom w:val="0"/>
      <w:divBdr>
        <w:top w:val="none" w:sz="0" w:space="0" w:color="auto"/>
        <w:left w:val="none" w:sz="0" w:space="0" w:color="auto"/>
        <w:bottom w:val="none" w:sz="0" w:space="0" w:color="auto"/>
        <w:right w:val="none" w:sz="0" w:space="0" w:color="auto"/>
      </w:divBdr>
    </w:div>
    <w:div w:id="2032608119">
      <w:marLeft w:val="640"/>
      <w:marRight w:val="0"/>
      <w:marTop w:val="0"/>
      <w:marBottom w:val="0"/>
      <w:divBdr>
        <w:top w:val="none" w:sz="0" w:space="0" w:color="auto"/>
        <w:left w:val="none" w:sz="0" w:space="0" w:color="auto"/>
        <w:bottom w:val="none" w:sz="0" w:space="0" w:color="auto"/>
        <w:right w:val="none" w:sz="0" w:space="0" w:color="auto"/>
      </w:divBdr>
    </w:div>
    <w:div w:id="2033604523">
      <w:marLeft w:val="640"/>
      <w:marRight w:val="0"/>
      <w:marTop w:val="0"/>
      <w:marBottom w:val="0"/>
      <w:divBdr>
        <w:top w:val="none" w:sz="0" w:space="0" w:color="auto"/>
        <w:left w:val="none" w:sz="0" w:space="0" w:color="auto"/>
        <w:bottom w:val="none" w:sz="0" w:space="0" w:color="auto"/>
        <w:right w:val="none" w:sz="0" w:space="0" w:color="auto"/>
      </w:divBdr>
    </w:div>
    <w:div w:id="2033648887">
      <w:marLeft w:val="640"/>
      <w:marRight w:val="0"/>
      <w:marTop w:val="0"/>
      <w:marBottom w:val="0"/>
      <w:divBdr>
        <w:top w:val="none" w:sz="0" w:space="0" w:color="auto"/>
        <w:left w:val="none" w:sz="0" w:space="0" w:color="auto"/>
        <w:bottom w:val="none" w:sz="0" w:space="0" w:color="auto"/>
        <w:right w:val="none" w:sz="0" w:space="0" w:color="auto"/>
      </w:divBdr>
    </w:div>
    <w:div w:id="2034186776">
      <w:marLeft w:val="640"/>
      <w:marRight w:val="0"/>
      <w:marTop w:val="0"/>
      <w:marBottom w:val="0"/>
      <w:divBdr>
        <w:top w:val="none" w:sz="0" w:space="0" w:color="auto"/>
        <w:left w:val="none" w:sz="0" w:space="0" w:color="auto"/>
        <w:bottom w:val="none" w:sz="0" w:space="0" w:color="auto"/>
        <w:right w:val="none" w:sz="0" w:space="0" w:color="auto"/>
      </w:divBdr>
    </w:div>
    <w:div w:id="2034187210">
      <w:bodyDiv w:val="1"/>
      <w:marLeft w:val="0"/>
      <w:marRight w:val="0"/>
      <w:marTop w:val="0"/>
      <w:marBottom w:val="0"/>
      <w:divBdr>
        <w:top w:val="none" w:sz="0" w:space="0" w:color="auto"/>
        <w:left w:val="none" w:sz="0" w:space="0" w:color="auto"/>
        <w:bottom w:val="none" w:sz="0" w:space="0" w:color="auto"/>
        <w:right w:val="none" w:sz="0" w:space="0" w:color="auto"/>
      </w:divBdr>
    </w:div>
    <w:div w:id="2035424317">
      <w:marLeft w:val="640"/>
      <w:marRight w:val="0"/>
      <w:marTop w:val="0"/>
      <w:marBottom w:val="0"/>
      <w:divBdr>
        <w:top w:val="none" w:sz="0" w:space="0" w:color="auto"/>
        <w:left w:val="none" w:sz="0" w:space="0" w:color="auto"/>
        <w:bottom w:val="none" w:sz="0" w:space="0" w:color="auto"/>
        <w:right w:val="none" w:sz="0" w:space="0" w:color="auto"/>
      </w:divBdr>
    </w:div>
    <w:div w:id="2035575427">
      <w:marLeft w:val="640"/>
      <w:marRight w:val="0"/>
      <w:marTop w:val="0"/>
      <w:marBottom w:val="0"/>
      <w:divBdr>
        <w:top w:val="none" w:sz="0" w:space="0" w:color="auto"/>
        <w:left w:val="none" w:sz="0" w:space="0" w:color="auto"/>
        <w:bottom w:val="none" w:sz="0" w:space="0" w:color="auto"/>
        <w:right w:val="none" w:sz="0" w:space="0" w:color="auto"/>
      </w:divBdr>
    </w:div>
    <w:div w:id="2036149306">
      <w:marLeft w:val="640"/>
      <w:marRight w:val="0"/>
      <w:marTop w:val="0"/>
      <w:marBottom w:val="0"/>
      <w:divBdr>
        <w:top w:val="none" w:sz="0" w:space="0" w:color="auto"/>
        <w:left w:val="none" w:sz="0" w:space="0" w:color="auto"/>
        <w:bottom w:val="none" w:sz="0" w:space="0" w:color="auto"/>
        <w:right w:val="none" w:sz="0" w:space="0" w:color="auto"/>
      </w:divBdr>
    </w:div>
    <w:div w:id="2036417312">
      <w:marLeft w:val="640"/>
      <w:marRight w:val="0"/>
      <w:marTop w:val="0"/>
      <w:marBottom w:val="0"/>
      <w:divBdr>
        <w:top w:val="none" w:sz="0" w:space="0" w:color="auto"/>
        <w:left w:val="none" w:sz="0" w:space="0" w:color="auto"/>
        <w:bottom w:val="none" w:sz="0" w:space="0" w:color="auto"/>
        <w:right w:val="none" w:sz="0" w:space="0" w:color="auto"/>
      </w:divBdr>
    </w:div>
    <w:div w:id="2036495980">
      <w:marLeft w:val="480"/>
      <w:marRight w:val="0"/>
      <w:marTop w:val="0"/>
      <w:marBottom w:val="0"/>
      <w:divBdr>
        <w:top w:val="none" w:sz="0" w:space="0" w:color="auto"/>
        <w:left w:val="none" w:sz="0" w:space="0" w:color="auto"/>
        <w:bottom w:val="none" w:sz="0" w:space="0" w:color="auto"/>
        <w:right w:val="none" w:sz="0" w:space="0" w:color="auto"/>
      </w:divBdr>
    </w:div>
    <w:div w:id="2037343336">
      <w:marLeft w:val="480"/>
      <w:marRight w:val="0"/>
      <w:marTop w:val="0"/>
      <w:marBottom w:val="0"/>
      <w:divBdr>
        <w:top w:val="none" w:sz="0" w:space="0" w:color="auto"/>
        <w:left w:val="none" w:sz="0" w:space="0" w:color="auto"/>
        <w:bottom w:val="none" w:sz="0" w:space="0" w:color="auto"/>
        <w:right w:val="none" w:sz="0" w:space="0" w:color="auto"/>
      </w:divBdr>
    </w:div>
    <w:div w:id="2037345715">
      <w:bodyDiv w:val="1"/>
      <w:marLeft w:val="0"/>
      <w:marRight w:val="0"/>
      <w:marTop w:val="0"/>
      <w:marBottom w:val="0"/>
      <w:divBdr>
        <w:top w:val="none" w:sz="0" w:space="0" w:color="auto"/>
        <w:left w:val="none" w:sz="0" w:space="0" w:color="auto"/>
        <w:bottom w:val="none" w:sz="0" w:space="0" w:color="auto"/>
        <w:right w:val="none" w:sz="0" w:space="0" w:color="auto"/>
      </w:divBdr>
      <w:divsChild>
        <w:div w:id="87822540">
          <w:marLeft w:val="480"/>
          <w:marRight w:val="0"/>
          <w:marTop w:val="0"/>
          <w:marBottom w:val="0"/>
          <w:divBdr>
            <w:top w:val="none" w:sz="0" w:space="0" w:color="auto"/>
            <w:left w:val="none" w:sz="0" w:space="0" w:color="auto"/>
            <w:bottom w:val="none" w:sz="0" w:space="0" w:color="auto"/>
            <w:right w:val="none" w:sz="0" w:space="0" w:color="auto"/>
          </w:divBdr>
        </w:div>
        <w:div w:id="99615738">
          <w:marLeft w:val="480"/>
          <w:marRight w:val="0"/>
          <w:marTop w:val="0"/>
          <w:marBottom w:val="0"/>
          <w:divBdr>
            <w:top w:val="none" w:sz="0" w:space="0" w:color="auto"/>
            <w:left w:val="none" w:sz="0" w:space="0" w:color="auto"/>
            <w:bottom w:val="none" w:sz="0" w:space="0" w:color="auto"/>
            <w:right w:val="none" w:sz="0" w:space="0" w:color="auto"/>
          </w:divBdr>
        </w:div>
        <w:div w:id="246355282">
          <w:marLeft w:val="480"/>
          <w:marRight w:val="0"/>
          <w:marTop w:val="0"/>
          <w:marBottom w:val="0"/>
          <w:divBdr>
            <w:top w:val="none" w:sz="0" w:space="0" w:color="auto"/>
            <w:left w:val="none" w:sz="0" w:space="0" w:color="auto"/>
            <w:bottom w:val="none" w:sz="0" w:space="0" w:color="auto"/>
            <w:right w:val="none" w:sz="0" w:space="0" w:color="auto"/>
          </w:divBdr>
        </w:div>
        <w:div w:id="249318020">
          <w:marLeft w:val="480"/>
          <w:marRight w:val="0"/>
          <w:marTop w:val="0"/>
          <w:marBottom w:val="0"/>
          <w:divBdr>
            <w:top w:val="none" w:sz="0" w:space="0" w:color="auto"/>
            <w:left w:val="none" w:sz="0" w:space="0" w:color="auto"/>
            <w:bottom w:val="none" w:sz="0" w:space="0" w:color="auto"/>
            <w:right w:val="none" w:sz="0" w:space="0" w:color="auto"/>
          </w:divBdr>
        </w:div>
        <w:div w:id="259339035">
          <w:marLeft w:val="480"/>
          <w:marRight w:val="0"/>
          <w:marTop w:val="0"/>
          <w:marBottom w:val="0"/>
          <w:divBdr>
            <w:top w:val="none" w:sz="0" w:space="0" w:color="auto"/>
            <w:left w:val="none" w:sz="0" w:space="0" w:color="auto"/>
            <w:bottom w:val="none" w:sz="0" w:space="0" w:color="auto"/>
            <w:right w:val="none" w:sz="0" w:space="0" w:color="auto"/>
          </w:divBdr>
        </w:div>
        <w:div w:id="269163017">
          <w:marLeft w:val="480"/>
          <w:marRight w:val="0"/>
          <w:marTop w:val="0"/>
          <w:marBottom w:val="0"/>
          <w:divBdr>
            <w:top w:val="none" w:sz="0" w:space="0" w:color="auto"/>
            <w:left w:val="none" w:sz="0" w:space="0" w:color="auto"/>
            <w:bottom w:val="none" w:sz="0" w:space="0" w:color="auto"/>
            <w:right w:val="none" w:sz="0" w:space="0" w:color="auto"/>
          </w:divBdr>
        </w:div>
        <w:div w:id="361127236">
          <w:marLeft w:val="480"/>
          <w:marRight w:val="0"/>
          <w:marTop w:val="0"/>
          <w:marBottom w:val="0"/>
          <w:divBdr>
            <w:top w:val="none" w:sz="0" w:space="0" w:color="auto"/>
            <w:left w:val="none" w:sz="0" w:space="0" w:color="auto"/>
            <w:bottom w:val="none" w:sz="0" w:space="0" w:color="auto"/>
            <w:right w:val="none" w:sz="0" w:space="0" w:color="auto"/>
          </w:divBdr>
        </w:div>
        <w:div w:id="379550005">
          <w:marLeft w:val="480"/>
          <w:marRight w:val="0"/>
          <w:marTop w:val="0"/>
          <w:marBottom w:val="0"/>
          <w:divBdr>
            <w:top w:val="none" w:sz="0" w:space="0" w:color="auto"/>
            <w:left w:val="none" w:sz="0" w:space="0" w:color="auto"/>
            <w:bottom w:val="none" w:sz="0" w:space="0" w:color="auto"/>
            <w:right w:val="none" w:sz="0" w:space="0" w:color="auto"/>
          </w:divBdr>
        </w:div>
        <w:div w:id="384180103">
          <w:marLeft w:val="480"/>
          <w:marRight w:val="0"/>
          <w:marTop w:val="0"/>
          <w:marBottom w:val="0"/>
          <w:divBdr>
            <w:top w:val="none" w:sz="0" w:space="0" w:color="auto"/>
            <w:left w:val="none" w:sz="0" w:space="0" w:color="auto"/>
            <w:bottom w:val="none" w:sz="0" w:space="0" w:color="auto"/>
            <w:right w:val="none" w:sz="0" w:space="0" w:color="auto"/>
          </w:divBdr>
        </w:div>
        <w:div w:id="429742900">
          <w:marLeft w:val="480"/>
          <w:marRight w:val="0"/>
          <w:marTop w:val="0"/>
          <w:marBottom w:val="0"/>
          <w:divBdr>
            <w:top w:val="none" w:sz="0" w:space="0" w:color="auto"/>
            <w:left w:val="none" w:sz="0" w:space="0" w:color="auto"/>
            <w:bottom w:val="none" w:sz="0" w:space="0" w:color="auto"/>
            <w:right w:val="none" w:sz="0" w:space="0" w:color="auto"/>
          </w:divBdr>
        </w:div>
        <w:div w:id="554704679">
          <w:marLeft w:val="480"/>
          <w:marRight w:val="0"/>
          <w:marTop w:val="0"/>
          <w:marBottom w:val="0"/>
          <w:divBdr>
            <w:top w:val="none" w:sz="0" w:space="0" w:color="auto"/>
            <w:left w:val="none" w:sz="0" w:space="0" w:color="auto"/>
            <w:bottom w:val="none" w:sz="0" w:space="0" w:color="auto"/>
            <w:right w:val="none" w:sz="0" w:space="0" w:color="auto"/>
          </w:divBdr>
        </w:div>
        <w:div w:id="590510661">
          <w:marLeft w:val="480"/>
          <w:marRight w:val="0"/>
          <w:marTop w:val="0"/>
          <w:marBottom w:val="0"/>
          <w:divBdr>
            <w:top w:val="none" w:sz="0" w:space="0" w:color="auto"/>
            <w:left w:val="none" w:sz="0" w:space="0" w:color="auto"/>
            <w:bottom w:val="none" w:sz="0" w:space="0" w:color="auto"/>
            <w:right w:val="none" w:sz="0" w:space="0" w:color="auto"/>
          </w:divBdr>
        </w:div>
        <w:div w:id="645285997">
          <w:marLeft w:val="480"/>
          <w:marRight w:val="0"/>
          <w:marTop w:val="0"/>
          <w:marBottom w:val="0"/>
          <w:divBdr>
            <w:top w:val="none" w:sz="0" w:space="0" w:color="auto"/>
            <w:left w:val="none" w:sz="0" w:space="0" w:color="auto"/>
            <w:bottom w:val="none" w:sz="0" w:space="0" w:color="auto"/>
            <w:right w:val="none" w:sz="0" w:space="0" w:color="auto"/>
          </w:divBdr>
        </w:div>
        <w:div w:id="667441225">
          <w:marLeft w:val="480"/>
          <w:marRight w:val="0"/>
          <w:marTop w:val="0"/>
          <w:marBottom w:val="0"/>
          <w:divBdr>
            <w:top w:val="none" w:sz="0" w:space="0" w:color="auto"/>
            <w:left w:val="none" w:sz="0" w:space="0" w:color="auto"/>
            <w:bottom w:val="none" w:sz="0" w:space="0" w:color="auto"/>
            <w:right w:val="none" w:sz="0" w:space="0" w:color="auto"/>
          </w:divBdr>
        </w:div>
        <w:div w:id="726495646">
          <w:marLeft w:val="480"/>
          <w:marRight w:val="0"/>
          <w:marTop w:val="0"/>
          <w:marBottom w:val="0"/>
          <w:divBdr>
            <w:top w:val="none" w:sz="0" w:space="0" w:color="auto"/>
            <w:left w:val="none" w:sz="0" w:space="0" w:color="auto"/>
            <w:bottom w:val="none" w:sz="0" w:space="0" w:color="auto"/>
            <w:right w:val="none" w:sz="0" w:space="0" w:color="auto"/>
          </w:divBdr>
        </w:div>
        <w:div w:id="799688441">
          <w:marLeft w:val="480"/>
          <w:marRight w:val="0"/>
          <w:marTop w:val="0"/>
          <w:marBottom w:val="0"/>
          <w:divBdr>
            <w:top w:val="none" w:sz="0" w:space="0" w:color="auto"/>
            <w:left w:val="none" w:sz="0" w:space="0" w:color="auto"/>
            <w:bottom w:val="none" w:sz="0" w:space="0" w:color="auto"/>
            <w:right w:val="none" w:sz="0" w:space="0" w:color="auto"/>
          </w:divBdr>
        </w:div>
        <w:div w:id="833683645">
          <w:marLeft w:val="480"/>
          <w:marRight w:val="0"/>
          <w:marTop w:val="0"/>
          <w:marBottom w:val="0"/>
          <w:divBdr>
            <w:top w:val="none" w:sz="0" w:space="0" w:color="auto"/>
            <w:left w:val="none" w:sz="0" w:space="0" w:color="auto"/>
            <w:bottom w:val="none" w:sz="0" w:space="0" w:color="auto"/>
            <w:right w:val="none" w:sz="0" w:space="0" w:color="auto"/>
          </w:divBdr>
        </w:div>
        <w:div w:id="860439603">
          <w:marLeft w:val="480"/>
          <w:marRight w:val="0"/>
          <w:marTop w:val="0"/>
          <w:marBottom w:val="0"/>
          <w:divBdr>
            <w:top w:val="none" w:sz="0" w:space="0" w:color="auto"/>
            <w:left w:val="none" w:sz="0" w:space="0" w:color="auto"/>
            <w:bottom w:val="none" w:sz="0" w:space="0" w:color="auto"/>
            <w:right w:val="none" w:sz="0" w:space="0" w:color="auto"/>
          </w:divBdr>
        </w:div>
        <w:div w:id="941958576">
          <w:marLeft w:val="480"/>
          <w:marRight w:val="0"/>
          <w:marTop w:val="0"/>
          <w:marBottom w:val="0"/>
          <w:divBdr>
            <w:top w:val="none" w:sz="0" w:space="0" w:color="auto"/>
            <w:left w:val="none" w:sz="0" w:space="0" w:color="auto"/>
            <w:bottom w:val="none" w:sz="0" w:space="0" w:color="auto"/>
            <w:right w:val="none" w:sz="0" w:space="0" w:color="auto"/>
          </w:divBdr>
        </w:div>
        <w:div w:id="998967985">
          <w:marLeft w:val="480"/>
          <w:marRight w:val="0"/>
          <w:marTop w:val="0"/>
          <w:marBottom w:val="0"/>
          <w:divBdr>
            <w:top w:val="none" w:sz="0" w:space="0" w:color="auto"/>
            <w:left w:val="none" w:sz="0" w:space="0" w:color="auto"/>
            <w:bottom w:val="none" w:sz="0" w:space="0" w:color="auto"/>
            <w:right w:val="none" w:sz="0" w:space="0" w:color="auto"/>
          </w:divBdr>
        </w:div>
        <w:div w:id="1073427339">
          <w:marLeft w:val="480"/>
          <w:marRight w:val="0"/>
          <w:marTop w:val="0"/>
          <w:marBottom w:val="0"/>
          <w:divBdr>
            <w:top w:val="none" w:sz="0" w:space="0" w:color="auto"/>
            <w:left w:val="none" w:sz="0" w:space="0" w:color="auto"/>
            <w:bottom w:val="none" w:sz="0" w:space="0" w:color="auto"/>
            <w:right w:val="none" w:sz="0" w:space="0" w:color="auto"/>
          </w:divBdr>
        </w:div>
        <w:div w:id="1078096610">
          <w:marLeft w:val="480"/>
          <w:marRight w:val="0"/>
          <w:marTop w:val="0"/>
          <w:marBottom w:val="0"/>
          <w:divBdr>
            <w:top w:val="none" w:sz="0" w:space="0" w:color="auto"/>
            <w:left w:val="none" w:sz="0" w:space="0" w:color="auto"/>
            <w:bottom w:val="none" w:sz="0" w:space="0" w:color="auto"/>
            <w:right w:val="none" w:sz="0" w:space="0" w:color="auto"/>
          </w:divBdr>
        </w:div>
        <w:div w:id="1091927586">
          <w:marLeft w:val="480"/>
          <w:marRight w:val="0"/>
          <w:marTop w:val="0"/>
          <w:marBottom w:val="0"/>
          <w:divBdr>
            <w:top w:val="none" w:sz="0" w:space="0" w:color="auto"/>
            <w:left w:val="none" w:sz="0" w:space="0" w:color="auto"/>
            <w:bottom w:val="none" w:sz="0" w:space="0" w:color="auto"/>
            <w:right w:val="none" w:sz="0" w:space="0" w:color="auto"/>
          </w:divBdr>
        </w:div>
        <w:div w:id="1094130722">
          <w:marLeft w:val="480"/>
          <w:marRight w:val="0"/>
          <w:marTop w:val="0"/>
          <w:marBottom w:val="0"/>
          <w:divBdr>
            <w:top w:val="none" w:sz="0" w:space="0" w:color="auto"/>
            <w:left w:val="none" w:sz="0" w:space="0" w:color="auto"/>
            <w:bottom w:val="none" w:sz="0" w:space="0" w:color="auto"/>
            <w:right w:val="none" w:sz="0" w:space="0" w:color="auto"/>
          </w:divBdr>
        </w:div>
        <w:div w:id="1122722652">
          <w:marLeft w:val="480"/>
          <w:marRight w:val="0"/>
          <w:marTop w:val="0"/>
          <w:marBottom w:val="0"/>
          <w:divBdr>
            <w:top w:val="none" w:sz="0" w:space="0" w:color="auto"/>
            <w:left w:val="none" w:sz="0" w:space="0" w:color="auto"/>
            <w:bottom w:val="none" w:sz="0" w:space="0" w:color="auto"/>
            <w:right w:val="none" w:sz="0" w:space="0" w:color="auto"/>
          </w:divBdr>
        </w:div>
        <w:div w:id="1137457939">
          <w:marLeft w:val="480"/>
          <w:marRight w:val="0"/>
          <w:marTop w:val="0"/>
          <w:marBottom w:val="0"/>
          <w:divBdr>
            <w:top w:val="none" w:sz="0" w:space="0" w:color="auto"/>
            <w:left w:val="none" w:sz="0" w:space="0" w:color="auto"/>
            <w:bottom w:val="none" w:sz="0" w:space="0" w:color="auto"/>
            <w:right w:val="none" w:sz="0" w:space="0" w:color="auto"/>
          </w:divBdr>
        </w:div>
        <w:div w:id="1167749185">
          <w:marLeft w:val="480"/>
          <w:marRight w:val="0"/>
          <w:marTop w:val="0"/>
          <w:marBottom w:val="0"/>
          <w:divBdr>
            <w:top w:val="none" w:sz="0" w:space="0" w:color="auto"/>
            <w:left w:val="none" w:sz="0" w:space="0" w:color="auto"/>
            <w:bottom w:val="none" w:sz="0" w:space="0" w:color="auto"/>
            <w:right w:val="none" w:sz="0" w:space="0" w:color="auto"/>
          </w:divBdr>
        </w:div>
        <w:div w:id="1191600848">
          <w:marLeft w:val="480"/>
          <w:marRight w:val="0"/>
          <w:marTop w:val="0"/>
          <w:marBottom w:val="0"/>
          <w:divBdr>
            <w:top w:val="none" w:sz="0" w:space="0" w:color="auto"/>
            <w:left w:val="none" w:sz="0" w:space="0" w:color="auto"/>
            <w:bottom w:val="none" w:sz="0" w:space="0" w:color="auto"/>
            <w:right w:val="none" w:sz="0" w:space="0" w:color="auto"/>
          </w:divBdr>
        </w:div>
        <w:div w:id="1193835369">
          <w:marLeft w:val="480"/>
          <w:marRight w:val="0"/>
          <w:marTop w:val="0"/>
          <w:marBottom w:val="0"/>
          <w:divBdr>
            <w:top w:val="none" w:sz="0" w:space="0" w:color="auto"/>
            <w:left w:val="none" w:sz="0" w:space="0" w:color="auto"/>
            <w:bottom w:val="none" w:sz="0" w:space="0" w:color="auto"/>
            <w:right w:val="none" w:sz="0" w:space="0" w:color="auto"/>
          </w:divBdr>
        </w:div>
        <w:div w:id="1201554306">
          <w:marLeft w:val="480"/>
          <w:marRight w:val="0"/>
          <w:marTop w:val="0"/>
          <w:marBottom w:val="0"/>
          <w:divBdr>
            <w:top w:val="none" w:sz="0" w:space="0" w:color="auto"/>
            <w:left w:val="none" w:sz="0" w:space="0" w:color="auto"/>
            <w:bottom w:val="none" w:sz="0" w:space="0" w:color="auto"/>
            <w:right w:val="none" w:sz="0" w:space="0" w:color="auto"/>
          </w:divBdr>
        </w:div>
        <w:div w:id="1212573798">
          <w:marLeft w:val="480"/>
          <w:marRight w:val="0"/>
          <w:marTop w:val="0"/>
          <w:marBottom w:val="0"/>
          <w:divBdr>
            <w:top w:val="none" w:sz="0" w:space="0" w:color="auto"/>
            <w:left w:val="none" w:sz="0" w:space="0" w:color="auto"/>
            <w:bottom w:val="none" w:sz="0" w:space="0" w:color="auto"/>
            <w:right w:val="none" w:sz="0" w:space="0" w:color="auto"/>
          </w:divBdr>
        </w:div>
        <w:div w:id="1253707660">
          <w:marLeft w:val="480"/>
          <w:marRight w:val="0"/>
          <w:marTop w:val="0"/>
          <w:marBottom w:val="0"/>
          <w:divBdr>
            <w:top w:val="none" w:sz="0" w:space="0" w:color="auto"/>
            <w:left w:val="none" w:sz="0" w:space="0" w:color="auto"/>
            <w:bottom w:val="none" w:sz="0" w:space="0" w:color="auto"/>
            <w:right w:val="none" w:sz="0" w:space="0" w:color="auto"/>
          </w:divBdr>
        </w:div>
        <w:div w:id="1283341362">
          <w:marLeft w:val="480"/>
          <w:marRight w:val="0"/>
          <w:marTop w:val="0"/>
          <w:marBottom w:val="0"/>
          <w:divBdr>
            <w:top w:val="none" w:sz="0" w:space="0" w:color="auto"/>
            <w:left w:val="none" w:sz="0" w:space="0" w:color="auto"/>
            <w:bottom w:val="none" w:sz="0" w:space="0" w:color="auto"/>
            <w:right w:val="none" w:sz="0" w:space="0" w:color="auto"/>
          </w:divBdr>
        </w:div>
        <w:div w:id="1298341138">
          <w:marLeft w:val="480"/>
          <w:marRight w:val="0"/>
          <w:marTop w:val="0"/>
          <w:marBottom w:val="0"/>
          <w:divBdr>
            <w:top w:val="none" w:sz="0" w:space="0" w:color="auto"/>
            <w:left w:val="none" w:sz="0" w:space="0" w:color="auto"/>
            <w:bottom w:val="none" w:sz="0" w:space="0" w:color="auto"/>
            <w:right w:val="none" w:sz="0" w:space="0" w:color="auto"/>
          </w:divBdr>
        </w:div>
        <w:div w:id="1301301280">
          <w:marLeft w:val="480"/>
          <w:marRight w:val="0"/>
          <w:marTop w:val="0"/>
          <w:marBottom w:val="0"/>
          <w:divBdr>
            <w:top w:val="none" w:sz="0" w:space="0" w:color="auto"/>
            <w:left w:val="none" w:sz="0" w:space="0" w:color="auto"/>
            <w:bottom w:val="none" w:sz="0" w:space="0" w:color="auto"/>
            <w:right w:val="none" w:sz="0" w:space="0" w:color="auto"/>
          </w:divBdr>
        </w:div>
        <w:div w:id="1320160932">
          <w:marLeft w:val="480"/>
          <w:marRight w:val="0"/>
          <w:marTop w:val="0"/>
          <w:marBottom w:val="0"/>
          <w:divBdr>
            <w:top w:val="none" w:sz="0" w:space="0" w:color="auto"/>
            <w:left w:val="none" w:sz="0" w:space="0" w:color="auto"/>
            <w:bottom w:val="none" w:sz="0" w:space="0" w:color="auto"/>
            <w:right w:val="none" w:sz="0" w:space="0" w:color="auto"/>
          </w:divBdr>
        </w:div>
        <w:div w:id="1399790600">
          <w:marLeft w:val="480"/>
          <w:marRight w:val="0"/>
          <w:marTop w:val="0"/>
          <w:marBottom w:val="0"/>
          <w:divBdr>
            <w:top w:val="none" w:sz="0" w:space="0" w:color="auto"/>
            <w:left w:val="none" w:sz="0" w:space="0" w:color="auto"/>
            <w:bottom w:val="none" w:sz="0" w:space="0" w:color="auto"/>
            <w:right w:val="none" w:sz="0" w:space="0" w:color="auto"/>
          </w:divBdr>
        </w:div>
        <w:div w:id="1426027075">
          <w:marLeft w:val="480"/>
          <w:marRight w:val="0"/>
          <w:marTop w:val="0"/>
          <w:marBottom w:val="0"/>
          <w:divBdr>
            <w:top w:val="none" w:sz="0" w:space="0" w:color="auto"/>
            <w:left w:val="none" w:sz="0" w:space="0" w:color="auto"/>
            <w:bottom w:val="none" w:sz="0" w:space="0" w:color="auto"/>
            <w:right w:val="none" w:sz="0" w:space="0" w:color="auto"/>
          </w:divBdr>
        </w:div>
        <w:div w:id="1484201922">
          <w:marLeft w:val="480"/>
          <w:marRight w:val="0"/>
          <w:marTop w:val="0"/>
          <w:marBottom w:val="0"/>
          <w:divBdr>
            <w:top w:val="none" w:sz="0" w:space="0" w:color="auto"/>
            <w:left w:val="none" w:sz="0" w:space="0" w:color="auto"/>
            <w:bottom w:val="none" w:sz="0" w:space="0" w:color="auto"/>
            <w:right w:val="none" w:sz="0" w:space="0" w:color="auto"/>
          </w:divBdr>
        </w:div>
        <w:div w:id="1494176724">
          <w:marLeft w:val="480"/>
          <w:marRight w:val="0"/>
          <w:marTop w:val="0"/>
          <w:marBottom w:val="0"/>
          <w:divBdr>
            <w:top w:val="none" w:sz="0" w:space="0" w:color="auto"/>
            <w:left w:val="none" w:sz="0" w:space="0" w:color="auto"/>
            <w:bottom w:val="none" w:sz="0" w:space="0" w:color="auto"/>
            <w:right w:val="none" w:sz="0" w:space="0" w:color="auto"/>
          </w:divBdr>
        </w:div>
        <w:div w:id="1594702883">
          <w:marLeft w:val="480"/>
          <w:marRight w:val="0"/>
          <w:marTop w:val="0"/>
          <w:marBottom w:val="0"/>
          <w:divBdr>
            <w:top w:val="none" w:sz="0" w:space="0" w:color="auto"/>
            <w:left w:val="none" w:sz="0" w:space="0" w:color="auto"/>
            <w:bottom w:val="none" w:sz="0" w:space="0" w:color="auto"/>
            <w:right w:val="none" w:sz="0" w:space="0" w:color="auto"/>
          </w:divBdr>
        </w:div>
        <w:div w:id="1681740371">
          <w:marLeft w:val="480"/>
          <w:marRight w:val="0"/>
          <w:marTop w:val="0"/>
          <w:marBottom w:val="0"/>
          <w:divBdr>
            <w:top w:val="none" w:sz="0" w:space="0" w:color="auto"/>
            <w:left w:val="none" w:sz="0" w:space="0" w:color="auto"/>
            <w:bottom w:val="none" w:sz="0" w:space="0" w:color="auto"/>
            <w:right w:val="none" w:sz="0" w:space="0" w:color="auto"/>
          </w:divBdr>
        </w:div>
        <w:div w:id="1699695324">
          <w:marLeft w:val="480"/>
          <w:marRight w:val="0"/>
          <w:marTop w:val="0"/>
          <w:marBottom w:val="0"/>
          <w:divBdr>
            <w:top w:val="none" w:sz="0" w:space="0" w:color="auto"/>
            <w:left w:val="none" w:sz="0" w:space="0" w:color="auto"/>
            <w:bottom w:val="none" w:sz="0" w:space="0" w:color="auto"/>
            <w:right w:val="none" w:sz="0" w:space="0" w:color="auto"/>
          </w:divBdr>
        </w:div>
        <w:div w:id="1701782796">
          <w:marLeft w:val="480"/>
          <w:marRight w:val="0"/>
          <w:marTop w:val="0"/>
          <w:marBottom w:val="0"/>
          <w:divBdr>
            <w:top w:val="none" w:sz="0" w:space="0" w:color="auto"/>
            <w:left w:val="none" w:sz="0" w:space="0" w:color="auto"/>
            <w:bottom w:val="none" w:sz="0" w:space="0" w:color="auto"/>
            <w:right w:val="none" w:sz="0" w:space="0" w:color="auto"/>
          </w:divBdr>
        </w:div>
        <w:div w:id="1704818971">
          <w:marLeft w:val="480"/>
          <w:marRight w:val="0"/>
          <w:marTop w:val="0"/>
          <w:marBottom w:val="0"/>
          <w:divBdr>
            <w:top w:val="none" w:sz="0" w:space="0" w:color="auto"/>
            <w:left w:val="none" w:sz="0" w:space="0" w:color="auto"/>
            <w:bottom w:val="none" w:sz="0" w:space="0" w:color="auto"/>
            <w:right w:val="none" w:sz="0" w:space="0" w:color="auto"/>
          </w:divBdr>
        </w:div>
        <w:div w:id="1734545677">
          <w:marLeft w:val="480"/>
          <w:marRight w:val="0"/>
          <w:marTop w:val="0"/>
          <w:marBottom w:val="0"/>
          <w:divBdr>
            <w:top w:val="none" w:sz="0" w:space="0" w:color="auto"/>
            <w:left w:val="none" w:sz="0" w:space="0" w:color="auto"/>
            <w:bottom w:val="none" w:sz="0" w:space="0" w:color="auto"/>
            <w:right w:val="none" w:sz="0" w:space="0" w:color="auto"/>
          </w:divBdr>
        </w:div>
        <w:div w:id="1826968808">
          <w:marLeft w:val="480"/>
          <w:marRight w:val="0"/>
          <w:marTop w:val="0"/>
          <w:marBottom w:val="0"/>
          <w:divBdr>
            <w:top w:val="none" w:sz="0" w:space="0" w:color="auto"/>
            <w:left w:val="none" w:sz="0" w:space="0" w:color="auto"/>
            <w:bottom w:val="none" w:sz="0" w:space="0" w:color="auto"/>
            <w:right w:val="none" w:sz="0" w:space="0" w:color="auto"/>
          </w:divBdr>
        </w:div>
        <w:div w:id="1875077284">
          <w:marLeft w:val="480"/>
          <w:marRight w:val="0"/>
          <w:marTop w:val="0"/>
          <w:marBottom w:val="0"/>
          <w:divBdr>
            <w:top w:val="none" w:sz="0" w:space="0" w:color="auto"/>
            <w:left w:val="none" w:sz="0" w:space="0" w:color="auto"/>
            <w:bottom w:val="none" w:sz="0" w:space="0" w:color="auto"/>
            <w:right w:val="none" w:sz="0" w:space="0" w:color="auto"/>
          </w:divBdr>
        </w:div>
        <w:div w:id="1928492162">
          <w:marLeft w:val="480"/>
          <w:marRight w:val="0"/>
          <w:marTop w:val="0"/>
          <w:marBottom w:val="0"/>
          <w:divBdr>
            <w:top w:val="none" w:sz="0" w:space="0" w:color="auto"/>
            <w:left w:val="none" w:sz="0" w:space="0" w:color="auto"/>
            <w:bottom w:val="none" w:sz="0" w:space="0" w:color="auto"/>
            <w:right w:val="none" w:sz="0" w:space="0" w:color="auto"/>
          </w:divBdr>
        </w:div>
        <w:div w:id="1960912776">
          <w:marLeft w:val="480"/>
          <w:marRight w:val="0"/>
          <w:marTop w:val="0"/>
          <w:marBottom w:val="0"/>
          <w:divBdr>
            <w:top w:val="none" w:sz="0" w:space="0" w:color="auto"/>
            <w:left w:val="none" w:sz="0" w:space="0" w:color="auto"/>
            <w:bottom w:val="none" w:sz="0" w:space="0" w:color="auto"/>
            <w:right w:val="none" w:sz="0" w:space="0" w:color="auto"/>
          </w:divBdr>
        </w:div>
        <w:div w:id="1985545002">
          <w:marLeft w:val="480"/>
          <w:marRight w:val="0"/>
          <w:marTop w:val="0"/>
          <w:marBottom w:val="0"/>
          <w:divBdr>
            <w:top w:val="none" w:sz="0" w:space="0" w:color="auto"/>
            <w:left w:val="none" w:sz="0" w:space="0" w:color="auto"/>
            <w:bottom w:val="none" w:sz="0" w:space="0" w:color="auto"/>
            <w:right w:val="none" w:sz="0" w:space="0" w:color="auto"/>
          </w:divBdr>
        </w:div>
        <w:div w:id="2030838998">
          <w:marLeft w:val="480"/>
          <w:marRight w:val="0"/>
          <w:marTop w:val="0"/>
          <w:marBottom w:val="0"/>
          <w:divBdr>
            <w:top w:val="none" w:sz="0" w:space="0" w:color="auto"/>
            <w:left w:val="none" w:sz="0" w:space="0" w:color="auto"/>
            <w:bottom w:val="none" w:sz="0" w:space="0" w:color="auto"/>
            <w:right w:val="none" w:sz="0" w:space="0" w:color="auto"/>
          </w:divBdr>
        </w:div>
        <w:div w:id="2064719814">
          <w:marLeft w:val="480"/>
          <w:marRight w:val="0"/>
          <w:marTop w:val="0"/>
          <w:marBottom w:val="0"/>
          <w:divBdr>
            <w:top w:val="none" w:sz="0" w:space="0" w:color="auto"/>
            <w:left w:val="none" w:sz="0" w:space="0" w:color="auto"/>
            <w:bottom w:val="none" w:sz="0" w:space="0" w:color="auto"/>
            <w:right w:val="none" w:sz="0" w:space="0" w:color="auto"/>
          </w:divBdr>
        </w:div>
        <w:div w:id="2117092924">
          <w:marLeft w:val="480"/>
          <w:marRight w:val="0"/>
          <w:marTop w:val="0"/>
          <w:marBottom w:val="0"/>
          <w:divBdr>
            <w:top w:val="none" w:sz="0" w:space="0" w:color="auto"/>
            <w:left w:val="none" w:sz="0" w:space="0" w:color="auto"/>
            <w:bottom w:val="none" w:sz="0" w:space="0" w:color="auto"/>
            <w:right w:val="none" w:sz="0" w:space="0" w:color="auto"/>
          </w:divBdr>
        </w:div>
      </w:divsChild>
    </w:div>
    <w:div w:id="2037538831">
      <w:marLeft w:val="480"/>
      <w:marRight w:val="0"/>
      <w:marTop w:val="0"/>
      <w:marBottom w:val="0"/>
      <w:divBdr>
        <w:top w:val="none" w:sz="0" w:space="0" w:color="auto"/>
        <w:left w:val="none" w:sz="0" w:space="0" w:color="auto"/>
        <w:bottom w:val="none" w:sz="0" w:space="0" w:color="auto"/>
        <w:right w:val="none" w:sz="0" w:space="0" w:color="auto"/>
      </w:divBdr>
    </w:div>
    <w:div w:id="2037806493">
      <w:marLeft w:val="640"/>
      <w:marRight w:val="0"/>
      <w:marTop w:val="0"/>
      <w:marBottom w:val="0"/>
      <w:divBdr>
        <w:top w:val="none" w:sz="0" w:space="0" w:color="auto"/>
        <w:left w:val="none" w:sz="0" w:space="0" w:color="auto"/>
        <w:bottom w:val="none" w:sz="0" w:space="0" w:color="auto"/>
        <w:right w:val="none" w:sz="0" w:space="0" w:color="auto"/>
      </w:divBdr>
    </w:div>
    <w:div w:id="2037807609">
      <w:bodyDiv w:val="1"/>
      <w:marLeft w:val="0"/>
      <w:marRight w:val="0"/>
      <w:marTop w:val="0"/>
      <w:marBottom w:val="0"/>
      <w:divBdr>
        <w:top w:val="none" w:sz="0" w:space="0" w:color="auto"/>
        <w:left w:val="none" w:sz="0" w:space="0" w:color="auto"/>
        <w:bottom w:val="none" w:sz="0" w:space="0" w:color="auto"/>
        <w:right w:val="none" w:sz="0" w:space="0" w:color="auto"/>
      </w:divBdr>
    </w:div>
    <w:div w:id="2038306768">
      <w:marLeft w:val="640"/>
      <w:marRight w:val="0"/>
      <w:marTop w:val="0"/>
      <w:marBottom w:val="0"/>
      <w:divBdr>
        <w:top w:val="none" w:sz="0" w:space="0" w:color="auto"/>
        <w:left w:val="none" w:sz="0" w:space="0" w:color="auto"/>
        <w:bottom w:val="none" w:sz="0" w:space="0" w:color="auto"/>
        <w:right w:val="none" w:sz="0" w:space="0" w:color="auto"/>
      </w:divBdr>
    </w:div>
    <w:div w:id="2039310321">
      <w:marLeft w:val="640"/>
      <w:marRight w:val="0"/>
      <w:marTop w:val="0"/>
      <w:marBottom w:val="0"/>
      <w:divBdr>
        <w:top w:val="none" w:sz="0" w:space="0" w:color="auto"/>
        <w:left w:val="none" w:sz="0" w:space="0" w:color="auto"/>
        <w:bottom w:val="none" w:sz="0" w:space="0" w:color="auto"/>
        <w:right w:val="none" w:sz="0" w:space="0" w:color="auto"/>
      </w:divBdr>
    </w:div>
    <w:div w:id="2039771586">
      <w:marLeft w:val="640"/>
      <w:marRight w:val="0"/>
      <w:marTop w:val="0"/>
      <w:marBottom w:val="0"/>
      <w:divBdr>
        <w:top w:val="none" w:sz="0" w:space="0" w:color="auto"/>
        <w:left w:val="none" w:sz="0" w:space="0" w:color="auto"/>
        <w:bottom w:val="none" w:sz="0" w:space="0" w:color="auto"/>
        <w:right w:val="none" w:sz="0" w:space="0" w:color="auto"/>
      </w:divBdr>
    </w:div>
    <w:div w:id="2039894859">
      <w:marLeft w:val="640"/>
      <w:marRight w:val="0"/>
      <w:marTop w:val="0"/>
      <w:marBottom w:val="0"/>
      <w:divBdr>
        <w:top w:val="none" w:sz="0" w:space="0" w:color="auto"/>
        <w:left w:val="none" w:sz="0" w:space="0" w:color="auto"/>
        <w:bottom w:val="none" w:sz="0" w:space="0" w:color="auto"/>
        <w:right w:val="none" w:sz="0" w:space="0" w:color="auto"/>
      </w:divBdr>
    </w:div>
    <w:div w:id="2040006721">
      <w:bodyDiv w:val="1"/>
      <w:marLeft w:val="0"/>
      <w:marRight w:val="0"/>
      <w:marTop w:val="0"/>
      <w:marBottom w:val="0"/>
      <w:divBdr>
        <w:top w:val="none" w:sz="0" w:space="0" w:color="auto"/>
        <w:left w:val="none" w:sz="0" w:space="0" w:color="auto"/>
        <w:bottom w:val="none" w:sz="0" w:space="0" w:color="auto"/>
        <w:right w:val="none" w:sz="0" w:space="0" w:color="auto"/>
      </w:divBdr>
    </w:div>
    <w:div w:id="2040425470">
      <w:marLeft w:val="640"/>
      <w:marRight w:val="0"/>
      <w:marTop w:val="0"/>
      <w:marBottom w:val="0"/>
      <w:divBdr>
        <w:top w:val="none" w:sz="0" w:space="0" w:color="auto"/>
        <w:left w:val="none" w:sz="0" w:space="0" w:color="auto"/>
        <w:bottom w:val="none" w:sz="0" w:space="0" w:color="auto"/>
        <w:right w:val="none" w:sz="0" w:space="0" w:color="auto"/>
      </w:divBdr>
    </w:div>
    <w:div w:id="2040547788">
      <w:marLeft w:val="640"/>
      <w:marRight w:val="0"/>
      <w:marTop w:val="0"/>
      <w:marBottom w:val="0"/>
      <w:divBdr>
        <w:top w:val="none" w:sz="0" w:space="0" w:color="auto"/>
        <w:left w:val="none" w:sz="0" w:space="0" w:color="auto"/>
        <w:bottom w:val="none" w:sz="0" w:space="0" w:color="auto"/>
        <w:right w:val="none" w:sz="0" w:space="0" w:color="auto"/>
      </w:divBdr>
    </w:div>
    <w:div w:id="2040936892">
      <w:marLeft w:val="640"/>
      <w:marRight w:val="0"/>
      <w:marTop w:val="0"/>
      <w:marBottom w:val="0"/>
      <w:divBdr>
        <w:top w:val="none" w:sz="0" w:space="0" w:color="auto"/>
        <w:left w:val="none" w:sz="0" w:space="0" w:color="auto"/>
        <w:bottom w:val="none" w:sz="0" w:space="0" w:color="auto"/>
        <w:right w:val="none" w:sz="0" w:space="0" w:color="auto"/>
      </w:divBdr>
    </w:div>
    <w:div w:id="2041316817">
      <w:marLeft w:val="640"/>
      <w:marRight w:val="0"/>
      <w:marTop w:val="0"/>
      <w:marBottom w:val="0"/>
      <w:divBdr>
        <w:top w:val="none" w:sz="0" w:space="0" w:color="auto"/>
        <w:left w:val="none" w:sz="0" w:space="0" w:color="auto"/>
        <w:bottom w:val="none" w:sz="0" w:space="0" w:color="auto"/>
        <w:right w:val="none" w:sz="0" w:space="0" w:color="auto"/>
      </w:divBdr>
    </w:div>
    <w:div w:id="2041317635">
      <w:marLeft w:val="640"/>
      <w:marRight w:val="0"/>
      <w:marTop w:val="0"/>
      <w:marBottom w:val="0"/>
      <w:divBdr>
        <w:top w:val="none" w:sz="0" w:space="0" w:color="auto"/>
        <w:left w:val="none" w:sz="0" w:space="0" w:color="auto"/>
        <w:bottom w:val="none" w:sz="0" w:space="0" w:color="auto"/>
        <w:right w:val="none" w:sz="0" w:space="0" w:color="auto"/>
      </w:divBdr>
    </w:div>
    <w:div w:id="2041390436">
      <w:marLeft w:val="640"/>
      <w:marRight w:val="0"/>
      <w:marTop w:val="0"/>
      <w:marBottom w:val="0"/>
      <w:divBdr>
        <w:top w:val="none" w:sz="0" w:space="0" w:color="auto"/>
        <w:left w:val="none" w:sz="0" w:space="0" w:color="auto"/>
        <w:bottom w:val="none" w:sz="0" w:space="0" w:color="auto"/>
        <w:right w:val="none" w:sz="0" w:space="0" w:color="auto"/>
      </w:divBdr>
    </w:div>
    <w:div w:id="2041544363">
      <w:bodyDiv w:val="1"/>
      <w:marLeft w:val="0"/>
      <w:marRight w:val="0"/>
      <w:marTop w:val="0"/>
      <w:marBottom w:val="0"/>
      <w:divBdr>
        <w:top w:val="none" w:sz="0" w:space="0" w:color="auto"/>
        <w:left w:val="none" w:sz="0" w:space="0" w:color="auto"/>
        <w:bottom w:val="none" w:sz="0" w:space="0" w:color="auto"/>
        <w:right w:val="none" w:sz="0" w:space="0" w:color="auto"/>
      </w:divBdr>
    </w:div>
    <w:div w:id="2041781511">
      <w:marLeft w:val="640"/>
      <w:marRight w:val="0"/>
      <w:marTop w:val="0"/>
      <w:marBottom w:val="0"/>
      <w:divBdr>
        <w:top w:val="none" w:sz="0" w:space="0" w:color="auto"/>
        <w:left w:val="none" w:sz="0" w:space="0" w:color="auto"/>
        <w:bottom w:val="none" w:sz="0" w:space="0" w:color="auto"/>
        <w:right w:val="none" w:sz="0" w:space="0" w:color="auto"/>
      </w:divBdr>
    </w:div>
    <w:div w:id="2041928347">
      <w:marLeft w:val="640"/>
      <w:marRight w:val="0"/>
      <w:marTop w:val="0"/>
      <w:marBottom w:val="0"/>
      <w:divBdr>
        <w:top w:val="none" w:sz="0" w:space="0" w:color="auto"/>
        <w:left w:val="none" w:sz="0" w:space="0" w:color="auto"/>
        <w:bottom w:val="none" w:sz="0" w:space="0" w:color="auto"/>
        <w:right w:val="none" w:sz="0" w:space="0" w:color="auto"/>
      </w:divBdr>
    </w:div>
    <w:div w:id="2042513252">
      <w:marLeft w:val="640"/>
      <w:marRight w:val="0"/>
      <w:marTop w:val="0"/>
      <w:marBottom w:val="0"/>
      <w:divBdr>
        <w:top w:val="none" w:sz="0" w:space="0" w:color="auto"/>
        <w:left w:val="none" w:sz="0" w:space="0" w:color="auto"/>
        <w:bottom w:val="none" w:sz="0" w:space="0" w:color="auto"/>
        <w:right w:val="none" w:sz="0" w:space="0" w:color="auto"/>
      </w:divBdr>
    </w:div>
    <w:div w:id="2042628345">
      <w:marLeft w:val="640"/>
      <w:marRight w:val="0"/>
      <w:marTop w:val="0"/>
      <w:marBottom w:val="0"/>
      <w:divBdr>
        <w:top w:val="none" w:sz="0" w:space="0" w:color="auto"/>
        <w:left w:val="none" w:sz="0" w:space="0" w:color="auto"/>
        <w:bottom w:val="none" w:sz="0" w:space="0" w:color="auto"/>
        <w:right w:val="none" w:sz="0" w:space="0" w:color="auto"/>
      </w:divBdr>
    </w:div>
    <w:div w:id="2042634187">
      <w:marLeft w:val="640"/>
      <w:marRight w:val="0"/>
      <w:marTop w:val="0"/>
      <w:marBottom w:val="0"/>
      <w:divBdr>
        <w:top w:val="none" w:sz="0" w:space="0" w:color="auto"/>
        <w:left w:val="none" w:sz="0" w:space="0" w:color="auto"/>
        <w:bottom w:val="none" w:sz="0" w:space="0" w:color="auto"/>
        <w:right w:val="none" w:sz="0" w:space="0" w:color="auto"/>
      </w:divBdr>
    </w:div>
    <w:div w:id="2043044097">
      <w:bodyDiv w:val="1"/>
      <w:marLeft w:val="0"/>
      <w:marRight w:val="0"/>
      <w:marTop w:val="0"/>
      <w:marBottom w:val="0"/>
      <w:divBdr>
        <w:top w:val="none" w:sz="0" w:space="0" w:color="auto"/>
        <w:left w:val="none" w:sz="0" w:space="0" w:color="auto"/>
        <w:bottom w:val="none" w:sz="0" w:space="0" w:color="auto"/>
        <w:right w:val="none" w:sz="0" w:space="0" w:color="auto"/>
      </w:divBdr>
    </w:div>
    <w:div w:id="2043089547">
      <w:marLeft w:val="640"/>
      <w:marRight w:val="0"/>
      <w:marTop w:val="0"/>
      <w:marBottom w:val="0"/>
      <w:divBdr>
        <w:top w:val="none" w:sz="0" w:space="0" w:color="auto"/>
        <w:left w:val="none" w:sz="0" w:space="0" w:color="auto"/>
        <w:bottom w:val="none" w:sz="0" w:space="0" w:color="auto"/>
        <w:right w:val="none" w:sz="0" w:space="0" w:color="auto"/>
      </w:divBdr>
    </w:div>
    <w:div w:id="2043166310">
      <w:marLeft w:val="640"/>
      <w:marRight w:val="0"/>
      <w:marTop w:val="0"/>
      <w:marBottom w:val="0"/>
      <w:divBdr>
        <w:top w:val="none" w:sz="0" w:space="0" w:color="auto"/>
        <w:left w:val="none" w:sz="0" w:space="0" w:color="auto"/>
        <w:bottom w:val="none" w:sz="0" w:space="0" w:color="auto"/>
        <w:right w:val="none" w:sz="0" w:space="0" w:color="auto"/>
      </w:divBdr>
    </w:div>
    <w:div w:id="2043237797">
      <w:marLeft w:val="640"/>
      <w:marRight w:val="0"/>
      <w:marTop w:val="0"/>
      <w:marBottom w:val="0"/>
      <w:divBdr>
        <w:top w:val="none" w:sz="0" w:space="0" w:color="auto"/>
        <w:left w:val="none" w:sz="0" w:space="0" w:color="auto"/>
        <w:bottom w:val="none" w:sz="0" w:space="0" w:color="auto"/>
        <w:right w:val="none" w:sz="0" w:space="0" w:color="auto"/>
      </w:divBdr>
    </w:div>
    <w:div w:id="2044286584">
      <w:marLeft w:val="640"/>
      <w:marRight w:val="0"/>
      <w:marTop w:val="0"/>
      <w:marBottom w:val="0"/>
      <w:divBdr>
        <w:top w:val="none" w:sz="0" w:space="0" w:color="auto"/>
        <w:left w:val="none" w:sz="0" w:space="0" w:color="auto"/>
        <w:bottom w:val="none" w:sz="0" w:space="0" w:color="auto"/>
        <w:right w:val="none" w:sz="0" w:space="0" w:color="auto"/>
      </w:divBdr>
    </w:div>
    <w:div w:id="2044477816">
      <w:bodyDiv w:val="1"/>
      <w:marLeft w:val="0"/>
      <w:marRight w:val="0"/>
      <w:marTop w:val="0"/>
      <w:marBottom w:val="0"/>
      <w:divBdr>
        <w:top w:val="none" w:sz="0" w:space="0" w:color="auto"/>
        <w:left w:val="none" w:sz="0" w:space="0" w:color="auto"/>
        <w:bottom w:val="none" w:sz="0" w:space="0" w:color="auto"/>
        <w:right w:val="none" w:sz="0" w:space="0" w:color="auto"/>
      </w:divBdr>
    </w:div>
    <w:div w:id="2044555045">
      <w:marLeft w:val="480"/>
      <w:marRight w:val="0"/>
      <w:marTop w:val="0"/>
      <w:marBottom w:val="0"/>
      <w:divBdr>
        <w:top w:val="none" w:sz="0" w:space="0" w:color="auto"/>
        <w:left w:val="none" w:sz="0" w:space="0" w:color="auto"/>
        <w:bottom w:val="none" w:sz="0" w:space="0" w:color="auto"/>
        <w:right w:val="none" w:sz="0" w:space="0" w:color="auto"/>
      </w:divBdr>
    </w:div>
    <w:div w:id="2045471970">
      <w:marLeft w:val="640"/>
      <w:marRight w:val="0"/>
      <w:marTop w:val="0"/>
      <w:marBottom w:val="0"/>
      <w:divBdr>
        <w:top w:val="none" w:sz="0" w:space="0" w:color="auto"/>
        <w:left w:val="none" w:sz="0" w:space="0" w:color="auto"/>
        <w:bottom w:val="none" w:sz="0" w:space="0" w:color="auto"/>
        <w:right w:val="none" w:sz="0" w:space="0" w:color="auto"/>
      </w:divBdr>
    </w:div>
    <w:div w:id="2045473573">
      <w:bodyDiv w:val="1"/>
      <w:marLeft w:val="0"/>
      <w:marRight w:val="0"/>
      <w:marTop w:val="0"/>
      <w:marBottom w:val="0"/>
      <w:divBdr>
        <w:top w:val="none" w:sz="0" w:space="0" w:color="auto"/>
        <w:left w:val="none" w:sz="0" w:space="0" w:color="auto"/>
        <w:bottom w:val="none" w:sz="0" w:space="0" w:color="auto"/>
        <w:right w:val="none" w:sz="0" w:space="0" w:color="auto"/>
      </w:divBdr>
      <w:divsChild>
        <w:div w:id="2824540">
          <w:marLeft w:val="480"/>
          <w:marRight w:val="0"/>
          <w:marTop w:val="0"/>
          <w:marBottom w:val="0"/>
          <w:divBdr>
            <w:top w:val="none" w:sz="0" w:space="0" w:color="auto"/>
            <w:left w:val="none" w:sz="0" w:space="0" w:color="auto"/>
            <w:bottom w:val="none" w:sz="0" w:space="0" w:color="auto"/>
            <w:right w:val="none" w:sz="0" w:space="0" w:color="auto"/>
          </w:divBdr>
        </w:div>
        <w:div w:id="43068672">
          <w:marLeft w:val="480"/>
          <w:marRight w:val="0"/>
          <w:marTop w:val="0"/>
          <w:marBottom w:val="0"/>
          <w:divBdr>
            <w:top w:val="none" w:sz="0" w:space="0" w:color="auto"/>
            <w:left w:val="none" w:sz="0" w:space="0" w:color="auto"/>
            <w:bottom w:val="none" w:sz="0" w:space="0" w:color="auto"/>
            <w:right w:val="none" w:sz="0" w:space="0" w:color="auto"/>
          </w:divBdr>
        </w:div>
        <w:div w:id="73473549">
          <w:marLeft w:val="480"/>
          <w:marRight w:val="0"/>
          <w:marTop w:val="0"/>
          <w:marBottom w:val="0"/>
          <w:divBdr>
            <w:top w:val="none" w:sz="0" w:space="0" w:color="auto"/>
            <w:left w:val="none" w:sz="0" w:space="0" w:color="auto"/>
            <w:bottom w:val="none" w:sz="0" w:space="0" w:color="auto"/>
            <w:right w:val="none" w:sz="0" w:space="0" w:color="auto"/>
          </w:divBdr>
        </w:div>
        <w:div w:id="76439834">
          <w:marLeft w:val="480"/>
          <w:marRight w:val="0"/>
          <w:marTop w:val="0"/>
          <w:marBottom w:val="0"/>
          <w:divBdr>
            <w:top w:val="none" w:sz="0" w:space="0" w:color="auto"/>
            <w:left w:val="none" w:sz="0" w:space="0" w:color="auto"/>
            <w:bottom w:val="none" w:sz="0" w:space="0" w:color="auto"/>
            <w:right w:val="none" w:sz="0" w:space="0" w:color="auto"/>
          </w:divBdr>
        </w:div>
        <w:div w:id="163671638">
          <w:marLeft w:val="480"/>
          <w:marRight w:val="0"/>
          <w:marTop w:val="0"/>
          <w:marBottom w:val="0"/>
          <w:divBdr>
            <w:top w:val="none" w:sz="0" w:space="0" w:color="auto"/>
            <w:left w:val="none" w:sz="0" w:space="0" w:color="auto"/>
            <w:bottom w:val="none" w:sz="0" w:space="0" w:color="auto"/>
            <w:right w:val="none" w:sz="0" w:space="0" w:color="auto"/>
          </w:divBdr>
        </w:div>
        <w:div w:id="184444135">
          <w:marLeft w:val="480"/>
          <w:marRight w:val="0"/>
          <w:marTop w:val="0"/>
          <w:marBottom w:val="0"/>
          <w:divBdr>
            <w:top w:val="none" w:sz="0" w:space="0" w:color="auto"/>
            <w:left w:val="none" w:sz="0" w:space="0" w:color="auto"/>
            <w:bottom w:val="none" w:sz="0" w:space="0" w:color="auto"/>
            <w:right w:val="none" w:sz="0" w:space="0" w:color="auto"/>
          </w:divBdr>
        </w:div>
        <w:div w:id="192302601">
          <w:marLeft w:val="480"/>
          <w:marRight w:val="0"/>
          <w:marTop w:val="0"/>
          <w:marBottom w:val="0"/>
          <w:divBdr>
            <w:top w:val="none" w:sz="0" w:space="0" w:color="auto"/>
            <w:left w:val="none" w:sz="0" w:space="0" w:color="auto"/>
            <w:bottom w:val="none" w:sz="0" w:space="0" w:color="auto"/>
            <w:right w:val="none" w:sz="0" w:space="0" w:color="auto"/>
          </w:divBdr>
        </w:div>
        <w:div w:id="209655872">
          <w:marLeft w:val="480"/>
          <w:marRight w:val="0"/>
          <w:marTop w:val="0"/>
          <w:marBottom w:val="0"/>
          <w:divBdr>
            <w:top w:val="none" w:sz="0" w:space="0" w:color="auto"/>
            <w:left w:val="none" w:sz="0" w:space="0" w:color="auto"/>
            <w:bottom w:val="none" w:sz="0" w:space="0" w:color="auto"/>
            <w:right w:val="none" w:sz="0" w:space="0" w:color="auto"/>
          </w:divBdr>
        </w:div>
        <w:div w:id="245580266">
          <w:marLeft w:val="480"/>
          <w:marRight w:val="0"/>
          <w:marTop w:val="0"/>
          <w:marBottom w:val="0"/>
          <w:divBdr>
            <w:top w:val="none" w:sz="0" w:space="0" w:color="auto"/>
            <w:left w:val="none" w:sz="0" w:space="0" w:color="auto"/>
            <w:bottom w:val="none" w:sz="0" w:space="0" w:color="auto"/>
            <w:right w:val="none" w:sz="0" w:space="0" w:color="auto"/>
          </w:divBdr>
        </w:div>
        <w:div w:id="263806159">
          <w:marLeft w:val="480"/>
          <w:marRight w:val="0"/>
          <w:marTop w:val="0"/>
          <w:marBottom w:val="0"/>
          <w:divBdr>
            <w:top w:val="none" w:sz="0" w:space="0" w:color="auto"/>
            <w:left w:val="none" w:sz="0" w:space="0" w:color="auto"/>
            <w:bottom w:val="none" w:sz="0" w:space="0" w:color="auto"/>
            <w:right w:val="none" w:sz="0" w:space="0" w:color="auto"/>
          </w:divBdr>
        </w:div>
        <w:div w:id="272055868">
          <w:marLeft w:val="480"/>
          <w:marRight w:val="0"/>
          <w:marTop w:val="0"/>
          <w:marBottom w:val="0"/>
          <w:divBdr>
            <w:top w:val="none" w:sz="0" w:space="0" w:color="auto"/>
            <w:left w:val="none" w:sz="0" w:space="0" w:color="auto"/>
            <w:bottom w:val="none" w:sz="0" w:space="0" w:color="auto"/>
            <w:right w:val="none" w:sz="0" w:space="0" w:color="auto"/>
          </w:divBdr>
        </w:div>
        <w:div w:id="295792171">
          <w:marLeft w:val="480"/>
          <w:marRight w:val="0"/>
          <w:marTop w:val="0"/>
          <w:marBottom w:val="0"/>
          <w:divBdr>
            <w:top w:val="none" w:sz="0" w:space="0" w:color="auto"/>
            <w:left w:val="none" w:sz="0" w:space="0" w:color="auto"/>
            <w:bottom w:val="none" w:sz="0" w:space="0" w:color="auto"/>
            <w:right w:val="none" w:sz="0" w:space="0" w:color="auto"/>
          </w:divBdr>
        </w:div>
        <w:div w:id="304118961">
          <w:marLeft w:val="480"/>
          <w:marRight w:val="0"/>
          <w:marTop w:val="0"/>
          <w:marBottom w:val="0"/>
          <w:divBdr>
            <w:top w:val="none" w:sz="0" w:space="0" w:color="auto"/>
            <w:left w:val="none" w:sz="0" w:space="0" w:color="auto"/>
            <w:bottom w:val="none" w:sz="0" w:space="0" w:color="auto"/>
            <w:right w:val="none" w:sz="0" w:space="0" w:color="auto"/>
          </w:divBdr>
        </w:div>
        <w:div w:id="360059098">
          <w:marLeft w:val="480"/>
          <w:marRight w:val="0"/>
          <w:marTop w:val="0"/>
          <w:marBottom w:val="0"/>
          <w:divBdr>
            <w:top w:val="none" w:sz="0" w:space="0" w:color="auto"/>
            <w:left w:val="none" w:sz="0" w:space="0" w:color="auto"/>
            <w:bottom w:val="none" w:sz="0" w:space="0" w:color="auto"/>
            <w:right w:val="none" w:sz="0" w:space="0" w:color="auto"/>
          </w:divBdr>
        </w:div>
        <w:div w:id="362677965">
          <w:marLeft w:val="480"/>
          <w:marRight w:val="0"/>
          <w:marTop w:val="0"/>
          <w:marBottom w:val="0"/>
          <w:divBdr>
            <w:top w:val="none" w:sz="0" w:space="0" w:color="auto"/>
            <w:left w:val="none" w:sz="0" w:space="0" w:color="auto"/>
            <w:bottom w:val="none" w:sz="0" w:space="0" w:color="auto"/>
            <w:right w:val="none" w:sz="0" w:space="0" w:color="auto"/>
          </w:divBdr>
        </w:div>
        <w:div w:id="383677417">
          <w:marLeft w:val="480"/>
          <w:marRight w:val="0"/>
          <w:marTop w:val="0"/>
          <w:marBottom w:val="0"/>
          <w:divBdr>
            <w:top w:val="none" w:sz="0" w:space="0" w:color="auto"/>
            <w:left w:val="none" w:sz="0" w:space="0" w:color="auto"/>
            <w:bottom w:val="none" w:sz="0" w:space="0" w:color="auto"/>
            <w:right w:val="none" w:sz="0" w:space="0" w:color="auto"/>
          </w:divBdr>
        </w:div>
        <w:div w:id="386228717">
          <w:marLeft w:val="480"/>
          <w:marRight w:val="0"/>
          <w:marTop w:val="0"/>
          <w:marBottom w:val="0"/>
          <w:divBdr>
            <w:top w:val="none" w:sz="0" w:space="0" w:color="auto"/>
            <w:left w:val="none" w:sz="0" w:space="0" w:color="auto"/>
            <w:bottom w:val="none" w:sz="0" w:space="0" w:color="auto"/>
            <w:right w:val="none" w:sz="0" w:space="0" w:color="auto"/>
          </w:divBdr>
        </w:div>
        <w:div w:id="452747955">
          <w:marLeft w:val="480"/>
          <w:marRight w:val="0"/>
          <w:marTop w:val="0"/>
          <w:marBottom w:val="0"/>
          <w:divBdr>
            <w:top w:val="none" w:sz="0" w:space="0" w:color="auto"/>
            <w:left w:val="none" w:sz="0" w:space="0" w:color="auto"/>
            <w:bottom w:val="none" w:sz="0" w:space="0" w:color="auto"/>
            <w:right w:val="none" w:sz="0" w:space="0" w:color="auto"/>
          </w:divBdr>
        </w:div>
        <w:div w:id="480538225">
          <w:marLeft w:val="480"/>
          <w:marRight w:val="0"/>
          <w:marTop w:val="0"/>
          <w:marBottom w:val="0"/>
          <w:divBdr>
            <w:top w:val="none" w:sz="0" w:space="0" w:color="auto"/>
            <w:left w:val="none" w:sz="0" w:space="0" w:color="auto"/>
            <w:bottom w:val="none" w:sz="0" w:space="0" w:color="auto"/>
            <w:right w:val="none" w:sz="0" w:space="0" w:color="auto"/>
          </w:divBdr>
        </w:div>
        <w:div w:id="511651657">
          <w:marLeft w:val="480"/>
          <w:marRight w:val="0"/>
          <w:marTop w:val="0"/>
          <w:marBottom w:val="0"/>
          <w:divBdr>
            <w:top w:val="none" w:sz="0" w:space="0" w:color="auto"/>
            <w:left w:val="none" w:sz="0" w:space="0" w:color="auto"/>
            <w:bottom w:val="none" w:sz="0" w:space="0" w:color="auto"/>
            <w:right w:val="none" w:sz="0" w:space="0" w:color="auto"/>
          </w:divBdr>
        </w:div>
        <w:div w:id="522129183">
          <w:marLeft w:val="480"/>
          <w:marRight w:val="0"/>
          <w:marTop w:val="0"/>
          <w:marBottom w:val="0"/>
          <w:divBdr>
            <w:top w:val="none" w:sz="0" w:space="0" w:color="auto"/>
            <w:left w:val="none" w:sz="0" w:space="0" w:color="auto"/>
            <w:bottom w:val="none" w:sz="0" w:space="0" w:color="auto"/>
            <w:right w:val="none" w:sz="0" w:space="0" w:color="auto"/>
          </w:divBdr>
        </w:div>
        <w:div w:id="546377797">
          <w:marLeft w:val="480"/>
          <w:marRight w:val="0"/>
          <w:marTop w:val="0"/>
          <w:marBottom w:val="0"/>
          <w:divBdr>
            <w:top w:val="none" w:sz="0" w:space="0" w:color="auto"/>
            <w:left w:val="none" w:sz="0" w:space="0" w:color="auto"/>
            <w:bottom w:val="none" w:sz="0" w:space="0" w:color="auto"/>
            <w:right w:val="none" w:sz="0" w:space="0" w:color="auto"/>
          </w:divBdr>
        </w:div>
        <w:div w:id="560558719">
          <w:marLeft w:val="480"/>
          <w:marRight w:val="0"/>
          <w:marTop w:val="0"/>
          <w:marBottom w:val="0"/>
          <w:divBdr>
            <w:top w:val="none" w:sz="0" w:space="0" w:color="auto"/>
            <w:left w:val="none" w:sz="0" w:space="0" w:color="auto"/>
            <w:bottom w:val="none" w:sz="0" w:space="0" w:color="auto"/>
            <w:right w:val="none" w:sz="0" w:space="0" w:color="auto"/>
          </w:divBdr>
        </w:div>
        <w:div w:id="582111720">
          <w:marLeft w:val="480"/>
          <w:marRight w:val="0"/>
          <w:marTop w:val="0"/>
          <w:marBottom w:val="0"/>
          <w:divBdr>
            <w:top w:val="none" w:sz="0" w:space="0" w:color="auto"/>
            <w:left w:val="none" w:sz="0" w:space="0" w:color="auto"/>
            <w:bottom w:val="none" w:sz="0" w:space="0" w:color="auto"/>
            <w:right w:val="none" w:sz="0" w:space="0" w:color="auto"/>
          </w:divBdr>
        </w:div>
        <w:div w:id="599483999">
          <w:marLeft w:val="480"/>
          <w:marRight w:val="0"/>
          <w:marTop w:val="0"/>
          <w:marBottom w:val="0"/>
          <w:divBdr>
            <w:top w:val="none" w:sz="0" w:space="0" w:color="auto"/>
            <w:left w:val="none" w:sz="0" w:space="0" w:color="auto"/>
            <w:bottom w:val="none" w:sz="0" w:space="0" w:color="auto"/>
            <w:right w:val="none" w:sz="0" w:space="0" w:color="auto"/>
          </w:divBdr>
        </w:div>
        <w:div w:id="615332237">
          <w:marLeft w:val="480"/>
          <w:marRight w:val="0"/>
          <w:marTop w:val="0"/>
          <w:marBottom w:val="0"/>
          <w:divBdr>
            <w:top w:val="none" w:sz="0" w:space="0" w:color="auto"/>
            <w:left w:val="none" w:sz="0" w:space="0" w:color="auto"/>
            <w:bottom w:val="none" w:sz="0" w:space="0" w:color="auto"/>
            <w:right w:val="none" w:sz="0" w:space="0" w:color="auto"/>
          </w:divBdr>
        </w:div>
        <w:div w:id="627273233">
          <w:marLeft w:val="480"/>
          <w:marRight w:val="0"/>
          <w:marTop w:val="0"/>
          <w:marBottom w:val="0"/>
          <w:divBdr>
            <w:top w:val="none" w:sz="0" w:space="0" w:color="auto"/>
            <w:left w:val="none" w:sz="0" w:space="0" w:color="auto"/>
            <w:bottom w:val="none" w:sz="0" w:space="0" w:color="auto"/>
            <w:right w:val="none" w:sz="0" w:space="0" w:color="auto"/>
          </w:divBdr>
        </w:div>
        <w:div w:id="653026511">
          <w:marLeft w:val="480"/>
          <w:marRight w:val="0"/>
          <w:marTop w:val="0"/>
          <w:marBottom w:val="0"/>
          <w:divBdr>
            <w:top w:val="none" w:sz="0" w:space="0" w:color="auto"/>
            <w:left w:val="none" w:sz="0" w:space="0" w:color="auto"/>
            <w:bottom w:val="none" w:sz="0" w:space="0" w:color="auto"/>
            <w:right w:val="none" w:sz="0" w:space="0" w:color="auto"/>
          </w:divBdr>
        </w:div>
        <w:div w:id="702167813">
          <w:marLeft w:val="480"/>
          <w:marRight w:val="0"/>
          <w:marTop w:val="0"/>
          <w:marBottom w:val="0"/>
          <w:divBdr>
            <w:top w:val="none" w:sz="0" w:space="0" w:color="auto"/>
            <w:left w:val="none" w:sz="0" w:space="0" w:color="auto"/>
            <w:bottom w:val="none" w:sz="0" w:space="0" w:color="auto"/>
            <w:right w:val="none" w:sz="0" w:space="0" w:color="auto"/>
          </w:divBdr>
        </w:div>
        <w:div w:id="737754633">
          <w:marLeft w:val="480"/>
          <w:marRight w:val="0"/>
          <w:marTop w:val="0"/>
          <w:marBottom w:val="0"/>
          <w:divBdr>
            <w:top w:val="none" w:sz="0" w:space="0" w:color="auto"/>
            <w:left w:val="none" w:sz="0" w:space="0" w:color="auto"/>
            <w:bottom w:val="none" w:sz="0" w:space="0" w:color="auto"/>
            <w:right w:val="none" w:sz="0" w:space="0" w:color="auto"/>
          </w:divBdr>
        </w:div>
        <w:div w:id="769472733">
          <w:marLeft w:val="480"/>
          <w:marRight w:val="0"/>
          <w:marTop w:val="0"/>
          <w:marBottom w:val="0"/>
          <w:divBdr>
            <w:top w:val="none" w:sz="0" w:space="0" w:color="auto"/>
            <w:left w:val="none" w:sz="0" w:space="0" w:color="auto"/>
            <w:bottom w:val="none" w:sz="0" w:space="0" w:color="auto"/>
            <w:right w:val="none" w:sz="0" w:space="0" w:color="auto"/>
          </w:divBdr>
        </w:div>
        <w:div w:id="775053277">
          <w:marLeft w:val="480"/>
          <w:marRight w:val="0"/>
          <w:marTop w:val="0"/>
          <w:marBottom w:val="0"/>
          <w:divBdr>
            <w:top w:val="none" w:sz="0" w:space="0" w:color="auto"/>
            <w:left w:val="none" w:sz="0" w:space="0" w:color="auto"/>
            <w:bottom w:val="none" w:sz="0" w:space="0" w:color="auto"/>
            <w:right w:val="none" w:sz="0" w:space="0" w:color="auto"/>
          </w:divBdr>
        </w:div>
        <w:div w:id="796294233">
          <w:marLeft w:val="480"/>
          <w:marRight w:val="0"/>
          <w:marTop w:val="0"/>
          <w:marBottom w:val="0"/>
          <w:divBdr>
            <w:top w:val="none" w:sz="0" w:space="0" w:color="auto"/>
            <w:left w:val="none" w:sz="0" w:space="0" w:color="auto"/>
            <w:bottom w:val="none" w:sz="0" w:space="0" w:color="auto"/>
            <w:right w:val="none" w:sz="0" w:space="0" w:color="auto"/>
          </w:divBdr>
        </w:div>
        <w:div w:id="800030492">
          <w:marLeft w:val="480"/>
          <w:marRight w:val="0"/>
          <w:marTop w:val="0"/>
          <w:marBottom w:val="0"/>
          <w:divBdr>
            <w:top w:val="none" w:sz="0" w:space="0" w:color="auto"/>
            <w:left w:val="none" w:sz="0" w:space="0" w:color="auto"/>
            <w:bottom w:val="none" w:sz="0" w:space="0" w:color="auto"/>
            <w:right w:val="none" w:sz="0" w:space="0" w:color="auto"/>
          </w:divBdr>
        </w:div>
        <w:div w:id="809205312">
          <w:marLeft w:val="480"/>
          <w:marRight w:val="0"/>
          <w:marTop w:val="0"/>
          <w:marBottom w:val="0"/>
          <w:divBdr>
            <w:top w:val="none" w:sz="0" w:space="0" w:color="auto"/>
            <w:left w:val="none" w:sz="0" w:space="0" w:color="auto"/>
            <w:bottom w:val="none" w:sz="0" w:space="0" w:color="auto"/>
            <w:right w:val="none" w:sz="0" w:space="0" w:color="auto"/>
          </w:divBdr>
        </w:div>
        <w:div w:id="813913138">
          <w:marLeft w:val="480"/>
          <w:marRight w:val="0"/>
          <w:marTop w:val="0"/>
          <w:marBottom w:val="0"/>
          <w:divBdr>
            <w:top w:val="none" w:sz="0" w:space="0" w:color="auto"/>
            <w:left w:val="none" w:sz="0" w:space="0" w:color="auto"/>
            <w:bottom w:val="none" w:sz="0" w:space="0" w:color="auto"/>
            <w:right w:val="none" w:sz="0" w:space="0" w:color="auto"/>
          </w:divBdr>
        </w:div>
        <w:div w:id="856893087">
          <w:marLeft w:val="480"/>
          <w:marRight w:val="0"/>
          <w:marTop w:val="0"/>
          <w:marBottom w:val="0"/>
          <w:divBdr>
            <w:top w:val="none" w:sz="0" w:space="0" w:color="auto"/>
            <w:left w:val="none" w:sz="0" w:space="0" w:color="auto"/>
            <w:bottom w:val="none" w:sz="0" w:space="0" w:color="auto"/>
            <w:right w:val="none" w:sz="0" w:space="0" w:color="auto"/>
          </w:divBdr>
        </w:div>
        <w:div w:id="860167807">
          <w:marLeft w:val="480"/>
          <w:marRight w:val="0"/>
          <w:marTop w:val="0"/>
          <w:marBottom w:val="0"/>
          <w:divBdr>
            <w:top w:val="none" w:sz="0" w:space="0" w:color="auto"/>
            <w:left w:val="none" w:sz="0" w:space="0" w:color="auto"/>
            <w:bottom w:val="none" w:sz="0" w:space="0" w:color="auto"/>
            <w:right w:val="none" w:sz="0" w:space="0" w:color="auto"/>
          </w:divBdr>
        </w:div>
        <w:div w:id="915821471">
          <w:marLeft w:val="480"/>
          <w:marRight w:val="0"/>
          <w:marTop w:val="0"/>
          <w:marBottom w:val="0"/>
          <w:divBdr>
            <w:top w:val="none" w:sz="0" w:space="0" w:color="auto"/>
            <w:left w:val="none" w:sz="0" w:space="0" w:color="auto"/>
            <w:bottom w:val="none" w:sz="0" w:space="0" w:color="auto"/>
            <w:right w:val="none" w:sz="0" w:space="0" w:color="auto"/>
          </w:divBdr>
        </w:div>
        <w:div w:id="924146019">
          <w:marLeft w:val="480"/>
          <w:marRight w:val="0"/>
          <w:marTop w:val="0"/>
          <w:marBottom w:val="0"/>
          <w:divBdr>
            <w:top w:val="none" w:sz="0" w:space="0" w:color="auto"/>
            <w:left w:val="none" w:sz="0" w:space="0" w:color="auto"/>
            <w:bottom w:val="none" w:sz="0" w:space="0" w:color="auto"/>
            <w:right w:val="none" w:sz="0" w:space="0" w:color="auto"/>
          </w:divBdr>
        </w:div>
        <w:div w:id="987437553">
          <w:marLeft w:val="480"/>
          <w:marRight w:val="0"/>
          <w:marTop w:val="0"/>
          <w:marBottom w:val="0"/>
          <w:divBdr>
            <w:top w:val="none" w:sz="0" w:space="0" w:color="auto"/>
            <w:left w:val="none" w:sz="0" w:space="0" w:color="auto"/>
            <w:bottom w:val="none" w:sz="0" w:space="0" w:color="auto"/>
            <w:right w:val="none" w:sz="0" w:space="0" w:color="auto"/>
          </w:divBdr>
        </w:div>
        <w:div w:id="1037201009">
          <w:marLeft w:val="480"/>
          <w:marRight w:val="0"/>
          <w:marTop w:val="0"/>
          <w:marBottom w:val="0"/>
          <w:divBdr>
            <w:top w:val="none" w:sz="0" w:space="0" w:color="auto"/>
            <w:left w:val="none" w:sz="0" w:space="0" w:color="auto"/>
            <w:bottom w:val="none" w:sz="0" w:space="0" w:color="auto"/>
            <w:right w:val="none" w:sz="0" w:space="0" w:color="auto"/>
          </w:divBdr>
        </w:div>
        <w:div w:id="1064838203">
          <w:marLeft w:val="480"/>
          <w:marRight w:val="0"/>
          <w:marTop w:val="0"/>
          <w:marBottom w:val="0"/>
          <w:divBdr>
            <w:top w:val="none" w:sz="0" w:space="0" w:color="auto"/>
            <w:left w:val="none" w:sz="0" w:space="0" w:color="auto"/>
            <w:bottom w:val="none" w:sz="0" w:space="0" w:color="auto"/>
            <w:right w:val="none" w:sz="0" w:space="0" w:color="auto"/>
          </w:divBdr>
        </w:div>
        <w:div w:id="1169058229">
          <w:marLeft w:val="480"/>
          <w:marRight w:val="0"/>
          <w:marTop w:val="0"/>
          <w:marBottom w:val="0"/>
          <w:divBdr>
            <w:top w:val="none" w:sz="0" w:space="0" w:color="auto"/>
            <w:left w:val="none" w:sz="0" w:space="0" w:color="auto"/>
            <w:bottom w:val="none" w:sz="0" w:space="0" w:color="auto"/>
            <w:right w:val="none" w:sz="0" w:space="0" w:color="auto"/>
          </w:divBdr>
        </w:div>
        <w:div w:id="1250694757">
          <w:marLeft w:val="480"/>
          <w:marRight w:val="0"/>
          <w:marTop w:val="0"/>
          <w:marBottom w:val="0"/>
          <w:divBdr>
            <w:top w:val="none" w:sz="0" w:space="0" w:color="auto"/>
            <w:left w:val="none" w:sz="0" w:space="0" w:color="auto"/>
            <w:bottom w:val="none" w:sz="0" w:space="0" w:color="auto"/>
            <w:right w:val="none" w:sz="0" w:space="0" w:color="auto"/>
          </w:divBdr>
        </w:div>
        <w:div w:id="1271277510">
          <w:marLeft w:val="480"/>
          <w:marRight w:val="0"/>
          <w:marTop w:val="0"/>
          <w:marBottom w:val="0"/>
          <w:divBdr>
            <w:top w:val="none" w:sz="0" w:space="0" w:color="auto"/>
            <w:left w:val="none" w:sz="0" w:space="0" w:color="auto"/>
            <w:bottom w:val="none" w:sz="0" w:space="0" w:color="auto"/>
            <w:right w:val="none" w:sz="0" w:space="0" w:color="auto"/>
          </w:divBdr>
        </w:div>
        <w:div w:id="1296064143">
          <w:marLeft w:val="480"/>
          <w:marRight w:val="0"/>
          <w:marTop w:val="0"/>
          <w:marBottom w:val="0"/>
          <w:divBdr>
            <w:top w:val="none" w:sz="0" w:space="0" w:color="auto"/>
            <w:left w:val="none" w:sz="0" w:space="0" w:color="auto"/>
            <w:bottom w:val="none" w:sz="0" w:space="0" w:color="auto"/>
            <w:right w:val="none" w:sz="0" w:space="0" w:color="auto"/>
          </w:divBdr>
        </w:div>
        <w:div w:id="1328551808">
          <w:marLeft w:val="480"/>
          <w:marRight w:val="0"/>
          <w:marTop w:val="0"/>
          <w:marBottom w:val="0"/>
          <w:divBdr>
            <w:top w:val="none" w:sz="0" w:space="0" w:color="auto"/>
            <w:left w:val="none" w:sz="0" w:space="0" w:color="auto"/>
            <w:bottom w:val="none" w:sz="0" w:space="0" w:color="auto"/>
            <w:right w:val="none" w:sz="0" w:space="0" w:color="auto"/>
          </w:divBdr>
        </w:div>
        <w:div w:id="1346055984">
          <w:marLeft w:val="480"/>
          <w:marRight w:val="0"/>
          <w:marTop w:val="0"/>
          <w:marBottom w:val="0"/>
          <w:divBdr>
            <w:top w:val="none" w:sz="0" w:space="0" w:color="auto"/>
            <w:left w:val="none" w:sz="0" w:space="0" w:color="auto"/>
            <w:bottom w:val="none" w:sz="0" w:space="0" w:color="auto"/>
            <w:right w:val="none" w:sz="0" w:space="0" w:color="auto"/>
          </w:divBdr>
        </w:div>
        <w:div w:id="1364094267">
          <w:marLeft w:val="480"/>
          <w:marRight w:val="0"/>
          <w:marTop w:val="0"/>
          <w:marBottom w:val="0"/>
          <w:divBdr>
            <w:top w:val="none" w:sz="0" w:space="0" w:color="auto"/>
            <w:left w:val="none" w:sz="0" w:space="0" w:color="auto"/>
            <w:bottom w:val="none" w:sz="0" w:space="0" w:color="auto"/>
            <w:right w:val="none" w:sz="0" w:space="0" w:color="auto"/>
          </w:divBdr>
        </w:div>
        <w:div w:id="1384214741">
          <w:marLeft w:val="480"/>
          <w:marRight w:val="0"/>
          <w:marTop w:val="0"/>
          <w:marBottom w:val="0"/>
          <w:divBdr>
            <w:top w:val="none" w:sz="0" w:space="0" w:color="auto"/>
            <w:left w:val="none" w:sz="0" w:space="0" w:color="auto"/>
            <w:bottom w:val="none" w:sz="0" w:space="0" w:color="auto"/>
            <w:right w:val="none" w:sz="0" w:space="0" w:color="auto"/>
          </w:divBdr>
        </w:div>
        <w:div w:id="1408727969">
          <w:marLeft w:val="480"/>
          <w:marRight w:val="0"/>
          <w:marTop w:val="0"/>
          <w:marBottom w:val="0"/>
          <w:divBdr>
            <w:top w:val="none" w:sz="0" w:space="0" w:color="auto"/>
            <w:left w:val="none" w:sz="0" w:space="0" w:color="auto"/>
            <w:bottom w:val="none" w:sz="0" w:space="0" w:color="auto"/>
            <w:right w:val="none" w:sz="0" w:space="0" w:color="auto"/>
          </w:divBdr>
        </w:div>
        <w:div w:id="1438525555">
          <w:marLeft w:val="480"/>
          <w:marRight w:val="0"/>
          <w:marTop w:val="0"/>
          <w:marBottom w:val="0"/>
          <w:divBdr>
            <w:top w:val="none" w:sz="0" w:space="0" w:color="auto"/>
            <w:left w:val="none" w:sz="0" w:space="0" w:color="auto"/>
            <w:bottom w:val="none" w:sz="0" w:space="0" w:color="auto"/>
            <w:right w:val="none" w:sz="0" w:space="0" w:color="auto"/>
          </w:divBdr>
        </w:div>
        <w:div w:id="1439452465">
          <w:marLeft w:val="480"/>
          <w:marRight w:val="0"/>
          <w:marTop w:val="0"/>
          <w:marBottom w:val="0"/>
          <w:divBdr>
            <w:top w:val="none" w:sz="0" w:space="0" w:color="auto"/>
            <w:left w:val="none" w:sz="0" w:space="0" w:color="auto"/>
            <w:bottom w:val="none" w:sz="0" w:space="0" w:color="auto"/>
            <w:right w:val="none" w:sz="0" w:space="0" w:color="auto"/>
          </w:divBdr>
        </w:div>
        <w:div w:id="1461269245">
          <w:marLeft w:val="480"/>
          <w:marRight w:val="0"/>
          <w:marTop w:val="0"/>
          <w:marBottom w:val="0"/>
          <w:divBdr>
            <w:top w:val="none" w:sz="0" w:space="0" w:color="auto"/>
            <w:left w:val="none" w:sz="0" w:space="0" w:color="auto"/>
            <w:bottom w:val="none" w:sz="0" w:space="0" w:color="auto"/>
            <w:right w:val="none" w:sz="0" w:space="0" w:color="auto"/>
          </w:divBdr>
        </w:div>
        <w:div w:id="1466266647">
          <w:marLeft w:val="480"/>
          <w:marRight w:val="0"/>
          <w:marTop w:val="0"/>
          <w:marBottom w:val="0"/>
          <w:divBdr>
            <w:top w:val="none" w:sz="0" w:space="0" w:color="auto"/>
            <w:left w:val="none" w:sz="0" w:space="0" w:color="auto"/>
            <w:bottom w:val="none" w:sz="0" w:space="0" w:color="auto"/>
            <w:right w:val="none" w:sz="0" w:space="0" w:color="auto"/>
          </w:divBdr>
        </w:div>
        <w:div w:id="1471093901">
          <w:marLeft w:val="480"/>
          <w:marRight w:val="0"/>
          <w:marTop w:val="0"/>
          <w:marBottom w:val="0"/>
          <w:divBdr>
            <w:top w:val="none" w:sz="0" w:space="0" w:color="auto"/>
            <w:left w:val="none" w:sz="0" w:space="0" w:color="auto"/>
            <w:bottom w:val="none" w:sz="0" w:space="0" w:color="auto"/>
            <w:right w:val="none" w:sz="0" w:space="0" w:color="auto"/>
          </w:divBdr>
        </w:div>
        <w:div w:id="1502890904">
          <w:marLeft w:val="480"/>
          <w:marRight w:val="0"/>
          <w:marTop w:val="0"/>
          <w:marBottom w:val="0"/>
          <w:divBdr>
            <w:top w:val="none" w:sz="0" w:space="0" w:color="auto"/>
            <w:left w:val="none" w:sz="0" w:space="0" w:color="auto"/>
            <w:bottom w:val="none" w:sz="0" w:space="0" w:color="auto"/>
            <w:right w:val="none" w:sz="0" w:space="0" w:color="auto"/>
          </w:divBdr>
        </w:div>
        <w:div w:id="1517185008">
          <w:marLeft w:val="480"/>
          <w:marRight w:val="0"/>
          <w:marTop w:val="0"/>
          <w:marBottom w:val="0"/>
          <w:divBdr>
            <w:top w:val="none" w:sz="0" w:space="0" w:color="auto"/>
            <w:left w:val="none" w:sz="0" w:space="0" w:color="auto"/>
            <w:bottom w:val="none" w:sz="0" w:space="0" w:color="auto"/>
            <w:right w:val="none" w:sz="0" w:space="0" w:color="auto"/>
          </w:divBdr>
        </w:div>
        <w:div w:id="1559852842">
          <w:marLeft w:val="480"/>
          <w:marRight w:val="0"/>
          <w:marTop w:val="0"/>
          <w:marBottom w:val="0"/>
          <w:divBdr>
            <w:top w:val="none" w:sz="0" w:space="0" w:color="auto"/>
            <w:left w:val="none" w:sz="0" w:space="0" w:color="auto"/>
            <w:bottom w:val="none" w:sz="0" w:space="0" w:color="auto"/>
            <w:right w:val="none" w:sz="0" w:space="0" w:color="auto"/>
          </w:divBdr>
        </w:div>
        <w:div w:id="1569262176">
          <w:marLeft w:val="480"/>
          <w:marRight w:val="0"/>
          <w:marTop w:val="0"/>
          <w:marBottom w:val="0"/>
          <w:divBdr>
            <w:top w:val="none" w:sz="0" w:space="0" w:color="auto"/>
            <w:left w:val="none" w:sz="0" w:space="0" w:color="auto"/>
            <w:bottom w:val="none" w:sz="0" w:space="0" w:color="auto"/>
            <w:right w:val="none" w:sz="0" w:space="0" w:color="auto"/>
          </w:divBdr>
        </w:div>
        <w:div w:id="1579359438">
          <w:marLeft w:val="480"/>
          <w:marRight w:val="0"/>
          <w:marTop w:val="0"/>
          <w:marBottom w:val="0"/>
          <w:divBdr>
            <w:top w:val="none" w:sz="0" w:space="0" w:color="auto"/>
            <w:left w:val="none" w:sz="0" w:space="0" w:color="auto"/>
            <w:bottom w:val="none" w:sz="0" w:space="0" w:color="auto"/>
            <w:right w:val="none" w:sz="0" w:space="0" w:color="auto"/>
          </w:divBdr>
        </w:div>
        <w:div w:id="1583831949">
          <w:marLeft w:val="480"/>
          <w:marRight w:val="0"/>
          <w:marTop w:val="0"/>
          <w:marBottom w:val="0"/>
          <w:divBdr>
            <w:top w:val="none" w:sz="0" w:space="0" w:color="auto"/>
            <w:left w:val="none" w:sz="0" w:space="0" w:color="auto"/>
            <w:bottom w:val="none" w:sz="0" w:space="0" w:color="auto"/>
            <w:right w:val="none" w:sz="0" w:space="0" w:color="auto"/>
          </w:divBdr>
        </w:div>
        <w:div w:id="1604875888">
          <w:marLeft w:val="480"/>
          <w:marRight w:val="0"/>
          <w:marTop w:val="0"/>
          <w:marBottom w:val="0"/>
          <w:divBdr>
            <w:top w:val="none" w:sz="0" w:space="0" w:color="auto"/>
            <w:left w:val="none" w:sz="0" w:space="0" w:color="auto"/>
            <w:bottom w:val="none" w:sz="0" w:space="0" w:color="auto"/>
            <w:right w:val="none" w:sz="0" w:space="0" w:color="auto"/>
          </w:divBdr>
        </w:div>
        <w:div w:id="1658420041">
          <w:marLeft w:val="480"/>
          <w:marRight w:val="0"/>
          <w:marTop w:val="0"/>
          <w:marBottom w:val="0"/>
          <w:divBdr>
            <w:top w:val="none" w:sz="0" w:space="0" w:color="auto"/>
            <w:left w:val="none" w:sz="0" w:space="0" w:color="auto"/>
            <w:bottom w:val="none" w:sz="0" w:space="0" w:color="auto"/>
            <w:right w:val="none" w:sz="0" w:space="0" w:color="auto"/>
          </w:divBdr>
        </w:div>
        <w:div w:id="1716664134">
          <w:marLeft w:val="480"/>
          <w:marRight w:val="0"/>
          <w:marTop w:val="0"/>
          <w:marBottom w:val="0"/>
          <w:divBdr>
            <w:top w:val="none" w:sz="0" w:space="0" w:color="auto"/>
            <w:left w:val="none" w:sz="0" w:space="0" w:color="auto"/>
            <w:bottom w:val="none" w:sz="0" w:space="0" w:color="auto"/>
            <w:right w:val="none" w:sz="0" w:space="0" w:color="auto"/>
          </w:divBdr>
        </w:div>
        <w:div w:id="1719549397">
          <w:marLeft w:val="480"/>
          <w:marRight w:val="0"/>
          <w:marTop w:val="0"/>
          <w:marBottom w:val="0"/>
          <w:divBdr>
            <w:top w:val="none" w:sz="0" w:space="0" w:color="auto"/>
            <w:left w:val="none" w:sz="0" w:space="0" w:color="auto"/>
            <w:bottom w:val="none" w:sz="0" w:space="0" w:color="auto"/>
            <w:right w:val="none" w:sz="0" w:space="0" w:color="auto"/>
          </w:divBdr>
        </w:div>
        <w:div w:id="1726297439">
          <w:marLeft w:val="480"/>
          <w:marRight w:val="0"/>
          <w:marTop w:val="0"/>
          <w:marBottom w:val="0"/>
          <w:divBdr>
            <w:top w:val="none" w:sz="0" w:space="0" w:color="auto"/>
            <w:left w:val="none" w:sz="0" w:space="0" w:color="auto"/>
            <w:bottom w:val="none" w:sz="0" w:space="0" w:color="auto"/>
            <w:right w:val="none" w:sz="0" w:space="0" w:color="auto"/>
          </w:divBdr>
        </w:div>
        <w:div w:id="1749688220">
          <w:marLeft w:val="480"/>
          <w:marRight w:val="0"/>
          <w:marTop w:val="0"/>
          <w:marBottom w:val="0"/>
          <w:divBdr>
            <w:top w:val="none" w:sz="0" w:space="0" w:color="auto"/>
            <w:left w:val="none" w:sz="0" w:space="0" w:color="auto"/>
            <w:bottom w:val="none" w:sz="0" w:space="0" w:color="auto"/>
            <w:right w:val="none" w:sz="0" w:space="0" w:color="auto"/>
          </w:divBdr>
        </w:div>
        <w:div w:id="1823352655">
          <w:marLeft w:val="480"/>
          <w:marRight w:val="0"/>
          <w:marTop w:val="0"/>
          <w:marBottom w:val="0"/>
          <w:divBdr>
            <w:top w:val="none" w:sz="0" w:space="0" w:color="auto"/>
            <w:left w:val="none" w:sz="0" w:space="0" w:color="auto"/>
            <w:bottom w:val="none" w:sz="0" w:space="0" w:color="auto"/>
            <w:right w:val="none" w:sz="0" w:space="0" w:color="auto"/>
          </w:divBdr>
        </w:div>
        <w:div w:id="1867789770">
          <w:marLeft w:val="480"/>
          <w:marRight w:val="0"/>
          <w:marTop w:val="0"/>
          <w:marBottom w:val="0"/>
          <w:divBdr>
            <w:top w:val="none" w:sz="0" w:space="0" w:color="auto"/>
            <w:left w:val="none" w:sz="0" w:space="0" w:color="auto"/>
            <w:bottom w:val="none" w:sz="0" w:space="0" w:color="auto"/>
            <w:right w:val="none" w:sz="0" w:space="0" w:color="auto"/>
          </w:divBdr>
        </w:div>
        <w:div w:id="1876963194">
          <w:marLeft w:val="480"/>
          <w:marRight w:val="0"/>
          <w:marTop w:val="0"/>
          <w:marBottom w:val="0"/>
          <w:divBdr>
            <w:top w:val="none" w:sz="0" w:space="0" w:color="auto"/>
            <w:left w:val="none" w:sz="0" w:space="0" w:color="auto"/>
            <w:bottom w:val="none" w:sz="0" w:space="0" w:color="auto"/>
            <w:right w:val="none" w:sz="0" w:space="0" w:color="auto"/>
          </w:divBdr>
        </w:div>
        <w:div w:id="1888180157">
          <w:marLeft w:val="480"/>
          <w:marRight w:val="0"/>
          <w:marTop w:val="0"/>
          <w:marBottom w:val="0"/>
          <w:divBdr>
            <w:top w:val="none" w:sz="0" w:space="0" w:color="auto"/>
            <w:left w:val="none" w:sz="0" w:space="0" w:color="auto"/>
            <w:bottom w:val="none" w:sz="0" w:space="0" w:color="auto"/>
            <w:right w:val="none" w:sz="0" w:space="0" w:color="auto"/>
          </w:divBdr>
        </w:div>
        <w:div w:id="1895964806">
          <w:marLeft w:val="480"/>
          <w:marRight w:val="0"/>
          <w:marTop w:val="0"/>
          <w:marBottom w:val="0"/>
          <w:divBdr>
            <w:top w:val="none" w:sz="0" w:space="0" w:color="auto"/>
            <w:left w:val="none" w:sz="0" w:space="0" w:color="auto"/>
            <w:bottom w:val="none" w:sz="0" w:space="0" w:color="auto"/>
            <w:right w:val="none" w:sz="0" w:space="0" w:color="auto"/>
          </w:divBdr>
        </w:div>
        <w:div w:id="1896164625">
          <w:marLeft w:val="480"/>
          <w:marRight w:val="0"/>
          <w:marTop w:val="0"/>
          <w:marBottom w:val="0"/>
          <w:divBdr>
            <w:top w:val="none" w:sz="0" w:space="0" w:color="auto"/>
            <w:left w:val="none" w:sz="0" w:space="0" w:color="auto"/>
            <w:bottom w:val="none" w:sz="0" w:space="0" w:color="auto"/>
            <w:right w:val="none" w:sz="0" w:space="0" w:color="auto"/>
          </w:divBdr>
        </w:div>
        <w:div w:id="1898279640">
          <w:marLeft w:val="480"/>
          <w:marRight w:val="0"/>
          <w:marTop w:val="0"/>
          <w:marBottom w:val="0"/>
          <w:divBdr>
            <w:top w:val="none" w:sz="0" w:space="0" w:color="auto"/>
            <w:left w:val="none" w:sz="0" w:space="0" w:color="auto"/>
            <w:bottom w:val="none" w:sz="0" w:space="0" w:color="auto"/>
            <w:right w:val="none" w:sz="0" w:space="0" w:color="auto"/>
          </w:divBdr>
        </w:div>
        <w:div w:id="1940333243">
          <w:marLeft w:val="480"/>
          <w:marRight w:val="0"/>
          <w:marTop w:val="0"/>
          <w:marBottom w:val="0"/>
          <w:divBdr>
            <w:top w:val="none" w:sz="0" w:space="0" w:color="auto"/>
            <w:left w:val="none" w:sz="0" w:space="0" w:color="auto"/>
            <w:bottom w:val="none" w:sz="0" w:space="0" w:color="auto"/>
            <w:right w:val="none" w:sz="0" w:space="0" w:color="auto"/>
          </w:divBdr>
        </w:div>
        <w:div w:id="1948200265">
          <w:marLeft w:val="480"/>
          <w:marRight w:val="0"/>
          <w:marTop w:val="0"/>
          <w:marBottom w:val="0"/>
          <w:divBdr>
            <w:top w:val="none" w:sz="0" w:space="0" w:color="auto"/>
            <w:left w:val="none" w:sz="0" w:space="0" w:color="auto"/>
            <w:bottom w:val="none" w:sz="0" w:space="0" w:color="auto"/>
            <w:right w:val="none" w:sz="0" w:space="0" w:color="auto"/>
          </w:divBdr>
        </w:div>
        <w:div w:id="2024428052">
          <w:marLeft w:val="480"/>
          <w:marRight w:val="0"/>
          <w:marTop w:val="0"/>
          <w:marBottom w:val="0"/>
          <w:divBdr>
            <w:top w:val="none" w:sz="0" w:space="0" w:color="auto"/>
            <w:left w:val="none" w:sz="0" w:space="0" w:color="auto"/>
            <w:bottom w:val="none" w:sz="0" w:space="0" w:color="auto"/>
            <w:right w:val="none" w:sz="0" w:space="0" w:color="auto"/>
          </w:divBdr>
        </w:div>
        <w:div w:id="2066639032">
          <w:marLeft w:val="480"/>
          <w:marRight w:val="0"/>
          <w:marTop w:val="0"/>
          <w:marBottom w:val="0"/>
          <w:divBdr>
            <w:top w:val="none" w:sz="0" w:space="0" w:color="auto"/>
            <w:left w:val="none" w:sz="0" w:space="0" w:color="auto"/>
            <w:bottom w:val="none" w:sz="0" w:space="0" w:color="auto"/>
            <w:right w:val="none" w:sz="0" w:space="0" w:color="auto"/>
          </w:divBdr>
        </w:div>
        <w:div w:id="2067677126">
          <w:marLeft w:val="480"/>
          <w:marRight w:val="0"/>
          <w:marTop w:val="0"/>
          <w:marBottom w:val="0"/>
          <w:divBdr>
            <w:top w:val="none" w:sz="0" w:space="0" w:color="auto"/>
            <w:left w:val="none" w:sz="0" w:space="0" w:color="auto"/>
            <w:bottom w:val="none" w:sz="0" w:space="0" w:color="auto"/>
            <w:right w:val="none" w:sz="0" w:space="0" w:color="auto"/>
          </w:divBdr>
        </w:div>
        <w:div w:id="2119333457">
          <w:marLeft w:val="480"/>
          <w:marRight w:val="0"/>
          <w:marTop w:val="0"/>
          <w:marBottom w:val="0"/>
          <w:divBdr>
            <w:top w:val="none" w:sz="0" w:space="0" w:color="auto"/>
            <w:left w:val="none" w:sz="0" w:space="0" w:color="auto"/>
            <w:bottom w:val="none" w:sz="0" w:space="0" w:color="auto"/>
            <w:right w:val="none" w:sz="0" w:space="0" w:color="auto"/>
          </w:divBdr>
        </w:div>
        <w:div w:id="2143110520">
          <w:marLeft w:val="480"/>
          <w:marRight w:val="0"/>
          <w:marTop w:val="0"/>
          <w:marBottom w:val="0"/>
          <w:divBdr>
            <w:top w:val="none" w:sz="0" w:space="0" w:color="auto"/>
            <w:left w:val="none" w:sz="0" w:space="0" w:color="auto"/>
            <w:bottom w:val="none" w:sz="0" w:space="0" w:color="auto"/>
            <w:right w:val="none" w:sz="0" w:space="0" w:color="auto"/>
          </w:divBdr>
        </w:div>
        <w:div w:id="2145925924">
          <w:marLeft w:val="480"/>
          <w:marRight w:val="0"/>
          <w:marTop w:val="0"/>
          <w:marBottom w:val="0"/>
          <w:divBdr>
            <w:top w:val="none" w:sz="0" w:space="0" w:color="auto"/>
            <w:left w:val="none" w:sz="0" w:space="0" w:color="auto"/>
            <w:bottom w:val="none" w:sz="0" w:space="0" w:color="auto"/>
            <w:right w:val="none" w:sz="0" w:space="0" w:color="auto"/>
          </w:divBdr>
        </w:div>
      </w:divsChild>
    </w:div>
    <w:div w:id="2045783536">
      <w:marLeft w:val="640"/>
      <w:marRight w:val="0"/>
      <w:marTop w:val="0"/>
      <w:marBottom w:val="0"/>
      <w:divBdr>
        <w:top w:val="none" w:sz="0" w:space="0" w:color="auto"/>
        <w:left w:val="none" w:sz="0" w:space="0" w:color="auto"/>
        <w:bottom w:val="none" w:sz="0" w:space="0" w:color="auto"/>
        <w:right w:val="none" w:sz="0" w:space="0" w:color="auto"/>
      </w:divBdr>
    </w:div>
    <w:div w:id="2045861371">
      <w:marLeft w:val="640"/>
      <w:marRight w:val="0"/>
      <w:marTop w:val="0"/>
      <w:marBottom w:val="0"/>
      <w:divBdr>
        <w:top w:val="none" w:sz="0" w:space="0" w:color="auto"/>
        <w:left w:val="none" w:sz="0" w:space="0" w:color="auto"/>
        <w:bottom w:val="none" w:sz="0" w:space="0" w:color="auto"/>
        <w:right w:val="none" w:sz="0" w:space="0" w:color="auto"/>
      </w:divBdr>
    </w:div>
    <w:div w:id="2045905166">
      <w:marLeft w:val="640"/>
      <w:marRight w:val="0"/>
      <w:marTop w:val="0"/>
      <w:marBottom w:val="0"/>
      <w:divBdr>
        <w:top w:val="none" w:sz="0" w:space="0" w:color="auto"/>
        <w:left w:val="none" w:sz="0" w:space="0" w:color="auto"/>
        <w:bottom w:val="none" w:sz="0" w:space="0" w:color="auto"/>
        <w:right w:val="none" w:sz="0" w:space="0" w:color="auto"/>
      </w:divBdr>
    </w:div>
    <w:div w:id="2045984166">
      <w:marLeft w:val="640"/>
      <w:marRight w:val="0"/>
      <w:marTop w:val="0"/>
      <w:marBottom w:val="0"/>
      <w:divBdr>
        <w:top w:val="none" w:sz="0" w:space="0" w:color="auto"/>
        <w:left w:val="none" w:sz="0" w:space="0" w:color="auto"/>
        <w:bottom w:val="none" w:sz="0" w:space="0" w:color="auto"/>
        <w:right w:val="none" w:sz="0" w:space="0" w:color="auto"/>
      </w:divBdr>
    </w:div>
    <w:div w:id="2046756038">
      <w:marLeft w:val="640"/>
      <w:marRight w:val="0"/>
      <w:marTop w:val="0"/>
      <w:marBottom w:val="0"/>
      <w:divBdr>
        <w:top w:val="none" w:sz="0" w:space="0" w:color="auto"/>
        <w:left w:val="none" w:sz="0" w:space="0" w:color="auto"/>
        <w:bottom w:val="none" w:sz="0" w:space="0" w:color="auto"/>
        <w:right w:val="none" w:sz="0" w:space="0" w:color="auto"/>
      </w:divBdr>
    </w:div>
    <w:div w:id="2046829219">
      <w:marLeft w:val="640"/>
      <w:marRight w:val="0"/>
      <w:marTop w:val="0"/>
      <w:marBottom w:val="0"/>
      <w:divBdr>
        <w:top w:val="none" w:sz="0" w:space="0" w:color="auto"/>
        <w:left w:val="none" w:sz="0" w:space="0" w:color="auto"/>
        <w:bottom w:val="none" w:sz="0" w:space="0" w:color="auto"/>
        <w:right w:val="none" w:sz="0" w:space="0" w:color="auto"/>
      </w:divBdr>
    </w:div>
    <w:div w:id="2047098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99">
          <w:marLeft w:val="480"/>
          <w:marRight w:val="0"/>
          <w:marTop w:val="0"/>
          <w:marBottom w:val="0"/>
          <w:divBdr>
            <w:top w:val="none" w:sz="0" w:space="0" w:color="auto"/>
            <w:left w:val="none" w:sz="0" w:space="0" w:color="auto"/>
            <w:bottom w:val="none" w:sz="0" w:space="0" w:color="auto"/>
            <w:right w:val="none" w:sz="0" w:space="0" w:color="auto"/>
          </w:divBdr>
        </w:div>
        <w:div w:id="39400224">
          <w:marLeft w:val="480"/>
          <w:marRight w:val="0"/>
          <w:marTop w:val="0"/>
          <w:marBottom w:val="0"/>
          <w:divBdr>
            <w:top w:val="none" w:sz="0" w:space="0" w:color="auto"/>
            <w:left w:val="none" w:sz="0" w:space="0" w:color="auto"/>
            <w:bottom w:val="none" w:sz="0" w:space="0" w:color="auto"/>
            <w:right w:val="none" w:sz="0" w:space="0" w:color="auto"/>
          </w:divBdr>
        </w:div>
        <w:div w:id="107117838">
          <w:marLeft w:val="480"/>
          <w:marRight w:val="0"/>
          <w:marTop w:val="0"/>
          <w:marBottom w:val="0"/>
          <w:divBdr>
            <w:top w:val="none" w:sz="0" w:space="0" w:color="auto"/>
            <w:left w:val="none" w:sz="0" w:space="0" w:color="auto"/>
            <w:bottom w:val="none" w:sz="0" w:space="0" w:color="auto"/>
            <w:right w:val="none" w:sz="0" w:space="0" w:color="auto"/>
          </w:divBdr>
        </w:div>
        <w:div w:id="116141558">
          <w:marLeft w:val="480"/>
          <w:marRight w:val="0"/>
          <w:marTop w:val="0"/>
          <w:marBottom w:val="0"/>
          <w:divBdr>
            <w:top w:val="none" w:sz="0" w:space="0" w:color="auto"/>
            <w:left w:val="none" w:sz="0" w:space="0" w:color="auto"/>
            <w:bottom w:val="none" w:sz="0" w:space="0" w:color="auto"/>
            <w:right w:val="none" w:sz="0" w:space="0" w:color="auto"/>
          </w:divBdr>
        </w:div>
        <w:div w:id="123157416">
          <w:marLeft w:val="480"/>
          <w:marRight w:val="0"/>
          <w:marTop w:val="0"/>
          <w:marBottom w:val="0"/>
          <w:divBdr>
            <w:top w:val="none" w:sz="0" w:space="0" w:color="auto"/>
            <w:left w:val="none" w:sz="0" w:space="0" w:color="auto"/>
            <w:bottom w:val="none" w:sz="0" w:space="0" w:color="auto"/>
            <w:right w:val="none" w:sz="0" w:space="0" w:color="auto"/>
          </w:divBdr>
        </w:div>
        <w:div w:id="193465992">
          <w:marLeft w:val="480"/>
          <w:marRight w:val="0"/>
          <w:marTop w:val="0"/>
          <w:marBottom w:val="0"/>
          <w:divBdr>
            <w:top w:val="none" w:sz="0" w:space="0" w:color="auto"/>
            <w:left w:val="none" w:sz="0" w:space="0" w:color="auto"/>
            <w:bottom w:val="none" w:sz="0" w:space="0" w:color="auto"/>
            <w:right w:val="none" w:sz="0" w:space="0" w:color="auto"/>
          </w:divBdr>
        </w:div>
        <w:div w:id="220022916">
          <w:marLeft w:val="480"/>
          <w:marRight w:val="0"/>
          <w:marTop w:val="0"/>
          <w:marBottom w:val="0"/>
          <w:divBdr>
            <w:top w:val="none" w:sz="0" w:space="0" w:color="auto"/>
            <w:left w:val="none" w:sz="0" w:space="0" w:color="auto"/>
            <w:bottom w:val="none" w:sz="0" w:space="0" w:color="auto"/>
            <w:right w:val="none" w:sz="0" w:space="0" w:color="auto"/>
          </w:divBdr>
        </w:div>
        <w:div w:id="233512273">
          <w:marLeft w:val="480"/>
          <w:marRight w:val="0"/>
          <w:marTop w:val="0"/>
          <w:marBottom w:val="0"/>
          <w:divBdr>
            <w:top w:val="none" w:sz="0" w:space="0" w:color="auto"/>
            <w:left w:val="none" w:sz="0" w:space="0" w:color="auto"/>
            <w:bottom w:val="none" w:sz="0" w:space="0" w:color="auto"/>
            <w:right w:val="none" w:sz="0" w:space="0" w:color="auto"/>
          </w:divBdr>
        </w:div>
        <w:div w:id="251593884">
          <w:marLeft w:val="480"/>
          <w:marRight w:val="0"/>
          <w:marTop w:val="0"/>
          <w:marBottom w:val="0"/>
          <w:divBdr>
            <w:top w:val="none" w:sz="0" w:space="0" w:color="auto"/>
            <w:left w:val="none" w:sz="0" w:space="0" w:color="auto"/>
            <w:bottom w:val="none" w:sz="0" w:space="0" w:color="auto"/>
            <w:right w:val="none" w:sz="0" w:space="0" w:color="auto"/>
          </w:divBdr>
        </w:div>
        <w:div w:id="260842810">
          <w:marLeft w:val="480"/>
          <w:marRight w:val="0"/>
          <w:marTop w:val="0"/>
          <w:marBottom w:val="0"/>
          <w:divBdr>
            <w:top w:val="none" w:sz="0" w:space="0" w:color="auto"/>
            <w:left w:val="none" w:sz="0" w:space="0" w:color="auto"/>
            <w:bottom w:val="none" w:sz="0" w:space="0" w:color="auto"/>
            <w:right w:val="none" w:sz="0" w:space="0" w:color="auto"/>
          </w:divBdr>
        </w:div>
        <w:div w:id="316567722">
          <w:marLeft w:val="480"/>
          <w:marRight w:val="0"/>
          <w:marTop w:val="0"/>
          <w:marBottom w:val="0"/>
          <w:divBdr>
            <w:top w:val="none" w:sz="0" w:space="0" w:color="auto"/>
            <w:left w:val="none" w:sz="0" w:space="0" w:color="auto"/>
            <w:bottom w:val="none" w:sz="0" w:space="0" w:color="auto"/>
            <w:right w:val="none" w:sz="0" w:space="0" w:color="auto"/>
          </w:divBdr>
        </w:div>
        <w:div w:id="365494276">
          <w:marLeft w:val="480"/>
          <w:marRight w:val="0"/>
          <w:marTop w:val="0"/>
          <w:marBottom w:val="0"/>
          <w:divBdr>
            <w:top w:val="none" w:sz="0" w:space="0" w:color="auto"/>
            <w:left w:val="none" w:sz="0" w:space="0" w:color="auto"/>
            <w:bottom w:val="none" w:sz="0" w:space="0" w:color="auto"/>
            <w:right w:val="none" w:sz="0" w:space="0" w:color="auto"/>
          </w:divBdr>
        </w:div>
        <w:div w:id="399521827">
          <w:marLeft w:val="480"/>
          <w:marRight w:val="0"/>
          <w:marTop w:val="0"/>
          <w:marBottom w:val="0"/>
          <w:divBdr>
            <w:top w:val="none" w:sz="0" w:space="0" w:color="auto"/>
            <w:left w:val="none" w:sz="0" w:space="0" w:color="auto"/>
            <w:bottom w:val="none" w:sz="0" w:space="0" w:color="auto"/>
            <w:right w:val="none" w:sz="0" w:space="0" w:color="auto"/>
          </w:divBdr>
        </w:div>
        <w:div w:id="422923361">
          <w:marLeft w:val="480"/>
          <w:marRight w:val="0"/>
          <w:marTop w:val="0"/>
          <w:marBottom w:val="0"/>
          <w:divBdr>
            <w:top w:val="none" w:sz="0" w:space="0" w:color="auto"/>
            <w:left w:val="none" w:sz="0" w:space="0" w:color="auto"/>
            <w:bottom w:val="none" w:sz="0" w:space="0" w:color="auto"/>
            <w:right w:val="none" w:sz="0" w:space="0" w:color="auto"/>
          </w:divBdr>
        </w:div>
        <w:div w:id="450975458">
          <w:marLeft w:val="480"/>
          <w:marRight w:val="0"/>
          <w:marTop w:val="0"/>
          <w:marBottom w:val="0"/>
          <w:divBdr>
            <w:top w:val="none" w:sz="0" w:space="0" w:color="auto"/>
            <w:left w:val="none" w:sz="0" w:space="0" w:color="auto"/>
            <w:bottom w:val="none" w:sz="0" w:space="0" w:color="auto"/>
            <w:right w:val="none" w:sz="0" w:space="0" w:color="auto"/>
          </w:divBdr>
        </w:div>
        <w:div w:id="466243039">
          <w:marLeft w:val="480"/>
          <w:marRight w:val="0"/>
          <w:marTop w:val="0"/>
          <w:marBottom w:val="0"/>
          <w:divBdr>
            <w:top w:val="none" w:sz="0" w:space="0" w:color="auto"/>
            <w:left w:val="none" w:sz="0" w:space="0" w:color="auto"/>
            <w:bottom w:val="none" w:sz="0" w:space="0" w:color="auto"/>
            <w:right w:val="none" w:sz="0" w:space="0" w:color="auto"/>
          </w:divBdr>
        </w:div>
        <w:div w:id="480074029">
          <w:marLeft w:val="480"/>
          <w:marRight w:val="0"/>
          <w:marTop w:val="0"/>
          <w:marBottom w:val="0"/>
          <w:divBdr>
            <w:top w:val="none" w:sz="0" w:space="0" w:color="auto"/>
            <w:left w:val="none" w:sz="0" w:space="0" w:color="auto"/>
            <w:bottom w:val="none" w:sz="0" w:space="0" w:color="auto"/>
            <w:right w:val="none" w:sz="0" w:space="0" w:color="auto"/>
          </w:divBdr>
        </w:div>
        <w:div w:id="488446667">
          <w:marLeft w:val="480"/>
          <w:marRight w:val="0"/>
          <w:marTop w:val="0"/>
          <w:marBottom w:val="0"/>
          <w:divBdr>
            <w:top w:val="none" w:sz="0" w:space="0" w:color="auto"/>
            <w:left w:val="none" w:sz="0" w:space="0" w:color="auto"/>
            <w:bottom w:val="none" w:sz="0" w:space="0" w:color="auto"/>
            <w:right w:val="none" w:sz="0" w:space="0" w:color="auto"/>
          </w:divBdr>
        </w:div>
        <w:div w:id="689643129">
          <w:marLeft w:val="480"/>
          <w:marRight w:val="0"/>
          <w:marTop w:val="0"/>
          <w:marBottom w:val="0"/>
          <w:divBdr>
            <w:top w:val="none" w:sz="0" w:space="0" w:color="auto"/>
            <w:left w:val="none" w:sz="0" w:space="0" w:color="auto"/>
            <w:bottom w:val="none" w:sz="0" w:space="0" w:color="auto"/>
            <w:right w:val="none" w:sz="0" w:space="0" w:color="auto"/>
          </w:divBdr>
        </w:div>
        <w:div w:id="697463435">
          <w:marLeft w:val="480"/>
          <w:marRight w:val="0"/>
          <w:marTop w:val="0"/>
          <w:marBottom w:val="0"/>
          <w:divBdr>
            <w:top w:val="none" w:sz="0" w:space="0" w:color="auto"/>
            <w:left w:val="none" w:sz="0" w:space="0" w:color="auto"/>
            <w:bottom w:val="none" w:sz="0" w:space="0" w:color="auto"/>
            <w:right w:val="none" w:sz="0" w:space="0" w:color="auto"/>
          </w:divBdr>
        </w:div>
        <w:div w:id="704402588">
          <w:marLeft w:val="480"/>
          <w:marRight w:val="0"/>
          <w:marTop w:val="0"/>
          <w:marBottom w:val="0"/>
          <w:divBdr>
            <w:top w:val="none" w:sz="0" w:space="0" w:color="auto"/>
            <w:left w:val="none" w:sz="0" w:space="0" w:color="auto"/>
            <w:bottom w:val="none" w:sz="0" w:space="0" w:color="auto"/>
            <w:right w:val="none" w:sz="0" w:space="0" w:color="auto"/>
          </w:divBdr>
        </w:div>
        <w:div w:id="734278556">
          <w:marLeft w:val="480"/>
          <w:marRight w:val="0"/>
          <w:marTop w:val="0"/>
          <w:marBottom w:val="0"/>
          <w:divBdr>
            <w:top w:val="none" w:sz="0" w:space="0" w:color="auto"/>
            <w:left w:val="none" w:sz="0" w:space="0" w:color="auto"/>
            <w:bottom w:val="none" w:sz="0" w:space="0" w:color="auto"/>
            <w:right w:val="none" w:sz="0" w:space="0" w:color="auto"/>
          </w:divBdr>
        </w:div>
        <w:div w:id="843200840">
          <w:marLeft w:val="480"/>
          <w:marRight w:val="0"/>
          <w:marTop w:val="0"/>
          <w:marBottom w:val="0"/>
          <w:divBdr>
            <w:top w:val="none" w:sz="0" w:space="0" w:color="auto"/>
            <w:left w:val="none" w:sz="0" w:space="0" w:color="auto"/>
            <w:bottom w:val="none" w:sz="0" w:space="0" w:color="auto"/>
            <w:right w:val="none" w:sz="0" w:space="0" w:color="auto"/>
          </w:divBdr>
        </w:div>
        <w:div w:id="854881667">
          <w:marLeft w:val="480"/>
          <w:marRight w:val="0"/>
          <w:marTop w:val="0"/>
          <w:marBottom w:val="0"/>
          <w:divBdr>
            <w:top w:val="none" w:sz="0" w:space="0" w:color="auto"/>
            <w:left w:val="none" w:sz="0" w:space="0" w:color="auto"/>
            <w:bottom w:val="none" w:sz="0" w:space="0" w:color="auto"/>
            <w:right w:val="none" w:sz="0" w:space="0" w:color="auto"/>
          </w:divBdr>
        </w:div>
        <w:div w:id="876158740">
          <w:marLeft w:val="480"/>
          <w:marRight w:val="0"/>
          <w:marTop w:val="0"/>
          <w:marBottom w:val="0"/>
          <w:divBdr>
            <w:top w:val="none" w:sz="0" w:space="0" w:color="auto"/>
            <w:left w:val="none" w:sz="0" w:space="0" w:color="auto"/>
            <w:bottom w:val="none" w:sz="0" w:space="0" w:color="auto"/>
            <w:right w:val="none" w:sz="0" w:space="0" w:color="auto"/>
          </w:divBdr>
        </w:div>
        <w:div w:id="913513750">
          <w:marLeft w:val="480"/>
          <w:marRight w:val="0"/>
          <w:marTop w:val="0"/>
          <w:marBottom w:val="0"/>
          <w:divBdr>
            <w:top w:val="none" w:sz="0" w:space="0" w:color="auto"/>
            <w:left w:val="none" w:sz="0" w:space="0" w:color="auto"/>
            <w:bottom w:val="none" w:sz="0" w:space="0" w:color="auto"/>
            <w:right w:val="none" w:sz="0" w:space="0" w:color="auto"/>
          </w:divBdr>
        </w:div>
        <w:div w:id="1043096205">
          <w:marLeft w:val="480"/>
          <w:marRight w:val="0"/>
          <w:marTop w:val="0"/>
          <w:marBottom w:val="0"/>
          <w:divBdr>
            <w:top w:val="none" w:sz="0" w:space="0" w:color="auto"/>
            <w:left w:val="none" w:sz="0" w:space="0" w:color="auto"/>
            <w:bottom w:val="none" w:sz="0" w:space="0" w:color="auto"/>
            <w:right w:val="none" w:sz="0" w:space="0" w:color="auto"/>
          </w:divBdr>
        </w:div>
        <w:div w:id="1046105023">
          <w:marLeft w:val="480"/>
          <w:marRight w:val="0"/>
          <w:marTop w:val="0"/>
          <w:marBottom w:val="0"/>
          <w:divBdr>
            <w:top w:val="none" w:sz="0" w:space="0" w:color="auto"/>
            <w:left w:val="none" w:sz="0" w:space="0" w:color="auto"/>
            <w:bottom w:val="none" w:sz="0" w:space="0" w:color="auto"/>
            <w:right w:val="none" w:sz="0" w:space="0" w:color="auto"/>
          </w:divBdr>
        </w:div>
        <w:div w:id="1060976250">
          <w:marLeft w:val="480"/>
          <w:marRight w:val="0"/>
          <w:marTop w:val="0"/>
          <w:marBottom w:val="0"/>
          <w:divBdr>
            <w:top w:val="none" w:sz="0" w:space="0" w:color="auto"/>
            <w:left w:val="none" w:sz="0" w:space="0" w:color="auto"/>
            <w:bottom w:val="none" w:sz="0" w:space="0" w:color="auto"/>
            <w:right w:val="none" w:sz="0" w:space="0" w:color="auto"/>
          </w:divBdr>
        </w:div>
        <w:div w:id="1066534366">
          <w:marLeft w:val="480"/>
          <w:marRight w:val="0"/>
          <w:marTop w:val="0"/>
          <w:marBottom w:val="0"/>
          <w:divBdr>
            <w:top w:val="none" w:sz="0" w:space="0" w:color="auto"/>
            <w:left w:val="none" w:sz="0" w:space="0" w:color="auto"/>
            <w:bottom w:val="none" w:sz="0" w:space="0" w:color="auto"/>
            <w:right w:val="none" w:sz="0" w:space="0" w:color="auto"/>
          </w:divBdr>
        </w:div>
        <w:div w:id="1089430316">
          <w:marLeft w:val="480"/>
          <w:marRight w:val="0"/>
          <w:marTop w:val="0"/>
          <w:marBottom w:val="0"/>
          <w:divBdr>
            <w:top w:val="none" w:sz="0" w:space="0" w:color="auto"/>
            <w:left w:val="none" w:sz="0" w:space="0" w:color="auto"/>
            <w:bottom w:val="none" w:sz="0" w:space="0" w:color="auto"/>
            <w:right w:val="none" w:sz="0" w:space="0" w:color="auto"/>
          </w:divBdr>
        </w:div>
        <w:div w:id="1090855941">
          <w:marLeft w:val="480"/>
          <w:marRight w:val="0"/>
          <w:marTop w:val="0"/>
          <w:marBottom w:val="0"/>
          <w:divBdr>
            <w:top w:val="none" w:sz="0" w:space="0" w:color="auto"/>
            <w:left w:val="none" w:sz="0" w:space="0" w:color="auto"/>
            <w:bottom w:val="none" w:sz="0" w:space="0" w:color="auto"/>
            <w:right w:val="none" w:sz="0" w:space="0" w:color="auto"/>
          </w:divBdr>
        </w:div>
        <w:div w:id="1103766627">
          <w:marLeft w:val="480"/>
          <w:marRight w:val="0"/>
          <w:marTop w:val="0"/>
          <w:marBottom w:val="0"/>
          <w:divBdr>
            <w:top w:val="none" w:sz="0" w:space="0" w:color="auto"/>
            <w:left w:val="none" w:sz="0" w:space="0" w:color="auto"/>
            <w:bottom w:val="none" w:sz="0" w:space="0" w:color="auto"/>
            <w:right w:val="none" w:sz="0" w:space="0" w:color="auto"/>
          </w:divBdr>
        </w:div>
        <w:div w:id="1127044733">
          <w:marLeft w:val="480"/>
          <w:marRight w:val="0"/>
          <w:marTop w:val="0"/>
          <w:marBottom w:val="0"/>
          <w:divBdr>
            <w:top w:val="none" w:sz="0" w:space="0" w:color="auto"/>
            <w:left w:val="none" w:sz="0" w:space="0" w:color="auto"/>
            <w:bottom w:val="none" w:sz="0" w:space="0" w:color="auto"/>
            <w:right w:val="none" w:sz="0" w:space="0" w:color="auto"/>
          </w:divBdr>
        </w:div>
        <w:div w:id="1132484325">
          <w:marLeft w:val="480"/>
          <w:marRight w:val="0"/>
          <w:marTop w:val="0"/>
          <w:marBottom w:val="0"/>
          <w:divBdr>
            <w:top w:val="none" w:sz="0" w:space="0" w:color="auto"/>
            <w:left w:val="none" w:sz="0" w:space="0" w:color="auto"/>
            <w:bottom w:val="none" w:sz="0" w:space="0" w:color="auto"/>
            <w:right w:val="none" w:sz="0" w:space="0" w:color="auto"/>
          </w:divBdr>
        </w:div>
        <w:div w:id="1150901355">
          <w:marLeft w:val="480"/>
          <w:marRight w:val="0"/>
          <w:marTop w:val="0"/>
          <w:marBottom w:val="0"/>
          <w:divBdr>
            <w:top w:val="none" w:sz="0" w:space="0" w:color="auto"/>
            <w:left w:val="none" w:sz="0" w:space="0" w:color="auto"/>
            <w:bottom w:val="none" w:sz="0" w:space="0" w:color="auto"/>
            <w:right w:val="none" w:sz="0" w:space="0" w:color="auto"/>
          </w:divBdr>
        </w:div>
        <w:div w:id="1209878781">
          <w:marLeft w:val="480"/>
          <w:marRight w:val="0"/>
          <w:marTop w:val="0"/>
          <w:marBottom w:val="0"/>
          <w:divBdr>
            <w:top w:val="none" w:sz="0" w:space="0" w:color="auto"/>
            <w:left w:val="none" w:sz="0" w:space="0" w:color="auto"/>
            <w:bottom w:val="none" w:sz="0" w:space="0" w:color="auto"/>
            <w:right w:val="none" w:sz="0" w:space="0" w:color="auto"/>
          </w:divBdr>
        </w:div>
        <w:div w:id="1254241034">
          <w:marLeft w:val="480"/>
          <w:marRight w:val="0"/>
          <w:marTop w:val="0"/>
          <w:marBottom w:val="0"/>
          <w:divBdr>
            <w:top w:val="none" w:sz="0" w:space="0" w:color="auto"/>
            <w:left w:val="none" w:sz="0" w:space="0" w:color="auto"/>
            <w:bottom w:val="none" w:sz="0" w:space="0" w:color="auto"/>
            <w:right w:val="none" w:sz="0" w:space="0" w:color="auto"/>
          </w:divBdr>
        </w:div>
        <w:div w:id="1306201350">
          <w:marLeft w:val="480"/>
          <w:marRight w:val="0"/>
          <w:marTop w:val="0"/>
          <w:marBottom w:val="0"/>
          <w:divBdr>
            <w:top w:val="none" w:sz="0" w:space="0" w:color="auto"/>
            <w:left w:val="none" w:sz="0" w:space="0" w:color="auto"/>
            <w:bottom w:val="none" w:sz="0" w:space="0" w:color="auto"/>
            <w:right w:val="none" w:sz="0" w:space="0" w:color="auto"/>
          </w:divBdr>
        </w:div>
        <w:div w:id="1311638817">
          <w:marLeft w:val="480"/>
          <w:marRight w:val="0"/>
          <w:marTop w:val="0"/>
          <w:marBottom w:val="0"/>
          <w:divBdr>
            <w:top w:val="none" w:sz="0" w:space="0" w:color="auto"/>
            <w:left w:val="none" w:sz="0" w:space="0" w:color="auto"/>
            <w:bottom w:val="none" w:sz="0" w:space="0" w:color="auto"/>
            <w:right w:val="none" w:sz="0" w:space="0" w:color="auto"/>
          </w:divBdr>
        </w:div>
        <w:div w:id="1350445452">
          <w:marLeft w:val="480"/>
          <w:marRight w:val="0"/>
          <w:marTop w:val="0"/>
          <w:marBottom w:val="0"/>
          <w:divBdr>
            <w:top w:val="none" w:sz="0" w:space="0" w:color="auto"/>
            <w:left w:val="none" w:sz="0" w:space="0" w:color="auto"/>
            <w:bottom w:val="none" w:sz="0" w:space="0" w:color="auto"/>
            <w:right w:val="none" w:sz="0" w:space="0" w:color="auto"/>
          </w:divBdr>
        </w:div>
        <w:div w:id="1377701664">
          <w:marLeft w:val="480"/>
          <w:marRight w:val="0"/>
          <w:marTop w:val="0"/>
          <w:marBottom w:val="0"/>
          <w:divBdr>
            <w:top w:val="none" w:sz="0" w:space="0" w:color="auto"/>
            <w:left w:val="none" w:sz="0" w:space="0" w:color="auto"/>
            <w:bottom w:val="none" w:sz="0" w:space="0" w:color="auto"/>
            <w:right w:val="none" w:sz="0" w:space="0" w:color="auto"/>
          </w:divBdr>
        </w:div>
        <w:div w:id="1405252713">
          <w:marLeft w:val="480"/>
          <w:marRight w:val="0"/>
          <w:marTop w:val="0"/>
          <w:marBottom w:val="0"/>
          <w:divBdr>
            <w:top w:val="none" w:sz="0" w:space="0" w:color="auto"/>
            <w:left w:val="none" w:sz="0" w:space="0" w:color="auto"/>
            <w:bottom w:val="none" w:sz="0" w:space="0" w:color="auto"/>
            <w:right w:val="none" w:sz="0" w:space="0" w:color="auto"/>
          </w:divBdr>
        </w:div>
        <w:div w:id="1503352843">
          <w:marLeft w:val="480"/>
          <w:marRight w:val="0"/>
          <w:marTop w:val="0"/>
          <w:marBottom w:val="0"/>
          <w:divBdr>
            <w:top w:val="none" w:sz="0" w:space="0" w:color="auto"/>
            <w:left w:val="none" w:sz="0" w:space="0" w:color="auto"/>
            <w:bottom w:val="none" w:sz="0" w:space="0" w:color="auto"/>
            <w:right w:val="none" w:sz="0" w:space="0" w:color="auto"/>
          </w:divBdr>
        </w:div>
        <w:div w:id="1511095224">
          <w:marLeft w:val="480"/>
          <w:marRight w:val="0"/>
          <w:marTop w:val="0"/>
          <w:marBottom w:val="0"/>
          <w:divBdr>
            <w:top w:val="none" w:sz="0" w:space="0" w:color="auto"/>
            <w:left w:val="none" w:sz="0" w:space="0" w:color="auto"/>
            <w:bottom w:val="none" w:sz="0" w:space="0" w:color="auto"/>
            <w:right w:val="none" w:sz="0" w:space="0" w:color="auto"/>
          </w:divBdr>
        </w:div>
        <w:div w:id="1517888389">
          <w:marLeft w:val="480"/>
          <w:marRight w:val="0"/>
          <w:marTop w:val="0"/>
          <w:marBottom w:val="0"/>
          <w:divBdr>
            <w:top w:val="none" w:sz="0" w:space="0" w:color="auto"/>
            <w:left w:val="none" w:sz="0" w:space="0" w:color="auto"/>
            <w:bottom w:val="none" w:sz="0" w:space="0" w:color="auto"/>
            <w:right w:val="none" w:sz="0" w:space="0" w:color="auto"/>
          </w:divBdr>
        </w:div>
        <w:div w:id="1523937292">
          <w:marLeft w:val="480"/>
          <w:marRight w:val="0"/>
          <w:marTop w:val="0"/>
          <w:marBottom w:val="0"/>
          <w:divBdr>
            <w:top w:val="none" w:sz="0" w:space="0" w:color="auto"/>
            <w:left w:val="none" w:sz="0" w:space="0" w:color="auto"/>
            <w:bottom w:val="none" w:sz="0" w:space="0" w:color="auto"/>
            <w:right w:val="none" w:sz="0" w:space="0" w:color="auto"/>
          </w:divBdr>
        </w:div>
        <w:div w:id="1551652060">
          <w:marLeft w:val="480"/>
          <w:marRight w:val="0"/>
          <w:marTop w:val="0"/>
          <w:marBottom w:val="0"/>
          <w:divBdr>
            <w:top w:val="none" w:sz="0" w:space="0" w:color="auto"/>
            <w:left w:val="none" w:sz="0" w:space="0" w:color="auto"/>
            <w:bottom w:val="none" w:sz="0" w:space="0" w:color="auto"/>
            <w:right w:val="none" w:sz="0" w:space="0" w:color="auto"/>
          </w:divBdr>
        </w:div>
        <w:div w:id="1580674875">
          <w:marLeft w:val="480"/>
          <w:marRight w:val="0"/>
          <w:marTop w:val="0"/>
          <w:marBottom w:val="0"/>
          <w:divBdr>
            <w:top w:val="none" w:sz="0" w:space="0" w:color="auto"/>
            <w:left w:val="none" w:sz="0" w:space="0" w:color="auto"/>
            <w:bottom w:val="none" w:sz="0" w:space="0" w:color="auto"/>
            <w:right w:val="none" w:sz="0" w:space="0" w:color="auto"/>
          </w:divBdr>
        </w:div>
        <w:div w:id="1609779459">
          <w:marLeft w:val="480"/>
          <w:marRight w:val="0"/>
          <w:marTop w:val="0"/>
          <w:marBottom w:val="0"/>
          <w:divBdr>
            <w:top w:val="none" w:sz="0" w:space="0" w:color="auto"/>
            <w:left w:val="none" w:sz="0" w:space="0" w:color="auto"/>
            <w:bottom w:val="none" w:sz="0" w:space="0" w:color="auto"/>
            <w:right w:val="none" w:sz="0" w:space="0" w:color="auto"/>
          </w:divBdr>
        </w:div>
        <w:div w:id="1632855662">
          <w:marLeft w:val="480"/>
          <w:marRight w:val="0"/>
          <w:marTop w:val="0"/>
          <w:marBottom w:val="0"/>
          <w:divBdr>
            <w:top w:val="none" w:sz="0" w:space="0" w:color="auto"/>
            <w:left w:val="none" w:sz="0" w:space="0" w:color="auto"/>
            <w:bottom w:val="none" w:sz="0" w:space="0" w:color="auto"/>
            <w:right w:val="none" w:sz="0" w:space="0" w:color="auto"/>
          </w:divBdr>
        </w:div>
        <w:div w:id="1634023948">
          <w:marLeft w:val="480"/>
          <w:marRight w:val="0"/>
          <w:marTop w:val="0"/>
          <w:marBottom w:val="0"/>
          <w:divBdr>
            <w:top w:val="none" w:sz="0" w:space="0" w:color="auto"/>
            <w:left w:val="none" w:sz="0" w:space="0" w:color="auto"/>
            <w:bottom w:val="none" w:sz="0" w:space="0" w:color="auto"/>
            <w:right w:val="none" w:sz="0" w:space="0" w:color="auto"/>
          </w:divBdr>
        </w:div>
        <w:div w:id="1648783395">
          <w:marLeft w:val="480"/>
          <w:marRight w:val="0"/>
          <w:marTop w:val="0"/>
          <w:marBottom w:val="0"/>
          <w:divBdr>
            <w:top w:val="none" w:sz="0" w:space="0" w:color="auto"/>
            <w:left w:val="none" w:sz="0" w:space="0" w:color="auto"/>
            <w:bottom w:val="none" w:sz="0" w:space="0" w:color="auto"/>
            <w:right w:val="none" w:sz="0" w:space="0" w:color="auto"/>
          </w:divBdr>
        </w:div>
        <w:div w:id="1716612480">
          <w:marLeft w:val="480"/>
          <w:marRight w:val="0"/>
          <w:marTop w:val="0"/>
          <w:marBottom w:val="0"/>
          <w:divBdr>
            <w:top w:val="none" w:sz="0" w:space="0" w:color="auto"/>
            <w:left w:val="none" w:sz="0" w:space="0" w:color="auto"/>
            <w:bottom w:val="none" w:sz="0" w:space="0" w:color="auto"/>
            <w:right w:val="none" w:sz="0" w:space="0" w:color="auto"/>
          </w:divBdr>
        </w:div>
        <w:div w:id="1830437864">
          <w:marLeft w:val="480"/>
          <w:marRight w:val="0"/>
          <w:marTop w:val="0"/>
          <w:marBottom w:val="0"/>
          <w:divBdr>
            <w:top w:val="none" w:sz="0" w:space="0" w:color="auto"/>
            <w:left w:val="none" w:sz="0" w:space="0" w:color="auto"/>
            <w:bottom w:val="none" w:sz="0" w:space="0" w:color="auto"/>
            <w:right w:val="none" w:sz="0" w:space="0" w:color="auto"/>
          </w:divBdr>
        </w:div>
        <w:div w:id="1896425122">
          <w:marLeft w:val="480"/>
          <w:marRight w:val="0"/>
          <w:marTop w:val="0"/>
          <w:marBottom w:val="0"/>
          <w:divBdr>
            <w:top w:val="none" w:sz="0" w:space="0" w:color="auto"/>
            <w:left w:val="none" w:sz="0" w:space="0" w:color="auto"/>
            <w:bottom w:val="none" w:sz="0" w:space="0" w:color="auto"/>
            <w:right w:val="none" w:sz="0" w:space="0" w:color="auto"/>
          </w:divBdr>
        </w:div>
        <w:div w:id="1898589055">
          <w:marLeft w:val="480"/>
          <w:marRight w:val="0"/>
          <w:marTop w:val="0"/>
          <w:marBottom w:val="0"/>
          <w:divBdr>
            <w:top w:val="none" w:sz="0" w:space="0" w:color="auto"/>
            <w:left w:val="none" w:sz="0" w:space="0" w:color="auto"/>
            <w:bottom w:val="none" w:sz="0" w:space="0" w:color="auto"/>
            <w:right w:val="none" w:sz="0" w:space="0" w:color="auto"/>
          </w:divBdr>
        </w:div>
        <w:div w:id="1907689995">
          <w:marLeft w:val="480"/>
          <w:marRight w:val="0"/>
          <w:marTop w:val="0"/>
          <w:marBottom w:val="0"/>
          <w:divBdr>
            <w:top w:val="none" w:sz="0" w:space="0" w:color="auto"/>
            <w:left w:val="none" w:sz="0" w:space="0" w:color="auto"/>
            <w:bottom w:val="none" w:sz="0" w:space="0" w:color="auto"/>
            <w:right w:val="none" w:sz="0" w:space="0" w:color="auto"/>
          </w:divBdr>
        </w:div>
        <w:div w:id="1929197308">
          <w:marLeft w:val="480"/>
          <w:marRight w:val="0"/>
          <w:marTop w:val="0"/>
          <w:marBottom w:val="0"/>
          <w:divBdr>
            <w:top w:val="none" w:sz="0" w:space="0" w:color="auto"/>
            <w:left w:val="none" w:sz="0" w:space="0" w:color="auto"/>
            <w:bottom w:val="none" w:sz="0" w:space="0" w:color="auto"/>
            <w:right w:val="none" w:sz="0" w:space="0" w:color="auto"/>
          </w:divBdr>
        </w:div>
        <w:div w:id="1935091279">
          <w:marLeft w:val="480"/>
          <w:marRight w:val="0"/>
          <w:marTop w:val="0"/>
          <w:marBottom w:val="0"/>
          <w:divBdr>
            <w:top w:val="none" w:sz="0" w:space="0" w:color="auto"/>
            <w:left w:val="none" w:sz="0" w:space="0" w:color="auto"/>
            <w:bottom w:val="none" w:sz="0" w:space="0" w:color="auto"/>
            <w:right w:val="none" w:sz="0" w:space="0" w:color="auto"/>
          </w:divBdr>
        </w:div>
        <w:div w:id="2007393722">
          <w:marLeft w:val="480"/>
          <w:marRight w:val="0"/>
          <w:marTop w:val="0"/>
          <w:marBottom w:val="0"/>
          <w:divBdr>
            <w:top w:val="none" w:sz="0" w:space="0" w:color="auto"/>
            <w:left w:val="none" w:sz="0" w:space="0" w:color="auto"/>
            <w:bottom w:val="none" w:sz="0" w:space="0" w:color="auto"/>
            <w:right w:val="none" w:sz="0" w:space="0" w:color="auto"/>
          </w:divBdr>
        </w:div>
        <w:div w:id="2043238750">
          <w:marLeft w:val="480"/>
          <w:marRight w:val="0"/>
          <w:marTop w:val="0"/>
          <w:marBottom w:val="0"/>
          <w:divBdr>
            <w:top w:val="none" w:sz="0" w:space="0" w:color="auto"/>
            <w:left w:val="none" w:sz="0" w:space="0" w:color="auto"/>
            <w:bottom w:val="none" w:sz="0" w:space="0" w:color="auto"/>
            <w:right w:val="none" w:sz="0" w:space="0" w:color="auto"/>
          </w:divBdr>
        </w:div>
        <w:div w:id="2064598443">
          <w:marLeft w:val="480"/>
          <w:marRight w:val="0"/>
          <w:marTop w:val="0"/>
          <w:marBottom w:val="0"/>
          <w:divBdr>
            <w:top w:val="none" w:sz="0" w:space="0" w:color="auto"/>
            <w:left w:val="none" w:sz="0" w:space="0" w:color="auto"/>
            <w:bottom w:val="none" w:sz="0" w:space="0" w:color="auto"/>
            <w:right w:val="none" w:sz="0" w:space="0" w:color="auto"/>
          </w:divBdr>
        </w:div>
        <w:div w:id="2089839878">
          <w:marLeft w:val="480"/>
          <w:marRight w:val="0"/>
          <w:marTop w:val="0"/>
          <w:marBottom w:val="0"/>
          <w:divBdr>
            <w:top w:val="none" w:sz="0" w:space="0" w:color="auto"/>
            <w:left w:val="none" w:sz="0" w:space="0" w:color="auto"/>
            <w:bottom w:val="none" w:sz="0" w:space="0" w:color="auto"/>
            <w:right w:val="none" w:sz="0" w:space="0" w:color="auto"/>
          </w:divBdr>
        </w:div>
        <w:div w:id="2118214933">
          <w:marLeft w:val="480"/>
          <w:marRight w:val="0"/>
          <w:marTop w:val="0"/>
          <w:marBottom w:val="0"/>
          <w:divBdr>
            <w:top w:val="none" w:sz="0" w:space="0" w:color="auto"/>
            <w:left w:val="none" w:sz="0" w:space="0" w:color="auto"/>
            <w:bottom w:val="none" w:sz="0" w:space="0" w:color="auto"/>
            <w:right w:val="none" w:sz="0" w:space="0" w:color="auto"/>
          </w:divBdr>
        </w:div>
        <w:div w:id="2123720880">
          <w:marLeft w:val="480"/>
          <w:marRight w:val="0"/>
          <w:marTop w:val="0"/>
          <w:marBottom w:val="0"/>
          <w:divBdr>
            <w:top w:val="none" w:sz="0" w:space="0" w:color="auto"/>
            <w:left w:val="none" w:sz="0" w:space="0" w:color="auto"/>
            <w:bottom w:val="none" w:sz="0" w:space="0" w:color="auto"/>
            <w:right w:val="none" w:sz="0" w:space="0" w:color="auto"/>
          </w:divBdr>
        </w:div>
      </w:divsChild>
    </w:div>
    <w:div w:id="2047287683">
      <w:marLeft w:val="640"/>
      <w:marRight w:val="0"/>
      <w:marTop w:val="0"/>
      <w:marBottom w:val="0"/>
      <w:divBdr>
        <w:top w:val="none" w:sz="0" w:space="0" w:color="auto"/>
        <w:left w:val="none" w:sz="0" w:space="0" w:color="auto"/>
        <w:bottom w:val="none" w:sz="0" w:space="0" w:color="auto"/>
        <w:right w:val="none" w:sz="0" w:space="0" w:color="auto"/>
      </w:divBdr>
    </w:div>
    <w:div w:id="2047371676">
      <w:marLeft w:val="640"/>
      <w:marRight w:val="0"/>
      <w:marTop w:val="0"/>
      <w:marBottom w:val="0"/>
      <w:divBdr>
        <w:top w:val="none" w:sz="0" w:space="0" w:color="auto"/>
        <w:left w:val="none" w:sz="0" w:space="0" w:color="auto"/>
        <w:bottom w:val="none" w:sz="0" w:space="0" w:color="auto"/>
        <w:right w:val="none" w:sz="0" w:space="0" w:color="auto"/>
      </w:divBdr>
    </w:div>
    <w:div w:id="2047633660">
      <w:marLeft w:val="640"/>
      <w:marRight w:val="0"/>
      <w:marTop w:val="0"/>
      <w:marBottom w:val="0"/>
      <w:divBdr>
        <w:top w:val="none" w:sz="0" w:space="0" w:color="auto"/>
        <w:left w:val="none" w:sz="0" w:space="0" w:color="auto"/>
        <w:bottom w:val="none" w:sz="0" w:space="0" w:color="auto"/>
        <w:right w:val="none" w:sz="0" w:space="0" w:color="auto"/>
      </w:divBdr>
    </w:div>
    <w:div w:id="2047826501">
      <w:marLeft w:val="640"/>
      <w:marRight w:val="0"/>
      <w:marTop w:val="0"/>
      <w:marBottom w:val="0"/>
      <w:divBdr>
        <w:top w:val="none" w:sz="0" w:space="0" w:color="auto"/>
        <w:left w:val="none" w:sz="0" w:space="0" w:color="auto"/>
        <w:bottom w:val="none" w:sz="0" w:space="0" w:color="auto"/>
        <w:right w:val="none" w:sz="0" w:space="0" w:color="auto"/>
      </w:divBdr>
    </w:div>
    <w:div w:id="2047951566">
      <w:bodyDiv w:val="1"/>
      <w:marLeft w:val="0"/>
      <w:marRight w:val="0"/>
      <w:marTop w:val="0"/>
      <w:marBottom w:val="0"/>
      <w:divBdr>
        <w:top w:val="none" w:sz="0" w:space="0" w:color="auto"/>
        <w:left w:val="none" w:sz="0" w:space="0" w:color="auto"/>
        <w:bottom w:val="none" w:sz="0" w:space="0" w:color="auto"/>
        <w:right w:val="none" w:sz="0" w:space="0" w:color="auto"/>
      </w:divBdr>
    </w:div>
    <w:div w:id="2048338116">
      <w:marLeft w:val="640"/>
      <w:marRight w:val="0"/>
      <w:marTop w:val="0"/>
      <w:marBottom w:val="0"/>
      <w:divBdr>
        <w:top w:val="none" w:sz="0" w:space="0" w:color="auto"/>
        <w:left w:val="none" w:sz="0" w:space="0" w:color="auto"/>
        <w:bottom w:val="none" w:sz="0" w:space="0" w:color="auto"/>
        <w:right w:val="none" w:sz="0" w:space="0" w:color="auto"/>
      </w:divBdr>
    </w:div>
    <w:div w:id="2048943028">
      <w:marLeft w:val="640"/>
      <w:marRight w:val="0"/>
      <w:marTop w:val="0"/>
      <w:marBottom w:val="0"/>
      <w:divBdr>
        <w:top w:val="none" w:sz="0" w:space="0" w:color="auto"/>
        <w:left w:val="none" w:sz="0" w:space="0" w:color="auto"/>
        <w:bottom w:val="none" w:sz="0" w:space="0" w:color="auto"/>
        <w:right w:val="none" w:sz="0" w:space="0" w:color="auto"/>
      </w:divBdr>
    </w:div>
    <w:div w:id="2049260763">
      <w:marLeft w:val="640"/>
      <w:marRight w:val="0"/>
      <w:marTop w:val="0"/>
      <w:marBottom w:val="0"/>
      <w:divBdr>
        <w:top w:val="none" w:sz="0" w:space="0" w:color="auto"/>
        <w:left w:val="none" w:sz="0" w:space="0" w:color="auto"/>
        <w:bottom w:val="none" w:sz="0" w:space="0" w:color="auto"/>
        <w:right w:val="none" w:sz="0" w:space="0" w:color="auto"/>
      </w:divBdr>
    </w:div>
    <w:div w:id="2050298081">
      <w:bodyDiv w:val="1"/>
      <w:marLeft w:val="0"/>
      <w:marRight w:val="0"/>
      <w:marTop w:val="0"/>
      <w:marBottom w:val="0"/>
      <w:divBdr>
        <w:top w:val="none" w:sz="0" w:space="0" w:color="auto"/>
        <w:left w:val="none" w:sz="0" w:space="0" w:color="auto"/>
        <w:bottom w:val="none" w:sz="0" w:space="0" w:color="auto"/>
        <w:right w:val="none" w:sz="0" w:space="0" w:color="auto"/>
      </w:divBdr>
    </w:div>
    <w:div w:id="2050298361">
      <w:marLeft w:val="640"/>
      <w:marRight w:val="0"/>
      <w:marTop w:val="0"/>
      <w:marBottom w:val="0"/>
      <w:divBdr>
        <w:top w:val="none" w:sz="0" w:space="0" w:color="auto"/>
        <w:left w:val="none" w:sz="0" w:space="0" w:color="auto"/>
        <w:bottom w:val="none" w:sz="0" w:space="0" w:color="auto"/>
        <w:right w:val="none" w:sz="0" w:space="0" w:color="auto"/>
      </w:divBdr>
    </w:div>
    <w:div w:id="2050572131">
      <w:marLeft w:val="640"/>
      <w:marRight w:val="0"/>
      <w:marTop w:val="0"/>
      <w:marBottom w:val="0"/>
      <w:divBdr>
        <w:top w:val="none" w:sz="0" w:space="0" w:color="auto"/>
        <w:left w:val="none" w:sz="0" w:space="0" w:color="auto"/>
        <w:bottom w:val="none" w:sz="0" w:space="0" w:color="auto"/>
        <w:right w:val="none" w:sz="0" w:space="0" w:color="auto"/>
      </w:divBdr>
    </w:div>
    <w:div w:id="2050766174">
      <w:marLeft w:val="640"/>
      <w:marRight w:val="0"/>
      <w:marTop w:val="0"/>
      <w:marBottom w:val="0"/>
      <w:divBdr>
        <w:top w:val="none" w:sz="0" w:space="0" w:color="auto"/>
        <w:left w:val="none" w:sz="0" w:space="0" w:color="auto"/>
        <w:bottom w:val="none" w:sz="0" w:space="0" w:color="auto"/>
        <w:right w:val="none" w:sz="0" w:space="0" w:color="auto"/>
      </w:divBdr>
    </w:div>
    <w:div w:id="2050839111">
      <w:bodyDiv w:val="1"/>
      <w:marLeft w:val="0"/>
      <w:marRight w:val="0"/>
      <w:marTop w:val="0"/>
      <w:marBottom w:val="0"/>
      <w:divBdr>
        <w:top w:val="none" w:sz="0" w:space="0" w:color="auto"/>
        <w:left w:val="none" w:sz="0" w:space="0" w:color="auto"/>
        <w:bottom w:val="none" w:sz="0" w:space="0" w:color="auto"/>
        <w:right w:val="none" w:sz="0" w:space="0" w:color="auto"/>
      </w:divBdr>
    </w:div>
    <w:div w:id="2051148644">
      <w:marLeft w:val="480"/>
      <w:marRight w:val="0"/>
      <w:marTop w:val="0"/>
      <w:marBottom w:val="0"/>
      <w:divBdr>
        <w:top w:val="none" w:sz="0" w:space="0" w:color="auto"/>
        <w:left w:val="none" w:sz="0" w:space="0" w:color="auto"/>
        <w:bottom w:val="none" w:sz="0" w:space="0" w:color="auto"/>
        <w:right w:val="none" w:sz="0" w:space="0" w:color="auto"/>
      </w:divBdr>
    </w:div>
    <w:div w:id="2051342574">
      <w:marLeft w:val="640"/>
      <w:marRight w:val="0"/>
      <w:marTop w:val="0"/>
      <w:marBottom w:val="0"/>
      <w:divBdr>
        <w:top w:val="none" w:sz="0" w:space="0" w:color="auto"/>
        <w:left w:val="none" w:sz="0" w:space="0" w:color="auto"/>
        <w:bottom w:val="none" w:sz="0" w:space="0" w:color="auto"/>
        <w:right w:val="none" w:sz="0" w:space="0" w:color="auto"/>
      </w:divBdr>
    </w:div>
    <w:div w:id="2051758036">
      <w:marLeft w:val="640"/>
      <w:marRight w:val="0"/>
      <w:marTop w:val="0"/>
      <w:marBottom w:val="0"/>
      <w:divBdr>
        <w:top w:val="none" w:sz="0" w:space="0" w:color="auto"/>
        <w:left w:val="none" w:sz="0" w:space="0" w:color="auto"/>
        <w:bottom w:val="none" w:sz="0" w:space="0" w:color="auto"/>
        <w:right w:val="none" w:sz="0" w:space="0" w:color="auto"/>
      </w:divBdr>
    </w:div>
    <w:div w:id="2051874053">
      <w:bodyDiv w:val="1"/>
      <w:marLeft w:val="0"/>
      <w:marRight w:val="0"/>
      <w:marTop w:val="0"/>
      <w:marBottom w:val="0"/>
      <w:divBdr>
        <w:top w:val="none" w:sz="0" w:space="0" w:color="auto"/>
        <w:left w:val="none" w:sz="0" w:space="0" w:color="auto"/>
        <w:bottom w:val="none" w:sz="0" w:space="0" w:color="auto"/>
        <w:right w:val="none" w:sz="0" w:space="0" w:color="auto"/>
      </w:divBdr>
    </w:div>
    <w:div w:id="2052028857">
      <w:bodyDiv w:val="1"/>
      <w:marLeft w:val="0"/>
      <w:marRight w:val="0"/>
      <w:marTop w:val="0"/>
      <w:marBottom w:val="0"/>
      <w:divBdr>
        <w:top w:val="none" w:sz="0" w:space="0" w:color="auto"/>
        <w:left w:val="none" w:sz="0" w:space="0" w:color="auto"/>
        <w:bottom w:val="none" w:sz="0" w:space="0" w:color="auto"/>
        <w:right w:val="none" w:sz="0" w:space="0" w:color="auto"/>
      </w:divBdr>
    </w:div>
    <w:div w:id="2052068440">
      <w:marLeft w:val="640"/>
      <w:marRight w:val="0"/>
      <w:marTop w:val="0"/>
      <w:marBottom w:val="0"/>
      <w:divBdr>
        <w:top w:val="none" w:sz="0" w:space="0" w:color="auto"/>
        <w:left w:val="none" w:sz="0" w:space="0" w:color="auto"/>
        <w:bottom w:val="none" w:sz="0" w:space="0" w:color="auto"/>
        <w:right w:val="none" w:sz="0" w:space="0" w:color="auto"/>
      </w:divBdr>
    </w:div>
    <w:div w:id="2052270105">
      <w:marLeft w:val="640"/>
      <w:marRight w:val="0"/>
      <w:marTop w:val="0"/>
      <w:marBottom w:val="0"/>
      <w:divBdr>
        <w:top w:val="none" w:sz="0" w:space="0" w:color="auto"/>
        <w:left w:val="none" w:sz="0" w:space="0" w:color="auto"/>
        <w:bottom w:val="none" w:sz="0" w:space="0" w:color="auto"/>
        <w:right w:val="none" w:sz="0" w:space="0" w:color="auto"/>
      </w:divBdr>
    </w:div>
    <w:div w:id="2052419069">
      <w:marLeft w:val="480"/>
      <w:marRight w:val="0"/>
      <w:marTop w:val="0"/>
      <w:marBottom w:val="0"/>
      <w:divBdr>
        <w:top w:val="none" w:sz="0" w:space="0" w:color="auto"/>
        <w:left w:val="none" w:sz="0" w:space="0" w:color="auto"/>
        <w:bottom w:val="none" w:sz="0" w:space="0" w:color="auto"/>
        <w:right w:val="none" w:sz="0" w:space="0" w:color="auto"/>
      </w:divBdr>
    </w:div>
    <w:div w:id="2052653769">
      <w:marLeft w:val="640"/>
      <w:marRight w:val="0"/>
      <w:marTop w:val="0"/>
      <w:marBottom w:val="0"/>
      <w:divBdr>
        <w:top w:val="none" w:sz="0" w:space="0" w:color="auto"/>
        <w:left w:val="none" w:sz="0" w:space="0" w:color="auto"/>
        <w:bottom w:val="none" w:sz="0" w:space="0" w:color="auto"/>
        <w:right w:val="none" w:sz="0" w:space="0" w:color="auto"/>
      </w:divBdr>
    </w:div>
    <w:div w:id="2052805139">
      <w:marLeft w:val="640"/>
      <w:marRight w:val="0"/>
      <w:marTop w:val="0"/>
      <w:marBottom w:val="0"/>
      <w:divBdr>
        <w:top w:val="none" w:sz="0" w:space="0" w:color="auto"/>
        <w:left w:val="none" w:sz="0" w:space="0" w:color="auto"/>
        <w:bottom w:val="none" w:sz="0" w:space="0" w:color="auto"/>
        <w:right w:val="none" w:sz="0" w:space="0" w:color="auto"/>
      </w:divBdr>
    </w:div>
    <w:div w:id="2053067981">
      <w:bodyDiv w:val="1"/>
      <w:marLeft w:val="0"/>
      <w:marRight w:val="0"/>
      <w:marTop w:val="0"/>
      <w:marBottom w:val="0"/>
      <w:divBdr>
        <w:top w:val="none" w:sz="0" w:space="0" w:color="auto"/>
        <w:left w:val="none" w:sz="0" w:space="0" w:color="auto"/>
        <w:bottom w:val="none" w:sz="0" w:space="0" w:color="auto"/>
        <w:right w:val="none" w:sz="0" w:space="0" w:color="auto"/>
      </w:divBdr>
    </w:div>
    <w:div w:id="2053382596">
      <w:marLeft w:val="640"/>
      <w:marRight w:val="0"/>
      <w:marTop w:val="0"/>
      <w:marBottom w:val="0"/>
      <w:divBdr>
        <w:top w:val="none" w:sz="0" w:space="0" w:color="auto"/>
        <w:left w:val="none" w:sz="0" w:space="0" w:color="auto"/>
        <w:bottom w:val="none" w:sz="0" w:space="0" w:color="auto"/>
        <w:right w:val="none" w:sz="0" w:space="0" w:color="auto"/>
      </w:divBdr>
    </w:div>
    <w:div w:id="2053533557">
      <w:marLeft w:val="640"/>
      <w:marRight w:val="0"/>
      <w:marTop w:val="0"/>
      <w:marBottom w:val="0"/>
      <w:divBdr>
        <w:top w:val="none" w:sz="0" w:space="0" w:color="auto"/>
        <w:left w:val="none" w:sz="0" w:space="0" w:color="auto"/>
        <w:bottom w:val="none" w:sz="0" w:space="0" w:color="auto"/>
        <w:right w:val="none" w:sz="0" w:space="0" w:color="auto"/>
      </w:divBdr>
    </w:div>
    <w:div w:id="2053535893">
      <w:marLeft w:val="640"/>
      <w:marRight w:val="0"/>
      <w:marTop w:val="0"/>
      <w:marBottom w:val="0"/>
      <w:divBdr>
        <w:top w:val="none" w:sz="0" w:space="0" w:color="auto"/>
        <w:left w:val="none" w:sz="0" w:space="0" w:color="auto"/>
        <w:bottom w:val="none" w:sz="0" w:space="0" w:color="auto"/>
        <w:right w:val="none" w:sz="0" w:space="0" w:color="auto"/>
      </w:divBdr>
    </w:div>
    <w:div w:id="2053846824">
      <w:marLeft w:val="640"/>
      <w:marRight w:val="0"/>
      <w:marTop w:val="0"/>
      <w:marBottom w:val="0"/>
      <w:divBdr>
        <w:top w:val="none" w:sz="0" w:space="0" w:color="auto"/>
        <w:left w:val="none" w:sz="0" w:space="0" w:color="auto"/>
        <w:bottom w:val="none" w:sz="0" w:space="0" w:color="auto"/>
        <w:right w:val="none" w:sz="0" w:space="0" w:color="auto"/>
      </w:divBdr>
    </w:div>
    <w:div w:id="2054235917">
      <w:marLeft w:val="640"/>
      <w:marRight w:val="0"/>
      <w:marTop w:val="0"/>
      <w:marBottom w:val="0"/>
      <w:divBdr>
        <w:top w:val="none" w:sz="0" w:space="0" w:color="auto"/>
        <w:left w:val="none" w:sz="0" w:space="0" w:color="auto"/>
        <w:bottom w:val="none" w:sz="0" w:space="0" w:color="auto"/>
        <w:right w:val="none" w:sz="0" w:space="0" w:color="auto"/>
      </w:divBdr>
    </w:div>
    <w:div w:id="2054453794">
      <w:marLeft w:val="640"/>
      <w:marRight w:val="0"/>
      <w:marTop w:val="0"/>
      <w:marBottom w:val="0"/>
      <w:divBdr>
        <w:top w:val="none" w:sz="0" w:space="0" w:color="auto"/>
        <w:left w:val="none" w:sz="0" w:space="0" w:color="auto"/>
        <w:bottom w:val="none" w:sz="0" w:space="0" w:color="auto"/>
        <w:right w:val="none" w:sz="0" w:space="0" w:color="auto"/>
      </w:divBdr>
    </w:div>
    <w:div w:id="2055738320">
      <w:marLeft w:val="640"/>
      <w:marRight w:val="0"/>
      <w:marTop w:val="0"/>
      <w:marBottom w:val="0"/>
      <w:divBdr>
        <w:top w:val="none" w:sz="0" w:space="0" w:color="auto"/>
        <w:left w:val="none" w:sz="0" w:space="0" w:color="auto"/>
        <w:bottom w:val="none" w:sz="0" w:space="0" w:color="auto"/>
        <w:right w:val="none" w:sz="0" w:space="0" w:color="auto"/>
      </w:divBdr>
    </w:div>
    <w:div w:id="2055808434">
      <w:marLeft w:val="640"/>
      <w:marRight w:val="0"/>
      <w:marTop w:val="0"/>
      <w:marBottom w:val="0"/>
      <w:divBdr>
        <w:top w:val="none" w:sz="0" w:space="0" w:color="auto"/>
        <w:left w:val="none" w:sz="0" w:space="0" w:color="auto"/>
        <w:bottom w:val="none" w:sz="0" w:space="0" w:color="auto"/>
        <w:right w:val="none" w:sz="0" w:space="0" w:color="auto"/>
      </w:divBdr>
    </w:div>
    <w:div w:id="2056811094">
      <w:marLeft w:val="640"/>
      <w:marRight w:val="0"/>
      <w:marTop w:val="0"/>
      <w:marBottom w:val="0"/>
      <w:divBdr>
        <w:top w:val="none" w:sz="0" w:space="0" w:color="auto"/>
        <w:left w:val="none" w:sz="0" w:space="0" w:color="auto"/>
        <w:bottom w:val="none" w:sz="0" w:space="0" w:color="auto"/>
        <w:right w:val="none" w:sz="0" w:space="0" w:color="auto"/>
      </w:divBdr>
    </w:div>
    <w:div w:id="2057391319">
      <w:marLeft w:val="640"/>
      <w:marRight w:val="0"/>
      <w:marTop w:val="0"/>
      <w:marBottom w:val="0"/>
      <w:divBdr>
        <w:top w:val="none" w:sz="0" w:space="0" w:color="auto"/>
        <w:left w:val="none" w:sz="0" w:space="0" w:color="auto"/>
        <w:bottom w:val="none" w:sz="0" w:space="0" w:color="auto"/>
        <w:right w:val="none" w:sz="0" w:space="0" w:color="auto"/>
      </w:divBdr>
    </w:div>
    <w:div w:id="2057392502">
      <w:marLeft w:val="640"/>
      <w:marRight w:val="0"/>
      <w:marTop w:val="0"/>
      <w:marBottom w:val="0"/>
      <w:divBdr>
        <w:top w:val="none" w:sz="0" w:space="0" w:color="auto"/>
        <w:left w:val="none" w:sz="0" w:space="0" w:color="auto"/>
        <w:bottom w:val="none" w:sz="0" w:space="0" w:color="auto"/>
        <w:right w:val="none" w:sz="0" w:space="0" w:color="auto"/>
      </w:divBdr>
    </w:div>
    <w:div w:id="2058309671">
      <w:marLeft w:val="480"/>
      <w:marRight w:val="0"/>
      <w:marTop w:val="0"/>
      <w:marBottom w:val="0"/>
      <w:divBdr>
        <w:top w:val="none" w:sz="0" w:space="0" w:color="auto"/>
        <w:left w:val="none" w:sz="0" w:space="0" w:color="auto"/>
        <w:bottom w:val="none" w:sz="0" w:space="0" w:color="auto"/>
        <w:right w:val="none" w:sz="0" w:space="0" w:color="auto"/>
      </w:divBdr>
    </w:div>
    <w:div w:id="2058427088">
      <w:marLeft w:val="640"/>
      <w:marRight w:val="0"/>
      <w:marTop w:val="0"/>
      <w:marBottom w:val="0"/>
      <w:divBdr>
        <w:top w:val="none" w:sz="0" w:space="0" w:color="auto"/>
        <w:left w:val="none" w:sz="0" w:space="0" w:color="auto"/>
        <w:bottom w:val="none" w:sz="0" w:space="0" w:color="auto"/>
        <w:right w:val="none" w:sz="0" w:space="0" w:color="auto"/>
      </w:divBdr>
    </w:div>
    <w:div w:id="2058506791">
      <w:marLeft w:val="640"/>
      <w:marRight w:val="0"/>
      <w:marTop w:val="0"/>
      <w:marBottom w:val="0"/>
      <w:divBdr>
        <w:top w:val="none" w:sz="0" w:space="0" w:color="auto"/>
        <w:left w:val="none" w:sz="0" w:space="0" w:color="auto"/>
        <w:bottom w:val="none" w:sz="0" w:space="0" w:color="auto"/>
        <w:right w:val="none" w:sz="0" w:space="0" w:color="auto"/>
      </w:divBdr>
    </w:div>
    <w:div w:id="2059163971">
      <w:marLeft w:val="640"/>
      <w:marRight w:val="0"/>
      <w:marTop w:val="0"/>
      <w:marBottom w:val="0"/>
      <w:divBdr>
        <w:top w:val="none" w:sz="0" w:space="0" w:color="auto"/>
        <w:left w:val="none" w:sz="0" w:space="0" w:color="auto"/>
        <w:bottom w:val="none" w:sz="0" w:space="0" w:color="auto"/>
        <w:right w:val="none" w:sz="0" w:space="0" w:color="auto"/>
      </w:divBdr>
    </w:div>
    <w:div w:id="2059473216">
      <w:bodyDiv w:val="1"/>
      <w:marLeft w:val="0"/>
      <w:marRight w:val="0"/>
      <w:marTop w:val="0"/>
      <w:marBottom w:val="0"/>
      <w:divBdr>
        <w:top w:val="none" w:sz="0" w:space="0" w:color="auto"/>
        <w:left w:val="none" w:sz="0" w:space="0" w:color="auto"/>
        <w:bottom w:val="none" w:sz="0" w:space="0" w:color="auto"/>
        <w:right w:val="none" w:sz="0" w:space="0" w:color="auto"/>
      </w:divBdr>
    </w:div>
    <w:div w:id="2059933845">
      <w:bodyDiv w:val="1"/>
      <w:marLeft w:val="0"/>
      <w:marRight w:val="0"/>
      <w:marTop w:val="0"/>
      <w:marBottom w:val="0"/>
      <w:divBdr>
        <w:top w:val="none" w:sz="0" w:space="0" w:color="auto"/>
        <w:left w:val="none" w:sz="0" w:space="0" w:color="auto"/>
        <w:bottom w:val="none" w:sz="0" w:space="0" w:color="auto"/>
        <w:right w:val="none" w:sz="0" w:space="0" w:color="auto"/>
      </w:divBdr>
    </w:div>
    <w:div w:id="2060203339">
      <w:marLeft w:val="640"/>
      <w:marRight w:val="0"/>
      <w:marTop w:val="0"/>
      <w:marBottom w:val="0"/>
      <w:divBdr>
        <w:top w:val="none" w:sz="0" w:space="0" w:color="auto"/>
        <w:left w:val="none" w:sz="0" w:space="0" w:color="auto"/>
        <w:bottom w:val="none" w:sz="0" w:space="0" w:color="auto"/>
        <w:right w:val="none" w:sz="0" w:space="0" w:color="auto"/>
      </w:divBdr>
    </w:div>
    <w:div w:id="2060545037">
      <w:marLeft w:val="640"/>
      <w:marRight w:val="0"/>
      <w:marTop w:val="0"/>
      <w:marBottom w:val="0"/>
      <w:divBdr>
        <w:top w:val="none" w:sz="0" w:space="0" w:color="auto"/>
        <w:left w:val="none" w:sz="0" w:space="0" w:color="auto"/>
        <w:bottom w:val="none" w:sz="0" w:space="0" w:color="auto"/>
        <w:right w:val="none" w:sz="0" w:space="0" w:color="auto"/>
      </w:divBdr>
    </w:div>
    <w:div w:id="2060585889">
      <w:marLeft w:val="640"/>
      <w:marRight w:val="0"/>
      <w:marTop w:val="0"/>
      <w:marBottom w:val="0"/>
      <w:divBdr>
        <w:top w:val="none" w:sz="0" w:space="0" w:color="auto"/>
        <w:left w:val="none" w:sz="0" w:space="0" w:color="auto"/>
        <w:bottom w:val="none" w:sz="0" w:space="0" w:color="auto"/>
        <w:right w:val="none" w:sz="0" w:space="0" w:color="auto"/>
      </w:divBdr>
    </w:div>
    <w:div w:id="2060666429">
      <w:marLeft w:val="640"/>
      <w:marRight w:val="0"/>
      <w:marTop w:val="0"/>
      <w:marBottom w:val="0"/>
      <w:divBdr>
        <w:top w:val="none" w:sz="0" w:space="0" w:color="auto"/>
        <w:left w:val="none" w:sz="0" w:space="0" w:color="auto"/>
        <w:bottom w:val="none" w:sz="0" w:space="0" w:color="auto"/>
        <w:right w:val="none" w:sz="0" w:space="0" w:color="auto"/>
      </w:divBdr>
    </w:div>
    <w:div w:id="2060744099">
      <w:marLeft w:val="640"/>
      <w:marRight w:val="0"/>
      <w:marTop w:val="0"/>
      <w:marBottom w:val="0"/>
      <w:divBdr>
        <w:top w:val="none" w:sz="0" w:space="0" w:color="auto"/>
        <w:left w:val="none" w:sz="0" w:space="0" w:color="auto"/>
        <w:bottom w:val="none" w:sz="0" w:space="0" w:color="auto"/>
        <w:right w:val="none" w:sz="0" w:space="0" w:color="auto"/>
      </w:divBdr>
    </w:div>
    <w:div w:id="2060857111">
      <w:bodyDiv w:val="1"/>
      <w:marLeft w:val="0"/>
      <w:marRight w:val="0"/>
      <w:marTop w:val="0"/>
      <w:marBottom w:val="0"/>
      <w:divBdr>
        <w:top w:val="none" w:sz="0" w:space="0" w:color="auto"/>
        <w:left w:val="none" w:sz="0" w:space="0" w:color="auto"/>
        <w:bottom w:val="none" w:sz="0" w:space="0" w:color="auto"/>
        <w:right w:val="none" w:sz="0" w:space="0" w:color="auto"/>
      </w:divBdr>
      <w:divsChild>
        <w:div w:id="20977379">
          <w:marLeft w:val="480"/>
          <w:marRight w:val="0"/>
          <w:marTop w:val="0"/>
          <w:marBottom w:val="0"/>
          <w:divBdr>
            <w:top w:val="none" w:sz="0" w:space="0" w:color="auto"/>
            <w:left w:val="none" w:sz="0" w:space="0" w:color="auto"/>
            <w:bottom w:val="none" w:sz="0" w:space="0" w:color="auto"/>
            <w:right w:val="none" w:sz="0" w:space="0" w:color="auto"/>
          </w:divBdr>
        </w:div>
        <w:div w:id="40716837">
          <w:marLeft w:val="480"/>
          <w:marRight w:val="0"/>
          <w:marTop w:val="0"/>
          <w:marBottom w:val="0"/>
          <w:divBdr>
            <w:top w:val="none" w:sz="0" w:space="0" w:color="auto"/>
            <w:left w:val="none" w:sz="0" w:space="0" w:color="auto"/>
            <w:bottom w:val="none" w:sz="0" w:space="0" w:color="auto"/>
            <w:right w:val="none" w:sz="0" w:space="0" w:color="auto"/>
          </w:divBdr>
        </w:div>
        <w:div w:id="76826357">
          <w:marLeft w:val="480"/>
          <w:marRight w:val="0"/>
          <w:marTop w:val="0"/>
          <w:marBottom w:val="0"/>
          <w:divBdr>
            <w:top w:val="none" w:sz="0" w:space="0" w:color="auto"/>
            <w:left w:val="none" w:sz="0" w:space="0" w:color="auto"/>
            <w:bottom w:val="none" w:sz="0" w:space="0" w:color="auto"/>
            <w:right w:val="none" w:sz="0" w:space="0" w:color="auto"/>
          </w:divBdr>
        </w:div>
        <w:div w:id="89011594">
          <w:marLeft w:val="480"/>
          <w:marRight w:val="0"/>
          <w:marTop w:val="0"/>
          <w:marBottom w:val="0"/>
          <w:divBdr>
            <w:top w:val="none" w:sz="0" w:space="0" w:color="auto"/>
            <w:left w:val="none" w:sz="0" w:space="0" w:color="auto"/>
            <w:bottom w:val="none" w:sz="0" w:space="0" w:color="auto"/>
            <w:right w:val="none" w:sz="0" w:space="0" w:color="auto"/>
          </w:divBdr>
        </w:div>
        <w:div w:id="214657685">
          <w:marLeft w:val="480"/>
          <w:marRight w:val="0"/>
          <w:marTop w:val="0"/>
          <w:marBottom w:val="0"/>
          <w:divBdr>
            <w:top w:val="none" w:sz="0" w:space="0" w:color="auto"/>
            <w:left w:val="none" w:sz="0" w:space="0" w:color="auto"/>
            <w:bottom w:val="none" w:sz="0" w:space="0" w:color="auto"/>
            <w:right w:val="none" w:sz="0" w:space="0" w:color="auto"/>
          </w:divBdr>
        </w:div>
        <w:div w:id="238175608">
          <w:marLeft w:val="480"/>
          <w:marRight w:val="0"/>
          <w:marTop w:val="0"/>
          <w:marBottom w:val="0"/>
          <w:divBdr>
            <w:top w:val="none" w:sz="0" w:space="0" w:color="auto"/>
            <w:left w:val="none" w:sz="0" w:space="0" w:color="auto"/>
            <w:bottom w:val="none" w:sz="0" w:space="0" w:color="auto"/>
            <w:right w:val="none" w:sz="0" w:space="0" w:color="auto"/>
          </w:divBdr>
        </w:div>
        <w:div w:id="241795046">
          <w:marLeft w:val="480"/>
          <w:marRight w:val="0"/>
          <w:marTop w:val="0"/>
          <w:marBottom w:val="0"/>
          <w:divBdr>
            <w:top w:val="none" w:sz="0" w:space="0" w:color="auto"/>
            <w:left w:val="none" w:sz="0" w:space="0" w:color="auto"/>
            <w:bottom w:val="none" w:sz="0" w:space="0" w:color="auto"/>
            <w:right w:val="none" w:sz="0" w:space="0" w:color="auto"/>
          </w:divBdr>
        </w:div>
        <w:div w:id="267205509">
          <w:marLeft w:val="480"/>
          <w:marRight w:val="0"/>
          <w:marTop w:val="0"/>
          <w:marBottom w:val="0"/>
          <w:divBdr>
            <w:top w:val="none" w:sz="0" w:space="0" w:color="auto"/>
            <w:left w:val="none" w:sz="0" w:space="0" w:color="auto"/>
            <w:bottom w:val="none" w:sz="0" w:space="0" w:color="auto"/>
            <w:right w:val="none" w:sz="0" w:space="0" w:color="auto"/>
          </w:divBdr>
        </w:div>
        <w:div w:id="323318599">
          <w:marLeft w:val="480"/>
          <w:marRight w:val="0"/>
          <w:marTop w:val="0"/>
          <w:marBottom w:val="0"/>
          <w:divBdr>
            <w:top w:val="none" w:sz="0" w:space="0" w:color="auto"/>
            <w:left w:val="none" w:sz="0" w:space="0" w:color="auto"/>
            <w:bottom w:val="none" w:sz="0" w:space="0" w:color="auto"/>
            <w:right w:val="none" w:sz="0" w:space="0" w:color="auto"/>
          </w:divBdr>
        </w:div>
        <w:div w:id="360519442">
          <w:marLeft w:val="480"/>
          <w:marRight w:val="0"/>
          <w:marTop w:val="0"/>
          <w:marBottom w:val="0"/>
          <w:divBdr>
            <w:top w:val="none" w:sz="0" w:space="0" w:color="auto"/>
            <w:left w:val="none" w:sz="0" w:space="0" w:color="auto"/>
            <w:bottom w:val="none" w:sz="0" w:space="0" w:color="auto"/>
            <w:right w:val="none" w:sz="0" w:space="0" w:color="auto"/>
          </w:divBdr>
        </w:div>
        <w:div w:id="377553854">
          <w:marLeft w:val="480"/>
          <w:marRight w:val="0"/>
          <w:marTop w:val="0"/>
          <w:marBottom w:val="0"/>
          <w:divBdr>
            <w:top w:val="none" w:sz="0" w:space="0" w:color="auto"/>
            <w:left w:val="none" w:sz="0" w:space="0" w:color="auto"/>
            <w:bottom w:val="none" w:sz="0" w:space="0" w:color="auto"/>
            <w:right w:val="none" w:sz="0" w:space="0" w:color="auto"/>
          </w:divBdr>
        </w:div>
        <w:div w:id="393700608">
          <w:marLeft w:val="480"/>
          <w:marRight w:val="0"/>
          <w:marTop w:val="0"/>
          <w:marBottom w:val="0"/>
          <w:divBdr>
            <w:top w:val="none" w:sz="0" w:space="0" w:color="auto"/>
            <w:left w:val="none" w:sz="0" w:space="0" w:color="auto"/>
            <w:bottom w:val="none" w:sz="0" w:space="0" w:color="auto"/>
            <w:right w:val="none" w:sz="0" w:space="0" w:color="auto"/>
          </w:divBdr>
        </w:div>
        <w:div w:id="410351370">
          <w:marLeft w:val="480"/>
          <w:marRight w:val="0"/>
          <w:marTop w:val="0"/>
          <w:marBottom w:val="0"/>
          <w:divBdr>
            <w:top w:val="none" w:sz="0" w:space="0" w:color="auto"/>
            <w:left w:val="none" w:sz="0" w:space="0" w:color="auto"/>
            <w:bottom w:val="none" w:sz="0" w:space="0" w:color="auto"/>
            <w:right w:val="none" w:sz="0" w:space="0" w:color="auto"/>
          </w:divBdr>
        </w:div>
        <w:div w:id="417558829">
          <w:marLeft w:val="480"/>
          <w:marRight w:val="0"/>
          <w:marTop w:val="0"/>
          <w:marBottom w:val="0"/>
          <w:divBdr>
            <w:top w:val="none" w:sz="0" w:space="0" w:color="auto"/>
            <w:left w:val="none" w:sz="0" w:space="0" w:color="auto"/>
            <w:bottom w:val="none" w:sz="0" w:space="0" w:color="auto"/>
            <w:right w:val="none" w:sz="0" w:space="0" w:color="auto"/>
          </w:divBdr>
        </w:div>
        <w:div w:id="431710737">
          <w:marLeft w:val="480"/>
          <w:marRight w:val="0"/>
          <w:marTop w:val="0"/>
          <w:marBottom w:val="0"/>
          <w:divBdr>
            <w:top w:val="none" w:sz="0" w:space="0" w:color="auto"/>
            <w:left w:val="none" w:sz="0" w:space="0" w:color="auto"/>
            <w:bottom w:val="none" w:sz="0" w:space="0" w:color="auto"/>
            <w:right w:val="none" w:sz="0" w:space="0" w:color="auto"/>
          </w:divBdr>
        </w:div>
        <w:div w:id="474564655">
          <w:marLeft w:val="480"/>
          <w:marRight w:val="0"/>
          <w:marTop w:val="0"/>
          <w:marBottom w:val="0"/>
          <w:divBdr>
            <w:top w:val="none" w:sz="0" w:space="0" w:color="auto"/>
            <w:left w:val="none" w:sz="0" w:space="0" w:color="auto"/>
            <w:bottom w:val="none" w:sz="0" w:space="0" w:color="auto"/>
            <w:right w:val="none" w:sz="0" w:space="0" w:color="auto"/>
          </w:divBdr>
        </w:div>
        <w:div w:id="481896899">
          <w:marLeft w:val="480"/>
          <w:marRight w:val="0"/>
          <w:marTop w:val="0"/>
          <w:marBottom w:val="0"/>
          <w:divBdr>
            <w:top w:val="none" w:sz="0" w:space="0" w:color="auto"/>
            <w:left w:val="none" w:sz="0" w:space="0" w:color="auto"/>
            <w:bottom w:val="none" w:sz="0" w:space="0" w:color="auto"/>
            <w:right w:val="none" w:sz="0" w:space="0" w:color="auto"/>
          </w:divBdr>
        </w:div>
        <w:div w:id="606742699">
          <w:marLeft w:val="480"/>
          <w:marRight w:val="0"/>
          <w:marTop w:val="0"/>
          <w:marBottom w:val="0"/>
          <w:divBdr>
            <w:top w:val="none" w:sz="0" w:space="0" w:color="auto"/>
            <w:left w:val="none" w:sz="0" w:space="0" w:color="auto"/>
            <w:bottom w:val="none" w:sz="0" w:space="0" w:color="auto"/>
            <w:right w:val="none" w:sz="0" w:space="0" w:color="auto"/>
          </w:divBdr>
        </w:div>
        <w:div w:id="636297447">
          <w:marLeft w:val="480"/>
          <w:marRight w:val="0"/>
          <w:marTop w:val="0"/>
          <w:marBottom w:val="0"/>
          <w:divBdr>
            <w:top w:val="none" w:sz="0" w:space="0" w:color="auto"/>
            <w:left w:val="none" w:sz="0" w:space="0" w:color="auto"/>
            <w:bottom w:val="none" w:sz="0" w:space="0" w:color="auto"/>
            <w:right w:val="none" w:sz="0" w:space="0" w:color="auto"/>
          </w:divBdr>
        </w:div>
        <w:div w:id="653948565">
          <w:marLeft w:val="480"/>
          <w:marRight w:val="0"/>
          <w:marTop w:val="0"/>
          <w:marBottom w:val="0"/>
          <w:divBdr>
            <w:top w:val="none" w:sz="0" w:space="0" w:color="auto"/>
            <w:left w:val="none" w:sz="0" w:space="0" w:color="auto"/>
            <w:bottom w:val="none" w:sz="0" w:space="0" w:color="auto"/>
            <w:right w:val="none" w:sz="0" w:space="0" w:color="auto"/>
          </w:divBdr>
        </w:div>
        <w:div w:id="662664294">
          <w:marLeft w:val="480"/>
          <w:marRight w:val="0"/>
          <w:marTop w:val="0"/>
          <w:marBottom w:val="0"/>
          <w:divBdr>
            <w:top w:val="none" w:sz="0" w:space="0" w:color="auto"/>
            <w:left w:val="none" w:sz="0" w:space="0" w:color="auto"/>
            <w:bottom w:val="none" w:sz="0" w:space="0" w:color="auto"/>
            <w:right w:val="none" w:sz="0" w:space="0" w:color="auto"/>
          </w:divBdr>
        </w:div>
        <w:div w:id="699933701">
          <w:marLeft w:val="480"/>
          <w:marRight w:val="0"/>
          <w:marTop w:val="0"/>
          <w:marBottom w:val="0"/>
          <w:divBdr>
            <w:top w:val="none" w:sz="0" w:space="0" w:color="auto"/>
            <w:left w:val="none" w:sz="0" w:space="0" w:color="auto"/>
            <w:bottom w:val="none" w:sz="0" w:space="0" w:color="auto"/>
            <w:right w:val="none" w:sz="0" w:space="0" w:color="auto"/>
          </w:divBdr>
        </w:div>
        <w:div w:id="711030484">
          <w:marLeft w:val="480"/>
          <w:marRight w:val="0"/>
          <w:marTop w:val="0"/>
          <w:marBottom w:val="0"/>
          <w:divBdr>
            <w:top w:val="none" w:sz="0" w:space="0" w:color="auto"/>
            <w:left w:val="none" w:sz="0" w:space="0" w:color="auto"/>
            <w:bottom w:val="none" w:sz="0" w:space="0" w:color="auto"/>
            <w:right w:val="none" w:sz="0" w:space="0" w:color="auto"/>
          </w:divBdr>
        </w:div>
        <w:div w:id="714039153">
          <w:marLeft w:val="480"/>
          <w:marRight w:val="0"/>
          <w:marTop w:val="0"/>
          <w:marBottom w:val="0"/>
          <w:divBdr>
            <w:top w:val="none" w:sz="0" w:space="0" w:color="auto"/>
            <w:left w:val="none" w:sz="0" w:space="0" w:color="auto"/>
            <w:bottom w:val="none" w:sz="0" w:space="0" w:color="auto"/>
            <w:right w:val="none" w:sz="0" w:space="0" w:color="auto"/>
          </w:divBdr>
        </w:div>
        <w:div w:id="753013125">
          <w:marLeft w:val="480"/>
          <w:marRight w:val="0"/>
          <w:marTop w:val="0"/>
          <w:marBottom w:val="0"/>
          <w:divBdr>
            <w:top w:val="none" w:sz="0" w:space="0" w:color="auto"/>
            <w:left w:val="none" w:sz="0" w:space="0" w:color="auto"/>
            <w:bottom w:val="none" w:sz="0" w:space="0" w:color="auto"/>
            <w:right w:val="none" w:sz="0" w:space="0" w:color="auto"/>
          </w:divBdr>
        </w:div>
        <w:div w:id="783617269">
          <w:marLeft w:val="480"/>
          <w:marRight w:val="0"/>
          <w:marTop w:val="0"/>
          <w:marBottom w:val="0"/>
          <w:divBdr>
            <w:top w:val="none" w:sz="0" w:space="0" w:color="auto"/>
            <w:left w:val="none" w:sz="0" w:space="0" w:color="auto"/>
            <w:bottom w:val="none" w:sz="0" w:space="0" w:color="auto"/>
            <w:right w:val="none" w:sz="0" w:space="0" w:color="auto"/>
          </w:divBdr>
        </w:div>
        <w:div w:id="823206647">
          <w:marLeft w:val="480"/>
          <w:marRight w:val="0"/>
          <w:marTop w:val="0"/>
          <w:marBottom w:val="0"/>
          <w:divBdr>
            <w:top w:val="none" w:sz="0" w:space="0" w:color="auto"/>
            <w:left w:val="none" w:sz="0" w:space="0" w:color="auto"/>
            <w:bottom w:val="none" w:sz="0" w:space="0" w:color="auto"/>
            <w:right w:val="none" w:sz="0" w:space="0" w:color="auto"/>
          </w:divBdr>
        </w:div>
        <w:div w:id="857695875">
          <w:marLeft w:val="480"/>
          <w:marRight w:val="0"/>
          <w:marTop w:val="0"/>
          <w:marBottom w:val="0"/>
          <w:divBdr>
            <w:top w:val="none" w:sz="0" w:space="0" w:color="auto"/>
            <w:left w:val="none" w:sz="0" w:space="0" w:color="auto"/>
            <w:bottom w:val="none" w:sz="0" w:space="0" w:color="auto"/>
            <w:right w:val="none" w:sz="0" w:space="0" w:color="auto"/>
          </w:divBdr>
        </w:div>
        <w:div w:id="909340973">
          <w:marLeft w:val="480"/>
          <w:marRight w:val="0"/>
          <w:marTop w:val="0"/>
          <w:marBottom w:val="0"/>
          <w:divBdr>
            <w:top w:val="none" w:sz="0" w:space="0" w:color="auto"/>
            <w:left w:val="none" w:sz="0" w:space="0" w:color="auto"/>
            <w:bottom w:val="none" w:sz="0" w:space="0" w:color="auto"/>
            <w:right w:val="none" w:sz="0" w:space="0" w:color="auto"/>
          </w:divBdr>
        </w:div>
        <w:div w:id="957880896">
          <w:marLeft w:val="480"/>
          <w:marRight w:val="0"/>
          <w:marTop w:val="0"/>
          <w:marBottom w:val="0"/>
          <w:divBdr>
            <w:top w:val="none" w:sz="0" w:space="0" w:color="auto"/>
            <w:left w:val="none" w:sz="0" w:space="0" w:color="auto"/>
            <w:bottom w:val="none" w:sz="0" w:space="0" w:color="auto"/>
            <w:right w:val="none" w:sz="0" w:space="0" w:color="auto"/>
          </w:divBdr>
        </w:div>
        <w:div w:id="1048527871">
          <w:marLeft w:val="480"/>
          <w:marRight w:val="0"/>
          <w:marTop w:val="0"/>
          <w:marBottom w:val="0"/>
          <w:divBdr>
            <w:top w:val="none" w:sz="0" w:space="0" w:color="auto"/>
            <w:left w:val="none" w:sz="0" w:space="0" w:color="auto"/>
            <w:bottom w:val="none" w:sz="0" w:space="0" w:color="auto"/>
            <w:right w:val="none" w:sz="0" w:space="0" w:color="auto"/>
          </w:divBdr>
        </w:div>
        <w:div w:id="1072894092">
          <w:marLeft w:val="480"/>
          <w:marRight w:val="0"/>
          <w:marTop w:val="0"/>
          <w:marBottom w:val="0"/>
          <w:divBdr>
            <w:top w:val="none" w:sz="0" w:space="0" w:color="auto"/>
            <w:left w:val="none" w:sz="0" w:space="0" w:color="auto"/>
            <w:bottom w:val="none" w:sz="0" w:space="0" w:color="auto"/>
            <w:right w:val="none" w:sz="0" w:space="0" w:color="auto"/>
          </w:divBdr>
        </w:div>
        <w:div w:id="1141197023">
          <w:marLeft w:val="480"/>
          <w:marRight w:val="0"/>
          <w:marTop w:val="0"/>
          <w:marBottom w:val="0"/>
          <w:divBdr>
            <w:top w:val="none" w:sz="0" w:space="0" w:color="auto"/>
            <w:left w:val="none" w:sz="0" w:space="0" w:color="auto"/>
            <w:bottom w:val="none" w:sz="0" w:space="0" w:color="auto"/>
            <w:right w:val="none" w:sz="0" w:space="0" w:color="auto"/>
          </w:divBdr>
        </w:div>
        <w:div w:id="1275597041">
          <w:marLeft w:val="480"/>
          <w:marRight w:val="0"/>
          <w:marTop w:val="0"/>
          <w:marBottom w:val="0"/>
          <w:divBdr>
            <w:top w:val="none" w:sz="0" w:space="0" w:color="auto"/>
            <w:left w:val="none" w:sz="0" w:space="0" w:color="auto"/>
            <w:bottom w:val="none" w:sz="0" w:space="0" w:color="auto"/>
            <w:right w:val="none" w:sz="0" w:space="0" w:color="auto"/>
          </w:divBdr>
        </w:div>
        <w:div w:id="1289582085">
          <w:marLeft w:val="480"/>
          <w:marRight w:val="0"/>
          <w:marTop w:val="0"/>
          <w:marBottom w:val="0"/>
          <w:divBdr>
            <w:top w:val="none" w:sz="0" w:space="0" w:color="auto"/>
            <w:left w:val="none" w:sz="0" w:space="0" w:color="auto"/>
            <w:bottom w:val="none" w:sz="0" w:space="0" w:color="auto"/>
            <w:right w:val="none" w:sz="0" w:space="0" w:color="auto"/>
          </w:divBdr>
        </w:div>
        <w:div w:id="1360668555">
          <w:marLeft w:val="480"/>
          <w:marRight w:val="0"/>
          <w:marTop w:val="0"/>
          <w:marBottom w:val="0"/>
          <w:divBdr>
            <w:top w:val="none" w:sz="0" w:space="0" w:color="auto"/>
            <w:left w:val="none" w:sz="0" w:space="0" w:color="auto"/>
            <w:bottom w:val="none" w:sz="0" w:space="0" w:color="auto"/>
            <w:right w:val="none" w:sz="0" w:space="0" w:color="auto"/>
          </w:divBdr>
        </w:div>
        <w:div w:id="1425373524">
          <w:marLeft w:val="480"/>
          <w:marRight w:val="0"/>
          <w:marTop w:val="0"/>
          <w:marBottom w:val="0"/>
          <w:divBdr>
            <w:top w:val="none" w:sz="0" w:space="0" w:color="auto"/>
            <w:left w:val="none" w:sz="0" w:space="0" w:color="auto"/>
            <w:bottom w:val="none" w:sz="0" w:space="0" w:color="auto"/>
            <w:right w:val="none" w:sz="0" w:space="0" w:color="auto"/>
          </w:divBdr>
        </w:div>
        <w:div w:id="1452479945">
          <w:marLeft w:val="480"/>
          <w:marRight w:val="0"/>
          <w:marTop w:val="0"/>
          <w:marBottom w:val="0"/>
          <w:divBdr>
            <w:top w:val="none" w:sz="0" w:space="0" w:color="auto"/>
            <w:left w:val="none" w:sz="0" w:space="0" w:color="auto"/>
            <w:bottom w:val="none" w:sz="0" w:space="0" w:color="auto"/>
            <w:right w:val="none" w:sz="0" w:space="0" w:color="auto"/>
          </w:divBdr>
        </w:div>
        <w:div w:id="1555392603">
          <w:marLeft w:val="480"/>
          <w:marRight w:val="0"/>
          <w:marTop w:val="0"/>
          <w:marBottom w:val="0"/>
          <w:divBdr>
            <w:top w:val="none" w:sz="0" w:space="0" w:color="auto"/>
            <w:left w:val="none" w:sz="0" w:space="0" w:color="auto"/>
            <w:bottom w:val="none" w:sz="0" w:space="0" w:color="auto"/>
            <w:right w:val="none" w:sz="0" w:space="0" w:color="auto"/>
          </w:divBdr>
        </w:div>
        <w:div w:id="1587882507">
          <w:marLeft w:val="480"/>
          <w:marRight w:val="0"/>
          <w:marTop w:val="0"/>
          <w:marBottom w:val="0"/>
          <w:divBdr>
            <w:top w:val="none" w:sz="0" w:space="0" w:color="auto"/>
            <w:left w:val="none" w:sz="0" w:space="0" w:color="auto"/>
            <w:bottom w:val="none" w:sz="0" w:space="0" w:color="auto"/>
            <w:right w:val="none" w:sz="0" w:space="0" w:color="auto"/>
          </w:divBdr>
        </w:div>
        <w:div w:id="1652831984">
          <w:marLeft w:val="480"/>
          <w:marRight w:val="0"/>
          <w:marTop w:val="0"/>
          <w:marBottom w:val="0"/>
          <w:divBdr>
            <w:top w:val="none" w:sz="0" w:space="0" w:color="auto"/>
            <w:left w:val="none" w:sz="0" w:space="0" w:color="auto"/>
            <w:bottom w:val="none" w:sz="0" w:space="0" w:color="auto"/>
            <w:right w:val="none" w:sz="0" w:space="0" w:color="auto"/>
          </w:divBdr>
        </w:div>
        <w:div w:id="1679501778">
          <w:marLeft w:val="480"/>
          <w:marRight w:val="0"/>
          <w:marTop w:val="0"/>
          <w:marBottom w:val="0"/>
          <w:divBdr>
            <w:top w:val="none" w:sz="0" w:space="0" w:color="auto"/>
            <w:left w:val="none" w:sz="0" w:space="0" w:color="auto"/>
            <w:bottom w:val="none" w:sz="0" w:space="0" w:color="auto"/>
            <w:right w:val="none" w:sz="0" w:space="0" w:color="auto"/>
          </w:divBdr>
        </w:div>
        <w:div w:id="1683125562">
          <w:marLeft w:val="480"/>
          <w:marRight w:val="0"/>
          <w:marTop w:val="0"/>
          <w:marBottom w:val="0"/>
          <w:divBdr>
            <w:top w:val="none" w:sz="0" w:space="0" w:color="auto"/>
            <w:left w:val="none" w:sz="0" w:space="0" w:color="auto"/>
            <w:bottom w:val="none" w:sz="0" w:space="0" w:color="auto"/>
            <w:right w:val="none" w:sz="0" w:space="0" w:color="auto"/>
          </w:divBdr>
        </w:div>
        <w:div w:id="1699042648">
          <w:marLeft w:val="480"/>
          <w:marRight w:val="0"/>
          <w:marTop w:val="0"/>
          <w:marBottom w:val="0"/>
          <w:divBdr>
            <w:top w:val="none" w:sz="0" w:space="0" w:color="auto"/>
            <w:left w:val="none" w:sz="0" w:space="0" w:color="auto"/>
            <w:bottom w:val="none" w:sz="0" w:space="0" w:color="auto"/>
            <w:right w:val="none" w:sz="0" w:space="0" w:color="auto"/>
          </w:divBdr>
        </w:div>
        <w:div w:id="1700159757">
          <w:marLeft w:val="480"/>
          <w:marRight w:val="0"/>
          <w:marTop w:val="0"/>
          <w:marBottom w:val="0"/>
          <w:divBdr>
            <w:top w:val="none" w:sz="0" w:space="0" w:color="auto"/>
            <w:left w:val="none" w:sz="0" w:space="0" w:color="auto"/>
            <w:bottom w:val="none" w:sz="0" w:space="0" w:color="auto"/>
            <w:right w:val="none" w:sz="0" w:space="0" w:color="auto"/>
          </w:divBdr>
        </w:div>
        <w:div w:id="1759986499">
          <w:marLeft w:val="480"/>
          <w:marRight w:val="0"/>
          <w:marTop w:val="0"/>
          <w:marBottom w:val="0"/>
          <w:divBdr>
            <w:top w:val="none" w:sz="0" w:space="0" w:color="auto"/>
            <w:left w:val="none" w:sz="0" w:space="0" w:color="auto"/>
            <w:bottom w:val="none" w:sz="0" w:space="0" w:color="auto"/>
            <w:right w:val="none" w:sz="0" w:space="0" w:color="auto"/>
          </w:divBdr>
        </w:div>
        <w:div w:id="1916696766">
          <w:marLeft w:val="480"/>
          <w:marRight w:val="0"/>
          <w:marTop w:val="0"/>
          <w:marBottom w:val="0"/>
          <w:divBdr>
            <w:top w:val="none" w:sz="0" w:space="0" w:color="auto"/>
            <w:left w:val="none" w:sz="0" w:space="0" w:color="auto"/>
            <w:bottom w:val="none" w:sz="0" w:space="0" w:color="auto"/>
            <w:right w:val="none" w:sz="0" w:space="0" w:color="auto"/>
          </w:divBdr>
        </w:div>
        <w:div w:id="1917550469">
          <w:marLeft w:val="480"/>
          <w:marRight w:val="0"/>
          <w:marTop w:val="0"/>
          <w:marBottom w:val="0"/>
          <w:divBdr>
            <w:top w:val="none" w:sz="0" w:space="0" w:color="auto"/>
            <w:left w:val="none" w:sz="0" w:space="0" w:color="auto"/>
            <w:bottom w:val="none" w:sz="0" w:space="0" w:color="auto"/>
            <w:right w:val="none" w:sz="0" w:space="0" w:color="auto"/>
          </w:divBdr>
        </w:div>
        <w:div w:id="1923373696">
          <w:marLeft w:val="480"/>
          <w:marRight w:val="0"/>
          <w:marTop w:val="0"/>
          <w:marBottom w:val="0"/>
          <w:divBdr>
            <w:top w:val="none" w:sz="0" w:space="0" w:color="auto"/>
            <w:left w:val="none" w:sz="0" w:space="0" w:color="auto"/>
            <w:bottom w:val="none" w:sz="0" w:space="0" w:color="auto"/>
            <w:right w:val="none" w:sz="0" w:space="0" w:color="auto"/>
          </w:divBdr>
        </w:div>
        <w:div w:id="1952348837">
          <w:marLeft w:val="480"/>
          <w:marRight w:val="0"/>
          <w:marTop w:val="0"/>
          <w:marBottom w:val="0"/>
          <w:divBdr>
            <w:top w:val="none" w:sz="0" w:space="0" w:color="auto"/>
            <w:left w:val="none" w:sz="0" w:space="0" w:color="auto"/>
            <w:bottom w:val="none" w:sz="0" w:space="0" w:color="auto"/>
            <w:right w:val="none" w:sz="0" w:space="0" w:color="auto"/>
          </w:divBdr>
        </w:div>
        <w:div w:id="2045210476">
          <w:marLeft w:val="480"/>
          <w:marRight w:val="0"/>
          <w:marTop w:val="0"/>
          <w:marBottom w:val="0"/>
          <w:divBdr>
            <w:top w:val="none" w:sz="0" w:space="0" w:color="auto"/>
            <w:left w:val="none" w:sz="0" w:space="0" w:color="auto"/>
            <w:bottom w:val="none" w:sz="0" w:space="0" w:color="auto"/>
            <w:right w:val="none" w:sz="0" w:space="0" w:color="auto"/>
          </w:divBdr>
        </w:div>
        <w:div w:id="2055734864">
          <w:marLeft w:val="480"/>
          <w:marRight w:val="0"/>
          <w:marTop w:val="0"/>
          <w:marBottom w:val="0"/>
          <w:divBdr>
            <w:top w:val="none" w:sz="0" w:space="0" w:color="auto"/>
            <w:left w:val="none" w:sz="0" w:space="0" w:color="auto"/>
            <w:bottom w:val="none" w:sz="0" w:space="0" w:color="auto"/>
            <w:right w:val="none" w:sz="0" w:space="0" w:color="auto"/>
          </w:divBdr>
        </w:div>
        <w:div w:id="2087796306">
          <w:marLeft w:val="480"/>
          <w:marRight w:val="0"/>
          <w:marTop w:val="0"/>
          <w:marBottom w:val="0"/>
          <w:divBdr>
            <w:top w:val="none" w:sz="0" w:space="0" w:color="auto"/>
            <w:left w:val="none" w:sz="0" w:space="0" w:color="auto"/>
            <w:bottom w:val="none" w:sz="0" w:space="0" w:color="auto"/>
            <w:right w:val="none" w:sz="0" w:space="0" w:color="auto"/>
          </w:divBdr>
        </w:div>
        <w:div w:id="2100977069">
          <w:marLeft w:val="480"/>
          <w:marRight w:val="0"/>
          <w:marTop w:val="0"/>
          <w:marBottom w:val="0"/>
          <w:divBdr>
            <w:top w:val="none" w:sz="0" w:space="0" w:color="auto"/>
            <w:left w:val="none" w:sz="0" w:space="0" w:color="auto"/>
            <w:bottom w:val="none" w:sz="0" w:space="0" w:color="auto"/>
            <w:right w:val="none" w:sz="0" w:space="0" w:color="auto"/>
          </w:divBdr>
        </w:div>
      </w:divsChild>
    </w:div>
    <w:div w:id="2061057194">
      <w:marLeft w:val="640"/>
      <w:marRight w:val="0"/>
      <w:marTop w:val="0"/>
      <w:marBottom w:val="0"/>
      <w:divBdr>
        <w:top w:val="none" w:sz="0" w:space="0" w:color="auto"/>
        <w:left w:val="none" w:sz="0" w:space="0" w:color="auto"/>
        <w:bottom w:val="none" w:sz="0" w:space="0" w:color="auto"/>
        <w:right w:val="none" w:sz="0" w:space="0" w:color="auto"/>
      </w:divBdr>
    </w:div>
    <w:div w:id="2061246934">
      <w:marLeft w:val="640"/>
      <w:marRight w:val="0"/>
      <w:marTop w:val="0"/>
      <w:marBottom w:val="0"/>
      <w:divBdr>
        <w:top w:val="none" w:sz="0" w:space="0" w:color="auto"/>
        <w:left w:val="none" w:sz="0" w:space="0" w:color="auto"/>
        <w:bottom w:val="none" w:sz="0" w:space="0" w:color="auto"/>
        <w:right w:val="none" w:sz="0" w:space="0" w:color="auto"/>
      </w:divBdr>
    </w:div>
    <w:div w:id="2061971620">
      <w:marLeft w:val="640"/>
      <w:marRight w:val="0"/>
      <w:marTop w:val="0"/>
      <w:marBottom w:val="0"/>
      <w:divBdr>
        <w:top w:val="none" w:sz="0" w:space="0" w:color="auto"/>
        <w:left w:val="none" w:sz="0" w:space="0" w:color="auto"/>
        <w:bottom w:val="none" w:sz="0" w:space="0" w:color="auto"/>
        <w:right w:val="none" w:sz="0" w:space="0" w:color="auto"/>
      </w:divBdr>
    </w:div>
    <w:div w:id="2062047540">
      <w:marLeft w:val="640"/>
      <w:marRight w:val="0"/>
      <w:marTop w:val="0"/>
      <w:marBottom w:val="0"/>
      <w:divBdr>
        <w:top w:val="none" w:sz="0" w:space="0" w:color="auto"/>
        <w:left w:val="none" w:sz="0" w:space="0" w:color="auto"/>
        <w:bottom w:val="none" w:sz="0" w:space="0" w:color="auto"/>
        <w:right w:val="none" w:sz="0" w:space="0" w:color="auto"/>
      </w:divBdr>
    </w:div>
    <w:div w:id="2062437695">
      <w:marLeft w:val="640"/>
      <w:marRight w:val="0"/>
      <w:marTop w:val="0"/>
      <w:marBottom w:val="0"/>
      <w:divBdr>
        <w:top w:val="none" w:sz="0" w:space="0" w:color="auto"/>
        <w:left w:val="none" w:sz="0" w:space="0" w:color="auto"/>
        <w:bottom w:val="none" w:sz="0" w:space="0" w:color="auto"/>
        <w:right w:val="none" w:sz="0" w:space="0" w:color="auto"/>
      </w:divBdr>
    </w:div>
    <w:div w:id="2062903672">
      <w:marLeft w:val="640"/>
      <w:marRight w:val="0"/>
      <w:marTop w:val="0"/>
      <w:marBottom w:val="0"/>
      <w:divBdr>
        <w:top w:val="none" w:sz="0" w:space="0" w:color="auto"/>
        <w:left w:val="none" w:sz="0" w:space="0" w:color="auto"/>
        <w:bottom w:val="none" w:sz="0" w:space="0" w:color="auto"/>
        <w:right w:val="none" w:sz="0" w:space="0" w:color="auto"/>
      </w:divBdr>
    </w:div>
    <w:div w:id="2063365547">
      <w:marLeft w:val="640"/>
      <w:marRight w:val="0"/>
      <w:marTop w:val="0"/>
      <w:marBottom w:val="0"/>
      <w:divBdr>
        <w:top w:val="none" w:sz="0" w:space="0" w:color="auto"/>
        <w:left w:val="none" w:sz="0" w:space="0" w:color="auto"/>
        <w:bottom w:val="none" w:sz="0" w:space="0" w:color="auto"/>
        <w:right w:val="none" w:sz="0" w:space="0" w:color="auto"/>
      </w:divBdr>
    </w:div>
    <w:div w:id="2063402428">
      <w:bodyDiv w:val="1"/>
      <w:marLeft w:val="0"/>
      <w:marRight w:val="0"/>
      <w:marTop w:val="0"/>
      <w:marBottom w:val="0"/>
      <w:divBdr>
        <w:top w:val="none" w:sz="0" w:space="0" w:color="auto"/>
        <w:left w:val="none" w:sz="0" w:space="0" w:color="auto"/>
        <w:bottom w:val="none" w:sz="0" w:space="0" w:color="auto"/>
        <w:right w:val="none" w:sz="0" w:space="0" w:color="auto"/>
      </w:divBdr>
    </w:div>
    <w:div w:id="2063553994">
      <w:marLeft w:val="640"/>
      <w:marRight w:val="0"/>
      <w:marTop w:val="0"/>
      <w:marBottom w:val="0"/>
      <w:divBdr>
        <w:top w:val="none" w:sz="0" w:space="0" w:color="auto"/>
        <w:left w:val="none" w:sz="0" w:space="0" w:color="auto"/>
        <w:bottom w:val="none" w:sz="0" w:space="0" w:color="auto"/>
        <w:right w:val="none" w:sz="0" w:space="0" w:color="auto"/>
      </w:divBdr>
    </w:div>
    <w:div w:id="2063672898">
      <w:marLeft w:val="640"/>
      <w:marRight w:val="0"/>
      <w:marTop w:val="0"/>
      <w:marBottom w:val="0"/>
      <w:divBdr>
        <w:top w:val="none" w:sz="0" w:space="0" w:color="auto"/>
        <w:left w:val="none" w:sz="0" w:space="0" w:color="auto"/>
        <w:bottom w:val="none" w:sz="0" w:space="0" w:color="auto"/>
        <w:right w:val="none" w:sz="0" w:space="0" w:color="auto"/>
      </w:divBdr>
    </w:div>
    <w:div w:id="2063939990">
      <w:marLeft w:val="640"/>
      <w:marRight w:val="0"/>
      <w:marTop w:val="0"/>
      <w:marBottom w:val="0"/>
      <w:divBdr>
        <w:top w:val="none" w:sz="0" w:space="0" w:color="auto"/>
        <w:left w:val="none" w:sz="0" w:space="0" w:color="auto"/>
        <w:bottom w:val="none" w:sz="0" w:space="0" w:color="auto"/>
        <w:right w:val="none" w:sz="0" w:space="0" w:color="auto"/>
      </w:divBdr>
    </w:div>
    <w:div w:id="2064333039">
      <w:bodyDiv w:val="1"/>
      <w:marLeft w:val="0"/>
      <w:marRight w:val="0"/>
      <w:marTop w:val="0"/>
      <w:marBottom w:val="0"/>
      <w:divBdr>
        <w:top w:val="none" w:sz="0" w:space="0" w:color="auto"/>
        <w:left w:val="none" w:sz="0" w:space="0" w:color="auto"/>
        <w:bottom w:val="none" w:sz="0" w:space="0" w:color="auto"/>
        <w:right w:val="none" w:sz="0" w:space="0" w:color="auto"/>
      </w:divBdr>
    </w:div>
    <w:div w:id="2064596699">
      <w:marLeft w:val="640"/>
      <w:marRight w:val="0"/>
      <w:marTop w:val="0"/>
      <w:marBottom w:val="0"/>
      <w:divBdr>
        <w:top w:val="none" w:sz="0" w:space="0" w:color="auto"/>
        <w:left w:val="none" w:sz="0" w:space="0" w:color="auto"/>
        <w:bottom w:val="none" w:sz="0" w:space="0" w:color="auto"/>
        <w:right w:val="none" w:sz="0" w:space="0" w:color="auto"/>
      </w:divBdr>
    </w:div>
    <w:div w:id="2065137291">
      <w:bodyDiv w:val="1"/>
      <w:marLeft w:val="0"/>
      <w:marRight w:val="0"/>
      <w:marTop w:val="0"/>
      <w:marBottom w:val="0"/>
      <w:divBdr>
        <w:top w:val="none" w:sz="0" w:space="0" w:color="auto"/>
        <w:left w:val="none" w:sz="0" w:space="0" w:color="auto"/>
        <w:bottom w:val="none" w:sz="0" w:space="0" w:color="auto"/>
        <w:right w:val="none" w:sz="0" w:space="0" w:color="auto"/>
      </w:divBdr>
    </w:div>
    <w:div w:id="2065398473">
      <w:bodyDiv w:val="1"/>
      <w:marLeft w:val="0"/>
      <w:marRight w:val="0"/>
      <w:marTop w:val="0"/>
      <w:marBottom w:val="0"/>
      <w:divBdr>
        <w:top w:val="none" w:sz="0" w:space="0" w:color="auto"/>
        <w:left w:val="none" w:sz="0" w:space="0" w:color="auto"/>
        <w:bottom w:val="none" w:sz="0" w:space="0" w:color="auto"/>
        <w:right w:val="none" w:sz="0" w:space="0" w:color="auto"/>
      </w:divBdr>
      <w:divsChild>
        <w:div w:id="60491052">
          <w:marLeft w:val="480"/>
          <w:marRight w:val="0"/>
          <w:marTop w:val="0"/>
          <w:marBottom w:val="0"/>
          <w:divBdr>
            <w:top w:val="none" w:sz="0" w:space="0" w:color="auto"/>
            <w:left w:val="none" w:sz="0" w:space="0" w:color="auto"/>
            <w:bottom w:val="none" w:sz="0" w:space="0" w:color="auto"/>
            <w:right w:val="none" w:sz="0" w:space="0" w:color="auto"/>
          </w:divBdr>
        </w:div>
        <w:div w:id="119302586">
          <w:marLeft w:val="480"/>
          <w:marRight w:val="0"/>
          <w:marTop w:val="0"/>
          <w:marBottom w:val="0"/>
          <w:divBdr>
            <w:top w:val="none" w:sz="0" w:space="0" w:color="auto"/>
            <w:left w:val="none" w:sz="0" w:space="0" w:color="auto"/>
            <w:bottom w:val="none" w:sz="0" w:space="0" w:color="auto"/>
            <w:right w:val="none" w:sz="0" w:space="0" w:color="auto"/>
          </w:divBdr>
        </w:div>
        <w:div w:id="129053314">
          <w:marLeft w:val="480"/>
          <w:marRight w:val="0"/>
          <w:marTop w:val="0"/>
          <w:marBottom w:val="0"/>
          <w:divBdr>
            <w:top w:val="none" w:sz="0" w:space="0" w:color="auto"/>
            <w:left w:val="none" w:sz="0" w:space="0" w:color="auto"/>
            <w:bottom w:val="none" w:sz="0" w:space="0" w:color="auto"/>
            <w:right w:val="none" w:sz="0" w:space="0" w:color="auto"/>
          </w:divBdr>
        </w:div>
        <w:div w:id="215167608">
          <w:marLeft w:val="480"/>
          <w:marRight w:val="0"/>
          <w:marTop w:val="0"/>
          <w:marBottom w:val="0"/>
          <w:divBdr>
            <w:top w:val="none" w:sz="0" w:space="0" w:color="auto"/>
            <w:left w:val="none" w:sz="0" w:space="0" w:color="auto"/>
            <w:bottom w:val="none" w:sz="0" w:space="0" w:color="auto"/>
            <w:right w:val="none" w:sz="0" w:space="0" w:color="auto"/>
          </w:divBdr>
        </w:div>
        <w:div w:id="223563753">
          <w:marLeft w:val="480"/>
          <w:marRight w:val="0"/>
          <w:marTop w:val="0"/>
          <w:marBottom w:val="0"/>
          <w:divBdr>
            <w:top w:val="none" w:sz="0" w:space="0" w:color="auto"/>
            <w:left w:val="none" w:sz="0" w:space="0" w:color="auto"/>
            <w:bottom w:val="none" w:sz="0" w:space="0" w:color="auto"/>
            <w:right w:val="none" w:sz="0" w:space="0" w:color="auto"/>
          </w:divBdr>
        </w:div>
        <w:div w:id="243879153">
          <w:marLeft w:val="480"/>
          <w:marRight w:val="0"/>
          <w:marTop w:val="0"/>
          <w:marBottom w:val="0"/>
          <w:divBdr>
            <w:top w:val="none" w:sz="0" w:space="0" w:color="auto"/>
            <w:left w:val="none" w:sz="0" w:space="0" w:color="auto"/>
            <w:bottom w:val="none" w:sz="0" w:space="0" w:color="auto"/>
            <w:right w:val="none" w:sz="0" w:space="0" w:color="auto"/>
          </w:divBdr>
        </w:div>
        <w:div w:id="272711510">
          <w:marLeft w:val="480"/>
          <w:marRight w:val="0"/>
          <w:marTop w:val="0"/>
          <w:marBottom w:val="0"/>
          <w:divBdr>
            <w:top w:val="none" w:sz="0" w:space="0" w:color="auto"/>
            <w:left w:val="none" w:sz="0" w:space="0" w:color="auto"/>
            <w:bottom w:val="none" w:sz="0" w:space="0" w:color="auto"/>
            <w:right w:val="none" w:sz="0" w:space="0" w:color="auto"/>
          </w:divBdr>
        </w:div>
        <w:div w:id="274361732">
          <w:marLeft w:val="480"/>
          <w:marRight w:val="0"/>
          <w:marTop w:val="0"/>
          <w:marBottom w:val="0"/>
          <w:divBdr>
            <w:top w:val="none" w:sz="0" w:space="0" w:color="auto"/>
            <w:left w:val="none" w:sz="0" w:space="0" w:color="auto"/>
            <w:bottom w:val="none" w:sz="0" w:space="0" w:color="auto"/>
            <w:right w:val="none" w:sz="0" w:space="0" w:color="auto"/>
          </w:divBdr>
        </w:div>
        <w:div w:id="291718318">
          <w:marLeft w:val="480"/>
          <w:marRight w:val="0"/>
          <w:marTop w:val="0"/>
          <w:marBottom w:val="0"/>
          <w:divBdr>
            <w:top w:val="none" w:sz="0" w:space="0" w:color="auto"/>
            <w:left w:val="none" w:sz="0" w:space="0" w:color="auto"/>
            <w:bottom w:val="none" w:sz="0" w:space="0" w:color="auto"/>
            <w:right w:val="none" w:sz="0" w:space="0" w:color="auto"/>
          </w:divBdr>
        </w:div>
        <w:div w:id="302272294">
          <w:marLeft w:val="480"/>
          <w:marRight w:val="0"/>
          <w:marTop w:val="0"/>
          <w:marBottom w:val="0"/>
          <w:divBdr>
            <w:top w:val="none" w:sz="0" w:space="0" w:color="auto"/>
            <w:left w:val="none" w:sz="0" w:space="0" w:color="auto"/>
            <w:bottom w:val="none" w:sz="0" w:space="0" w:color="auto"/>
            <w:right w:val="none" w:sz="0" w:space="0" w:color="auto"/>
          </w:divBdr>
        </w:div>
        <w:div w:id="345714551">
          <w:marLeft w:val="480"/>
          <w:marRight w:val="0"/>
          <w:marTop w:val="0"/>
          <w:marBottom w:val="0"/>
          <w:divBdr>
            <w:top w:val="none" w:sz="0" w:space="0" w:color="auto"/>
            <w:left w:val="none" w:sz="0" w:space="0" w:color="auto"/>
            <w:bottom w:val="none" w:sz="0" w:space="0" w:color="auto"/>
            <w:right w:val="none" w:sz="0" w:space="0" w:color="auto"/>
          </w:divBdr>
        </w:div>
        <w:div w:id="359354278">
          <w:marLeft w:val="480"/>
          <w:marRight w:val="0"/>
          <w:marTop w:val="0"/>
          <w:marBottom w:val="0"/>
          <w:divBdr>
            <w:top w:val="none" w:sz="0" w:space="0" w:color="auto"/>
            <w:left w:val="none" w:sz="0" w:space="0" w:color="auto"/>
            <w:bottom w:val="none" w:sz="0" w:space="0" w:color="auto"/>
            <w:right w:val="none" w:sz="0" w:space="0" w:color="auto"/>
          </w:divBdr>
        </w:div>
        <w:div w:id="379061390">
          <w:marLeft w:val="480"/>
          <w:marRight w:val="0"/>
          <w:marTop w:val="0"/>
          <w:marBottom w:val="0"/>
          <w:divBdr>
            <w:top w:val="none" w:sz="0" w:space="0" w:color="auto"/>
            <w:left w:val="none" w:sz="0" w:space="0" w:color="auto"/>
            <w:bottom w:val="none" w:sz="0" w:space="0" w:color="auto"/>
            <w:right w:val="none" w:sz="0" w:space="0" w:color="auto"/>
          </w:divBdr>
        </w:div>
        <w:div w:id="457798394">
          <w:marLeft w:val="480"/>
          <w:marRight w:val="0"/>
          <w:marTop w:val="0"/>
          <w:marBottom w:val="0"/>
          <w:divBdr>
            <w:top w:val="none" w:sz="0" w:space="0" w:color="auto"/>
            <w:left w:val="none" w:sz="0" w:space="0" w:color="auto"/>
            <w:bottom w:val="none" w:sz="0" w:space="0" w:color="auto"/>
            <w:right w:val="none" w:sz="0" w:space="0" w:color="auto"/>
          </w:divBdr>
        </w:div>
        <w:div w:id="458957107">
          <w:marLeft w:val="480"/>
          <w:marRight w:val="0"/>
          <w:marTop w:val="0"/>
          <w:marBottom w:val="0"/>
          <w:divBdr>
            <w:top w:val="none" w:sz="0" w:space="0" w:color="auto"/>
            <w:left w:val="none" w:sz="0" w:space="0" w:color="auto"/>
            <w:bottom w:val="none" w:sz="0" w:space="0" w:color="auto"/>
            <w:right w:val="none" w:sz="0" w:space="0" w:color="auto"/>
          </w:divBdr>
        </w:div>
        <w:div w:id="490369495">
          <w:marLeft w:val="480"/>
          <w:marRight w:val="0"/>
          <w:marTop w:val="0"/>
          <w:marBottom w:val="0"/>
          <w:divBdr>
            <w:top w:val="none" w:sz="0" w:space="0" w:color="auto"/>
            <w:left w:val="none" w:sz="0" w:space="0" w:color="auto"/>
            <w:bottom w:val="none" w:sz="0" w:space="0" w:color="auto"/>
            <w:right w:val="none" w:sz="0" w:space="0" w:color="auto"/>
          </w:divBdr>
        </w:div>
        <w:div w:id="499585627">
          <w:marLeft w:val="480"/>
          <w:marRight w:val="0"/>
          <w:marTop w:val="0"/>
          <w:marBottom w:val="0"/>
          <w:divBdr>
            <w:top w:val="none" w:sz="0" w:space="0" w:color="auto"/>
            <w:left w:val="none" w:sz="0" w:space="0" w:color="auto"/>
            <w:bottom w:val="none" w:sz="0" w:space="0" w:color="auto"/>
            <w:right w:val="none" w:sz="0" w:space="0" w:color="auto"/>
          </w:divBdr>
        </w:div>
        <w:div w:id="551231681">
          <w:marLeft w:val="480"/>
          <w:marRight w:val="0"/>
          <w:marTop w:val="0"/>
          <w:marBottom w:val="0"/>
          <w:divBdr>
            <w:top w:val="none" w:sz="0" w:space="0" w:color="auto"/>
            <w:left w:val="none" w:sz="0" w:space="0" w:color="auto"/>
            <w:bottom w:val="none" w:sz="0" w:space="0" w:color="auto"/>
            <w:right w:val="none" w:sz="0" w:space="0" w:color="auto"/>
          </w:divBdr>
        </w:div>
        <w:div w:id="576861539">
          <w:marLeft w:val="480"/>
          <w:marRight w:val="0"/>
          <w:marTop w:val="0"/>
          <w:marBottom w:val="0"/>
          <w:divBdr>
            <w:top w:val="none" w:sz="0" w:space="0" w:color="auto"/>
            <w:left w:val="none" w:sz="0" w:space="0" w:color="auto"/>
            <w:bottom w:val="none" w:sz="0" w:space="0" w:color="auto"/>
            <w:right w:val="none" w:sz="0" w:space="0" w:color="auto"/>
          </w:divBdr>
        </w:div>
        <w:div w:id="594049706">
          <w:marLeft w:val="480"/>
          <w:marRight w:val="0"/>
          <w:marTop w:val="0"/>
          <w:marBottom w:val="0"/>
          <w:divBdr>
            <w:top w:val="none" w:sz="0" w:space="0" w:color="auto"/>
            <w:left w:val="none" w:sz="0" w:space="0" w:color="auto"/>
            <w:bottom w:val="none" w:sz="0" w:space="0" w:color="auto"/>
            <w:right w:val="none" w:sz="0" w:space="0" w:color="auto"/>
          </w:divBdr>
        </w:div>
        <w:div w:id="665481423">
          <w:marLeft w:val="480"/>
          <w:marRight w:val="0"/>
          <w:marTop w:val="0"/>
          <w:marBottom w:val="0"/>
          <w:divBdr>
            <w:top w:val="none" w:sz="0" w:space="0" w:color="auto"/>
            <w:left w:val="none" w:sz="0" w:space="0" w:color="auto"/>
            <w:bottom w:val="none" w:sz="0" w:space="0" w:color="auto"/>
            <w:right w:val="none" w:sz="0" w:space="0" w:color="auto"/>
          </w:divBdr>
        </w:div>
        <w:div w:id="674265760">
          <w:marLeft w:val="480"/>
          <w:marRight w:val="0"/>
          <w:marTop w:val="0"/>
          <w:marBottom w:val="0"/>
          <w:divBdr>
            <w:top w:val="none" w:sz="0" w:space="0" w:color="auto"/>
            <w:left w:val="none" w:sz="0" w:space="0" w:color="auto"/>
            <w:bottom w:val="none" w:sz="0" w:space="0" w:color="auto"/>
            <w:right w:val="none" w:sz="0" w:space="0" w:color="auto"/>
          </w:divBdr>
        </w:div>
        <w:div w:id="713886964">
          <w:marLeft w:val="480"/>
          <w:marRight w:val="0"/>
          <w:marTop w:val="0"/>
          <w:marBottom w:val="0"/>
          <w:divBdr>
            <w:top w:val="none" w:sz="0" w:space="0" w:color="auto"/>
            <w:left w:val="none" w:sz="0" w:space="0" w:color="auto"/>
            <w:bottom w:val="none" w:sz="0" w:space="0" w:color="auto"/>
            <w:right w:val="none" w:sz="0" w:space="0" w:color="auto"/>
          </w:divBdr>
        </w:div>
        <w:div w:id="756095118">
          <w:marLeft w:val="480"/>
          <w:marRight w:val="0"/>
          <w:marTop w:val="0"/>
          <w:marBottom w:val="0"/>
          <w:divBdr>
            <w:top w:val="none" w:sz="0" w:space="0" w:color="auto"/>
            <w:left w:val="none" w:sz="0" w:space="0" w:color="auto"/>
            <w:bottom w:val="none" w:sz="0" w:space="0" w:color="auto"/>
            <w:right w:val="none" w:sz="0" w:space="0" w:color="auto"/>
          </w:divBdr>
        </w:div>
        <w:div w:id="800269731">
          <w:marLeft w:val="480"/>
          <w:marRight w:val="0"/>
          <w:marTop w:val="0"/>
          <w:marBottom w:val="0"/>
          <w:divBdr>
            <w:top w:val="none" w:sz="0" w:space="0" w:color="auto"/>
            <w:left w:val="none" w:sz="0" w:space="0" w:color="auto"/>
            <w:bottom w:val="none" w:sz="0" w:space="0" w:color="auto"/>
            <w:right w:val="none" w:sz="0" w:space="0" w:color="auto"/>
          </w:divBdr>
        </w:div>
        <w:div w:id="820538588">
          <w:marLeft w:val="480"/>
          <w:marRight w:val="0"/>
          <w:marTop w:val="0"/>
          <w:marBottom w:val="0"/>
          <w:divBdr>
            <w:top w:val="none" w:sz="0" w:space="0" w:color="auto"/>
            <w:left w:val="none" w:sz="0" w:space="0" w:color="auto"/>
            <w:bottom w:val="none" w:sz="0" w:space="0" w:color="auto"/>
            <w:right w:val="none" w:sz="0" w:space="0" w:color="auto"/>
          </w:divBdr>
        </w:div>
        <w:div w:id="833840558">
          <w:marLeft w:val="480"/>
          <w:marRight w:val="0"/>
          <w:marTop w:val="0"/>
          <w:marBottom w:val="0"/>
          <w:divBdr>
            <w:top w:val="none" w:sz="0" w:space="0" w:color="auto"/>
            <w:left w:val="none" w:sz="0" w:space="0" w:color="auto"/>
            <w:bottom w:val="none" w:sz="0" w:space="0" w:color="auto"/>
            <w:right w:val="none" w:sz="0" w:space="0" w:color="auto"/>
          </w:divBdr>
        </w:div>
        <w:div w:id="872228005">
          <w:marLeft w:val="480"/>
          <w:marRight w:val="0"/>
          <w:marTop w:val="0"/>
          <w:marBottom w:val="0"/>
          <w:divBdr>
            <w:top w:val="none" w:sz="0" w:space="0" w:color="auto"/>
            <w:left w:val="none" w:sz="0" w:space="0" w:color="auto"/>
            <w:bottom w:val="none" w:sz="0" w:space="0" w:color="auto"/>
            <w:right w:val="none" w:sz="0" w:space="0" w:color="auto"/>
          </w:divBdr>
        </w:div>
        <w:div w:id="872499736">
          <w:marLeft w:val="480"/>
          <w:marRight w:val="0"/>
          <w:marTop w:val="0"/>
          <w:marBottom w:val="0"/>
          <w:divBdr>
            <w:top w:val="none" w:sz="0" w:space="0" w:color="auto"/>
            <w:left w:val="none" w:sz="0" w:space="0" w:color="auto"/>
            <w:bottom w:val="none" w:sz="0" w:space="0" w:color="auto"/>
            <w:right w:val="none" w:sz="0" w:space="0" w:color="auto"/>
          </w:divBdr>
        </w:div>
        <w:div w:id="908151171">
          <w:marLeft w:val="480"/>
          <w:marRight w:val="0"/>
          <w:marTop w:val="0"/>
          <w:marBottom w:val="0"/>
          <w:divBdr>
            <w:top w:val="none" w:sz="0" w:space="0" w:color="auto"/>
            <w:left w:val="none" w:sz="0" w:space="0" w:color="auto"/>
            <w:bottom w:val="none" w:sz="0" w:space="0" w:color="auto"/>
            <w:right w:val="none" w:sz="0" w:space="0" w:color="auto"/>
          </w:divBdr>
        </w:div>
        <w:div w:id="1181696634">
          <w:marLeft w:val="480"/>
          <w:marRight w:val="0"/>
          <w:marTop w:val="0"/>
          <w:marBottom w:val="0"/>
          <w:divBdr>
            <w:top w:val="none" w:sz="0" w:space="0" w:color="auto"/>
            <w:left w:val="none" w:sz="0" w:space="0" w:color="auto"/>
            <w:bottom w:val="none" w:sz="0" w:space="0" w:color="auto"/>
            <w:right w:val="none" w:sz="0" w:space="0" w:color="auto"/>
          </w:divBdr>
        </w:div>
        <w:div w:id="1195072186">
          <w:marLeft w:val="480"/>
          <w:marRight w:val="0"/>
          <w:marTop w:val="0"/>
          <w:marBottom w:val="0"/>
          <w:divBdr>
            <w:top w:val="none" w:sz="0" w:space="0" w:color="auto"/>
            <w:left w:val="none" w:sz="0" w:space="0" w:color="auto"/>
            <w:bottom w:val="none" w:sz="0" w:space="0" w:color="auto"/>
            <w:right w:val="none" w:sz="0" w:space="0" w:color="auto"/>
          </w:divBdr>
        </w:div>
        <w:div w:id="1332413465">
          <w:marLeft w:val="480"/>
          <w:marRight w:val="0"/>
          <w:marTop w:val="0"/>
          <w:marBottom w:val="0"/>
          <w:divBdr>
            <w:top w:val="none" w:sz="0" w:space="0" w:color="auto"/>
            <w:left w:val="none" w:sz="0" w:space="0" w:color="auto"/>
            <w:bottom w:val="none" w:sz="0" w:space="0" w:color="auto"/>
            <w:right w:val="none" w:sz="0" w:space="0" w:color="auto"/>
          </w:divBdr>
        </w:div>
        <w:div w:id="1362780080">
          <w:marLeft w:val="480"/>
          <w:marRight w:val="0"/>
          <w:marTop w:val="0"/>
          <w:marBottom w:val="0"/>
          <w:divBdr>
            <w:top w:val="none" w:sz="0" w:space="0" w:color="auto"/>
            <w:left w:val="none" w:sz="0" w:space="0" w:color="auto"/>
            <w:bottom w:val="none" w:sz="0" w:space="0" w:color="auto"/>
            <w:right w:val="none" w:sz="0" w:space="0" w:color="auto"/>
          </w:divBdr>
        </w:div>
        <w:div w:id="1376157239">
          <w:marLeft w:val="480"/>
          <w:marRight w:val="0"/>
          <w:marTop w:val="0"/>
          <w:marBottom w:val="0"/>
          <w:divBdr>
            <w:top w:val="none" w:sz="0" w:space="0" w:color="auto"/>
            <w:left w:val="none" w:sz="0" w:space="0" w:color="auto"/>
            <w:bottom w:val="none" w:sz="0" w:space="0" w:color="auto"/>
            <w:right w:val="none" w:sz="0" w:space="0" w:color="auto"/>
          </w:divBdr>
        </w:div>
        <w:div w:id="1421870127">
          <w:marLeft w:val="480"/>
          <w:marRight w:val="0"/>
          <w:marTop w:val="0"/>
          <w:marBottom w:val="0"/>
          <w:divBdr>
            <w:top w:val="none" w:sz="0" w:space="0" w:color="auto"/>
            <w:left w:val="none" w:sz="0" w:space="0" w:color="auto"/>
            <w:bottom w:val="none" w:sz="0" w:space="0" w:color="auto"/>
            <w:right w:val="none" w:sz="0" w:space="0" w:color="auto"/>
          </w:divBdr>
          <w:divsChild>
            <w:div w:id="2076931836">
              <w:marLeft w:val="0"/>
              <w:marRight w:val="0"/>
              <w:marTop w:val="0"/>
              <w:marBottom w:val="0"/>
              <w:divBdr>
                <w:top w:val="none" w:sz="0" w:space="0" w:color="auto"/>
                <w:left w:val="none" w:sz="0" w:space="0" w:color="auto"/>
                <w:bottom w:val="none" w:sz="0" w:space="0" w:color="auto"/>
                <w:right w:val="none" w:sz="0" w:space="0" w:color="auto"/>
              </w:divBdr>
              <w:divsChild>
                <w:div w:id="16081669">
                  <w:marLeft w:val="480"/>
                  <w:marRight w:val="0"/>
                  <w:marTop w:val="0"/>
                  <w:marBottom w:val="0"/>
                  <w:divBdr>
                    <w:top w:val="none" w:sz="0" w:space="0" w:color="auto"/>
                    <w:left w:val="none" w:sz="0" w:space="0" w:color="auto"/>
                    <w:bottom w:val="none" w:sz="0" w:space="0" w:color="auto"/>
                    <w:right w:val="none" w:sz="0" w:space="0" w:color="auto"/>
                  </w:divBdr>
                </w:div>
                <w:div w:id="142894844">
                  <w:marLeft w:val="480"/>
                  <w:marRight w:val="0"/>
                  <w:marTop w:val="0"/>
                  <w:marBottom w:val="0"/>
                  <w:divBdr>
                    <w:top w:val="none" w:sz="0" w:space="0" w:color="auto"/>
                    <w:left w:val="none" w:sz="0" w:space="0" w:color="auto"/>
                    <w:bottom w:val="none" w:sz="0" w:space="0" w:color="auto"/>
                    <w:right w:val="none" w:sz="0" w:space="0" w:color="auto"/>
                  </w:divBdr>
                </w:div>
                <w:div w:id="226570088">
                  <w:marLeft w:val="480"/>
                  <w:marRight w:val="0"/>
                  <w:marTop w:val="0"/>
                  <w:marBottom w:val="0"/>
                  <w:divBdr>
                    <w:top w:val="none" w:sz="0" w:space="0" w:color="auto"/>
                    <w:left w:val="none" w:sz="0" w:space="0" w:color="auto"/>
                    <w:bottom w:val="none" w:sz="0" w:space="0" w:color="auto"/>
                    <w:right w:val="none" w:sz="0" w:space="0" w:color="auto"/>
                  </w:divBdr>
                </w:div>
                <w:div w:id="316804011">
                  <w:marLeft w:val="480"/>
                  <w:marRight w:val="0"/>
                  <w:marTop w:val="0"/>
                  <w:marBottom w:val="0"/>
                  <w:divBdr>
                    <w:top w:val="none" w:sz="0" w:space="0" w:color="auto"/>
                    <w:left w:val="none" w:sz="0" w:space="0" w:color="auto"/>
                    <w:bottom w:val="none" w:sz="0" w:space="0" w:color="auto"/>
                    <w:right w:val="none" w:sz="0" w:space="0" w:color="auto"/>
                  </w:divBdr>
                </w:div>
                <w:div w:id="367730421">
                  <w:marLeft w:val="480"/>
                  <w:marRight w:val="0"/>
                  <w:marTop w:val="0"/>
                  <w:marBottom w:val="0"/>
                  <w:divBdr>
                    <w:top w:val="none" w:sz="0" w:space="0" w:color="auto"/>
                    <w:left w:val="none" w:sz="0" w:space="0" w:color="auto"/>
                    <w:bottom w:val="none" w:sz="0" w:space="0" w:color="auto"/>
                    <w:right w:val="none" w:sz="0" w:space="0" w:color="auto"/>
                  </w:divBdr>
                </w:div>
                <w:div w:id="371540566">
                  <w:marLeft w:val="480"/>
                  <w:marRight w:val="0"/>
                  <w:marTop w:val="0"/>
                  <w:marBottom w:val="0"/>
                  <w:divBdr>
                    <w:top w:val="none" w:sz="0" w:space="0" w:color="auto"/>
                    <w:left w:val="none" w:sz="0" w:space="0" w:color="auto"/>
                    <w:bottom w:val="none" w:sz="0" w:space="0" w:color="auto"/>
                    <w:right w:val="none" w:sz="0" w:space="0" w:color="auto"/>
                  </w:divBdr>
                </w:div>
                <w:div w:id="436563829">
                  <w:marLeft w:val="480"/>
                  <w:marRight w:val="0"/>
                  <w:marTop w:val="0"/>
                  <w:marBottom w:val="0"/>
                  <w:divBdr>
                    <w:top w:val="none" w:sz="0" w:space="0" w:color="auto"/>
                    <w:left w:val="none" w:sz="0" w:space="0" w:color="auto"/>
                    <w:bottom w:val="none" w:sz="0" w:space="0" w:color="auto"/>
                    <w:right w:val="none" w:sz="0" w:space="0" w:color="auto"/>
                  </w:divBdr>
                </w:div>
                <w:div w:id="542327850">
                  <w:marLeft w:val="480"/>
                  <w:marRight w:val="0"/>
                  <w:marTop w:val="0"/>
                  <w:marBottom w:val="0"/>
                  <w:divBdr>
                    <w:top w:val="none" w:sz="0" w:space="0" w:color="auto"/>
                    <w:left w:val="none" w:sz="0" w:space="0" w:color="auto"/>
                    <w:bottom w:val="none" w:sz="0" w:space="0" w:color="auto"/>
                    <w:right w:val="none" w:sz="0" w:space="0" w:color="auto"/>
                  </w:divBdr>
                </w:div>
                <w:div w:id="563679464">
                  <w:marLeft w:val="480"/>
                  <w:marRight w:val="0"/>
                  <w:marTop w:val="0"/>
                  <w:marBottom w:val="0"/>
                  <w:divBdr>
                    <w:top w:val="none" w:sz="0" w:space="0" w:color="auto"/>
                    <w:left w:val="none" w:sz="0" w:space="0" w:color="auto"/>
                    <w:bottom w:val="none" w:sz="0" w:space="0" w:color="auto"/>
                    <w:right w:val="none" w:sz="0" w:space="0" w:color="auto"/>
                  </w:divBdr>
                </w:div>
                <w:div w:id="594703852">
                  <w:marLeft w:val="480"/>
                  <w:marRight w:val="0"/>
                  <w:marTop w:val="0"/>
                  <w:marBottom w:val="0"/>
                  <w:divBdr>
                    <w:top w:val="none" w:sz="0" w:space="0" w:color="auto"/>
                    <w:left w:val="none" w:sz="0" w:space="0" w:color="auto"/>
                    <w:bottom w:val="none" w:sz="0" w:space="0" w:color="auto"/>
                    <w:right w:val="none" w:sz="0" w:space="0" w:color="auto"/>
                  </w:divBdr>
                </w:div>
                <w:div w:id="646008199">
                  <w:marLeft w:val="480"/>
                  <w:marRight w:val="0"/>
                  <w:marTop w:val="0"/>
                  <w:marBottom w:val="0"/>
                  <w:divBdr>
                    <w:top w:val="none" w:sz="0" w:space="0" w:color="auto"/>
                    <w:left w:val="none" w:sz="0" w:space="0" w:color="auto"/>
                    <w:bottom w:val="none" w:sz="0" w:space="0" w:color="auto"/>
                    <w:right w:val="none" w:sz="0" w:space="0" w:color="auto"/>
                  </w:divBdr>
                </w:div>
                <w:div w:id="650796054">
                  <w:marLeft w:val="480"/>
                  <w:marRight w:val="0"/>
                  <w:marTop w:val="0"/>
                  <w:marBottom w:val="0"/>
                  <w:divBdr>
                    <w:top w:val="none" w:sz="0" w:space="0" w:color="auto"/>
                    <w:left w:val="none" w:sz="0" w:space="0" w:color="auto"/>
                    <w:bottom w:val="none" w:sz="0" w:space="0" w:color="auto"/>
                    <w:right w:val="none" w:sz="0" w:space="0" w:color="auto"/>
                  </w:divBdr>
                </w:div>
                <w:div w:id="658652740">
                  <w:marLeft w:val="480"/>
                  <w:marRight w:val="0"/>
                  <w:marTop w:val="0"/>
                  <w:marBottom w:val="0"/>
                  <w:divBdr>
                    <w:top w:val="none" w:sz="0" w:space="0" w:color="auto"/>
                    <w:left w:val="none" w:sz="0" w:space="0" w:color="auto"/>
                    <w:bottom w:val="none" w:sz="0" w:space="0" w:color="auto"/>
                    <w:right w:val="none" w:sz="0" w:space="0" w:color="auto"/>
                  </w:divBdr>
                </w:div>
                <w:div w:id="668217375">
                  <w:marLeft w:val="480"/>
                  <w:marRight w:val="0"/>
                  <w:marTop w:val="0"/>
                  <w:marBottom w:val="0"/>
                  <w:divBdr>
                    <w:top w:val="none" w:sz="0" w:space="0" w:color="auto"/>
                    <w:left w:val="none" w:sz="0" w:space="0" w:color="auto"/>
                    <w:bottom w:val="none" w:sz="0" w:space="0" w:color="auto"/>
                    <w:right w:val="none" w:sz="0" w:space="0" w:color="auto"/>
                  </w:divBdr>
                </w:div>
                <w:div w:id="687878653">
                  <w:marLeft w:val="480"/>
                  <w:marRight w:val="0"/>
                  <w:marTop w:val="0"/>
                  <w:marBottom w:val="0"/>
                  <w:divBdr>
                    <w:top w:val="none" w:sz="0" w:space="0" w:color="auto"/>
                    <w:left w:val="none" w:sz="0" w:space="0" w:color="auto"/>
                    <w:bottom w:val="none" w:sz="0" w:space="0" w:color="auto"/>
                    <w:right w:val="none" w:sz="0" w:space="0" w:color="auto"/>
                  </w:divBdr>
                </w:div>
                <w:div w:id="710039107">
                  <w:marLeft w:val="480"/>
                  <w:marRight w:val="0"/>
                  <w:marTop w:val="0"/>
                  <w:marBottom w:val="0"/>
                  <w:divBdr>
                    <w:top w:val="none" w:sz="0" w:space="0" w:color="auto"/>
                    <w:left w:val="none" w:sz="0" w:space="0" w:color="auto"/>
                    <w:bottom w:val="none" w:sz="0" w:space="0" w:color="auto"/>
                    <w:right w:val="none" w:sz="0" w:space="0" w:color="auto"/>
                  </w:divBdr>
                </w:div>
                <w:div w:id="727387587">
                  <w:marLeft w:val="480"/>
                  <w:marRight w:val="0"/>
                  <w:marTop w:val="0"/>
                  <w:marBottom w:val="0"/>
                  <w:divBdr>
                    <w:top w:val="none" w:sz="0" w:space="0" w:color="auto"/>
                    <w:left w:val="none" w:sz="0" w:space="0" w:color="auto"/>
                    <w:bottom w:val="none" w:sz="0" w:space="0" w:color="auto"/>
                    <w:right w:val="none" w:sz="0" w:space="0" w:color="auto"/>
                  </w:divBdr>
                </w:div>
                <w:div w:id="743603013">
                  <w:marLeft w:val="480"/>
                  <w:marRight w:val="0"/>
                  <w:marTop w:val="0"/>
                  <w:marBottom w:val="0"/>
                  <w:divBdr>
                    <w:top w:val="none" w:sz="0" w:space="0" w:color="auto"/>
                    <w:left w:val="none" w:sz="0" w:space="0" w:color="auto"/>
                    <w:bottom w:val="none" w:sz="0" w:space="0" w:color="auto"/>
                    <w:right w:val="none" w:sz="0" w:space="0" w:color="auto"/>
                  </w:divBdr>
                </w:div>
                <w:div w:id="766853906">
                  <w:marLeft w:val="480"/>
                  <w:marRight w:val="0"/>
                  <w:marTop w:val="0"/>
                  <w:marBottom w:val="0"/>
                  <w:divBdr>
                    <w:top w:val="none" w:sz="0" w:space="0" w:color="auto"/>
                    <w:left w:val="none" w:sz="0" w:space="0" w:color="auto"/>
                    <w:bottom w:val="none" w:sz="0" w:space="0" w:color="auto"/>
                    <w:right w:val="none" w:sz="0" w:space="0" w:color="auto"/>
                  </w:divBdr>
                </w:div>
                <w:div w:id="807476187">
                  <w:marLeft w:val="480"/>
                  <w:marRight w:val="0"/>
                  <w:marTop w:val="0"/>
                  <w:marBottom w:val="0"/>
                  <w:divBdr>
                    <w:top w:val="none" w:sz="0" w:space="0" w:color="auto"/>
                    <w:left w:val="none" w:sz="0" w:space="0" w:color="auto"/>
                    <w:bottom w:val="none" w:sz="0" w:space="0" w:color="auto"/>
                    <w:right w:val="none" w:sz="0" w:space="0" w:color="auto"/>
                  </w:divBdr>
                </w:div>
                <w:div w:id="809177747">
                  <w:marLeft w:val="480"/>
                  <w:marRight w:val="0"/>
                  <w:marTop w:val="0"/>
                  <w:marBottom w:val="0"/>
                  <w:divBdr>
                    <w:top w:val="none" w:sz="0" w:space="0" w:color="auto"/>
                    <w:left w:val="none" w:sz="0" w:space="0" w:color="auto"/>
                    <w:bottom w:val="none" w:sz="0" w:space="0" w:color="auto"/>
                    <w:right w:val="none" w:sz="0" w:space="0" w:color="auto"/>
                  </w:divBdr>
                </w:div>
                <w:div w:id="821310158">
                  <w:marLeft w:val="480"/>
                  <w:marRight w:val="0"/>
                  <w:marTop w:val="0"/>
                  <w:marBottom w:val="0"/>
                  <w:divBdr>
                    <w:top w:val="none" w:sz="0" w:space="0" w:color="auto"/>
                    <w:left w:val="none" w:sz="0" w:space="0" w:color="auto"/>
                    <w:bottom w:val="none" w:sz="0" w:space="0" w:color="auto"/>
                    <w:right w:val="none" w:sz="0" w:space="0" w:color="auto"/>
                  </w:divBdr>
                </w:div>
                <w:div w:id="830020296">
                  <w:marLeft w:val="480"/>
                  <w:marRight w:val="0"/>
                  <w:marTop w:val="0"/>
                  <w:marBottom w:val="0"/>
                  <w:divBdr>
                    <w:top w:val="none" w:sz="0" w:space="0" w:color="auto"/>
                    <w:left w:val="none" w:sz="0" w:space="0" w:color="auto"/>
                    <w:bottom w:val="none" w:sz="0" w:space="0" w:color="auto"/>
                    <w:right w:val="none" w:sz="0" w:space="0" w:color="auto"/>
                  </w:divBdr>
                </w:div>
                <w:div w:id="850534384">
                  <w:marLeft w:val="480"/>
                  <w:marRight w:val="0"/>
                  <w:marTop w:val="0"/>
                  <w:marBottom w:val="0"/>
                  <w:divBdr>
                    <w:top w:val="none" w:sz="0" w:space="0" w:color="auto"/>
                    <w:left w:val="none" w:sz="0" w:space="0" w:color="auto"/>
                    <w:bottom w:val="none" w:sz="0" w:space="0" w:color="auto"/>
                    <w:right w:val="none" w:sz="0" w:space="0" w:color="auto"/>
                  </w:divBdr>
                </w:div>
                <w:div w:id="869420281">
                  <w:marLeft w:val="480"/>
                  <w:marRight w:val="0"/>
                  <w:marTop w:val="0"/>
                  <w:marBottom w:val="0"/>
                  <w:divBdr>
                    <w:top w:val="none" w:sz="0" w:space="0" w:color="auto"/>
                    <w:left w:val="none" w:sz="0" w:space="0" w:color="auto"/>
                    <w:bottom w:val="none" w:sz="0" w:space="0" w:color="auto"/>
                    <w:right w:val="none" w:sz="0" w:space="0" w:color="auto"/>
                  </w:divBdr>
                </w:div>
                <w:div w:id="891111078">
                  <w:marLeft w:val="480"/>
                  <w:marRight w:val="0"/>
                  <w:marTop w:val="0"/>
                  <w:marBottom w:val="0"/>
                  <w:divBdr>
                    <w:top w:val="none" w:sz="0" w:space="0" w:color="auto"/>
                    <w:left w:val="none" w:sz="0" w:space="0" w:color="auto"/>
                    <w:bottom w:val="none" w:sz="0" w:space="0" w:color="auto"/>
                    <w:right w:val="none" w:sz="0" w:space="0" w:color="auto"/>
                  </w:divBdr>
                </w:div>
                <w:div w:id="935944830">
                  <w:marLeft w:val="480"/>
                  <w:marRight w:val="0"/>
                  <w:marTop w:val="0"/>
                  <w:marBottom w:val="0"/>
                  <w:divBdr>
                    <w:top w:val="none" w:sz="0" w:space="0" w:color="auto"/>
                    <w:left w:val="none" w:sz="0" w:space="0" w:color="auto"/>
                    <w:bottom w:val="none" w:sz="0" w:space="0" w:color="auto"/>
                    <w:right w:val="none" w:sz="0" w:space="0" w:color="auto"/>
                  </w:divBdr>
                </w:div>
                <w:div w:id="974213562">
                  <w:marLeft w:val="480"/>
                  <w:marRight w:val="0"/>
                  <w:marTop w:val="0"/>
                  <w:marBottom w:val="0"/>
                  <w:divBdr>
                    <w:top w:val="none" w:sz="0" w:space="0" w:color="auto"/>
                    <w:left w:val="none" w:sz="0" w:space="0" w:color="auto"/>
                    <w:bottom w:val="none" w:sz="0" w:space="0" w:color="auto"/>
                    <w:right w:val="none" w:sz="0" w:space="0" w:color="auto"/>
                  </w:divBdr>
                </w:div>
                <w:div w:id="975180665">
                  <w:marLeft w:val="480"/>
                  <w:marRight w:val="0"/>
                  <w:marTop w:val="0"/>
                  <w:marBottom w:val="0"/>
                  <w:divBdr>
                    <w:top w:val="none" w:sz="0" w:space="0" w:color="auto"/>
                    <w:left w:val="none" w:sz="0" w:space="0" w:color="auto"/>
                    <w:bottom w:val="none" w:sz="0" w:space="0" w:color="auto"/>
                    <w:right w:val="none" w:sz="0" w:space="0" w:color="auto"/>
                  </w:divBdr>
                </w:div>
                <w:div w:id="1017005384">
                  <w:marLeft w:val="480"/>
                  <w:marRight w:val="0"/>
                  <w:marTop w:val="0"/>
                  <w:marBottom w:val="0"/>
                  <w:divBdr>
                    <w:top w:val="none" w:sz="0" w:space="0" w:color="auto"/>
                    <w:left w:val="none" w:sz="0" w:space="0" w:color="auto"/>
                    <w:bottom w:val="none" w:sz="0" w:space="0" w:color="auto"/>
                    <w:right w:val="none" w:sz="0" w:space="0" w:color="auto"/>
                  </w:divBdr>
                </w:div>
                <w:div w:id="1053699948">
                  <w:marLeft w:val="480"/>
                  <w:marRight w:val="0"/>
                  <w:marTop w:val="0"/>
                  <w:marBottom w:val="0"/>
                  <w:divBdr>
                    <w:top w:val="none" w:sz="0" w:space="0" w:color="auto"/>
                    <w:left w:val="none" w:sz="0" w:space="0" w:color="auto"/>
                    <w:bottom w:val="none" w:sz="0" w:space="0" w:color="auto"/>
                    <w:right w:val="none" w:sz="0" w:space="0" w:color="auto"/>
                  </w:divBdr>
                </w:div>
                <w:div w:id="1053963049">
                  <w:marLeft w:val="480"/>
                  <w:marRight w:val="0"/>
                  <w:marTop w:val="0"/>
                  <w:marBottom w:val="0"/>
                  <w:divBdr>
                    <w:top w:val="none" w:sz="0" w:space="0" w:color="auto"/>
                    <w:left w:val="none" w:sz="0" w:space="0" w:color="auto"/>
                    <w:bottom w:val="none" w:sz="0" w:space="0" w:color="auto"/>
                    <w:right w:val="none" w:sz="0" w:space="0" w:color="auto"/>
                  </w:divBdr>
                </w:div>
                <w:div w:id="1057751088">
                  <w:marLeft w:val="480"/>
                  <w:marRight w:val="0"/>
                  <w:marTop w:val="0"/>
                  <w:marBottom w:val="0"/>
                  <w:divBdr>
                    <w:top w:val="none" w:sz="0" w:space="0" w:color="auto"/>
                    <w:left w:val="none" w:sz="0" w:space="0" w:color="auto"/>
                    <w:bottom w:val="none" w:sz="0" w:space="0" w:color="auto"/>
                    <w:right w:val="none" w:sz="0" w:space="0" w:color="auto"/>
                  </w:divBdr>
                </w:div>
                <w:div w:id="1141772055">
                  <w:marLeft w:val="480"/>
                  <w:marRight w:val="0"/>
                  <w:marTop w:val="0"/>
                  <w:marBottom w:val="0"/>
                  <w:divBdr>
                    <w:top w:val="none" w:sz="0" w:space="0" w:color="auto"/>
                    <w:left w:val="none" w:sz="0" w:space="0" w:color="auto"/>
                    <w:bottom w:val="none" w:sz="0" w:space="0" w:color="auto"/>
                    <w:right w:val="none" w:sz="0" w:space="0" w:color="auto"/>
                  </w:divBdr>
                </w:div>
                <w:div w:id="1147672128">
                  <w:marLeft w:val="480"/>
                  <w:marRight w:val="0"/>
                  <w:marTop w:val="0"/>
                  <w:marBottom w:val="0"/>
                  <w:divBdr>
                    <w:top w:val="none" w:sz="0" w:space="0" w:color="auto"/>
                    <w:left w:val="none" w:sz="0" w:space="0" w:color="auto"/>
                    <w:bottom w:val="none" w:sz="0" w:space="0" w:color="auto"/>
                    <w:right w:val="none" w:sz="0" w:space="0" w:color="auto"/>
                  </w:divBdr>
                </w:div>
                <w:div w:id="1208029834">
                  <w:marLeft w:val="480"/>
                  <w:marRight w:val="0"/>
                  <w:marTop w:val="0"/>
                  <w:marBottom w:val="0"/>
                  <w:divBdr>
                    <w:top w:val="none" w:sz="0" w:space="0" w:color="auto"/>
                    <w:left w:val="none" w:sz="0" w:space="0" w:color="auto"/>
                    <w:bottom w:val="none" w:sz="0" w:space="0" w:color="auto"/>
                    <w:right w:val="none" w:sz="0" w:space="0" w:color="auto"/>
                  </w:divBdr>
                </w:div>
                <w:div w:id="1238517823">
                  <w:marLeft w:val="480"/>
                  <w:marRight w:val="0"/>
                  <w:marTop w:val="0"/>
                  <w:marBottom w:val="0"/>
                  <w:divBdr>
                    <w:top w:val="none" w:sz="0" w:space="0" w:color="auto"/>
                    <w:left w:val="none" w:sz="0" w:space="0" w:color="auto"/>
                    <w:bottom w:val="none" w:sz="0" w:space="0" w:color="auto"/>
                    <w:right w:val="none" w:sz="0" w:space="0" w:color="auto"/>
                  </w:divBdr>
                </w:div>
                <w:div w:id="1244990161">
                  <w:marLeft w:val="480"/>
                  <w:marRight w:val="0"/>
                  <w:marTop w:val="0"/>
                  <w:marBottom w:val="0"/>
                  <w:divBdr>
                    <w:top w:val="none" w:sz="0" w:space="0" w:color="auto"/>
                    <w:left w:val="none" w:sz="0" w:space="0" w:color="auto"/>
                    <w:bottom w:val="none" w:sz="0" w:space="0" w:color="auto"/>
                    <w:right w:val="none" w:sz="0" w:space="0" w:color="auto"/>
                  </w:divBdr>
                </w:div>
                <w:div w:id="1274825667">
                  <w:marLeft w:val="480"/>
                  <w:marRight w:val="0"/>
                  <w:marTop w:val="0"/>
                  <w:marBottom w:val="0"/>
                  <w:divBdr>
                    <w:top w:val="none" w:sz="0" w:space="0" w:color="auto"/>
                    <w:left w:val="none" w:sz="0" w:space="0" w:color="auto"/>
                    <w:bottom w:val="none" w:sz="0" w:space="0" w:color="auto"/>
                    <w:right w:val="none" w:sz="0" w:space="0" w:color="auto"/>
                  </w:divBdr>
                </w:div>
                <w:div w:id="1294794868">
                  <w:marLeft w:val="480"/>
                  <w:marRight w:val="0"/>
                  <w:marTop w:val="0"/>
                  <w:marBottom w:val="0"/>
                  <w:divBdr>
                    <w:top w:val="none" w:sz="0" w:space="0" w:color="auto"/>
                    <w:left w:val="none" w:sz="0" w:space="0" w:color="auto"/>
                    <w:bottom w:val="none" w:sz="0" w:space="0" w:color="auto"/>
                    <w:right w:val="none" w:sz="0" w:space="0" w:color="auto"/>
                  </w:divBdr>
                </w:div>
                <w:div w:id="1309048295">
                  <w:marLeft w:val="480"/>
                  <w:marRight w:val="0"/>
                  <w:marTop w:val="0"/>
                  <w:marBottom w:val="0"/>
                  <w:divBdr>
                    <w:top w:val="none" w:sz="0" w:space="0" w:color="auto"/>
                    <w:left w:val="none" w:sz="0" w:space="0" w:color="auto"/>
                    <w:bottom w:val="none" w:sz="0" w:space="0" w:color="auto"/>
                    <w:right w:val="none" w:sz="0" w:space="0" w:color="auto"/>
                  </w:divBdr>
                </w:div>
                <w:div w:id="1325891190">
                  <w:marLeft w:val="480"/>
                  <w:marRight w:val="0"/>
                  <w:marTop w:val="0"/>
                  <w:marBottom w:val="0"/>
                  <w:divBdr>
                    <w:top w:val="none" w:sz="0" w:space="0" w:color="auto"/>
                    <w:left w:val="none" w:sz="0" w:space="0" w:color="auto"/>
                    <w:bottom w:val="none" w:sz="0" w:space="0" w:color="auto"/>
                    <w:right w:val="none" w:sz="0" w:space="0" w:color="auto"/>
                  </w:divBdr>
                </w:div>
                <w:div w:id="1351418286">
                  <w:marLeft w:val="480"/>
                  <w:marRight w:val="0"/>
                  <w:marTop w:val="0"/>
                  <w:marBottom w:val="0"/>
                  <w:divBdr>
                    <w:top w:val="none" w:sz="0" w:space="0" w:color="auto"/>
                    <w:left w:val="none" w:sz="0" w:space="0" w:color="auto"/>
                    <w:bottom w:val="none" w:sz="0" w:space="0" w:color="auto"/>
                    <w:right w:val="none" w:sz="0" w:space="0" w:color="auto"/>
                  </w:divBdr>
                </w:div>
                <w:div w:id="1402218192">
                  <w:marLeft w:val="480"/>
                  <w:marRight w:val="0"/>
                  <w:marTop w:val="0"/>
                  <w:marBottom w:val="0"/>
                  <w:divBdr>
                    <w:top w:val="none" w:sz="0" w:space="0" w:color="auto"/>
                    <w:left w:val="none" w:sz="0" w:space="0" w:color="auto"/>
                    <w:bottom w:val="none" w:sz="0" w:space="0" w:color="auto"/>
                    <w:right w:val="none" w:sz="0" w:space="0" w:color="auto"/>
                  </w:divBdr>
                </w:div>
                <w:div w:id="1415979531">
                  <w:marLeft w:val="480"/>
                  <w:marRight w:val="0"/>
                  <w:marTop w:val="0"/>
                  <w:marBottom w:val="0"/>
                  <w:divBdr>
                    <w:top w:val="none" w:sz="0" w:space="0" w:color="auto"/>
                    <w:left w:val="none" w:sz="0" w:space="0" w:color="auto"/>
                    <w:bottom w:val="none" w:sz="0" w:space="0" w:color="auto"/>
                    <w:right w:val="none" w:sz="0" w:space="0" w:color="auto"/>
                  </w:divBdr>
                </w:div>
                <w:div w:id="1440101339">
                  <w:marLeft w:val="480"/>
                  <w:marRight w:val="0"/>
                  <w:marTop w:val="0"/>
                  <w:marBottom w:val="0"/>
                  <w:divBdr>
                    <w:top w:val="none" w:sz="0" w:space="0" w:color="auto"/>
                    <w:left w:val="none" w:sz="0" w:space="0" w:color="auto"/>
                    <w:bottom w:val="none" w:sz="0" w:space="0" w:color="auto"/>
                    <w:right w:val="none" w:sz="0" w:space="0" w:color="auto"/>
                  </w:divBdr>
                </w:div>
                <w:div w:id="1461875723">
                  <w:marLeft w:val="480"/>
                  <w:marRight w:val="0"/>
                  <w:marTop w:val="0"/>
                  <w:marBottom w:val="0"/>
                  <w:divBdr>
                    <w:top w:val="none" w:sz="0" w:space="0" w:color="auto"/>
                    <w:left w:val="none" w:sz="0" w:space="0" w:color="auto"/>
                    <w:bottom w:val="none" w:sz="0" w:space="0" w:color="auto"/>
                    <w:right w:val="none" w:sz="0" w:space="0" w:color="auto"/>
                  </w:divBdr>
                </w:div>
                <w:div w:id="1601838454">
                  <w:marLeft w:val="480"/>
                  <w:marRight w:val="0"/>
                  <w:marTop w:val="0"/>
                  <w:marBottom w:val="0"/>
                  <w:divBdr>
                    <w:top w:val="none" w:sz="0" w:space="0" w:color="auto"/>
                    <w:left w:val="none" w:sz="0" w:space="0" w:color="auto"/>
                    <w:bottom w:val="none" w:sz="0" w:space="0" w:color="auto"/>
                    <w:right w:val="none" w:sz="0" w:space="0" w:color="auto"/>
                  </w:divBdr>
                </w:div>
                <w:div w:id="1637491765">
                  <w:marLeft w:val="480"/>
                  <w:marRight w:val="0"/>
                  <w:marTop w:val="0"/>
                  <w:marBottom w:val="0"/>
                  <w:divBdr>
                    <w:top w:val="none" w:sz="0" w:space="0" w:color="auto"/>
                    <w:left w:val="none" w:sz="0" w:space="0" w:color="auto"/>
                    <w:bottom w:val="none" w:sz="0" w:space="0" w:color="auto"/>
                    <w:right w:val="none" w:sz="0" w:space="0" w:color="auto"/>
                  </w:divBdr>
                </w:div>
                <w:div w:id="1659723957">
                  <w:marLeft w:val="480"/>
                  <w:marRight w:val="0"/>
                  <w:marTop w:val="0"/>
                  <w:marBottom w:val="0"/>
                  <w:divBdr>
                    <w:top w:val="none" w:sz="0" w:space="0" w:color="auto"/>
                    <w:left w:val="none" w:sz="0" w:space="0" w:color="auto"/>
                    <w:bottom w:val="none" w:sz="0" w:space="0" w:color="auto"/>
                    <w:right w:val="none" w:sz="0" w:space="0" w:color="auto"/>
                  </w:divBdr>
                </w:div>
                <w:div w:id="1730153439">
                  <w:marLeft w:val="480"/>
                  <w:marRight w:val="0"/>
                  <w:marTop w:val="0"/>
                  <w:marBottom w:val="0"/>
                  <w:divBdr>
                    <w:top w:val="none" w:sz="0" w:space="0" w:color="auto"/>
                    <w:left w:val="none" w:sz="0" w:space="0" w:color="auto"/>
                    <w:bottom w:val="none" w:sz="0" w:space="0" w:color="auto"/>
                    <w:right w:val="none" w:sz="0" w:space="0" w:color="auto"/>
                  </w:divBdr>
                </w:div>
                <w:div w:id="1743328693">
                  <w:marLeft w:val="480"/>
                  <w:marRight w:val="0"/>
                  <w:marTop w:val="0"/>
                  <w:marBottom w:val="0"/>
                  <w:divBdr>
                    <w:top w:val="none" w:sz="0" w:space="0" w:color="auto"/>
                    <w:left w:val="none" w:sz="0" w:space="0" w:color="auto"/>
                    <w:bottom w:val="none" w:sz="0" w:space="0" w:color="auto"/>
                    <w:right w:val="none" w:sz="0" w:space="0" w:color="auto"/>
                  </w:divBdr>
                </w:div>
                <w:div w:id="1882814567">
                  <w:marLeft w:val="480"/>
                  <w:marRight w:val="0"/>
                  <w:marTop w:val="0"/>
                  <w:marBottom w:val="0"/>
                  <w:divBdr>
                    <w:top w:val="none" w:sz="0" w:space="0" w:color="auto"/>
                    <w:left w:val="none" w:sz="0" w:space="0" w:color="auto"/>
                    <w:bottom w:val="none" w:sz="0" w:space="0" w:color="auto"/>
                    <w:right w:val="none" w:sz="0" w:space="0" w:color="auto"/>
                  </w:divBdr>
                </w:div>
                <w:div w:id="1938444747">
                  <w:marLeft w:val="480"/>
                  <w:marRight w:val="0"/>
                  <w:marTop w:val="0"/>
                  <w:marBottom w:val="0"/>
                  <w:divBdr>
                    <w:top w:val="none" w:sz="0" w:space="0" w:color="auto"/>
                    <w:left w:val="none" w:sz="0" w:space="0" w:color="auto"/>
                    <w:bottom w:val="none" w:sz="0" w:space="0" w:color="auto"/>
                    <w:right w:val="none" w:sz="0" w:space="0" w:color="auto"/>
                  </w:divBdr>
                </w:div>
                <w:div w:id="1993899389">
                  <w:marLeft w:val="480"/>
                  <w:marRight w:val="0"/>
                  <w:marTop w:val="0"/>
                  <w:marBottom w:val="0"/>
                  <w:divBdr>
                    <w:top w:val="none" w:sz="0" w:space="0" w:color="auto"/>
                    <w:left w:val="none" w:sz="0" w:space="0" w:color="auto"/>
                    <w:bottom w:val="none" w:sz="0" w:space="0" w:color="auto"/>
                    <w:right w:val="none" w:sz="0" w:space="0" w:color="auto"/>
                  </w:divBdr>
                </w:div>
                <w:div w:id="2005165391">
                  <w:marLeft w:val="480"/>
                  <w:marRight w:val="0"/>
                  <w:marTop w:val="0"/>
                  <w:marBottom w:val="0"/>
                  <w:divBdr>
                    <w:top w:val="none" w:sz="0" w:space="0" w:color="auto"/>
                    <w:left w:val="none" w:sz="0" w:space="0" w:color="auto"/>
                    <w:bottom w:val="none" w:sz="0" w:space="0" w:color="auto"/>
                    <w:right w:val="none" w:sz="0" w:space="0" w:color="auto"/>
                  </w:divBdr>
                </w:div>
                <w:div w:id="2060937965">
                  <w:marLeft w:val="480"/>
                  <w:marRight w:val="0"/>
                  <w:marTop w:val="0"/>
                  <w:marBottom w:val="0"/>
                  <w:divBdr>
                    <w:top w:val="none" w:sz="0" w:space="0" w:color="auto"/>
                    <w:left w:val="none" w:sz="0" w:space="0" w:color="auto"/>
                    <w:bottom w:val="none" w:sz="0" w:space="0" w:color="auto"/>
                    <w:right w:val="none" w:sz="0" w:space="0" w:color="auto"/>
                  </w:divBdr>
                </w:div>
                <w:div w:id="206348272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75484008">
          <w:marLeft w:val="480"/>
          <w:marRight w:val="0"/>
          <w:marTop w:val="0"/>
          <w:marBottom w:val="0"/>
          <w:divBdr>
            <w:top w:val="none" w:sz="0" w:space="0" w:color="auto"/>
            <w:left w:val="none" w:sz="0" w:space="0" w:color="auto"/>
            <w:bottom w:val="none" w:sz="0" w:space="0" w:color="auto"/>
            <w:right w:val="none" w:sz="0" w:space="0" w:color="auto"/>
          </w:divBdr>
        </w:div>
        <w:div w:id="1520001503">
          <w:marLeft w:val="480"/>
          <w:marRight w:val="0"/>
          <w:marTop w:val="0"/>
          <w:marBottom w:val="0"/>
          <w:divBdr>
            <w:top w:val="none" w:sz="0" w:space="0" w:color="auto"/>
            <w:left w:val="none" w:sz="0" w:space="0" w:color="auto"/>
            <w:bottom w:val="none" w:sz="0" w:space="0" w:color="auto"/>
            <w:right w:val="none" w:sz="0" w:space="0" w:color="auto"/>
          </w:divBdr>
        </w:div>
        <w:div w:id="1531531568">
          <w:marLeft w:val="480"/>
          <w:marRight w:val="0"/>
          <w:marTop w:val="0"/>
          <w:marBottom w:val="0"/>
          <w:divBdr>
            <w:top w:val="none" w:sz="0" w:space="0" w:color="auto"/>
            <w:left w:val="none" w:sz="0" w:space="0" w:color="auto"/>
            <w:bottom w:val="none" w:sz="0" w:space="0" w:color="auto"/>
            <w:right w:val="none" w:sz="0" w:space="0" w:color="auto"/>
          </w:divBdr>
        </w:div>
        <w:div w:id="1535075187">
          <w:marLeft w:val="480"/>
          <w:marRight w:val="0"/>
          <w:marTop w:val="0"/>
          <w:marBottom w:val="0"/>
          <w:divBdr>
            <w:top w:val="none" w:sz="0" w:space="0" w:color="auto"/>
            <w:left w:val="none" w:sz="0" w:space="0" w:color="auto"/>
            <w:bottom w:val="none" w:sz="0" w:space="0" w:color="auto"/>
            <w:right w:val="none" w:sz="0" w:space="0" w:color="auto"/>
          </w:divBdr>
        </w:div>
        <w:div w:id="1535994246">
          <w:marLeft w:val="480"/>
          <w:marRight w:val="0"/>
          <w:marTop w:val="0"/>
          <w:marBottom w:val="0"/>
          <w:divBdr>
            <w:top w:val="none" w:sz="0" w:space="0" w:color="auto"/>
            <w:left w:val="none" w:sz="0" w:space="0" w:color="auto"/>
            <w:bottom w:val="none" w:sz="0" w:space="0" w:color="auto"/>
            <w:right w:val="none" w:sz="0" w:space="0" w:color="auto"/>
          </w:divBdr>
        </w:div>
        <w:div w:id="1571966388">
          <w:marLeft w:val="480"/>
          <w:marRight w:val="0"/>
          <w:marTop w:val="0"/>
          <w:marBottom w:val="0"/>
          <w:divBdr>
            <w:top w:val="none" w:sz="0" w:space="0" w:color="auto"/>
            <w:left w:val="none" w:sz="0" w:space="0" w:color="auto"/>
            <w:bottom w:val="none" w:sz="0" w:space="0" w:color="auto"/>
            <w:right w:val="none" w:sz="0" w:space="0" w:color="auto"/>
          </w:divBdr>
        </w:div>
        <w:div w:id="1589147775">
          <w:marLeft w:val="480"/>
          <w:marRight w:val="0"/>
          <w:marTop w:val="0"/>
          <w:marBottom w:val="0"/>
          <w:divBdr>
            <w:top w:val="none" w:sz="0" w:space="0" w:color="auto"/>
            <w:left w:val="none" w:sz="0" w:space="0" w:color="auto"/>
            <w:bottom w:val="none" w:sz="0" w:space="0" w:color="auto"/>
            <w:right w:val="none" w:sz="0" w:space="0" w:color="auto"/>
          </w:divBdr>
        </w:div>
        <w:div w:id="1594587894">
          <w:marLeft w:val="480"/>
          <w:marRight w:val="0"/>
          <w:marTop w:val="0"/>
          <w:marBottom w:val="0"/>
          <w:divBdr>
            <w:top w:val="none" w:sz="0" w:space="0" w:color="auto"/>
            <w:left w:val="none" w:sz="0" w:space="0" w:color="auto"/>
            <w:bottom w:val="none" w:sz="0" w:space="0" w:color="auto"/>
            <w:right w:val="none" w:sz="0" w:space="0" w:color="auto"/>
          </w:divBdr>
        </w:div>
        <w:div w:id="1609433557">
          <w:marLeft w:val="480"/>
          <w:marRight w:val="0"/>
          <w:marTop w:val="0"/>
          <w:marBottom w:val="0"/>
          <w:divBdr>
            <w:top w:val="none" w:sz="0" w:space="0" w:color="auto"/>
            <w:left w:val="none" w:sz="0" w:space="0" w:color="auto"/>
            <w:bottom w:val="none" w:sz="0" w:space="0" w:color="auto"/>
            <w:right w:val="none" w:sz="0" w:space="0" w:color="auto"/>
          </w:divBdr>
        </w:div>
        <w:div w:id="1628967483">
          <w:marLeft w:val="480"/>
          <w:marRight w:val="0"/>
          <w:marTop w:val="0"/>
          <w:marBottom w:val="0"/>
          <w:divBdr>
            <w:top w:val="none" w:sz="0" w:space="0" w:color="auto"/>
            <w:left w:val="none" w:sz="0" w:space="0" w:color="auto"/>
            <w:bottom w:val="none" w:sz="0" w:space="0" w:color="auto"/>
            <w:right w:val="none" w:sz="0" w:space="0" w:color="auto"/>
          </w:divBdr>
        </w:div>
        <w:div w:id="1634367075">
          <w:marLeft w:val="480"/>
          <w:marRight w:val="0"/>
          <w:marTop w:val="0"/>
          <w:marBottom w:val="0"/>
          <w:divBdr>
            <w:top w:val="none" w:sz="0" w:space="0" w:color="auto"/>
            <w:left w:val="none" w:sz="0" w:space="0" w:color="auto"/>
            <w:bottom w:val="none" w:sz="0" w:space="0" w:color="auto"/>
            <w:right w:val="none" w:sz="0" w:space="0" w:color="auto"/>
          </w:divBdr>
        </w:div>
        <w:div w:id="1649936659">
          <w:marLeft w:val="480"/>
          <w:marRight w:val="0"/>
          <w:marTop w:val="0"/>
          <w:marBottom w:val="0"/>
          <w:divBdr>
            <w:top w:val="none" w:sz="0" w:space="0" w:color="auto"/>
            <w:left w:val="none" w:sz="0" w:space="0" w:color="auto"/>
            <w:bottom w:val="none" w:sz="0" w:space="0" w:color="auto"/>
            <w:right w:val="none" w:sz="0" w:space="0" w:color="auto"/>
          </w:divBdr>
        </w:div>
        <w:div w:id="1678649593">
          <w:marLeft w:val="480"/>
          <w:marRight w:val="0"/>
          <w:marTop w:val="0"/>
          <w:marBottom w:val="0"/>
          <w:divBdr>
            <w:top w:val="none" w:sz="0" w:space="0" w:color="auto"/>
            <w:left w:val="none" w:sz="0" w:space="0" w:color="auto"/>
            <w:bottom w:val="none" w:sz="0" w:space="0" w:color="auto"/>
            <w:right w:val="none" w:sz="0" w:space="0" w:color="auto"/>
          </w:divBdr>
        </w:div>
        <w:div w:id="1804034371">
          <w:marLeft w:val="480"/>
          <w:marRight w:val="0"/>
          <w:marTop w:val="0"/>
          <w:marBottom w:val="0"/>
          <w:divBdr>
            <w:top w:val="none" w:sz="0" w:space="0" w:color="auto"/>
            <w:left w:val="none" w:sz="0" w:space="0" w:color="auto"/>
            <w:bottom w:val="none" w:sz="0" w:space="0" w:color="auto"/>
            <w:right w:val="none" w:sz="0" w:space="0" w:color="auto"/>
          </w:divBdr>
        </w:div>
        <w:div w:id="1841702025">
          <w:marLeft w:val="480"/>
          <w:marRight w:val="0"/>
          <w:marTop w:val="0"/>
          <w:marBottom w:val="0"/>
          <w:divBdr>
            <w:top w:val="none" w:sz="0" w:space="0" w:color="auto"/>
            <w:left w:val="none" w:sz="0" w:space="0" w:color="auto"/>
            <w:bottom w:val="none" w:sz="0" w:space="0" w:color="auto"/>
            <w:right w:val="none" w:sz="0" w:space="0" w:color="auto"/>
          </w:divBdr>
        </w:div>
        <w:div w:id="1900969061">
          <w:marLeft w:val="480"/>
          <w:marRight w:val="0"/>
          <w:marTop w:val="0"/>
          <w:marBottom w:val="0"/>
          <w:divBdr>
            <w:top w:val="none" w:sz="0" w:space="0" w:color="auto"/>
            <w:left w:val="none" w:sz="0" w:space="0" w:color="auto"/>
            <w:bottom w:val="none" w:sz="0" w:space="0" w:color="auto"/>
            <w:right w:val="none" w:sz="0" w:space="0" w:color="auto"/>
          </w:divBdr>
        </w:div>
        <w:div w:id="1984188526">
          <w:marLeft w:val="480"/>
          <w:marRight w:val="0"/>
          <w:marTop w:val="0"/>
          <w:marBottom w:val="0"/>
          <w:divBdr>
            <w:top w:val="none" w:sz="0" w:space="0" w:color="auto"/>
            <w:left w:val="none" w:sz="0" w:space="0" w:color="auto"/>
            <w:bottom w:val="none" w:sz="0" w:space="0" w:color="auto"/>
            <w:right w:val="none" w:sz="0" w:space="0" w:color="auto"/>
          </w:divBdr>
        </w:div>
        <w:div w:id="2000502500">
          <w:marLeft w:val="480"/>
          <w:marRight w:val="0"/>
          <w:marTop w:val="0"/>
          <w:marBottom w:val="0"/>
          <w:divBdr>
            <w:top w:val="none" w:sz="0" w:space="0" w:color="auto"/>
            <w:left w:val="none" w:sz="0" w:space="0" w:color="auto"/>
            <w:bottom w:val="none" w:sz="0" w:space="0" w:color="auto"/>
            <w:right w:val="none" w:sz="0" w:space="0" w:color="auto"/>
          </w:divBdr>
        </w:div>
        <w:div w:id="2009015803">
          <w:marLeft w:val="480"/>
          <w:marRight w:val="0"/>
          <w:marTop w:val="0"/>
          <w:marBottom w:val="0"/>
          <w:divBdr>
            <w:top w:val="none" w:sz="0" w:space="0" w:color="auto"/>
            <w:left w:val="none" w:sz="0" w:space="0" w:color="auto"/>
            <w:bottom w:val="none" w:sz="0" w:space="0" w:color="auto"/>
            <w:right w:val="none" w:sz="0" w:space="0" w:color="auto"/>
          </w:divBdr>
        </w:div>
        <w:div w:id="2010598363">
          <w:marLeft w:val="480"/>
          <w:marRight w:val="0"/>
          <w:marTop w:val="0"/>
          <w:marBottom w:val="0"/>
          <w:divBdr>
            <w:top w:val="none" w:sz="0" w:space="0" w:color="auto"/>
            <w:left w:val="none" w:sz="0" w:space="0" w:color="auto"/>
            <w:bottom w:val="none" w:sz="0" w:space="0" w:color="auto"/>
            <w:right w:val="none" w:sz="0" w:space="0" w:color="auto"/>
          </w:divBdr>
        </w:div>
        <w:div w:id="2045251909">
          <w:marLeft w:val="480"/>
          <w:marRight w:val="0"/>
          <w:marTop w:val="0"/>
          <w:marBottom w:val="0"/>
          <w:divBdr>
            <w:top w:val="none" w:sz="0" w:space="0" w:color="auto"/>
            <w:left w:val="none" w:sz="0" w:space="0" w:color="auto"/>
            <w:bottom w:val="none" w:sz="0" w:space="0" w:color="auto"/>
            <w:right w:val="none" w:sz="0" w:space="0" w:color="auto"/>
          </w:divBdr>
        </w:div>
        <w:div w:id="2047562598">
          <w:marLeft w:val="480"/>
          <w:marRight w:val="0"/>
          <w:marTop w:val="0"/>
          <w:marBottom w:val="0"/>
          <w:divBdr>
            <w:top w:val="none" w:sz="0" w:space="0" w:color="auto"/>
            <w:left w:val="none" w:sz="0" w:space="0" w:color="auto"/>
            <w:bottom w:val="none" w:sz="0" w:space="0" w:color="auto"/>
            <w:right w:val="none" w:sz="0" w:space="0" w:color="auto"/>
          </w:divBdr>
        </w:div>
      </w:divsChild>
    </w:div>
    <w:div w:id="2066563369">
      <w:bodyDiv w:val="1"/>
      <w:marLeft w:val="0"/>
      <w:marRight w:val="0"/>
      <w:marTop w:val="0"/>
      <w:marBottom w:val="0"/>
      <w:divBdr>
        <w:top w:val="none" w:sz="0" w:space="0" w:color="auto"/>
        <w:left w:val="none" w:sz="0" w:space="0" w:color="auto"/>
        <w:bottom w:val="none" w:sz="0" w:space="0" w:color="auto"/>
        <w:right w:val="none" w:sz="0" w:space="0" w:color="auto"/>
      </w:divBdr>
    </w:div>
    <w:div w:id="2066835992">
      <w:bodyDiv w:val="1"/>
      <w:marLeft w:val="0"/>
      <w:marRight w:val="0"/>
      <w:marTop w:val="0"/>
      <w:marBottom w:val="0"/>
      <w:divBdr>
        <w:top w:val="none" w:sz="0" w:space="0" w:color="auto"/>
        <w:left w:val="none" w:sz="0" w:space="0" w:color="auto"/>
        <w:bottom w:val="none" w:sz="0" w:space="0" w:color="auto"/>
        <w:right w:val="none" w:sz="0" w:space="0" w:color="auto"/>
      </w:divBdr>
    </w:div>
    <w:div w:id="2067290377">
      <w:marLeft w:val="640"/>
      <w:marRight w:val="0"/>
      <w:marTop w:val="0"/>
      <w:marBottom w:val="0"/>
      <w:divBdr>
        <w:top w:val="none" w:sz="0" w:space="0" w:color="auto"/>
        <w:left w:val="none" w:sz="0" w:space="0" w:color="auto"/>
        <w:bottom w:val="none" w:sz="0" w:space="0" w:color="auto"/>
        <w:right w:val="none" w:sz="0" w:space="0" w:color="auto"/>
      </w:divBdr>
    </w:div>
    <w:div w:id="2067411738">
      <w:marLeft w:val="480"/>
      <w:marRight w:val="0"/>
      <w:marTop w:val="0"/>
      <w:marBottom w:val="0"/>
      <w:divBdr>
        <w:top w:val="none" w:sz="0" w:space="0" w:color="auto"/>
        <w:left w:val="none" w:sz="0" w:space="0" w:color="auto"/>
        <w:bottom w:val="none" w:sz="0" w:space="0" w:color="auto"/>
        <w:right w:val="none" w:sz="0" w:space="0" w:color="auto"/>
      </w:divBdr>
    </w:div>
    <w:div w:id="2067602942">
      <w:bodyDiv w:val="1"/>
      <w:marLeft w:val="0"/>
      <w:marRight w:val="0"/>
      <w:marTop w:val="0"/>
      <w:marBottom w:val="0"/>
      <w:divBdr>
        <w:top w:val="none" w:sz="0" w:space="0" w:color="auto"/>
        <w:left w:val="none" w:sz="0" w:space="0" w:color="auto"/>
        <w:bottom w:val="none" w:sz="0" w:space="0" w:color="auto"/>
        <w:right w:val="none" w:sz="0" w:space="0" w:color="auto"/>
      </w:divBdr>
      <w:divsChild>
        <w:div w:id="118964117">
          <w:marLeft w:val="480"/>
          <w:marRight w:val="0"/>
          <w:marTop w:val="0"/>
          <w:marBottom w:val="0"/>
          <w:divBdr>
            <w:top w:val="none" w:sz="0" w:space="0" w:color="auto"/>
            <w:left w:val="none" w:sz="0" w:space="0" w:color="auto"/>
            <w:bottom w:val="none" w:sz="0" w:space="0" w:color="auto"/>
            <w:right w:val="none" w:sz="0" w:space="0" w:color="auto"/>
          </w:divBdr>
        </w:div>
        <w:div w:id="160632958">
          <w:marLeft w:val="480"/>
          <w:marRight w:val="0"/>
          <w:marTop w:val="0"/>
          <w:marBottom w:val="0"/>
          <w:divBdr>
            <w:top w:val="none" w:sz="0" w:space="0" w:color="auto"/>
            <w:left w:val="none" w:sz="0" w:space="0" w:color="auto"/>
            <w:bottom w:val="none" w:sz="0" w:space="0" w:color="auto"/>
            <w:right w:val="none" w:sz="0" w:space="0" w:color="auto"/>
          </w:divBdr>
        </w:div>
        <w:div w:id="208153142">
          <w:marLeft w:val="480"/>
          <w:marRight w:val="0"/>
          <w:marTop w:val="0"/>
          <w:marBottom w:val="0"/>
          <w:divBdr>
            <w:top w:val="none" w:sz="0" w:space="0" w:color="auto"/>
            <w:left w:val="none" w:sz="0" w:space="0" w:color="auto"/>
            <w:bottom w:val="none" w:sz="0" w:space="0" w:color="auto"/>
            <w:right w:val="none" w:sz="0" w:space="0" w:color="auto"/>
          </w:divBdr>
        </w:div>
        <w:div w:id="252320125">
          <w:marLeft w:val="480"/>
          <w:marRight w:val="0"/>
          <w:marTop w:val="0"/>
          <w:marBottom w:val="0"/>
          <w:divBdr>
            <w:top w:val="none" w:sz="0" w:space="0" w:color="auto"/>
            <w:left w:val="none" w:sz="0" w:space="0" w:color="auto"/>
            <w:bottom w:val="none" w:sz="0" w:space="0" w:color="auto"/>
            <w:right w:val="none" w:sz="0" w:space="0" w:color="auto"/>
          </w:divBdr>
        </w:div>
        <w:div w:id="332073064">
          <w:marLeft w:val="480"/>
          <w:marRight w:val="0"/>
          <w:marTop w:val="0"/>
          <w:marBottom w:val="0"/>
          <w:divBdr>
            <w:top w:val="none" w:sz="0" w:space="0" w:color="auto"/>
            <w:left w:val="none" w:sz="0" w:space="0" w:color="auto"/>
            <w:bottom w:val="none" w:sz="0" w:space="0" w:color="auto"/>
            <w:right w:val="none" w:sz="0" w:space="0" w:color="auto"/>
          </w:divBdr>
        </w:div>
        <w:div w:id="336808828">
          <w:marLeft w:val="480"/>
          <w:marRight w:val="0"/>
          <w:marTop w:val="0"/>
          <w:marBottom w:val="0"/>
          <w:divBdr>
            <w:top w:val="none" w:sz="0" w:space="0" w:color="auto"/>
            <w:left w:val="none" w:sz="0" w:space="0" w:color="auto"/>
            <w:bottom w:val="none" w:sz="0" w:space="0" w:color="auto"/>
            <w:right w:val="none" w:sz="0" w:space="0" w:color="auto"/>
          </w:divBdr>
        </w:div>
        <w:div w:id="383919028">
          <w:marLeft w:val="480"/>
          <w:marRight w:val="0"/>
          <w:marTop w:val="0"/>
          <w:marBottom w:val="0"/>
          <w:divBdr>
            <w:top w:val="none" w:sz="0" w:space="0" w:color="auto"/>
            <w:left w:val="none" w:sz="0" w:space="0" w:color="auto"/>
            <w:bottom w:val="none" w:sz="0" w:space="0" w:color="auto"/>
            <w:right w:val="none" w:sz="0" w:space="0" w:color="auto"/>
          </w:divBdr>
        </w:div>
        <w:div w:id="392309957">
          <w:marLeft w:val="480"/>
          <w:marRight w:val="0"/>
          <w:marTop w:val="0"/>
          <w:marBottom w:val="0"/>
          <w:divBdr>
            <w:top w:val="none" w:sz="0" w:space="0" w:color="auto"/>
            <w:left w:val="none" w:sz="0" w:space="0" w:color="auto"/>
            <w:bottom w:val="none" w:sz="0" w:space="0" w:color="auto"/>
            <w:right w:val="none" w:sz="0" w:space="0" w:color="auto"/>
          </w:divBdr>
        </w:div>
        <w:div w:id="394357049">
          <w:marLeft w:val="480"/>
          <w:marRight w:val="0"/>
          <w:marTop w:val="0"/>
          <w:marBottom w:val="0"/>
          <w:divBdr>
            <w:top w:val="none" w:sz="0" w:space="0" w:color="auto"/>
            <w:left w:val="none" w:sz="0" w:space="0" w:color="auto"/>
            <w:bottom w:val="none" w:sz="0" w:space="0" w:color="auto"/>
            <w:right w:val="none" w:sz="0" w:space="0" w:color="auto"/>
          </w:divBdr>
        </w:div>
        <w:div w:id="488833981">
          <w:marLeft w:val="480"/>
          <w:marRight w:val="0"/>
          <w:marTop w:val="0"/>
          <w:marBottom w:val="0"/>
          <w:divBdr>
            <w:top w:val="none" w:sz="0" w:space="0" w:color="auto"/>
            <w:left w:val="none" w:sz="0" w:space="0" w:color="auto"/>
            <w:bottom w:val="none" w:sz="0" w:space="0" w:color="auto"/>
            <w:right w:val="none" w:sz="0" w:space="0" w:color="auto"/>
          </w:divBdr>
        </w:div>
        <w:div w:id="497965051">
          <w:marLeft w:val="480"/>
          <w:marRight w:val="0"/>
          <w:marTop w:val="0"/>
          <w:marBottom w:val="0"/>
          <w:divBdr>
            <w:top w:val="none" w:sz="0" w:space="0" w:color="auto"/>
            <w:left w:val="none" w:sz="0" w:space="0" w:color="auto"/>
            <w:bottom w:val="none" w:sz="0" w:space="0" w:color="auto"/>
            <w:right w:val="none" w:sz="0" w:space="0" w:color="auto"/>
          </w:divBdr>
        </w:div>
        <w:div w:id="503782069">
          <w:marLeft w:val="480"/>
          <w:marRight w:val="0"/>
          <w:marTop w:val="0"/>
          <w:marBottom w:val="0"/>
          <w:divBdr>
            <w:top w:val="none" w:sz="0" w:space="0" w:color="auto"/>
            <w:left w:val="none" w:sz="0" w:space="0" w:color="auto"/>
            <w:bottom w:val="none" w:sz="0" w:space="0" w:color="auto"/>
            <w:right w:val="none" w:sz="0" w:space="0" w:color="auto"/>
          </w:divBdr>
        </w:div>
        <w:div w:id="518467713">
          <w:marLeft w:val="480"/>
          <w:marRight w:val="0"/>
          <w:marTop w:val="0"/>
          <w:marBottom w:val="0"/>
          <w:divBdr>
            <w:top w:val="none" w:sz="0" w:space="0" w:color="auto"/>
            <w:left w:val="none" w:sz="0" w:space="0" w:color="auto"/>
            <w:bottom w:val="none" w:sz="0" w:space="0" w:color="auto"/>
            <w:right w:val="none" w:sz="0" w:space="0" w:color="auto"/>
          </w:divBdr>
        </w:div>
        <w:div w:id="539708607">
          <w:marLeft w:val="480"/>
          <w:marRight w:val="0"/>
          <w:marTop w:val="0"/>
          <w:marBottom w:val="0"/>
          <w:divBdr>
            <w:top w:val="none" w:sz="0" w:space="0" w:color="auto"/>
            <w:left w:val="none" w:sz="0" w:space="0" w:color="auto"/>
            <w:bottom w:val="none" w:sz="0" w:space="0" w:color="auto"/>
            <w:right w:val="none" w:sz="0" w:space="0" w:color="auto"/>
          </w:divBdr>
        </w:div>
        <w:div w:id="605775621">
          <w:marLeft w:val="480"/>
          <w:marRight w:val="0"/>
          <w:marTop w:val="0"/>
          <w:marBottom w:val="0"/>
          <w:divBdr>
            <w:top w:val="none" w:sz="0" w:space="0" w:color="auto"/>
            <w:left w:val="none" w:sz="0" w:space="0" w:color="auto"/>
            <w:bottom w:val="none" w:sz="0" w:space="0" w:color="auto"/>
            <w:right w:val="none" w:sz="0" w:space="0" w:color="auto"/>
          </w:divBdr>
        </w:div>
        <w:div w:id="615329615">
          <w:marLeft w:val="480"/>
          <w:marRight w:val="0"/>
          <w:marTop w:val="0"/>
          <w:marBottom w:val="0"/>
          <w:divBdr>
            <w:top w:val="none" w:sz="0" w:space="0" w:color="auto"/>
            <w:left w:val="none" w:sz="0" w:space="0" w:color="auto"/>
            <w:bottom w:val="none" w:sz="0" w:space="0" w:color="auto"/>
            <w:right w:val="none" w:sz="0" w:space="0" w:color="auto"/>
          </w:divBdr>
        </w:div>
        <w:div w:id="616646099">
          <w:marLeft w:val="480"/>
          <w:marRight w:val="0"/>
          <w:marTop w:val="0"/>
          <w:marBottom w:val="0"/>
          <w:divBdr>
            <w:top w:val="none" w:sz="0" w:space="0" w:color="auto"/>
            <w:left w:val="none" w:sz="0" w:space="0" w:color="auto"/>
            <w:bottom w:val="none" w:sz="0" w:space="0" w:color="auto"/>
            <w:right w:val="none" w:sz="0" w:space="0" w:color="auto"/>
          </w:divBdr>
        </w:div>
        <w:div w:id="619648618">
          <w:marLeft w:val="480"/>
          <w:marRight w:val="0"/>
          <w:marTop w:val="0"/>
          <w:marBottom w:val="0"/>
          <w:divBdr>
            <w:top w:val="none" w:sz="0" w:space="0" w:color="auto"/>
            <w:left w:val="none" w:sz="0" w:space="0" w:color="auto"/>
            <w:bottom w:val="none" w:sz="0" w:space="0" w:color="auto"/>
            <w:right w:val="none" w:sz="0" w:space="0" w:color="auto"/>
          </w:divBdr>
        </w:div>
        <w:div w:id="687759750">
          <w:marLeft w:val="480"/>
          <w:marRight w:val="0"/>
          <w:marTop w:val="0"/>
          <w:marBottom w:val="0"/>
          <w:divBdr>
            <w:top w:val="none" w:sz="0" w:space="0" w:color="auto"/>
            <w:left w:val="none" w:sz="0" w:space="0" w:color="auto"/>
            <w:bottom w:val="none" w:sz="0" w:space="0" w:color="auto"/>
            <w:right w:val="none" w:sz="0" w:space="0" w:color="auto"/>
          </w:divBdr>
        </w:div>
        <w:div w:id="710492331">
          <w:marLeft w:val="480"/>
          <w:marRight w:val="0"/>
          <w:marTop w:val="0"/>
          <w:marBottom w:val="0"/>
          <w:divBdr>
            <w:top w:val="none" w:sz="0" w:space="0" w:color="auto"/>
            <w:left w:val="none" w:sz="0" w:space="0" w:color="auto"/>
            <w:bottom w:val="none" w:sz="0" w:space="0" w:color="auto"/>
            <w:right w:val="none" w:sz="0" w:space="0" w:color="auto"/>
          </w:divBdr>
        </w:div>
        <w:div w:id="739595135">
          <w:marLeft w:val="480"/>
          <w:marRight w:val="0"/>
          <w:marTop w:val="0"/>
          <w:marBottom w:val="0"/>
          <w:divBdr>
            <w:top w:val="none" w:sz="0" w:space="0" w:color="auto"/>
            <w:left w:val="none" w:sz="0" w:space="0" w:color="auto"/>
            <w:bottom w:val="none" w:sz="0" w:space="0" w:color="auto"/>
            <w:right w:val="none" w:sz="0" w:space="0" w:color="auto"/>
          </w:divBdr>
        </w:div>
        <w:div w:id="751008699">
          <w:marLeft w:val="480"/>
          <w:marRight w:val="0"/>
          <w:marTop w:val="0"/>
          <w:marBottom w:val="0"/>
          <w:divBdr>
            <w:top w:val="none" w:sz="0" w:space="0" w:color="auto"/>
            <w:left w:val="none" w:sz="0" w:space="0" w:color="auto"/>
            <w:bottom w:val="none" w:sz="0" w:space="0" w:color="auto"/>
            <w:right w:val="none" w:sz="0" w:space="0" w:color="auto"/>
          </w:divBdr>
        </w:div>
        <w:div w:id="765812002">
          <w:marLeft w:val="480"/>
          <w:marRight w:val="0"/>
          <w:marTop w:val="0"/>
          <w:marBottom w:val="0"/>
          <w:divBdr>
            <w:top w:val="none" w:sz="0" w:space="0" w:color="auto"/>
            <w:left w:val="none" w:sz="0" w:space="0" w:color="auto"/>
            <w:bottom w:val="none" w:sz="0" w:space="0" w:color="auto"/>
            <w:right w:val="none" w:sz="0" w:space="0" w:color="auto"/>
          </w:divBdr>
        </w:div>
        <w:div w:id="785738668">
          <w:marLeft w:val="480"/>
          <w:marRight w:val="0"/>
          <w:marTop w:val="0"/>
          <w:marBottom w:val="0"/>
          <w:divBdr>
            <w:top w:val="none" w:sz="0" w:space="0" w:color="auto"/>
            <w:left w:val="none" w:sz="0" w:space="0" w:color="auto"/>
            <w:bottom w:val="none" w:sz="0" w:space="0" w:color="auto"/>
            <w:right w:val="none" w:sz="0" w:space="0" w:color="auto"/>
          </w:divBdr>
        </w:div>
        <w:div w:id="898596565">
          <w:marLeft w:val="480"/>
          <w:marRight w:val="0"/>
          <w:marTop w:val="0"/>
          <w:marBottom w:val="0"/>
          <w:divBdr>
            <w:top w:val="none" w:sz="0" w:space="0" w:color="auto"/>
            <w:left w:val="none" w:sz="0" w:space="0" w:color="auto"/>
            <w:bottom w:val="none" w:sz="0" w:space="0" w:color="auto"/>
            <w:right w:val="none" w:sz="0" w:space="0" w:color="auto"/>
          </w:divBdr>
        </w:div>
        <w:div w:id="940141115">
          <w:marLeft w:val="480"/>
          <w:marRight w:val="0"/>
          <w:marTop w:val="0"/>
          <w:marBottom w:val="0"/>
          <w:divBdr>
            <w:top w:val="none" w:sz="0" w:space="0" w:color="auto"/>
            <w:left w:val="none" w:sz="0" w:space="0" w:color="auto"/>
            <w:bottom w:val="none" w:sz="0" w:space="0" w:color="auto"/>
            <w:right w:val="none" w:sz="0" w:space="0" w:color="auto"/>
          </w:divBdr>
        </w:div>
        <w:div w:id="944461823">
          <w:marLeft w:val="480"/>
          <w:marRight w:val="0"/>
          <w:marTop w:val="0"/>
          <w:marBottom w:val="0"/>
          <w:divBdr>
            <w:top w:val="none" w:sz="0" w:space="0" w:color="auto"/>
            <w:left w:val="none" w:sz="0" w:space="0" w:color="auto"/>
            <w:bottom w:val="none" w:sz="0" w:space="0" w:color="auto"/>
            <w:right w:val="none" w:sz="0" w:space="0" w:color="auto"/>
          </w:divBdr>
        </w:div>
        <w:div w:id="965160122">
          <w:marLeft w:val="480"/>
          <w:marRight w:val="0"/>
          <w:marTop w:val="0"/>
          <w:marBottom w:val="0"/>
          <w:divBdr>
            <w:top w:val="none" w:sz="0" w:space="0" w:color="auto"/>
            <w:left w:val="none" w:sz="0" w:space="0" w:color="auto"/>
            <w:bottom w:val="none" w:sz="0" w:space="0" w:color="auto"/>
            <w:right w:val="none" w:sz="0" w:space="0" w:color="auto"/>
          </w:divBdr>
        </w:div>
        <w:div w:id="993604011">
          <w:marLeft w:val="480"/>
          <w:marRight w:val="0"/>
          <w:marTop w:val="0"/>
          <w:marBottom w:val="0"/>
          <w:divBdr>
            <w:top w:val="none" w:sz="0" w:space="0" w:color="auto"/>
            <w:left w:val="none" w:sz="0" w:space="0" w:color="auto"/>
            <w:bottom w:val="none" w:sz="0" w:space="0" w:color="auto"/>
            <w:right w:val="none" w:sz="0" w:space="0" w:color="auto"/>
          </w:divBdr>
        </w:div>
        <w:div w:id="1006830664">
          <w:marLeft w:val="480"/>
          <w:marRight w:val="0"/>
          <w:marTop w:val="0"/>
          <w:marBottom w:val="0"/>
          <w:divBdr>
            <w:top w:val="none" w:sz="0" w:space="0" w:color="auto"/>
            <w:left w:val="none" w:sz="0" w:space="0" w:color="auto"/>
            <w:bottom w:val="none" w:sz="0" w:space="0" w:color="auto"/>
            <w:right w:val="none" w:sz="0" w:space="0" w:color="auto"/>
          </w:divBdr>
        </w:div>
        <w:div w:id="1160388466">
          <w:marLeft w:val="480"/>
          <w:marRight w:val="0"/>
          <w:marTop w:val="0"/>
          <w:marBottom w:val="0"/>
          <w:divBdr>
            <w:top w:val="none" w:sz="0" w:space="0" w:color="auto"/>
            <w:left w:val="none" w:sz="0" w:space="0" w:color="auto"/>
            <w:bottom w:val="none" w:sz="0" w:space="0" w:color="auto"/>
            <w:right w:val="none" w:sz="0" w:space="0" w:color="auto"/>
          </w:divBdr>
        </w:div>
        <w:div w:id="1160734713">
          <w:marLeft w:val="480"/>
          <w:marRight w:val="0"/>
          <w:marTop w:val="0"/>
          <w:marBottom w:val="0"/>
          <w:divBdr>
            <w:top w:val="none" w:sz="0" w:space="0" w:color="auto"/>
            <w:left w:val="none" w:sz="0" w:space="0" w:color="auto"/>
            <w:bottom w:val="none" w:sz="0" w:space="0" w:color="auto"/>
            <w:right w:val="none" w:sz="0" w:space="0" w:color="auto"/>
          </w:divBdr>
        </w:div>
        <w:div w:id="1161383603">
          <w:marLeft w:val="480"/>
          <w:marRight w:val="0"/>
          <w:marTop w:val="0"/>
          <w:marBottom w:val="0"/>
          <w:divBdr>
            <w:top w:val="none" w:sz="0" w:space="0" w:color="auto"/>
            <w:left w:val="none" w:sz="0" w:space="0" w:color="auto"/>
            <w:bottom w:val="none" w:sz="0" w:space="0" w:color="auto"/>
            <w:right w:val="none" w:sz="0" w:space="0" w:color="auto"/>
          </w:divBdr>
        </w:div>
        <w:div w:id="1210339534">
          <w:marLeft w:val="480"/>
          <w:marRight w:val="0"/>
          <w:marTop w:val="0"/>
          <w:marBottom w:val="0"/>
          <w:divBdr>
            <w:top w:val="none" w:sz="0" w:space="0" w:color="auto"/>
            <w:left w:val="none" w:sz="0" w:space="0" w:color="auto"/>
            <w:bottom w:val="none" w:sz="0" w:space="0" w:color="auto"/>
            <w:right w:val="none" w:sz="0" w:space="0" w:color="auto"/>
          </w:divBdr>
        </w:div>
        <w:div w:id="1320427185">
          <w:marLeft w:val="480"/>
          <w:marRight w:val="0"/>
          <w:marTop w:val="0"/>
          <w:marBottom w:val="0"/>
          <w:divBdr>
            <w:top w:val="none" w:sz="0" w:space="0" w:color="auto"/>
            <w:left w:val="none" w:sz="0" w:space="0" w:color="auto"/>
            <w:bottom w:val="none" w:sz="0" w:space="0" w:color="auto"/>
            <w:right w:val="none" w:sz="0" w:space="0" w:color="auto"/>
          </w:divBdr>
        </w:div>
        <w:div w:id="1396393372">
          <w:marLeft w:val="480"/>
          <w:marRight w:val="0"/>
          <w:marTop w:val="0"/>
          <w:marBottom w:val="0"/>
          <w:divBdr>
            <w:top w:val="none" w:sz="0" w:space="0" w:color="auto"/>
            <w:left w:val="none" w:sz="0" w:space="0" w:color="auto"/>
            <w:bottom w:val="none" w:sz="0" w:space="0" w:color="auto"/>
            <w:right w:val="none" w:sz="0" w:space="0" w:color="auto"/>
          </w:divBdr>
        </w:div>
        <w:div w:id="1400787805">
          <w:marLeft w:val="480"/>
          <w:marRight w:val="0"/>
          <w:marTop w:val="0"/>
          <w:marBottom w:val="0"/>
          <w:divBdr>
            <w:top w:val="none" w:sz="0" w:space="0" w:color="auto"/>
            <w:left w:val="none" w:sz="0" w:space="0" w:color="auto"/>
            <w:bottom w:val="none" w:sz="0" w:space="0" w:color="auto"/>
            <w:right w:val="none" w:sz="0" w:space="0" w:color="auto"/>
          </w:divBdr>
        </w:div>
        <w:div w:id="1439449919">
          <w:marLeft w:val="480"/>
          <w:marRight w:val="0"/>
          <w:marTop w:val="0"/>
          <w:marBottom w:val="0"/>
          <w:divBdr>
            <w:top w:val="none" w:sz="0" w:space="0" w:color="auto"/>
            <w:left w:val="none" w:sz="0" w:space="0" w:color="auto"/>
            <w:bottom w:val="none" w:sz="0" w:space="0" w:color="auto"/>
            <w:right w:val="none" w:sz="0" w:space="0" w:color="auto"/>
          </w:divBdr>
        </w:div>
        <w:div w:id="1475949849">
          <w:marLeft w:val="480"/>
          <w:marRight w:val="0"/>
          <w:marTop w:val="0"/>
          <w:marBottom w:val="0"/>
          <w:divBdr>
            <w:top w:val="none" w:sz="0" w:space="0" w:color="auto"/>
            <w:left w:val="none" w:sz="0" w:space="0" w:color="auto"/>
            <w:bottom w:val="none" w:sz="0" w:space="0" w:color="auto"/>
            <w:right w:val="none" w:sz="0" w:space="0" w:color="auto"/>
          </w:divBdr>
        </w:div>
        <w:div w:id="1476800069">
          <w:marLeft w:val="480"/>
          <w:marRight w:val="0"/>
          <w:marTop w:val="0"/>
          <w:marBottom w:val="0"/>
          <w:divBdr>
            <w:top w:val="none" w:sz="0" w:space="0" w:color="auto"/>
            <w:left w:val="none" w:sz="0" w:space="0" w:color="auto"/>
            <w:bottom w:val="none" w:sz="0" w:space="0" w:color="auto"/>
            <w:right w:val="none" w:sz="0" w:space="0" w:color="auto"/>
          </w:divBdr>
        </w:div>
        <w:div w:id="1524056111">
          <w:marLeft w:val="480"/>
          <w:marRight w:val="0"/>
          <w:marTop w:val="0"/>
          <w:marBottom w:val="0"/>
          <w:divBdr>
            <w:top w:val="none" w:sz="0" w:space="0" w:color="auto"/>
            <w:left w:val="none" w:sz="0" w:space="0" w:color="auto"/>
            <w:bottom w:val="none" w:sz="0" w:space="0" w:color="auto"/>
            <w:right w:val="none" w:sz="0" w:space="0" w:color="auto"/>
          </w:divBdr>
        </w:div>
        <w:div w:id="1528444089">
          <w:marLeft w:val="480"/>
          <w:marRight w:val="0"/>
          <w:marTop w:val="0"/>
          <w:marBottom w:val="0"/>
          <w:divBdr>
            <w:top w:val="none" w:sz="0" w:space="0" w:color="auto"/>
            <w:left w:val="none" w:sz="0" w:space="0" w:color="auto"/>
            <w:bottom w:val="none" w:sz="0" w:space="0" w:color="auto"/>
            <w:right w:val="none" w:sz="0" w:space="0" w:color="auto"/>
          </w:divBdr>
        </w:div>
        <w:div w:id="1548033394">
          <w:marLeft w:val="480"/>
          <w:marRight w:val="0"/>
          <w:marTop w:val="0"/>
          <w:marBottom w:val="0"/>
          <w:divBdr>
            <w:top w:val="none" w:sz="0" w:space="0" w:color="auto"/>
            <w:left w:val="none" w:sz="0" w:space="0" w:color="auto"/>
            <w:bottom w:val="none" w:sz="0" w:space="0" w:color="auto"/>
            <w:right w:val="none" w:sz="0" w:space="0" w:color="auto"/>
          </w:divBdr>
        </w:div>
        <w:div w:id="1555504647">
          <w:marLeft w:val="480"/>
          <w:marRight w:val="0"/>
          <w:marTop w:val="0"/>
          <w:marBottom w:val="0"/>
          <w:divBdr>
            <w:top w:val="none" w:sz="0" w:space="0" w:color="auto"/>
            <w:left w:val="none" w:sz="0" w:space="0" w:color="auto"/>
            <w:bottom w:val="none" w:sz="0" w:space="0" w:color="auto"/>
            <w:right w:val="none" w:sz="0" w:space="0" w:color="auto"/>
          </w:divBdr>
        </w:div>
        <w:div w:id="1568565094">
          <w:marLeft w:val="480"/>
          <w:marRight w:val="0"/>
          <w:marTop w:val="0"/>
          <w:marBottom w:val="0"/>
          <w:divBdr>
            <w:top w:val="none" w:sz="0" w:space="0" w:color="auto"/>
            <w:left w:val="none" w:sz="0" w:space="0" w:color="auto"/>
            <w:bottom w:val="none" w:sz="0" w:space="0" w:color="auto"/>
            <w:right w:val="none" w:sz="0" w:space="0" w:color="auto"/>
          </w:divBdr>
        </w:div>
        <w:div w:id="1603950665">
          <w:marLeft w:val="480"/>
          <w:marRight w:val="0"/>
          <w:marTop w:val="0"/>
          <w:marBottom w:val="0"/>
          <w:divBdr>
            <w:top w:val="none" w:sz="0" w:space="0" w:color="auto"/>
            <w:left w:val="none" w:sz="0" w:space="0" w:color="auto"/>
            <w:bottom w:val="none" w:sz="0" w:space="0" w:color="auto"/>
            <w:right w:val="none" w:sz="0" w:space="0" w:color="auto"/>
          </w:divBdr>
        </w:div>
        <w:div w:id="1639339099">
          <w:marLeft w:val="480"/>
          <w:marRight w:val="0"/>
          <w:marTop w:val="0"/>
          <w:marBottom w:val="0"/>
          <w:divBdr>
            <w:top w:val="none" w:sz="0" w:space="0" w:color="auto"/>
            <w:left w:val="none" w:sz="0" w:space="0" w:color="auto"/>
            <w:bottom w:val="none" w:sz="0" w:space="0" w:color="auto"/>
            <w:right w:val="none" w:sz="0" w:space="0" w:color="auto"/>
          </w:divBdr>
        </w:div>
        <w:div w:id="1715809102">
          <w:marLeft w:val="480"/>
          <w:marRight w:val="0"/>
          <w:marTop w:val="0"/>
          <w:marBottom w:val="0"/>
          <w:divBdr>
            <w:top w:val="none" w:sz="0" w:space="0" w:color="auto"/>
            <w:left w:val="none" w:sz="0" w:space="0" w:color="auto"/>
            <w:bottom w:val="none" w:sz="0" w:space="0" w:color="auto"/>
            <w:right w:val="none" w:sz="0" w:space="0" w:color="auto"/>
          </w:divBdr>
        </w:div>
        <w:div w:id="1772167663">
          <w:marLeft w:val="480"/>
          <w:marRight w:val="0"/>
          <w:marTop w:val="0"/>
          <w:marBottom w:val="0"/>
          <w:divBdr>
            <w:top w:val="none" w:sz="0" w:space="0" w:color="auto"/>
            <w:left w:val="none" w:sz="0" w:space="0" w:color="auto"/>
            <w:bottom w:val="none" w:sz="0" w:space="0" w:color="auto"/>
            <w:right w:val="none" w:sz="0" w:space="0" w:color="auto"/>
          </w:divBdr>
        </w:div>
        <w:div w:id="1793015541">
          <w:marLeft w:val="480"/>
          <w:marRight w:val="0"/>
          <w:marTop w:val="0"/>
          <w:marBottom w:val="0"/>
          <w:divBdr>
            <w:top w:val="none" w:sz="0" w:space="0" w:color="auto"/>
            <w:left w:val="none" w:sz="0" w:space="0" w:color="auto"/>
            <w:bottom w:val="none" w:sz="0" w:space="0" w:color="auto"/>
            <w:right w:val="none" w:sz="0" w:space="0" w:color="auto"/>
          </w:divBdr>
        </w:div>
        <w:div w:id="1794594330">
          <w:marLeft w:val="480"/>
          <w:marRight w:val="0"/>
          <w:marTop w:val="0"/>
          <w:marBottom w:val="0"/>
          <w:divBdr>
            <w:top w:val="none" w:sz="0" w:space="0" w:color="auto"/>
            <w:left w:val="none" w:sz="0" w:space="0" w:color="auto"/>
            <w:bottom w:val="none" w:sz="0" w:space="0" w:color="auto"/>
            <w:right w:val="none" w:sz="0" w:space="0" w:color="auto"/>
          </w:divBdr>
        </w:div>
        <w:div w:id="1808932821">
          <w:marLeft w:val="480"/>
          <w:marRight w:val="0"/>
          <w:marTop w:val="0"/>
          <w:marBottom w:val="0"/>
          <w:divBdr>
            <w:top w:val="none" w:sz="0" w:space="0" w:color="auto"/>
            <w:left w:val="none" w:sz="0" w:space="0" w:color="auto"/>
            <w:bottom w:val="none" w:sz="0" w:space="0" w:color="auto"/>
            <w:right w:val="none" w:sz="0" w:space="0" w:color="auto"/>
          </w:divBdr>
        </w:div>
        <w:div w:id="1811090490">
          <w:marLeft w:val="480"/>
          <w:marRight w:val="0"/>
          <w:marTop w:val="0"/>
          <w:marBottom w:val="0"/>
          <w:divBdr>
            <w:top w:val="none" w:sz="0" w:space="0" w:color="auto"/>
            <w:left w:val="none" w:sz="0" w:space="0" w:color="auto"/>
            <w:bottom w:val="none" w:sz="0" w:space="0" w:color="auto"/>
            <w:right w:val="none" w:sz="0" w:space="0" w:color="auto"/>
          </w:divBdr>
        </w:div>
        <w:div w:id="1842891021">
          <w:marLeft w:val="480"/>
          <w:marRight w:val="0"/>
          <w:marTop w:val="0"/>
          <w:marBottom w:val="0"/>
          <w:divBdr>
            <w:top w:val="none" w:sz="0" w:space="0" w:color="auto"/>
            <w:left w:val="none" w:sz="0" w:space="0" w:color="auto"/>
            <w:bottom w:val="none" w:sz="0" w:space="0" w:color="auto"/>
            <w:right w:val="none" w:sz="0" w:space="0" w:color="auto"/>
          </w:divBdr>
        </w:div>
        <w:div w:id="1859809472">
          <w:marLeft w:val="480"/>
          <w:marRight w:val="0"/>
          <w:marTop w:val="0"/>
          <w:marBottom w:val="0"/>
          <w:divBdr>
            <w:top w:val="none" w:sz="0" w:space="0" w:color="auto"/>
            <w:left w:val="none" w:sz="0" w:space="0" w:color="auto"/>
            <w:bottom w:val="none" w:sz="0" w:space="0" w:color="auto"/>
            <w:right w:val="none" w:sz="0" w:space="0" w:color="auto"/>
          </w:divBdr>
        </w:div>
        <w:div w:id="1916434392">
          <w:marLeft w:val="480"/>
          <w:marRight w:val="0"/>
          <w:marTop w:val="0"/>
          <w:marBottom w:val="0"/>
          <w:divBdr>
            <w:top w:val="none" w:sz="0" w:space="0" w:color="auto"/>
            <w:left w:val="none" w:sz="0" w:space="0" w:color="auto"/>
            <w:bottom w:val="none" w:sz="0" w:space="0" w:color="auto"/>
            <w:right w:val="none" w:sz="0" w:space="0" w:color="auto"/>
          </w:divBdr>
        </w:div>
        <w:div w:id="1940916663">
          <w:marLeft w:val="480"/>
          <w:marRight w:val="0"/>
          <w:marTop w:val="0"/>
          <w:marBottom w:val="0"/>
          <w:divBdr>
            <w:top w:val="none" w:sz="0" w:space="0" w:color="auto"/>
            <w:left w:val="none" w:sz="0" w:space="0" w:color="auto"/>
            <w:bottom w:val="none" w:sz="0" w:space="0" w:color="auto"/>
            <w:right w:val="none" w:sz="0" w:space="0" w:color="auto"/>
          </w:divBdr>
        </w:div>
        <w:div w:id="2117434549">
          <w:marLeft w:val="480"/>
          <w:marRight w:val="0"/>
          <w:marTop w:val="0"/>
          <w:marBottom w:val="0"/>
          <w:divBdr>
            <w:top w:val="none" w:sz="0" w:space="0" w:color="auto"/>
            <w:left w:val="none" w:sz="0" w:space="0" w:color="auto"/>
            <w:bottom w:val="none" w:sz="0" w:space="0" w:color="auto"/>
            <w:right w:val="none" w:sz="0" w:space="0" w:color="auto"/>
          </w:divBdr>
        </w:div>
      </w:divsChild>
    </w:div>
    <w:div w:id="2067604252">
      <w:marLeft w:val="640"/>
      <w:marRight w:val="0"/>
      <w:marTop w:val="0"/>
      <w:marBottom w:val="0"/>
      <w:divBdr>
        <w:top w:val="none" w:sz="0" w:space="0" w:color="auto"/>
        <w:left w:val="none" w:sz="0" w:space="0" w:color="auto"/>
        <w:bottom w:val="none" w:sz="0" w:space="0" w:color="auto"/>
        <w:right w:val="none" w:sz="0" w:space="0" w:color="auto"/>
      </w:divBdr>
    </w:div>
    <w:div w:id="2067877531">
      <w:marLeft w:val="640"/>
      <w:marRight w:val="0"/>
      <w:marTop w:val="0"/>
      <w:marBottom w:val="0"/>
      <w:divBdr>
        <w:top w:val="none" w:sz="0" w:space="0" w:color="auto"/>
        <w:left w:val="none" w:sz="0" w:space="0" w:color="auto"/>
        <w:bottom w:val="none" w:sz="0" w:space="0" w:color="auto"/>
        <w:right w:val="none" w:sz="0" w:space="0" w:color="auto"/>
      </w:divBdr>
    </w:div>
    <w:div w:id="2068066018">
      <w:bodyDiv w:val="1"/>
      <w:marLeft w:val="0"/>
      <w:marRight w:val="0"/>
      <w:marTop w:val="0"/>
      <w:marBottom w:val="0"/>
      <w:divBdr>
        <w:top w:val="none" w:sz="0" w:space="0" w:color="auto"/>
        <w:left w:val="none" w:sz="0" w:space="0" w:color="auto"/>
        <w:bottom w:val="none" w:sz="0" w:space="0" w:color="auto"/>
        <w:right w:val="none" w:sz="0" w:space="0" w:color="auto"/>
      </w:divBdr>
    </w:div>
    <w:div w:id="2068644468">
      <w:marLeft w:val="640"/>
      <w:marRight w:val="0"/>
      <w:marTop w:val="0"/>
      <w:marBottom w:val="0"/>
      <w:divBdr>
        <w:top w:val="none" w:sz="0" w:space="0" w:color="auto"/>
        <w:left w:val="none" w:sz="0" w:space="0" w:color="auto"/>
        <w:bottom w:val="none" w:sz="0" w:space="0" w:color="auto"/>
        <w:right w:val="none" w:sz="0" w:space="0" w:color="auto"/>
      </w:divBdr>
    </w:div>
    <w:div w:id="2068647318">
      <w:bodyDiv w:val="1"/>
      <w:marLeft w:val="0"/>
      <w:marRight w:val="0"/>
      <w:marTop w:val="0"/>
      <w:marBottom w:val="0"/>
      <w:divBdr>
        <w:top w:val="none" w:sz="0" w:space="0" w:color="auto"/>
        <w:left w:val="none" w:sz="0" w:space="0" w:color="auto"/>
        <w:bottom w:val="none" w:sz="0" w:space="0" w:color="auto"/>
        <w:right w:val="none" w:sz="0" w:space="0" w:color="auto"/>
      </w:divBdr>
    </w:div>
    <w:div w:id="2069068347">
      <w:marLeft w:val="640"/>
      <w:marRight w:val="0"/>
      <w:marTop w:val="0"/>
      <w:marBottom w:val="0"/>
      <w:divBdr>
        <w:top w:val="none" w:sz="0" w:space="0" w:color="auto"/>
        <w:left w:val="none" w:sz="0" w:space="0" w:color="auto"/>
        <w:bottom w:val="none" w:sz="0" w:space="0" w:color="auto"/>
        <w:right w:val="none" w:sz="0" w:space="0" w:color="auto"/>
      </w:divBdr>
    </w:div>
    <w:div w:id="2069306306">
      <w:marLeft w:val="640"/>
      <w:marRight w:val="0"/>
      <w:marTop w:val="0"/>
      <w:marBottom w:val="0"/>
      <w:divBdr>
        <w:top w:val="none" w:sz="0" w:space="0" w:color="auto"/>
        <w:left w:val="none" w:sz="0" w:space="0" w:color="auto"/>
        <w:bottom w:val="none" w:sz="0" w:space="0" w:color="auto"/>
        <w:right w:val="none" w:sz="0" w:space="0" w:color="auto"/>
      </w:divBdr>
    </w:div>
    <w:div w:id="2069306996">
      <w:marLeft w:val="640"/>
      <w:marRight w:val="0"/>
      <w:marTop w:val="0"/>
      <w:marBottom w:val="0"/>
      <w:divBdr>
        <w:top w:val="none" w:sz="0" w:space="0" w:color="auto"/>
        <w:left w:val="none" w:sz="0" w:space="0" w:color="auto"/>
        <w:bottom w:val="none" w:sz="0" w:space="0" w:color="auto"/>
        <w:right w:val="none" w:sz="0" w:space="0" w:color="auto"/>
      </w:divBdr>
    </w:div>
    <w:div w:id="2069378862">
      <w:bodyDiv w:val="1"/>
      <w:marLeft w:val="0"/>
      <w:marRight w:val="0"/>
      <w:marTop w:val="0"/>
      <w:marBottom w:val="0"/>
      <w:divBdr>
        <w:top w:val="none" w:sz="0" w:space="0" w:color="auto"/>
        <w:left w:val="none" w:sz="0" w:space="0" w:color="auto"/>
        <w:bottom w:val="none" w:sz="0" w:space="0" w:color="auto"/>
        <w:right w:val="none" w:sz="0" w:space="0" w:color="auto"/>
      </w:divBdr>
      <w:divsChild>
        <w:div w:id="8222462">
          <w:marLeft w:val="480"/>
          <w:marRight w:val="0"/>
          <w:marTop w:val="0"/>
          <w:marBottom w:val="0"/>
          <w:divBdr>
            <w:top w:val="none" w:sz="0" w:space="0" w:color="auto"/>
            <w:left w:val="none" w:sz="0" w:space="0" w:color="auto"/>
            <w:bottom w:val="none" w:sz="0" w:space="0" w:color="auto"/>
            <w:right w:val="none" w:sz="0" w:space="0" w:color="auto"/>
          </w:divBdr>
        </w:div>
        <w:div w:id="48577957">
          <w:marLeft w:val="480"/>
          <w:marRight w:val="0"/>
          <w:marTop w:val="0"/>
          <w:marBottom w:val="0"/>
          <w:divBdr>
            <w:top w:val="none" w:sz="0" w:space="0" w:color="auto"/>
            <w:left w:val="none" w:sz="0" w:space="0" w:color="auto"/>
            <w:bottom w:val="none" w:sz="0" w:space="0" w:color="auto"/>
            <w:right w:val="none" w:sz="0" w:space="0" w:color="auto"/>
          </w:divBdr>
        </w:div>
        <w:div w:id="85730205">
          <w:marLeft w:val="480"/>
          <w:marRight w:val="0"/>
          <w:marTop w:val="0"/>
          <w:marBottom w:val="0"/>
          <w:divBdr>
            <w:top w:val="none" w:sz="0" w:space="0" w:color="auto"/>
            <w:left w:val="none" w:sz="0" w:space="0" w:color="auto"/>
            <w:bottom w:val="none" w:sz="0" w:space="0" w:color="auto"/>
            <w:right w:val="none" w:sz="0" w:space="0" w:color="auto"/>
          </w:divBdr>
        </w:div>
        <w:div w:id="129787717">
          <w:marLeft w:val="480"/>
          <w:marRight w:val="0"/>
          <w:marTop w:val="0"/>
          <w:marBottom w:val="0"/>
          <w:divBdr>
            <w:top w:val="none" w:sz="0" w:space="0" w:color="auto"/>
            <w:left w:val="none" w:sz="0" w:space="0" w:color="auto"/>
            <w:bottom w:val="none" w:sz="0" w:space="0" w:color="auto"/>
            <w:right w:val="none" w:sz="0" w:space="0" w:color="auto"/>
          </w:divBdr>
        </w:div>
        <w:div w:id="156310836">
          <w:marLeft w:val="480"/>
          <w:marRight w:val="0"/>
          <w:marTop w:val="0"/>
          <w:marBottom w:val="0"/>
          <w:divBdr>
            <w:top w:val="none" w:sz="0" w:space="0" w:color="auto"/>
            <w:left w:val="none" w:sz="0" w:space="0" w:color="auto"/>
            <w:bottom w:val="none" w:sz="0" w:space="0" w:color="auto"/>
            <w:right w:val="none" w:sz="0" w:space="0" w:color="auto"/>
          </w:divBdr>
        </w:div>
        <w:div w:id="185289792">
          <w:marLeft w:val="480"/>
          <w:marRight w:val="0"/>
          <w:marTop w:val="0"/>
          <w:marBottom w:val="0"/>
          <w:divBdr>
            <w:top w:val="none" w:sz="0" w:space="0" w:color="auto"/>
            <w:left w:val="none" w:sz="0" w:space="0" w:color="auto"/>
            <w:bottom w:val="none" w:sz="0" w:space="0" w:color="auto"/>
            <w:right w:val="none" w:sz="0" w:space="0" w:color="auto"/>
          </w:divBdr>
        </w:div>
        <w:div w:id="288633421">
          <w:marLeft w:val="480"/>
          <w:marRight w:val="0"/>
          <w:marTop w:val="0"/>
          <w:marBottom w:val="0"/>
          <w:divBdr>
            <w:top w:val="none" w:sz="0" w:space="0" w:color="auto"/>
            <w:left w:val="none" w:sz="0" w:space="0" w:color="auto"/>
            <w:bottom w:val="none" w:sz="0" w:space="0" w:color="auto"/>
            <w:right w:val="none" w:sz="0" w:space="0" w:color="auto"/>
          </w:divBdr>
        </w:div>
        <w:div w:id="310719589">
          <w:marLeft w:val="480"/>
          <w:marRight w:val="0"/>
          <w:marTop w:val="0"/>
          <w:marBottom w:val="0"/>
          <w:divBdr>
            <w:top w:val="none" w:sz="0" w:space="0" w:color="auto"/>
            <w:left w:val="none" w:sz="0" w:space="0" w:color="auto"/>
            <w:bottom w:val="none" w:sz="0" w:space="0" w:color="auto"/>
            <w:right w:val="none" w:sz="0" w:space="0" w:color="auto"/>
          </w:divBdr>
        </w:div>
        <w:div w:id="328602870">
          <w:marLeft w:val="480"/>
          <w:marRight w:val="0"/>
          <w:marTop w:val="0"/>
          <w:marBottom w:val="0"/>
          <w:divBdr>
            <w:top w:val="none" w:sz="0" w:space="0" w:color="auto"/>
            <w:left w:val="none" w:sz="0" w:space="0" w:color="auto"/>
            <w:bottom w:val="none" w:sz="0" w:space="0" w:color="auto"/>
            <w:right w:val="none" w:sz="0" w:space="0" w:color="auto"/>
          </w:divBdr>
        </w:div>
        <w:div w:id="353727715">
          <w:marLeft w:val="480"/>
          <w:marRight w:val="0"/>
          <w:marTop w:val="0"/>
          <w:marBottom w:val="0"/>
          <w:divBdr>
            <w:top w:val="none" w:sz="0" w:space="0" w:color="auto"/>
            <w:left w:val="none" w:sz="0" w:space="0" w:color="auto"/>
            <w:bottom w:val="none" w:sz="0" w:space="0" w:color="auto"/>
            <w:right w:val="none" w:sz="0" w:space="0" w:color="auto"/>
          </w:divBdr>
        </w:div>
        <w:div w:id="492647507">
          <w:marLeft w:val="480"/>
          <w:marRight w:val="0"/>
          <w:marTop w:val="0"/>
          <w:marBottom w:val="0"/>
          <w:divBdr>
            <w:top w:val="none" w:sz="0" w:space="0" w:color="auto"/>
            <w:left w:val="none" w:sz="0" w:space="0" w:color="auto"/>
            <w:bottom w:val="none" w:sz="0" w:space="0" w:color="auto"/>
            <w:right w:val="none" w:sz="0" w:space="0" w:color="auto"/>
          </w:divBdr>
        </w:div>
        <w:div w:id="507865667">
          <w:marLeft w:val="480"/>
          <w:marRight w:val="0"/>
          <w:marTop w:val="0"/>
          <w:marBottom w:val="0"/>
          <w:divBdr>
            <w:top w:val="none" w:sz="0" w:space="0" w:color="auto"/>
            <w:left w:val="none" w:sz="0" w:space="0" w:color="auto"/>
            <w:bottom w:val="none" w:sz="0" w:space="0" w:color="auto"/>
            <w:right w:val="none" w:sz="0" w:space="0" w:color="auto"/>
          </w:divBdr>
        </w:div>
        <w:div w:id="595554559">
          <w:marLeft w:val="480"/>
          <w:marRight w:val="0"/>
          <w:marTop w:val="0"/>
          <w:marBottom w:val="0"/>
          <w:divBdr>
            <w:top w:val="none" w:sz="0" w:space="0" w:color="auto"/>
            <w:left w:val="none" w:sz="0" w:space="0" w:color="auto"/>
            <w:bottom w:val="none" w:sz="0" w:space="0" w:color="auto"/>
            <w:right w:val="none" w:sz="0" w:space="0" w:color="auto"/>
          </w:divBdr>
        </w:div>
        <w:div w:id="616058452">
          <w:marLeft w:val="480"/>
          <w:marRight w:val="0"/>
          <w:marTop w:val="0"/>
          <w:marBottom w:val="0"/>
          <w:divBdr>
            <w:top w:val="none" w:sz="0" w:space="0" w:color="auto"/>
            <w:left w:val="none" w:sz="0" w:space="0" w:color="auto"/>
            <w:bottom w:val="none" w:sz="0" w:space="0" w:color="auto"/>
            <w:right w:val="none" w:sz="0" w:space="0" w:color="auto"/>
          </w:divBdr>
        </w:div>
        <w:div w:id="618489888">
          <w:marLeft w:val="480"/>
          <w:marRight w:val="0"/>
          <w:marTop w:val="0"/>
          <w:marBottom w:val="0"/>
          <w:divBdr>
            <w:top w:val="none" w:sz="0" w:space="0" w:color="auto"/>
            <w:left w:val="none" w:sz="0" w:space="0" w:color="auto"/>
            <w:bottom w:val="none" w:sz="0" w:space="0" w:color="auto"/>
            <w:right w:val="none" w:sz="0" w:space="0" w:color="auto"/>
          </w:divBdr>
        </w:div>
        <w:div w:id="660550003">
          <w:marLeft w:val="480"/>
          <w:marRight w:val="0"/>
          <w:marTop w:val="0"/>
          <w:marBottom w:val="0"/>
          <w:divBdr>
            <w:top w:val="none" w:sz="0" w:space="0" w:color="auto"/>
            <w:left w:val="none" w:sz="0" w:space="0" w:color="auto"/>
            <w:bottom w:val="none" w:sz="0" w:space="0" w:color="auto"/>
            <w:right w:val="none" w:sz="0" w:space="0" w:color="auto"/>
          </w:divBdr>
        </w:div>
        <w:div w:id="738790942">
          <w:marLeft w:val="480"/>
          <w:marRight w:val="0"/>
          <w:marTop w:val="0"/>
          <w:marBottom w:val="0"/>
          <w:divBdr>
            <w:top w:val="none" w:sz="0" w:space="0" w:color="auto"/>
            <w:left w:val="none" w:sz="0" w:space="0" w:color="auto"/>
            <w:bottom w:val="none" w:sz="0" w:space="0" w:color="auto"/>
            <w:right w:val="none" w:sz="0" w:space="0" w:color="auto"/>
          </w:divBdr>
        </w:div>
        <w:div w:id="815339017">
          <w:marLeft w:val="480"/>
          <w:marRight w:val="0"/>
          <w:marTop w:val="0"/>
          <w:marBottom w:val="0"/>
          <w:divBdr>
            <w:top w:val="none" w:sz="0" w:space="0" w:color="auto"/>
            <w:left w:val="none" w:sz="0" w:space="0" w:color="auto"/>
            <w:bottom w:val="none" w:sz="0" w:space="0" w:color="auto"/>
            <w:right w:val="none" w:sz="0" w:space="0" w:color="auto"/>
          </w:divBdr>
        </w:div>
        <w:div w:id="834344170">
          <w:marLeft w:val="480"/>
          <w:marRight w:val="0"/>
          <w:marTop w:val="0"/>
          <w:marBottom w:val="0"/>
          <w:divBdr>
            <w:top w:val="none" w:sz="0" w:space="0" w:color="auto"/>
            <w:left w:val="none" w:sz="0" w:space="0" w:color="auto"/>
            <w:bottom w:val="none" w:sz="0" w:space="0" w:color="auto"/>
            <w:right w:val="none" w:sz="0" w:space="0" w:color="auto"/>
          </w:divBdr>
        </w:div>
        <w:div w:id="865365585">
          <w:marLeft w:val="480"/>
          <w:marRight w:val="0"/>
          <w:marTop w:val="0"/>
          <w:marBottom w:val="0"/>
          <w:divBdr>
            <w:top w:val="none" w:sz="0" w:space="0" w:color="auto"/>
            <w:left w:val="none" w:sz="0" w:space="0" w:color="auto"/>
            <w:bottom w:val="none" w:sz="0" w:space="0" w:color="auto"/>
            <w:right w:val="none" w:sz="0" w:space="0" w:color="auto"/>
          </w:divBdr>
        </w:div>
        <w:div w:id="922907604">
          <w:marLeft w:val="480"/>
          <w:marRight w:val="0"/>
          <w:marTop w:val="0"/>
          <w:marBottom w:val="0"/>
          <w:divBdr>
            <w:top w:val="none" w:sz="0" w:space="0" w:color="auto"/>
            <w:left w:val="none" w:sz="0" w:space="0" w:color="auto"/>
            <w:bottom w:val="none" w:sz="0" w:space="0" w:color="auto"/>
            <w:right w:val="none" w:sz="0" w:space="0" w:color="auto"/>
          </w:divBdr>
        </w:div>
        <w:div w:id="925649556">
          <w:marLeft w:val="480"/>
          <w:marRight w:val="0"/>
          <w:marTop w:val="0"/>
          <w:marBottom w:val="0"/>
          <w:divBdr>
            <w:top w:val="none" w:sz="0" w:space="0" w:color="auto"/>
            <w:left w:val="none" w:sz="0" w:space="0" w:color="auto"/>
            <w:bottom w:val="none" w:sz="0" w:space="0" w:color="auto"/>
            <w:right w:val="none" w:sz="0" w:space="0" w:color="auto"/>
          </w:divBdr>
        </w:div>
        <w:div w:id="1125198513">
          <w:marLeft w:val="480"/>
          <w:marRight w:val="0"/>
          <w:marTop w:val="0"/>
          <w:marBottom w:val="0"/>
          <w:divBdr>
            <w:top w:val="none" w:sz="0" w:space="0" w:color="auto"/>
            <w:left w:val="none" w:sz="0" w:space="0" w:color="auto"/>
            <w:bottom w:val="none" w:sz="0" w:space="0" w:color="auto"/>
            <w:right w:val="none" w:sz="0" w:space="0" w:color="auto"/>
          </w:divBdr>
        </w:div>
        <w:div w:id="1217468983">
          <w:marLeft w:val="480"/>
          <w:marRight w:val="0"/>
          <w:marTop w:val="0"/>
          <w:marBottom w:val="0"/>
          <w:divBdr>
            <w:top w:val="none" w:sz="0" w:space="0" w:color="auto"/>
            <w:left w:val="none" w:sz="0" w:space="0" w:color="auto"/>
            <w:bottom w:val="none" w:sz="0" w:space="0" w:color="auto"/>
            <w:right w:val="none" w:sz="0" w:space="0" w:color="auto"/>
          </w:divBdr>
        </w:div>
        <w:div w:id="1228421273">
          <w:marLeft w:val="480"/>
          <w:marRight w:val="0"/>
          <w:marTop w:val="0"/>
          <w:marBottom w:val="0"/>
          <w:divBdr>
            <w:top w:val="none" w:sz="0" w:space="0" w:color="auto"/>
            <w:left w:val="none" w:sz="0" w:space="0" w:color="auto"/>
            <w:bottom w:val="none" w:sz="0" w:space="0" w:color="auto"/>
            <w:right w:val="none" w:sz="0" w:space="0" w:color="auto"/>
          </w:divBdr>
        </w:div>
        <w:div w:id="1302275296">
          <w:marLeft w:val="480"/>
          <w:marRight w:val="0"/>
          <w:marTop w:val="0"/>
          <w:marBottom w:val="0"/>
          <w:divBdr>
            <w:top w:val="none" w:sz="0" w:space="0" w:color="auto"/>
            <w:left w:val="none" w:sz="0" w:space="0" w:color="auto"/>
            <w:bottom w:val="none" w:sz="0" w:space="0" w:color="auto"/>
            <w:right w:val="none" w:sz="0" w:space="0" w:color="auto"/>
          </w:divBdr>
        </w:div>
        <w:div w:id="1350258745">
          <w:marLeft w:val="480"/>
          <w:marRight w:val="0"/>
          <w:marTop w:val="0"/>
          <w:marBottom w:val="0"/>
          <w:divBdr>
            <w:top w:val="none" w:sz="0" w:space="0" w:color="auto"/>
            <w:left w:val="none" w:sz="0" w:space="0" w:color="auto"/>
            <w:bottom w:val="none" w:sz="0" w:space="0" w:color="auto"/>
            <w:right w:val="none" w:sz="0" w:space="0" w:color="auto"/>
          </w:divBdr>
        </w:div>
        <w:div w:id="1379889908">
          <w:marLeft w:val="480"/>
          <w:marRight w:val="0"/>
          <w:marTop w:val="0"/>
          <w:marBottom w:val="0"/>
          <w:divBdr>
            <w:top w:val="none" w:sz="0" w:space="0" w:color="auto"/>
            <w:left w:val="none" w:sz="0" w:space="0" w:color="auto"/>
            <w:bottom w:val="none" w:sz="0" w:space="0" w:color="auto"/>
            <w:right w:val="none" w:sz="0" w:space="0" w:color="auto"/>
          </w:divBdr>
        </w:div>
        <w:div w:id="1398670464">
          <w:marLeft w:val="480"/>
          <w:marRight w:val="0"/>
          <w:marTop w:val="0"/>
          <w:marBottom w:val="0"/>
          <w:divBdr>
            <w:top w:val="none" w:sz="0" w:space="0" w:color="auto"/>
            <w:left w:val="none" w:sz="0" w:space="0" w:color="auto"/>
            <w:bottom w:val="none" w:sz="0" w:space="0" w:color="auto"/>
            <w:right w:val="none" w:sz="0" w:space="0" w:color="auto"/>
          </w:divBdr>
        </w:div>
        <w:div w:id="1463646720">
          <w:marLeft w:val="480"/>
          <w:marRight w:val="0"/>
          <w:marTop w:val="0"/>
          <w:marBottom w:val="0"/>
          <w:divBdr>
            <w:top w:val="none" w:sz="0" w:space="0" w:color="auto"/>
            <w:left w:val="none" w:sz="0" w:space="0" w:color="auto"/>
            <w:bottom w:val="none" w:sz="0" w:space="0" w:color="auto"/>
            <w:right w:val="none" w:sz="0" w:space="0" w:color="auto"/>
          </w:divBdr>
        </w:div>
        <w:div w:id="1483162342">
          <w:marLeft w:val="480"/>
          <w:marRight w:val="0"/>
          <w:marTop w:val="0"/>
          <w:marBottom w:val="0"/>
          <w:divBdr>
            <w:top w:val="none" w:sz="0" w:space="0" w:color="auto"/>
            <w:left w:val="none" w:sz="0" w:space="0" w:color="auto"/>
            <w:bottom w:val="none" w:sz="0" w:space="0" w:color="auto"/>
            <w:right w:val="none" w:sz="0" w:space="0" w:color="auto"/>
          </w:divBdr>
        </w:div>
        <w:div w:id="1484807208">
          <w:marLeft w:val="480"/>
          <w:marRight w:val="0"/>
          <w:marTop w:val="0"/>
          <w:marBottom w:val="0"/>
          <w:divBdr>
            <w:top w:val="none" w:sz="0" w:space="0" w:color="auto"/>
            <w:left w:val="none" w:sz="0" w:space="0" w:color="auto"/>
            <w:bottom w:val="none" w:sz="0" w:space="0" w:color="auto"/>
            <w:right w:val="none" w:sz="0" w:space="0" w:color="auto"/>
          </w:divBdr>
        </w:div>
        <w:div w:id="1521429825">
          <w:marLeft w:val="480"/>
          <w:marRight w:val="0"/>
          <w:marTop w:val="0"/>
          <w:marBottom w:val="0"/>
          <w:divBdr>
            <w:top w:val="none" w:sz="0" w:space="0" w:color="auto"/>
            <w:left w:val="none" w:sz="0" w:space="0" w:color="auto"/>
            <w:bottom w:val="none" w:sz="0" w:space="0" w:color="auto"/>
            <w:right w:val="none" w:sz="0" w:space="0" w:color="auto"/>
          </w:divBdr>
        </w:div>
        <w:div w:id="1531601983">
          <w:marLeft w:val="480"/>
          <w:marRight w:val="0"/>
          <w:marTop w:val="0"/>
          <w:marBottom w:val="0"/>
          <w:divBdr>
            <w:top w:val="none" w:sz="0" w:space="0" w:color="auto"/>
            <w:left w:val="none" w:sz="0" w:space="0" w:color="auto"/>
            <w:bottom w:val="none" w:sz="0" w:space="0" w:color="auto"/>
            <w:right w:val="none" w:sz="0" w:space="0" w:color="auto"/>
          </w:divBdr>
        </w:div>
        <w:div w:id="1589340311">
          <w:marLeft w:val="480"/>
          <w:marRight w:val="0"/>
          <w:marTop w:val="0"/>
          <w:marBottom w:val="0"/>
          <w:divBdr>
            <w:top w:val="none" w:sz="0" w:space="0" w:color="auto"/>
            <w:left w:val="none" w:sz="0" w:space="0" w:color="auto"/>
            <w:bottom w:val="none" w:sz="0" w:space="0" w:color="auto"/>
            <w:right w:val="none" w:sz="0" w:space="0" w:color="auto"/>
          </w:divBdr>
        </w:div>
        <w:div w:id="1590970467">
          <w:marLeft w:val="480"/>
          <w:marRight w:val="0"/>
          <w:marTop w:val="0"/>
          <w:marBottom w:val="0"/>
          <w:divBdr>
            <w:top w:val="none" w:sz="0" w:space="0" w:color="auto"/>
            <w:left w:val="none" w:sz="0" w:space="0" w:color="auto"/>
            <w:bottom w:val="none" w:sz="0" w:space="0" w:color="auto"/>
            <w:right w:val="none" w:sz="0" w:space="0" w:color="auto"/>
          </w:divBdr>
        </w:div>
        <w:div w:id="1634826186">
          <w:marLeft w:val="480"/>
          <w:marRight w:val="0"/>
          <w:marTop w:val="0"/>
          <w:marBottom w:val="0"/>
          <w:divBdr>
            <w:top w:val="none" w:sz="0" w:space="0" w:color="auto"/>
            <w:left w:val="none" w:sz="0" w:space="0" w:color="auto"/>
            <w:bottom w:val="none" w:sz="0" w:space="0" w:color="auto"/>
            <w:right w:val="none" w:sz="0" w:space="0" w:color="auto"/>
          </w:divBdr>
        </w:div>
        <w:div w:id="1679308532">
          <w:marLeft w:val="480"/>
          <w:marRight w:val="0"/>
          <w:marTop w:val="0"/>
          <w:marBottom w:val="0"/>
          <w:divBdr>
            <w:top w:val="none" w:sz="0" w:space="0" w:color="auto"/>
            <w:left w:val="none" w:sz="0" w:space="0" w:color="auto"/>
            <w:bottom w:val="none" w:sz="0" w:space="0" w:color="auto"/>
            <w:right w:val="none" w:sz="0" w:space="0" w:color="auto"/>
          </w:divBdr>
        </w:div>
        <w:div w:id="1693725443">
          <w:marLeft w:val="480"/>
          <w:marRight w:val="0"/>
          <w:marTop w:val="0"/>
          <w:marBottom w:val="0"/>
          <w:divBdr>
            <w:top w:val="none" w:sz="0" w:space="0" w:color="auto"/>
            <w:left w:val="none" w:sz="0" w:space="0" w:color="auto"/>
            <w:bottom w:val="none" w:sz="0" w:space="0" w:color="auto"/>
            <w:right w:val="none" w:sz="0" w:space="0" w:color="auto"/>
          </w:divBdr>
        </w:div>
        <w:div w:id="1698651212">
          <w:marLeft w:val="480"/>
          <w:marRight w:val="0"/>
          <w:marTop w:val="0"/>
          <w:marBottom w:val="0"/>
          <w:divBdr>
            <w:top w:val="none" w:sz="0" w:space="0" w:color="auto"/>
            <w:left w:val="none" w:sz="0" w:space="0" w:color="auto"/>
            <w:bottom w:val="none" w:sz="0" w:space="0" w:color="auto"/>
            <w:right w:val="none" w:sz="0" w:space="0" w:color="auto"/>
          </w:divBdr>
        </w:div>
        <w:div w:id="1706902443">
          <w:marLeft w:val="480"/>
          <w:marRight w:val="0"/>
          <w:marTop w:val="0"/>
          <w:marBottom w:val="0"/>
          <w:divBdr>
            <w:top w:val="none" w:sz="0" w:space="0" w:color="auto"/>
            <w:left w:val="none" w:sz="0" w:space="0" w:color="auto"/>
            <w:bottom w:val="none" w:sz="0" w:space="0" w:color="auto"/>
            <w:right w:val="none" w:sz="0" w:space="0" w:color="auto"/>
          </w:divBdr>
        </w:div>
        <w:div w:id="1879706682">
          <w:marLeft w:val="480"/>
          <w:marRight w:val="0"/>
          <w:marTop w:val="0"/>
          <w:marBottom w:val="0"/>
          <w:divBdr>
            <w:top w:val="none" w:sz="0" w:space="0" w:color="auto"/>
            <w:left w:val="none" w:sz="0" w:space="0" w:color="auto"/>
            <w:bottom w:val="none" w:sz="0" w:space="0" w:color="auto"/>
            <w:right w:val="none" w:sz="0" w:space="0" w:color="auto"/>
          </w:divBdr>
        </w:div>
        <w:div w:id="1909683917">
          <w:marLeft w:val="480"/>
          <w:marRight w:val="0"/>
          <w:marTop w:val="0"/>
          <w:marBottom w:val="0"/>
          <w:divBdr>
            <w:top w:val="none" w:sz="0" w:space="0" w:color="auto"/>
            <w:left w:val="none" w:sz="0" w:space="0" w:color="auto"/>
            <w:bottom w:val="none" w:sz="0" w:space="0" w:color="auto"/>
            <w:right w:val="none" w:sz="0" w:space="0" w:color="auto"/>
          </w:divBdr>
        </w:div>
        <w:div w:id="1922829977">
          <w:marLeft w:val="480"/>
          <w:marRight w:val="0"/>
          <w:marTop w:val="0"/>
          <w:marBottom w:val="0"/>
          <w:divBdr>
            <w:top w:val="none" w:sz="0" w:space="0" w:color="auto"/>
            <w:left w:val="none" w:sz="0" w:space="0" w:color="auto"/>
            <w:bottom w:val="none" w:sz="0" w:space="0" w:color="auto"/>
            <w:right w:val="none" w:sz="0" w:space="0" w:color="auto"/>
          </w:divBdr>
        </w:div>
        <w:div w:id="1924216620">
          <w:marLeft w:val="480"/>
          <w:marRight w:val="0"/>
          <w:marTop w:val="0"/>
          <w:marBottom w:val="0"/>
          <w:divBdr>
            <w:top w:val="none" w:sz="0" w:space="0" w:color="auto"/>
            <w:left w:val="none" w:sz="0" w:space="0" w:color="auto"/>
            <w:bottom w:val="none" w:sz="0" w:space="0" w:color="auto"/>
            <w:right w:val="none" w:sz="0" w:space="0" w:color="auto"/>
          </w:divBdr>
        </w:div>
        <w:div w:id="1994210716">
          <w:marLeft w:val="480"/>
          <w:marRight w:val="0"/>
          <w:marTop w:val="0"/>
          <w:marBottom w:val="0"/>
          <w:divBdr>
            <w:top w:val="none" w:sz="0" w:space="0" w:color="auto"/>
            <w:left w:val="none" w:sz="0" w:space="0" w:color="auto"/>
            <w:bottom w:val="none" w:sz="0" w:space="0" w:color="auto"/>
            <w:right w:val="none" w:sz="0" w:space="0" w:color="auto"/>
          </w:divBdr>
        </w:div>
        <w:div w:id="2023507837">
          <w:marLeft w:val="480"/>
          <w:marRight w:val="0"/>
          <w:marTop w:val="0"/>
          <w:marBottom w:val="0"/>
          <w:divBdr>
            <w:top w:val="none" w:sz="0" w:space="0" w:color="auto"/>
            <w:left w:val="none" w:sz="0" w:space="0" w:color="auto"/>
            <w:bottom w:val="none" w:sz="0" w:space="0" w:color="auto"/>
            <w:right w:val="none" w:sz="0" w:space="0" w:color="auto"/>
          </w:divBdr>
        </w:div>
        <w:div w:id="2066250834">
          <w:marLeft w:val="480"/>
          <w:marRight w:val="0"/>
          <w:marTop w:val="0"/>
          <w:marBottom w:val="0"/>
          <w:divBdr>
            <w:top w:val="none" w:sz="0" w:space="0" w:color="auto"/>
            <w:left w:val="none" w:sz="0" w:space="0" w:color="auto"/>
            <w:bottom w:val="none" w:sz="0" w:space="0" w:color="auto"/>
            <w:right w:val="none" w:sz="0" w:space="0" w:color="auto"/>
          </w:divBdr>
        </w:div>
        <w:div w:id="2071269162">
          <w:marLeft w:val="480"/>
          <w:marRight w:val="0"/>
          <w:marTop w:val="0"/>
          <w:marBottom w:val="0"/>
          <w:divBdr>
            <w:top w:val="none" w:sz="0" w:space="0" w:color="auto"/>
            <w:left w:val="none" w:sz="0" w:space="0" w:color="auto"/>
            <w:bottom w:val="none" w:sz="0" w:space="0" w:color="auto"/>
            <w:right w:val="none" w:sz="0" w:space="0" w:color="auto"/>
          </w:divBdr>
        </w:div>
        <w:div w:id="2078167523">
          <w:marLeft w:val="480"/>
          <w:marRight w:val="0"/>
          <w:marTop w:val="0"/>
          <w:marBottom w:val="0"/>
          <w:divBdr>
            <w:top w:val="none" w:sz="0" w:space="0" w:color="auto"/>
            <w:left w:val="none" w:sz="0" w:space="0" w:color="auto"/>
            <w:bottom w:val="none" w:sz="0" w:space="0" w:color="auto"/>
            <w:right w:val="none" w:sz="0" w:space="0" w:color="auto"/>
          </w:divBdr>
        </w:div>
        <w:div w:id="2088263375">
          <w:marLeft w:val="480"/>
          <w:marRight w:val="0"/>
          <w:marTop w:val="0"/>
          <w:marBottom w:val="0"/>
          <w:divBdr>
            <w:top w:val="none" w:sz="0" w:space="0" w:color="auto"/>
            <w:left w:val="none" w:sz="0" w:space="0" w:color="auto"/>
            <w:bottom w:val="none" w:sz="0" w:space="0" w:color="auto"/>
            <w:right w:val="none" w:sz="0" w:space="0" w:color="auto"/>
          </w:divBdr>
        </w:div>
        <w:div w:id="2098942495">
          <w:marLeft w:val="480"/>
          <w:marRight w:val="0"/>
          <w:marTop w:val="0"/>
          <w:marBottom w:val="0"/>
          <w:divBdr>
            <w:top w:val="none" w:sz="0" w:space="0" w:color="auto"/>
            <w:left w:val="none" w:sz="0" w:space="0" w:color="auto"/>
            <w:bottom w:val="none" w:sz="0" w:space="0" w:color="auto"/>
            <w:right w:val="none" w:sz="0" w:space="0" w:color="auto"/>
          </w:divBdr>
        </w:div>
        <w:div w:id="2112160516">
          <w:marLeft w:val="480"/>
          <w:marRight w:val="0"/>
          <w:marTop w:val="0"/>
          <w:marBottom w:val="0"/>
          <w:divBdr>
            <w:top w:val="none" w:sz="0" w:space="0" w:color="auto"/>
            <w:left w:val="none" w:sz="0" w:space="0" w:color="auto"/>
            <w:bottom w:val="none" w:sz="0" w:space="0" w:color="auto"/>
            <w:right w:val="none" w:sz="0" w:space="0" w:color="auto"/>
          </w:divBdr>
        </w:div>
        <w:div w:id="2123063476">
          <w:marLeft w:val="480"/>
          <w:marRight w:val="0"/>
          <w:marTop w:val="0"/>
          <w:marBottom w:val="0"/>
          <w:divBdr>
            <w:top w:val="none" w:sz="0" w:space="0" w:color="auto"/>
            <w:left w:val="none" w:sz="0" w:space="0" w:color="auto"/>
            <w:bottom w:val="none" w:sz="0" w:space="0" w:color="auto"/>
            <w:right w:val="none" w:sz="0" w:space="0" w:color="auto"/>
          </w:divBdr>
        </w:div>
      </w:divsChild>
    </w:div>
    <w:div w:id="2069499199">
      <w:bodyDiv w:val="1"/>
      <w:marLeft w:val="0"/>
      <w:marRight w:val="0"/>
      <w:marTop w:val="0"/>
      <w:marBottom w:val="0"/>
      <w:divBdr>
        <w:top w:val="none" w:sz="0" w:space="0" w:color="auto"/>
        <w:left w:val="none" w:sz="0" w:space="0" w:color="auto"/>
        <w:bottom w:val="none" w:sz="0" w:space="0" w:color="auto"/>
        <w:right w:val="none" w:sz="0" w:space="0" w:color="auto"/>
      </w:divBdr>
    </w:div>
    <w:div w:id="2069641912">
      <w:bodyDiv w:val="1"/>
      <w:marLeft w:val="0"/>
      <w:marRight w:val="0"/>
      <w:marTop w:val="0"/>
      <w:marBottom w:val="0"/>
      <w:divBdr>
        <w:top w:val="none" w:sz="0" w:space="0" w:color="auto"/>
        <w:left w:val="none" w:sz="0" w:space="0" w:color="auto"/>
        <w:bottom w:val="none" w:sz="0" w:space="0" w:color="auto"/>
        <w:right w:val="none" w:sz="0" w:space="0" w:color="auto"/>
      </w:divBdr>
    </w:div>
    <w:div w:id="2069836764">
      <w:marLeft w:val="640"/>
      <w:marRight w:val="0"/>
      <w:marTop w:val="0"/>
      <w:marBottom w:val="0"/>
      <w:divBdr>
        <w:top w:val="none" w:sz="0" w:space="0" w:color="auto"/>
        <w:left w:val="none" w:sz="0" w:space="0" w:color="auto"/>
        <w:bottom w:val="none" w:sz="0" w:space="0" w:color="auto"/>
        <w:right w:val="none" w:sz="0" w:space="0" w:color="auto"/>
      </w:divBdr>
    </w:div>
    <w:div w:id="2070031654">
      <w:bodyDiv w:val="1"/>
      <w:marLeft w:val="0"/>
      <w:marRight w:val="0"/>
      <w:marTop w:val="0"/>
      <w:marBottom w:val="0"/>
      <w:divBdr>
        <w:top w:val="none" w:sz="0" w:space="0" w:color="auto"/>
        <w:left w:val="none" w:sz="0" w:space="0" w:color="auto"/>
        <w:bottom w:val="none" w:sz="0" w:space="0" w:color="auto"/>
        <w:right w:val="none" w:sz="0" w:space="0" w:color="auto"/>
      </w:divBdr>
      <w:divsChild>
        <w:div w:id="23672610">
          <w:marLeft w:val="480"/>
          <w:marRight w:val="0"/>
          <w:marTop w:val="0"/>
          <w:marBottom w:val="0"/>
          <w:divBdr>
            <w:top w:val="none" w:sz="0" w:space="0" w:color="auto"/>
            <w:left w:val="none" w:sz="0" w:space="0" w:color="auto"/>
            <w:bottom w:val="none" w:sz="0" w:space="0" w:color="auto"/>
            <w:right w:val="none" w:sz="0" w:space="0" w:color="auto"/>
          </w:divBdr>
        </w:div>
        <w:div w:id="71120326">
          <w:marLeft w:val="480"/>
          <w:marRight w:val="0"/>
          <w:marTop w:val="0"/>
          <w:marBottom w:val="0"/>
          <w:divBdr>
            <w:top w:val="none" w:sz="0" w:space="0" w:color="auto"/>
            <w:left w:val="none" w:sz="0" w:space="0" w:color="auto"/>
            <w:bottom w:val="none" w:sz="0" w:space="0" w:color="auto"/>
            <w:right w:val="none" w:sz="0" w:space="0" w:color="auto"/>
          </w:divBdr>
        </w:div>
        <w:div w:id="85731753">
          <w:marLeft w:val="480"/>
          <w:marRight w:val="0"/>
          <w:marTop w:val="0"/>
          <w:marBottom w:val="0"/>
          <w:divBdr>
            <w:top w:val="none" w:sz="0" w:space="0" w:color="auto"/>
            <w:left w:val="none" w:sz="0" w:space="0" w:color="auto"/>
            <w:bottom w:val="none" w:sz="0" w:space="0" w:color="auto"/>
            <w:right w:val="none" w:sz="0" w:space="0" w:color="auto"/>
          </w:divBdr>
        </w:div>
        <w:div w:id="102111921">
          <w:marLeft w:val="480"/>
          <w:marRight w:val="0"/>
          <w:marTop w:val="0"/>
          <w:marBottom w:val="0"/>
          <w:divBdr>
            <w:top w:val="none" w:sz="0" w:space="0" w:color="auto"/>
            <w:left w:val="none" w:sz="0" w:space="0" w:color="auto"/>
            <w:bottom w:val="none" w:sz="0" w:space="0" w:color="auto"/>
            <w:right w:val="none" w:sz="0" w:space="0" w:color="auto"/>
          </w:divBdr>
        </w:div>
        <w:div w:id="134688478">
          <w:marLeft w:val="480"/>
          <w:marRight w:val="0"/>
          <w:marTop w:val="0"/>
          <w:marBottom w:val="0"/>
          <w:divBdr>
            <w:top w:val="none" w:sz="0" w:space="0" w:color="auto"/>
            <w:left w:val="none" w:sz="0" w:space="0" w:color="auto"/>
            <w:bottom w:val="none" w:sz="0" w:space="0" w:color="auto"/>
            <w:right w:val="none" w:sz="0" w:space="0" w:color="auto"/>
          </w:divBdr>
        </w:div>
        <w:div w:id="204415660">
          <w:marLeft w:val="480"/>
          <w:marRight w:val="0"/>
          <w:marTop w:val="0"/>
          <w:marBottom w:val="0"/>
          <w:divBdr>
            <w:top w:val="none" w:sz="0" w:space="0" w:color="auto"/>
            <w:left w:val="none" w:sz="0" w:space="0" w:color="auto"/>
            <w:bottom w:val="none" w:sz="0" w:space="0" w:color="auto"/>
            <w:right w:val="none" w:sz="0" w:space="0" w:color="auto"/>
          </w:divBdr>
        </w:div>
        <w:div w:id="297688293">
          <w:marLeft w:val="480"/>
          <w:marRight w:val="0"/>
          <w:marTop w:val="0"/>
          <w:marBottom w:val="0"/>
          <w:divBdr>
            <w:top w:val="none" w:sz="0" w:space="0" w:color="auto"/>
            <w:left w:val="none" w:sz="0" w:space="0" w:color="auto"/>
            <w:bottom w:val="none" w:sz="0" w:space="0" w:color="auto"/>
            <w:right w:val="none" w:sz="0" w:space="0" w:color="auto"/>
          </w:divBdr>
        </w:div>
        <w:div w:id="363752030">
          <w:marLeft w:val="480"/>
          <w:marRight w:val="0"/>
          <w:marTop w:val="0"/>
          <w:marBottom w:val="0"/>
          <w:divBdr>
            <w:top w:val="none" w:sz="0" w:space="0" w:color="auto"/>
            <w:left w:val="none" w:sz="0" w:space="0" w:color="auto"/>
            <w:bottom w:val="none" w:sz="0" w:space="0" w:color="auto"/>
            <w:right w:val="none" w:sz="0" w:space="0" w:color="auto"/>
          </w:divBdr>
        </w:div>
        <w:div w:id="379744350">
          <w:marLeft w:val="480"/>
          <w:marRight w:val="0"/>
          <w:marTop w:val="0"/>
          <w:marBottom w:val="0"/>
          <w:divBdr>
            <w:top w:val="none" w:sz="0" w:space="0" w:color="auto"/>
            <w:left w:val="none" w:sz="0" w:space="0" w:color="auto"/>
            <w:bottom w:val="none" w:sz="0" w:space="0" w:color="auto"/>
            <w:right w:val="none" w:sz="0" w:space="0" w:color="auto"/>
          </w:divBdr>
        </w:div>
        <w:div w:id="424302636">
          <w:marLeft w:val="480"/>
          <w:marRight w:val="0"/>
          <w:marTop w:val="0"/>
          <w:marBottom w:val="0"/>
          <w:divBdr>
            <w:top w:val="none" w:sz="0" w:space="0" w:color="auto"/>
            <w:left w:val="none" w:sz="0" w:space="0" w:color="auto"/>
            <w:bottom w:val="none" w:sz="0" w:space="0" w:color="auto"/>
            <w:right w:val="none" w:sz="0" w:space="0" w:color="auto"/>
          </w:divBdr>
        </w:div>
        <w:div w:id="482433481">
          <w:marLeft w:val="480"/>
          <w:marRight w:val="0"/>
          <w:marTop w:val="0"/>
          <w:marBottom w:val="0"/>
          <w:divBdr>
            <w:top w:val="none" w:sz="0" w:space="0" w:color="auto"/>
            <w:left w:val="none" w:sz="0" w:space="0" w:color="auto"/>
            <w:bottom w:val="none" w:sz="0" w:space="0" w:color="auto"/>
            <w:right w:val="none" w:sz="0" w:space="0" w:color="auto"/>
          </w:divBdr>
        </w:div>
        <w:div w:id="482552073">
          <w:marLeft w:val="480"/>
          <w:marRight w:val="0"/>
          <w:marTop w:val="0"/>
          <w:marBottom w:val="0"/>
          <w:divBdr>
            <w:top w:val="none" w:sz="0" w:space="0" w:color="auto"/>
            <w:left w:val="none" w:sz="0" w:space="0" w:color="auto"/>
            <w:bottom w:val="none" w:sz="0" w:space="0" w:color="auto"/>
            <w:right w:val="none" w:sz="0" w:space="0" w:color="auto"/>
          </w:divBdr>
        </w:div>
        <w:div w:id="494806925">
          <w:marLeft w:val="480"/>
          <w:marRight w:val="0"/>
          <w:marTop w:val="0"/>
          <w:marBottom w:val="0"/>
          <w:divBdr>
            <w:top w:val="none" w:sz="0" w:space="0" w:color="auto"/>
            <w:left w:val="none" w:sz="0" w:space="0" w:color="auto"/>
            <w:bottom w:val="none" w:sz="0" w:space="0" w:color="auto"/>
            <w:right w:val="none" w:sz="0" w:space="0" w:color="auto"/>
          </w:divBdr>
        </w:div>
        <w:div w:id="495730177">
          <w:marLeft w:val="480"/>
          <w:marRight w:val="0"/>
          <w:marTop w:val="0"/>
          <w:marBottom w:val="0"/>
          <w:divBdr>
            <w:top w:val="none" w:sz="0" w:space="0" w:color="auto"/>
            <w:left w:val="none" w:sz="0" w:space="0" w:color="auto"/>
            <w:bottom w:val="none" w:sz="0" w:space="0" w:color="auto"/>
            <w:right w:val="none" w:sz="0" w:space="0" w:color="auto"/>
          </w:divBdr>
        </w:div>
        <w:div w:id="499077155">
          <w:marLeft w:val="480"/>
          <w:marRight w:val="0"/>
          <w:marTop w:val="0"/>
          <w:marBottom w:val="0"/>
          <w:divBdr>
            <w:top w:val="none" w:sz="0" w:space="0" w:color="auto"/>
            <w:left w:val="none" w:sz="0" w:space="0" w:color="auto"/>
            <w:bottom w:val="none" w:sz="0" w:space="0" w:color="auto"/>
            <w:right w:val="none" w:sz="0" w:space="0" w:color="auto"/>
          </w:divBdr>
        </w:div>
        <w:div w:id="506554636">
          <w:marLeft w:val="480"/>
          <w:marRight w:val="0"/>
          <w:marTop w:val="0"/>
          <w:marBottom w:val="0"/>
          <w:divBdr>
            <w:top w:val="none" w:sz="0" w:space="0" w:color="auto"/>
            <w:left w:val="none" w:sz="0" w:space="0" w:color="auto"/>
            <w:bottom w:val="none" w:sz="0" w:space="0" w:color="auto"/>
            <w:right w:val="none" w:sz="0" w:space="0" w:color="auto"/>
          </w:divBdr>
        </w:div>
        <w:div w:id="555551277">
          <w:marLeft w:val="480"/>
          <w:marRight w:val="0"/>
          <w:marTop w:val="0"/>
          <w:marBottom w:val="0"/>
          <w:divBdr>
            <w:top w:val="none" w:sz="0" w:space="0" w:color="auto"/>
            <w:left w:val="none" w:sz="0" w:space="0" w:color="auto"/>
            <w:bottom w:val="none" w:sz="0" w:space="0" w:color="auto"/>
            <w:right w:val="none" w:sz="0" w:space="0" w:color="auto"/>
          </w:divBdr>
        </w:div>
        <w:div w:id="627707154">
          <w:marLeft w:val="480"/>
          <w:marRight w:val="0"/>
          <w:marTop w:val="0"/>
          <w:marBottom w:val="0"/>
          <w:divBdr>
            <w:top w:val="none" w:sz="0" w:space="0" w:color="auto"/>
            <w:left w:val="none" w:sz="0" w:space="0" w:color="auto"/>
            <w:bottom w:val="none" w:sz="0" w:space="0" w:color="auto"/>
            <w:right w:val="none" w:sz="0" w:space="0" w:color="auto"/>
          </w:divBdr>
        </w:div>
        <w:div w:id="647125467">
          <w:marLeft w:val="480"/>
          <w:marRight w:val="0"/>
          <w:marTop w:val="0"/>
          <w:marBottom w:val="0"/>
          <w:divBdr>
            <w:top w:val="none" w:sz="0" w:space="0" w:color="auto"/>
            <w:left w:val="none" w:sz="0" w:space="0" w:color="auto"/>
            <w:bottom w:val="none" w:sz="0" w:space="0" w:color="auto"/>
            <w:right w:val="none" w:sz="0" w:space="0" w:color="auto"/>
          </w:divBdr>
        </w:div>
        <w:div w:id="738557358">
          <w:marLeft w:val="480"/>
          <w:marRight w:val="0"/>
          <w:marTop w:val="0"/>
          <w:marBottom w:val="0"/>
          <w:divBdr>
            <w:top w:val="none" w:sz="0" w:space="0" w:color="auto"/>
            <w:left w:val="none" w:sz="0" w:space="0" w:color="auto"/>
            <w:bottom w:val="none" w:sz="0" w:space="0" w:color="auto"/>
            <w:right w:val="none" w:sz="0" w:space="0" w:color="auto"/>
          </w:divBdr>
        </w:div>
        <w:div w:id="745880521">
          <w:marLeft w:val="480"/>
          <w:marRight w:val="0"/>
          <w:marTop w:val="0"/>
          <w:marBottom w:val="0"/>
          <w:divBdr>
            <w:top w:val="none" w:sz="0" w:space="0" w:color="auto"/>
            <w:left w:val="none" w:sz="0" w:space="0" w:color="auto"/>
            <w:bottom w:val="none" w:sz="0" w:space="0" w:color="auto"/>
            <w:right w:val="none" w:sz="0" w:space="0" w:color="auto"/>
          </w:divBdr>
        </w:div>
        <w:div w:id="775248080">
          <w:marLeft w:val="480"/>
          <w:marRight w:val="0"/>
          <w:marTop w:val="0"/>
          <w:marBottom w:val="0"/>
          <w:divBdr>
            <w:top w:val="none" w:sz="0" w:space="0" w:color="auto"/>
            <w:left w:val="none" w:sz="0" w:space="0" w:color="auto"/>
            <w:bottom w:val="none" w:sz="0" w:space="0" w:color="auto"/>
            <w:right w:val="none" w:sz="0" w:space="0" w:color="auto"/>
          </w:divBdr>
        </w:div>
        <w:div w:id="795293068">
          <w:marLeft w:val="480"/>
          <w:marRight w:val="0"/>
          <w:marTop w:val="0"/>
          <w:marBottom w:val="0"/>
          <w:divBdr>
            <w:top w:val="none" w:sz="0" w:space="0" w:color="auto"/>
            <w:left w:val="none" w:sz="0" w:space="0" w:color="auto"/>
            <w:bottom w:val="none" w:sz="0" w:space="0" w:color="auto"/>
            <w:right w:val="none" w:sz="0" w:space="0" w:color="auto"/>
          </w:divBdr>
        </w:div>
        <w:div w:id="800999627">
          <w:marLeft w:val="480"/>
          <w:marRight w:val="0"/>
          <w:marTop w:val="0"/>
          <w:marBottom w:val="0"/>
          <w:divBdr>
            <w:top w:val="none" w:sz="0" w:space="0" w:color="auto"/>
            <w:left w:val="none" w:sz="0" w:space="0" w:color="auto"/>
            <w:bottom w:val="none" w:sz="0" w:space="0" w:color="auto"/>
            <w:right w:val="none" w:sz="0" w:space="0" w:color="auto"/>
          </w:divBdr>
        </w:div>
        <w:div w:id="816459268">
          <w:marLeft w:val="480"/>
          <w:marRight w:val="0"/>
          <w:marTop w:val="0"/>
          <w:marBottom w:val="0"/>
          <w:divBdr>
            <w:top w:val="none" w:sz="0" w:space="0" w:color="auto"/>
            <w:left w:val="none" w:sz="0" w:space="0" w:color="auto"/>
            <w:bottom w:val="none" w:sz="0" w:space="0" w:color="auto"/>
            <w:right w:val="none" w:sz="0" w:space="0" w:color="auto"/>
          </w:divBdr>
        </w:div>
        <w:div w:id="958141453">
          <w:marLeft w:val="480"/>
          <w:marRight w:val="0"/>
          <w:marTop w:val="0"/>
          <w:marBottom w:val="0"/>
          <w:divBdr>
            <w:top w:val="none" w:sz="0" w:space="0" w:color="auto"/>
            <w:left w:val="none" w:sz="0" w:space="0" w:color="auto"/>
            <w:bottom w:val="none" w:sz="0" w:space="0" w:color="auto"/>
            <w:right w:val="none" w:sz="0" w:space="0" w:color="auto"/>
          </w:divBdr>
        </w:div>
        <w:div w:id="967399364">
          <w:marLeft w:val="480"/>
          <w:marRight w:val="0"/>
          <w:marTop w:val="0"/>
          <w:marBottom w:val="0"/>
          <w:divBdr>
            <w:top w:val="none" w:sz="0" w:space="0" w:color="auto"/>
            <w:left w:val="none" w:sz="0" w:space="0" w:color="auto"/>
            <w:bottom w:val="none" w:sz="0" w:space="0" w:color="auto"/>
            <w:right w:val="none" w:sz="0" w:space="0" w:color="auto"/>
          </w:divBdr>
        </w:div>
        <w:div w:id="983579500">
          <w:marLeft w:val="480"/>
          <w:marRight w:val="0"/>
          <w:marTop w:val="0"/>
          <w:marBottom w:val="0"/>
          <w:divBdr>
            <w:top w:val="none" w:sz="0" w:space="0" w:color="auto"/>
            <w:left w:val="none" w:sz="0" w:space="0" w:color="auto"/>
            <w:bottom w:val="none" w:sz="0" w:space="0" w:color="auto"/>
            <w:right w:val="none" w:sz="0" w:space="0" w:color="auto"/>
          </w:divBdr>
        </w:div>
        <w:div w:id="1029841413">
          <w:marLeft w:val="480"/>
          <w:marRight w:val="0"/>
          <w:marTop w:val="0"/>
          <w:marBottom w:val="0"/>
          <w:divBdr>
            <w:top w:val="none" w:sz="0" w:space="0" w:color="auto"/>
            <w:left w:val="none" w:sz="0" w:space="0" w:color="auto"/>
            <w:bottom w:val="none" w:sz="0" w:space="0" w:color="auto"/>
            <w:right w:val="none" w:sz="0" w:space="0" w:color="auto"/>
          </w:divBdr>
        </w:div>
        <w:div w:id="1041171849">
          <w:marLeft w:val="480"/>
          <w:marRight w:val="0"/>
          <w:marTop w:val="0"/>
          <w:marBottom w:val="0"/>
          <w:divBdr>
            <w:top w:val="none" w:sz="0" w:space="0" w:color="auto"/>
            <w:left w:val="none" w:sz="0" w:space="0" w:color="auto"/>
            <w:bottom w:val="none" w:sz="0" w:space="0" w:color="auto"/>
            <w:right w:val="none" w:sz="0" w:space="0" w:color="auto"/>
          </w:divBdr>
        </w:div>
        <w:div w:id="1045106826">
          <w:marLeft w:val="480"/>
          <w:marRight w:val="0"/>
          <w:marTop w:val="0"/>
          <w:marBottom w:val="0"/>
          <w:divBdr>
            <w:top w:val="none" w:sz="0" w:space="0" w:color="auto"/>
            <w:left w:val="none" w:sz="0" w:space="0" w:color="auto"/>
            <w:bottom w:val="none" w:sz="0" w:space="0" w:color="auto"/>
            <w:right w:val="none" w:sz="0" w:space="0" w:color="auto"/>
          </w:divBdr>
        </w:div>
        <w:div w:id="1072774198">
          <w:marLeft w:val="480"/>
          <w:marRight w:val="0"/>
          <w:marTop w:val="0"/>
          <w:marBottom w:val="0"/>
          <w:divBdr>
            <w:top w:val="none" w:sz="0" w:space="0" w:color="auto"/>
            <w:left w:val="none" w:sz="0" w:space="0" w:color="auto"/>
            <w:bottom w:val="none" w:sz="0" w:space="0" w:color="auto"/>
            <w:right w:val="none" w:sz="0" w:space="0" w:color="auto"/>
          </w:divBdr>
        </w:div>
        <w:div w:id="1087773600">
          <w:marLeft w:val="480"/>
          <w:marRight w:val="0"/>
          <w:marTop w:val="0"/>
          <w:marBottom w:val="0"/>
          <w:divBdr>
            <w:top w:val="none" w:sz="0" w:space="0" w:color="auto"/>
            <w:left w:val="none" w:sz="0" w:space="0" w:color="auto"/>
            <w:bottom w:val="none" w:sz="0" w:space="0" w:color="auto"/>
            <w:right w:val="none" w:sz="0" w:space="0" w:color="auto"/>
          </w:divBdr>
        </w:div>
        <w:div w:id="1112169418">
          <w:marLeft w:val="480"/>
          <w:marRight w:val="0"/>
          <w:marTop w:val="0"/>
          <w:marBottom w:val="0"/>
          <w:divBdr>
            <w:top w:val="none" w:sz="0" w:space="0" w:color="auto"/>
            <w:left w:val="none" w:sz="0" w:space="0" w:color="auto"/>
            <w:bottom w:val="none" w:sz="0" w:space="0" w:color="auto"/>
            <w:right w:val="none" w:sz="0" w:space="0" w:color="auto"/>
          </w:divBdr>
        </w:div>
        <w:div w:id="1125198306">
          <w:marLeft w:val="480"/>
          <w:marRight w:val="0"/>
          <w:marTop w:val="0"/>
          <w:marBottom w:val="0"/>
          <w:divBdr>
            <w:top w:val="none" w:sz="0" w:space="0" w:color="auto"/>
            <w:left w:val="none" w:sz="0" w:space="0" w:color="auto"/>
            <w:bottom w:val="none" w:sz="0" w:space="0" w:color="auto"/>
            <w:right w:val="none" w:sz="0" w:space="0" w:color="auto"/>
          </w:divBdr>
        </w:div>
        <w:div w:id="1135372677">
          <w:marLeft w:val="480"/>
          <w:marRight w:val="0"/>
          <w:marTop w:val="0"/>
          <w:marBottom w:val="0"/>
          <w:divBdr>
            <w:top w:val="none" w:sz="0" w:space="0" w:color="auto"/>
            <w:left w:val="none" w:sz="0" w:space="0" w:color="auto"/>
            <w:bottom w:val="none" w:sz="0" w:space="0" w:color="auto"/>
            <w:right w:val="none" w:sz="0" w:space="0" w:color="auto"/>
          </w:divBdr>
        </w:div>
        <w:div w:id="1173762018">
          <w:marLeft w:val="480"/>
          <w:marRight w:val="0"/>
          <w:marTop w:val="0"/>
          <w:marBottom w:val="0"/>
          <w:divBdr>
            <w:top w:val="none" w:sz="0" w:space="0" w:color="auto"/>
            <w:left w:val="none" w:sz="0" w:space="0" w:color="auto"/>
            <w:bottom w:val="none" w:sz="0" w:space="0" w:color="auto"/>
            <w:right w:val="none" w:sz="0" w:space="0" w:color="auto"/>
          </w:divBdr>
        </w:div>
        <w:div w:id="1194616317">
          <w:marLeft w:val="480"/>
          <w:marRight w:val="0"/>
          <w:marTop w:val="0"/>
          <w:marBottom w:val="0"/>
          <w:divBdr>
            <w:top w:val="none" w:sz="0" w:space="0" w:color="auto"/>
            <w:left w:val="none" w:sz="0" w:space="0" w:color="auto"/>
            <w:bottom w:val="none" w:sz="0" w:space="0" w:color="auto"/>
            <w:right w:val="none" w:sz="0" w:space="0" w:color="auto"/>
          </w:divBdr>
        </w:div>
        <w:div w:id="1210610328">
          <w:marLeft w:val="480"/>
          <w:marRight w:val="0"/>
          <w:marTop w:val="0"/>
          <w:marBottom w:val="0"/>
          <w:divBdr>
            <w:top w:val="none" w:sz="0" w:space="0" w:color="auto"/>
            <w:left w:val="none" w:sz="0" w:space="0" w:color="auto"/>
            <w:bottom w:val="none" w:sz="0" w:space="0" w:color="auto"/>
            <w:right w:val="none" w:sz="0" w:space="0" w:color="auto"/>
          </w:divBdr>
        </w:div>
        <w:div w:id="1234512042">
          <w:marLeft w:val="480"/>
          <w:marRight w:val="0"/>
          <w:marTop w:val="0"/>
          <w:marBottom w:val="0"/>
          <w:divBdr>
            <w:top w:val="none" w:sz="0" w:space="0" w:color="auto"/>
            <w:left w:val="none" w:sz="0" w:space="0" w:color="auto"/>
            <w:bottom w:val="none" w:sz="0" w:space="0" w:color="auto"/>
            <w:right w:val="none" w:sz="0" w:space="0" w:color="auto"/>
          </w:divBdr>
        </w:div>
        <w:div w:id="1317028208">
          <w:marLeft w:val="480"/>
          <w:marRight w:val="0"/>
          <w:marTop w:val="0"/>
          <w:marBottom w:val="0"/>
          <w:divBdr>
            <w:top w:val="none" w:sz="0" w:space="0" w:color="auto"/>
            <w:left w:val="none" w:sz="0" w:space="0" w:color="auto"/>
            <w:bottom w:val="none" w:sz="0" w:space="0" w:color="auto"/>
            <w:right w:val="none" w:sz="0" w:space="0" w:color="auto"/>
          </w:divBdr>
        </w:div>
        <w:div w:id="1318999331">
          <w:marLeft w:val="480"/>
          <w:marRight w:val="0"/>
          <w:marTop w:val="0"/>
          <w:marBottom w:val="0"/>
          <w:divBdr>
            <w:top w:val="none" w:sz="0" w:space="0" w:color="auto"/>
            <w:left w:val="none" w:sz="0" w:space="0" w:color="auto"/>
            <w:bottom w:val="none" w:sz="0" w:space="0" w:color="auto"/>
            <w:right w:val="none" w:sz="0" w:space="0" w:color="auto"/>
          </w:divBdr>
        </w:div>
        <w:div w:id="1398210831">
          <w:marLeft w:val="480"/>
          <w:marRight w:val="0"/>
          <w:marTop w:val="0"/>
          <w:marBottom w:val="0"/>
          <w:divBdr>
            <w:top w:val="none" w:sz="0" w:space="0" w:color="auto"/>
            <w:left w:val="none" w:sz="0" w:space="0" w:color="auto"/>
            <w:bottom w:val="none" w:sz="0" w:space="0" w:color="auto"/>
            <w:right w:val="none" w:sz="0" w:space="0" w:color="auto"/>
          </w:divBdr>
        </w:div>
        <w:div w:id="1412920945">
          <w:marLeft w:val="480"/>
          <w:marRight w:val="0"/>
          <w:marTop w:val="0"/>
          <w:marBottom w:val="0"/>
          <w:divBdr>
            <w:top w:val="none" w:sz="0" w:space="0" w:color="auto"/>
            <w:left w:val="none" w:sz="0" w:space="0" w:color="auto"/>
            <w:bottom w:val="none" w:sz="0" w:space="0" w:color="auto"/>
            <w:right w:val="none" w:sz="0" w:space="0" w:color="auto"/>
          </w:divBdr>
        </w:div>
        <w:div w:id="1441606715">
          <w:marLeft w:val="480"/>
          <w:marRight w:val="0"/>
          <w:marTop w:val="0"/>
          <w:marBottom w:val="0"/>
          <w:divBdr>
            <w:top w:val="none" w:sz="0" w:space="0" w:color="auto"/>
            <w:left w:val="none" w:sz="0" w:space="0" w:color="auto"/>
            <w:bottom w:val="none" w:sz="0" w:space="0" w:color="auto"/>
            <w:right w:val="none" w:sz="0" w:space="0" w:color="auto"/>
          </w:divBdr>
        </w:div>
        <w:div w:id="1448812535">
          <w:marLeft w:val="480"/>
          <w:marRight w:val="0"/>
          <w:marTop w:val="0"/>
          <w:marBottom w:val="0"/>
          <w:divBdr>
            <w:top w:val="none" w:sz="0" w:space="0" w:color="auto"/>
            <w:left w:val="none" w:sz="0" w:space="0" w:color="auto"/>
            <w:bottom w:val="none" w:sz="0" w:space="0" w:color="auto"/>
            <w:right w:val="none" w:sz="0" w:space="0" w:color="auto"/>
          </w:divBdr>
        </w:div>
        <w:div w:id="1449272325">
          <w:marLeft w:val="480"/>
          <w:marRight w:val="0"/>
          <w:marTop w:val="0"/>
          <w:marBottom w:val="0"/>
          <w:divBdr>
            <w:top w:val="none" w:sz="0" w:space="0" w:color="auto"/>
            <w:left w:val="none" w:sz="0" w:space="0" w:color="auto"/>
            <w:bottom w:val="none" w:sz="0" w:space="0" w:color="auto"/>
            <w:right w:val="none" w:sz="0" w:space="0" w:color="auto"/>
          </w:divBdr>
        </w:div>
        <w:div w:id="1457599076">
          <w:marLeft w:val="480"/>
          <w:marRight w:val="0"/>
          <w:marTop w:val="0"/>
          <w:marBottom w:val="0"/>
          <w:divBdr>
            <w:top w:val="none" w:sz="0" w:space="0" w:color="auto"/>
            <w:left w:val="none" w:sz="0" w:space="0" w:color="auto"/>
            <w:bottom w:val="none" w:sz="0" w:space="0" w:color="auto"/>
            <w:right w:val="none" w:sz="0" w:space="0" w:color="auto"/>
          </w:divBdr>
        </w:div>
        <w:div w:id="1476146172">
          <w:marLeft w:val="480"/>
          <w:marRight w:val="0"/>
          <w:marTop w:val="0"/>
          <w:marBottom w:val="0"/>
          <w:divBdr>
            <w:top w:val="none" w:sz="0" w:space="0" w:color="auto"/>
            <w:left w:val="none" w:sz="0" w:space="0" w:color="auto"/>
            <w:bottom w:val="none" w:sz="0" w:space="0" w:color="auto"/>
            <w:right w:val="none" w:sz="0" w:space="0" w:color="auto"/>
          </w:divBdr>
        </w:div>
        <w:div w:id="1527215388">
          <w:marLeft w:val="480"/>
          <w:marRight w:val="0"/>
          <w:marTop w:val="0"/>
          <w:marBottom w:val="0"/>
          <w:divBdr>
            <w:top w:val="none" w:sz="0" w:space="0" w:color="auto"/>
            <w:left w:val="none" w:sz="0" w:space="0" w:color="auto"/>
            <w:bottom w:val="none" w:sz="0" w:space="0" w:color="auto"/>
            <w:right w:val="none" w:sz="0" w:space="0" w:color="auto"/>
          </w:divBdr>
        </w:div>
        <w:div w:id="1543711912">
          <w:marLeft w:val="480"/>
          <w:marRight w:val="0"/>
          <w:marTop w:val="0"/>
          <w:marBottom w:val="0"/>
          <w:divBdr>
            <w:top w:val="none" w:sz="0" w:space="0" w:color="auto"/>
            <w:left w:val="none" w:sz="0" w:space="0" w:color="auto"/>
            <w:bottom w:val="none" w:sz="0" w:space="0" w:color="auto"/>
            <w:right w:val="none" w:sz="0" w:space="0" w:color="auto"/>
          </w:divBdr>
        </w:div>
        <w:div w:id="1553268890">
          <w:marLeft w:val="480"/>
          <w:marRight w:val="0"/>
          <w:marTop w:val="0"/>
          <w:marBottom w:val="0"/>
          <w:divBdr>
            <w:top w:val="none" w:sz="0" w:space="0" w:color="auto"/>
            <w:left w:val="none" w:sz="0" w:space="0" w:color="auto"/>
            <w:bottom w:val="none" w:sz="0" w:space="0" w:color="auto"/>
            <w:right w:val="none" w:sz="0" w:space="0" w:color="auto"/>
          </w:divBdr>
        </w:div>
        <w:div w:id="1574049414">
          <w:marLeft w:val="480"/>
          <w:marRight w:val="0"/>
          <w:marTop w:val="0"/>
          <w:marBottom w:val="0"/>
          <w:divBdr>
            <w:top w:val="none" w:sz="0" w:space="0" w:color="auto"/>
            <w:left w:val="none" w:sz="0" w:space="0" w:color="auto"/>
            <w:bottom w:val="none" w:sz="0" w:space="0" w:color="auto"/>
            <w:right w:val="none" w:sz="0" w:space="0" w:color="auto"/>
          </w:divBdr>
        </w:div>
        <w:div w:id="1654792872">
          <w:marLeft w:val="480"/>
          <w:marRight w:val="0"/>
          <w:marTop w:val="0"/>
          <w:marBottom w:val="0"/>
          <w:divBdr>
            <w:top w:val="none" w:sz="0" w:space="0" w:color="auto"/>
            <w:left w:val="none" w:sz="0" w:space="0" w:color="auto"/>
            <w:bottom w:val="none" w:sz="0" w:space="0" w:color="auto"/>
            <w:right w:val="none" w:sz="0" w:space="0" w:color="auto"/>
          </w:divBdr>
        </w:div>
        <w:div w:id="1690060444">
          <w:marLeft w:val="480"/>
          <w:marRight w:val="0"/>
          <w:marTop w:val="0"/>
          <w:marBottom w:val="0"/>
          <w:divBdr>
            <w:top w:val="none" w:sz="0" w:space="0" w:color="auto"/>
            <w:left w:val="none" w:sz="0" w:space="0" w:color="auto"/>
            <w:bottom w:val="none" w:sz="0" w:space="0" w:color="auto"/>
            <w:right w:val="none" w:sz="0" w:space="0" w:color="auto"/>
          </w:divBdr>
        </w:div>
        <w:div w:id="1733119618">
          <w:marLeft w:val="480"/>
          <w:marRight w:val="0"/>
          <w:marTop w:val="0"/>
          <w:marBottom w:val="0"/>
          <w:divBdr>
            <w:top w:val="none" w:sz="0" w:space="0" w:color="auto"/>
            <w:left w:val="none" w:sz="0" w:space="0" w:color="auto"/>
            <w:bottom w:val="none" w:sz="0" w:space="0" w:color="auto"/>
            <w:right w:val="none" w:sz="0" w:space="0" w:color="auto"/>
          </w:divBdr>
        </w:div>
        <w:div w:id="1734308907">
          <w:marLeft w:val="480"/>
          <w:marRight w:val="0"/>
          <w:marTop w:val="0"/>
          <w:marBottom w:val="0"/>
          <w:divBdr>
            <w:top w:val="none" w:sz="0" w:space="0" w:color="auto"/>
            <w:left w:val="none" w:sz="0" w:space="0" w:color="auto"/>
            <w:bottom w:val="none" w:sz="0" w:space="0" w:color="auto"/>
            <w:right w:val="none" w:sz="0" w:space="0" w:color="auto"/>
          </w:divBdr>
        </w:div>
        <w:div w:id="1804762123">
          <w:marLeft w:val="480"/>
          <w:marRight w:val="0"/>
          <w:marTop w:val="0"/>
          <w:marBottom w:val="0"/>
          <w:divBdr>
            <w:top w:val="none" w:sz="0" w:space="0" w:color="auto"/>
            <w:left w:val="none" w:sz="0" w:space="0" w:color="auto"/>
            <w:bottom w:val="none" w:sz="0" w:space="0" w:color="auto"/>
            <w:right w:val="none" w:sz="0" w:space="0" w:color="auto"/>
          </w:divBdr>
        </w:div>
        <w:div w:id="1865629908">
          <w:marLeft w:val="480"/>
          <w:marRight w:val="0"/>
          <w:marTop w:val="0"/>
          <w:marBottom w:val="0"/>
          <w:divBdr>
            <w:top w:val="none" w:sz="0" w:space="0" w:color="auto"/>
            <w:left w:val="none" w:sz="0" w:space="0" w:color="auto"/>
            <w:bottom w:val="none" w:sz="0" w:space="0" w:color="auto"/>
            <w:right w:val="none" w:sz="0" w:space="0" w:color="auto"/>
          </w:divBdr>
        </w:div>
        <w:div w:id="1944610520">
          <w:marLeft w:val="480"/>
          <w:marRight w:val="0"/>
          <w:marTop w:val="0"/>
          <w:marBottom w:val="0"/>
          <w:divBdr>
            <w:top w:val="none" w:sz="0" w:space="0" w:color="auto"/>
            <w:left w:val="none" w:sz="0" w:space="0" w:color="auto"/>
            <w:bottom w:val="none" w:sz="0" w:space="0" w:color="auto"/>
            <w:right w:val="none" w:sz="0" w:space="0" w:color="auto"/>
          </w:divBdr>
        </w:div>
        <w:div w:id="1948806016">
          <w:marLeft w:val="480"/>
          <w:marRight w:val="0"/>
          <w:marTop w:val="0"/>
          <w:marBottom w:val="0"/>
          <w:divBdr>
            <w:top w:val="none" w:sz="0" w:space="0" w:color="auto"/>
            <w:left w:val="none" w:sz="0" w:space="0" w:color="auto"/>
            <w:bottom w:val="none" w:sz="0" w:space="0" w:color="auto"/>
            <w:right w:val="none" w:sz="0" w:space="0" w:color="auto"/>
          </w:divBdr>
        </w:div>
        <w:div w:id="1948854049">
          <w:marLeft w:val="480"/>
          <w:marRight w:val="0"/>
          <w:marTop w:val="0"/>
          <w:marBottom w:val="0"/>
          <w:divBdr>
            <w:top w:val="none" w:sz="0" w:space="0" w:color="auto"/>
            <w:left w:val="none" w:sz="0" w:space="0" w:color="auto"/>
            <w:bottom w:val="none" w:sz="0" w:space="0" w:color="auto"/>
            <w:right w:val="none" w:sz="0" w:space="0" w:color="auto"/>
          </w:divBdr>
        </w:div>
        <w:div w:id="1960143002">
          <w:marLeft w:val="480"/>
          <w:marRight w:val="0"/>
          <w:marTop w:val="0"/>
          <w:marBottom w:val="0"/>
          <w:divBdr>
            <w:top w:val="none" w:sz="0" w:space="0" w:color="auto"/>
            <w:left w:val="none" w:sz="0" w:space="0" w:color="auto"/>
            <w:bottom w:val="none" w:sz="0" w:space="0" w:color="auto"/>
            <w:right w:val="none" w:sz="0" w:space="0" w:color="auto"/>
          </w:divBdr>
        </w:div>
        <w:div w:id="1979535234">
          <w:marLeft w:val="480"/>
          <w:marRight w:val="0"/>
          <w:marTop w:val="0"/>
          <w:marBottom w:val="0"/>
          <w:divBdr>
            <w:top w:val="none" w:sz="0" w:space="0" w:color="auto"/>
            <w:left w:val="none" w:sz="0" w:space="0" w:color="auto"/>
            <w:bottom w:val="none" w:sz="0" w:space="0" w:color="auto"/>
            <w:right w:val="none" w:sz="0" w:space="0" w:color="auto"/>
          </w:divBdr>
        </w:div>
        <w:div w:id="2018925890">
          <w:marLeft w:val="480"/>
          <w:marRight w:val="0"/>
          <w:marTop w:val="0"/>
          <w:marBottom w:val="0"/>
          <w:divBdr>
            <w:top w:val="none" w:sz="0" w:space="0" w:color="auto"/>
            <w:left w:val="none" w:sz="0" w:space="0" w:color="auto"/>
            <w:bottom w:val="none" w:sz="0" w:space="0" w:color="auto"/>
            <w:right w:val="none" w:sz="0" w:space="0" w:color="auto"/>
          </w:divBdr>
        </w:div>
        <w:div w:id="2045058477">
          <w:marLeft w:val="480"/>
          <w:marRight w:val="0"/>
          <w:marTop w:val="0"/>
          <w:marBottom w:val="0"/>
          <w:divBdr>
            <w:top w:val="none" w:sz="0" w:space="0" w:color="auto"/>
            <w:left w:val="none" w:sz="0" w:space="0" w:color="auto"/>
            <w:bottom w:val="none" w:sz="0" w:space="0" w:color="auto"/>
            <w:right w:val="none" w:sz="0" w:space="0" w:color="auto"/>
          </w:divBdr>
        </w:div>
        <w:div w:id="2058236013">
          <w:marLeft w:val="480"/>
          <w:marRight w:val="0"/>
          <w:marTop w:val="0"/>
          <w:marBottom w:val="0"/>
          <w:divBdr>
            <w:top w:val="none" w:sz="0" w:space="0" w:color="auto"/>
            <w:left w:val="none" w:sz="0" w:space="0" w:color="auto"/>
            <w:bottom w:val="none" w:sz="0" w:space="0" w:color="auto"/>
            <w:right w:val="none" w:sz="0" w:space="0" w:color="auto"/>
          </w:divBdr>
        </w:div>
        <w:div w:id="2061443846">
          <w:marLeft w:val="480"/>
          <w:marRight w:val="0"/>
          <w:marTop w:val="0"/>
          <w:marBottom w:val="0"/>
          <w:divBdr>
            <w:top w:val="none" w:sz="0" w:space="0" w:color="auto"/>
            <w:left w:val="none" w:sz="0" w:space="0" w:color="auto"/>
            <w:bottom w:val="none" w:sz="0" w:space="0" w:color="auto"/>
            <w:right w:val="none" w:sz="0" w:space="0" w:color="auto"/>
          </w:divBdr>
        </w:div>
        <w:div w:id="2086679303">
          <w:marLeft w:val="480"/>
          <w:marRight w:val="0"/>
          <w:marTop w:val="0"/>
          <w:marBottom w:val="0"/>
          <w:divBdr>
            <w:top w:val="none" w:sz="0" w:space="0" w:color="auto"/>
            <w:left w:val="none" w:sz="0" w:space="0" w:color="auto"/>
            <w:bottom w:val="none" w:sz="0" w:space="0" w:color="auto"/>
            <w:right w:val="none" w:sz="0" w:space="0" w:color="auto"/>
          </w:divBdr>
        </w:div>
        <w:div w:id="2114275803">
          <w:marLeft w:val="480"/>
          <w:marRight w:val="0"/>
          <w:marTop w:val="0"/>
          <w:marBottom w:val="0"/>
          <w:divBdr>
            <w:top w:val="none" w:sz="0" w:space="0" w:color="auto"/>
            <w:left w:val="none" w:sz="0" w:space="0" w:color="auto"/>
            <w:bottom w:val="none" w:sz="0" w:space="0" w:color="auto"/>
            <w:right w:val="none" w:sz="0" w:space="0" w:color="auto"/>
          </w:divBdr>
        </w:div>
        <w:div w:id="2116242475">
          <w:marLeft w:val="480"/>
          <w:marRight w:val="0"/>
          <w:marTop w:val="0"/>
          <w:marBottom w:val="0"/>
          <w:divBdr>
            <w:top w:val="none" w:sz="0" w:space="0" w:color="auto"/>
            <w:left w:val="none" w:sz="0" w:space="0" w:color="auto"/>
            <w:bottom w:val="none" w:sz="0" w:space="0" w:color="auto"/>
            <w:right w:val="none" w:sz="0" w:space="0" w:color="auto"/>
          </w:divBdr>
        </w:div>
        <w:div w:id="2117365393">
          <w:marLeft w:val="480"/>
          <w:marRight w:val="0"/>
          <w:marTop w:val="0"/>
          <w:marBottom w:val="0"/>
          <w:divBdr>
            <w:top w:val="none" w:sz="0" w:space="0" w:color="auto"/>
            <w:left w:val="none" w:sz="0" w:space="0" w:color="auto"/>
            <w:bottom w:val="none" w:sz="0" w:space="0" w:color="auto"/>
            <w:right w:val="none" w:sz="0" w:space="0" w:color="auto"/>
          </w:divBdr>
        </w:div>
        <w:div w:id="2142645091">
          <w:marLeft w:val="480"/>
          <w:marRight w:val="0"/>
          <w:marTop w:val="0"/>
          <w:marBottom w:val="0"/>
          <w:divBdr>
            <w:top w:val="none" w:sz="0" w:space="0" w:color="auto"/>
            <w:left w:val="none" w:sz="0" w:space="0" w:color="auto"/>
            <w:bottom w:val="none" w:sz="0" w:space="0" w:color="auto"/>
            <w:right w:val="none" w:sz="0" w:space="0" w:color="auto"/>
          </w:divBdr>
        </w:div>
      </w:divsChild>
    </w:div>
    <w:div w:id="2070492147">
      <w:marLeft w:val="640"/>
      <w:marRight w:val="0"/>
      <w:marTop w:val="0"/>
      <w:marBottom w:val="0"/>
      <w:divBdr>
        <w:top w:val="none" w:sz="0" w:space="0" w:color="auto"/>
        <w:left w:val="none" w:sz="0" w:space="0" w:color="auto"/>
        <w:bottom w:val="none" w:sz="0" w:space="0" w:color="auto"/>
        <w:right w:val="none" w:sz="0" w:space="0" w:color="auto"/>
      </w:divBdr>
    </w:div>
    <w:div w:id="2070494226">
      <w:bodyDiv w:val="1"/>
      <w:marLeft w:val="0"/>
      <w:marRight w:val="0"/>
      <w:marTop w:val="0"/>
      <w:marBottom w:val="0"/>
      <w:divBdr>
        <w:top w:val="none" w:sz="0" w:space="0" w:color="auto"/>
        <w:left w:val="none" w:sz="0" w:space="0" w:color="auto"/>
        <w:bottom w:val="none" w:sz="0" w:space="0" w:color="auto"/>
        <w:right w:val="none" w:sz="0" w:space="0" w:color="auto"/>
      </w:divBdr>
    </w:div>
    <w:div w:id="2071072504">
      <w:marLeft w:val="640"/>
      <w:marRight w:val="0"/>
      <w:marTop w:val="0"/>
      <w:marBottom w:val="0"/>
      <w:divBdr>
        <w:top w:val="none" w:sz="0" w:space="0" w:color="auto"/>
        <w:left w:val="none" w:sz="0" w:space="0" w:color="auto"/>
        <w:bottom w:val="none" w:sz="0" w:space="0" w:color="auto"/>
        <w:right w:val="none" w:sz="0" w:space="0" w:color="auto"/>
      </w:divBdr>
    </w:div>
    <w:div w:id="2071146045">
      <w:marLeft w:val="640"/>
      <w:marRight w:val="0"/>
      <w:marTop w:val="0"/>
      <w:marBottom w:val="0"/>
      <w:divBdr>
        <w:top w:val="none" w:sz="0" w:space="0" w:color="auto"/>
        <w:left w:val="none" w:sz="0" w:space="0" w:color="auto"/>
        <w:bottom w:val="none" w:sz="0" w:space="0" w:color="auto"/>
        <w:right w:val="none" w:sz="0" w:space="0" w:color="auto"/>
      </w:divBdr>
    </w:div>
    <w:div w:id="2071614909">
      <w:marLeft w:val="640"/>
      <w:marRight w:val="0"/>
      <w:marTop w:val="0"/>
      <w:marBottom w:val="0"/>
      <w:divBdr>
        <w:top w:val="none" w:sz="0" w:space="0" w:color="auto"/>
        <w:left w:val="none" w:sz="0" w:space="0" w:color="auto"/>
        <w:bottom w:val="none" w:sz="0" w:space="0" w:color="auto"/>
        <w:right w:val="none" w:sz="0" w:space="0" w:color="auto"/>
      </w:divBdr>
    </w:div>
    <w:div w:id="2071685400">
      <w:marLeft w:val="640"/>
      <w:marRight w:val="0"/>
      <w:marTop w:val="0"/>
      <w:marBottom w:val="0"/>
      <w:divBdr>
        <w:top w:val="none" w:sz="0" w:space="0" w:color="auto"/>
        <w:left w:val="none" w:sz="0" w:space="0" w:color="auto"/>
        <w:bottom w:val="none" w:sz="0" w:space="0" w:color="auto"/>
        <w:right w:val="none" w:sz="0" w:space="0" w:color="auto"/>
      </w:divBdr>
    </w:div>
    <w:div w:id="2071726502">
      <w:marLeft w:val="640"/>
      <w:marRight w:val="0"/>
      <w:marTop w:val="0"/>
      <w:marBottom w:val="0"/>
      <w:divBdr>
        <w:top w:val="none" w:sz="0" w:space="0" w:color="auto"/>
        <w:left w:val="none" w:sz="0" w:space="0" w:color="auto"/>
        <w:bottom w:val="none" w:sz="0" w:space="0" w:color="auto"/>
        <w:right w:val="none" w:sz="0" w:space="0" w:color="auto"/>
      </w:divBdr>
    </w:div>
    <w:div w:id="2071879202">
      <w:marLeft w:val="640"/>
      <w:marRight w:val="0"/>
      <w:marTop w:val="0"/>
      <w:marBottom w:val="0"/>
      <w:divBdr>
        <w:top w:val="none" w:sz="0" w:space="0" w:color="auto"/>
        <w:left w:val="none" w:sz="0" w:space="0" w:color="auto"/>
        <w:bottom w:val="none" w:sz="0" w:space="0" w:color="auto"/>
        <w:right w:val="none" w:sz="0" w:space="0" w:color="auto"/>
      </w:divBdr>
    </w:div>
    <w:div w:id="2072262961">
      <w:marLeft w:val="640"/>
      <w:marRight w:val="0"/>
      <w:marTop w:val="0"/>
      <w:marBottom w:val="0"/>
      <w:divBdr>
        <w:top w:val="none" w:sz="0" w:space="0" w:color="auto"/>
        <w:left w:val="none" w:sz="0" w:space="0" w:color="auto"/>
        <w:bottom w:val="none" w:sz="0" w:space="0" w:color="auto"/>
        <w:right w:val="none" w:sz="0" w:space="0" w:color="auto"/>
      </w:divBdr>
    </w:div>
    <w:div w:id="2072851416">
      <w:marLeft w:val="640"/>
      <w:marRight w:val="0"/>
      <w:marTop w:val="0"/>
      <w:marBottom w:val="0"/>
      <w:divBdr>
        <w:top w:val="none" w:sz="0" w:space="0" w:color="auto"/>
        <w:left w:val="none" w:sz="0" w:space="0" w:color="auto"/>
        <w:bottom w:val="none" w:sz="0" w:space="0" w:color="auto"/>
        <w:right w:val="none" w:sz="0" w:space="0" w:color="auto"/>
      </w:divBdr>
    </w:div>
    <w:div w:id="2073111521">
      <w:marLeft w:val="640"/>
      <w:marRight w:val="0"/>
      <w:marTop w:val="0"/>
      <w:marBottom w:val="0"/>
      <w:divBdr>
        <w:top w:val="none" w:sz="0" w:space="0" w:color="auto"/>
        <w:left w:val="none" w:sz="0" w:space="0" w:color="auto"/>
        <w:bottom w:val="none" w:sz="0" w:space="0" w:color="auto"/>
        <w:right w:val="none" w:sz="0" w:space="0" w:color="auto"/>
      </w:divBdr>
    </w:div>
    <w:div w:id="2073189016">
      <w:bodyDiv w:val="1"/>
      <w:marLeft w:val="0"/>
      <w:marRight w:val="0"/>
      <w:marTop w:val="0"/>
      <w:marBottom w:val="0"/>
      <w:divBdr>
        <w:top w:val="none" w:sz="0" w:space="0" w:color="auto"/>
        <w:left w:val="none" w:sz="0" w:space="0" w:color="auto"/>
        <w:bottom w:val="none" w:sz="0" w:space="0" w:color="auto"/>
        <w:right w:val="none" w:sz="0" w:space="0" w:color="auto"/>
      </w:divBdr>
    </w:div>
    <w:div w:id="2074346920">
      <w:marLeft w:val="640"/>
      <w:marRight w:val="0"/>
      <w:marTop w:val="0"/>
      <w:marBottom w:val="0"/>
      <w:divBdr>
        <w:top w:val="none" w:sz="0" w:space="0" w:color="auto"/>
        <w:left w:val="none" w:sz="0" w:space="0" w:color="auto"/>
        <w:bottom w:val="none" w:sz="0" w:space="0" w:color="auto"/>
        <w:right w:val="none" w:sz="0" w:space="0" w:color="auto"/>
      </w:divBdr>
    </w:div>
    <w:div w:id="2074620597">
      <w:bodyDiv w:val="1"/>
      <w:marLeft w:val="0"/>
      <w:marRight w:val="0"/>
      <w:marTop w:val="0"/>
      <w:marBottom w:val="0"/>
      <w:divBdr>
        <w:top w:val="none" w:sz="0" w:space="0" w:color="auto"/>
        <w:left w:val="none" w:sz="0" w:space="0" w:color="auto"/>
        <w:bottom w:val="none" w:sz="0" w:space="0" w:color="auto"/>
        <w:right w:val="none" w:sz="0" w:space="0" w:color="auto"/>
      </w:divBdr>
      <w:divsChild>
        <w:div w:id="1057175">
          <w:marLeft w:val="480"/>
          <w:marRight w:val="0"/>
          <w:marTop w:val="0"/>
          <w:marBottom w:val="0"/>
          <w:divBdr>
            <w:top w:val="none" w:sz="0" w:space="0" w:color="auto"/>
            <w:left w:val="none" w:sz="0" w:space="0" w:color="auto"/>
            <w:bottom w:val="none" w:sz="0" w:space="0" w:color="auto"/>
            <w:right w:val="none" w:sz="0" w:space="0" w:color="auto"/>
          </w:divBdr>
        </w:div>
        <w:div w:id="30957835">
          <w:marLeft w:val="480"/>
          <w:marRight w:val="0"/>
          <w:marTop w:val="0"/>
          <w:marBottom w:val="0"/>
          <w:divBdr>
            <w:top w:val="none" w:sz="0" w:space="0" w:color="auto"/>
            <w:left w:val="none" w:sz="0" w:space="0" w:color="auto"/>
            <w:bottom w:val="none" w:sz="0" w:space="0" w:color="auto"/>
            <w:right w:val="none" w:sz="0" w:space="0" w:color="auto"/>
          </w:divBdr>
        </w:div>
        <w:div w:id="55931153">
          <w:marLeft w:val="480"/>
          <w:marRight w:val="0"/>
          <w:marTop w:val="0"/>
          <w:marBottom w:val="0"/>
          <w:divBdr>
            <w:top w:val="none" w:sz="0" w:space="0" w:color="auto"/>
            <w:left w:val="none" w:sz="0" w:space="0" w:color="auto"/>
            <w:bottom w:val="none" w:sz="0" w:space="0" w:color="auto"/>
            <w:right w:val="none" w:sz="0" w:space="0" w:color="auto"/>
          </w:divBdr>
        </w:div>
        <w:div w:id="142090514">
          <w:marLeft w:val="480"/>
          <w:marRight w:val="0"/>
          <w:marTop w:val="0"/>
          <w:marBottom w:val="0"/>
          <w:divBdr>
            <w:top w:val="none" w:sz="0" w:space="0" w:color="auto"/>
            <w:left w:val="none" w:sz="0" w:space="0" w:color="auto"/>
            <w:bottom w:val="none" w:sz="0" w:space="0" w:color="auto"/>
            <w:right w:val="none" w:sz="0" w:space="0" w:color="auto"/>
          </w:divBdr>
        </w:div>
        <w:div w:id="206376456">
          <w:marLeft w:val="480"/>
          <w:marRight w:val="0"/>
          <w:marTop w:val="0"/>
          <w:marBottom w:val="0"/>
          <w:divBdr>
            <w:top w:val="none" w:sz="0" w:space="0" w:color="auto"/>
            <w:left w:val="none" w:sz="0" w:space="0" w:color="auto"/>
            <w:bottom w:val="none" w:sz="0" w:space="0" w:color="auto"/>
            <w:right w:val="none" w:sz="0" w:space="0" w:color="auto"/>
          </w:divBdr>
        </w:div>
        <w:div w:id="224074312">
          <w:marLeft w:val="480"/>
          <w:marRight w:val="0"/>
          <w:marTop w:val="0"/>
          <w:marBottom w:val="0"/>
          <w:divBdr>
            <w:top w:val="none" w:sz="0" w:space="0" w:color="auto"/>
            <w:left w:val="none" w:sz="0" w:space="0" w:color="auto"/>
            <w:bottom w:val="none" w:sz="0" w:space="0" w:color="auto"/>
            <w:right w:val="none" w:sz="0" w:space="0" w:color="auto"/>
          </w:divBdr>
        </w:div>
        <w:div w:id="263925841">
          <w:marLeft w:val="480"/>
          <w:marRight w:val="0"/>
          <w:marTop w:val="0"/>
          <w:marBottom w:val="0"/>
          <w:divBdr>
            <w:top w:val="none" w:sz="0" w:space="0" w:color="auto"/>
            <w:left w:val="none" w:sz="0" w:space="0" w:color="auto"/>
            <w:bottom w:val="none" w:sz="0" w:space="0" w:color="auto"/>
            <w:right w:val="none" w:sz="0" w:space="0" w:color="auto"/>
          </w:divBdr>
        </w:div>
        <w:div w:id="286937747">
          <w:marLeft w:val="480"/>
          <w:marRight w:val="0"/>
          <w:marTop w:val="0"/>
          <w:marBottom w:val="0"/>
          <w:divBdr>
            <w:top w:val="none" w:sz="0" w:space="0" w:color="auto"/>
            <w:left w:val="none" w:sz="0" w:space="0" w:color="auto"/>
            <w:bottom w:val="none" w:sz="0" w:space="0" w:color="auto"/>
            <w:right w:val="none" w:sz="0" w:space="0" w:color="auto"/>
          </w:divBdr>
        </w:div>
        <w:div w:id="303897814">
          <w:marLeft w:val="480"/>
          <w:marRight w:val="0"/>
          <w:marTop w:val="0"/>
          <w:marBottom w:val="0"/>
          <w:divBdr>
            <w:top w:val="none" w:sz="0" w:space="0" w:color="auto"/>
            <w:left w:val="none" w:sz="0" w:space="0" w:color="auto"/>
            <w:bottom w:val="none" w:sz="0" w:space="0" w:color="auto"/>
            <w:right w:val="none" w:sz="0" w:space="0" w:color="auto"/>
          </w:divBdr>
        </w:div>
        <w:div w:id="328875726">
          <w:marLeft w:val="480"/>
          <w:marRight w:val="0"/>
          <w:marTop w:val="0"/>
          <w:marBottom w:val="0"/>
          <w:divBdr>
            <w:top w:val="none" w:sz="0" w:space="0" w:color="auto"/>
            <w:left w:val="none" w:sz="0" w:space="0" w:color="auto"/>
            <w:bottom w:val="none" w:sz="0" w:space="0" w:color="auto"/>
            <w:right w:val="none" w:sz="0" w:space="0" w:color="auto"/>
          </w:divBdr>
        </w:div>
        <w:div w:id="344939310">
          <w:marLeft w:val="480"/>
          <w:marRight w:val="0"/>
          <w:marTop w:val="0"/>
          <w:marBottom w:val="0"/>
          <w:divBdr>
            <w:top w:val="none" w:sz="0" w:space="0" w:color="auto"/>
            <w:left w:val="none" w:sz="0" w:space="0" w:color="auto"/>
            <w:bottom w:val="none" w:sz="0" w:space="0" w:color="auto"/>
            <w:right w:val="none" w:sz="0" w:space="0" w:color="auto"/>
          </w:divBdr>
        </w:div>
        <w:div w:id="390887862">
          <w:marLeft w:val="480"/>
          <w:marRight w:val="0"/>
          <w:marTop w:val="0"/>
          <w:marBottom w:val="0"/>
          <w:divBdr>
            <w:top w:val="none" w:sz="0" w:space="0" w:color="auto"/>
            <w:left w:val="none" w:sz="0" w:space="0" w:color="auto"/>
            <w:bottom w:val="none" w:sz="0" w:space="0" w:color="auto"/>
            <w:right w:val="none" w:sz="0" w:space="0" w:color="auto"/>
          </w:divBdr>
        </w:div>
        <w:div w:id="413743487">
          <w:marLeft w:val="480"/>
          <w:marRight w:val="0"/>
          <w:marTop w:val="0"/>
          <w:marBottom w:val="0"/>
          <w:divBdr>
            <w:top w:val="none" w:sz="0" w:space="0" w:color="auto"/>
            <w:left w:val="none" w:sz="0" w:space="0" w:color="auto"/>
            <w:bottom w:val="none" w:sz="0" w:space="0" w:color="auto"/>
            <w:right w:val="none" w:sz="0" w:space="0" w:color="auto"/>
          </w:divBdr>
        </w:div>
        <w:div w:id="429008811">
          <w:marLeft w:val="480"/>
          <w:marRight w:val="0"/>
          <w:marTop w:val="0"/>
          <w:marBottom w:val="0"/>
          <w:divBdr>
            <w:top w:val="none" w:sz="0" w:space="0" w:color="auto"/>
            <w:left w:val="none" w:sz="0" w:space="0" w:color="auto"/>
            <w:bottom w:val="none" w:sz="0" w:space="0" w:color="auto"/>
            <w:right w:val="none" w:sz="0" w:space="0" w:color="auto"/>
          </w:divBdr>
        </w:div>
        <w:div w:id="486215681">
          <w:marLeft w:val="480"/>
          <w:marRight w:val="0"/>
          <w:marTop w:val="0"/>
          <w:marBottom w:val="0"/>
          <w:divBdr>
            <w:top w:val="none" w:sz="0" w:space="0" w:color="auto"/>
            <w:left w:val="none" w:sz="0" w:space="0" w:color="auto"/>
            <w:bottom w:val="none" w:sz="0" w:space="0" w:color="auto"/>
            <w:right w:val="none" w:sz="0" w:space="0" w:color="auto"/>
          </w:divBdr>
        </w:div>
        <w:div w:id="508525760">
          <w:marLeft w:val="480"/>
          <w:marRight w:val="0"/>
          <w:marTop w:val="0"/>
          <w:marBottom w:val="0"/>
          <w:divBdr>
            <w:top w:val="none" w:sz="0" w:space="0" w:color="auto"/>
            <w:left w:val="none" w:sz="0" w:space="0" w:color="auto"/>
            <w:bottom w:val="none" w:sz="0" w:space="0" w:color="auto"/>
            <w:right w:val="none" w:sz="0" w:space="0" w:color="auto"/>
          </w:divBdr>
        </w:div>
        <w:div w:id="518936691">
          <w:marLeft w:val="480"/>
          <w:marRight w:val="0"/>
          <w:marTop w:val="0"/>
          <w:marBottom w:val="0"/>
          <w:divBdr>
            <w:top w:val="none" w:sz="0" w:space="0" w:color="auto"/>
            <w:left w:val="none" w:sz="0" w:space="0" w:color="auto"/>
            <w:bottom w:val="none" w:sz="0" w:space="0" w:color="auto"/>
            <w:right w:val="none" w:sz="0" w:space="0" w:color="auto"/>
          </w:divBdr>
        </w:div>
        <w:div w:id="538662715">
          <w:marLeft w:val="480"/>
          <w:marRight w:val="0"/>
          <w:marTop w:val="0"/>
          <w:marBottom w:val="0"/>
          <w:divBdr>
            <w:top w:val="none" w:sz="0" w:space="0" w:color="auto"/>
            <w:left w:val="none" w:sz="0" w:space="0" w:color="auto"/>
            <w:bottom w:val="none" w:sz="0" w:space="0" w:color="auto"/>
            <w:right w:val="none" w:sz="0" w:space="0" w:color="auto"/>
          </w:divBdr>
        </w:div>
        <w:div w:id="549850049">
          <w:marLeft w:val="480"/>
          <w:marRight w:val="0"/>
          <w:marTop w:val="0"/>
          <w:marBottom w:val="0"/>
          <w:divBdr>
            <w:top w:val="none" w:sz="0" w:space="0" w:color="auto"/>
            <w:left w:val="none" w:sz="0" w:space="0" w:color="auto"/>
            <w:bottom w:val="none" w:sz="0" w:space="0" w:color="auto"/>
            <w:right w:val="none" w:sz="0" w:space="0" w:color="auto"/>
          </w:divBdr>
        </w:div>
        <w:div w:id="559099760">
          <w:marLeft w:val="480"/>
          <w:marRight w:val="0"/>
          <w:marTop w:val="0"/>
          <w:marBottom w:val="0"/>
          <w:divBdr>
            <w:top w:val="none" w:sz="0" w:space="0" w:color="auto"/>
            <w:left w:val="none" w:sz="0" w:space="0" w:color="auto"/>
            <w:bottom w:val="none" w:sz="0" w:space="0" w:color="auto"/>
            <w:right w:val="none" w:sz="0" w:space="0" w:color="auto"/>
          </w:divBdr>
        </w:div>
        <w:div w:id="566112220">
          <w:marLeft w:val="480"/>
          <w:marRight w:val="0"/>
          <w:marTop w:val="0"/>
          <w:marBottom w:val="0"/>
          <w:divBdr>
            <w:top w:val="none" w:sz="0" w:space="0" w:color="auto"/>
            <w:left w:val="none" w:sz="0" w:space="0" w:color="auto"/>
            <w:bottom w:val="none" w:sz="0" w:space="0" w:color="auto"/>
            <w:right w:val="none" w:sz="0" w:space="0" w:color="auto"/>
          </w:divBdr>
        </w:div>
        <w:div w:id="608317205">
          <w:marLeft w:val="480"/>
          <w:marRight w:val="0"/>
          <w:marTop w:val="0"/>
          <w:marBottom w:val="0"/>
          <w:divBdr>
            <w:top w:val="none" w:sz="0" w:space="0" w:color="auto"/>
            <w:left w:val="none" w:sz="0" w:space="0" w:color="auto"/>
            <w:bottom w:val="none" w:sz="0" w:space="0" w:color="auto"/>
            <w:right w:val="none" w:sz="0" w:space="0" w:color="auto"/>
          </w:divBdr>
        </w:div>
        <w:div w:id="654185593">
          <w:marLeft w:val="480"/>
          <w:marRight w:val="0"/>
          <w:marTop w:val="0"/>
          <w:marBottom w:val="0"/>
          <w:divBdr>
            <w:top w:val="none" w:sz="0" w:space="0" w:color="auto"/>
            <w:left w:val="none" w:sz="0" w:space="0" w:color="auto"/>
            <w:bottom w:val="none" w:sz="0" w:space="0" w:color="auto"/>
            <w:right w:val="none" w:sz="0" w:space="0" w:color="auto"/>
          </w:divBdr>
        </w:div>
        <w:div w:id="668484192">
          <w:marLeft w:val="480"/>
          <w:marRight w:val="0"/>
          <w:marTop w:val="0"/>
          <w:marBottom w:val="0"/>
          <w:divBdr>
            <w:top w:val="none" w:sz="0" w:space="0" w:color="auto"/>
            <w:left w:val="none" w:sz="0" w:space="0" w:color="auto"/>
            <w:bottom w:val="none" w:sz="0" w:space="0" w:color="auto"/>
            <w:right w:val="none" w:sz="0" w:space="0" w:color="auto"/>
          </w:divBdr>
        </w:div>
        <w:div w:id="725757232">
          <w:marLeft w:val="480"/>
          <w:marRight w:val="0"/>
          <w:marTop w:val="0"/>
          <w:marBottom w:val="0"/>
          <w:divBdr>
            <w:top w:val="none" w:sz="0" w:space="0" w:color="auto"/>
            <w:left w:val="none" w:sz="0" w:space="0" w:color="auto"/>
            <w:bottom w:val="none" w:sz="0" w:space="0" w:color="auto"/>
            <w:right w:val="none" w:sz="0" w:space="0" w:color="auto"/>
          </w:divBdr>
        </w:div>
        <w:div w:id="735666157">
          <w:marLeft w:val="480"/>
          <w:marRight w:val="0"/>
          <w:marTop w:val="0"/>
          <w:marBottom w:val="0"/>
          <w:divBdr>
            <w:top w:val="none" w:sz="0" w:space="0" w:color="auto"/>
            <w:left w:val="none" w:sz="0" w:space="0" w:color="auto"/>
            <w:bottom w:val="none" w:sz="0" w:space="0" w:color="auto"/>
            <w:right w:val="none" w:sz="0" w:space="0" w:color="auto"/>
          </w:divBdr>
        </w:div>
        <w:div w:id="745305438">
          <w:marLeft w:val="480"/>
          <w:marRight w:val="0"/>
          <w:marTop w:val="0"/>
          <w:marBottom w:val="0"/>
          <w:divBdr>
            <w:top w:val="none" w:sz="0" w:space="0" w:color="auto"/>
            <w:left w:val="none" w:sz="0" w:space="0" w:color="auto"/>
            <w:bottom w:val="none" w:sz="0" w:space="0" w:color="auto"/>
            <w:right w:val="none" w:sz="0" w:space="0" w:color="auto"/>
          </w:divBdr>
        </w:div>
        <w:div w:id="780763014">
          <w:marLeft w:val="480"/>
          <w:marRight w:val="0"/>
          <w:marTop w:val="0"/>
          <w:marBottom w:val="0"/>
          <w:divBdr>
            <w:top w:val="none" w:sz="0" w:space="0" w:color="auto"/>
            <w:left w:val="none" w:sz="0" w:space="0" w:color="auto"/>
            <w:bottom w:val="none" w:sz="0" w:space="0" w:color="auto"/>
            <w:right w:val="none" w:sz="0" w:space="0" w:color="auto"/>
          </w:divBdr>
        </w:div>
        <w:div w:id="870456527">
          <w:marLeft w:val="480"/>
          <w:marRight w:val="0"/>
          <w:marTop w:val="0"/>
          <w:marBottom w:val="0"/>
          <w:divBdr>
            <w:top w:val="none" w:sz="0" w:space="0" w:color="auto"/>
            <w:left w:val="none" w:sz="0" w:space="0" w:color="auto"/>
            <w:bottom w:val="none" w:sz="0" w:space="0" w:color="auto"/>
            <w:right w:val="none" w:sz="0" w:space="0" w:color="auto"/>
          </w:divBdr>
        </w:div>
        <w:div w:id="877010083">
          <w:marLeft w:val="480"/>
          <w:marRight w:val="0"/>
          <w:marTop w:val="0"/>
          <w:marBottom w:val="0"/>
          <w:divBdr>
            <w:top w:val="none" w:sz="0" w:space="0" w:color="auto"/>
            <w:left w:val="none" w:sz="0" w:space="0" w:color="auto"/>
            <w:bottom w:val="none" w:sz="0" w:space="0" w:color="auto"/>
            <w:right w:val="none" w:sz="0" w:space="0" w:color="auto"/>
          </w:divBdr>
        </w:div>
        <w:div w:id="971710382">
          <w:marLeft w:val="480"/>
          <w:marRight w:val="0"/>
          <w:marTop w:val="0"/>
          <w:marBottom w:val="0"/>
          <w:divBdr>
            <w:top w:val="none" w:sz="0" w:space="0" w:color="auto"/>
            <w:left w:val="none" w:sz="0" w:space="0" w:color="auto"/>
            <w:bottom w:val="none" w:sz="0" w:space="0" w:color="auto"/>
            <w:right w:val="none" w:sz="0" w:space="0" w:color="auto"/>
          </w:divBdr>
        </w:div>
        <w:div w:id="1027289841">
          <w:marLeft w:val="480"/>
          <w:marRight w:val="0"/>
          <w:marTop w:val="0"/>
          <w:marBottom w:val="0"/>
          <w:divBdr>
            <w:top w:val="none" w:sz="0" w:space="0" w:color="auto"/>
            <w:left w:val="none" w:sz="0" w:space="0" w:color="auto"/>
            <w:bottom w:val="none" w:sz="0" w:space="0" w:color="auto"/>
            <w:right w:val="none" w:sz="0" w:space="0" w:color="auto"/>
          </w:divBdr>
        </w:div>
        <w:div w:id="1061371733">
          <w:marLeft w:val="480"/>
          <w:marRight w:val="0"/>
          <w:marTop w:val="0"/>
          <w:marBottom w:val="0"/>
          <w:divBdr>
            <w:top w:val="none" w:sz="0" w:space="0" w:color="auto"/>
            <w:left w:val="none" w:sz="0" w:space="0" w:color="auto"/>
            <w:bottom w:val="none" w:sz="0" w:space="0" w:color="auto"/>
            <w:right w:val="none" w:sz="0" w:space="0" w:color="auto"/>
          </w:divBdr>
        </w:div>
        <w:div w:id="1084911454">
          <w:marLeft w:val="480"/>
          <w:marRight w:val="0"/>
          <w:marTop w:val="0"/>
          <w:marBottom w:val="0"/>
          <w:divBdr>
            <w:top w:val="none" w:sz="0" w:space="0" w:color="auto"/>
            <w:left w:val="none" w:sz="0" w:space="0" w:color="auto"/>
            <w:bottom w:val="none" w:sz="0" w:space="0" w:color="auto"/>
            <w:right w:val="none" w:sz="0" w:space="0" w:color="auto"/>
          </w:divBdr>
        </w:div>
        <w:div w:id="1089353804">
          <w:marLeft w:val="480"/>
          <w:marRight w:val="0"/>
          <w:marTop w:val="0"/>
          <w:marBottom w:val="0"/>
          <w:divBdr>
            <w:top w:val="none" w:sz="0" w:space="0" w:color="auto"/>
            <w:left w:val="none" w:sz="0" w:space="0" w:color="auto"/>
            <w:bottom w:val="none" w:sz="0" w:space="0" w:color="auto"/>
            <w:right w:val="none" w:sz="0" w:space="0" w:color="auto"/>
          </w:divBdr>
        </w:div>
        <w:div w:id="1100177723">
          <w:marLeft w:val="480"/>
          <w:marRight w:val="0"/>
          <w:marTop w:val="0"/>
          <w:marBottom w:val="0"/>
          <w:divBdr>
            <w:top w:val="none" w:sz="0" w:space="0" w:color="auto"/>
            <w:left w:val="none" w:sz="0" w:space="0" w:color="auto"/>
            <w:bottom w:val="none" w:sz="0" w:space="0" w:color="auto"/>
            <w:right w:val="none" w:sz="0" w:space="0" w:color="auto"/>
          </w:divBdr>
        </w:div>
        <w:div w:id="1157499126">
          <w:marLeft w:val="480"/>
          <w:marRight w:val="0"/>
          <w:marTop w:val="0"/>
          <w:marBottom w:val="0"/>
          <w:divBdr>
            <w:top w:val="none" w:sz="0" w:space="0" w:color="auto"/>
            <w:left w:val="none" w:sz="0" w:space="0" w:color="auto"/>
            <w:bottom w:val="none" w:sz="0" w:space="0" w:color="auto"/>
            <w:right w:val="none" w:sz="0" w:space="0" w:color="auto"/>
          </w:divBdr>
        </w:div>
        <w:div w:id="1270548465">
          <w:marLeft w:val="480"/>
          <w:marRight w:val="0"/>
          <w:marTop w:val="0"/>
          <w:marBottom w:val="0"/>
          <w:divBdr>
            <w:top w:val="none" w:sz="0" w:space="0" w:color="auto"/>
            <w:left w:val="none" w:sz="0" w:space="0" w:color="auto"/>
            <w:bottom w:val="none" w:sz="0" w:space="0" w:color="auto"/>
            <w:right w:val="none" w:sz="0" w:space="0" w:color="auto"/>
          </w:divBdr>
        </w:div>
        <w:div w:id="1341470354">
          <w:marLeft w:val="480"/>
          <w:marRight w:val="0"/>
          <w:marTop w:val="0"/>
          <w:marBottom w:val="0"/>
          <w:divBdr>
            <w:top w:val="none" w:sz="0" w:space="0" w:color="auto"/>
            <w:left w:val="none" w:sz="0" w:space="0" w:color="auto"/>
            <w:bottom w:val="none" w:sz="0" w:space="0" w:color="auto"/>
            <w:right w:val="none" w:sz="0" w:space="0" w:color="auto"/>
          </w:divBdr>
        </w:div>
        <w:div w:id="1364204948">
          <w:marLeft w:val="480"/>
          <w:marRight w:val="0"/>
          <w:marTop w:val="0"/>
          <w:marBottom w:val="0"/>
          <w:divBdr>
            <w:top w:val="none" w:sz="0" w:space="0" w:color="auto"/>
            <w:left w:val="none" w:sz="0" w:space="0" w:color="auto"/>
            <w:bottom w:val="none" w:sz="0" w:space="0" w:color="auto"/>
            <w:right w:val="none" w:sz="0" w:space="0" w:color="auto"/>
          </w:divBdr>
        </w:div>
        <w:div w:id="1372342164">
          <w:marLeft w:val="480"/>
          <w:marRight w:val="0"/>
          <w:marTop w:val="0"/>
          <w:marBottom w:val="0"/>
          <w:divBdr>
            <w:top w:val="none" w:sz="0" w:space="0" w:color="auto"/>
            <w:left w:val="none" w:sz="0" w:space="0" w:color="auto"/>
            <w:bottom w:val="none" w:sz="0" w:space="0" w:color="auto"/>
            <w:right w:val="none" w:sz="0" w:space="0" w:color="auto"/>
          </w:divBdr>
        </w:div>
        <w:div w:id="1417289840">
          <w:marLeft w:val="480"/>
          <w:marRight w:val="0"/>
          <w:marTop w:val="0"/>
          <w:marBottom w:val="0"/>
          <w:divBdr>
            <w:top w:val="none" w:sz="0" w:space="0" w:color="auto"/>
            <w:left w:val="none" w:sz="0" w:space="0" w:color="auto"/>
            <w:bottom w:val="none" w:sz="0" w:space="0" w:color="auto"/>
            <w:right w:val="none" w:sz="0" w:space="0" w:color="auto"/>
          </w:divBdr>
        </w:div>
        <w:div w:id="1419711614">
          <w:marLeft w:val="480"/>
          <w:marRight w:val="0"/>
          <w:marTop w:val="0"/>
          <w:marBottom w:val="0"/>
          <w:divBdr>
            <w:top w:val="none" w:sz="0" w:space="0" w:color="auto"/>
            <w:left w:val="none" w:sz="0" w:space="0" w:color="auto"/>
            <w:bottom w:val="none" w:sz="0" w:space="0" w:color="auto"/>
            <w:right w:val="none" w:sz="0" w:space="0" w:color="auto"/>
          </w:divBdr>
        </w:div>
        <w:div w:id="1441341615">
          <w:marLeft w:val="480"/>
          <w:marRight w:val="0"/>
          <w:marTop w:val="0"/>
          <w:marBottom w:val="0"/>
          <w:divBdr>
            <w:top w:val="none" w:sz="0" w:space="0" w:color="auto"/>
            <w:left w:val="none" w:sz="0" w:space="0" w:color="auto"/>
            <w:bottom w:val="none" w:sz="0" w:space="0" w:color="auto"/>
            <w:right w:val="none" w:sz="0" w:space="0" w:color="auto"/>
          </w:divBdr>
        </w:div>
        <w:div w:id="1451242573">
          <w:marLeft w:val="480"/>
          <w:marRight w:val="0"/>
          <w:marTop w:val="0"/>
          <w:marBottom w:val="0"/>
          <w:divBdr>
            <w:top w:val="none" w:sz="0" w:space="0" w:color="auto"/>
            <w:left w:val="none" w:sz="0" w:space="0" w:color="auto"/>
            <w:bottom w:val="none" w:sz="0" w:space="0" w:color="auto"/>
            <w:right w:val="none" w:sz="0" w:space="0" w:color="auto"/>
          </w:divBdr>
        </w:div>
        <w:div w:id="1454206869">
          <w:marLeft w:val="480"/>
          <w:marRight w:val="0"/>
          <w:marTop w:val="0"/>
          <w:marBottom w:val="0"/>
          <w:divBdr>
            <w:top w:val="none" w:sz="0" w:space="0" w:color="auto"/>
            <w:left w:val="none" w:sz="0" w:space="0" w:color="auto"/>
            <w:bottom w:val="none" w:sz="0" w:space="0" w:color="auto"/>
            <w:right w:val="none" w:sz="0" w:space="0" w:color="auto"/>
          </w:divBdr>
        </w:div>
        <w:div w:id="1486817568">
          <w:marLeft w:val="480"/>
          <w:marRight w:val="0"/>
          <w:marTop w:val="0"/>
          <w:marBottom w:val="0"/>
          <w:divBdr>
            <w:top w:val="none" w:sz="0" w:space="0" w:color="auto"/>
            <w:left w:val="none" w:sz="0" w:space="0" w:color="auto"/>
            <w:bottom w:val="none" w:sz="0" w:space="0" w:color="auto"/>
            <w:right w:val="none" w:sz="0" w:space="0" w:color="auto"/>
          </w:divBdr>
        </w:div>
        <w:div w:id="1516924439">
          <w:marLeft w:val="480"/>
          <w:marRight w:val="0"/>
          <w:marTop w:val="0"/>
          <w:marBottom w:val="0"/>
          <w:divBdr>
            <w:top w:val="none" w:sz="0" w:space="0" w:color="auto"/>
            <w:left w:val="none" w:sz="0" w:space="0" w:color="auto"/>
            <w:bottom w:val="none" w:sz="0" w:space="0" w:color="auto"/>
            <w:right w:val="none" w:sz="0" w:space="0" w:color="auto"/>
          </w:divBdr>
        </w:div>
        <w:div w:id="1520192019">
          <w:marLeft w:val="480"/>
          <w:marRight w:val="0"/>
          <w:marTop w:val="0"/>
          <w:marBottom w:val="0"/>
          <w:divBdr>
            <w:top w:val="none" w:sz="0" w:space="0" w:color="auto"/>
            <w:left w:val="none" w:sz="0" w:space="0" w:color="auto"/>
            <w:bottom w:val="none" w:sz="0" w:space="0" w:color="auto"/>
            <w:right w:val="none" w:sz="0" w:space="0" w:color="auto"/>
          </w:divBdr>
        </w:div>
        <w:div w:id="1548302008">
          <w:marLeft w:val="480"/>
          <w:marRight w:val="0"/>
          <w:marTop w:val="0"/>
          <w:marBottom w:val="0"/>
          <w:divBdr>
            <w:top w:val="none" w:sz="0" w:space="0" w:color="auto"/>
            <w:left w:val="none" w:sz="0" w:space="0" w:color="auto"/>
            <w:bottom w:val="none" w:sz="0" w:space="0" w:color="auto"/>
            <w:right w:val="none" w:sz="0" w:space="0" w:color="auto"/>
          </w:divBdr>
        </w:div>
        <w:div w:id="1631397122">
          <w:marLeft w:val="480"/>
          <w:marRight w:val="0"/>
          <w:marTop w:val="0"/>
          <w:marBottom w:val="0"/>
          <w:divBdr>
            <w:top w:val="none" w:sz="0" w:space="0" w:color="auto"/>
            <w:left w:val="none" w:sz="0" w:space="0" w:color="auto"/>
            <w:bottom w:val="none" w:sz="0" w:space="0" w:color="auto"/>
            <w:right w:val="none" w:sz="0" w:space="0" w:color="auto"/>
          </w:divBdr>
        </w:div>
        <w:div w:id="1639607243">
          <w:marLeft w:val="480"/>
          <w:marRight w:val="0"/>
          <w:marTop w:val="0"/>
          <w:marBottom w:val="0"/>
          <w:divBdr>
            <w:top w:val="none" w:sz="0" w:space="0" w:color="auto"/>
            <w:left w:val="none" w:sz="0" w:space="0" w:color="auto"/>
            <w:bottom w:val="none" w:sz="0" w:space="0" w:color="auto"/>
            <w:right w:val="none" w:sz="0" w:space="0" w:color="auto"/>
          </w:divBdr>
        </w:div>
        <w:div w:id="1644382955">
          <w:marLeft w:val="480"/>
          <w:marRight w:val="0"/>
          <w:marTop w:val="0"/>
          <w:marBottom w:val="0"/>
          <w:divBdr>
            <w:top w:val="none" w:sz="0" w:space="0" w:color="auto"/>
            <w:left w:val="none" w:sz="0" w:space="0" w:color="auto"/>
            <w:bottom w:val="none" w:sz="0" w:space="0" w:color="auto"/>
            <w:right w:val="none" w:sz="0" w:space="0" w:color="auto"/>
          </w:divBdr>
        </w:div>
        <w:div w:id="1663309031">
          <w:marLeft w:val="480"/>
          <w:marRight w:val="0"/>
          <w:marTop w:val="0"/>
          <w:marBottom w:val="0"/>
          <w:divBdr>
            <w:top w:val="none" w:sz="0" w:space="0" w:color="auto"/>
            <w:left w:val="none" w:sz="0" w:space="0" w:color="auto"/>
            <w:bottom w:val="none" w:sz="0" w:space="0" w:color="auto"/>
            <w:right w:val="none" w:sz="0" w:space="0" w:color="auto"/>
          </w:divBdr>
        </w:div>
        <w:div w:id="1679578179">
          <w:marLeft w:val="480"/>
          <w:marRight w:val="0"/>
          <w:marTop w:val="0"/>
          <w:marBottom w:val="0"/>
          <w:divBdr>
            <w:top w:val="none" w:sz="0" w:space="0" w:color="auto"/>
            <w:left w:val="none" w:sz="0" w:space="0" w:color="auto"/>
            <w:bottom w:val="none" w:sz="0" w:space="0" w:color="auto"/>
            <w:right w:val="none" w:sz="0" w:space="0" w:color="auto"/>
          </w:divBdr>
        </w:div>
        <w:div w:id="1716930907">
          <w:marLeft w:val="480"/>
          <w:marRight w:val="0"/>
          <w:marTop w:val="0"/>
          <w:marBottom w:val="0"/>
          <w:divBdr>
            <w:top w:val="none" w:sz="0" w:space="0" w:color="auto"/>
            <w:left w:val="none" w:sz="0" w:space="0" w:color="auto"/>
            <w:bottom w:val="none" w:sz="0" w:space="0" w:color="auto"/>
            <w:right w:val="none" w:sz="0" w:space="0" w:color="auto"/>
          </w:divBdr>
        </w:div>
        <w:div w:id="1720472761">
          <w:marLeft w:val="480"/>
          <w:marRight w:val="0"/>
          <w:marTop w:val="0"/>
          <w:marBottom w:val="0"/>
          <w:divBdr>
            <w:top w:val="none" w:sz="0" w:space="0" w:color="auto"/>
            <w:left w:val="none" w:sz="0" w:space="0" w:color="auto"/>
            <w:bottom w:val="none" w:sz="0" w:space="0" w:color="auto"/>
            <w:right w:val="none" w:sz="0" w:space="0" w:color="auto"/>
          </w:divBdr>
        </w:div>
        <w:div w:id="1775662841">
          <w:marLeft w:val="480"/>
          <w:marRight w:val="0"/>
          <w:marTop w:val="0"/>
          <w:marBottom w:val="0"/>
          <w:divBdr>
            <w:top w:val="none" w:sz="0" w:space="0" w:color="auto"/>
            <w:left w:val="none" w:sz="0" w:space="0" w:color="auto"/>
            <w:bottom w:val="none" w:sz="0" w:space="0" w:color="auto"/>
            <w:right w:val="none" w:sz="0" w:space="0" w:color="auto"/>
          </w:divBdr>
        </w:div>
        <w:div w:id="1797915752">
          <w:marLeft w:val="480"/>
          <w:marRight w:val="0"/>
          <w:marTop w:val="0"/>
          <w:marBottom w:val="0"/>
          <w:divBdr>
            <w:top w:val="none" w:sz="0" w:space="0" w:color="auto"/>
            <w:left w:val="none" w:sz="0" w:space="0" w:color="auto"/>
            <w:bottom w:val="none" w:sz="0" w:space="0" w:color="auto"/>
            <w:right w:val="none" w:sz="0" w:space="0" w:color="auto"/>
          </w:divBdr>
        </w:div>
        <w:div w:id="1812750746">
          <w:marLeft w:val="480"/>
          <w:marRight w:val="0"/>
          <w:marTop w:val="0"/>
          <w:marBottom w:val="0"/>
          <w:divBdr>
            <w:top w:val="none" w:sz="0" w:space="0" w:color="auto"/>
            <w:left w:val="none" w:sz="0" w:space="0" w:color="auto"/>
            <w:bottom w:val="none" w:sz="0" w:space="0" w:color="auto"/>
            <w:right w:val="none" w:sz="0" w:space="0" w:color="auto"/>
          </w:divBdr>
        </w:div>
        <w:div w:id="1830753059">
          <w:marLeft w:val="480"/>
          <w:marRight w:val="0"/>
          <w:marTop w:val="0"/>
          <w:marBottom w:val="0"/>
          <w:divBdr>
            <w:top w:val="none" w:sz="0" w:space="0" w:color="auto"/>
            <w:left w:val="none" w:sz="0" w:space="0" w:color="auto"/>
            <w:bottom w:val="none" w:sz="0" w:space="0" w:color="auto"/>
            <w:right w:val="none" w:sz="0" w:space="0" w:color="auto"/>
          </w:divBdr>
        </w:div>
        <w:div w:id="1832715128">
          <w:marLeft w:val="480"/>
          <w:marRight w:val="0"/>
          <w:marTop w:val="0"/>
          <w:marBottom w:val="0"/>
          <w:divBdr>
            <w:top w:val="none" w:sz="0" w:space="0" w:color="auto"/>
            <w:left w:val="none" w:sz="0" w:space="0" w:color="auto"/>
            <w:bottom w:val="none" w:sz="0" w:space="0" w:color="auto"/>
            <w:right w:val="none" w:sz="0" w:space="0" w:color="auto"/>
          </w:divBdr>
        </w:div>
        <w:div w:id="1835487750">
          <w:marLeft w:val="480"/>
          <w:marRight w:val="0"/>
          <w:marTop w:val="0"/>
          <w:marBottom w:val="0"/>
          <w:divBdr>
            <w:top w:val="none" w:sz="0" w:space="0" w:color="auto"/>
            <w:left w:val="none" w:sz="0" w:space="0" w:color="auto"/>
            <w:bottom w:val="none" w:sz="0" w:space="0" w:color="auto"/>
            <w:right w:val="none" w:sz="0" w:space="0" w:color="auto"/>
          </w:divBdr>
        </w:div>
        <w:div w:id="1900822481">
          <w:marLeft w:val="480"/>
          <w:marRight w:val="0"/>
          <w:marTop w:val="0"/>
          <w:marBottom w:val="0"/>
          <w:divBdr>
            <w:top w:val="none" w:sz="0" w:space="0" w:color="auto"/>
            <w:left w:val="none" w:sz="0" w:space="0" w:color="auto"/>
            <w:bottom w:val="none" w:sz="0" w:space="0" w:color="auto"/>
            <w:right w:val="none" w:sz="0" w:space="0" w:color="auto"/>
          </w:divBdr>
        </w:div>
        <w:div w:id="1914267866">
          <w:marLeft w:val="480"/>
          <w:marRight w:val="0"/>
          <w:marTop w:val="0"/>
          <w:marBottom w:val="0"/>
          <w:divBdr>
            <w:top w:val="none" w:sz="0" w:space="0" w:color="auto"/>
            <w:left w:val="none" w:sz="0" w:space="0" w:color="auto"/>
            <w:bottom w:val="none" w:sz="0" w:space="0" w:color="auto"/>
            <w:right w:val="none" w:sz="0" w:space="0" w:color="auto"/>
          </w:divBdr>
        </w:div>
        <w:div w:id="1930044737">
          <w:marLeft w:val="480"/>
          <w:marRight w:val="0"/>
          <w:marTop w:val="0"/>
          <w:marBottom w:val="0"/>
          <w:divBdr>
            <w:top w:val="none" w:sz="0" w:space="0" w:color="auto"/>
            <w:left w:val="none" w:sz="0" w:space="0" w:color="auto"/>
            <w:bottom w:val="none" w:sz="0" w:space="0" w:color="auto"/>
            <w:right w:val="none" w:sz="0" w:space="0" w:color="auto"/>
          </w:divBdr>
        </w:div>
        <w:div w:id="1938521972">
          <w:marLeft w:val="480"/>
          <w:marRight w:val="0"/>
          <w:marTop w:val="0"/>
          <w:marBottom w:val="0"/>
          <w:divBdr>
            <w:top w:val="none" w:sz="0" w:space="0" w:color="auto"/>
            <w:left w:val="none" w:sz="0" w:space="0" w:color="auto"/>
            <w:bottom w:val="none" w:sz="0" w:space="0" w:color="auto"/>
            <w:right w:val="none" w:sz="0" w:space="0" w:color="auto"/>
          </w:divBdr>
        </w:div>
        <w:div w:id="1948199704">
          <w:marLeft w:val="480"/>
          <w:marRight w:val="0"/>
          <w:marTop w:val="0"/>
          <w:marBottom w:val="0"/>
          <w:divBdr>
            <w:top w:val="none" w:sz="0" w:space="0" w:color="auto"/>
            <w:left w:val="none" w:sz="0" w:space="0" w:color="auto"/>
            <w:bottom w:val="none" w:sz="0" w:space="0" w:color="auto"/>
            <w:right w:val="none" w:sz="0" w:space="0" w:color="auto"/>
          </w:divBdr>
        </w:div>
        <w:div w:id="1948272191">
          <w:marLeft w:val="480"/>
          <w:marRight w:val="0"/>
          <w:marTop w:val="0"/>
          <w:marBottom w:val="0"/>
          <w:divBdr>
            <w:top w:val="none" w:sz="0" w:space="0" w:color="auto"/>
            <w:left w:val="none" w:sz="0" w:space="0" w:color="auto"/>
            <w:bottom w:val="none" w:sz="0" w:space="0" w:color="auto"/>
            <w:right w:val="none" w:sz="0" w:space="0" w:color="auto"/>
          </w:divBdr>
        </w:div>
        <w:div w:id="2000382999">
          <w:marLeft w:val="480"/>
          <w:marRight w:val="0"/>
          <w:marTop w:val="0"/>
          <w:marBottom w:val="0"/>
          <w:divBdr>
            <w:top w:val="none" w:sz="0" w:space="0" w:color="auto"/>
            <w:left w:val="none" w:sz="0" w:space="0" w:color="auto"/>
            <w:bottom w:val="none" w:sz="0" w:space="0" w:color="auto"/>
            <w:right w:val="none" w:sz="0" w:space="0" w:color="auto"/>
          </w:divBdr>
        </w:div>
        <w:div w:id="2017734089">
          <w:marLeft w:val="480"/>
          <w:marRight w:val="0"/>
          <w:marTop w:val="0"/>
          <w:marBottom w:val="0"/>
          <w:divBdr>
            <w:top w:val="none" w:sz="0" w:space="0" w:color="auto"/>
            <w:left w:val="none" w:sz="0" w:space="0" w:color="auto"/>
            <w:bottom w:val="none" w:sz="0" w:space="0" w:color="auto"/>
            <w:right w:val="none" w:sz="0" w:space="0" w:color="auto"/>
          </w:divBdr>
        </w:div>
      </w:divsChild>
    </w:div>
    <w:div w:id="2075011060">
      <w:marLeft w:val="480"/>
      <w:marRight w:val="0"/>
      <w:marTop w:val="0"/>
      <w:marBottom w:val="0"/>
      <w:divBdr>
        <w:top w:val="none" w:sz="0" w:space="0" w:color="auto"/>
        <w:left w:val="none" w:sz="0" w:space="0" w:color="auto"/>
        <w:bottom w:val="none" w:sz="0" w:space="0" w:color="auto"/>
        <w:right w:val="none" w:sz="0" w:space="0" w:color="auto"/>
      </w:divBdr>
    </w:div>
    <w:div w:id="2075547944">
      <w:marLeft w:val="640"/>
      <w:marRight w:val="0"/>
      <w:marTop w:val="0"/>
      <w:marBottom w:val="0"/>
      <w:divBdr>
        <w:top w:val="none" w:sz="0" w:space="0" w:color="auto"/>
        <w:left w:val="none" w:sz="0" w:space="0" w:color="auto"/>
        <w:bottom w:val="none" w:sz="0" w:space="0" w:color="auto"/>
        <w:right w:val="none" w:sz="0" w:space="0" w:color="auto"/>
      </w:divBdr>
    </w:div>
    <w:div w:id="2075741377">
      <w:marLeft w:val="640"/>
      <w:marRight w:val="0"/>
      <w:marTop w:val="0"/>
      <w:marBottom w:val="0"/>
      <w:divBdr>
        <w:top w:val="none" w:sz="0" w:space="0" w:color="auto"/>
        <w:left w:val="none" w:sz="0" w:space="0" w:color="auto"/>
        <w:bottom w:val="none" w:sz="0" w:space="0" w:color="auto"/>
        <w:right w:val="none" w:sz="0" w:space="0" w:color="auto"/>
      </w:divBdr>
    </w:div>
    <w:div w:id="2075809832">
      <w:marLeft w:val="640"/>
      <w:marRight w:val="0"/>
      <w:marTop w:val="0"/>
      <w:marBottom w:val="0"/>
      <w:divBdr>
        <w:top w:val="none" w:sz="0" w:space="0" w:color="auto"/>
        <w:left w:val="none" w:sz="0" w:space="0" w:color="auto"/>
        <w:bottom w:val="none" w:sz="0" w:space="0" w:color="auto"/>
        <w:right w:val="none" w:sz="0" w:space="0" w:color="auto"/>
      </w:divBdr>
    </w:div>
    <w:div w:id="2076196495">
      <w:marLeft w:val="640"/>
      <w:marRight w:val="0"/>
      <w:marTop w:val="0"/>
      <w:marBottom w:val="0"/>
      <w:divBdr>
        <w:top w:val="none" w:sz="0" w:space="0" w:color="auto"/>
        <w:left w:val="none" w:sz="0" w:space="0" w:color="auto"/>
        <w:bottom w:val="none" w:sz="0" w:space="0" w:color="auto"/>
        <w:right w:val="none" w:sz="0" w:space="0" w:color="auto"/>
      </w:divBdr>
    </w:div>
    <w:div w:id="2076734007">
      <w:marLeft w:val="640"/>
      <w:marRight w:val="0"/>
      <w:marTop w:val="0"/>
      <w:marBottom w:val="0"/>
      <w:divBdr>
        <w:top w:val="none" w:sz="0" w:space="0" w:color="auto"/>
        <w:left w:val="none" w:sz="0" w:space="0" w:color="auto"/>
        <w:bottom w:val="none" w:sz="0" w:space="0" w:color="auto"/>
        <w:right w:val="none" w:sz="0" w:space="0" w:color="auto"/>
      </w:divBdr>
    </w:div>
    <w:div w:id="2076783469">
      <w:marLeft w:val="480"/>
      <w:marRight w:val="0"/>
      <w:marTop w:val="0"/>
      <w:marBottom w:val="0"/>
      <w:divBdr>
        <w:top w:val="none" w:sz="0" w:space="0" w:color="auto"/>
        <w:left w:val="none" w:sz="0" w:space="0" w:color="auto"/>
        <w:bottom w:val="none" w:sz="0" w:space="0" w:color="auto"/>
        <w:right w:val="none" w:sz="0" w:space="0" w:color="auto"/>
      </w:divBdr>
    </w:div>
    <w:div w:id="2077118562">
      <w:marLeft w:val="640"/>
      <w:marRight w:val="0"/>
      <w:marTop w:val="0"/>
      <w:marBottom w:val="0"/>
      <w:divBdr>
        <w:top w:val="none" w:sz="0" w:space="0" w:color="auto"/>
        <w:left w:val="none" w:sz="0" w:space="0" w:color="auto"/>
        <w:bottom w:val="none" w:sz="0" w:space="0" w:color="auto"/>
        <w:right w:val="none" w:sz="0" w:space="0" w:color="auto"/>
      </w:divBdr>
    </w:div>
    <w:div w:id="2077120455">
      <w:bodyDiv w:val="1"/>
      <w:marLeft w:val="0"/>
      <w:marRight w:val="0"/>
      <w:marTop w:val="0"/>
      <w:marBottom w:val="0"/>
      <w:divBdr>
        <w:top w:val="none" w:sz="0" w:space="0" w:color="auto"/>
        <w:left w:val="none" w:sz="0" w:space="0" w:color="auto"/>
        <w:bottom w:val="none" w:sz="0" w:space="0" w:color="auto"/>
        <w:right w:val="none" w:sz="0" w:space="0" w:color="auto"/>
      </w:divBdr>
    </w:div>
    <w:div w:id="2077196235">
      <w:marLeft w:val="640"/>
      <w:marRight w:val="0"/>
      <w:marTop w:val="0"/>
      <w:marBottom w:val="0"/>
      <w:divBdr>
        <w:top w:val="none" w:sz="0" w:space="0" w:color="auto"/>
        <w:left w:val="none" w:sz="0" w:space="0" w:color="auto"/>
        <w:bottom w:val="none" w:sz="0" w:space="0" w:color="auto"/>
        <w:right w:val="none" w:sz="0" w:space="0" w:color="auto"/>
      </w:divBdr>
    </w:div>
    <w:div w:id="2077431620">
      <w:marLeft w:val="640"/>
      <w:marRight w:val="0"/>
      <w:marTop w:val="0"/>
      <w:marBottom w:val="0"/>
      <w:divBdr>
        <w:top w:val="none" w:sz="0" w:space="0" w:color="auto"/>
        <w:left w:val="none" w:sz="0" w:space="0" w:color="auto"/>
        <w:bottom w:val="none" w:sz="0" w:space="0" w:color="auto"/>
        <w:right w:val="none" w:sz="0" w:space="0" w:color="auto"/>
      </w:divBdr>
    </w:div>
    <w:div w:id="2078166321">
      <w:marLeft w:val="640"/>
      <w:marRight w:val="0"/>
      <w:marTop w:val="0"/>
      <w:marBottom w:val="0"/>
      <w:divBdr>
        <w:top w:val="none" w:sz="0" w:space="0" w:color="auto"/>
        <w:left w:val="none" w:sz="0" w:space="0" w:color="auto"/>
        <w:bottom w:val="none" w:sz="0" w:space="0" w:color="auto"/>
        <w:right w:val="none" w:sz="0" w:space="0" w:color="auto"/>
      </w:divBdr>
    </w:div>
    <w:div w:id="2078284117">
      <w:marLeft w:val="640"/>
      <w:marRight w:val="0"/>
      <w:marTop w:val="0"/>
      <w:marBottom w:val="0"/>
      <w:divBdr>
        <w:top w:val="none" w:sz="0" w:space="0" w:color="auto"/>
        <w:left w:val="none" w:sz="0" w:space="0" w:color="auto"/>
        <w:bottom w:val="none" w:sz="0" w:space="0" w:color="auto"/>
        <w:right w:val="none" w:sz="0" w:space="0" w:color="auto"/>
      </w:divBdr>
    </w:div>
    <w:div w:id="2078477296">
      <w:marLeft w:val="640"/>
      <w:marRight w:val="0"/>
      <w:marTop w:val="0"/>
      <w:marBottom w:val="0"/>
      <w:divBdr>
        <w:top w:val="none" w:sz="0" w:space="0" w:color="auto"/>
        <w:left w:val="none" w:sz="0" w:space="0" w:color="auto"/>
        <w:bottom w:val="none" w:sz="0" w:space="0" w:color="auto"/>
        <w:right w:val="none" w:sz="0" w:space="0" w:color="auto"/>
      </w:divBdr>
    </w:div>
    <w:div w:id="2078505969">
      <w:marLeft w:val="640"/>
      <w:marRight w:val="0"/>
      <w:marTop w:val="0"/>
      <w:marBottom w:val="0"/>
      <w:divBdr>
        <w:top w:val="none" w:sz="0" w:space="0" w:color="auto"/>
        <w:left w:val="none" w:sz="0" w:space="0" w:color="auto"/>
        <w:bottom w:val="none" w:sz="0" w:space="0" w:color="auto"/>
        <w:right w:val="none" w:sz="0" w:space="0" w:color="auto"/>
      </w:divBdr>
    </w:div>
    <w:div w:id="2079353613">
      <w:marLeft w:val="640"/>
      <w:marRight w:val="0"/>
      <w:marTop w:val="0"/>
      <w:marBottom w:val="0"/>
      <w:divBdr>
        <w:top w:val="none" w:sz="0" w:space="0" w:color="auto"/>
        <w:left w:val="none" w:sz="0" w:space="0" w:color="auto"/>
        <w:bottom w:val="none" w:sz="0" w:space="0" w:color="auto"/>
        <w:right w:val="none" w:sz="0" w:space="0" w:color="auto"/>
      </w:divBdr>
    </w:div>
    <w:div w:id="2079938103">
      <w:marLeft w:val="640"/>
      <w:marRight w:val="0"/>
      <w:marTop w:val="0"/>
      <w:marBottom w:val="0"/>
      <w:divBdr>
        <w:top w:val="none" w:sz="0" w:space="0" w:color="auto"/>
        <w:left w:val="none" w:sz="0" w:space="0" w:color="auto"/>
        <w:bottom w:val="none" w:sz="0" w:space="0" w:color="auto"/>
        <w:right w:val="none" w:sz="0" w:space="0" w:color="auto"/>
      </w:divBdr>
    </w:div>
    <w:div w:id="2079940613">
      <w:marLeft w:val="640"/>
      <w:marRight w:val="0"/>
      <w:marTop w:val="0"/>
      <w:marBottom w:val="0"/>
      <w:divBdr>
        <w:top w:val="none" w:sz="0" w:space="0" w:color="auto"/>
        <w:left w:val="none" w:sz="0" w:space="0" w:color="auto"/>
        <w:bottom w:val="none" w:sz="0" w:space="0" w:color="auto"/>
        <w:right w:val="none" w:sz="0" w:space="0" w:color="auto"/>
      </w:divBdr>
    </w:div>
    <w:div w:id="2080127709">
      <w:marLeft w:val="640"/>
      <w:marRight w:val="0"/>
      <w:marTop w:val="0"/>
      <w:marBottom w:val="0"/>
      <w:divBdr>
        <w:top w:val="none" w:sz="0" w:space="0" w:color="auto"/>
        <w:left w:val="none" w:sz="0" w:space="0" w:color="auto"/>
        <w:bottom w:val="none" w:sz="0" w:space="0" w:color="auto"/>
        <w:right w:val="none" w:sz="0" w:space="0" w:color="auto"/>
      </w:divBdr>
    </w:div>
    <w:div w:id="2080248658">
      <w:marLeft w:val="640"/>
      <w:marRight w:val="0"/>
      <w:marTop w:val="0"/>
      <w:marBottom w:val="0"/>
      <w:divBdr>
        <w:top w:val="none" w:sz="0" w:space="0" w:color="auto"/>
        <w:left w:val="none" w:sz="0" w:space="0" w:color="auto"/>
        <w:bottom w:val="none" w:sz="0" w:space="0" w:color="auto"/>
        <w:right w:val="none" w:sz="0" w:space="0" w:color="auto"/>
      </w:divBdr>
    </w:div>
    <w:div w:id="2080320752">
      <w:marLeft w:val="640"/>
      <w:marRight w:val="0"/>
      <w:marTop w:val="0"/>
      <w:marBottom w:val="0"/>
      <w:divBdr>
        <w:top w:val="none" w:sz="0" w:space="0" w:color="auto"/>
        <w:left w:val="none" w:sz="0" w:space="0" w:color="auto"/>
        <w:bottom w:val="none" w:sz="0" w:space="0" w:color="auto"/>
        <w:right w:val="none" w:sz="0" w:space="0" w:color="auto"/>
      </w:divBdr>
    </w:div>
    <w:div w:id="2081559310">
      <w:bodyDiv w:val="1"/>
      <w:marLeft w:val="0"/>
      <w:marRight w:val="0"/>
      <w:marTop w:val="0"/>
      <w:marBottom w:val="0"/>
      <w:divBdr>
        <w:top w:val="none" w:sz="0" w:space="0" w:color="auto"/>
        <w:left w:val="none" w:sz="0" w:space="0" w:color="auto"/>
        <w:bottom w:val="none" w:sz="0" w:space="0" w:color="auto"/>
        <w:right w:val="none" w:sz="0" w:space="0" w:color="auto"/>
      </w:divBdr>
    </w:div>
    <w:div w:id="2082411296">
      <w:marLeft w:val="640"/>
      <w:marRight w:val="0"/>
      <w:marTop w:val="0"/>
      <w:marBottom w:val="0"/>
      <w:divBdr>
        <w:top w:val="none" w:sz="0" w:space="0" w:color="auto"/>
        <w:left w:val="none" w:sz="0" w:space="0" w:color="auto"/>
        <w:bottom w:val="none" w:sz="0" w:space="0" w:color="auto"/>
        <w:right w:val="none" w:sz="0" w:space="0" w:color="auto"/>
      </w:divBdr>
    </w:div>
    <w:div w:id="2084447873">
      <w:marLeft w:val="640"/>
      <w:marRight w:val="0"/>
      <w:marTop w:val="0"/>
      <w:marBottom w:val="0"/>
      <w:divBdr>
        <w:top w:val="none" w:sz="0" w:space="0" w:color="auto"/>
        <w:left w:val="none" w:sz="0" w:space="0" w:color="auto"/>
        <w:bottom w:val="none" w:sz="0" w:space="0" w:color="auto"/>
        <w:right w:val="none" w:sz="0" w:space="0" w:color="auto"/>
      </w:divBdr>
    </w:div>
    <w:div w:id="2085641283">
      <w:marLeft w:val="640"/>
      <w:marRight w:val="0"/>
      <w:marTop w:val="0"/>
      <w:marBottom w:val="0"/>
      <w:divBdr>
        <w:top w:val="none" w:sz="0" w:space="0" w:color="auto"/>
        <w:left w:val="none" w:sz="0" w:space="0" w:color="auto"/>
        <w:bottom w:val="none" w:sz="0" w:space="0" w:color="auto"/>
        <w:right w:val="none" w:sz="0" w:space="0" w:color="auto"/>
      </w:divBdr>
    </w:div>
    <w:div w:id="2086415509">
      <w:marLeft w:val="640"/>
      <w:marRight w:val="0"/>
      <w:marTop w:val="0"/>
      <w:marBottom w:val="0"/>
      <w:divBdr>
        <w:top w:val="none" w:sz="0" w:space="0" w:color="auto"/>
        <w:left w:val="none" w:sz="0" w:space="0" w:color="auto"/>
        <w:bottom w:val="none" w:sz="0" w:space="0" w:color="auto"/>
        <w:right w:val="none" w:sz="0" w:space="0" w:color="auto"/>
      </w:divBdr>
    </w:div>
    <w:div w:id="2087072205">
      <w:marLeft w:val="640"/>
      <w:marRight w:val="0"/>
      <w:marTop w:val="0"/>
      <w:marBottom w:val="0"/>
      <w:divBdr>
        <w:top w:val="none" w:sz="0" w:space="0" w:color="auto"/>
        <w:left w:val="none" w:sz="0" w:space="0" w:color="auto"/>
        <w:bottom w:val="none" w:sz="0" w:space="0" w:color="auto"/>
        <w:right w:val="none" w:sz="0" w:space="0" w:color="auto"/>
      </w:divBdr>
    </w:div>
    <w:div w:id="2087219254">
      <w:marLeft w:val="640"/>
      <w:marRight w:val="0"/>
      <w:marTop w:val="0"/>
      <w:marBottom w:val="0"/>
      <w:divBdr>
        <w:top w:val="none" w:sz="0" w:space="0" w:color="auto"/>
        <w:left w:val="none" w:sz="0" w:space="0" w:color="auto"/>
        <w:bottom w:val="none" w:sz="0" w:space="0" w:color="auto"/>
        <w:right w:val="none" w:sz="0" w:space="0" w:color="auto"/>
      </w:divBdr>
    </w:div>
    <w:div w:id="2087340895">
      <w:marLeft w:val="640"/>
      <w:marRight w:val="0"/>
      <w:marTop w:val="0"/>
      <w:marBottom w:val="0"/>
      <w:divBdr>
        <w:top w:val="none" w:sz="0" w:space="0" w:color="auto"/>
        <w:left w:val="none" w:sz="0" w:space="0" w:color="auto"/>
        <w:bottom w:val="none" w:sz="0" w:space="0" w:color="auto"/>
        <w:right w:val="none" w:sz="0" w:space="0" w:color="auto"/>
      </w:divBdr>
    </w:div>
    <w:div w:id="2087416424">
      <w:marLeft w:val="640"/>
      <w:marRight w:val="0"/>
      <w:marTop w:val="0"/>
      <w:marBottom w:val="0"/>
      <w:divBdr>
        <w:top w:val="none" w:sz="0" w:space="0" w:color="auto"/>
        <w:left w:val="none" w:sz="0" w:space="0" w:color="auto"/>
        <w:bottom w:val="none" w:sz="0" w:space="0" w:color="auto"/>
        <w:right w:val="none" w:sz="0" w:space="0" w:color="auto"/>
      </w:divBdr>
    </w:div>
    <w:div w:id="2087416877">
      <w:marLeft w:val="640"/>
      <w:marRight w:val="0"/>
      <w:marTop w:val="0"/>
      <w:marBottom w:val="0"/>
      <w:divBdr>
        <w:top w:val="none" w:sz="0" w:space="0" w:color="auto"/>
        <w:left w:val="none" w:sz="0" w:space="0" w:color="auto"/>
        <w:bottom w:val="none" w:sz="0" w:space="0" w:color="auto"/>
        <w:right w:val="none" w:sz="0" w:space="0" w:color="auto"/>
      </w:divBdr>
    </w:div>
    <w:div w:id="2088140660">
      <w:marLeft w:val="640"/>
      <w:marRight w:val="0"/>
      <w:marTop w:val="0"/>
      <w:marBottom w:val="0"/>
      <w:divBdr>
        <w:top w:val="none" w:sz="0" w:space="0" w:color="auto"/>
        <w:left w:val="none" w:sz="0" w:space="0" w:color="auto"/>
        <w:bottom w:val="none" w:sz="0" w:space="0" w:color="auto"/>
        <w:right w:val="none" w:sz="0" w:space="0" w:color="auto"/>
      </w:divBdr>
    </w:div>
    <w:div w:id="2088186932">
      <w:marLeft w:val="640"/>
      <w:marRight w:val="0"/>
      <w:marTop w:val="0"/>
      <w:marBottom w:val="0"/>
      <w:divBdr>
        <w:top w:val="none" w:sz="0" w:space="0" w:color="auto"/>
        <w:left w:val="none" w:sz="0" w:space="0" w:color="auto"/>
        <w:bottom w:val="none" w:sz="0" w:space="0" w:color="auto"/>
        <w:right w:val="none" w:sz="0" w:space="0" w:color="auto"/>
      </w:divBdr>
    </w:div>
    <w:div w:id="2088383000">
      <w:marLeft w:val="640"/>
      <w:marRight w:val="0"/>
      <w:marTop w:val="0"/>
      <w:marBottom w:val="0"/>
      <w:divBdr>
        <w:top w:val="none" w:sz="0" w:space="0" w:color="auto"/>
        <w:left w:val="none" w:sz="0" w:space="0" w:color="auto"/>
        <w:bottom w:val="none" w:sz="0" w:space="0" w:color="auto"/>
        <w:right w:val="none" w:sz="0" w:space="0" w:color="auto"/>
      </w:divBdr>
    </w:div>
    <w:div w:id="2088727812">
      <w:marLeft w:val="640"/>
      <w:marRight w:val="0"/>
      <w:marTop w:val="0"/>
      <w:marBottom w:val="0"/>
      <w:divBdr>
        <w:top w:val="none" w:sz="0" w:space="0" w:color="auto"/>
        <w:left w:val="none" w:sz="0" w:space="0" w:color="auto"/>
        <w:bottom w:val="none" w:sz="0" w:space="0" w:color="auto"/>
        <w:right w:val="none" w:sz="0" w:space="0" w:color="auto"/>
      </w:divBdr>
    </w:div>
    <w:div w:id="2088768753">
      <w:marLeft w:val="640"/>
      <w:marRight w:val="0"/>
      <w:marTop w:val="0"/>
      <w:marBottom w:val="0"/>
      <w:divBdr>
        <w:top w:val="none" w:sz="0" w:space="0" w:color="auto"/>
        <w:left w:val="none" w:sz="0" w:space="0" w:color="auto"/>
        <w:bottom w:val="none" w:sz="0" w:space="0" w:color="auto"/>
        <w:right w:val="none" w:sz="0" w:space="0" w:color="auto"/>
      </w:divBdr>
    </w:div>
    <w:div w:id="2089227519">
      <w:marLeft w:val="640"/>
      <w:marRight w:val="0"/>
      <w:marTop w:val="0"/>
      <w:marBottom w:val="0"/>
      <w:divBdr>
        <w:top w:val="none" w:sz="0" w:space="0" w:color="auto"/>
        <w:left w:val="none" w:sz="0" w:space="0" w:color="auto"/>
        <w:bottom w:val="none" w:sz="0" w:space="0" w:color="auto"/>
        <w:right w:val="none" w:sz="0" w:space="0" w:color="auto"/>
      </w:divBdr>
    </w:div>
    <w:div w:id="2089379291">
      <w:marLeft w:val="640"/>
      <w:marRight w:val="0"/>
      <w:marTop w:val="0"/>
      <w:marBottom w:val="0"/>
      <w:divBdr>
        <w:top w:val="none" w:sz="0" w:space="0" w:color="auto"/>
        <w:left w:val="none" w:sz="0" w:space="0" w:color="auto"/>
        <w:bottom w:val="none" w:sz="0" w:space="0" w:color="auto"/>
        <w:right w:val="none" w:sz="0" w:space="0" w:color="auto"/>
      </w:divBdr>
    </w:div>
    <w:div w:id="2090030428">
      <w:marLeft w:val="640"/>
      <w:marRight w:val="0"/>
      <w:marTop w:val="0"/>
      <w:marBottom w:val="0"/>
      <w:divBdr>
        <w:top w:val="none" w:sz="0" w:space="0" w:color="auto"/>
        <w:left w:val="none" w:sz="0" w:space="0" w:color="auto"/>
        <w:bottom w:val="none" w:sz="0" w:space="0" w:color="auto"/>
        <w:right w:val="none" w:sz="0" w:space="0" w:color="auto"/>
      </w:divBdr>
    </w:div>
    <w:div w:id="2091384867">
      <w:marLeft w:val="640"/>
      <w:marRight w:val="0"/>
      <w:marTop w:val="0"/>
      <w:marBottom w:val="0"/>
      <w:divBdr>
        <w:top w:val="none" w:sz="0" w:space="0" w:color="auto"/>
        <w:left w:val="none" w:sz="0" w:space="0" w:color="auto"/>
        <w:bottom w:val="none" w:sz="0" w:space="0" w:color="auto"/>
        <w:right w:val="none" w:sz="0" w:space="0" w:color="auto"/>
      </w:divBdr>
    </w:div>
    <w:div w:id="2091924534">
      <w:marLeft w:val="640"/>
      <w:marRight w:val="0"/>
      <w:marTop w:val="0"/>
      <w:marBottom w:val="0"/>
      <w:divBdr>
        <w:top w:val="none" w:sz="0" w:space="0" w:color="auto"/>
        <w:left w:val="none" w:sz="0" w:space="0" w:color="auto"/>
        <w:bottom w:val="none" w:sz="0" w:space="0" w:color="auto"/>
        <w:right w:val="none" w:sz="0" w:space="0" w:color="auto"/>
      </w:divBdr>
    </w:div>
    <w:div w:id="2092002394">
      <w:marLeft w:val="640"/>
      <w:marRight w:val="0"/>
      <w:marTop w:val="0"/>
      <w:marBottom w:val="0"/>
      <w:divBdr>
        <w:top w:val="none" w:sz="0" w:space="0" w:color="auto"/>
        <w:left w:val="none" w:sz="0" w:space="0" w:color="auto"/>
        <w:bottom w:val="none" w:sz="0" w:space="0" w:color="auto"/>
        <w:right w:val="none" w:sz="0" w:space="0" w:color="auto"/>
      </w:divBdr>
    </w:div>
    <w:div w:id="2093383329">
      <w:marLeft w:val="480"/>
      <w:marRight w:val="0"/>
      <w:marTop w:val="0"/>
      <w:marBottom w:val="0"/>
      <w:divBdr>
        <w:top w:val="none" w:sz="0" w:space="0" w:color="auto"/>
        <w:left w:val="none" w:sz="0" w:space="0" w:color="auto"/>
        <w:bottom w:val="none" w:sz="0" w:space="0" w:color="auto"/>
        <w:right w:val="none" w:sz="0" w:space="0" w:color="auto"/>
      </w:divBdr>
    </w:div>
    <w:div w:id="2093775054">
      <w:marLeft w:val="640"/>
      <w:marRight w:val="0"/>
      <w:marTop w:val="0"/>
      <w:marBottom w:val="0"/>
      <w:divBdr>
        <w:top w:val="none" w:sz="0" w:space="0" w:color="auto"/>
        <w:left w:val="none" w:sz="0" w:space="0" w:color="auto"/>
        <w:bottom w:val="none" w:sz="0" w:space="0" w:color="auto"/>
        <w:right w:val="none" w:sz="0" w:space="0" w:color="auto"/>
      </w:divBdr>
    </w:div>
    <w:div w:id="2094159613">
      <w:marLeft w:val="640"/>
      <w:marRight w:val="0"/>
      <w:marTop w:val="0"/>
      <w:marBottom w:val="0"/>
      <w:divBdr>
        <w:top w:val="none" w:sz="0" w:space="0" w:color="auto"/>
        <w:left w:val="none" w:sz="0" w:space="0" w:color="auto"/>
        <w:bottom w:val="none" w:sz="0" w:space="0" w:color="auto"/>
        <w:right w:val="none" w:sz="0" w:space="0" w:color="auto"/>
      </w:divBdr>
    </w:div>
    <w:div w:id="2094160504">
      <w:marLeft w:val="640"/>
      <w:marRight w:val="0"/>
      <w:marTop w:val="0"/>
      <w:marBottom w:val="0"/>
      <w:divBdr>
        <w:top w:val="none" w:sz="0" w:space="0" w:color="auto"/>
        <w:left w:val="none" w:sz="0" w:space="0" w:color="auto"/>
        <w:bottom w:val="none" w:sz="0" w:space="0" w:color="auto"/>
        <w:right w:val="none" w:sz="0" w:space="0" w:color="auto"/>
      </w:divBdr>
    </w:div>
    <w:div w:id="2094202913">
      <w:marLeft w:val="640"/>
      <w:marRight w:val="0"/>
      <w:marTop w:val="0"/>
      <w:marBottom w:val="0"/>
      <w:divBdr>
        <w:top w:val="none" w:sz="0" w:space="0" w:color="auto"/>
        <w:left w:val="none" w:sz="0" w:space="0" w:color="auto"/>
        <w:bottom w:val="none" w:sz="0" w:space="0" w:color="auto"/>
        <w:right w:val="none" w:sz="0" w:space="0" w:color="auto"/>
      </w:divBdr>
    </w:div>
    <w:div w:id="2095081411">
      <w:marLeft w:val="640"/>
      <w:marRight w:val="0"/>
      <w:marTop w:val="0"/>
      <w:marBottom w:val="0"/>
      <w:divBdr>
        <w:top w:val="none" w:sz="0" w:space="0" w:color="auto"/>
        <w:left w:val="none" w:sz="0" w:space="0" w:color="auto"/>
        <w:bottom w:val="none" w:sz="0" w:space="0" w:color="auto"/>
        <w:right w:val="none" w:sz="0" w:space="0" w:color="auto"/>
      </w:divBdr>
    </w:div>
    <w:div w:id="2095781113">
      <w:marLeft w:val="640"/>
      <w:marRight w:val="0"/>
      <w:marTop w:val="0"/>
      <w:marBottom w:val="0"/>
      <w:divBdr>
        <w:top w:val="none" w:sz="0" w:space="0" w:color="auto"/>
        <w:left w:val="none" w:sz="0" w:space="0" w:color="auto"/>
        <w:bottom w:val="none" w:sz="0" w:space="0" w:color="auto"/>
        <w:right w:val="none" w:sz="0" w:space="0" w:color="auto"/>
      </w:divBdr>
    </w:div>
    <w:div w:id="2096244514">
      <w:marLeft w:val="640"/>
      <w:marRight w:val="0"/>
      <w:marTop w:val="0"/>
      <w:marBottom w:val="0"/>
      <w:divBdr>
        <w:top w:val="none" w:sz="0" w:space="0" w:color="auto"/>
        <w:left w:val="none" w:sz="0" w:space="0" w:color="auto"/>
        <w:bottom w:val="none" w:sz="0" w:space="0" w:color="auto"/>
        <w:right w:val="none" w:sz="0" w:space="0" w:color="auto"/>
      </w:divBdr>
    </w:div>
    <w:div w:id="2096708101">
      <w:bodyDiv w:val="1"/>
      <w:marLeft w:val="0"/>
      <w:marRight w:val="0"/>
      <w:marTop w:val="0"/>
      <w:marBottom w:val="0"/>
      <w:divBdr>
        <w:top w:val="none" w:sz="0" w:space="0" w:color="auto"/>
        <w:left w:val="none" w:sz="0" w:space="0" w:color="auto"/>
        <w:bottom w:val="none" w:sz="0" w:space="0" w:color="auto"/>
        <w:right w:val="none" w:sz="0" w:space="0" w:color="auto"/>
      </w:divBdr>
    </w:div>
    <w:div w:id="2097241220">
      <w:marLeft w:val="480"/>
      <w:marRight w:val="0"/>
      <w:marTop w:val="0"/>
      <w:marBottom w:val="0"/>
      <w:divBdr>
        <w:top w:val="none" w:sz="0" w:space="0" w:color="auto"/>
        <w:left w:val="none" w:sz="0" w:space="0" w:color="auto"/>
        <w:bottom w:val="none" w:sz="0" w:space="0" w:color="auto"/>
        <w:right w:val="none" w:sz="0" w:space="0" w:color="auto"/>
      </w:divBdr>
    </w:div>
    <w:div w:id="2097245085">
      <w:bodyDiv w:val="1"/>
      <w:marLeft w:val="0"/>
      <w:marRight w:val="0"/>
      <w:marTop w:val="0"/>
      <w:marBottom w:val="0"/>
      <w:divBdr>
        <w:top w:val="none" w:sz="0" w:space="0" w:color="auto"/>
        <w:left w:val="none" w:sz="0" w:space="0" w:color="auto"/>
        <w:bottom w:val="none" w:sz="0" w:space="0" w:color="auto"/>
        <w:right w:val="none" w:sz="0" w:space="0" w:color="auto"/>
      </w:divBdr>
    </w:div>
    <w:div w:id="2098791547">
      <w:marLeft w:val="640"/>
      <w:marRight w:val="0"/>
      <w:marTop w:val="0"/>
      <w:marBottom w:val="0"/>
      <w:divBdr>
        <w:top w:val="none" w:sz="0" w:space="0" w:color="auto"/>
        <w:left w:val="none" w:sz="0" w:space="0" w:color="auto"/>
        <w:bottom w:val="none" w:sz="0" w:space="0" w:color="auto"/>
        <w:right w:val="none" w:sz="0" w:space="0" w:color="auto"/>
      </w:divBdr>
    </w:div>
    <w:div w:id="2098861843">
      <w:bodyDiv w:val="1"/>
      <w:marLeft w:val="0"/>
      <w:marRight w:val="0"/>
      <w:marTop w:val="0"/>
      <w:marBottom w:val="0"/>
      <w:divBdr>
        <w:top w:val="none" w:sz="0" w:space="0" w:color="auto"/>
        <w:left w:val="none" w:sz="0" w:space="0" w:color="auto"/>
        <w:bottom w:val="none" w:sz="0" w:space="0" w:color="auto"/>
        <w:right w:val="none" w:sz="0" w:space="0" w:color="auto"/>
      </w:divBdr>
      <w:divsChild>
        <w:div w:id="3212294">
          <w:marLeft w:val="480"/>
          <w:marRight w:val="0"/>
          <w:marTop w:val="0"/>
          <w:marBottom w:val="0"/>
          <w:divBdr>
            <w:top w:val="none" w:sz="0" w:space="0" w:color="auto"/>
            <w:left w:val="none" w:sz="0" w:space="0" w:color="auto"/>
            <w:bottom w:val="none" w:sz="0" w:space="0" w:color="auto"/>
            <w:right w:val="none" w:sz="0" w:space="0" w:color="auto"/>
          </w:divBdr>
        </w:div>
        <w:div w:id="9573201">
          <w:marLeft w:val="480"/>
          <w:marRight w:val="0"/>
          <w:marTop w:val="0"/>
          <w:marBottom w:val="0"/>
          <w:divBdr>
            <w:top w:val="none" w:sz="0" w:space="0" w:color="auto"/>
            <w:left w:val="none" w:sz="0" w:space="0" w:color="auto"/>
            <w:bottom w:val="none" w:sz="0" w:space="0" w:color="auto"/>
            <w:right w:val="none" w:sz="0" w:space="0" w:color="auto"/>
          </w:divBdr>
        </w:div>
        <w:div w:id="35664855">
          <w:marLeft w:val="480"/>
          <w:marRight w:val="0"/>
          <w:marTop w:val="0"/>
          <w:marBottom w:val="0"/>
          <w:divBdr>
            <w:top w:val="none" w:sz="0" w:space="0" w:color="auto"/>
            <w:left w:val="none" w:sz="0" w:space="0" w:color="auto"/>
            <w:bottom w:val="none" w:sz="0" w:space="0" w:color="auto"/>
            <w:right w:val="none" w:sz="0" w:space="0" w:color="auto"/>
          </w:divBdr>
        </w:div>
        <w:div w:id="115105583">
          <w:marLeft w:val="480"/>
          <w:marRight w:val="0"/>
          <w:marTop w:val="0"/>
          <w:marBottom w:val="0"/>
          <w:divBdr>
            <w:top w:val="none" w:sz="0" w:space="0" w:color="auto"/>
            <w:left w:val="none" w:sz="0" w:space="0" w:color="auto"/>
            <w:bottom w:val="none" w:sz="0" w:space="0" w:color="auto"/>
            <w:right w:val="none" w:sz="0" w:space="0" w:color="auto"/>
          </w:divBdr>
        </w:div>
        <w:div w:id="122163561">
          <w:marLeft w:val="480"/>
          <w:marRight w:val="0"/>
          <w:marTop w:val="0"/>
          <w:marBottom w:val="0"/>
          <w:divBdr>
            <w:top w:val="none" w:sz="0" w:space="0" w:color="auto"/>
            <w:left w:val="none" w:sz="0" w:space="0" w:color="auto"/>
            <w:bottom w:val="none" w:sz="0" w:space="0" w:color="auto"/>
            <w:right w:val="none" w:sz="0" w:space="0" w:color="auto"/>
          </w:divBdr>
        </w:div>
        <w:div w:id="151221655">
          <w:marLeft w:val="480"/>
          <w:marRight w:val="0"/>
          <w:marTop w:val="0"/>
          <w:marBottom w:val="0"/>
          <w:divBdr>
            <w:top w:val="none" w:sz="0" w:space="0" w:color="auto"/>
            <w:left w:val="none" w:sz="0" w:space="0" w:color="auto"/>
            <w:bottom w:val="none" w:sz="0" w:space="0" w:color="auto"/>
            <w:right w:val="none" w:sz="0" w:space="0" w:color="auto"/>
          </w:divBdr>
        </w:div>
        <w:div w:id="298921232">
          <w:marLeft w:val="480"/>
          <w:marRight w:val="0"/>
          <w:marTop w:val="0"/>
          <w:marBottom w:val="0"/>
          <w:divBdr>
            <w:top w:val="none" w:sz="0" w:space="0" w:color="auto"/>
            <w:left w:val="none" w:sz="0" w:space="0" w:color="auto"/>
            <w:bottom w:val="none" w:sz="0" w:space="0" w:color="auto"/>
            <w:right w:val="none" w:sz="0" w:space="0" w:color="auto"/>
          </w:divBdr>
        </w:div>
        <w:div w:id="335544344">
          <w:marLeft w:val="480"/>
          <w:marRight w:val="0"/>
          <w:marTop w:val="0"/>
          <w:marBottom w:val="0"/>
          <w:divBdr>
            <w:top w:val="none" w:sz="0" w:space="0" w:color="auto"/>
            <w:left w:val="none" w:sz="0" w:space="0" w:color="auto"/>
            <w:bottom w:val="none" w:sz="0" w:space="0" w:color="auto"/>
            <w:right w:val="none" w:sz="0" w:space="0" w:color="auto"/>
          </w:divBdr>
        </w:div>
        <w:div w:id="376052585">
          <w:marLeft w:val="480"/>
          <w:marRight w:val="0"/>
          <w:marTop w:val="0"/>
          <w:marBottom w:val="0"/>
          <w:divBdr>
            <w:top w:val="none" w:sz="0" w:space="0" w:color="auto"/>
            <w:left w:val="none" w:sz="0" w:space="0" w:color="auto"/>
            <w:bottom w:val="none" w:sz="0" w:space="0" w:color="auto"/>
            <w:right w:val="none" w:sz="0" w:space="0" w:color="auto"/>
          </w:divBdr>
        </w:div>
        <w:div w:id="381174865">
          <w:marLeft w:val="480"/>
          <w:marRight w:val="0"/>
          <w:marTop w:val="0"/>
          <w:marBottom w:val="0"/>
          <w:divBdr>
            <w:top w:val="none" w:sz="0" w:space="0" w:color="auto"/>
            <w:left w:val="none" w:sz="0" w:space="0" w:color="auto"/>
            <w:bottom w:val="none" w:sz="0" w:space="0" w:color="auto"/>
            <w:right w:val="none" w:sz="0" w:space="0" w:color="auto"/>
          </w:divBdr>
        </w:div>
        <w:div w:id="430584673">
          <w:marLeft w:val="480"/>
          <w:marRight w:val="0"/>
          <w:marTop w:val="0"/>
          <w:marBottom w:val="0"/>
          <w:divBdr>
            <w:top w:val="none" w:sz="0" w:space="0" w:color="auto"/>
            <w:left w:val="none" w:sz="0" w:space="0" w:color="auto"/>
            <w:bottom w:val="none" w:sz="0" w:space="0" w:color="auto"/>
            <w:right w:val="none" w:sz="0" w:space="0" w:color="auto"/>
          </w:divBdr>
        </w:div>
        <w:div w:id="484515319">
          <w:marLeft w:val="480"/>
          <w:marRight w:val="0"/>
          <w:marTop w:val="0"/>
          <w:marBottom w:val="0"/>
          <w:divBdr>
            <w:top w:val="none" w:sz="0" w:space="0" w:color="auto"/>
            <w:left w:val="none" w:sz="0" w:space="0" w:color="auto"/>
            <w:bottom w:val="none" w:sz="0" w:space="0" w:color="auto"/>
            <w:right w:val="none" w:sz="0" w:space="0" w:color="auto"/>
          </w:divBdr>
        </w:div>
        <w:div w:id="526069864">
          <w:marLeft w:val="480"/>
          <w:marRight w:val="0"/>
          <w:marTop w:val="0"/>
          <w:marBottom w:val="0"/>
          <w:divBdr>
            <w:top w:val="none" w:sz="0" w:space="0" w:color="auto"/>
            <w:left w:val="none" w:sz="0" w:space="0" w:color="auto"/>
            <w:bottom w:val="none" w:sz="0" w:space="0" w:color="auto"/>
            <w:right w:val="none" w:sz="0" w:space="0" w:color="auto"/>
          </w:divBdr>
        </w:div>
        <w:div w:id="542519277">
          <w:marLeft w:val="480"/>
          <w:marRight w:val="0"/>
          <w:marTop w:val="0"/>
          <w:marBottom w:val="0"/>
          <w:divBdr>
            <w:top w:val="none" w:sz="0" w:space="0" w:color="auto"/>
            <w:left w:val="none" w:sz="0" w:space="0" w:color="auto"/>
            <w:bottom w:val="none" w:sz="0" w:space="0" w:color="auto"/>
            <w:right w:val="none" w:sz="0" w:space="0" w:color="auto"/>
          </w:divBdr>
        </w:div>
        <w:div w:id="544176834">
          <w:marLeft w:val="480"/>
          <w:marRight w:val="0"/>
          <w:marTop w:val="0"/>
          <w:marBottom w:val="0"/>
          <w:divBdr>
            <w:top w:val="none" w:sz="0" w:space="0" w:color="auto"/>
            <w:left w:val="none" w:sz="0" w:space="0" w:color="auto"/>
            <w:bottom w:val="none" w:sz="0" w:space="0" w:color="auto"/>
            <w:right w:val="none" w:sz="0" w:space="0" w:color="auto"/>
          </w:divBdr>
        </w:div>
        <w:div w:id="599219764">
          <w:marLeft w:val="480"/>
          <w:marRight w:val="0"/>
          <w:marTop w:val="0"/>
          <w:marBottom w:val="0"/>
          <w:divBdr>
            <w:top w:val="none" w:sz="0" w:space="0" w:color="auto"/>
            <w:left w:val="none" w:sz="0" w:space="0" w:color="auto"/>
            <w:bottom w:val="none" w:sz="0" w:space="0" w:color="auto"/>
            <w:right w:val="none" w:sz="0" w:space="0" w:color="auto"/>
          </w:divBdr>
        </w:div>
        <w:div w:id="630282175">
          <w:marLeft w:val="480"/>
          <w:marRight w:val="0"/>
          <w:marTop w:val="0"/>
          <w:marBottom w:val="0"/>
          <w:divBdr>
            <w:top w:val="none" w:sz="0" w:space="0" w:color="auto"/>
            <w:left w:val="none" w:sz="0" w:space="0" w:color="auto"/>
            <w:bottom w:val="none" w:sz="0" w:space="0" w:color="auto"/>
            <w:right w:val="none" w:sz="0" w:space="0" w:color="auto"/>
          </w:divBdr>
        </w:div>
        <w:div w:id="641084994">
          <w:marLeft w:val="480"/>
          <w:marRight w:val="0"/>
          <w:marTop w:val="0"/>
          <w:marBottom w:val="0"/>
          <w:divBdr>
            <w:top w:val="none" w:sz="0" w:space="0" w:color="auto"/>
            <w:left w:val="none" w:sz="0" w:space="0" w:color="auto"/>
            <w:bottom w:val="none" w:sz="0" w:space="0" w:color="auto"/>
            <w:right w:val="none" w:sz="0" w:space="0" w:color="auto"/>
          </w:divBdr>
        </w:div>
        <w:div w:id="747650306">
          <w:marLeft w:val="480"/>
          <w:marRight w:val="0"/>
          <w:marTop w:val="0"/>
          <w:marBottom w:val="0"/>
          <w:divBdr>
            <w:top w:val="none" w:sz="0" w:space="0" w:color="auto"/>
            <w:left w:val="none" w:sz="0" w:space="0" w:color="auto"/>
            <w:bottom w:val="none" w:sz="0" w:space="0" w:color="auto"/>
            <w:right w:val="none" w:sz="0" w:space="0" w:color="auto"/>
          </w:divBdr>
        </w:div>
        <w:div w:id="776631779">
          <w:marLeft w:val="480"/>
          <w:marRight w:val="0"/>
          <w:marTop w:val="0"/>
          <w:marBottom w:val="0"/>
          <w:divBdr>
            <w:top w:val="none" w:sz="0" w:space="0" w:color="auto"/>
            <w:left w:val="none" w:sz="0" w:space="0" w:color="auto"/>
            <w:bottom w:val="none" w:sz="0" w:space="0" w:color="auto"/>
            <w:right w:val="none" w:sz="0" w:space="0" w:color="auto"/>
          </w:divBdr>
        </w:div>
        <w:div w:id="794369461">
          <w:marLeft w:val="480"/>
          <w:marRight w:val="0"/>
          <w:marTop w:val="0"/>
          <w:marBottom w:val="0"/>
          <w:divBdr>
            <w:top w:val="none" w:sz="0" w:space="0" w:color="auto"/>
            <w:left w:val="none" w:sz="0" w:space="0" w:color="auto"/>
            <w:bottom w:val="none" w:sz="0" w:space="0" w:color="auto"/>
            <w:right w:val="none" w:sz="0" w:space="0" w:color="auto"/>
          </w:divBdr>
        </w:div>
        <w:div w:id="880241660">
          <w:marLeft w:val="480"/>
          <w:marRight w:val="0"/>
          <w:marTop w:val="0"/>
          <w:marBottom w:val="0"/>
          <w:divBdr>
            <w:top w:val="none" w:sz="0" w:space="0" w:color="auto"/>
            <w:left w:val="none" w:sz="0" w:space="0" w:color="auto"/>
            <w:bottom w:val="none" w:sz="0" w:space="0" w:color="auto"/>
            <w:right w:val="none" w:sz="0" w:space="0" w:color="auto"/>
          </w:divBdr>
        </w:div>
        <w:div w:id="883056269">
          <w:marLeft w:val="480"/>
          <w:marRight w:val="0"/>
          <w:marTop w:val="0"/>
          <w:marBottom w:val="0"/>
          <w:divBdr>
            <w:top w:val="none" w:sz="0" w:space="0" w:color="auto"/>
            <w:left w:val="none" w:sz="0" w:space="0" w:color="auto"/>
            <w:bottom w:val="none" w:sz="0" w:space="0" w:color="auto"/>
            <w:right w:val="none" w:sz="0" w:space="0" w:color="auto"/>
          </w:divBdr>
        </w:div>
        <w:div w:id="893467051">
          <w:marLeft w:val="480"/>
          <w:marRight w:val="0"/>
          <w:marTop w:val="0"/>
          <w:marBottom w:val="0"/>
          <w:divBdr>
            <w:top w:val="none" w:sz="0" w:space="0" w:color="auto"/>
            <w:left w:val="none" w:sz="0" w:space="0" w:color="auto"/>
            <w:bottom w:val="none" w:sz="0" w:space="0" w:color="auto"/>
            <w:right w:val="none" w:sz="0" w:space="0" w:color="auto"/>
          </w:divBdr>
        </w:div>
        <w:div w:id="904490421">
          <w:marLeft w:val="480"/>
          <w:marRight w:val="0"/>
          <w:marTop w:val="0"/>
          <w:marBottom w:val="0"/>
          <w:divBdr>
            <w:top w:val="none" w:sz="0" w:space="0" w:color="auto"/>
            <w:left w:val="none" w:sz="0" w:space="0" w:color="auto"/>
            <w:bottom w:val="none" w:sz="0" w:space="0" w:color="auto"/>
            <w:right w:val="none" w:sz="0" w:space="0" w:color="auto"/>
          </w:divBdr>
        </w:div>
        <w:div w:id="961230440">
          <w:marLeft w:val="480"/>
          <w:marRight w:val="0"/>
          <w:marTop w:val="0"/>
          <w:marBottom w:val="0"/>
          <w:divBdr>
            <w:top w:val="none" w:sz="0" w:space="0" w:color="auto"/>
            <w:left w:val="none" w:sz="0" w:space="0" w:color="auto"/>
            <w:bottom w:val="none" w:sz="0" w:space="0" w:color="auto"/>
            <w:right w:val="none" w:sz="0" w:space="0" w:color="auto"/>
          </w:divBdr>
        </w:div>
        <w:div w:id="1014959184">
          <w:marLeft w:val="480"/>
          <w:marRight w:val="0"/>
          <w:marTop w:val="0"/>
          <w:marBottom w:val="0"/>
          <w:divBdr>
            <w:top w:val="none" w:sz="0" w:space="0" w:color="auto"/>
            <w:left w:val="none" w:sz="0" w:space="0" w:color="auto"/>
            <w:bottom w:val="none" w:sz="0" w:space="0" w:color="auto"/>
            <w:right w:val="none" w:sz="0" w:space="0" w:color="auto"/>
          </w:divBdr>
        </w:div>
        <w:div w:id="1118141021">
          <w:marLeft w:val="480"/>
          <w:marRight w:val="0"/>
          <w:marTop w:val="0"/>
          <w:marBottom w:val="0"/>
          <w:divBdr>
            <w:top w:val="none" w:sz="0" w:space="0" w:color="auto"/>
            <w:left w:val="none" w:sz="0" w:space="0" w:color="auto"/>
            <w:bottom w:val="none" w:sz="0" w:space="0" w:color="auto"/>
            <w:right w:val="none" w:sz="0" w:space="0" w:color="auto"/>
          </w:divBdr>
        </w:div>
        <w:div w:id="1136528831">
          <w:marLeft w:val="480"/>
          <w:marRight w:val="0"/>
          <w:marTop w:val="0"/>
          <w:marBottom w:val="0"/>
          <w:divBdr>
            <w:top w:val="none" w:sz="0" w:space="0" w:color="auto"/>
            <w:left w:val="none" w:sz="0" w:space="0" w:color="auto"/>
            <w:bottom w:val="none" w:sz="0" w:space="0" w:color="auto"/>
            <w:right w:val="none" w:sz="0" w:space="0" w:color="auto"/>
          </w:divBdr>
        </w:div>
        <w:div w:id="1140801921">
          <w:marLeft w:val="480"/>
          <w:marRight w:val="0"/>
          <w:marTop w:val="0"/>
          <w:marBottom w:val="0"/>
          <w:divBdr>
            <w:top w:val="none" w:sz="0" w:space="0" w:color="auto"/>
            <w:left w:val="none" w:sz="0" w:space="0" w:color="auto"/>
            <w:bottom w:val="none" w:sz="0" w:space="0" w:color="auto"/>
            <w:right w:val="none" w:sz="0" w:space="0" w:color="auto"/>
          </w:divBdr>
        </w:div>
        <w:div w:id="1235091468">
          <w:marLeft w:val="480"/>
          <w:marRight w:val="0"/>
          <w:marTop w:val="0"/>
          <w:marBottom w:val="0"/>
          <w:divBdr>
            <w:top w:val="none" w:sz="0" w:space="0" w:color="auto"/>
            <w:left w:val="none" w:sz="0" w:space="0" w:color="auto"/>
            <w:bottom w:val="none" w:sz="0" w:space="0" w:color="auto"/>
            <w:right w:val="none" w:sz="0" w:space="0" w:color="auto"/>
          </w:divBdr>
        </w:div>
        <w:div w:id="1287665582">
          <w:marLeft w:val="480"/>
          <w:marRight w:val="0"/>
          <w:marTop w:val="0"/>
          <w:marBottom w:val="0"/>
          <w:divBdr>
            <w:top w:val="none" w:sz="0" w:space="0" w:color="auto"/>
            <w:left w:val="none" w:sz="0" w:space="0" w:color="auto"/>
            <w:bottom w:val="none" w:sz="0" w:space="0" w:color="auto"/>
            <w:right w:val="none" w:sz="0" w:space="0" w:color="auto"/>
          </w:divBdr>
        </w:div>
        <w:div w:id="1353341878">
          <w:marLeft w:val="480"/>
          <w:marRight w:val="0"/>
          <w:marTop w:val="0"/>
          <w:marBottom w:val="0"/>
          <w:divBdr>
            <w:top w:val="none" w:sz="0" w:space="0" w:color="auto"/>
            <w:left w:val="none" w:sz="0" w:space="0" w:color="auto"/>
            <w:bottom w:val="none" w:sz="0" w:space="0" w:color="auto"/>
            <w:right w:val="none" w:sz="0" w:space="0" w:color="auto"/>
          </w:divBdr>
        </w:div>
        <w:div w:id="1402630946">
          <w:marLeft w:val="480"/>
          <w:marRight w:val="0"/>
          <w:marTop w:val="0"/>
          <w:marBottom w:val="0"/>
          <w:divBdr>
            <w:top w:val="none" w:sz="0" w:space="0" w:color="auto"/>
            <w:left w:val="none" w:sz="0" w:space="0" w:color="auto"/>
            <w:bottom w:val="none" w:sz="0" w:space="0" w:color="auto"/>
            <w:right w:val="none" w:sz="0" w:space="0" w:color="auto"/>
          </w:divBdr>
        </w:div>
        <w:div w:id="1403065667">
          <w:marLeft w:val="480"/>
          <w:marRight w:val="0"/>
          <w:marTop w:val="0"/>
          <w:marBottom w:val="0"/>
          <w:divBdr>
            <w:top w:val="none" w:sz="0" w:space="0" w:color="auto"/>
            <w:left w:val="none" w:sz="0" w:space="0" w:color="auto"/>
            <w:bottom w:val="none" w:sz="0" w:space="0" w:color="auto"/>
            <w:right w:val="none" w:sz="0" w:space="0" w:color="auto"/>
          </w:divBdr>
        </w:div>
        <w:div w:id="1406493627">
          <w:marLeft w:val="480"/>
          <w:marRight w:val="0"/>
          <w:marTop w:val="0"/>
          <w:marBottom w:val="0"/>
          <w:divBdr>
            <w:top w:val="none" w:sz="0" w:space="0" w:color="auto"/>
            <w:left w:val="none" w:sz="0" w:space="0" w:color="auto"/>
            <w:bottom w:val="none" w:sz="0" w:space="0" w:color="auto"/>
            <w:right w:val="none" w:sz="0" w:space="0" w:color="auto"/>
          </w:divBdr>
        </w:div>
        <w:div w:id="1476532487">
          <w:marLeft w:val="480"/>
          <w:marRight w:val="0"/>
          <w:marTop w:val="0"/>
          <w:marBottom w:val="0"/>
          <w:divBdr>
            <w:top w:val="none" w:sz="0" w:space="0" w:color="auto"/>
            <w:left w:val="none" w:sz="0" w:space="0" w:color="auto"/>
            <w:bottom w:val="none" w:sz="0" w:space="0" w:color="auto"/>
            <w:right w:val="none" w:sz="0" w:space="0" w:color="auto"/>
          </w:divBdr>
        </w:div>
        <w:div w:id="1489588029">
          <w:marLeft w:val="480"/>
          <w:marRight w:val="0"/>
          <w:marTop w:val="0"/>
          <w:marBottom w:val="0"/>
          <w:divBdr>
            <w:top w:val="none" w:sz="0" w:space="0" w:color="auto"/>
            <w:left w:val="none" w:sz="0" w:space="0" w:color="auto"/>
            <w:bottom w:val="none" w:sz="0" w:space="0" w:color="auto"/>
            <w:right w:val="none" w:sz="0" w:space="0" w:color="auto"/>
          </w:divBdr>
        </w:div>
        <w:div w:id="1497766100">
          <w:marLeft w:val="480"/>
          <w:marRight w:val="0"/>
          <w:marTop w:val="0"/>
          <w:marBottom w:val="0"/>
          <w:divBdr>
            <w:top w:val="none" w:sz="0" w:space="0" w:color="auto"/>
            <w:left w:val="none" w:sz="0" w:space="0" w:color="auto"/>
            <w:bottom w:val="none" w:sz="0" w:space="0" w:color="auto"/>
            <w:right w:val="none" w:sz="0" w:space="0" w:color="auto"/>
          </w:divBdr>
        </w:div>
        <w:div w:id="1524439385">
          <w:marLeft w:val="480"/>
          <w:marRight w:val="0"/>
          <w:marTop w:val="0"/>
          <w:marBottom w:val="0"/>
          <w:divBdr>
            <w:top w:val="none" w:sz="0" w:space="0" w:color="auto"/>
            <w:left w:val="none" w:sz="0" w:space="0" w:color="auto"/>
            <w:bottom w:val="none" w:sz="0" w:space="0" w:color="auto"/>
            <w:right w:val="none" w:sz="0" w:space="0" w:color="auto"/>
          </w:divBdr>
        </w:div>
        <w:div w:id="1528331354">
          <w:marLeft w:val="480"/>
          <w:marRight w:val="0"/>
          <w:marTop w:val="0"/>
          <w:marBottom w:val="0"/>
          <w:divBdr>
            <w:top w:val="none" w:sz="0" w:space="0" w:color="auto"/>
            <w:left w:val="none" w:sz="0" w:space="0" w:color="auto"/>
            <w:bottom w:val="none" w:sz="0" w:space="0" w:color="auto"/>
            <w:right w:val="none" w:sz="0" w:space="0" w:color="auto"/>
          </w:divBdr>
        </w:div>
        <w:div w:id="1549150687">
          <w:marLeft w:val="480"/>
          <w:marRight w:val="0"/>
          <w:marTop w:val="0"/>
          <w:marBottom w:val="0"/>
          <w:divBdr>
            <w:top w:val="none" w:sz="0" w:space="0" w:color="auto"/>
            <w:left w:val="none" w:sz="0" w:space="0" w:color="auto"/>
            <w:bottom w:val="none" w:sz="0" w:space="0" w:color="auto"/>
            <w:right w:val="none" w:sz="0" w:space="0" w:color="auto"/>
          </w:divBdr>
        </w:div>
        <w:div w:id="1555853066">
          <w:marLeft w:val="480"/>
          <w:marRight w:val="0"/>
          <w:marTop w:val="0"/>
          <w:marBottom w:val="0"/>
          <w:divBdr>
            <w:top w:val="none" w:sz="0" w:space="0" w:color="auto"/>
            <w:left w:val="none" w:sz="0" w:space="0" w:color="auto"/>
            <w:bottom w:val="none" w:sz="0" w:space="0" w:color="auto"/>
            <w:right w:val="none" w:sz="0" w:space="0" w:color="auto"/>
          </w:divBdr>
        </w:div>
        <w:div w:id="1638561556">
          <w:marLeft w:val="480"/>
          <w:marRight w:val="0"/>
          <w:marTop w:val="0"/>
          <w:marBottom w:val="0"/>
          <w:divBdr>
            <w:top w:val="none" w:sz="0" w:space="0" w:color="auto"/>
            <w:left w:val="none" w:sz="0" w:space="0" w:color="auto"/>
            <w:bottom w:val="none" w:sz="0" w:space="0" w:color="auto"/>
            <w:right w:val="none" w:sz="0" w:space="0" w:color="auto"/>
          </w:divBdr>
        </w:div>
        <w:div w:id="1756896773">
          <w:marLeft w:val="480"/>
          <w:marRight w:val="0"/>
          <w:marTop w:val="0"/>
          <w:marBottom w:val="0"/>
          <w:divBdr>
            <w:top w:val="none" w:sz="0" w:space="0" w:color="auto"/>
            <w:left w:val="none" w:sz="0" w:space="0" w:color="auto"/>
            <w:bottom w:val="none" w:sz="0" w:space="0" w:color="auto"/>
            <w:right w:val="none" w:sz="0" w:space="0" w:color="auto"/>
          </w:divBdr>
        </w:div>
        <w:div w:id="1898082514">
          <w:marLeft w:val="480"/>
          <w:marRight w:val="0"/>
          <w:marTop w:val="0"/>
          <w:marBottom w:val="0"/>
          <w:divBdr>
            <w:top w:val="none" w:sz="0" w:space="0" w:color="auto"/>
            <w:left w:val="none" w:sz="0" w:space="0" w:color="auto"/>
            <w:bottom w:val="none" w:sz="0" w:space="0" w:color="auto"/>
            <w:right w:val="none" w:sz="0" w:space="0" w:color="auto"/>
          </w:divBdr>
        </w:div>
        <w:div w:id="1956980565">
          <w:marLeft w:val="480"/>
          <w:marRight w:val="0"/>
          <w:marTop w:val="0"/>
          <w:marBottom w:val="0"/>
          <w:divBdr>
            <w:top w:val="none" w:sz="0" w:space="0" w:color="auto"/>
            <w:left w:val="none" w:sz="0" w:space="0" w:color="auto"/>
            <w:bottom w:val="none" w:sz="0" w:space="0" w:color="auto"/>
            <w:right w:val="none" w:sz="0" w:space="0" w:color="auto"/>
          </w:divBdr>
        </w:div>
        <w:div w:id="1959876724">
          <w:marLeft w:val="480"/>
          <w:marRight w:val="0"/>
          <w:marTop w:val="0"/>
          <w:marBottom w:val="0"/>
          <w:divBdr>
            <w:top w:val="none" w:sz="0" w:space="0" w:color="auto"/>
            <w:left w:val="none" w:sz="0" w:space="0" w:color="auto"/>
            <w:bottom w:val="none" w:sz="0" w:space="0" w:color="auto"/>
            <w:right w:val="none" w:sz="0" w:space="0" w:color="auto"/>
          </w:divBdr>
        </w:div>
        <w:div w:id="1997568422">
          <w:marLeft w:val="480"/>
          <w:marRight w:val="0"/>
          <w:marTop w:val="0"/>
          <w:marBottom w:val="0"/>
          <w:divBdr>
            <w:top w:val="none" w:sz="0" w:space="0" w:color="auto"/>
            <w:left w:val="none" w:sz="0" w:space="0" w:color="auto"/>
            <w:bottom w:val="none" w:sz="0" w:space="0" w:color="auto"/>
            <w:right w:val="none" w:sz="0" w:space="0" w:color="auto"/>
          </w:divBdr>
        </w:div>
        <w:div w:id="2001151305">
          <w:marLeft w:val="480"/>
          <w:marRight w:val="0"/>
          <w:marTop w:val="0"/>
          <w:marBottom w:val="0"/>
          <w:divBdr>
            <w:top w:val="none" w:sz="0" w:space="0" w:color="auto"/>
            <w:left w:val="none" w:sz="0" w:space="0" w:color="auto"/>
            <w:bottom w:val="none" w:sz="0" w:space="0" w:color="auto"/>
            <w:right w:val="none" w:sz="0" w:space="0" w:color="auto"/>
          </w:divBdr>
        </w:div>
        <w:div w:id="2024626406">
          <w:marLeft w:val="480"/>
          <w:marRight w:val="0"/>
          <w:marTop w:val="0"/>
          <w:marBottom w:val="0"/>
          <w:divBdr>
            <w:top w:val="none" w:sz="0" w:space="0" w:color="auto"/>
            <w:left w:val="none" w:sz="0" w:space="0" w:color="auto"/>
            <w:bottom w:val="none" w:sz="0" w:space="0" w:color="auto"/>
            <w:right w:val="none" w:sz="0" w:space="0" w:color="auto"/>
          </w:divBdr>
        </w:div>
        <w:div w:id="2032218495">
          <w:marLeft w:val="480"/>
          <w:marRight w:val="0"/>
          <w:marTop w:val="0"/>
          <w:marBottom w:val="0"/>
          <w:divBdr>
            <w:top w:val="none" w:sz="0" w:space="0" w:color="auto"/>
            <w:left w:val="none" w:sz="0" w:space="0" w:color="auto"/>
            <w:bottom w:val="none" w:sz="0" w:space="0" w:color="auto"/>
            <w:right w:val="none" w:sz="0" w:space="0" w:color="auto"/>
          </w:divBdr>
        </w:div>
        <w:div w:id="2102409789">
          <w:marLeft w:val="480"/>
          <w:marRight w:val="0"/>
          <w:marTop w:val="0"/>
          <w:marBottom w:val="0"/>
          <w:divBdr>
            <w:top w:val="none" w:sz="0" w:space="0" w:color="auto"/>
            <w:left w:val="none" w:sz="0" w:space="0" w:color="auto"/>
            <w:bottom w:val="none" w:sz="0" w:space="0" w:color="auto"/>
            <w:right w:val="none" w:sz="0" w:space="0" w:color="auto"/>
          </w:divBdr>
        </w:div>
        <w:div w:id="2130389659">
          <w:marLeft w:val="480"/>
          <w:marRight w:val="0"/>
          <w:marTop w:val="0"/>
          <w:marBottom w:val="0"/>
          <w:divBdr>
            <w:top w:val="none" w:sz="0" w:space="0" w:color="auto"/>
            <w:left w:val="none" w:sz="0" w:space="0" w:color="auto"/>
            <w:bottom w:val="none" w:sz="0" w:space="0" w:color="auto"/>
            <w:right w:val="none" w:sz="0" w:space="0" w:color="auto"/>
          </w:divBdr>
        </w:div>
      </w:divsChild>
    </w:div>
    <w:div w:id="2099056378">
      <w:marLeft w:val="640"/>
      <w:marRight w:val="0"/>
      <w:marTop w:val="0"/>
      <w:marBottom w:val="0"/>
      <w:divBdr>
        <w:top w:val="none" w:sz="0" w:space="0" w:color="auto"/>
        <w:left w:val="none" w:sz="0" w:space="0" w:color="auto"/>
        <w:bottom w:val="none" w:sz="0" w:space="0" w:color="auto"/>
        <w:right w:val="none" w:sz="0" w:space="0" w:color="auto"/>
      </w:divBdr>
    </w:div>
    <w:div w:id="2099323881">
      <w:marLeft w:val="640"/>
      <w:marRight w:val="0"/>
      <w:marTop w:val="0"/>
      <w:marBottom w:val="0"/>
      <w:divBdr>
        <w:top w:val="none" w:sz="0" w:space="0" w:color="auto"/>
        <w:left w:val="none" w:sz="0" w:space="0" w:color="auto"/>
        <w:bottom w:val="none" w:sz="0" w:space="0" w:color="auto"/>
        <w:right w:val="none" w:sz="0" w:space="0" w:color="auto"/>
      </w:divBdr>
    </w:div>
    <w:div w:id="2099327271">
      <w:marLeft w:val="640"/>
      <w:marRight w:val="0"/>
      <w:marTop w:val="0"/>
      <w:marBottom w:val="0"/>
      <w:divBdr>
        <w:top w:val="none" w:sz="0" w:space="0" w:color="auto"/>
        <w:left w:val="none" w:sz="0" w:space="0" w:color="auto"/>
        <w:bottom w:val="none" w:sz="0" w:space="0" w:color="auto"/>
        <w:right w:val="none" w:sz="0" w:space="0" w:color="auto"/>
      </w:divBdr>
    </w:div>
    <w:div w:id="2100328251">
      <w:marLeft w:val="640"/>
      <w:marRight w:val="0"/>
      <w:marTop w:val="0"/>
      <w:marBottom w:val="0"/>
      <w:divBdr>
        <w:top w:val="none" w:sz="0" w:space="0" w:color="auto"/>
        <w:left w:val="none" w:sz="0" w:space="0" w:color="auto"/>
        <w:bottom w:val="none" w:sz="0" w:space="0" w:color="auto"/>
        <w:right w:val="none" w:sz="0" w:space="0" w:color="auto"/>
      </w:divBdr>
    </w:div>
    <w:div w:id="2100640244">
      <w:marLeft w:val="640"/>
      <w:marRight w:val="0"/>
      <w:marTop w:val="0"/>
      <w:marBottom w:val="0"/>
      <w:divBdr>
        <w:top w:val="none" w:sz="0" w:space="0" w:color="auto"/>
        <w:left w:val="none" w:sz="0" w:space="0" w:color="auto"/>
        <w:bottom w:val="none" w:sz="0" w:space="0" w:color="auto"/>
        <w:right w:val="none" w:sz="0" w:space="0" w:color="auto"/>
      </w:divBdr>
    </w:div>
    <w:div w:id="2101177926">
      <w:bodyDiv w:val="1"/>
      <w:marLeft w:val="0"/>
      <w:marRight w:val="0"/>
      <w:marTop w:val="0"/>
      <w:marBottom w:val="0"/>
      <w:divBdr>
        <w:top w:val="none" w:sz="0" w:space="0" w:color="auto"/>
        <w:left w:val="none" w:sz="0" w:space="0" w:color="auto"/>
        <w:bottom w:val="none" w:sz="0" w:space="0" w:color="auto"/>
        <w:right w:val="none" w:sz="0" w:space="0" w:color="auto"/>
      </w:divBdr>
    </w:div>
    <w:div w:id="2101370927">
      <w:bodyDiv w:val="1"/>
      <w:marLeft w:val="0"/>
      <w:marRight w:val="0"/>
      <w:marTop w:val="0"/>
      <w:marBottom w:val="0"/>
      <w:divBdr>
        <w:top w:val="none" w:sz="0" w:space="0" w:color="auto"/>
        <w:left w:val="none" w:sz="0" w:space="0" w:color="auto"/>
        <w:bottom w:val="none" w:sz="0" w:space="0" w:color="auto"/>
        <w:right w:val="none" w:sz="0" w:space="0" w:color="auto"/>
      </w:divBdr>
    </w:div>
    <w:div w:id="2101481892">
      <w:bodyDiv w:val="1"/>
      <w:marLeft w:val="0"/>
      <w:marRight w:val="0"/>
      <w:marTop w:val="0"/>
      <w:marBottom w:val="0"/>
      <w:divBdr>
        <w:top w:val="none" w:sz="0" w:space="0" w:color="auto"/>
        <w:left w:val="none" w:sz="0" w:space="0" w:color="auto"/>
        <w:bottom w:val="none" w:sz="0" w:space="0" w:color="auto"/>
        <w:right w:val="none" w:sz="0" w:space="0" w:color="auto"/>
      </w:divBdr>
    </w:div>
    <w:div w:id="2101755208">
      <w:marLeft w:val="640"/>
      <w:marRight w:val="0"/>
      <w:marTop w:val="0"/>
      <w:marBottom w:val="0"/>
      <w:divBdr>
        <w:top w:val="none" w:sz="0" w:space="0" w:color="auto"/>
        <w:left w:val="none" w:sz="0" w:space="0" w:color="auto"/>
        <w:bottom w:val="none" w:sz="0" w:space="0" w:color="auto"/>
        <w:right w:val="none" w:sz="0" w:space="0" w:color="auto"/>
      </w:divBdr>
    </w:div>
    <w:div w:id="2101833552">
      <w:marLeft w:val="640"/>
      <w:marRight w:val="0"/>
      <w:marTop w:val="0"/>
      <w:marBottom w:val="0"/>
      <w:divBdr>
        <w:top w:val="none" w:sz="0" w:space="0" w:color="auto"/>
        <w:left w:val="none" w:sz="0" w:space="0" w:color="auto"/>
        <w:bottom w:val="none" w:sz="0" w:space="0" w:color="auto"/>
        <w:right w:val="none" w:sz="0" w:space="0" w:color="auto"/>
      </w:divBdr>
    </w:div>
    <w:div w:id="2102096114">
      <w:marLeft w:val="640"/>
      <w:marRight w:val="0"/>
      <w:marTop w:val="0"/>
      <w:marBottom w:val="0"/>
      <w:divBdr>
        <w:top w:val="none" w:sz="0" w:space="0" w:color="auto"/>
        <w:left w:val="none" w:sz="0" w:space="0" w:color="auto"/>
        <w:bottom w:val="none" w:sz="0" w:space="0" w:color="auto"/>
        <w:right w:val="none" w:sz="0" w:space="0" w:color="auto"/>
      </w:divBdr>
    </w:div>
    <w:div w:id="2102527781">
      <w:marLeft w:val="640"/>
      <w:marRight w:val="0"/>
      <w:marTop w:val="0"/>
      <w:marBottom w:val="0"/>
      <w:divBdr>
        <w:top w:val="none" w:sz="0" w:space="0" w:color="auto"/>
        <w:left w:val="none" w:sz="0" w:space="0" w:color="auto"/>
        <w:bottom w:val="none" w:sz="0" w:space="0" w:color="auto"/>
        <w:right w:val="none" w:sz="0" w:space="0" w:color="auto"/>
      </w:divBdr>
    </w:div>
    <w:div w:id="2103910492">
      <w:marLeft w:val="640"/>
      <w:marRight w:val="0"/>
      <w:marTop w:val="0"/>
      <w:marBottom w:val="0"/>
      <w:divBdr>
        <w:top w:val="none" w:sz="0" w:space="0" w:color="auto"/>
        <w:left w:val="none" w:sz="0" w:space="0" w:color="auto"/>
        <w:bottom w:val="none" w:sz="0" w:space="0" w:color="auto"/>
        <w:right w:val="none" w:sz="0" w:space="0" w:color="auto"/>
      </w:divBdr>
    </w:div>
    <w:div w:id="2104573652">
      <w:marLeft w:val="640"/>
      <w:marRight w:val="0"/>
      <w:marTop w:val="0"/>
      <w:marBottom w:val="0"/>
      <w:divBdr>
        <w:top w:val="none" w:sz="0" w:space="0" w:color="auto"/>
        <w:left w:val="none" w:sz="0" w:space="0" w:color="auto"/>
        <w:bottom w:val="none" w:sz="0" w:space="0" w:color="auto"/>
        <w:right w:val="none" w:sz="0" w:space="0" w:color="auto"/>
      </w:divBdr>
    </w:div>
    <w:div w:id="2104718826">
      <w:marLeft w:val="640"/>
      <w:marRight w:val="0"/>
      <w:marTop w:val="0"/>
      <w:marBottom w:val="0"/>
      <w:divBdr>
        <w:top w:val="none" w:sz="0" w:space="0" w:color="auto"/>
        <w:left w:val="none" w:sz="0" w:space="0" w:color="auto"/>
        <w:bottom w:val="none" w:sz="0" w:space="0" w:color="auto"/>
        <w:right w:val="none" w:sz="0" w:space="0" w:color="auto"/>
      </w:divBdr>
    </w:div>
    <w:div w:id="2104759692">
      <w:marLeft w:val="640"/>
      <w:marRight w:val="0"/>
      <w:marTop w:val="0"/>
      <w:marBottom w:val="0"/>
      <w:divBdr>
        <w:top w:val="none" w:sz="0" w:space="0" w:color="auto"/>
        <w:left w:val="none" w:sz="0" w:space="0" w:color="auto"/>
        <w:bottom w:val="none" w:sz="0" w:space="0" w:color="auto"/>
        <w:right w:val="none" w:sz="0" w:space="0" w:color="auto"/>
      </w:divBdr>
    </w:div>
    <w:div w:id="2104909940">
      <w:bodyDiv w:val="1"/>
      <w:marLeft w:val="0"/>
      <w:marRight w:val="0"/>
      <w:marTop w:val="0"/>
      <w:marBottom w:val="0"/>
      <w:divBdr>
        <w:top w:val="none" w:sz="0" w:space="0" w:color="auto"/>
        <w:left w:val="none" w:sz="0" w:space="0" w:color="auto"/>
        <w:bottom w:val="none" w:sz="0" w:space="0" w:color="auto"/>
        <w:right w:val="none" w:sz="0" w:space="0" w:color="auto"/>
      </w:divBdr>
    </w:div>
    <w:div w:id="2105303291">
      <w:marLeft w:val="640"/>
      <w:marRight w:val="0"/>
      <w:marTop w:val="0"/>
      <w:marBottom w:val="0"/>
      <w:divBdr>
        <w:top w:val="none" w:sz="0" w:space="0" w:color="auto"/>
        <w:left w:val="none" w:sz="0" w:space="0" w:color="auto"/>
        <w:bottom w:val="none" w:sz="0" w:space="0" w:color="auto"/>
        <w:right w:val="none" w:sz="0" w:space="0" w:color="auto"/>
      </w:divBdr>
    </w:div>
    <w:div w:id="2105606299">
      <w:marLeft w:val="640"/>
      <w:marRight w:val="0"/>
      <w:marTop w:val="0"/>
      <w:marBottom w:val="0"/>
      <w:divBdr>
        <w:top w:val="none" w:sz="0" w:space="0" w:color="auto"/>
        <w:left w:val="none" w:sz="0" w:space="0" w:color="auto"/>
        <w:bottom w:val="none" w:sz="0" w:space="0" w:color="auto"/>
        <w:right w:val="none" w:sz="0" w:space="0" w:color="auto"/>
      </w:divBdr>
    </w:div>
    <w:div w:id="2105690273">
      <w:marLeft w:val="640"/>
      <w:marRight w:val="0"/>
      <w:marTop w:val="0"/>
      <w:marBottom w:val="0"/>
      <w:divBdr>
        <w:top w:val="none" w:sz="0" w:space="0" w:color="auto"/>
        <w:left w:val="none" w:sz="0" w:space="0" w:color="auto"/>
        <w:bottom w:val="none" w:sz="0" w:space="0" w:color="auto"/>
        <w:right w:val="none" w:sz="0" w:space="0" w:color="auto"/>
      </w:divBdr>
    </w:div>
    <w:div w:id="2106415698">
      <w:marLeft w:val="640"/>
      <w:marRight w:val="0"/>
      <w:marTop w:val="0"/>
      <w:marBottom w:val="0"/>
      <w:divBdr>
        <w:top w:val="none" w:sz="0" w:space="0" w:color="auto"/>
        <w:left w:val="none" w:sz="0" w:space="0" w:color="auto"/>
        <w:bottom w:val="none" w:sz="0" w:space="0" w:color="auto"/>
        <w:right w:val="none" w:sz="0" w:space="0" w:color="auto"/>
      </w:divBdr>
    </w:div>
    <w:div w:id="2106419304">
      <w:marLeft w:val="640"/>
      <w:marRight w:val="0"/>
      <w:marTop w:val="0"/>
      <w:marBottom w:val="0"/>
      <w:divBdr>
        <w:top w:val="none" w:sz="0" w:space="0" w:color="auto"/>
        <w:left w:val="none" w:sz="0" w:space="0" w:color="auto"/>
        <w:bottom w:val="none" w:sz="0" w:space="0" w:color="auto"/>
        <w:right w:val="none" w:sz="0" w:space="0" w:color="auto"/>
      </w:divBdr>
    </w:div>
    <w:div w:id="2106461897">
      <w:marLeft w:val="640"/>
      <w:marRight w:val="0"/>
      <w:marTop w:val="0"/>
      <w:marBottom w:val="0"/>
      <w:divBdr>
        <w:top w:val="none" w:sz="0" w:space="0" w:color="auto"/>
        <w:left w:val="none" w:sz="0" w:space="0" w:color="auto"/>
        <w:bottom w:val="none" w:sz="0" w:space="0" w:color="auto"/>
        <w:right w:val="none" w:sz="0" w:space="0" w:color="auto"/>
      </w:divBdr>
    </w:div>
    <w:div w:id="2106799349">
      <w:marLeft w:val="640"/>
      <w:marRight w:val="0"/>
      <w:marTop w:val="0"/>
      <w:marBottom w:val="0"/>
      <w:divBdr>
        <w:top w:val="none" w:sz="0" w:space="0" w:color="auto"/>
        <w:left w:val="none" w:sz="0" w:space="0" w:color="auto"/>
        <w:bottom w:val="none" w:sz="0" w:space="0" w:color="auto"/>
        <w:right w:val="none" w:sz="0" w:space="0" w:color="auto"/>
      </w:divBdr>
    </w:div>
    <w:div w:id="2106921534">
      <w:marLeft w:val="640"/>
      <w:marRight w:val="0"/>
      <w:marTop w:val="0"/>
      <w:marBottom w:val="0"/>
      <w:divBdr>
        <w:top w:val="none" w:sz="0" w:space="0" w:color="auto"/>
        <w:left w:val="none" w:sz="0" w:space="0" w:color="auto"/>
        <w:bottom w:val="none" w:sz="0" w:space="0" w:color="auto"/>
        <w:right w:val="none" w:sz="0" w:space="0" w:color="auto"/>
      </w:divBdr>
    </w:div>
    <w:div w:id="2107578961">
      <w:marLeft w:val="640"/>
      <w:marRight w:val="0"/>
      <w:marTop w:val="0"/>
      <w:marBottom w:val="0"/>
      <w:divBdr>
        <w:top w:val="none" w:sz="0" w:space="0" w:color="auto"/>
        <w:left w:val="none" w:sz="0" w:space="0" w:color="auto"/>
        <w:bottom w:val="none" w:sz="0" w:space="0" w:color="auto"/>
        <w:right w:val="none" w:sz="0" w:space="0" w:color="auto"/>
      </w:divBdr>
    </w:div>
    <w:div w:id="2107845604">
      <w:marLeft w:val="640"/>
      <w:marRight w:val="0"/>
      <w:marTop w:val="0"/>
      <w:marBottom w:val="0"/>
      <w:divBdr>
        <w:top w:val="none" w:sz="0" w:space="0" w:color="auto"/>
        <w:left w:val="none" w:sz="0" w:space="0" w:color="auto"/>
        <w:bottom w:val="none" w:sz="0" w:space="0" w:color="auto"/>
        <w:right w:val="none" w:sz="0" w:space="0" w:color="auto"/>
      </w:divBdr>
    </w:div>
    <w:div w:id="2108230757">
      <w:bodyDiv w:val="1"/>
      <w:marLeft w:val="0"/>
      <w:marRight w:val="0"/>
      <w:marTop w:val="0"/>
      <w:marBottom w:val="0"/>
      <w:divBdr>
        <w:top w:val="none" w:sz="0" w:space="0" w:color="auto"/>
        <w:left w:val="none" w:sz="0" w:space="0" w:color="auto"/>
        <w:bottom w:val="none" w:sz="0" w:space="0" w:color="auto"/>
        <w:right w:val="none" w:sz="0" w:space="0" w:color="auto"/>
      </w:divBdr>
      <w:divsChild>
        <w:div w:id="7172406">
          <w:marLeft w:val="480"/>
          <w:marRight w:val="0"/>
          <w:marTop w:val="0"/>
          <w:marBottom w:val="0"/>
          <w:divBdr>
            <w:top w:val="none" w:sz="0" w:space="0" w:color="auto"/>
            <w:left w:val="none" w:sz="0" w:space="0" w:color="auto"/>
            <w:bottom w:val="none" w:sz="0" w:space="0" w:color="auto"/>
            <w:right w:val="none" w:sz="0" w:space="0" w:color="auto"/>
          </w:divBdr>
        </w:div>
        <w:div w:id="44529667">
          <w:marLeft w:val="480"/>
          <w:marRight w:val="0"/>
          <w:marTop w:val="0"/>
          <w:marBottom w:val="0"/>
          <w:divBdr>
            <w:top w:val="none" w:sz="0" w:space="0" w:color="auto"/>
            <w:left w:val="none" w:sz="0" w:space="0" w:color="auto"/>
            <w:bottom w:val="none" w:sz="0" w:space="0" w:color="auto"/>
            <w:right w:val="none" w:sz="0" w:space="0" w:color="auto"/>
          </w:divBdr>
        </w:div>
        <w:div w:id="48893082">
          <w:marLeft w:val="480"/>
          <w:marRight w:val="0"/>
          <w:marTop w:val="0"/>
          <w:marBottom w:val="0"/>
          <w:divBdr>
            <w:top w:val="none" w:sz="0" w:space="0" w:color="auto"/>
            <w:left w:val="none" w:sz="0" w:space="0" w:color="auto"/>
            <w:bottom w:val="none" w:sz="0" w:space="0" w:color="auto"/>
            <w:right w:val="none" w:sz="0" w:space="0" w:color="auto"/>
          </w:divBdr>
        </w:div>
        <w:div w:id="64232632">
          <w:marLeft w:val="480"/>
          <w:marRight w:val="0"/>
          <w:marTop w:val="0"/>
          <w:marBottom w:val="0"/>
          <w:divBdr>
            <w:top w:val="none" w:sz="0" w:space="0" w:color="auto"/>
            <w:left w:val="none" w:sz="0" w:space="0" w:color="auto"/>
            <w:bottom w:val="none" w:sz="0" w:space="0" w:color="auto"/>
            <w:right w:val="none" w:sz="0" w:space="0" w:color="auto"/>
          </w:divBdr>
        </w:div>
        <w:div w:id="89815720">
          <w:marLeft w:val="480"/>
          <w:marRight w:val="0"/>
          <w:marTop w:val="0"/>
          <w:marBottom w:val="0"/>
          <w:divBdr>
            <w:top w:val="none" w:sz="0" w:space="0" w:color="auto"/>
            <w:left w:val="none" w:sz="0" w:space="0" w:color="auto"/>
            <w:bottom w:val="none" w:sz="0" w:space="0" w:color="auto"/>
            <w:right w:val="none" w:sz="0" w:space="0" w:color="auto"/>
          </w:divBdr>
        </w:div>
        <w:div w:id="91978047">
          <w:marLeft w:val="480"/>
          <w:marRight w:val="0"/>
          <w:marTop w:val="0"/>
          <w:marBottom w:val="0"/>
          <w:divBdr>
            <w:top w:val="none" w:sz="0" w:space="0" w:color="auto"/>
            <w:left w:val="none" w:sz="0" w:space="0" w:color="auto"/>
            <w:bottom w:val="none" w:sz="0" w:space="0" w:color="auto"/>
            <w:right w:val="none" w:sz="0" w:space="0" w:color="auto"/>
          </w:divBdr>
        </w:div>
        <w:div w:id="155000181">
          <w:marLeft w:val="480"/>
          <w:marRight w:val="0"/>
          <w:marTop w:val="0"/>
          <w:marBottom w:val="0"/>
          <w:divBdr>
            <w:top w:val="none" w:sz="0" w:space="0" w:color="auto"/>
            <w:left w:val="none" w:sz="0" w:space="0" w:color="auto"/>
            <w:bottom w:val="none" w:sz="0" w:space="0" w:color="auto"/>
            <w:right w:val="none" w:sz="0" w:space="0" w:color="auto"/>
          </w:divBdr>
        </w:div>
        <w:div w:id="182480619">
          <w:marLeft w:val="480"/>
          <w:marRight w:val="0"/>
          <w:marTop w:val="0"/>
          <w:marBottom w:val="0"/>
          <w:divBdr>
            <w:top w:val="none" w:sz="0" w:space="0" w:color="auto"/>
            <w:left w:val="none" w:sz="0" w:space="0" w:color="auto"/>
            <w:bottom w:val="none" w:sz="0" w:space="0" w:color="auto"/>
            <w:right w:val="none" w:sz="0" w:space="0" w:color="auto"/>
          </w:divBdr>
        </w:div>
        <w:div w:id="212271821">
          <w:marLeft w:val="480"/>
          <w:marRight w:val="0"/>
          <w:marTop w:val="0"/>
          <w:marBottom w:val="0"/>
          <w:divBdr>
            <w:top w:val="none" w:sz="0" w:space="0" w:color="auto"/>
            <w:left w:val="none" w:sz="0" w:space="0" w:color="auto"/>
            <w:bottom w:val="none" w:sz="0" w:space="0" w:color="auto"/>
            <w:right w:val="none" w:sz="0" w:space="0" w:color="auto"/>
          </w:divBdr>
        </w:div>
        <w:div w:id="229776853">
          <w:marLeft w:val="480"/>
          <w:marRight w:val="0"/>
          <w:marTop w:val="0"/>
          <w:marBottom w:val="0"/>
          <w:divBdr>
            <w:top w:val="none" w:sz="0" w:space="0" w:color="auto"/>
            <w:left w:val="none" w:sz="0" w:space="0" w:color="auto"/>
            <w:bottom w:val="none" w:sz="0" w:space="0" w:color="auto"/>
            <w:right w:val="none" w:sz="0" w:space="0" w:color="auto"/>
          </w:divBdr>
        </w:div>
        <w:div w:id="237597422">
          <w:marLeft w:val="480"/>
          <w:marRight w:val="0"/>
          <w:marTop w:val="0"/>
          <w:marBottom w:val="0"/>
          <w:divBdr>
            <w:top w:val="none" w:sz="0" w:space="0" w:color="auto"/>
            <w:left w:val="none" w:sz="0" w:space="0" w:color="auto"/>
            <w:bottom w:val="none" w:sz="0" w:space="0" w:color="auto"/>
            <w:right w:val="none" w:sz="0" w:space="0" w:color="auto"/>
          </w:divBdr>
        </w:div>
        <w:div w:id="287784809">
          <w:marLeft w:val="480"/>
          <w:marRight w:val="0"/>
          <w:marTop w:val="0"/>
          <w:marBottom w:val="0"/>
          <w:divBdr>
            <w:top w:val="none" w:sz="0" w:space="0" w:color="auto"/>
            <w:left w:val="none" w:sz="0" w:space="0" w:color="auto"/>
            <w:bottom w:val="none" w:sz="0" w:space="0" w:color="auto"/>
            <w:right w:val="none" w:sz="0" w:space="0" w:color="auto"/>
          </w:divBdr>
        </w:div>
        <w:div w:id="308367907">
          <w:marLeft w:val="480"/>
          <w:marRight w:val="0"/>
          <w:marTop w:val="0"/>
          <w:marBottom w:val="0"/>
          <w:divBdr>
            <w:top w:val="none" w:sz="0" w:space="0" w:color="auto"/>
            <w:left w:val="none" w:sz="0" w:space="0" w:color="auto"/>
            <w:bottom w:val="none" w:sz="0" w:space="0" w:color="auto"/>
            <w:right w:val="none" w:sz="0" w:space="0" w:color="auto"/>
          </w:divBdr>
        </w:div>
        <w:div w:id="371612097">
          <w:marLeft w:val="480"/>
          <w:marRight w:val="0"/>
          <w:marTop w:val="0"/>
          <w:marBottom w:val="0"/>
          <w:divBdr>
            <w:top w:val="none" w:sz="0" w:space="0" w:color="auto"/>
            <w:left w:val="none" w:sz="0" w:space="0" w:color="auto"/>
            <w:bottom w:val="none" w:sz="0" w:space="0" w:color="auto"/>
            <w:right w:val="none" w:sz="0" w:space="0" w:color="auto"/>
          </w:divBdr>
        </w:div>
        <w:div w:id="395475028">
          <w:marLeft w:val="480"/>
          <w:marRight w:val="0"/>
          <w:marTop w:val="0"/>
          <w:marBottom w:val="0"/>
          <w:divBdr>
            <w:top w:val="none" w:sz="0" w:space="0" w:color="auto"/>
            <w:left w:val="none" w:sz="0" w:space="0" w:color="auto"/>
            <w:bottom w:val="none" w:sz="0" w:space="0" w:color="auto"/>
            <w:right w:val="none" w:sz="0" w:space="0" w:color="auto"/>
          </w:divBdr>
        </w:div>
        <w:div w:id="442964362">
          <w:marLeft w:val="480"/>
          <w:marRight w:val="0"/>
          <w:marTop w:val="0"/>
          <w:marBottom w:val="0"/>
          <w:divBdr>
            <w:top w:val="none" w:sz="0" w:space="0" w:color="auto"/>
            <w:left w:val="none" w:sz="0" w:space="0" w:color="auto"/>
            <w:bottom w:val="none" w:sz="0" w:space="0" w:color="auto"/>
            <w:right w:val="none" w:sz="0" w:space="0" w:color="auto"/>
          </w:divBdr>
        </w:div>
        <w:div w:id="471680617">
          <w:marLeft w:val="480"/>
          <w:marRight w:val="0"/>
          <w:marTop w:val="0"/>
          <w:marBottom w:val="0"/>
          <w:divBdr>
            <w:top w:val="none" w:sz="0" w:space="0" w:color="auto"/>
            <w:left w:val="none" w:sz="0" w:space="0" w:color="auto"/>
            <w:bottom w:val="none" w:sz="0" w:space="0" w:color="auto"/>
            <w:right w:val="none" w:sz="0" w:space="0" w:color="auto"/>
          </w:divBdr>
        </w:div>
        <w:div w:id="504325653">
          <w:marLeft w:val="480"/>
          <w:marRight w:val="0"/>
          <w:marTop w:val="0"/>
          <w:marBottom w:val="0"/>
          <w:divBdr>
            <w:top w:val="none" w:sz="0" w:space="0" w:color="auto"/>
            <w:left w:val="none" w:sz="0" w:space="0" w:color="auto"/>
            <w:bottom w:val="none" w:sz="0" w:space="0" w:color="auto"/>
            <w:right w:val="none" w:sz="0" w:space="0" w:color="auto"/>
          </w:divBdr>
        </w:div>
        <w:div w:id="582762359">
          <w:marLeft w:val="480"/>
          <w:marRight w:val="0"/>
          <w:marTop w:val="0"/>
          <w:marBottom w:val="0"/>
          <w:divBdr>
            <w:top w:val="none" w:sz="0" w:space="0" w:color="auto"/>
            <w:left w:val="none" w:sz="0" w:space="0" w:color="auto"/>
            <w:bottom w:val="none" w:sz="0" w:space="0" w:color="auto"/>
            <w:right w:val="none" w:sz="0" w:space="0" w:color="auto"/>
          </w:divBdr>
        </w:div>
        <w:div w:id="644699197">
          <w:marLeft w:val="480"/>
          <w:marRight w:val="0"/>
          <w:marTop w:val="0"/>
          <w:marBottom w:val="0"/>
          <w:divBdr>
            <w:top w:val="none" w:sz="0" w:space="0" w:color="auto"/>
            <w:left w:val="none" w:sz="0" w:space="0" w:color="auto"/>
            <w:bottom w:val="none" w:sz="0" w:space="0" w:color="auto"/>
            <w:right w:val="none" w:sz="0" w:space="0" w:color="auto"/>
          </w:divBdr>
        </w:div>
        <w:div w:id="756025665">
          <w:marLeft w:val="480"/>
          <w:marRight w:val="0"/>
          <w:marTop w:val="0"/>
          <w:marBottom w:val="0"/>
          <w:divBdr>
            <w:top w:val="none" w:sz="0" w:space="0" w:color="auto"/>
            <w:left w:val="none" w:sz="0" w:space="0" w:color="auto"/>
            <w:bottom w:val="none" w:sz="0" w:space="0" w:color="auto"/>
            <w:right w:val="none" w:sz="0" w:space="0" w:color="auto"/>
          </w:divBdr>
        </w:div>
        <w:div w:id="786891608">
          <w:marLeft w:val="480"/>
          <w:marRight w:val="0"/>
          <w:marTop w:val="0"/>
          <w:marBottom w:val="0"/>
          <w:divBdr>
            <w:top w:val="none" w:sz="0" w:space="0" w:color="auto"/>
            <w:left w:val="none" w:sz="0" w:space="0" w:color="auto"/>
            <w:bottom w:val="none" w:sz="0" w:space="0" w:color="auto"/>
            <w:right w:val="none" w:sz="0" w:space="0" w:color="auto"/>
          </w:divBdr>
        </w:div>
        <w:div w:id="800928293">
          <w:marLeft w:val="480"/>
          <w:marRight w:val="0"/>
          <w:marTop w:val="0"/>
          <w:marBottom w:val="0"/>
          <w:divBdr>
            <w:top w:val="none" w:sz="0" w:space="0" w:color="auto"/>
            <w:left w:val="none" w:sz="0" w:space="0" w:color="auto"/>
            <w:bottom w:val="none" w:sz="0" w:space="0" w:color="auto"/>
            <w:right w:val="none" w:sz="0" w:space="0" w:color="auto"/>
          </w:divBdr>
        </w:div>
        <w:div w:id="824590684">
          <w:marLeft w:val="480"/>
          <w:marRight w:val="0"/>
          <w:marTop w:val="0"/>
          <w:marBottom w:val="0"/>
          <w:divBdr>
            <w:top w:val="none" w:sz="0" w:space="0" w:color="auto"/>
            <w:left w:val="none" w:sz="0" w:space="0" w:color="auto"/>
            <w:bottom w:val="none" w:sz="0" w:space="0" w:color="auto"/>
            <w:right w:val="none" w:sz="0" w:space="0" w:color="auto"/>
          </w:divBdr>
        </w:div>
        <w:div w:id="826896339">
          <w:marLeft w:val="480"/>
          <w:marRight w:val="0"/>
          <w:marTop w:val="0"/>
          <w:marBottom w:val="0"/>
          <w:divBdr>
            <w:top w:val="none" w:sz="0" w:space="0" w:color="auto"/>
            <w:left w:val="none" w:sz="0" w:space="0" w:color="auto"/>
            <w:bottom w:val="none" w:sz="0" w:space="0" w:color="auto"/>
            <w:right w:val="none" w:sz="0" w:space="0" w:color="auto"/>
          </w:divBdr>
        </w:div>
        <w:div w:id="888152271">
          <w:marLeft w:val="480"/>
          <w:marRight w:val="0"/>
          <w:marTop w:val="0"/>
          <w:marBottom w:val="0"/>
          <w:divBdr>
            <w:top w:val="none" w:sz="0" w:space="0" w:color="auto"/>
            <w:left w:val="none" w:sz="0" w:space="0" w:color="auto"/>
            <w:bottom w:val="none" w:sz="0" w:space="0" w:color="auto"/>
            <w:right w:val="none" w:sz="0" w:space="0" w:color="auto"/>
          </w:divBdr>
        </w:div>
        <w:div w:id="959457410">
          <w:marLeft w:val="480"/>
          <w:marRight w:val="0"/>
          <w:marTop w:val="0"/>
          <w:marBottom w:val="0"/>
          <w:divBdr>
            <w:top w:val="none" w:sz="0" w:space="0" w:color="auto"/>
            <w:left w:val="none" w:sz="0" w:space="0" w:color="auto"/>
            <w:bottom w:val="none" w:sz="0" w:space="0" w:color="auto"/>
            <w:right w:val="none" w:sz="0" w:space="0" w:color="auto"/>
          </w:divBdr>
        </w:div>
        <w:div w:id="967855046">
          <w:marLeft w:val="480"/>
          <w:marRight w:val="0"/>
          <w:marTop w:val="0"/>
          <w:marBottom w:val="0"/>
          <w:divBdr>
            <w:top w:val="none" w:sz="0" w:space="0" w:color="auto"/>
            <w:left w:val="none" w:sz="0" w:space="0" w:color="auto"/>
            <w:bottom w:val="none" w:sz="0" w:space="0" w:color="auto"/>
            <w:right w:val="none" w:sz="0" w:space="0" w:color="auto"/>
          </w:divBdr>
        </w:div>
        <w:div w:id="979309612">
          <w:marLeft w:val="480"/>
          <w:marRight w:val="0"/>
          <w:marTop w:val="0"/>
          <w:marBottom w:val="0"/>
          <w:divBdr>
            <w:top w:val="none" w:sz="0" w:space="0" w:color="auto"/>
            <w:left w:val="none" w:sz="0" w:space="0" w:color="auto"/>
            <w:bottom w:val="none" w:sz="0" w:space="0" w:color="auto"/>
            <w:right w:val="none" w:sz="0" w:space="0" w:color="auto"/>
          </w:divBdr>
        </w:div>
        <w:div w:id="1030035393">
          <w:marLeft w:val="480"/>
          <w:marRight w:val="0"/>
          <w:marTop w:val="0"/>
          <w:marBottom w:val="0"/>
          <w:divBdr>
            <w:top w:val="none" w:sz="0" w:space="0" w:color="auto"/>
            <w:left w:val="none" w:sz="0" w:space="0" w:color="auto"/>
            <w:bottom w:val="none" w:sz="0" w:space="0" w:color="auto"/>
            <w:right w:val="none" w:sz="0" w:space="0" w:color="auto"/>
          </w:divBdr>
        </w:div>
        <w:div w:id="1033966672">
          <w:marLeft w:val="480"/>
          <w:marRight w:val="0"/>
          <w:marTop w:val="0"/>
          <w:marBottom w:val="0"/>
          <w:divBdr>
            <w:top w:val="none" w:sz="0" w:space="0" w:color="auto"/>
            <w:left w:val="none" w:sz="0" w:space="0" w:color="auto"/>
            <w:bottom w:val="none" w:sz="0" w:space="0" w:color="auto"/>
            <w:right w:val="none" w:sz="0" w:space="0" w:color="auto"/>
          </w:divBdr>
        </w:div>
        <w:div w:id="1066880415">
          <w:marLeft w:val="480"/>
          <w:marRight w:val="0"/>
          <w:marTop w:val="0"/>
          <w:marBottom w:val="0"/>
          <w:divBdr>
            <w:top w:val="none" w:sz="0" w:space="0" w:color="auto"/>
            <w:left w:val="none" w:sz="0" w:space="0" w:color="auto"/>
            <w:bottom w:val="none" w:sz="0" w:space="0" w:color="auto"/>
            <w:right w:val="none" w:sz="0" w:space="0" w:color="auto"/>
          </w:divBdr>
        </w:div>
        <w:div w:id="1076824737">
          <w:marLeft w:val="480"/>
          <w:marRight w:val="0"/>
          <w:marTop w:val="0"/>
          <w:marBottom w:val="0"/>
          <w:divBdr>
            <w:top w:val="none" w:sz="0" w:space="0" w:color="auto"/>
            <w:left w:val="none" w:sz="0" w:space="0" w:color="auto"/>
            <w:bottom w:val="none" w:sz="0" w:space="0" w:color="auto"/>
            <w:right w:val="none" w:sz="0" w:space="0" w:color="auto"/>
          </w:divBdr>
        </w:div>
        <w:div w:id="1096704959">
          <w:marLeft w:val="480"/>
          <w:marRight w:val="0"/>
          <w:marTop w:val="0"/>
          <w:marBottom w:val="0"/>
          <w:divBdr>
            <w:top w:val="none" w:sz="0" w:space="0" w:color="auto"/>
            <w:left w:val="none" w:sz="0" w:space="0" w:color="auto"/>
            <w:bottom w:val="none" w:sz="0" w:space="0" w:color="auto"/>
            <w:right w:val="none" w:sz="0" w:space="0" w:color="auto"/>
          </w:divBdr>
        </w:div>
        <w:div w:id="1096749807">
          <w:marLeft w:val="480"/>
          <w:marRight w:val="0"/>
          <w:marTop w:val="0"/>
          <w:marBottom w:val="0"/>
          <w:divBdr>
            <w:top w:val="none" w:sz="0" w:space="0" w:color="auto"/>
            <w:left w:val="none" w:sz="0" w:space="0" w:color="auto"/>
            <w:bottom w:val="none" w:sz="0" w:space="0" w:color="auto"/>
            <w:right w:val="none" w:sz="0" w:space="0" w:color="auto"/>
          </w:divBdr>
        </w:div>
        <w:div w:id="1108817405">
          <w:marLeft w:val="480"/>
          <w:marRight w:val="0"/>
          <w:marTop w:val="0"/>
          <w:marBottom w:val="0"/>
          <w:divBdr>
            <w:top w:val="none" w:sz="0" w:space="0" w:color="auto"/>
            <w:left w:val="none" w:sz="0" w:space="0" w:color="auto"/>
            <w:bottom w:val="none" w:sz="0" w:space="0" w:color="auto"/>
            <w:right w:val="none" w:sz="0" w:space="0" w:color="auto"/>
          </w:divBdr>
        </w:div>
        <w:div w:id="1112699838">
          <w:marLeft w:val="480"/>
          <w:marRight w:val="0"/>
          <w:marTop w:val="0"/>
          <w:marBottom w:val="0"/>
          <w:divBdr>
            <w:top w:val="none" w:sz="0" w:space="0" w:color="auto"/>
            <w:left w:val="none" w:sz="0" w:space="0" w:color="auto"/>
            <w:bottom w:val="none" w:sz="0" w:space="0" w:color="auto"/>
            <w:right w:val="none" w:sz="0" w:space="0" w:color="auto"/>
          </w:divBdr>
        </w:div>
        <w:div w:id="1127043423">
          <w:marLeft w:val="480"/>
          <w:marRight w:val="0"/>
          <w:marTop w:val="0"/>
          <w:marBottom w:val="0"/>
          <w:divBdr>
            <w:top w:val="none" w:sz="0" w:space="0" w:color="auto"/>
            <w:left w:val="none" w:sz="0" w:space="0" w:color="auto"/>
            <w:bottom w:val="none" w:sz="0" w:space="0" w:color="auto"/>
            <w:right w:val="none" w:sz="0" w:space="0" w:color="auto"/>
          </w:divBdr>
        </w:div>
        <w:div w:id="1149590411">
          <w:marLeft w:val="480"/>
          <w:marRight w:val="0"/>
          <w:marTop w:val="0"/>
          <w:marBottom w:val="0"/>
          <w:divBdr>
            <w:top w:val="none" w:sz="0" w:space="0" w:color="auto"/>
            <w:left w:val="none" w:sz="0" w:space="0" w:color="auto"/>
            <w:bottom w:val="none" w:sz="0" w:space="0" w:color="auto"/>
            <w:right w:val="none" w:sz="0" w:space="0" w:color="auto"/>
          </w:divBdr>
        </w:div>
        <w:div w:id="1157263030">
          <w:marLeft w:val="480"/>
          <w:marRight w:val="0"/>
          <w:marTop w:val="0"/>
          <w:marBottom w:val="0"/>
          <w:divBdr>
            <w:top w:val="none" w:sz="0" w:space="0" w:color="auto"/>
            <w:left w:val="none" w:sz="0" w:space="0" w:color="auto"/>
            <w:bottom w:val="none" w:sz="0" w:space="0" w:color="auto"/>
            <w:right w:val="none" w:sz="0" w:space="0" w:color="auto"/>
          </w:divBdr>
        </w:div>
        <w:div w:id="1185751058">
          <w:marLeft w:val="480"/>
          <w:marRight w:val="0"/>
          <w:marTop w:val="0"/>
          <w:marBottom w:val="0"/>
          <w:divBdr>
            <w:top w:val="none" w:sz="0" w:space="0" w:color="auto"/>
            <w:left w:val="none" w:sz="0" w:space="0" w:color="auto"/>
            <w:bottom w:val="none" w:sz="0" w:space="0" w:color="auto"/>
            <w:right w:val="none" w:sz="0" w:space="0" w:color="auto"/>
          </w:divBdr>
        </w:div>
        <w:div w:id="1218318965">
          <w:marLeft w:val="480"/>
          <w:marRight w:val="0"/>
          <w:marTop w:val="0"/>
          <w:marBottom w:val="0"/>
          <w:divBdr>
            <w:top w:val="none" w:sz="0" w:space="0" w:color="auto"/>
            <w:left w:val="none" w:sz="0" w:space="0" w:color="auto"/>
            <w:bottom w:val="none" w:sz="0" w:space="0" w:color="auto"/>
            <w:right w:val="none" w:sz="0" w:space="0" w:color="auto"/>
          </w:divBdr>
        </w:div>
        <w:div w:id="1315454046">
          <w:marLeft w:val="480"/>
          <w:marRight w:val="0"/>
          <w:marTop w:val="0"/>
          <w:marBottom w:val="0"/>
          <w:divBdr>
            <w:top w:val="none" w:sz="0" w:space="0" w:color="auto"/>
            <w:left w:val="none" w:sz="0" w:space="0" w:color="auto"/>
            <w:bottom w:val="none" w:sz="0" w:space="0" w:color="auto"/>
            <w:right w:val="none" w:sz="0" w:space="0" w:color="auto"/>
          </w:divBdr>
        </w:div>
        <w:div w:id="1349722913">
          <w:marLeft w:val="480"/>
          <w:marRight w:val="0"/>
          <w:marTop w:val="0"/>
          <w:marBottom w:val="0"/>
          <w:divBdr>
            <w:top w:val="none" w:sz="0" w:space="0" w:color="auto"/>
            <w:left w:val="none" w:sz="0" w:space="0" w:color="auto"/>
            <w:bottom w:val="none" w:sz="0" w:space="0" w:color="auto"/>
            <w:right w:val="none" w:sz="0" w:space="0" w:color="auto"/>
          </w:divBdr>
        </w:div>
        <w:div w:id="1367290853">
          <w:marLeft w:val="480"/>
          <w:marRight w:val="0"/>
          <w:marTop w:val="0"/>
          <w:marBottom w:val="0"/>
          <w:divBdr>
            <w:top w:val="none" w:sz="0" w:space="0" w:color="auto"/>
            <w:left w:val="none" w:sz="0" w:space="0" w:color="auto"/>
            <w:bottom w:val="none" w:sz="0" w:space="0" w:color="auto"/>
            <w:right w:val="none" w:sz="0" w:space="0" w:color="auto"/>
          </w:divBdr>
        </w:div>
        <w:div w:id="1403871731">
          <w:marLeft w:val="480"/>
          <w:marRight w:val="0"/>
          <w:marTop w:val="0"/>
          <w:marBottom w:val="0"/>
          <w:divBdr>
            <w:top w:val="none" w:sz="0" w:space="0" w:color="auto"/>
            <w:left w:val="none" w:sz="0" w:space="0" w:color="auto"/>
            <w:bottom w:val="none" w:sz="0" w:space="0" w:color="auto"/>
            <w:right w:val="none" w:sz="0" w:space="0" w:color="auto"/>
          </w:divBdr>
        </w:div>
        <w:div w:id="1412777938">
          <w:marLeft w:val="480"/>
          <w:marRight w:val="0"/>
          <w:marTop w:val="0"/>
          <w:marBottom w:val="0"/>
          <w:divBdr>
            <w:top w:val="none" w:sz="0" w:space="0" w:color="auto"/>
            <w:left w:val="none" w:sz="0" w:space="0" w:color="auto"/>
            <w:bottom w:val="none" w:sz="0" w:space="0" w:color="auto"/>
            <w:right w:val="none" w:sz="0" w:space="0" w:color="auto"/>
          </w:divBdr>
        </w:div>
        <w:div w:id="1435707962">
          <w:marLeft w:val="480"/>
          <w:marRight w:val="0"/>
          <w:marTop w:val="0"/>
          <w:marBottom w:val="0"/>
          <w:divBdr>
            <w:top w:val="none" w:sz="0" w:space="0" w:color="auto"/>
            <w:left w:val="none" w:sz="0" w:space="0" w:color="auto"/>
            <w:bottom w:val="none" w:sz="0" w:space="0" w:color="auto"/>
            <w:right w:val="none" w:sz="0" w:space="0" w:color="auto"/>
          </w:divBdr>
        </w:div>
        <w:div w:id="1457406596">
          <w:marLeft w:val="480"/>
          <w:marRight w:val="0"/>
          <w:marTop w:val="0"/>
          <w:marBottom w:val="0"/>
          <w:divBdr>
            <w:top w:val="none" w:sz="0" w:space="0" w:color="auto"/>
            <w:left w:val="none" w:sz="0" w:space="0" w:color="auto"/>
            <w:bottom w:val="none" w:sz="0" w:space="0" w:color="auto"/>
            <w:right w:val="none" w:sz="0" w:space="0" w:color="auto"/>
          </w:divBdr>
        </w:div>
        <w:div w:id="1489326182">
          <w:marLeft w:val="480"/>
          <w:marRight w:val="0"/>
          <w:marTop w:val="0"/>
          <w:marBottom w:val="0"/>
          <w:divBdr>
            <w:top w:val="none" w:sz="0" w:space="0" w:color="auto"/>
            <w:left w:val="none" w:sz="0" w:space="0" w:color="auto"/>
            <w:bottom w:val="none" w:sz="0" w:space="0" w:color="auto"/>
            <w:right w:val="none" w:sz="0" w:space="0" w:color="auto"/>
          </w:divBdr>
        </w:div>
        <w:div w:id="1504078995">
          <w:marLeft w:val="480"/>
          <w:marRight w:val="0"/>
          <w:marTop w:val="0"/>
          <w:marBottom w:val="0"/>
          <w:divBdr>
            <w:top w:val="none" w:sz="0" w:space="0" w:color="auto"/>
            <w:left w:val="none" w:sz="0" w:space="0" w:color="auto"/>
            <w:bottom w:val="none" w:sz="0" w:space="0" w:color="auto"/>
            <w:right w:val="none" w:sz="0" w:space="0" w:color="auto"/>
          </w:divBdr>
        </w:div>
        <w:div w:id="1505586642">
          <w:marLeft w:val="480"/>
          <w:marRight w:val="0"/>
          <w:marTop w:val="0"/>
          <w:marBottom w:val="0"/>
          <w:divBdr>
            <w:top w:val="none" w:sz="0" w:space="0" w:color="auto"/>
            <w:left w:val="none" w:sz="0" w:space="0" w:color="auto"/>
            <w:bottom w:val="none" w:sz="0" w:space="0" w:color="auto"/>
            <w:right w:val="none" w:sz="0" w:space="0" w:color="auto"/>
          </w:divBdr>
        </w:div>
        <w:div w:id="1510832926">
          <w:marLeft w:val="480"/>
          <w:marRight w:val="0"/>
          <w:marTop w:val="0"/>
          <w:marBottom w:val="0"/>
          <w:divBdr>
            <w:top w:val="none" w:sz="0" w:space="0" w:color="auto"/>
            <w:left w:val="none" w:sz="0" w:space="0" w:color="auto"/>
            <w:bottom w:val="none" w:sz="0" w:space="0" w:color="auto"/>
            <w:right w:val="none" w:sz="0" w:space="0" w:color="auto"/>
          </w:divBdr>
        </w:div>
        <w:div w:id="1560431809">
          <w:marLeft w:val="480"/>
          <w:marRight w:val="0"/>
          <w:marTop w:val="0"/>
          <w:marBottom w:val="0"/>
          <w:divBdr>
            <w:top w:val="none" w:sz="0" w:space="0" w:color="auto"/>
            <w:left w:val="none" w:sz="0" w:space="0" w:color="auto"/>
            <w:bottom w:val="none" w:sz="0" w:space="0" w:color="auto"/>
            <w:right w:val="none" w:sz="0" w:space="0" w:color="auto"/>
          </w:divBdr>
        </w:div>
        <w:div w:id="1667778562">
          <w:marLeft w:val="480"/>
          <w:marRight w:val="0"/>
          <w:marTop w:val="0"/>
          <w:marBottom w:val="0"/>
          <w:divBdr>
            <w:top w:val="none" w:sz="0" w:space="0" w:color="auto"/>
            <w:left w:val="none" w:sz="0" w:space="0" w:color="auto"/>
            <w:bottom w:val="none" w:sz="0" w:space="0" w:color="auto"/>
            <w:right w:val="none" w:sz="0" w:space="0" w:color="auto"/>
          </w:divBdr>
        </w:div>
        <w:div w:id="1708022895">
          <w:marLeft w:val="480"/>
          <w:marRight w:val="0"/>
          <w:marTop w:val="0"/>
          <w:marBottom w:val="0"/>
          <w:divBdr>
            <w:top w:val="none" w:sz="0" w:space="0" w:color="auto"/>
            <w:left w:val="none" w:sz="0" w:space="0" w:color="auto"/>
            <w:bottom w:val="none" w:sz="0" w:space="0" w:color="auto"/>
            <w:right w:val="none" w:sz="0" w:space="0" w:color="auto"/>
          </w:divBdr>
        </w:div>
        <w:div w:id="1782414198">
          <w:marLeft w:val="480"/>
          <w:marRight w:val="0"/>
          <w:marTop w:val="0"/>
          <w:marBottom w:val="0"/>
          <w:divBdr>
            <w:top w:val="none" w:sz="0" w:space="0" w:color="auto"/>
            <w:left w:val="none" w:sz="0" w:space="0" w:color="auto"/>
            <w:bottom w:val="none" w:sz="0" w:space="0" w:color="auto"/>
            <w:right w:val="none" w:sz="0" w:space="0" w:color="auto"/>
          </w:divBdr>
        </w:div>
        <w:div w:id="1814757541">
          <w:marLeft w:val="480"/>
          <w:marRight w:val="0"/>
          <w:marTop w:val="0"/>
          <w:marBottom w:val="0"/>
          <w:divBdr>
            <w:top w:val="none" w:sz="0" w:space="0" w:color="auto"/>
            <w:left w:val="none" w:sz="0" w:space="0" w:color="auto"/>
            <w:bottom w:val="none" w:sz="0" w:space="0" w:color="auto"/>
            <w:right w:val="none" w:sz="0" w:space="0" w:color="auto"/>
          </w:divBdr>
        </w:div>
        <w:div w:id="1814836353">
          <w:marLeft w:val="480"/>
          <w:marRight w:val="0"/>
          <w:marTop w:val="0"/>
          <w:marBottom w:val="0"/>
          <w:divBdr>
            <w:top w:val="none" w:sz="0" w:space="0" w:color="auto"/>
            <w:left w:val="none" w:sz="0" w:space="0" w:color="auto"/>
            <w:bottom w:val="none" w:sz="0" w:space="0" w:color="auto"/>
            <w:right w:val="none" w:sz="0" w:space="0" w:color="auto"/>
          </w:divBdr>
        </w:div>
        <w:div w:id="1876624634">
          <w:marLeft w:val="480"/>
          <w:marRight w:val="0"/>
          <w:marTop w:val="0"/>
          <w:marBottom w:val="0"/>
          <w:divBdr>
            <w:top w:val="none" w:sz="0" w:space="0" w:color="auto"/>
            <w:left w:val="none" w:sz="0" w:space="0" w:color="auto"/>
            <w:bottom w:val="none" w:sz="0" w:space="0" w:color="auto"/>
            <w:right w:val="none" w:sz="0" w:space="0" w:color="auto"/>
          </w:divBdr>
        </w:div>
        <w:div w:id="1991518302">
          <w:marLeft w:val="480"/>
          <w:marRight w:val="0"/>
          <w:marTop w:val="0"/>
          <w:marBottom w:val="0"/>
          <w:divBdr>
            <w:top w:val="none" w:sz="0" w:space="0" w:color="auto"/>
            <w:left w:val="none" w:sz="0" w:space="0" w:color="auto"/>
            <w:bottom w:val="none" w:sz="0" w:space="0" w:color="auto"/>
            <w:right w:val="none" w:sz="0" w:space="0" w:color="auto"/>
          </w:divBdr>
        </w:div>
        <w:div w:id="2077431871">
          <w:marLeft w:val="480"/>
          <w:marRight w:val="0"/>
          <w:marTop w:val="0"/>
          <w:marBottom w:val="0"/>
          <w:divBdr>
            <w:top w:val="none" w:sz="0" w:space="0" w:color="auto"/>
            <w:left w:val="none" w:sz="0" w:space="0" w:color="auto"/>
            <w:bottom w:val="none" w:sz="0" w:space="0" w:color="auto"/>
            <w:right w:val="none" w:sz="0" w:space="0" w:color="auto"/>
          </w:divBdr>
        </w:div>
        <w:div w:id="2102405151">
          <w:marLeft w:val="480"/>
          <w:marRight w:val="0"/>
          <w:marTop w:val="0"/>
          <w:marBottom w:val="0"/>
          <w:divBdr>
            <w:top w:val="none" w:sz="0" w:space="0" w:color="auto"/>
            <w:left w:val="none" w:sz="0" w:space="0" w:color="auto"/>
            <w:bottom w:val="none" w:sz="0" w:space="0" w:color="auto"/>
            <w:right w:val="none" w:sz="0" w:space="0" w:color="auto"/>
          </w:divBdr>
        </w:div>
        <w:div w:id="2110999200">
          <w:marLeft w:val="480"/>
          <w:marRight w:val="0"/>
          <w:marTop w:val="0"/>
          <w:marBottom w:val="0"/>
          <w:divBdr>
            <w:top w:val="none" w:sz="0" w:space="0" w:color="auto"/>
            <w:left w:val="none" w:sz="0" w:space="0" w:color="auto"/>
            <w:bottom w:val="none" w:sz="0" w:space="0" w:color="auto"/>
            <w:right w:val="none" w:sz="0" w:space="0" w:color="auto"/>
          </w:divBdr>
        </w:div>
        <w:div w:id="2111505323">
          <w:marLeft w:val="480"/>
          <w:marRight w:val="0"/>
          <w:marTop w:val="0"/>
          <w:marBottom w:val="0"/>
          <w:divBdr>
            <w:top w:val="none" w:sz="0" w:space="0" w:color="auto"/>
            <w:left w:val="none" w:sz="0" w:space="0" w:color="auto"/>
            <w:bottom w:val="none" w:sz="0" w:space="0" w:color="auto"/>
            <w:right w:val="none" w:sz="0" w:space="0" w:color="auto"/>
          </w:divBdr>
        </w:div>
        <w:div w:id="2138523181">
          <w:marLeft w:val="480"/>
          <w:marRight w:val="0"/>
          <w:marTop w:val="0"/>
          <w:marBottom w:val="0"/>
          <w:divBdr>
            <w:top w:val="none" w:sz="0" w:space="0" w:color="auto"/>
            <w:left w:val="none" w:sz="0" w:space="0" w:color="auto"/>
            <w:bottom w:val="none" w:sz="0" w:space="0" w:color="auto"/>
            <w:right w:val="none" w:sz="0" w:space="0" w:color="auto"/>
          </w:divBdr>
        </w:div>
      </w:divsChild>
    </w:div>
    <w:div w:id="2109424198">
      <w:bodyDiv w:val="1"/>
      <w:marLeft w:val="0"/>
      <w:marRight w:val="0"/>
      <w:marTop w:val="0"/>
      <w:marBottom w:val="0"/>
      <w:divBdr>
        <w:top w:val="none" w:sz="0" w:space="0" w:color="auto"/>
        <w:left w:val="none" w:sz="0" w:space="0" w:color="auto"/>
        <w:bottom w:val="none" w:sz="0" w:space="0" w:color="auto"/>
        <w:right w:val="none" w:sz="0" w:space="0" w:color="auto"/>
      </w:divBdr>
    </w:div>
    <w:div w:id="2111506302">
      <w:marLeft w:val="480"/>
      <w:marRight w:val="0"/>
      <w:marTop w:val="0"/>
      <w:marBottom w:val="0"/>
      <w:divBdr>
        <w:top w:val="none" w:sz="0" w:space="0" w:color="auto"/>
        <w:left w:val="none" w:sz="0" w:space="0" w:color="auto"/>
        <w:bottom w:val="none" w:sz="0" w:space="0" w:color="auto"/>
        <w:right w:val="none" w:sz="0" w:space="0" w:color="auto"/>
      </w:divBdr>
    </w:div>
    <w:div w:id="2111703968">
      <w:marLeft w:val="640"/>
      <w:marRight w:val="0"/>
      <w:marTop w:val="0"/>
      <w:marBottom w:val="0"/>
      <w:divBdr>
        <w:top w:val="none" w:sz="0" w:space="0" w:color="auto"/>
        <w:left w:val="none" w:sz="0" w:space="0" w:color="auto"/>
        <w:bottom w:val="none" w:sz="0" w:space="0" w:color="auto"/>
        <w:right w:val="none" w:sz="0" w:space="0" w:color="auto"/>
      </w:divBdr>
    </w:div>
    <w:div w:id="2111930322">
      <w:marLeft w:val="640"/>
      <w:marRight w:val="0"/>
      <w:marTop w:val="0"/>
      <w:marBottom w:val="0"/>
      <w:divBdr>
        <w:top w:val="none" w:sz="0" w:space="0" w:color="auto"/>
        <w:left w:val="none" w:sz="0" w:space="0" w:color="auto"/>
        <w:bottom w:val="none" w:sz="0" w:space="0" w:color="auto"/>
        <w:right w:val="none" w:sz="0" w:space="0" w:color="auto"/>
      </w:divBdr>
    </w:div>
    <w:div w:id="2111967582">
      <w:marLeft w:val="640"/>
      <w:marRight w:val="0"/>
      <w:marTop w:val="0"/>
      <w:marBottom w:val="0"/>
      <w:divBdr>
        <w:top w:val="none" w:sz="0" w:space="0" w:color="auto"/>
        <w:left w:val="none" w:sz="0" w:space="0" w:color="auto"/>
        <w:bottom w:val="none" w:sz="0" w:space="0" w:color="auto"/>
        <w:right w:val="none" w:sz="0" w:space="0" w:color="auto"/>
      </w:divBdr>
    </w:div>
    <w:div w:id="2112234855">
      <w:marLeft w:val="640"/>
      <w:marRight w:val="0"/>
      <w:marTop w:val="0"/>
      <w:marBottom w:val="0"/>
      <w:divBdr>
        <w:top w:val="none" w:sz="0" w:space="0" w:color="auto"/>
        <w:left w:val="none" w:sz="0" w:space="0" w:color="auto"/>
        <w:bottom w:val="none" w:sz="0" w:space="0" w:color="auto"/>
        <w:right w:val="none" w:sz="0" w:space="0" w:color="auto"/>
      </w:divBdr>
    </w:div>
    <w:div w:id="2112359128">
      <w:bodyDiv w:val="1"/>
      <w:marLeft w:val="0"/>
      <w:marRight w:val="0"/>
      <w:marTop w:val="0"/>
      <w:marBottom w:val="0"/>
      <w:divBdr>
        <w:top w:val="none" w:sz="0" w:space="0" w:color="auto"/>
        <w:left w:val="none" w:sz="0" w:space="0" w:color="auto"/>
        <w:bottom w:val="none" w:sz="0" w:space="0" w:color="auto"/>
        <w:right w:val="none" w:sz="0" w:space="0" w:color="auto"/>
      </w:divBdr>
    </w:div>
    <w:div w:id="2112434741">
      <w:bodyDiv w:val="1"/>
      <w:marLeft w:val="0"/>
      <w:marRight w:val="0"/>
      <w:marTop w:val="0"/>
      <w:marBottom w:val="0"/>
      <w:divBdr>
        <w:top w:val="none" w:sz="0" w:space="0" w:color="auto"/>
        <w:left w:val="none" w:sz="0" w:space="0" w:color="auto"/>
        <w:bottom w:val="none" w:sz="0" w:space="0" w:color="auto"/>
        <w:right w:val="none" w:sz="0" w:space="0" w:color="auto"/>
      </w:divBdr>
      <w:divsChild>
        <w:div w:id="10105339">
          <w:marLeft w:val="480"/>
          <w:marRight w:val="0"/>
          <w:marTop w:val="0"/>
          <w:marBottom w:val="0"/>
          <w:divBdr>
            <w:top w:val="none" w:sz="0" w:space="0" w:color="auto"/>
            <w:left w:val="none" w:sz="0" w:space="0" w:color="auto"/>
            <w:bottom w:val="none" w:sz="0" w:space="0" w:color="auto"/>
            <w:right w:val="none" w:sz="0" w:space="0" w:color="auto"/>
          </w:divBdr>
        </w:div>
        <w:div w:id="16667058">
          <w:marLeft w:val="480"/>
          <w:marRight w:val="0"/>
          <w:marTop w:val="0"/>
          <w:marBottom w:val="0"/>
          <w:divBdr>
            <w:top w:val="none" w:sz="0" w:space="0" w:color="auto"/>
            <w:left w:val="none" w:sz="0" w:space="0" w:color="auto"/>
            <w:bottom w:val="none" w:sz="0" w:space="0" w:color="auto"/>
            <w:right w:val="none" w:sz="0" w:space="0" w:color="auto"/>
          </w:divBdr>
        </w:div>
        <w:div w:id="54671032">
          <w:marLeft w:val="480"/>
          <w:marRight w:val="0"/>
          <w:marTop w:val="0"/>
          <w:marBottom w:val="0"/>
          <w:divBdr>
            <w:top w:val="none" w:sz="0" w:space="0" w:color="auto"/>
            <w:left w:val="none" w:sz="0" w:space="0" w:color="auto"/>
            <w:bottom w:val="none" w:sz="0" w:space="0" w:color="auto"/>
            <w:right w:val="none" w:sz="0" w:space="0" w:color="auto"/>
          </w:divBdr>
        </w:div>
        <w:div w:id="135337391">
          <w:marLeft w:val="480"/>
          <w:marRight w:val="0"/>
          <w:marTop w:val="0"/>
          <w:marBottom w:val="0"/>
          <w:divBdr>
            <w:top w:val="none" w:sz="0" w:space="0" w:color="auto"/>
            <w:left w:val="none" w:sz="0" w:space="0" w:color="auto"/>
            <w:bottom w:val="none" w:sz="0" w:space="0" w:color="auto"/>
            <w:right w:val="none" w:sz="0" w:space="0" w:color="auto"/>
          </w:divBdr>
        </w:div>
        <w:div w:id="158890127">
          <w:marLeft w:val="480"/>
          <w:marRight w:val="0"/>
          <w:marTop w:val="0"/>
          <w:marBottom w:val="0"/>
          <w:divBdr>
            <w:top w:val="none" w:sz="0" w:space="0" w:color="auto"/>
            <w:left w:val="none" w:sz="0" w:space="0" w:color="auto"/>
            <w:bottom w:val="none" w:sz="0" w:space="0" w:color="auto"/>
            <w:right w:val="none" w:sz="0" w:space="0" w:color="auto"/>
          </w:divBdr>
        </w:div>
        <w:div w:id="166602051">
          <w:marLeft w:val="480"/>
          <w:marRight w:val="0"/>
          <w:marTop w:val="0"/>
          <w:marBottom w:val="0"/>
          <w:divBdr>
            <w:top w:val="none" w:sz="0" w:space="0" w:color="auto"/>
            <w:left w:val="none" w:sz="0" w:space="0" w:color="auto"/>
            <w:bottom w:val="none" w:sz="0" w:space="0" w:color="auto"/>
            <w:right w:val="none" w:sz="0" w:space="0" w:color="auto"/>
          </w:divBdr>
        </w:div>
        <w:div w:id="212079748">
          <w:marLeft w:val="480"/>
          <w:marRight w:val="0"/>
          <w:marTop w:val="0"/>
          <w:marBottom w:val="0"/>
          <w:divBdr>
            <w:top w:val="none" w:sz="0" w:space="0" w:color="auto"/>
            <w:left w:val="none" w:sz="0" w:space="0" w:color="auto"/>
            <w:bottom w:val="none" w:sz="0" w:space="0" w:color="auto"/>
            <w:right w:val="none" w:sz="0" w:space="0" w:color="auto"/>
          </w:divBdr>
        </w:div>
        <w:div w:id="242761360">
          <w:marLeft w:val="480"/>
          <w:marRight w:val="0"/>
          <w:marTop w:val="0"/>
          <w:marBottom w:val="0"/>
          <w:divBdr>
            <w:top w:val="none" w:sz="0" w:space="0" w:color="auto"/>
            <w:left w:val="none" w:sz="0" w:space="0" w:color="auto"/>
            <w:bottom w:val="none" w:sz="0" w:space="0" w:color="auto"/>
            <w:right w:val="none" w:sz="0" w:space="0" w:color="auto"/>
          </w:divBdr>
        </w:div>
        <w:div w:id="269515430">
          <w:marLeft w:val="480"/>
          <w:marRight w:val="0"/>
          <w:marTop w:val="0"/>
          <w:marBottom w:val="0"/>
          <w:divBdr>
            <w:top w:val="none" w:sz="0" w:space="0" w:color="auto"/>
            <w:left w:val="none" w:sz="0" w:space="0" w:color="auto"/>
            <w:bottom w:val="none" w:sz="0" w:space="0" w:color="auto"/>
            <w:right w:val="none" w:sz="0" w:space="0" w:color="auto"/>
          </w:divBdr>
        </w:div>
        <w:div w:id="269825364">
          <w:marLeft w:val="480"/>
          <w:marRight w:val="0"/>
          <w:marTop w:val="0"/>
          <w:marBottom w:val="0"/>
          <w:divBdr>
            <w:top w:val="none" w:sz="0" w:space="0" w:color="auto"/>
            <w:left w:val="none" w:sz="0" w:space="0" w:color="auto"/>
            <w:bottom w:val="none" w:sz="0" w:space="0" w:color="auto"/>
            <w:right w:val="none" w:sz="0" w:space="0" w:color="auto"/>
          </w:divBdr>
        </w:div>
        <w:div w:id="279381796">
          <w:marLeft w:val="480"/>
          <w:marRight w:val="0"/>
          <w:marTop w:val="0"/>
          <w:marBottom w:val="0"/>
          <w:divBdr>
            <w:top w:val="none" w:sz="0" w:space="0" w:color="auto"/>
            <w:left w:val="none" w:sz="0" w:space="0" w:color="auto"/>
            <w:bottom w:val="none" w:sz="0" w:space="0" w:color="auto"/>
            <w:right w:val="none" w:sz="0" w:space="0" w:color="auto"/>
          </w:divBdr>
        </w:div>
        <w:div w:id="311175723">
          <w:marLeft w:val="480"/>
          <w:marRight w:val="0"/>
          <w:marTop w:val="0"/>
          <w:marBottom w:val="0"/>
          <w:divBdr>
            <w:top w:val="none" w:sz="0" w:space="0" w:color="auto"/>
            <w:left w:val="none" w:sz="0" w:space="0" w:color="auto"/>
            <w:bottom w:val="none" w:sz="0" w:space="0" w:color="auto"/>
            <w:right w:val="none" w:sz="0" w:space="0" w:color="auto"/>
          </w:divBdr>
        </w:div>
        <w:div w:id="317266187">
          <w:marLeft w:val="480"/>
          <w:marRight w:val="0"/>
          <w:marTop w:val="0"/>
          <w:marBottom w:val="0"/>
          <w:divBdr>
            <w:top w:val="none" w:sz="0" w:space="0" w:color="auto"/>
            <w:left w:val="none" w:sz="0" w:space="0" w:color="auto"/>
            <w:bottom w:val="none" w:sz="0" w:space="0" w:color="auto"/>
            <w:right w:val="none" w:sz="0" w:space="0" w:color="auto"/>
          </w:divBdr>
        </w:div>
        <w:div w:id="342248486">
          <w:marLeft w:val="480"/>
          <w:marRight w:val="0"/>
          <w:marTop w:val="0"/>
          <w:marBottom w:val="0"/>
          <w:divBdr>
            <w:top w:val="none" w:sz="0" w:space="0" w:color="auto"/>
            <w:left w:val="none" w:sz="0" w:space="0" w:color="auto"/>
            <w:bottom w:val="none" w:sz="0" w:space="0" w:color="auto"/>
            <w:right w:val="none" w:sz="0" w:space="0" w:color="auto"/>
          </w:divBdr>
        </w:div>
        <w:div w:id="356740046">
          <w:marLeft w:val="480"/>
          <w:marRight w:val="0"/>
          <w:marTop w:val="0"/>
          <w:marBottom w:val="0"/>
          <w:divBdr>
            <w:top w:val="none" w:sz="0" w:space="0" w:color="auto"/>
            <w:left w:val="none" w:sz="0" w:space="0" w:color="auto"/>
            <w:bottom w:val="none" w:sz="0" w:space="0" w:color="auto"/>
            <w:right w:val="none" w:sz="0" w:space="0" w:color="auto"/>
          </w:divBdr>
        </w:div>
        <w:div w:id="358624720">
          <w:marLeft w:val="480"/>
          <w:marRight w:val="0"/>
          <w:marTop w:val="0"/>
          <w:marBottom w:val="0"/>
          <w:divBdr>
            <w:top w:val="none" w:sz="0" w:space="0" w:color="auto"/>
            <w:left w:val="none" w:sz="0" w:space="0" w:color="auto"/>
            <w:bottom w:val="none" w:sz="0" w:space="0" w:color="auto"/>
            <w:right w:val="none" w:sz="0" w:space="0" w:color="auto"/>
          </w:divBdr>
        </w:div>
        <w:div w:id="369495765">
          <w:marLeft w:val="480"/>
          <w:marRight w:val="0"/>
          <w:marTop w:val="0"/>
          <w:marBottom w:val="0"/>
          <w:divBdr>
            <w:top w:val="none" w:sz="0" w:space="0" w:color="auto"/>
            <w:left w:val="none" w:sz="0" w:space="0" w:color="auto"/>
            <w:bottom w:val="none" w:sz="0" w:space="0" w:color="auto"/>
            <w:right w:val="none" w:sz="0" w:space="0" w:color="auto"/>
          </w:divBdr>
        </w:div>
        <w:div w:id="436558339">
          <w:marLeft w:val="480"/>
          <w:marRight w:val="0"/>
          <w:marTop w:val="0"/>
          <w:marBottom w:val="0"/>
          <w:divBdr>
            <w:top w:val="none" w:sz="0" w:space="0" w:color="auto"/>
            <w:left w:val="none" w:sz="0" w:space="0" w:color="auto"/>
            <w:bottom w:val="none" w:sz="0" w:space="0" w:color="auto"/>
            <w:right w:val="none" w:sz="0" w:space="0" w:color="auto"/>
          </w:divBdr>
        </w:div>
        <w:div w:id="445732212">
          <w:marLeft w:val="480"/>
          <w:marRight w:val="0"/>
          <w:marTop w:val="0"/>
          <w:marBottom w:val="0"/>
          <w:divBdr>
            <w:top w:val="none" w:sz="0" w:space="0" w:color="auto"/>
            <w:left w:val="none" w:sz="0" w:space="0" w:color="auto"/>
            <w:bottom w:val="none" w:sz="0" w:space="0" w:color="auto"/>
            <w:right w:val="none" w:sz="0" w:space="0" w:color="auto"/>
          </w:divBdr>
        </w:div>
        <w:div w:id="515965793">
          <w:marLeft w:val="480"/>
          <w:marRight w:val="0"/>
          <w:marTop w:val="0"/>
          <w:marBottom w:val="0"/>
          <w:divBdr>
            <w:top w:val="none" w:sz="0" w:space="0" w:color="auto"/>
            <w:left w:val="none" w:sz="0" w:space="0" w:color="auto"/>
            <w:bottom w:val="none" w:sz="0" w:space="0" w:color="auto"/>
            <w:right w:val="none" w:sz="0" w:space="0" w:color="auto"/>
          </w:divBdr>
        </w:div>
        <w:div w:id="592008741">
          <w:marLeft w:val="480"/>
          <w:marRight w:val="0"/>
          <w:marTop w:val="0"/>
          <w:marBottom w:val="0"/>
          <w:divBdr>
            <w:top w:val="none" w:sz="0" w:space="0" w:color="auto"/>
            <w:left w:val="none" w:sz="0" w:space="0" w:color="auto"/>
            <w:bottom w:val="none" w:sz="0" w:space="0" w:color="auto"/>
            <w:right w:val="none" w:sz="0" w:space="0" w:color="auto"/>
          </w:divBdr>
        </w:div>
        <w:div w:id="595600659">
          <w:marLeft w:val="480"/>
          <w:marRight w:val="0"/>
          <w:marTop w:val="0"/>
          <w:marBottom w:val="0"/>
          <w:divBdr>
            <w:top w:val="none" w:sz="0" w:space="0" w:color="auto"/>
            <w:left w:val="none" w:sz="0" w:space="0" w:color="auto"/>
            <w:bottom w:val="none" w:sz="0" w:space="0" w:color="auto"/>
            <w:right w:val="none" w:sz="0" w:space="0" w:color="auto"/>
          </w:divBdr>
        </w:div>
        <w:div w:id="689990372">
          <w:marLeft w:val="480"/>
          <w:marRight w:val="0"/>
          <w:marTop w:val="0"/>
          <w:marBottom w:val="0"/>
          <w:divBdr>
            <w:top w:val="none" w:sz="0" w:space="0" w:color="auto"/>
            <w:left w:val="none" w:sz="0" w:space="0" w:color="auto"/>
            <w:bottom w:val="none" w:sz="0" w:space="0" w:color="auto"/>
            <w:right w:val="none" w:sz="0" w:space="0" w:color="auto"/>
          </w:divBdr>
        </w:div>
        <w:div w:id="697971810">
          <w:marLeft w:val="480"/>
          <w:marRight w:val="0"/>
          <w:marTop w:val="0"/>
          <w:marBottom w:val="0"/>
          <w:divBdr>
            <w:top w:val="none" w:sz="0" w:space="0" w:color="auto"/>
            <w:left w:val="none" w:sz="0" w:space="0" w:color="auto"/>
            <w:bottom w:val="none" w:sz="0" w:space="0" w:color="auto"/>
            <w:right w:val="none" w:sz="0" w:space="0" w:color="auto"/>
          </w:divBdr>
        </w:div>
        <w:div w:id="717360735">
          <w:marLeft w:val="480"/>
          <w:marRight w:val="0"/>
          <w:marTop w:val="0"/>
          <w:marBottom w:val="0"/>
          <w:divBdr>
            <w:top w:val="none" w:sz="0" w:space="0" w:color="auto"/>
            <w:left w:val="none" w:sz="0" w:space="0" w:color="auto"/>
            <w:bottom w:val="none" w:sz="0" w:space="0" w:color="auto"/>
            <w:right w:val="none" w:sz="0" w:space="0" w:color="auto"/>
          </w:divBdr>
        </w:div>
        <w:div w:id="796606807">
          <w:marLeft w:val="480"/>
          <w:marRight w:val="0"/>
          <w:marTop w:val="0"/>
          <w:marBottom w:val="0"/>
          <w:divBdr>
            <w:top w:val="none" w:sz="0" w:space="0" w:color="auto"/>
            <w:left w:val="none" w:sz="0" w:space="0" w:color="auto"/>
            <w:bottom w:val="none" w:sz="0" w:space="0" w:color="auto"/>
            <w:right w:val="none" w:sz="0" w:space="0" w:color="auto"/>
          </w:divBdr>
        </w:div>
        <w:div w:id="801113393">
          <w:marLeft w:val="480"/>
          <w:marRight w:val="0"/>
          <w:marTop w:val="0"/>
          <w:marBottom w:val="0"/>
          <w:divBdr>
            <w:top w:val="none" w:sz="0" w:space="0" w:color="auto"/>
            <w:left w:val="none" w:sz="0" w:space="0" w:color="auto"/>
            <w:bottom w:val="none" w:sz="0" w:space="0" w:color="auto"/>
            <w:right w:val="none" w:sz="0" w:space="0" w:color="auto"/>
          </w:divBdr>
        </w:div>
        <w:div w:id="837428565">
          <w:marLeft w:val="480"/>
          <w:marRight w:val="0"/>
          <w:marTop w:val="0"/>
          <w:marBottom w:val="0"/>
          <w:divBdr>
            <w:top w:val="none" w:sz="0" w:space="0" w:color="auto"/>
            <w:left w:val="none" w:sz="0" w:space="0" w:color="auto"/>
            <w:bottom w:val="none" w:sz="0" w:space="0" w:color="auto"/>
            <w:right w:val="none" w:sz="0" w:space="0" w:color="auto"/>
          </w:divBdr>
        </w:div>
        <w:div w:id="900096059">
          <w:marLeft w:val="480"/>
          <w:marRight w:val="0"/>
          <w:marTop w:val="0"/>
          <w:marBottom w:val="0"/>
          <w:divBdr>
            <w:top w:val="none" w:sz="0" w:space="0" w:color="auto"/>
            <w:left w:val="none" w:sz="0" w:space="0" w:color="auto"/>
            <w:bottom w:val="none" w:sz="0" w:space="0" w:color="auto"/>
            <w:right w:val="none" w:sz="0" w:space="0" w:color="auto"/>
          </w:divBdr>
        </w:div>
        <w:div w:id="906305064">
          <w:marLeft w:val="480"/>
          <w:marRight w:val="0"/>
          <w:marTop w:val="0"/>
          <w:marBottom w:val="0"/>
          <w:divBdr>
            <w:top w:val="none" w:sz="0" w:space="0" w:color="auto"/>
            <w:left w:val="none" w:sz="0" w:space="0" w:color="auto"/>
            <w:bottom w:val="none" w:sz="0" w:space="0" w:color="auto"/>
            <w:right w:val="none" w:sz="0" w:space="0" w:color="auto"/>
          </w:divBdr>
        </w:div>
        <w:div w:id="927228968">
          <w:marLeft w:val="480"/>
          <w:marRight w:val="0"/>
          <w:marTop w:val="0"/>
          <w:marBottom w:val="0"/>
          <w:divBdr>
            <w:top w:val="none" w:sz="0" w:space="0" w:color="auto"/>
            <w:left w:val="none" w:sz="0" w:space="0" w:color="auto"/>
            <w:bottom w:val="none" w:sz="0" w:space="0" w:color="auto"/>
            <w:right w:val="none" w:sz="0" w:space="0" w:color="auto"/>
          </w:divBdr>
        </w:div>
        <w:div w:id="945775738">
          <w:marLeft w:val="480"/>
          <w:marRight w:val="0"/>
          <w:marTop w:val="0"/>
          <w:marBottom w:val="0"/>
          <w:divBdr>
            <w:top w:val="none" w:sz="0" w:space="0" w:color="auto"/>
            <w:left w:val="none" w:sz="0" w:space="0" w:color="auto"/>
            <w:bottom w:val="none" w:sz="0" w:space="0" w:color="auto"/>
            <w:right w:val="none" w:sz="0" w:space="0" w:color="auto"/>
          </w:divBdr>
        </w:div>
        <w:div w:id="954940614">
          <w:marLeft w:val="480"/>
          <w:marRight w:val="0"/>
          <w:marTop w:val="0"/>
          <w:marBottom w:val="0"/>
          <w:divBdr>
            <w:top w:val="none" w:sz="0" w:space="0" w:color="auto"/>
            <w:left w:val="none" w:sz="0" w:space="0" w:color="auto"/>
            <w:bottom w:val="none" w:sz="0" w:space="0" w:color="auto"/>
            <w:right w:val="none" w:sz="0" w:space="0" w:color="auto"/>
          </w:divBdr>
        </w:div>
        <w:div w:id="1015153227">
          <w:marLeft w:val="480"/>
          <w:marRight w:val="0"/>
          <w:marTop w:val="0"/>
          <w:marBottom w:val="0"/>
          <w:divBdr>
            <w:top w:val="none" w:sz="0" w:space="0" w:color="auto"/>
            <w:left w:val="none" w:sz="0" w:space="0" w:color="auto"/>
            <w:bottom w:val="none" w:sz="0" w:space="0" w:color="auto"/>
            <w:right w:val="none" w:sz="0" w:space="0" w:color="auto"/>
          </w:divBdr>
        </w:div>
        <w:div w:id="1058284862">
          <w:marLeft w:val="480"/>
          <w:marRight w:val="0"/>
          <w:marTop w:val="0"/>
          <w:marBottom w:val="0"/>
          <w:divBdr>
            <w:top w:val="none" w:sz="0" w:space="0" w:color="auto"/>
            <w:left w:val="none" w:sz="0" w:space="0" w:color="auto"/>
            <w:bottom w:val="none" w:sz="0" w:space="0" w:color="auto"/>
            <w:right w:val="none" w:sz="0" w:space="0" w:color="auto"/>
          </w:divBdr>
        </w:div>
        <w:div w:id="1060597315">
          <w:marLeft w:val="480"/>
          <w:marRight w:val="0"/>
          <w:marTop w:val="0"/>
          <w:marBottom w:val="0"/>
          <w:divBdr>
            <w:top w:val="none" w:sz="0" w:space="0" w:color="auto"/>
            <w:left w:val="none" w:sz="0" w:space="0" w:color="auto"/>
            <w:bottom w:val="none" w:sz="0" w:space="0" w:color="auto"/>
            <w:right w:val="none" w:sz="0" w:space="0" w:color="auto"/>
          </w:divBdr>
        </w:div>
        <w:div w:id="1079794424">
          <w:marLeft w:val="480"/>
          <w:marRight w:val="0"/>
          <w:marTop w:val="0"/>
          <w:marBottom w:val="0"/>
          <w:divBdr>
            <w:top w:val="none" w:sz="0" w:space="0" w:color="auto"/>
            <w:left w:val="none" w:sz="0" w:space="0" w:color="auto"/>
            <w:bottom w:val="none" w:sz="0" w:space="0" w:color="auto"/>
            <w:right w:val="none" w:sz="0" w:space="0" w:color="auto"/>
          </w:divBdr>
        </w:div>
        <w:div w:id="1155535079">
          <w:marLeft w:val="480"/>
          <w:marRight w:val="0"/>
          <w:marTop w:val="0"/>
          <w:marBottom w:val="0"/>
          <w:divBdr>
            <w:top w:val="none" w:sz="0" w:space="0" w:color="auto"/>
            <w:left w:val="none" w:sz="0" w:space="0" w:color="auto"/>
            <w:bottom w:val="none" w:sz="0" w:space="0" w:color="auto"/>
            <w:right w:val="none" w:sz="0" w:space="0" w:color="auto"/>
          </w:divBdr>
        </w:div>
        <w:div w:id="1286278730">
          <w:marLeft w:val="480"/>
          <w:marRight w:val="0"/>
          <w:marTop w:val="0"/>
          <w:marBottom w:val="0"/>
          <w:divBdr>
            <w:top w:val="none" w:sz="0" w:space="0" w:color="auto"/>
            <w:left w:val="none" w:sz="0" w:space="0" w:color="auto"/>
            <w:bottom w:val="none" w:sz="0" w:space="0" w:color="auto"/>
            <w:right w:val="none" w:sz="0" w:space="0" w:color="auto"/>
          </w:divBdr>
        </w:div>
        <w:div w:id="1293484455">
          <w:marLeft w:val="480"/>
          <w:marRight w:val="0"/>
          <w:marTop w:val="0"/>
          <w:marBottom w:val="0"/>
          <w:divBdr>
            <w:top w:val="none" w:sz="0" w:space="0" w:color="auto"/>
            <w:left w:val="none" w:sz="0" w:space="0" w:color="auto"/>
            <w:bottom w:val="none" w:sz="0" w:space="0" w:color="auto"/>
            <w:right w:val="none" w:sz="0" w:space="0" w:color="auto"/>
          </w:divBdr>
        </w:div>
        <w:div w:id="1327903833">
          <w:marLeft w:val="480"/>
          <w:marRight w:val="0"/>
          <w:marTop w:val="0"/>
          <w:marBottom w:val="0"/>
          <w:divBdr>
            <w:top w:val="none" w:sz="0" w:space="0" w:color="auto"/>
            <w:left w:val="none" w:sz="0" w:space="0" w:color="auto"/>
            <w:bottom w:val="none" w:sz="0" w:space="0" w:color="auto"/>
            <w:right w:val="none" w:sz="0" w:space="0" w:color="auto"/>
          </w:divBdr>
        </w:div>
        <w:div w:id="1334070403">
          <w:marLeft w:val="480"/>
          <w:marRight w:val="0"/>
          <w:marTop w:val="0"/>
          <w:marBottom w:val="0"/>
          <w:divBdr>
            <w:top w:val="none" w:sz="0" w:space="0" w:color="auto"/>
            <w:left w:val="none" w:sz="0" w:space="0" w:color="auto"/>
            <w:bottom w:val="none" w:sz="0" w:space="0" w:color="auto"/>
            <w:right w:val="none" w:sz="0" w:space="0" w:color="auto"/>
          </w:divBdr>
        </w:div>
        <w:div w:id="1336956525">
          <w:marLeft w:val="480"/>
          <w:marRight w:val="0"/>
          <w:marTop w:val="0"/>
          <w:marBottom w:val="0"/>
          <w:divBdr>
            <w:top w:val="none" w:sz="0" w:space="0" w:color="auto"/>
            <w:left w:val="none" w:sz="0" w:space="0" w:color="auto"/>
            <w:bottom w:val="none" w:sz="0" w:space="0" w:color="auto"/>
            <w:right w:val="none" w:sz="0" w:space="0" w:color="auto"/>
          </w:divBdr>
        </w:div>
        <w:div w:id="1349673131">
          <w:marLeft w:val="480"/>
          <w:marRight w:val="0"/>
          <w:marTop w:val="0"/>
          <w:marBottom w:val="0"/>
          <w:divBdr>
            <w:top w:val="none" w:sz="0" w:space="0" w:color="auto"/>
            <w:left w:val="none" w:sz="0" w:space="0" w:color="auto"/>
            <w:bottom w:val="none" w:sz="0" w:space="0" w:color="auto"/>
            <w:right w:val="none" w:sz="0" w:space="0" w:color="auto"/>
          </w:divBdr>
        </w:div>
        <w:div w:id="1376736347">
          <w:marLeft w:val="480"/>
          <w:marRight w:val="0"/>
          <w:marTop w:val="0"/>
          <w:marBottom w:val="0"/>
          <w:divBdr>
            <w:top w:val="none" w:sz="0" w:space="0" w:color="auto"/>
            <w:left w:val="none" w:sz="0" w:space="0" w:color="auto"/>
            <w:bottom w:val="none" w:sz="0" w:space="0" w:color="auto"/>
            <w:right w:val="none" w:sz="0" w:space="0" w:color="auto"/>
          </w:divBdr>
        </w:div>
        <w:div w:id="1402098970">
          <w:marLeft w:val="480"/>
          <w:marRight w:val="0"/>
          <w:marTop w:val="0"/>
          <w:marBottom w:val="0"/>
          <w:divBdr>
            <w:top w:val="none" w:sz="0" w:space="0" w:color="auto"/>
            <w:left w:val="none" w:sz="0" w:space="0" w:color="auto"/>
            <w:bottom w:val="none" w:sz="0" w:space="0" w:color="auto"/>
            <w:right w:val="none" w:sz="0" w:space="0" w:color="auto"/>
          </w:divBdr>
        </w:div>
        <w:div w:id="1424181194">
          <w:marLeft w:val="480"/>
          <w:marRight w:val="0"/>
          <w:marTop w:val="0"/>
          <w:marBottom w:val="0"/>
          <w:divBdr>
            <w:top w:val="none" w:sz="0" w:space="0" w:color="auto"/>
            <w:left w:val="none" w:sz="0" w:space="0" w:color="auto"/>
            <w:bottom w:val="none" w:sz="0" w:space="0" w:color="auto"/>
            <w:right w:val="none" w:sz="0" w:space="0" w:color="auto"/>
          </w:divBdr>
        </w:div>
        <w:div w:id="1525167365">
          <w:marLeft w:val="480"/>
          <w:marRight w:val="0"/>
          <w:marTop w:val="0"/>
          <w:marBottom w:val="0"/>
          <w:divBdr>
            <w:top w:val="none" w:sz="0" w:space="0" w:color="auto"/>
            <w:left w:val="none" w:sz="0" w:space="0" w:color="auto"/>
            <w:bottom w:val="none" w:sz="0" w:space="0" w:color="auto"/>
            <w:right w:val="none" w:sz="0" w:space="0" w:color="auto"/>
          </w:divBdr>
        </w:div>
        <w:div w:id="1597903491">
          <w:marLeft w:val="480"/>
          <w:marRight w:val="0"/>
          <w:marTop w:val="0"/>
          <w:marBottom w:val="0"/>
          <w:divBdr>
            <w:top w:val="none" w:sz="0" w:space="0" w:color="auto"/>
            <w:left w:val="none" w:sz="0" w:space="0" w:color="auto"/>
            <w:bottom w:val="none" w:sz="0" w:space="0" w:color="auto"/>
            <w:right w:val="none" w:sz="0" w:space="0" w:color="auto"/>
          </w:divBdr>
        </w:div>
        <w:div w:id="1675036441">
          <w:marLeft w:val="480"/>
          <w:marRight w:val="0"/>
          <w:marTop w:val="0"/>
          <w:marBottom w:val="0"/>
          <w:divBdr>
            <w:top w:val="none" w:sz="0" w:space="0" w:color="auto"/>
            <w:left w:val="none" w:sz="0" w:space="0" w:color="auto"/>
            <w:bottom w:val="none" w:sz="0" w:space="0" w:color="auto"/>
            <w:right w:val="none" w:sz="0" w:space="0" w:color="auto"/>
          </w:divBdr>
        </w:div>
        <w:div w:id="1716345008">
          <w:marLeft w:val="480"/>
          <w:marRight w:val="0"/>
          <w:marTop w:val="0"/>
          <w:marBottom w:val="0"/>
          <w:divBdr>
            <w:top w:val="none" w:sz="0" w:space="0" w:color="auto"/>
            <w:left w:val="none" w:sz="0" w:space="0" w:color="auto"/>
            <w:bottom w:val="none" w:sz="0" w:space="0" w:color="auto"/>
            <w:right w:val="none" w:sz="0" w:space="0" w:color="auto"/>
          </w:divBdr>
        </w:div>
        <w:div w:id="1754623117">
          <w:marLeft w:val="480"/>
          <w:marRight w:val="0"/>
          <w:marTop w:val="0"/>
          <w:marBottom w:val="0"/>
          <w:divBdr>
            <w:top w:val="none" w:sz="0" w:space="0" w:color="auto"/>
            <w:left w:val="none" w:sz="0" w:space="0" w:color="auto"/>
            <w:bottom w:val="none" w:sz="0" w:space="0" w:color="auto"/>
            <w:right w:val="none" w:sz="0" w:space="0" w:color="auto"/>
          </w:divBdr>
        </w:div>
        <w:div w:id="1770199433">
          <w:marLeft w:val="480"/>
          <w:marRight w:val="0"/>
          <w:marTop w:val="0"/>
          <w:marBottom w:val="0"/>
          <w:divBdr>
            <w:top w:val="none" w:sz="0" w:space="0" w:color="auto"/>
            <w:left w:val="none" w:sz="0" w:space="0" w:color="auto"/>
            <w:bottom w:val="none" w:sz="0" w:space="0" w:color="auto"/>
            <w:right w:val="none" w:sz="0" w:space="0" w:color="auto"/>
          </w:divBdr>
        </w:div>
        <w:div w:id="1779449615">
          <w:marLeft w:val="480"/>
          <w:marRight w:val="0"/>
          <w:marTop w:val="0"/>
          <w:marBottom w:val="0"/>
          <w:divBdr>
            <w:top w:val="none" w:sz="0" w:space="0" w:color="auto"/>
            <w:left w:val="none" w:sz="0" w:space="0" w:color="auto"/>
            <w:bottom w:val="none" w:sz="0" w:space="0" w:color="auto"/>
            <w:right w:val="none" w:sz="0" w:space="0" w:color="auto"/>
          </w:divBdr>
        </w:div>
        <w:div w:id="1796634815">
          <w:marLeft w:val="480"/>
          <w:marRight w:val="0"/>
          <w:marTop w:val="0"/>
          <w:marBottom w:val="0"/>
          <w:divBdr>
            <w:top w:val="none" w:sz="0" w:space="0" w:color="auto"/>
            <w:left w:val="none" w:sz="0" w:space="0" w:color="auto"/>
            <w:bottom w:val="none" w:sz="0" w:space="0" w:color="auto"/>
            <w:right w:val="none" w:sz="0" w:space="0" w:color="auto"/>
          </w:divBdr>
        </w:div>
        <w:div w:id="1807700628">
          <w:marLeft w:val="480"/>
          <w:marRight w:val="0"/>
          <w:marTop w:val="0"/>
          <w:marBottom w:val="0"/>
          <w:divBdr>
            <w:top w:val="none" w:sz="0" w:space="0" w:color="auto"/>
            <w:left w:val="none" w:sz="0" w:space="0" w:color="auto"/>
            <w:bottom w:val="none" w:sz="0" w:space="0" w:color="auto"/>
            <w:right w:val="none" w:sz="0" w:space="0" w:color="auto"/>
          </w:divBdr>
        </w:div>
        <w:div w:id="1842505434">
          <w:marLeft w:val="480"/>
          <w:marRight w:val="0"/>
          <w:marTop w:val="0"/>
          <w:marBottom w:val="0"/>
          <w:divBdr>
            <w:top w:val="none" w:sz="0" w:space="0" w:color="auto"/>
            <w:left w:val="none" w:sz="0" w:space="0" w:color="auto"/>
            <w:bottom w:val="none" w:sz="0" w:space="0" w:color="auto"/>
            <w:right w:val="none" w:sz="0" w:space="0" w:color="auto"/>
          </w:divBdr>
        </w:div>
        <w:div w:id="1922904969">
          <w:marLeft w:val="480"/>
          <w:marRight w:val="0"/>
          <w:marTop w:val="0"/>
          <w:marBottom w:val="0"/>
          <w:divBdr>
            <w:top w:val="none" w:sz="0" w:space="0" w:color="auto"/>
            <w:left w:val="none" w:sz="0" w:space="0" w:color="auto"/>
            <w:bottom w:val="none" w:sz="0" w:space="0" w:color="auto"/>
            <w:right w:val="none" w:sz="0" w:space="0" w:color="auto"/>
          </w:divBdr>
        </w:div>
        <w:div w:id="1953128832">
          <w:marLeft w:val="480"/>
          <w:marRight w:val="0"/>
          <w:marTop w:val="0"/>
          <w:marBottom w:val="0"/>
          <w:divBdr>
            <w:top w:val="none" w:sz="0" w:space="0" w:color="auto"/>
            <w:left w:val="none" w:sz="0" w:space="0" w:color="auto"/>
            <w:bottom w:val="none" w:sz="0" w:space="0" w:color="auto"/>
            <w:right w:val="none" w:sz="0" w:space="0" w:color="auto"/>
          </w:divBdr>
        </w:div>
        <w:div w:id="1964071129">
          <w:marLeft w:val="480"/>
          <w:marRight w:val="0"/>
          <w:marTop w:val="0"/>
          <w:marBottom w:val="0"/>
          <w:divBdr>
            <w:top w:val="none" w:sz="0" w:space="0" w:color="auto"/>
            <w:left w:val="none" w:sz="0" w:space="0" w:color="auto"/>
            <w:bottom w:val="none" w:sz="0" w:space="0" w:color="auto"/>
            <w:right w:val="none" w:sz="0" w:space="0" w:color="auto"/>
          </w:divBdr>
        </w:div>
        <w:div w:id="1992640293">
          <w:marLeft w:val="480"/>
          <w:marRight w:val="0"/>
          <w:marTop w:val="0"/>
          <w:marBottom w:val="0"/>
          <w:divBdr>
            <w:top w:val="none" w:sz="0" w:space="0" w:color="auto"/>
            <w:left w:val="none" w:sz="0" w:space="0" w:color="auto"/>
            <w:bottom w:val="none" w:sz="0" w:space="0" w:color="auto"/>
            <w:right w:val="none" w:sz="0" w:space="0" w:color="auto"/>
          </w:divBdr>
        </w:div>
        <w:div w:id="2019500009">
          <w:marLeft w:val="480"/>
          <w:marRight w:val="0"/>
          <w:marTop w:val="0"/>
          <w:marBottom w:val="0"/>
          <w:divBdr>
            <w:top w:val="none" w:sz="0" w:space="0" w:color="auto"/>
            <w:left w:val="none" w:sz="0" w:space="0" w:color="auto"/>
            <w:bottom w:val="none" w:sz="0" w:space="0" w:color="auto"/>
            <w:right w:val="none" w:sz="0" w:space="0" w:color="auto"/>
          </w:divBdr>
        </w:div>
        <w:div w:id="2022779350">
          <w:marLeft w:val="480"/>
          <w:marRight w:val="0"/>
          <w:marTop w:val="0"/>
          <w:marBottom w:val="0"/>
          <w:divBdr>
            <w:top w:val="none" w:sz="0" w:space="0" w:color="auto"/>
            <w:left w:val="none" w:sz="0" w:space="0" w:color="auto"/>
            <w:bottom w:val="none" w:sz="0" w:space="0" w:color="auto"/>
            <w:right w:val="none" w:sz="0" w:space="0" w:color="auto"/>
          </w:divBdr>
        </w:div>
        <w:div w:id="2037652604">
          <w:marLeft w:val="480"/>
          <w:marRight w:val="0"/>
          <w:marTop w:val="0"/>
          <w:marBottom w:val="0"/>
          <w:divBdr>
            <w:top w:val="none" w:sz="0" w:space="0" w:color="auto"/>
            <w:left w:val="none" w:sz="0" w:space="0" w:color="auto"/>
            <w:bottom w:val="none" w:sz="0" w:space="0" w:color="auto"/>
            <w:right w:val="none" w:sz="0" w:space="0" w:color="auto"/>
          </w:divBdr>
        </w:div>
      </w:divsChild>
    </w:div>
    <w:div w:id="2112897564">
      <w:marLeft w:val="640"/>
      <w:marRight w:val="0"/>
      <w:marTop w:val="0"/>
      <w:marBottom w:val="0"/>
      <w:divBdr>
        <w:top w:val="none" w:sz="0" w:space="0" w:color="auto"/>
        <w:left w:val="none" w:sz="0" w:space="0" w:color="auto"/>
        <w:bottom w:val="none" w:sz="0" w:space="0" w:color="auto"/>
        <w:right w:val="none" w:sz="0" w:space="0" w:color="auto"/>
      </w:divBdr>
    </w:div>
    <w:div w:id="2113472575">
      <w:marLeft w:val="640"/>
      <w:marRight w:val="0"/>
      <w:marTop w:val="0"/>
      <w:marBottom w:val="0"/>
      <w:divBdr>
        <w:top w:val="none" w:sz="0" w:space="0" w:color="auto"/>
        <w:left w:val="none" w:sz="0" w:space="0" w:color="auto"/>
        <w:bottom w:val="none" w:sz="0" w:space="0" w:color="auto"/>
        <w:right w:val="none" w:sz="0" w:space="0" w:color="auto"/>
      </w:divBdr>
    </w:div>
    <w:div w:id="2113931597">
      <w:marLeft w:val="640"/>
      <w:marRight w:val="0"/>
      <w:marTop w:val="0"/>
      <w:marBottom w:val="0"/>
      <w:divBdr>
        <w:top w:val="none" w:sz="0" w:space="0" w:color="auto"/>
        <w:left w:val="none" w:sz="0" w:space="0" w:color="auto"/>
        <w:bottom w:val="none" w:sz="0" w:space="0" w:color="auto"/>
        <w:right w:val="none" w:sz="0" w:space="0" w:color="auto"/>
      </w:divBdr>
    </w:div>
    <w:div w:id="2114550342">
      <w:marLeft w:val="640"/>
      <w:marRight w:val="0"/>
      <w:marTop w:val="0"/>
      <w:marBottom w:val="0"/>
      <w:divBdr>
        <w:top w:val="none" w:sz="0" w:space="0" w:color="auto"/>
        <w:left w:val="none" w:sz="0" w:space="0" w:color="auto"/>
        <w:bottom w:val="none" w:sz="0" w:space="0" w:color="auto"/>
        <w:right w:val="none" w:sz="0" w:space="0" w:color="auto"/>
      </w:divBdr>
    </w:div>
    <w:div w:id="2115130421">
      <w:marLeft w:val="640"/>
      <w:marRight w:val="0"/>
      <w:marTop w:val="0"/>
      <w:marBottom w:val="0"/>
      <w:divBdr>
        <w:top w:val="none" w:sz="0" w:space="0" w:color="auto"/>
        <w:left w:val="none" w:sz="0" w:space="0" w:color="auto"/>
        <w:bottom w:val="none" w:sz="0" w:space="0" w:color="auto"/>
        <w:right w:val="none" w:sz="0" w:space="0" w:color="auto"/>
      </w:divBdr>
    </w:div>
    <w:div w:id="2115249252">
      <w:marLeft w:val="640"/>
      <w:marRight w:val="0"/>
      <w:marTop w:val="0"/>
      <w:marBottom w:val="0"/>
      <w:divBdr>
        <w:top w:val="none" w:sz="0" w:space="0" w:color="auto"/>
        <w:left w:val="none" w:sz="0" w:space="0" w:color="auto"/>
        <w:bottom w:val="none" w:sz="0" w:space="0" w:color="auto"/>
        <w:right w:val="none" w:sz="0" w:space="0" w:color="auto"/>
      </w:divBdr>
    </w:div>
    <w:div w:id="2115781852">
      <w:marLeft w:val="640"/>
      <w:marRight w:val="0"/>
      <w:marTop w:val="0"/>
      <w:marBottom w:val="0"/>
      <w:divBdr>
        <w:top w:val="none" w:sz="0" w:space="0" w:color="auto"/>
        <w:left w:val="none" w:sz="0" w:space="0" w:color="auto"/>
        <w:bottom w:val="none" w:sz="0" w:space="0" w:color="auto"/>
        <w:right w:val="none" w:sz="0" w:space="0" w:color="auto"/>
      </w:divBdr>
    </w:div>
    <w:div w:id="2115782734">
      <w:marLeft w:val="640"/>
      <w:marRight w:val="0"/>
      <w:marTop w:val="0"/>
      <w:marBottom w:val="0"/>
      <w:divBdr>
        <w:top w:val="none" w:sz="0" w:space="0" w:color="auto"/>
        <w:left w:val="none" w:sz="0" w:space="0" w:color="auto"/>
        <w:bottom w:val="none" w:sz="0" w:space="0" w:color="auto"/>
        <w:right w:val="none" w:sz="0" w:space="0" w:color="auto"/>
      </w:divBdr>
    </w:div>
    <w:div w:id="2115898989">
      <w:marLeft w:val="640"/>
      <w:marRight w:val="0"/>
      <w:marTop w:val="0"/>
      <w:marBottom w:val="0"/>
      <w:divBdr>
        <w:top w:val="none" w:sz="0" w:space="0" w:color="auto"/>
        <w:left w:val="none" w:sz="0" w:space="0" w:color="auto"/>
        <w:bottom w:val="none" w:sz="0" w:space="0" w:color="auto"/>
        <w:right w:val="none" w:sz="0" w:space="0" w:color="auto"/>
      </w:divBdr>
    </w:div>
    <w:div w:id="2115981263">
      <w:bodyDiv w:val="1"/>
      <w:marLeft w:val="0"/>
      <w:marRight w:val="0"/>
      <w:marTop w:val="0"/>
      <w:marBottom w:val="0"/>
      <w:divBdr>
        <w:top w:val="none" w:sz="0" w:space="0" w:color="auto"/>
        <w:left w:val="none" w:sz="0" w:space="0" w:color="auto"/>
        <w:bottom w:val="none" w:sz="0" w:space="0" w:color="auto"/>
        <w:right w:val="none" w:sz="0" w:space="0" w:color="auto"/>
      </w:divBdr>
      <w:divsChild>
        <w:div w:id="23334353">
          <w:marLeft w:val="480"/>
          <w:marRight w:val="0"/>
          <w:marTop w:val="0"/>
          <w:marBottom w:val="0"/>
          <w:divBdr>
            <w:top w:val="none" w:sz="0" w:space="0" w:color="auto"/>
            <w:left w:val="none" w:sz="0" w:space="0" w:color="auto"/>
            <w:bottom w:val="none" w:sz="0" w:space="0" w:color="auto"/>
            <w:right w:val="none" w:sz="0" w:space="0" w:color="auto"/>
          </w:divBdr>
        </w:div>
        <w:div w:id="42297143">
          <w:marLeft w:val="480"/>
          <w:marRight w:val="0"/>
          <w:marTop w:val="0"/>
          <w:marBottom w:val="0"/>
          <w:divBdr>
            <w:top w:val="none" w:sz="0" w:space="0" w:color="auto"/>
            <w:left w:val="none" w:sz="0" w:space="0" w:color="auto"/>
            <w:bottom w:val="none" w:sz="0" w:space="0" w:color="auto"/>
            <w:right w:val="none" w:sz="0" w:space="0" w:color="auto"/>
          </w:divBdr>
        </w:div>
        <w:div w:id="99423626">
          <w:marLeft w:val="480"/>
          <w:marRight w:val="0"/>
          <w:marTop w:val="0"/>
          <w:marBottom w:val="0"/>
          <w:divBdr>
            <w:top w:val="none" w:sz="0" w:space="0" w:color="auto"/>
            <w:left w:val="none" w:sz="0" w:space="0" w:color="auto"/>
            <w:bottom w:val="none" w:sz="0" w:space="0" w:color="auto"/>
            <w:right w:val="none" w:sz="0" w:space="0" w:color="auto"/>
          </w:divBdr>
        </w:div>
        <w:div w:id="182669643">
          <w:marLeft w:val="480"/>
          <w:marRight w:val="0"/>
          <w:marTop w:val="0"/>
          <w:marBottom w:val="0"/>
          <w:divBdr>
            <w:top w:val="none" w:sz="0" w:space="0" w:color="auto"/>
            <w:left w:val="none" w:sz="0" w:space="0" w:color="auto"/>
            <w:bottom w:val="none" w:sz="0" w:space="0" w:color="auto"/>
            <w:right w:val="none" w:sz="0" w:space="0" w:color="auto"/>
          </w:divBdr>
        </w:div>
        <w:div w:id="201793193">
          <w:marLeft w:val="480"/>
          <w:marRight w:val="0"/>
          <w:marTop w:val="0"/>
          <w:marBottom w:val="0"/>
          <w:divBdr>
            <w:top w:val="none" w:sz="0" w:space="0" w:color="auto"/>
            <w:left w:val="none" w:sz="0" w:space="0" w:color="auto"/>
            <w:bottom w:val="none" w:sz="0" w:space="0" w:color="auto"/>
            <w:right w:val="none" w:sz="0" w:space="0" w:color="auto"/>
          </w:divBdr>
        </w:div>
        <w:div w:id="211120151">
          <w:marLeft w:val="480"/>
          <w:marRight w:val="0"/>
          <w:marTop w:val="0"/>
          <w:marBottom w:val="0"/>
          <w:divBdr>
            <w:top w:val="none" w:sz="0" w:space="0" w:color="auto"/>
            <w:left w:val="none" w:sz="0" w:space="0" w:color="auto"/>
            <w:bottom w:val="none" w:sz="0" w:space="0" w:color="auto"/>
            <w:right w:val="none" w:sz="0" w:space="0" w:color="auto"/>
          </w:divBdr>
        </w:div>
        <w:div w:id="261770366">
          <w:marLeft w:val="480"/>
          <w:marRight w:val="0"/>
          <w:marTop w:val="0"/>
          <w:marBottom w:val="0"/>
          <w:divBdr>
            <w:top w:val="none" w:sz="0" w:space="0" w:color="auto"/>
            <w:left w:val="none" w:sz="0" w:space="0" w:color="auto"/>
            <w:bottom w:val="none" w:sz="0" w:space="0" w:color="auto"/>
            <w:right w:val="none" w:sz="0" w:space="0" w:color="auto"/>
          </w:divBdr>
        </w:div>
        <w:div w:id="306205806">
          <w:marLeft w:val="480"/>
          <w:marRight w:val="0"/>
          <w:marTop w:val="0"/>
          <w:marBottom w:val="0"/>
          <w:divBdr>
            <w:top w:val="none" w:sz="0" w:space="0" w:color="auto"/>
            <w:left w:val="none" w:sz="0" w:space="0" w:color="auto"/>
            <w:bottom w:val="none" w:sz="0" w:space="0" w:color="auto"/>
            <w:right w:val="none" w:sz="0" w:space="0" w:color="auto"/>
          </w:divBdr>
        </w:div>
        <w:div w:id="324626389">
          <w:marLeft w:val="480"/>
          <w:marRight w:val="0"/>
          <w:marTop w:val="0"/>
          <w:marBottom w:val="0"/>
          <w:divBdr>
            <w:top w:val="none" w:sz="0" w:space="0" w:color="auto"/>
            <w:left w:val="none" w:sz="0" w:space="0" w:color="auto"/>
            <w:bottom w:val="none" w:sz="0" w:space="0" w:color="auto"/>
            <w:right w:val="none" w:sz="0" w:space="0" w:color="auto"/>
          </w:divBdr>
        </w:div>
        <w:div w:id="360010131">
          <w:marLeft w:val="480"/>
          <w:marRight w:val="0"/>
          <w:marTop w:val="0"/>
          <w:marBottom w:val="0"/>
          <w:divBdr>
            <w:top w:val="none" w:sz="0" w:space="0" w:color="auto"/>
            <w:left w:val="none" w:sz="0" w:space="0" w:color="auto"/>
            <w:bottom w:val="none" w:sz="0" w:space="0" w:color="auto"/>
            <w:right w:val="none" w:sz="0" w:space="0" w:color="auto"/>
          </w:divBdr>
        </w:div>
        <w:div w:id="364185203">
          <w:marLeft w:val="480"/>
          <w:marRight w:val="0"/>
          <w:marTop w:val="0"/>
          <w:marBottom w:val="0"/>
          <w:divBdr>
            <w:top w:val="none" w:sz="0" w:space="0" w:color="auto"/>
            <w:left w:val="none" w:sz="0" w:space="0" w:color="auto"/>
            <w:bottom w:val="none" w:sz="0" w:space="0" w:color="auto"/>
            <w:right w:val="none" w:sz="0" w:space="0" w:color="auto"/>
          </w:divBdr>
        </w:div>
        <w:div w:id="369383335">
          <w:marLeft w:val="480"/>
          <w:marRight w:val="0"/>
          <w:marTop w:val="0"/>
          <w:marBottom w:val="0"/>
          <w:divBdr>
            <w:top w:val="none" w:sz="0" w:space="0" w:color="auto"/>
            <w:left w:val="none" w:sz="0" w:space="0" w:color="auto"/>
            <w:bottom w:val="none" w:sz="0" w:space="0" w:color="auto"/>
            <w:right w:val="none" w:sz="0" w:space="0" w:color="auto"/>
          </w:divBdr>
        </w:div>
        <w:div w:id="370882050">
          <w:marLeft w:val="480"/>
          <w:marRight w:val="0"/>
          <w:marTop w:val="0"/>
          <w:marBottom w:val="0"/>
          <w:divBdr>
            <w:top w:val="none" w:sz="0" w:space="0" w:color="auto"/>
            <w:left w:val="none" w:sz="0" w:space="0" w:color="auto"/>
            <w:bottom w:val="none" w:sz="0" w:space="0" w:color="auto"/>
            <w:right w:val="none" w:sz="0" w:space="0" w:color="auto"/>
          </w:divBdr>
        </w:div>
        <w:div w:id="385834431">
          <w:marLeft w:val="480"/>
          <w:marRight w:val="0"/>
          <w:marTop w:val="0"/>
          <w:marBottom w:val="0"/>
          <w:divBdr>
            <w:top w:val="none" w:sz="0" w:space="0" w:color="auto"/>
            <w:left w:val="none" w:sz="0" w:space="0" w:color="auto"/>
            <w:bottom w:val="none" w:sz="0" w:space="0" w:color="auto"/>
            <w:right w:val="none" w:sz="0" w:space="0" w:color="auto"/>
          </w:divBdr>
        </w:div>
        <w:div w:id="394284220">
          <w:marLeft w:val="480"/>
          <w:marRight w:val="0"/>
          <w:marTop w:val="0"/>
          <w:marBottom w:val="0"/>
          <w:divBdr>
            <w:top w:val="none" w:sz="0" w:space="0" w:color="auto"/>
            <w:left w:val="none" w:sz="0" w:space="0" w:color="auto"/>
            <w:bottom w:val="none" w:sz="0" w:space="0" w:color="auto"/>
            <w:right w:val="none" w:sz="0" w:space="0" w:color="auto"/>
          </w:divBdr>
        </w:div>
        <w:div w:id="421223147">
          <w:marLeft w:val="480"/>
          <w:marRight w:val="0"/>
          <w:marTop w:val="0"/>
          <w:marBottom w:val="0"/>
          <w:divBdr>
            <w:top w:val="none" w:sz="0" w:space="0" w:color="auto"/>
            <w:left w:val="none" w:sz="0" w:space="0" w:color="auto"/>
            <w:bottom w:val="none" w:sz="0" w:space="0" w:color="auto"/>
            <w:right w:val="none" w:sz="0" w:space="0" w:color="auto"/>
          </w:divBdr>
        </w:div>
        <w:div w:id="423965211">
          <w:marLeft w:val="480"/>
          <w:marRight w:val="0"/>
          <w:marTop w:val="0"/>
          <w:marBottom w:val="0"/>
          <w:divBdr>
            <w:top w:val="none" w:sz="0" w:space="0" w:color="auto"/>
            <w:left w:val="none" w:sz="0" w:space="0" w:color="auto"/>
            <w:bottom w:val="none" w:sz="0" w:space="0" w:color="auto"/>
            <w:right w:val="none" w:sz="0" w:space="0" w:color="auto"/>
          </w:divBdr>
        </w:div>
        <w:div w:id="428281879">
          <w:marLeft w:val="480"/>
          <w:marRight w:val="0"/>
          <w:marTop w:val="0"/>
          <w:marBottom w:val="0"/>
          <w:divBdr>
            <w:top w:val="none" w:sz="0" w:space="0" w:color="auto"/>
            <w:left w:val="none" w:sz="0" w:space="0" w:color="auto"/>
            <w:bottom w:val="none" w:sz="0" w:space="0" w:color="auto"/>
            <w:right w:val="none" w:sz="0" w:space="0" w:color="auto"/>
          </w:divBdr>
        </w:div>
        <w:div w:id="433670751">
          <w:marLeft w:val="480"/>
          <w:marRight w:val="0"/>
          <w:marTop w:val="0"/>
          <w:marBottom w:val="0"/>
          <w:divBdr>
            <w:top w:val="none" w:sz="0" w:space="0" w:color="auto"/>
            <w:left w:val="none" w:sz="0" w:space="0" w:color="auto"/>
            <w:bottom w:val="none" w:sz="0" w:space="0" w:color="auto"/>
            <w:right w:val="none" w:sz="0" w:space="0" w:color="auto"/>
          </w:divBdr>
        </w:div>
        <w:div w:id="476840531">
          <w:marLeft w:val="480"/>
          <w:marRight w:val="0"/>
          <w:marTop w:val="0"/>
          <w:marBottom w:val="0"/>
          <w:divBdr>
            <w:top w:val="none" w:sz="0" w:space="0" w:color="auto"/>
            <w:left w:val="none" w:sz="0" w:space="0" w:color="auto"/>
            <w:bottom w:val="none" w:sz="0" w:space="0" w:color="auto"/>
            <w:right w:val="none" w:sz="0" w:space="0" w:color="auto"/>
          </w:divBdr>
        </w:div>
        <w:div w:id="520896092">
          <w:marLeft w:val="480"/>
          <w:marRight w:val="0"/>
          <w:marTop w:val="0"/>
          <w:marBottom w:val="0"/>
          <w:divBdr>
            <w:top w:val="none" w:sz="0" w:space="0" w:color="auto"/>
            <w:left w:val="none" w:sz="0" w:space="0" w:color="auto"/>
            <w:bottom w:val="none" w:sz="0" w:space="0" w:color="auto"/>
            <w:right w:val="none" w:sz="0" w:space="0" w:color="auto"/>
          </w:divBdr>
        </w:div>
        <w:div w:id="522088662">
          <w:marLeft w:val="480"/>
          <w:marRight w:val="0"/>
          <w:marTop w:val="0"/>
          <w:marBottom w:val="0"/>
          <w:divBdr>
            <w:top w:val="none" w:sz="0" w:space="0" w:color="auto"/>
            <w:left w:val="none" w:sz="0" w:space="0" w:color="auto"/>
            <w:bottom w:val="none" w:sz="0" w:space="0" w:color="auto"/>
            <w:right w:val="none" w:sz="0" w:space="0" w:color="auto"/>
          </w:divBdr>
        </w:div>
        <w:div w:id="557938971">
          <w:marLeft w:val="480"/>
          <w:marRight w:val="0"/>
          <w:marTop w:val="0"/>
          <w:marBottom w:val="0"/>
          <w:divBdr>
            <w:top w:val="none" w:sz="0" w:space="0" w:color="auto"/>
            <w:left w:val="none" w:sz="0" w:space="0" w:color="auto"/>
            <w:bottom w:val="none" w:sz="0" w:space="0" w:color="auto"/>
            <w:right w:val="none" w:sz="0" w:space="0" w:color="auto"/>
          </w:divBdr>
        </w:div>
        <w:div w:id="566494709">
          <w:marLeft w:val="480"/>
          <w:marRight w:val="0"/>
          <w:marTop w:val="0"/>
          <w:marBottom w:val="0"/>
          <w:divBdr>
            <w:top w:val="none" w:sz="0" w:space="0" w:color="auto"/>
            <w:left w:val="none" w:sz="0" w:space="0" w:color="auto"/>
            <w:bottom w:val="none" w:sz="0" w:space="0" w:color="auto"/>
            <w:right w:val="none" w:sz="0" w:space="0" w:color="auto"/>
          </w:divBdr>
        </w:div>
        <w:div w:id="585000258">
          <w:marLeft w:val="480"/>
          <w:marRight w:val="0"/>
          <w:marTop w:val="0"/>
          <w:marBottom w:val="0"/>
          <w:divBdr>
            <w:top w:val="none" w:sz="0" w:space="0" w:color="auto"/>
            <w:left w:val="none" w:sz="0" w:space="0" w:color="auto"/>
            <w:bottom w:val="none" w:sz="0" w:space="0" w:color="auto"/>
            <w:right w:val="none" w:sz="0" w:space="0" w:color="auto"/>
          </w:divBdr>
        </w:div>
        <w:div w:id="595401606">
          <w:marLeft w:val="480"/>
          <w:marRight w:val="0"/>
          <w:marTop w:val="0"/>
          <w:marBottom w:val="0"/>
          <w:divBdr>
            <w:top w:val="none" w:sz="0" w:space="0" w:color="auto"/>
            <w:left w:val="none" w:sz="0" w:space="0" w:color="auto"/>
            <w:bottom w:val="none" w:sz="0" w:space="0" w:color="auto"/>
            <w:right w:val="none" w:sz="0" w:space="0" w:color="auto"/>
          </w:divBdr>
        </w:div>
        <w:div w:id="631404457">
          <w:marLeft w:val="480"/>
          <w:marRight w:val="0"/>
          <w:marTop w:val="0"/>
          <w:marBottom w:val="0"/>
          <w:divBdr>
            <w:top w:val="none" w:sz="0" w:space="0" w:color="auto"/>
            <w:left w:val="none" w:sz="0" w:space="0" w:color="auto"/>
            <w:bottom w:val="none" w:sz="0" w:space="0" w:color="auto"/>
            <w:right w:val="none" w:sz="0" w:space="0" w:color="auto"/>
          </w:divBdr>
        </w:div>
        <w:div w:id="663705557">
          <w:marLeft w:val="480"/>
          <w:marRight w:val="0"/>
          <w:marTop w:val="0"/>
          <w:marBottom w:val="0"/>
          <w:divBdr>
            <w:top w:val="none" w:sz="0" w:space="0" w:color="auto"/>
            <w:left w:val="none" w:sz="0" w:space="0" w:color="auto"/>
            <w:bottom w:val="none" w:sz="0" w:space="0" w:color="auto"/>
            <w:right w:val="none" w:sz="0" w:space="0" w:color="auto"/>
          </w:divBdr>
        </w:div>
        <w:div w:id="725761858">
          <w:marLeft w:val="480"/>
          <w:marRight w:val="0"/>
          <w:marTop w:val="0"/>
          <w:marBottom w:val="0"/>
          <w:divBdr>
            <w:top w:val="none" w:sz="0" w:space="0" w:color="auto"/>
            <w:left w:val="none" w:sz="0" w:space="0" w:color="auto"/>
            <w:bottom w:val="none" w:sz="0" w:space="0" w:color="auto"/>
            <w:right w:val="none" w:sz="0" w:space="0" w:color="auto"/>
          </w:divBdr>
        </w:div>
        <w:div w:id="746611494">
          <w:marLeft w:val="480"/>
          <w:marRight w:val="0"/>
          <w:marTop w:val="0"/>
          <w:marBottom w:val="0"/>
          <w:divBdr>
            <w:top w:val="none" w:sz="0" w:space="0" w:color="auto"/>
            <w:left w:val="none" w:sz="0" w:space="0" w:color="auto"/>
            <w:bottom w:val="none" w:sz="0" w:space="0" w:color="auto"/>
            <w:right w:val="none" w:sz="0" w:space="0" w:color="auto"/>
          </w:divBdr>
        </w:div>
        <w:div w:id="813720311">
          <w:marLeft w:val="480"/>
          <w:marRight w:val="0"/>
          <w:marTop w:val="0"/>
          <w:marBottom w:val="0"/>
          <w:divBdr>
            <w:top w:val="none" w:sz="0" w:space="0" w:color="auto"/>
            <w:left w:val="none" w:sz="0" w:space="0" w:color="auto"/>
            <w:bottom w:val="none" w:sz="0" w:space="0" w:color="auto"/>
            <w:right w:val="none" w:sz="0" w:space="0" w:color="auto"/>
          </w:divBdr>
        </w:div>
        <w:div w:id="817838423">
          <w:marLeft w:val="480"/>
          <w:marRight w:val="0"/>
          <w:marTop w:val="0"/>
          <w:marBottom w:val="0"/>
          <w:divBdr>
            <w:top w:val="none" w:sz="0" w:space="0" w:color="auto"/>
            <w:left w:val="none" w:sz="0" w:space="0" w:color="auto"/>
            <w:bottom w:val="none" w:sz="0" w:space="0" w:color="auto"/>
            <w:right w:val="none" w:sz="0" w:space="0" w:color="auto"/>
          </w:divBdr>
        </w:div>
        <w:div w:id="860780883">
          <w:marLeft w:val="480"/>
          <w:marRight w:val="0"/>
          <w:marTop w:val="0"/>
          <w:marBottom w:val="0"/>
          <w:divBdr>
            <w:top w:val="none" w:sz="0" w:space="0" w:color="auto"/>
            <w:left w:val="none" w:sz="0" w:space="0" w:color="auto"/>
            <w:bottom w:val="none" w:sz="0" w:space="0" w:color="auto"/>
            <w:right w:val="none" w:sz="0" w:space="0" w:color="auto"/>
          </w:divBdr>
        </w:div>
        <w:div w:id="862742932">
          <w:marLeft w:val="480"/>
          <w:marRight w:val="0"/>
          <w:marTop w:val="0"/>
          <w:marBottom w:val="0"/>
          <w:divBdr>
            <w:top w:val="none" w:sz="0" w:space="0" w:color="auto"/>
            <w:left w:val="none" w:sz="0" w:space="0" w:color="auto"/>
            <w:bottom w:val="none" w:sz="0" w:space="0" w:color="auto"/>
            <w:right w:val="none" w:sz="0" w:space="0" w:color="auto"/>
          </w:divBdr>
        </w:div>
        <w:div w:id="885026730">
          <w:marLeft w:val="480"/>
          <w:marRight w:val="0"/>
          <w:marTop w:val="0"/>
          <w:marBottom w:val="0"/>
          <w:divBdr>
            <w:top w:val="none" w:sz="0" w:space="0" w:color="auto"/>
            <w:left w:val="none" w:sz="0" w:space="0" w:color="auto"/>
            <w:bottom w:val="none" w:sz="0" w:space="0" w:color="auto"/>
            <w:right w:val="none" w:sz="0" w:space="0" w:color="auto"/>
          </w:divBdr>
        </w:div>
        <w:div w:id="923801276">
          <w:marLeft w:val="480"/>
          <w:marRight w:val="0"/>
          <w:marTop w:val="0"/>
          <w:marBottom w:val="0"/>
          <w:divBdr>
            <w:top w:val="none" w:sz="0" w:space="0" w:color="auto"/>
            <w:left w:val="none" w:sz="0" w:space="0" w:color="auto"/>
            <w:bottom w:val="none" w:sz="0" w:space="0" w:color="auto"/>
            <w:right w:val="none" w:sz="0" w:space="0" w:color="auto"/>
          </w:divBdr>
        </w:div>
        <w:div w:id="926571302">
          <w:marLeft w:val="480"/>
          <w:marRight w:val="0"/>
          <w:marTop w:val="0"/>
          <w:marBottom w:val="0"/>
          <w:divBdr>
            <w:top w:val="none" w:sz="0" w:space="0" w:color="auto"/>
            <w:left w:val="none" w:sz="0" w:space="0" w:color="auto"/>
            <w:bottom w:val="none" w:sz="0" w:space="0" w:color="auto"/>
            <w:right w:val="none" w:sz="0" w:space="0" w:color="auto"/>
          </w:divBdr>
        </w:div>
        <w:div w:id="934754376">
          <w:marLeft w:val="480"/>
          <w:marRight w:val="0"/>
          <w:marTop w:val="0"/>
          <w:marBottom w:val="0"/>
          <w:divBdr>
            <w:top w:val="none" w:sz="0" w:space="0" w:color="auto"/>
            <w:left w:val="none" w:sz="0" w:space="0" w:color="auto"/>
            <w:bottom w:val="none" w:sz="0" w:space="0" w:color="auto"/>
            <w:right w:val="none" w:sz="0" w:space="0" w:color="auto"/>
          </w:divBdr>
        </w:div>
        <w:div w:id="941112880">
          <w:marLeft w:val="480"/>
          <w:marRight w:val="0"/>
          <w:marTop w:val="0"/>
          <w:marBottom w:val="0"/>
          <w:divBdr>
            <w:top w:val="none" w:sz="0" w:space="0" w:color="auto"/>
            <w:left w:val="none" w:sz="0" w:space="0" w:color="auto"/>
            <w:bottom w:val="none" w:sz="0" w:space="0" w:color="auto"/>
            <w:right w:val="none" w:sz="0" w:space="0" w:color="auto"/>
          </w:divBdr>
        </w:div>
        <w:div w:id="980429438">
          <w:marLeft w:val="480"/>
          <w:marRight w:val="0"/>
          <w:marTop w:val="0"/>
          <w:marBottom w:val="0"/>
          <w:divBdr>
            <w:top w:val="none" w:sz="0" w:space="0" w:color="auto"/>
            <w:left w:val="none" w:sz="0" w:space="0" w:color="auto"/>
            <w:bottom w:val="none" w:sz="0" w:space="0" w:color="auto"/>
            <w:right w:val="none" w:sz="0" w:space="0" w:color="auto"/>
          </w:divBdr>
        </w:div>
        <w:div w:id="1011760841">
          <w:marLeft w:val="480"/>
          <w:marRight w:val="0"/>
          <w:marTop w:val="0"/>
          <w:marBottom w:val="0"/>
          <w:divBdr>
            <w:top w:val="none" w:sz="0" w:space="0" w:color="auto"/>
            <w:left w:val="none" w:sz="0" w:space="0" w:color="auto"/>
            <w:bottom w:val="none" w:sz="0" w:space="0" w:color="auto"/>
            <w:right w:val="none" w:sz="0" w:space="0" w:color="auto"/>
          </w:divBdr>
        </w:div>
        <w:div w:id="1013459727">
          <w:marLeft w:val="480"/>
          <w:marRight w:val="0"/>
          <w:marTop w:val="0"/>
          <w:marBottom w:val="0"/>
          <w:divBdr>
            <w:top w:val="none" w:sz="0" w:space="0" w:color="auto"/>
            <w:left w:val="none" w:sz="0" w:space="0" w:color="auto"/>
            <w:bottom w:val="none" w:sz="0" w:space="0" w:color="auto"/>
            <w:right w:val="none" w:sz="0" w:space="0" w:color="auto"/>
          </w:divBdr>
        </w:div>
        <w:div w:id="1019236781">
          <w:marLeft w:val="480"/>
          <w:marRight w:val="0"/>
          <w:marTop w:val="0"/>
          <w:marBottom w:val="0"/>
          <w:divBdr>
            <w:top w:val="none" w:sz="0" w:space="0" w:color="auto"/>
            <w:left w:val="none" w:sz="0" w:space="0" w:color="auto"/>
            <w:bottom w:val="none" w:sz="0" w:space="0" w:color="auto"/>
            <w:right w:val="none" w:sz="0" w:space="0" w:color="auto"/>
          </w:divBdr>
        </w:div>
        <w:div w:id="1051729730">
          <w:marLeft w:val="480"/>
          <w:marRight w:val="0"/>
          <w:marTop w:val="0"/>
          <w:marBottom w:val="0"/>
          <w:divBdr>
            <w:top w:val="none" w:sz="0" w:space="0" w:color="auto"/>
            <w:left w:val="none" w:sz="0" w:space="0" w:color="auto"/>
            <w:bottom w:val="none" w:sz="0" w:space="0" w:color="auto"/>
            <w:right w:val="none" w:sz="0" w:space="0" w:color="auto"/>
          </w:divBdr>
        </w:div>
        <w:div w:id="1063481969">
          <w:marLeft w:val="480"/>
          <w:marRight w:val="0"/>
          <w:marTop w:val="0"/>
          <w:marBottom w:val="0"/>
          <w:divBdr>
            <w:top w:val="none" w:sz="0" w:space="0" w:color="auto"/>
            <w:left w:val="none" w:sz="0" w:space="0" w:color="auto"/>
            <w:bottom w:val="none" w:sz="0" w:space="0" w:color="auto"/>
            <w:right w:val="none" w:sz="0" w:space="0" w:color="auto"/>
          </w:divBdr>
        </w:div>
        <w:div w:id="1068457583">
          <w:marLeft w:val="480"/>
          <w:marRight w:val="0"/>
          <w:marTop w:val="0"/>
          <w:marBottom w:val="0"/>
          <w:divBdr>
            <w:top w:val="none" w:sz="0" w:space="0" w:color="auto"/>
            <w:left w:val="none" w:sz="0" w:space="0" w:color="auto"/>
            <w:bottom w:val="none" w:sz="0" w:space="0" w:color="auto"/>
            <w:right w:val="none" w:sz="0" w:space="0" w:color="auto"/>
          </w:divBdr>
        </w:div>
        <w:div w:id="1103040844">
          <w:marLeft w:val="480"/>
          <w:marRight w:val="0"/>
          <w:marTop w:val="0"/>
          <w:marBottom w:val="0"/>
          <w:divBdr>
            <w:top w:val="none" w:sz="0" w:space="0" w:color="auto"/>
            <w:left w:val="none" w:sz="0" w:space="0" w:color="auto"/>
            <w:bottom w:val="none" w:sz="0" w:space="0" w:color="auto"/>
            <w:right w:val="none" w:sz="0" w:space="0" w:color="auto"/>
          </w:divBdr>
        </w:div>
        <w:div w:id="1160658679">
          <w:marLeft w:val="480"/>
          <w:marRight w:val="0"/>
          <w:marTop w:val="0"/>
          <w:marBottom w:val="0"/>
          <w:divBdr>
            <w:top w:val="none" w:sz="0" w:space="0" w:color="auto"/>
            <w:left w:val="none" w:sz="0" w:space="0" w:color="auto"/>
            <w:bottom w:val="none" w:sz="0" w:space="0" w:color="auto"/>
            <w:right w:val="none" w:sz="0" w:space="0" w:color="auto"/>
          </w:divBdr>
        </w:div>
        <w:div w:id="1200781219">
          <w:marLeft w:val="480"/>
          <w:marRight w:val="0"/>
          <w:marTop w:val="0"/>
          <w:marBottom w:val="0"/>
          <w:divBdr>
            <w:top w:val="none" w:sz="0" w:space="0" w:color="auto"/>
            <w:left w:val="none" w:sz="0" w:space="0" w:color="auto"/>
            <w:bottom w:val="none" w:sz="0" w:space="0" w:color="auto"/>
            <w:right w:val="none" w:sz="0" w:space="0" w:color="auto"/>
          </w:divBdr>
        </w:div>
        <w:div w:id="1224872227">
          <w:marLeft w:val="480"/>
          <w:marRight w:val="0"/>
          <w:marTop w:val="0"/>
          <w:marBottom w:val="0"/>
          <w:divBdr>
            <w:top w:val="none" w:sz="0" w:space="0" w:color="auto"/>
            <w:left w:val="none" w:sz="0" w:space="0" w:color="auto"/>
            <w:bottom w:val="none" w:sz="0" w:space="0" w:color="auto"/>
            <w:right w:val="none" w:sz="0" w:space="0" w:color="auto"/>
          </w:divBdr>
        </w:div>
        <w:div w:id="1274675251">
          <w:marLeft w:val="480"/>
          <w:marRight w:val="0"/>
          <w:marTop w:val="0"/>
          <w:marBottom w:val="0"/>
          <w:divBdr>
            <w:top w:val="none" w:sz="0" w:space="0" w:color="auto"/>
            <w:left w:val="none" w:sz="0" w:space="0" w:color="auto"/>
            <w:bottom w:val="none" w:sz="0" w:space="0" w:color="auto"/>
            <w:right w:val="none" w:sz="0" w:space="0" w:color="auto"/>
          </w:divBdr>
        </w:div>
        <w:div w:id="1299341875">
          <w:marLeft w:val="480"/>
          <w:marRight w:val="0"/>
          <w:marTop w:val="0"/>
          <w:marBottom w:val="0"/>
          <w:divBdr>
            <w:top w:val="none" w:sz="0" w:space="0" w:color="auto"/>
            <w:left w:val="none" w:sz="0" w:space="0" w:color="auto"/>
            <w:bottom w:val="none" w:sz="0" w:space="0" w:color="auto"/>
            <w:right w:val="none" w:sz="0" w:space="0" w:color="auto"/>
          </w:divBdr>
        </w:div>
        <w:div w:id="1307779248">
          <w:marLeft w:val="480"/>
          <w:marRight w:val="0"/>
          <w:marTop w:val="0"/>
          <w:marBottom w:val="0"/>
          <w:divBdr>
            <w:top w:val="none" w:sz="0" w:space="0" w:color="auto"/>
            <w:left w:val="none" w:sz="0" w:space="0" w:color="auto"/>
            <w:bottom w:val="none" w:sz="0" w:space="0" w:color="auto"/>
            <w:right w:val="none" w:sz="0" w:space="0" w:color="auto"/>
          </w:divBdr>
        </w:div>
        <w:div w:id="1321347847">
          <w:marLeft w:val="480"/>
          <w:marRight w:val="0"/>
          <w:marTop w:val="0"/>
          <w:marBottom w:val="0"/>
          <w:divBdr>
            <w:top w:val="none" w:sz="0" w:space="0" w:color="auto"/>
            <w:left w:val="none" w:sz="0" w:space="0" w:color="auto"/>
            <w:bottom w:val="none" w:sz="0" w:space="0" w:color="auto"/>
            <w:right w:val="none" w:sz="0" w:space="0" w:color="auto"/>
          </w:divBdr>
        </w:div>
        <w:div w:id="1337612622">
          <w:marLeft w:val="480"/>
          <w:marRight w:val="0"/>
          <w:marTop w:val="0"/>
          <w:marBottom w:val="0"/>
          <w:divBdr>
            <w:top w:val="none" w:sz="0" w:space="0" w:color="auto"/>
            <w:left w:val="none" w:sz="0" w:space="0" w:color="auto"/>
            <w:bottom w:val="none" w:sz="0" w:space="0" w:color="auto"/>
            <w:right w:val="none" w:sz="0" w:space="0" w:color="auto"/>
          </w:divBdr>
        </w:div>
        <w:div w:id="1349215982">
          <w:marLeft w:val="480"/>
          <w:marRight w:val="0"/>
          <w:marTop w:val="0"/>
          <w:marBottom w:val="0"/>
          <w:divBdr>
            <w:top w:val="none" w:sz="0" w:space="0" w:color="auto"/>
            <w:left w:val="none" w:sz="0" w:space="0" w:color="auto"/>
            <w:bottom w:val="none" w:sz="0" w:space="0" w:color="auto"/>
            <w:right w:val="none" w:sz="0" w:space="0" w:color="auto"/>
          </w:divBdr>
        </w:div>
        <w:div w:id="1356999224">
          <w:marLeft w:val="480"/>
          <w:marRight w:val="0"/>
          <w:marTop w:val="0"/>
          <w:marBottom w:val="0"/>
          <w:divBdr>
            <w:top w:val="none" w:sz="0" w:space="0" w:color="auto"/>
            <w:left w:val="none" w:sz="0" w:space="0" w:color="auto"/>
            <w:bottom w:val="none" w:sz="0" w:space="0" w:color="auto"/>
            <w:right w:val="none" w:sz="0" w:space="0" w:color="auto"/>
          </w:divBdr>
        </w:div>
        <w:div w:id="1378897761">
          <w:marLeft w:val="480"/>
          <w:marRight w:val="0"/>
          <w:marTop w:val="0"/>
          <w:marBottom w:val="0"/>
          <w:divBdr>
            <w:top w:val="none" w:sz="0" w:space="0" w:color="auto"/>
            <w:left w:val="none" w:sz="0" w:space="0" w:color="auto"/>
            <w:bottom w:val="none" w:sz="0" w:space="0" w:color="auto"/>
            <w:right w:val="none" w:sz="0" w:space="0" w:color="auto"/>
          </w:divBdr>
        </w:div>
        <w:div w:id="1393045126">
          <w:marLeft w:val="480"/>
          <w:marRight w:val="0"/>
          <w:marTop w:val="0"/>
          <w:marBottom w:val="0"/>
          <w:divBdr>
            <w:top w:val="none" w:sz="0" w:space="0" w:color="auto"/>
            <w:left w:val="none" w:sz="0" w:space="0" w:color="auto"/>
            <w:bottom w:val="none" w:sz="0" w:space="0" w:color="auto"/>
            <w:right w:val="none" w:sz="0" w:space="0" w:color="auto"/>
          </w:divBdr>
        </w:div>
        <w:div w:id="1396200587">
          <w:marLeft w:val="480"/>
          <w:marRight w:val="0"/>
          <w:marTop w:val="0"/>
          <w:marBottom w:val="0"/>
          <w:divBdr>
            <w:top w:val="none" w:sz="0" w:space="0" w:color="auto"/>
            <w:left w:val="none" w:sz="0" w:space="0" w:color="auto"/>
            <w:bottom w:val="none" w:sz="0" w:space="0" w:color="auto"/>
            <w:right w:val="none" w:sz="0" w:space="0" w:color="auto"/>
          </w:divBdr>
        </w:div>
        <w:div w:id="1414430625">
          <w:marLeft w:val="480"/>
          <w:marRight w:val="0"/>
          <w:marTop w:val="0"/>
          <w:marBottom w:val="0"/>
          <w:divBdr>
            <w:top w:val="none" w:sz="0" w:space="0" w:color="auto"/>
            <w:left w:val="none" w:sz="0" w:space="0" w:color="auto"/>
            <w:bottom w:val="none" w:sz="0" w:space="0" w:color="auto"/>
            <w:right w:val="none" w:sz="0" w:space="0" w:color="auto"/>
          </w:divBdr>
        </w:div>
        <w:div w:id="1460760185">
          <w:marLeft w:val="480"/>
          <w:marRight w:val="0"/>
          <w:marTop w:val="0"/>
          <w:marBottom w:val="0"/>
          <w:divBdr>
            <w:top w:val="none" w:sz="0" w:space="0" w:color="auto"/>
            <w:left w:val="none" w:sz="0" w:space="0" w:color="auto"/>
            <w:bottom w:val="none" w:sz="0" w:space="0" w:color="auto"/>
            <w:right w:val="none" w:sz="0" w:space="0" w:color="auto"/>
          </w:divBdr>
        </w:div>
        <w:div w:id="1548027101">
          <w:marLeft w:val="480"/>
          <w:marRight w:val="0"/>
          <w:marTop w:val="0"/>
          <w:marBottom w:val="0"/>
          <w:divBdr>
            <w:top w:val="none" w:sz="0" w:space="0" w:color="auto"/>
            <w:left w:val="none" w:sz="0" w:space="0" w:color="auto"/>
            <w:bottom w:val="none" w:sz="0" w:space="0" w:color="auto"/>
            <w:right w:val="none" w:sz="0" w:space="0" w:color="auto"/>
          </w:divBdr>
        </w:div>
        <w:div w:id="1561399624">
          <w:marLeft w:val="480"/>
          <w:marRight w:val="0"/>
          <w:marTop w:val="0"/>
          <w:marBottom w:val="0"/>
          <w:divBdr>
            <w:top w:val="none" w:sz="0" w:space="0" w:color="auto"/>
            <w:left w:val="none" w:sz="0" w:space="0" w:color="auto"/>
            <w:bottom w:val="none" w:sz="0" w:space="0" w:color="auto"/>
            <w:right w:val="none" w:sz="0" w:space="0" w:color="auto"/>
          </w:divBdr>
        </w:div>
        <w:div w:id="1631401374">
          <w:marLeft w:val="480"/>
          <w:marRight w:val="0"/>
          <w:marTop w:val="0"/>
          <w:marBottom w:val="0"/>
          <w:divBdr>
            <w:top w:val="none" w:sz="0" w:space="0" w:color="auto"/>
            <w:left w:val="none" w:sz="0" w:space="0" w:color="auto"/>
            <w:bottom w:val="none" w:sz="0" w:space="0" w:color="auto"/>
            <w:right w:val="none" w:sz="0" w:space="0" w:color="auto"/>
          </w:divBdr>
        </w:div>
        <w:div w:id="1676149422">
          <w:marLeft w:val="480"/>
          <w:marRight w:val="0"/>
          <w:marTop w:val="0"/>
          <w:marBottom w:val="0"/>
          <w:divBdr>
            <w:top w:val="none" w:sz="0" w:space="0" w:color="auto"/>
            <w:left w:val="none" w:sz="0" w:space="0" w:color="auto"/>
            <w:bottom w:val="none" w:sz="0" w:space="0" w:color="auto"/>
            <w:right w:val="none" w:sz="0" w:space="0" w:color="auto"/>
          </w:divBdr>
        </w:div>
        <w:div w:id="1700086617">
          <w:marLeft w:val="480"/>
          <w:marRight w:val="0"/>
          <w:marTop w:val="0"/>
          <w:marBottom w:val="0"/>
          <w:divBdr>
            <w:top w:val="none" w:sz="0" w:space="0" w:color="auto"/>
            <w:left w:val="none" w:sz="0" w:space="0" w:color="auto"/>
            <w:bottom w:val="none" w:sz="0" w:space="0" w:color="auto"/>
            <w:right w:val="none" w:sz="0" w:space="0" w:color="auto"/>
          </w:divBdr>
        </w:div>
        <w:div w:id="1701317806">
          <w:marLeft w:val="480"/>
          <w:marRight w:val="0"/>
          <w:marTop w:val="0"/>
          <w:marBottom w:val="0"/>
          <w:divBdr>
            <w:top w:val="none" w:sz="0" w:space="0" w:color="auto"/>
            <w:left w:val="none" w:sz="0" w:space="0" w:color="auto"/>
            <w:bottom w:val="none" w:sz="0" w:space="0" w:color="auto"/>
            <w:right w:val="none" w:sz="0" w:space="0" w:color="auto"/>
          </w:divBdr>
        </w:div>
        <w:div w:id="1705131962">
          <w:marLeft w:val="480"/>
          <w:marRight w:val="0"/>
          <w:marTop w:val="0"/>
          <w:marBottom w:val="0"/>
          <w:divBdr>
            <w:top w:val="none" w:sz="0" w:space="0" w:color="auto"/>
            <w:left w:val="none" w:sz="0" w:space="0" w:color="auto"/>
            <w:bottom w:val="none" w:sz="0" w:space="0" w:color="auto"/>
            <w:right w:val="none" w:sz="0" w:space="0" w:color="auto"/>
          </w:divBdr>
        </w:div>
        <w:div w:id="1706245958">
          <w:marLeft w:val="480"/>
          <w:marRight w:val="0"/>
          <w:marTop w:val="0"/>
          <w:marBottom w:val="0"/>
          <w:divBdr>
            <w:top w:val="none" w:sz="0" w:space="0" w:color="auto"/>
            <w:left w:val="none" w:sz="0" w:space="0" w:color="auto"/>
            <w:bottom w:val="none" w:sz="0" w:space="0" w:color="auto"/>
            <w:right w:val="none" w:sz="0" w:space="0" w:color="auto"/>
          </w:divBdr>
        </w:div>
        <w:div w:id="1712072729">
          <w:marLeft w:val="480"/>
          <w:marRight w:val="0"/>
          <w:marTop w:val="0"/>
          <w:marBottom w:val="0"/>
          <w:divBdr>
            <w:top w:val="none" w:sz="0" w:space="0" w:color="auto"/>
            <w:left w:val="none" w:sz="0" w:space="0" w:color="auto"/>
            <w:bottom w:val="none" w:sz="0" w:space="0" w:color="auto"/>
            <w:right w:val="none" w:sz="0" w:space="0" w:color="auto"/>
          </w:divBdr>
        </w:div>
        <w:div w:id="1757750647">
          <w:marLeft w:val="480"/>
          <w:marRight w:val="0"/>
          <w:marTop w:val="0"/>
          <w:marBottom w:val="0"/>
          <w:divBdr>
            <w:top w:val="none" w:sz="0" w:space="0" w:color="auto"/>
            <w:left w:val="none" w:sz="0" w:space="0" w:color="auto"/>
            <w:bottom w:val="none" w:sz="0" w:space="0" w:color="auto"/>
            <w:right w:val="none" w:sz="0" w:space="0" w:color="auto"/>
          </w:divBdr>
        </w:div>
        <w:div w:id="1774548576">
          <w:marLeft w:val="480"/>
          <w:marRight w:val="0"/>
          <w:marTop w:val="0"/>
          <w:marBottom w:val="0"/>
          <w:divBdr>
            <w:top w:val="none" w:sz="0" w:space="0" w:color="auto"/>
            <w:left w:val="none" w:sz="0" w:space="0" w:color="auto"/>
            <w:bottom w:val="none" w:sz="0" w:space="0" w:color="auto"/>
            <w:right w:val="none" w:sz="0" w:space="0" w:color="auto"/>
          </w:divBdr>
        </w:div>
        <w:div w:id="1795517567">
          <w:marLeft w:val="480"/>
          <w:marRight w:val="0"/>
          <w:marTop w:val="0"/>
          <w:marBottom w:val="0"/>
          <w:divBdr>
            <w:top w:val="none" w:sz="0" w:space="0" w:color="auto"/>
            <w:left w:val="none" w:sz="0" w:space="0" w:color="auto"/>
            <w:bottom w:val="none" w:sz="0" w:space="0" w:color="auto"/>
            <w:right w:val="none" w:sz="0" w:space="0" w:color="auto"/>
          </w:divBdr>
        </w:div>
        <w:div w:id="1804422176">
          <w:marLeft w:val="480"/>
          <w:marRight w:val="0"/>
          <w:marTop w:val="0"/>
          <w:marBottom w:val="0"/>
          <w:divBdr>
            <w:top w:val="none" w:sz="0" w:space="0" w:color="auto"/>
            <w:left w:val="none" w:sz="0" w:space="0" w:color="auto"/>
            <w:bottom w:val="none" w:sz="0" w:space="0" w:color="auto"/>
            <w:right w:val="none" w:sz="0" w:space="0" w:color="auto"/>
          </w:divBdr>
        </w:div>
        <w:div w:id="1806850572">
          <w:marLeft w:val="480"/>
          <w:marRight w:val="0"/>
          <w:marTop w:val="0"/>
          <w:marBottom w:val="0"/>
          <w:divBdr>
            <w:top w:val="none" w:sz="0" w:space="0" w:color="auto"/>
            <w:left w:val="none" w:sz="0" w:space="0" w:color="auto"/>
            <w:bottom w:val="none" w:sz="0" w:space="0" w:color="auto"/>
            <w:right w:val="none" w:sz="0" w:space="0" w:color="auto"/>
          </w:divBdr>
        </w:div>
        <w:div w:id="1816801699">
          <w:marLeft w:val="480"/>
          <w:marRight w:val="0"/>
          <w:marTop w:val="0"/>
          <w:marBottom w:val="0"/>
          <w:divBdr>
            <w:top w:val="none" w:sz="0" w:space="0" w:color="auto"/>
            <w:left w:val="none" w:sz="0" w:space="0" w:color="auto"/>
            <w:bottom w:val="none" w:sz="0" w:space="0" w:color="auto"/>
            <w:right w:val="none" w:sz="0" w:space="0" w:color="auto"/>
          </w:divBdr>
        </w:div>
        <w:div w:id="1820538775">
          <w:marLeft w:val="480"/>
          <w:marRight w:val="0"/>
          <w:marTop w:val="0"/>
          <w:marBottom w:val="0"/>
          <w:divBdr>
            <w:top w:val="none" w:sz="0" w:space="0" w:color="auto"/>
            <w:left w:val="none" w:sz="0" w:space="0" w:color="auto"/>
            <w:bottom w:val="none" w:sz="0" w:space="0" w:color="auto"/>
            <w:right w:val="none" w:sz="0" w:space="0" w:color="auto"/>
          </w:divBdr>
        </w:div>
        <w:div w:id="1843011792">
          <w:marLeft w:val="480"/>
          <w:marRight w:val="0"/>
          <w:marTop w:val="0"/>
          <w:marBottom w:val="0"/>
          <w:divBdr>
            <w:top w:val="none" w:sz="0" w:space="0" w:color="auto"/>
            <w:left w:val="none" w:sz="0" w:space="0" w:color="auto"/>
            <w:bottom w:val="none" w:sz="0" w:space="0" w:color="auto"/>
            <w:right w:val="none" w:sz="0" w:space="0" w:color="auto"/>
          </w:divBdr>
        </w:div>
        <w:div w:id="1848398354">
          <w:marLeft w:val="480"/>
          <w:marRight w:val="0"/>
          <w:marTop w:val="0"/>
          <w:marBottom w:val="0"/>
          <w:divBdr>
            <w:top w:val="none" w:sz="0" w:space="0" w:color="auto"/>
            <w:left w:val="none" w:sz="0" w:space="0" w:color="auto"/>
            <w:bottom w:val="none" w:sz="0" w:space="0" w:color="auto"/>
            <w:right w:val="none" w:sz="0" w:space="0" w:color="auto"/>
          </w:divBdr>
        </w:div>
        <w:div w:id="1868175807">
          <w:marLeft w:val="480"/>
          <w:marRight w:val="0"/>
          <w:marTop w:val="0"/>
          <w:marBottom w:val="0"/>
          <w:divBdr>
            <w:top w:val="none" w:sz="0" w:space="0" w:color="auto"/>
            <w:left w:val="none" w:sz="0" w:space="0" w:color="auto"/>
            <w:bottom w:val="none" w:sz="0" w:space="0" w:color="auto"/>
            <w:right w:val="none" w:sz="0" w:space="0" w:color="auto"/>
          </w:divBdr>
        </w:div>
        <w:div w:id="1976837150">
          <w:marLeft w:val="480"/>
          <w:marRight w:val="0"/>
          <w:marTop w:val="0"/>
          <w:marBottom w:val="0"/>
          <w:divBdr>
            <w:top w:val="none" w:sz="0" w:space="0" w:color="auto"/>
            <w:left w:val="none" w:sz="0" w:space="0" w:color="auto"/>
            <w:bottom w:val="none" w:sz="0" w:space="0" w:color="auto"/>
            <w:right w:val="none" w:sz="0" w:space="0" w:color="auto"/>
          </w:divBdr>
        </w:div>
        <w:div w:id="1981418791">
          <w:marLeft w:val="480"/>
          <w:marRight w:val="0"/>
          <w:marTop w:val="0"/>
          <w:marBottom w:val="0"/>
          <w:divBdr>
            <w:top w:val="none" w:sz="0" w:space="0" w:color="auto"/>
            <w:left w:val="none" w:sz="0" w:space="0" w:color="auto"/>
            <w:bottom w:val="none" w:sz="0" w:space="0" w:color="auto"/>
            <w:right w:val="none" w:sz="0" w:space="0" w:color="auto"/>
          </w:divBdr>
        </w:div>
        <w:div w:id="2000887636">
          <w:marLeft w:val="480"/>
          <w:marRight w:val="0"/>
          <w:marTop w:val="0"/>
          <w:marBottom w:val="0"/>
          <w:divBdr>
            <w:top w:val="none" w:sz="0" w:space="0" w:color="auto"/>
            <w:left w:val="none" w:sz="0" w:space="0" w:color="auto"/>
            <w:bottom w:val="none" w:sz="0" w:space="0" w:color="auto"/>
            <w:right w:val="none" w:sz="0" w:space="0" w:color="auto"/>
          </w:divBdr>
        </w:div>
        <w:div w:id="2013753423">
          <w:marLeft w:val="480"/>
          <w:marRight w:val="0"/>
          <w:marTop w:val="0"/>
          <w:marBottom w:val="0"/>
          <w:divBdr>
            <w:top w:val="none" w:sz="0" w:space="0" w:color="auto"/>
            <w:left w:val="none" w:sz="0" w:space="0" w:color="auto"/>
            <w:bottom w:val="none" w:sz="0" w:space="0" w:color="auto"/>
            <w:right w:val="none" w:sz="0" w:space="0" w:color="auto"/>
          </w:divBdr>
        </w:div>
        <w:div w:id="2030175313">
          <w:marLeft w:val="480"/>
          <w:marRight w:val="0"/>
          <w:marTop w:val="0"/>
          <w:marBottom w:val="0"/>
          <w:divBdr>
            <w:top w:val="none" w:sz="0" w:space="0" w:color="auto"/>
            <w:left w:val="none" w:sz="0" w:space="0" w:color="auto"/>
            <w:bottom w:val="none" w:sz="0" w:space="0" w:color="auto"/>
            <w:right w:val="none" w:sz="0" w:space="0" w:color="auto"/>
          </w:divBdr>
        </w:div>
        <w:div w:id="2033260073">
          <w:marLeft w:val="480"/>
          <w:marRight w:val="0"/>
          <w:marTop w:val="0"/>
          <w:marBottom w:val="0"/>
          <w:divBdr>
            <w:top w:val="none" w:sz="0" w:space="0" w:color="auto"/>
            <w:left w:val="none" w:sz="0" w:space="0" w:color="auto"/>
            <w:bottom w:val="none" w:sz="0" w:space="0" w:color="auto"/>
            <w:right w:val="none" w:sz="0" w:space="0" w:color="auto"/>
          </w:divBdr>
        </w:div>
        <w:div w:id="2046978910">
          <w:marLeft w:val="480"/>
          <w:marRight w:val="0"/>
          <w:marTop w:val="0"/>
          <w:marBottom w:val="0"/>
          <w:divBdr>
            <w:top w:val="none" w:sz="0" w:space="0" w:color="auto"/>
            <w:left w:val="none" w:sz="0" w:space="0" w:color="auto"/>
            <w:bottom w:val="none" w:sz="0" w:space="0" w:color="auto"/>
            <w:right w:val="none" w:sz="0" w:space="0" w:color="auto"/>
          </w:divBdr>
        </w:div>
        <w:div w:id="2069768777">
          <w:marLeft w:val="480"/>
          <w:marRight w:val="0"/>
          <w:marTop w:val="0"/>
          <w:marBottom w:val="0"/>
          <w:divBdr>
            <w:top w:val="none" w:sz="0" w:space="0" w:color="auto"/>
            <w:left w:val="none" w:sz="0" w:space="0" w:color="auto"/>
            <w:bottom w:val="none" w:sz="0" w:space="0" w:color="auto"/>
            <w:right w:val="none" w:sz="0" w:space="0" w:color="auto"/>
          </w:divBdr>
        </w:div>
        <w:div w:id="2087066515">
          <w:marLeft w:val="480"/>
          <w:marRight w:val="0"/>
          <w:marTop w:val="0"/>
          <w:marBottom w:val="0"/>
          <w:divBdr>
            <w:top w:val="none" w:sz="0" w:space="0" w:color="auto"/>
            <w:left w:val="none" w:sz="0" w:space="0" w:color="auto"/>
            <w:bottom w:val="none" w:sz="0" w:space="0" w:color="auto"/>
            <w:right w:val="none" w:sz="0" w:space="0" w:color="auto"/>
          </w:divBdr>
        </w:div>
        <w:div w:id="2096124653">
          <w:marLeft w:val="480"/>
          <w:marRight w:val="0"/>
          <w:marTop w:val="0"/>
          <w:marBottom w:val="0"/>
          <w:divBdr>
            <w:top w:val="none" w:sz="0" w:space="0" w:color="auto"/>
            <w:left w:val="none" w:sz="0" w:space="0" w:color="auto"/>
            <w:bottom w:val="none" w:sz="0" w:space="0" w:color="auto"/>
            <w:right w:val="none" w:sz="0" w:space="0" w:color="auto"/>
          </w:divBdr>
        </w:div>
        <w:div w:id="2109737516">
          <w:marLeft w:val="480"/>
          <w:marRight w:val="0"/>
          <w:marTop w:val="0"/>
          <w:marBottom w:val="0"/>
          <w:divBdr>
            <w:top w:val="none" w:sz="0" w:space="0" w:color="auto"/>
            <w:left w:val="none" w:sz="0" w:space="0" w:color="auto"/>
            <w:bottom w:val="none" w:sz="0" w:space="0" w:color="auto"/>
            <w:right w:val="none" w:sz="0" w:space="0" w:color="auto"/>
          </w:divBdr>
        </w:div>
        <w:div w:id="2138789731">
          <w:marLeft w:val="480"/>
          <w:marRight w:val="0"/>
          <w:marTop w:val="0"/>
          <w:marBottom w:val="0"/>
          <w:divBdr>
            <w:top w:val="none" w:sz="0" w:space="0" w:color="auto"/>
            <w:left w:val="none" w:sz="0" w:space="0" w:color="auto"/>
            <w:bottom w:val="none" w:sz="0" w:space="0" w:color="auto"/>
            <w:right w:val="none" w:sz="0" w:space="0" w:color="auto"/>
          </w:divBdr>
        </w:div>
        <w:div w:id="2141454857">
          <w:marLeft w:val="480"/>
          <w:marRight w:val="0"/>
          <w:marTop w:val="0"/>
          <w:marBottom w:val="0"/>
          <w:divBdr>
            <w:top w:val="none" w:sz="0" w:space="0" w:color="auto"/>
            <w:left w:val="none" w:sz="0" w:space="0" w:color="auto"/>
            <w:bottom w:val="none" w:sz="0" w:space="0" w:color="auto"/>
            <w:right w:val="none" w:sz="0" w:space="0" w:color="auto"/>
          </w:divBdr>
        </w:div>
        <w:div w:id="2147307617">
          <w:marLeft w:val="480"/>
          <w:marRight w:val="0"/>
          <w:marTop w:val="0"/>
          <w:marBottom w:val="0"/>
          <w:divBdr>
            <w:top w:val="none" w:sz="0" w:space="0" w:color="auto"/>
            <w:left w:val="none" w:sz="0" w:space="0" w:color="auto"/>
            <w:bottom w:val="none" w:sz="0" w:space="0" w:color="auto"/>
            <w:right w:val="none" w:sz="0" w:space="0" w:color="auto"/>
          </w:divBdr>
        </w:div>
      </w:divsChild>
    </w:div>
    <w:div w:id="2116167228">
      <w:bodyDiv w:val="1"/>
      <w:marLeft w:val="0"/>
      <w:marRight w:val="0"/>
      <w:marTop w:val="0"/>
      <w:marBottom w:val="0"/>
      <w:divBdr>
        <w:top w:val="none" w:sz="0" w:space="0" w:color="auto"/>
        <w:left w:val="none" w:sz="0" w:space="0" w:color="auto"/>
        <w:bottom w:val="none" w:sz="0" w:space="0" w:color="auto"/>
        <w:right w:val="none" w:sz="0" w:space="0" w:color="auto"/>
      </w:divBdr>
      <w:divsChild>
        <w:div w:id="42995465">
          <w:marLeft w:val="480"/>
          <w:marRight w:val="0"/>
          <w:marTop w:val="0"/>
          <w:marBottom w:val="0"/>
          <w:divBdr>
            <w:top w:val="none" w:sz="0" w:space="0" w:color="auto"/>
            <w:left w:val="none" w:sz="0" w:space="0" w:color="auto"/>
            <w:bottom w:val="none" w:sz="0" w:space="0" w:color="auto"/>
            <w:right w:val="none" w:sz="0" w:space="0" w:color="auto"/>
          </w:divBdr>
        </w:div>
        <w:div w:id="43872025">
          <w:marLeft w:val="480"/>
          <w:marRight w:val="0"/>
          <w:marTop w:val="0"/>
          <w:marBottom w:val="0"/>
          <w:divBdr>
            <w:top w:val="none" w:sz="0" w:space="0" w:color="auto"/>
            <w:left w:val="none" w:sz="0" w:space="0" w:color="auto"/>
            <w:bottom w:val="none" w:sz="0" w:space="0" w:color="auto"/>
            <w:right w:val="none" w:sz="0" w:space="0" w:color="auto"/>
          </w:divBdr>
        </w:div>
        <w:div w:id="173300351">
          <w:marLeft w:val="480"/>
          <w:marRight w:val="0"/>
          <w:marTop w:val="0"/>
          <w:marBottom w:val="0"/>
          <w:divBdr>
            <w:top w:val="none" w:sz="0" w:space="0" w:color="auto"/>
            <w:left w:val="none" w:sz="0" w:space="0" w:color="auto"/>
            <w:bottom w:val="none" w:sz="0" w:space="0" w:color="auto"/>
            <w:right w:val="none" w:sz="0" w:space="0" w:color="auto"/>
          </w:divBdr>
        </w:div>
        <w:div w:id="195581586">
          <w:marLeft w:val="480"/>
          <w:marRight w:val="0"/>
          <w:marTop w:val="0"/>
          <w:marBottom w:val="0"/>
          <w:divBdr>
            <w:top w:val="none" w:sz="0" w:space="0" w:color="auto"/>
            <w:left w:val="none" w:sz="0" w:space="0" w:color="auto"/>
            <w:bottom w:val="none" w:sz="0" w:space="0" w:color="auto"/>
            <w:right w:val="none" w:sz="0" w:space="0" w:color="auto"/>
          </w:divBdr>
        </w:div>
        <w:div w:id="250965340">
          <w:marLeft w:val="480"/>
          <w:marRight w:val="0"/>
          <w:marTop w:val="0"/>
          <w:marBottom w:val="0"/>
          <w:divBdr>
            <w:top w:val="none" w:sz="0" w:space="0" w:color="auto"/>
            <w:left w:val="none" w:sz="0" w:space="0" w:color="auto"/>
            <w:bottom w:val="none" w:sz="0" w:space="0" w:color="auto"/>
            <w:right w:val="none" w:sz="0" w:space="0" w:color="auto"/>
          </w:divBdr>
        </w:div>
        <w:div w:id="308364630">
          <w:marLeft w:val="480"/>
          <w:marRight w:val="0"/>
          <w:marTop w:val="0"/>
          <w:marBottom w:val="0"/>
          <w:divBdr>
            <w:top w:val="none" w:sz="0" w:space="0" w:color="auto"/>
            <w:left w:val="none" w:sz="0" w:space="0" w:color="auto"/>
            <w:bottom w:val="none" w:sz="0" w:space="0" w:color="auto"/>
            <w:right w:val="none" w:sz="0" w:space="0" w:color="auto"/>
          </w:divBdr>
        </w:div>
        <w:div w:id="334386584">
          <w:marLeft w:val="480"/>
          <w:marRight w:val="0"/>
          <w:marTop w:val="0"/>
          <w:marBottom w:val="0"/>
          <w:divBdr>
            <w:top w:val="none" w:sz="0" w:space="0" w:color="auto"/>
            <w:left w:val="none" w:sz="0" w:space="0" w:color="auto"/>
            <w:bottom w:val="none" w:sz="0" w:space="0" w:color="auto"/>
            <w:right w:val="none" w:sz="0" w:space="0" w:color="auto"/>
          </w:divBdr>
        </w:div>
        <w:div w:id="376778408">
          <w:marLeft w:val="480"/>
          <w:marRight w:val="0"/>
          <w:marTop w:val="0"/>
          <w:marBottom w:val="0"/>
          <w:divBdr>
            <w:top w:val="none" w:sz="0" w:space="0" w:color="auto"/>
            <w:left w:val="none" w:sz="0" w:space="0" w:color="auto"/>
            <w:bottom w:val="none" w:sz="0" w:space="0" w:color="auto"/>
            <w:right w:val="none" w:sz="0" w:space="0" w:color="auto"/>
          </w:divBdr>
        </w:div>
        <w:div w:id="419982053">
          <w:marLeft w:val="480"/>
          <w:marRight w:val="0"/>
          <w:marTop w:val="0"/>
          <w:marBottom w:val="0"/>
          <w:divBdr>
            <w:top w:val="none" w:sz="0" w:space="0" w:color="auto"/>
            <w:left w:val="none" w:sz="0" w:space="0" w:color="auto"/>
            <w:bottom w:val="none" w:sz="0" w:space="0" w:color="auto"/>
            <w:right w:val="none" w:sz="0" w:space="0" w:color="auto"/>
          </w:divBdr>
        </w:div>
        <w:div w:id="423303609">
          <w:marLeft w:val="480"/>
          <w:marRight w:val="0"/>
          <w:marTop w:val="0"/>
          <w:marBottom w:val="0"/>
          <w:divBdr>
            <w:top w:val="none" w:sz="0" w:space="0" w:color="auto"/>
            <w:left w:val="none" w:sz="0" w:space="0" w:color="auto"/>
            <w:bottom w:val="none" w:sz="0" w:space="0" w:color="auto"/>
            <w:right w:val="none" w:sz="0" w:space="0" w:color="auto"/>
          </w:divBdr>
        </w:div>
        <w:div w:id="433945566">
          <w:marLeft w:val="480"/>
          <w:marRight w:val="0"/>
          <w:marTop w:val="0"/>
          <w:marBottom w:val="0"/>
          <w:divBdr>
            <w:top w:val="none" w:sz="0" w:space="0" w:color="auto"/>
            <w:left w:val="none" w:sz="0" w:space="0" w:color="auto"/>
            <w:bottom w:val="none" w:sz="0" w:space="0" w:color="auto"/>
            <w:right w:val="none" w:sz="0" w:space="0" w:color="auto"/>
          </w:divBdr>
        </w:div>
        <w:div w:id="444006858">
          <w:marLeft w:val="480"/>
          <w:marRight w:val="0"/>
          <w:marTop w:val="0"/>
          <w:marBottom w:val="0"/>
          <w:divBdr>
            <w:top w:val="none" w:sz="0" w:space="0" w:color="auto"/>
            <w:left w:val="none" w:sz="0" w:space="0" w:color="auto"/>
            <w:bottom w:val="none" w:sz="0" w:space="0" w:color="auto"/>
            <w:right w:val="none" w:sz="0" w:space="0" w:color="auto"/>
          </w:divBdr>
        </w:div>
        <w:div w:id="450444152">
          <w:marLeft w:val="480"/>
          <w:marRight w:val="0"/>
          <w:marTop w:val="0"/>
          <w:marBottom w:val="0"/>
          <w:divBdr>
            <w:top w:val="none" w:sz="0" w:space="0" w:color="auto"/>
            <w:left w:val="none" w:sz="0" w:space="0" w:color="auto"/>
            <w:bottom w:val="none" w:sz="0" w:space="0" w:color="auto"/>
            <w:right w:val="none" w:sz="0" w:space="0" w:color="auto"/>
          </w:divBdr>
        </w:div>
        <w:div w:id="532496386">
          <w:marLeft w:val="480"/>
          <w:marRight w:val="0"/>
          <w:marTop w:val="0"/>
          <w:marBottom w:val="0"/>
          <w:divBdr>
            <w:top w:val="none" w:sz="0" w:space="0" w:color="auto"/>
            <w:left w:val="none" w:sz="0" w:space="0" w:color="auto"/>
            <w:bottom w:val="none" w:sz="0" w:space="0" w:color="auto"/>
            <w:right w:val="none" w:sz="0" w:space="0" w:color="auto"/>
          </w:divBdr>
        </w:div>
        <w:div w:id="581645055">
          <w:marLeft w:val="480"/>
          <w:marRight w:val="0"/>
          <w:marTop w:val="0"/>
          <w:marBottom w:val="0"/>
          <w:divBdr>
            <w:top w:val="none" w:sz="0" w:space="0" w:color="auto"/>
            <w:left w:val="none" w:sz="0" w:space="0" w:color="auto"/>
            <w:bottom w:val="none" w:sz="0" w:space="0" w:color="auto"/>
            <w:right w:val="none" w:sz="0" w:space="0" w:color="auto"/>
          </w:divBdr>
        </w:div>
        <w:div w:id="615335004">
          <w:marLeft w:val="480"/>
          <w:marRight w:val="0"/>
          <w:marTop w:val="0"/>
          <w:marBottom w:val="0"/>
          <w:divBdr>
            <w:top w:val="none" w:sz="0" w:space="0" w:color="auto"/>
            <w:left w:val="none" w:sz="0" w:space="0" w:color="auto"/>
            <w:bottom w:val="none" w:sz="0" w:space="0" w:color="auto"/>
            <w:right w:val="none" w:sz="0" w:space="0" w:color="auto"/>
          </w:divBdr>
        </w:div>
        <w:div w:id="662974165">
          <w:marLeft w:val="480"/>
          <w:marRight w:val="0"/>
          <w:marTop w:val="0"/>
          <w:marBottom w:val="0"/>
          <w:divBdr>
            <w:top w:val="none" w:sz="0" w:space="0" w:color="auto"/>
            <w:left w:val="none" w:sz="0" w:space="0" w:color="auto"/>
            <w:bottom w:val="none" w:sz="0" w:space="0" w:color="auto"/>
            <w:right w:val="none" w:sz="0" w:space="0" w:color="auto"/>
          </w:divBdr>
        </w:div>
        <w:div w:id="680011409">
          <w:marLeft w:val="480"/>
          <w:marRight w:val="0"/>
          <w:marTop w:val="0"/>
          <w:marBottom w:val="0"/>
          <w:divBdr>
            <w:top w:val="none" w:sz="0" w:space="0" w:color="auto"/>
            <w:left w:val="none" w:sz="0" w:space="0" w:color="auto"/>
            <w:bottom w:val="none" w:sz="0" w:space="0" w:color="auto"/>
            <w:right w:val="none" w:sz="0" w:space="0" w:color="auto"/>
          </w:divBdr>
        </w:div>
        <w:div w:id="777722253">
          <w:marLeft w:val="480"/>
          <w:marRight w:val="0"/>
          <w:marTop w:val="0"/>
          <w:marBottom w:val="0"/>
          <w:divBdr>
            <w:top w:val="none" w:sz="0" w:space="0" w:color="auto"/>
            <w:left w:val="none" w:sz="0" w:space="0" w:color="auto"/>
            <w:bottom w:val="none" w:sz="0" w:space="0" w:color="auto"/>
            <w:right w:val="none" w:sz="0" w:space="0" w:color="auto"/>
          </w:divBdr>
        </w:div>
        <w:div w:id="848448033">
          <w:marLeft w:val="480"/>
          <w:marRight w:val="0"/>
          <w:marTop w:val="0"/>
          <w:marBottom w:val="0"/>
          <w:divBdr>
            <w:top w:val="none" w:sz="0" w:space="0" w:color="auto"/>
            <w:left w:val="none" w:sz="0" w:space="0" w:color="auto"/>
            <w:bottom w:val="none" w:sz="0" w:space="0" w:color="auto"/>
            <w:right w:val="none" w:sz="0" w:space="0" w:color="auto"/>
          </w:divBdr>
        </w:div>
        <w:div w:id="891236350">
          <w:marLeft w:val="480"/>
          <w:marRight w:val="0"/>
          <w:marTop w:val="0"/>
          <w:marBottom w:val="0"/>
          <w:divBdr>
            <w:top w:val="none" w:sz="0" w:space="0" w:color="auto"/>
            <w:left w:val="none" w:sz="0" w:space="0" w:color="auto"/>
            <w:bottom w:val="none" w:sz="0" w:space="0" w:color="auto"/>
            <w:right w:val="none" w:sz="0" w:space="0" w:color="auto"/>
          </w:divBdr>
        </w:div>
        <w:div w:id="893812660">
          <w:marLeft w:val="480"/>
          <w:marRight w:val="0"/>
          <w:marTop w:val="0"/>
          <w:marBottom w:val="0"/>
          <w:divBdr>
            <w:top w:val="none" w:sz="0" w:space="0" w:color="auto"/>
            <w:left w:val="none" w:sz="0" w:space="0" w:color="auto"/>
            <w:bottom w:val="none" w:sz="0" w:space="0" w:color="auto"/>
            <w:right w:val="none" w:sz="0" w:space="0" w:color="auto"/>
          </w:divBdr>
        </w:div>
        <w:div w:id="924725310">
          <w:marLeft w:val="480"/>
          <w:marRight w:val="0"/>
          <w:marTop w:val="0"/>
          <w:marBottom w:val="0"/>
          <w:divBdr>
            <w:top w:val="none" w:sz="0" w:space="0" w:color="auto"/>
            <w:left w:val="none" w:sz="0" w:space="0" w:color="auto"/>
            <w:bottom w:val="none" w:sz="0" w:space="0" w:color="auto"/>
            <w:right w:val="none" w:sz="0" w:space="0" w:color="auto"/>
          </w:divBdr>
        </w:div>
        <w:div w:id="931283734">
          <w:marLeft w:val="480"/>
          <w:marRight w:val="0"/>
          <w:marTop w:val="0"/>
          <w:marBottom w:val="0"/>
          <w:divBdr>
            <w:top w:val="none" w:sz="0" w:space="0" w:color="auto"/>
            <w:left w:val="none" w:sz="0" w:space="0" w:color="auto"/>
            <w:bottom w:val="none" w:sz="0" w:space="0" w:color="auto"/>
            <w:right w:val="none" w:sz="0" w:space="0" w:color="auto"/>
          </w:divBdr>
        </w:div>
        <w:div w:id="1025208648">
          <w:marLeft w:val="480"/>
          <w:marRight w:val="0"/>
          <w:marTop w:val="0"/>
          <w:marBottom w:val="0"/>
          <w:divBdr>
            <w:top w:val="none" w:sz="0" w:space="0" w:color="auto"/>
            <w:left w:val="none" w:sz="0" w:space="0" w:color="auto"/>
            <w:bottom w:val="none" w:sz="0" w:space="0" w:color="auto"/>
            <w:right w:val="none" w:sz="0" w:space="0" w:color="auto"/>
          </w:divBdr>
        </w:div>
        <w:div w:id="1025668890">
          <w:marLeft w:val="480"/>
          <w:marRight w:val="0"/>
          <w:marTop w:val="0"/>
          <w:marBottom w:val="0"/>
          <w:divBdr>
            <w:top w:val="none" w:sz="0" w:space="0" w:color="auto"/>
            <w:left w:val="none" w:sz="0" w:space="0" w:color="auto"/>
            <w:bottom w:val="none" w:sz="0" w:space="0" w:color="auto"/>
            <w:right w:val="none" w:sz="0" w:space="0" w:color="auto"/>
          </w:divBdr>
        </w:div>
        <w:div w:id="1103652706">
          <w:marLeft w:val="480"/>
          <w:marRight w:val="0"/>
          <w:marTop w:val="0"/>
          <w:marBottom w:val="0"/>
          <w:divBdr>
            <w:top w:val="none" w:sz="0" w:space="0" w:color="auto"/>
            <w:left w:val="none" w:sz="0" w:space="0" w:color="auto"/>
            <w:bottom w:val="none" w:sz="0" w:space="0" w:color="auto"/>
            <w:right w:val="none" w:sz="0" w:space="0" w:color="auto"/>
          </w:divBdr>
        </w:div>
        <w:div w:id="1109079287">
          <w:marLeft w:val="480"/>
          <w:marRight w:val="0"/>
          <w:marTop w:val="0"/>
          <w:marBottom w:val="0"/>
          <w:divBdr>
            <w:top w:val="none" w:sz="0" w:space="0" w:color="auto"/>
            <w:left w:val="none" w:sz="0" w:space="0" w:color="auto"/>
            <w:bottom w:val="none" w:sz="0" w:space="0" w:color="auto"/>
            <w:right w:val="none" w:sz="0" w:space="0" w:color="auto"/>
          </w:divBdr>
        </w:div>
        <w:div w:id="1109398486">
          <w:marLeft w:val="480"/>
          <w:marRight w:val="0"/>
          <w:marTop w:val="0"/>
          <w:marBottom w:val="0"/>
          <w:divBdr>
            <w:top w:val="none" w:sz="0" w:space="0" w:color="auto"/>
            <w:left w:val="none" w:sz="0" w:space="0" w:color="auto"/>
            <w:bottom w:val="none" w:sz="0" w:space="0" w:color="auto"/>
            <w:right w:val="none" w:sz="0" w:space="0" w:color="auto"/>
          </w:divBdr>
        </w:div>
        <w:div w:id="1163541955">
          <w:marLeft w:val="480"/>
          <w:marRight w:val="0"/>
          <w:marTop w:val="0"/>
          <w:marBottom w:val="0"/>
          <w:divBdr>
            <w:top w:val="none" w:sz="0" w:space="0" w:color="auto"/>
            <w:left w:val="none" w:sz="0" w:space="0" w:color="auto"/>
            <w:bottom w:val="none" w:sz="0" w:space="0" w:color="auto"/>
            <w:right w:val="none" w:sz="0" w:space="0" w:color="auto"/>
          </w:divBdr>
        </w:div>
        <w:div w:id="1172068842">
          <w:marLeft w:val="480"/>
          <w:marRight w:val="0"/>
          <w:marTop w:val="0"/>
          <w:marBottom w:val="0"/>
          <w:divBdr>
            <w:top w:val="none" w:sz="0" w:space="0" w:color="auto"/>
            <w:left w:val="none" w:sz="0" w:space="0" w:color="auto"/>
            <w:bottom w:val="none" w:sz="0" w:space="0" w:color="auto"/>
            <w:right w:val="none" w:sz="0" w:space="0" w:color="auto"/>
          </w:divBdr>
        </w:div>
        <w:div w:id="1279340291">
          <w:marLeft w:val="480"/>
          <w:marRight w:val="0"/>
          <w:marTop w:val="0"/>
          <w:marBottom w:val="0"/>
          <w:divBdr>
            <w:top w:val="none" w:sz="0" w:space="0" w:color="auto"/>
            <w:left w:val="none" w:sz="0" w:space="0" w:color="auto"/>
            <w:bottom w:val="none" w:sz="0" w:space="0" w:color="auto"/>
            <w:right w:val="none" w:sz="0" w:space="0" w:color="auto"/>
          </w:divBdr>
        </w:div>
        <w:div w:id="1292394592">
          <w:marLeft w:val="480"/>
          <w:marRight w:val="0"/>
          <w:marTop w:val="0"/>
          <w:marBottom w:val="0"/>
          <w:divBdr>
            <w:top w:val="none" w:sz="0" w:space="0" w:color="auto"/>
            <w:left w:val="none" w:sz="0" w:space="0" w:color="auto"/>
            <w:bottom w:val="none" w:sz="0" w:space="0" w:color="auto"/>
            <w:right w:val="none" w:sz="0" w:space="0" w:color="auto"/>
          </w:divBdr>
        </w:div>
        <w:div w:id="1302156854">
          <w:marLeft w:val="480"/>
          <w:marRight w:val="0"/>
          <w:marTop w:val="0"/>
          <w:marBottom w:val="0"/>
          <w:divBdr>
            <w:top w:val="none" w:sz="0" w:space="0" w:color="auto"/>
            <w:left w:val="none" w:sz="0" w:space="0" w:color="auto"/>
            <w:bottom w:val="none" w:sz="0" w:space="0" w:color="auto"/>
            <w:right w:val="none" w:sz="0" w:space="0" w:color="auto"/>
          </w:divBdr>
        </w:div>
        <w:div w:id="1312757380">
          <w:marLeft w:val="480"/>
          <w:marRight w:val="0"/>
          <w:marTop w:val="0"/>
          <w:marBottom w:val="0"/>
          <w:divBdr>
            <w:top w:val="none" w:sz="0" w:space="0" w:color="auto"/>
            <w:left w:val="none" w:sz="0" w:space="0" w:color="auto"/>
            <w:bottom w:val="none" w:sz="0" w:space="0" w:color="auto"/>
            <w:right w:val="none" w:sz="0" w:space="0" w:color="auto"/>
          </w:divBdr>
        </w:div>
        <w:div w:id="1341355206">
          <w:marLeft w:val="480"/>
          <w:marRight w:val="0"/>
          <w:marTop w:val="0"/>
          <w:marBottom w:val="0"/>
          <w:divBdr>
            <w:top w:val="none" w:sz="0" w:space="0" w:color="auto"/>
            <w:left w:val="none" w:sz="0" w:space="0" w:color="auto"/>
            <w:bottom w:val="none" w:sz="0" w:space="0" w:color="auto"/>
            <w:right w:val="none" w:sz="0" w:space="0" w:color="auto"/>
          </w:divBdr>
        </w:div>
        <w:div w:id="1380126620">
          <w:marLeft w:val="480"/>
          <w:marRight w:val="0"/>
          <w:marTop w:val="0"/>
          <w:marBottom w:val="0"/>
          <w:divBdr>
            <w:top w:val="none" w:sz="0" w:space="0" w:color="auto"/>
            <w:left w:val="none" w:sz="0" w:space="0" w:color="auto"/>
            <w:bottom w:val="none" w:sz="0" w:space="0" w:color="auto"/>
            <w:right w:val="none" w:sz="0" w:space="0" w:color="auto"/>
          </w:divBdr>
        </w:div>
        <w:div w:id="1385448456">
          <w:marLeft w:val="480"/>
          <w:marRight w:val="0"/>
          <w:marTop w:val="0"/>
          <w:marBottom w:val="0"/>
          <w:divBdr>
            <w:top w:val="none" w:sz="0" w:space="0" w:color="auto"/>
            <w:left w:val="none" w:sz="0" w:space="0" w:color="auto"/>
            <w:bottom w:val="none" w:sz="0" w:space="0" w:color="auto"/>
            <w:right w:val="none" w:sz="0" w:space="0" w:color="auto"/>
          </w:divBdr>
        </w:div>
        <w:div w:id="1419252072">
          <w:marLeft w:val="480"/>
          <w:marRight w:val="0"/>
          <w:marTop w:val="0"/>
          <w:marBottom w:val="0"/>
          <w:divBdr>
            <w:top w:val="none" w:sz="0" w:space="0" w:color="auto"/>
            <w:left w:val="none" w:sz="0" w:space="0" w:color="auto"/>
            <w:bottom w:val="none" w:sz="0" w:space="0" w:color="auto"/>
            <w:right w:val="none" w:sz="0" w:space="0" w:color="auto"/>
          </w:divBdr>
        </w:div>
        <w:div w:id="1495144621">
          <w:marLeft w:val="480"/>
          <w:marRight w:val="0"/>
          <w:marTop w:val="0"/>
          <w:marBottom w:val="0"/>
          <w:divBdr>
            <w:top w:val="none" w:sz="0" w:space="0" w:color="auto"/>
            <w:left w:val="none" w:sz="0" w:space="0" w:color="auto"/>
            <w:bottom w:val="none" w:sz="0" w:space="0" w:color="auto"/>
            <w:right w:val="none" w:sz="0" w:space="0" w:color="auto"/>
          </w:divBdr>
        </w:div>
        <w:div w:id="1526795859">
          <w:marLeft w:val="480"/>
          <w:marRight w:val="0"/>
          <w:marTop w:val="0"/>
          <w:marBottom w:val="0"/>
          <w:divBdr>
            <w:top w:val="none" w:sz="0" w:space="0" w:color="auto"/>
            <w:left w:val="none" w:sz="0" w:space="0" w:color="auto"/>
            <w:bottom w:val="none" w:sz="0" w:space="0" w:color="auto"/>
            <w:right w:val="none" w:sz="0" w:space="0" w:color="auto"/>
          </w:divBdr>
        </w:div>
        <w:div w:id="1535729185">
          <w:marLeft w:val="480"/>
          <w:marRight w:val="0"/>
          <w:marTop w:val="0"/>
          <w:marBottom w:val="0"/>
          <w:divBdr>
            <w:top w:val="none" w:sz="0" w:space="0" w:color="auto"/>
            <w:left w:val="none" w:sz="0" w:space="0" w:color="auto"/>
            <w:bottom w:val="none" w:sz="0" w:space="0" w:color="auto"/>
            <w:right w:val="none" w:sz="0" w:space="0" w:color="auto"/>
          </w:divBdr>
        </w:div>
        <w:div w:id="1541239326">
          <w:marLeft w:val="480"/>
          <w:marRight w:val="0"/>
          <w:marTop w:val="0"/>
          <w:marBottom w:val="0"/>
          <w:divBdr>
            <w:top w:val="none" w:sz="0" w:space="0" w:color="auto"/>
            <w:left w:val="none" w:sz="0" w:space="0" w:color="auto"/>
            <w:bottom w:val="none" w:sz="0" w:space="0" w:color="auto"/>
            <w:right w:val="none" w:sz="0" w:space="0" w:color="auto"/>
          </w:divBdr>
        </w:div>
        <w:div w:id="1563519589">
          <w:marLeft w:val="480"/>
          <w:marRight w:val="0"/>
          <w:marTop w:val="0"/>
          <w:marBottom w:val="0"/>
          <w:divBdr>
            <w:top w:val="none" w:sz="0" w:space="0" w:color="auto"/>
            <w:left w:val="none" w:sz="0" w:space="0" w:color="auto"/>
            <w:bottom w:val="none" w:sz="0" w:space="0" w:color="auto"/>
            <w:right w:val="none" w:sz="0" w:space="0" w:color="auto"/>
          </w:divBdr>
        </w:div>
        <w:div w:id="1617132999">
          <w:marLeft w:val="480"/>
          <w:marRight w:val="0"/>
          <w:marTop w:val="0"/>
          <w:marBottom w:val="0"/>
          <w:divBdr>
            <w:top w:val="none" w:sz="0" w:space="0" w:color="auto"/>
            <w:left w:val="none" w:sz="0" w:space="0" w:color="auto"/>
            <w:bottom w:val="none" w:sz="0" w:space="0" w:color="auto"/>
            <w:right w:val="none" w:sz="0" w:space="0" w:color="auto"/>
          </w:divBdr>
        </w:div>
        <w:div w:id="1639528759">
          <w:marLeft w:val="480"/>
          <w:marRight w:val="0"/>
          <w:marTop w:val="0"/>
          <w:marBottom w:val="0"/>
          <w:divBdr>
            <w:top w:val="none" w:sz="0" w:space="0" w:color="auto"/>
            <w:left w:val="none" w:sz="0" w:space="0" w:color="auto"/>
            <w:bottom w:val="none" w:sz="0" w:space="0" w:color="auto"/>
            <w:right w:val="none" w:sz="0" w:space="0" w:color="auto"/>
          </w:divBdr>
        </w:div>
        <w:div w:id="1729650227">
          <w:marLeft w:val="480"/>
          <w:marRight w:val="0"/>
          <w:marTop w:val="0"/>
          <w:marBottom w:val="0"/>
          <w:divBdr>
            <w:top w:val="none" w:sz="0" w:space="0" w:color="auto"/>
            <w:left w:val="none" w:sz="0" w:space="0" w:color="auto"/>
            <w:bottom w:val="none" w:sz="0" w:space="0" w:color="auto"/>
            <w:right w:val="none" w:sz="0" w:space="0" w:color="auto"/>
          </w:divBdr>
        </w:div>
        <w:div w:id="1729768725">
          <w:marLeft w:val="480"/>
          <w:marRight w:val="0"/>
          <w:marTop w:val="0"/>
          <w:marBottom w:val="0"/>
          <w:divBdr>
            <w:top w:val="none" w:sz="0" w:space="0" w:color="auto"/>
            <w:left w:val="none" w:sz="0" w:space="0" w:color="auto"/>
            <w:bottom w:val="none" w:sz="0" w:space="0" w:color="auto"/>
            <w:right w:val="none" w:sz="0" w:space="0" w:color="auto"/>
          </w:divBdr>
        </w:div>
        <w:div w:id="1742408910">
          <w:marLeft w:val="480"/>
          <w:marRight w:val="0"/>
          <w:marTop w:val="0"/>
          <w:marBottom w:val="0"/>
          <w:divBdr>
            <w:top w:val="none" w:sz="0" w:space="0" w:color="auto"/>
            <w:left w:val="none" w:sz="0" w:space="0" w:color="auto"/>
            <w:bottom w:val="none" w:sz="0" w:space="0" w:color="auto"/>
            <w:right w:val="none" w:sz="0" w:space="0" w:color="auto"/>
          </w:divBdr>
        </w:div>
        <w:div w:id="1760057348">
          <w:marLeft w:val="480"/>
          <w:marRight w:val="0"/>
          <w:marTop w:val="0"/>
          <w:marBottom w:val="0"/>
          <w:divBdr>
            <w:top w:val="none" w:sz="0" w:space="0" w:color="auto"/>
            <w:left w:val="none" w:sz="0" w:space="0" w:color="auto"/>
            <w:bottom w:val="none" w:sz="0" w:space="0" w:color="auto"/>
            <w:right w:val="none" w:sz="0" w:space="0" w:color="auto"/>
          </w:divBdr>
        </w:div>
        <w:div w:id="1765105837">
          <w:marLeft w:val="480"/>
          <w:marRight w:val="0"/>
          <w:marTop w:val="0"/>
          <w:marBottom w:val="0"/>
          <w:divBdr>
            <w:top w:val="none" w:sz="0" w:space="0" w:color="auto"/>
            <w:left w:val="none" w:sz="0" w:space="0" w:color="auto"/>
            <w:bottom w:val="none" w:sz="0" w:space="0" w:color="auto"/>
            <w:right w:val="none" w:sz="0" w:space="0" w:color="auto"/>
          </w:divBdr>
        </w:div>
        <w:div w:id="1776749196">
          <w:marLeft w:val="480"/>
          <w:marRight w:val="0"/>
          <w:marTop w:val="0"/>
          <w:marBottom w:val="0"/>
          <w:divBdr>
            <w:top w:val="none" w:sz="0" w:space="0" w:color="auto"/>
            <w:left w:val="none" w:sz="0" w:space="0" w:color="auto"/>
            <w:bottom w:val="none" w:sz="0" w:space="0" w:color="auto"/>
            <w:right w:val="none" w:sz="0" w:space="0" w:color="auto"/>
          </w:divBdr>
        </w:div>
        <w:div w:id="1784109764">
          <w:marLeft w:val="480"/>
          <w:marRight w:val="0"/>
          <w:marTop w:val="0"/>
          <w:marBottom w:val="0"/>
          <w:divBdr>
            <w:top w:val="none" w:sz="0" w:space="0" w:color="auto"/>
            <w:left w:val="none" w:sz="0" w:space="0" w:color="auto"/>
            <w:bottom w:val="none" w:sz="0" w:space="0" w:color="auto"/>
            <w:right w:val="none" w:sz="0" w:space="0" w:color="auto"/>
          </w:divBdr>
        </w:div>
        <w:div w:id="1795126457">
          <w:marLeft w:val="480"/>
          <w:marRight w:val="0"/>
          <w:marTop w:val="0"/>
          <w:marBottom w:val="0"/>
          <w:divBdr>
            <w:top w:val="none" w:sz="0" w:space="0" w:color="auto"/>
            <w:left w:val="none" w:sz="0" w:space="0" w:color="auto"/>
            <w:bottom w:val="none" w:sz="0" w:space="0" w:color="auto"/>
            <w:right w:val="none" w:sz="0" w:space="0" w:color="auto"/>
          </w:divBdr>
        </w:div>
        <w:div w:id="1830249520">
          <w:marLeft w:val="480"/>
          <w:marRight w:val="0"/>
          <w:marTop w:val="0"/>
          <w:marBottom w:val="0"/>
          <w:divBdr>
            <w:top w:val="none" w:sz="0" w:space="0" w:color="auto"/>
            <w:left w:val="none" w:sz="0" w:space="0" w:color="auto"/>
            <w:bottom w:val="none" w:sz="0" w:space="0" w:color="auto"/>
            <w:right w:val="none" w:sz="0" w:space="0" w:color="auto"/>
          </w:divBdr>
        </w:div>
        <w:div w:id="1839030626">
          <w:marLeft w:val="480"/>
          <w:marRight w:val="0"/>
          <w:marTop w:val="0"/>
          <w:marBottom w:val="0"/>
          <w:divBdr>
            <w:top w:val="none" w:sz="0" w:space="0" w:color="auto"/>
            <w:left w:val="none" w:sz="0" w:space="0" w:color="auto"/>
            <w:bottom w:val="none" w:sz="0" w:space="0" w:color="auto"/>
            <w:right w:val="none" w:sz="0" w:space="0" w:color="auto"/>
          </w:divBdr>
        </w:div>
        <w:div w:id="1839533883">
          <w:marLeft w:val="480"/>
          <w:marRight w:val="0"/>
          <w:marTop w:val="0"/>
          <w:marBottom w:val="0"/>
          <w:divBdr>
            <w:top w:val="none" w:sz="0" w:space="0" w:color="auto"/>
            <w:left w:val="none" w:sz="0" w:space="0" w:color="auto"/>
            <w:bottom w:val="none" w:sz="0" w:space="0" w:color="auto"/>
            <w:right w:val="none" w:sz="0" w:space="0" w:color="auto"/>
          </w:divBdr>
        </w:div>
        <w:div w:id="1840079145">
          <w:marLeft w:val="480"/>
          <w:marRight w:val="0"/>
          <w:marTop w:val="0"/>
          <w:marBottom w:val="0"/>
          <w:divBdr>
            <w:top w:val="none" w:sz="0" w:space="0" w:color="auto"/>
            <w:left w:val="none" w:sz="0" w:space="0" w:color="auto"/>
            <w:bottom w:val="none" w:sz="0" w:space="0" w:color="auto"/>
            <w:right w:val="none" w:sz="0" w:space="0" w:color="auto"/>
          </w:divBdr>
        </w:div>
        <w:div w:id="1903328747">
          <w:marLeft w:val="480"/>
          <w:marRight w:val="0"/>
          <w:marTop w:val="0"/>
          <w:marBottom w:val="0"/>
          <w:divBdr>
            <w:top w:val="none" w:sz="0" w:space="0" w:color="auto"/>
            <w:left w:val="none" w:sz="0" w:space="0" w:color="auto"/>
            <w:bottom w:val="none" w:sz="0" w:space="0" w:color="auto"/>
            <w:right w:val="none" w:sz="0" w:space="0" w:color="auto"/>
          </w:divBdr>
        </w:div>
        <w:div w:id="1919485483">
          <w:marLeft w:val="480"/>
          <w:marRight w:val="0"/>
          <w:marTop w:val="0"/>
          <w:marBottom w:val="0"/>
          <w:divBdr>
            <w:top w:val="none" w:sz="0" w:space="0" w:color="auto"/>
            <w:left w:val="none" w:sz="0" w:space="0" w:color="auto"/>
            <w:bottom w:val="none" w:sz="0" w:space="0" w:color="auto"/>
            <w:right w:val="none" w:sz="0" w:space="0" w:color="auto"/>
          </w:divBdr>
        </w:div>
        <w:div w:id="2044818417">
          <w:marLeft w:val="480"/>
          <w:marRight w:val="0"/>
          <w:marTop w:val="0"/>
          <w:marBottom w:val="0"/>
          <w:divBdr>
            <w:top w:val="none" w:sz="0" w:space="0" w:color="auto"/>
            <w:left w:val="none" w:sz="0" w:space="0" w:color="auto"/>
            <w:bottom w:val="none" w:sz="0" w:space="0" w:color="auto"/>
            <w:right w:val="none" w:sz="0" w:space="0" w:color="auto"/>
          </w:divBdr>
        </w:div>
        <w:div w:id="2133741084">
          <w:marLeft w:val="480"/>
          <w:marRight w:val="0"/>
          <w:marTop w:val="0"/>
          <w:marBottom w:val="0"/>
          <w:divBdr>
            <w:top w:val="none" w:sz="0" w:space="0" w:color="auto"/>
            <w:left w:val="none" w:sz="0" w:space="0" w:color="auto"/>
            <w:bottom w:val="none" w:sz="0" w:space="0" w:color="auto"/>
            <w:right w:val="none" w:sz="0" w:space="0" w:color="auto"/>
          </w:divBdr>
        </w:div>
        <w:div w:id="2142379538">
          <w:marLeft w:val="480"/>
          <w:marRight w:val="0"/>
          <w:marTop w:val="0"/>
          <w:marBottom w:val="0"/>
          <w:divBdr>
            <w:top w:val="none" w:sz="0" w:space="0" w:color="auto"/>
            <w:left w:val="none" w:sz="0" w:space="0" w:color="auto"/>
            <w:bottom w:val="none" w:sz="0" w:space="0" w:color="auto"/>
            <w:right w:val="none" w:sz="0" w:space="0" w:color="auto"/>
          </w:divBdr>
        </w:div>
        <w:div w:id="2146702173">
          <w:marLeft w:val="480"/>
          <w:marRight w:val="0"/>
          <w:marTop w:val="0"/>
          <w:marBottom w:val="0"/>
          <w:divBdr>
            <w:top w:val="none" w:sz="0" w:space="0" w:color="auto"/>
            <w:left w:val="none" w:sz="0" w:space="0" w:color="auto"/>
            <w:bottom w:val="none" w:sz="0" w:space="0" w:color="auto"/>
            <w:right w:val="none" w:sz="0" w:space="0" w:color="auto"/>
          </w:divBdr>
        </w:div>
      </w:divsChild>
    </w:div>
    <w:div w:id="2116242724">
      <w:bodyDiv w:val="1"/>
      <w:marLeft w:val="0"/>
      <w:marRight w:val="0"/>
      <w:marTop w:val="0"/>
      <w:marBottom w:val="0"/>
      <w:divBdr>
        <w:top w:val="none" w:sz="0" w:space="0" w:color="auto"/>
        <w:left w:val="none" w:sz="0" w:space="0" w:color="auto"/>
        <w:bottom w:val="none" w:sz="0" w:space="0" w:color="auto"/>
        <w:right w:val="none" w:sz="0" w:space="0" w:color="auto"/>
      </w:divBdr>
      <w:divsChild>
        <w:div w:id="9727488">
          <w:marLeft w:val="480"/>
          <w:marRight w:val="0"/>
          <w:marTop w:val="0"/>
          <w:marBottom w:val="0"/>
          <w:divBdr>
            <w:top w:val="none" w:sz="0" w:space="0" w:color="auto"/>
            <w:left w:val="none" w:sz="0" w:space="0" w:color="auto"/>
            <w:bottom w:val="none" w:sz="0" w:space="0" w:color="auto"/>
            <w:right w:val="none" w:sz="0" w:space="0" w:color="auto"/>
          </w:divBdr>
        </w:div>
        <w:div w:id="12001891">
          <w:marLeft w:val="480"/>
          <w:marRight w:val="0"/>
          <w:marTop w:val="0"/>
          <w:marBottom w:val="0"/>
          <w:divBdr>
            <w:top w:val="none" w:sz="0" w:space="0" w:color="auto"/>
            <w:left w:val="none" w:sz="0" w:space="0" w:color="auto"/>
            <w:bottom w:val="none" w:sz="0" w:space="0" w:color="auto"/>
            <w:right w:val="none" w:sz="0" w:space="0" w:color="auto"/>
          </w:divBdr>
        </w:div>
        <w:div w:id="50426490">
          <w:marLeft w:val="480"/>
          <w:marRight w:val="0"/>
          <w:marTop w:val="0"/>
          <w:marBottom w:val="0"/>
          <w:divBdr>
            <w:top w:val="none" w:sz="0" w:space="0" w:color="auto"/>
            <w:left w:val="none" w:sz="0" w:space="0" w:color="auto"/>
            <w:bottom w:val="none" w:sz="0" w:space="0" w:color="auto"/>
            <w:right w:val="none" w:sz="0" w:space="0" w:color="auto"/>
          </w:divBdr>
        </w:div>
        <w:div w:id="97067107">
          <w:marLeft w:val="480"/>
          <w:marRight w:val="0"/>
          <w:marTop w:val="0"/>
          <w:marBottom w:val="0"/>
          <w:divBdr>
            <w:top w:val="none" w:sz="0" w:space="0" w:color="auto"/>
            <w:left w:val="none" w:sz="0" w:space="0" w:color="auto"/>
            <w:bottom w:val="none" w:sz="0" w:space="0" w:color="auto"/>
            <w:right w:val="none" w:sz="0" w:space="0" w:color="auto"/>
          </w:divBdr>
        </w:div>
        <w:div w:id="127361436">
          <w:marLeft w:val="480"/>
          <w:marRight w:val="0"/>
          <w:marTop w:val="0"/>
          <w:marBottom w:val="0"/>
          <w:divBdr>
            <w:top w:val="none" w:sz="0" w:space="0" w:color="auto"/>
            <w:left w:val="none" w:sz="0" w:space="0" w:color="auto"/>
            <w:bottom w:val="none" w:sz="0" w:space="0" w:color="auto"/>
            <w:right w:val="none" w:sz="0" w:space="0" w:color="auto"/>
          </w:divBdr>
        </w:div>
        <w:div w:id="137579138">
          <w:marLeft w:val="480"/>
          <w:marRight w:val="0"/>
          <w:marTop w:val="0"/>
          <w:marBottom w:val="0"/>
          <w:divBdr>
            <w:top w:val="none" w:sz="0" w:space="0" w:color="auto"/>
            <w:left w:val="none" w:sz="0" w:space="0" w:color="auto"/>
            <w:bottom w:val="none" w:sz="0" w:space="0" w:color="auto"/>
            <w:right w:val="none" w:sz="0" w:space="0" w:color="auto"/>
          </w:divBdr>
        </w:div>
        <w:div w:id="150028654">
          <w:marLeft w:val="480"/>
          <w:marRight w:val="0"/>
          <w:marTop w:val="0"/>
          <w:marBottom w:val="0"/>
          <w:divBdr>
            <w:top w:val="none" w:sz="0" w:space="0" w:color="auto"/>
            <w:left w:val="none" w:sz="0" w:space="0" w:color="auto"/>
            <w:bottom w:val="none" w:sz="0" w:space="0" w:color="auto"/>
            <w:right w:val="none" w:sz="0" w:space="0" w:color="auto"/>
          </w:divBdr>
        </w:div>
        <w:div w:id="154272749">
          <w:marLeft w:val="480"/>
          <w:marRight w:val="0"/>
          <w:marTop w:val="0"/>
          <w:marBottom w:val="0"/>
          <w:divBdr>
            <w:top w:val="none" w:sz="0" w:space="0" w:color="auto"/>
            <w:left w:val="none" w:sz="0" w:space="0" w:color="auto"/>
            <w:bottom w:val="none" w:sz="0" w:space="0" w:color="auto"/>
            <w:right w:val="none" w:sz="0" w:space="0" w:color="auto"/>
          </w:divBdr>
        </w:div>
        <w:div w:id="192426103">
          <w:marLeft w:val="480"/>
          <w:marRight w:val="0"/>
          <w:marTop w:val="0"/>
          <w:marBottom w:val="0"/>
          <w:divBdr>
            <w:top w:val="none" w:sz="0" w:space="0" w:color="auto"/>
            <w:left w:val="none" w:sz="0" w:space="0" w:color="auto"/>
            <w:bottom w:val="none" w:sz="0" w:space="0" w:color="auto"/>
            <w:right w:val="none" w:sz="0" w:space="0" w:color="auto"/>
          </w:divBdr>
        </w:div>
        <w:div w:id="197740722">
          <w:marLeft w:val="480"/>
          <w:marRight w:val="0"/>
          <w:marTop w:val="0"/>
          <w:marBottom w:val="0"/>
          <w:divBdr>
            <w:top w:val="none" w:sz="0" w:space="0" w:color="auto"/>
            <w:left w:val="none" w:sz="0" w:space="0" w:color="auto"/>
            <w:bottom w:val="none" w:sz="0" w:space="0" w:color="auto"/>
            <w:right w:val="none" w:sz="0" w:space="0" w:color="auto"/>
          </w:divBdr>
        </w:div>
        <w:div w:id="231236175">
          <w:marLeft w:val="480"/>
          <w:marRight w:val="0"/>
          <w:marTop w:val="0"/>
          <w:marBottom w:val="0"/>
          <w:divBdr>
            <w:top w:val="none" w:sz="0" w:space="0" w:color="auto"/>
            <w:left w:val="none" w:sz="0" w:space="0" w:color="auto"/>
            <w:bottom w:val="none" w:sz="0" w:space="0" w:color="auto"/>
            <w:right w:val="none" w:sz="0" w:space="0" w:color="auto"/>
          </w:divBdr>
        </w:div>
        <w:div w:id="283778595">
          <w:marLeft w:val="480"/>
          <w:marRight w:val="0"/>
          <w:marTop w:val="0"/>
          <w:marBottom w:val="0"/>
          <w:divBdr>
            <w:top w:val="none" w:sz="0" w:space="0" w:color="auto"/>
            <w:left w:val="none" w:sz="0" w:space="0" w:color="auto"/>
            <w:bottom w:val="none" w:sz="0" w:space="0" w:color="auto"/>
            <w:right w:val="none" w:sz="0" w:space="0" w:color="auto"/>
          </w:divBdr>
        </w:div>
        <w:div w:id="326596900">
          <w:marLeft w:val="480"/>
          <w:marRight w:val="0"/>
          <w:marTop w:val="0"/>
          <w:marBottom w:val="0"/>
          <w:divBdr>
            <w:top w:val="none" w:sz="0" w:space="0" w:color="auto"/>
            <w:left w:val="none" w:sz="0" w:space="0" w:color="auto"/>
            <w:bottom w:val="none" w:sz="0" w:space="0" w:color="auto"/>
            <w:right w:val="none" w:sz="0" w:space="0" w:color="auto"/>
          </w:divBdr>
        </w:div>
        <w:div w:id="342830318">
          <w:marLeft w:val="480"/>
          <w:marRight w:val="0"/>
          <w:marTop w:val="0"/>
          <w:marBottom w:val="0"/>
          <w:divBdr>
            <w:top w:val="none" w:sz="0" w:space="0" w:color="auto"/>
            <w:left w:val="none" w:sz="0" w:space="0" w:color="auto"/>
            <w:bottom w:val="none" w:sz="0" w:space="0" w:color="auto"/>
            <w:right w:val="none" w:sz="0" w:space="0" w:color="auto"/>
          </w:divBdr>
        </w:div>
        <w:div w:id="360134610">
          <w:marLeft w:val="480"/>
          <w:marRight w:val="0"/>
          <w:marTop w:val="0"/>
          <w:marBottom w:val="0"/>
          <w:divBdr>
            <w:top w:val="none" w:sz="0" w:space="0" w:color="auto"/>
            <w:left w:val="none" w:sz="0" w:space="0" w:color="auto"/>
            <w:bottom w:val="none" w:sz="0" w:space="0" w:color="auto"/>
            <w:right w:val="none" w:sz="0" w:space="0" w:color="auto"/>
          </w:divBdr>
        </w:div>
        <w:div w:id="368191940">
          <w:marLeft w:val="480"/>
          <w:marRight w:val="0"/>
          <w:marTop w:val="0"/>
          <w:marBottom w:val="0"/>
          <w:divBdr>
            <w:top w:val="none" w:sz="0" w:space="0" w:color="auto"/>
            <w:left w:val="none" w:sz="0" w:space="0" w:color="auto"/>
            <w:bottom w:val="none" w:sz="0" w:space="0" w:color="auto"/>
            <w:right w:val="none" w:sz="0" w:space="0" w:color="auto"/>
          </w:divBdr>
        </w:div>
        <w:div w:id="403382428">
          <w:marLeft w:val="480"/>
          <w:marRight w:val="0"/>
          <w:marTop w:val="0"/>
          <w:marBottom w:val="0"/>
          <w:divBdr>
            <w:top w:val="none" w:sz="0" w:space="0" w:color="auto"/>
            <w:left w:val="none" w:sz="0" w:space="0" w:color="auto"/>
            <w:bottom w:val="none" w:sz="0" w:space="0" w:color="auto"/>
            <w:right w:val="none" w:sz="0" w:space="0" w:color="auto"/>
          </w:divBdr>
        </w:div>
        <w:div w:id="428619710">
          <w:marLeft w:val="480"/>
          <w:marRight w:val="0"/>
          <w:marTop w:val="0"/>
          <w:marBottom w:val="0"/>
          <w:divBdr>
            <w:top w:val="none" w:sz="0" w:space="0" w:color="auto"/>
            <w:left w:val="none" w:sz="0" w:space="0" w:color="auto"/>
            <w:bottom w:val="none" w:sz="0" w:space="0" w:color="auto"/>
            <w:right w:val="none" w:sz="0" w:space="0" w:color="auto"/>
          </w:divBdr>
        </w:div>
        <w:div w:id="429274328">
          <w:marLeft w:val="480"/>
          <w:marRight w:val="0"/>
          <w:marTop w:val="0"/>
          <w:marBottom w:val="0"/>
          <w:divBdr>
            <w:top w:val="none" w:sz="0" w:space="0" w:color="auto"/>
            <w:left w:val="none" w:sz="0" w:space="0" w:color="auto"/>
            <w:bottom w:val="none" w:sz="0" w:space="0" w:color="auto"/>
            <w:right w:val="none" w:sz="0" w:space="0" w:color="auto"/>
          </w:divBdr>
        </w:div>
        <w:div w:id="500387407">
          <w:marLeft w:val="480"/>
          <w:marRight w:val="0"/>
          <w:marTop w:val="0"/>
          <w:marBottom w:val="0"/>
          <w:divBdr>
            <w:top w:val="none" w:sz="0" w:space="0" w:color="auto"/>
            <w:left w:val="none" w:sz="0" w:space="0" w:color="auto"/>
            <w:bottom w:val="none" w:sz="0" w:space="0" w:color="auto"/>
            <w:right w:val="none" w:sz="0" w:space="0" w:color="auto"/>
          </w:divBdr>
        </w:div>
        <w:div w:id="544681398">
          <w:marLeft w:val="480"/>
          <w:marRight w:val="0"/>
          <w:marTop w:val="0"/>
          <w:marBottom w:val="0"/>
          <w:divBdr>
            <w:top w:val="none" w:sz="0" w:space="0" w:color="auto"/>
            <w:left w:val="none" w:sz="0" w:space="0" w:color="auto"/>
            <w:bottom w:val="none" w:sz="0" w:space="0" w:color="auto"/>
            <w:right w:val="none" w:sz="0" w:space="0" w:color="auto"/>
          </w:divBdr>
        </w:div>
        <w:div w:id="561982527">
          <w:marLeft w:val="480"/>
          <w:marRight w:val="0"/>
          <w:marTop w:val="0"/>
          <w:marBottom w:val="0"/>
          <w:divBdr>
            <w:top w:val="none" w:sz="0" w:space="0" w:color="auto"/>
            <w:left w:val="none" w:sz="0" w:space="0" w:color="auto"/>
            <w:bottom w:val="none" w:sz="0" w:space="0" w:color="auto"/>
            <w:right w:val="none" w:sz="0" w:space="0" w:color="auto"/>
          </w:divBdr>
        </w:div>
        <w:div w:id="588739107">
          <w:marLeft w:val="480"/>
          <w:marRight w:val="0"/>
          <w:marTop w:val="0"/>
          <w:marBottom w:val="0"/>
          <w:divBdr>
            <w:top w:val="none" w:sz="0" w:space="0" w:color="auto"/>
            <w:left w:val="none" w:sz="0" w:space="0" w:color="auto"/>
            <w:bottom w:val="none" w:sz="0" w:space="0" w:color="auto"/>
            <w:right w:val="none" w:sz="0" w:space="0" w:color="auto"/>
          </w:divBdr>
        </w:div>
        <w:div w:id="594099632">
          <w:marLeft w:val="480"/>
          <w:marRight w:val="0"/>
          <w:marTop w:val="0"/>
          <w:marBottom w:val="0"/>
          <w:divBdr>
            <w:top w:val="none" w:sz="0" w:space="0" w:color="auto"/>
            <w:left w:val="none" w:sz="0" w:space="0" w:color="auto"/>
            <w:bottom w:val="none" w:sz="0" w:space="0" w:color="auto"/>
            <w:right w:val="none" w:sz="0" w:space="0" w:color="auto"/>
          </w:divBdr>
        </w:div>
        <w:div w:id="692146551">
          <w:marLeft w:val="480"/>
          <w:marRight w:val="0"/>
          <w:marTop w:val="0"/>
          <w:marBottom w:val="0"/>
          <w:divBdr>
            <w:top w:val="none" w:sz="0" w:space="0" w:color="auto"/>
            <w:left w:val="none" w:sz="0" w:space="0" w:color="auto"/>
            <w:bottom w:val="none" w:sz="0" w:space="0" w:color="auto"/>
            <w:right w:val="none" w:sz="0" w:space="0" w:color="auto"/>
          </w:divBdr>
        </w:div>
        <w:div w:id="741636177">
          <w:marLeft w:val="480"/>
          <w:marRight w:val="0"/>
          <w:marTop w:val="0"/>
          <w:marBottom w:val="0"/>
          <w:divBdr>
            <w:top w:val="none" w:sz="0" w:space="0" w:color="auto"/>
            <w:left w:val="none" w:sz="0" w:space="0" w:color="auto"/>
            <w:bottom w:val="none" w:sz="0" w:space="0" w:color="auto"/>
            <w:right w:val="none" w:sz="0" w:space="0" w:color="auto"/>
          </w:divBdr>
        </w:div>
        <w:div w:id="748578671">
          <w:marLeft w:val="480"/>
          <w:marRight w:val="0"/>
          <w:marTop w:val="0"/>
          <w:marBottom w:val="0"/>
          <w:divBdr>
            <w:top w:val="none" w:sz="0" w:space="0" w:color="auto"/>
            <w:left w:val="none" w:sz="0" w:space="0" w:color="auto"/>
            <w:bottom w:val="none" w:sz="0" w:space="0" w:color="auto"/>
            <w:right w:val="none" w:sz="0" w:space="0" w:color="auto"/>
          </w:divBdr>
        </w:div>
        <w:div w:id="761412322">
          <w:marLeft w:val="480"/>
          <w:marRight w:val="0"/>
          <w:marTop w:val="0"/>
          <w:marBottom w:val="0"/>
          <w:divBdr>
            <w:top w:val="none" w:sz="0" w:space="0" w:color="auto"/>
            <w:left w:val="none" w:sz="0" w:space="0" w:color="auto"/>
            <w:bottom w:val="none" w:sz="0" w:space="0" w:color="auto"/>
            <w:right w:val="none" w:sz="0" w:space="0" w:color="auto"/>
          </w:divBdr>
        </w:div>
        <w:div w:id="789934352">
          <w:marLeft w:val="480"/>
          <w:marRight w:val="0"/>
          <w:marTop w:val="0"/>
          <w:marBottom w:val="0"/>
          <w:divBdr>
            <w:top w:val="none" w:sz="0" w:space="0" w:color="auto"/>
            <w:left w:val="none" w:sz="0" w:space="0" w:color="auto"/>
            <w:bottom w:val="none" w:sz="0" w:space="0" w:color="auto"/>
            <w:right w:val="none" w:sz="0" w:space="0" w:color="auto"/>
          </w:divBdr>
        </w:div>
        <w:div w:id="803304530">
          <w:marLeft w:val="480"/>
          <w:marRight w:val="0"/>
          <w:marTop w:val="0"/>
          <w:marBottom w:val="0"/>
          <w:divBdr>
            <w:top w:val="none" w:sz="0" w:space="0" w:color="auto"/>
            <w:left w:val="none" w:sz="0" w:space="0" w:color="auto"/>
            <w:bottom w:val="none" w:sz="0" w:space="0" w:color="auto"/>
            <w:right w:val="none" w:sz="0" w:space="0" w:color="auto"/>
          </w:divBdr>
        </w:div>
        <w:div w:id="804928044">
          <w:marLeft w:val="480"/>
          <w:marRight w:val="0"/>
          <w:marTop w:val="0"/>
          <w:marBottom w:val="0"/>
          <w:divBdr>
            <w:top w:val="none" w:sz="0" w:space="0" w:color="auto"/>
            <w:left w:val="none" w:sz="0" w:space="0" w:color="auto"/>
            <w:bottom w:val="none" w:sz="0" w:space="0" w:color="auto"/>
            <w:right w:val="none" w:sz="0" w:space="0" w:color="auto"/>
          </w:divBdr>
        </w:div>
        <w:div w:id="808480291">
          <w:marLeft w:val="480"/>
          <w:marRight w:val="0"/>
          <w:marTop w:val="0"/>
          <w:marBottom w:val="0"/>
          <w:divBdr>
            <w:top w:val="none" w:sz="0" w:space="0" w:color="auto"/>
            <w:left w:val="none" w:sz="0" w:space="0" w:color="auto"/>
            <w:bottom w:val="none" w:sz="0" w:space="0" w:color="auto"/>
            <w:right w:val="none" w:sz="0" w:space="0" w:color="auto"/>
          </w:divBdr>
        </w:div>
        <w:div w:id="858933636">
          <w:marLeft w:val="480"/>
          <w:marRight w:val="0"/>
          <w:marTop w:val="0"/>
          <w:marBottom w:val="0"/>
          <w:divBdr>
            <w:top w:val="none" w:sz="0" w:space="0" w:color="auto"/>
            <w:left w:val="none" w:sz="0" w:space="0" w:color="auto"/>
            <w:bottom w:val="none" w:sz="0" w:space="0" w:color="auto"/>
            <w:right w:val="none" w:sz="0" w:space="0" w:color="auto"/>
          </w:divBdr>
        </w:div>
        <w:div w:id="875391906">
          <w:marLeft w:val="480"/>
          <w:marRight w:val="0"/>
          <w:marTop w:val="0"/>
          <w:marBottom w:val="0"/>
          <w:divBdr>
            <w:top w:val="none" w:sz="0" w:space="0" w:color="auto"/>
            <w:left w:val="none" w:sz="0" w:space="0" w:color="auto"/>
            <w:bottom w:val="none" w:sz="0" w:space="0" w:color="auto"/>
            <w:right w:val="none" w:sz="0" w:space="0" w:color="auto"/>
          </w:divBdr>
        </w:div>
        <w:div w:id="890964879">
          <w:marLeft w:val="480"/>
          <w:marRight w:val="0"/>
          <w:marTop w:val="0"/>
          <w:marBottom w:val="0"/>
          <w:divBdr>
            <w:top w:val="none" w:sz="0" w:space="0" w:color="auto"/>
            <w:left w:val="none" w:sz="0" w:space="0" w:color="auto"/>
            <w:bottom w:val="none" w:sz="0" w:space="0" w:color="auto"/>
            <w:right w:val="none" w:sz="0" w:space="0" w:color="auto"/>
          </w:divBdr>
        </w:div>
        <w:div w:id="912004702">
          <w:marLeft w:val="480"/>
          <w:marRight w:val="0"/>
          <w:marTop w:val="0"/>
          <w:marBottom w:val="0"/>
          <w:divBdr>
            <w:top w:val="none" w:sz="0" w:space="0" w:color="auto"/>
            <w:left w:val="none" w:sz="0" w:space="0" w:color="auto"/>
            <w:bottom w:val="none" w:sz="0" w:space="0" w:color="auto"/>
            <w:right w:val="none" w:sz="0" w:space="0" w:color="auto"/>
          </w:divBdr>
        </w:div>
        <w:div w:id="959382025">
          <w:marLeft w:val="480"/>
          <w:marRight w:val="0"/>
          <w:marTop w:val="0"/>
          <w:marBottom w:val="0"/>
          <w:divBdr>
            <w:top w:val="none" w:sz="0" w:space="0" w:color="auto"/>
            <w:left w:val="none" w:sz="0" w:space="0" w:color="auto"/>
            <w:bottom w:val="none" w:sz="0" w:space="0" w:color="auto"/>
            <w:right w:val="none" w:sz="0" w:space="0" w:color="auto"/>
          </w:divBdr>
        </w:div>
        <w:div w:id="992946825">
          <w:marLeft w:val="480"/>
          <w:marRight w:val="0"/>
          <w:marTop w:val="0"/>
          <w:marBottom w:val="0"/>
          <w:divBdr>
            <w:top w:val="none" w:sz="0" w:space="0" w:color="auto"/>
            <w:left w:val="none" w:sz="0" w:space="0" w:color="auto"/>
            <w:bottom w:val="none" w:sz="0" w:space="0" w:color="auto"/>
            <w:right w:val="none" w:sz="0" w:space="0" w:color="auto"/>
          </w:divBdr>
        </w:div>
        <w:div w:id="998538614">
          <w:marLeft w:val="480"/>
          <w:marRight w:val="0"/>
          <w:marTop w:val="0"/>
          <w:marBottom w:val="0"/>
          <w:divBdr>
            <w:top w:val="none" w:sz="0" w:space="0" w:color="auto"/>
            <w:left w:val="none" w:sz="0" w:space="0" w:color="auto"/>
            <w:bottom w:val="none" w:sz="0" w:space="0" w:color="auto"/>
            <w:right w:val="none" w:sz="0" w:space="0" w:color="auto"/>
          </w:divBdr>
        </w:div>
        <w:div w:id="1020201125">
          <w:marLeft w:val="480"/>
          <w:marRight w:val="0"/>
          <w:marTop w:val="0"/>
          <w:marBottom w:val="0"/>
          <w:divBdr>
            <w:top w:val="none" w:sz="0" w:space="0" w:color="auto"/>
            <w:left w:val="none" w:sz="0" w:space="0" w:color="auto"/>
            <w:bottom w:val="none" w:sz="0" w:space="0" w:color="auto"/>
            <w:right w:val="none" w:sz="0" w:space="0" w:color="auto"/>
          </w:divBdr>
        </w:div>
        <w:div w:id="1047603265">
          <w:marLeft w:val="480"/>
          <w:marRight w:val="0"/>
          <w:marTop w:val="0"/>
          <w:marBottom w:val="0"/>
          <w:divBdr>
            <w:top w:val="none" w:sz="0" w:space="0" w:color="auto"/>
            <w:left w:val="none" w:sz="0" w:space="0" w:color="auto"/>
            <w:bottom w:val="none" w:sz="0" w:space="0" w:color="auto"/>
            <w:right w:val="none" w:sz="0" w:space="0" w:color="auto"/>
          </w:divBdr>
        </w:div>
        <w:div w:id="1090739847">
          <w:marLeft w:val="480"/>
          <w:marRight w:val="0"/>
          <w:marTop w:val="0"/>
          <w:marBottom w:val="0"/>
          <w:divBdr>
            <w:top w:val="none" w:sz="0" w:space="0" w:color="auto"/>
            <w:left w:val="none" w:sz="0" w:space="0" w:color="auto"/>
            <w:bottom w:val="none" w:sz="0" w:space="0" w:color="auto"/>
            <w:right w:val="none" w:sz="0" w:space="0" w:color="auto"/>
          </w:divBdr>
        </w:div>
        <w:div w:id="1091270943">
          <w:marLeft w:val="480"/>
          <w:marRight w:val="0"/>
          <w:marTop w:val="0"/>
          <w:marBottom w:val="0"/>
          <w:divBdr>
            <w:top w:val="none" w:sz="0" w:space="0" w:color="auto"/>
            <w:left w:val="none" w:sz="0" w:space="0" w:color="auto"/>
            <w:bottom w:val="none" w:sz="0" w:space="0" w:color="auto"/>
            <w:right w:val="none" w:sz="0" w:space="0" w:color="auto"/>
          </w:divBdr>
        </w:div>
        <w:div w:id="1122726251">
          <w:marLeft w:val="480"/>
          <w:marRight w:val="0"/>
          <w:marTop w:val="0"/>
          <w:marBottom w:val="0"/>
          <w:divBdr>
            <w:top w:val="none" w:sz="0" w:space="0" w:color="auto"/>
            <w:left w:val="none" w:sz="0" w:space="0" w:color="auto"/>
            <w:bottom w:val="none" w:sz="0" w:space="0" w:color="auto"/>
            <w:right w:val="none" w:sz="0" w:space="0" w:color="auto"/>
          </w:divBdr>
        </w:div>
        <w:div w:id="1126463584">
          <w:marLeft w:val="480"/>
          <w:marRight w:val="0"/>
          <w:marTop w:val="0"/>
          <w:marBottom w:val="0"/>
          <w:divBdr>
            <w:top w:val="none" w:sz="0" w:space="0" w:color="auto"/>
            <w:left w:val="none" w:sz="0" w:space="0" w:color="auto"/>
            <w:bottom w:val="none" w:sz="0" w:space="0" w:color="auto"/>
            <w:right w:val="none" w:sz="0" w:space="0" w:color="auto"/>
          </w:divBdr>
        </w:div>
        <w:div w:id="1158426279">
          <w:marLeft w:val="480"/>
          <w:marRight w:val="0"/>
          <w:marTop w:val="0"/>
          <w:marBottom w:val="0"/>
          <w:divBdr>
            <w:top w:val="none" w:sz="0" w:space="0" w:color="auto"/>
            <w:left w:val="none" w:sz="0" w:space="0" w:color="auto"/>
            <w:bottom w:val="none" w:sz="0" w:space="0" w:color="auto"/>
            <w:right w:val="none" w:sz="0" w:space="0" w:color="auto"/>
          </w:divBdr>
        </w:div>
        <w:div w:id="1238711810">
          <w:marLeft w:val="480"/>
          <w:marRight w:val="0"/>
          <w:marTop w:val="0"/>
          <w:marBottom w:val="0"/>
          <w:divBdr>
            <w:top w:val="none" w:sz="0" w:space="0" w:color="auto"/>
            <w:left w:val="none" w:sz="0" w:space="0" w:color="auto"/>
            <w:bottom w:val="none" w:sz="0" w:space="0" w:color="auto"/>
            <w:right w:val="none" w:sz="0" w:space="0" w:color="auto"/>
          </w:divBdr>
        </w:div>
        <w:div w:id="1272973728">
          <w:marLeft w:val="480"/>
          <w:marRight w:val="0"/>
          <w:marTop w:val="0"/>
          <w:marBottom w:val="0"/>
          <w:divBdr>
            <w:top w:val="none" w:sz="0" w:space="0" w:color="auto"/>
            <w:left w:val="none" w:sz="0" w:space="0" w:color="auto"/>
            <w:bottom w:val="none" w:sz="0" w:space="0" w:color="auto"/>
            <w:right w:val="none" w:sz="0" w:space="0" w:color="auto"/>
          </w:divBdr>
        </w:div>
        <w:div w:id="1330866497">
          <w:marLeft w:val="480"/>
          <w:marRight w:val="0"/>
          <w:marTop w:val="0"/>
          <w:marBottom w:val="0"/>
          <w:divBdr>
            <w:top w:val="none" w:sz="0" w:space="0" w:color="auto"/>
            <w:left w:val="none" w:sz="0" w:space="0" w:color="auto"/>
            <w:bottom w:val="none" w:sz="0" w:space="0" w:color="auto"/>
            <w:right w:val="none" w:sz="0" w:space="0" w:color="auto"/>
          </w:divBdr>
        </w:div>
        <w:div w:id="1372653690">
          <w:marLeft w:val="480"/>
          <w:marRight w:val="0"/>
          <w:marTop w:val="0"/>
          <w:marBottom w:val="0"/>
          <w:divBdr>
            <w:top w:val="none" w:sz="0" w:space="0" w:color="auto"/>
            <w:left w:val="none" w:sz="0" w:space="0" w:color="auto"/>
            <w:bottom w:val="none" w:sz="0" w:space="0" w:color="auto"/>
            <w:right w:val="none" w:sz="0" w:space="0" w:color="auto"/>
          </w:divBdr>
        </w:div>
        <w:div w:id="1400716089">
          <w:marLeft w:val="480"/>
          <w:marRight w:val="0"/>
          <w:marTop w:val="0"/>
          <w:marBottom w:val="0"/>
          <w:divBdr>
            <w:top w:val="none" w:sz="0" w:space="0" w:color="auto"/>
            <w:left w:val="none" w:sz="0" w:space="0" w:color="auto"/>
            <w:bottom w:val="none" w:sz="0" w:space="0" w:color="auto"/>
            <w:right w:val="none" w:sz="0" w:space="0" w:color="auto"/>
          </w:divBdr>
        </w:div>
        <w:div w:id="1442844360">
          <w:marLeft w:val="480"/>
          <w:marRight w:val="0"/>
          <w:marTop w:val="0"/>
          <w:marBottom w:val="0"/>
          <w:divBdr>
            <w:top w:val="none" w:sz="0" w:space="0" w:color="auto"/>
            <w:left w:val="none" w:sz="0" w:space="0" w:color="auto"/>
            <w:bottom w:val="none" w:sz="0" w:space="0" w:color="auto"/>
            <w:right w:val="none" w:sz="0" w:space="0" w:color="auto"/>
          </w:divBdr>
        </w:div>
        <w:div w:id="1458448621">
          <w:marLeft w:val="480"/>
          <w:marRight w:val="0"/>
          <w:marTop w:val="0"/>
          <w:marBottom w:val="0"/>
          <w:divBdr>
            <w:top w:val="none" w:sz="0" w:space="0" w:color="auto"/>
            <w:left w:val="none" w:sz="0" w:space="0" w:color="auto"/>
            <w:bottom w:val="none" w:sz="0" w:space="0" w:color="auto"/>
            <w:right w:val="none" w:sz="0" w:space="0" w:color="auto"/>
          </w:divBdr>
        </w:div>
        <w:div w:id="1481389937">
          <w:marLeft w:val="480"/>
          <w:marRight w:val="0"/>
          <w:marTop w:val="0"/>
          <w:marBottom w:val="0"/>
          <w:divBdr>
            <w:top w:val="none" w:sz="0" w:space="0" w:color="auto"/>
            <w:left w:val="none" w:sz="0" w:space="0" w:color="auto"/>
            <w:bottom w:val="none" w:sz="0" w:space="0" w:color="auto"/>
            <w:right w:val="none" w:sz="0" w:space="0" w:color="auto"/>
          </w:divBdr>
        </w:div>
        <w:div w:id="1581405605">
          <w:marLeft w:val="480"/>
          <w:marRight w:val="0"/>
          <w:marTop w:val="0"/>
          <w:marBottom w:val="0"/>
          <w:divBdr>
            <w:top w:val="none" w:sz="0" w:space="0" w:color="auto"/>
            <w:left w:val="none" w:sz="0" w:space="0" w:color="auto"/>
            <w:bottom w:val="none" w:sz="0" w:space="0" w:color="auto"/>
            <w:right w:val="none" w:sz="0" w:space="0" w:color="auto"/>
          </w:divBdr>
        </w:div>
        <w:div w:id="1591768418">
          <w:marLeft w:val="480"/>
          <w:marRight w:val="0"/>
          <w:marTop w:val="0"/>
          <w:marBottom w:val="0"/>
          <w:divBdr>
            <w:top w:val="none" w:sz="0" w:space="0" w:color="auto"/>
            <w:left w:val="none" w:sz="0" w:space="0" w:color="auto"/>
            <w:bottom w:val="none" w:sz="0" w:space="0" w:color="auto"/>
            <w:right w:val="none" w:sz="0" w:space="0" w:color="auto"/>
          </w:divBdr>
        </w:div>
        <w:div w:id="1600866566">
          <w:marLeft w:val="480"/>
          <w:marRight w:val="0"/>
          <w:marTop w:val="0"/>
          <w:marBottom w:val="0"/>
          <w:divBdr>
            <w:top w:val="none" w:sz="0" w:space="0" w:color="auto"/>
            <w:left w:val="none" w:sz="0" w:space="0" w:color="auto"/>
            <w:bottom w:val="none" w:sz="0" w:space="0" w:color="auto"/>
            <w:right w:val="none" w:sz="0" w:space="0" w:color="auto"/>
          </w:divBdr>
        </w:div>
        <w:div w:id="1644851296">
          <w:marLeft w:val="480"/>
          <w:marRight w:val="0"/>
          <w:marTop w:val="0"/>
          <w:marBottom w:val="0"/>
          <w:divBdr>
            <w:top w:val="none" w:sz="0" w:space="0" w:color="auto"/>
            <w:left w:val="none" w:sz="0" w:space="0" w:color="auto"/>
            <w:bottom w:val="none" w:sz="0" w:space="0" w:color="auto"/>
            <w:right w:val="none" w:sz="0" w:space="0" w:color="auto"/>
          </w:divBdr>
        </w:div>
        <w:div w:id="1652565278">
          <w:marLeft w:val="480"/>
          <w:marRight w:val="0"/>
          <w:marTop w:val="0"/>
          <w:marBottom w:val="0"/>
          <w:divBdr>
            <w:top w:val="none" w:sz="0" w:space="0" w:color="auto"/>
            <w:left w:val="none" w:sz="0" w:space="0" w:color="auto"/>
            <w:bottom w:val="none" w:sz="0" w:space="0" w:color="auto"/>
            <w:right w:val="none" w:sz="0" w:space="0" w:color="auto"/>
          </w:divBdr>
        </w:div>
        <w:div w:id="1680038558">
          <w:marLeft w:val="480"/>
          <w:marRight w:val="0"/>
          <w:marTop w:val="0"/>
          <w:marBottom w:val="0"/>
          <w:divBdr>
            <w:top w:val="none" w:sz="0" w:space="0" w:color="auto"/>
            <w:left w:val="none" w:sz="0" w:space="0" w:color="auto"/>
            <w:bottom w:val="none" w:sz="0" w:space="0" w:color="auto"/>
            <w:right w:val="none" w:sz="0" w:space="0" w:color="auto"/>
          </w:divBdr>
        </w:div>
        <w:div w:id="1682970582">
          <w:marLeft w:val="480"/>
          <w:marRight w:val="0"/>
          <w:marTop w:val="0"/>
          <w:marBottom w:val="0"/>
          <w:divBdr>
            <w:top w:val="none" w:sz="0" w:space="0" w:color="auto"/>
            <w:left w:val="none" w:sz="0" w:space="0" w:color="auto"/>
            <w:bottom w:val="none" w:sz="0" w:space="0" w:color="auto"/>
            <w:right w:val="none" w:sz="0" w:space="0" w:color="auto"/>
          </w:divBdr>
        </w:div>
        <w:div w:id="1704942285">
          <w:marLeft w:val="480"/>
          <w:marRight w:val="0"/>
          <w:marTop w:val="0"/>
          <w:marBottom w:val="0"/>
          <w:divBdr>
            <w:top w:val="none" w:sz="0" w:space="0" w:color="auto"/>
            <w:left w:val="none" w:sz="0" w:space="0" w:color="auto"/>
            <w:bottom w:val="none" w:sz="0" w:space="0" w:color="auto"/>
            <w:right w:val="none" w:sz="0" w:space="0" w:color="auto"/>
          </w:divBdr>
        </w:div>
        <w:div w:id="1752311961">
          <w:marLeft w:val="480"/>
          <w:marRight w:val="0"/>
          <w:marTop w:val="0"/>
          <w:marBottom w:val="0"/>
          <w:divBdr>
            <w:top w:val="none" w:sz="0" w:space="0" w:color="auto"/>
            <w:left w:val="none" w:sz="0" w:space="0" w:color="auto"/>
            <w:bottom w:val="none" w:sz="0" w:space="0" w:color="auto"/>
            <w:right w:val="none" w:sz="0" w:space="0" w:color="auto"/>
          </w:divBdr>
        </w:div>
        <w:div w:id="1783374154">
          <w:marLeft w:val="480"/>
          <w:marRight w:val="0"/>
          <w:marTop w:val="0"/>
          <w:marBottom w:val="0"/>
          <w:divBdr>
            <w:top w:val="none" w:sz="0" w:space="0" w:color="auto"/>
            <w:left w:val="none" w:sz="0" w:space="0" w:color="auto"/>
            <w:bottom w:val="none" w:sz="0" w:space="0" w:color="auto"/>
            <w:right w:val="none" w:sz="0" w:space="0" w:color="auto"/>
          </w:divBdr>
        </w:div>
        <w:div w:id="1795171324">
          <w:marLeft w:val="480"/>
          <w:marRight w:val="0"/>
          <w:marTop w:val="0"/>
          <w:marBottom w:val="0"/>
          <w:divBdr>
            <w:top w:val="none" w:sz="0" w:space="0" w:color="auto"/>
            <w:left w:val="none" w:sz="0" w:space="0" w:color="auto"/>
            <w:bottom w:val="none" w:sz="0" w:space="0" w:color="auto"/>
            <w:right w:val="none" w:sz="0" w:space="0" w:color="auto"/>
          </w:divBdr>
        </w:div>
        <w:div w:id="1858303184">
          <w:marLeft w:val="480"/>
          <w:marRight w:val="0"/>
          <w:marTop w:val="0"/>
          <w:marBottom w:val="0"/>
          <w:divBdr>
            <w:top w:val="none" w:sz="0" w:space="0" w:color="auto"/>
            <w:left w:val="none" w:sz="0" w:space="0" w:color="auto"/>
            <w:bottom w:val="none" w:sz="0" w:space="0" w:color="auto"/>
            <w:right w:val="none" w:sz="0" w:space="0" w:color="auto"/>
          </w:divBdr>
        </w:div>
        <w:div w:id="1935087528">
          <w:marLeft w:val="480"/>
          <w:marRight w:val="0"/>
          <w:marTop w:val="0"/>
          <w:marBottom w:val="0"/>
          <w:divBdr>
            <w:top w:val="none" w:sz="0" w:space="0" w:color="auto"/>
            <w:left w:val="none" w:sz="0" w:space="0" w:color="auto"/>
            <w:bottom w:val="none" w:sz="0" w:space="0" w:color="auto"/>
            <w:right w:val="none" w:sz="0" w:space="0" w:color="auto"/>
          </w:divBdr>
        </w:div>
        <w:div w:id="1947543221">
          <w:marLeft w:val="480"/>
          <w:marRight w:val="0"/>
          <w:marTop w:val="0"/>
          <w:marBottom w:val="0"/>
          <w:divBdr>
            <w:top w:val="none" w:sz="0" w:space="0" w:color="auto"/>
            <w:left w:val="none" w:sz="0" w:space="0" w:color="auto"/>
            <w:bottom w:val="none" w:sz="0" w:space="0" w:color="auto"/>
            <w:right w:val="none" w:sz="0" w:space="0" w:color="auto"/>
          </w:divBdr>
        </w:div>
        <w:div w:id="1973124197">
          <w:marLeft w:val="480"/>
          <w:marRight w:val="0"/>
          <w:marTop w:val="0"/>
          <w:marBottom w:val="0"/>
          <w:divBdr>
            <w:top w:val="none" w:sz="0" w:space="0" w:color="auto"/>
            <w:left w:val="none" w:sz="0" w:space="0" w:color="auto"/>
            <w:bottom w:val="none" w:sz="0" w:space="0" w:color="auto"/>
            <w:right w:val="none" w:sz="0" w:space="0" w:color="auto"/>
          </w:divBdr>
        </w:div>
        <w:div w:id="1980308306">
          <w:marLeft w:val="480"/>
          <w:marRight w:val="0"/>
          <w:marTop w:val="0"/>
          <w:marBottom w:val="0"/>
          <w:divBdr>
            <w:top w:val="none" w:sz="0" w:space="0" w:color="auto"/>
            <w:left w:val="none" w:sz="0" w:space="0" w:color="auto"/>
            <w:bottom w:val="none" w:sz="0" w:space="0" w:color="auto"/>
            <w:right w:val="none" w:sz="0" w:space="0" w:color="auto"/>
          </w:divBdr>
        </w:div>
        <w:div w:id="2034765931">
          <w:marLeft w:val="480"/>
          <w:marRight w:val="0"/>
          <w:marTop w:val="0"/>
          <w:marBottom w:val="0"/>
          <w:divBdr>
            <w:top w:val="none" w:sz="0" w:space="0" w:color="auto"/>
            <w:left w:val="none" w:sz="0" w:space="0" w:color="auto"/>
            <w:bottom w:val="none" w:sz="0" w:space="0" w:color="auto"/>
            <w:right w:val="none" w:sz="0" w:space="0" w:color="auto"/>
          </w:divBdr>
        </w:div>
        <w:div w:id="2035377915">
          <w:marLeft w:val="480"/>
          <w:marRight w:val="0"/>
          <w:marTop w:val="0"/>
          <w:marBottom w:val="0"/>
          <w:divBdr>
            <w:top w:val="none" w:sz="0" w:space="0" w:color="auto"/>
            <w:left w:val="none" w:sz="0" w:space="0" w:color="auto"/>
            <w:bottom w:val="none" w:sz="0" w:space="0" w:color="auto"/>
            <w:right w:val="none" w:sz="0" w:space="0" w:color="auto"/>
          </w:divBdr>
        </w:div>
        <w:div w:id="2053461520">
          <w:marLeft w:val="480"/>
          <w:marRight w:val="0"/>
          <w:marTop w:val="0"/>
          <w:marBottom w:val="0"/>
          <w:divBdr>
            <w:top w:val="none" w:sz="0" w:space="0" w:color="auto"/>
            <w:left w:val="none" w:sz="0" w:space="0" w:color="auto"/>
            <w:bottom w:val="none" w:sz="0" w:space="0" w:color="auto"/>
            <w:right w:val="none" w:sz="0" w:space="0" w:color="auto"/>
          </w:divBdr>
        </w:div>
        <w:div w:id="2097743655">
          <w:marLeft w:val="480"/>
          <w:marRight w:val="0"/>
          <w:marTop w:val="0"/>
          <w:marBottom w:val="0"/>
          <w:divBdr>
            <w:top w:val="none" w:sz="0" w:space="0" w:color="auto"/>
            <w:left w:val="none" w:sz="0" w:space="0" w:color="auto"/>
            <w:bottom w:val="none" w:sz="0" w:space="0" w:color="auto"/>
            <w:right w:val="none" w:sz="0" w:space="0" w:color="auto"/>
          </w:divBdr>
        </w:div>
        <w:div w:id="2114350970">
          <w:marLeft w:val="480"/>
          <w:marRight w:val="0"/>
          <w:marTop w:val="0"/>
          <w:marBottom w:val="0"/>
          <w:divBdr>
            <w:top w:val="none" w:sz="0" w:space="0" w:color="auto"/>
            <w:left w:val="none" w:sz="0" w:space="0" w:color="auto"/>
            <w:bottom w:val="none" w:sz="0" w:space="0" w:color="auto"/>
            <w:right w:val="none" w:sz="0" w:space="0" w:color="auto"/>
          </w:divBdr>
        </w:div>
        <w:div w:id="2131125996">
          <w:marLeft w:val="480"/>
          <w:marRight w:val="0"/>
          <w:marTop w:val="0"/>
          <w:marBottom w:val="0"/>
          <w:divBdr>
            <w:top w:val="none" w:sz="0" w:space="0" w:color="auto"/>
            <w:left w:val="none" w:sz="0" w:space="0" w:color="auto"/>
            <w:bottom w:val="none" w:sz="0" w:space="0" w:color="auto"/>
            <w:right w:val="none" w:sz="0" w:space="0" w:color="auto"/>
          </w:divBdr>
        </w:div>
      </w:divsChild>
    </w:div>
    <w:div w:id="2116366658">
      <w:bodyDiv w:val="1"/>
      <w:marLeft w:val="0"/>
      <w:marRight w:val="0"/>
      <w:marTop w:val="0"/>
      <w:marBottom w:val="0"/>
      <w:divBdr>
        <w:top w:val="none" w:sz="0" w:space="0" w:color="auto"/>
        <w:left w:val="none" w:sz="0" w:space="0" w:color="auto"/>
        <w:bottom w:val="none" w:sz="0" w:space="0" w:color="auto"/>
        <w:right w:val="none" w:sz="0" w:space="0" w:color="auto"/>
      </w:divBdr>
    </w:div>
    <w:div w:id="2116516611">
      <w:bodyDiv w:val="1"/>
      <w:marLeft w:val="0"/>
      <w:marRight w:val="0"/>
      <w:marTop w:val="0"/>
      <w:marBottom w:val="0"/>
      <w:divBdr>
        <w:top w:val="none" w:sz="0" w:space="0" w:color="auto"/>
        <w:left w:val="none" w:sz="0" w:space="0" w:color="auto"/>
        <w:bottom w:val="none" w:sz="0" w:space="0" w:color="auto"/>
        <w:right w:val="none" w:sz="0" w:space="0" w:color="auto"/>
      </w:divBdr>
    </w:div>
    <w:div w:id="2116900083">
      <w:marLeft w:val="640"/>
      <w:marRight w:val="0"/>
      <w:marTop w:val="0"/>
      <w:marBottom w:val="0"/>
      <w:divBdr>
        <w:top w:val="none" w:sz="0" w:space="0" w:color="auto"/>
        <w:left w:val="none" w:sz="0" w:space="0" w:color="auto"/>
        <w:bottom w:val="none" w:sz="0" w:space="0" w:color="auto"/>
        <w:right w:val="none" w:sz="0" w:space="0" w:color="auto"/>
      </w:divBdr>
    </w:div>
    <w:div w:id="2117091645">
      <w:bodyDiv w:val="1"/>
      <w:marLeft w:val="0"/>
      <w:marRight w:val="0"/>
      <w:marTop w:val="0"/>
      <w:marBottom w:val="0"/>
      <w:divBdr>
        <w:top w:val="none" w:sz="0" w:space="0" w:color="auto"/>
        <w:left w:val="none" w:sz="0" w:space="0" w:color="auto"/>
        <w:bottom w:val="none" w:sz="0" w:space="0" w:color="auto"/>
        <w:right w:val="none" w:sz="0" w:space="0" w:color="auto"/>
      </w:divBdr>
    </w:div>
    <w:div w:id="2117211425">
      <w:marLeft w:val="640"/>
      <w:marRight w:val="0"/>
      <w:marTop w:val="0"/>
      <w:marBottom w:val="0"/>
      <w:divBdr>
        <w:top w:val="none" w:sz="0" w:space="0" w:color="auto"/>
        <w:left w:val="none" w:sz="0" w:space="0" w:color="auto"/>
        <w:bottom w:val="none" w:sz="0" w:space="0" w:color="auto"/>
        <w:right w:val="none" w:sz="0" w:space="0" w:color="auto"/>
      </w:divBdr>
    </w:div>
    <w:div w:id="2117405194">
      <w:marLeft w:val="640"/>
      <w:marRight w:val="0"/>
      <w:marTop w:val="0"/>
      <w:marBottom w:val="0"/>
      <w:divBdr>
        <w:top w:val="none" w:sz="0" w:space="0" w:color="auto"/>
        <w:left w:val="none" w:sz="0" w:space="0" w:color="auto"/>
        <w:bottom w:val="none" w:sz="0" w:space="0" w:color="auto"/>
        <w:right w:val="none" w:sz="0" w:space="0" w:color="auto"/>
      </w:divBdr>
    </w:div>
    <w:div w:id="2117558289">
      <w:marLeft w:val="640"/>
      <w:marRight w:val="0"/>
      <w:marTop w:val="0"/>
      <w:marBottom w:val="0"/>
      <w:divBdr>
        <w:top w:val="none" w:sz="0" w:space="0" w:color="auto"/>
        <w:left w:val="none" w:sz="0" w:space="0" w:color="auto"/>
        <w:bottom w:val="none" w:sz="0" w:space="0" w:color="auto"/>
        <w:right w:val="none" w:sz="0" w:space="0" w:color="auto"/>
      </w:divBdr>
    </w:div>
    <w:div w:id="2117628550">
      <w:bodyDiv w:val="1"/>
      <w:marLeft w:val="0"/>
      <w:marRight w:val="0"/>
      <w:marTop w:val="0"/>
      <w:marBottom w:val="0"/>
      <w:divBdr>
        <w:top w:val="none" w:sz="0" w:space="0" w:color="auto"/>
        <w:left w:val="none" w:sz="0" w:space="0" w:color="auto"/>
        <w:bottom w:val="none" w:sz="0" w:space="0" w:color="auto"/>
        <w:right w:val="none" w:sz="0" w:space="0" w:color="auto"/>
      </w:divBdr>
      <w:divsChild>
        <w:div w:id="7098610">
          <w:marLeft w:val="480"/>
          <w:marRight w:val="0"/>
          <w:marTop w:val="0"/>
          <w:marBottom w:val="0"/>
          <w:divBdr>
            <w:top w:val="none" w:sz="0" w:space="0" w:color="auto"/>
            <w:left w:val="none" w:sz="0" w:space="0" w:color="auto"/>
            <w:bottom w:val="none" w:sz="0" w:space="0" w:color="auto"/>
            <w:right w:val="none" w:sz="0" w:space="0" w:color="auto"/>
          </w:divBdr>
        </w:div>
        <w:div w:id="13894896">
          <w:marLeft w:val="480"/>
          <w:marRight w:val="0"/>
          <w:marTop w:val="0"/>
          <w:marBottom w:val="0"/>
          <w:divBdr>
            <w:top w:val="none" w:sz="0" w:space="0" w:color="auto"/>
            <w:left w:val="none" w:sz="0" w:space="0" w:color="auto"/>
            <w:bottom w:val="none" w:sz="0" w:space="0" w:color="auto"/>
            <w:right w:val="none" w:sz="0" w:space="0" w:color="auto"/>
          </w:divBdr>
        </w:div>
        <w:div w:id="14886238">
          <w:marLeft w:val="480"/>
          <w:marRight w:val="0"/>
          <w:marTop w:val="0"/>
          <w:marBottom w:val="0"/>
          <w:divBdr>
            <w:top w:val="none" w:sz="0" w:space="0" w:color="auto"/>
            <w:left w:val="none" w:sz="0" w:space="0" w:color="auto"/>
            <w:bottom w:val="none" w:sz="0" w:space="0" w:color="auto"/>
            <w:right w:val="none" w:sz="0" w:space="0" w:color="auto"/>
          </w:divBdr>
        </w:div>
        <w:div w:id="107816598">
          <w:marLeft w:val="480"/>
          <w:marRight w:val="0"/>
          <w:marTop w:val="0"/>
          <w:marBottom w:val="0"/>
          <w:divBdr>
            <w:top w:val="none" w:sz="0" w:space="0" w:color="auto"/>
            <w:left w:val="none" w:sz="0" w:space="0" w:color="auto"/>
            <w:bottom w:val="none" w:sz="0" w:space="0" w:color="auto"/>
            <w:right w:val="none" w:sz="0" w:space="0" w:color="auto"/>
          </w:divBdr>
        </w:div>
        <w:div w:id="112405918">
          <w:marLeft w:val="480"/>
          <w:marRight w:val="0"/>
          <w:marTop w:val="0"/>
          <w:marBottom w:val="0"/>
          <w:divBdr>
            <w:top w:val="none" w:sz="0" w:space="0" w:color="auto"/>
            <w:left w:val="none" w:sz="0" w:space="0" w:color="auto"/>
            <w:bottom w:val="none" w:sz="0" w:space="0" w:color="auto"/>
            <w:right w:val="none" w:sz="0" w:space="0" w:color="auto"/>
          </w:divBdr>
        </w:div>
        <w:div w:id="130707384">
          <w:marLeft w:val="480"/>
          <w:marRight w:val="0"/>
          <w:marTop w:val="0"/>
          <w:marBottom w:val="0"/>
          <w:divBdr>
            <w:top w:val="none" w:sz="0" w:space="0" w:color="auto"/>
            <w:left w:val="none" w:sz="0" w:space="0" w:color="auto"/>
            <w:bottom w:val="none" w:sz="0" w:space="0" w:color="auto"/>
            <w:right w:val="none" w:sz="0" w:space="0" w:color="auto"/>
          </w:divBdr>
        </w:div>
        <w:div w:id="211357222">
          <w:marLeft w:val="480"/>
          <w:marRight w:val="0"/>
          <w:marTop w:val="0"/>
          <w:marBottom w:val="0"/>
          <w:divBdr>
            <w:top w:val="none" w:sz="0" w:space="0" w:color="auto"/>
            <w:left w:val="none" w:sz="0" w:space="0" w:color="auto"/>
            <w:bottom w:val="none" w:sz="0" w:space="0" w:color="auto"/>
            <w:right w:val="none" w:sz="0" w:space="0" w:color="auto"/>
          </w:divBdr>
        </w:div>
        <w:div w:id="246423783">
          <w:marLeft w:val="480"/>
          <w:marRight w:val="0"/>
          <w:marTop w:val="0"/>
          <w:marBottom w:val="0"/>
          <w:divBdr>
            <w:top w:val="none" w:sz="0" w:space="0" w:color="auto"/>
            <w:left w:val="none" w:sz="0" w:space="0" w:color="auto"/>
            <w:bottom w:val="none" w:sz="0" w:space="0" w:color="auto"/>
            <w:right w:val="none" w:sz="0" w:space="0" w:color="auto"/>
          </w:divBdr>
        </w:div>
        <w:div w:id="250894621">
          <w:marLeft w:val="480"/>
          <w:marRight w:val="0"/>
          <w:marTop w:val="0"/>
          <w:marBottom w:val="0"/>
          <w:divBdr>
            <w:top w:val="none" w:sz="0" w:space="0" w:color="auto"/>
            <w:left w:val="none" w:sz="0" w:space="0" w:color="auto"/>
            <w:bottom w:val="none" w:sz="0" w:space="0" w:color="auto"/>
            <w:right w:val="none" w:sz="0" w:space="0" w:color="auto"/>
          </w:divBdr>
        </w:div>
        <w:div w:id="382682402">
          <w:marLeft w:val="480"/>
          <w:marRight w:val="0"/>
          <w:marTop w:val="0"/>
          <w:marBottom w:val="0"/>
          <w:divBdr>
            <w:top w:val="none" w:sz="0" w:space="0" w:color="auto"/>
            <w:left w:val="none" w:sz="0" w:space="0" w:color="auto"/>
            <w:bottom w:val="none" w:sz="0" w:space="0" w:color="auto"/>
            <w:right w:val="none" w:sz="0" w:space="0" w:color="auto"/>
          </w:divBdr>
        </w:div>
        <w:div w:id="430128577">
          <w:marLeft w:val="480"/>
          <w:marRight w:val="0"/>
          <w:marTop w:val="0"/>
          <w:marBottom w:val="0"/>
          <w:divBdr>
            <w:top w:val="none" w:sz="0" w:space="0" w:color="auto"/>
            <w:left w:val="none" w:sz="0" w:space="0" w:color="auto"/>
            <w:bottom w:val="none" w:sz="0" w:space="0" w:color="auto"/>
            <w:right w:val="none" w:sz="0" w:space="0" w:color="auto"/>
          </w:divBdr>
        </w:div>
        <w:div w:id="453719378">
          <w:marLeft w:val="480"/>
          <w:marRight w:val="0"/>
          <w:marTop w:val="0"/>
          <w:marBottom w:val="0"/>
          <w:divBdr>
            <w:top w:val="none" w:sz="0" w:space="0" w:color="auto"/>
            <w:left w:val="none" w:sz="0" w:space="0" w:color="auto"/>
            <w:bottom w:val="none" w:sz="0" w:space="0" w:color="auto"/>
            <w:right w:val="none" w:sz="0" w:space="0" w:color="auto"/>
          </w:divBdr>
        </w:div>
        <w:div w:id="503520729">
          <w:marLeft w:val="480"/>
          <w:marRight w:val="0"/>
          <w:marTop w:val="0"/>
          <w:marBottom w:val="0"/>
          <w:divBdr>
            <w:top w:val="none" w:sz="0" w:space="0" w:color="auto"/>
            <w:left w:val="none" w:sz="0" w:space="0" w:color="auto"/>
            <w:bottom w:val="none" w:sz="0" w:space="0" w:color="auto"/>
            <w:right w:val="none" w:sz="0" w:space="0" w:color="auto"/>
          </w:divBdr>
        </w:div>
        <w:div w:id="506480908">
          <w:marLeft w:val="480"/>
          <w:marRight w:val="0"/>
          <w:marTop w:val="0"/>
          <w:marBottom w:val="0"/>
          <w:divBdr>
            <w:top w:val="none" w:sz="0" w:space="0" w:color="auto"/>
            <w:left w:val="none" w:sz="0" w:space="0" w:color="auto"/>
            <w:bottom w:val="none" w:sz="0" w:space="0" w:color="auto"/>
            <w:right w:val="none" w:sz="0" w:space="0" w:color="auto"/>
          </w:divBdr>
        </w:div>
        <w:div w:id="509491054">
          <w:marLeft w:val="480"/>
          <w:marRight w:val="0"/>
          <w:marTop w:val="0"/>
          <w:marBottom w:val="0"/>
          <w:divBdr>
            <w:top w:val="none" w:sz="0" w:space="0" w:color="auto"/>
            <w:left w:val="none" w:sz="0" w:space="0" w:color="auto"/>
            <w:bottom w:val="none" w:sz="0" w:space="0" w:color="auto"/>
            <w:right w:val="none" w:sz="0" w:space="0" w:color="auto"/>
          </w:divBdr>
        </w:div>
        <w:div w:id="526716440">
          <w:marLeft w:val="480"/>
          <w:marRight w:val="0"/>
          <w:marTop w:val="0"/>
          <w:marBottom w:val="0"/>
          <w:divBdr>
            <w:top w:val="none" w:sz="0" w:space="0" w:color="auto"/>
            <w:left w:val="none" w:sz="0" w:space="0" w:color="auto"/>
            <w:bottom w:val="none" w:sz="0" w:space="0" w:color="auto"/>
            <w:right w:val="none" w:sz="0" w:space="0" w:color="auto"/>
          </w:divBdr>
        </w:div>
        <w:div w:id="674304077">
          <w:marLeft w:val="480"/>
          <w:marRight w:val="0"/>
          <w:marTop w:val="0"/>
          <w:marBottom w:val="0"/>
          <w:divBdr>
            <w:top w:val="none" w:sz="0" w:space="0" w:color="auto"/>
            <w:left w:val="none" w:sz="0" w:space="0" w:color="auto"/>
            <w:bottom w:val="none" w:sz="0" w:space="0" w:color="auto"/>
            <w:right w:val="none" w:sz="0" w:space="0" w:color="auto"/>
          </w:divBdr>
        </w:div>
        <w:div w:id="689910972">
          <w:marLeft w:val="480"/>
          <w:marRight w:val="0"/>
          <w:marTop w:val="0"/>
          <w:marBottom w:val="0"/>
          <w:divBdr>
            <w:top w:val="none" w:sz="0" w:space="0" w:color="auto"/>
            <w:left w:val="none" w:sz="0" w:space="0" w:color="auto"/>
            <w:bottom w:val="none" w:sz="0" w:space="0" w:color="auto"/>
            <w:right w:val="none" w:sz="0" w:space="0" w:color="auto"/>
          </w:divBdr>
        </w:div>
        <w:div w:id="730471313">
          <w:marLeft w:val="480"/>
          <w:marRight w:val="0"/>
          <w:marTop w:val="0"/>
          <w:marBottom w:val="0"/>
          <w:divBdr>
            <w:top w:val="none" w:sz="0" w:space="0" w:color="auto"/>
            <w:left w:val="none" w:sz="0" w:space="0" w:color="auto"/>
            <w:bottom w:val="none" w:sz="0" w:space="0" w:color="auto"/>
            <w:right w:val="none" w:sz="0" w:space="0" w:color="auto"/>
          </w:divBdr>
        </w:div>
        <w:div w:id="758452054">
          <w:marLeft w:val="480"/>
          <w:marRight w:val="0"/>
          <w:marTop w:val="0"/>
          <w:marBottom w:val="0"/>
          <w:divBdr>
            <w:top w:val="none" w:sz="0" w:space="0" w:color="auto"/>
            <w:left w:val="none" w:sz="0" w:space="0" w:color="auto"/>
            <w:bottom w:val="none" w:sz="0" w:space="0" w:color="auto"/>
            <w:right w:val="none" w:sz="0" w:space="0" w:color="auto"/>
          </w:divBdr>
        </w:div>
        <w:div w:id="762915699">
          <w:marLeft w:val="480"/>
          <w:marRight w:val="0"/>
          <w:marTop w:val="0"/>
          <w:marBottom w:val="0"/>
          <w:divBdr>
            <w:top w:val="none" w:sz="0" w:space="0" w:color="auto"/>
            <w:left w:val="none" w:sz="0" w:space="0" w:color="auto"/>
            <w:bottom w:val="none" w:sz="0" w:space="0" w:color="auto"/>
            <w:right w:val="none" w:sz="0" w:space="0" w:color="auto"/>
          </w:divBdr>
        </w:div>
        <w:div w:id="824201537">
          <w:marLeft w:val="480"/>
          <w:marRight w:val="0"/>
          <w:marTop w:val="0"/>
          <w:marBottom w:val="0"/>
          <w:divBdr>
            <w:top w:val="none" w:sz="0" w:space="0" w:color="auto"/>
            <w:left w:val="none" w:sz="0" w:space="0" w:color="auto"/>
            <w:bottom w:val="none" w:sz="0" w:space="0" w:color="auto"/>
            <w:right w:val="none" w:sz="0" w:space="0" w:color="auto"/>
          </w:divBdr>
        </w:div>
        <w:div w:id="835538688">
          <w:marLeft w:val="480"/>
          <w:marRight w:val="0"/>
          <w:marTop w:val="0"/>
          <w:marBottom w:val="0"/>
          <w:divBdr>
            <w:top w:val="none" w:sz="0" w:space="0" w:color="auto"/>
            <w:left w:val="none" w:sz="0" w:space="0" w:color="auto"/>
            <w:bottom w:val="none" w:sz="0" w:space="0" w:color="auto"/>
            <w:right w:val="none" w:sz="0" w:space="0" w:color="auto"/>
          </w:divBdr>
        </w:div>
        <w:div w:id="931550948">
          <w:marLeft w:val="480"/>
          <w:marRight w:val="0"/>
          <w:marTop w:val="0"/>
          <w:marBottom w:val="0"/>
          <w:divBdr>
            <w:top w:val="none" w:sz="0" w:space="0" w:color="auto"/>
            <w:left w:val="none" w:sz="0" w:space="0" w:color="auto"/>
            <w:bottom w:val="none" w:sz="0" w:space="0" w:color="auto"/>
            <w:right w:val="none" w:sz="0" w:space="0" w:color="auto"/>
          </w:divBdr>
        </w:div>
        <w:div w:id="981539945">
          <w:marLeft w:val="480"/>
          <w:marRight w:val="0"/>
          <w:marTop w:val="0"/>
          <w:marBottom w:val="0"/>
          <w:divBdr>
            <w:top w:val="none" w:sz="0" w:space="0" w:color="auto"/>
            <w:left w:val="none" w:sz="0" w:space="0" w:color="auto"/>
            <w:bottom w:val="none" w:sz="0" w:space="0" w:color="auto"/>
            <w:right w:val="none" w:sz="0" w:space="0" w:color="auto"/>
          </w:divBdr>
        </w:div>
        <w:div w:id="1003120696">
          <w:marLeft w:val="480"/>
          <w:marRight w:val="0"/>
          <w:marTop w:val="0"/>
          <w:marBottom w:val="0"/>
          <w:divBdr>
            <w:top w:val="none" w:sz="0" w:space="0" w:color="auto"/>
            <w:left w:val="none" w:sz="0" w:space="0" w:color="auto"/>
            <w:bottom w:val="none" w:sz="0" w:space="0" w:color="auto"/>
            <w:right w:val="none" w:sz="0" w:space="0" w:color="auto"/>
          </w:divBdr>
        </w:div>
        <w:div w:id="1009912769">
          <w:marLeft w:val="480"/>
          <w:marRight w:val="0"/>
          <w:marTop w:val="0"/>
          <w:marBottom w:val="0"/>
          <w:divBdr>
            <w:top w:val="none" w:sz="0" w:space="0" w:color="auto"/>
            <w:left w:val="none" w:sz="0" w:space="0" w:color="auto"/>
            <w:bottom w:val="none" w:sz="0" w:space="0" w:color="auto"/>
            <w:right w:val="none" w:sz="0" w:space="0" w:color="auto"/>
          </w:divBdr>
        </w:div>
        <w:div w:id="1035539101">
          <w:marLeft w:val="480"/>
          <w:marRight w:val="0"/>
          <w:marTop w:val="0"/>
          <w:marBottom w:val="0"/>
          <w:divBdr>
            <w:top w:val="none" w:sz="0" w:space="0" w:color="auto"/>
            <w:left w:val="none" w:sz="0" w:space="0" w:color="auto"/>
            <w:bottom w:val="none" w:sz="0" w:space="0" w:color="auto"/>
            <w:right w:val="none" w:sz="0" w:space="0" w:color="auto"/>
          </w:divBdr>
        </w:div>
        <w:div w:id="1050108291">
          <w:marLeft w:val="480"/>
          <w:marRight w:val="0"/>
          <w:marTop w:val="0"/>
          <w:marBottom w:val="0"/>
          <w:divBdr>
            <w:top w:val="none" w:sz="0" w:space="0" w:color="auto"/>
            <w:left w:val="none" w:sz="0" w:space="0" w:color="auto"/>
            <w:bottom w:val="none" w:sz="0" w:space="0" w:color="auto"/>
            <w:right w:val="none" w:sz="0" w:space="0" w:color="auto"/>
          </w:divBdr>
        </w:div>
        <w:div w:id="1063019752">
          <w:marLeft w:val="480"/>
          <w:marRight w:val="0"/>
          <w:marTop w:val="0"/>
          <w:marBottom w:val="0"/>
          <w:divBdr>
            <w:top w:val="none" w:sz="0" w:space="0" w:color="auto"/>
            <w:left w:val="none" w:sz="0" w:space="0" w:color="auto"/>
            <w:bottom w:val="none" w:sz="0" w:space="0" w:color="auto"/>
            <w:right w:val="none" w:sz="0" w:space="0" w:color="auto"/>
          </w:divBdr>
        </w:div>
        <w:div w:id="1090352196">
          <w:marLeft w:val="480"/>
          <w:marRight w:val="0"/>
          <w:marTop w:val="0"/>
          <w:marBottom w:val="0"/>
          <w:divBdr>
            <w:top w:val="none" w:sz="0" w:space="0" w:color="auto"/>
            <w:left w:val="none" w:sz="0" w:space="0" w:color="auto"/>
            <w:bottom w:val="none" w:sz="0" w:space="0" w:color="auto"/>
            <w:right w:val="none" w:sz="0" w:space="0" w:color="auto"/>
          </w:divBdr>
        </w:div>
        <w:div w:id="1138958624">
          <w:marLeft w:val="480"/>
          <w:marRight w:val="0"/>
          <w:marTop w:val="0"/>
          <w:marBottom w:val="0"/>
          <w:divBdr>
            <w:top w:val="none" w:sz="0" w:space="0" w:color="auto"/>
            <w:left w:val="none" w:sz="0" w:space="0" w:color="auto"/>
            <w:bottom w:val="none" w:sz="0" w:space="0" w:color="auto"/>
            <w:right w:val="none" w:sz="0" w:space="0" w:color="auto"/>
          </w:divBdr>
        </w:div>
        <w:div w:id="1156339657">
          <w:marLeft w:val="480"/>
          <w:marRight w:val="0"/>
          <w:marTop w:val="0"/>
          <w:marBottom w:val="0"/>
          <w:divBdr>
            <w:top w:val="none" w:sz="0" w:space="0" w:color="auto"/>
            <w:left w:val="none" w:sz="0" w:space="0" w:color="auto"/>
            <w:bottom w:val="none" w:sz="0" w:space="0" w:color="auto"/>
            <w:right w:val="none" w:sz="0" w:space="0" w:color="auto"/>
          </w:divBdr>
        </w:div>
        <w:div w:id="1222593671">
          <w:marLeft w:val="480"/>
          <w:marRight w:val="0"/>
          <w:marTop w:val="0"/>
          <w:marBottom w:val="0"/>
          <w:divBdr>
            <w:top w:val="none" w:sz="0" w:space="0" w:color="auto"/>
            <w:left w:val="none" w:sz="0" w:space="0" w:color="auto"/>
            <w:bottom w:val="none" w:sz="0" w:space="0" w:color="auto"/>
            <w:right w:val="none" w:sz="0" w:space="0" w:color="auto"/>
          </w:divBdr>
        </w:div>
        <w:div w:id="1228224495">
          <w:marLeft w:val="480"/>
          <w:marRight w:val="0"/>
          <w:marTop w:val="0"/>
          <w:marBottom w:val="0"/>
          <w:divBdr>
            <w:top w:val="none" w:sz="0" w:space="0" w:color="auto"/>
            <w:left w:val="none" w:sz="0" w:space="0" w:color="auto"/>
            <w:bottom w:val="none" w:sz="0" w:space="0" w:color="auto"/>
            <w:right w:val="none" w:sz="0" w:space="0" w:color="auto"/>
          </w:divBdr>
        </w:div>
        <w:div w:id="1242836088">
          <w:marLeft w:val="480"/>
          <w:marRight w:val="0"/>
          <w:marTop w:val="0"/>
          <w:marBottom w:val="0"/>
          <w:divBdr>
            <w:top w:val="none" w:sz="0" w:space="0" w:color="auto"/>
            <w:left w:val="none" w:sz="0" w:space="0" w:color="auto"/>
            <w:bottom w:val="none" w:sz="0" w:space="0" w:color="auto"/>
            <w:right w:val="none" w:sz="0" w:space="0" w:color="auto"/>
          </w:divBdr>
        </w:div>
        <w:div w:id="1290739670">
          <w:marLeft w:val="480"/>
          <w:marRight w:val="0"/>
          <w:marTop w:val="0"/>
          <w:marBottom w:val="0"/>
          <w:divBdr>
            <w:top w:val="none" w:sz="0" w:space="0" w:color="auto"/>
            <w:left w:val="none" w:sz="0" w:space="0" w:color="auto"/>
            <w:bottom w:val="none" w:sz="0" w:space="0" w:color="auto"/>
            <w:right w:val="none" w:sz="0" w:space="0" w:color="auto"/>
          </w:divBdr>
        </w:div>
        <w:div w:id="1297834141">
          <w:marLeft w:val="480"/>
          <w:marRight w:val="0"/>
          <w:marTop w:val="0"/>
          <w:marBottom w:val="0"/>
          <w:divBdr>
            <w:top w:val="none" w:sz="0" w:space="0" w:color="auto"/>
            <w:left w:val="none" w:sz="0" w:space="0" w:color="auto"/>
            <w:bottom w:val="none" w:sz="0" w:space="0" w:color="auto"/>
            <w:right w:val="none" w:sz="0" w:space="0" w:color="auto"/>
          </w:divBdr>
        </w:div>
        <w:div w:id="1308901761">
          <w:marLeft w:val="480"/>
          <w:marRight w:val="0"/>
          <w:marTop w:val="0"/>
          <w:marBottom w:val="0"/>
          <w:divBdr>
            <w:top w:val="none" w:sz="0" w:space="0" w:color="auto"/>
            <w:left w:val="none" w:sz="0" w:space="0" w:color="auto"/>
            <w:bottom w:val="none" w:sz="0" w:space="0" w:color="auto"/>
            <w:right w:val="none" w:sz="0" w:space="0" w:color="auto"/>
          </w:divBdr>
        </w:div>
        <w:div w:id="1355227822">
          <w:marLeft w:val="480"/>
          <w:marRight w:val="0"/>
          <w:marTop w:val="0"/>
          <w:marBottom w:val="0"/>
          <w:divBdr>
            <w:top w:val="none" w:sz="0" w:space="0" w:color="auto"/>
            <w:left w:val="none" w:sz="0" w:space="0" w:color="auto"/>
            <w:bottom w:val="none" w:sz="0" w:space="0" w:color="auto"/>
            <w:right w:val="none" w:sz="0" w:space="0" w:color="auto"/>
          </w:divBdr>
        </w:div>
        <w:div w:id="1362852021">
          <w:marLeft w:val="480"/>
          <w:marRight w:val="0"/>
          <w:marTop w:val="0"/>
          <w:marBottom w:val="0"/>
          <w:divBdr>
            <w:top w:val="none" w:sz="0" w:space="0" w:color="auto"/>
            <w:left w:val="none" w:sz="0" w:space="0" w:color="auto"/>
            <w:bottom w:val="none" w:sz="0" w:space="0" w:color="auto"/>
            <w:right w:val="none" w:sz="0" w:space="0" w:color="auto"/>
          </w:divBdr>
        </w:div>
        <w:div w:id="1404647970">
          <w:marLeft w:val="480"/>
          <w:marRight w:val="0"/>
          <w:marTop w:val="0"/>
          <w:marBottom w:val="0"/>
          <w:divBdr>
            <w:top w:val="none" w:sz="0" w:space="0" w:color="auto"/>
            <w:left w:val="none" w:sz="0" w:space="0" w:color="auto"/>
            <w:bottom w:val="none" w:sz="0" w:space="0" w:color="auto"/>
            <w:right w:val="none" w:sz="0" w:space="0" w:color="auto"/>
          </w:divBdr>
        </w:div>
        <w:div w:id="1484464855">
          <w:marLeft w:val="480"/>
          <w:marRight w:val="0"/>
          <w:marTop w:val="0"/>
          <w:marBottom w:val="0"/>
          <w:divBdr>
            <w:top w:val="none" w:sz="0" w:space="0" w:color="auto"/>
            <w:left w:val="none" w:sz="0" w:space="0" w:color="auto"/>
            <w:bottom w:val="none" w:sz="0" w:space="0" w:color="auto"/>
            <w:right w:val="none" w:sz="0" w:space="0" w:color="auto"/>
          </w:divBdr>
        </w:div>
        <w:div w:id="1486823993">
          <w:marLeft w:val="480"/>
          <w:marRight w:val="0"/>
          <w:marTop w:val="0"/>
          <w:marBottom w:val="0"/>
          <w:divBdr>
            <w:top w:val="none" w:sz="0" w:space="0" w:color="auto"/>
            <w:left w:val="none" w:sz="0" w:space="0" w:color="auto"/>
            <w:bottom w:val="none" w:sz="0" w:space="0" w:color="auto"/>
            <w:right w:val="none" w:sz="0" w:space="0" w:color="auto"/>
          </w:divBdr>
        </w:div>
        <w:div w:id="1551650547">
          <w:marLeft w:val="480"/>
          <w:marRight w:val="0"/>
          <w:marTop w:val="0"/>
          <w:marBottom w:val="0"/>
          <w:divBdr>
            <w:top w:val="none" w:sz="0" w:space="0" w:color="auto"/>
            <w:left w:val="none" w:sz="0" w:space="0" w:color="auto"/>
            <w:bottom w:val="none" w:sz="0" w:space="0" w:color="auto"/>
            <w:right w:val="none" w:sz="0" w:space="0" w:color="auto"/>
          </w:divBdr>
        </w:div>
        <w:div w:id="1574658047">
          <w:marLeft w:val="480"/>
          <w:marRight w:val="0"/>
          <w:marTop w:val="0"/>
          <w:marBottom w:val="0"/>
          <w:divBdr>
            <w:top w:val="none" w:sz="0" w:space="0" w:color="auto"/>
            <w:left w:val="none" w:sz="0" w:space="0" w:color="auto"/>
            <w:bottom w:val="none" w:sz="0" w:space="0" w:color="auto"/>
            <w:right w:val="none" w:sz="0" w:space="0" w:color="auto"/>
          </w:divBdr>
        </w:div>
        <w:div w:id="1583758366">
          <w:marLeft w:val="480"/>
          <w:marRight w:val="0"/>
          <w:marTop w:val="0"/>
          <w:marBottom w:val="0"/>
          <w:divBdr>
            <w:top w:val="none" w:sz="0" w:space="0" w:color="auto"/>
            <w:left w:val="none" w:sz="0" w:space="0" w:color="auto"/>
            <w:bottom w:val="none" w:sz="0" w:space="0" w:color="auto"/>
            <w:right w:val="none" w:sz="0" w:space="0" w:color="auto"/>
          </w:divBdr>
        </w:div>
        <w:div w:id="1585844960">
          <w:marLeft w:val="480"/>
          <w:marRight w:val="0"/>
          <w:marTop w:val="0"/>
          <w:marBottom w:val="0"/>
          <w:divBdr>
            <w:top w:val="none" w:sz="0" w:space="0" w:color="auto"/>
            <w:left w:val="none" w:sz="0" w:space="0" w:color="auto"/>
            <w:bottom w:val="none" w:sz="0" w:space="0" w:color="auto"/>
            <w:right w:val="none" w:sz="0" w:space="0" w:color="auto"/>
          </w:divBdr>
        </w:div>
        <w:div w:id="1620257300">
          <w:marLeft w:val="480"/>
          <w:marRight w:val="0"/>
          <w:marTop w:val="0"/>
          <w:marBottom w:val="0"/>
          <w:divBdr>
            <w:top w:val="none" w:sz="0" w:space="0" w:color="auto"/>
            <w:left w:val="none" w:sz="0" w:space="0" w:color="auto"/>
            <w:bottom w:val="none" w:sz="0" w:space="0" w:color="auto"/>
            <w:right w:val="none" w:sz="0" w:space="0" w:color="auto"/>
          </w:divBdr>
        </w:div>
        <w:div w:id="1791513982">
          <w:marLeft w:val="480"/>
          <w:marRight w:val="0"/>
          <w:marTop w:val="0"/>
          <w:marBottom w:val="0"/>
          <w:divBdr>
            <w:top w:val="none" w:sz="0" w:space="0" w:color="auto"/>
            <w:left w:val="none" w:sz="0" w:space="0" w:color="auto"/>
            <w:bottom w:val="none" w:sz="0" w:space="0" w:color="auto"/>
            <w:right w:val="none" w:sz="0" w:space="0" w:color="auto"/>
          </w:divBdr>
        </w:div>
        <w:div w:id="1792629424">
          <w:marLeft w:val="480"/>
          <w:marRight w:val="0"/>
          <w:marTop w:val="0"/>
          <w:marBottom w:val="0"/>
          <w:divBdr>
            <w:top w:val="none" w:sz="0" w:space="0" w:color="auto"/>
            <w:left w:val="none" w:sz="0" w:space="0" w:color="auto"/>
            <w:bottom w:val="none" w:sz="0" w:space="0" w:color="auto"/>
            <w:right w:val="none" w:sz="0" w:space="0" w:color="auto"/>
          </w:divBdr>
        </w:div>
        <w:div w:id="1831169083">
          <w:marLeft w:val="480"/>
          <w:marRight w:val="0"/>
          <w:marTop w:val="0"/>
          <w:marBottom w:val="0"/>
          <w:divBdr>
            <w:top w:val="none" w:sz="0" w:space="0" w:color="auto"/>
            <w:left w:val="none" w:sz="0" w:space="0" w:color="auto"/>
            <w:bottom w:val="none" w:sz="0" w:space="0" w:color="auto"/>
            <w:right w:val="none" w:sz="0" w:space="0" w:color="auto"/>
          </w:divBdr>
        </w:div>
        <w:div w:id="1881438149">
          <w:marLeft w:val="480"/>
          <w:marRight w:val="0"/>
          <w:marTop w:val="0"/>
          <w:marBottom w:val="0"/>
          <w:divBdr>
            <w:top w:val="none" w:sz="0" w:space="0" w:color="auto"/>
            <w:left w:val="none" w:sz="0" w:space="0" w:color="auto"/>
            <w:bottom w:val="none" w:sz="0" w:space="0" w:color="auto"/>
            <w:right w:val="none" w:sz="0" w:space="0" w:color="auto"/>
          </w:divBdr>
        </w:div>
        <w:div w:id="1983851964">
          <w:marLeft w:val="480"/>
          <w:marRight w:val="0"/>
          <w:marTop w:val="0"/>
          <w:marBottom w:val="0"/>
          <w:divBdr>
            <w:top w:val="none" w:sz="0" w:space="0" w:color="auto"/>
            <w:left w:val="none" w:sz="0" w:space="0" w:color="auto"/>
            <w:bottom w:val="none" w:sz="0" w:space="0" w:color="auto"/>
            <w:right w:val="none" w:sz="0" w:space="0" w:color="auto"/>
          </w:divBdr>
        </w:div>
        <w:div w:id="2040353764">
          <w:marLeft w:val="480"/>
          <w:marRight w:val="0"/>
          <w:marTop w:val="0"/>
          <w:marBottom w:val="0"/>
          <w:divBdr>
            <w:top w:val="none" w:sz="0" w:space="0" w:color="auto"/>
            <w:left w:val="none" w:sz="0" w:space="0" w:color="auto"/>
            <w:bottom w:val="none" w:sz="0" w:space="0" w:color="auto"/>
            <w:right w:val="none" w:sz="0" w:space="0" w:color="auto"/>
          </w:divBdr>
        </w:div>
        <w:div w:id="2054960434">
          <w:marLeft w:val="480"/>
          <w:marRight w:val="0"/>
          <w:marTop w:val="0"/>
          <w:marBottom w:val="0"/>
          <w:divBdr>
            <w:top w:val="none" w:sz="0" w:space="0" w:color="auto"/>
            <w:left w:val="none" w:sz="0" w:space="0" w:color="auto"/>
            <w:bottom w:val="none" w:sz="0" w:space="0" w:color="auto"/>
            <w:right w:val="none" w:sz="0" w:space="0" w:color="auto"/>
          </w:divBdr>
        </w:div>
        <w:div w:id="2125997206">
          <w:marLeft w:val="480"/>
          <w:marRight w:val="0"/>
          <w:marTop w:val="0"/>
          <w:marBottom w:val="0"/>
          <w:divBdr>
            <w:top w:val="none" w:sz="0" w:space="0" w:color="auto"/>
            <w:left w:val="none" w:sz="0" w:space="0" w:color="auto"/>
            <w:bottom w:val="none" w:sz="0" w:space="0" w:color="auto"/>
            <w:right w:val="none" w:sz="0" w:space="0" w:color="auto"/>
          </w:divBdr>
        </w:div>
        <w:div w:id="2142992022">
          <w:marLeft w:val="480"/>
          <w:marRight w:val="0"/>
          <w:marTop w:val="0"/>
          <w:marBottom w:val="0"/>
          <w:divBdr>
            <w:top w:val="none" w:sz="0" w:space="0" w:color="auto"/>
            <w:left w:val="none" w:sz="0" w:space="0" w:color="auto"/>
            <w:bottom w:val="none" w:sz="0" w:space="0" w:color="auto"/>
            <w:right w:val="none" w:sz="0" w:space="0" w:color="auto"/>
          </w:divBdr>
        </w:div>
      </w:divsChild>
    </w:div>
    <w:div w:id="2117675031">
      <w:marLeft w:val="640"/>
      <w:marRight w:val="0"/>
      <w:marTop w:val="0"/>
      <w:marBottom w:val="0"/>
      <w:divBdr>
        <w:top w:val="none" w:sz="0" w:space="0" w:color="auto"/>
        <w:left w:val="none" w:sz="0" w:space="0" w:color="auto"/>
        <w:bottom w:val="none" w:sz="0" w:space="0" w:color="auto"/>
        <w:right w:val="none" w:sz="0" w:space="0" w:color="auto"/>
      </w:divBdr>
    </w:div>
    <w:div w:id="2118213249">
      <w:marLeft w:val="640"/>
      <w:marRight w:val="0"/>
      <w:marTop w:val="0"/>
      <w:marBottom w:val="0"/>
      <w:divBdr>
        <w:top w:val="none" w:sz="0" w:space="0" w:color="auto"/>
        <w:left w:val="none" w:sz="0" w:space="0" w:color="auto"/>
        <w:bottom w:val="none" w:sz="0" w:space="0" w:color="auto"/>
        <w:right w:val="none" w:sz="0" w:space="0" w:color="auto"/>
      </w:divBdr>
    </w:div>
    <w:div w:id="2118254696">
      <w:marLeft w:val="640"/>
      <w:marRight w:val="0"/>
      <w:marTop w:val="0"/>
      <w:marBottom w:val="0"/>
      <w:divBdr>
        <w:top w:val="none" w:sz="0" w:space="0" w:color="auto"/>
        <w:left w:val="none" w:sz="0" w:space="0" w:color="auto"/>
        <w:bottom w:val="none" w:sz="0" w:space="0" w:color="auto"/>
        <w:right w:val="none" w:sz="0" w:space="0" w:color="auto"/>
      </w:divBdr>
    </w:div>
    <w:div w:id="2118258392">
      <w:marLeft w:val="640"/>
      <w:marRight w:val="0"/>
      <w:marTop w:val="0"/>
      <w:marBottom w:val="0"/>
      <w:divBdr>
        <w:top w:val="none" w:sz="0" w:space="0" w:color="auto"/>
        <w:left w:val="none" w:sz="0" w:space="0" w:color="auto"/>
        <w:bottom w:val="none" w:sz="0" w:space="0" w:color="auto"/>
        <w:right w:val="none" w:sz="0" w:space="0" w:color="auto"/>
      </w:divBdr>
    </w:div>
    <w:div w:id="2118406156">
      <w:marLeft w:val="640"/>
      <w:marRight w:val="0"/>
      <w:marTop w:val="0"/>
      <w:marBottom w:val="0"/>
      <w:divBdr>
        <w:top w:val="none" w:sz="0" w:space="0" w:color="auto"/>
        <w:left w:val="none" w:sz="0" w:space="0" w:color="auto"/>
        <w:bottom w:val="none" w:sz="0" w:space="0" w:color="auto"/>
        <w:right w:val="none" w:sz="0" w:space="0" w:color="auto"/>
      </w:divBdr>
    </w:div>
    <w:div w:id="2118518509">
      <w:bodyDiv w:val="1"/>
      <w:marLeft w:val="0"/>
      <w:marRight w:val="0"/>
      <w:marTop w:val="0"/>
      <w:marBottom w:val="0"/>
      <w:divBdr>
        <w:top w:val="none" w:sz="0" w:space="0" w:color="auto"/>
        <w:left w:val="none" w:sz="0" w:space="0" w:color="auto"/>
        <w:bottom w:val="none" w:sz="0" w:space="0" w:color="auto"/>
        <w:right w:val="none" w:sz="0" w:space="0" w:color="auto"/>
      </w:divBdr>
    </w:div>
    <w:div w:id="2118593201">
      <w:marLeft w:val="640"/>
      <w:marRight w:val="0"/>
      <w:marTop w:val="0"/>
      <w:marBottom w:val="0"/>
      <w:divBdr>
        <w:top w:val="none" w:sz="0" w:space="0" w:color="auto"/>
        <w:left w:val="none" w:sz="0" w:space="0" w:color="auto"/>
        <w:bottom w:val="none" w:sz="0" w:space="0" w:color="auto"/>
        <w:right w:val="none" w:sz="0" w:space="0" w:color="auto"/>
      </w:divBdr>
    </w:div>
    <w:div w:id="2118744954">
      <w:marLeft w:val="640"/>
      <w:marRight w:val="0"/>
      <w:marTop w:val="0"/>
      <w:marBottom w:val="0"/>
      <w:divBdr>
        <w:top w:val="none" w:sz="0" w:space="0" w:color="auto"/>
        <w:left w:val="none" w:sz="0" w:space="0" w:color="auto"/>
        <w:bottom w:val="none" w:sz="0" w:space="0" w:color="auto"/>
        <w:right w:val="none" w:sz="0" w:space="0" w:color="auto"/>
      </w:divBdr>
    </w:div>
    <w:div w:id="2118940037">
      <w:marLeft w:val="640"/>
      <w:marRight w:val="0"/>
      <w:marTop w:val="0"/>
      <w:marBottom w:val="0"/>
      <w:divBdr>
        <w:top w:val="none" w:sz="0" w:space="0" w:color="auto"/>
        <w:left w:val="none" w:sz="0" w:space="0" w:color="auto"/>
        <w:bottom w:val="none" w:sz="0" w:space="0" w:color="auto"/>
        <w:right w:val="none" w:sz="0" w:space="0" w:color="auto"/>
      </w:divBdr>
    </w:div>
    <w:div w:id="2120492114">
      <w:marLeft w:val="640"/>
      <w:marRight w:val="0"/>
      <w:marTop w:val="0"/>
      <w:marBottom w:val="0"/>
      <w:divBdr>
        <w:top w:val="none" w:sz="0" w:space="0" w:color="auto"/>
        <w:left w:val="none" w:sz="0" w:space="0" w:color="auto"/>
        <w:bottom w:val="none" w:sz="0" w:space="0" w:color="auto"/>
        <w:right w:val="none" w:sz="0" w:space="0" w:color="auto"/>
      </w:divBdr>
    </w:div>
    <w:div w:id="2120836305">
      <w:marLeft w:val="640"/>
      <w:marRight w:val="0"/>
      <w:marTop w:val="0"/>
      <w:marBottom w:val="0"/>
      <w:divBdr>
        <w:top w:val="none" w:sz="0" w:space="0" w:color="auto"/>
        <w:left w:val="none" w:sz="0" w:space="0" w:color="auto"/>
        <w:bottom w:val="none" w:sz="0" w:space="0" w:color="auto"/>
        <w:right w:val="none" w:sz="0" w:space="0" w:color="auto"/>
      </w:divBdr>
    </w:div>
    <w:div w:id="2121029584">
      <w:marLeft w:val="640"/>
      <w:marRight w:val="0"/>
      <w:marTop w:val="0"/>
      <w:marBottom w:val="0"/>
      <w:divBdr>
        <w:top w:val="none" w:sz="0" w:space="0" w:color="auto"/>
        <w:left w:val="none" w:sz="0" w:space="0" w:color="auto"/>
        <w:bottom w:val="none" w:sz="0" w:space="0" w:color="auto"/>
        <w:right w:val="none" w:sz="0" w:space="0" w:color="auto"/>
      </w:divBdr>
    </w:div>
    <w:div w:id="2121486594">
      <w:marLeft w:val="640"/>
      <w:marRight w:val="0"/>
      <w:marTop w:val="0"/>
      <w:marBottom w:val="0"/>
      <w:divBdr>
        <w:top w:val="none" w:sz="0" w:space="0" w:color="auto"/>
        <w:left w:val="none" w:sz="0" w:space="0" w:color="auto"/>
        <w:bottom w:val="none" w:sz="0" w:space="0" w:color="auto"/>
        <w:right w:val="none" w:sz="0" w:space="0" w:color="auto"/>
      </w:divBdr>
    </w:div>
    <w:div w:id="2121561918">
      <w:bodyDiv w:val="1"/>
      <w:marLeft w:val="0"/>
      <w:marRight w:val="0"/>
      <w:marTop w:val="0"/>
      <w:marBottom w:val="0"/>
      <w:divBdr>
        <w:top w:val="none" w:sz="0" w:space="0" w:color="auto"/>
        <w:left w:val="none" w:sz="0" w:space="0" w:color="auto"/>
        <w:bottom w:val="none" w:sz="0" w:space="0" w:color="auto"/>
        <w:right w:val="none" w:sz="0" w:space="0" w:color="auto"/>
      </w:divBdr>
    </w:div>
    <w:div w:id="2121870614">
      <w:marLeft w:val="640"/>
      <w:marRight w:val="0"/>
      <w:marTop w:val="0"/>
      <w:marBottom w:val="0"/>
      <w:divBdr>
        <w:top w:val="none" w:sz="0" w:space="0" w:color="auto"/>
        <w:left w:val="none" w:sz="0" w:space="0" w:color="auto"/>
        <w:bottom w:val="none" w:sz="0" w:space="0" w:color="auto"/>
        <w:right w:val="none" w:sz="0" w:space="0" w:color="auto"/>
      </w:divBdr>
    </w:div>
    <w:div w:id="2121952049">
      <w:marLeft w:val="640"/>
      <w:marRight w:val="0"/>
      <w:marTop w:val="0"/>
      <w:marBottom w:val="0"/>
      <w:divBdr>
        <w:top w:val="none" w:sz="0" w:space="0" w:color="auto"/>
        <w:left w:val="none" w:sz="0" w:space="0" w:color="auto"/>
        <w:bottom w:val="none" w:sz="0" w:space="0" w:color="auto"/>
        <w:right w:val="none" w:sz="0" w:space="0" w:color="auto"/>
      </w:divBdr>
    </w:div>
    <w:div w:id="2121990171">
      <w:marLeft w:val="640"/>
      <w:marRight w:val="0"/>
      <w:marTop w:val="0"/>
      <w:marBottom w:val="0"/>
      <w:divBdr>
        <w:top w:val="none" w:sz="0" w:space="0" w:color="auto"/>
        <w:left w:val="none" w:sz="0" w:space="0" w:color="auto"/>
        <w:bottom w:val="none" w:sz="0" w:space="0" w:color="auto"/>
        <w:right w:val="none" w:sz="0" w:space="0" w:color="auto"/>
      </w:divBdr>
    </w:div>
    <w:div w:id="2122259791">
      <w:marLeft w:val="640"/>
      <w:marRight w:val="0"/>
      <w:marTop w:val="0"/>
      <w:marBottom w:val="0"/>
      <w:divBdr>
        <w:top w:val="none" w:sz="0" w:space="0" w:color="auto"/>
        <w:left w:val="none" w:sz="0" w:space="0" w:color="auto"/>
        <w:bottom w:val="none" w:sz="0" w:space="0" w:color="auto"/>
        <w:right w:val="none" w:sz="0" w:space="0" w:color="auto"/>
      </w:divBdr>
    </w:div>
    <w:div w:id="2122407731">
      <w:marLeft w:val="640"/>
      <w:marRight w:val="0"/>
      <w:marTop w:val="0"/>
      <w:marBottom w:val="0"/>
      <w:divBdr>
        <w:top w:val="none" w:sz="0" w:space="0" w:color="auto"/>
        <w:left w:val="none" w:sz="0" w:space="0" w:color="auto"/>
        <w:bottom w:val="none" w:sz="0" w:space="0" w:color="auto"/>
        <w:right w:val="none" w:sz="0" w:space="0" w:color="auto"/>
      </w:divBdr>
    </w:div>
    <w:div w:id="2122845172">
      <w:marLeft w:val="640"/>
      <w:marRight w:val="0"/>
      <w:marTop w:val="0"/>
      <w:marBottom w:val="0"/>
      <w:divBdr>
        <w:top w:val="none" w:sz="0" w:space="0" w:color="auto"/>
        <w:left w:val="none" w:sz="0" w:space="0" w:color="auto"/>
        <w:bottom w:val="none" w:sz="0" w:space="0" w:color="auto"/>
        <w:right w:val="none" w:sz="0" w:space="0" w:color="auto"/>
      </w:divBdr>
    </w:div>
    <w:div w:id="2123181446">
      <w:marLeft w:val="480"/>
      <w:marRight w:val="0"/>
      <w:marTop w:val="0"/>
      <w:marBottom w:val="0"/>
      <w:divBdr>
        <w:top w:val="none" w:sz="0" w:space="0" w:color="auto"/>
        <w:left w:val="none" w:sz="0" w:space="0" w:color="auto"/>
        <w:bottom w:val="none" w:sz="0" w:space="0" w:color="auto"/>
        <w:right w:val="none" w:sz="0" w:space="0" w:color="auto"/>
      </w:divBdr>
    </w:div>
    <w:div w:id="2123842848">
      <w:marLeft w:val="640"/>
      <w:marRight w:val="0"/>
      <w:marTop w:val="0"/>
      <w:marBottom w:val="0"/>
      <w:divBdr>
        <w:top w:val="none" w:sz="0" w:space="0" w:color="auto"/>
        <w:left w:val="none" w:sz="0" w:space="0" w:color="auto"/>
        <w:bottom w:val="none" w:sz="0" w:space="0" w:color="auto"/>
        <w:right w:val="none" w:sz="0" w:space="0" w:color="auto"/>
      </w:divBdr>
    </w:div>
    <w:div w:id="2124297551">
      <w:marLeft w:val="640"/>
      <w:marRight w:val="0"/>
      <w:marTop w:val="0"/>
      <w:marBottom w:val="0"/>
      <w:divBdr>
        <w:top w:val="none" w:sz="0" w:space="0" w:color="auto"/>
        <w:left w:val="none" w:sz="0" w:space="0" w:color="auto"/>
        <w:bottom w:val="none" w:sz="0" w:space="0" w:color="auto"/>
        <w:right w:val="none" w:sz="0" w:space="0" w:color="auto"/>
      </w:divBdr>
    </w:div>
    <w:div w:id="2124298143">
      <w:bodyDiv w:val="1"/>
      <w:marLeft w:val="0"/>
      <w:marRight w:val="0"/>
      <w:marTop w:val="0"/>
      <w:marBottom w:val="0"/>
      <w:divBdr>
        <w:top w:val="none" w:sz="0" w:space="0" w:color="auto"/>
        <w:left w:val="none" w:sz="0" w:space="0" w:color="auto"/>
        <w:bottom w:val="none" w:sz="0" w:space="0" w:color="auto"/>
        <w:right w:val="none" w:sz="0" w:space="0" w:color="auto"/>
      </w:divBdr>
      <w:divsChild>
        <w:div w:id="30808482">
          <w:marLeft w:val="480"/>
          <w:marRight w:val="0"/>
          <w:marTop w:val="0"/>
          <w:marBottom w:val="0"/>
          <w:divBdr>
            <w:top w:val="none" w:sz="0" w:space="0" w:color="auto"/>
            <w:left w:val="none" w:sz="0" w:space="0" w:color="auto"/>
            <w:bottom w:val="none" w:sz="0" w:space="0" w:color="auto"/>
            <w:right w:val="none" w:sz="0" w:space="0" w:color="auto"/>
          </w:divBdr>
        </w:div>
        <w:div w:id="60636376">
          <w:marLeft w:val="480"/>
          <w:marRight w:val="0"/>
          <w:marTop w:val="0"/>
          <w:marBottom w:val="0"/>
          <w:divBdr>
            <w:top w:val="none" w:sz="0" w:space="0" w:color="auto"/>
            <w:left w:val="none" w:sz="0" w:space="0" w:color="auto"/>
            <w:bottom w:val="none" w:sz="0" w:space="0" w:color="auto"/>
            <w:right w:val="none" w:sz="0" w:space="0" w:color="auto"/>
          </w:divBdr>
        </w:div>
        <w:div w:id="120733875">
          <w:marLeft w:val="480"/>
          <w:marRight w:val="0"/>
          <w:marTop w:val="0"/>
          <w:marBottom w:val="0"/>
          <w:divBdr>
            <w:top w:val="none" w:sz="0" w:space="0" w:color="auto"/>
            <w:left w:val="none" w:sz="0" w:space="0" w:color="auto"/>
            <w:bottom w:val="none" w:sz="0" w:space="0" w:color="auto"/>
            <w:right w:val="none" w:sz="0" w:space="0" w:color="auto"/>
          </w:divBdr>
        </w:div>
        <w:div w:id="241109993">
          <w:marLeft w:val="480"/>
          <w:marRight w:val="0"/>
          <w:marTop w:val="0"/>
          <w:marBottom w:val="0"/>
          <w:divBdr>
            <w:top w:val="none" w:sz="0" w:space="0" w:color="auto"/>
            <w:left w:val="none" w:sz="0" w:space="0" w:color="auto"/>
            <w:bottom w:val="none" w:sz="0" w:space="0" w:color="auto"/>
            <w:right w:val="none" w:sz="0" w:space="0" w:color="auto"/>
          </w:divBdr>
        </w:div>
        <w:div w:id="268704747">
          <w:marLeft w:val="480"/>
          <w:marRight w:val="0"/>
          <w:marTop w:val="0"/>
          <w:marBottom w:val="0"/>
          <w:divBdr>
            <w:top w:val="none" w:sz="0" w:space="0" w:color="auto"/>
            <w:left w:val="none" w:sz="0" w:space="0" w:color="auto"/>
            <w:bottom w:val="none" w:sz="0" w:space="0" w:color="auto"/>
            <w:right w:val="none" w:sz="0" w:space="0" w:color="auto"/>
          </w:divBdr>
        </w:div>
        <w:div w:id="300691276">
          <w:marLeft w:val="480"/>
          <w:marRight w:val="0"/>
          <w:marTop w:val="0"/>
          <w:marBottom w:val="0"/>
          <w:divBdr>
            <w:top w:val="none" w:sz="0" w:space="0" w:color="auto"/>
            <w:left w:val="none" w:sz="0" w:space="0" w:color="auto"/>
            <w:bottom w:val="none" w:sz="0" w:space="0" w:color="auto"/>
            <w:right w:val="none" w:sz="0" w:space="0" w:color="auto"/>
          </w:divBdr>
        </w:div>
        <w:div w:id="317006141">
          <w:marLeft w:val="480"/>
          <w:marRight w:val="0"/>
          <w:marTop w:val="0"/>
          <w:marBottom w:val="0"/>
          <w:divBdr>
            <w:top w:val="none" w:sz="0" w:space="0" w:color="auto"/>
            <w:left w:val="none" w:sz="0" w:space="0" w:color="auto"/>
            <w:bottom w:val="none" w:sz="0" w:space="0" w:color="auto"/>
            <w:right w:val="none" w:sz="0" w:space="0" w:color="auto"/>
          </w:divBdr>
        </w:div>
        <w:div w:id="388498057">
          <w:marLeft w:val="480"/>
          <w:marRight w:val="0"/>
          <w:marTop w:val="0"/>
          <w:marBottom w:val="0"/>
          <w:divBdr>
            <w:top w:val="none" w:sz="0" w:space="0" w:color="auto"/>
            <w:left w:val="none" w:sz="0" w:space="0" w:color="auto"/>
            <w:bottom w:val="none" w:sz="0" w:space="0" w:color="auto"/>
            <w:right w:val="none" w:sz="0" w:space="0" w:color="auto"/>
          </w:divBdr>
        </w:div>
        <w:div w:id="389497191">
          <w:marLeft w:val="480"/>
          <w:marRight w:val="0"/>
          <w:marTop w:val="0"/>
          <w:marBottom w:val="0"/>
          <w:divBdr>
            <w:top w:val="none" w:sz="0" w:space="0" w:color="auto"/>
            <w:left w:val="none" w:sz="0" w:space="0" w:color="auto"/>
            <w:bottom w:val="none" w:sz="0" w:space="0" w:color="auto"/>
            <w:right w:val="none" w:sz="0" w:space="0" w:color="auto"/>
          </w:divBdr>
        </w:div>
        <w:div w:id="405423391">
          <w:marLeft w:val="480"/>
          <w:marRight w:val="0"/>
          <w:marTop w:val="0"/>
          <w:marBottom w:val="0"/>
          <w:divBdr>
            <w:top w:val="none" w:sz="0" w:space="0" w:color="auto"/>
            <w:left w:val="none" w:sz="0" w:space="0" w:color="auto"/>
            <w:bottom w:val="none" w:sz="0" w:space="0" w:color="auto"/>
            <w:right w:val="none" w:sz="0" w:space="0" w:color="auto"/>
          </w:divBdr>
        </w:div>
        <w:div w:id="418646575">
          <w:marLeft w:val="480"/>
          <w:marRight w:val="0"/>
          <w:marTop w:val="0"/>
          <w:marBottom w:val="0"/>
          <w:divBdr>
            <w:top w:val="none" w:sz="0" w:space="0" w:color="auto"/>
            <w:left w:val="none" w:sz="0" w:space="0" w:color="auto"/>
            <w:bottom w:val="none" w:sz="0" w:space="0" w:color="auto"/>
            <w:right w:val="none" w:sz="0" w:space="0" w:color="auto"/>
          </w:divBdr>
        </w:div>
        <w:div w:id="457533236">
          <w:marLeft w:val="480"/>
          <w:marRight w:val="0"/>
          <w:marTop w:val="0"/>
          <w:marBottom w:val="0"/>
          <w:divBdr>
            <w:top w:val="none" w:sz="0" w:space="0" w:color="auto"/>
            <w:left w:val="none" w:sz="0" w:space="0" w:color="auto"/>
            <w:bottom w:val="none" w:sz="0" w:space="0" w:color="auto"/>
            <w:right w:val="none" w:sz="0" w:space="0" w:color="auto"/>
          </w:divBdr>
        </w:div>
        <w:div w:id="508719833">
          <w:marLeft w:val="480"/>
          <w:marRight w:val="0"/>
          <w:marTop w:val="0"/>
          <w:marBottom w:val="0"/>
          <w:divBdr>
            <w:top w:val="none" w:sz="0" w:space="0" w:color="auto"/>
            <w:left w:val="none" w:sz="0" w:space="0" w:color="auto"/>
            <w:bottom w:val="none" w:sz="0" w:space="0" w:color="auto"/>
            <w:right w:val="none" w:sz="0" w:space="0" w:color="auto"/>
          </w:divBdr>
        </w:div>
        <w:div w:id="539704741">
          <w:marLeft w:val="480"/>
          <w:marRight w:val="0"/>
          <w:marTop w:val="0"/>
          <w:marBottom w:val="0"/>
          <w:divBdr>
            <w:top w:val="none" w:sz="0" w:space="0" w:color="auto"/>
            <w:left w:val="none" w:sz="0" w:space="0" w:color="auto"/>
            <w:bottom w:val="none" w:sz="0" w:space="0" w:color="auto"/>
            <w:right w:val="none" w:sz="0" w:space="0" w:color="auto"/>
          </w:divBdr>
        </w:div>
        <w:div w:id="682320119">
          <w:marLeft w:val="480"/>
          <w:marRight w:val="0"/>
          <w:marTop w:val="0"/>
          <w:marBottom w:val="0"/>
          <w:divBdr>
            <w:top w:val="none" w:sz="0" w:space="0" w:color="auto"/>
            <w:left w:val="none" w:sz="0" w:space="0" w:color="auto"/>
            <w:bottom w:val="none" w:sz="0" w:space="0" w:color="auto"/>
            <w:right w:val="none" w:sz="0" w:space="0" w:color="auto"/>
          </w:divBdr>
        </w:div>
        <w:div w:id="727072212">
          <w:marLeft w:val="480"/>
          <w:marRight w:val="0"/>
          <w:marTop w:val="0"/>
          <w:marBottom w:val="0"/>
          <w:divBdr>
            <w:top w:val="none" w:sz="0" w:space="0" w:color="auto"/>
            <w:left w:val="none" w:sz="0" w:space="0" w:color="auto"/>
            <w:bottom w:val="none" w:sz="0" w:space="0" w:color="auto"/>
            <w:right w:val="none" w:sz="0" w:space="0" w:color="auto"/>
          </w:divBdr>
        </w:div>
        <w:div w:id="772089900">
          <w:marLeft w:val="480"/>
          <w:marRight w:val="0"/>
          <w:marTop w:val="0"/>
          <w:marBottom w:val="0"/>
          <w:divBdr>
            <w:top w:val="none" w:sz="0" w:space="0" w:color="auto"/>
            <w:left w:val="none" w:sz="0" w:space="0" w:color="auto"/>
            <w:bottom w:val="none" w:sz="0" w:space="0" w:color="auto"/>
            <w:right w:val="none" w:sz="0" w:space="0" w:color="auto"/>
          </w:divBdr>
        </w:div>
        <w:div w:id="874778697">
          <w:marLeft w:val="480"/>
          <w:marRight w:val="0"/>
          <w:marTop w:val="0"/>
          <w:marBottom w:val="0"/>
          <w:divBdr>
            <w:top w:val="none" w:sz="0" w:space="0" w:color="auto"/>
            <w:left w:val="none" w:sz="0" w:space="0" w:color="auto"/>
            <w:bottom w:val="none" w:sz="0" w:space="0" w:color="auto"/>
            <w:right w:val="none" w:sz="0" w:space="0" w:color="auto"/>
          </w:divBdr>
        </w:div>
        <w:div w:id="880940169">
          <w:marLeft w:val="480"/>
          <w:marRight w:val="0"/>
          <w:marTop w:val="0"/>
          <w:marBottom w:val="0"/>
          <w:divBdr>
            <w:top w:val="none" w:sz="0" w:space="0" w:color="auto"/>
            <w:left w:val="none" w:sz="0" w:space="0" w:color="auto"/>
            <w:bottom w:val="none" w:sz="0" w:space="0" w:color="auto"/>
            <w:right w:val="none" w:sz="0" w:space="0" w:color="auto"/>
          </w:divBdr>
        </w:div>
        <w:div w:id="887687220">
          <w:marLeft w:val="480"/>
          <w:marRight w:val="0"/>
          <w:marTop w:val="0"/>
          <w:marBottom w:val="0"/>
          <w:divBdr>
            <w:top w:val="none" w:sz="0" w:space="0" w:color="auto"/>
            <w:left w:val="none" w:sz="0" w:space="0" w:color="auto"/>
            <w:bottom w:val="none" w:sz="0" w:space="0" w:color="auto"/>
            <w:right w:val="none" w:sz="0" w:space="0" w:color="auto"/>
          </w:divBdr>
        </w:div>
        <w:div w:id="949240687">
          <w:marLeft w:val="480"/>
          <w:marRight w:val="0"/>
          <w:marTop w:val="0"/>
          <w:marBottom w:val="0"/>
          <w:divBdr>
            <w:top w:val="none" w:sz="0" w:space="0" w:color="auto"/>
            <w:left w:val="none" w:sz="0" w:space="0" w:color="auto"/>
            <w:bottom w:val="none" w:sz="0" w:space="0" w:color="auto"/>
            <w:right w:val="none" w:sz="0" w:space="0" w:color="auto"/>
          </w:divBdr>
        </w:div>
        <w:div w:id="969365255">
          <w:marLeft w:val="480"/>
          <w:marRight w:val="0"/>
          <w:marTop w:val="0"/>
          <w:marBottom w:val="0"/>
          <w:divBdr>
            <w:top w:val="none" w:sz="0" w:space="0" w:color="auto"/>
            <w:left w:val="none" w:sz="0" w:space="0" w:color="auto"/>
            <w:bottom w:val="none" w:sz="0" w:space="0" w:color="auto"/>
            <w:right w:val="none" w:sz="0" w:space="0" w:color="auto"/>
          </w:divBdr>
        </w:div>
        <w:div w:id="993147658">
          <w:marLeft w:val="480"/>
          <w:marRight w:val="0"/>
          <w:marTop w:val="0"/>
          <w:marBottom w:val="0"/>
          <w:divBdr>
            <w:top w:val="none" w:sz="0" w:space="0" w:color="auto"/>
            <w:left w:val="none" w:sz="0" w:space="0" w:color="auto"/>
            <w:bottom w:val="none" w:sz="0" w:space="0" w:color="auto"/>
            <w:right w:val="none" w:sz="0" w:space="0" w:color="auto"/>
          </w:divBdr>
        </w:div>
        <w:div w:id="1106848244">
          <w:marLeft w:val="480"/>
          <w:marRight w:val="0"/>
          <w:marTop w:val="0"/>
          <w:marBottom w:val="0"/>
          <w:divBdr>
            <w:top w:val="none" w:sz="0" w:space="0" w:color="auto"/>
            <w:left w:val="none" w:sz="0" w:space="0" w:color="auto"/>
            <w:bottom w:val="none" w:sz="0" w:space="0" w:color="auto"/>
            <w:right w:val="none" w:sz="0" w:space="0" w:color="auto"/>
          </w:divBdr>
        </w:div>
        <w:div w:id="1126973609">
          <w:marLeft w:val="480"/>
          <w:marRight w:val="0"/>
          <w:marTop w:val="0"/>
          <w:marBottom w:val="0"/>
          <w:divBdr>
            <w:top w:val="none" w:sz="0" w:space="0" w:color="auto"/>
            <w:left w:val="none" w:sz="0" w:space="0" w:color="auto"/>
            <w:bottom w:val="none" w:sz="0" w:space="0" w:color="auto"/>
            <w:right w:val="none" w:sz="0" w:space="0" w:color="auto"/>
          </w:divBdr>
        </w:div>
        <w:div w:id="1144003417">
          <w:marLeft w:val="480"/>
          <w:marRight w:val="0"/>
          <w:marTop w:val="0"/>
          <w:marBottom w:val="0"/>
          <w:divBdr>
            <w:top w:val="none" w:sz="0" w:space="0" w:color="auto"/>
            <w:left w:val="none" w:sz="0" w:space="0" w:color="auto"/>
            <w:bottom w:val="none" w:sz="0" w:space="0" w:color="auto"/>
            <w:right w:val="none" w:sz="0" w:space="0" w:color="auto"/>
          </w:divBdr>
        </w:div>
        <w:div w:id="1144085476">
          <w:marLeft w:val="480"/>
          <w:marRight w:val="0"/>
          <w:marTop w:val="0"/>
          <w:marBottom w:val="0"/>
          <w:divBdr>
            <w:top w:val="none" w:sz="0" w:space="0" w:color="auto"/>
            <w:left w:val="none" w:sz="0" w:space="0" w:color="auto"/>
            <w:bottom w:val="none" w:sz="0" w:space="0" w:color="auto"/>
            <w:right w:val="none" w:sz="0" w:space="0" w:color="auto"/>
          </w:divBdr>
        </w:div>
        <w:div w:id="1175265250">
          <w:marLeft w:val="480"/>
          <w:marRight w:val="0"/>
          <w:marTop w:val="0"/>
          <w:marBottom w:val="0"/>
          <w:divBdr>
            <w:top w:val="none" w:sz="0" w:space="0" w:color="auto"/>
            <w:left w:val="none" w:sz="0" w:space="0" w:color="auto"/>
            <w:bottom w:val="none" w:sz="0" w:space="0" w:color="auto"/>
            <w:right w:val="none" w:sz="0" w:space="0" w:color="auto"/>
          </w:divBdr>
        </w:div>
        <w:div w:id="1183863679">
          <w:marLeft w:val="480"/>
          <w:marRight w:val="0"/>
          <w:marTop w:val="0"/>
          <w:marBottom w:val="0"/>
          <w:divBdr>
            <w:top w:val="none" w:sz="0" w:space="0" w:color="auto"/>
            <w:left w:val="none" w:sz="0" w:space="0" w:color="auto"/>
            <w:bottom w:val="none" w:sz="0" w:space="0" w:color="auto"/>
            <w:right w:val="none" w:sz="0" w:space="0" w:color="auto"/>
          </w:divBdr>
        </w:div>
        <w:div w:id="1196886523">
          <w:marLeft w:val="480"/>
          <w:marRight w:val="0"/>
          <w:marTop w:val="0"/>
          <w:marBottom w:val="0"/>
          <w:divBdr>
            <w:top w:val="none" w:sz="0" w:space="0" w:color="auto"/>
            <w:left w:val="none" w:sz="0" w:space="0" w:color="auto"/>
            <w:bottom w:val="none" w:sz="0" w:space="0" w:color="auto"/>
            <w:right w:val="none" w:sz="0" w:space="0" w:color="auto"/>
          </w:divBdr>
        </w:div>
        <w:div w:id="1228762344">
          <w:marLeft w:val="480"/>
          <w:marRight w:val="0"/>
          <w:marTop w:val="0"/>
          <w:marBottom w:val="0"/>
          <w:divBdr>
            <w:top w:val="none" w:sz="0" w:space="0" w:color="auto"/>
            <w:left w:val="none" w:sz="0" w:space="0" w:color="auto"/>
            <w:bottom w:val="none" w:sz="0" w:space="0" w:color="auto"/>
            <w:right w:val="none" w:sz="0" w:space="0" w:color="auto"/>
          </w:divBdr>
        </w:div>
        <w:div w:id="1240557729">
          <w:marLeft w:val="480"/>
          <w:marRight w:val="0"/>
          <w:marTop w:val="0"/>
          <w:marBottom w:val="0"/>
          <w:divBdr>
            <w:top w:val="none" w:sz="0" w:space="0" w:color="auto"/>
            <w:left w:val="none" w:sz="0" w:space="0" w:color="auto"/>
            <w:bottom w:val="none" w:sz="0" w:space="0" w:color="auto"/>
            <w:right w:val="none" w:sz="0" w:space="0" w:color="auto"/>
          </w:divBdr>
        </w:div>
        <w:div w:id="1289244301">
          <w:marLeft w:val="480"/>
          <w:marRight w:val="0"/>
          <w:marTop w:val="0"/>
          <w:marBottom w:val="0"/>
          <w:divBdr>
            <w:top w:val="none" w:sz="0" w:space="0" w:color="auto"/>
            <w:left w:val="none" w:sz="0" w:space="0" w:color="auto"/>
            <w:bottom w:val="none" w:sz="0" w:space="0" w:color="auto"/>
            <w:right w:val="none" w:sz="0" w:space="0" w:color="auto"/>
          </w:divBdr>
        </w:div>
        <w:div w:id="1294481565">
          <w:marLeft w:val="480"/>
          <w:marRight w:val="0"/>
          <w:marTop w:val="0"/>
          <w:marBottom w:val="0"/>
          <w:divBdr>
            <w:top w:val="none" w:sz="0" w:space="0" w:color="auto"/>
            <w:left w:val="none" w:sz="0" w:space="0" w:color="auto"/>
            <w:bottom w:val="none" w:sz="0" w:space="0" w:color="auto"/>
            <w:right w:val="none" w:sz="0" w:space="0" w:color="auto"/>
          </w:divBdr>
        </w:div>
        <w:div w:id="1312834223">
          <w:marLeft w:val="480"/>
          <w:marRight w:val="0"/>
          <w:marTop w:val="0"/>
          <w:marBottom w:val="0"/>
          <w:divBdr>
            <w:top w:val="none" w:sz="0" w:space="0" w:color="auto"/>
            <w:left w:val="none" w:sz="0" w:space="0" w:color="auto"/>
            <w:bottom w:val="none" w:sz="0" w:space="0" w:color="auto"/>
            <w:right w:val="none" w:sz="0" w:space="0" w:color="auto"/>
          </w:divBdr>
        </w:div>
        <w:div w:id="1326939722">
          <w:marLeft w:val="480"/>
          <w:marRight w:val="0"/>
          <w:marTop w:val="0"/>
          <w:marBottom w:val="0"/>
          <w:divBdr>
            <w:top w:val="none" w:sz="0" w:space="0" w:color="auto"/>
            <w:left w:val="none" w:sz="0" w:space="0" w:color="auto"/>
            <w:bottom w:val="none" w:sz="0" w:space="0" w:color="auto"/>
            <w:right w:val="none" w:sz="0" w:space="0" w:color="auto"/>
          </w:divBdr>
        </w:div>
        <w:div w:id="1402486885">
          <w:marLeft w:val="480"/>
          <w:marRight w:val="0"/>
          <w:marTop w:val="0"/>
          <w:marBottom w:val="0"/>
          <w:divBdr>
            <w:top w:val="none" w:sz="0" w:space="0" w:color="auto"/>
            <w:left w:val="none" w:sz="0" w:space="0" w:color="auto"/>
            <w:bottom w:val="none" w:sz="0" w:space="0" w:color="auto"/>
            <w:right w:val="none" w:sz="0" w:space="0" w:color="auto"/>
          </w:divBdr>
        </w:div>
        <w:div w:id="1447650265">
          <w:marLeft w:val="480"/>
          <w:marRight w:val="0"/>
          <w:marTop w:val="0"/>
          <w:marBottom w:val="0"/>
          <w:divBdr>
            <w:top w:val="none" w:sz="0" w:space="0" w:color="auto"/>
            <w:left w:val="none" w:sz="0" w:space="0" w:color="auto"/>
            <w:bottom w:val="none" w:sz="0" w:space="0" w:color="auto"/>
            <w:right w:val="none" w:sz="0" w:space="0" w:color="auto"/>
          </w:divBdr>
        </w:div>
        <w:div w:id="1465539239">
          <w:marLeft w:val="480"/>
          <w:marRight w:val="0"/>
          <w:marTop w:val="0"/>
          <w:marBottom w:val="0"/>
          <w:divBdr>
            <w:top w:val="none" w:sz="0" w:space="0" w:color="auto"/>
            <w:left w:val="none" w:sz="0" w:space="0" w:color="auto"/>
            <w:bottom w:val="none" w:sz="0" w:space="0" w:color="auto"/>
            <w:right w:val="none" w:sz="0" w:space="0" w:color="auto"/>
          </w:divBdr>
        </w:div>
        <w:div w:id="1519656120">
          <w:marLeft w:val="480"/>
          <w:marRight w:val="0"/>
          <w:marTop w:val="0"/>
          <w:marBottom w:val="0"/>
          <w:divBdr>
            <w:top w:val="none" w:sz="0" w:space="0" w:color="auto"/>
            <w:left w:val="none" w:sz="0" w:space="0" w:color="auto"/>
            <w:bottom w:val="none" w:sz="0" w:space="0" w:color="auto"/>
            <w:right w:val="none" w:sz="0" w:space="0" w:color="auto"/>
          </w:divBdr>
        </w:div>
        <w:div w:id="1520122689">
          <w:marLeft w:val="480"/>
          <w:marRight w:val="0"/>
          <w:marTop w:val="0"/>
          <w:marBottom w:val="0"/>
          <w:divBdr>
            <w:top w:val="none" w:sz="0" w:space="0" w:color="auto"/>
            <w:left w:val="none" w:sz="0" w:space="0" w:color="auto"/>
            <w:bottom w:val="none" w:sz="0" w:space="0" w:color="auto"/>
            <w:right w:val="none" w:sz="0" w:space="0" w:color="auto"/>
          </w:divBdr>
        </w:div>
        <w:div w:id="1566866990">
          <w:marLeft w:val="480"/>
          <w:marRight w:val="0"/>
          <w:marTop w:val="0"/>
          <w:marBottom w:val="0"/>
          <w:divBdr>
            <w:top w:val="none" w:sz="0" w:space="0" w:color="auto"/>
            <w:left w:val="none" w:sz="0" w:space="0" w:color="auto"/>
            <w:bottom w:val="none" w:sz="0" w:space="0" w:color="auto"/>
            <w:right w:val="none" w:sz="0" w:space="0" w:color="auto"/>
          </w:divBdr>
        </w:div>
        <w:div w:id="1605260304">
          <w:marLeft w:val="480"/>
          <w:marRight w:val="0"/>
          <w:marTop w:val="0"/>
          <w:marBottom w:val="0"/>
          <w:divBdr>
            <w:top w:val="none" w:sz="0" w:space="0" w:color="auto"/>
            <w:left w:val="none" w:sz="0" w:space="0" w:color="auto"/>
            <w:bottom w:val="none" w:sz="0" w:space="0" w:color="auto"/>
            <w:right w:val="none" w:sz="0" w:space="0" w:color="auto"/>
          </w:divBdr>
        </w:div>
        <w:div w:id="1614509037">
          <w:marLeft w:val="480"/>
          <w:marRight w:val="0"/>
          <w:marTop w:val="0"/>
          <w:marBottom w:val="0"/>
          <w:divBdr>
            <w:top w:val="none" w:sz="0" w:space="0" w:color="auto"/>
            <w:left w:val="none" w:sz="0" w:space="0" w:color="auto"/>
            <w:bottom w:val="none" w:sz="0" w:space="0" w:color="auto"/>
            <w:right w:val="none" w:sz="0" w:space="0" w:color="auto"/>
          </w:divBdr>
        </w:div>
        <w:div w:id="1811315729">
          <w:marLeft w:val="480"/>
          <w:marRight w:val="0"/>
          <w:marTop w:val="0"/>
          <w:marBottom w:val="0"/>
          <w:divBdr>
            <w:top w:val="none" w:sz="0" w:space="0" w:color="auto"/>
            <w:left w:val="none" w:sz="0" w:space="0" w:color="auto"/>
            <w:bottom w:val="none" w:sz="0" w:space="0" w:color="auto"/>
            <w:right w:val="none" w:sz="0" w:space="0" w:color="auto"/>
          </w:divBdr>
        </w:div>
        <w:div w:id="1837724049">
          <w:marLeft w:val="480"/>
          <w:marRight w:val="0"/>
          <w:marTop w:val="0"/>
          <w:marBottom w:val="0"/>
          <w:divBdr>
            <w:top w:val="none" w:sz="0" w:space="0" w:color="auto"/>
            <w:left w:val="none" w:sz="0" w:space="0" w:color="auto"/>
            <w:bottom w:val="none" w:sz="0" w:space="0" w:color="auto"/>
            <w:right w:val="none" w:sz="0" w:space="0" w:color="auto"/>
          </w:divBdr>
        </w:div>
        <w:div w:id="1885750537">
          <w:marLeft w:val="480"/>
          <w:marRight w:val="0"/>
          <w:marTop w:val="0"/>
          <w:marBottom w:val="0"/>
          <w:divBdr>
            <w:top w:val="none" w:sz="0" w:space="0" w:color="auto"/>
            <w:left w:val="none" w:sz="0" w:space="0" w:color="auto"/>
            <w:bottom w:val="none" w:sz="0" w:space="0" w:color="auto"/>
            <w:right w:val="none" w:sz="0" w:space="0" w:color="auto"/>
          </w:divBdr>
        </w:div>
        <w:div w:id="2020809150">
          <w:marLeft w:val="480"/>
          <w:marRight w:val="0"/>
          <w:marTop w:val="0"/>
          <w:marBottom w:val="0"/>
          <w:divBdr>
            <w:top w:val="none" w:sz="0" w:space="0" w:color="auto"/>
            <w:left w:val="none" w:sz="0" w:space="0" w:color="auto"/>
            <w:bottom w:val="none" w:sz="0" w:space="0" w:color="auto"/>
            <w:right w:val="none" w:sz="0" w:space="0" w:color="auto"/>
          </w:divBdr>
        </w:div>
        <w:div w:id="2032415769">
          <w:marLeft w:val="480"/>
          <w:marRight w:val="0"/>
          <w:marTop w:val="0"/>
          <w:marBottom w:val="0"/>
          <w:divBdr>
            <w:top w:val="none" w:sz="0" w:space="0" w:color="auto"/>
            <w:left w:val="none" w:sz="0" w:space="0" w:color="auto"/>
            <w:bottom w:val="none" w:sz="0" w:space="0" w:color="auto"/>
            <w:right w:val="none" w:sz="0" w:space="0" w:color="auto"/>
          </w:divBdr>
        </w:div>
        <w:div w:id="2045861030">
          <w:marLeft w:val="480"/>
          <w:marRight w:val="0"/>
          <w:marTop w:val="0"/>
          <w:marBottom w:val="0"/>
          <w:divBdr>
            <w:top w:val="none" w:sz="0" w:space="0" w:color="auto"/>
            <w:left w:val="none" w:sz="0" w:space="0" w:color="auto"/>
            <w:bottom w:val="none" w:sz="0" w:space="0" w:color="auto"/>
            <w:right w:val="none" w:sz="0" w:space="0" w:color="auto"/>
          </w:divBdr>
        </w:div>
        <w:div w:id="2074307267">
          <w:marLeft w:val="480"/>
          <w:marRight w:val="0"/>
          <w:marTop w:val="0"/>
          <w:marBottom w:val="0"/>
          <w:divBdr>
            <w:top w:val="none" w:sz="0" w:space="0" w:color="auto"/>
            <w:left w:val="none" w:sz="0" w:space="0" w:color="auto"/>
            <w:bottom w:val="none" w:sz="0" w:space="0" w:color="auto"/>
            <w:right w:val="none" w:sz="0" w:space="0" w:color="auto"/>
          </w:divBdr>
        </w:div>
        <w:div w:id="2078044707">
          <w:marLeft w:val="480"/>
          <w:marRight w:val="0"/>
          <w:marTop w:val="0"/>
          <w:marBottom w:val="0"/>
          <w:divBdr>
            <w:top w:val="none" w:sz="0" w:space="0" w:color="auto"/>
            <w:left w:val="none" w:sz="0" w:space="0" w:color="auto"/>
            <w:bottom w:val="none" w:sz="0" w:space="0" w:color="auto"/>
            <w:right w:val="none" w:sz="0" w:space="0" w:color="auto"/>
          </w:divBdr>
        </w:div>
        <w:div w:id="2112623115">
          <w:marLeft w:val="480"/>
          <w:marRight w:val="0"/>
          <w:marTop w:val="0"/>
          <w:marBottom w:val="0"/>
          <w:divBdr>
            <w:top w:val="none" w:sz="0" w:space="0" w:color="auto"/>
            <w:left w:val="none" w:sz="0" w:space="0" w:color="auto"/>
            <w:bottom w:val="none" w:sz="0" w:space="0" w:color="auto"/>
            <w:right w:val="none" w:sz="0" w:space="0" w:color="auto"/>
          </w:divBdr>
        </w:div>
        <w:div w:id="2131435306">
          <w:marLeft w:val="480"/>
          <w:marRight w:val="0"/>
          <w:marTop w:val="0"/>
          <w:marBottom w:val="0"/>
          <w:divBdr>
            <w:top w:val="none" w:sz="0" w:space="0" w:color="auto"/>
            <w:left w:val="none" w:sz="0" w:space="0" w:color="auto"/>
            <w:bottom w:val="none" w:sz="0" w:space="0" w:color="auto"/>
            <w:right w:val="none" w:sz="0" w:space="0" w:color="auto"/>
          </w:divBdr>
        </w:div>
      </w:divsChild>
    </w:div>
    <w:div w:id="2125148422">
      <w:marLeft w:val="640"/>
      <w:marRight w:val="0"/>
      <w:marTop w:val="0"/>
      <w:marBottom w:val="0"/>
      <w:divBdr>
        <w:top w:val="none" w:sz="0" w:space="0" w:color="auto"/>
        <w:left w:val="none" w:sz="0" w:space="0" w:color="auto"/>
        <w:bottom w:val="none" w:sz="0" w:space="0" w:color="auto"/>
        <w:right w:val="none" w:sz="0" w:space="0" w:color="auto"/>
      </w:divBdr>
    </w:div>
    <w:div w:id="2125339337">
      <w:marLeft w:val="640"/>
      <w:marRight w:val="0"/>
      <w:marTop w:val="0"/>
      <w:marBottom w:val="0"/>
      <w:divBdr>
        <w:top w:val="none" w:sz="0" w:space="0" w:color="auto"/>
        <w:left w:val="none" w:sz="0" w:space="0" w:color="auto"/>
        <w:bottom w:val="none" w:sz="0" w:space="0" w:color="auto"/>
        <w:right w:val="none" w:sz="0" w:space="0" w:color="auto"/>
      </w:divBdr>
    </w:div>
    <w:div w:id="2125537069">
      <w:marLeft w:val="640"/>
      <w:marRight w:val="0"/>
      <w:marTop w:val="0"/>
      <w:marBottom w:val="0"/>
      <w:divBdr>
        <w:top w:val="none" w:sz="0" w:space="0" w:color="auto"/>
        <w:left w:val="none" w:sz="0" w:space="0" w:color="auto"/>
        <w:bottom w:val="none" w:sz="0" w:space="0" w:color="auto"/>
        <w:right w:val="none" w:sz="0" w:space="0" w:color="auto"/>
      </w:divBdr>
    </w:div>
    <w:div w:id="2126650940">
      <w:marLeft w:val="640"/>
      <w:marRight w:val="0"/>
      <w:marTop w:val="0"/>
      <w:marBottom w:val="0"/>
      <w:divBdr>
        <w:top w:val="none" w:sz="0" w:space="0" w:color="auto"/>
        <w:left w:val="none" w:sz="0" w:space="0" w:color="auto"/>
        <w:bottom w:val="none" w:sz="0" w:space="0" w:color="auto"/>
        <w:right w:val="none" w:sz="0" w:space="0" w:color="auto"/>
      </w:divBdr>
    </w:div>
    <w:div w:id="2126726041">
      <w:marLeft w:val="640"/>
      <w:marRight w:val="0"/>
      <w:marTop w:val="0"/>
      <w:marBottom w:val="0"/>
      <w:divBdr>
        <w:top w:val="none" w:sz="0" w:space="0" w:color="auto"/>
        <w:left w:val="none" w:sz="0" w:space="0" w:color="auto"/>
        <w:bottom w:val="none" w:sz="0" w:space="0" w:color="auto"/>
        <w:right w:val="none" w:sz="0" w:space="0" w:color="auto"/>
      </w:divBdr>
    </w:div>
    <w:div w:id="2127432651">
      <w:marLeft w:val="640"/>
      <w:marRight w:val="0"/>
      <w:marTop w:val="0"/>
      <w:marBottom w:val="0"/>
      <w:divBdr>
        <w:top w:val="none" w:sz="0" w:space="0" w:color="auto"/>
        <w:left w:val="none" w:sz="0" w:space="0" w:color="auto"/>
        <w:bottom w:val="none" w:sz="0" w:space="0" w:color="auto"/>
        <w:right w:val="none" w:sz="0" w:space="0" w:color="auto"/>
      </w:divBdr>
    </w:div>
    <w:div w:id="2127695484">
      <w:marLeft w:val="640"/>
      <w:marRight w:val="0"/>
      <w:marTop w:val="0"/>
      <w:marBottom w:val="0"/>
      <w:divBdr>
        <w:top w:val="none" w:sz="0" w:space="0" w:color="auto"/>
        <w:left w:val="none" w:sz="0" w:space="0" w:color="auto"/>
        <w:bottom w:val="none" w:sz="0" w:space="0" w:color="auto"/>
        <w:right w:val="none" w:sz="0" w:space="0" w:color="auto"/>
      </w:divBdr>
    </w:div>
    <w:div w:id="2127768881">
      <w:marLeft w:val="640"/>
      <w:marRight w:val="0"/>
      <w:marTop w:val="0"/>
      <w:marBottom w:val="0"/>
      <w:divBdr>
        <w:top w:val="none" w:sz="0" w:space="0" w:color="auto"/>
        <w:left w:val="none" w:sz="0" w:space="0" w:color="auto"/>
        <w:bottom w:val="none" w:sz="0" w:space="0" w:color="auto"/>
        <w:right w:val="none" w:sz="0" w:space="0" w:color="auto"/>
      </w:divBdr>
    </w:div>
    <w:div w:id="2127964617">
      <w:marLeft w:val="640"/>
      <w:marRight w:val="0"/>
      <w:marTop w:val="0"/>
      <w:marBottom w:val="0"/>
      <w:divBdr>
        <w:top w:val="none" w:sz="0" w:space="0" w:color="auto"/>
        <w:left w:val="none" w:sz="0" w:space="0" w:color="auto"/>
        <w:bottom w:val="none" w:sz="0" w:space="0" w:color="auto"/>
        <w:right w:val="none" w:sz="0" w:space="0" w:color="auto"/>
      </w:divBdr>
    </w:div>
    <w:div w:id="2128035985">
      <w:marLeft w:val="640"/>
      <w:marRight w:val="0"/>
      <w:marTop w:val="0"/>
      <w:marBottom w:val="0"/>
      <w:divBdr>
        <w:top w:val="none" w:sz="0" w:space="0" w:color="auto"/>
        <w:left w:val="none" w:sz="0" w:space="0" w:color="auto"/>
        <w:bottom w:val="none" w:sz="0" w:space="0" w:color="auto"/>
        <w:right w:val="none" w:sz="0" w:space="0" w:color="auto"/>
      </w:divBdr>
    </w:div>
    <w:div w:id="2128230786">
      <w:marLeft w:val="640"/>
      <w:marRight w:val="0"/>
      <w:marTop w:val="0"/>
      <w:marBottom w:val="0"/>
      <w:divBdr>
        <w:top w:val="none" w:sz="0" w:space="0" w:color="auto"/>
        <w:left w:val="none" w:sz="0" w:space="0" w:color="auto"/>
        <w:bottom w:val="none" w:sz="0" w:space="0" w:color="auto"/>
        <w:right w:val="none" w:sz="0" w:space="0" w:color="auto"/>
      </w:divBdr>
    </w:div>
    <w:div w:id="2128356056">
      <w:bodyDiv w:val="1"/>
      <w:marLeft w:val="0"/>
      <w:marRight w:val="0"/>
      <w:marTop w:val="0"/>
      <w:marBottom w:val="0"/>
      <w:divBdr>
        <w:top w:val="none" w:sz="0" w:space="0" w:color="auto"/>
        <w:left w:val="none" w:sz="0" w:space="0" w:color="auto"/>
        <w:bottom w:val="none" w:sz="0" w:space="0" w:color="auto"/>
        <w:right w:val="none" w:sz="0" w:space="0" w:color="auto"/>
      </w:divBdr>
    </w:div>
    <w:div w:id="2128616703">
      <w:bodyDiv w:val="1"/>
      <w:marLeft w:val="0"/>
      <w:marRight w:val="0"/>
      <w:marTop w:val="0"/>
      <w:marBottom w:val="0"/>
      <w:divBdr>
        <w:top w:val="none" w:sz="0" w:space="0" w:color="auto"/>
        <w:left w:val="none" w:sz="0" w:space="0" w:color="auto"/>
        <w:bottom w:val="none" w:sz="0" w:space="0" w:color="auto"/>
        <w:right w:val="none" w:sz="0" w:space="0" w:color="auto"/>
      </w:divBdr>
    </w:div>
    <w:div w:id="2128771164">
      <w:marLeft w:val="640"/>
      <w:marRight w:val="0"/>
      <w:marTop w:val="0"/>
      <w:marBottom w:val="0"/>
      <w:divBdr>
        <w:top w:val="none" w:sz="0" w:space="0" w:color="auto"/>
        <w:left w:val="none" w:sz="0" w:space="0" w:color="auto"/>
        <w:bottom w:val="none" w:sz="0" w:space="0" w:color="auto"/>
        <w:right w:val="none" w:sz="0" w:space="0" w:color="auto"/>
      </w:divBdr>
    </w:div>
    <w:div w:id="2129153853">
      <w:marLeft w:val="640"/>
      <w:marRight w:val="0"/>
      <w:marTop w:val="0"/>
      <w:marBottom w:val="0"/>
      <w:divBdr>
        <w:top w:val="none" w:sz="0" w:space="0" w:color="auto"/>
        <w:left w:val="none" w:sz="0" w:space="0" w:color="auto"/>
        <w:bottom w:val="none" w:sz="0" w:space="0" w:color="auto"/>
        <w:right w:val="none" w:sz="0" w:space="0" w:color="auto"/>
      </w:divBdr>
    </w:div>
    <w:div w:id="2129540839">
      <w:marLeft w:val="640"/>
      <w:marRight w:val="0"/>
      <w:marTop w:val="0"/>
      <w:marBottom w:val="0"/>
      <w:divBdr>
        <w:top w:val="none" w:sz="0" w:space="0" w:color="auto"/>
        <w:left w:val="none" w:sz="0" w:space="0" w:color="auto"/>
        <w:bottom w:val="none" w:sz="0" w:space="0" w:color="auto"/>
        <w:right w:val="none" w:sz="0" w:space="0" w:color="auto"/>
      </w:divBdr>
    </w:div>
    <w:div w:id="2129736257">
      <w:marLeft w:val="640"/>
      <w:marRight w:val="0"/>
      <w:marTop w:val="0"/>
      <w:marBottom w:val="0"/>
      <w:divBdr>
        <w:top w:val="none" w:sz="0" w:space="0" w:color="auto"/>
        <w:left w:val="none" w:sz="0" w:space="0" w:color="auto"/>
        <w:bottom w:val="none" w:sz="0" w:space="0" w:color="auto"/>
        <w:right w:val="none" w:sz="0" w:space="0" w:color="auto"/>
      </w:divBdr>
    </w:div>
    <w:div w:id="2129854602">
      <w:marLeft w:val="640"/>
      <w:marRight w:val="0"/>
      <w:marTop w:val="0"/>
      <w:marBottom w:val="0"/>
      <w:divBdr>
        <w:top w:val="none" w:sz="0" w:space="0" w:color="auto"/>
        <w:left w:val="none" w:sz="0" w:space="0" w:color="auto"/>
        <w:bottom w:val="none" w:sz="0" w:space="0" w:color="auto"/>
        <w:right w:val="none" w:sz="0" w:space="0" w:color="auto"/>
      </w:divBdr>
    </w:div>
    <w:div w:id="2130009538">
      <w:marLeft w:val="640"/>
      <w:marRight w:val="0"/>
      <w:marTop w:val="0"/>
      <w:marBottom w:val="0"/>
      <w:divBdr>
        <w:top w:val="none" w:sz="0" w:space="0" w:color="auto"/>
        <w:left w:val="none" w:sz="0" w:space="0" w:color="auto"/>
        <w:bottom w:val="none" w:sz="0" w:space="0" w:color="auto"/>
        <w:right w:val="none" w:sz="0" w:space="0" w:color="auto"/>
      </w:divBdr>
    </w:div>
    <w:div w:id="2130319305">
      <w:marLeft w:val="640"/>
      <w:marRight w:val="0"/>
      <w:marTop w:val="0"/>
      <w:marBottom w:val="0"/>
      <w:divBdr>
        <w:top w:val="none" w:sz="0" w:space="0" w:color="auto"/>
        <w:left w:val="none" w:sz="0" w:space="0" w:color="auto"/>
        <w:bottom w:val="none" w:sz="0" w:space="0" w:color="auto"/>
        <w:right w:val="none" w:sz="0" w:space="0" w:color="auto"/>
      </w:divBdr>
    </w:div>
    <w:div w:id="2130858788">
      <w:marLeft w:val="640"/>
      <w:marRight w:val="0"/>
      <w:marTop w:val="0"/>
      <w:marBottom w:val="0"/>
      <w:divBdr>
        <w:top w:val="none" w:sz="0" w:space="0" w:color="auto"/>
        <w:left w:val="none" w:sz="0" w:space="0" w:color="auto"/>
        <w:bottom w:val="none" w:sz="0" w:space="0" w:color="auto"/>
        <w:right w:val="none" w:sz="0" w:space="0" w:color="auto"/>
      </w:divBdr>
    </w:div>
    <w:div w:id="2131050648">
      <w:marLeft w:val="640"/>
      <w:marRight w:val="0"/>
      <w:marTop w:val="0"/>
      <w:marBottom w:val="0"/>
      <w:divBdr>
        <w:top w:val="none" w:sz="0" w:space="0" w:color="auto"/>
        <w:left w:val="none" w:sz="0" w:space="0" w:color="auto"/>
        <w:bottom w:val="none" w:sz="0" w:space="0" w:color="auto"/>
        <w:right w:val="none" w:sz="0" w:space="0" w:color="auto"/>
      </w:divBdr>
    </w:div>
    <w:div w:id="2131898190">
      <w:marLeft w:val="640"/>
      <w:marRight w:val="0"/>
      <w:marTop w:val="0"/>
      <w:marBottom w:val="0"/>
      <w:divBdr>
        <w:top w:val="none" w:sz="0" w:space="0" w:color="auto"/>
        <w:left w:val="none" w:sz="0" w:space="0" w:color="auto"/>
        <w:bottom w:val="none" w:sz="0" w:space="0" w:color="auto"/>
        <w:right w:val="none" w:sz="0" w:space="0" w:color="auto"/>
      </w:divBdr>
    </w:div>
    <w:div w:id="2132357445">
      <w:bodyDiv w:val="1"/>
      <w:marLeft w:val="0"/>
      <w:marRight w:val="0"/>
      <w:marTop w:val="0"/>
      <w:marBottom w:val="0"/>
      <w:divBdr>
        <w:top w:val="none" w:sz="0" w:space="0" w:color="auto"/>
        <w:left w:val="none" w:sz="0" w:space="0" w:color="auto"/>
        <w:bottom w:val="none" w:sz="0" w:space="0" w:color="auto"/>
        <w:right w:val="none" w:sz="0" w:space="0" w:color="auto"/>
      </w:divBdr>
    </w:div>
    <w:div w:id="2132899700">
      <w:marLeft w:val="640"/>
      <w:marRight w:val="0"/>
      <w:marTop w:val="0"/>
      <w:marBottom w:val="0"/>
      <w:divBdr>
        <w:top w:val="none" w:sz="0" w:space="0" w:color="auto"/>
        <w:left w:val="none" w:sz="0" w:space="0" w:color="auto"/>
        <w:bottom w:val="none" w:sz="0" w:space="0" w:color="auto"/>
        <w:right w:val="none" w:sz="0" w:space="0" w:color="auto"/>
      </w:divBdr>
    </w:div>
    <w:div w:id="2133355246">
      <w:marLeft w:val="640"/>
      <w:marRight w:val="0"/>
      <w:marTop w:val="0"/>
      <w:marBottom w:val="0"/>
      <w:divBdr>
        <w:top w:val="none" w:sz="0" w:space="0" w:color="auto"/>
        <w:left w:val="none" w:sz="0" w:space="0" w:color="auto"/>
        <w:bottom w:val="none" w:sz="0" w:space="0" w:color="auto"/>
        <w:right w:val="none" w:sz="0" w:space="0" w:color="auto"/>
      </w:divBdr>
    </w:div>
    <w:div w:id="2133402346">
      <w:marLeft w:val="640"/>
      <w:marRight w:val="0"/>
      <w:marTop w:val="0"/>
      <w:marBottom w:val="0"/>
      <w:divBdr>
        <w:top w:val="none" w:sz="0" w:space="0" w:color="auto"/>
        <w:left w:val="none" w:sz="0" w:space="0" w:color="auto"/>
        <w:bottom w:val="none" w:sz="0" w:space="0" w:color="auto"/>
        <w:right w:val="none" w:sz="0" w:space="0" w:color="auto"/>
      </w:divBdr>
    </w:div>
    <w:div w:id="2134595026">
      <w:marLeft w:val="640"/>
      <w:marRight w:val="0"/>
      <w:marTop w:val="0"/>
      <w:marBottom w:val="0"/>
      <w:divBdr>
        <w:top w:val="none" w:sz="0" w:space="0" w:color="auto"/>
        <w:left w:val="none" w:sz="0" w:space="0" w:color="auto"/>
        <w:bottom w:val="none" w:sz="0" w:space="0" w:color="auto"/>
        <w:right w:val="none" w:sz="0" w:space="0" w:color="auto"/>
      </w:divBdr>
    </w:div>
    <w:div w:id="2135059310">
      <w:marLeft w:val="640"/>
      <w:marRight w:val="0"/>
      <w:marTop w:val="0"/>
      <w:marBottom w:val="0"/>
      <w:divBdr>
        <w:top w:val="none" w:sz="0" w:space="0" w:color="auto"/>
        <w:left w:val="none" w:sz="0" w:space="0" w:color="auto"/>
        <w:bottom w:val="none" w:sz="0" w:space="0" w:color="auto"/>
        <w:right w:val="none" w:sz="0" w:space="0" w:color="auto"/>
      </w:divBdr>
    </w:div>
    <w:div w:id="2135784549">
      <w:marLeft w:val="640"/>
      <w:marRight w:val="0"/>
      <w:marTop w:val="0"/>
      <w:marBottom w:val="0"/>
      <w:divBdr>
        <w:top w:val="none" w:sz="0" w:space="0" w:color="auto"/>
        <w:left w:val="none" w:sz="0" w:space="0" w:color="auto"/>
        <w:bottom w:val="none" w:sz="0" w:space="0" w:color="auto"/>
        <w:right w:val="none" w:sz="0" w:space="0" w:color="auto"/>
      </w:divBdr>
    </w:div>
    <w:div w:id="2136168544">
      <w:marLeft w:val="640"/>
      <w:marRight w:val="0"/>
      <w:marTop w:val="0"/>
      <w:marBottom w:val="0"/>
      <w:divBdr>
        <w:top w:val="none" w:sz="0" w:space="0" w:color="auto"/>
        <w:left w:val="none" w:sz="0" w:space="0" w:color="auto"/>
        <w:bottom w:val="none" w:sz="0" w:space="0" w:color="auto"/>
        <w:right w:val="none" w:sz="0" w:space="0" w:color="auto"/>
      </w:divBdr>
    </w:div>
    <w:div w:id="2137018972">
      <w:marLeft w:val="640"/>
      <w:marRight w:val="0"/>
      <w:marTop w:val="0"/>
      <w:marBottom w:val="0"/>
      <w:divBdr>
        <w:top w:val="none" w:sz="0" w:space="0" w:color="auto"/>
        <w:left w:val="none" w:sz="0" w:space="0" w:color="auto"/>
        <w:bottom w:val="none" w:sz="0" w:space="0" w:color="auto"/>
        <w:right w:val="none" w:sz="0" w:space="0" w:color="auto"/>
      </w:divBdr>
    </w:div>
    <w:div w:id="2137679607">
      <w:marLeft w:val="640"/>
      <w:marRight w:val="0"/>
      <w:marTop w:val="0"/>
      <w:marBottom w:val="0"/>
      <w:divBdr>
        <w:top w:val="none" w:sz="0" w:space="0" w:color="auto"/>
        <w:left w:val="none" w:sz="0" w:space="0" w:color="auto"/>
        <w:bottom w:val="none" w:sz="0" w:space="0" w:color="auto"/>
        <w:right w:val="none" w:sz="0" w:space="0" w:color="auto"/>
      </w:divBdr>
    </w:div>
    <w:div w:id="2138790895">
      <w:marLeft w:val="640"/>
      <w:marRight w:val="0"/>
      <w:marTop w:val="0"/>
      <w:marBottom w:val="0"/>
      <w:divBdr>
        <w:top w:val="none" w:sz="0" w:space="0" w:color="auto"/>
        <w:left w:val="none" w:sz="0" w:space="0" w:color="auto"/>
        <w:bottom w:val="none" w:sz="0" w:space="0" w:color="auto"/>
        <w:right w:val="none" w:sz="0" w:space="0" w:color="auto"/>
      </w:divBdr>
    </w:div>
    <w:div w:id="2139108580">
      <w:marLeft w:val="640"/>
      <w:marRight w:val="0"/>
      <w:marTop w:val="0"/>
      <w:marBottom w:val="0"/>
      <w:divBdr>
        <w:top w:val="none" w:sz="0" w:space="0" w:color="auto"/>
        <w:left w:val="none" w:sz="0" w:space="0" w:color="auto"/>
        <w:bottom w:val="none" w:sz="0" w:space="0" w:color="auto"/>
        <w:right w:val="none" w:sz="0" w:space="0" w:color="auto"/>
      </w:divBdr>
    </w:div>
    <w:div w:id="2139370332">
      <w:marLeft w:val="640"/>
      <w:marRight w:val="0"/>
      <w:marTop w:val="0"/>
      <w:marBottom w:val="0"/>
      <w:divBdr>
        <w:top w:val="none" w:sz="0" w:space="0" w:color="auto"/>
        <w:left w:val="none" w:sz="0" w:space="0" w:color="auto"/>
        <w:bottom w:val="none" w:sz="0" w:space="0" w:color="auto"/>
        <w:right w:val="none" w:sz="0" w:space="0" w:color="auto"/>
      </w:divBdr>
    </w:div>
    <w:div w:id="2139758747">
      <w:marLeft w:val="640"/>
      <w:marRight w:val="0"/>
      <w:marTop w:val="0"/>
      <w:marBottom w:val="0"/>
      <w:divBdr>
        <w:top w:val="none" w:sz="0" w:space="0" w:color="auto"/>
        <w:left w:val="none" w:sz="0" w:space="0" w:color="auto"/>
        <w:bottom w:val="none" w:sz="0" w:space="0" w:color="auto"/>
        <w:right w:val="none" w:sz="0" w:space="0" w:color="auto"/>
      </w:divBdr>
    </w:div>
    <w:div w:id="2139957212">
      <w:bodyDiv w:val="1"/>
      <w:marLeft w:val="0"/>
      <w:marRight w:val="0"/>
      <w:marTop w:val="0"/>
      <w:marBottom w:val="0"/>
      <w:divBdr>
        <w:top w:val="none" w:sz="0" w:space="0" w:color="auto"/>
        <w:left w:val="none" w:sz="0" w:space="0" w:color="auto"/>
        <w:bottom w:val="none" w:sz="0" w:space="0" w:color="auto"/>
        <w:right w:val="none" w:sz="0" w:space="0" w:color="auto"/>
      </w:divBdr>
      <w:divsChild>
        <w:div w:id="39138090">
          <w:marLeft w:val="480"/>
          <w:marRight w:val="0"/>
          <w:marTop w:val="0"/>
          <w:marBottom w:val="0"/>
          <w:divBdr>
            <w:top w:val="none" w:sz="0" w:space="0" w:color="auto"/>
            <w:left w:val="none" w:sz="0" w:space="0" w:color="auto"/>
            <w:bottom w:val="none" w:sz="0" w:space="0" w:color="auto"/>
            <w:right w:val="none" w:sz="0" w:space="0" w:color="auto"/>
          </w:divBdr>
        </w:div>
        <w:div w:id="46075620">
          <w:marLeft w:val="480"/>
          <w:marRight w:val="0"/>
          <w:marTop w:val="0"/>
          <w:marBottom w:val="0"/>
          <w:divBdr>
            <w:top w:val="none" w:sz="0" w:space="0" w:color="auto"/>
            <w:left w:val="none" w:sz="0" w:space="0" w:color="auto"/>
            <w:bottom w:val="none" w:sz="0" w:space="0" w:color="auto"/>
            <w:right w:val="none" w:sz="0" w:space="0" w:color="auto"/>
          </w:divBdr>
        </w:div>
        <w:div w:id="53284894">
          <w:marLeft w:val="480"/>
          <w:marRight w:val="0"/>
          <w:marTop w:val="0"/>
          <w:marBottom w:val="0"/>
          <w:divBdr>
            <w:top w:val="none" w:sz="0" w:space="0" w:color="auto"/>
            <w:left w:val="none" w:sz="0" w:space="0" w:color="auto"/>
            <w:bottom w:val="none" w:sz="0" w:space="0" w:color="auto"/>
            <w:right w:val="none" w:sz="0" w:space="0" w:color="auto"/>
          </w:divBdr>
        </w:div>
        <w:div w:id="113840216">
          <w:marLeft w:val="480"/>
          <w:marRight w:val="0"/>
          <w:marTop w:val="0"/>
          <w:marBottom w:val="0"/>
          <w:divBdr>
            <w:top w:val="none" w:sz="0" w:space="0" w:color="auto"/>
            <w:left w:val="none" w:sz="0" w:space="0" w:color="auto"/>
            <w:bottom w:val="none" w:sz="0" w:space="0" w:color="auto"/>
            <w:right w:val="none" w:sz="0" w:space="0" w:color="auto"/>
          </w:divBdr>
        </w:div>
        <w:div w:id="127824543">
          <w:marLeft w:val="480"/>
          <w:marRight w:val="0"/>
          <w:marTop w:val="0"/>
          <w:marBottom w:val="0"/>
          <w:divBdr>
            <w:top w:val="none" w:sz="0" w:space="0" w:color="auto"/>
            <w:left w:val="none" w:sz="0" w:space="0" w:color="auto"/>
            <w:bottom w:val="none" w:sz="0" w:space="0" w:color="auto"/>
            <w:right w:val="none" w:sz="0" w:space="0" w:color="auto"/>
          </w:divBdr>
        </w:div>
        <w:div w:id="207230013">
          <w:marLeft w:val="480"/>
          <w:marRight w:val="0"/>
          <w:marTop w:val="0"/>
          <w:marBottom w:val="0"/>
          <w:divBdr>
            <w:top w:val="none" w:sz="0" w:space="0" w:color="auto"/>
            <w:left w:val="none" w:sz="0" w:space="0" w:color="auto"/>
            <w:bottom w:val="none" w:sz="0" w:space="0" w:color="auto"/>
            <w:right w:val="none" w:sz="0" w:space="0" w:color="auto"/>
          </w:divBdr>
        </w:div>
        <w:div w:id="286818038">
          <w:marLeft w:val="480"/>
          <w:marRight w:val="0"/>
          <w:marTop w:val="0"/>
          <w:marBottom w:val="0"/>
          <w:divBdr>
            <w:top w:val="none" w:sz="0" w:space="0" w:color="auto"/>
            <w:left w:val="none" w:sz="0" w:space="0" w:color="auto"/>
            <w:bottom w:val="none" w:sz="0" w:space="0" w:color="auto"/>
            <w:right w:val="none" w:sz="0" w:space="0" w:color="auto"/>
          </w:divBdr>
        </w:div>
        <w:div w:id="350452542">
          <w:marLeft w:val="480"/>
          <w:marRight w:val="0"/>
          <w:marTop w:val="0"/>
          <w:marBottom w:val="0"/>
          <w:divBdr>
            <w:top w:val="none" w:sz="0" w:space="0" w:color="auto"/>
            <w:left w:val="none" w:sz="0" w:space="0" w:color="auto"/>
            <w:bottom w:val="none" w:sz="0" w:space="0" w:color="auto"/>
            <w:right w:val="none" w:sz="0" w:space="0" w:color="auto"/>
          </w:divBdr>
        </w:div>
        <w:div w:id="373042628">
          <w:marLeft w:val="480"/>
          <w:marRight w:val="0"/>
          <w:marTop w:val="0"/>
          <w:marBottom w:val="0"/>
          <w:divBdr>
            <w:top w:val="none" w:sz="0" w:space="0" w:color="auto"/>
            <w:left w:val="none" w:sz="0" w:space="0" w:color="auto"/>
            <w:bottom w:val="none" w:sz="0" w:space="0" w:color="auto"/>
            <w:right w:val="none" w:sz="0" w:space="0" w:color="auto"/>
          </w:divBdr>
        </w:div>
        <w:div w:id="401563976">
          <w:marLeft w:val="480"/>
          <w:marRight w:val="0"/>
          <w:marTop w:val="0"/>
          <w:marBottom w:val="0"/>
          <w:divBdr>
            <w:top w:val="none" w:sz="0" w:space="0" w:color="auto"/>
            <w:left w:val="none" w:sz="0" w:space="0" w:color="auto"/>
            <w:bottom w:val="none" w:sz="0" w:space="0" w:color="auto"/>
            <w:right w:val="none" w:sz="0" w:space="0" w:color="auto"/>
          </w:divBdr>
        </w:div>
        <w:div w:id="407071541">
          <w:marLeft w:val="480"/>
          <w:marRight w:val="0"/>
          <w:marTop w:val="0"/>
          <w:marBottom w:val="0"/>
          <w:divBdr>
            <w:top w:val="none" w:sz="0" w:space="0" w:color="auto"/>
            <w:left w:val="none" w:sz="0" w:space="0" w:color="auto"/>
            <w:bottom w:val="none" w:sz="0" w:space="0" w:color="auto"/>
            <w:right w:val="none" w:sz="0" w:space="0" w:color="auto"/>
          </w:divBdr>
        </w:div>
        <w:div w:id="459540595">
          <w:marLeft w:val="480"/>
          <w:marRight w:val="0"/>
          <w:marTop w:val="0"/>
          <w:marBottom w:val="0"/>
          <w:divBdr>
            <w:top w:val="none" w:sz="0" w:space="0" w:color="auto"/>
            <w:left w:val="none" w:sz="0" w:space="0" w:color="auto"/>
            <w:bottom w:val="none" w:sz="0" w:space="0" w:color="auto"/>
            <w:right w:val="none" w:sz="0" w:space="0" w:color="auto"/>
          </w:divBdr>
        </w:div>
        <w:div w:id="479276558">
          <w:marLeft w:val="480"/>
          <w:marRight w:val="0"/>
          <w:marTop w:val="0"/>
          <w:marBottom w:val="0"/>
          <w:divBdr>
            <w:top w:val="none" w:sz="0" w:space="0" w:color="auto"/>
            <w:left w:val="none" w:sz="0" w:space="0" w:color="auto"/>
            <w:bottom w:val="none" w:sz="0" w:space="0" w:color="auto"/>
            <w:right w:val="none" w:sz="0" w:space="0" w:color="auto"/>
          </w:divBdr>
        </w:div>
        <w:div w:id="493572414">
          <w:marLeft w:val="480"/>
          <w:marRight w:val="0"/>
          <w:marTop w:val="0"/>
          <w:marBottom w:val="0"/>
          <w:divBdr>
            <w:top w:val="none" w:sz="0" w:space="0" w:color="auto"/>
            <w:left w:val="none" w:sz="0" w:space="0" w:color="auto"/>
            <w:bottom w:val="none" w:sz="0" w:space="0" w:color="auto"/>
            <w:right w:val="none" w:sz="0" w:space="0" w:color="auto"/>
          </w:divBdr>
        </w:div>
        <w:div w:id="493758677">
          <w:marLeft w:val="480"/>
          <w:marRight w:val="0"/>
          <w:marTop w:val="0"/>
          <w:marBottom w:val="0"/>
          <w:divBdr>
            <w:top w:val="none" w:sz="0" w:space="0" w:color="auto"/>
            <w:left w:val="none" w:sz="0" w:space="0" w:color="auto"/>
            <w:bottom w:val="none" w:sz="0" w:space="0" w:color="auto"/>
            <w:right w:val="none" w:sz="0" w:space="0" w:color="auto"/>
          </w:divBdr>
        </w:div>
        <w:div w:id="516231704">
          <w:marLeft w:val="480"/>
          <w:marRight w:val="0"/>
          <w:marTop w:val="0"/>
          <w:marBottom w:val="0"/>
          <w:divBdr>
            <w:top w:val="none" w:sz="0" w:space="0" w:color="auto"/>
            <w:left w:val="none" w:sz="0" w:space="0" w:color="auto"/>
            <w:bottom w:val="none" w:sz="0" w:space="0" w:color="auto"/>
            <w:right w:val="none" w:sz="0" w:space="0" w:color="auto"/>
          </w:divBdr>
        </w:div>
        <w:div w:id="519509085">
          <w:marLeft w:val="480"/>
          <w:marRight w:val="0"/>
          <w:marTop w:val="0"/>
          <w:marBottom w:val="0"/>
          <w:divBdr>
            <w:top w:val="none" w:sz="0" w:space="0" w:color="auto"/>
            <w:left w:val="none" w:sz="0" w:space="0" w:color="auto"/>
            <w:bottom w:val="none" w:sz="0" w:space="0" w:color="auto"/>
            <w:right w:val="none" w:sz="0" w:space="0" w:color="auto"/>
          </w:divBdr>
        </w:div>
        <w:div w:id="643042275">
          <w:marLeft w:val="480"/>
          <w:marRight w:val="0"/>
          <w:marTop w:val="0"/>
          <w:marBottom w:val="0"/>
          <w:divBdr>
            <w:top w:val="none" w:sz="0" w:space="0" w:color="auto"/>
            <w:left w:val="none" w:sz="0" w:space="0" w:color="auto"/>
            <w:bottom w:val="none" w:sz="0" w:space="0" w:color="auto"/>
            <w:right w:val="none" w:sz="0" w:space="0" w:color="auto"/>
          </w:divBdr>
        </w:div>
        <w:div w:id="782455451">
          <w:marLeft w:val="480"/>
          <w:marRight w:val="0"/>
          <w:marTop w:val="0"/>
          <w:marBottom w:val="0"/>
          <w:divBdr>
            <w:top w:val="none" w:sz="0" w:space="0" w:color="auto"/>
            <w:left w:val="none" w:sz="0" w:space="0" w:color="auto"/>
            <w:bottom w:val="none" w:sz="0" w:space="0" w:color="auto"/>
            <w:right w:val="none" w:sz="0" w:space="0" w:color="auto"/>
          </w:divBdr>
        </w:div>
        <w:div w:id="847984089">
          <w:marLeft w:val="480"/>
          <w:marRight w:val="0"/>
          <w:marTop w:val="0"/>
          <w:marBottom w:val="0"/>
          <w:divBdr>
            <w:top w:val="none" w:sz="0" w:space="0" w:color="auto"/>
            <w:left w:val="none" w:sz="0" w:space="0" w:color="auto"/>
            <w:bottom w:val="none" w:sz="0" w:space="0" w:color="auto"/>
            <w:right w:val="none" w:sz="0" w:space="0" w:color="auto"/>
          </w:divBdr>
        </w:div>
        <w:div w:id="853617956">
          <w:marLeft w:val="480"/>
          <w:marRight w:val="0"/>
          <w:marTop w:val="0"/>
          <w:marBottom w:val="0"/>
          <w:divBdr>
            <w:top w:val="none" w:sz="0" w:space="0" w:color="auto"/>
            <w:left w:val="none" w:sz="0" w:space="0" w:color="auto"/>
            <w:bottom w:val="none" w:sz="0" w:space="0" w:color="auto"/>
            <w:right w:val="none" w:sz="0" w:space="0" w:color="auto"/>
          </w:divBdr>
        </w:div>
        <w:div w:id="870916340">
          <w:marLeft w:val="480"/>
          <w:marRight w:val="0"/>
          <w:marTop w:val="0"/>
          <w:marBottom w:val="0"/>
          <w:divBdr>
            <w:top w:val="none" w:sz="0" w:space="0" w:color="auto"/>
            <w:left w:val="none" w:sz="0" w:space="0" w:color="auto"/>
            <w:bottom w:val="none" w:sz="0" w:space="0" w:color="auto"/>
            <w:right w:val="none" w:sz="0" w:space="0" w:color="auto"/>
          </w:divBdr>
        </w:div>
        <w:div w:id="882015745">
          <w:marLeft w:val="480"/>
          <w:marRight w:val="0"/>
          <w:marTop w:val="0"/>
          <w:marBottom w:val="0"/>
          <w:divBdr>
            <w:top w:val="none" w:sz="0" w:space="0" w:color="auto"/>
            <w:left w:val="none" w:sz="0" w:space="0" w:color="auto"/>
            <w:bottom w:val="none" w:sz="0" w:space="0" w:color="auto"/>
            <w:right w:val="none" w:sz="0" w:space="0" w:color="auto"/>
          </w:divBdr>
        </w:div>
        <w:div w:id="915091872">
          <w:marLeft w:val="480"/>
          <w:marRight w:val="0"/>
          <w:marTop w:val="0"/>
          <w:marBottom w:val="0"/>
          <w:divBdr>
            <w:top w:val="none" w:sz="0" w:space="0" w:color="auto"/>
            <w:left w:val="none" w:sz="0" w:space="0" w:color="auto"/>
            <w:bottom w:val="none" w:sz="0" w:space="0" w:color="auto"/>
            <w:right w:val="none" w:sz="0" w:space="0" w:color="auto"/>
          </w:divBdr>
        </w:div>
        <w:div w:id="961955840">
          <w:marLeft w:val="480"/>
          <w:marRight w:val="0"/>
          <w:marTop w:val="0"/>
          <w:marBottom w:val="0"/>
          <w:divBdr>
            <w:top w:val="none" w:sz="0" w:space="0" w:color="auto"/>
            <w:left w:val="none" w:sz="0" w:space="0" w:color="auto"/>
            <w:bottom w:val="none" w:sz="0" w:space="0" w:color="auto"/>
            <w:right w:val="none" w:sz="0" w:space="0" w:color="auto"/>
          </w:divBdr>
        </w:div>
        <w:div w:id="980309603">
          <w:marLeft w:val="480"/>
          <w:marRight w:val="0"/>
          <w:marTop w:val="0"/>
          <w:marBottom w:val="0"/>
          <w:divBdr>
            <w:top w:val="none" w:sz="0" w:space="0" w:color="auto"/>
            <w:left w:val="none" w:sz="0" w:space="0" w:color="auto"/>
            <w:bottom w:val="none" w:sz="0" w:space="0" w:color="auto"/>
            <w:right w:val="none" w:sz="0" w:space="0" w:color="auto"/>
          </w:divBdr>
        </w:div>
        <w:div w:id="998727644">
          <w:marLeft w:val="480"/>
          <w:marRight w:val="0"/>
          <w:marTop w:val="0"/>
          <w:marBottom w:val="0"/>
          <w:divBdr>
            <w:top w:val="none" w:sz="0" w:space="0" w:color="auto"/>
            <w:left w:val="none" w:sz="0" w:space="0" w:color="auto"/>
            <w:bottom w:val="none" w:sz="0" w:space="0" w:color="auto"/>
            <w:right w:val="none" w:sz="0" w:space="0" w:color="auto"/>
          </w:divBdr>
        </w:div>
        <w:div w:id="1002390571">
          <w:marLeft w:val="480"/>
          <w:marRight w:val="0"/>
          <w:marTop w:val="0"/>
          <w:marBottom w:val="0"/>
          <w:divBdr>
            <w:top w:val="none" w:sz="0" w:space="0" w:color="auto"/>
            <w:left w:val="none" w:sz="0" w:space="0" w:color="auto"/>
            <w:bottom w:val="none" w:sz="0" w:space="0" w:color="auto"/>
            <w:right w:val="none" w:sz="0" w:space="0" w:color="auto"/>
          </w:divBdr>
        </w:div>
        <w:div w:id="1056782255">
          <w:marLeft w:val="480"/>
          <w:marRight w:val="0"/>
          <w:marTop w:val="0"/>
          <w:marBottom w:val="0"/>
          <w:divBdr>
            <w:top w:val="none" w:sz="0" w:space="0" w:color="auto"/>
            <w:left w:val="none" w:sz="0" w:space="0" w:color="auto"/>
            <w:bottom w:val="none" w:sz="0" w:space="0" w:color="auto"/>
            <w:right w:val="none" w:sz="0" w:space="0" w:color="auto"/>
          </w:divBdr>
        </w:div>
        <w:div w:id="1061834171">
          <w:marLeft w:val="480"/>
          <w:marRight w:val="0"/>
          <w:marTop w:val="0"/>
          <w:marBottom w:val="0"/>
          <w:divBdr>
            <w:top w:val="none" w:sz="0" w:space="0" w:color="auto"/>
            <w:left w:val="none" w:sz="0" w:space="0" w:color="auto"/>
            <w:bottom w:val="none" w:sz="0" w:space="0" w:color="auto"/>
            <w:right w:val="none" w:sz="0" w:space="0" w:color="auto"/>
          </w:divBdr>
        </w:div>
        <w:div w:id="1074203041">
          <w:marLeft w:val="480"/>
          <w:marRight w:val="0"/>
          <w:marTop w:val="0"/>
          <w:marBottom w:val="0"/>
          <w:divBdr>
            <w:top w:val="none" w:sz="0" w:space="0" w:color="auto"/>
            <w:left w:val="none" w:sz="0" w:space="0" w:color="auto"/>
            <w:bottom w:val="none" w:sz="0" w:space="0" w:color="auto"/>
            <w:right w:val="none" w:sz="0" w:space="0" w:color="auto"/>
          </w:divBdr>
        </w:div>
        <w:div w:id="1106576118">
          <w:marLeft w:val="480"/>
          <w:marRight w:val="0"/>
          <w:marTop w:val="0"/>
          <w:marBottom w:val="0"/>
          <w:divBdr>
            <w:top w:val="none" w:sz="0" w:space="0" w:color="auto"/>
            <w:left w:val="none" w:sz="0" w:space="0" w:color="auto"/>
            <w:bottom w:val="none" w:sz="0" w:space="0" w:color="auto"/>
            <w:right w:val="none" w:sz="0" w:space="0" w:color="auto"/>
          </w:divBdr>
        </w:div>
        <w:div w:id="1125732991">
          <w:marLeft w:val="480"/>
          <w:marRight w:val="0"/>
          <w:marTop w:val="0"/>
          <w:marBottom w:val="0"/>
          <w:divBdr>
            <w:top w:val="none" w:sz="0" w:space="0" w:color="auto"/>
            <w:left w:val="none" w:sz="0" w:space="0" w:color="auto"/>
            <w:bottom w:val="none" w:sz="0" w:space="0" w:color="auto"/>
            <w:right w:val="none" w:sz="0" w:space="0" w:color="auto"/>
          </w:divBdr>
        </w:div>
        <w:div w:id="1325889053">
          <w:marLeft w:val="480"/>
          <w:marRight w:val="0"/>
          <w:marTop w:val="0"/>
          <w:marBottom w:val="0"/>
          <w:divBdr>
            <w:top w:val="none" w:sz="0" w:space="0" w:color="auto"/>
            <w:left w:val="none" w:sz="0" w:space="0" w:color="auto"/>
            <w:bottom w:val="none" w:sz="0" w:space="0" w:color="auto"/>
            <w:right w:val="none" w:sz="0" w:space="0" w:color="auto"/>
          </w:divBdr>
        </w:div>
        <w:div w:id="1351906933">
          <w:marLeft w:val="480"/>
          <w:marRight w:val="0"/>
          <w:marTop w:val="0"/>
          <w:marBottom w:val="0"/>
          <w:divBdr>
            <w:top w:val="none" w:sz="0" w:space="0" w:color="auto"/>
            <w:left w:val="none" w:sz="0" w:space="0" w:color="auto"/>
            <w:bottom w:val="none" w:sz="0" w:space="0" w:color="auto"/>
            <w:right w:val="none" w:sz="0" w:space="0" w:color="auto"/>
          </w:divBdr>
        </w:div>
        <w:div w:id="1367834267">
          <w:marLeft w:val="480"/>
          <w:marRight w:val="0"/>
          <w:marTop w:val="0"/>
          <w:marBottom w:val="0"/>
          <w:divBdr>
            <w:top w:val="none" w:sz="0" w:space="0" w:color="auto"/>
            <w:left w:val="none" w:sz="0" w:space="0" w:color="auto"/>
            <w:bottom w:val="none" w:sz="0" w:space="0" w:color="auto"/>
            <w:right w:val="none" w:sz="0" w:space="0" w:color="auto"/>
          </w:divBdr>
        </w:div>
        <w:div w:id="1470052601">
          <w:marLeft w:val="480"/>
          <w:marRight w:val="0"/>
          <w:marTop w:val="0"/>
          <w:marBottom w:val="0"/>
          <w:divBdr>
            <w:top w:val="none" w:sz="0" w:space="0" w:color="auto"/>
            <w:left w:val="none" w:sz="0" w:space="0" w:color="auto"/>
            <w:bottom w:val="none" w:sz="0" w:space="0" w:color="auto"/>
            <w:right w:val="none" w:sz="0" w:space="0" w:color="auto"/>
          </w:divBdr>
        </w:div>
        <w:div w:id="1515345674">
          <w:marLeft w:val="480"/>
          <w:marRight w:val="0"/>
          <w:marTop w:val="0"/>
          <w:marBottom w:val="0"/>
          <w:divBdr>
            <w:top w:val="none" w:sz="0" w:space="0" w:color="auto"/>
            <w:left w:val="none" w:sz="0" w:space="0" w:color="auto"/>
            <w:bottom w:val="none" w:sz="0" w:space="0" w:color="auto"/>
            <w:right w:val="none" w:sz="0" w:space="0" w:color="auto"/>
          </w:divBdr>
        </w:div>
        <w:div w:id="1520314932">
          <w:marLeft w:val="480"/>
          <w:marRight w:val="0"/>
          <w:marTop w:val="0"/>
          <w:marBottom w:val="0"/>
          <w:divBdr>
            <w:top w:val="none" w:sz="0" w:space="0" w:color="auto"/>
            <w:left w:val="none" w:sz="0" w:space="0" w:color="auto"/>
            <w:bottom w:val="none" w:sz="0" w:space="0" w:color="auto"/>
            <w:right w:val="none" w:sz="0" w:space="0" w:color="auto"/>
          </w:divBdr>
        </w:div>
        <w:div w:id="1535729606">
          <w:marLeft w:val="480"/>
          <w:marRight w:val="0"/>
          <w:marTop w:val="0"/>
          <w:marBottom w:val="0"/>
          <w:divBdr>
            <w:top w:val="none" w:sz="0" w:space="0" w:color="auto"/>
            <w:left w:val="none" w:sz="0" w:space="0" w:color="auto"/>
            <w:bottom w:val="none" w:sz="0" w:space="0" w:color="auto"/>
            <w:right w:val="none" w:sz="0" w:space="0" w:color="auto"/>
          </w:divBdr>
        </w:div>
        <w:div w:id="1588342983">
          <w:marLeft w:val="480"/>
          <w:marRight w:val="0"/>
          <w:marTop w:val="0"/>
          <w:marBottom w:val="0"/>
          <w:divBdr>
            <w:top w:val="none" w:sz="0" w:space="0" w:color="auto"/>
            <w:left w:val="none" w:sz="0" w:space="0" w:color="auto"/>
            <w:bottom w:val="none" w:sz="0" w:space="0" w:color="auto"/>
            <w:right w:val="none" w:sz="0" w:space="0" w:color="auto"/>
          </w:divBdr>
        </w:div>
        <w:div w:id="1603605281">
          <w:marLeft w:val="480"/>
          <w:marRight w:val="0"/>
          <w:marTop w:val="0"/>
          <w:marBottom w:val="0"/>
          <w:divBdr>
            <w:top w:val="none" w:sz="0" w:space="0" w:color="auto"/>
            <w:left w:val="none" w:sz="0" w:space="0" w:color="auto"/>
            <w:bottom w:val="none" w:sz="0" w:space="0" w:color="auto"/>
            <w:right w:val="none" w:sz="0" w:space="0" w:color="auto"/>
          </w:divBdr>
        </w:div>
        <w:div w:id="1605305276">
          <w:marLeft w:val="480"/>
          <w:marRight w:val="0"/>
          <w:marTop w:val="0"/>
          <w:marBottom w:val="0"/>
          <w:divBdr>
            <w:top w:val="none" w:sz="0" w:space="0" w:color="auto"/>
            <w:left w:val="none" w:sz="0" w:space="0" w:color="auto"/>
            <w:bottom w:val="none" w:sz="0" w:space="0" w:color="auto"/>
            <w:right w:val="none" w:sz="0" w:space="0" w:color="auto"/>
          </w:divBdr>
        </w:div>
        <w:div w:id="1663661716">
          <w:marLeft w:val="480"/>
          <w:marRight w:val="0"/>
          <w:marTop w:val="0"/>
          <w:marBottom w:val="0"/>
          <w:divBdr>
            <w:top w:val="none" w:sz="0" w:space="0" w:color="auto"/>
            <w:left w:val="none" w:sz="0" w:space="0" w:color="auto"/>
            <w:bottom w:val="none" w:sz="0" w:space="0" w:color="auto"/>
            <w:right w:val="none" w:sz="0" w:space="0" w:color="auto"/>
          </w:divBdr>
        </w:div>
        <w:div w:id="1663699545">
          <w:marLeft w:val="480"/>
          <w:marRight w:val="0"/>
          <w:marTop w:val="0"/>
          <w:marBottom w:val="0"/>
          <w:divBdr>
            <w:top w:val="none" w:sz="0" w:space="0" w:color="auto"/>
            <w:left w:val="none" w:sz="0" w:space="0" w:color="auto"/>
            <w:bottom w:val="none" w:sz="0" w:space="0" w:color="auto"/>
            <w:right w:val="none" w:sz="0" w:space="0" w:color="auto"/>
          </w:divBdr>
        </w:div>
        <w:div w:id="1694724803">
          <w:marLeft w:val="480"/>
          <w:marRight w:val="0"/>
          <w:marTop w:val="0"/>
          <w:marBottom w:val="0"/>
          <w:divBdr>
            <w:top w:val="none" w:sz="0" w:space="0" w:color="auto"/>
            <w:left w:val="none" w:sz="0" w:space="0" w:color="auto"/>
            <w:bottom w:val="none" w:sz="0" w:space="0" w:color="auto"/>
            <w:right w:val="none" w:sz="0" w:space="0" w:color="auto"/>
          </w:divBdr>
        </w:div>
        <w:div w:id="1733116720">
          <w:marLeft w:val="480"/>
          <w:marRight w:val="0"/>
          <w:marTop w:val="0"/>
          <w:marBottom w:val="0"/>
          <w:divBdr>
            <w:top w:val="none" w:sz="0" w:space="0" w:color="auto"/>
            <w:left w:val="none" w:sz="0" w:space="0" w:color="auto"/>
            <w:bottom w:val="none" w:sz="0" w:space="0" w:color="auto"/>
            <w:right w:val="none" w:sz="0" w:space="0" w:color="auto"/>
          </w:divBdr>
        </w:div>
        <w:div w:id="1856923598">
          <w:marLeft w:val="480"/>
          <w:marRight w:val="0"/>
          <w:marTop w:val="0"/>
          <w:marBottom w:val="0"/>
          <w:divBdr>
            <w:top w:val="none" w:sz="0" w:space="0" w:color="auto"/>
            <w:left w:val="none" w:sz="0" w:space="0" w:color="auto"/>
            <w:bottom w:val="none" w:sz="0" w:space="0" w:color="auto"/>
            <w:right w:val="none" w:sz="0" w:space="0" w:color="auto"/>
          </w:divBdr>
        </w:div>
        <w:div w:id="1903517681">
          <w:marLeft w:val="480"/>
          <w:marRight w:val="0"/>
          <w:marTop w:val="0"/>
          <w:marBottom w:val="0"/>
          <w:divBdr>
            <w:top w:val="none" w:sz="0" w:space="0" w:color="auto"/>
            <w:left w:val="none" w:sz="0" w:space="0" w:color="auto"/>
            <w:bottom w:val="none" w:sz="0" w:space="0" w:color="auto"/>
            <w:right w:val="none" w:sz="0" w:space="0" w:color="auto"/>
          </w:divBdr>
        </w:div>
        <w:div w:id="1978686112">
          <w:marLeft w:val="480"/>
          <w:marRight w:val="0"/>
          <w:marTop w:val="0"/>
          <w:marBottom w:val="0"/>
          <w:divBdr>
            <w:top w:val="none" w:sz="0" w:space="0" w:color="auto"/>
            <w:left w:val="none" w:sz="0" w:space="0" w:color="auto"/>
            <w:bottom w:val="none" w:sz="0" w:space="0" w:color="auto"/>
            <w:right w:val="none" w:sz="0" w:space="0" w:color="auto"/>
          </w:divBdr>
        </w:div>
        <w:div w:id="1984769464">
          <w:marLeft w:val="480"/>
          <w:marRight w:val="0"/>
          <w:marTop w:val="0"/>
          <w:marBottom w:val="0"/>
          <w:divBdr>
            <w:top w:val="none" w:sz="0" w:space="0" w:color="auto"/>
            <w:left w:val="none" w:sz="0" w:space="0" w:color="auto"/>
            <w:bottom w:val="none" w:sz="0" w:space="0" w:color="auto"/>
            <w:right w:val="none" w:sz="0" w:space="0" w:color="auto"/>
          </w:divBdr>
        </w:div>
        <w:div w:id="2005008588">
          <w:marLeft w:val="480"/>
          <w:marRight w:val="0"/>
          <w:marTop w:val="0"/>
          <w:marBottom w:val="0"/>
          <w:divBdr>
            <w:top w:val="none" w:sz="0" w:space="0" w:color="auto"/>
            <w:left w:val="none" w:sz="0" w:space="0" w:color="auto"/>
            <w:bottom w:val="none" w:sz="0" w:space="0" w:color="auto"/>
            <w:right w:val="none" w:sz="0" w:space="0" w:color="auto"/>
          </w:divBdr>
        </w:div>
        <w:div w:id="2015567847">
          <w:marLeft w:val="480"/>
          <w:marRight w:val="0"/>
          <w:marTop w:val="0"/>
          <w:marBottom w:val="0"/>
          <w:divBdr>
            <w:top w:val="none" w:sz="0" w:space="0" w:color="auto"/>
            <w:left w:val="none" w:sz="0" w:space="0" w:color="auto"/>
            <w:bottom w:val="none" w:sz="0" w:space="0" w:color="auto"/>
            <w:right w:val="none" w:sz="0" w:space="0" w:color="auto"/>
          </w:divBdr>
        </w:div>
        <w:div w:id="2023045973">
          <w:marLeft w:val="480"/>
          <w:marRight w:val="0"/>
          <w:marTop w:val="0"/>
          <w:marBottom w:val="0"/>
          <w:divBdr>
            <w:top w:val="none" w:sz="0" w:space="0" w:color="auto"/>
            <w:left w:val="none" w:sz="0" w:space="0" w:color="auto"/>
            <w:bottom w:val="none" w:sz="0" w:space="0" w:color="auto"/>
            <w:right w:val="none" w:sz="0" w:space="0" w:color="auto"/>
          </w:divBdr>
        </w:div>
      </w:divsChild>
    </w:div>
    <w:div w:id="2140027584">
      <w:bodyDiv w:val="1"/>
      <w:marLeft w:val="0"/>
      <w:marRight w:val="0"/>
      <w:marTop w:val="0"/>
      <w:marBottom w:val="0"/>
      <w:divBdr>
        <w:top w:val="none" w:sz="0" w:space="0" w:color="auto"/>
        <w:left w:val="none" w:sz="0" w:space="0" w:color="auto"/>
        <w:bottom w:val="none" w:sz="0" w:space="0" w:color="auto"/>
        <w:right w:val="none" w:sz="0" w:space="0" w:color="auto"/>
      </w:divBdr>
    </w:div>
    <w:div w:id="2140414646">
      <w:marLeft w:val="640"/>
      <w:marRight w:val="0"/>
      <w:marTop w:val="0"/>
      <w:marBottom w:val="0"/>
      <w:divBdr>
        <w:top w:val="none" w:sz="0" w:space="0" w:color="auto"/>
        <w:left w:val="none" w:sz="0" w:space="0" w:color="auto"/>
        <w:bottom w:val="none" w:sz="0" w:space="0" w:color="auto"/>
        <w:right w:val="none" w:sz="0" w:space="0" w:color="auto"/>
      </w:divBdr>
    </w:div>
    <w:div w:id="2140566808">
      <w:marLeft w:val="640"/>
      <w:marRight w:val="0"/>
      <w:marTop w:val="0"/>
      <w:marBottom w:val="0"/>
      <w:divBdr>
        <w:top w:val="none" w:sz="0" w:space="0" w:color="auto"/>
        <w:left w:val="none" w:sz="0" w:space="0" w:color="auto"/>
        <w:bottom w:val="none" w:sz="0" w:space="0" w:color="auto"/>
        <w:right w:val="none" w:sz="0" w:space="0" w:color="auto"/>
      </w:divBdr>
    </w:div>
    <w:div w:id="2140800333">
      <w:marLeft w:val="640"/>
      <w:marRight w:val="0"/>
      <w:marTop w:val="0"/>
      <w:marBottom w:val="0"/>
      <w:divBdr>
        <w:top w:val="none" w:sz="0" w:space="0" w:color="auto"/>
        <w:left w:val="none" w:sz="0" w:space="0" w:color="auto"/>
        <w:bottom w:val="none" w:sz="0" w:space="0" w:color="auto"/>
        <w:right w:val="none" w:sz="0" w:space="0" w:color="auto"/>
      </w:divBdr>
    </w:div>
    <w:div w:id="2141608738">
      <w:marLeft w:val="640"/>
      <w:marRight w:val="0"/>
      <w:marTop w:val="0"/>
      <w:marBottom w:val="0"/>
      <w:divBdr>
        <w:top w:val="none" w:sz="0" w:space="0" w:color="auto"/>
        <w:left w:val="none" w:sz="0" w:space="0" w:color="auto"/>
        <w:bottom w:val="none" w:sz="0" w:space="0" w:color="auto"/>
        <w:right w:val="none" w:sz="0" w:space="0" w:color="auto"/>
      </w:divBdr>
    </w:div>
    <w:div w:id="2142503711">
      <w:marLeft w:val="640"/>
      <w:marRight w:val="0"/>
      <w:marTop w:val="0"/>
      <w:marBottom w:val="0"/>
      <w:divBdr>
        <w:top w:val="none" w:sz="0" w:space="0" w:color="auto"/>
        <w:left w:val="none" w:sz="0" w:space="0" w:color="auto"/>
        <w:bottom w:val="none" w:sz="0" w:space="0" w:color="auto"/>
        <w:right w:val="none" w:sz="0" w:space="0" w:color="auto"/>
      </w:divBdr>
    </w:div>
    <w:div w:id="2142575688">
      <w:marLeft w:val="640"/>
      <w:marRight w:val="0"/>
      <w:marTop w:val="0"/>
      <w:marBottom w:val="0"/>
      <w:divBdr>
        <w:top w:val="none" w:sz="0" w:space="0" w:color="auto"/>
        <w:left w:val="none" w:sz="0" w:space="0" w:color="auto"/>
        <w:bottom w:val="none" w:sz="0" w:space="0" w:color="auto"/>
        <w:right w:val="none" w:sz="0" w:space="0" w:color="auto"/>
      </w:divBdr>
    </w:div>
    <w:div w:id="2142651677">
      <w:marLeft w:val="640"/>
      <w:marRight w:val="0"/>
      <w:marTop w:val="0"/>
      <w:marBottom w:val="0"/>
      <w:divBdr>
        <w:top w:val="none" w:sz="0" w:space="0" w:color="auto"/>
        <w:left w:val="none" w:sz="0" w:space="0" w:color="auto"/>
        <w:bottom w:val="none" w:sz="0" w:space="0" w:color="auto"/>
        <w:right w:val="none" w:sz="0" w:space="0" w:color="auto"/>
      </w:divBdr>
    </w:div>
    <w:div w:id="2142765741">
      <w:marLeft w:val="640"/>
      <w:marRight w:val="0"/>
      <w:marTop w:val="0"/>
      <w:marBottom w:val="0"/>
      <w:divBdr>
        <w:top w:val="none" w:sz="0" w:space="0" w:color="auto"/>
        <w:left w:val="none" w:sz="0" w:space="0" w:color="auto"/>
        <w:bottom w:val="none" w:sz="0" w:space="0" w:color="auto"/>
        <w:right w:val="none" w:sz="0" w:space="0" w:color="auto"/>
      </w:divBdr>
    </w:div>
    <w:div w:id="2143575063">
      <w:marLeft w:val="640"/>
      <w:marRight w:val="0"/>
      <w:marTop w:val="0"/>
      <w:marBottom w:val="0"/>
      <w:divBdr>
        <w:top w:val="none" w:sz="0" w:space="0" w:color="auto"/>
        <w:left w:val="none" w:sz="0" w:space="0" w:color="auto"/>
        <w:bottom w:val="none" w:sz="0" w:space="0" w:color="auto"/>
        <w:right w:val="none" w:sz="0" w:space="0" w:color="auto"/>
      </w:divBdr>
    </w:div>
    <w:div w:id="2143766508">
      <w:marLeft w:val="640"/>
      <w:marRight w:val="0"/>
      <w:marTop w:val="0"/>
      <w:marBottom w:val="0"/>
      <w:divBdr>
        <w:top w:val="none" w:sz="0" w:space="0" w:color="auto"/>
        <w:left w:val="none" w:sz="0" w:space="0" w:color="auto"/>
        <w:bottom w:val="none" w:sz="0" w:space="0" w:color="auto"/>
        <w:right w:val="none" w:sz="0" w:space="0" w:color="auto"/>
      </w:divBdr>
    </w:div>
    <w:div w:id="2144030848">
      <w:marLeft w:val="640"/>
      <w:marRight w:val="0"/>
      <w:marTop w:val="0"/>
      <w:marBottom w:val="0"/>
      <w:divBdr>
        <w:top w:val="none" w:sz="0" w:space="0" w:color="auto"/>
        <w:left w:val="none" w:sz="0" w:space="0" w:color="auto"/>
        <w:bottom w:val="none" w:sz="0" w:space="0" w:color="auto"/>
        <w:right w:val="none" w:sz="0" w:space="0" w:color="auto"/>
      </w:divBdr>
    </w:div>
    <w:div w:id="2144424845">
      <w:bodyDiv w:val="1"/>
      <w:marLeft w:val="0"/>
      <w:marRight w:val="0"/>
      <w:marTop w:val="0"/>
      <w:marBottom w:val="0"/>
      <w:divBdr>
        <w:top w:val="none" w:sz="0" w:space="0" w:color="auto"/>
        <w:left w:val="none" w:sz="0" w:space="0" w:color="auto"/>
        <w:bottom w:val="none" w:sz="0" w:space="0" w:color="auto"/>
        <w:right w:val="none" w:sz="0" w:space="0" w:color="auto"/>
      </w:divBdr>
    </w:div>
    <w:div w:id="2144808199">
      <w:marLeft w:val="640"/>
      <w:marRight w:val="0"/>
      <w:marTop w:val="0"/>
      <w:marBottom w:val="0"/>
      <w:divBdr>
        <w:top w:val="none" w:sz="0" w:space="0" w:color="auto"/>
        <w:left w:val="none" w:sz="0" w:space="0" w:color="auto"/>
        <w:bottom w:val="none" w:sz="0" w:space="0" w:color="auto"/>
        <w:right w:val="none" w:sz="0" w:space="0" w:color="auto"/>
      </w:divBdr>
    </w:div>
    <w:div w:id="2144957263">
      <w:marLeft w:val="640"/>
      <w:marRight w:val="0"/>
      <w:marTop w:val="0"/>
      <w:marBottom w:val="0"/>
      <w:divBdr>
        <w:top w:val="none" w:sz="0" w:space="0" w:color="auto"/>
        <w:left w:val="none" w:sz="0" w:space="0" w:color="auto"/>
        <w:bottom w:val="none" w:sz="0" w:space="0" w:color="auto"/>
        <w:right w:val="none" w:sz="0" w:space="0" w:color="auto"/>
      </w:divBdr>
    </w:div>
    <w:div w:id="2145000367">
      <w:marLeft w:val="640"/>
      <w:marRight w:val="0"/>
      <w:marTop w:val="0"/>
      <w:marBottom w:val="0"/>
      <w:divBdr>
        <w:top w:val="none" w:sz="0" w:space="0" w:color="auto"/>
        <w:left w:val="none" w:sz="0" w:space="0" w:color="auto"/>
        <w:bottom w:val="none" w:sz="0" w:space="0" w:color="auto"/>
        <w:right w:val="none" w:sz="0" w:space="0" w:color="auto"/>
      </w:divBdr>
    </w:div>
    <w:div w:id="2145152362">
      <w:marLeft w:val="640"/>
      <w:marRight w:val="0"/>
      <w:marTop w:val="0"/>
      <w:marBottom w:val="0"/>
      <w:divBdr>
        <w:top w:val="none" w:sz="0" w:space="0" w:color="auto"/>
        <w:left w:val="none" w:sz="0" w:space="0" w:color="auto"/>
        <w:bottom w:val="none" w:sz="0" w:space="0" w:color="auto"/>
        <w:right w:val="none" w:sz="0" w:space="0" w:color="auto"/>
      </w:divBdr>
    </w:div>
    <w:div w:id="2145459531">
      <w:marLeft w:val="480"/>
      <w:marRight w:val="0"/>
      <w:marTop w:val="0"/>
      <w:marBottom w:val="0"/>
      <w:divBdr>
        <w:top w:val="none" w:sz="0" w:space="0" w:color="auto"/>
        <w:left w:val="none" w:sz="0" w:space="0" w:color="auto"/>
        <w:bottom w:val="none" w:sz="0" w:space="0" w:color="auto"/>
        <w:right w:val="none" w:sz="0" w:space="0" w:color="auto"/>
      </w:divBdr>
    </w:div>
    <w:div w:id="2146314180">
      <w:bodyDiv w:val="1"/>
      <w:marLeft w:val="0"/>
      <w:marRight w:val="0"/>
      <w:marTop w:val="0"/>
      <w:marBottom w:val="0"/>
      <w:divBdr>
        <w:top w:val="none" w:sz="0" w:space="0" w:color="auto"/>
        <w:left w:val="none" w:sz="0" w:space="0" w:color="auto"/>
        <w:bottom w:val="none" w:sz="0" w:space="0" w:color="auto"/>
        <w:right w:val="none" w:sz="0" w:space="0" w:color="auto"/>
      </w:divBdr>
    </w:div>
    <w:div w:id="2146504753">
      <w:marLeft w:val="640"/>
      <w:marRight w:val="0"/>
      <w:marTop w:val="0"/>
      <w:marBottom w:val="0"/>
      <w:divBdr>
        <w:top w:val="none" w:sz="0" w:space="0" w:color="auto"/>
        <w:left w:val="none" w:sz="0" w:space="0" w:color="auto"/>
        <w:bottom w:val="none" w:sz="0" w:space="0" w:color="auto"/>
        <w:right w:val="none" w:sz="0" w:space="0" w:color="auto"/>
      </w:divBdr>
    </w:div>
    <w:div w:id="2146510681">
      <w:bodyDiv w:val="1"/>
      <w:marLeft w:val="0"/>
      <w:marRight w:val="0"/>
      <w:marTop w:val="0"/>
      <w:marBottom w:val="0"/>
      <w:divBdr>
        <w:top w:val="none" w:sz="0" w:space="0" w:color="auto"/>
        <w:left w:val="none" w:sz="0" w:space="0" w:color="auto"/>
        <w:bottom w:val="none" w:sz="0" w:space="0" w:color="auto"/>
        <w:right w:val="none" w:sz="0" w:space="0" w:color="auto"/>
      </w:divBdr>
    </w:div>
    <w:div w:id="2146510767">
      <w:marLeft w:val="640"/>
      <w:marRight w:val="0"/>
      <w:marTop w:val="0"/>
      <w:marBottom w:val="0"/>
      <w:divBdr>
        <w:top w:val="none" w:sz="0" w:space="0" w:color="auto"/>
        <w:left w:val="none" w:sz="0" w:space="0" w:color="auto"/>
        <w:bottom w:val="none" w:sz="0" w:space="0" w:color="auto"/>
        <w:right w:val="none" w:sz="0" w:space="0" w:color="auto"/>
      </w:divBdr>
    </w:div>
    <w:div w:id="2146660967">
      <w:marLeft w:val="640"/>
      <w:marRight w:val="0"/>
      <w:marTop w:val="0"/>
      <w:marBottom w:val="0"/>
      <w:divBdr>
        <w:top w:val="none" w:sz="0" w:space="0" w:color="auto"/>
        <w:left w:val="none" w:sz="0" w:space="0" w:color="auto"/>
        <w:bottom w:val="none" w:sz="0" w:space="0" w:color="auto"/>
        <w:right w:val="none" w:sz="0" w:space="0" w:color="auto"/>
      </w:divBdr>
    </w:div>
    <w:div w:id="2146850906">
      <w:marLeft w:val="640"/>
      <w:marRight w:val="0"/>
      <w:marTop w:val="0"/>
      <w:marBottom w:val="0"/>
      <w:divBdr>
        <w:top w:val="none" w:sz="0" w:space="0" w:color="auto"/>
        <w:left w:val="none" w:sz="0" w:space="0" w:color="auto"/>
        <w:bottom w:val="none" w:sz="0" w:space="0" w:color="auto"/>
        <w:right w:val="none" w:sz="0" w:space="0" w:color="auto"/>
      </w:divBdr>
    </w:div>
    <w:div w:id="214716102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1FCD0B-E470-44CA-A6DB-CC176F60173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131837878"/>
    <we:property name="MENDELEY_CITATIONS" value="[{&quot;citationID&quot;:&quot;MENDELEY_CITATION_ae6b8a38-b244-474f-aa20-6fadfb300a1c&quot;,&quot;properties&quot;:{&quot;noteIndex&quot;:0},&quot;isEdited&quot;:false,&quot;manualOverride&quot;:{&quot;isManuallyOverridden&quot;:false,&quot;citeprocText&quot;:&quot;[1]&quot;,&quot;manualOverrideText&quot;:&quot;&quot;},&quot;citationTag&quot;:&quot;MENDELEY_CITATION_v3_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&quot;,&quot;citationItems&quot;:[{&quot;id&quot;:&quot;11aedd6c-f772-3abf-8000-b60b9bcc5822&quot;,&quot;itemData&quot;:{&quot;type&quot;:&quot;webpage&quot;,&quot;id&quot;:&quot;11aedd6c-f772-3abf-8000-b60b9bcc5822&quot;,&quot;title&quot;:&quot;WHO COVID-19 dashboard&quot;,&quot;author&quot;:[{&quot;family&quot;:&quot;WHO&quot;,&quot;given&quot;:&quot;&quot;,&quot;parse-names&quot;:false,&quot;dropping-particle&quot;:&quot;&quot;,&quot;non-dropping-particle&quot;:&quot;&quot;}],&quot;container-title&quot;:&quot;World Health Organization Data&quot;,&quot;accessed&quot;:{&quot;date-parts&quot;:[[2024,5,13]]},&quot;URL&quot;:&quot;https://data.who.int/dashboards/covid19/cases?n=o&quot;,&quot;issued&quot;:{&quot;date-parts&quot;:[[2024]]},&quot;container-title-short&quot;:&quot;&quot;},&quot;isTemporary&quot;:false}]},{&quot;citationID&quot;:&quot;MENDELEY_CITATION_a24f3d58-0538-464e-9b4c-326f92b9b96b&quot;,&quot;properties&quot;:{&quot;noteIndex&quot;:0},&quot;isEdited&quot;:false,&quot;manualOverride&quot;:{&quot;isManuallyOverridden&quot;:false,&quot;citeprocText&quot;:&quot;[2]&quot;,&quot;manualOverrideText&quot;:&quot;&quot;},&quot;citationTag&quot;:&quot;MENDELEY_CITATION_v3_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&quot;,&quot;citationItems&quot;:[{&quot;id&quot;:&quot;176e7478-e1d7-3ce7-8b47-6d63c5663891&quot;,&quot;itemData&quot;:{&quot;type&quot;:&quot;article-journal&quot;,&quot;id&quot;:&quot;176e7478-e1d7-3ce7-8b47-6d63c5663891&quot;,&quot;title&quot;:&quot;Variability in the Clinical Course of COVID-19 in a Retrospective Analysis of a Large Real-World Database&quot;,&quot;author&quot;:[{&quot;family&quot;:&quot;Flisiak&quot;,&quot;given&quot;:&quot;Robert&quot;,&quot;parse-names&quot;:false,&quot;dropping-particle&quot;:&quot;&quot;,&quot;non-dropping-particle&quot;:&quot;&quot;},{&quot;family&quot;:&quot;Rzymski&quot;,&quot;given&quot;:&quot;Piotr&quot;,&quot;parse-names&quot;:false,&quot;dropping-particle&quot;:&quot;&quot;,&quot;non-dropping-particle&quot;:&quot;&quot;},{&quot;family&quot;:&quot;Zarębska-Michaluk&quot;,&quot;given&quot;:&quot;Dorota&quot;,&quot;parse-names&quot;:false,&quot;dropping-particle&quot;:&quot;&quot;,&quot;non-dropping-particle&quot;:&quot;&quot;},{&quot;family&quot;:&quot;Ciechanowski&quot;,&quot;given&quot;:&quot;Przemysław&quot;,&quot;parse-names&quot;:false,&quot;dropping-particle&quot;:&quot;&quot;,&quot;non-dropping-particle&quot;:&quot;&quot;},{&quot;family&quot;:&quot;Dobrowolska&quot;,&quot;given&quot;:&quot;Krystyna&quot;,&quot;parse-names&quot;:false,&quot;dropping-particle&quot;:&quot;&quot;,&quot;non-dropping-particle&quot;:&quot;&quot;},{&quot;family&quot;:&quot;Rogalska&quot;,&quot;given&quot;:&quot;Magdalena&quot;,&quot;parse-names&quot;:false,&quot;dropping-particle&quot;:&quot;&quot;,&quot;non-dropping-particle&quot;:&quot;&quot;},{&quot;family&quot;:&quot;Jaroszewicz&quot;,&quot;given&quot;:&quot;Jerzy&quot;,&quot;parse-names&quot;:false,&quot;dropping-particle&quot;:&quot;&quot;,&quot;non-dropping-particle&quot;:&quot;&quot;},{&quot;family&quot;:&quot;Szymanek-Pasternak&quot;,&quot;given&quot;:&quot;Anna&quot;,&quot;parse-names&quot;:false,&quot;dropping-particle&quot;:&quot;&quot;,&quot;non-dropping-particle&quot;:&quot;&quot;},{&quot;family&quot;:&quot;Rorat&quot;,&quot;given&quot;:&quot;Marta&quot;,&quot;parse-names&quot;:false,&quot;dropping-particle&quot;:&quot;&quot;,&quot;non-dropping-particle&quot;:&quot;&quot;},{&quot;family&quot;:&quot;Kozielewicz&quot;,&quot;given&quot;:&quot;Dorota&quot;,&quot;parse-names&quot;:false,&quot;dropping-particle&quot;:&quot;&quot;,&quot;non-dropping-particle&quot;:&quot;&quot;},{&quot;family&quot;:&quot;Kowalska&quot;,&quot;given&quot;:&quot;Justyna&quot;,&quot;parse-names&quot;:false,&quot;dropping-particle&quot;:&quot;&quot;,&quot;non-dropping-particle&quot;:&quot;&quot;},{&quot;family&quot;:&quot;Dutkiewicz&quot;,&quot;given&quot;:&quot;Ewa&quot;,&quot;parse-names&quot;:false,&quot;dropping-particle&quot;:&quot;&quot;,&quot;non-dropping-particle&quot;:&quot;&quot;},{&quot;family&quot;:&quot;Sikorska&quot;,&quot;given&quot;:&quot;Katarzyna&quot;,&quot;parse-names&quot;:false,&quot;dropping-particle&quot;:&quot;&quot;,&quot;non-dropping-particle&quot;:&quot;&quot;},{&quot;family&quot;:&quot;Moniuszko-Malinowska&quot;,&quot;given&quot;:&quot;Anna&quot;,&quot;parse-names&quot;:false,&quot;dropping-particle&quot;:&quot;&quot;,&quot;non-dropping-particle&quot;:&quot;&quot;}],&quot;container-title&quot;:&quot;Viruses&quot;,&quot;accessed&quot;:{&quot;date-parts&quot;:[[2024,10,3]]},&quot;DOI&quot;:&quot;10.3390/V15010149&quot;,&quot;ISSN&quot;:&quot;19994915&quot;,&quot;PMID&quot;:&quot;36680188&quot;,&quot;URL&quot;:&quot;/pmc/articles/PMC9863894/&quot;,&quot;issued&quot;:{&quot;date-parts&quot;:[[2023,1,3]]},&quot;abstract&quot;:&quot;The COVID-19 pandemic proceeds in waves, with variable characteristics of the clinical picture resulting from the evolution of the SARS-CoV-2 virus. This study aimed to compare the epidemiological characteristics, symptomatology, and outcomes of the disease in patients hospitalized for COVID-19 during periods of different variants dominance. Comparing the periods of dominance of variants preceding the Delta variant, the Delta period was characterized by a higher share of hospitalized females, less frequent comorbidities among patients, and a different age distribution. The lowest need for oxygen therapy and mechanical ventilation was observed under Omicron dominance. The triad of classic COVID-19 symptoms, cough, fever, dyspnoea, and fatigue, were most prevalent during the Delta period, and significantly less common under the Omicron dominance. During the Omicron period, nearly twice as many patients as in the previous periods could be discharged from the hospital within 7 days; the overall 28-day mortality was significantly lower compared to that of the Delta period. It also did not differ between periods that were dominated by the BA.1 and BA.2 subvariants. The study indicates that the Omicron SARS-CoV-2 variant that dominated between January and June 2022 caused a disease which resembled the common cold, and was caused by seasonal alpha and beta-coronaviruses with a low pathogenicity for humans. However, one should note that this effect may not only have been related to biological features of the Omicron lineage, but may additionally have been driven by the increased levels of immunization through natural infections and vaccinations, for which we could not account for due to a lack of sufficient data.&quot;,&quot;publisher&quot;:&quot;Multidisciplinary Digital Publishing Institute  (MDPI)&quot;,&quot;issue&quot;:&quot;1&quot;,&quot;volume&quot;:&quot;15&quot;,&quot;container-title-short&quot;:&quot;Viruses&quot;},&quot;isTemporary&quot;:false}]},{&quot;citationID&quot;:&quot;MENDELEY_CITATION_38d4ca27-ec5a-4680-864e-55db9335524d&quot;,&quot;properties&quot;:{&quot;noteIndex&quot;:0},&quot;isEdited&quot;:false,&quot;manualOverride&quot;:{&quot;isManuallyOverridden&quot;:false,&quot;citeprocText&quot;:&quot;[3]&quot;,&quot;manualOverrideText&quot;:&quot;&quot;},&quot;citationTag&quot;:&quot;MENDELEY_CITATION_v3_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&quot;,&quot;citationItems&quot;:[{&quot;id&quot;:&quot;e2cda91d-0f01-34a5-b9e7-fe94b08ead15&quot;,&quot;itemData&quot;:{&quot;type&quot;:&quot;article-journal&quot;,&quot;id&quot;:&quot;e2cda91d-0f01-34a5-b9e7-fe94b08ead15&quot;,&quot;title&quot;:&quot;Virology, transmission, and pathogenesis of SARS-CoV-2&quot;,&quot;author&quot;:[{&quot;family&quot;:&quot;Cevik&quot;,&quot;given&quot;:&quot;Muge&quot;,&quot;parse-names&quot;:false,&quot;dropping-particle&quot;:&quot;&quot;,&quot;non-dropping-particle&quot;:&quot;&quot;},{&quot;family&quot;:&quot;Kuppalli&quot;,&quot;given&quot;:&quot;Krutika&quot;,&quot;parse-names&quot;:false,&quot;dropping-particle&quot;:&quot;&quot;,&quot;non-dropping-particle&quot;:&quot;&quot;},{&quot;family&quot;:&quot;Kindrachuk&quot;,&quot;given&quot;:&quot;Jason&quot;,&quot;parse-names&quot;:false,&quot;dropping-particle&quot;:&quot;&quot;,&quot;non-dropping-particle&quot;:&quot;&quot;},{&quot;family&quot;:&quot;Peiris&quot;,&quot;given&quot;:&quot;Malik&quot;,&quot;parse-names&quot;:false,&quot;dropping-particle&quot;:&quot;&quot;,&quot;non-dropping-particle&quot;:&quot;&quot;}],&quot;container-title&quot;:&quot;BMJ&quot;,&quot;accessed&quot;:{&quot;date-parts&quot;:[[2024,10,3]]},&quot;DOI&quot;:&quot;10.1136/BMJ.M3862&quot;,&quot;ISSN&quot;:&quot;1756-1833&quot;,&quot;PMID&quot;:&quot;33097561&quot;,&quot;URL&quot;:&quot;https://www.bmj.com/content/371/bmj.m3862&quot;,&quot;issued&quot;:{&quot;date-parts&quot;:[[2020,10,23]]},&quot;abstract&quot;:&quot;### What you need to know\n\nSince the emergence of SARS-CoV-2 in December 2019, there has been an unparalleled global effort to characterise the virus and the clinical course of disease. Coronavirus disease 2019 (covid-19), caused by SARS-CoV-2, follows a biphasic pattern of illness that likely results from the combination of an early viral response phase and an inflammatory second phase. Most clinical presentations are mild, and the typical pattern of covid-19 more resembles an influenza-like illness—which includes fever, cough, malaise, myalgia, headache, and taste and smell disturbance—rather than severe pneumonia (although emerging evidence about long term consequences is yet to be understood in detail).1 In this review, we provide a broad update on the emerging understanding of SARS-CoV-2 pathophysiology, including virology, transmission dynamics, and the immune response to the virus. Any of the …&quot;,&quot;publisher&quot;:&quot;British Medical Journal Publishing Group&quot;,&quot;volume&quot;:&quot;371&quot;,&quot;container-title-short&quot;:&quot;&quot;},&quot;isTemporary&quot;:false}]},{&quot;citationID&quot;:&quot;MENDELEY_CITATION_73e2dc57-33bf-4211-ba46-88284a0c75a6&quot;,&quot;properties&quot;:{&quot;noteIndex&quot;:0},&quot;isEdited&quot;:false,&quot;manualOverride&quot;:{&quot;isManuallyOverridden&quot;:false,&quot;citeprocText&quot;:&quot;[1]&quot;,&quot;manualOverrideText&quot;:&quot;&quot;},&quot;citationTag&quot;:&quot;MENDELEY_CITATION_v3_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&quot;,&quot;citationItems&quot;:[{&quot;id&quot;:&quot;11aedd6c-f772-3abf-8000-b60b9bcc5822&quot;,&quot;itemData&quot;:{&quot;type&quot;:&quot;webpage&quot;,&quot;id&quot;:&quot;11aedd6c-f772-3abf-8000-b60b9bcc5822&quot;,&quot;title&quot;:&quot;WHO COVID-19 dashboard&quot;,&quot;author&quot;:[{&quot;family&quot;:&quot;WHO&quot;,&quot;given&quot;:&quot;&quot;,&quot;parse-names&quot;:false,&quot;dropping-particle&quot;:&quot;&quot;,&quot;non-dropping-particle&quot;:&quot;&quot;}],&quot;container-title&quot;:&quot;World Health Organization Data&quot;,&quot;accessed&quot;:{&quot;date-parts&quot;:[[2024,5,13]]},&quot;URL&quot;:&quot;https://data.who.int/dashboards/covid19/cases?n=o&quot;,&quot;issued&quot;:{&quot;date-parts&quot;:[[2024]]},&quot;container-title-short&quot;:&quot;&quot;},&quot;isTemporary&quot;:false}]},{&quot;citationID&quot;:&quot;MENDELEY_CITATION_5b05a755-a4a0-46f1-a6e3-6458902f52f5&quot;,&quot;properties&quot;:{&quot;noteIndex&quot;:0},&quot;isEdited&quot;:false,&quot;manualOverride&quot;:{&quot;isManuallyOverridden&quot;:false,&quot;citeprocText&quot;:&quot;[4]&quot;,&quot;manualOverrideText&quot;:&quot;&quot;},&quot;citationTag&quot;:&quot;MENDELEY_CITATION_v3_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&quot;,&quot;citationItems&quot;:[{&quot;id&quot;:&quot;4e2f7b9c-539a-3438-b66f-718aafbb7787&quot;,&quot;itemData&quot;:{&quot;type&quot;:&quot;article-journal&quot;,&quot;id&quot;:&quot;4e2f7b9c-539a-3438-b66f-718aafbb7787&quot;,&quot;title&quot;:&quot;Case fatality rates of COVID-19 during epidemic periods of variants of concern: A meta-analysis by continents&quot;,&quot;author&quot;:[{&quot;family&quot;:&quot;Xia&quot;,&quot;given&quot;:&quot;Qianhang&quot;,&quot;parse-names&quot;:false,&quot;dropping-particle&quot;:&quot;&quot;,&quot;non-dropping-particle&quot;:&quot;&quot;},{&quot;family&quot;:&quot;Yang&quot;,&quot;given&quot;:&quot;Yujie&quot;,&quot;parse-names&quot;:false,&quot;dropping-particle&quot;:&quot;&quot;,&quot;non-dropping-particle&quot;:&quot;&quot;},{&quot;family&quot;:&quot;Wang&quot;,&quot;given&quot;:&quot;Fengling&quot;,&quot;parse-names&quot;:false,&quot;dropping-particle&quot;:&quot;&quot;,&quot;non-dropping-particle&quot;:&quot;&quot;},{&quot;family&quot;:&quot;Huang&quot;,&quot;given&quot;:&quot;Zhongyue&quot;,&quot;parse-names&quot;:false,&quot;dropping-particle&quot;:&quot;&quot;,&quot;non-dropping-particle&quot;:&quot;&quot;},{&quot;family&quot;:&quot;Qiu&quot;,&quot;given&quot;:&quot;Wuqi&quot;,&quot;parse-names&quot;:false,&quot;dropping-particle&quot;:&quot;&quot;,&quot;non-dropping-particle&quot;:&quot;&quot;},{&quot;family&quot;:&quot;Mao&quot;,&quot;given&quot;:&quot;Ayan&quot;,&quot;parse-names&quot;:false,&quot;dropping-particle&quot;:&quot;&quot;,&quot;non-dropping-particle&quot;:&quot;&quot;}],&quot;container-title&quot;:&quot;International Journal of Infectious Diseases&quot;,&quot;accessed&quot;:{&quot;date-parts&quot;:[[2024,10,3]]},&quot;DOI&quot;:&quot;10.1016/j.ijid.2024.01.017&quot;,&quot;URL&quot;:&quot;https://doi.org/10.1016/j.ijid.2024.01.017&quot;,&quot;issued&quot;:{&quot;date-parts&quot;:[[2024]]},&quot;page&quot;:&quot;106950&quot;,&quot;abstract&quot;:&quot;Objectives: To calculate the case fatality rates (CFR) of COVID-19 during epidemic periods of different variants of concern (VOC) by continents. Methods: We systematically searched five authoritati ve databases (Web of Science, PubMed, Embase, Cochrane Library, and MedRxiv) for epidemiological studies on the CFR of COVID-19 published between January 1, 2020, and March 31, 2023. After identifying the epidemic trends of variants, we used a random-effects model to calculate the pooled CFRs during periods of different VOCs. This meta-analysis was conducted following the guidelines of the Preferred Reporting Items for Systematic Reviews and Meta-Analyses (PRISMA) and registered with PROSPERO (CRD42023431572). Results: There were variations in the CFRs among different variants of COVID-19 (Alpha: 2.62%, Beta: 4.19%, Gamma: 3.60%, Delta: 2.01%, Omicron: 0.70%), and disparities in CFRs also existed among continents. On the whole, the CFRs of COVID-19 in Europe and Oceania were slightly lower than in other continents. There was a statistically significant association between the variant, HDI value, age distribution , coverage of full vaccination of cases, and the CFR. Conclusions: The CFRs of COVID-19 varied across the epidemic periods of different VOCs, and disparities existed among continents. The CFR value reflected combined effects of various factors within a certain context. Caution should be exercised when comparing CFRs due to disparities in testing capabilities and age distribution among countries, etc.&quot;,&quot;volume&quot;:&quot;141&quot;,&quot;container-title-short&quot;:&quot;&quot;},&quot;isTemporary&quot;:false}]},{&quot;citationID&quot;:&quot;MENDELEY_CITATION_06153e7b-bcda-472c-9a6b-d4ec7061d11e&quot;,&quot;properties&quot;:{&quot;noteIndex&quot;:0},&quot;isEdited&quot;:false,&quot;manualOverride&quot;:{&quot;isManuallyOverridden&quot;:false,&quot;citeprocText&quot;:&quot;[5]&quot;,&quot;manualOverrideText&quot;:&quot;&quot;},&quot;citationTag&quot;:&quot;MENDELEY_CITATION_v3_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&quot;,&quot;citationItems&quot;:[{&quot;id&quot;:&quot;d3f8fc2f-56fb-3dca-b09d-3c1a2f47c704&quot;,&quot;itemData&quot;:{&quot;type&quot;:&quot;webpage&quot;,&quot;id&quot;:&quot;d3f8fc2f-56fb-3dca-b09d-3c1a2f47c704&quot;,&quot;title&quot;:&quot;Social, environmental factors seen behind Africa’s low COVID-19 cases &quot;,&quot;author&quot;:[{&quot;family&quot;:&quot;WHO Africa&quot;,&quot;given&quot;:&quot;&quot;,&quot;parse-names&quot;:false,&quot;dropping-particle&quot;:&quot;&quot;,&quot;non-dropping-particle&quot;:&quot;&quot;}],&quot;container-title&quot;:&quot;World Health Organization Africa Region&quot;,&quot;accessed&quot;:{&quot;date-parts&quot;:[[2024,5,13]]},&quot;URL&quot;:&quot;https://www.afro.who.int/news/social-environmental-factors-seen-behind-africas-low-covid-19-cases&quot;,&quot;issued&quot;:{&quot;date-parts&quot;:[[2020,9,24]]},&quot;container-title-short&quot;:&quot;&quot;},&quot;isTemporary&quot;:false}]},{&quot;citationID&quot;:&quot;MENDELEY_CITATION_d1a8dacc-e4f3-4197-aad4-9dfe01023d4f&quot;,&quot;properties&quot;:{&quot;noteIndex&quot;:0},&quot;isEdited&quot;:false,&quot;manualOverride&quot;:{&quot;isManuallyOverridden&quot;:false,&quot;citeprocText&quot;:&quot;[6]&quot;,&quot;manualOverrideText&quot;:&quot;&quot;},&quot;citationTag&quot;:&quot;MENDELEY_CITATION_v3_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&quot;,&quot;citationItems&quot;:[{&quot;id&quot;:&quot;7722c701-f2f2-3618-a6e6-b958b228d022&quot;,&quot;itemData&quot;:{&quot;type&quot;:&quot;article-journal&quot;,&quot;id&quot;:&quot;7722c701-f2f2-3618-a6e6-b958b228d022&quot;,&quot;title&quot;:&quot;IL1β, IL-6, and TNF-α cytokines cooperate to modulate a complicated medical condition among COVID-19 patients: case-control study&quot;,&quot;author&quot;:[{&quot;family&quot;:&quot;Faraj&quot;,&quot;given&quot;:&quot;Shalaw Sardar&quot;,&quot;parse-names&quot;:false,&quot;dropping-particle&quot;:&quot;&quot;,&quot;non-dropping-particle&quot;:&quot;&quot;},{&quot;family&quot;:&quot;Jalal&quot;,&quot;given&quot;:&quot;Paywast Jamal&quot;,&quot;parse-names&quot;:false,&quot;dropping-particle&quot;:&quot;&quot;,&quot;non-dropping-particle&quot;:&quot;&quot;}],&quot;container-title&quot;:&quot;Annals of Medicine and Surgery&quot;,&quot;accessed&quot;:{&quot;date-parts&quot;:[[2024,10,3]]},&quot;DOI&quot;:&quot;10.1097/MS9.0000000000000679&quot;,&quot;ISSN&quot;:&quot;2049-0801&quot;,&quot;PMID&quot;:&quot;37363608&quot;,&quot;URL&quot;:&quot;/pmc/articles/PMC10289607/&quot;,&quot;issued&quot;:{&quot;date-parts&quot;:[[2023,6]]},&quot;page&quot;:&quot;2291&quot;,&quot;abstract&quot;:&quot;UNLABELLED The cytokine storm is a complication related to SARS-CoV-2 infection worldwide. This study aimed to address the level of three cytokines which were interleukin-1-beta (IL-1β), interleukin-6 (IL-6), and tumour necrosis factor-alpha (TNF-α), with different blood parameters to the formation of cytokine storm or any complication among COVID-19 patients. METHOD AND MATERIAL A total of 104 serum samples were included for this purpose, and they were divided into three categories the healthy control group (n=30), mild COVID-19 patients (n=23), and severe cases of COVID-19 patients (n=51). The cytokine concentration was measured by enzyme-linked immunosorbent assays (ELISA). Serum ferritin, C-reactive protein (CRP) levels, and erythrocyte sedimentation rate were also evaluated and compared with the concentration of the proinflammatory cytokines. RESULT The data analysis showed a significant relationship between the serum IL-6 level with serum ferritin and CRP and the progression to the severity of SARS-CoV-2 infection. The IL-6 level was increased in mild COVID-19 patients and was significantly elevated in severe COVID-19 patients. Patients in the severe group had significantly higher serum ferritin, CRP, and erythrocyte sedimentation rate levels than those in the mild and healthy groups. The IL-1β and TNF-α were not significantly different in the groups compared with the healthy control group. CONCLUSION This study revealed that the proinflammatory cytokines and biochemical laboratory tests are promising biomarkers for detecting the severity of COVID-19 cases.&quot;,&quot;publisher&quot;:&quot;Wolters Kluwer Health&quot;,&quot;issue&quot;:&quot;6&quot;,&quot;volume&quot;:&quot;85&quot;,&quot;container-title-short&quot;:&quot;&quot;},&quot;isTemporary&quot;:false}]},{&quot;citationID&quot;:&quot;MENDELEY_CITATION_78fa21c4-2d2d-4e65-b23a-66c542483537&quot;,&quot;properties&quot;:{&quot;noteIndex&quot;:0},&quot;isEdited&quot;:false,&quot;manualOverride&quot;:{&quot;isManuallyOverridden&quot;:false,&quot;citeprocText&quot;:&quot;[7,8]&quot;,&quot;manualOverrideText&quot;:&quot;&quot;},&quot;citationTag&quot;:&quot;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&quot;,&quot;citationItems&quot;:[{&quot;id&quot;:&quot;c4dfe305-5012-3c78-87c3-f2cbb66fa7dd&quot;,&quot;itemData&quot;:{&quot;type&quot;:&quot;article-journal&quot;,&quot;id&quot;:&quot;c4dfe305-5012-3c78-87c3-f2cbb66fa7dd&quot;,&quot;title&quot;:&quot;ACE2, angiotensin-(1-7) and Mas receptor axis in inflammation and fibrosis&quot;,&quot;author&quot;:[{&quot;family&quot;:&quot;Simões E Silva&quot;,&quot;given&quot;:&quot;A. C.&quot;,&quot;parse-names&quot;:false,&quot;dropping-particle&quot;:&quot;&quot;,&quot;non-dropping-particle&quot;:&quot;&quot;},{&quot;family&quot;:&quot;Silveira&quot;,&quot;given&quot;:&quot;K. D.&quot;,&quot;parse-names&quot;:false,&quot;dropping-particle&quot;:&quot;&quot;,&quot;non-dropping-particle&quot;:&quot;&quot;},{&quot;family&quot;:&quot;Ferreira&quot;,&quot;given&quot;:&quot;A. J.&quot;,&quot;parse-names&quot;:false,&quot;dropping-particle&quot;:&quot;&quot;,&quot;non-dropping-particle&quot;:&quot;&quot;},{&quot;family&quot;:&quot;Teixeira&quot;,&quot;given&quot;:&quot;M. M.&quot;,&quot;parse-names&quot;:false,&quot;dropping-particle&quot;:&quot;&quot;,&quot;non-dropping-particle&quot;:&quot;&quot;}],&quot;container-title&quot;:&quot;British journal of pharmacology&quot;,&quot;accessed&quot;:{&quot;date-parts&quot;:[[2024,5,19]]},&quot;DOI&quot;:&quot;10.1111/BPH.12159&quot;,&quot;ISSN&quot;:&quot;1476-5381&quot;,&quot;PMID&quot;:&quot;23488800&quot;,&quot;URL&quot;:&quot;https://pubmed.ncbi.nlm.nih.gov/23488800/&quot;,&quot;issued&quot;:{&quot;date-parts&quot;:[[2013,6]]},&quot;page&quot;:&quot;477-492&quot;,&quot;abstract&quot;:&quot;Recent advances have improved our understanding of the renin-angiotensin system (RAS). These have included the recognition that angiotensin (Ang)-(1-7) is a biologically active product of the RAS cascade. The identification of the ACE homologue ACE2, which forms Ang-(1-7) from Ang II, and the GPCR Mas as an Ang-(1-7) receptor have provided the necessary biochemical and molecular background and tools to study the biological significance of Ang-(1-7). Most available evidence supports a counter-regulatory role for Ang-(1-7) by opposing many actions of Ang II on AT1 receptors, especially vasoconstriction and proliferation. Many studies have now shown that Ang-(1-7) by acting via Mas receptor exerts inhibitory effects on inflammation and on vascular and cellular growth mechanisms. Ang-(1-7) has also been shown to reduce key signalling pathways and molecules thought to be relevant for fibrogenesis. Here, we review recent findings related to the function of the ACE2/Ang-(1-7)/Mas axis and focus on the role of this axis in modifying processes associated with acute and chronic inflammation, including leukocyte influx, fibrogenesis and proliferation of certain cell types. More attention will be given to the involvement of the ACE2/Ang-(1-7)/Mas axis in the context of renal disease because of the known relevance of the RAS for the function of this organ and for the regulation of kidney inflammation and fibrosis. Taken together, this knowledge may help in paving the way for the development of novel treatments for chronic inflammatory and renal diseases. © 2013 The British Pharmacological Society.&quot;,&quot;publisher&quot;:&quot;Br J Pharmacol&quot;,&quot;issue&quot;:&quot;3&quot;,&quot;volume&quot;:&quot;169&quot;,&quot;container-title-short&quot;:&quot;Br J Pharmacol&quot;},&quot;isTemporary&quot;:false},{&quot;id&quot;:&quot;18d7481d-8f92-3b86-9eb1-7d2dd3f3a6e9&quot;,&quot;itemData&quot;:{&quot;type&quot;:&quot;article-journal&quot;,&quot;id&quot;:&quot;18d7481d-8f92-3b86-9eb1-7d2dd3f3a6e9&quot;,&quot;title&quot;:&quot;Nasopharyngeal Expression of Angiotensin-Converting Enzyme 2 and Transmembrane Serine Protease 2 in Children within SARS-CoV-2-Infected Family Clusters&quot;,&quot;author&quot;:[{&quot;family&quot;:&quot;Hasan&quot;,&quot;given&quot;:&quot;Mohammad Rubayet&quot;,&quot;parse-names&quot;:false,&quot;dropping-particle&quot;:&quot;&quot;,&quot;non-dropping-particle&quot;:&quot;&quot;},{&quot;family&quot;:&quot;Ahmad&quot;,&quot;given&quot;:&quot;Muneera Naseer&quot;,&quot;parse-names&quot;:false,&quot;dropping-particle&quot;:&quot;&quot;,&quot;non-dropping-particle&quot;:&quot;&quot;},{&quot;family&quot;:&quot;Dargham&quot;,&quot;given&quot;:&quot;Soha Roger&quot;,&quot;parse-names&quot;:false,&quot;dropping-particle&quot;:&quot;&quot;,&quot;non-dropping-particle&quot;:&quot;&quot;},{&quot;family&quot;:&quot;Zayed&quot;,&quot;given&quot;:&quot;Hatem&quot;,&quot;parse-names&quot;:false,&quot;dropping-particle&quot;:&quot;&quot;,&quot;non-dropping-particle&quot;:&quot;&quot;},{&quot;family&quot;:&quot;Hashemi&quot;,&quot;given&quot;:&quot;Alaa&quot;,&quot;parse-names&quot;:false,&quot;dropping-particle&quot;:&quot;&quot;,&quot;non-dropping-particle&quot;:&quot;Al&quot;},{&quot;family&quot;:&quot;Ngwabi&quot;,&quot;given&quot;:&quot;Nonhlanhla&quot;,&quot;parse-names&quot;:false,&quot;dropping-particle&quot;:&quot;&quot;,&quot;non-dropping-particle&quot;:&quot;&quot;},{&quot;family&quot;:&quot;Perez Lopez&quot;,&quot;given&quot;:&quot;Andres&quot;,&quot;parse-names&quot;:false,&quot;dropping-particle&quot;:&quot;&quot;,&quot;non-dropping-particle&quot;:&quot;&quot;},{&quot;family&quot;:&quot;Dobson&quot;,&quot;given&quot;:&quot;Simon&quot;,&quot;parse-names&quot;:false,&quot;dropping-particle&quot;:&quot;&quot;,&quot;non-dropping-particle&quot;:&quot;&quot;},{&quot;family&quot;:&quot;Abu Raddad&quot;,&quot;given&quot;:&quot;Laith Jamal&quot;,&quot;parse-names&quot;:false,&quot;dropping-particle&quot;:&quot;&quot;,&quot;non-dropping-particle&quot;:&quot;&quot;},{&quot;family&quot;:&quot;Tang&quot;,&quot;given&quot;:&quot;Patrick&quot;,&quot;parse-names&quot;:false,&quot;dropping-particle&quot;:&quot;&quot;,&quot;non-dropping-particle&quot;:&quot;&quot;}],&quot;container-title&quot;:&quot;Microbiology Spectrum&quot;,&quot;accessed&quot;:{&quot;date-parts&quot;:[[2024,5,17]]},&quot;DOI&quot;:&quot;10.1128/SPECTRUM.00783-21/SUPPL_FILE/REVIEWER-COMMENTS.PDF&quot;,&quot;ISSN&quot;:&quot;21650497&quot;,&quot;PMID&quot;:&quot;34730438&quot;,&quot;URL&quot;:&quot;https://journals.asm.org/doi/10.1128/Spectrum.00783-21&quot;,&quot;issued&quot;:{&quot;date-parts&quot;:[[2021,12,22]]},&quot;abstract&quot;:&quot;ACE2 and TMPRSS2 are well established in the literature as SARS-CoV-2 entry factors. Recent data suggest that lower levels of nasal ACE2 in children may be associated with their lower incidence of coronavirus disease 2019 (COVID-19). Lower levels of angiotensin-converting enzyme 2 (ACE2) and transmembrane serine protease 2 (TMPRSS2) in the nasal epithelium of children may be related to a lower incidence of severe acute respiratory syndrome coronavirus 2 (SARS-CoV-2) infection, compared to adults. However, no direct evidence is available to support this hypothesis. In this study, we compared the transcript levels of ACE2 and TMPRSS2 in nasopharyngeal swab samples ( n = 234) from children and adult family members within SARS-CoV-2-exposed families and assessed the association with SARS-CoV-2 infection status. Transcript levels for ACE2, but not TMPRSS2, were higher in adults than in children ( n = 129 adults and 105 children; P &lt;  0.05). The expression of the two genes was not significantly different between SARS-CoV-2 positive and SARS-CoV-2 negative patients within the same age groups. However, in families with one or more SARS-CoV-2 positive adult family members, expression of both genes was significantly higher in SARS-CoV-2 positive children than in SARS-CoV-2 negative children ( P &lt;  0.05). By multivariate analysis, ACE2 expression adjusted for age and sex was significantly associated with SARS-CoV-2 infection in the overall population (odds ratio [OR], 1.112 [95% confidence interval [CI], 1.012 to 1.229]; P &lt;  0.05). The degree of this association was higher (OR, 1.172 [95% CI, 1.034 to 1.347]; P &lt;  0.05) in the subgroup of families with only SARS-CoV-2 positive adult family members. Our results suggest that children with lower levels of nasal ACE2 and TMPRSS2 are more likely to remain SARS-CoV-2 negative despite being exposed to a SARS-CoV-2 positive adult family member.  IMPORTANCE ACE2 and TMPRSS2 are well established in the literature as SARS-CoV-2 entry factors. Recent data suggest that lower levels of nasal ACE2 in children may be associated with their lower incidence of coronavirus disease 2019 (COVID-19). In this study, using data from nasopharyngeal swab specimens from adult and pediatric members of families in which one or more members of the family had laboratory-confirmed SARS-CoV-2 infection, we show that children with lower levels of ACE2 and TMPRSS2 are more likely to remain SARS-CoV-2 negative despite being exposed to a SARS-CoV-2 positive adult family member. These results provide new insights into the roles of nasopharyngeal ACE2 and TMPRSS2 in acquiring SARS-CoV-2 infection, and they show that the differential expression of these genes in adults versus children may contribute to differential rates of SARS-CoV-2 infection in these populations. &quot;,&quot;publisher&quot;:&quot;American Society for Microbiology&quot;,&quot;issue&quot;:&quot;3&quot;,&quot;volume&quot;:&quot;9&quot;,&quot;container-title-short&quot;:&quot;Microbiol Spectr&quot;},&quot;isTemporary&quot;:false}]},{&quot;citationID&quot;:&quot;MENDELEY_CITATION_7fdd0b3f-e2b4-4765-b6af-cbebfb2028aa&quot;,&quot;properties&quot;:{&quot;noteIndex&quot;:0},&quot;isEdited&quot;:false,&quot;manualOverride&quot;:{&quot;isManuallyOverridden&quot;:false,&quot;citeprocText&quot;:&quot;[9–15]&quot;,&quot;manualOverrideText&quot;:&quot;&quot;},&quot;citationTag&quot;:&quot;MENDELEY_CITATION_v3_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b3BwZSIsImdpdmVuIjoiTGlzYSBLLiIsInBhcnNlLW5hbWVzIjpmYWxzZSwiZHJvcHBpbmctcGFydGljbGUiOiIiLCJub24tZHJvcHBpbmctcGFydGljbGUiOiIifSx7ImZhbWlseSI6IlBlw7FhIiwiZ2l2ZW4iOiJQaG9lYmUgQi4iLCJwYXJzZS1uYW1lcyI6ZmFsc2UsImRyb3BwaW5nLXBhcnRpY2xlIjoiIiwibm9uLWRyb3BwaW5nLXBhcnRpY2xlIjoiIn0seyJmYW1pbHkiOiJQcml2YXR0IiwiZ2l2ZW4iOiJTYXJhIFIuIiwicGFyc2UtbmFtZXMiOmZhbHNlLCJkcm9wcGluZy1wYXJ0aWNsZSI6IiIsIm5vbi1kcm9wcGluZy1wYXJ0aWNsZSI6IiJ9LHsiZmFtaWx5IjoiQmVubmV0dCIsImdpdmVuIjoiU3lkbmV5IEo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&quot;,&quot;citationItems&quot;:[{&quot;id&quot;:&quot;129a71a4-064f-3e03-a687-5debf18cfcc1&quot;,&quot;itemData&quot;:{&quot;type&quot;:&quot;article-journal&quot;,&quot;id&quot;:&quot;129a71a4-064f-3e03-a687-5debf18cfcc1&quot;,&quot;title&quot;:&quot;High prevalence of pre-existing serological cross-reactivity against severe acute respiratory syndrome coronavirus-2 (SARS-CoV-2) in sub-Saharan Afric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eña&quot;,&quot;given&quot;:&quot;Phoebe B.&quot;,&quot;parse-names&quot;:false,&quot;dropping-particle&quot;:&quot;&quot;,&quot;non-dropping-particle&quot;:&quot;&quot;},{&quot;family&quot;:&quot;Clegg&quot;,&quot;given&quot;:&quot;Ashley A.&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Ngalamika&quot;,&quot;given&quot;:&quot;Owen&quot;,&quot;parse-names&quot;:false,&quot;dropping-particle&quot;:&quot;&quot;,&quot;non-dropping-particle&quot;:&quot;&quot;},{&quot;family&quot;:&quot;Julius&quot;,&quot;given&quot;:&quot;Peter&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International Journal of Infectious Diseases&quot;,&quot;accessed&quot;:{&quot;date-parts&quot;:[[2024,12,10]]},&quot;DOI&quot;:&quot;10.1016/J.IJID.2020.10.104&quot;,&quot;ISSN&quot;:&quot;18783511&quot;,&quot;PMID&quot;:&quot;33176202&quot;,&quot;URL&quot;:&quot;https://pmc.ncbi.nlm.nih.gov/articles/PMC7648883/&quot;,&quot;issued&quot;:{&quot;date-parts&quot;:[[2020,1,1]]},&quot;page&quot;:&quot;577&quot;,&quot;abstract&quot;:&quot;Objective: Significant morbidity and mortality have occurred in the USA, Europe, and Asia due to severe acute respiratory syndrome coronavirus-2 (SARS-CoV-2), whereas the numbers of infections and deaths in sub-Saharan Africa (SSA) have remained comparatively low. It has been hypothesized that exposure of the population in SSA to other coronaviruses prior to the COVID-19 pandemic resulted in some degree of cross-protection against SARS-CoV-2 infection and pathogenesis. We evaluated this hypothesis by comparing SARS-CoV-2 cross-reactive antibodies in pre-pandemic plasma samples collected from SSA and the USA. Method: Pre-COVID-19 pandemic plasma samples from SSA and the USA were collected and tested by immunofluorescence assay against the spike and nucleocapsid proteins of all known human coronaviruses (HCoVs). Results: The prevalence of SARS-CoV-2 serological cross-reactivity was significantly higher in samples from SSA compared with the USA. Most of these cross-reactive samples cross-recognized the SARS-CoV-2 nucleocapsid protein and the spike proteins of other HCoVs. Nucleocapsid proteins from HCoV-NL63 and HCoV-229E were detected in most samples, thereby implicating prior exposure to these two HCoVs as the likely source of cross-reactive antibodies against SARS-CoV-2. Conclusion: The low incidences of SARS-CoV-2 infection and disease in SSA appear to be correlated with the pre-pandemic serological cross-recognition of HCoVs, which are substantially more prevalent in SSA than the USA.&quot;,&quot;publisher&quot;:&quot;Elsevier B.V.&quot;,&quot;volume&quot;:&quot;102&quot;,&quot;container-title-short&quot;:&quot;&quot;},&quot;isTemporary&quot;:false},{&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container-title-short&quot;:&quot;PLoS One&quot;},&quot;isTemporary&quot;:false},{&quot;id&quot;:&quot;d224a897-0e62-3a41-a794-4f8e7428077c&quot;,&quot;itemData&quot;:{&quot;type&quot;:&quot;article-journal&quot;,&quot;id&quot;:&quot;d224a897-0e62-3a41-a794-4f8e7428077c&quot;,&quot;title&quot;:&quot;Cross-reactive immunity against SARS-CoV-2 N protein in Central and West Africa precedes the COVID-19 pandemic&quot;,&quot;author&quot;:[{&quot;family&quot;:&quot;Pedersen&quot;,&quot;given&quot;:&quot;Jannie&quot;,&quot;parse-names&quot;:false,&quot;dropping-particle&quot;:&quot;&quot;,&quot;non-dropping-particle&quot;:&quot;&quot;},{&quot;family&quot;:&quot;Koumakpayi&quot;,&quot;given&quot;:&quot;Ismaël Hervé&quot;,&quot;parse-names&quot;:false,&quot;dropping-particle&quot;:&quot;&quot;,&quot;non-dropping-particle&quot;:&quot;&quot;},{&quot;family&quot;:&quot;Babuadze&quot;,&quot;given&quot;:&quot;Giorgi&quot;,&quot;parse-names&quot;:false,&quot;dropping-particle&quot;:&quot;&quot;,&quot;non-dropping-particle&quot;:&quot;&quot;},{&quot;family&quot;:&quot;Baz&quot;,&quot;given&quot;:&quot;Mariana&quot;,&quot;parse-names&quot;:false,&quot;dropping-particle&quot;:&quot;&quot;,&quot;non-dropping-particle&quot;:&quot;&quot;},{&quot;family&quot;:&quot;Ndiaye&quot;,&quot;given&quot;:&quot;Oumar&quot;,&quot;parse-names&quot;:false,&quot;dropping-particle&quot;:&quot;&quot;,&quot;non-dropping-particle&quot;:&quot;&quot;},{&quot;family&quot;:&quot;Faye&quot;,&quot;given&quot;:&quot;Oumar&quot;,&quot;parse-names&quot;:false,&quot;dropping-particle&quot;:&quot;&quot;,&quot;non-dropping-particle&quot;:&quot;&quot;},{&quot;family&quot;:&quot;Diagne&quot;,&quot;given&quot;:&quot;Cheikh Tidiane&quot;,&quot;parse-names&quot;:false,&quot;dropping-particle&quot;:&quot;&quot;,&quot;non-dropping-particle&quot;:&quot;&quot;},{&quot;family&quot;:&quot;Dia&quot;,&quot;given&quot;:&quot;Ndongo&quot;,&quot;parse-names&quot;:false,&quot;dropping-particle&quot;:&quot;&quot;,&quot;non-dropping-particle&quot;:&quot;&quot;},{&quot;family&quot;:&quot;Naghibosadat&quot;,&quot;given&quot;:&quot;Maedeh&quot;,&quot;parse-names&quot;:false,&quot;dropping-particle&quot;:&quot;&quot;,&quot;non-dropping-particle&quot;:&quot;&quot;},{&quot;family&quot;:&quot;McGeer&quot;,&quot;given&quot;:&quot;Allison&quot;,&quot;parse-names&quot;:false,&quot;dropping-particle&quot;:&quot;&quot;,&quot;non-dropping-particle&quot;:&quot;&quot;},{&quot;family&quot;:&quot;Muberaka&quot;,&quot;given&quot;:&quot;Samira&quot;,&quot;parse-names&quot;:false,&quot;dropping-particle&quot;:&quot;&quot;,&quot;non-dropping-particle&quot;:&quot;&quot;},{&quot;family&quot;:&quot;Moukandja&quot;,&quot;given&quot;:&quot;Irène P.&quot;,&quot;parse-names&quot;:false,&quot;dropping-particle&quot;:&quot;&quot;,&quot;non-dropping-particle&quot;:&quot;&quot;},{&quot;family&quot;:&quot;Ndidi&quot;,&quot;given&quot;:&quot;Stella&quot;,&quot;parse-names&quot;:false,&quot;dropping-particle&quot;:&quot;&quot;,&quot;non-dropping-particle&quot;:&quot;&quot;},{&quot;family&quot;:&quot;Tauil&quot;,&quot;given&quot;:&quot;Carlos B.&quot;,&quot;parse-names&quot;:false,&quot;dropping-particle&quot;:&quot;&quot;,&quot;non-dropping-particle&quot;:&quot;&quot;},{&quot;family&quot;:&quot;Lekana-Douki&quot;,&quot;given&quot;:&quot;Jean Bernard&quot;,&quot;parse-names&quot;:false,&quot;dropping-particle&quot;:&quot;&quot;,&quot;non-dropping-particle&quot;:&quot;&quot;},{&quot;family&quot;:&quot;Loucoubar&quot;,&quot;given&quot;:&quot;Cheikh&quot;,&quot;parse-names&quot;:false,&quot;dropping-particle&quot;:&quot;&quot;,&quot;non-dropping-particle&quot;:&quot;&quot;},{&quot;family&quot;:&quot;Faye&quot;,&quot;given&quot;:&quot;Ousmane&quot;,&quot;parse-names&quot;:false,&quot;dropping-particle&quot;:&quot;&quot;,&quot;non-dropping-particle&quot;:&quot;&quot;},{&quot;family&quot;:&quot;Sall&quot;,&quot;given&quot;:&quot;Amadou&quot;,&quot;parse-names&quot;:false,&quot;dropping-particle&quot;:&quot;&quot;,&quot;non-dropping-particle&quot;:&quot;&quot;},{&quot;family&quot;:&quot;Magalhães&quot;,&quot;given&quot;:&quot;Kelly G.&quot;,&quot;parse-names&quot;:false,&quot;dropping-particle&quot;:&quot;&quot;,&quot;non-dropping-particle&quot;:&quot;&quot;},{&quot;family&quot;:&quot;Weis&quot;,&quot;given&quot;:&quot;Nina&quot;,&quot;parse-names&quot;:false,&quot;dropping-particle&quot;:&quot;&quot;,&quot;non-dropping-particle&quot;:&quot;&quot;},{&quot;family&quot;:&quot;Kozak&quot;,&quot;given&quot;:&quot;Robert&quot;,&quot;parse-names&quot;:false,&quot;dropping-particle&quot;:&quot;&quot;,&quot;non-dropping-particle&quot;:&quot;&quot;},{&quot;family&quot;:&quot;Kobinger&quot;,&quot;given&quot;:&quot;Gary P.&quot;,&quot;parse-names&quot;:false,&quot;dropping-particle&quot;:&quot;&quot;,&quot;non-dropping-particle&quot;:&quot;&quot;},{&quot;family&quot;:&quot;Fausther-Bovendo&quot;,&quot;given&quot;:&quot;Hugues&quot;,&quot;parse-names&quot;:false,&quot;dropping-particle&quot;:&quot;&quot;,&quot;non-dropping-particle&quot;:&quot;&quot;}],&quot;container-title&quot;:&quot;Scientific Reports 2022 12:1&quot;,&quot;accessed&quot;:{&quot;date-parts&quot;:[[2024,5,17]]},&quot;DOI&quot;:&quot;10.1038/s41598-022-17241-9&quot;,&quot;ISBN&quot;:&quot;0123456789&quot;,&quot;ISSN&quot;:&quot;2045-2322&quot;,&quot;PMID&quot;:&quot;35902675&quot;,&quot;URL&quot;:&quot;https://www.nature.com/articles/s41598-022-17241-9&quot;,&quot;issued&quot;:{&quot;date-parts&quot;:[[2022,7,28]]},&quot;page&quot;:&quot;1-7&quot;,&quot;abstract&quot;:&quot;Early predictions forecasted large numbers of severe acute respiratory syndrome coronavirus (SARS-CoV-2) cases and associated deaths in Africa. To date, Africa has been relatively spared. Various hypotheses were postulated to explain the lower than anticipated impact on public health in Africa. However, the contribution of pre-existing immunity is yet to be investigated. In this study, the presence of antibodies against SARS-CoV-2 spike (S) and nucleocapsid (N) proteins in pre-pandemic samples from Africa, Europe, South and North America was examined by ELISA. The protective efficacy of N specific antibodies isolated from Central African donors was tested by in vitro neutralization and in a mouse model of SARS-CoV-2 infection. Antibodies against SARS-CoV-2 S and N proteins were rare in all populations except in Gabon and Senegal where N specific antibodies were prevalent. However, these antibodies failed to neutralize the virus either in vitro or in vivo. Overall, this study indicates that cross-reactive immunity against SARS-CoV-2 N protein was present in Africa prior to the pandemic. However, this pre-existing humoral immunity does not impact viral fitness in rodents suggesting that other human immune defense mechanisms could be involved. In Africa, seroprevalence studies using the N protein are over-estimating SARS-CoV-2 circulation.&quot;,&quot;publisher&quot;:&quot;Nature Publishing Group&quot;,&quot;issue&quot;:&quot;1&quot;,&quot;volume&quot;:&quot;12&quot;,&quot;container-title-short&quot;:&quot;&quot;},&quot;isTemporary&quot;:false},{&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container-title-short&quot;:&quot;Genes (Basel)&quot;},&quot;isTemporary&quot;:false},{&quot;id&quot;:&quot;ca196cbe-1536-3837-9c51-371552c772ae&quot;,&quot;itemData&quot;:{&quot;type&quot;:&quot;article-journal&quot;,&quot;id&quot;:&quot;ca196cbe-1536-3837-9c51-371552c772ae&quot;,&quot;title&quot;:&quot;Malaria and other infections induce polyreactive antibodies that impact SARS-CoV-2 seropositivity estimations in endemic settings&quot;,&quot;author&quot;:[{&quot;family&quot;:&quot;Aguilar&quot;,&quot;given&quot;:&quot;Ruth&quot;,&quot;parse-names&quot;:false,&quot;dropping-particle&quot;:&quot;&quot;,&quot;non-dropping-particle&quot;:&quot;&quot;},{&quot;family&quot;:&quot;Jiménez&quot;,&quot;given&quot;:&quot;Alfons&quot;,&quot;parse-names&quot;:false,&quot;dropping-particle&quot;:&quot;&quot;,&quot;non-dropping-particle&quot;:&quot;&quot;},{&quot;family&quot;:&quot;Santano&quot;,&quot;given&quot;:&quot;Rebeca&quot;,&quot;parse-names&quot;:false,&quot;dropping-particle&quot;:&quot;&quot;,&quot;non-dropping-particle&quot;:&quot;&quot;},{&quot;family&quot;:&quot;Vidal&quot;,&quot;given&quot;:&quot;Marta&quot;,&quot;parse-names&quot;:false,&quot;dropping-particle&quot;:&quot;&quot;,&quot;non-dropping-particle&quot;:&quot;&quot;},{&quot;family&quot;:&quot;Maiga-Ascofare&quot;,&quot;given&quot;:&quot;Oumou&quot;,&quot;parse-names&quot;:false,&quot;dropping-particle&quot;:&quot;&quot;,&quot;non-dropping-particle&quot;:&quot;&quot;},{&quot;family&quot;:&quot;Strauss&quot;,&quot;given&quot;:&quot;Ricardo&quot;,&quot;parse-names&quot;:false,&quot;dropping-particle&quot;:&quot;&quot;,&quot;non-dropping-particle&quot;:&quot;&quot;},{&quot;family&quot;:&quot;Bonney&quot;,&quot;given&quot;:&quot;Joseph&quot;,&quot;parse-names&quot;:false,&quot;dropping-particle&quot;:&quot;&quot;,&quot;non-dropping-particle&quot;:&quot;&quot;},{&quot;family&quot;:&quot;Agbogbatey&quot;,&quot;given&quot;:&quot;Melvin&quot;,&quot;parse-names&quot;:false,&quot;dropping-particle&quot;:&quot;&quot;,&quot;non-dropping-particle&quot;:&quot;&quot;},{&quot;family&quot;:&quot;Goovaerts&quot;,&quot;given&quot;:&quot;Odin&quot;,&quot;parse-names&quot;:false,&quot;dropping-particle&quot;:&quot;&quot;,&quot;non-dropping-particle&quot;:&quot;&quot;},{&quot;family&quot;:&quot;Boham&quot;,&quot;given&quot;:&quot;Eric E.A.&quot;,&quot;parse-names&quot;:false,&quot;dropping-particle&quot;:&quot;&quot;,&quot;non-dropping-particle&quot;:&quot;&quot;},{&quot;family&quot;:&quot;Adu&quot;,&quot;given&quot;:&quot;Evan A.&quot;,&quot;parse-names&quot;:false,&quot;dropping-particle&quot;:&quot;&quot;,&quot;non-dropping-particle&quot;:&quot;&quot;},{&quot;family&quot;:&quot;Cuamba&quot;,&quot;given&quot;:&quot;Inocencia&quot;,&quot;parse-names&quot;:false,&quot;dropping-particle&quot;:&quot;&quot;,&quot;non-dropping-particle&quot;:&quot;&quot;},{&quot;family&quot;:&quot;Ramírez-Morros&quot;,&quot;given&quot;:&quot;Anna&quot;,&quot;parse-names&quot;:false,&quot;dropping-particle&quot;:&quot;&quot;,&quot;non-dropping-particle&quot;:&quot;&quot;},{&quot;family&quot;:&quot;Dutta&quot;,&quot;given&quot;:&quot;Sheetij&quot;,&quot;parse-names&quot;:false,&quot;dropping-particle&quot;:&quot;&quot;,&quot;non-dropping-particle&quot;:&quot;&quot;},{&quot;family&quot;:&quot;Angov&quot;,&quot;given&quot;:&quot;Evelina&quot;,&quot;parse-names&quot;:false,&quot;dropping-particle&quot;:&quot;&quot;,&quot;non-dropping-particle&quot;:&quot;&quot;},{&quot;family&quot;:&quot;Zhan&quot;,&quot;given&quot;:&quot;Bin&quot;,&quot;parse-names&quot;:false,&quot;dropping-particle&quot;:&quot;&quot;,&quot;non-dropping-particle&quot;:&quot;&quot;},{&quot;family&quot;:&quot;Izquierdo&quot;,&quot;given&quot;:&quot;Luis&quot;,&quot;parse-names&quot;:false,&quot;dropping-particle&quot;:&quot;&quot;,&quot;non-dropping-particle&quot;:&quot;&quot;},{&quot;family&quot;:&quot;Santamaria&quot;,&quot;given&quot;:&quot;Pere&quot;,&quot;parse-names&quot;:false,&quot;dropping-particle&quot;:&quot;&quot;,&quot;non-dropping-particle&quot;:&quot;&quot;},{&quot;family&quot;:&quot;Mayor&quot;,&quot;given&quot;:&quot;Alfredo&quot;,&quot;parse-names&quot;:false,&quot;dropping-particle&quot;:&quot;&quot;,&quot;non-dropping-particle&quot;:&quot;&quot;},{&quot;family&quot;:&quot;Gascón&quot;,&quot;given&quot;:&quot;Joaquim&quot;,&quot;parse-names&quot;:false,&quot;dropping-particle&quot;:&quot;&quot;,&quot;non-dropping-particle&quot;:&quot;&quot;},{&quot;family&quot;:&quot;Ruiz-Comellas&quot;,&quot;given&quot;:&quot;Anna&quot;,&quot;parse-names&quot;:false,&quot;dropping-particle&quot;:&quot;&quot;,&quot;non-dropping-particle&quot;:&quot;&quot;},{&quot;family&quot;:&quot;Molinos-Albert&quot;,&quot;given&quot;:&quot;Luis M.&quot;,&quot;parse-names&quot;:false,&quot;dropping-particle&quot;:&quot;&quot;,&quot;non-dropping-particle&quot;:&quot;&quot;},{&quot;family&quot;:&quot;Amuasi&quot;,&quot;given&quot;:&quot;John H.&quot;,&quot;parse-names&quot;:false,&quot;dropping-particle&quot;:&quot;&quot;,&quot;non-dropping-particle&quot;:&quot;&quot;},{&quot;family&quot;:&quot;Awuah&quot;,&quot;given&quot;:&quot;Anthony A.A.&quot;,&quot;parse-names&quot;:false,&quot;dropping-particle&quot;:&quot;&quot;,&quot;non-dropping-particle&quot;:&quot;&quot;},{&quot;family&quot;:&quot;Adriaensen&quot;,&quot;given&quot;:&quot;Wim&quot;,&quot;parse-names&quot;:false,&quot;dropping-particle&quot;:&quot;&quot;,&quot;non-dropping-particle&quot;:&quot;&quot;},{&quot;family&quot;:&quot;Dobaño&quot;,&quot;given&quot;:&quot;Carlota&quot;,&quot;parse-names&quot;:false,&quot;dropping-particle&quot;:&quot;&quot;,&quot;non-dropping-particle&quot;:&quot;&quot;},{&quot;family&quot;:&quot;Moncunill&quot;,&quot;given&quot;:&quot;Gemma&quot;,&quot;parse-names&quot;:false,&quot;dropping-particle&quot;:&quot;&quot;,&quot;non-dropping-particle&quot;:&quot;&quot;}],&quot;container-title&quot;:&quot;Journal of medical virology&quot;,&quot;accessed&quot;:{&quot;date-parts&quot;:[[2024,10,3]]},&quot;DOI&quot;:&quot;10.1002/JMV.29713&quot;,&quot;ISSN&quot;:&quot;1096-9071&quot;,&quot;PMID&quot;:&quot;38874194&quot;,&quot;URL&quot;:&quot;https://pubmed.ncbi.nlm.nih.gov/38874194/&quot;,&quot;issued&quot;:{&quot;date-parts&quot;:[[2024,6,1]]},&quot;abstract&quot;:&quot;Anti-severe acute respiratory syndrome coronavirus 2 (SARS-CoV-2) seroprevalence is used to estimate the proportion of individuals within a population previously infected, to track viral transmission, and to monitor naturally and vaccine-induced immune protection. However, in sub-Saharan African settings, antibodies induced by higher exposure to pathogens may increase unspecific seroreactivity to SARS-CoV-2 antigens, resulting in false positive responses. To investigate the level and type of unspecific seroreactivitiy to SARS-CoV-2 in Africa, we measured immunoglobulin G (IgG), IgA, and IgM to a broad panel of antigens from different pathogens by Luminex in 602 plasma samples from African and European subjects differing in coronavirus disease 2019, malaria, and other exposures. Seroreactivity to SARS-CoV-2 antigens was higher in prepandemic African than in European samples and positively correlated with antibodies against human coronaviruses, helminths, protozoa, and especially Plasmodium falciparum. African subjects presented higher levels of autoantibodies, a surrogate of polyreactivity, which correlated with P. falciparum and SARS-CoV-2 antibodies. Finally, we found an improved sensitivity in the IgG assay in African samples when using urea as a chaotropic agent. In conclusion, our data suggest that polyreactive antibodies induced mostly by malaria are important mediators of the unspecific anti-SARS-CoV-2 responses, and that the use of dissociating agents in immunoassays could be useful for more accurate estimates of SARS-CoV-2 seroprevalence in African settings.&quot;,&quot;publisher&quot;:&quot;J Med Virol&quot;,&quot;issue&quot;:&quot;6&quot;,&quot;volume&quot;:&quot;96&quot;,&quot;container-title-short&quot;:&quot;J Med Virol&quot;},&quot;isTemporary&quot;:false},{&quot;id&quot;:&quot;a7ba8c7c-013b-3dd1-8a9b-be521c9de341&quot;,&quot;itemData&quot;:{&quot;type&quot;:&quot;article-journal&quot;,&quot;id&quot;:&quot;a7ba8c7c-013b-3dd1-8a9b-be521c9de341&quot;,&quot;title&quot;:&quot;Coronavirus Antibody Responses before COVID-19 Pandemic, Africa and Thailand&quot;,&quot;author&quot;:[{&quot;family&quot;:&quot;Li&quot;,&quot;given&quot;:&quot;Yifan&quot;,&quot;parse-names&quot;:false,&quot;dropping-particle&quot;:&quot;&quot;,&quot;non-dropping-particle&quot;:&quot;&quot;},{&quot;family&quot;:&quot;Merbah&quot;,&quot;given&quot;:&quot;Mélanie&quot;,&quot;parse-names&quot;:false,&quot;dropping-particle&quot;:&quot;&quot;,&quot;non-dropping-particle&quot;:&quot;&quot;},{&quot;family&quot;:&quot;Wollen-Roberts&quot;,&quot;given&quot;:&quot;Suzanne&quot;,&quot;parse-names&quot;:false,&quot;dropping-particle&quot;:&quot;&quot;,&quot;non-dropping-particle&quot;:&quot;&quot;},{&quot;family&quot;:&quot;Beckman&quot;,&quot;given&quot;:&quot;Bradley&quot;,&quot;parse-names&quot;:false,&quot;dropping-particle&quot;:&quot;&quot;,&quot;non-dropping-particle&quot;:&quot;&quot;},{&quot;family&quot;:&quot;Mdluli&quot;,&quot;given&quot;:&quot;Thembi&quot;,&quot;parse-names&quot;:false,&quot;dropping-particle&quot;:&quot;&quot;,&quot;non-dropping-particle&quot;:&quot;&quot;},{&quot;family&quot;:&quot;Swafford&quot;,&quot;given&quot;:&quot;Isabella&quot;,&quot;parse-names&quot;:false,&quot;dropping-particle&quot;:&quot;&quot;,&quot;non-dropping-particle&quot;:&quot;&quot;},{&quot;family&quot;:&quot;Mayer&quot;,&quot;given&quot;:&quot;Sandra&quot;,&quot;parse-names&quot;:false,&quot;dropping-particle&quot;:&quot;V.&quot;,&quot;non-dropping-particle&quot;:&quot;&quot;},{&quot;family&quot;:&quot;King&quot;,&quot;given&quot;:&quot;Jocelyn&quot;,&quot;parse-names&quot;:false,&quot;dropping-particle&quot;:&quot;&quot;,&quot;non-dropping-particle&quot;:&quot;&quot;},{&quot;family&quot;:&quot;Corbitt&quot;,&quot;given&quot;:&quot;Courtney&quot;,&quot;parse-names&quot;:false,&quot;dropping-particle&quot;:&quot;&quot;,&quot;non-dropping-particle&quot;:&quot;&quot;},{&quot;family&quot;:&quot;Currier&quot;,&quot;given&quot;:&quot;Jeffrey R.&quot;,&quot;parse-names&quot;:false,&quot;dropping-particle&quot;:&quot;&quot;,&quot;non-dropping-particle&quot;:&quot;&quot;},{&quot;family&quot;:&quot;Liu&quot;,&quot;given&quot;:&quot;Heather&quot;,&quot;parse-names&quot;:false,&quot;dropping-particle&quot;:&quot;&quot;,&quot;non-dropping-particle&quot;:&quot;&quot;},{&quot;family&quot;:&quot;Esber&quot;,&quot;given&quot;:&quot;Allahna&quot;,&quot;parse-names&quot;:false,&quot;dropping-particle&quot;:&quot;&quot;,&quot;non-dropping-particle&quot;:&quot;&quot;},{&quot;family&quot;:&quot;Pinyakorn&quot;,&quot;given&quot;:&quot;Suteeraporn&quot;,&quot;parse-names&quot;:false,&quot;dropping-particle&quot;:&quot;&quot;,&quot;non-dropping-particle&quot;:&quot;&quot;},{&quot;family&quot;:&quot;Parikh&quot;,&quot;given&quot;:&quot;Ajay&quot;,&quot;parse-names&quot;:false,&quot;dropping-particle&quot;:&quot;&quot;,&quot;non-dropping-particle&quot;:&quot;&quot;},{&quot;family&quot;:&quot;Francisco&quot;,&quot;given&quot;:&quot;Leilani&quot;,&quot;parse-names&quot;:false,&quot;dropping-particle&quot;:&quot;V.&quot;,&quot;non-dropping-particle&quot;:&quot;&quot;},{&quot;family&quot;:&quot;Phanuphak&quot;,&quot;given&quot;:&quot;Nittaya&quot;,&quot;parse-names&quot;:false,&quot;dropping-particle&quot;:&quot;&quot;,&quot;non-dropping-particle&quot;:&quot;&quot;},{&quot;family&quot;:&quot;Maswai&quot;,&quot;given&quot;:&quot;Jonah&quot;,&quot;parse-names&quot;:false,&quot;dropping-particle&quot;:&quot;&quot;,&quot;non-dropping-particle&quot;:&quot;&quot;},{&quot;family&quot;:&quot;Owuoth&quot;,&quot;given&quot;:&quot;John&quot;,&quot;parse-names&quot;:false,&quot;dropping-particle&quot;:&quot;&quot;,&quot;non-dropping-particle&quot;:&quot;&quot;},{&quot;family&quot;:&quot;Kibuuka&quot;,&quot;given&quot;:&quot;Hannah&quot;,&quot;parse-names&quot;:false,&quot;dropping-particle&quot;:&quot;&quot;,&quot;non-dropping-particle&quot;:&quot;&quot;},{&quot;family&quot;:&quot;Iroezindu&quot;,&quot;given&quot;:&quot;Michael&quot;,&quot;parse-names&quot;:false,&quot;dropping-particle&quot;:&quot;&quot;,&quot;non-dropping-particle&quot;:&quot;&quot;},{&quot;family&quot;:&quot;Bahemana&quot;,&quot;given&quot;:&quot;Emmanuel&quot;,&quot;parse-names&quot;:false,&quot;dropping-particle&quot;:&quot;&quot;,&quot;non-dropping-particle&quot;:&quot;&quot;},{&quot;family&quot;:&quot;Vasan&quot;,&quot;given&quot;:&quot;Sandhya&quot;,&quot;parse-names&quot;:false,&quot;dropping-particle&quot;:&quot;&quot;,&quot;non-dropping-particle&quot;:&quot;&quot;},{&quot;family&quot;:&quot;Ake&quot;,&quot;given&quot;:&quot;Julie A.&quot;,&quot;parse-names&quot;:false,&quot;dropping-particle&quot;:&quot;&quot;,&quot;non-dropping-particle&quot;:&quot;&quot;},{&quot;family&quot;:&quot;Modjarrad&quot;,&quot;given&quot;:&quot;Kayvon&quot;,&quot;parse-names&quot;:false,&quot;dropping-particle&quot;:&quot;&quot;,&quot;non-dropping-particle&quot;:&quot;&quot;},{&quot;family&quot;:&quot;Gromowski&quot;,&quot;given&quot;:&quot;Gregory&quot;,&quot;parse-names&quot;:false,&quot;dropping-particle&quot;:&quot;&quot;,&quot;non-dropping-particle&quot;:&quot;&quot;},{&quot;family&quot;:&quot;Paquin-Proulx&quot;,&quot;given&quot;:&quot;Dominic&quot;,&quot;parse-names&quot;:false,&quot;dropping-particle&quot;:&quot;&quot;,&quot;non-dropping-particle&quot;:&quot;&quot;},{&quot;family&quot;:&quot;Rolland&quot;,&quot;given&quot;:&quot;Morgane&quot;,&quot;parse-names&quot;:false,&quot;dropping-particle&quot;:&quot;&quot;,&quot;non-dropping-particle&quot;:&quot;&quot;}],&quot;container-title&quot;:&quot;Emerging infectious diseases&quot;,&quot;accessed&quot;:{&quot;date-parts&quot;:[[2024,10,3]]},&quot;DOI&quot;:&quot;10.3201/EID2811.221041&quot;,&quot;ISSN&quot;:&quot;1080-6059&quot;,&quot;PMID&quot;:&quot;36220131&quot;,&quot;URL&quot;:&quot;https://pubmed.ncbi.nlm.nih.gov/36220131/&quot;,&quot;issued&quot;:{&quot;date-parts&quot;:[[2022,11,1]]},&quot;page&quot;:&quot;2214-2225&quot;,&quot;abstract&quot;:&quot;Prior immune responses to coronaviruses might affect human SARS-CoV-2 response. We screened 2,565 serum and plasma samples collected from 2013 through early 2020, before the COVID-19 pandemic began, from 2,250 persons in 4 countries in Africa (Kenya, Nigeria, Tanzania, and Uganda) and in Thailand, including persons living with HIV-1. We detected IgG responses to SARS-CoV-2 spike (S) subunit 2 protein in 1.8% of participants. Profiling against 23 coronavirus antigens revealed that responses to S, subunit 2, or subunit 1 proteins were significantly more frequent than responses to the receptor-binding domain, S-Trimer, or nucleocapsid proteins (p&lt;0.0001). We observed similar responses in persons with or without HIV-1. Among all coronavirus antigens tested, SARS-CoV-2, SARS-CoV-1, and Middle East respiratory syndrome coronavirus antibody responses were much higher in participants from Africa than in participants from Thailand (p&lt;0.01). We noted less pronounced differences for endemic coronaviruses. Serosurveys could affect vaccine and monoclonal antibody distribution across global populations.&quot;,&quot;publisher&quot;:&quot;Emerg Infect Dis&quot;,&quot;issue&quot;:&quot;11&quot;,&quot;volume&quot;:&quot;28&quot;,&quot;container-title-short&quot;:&quot;Emerg Infect Dis&quot;},&quot;isTemporary&quot;:false},{&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container-title-short&quot;:&quot;PLoS One&quot;},&quot;isTemporary&quot;:false}]},{&quot;citationID&quot;:&quot;MENDELEY_CITATION_78074ef7-5645-499a-8f65-f78689efb9f0&quot;,&quot;properties&quot;:{&quot;noteIndex&quot;:0},&quot;isEdited&quot;:false,&quot;manualOverride&quot;:{&quot;isManuallyOverridden&quot;:false,&quot;citeprocText&quot;:&quot;[9–11,13,14,16–23]&quot;,&quot;manualOverrideText&quot;:&quot;&quot;},&quot;citationTag&quot;:&quot;MENDELEY_CITATION_v3_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&quot;,&quot;citationItems&quot;:[{&quot;id&quot;:&quot;129a71a4-064f-3e03-a687-5debf18cfcc1&quot;,&quot;itemData&quot;:{&quot;type&quot;:&quot;article-journal&quot;,&quot;id&quot;:&quot;129a71a4-064f-3e03-a687-5debf18cfcc1&quot;,&quot;title&quot;:&quot;High prevalence of pre-existing serological cross-reactivity against severe acute respiratory syndrome coronavirus-2 (SARS-CoV-2) in sub-Saharan Afric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eña&quot;,&quot;given&quot;:&quot;Phoebe B.&quot;,&quot;parse-names&quot;:false,&quot;dropping-particle&quot;:&quot;&quot;,&quot;non-dropping-particle&quot;:&quot;&quot;},{&quot;family&quot;:&quot;Clegg&quot;,&quot;given&quot;:&quot;Ashley A.&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Ngalamika&quot;,&quot;given&quot;:&quot;Owen&quot;,&quot;parse-names&quot;:false,&quot;dropping-particle&quot;:&quot;&quot;,&quot;non-dropping-particle&quot;:&quot;&quot;},{&quot;family&quot;:&quot;Julius&quot;,&quot;given&quot;:&quot;Peter&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International Journal of Infectious Diseases&quot;,&quot;accessed&quot;:{&quot;date-parts&quot;:[[2024,12,10]]},&quot;DOI&quot;:&quot;10.1016/J.IJID.2020.10.104&quot;,&quot;ISSN&quot;:&quot;18783511&quot;,&quot;PMID&quot;:&quot;33176202&quot;,&quot;URL&quot;:&quot;https://pmc.ncbi.nlm.nih.gov/articles/PMC7648883/&quot;,&quot;issued&quot;:{&quot;date-parts&quot;:[[2020,1,1]]},&quot;page&quot;:&quot;577&quot;,&quot;abstract&quot;:&quot;Objective: Significant morbidity and mortality have occurred in the USA, Europe, and Asia due to severe acute respiratory syndrome coronavirus-2 (SARS-CoV-2), whereas the numbers of infections and deaths in sub-Saharan Africa (SSA) have remained comparatively low. It has been hypothesized that exposure of the population in SSA to other coronaviruses prior to the COVID-19 pandemic resulted in some degree of cross-protection against SARS-CoV-2 infection and pathogenesis. We evaluated this hypothesis by comparing SARS-CoV-2 cross-reactive antibodies in pre-pandemic plasma samples collected from SSA and the USA. Method: Pre-COVID-19 pandemic plasma samples from SSA and the USA were collected and tested by immunofluorescence assay against the spike and nucleocapsid proteins of all known human coronaviruses (HCoVs). Results: The prevalence of SARS-CoV-2 serological cross-reactivity was significantly higher in samples from SSA compared with the USA. Most of these cross-reactive samples cross-recognized the SARS-CoV-2 nucleocapsid protein and the spike proteins of other HCoVs. Nucleocapsid proteins from HCoV-NL63 and HCoV-229E were detected in most samples, thereby implicating prior exposure to these two HCoVs as the likely source of cross-reactive antibodies against SARS-CoV-2. Conclusion: The low incidences of SARS-CoV-2 infection and disease in SSA appear to be correlated with the pre-pandemic serological cross-recognition of HCoVs, which are substantially more prevalent in SSA than the USA.&quot;,&quot;publisher&quot;:&quot;Elsevier B.V.&quot;,&quot;volume&quot;:&quot;102&quot;,&quot;container-title-short&quot;:&quot;&quot;},&quot;isTemporary&quot;:false},{&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container-title-short&quot;:&quot;PLoS One&quot;},&quot;isTemporary&quot;:false},{&quot;id&quot;:&quot;d224a897-0e62-3a41-a794-4f8e7428077c&quot;,&quot;itemData&quot;:{&quot;type&quot;:&quot;article-journal&quot;,&quot;id&quot;:&quot;d224a897-0e62-3a41-a794-4f8e7428077c&quot;,&quot;title&quot;:&quot;Cross-reactive immunity against SARS-CoV-2 N protein in Central and West Africa precedes the COVID-19 pandemic&quot;,&quot;author&quot;:[{&quot;family&quot;:&quot;Pedersen&quot;,&quot;given&quot;:&quot;Jannie&quot;,&quot;parse-names&quot;:false,&quot;dropping-particle&quot;:&quot;&quot;,&quot;non-dropping-particle&quot;:&quot;&quot;},{&quot;family&quot;:&quot;Koumakpayi&quot;,&quot;given&quot;:&quot;Ismaël Hervé&quot;,&quot;parse-names&quot;:false,&quot;dropping-particle&quot;:&quot;&quot;,&quot;non-dropping-particle&quot;:&quot;&quot;},{&quot;family&quot;:&quot;Babuadze&quot;,&quot;given&quot;:&quot;Giorgi&quot;,&quot;parse-names&quot;:false,&quot;dropping-particle&quot;:&quot;&quot;,&quot;non-dropping-particle&quot;:&quot;&quot;},{&quot;family&quot;:&quot;Baz&quot;,&quot;given&quot;:&quot;Mariana&quot;,&quot;parse-names&quot;:false,&quot;dropping-particle&quot;:&quot;&quot;,&quot;non-dropping-particle&quot;:&quot;&quot;},{&quot;family&quot;:&quot;Ndiaye&quot;,&quot;given&quot;:&quot;Oumar&quot;,&quot;parse-names&quot;:false,&quot;dropping-particle&quot;:&quot;&quot;,&quot;non-dropping-particle&quot;:&quot;&quot;},{&quot;family&quot;:&quot;Faye&quot;,&quot;given&quot;:&quot;Oumar&quot;,&quot;parse-names&quot;:false,&quot;dropping-particle&quot;:&quot;&quot;,&quot;non-dropping-particle&quot;:&quot;&quot;},{&quot;family&quot;:&quot;Diagne&quot;,&quot;given&quot;:&quot;Cheikh Tidiane&quot;,&quot;parse-names&quot;:false,&quot;dropping-particle&quot;:&quot;&quot;,&quot;non-dropping-particle&quot;:&quot;&quot;},{&quot;family&quot;:&quot;Dia&quot;,&quot;given&quot;:&quot;Ndongo&quot;,&quot;parse-names&quot;:false,&quot;dropping-particle&quot;:&quot;&quot;,&quot;non-dropping-particle&quot;:&quot;&quot;},{&quot;family&quot;:&quot;Naghibosadat&quot;,&quot;given&quot;:&quot;Maedeh&quot;,&quot;parse-names&quot;:false,&quot;dropping-particle&quot;:&quot;&quot;,&quot;non-dropping-particle&quot;:&quot;&quot;},{&quot;family&quot;:&quot;McGeer&quot;,&quot;given&quot;:&quot;Allison&quot;,&quot;parse-names&quot;:false,&quot;dropping-particle&quot;:&quot;&quot;,&quot;non-dropping-particle&quot;:&quot;&quot;},{&quot;family&quot;:&quot;Muberaka&quot;,&quot;given&quot;:&quot;Samira&quot;,&quot;parse-names&quot;:false,&quot;dropping-particle&quot;:&quot;&quot;,&quot;non-dropping-particle&quot;:&quot;&quot;},{&quot;family&quot;:&quot;Moukandja&quot;,&quot;given&quot;:&quot;Irène P.&quot;,&quot;parse-names&quot;:false,&quot;dropping-particle&quot;:&quot;&quot;,&quot;non-dropping-particle&quot;:&quot;&quot;},{&quot;family&quot;:&quot;Ndidi&quot;,&quot;given&quot;:&quot;Stella&quot;,&quot;parse-names&quot;:false,&quot;dropping-particle&quot;:&quot;&quot;,&quot;non-dropping-particle&quot;:&quot;&quot;},{&quot;family&quot;:&quot;Tauil&quot;,&quot;given&quot;:&quot;Carlos B.&quot;,&quot;parse-names&quot;:false,&quot;dropping-particle&quot;:&quot;&quot;,&quot;non-dropping-particle&quot;:&quot;&quot;},{&quot;family&quot;:&quot;Lekana-Douki&quot;,&quot;given&quot;:&quot;Jean Bernard&quot;,&quot;parse-names&quot;:false,&quot;dropping-particle&quot;:&quot;&quot;,&quot;non-dropping-particle&quot;:&quot;&quot;},{&quot;family&quot;:&quot;Loucoubar&quot;,&quot;given&quot;:&quot;Cheikh&quot;,&quot;parse-names&quot;:false,&quot;dropping-particle&quot;:&quot;&quot;,&quot;non-dropping-particle&quot;:&quot;&quot;},{&quot;family&quot;:&quot;Faye&quot;,&quot;given&quot;:&quot;Ousmane&quot;,&quot;parse-names&quot;:false,&quot;dropping-particle&quot;:&quot;&quot;,&quot;non-dropping-particle&quot;:&quot;&quot;},{&quot;family&quot;:&quot;Sall&quot;,&quot;given&quot;:&quot;Amadou&quot;,&quot;parse-names&quot;:false,&quot;dropping-particle&quot;:&quot;&quot;,&quot;non-dropping-particle&quot;:&quot;&quot;},{&quot;family&quot;:&quot;Magalhães&quot;,&quot;given&quot;:&quot;Kelly G.&quot;,&quot;parse-names&quot;:false,&quot;dropping-particle&quot;:&quot;&quot;,&quot;non-dropping-particle&quot;:&quot;&quot;},{&quot;family&quot;:&quot;Weis&quot;,&quot;given&quot;:&quot;Nina&quot;,&quot;parse-names&quot;:false,&quot;dropping-particle&quot;:&quot;&quot;,&quot;non-dropping-particle&quot;:&quot;&quot;},{&quot;family&quot;:&quot;Kozak&quot;,&quot;given&quot;:&quot;Robert&quot;,&quot;parse-names&quot;:false,&quot;dropping-particle&quot;:&quot;&quot;,&quot;non-dropping-particle&quot;:&quot;&quot;},{&quot;family&quot;:&quot;Kobinger&quot;,&quot;given&quot;:&quot;Gary P.&quot;,&quot;parse-names&quot;:false,&quot;dropping-particle&quot;:&quot;&quot;,&quot;non-dropping-particle&quot;:&quot;&quot;},{&quot;family&quot;:&quot;Fausther-Bovendo&quot;,&quot;given&quot;:&quot;Hugues&quot;,&quot;parse-names&quot;:false,&quot;dropping-particle&quot;:&quot;&quot;,&quot;non-dropping-particle&quot;:&quot;&quot;}],&quot;container-title&quot;:&quot;Scientific Reports 2022 12:1&quot;,&quot;accessed&quot;:{&quot;date-parts&quot;:[[2024,5,17]]},&quot;DOI&quot;:&quot;10.1038/s41598-022-17241-9&quot;,&quot;ISBN&quot;:&quot;0123456789&quot;,&quot;ISSN&quot;:&quot;2045-2322&quot;,&quot;PMID&quot;:&quot;35902675&quot;,&quot;URL&quot;:&quot;https://www.nature.com/articles/s41598-022-17241-9&quot;,&quot;issued&quot;:{&quot;date-parts&quot;:[[2022,7,28]]},&quot;page&quot;:&quot;1-7&quot;,&quot;abstract&quot;:&quot;Early predictions forecasted large numbers of severe acute respiratory syndrome coronavirus (SARS-CoV-2) cases and associated deaths in Africa. To date, Africa has been relatively spared. Various hypotheses were postulated to explain the lower than anticipated impact on public health in Africa. However, the contribution of pre-existing immunity is yet to be investigated. In this study, the presence of antibodies against SARS-CoV-2 spike (S) and nucleocapsid (N) proteins in pre-pandemic samples from Africa, Europe, South and North America was examined by ELISA. The protective efficacy of N specific antibodies isolated from Central African donors was tested by in vitro neutralization and in a mouse model of SARS-CoV-2 infection. Antibodies against SARS-CoV-2 S and N proteins were rare in all populations except in Gabon and Senegal where N specific antibodies were prevalent. However, these antibodies failed to neutralize the virus either in vitro or in vivo. Overall, this study indicates that cross-reactive immunity against SARS-CoV-2 N protein was present in Africa prior to the pandemic. However, this pre-existing humoral immunity does not impact viral fitness in rodents suggesting that other human immune defense mechanisms could be involved. In Africa, seroprevalence studies using the N protein are over-estimating SARS-CoV-2 circulation.&quot;,&quot;publisher&quot;:&quot;Nature Publishing Group&quot;,&quot;issue&quot;:&quot;1&quot;,&quot;volume&quot;:&quot;12&quot;,&quot;container-title-short&quot;:&quot;&quot;},&quot;isTemporary&quot;:false},{&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container-title-short&quot;:&quot;BMC Med&quot;},&quot;isTemporary&quot;:false},{&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container-title-short&quot;:&quot;Front Immunol&quot;},&quot;isTemporary&quot;:false},{&quot;id&quot;:&quot;efb1af83-961e-36f0-81ff-72b4a96aa3b2&quot;,&quot;itemData&quot;:{&quot;type&quot;:&quot;article-journal&quot;,&quot;id&quot;:&quot;efb1af83-961e-36f0-81ff-72b4a96aa3b2&quot;,&quot;title&quot;:&quot;Prevalence and functional profile of SARS-CoV-2 T cells in asymptomatic Kenyan adults&quot;,&quot;author&quot;:[{&quot;family&quot;:&quot;Samandari&quot;,&quot;given&quot;:&quot;Taraz&quot;,&quot;parse-names&quot;:false,&quot;dropping-particle&quot;:&quot;&quot;,&quot;non-dropping-particle&quot;:&quot;&quot;},{&quot;family&quot;:&quot;Ongalo&quot;,&quot;given&quot;:&quot;Joshua B.&quot;,&quot;parse-names&quot;:false,&quot;dropping-particle&quot;:&quot;&quot;,&quot;non-dropping-particle&quot;:&quot;&quot;},{&quot;family&quot;:&quot;McCarthy&quot;,&quot;given&quot;:&quot;Kimberly D.&quot;,&quot;parse-names&quot;:false,&quot;dropping-particle&quot;:&quot;&quot;,&quot;non-dropping-particle&quot;:&quot;&quot;},{&quot;family&quot;:&quot;Biegon&quot;,&quot;given&quot;:&quot;Richard K.&quot;,&quot;parse-names&quot;:false,&quot;dropping-particle&quot;:&quot;&quot;,&quot;non-dropping-particle&quot;:&quot;&quot;},{&quot;family&quot;:&quot;Madiega&quot;,&quot;given&quot;:&quot;Philister A.&quot;,&quot;parse-names&quot;:false,&quot;dropping-particle&quot;:&quot;&quot;,&quot;non-dropping-particle&quot;:&quot;&quot;},{&quot;family&quot;:&quot;Mithika&quot;,&quot;given&quot;:&quot;Anne&quot;,&quot;parse-names&quot;:false,&quot;dropping-particle&quot;:&quot;&quot;,&quot;non-dropping-particle&quot;:&quot;&quot;},{&quot;family&quot;:&quot;Orinda&quot;,&quot;given&quot;:&quot;Joseph&quot;,&quot;parse-names&quot;:false,&quot;dropping-particle&quot;:&quot;&quot;,&quot;non-dropping-particle&quot;:&quot;&quot;},{&quot;family&quot;:&quot;Mboya&quot;,&quot;given&quot;:&quot;Grace M.&quot;,&quot;parse-names&quot;:false,&quot;dropping-particle&quot;:&quot;&quot;,&quot;non-dropping-particle&quot;:&quot;&quot;},{&quot;family&quot;:&quot;Mwaura&quot;,&quot;given&quot;:&quot;Patrick&quot;,&quot;parse-names&quot;:false,&quot;dropping-particle&quot;:&quot;&quot;,&quot;non-dropping-particle&quot;:&quot;&quot;},{&quot;family&quot;:&quot;Anzala&quot;,&quot;given&quot;:&quot;Omu&quot;,&quot;parse-names&quot;:false,&quot;dropping-particle&quot;:&quot;&quot;,&quot;non-dropping-particle&quot;:&quot;&quot;},{&quot;family&quot;:&quot;Onyango&quot;,&quot;given&quot;:&quot;Clayton&quot;,&quot;parse-names&quot;:false,&quot;dropping-particle&quot;:&quot;&quot;,&quot;non-dropping-particle&quot;:&quot;&quot;},{&quot;family&quot;:&quot;Oluoch&quot;,&quot;given&quot;:&quot;Fredrick O.&quot;,&quot;parse-names&quot;:false,&quot;dropping-particle&quot;:&quot;&quot;,&quot;non-dropping-particle&quot;:&quot;&quot;},{&quot;family&quot;:&quot;Osoro&quot;,&quot;given&quot;:&quot;Eric&quot;,&quot;parse-names&quot;:false,&quot;dropping-particle&quot;:&quot;&quot;,&quot;non-dropping-particle&quot;:&quot;&quot;},{&quot;family&quot;:&quot;Dutertre&quot;,&quot;given&quot;:&quot;Charles Antoine&quot;,&quot;parse-names&quot;:false,&quot;dropping-particle&quot;:&quot;&quot;,&quot;non-dropping-particle&quot;:&quot;&quot;},{&quot;family&quot;:&quot;Tan&quot;,&quot;given&quot;:&quot;Nicole&quot;,&quot;parse-names&quot;:false,&quot;dropping-particle&quot;:&quot;&quot;,&quot;non-dropping-particle&quot;:&quot;&quot;},{&quot;family&quot;:&quot;Hang&quot;,&quot;given&quot;:&quot;Shou Kit&quot;,&quot;parse-names&quot;:false,&quot;dropping-particle&quot;:&quot;&quot;,&quot;non-dropping-particle&quot;:&quot;&quot;},{&quot;family&quot;:&quot;Hariharaputran&quot;,&quot;given&quot;:&quot;Smrithi&quot;,&quot;parse-names&quot;:false,&quot;dropping-particle&quot;:&quot;&quot;,&quot;non-dropping-particle&quot;:&quot;&quot;},{&quot;family&quot;:&quot;Lye&quot;,&quot;given&quot;:&quot;David C.&quot;,&quot;parse-names&quot;:false,&quot;dropping-particle&quot;:&quot;&quot;,&quot;non-dropping-particle&quot;:&quot;&quot;},{&quot;family&quot;:&quot;Herman-Roloff&quot;,&quot;given&quot;:&quot;Amy&quot;,&quot;parse-names&quot;:false,&quot;dropping-particle&quot;:&quot;&quot;,&quot;non-dropping-particle&quot;:&quot;&quot;},{&quot;family&quot;:&quot;Bert&quot;,&quot;given&quot;:&quot;Nina&quot;,&quot;parse-names&quot;:false,&quot;dropping-particle&quot;:&quot;&quot;,&quot;non-dropping-particle&quot;:&quot;Le&quot;},{&quot;family&quot;:&quot;Bertoletti&quot;,&quot;given&quot;:&quot;Antonio&quot;,&quot;parse-names&quot;:false,&quot;dropping-particle&quot;:&quot;&quot;,&quot;non-dropping-particle&quot;:&quot;&quot;}],&quot;container-title&quot;:&quot;The Journal of Clinical Investigation&quot;,&quot;accessed&quot;:{&quot;date-parts&quot;:[[2024,5,13]]},&quot;DOI&quot;:&quot;10.1172/JCI170011&quot;,&quot;ISSN&quot;:&quot;15588238&quot;,&quot;PMID&quot;:&quot;37219944&quot;,&quot;URL&quot;:&quot;/pmc/articles/PMC10313370/&quot;,&quot;issued&quot;:{&quot;date-parts&quot;:[[2023,7,7]]},&quot;abstract&quot;:&quot;BACKGROUND. SARS-CoV-2 infection in Africa has been characterized by a less severe disease profile than what has been observed elsewhere, but the profile of SARS-CoV-2-specific adaptive immunity in these mainly asymptomatic patients has not, to our knowledge, been analyzed. METHODS. We collected blood samples from residents of rural Kenya (n = 80), who had not experienced any respiratory symptoms or had contact with individuals with COVID-19 and had not received COVID-19 vaccines. We analyzed spike-specific antibodies and T cells specific for SARS-CoV-2 structural (membrane, nucleocapsid, and spike) and accessory (ORF3a, ORF7, ORF8) proteins. Pre-pandemic blood samples collected in Nairobi (n = 13) and blood samples from mild-to-moderately symptomatic COVID-19 convalescent patients (n = 36) living in the urban environment of Singapore were also studied. RESULTS. Among asymptomatic Africans, we detected anti-spike antibodies in 41.0% of the samples and T cell responses against 2 or more SARS-CoV-2 proteins in 82.5% of samples examined. Such a pattern was absent in the pre-pandemic samples. Furthermore, distinct from cellular immunity in European and Asian COVID-19 convalescents, we observed strong T cell immunogenicity against viral accessory proteins (ORF3a, ORF8) but not structural proteins, as well as a higher IL-10/ IFN-γ cytokine ratio profile. CONCLUSIONS. The high incidence of T cell responses against different SARS-CoV-2 proteins in seronegative participants suggests that serosurveys underestimate SARS-CoV-2 prevalence in settings where asymptomatic infections prevail. The functional and antigen-specific profile of SARS-CoV-2-specific T cells in African individuals suggests that environmental factors can play a role in the development of protective antiviral immunity.&quot;,&quot;publisher&quot;:&quot;American Society for Clinical Investigation&quot;,&quot;issue&quot;:&quot;13&quot;,&quot;volume&quot;:&quot;133&quot;,&quot;container-title-short&quot;:&quot;J Clin Invest&quot;},&quot;isTemporary&quot;:false},{&quot;id&quot;:&quot;40310cef-3829-37b5-9a39-f36e0a11787e&quot;,&quot;itemData&quot;:{&quot;type&quot;:&quot;article-journal&quot;,&quot;id&quot;:&quot;40310cef-3829-37b5-9a39-f36e0a11787e&quot;,&quot;title&quot;:&quot;Pre-pandemic SARS-CoV-2-specific IFN-γ and antibody responses were low in Ugandan samples and significantly reduced in HIV-positive specimens&quot;,&quot;author&quot;:[{&quot;family&quot;:&quot;Nantambi&quot;,&quot;given&quot;:&quot;Hellen&quot;,&quot;parse-names&quot;:false,&quot;dropping-particle&quot;:&quot;&quot;,&quot;non-dropping-particle&quot;:&quot;&quot;},{&quot;family&quot;:&quot;Sembera&quot;,&quot;given&quot;:&quot;Jackson&quot;,&quot;parse-names&quot;:false,&quot;dropping-particle&quot;:&quot;&quot;,&quot;non-dropping-particle&quot;:&quot;&quot;},{&quot;family&quot;:&quot;Ankunda&quot;,&quot;given&quot;:&quot;Violet&quot;,&quot;parse-names&quot;:false,&quot;dropping-particle&quot;:&quot;&quot;,&quot;non-dropping-particle&quot;:&quot;&quot;},{&quot;family&quot;:&quot;Ssali&quot;,&quot;given&quot;:&quot;Ivan&quot;,&quot;parse-names&quot;:false,&quot;dropping-particle&quot;:&quot;&quot;,&quot;non-dropping-particle&quot;:&quot;&quot;},{&quot;family&quot;:&quot;Kalyebi&quot;,&quot;given&quot;:&quot;Arthur Watelo&quot;,&quot;parse-names&quot;:false,&quot;dropping-particle&quot;:&quot;&quot;,&quot;non-dropping-particle&quot;:&quot;&quot;},{&quot;family&quot;:&quot;Oluka&quot;,&quot;given&quot;:&quot;Gerald Kevin&quot;,&quot;parse-names&quot;:false,&quot;dropping-particle&quot;:&quot;&quot;,&quot;non-dropping-particle&quot;:&quot;&quot;},{&quot;family&quot;:&quot;Kato&quot;,&quot;given&quot;:&quot;Laban&quot;,&quot;parse-names&quot;:false,&quot;dropping-particle&quot;:&quot;&quot;,&quot;non-dropping-particle&quot;:&quot;&quot;},{&quot;family&quot;:&quot;Ubaldo&quot;,&quot;given&quot;:&quot;Bahemuka&quot;,&quot;parse-names&quot;:false,&quot;dropping-particle&quot;:&quot;&quot;,&quot;non-dropping-particle&quot;:&quot;&quot;},{&quot;family&quot;:&quot;Kibengo&quot;,&quot;given&quot;:&quot;Freddie&quot;,&quot;parse-names&quot;:false,&quot;dropping-particle&quot;:&quot;&quot;,&quot;non-dropping-particle&quot;:&quot;&quot;},{&quot;family&quot;:&quot;Katende&quot;,&quot;given&quot;:&quot;Joseph Ssebwana&quot;,&quot;parse-names&quot;:false,&quot;dropping-particle&quot;:&quot;&quot;,&quot;non-dropping-particle&quot;:&quot;&quot;},{&quot;family&quot;:&quot;Gombe&quot;,&quot;given&quot;:&quot;Be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Mugaba&quot;,&quot;given&quot;:&quot;Susan&quot;,&quot;parse-names&quot;:false,&quot;dropping-particle&quot;:&quot;&quot;,&quot;non-dropping-particle&quot;:&quot;&quot;},{&quot;family&quot;:&quot;Sande&quot;,&quot;given&quot;:&quot;Obondo James&quot;,&quot;parse-names&quot;:false,&quot;dropping-particle&quot;:&quot;&quot;,&quot;non-dropping-particle&quot;:&quot;&quot;},{&quot;family&quot;:&quot;Kaleebu&quot;,&quot;given&quot;:&quot;Pontiano&quot;,&quot;parse-names&quot;:false,&quot;dropping-particle&quot;:&quot;&quot;,&quot;non-dropping-particle&quot;:&quot;&quot;},{&quot;family&quot;:&quot;Serwanga&quot;,&quot;given&quot;:&quot;Jennifer&quot;,&quot;parse-names&quot;:false,&quot;dropping-particle&quot;:&quot;&quot;,&quot;non-dropping-particle&quot;:&quot;&quot;}],&quot;container-title&quot;:&quot;Frontiers in immunology&quot;,&quot;accessed&quot;:{&quot;date-parts&quot;:[[2024,10,3]]},&quot;DOI&quot;:&quot;10.3389/FIMMU.2023.1148877&quot;,&quot;ISSN&quot;:&quot;1664-3224&quot;,&quot;PMID&quot;:&quot;37153598&quot;,&quot;URL&quot;:&quot;https://pubmed.ncbi.nlm.nih.gov/37153598/&quot;,&quot;issued&quot;:{&quot;date-parts&quot;:[[2023]]},&quot;abstract&quot;:&quot;Introduction: We investigated whether prior SARS-CoV-2-specific IFN-γ and antibody responses in Ugandan COVID-19 pre-pandemic specimens aligned to this population's low disease severity. Methods: We used nucleoprotein (N), spike (S), NTD, RBD, envelope, membrane, SD1/2-directed IFN-γ ELISpots, and an S- and N-IgG antibody ELISA to screen for SARS-CoV-2-specific cross-reactivity. Results: HCoV-OC43-, HCoV-229E-, and SARS-CoV-2-specific IFN-γ occurred in 23, 15, and 17 of 104 specimens, respectively. Cross-reactive IgG was more common against the nucleoprotein (7/110, 15.5%; p = 0.0016, Fishers' Exact) than the spike (3/110, 2.72%). Specimens lacking anti-HuCoV antibodies had higher rates of pre-epidemic SARS-CoV-2-specific IFN-γ cross-reactivity (p-value = 0.00001, Fishers’ exact test), suggesting that exposure to additional factors not examined here might play a role. SARS-CoV-2-specific cross-reactive antibodies were significantly less common in HIV-positive specimens (p=0.017; Fishers' Exact test). Correlations between SARS-CoV-2- and HuCoV-specific IFN-γ responses were consistently weak in both HIV negative and positive specimens. Discussion: These findings support the existence of pre-epidemic SARS-CoV-2-specific cellular and humoral cross-reactivity in this population. The data do not establish that these virus-specific IFN-γ and antibody responses are entirely specific to SARS-CoV-2. Inability of the antibodies to neutralise SARS-CoV-2 implies that prior exposure did not result in immunity. Correlations between SARS-CoV-2 and HuCoV-specific responses were consistently weak, suggesting that additional variables likely contributed to the pre-epidemic cross-reactivity patterns. The data suggests that surveillance efforts based on the nucleoprotein might overestimate the exposure to SARS-CoV-2 compared to inclusion of additional targets, like the spike protein. This study, while limited in scope, suggests that HIV-positive people are less likely than HIV-negative people to produce protective antibodies against SARS-CoV-2.&quot;,&quot;publisher&quot;:&quot;Front Immunol&quot;,&quot;volume&quot;:&quot;14&quot;,&quot;container-title-short&quot;:&quot;Front Immunol&quot;},&quot;isTemporary&quot;:false},{&quot;id&quot;:&quot;6f524456-becf-3294-add0-57b364dca8da&quot;,&quot;itemData&quot;:{&quot;type&quot;:&quot;article-journal&quot;,&quot;id&quot;:&quot;6f524456-becf-3294-add0-57b364dca8da&quot;,&quot;title&quot;:&quot;Cross-Reactive Antibodies to SARS-CoV-2 and MERS-CoV in Pre-COVID-19 Blood Samples from Sierra Leoneans&quot;,&quot;author&quot;:[{&quot;family&quot;:&quot;Borrega&quot;,&quot;given&quot;:&quot;Rodrigo&quot;,&quot;parse-names&quot;:false,&quot;dropping-particle&quot;:&quot;&quot;,&quot;non-dropping-particle&quot;:&quot;&quot;},{&quot;family&quot;:&quot;Nelson&quot;,&quot;given&quot;:&quot;Diana K.S.&quot;,&quot;parse-names&quot;:false,&quot;dropping-particle&quot;:&quot;&quot;,&quot;non-dropping-particle&quot;:&quot;&quot;},{&quot;family&quot;:&quot;Koval&quot;,&quot;given&quot;:&quot;Anatoliy P.&quot;,&quot;parse-names&quot;:false,&quot;dropping-particle&quot;:&quot;&quot;,&quot;non-dropping-particle&quot;:&quot;&quot;},{&quot;family&quot;:&quot;Bond&quot;,&quot;given&quot;:&quot;Nell G.&quot;,&quot;parse-names&quot;:false,&quot;dropping-particle&quot;:&quot;&quot;,&quot;non-dropping-particle&quot;:&quot;&quot;},{&quot;family&quot;:&quot;Heinrich&quot;,&quot;given&quot;:&quot;Megan L.&quot;,&quot;parse-names&quot;:false,&quot;dropping-particle&quot;:&quot;&quot;,&quot;non-dropping-particle&quot;:&quot;&quot;},{&quot;family&quot;:&quot;Rowland&quot;,&quot;given&quot;:&quot;Megan M.&quot;,&quot;parse-names&quot;:false,&quot;dropping-particle&quot;:&quot;&quot;,&quot;non-dropping-particle&quot;:&quot;&quot;},{&quot;family&quot;:&quot;Lathigra&quot;,&quot;given&quot;:&quot;Raju&quot;,&quot;parse-names&quot;:false,&quot;dropping-particle&quot;:&quot;&quot;,&quot;non-dropping-particle&quot;:&quot;&quot;},{&quot;family&quot;:&quot;Bush&quot;,&quot;given&quot;:&quot;Duane J.&quot;,&quot;parse-names&quot;:false,&quot;dropping-particle&quot;:&quot;&quot;,&quot;non-dropping-particle&quot;:&quot;&quot;},{&quot;family&quot;:&quot;Aimukanova&quot;,&quot;given&quot;:&quot;Irina&quot;,&quot;parse-names&quot;:false,&quot;dropping-particle&quot;:&quot;&quot;,&quot;non-dropping-particle&quot;:&quot;&quot;},{&quot;family&quot;:&quot;Phinney&quot;,&quot;given&quot;:&quot;Whitney N.&quot;,&quot;parse-names&quot;:false,&quot;dropping-particle&quot;:&quot;&quot;,&quot;non-dropping-particle&quot;:&quot;&quot;},{&quot;family&quot;:&quot;Koval&quot;,&quot;given&quot;:&quot;Sophia A.&quot;,&quot;parse-names&quot;:false,&quot;dropping-particle&quot;:&quot;&quot;,&quot;non-dropping-particle&quot;:&quot;&quot;},{&quot;family&quot;:&quot;Hoffmann&quot;,&quot;given&quot;:&quot;Andrew R.&quot;,&quot;parse-names&quot;:false,&quot;dropping-particle&quot;:&quot;&quot;,&quot;non-dropping-particle&quot;:&quot;&quot;},{&quot;family&quot;:&quot;Smither&quot;,&quot;given&quot;:&quot;Allison R.&quot;,&quot;parse-names&quot;:false,&quot;dropping-particle&quot;:&quot;&quot;,&quot;non-dropping-particle&quot;:&quot;&quot;},{&quot;family&quot;:&quot;Bell-Kareem&quot;,&quot;given&quot;:&quot;Antoinette R.&quot;,&quot;parse-names&quot;:false,&quot;dropping-particle&quot;:&quot;&quot;,&quot;non-dropping-particle&quot;:&quot;&quot;},{&quot;family&quot;:&quot;Melnik&quot;,&quot;given&quot;:&quot;Lilia I.&quot;,&quot;parse-names&quot;:false,&quot;dropping-particle&quot;:&quot;&quot;,&quot;non-dropping-particle&quot;:&quot;&quot;},{&quot;family&quot;:&quot;Genemaras&quot;,&quot;given&quot;:&quot;Kaylynn J.&quot;,&quot;parse-names&quot;:false,&quot;dropping-particle&quot;:&quot;&quot;,&quot;non-dropping-particle&quot;:&quot;&quot;},{&quot;family&quot;:&quot;Chao&quot;,&quot;given&quot;:&quot;Karissa&quot;,&quot;parse-names&quot;:false,&quot;dropping-particle&quot;:&quot;&quot;,&quot;non-dropping-particle&quot;:&quot;&quot;},{&quot;family&quot;:&quot;Snarski&quot;,&quot;given&quot;:&quot;Patricia&quot;,&quot;parse-names&quot;:false,&quot;dropping-particle&quot;:&quot;&quot;,&quot;non-dropping-particle&quot;:&quot;&quot;},{&quot;family&quot;:&quot;Melton&quot;,&quot;given&quot;:&quot;Alexandra B.&quot;,&quot;parse-names&quot;:false,&quot;dropping-particle&quot;:&quot;&quot;,&quot;non-dropping-particle&quot;:&quot;&quot;},{&quot;family&quot;:&quot;Harrell&quot;,&quot;given&quot;:&quot;Jaikin E.&quot;,&quot;parse-names&quot;:false,&quot;dropping-particle&quot;:&quot;&quot;,&quot;non-dropping-particle&quot;:&quot;&quot;},{&quot;family&quot;:&quot;Smira&quot;,&quot;given&quot;:&quot;Ashley A.&quot;,&quot;parse-names&quot;:false,&quot;dropping-particle&quot;:&quot;&quot;,&quot;non-dropping-particle&quot;:&quot;&quot;},{&quot;family&quot;:&quot;Elliott&quot;,&quot;given&quot;:&quot;Debra H.&quot;,&quot;parse-names&quot;:false,&quot;dropping-particle&quot;:&quot;&quot;,&quot;non-dropping-particle&quot;:&quot;&quot;},{&quot;family&quot;:&quot;Rouelle&quot;,&quot;given&quot;:&quot;Julie A.&quot;,&quot;parse-names&quot;:false,&quot;dropping-particle&quot;:&quot;&quot;,&quot;non-dropping-particle&quot;:&quot;&quot;},{&quot;family&quot;:&quot;Sabino-Santos&quot;,&quot;given&quot;:&quot;Gilberto&quot;,&quot;parse-names&quot;:false,&quot;dropping-particle&quot;:&quot;&quot;,&quot;non-dropping-particle&quot;:&quot;&quot;},{&quot;family&quot;:&quot;Drouin&quot;,&quot;given&quot;:&quot;Arnaud C.&quot;,&quot;parse-names&quot;:false,&quot;dropping-particle&quot;:&quot;&quot;,&quot;non-dropping-particle&quot;:&quot;&quot;},{&quot;family&quot;:&quot;Momoh&quot;,&quot;given&quot;:&quot;Mambu&quot;,&quot;parse-names&quot;:false,&quot;dropping-particle&quot;:&quot;&quot;,&quot;non-dropping-particle&quot;:&quot;&quot;},{&quot;family&quot;:&quot;Sandi&quot;,&quot;given&quot;:&quot;John Demby&quot;,&quot;parse-names&quot;:false,&quot;dropping-particle&quot;:&quot;&quot;,&quot;non-dropping-particle&quot;:&quot;&quot;},{&quot;family&quot;:&quot;Goba&quot;,&quot;given&quot;:&quot;Augustine&quot;,&quot;parse-names&quot;:false,&quot;dropping-particle&quot;:&quot;&quot;,&quot;non-dropping-particle&quot;:&quot;&quot;},{&quot;family&quot;:&quot;Samuels&quot;,&quot;given&quot;:&quot;Robert J.&quot;,&quot;parse-names&quot;:false,&quot;dropping-particle&quot;:&quot;&quot;,&quot;non-dropping-particle&quot;:&quot;&quot;},{&quot;family&quot;:&quot;Kanneh&quot;,&quot;given&quot;:&quot;Lansana&quot;,&quot;parse-names&quot;:false,&quot;dropping-particle&quot;:&quot;&quot;,&quot;non-dropping-particle&quot;:&quot;&quot;},{&quot;family&quot;:&quot;Gbakie&quot;,&quot;given&quot;:&quot;Michael&quot;,&quot;parse-names&quot;:false,&quot;dropping-particle&quot;:&quot;&quot;,&quot;non-dropping-particle&quot;:&quot;&quot;},{&quot;family&quot;:&quot;Branco&quot;,&quot;given&quot;:&quot;Zoe L.&quot;,&quot;parse-names&quot;:false,&quot;dropping-particle&quot;:&quot;&quot;,&quot;non-dropping-particle&quot;:&quot;&quot;},{&quot;family&quot;:&quot;Shaffer&quot;,&quot;given&quot;:&quot;Jeffrey G.&quot;,&quot;parse-names&quot;:false,&quot;dropping-particle&quot;:&quot;&quot;,&quot;non-dropping-particle&quot;:&quot;&quot;},{&quot;family&quot;:&quot;Schieffelin&quot;,&quot;given&quot;:&quot;John S.&quot;,&quot;parse-names&quot;:false,&quot;dropping-particle&quot;:&quot;&quot;,&quot;non-dropping-particle&quot;:&quot;&quot;},{&quot;family&quot;:&quot;Robinson&quot;,&quot;given&quot;:&quot;James E.&quot;,&quot;parse-names&quot;:false,&quot;dropping-particle&quot;:&quot;&quot;,&quot;non-dropping-particle&quot;:&quot;&quot;},{&quot;family&quot;:&quot;Fusco&quot;,&quot;given&quot;:&quot;Dahlene N.&quot;,&quot;parse-names&quot;:false,&quot;dropping-particle&quot;:&quot;&quot;,&quot;non-dropping-particle&quot;:&quot;&quot;},{&quot;family&quot;:&quot;Sabeti&quot;,&quot;given&quot;:&quot;Pardis C.&quot;,&quot;parse-names&quot;:false,&quot;dropping-particle&quot;:&quot;&quot;,&quot;non-dropping-particle&quot;:&quot;&quot;},{&quot;family&quot;:&quot;Andersen&quot;,&quot;given&quot;:&quot;Kristian G.&quot;,&quot;parse-names&quot;:false,&quot;dropping-particle&quot;:&quot;&quot;,&quot;non-dropping-particle&quot;:&quot;&quot;},{&quot;family&quot;:&quot;Grant&quot;,&quot;given&quot;:&quot;Donald S.&quot;,&quot;parse-names&quot;:false,&quot;dropping-particle&quot;:&quot;&quot;,&quot;non-dropping-particle&quot;:&quot;&quot;},{&quot;family&quot;:&quot;Boisen&quot;,&quot;given&quot;:&quot;Matthew L.&quot;,&quot;parse-names&quot;:false,&quot;dropping-particle&quot;:&quot;&quot;,&quot;non-dropping-particle&quot;:&quot;&quot;},{&quot;family&quot;:&quot;Branco&quot;,&quot;given&quot;:&quot;Luis M.&quot;,&quot;parse-names&quot;:false,&quot;dropping-particle&quot;:&quot;&quot;,&quot;non-dropping-particle&quot;:&quot;&quot;},{&quot;family&quot;:&quot;Garry&quot;,&quot;given&quot;:&quot;Robert F.&quot;,&quot;parse-names&quot;:false,&quot;dropping-particle&quot;:&quot;&quot;,&quot;non-dropping-particle&quot;:&quot;&quot;}],&quot;container-title&quot;:&quot;Viruses&quot;,&quot;accessed&quot;:{&quot;date-parts&quot;:[[2024,10,3]]},&quot;DOI&quot;:&quot;10.3390/V13112325&quot;,&quot;ISSN&quot;:&quot;1999-4915&quot;,&quot;PMID&quot;:&quot;34835131&quot;,&quot;URL&quot;:&quot;https://pubmed.ncbi.nlm.nih.gov/34835131/&quot;,&quot;issued&quot;:{&quot;date-parts&quot;:[[2021,11,1]]},&quot;abstract&quot;:&quot;Many countries in sub-Saharan Africa have experienced lower COVID-19 caseloads and fewer deaths than countries in other regions worldwide. Under-reporting of cases and a younger population could partly account for these differences, but pre-existing immunity to coronaviruses is another potential factor. Blood samples from Sierra Leonean Lassa fever and Ebola survivors and their contacts collected before the first reported COVID-19 cases were assessed using enzyme-linked immunosorbent assays for the presence of antibodies binding to proteins of coronaviruses that infect humans. Results were compared to COVID-19 subjects and healthy blood donors from the United States. Prior to the pandemic, Sierra Leoneans had more frequent exposures than Americans to coronaviruses with epitopes that cross-react with severe acute respiratory syndrome coronavirus-2 (SARS-CoV-2), SARS-CoV, and Middle Eastern respiratory syndrome coronavirus (MERS-CoV). The percentage of Sierra Leoneans with antibodies reacting to seasonal coronaviruses was also higher than for American blood donors. Serological responses to coronaviruses by Sierra Leoneans did not differ by age or sex. Approximately a quarter of Sierra Leonian pre-pandemic blood samples had neutralizing antibodies against SARS-CoV-2 pseudovirus, while about a third neutralized MERS-CoV pseudovirus. Prior exposures to coronaviruses that induce cross-protective immunity may contribute to reduced COVID-19 cases and deaths in Sierra Leone.&quot;,&quot;publisher&quot;:&quot;Viruses&quot;,&quot;issue&quot;:&quot;11&quot;,&quot;volume&quot;:&quot;13&quot;,&quot;container-title-short&quot;:&quot;Viruses&quot;},&quot;isTemporary&quot;:false},{&quot;id&quot;:&quot;a7ba8c7c-013b-3dd1-8a9b-be521c9de341&quot;,&quot;itemData&quot;:{&quot;type&quot;:&quot;article-journal&quot;,&quot;id&quot;:&quot;a7ba8c7c-013b-3dd1-8a9b-be521c9de341&quot;,&quot;title&quot;:&quot;Coronavirus Antibody Responses before COVID-19 Pandemic, Africa and Thailand&quot;,&quot;author&quot;:[{&quot;family&quot;:&quot;Li&quot;,&quot;given&quot;:&quot;Yifan&quot;,&quot;parse-names&quot;:false,&quot;dropping-particle&quot;:&quot;&quot;,&quot;non-dropping-particle&quot;:&quot;&quot;},{&quot;family&quot;:&quot;Merbah&quot;,&quot;given&quot;:&quot;Mélanie&quot;,&quot;parse-names&quot;:false,&quot;dropping-particle&quot;:&quot;&quot;,&quot;non-dropping-particle&quot;:&quot;&quot;},{&quot;family&quot;:&quot;Wollen-Roberts&quot;,&quot;given&quot;:&quot;Suzanne&quot;,&quot;parse-names&quot;:false,&quot;dropping-particle&quot;:&quot;&quot;,&quot;non-dropping-particle&quot;:&quot;&quot;},{&quot;family&quot;:&quot;Beckman&quot;,&quot;given&quot;:&quot;Bradley&quot;,&quot;parse-names&quot;:false,&quot;dropping-particle&quot;:&quot;&quot;,&quot;non-dropping-particle&quot;:&quot;&quot;},{&quot;family&quot;:&quot;Mdluli&quot;,&quot;given&quot;:&quot;Thembi&quot;,&quot;parse-names&quot;:false,&quot;dropping-particle&quot;:&quot;&quot;,&quot;non-dropping-particle&quot;:&quot;&quot;},{&quot;family&quot;:&quot;Swafford&quot;,&quot;given&quot;:&quot;Isabella&quot;,&quot;parse-names&quot;:false,&quot;dropping-particle&quot;:&quot;&quot;,&quot;non-dropping-particle&quot;:&quot;&quot;},{&quot;family&quot;:&quot;Mayer&quot;,&quot;given&quot;:&quot;Sandra&quot;,&quot;parse-names&quot;:false,&quot;dropping-particle&quot;:&quot;V.&quot;,&quot;non-dropping-particle&quot;:&quot;&quot;},{&quot;family&quot;:&quot;King&quot;,&quot;given&quot;:&quot;Jocelyn&quot;,&quot;parse-names&quot;:false,&quot;dropping-particle&quot;:&quot;&quot;,&quot;non-dropping-particle&quot;:&quot;&quot;},{&quot;family&quot;:&quot;Corbitt&quot;,&quot;given&quot;:&quot;Courtney&quot;,&quot;parse-names&quot;:false,&quot;dropping-particle&quot;:&quot;&quot;,&quot;non-dropping-particle&quot;:&quot;&quot;},{&quot;family&quot;:&quot;Currier&quot;,&quot;given&quot;:&quot;Jeffrey R.&quot;,&quot;parse-names&quot;:false,&quot;dropping-particle&quot;:&quot;&quot;,&quot;non-dropping-particle&quot;:&quot;&quot;},{&quot;family&quot;:&quot;Liu&quot;,&quot;given&quot;:&quot;Heather&quot;,&quot;parse-names&quot;:false,&quot;dropping-particle&quot;:&quot;&quot;,&quot;non-dropping-particle&quot;:&quot;&quot;},{&quot;family&quot;:&quot;Esber&quot;,&quot;given&quot;:&quot;Allahna&quot;,&quot;parse-names&quot;:false,&quot;dropping-particle&quot;:&quot;&quot;,&quot;non-dropping-particle&quot;:&quot;&quot;},{&quot;family&quot;:&quot;Pinyakorn&quot;,&quot;given&quot;:&quot;Suteeraporn&quot;,&quot;parse-names&quot;:false,&quot;dropping-particle&quot;:&quot;&quot;,&quot;non-dropping-particle&quot;:&quot;&quot;},{&quot;family&quot;:&quot;Parikh&quot;,&quot;given&quot;:&quot;Ajay&quot;,&quot;parse-names&quot;:false,&quot;dropping-particle&quot;:&quot;&quot;,&quot;non-dropping-particle&quot;:&quot;&quot;},{&quot;family&quot;:&quot;Francisco&quot;,&quot;given&quot;:&quot;Leilani&quot;,&quot;parse-names&quot;:false,&quot;dropping-particle&quot;:&quot;V.&quot;,&quot;non-dropping-particle&quot;:&quot;&quot;},{&quot;family&quot;:&quot;Phanuphak&quot;,&quot;given&quot;:&quot;Nittaya&quot;,&quot;parse-names&quot;:false,&quot;dropping-particle&quot;:&quot;&quot;,&quot;non-dropping-particle&quot;:&quot;&quot;},{&quot;family&quot;:&quot;Maswai&quot;,&quot;given&quot;:&quot;Jonah&quot;,&quot;parse-names&quot;:false,&quot;dropping-particle&quot;:&quot;&quot;,&quot;non-dropping-particle&quot;:&quot;&quot;},{&quot;family&quot;:&quot;Owuoth&quot;,&quot;given&quot;:&quot;John&quot;,&quot;parse-names&quot;:false,&quot;dropping-particle&quot;:&quot;&quot;,&quot;non-dropping-particle&quot;:&quot;&quot;},{&quot;family&quot;:&quot;Kibuuka&quot;,&quot;given&quot;:&quot;Hannah&quot;,&quot;parse-names&quot;:false,&quot;dropping-particle&quot;:&quot;&quot;,&quot;non-dropping-particle&quot;:&quot;&quot;},{&quot;family&quot;:&quot;Iroezindu&quot;,&quot;given&quot;:&quot;Michael&quot;,&quot;parse-names&quot;:false,&quot;dropping-particle&quot;:&quot;&quot;,&quot;non-dropping-particle&quot;:&quot;&quot;},{&quot;family&quot;:&quot;Bahemana&quot;,&quot;given&quot;:&quot;Emmanuel&quot;,&quot;parse-names&quot;:false,&quot;dropping-particle&quot;:&quot;&quot;,&quot;non-dropping-particle&quot;:&quot;&quot;},{&quot;family&quot;:&quot;Vasan&quot;,&quot;given&quot;:&quot;Sandhya&quot;,&quot;parse-names&quot;:false,&quot;dropping-particle&quot;:&quot;&quot;,&quot;non-dropping-particle&quot;:&quot;&quot;},{&quot;family&quot;:&quot;Ake&quot;,&quot;given&quot;:&quot;Julie A.&quot;,&quot;parse-names&quot;:false,&quot;dropping-particle&quot;:&quot;&quot;,&quot;non-dropping-particle&quot;:&quot;&quot;},{&quot;family&quot;:&quot;Modjarrad&quot;,&quot;given&quot;:&quot;Kayvon&quot;,&quot;parse-names&quot;:false,&quot;dropping-particle&quot;:&quot;&quot;,&quot;non-dropping-particle&quot;:&quot;&quot;},{&quot;family&quot;:&quot;Gromowski&quot;,&quot;given&quot;:&quot;Gregory&quot;,&quot;parse-names&quot;:false,&quot;dropping-particle&quot;:&quot;&quot;,&quot;non-dropping-particle&quot;:&quot;&quot;},{&quot;family&quot;:&quot;Paquin-Proulx&quot;,&quot;given&quot;:&quot;Dominic&quot;,&quot;parse-names&quot;:false,&quot;dropping-particle&quot;:&quot;&quot;,&quot;non-dropping-particle&quot;:&quot;&quot;},{&quot;family&quot;:&quot;Rolland&quot;,&quot;given&quot;:&quot;Morgane&quot;,&quot;parse-names&quot;:false,&quot;dropping-particle&quot;:&quot;&quot;,&quot;non-dropping-particle&quot;:&quot;&quot;}],&quot;container-title&quot;:&quot;Emerging infectious diseases&quot;,&quot;accessed&quot;:{&quot;date-parts&quot;:[[2024,10,3]]},&quot;DOI&quot;:&quot;10.3201/EID2811.221041&quot;,&quot;ISSN&quot;:&quot;1080-6059&quot;,&quot;PMID&quot;:&quot;36220131&quot;,&quot;URL&quot;:&quot;https://pubmed.ncbi.nlm.nih.gov/36220131/&quot;,&quot;issued&quot;:{&quot;date-parts&quot;:[[2022,11,1]]},&quot;page&quot;:&quot;2214-2225&quot;,&quot;abstract&quot;:&quot;Prior immune responses to coronaviruses might affect human SARS-CoV-2 response. We screened 2,565 serum and plasma samples collected from 2013 through early 2020, before the COVID-19 pandemic began, from 2,250 persons in 4 countries in Africa (Kenya, Nigeria, Tanzania, and Uganda) and in Thailand, including persons living with HIV-1. We detected IgG responses to SARS-CoV-2 spike (S) subunit 2 protein in 1.8% of participants. Profiling against 23 coronavirus antigens revealed that responses to S, subunit 2, or subunit 1 proteins were significantly more frequent than responses to the receptor-binding domain, S-Trimer, or nucleocapsid proteins (p&lt;0.0001). We observed similar responses in persons with or without HIV-1. Among all coronavirus antigens tested, SARS-CoV-2, SARS-CoV-1, and Middle East respiratory syndrome coronavirus antibody responses were much higher in participants from Africa than in participants from Thailand (p&lt;0.01). We noted less pronounced differences for endemic coronaviruses. Serosurveys could affect vaccine and monoclonal antibody distribution across global populations.&quot;,&quot;publisher&quot;:&quot;Emerg Infect Dis&quot;,&quot;issue&quot;:&quot;11&quot;,&quot;volume&quot;:&quot;28&quot;,&quot;container-title-short&quot;:&quot;Emerg Infect Dis&quot;},&quot;isTemporary&quot;:false},{&quot;id&quot;:&quot;ca196cbe-1536-3837-9c51-371552c772ae&quot;,&quot;itemData&quot;:{&quot;type&quot;:&quot;article-journal&quot;,&quot;id&quot;:&quot;ca196cbe-1536-3837-9c51-371552c772ae&quot;,&quot;title&quot;:&quot;Malaria and other infections induce polyreactive antibodies that impact SARS-CoV-2 seropositivity estimations in endemic settings&quot;,&quot;author&quot;:[{&quot;family&quot;:&quot;Aguilar&quot;,&quot;given&quot;:&quot;Ruth&quot;,&quot;parse-names&quot;:false,&quot;dropping-particle&quot;:&quot;&quot;,&quot;non-dropping-particle&quot;:&quot;&quot;},{&quot;family&quot;:&quot;Jiménez&quot;,&quot;given&quot;:&quot;Alfons&quot;,&quot;parse-names&quot;:false,&quot;dropping-particle&quot;:&quot;&quot;,&quot;non-dropping-particle&quot;:&quot;&quot;},{&quot;family&quot;:&quot;Santano&quot;,&quot;given&quot;:&quot;Rebeca&quot;,&quot;parse-names&quot;:false,&quot;dropping-particle&quot;:&quot;&quot;,&quot;non-dropping-particle&quot;:&quot;&quot;},{&quot;family&quot;:&quot;Vidal&quot;,&quot;given&quot;:&quot;Marta&quot;,&quot;parse-names&quot;:false,&quot;dropping-particle&quot;:&quot;&quot;,&quot;non-dropping-particle&quot;:&quot;&quot;},{&quot;family&quot;:&quot;Maiga-Ascofare&quot;,&quot;given&quot;:&quot;Oumou&quot;,&quot;parse-names&quot;:false,&quot;dropping-particle&quot;:&quot;&quot;,&quot;non-dropping-particle&quot;:&quot;&quot;},{&quot;family&quot;:&quot;Strauss&quot;,&quot;given&quot;:&quot;Ricardo&quot;,&quot;parse-names&quot;:false,&quot;dropping-particle&quot;:&quot;&quot;,&quot;non-dropping-particle&quot;:&quot;&quot;},{&quot;family&quot;:&quot;Bonney&quot;,&quot;given&quot;:&quot;Joseph&quot;,&quot;parse-names&quot;:false,&quot;dropping-particle&quot;:&quot;&quot;,&quot;non-dropping-particle&quot;:&quot;&quot;},{&quot;family&quot;:&quot;Agbogbatey&quot;,&quot;given&quot;:&quot;Melvin&quot;,&quot;parse-names&quot;:false,&quot;dropping-particle&quot;:&quot;&quot;,&quot;non-dropping-particle&quot;:&quot;&quot;},{&quot;family&quot;:&quot;Goovaerts&quot;,&quot;given&quot;:&quot;Odin&quot;,&quot;parse-names&quot;:false,&quot;dropping-particle&quot;:&quot;&quot;,&quot;non-dropping-particle&quot;:&quot;&quot;},{&quot;family&quot;:&quot;Boham&quot;,&quot;given&quot;:&quot;Eric E.A.&quot;,&quot;parse-names&quot;:false,&quot;dropping-particle&quot;:&quot;&quot;,&quot;non-dropping-particle&quot;:&quot;&quot;},{&quot;family&quot;:&quot;Adu&quot;,&quot;given&quot;:&quot;Evan A.&quot;,&quot;parse-names&quot;:false,&quot;dropping-particle&quot;:&quot;&quot;,&quot;non-dropping-particle&quot;:&quot;&quot;},{&quot;family&quot;:&quot;Cuamba&quot;,&quot;given&quot;:&quot;Inocencia&quot;,&quot;parse-names&quot;:false,&quot;dropping-particle&quot;:&quot;&quot;,&quot;non-dropping-particle&quot;:&quot;&quot;},{&quot;family&quot;:&quot;Ramírez-Morros&quot;,&quot;given&quot;:&quot;Anna&quot;,&quot;parse-names&quot;:false,&quot;dropping-particle&quot;:&quot;&quot;,&quot;non-dropping-particle&quot;:&quot;&quot;},{&quot;family&quot;:&quot;Dutta&quot;,&quot;given&quot;:&quot;Sheetij&quot;,&quot;parse-names&quot;:false,&quot;dropping-particle&quot;:&quot;&quot;,&quot;non-dropping-particle&quot;:&quot;&quot;},{&quot;family&quot;:&quot;Angov&quot;,&quot;given&quot;:&quot;Evelina&quot;,&quot;parse-names&quot;:false,&quot;dropping-particle&quot;:&quot;&quot;,&quot;non-dropping-particle&quot;:&quot;&quot;},{&quot;family&quot;:&quot;Zhan&quot;,&quot;given&quot;:&quot;Bin&quot;,&quot;parse-names&quot;:false,&quot;dropping-particle&quot;:&quot;&quot;,&quot;non-dropping-particle&quot;:&quot;&quot;},{&quot;family&quot;:&quot;Izquierdo&quot;,&quot;given&quot;:&quot;Luis&quot;,&quot;parse-names&quot;:false,&quot;dropping-particle&quot;:&quot;&quot;,&quot;non-dropping-particle&quot;:&quot;&quot;},{&quot;family&quot;:&quot;Santamaria&quot;,&quot;given&quot;:&quot;Pere&quot;,&quot;parse-names&quot;:false,&quot;dropping-particle&quot;:&quot;&quot;,&quot;non-dropping-particle&quot;:&quot;&quot;},{&quot;family&quot;:&quot;Mayor&quot;,&quot;given&quot;:&quot;Alfredo&quot;,&quot;parse-names&quot;:false,&quot;dropping-particle&quot;:&quot;&quot;,&quot;non-dropping-particle&quot;:&quot;&quot;},{&quot;family&quot;:&quot;Gascón&quot;,&quot;given&quot;:&quot;Joaquim&quot;,&quot;parse-names&quot;:false,&quot;dropping-particle&quot;:&quot;&quot;,&quot;non-dropping-particle&quot;:&quot;&quot;},{&quot;family&quot;:&quot;Ruiz-Comellas&quot;,&quot;given&quot;:&quot;Anna&quot;,&quot;parse-names&quot;:false,&quot;dropping-particle&quot;:&quot;&quot;,&quot;non-dropping-particle&quot;:&quot;&quot;},{&quot;family&quot;:&quot;Molinos-Albert&quot;,&quot;given&quot;:&quot;Luis M.&quot;,&quot;parse-names&quot;:false,&quot;dropping-particle&quot;:&quot;&quot;,&quot;non-dropping-particle&quot;:&quot;&quot;},{&quot;family&quot;:&quot;Amuasi&quot;,&quot;given&quot;:&quot;John H.&quot;,&quot;parse-names&quot;:false,&quot;dropping-particle&quot;:&quot;&quot;,&quot;non-dropping-particle&quot;:&quot;&quot;},{&quot;family&quot;:&quot;Awuah&quot;,&quot;given&quot;:&quot;Anthony A.A.&quot;,&quot;parse-names&quot;:false,&quot;dropping-particle&quot;:&quot;&quot;,&quot;non-dropping-particle&quot;:&quot;&quot;},{&quot;family&quot;:&quot;Adriaensen&quot;,&quot;given&quot;:&quot;Wim&quot;,&quot;parse-names&quot;:false,&quot;dropping-particle&quot;:&quot;&quot;,&quot;non-dropping-particle&quot;:&quot;&quot;},{&quot;family&quot;:&quot;Dobaño&quot;,&quot;given&quot;:&quot;Carlota&quot;,&quot;parse-names&quot;:false,&quot;dropping-particle&quot;:&quot;&quot;,&quot;non-dropping-particle&quot;:&quot;&quot;},{&quot;family&quot;:&quot;Moncunill&quot;,&quot;given&quot;:&quot;Gemma&quot;,&quot;parse-names&quot;:false,&quot;dropping-particle&quot;:&quot;&quot;,&quot;non-dropping-particle&quot;:&quot;&quot;}],&quot;container-title&quot;:&quot;Journal of medical virology&quot;,&quot;accessed&quot;:{&quot;date-parts&quot;:[[2024,10,3]]},&quot;DOI&quot;:&quot;10.1002/JMV.29713&quot;,&quot;ISSN&quot;:&quot;1096-9071&quot;,&quot;PMID&quot;:&quot;38874194&quot;,&quot;URL&quot;:&quot;https://pubmed.ncbi.nlm.nih.gov/38874194/&quot;,&quot;issued&quot;:{&quot;date-parts&quot;:[[2024,6,1]]},&quot;abstract&quot;:&quot;Anti-severe acute respiratory syndrome coronavirus 2 (SARS-CoV-2) seroprevalence is used to estimate the proportion of individuals within a population previously infected, to track viral transmission, and to monitor naturally and vaccine-induced immune protection. However, in sub-Saharan African settings, antibodies induced by higher exposure to pathogens may increase unspecific seroreactivity to SARS-CoV-2 antigens, resulting in false positive responses. To investigate the level and type of unspecific seroreactivitiy to SARS-CoV-2 in Africa, we measured immunoglobulin G (IgG), IgA, and IgM to a broad panel of antigens from different pathogens by Luminex in 602 plasma samples from African and European subjects differing in coronavirus disease 2019, malaria, and other exposures. Seroreactivity to SARS-CoV-2 antigens was higher in prepandemic African than in European samples and positively correlated with antibodies against human coronaviruses, helminths, protozoa, and especially Plasmodium falciparum. African subjects presented higher levels of autoantibodies, a surrogate of polyreactivity, which correlated with P. falciparum and SARS-CoV-2 antibodies. Finally, we found an improved sensitivity in the IgG assay in African samples when using urea as a chaotropic agent. In conclusion, our data suggest that polyreactive antibodies induced mostly by malaria are important mediators of the unspecific anti-SARS-CoV-2 responses, and that the use of dissociating agents in immunoassays could be useful for more accurate estimates of SARS-CoV-2 seroprevalence in African settings.&quot;,&quot;publisher&quot;:&quot;J Med Virol&quot;,&quot;issue&quot;:&quot;6&quot;,&quot;volume&quot;:&quot;96&quot;,&quot;container-title-short&quot;:&quot;J Med Virol&quot;},&quot;isTemporary&quot;:false},{&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container-title-short&quot;:&quot;Infect Genet Evol&quot;},&quot;isTemporary&quot;:false},{&quot;id&quot;:&quot;e5cb6736-382b-33d0-ba17-d8bc48b21e20&quot;,&quot;itemData&quot;:{&quot;type&quot;:&quot;article-journal&quot;,&quot;id&quot;:&quot;e5cb6736-382b-33d0-ba17-d8bc48b21e20&quot;,&quot;title&quot;:&quot;Proportion of Ugandans with pre-pandemic SARS-CoV-2 cross-reactive CD4+ and CD8+ T-cell responses: A pilot study&quot;,&quot;author&quot;:[{&quot;family&quot;:&quot;Namuniina&quot;,&quot;given&quot;:&quot;Annemarie&quot;,&quot;parse-names&quot;:false,&quot;dropping-particle&quot;:&quot;&quot;,&quot;non-dropping-particle&quot;:&quot;&quot;},{&quot;family&quot;:&quot;Muyanja&quot;,&quot;given&quot;:&quot;Enoch S.&quot;,&quot;parse-names&quot;:false,&quot;dropping-particle&quot;:&quot;&quot;,&quot;non-dropping-particle&quot;:&quot;&quot;},{&quot;family&quot;:&quot;Biribawa&quot;,&quot;given&quot;:&quot;Victoria M.&quot;,&quot;parse-names&quot;:false,&quot;dropping-particle&quot;:&quot;&quot;,&quot;non-dropping-particle&quot;:&quot;&quot;},{&quot;family&quot;:&quot;Okech&quot;,&quot;given&quot;:&quot;Brenda A.&quot;,&quot;parse-names&quot;:false,&quot;dropping-particle&quot;:&quot;&quot;,&quot;non-dropping-particle&quot;:&quot;&quot;},{&quot;family&quot;:&quot;Ssemaganda&quot;,&quot;given&quot;:&quot;Aloysious&quot;,&quot;parse-names&quot;:false,&quot;dropping-particle&quot;:&quot;&quot;,&quot;non-dropping-particle&quot;:&quot;&quot;},{&quot;family&quot;:&quot;Price&quot;,&quot;given&quot;:&quot;Matt A.&quot;,&quot;parse-names&quot;:false,&quot;dropping-particle&quot;:&quot;&quot;,&quot;non-dropping-particle&quot;:&quot;&quot;},{&quot;family&quot;:&quot;Hills&quot;,&quot;given&quot;:&quot;Nancy&quot;,&quot;parse-names&quot;:false,&quot;dropping-particle&quot;:&quot;&quot;,&quot;non-dropping-particle&quot;:&quot;&quot;},{&quot;family&quot;:&quot;Nanteza&quot;,&quot;given&quot;:&quot;Ann&quot;,&quot;parse-names&quot;:false,&quot;dropping-particle&quot;:&quot;&quot;,&quot;non-dropping-particle&quot;:&quot;&quot;},{&quot;family&quot;:&quot;Bagaya&quot;,&quot;given&quot;:&quot;Bernard Ssentalo&quot;,&quot;parse-names&quot;:false,&quot;dropping-particle&quot;:&quot;&quot;,&quot;non-dropping-particle&quot;:&quot;&quot;},{&quot;family&quot;:&quot;Weiskopf&quot;,&quot;given&quot;:&quot;Daniela&quot;,&quot;parse-names&quot;:false,&quot;dropping-particle&quot;:&quot;&quot;,&quot;non-dropping-particle&quot;:&quot;&quot;},{&quot;family&quot;:&quot;Riou&quot;,&quot;given&quot;:&quot;Catherine&quot;,&quot;parse-names&quot;:false,&quot;dropping-particle&quot;:&quot;&quot;,&quot;non-dropping-particle&quot;:&quot;&quot;},{&quot;family&quot;:&quot;Reynolds&quot;,&quot;given&quot;:&quot;Steven J.&quot;,&quot;parse-names&quot;:false,&quot;dropping-particle&quot;:&quot;&quot;,&quot;non-dropping-particle&quot;:&quot;&quot;},{&quot;family&quot;:&quot;Galiwango&quot;,&quot;given&quot;:&quot;Ronald M.&quot;,&quot;parse-names&quot;:false,&quot;dropping-particle&quot;:&quot;&quot;,&quot;non-dropping-particle&quot;:&quot;&quot;},{&quot;family&quot;:&quot;Redd&quot;,&quot;given&quot;:&quot;Andrew D.&quot;,&quot;parse-names&quot;:false,&quot;dropping-particle&quot;:&quot;&quot;,&quot;non-dropping-particle&quot;:&quot;&quot;}],&quot;container-title&quot;:&quot;PLOS Global Public Health&quot;,&quot;accessed&quot;:{&quot;date-parts&quot;:[[2025,7,23]]},&quot;DOI&quot;:&quot;10.1371/JOURNAL.PGPH.0001566,&quot;,&quot;ISSN&quot;:&quot;27673375&quot;,&quot;URL&quot;:&quot;https://pubmed.ncbi.nlm.nih.gov/37585383/&quot;,&quot;issued&quot;:{&quot;date-parts&quot;:[[2023,8,1]]},&quot;abstract&quot;:&quot;The estimated mortality rate of the SARS-CoV-2 pandemic varied greatly around the world. In particular, multiple countries in East, Central, and West Africa had significantly lower rates of COVID-19 related fatalities than many resource-rich nations with significantly earlier wide-spread access to life-saving vaccines. One possible reason for this lower mortality could be the presence of pre-existing cross-reactive immunological responses in these areas of the world. To explore this hypothesis, an exploratory study of stored peripheral blood mononuclear cells (PBMC) from Ugandans collected from 2015–2017 prior to the COVID-19 pandemic (n = 29) and from hospitalized Ugandan COVID-19 patients (n = 3) were examined using flow-cytometry for the presence of pre-existing SARS-CoV-2 cross-reactive CD4+ and CD8+ T-cell populations using four T-cell epitope mega pools. Of pre-pandemic participants, 89.7% (26/29) had either CD4+ or CD8+, or both, SARS-CoV-2 specific T-cell responses. Specifically, CD4+ T-cell reactivity (72.4%) and CD8+ T-cell reactivity (65.5%) were relatively similar, and 13 participants (44.8%) had both types of cross-reactive types of T-cells present. There were no significant differences in response by sex in the population, however this may be in part due to the limited sample size examined. The rates of cross-reactive T-cell populations in this exploratory Ugandan population appears higher than previous estimates from resource-rich countries like the United States (20–50% reactivity). It is unclear what role, if any, this cross-reactivity played in decreasing COVID-19 related mortality in Uganda and other African countries, but does suggest that a better understanding of global pre-existing immunological cross-reactivity could be an informative data of epidemiological intelligence moving forward.&quot;,&quot;publisher&quot;:&quot;Public Library of Science&quot;,&quot;issue&quot;:&quot;8&quot;,&quot;volume&quot;:&quot;3&quot;,&quot;container-title-short&quot;:&quot;&quot;},&quot;isTemporary&quot;:false},{&quot;id&quot;:&quot;739647b8-80cc-3733-be1a-6b45baf02ae2&quot;,&quot;itemData&quot;:{&quot;type&quot;:&quot;article-journal&quot;,&quot;id&quot;:&quot;739647b8-80cc-3733-be1a-6b45baf02ae2&quot;,&quot;title&quot;:&quot;Pre-Pandemic Cross-Reactive Immunity against SARS-CoV-2 among Central and West African Populations&quot;,&quot;author&quot;:[{&quot;family&quot;:&quot;Souris&quot;,&quot;given&quot;:&quot;Marc&quot;,&quot;parse-names&quot;:false,&quot;dropping-particle&quot;:&quot;&quot;,&quot;non-dropping-particle&quot;:&quot;&quot;},{&quot;family&quot;:&quot;Tshilolo&quot;,&quot;given&quot;:&quot;Léon&quot;,&quot;parse-names&quot;:false,&quot;dropping-particle&quot;:&quot;&quot;,&quot;non-dropping-particle&quot;:&quot;&quot;},{&quot;family&quot;:&quot;Parzy&quot;,&quot;given&quot;:&quot;Daniel&quot;,&quot;parse-names&quot;:false,&quot;dropping-particle&quot;:&quot;&quot;,&quot;non-dropping-particle&quot;:&quot;&quot;},{&quot;family&quot;:&quot;Lobaloba Ingoba&quot;,&quot;given&quot;:&quot;Line&quot;,&quot;parse-names&quot;:false,&quot;dropping-particle&quot;:&quot;&quot;,&quot;non-dropping-particle&quot;:&quot;&quot;},{&quot;family&quot;:&quot;Ntoumi&quot;,&quot;given&quot;:&quot;Francine&quot;,&quot;parse-names&quot;:false,&quot;dropping-particle&quot;:&quot;&quot;,&quot;non-dropping-particle&quot;:&quot;&quot;},{&quot;family&quot;:&quot;Kamgaing&quot;,&quot;given&quot;:&quot;Rachel&quot;,&quot;parse-names&quot;:false,&quot;dropping-particle&quot;:&quot;&quot;,&quot;non-dropping-particle&quot;:&quot;&quot;},{&quot;family&quot;:&quot;Ndour&quot;,&quot;given&quot;:&quot;Moussa&quot;,&quot;parse-names&quot;:false,&quot;dropping-particle&quot;:&quot;&quot;,&quot;non-dropping-particle&quot;:&quot;&quot;},{&quot;family&quot;:&quot;Mbongi&quot;,&quot;given&quot;:&quot;Destin&quot;,&quot;parse-names&quot;:false,&quot;dropping-particle&quot;:&quot;&quot;,&quot;non-dropping-particle&quot;:&quot;&quot;},{&quot;family&quot;:&quot;Phoba&quot;,&quot;given&quot;:&quot;Balthazar&quot;,&quot;parse-names&quot;:false,&quot;dropping-particle&quot;:&quot;&quot;,&quot;non-dropping-particle&quot;:&quot;&quot;},{&quot;family&quot;:&quot;Tshilolo&quot;,&quot;given&quot;:&quot;Marie Anasthasie&quot;,&quot;parse-names&quot;:false,&quot;dropping-particle&quot;:&quot;&quot;,&quot;non-dropping-particle&quot;:&quot;&quot;},{&quot;family&quot;:&quot;Mbungu&quot;,&quot;given&quot;:&quot;René&quot;,&quot;parse-names&quot;:false,&quot;dropping-particle&quot;:&quot;&quot;,&quot;non-dropping-particle&quot;:&quot;&quot;},{&quot;family&quot;:&quot;Sosso&quot;,&quot;given&quot;:&quot;Martin Samuel&quot;,&quot;parse-names&quot;:false,&quot;dropping-particle&quot;:&quot;&quot;,&quot;non-dropping-particle&quot;:&quot;&quot;},{&quot;family&quot;:&quot;Fainguem&quot;,&quot;given&quot;:&quot;Nadine&quot;,&quot;parse-names&quot;:false,&quot;dropping-particle&quot;:&quot;&quot;,&quot;non-dropping-particle&quot;:&quot;&quot;},{&quot;family&quot;:&quot;Ndiaye Dieye&quot;,&quot;given&quot;:&quot;Tandakha&quot;,&quot;parse-names&quot;:false,&quot;dropping-particle&quot;:&quot;&quot;,&quot;non-dropping-particle&quot;:&quot;&quot;},{&quot;family&quot;:&quot;Sylla&quot;,&quot;given&quot;:&quot;Massamba&quot;,&quot;parse-names&quot;:false,&quot;dropping-particle&quot;:&quot;&quot;,&quot;non-dropping-particle&quot;:&quot;&quot;},{&quot;family&quot;:&quot;Morand&quot;,&quot;given&quot;:&quot;Pierre&quot;,&quot;parse-names&quot;:false,&quot;dropping-particle&quot;:&quot;&quot;,&quot;non-dropping-particle&quot;:&quot;&quot;},{&quot;family&quot;:&quot;Gonzalez&quot;,&quot;given&quot;:&quot;Jean Paul&quot;,&quot;parse-names&quot;:false,&quot;dropping-particle&quot;:&quot;&quot;,&quot;non-dropping-particle&quot;:&quot;&quot;}],&quot;container-title&quot;:&quot;Viruses&quot;,&quot;container-title-short&quot;:&quot;Viruses&quot;,&quot;accessed&quot;:{&quot;date-parts&quot;:[[2025,7,28]]},&quot;DOI&quot;:&quot;10.3390/V14102259/S1&quot;,&quot;ISSN&quot;:&quot;19994915&quot;,&quot;PMID&quot;:&quot;36298814&quot;,&quot;URL&quot;:&quot;https://pmc.ncbi.nlm.nih.gov/articles/PMC9611584/&quot;,&quot;issued&quot;:{&quot;date-parts&quot;:[[2022,10,1]]},&quot;page&quot;:&quot;2259&quot;,&quot;abstract&quot;:&quot;For more than two years after the emergence of COVID-19 (Coronavirus Disease-2019), significant regional differences in morbidity persist. These differences clearly show lower incidence rates in several regions of the African and Asian continents. The work reported here aimed to test the hypothesis of a pre-pandemic natural immunity acquired by some human populations in central and western Africa, which would, therefore, pose the hypothesis of an original antigenic sin with a virus antigenically close to the Severe Acute Respiratory Syndrome Coronavirus 2 (SARS-CoV-2). To identify such pre-existing immunity, sera samples collected before the emergence of COVID-19 were tested to detect the presence of IgG reacting antibodies against SARS-CoV-2 proteins of major significance. Sera samples from French blood donors collected before the pandemic served as a control. The results showed a statistically significant difference of antibodies prevalence between the collected samples in Africa and the control samples collected in France. Given the novelty of our results, our next step consists in highlighting neutralizing antibodies to evaluate their potential for pre-pandemic protective acquired immunity against SARS-CoV-2. In conclusion, our results suggest that, in the investigated African sub-regions, the tested populations could have been potentially and partially pre-exposed, before the COVID-19 pandemic, to the antigens of a yet non-identified Coronaviruses.&quot;,&quot;publisher&quot;:&quot;MDPI&quot;,&quot;issue&quot;:&quot;10&quot;,&quot;volume&quot;:&quot;14&quot;},&quot;isTemporary&quot;:false}]},{&quot;citationID&quot;:&quot;MENDELEY_CITATION_06802246-d198-4b9f-8543-86ea63edb617&quot;,&quot;properties&quot;:{&quot;noteIndex&quot;:0},&quot;isEdited&quot;:false,&quot;manualOverride&quot;:{&quot;isManuallyOverridden&quot;:false,&quot;citeprocText&quot;:&quot;[9,11,12,15,17,19–21,23–25]&quot;,&quot;manualOverrideText&quot;:&quot;&quot;},&quot;citationTag&quot;:&quot;MENDELEY_CITATION_v3_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&quot;,&quot;citationItems&quot;:[{&quot;id&quot;:&quot;129a71a4-064f-3e03-a687-5debf18cfcc1&quot;,&quot;itemData&quot;:{&quot;type&quot;:&quot;article-journal&quot;,&quot;id&quot;:&quot;129a71a4-064f-3e03-a687-5debf18cfcc1&quot;,&quot;title&quot;:&quot;High prevalence of pre-existing serological cross-reactivity against severe acute respiratory syndrome coronavirus-2 (SARS-CoV-2) in sub-Saharan Afric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eña&quot;,&quot;given&quot;:&quot;Phoebe B.&quot;,&quot;parse-names&quot;:false,&quot;dropping-particle&quot;:&quot;&quot;,&quot;non-dropping-particle&quot;:&quot;&quot;},{&quot;family&quot;:&quot;Clegg&quot;,&quot;given&quot;:&quot;Ashley A.&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Ngalamika&quot;,&quot;given&quot;:&quot;Owen&quot;,&quot;parse-names&quot;:false,&quot;dropping-particle&quot;:&quot;&quot;,&quot;non-dropping-particle&quot;:&quot;&quot;},{&quot;family&quot;:&quot;Julius&quot;,&quot;given&quot;:&quot;Peter&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International Journal of Infectious Diseases&quot;,&quot;accessed&quot;:{&quot;date-parts&quot;:[[2024,12,10]]},&quot;DOI&quot;:&quot;10.1016/J.IJID.2020.10.104&quot;,&quot;ISSN&quot;:&quot;18783511&quot;,&quot;PMID&quot;:&quot;33176202&quot;,&quot;URL&quot;:&quot;https://pmc.ncbi.nlm.nih.gov/articles/PMC7648883/&quot;,&quot;issued&quot;:{&quot;date-parts&quot;:[[2020,1,1]]},&quot;page&quot;:&quot;577&quot;,&quot;abstract&quot;:&quot;Objective: Significant morbidity and mortality have occurred in the USA, Europe, and Asia due to severe acute respiratory syndrome coronavirus-2 (SARS-CoV-2), whereas the numbers of infections and deaths in sub-Saharan Africa (SSA) have remained comparatively low. It has been hypothesized that exposure of the population in SSA to other coronaviruses prior to the COVID-19 pandemic resulted in some degree of cross-protection against SARS-CoV-2 infection and pathogenesis. We evaluated this hypothesis by comparing SARS-CoV-2 cross-reactive antibodies in pre-pandemic plasma samples collected from SSA and the USA. Method: Pre-COVID-19 pandemic plasma samples from SSA and the USA were collected and tested by immunofluorescence assay against the spike and nucleocapsid proteins of all known human coronaviruses (HCoVs). Results: The prevalence of SARS-CoV-2 serological cross-reactivity was significantly higher in samples from SSA compared with the USA. Most of these cross-reactive samples cross-recognized the SARS-CoV-2 nucleocapsid protein and the spike proteins of other HCoVs. Nucleocapsid proteins from HCoV-NL63 and HCoV-229E were detected in most samples, thereby implicating prior exposure to these two HCoVs as the likely source of cross-reactive antibodies against SARS-CoV-2. Conclusion: The low incidences of SARS-CoV-2 infection and disease in SSA appear to be correlated with the pre-pandemic serological cross-recognition of HCoVs, which are substantially more prevalent in SSA than the USA.&quot;,&quot;publisher&quot;:&quot;Elsevier B.V.&quot;,&quot;volume&quot;:&quot;102&quot;,&quot;container-title-short&quot;:&quot;&quot;},&quot;isTemporary&quot;:false},{&quot;id&quot;:&quot;6f524456-becf-3294-add0-57b364dca8da&quot;,&quot;itemData&quot;:{&quot;type&quot;:&quot;article-journal&quot;,&quot;id&quot;:&quot;6f524456-becf-3294-add0-57b364dca8da&quot;,&quot;title&quot;:&quot;Cross-Reactive Antibodies to SARS-CoV-2 and MERS-CoV in Pre-COVID-19 Blood Samples from Sierra Leoneans&quot;,&quot;author&quot;:[{&quot;family&quot;:&quot;Borrega&quot;,&quot;given&quot;:&quot;Rodrigo&quot;,&quot;parse-names&quot;:false,&quot;dropping-particle&quot;:&quot;&quot;,&quot;non-dropping-particle&quot;:&quot;&quot;},{&quot;family&quot;:&quot;Nelson&quot;,&quot;given&quot;:&quot;Diana K.S.&quot;,&quot;parse-names&quot;:false,&quot;dropping-particle&quot;:&quot;&quot;,&quot;non-dropping-particle&quot;:&quot;&quot;},{&quot;family&quot;:&quot;Koval&quot;,&quot;given&quot;:&quot;Anatoliy P.&quot;,&quot;parse-names&quot;:false,&quot;dropping-particle&quot;:&quot;&quot;,&quot;non-dropping-particle&quot;:&quot;&quot;},{&quot;family&quot;:&quot;Bond&quot;,&quot;given&quot;:&quot;Nell G.&quot;,&quot;parse-names&quot;:false,&quot;dropping-particle&quot;:&quot;&quot;,&quot;non-dropping-particle&quot;:&quot;&quot;},{&quot;family&quot;:&quot;Heinrich&quot;,&quot;given&quot;:&quot;Megan L.&quot;,&quot;parse-names&quot;:false,&quot;dropping-particle&quot;:&quot;&quot;,&quot;non-dropping-particle&quot;:&quot;&quot;},{&quot;family&quot;:&quot;Rowland&quot;,&quot;given&quot;:&quot;Megan M.&quot;,&quot;parse-names&quot;:false,&quot;dropping-particle&quot;:&quot;&quot;,&quot;non-dropping-particle&quot;:&quot;&quot;},{&quot;family&quot;:&quot;Lathigra&quot;,&quot;given&quot;:&quot;Raju&quot;,&quot;parse-names&quot;:false,&quot;dropping-particle&quot;:&quot;&quot;,&quot;non-dropping-particle&quot;:&quot;&quot;},{&quot;family&quot;:&quot;Bush&quot;,&quot;given&quot;:&quot;Duane J.&quot;,&quot;parse-names&quot;:false,&quot;dropping-particle&quot;:&quot;&quot;,&quot;non-dropping-particle&quot;:&quot;&quot;},{&quot;family&quot;:&quot;Aimukanova&quot;,&quot;given&quot;:&quot;Irina&quot;,&quot;parse-names&quot;:false,&quot;dropping-particle&quot;:&quot;&quot;,&quot;non-dropping-particle&quot;:&quot;&quot;},{&quot;family&quot;:&quot;Phinney&quot;,&quot;given&quot;:&quot;Whitney N.&quot;,&quot;parse-names&quot;:false,&quot;dropping-particle&quot;:&quot;&quot;,&quot;non-dropping-particle&quot;:&quot;&quot;},{&quot;family&quot;:&quot;Koval&quot;,&quot;given&quot;:&quot;Sophia A.&quot;,&quot;parse-names&quot;:false,&quot;dropping-particle&quot;:&quot;&quot;,&quot;non-dropping-particle&quot;:&quot;&quot;},{&quot;family&quot;:&quot;Hoffmann&quot;,&quot;given&quot;:&quot;Andrew R.&quot;,&quot;parse-names&quot;:false,&quot;dropping-particle&quot;:&quot;&quot;,&quot;non-dropping-particle&quot;:&quot;&quot;},{&quot;family&quot;:&quot;Smither&quot;,&quot;given&quot;:&quot;Allison R.&quot;,&quot;parse-names&quot;:false,&quot;dropping-particle&quot;:&quot;&quot;,&quot;non-dropping-particle&quot;:&quot;&quot;},{&quot;family&quot;:&quot;Bell-Kareem&quot;,&quot;given&quot;:&quot;Antoinette R.&quot;,&quot;parse-names&quot;:false,&quot;dropping-particle&quot;:&quot;&quot;,&quot;non-dropping-particle&quot;:&quot;&quot;},{&quot;family&quot;:&quot;Melnik&quot;,&quot;given&quot;:&quot;Lilia I.&quot;,&quot;parse-names&quot;:false,&quot;dropping-particle&quot;:&quot;&quot;,&quot;non-dropping-particle&quot;:&quot;&quot;},{&quot;family&quot;:&quot;Genemaras&quot;,&quot;given&quot;:&quot;Kaylynn J.&quot;,&quot;parse-names&quot;:false,&quot;dropping-particle&quot;:&quot;&quot;,&quot;non-dropping-particle&quot;:&quot;&quot;},{&quot;family&quot;:&quot;Chao&quot;,&quot;given&quot;:&quot;Karissa&quot;,&quot;parse-names&quot;:false,&quot;dropping-particle&quot;:&quot;&quot;,&quot;non-dropping-particle&quot;:&quot;&quot;},{&quot;family&quot;:&quot;Snarski&quot;,&quot;given&quot;:&quot;Patricia&quot;,&quot;parse-names&quot;:false,&quot;dropping-particle&quot;:&quot;&quot;,&quot;non-dropping-particle&quot;:&quot;&quot;},{&quot;family&quot;:&quot;Melton&quot;,&quot;given&quot;:&quot;Alexandra B.&quot;,&quot;parse-names&quot;:false,&quot;dropping-particle&quot;:&quot;&quot;,&quot;non-dropping-particle&quot;:&quot;&quot;},{&quot;family&quot;:&quot;Harrell&quot;,&quot;given&quot;:&quot;Jaikin E.&quot;,&quot;parse-names&quot;:false,&quot;dropping-particle&quot;:&quot;&quot;,&quot;non-dropping-particle&quot;:&quot;&quot;},{&quot;family&quot;:&quot;Smira&quot;,&quot;given&quot;:&quot;Ashley A.&quot;,&quot;parse-names&quot;:false,&quot;dropping-particle&quot;:&quot;&quot;,&quot;non-dropping-particle&quot;:&quot;&quot;},{&quot;family&quot;:&quot;Elliott&quot;,&quot;given&quot;:&quot;Debra H.&quot;,&quot;parse-names&quot;:false,&quot;dropping-particle&quot;:&quot;&quot;,&quot;non-dropping-particle&quot;:&quot;&quot;},{&quot;family&quot;:&quot;Rouelle&quot;,&quot;given&quot;:&quot;Julie A.&quot;,&quot;parse-names&quot;:false,&quot;dropping-particle&quot;:&quot;&quot;,&quot;non-dropping-particle&quot;:&quot;&quot;},{&quot;family&quot;:&quot;Sabino-Santos&quot;,&quot;given&quot;:&quot;Gilberto&quot;,&quot;parse-names&quot;:false,&quot;dropping-particle&quot;:&quot;&quot;,&quot;non-dropping-particle&quot;:&quot;&quot;},{&quot;family&quot;:&quot;Drouin&quot;,&quot;given&quot;:&quot;Arnaud C.&quot;,&quot;parse-names&quot;:false,&quot;dropping-particle&quot;:&quot;&quot;,&quot;non-dropping-particle&quot;:&quot;&quot;},{&quot;family&quot;:&quot;Momoh&quot;,&quot;given&quot;:&quot;Mambu&quot;,&quot;parse-names&quot;:false,&quot;dropping-particle&quot;:&quot;&quot;,&quot;non-dropping-particle&quot;:&quot;&quot;},{&quot;family&quot;:&quot;Sandi&quot;,&quot;given&quot;:&quot;John Demby&quot;,&quot;parse-names&quot;:false,&quot;dropping-particle&quot;:&quot;&quot;,&quot;non-dropping-particle&quot;:&quot;&quot;},{&quot;family&quot;:&quot;Goba&quot;,&quot;given&quot;:&quot;Augustine&quot;,&quot;parse-names&quot;:false,&quot;dropping-particle&quot;:&quot;&quot;,&quot;non-dropping-particle&quot;:&quot;&quot;},{&quot;family&quot;:&quot;Samuels&quot;,&quot;given&quot;:&quot;Robert J.&quot;,&quot;parse-names&quot;:false,&quot;dropping-particle&quot;:&quot;&quot;,&quot;non-dropping-particle&quot;:&quot;&quot;},{&quot;family&quot;:&quot;Kanneh&quot;,&quot;given&quot;:&quot;Lansana&quot;,&quot;parse-names&quot;:false,&quot;dropping-particle&quot;:&quot;&quot;,&quot;non-dropping-particle&quot;:&quot;&quot;},{&quot;family&quot;:&quot;Gbakie&quot;,&quot;given&quot;:&quot;Michael&quot;,&quot;parse-names&quot;:false,&quot;dropping-particle&quot;:&quot;&quot;,&quot;non-dropping-particle&quot;:&quot;&quot;},{&quot;family&quot;:&quot;Branco&quot;,&quot;given&quot;:&quot;Zoe L.&quot;,&quot;parse-names&quot;:false,&quot;dropping-particle&quot;:&quot;&quot;,&quot;non-dropping-particle&quot;:&quot;&quot;},{&quot;family&quot;:&quot;Shaffer&quot;,&quot;given&quot;:&quot;Jeffrey G.&quot;,&quot;parse-names&quot;:false,&quot;dropping-particle&quot;:&quot;&quot;,&quot;non-dropping-particle&quot;:&quot;&quot;},{&quot;family&quot;:&quot;Schieffelin&quot;,&quot;given&quot;:&quot;John S.&quot;,&quot;parse-names&quot;:false,&quot;dropping-particle&quot;:&quot;&quot;,&quot;non-dropping-particle&quot;:&quot;&quot;},{&quot;family&quot;:&quot;Robinson&quot;,&quot;given&quot;:&quot;James E.&quot;,&quot;parse-names&quot;:false,&quot;dropping-particle&quot;:&quot;&quot;,&quot;non-dropping-particle&quot;:&quot;&quot;},{&quot;family&quot;:&quot;Fusco&quot;,&quot;given&quot;:&quot;Dahlene N.&quot;,&quot;parse-names&quot;:false,&quot;dropping-particle&quot;:&quot;&quot;,&quot;non-dropping-particle&quot;:&quot;&quot;},{&quot;family&quot;:&quot;Sabeti&quot;,&quot;given&quot;:&quot;Pardis C.&quot;,&quot;parse-names&quot;:false,&quot;dropping-particle&quot;:&quot;&quot;,&quot;non-dropping-particle&quot;:&quot;&quot;},{&quot;family&quot;:&quot;Andersen&quot;,&quot;given&quot;:&quot;Kristian G.&quot;,&quot;parse-names&quot;:false,&quot;dropping-particle&quot;:&quot;&quot;,&quot;non-dropping-particle&quot;:&quot;&quot;},{&quot;family&quot;:&quot;Grant&quot;,&quot;given&quot;:&quot;Donald S.&quot;,&quot;parse-names&quot;:false,&quot;dropping-particle&quot;:&quot;&quot;,&quot;non-dropping-particle&quot;:&quot;&quot;},{&quot;family&quot;:&quot;Boisen&quot;,&quot;given&quot;:&quot;Matthew L.&quot;,&quot;parse-names&quot;:false,&quot;dropping-particle&quot;:&quot;&quot;,&quot;non-dropping-particle&quot;:&quot;&quot;},{&quot;family&quot;:&quot;Branco&quot;,&quot;given&quot;:&quot;Luis M.&quot;,&quot;parse-names&quot;:false,&quot;dropping-particle&quot;:&quot;&quot;,&quot;non-dropping-particle&quot;:&quot;&quot;},{&quot;family&quot;:&quot;Garry&quot;,&quot;given&quot;:&quot;Robert F.&quot;,&quot;parse-names&quot;:false,&quot;dropping-particle&quot;:&quot;&quot;,&quot;non-dropping-particle&quot;:&quot;&quot;}],&quot;container-title&quot;:&quot;Viruses&quot;,&quot;container-title-short&quot;:&quot;Viruses&quot;,&quot;accessed&quot;:{&quot;date-parts&quot;:[[2024,10,3]]},&quot;DOI&quot;:&quot;10.3390/V13112325&quot;,&quot;ISSN&quot;:&quot;1999-4915&quot;,&quot;PMID&quot;:&quot;34835131&quot;,&quot;URL&quot;:&quot;https://pubmed.ncbi.nlm.nih.gov/34835131/&quot;,&quot;issued&quot;:{&quot;date-parts&quot;:[[2021,11,1]]},&quot;abstract&quot;:&quot;Many countries in sub-Saharan Africa have experienced lower COVID-19 caseloads and fewer deaths than countries in other regions worldwide. Under-reporting of cases and a younger population could partly account for these differences, but pre-existing immunity to coronaviruses is another potential factor. Blood samples from Sierra Leonean Lassa fever and Ebola survivors and their contacts collected before the first reported COVID-19 cases were assessed using enzyme-linked immunosorbent assays for the presence of antibodies binding to proteins of coronaviruses that infect humans. Results were compared to COVID-19 subjects and healthy blood donors from the United States. Prior to the pandemic, Sierra Leoneans had more frequent exposures than Americans to coronaviruses with epitopes that cross-react with severe acute respiratory syndrome coronavirus-2 (SARS-CoV-2), SARS-CoV, and Middle Eastern respiratory syndrome coronavirus (MERS-CoV). The percentage of Sierra Leoneans with antibodies reacting to seasonal coronaviruses was also higher than for American blood donors. Serological responses to coronaviruses by Sierra Leoneans did not differ by age or sex. Approximately a quarter of Sierra Leonian pre-pandemic blood samples had neutralizing antibodies against SARS-CoV-2 pseudovirus, while about a third neutralized MERS-CoV pseudovirus. Prior exposures to coronaviruses that induce cross-protective immunity may contribute to reduced COVID-19 cases and deaths in Sierra Leone.&quot;,&quot;publisher&quot;:&quot;Viruses&quot;,&quot;issue&quot;:&quot;11&quot;,&quot;volume&quot;:&quot;13&quot;},&quot;isTemporary&quot;:false},{&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id&quot;:&quot;40310cef-3829-37b5-9a39-f36e0a11787e&quot;,&quot;itemData&quot;:{&quot;type&quot;:&quot;article-journal&quot;,&quot;id&quot;:&quot;40310cef-3829-37b5-9a39-f36e0a11787e&quot;,&quot;title&quot;:&quot;Pre-pandemic SARS-CoV-2-specific IFN-γ and antibody responses were low in Ugandan samples and significantly reduced in HIV-positive specimens&quot;,&quot;author&quot;:[{&quot;family&quot;:&quot;Nantambi&quot;,&quot;given&quot;:&quot;Hellen&quot;,&quot;parse-names&quot;:false,&quot;dropping-particle&quot;:&quot;&quot;,&quot;non-dropping-particle&quot;:&quot;&quot;},{&quot;family&quot;:&quot;Sembera&quot;,&quot;given&quot;:&quot;Jackson&quot;,&quot;parse-names&quot;:false,&quot;dropping-particle&quot;:&quot;&quot;,&quot;non-dropping-particle&quot;:&quot;&quot;},{&quot;family&quot;:&quot;Ankunda&quot;,&quot;given&quot;:&quot;Violet&quot;,&quot;parse-names&quot;:false,&quot;dropping-particle&quot;:&quot;&quot;,&quot;non-dropping-particle&quot;:&quot;&quot;},{&quot;family&quot;:&quot;Ssali&quot;,&quot;given&quot;:&quot;Ivan&quot;,&quot;parse-names&quot;:false,&quot;dropping-particle&quot;:&quot;&quot;,&quot;non-dropping-particle&quot;:&quot;&quot;},{&quot;family&quot;:&quot;Kalyebi&quot;,&quot;given&quot;:&quot;Arthur Watelo&quot;,&quot;parse-names&quot;:false,&quot;dropping-particle&quot;:&quot;&quot;,&quot;non-dropping-particle&quot;:&quot;&quot;},{&quot;family&quot;:&quot;Oluka&quot;,&quot;given&quot;:&quot;Gerald Kevin&quot;,&quot;parse-names&quot;:false,&quot;dropping-particle&quot;:&quot;&quot;,&quot;non-dropping-particle&quot;:&quot;&quot;},{&quot;family&quot;:&quot;Kato&quot;,&quot;given&quot;:&quot;Laban&quot;,&quot;parse-names&quot;:false,&quot;dropping-particle&quot;:&quot;&quot;,&quot;non-dropping-particle&quot;:&quot;&quot;},{&quot;family&quot;:&quot;Ubaldo&quot;,&quot;given&quot;:&quot;Bahemuka&quot;,&quot;parse-names&quot;:false,&quot;dropping-particle&quot;:&quot;&quot;,&quot;non-dropping-particle&quot;:&quot;&quot;},{&quot;family&quot;:&quot;Kibengo&quot;,&quot;given&quot;:&quot;Freddie&quot;,&quot;parse-names&quot;:false,&quot;dropping-particle&quot;:&quot;&quot;,&quot;non-dropping-particle&quot;:&quot;&quot;},{&quot;family&quot;:&quot;Katende&quot;,&quot;given&quot;:&quot;Joseph Ssebwana&quot;,&quot;parse-names&quot;:false,&quot;dropping-particle&quot;:&quot;&quot;,&quot;non-dropping-particle&quot;:&quot;&quot;},{&quot;family&quot;:&quot;Gombe&quot;,&quot;given&quot;:&quot;Be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Mugaba&quot;,&quot;given&quot;:&quot;Susan&quot;,&quot;parse-names&quot;:false,&quot;dropping-particle&quot;:&quot;&quot;,&quot;non-dropping-particle&quot;:&quot;&quot;},{&quot;family&quot;:&quot;Sande&quot;,&quot;given&quot;:&quot;Obondo James&quot;,&quot;parse-names&quot;:false,&quot;dropping-particle&quot;:&quot;&quot;,&quot;non-dropping-particle&quot;:&quot;&quot;},{&quot;family&quot;:&quot;Kaleebu&quot;,&quot;given&quot;:&quot;Pontiano&quot;,&quot;parse-names&quot;:false,&quot;dropping-particle&quot;:&quot;&quot;,&quot;non-dropping-particle&quot;:&quot;&quot;},{&quot;family&quot;:&quot;Serwanga&quot;,&quot;given&quot;:&quot;Jennifer&quot;,&quot;parse-names&quot;:false,&quot;dropping-particle&quot;:&quot;&quot;,&quot;non-dropping-particle&quot;:&quot;&quot;}],&quot;container-title&quot;:&quot;Frontiers in immunology&quot;,&quot;container-title-short&quot;:&quot;Front Immunol&quot;,&quot;accessed&quot;:{&quot;date-parts&quot;:[[2024,10,3]]},&quot;DOI&quot;:&quot;10.3389/FIMMU.2023.1148877&quot;,&quot;ISSN&quot;:&quot;1664-3224&quot;,&quot;PMID&quot;:&quot;37153598&quot;,&quot;URL&quot;:&quot;https://pubmed.ncbi.nlm.nih.gov/37153598/&quot;,&quot;issued&quot;:{&quot;date-parts&quot;:[[2023]]},&quot;abstract&quot;:&quot;Introduction: We investigated whether prior SARS-CoV-2-specific IFN-γ and antibody responses in Ugandan COVID-19 pre-pandemic specimens aligned to this population's low disease severity. Methods: We used nucleoprotein (N), spike (S), NTD, RBD, envelope, membrane, SD1/2-directed IFN-γ ELISpots, and an S- and N-IgG antibody ELISA to screen for SARS-CoV-2-specific cross-reactivity. Results: HCoV-OC43-, HCoV-229E-, and SARS-CoV-2-specific IFN-γ occurred in 23, 15, and 17 of 104 specimens, respectively. Cross-reactive IgG was more common against the nucleoprotein (7/110, 15.5%; p = 0.0016, Fishers' Exact) than the spike (3/110, 2.72%). Specimens lacking anti-HuCoV antibodies had higher rates of pre-epidemic SARS-CoV-2-specific IFN-γ cross-reactivity (p-value = 0.00001, Fishers’ exact test), suggesting that exposure to additional factors not examined here might play a role. SARS-CoV-2-specific cross-reactive antibodies were significantly less common in HIV-positive specimens (p=0.017; Fishers' Exact test). Correlations between SARS-CoV-2- and HuCoV-specific IFN-γ responses were consistently weak in both HIV negative and positive specimens. Discussion: These findings support the existence of pre-epidemic SARS-CoV-2-specific cellular and humoral cross-reactivity in this population. The data do not establish that these virus-specific IFN-γ and antibody responses are entirely specific to SARS-CoV-2. Inability of the antibodies to neutralise SARS-CoV-2 implies that prior exposure did not result in immunity. Correlations between SARS-CoV-2 and HuCoV-specific responses were consistently weak, suggesting that additional variables likely contributed to the pre-epidemic cross-reactivity patterns. The data suggests that surveillance efforts based on the nucleoprotein might overestimate the exposure to SARS-CoV-2 compared to inclusion of additional targets, like the spike protein. This study, while limited in scope, suggests that HIV-positive people are less likely than HIV-negative people to produce protective antibodies against SARS-CoV-2.&quot;,&quot;publisher&quot;:&quot;Front Immunol&quot;,&quot;volume&quot;:&quot;14&quot;},&quot;isTemporary&quot;:false},{&quot;id&quot;:&quot;f97ab978-2eeb-34cc-94f8-2c25fdc10154&quot;,&quot;itemData&quot;:{&quot;type&quot;:&quot;article-journal&quot;,&quot;id&quot;:&quot;f97ab978-2eeb-34cc-94f8-2c25fdc10154&quot;,&quot;title&quot;:&quot;High SARS-CoV-2 seroprevalence in Lagos, Nigeria with robust antibody and cellular immune responses&quot;,&quot;author&quot;:[{&quot;family&quot;:&quot;Akanmu&quot;,&quot;given&quot;:&quot;Sulaimon&quot;,&quot;parse-names&quot;:false,&quot;dropping-particle&quot;:&quot;&quot;,&quot;non-dropping-particle&quot;:&quot;&quot;},{&quot;family&quot;:&quot;Herrera&quot;,&quot;given&quot;:&quot;Bobby Brooke&quot;,&quot;parse-names&quot;:false,&quot;dropping-particle&quot;:&quot;&quot;,&quot;non-dropping-particle&quot;:&quot;&quot;},{&quot;family&quot;:&quot;Chaplin&quot;,&quot;given&quot;:&quot;Beth&quot;,&quot;parse-names&quot;:false,&quot;dropping-particle&quot;:&quot;&quot;,&quot;non-dropping-particle&quot;:&quot;&quot;},{&quot;family&quot;:&quot;Ogunsola&quot;,&quot;given&quot;:&quot;Sade&quot;,&quot;parse-names&quot;:false,&quot;dropping-particle&quot;:&quot;&quot;,&quot;non-dropping-particle&quot;:&quot;&quot;},{&quot;family&quot;:&quot;Osibogun&quot;,&quot;given&quot;:&quot;Akin&quot;,&quot;parse-names&quot;:false,&quot;dropping-particle&quot;:&quot;&quot;,&quot;non-dropping-particle&quot;:&quot;&quot;},{&quot;family&quot;:&quot;Onawoga&quot;,&quot;given&quot;:&quot;Fatima&quot;,&quot;parse-names&quot;:false,&quot;dropping-particle&quot;:&quot;&quot;,&quot;non-dropping-particle&quot;:&quot;&quot;},{&quot;family&quot;:&quot;John-Olabode&quot;,&quot;given&quot;:&quot;Sarah&quot;,&quot;parse-names&quot;:false,&quot;dropping-particle&quot;:&quot;&quot;,&quot;non-dropping-particle&quot;:&quot;&quot;},{&quot;family&quot;:&quot;Akase&quot;,&quot;given&quot;:&quot;Iorhen E.&quot;,&quot;parse-names&quot;:false,&quot;dropping-particle&quot;:&quot;&quot;,&quot;non-dropping-particle&quot;:&quot;&quot;},{&quot;family&quot;:&quot;Nwosu&quot;,&quot;given&quot;:&quot;Augustina&quot;,&quot;parse-names&quot;:false,&quot;dropping-particle&quot;:&quot;&quot;,&quot;non-dropping-particle&quot;:&quot;&quot;},{&quot;family&quot;:&quot;Hamel&quot;,&quot;given&quot;:&quot;Donald J.&quot;,&quot;parse-names&quot;:false,&quot;dropping-particle&quot;:&quot;&quot;,&quot;non-dropping-particle&quot;:&quot;&quot;},{&quot;family&quot;:&quot;Chang&quot;,&quot;given&quot;:&quot;Charlotte A.&quot;,&quot;parse-names&quot;:false,&quot;dropping-particle&quot;:&quot;&quot;,&quot;non-dropping-particle&quot;:&quot;&quot;},{&quot;family&quot;:&quot;Kanki&quot;,&quot;given&quot;:&quot;Phyllis J.&quot;,&quot;parse-names&quot;:false,&quot;dropping-particle&quot;:&quot;&quot;,&quot;non-dropping-particle&quot;:&quot;&quot;}],&quot;container-title&quot;:&quot;Journal of Clinical Virology Plus&quot;,&quot;accessed&quot;:{&quot;date-parts&quot;:[[2024,10,3]]},&quot;DOI&quot;:&quot;10.1016/J.JCVP.2023.100156&quot;,&quot;ISSN&quot;:&quot;2667-0380&quot;,&quot;issued&quot;:{&quot;date-parts&quot;:[[2023,8,1]]},&quot;page&quot;:&quot;100156&quot;,&quot;abstract&quot;:&quot;Background: Early evidence suggested that the impact of the COVID-19 pandemic was less severe in Africa compared to other parts of the world. However, more recent studies indicate higher SARS-CoV-2 infection and COVID-19 mortality rates on the continent than previously documented. Research is needed to better understand SARS-CoV-2 infection and immunity in Africa. Methods: In early 2021, we studied the immune responses in healthcare workers (HCWs) at Lagos University Teaching Hospital (n = 134) and Oxford-AstraZeneca COVID-19 vaccine recipients from the general population (n = 116) across five local government areas (LGAs) in Lagos State, Nigeria. Western blots were used to simultaneously detect SARS-CoV-2 spike and nucleocapsid (N) antibodies (n = 250), and stimulation of peripheral blood mononuclear cells with N followed by an IFN-γ ELISA was used to examine T cell responses (n = 114). Results: Antibody data demonstrated high SARS-CoV-2 seroprevalence of 72·4% (97/134) in HCWs and 60·3% (70/116) in the general population. Antibodies directed to only SARS-CoV-2 N, suggesting pre-existing coronavirus immunity, were seen in 9·7% (13/134) of HCWs and 15·5% (18/116) of the general population. T cell responses against SARS-CoV-2 N (n = 114) were robust in detecting exposure to the virus, demonstrating 87·5% sensitivity and 92·9% specificity in a subset of control samples tested. T cell responses against SARS-CoV-2 N were also observed in 83.3% of individuals with N-only antibodies, further suggesting that prior non-SARS-CoV-2 coronavirus infection may provide cellular immunity to SARS-CoV-2. Conclusions: These results have important implications for understanding the paradoxically high SARS-CoV-2 infection with low mortality rate in Africa and supports the need to better understand the implications of SARS-CoV-2 cellular immunity.&quot;,&quot;publisher&quot;:&quot;Elsevier&quot;,&quot;issue&quot;:&quot;3&quot;,&quot;volume&quot;:&quot;3&quot;,&quot;container-title-short&quot;:&quot;&quot;},&quot;isTemporary&quot;:false},{&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container-title-short&quot;:&quot;Infect Genet Evol&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isTemporary&quot;:false},{&quot;id&quot;:&quot;4ea1f53d-984d-3b95-902a-d471f552b5f8&quot;,&quot;itemData&quot;:{&quot;type&quot;:&quot;article-journal&quot;,&quot;id&quot;:&quot;4ea1f53d-984d-3b95-902a-d471f552b5f8&quot;,&quot;title&quot;:&quot;Comparison of T-cell immune responses to SARS-CoV-2 spike (S) and nucleocapsid (N) protein using an in-house flow-cytometric assay in laboratory employees with and without previously confirmed COVID-19 in South Africa: nationwide cross-sectional study&quot;,&quot;author&quot;:[{&quot;family&quot;:&quot;Rooyen&quot;,&quot;given&quot;:&quot;Cathrine&quot;,&quot;parse-names&quot;:false,&quot;dropping-particle&quot;:&quot;&quot;,&quot;non-dropping-particle&quot;:&quot;Van&quot;},{&quot;family&quot;:&quot;Brauer&quot;,&quot;given&quot;:&quot;Marieke&quot;,&quot;parse-names&quot;:false,&quot;dropping-particle&quot;:&quot;&quot;,&quot;non-dropping-particle&quot;:&quot;&quot;},{&quot;family&quot;:&quot;Swanepoel&quot;,&quot;given&quot;:&quot;Petri&quot;,&quot;parse-names&quot;:false,&quot;dropping-particle&quot;:&quot;&quot;,&quot;non-dropping-particle&quot;:&quot;&quot;},{&quot;family&quot;:&quot;Berg&quot;,&quot;given&quot;:&quot;Sylvia&quot;,&quot;parse-names&quot;:false,&quot;dropping-particle&quot;:&quot;&quot;,&quot;non-dropping-particle&quot;:&quot;Van Den&quot;},{&quot;family&quot;:&quot;Merwe&quot;,&quot;given&quot;:&quot;Cassandre&quot;,&quot;parse-names&quot;:false,&quot;dropping-particle&quot;:&quot;&quot;,&quot;non-dropping-particle&quot;:&quot;Van Der&quot;},{&quot;family&quot;:&quot;Merwe&quot;,&quot;given&quot;:&quot;Marischa&quot;,&quot;parse-names&quot;:false,&quot;dropping-particle&quot;:&quot;&quot;,&quot;non-dropping-particle&quot;:&quot;Van Der&quot;},{&quot;family&quot;:&quot;Green&quot;,&quot;given&quot;:&quot;Robin&quot;,&quot;parse-names&quot;:false,&quot;dropping-particle&quot;:&quot;&quot;,&quot;non-dropping-particle&quot;:&quot;&quot;},{&quot;family&quot;:&quot;Becker&quot;,&quot;given&quot;:&quot;Piet&quot;,&quot;parse-names&quot;:false,&quot;dropping-particle&quot;:&quot;&quot;,&quot;non-dropping-particle&quot;:&quot;&quot;}],&quot;container-title&quot;:&quot;Journal of clinical pathology&quot;,&quot;container-title-short&quot;:&quot;J Clin Pathol&quot;,&quot;accessed&quot;:{&quot;date-parts&quot;:[[2024,5,15]]},&quot;DOI&quot;:&quot;10.1136/JCLINPATH-2021-207556&quot;,&quot;ISSN&quot;:&quot;1472-4146&quot;,&quot;PMID&quot;:&quot;35039453&quot;,&quot;URL&quot;:&quot;https://pubmed.ncbi.nlm.nih.gov/35039453/&quot;,&quot;issued&quot;:{&quot;date-parts&quot;:[[2023]]},&quot;abstract&quot;:&quot;Aims: To compare specific T-cell responses between laboratory employees in South Africa with and without previously diagnosed SARS-CoV-2 infection. Methods: Employees at a private pathology laboratory in South Africa were invited to participate in a nationwide cross-sectional study. T-cell proliferation to SARS-CoV-2 nucleocapsid (N)-proteins and spike (S)-proteins was measured by flow cytometry and compared between participants. Results: Based on classification according to SARS-CoV-2 reverse transcription (RT)-PCR results, a total of 81% (42/52) of positive participants demonstrated T-cell proliferation to SARS-CoV-2 N-proteins or S-proteins (95% CI 67.5% to 90.4%), while 62% (68/110) of negative participants also had detectable T-cell responses to SARS-CoV-2 proteins (95% CI 52.1% to 70.9%). When classified according to SARS-CoV-2 serology results, 92.6% (50/54) of positive participants demonstrated T-cell proliferation to SARS-CoV-2 proteins (95% CI 82.1 to 97,9 %), while 56% (60/108) of negative participants demonstrated T-cell proliferation (95% CI 45.7% to 65.1%). The magnitude of the T-cell responses as determined by a stimulation index, was significantly higher in the group previously infected by SARS-CoV-2 than in the negative group. A statistically significant difference in T-cell proliferation was noted between high risk and low risk groups for exposure to SARS-CoV-2 within the negative group, but no significant difference in magnitude of the response. Conclusions: A significant proportion of South African laboratory employees who were not previously diagnosed with COVID-19 demonstrated T-cell reactivity to SARS-CoV-2 N-proteins and S-proteins. The pre-existing T-cell proliferation responses may be attributable to cross-reactive immune responses to other human coronaviruses, or possibly asymptomatic infection.&quot;,&quot;publisher&quot;:&quot;J Clin Pathol&quot;,&quot;issue&quot;:&quot;6&quot;,&quot;volume&quot;:&quot;76&quot;},&quot;isTemporary&quot;:false},{&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container-title-short&quot;:&quot;Front Immunol&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isTemporary&quot;:false},{&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container-title-short&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isTemporary&quot;:false},{&quot;id&quot;:&quot;d224a897-0e62-3a41-a794-4f8e7428077c&quot;,&quot;itemData&quot;:{&quot;type&quot;:&quot;article-journal&quot;,&quot;id&quot;:&quot;d224a897-0e62-3a41-a794-4f8e7428077c&quot;,&quot;title&quot;:&quot;Cross-reactive immunity against SARS-CoV-2 N protein in Central and West Africa precedes the COVID-19 pandemic&quot;,&quot;author&quot;:[{&quot;family&quot;:&quot;Pedersen&quot;,&quot;given&quot;:&quot;Jannie&quot;,&quot;parse-names&quot;:false,&quot;dropping-particle&quot;:&quot;&quot;,&quot;non-dropping-particle&quot;:&quot;&quot;},{&quot;family&quot;:&quot;Koumakpayi&quot;,&quot;given&quot;:&quot;Ismaël Hervé&quot;,&quot;parse-names&quot;:false,&quot;dropping-particle&quot;:&quot;&quot;,&quot;non-dropping-particle&quot;:&quot;&quot;},{&quot;family&quot;:&quot;Babuadze&quot;,&quot;given&quot;:&quot;Giorgi&quot;,&quot;parse-names&quot;:false,&quot;dropping-particle&quot;:&quot;&quot;,&quot;non-dropping-particle&quot;:&quot;&quot;},{&quot;family&quot;:&quot;Baz&quot;,&quot;given&quot;:&quot;Mariana&quot;,&quot;parse-names&quot;:false,&quot;dropping-particle&quot;:&quot;&quot;,&quot;non-dropping-particle&quot;:&quot;&quot;},{&quot;family&quot;:&quot;Ndiaye&quot;,&quot;given&quot;:&quot;Oumar&quot;,&quot;parse-names&quot;:false,&quot;dropping-particle&quot;:&quot;&quot;,&quot;non-dropping-particle&quot;:&quot;&quot;},{&quot;family&quot;:&quot;Faye&quot;,&quot;given&quot;:&quot;Oumar&quot;,&quot;parse-names&quot;:false,&quot;dropping-particle&quot;:&quot;&quot;,&quot;non-dropping-particle&quot;:&quot;&quot;},{&quot;family&quot;:&quot;Diagne&quot;,&quot;given&quot;:&quot;Cheikh Tidiane&quot;,&quot;parse-names&quot;:false,&quot;dropping-particle&quot;:&quot;&quot;,&quot;non-dropping-particle&quot;:&quot;&quot;},{&quot;family&quot;:&quot;Dia&quot;,&quot;given&quot;:&quot;Ndongo&quot;,&quot;parse-names&quot;:false,&quot;dropping-particle&quot;:&quot;&quot;,&quot;non-dropping-particle&quot;:&quot;&quot;},{&quot;family&quot;:&quot;Naghibosadat&quot;,&quot;given&quot;:&quot;Maedeh&quot;,&quot;parse-names&quot;:false,&quot;dropping-particle&quot;:&quot;&quot;,&quot;non-dropping-particle&quot;:&quot;&quot;},{&quot;family&quot;:&quot;McGeer&quot;,&quot;given&quot;:&quot;Allison&quot;,&quot;parse-names&quot;:false,&quot;dropping-particle&quot;:&quot;&quot;,&quot;non-dropping-particle&quot;:&quot;&quot;},{&quot;family&quot;:&quot;Muberaka&quot;,&quot;given&quot;:&quot;Samira&quot;,&quot;parse-names&quot;:false,&quot;dropping-particle&quot;:&quot;&quot;,&quot;non-dropping-particle&quot;:&quot;&quot;},{&quot;family&quot;:&quot;Moukandja&quot;,&quot;given&quot;:&quot;Irène P.&quot;,&quot;parse-names&quot;:false,&quot;dropping-particle&quot;:&quot;&quot;,&quot;non-dropping-particle&quot;:&quot;&quot;},{&quot;family&quot;:&quot;Ndidi&quot;,&quot;given&quot;:&quot;Stella&quot;,&quot;parse-names&quot;:false,&quot;dropping-particle&quot;:&quot;&quot;,&quot;non-dropping-particle&quot;:&quot;&quot;},{&quot;family&quot;:&quot;Tauil&quot;,&quot;given&quot;:&quot;Carlos B.&quot;,&quot;parse-names&quot;:false,&quot;dropping-particle&quot;:&quot;&quot;,&quot;non-dropping-particle&quot;:&quot;&quot;},{&quot;family&quot;:&quot;Lekana-Douki&quot;,&quot;given&quot;:&quot;Jean Bernard&quot;,&quot;parse-names&quot;:false,&quot;dropping-particle&quot;:&quot;&quot;,&quot;non-dropping-particle&quot;:&quot;&quot;},{&quot;family&quot;:&quot;Loucoubar&quot;,&quot;given&quot;:&quot;Cheikh&quot;,&quot;parse-names&quot;:false,&quot;dropping-particle&quot;:&quot;&quot;,&quot;non-dropping-particle&quot;:&quot;&quot;},{&quot;family&quot;:&quot;Faye&quot;,&quot;given&quot;:&quot;Ousmane&quot;,&quot;parse-names&quot;:false,&quot;dropping-particle&quot;:&quot;&quot;,&quot;non-dropping-particle&quot;:&quot;&quot;},{&quot;family&quot;:&quot;Sall&quot;,&quot;given&quot;:&quot;Amadou&quot;,&quot;parse-names&quot;:false,&quot;dropping-particle&quot;:&quot;&quot;,&quot;non-dropping-particle&quot;:&quot;&quot;},{&quot;family&quot;:&quot;Magalhães&quot;,&quot;given&quot;:&quot;Kelly G.&quot;,&quot;parse-names&quot;:false,&quot;dropping-particle&quot;:&quot;&quot;,&quot;non-dropping-particle&quot;:&quot;&quot;},{&quot;family&quot;:&quot;Weis&quot;,&quot;given&quot;:&quot;Nina&quot;,&quot;parse-names&quot;:false,&quot;dropping-particle&quot;:&quot;&quot;,&quot;non-dropping-particle&quot;:&quot;&quot;},{&quot;family&quot;:&quot;Kozak&quot;,&quot;given&quot;:&quot;Robert&quot;,&quot;parse-names&quot;:false,&quot;dropping-particle&quot;:&quot;&quot;,&quot;non-dropping-particle&quot;:&quot;&quot;},{&quot;family&quot;:&quot;Kobinger&quot;,&quot;given&quot;:&quot;Gary P.&quot;,&quot;parse-names&quot;:false,&quot;dropping-particle&quot;:&quot;&quot;,&quot;non-dropping-particle&quot;:&quot;&quot;},{&quot;family&quot;:&quot;Fausther-Bovendo&quot;,&quot;given&quot;:&quot;Hugues&quot;,&quot;parse-names&quot;:false,&quot;dropping-particle&quot;:&quot;&quot;,&quot;non-dropping-particle&quot;:&quot;&quot;}],&quot;container-title&quot;:&quot;Scientific Reports 2022 12:1&quot;,&quot;accessed&quot;:{&quot;date-parts&quot;:[[2024,5,17]]},&quot;DOI&quot;:&quot;10.1038/s41598-022-17241-9&quot;,&quot;ISBN&quot;:&quot;0123456789&quot;,&quot;ISSN&quot;:&quot;2045-2322&quot;,&quot;PMID&quot;:&quot;35902675&quot;,&quot;URL&quot;:&quot;https://www.nature.com/articles/s41598-022-17241-9&quot;,&quot;issued&quot;:{&quot;date-parts&quot;:[[2022,7,28]]},&quot;page&quot;:&quot;1-7&quot;,&quot;abstract&quot;:&quot;Early predictions forecasted large numbers of severe acute respiratory syndrome coronavirus (SARS-CoV-2) cases and associated deaths in Africa. To date, Africa has been relatively spared. Various hypotheses were postulated to explain the lower than anticipated impact on public health in Africa. However, the contribution of pre-existing immunity is yet to be investigated. In this study, the presence of antibodies against SARS-CoV-2 spike (S) and nucleocapsid (N) proteins in pre-pandemic samples from Africa, Europe, South and North America was examined by ELISA. The protective efficacy of N specific antibodies isolated from Central African donors was tested by in vitro neutralization and in a mouse model of SARS-CoV-2 infection. Antibodies against SARS-CoV-2 S and N proteins were rare in all populations except in Gabon and Senegal where N specific antibodies were prevalent. However, these antibodies failed to neutralize the virus either in vitro or in vivo. Overall, this study indicates that cross-reactive immunity against SARS-CoV-2 N protein was present in Africa prior to the pandemic. However, this pre-existing humoral immunity does not impact viral fitness in rodents suggesting that other human immune defense mechanisms could be involved. In Africa, seroprevalence studies using the N protein are over-estimating SARS-CoV-2 circulation.&quot;,&quot;publisher&quot;:&quot;Nature Publishing Group&quot;,&quot;issue&quot;:&quot;1&quot;,&quot;volume&quot;:&quot;12&quot;,&quot;container-title-short&quot;:&quot;&quot;},&quot;isTemporary&quot;:false},{&quot;id&quot;:&quot;739647b8-80cc-3733-be1a-6b45baf02ae2&quot;,&quot;itemData&quot;:{&quot;type&quot;:&quot;article-journal&quot;,&quot;id&quot;:&quot;739647b8-80cc-3733-be1a-6b45baf02ae2&quot;,&quot;title&quot;:&quot;Pre-Pandemic Cross-Reactive Immunity against SARS-CoV-2 among Central and West African Populations&quot;,&quot;author&quot;:[{&quot;family&quot;:&quot;Souris&quot;,&quot;given&quot;:&quot;Marc&quot;,&quot;parse-names&quot;:false,&quot;dropping-particle&quot;:&quot;&quot;,&quot;non-dropping-particle&quot;:&quot;&quot;},{&quot;family&quot;:&quot;Tshilolo&quot;,&quot;given&quot;:&quot;Léon&quot;,&quot;parse-names&quot;:false,&quot;dropping-particle&quot;:&quot;&quot;,&quot;non-dropping-particle&quot;:&quot;&quot;},{&quot;family&quot;:&quot;Parzy&quot;,&quot;given&quot;:&quot;Daniel&quot;,&quot;parse-names&quot;:false,&quot;dropping-particle&quot;:&quot;&quot;,&quot;non-dropping-particle&quot;:&quot;&quot;},{&quot;family&quot;:&quot;Lobaloba Ingoba&quot;,&quot;given&quot;:&quot;Line&quot;,&quot;parse-names&quot;:false,&quot;dropping-particle&quot;:&quot;&quot;,&quot;non-dropping-particle&quot;:&quot;&quot;},{&quot;family&quot;:&quot;Ntoumi&quot;,&quot;given&quot;:&quot;Francine&quot;,&quot;parse-names&quot;:false,&quot;dropping-particle&quot;:&quot;&quot;,&quot;non-dropping-particle&quot;:&quot;&quot;},{&quot;family&quot;:&quot;Kamgaing&quot;,&quot;given&quot;:&quot;Rachel&quot;,&quot;parse-names&quot;:false,&quot;dropping-particle&quot;:&quot;&quot;,&quot;non-dropping-particle&quot;:&quot;&quot;},{&quot;family&quot;:&quot;Ndour&quot;,&quot;given&quot;:&quot;Moussa&quot;,&quot;parse-names&quot;:false,&quot;dropping-particle&quot;:&quot;&quot;,&quot;non-dropping-particle&quot;:&quot;&quot;},{&quot;family&quot;:&quot;Mbongi&quot;,&quot;given&quot;:&quot;Destin&quot;,&quot;parse-names&quot;:false,&quot;dropping-particle&quot;:&quot;&quot;,&quot;non-dropping-particle&quot;:&quot;&quot;},{&quot;family&quot;:&quot;Phoba&quot;,&quot;given&quot;:&quot;Balthazar&quot;,&quot;parse-names&quot;:false,&quot;dropping-particle&quot;:&quot;&quot;,&quot;non-dropping-particle&quot;:&quot;&quot;},{&quot;family&quot;:&quot;Tshilolo&quot;,&quot;given&quot;:&quot;Marie Anasthasie&quot;,&quot;parse-names&quot;:false,&quot;dropping-particle&quot;:&quot;&quot;,&quot;non-dropping-particle&quot;:&quot;&quot;},{&quot;family&quot;:&quot;Mbungu&quot;,&quot;given&quot;:&quot;René&quot;,&quot;parse-names&quot;:false,&quot;dropping-particle&quot;:&quot;&quot;,&quot;non-dropping-particle&quot;:&quot;&quot;},{&quot;family&quot;:&quot;Sosso&quot;,&quot;given&quot;:&quot;Martin Samuel&quot;,&quot;parse-names&quot;:false,&quot;dropping-particle&quot;:&quot;&quot;,&quot;non-dropping-particle&quot;:&quot;&quot;},{&quot;family&quot;:&quot;Fainguem&quot;,&quot;given&quot;:&quot;Nadine&quot;,&quot;parse-names&quot;:false,&quot;dropping-particle&quot;:&quot;&quot;,&quot;non-dropping-particle&quot;:&quot;&quot;},{&quot;family&quot;:&quot;Ndiaye Dieye&quot;,&quot;given&quot;:&quot;Tandakha&quot;,&quot;parse-names&quot;:false,&quot;dropping-particle&quot;:&quot;&quot;,&quot;non-dropping-particle&quot;:&quot;&quot;},{&quot;family&quot;:&quot;Sylla&quot;,&quot;given&quot;:&quot;Massamba&quot;,&quot;parse-names&quot;:false,&quot;dropping-particle&quot;:&quot;&quot;,&quot;non-dropping-particle&quot;:&quot;&quot;},{&quot;family&quot;:&quot;Morand&quot;,&quot;given&quot;:&quot;Pierre&quot;,&quot;parse-names&quot;:false,&quot;dropping-particle&quot;:&quot;&quot;,&quot;non-dropping-particle&quot;:&quot;&quot;},{&quot;family&quot;:&quot;Gonzalez&quot;,&quot;given&quot;:&quot;Jean Paul&quot;,&quot;parse-names&quot;:false,&quot;dropping-particle&quot;:&quot;&quot;,&quot;non-dropping-particle&quot;:&quot;&quot;}],&quot;container-title&quot;:&quot;Viruses&quot;,&quot;container-title-short&quot;:&quot;Viruses&quot;,&quot;accessed&quot;:{&quot;date-parts&quot;:[[2025,7,28]]},&quot;DOI&quot;:&quot;10.3390/V14102259/S1&quot;,&quot;ISSN&quot;:&quot;19994915&quot;,&quot;PMID&quot;:&quot;36298814&quot;,&quot;URL&quot;:&quot;https://pmc.ncbi.nlm.nih.gov/articles/PMC9611584/&quot;,&quot;issued&quot;:{&quot;date-parts&quot;:[[2022,10,1]]},&quot;page&quot;:&quot;2259&quot;,&quot;abstract&quot;:&quot;For more than two years after the emergence of COVID-19 (Coronavirus Disease-2019), significant regional differences in morbidity persist. These differences clearly show lower incidence rates in several regions of the African and Asian continents. The work reported here aimed to test the hypothesis of a pre-pandemic natural immunity acquired by some human populations in central and western Africa, which would, therefore, pose the hypothesis of an original antigenic sin with a virus antigenically close to the Severe Acute Respiratory Syndrome Coronavirus 2 (SARS-CoV-2). To identify such pre-existing immunity, sera samples collected before the emergence of COVID-19 were tested to detect the presence of IgG reacting antibodies against SARS-CoV-2 proteins of major significance. Sera samples from French blood donors collected before the pandemic served as a control. The results showed a statistically significant difference of antibodies prevalence between the collected samples in Africa and the control samples collected in France. Given the novelty of our results, our next step consists in highlighting neutralizing antibodies to evaluate their potential for pre-pandemic protective acquired immunity against SARS-CoV-2. In conclusion, our results suggest that, in the investigated African sub-regions, the tested populations could have been potentially and partially pre-exposed, before the COVID-19 pandemic, to the antigens of a yet non-identified Coronaviruses.&quot;,&quot;publisher&quot;:&quot;MDPI&quot;,&quot;issue&quot;:&quot;10&quot;,&quot;volume&quot;:&quot;14&quot;},&quot;isTemporary&quot;:false}]},{&quot;citationID&quot;:&quot;MENDELEY_CITATION_ff8f539d-bff7-4198-abf0-3720a4edf7a4&quot;,&quot;properties&quot;:{&quot;noteIndex&quot;:0},&quot;isEdited&quot;:false,&quot;manualOverride&quot;:{&quot;isManuallyOverridden&quot;:false,&quot;citeprocText&quot;:&quot;[9,12,16,17,26–31]&quot;,&quot;manualOverrideText&quot;:&quot;&quot;},&quot;citationTag&quot;:&quot;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&quot;,&quot;citationItems&quot;:[{&quot;id&quot;:&quot;4ea75e8e-7986-3393-9110-4ec1ce57eefd&quot;,&quot;itemData&quot;:{&quot;type&quot;:&quot;article-journal&quot;,&quot;id&quot;:&quot;4ea75e8e-7986-3393-9110-4ec1ce57eefd&quot;,&quot;title&quot;:&quot;Rapid, early, and potent Spike-directed IgG, IgM, and IgA distinguish asymptomatic from mildly symptomatic COVID-19 in Uganda, with IgG persisting for 28 months&quot;,&quot;author&quot;:[{&quot;family&quot;:&quot;Serwanga&quot;,&quot;given&quot;:&quot;Jennifer&quot;,&quot;parse-names&quot;:false,&quot;dropping-particle&quot;:&quot;&quot;,&quot;non-dropping-particle&quot;:&quot;&quot;},{&quot;family&quot;:&quot;Ankunda&quot;,&quot;given&quot;:&quot;Violet&quot;,&quot;parse-names&quot;:false,&quot;dropping-particle&quot;:&quot;&quot;,&quot;non-dropping-particle&quot;:&quot;&quot;},{&quot;family&quot;:&quot;Sembera&quot;,&quot;given&quot;:&quot;Jackson&quot;,&quot;parse-names&quot;:false,&quot;dropping-particle&quot;:&quot;&quot;,&quot;non-dropping-particle&quot;:&quot;&quot;},{&quot;family&quot;:&quot;Kato&quot;,&quot;given&quot;:&quot;Laban&quot;,&quot;parse-names&quot;:false,&quot;dropping-particle&quot;:&quot;&quot;,&quot;non-dropping-particle&quot;:&quot;&quot;},{&quot;family&quot;:&quot;Oluka&quot;,&quot;given&quot;:&quot;Gerald Kevi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Kayiwa&quot;,&quot;given&quot;:&quot;John&quot;,&quot;parse-names&quot;:false,&quot;dropping-particle&quot;:&quot;&quot;,&quot;non-dropping-particle&quot;:&quot;&quot;},{&quot;family&quot;:&quot;Auma&quot;,&quot;given&quot;:&quot;Betty Oliver&quot;,&quot;parse-names&quot;:false,&quot;dropping-particle&quot;:&quot;&quot;,&quot;non-dropping-particle&quot;:&quot;&quot;},{&quot;family&quot;:&quot;Jjuuko&quot;,&quot;given&quot;:&quot;Mark&quot;,&quot;parse-names&quot;:false,&quot;dropping-particle&quot;:&quot;&quot;,&quot;non-dropping-particle&quot;:&quot;&quot;},{&quot;family&quot;:&quot;Nsereko&quot;,&quot;given&quot;:&quot;Christopher&quot;,&quot;parse-names&quot;:false,&quot;dropping-particle&quot;:&quot;&quot;,&quot;non-dropping-particle&quot;:&quot;&quot;},{&quot;family&quot;:&quot;Cotten&quot;,&quot;given&quot;:&quot;Matthew&quot;,&quot;parse-names&quot;:false,&quot;dropping-particle&quot;:&quot;&quot;,&quot;non-dropping-particle&quot;:&quot;&quot;},{&quot;family&quot;:&quot;Onyachi&quot;,&quot;given&quot;:&quot;Nathan&quot;,&quot;parse-names&quot;:false,&quot;dropping-particle&quot;:&quot;&quot;,&quot;non-dropping-particle&quot;:&quot;&quot;},{&quot;family&quot;:&quot;Muwanga&quot;,&quot;given&quot;:&quot;Moses&quot;,&quot;parse-names&quot;:false,&quot;dropping-particle&quot;:&quot;&quot;,&quot;non-dropping-particle&quot;:&quot;&quot;},{&quot;family&quot;:&quot;Lutalo&quot;,&quot;given&quot;:&quot;Tom&quot;,&quot;parse-names&quot;:false,&quot;dropping-particle&quot;:&quot;&quot;,&quot;non-dropping-particle&quot;:&quot;&quot;},{&quot;family&quot;:&quot;Fox&quot;,&quot;given&quot;:&quot;Julie&quot;,&quot;parse-names&quot;:false,&quot;dropping-particle&quot;:&quot;&quot;,&quot;non-dropping-particle&quot;:&quot;&quot;},{&quot;family&quot;:&quot;Musenero&quot;,&quot;given&quot;:&quot;Monica&quot;,&quot;parse-names&quot;:false,&quot;dropping-particle&quot;:&quot;&quot;,&quot;non-dropping-particle&quot;:&quot;&quot;},{&quot;family&quot;:&quot;Kaleebu&quot;,&quot;given&quot;:&quot;Pontiano&quot;,&quot;parse-names&quot;:false,&quot;dropping-particle&quot;:&quot;&quot;,&quot;non-dropping-particle&quot;:&quot;&quot;}],&quot;container-title&quot;:&quot;Frontiers in immunology&quot;,&quot;accessed&quot;:{&quot;date-parts&quot;:[[2024,10,5]]},&quot;DOI&quot;:&quot;10.3389/FIMMU.2023.1152522&quot;,&quot;ISSN&quot;:&quot;1664-3224&quot;,&quot;PMID&quot;:&quot;37006272&quot;,&quot;URL&quot;:&quot;https://pubmed.ncbi.nlm.nih.gov/37006272/&quot;,&quot;issued&quot;:{&quot;date-parts&quot;:[[2023]]},&quot;abstract&quot;:&quot;Introduction: Understanding how spike (S)-, nucleoprotein (N)-, and RBD-directed antibody responses evolved in mild and asymptomatic COVID-19 in Africa and their interactions with SARS-CoV-2 might inform development of targeted treatments and vaccines. Methods: Here, we used a validated indirect in-house ELISA to characterise development and persistence of S- and N-directed IgG, IgM, and IgA antibody responses for 2430 SARS-CoV-2 rt-PCR-diagnosed Ugandan specimens from 320 mild and asymptomatic COVID-19 cases, 50 uninfected contacts, and 54 uninfected non-contacts collected weekly for one month, then monthly for 28 months. Results: During acute infection, asymptomatic patients mounted a faster and more robust spike-directed IgG, IgM, and IgA response than those with mild symptoms (Wilcoxon rank test, p-values 0.046, 0.053, and 0.057); this was more pronounced in males than females. Spike IgG antibodies peaked between 25 and 37 days (86.46; IQR 29.47-242.56 BAU/ml), were significantly higher and more durable than N- and RBD IgG antibodies and lasted for 28 months. Anti-spike seroconversion rates consistently exceeded RBD and nucleoprotein rates. Spike- and RBD-directed IgG antibodies were positively correlated until 14 months (Spearman’s rank correlation test, p-values 0.0001 to 0.05), although RBD diminished faster. Significant anti-spike immunity persisted without RBD. 64% and 59% of PCR-negative, non-infected non-contacts and suspects, exhibited baseline SARS-CoV-2 N-IgM serological cross-reactivity, suggesting undetected exposure or abortive infection. N-IgG levels waned after 787 days, while N-IgM levels remained undetectable throughout. Discussion: Lower N-IgG seroconversion rates and the absence of N-IgM indicate that these markers substantially underestimate the prior exposure rates. Our findings provide insights into the development of S-directed antibody responses in mild and asymptomatic infections, with varying degrees of symptoms eliciting distinct immune responses, suggesting distinct pathogenic pathways. These longer-lasting data inform vaccine design, boosting strategies, and surveillance efforts in this and comparable settings.&quot;,&quot;publisher&quot;:&quot;Front Immunol&quot;,&quot;volume&quot;:&quot;14&quot;,&quot;container-title-short&quot;:&quot;Front Immunol&quot;},&quot;isTemporary&quot;:false},{&quot;id&quot;:&quot;7a91991e-e084-3595-a22f-b55a6dbef36f&quot;,&quot;itemData&quot;:{&quot;type&quot;:&quot;article-journal&quot;,&quot;id&quot;:&quot;7a91991e-e084-3595-a22f-b55a6dbef36f&quot;,&quot;title&quot;:&quot;Immunoglobulin G antibody immune response profile following infection with SARS-CoV-2 in COVID-19 Egyptian patients&quot;,&quot;author&quot;:[{&quot;family&quot;:&quot;Goda&quot;,&quot;given&quot;:&quot;Asmaa A.&quot;,&quot;parse-names&quot;:false,&quot;dropping-particle&quot;:&quot;&quot;,&quot;non-dropping-particle&quot;:&quot;&quot;},{&quot;family&quot;:&quot;Hefny&quot;,&quot;given&quot;:&quot;Hesham M.&quot;,&quot;parse-names&quot;:false,&quot;dropping-particle&quot;:&quot;&quot;,&quot;non-dropping-particle&quot;:&quot;&quot;},{&quot;family&quot;:&quot;Esmaeel&quot;,&quot;given&quot;:&quot;Hend M.&quot;,&quot;parse-names&quot;:false,&quot;dropping-particle&quot;:&quot;&quot;,&quot;non-dropping-particle&quot;:&quot;&quot;},{&quot;family&quot;:&quot;Fattouh&quot;,&quot;given&quot;:&quot;Mona&quot;,&quot;parse-names&quot;:false,&quot;dropping-particle&quot;:&quot;&quot;,&quot;non-dropping-particle&quot;:&quot;&quot;},{&quot;family&quot;:&quot;Abu Al Fadl&quot;,&quot;given&quot;:&quot;Esam M.&quot;,&quot;parse-names&quot;:false,&quot;dropping-particle&quot;:&quot;&quot;,&quot;non-dropping-particle&quot;:&quot;&quot;},{&quot;family&quot;:&quot;Khalifa&quot;,&quot;given&quot;:&quot;Amal&quot;,&quot;parse-names&quot;:false,&quot;dropping-particle&quot;:&quot;&quot;,&quot;non-dropping-particle&quot;:&quot;&quot;},{&quot;family&quot;:&quot;Meghezel&quot;,&quot;given&quot;:&quot;El Zahraa M.&quot;,&quot;parse-names&quot;:false,&quot;dropping-particle&quot;:&quot;&quot;,&quot;non-dropping-particle&quot;:&quot;&quot;},{&quot;family&quot;:&quot;Mohammed&quot;,&quot;given&quot;:&quot;Nesreen A.&quot;,&quot;parse-names&quot;:false,&quot;dropping-particle&quot;:&quot;&quot;,&quot;non-dropping-particle&quot;:&quot;&quot;},{&quot;family&quot;:&quot;Ali&quot;,&quot;given&quot;:&quot;Amal H.&quot;,&quot;parse-names&quot;:false,&quot;dropping-particle&quot;:&quot;&quot;,&quot;non-dropping-particle&quot;:&quot;&quot;}],&quot;container-title&quot;:&quot;The Egyptian journal of immunology&quot;,&quot;accessed&quot;:{&quot;date-parts&quot;:[[2024,10,5]]},&quot;DOI&quot;:&quot;10.55133/eji.300106&quot;,&quot;ISSN&quot;:&quot;1110-4902&quot;,&quot;PMID&quot;:&quot;36591958&quot;,&quot;URL&quot;:&quot;https://pubmed.ncbi.nlm.nih.gov/36591958/&quot;,&quot;issued&quot;:{&quot;date-parts&quot;:[[2023,1,1]]},&quot;page&quot;:&quot;49-56&quot;,&quot;abstract&quot;:&quot;This study aimed to report the dynamic profile of IgG-specific antibodies to SARS-CoV-2 infection for 6 months after infection. We conducted a prospective study, recruited 33 recently confirmed covid -19 patients and collected 6 samples from each patient. The first samples were collected one month from the start of symptoms and subsequent samples collected at 30 days interval. We measured the IgG by chemiluminescent immunoassay (CLIA). According to the disease severity, patients were categorized as asymptomatic 4 (12.1%), mild 14 (42,4%), moderate 9 (27.3%), and severe 6 (18.2%). Patients were 12 (35.3%) females and 21 (64.7%) males. The mean IgG levels maintained a high level till the second month (92.81 ± 110.15 AU/ml) from the onset of symptoms followed by a gradual decrease till the sixth month after infection (17.42 ± 22.61 AU/ml). The patients with severe symptoms significantly exhibited the highest IgG levels, reached the highest level (mean=237.44 ± 164.13 AU/ml) at the second month. While the lowest levels were detected among the asymptomatic patients (mean= 3.04 ± 2.94 AU/ml) at the second month. Older age correlated with higher IgG antibody level (r= 0.350 p=0.046); however, sex was not related to IgG level. In conclusion, Symptomatic COVID-19 disease is followed by protective immunity for more than 6 months. Immunity in asymptomatic patients is low and fades rapidly than symptomatic cases. Patients with severe disease had significantly higher IgG levels compared to mild, moderate, or asymptomatic patients.&quot;,&quot;publisher&quot;:&quot;Egypt J Immunol&quot;,&quot;issue&quot;:&quot;1&quot;,&quot;volume&quot;:&quot;30&quot;,&quot;container-title-short&quot;:&quot;Egypt J Immunol&quot;},&quot;isTemporary&quot;:false},{&quot;id&quot;:&quot;8071daba-e2c3-35d1-88ca-80d5a55364fd&quot;,&quot;itemData&quot;:{&quot;type&quot;:&quot;article-journal&quot;,&quot;id&quot;:&quot;8071daba-e2c3-35d1-88ca-80d5a55364fd&quot;,&quot;title&quot;:&quot;Cellular immune response to SARS-CoV-2 and clinical presentation in individuals exposed to endemic malaria&quot;,&quot;author&quot;:[{&quot;family&quot;:&quot;Tapela&quot;,&quot;given&quot;:&quot;Kesego&quot;,&quot;parse-names&quot;:false,&quot;dropping-particle&quot;:&quot;&quot;,&quot;non-dropping-particle&quot;:&quot;&quot;},{&quot;family&quot;:&quot;Prah&quot;,&quot;given&quot;:&quot;Diana Ahu&quot;,&quot;parse-names&quot;:false,&quot;dropping-particle&quot;:&quot;&quot;,&quot;non-dropping-particle&quot;:&quot;&quot;},{&quot;family&quot;:&quot;Tetteh&quot;,&quot;given&quot;:&quot;Becky&quot;,&quot;parse-names&quot;:false,&quot;dropping-particle&quot;:&quot;&quot;,&quot;non-dropping-particle&quot;:&quot;&quot;},{&quot;family&quot;:&quot;Nuokpem&quot;,&quot;given&quot;:&quot;Franklin&quot;,&quot;parse-names&quot;:false,&quot;dropping-particle&quot;:&quot;&quot;,&quot;non-dropping-particle&quot;:&quot;&quot;},{&quot;family&quot;:&quot;Dosoo&quot;,&quot;given&quot;:&quot;Daniel&quot;,&quot;parse-names&quot;:false,&quot;dropping-particle&quot;:&quot;&quot;,&quot;non-dropping-particle&quot;:&quot;&quot;},{&quot;family&quot;:&quot;Coker&quot;,&quot;given&quot;:&quot;Amin&quot;,&quot;parse-names&quot;:false,&quot;dropping-particle&quot;:&quot;&quot;,&quot;non-dropping-particle&quot;:&quot;&quot;},{&quot;family&quot;:&quot;Kumi-Ansah&quot;,&quot;given&quot;:&quot;Frederick&quot;,&quot;parse-names&quot;:false,&quot;dropping-particle&quot;:&quot;&quot;,&quot;non-dropping-particle&quot;:&quot;&quot;},{&quot;family&quot;:&quot;Amoako&quot;,&quot;given&quot;:&quot;Emmanuella&quot;,&quot;parse-names&quot;:false,&quot;dropping-particle&quot;:&quot;&quot;,&quot;non-dropping-particle&quot;:&quot;&quot;},{&quot;family&quot;:&quot;Assah&quot;,&quot;given&quot;:&quot;Kissi Ohene&quot;,&quot;parse-names&quot;:false,&quot;dropping-particle&quot;:&quot;&quot;,&quot;non-dropping-particle&quot;:&quot;&quot;},{&quot;family&quot;:&quot;Kilba&quot;,&quot;given&quot;:&quot;Charlyne&quot;,&quot;parse-names&quot;:false,&quot;dropping-particle&quot;:&quot;&quot;,&quot;non-dropping-particle&quot;:&quot;&quot;},{&quot;family&quot;:&quot;Nyakoe&quot;,&quot;given&quot;:&quot;Nancy&quot;,&quot;parse-names&quot;:false,&quot;dropping-particle&quot;:&quot;&quot;,&quot;non-dropping-particle&quot;:&quot;&quot;},{&quot;family&quot;:&quot;Quansah&quot;,&quot;given&quot;:&quot;Darius&quot;,&quot;parse-names&quot;:false,&quot;dropping-particle&quot;:&quot;&quot;,&quot;non-dropping-particle&quot;:&quot;&quot;},{&quot;family&quot;:&quot;Languon&quot;,&quot;given&quot;:&quot;Sylvester&quot;,&quot;parse-names&quot;:false,&quot;dropping-particle&quot;:&quot;&quot;,&quot;non-dropping-particle&quot;:&quot;&quot;},{&quot;family&quot;:&quot;Anyigba&quot;,&quot;given&quot;:&quot;Claudia Adzo&quot;,&quot;parse-names&quot;:false,&quot;dropping-particle&quot;:&quot;&quot;,&quot;non-dropping-particle&quot;:&quot;&quot;},{&quot;family&quot;:&quot;Ansah&quot;,&quot;given&quot;:&quot;Felix&quot;,&quot;parse-names&quot;:false,&quot;dropping-particle&quot;:&quot;&quot;,&quot;non-dropping-particle&quot;:&quot;&quot;},{&quot;family&quot;:&quot;Agyeman&quot;,&quot;given&quot;:&quot;Seth&quot;,&quot;parse-names&quot;:false,&quot;dropping-particle&quot;:&quot;&quot;,&quot;non-dropping-particle&quot;:&quot;&quot;},{&quot;family&quot;:&quot;Owusu&quot;,&quot;given&quot;:&quot;Irene Amoakoh&quot;,&quot;parse-names&quot;:false,&quot;dropping-particle&quot;:&quot;&quot;,&quot;non-dropping-particle&quot;:&quot;&quot;},{&quot;family&quot;:&quot;Schneider&quot;,&quot;given&quot;:&quot;Kristan&quot;,&quot;parse-names&quot;:false,&quot;dropping-particle&quot;:&quot;&quot;,&quot;non-dropping-particle&quot;:&quot;&quot;},{&quot;family&quot;:&quot;Ampofo&quot;,&quot;given&quot;:&quot;William K.&quot;,&quot;parse-names&quot;:false,&quot;dropping-particle&quot;:&quot;&quot;,&quot;non-dropping-particle&quot;:&quot;&quot;},{&quot;family&quot;:&quot;Mutungi&quot;,&quot;given&quot;:&quot;Joe Kimanthi&quot;,&quot;parse-names&quot;:false,&quot;dropping-particle&quot;:&quot;&quot;,&quot;non-dropping-particle&quot;:&quot;&quot;},{&quot;family&quot;:&quot;Amegatcher&quot;,&quot;given&quot;:&quot;Gloria&quot;,&quot;parse-names&quot;:false,&quot;dropping-particle&quot;:&quot;&quot;,&quot;non-dropping-particle&quot;:&quot;&quot;},{&quot;family&quot;:&quot;Aniweh&quot;,&quot;given&quot;:&quot;Yaw&quot;,&quot;parse-names&quot;:false,&quot;dropping-particle&quot;:&quot;&quot;,&quot;non-dropping-particle&quot;:&quot;&quot;},{&quot;family&quot;:&quot;Awandare&quot;,&quot;given&quot;:&quot;Gordon A.&quot;,&quot;parse-names&quot;:false,&quot;dropping-particle&quot;:&quot;&quot;,&quot;non-dropping-particle&quot;:&quot;&quot;},{&quot;family&quot;:&quot;Quashie&quot;,&quot;given&quot;:&quot;Peter K.&quot;,&quot;parse-names&quot;:false,&quot;dropping-particle&quot;:&quot;&quot;,&quot;non-dropping-particle&quot;:&quot;&quot;},{&quot;family&quot;:&quot;Bediako&quot;,&quot;given&quot;:&quot;Yaw&quot;,&quot;parse-names&quot;:false,&quot;dropping-particle&quot;:&quot;&quot;,&quot;non-dropping-particle&quot;:&quot;&quot;}],&quot;container-title&quot;:&quot;Cell reports&quot;,&quot;accessed&quot;:{&quot;date-parts&quot;:[[2024,10,3]]},&quot;DOI&quot;:&quot;10.1016/J.CELREP.2024.114533&quot;,&quot;ISSN&quot;:&quot;2211-1247&quot;,&quot;PMID&quot;:&quot;39052480&quot;,&quot;URL&quot;:&quot;https://pubmed.ncbi.nlm.nih.gov/39052480/&quot;,&quot;issued&quot;:{&quot;date-parts&quot;:[[2024,8,27]]},&quot;abstract&quot;:&quot;Ghana and other parts of West Africa have experienced lower COVID-19 mortality rates than other regions. This phenomenon has been hypothesized to be associated with previous exposure to infections such as malaria. This study investigated the immune response to severe acute respiratory syndrome coronavirus 2 (SARS-CoV-2) and the influence of previous malaria exposure. Blood samples were collected from individuals with asymptomatic or symptomatic COVID-19 (n = 217). A variety of assays were used to characterize the SARS-CoV-2-specific immune response, and malaria exposure was quantified using Plasmodium falciparum ELISA. The study found evidence of attenuated immune responses to COVID-19 among asymptomatic individuals, with elevated proportions of non-classical monocytes and greater memory B cell activation. Symptomatic patients displayed higher P. falciparum-specific T cell recall immune responses, whereas asymptomatic individuals demonstrated elevated P. falciparum antibody levels. Summarily, this study suggests that P. falciparum exposure-associated immune modulation may contribute to reduced severity of SARS-CoV-2 infection among people living in malaria-endemic regions.&quot;,&quot;publisher&quot;:&quot;Cell Rep&quot;,&quot;issue&quot;:&quot;8&quot;,&quot;volume&quot;:&quot;43&quot;,&quot;container-title-short&quot;:&quot;Cell Rep&quot;},&quot;isTemporary&quot;:false},{&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container-title-short&quot;:&quot;Genes (Basel)&quot;},&quot;isTemporary&quot;:false},{&quot;id&quot;:&quot;143b0a38-c004-3afb-9500-301af49377cd&quot;,&quot;itemData&quot;:{&quot;type&quot;:&quot;article-journal&quot;,&quot;id&quot;:&quot;143b0a38-c004-3afb-9500-301af49377cd&quot;,&quot;title&quot;:&quot;Immunological and biochemical biomarker alterations among SARS-COV-2 patients with varying disease phenotypes in Uganda&quot;,&quot;author&quot;:[{&quot;family&quot;:&quot;Kato&quot;,&quot;given&quot;:&quot;Charles Drago&quot;,&quot;parse-names&quot;:false,&quot;dropping-particle&quot;:&quot;&quot;,&quot;non-dropping-particle&quot;:&quot;&quot;},{&quot;family&quot;:&quot;Nsubuga&quot;,&quot;given&quot;:&quot;Julius&quot;,&quot;parse-names&quot;:false,&quot;dropping-particle&quot;:&quot;&quot;,&quot;non-dropping-particle&quot;:&quot;&quot;},{&quot;family&quot;:&quot;Niyonzima&quot;,&quot;given&quot;:&quot;Nixon&quot;,&quot;parse-names&quot;:false,&quot;dropping-particle&quot;:&quot;&quot;,&quot;non-dropping-particle&quot;:&quot;&quot;},{&quot;family&quot;:&quot;Kitibwa&quot;,&quot;given&quot;:&quot;Annah&quot;,&quot;parse-names&quot;:false,&quot;dropping-particle&quot;:&quot;&quot;,&quot;non-dropping-particle&quot;:&quot;&quot;},{&quot;family&quot;:&quot;Matovu&quot;,&quot;given&quot;:&quot;Enock&quot;,&quot;parse-names&quot;:false,&quot;dropping-particle&quot;:&quot;&quot;,&quot;non-dropping-particle&quot;:&quot;&quot;},{&quot;family&quot;:&quot;Othieno&quot;,&quot;given&quot;:&quot;Emmanuel&quot;,&quot;parse-names&quot;:false,&quot;dropping-particle&quot;:&quot;&quot;,&quot;non-dropping-particle&quot;:&quot;&quot;},{&quot;family&quot;:&quot;Ssebugere&quot;,&quot;given&quot;:&quot;Patrick&quot;,&quot;parse-names&quot;:false,&quot;dropping-particle&quot;:&quot;&quot;,&quot;non-dropping-particle&quot;:&quot;&quot;},{&quot;family&quot;:&quot;Tumwine&quot;,&quot;given&quot;:&quot;Amanda Agnes&quot;,&quot;parse-names&quot;:false,&quot;dropping-particle&quot;:&quot;&quot;,&quot;non-dropping-particle&quot;:&quot;&quot;},{&quot;family&quot;:&quot;Namayanja&quot;,&quot;given&quot;:&quot;Monica&quot;,&quot;parse-names&quot;:false,&quot;dropping-particle&quot;:&quot;&quot;,&quot;non-dropping-particle&quot;:&quot;&quot;}],&quot;container-title&quot;:&quot;BMC infectious diseases&quot;,&quot;accessed&quot;:{&quot;date-parts&quot;:[[2024,5,15]]},&quot;DOI&quot;:&quot;10.1186/S12879-023-08854-0&quot;,&quot;ISSN&quot;:&quot;1471-2334&quot;,&quot;PMID&quot;:&quot;38057707&quot;,&quot;URL&quot;:&quot;https://pubmed.ncbi.nlm.nih.gov/38057707/&quot;,&quot;issued&quot;:{&quot;date-parts&quot;:[[2023,12,1]]},&quot;abstract&quot;:&quot;Every novel infection requires an assessment of the host response coupled with identification of unique biomarkers for predicting disease pathogenesis, treatment targets and diagnostic utility. Studies have exposed dysregulated inflammatory response induced by the novel severe acute respiratory syndrome coronavirus 2 (SARS-CoV-2) as significant predictor or cause of disease severity/prognosis and death. This study evaluated inflammatory biomarkers induced by SARS-CoV-2 in plasma of patients with varying disease phenotypes and healthy controls with prognostic or therapeutic potential. We stratified SARS-CoV-2 plasma samples based on disease status (asymptomatic, mild, severe, and healthy controls), as diagnosed by RT-PCR SARS-CoV-2. We used a solid phase sandwich and competitive Enzyme-Linked Immunosorbent Assay (ELISA) to measure levels of panels of immunological (IFN-γ, TNF-α, IL-6, and IL-10) and biochemical markers (Ferritin, Procalcitonin, C-Reactive Protein, Angiotensin II, Homocysteine, and D-dimer). Biomarker levels were compared across SARS-CoV-2 disease stratification. Plasma IFN-γ, TNF-α, IL-6, and IL-10 levels were significantly (P &lt; 0.05) elevated in the severe SARS-CoV-2 patients as compared to mild, asymptomatic, and healthy controls. Ferritin, Homocysteine, and D-dimer plasma levels were significantly elevated in severe cases over asymptomatic and healthy controls. Plasma C-reactive protein and Angiotensin II levels were significantly (P &lt; 0.05) higher in mild than severe cases and healthy controls. Plasma Procalcitonin levels were significantly higher in asymptomatic than in mild, severe cases and healthy controls. Our study demonstrates the role of host inflammatory biomarkers in modulating the pathogenesis of COVID-19. The study proposes a number of potential biomarkers that could be explored as SARS-CoV-2 treatment targets and possible prognostic predictors for a severe outcome. The comprehensive analysis of prognostic biomarkers may contribute to the evidence-based management of COVID-19 patients.&quot;,&quot;publisher&quot;:&quot;BMC Infect Dis&quot;,&quot;issue&quot;:&quot;1&quot;,&quot;volume&quot;:&quot;23&quot;,&quot;container-title-short&quot;:&quot;BMC Infect Dis&quot;},&quot;isTemporary&quot;:false},{&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container-title-short&quot;:&quot;Front Immunol&quot;},&quot;isTemporary&quot;:false},{&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container-title-short&quot;:&quot;BMC Med&quot;},&quot;isTemporary&quot;:false},{&quot;id&quot;:&quot;1431c756-eade-3fbe-a3b9-5bb8a309f21e&quot;,&quot;itemData&quot;:{&quot;type&quot;:&quot;article-journal&quot;,&quot;id&quot;:&quot;1431c756-eade-3fbe-a3b9-5bb8a309f21e&quot;,&quot;title&quot;:&quot;Haematological Profile and ACE2 Levels of COVID-19 Patients in a Metropolis in Ghana&quot;,&quot;author&quot;:[{&quot;family&quot;:&quot;Ackah&quot;,&quot;given&quot;:&quot;Ezekiel B.&quot;,&quot;parse-names&quot;:false,&quot;dropping-particle&quot;:&quot;&quot;,&quot;non-dropping-particle&quot;:&quot;&quot;},{&quot;family&quot;:&quot;Owusu&quot;,&quot;given&quot;:&quot;Michael&quot;,&quot;parse-names&quot;:false,&quot;dropping-particle&quot;:&quot;&quot;,&quot;non-dropping-particle&quot;:&quot;&quot;},{&quot;family&quot;:&quot;Sackey&quot;,&quot;given&quot;:&quot;Benedict&quot;,&quot;parse-names&quot;:false,&quot;dropping-particle&quot;:&quot;&quot;,&quot;non-dropping-particle&quot;:&quot;&quot;},{&quot;family&quot;:&quot;Boamah&quot;,&quot;given&quot;:&quot;Justice K.&quot;,&quot;parse-names&quot;:false,&quot;dropping-particle&quot;:&quot;&quot;,&quot;non-dropping-particle&quot;:&quot;&quot;},{&quot;family&quot;:&quot;Kamasah&quot;,&quot;given&quot;:&quot;Japhet S.&quot;,&quot;parse-names&quot;:false,&quot;dropping-particle&quot;:&quot;&quot;,&quot;non-dropping-particle&quot;:&quot;&quot;},{&quot;family&quot;:&quot;Aduboffour&quot;,&quot;given&quot;:&quot;Albert A.&quot;,&quot;parse-names&quot;:false,&quot;dropping-particle&quot;:&quot;&quot;,&quot;non-dropping-particle&quot;:&quot;&quot;},{&quot;family&quot;:&quot;Akortia&quot;,&quot;given&quot;:&quot;Debora&quot;,&quot;parse-names&quot;:false,&quot;dropping-particle&quot;:&quot;&quot;,&quot;non-dropping-particle&quot;:&quot;&quot;},{&quot;family&quot;:&quot;Nkrumah&quot;,&quot;given&quot;:&quot;Gifty&quot;,&quot;parse-names&quot;:false,&quot;dropping-particle&quot;:&quot;&quot;,&quot;non-dropping-particle&quot;:&quot;&quot;},{&quot;family&quot;:&quot;Amaniampong&quot;,&quot;given&quot;:&quot;Andrews&quot;,&quot;parse-names&quot;:false,&quot;dropping-particle&quot;:&quot;&quot;,&quot;non-dropping-particle&quot;:&quot;&quot;},{&quot;family&quot;:&quot;Klevor&quot;,&quot;given&quot;:&quot;Nicholas&quot;,&quot;parse-names&quot;:false,&quot;dropping-particle&quot;:&quot;&quot;,&quot;non-dropping-particle&quot;:&quot;&quot;},{&quot;family&quot;:&quot;Agyemang&quot;,&quot;given&quot;:&quot;Lawrence D.&quot;,&quot;parse-names&quot;:false,&quot;dropping-particle&quot;:&quot;&quot;,&quot;non-dropping-particle&quot;:&quot;&quot;},{&quot;family&quot;:&quot;Ayisi-Boateng&quot;,&quot;given&quot;:&quot;Nana K.&quot;,&quot;parse-names&quot;:false,&quot;dropping-particle&quot;:&quot;&quot;,&quot;non-dropping-particle&quot;:&quot;&quot;},{&quot;family&quot;:&quot;Sylverken&quot;,&quot;given&quot;:&quot;Augustina&quot;,&quot;parse-names&quot;:false,&quot;dropping-particle&quot;:&quot;&quot;,&quot;non-dropping-particle&quot;:&quot;&quot;},{&quot;family&quot;:&quot;Phillips&quot;,&quot;given&quot;:&quot;Richard O.&quot;,&quot;parse-names&quot;:false,&quot;dropping-particle&quot;:&quot;&quot;,&quot;non-dropping-particle&quot;:&quot;&quot;},{&quot;family&quot;:&quot;Owusu-Dabo&quot;,&quot;given&quot;:&quot;Ellis&quot;,&quot;parse-names&quot;:false,&quot;dropping-particle&quot;:&quot;&quot;,&quot;non-dropping-particle&quot;:&quot;&quot;}],&quot;container-title&quot;:&quot;COVID 2024, Vol. 4, Pages 117-129&quot;,&quot;accessed&quot;:{&quot;date-parts&quot;:[[2024,5,17]]},&quot;DOI&quot;:&quot;10.3390/COVID4020011&quot;,&quot;ISSN&quot;:&quot;2673-8112&quot;,&quot;URL&quot;:&quot;https://www.mdpi.com/2673-8112/4/2/11/htm&quot;,&quot;issued&quot;:{&quot;date-parts&quot;:[[2024,1,23]]},&quot;page&quot;:&quot;117-129&quot;,&quot;abstract&quot;:&quot;Background: Several studies have linked coronavirus disease 2019 (COVID-19) risk to age and ABO blood groups. Variations in plasma angiotensin-converting enzyme 2 (ACE2) levels and blood counts have been reported, suggesting an association between disease severity and low lymphocyte levels. Aim: this study aimed to understand how these factors relate to COVID-19 in Ghanaian patients, considering geographical and demographic differences. Methods: Participants were recruited from six hospitals in Kumasi, Ghana, between June 2020 and July 2021. Nasopharyngeal swabs were taken to test for severe acute respiratory syndrome coronavirus 2 (SARS-CoV-2), and blood samples were collected for complete blood count testing, ABO/Rhesus typing, and assessment of plasma ACE2 levels. Demographic and COVID-19 severity data were gathered, and IBM SPSS version 25.0 was used for analysis. Results: Overall, 515 patients were enrolled, out of which 55.9% (n = 288/515) were males and 50.3% (n = 259/515) tested positive for SARS-CoV-2. The median age was 37 years (IQR = 26–53). Age was significantly associated with SARS-CoV-2 infection (p = 0.002). The severe COVID-19 group was the oldest (70 years, IQR = 35–80) and presented with anaemia (haemoglobin, g/dL: 9.55, IQR = 7.85–11.93), leukocytosis (WBC × 103/μL: 15.87, IQR = 6.68–19.80), neutrophilia (NEUT × 106/μL: 14.69, IQR = 5.70–18.96) and lymphocytopenia (LYMPH × 106/μL: 0.47, IQR = 0.22–0.66). No association was found between SARS-CoV-2 positivity and ABO (p = 0.711) or Rh (p = 0.805) blood groups; no association was also found between plasma ACE2 levels and SARS-CoV-2 status (p = 0.079). However, among COVID-19 participants, plasma ACE2 levels were significantly reduced in the moderate illness group (40.68 ng/mL, IQR = 34.09–48.10) compared with the asymptomatic group (50.61 ng/mL, IQR = 43.90–58.61, p = 0.015). Conclusions: While there may be no real association between the ABO blood group, as well as plasma ACE2 levels, and SARS-CoV-2 infection in Ghanaian patients, older individuals are at a higher risk of severe disease. Anaemia, and leukocytosis with lymphocytopenia may be indicators of poor disease progression.&quot;,&quot;publisher&quot;:&quot;Multidisciplinary Digital Publishing Institute&quot;,&quot;issue&quot;:&quot;2&quot;,&quot;volume&quot;:&quot;4&quot;,&quot;container-title-short&quot;:&quot;&quot;},&quot;isTemporary&quot;:false},{&quot;id&quot;:&quot;129a71a4-064f-3e03-a687-5debf18cfcc1&quot;,&quot;itemData&quot;:{&quot;type&quot;:&quot;article-journal&quot;,&quot;id&quot;:&quot;129a71a4-064f-3e03-a687-5debf18cfcc1&quot;,&quot;title&quot;:&quot;High prevalence of pre-existing serological cross-reactivity against severe acute respiratory syndrome coronavirus-2 (SARS-CoV-2) in sub-Saharan Afric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eña&quot;,&quot;given&quot;:&quot;Phoebe B.&quot;,&quot;parse-names&quot;:false,&quot;dropping-particle&quot;:&quot;&quot;,&quot;non-dropping-particle&quot;:&quot;&quot;},{&quot;family&quot;:&quot;Clegg&quot;,&quot;given&quot;:&quot;Ashley A.&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Ngalamika&quot;,&quot;given&quot;:&quot;Owen&quot;,&quot;parse-names&quot;:false,&quot;dropping-particle&quot;:&quot;&quot;,&quot;non-dropping-particle&quot;:&quot;&quot;},{&quot;family&quot;:&quot;Julius&quot;,&quot;given&quot;:&quot;Peter&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International Journal of Infectious Diseases&quot;,&quot;accessed&quot;:{&quot;date-parts&quot;:[[2024,12,10]]},&quot;DOI&quot;:&quot;10.1016/J.IJID.2020.10.104&quot;,&quot;ISSN&quot;:&quot;18783511&quot;,&quot;PMID&quot;:&quot;33176202&quot;,&quot;URL&quot;:&quot;https://pmc.ncbi.nlm.nih.gov/articles/PMC7648883/&quot;,&quot;issued&quot;:{&quot;date-parts&quot;:[[2020,1,1]]},&quot;page&quot;:&quot;577&quot;,&quot;abstract&quot;:&quot;Objective: Significant morbidity and mortality have occurred in the USA, Europe, and Asia due to severe acute respiratory syndrome coronavirus-2 (SARS-CoV-2), whereas the numbers of infections and deaths in sub-Saharan Africa (SSA) have remained comparatively low. It has been hypothesized that exposure of the population in SSA to other coronaviruses prior to the COVID-19 pandemic resulted in some degree of cross-protection against SARS-CoV-2 infection and pathogenesis. We evaluated this hypothesis by comparing SARS-CoV-2 cross-reactive antibodies in pre-pandemic plasma samples collected from SSA and the USA. Method: Pre-COVID-19 pandemic plasma samples from SSA and the USA were collected and tested by immunofluorescence assay against the spike and nucleocapsid proteins of all known human coronaviruses (HCoVs). Results: The prevalence of SARS-CoV-2 serological cross-reactivity was significantly higher in samples from SSA compared with the USA. Most of these cross-reactive samples cross-recognized the SARS-CoV-2 nucleocapsid protein and the spike proteins of other HCoVs. Nucleocapsid proteins from HCoV-NL63 and HCoV-229E were detected in most samples, thereby implicating prior exposure to these two HCoVs as the likely source of cross-reactive antibodies against SARS-CoV-2. Conclusion: The low incidences of SARS-CoV-2 infection and disease in SSA appear to be correlated with the pre-pandemic serological cross-recognition of HCoVs, which are substantially more prevalent in SSA than the USA.&quot;,&quot;publisher&quot;:&quot;Elsevier B.V.&quot;,&quot;volume&quot;:&quot;102&quot;,&quot;container-title-short&quot;:&quot;&quot;},&quot;isTemporary&quot;:false},{&quot;id&quot;:&quot;5fa05c17-7f32-3981-9401-043c30ca463a&quot;,&quot;itemData&quot;:{&quot;type&quot;:&quot;article-journal&quot;,&quot;id&quot;:&quot;5fa05c17-7f32-3981-9401-043c30ca463a&quot;,&quot;title&quot;:&quot;Serum Cytokine and Chemokine Profile in Relation to the Severity of Coronavirus Disease 2019 in China&quot;,&quot;author&quot;:[{&quot;family&quot;:&quot;Chi&quot;,&quot;given&quot;:&quot;Ying&quot;,&quot;parse-names&quot;:false,&quot;dropping-particle&quot;:&quot;&quot;,&quot;non-dropping-particle&quot;:&quot;&quot;},{&quot;family&quot;:&quot;Ge&quot;,&quot;given&quot;:&quot;Yiyue&quot;,&quot;parse-names&quot;:false,&quot;dropping-particle&quot;:&quot;&quot;,&quot;non-dropping-particle&quot;:&quot;&quot;},{&quot;family&quot;:&quot;Wu&quot;,&quot;given&quot;:&quot;Bin&quot;,&quot;parse-names&quot;:false,&quot;dropping-particle&quot;:&quot;&quot;,&quot;non-dropping-particle&quot;:&quot;&quot;},{&quot;family&quot;:&quot;Zhang&quot;,&quot;given&quot;:&quot;Wenshuai&quot;,&quot;parse-names&quot;:false,&quot;dropping-particle&quot;:&quot;&quot;,&quot;non-dropping-particle&quot;:&quot;&quot;},{&quot;family&quot;:&quot;Wu&quot;,&quot;given&quot;:&quot;Tao&quot;,&quot;parse-names&quot;:false,&quot;dropping-particle&quot;:&quot;&quot;,&quot;non-dropping-particle&quot;:&quot;&quot;},{&quot;family&quot;:&quot;Wen&quot;,&quot;given&quot;:&quot;Tian&quot;,&quot;parse-names&quot;:false,&quot;dropping-particle&quot;:&quot;&quot;,&quot;non-dropping-particle&quot;:&quot;&quot;},{&quot;family&quot;:&quot;Liu&quot;,&quot;given&quot;:&quot;Jingxian&quot;,&quot;parse-names&quot;:false,&quot;dropping-particle&quot;:&quot;&quot;,&quot;non-dropping-particle&quot;:&quot;&quot;},{&quot;family&quot;:&quot;Guo&quot;,&quot;given&quot;:&quot;Xiling&quot;,&quot;parse-names&quot;:false,&quot;dropping-particle&quot;:&quot;&quot;,&quot;non-dropping-particle&quot;:&quot;&quot;},{&quot;family&quot;:&quot;Huang&quot;,&quot;given&quot;:&quot;Chao&quot;,&quot;parse-names&quot;:false,&quot;dropping-particle&quot;:&quot;&quot;,&quot;non-dropping-particle&quot;:&quot;&quot;},{&quot;family&quot;:&quot;Jiao&quot;,&quot;given&quot;:&quot;Yongjun&quot;,&quot;parse-names&quot;:false,&quot;dropping-particle&quot;:&quot;&quot;,&quot;non-dropping-particle&quot;:&quot;&quot;},{&quot;family&quot;:&quot;Zhu&quot;,&quot;given&quot;:&quot;Fengcai&quot;,&quot;parse-names&quot;:false,&quot;dropping-particle&quot;:&quot;&quot;,&quot;non-dropping-particle&quot;:&quot;&quot;},{&quot;family&quot;:&quot;Zhu&quot;,&quot;given&quot;:&quot;Baoli&quot;,&quot;parse-names&quot;:false,&quot;dropping-particle&quot;:&quot;&quot;,&quot;non-dropping-particle&quot;:&quot;&quot;},{&quot;family&quot;:&quot;Cui&quot;,&quot;given&quot;:&quot;Lunbiao&quot;,&quot;parse-names&quot;:false,&quot;dropping-particle&quot;:&quot;&quot;,&quot;non-dropping-particle&quot;:&quot;&quot;}],&quot;container-title&quot;:&quot;The Journal of Infectious Diseases&quot;,&quot;accessed&quot;:{&quot;date-parts&quot;:[[2024,10,5]]},&quot;DOI&quot;:&quot;10.1093/INFDIS/JIAA363&quot;,&quot;ISSN&quot;:&quot;15376613&quot;,&quot;PMID&quot;:&quot;32563194&quot;,&quot;URL&quot;:&quot;/pmc/articles/PMC7337752/&quot;,&quot;issued&quot;:{&quot;date-parts&quot;:[[2020,9,9]]},&quot;page&quot;:&quot;746&quot;,&quot;abstract&quot;:&quot;Coronavirus disease 2019 (COVID-19) is an emerging infectious disease caused by severe acute respiratory syndrome coronavirus 2 (SARS-CoV-2). We investigated the serum cytokine and chemokine levels in asymptomatic, mild, moderate, severe, and convalescent SARS-CoV-2-infected cases. Proinflammatory cytokine and chemokine production induced by SARS-CoV-2 were observed not only in symptomatic patients but also in asymptomatic cases, and returned to normal after recovery. IL-6, IL-7, IL-10, IL-18, G-CSF, M-CSF, MCP-1, MCP-3, IP-10, MIG, and MIP-1α were found to be associated with the severity of COVID-19. Moreover, a set of cytokine and chemokine profiles were significantly higher in SARS-CoV-2-infected male than female patients. The serum levels of MCP-1, G-CSF, and VEGF were weakly and positively correlated with viral titers. We suggest that combinatorial analysis of serum cytokines and chemokines with clinical classification may contribute to evaluation of the severity of COVID-19 and optimize the therapeutic strategies.&quot;,&quot;publisher&quot;:&quot;Oxford University Press&quot;,&quot;issue&quot;:&quot;5&quot;,&quot;volume&quot;:&quot;222&quot;,&quot;container-title-short&quot;:&quot;J Infect Dis&quot;},&quot;isTemporary&quot;:false}]},{&quot;citationID&quot;:&quot;MENDELEY_CITATION_537e6a31-0b24-49bb-b55d-06d709a46e1e&quot;,&quot;properties&quot;:{&quot;noteIndex&quot;:0},&quot;isEdited&quot;:false,&quot;manualOverride&quot;:{&quot;isManuallyOverridden&quot;:false,&quot;citeprocText&quot;:&quot;[11,14,17,18,31–33]&quot;,&quot;manualOverrideText&quot;:&quot;&quot;},&quot;citationTag&quot;:&quot;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&quot;,&quot;citationItems&quot;:[{&quot;id&quot;:&quot;a7ba8c7c-013b-3dd1-8a9b-be521c9de341&quot;,&quot;itemData&quot;:{&quot;type&quot;:&quot;article-journal&quot;,&quot;id&quot;:&quot;a7ba8c7c-013b-3dd1-8a9b-be521c9de341&quot;,&quot;title&quot;:&quot;Coronavirus Antibody Responses before COVID-19 Pandemic, Africa and Thailand&quot;,&quot;author&quot;:[{&quot;family&quot;:&quot;Li&quot;,&quot;given&quot;:&quot;Yifan&quot;,&quot;parse-names&quot;:false,&quot;dropping-particle&quot;:&quot;&quot;,&quot;non-dropping-particle&quot;:&quot;&quot;},{&quot;family&quot;:&quot;Merbah&quot;,&quot;given&quot;:&quot;Mélanie&quot;,&quot;parse-names&quot;:false,&quot;dropping-particle&quot;:&quot;&quot;,&quot;non-dropping-particle&quot;:&quot;&quot;},{&quot;family&quot;:&quot;Wollen-Roberts&quot;,&quot;given&quot;:&quot;Suzanne&quot;,&quot;parse-names&quot;:false,&quot;dropping-particle&quot;:&quot;&quot;,&quot;non-dropping-particle&quot;:&quot;&quot;},{&quot;family&quot;:&quot;Beckman&quot;,&quot;given&quot;:&quot;Bradley&quot;,&quot;parse-names&quot;:false,&quot;dropping-particle&quot;:&quot;&quot;,&quot;non-dropping-particle&quot;:&quot;&quot;},{&quot;family&quot;:&quot;Mdluli&quot;,&quot;given&quot;:&quot;Thembi&quot;,&quot;parse-names&quot;:false,&quot;dropping-particle&quot;:&quot;&quot;,&quot;non-dropping-particle&quot;:&quot;&quot;},{&quot;family&quot;:&quot;Swafford&quot;,&quot;given&quot;:&quot;Isabella&quot;,&quot;parse-names&quot;:false,&quot;dropping-particle&quot;:&quot;&quot;,&quot;non-dropping-particle&quot;:&quot;&quot;},{&quot;family&quot;:&quot;Mayer&quot;,&quot;given&quot;:&quot;Sandra&quot;,&quot;parse-names&quot;:false,&quot;dropping-particle&quot;:&quot;V.&quot;,&quot;non-dropping-particle&quot;:&quot;&quot;},{&quot;family&quot;:&quot;King&quot;,&quot;given&quot;:&quot;Jocelyn&quot;,&quot;parse-names&quot;:false,&quot;dropping-particle&quot;:&quot;&quot;,&quot;non-dropping-particle&quot;:&quot;&quot;},{&quot;family&quot;:&quot;Corbitt&quot;,&quot;given&quot;:&quot;Courtney&quot;,&quot;parse-names&quot;:false,&quot;dropping-particle&quot;:&quot;&quot;,&quot;non-dropping-particle&quot;:&quot;&quot;},{&quot;family&quot;:&quot;Currier&quot;,&quot;given&quot;:&quot;Jeffrey R.&quot;,&quot;parse-names&quot;:false,&quot;dropping-particle&quot;:&quot;&quot;,&quot;non-dropping-particle&quot;:&quot;&quot;},{&quot;family&quot;:&quot;Liu&quot;,&quot;given&quot;:&quot;Heather&quot;,&quot;parse-names&quot;:false,&quot;dropping-particle&quot;:&quot;&quot;,&quot;non-dropping-particle&quot;:&quot;&quot;},{&quot;family&quot;:&quot;Esber&quot;,&quot;given&quot;:&quot;Allahna&quot;,&quot;parse-names&quot;:false,&quot;dropping-particle&quot;:&quot;&quot;,&quot;non-dropping-particle&quot;:&quot;&quot;},{&quot;family&quot;:&quot;Pinyakorn&quot;,&quot;given&quot;:&quot;Suteeraporn&quot;,&quot;parse-names&quot;:false,&quot;dropping-particle&quot;:&quot;&quot;,&quot;non-dropping-particle&quot;:&quot;&quot;},{&quot;family&quot;:&quot;Parikh&quot;,&quot;given&quot;:&quot;Ajay&quot;,&quot;parse-names&quot;:false,&quot;dropping-particle&quot;:&quot;&quot;,&quot;non-dropping-particle&quot;:&quot;&quot;},{&quot;family&quot;:&quot;Francisco&quot;,&quot;given&quot;:&quot;Leilani&quot;,&quot;parse-names&quot;:false,&quot;dropping-particle&quot;:&quot;V.&quot;,&quot;non-dropping-particle&quot;:&quot;&quot;},{&quot;family&quot;:&quot;Phanuphak&quot;,&quot;given&quot;:&quot;Nittaya&quot;,&quot;parse-names&quot;:false,&quot;dropping-particle&quot;:&quot;&quot;,&quot;non-dropping-particle&quot;:&quot;&quot;},{&quot;family&quot;:&quot;Maswai&quot;,&quot;given&quot;:&quot;Jonah&quot;,&quot;parse-names&quot;:false,&quot;dropping-particle&quot;:&quot;&quot;,&quot;non-dropping-particle&quot;:&quot;&quot;},{&quot;family&quot;:&quot;Owuoth&quot;,&quot;given&quot;:&quot;John&quot;,&quot;parse-names&quot;:false,&quot;dropping-particle&quot;:&quot;&quot;,&quot;non-dropping-particle&quot;:&quot;&quot;},{&quot;family&quot;:&quot;Kibuuka&quot;,&quot;given&quot;:&quot;Hannah&quot;,&quot;parse-names&quot;:false,&quot;dropping-particle&quot;:&quot;&quot;,&quot;non-dropping-particle&quot;:&quot;&quot;},{&quot;family&quot;:&quot;Iroezindu&quot;,&quot;given&quot;:&quot;Michael&quot;,&quot;parse-names&quot;:false,&quot;dropping-particle&quot;:&quot;&quot;,&quot;non-dropping-particle&quot;:&quot;&quot;},{&quot;family&quot;:&quot;Bahemana&quot;,&quot;given&quot;:&quot;Emmanuel&quot;,&quot;parse-names&quot;:false,&quot;dropping-particle&quot;:&quot;&quot;,&quot;non-dropping-particle&quot;:&quot;&quot;},{&quot;family&quot;:&quot;Vasan&quot;,&quot;given&quot;:&quot;Sandhya&quot;,&quot;parse-names&quot;:false,&quot;dropping-particle&quot;:&quot;&quot;,&quot;non-dropping-particle&quot;:&quot;&quot;},{&quot;family&quot;:&quot;Ake&quot;,&quot;given&quot;:&quot;Julie A.&quot;,&quot;parse-names&quot;:false,&quot;dropping-particle&quot;:&quot;&quot;,&quot;non-dropping-particle&quot;:&quot;&quot;},{&quot;family&quot;:&quot;Modjarrad&quot;,&quot;given&quot;:&quot;Kayvon&quot;,&quot;parse-names&quot;:false,&quot;dropping-particle&quot;:&quot;&quot;,&quot;non-dropping-particle&quot;:&quot;&quot;},{&quot;family&quot;:&quot;Gromowski&quot;,&quot;given&quot;:&quot;Gregory&quot;,&quot;parse-names&quot;:false,&quot;dropping-particle&quot;:&quot;&quot;,&quot;non-dropping-particle&quot;:&quot;&quot;},{&quot;family&quot;:&quot;Paquin-Proulx&quot;,&quot;given&quot;:&quot;Dominic&quot;,&quot;parse-names&quot;:false,&quot;dropping-particle&quot;:&quot;&quot;,&quot;non-dropping-particle&quot;:&quot;&quot;},{&quot;family&quot;:&quot;Rolland&quot;,&quot;given&quot;:&quot;Morgane&quot;,&quot;parse-names&quot;:false,&quot;dropping-particle&quot;:&quot;&quot;,&quot;non-dropping-particle&quot;:&quot;&quot;}],&quot;container-title&quot;:&quot;Emerging infectious diseases&quot;,&quot;accessed&quot;:{&quot;date-parts&quot;:[[2024,10,3]]},&quot;DOI&quot;:&quot;10.3201/EID2811.221041&quot;,&quot;ISSN&quot;:&quot;1080-6059&quot;,&quot;PMID&quot;:&quot;36220131&quot;,&quot;URL&quot;:&quot;https://pubmed.ncbi.nlm.nih.gov/36220131/&quot;,&quot;issued&quot;:{&quot;date-parts&quot;:[[2022,11,1]]},&quot;page&quot;:&quot;2214-2225&quot;,&quot;abstract&quot;:&quot;Prior immune responses to coronaviruses might affect human SARS-CoV-2 response. We screened 2,565 serum and plasma samples collected from 2013 through early 2020, before the COVID-19 pandemic began, from 2,250 persons in 4 countries in Africa (Kenya, Nigeria, Tanzania, and Uganda) and in Thailand, including persons living with HIV-1. We detected IgG responses to SARS-CoV-2 spike (S) subunit 2 protein in 1.8% of participants. Profiling against 23 coronavirus antigens revealed that responses to S, subunit 2, or subunit 1 proteins were significantly more frequent than responses to the receptor-binding domain, S-Trimer, or nucleocapsid proteins (p&lt;0.0001). We observed similar responses in persons with or without HIV-1. Among all coronavirus antigens tested, SARS-CoV-2, SARS-CoV-1, and Middle East respiratory syndrome coronavirus antibody responses were much higher in participants from Africa than in participants from Thailand (p&lt;0.01). We noted less pronounced differences for endemic coronaviruses. Serosurveys could affect vaccine and monoclonal antibody distribution across global populations.&quot;,&quot;publisher&quot;:&quot;Emerg Infect Dis&quot;,&quot;issue&quot;:&quot;11&quot;,&quot;volume&quot;:&quot;28&quot;,&quot;container-title-short&quot;:&quot;Emerg Infect Dis&quot;},&quot;isTemporary&quot;:false},{&quot;id&quot;:&quot;efb1af83-961e-36f0-81ff-72b4a96aa3b2&quot;,&quot;itemData&quot;:{&quot;type&quot;:&quot;article-journal&quot;,&quot;id&quot;:&quot;efb1af83-961e-36f0-81ff-72b4a96aa3b2&quot;,&quot;title&quot;:&quot;Prevalence and functional profile of SARS-CoV-2 T cells in asymptomatic Kenyan adults&quot;,&quot;author&quot;:[{&quot;family&quot;:&quot;Samandari&quot;,&quot;given&quot;:&quot;Taraz&quot;,&quot;parse-names&quot;:false,&quot;dropping-particle&quot;:&quot;&quot;,&quot;non-dropping-particle&quot;:&quot;&quot;},{&quot;family&quot;:&quot;Ongalo&quot;,&quot;given&quot;:&quot;Joshua B.&quot;,&quot;parse-names&quot;:false,&quot;dropping-particle&quot;:&quot;&quot;,&quot;non-dropping-particle&quot;:&quot;&quot;},{&quot;family&quot;:&quot;McCarthy&quot;,&quot;given&quot;:&quot;Kimberly D.&quot;,&quot;parse-names&quot;:false,&quot;dropping-particle&quot;:&quot;&quot;,&quot;non-dropping-particle&quot;:&quot;&quot;},{&quot;family&quot;:&quot;Biegon&quot;,&quot;given&quot;:&quot;Richard K.&quot;,&quot;parse-names&quot;:false,&quot;dropping-particle&quot;:&quot;&quot;,&quot;non-dropping-particle&quot;:&quot;&quot;},{&quot;family&quot;:&quot;Madiega&quot;,&quot;given&quot;:&quot;Philister A.&quot;,&quot;parse-names&quot;:false,&quot;dropping-particle&quot;:&quot;&quot;,&quot;non-dropping-particle&quot;:&quot;&quot;},{&quot;family&quot;:&quot;Mithika&quot;,&quot;given&quot;:&quot;Anne&quot;,&quot;parse-names&quot;:false,&quot;dropping-particle&quot;:&quot;&quot;,&quot;non-dropping-particle&quot;:&quot;&quot;},{&quot;family&quot;:&quot;Orinda&quot;,&quot;given&quot;:&quot;Joseph&quot;,&quot;parse-names&quot;:false,&quot;dropping-particle&quot;:&quot;&quot;,&quot;non-dropping-particle&quot;:&quot;&quot;},{&quot;family&quot;:&quot;Mboya&quot;,&quot;given&quot;:&quot;Grace M.&quot;,&quot;parse-names&quot;:false,&quot;dropping-particle&quot;:&quot;&quot;,&quot;non-dropping-particle&quot;:&quot;&quot;},{&quot;family&quot;:&quot;Mwaura&quot;,&quot;given&quot;:&quot;Patrick&quot;,&quot;parse-names&quot;:false,&quot;dropping-particle&quot;:&quot;&quot;,&quot;non-dropping-particle&quot;:&quot;&quot;},{&quot;family&quot;:&quot;Anzala&quot;,&quot;given&quot;:&quot;Omu&quot;,&quot;parse-names&quot;:false,&quot;dropping-particle&quot;:&quot;&quot;,&quot;non-dropping-particle&quot;:&quot;&quot;},{&quot;family&quot;:&quot;Onyango&quot;,&quot;given&quot;:&quot;Clayton&quot;,&quot;parse-names&quot;:false,&quot;dropping-particle&quot;:&quot;&quot;,&quot;non-dropping-particle&quot;:&quot;&quot;},{&quot;family&quot;:&quot;Oluoch&quot;,&quot;given&quot;:&quot;Fredrick O.&quot;,&quot;parse-names&quot;:false,&quot;dropping-particle&quot;:&quot;&quot;,&quot;non-dropping-particle&quot;:&quot;&quot;},{&quot;family&quot;:&quot;Osoro&quot;,&quot;given&quot;:&quot;Eric&quot;,&quot;parse-names&quot;:false,&quot;dropping-particle&quot;:&quot;&quot;,&quot;non-dropping-particle&quot;:&quot;&quot;},{&quot;family&quot;:&quot;Dutertre&quot;,&quot;given&quot;:&quot;Charles Antoine&quot;,&quot;parse-names&quot;:false,&quot;dropping-particle&quot;:&quot;&quot;,&quot;non-dropping-particle&quot;:&quot;&quot;},{&quot;family&quot;:&quot;Tan&quot;,&quot;given&quot;:&quot;Nicole&quot;,&quot;parse-names&quot;:false,&quot;dropping-particle&quot;:&quot;&quot;,&quot;non-dropping-particle&quot;:&quot;&quot;},{&quot;family&quot;:&quot;Hang&quot;,&quot;given&quot;:&quot;Shou Kit&quot;,&quot;parse-names&quot;:false,&quot;dropping-particle&quot;:&quot;&quot;,&quot;non-dropping-particle&quot;:&quot;&quot;},{&quot;family&quot;:&quot;Hariharaputran&quot;,&quot;given&quot;:&quot;Smrithi&quot;,&quot;parse-names&quot;:false,&quot;dropping-particle&quot;:&quot;&quot;,&quot;non-dropping-particle&quot;:&quot;&quot;},{&quot;family&quot;:&quot;Lye&quot;,&quot;given&quot;:&quot;David C.&quot;,&quot;parse-names&quot;:false,&quot;dropping-particle&quot;:&quot;&quot;,&quot;non-dropping-particle&quot;:&quot;&quot;},{&quot;family&quot;:&quot;Herman-Roloff&quot;,&quot;given&quot;:&quot;Amy&quot;,&quot;parse-names&quot;:false,&quot;dropping-particle&quot;:&quot;&quot;,&quot;non-dropping-particle&quot;:&quot;&quot;},{&quot;family&quot;:&quot;Bert&quot;,&quot;given&quot;:&quot;Nina&quot;,&quot;parse-names&quot;:false,&quot;dropping-particle&quot;:&quot;&quot;,&quot;non-dropping-particle&quot;:&quot;Le&quot;},{&quot;family&quot;:&quot;Bertoletti&quot;,&quot;given&quot;:&quot;Antonio&quot;,&quot;parse-names&quot;:false,&quot;dropping-particle&quot;:&quot;&quot;,&quot;non-dropping-particle&quot;:&quot;&quot;}],&quot;container-title&quot;:&quot;The Journal of Clinical Investigation&quot;,&quot;accessed&quot;:{&quot;date-parts&quot;:[[2024,5,13]]},&quot;DOI&quot;:&quot;10.1172/JCI170011&quot;,&quot;ISSN&quot;:&quot;15588238&quot;,&quot;PMID&quot;:&quot;37219944&quot;,&quot;URL&quot;:&quot;/pmc/articles/PMC10313370/&quot;,&quot;issued&quot;:{&quot;date-parts&quot;:[[2023,7,7]]},&quot;abstract&quot;:&quot;BACKGROUND. SARS-CoV-2 infection in Africa has been characterized by a less severe disease profile than what has been observed elsewhere, but the profile of SARS-CoV-2-specific adaptive immunity in these mainly asymptomatic patients has not, to our knowledge, been analyzed. METHODS. We collected blood samples from residents of rural Kenya (n = 80), who had not experienced any respiratory symptoms or had contact with individuals with COVID-19 and had not received COVID-19 vaccines. We analyzed spike-specific antibodies and T cells specific for SARS-CoV-2 structural (membrane, nucleocapsid, and spike) and accessory (ORF3a, ORF7, ORF8) proteins. Pre-pandemic blood samples collected in Nairobi (n = 13) and blood samples from mild-to-moderately symptomatic COVID-19 convalescent patients (n = 36) living in the urban environment of Singapore were also studied. RESULTS. Among asymptomatic Africans, we detected anti-spike antibodies in 41.0% of the samples and T cell responses against 2 or more SARS-CoV-2 proteins in 82.5% of samples examined. Such a pattern was absent in the pre-pandemic samples. Furthermore, distinct from cellular immunity in European and Asian COVID-19 convalescents, we observed strong T cell immunogenicity against viral accessory proteins (ORF3a, ORF8) but not structural proteins, as well as a higher IL-10/ IFN-γ cytokine ratio profile. CONCLUSIONS. The high incidence of T cell responses against different SARS-CoV-2 proteins in seronegative participants suggests that serosurveys underestimate SARS-CoV-2 prevalence in settings where asymptomatic infections prevail. The functional and antigen-specific profile of SARS-CoV-2-specific T cells in African individuals suggests that environmental factors can play a role in the development of protective antiviral immunity.&quot;,&quot;publisher&quot;:&quot;American Society for Clinical Investigation&quot;,&quot;issue&quot;:&quot;13&quot;,&quot;volume&quot;:&quot;133&quot;,&quot;container-title-short&quot;:&quot;J Clin Invest&quot;},&quot;isTemporary&quot;:false},{&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container-title-short&quot;:&quot;Front Immunol&quot;},&quot;isTemporary&quot;:false},{&quot;id&quot;:&quot;da02cc62-c136-3338-bcd7-8627d0593f0c&quot;,&quot;itemData&quot;:{&quot;type&quot;:&quot;article-journal&quot;,&quot;id&quot;:&quot;da02cc62-c136-3338-bcd7-8627d0593f0c&quot;,&quot;title&quot;:&quot;Evaluating immunohaematological profile among COVID-19 active infection and recovered patients in Ghana&quot;,&quot;author&quot;:[{&quot;family&quot;:&quot;Konlaan&quot;,&quot;given&quot;:&quot;Yatik&quot;,&quot;parse-names&quot;:false,&quot;dropping-particle&quot;:&quot;&quot;,&quot;non-dropping-particle&quot;:&quot;&quot;},{&quot;family&quot;:&quot;Sakyi&quot;,&quot;given&quot;:&quot;Samuel Asamoah&quot;,&quot;parse-names&quot;:false,&quot;dropping-particle&quot;:&quot;&quot;,&quot;non-dropping-particle&quot;:&quot;&quot;},{&quot;family&quot;:&quot;Asare&quot;,&quot;given&quot;:&quot;Kwame Kumi&quot;,&quot;parse-names&quot;:false,&quot;dropping-particle&quot;:&quot;&quot;,&quot;non-dropping-particle&quot;:&quot;&quot;},{&quot;family&quot;:&quot;Barnie&quot;,&quot;given&quot;:&quot;Prince Amoah&quot;,&quot;parse-names&quot;:false,&quot;dropping-particle&quot;:&quot;&quot;,&quot;non-dropping-particle&quot;:&quot;&quot;},{&quot;family&quot;:&quot;Opoku&quot;,&quot;given&quot;:&quot;Stephen&quot;,&quot;parse-names&quot;:false,&quot;dropping-particle&quot;:&quot;&quot;,&quot;non-dropping-particle&quot;:&quot;&quot;},{&quot;family&quot;:&quot;Nakotey&quot;,&quot;given&quot;:&quot;Gideon Kwesi&quot;,&quot;parse-names&quot;:false,&quot;dropping-particle&quot;:&quot;&quot;,&quot;non-dropping-particle&quot;:&quot;&quot;},{&quot;family&quot;:&quot;Nuvor&quot;,&quot;given&quot;:&quot;Samuel Victor&quot;,&quot;parse-names&quot;:false,&quot;dropping-particle&quot;:&quot;&quot;,&quot;non-dropping-particle&quot;:&quot;&quot;},{&quot;family&quot;:&quot;Amoani&quot;,&quot;given&quot;:&quot;Benjamin&quot;,&quot;parse-names&quot;:false,&quot;dropping-particle&quot;:&quot;&quot;,&quot;non-dropping-particle&quot;:&quot;&quot;}],&quot;container-title&quot;:&quot;PLoS ONE&quot;,&quot;accessed&quot;:{&quot;date-parts&quot;:[[2024,5,17]]},&quot;DOI&quot;:&quot;10.1371/JOURNAL.PONE.0273969&quot;,&quot;ISSN&quot;:&quot;19326203&quot;,&quot;PMID&quot;:&quot;36094915&quot;,&quot;URL&quot;:&quot;/pmc/articles/PMC9467340/&quot;,&quot;issued&quot;:{&quot;date-parts&quot;:[[2022,9,1]]},&quot;abstract&quot;:&quot;Introduction The rapid spread of COVID-19 has been a global public health problem and it is yet to be put under control. Active COVID-19 is associated with unrestrained secretion of pro-inflammatory cytokines and imbalances in haematological profile including anaemia, leukocytosis and thrombocytopaenia. However, the haematological profile and immune status following recovery from COVID-19 has not been recognized. We evaluated the immunohaematological profile among COVID-19 patients with active infection, recovered cases and unexposed healthy individuals in the Ashanti region of Ghana. Methodology A total of 95 adult participants, consisting of 35 positive, 30 recovered and 30 unexposed COVID-19 negative individuals confirmed by RT-PCR were recruited for the study. All the patients had the complete blood count performed using the haematological analyzer Sysmex XN-1500. Their plasma cytokine levels of interleukin (IL)-1β, IL-6, IL-10, IL-17, tumour necrosis factor-alpha (TNF-α) and interferon gamma (IFN-γ) were analysed using ELISA. Statistical analyses were performed on R statistical software. Result The Patients with COVID-19 active infection had significantly higher levels of IL10 (181 ±6.14 pg/mL vs 155.00±14.32 pg/mL vs 158.80±11.70 pg/mL, p = 0.038), WBC count (5.5 ±0.4 x109 /L vs 4.5±0.6 x109 /L vs 3.8±0.5, p &lt; 0.0001) and percentage basophil (1.8±0.1% vs 0.8±0.3% vs 0.7±0.2%, p = 0.0040) but significantly lower levels of IFN-γ (110.10±9.52 pg/mL vs 142.80±5.46 pg/mL vs 140.80±6.39 pg/mL, p = 0.021), haematocrit (24.1±3.7% vs 38.3± 3.0% vs 38.5±2.2%, p &lt; 0.0001), haemoglobin concentration (9.4±0.1g/dl vs 12.5± 5.0g/dl vs 12.7±0.8, p &lt; 0.0001) and MPV (9.8±0.2fL vs 11.1±0.5fL vs 11.6±0.3fL, p &lt; 0.0001) compared to recovered and unexposed controls respectively. There were significant association between IL-1β &amp; neutrophils (r = 0.42, p&lt;0.05), IL-10 &amp; WBC (r = 0.39, p&lt;0.05), IL-10 &amp; Basophils (r = -0.51, p&lt;0.01), IL-17 &amp; Neutrophil (r = 0.39, p&lt;0.05) in the active COVID-19 cases. Conclusion COVID-19 active infection is associated with increased IL-10 and WBC with a concomitant decrease in IFN-γ and haemoglobin concentration. However, recovery from the disease is associated with immune recovery with appareantly normal haematological profile.&quot;,&quot;publisher&quot;:&quot;PLOS&quot;,&quot;issue&quot;:&quot;9&quot;,&quot;volume&quot;:&quot;17&quot;,&quot;container-title-short&quot;:&quot;PLoS One&quot;},&quot;isTemporary&quot;:false},{&quot;id&quot;:&quot;d224a897-0e62-3a41-a794-4f8e7428077c&quot;,&quot;itemData&quot;:{&quot;type&quot;:&quot;article-journal&quot;,&quot;id&quot;:&quot;d224a897-0e62-3a41-a794-4f8e7428077c&quot;,&quot;title&quot;:&quot;Cross-reactive immunity against SARS-CoV-2 N protein in Central and West Africa precedes the COVID-19 pandemic&quot;,&quot;author&quot;:[{&quot;family&quot;:&quot;Pedersen&quot;,&quot;given&quot;:&quot;Jannie&quot;,&quot;parse-names&quot;:false,&quot;dropping-particle&quot;:&quot;&quot;,&quot;non-dropping-particle&quot;:&quot;&quot;},{&quot;family&quot;:&quot;Koumakpayi&quot;,&quot;given&quot;:&quot;Ismaël Hervé&quot;,&quot;parse-names&quot;:false,&quot;dropping-particle&quot;:&quot;&quot;,&quot;non-dropping-particle&quot;:&quot;&quot;},{&quot;family&quot;:&quot;Babuadze&quot;,&quot;given&quot;:&quot;Giorgi&quot;,&quot;parse-names&quot;:false,&quot;dropping-particle&quot;:&quot;&quot;,&quot;non-dropping-particle&quot;:&quot;&quot;},{&quot;family&quot;:&quot;Baz&quot;,&quot;given&quot;:&quot;Mariana&quot;,&quot;parse-names&quot;:false,&quot;dropping-particle&quot;:&quot;&quot;,&quot;non-dropping-particle&quot;:&quot;&quot;},{&quot;family&quot;:&quot;Ndiaye&quot;,&quot;given&quot;:&quot;Oumar&quot;,&quot;parse-names&quot;:false,&quot;dropping-particle&quot;:&quot;&quot;,&quot;non-dropping-particle&quot;:&quot;&quot;},{&quot;family&quot;:&quot;Faye&quot;,&quot;given&quot;:&quot;Oumar&quot;,&quot;parse-names&quot;:false,&quot;dropping-particle&quot;:&quot;&quot;,&quot;non-dropping-particle&quot;:&quot;&quot;},{&quot;family&quot;:&quot;Diagne&quot;,&quot;given&quot;:&quot;Cheikh Tidiane&quot;,&quot;parse-names&quot;:false,&quot;dropping-particle&quot;:&quot;&quot;,&quot;non-dropping-particle&quot;:&quot;&quot;},{&quot;family&quot;:&quot;Dia&quot;,&quot;given&quot;:&quot;Ndongo&quot;,&quot;parse-names&quot;:false,&quot;dropping-particle&quot;:&quot;&quot;,&quot;non-dropping-particle&quot;:&quot;&quot;},{&quot;family&quot;:&quot;Naghibosadat&quot;,&quot;given&quot;:&quot;Maedeh&quot;,&quot;parse-names&quot;:false,&quot;dropping-particle&quot;:&quot;&quot;,&quot;non-dropping-particle&quot;:&quot;&quot;},{&quot;family&quot;:&quot;McGeer&quot;,&quot;given&quot;:&quot;Allison&quot;,&quot;parse-names&quot;:false,&quot;dropping-particle&quot;:&quot;&quot;,&quot;non-dropping-particle&quot;:&quot;&quot;},{&quot;family&quot;:&quot;Muberaka&quot;,&quot;given&quot;:&quot;Samira&quot;,&quot;parse-names&quot;:false,&quot;dropping-particle&quot;:&quot;&quot;,&quot;non-dropping-particle&quot;:&quot;&quot;},{&quot;family&quot;:&quot;Moukandja&quot;,&quot;given&quot;:&quot;Irène P.&quot;,&quot;parse-names&quot;:false,&quot;dropping-particle&quot;:&quot;&quot;,&quot;non-dropping-particle&quot;:&quot;&quot;},{&quot;family&quot;:&quot;Ndidi&quot;,&quot;given&quot;:&quot;Stella&quot;,&quot;parse-names&quot;:false,&quot;dropping-particle&quot;:&quot;&quot;,&quot;non-dropping-particle&quot;:&quot;&quot;},{&quot;family&quot;:&quot;Tauil&quot;,&quot;given&quot;:&quot;Carlos B.&quot;,&quot;parse-names&quot;:false,&quot;dropping-particle&quot;:&quot;&quot;,&quot;non-dropping-particle&quot;:&quot;&quot;},{&quot;family&quot;:&quot;Lekana-Douki&quot;,&quot;given&quot;:&quot;Jean Bernard&quot;,&quot;parse-names&quot;:false,&quot;dropping-particle&quot;:&quot;&quot;,&quot;non-dropping-particle&quot;:&quot;&quot;},{&quot;family&quot;:&quot;Loucoubar&quot;,&quot;given&quot;:&quot;Cheikh&quot;,&quot;parse-names&quot;:false,&quot;dropping-particle&quot;:&quot;&quot;,&quot;non-dropping-particle&quot;:&quot;&quot;},{&quot;family&quot;:&quot;Faye&quot;,&quot;given&quot;:&quot;Ousmane&quot;,&quot;parse-names&quot;:false,&quot;dropping-particle&quot;:&quot;&quot;,&quot;non-dropping-particle&quot;:&quot;&quot;},{&quot;family&quot;:&quot;Sall&quot;,&quot;given&quot;:&quot;Amadou&quot;,&quot;parse-names&quot;:false,&quot;dropping-particle&quot;:&quot;&quot;,&quot;non-dropping-particle&quot;:&quot;&quot;},{&quot;family&quot;:&quot;Magalhães&quot;,&quot;given&quot;:&quot;Kelly G.&quot;,&quot;parse-names&quot;:false,&quot;dropping-particle&quot;:&quot;&quot;,&quot;non-dropping-particle&quot;:&quot;&quot;},{&quot;family&quot;:&quot;Weis&quot;,&quot;given&quot;:&quot;Nina&quot;,&quot;parse-names&quot;:false,&quot;dropping-particle&quot;:&quot;&quot;,&quot;non-dropping-particle&quot;:&quot;&quot;},{&quot;family&quot;:&quot;Kozak&quot;,&quot;given&quot;:&quot;Robert&quot;,&quot;parse-names&quot;:false,&quot;dropping-particle&quot;:&quot;&quot;,&quot;non-dropping-particle&quot;:&quot;&quot;},{&quot;family&quot;:&quot;Kobinger&quot;,&quot;given&quot;:&quot;Gary P.&quot;,&quot;parse-names&quot;:false,&quot;dropping-particle&quot;:&quot;&quot;,&quot;non-dropping-particle&quot;:&quot;&quot;},{&quot;family&quot;:&quot;Fausther-Bovendo&quot;,&quot;given&quot;:&quot;Hugues&quot;,&quot;parse-names&quot;:false,&quot;dropping-particle&quot;:&quot;&quot;,&quot;non-dropping-particle&quot;:&quot;&quot;}],&quot;container-title&quot;:&quot;Scientific Reports 2022 12:1&quot;,&quot;accessed&quot;:{&quot;date-parts&quot;:[[2024,5,17]]},&quot;DOI&quot;:&quot;10.1038/s41598-022-17241-9&quot;,&quot;ISBN&quot;:&quot;0123456789&quot;,&quot;ISSN&quot;:&quot;2045-2322&quot;,&quot;PMID&quot;:&quot;35902675&quot;,&quot;URL&quot;:&quot;https://www.nature.com/articles/s41598-022-17241-9&quot;,&quot;issued&quot;:{&quot;date-parts&quot;:[[2022,7,28]]},&quot;page&quot;:&quot;1-7&quot;,&quot;abstract&quot;:&quot;Early predictions forecasted large numbers of severe acute respiratory syndrome coronavirus (SARS-CoV-2) cases and associated deaths in Africa. To date, Africa has been relatively spared. Various hypotheses were postulated to explain the lower than anticipated impact on public health in Africa. However, the contribution of pre-existing immunity is yet to be investigated. In this study, the presence of antibodies against SARS-CoV-2 spike (S) and nucleocapsid (N) proteins in pre-pandemic samples from Africa, Europe, South and North America was examined by ELISA. The protective efficacy of N specific antibodies isolated from Central African donors was tested by in vitro neutralization and in a mouse model of SARS-CoV-2 infection. Antibodies against SARS-CoV-2 S and N proteins were rare in all populations except in Gabon and Senegal where N specific antibodies were prevalent. However, these antibodies failed to neutralize the virus either in vitro or in vivo. Overall, this study indicates that cross-reactive immunity against SARS-CoV-2 N protein was present in Africa prior to the pandemic. However, this pre-existing humoral immunity does not impact viral fitness in rodents suggesting that other human immune defense mechanisms could be involved. In Africa, seroprevalence studies using the N protein are over-estimating SARS-CoV-2 circulation.&quot;,&quot;publisher&quot;:&quot;Nature Publishing Group&quot;,&quot;issue&quot;:&quot;1&quot;,&quot;volume&quot;:&quot;12&quot;,&quot;container-title-short&quot;:&quot;&quot;},&quot;isTemporary&quot;:false},{&quot;id&quot;:&quot;5934e10f-bbaa-30e8-9a3a-78f97895d541&quot;,&quot;itemData&quot;:{&quot;type&quot;:&quot;article-journal&quot;,&quot;id&quot;:&quot;5934e10f-bbaa-30e8-9a3a-78f97895d541&quot;,&quot;title&quot;:&quot;T cell response against SARS-CoV-2 persists after one year in patients surviving severe COVID-19&quot;,&quot;author&quot;:[{&quot;family&quot;:&quot;Venet&quot;,&quot;given&quot;:&quot;Fabienne&quot;,&quot;parse-names&quot;:false,&quot;dropping-particle&quot;:&quot;&quot;,&quot;non-dropping-particle&quot;:&quot;&quot;},{&quot;family&quot;:&quot;Gossez&quot;,&quot;given&quot;:&quot;Morgane&quot;,&quot;parse-names&quot;:false,&quot;dropping-particle&quot;:&quot;&quot;,&quot;non-dropping-particle&quot;:&quot;&quot;},{&quot;family&quot;:&quot;Bidar&quot;,&quot;given&quot;:&quot;Frank&quot;,&quot;parse-names&quot;:false,&quot;dropping-particle&quot;:&quot;&quot;,&quot;non-dropping-particle&quot;:&quot;&quot;},{&quot;family&quot;:&quot;Bodinier&quot;,&quot;given&quot;:&quot;Maxime&quot;,&quot;parse-names&quot;:false,&quot;dropping-particle&quot;:&quot;&quot;,&quot;non-dropping-particle&quot;:&quot;&quot;},{&quot;family&quot;:&quot;Coudereau&quot;,&quot;given&quot;:&quot;Rémy&quot;,&quot;parse-names&quot;:false,&quot;dropping-particle&quot;:&quot;&quot;,&quot;non-dropping-particle&quot;:&quot;&quot;},{&quot;family&quot;:&quot;Lukaszewicz&quot;,&quot;given&quot;:&quot;Anne Claire&quot;,&quot;parse-names&quot;:false,&quot;dropping-particle&quot;:&quot;&quot;,&quot;non-dropping-particle&quot;:&quot;&quot;},{&quot;family&quot;:&quot;Tardiveau&quot;,&quot;given&quot;:&quot;Claire&quot;,&quot;parse-names&quot;:false,&quot;dropping-particle&quot;:&quot;&quot;,&quot;non-dropping-particle&quot;:&quot;&quot;},{&quot;family&quot;:&quot;Brengel-Pesce&quot;,&quot;given&quot;:&quot;Karen&quot;,&quot;parse-names&quot;:false,&quot;dropping-particle&quot;:&quot;&quot;,&quot;non-dropping-particle&quot;:&quot;&quot;},{&quot;family&quot;:&quot;Cheynet&quot;,&quot;given&quot;:&quot;Valérie&quot;,&quot;parse-names&quot;:false,&quot;dropping-particle&quot;:&quot;&quot;,&quot;non-dropping-particle&quot;:&quot;&quot;},{&quot;family&quot;:&quot;Cazalis&quot;,&quot;given&quot;:&quot;Marie Angélique&quot;,&quot;parse-names&quot;:false,&quot;dropping-particle&quot;:&quot;&quot;,&quot;non-dropping-particle&quot;:&quot;&quot;},{&quot;family&quot;:&quot;Pescarmona&quot;,&quot;given&quot;:&quot;Rémi&quot;,&quot;parse-names&quot;:false,&quot;dropping-particle&quot;:&quot;&quot;,&quot;non-dropping-particle&quot;:&quot;&quot;},{&quot;family&quot;:&quot;Garnier&quot;,&quot;given&quot;:&quot;Lorna&quot;,&quot;parse-names&quot;:false,&quot;dropping-particle&quot;:&quot;&quot;,&quot;non-dropping-particle&quot;:&quot;&quot;},{&quot;family&quot;:&quot;Ortillon&quot;,&quot;given&quot;:&quot;Marine&quot;,&quot;parse-names&quot;:false,&quot;dropping-particle&quot;:&quot;&quot;,&quot;non-dropping-particle&quot;:&quot;&quot;},{&quot;family&quot;:&quot;Buisson&quot;,&quot;given&quot;:&quot;Marielle&quot;,&quot;parse-names&quot;:false,&quot;dropping-particle&quot;:&quot;&quot;,&quot;non-dropping-particle&quot;:&quot;&quot;},{&quot;family&quot;:&quot;Bouscambert-Duchamp&quot;,&quot;given&quot;:&quot;Maude&quot;,&quot;parse-names&quot;:false,&quot;dropping-particle&quot;:&quot;&quot;,&quot;non-dropping-particle&quot;:&quot;&quot;},{&quot;family&quot;:&quot;Morfin-Sherpa&quot;,&quot;given&quot;:&quot;Florence&quot;,&quot;parse-names&quot;:false,&quot;dropping-particle&quot;:&quot;&quot;,&quot;non-dropping-particle&quot;:&quot;&quot;},{&quot;family&quot;:&quot;Casalegno&quot;,&quot;given&quot;:&quot;Jean Sébastien&quot;,&quot;parse-names&quot;:false,&quot;dropping-particle&quot;:&quot;&quot;,&quot;non-dropping-particle&quot;:&quot;&quot;},{&quot;family&quot;:&quot;Conti&quot;,&quot;given&quot;:&quot;Filippo&quot;,&quot;parse-names&quot;:false,&quot;dropping-particle&quot;:&quot;&quot;,&quot;non-dropping-particle&quot;:&quot;&quot;},{&quot;family&quot;:&quot;Rimmelé&quot;,&quot;given&quot;:&quot;Thomas&quot;,&quot;parse-names&quot;:false,&quot;dropping-particle&quot;:&quot;&quot;,&quot;non-dropping-particle&quot;:&quot;&quot;},{&quot;family&quot;:&quot;Argaud&quot;,&quot;given&quot;:&quot;Laurent&quot;,&quot;parse-names&quot;:false,&quot;dropping-particle&quot;:&quot;&quot;,&quot;non-dropping-particle&quot;:&quot;&quot;},{&quot;family&quot;:&quot;Cour&quot;,&quot;given&quot;:&quot;Martin&quot;,&quot;parse-names&quot;:false,&quot;dropping-particle&quot;:&quot;&quot;,&quot;non-dropping-particle&quot;:&quot;&quot;},{&quot;family&quot;:&quot;Saadatian-Elahi&quot;,&quot;given&quot;:&quot;Mitra&quot;,&quot;parse-names&quot;:false,&quot;dropping-particle&quot;:&quot;&quot;,&quot;non-dropping-particle&quot;:&quot;&quot;},{&quot;family&quot;:&quot;Henaff&quot;,&quot;given&quot;:&quot;Laetitia&quot;,&quot;parse-names&quot;:false,&quot;dropping-particle&quot;:&quot;&quot;,&quot;non-dropping-particle&quot;:&quot;&quot;},{&quot;family&quot;:&quot;Vanhems&quot;,&quot;given&quot;:&quot;Philippe&quot;,&quot;parse-names&quot;:false,&quot;dropping-particle&quot;:&quot;&quot;,&quot;non-dropping-particle&quot;:&quot;&quot;},{&quot;family&quot;:&quot;Monneret&quot;,&quot;given&quot;:&quot;Guillaume&quot;,&quot;parse-names&quot;:false,&quot;dropping-particle&quot;:&quot;&quot;,&quot;non-dropping-particle&quot;:&quot;&quot;}],&quot;container-title&quot;:&quot;EBioMedicine&quot;,&quot;accessed&quot;:{&quot;date-parts&quot;:[[2024,10,5]]},&quot;DOI&quot;:&quot;10.1016/J.EBIOM.2022.103967&quot;,&quot;ISSN&quot;:&quot;2352-3964&quot;,&quot;PMID&quot;:&quot;35349827&quot;,&quot;URL&quot;:&quot;https://pubmed.ncbi.nlm.nih.gov/35349827/&quot;,&quot;issued&quot;:{&quot;date-parts&quot;:[[2022,4,1]]},&quot;abstract&quot;:&quot;Background: In critically ill COVID-19 patients, the initial response to SARS-CoV-2 infection is characterized by major immune dysfunctions. The capacity of these severe patients to mount a robust and persistent SARS-CoV-2 specific T cell response despite the presence of severe immune alterations during the ICU stay is unknown. Methods: Critically ill COVID-19 patients were sampled five times during the ICU stay and 9 and 13 months afterwards. Immune monitoring included counts of lymphocyte subpopulations, HLA-DR expression on monocytes, plasma IL-6 and IL-10 concentrations, anti-SARS-CoV-2 IgG levels and T cell proliferation in response to three SARS-CoV-2 antigens. Findings: Despite the presence of major lymphopenia and decreased monocyte HLA-DR expression during the ICU stay, convalescent critically ill COVID-19 patients consistently generated adaptive and humoral immune responses against SARS-CoV-2 maintained for more than one year after hospital discharge. Patients with long hospital stays presented with stronger anti-SARS-CoV-2 specific T cell response but no difference in anti-SARS-CoV2 IgG levels. Interpretation: Convalescent critically ill COVID-19 patients consistently generated a memory immune response against SARS-CoV-2 maintained for more than one year after hospital discharge. In recovered individuals, the intensity of SARS-CoV-2 specific T cell response was dependent on length of hospital stay. Funding: This observational study was supported by funds from the Hospices Civils de Lyon, Fondation HCL, Claude Bernard Lyon 1 University and Région Auvergne Rhône-Alpes and by partial funding by REACTing (Research and ACTion targeting emerging infectious diseases) INSERM, France and a donation from Fondation AnBer (http://fondationanber.fr/).&quot;,&quot;publisher&quot;:&quot;EBioMedicine&quot;,&quot;volume&quot;:&quot;78&quot;,&quot;container-title-short&quot;:&quot;EBioMedicine&quot;},&quot;isTemporary&quot;:false},{&quot;id&quot;:&quot;5fa05c17-7f32-3981-9401-043c30ca463a&quot;,&quot;itemData&quot;:{&quot;type&quot;:&quot;article-journal&quot;,&quot;id&quot;:&quot;5fa05c17-7f32-3981-9401-043c30ca463a&quot;,&quot;title&quot;:&quot;Serum Cytokine and Chemokine Profile in Relation to the Severity of Coronavirus Disease 2019 in China&quot;,&quot;author&quot;:[{&quot;family&quot;:&quot;Chi&quot;,&quot;given&quot;:&quot;Ying&quot;,&quot;parse-names&quot;:false,&quot;dropping-particle&quot;:&quot;&quot;,&quot;non-dropping-particle&quot;:&quot;&quot;},{&quot;family&quot;:&quot;Ge&quot;,&quot;given&quot;:&quot;Yiyue&quot;,&quot;parse-names&quot;:false,&quot;dropping-particle&quot;:&quot;&quot;,&quot;non-dropping-particle&quot;:&quot;&quot;},{&quot;family&quot;:&quot;Wu&quot;,&quot;given&quot;:&quot;Bin&quot;,&quot;parse-names&quot;:false,&quot;dropping-particle&quot;:&quot;&quot;,&quot;non-dropping-particle&quot;:&quot;&quot;},{&quot;family&quot;:&quot;Zhang&quot;,&quot;given&quot;:&quot;Wenshuai&quot;,&quot;parse-names&quot;:false,&quot;dropping-particle&quot;:&quot;&quot;,&quot;non-dropping-particle&quot;:&quot;&quot;},{&quot;family&quot;:&quot;Wu&quot;,&quot;given&quot;:&quot;Tao&quot;,&quot;parse-names&quot;:false,&quot;dropping-particle&quot;:&quot;&quot;,&quot;non-dropping-particle&quot;:&quot;&quot;},{&quot;family&quot;:&quot;Wen&quot;,&quot;given&quot;:&quot;Tian&quot;,&quot;parse-names&quot;:false,&quot;dropping-particle&quot;:&quot;&quot;,&quot;non-dropping-particle&quot;:&quot;&quot;},{&quot;family&quot;:&quot;Liu&quot;,&quot;given&quot;:&quot;Jingxian&quot;,&quot;parse-names&quot;:false,&quot;dropping-particle&quot;:&quot;&quot;,&quot;non-dropping-particle&quot;:&quot;&quot;},{&quot;family&quot;:&quot;Guo&quot;,&quot;given&quot;:&quot;Xiling&quot;,&quot;parse-names&quot;:false,&quot;dropping-particle&quot;:&quot;&quot;,&quot;non-dropping-particle&quot;:&quot;&quot;},{&quot;family&quot;:&quot;Huang&quot;,&quot;given&quot;:&quot;Chao&quot;,&quot;parse-names&quot;:false,&quot;dropping-particle&quot;:&quot;&quot;,&quot;non-dropping-particle&quot;:&quot;&quot;},{&quot;family&quot;:&quot;Jiao&quot;,&quot;given&quot;:&quot;Yongjun&quot;,&quot;parse-names&quot;:false,&quot;dropping-particle&quot;:&quot;&quot;,&quot;non-dropping-particle&quot;:&quot;&quot;},{&quot;family&quot;:&quot;Zhu&quot;,&quot;given&quot;:&quot;Fengcai&quot;,&quot;parse-names&quot;:false,&quot;dropping-particle&quot;:&quot;&quot;,&quot;non-dropping-particle&quot;:&quot;&quot;},{&quot;family&quot;:&quot;Zhu&quot;,&quot;given&quot;:&quot;Baoli&quot;,&quot;parse-names&quot;:false,&quot;dropping-particle&quot;:&quot;&quot;,&quot;non-dropping-particle&quot;:&quot;&quot;},{&quot;family&quot;:&quot;Cui&quot;,&quot;given&quot;:&quot;Lunbiao&quot;,&quot;parse-names&quot;:false,&quot;dropping-particle&quot;:&quot;&quot;,&quot;non-dropping-particle&quot;:&quot;&quot;}],&quot;container-title&quot;:&quot;The Journal of Infectious Diseases&quot;,&quot;accessed&quot;:{&quot;date-parts&quot;:[[2024,10,5]]},&quot;DOI&quot;:&quot;10.1093/INFDIS/JIAA363&quot;,&quot;ISSN&quot;:&quot;15376613&quot;,&quot;PMID&quot;:&quot;32563194&quot;,&quot;URL&quot;:&quot;/pmc/articles/PMC7337752/&quot;,&quot;issued&quot;:{&quot;date-parts&quot;:[[2020,9,9]]},&quot;page&quot;:&quot;746&quot;,&quot;abstract&quot;:&quot;Coronavirus disease 2019 (COVID-19) is an emerging infectious disease caused by severe acute respiratory syndrome coronavirus 2 (SARS-CoV-2). We investigated the serum cytokine and chemokine levels in asymptomatic, mild, moderate, severe, and convalescent SARS-CoV-2-infected cases. Proinflammatory cytokine and chemokine production induced by SARS-CoV-2 were observed not only in symptomatic patients but also in asymptomatic cases, and returned to normal after recovery. IL-6, IL-7, IL-10, IL-18, G-CSF, M-CSF, MCP-1, MCP-3, IP-10, MIG, and MIP-1α were found to be associated with the severity of COVID-19. Moreover, a set of cytokine and chemokine profiles were significantly higher in SARS-CoV-2-infected male than female patients. The serum levels of MCP-1, G-CSF, and VEGF were weakly and positively correlated with viral titers. We suggest that combinatorial analysis of serum cytokines and chemokines with clinical classification may contribute to evaluation of the severity of COVID-19 and optimize the therapeutic strategies.&quot;,&quot;publisher&quot;:&quot;Oxford University Press&quot;,&quot;issue&quot;:&quot;5&quot;,&quot;volume&quot;:&quot;222&quot;,&quot;container-title-short&quot;:&quot;J Infect Dis&quot;},&quot;isTemporary&quot;:false}]},{&quot;citationID&quot;:&quot;MENDELEY_CITATION_9857115b-3efa-453f-bc1a-bb2a7c404d8b&quot;,&quot;properties&quot;:{&quot;noteIndex&quot;:0},&quot;isEdited&quot;:false,&quot;manualOverride&quot;:{&quot;isManuallyOverridden&quot;:false,&quot;citeprocText&quot;:&quot;[9–11,13,14,17–20,22,23,28]&quot;,&quot;manualOverrideText&quot;:&quot;&quot;},&quot;citationTag&quot;:&quot;MENDELEY_CITATION_v3_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b3BwZSIsImdpdmVuIjoiTGlzYSBLLiIsInBhcnNlLW5hbWVzIjpmYWxzZSwiZHJvcHBpbmctcGFydGljbGUiOiIiLCJub24tZHJvcHBpbmctcGFydGljbGUiOiIifSx7ImZhbWlseSI6IlBlw7FhIiwiZ2l2ZW4iOiJQaG9lYmUgQi4iLCJwYXJzZS1uYW1lcyI6ZmFsc2UsImRyb3BwaW5nLXBhcnRpY2xlIjoiIiwibm9uLWRyb3BwaW5nLXBhcnRpY2xlIjoiIn0seyJmYW1pbHkiOiJQcml2YXR0IiwiZ2l2ZW4iOiJTYXJhIFIuIiwicGFyc2UtbmFtZXMiOmZhbHNlLCJkcm9wcGluZy1wYXJ0aWNsZSI6IiIsIm5vbi1kcm9wcGluZy1wYXJ0aWNsZSI6IiJ9LHsiZmFtaWx5IjoiQmVubmV0dCIsImdpdmVuIjoiU3lkbmV5IEo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&quot;,&quot;citationItems&quot;:[{&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container-title-short&quot;:&quot;PLoS One&quot;},&quot;isTemporary&quot;:false},{&quot;id&quot;:&quot;6f524456-becf-3294-add0-57b364dca8da&quot;,&quot;itemData&quot;:{&quot;type&quot;:&quot;article-journal&quot;,&quot;id&quot;:&quot;6f524456-becf-3294-add0-57b364dca8da&quot;,&quot;title&quot;:&quot;Cross-Reactive Antibodies to SARS-CoV-2 and MERS-CoV in Pre-COVID-19 Blood Samples from Sierra Leoneans&quot;,&quot;author&quot;:[{&quot;family&quot;:&quot;Borrega&quot;,&quot;given&quot;:&quot;Rodrigo&quot;,&quot;parse-names&quot;:false,&quot;dropping-particle&quot;:&quot;&quot;,&quot;non-dropping-particle&quot;:&quot;&quot;},{&quot;family&quot;:&quot;Nelson&quot;,&quot;given&quot;:&quot;Diana K.S.&quot;,&quot;parse-names&quot;:false,&quot;dropping-particle&quot;:&quot;&quot;,&quot;non-dropping-particle&quot;:&quot;&quot;},{&quot;family&quot;:&quot;Koval&quot;,&quot;given&quot;:&quot;Anatoliy P.&quot;,&quot;parse-names&quot;:false,&quot;dropping-particle&quot;:&quot;&quot;,&quot;non-dropping-particle&quot;:&quot;&quot;},{&quot;family&quot;:&quot;Bond&quot;,&quot;given&quot;:&quot;Nell G.&quot;,&quot;parse-names&quot;:false,&quot;dropping-particle&quot;:&quot;&quot;,&quot;non-dropping-particle&quot;:&quot;&quot;},{&quot;family&quot;:&quot;Heinrich&quot;,&quot;given&quot;:&quot;Megan L.&quot;,&quot;parse-names&quot;:false,&quot;dropping-particle&quot;:&quot;&quot;,&quot;non-dropping-particle&quot;:&quot;&quot;},{&quot;family&quot;:&quot;Rowland&quot;,&quot;given&quot;:&quot;Megan M.&quot;,&quot;parse-names&quot;:false,&quot;dropping-particle&quot;:&quot;&quot;,&quot;non-dropping-particle&quot;:&quot;&quot;},{&quot;family&quot;:&quot;Lathigra&quot;,&quot;given&quot;:&quot;Raju&quot;,&quot;parse-names&quot;:false,&quot;dropping-particle&quot;:&quot;&quot;,&quot;non-dropping-particle&quot;:&quot;&quot;},{&quot;family&quot;:&quot;Bush&quot;,&quot;given&quot;:&quot;Duane J.&quot;,&quot;parse-names&quot;:false,&quot;dropping-particle&quot;:&quot;&quot;,&quot;non-dropping-particle&quot;:&quot;&quot;},{&quot;family&quot;:&quot;Aimukanova&quot;,&quot;given&quot;:&quot;Irina&quot;,&quot;parse-names&quot;:false,&quot;dropping-particle&quot;:&quot;&quot;,&quot;non-dropping-particle&quot;:&quot;&quot;},{&quot;family&quot;:&quot;Phinney&quot;,&quot;given&quot;:&quot;Whitney N.&quot;,&quot;parse-names&quot;:false,&quot;dropping-particle&quot;:&quot;&quot;,&quot;non-dropping-particle&quot;:&quot;&quot;},{&quot;family&quot;:&quot;Koval&quot;,&quot;given&quot;:&quot;Sophia A.&quot;,&quot;parse-names&quot;:false,&quot;dropping-particle&quot;:&quot;&quot;,&quot;non-dropping-particle&quot;:&quot;&quot;},{&quot;family&quot;:&quot;Hoffmann&quot;,&quot;given&quot;:&quot;Andrew R.&quot;,&quot;parse-names&quot;:false,&quot;dropping-particle&quot;:&quot;&quot;,&quot;non-dropping-particle&quot;:&quot;&quot;},{&quot;family&quot;:&quot;Smither&quot;,&quot;given&quot;:&quot;Allison R.&quot;,&quot;parse-names&quot;:false,&quot;dropping-particle&quot;:&quot;&quot;,&quot;non-dropping-particle&quot;:&quot;&quot;},{&quot;family&quot;:&quot;Bell-Kareem&quot;,&quot;given&quot;:&quot;Antoinette R.&quot;,&quot;parse-names&quot;:false,&quot;dropping-particle&quot;:&quot;&quot;,&quot;non-dropping-particle&quot;:&quot;&quot;},{&quot;family&quot;:&quot;Melnik&quot;,&quot;given&quot;:&quot;Lilia I.&quot;,&quot;parse-names&quot;:false,&quot;dropping-particle&quot;:&quot;&quot;,&quot;non-dropping-particle&quot;:&quot;&quot;},{&quot;family&quot;:&quot;Genemaras&quot;,&quot;given&quot;:&quot;Kaylynn J.&quot;,&quot;parse-names&quot;:false,&quot;dropping-particle&quot;:&quot;&quot;,&quot;non-dropping-particle&quot;:&quot;&quot;},{&quot;family&quot;:&quot;Chao&quot;,&quot;given&quot;:&quot;Karissa&quot;,&quot;parse-names&quot;:false,&quot;dropping-particle&quot;:&quot;&quot;,&quot;non-dropping-particle&quot;:&quot;&quot;},{&quot;family&quot;:&quot;Snarski&quot;,&quot;given&quot;:&quot;Patricia&quot;,&quot;parse-names&quot;:false,&quot;dropping-particle&quot;:&quot;&quot;,&quot;non-dropping-particle&quot;:&quot;&quot;},{&quot;family&quot;:&quot;Melton&quot;,&quot;given&quot;:&quot;Alexandra B.&quot;,&quot;parse-names&quot;:false,&quot;dropping-particle&quot;:&quot;&quot;,&quot;non-dropping-particle&quot;:&quot;&quot;},{&quot;family&quot;:&quot;Harrell&quot;,&quot;given&quot;:&quot;Jaikin E.&quot;,&quot;parse-names&quot;:false,&quot;dropping-particle&quot;:&quot;&quot;,&quot;non-dropping-particle&quot;:&quot;&quot;},{&quot;family&quot;:&quot;Smira&quot;,&quot;given&quot;:&quot;Ashley A.&quot;,&quot;parse-names&quot;:false,&quot;dropping-particle&quot;:&quot;&quot;,&quot;non-dropping-particle&quot;:&quot;&quot;},{&quot;family&quot;:&quot;Elliott&quot;,&quot;given&quot;:&quot;Debra H.&quot;,&quot;parse-names&quot;:false,&quot;dropping-particle&quot;:&quot;&quot;,&quot;non-dropping-particle&quot;:&quot;&quot;},{&quot;family&quot;:&quot;Rouelle&quot;,&quot;given&quot;:&quot;Julie A.&quot;,&quot;parse-names&quot;:false,&quot;dropping-particle&quot;:&quot;&quot;,&quot;non-dropping-particle&quot;:&quot;&quot;},{&quot;family&quot;:&quot;Sabino-Santos&quot;,&quot;given&quot;:&quot;Gilberto&quot;,&quot;parse-names&quot;:false,&quot;dropping-particle&quot;:&quot;&quot;,&quot;non-dropping-particle&quot;:&quot;&quot;},{&quot;family&quot;:&quot;Drouin&quot;,&quot;given&quot;:&quot;Arnaud C.&quot;,&quot;parse-names&quot;:false,&quot;dropping-particle&quot;:&quot;&quot;,&quot;non-dropping-particle&quot;:&quot;&quot;},{&quot;family&quot;:&quot;Momoh&quot;,&quot;given&quot;:&quot;Mambu&quot;,&quot;parse-names&quot;:false,&quot;dropping-particle&quot;:&quot;&quot;,&quot;non-dropping-particle&quot;:&quot;&quot;},{&quot;family&quot;:&quot;Sandi&quot;,&quot;given&quot;:&quot;John Demby&quot;,&quot;parse-names&quot;:false,&quot;dropping-particle&quot;:&quot;&quot;,&quot;non-dropping-particle&quot;:&quot;&quot;},{&quot;family&quot;:&quot;Goba&quot;,&quot;given&quot;:&quot;Augustine&quot;,&quot;parse-names&quot;:false,&quot;dropping-particle&quot;:&quot;&quot;,&quot;non-dropping-particle&quot;:&quot;&quot;},{&quot;family&quot;:&quot;Samuels&quot;,&quot;given&quot;:&quot;Robert J.&quot;,&quot;parse-names&quot;:false,&quot;dropping-particle&quot;:&quot;&quot;,&quot;non-dropping-particle&quot;:&quot;&quot;},{&quot;family&quot;:&quot;Kanneh&quot;,&quot;given&quot;:&quot;Lansana&quot;,&quot;parse-names&quot;:false,&quot;dropping-particle&quot;:&quot;&quot;,&quot;non-dropping-particle&quot;:&quot;&quot;},{&quot;family&quot;:&quot;Gbakie&quot;,&quot;given&quot;:&quot;Michael&quot;,&quot;parse-names&quot;:false,&quot;dropping-particle&quot;:&quot;&quot;,&quot;non-dropping-particle&quot;:&quot;&quot;},{&quot;family&quot;:&quot;Branco&quot;,&quot;given&quot;:&quot;Zoe L.&quot;,&quot;parse-names&quot;:false,&quot;dropping-particle&quot;:&quot;&quot;,&quot;non-dropping-particle&quot;:&quot;&quot;},{&quot;family&quot;:&quot;Shaffer&quot;,&quot;given&quot;:&quot;Jeffrey G.&quot;,&quot;parse-names&quot;:false,&quot;dropping-particle&quot;:&quot;&quot;,&quot;non-dropping-particle&quot;:&quot;&quot;},{&quot;family&quot;:&quot;Schieffelin&quot;,&quot;given&quot;:&quot;John S.&quot;,&quot;parse-names&quot;:false,&quot;dropping-particle&quot;:&quot;&quot;,&quot;non-dropping-particle&quot;:&quot;&quot;},{&quot;family&quot;:&quot;Robinson&quot;,&quot;given&quot;:&quot;James E.&quot;,&quot;parse-names&quot;:false,&quot;dropping-particle&quot;:&quot;&quot;,&quot;non-dropping-particle&quot;:&quot;&quot;},{&quot;family&quot;:&quot;Fusco&quot;,&quot;given&quot;:&quot;Dahlene N.&quot;,&quot;parse-names&quot;:false,&quot;dropping-particle&quot;:&quot;&quot;,&quot;non-dropping-particle&quot;:&quot;&quot;},{&quot;family&quot;:&quot;Sabeti&quot;,&quot;given&quot;:&quot;Pardis C.&quot;,&quot;parse-names&quot;:false,&quot;dropping-particle&quot;:&quot;&quot;,&quot;non-dropping-particle&quot;:&quot;&quot;},{&quot;family&quot;:&quot;Andersen&quot;,&quot;given&quot;:&quot;Kristian G.&quot;,&quot;parse-names&quot;:false,&quot;dropping-particle&quot;:&quot;&quot;,&quot;non-dropping-particle&quot;:&quot;&quot;},{&quot;family&quot;:&quot;Grant&quot;,&quot;given&quot;:&quot;Donald S.&quot;,&quot;parse-names&quot;:false,&quot;dropping-particle&quot;:&quot;&quot;,&quot;non-dropping-particle&quot;:&quot;&quot;},{&quot;family&quot;:&quot;Boisen&quot;,&quot;given&quot;:&quot;Matthew L.&quot;,&quot;parse-names&quot;:false,&quot;dropping-particle&quot;:&quot;&quot;,&quot;non-dropping-particle&quot;:&quot;&quot;},{&quot;family&quot;:&quot;Branco&quot;,&quot;given&quot;:&quot;Luis M.&quot;,&quot;parse-names&quot;:false,&quot;dropping-particle&quot;:&quot;&quot;,&quot;non-dropping-particle&quot;:&quot;&quot;},{&quot;family&quot;:&quot;Garry&quot;,&quot;given&quot;:&quot;Robert F.&quot;,&quot;parse-names&quot;:false,&quot;dropping-particle&quot;:&quot;&quot;,&quot;non-dropping-particle&quot;:&quot;&quot;}],&quot;container-title&quot;:&quot;Viruses&quot;,&quot;accessed&quot;:{&quot;date-parts&quot;:[[2024,10,3]]},&quot;DOI&quot;:&quot;10.3390/V13112325&quot;,&quot;ISSN&quot;:&quot;1999-4915&quot;,&quot;PMID&quot;:&quot;34835131&quot;,&quot;URL&quot;:&quot;https://pubmed.ncbi.nlm.nih.gov/34835131/&quot;,&quot;issued&quot;:{&quot;date-parts&quot;:[[2021,11,1]]},&quot;abstract&quot;:&quot;Many countries in sub-Saharan Africa have experienced lower COVID-19 caseloads and fewer deaths than countries in other regions worldwide. Under-reporting of cases and a younger population could partly account for these differences, but pre-existing immunity to coronaviruses is another potential factor. Blood samples from Sierra Leonean Lassa fever and Ebola survivors and their contacts collected before the first reported COVID-19 cases were assessed using enzyme-linked immunosorbent assays for the presence of antibodies binding to proteins of coronaviruses that infect humans. Results were compared to COVID-19 subjects and healthy blood donors from the United States. Prior to the pandemic, Sierra Leoneans had more frequent exposures than Americans to coronaviruses with epitopes that cross-react with severe acute respiratory syndrome coronavirus-2 (SARS-CoV-2), SARS-CoV, and Middle Eastern respiratory syndrome coronavirus (MERS-CoV). The percentage of Sierra Leoneans with antibodies reacting to seasonal coronaviruses was also higher than for American blood donors. Serological responses to coronaviruses by Sierra Leoneans did not differ by age or sex. Approximately a quarter of Sierra Leonian pre-pandemic blood samples had neutralizing antibodies against SARS-CoV-2 pseudovirus, while about a third neutralized MERS-CoV pseudovirus. Prior exposures to coronaviruses that induce cross-protective immunity may contribute to reduced COVID-19 cases and deaths in Sierra Leone.&quot;,&quot;publisher&quot;:&quot;Viruses&quot;,&quot;issue&quot;:&quot;11&quot;,&quot;volume&quot;:&quot;13&quot;,&quot;container-title-short&quot;:&quot;Viruses&quot;},&quot;isTemporary&quot;:false},{&quot;id&quot;:&quot;40310cef-3829-37b5-9a39-f36e0a11787e&quot;,&quot;itemData&quot;:{&quot;type&quot;:&quot;article-journal&quot;,&quot;id&quot;:&quot;40310cef-3829-37b5-9a39-f36e0a11787e&quot;,&quot;title&quot;:&quot;Pre-pandemic SARS-CoV-2-specific IFN-γ and antibody responses were low in Ugandan samples and significantly reduced in HIV-positive specimens&quot;,&quot;author&quot;:[{&quot;family&quot;:&quot;Nantambi&quot;,&quot;given&quot;:&quot;Hellen&quot;,&quot;parse-names&quot;:false,&quot;dropping-particle&quot;:&quot;&quot;,&quot;non-dropping-particle&quot;:&quot;&quot;},{&quot;family&quot;:&quot;Sembera&quot;,&quot;given&quot;:&quot;Jackson&quot;,&quot;parse-names&quot;:false,&quot;dropping-particle&quot;:&quot;&quot;,&quot;non-dropping-particle&quot;:&quot;&quot;},{&quot;family&quot;:&quot;Ankunda&quot;,&quot;given&quot;:&quot;Violet&quot;,&quot;parse-names&quot;:false,&quot;dropping-particle&quot;:&quot;&quot;,&quot;non-dropping-particle&quot;:&quot;&quot;},{&quot;family&quot;:&quot;Ssali&quot;,&quot;given&quot;:&quot;Ivan&quot;,&quot;parse-names&quot;:false,&quot;dropping-particle&quot;:&quot;&quot;,&quot;non-dropping-particle&quot;:&quot;&quot;},{&quot;family&quot;:&quot;Kalyebi&quot;,&quot;given&quot;:&quot;Arthur Watelo&quot;,&quot;parse-names&quot;:false,&quot;dropping-particle&quot;:&quot;&quot;,&quot;non-dropping-particle&quot;:&quot;&quot;},{&quot;family&quot;:&quot;Oluka&quot;,&quot;given&quot;:&quot;Gerald Kevin&quot;,&quot;parse-names&quot;:false,&quot;dropping-particle&quot;:&quot;&quot;,&quot;non-dropping-particle&quot;:&quot;&quot;},{&quot;family&quot;:&quot;Kato&quot;,&quot;given&quot;:&quot;Laban&quot;,&quot;parse-names&quot;:false,&quot;dropping-particle&quot;:&quot;&quot;,&quot;non-dropping-particle&quot;:&quot;&quot;},{&quot;family&quot;:&quot;Ubaldo&quot;,&quot;given&quot;:&quot;Bahemuka&quot;,&quot;parse-names&quot;:false,&quot;dropping-particle&quot;:&quot;&quot;,&quot;non-dropping-particle&quot;:&quot;&quot;},{&quot;family&quot;:&quot;Kibengo&quot;,&quot;given&quot;:&quot;Freddie&quot;,&quot;parse-names&quot;:false,&quot;dropping-particle&quot;:&quot;&quot;,&quot;non-dropping-particle&quot;:&quot;&quot;},{&quot;family&quot;:&quot;Katende&quot;,&quot;given&quot;:&quot;Joseph Ssebwana&quot;,&quot;parse-names&quot;:false,&quot;dropping-particle&quot;:&quot;&quot;,&quot;non-dropping-particle&quot;:&quot;&quot;},{&quot;family&quot;:&quot;Gombe&quot;,&quot;given&quot;:&quot;Be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Mugaba&quot;,&quot;given&quot;:&quot;Susan&quot;,&quot;parse-names&quot;:false,&quot;dropping-particle&quot;:&quot;&quot;,&quot;non-dropping-particle&quot;:&quot;&quot;},{&quot;family&quot;:&quot;Sande&quot;,&quot;given&quot;:&quot;Obondo James&quot;,&quot;parse-names&quot;:false,&quot;dropping-particle&quot;:&quot;&quot;,&quot;non-dropping-particle&quot;:&quot;&quot;},{&quot;family&quot;:&quot;Kaleebu&quot;,&quot;given&quot;:&quot;Pontiano&quot;,&quot;parse-names&quot;:false,&quot;dropping-particle&quot;:&quot;&quot;,&quot;non-dropping-particle&quot;:&quot;&quot;},{&quot;family&quot;:&quot;Serwanga&quot;,&quot;given&quot;:&quot;Jennifer&quot;,&quot;parse-names&quot;:false,&quot;dropping-particle&quot;:&quot;&quot;,&quot;non-dropping-particle&quot;:&quot;&quot;}],&quot;container-title&quot;:&quot;Frontiers in immunology&quot;,&quot;accessed&quot;:{&quot;date-parts&quot;:[[2024,10,3]]},&quot;DOI&quot;:&quot;10.3389/FIMMU.2023.1148877&quot;,&quot;ISSN&quot;:&quot;1664-3224&quot;,&quot;PMID&quot;:&quot;37153598&quot;,&quot;URL&quot;:&quot;https://pubmed.ncbi.nlm.nih.gov/37153598/&quot;,&quot;issued&quot;:{&quot;date-parts&quot;:[[2023]]},&quot;abstract&quot;:&quot;Introduction: We investigated whether prior SARS-CoV-2-specific IFN-γ and antibody responses in Ugandan COVID-19 pre-pandemic specimens aligned to this population's low disease severity. Methods: We used nucleoprotein (N), spike (S), NTD, RBD, envelope, membrane, SD1/2-directed IFN-γ ELISpots, and an S- and N-IgG antibody ELISA to screen for SARS-CoV-2-specific cross-reactivity. Results: HCoV-OC43-, HCoV-229E-, and SARS-CoV-2-specific IFN-γ occurred in 23, 15, and 17 of 104 specimens, respectively. Cross-reactive IgG was more common against the nucleoprotein (7/110, 15.5%; p = 0.0016, Fishers' Exact) than the spike (3/110, 2.72%). Specimens lacking anti-HuCoV antibodies had higher rates of pre-epidemic SARS-CoV-2-specific IFN-γ cross-reactivity (p-value = 0.00001, Fishers’ exact test), suggesting that exposure to additional factors not examined here might play a role. SARS-CoV-2-specific cross-reactive antibodies were significantly less common in HIV-positive specimens (p=0.017; Fishers' Exact test). Correlations between SARS-CoV-2- and HuCoV-specific IFN-γ responses were consistently weak in both HIV negative and positive specimens. Discussion: These findings support the existence of pre-epidemic SARS-CoV-2-specific cellular and humoral cross-reactivity in this population. The data do not establish that these virus-specific IFN-γ and antibody responses are entirely specific to SARS-CoV-2. Inability of the antibodies to neutralise SARS-CoV-2 implies that prior exposure did not result in immunity. Correlations between SARS-CoV-2 and HuCoV-specific responses were consistently weak, suggesting that additional variables likely contributed to the pre-epidemic cross-reactivity patterns. The data suggests that surveillance efforts based on the nucleoprotein might overestimate the exposure to SARS-CoV-2 compared to inclusion of additional targets, like the spike protein. This study, while limited in scope, suggests that HIV-positive people are less likely than HIV-negative people to produce protective antibodies against SARS-CoV-2.&quot;,&quot;publisher&quot;:&quot;Front Immunol&quot;,&quot;volume&quot;:&quot;14&quot;,&quot;container-title-short&quot;:&quot;Front Immunol&quot;},&quot;isTemporary&quot;:false},{&quot;id&quot;:&quot;d224a897-0e62-3a41-a794-4f8e7428077c&quot;,&quot;itemData&quot;:{&quot;type&quot;:&quot;article-journal&quot;,&quot;id&quot;:&quot;d224a897-0e62-3a41-a794-4f8e7428077c&quot;,&quot;title&quot;:&quot;Cross-reactive immunity against SARS-CoV-2 N protein in Central and West Africa precedes the COVID-19 pandemic&quot;,&quot;author&quot;:[{&quot;family&quot;:&quot;Pedersen&quot;,&quot;given&quot;:&quot;Jannie&quot;,&quot;parse-names&quot;:false,&quot;dropping-particle&quot;:&quot;&quot;,&quot;non-dropping-particle&quot;:&quot;&quot;},{&quot;family&quot;:&quot;Koumakpayi&quot;,&quot;given&quot;:&quot;Ismaël Hervé&quot;,&quot;parse-names&quot;:false,&quot;dropping-particle&quot;:&quot;&quot;,&quot;non-dropping-particle&quot;:&quot;&quot;},{&quot;family&quot;:&quot;Babuadze&quot;,&quot;given&quot;:&quot;Giorgi&quot;,&quot;parse-names&quot;:false,&quot;dropping-particle&quot;:&quot;&quot;,&quot;non-dropping-particle&quot;:&quot;&quot;},{&quot;family&quot;:&quot;Baz&quot;,&quot;given&quot;:&quot;Mariana&quot;,&quot;parse-names&quot;:false,&quot;dropping-particle&quot;:&quot;&quot;,&quot;non-dropping-particle&quot;:&quot;&quot;},{&quot;family&quot;:&quot;Ndiaye&quot;,&quot;given&quot;:&quot;Oumar&quot;,&quot;parse-names&quot;:false,&quot;dropping-particle&quot;:&quot;&quot;,&quot;non-dropping-particle&quot;:&quot;&quot;},{&quot;family&quot;:&quot;Faye&quot;,&quot;given&quot;:&quot;Oumar&quot;,&quot;parse-names&quot;:false,&quot;dropping-particle&quot;:&quot;&quot;,&quot;non-dropping-particle&quot;:&quot;&quot;},{&quot;family&quot;:&quot;Diagne&quot;,&quot;given&quot;:&quot;Cheikh Tidiane&quot;,&quot;parse-names&quot;:false,&quot;dropping-particle&quot;:&quot;&quot;,&quot;non-dropping-particle&quot;:&quot;&quot;},{&quot;family&quot;:&quot;Dia&quot;,&quot;given&quot;:&quot;Ndongo&quot;,&quot;parse-names&quot;:false,&quot;dropping-particle&quot;:&quot;&quot;,&quot;non-dropping-particle&quot;:&quot;&quot;},{&quot;family&quot;:&quot;Naghibosadat&quot;,&quot;given&quot;:&quot;Maedeh&quot;,&quot;parse-names&quot;:false,&quot;dropping-particle&quot;:&quot;&quot;,&quot;non-dropping-particle&quot;:&quot;&quot;},{&quot;family&quot;:&quot;McGeer&quot;,&quot;given&quot;:&quot;Allison&quot;,&quot;parse-names&quot;:false,&quot;dropping-particle&quot;:&quot;&quot;,&quot;non-dropping-particle&quot;:&quot;&quot;},{&quot;family&quot;:&quot;Muberaka&quot;,&quot;given&quot;:&quot;Samira&quot;,&quot;parse-names&quot;:false,&quot;dropping-particle&quot;:&quot;&quot;,&quot;non-dropping-particle&quot;:&quot;&quot;},{&quot;family&quot;:&quot;Moukandja&quot;,&quot;given&quot;:&quot;Irène P.&quot;,&quot;parse-names&quot;:false,&quot;dropping-particle&quot;:&quot;&quot;,&quot;non-dropping-particle&quot;:&quot;&quot;},{&quot;family&quot;:&quot;Ndidi&quot;,&quot;given&quot;:&quot;Stella&quot;,&quot;parse-names&quot;:false,&quot;dropping-particle&quot;:&quot;&quot;,&quot;non-dropping-particle&quot;:&quot;&quot;},{&quot;family&quot;:&quot;Tauil&quot;,&quot;given&quot;:&quot;Carlos B.&quot;,&quot;parse-names&quot;:false,&quot;dropping-particle&quot;:&quot;&quot;,&quot;non-dropping-particle&quot;:&quot;&quot;},{&quot;family&quot;:&quot;Lekana-Douki&quot;,&quot;given&quot;:&quot;Jean Bernard&quot;,&quot;parse-names&quot;:false,&quot;dropping-particle&quot;:&quot;&quot;,&quot;non-dropping-particle&quot;:&quot;&quot;},{&quot;family&quot;:&quot;Loucoubar&quot;,&quot;given&quot;:&quot;Cheikh&quot;,&quot;parse-names&quot;:false,&quot;dropping-particle&quot;:&quot;&quot;,&quot;non-dropping-particle&quot;:&quot;&quot;},{&quot;family&quot;:&quot;Faye&quot;,&quot;given&quot;:&quot;Ousmane&quot;,&quot;parse-names&quot;:false,&quot;dropping-particle&quot;:&quot;&quot;,&quot;non-dropping-particle&quot;:&quot;&quot;},{&quot;family&quot;:&quot;Sall&quot;,&quot;given&quot;:&quot;Amadou&quot;,&quot;parse-names&quot;:false,&quot;dropping-particle&quot;:&quot;&quot;,&quot;non-dropping-particle&quot;:&quot;&quot;},{&quot;family&quot;:&quot;Magalhães&quot;,&quot;given&quot;:&quot;Kelly G.&quot;,&quot;parse-names&quot;:false,&quot;dropping-particle&quot;:&quot;&quot;,&quot;non-dropping-particle&quot;:&quot;&quot;},{&quot;family&quot;:&quot;Weis&quot;,&quot;given&quot;:&quot;Nina&quot;,&quot;parse-names&quot;:false,&quot;dropping-particle&quot;:&quot;&quot;,&quot;non-dropping-particle&quot;:&quot;&quot;},{&quot;family&quot;:&quot;Kozak&quot;,&quot;given&quot;:&quot;Robert&quot;,&quot;parse-names&quot;:false,&quot;dropping-particle&quot;:&quot;&quot;,&quot;non-dropping-particle&quot;:&quot;&quot;},{&quot;family&quot;:&quot;Kobinger&quot;,&quot;given&quot;:&quot;Gary P.&quot;,&quot;parse-names&quot;:false,&quot;dropping-particle&quot;:&quot;&quot;,&quot;non-dropping-particle&quot;:&quot;&quot;},{&quot;family&quot;:&quot;Fausther-Bovendo&quot;,&quot;given&quot;:&quot;Hugues&quot;,&quot;parse-names&quot;:false,&quot;dropping-particle&quot;:&quot;&quot;,&quot;non-dropping-particle&quot;:&quot;&quot;}],&quot;container-title&quot;:&quot;Scientific Reports 2022 12:1&quot;,&quot;accessed&quot;:{&quot;date-parts&quot;:[[2024,5,17]]},&quot;DOI&quot;:&quot;10.1038/s41598-022-17241-9&quot;,&quot;ISBN&quot;:&quot;0123456789&quot;,&quot;ISSN&quot;:&quot;2045-2322&quot;,&quot;PMID&quot;:&quot;35902675&quot;,&quot;URL&quot;:&quot;https://www.nature.com/articles/s41598-022-17241-9&quot;,&quot;issued&quot;:{&quot;date-parts&quot;:[[2022,7,28]]},&quot;page&quot;:&quot;1-7&quot;,&quot;abstract&quot;:&quot;Early predictions forecasted large numbers of severe acute respiratory syndrome coronavirus (SARS-CoV-2) cases and associated deaths in Africa. To date, Africa has been relatively spared. Various hypotheses were postulated to explain the lower than anticipated impact on public health in Africa. However, the contribution of pre-existing immunity is yet to be investigated. In this study, the presence of antibodies against SARS-CoV-2 spike (S) and nucleocapsid (N) proteins in pre-pandemic samples from Africa, Europe, South and North America was examined by ELISA. The protective efficacy of N specific antibodies isolated from Central African donors was tested by in vitro neutralization and in a mouse model of SARS-CoV-2 infection. Antibodies against SARS-CoV-2 S and N proteins were rare in all populations except in Gabon and Senegal where N specific antibodies were prevalent. However, these antibodies failed to neutralize the virus either in vitro or in vivo. Overall, this study indicates that cross-reactive immunity against SARS-CoV-2 N protein was present in Africa prior to the pandemic. However, this pre-existing humoral immunity does not impact viral fitness in rodents suggesting that other human immune defense mechanisms could be involved. In Africa, seroprevalence studies using the N protein are over-estimating SARS-CoV-2 circulation.&quot;,&quot;publisher&quot;:&quot;Nature Publishing Group&quot;,&quot;issue&quot;:&quot;1&quot;,&quot;volume&quot;:&quot;12&quot;,&quot;container-title-short&quot;:&quot;&quot;},&quot;isTemporary&quot;:false},{&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container-title-short&quot;:&quot;Front Immunol&quot;},&quot;isTemporary&quot;:false},{&quot;id&quot;:&quot;efb1af83-961e-36f0-81ff-72b4a96aa3b2&quot;,&quot;itemData&quot;:{&quot;type&quot;:&quot;article-journal&quot;,&quot;id&quot;:&quot;efb1af83-961e-36f0-81ff-72b4a96aa3b2&quot;,&quot;title&quot;:&quot;Prevalence and functional profile of SARS-CoV-2 T cells in asymptomatic Kenyan adults&quot;,&quot;author&quot;:[{&quot;family&quot;:&quot;Samandari&quot;,&quot;given&quot;:&quot;Taraz&quot;,&quot;parse-names&quot;:false,&quot;dropping-particle&quot;:&quot;&quot;,&quot;non-dropping-particle&quot;:&quot;&quot;},{&quot;family&quot;:&quot;Ongalo&quot;,&quot;given&quot;:&quot;Joshua B.&quot;,&quot;parse-names&quot;:false,&quot;dropping-particle&quot;:&quot;&quot;,&quot;non-dropping-particle&quot;:&quot;&quot;},{&quot;family&quot;:&quot;McCarthy&quot;,&quot;given&quot;:&quot;Kimberly D.&quot;,&quot;parse-names&quot;:false,&quot;dropping-particle&quot;:&quot;&quot;,&quot;non-dropping-particle&quot;:&quot;&quot;},{&quot;family&quot;:&quot;Biegon&quot;,&quot;given&quot;:&quot;Richard K.&quot;,&quot;parse-names&quot;:false,&quot;dropping-particle&quot;:&quot;&quot;,&quot;non-dropping-particle&quot;:&quot;&quot;},{&quot;family&quot;:&quot;Madiega&quot;,&quot;given&quot;:&quot;Philister A.&quot;,&quot;parse-names&quot;:false,&quot;dropping-particle&quot;:&quot;&quot;,&quot;non-dropping-particle&quot;:&quot;&quot;},{&quot;family&quot;:&quot;Mithika&quot;,&quot;given&quot;:&quot;Anne&quot;,&quot;parse-names&quot;:false,&quot;dropping-particle&quot;:&quot;&quot;,&quot;non-dropping-particle&quot;:&quot;&quot;},{&quot;family&quot;:&quot;Orinda&quot;,&quot;given&quot;:&quot;Joseph&quot;,&quot;parse-names&quot;:false,&quot;dropping-particle&quot;:&quot;&quot;,&quot;non-dropping-particle&quot;:&quot;&quot;},{&quot;family&quot;:&quot;Mboya&quot;,&quot;given&quot;:&quot;Grace M.&quot;,&quot;parse-names&quot;:false,&quot;dropping-particle&quot;:&quot;&quot;,&quot;non-dropping-particle&quot;:&quot;&quot;},{&quot;family&quot;:&quot;Mwaura&quot;,&quot;given&quot;:&quot;Patrick&quot;,&quot;parse-names&quot;:false,&quot;dropping-particle&quot;:&quot;&quot;,&quot;non-dropping-particle&quot;:&quot;&quot;},{&quot;family&quot;:&quot;Anzala&quot;,&quot;given&quot;:&quot;Omu&quot;,&quot;parse-names&quot;:false,&quot;dropping-particle&quot;:&quot;&quot;,&quot;non-dropping-particle&quot;:&quot;&quot;},{&quot;family&quot;:&quot;Onyango&quot;,&quot;given&quot;:&quot;Clayton&quot;,&quot;parse-names&quot;:false,&quot;dropping-particle&quot;:&quot;&quot;,&quot;non-dropping-particle&quot;:&quot;&quot;},{&quot;family&quot;:&quot;Oluoch&quot;,&quot;given&quot;:&quot;Fredrick O.&quot;,&quot;parse-names&quot;:false,&quot;dropping-particle&quot;:&quot;&quot;,&quot;non-dropping-particle&quot;:&quot;&quot;},{&quot;family&quot;:&quot;Osoro&quot;,&quot;given&quot;:&quot;Eric&quot;,&quot;parse-names&quot;:false,&quot;dropping-particle&quot;:&quot;&quot;,&quot;non-dropping-particle&quot;:&quot;&quot;},{&quot;family&quot;:&quot;Dutertre&quot;,&quot;given&quot;:&quot;Charles Antoine&quot;,&quot;parse-names&quot;:false,&quot;dropping-particle&quot;:&quot;&quot;,&quot;non-dropping-particle&quot;:&quot;&quot;},{&quot;family&quot;:&quot;Tan&quot;,&quot;given&quot;:&quot;Nicole&quot;,&quot;parse-names&quot;:false,&quot;dropping-particle&quot;:&quot;&quot;,&quot;non-dropping-particle&quot;:&quot;&quot;},{&quot;family&quot;:&quot;Hang&quot;,&quot;given&quot;:&quot;Shou Kit&quot;,&quot;parse-names&quot;:false,&quot;dropping-particle&quot;:&quot;&quot;,&quot;non-dropping-particle&quot;:&quot;&quot;},{&quot;family&quot;:&quot;Hariharaputran&quot;,&quot;given&quot;:&quot;Smrithi&quot;,&quot;parse-names&quot;:false,&quot;dropping-particle&quot;:&quot;&quot;,&quot;non-dropping-particle&quot;:&quot;&quot;},{&quot;family&quot;:&quot;Lye&quot;,&quot;given&quot;:&quot;David C.&quot;,&quot;parse-names&quot;:false,&quot;dropping-particle&quot;:&quot;&quot;,&quot;non-dropping-particle&quot;:&quot;&quot;},{&quot;family&quot;:&quot;Herman-Roloff&quot;,&quot;given&quot;:&quot;Amy&quot;,&quot;parse-names&quot;:false,&quot;dropping-particle&quot;:&quot;&quot;,&quot;non-dropping-particle&quot;:&quot;&quot;},{&quot;family&quot;:&quot;Bert&quot;,&quot;given&quot;:&quot;Nina&quot;,&quot;parse-names&quot;:false,&quot;dropping-particle&quot;:&quot;&quot;,&quot;non-dropping-particle&quot;:&quot;Le&quot;},{&quot;family&quot;:&quot;Bertoletti&quot;,&quot;given&quot;:&quot;Antonio&quot;,&quot;parse-names&quot;:false,&quot;dropping-particle&quot;:&quot;&quot;,&quot;non-dropping-particle&quot;:&quot;&quot;}],&quot;container-title&quot;:&quot;The Journal of Clinical Investigation&quot;,&quot;accessed&quot;:{&quot;date-parts&quot;:[[2024,5,13]]},&quot;DOI&quot;:&quot;10.1172/JCI170011&quot;,&quot;ISSN&quot;:&quot;15588238&quot;,&quot;PMID&quot;:&quot;37219944&quot;,&quot;URL&quot;:&quot;/pmc/articles/PMC10313370/&quot;,&quot;issued&quot;:{&quot;date-parts&quot;:[[2023,7,7]]},&quot;abstract&quot;:&quot;BACKGROUND. SARS-CoV-2 infection in Africa has been characterized by a less severe disease profile than what has been observed elsewhere, but the profile of SARS-CoV-2-specific adaptive immunity in these mainly asymptomatic patients has not, to our knowledge, been analyzed. METHODS. We collected blood samples from residents of rural Kenya (n = 80), who had not experienced any respiratory symptoms or had contact with individuals with COVID-19 and had not received COVID-19 vaccines. We analyzed spike-specific antibodies and T cells specific for SARS-CoV-2 structural (membrane, nucleocapsid, and spike) and accessory (ORF3a, ORF7, ORF8) proteins. Pre-pandemic blood samples collected in Nairobi (n = 13) and blood samples from mild-to-moderately symptomatic COVID-19 convalescent patients (n = 36) living in the urban environment of Singapore were also studied. RESULTS. Among asymptomatic Africans, we detected anti-spike antibodies in 41.0% of the samples and T cell responses against 2 or more SARS-CoV-2 proteins in 82.5% of samples examined. Such a pattern was absent in the pre-pandemic samples. Furthermore, distinct from cellular immunity in European and Asian COVID-19 convalescents, we observed strong T cell immunogenicity against viral accessory proteins (ORF3a, ORF8) but not structural proteins, as well as a higher IL-10/ IFN-γ cytokine ratio profile. CONCLUSIONS. The high incidence of T cell responses against different SARS-CoV-2 proteins in seronegative participants suggests that serosurveys underestimate SARS-CoV-2 prevalence in settings where asymptomatic infections prevail. The functional and antigen-specific profile of SARS-CoV-2-specific T cells in African individuals suggests that environmental factors can play a role in the development of protective antiviral immunity.&quot;,&quot;publisher&quot;:&quot;American Society for Clinical Investigation&quot;,&quot;issue&quot;:&quot;13&quot;,&quot;volume&quot;:&quot;133&quot;,&quot;container-title-short&quot;:&quot;J Clin Invest&quot;},&quot;isTemporary&quot;:false},{&quot;id&quot;:&quot;a7ba8c7c-013b-3dd1-8a9b-be521c9de341&quot;,&quot;itemData&quot;:{&quot;type&quot;:&quot;article-journal&quot;,&quot;id&quot;:&quot;a7ba8c7c-013b-3dd1-8a9b-be521c9de341&quot;,&quot;title&quot;:&quot;Coronavirus Antibody Responses before COVID-19 Pandemic, Africa and Thailand&quot;,&quot;author&quot;:[{&quot;family&quot;:&quot;Li&quot;,&quot;given&quot;:&quot;Yifan&quot;,&quot;parse-names&quot;:false,&quot;dropping-particle&quot;:&quot;&quot;,&quot;non-dropping-particle&quot;:&quot;&quot;},{&quot;family&quot;:&quot;Merbah&quot;,&quot;given&quot;:&quot;Mélanie&quot;,&quot;parse-names&quot;:false,&quot;dropping-particle&quot;:&quot;&quot;,&quot;non-dropping-particle&quot;:&quot;&quot;},{&quot;family&quot;:&quot;Wollen-Roberts&quot;,&quot;given&quot;:&quot;Suzanne&quot;,&quot;parse-names&quot;:false,&quot;dropping-particle&quot;:&quot;&quot;,&quot;non-dropping-particle&quot;:&quot;&quot;},{&quot;family&quot;:&quot;Beckman&quot;,&quot;given&quot;:&quot;Bradley&quot;,&quot;parse-names&quot;:false,&quot;dropping-particle&quot;:&quot;&quot;,&quot;non-dropping-particle&quot;:&quot;&quot;},{&quot;family&quot;:&quot;Mdluli&quot;,&quot;given&quot;:&quot;Thembi&quot;,&quot;parse-names&quot;:false,&quot;dropping-particle&quot;:&quot;&quot;,&quot;non-dropping-particle&quot;:&quot;&quot;},{&quot;family&quot;:&quot;Swafford&quot;,&quot;given&quot;:&quot;Isabella&quot;,&quot;parse-names&quot;:false,&quot;dropping-particle&quot;:&quot;&quot;,&quot;non-dropping-particle&quot;:&quot;&quot;},{&quot;family&quot;:&quot;Mayer&quot;,&quot;given&quot;:&quot;Sandra&quot;,&quot;parse-names&quot;:false,&quot;dropping-particle&quot;:&quot;V.&quot;,&quot;non-dropping-particle&quot;:&quot;&quot;},{&quot;family&quot;:&quot;King&quot;,&quot;given&quot;:&quot;Jocelyn&quot;,&quot;parse-names&quot;:false,&quot;dropping-particle&quot;:&quot;&quot;,&quot;non-dropping-particle&quot;:&quot;&quot;},{&quot;family&quot;:&quot;Corbitt&quot;,&quot;given&quot;:&quot;Courtney&quot;,&quot;parse-names&quot;:false,&quot;dropping-particle&quot;:&quot;&quot;,&quot;non-dropping-particle&quot;:&quot;&quot;},{&quot;family&quot;:&quot;Currier&quot;,&quot;given&quot;:&quot;Jeffrey R.&quot;,&quot;parse-names&quot;:false,&quot;dropping-particle&quot;:&quot;&quot;,&quot;non-dropping-particle&quot;:&quot;&quot;},{&quot;family&quot;:&quot;Liu&quot;,&quot;given&quot;:&quot;Heather&quot;,&quot;parse-names&quot;:false,&quot;dropping-particle&quot;:&quot;&quot;,&quot;non-dropping-particle&quot;:&quot;&quot;},{&quot;family&quot;:&quot;Esber&quot;,&quot;given&quot;:&quot;Allahna&quot;,&quot;parse-names&quot;:false,&quot;dropping-particle&quot;:&quot;&quot;,&quot;non-dropping-particle&quot;:&quot;&quot;},{&quot;family&quot;:&quot;Pinyakorn&quot;,&quot;given&quot;:&quot;Suteeraporn&quot;,&quot;parse-names&quot;:false,&quot;dropping-particle&quot;:&quot;&quot;,&quot;non-dropping-particle&quot;:&quot;&quot;},{&quot;family&quot;:&quot;Parikh&quot;,&quot;given&quot;:&quot;Ajay&quot;,&quot;parse-names&quot;:false,&quot;dropping-particle&quot;:&quot;&quot;,&quot;non-dropping-particle&quot;:&quot;&quot;},{&quot;family&quot;:&quot;Francisco&quot;,&quot;given&quot;:&quot;Leilani&quot;,&quot;parse-names&quot;:false,&quot;dropping-particle&quot;:&quot;V.&quot;,&quot;non-dropping-particle&quot;:&quot;&quot;},{&quot;family&quot;:&quot;Phanuphak&quot;,&quot;given&quot;:&quot;Nittaya&quot;,&quot;parse-names&quot;:false,&quot;dropping-particle&quot;:&quot;&quot;,&quot;non-dropping-particle&quot;:&quot;&quot;},{&quot;family&quot;:&quot;Maswai&quot;,&quot;given&quot;:&quot;Jonah&quot;,&quot;parse-names&quot;:false,&quot;dropping-particle&quot;:&quot;&quot;,&quot;non-dropping-particle&quot;:&quot;&quot;},{&quot;family&quot;:&quot;Owuoth&quot;,&quot;given&quot;:&quot;John&quot;,&quot;parse-names&quot;:false,&quot;dropping-particle&quot;:&quot;&quot;,&quot;non-dropping-particle&quot;:&quot;&quot;},{&quot;family&quot;:&quot;Kibuuka&quot;,&quot;given&quot;:&quot;Hannah&quot;,&quot;parse-names&quot;:false,&quot;dropping-particle&quot;:&quot;&quot;,&quot;non-dropping-particle&quot;:&quot;&quot;},{&quot;family&quot;:&quot;Iroezindu&quot;,&quot;given&quot;:&quot;Michael&quot;,&quot;parse-names&quot;:false,&quot;dropping-particle&quot;:&quot;&quot;,&quot;non-dropping-particle&quot;:&quot;&quot;},{&quot;family&quot;:&quot;Bahemana&quot;,&quot;given&quot;:&quot;Emmanuel&quot;,&quot;parse-names&quot;:false,&quot;dropping-particle&quot;:&quot;&quot;,&quot;non-dropping-particle&quot;:&quot;&quot;},{&quot;family&quot;:&quot;Vasan&quot;,&quot;given&quot;:&quot;Sandhya&quot;,&quot;parse-names&quot;:false,&quot;dropping-particle&quot;:&quot;&quot;,&quot;non-dropping-particle&quot;:&quot;&quot;},{&quot;family&quot;:&quot;Ake&quot;,&quot;given&quot;:&quot;Julie A.&quot;,&quot;parse-names&quot;:false,&quot;dropping-particle&quot;:&quot;&quot;,&quot;non-dropping-particle&quot;:&quot;&quot;},{&quot;family&quot;:&quot;Modjarrad&quot;,&quot;given&quot;:&quot;Kayvon&quot;,&quot;parse-names&quot;:false,&quot;dropping-particle&quot;:&quot;&quot;,&quot;non-dropping-particle&quot;:&quot;&quot;},{&quot;family&quot;:&quot;Gromowski&quot;,&quot;given&quot;:&quot;Gregory&quot;,&quot;parse-names&quot;:false,&quot;dropping-particle&quot;:&quot;&quot;,&quot;non-dropping-particle&quot;:&quot;&quot;},{&quot;family&quot;:&quot;Paquin-Proulx&quot;,&quot;given&quot;:&quot;Dominic&quot;,&quot;parse-names&quot;:false,&quot;dropping-particle&quot;:&quot;&quot;,&quot;non-dropping-particle&quot;:&quot;&quot;},{&quot;family&quot;:&quot;Rolland&quot;,&quot;given&quot;:&quot;Morgane&quot;,&quot;parse-names&quot;:false,&quot;dropping-particle&quot;:&quot;&quot;,&quot;non-dropping-particle&quot;:&quot;&quot;}],&quot;container-title&quot;:&quot;Emerging infectious diseases&quot;,&quot;accessed&quot;:{&quot;date-parts&quot;:[[2024,10,3]]},&quot;DOI&quot;:&quot;10.3201/EID2811.221041&quot;,&quot;ISSN&quot;:&quot;1080-6059&quot;,&quot;PMID&quot;:&quot;36220131&quot;,&quot;URL&quot;:&quot;https://pubmed.ncbi.nlm.nih.gov/36220131/&quot;,&quot;issued&quot;:{&quot;date-parts&quot;:[[2022,11,1]]},&quot;page&quot;:&quot;2214-2225&quot;,&quot;abstract&quot;:&quot;Prior immune responses to coronaviruses might affect human SARS-CoV-2 response. We screened 2,565 serum and plasma samples collected from 2013 through early 2020, before the COVID-19 pandemic began, from 2,250 persons in 4 countries in Africa (Kenya, Nigeria, Tanzania, and Uganda) and in Thailand, including persons living with HIV-1. We detected IgG responses to SARS-CoV-2 spike (S) subunit 2 protein in 1.8% of participants. Profiling against 23 coronavirus antigens revealed that responses to S, subunit 2, or subunit 1 proteins were significantly more frequent than responses to the receptor-binding domain, S-Trimer, or nucleocapsid proteins (p&lt;0.0001). We observed similar responses in persons with or without HIV-1. Among all coronavirus antigens tested, SARS-CoV-2, SARS-CoV-1, and Middle East respiratory syndrome coronavirus antibody responses were much higher in participants from Africa than in participants from Thailand (p&lt;0.01). We noted less pronounced differences for endemic coronaviruses. Serosurveys could affect vaccine and monoclonal antibody distribution across global populations.&quot;,&quot;publisher&quot;:&quot;Emerg Infect Dis&quot;,&quot;issue&quot;:&quot;11&quot;,&quot;volume&quot;:&quot;28&quot;,&quot;container-title-short&quot;:&quot;Emerg Infect Dis&quot;},&quot;isTemporary&quot;:false},{&quot;id&quot;:&quot;129a71a4-064f-3e03-a687-5debf18cfcc1&quot;,&quot;itemData&quot;:{&quot;type&quot;:&quot;article-journal&quot;,&quot;id&quot;:&quot;129a71a4-064f-3e03-a687-5debf18cfcc1&quot;,&quot;title&quot;:&quot;High prevalence of pre-existing serological cross-reactivity against severe acute respiratory syndrome coronavirus-2 (SARS-CoV-2) in sub-Saharan Afric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eña&quot;,&quot;given&quot;:&quot;Phoebe B.&quot;,&quot;parse-names&quot;:false,&quot;dropping-particle&quot;:&quot;&quot;,&quot;non-dropping-particle&quot;:&quot;&quot;},{&quot;family&quot;:&quot;Clegg&quot;,&quot;given&quot;:&quot;Ashley A.&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Ngalamika&quot;,&quot;given&quot;:&quot;Owen&quot;,&quot;parse-names&quot;:false,&quot;dropping-particle&quot;:&quot;&quot;,&quot;non-dropping-particle&quot;:&quot;&quot;},{&quot;family&quot;:&quot;Julius&quot;,&quot;given&quot;:&quot;Peter&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International Journal of Infectious Diseases&quot;,&quot;accessed&quot;:{&quot;date-parts&quot;:[[2024,12,10]]},&quot;DOI&quot;:&quot;10.1016/J.IJID.2020.10.104&quot;,&quot;ISSN&quot;:&quot;18783511&quot;,&quot;PMID&quot;:&quot;33176202&quot;,&quot;URL&quot;:&quot;https://pmc.ncbi.nlm.nih.gov/articles/PMC7648883/&quot;,&quot;issued&quot;:{&quot;date-parts&quot;:[[2020,1,1]]},&quot;page&quot;:&quot;577&quot;,&quot;abstract&quot;:&quot;Objective: Significant morbidity and mortality have occurred in the USA, Europe, and Asia due to severe acute respiratory syndrome coronavirus-2 (SARS-CoV-2), whereas the numbers of infections and deaths in sub-Saharan Africa (SSA) have remained comparatively low. It has been hypothesized that exposure of the population in SSA to other coronaviruses prior to the COVID-19 pandemic resulted in some degree of cross-protection against SARS-CoV-2 infection and pathogenesis. We evaluated this hypothesis by comparing SARS-CoV-2 cross-reactive antibodies in pre-pandemic plasma samples collected from SSA and the USA. Method: Pre-COVID-19 pandemic plasma samples from SSA and the USA were collected and tested by immunofluorescence assay against the spike and nucleocapsid proteins of all known human coronaviruses (HCoVs). Results: The prevalence of SARS-CoV-2 serological cross-reactivity was significantly higher in samples from SSA compared with the USA. Most of these cross-reactive samples cross-recognized the SARS-CoV-2 nucleocapsid protein and the spike proteins of other HCoVs. Nucleocapsid proteins from HCoV-NL63 and HCoV-229E were detected in most samples, thereby implicating prior exposure to these two HCoVs as the likely source of cross-reactive antibodies against SARS-CoV-2. Conclusion: The low incidences of SARS-CoV-2 infection and disease in SSA appear to be correlated with the pre-pandemic serological cross-recognition of HCoVs, which are substantially more prevalent in SSA than the USA.&quot;,&quot;publisher&quot;:&quot;Elsevier B.V.&quot;,&quot;volume&quot;:&quot;102&quot;,&quot;container-title-short&quot;:&quot;&quot;},&quot;isTemporary&quot;:false},{&quot;id&quot;:&quot;ca196cbe-1536-3837-9c51-371552c772ae&quot;,&quot;itemData&quot;:{&quot;type&quot;:&quot;article-journal&quot;,&quot;id&quot;:&quot;ca196cbe-1536-3837-9c51-371552c772ae&quot;,&quot;title&quot;:&quot;Malaria and other infections induce polyreactive antibodies that impact SARS-CoV-2 seropositivity estimations in endemic settings&quot;,&quot;author&quot;:[{&quot;family&quot;:&quot;Aguilar&quot;,&quot;given&quot;:&quot;Ruth&quot;,&quot;parse-names&quot;:false,&quot;dropping-particle&quot;:&quot;&quot;,&quot;non-dropping-particle&quot;:&quot;&quot;},{&quot;family&quot;:&quot;Jiménez&quot;,&quot;given&quot;:&quot;Alfons&quot;,&quot;parse-names&quot;:false,&quot;dropping-particle&quot;:&quot;&quot;,&quot;non-dropping-particle&quot;:&quot;&quot;},{&quot;family&quot;:&quot;Santano&quot;,&quot;given&quot;:&quot;Rebeca&quot;,&quot;parse-names&quot;:false,&quot;dropping-particle&quot;:&quot;&quot;,&quot;non-dropping-particle&quot;:&quot;&quot;},{&quot;family&quot;:&quot;Vidal&quot;,&quot;given&quot;:&quot;Marta&quot;,&quot;parse-names&quot;:false,&quot;dropping-particle&quot;:&quot;&quot;,&quot;non-dropping-particle&quot;:&quot;&quot;},{&quot;family&quot;:&quot;Maiga-Ascofare&quot;,&quot;given&quot;:&quot;Oumou&quot;,&quot;parse-names&quot;:false,&quot;dropping-particle&quot;:&quot;&quot;,&quot;non-dropping-particle&quot;:&quot;&quot;},{&quot;family&quot;:&quot;Strauss&quot;,&quot;given&quot;:&quot;Ricardo&quot;,&quot;parse-names&quot;:false,&quot;dropping-particle&quot;:&quot;&quot;,&quot;non-dropping-particle&quot;:&quot;&quot;},{&quot;family&quot;:&quot;Bonney&quot;,&quot;given&quot;:&quot;Joseph&quot;,&quot;parse-names&quot;:false,&quot;dropping-particle&quot;:&quot;&quot;,&quot;non-dropping-particle&quot;:&quot;&quot;},{&quot;family&quot;:&quot;Agbogbatey&quot;,&quot;given&quot;:&quot;Melvin&quot;,&quot;parse-names&quot;:false,&quot;dropping-particle&quot;:&quot;&quot;,&quot;non-dropping-particle&quot;:&quot;&quot;},{&quot;family&quot;:&quot;Goovaerts&quot;,&quot;given&quot;:&quot;Odin&quot;,&quot;parse-names&quot;:false,&quot;dropping-particle&quot;:&quot;&quot;,&quot;non-dropping-particle&quot;:&quot;&quot;},{&quot;family&quot;:&quot;Boham&quot;,&quot;given&quot;:&quot;Eric E.A.&quot;,&quot;parse-names&quot;:false,&quot;dropping-particle&quot;:&quot;&quot;,&quot;non-dropping-particle&quot;:&quot;&quot;},{&quot;family&quot;:&quot;Adu&quot;,&quot;given&quot;:&quot;Evan A.&quot;,&quot;parse-names&quot;:false,&quot;dropping-particle&quot;:&quot;&quot;,&quot;non-dropping-particle&quot;:&quot;&quot;},{&quot;family&quot;:&quot;Cuamba&quot;,&quot;given&quot;:&quot;Inocencia&quot;,&quot;parse-names&quot;:false,&quot;dropping-particle&quot;:&quot;&quot;,&quot;non-dropping-particle&quot;:&quot;&quot;},{&quot;family&quot;:&quot;Ramírez-Morros&quot;,&quot;given&quot;:&quot;Anna&quot;,&quot;parse-names&quot;:false,&quot;dropping-particle&quot;:&quot;&quot;,&quot;non-dropping-particle&quot;:&quot;&quot;},{&quot;family&quot;:&quot;Dutta&quot;,&quot;given&quot;:&quot;Sheetij&quot;,&quot;parse-names&quot;:false,&quot;dropping-particle&quot;:&quot;&quot;,&quot;non-dropping-particle&quot;:&quot;&quot;},{&quot;family&quot;:&quot;Angov&quot;,&quot;given&quot;:&quot;Evelina&quot;,&quot;parse-names&quot;:false,&quot;dropping-particle&quot;:&quot;&quot;,&quot;non-dropping-particle&quot;:&quot;&quot;},{&quot;family&quot;:&quot;Zhan&quot;,&quot;given&quot;:&quot;Bin&quot;,&quot;parse-names&quot;:false,&quot;dropping-particle&quot;:&quot;&quot;,&quot;non-dropping-particle&quot;:&quot;&quot;},{&quot;family&quot;:&quot;Izquierdo&quot;,&quot;given&quot;:&quot;Luis&quot;,&quot;parse-names&quot;:false,&quot;dropping-particle&quot;:&quot;&quot;,&quot;non-dropping-particle&quot;:&quot;&quot;},{&quot;family&quot;:&quot;Santamaria&quot;,&quot;given&quot;:&quot;Pere&quot;,&quot;parse-names&quot;:false,&quot;dropping-particle&quot;:&quot;&quot;,&quot;non-dropping-particle&quot;:&quot;&quot;},{&quot;family&quot;:&quot;Mayor&quot;,&quot;given&quot;:&quot;Alfredo&quot;,&quot;parse-names&quot;:false,&quot;dropping-particle&quot;:&quot;&quot;,&quot;non-dropping-particle&quot;:&quot;&quot;},{&quot;family&quot;:&quot;Gascón&quot;,&quot;given&quot;:&quot;Joaquim&quot;,&quot;parse-names&quot;:false,&quot;dropping-particle&quot;:&quot;&quot;,&quot;non-dropping-particle&quot;:&quot;&quot;},{&quot;family&quot;:&quot;Ruiz-Comellas&quot;,&quot;given&quot;:&quot;Anna&quot;,&quot;parse-names&quot;:false,&quot;dropping-particle&quot;:&quot;&quot;,&quot;non-dropping-particle&quot;:&quot;&quot;},{&quot;family&quot;:&quot;Molinos-Albert&quot;,&quot;given&quot;:&quot;Luis M.&quot;,&quot;parse-names&quot;:false,&quot;dropping-particle&quot;:&quot;&quot;,&quot;non-dropping-particle&quot;:&quot;&quot;},{&quot;family&quot;:&quot;Amuasi&quot;,&quot;given&quot;:&quot;John H.&quot;,&quot;parse-names&quot;:false,&quot;dropping-particle&quot;:&quot;&quot;,&quot;non-dropping-particle&quot;:&quot;&quot;},{&quot;family&quot;:&quot;Awuah&quot;,&quot;given&quot;:&quot;Anthony A.A.&quot;,&quot;parse-names&quot;:false,&quot;dropping-particle&quot;:&quot;&quot;,&quot;non-dropping-particle&quot;:&quot;&quot;},{&quot;family&quot;:&quot;Adriaensen&quot;,&quot;given&quot;:&quot;Wim&quot;,&quot;parse-names&quot;:false,&quot;dropping-particle&quot;:&quot;&quot;,&quot;non-dropping-particle&quot;:&quot;&quot;},{&quot;family&quot;:&quot;Dobaño&quot;,&quot;given&quot;:&quot;Carlota&quot;,&quot;parse-names&quot;:false,&quot;dropping-particle&quot;:&quot;&quot;,&quot;non-dropping-particle&quot;:&quot;&quot;},{&quot;family&quot;:&quot;Moncunill&quot;,&quot;given&quot;:&quot;Gemma&quot;,&quot;parse-names&quot;:false,&quot;dropping-particle&quot;:&quot;&quot;,&quot;non-dropping-particle&quot;:&quot;&quot;}],&quot;container-title&quot;:&quot;Journal of medical virology&quot;,&quot;accessed&quot;:{&quot;date-parts&quot;:[[2024,10,3]]},&quot;DOI&quot;:&quot;10.1002/JMV.29713&quot;,&quot;ISSN&quot;:&quot;1096-9071&quot;,&quot;PMID&quot;:&quot;38874194&quot;,&quot;URL&quot;:&quot;https://pubmed.ncbi.nlm.nih.gov/38874194/&quot;,&quot;issued&quot;:{&quot;date-parts&quot;:[[2024,6,1]]},&quot;abstract&quot;:&quot;Anti-severe acute respiratory syndrome coronavirus 2 (SARS-CoV-2) seroprevalence is used to estimate the proportion of individuals within a population previously infected, to track viral transmission, and to monitor naturally and vaccine-induced immune protection. However, in sub-Saharan African settings, antibodies induced by higher exposure to pathogens may increase unspecific seroreactivity to SARS-CoV-2 antigens, resulting in false positive responses. To investigate the level and type of unspecific seroreactivitiy to SARS-CoV-2 in Africa, we measured immunoglobulin G (IgG), IgA, and IgM to a broad panel of antigens from different pathogens by Luminex in 602 plasma samples from African and European subjects differing in coronavirus disease 2019, malaria, and other exposures. Seroreactivity to SARS-CoV-2 antigens was higher in prepandemic African than in European samples and positively correlated with antibodies against human coronaviruses, helminths, protozoa, and especially Plasmodium falciparum. African subjects presented higher levels of autoantibodies, a surrogate of polyreactivity, which correlated with P. falciparum and SARS-CoV-2 antibodies. Finally, we found an improved sensitivity in the IgG assay in African samples when using urea as a chaotropic agent. In conclusion, our data suggest that polyreactive antibodies induced mostly by malaria are important mediators of the unspecific anti-SARS-CoV-2 responses, and that the use of dissociating agents in immunoassays could be useful for more accurate estimates of SARS-CoV-2 seroprevalence in African settings.&quot;,&quot;publisher&quot;:&quot;J Med Virol&quot;,&quot;issue&quot;:&quot;6&quot;,&quot;volume&quot;:&quot;96&quot;,&quot;container-title-short&quot;:&quot;J Med Virol&quot;},&quot;isTemporary&quot;:false},{&quot;id&quot;:&quot;8071daba-e2c3-35d1-88ca-80d5a55364fd&quot;,&quot;itemData&quot;:{&quot;type&quot;:&quot;article-journal&quot;,&quot;id&quot;:&quot;8071daba-e2c3-35d1-88ca-80d5a55364fd&quot;,&quot;title&quot;:&quot;Cellular immune response to SARS-CoV-2 and clinical presentation in individuals exposed to endemic malaria&quot;,&quot;author&quot;:[{&quot;family&quot;:&quot;Tapela&quot;,&quot;given&quot;:&quot;Kesego&quot;,&quot;parse-names&quot;:false,&quot;dropping-particle&quot;:&quot;&quot;,&quot;non-dropping-particle&quot;:&quot;&quot;},{&quot;family&quot;:&quot;Prah&quot;,&quot;given&quot;:&quot;Diana Ahu&quot;,&quot;parse-names&quot;:false,&quot;dropping-particle&quot;:&quot;&quot;,&quot;non-dropping-particle&quot;:&quot;&quot;},{&quot;family&quot;:&quot;Tetteh&quot;,&quot;given&quot;:&quot;Becky&quot;,&quot;parse-names&quot;:false,&quot;dropping-particle&quot;:&quot;&quot;,&quot;non-dropping-particle&quot;:&quot;&quot;},{&quot;family&quot;:&quot;Nuokpem&quot;,&quot;given&quot;:&quot;Franklin&quot;,&quot;parse-names&quot;:false,&quot;dropping-particle&quot;:&quot;&quot;,&quot;non-dropping-particle&quot;:&quot;&quot;},{&quot;family&quot;:&quot;Dosoo&quot;,&quot;given&quot;:&quot;Daniel&quot;,&quot;parse-names&quot;:false,&quot;dropping-particle&quot;:&quot;&quot;,&quot;non-dropping-particle&quot;:&quot;&quot;},{&quot;family&quot;:&quot;Coker&quot;,&quot;given&quot;:&quot;Amin&quot;,&quot;parse-names&quot;:false,&quot;dropping-particle&quot;:&quot;&quot;,&quot;non-dropping-particle&quot;:&quot;&quot;},{&quot;family&quot;:&quot;Kumi-Ansah&quot;,&quot;given&quot;:&quot;Frederick&quot;,&quot;parse-names&quot;:false,&quot;dropping-particle&quot;:&quot;&quot;,&quot;non-dropping-particle&quot;:&quot;&quot;},{&quot;family&quot;:&quot;Amoako&quot;,&quot;given&quot;:&quot;Emmanuella&quot;,&quot;parse-names&quot;:false,&quot;dropping-particle&quot;:&quot;&quot;,&quot;non-dropping-particle&quot;:&quot;&quot;},{&quot;family&quot;:&quot;Assah&quot;,&quot;given&quot;:&quot;Kissi Ohene&quot;,&quot;parse-names&quot;:false,&quot;dropping-particle&quot;:&quot;&quot;,&quot;non-dropping-particle&quot;:&quot;&quot;},{&quot;family&quot;:&quot;Kilba&quot;,&quot;given&quot;:&quot;Charlyne&quot;,&quot;parse-names&quot;:false,&quot;dropping-particle&quot;:&quot;&quot;,&quot;non-dropping-particle&quot;:&quot;&quot;},{&quot;family&quot;:&quot;Nyakoe&quot;,&quot;given&quot;:&quot;Nancy&quot;,&quot;parse-names&quot;:false,&quot;dropping-particle&quot;:&quot;&quot;,&quot;non-dropping-particle&quot;:&quot;&quot;},{&quot;family&quot;:&quot;Quansah&quot;,&quot;given&quot;:&quot;Darius&quot;,&quot;parse-names&quot;:false,&quot;dropping-particle&quot;:&quot;&quot;,&quot;non-dropping-particle&quot;:&quot;&quot;},{&quot;family&quot;:&quot;Languon&quot;,&quot;given&quot;:&quot;Sylvester&quot;,&quot;parse-names&quot;:false,&quot;dropping-particle&quot;:&quot;&quot;,&quot;non-dropping-particle&quot;:&quot;&quot;},{&quot;family&quot;:&quot;Anyigba&quot;,&quot;given&quot;:&quot;Claudia Adzo&quot;,&quot;parse-names&quot;:false,&quot;dropping-particle&quot;:&quot;&quot;,&quot;non-dropping-particle&quot;:&quot;&quot;},{&quot;family&quot;:&quot;Ansah&quot;,&quot;given&quot;:&quot;Felix&quot;,&quot;parse-names&quot;:false,&quot;dropping-particle&quot;:&quot;&quot;,&quot;non-dropping-particle&quot;:&quot;&quot;},{&quot;family&quot;:&quot;Agyeman&quot;,&quot;given&quot;:&quot;Seth&quot;,&quot;parse-names&quot;:false,&quot;dropping-particle&quot;:&quot;&quot;,&quot;non-dropping-particle&quot;:&quot;&quot;},{&quot;family&quot;:&quot;Owusu&quot;,&quot;given&quot;:&quot;Irene Amoakoh&quot;,&quot;parse-names&quot;:false,&quot;dropping-particle&quot;:&quot;&quot;,&quot;non-dropping-particle&quot;:&quot;&quot;},{&quot;family&quot;:&quot;Schneider&quot;,&quot;given&quot;:&quot;Kristan&quot;,&quot;parse-names&quot;:false,&quot;dropping-particle&quot;:&quot;&quot;,&quot;non-dropping-particle&quot;:&quot;&quot;},{&quot;family&quot;:&quot;Ampofo&quot;,&quot;given&quot;:&quot;William K.&quot;,&quot;parse-names&quot;:false,&quot;dropping-particle&quot;:&quot;&quot;,&quot;non-dropping-particle&quot;:&quot;&quot;},{&quot;family&quot;:&quot;Mutungi&quot;,&quot;given&quot;:&quot;Joe Kimanthi&quot;,&quot;parse-names&quot;:false,&quot;dropping-particle&quot;:&quot;&quot;,&quot;non-dropping-particle&quot;:&quot;&quot;},{&quot;family&quot;:&quot;Amegatcher&quot;,&quot;given&quot;:&quot;Gloria&quot;,&quot;parse-names&quot;:false,&quot;dropping-particle&quot;:&quot;&quot;,&quot;non-dropping-particle&quot;:&quot;&quot;},{&quot;family&quot;:&quot;Aniweh&quot;,&quot;given&quot;:&quot;Yaw&quot;,&quot;parse-names&quot;:false,&quot;dropping-particle&quot;:&quot;&quot;,&quot;non-dropping-particle&quot;:&quot;&quot;},{&quot;family&quot;:&quot;Awandare&quot;,&quot;given&quot;:&quot;Gordon A.&quot;,&quot;parse-names&quot;:false,&quot;dropping-particle&quot;:&quot;&quot;,&quot;non-dropping-particle&quot;:&quot;&quot;},{&quot;family&quot;:&quot;Quashie&quot;,&quot;given&quot;:&quot;Peter K.&quot;,&quot;parse-names&quot;:false,&quot;dropping-particle&quot;:&quot;&quot;,&quot;non-dropping-particle&quot;:&quot;&quot;},{&quot;family&quot;:&quot;Bediako&quot;,&quot;given&quot;:&quot;Yaw&quot;,&quot;parse-names&quot;:false,&quot;dropping-particle&quot;:&quot;&quot;,&quot;non-dropping-particle&quot;:&quot;&quot;}],&quot;container-title&quot;:&quot;Cell reports&quot;,&quot;accessed&quot;:{&quot;date-parts&quot;:[[2024,10,3]]},&quot;DOI&quot;:&quot;10.1016/J.CELREP.2024.114533&quot;,&quot;ISSN&quot;:&quot;2211-1247&quot;,&quot;PMID&quot;:&quot;39052480&quot;,&quot;URL&quot;:&quot;https://pubmed.ncbi.nlm.nih.gov/39052480/&quot;,&quot;issued&quot;:{&quot;date-parts&quot;:[[2024,8,27]]},&quot;abstract&quot;:&quot;Ghana and other parts of West Africa have experienced lower COVID-19 mortality rates than other regions. This phenomenon has been hypothesized to be associated with previous exposure to infections such as malaria. This study investigated the immune response to severe acute respiratory syndrome coronavirus 2 (SARS-CoV-2) and the influence of previous malaria exposure. Blood samples were collected from individuals with asymptomatic or symptomatic COVID-19 (n = 217). A variety of assays were used to characterize the SARS-CoV-2-specific immune response, and malaria exposure was quantified using Plasmodium falciparum ELISA. The study found evidence of attenuated immune responses to COVID-19 among asymptomatic individuals, with elevated proportions of non-classical monocytes and greater memory B cell activation. Symptomatic patients displayed higher P. falciparum-specific T cell recall immune responses, whereas asymptomatic individuals demonstrated elevated P. falciparum antibody levels. Summarily, this study suggests that P. falciparum exposure-associated immune modulation may contribute to reduced severity of SARS-CoV-2 infection among people living in malaria-endemic regions.&quot;,&quot;publisher&quot;:&quot;Cell Rep&quot;,&quot;issue&quot;:&quot;8&quot;,&quot;volume&quot;:&quot;43&quot;,&quot;container-title-short&quot;:&quot;Cell Rep&quot;},&quot;isTemporary&quot;:false},{&quot;id&quot;:&quot;739647b8-80cc-3733-be1a-6b45baf02ae2&quot;,&quot;itemData&quot;:{&quot;type&quot;:&quot;article-journal&quot;,&quot;id&quot;:&quot;739647b8-80cc-3733-be1a-6b45baf02ae2&quot;,&quot;title&quot;:&quot;Pre-Pandemic Cross-Reactive Immunity against SARS-CoV-2 among Central and West African Populations&quot;,&quot;author&quot;:[{&quot;family&quot;:&quot;Souris&quot;,&quot;given&quot;:&quot;Marc&quot;,&quot;parse-names&quot;:false,&quot;dropping-particle&quot;:&quot;&quot;,&quot;non-dropping-particle&quot;:&quot;&quot;},{&quot;family&quot;:&quot;Tshilolo&quot;,&quot;given&quot;:&quot;Léon&quot;,&quot;parse-names&quot;:false,&quot;dropping-particle&quot;:&quot;&quot;,&quot;non-dropping-particle&quot;:&quot;&quot;},{&quot;family&quot;:&quot;Parzy&quot;,&quot;given&quot;:&quot;Daniel&quot;,&quot;parse-names&quot;:false,&quot;dropping-particle&quot;:&quot;&quot;,&quot;non-dropping-particle&quot;:&quot;&quot;},{&quot;family&quot;:&quot;Lobaloba Ingoba&quot;,&quot;given&quot;:&quot;Line&quot;,&quot;parse-names&quot;:false,&quot;dropping-particle&quot;:&quot;&quot;,&quot;non-dropping-particle&quot;:&quot;&quot;},{&quot;family&quot;:&quot;Ntoumi&quot;,&quot;given&quot;:&quot;Francine&quot;,&quot;parse-names&quot;:false,&quot;dropping-particle&quot;:&quot;&quot;,&quot;non-dropping-particle&quot;:&quot;&quot;},{&quot;family&quot;:&quot;Kamgaing&quot;,&quot;given&quot;:&quot;Rachel&quot;,&quot;parse-names&quot;:false,&quot;dropping-particle&quot;:&quot;&quot;,&quot;non-dropping-particle&quot;:&quot;&quot;},{&quot;family&quot;:&quot;Ndour&quot;,&quot;given&quot;:&quot;Moussa&quot;,&quot;parse-names&quot;:false,&quot;dropping-particle&quot;:&quot;&quot;,&quot;non-dropping-particle&quot;:&quot;&quot;},{&quot;family&quot;:&quot;Mbongi&quot;,&quot;given&quot;:&quot;Destin&quot;,&quot;parse-names&quot;:false,&quot;dropping-particle&quot;:&quot;&quot;,&quot;non-dropping-particle&quot;:&quot;&quot;},{&quot;family&quot;:&quot;Phoba&quot;,&quot;given&quot;:&quot;Balthazar&quot;,&quot;parse-names&quot;:false,&quot;dropping-particle&quot;:&quot;&quot;,&quot;non-dropping-particle&quot;:&quot;&quot;},{&quot;family&quot;:&quot;Tshilolo&quot;,&quot;given&quot;:&quot;Marie Anasthasie&quot;,&quot;parse-names&quot;:false,&quot;dropping-particle&quot;:&quot;&quot;,&quot;non-dropping-particle&quot;:&quot;&quot;},{&quot;family&quot;:&quot;Mbungu&quot;,&quot;given&quot;:&quot;René&quot;,&quot;parse-names&quot;:false,&quot;dropping-particle&quot;:&quot;&quot;,&quot;non-dropping-particle&quot;:&quot;&quot;},{&quot;family&quot;:&quot;Sosso&quot;,&quot;given&quot;:&quot;Martin Samuel&quot;,&quot;parse-names&quot;:false,&quot;dropping-particle&quot;:&quot;&quot;,&quot;non-dropping-particle&quot;:&quot;&quot;},{&quot;family&quot;:&quot;Fainguem&quot;,&quot;given&quot;:&quot;Nadine&quot;,&quot;parse-names&quot;:false,&quot;dropping-particle&quot;:&quot;&quot;,&quot;non-dropping-particle&quot;:&quot;&quot;},{&quot;family&quot;:&quot;Ndiaye Dieye&quot;,&quot;given&quot;:&quot;Tandakha&quot;,&quot;parse-names&quot;:false,&quot;dropping-particle&quot;:&quot;&quot;,&quot;non-dropping-particle&quot;:&quot;&quot;},{&quot;family&quot;:&quot;Sylla&quot;,&quot;given&quot;:&quot;Massamba&quot;,&quot;parse-names&quot;:false,&quot;dropping-particle&quot;:&quot;&quot;,&quot;non-dropping-particle&quot;:&quot;&quot;},{&quot;family&quot;:&quot;Morand&quot;,&quot;given&quot;:&quot;Pierre&quot;,&quot;parse-names&quot;:false,&quot;dropping-particle&quot;:&quot;&quot;,&quot;non-dropping-particle&quot;:&quot;&quot;},{&quot;family&quot;:&quot;Gonzalez&quot;,&quot;given&quot;:&quot;Jean Paul&quot;,&quot;parse-names&quot;:false,&quot;dropping-particle&quot;:&quot;&quot;,&quot;non-dropping-particle&quot;:&quot;&quot;}],&quot;container-title&quot;:&quot;Viruses&quot;,&quot;container-title-short&quot;:&quot;Viruses&quot;,&quot;accessed&quot;:{&quot;date-parts&quot;:[[2025,7,28]]},&quot;DOI&quot;:&quot;10.3390/V14102259/S1&quot;,&quot;ISSN&quot;:&quot;19994915&quot;,&quot;PMID&quot;:&quot;36298814&quot;,&quot;URL&quot;:&quot;https://pmc.ncbi.nlm.nih.gov/articles/PMC9611584/&quot;,&quot;issued&quot;:{&quot;date-parts&quot;:[[2022,10,1]]},&quot;page&quot;:&quot;2259&quot;,&quot;abstract&quot;:&quot;For more than two years after the emergence of COVID-19 (Coronavirus Disease-2019), significant regional differences in morbidity persist. These differences clearly show lower incidence rates in several regions of the African and Asian continents. The work reported here aimed to test the hypothesis of a pre-pandemic natural immunity acquired by some human populations in central and western Africa, which would, therefore, pose the hypothesis of an original antigenic sin with a virus antigenically close to the Severe Acute Respiratory Syndrome Coronavirus 2 (SARS-CoV-2). To identify such pre-existing immunity, sera samples collected before the emergence of COVID-19 were tested to detect the presence of IgG reacting antibodies against SARS-CoV-2 proteins of major significance. Sera samples from French blood donors collected before the pandemic served as a control. The results showed a statistically significant difference of antibodies prevalence between the collected samples in Africa and the control samples collected in France. Given the novelty of our results, our next step consists in highlighting neutralizing antibodies to evaluate their potential for pre-pandemic protective acquired immunity against SARS-CoV-2. In conclusion, our results suggest that, in the investigated African sub-regions, the tested populations could have been potentially and partially pre-exposed, before the COVID-19 pandemic, to the antigens of a yet non-identified Coronaviruses.&quot;,&quot;publisher&quot;:&quot;MDPI&quot;,&quot;issue&quot;:&quot;10&quot;,&quot;volume&quot;:&quot;14&quot;},&quot;isTemporary&quot;:false},{&quot;id&quot;:&quot;e5cb6736-382b-33d0-ba17-d8bc48b21e20&quot;,&quot;itemData&quot;:{&quot;type&quot;:&quot;article-journal&quot;,&quot;id&quot;:&quot;e5cb6736-382b-33d0-ba17-d8bc48b21e20&quot;,&quot;title&quot;:&quot;Proportion of Ugandans with pre-pandemic SARS-CoV-2 cross-reactive CD4+ and CD8+ T-cell responses: A pilot study&quot;,&quot;author&quot;:[{&quot;family&quot;:&quot;Namuniina&quot;,&quot;given&quot;:&quot;Annemarie&quot;,&quot;parse-names&quot;:false,&quot;dropping-particle&quot;:&quot;&quot;,&quot;non-dropping-particle&quot;:&quot;&quot;},{&quot;family&quot;:&quot;Muyanja&quot;,&quot;given&quot;:&quot;Enoch S.&quot;,&quot;parse-names&quot;:false,&quot;dropping-particle&quot;:&quot;&quot;,&quot;non-dropping-particle&quot;:&quot;&quot;},{&quot;family&quot;:&quot;Biribawa&quot;,&quot;given&quot;:&quot;Victoria M.&quot;,&quot;parse-names&quot;:false,&quot;dropping-particle&quot;:&quot;&quot;,&quot;non-dropping-particle&quot;:&quot;&quot;},{&quot;family&quot;:&quot;Okech&quot;,&quot;given&quot;:&quot;Brenda A.&quot;,&quot;parse-names&quot;:false,&quot;dropping-particle&quot;:&quot;&quot;,&quot;non-dropping-particle&quot;:&quot;&quot;},{&quot;family&quot;:&quot;Ssemaganda&quot;,&quot;given&quot;:&quot;Aloysious&quot;,&quot;parse-names&quot;:false,&quot;dropping-particle&quot;:&quot;&quot;,&quot;non-dropping-particle&quot;:&quot;&quot;},{&quot;family&quot;:&quot;Price&quot;,&quot;given&quot;:&quot;Matt A.&quot;,&quot;parse-names&quot;:false,&quot;dropping-particle&quot;:&quot;&quot;,&quot;non-dropping-particle&quot;:&quot;&quot;},{&quot;family&quot;:&quot;Hills&quot;,&quot;given&quot;:&quot;Nancy&quot;,&quot;parse-names&quot;:false,&quot;dropping-particle&quot;:&quot;&quot;,&quot;non-dropping-particle&quot;:&quot;&quot;},{&quot;family&quot;:&quot;Nanteza&quot;,&quot;given&quot;:&quot;Ann&quot;,&quot;parse-names&quot;:false,&quot;dropping-particle&quot;:&quot;&quot;,&quot;non-dropping-particle&quot;:&quot;&quot;},{&quot;family&quot;:&quot;Bagaya&quot;,&quot;given&quot;:&quot;Bernard Ssentalo&quot;,&quot;parse-names&quot;:false,&quot;dropping-particle&quot;:&quot;&quot;,&quot;non-dropping-particle&quot;:&quot;&quot;},{&quot;family&quot;:&quot;Weiskopf&quot;,&quot;given&quot;:&quot;Daniela&quot;,&quot;parse-names&quot;:false,&quot;dropping-particle&quot;:&quot;&quot;,&quot;non-dropping-particle&quot;:&quot;&quot;},{&quot;family&quot;:&quot;Riou&quot;,&quot;given&quot;:&quot;Catherine&quot;,&quot;parse-names&quot;:false,&quot;dropping-particle&quot;:&quot;&quot;,&quot;non-dropping-particle&quot;:&quot;&quot;},{&quot;family&quot;:&quot;Reynolds&quot;,&quot;given&quot;:&quot;Steven J.&quot;,&quot;parse-names&quot;:false,&quot;dropping-particle&quot;:&quot;&quot;,&quot;non-dropping-particle&quot;:&quot;&quot;},{&quot;family&quot;:&quot;Galiwango&quot;,&quot;given&quot;:&quot;Ronald M.&quot;,&quot;parse-names&quot;:false,&quot;dropping-particle&quot;:&quot;&quot;,&quot;non-dropping-particle&quot;:&quot;&quot;},{&quot;family&quot;:&quot;Redd&quot;,&quot;given&quot;:&quot;Andrew D.&quot;,&quot;parse-names&quot;:false,&quot;dropping-particle&quot;:&quot;&quot;,&quot;non-dropping-particle&quot;:&quot;&quot;}],&quot;container-title&quot;:&quot;PLOS Global Public Health&quot;,&quot;accessed&quot;:{&quot;date-parts&quot;:[[2025,7,23]]},&quot;DOI&quot;:&quot;10.1371/JOURNAL.PGPH.0001566,&quot;,&quot;ISSN&quot;:&quot;27673375&quot;,&quot;URL&quot;:&quot;https://pubmed.ncbi.nlm.nih.gov/37585383/&quot;,&quot;issued&quot;:{&quot;date-parts&quot;:[[2023,8,1]]},&quot;abstract&quot;:&quot;The estimated mortality rate of the SARS-CoV-2 pandemic varied greatly around the world. In particular, multiple countries in East, Central, and West Africa had significantly lower rates of COVID-19 related fatalities than many resource-rich nations with significantly earlier wide-spread access to life-saving vaccines. One possible reason for this lower mortality could be the presence of pre-existing cross-reactive immunological responses in these areas of the world. To explore this hypothesis, an exploratory study of stored peripheral blood mononuclear cells (PBMC) from Ugandans collected from 2015–2017 prior to the COVID-19 pandemic (n = 29) and from hospitalized Ugandan COVID-19 patients (n = 3) were examined using flow-cytometry for the presence of pre-existing SARS-CoV-2 cross-reactive CD4+ and CD8+ T-cell populations using four T-cell epitope mega pools. Of pre-pandemic participants, 89.7% (26/29) had either CD4+ or CD8+, or both, SARS-CoV-2 specific T-cell responses. Specifically, CD4+ T-cell reactivity (72.4%) and CD8+ T-cell reactivity (65.5%) were relatively similar, and 13 participants (44.8%) had both types of cross-reactive types of T-cells present. There were no significant differences in response by sex in the population, however this may be in part due to the limited sample size examined. The rates of cross-reactive T-cell populations in this exploratory Ugandan population appears higher than previous estimates from resource-rich countries like the United States (20–50% reactivity). It is unclear what role, if any, this cross-reactivity played in decreasing COVID-19 related mortality in Uganda and other African countries, but does suggest that a better understanding of global pre-existing immunological cross-reactivity could be an informative data of epidemiological intelligence moving forward.&quot;,&quot;publisher&quot;:&quot;Public Library of Science&quot;,&quot;issue&quot;:&quot;8&quot;,&quot;volume&quot;:&quot;3&quot;,&quot;container-title-short&quot;:&quot;&quot;},&quot;isTemporary&quot;:false}]},{&quot;citationID&quot;:&quot;MENDELEY_CITATION_95d17100-79a1-44e5-97d1-14eae4ead060&quot;,&quot;properties&quot;:{&quot;noteIndex&quot;:0},&quot;isEdited&quot;:false,&quot;manualOverride&quot;:{&quot;isManuallyOverridden&quot;:false,&quot;citeprocText&quot;:&quot;[9,23]&quot;,&quot;manualOverrideText&quot;:&quot;&quot;},&quot;citationTag&quot;:&quot;MENDELEY_CITATION_v3_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&quot;,&quot;citationItems&quot;:[{&quot;id&quot;:&quot;129a71a4-064f-3e03-a687-5debf18cfcc1&quot;,&quot;itemData&quot;:{&quot;type&quot;:&quot;article-journal&quot;,&quot;id&quot;:&quot;129a71a4-064f-3e03-a687-5debf18cfcc1&quot;,&quot;title&quot;:&quot;High prevalence of pre-existing serological cross-reactivity against severe acute respiratory syndrome coronavirus-2 (SARS-CoV-2) in sub-Saharan Afric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eña&quot;,&quot;given&quot;:&quot;Phoebe B.&quot;,&quot;parse-names&quot;:false,&quot;dropping-particle&quot;:&quot;&quot;,&quot;non-dropping-particle&quot;:&quot;&quot;},{&quot;family&quot;:&quot;Clegg&quot;,&quot;given&quot;:&quot;Ashley A.&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Ngalamika&quot;,&quot;given&quot;:&quot;Owen&quot;,&quot;parse-names&quot;:false,&quot;dropping-particle&quot;:&quot;&quot;,&quot;non-dropping-particle&quot;:&quot;&quot;},{&quot;family&quot;:&quot;Julius&quot;,&quot;given&quot;:&quot;Peter&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International Journal of Infectious Diseases&quot;,&quot;accessed&quot;:{&quot;date-parts&quot;:[[2024,12,10]]},&quot;DOI&quot;:&quot;10.1016/J.IJID.2020.10.104&quot;,&quot;ISSN&quot;:&quot;18783511&quot;,&quot;PMID&quot;:&quot;33176202&quot;,&quot;URL&quot;:&quot;https://pmc.ncbi.nlm.nih.gov/articles/PMC7648883/&quot;,&quot;issued&quot;:{&quot;date-parts&quot;:[[2020,1,1]]},&quot;page&quot;:&quot;577&quot;,&quot;abstract&quot;:&quot;Objective: Significant morbidity and mortality have occurred in the USA, Europe, and Asia due to severe acute respiratory syndrome coronavirus-2 (SARS-CoV-2), whereas the numbers of infections and deaths in sub-Saharan Africa (SSA) have remained comparatively low. It has been hypothesized that exposure of the population in SSA to other coronaviruses prior to the COVID-19 pandemic resulted in some degree of cross-protection against SARS-CoV-2 infection and pathogenesis. We evaluated this hypothesis by comparing SARS-CoV-2 cross-reactive antibodies in pre-pandemic plasma samples collected from SSA and the USA. Method: Pre-COVID-19 pandemic plasma samples from SSA and the USA were collected and tested by immunofluorescence assay against the spike and nucleocapsid proteins of all known human coronaviruses (HCoVs). Results: The prevalence of SARS-CoV-2 serological cross-reactivity was significantly higher in samples from SSA compared with the USA. Most of these cross-reactive samples cross-recognized the SARS-CoV-2 nucleocapsid protein and the spike proteins of other HCoVs. Nucleocapsid proteins from HCoV-NL63 and HCoV-229E were detected in most samples, thereby implicating prior exposure to these two HCoVs as the likely source of cross-reactive antibodies against SARS-CoV-2. Conclusion: The low incidences of SARS-CoV-2 infection and disease in SSA appear to be correlated with the pre-pandemic serological cross-recognition of HCoVs, which are substantially more prevalent in SSA than the USA.&quot;,&quot;publisher&quot;:&quot;Elsevier B.V.&quot;,&quot;volume&quot;:&quot;102&quot;,&quot;container-title-short&quot;:&quot;&quot;},&quot;isTemporary&quot;:false},{&quot;id&quot;:&quot;739647b8-80cc-3733-be1a-6b45baf02ae2&quot;,&quot;itemData&quot;:{&quot;type&quot;:&quot;article-journal&quot;,&quot;id&quot;:&quot;739647b8-80cc-3733-be1a-6b45baf02ae2&quot;,&quot;title&quot;:&quot;Pre-Pandemic Cross-Reactive Immunity against SARS-CoV-2 among Central and West African Populations&quot;,&quot;author&quot;:[{&quot;family&quot;:&quot;Souris&quot;,&quot;given&quot;:&quot;Marc&quot;,&quot;parse-names&quot;:false,&quot;dropping-particle&quot;:&quot;&quot;,&quot;non-dropping-particle&quot;:&quot;&quot;},{&quot;family&quot;:&quot;Tshilolo&quot;,&quot;given&quot;:&quot;Léon&quot;,&quot;parse-names&quot;:false,&quot;dropping-particle&quot;:&quot;&quot;,&quot;non-dropping-particle&quot;:&quot;&quot;},{&quot;family&quot;:&quot;Parzy&quot;,&quot;given&quot;:&quot;Daniel&quot;,&quot;parse-names&quot;:false,&quot;dropping-particle&quot;:&quot;&quot;,&quot;non-dropping-particle&quot;:&quot;&quot;},{&quot;family&quot;:&quot;Lobaloba Ingoba&quot;,&quot;given&quot;:&quot;Line&quot;,&quot;parse-names&quot;:false,&quot;dropping-particle&quot;:&quot;&quot;,&quot;non-dropping-particle&quot;:&quot;&quot;},{&quot;family&quot;:&quot;Ntoumi&quot;,&quot;given&quot;:&quot;Francine&quot;,&quot;parse-names&quot;:false,&quot;dropping-particle&quot;:&quot;&quot;,&quot;non-dropping-particle&quot;:&quot;&quot;},{&quot;family&quot;:&quot;Kamgaing&quot;,&quot;given&quot;:&quot;Rachel&quot;,&quot;parse-names&quot;:false,&quot;dropping-particle&quot;:&quot;&quot;,&quot;non-dropping-particle&quot;:&quot;&quot;},{&quot;family&quot;:&quot;Ndour&quot;,&quot;given&quot;:&quot;Moussa&quot;,&quot;parse-names&quot;:false,&quot;dropping-particle&quot;:&quot;&quot;,&quot;non-dropping-particle&quot;:&quot;&quot;},{&quot;family&quot;:&quot;Mbongi&quot;,&quot;given&quot;:&quot;Destin&quot;,&quot;parse-names&quot;:false,&quot;dropping-particle&quot;:&quot;&quot;,&quot;non-dropping-particle&quot;:&quot;&quot;},{&quot;family&quot;:&quot;Phoba&quot;,&quot;given&quot;:&quot;Balthazar&quot;,&quot;parse-names&quot;:false,&quot;dropping-particle&quot;:&quot;&quot;,&quot;non-dropping-particle&quot;:&quot;&quot;},{&quot;family&quot;:&quot;Tshilolo&quot;,&quot;given&quot;:&quot;Marie Anasthasie&quot;,&quot;parse-names&quot;:false,&quot;dropping-particle&quot;:&quot;&quot;,&quot;non-dropping-particle&quot;:&quot;&quot;},{&quot;family&quot;:&quot;Mbungu&quot;,&quot;given&quot;:&quot;René&quot;,&quot;parse-names&quot;:false,&quot;dropping-particle&quot;:&quot;&quot;,&quot;non-dropping-particle&quot;:&quot;&quot;},{&quot;family&quot;:&quot;Sosso&quot;,&quot;given&quot;:&quot;Martin Samuel&quot;,&quot;parse-names&quot;:false,&quot;dropping-particle&quot;:&quot;&quot;,&quot;non-dropping-particle&quot;:&quot;&quot;},{&quot;family&quot;:&quot;Fainguem&quot;,&quot;given&quot;:&quot;Nadine&quot;,&quot;parse-names&quot;:false,&quot;dropping-particle&quot;:&quot;&quot;,&quot;non-dropping-particle&quot;:&quot;&quot;},{&quot;family&quot;:&quot;Ndiaye Dieye&quot;,&quot;given&quot;:&quot;Tandakha&quot;,&quot;parse-names&quot;:false,&quot;dropping-particle&quot;:&quot;&quot;,&quot;non-dropping-particle&quot;:&quot;&quot;},{&quot;family&quot;:&quot;Sylla&quot;,&quot;given&quot;:&quot;Massamba&quot;,&quot;parse-names&quot;:false,&quot;dropping-particle&quot;:&quot;&quot;,&quot;non-dropping-particle&quot;:&quot;&quot;},{&quot;family&quot;:&quot;Morand&quot;,&quot;given&quot;:&quot;Pierre&quot;,&quot;parse-names&quot;:false,&quot;dropping-particle&quot;:&quot;&quot;,&quot;non-dropping-particle&quot;:&quot;&quot;},{&quot;family&quot;:&quot;Gonzalez&quot;,&quot;given&quot;:&quot;Jean Paul&quot;,&quot;parse-names&quot;:false,&quot;dropping-particle&quot;:&quot;&quot;,&quot;non-dropping-particle&quot;:&quot;&quot;}],&quot;container-title&quot;:&quot;Viruses&quot;,&quot;container-title-short&quot;:&quot;Viruses&quot;,&quot;accessed&quot;:{&quot;date-parts&quot;:[[2025,7,28]]},&quot;DOI&quot;:&quot;10.3390/V14102259/S1&quot;,&quot;ISSN&quot;:&quot;19994915&quot;,&quot;PMID&quot;:&quot;36298814&quot;,&quot;URL&quot;:&quot;https://pmc.ncbi.nlm.nih.gov/articles/PMC9611584/&quot;,&quot;issued&quot;:{&quot;date-parts&quot;:[[2022,10,1]]},&quot;page&quot;:&quot;2259&quot;,&quot;abstract&quot;:&quot;For more than two years after the emergence of COVID-19 (Coronavirus Disease-2019), significant regional differences in morbidity persist. These differences clearly show lower incidence rates in several regions of the African and Asian continents. The work reported here aimed to test the hypothesis of a pre-pandemic natural immunity acquired by some human populations in central and western Africa, which would, therefore, pose the hypothesis of an original antigenic sin with a virus antigenically close to the Severe Acute Respiratory Syndrome Coronavirus 2 (SARS-CoV-2). To identify such pre-existing immunity, sera samples collected before the emergence of COVID-19 were tested to detect the presence of IgG reacting antibodies against SARS-CoV-2 proteins of major significance. Sera samples from French blood donors collected before the pandemic served as a control. The results showed a statistically significant difference of antibodies prevalence between the collected samples in Africa and the control samples collected in France. Given the novelty of our results, our next step consists in highlighting neutralizing antibodies to evaluate their potential for pre-pandemic protective acquired immunity against SARS-CoV-2. In conclusion, our results suggest that, in the investigated African sub-regions, the tested populations could have been potentially and partially pre-exposed, before the COVID-19 pandemic, to the antigens of a yet non-identified Coronaviruses.&quot;,&quot;publisher&quot;:&quot;MDPI&quot;,&quot;issue&quot;:&quot;10&quot;,&quot;volume&quot;:&quot;14&quot;},&quot;isTemporary&quot;:false}]},{&quot;citationID&quot;:&quot;MENDELEY_CITATION_dce25770-e416-4a3d-8a67-c61bd54590fe&quot;,&quot;properties&quot;:{&quot;noteIndex&quot;:0},&quot;isEdited&quot;:false,&quot;manualOverride&quot;:{&quot;isManuallyOverridden&quot;:false,&quot;citeprocText&quot;:&quot;[10,19]&quot;,&quot;manualOverrideText&quot;:&quot;&quot;},&quot;citationTag&quot;:&quot;MENDELEY_CITATION_v3_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b3BwZSIsImdpdmVuIjoiTGlzYSBLLiIsInBhcnNlLW5hbWVzIjpmYWxzZSwiZHJvcHBpbmctcGFydGljbGUiOiIiLCJub24tZHJvcHBpbmctcGFydGljbGUiOiIifSx7ImZhbWlseSI6IlBlw7FhIiwiZ2l2ZW4iOiJQaG9lYmUgQi4iLCJwYXJzZS1uYW1lcyI6ZmFsc2UsImRyb3BwaW5nLXBhcnRpY2xlIjoiIiwibm9uLWRyb3BwaW5nLXBhcnRpY2xlIjoiIn0seyJmYW1pbHkiOiJQcml2YXR0IiwiZ2l2ZW4iOiJTYXJhIFIuIiwicGFyc2UtbmFtZXMiOmZhbHNlLCJkcm9wcGluZy1wYXJ0aWNsZSI6IiIsIm5vbi1kcm9wcGluZy1wYXJ0aWNsZSI6IiJ9LHsiZmFtaWx5IjoiQmVubmV0dCIsImdpdmVuIjoiU3lkbmV5IEo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&quot;,&quot;citationItems&quot;:[{&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container-title-short&quot;:&quot;PLoS One&quot;},&quot;isTemporary&quot;:false},{&quot;id&quot;:&quot;40310cef-3829-37b5-9a39-f36e0a11787e&quot;,&quot;itemData&quot;:{&quot;type&quot;:&quot;article-journal&quot;,&quot;id&quot;:&quot;40310cef-3829-37b5-9a39-f36e0a11787e&quot;,&quot;title&quot;:&quot;Pre-pandemic SARS-CoV-2-specific IFN-γ and antibody responses were low in Ugandan samples and significantly reduced in HIV-positive specimens&quot;,&quot;author&quot;:[{&quot;family&quot;:&quot;Nantambi&quot;,&quot;given&quot;:&quot;Hellen&quot;,&quot;parse-names&quot;:false,&quot;dropping-particle&quot;:&quot;&quot;,&quot;non-dropping-particle&quot;:&quot;&quot;},{&quot;family&quot;:&quot;Sembera&quot;,&quot;given&quot;:&quot;Jackson&quot;,&quot;parse-names&quot;:false,&quot;dropping-particle&quot;:&quot;&quot;,&quot;non-dropping-particle&quot;:&quot;&quot;},{&quot;family&quot;:&quot;Ankunda&quot;,&quot;given&quot;:&quot;Violet&quot;,&quot;parse-names&quot;:false,&quot;dropping-particle&quot;:&quot;&quot;,&quot;non-dropping-particle&quot;:&quot;&quot;},{&quot;family&quot;:&quot;Ssali&quot;,&quot;given&quot;:&quot;Ivan&quot;,&quot;parse-names&quot;:false,&quot;dropping-particle&quot;:&quot;&quot;,&quot;non-dropping-particle&quot;:&quot;&quot;},{&quot;family&quot;:&quot;Kalyebi&quot;,&quot;given&quot;:&quot;Arthur Watelo&quot;,&quot;parse-names&quot;:false,&quot;dropping-particle&quot;:&quot;&quot;,&quot;non-dropping-particle&quot;:&quot;&quot;},{&quot;family&quot;:&quot;Oluka&quot;,&quot;given&quot;:&quot;Gerald Kevin&quot;,&quot;parse-names&quot;:false,&quot;dropping-particle&quot;:&quot;&quot;,&quot;non-dropping-particle&quot;:&quot;&quot;},{&quot;family&quot;:&quot;Kato&quot;,&quot;given&quot;:&quot;Laban&quot;,&quot;parse-names&quot;:false,&quot;dropping-particle&quot;:&quot;&quot;,&quot;non-dropping-particle&quot;:&quot;&quot;},{&quot;family&quot;:&quot;Ubaldo&quot;,&quot;given&quot;:&quot;Bahemuka&quot;,&quot;parse-names&quot;:false,&quot;dropping-particle&quot;:&quot;&quot;,&quot;non-dropping-particle&quot;:&quot;&quot;},{&quot;family&quot;:&quot;Kibengo&quot;,&quot;given&quot;:&quot;Freddie&quot;,&quot;parse-names&quot;:false,&quot;dropping-particle&quot;:&quot;&quot;,&quot;non-dropping-particle&quot;:&quot;&quot;},{&quot;family&quot;:&quot;Katende&quot;,&quot;given&quot;:&quot;Joseph Ssebwana&quot;,&quot;parse-names&quot;:false,&quot;dropping-particle&quot;:&quot;&quot;,&quot;non-dropping-particle&quot;:&quot;&quot;},{&quot;family&quot;:&quot;Gombe&quot;,&quot;given&quot;:&quot;Be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Mugaba&quot;,&quot;given&quot;:&quot;Susan&quot;,&quot;parse-names&quot;:false,&quot;dropping-particle&quot;:&quot;&quot;,&quot;non-dropping-particle&quot;:&quot;&quot;},{&quot;family&quot;:&quot;Sande&quot;,&quot;given&quot;:&quot;Obondo James&quot;,&quot;parse-names&quot;:false,&quot;dropping-particle&quot;:&quot;&quot;,&quot;non-dropping-particle&quot;:&quot;&quot;},{&quot;family&quot;:&quot;Kaleebu&quot;,&quot;given&quot;:&quot;Pontiano&quot;,&quot;parse-names&quot;:false,&quot;dropping-particle&quot;:&quot;&quot;,&quot;non-dropping-particle&quot;:&quot;&quot;},{&quot;family&quot;:&quot;Serwanga&quot;,&quot;given&quot;:&quot;Jennifer&quot;,&quot;parse-names&quot;:false,&quot;dropping-particle&quot;:&quot;&quot;,&quot;non-dropping-particle&quot;:&quot;&quot;}],&quot;container-title&quot;:&quot;Frontiers in immunology&quot;,&quot;accessed&quot;:{&quot;date-parts&quot;:[[2024,10,3]]},&quot;DOI&quot;:&quot;10.3389/FIMMU.2023.1148877&quot;,&quot;ISSN&quot;:&quot;1664-3224&quot;,&quot;PMID&quot;:&quot;37153598&quot;,&quot;URL&quot;:&quot;https://pubmed.ncbi.nlm.nih.gov/37153598/&quot;,&quot;issued&quot;:{&quot;date-parts&quot;:[[2023]]},&quot;abstract&quot;:&quot;Introduction: We investigated whether prior SARS-CoV-2-specific IFN-γ and antibody responses in Ugandan COVID-19 pre-pandemic specimens aligned to this population's low disease severity. Methods: We used nucleoprotein (N), spike (S), NTD, RBD, envelope, membrane, SD1/2-directed IFN-γ ELISpots, and an S- and N-IgG antibody ELISA to screen for SARS-CoV-2-specific cross-reactivity. Results: HCoV-OC43-, HCoV-229E-, and SARS-CoV-2-specific IFN-γ occurred in 23, 15, and 17 of 104 specimens, respectively. Cross-reactive IgG was more common against the nucleoprotein (7/110, 15.5%; p = 0.0016, Fishers' Exact) than the spike (3/110, 2.72%). Specimens lacking anti-HuCoV antibodies had higher rates of pre-epidemic SARS-CoV-2-specific IFN-γ cross-reactivity (p-value = 0.00001, Fishers’ exact test), suggesting that exposure to additional factors not examined here might play a role. SARS-CoV-2-specific cross-reactive antibodies were significantly less common in HIV-positive specimens (p=0.017; Fishers' Exact test). Correlations between SARS-CoV-2- and HuCoV-specific IFN-γ responses were consistently weak in both HIV negative and positive specimens. Discussion: These findings support the existence of pre-epidemic SARS-CoV-2-specific cellular and humoral cross-reactivity in this population. The data do not establish that these virus-specific IFN-γ and antibody responses are entirely specific to SARS-CoV-2. Inability of the antibodies to neutralise SARS-CoV-2 implies that prior exposure did not result in immunity. Correlations between SARS-CoV-2 and HuCoV-specific responses were consistently weak, suggesting that additional variables likely contributed to the pre-epidemic cross-reactivity patterns. The data suggests that surveillance efforts based on the nucleoprotein might overestimate the exposure to SARS-CoV-2 compared to inclusion of additional targets, like the spike protein. This study, while limited in scope, suggests that HIV-positive people are less likely than HIV-negative people to produce protective antibodies against SARS-CoV-2.&quot;,&quot;publisher&quot;:&quot;Front Immunol&quot;,&quot;volume&quot;:&quot;14&quot;,&quot;container-title-short&quot;:&quot;Front Immunol&quot;},&quot;isTemporary&quot;:false}]},{&quot;citationID&quot;:&quot;MENDELEY_CITATION_08696861-9ea4-4217-a5e8-4272a0d39c3a&quot;,&quot;properties&quot;:{&quot;noteIndex&quot;:0},&quot;isEdited&quot;:false,&quot;manualOverride&quot;:{&quot;isManuallyOverridden&quot;:false,&quot;citeprocText&quot;:&quot;[9,14,17,19,22,23]&quot;,&quot;manualOverrideText&quot;:&quot;&quot;},&quot;citationTag&quot;:&quot;MENDELEY_CITATION_v3_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&quot;,&quot;citationItems&quot;:[{&quot;id&quot;:&quot;129a71a4-064f-3e03-a687-5debf18cfcc1&quot;,&quot;itemData&quot;:{&quot;type&quot;:&quot;article-journal&quot;,&quot;id&quot;:&quot;129a71a4-064f-3e03-a687-5debf18cfcc1&quot;,&quot;title&quot;:&quot;High prevalence of pre-existing serological cross-reactivity against severe acute respiratory syndrome coronavirus-2 (SARS-CoV-2) in sub-Saharan Afric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eña&quot;,&quot;given&quot;:&quot;Phoebe B.&quot;,&quot;parse-names&quot;:false,&quot;dropping-particle&quot;:&quot;&quot;,&quot;non-dropping-particle&quot;:&quot;&quot;},{&quot;family&quot;:&quot;Clegg&quot;,&quot;given&quot;:&quot;Ashley A.&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Ngalamika&quot;,&quot;given&quot;:&quot;Owen&quot;,&quot;parse-names&quot;:false,&quot;dropping-particle&quot;:&quot;&quot;,&quot;non-dropping-particle&quot;:&quot;&quot;},{&quot;family&quot;:&quot;Julius&quot;,&quot;given&quot;:&quot;Peter&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International Journal of Infectious Diseases&quot;,&quot;accessed&quot;:{&quot;date-parts&quot;:[[2024,12,10]]},&quot;DOI&quot;:&quot;10.1016/J.IJID.2020.10.104&quot;,&quot;ISSN&quot;:&quot;18783511&quot;,&quot;PMID&quot;:&quot;33176202&quot;,&quot;URL&quot;:&quot;https://pmc.ncbi.nlm.nih.gov/articles/PMC7648883/&quot;,&quot;issued&quot;:{&quot;date-parts&quot;:[[2020,1,1]]},&quot;page&quot;:&quot;577&quot;,&quot;abstract&quot;:&quot;Objective: Significant morbidity and mortality have occurred in the USA, Europe, and Asia due to severe acute respiratory syndrome coronavirus-2 (SARS-CoV-2), whereas the numbers of infections and deaths in sub-Saharan Africa (SSA) have remained comparatively low. It has been hypothesized that exposure of the population in SSA to other coronaviruses prior to the COVID-19 pandemic resulted in some degree of cross-protection against SARS-CoV-2 infection and pathogenesis. We evaluated this hypothesis by comparing SARS-CoV-2 cross-reactive antibodies in pre-pandemic plasma samples collected from SSA and the USA. Method: Pre-COVID-19 pandemic plasma samples from SSA and the USA were collected and tested by immunofluorescence assay against the spike and nucleocapsid proteins of all known human coronaviruses (HCoVs). Results: The prevalence of SARS-CoV-2 serological cross-reactivity was significantly higher in samples from SSA compared with the USA. Most of these cross-reactive samples cross-recognized the SARS-CoV-2 nucleocapsid protein and the spike proteins of other HCoVs. Nucleocapsid proteins from HCoV-NL63 and HCoV-229E were detected in most samples, thereby implicating prior exposure to these two HCoVs as the likely source of cross-reactive antibodies against SARS-CoV-2. Conclusion: The low incidences of SARS-CoV-2 infection and disease in SSA appear to be correlated with the pre-pandemic serological cross-recognition of HCoVs, which are substantially more prevalent in SSA than the USA.&quot;,&quot;publisher&quot;:&quot;Elsevier B.V.&quot;,&quot;volume&quot;:&quot;102&quot;,&quot;container-title-short&quot;:&quot;&quot;},&quot;isTemporary&quot;:false},{&quot;id&quot;:&quot;a7ba8c7c-013b-3dd1-8a9b-be521c9de341&quot;,&quot;itemData&quot;:{&quot;type&quot;:&quot;article-journal&quot;,&quot;id&quot;:&quot;a7ba8c7c-013b-3dd1-8a9b-be521c9de341&quot;,&quot;title&quot;:&quot;Coronavirus Antibody Responses before COVID-19 Pandemic, Africa and Thailand&quot;,&quot;author&quot;:[{&quot;family&quot;:&quot;Li&quot;,&quot;given&quot;:&quot;Yifan&quot;,&quot;parse-names&quot;:false,&quot;dropping-particle&quot;:&quot;&quot;,&quot;non-dropping-particle&quot;:&quot;&quot;},{&quot;family&quot;:&quot;Merbah&quot;,&quot;given&quot;:&quot;Mélanie&quot;,&quot;parse-names&quot;:false,&quot;dropping-particle&quot;:&quot;&quot;,&quot;non-dropping-particle&quot;:&quot;&quot;},{&quot;family&quot;:&quot;Wollen-Roberts&quot;,&quot;given&quot;:&quot;Suzanne&quot;,&quot;parse-names&quot;:false,&quot;dropping-particle&quot;:&quot;&quot;,&quot;non-dropping-particle&quot;:&quot;&quot;},{&quot;family&quot;:&quot;Beckman&quot;,&quot;given&quot;:&quot;Bradley&quot;,&quot;parse-names&quot;:false,&quot;dropping-particle&quot;:&quot;&quot;,&quot;non-dropping-particle&quot;:&quot;&quot;},{&quot;family&quot;:&quot;Mdluli&quot;,&quot;given&quot;:&quot;Thembi&quot;,&quot;parse-names&quot;:false,&quot;dropping-particle&quot;:&quot;&quot;,&quot;non-dropping-particle&quot;:&quot;&quot;},{&quot;family&quot;:&quot;Swafford&quot;,&quot;given&quot;:&quot;Isabella&quot;,&quot;parse-names&quot;:false,&quot;dropping-particle&quot;:&quot;&quot;,&quot;non-dropping-particle&quot;:&quot;&quot;},{&quot;family&quot;:&quot;Mayer&quot;,&quot;given&quot;:&quot;Sandra&quot;,&quot;parse-names&quot;:false,&quot;dropping-particle&quot;:&quot;V.&quot;,&quot;non-dropping-particle&quot;:&quot;&quot;},{&quot;family&quot;:&quot;King&quot;,&quot;given&quot;:&quot;Jocelyn&quot;,&quot;parse-names&quot;:false,&quot;dropping-particle&quot;:&quot;&quot;,&quot;non-dropping-particle&quot;:&quot;&quot;},{&quot;family&quot;:&quot;Corbitt&quot;,&quot;given&quot;:&quot;Courtney&quot;,&quot;parse-names&quot;:false,&quot;dropping-particle&quot;:&quot;&quot;,&quot;non-dropping-particle&quot;:&quot;&quot;},{&quot;family&quot;:&quot;Currier&quot;,&quot;given&quot;:&quot;Jeffrey R.&quot;,&quot;parse-names&quot;:false,&quot;dropping-particle&quot;:&quot;&quot;,&quot;non-dropping-particle&quot;:&quot;&quot;},{&quot;family&quot;:&quot;Liu&quot;,&quot;given&quot;:&quot;Heather&quot;,&quot;parse-names&quot;:false,&quot;dropping-particle&quot;:&quot;&quot;,&quot;non-dropping-particle&quot;:&quot;&quot;},{&quot;family&quot;:&quot;Esber&quot;,&quot;given&quot;:&quot;Allahna&quot;,&quot;parse-names&quot;:false,&quot;dropping-particle&quot;:&quot;&quot;,&quot;non-dropping-particle&quot;:&quot;&quot;},{&quot;family&quot;:&quot;Pinyakorn&quot;,&quot;given&quot;:&quot;Suteeraporn&quot;,&quot;parse-names&quot;:false,&quot;dropping-particle&quot;:&quot;&quot;,&quot;non-dropping-particle&quot;:&quot;&quot;},{&quot;family&quot;:&quot;Parikh&quot;,&quot;given&quot;:&quot;Ajay&quot;,&quot;parse-names&quot;:false,&quot;dropping-particle&quot;:&quot;&quot;,&quot;non-dropping-particle&quot;:&quot;&quot;},{&quot;family&quot;:&quot;Francisco&quot;,&quot;given&quot;:&quot;Leilani&quot;,&quot;parse-names&quot;:false,&quot;dropping-particle&quot;:&quot;V.&quot;,&quot;non-dropping-particle&quot;:&quot;&quot;},{&quot;family&quot;:&quot;Phanuphak&quot;,&quot;given&quot;:&quot;Nittaya&quot;,&quot;parse-names&quot;:false,&quot;dropping-particle&quot;:&quot;&quot;,&quot;non-dropping-particle&quot;:&quot;&quot;},{&quot;family&quot;:&quot;Maswai&quot;,&quot;given&quot;:&quot;Jonah&quot;,&quot;parse-names&quot;:false,&quot;dropping-particle&quot;:&quot;&quot;,&quot;non-dropping-particle&quot;:&quot;&quot;},{&quot;family&quot;:&quot;Owuoth&quot;,&quot;given&quot;:&quot;John&quot;,&quot;parse-names&quot;:false,&quot;dropping-particle&quot;:&quot;&quot;,&quot;non-dropping-particle&quot;:&quot;&quot;},{&quot;family&quot;:&quot;Kibuuka&quot;,&quot;given&quot;:&quot;Hannah&quot;,&quot;parse-names&quot;:false,&quot;dropping-particle&quot;:&quot;&quot;,&quot;non-dropping-particle&quot;:&quot;&quot;},{&quot;family&quot;:&quot;Iroezindu&quot;,&quot;given&quot;:&quot;Michael&quot;,&quot;parse-names&quot;:false,&quot;dropping-particle&quot;:&quot;&quot;,&quot;non-dropping-particle&quot;:&quot;&quot;},{&quot;family&quot;:&quot;Bahemana&quot;,&quot;given&quot;:&quot;Emmanuel&quot;,&quot;parse-names&quot;:false,&quot;dropping-particle&quot;:&quot;&quot;,&quot;non-dropping-particle&quot;:&quot;&quot;},{&quot;family&quot;:&quot;Vasan&quot;,&quot;given&quot;:&quot;Sandhya&quot;,&quot;parse-names&quot;:false,&quot;dropping-particle&quot;:&quot;&quot;,&quot;non-dropping-particle&quot;:&quot;&quot;},{&quot;family&quot;:&quot;Ake&quot;,&quot;given&quot;:&quot;Julie A.&quot;,&quot;parse-names&quot;:false,&quot;dropping-particle&quot;:&quot;&quot;,&quot;non-dropping-particle&quot;:&quot;&quot;},{&quot;family&quot;:&quot;Modjarrad&quot;,&quot;given&quot;:&quot;Kayvon&quot;,&quot;parse-names&quot;:false,&quot;dropping-particle&quot;:&quot;&quot;,&quot;non-dropping-particle&quot;:&quot;&quot;},{&quot;family&quot;:&quot;Gromowski&quot;,&quot;given&quot;:&quot;Gregory&quot;,&quot;parse-names&quot;:false,&quot;dropping-particle&quot;:&quot;&quot;,&quot;non-dropping-particle&quot;:&quot;&quot;},{&quot;family&quot;:&quot;Paquin-Proulx&quot;,&quot;given&quot;:&quot;Dominic&quot;,&quot;parse-names&quot;:false,&quot;dropping-particle&quot;:&quot;&quot;,&quot;non-dropping-particle&quot;:&quot;&quot;},{&quot;family&quot;:&quot;Rolland&quot;,&quot;given&quot;:&quot;Morgane&quot;,&quot;parse-names&quot;:false,&quot;dropping-particle&quot;:&quot;&quot;,&quot;non-dropping-particle&quot;:&quot;&quot;}],&quot;container-title&quot;:&quot;Emerging infectious diseases&quot;,&quot;accessed&quot;:{&quot;date-parts&quot;:[[2024,10,3]]},&quot;DOI&quot;:&quot;10.3201/EID2811.221041&quot;,&quot;ISSN&quot;:&quot;1080-6059&quot;,&quot;PMID&quot;:&quot;36220131&quot;,&quot;URL&quot;:&quot;https://pubmed.ncbi.nlm.nih.gov/36220131/&quot;,&quot;issued&quot;:{&quot;date-parts&quot;:[[2022,11,1]]},&quot;page&quot;:&quot;2214-2225&quot;,&quot;abstract&quot;:&quot;Prior immune responses to coronaviruses might affect human SARS-CoV-2 response. We screened 2,565 serum and plasma samples collected from 2013 through early 2020, before the COVID-19 pandemic began, from 2,250 persons in 4 countries in Africa (Kenya, Nigeria, Tanzania, and Uganda) and in Thailand, including persons living with HIV-1. We detected IgG responses to SARS-CoV-2 spike (S) subunit 2 protein in 1.8% of participants. Profiling against 23 coronavirus antigens revealed that responses to S, subunit 2, or subunit 1 proteins were significantly more frequent than responses to the receptor-binding domain, S-Trimer, or nucleocapsid proteins (p&lt;0.0001). We observed similar responses in persons with or without HIV-1. Among all coronavirus antigens tested, SARS-CoV-2, SARS-CoV-1, and Middle East respiratory syndrome coronavirus antibody responses were much higher in participants from Africa than in participants from Thailand (p&lt;0.01). We noted less pronounced differences for endemic coronaviruses. Serosurveys could affect vaccine and monoclonal antibody distribution across global populations.&quot;,&quot;publisher&quot;:&quot;Emerg Infect Dis&quot;,&quot;issue&quot;:&quot;11&quot;,&quot;volume&quot;:&quot;28&quot;,&quot;container-title-short&quot;:&quot;Emerg Infect Dis&quot;},&quot;isTemporary&quot;:false},{&quot;id&quot;:&quot;40310cef-3829-37b5-9a39-f36e0a11787e&quot;,&quot;itemData&quot;:{&quot;type&quot;:&quot;article-journal&quot;,&quot;id&quot;:&quot;40310cef-3829-37b5-9a39-f36e0a11787e&quot;,&quot;title&quot;:&quot;Pre-pandemic SARS-CoV-2-specific IFN-γ and antibody responses were low in Ugandan samples and significantly reduced in HIV-positive specimens&quot;,&quot;author&quot;:[{&quot;family&quot;:&quot;Nantambi&quot;,&quot;given&quot;:&quot;Hellen&quot;,&quot;parse-names&quot;:false,&quot;dropping-particle&quot;:&quot;&quot;,&quot;non-dropping-particle&quot;:&quot;&quot;},{&quot;family&quot;:&quot;Sembera&quot;,&quot;given&quot;:&quot;Jackson&quot;,&quot;parse-names&quot;:false,&quot;dropping-particle&quot;:&quot;&quot;,&quot;non-dropping-particle&quot;:&quot;&quot;},{&quot;family&quot;:&quot;Ankunda&quot;,&quot;given&quot;:&quot;Violet&quot;,&quot;parse-names&quot;:false,&quot;dropping-particle&quot;:&quot;&quot;,&quot;non-dropping-particle&quot;:&quot;&quot;},{&quot;family&quot;:&quot;Ssali&quot;,&quot;given&quot;:&quot;Ivan&quot;,&quot;parse-names&quot;:false,&quot;dropping-particle&quot;:&quot;&quot;,&quot;non-dropping-particle&quot;:&quot;&quot;},{&quot;family&quot;:&quot;Kalyebi&quot;,&quot;given&quot;:&quot;Arthur Watelo&quot;,&quot;parse-names&quot;:false,&quot;dropping-particle&quot;:&quot;&quot;,&quot;non-dropping-particle&quot;:&quot;&quot;},{&quot;family&quot;:&quot;Oluka&quot;,&quot;given&quot;:&quot;Gerald Kevin&quot;,&quot;parse-names&quot;:false,&quot;dropping-particle&quot;:&quot;&quot;,&quot;non-dropping-particle&quot;:&quot;&quot;},{&quot;family&quot;:&quot;Kato&quot;,&quot;given&quot;:&quot;Laban&quot;,&quot;parse-names&quot;:false,&quot;dropping-particle&quot;:&quot;&quot;,&quot;non-dropping-particle&quot;:&quot;&quot;},{&quot;family&quot;:&quot;Ubaldo&quot;,&quot;given&quot;:&quot;Bahemuka&quot;,&quot;parse-names&quot;:false,&quot;dropping-particle&quot;:&quot;&quot;,&quot;non-dropping-particle&quot;:&quot;&quot;},{&quot;family&quot;:&quot;Kibengo&quot;,&quot;given&quot;:&quot;Freddie&quot;,&quot;parse-names&quot;:false,&quot;dropping-particle&quot;:&quot;&quot;,&quot;non-dropping-particle&quot;:&quot;&quot;},{&quot;family&quot;:&quot;Katende&quot;,&quot;given&quot;:&quot;Joseph Ssebwana&quot;,&quot;parse-names&quot;:false,&quot;dropping-particle&quot;:&quot;&quot;,&quot;non-dropping-particle&quot;:&quot;&quot;},{&quot;family&quot;:&quot;Gombe&quot;,&quot;given&quot;:&quot;Be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Mugaba&quot;,&quot;given&quot;:&quot;Susan&quot;,&quot;parse-names&quot;:false,&quot;dropping-particle&quot;:&quot;&quot;,&quot;non-dropping-particle&quot;:&quot;&quot;},{&quot;family&quot;:&quot;Sande&quot;,&quot;given&quot;:&quot;Obondo James&quot;,&quot;parse-names&quot;:false,&quot;dropping-particle&quot;:&quot;&quot;,&quot;non-dropping-particle&quot;:&quot;&quot;},{&quot;family&quot;:&quot;Kaleebu&quot;,&quot;given&quot;:&quot;Pontiano&quot;,&quot;parse-names&quot;:false,&quot;dropping-particle&quot;:&quot;&quot;,&quot;non-dropping-particle&quot;:&quot;&quot;},{&quot;family&quot;:&quot;Serwanga&quot;,&quot;given&quot;:&quot;Jennifer&quot;,&quot;parse-names&quot;:false,&quot;dropping-particle&quot;:&quot;&quot;,&quot;non-dropping-particle&quot;:&quot;&quot;}],&quot;container-title&quot;:&quot;Frontiers in immunology&quot;,&quot;accessed&quot;:{&quot;date-parts&quot;:[[2024,10,3]]},&quot;DOI&quot;:&quot;10.3389/FIMMU.2023.1148877&quot;,&quot;ISSN&quot;:&quot;1664-3224&quot;,&quot;PMID&quot;:&quot;37153598&quot;,&quot;URL&quot;:&quot;https://pubmed.ncbi.nlm.nih.gov/37153598/&quot;,&quot;issued&quot;:{&quot;date-parts&quot;:[[2023]]},&quot;abstract&quot;:&quot;Introduction: We investigated whether prior SARS-CoV-2-specific IFN-γ and antibody responses in Ugandan COVID-19 pre-pandemic specimens aligned to this population's low disease severity. Methods: We used nucleoprotein (N), spike (S), NTD, RBD, envelope, membrane, SD1/2-directed IFN-γ ELISpots, and an S- and N-IgG antibody ELISA to screen for SARS-CoV-2-specific cross-reactivity. Results: HCoV-OC43-, HCoV-229E-, and SARS-CoV-2-specific IFN-γ occurred in 23, 15, and 17 of 104 specimens, respectively. Cross-reactive IgG was more common against the nucleoprotein (7/110, 15.5%; p = 0.0016, Fishers' Exact) than the spike (3/110, 2.72%). Specimens lacking anti-HuCoV antibodies had higher rates of pre-epidemic SARS-CoV-2-specific IFN-γ cross-reactivity (p-value = 0.00001, Fishers’ exact test), suggesting that exposure to additional factors not examined here might play a role. SARS-CoV-2-specific cross-reactive antibodies were significantly less common in HIV-positive specimens (p=0.017; Fishers' Exact test). Correlations between SARS-CoV-2- and HuCoV-specific IFN-γ responses were consistently weak in both HIV negative and positive specimens. Discussion: These findings support the existence of pre-epidemic SARS-CoV-2-specific cellular and humoral cross-reactivity in this population. The data do not establish that these virus-specific IFN-γ and antibody responses are entirely specific to SARS-CoV-2. Inability of the antibodies to neutralise SARS-CoV-2 implies that prior exposure did not result in immunity. Correlations between SARS-CoV-2 and HuCoV-specific responses were consistently weak, suggesting that additional variables likely contributed to the pre-epidemic cross-reactivity patterns. The data suggests that surveillance efforts based on the nucleoprotein might overestimate the exposure to SARS-CoV-2 compared to inclusion of additional targets, like the spike protein. This study, while limited in scope, suggests that HIV-positive people are less likely than HIV-negative people to produce protective antibodies against SARS-CoV-2.&quot;,&quot;publisher&quot;:&quot;Front Immunol&quot;,&quot;volume&quot;:&quot;14&quot;,&quot;container-title-short&quot;:&quot;Front Immunol&quot;},&quot;isTemporary&quot;:false},{&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container-title-short&quot;:&quot;Front Immunol&quot;},&quot;isTemporary&quot;:false},{&quot;id&quot;:&quot;739647b8-80cc-3733-be1a-6b45baf02ae2&quot;,&quot;itemData&quot;:{&quot;type&quot;:&quot;article-journal&quot;,&quot;id&quot;:&quot;739647b8-80cc-3733-be1a-6b45baf02ae2&quot;,&quot;title&quot;:&quot;Pre-Pandemic Cross-Reactive Immunity against SARS-CoV-2 among Central and West African Populations&quot;,&quot;author&quot;:[{&quot;family&quot;:&quot;Souris&quot;,&quot;given&quot;:&quot;Marc&quot;,&quot;parse-names&quot;:false,&quot;dropping-particle&quot;:&quot;&quot;,&quot;non-dropping-particle&quot;:&quot;&quot;},{&quot;family&quot;:&quot;Tshilolo&quot;,&quot;given&quot;:&quot;Léon&quot;,&quot;parse-names&quot;:false,&quot;dropping-particle&quot;:&quot;&quot;,&quot;non-dropping-particle&quot;:&quot;&quot;},{&quot;family&quot;:&quot;Parzy&quot;,&quot;given&quot;:&quot;Daniel&quot;,&quot;parse-names&quot;:false,&quot;dropping-particle&quot;:&quot;&quot;,&quot;non-dropping-particle&quot;:&quot;&quot;},{&quot;family&quot;:&quot;Lobaloba Ingoba&quot;,&quot;given&quot;:&quot;Line&quot;,&quot;parse-names&quot;:false,&quot;dropping-particle&quot;:&quot;&quot;,&quot;non-dropping-particle&quot;:&quot;&quot;},{&quot;family&quot;:&quot;Ntoumi&quot;,&quot;given&quot;:&quot;Francine&quot;,&quot;parse-names&quot;:false,&quot;dropping-particle&quot;:&quot;&quot;,&quot;non-dropping-particle&quot;:&quot;&quot;},{&quot;family&quot;:&quot;Kamgaing&quot;,&quot;given&quot;:&quot;Rachel&quot;,&quot;parse-names&quot;:false,&quot;dropping-particle&quot;:&quot;&quot;,&quot;non-dropping-particle&quot;:&quot;&quot;},{&quot;family&quot;:&quot;Ndour&quot;,&quot;given&quot;:&quot;Moussa&quot;,&quot;parse-names&quot;:false,&quot;dropping-particle&quot;:&quot;&quot;,&quot;non-dropping-particle&quot;:&quot;&quot;},{&quot;family&quot;:&quot;Mbongi&quot;,&quot;given&quot;:&quot;Destin&quot;,&quot;parse-names&quot;:false,&quot;dropping-particle&quot;:&quot;&quot;,&quot;non-dropping-particle&quot;:&quot;&quot;},{&quot;family&quot;:&quot;Phoba&quot;,&quot;given&quot;:&quot;Balthazar&quot;,&quot;parse-names&quot;:false,&quot;dropping-particle&quot;:&quot;&quot;,&quot;non-dropping-particle&quot;:&quot;&quot;},{&quot;family&quot;:&quot;Tshilolo&quot;,&quot;given&quot;:&quot;Marie Anasthasie&quot;,&quot;parse-names&quot;:false,&quot;dropping-particle&quot;:&quot;&quot;,&quot;non-dropping-particle&quot;:&quot;&quot;},{&quot;family&quot;:&quot;Mbungu&quot;,&quot;given&quot;:&quot;René&quot;,&quot;parse-names&quot;:false,&quot;dropping-particle&quot;:&quot;&quot;,&quot;non-dropping-particle&quot;:&quot;&quot;},{&quot;family&quot;:&quot;Sosso&quot;,&quot;given&quot;:&quot;Martin Samuel&quot;,&quot;parse-names&quot;:false,&quot;dropping-particle&quot;:&quot;&quot;,&quot;non-dropping-particle&quot;:&quot;&quot;},{&quot;family&quot;:&quot;Fainguem&quot;,&quot;given&quot;:&quot;Nadine&quot;,&quot;parse-names&quot;:false,&quot;dropping-particle&quot;:&quot;&quot;,&quot;non-dropping-particle&quot;:&quot;&quot;},{&quot;family&quot;:&quot;Ndiaye Dieye&quot;,&quot;given&quot;:&quot;Tandakha&quot;,&quot;parse-names&quot;:false,&quot;dropping-particle&quot;:&quot;&quot;,&quot;non-dropping-particle&quot;:&quot;&quot;},{&quot;family&quot;:&quot;Sylla&quot;,&quot;given&quot;:&quot;Massamba&quot;,&quot;parse-names&quot;:false,&quot;dropping-particle&quot;:&quot;&quot;,&quot;non-dropping-particle&quot;:&quot;&quot;},{&quot;family&quot;:&quot;Morand&quot;,&quot;given&quot;:&quot;Pierre&quot;,&quot;parse-names&quot;:false,&quot;dropping-particle&quot;:&quot;&quot;,&quot;non-dropping-particle&quot;:&quot;&quot;},{&quot;family&quot;:&quot;Gonzalez&quot;,&quot;given&quot;:&quot;Jean Paul&quot;,&quot;parse-names&quot;:false,&quot;dropping-particle&quot;:&quot;&quot;,&quot;non-dropping-particle&quot;:&quot;&quot;}],&quot;container-title&quot;:&quot;Viruses&quot;,&quot;container-title-short&quot;:&quot;Viruses&quot;,&quot;accessed&quot;:{&quot;date-parts&quot;:[[2025,7,28]]},&quot;DOI&quot;:&quot;10.3390/V14102259/S1&quot;,&quot;ISSN&quot;:&quot;19994915&quot;,&quot;PMID&quot;:&quot;36298814&quot;,&quot;URL&quot;:&quot;https://pmc.ncbi.nlm.nih.gov/articles/PMC9611584/&quot;,&quot;issued&quot;:{&quot;date-parts&quot;:[[2022,10,1]]},&quot;page&quot;:&quot;2259&quot;,&quot;abstract&quot;:&quot;For more than two years after the emergence of COVID-19 (Coronavirus Disease-2019), significant regional differences in morbidity persist. These differences clearly show lower incidence rates in several regions of the African and Asian continents. The work reported here aimed to test the hypothesis of a pre-pandemic natural immunity acquired by some human populations in central and western Africa, which would, therefore, pose the hypothesis of an original antigenic sin with a virus antigenically close to the Severe Acute Respiratory Syndrome Coronavirus 2 (SARS-CoV-2). To identify such pre-existing immunity, sera samples collected before the emergence of COVID-19 were tested to detect the presence of IgG reacting antibodies against SARS-CoV-2 proteins of major significance. Sera samples from French blood donors collected before the pandemic served as a control. The results showed a statistically significant difference of antibodies prevalence between the collected samples in Africa and the control samples collected in France. Given the novelty of our results, our next step consists in highlighting neutralizing antibodies to evaluate their potential for pre-pandemic protective acquired immunity against SARS-CoV-2. In conclusion, our results suggest that, in the investigated African sub-regions, the tested populations could have been potentially and partially pre-exposed, before the COVID-19 pandemic, to the antigens of a yet non-identified Coronaviruses.&quot;,&quot;publisher&quot;:&quot;MDPI&quot;,&quot;issue&quot;:&quot;10&quot;,&quot;volume&quot;:&quot;14&quot;},&quot;isTemporary&quot;:false},{&quot;id&quot;:&quot;e5cb6736-382b-33d0-ba17-d8bc48b21e20&quot;,&quot;itemData&quot;:{&quot;type&quot;:&quot;article-journal&quot;,&quot;id&quot;:&quot;e5cb6736-382b-33d0-ba17-d8bc48b21e20&quot;,&quot;title&quot;:&quot;Proportion of Ugandans with pre-pandemic SARS-CoV-2 cross-reactive CD4+ and CD8+ T-cell responses: A pilot study&quot;,&quot;author&quot;:[{&quot;family&quot;:&quot;Namuniina&quot;,&quot;given&quot;:&quot;Annemarie&quot;,&quot;parse-names&quot;:false,&quot;dropping-particle&quot;:&quot;&quot;,&quot;non-dropping-particle&quot;:&quot;&quot;},{&quot;family&quot;:&quot;Muyanja&quot;,&quot;given&quot;:&quot;Enoch S.&quot;,&quot;parse-names&quot;:false,&quot;dropping-particle&quot;:&quot;&quot;,&quot;non-dropping-particle&quot;:&quot;&quot;},{&quot;family&quot;:&quot;Biribawa&quot;,&quot;given&quot;:&quot;Victoria M.&quot;,&quot;parse-names&quot;:false,&quot;dropping-particle&quot;:&quot;&quot;,&quot;non-dropping-particle&quot;:&quot;&quot;},{&quot;family&quot;:&quot;Okech&quot;,&quot;given&quot;:&quot;Brenda A.&quot;,&quot;parse-names&quot;:false,&quot;dropping-particle&quot;:&quot;&quot;,&quot;non-dropping-particle&quot;:&quot;&quot;},{&quot;family&quot;:&quot;Ssemaganda&quot;,&quot;given&quot;:&quot;Aloysious&quot;,&quot;parse-names&quot;:false,&quot;dropping-particle&quot;:&quot;&quot;,&quot;non-dropping-particle&quot;:&quot;&quot;},{&quot;family&quot;:&quot;Price&quot;,&quot;given&quot;:&quot;Matt A.&quot;,&quot;parse-names&quot;:false,&quot;dropping-particle&quot;:&quot;&quot;,&quot;non-dropping-particle&quot;:&quot;&quot;},{&quot;family&quot;:&quot;Hills&quot;,&quot;given&quot;:&quot;Nancy&quot;,&quot;parse-names&quot;:false,&quot;dropping-particle&quot;:&quot;&quot;,&quot;non-dropping-particle&quot;:&quot;&quot;},{&quot;family&quot;:&quot;Nanteza&quot;,&quot;given&quot;:&quot;Ann&quot;,&quot;parse-names&quot;:false,&quot;dropping-particle&quot;:&quot;&quot;,&quot;non-dropping-particle&quot;:&quot;&quot;},{&quot;family&quot;:&quot;Bagaya&quot;,&quot;given&quot;:&quot;Bernard Ssentalo&quot;,&quot;parse-names&quot;:false,&quot;dropping-particle&quot;:&quot;&quot;,&quot;non-dropping-particle&quot;:&quot;&quot;},{&quot;family&quot;:&quot;Weiskopf&quot;,&quot;given&quot;:&quot;Daniela&quot;,&quot;parse-names&quot;:false,&quot;dropping-particle&quot;:&quot;&quot;,&quot;non-dropping-particle&quot;:&quot;&quot;},{&quot;family&quot;:&quot;Riou&quot;,&quot;given&quot;:&quot;Catherine&quot;,&quot;parse-names&quot;:false,&quot;dropping-particle&quot;:&quot;&quot;,&quot;non-dropping-particle&quot;:&quot;&quot;},{&quot;family&quot;:&quot;Reynolds&quot;,&quot;given&quot;:&quot;Steven J.&quot;,&quot;parse-names&quot;:false,&quot;dropping-particle&quot;:&quot;&quot;,&quot;non-dropping-particle&quot;:&quot;&quot;},{&quot;family&quot;:&quot;Galiwango&quot;,&quot;given&quot;:&quot;Ronald M.&quot;,&quot;parse-names&quot;:false,&quot;dropping-particle&quot;:&quot;&quot;,&quot;non-dropping-particle&quot;:&quot;&quot;},{&quot;family&quot;:&quot;Redd&quot;,&quot;given&quot;:&quot;Andrew D.&quot;,&quot;parse-names&quot;:false,&quot;dropping-particle&quot;:&quot;&quot;,&quot;non-dropping-particle&quot;:&quot;&quot;}],&quot;container-title&quot;:&quot;PLOS Global Public Health&quot;,&quot;accessed&quot;:{&quot;date-parts&quot;:[[2025,7,23]]},&quot;DOI&quot;:&quot;10.1371/JOURNAL.PGPH.0001566,&quot;,&quot;ISSN&quot;:&quot;27673375&quot;,&quot;URL&quot;:&quot;https://pubmed.ncbi.nlm.nih.gov/37585383/&quot;,&quot;issued&quot;:{&quot;date-parts&quot;:[[2023,8,1]]},&quot;abstract&quot;:&quot;The estimated mortality rate of the SARS-CoV-2 pandemic varied greatly around the world. In particular, multiple countries in East, Central, and West Africa had significantly lower rates of COVID-19 related fatalities than many resource-rich nations with significantly earlier wide-spread access to life-saving vaccines. One possible reason for this lower mortality could be the presence of pre-existing cross-reactive immunological responses in these areas of the world. To explore this hypothesis, an exploratory study of stored peripheral blood mononuclear cells (PBMC) from Ugandans collected from 2015–2017 prior to the COVID-19 pandemic (n = 29) and from hospitalized Ugandan COVID-19 patients (n = 3) were examined using flow-cytometry for the presence of pre-existing SARS-CoV-2 cross-reactive CD4+ and CD8+ T-cell populations using four T-cell epitope mega pools. Of pre-pandemic participants, 89.7% (26/29) had either CD4+ or CD8+, or both, SARS-CoV-2 specific T-cell responses. Specifically, CD4+ T-cell reactivity (72.4%) and CD8+ T-cell reactivity (65.5%) were relatively similar, and 13 participants (44.8%) had both types of cross-reactive types of T-cells present. There were no significant differences in response by sex in the population, however this may be in part due to the limited sample size examined. The rates of cross-reactive T-cell populations in this exploratory Ugandan population appears higher than previous estimates from resource-rich countries like the United States (20–50% reactivity). It is unclear what role, if any, this cross-reactivity played in decreasing COVID-19 related mortality in Uganda and other African countries, but does suggest that a better understanding of global pre-existing immunological cross-reactivity could be an informative data of epidemiological intelligence moving forward.&quot;,&quot;publisher&quot;:&quot;Public Library of Science&quot;,&quot;issue&quot;:&quot;8&quot;,&quot;volume&quot;:&quot;3&quot;,&quot;container-title-short&quot;:&quot;&quot;},&quot;isTemporary&quot;:false}]},{&quot;citationID&quot;:&quot;MENDELEY_CITATION_fda40281-0e78-4dc7-8a5a-3b2aae845b22&quot;,&quot;properties&quot;:{&quot;noteIndex&quot;:0},&quot;isEdited&quot;:false,&quot;manualOverride&quot;:{&quot;isManuallyOverridden&quot;:false,&quot;citeprocText&quot;:&quot;[13,28]&quot;,&quot;manualOverrideText&quot;:&quot;&quot;},&quot;citationTag&quot;:&quot;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&quot;,&quot;citationItems&quot;:[{&quot;id&quot;:&quot;8071daba-e2c3-35d1-88ca-80d5a55364fd&quot;,&quot;itemData&quot;:{&quot;type&quot;:&quot;article-journal&quot;,&quot;id&quot;:&quot;8071daba-e2c3-35d1-88ca-80d5a55364fd&quot;,&quot;title&quot;:&quot;Cellular immune response to SARS-CoV-2 and clinical presentation in individuals exposed to endemic malaria&quot;,&quot;author&quot;:[{&quot;family&quot;:&quot;Tapela&quot;,&quot;given&quot;:&quot;Kesego&quot;,&quot;parse-names&quot;:false,&quot;dropping-particle&quot;:&quot;&quot;,&quot;non-dropping-particle&quot;:&quot;&quot;},{&quot;family&quot;:&quot;Prah&quot;,&quot;given&quot;:&quot;Diana Ahu&quot;,&quot;parse-names&quot;:false,&quot;dropping-particle&quot;:&quot;&quot;,&quot;non-dropping-particle&quot;:&quot;&quot;},{&quot;family&quot;:&quot;Tetteh&quot;,&quot;given&quot;:&quot;Becky&quot;,&quot;parse-names&quot;:false,&quot;dropping-particle&quot;:&quot;&quot;,&quot;non-dropping-particle&quot;:&quot;&quot;},{&quot;family&quot;:&quot;Nuokpem&quot;,&quot;given&quot;:&quot;Franklin&quot;,&quot;parse-names&quot;:false,&quot;dropping-particle&quot;:&quot;&quot;,&quot;non-dropping-particle&quot;:&quot;&quot;},{&quot;family&quot;:&quot;Dosoo&quot;,&quot;given&quot;:&quot;Daniel&quot;,&quot;parse-names&quot;:false,&quot;dropping-particle&quot;:&quot;&quot;,&quot;non-dropping-particle&quot;:&quot;&quot;},{&quot;family&quot;:&quot;Coker&quot;,&quot;given&quot;:&quot;Amin&quot;,&quot;parse-names&quot;:false,&quot;dropping-particle&quot;:&quot;&quot;,&quot;non-dropping-particle&quot;:&quot;&quot;},{&quot;family&quot;:&quot;Kumi-Ansah&quot;,&quot;given&quot;:&quot;Frederick&quot;,&quot;parse-names&quot;:false,&quot;dropping-particle&quot;:&quot;&quot;,&quot;non-dropping-particle&quot;:&quot;&quot;},{&quot;family&quot;:&quot;Amoako&quot;,&quot;given&quot;:&quot;Emmanuella&quot;,&quot;parse-names&quot;:false,&quot;dropping-particle&quot;:&quot;&quot;,&quot;non-dropping-particle&quot;:&quot;&quot;},{&quot;family&quot;:&quot;Assah&quot;,&quot;given&quot;:&quot;Kissi Ohene&quot;,&quot;parse-names&quot;:false,&quot;dropping-particle&quot;:&quot;&quot;,&quot;non-dropping-particle&quot;:&quot;&quot;},{&quot;family&quot;:&quot;Kilba&quot;,&quot;given&quot;:&quot;Charlyne&quot;,&quot;parse-names&quot;:false,&quot;dropping-particle&quot;:&quot;&quot;,&quot;non-dropping-particle&quot;:&quot;&quot;},{&quot;family&quot;:&quot;Nyakoe&quot;,&quot;given&quot;:&quot;Nancy&quot;,&quot;parse-names&quot;:false,&quot;dropping-particle&quot;:&quot;&quot;,&quot;non-dropping-particle&quot;:&quot;&quot;},{&quot;family&quot;:&quot;Quansah&quot;,&quot;given&quot;:&quot;Darius&quot;,&quot;parse-names&quot;:false,&quot;dropping-particle&quot;:&quot;&quot;,&quot;non-dropping-particle&quot;:&quot;&quot;},{&quot;family&quot;:&quot;Languon&quot;,&quot;given&quot;:&quot;Sylvester&quot;,&quot;parse-names&quot;:false,&quot;dropping-particle&quot;:&quot;&quot;,&quot;non-dropping-particle&quot;:&quot;&quot;},{&quot;family&quot;:&quot;Anyigba&quot;,&quot;given&quot;:&quot;Claudia Adzo&quot;,&quot;parse-names&quot;:false,&quot;dropping-particle&quot;:&quot;&quot;,&quot;non-dropping-particle&quot;:&quot;&quot;},{&quot;family&quot;:&quot;Ansah&quot;,&quot;given&quot;:&quot;Felix&quot;,&quot;parse-names&quot;:false,&quot;dropping-particle&quot;:&quot;&quot;,&quot;non-dropping-particle&quot;:&quot;&quot;},{&quot;family&quot;:&quot;Agyeman&quot;,&quot;given&quot;:&quot;Seth&quot;,&quot;parse-names&quot;:false,&quot;dropping-particle&quot;:&quot;&quot;,&quot;non-dropping-particle&quot;:&quot;&quot;},{&quot;family&quot;:&quot;Owusu&quot;,&quot;given&quot;:&quot;Irene Amoakoh&quot;,&quot;parse-names&quot;:false,&quot;dropping-particle&quot;:&quot;&quot;,&quot;non-dropping-particle&quot;:&quot;&quot;},{&quot;family&quot;:&quot;Schneider&quot;,&quot;given&quot;:&quot;Kristan&quot;,&quot;parse-names&quot;:false,&quot;dropping-particle&quot;:&quot;&quot;,&quot;non-dropping-particle&quot;:&quot;&quot;},{&quot;family&quot;:&quot;Ampofo&quot;,&quot;given&quot;:&quot;William K.&quot;,&quot;parse-names&quot;:false,&quot;dropping-particle&quot;:&quot;&quot;,&quot;non-dropping-particle&quot;:&quot;&quot;},{&quot;family&quot;:&quot;Mutungi&quot;,&quot;given&quot;:&quot;Joe Kimanthi&quot;,&quot;parse-names&quot;:false,&quot;dropping-particle&quot;:&quot;&quot;,&quot;non-dropping-particle&quot;:&quot;&quot;},{&quot;family&quot;:&quot;Amegatcher&quot;,&quot;given&quot;:&quot;Gloria&quot;,&quot;parse-names&quot;:false,&quot;dropping-particle&quot;:&quot;&quot;,&quot;non-dropping-particle&quot;:&quot;&quot;},{&quot;family&quot;:&quot;Aniweh&quot;,&quot;given&quot;:&quot;Yaw&quot;,&quot;parse-names&quot;:false,&quot;dropping-particle&quot;:&quot;&quot;,&quot;non-dropping-particle&quot;:&quot;&quot;},{&quot;family&quot;:&quot;Awandare&quot;,&quot;given&quot;:&quot;Gordon A.&quot;,&quot;parse-names&quot;:false,&quot;dropping-particle&quot;:&quot;&quot;,&quot;non-dropping-particle&quot;:&quot;&quot;},{&quot;family&quot;:&quot;Quashie&quot;,&quot;given&quot;:&quot;Peter K.&quot;,&quot;parse-names&quot;:false,&quot;dropping-particle&quot;:&quot;&quot;,&quot;non-dropping-particle&quot;:&quot;&quot;},{&quot;family&quot;:&quot;Bediako&quot;,&quot;given&quot;:&quot;Yaw&quot;,&quot;parse-names&quot;:false,&quot;dropping-particle&quot;:&quot;&quot;,&quot;non-dropping-particle&quot;:&quot;&quot;}],&quot;container-title&quot;:&quot;Cell reports&quot;,&quot;accessed&quot;:{&quot;date-parts&quot;:[[2024,10,3]]},&quot;DOI&quot;:&quot;10.1016/J.CELREP.2024.114533&quot;,&quot;ISSN&quot;:&quot;2211-1247&quot;,&quot;PMID&quot;:&quot;39052480&quot;,&quot;URL&quot;:&quot;https://pubmed.ncbi.nlm.nih.gov/39052480/&quot;,&quot;issued&quot;:{&quot;date-parts&quot;:[[2024,8,27]]},&quot;abstract&quot;:&quot;Ghana and other parts of West Africa have experienced lower COVID-19 mortality rates than other regions. This phenomenon has been hypothesized to be associated with previous exposure to infections such as malaria. This study investigated the immune response to severe acute respiratory syndrome coronavirus 2 (SARS-CoV-2) and the influence of previous malaria exposure. Blood samples were collected from individuals with asymptomatic or symptomatic COVID-19 (n = 217). A variety of assays were used to characterize the SARS-CoV-2-specific immune response, and malaria exposure was quantified using Plasmodium falciparum ELISA. The study found evidence of attenuated immune responses to COVID-19 among asymptomatic individuals, with elevated proportions of non-classical monocytes and greater memory B cell activation. Symptomatic patients displayed higher P. falciparum-specific T cell recall immune responses, whereas asymptomatic individuals demonstrated elevated P. falciparum antibody levels. Summarily, this study suggests that P. falciparum exposure-associated immune modulation may contribute to reduced severity of SARS-CoV-2 infection among people living in malaria-endemic regions.&quot;,&quot;publisher&quot;:&quot;Cell Rep&quot;,&quot;issue&quot;:&quot;8&quot;,&quot;volume&quot;:&quot;43&quot;,&quot;container-title-short&quot;:&quot;Cell Rep&quot;},&quot;isTemporary&quot;:false},{&quot;id&quot;:&quot;ca196cbe-1536-3837-9c51-371552c772ae&quot;,&quot;itemData&quot;:{&quot;type&quot;:&quot;article-journal&quot;,&quot;id&quot;:&quot;ca196cbe-1536-3837-9c51-371552c772ae&quot;,&quot;title&quot;:&quot;Malaria and other infections induce polyreactive antibodies that impact SARS-CoV-2 seropositivity estimations in endemic settings&quot;,&quot;author&quot;:[{&quot;family&quot;:&quot;Aguilar&quot;,&quot;given&quot;:&quot;Ruth&quot;,&quot;parse-names&quot;:false,&quot;dropping-particle&quot;:&quot;&quot;,&quot;non-dropping-particle&quot;:&quot;&quot;},{&quot;family&quot;:&quot;Jiménez&quot;,&quot;given&quot;:&quot;Alfons&quot;,&quot;parse-names&quot;:false,&quot;dropping-particle&quot;:&quot;&quot;,&quot;non-dropping-particle&quot;:&quot;&quot;},{&quot;family&quot;:&quot;Santano&quot;,&quot;given&quot;:&quot;Rebeca&quot;,&quot;parse-names&quot;:false,&quot;dropping-particle&quot;:&quot;&quot;,&quot;non-dropping-particle&quot;:&quot;&quot;},{&quot;family&quot;:&quot;Vidal&quot;,&quot;given&quot;:&quot;Marta&quot;,&quot;parse-names&quot;:false,&quot;dropping-particle&quot;:&quot;&quot;,&quot;non-dropping-particle&quot;:&quot;&quot;},{&quot;family&quot;:&quot;Maiga-Ascofare&quot;,&quot;given&quot;:&quot;Oumou&quot;,&quot;parse-names&quot;:false,&quot;dropping-particle&quot;:&quot;&quot;,&quot;non-dropping-particle&quot;:&quot;&quot;},{&quot;family&quot;:&quot;Strauss&quot;,&quot;given&quot;:&quot;Ricardo&quot;,&quot;parse-names&quot;:false,&quot;dropping-particle&quot;:&quot;&quot;,&quot;non-dropping-particle&quot;:&quot;&quot;},{&quot;family&quot;:&quot;Bonney&quot;,&quot;given&quot;:&quot;Joseph&quot;,&quot;parse-names&quot;:false,&quot;dropping-particle&quot;:&quot;&quot;,&quot;non-dropping-particle&quot;:&quot;&quot;},{&quot;family&quot;:&quot;Agbogbatey&quot;,&quot;given&quot;:&quot;Melvin&quot;,&quot;parse-names&quot;:false,&quot;dropping-particle&quot;:&quot;&quot;,&quot;non-dropping-particle&quot;:&quot;&quot;},{&quot;family&quot;:&quot;Goovaerts&quot;,&quot;given&quot;:&quot;Odin&quot;,&quot;parse-names&quot;:false,&quot;dropping-particle&quot;:&quot;&quot;,&quot;non-dropping-particle&quot;:&quot;&quot;},{&quot;family&quot;:&quot;Boham&quot;,&quot;given&quot;:&quot;Eric E.A.&quot;,&quot;parse-names&quot;:false,&quot;dropping-particle&quot;:&quot;&quot;,&quot;non-dropping-particle&quot;:&quot;&quot;},{&quot;family&quot;:&quot;Adu&quot;,&quot;given&quot;:&quot;Evan A.&quot;,&quot;parse-names&quot;:false,&quot;dropping-particle&quot;:&quot;&quot;,&quot;non-dropping-particle&quot;:&quot;&quot;},{&quot;family&quot;:&quot;Cuamba&quot;,&quot;given&quot;:&quot;Inocencia&quot;,&quot;parse-names&quot;:false,&quot;dropping-particle&quot;:&quot;&quot;,&quot;non-dropping-particle&quot;:&quot;&quot;},{&quot;family&quot;:&quot;Ramírez-Morros&quot;,&quot;given&quot;:&quot;Anna&quot;,&quot;parse-names&quot;:false,&quot;dropping-particle&quot;:&quot;&quot;,&quot;non-dropping-particle&quot;:&quot;&quot;},{&quot;family&quot;:&quot;Dutta&quot;,&quot;given&quot;:&quot;Sheetij&quot;,&quot;parse-names&quot;:false,&quot;dropping-particle&quot;:&quot;&quot;,&quot;non-dropping-particle&quot;:&quot;&quot;},{&quot;family&quot;:&quot;Angov&quot;,&quot;given&quot;:&quot;Evelina&quot;,&quot;parse-names&quot;:false,&quot;dropping-particle&quot;:&quot;&quot;,&quot;non-dropping-particle&quot;:&quot;&quot;},{&quot;family&quot;:&quot;Zhan&quot;,&quot;given&quot;:&quot;Bin&quot;,&quot;parse-names&quot;:false,&quot;dropping-particle&quot;:&quot;&quot;,&quot;non-dropping-particle&quot;:&quot;&quot;},{&quot;family&quot;:&quot;Izquierdo&quot;,&quot;given&quot;:&quot;Luis&quot;,&quot;parse-names&quot;:false,&quot;dropping-particle&quot;:&quot;&quot;,&quot;non-dropping-particle&quot;:&quot;&quot;},{&quot;family&quot;:&quot;Santamaria&quot;,&quot;given&quot;:&quot;Pere&quot;,&quot;parse-names&quot;:false,&quot;dropping-particle&quot;:&quot;&quot;,&quot;non-dropping-particle&quot;:&quot;&quot;},{&quot;family&quot;:&quot;Mayor&quot;,&quot;given&quot;:&quot;Alfredo&quot;,&quot;parse-names&quot;:false,&quot;dropping-particle&quot;:&quot;&quot;,&quot;non-dropping-particle&quot;:&quot;&quot;},{&quot;family&quot;:&quot;Gascón&quot;,&quot;given&quot;:&quot;Joaquim&quot;,&quot;parse-names&quot;:false,&quot;dropping-particle&quot;:&quot;&quot;,&quot;non-dropping-particle&quot;:&quot;&quot;},{&quot;family&quot;:&quot;Ruiz-Comellas&quot;,&quot;given&quot;:&quot;Anna&quot;,&quot;parse-names&quot;:false,&quot;dropping-particle&quot;:&quot;&quot;,&quot;non-dropping-particle&quot;:&quot;&quot;},{&quot;family&quot;:&quot;Molinos-Albert&quot;,&quot;given&quot;:&quot;Luis M.&quot;,&quot;parse-names&quot;:false,&quot;dropping-particle&quot;:&quot;&quot;,&quot;non-dropping-particle&quot;:&quot;&quot;},{&quot;family&quot;:&quot;Amuasi&quot;,&quot;given&quot;:&quot;John H.&quot;,&quot;parse-names&quot;:false,&quot;dropping-particle&quot;:&quot;&quot;,&quot;non-dropping-particle&quot;:&quot;&quot;},{&quot;family&quot;:&quot;Awuah&quot;,&quot;given&quot;:&quot;Anthony A.A.&quot;,&quot;parse-names&quot;:false,&quot;dropping-particle&quot;:&quot;&quot;,&quot;non-dropping-particle&quot;:&quot;&quot;},{&quot;family&quot;:&quot;Adriaensen&quot;,&quot;given&quot;:&quot;Wim&quot;,&quot;parse-names&quot;:false,&quot;dropping-particle&quot;:&quot;&quot;,&quot;non-dropping-particle&quot;:&quot;&quot;},{&quot;family&quot;:&quot;Dobaño&quot;,&quot;given&quot;:&quot;Carlota&quot;,&quot;parse-names&quot;:false,&quot;dropping-particle&quot;:&quot;&quot;,&quot;non-dropping-particle&quot;:&quot;&quot;},{&quot;family&quot;:&quot;Moncunill&quot;,&quot;given&quot;:&quot;Gemma&quot;,&quot;parse-names&quot;:false,&quot;dropping-particle&quot;:&quot;&quot;,&quot;non-dropping-particle&quot;:&quot;&quot;}],&quot;container-title&quot;:&quot;Journal of medical virology&quot;,&quot;accessed&quot;:{&quot;date-parts&quot;:[[2024,10,3]]},&quot;DOI&quot;:&quot;10.1002/JMV.29713&quot;,&quot;ISSN&quot;:&quot;1096-9071&quot;,&quot;PMID&quot;:&quot;38874194&quot;,&quot;URL&quot;:&quot;https://pubmed.ncbi.nlm.nih.gov/38874194/&quot;,&quot;issued&quot;:{&quot;date-parts&quot;:[[2024,6,1]]},&quot;abstract&quot;:&quot;Anti-severe acute respiratory syndrome coronavirus 2 (SARS-CoV-2) seroprevalence is used to estimate the proportion of individuals within a population previously infected, to track viral transmission, and to monitor naturally and vaccine-induced immune protection. However, in sub-Saharan African settings, antibodies induced by higher exposure to pathogens may increase unspecific seroreactivity to SARS-CoV-2 antigens, resulting in false positive responses. To investigate the level and type of unspecific seroreactivitiy to SARS-CoV-2 in Africa, we measured immunoglobulin G (IgG), IgA, and IgM to a broad panel of antigens from different pathogens by Luminex in 602 plasma samples from African and European subjects differing in coronavirus disease 2019, malaria, and other exposures. Seroreactivity to SARS-CoV-2 antigens was higher in prepandemic African than in European samples and positively correlated with antibodies against human coronaviruses, helminths, protozoa, and especially Plasmodium falciparum. African subjects presented higher levels of autoantibodies, a surrogate of polyreactivity, which correlated with P. falciparum and SARS-CoV-2 antibodies. Finally, we found an improved sensitivity in the IgG assay in African samples when using urea as a chaotropic agent. In conclusion, our data suggest that polyreactive antibodies induced mostly by malaria are important mediators of the unspecific anti-SARS-CoV-2 responses, and that the use of dissociating agents in immunoassays could be useful for more accurate estimates of SARS-CoV-2 seroprevalence in African settings.&quot;,&quot;publisher&quot;:&quot;J Med Virol&quot;,&quot;issue&quot;:&quot;6&quot;,&quot;volume&quot;:&quot;96&quot;,&quot;container-title-short&quot;:&quot;J Med Virol&quot;},&quot;isTemporary&quot;:false}]},{&quot;citationID&quot;:&quot;MENDELEY_CITATION_247ed12b-3c0c-467b-bb34-208e0bc098d3&quot;,&quot;properties&quot;:{&quot;noteIndex&quot;:0},&quot;isEdited&quot;:false,&quot;manualOverride&quot;:{&quot;isManuallyOverridden&quot;:false,&quot;citeprocText&quot;:&quot;[13]&quot;,&quot;manualOverrideText&quot;:&quot;&quot;},&quot;citationTag&quot;:&quot;MENDELEY_CITATION_v3_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&quot;,&quot;citationItems&quot;:[{&quot;id&quot;:&quot;ca196cbe-1536-3837-9c51-371552c772ae&quot;,&quot;itemData&quot;:{&quot;type&quot;:&quot;article-journal&quot;,&quot;id&quot;:&quot;ca196cbe-1536-3837-9c51-371552c772ae&quot;,&quot;title&quot;:&quot;Malaria and other infections induce polyreactive antibodies that impact SARS-CoV-2 seropositivity estimations in endemic settings&quot;,&quot;author&quot;:[{&quot;family&quot;:&quot;Aguilar&quot;,&quot;given&quot;:&quot;Ruth&quot;,&quot;parse-names&quot;:false,&quot;dropping-particle&quot;:&quot;&quot;,&quot;non-dropping-particle&quot;:&quot;&quot;},{&quot;family&quot;:&quot;Jiménez&quot;,&quot;given&quot;:&quot;Alfons&quot;,&quot;parse-names&quot;:false,&quot;dropping-particle&quot;:&quot;&quot;,&quot;non-dropping-particle&quot;:&quot;&quot;},{&quot;family&quot;:&quot;Santano&quot;,&quot;given&quot;:&quot;Rebeca&quot;,&quot;parse-names&quot;:false,&quot;dropping-particle&quot;:&quot;&quot;,&quot;non-dropping-particle&quot;:&quot;&quot;},{&quot;family&quot;:&quot;Vidal&quot;,&quot;given&quot;:&quot;Marta&quot;,&quot;parse-names&quot;:false,&quot;dropping-particle&quot;:&quot;&quot;,&quot;non-dropping-particle&quot;:&quot;&quot;},{&quot;family&quot;:&quot;Maiga-Ascofare&quot;,&quot;given&quot;:&quot;Oumou&quot;,&quot;parse-names&quot;:false,&quot;dropping-particle&quot;:&quot;&quot;,&quot;non-dropping-particle&quot;:&quot;&quot;},{&quot;family&quot;:&quot;Strauss&quot;,&quot;given&quot;:&quot;Ricardo&quot;,&quot;parse-names&quot;:false,&quot;dropping-particle&quot;:&quot;&quot;,&quot;non-dropping-particle&quot;:&quot;&quot;},{&quot;family&quot;:&quot;Bonney&quot;,&quot;given&quot;:&quot;Joseph&quot;,&quot;parse-names&quot;:false,&quot;dropping-particle&quot;:&quot;&quot;,&quot;non-dropping-particle&quot;:&quot;&quot;},{&quot;family&quot;:&quot;Agbogbatey&quot;,&quot;given&quot;:&quot;Melvin&quot;,&quot;parse-names&quot;:false,&quot;dropping-particle&quot;:&quot;&quot;,&quot;non-dropping-particle&quot;:&quot;&quot;},{&quot;family&quot;:&quot;Goovaerts&quot;,&quot;given&quot;:&quot;Odin&quot;,&quot;parse-names&quot;:false,&quot;dropping-particle&quot;:&quot;&quot;,&quot;non-dropping-particle&quot;:&quot;&quot;},{&quot;family&quot;:&quot;Boham&quot;,&quot;given&quot;:&quot;Eric E.A.&quot;,&quot;parse-names&quot;:false,&quot;dropping-particle&quot;:&quot;&quot;,&quot;non-dropping-particle&quot;:&quot;&quot;},{&quot;family&quot;:&quot;Adu&quot;,&quot;given&quot;:&quot;Evan A.&quot;,&quot;parse-names&quot;:false,&quot;dropping-particle&quot;:&quot;&quot;,&quot;non-dropping-particle&quot;:&quot;&quot;},{&quot;family&quot;:&quot;Cuamba&quot;,&quot;given&quot;:&quot;Inocencia&quot;,&quot;parse-names&quot;:false,&quot;dropping-particle&quot;:&quot;&quot;,&quot;non-dropping-particle&quot;:&quot;&quot;},{&quot;family&quot;:&quot;Ramírez-Morros&quot;,&quot;given&quot;:&quot;Anna&quot;,&quot;parse-names&quot;:false,&quot;dropping-particle&quot;:&quot;&quot;,&quot;non-dropping-particle&quot;:&quot;&quot;},{&quot;family&quot;:&quot;Dutta&quot;,&quot;given&quot;:&quot;Sheetij&quot;,&quot;parse-names&quot;:false,&quot;dropping-particle&quot;:&quot;&quot;,&quot;non-dropping-particle&quot;:&quot;&quot;},{&quot;family&quot;:&quot;Angov&quot;,&quot;given&quot;:&quot;Evelina&quot;,&quot;parse-names&quot;:false,&quot;dropping-particle&quot;:&quot;&quot;,&quot;non-dropping-particle&quot;:&quot;&quot;},{&quot;family&quot;:&quot;Zhan&quot;,&quot;given&quot;:&quot;Bin&quot;,&quot;parse-names&quot;:false,&quot;dropping-particle&quot;:&quot;&quot;,&quot;non-dropping-particle&quot;:&quot;&quot;},{&quot;family&quot;:&quot;Izquierdo&quot;,&quot;given&quot;:&quot;Luis&quot;,&quot;parse-names&quot;:false,&quot;dropping-particle&quot;:&quot;&quot;,&quot;non-dropping-particle&quot;:&quot;&quot;},{&quot;family&quot;:&quot;Santamaria&quot;,&quot;given&quot;:&quot;Pere&quot;,&quot;parse-names&quot;:false,&quot;dropping-particle&quot;:&quot;&quot;,&quot;non-dropping-particle&quot;:&quot;&quot;},{&quot;family&quot;:&quot;Mayor&quot;,&quot;given&quot;:&quot;Alfredo&quot;,&quot;parse-names&quot;:false,&quot;dropping-particle&quot;:&quot;&quot;,&quot;non-dropping-particle&quot;:&quot;&quot;},{&quot;family&quot;:&quot;Gascón&quot;,&quot;given&quot;:&quot;Joaquim&quot;,&quot;parse-names&quot;:false,&quot;dropping-particle&quot;:&quot;&quot;,&quot;non-dropping-particle&quot;:&quot;&quot;},{&quot;family&quot;:&quot;Ruiz-Comellas&quot;,&quot;given&quot;:&quot;Anna&quot;,&quot;parse-names&quot;:false,&quot;dropping-particle&quot;:&quot;&quot;,&quot;non-dropping-particle&quot;:&quot;&quot;},{&quot;family&quot;:&quot;Molinos-Albert&quot;,&quot;given&quot;:&quot;Luis M.&quot;,&quot;parse-names&quot;:false,&quot;dropping-particle&quot;:&quot;&quot;,&quot;non-dropping-particle&quot;:&quot;&quot;},{&quot;family&quot;:&quot;Amuasi&quot;,&quot;given&quot;:&quot;John H.&quot;,&quot;parse-names&quot;:false,&quot;dropping-particle&quot;:&quot;&quot;,&quot;non-dropping-particle&quot;:&quot;&quot;},{&quot;family&quot;:&quot;Awuah&quot;,&quot;given&quot;:&quot;Anthony A.A.&quot;,&quot;parse-names&quot;:false,&quot;dropping-particle&quot;:&quot;&quot;,&quot;non-dropping-particle&quot;:&quot;&quot;},{&quot;family&quot;:&quot;Adriaensen&quot;,&quot;given&quot;:&quot;Wim&quot;,&quot;parse-names&quot;:false,&quot;dropping-particle&quot;:&quot;&quot;,&quot;non-dropping-particle&quot;:&quot;&quot;},{&quot;family&quot;:&quot;Dobaño&quot;,&quot;given&quot;:&quot;Carlota&quot;,&quot;parse-names&quot;:false,&quot;dropping-particle&quot;:&quot;&quot;,&quot;non-dropping-particle&quot;:&quot;&quot;},{&quot;family&quot;:&quot;Moncunill&quot;,&quot;given&quot;:&quot;Gemma&quot;,&quot;parse-names&quot;:false,&quot;dropping-particle&quot;:&quot;&quot;,&quot;non-dropping-particle&quot;:&quot;&quot;}],&quot;container-title&quot;:&quot;Journal of medical virology&quot;,&quot;accessed&quot;:{&quot;date-parts&quot;:[[2024,10,3]]},&quot;DOI&quot;:&quot;10.1002/JMV.29713&quot;,&quot;ISSN&quot;:&quot;1096-9071&quot;,&quot;PMID&quot;:&quot;38874194&quot;,&quot;URL&quot;:&quot;https://pubmed.ncbi.nlm.nih.gov/38874194/&quot;,&quot;issued&quot;:{&quot;date-parts&quot;:[[2024,6,1]]},&quot;abstract&quot;:&quot;Anti-severe acute respiratory syndrome coronavirus 2 (SARS-CoV-2) seroprevalence is used to estimate the proportion of individuals within a population previously infected, to track viral transmission, and to monitor naturally and vaccine-induced immune protection. However, in sub-Saharan African settings, antibodies induced by higher exposure to pathogens may increase unspecific seroreactivity to SARS-CoV-2 antigens, resulting in false positive responses. To investigate the level and type of unspecific seroreactivitiy to SARS-CoV-2 in Africa, we measured immunoglobulin G (IgG), IgA, and IgM to a broad panel of antigens from different pathogens by Luminex in 602 plasma samples from African and European subjects differing in coronavirus disease 2019, malaria, and other exposures. Seroreactivity to SARS-CoV-2 antigens was higher in prepandemic African than in European samples and positively correlated with antibodies against human coronaviruses, helminths, protozoa, and especially Plasmodium falciparum. African subjects presented higher levels of autoantibodies, a surrogate of polyreactivity, which correlated with P. falciparum and SARS-CoV-2 antibodies. Finally, we found an improved sensitivity in the IgG assay in African samples when using urea as a chaotropic agent. In conclusion, our data suggest that polyreactive antibodies induced mostly by malaria are important mediators of the unspecific anti-SARS-CoV-2 responses, and that the use of dissociating agents in immunoassays could be useful for more accurate estimates of SARS-CoV-2 seroprevalence in African settings.&quot;,&quot;publisher&quot;:&quot;J Med Virol&quot;,&quot;issue&quot;:&quot;6&quot;,&quot;volume&quot;:&quot;96&quot;,&quot;container-title-short&quot;:&quot;J Med Virol&quot;},&quot;isTemporary&quot;:false}]},{&quot;citationID&quot;:&quot;MENDELEY_CITATION_e5ea5b95-4aca-4e45-9a19-3f95be43d69d&quot;,&quot;properties&quot;:{&quot;noteIndex&quot;:0},&quot;isEdited&quot;:false,&quot;manualOverride&quot;:{&quot;isManuallyOverridden&quot;:false,&quot;citeprocText&quot;:&quot;[28]&quot;,&quot;manualOverrideText&quot;:&quot;&quot;},&quot;citationTag&quot;:&quot;MENDELEY_CITATION_v3_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&quot;,&quot;citationItems&quot;:[{&quot;id&quot;:&quot;8071daba-e2c3-35d1-88ca-80d5a55364fd&quot;,&quot;itemData&quot;:{&quot;type&quot;:&quot;article-journal&quot;,&quot;id&quot;:&quot;8071daba-e2c3-35d1-88ca-80d5a55364fd&quot;,&quot;title&quot;:&quot;Cellular immune response to SARS-CoV-2 and clinical presentation in individuals exposed to endemic malaria&quot;,&quot;author&quot;:[{&quot;family&quot;:&quot;Tapela&quot;,&quot;given&quot;:&quot;Kesego&quot;,&quot;parse-names&quot;:false,&quot;dropping-particle&quot;:&quot;&quot;,&quot;non-dropping-particle&quot;:&quot;&quot;},{&quot;family&quot;:&quot;Prah&quot;,&quot;given&quot;:&quot;Diana Ahu&quot;,&quot;parse-names&quot;:false,&quot;dropping-particle&quot;:&quot;&quot;,&quot;non-dropping-particle&quot;:&quot;&quot;},{&quot;family&quot;:&quot;Tetteh&quot;,&quot;given&quot;:&quot;Becky&quot;,&quot;parse-names&quot;:false,&quot;dropping-particle&quot;:&quot;&quot;,&quot;non-dropping-particle&quot;:&quot;&quot;},{&quot;family&quot;:&quot;Nuokpem&quot;,&quot;given&quot;:&quot;Franklin&quot;,&quot;parse-names&quot;:false,&quot;dropping-particle&quot;:&quot;&quot;,&quot;non-dropping-particle&quot;:&quot;&quot;},{&quot;family&quot;:&quot;Dosoo&quot;,&quot;given&quot;:&quot;Daniel&quot;,&quot;parse-names&quot;:false,&quot;dropping-particle&quot;:&quot;&quot;,&quot;non-dropping-particle&quot;:&quot;&quot;},{&quot;family&quot;:&quot;Coker&quot;,&quot;given&quot;:&quot;Amin&quot;,&quot;parse-names&quot;:false,&quot;dropping-particle&quot;:&quot;&quot;,&quot;non-dropping-particle&quot;:&quot;&quot;},{&quot;family&quot;:&quot;Kumi-Ansah&quot;,&quot;given&quot;:&quot;Frederick&quot;,&quot;parse-names&quot;:false,&quot;dropping-particle&quot;:&quot;&quot;,&quot;non-dropping-particle&quot;:&quot;&quot;},{&quot;family&quot;:&quot;Amoako&quot;,&quot;given&quot;:&quot;Emmanuella&quot;,&quot;parse-names&quot;:false,&quot;dropping-particle&quot;:&quot;&quot;,&quot;non-dropping-particle&quot;:&quot;&quot;},{&quot;family&quot;:&quot;Assah&quot;,&quot;given&quot;:&quot;Kissi Ohene&quot;,&quot;parse-names&quot;:false,&quot;dropping-particle&quot;:&quot;&quot;,&quot;non-dropping-particle&quot;:&quot;&quot;},{&quot;family&quot;:&quot;Kilba&quot;,&quot;given&quot;:&quot;Charlyne&quot;,&quot;parse-names&quot;:false,&quot;dropping-particle&quot;:&quot;&quot;,&quot;non-dropping-particle&quot;:&quot;&quot;},{&quot;family&quot;:&quot;Nyakoe&quot;,&quot;given&quot;:&quot;Nancy&quot;,&quot;parse-names&quot;:false,&quot;dropping-particle&quot;:&quot;&quot;,&quot;non-dropping-particle&quot;:&quot;&quot;},{&quot;family&quot;:&quot;Quansah&quot;,&quot;given&quot;:&quot;Darius&quot;,&quot;parse-names&quot;:false,&quot;dropping-particle&quot;:&quot;&quot;,&quot;non-dropping-particle&quot;:&quot;&quot;},{&quot;family&quot;:&quot;Languon&quot;,&quot;given&quot;:&quot;Sylvester&quot;,&quot;parse-names&quot;:false,&quot;dropping-particle&quot;:&quot;&quot;,&quot;non-dropping-particle&quot;:&quot;&quot;},{&quot;family&quot;:&quot;Anyigba&quot;,&quot;given&quot;:&quot;Claudia Adzo&quot;,&quot;parse-names&quot;:false,&quot;dropping-particle&quot;:&quot;&quot;,&quot;non-dropping-particle&quot;:&quot;&quot;},{&quot;family&quot;:&quot;Ansah&quot;,&quot;given&quot;:&quot;Felix&quot;,&quot;parse-names&quot;:false,&quot;dropping-particle&quot;:&quot;&quot;,&quot;non-dropping-particle&quot;:&quot;&quot;},{&quot;family&quot;:&quot;Agyeman&quot;,&quot;given&quot;:&quot;Seth&quot;,&quot;parse-names&quot;:false,&quot;dropping-particle&quot;:&quot;&quot;,&quot;non-dropping-particle&quot;:&quot;&quot;},{&quot;family&quot;:&quot;Owusu&quot;,&quot;given&quot;:&quot;Irene Amoakoh&quot;,&quot;parse-names&quot;:false,&quot;dropping-particle&quot;:&quot;&quot;,&quot;non-dropping-particle&quot;:&quot;&quot;},{&quot;family&quot;:&quot;Schneider&quot;,&quot;given&quot;:&quot;Kristan&quot;,&quot;parse-names&quot;:false,&quot;dropping-particle&quot;:&quot;&quot;,&quot;non-dropping-particle&quot;:&quot;&quot;},{&quot;family&quot;:&quot;Ampofo&quot;,&quot;given&quot;:&quot;William K.&quot;,&quot;parse-names&quot;:false,&quot;dropping-particle&quot;:&quot;&quot;,&quot;non-dropping-particle&quot;:&quot;&quot;},{&quot;family&quot;:&quot;Mutungi&quot;,&quot;given&quot;:&quot;Joe Kimanthi&quot;,&quot;parse-names&quot;:false,&quot;dropping-particle&quot;:&quot;&quot;,&quot;non-dropping-particle&quot;:&quot;&quot;},{&quot;family&quot;:&quot;Amegatcher&quot;,&quot;given&quot;:&quot;Gloria&quot;,&quot;parse-names&quot;:false,&quot;dropping-particle&quot;:&quot;&quot;,&quot;non-dropping-particle&quot;:&quot;&quot;},{&quot;family&quot;:&quot;Aniweh&quot;,&quot;given&quot;:&quot;Yaw&quot;,&quot;parse-names&quot;:false,&quot;dropping-particle&quot;:&quot;&quot;,&quot;non-dropping-particle&quot;:&quot;&quot;},{&quot;family&quot;:&quot;Awandare&quot;,&quot;given&quot;:&quot;Gordon A.&quot;,&quot;parse-names&quot;:false,&quot;dropping-particle&quot;:&quot;&quot;,&quot;non-dropping-particle&quot;:&quot;&quot;},{&quot;family&quot;:&quot;Quashie&quot;,&quot;given&quot;:&quot;Peter K.&quot;,&quot;parse-names&quot;:false,&quot;dropping-particle&quot;:&quot;&quot;,&quot;non-dropping-particle&quot;:&quot;&quot;},{&quot;family&quot;:&quot;Bediako&quot;,&quot;given&quot;:&quot;Yaw&quot;,&quot;parse-names&quot;:false,&quot;dropping-particle&quot;:&quot;&quot;,&quot;non-dropping-particle&quot;:&quot;&quot;}],&quot;container-title&quot;:&quot;Cell reports&quot;,&quot;accessed&quot;:{&quot;date-parts&quot;:[[2024,10,3]]},&quot;DOI&quot;:&quot;10.1016/J.CELREP.2024.114533&quot;,&quot;ISSN&quot;:&quot;2211-1247&quot;,&quot;PMID&quot;:&quot;39052480&quot;,&quot;URL&quot;:&quot;https://pubmed.ncbi.nlm.nih.gov/39052480/&quot;,&quot;issued&quot;:{&quot;date-parts&quot;:[[2024,8,27]]},&quot;abstract&quot;:&quot;Ghana and other parts of West Africa have experienced lower COVID-19 mortality rates than other regions. This phenomenon has been hypothesized to be associated with previous exposure to infections such as malaria. This study investigated the immune response to severe acute respiratory syndrome coronavirus 2 (SARS-CoV-2) and the influence of previous malaria exposure. Blood samples were collected from individuals with asymptomatic or symptomatic COVID-19 (n = 217). A variety of assays were used to characterize the SARS-CoV-2-specific immune response, and malaria exposure was quantified using Plasmodium falciparum ELISA. The study found evidence of attenuated immune responses to COVID-19 among asymptomatic individuals, with elevated proportions of non-classical monocytes and greater memory B cell activation. Symptomatic patients displayed higher P. falciparum-specific T cell recall immune responses, whereas asymptomatic individuals demonstrated elevated P. falciparum antibody levels. Summarily, this study suggests that P. falciparum exposure-associated immune modulation may contribute to reduced severity of SARS-CoV-2 infection among people living in malaria-endemic regions.&quot;,&quot;publisher&quot;:&quot;Cell Rep&quot;,&quot;issue&quot;:&quot;8&quot;,&quot;volume&quot;:&quot;43&quot;,&quot;container-title-short&quot;:&quot;Cell Rep&quot;},&quot;isTemporary&quot;:false}]},{&quot;citationID&quot;:&quot;MENDELEY_CITATION_6e7ec631-3206-4341-bbd7-3987c93c5c06&quot;,&quot;properties&quot;:{&quot;noteIndex&quot;:0},&quot;isEdited&quot;:false,&quot;manualOverride&quot;:{&quot;isManuallyOverridden&quot;:false,&quot;citeprocText&quot;:&quot;[14,19,20]&quot;,&quot;manualOverrideText&quot;:&quot;&quot;},&quot;citationTag&quot;:&quot;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&quot;,&quot;citationItems&quot;:[{&quot;id&quot;:&quot;40310cef-3829-37b5-9a39-f36e0a11787e&quot;,&quot;itemData&quot;:{&quot;type&quot;:&quot;article-journal&quot;,&quot;id&quot;:&quot;40310cef-3829-37b5-9a39-f36e0a11787e&quot;,&quot;title&quot;:&quot;Pre-pandemic SARS-CoV-2-specific IFN-γ and antibody responses were low in Ugandan samples and significantly reduced in HIV-positive specimens&quot;,&quot;author&quot;:[{&quot;family&quot;:&quot;Nantambi&quot;,&quot;given&quot;:&quot;Hellen&quot;,&quot;parse-names&quot;:false,&quot;dropping-particle&quot;:&quot;&quot;,&quot;non-dropping-particle&quot;:&quot;&quot;},{&quot;family&quot;:&quot;Sembera&quot;,&quot;given&quot;:&quot;Jackson&quot;,&quot;parse-names&quot;:false,&quot;dropping-particle&quot;:&quot;&quot;,&quot;non-dropping-particle&quot;:&quot;&quot;},{&quot;family&quot;:&quot;Ankunda&quot;,&quot;given&quot;:&quot;Violet&quot;,&quot;parse-names&quot;:false,&quot;dropping-particle&quot;:&quot;&quot;,&quot;non-dropping-particle&quot;:&quot;&quot;},{&quot;family&quot;:&quot;Ssali&quot;,&quot;given&quot;:&quot;Ivan&quot;,&quot;parse-names&quot;:false,&quot;dropping-particle&quot;:&quot;&quot;,&quot;non-dropping-particle&quot;:&quot;&quot;},{&quot;family&quot;:&quot;Kalyebi&quot;,&quot;given&quot;:&quot;Arthur Watelo&quot;,&quot;parse-names&quot;:false,&quot;dropping-particle&quot;:&quot;&quot;,&quot;non-dropping-particle&quot;:&quot;&quot;},{&quot;family&quot;:&quot;Oluka&quot;,&quot;given&quot;:&quot;Gerald Kevin&quot;,&quot;parse-names&quot;:false,&quot;dropping-particle&quot;:&quot;&quot;,&quot;non-dropping-particle&quot;:&quot;&quot;},{&quot;family&quot;:&quot;Kato&quot;,&quot;given&quot;:&quot;Laban&quot;,&quot;parse-names&quot;:false,&quot;dropping-particle&quot;:&quot;&quot;,&quot;non-dropping-particle&quot;:&quot;&quot;},{&quot;family&quot;:&quot;Ubaldo&quot;,&quot;given&quot;:&quot;Bahemuka&quot;,&quot;parse-names&quot;:false,&quot;dropping-particle&quot;:&quot;&quot;,&quot;non-dropping-particle&quot;:&quot;&quot;},{&quot;family&quot;:&quot;Kibengo&quot;,&quot;given&quot;:&quot;Freddie&quot;,&quot;parse-names&quot;:false,&quot;dropping-particle&quot;:&quot;&quot;,&quot;non-dropping-particle&quot;:&quot;&quot;},{&quot;family&quot;:&quot;Katende&quot;,&quot;given&quot;:&quot;Joseph Ssebwana&quot;,&quot;parse-names&quot;:false,&quot;dropping-particle&quot;:&quot;&quot;,&quot;non-dropping-particle&quot;:&quot;&quot;},{&quot;family&quot;:&quot;Gombe&quot;,&quot;given&quot;:&quot;Be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Mugaba&quot;,&quot;given&quot;:&quot;Susan&quot;,&quot;parse-names&quot;:false,&quot;dropping-particle&quot;:&quot;&quot;,&quot;non-dropping-particle&quot;:&quot;&quot;},{&quot;family&quot;:&quot;Sande&quot;,&quot;given&quot;:&quot;Obondo James&quot;,&quot;parse-names&quot;:false,&quot;dropping-particle&quot;:&quot;&quot;,&quot;non-dropping-particle&quot;:&quot;&quot;},{&quot;family&quot;:&quot;Kaleebu&quot;,&quot;given&quot;:&quot;Pontiano&quot;,&quot;parse-names&quot;:false,&quot;dropping-particle&quot;:&quot;&quot;,&quot;non-dropping-particle&quot;:&quot;&quot;},{&quot;family&quot;:&quot;Serwanga&quot;,&quot;given&quot;:&quot;Jennifer&quot;,&quot;parse-names&quot;:false,&quot;dropping-particle&quot;:&quot;&quot;,&quot;non-dropping-particle&quot;:&quot;&quot;}],&quot;container-title&quot;:&quot;Frontiers in immunology&quot;,&quot;accessed&quot;:{&quot;date-parts&quot;:[[2024,10,3]]},&quot;DOI&quot;:&quot;10.3389/FIMMU.2023.1148877&quot;,&quot;ISSN&quot;:&quot;1664-3224&quot;,&quot;PMID&quot;:&quot;37153598&quot;,&quot;URL&quot;:&quot;https://pubmed.ncbi.nlm.nih.gov/37153598/&quot;,&quot;issued&quot;:{&quot;date-parts&quot;:[[2023]]},&quot;abstract&quot;:&quot;Introduction: We investigated whether prior SARS-CoV-2-specific IFN-γ and antibody responses in Ugandan COVID-19 pre-pandemic specimens aligned to this population's low disease severity. Methods: We used nucleoprotein (N), spike (S), NTD, RBD, envelope, membrane, SD1/2-directed IFN-γ ELISpots, and an S- and N-IgG antibody ELISA to screen for SARS-CoV-2-specific cross-reactivity. Results: HCoV-OC43-, HCoV-229E-, and SARS-CoV-2-specific IFN-γ occurred in 23, 15, and 17 of 104 specimens, respectively. Cross-reactive IgG was more common against the nucleoprotein (7/110, 15.5%; p = 0.0016, Fishers' Exact) than the spike (3/110, 2.72%). Specimens lacking anti-HuCoV antibodies had higher rates of pre-epidemic SARS-CoV-2-specific IFN-γ cross-reactivity (p-value = 0.00001, Fishers’ exact test), suggesting that exposure to additional factors not examined here might play a role. SARS-CoV-2-specific cross-reactive antibodies were significantly less common in HIV-positive specimens (p=0.017; Fishers' Exact test). Correlations between SARS-CoV-2- and HuCoV-specific IFN-γ responses were consistently weak in both HIV negative and positive specimens. Discussion: These findings support the existence of pre-epidemic SARS-CoV-2-specific cellular and humoral cross-reactivity in this population. The data do not establish that these virus-specific IFN-γ and antibody responses are entirely specific to SARS-CoV-2. Inability of the antibodies to neutralise SARS-CoV-2 implies that prior exposure did not result in immunity. Correlations between SARS-CoV-2 and HuCoV-specific responses were consistently weak, suggesting that additional variables likely contributed to the pre-epidemic cross-reactivity patterns. The data suggests that surveillance efforts based on the nucleoprotein might overestimate the exposure to SARS-CoV-2 compared to inclusion of additional targets, like the spike protein. This study, while limited in scope, suggests that HIV-positive people are less likely than HIV-negative people to produce protective antibodies against SARS-CoV-2.&quot;,&quot;publisher&quot;:&quot;Front Immunol&quot;,&quot;volume&quot;:&quot;14&quot;,&quot;container-title-short&quot;:&quot;Front Immunol&quot;},&quot;isTemporary&quot;:false},{&quot;id&quot;:&quot;a7ba8c7c-013b-3dd1-8a9b-be521c9de341&quot;,&quot;itemData&quot;:{&quot;type&quot;:&quot;article-journal&quot;,&quot;id&quot;:&quot;a7ba8c7c-013b-3dd1-8a9b-be521c9de341&quot;,&quot;title&quot;:&quot;Coronavirus Antibody Responses before COVID-19 Pandemic, Africa and Thailand&quot;,&quot;author&quot;:[{&quot;family&quot;:&quot;Li&quot;,&quot;given&quot;:&quot;Yifan&quot;,&quot;parse-names&quot;:false,&quot;dropping-particle&quot;:&quot;&quot;,&quot;non-dropping-particle&quot;:&quot;&quot;},{&quot;family&quot;:&quot;Merbah&quot;,&quot;given&quot;:&quot;Mélanie&quot;,&quot;parse-names&quot;:false,&quot;dropping-particle&quot;:&quot;&quot;,&quot;non-dropping-particle&quot;:&quot;&quot;},{&quot;family&quot;:&quot;Wollen-Roberts&quot;,&quot;given&quot;:&quot;Suzanne&quot;,&quot;parse-names&quot;:false,&quot;dropping-particle&quot;:&quot;&quot;,&quot;non-dropping-particle&quot;:&quot;&quot;},{&quot;family&quot;:&quot;Beckman&quot;,&quot;given&quot;:&quot;Bradley&quot;,&quot;parse-names&quot;:false,&quot;dropping-particle&quot;:&quot;&quot;,&quot;non-dropping-particle&quot;:&quot;&quot;},{&quot;family&quot;:&quot;Mdluli&quot;,&quot;given&quot;:&quot;Thembi&quot;,&quot;parse-names&quot;:false,&quot;dropping-particle&quot;:&quot;&quot;,&quot;non-dropping-particle&quot;:&quot;&quot;},{&quot;family&quot;:&quot;Swafford&quot;,&quot;given&quot;:&quot;Isabella&quot;,&quot;parse-names&quot;:false,&quot;dropping-particle&quot;:&quot;&quot;,&quot;non-dropping-particle&quot;:&quot;&quot;},{&quot;family&quot;:&quot;Mayer&quot;,&quot;given&quot;:&quot;Sandra&quot;,&quot;parse-names&quot;:false,&quot;dropping-particle&quot;:&quot;V.&quot;,&quot;non-dropping-particle&quot;:&quot;&quot;},{&quot;family&quot;:&quot;King&quot;,&quot;given&quot;:&quot;Jocelyn&quot;,&quot;parse-names&quot;:false,&quot;dropping-particle&quot;:&quot;&quot;,&quot;non-dropping-particle&quot;:&quot;&quot;},{&quot;family&quot;:&quot;Corbitt&quot;,&quot;given&quot;:&quot;Courtney&quot;,&quot;parse-names&quot;:false,&quot;dropping-particle&quot;:&quot;&quot;,&quot;non-dropping-particle&quot;:&quot;&quot;},{&quot;family&quot;:&quot;Currier&quot;,&quot;given&quot;:&quot;Jeffrey R.&quot;,&quot;parse-names&quot;:false,&quot;dropping-particle&quot;:&quot;&quot;,&quot;non-dropping-particle&quot;:&quot;&quot;},{&quot;family&quot;:&quot;Liu&quot;,&quot;given&quot;:&quot;Heather&quot;,&quot;parse-names&quot;:false,&quot;dropping-particle&quot;:&quot;&quot;,&quot;non-dropping-particle&quot;:&quot;&quot;},{&quot;family&quot;:&quot;Esber&quot;,&quot;given&quot;:&quot;Allahna&quot;,&quot;parse-names&quot;:false,&quot;dropping-particle&quot;:&quot;&quot;,&quot;non-dropping-particle&quot;:&quot;&quot;},{&quot;family&quot;:&quot;Pinyakorn&quot;,&quot;given&quot;:&quot;Suteeraporn&quot;,&quot;parse-names&quot;:false,&quot;dropping-particle&quot;:&quot;&quot;,&quot;non-dropping-particle&quot;:&quot;&quot;},{&quot;family&quot;:&quot;Parikh&quot;,&quot;given&quot;:&quot;Ajay&quot;,&quot;parse-names&quot;:false,&quot;dropping-particle&quot;:&quot;&quot;,&quot;non-dropping-particle&quot;:&quot;&quot;},{&quot;family&quot;:&quot;Francisco&quot;,&quot;given&quot;:&quot;Leilani&quot;,&quot;parse-names&quot;:false,&quot;dropping-particle&quot;:&quot;V.&quot;,&quot;non-dropping-particle&quot;:&quot;&quot;},{&quot;family&quot;:&quot;Phanuphak&quot;,&quot;given&quot;:&quot;Nittaya&quot;,&quot;parse-names&quot;:false,&quot;dropping-particle&quot;:&quot;&quot;,&quot;non-dropping-particle&quot;:&quot;&quot;},{&quot;family&quot;:&quot;Maswai&quot;,&quot;given&quot;:&quot;Jonah&quot;,&quot;parse-names&quot;:false,&quot;dropping-particle&quot;:&quot;&quot;,&quot;non-dropping-particle&quot;:&quot;&quot;},{&quot;family&quot;:&quot;Owuoth&quot;,&quot;given&quot;:&quot;John&quot;,&quot;parse-names&quot;:false,&quot;dropping-particle&quot;:&quot;&quot;,&quot;non-dropping-particle&quot;:&quot;&quot;},{&quot;family&quot;:&quot;Kibuuka&quot;,&quot;given&quot;:&quot;Hannah&quot;,&quot;parse-names&quot;:false,&quot;dropping-particle&quot;:&quot;&quot;,&quot;non-dropping-particle&quot;:&quot;&quot;},{&quot;family&quot;:&quot;Iroezindu&quot;,&quot;given&quot;:&quot;Michael&quot;,&quot;parse-names&quot;:false,&quot;dropping-particle&quot;:&quot;&quot;,&quot;non-dropping-particle&quot;:&quot;&quot;},{&quot;family&quot;:&quot;Bahemana&quot;,&quot;given&quot;:&quot;Emmanuel&quot;,&quot;parse-names&quot;:false,&quot;dropping-particle&quot;:&quot;&quot;,&quot;non-dropping-particle&quot;:&quot;&quot;},{&quot;family&quot;:&quot;Vasan&quot;,&quot;given&quot;:&quot;Sandhya&quot;,&quot;parse-names&quot;:false,&quot;dropping-particle&quot;:&quot;&quot;,&quot;non-dropping-particle&quot;:&quot;&quot;},{&quot;family&quot;:&quot;Ake&quot;,&quot;given&quot;:&quot;Julie A.&quot;,&quot;parse-names&quot;:false,&quot;dropping-particle&quot;:&quot;&quot;,&quot;non-dropping-particle&quot;:&quot;&quot;},{&quot;family&quot;:&quot;Modjarrad&quot;,&quot;given&quot;:&quot;Kayvon&quot;,&quot;parse-names&quot;:false,&quot;dropping-particle&quot;:&quot;&quot;,&quot;non-dropping-particle&quot;:&quot;&quot;},{&quot;family&quot;:&quot;Gromowski&quot;,&quot;given&quot;:&quot;Gregory&quot;,&quot;parse-names&quot;:false,&quot;dropping-particle&quot;:&quot;&quot;,&quot;non-dropping-particle&quot;:&quot;&quot;},{&quot;family&quot;:&quot;Paquin-Proulx&quot;,&quot;given&quot;:&quot;Dominic&quot;,&quot;parse-names&quot;:false,&quot;dropping-particle&quot;:&quot;&quot;,&quot;non-dropping-particle&quot;:&quot;&quot;},{&quot;family&quot;:&quot;Rolland&quot;,&quot;given&quot;:&quot;Morgane&quot;,&quot;parse-names&quot;:false,&quot;dropping-particle&quot;:&quot;&quot;,&quot;non-dropping-particle&quot;:&quot;&quot;}],&quot;container-title&quot;:&quot;Emerging infectious diseases&quot;,&quot;accessed&quot;:{&quot;date-parts&quot;:[[2024,10,3]]},&quot;DOI&quot;:&quot;10.3201/EID2811.221041&quot;,&quot;ISSN&quot;:&quot;1080-6059&quot;,&quot;PMID&quot;:&quot;36220131&quot;,&quot;URL&quot;:&quot;https://pubmed.ncbi.nlm.nih.gov/36220131/&quot;,&quot;issued&quot;:{&quot;date-parts&quot;:[[2022,11,1]]},&quot;page&quot;:&quot;2214-2225&quot;,&quot;abstract&quot;:&quot;Prior immune responses to coronaviruses might affect human SARS-CoV-2 response. We screened 2,565 serum and plasma samples collected from 2013 through early 2020, before the COVID-19 pandemic began, from 2,250 persons in 4 countries in Africa (Kenya, Nigeria, Tanzania, and Uganda) and in Thailand, including persons living with HIV-1. We detected IgG responses to SARS-CoV-2 spike (S) subunit 2 protein in 1.8% of participants. Profiling against 23 coronavirus antigens revealed that responses to S, subunit 2, or subunit 1 proteins were significantly more frequent than responses to the receptor-binding domain, S-Trimer, or nucleocapsid proteins (p&lt;0.0001). We observed similar responses in persons with or without HIV-1. Among all coronavirus antigens tested, SARS-CoV-2, SARS-CoV-1, and Middle East respiratory syndrome coronavirus antibody responses were much higher in participants from Africa than in participants from Thailand (p&lt;0.01). We noted less pronounced differences for endemic coronaviruses. Serosurveys could affect vaccine and monoclonal antibody distribution across global populations.&quot;,&quot;publisher&quot;:&quot;Emerg Infect Dis&quot;,&quot;issue&quot;:&quot;11&quot;,&quot;volume&quot;:&quot;28&quot;,&quot;container-title-short&quot;:&quot;Emerg Infect Dis&quot;},&quot;isTemporary&quot;:false},{&quot;id&quot;:&quot;6f524456-becf-3294-add0-57b364dca8da&quot;,&quot;itemData&quot;:{&quot;type&quot;:&quot;article-journal&quot;,&quot;id&quot;:&quot;6f524456-becf-3294-add0-57b364dca8da&quot;,&quot;title&quot;:&quot;Cross-Reactive Antibodies to SARS-CoV-2 and MERS-CoV in Pre-COVID-19 Blood Samples from Sierra Leoneans&quot;,&quot;author&quot;:[{&quot;family&quot;:&quot;Borrega&quot;,&quot;given&quot;:&quot;Rodrigo&quot;,&quot;parse-names&quot;:false,&quot;dropping-particle&quot;:&quot;&quot;,&quot;non-dropping-particle&quot;:&quot;&quot;},{&quot;family&quot;:&quot;Nelson&quot;,&quot;given&quot;:&quot;Diana K.S.&quot;,&quot;parse-names&quot;:false,&quot;dropping-particle&quot;:&quot;&quot;,&quot;non-dropping-particle&quot;:&quot;&quot;},{&quot;family&quot;:&quot;Koval&quot;,&quot;given&quot;:&quot;Anatoliy P.&quot;,&quot;parse-names&quot;:false,&quot;dropping-particle&quot;:&quot;&quot;,&quot;non-dropping-particle&quot;:&quot;&quot;},{&quot;family&quot;:&quot;Bond&quot;,&quot;given&quot;:&quot;Nell G.&quot;,&quot;parse-names&quot;:false,&quot;dropping-particle&quot;:&quot;&quot;,&quot;non-dropping-particle&quot;:&quot;&quot;},{&quot;family&quot;:&quot;Heinrich&quot;,&quot;given&quot;:&quot;Megan L.&quot;,&quot;parse-names&quot;:false,&quot;dropping-particle&quot;:&quot;&quot;,&quot;non-dropping-particle&quot;:&quot;&quot;},{&quot;family&quot;:&quot;Rowland&quot;,&quot;given&quot;:&quot;Megan M.&quot;,&quot;parse-names&quot;:false,&quot;dropping-particle&quot;:&quot;&quot;,&quot;non-dropping-particle&quot;:&quot;&quot;},{&quot;family&quot;:&quot;Lathigra&quot;,&quot;given&quot;:&quot;Raju&quot;,&quot;parse-names&quot;:false,&quot;dropping-particle&quot;:&quot;&quot;,&quot;non-dropping-particle&quot;:&quot;&quot;},{&quot;family&quot;:&quot;Bush&quot;,&quot;given&quot;:&quot;Duane J.&quot;,&quot;parse-names&quot;:false,&quot;dropping-particle&quot;:&quot;&quot;,&quot;non-dropping-particle&quot;:&quot;&quot;},{&quot;family&quot;:&quot;Aimukanova&quot;,&quot;given&quot;:&quot;Irina&quot;,&quot;parse-names&quot;:false,&quot;dropping-particle&quot;:&quot;&quot;,&quot;non-dropping-particle&quot;:&quot;&quot;},{&quot;family&quot;:&quot;Phinney&quot;,&quot;given&quot;:&quot;Whitney N.&quot;,&quot;parse-names&quot;:false,&quot;dropping-particle&quot;:&quot;&quot;,&quot;non-dropping-particle&quot;:&quot;&quot;},{&quot;family&quot;:&quot;Koval&quot;,&quot;given&quot;:&quot;Sophia A.&quot;,&quot;parse-names&quot;:false,&quot;dropping-particle&quot;:&quot;&quot;,&quot;non-dropping-particle&quot;:&quot;&quot;},{&quot;family&quot;:&quot;Hoffmann&quot;,&quot;given&quot;:&quot;Andrew R.&quot;,&quot;parse-names&quot;:false,&quot;dropping-particle&quot;:&quot;&quot;,&quot;non-dropping-particle&quot;:&quot;&quot;},{&quot;family&quot;:&quot;Smither&quot;,&quot;given&quot;:&quot;Allison R.&quot;,&quot;parse-names&quot;:false,&quot;dropping-particle&quot;:&quot;&quot;,&quot;non-dropping-particle&quot;:&quot;&quot;},{&quot;family&quot;:&quot;Bell-Kareem&quot;,&quot;given&quot;:&quot;Antoinette R.&quot;,&quot;parse-names&quot;:false,&quot;dropping-particle&quot;:&quot;&quot;,&quot;non-dropping-particle&quot;:&quot;&quot;},{&quot;family&quot;:&quot;Melnik&quot;,&quot;given&quot;:&quot;Lilia I.&quot;,&quot;parse-names&quot;:false,&quot;dropping-particle&quot;:&quot;&quot;,&quot;non-dropping-particle&quot;:&quot;&quot;},{&quot;family&quot;:&quot;Genemaras&quot;,&quot;given&quot;:&quot;Kaylynn J.&quot;,&quot;parse-names&quot;:false,&quot;dropping-particle&quot;:&quot;&quot;,&quot;non-dropping-particle&quot;:&quot;&quot;},{&quot;family&quot;:&quot;Chao&quot;,&quot;given&quot;:&quot;Karissa&quot;,&quot;parse-names&quot;:false,&quot;dropping-particle&quot;:&quot;&quot;,&quot;non-dropping-particle&quot;:&quot;&quot;},{&quot;family&quot;:&quot;Snarski&quot;,&quot;given&quot;:&quot;Patricia&quot;,&quot;parse-names&quot;:false,&quot;dropping-particle&quot;:&quot;&quot;,&quot;non-dropping-particle&quot;:&quot;&quot;},{&quot;family&quot;:&quot;Melton&quot;,&quot;given&quot;:&quot;Alexandra B.&quot;,&quot;parse-names&quot;:false,&quot;dropping-particle&quot;:&quot;&quot;,&quot;non-dropping-particle&quot;:&quot;&quot;},{&quot;family&quot;:&quot;Harrell&quot;,&quot;given&quot;:&quot;Jaikin E.&quot;,&quot;parse-names&quot;:false,&quot;dropping-particle&quot;:&quot;&quot;,&quot;non-dropping-particle&quot;:&quot;&quot;},{&quot;family&quot;:&quot;Smira&quot;,&quot;given&quot;:&quot;Ashley A.&quot;,&quot;parse-names&quot;:false,&quot;dropping-particle&quot;:&quot;&quot;,&quot;non-dropping-particle&quot;:&quot;&quot;},{&quot;family&quot;:&quot;Elliott&quot;,&quot;given&quot;:&quot;Debra H.&quot;,&quot;parse-names&quot;:false,&quot;dropping-particle&quot;:&quot;&quot;,&quot;non-dropping-particle&quot;:&quot;&quot;},{&quot;family&quot;:&quot;Rouelle&quot;,&quot;given&quot;:&quot;Julie A.&quot;,&quot;parse-names&quot;:false,&quot;dropping-particle&quot;:&quot;&quot;,&quot;non-dropping-particle&quot;:&quot;&quot;},{&quot;family&quot;:&quot;Sabino-Santos&quot;,&quot;given&quot;:&quot;Gilberto&quot;,&quot;parse-names&quot;:false,&quot;dropping-particle&quot;:&quot;&quot;,&quot;non-dropping-particle&quot;:&quot;&quot;},{&quot;family&quot;:&quot;Drouin&quot;,&quot;given&quot;:&quot;Arnaud C.&quot;,&quot;parse-names&quot;:false,&quot;dropping-particle&quot;:&quot;&quot;,&quot;non-dropping-particle&quot;:&quot;&quot;},{&quot;family&quot;:&quot;Momoh&quot;,&quot;given&quot;:&quot;Mambu&quot;,&quot;parse-names&quot;:false,&quot;dropping-particle&quot;:&quot;&quot;,&quot;non-dropping-particle&quot;:&quot;&quot;},{&quot;family&quot;:&quot;Sandi&quot;,&quot;given&quot;:&quot;John Demby&quot;,&quot;parse-names&quot;:false,&quot;dropping-particle&quot;:&quot;&quot;,&quot;non-dropping-particle&quot;:&quot;&quot;},{&quot;family&quot;:&quot;Goba&quot;,&quot;given&quot;:&quot;Augustine&quot;,&quot;parse-names&quot;:false,&quot;dropping-particle&quot;:&quot;&quot;,&quot;non-dropping-particle&quot;:&quot;&quot;},{&quot;family&quot;:&quot;Samuels&quot;,&quot;given&quot;:&quot;Robert J.&quot;,&quot;parse-names&quot;:false,&quot;dropping-particle&quot;:&quot;&quot;,&quot;non-dropping-particle&quot;:&quot;&quot;},{&quot;family&quot;:&quot;Kanneh&quot;,&quot;given&quot;:&quot;Lansana&quot;,&quot;parse-names&quot;:false,&quot;dropping-particle&quot;:&quot;&quot;,&quot;non-dropping-particle&quot;:&quot;&quot;},{&quot;family&quot;:&quot;Gbakie&quot;,&quot;given&quot;:&quot;Michael&quot;,&quot;parse-names&quot;:false,&quot;dropping-particle&quot;:&quot;&quot;,&quot;non-dropping-particle&quot;:&quot;&quot;},{&quot;family&quot;:&quot;Branco&quot;,&quot;given&quot;:&quot;Zoe L.&quot;,&quot;parse-names&quot;:false,&quot;dropping-particle&quot;:&quot;&quot;,&quot;non-dropping-particle&quot;:&quot;&quot;},{&quot;family&quot;:&quot;Shaffer&quot;,&quot;given&quot;:&quot;Jeffrey G.&quot;,&quot;parse-names&quot;:false,&quot;dropping-particle&quot;:&quot;&quot;,&quot;non-dropping-particle&quot;:&quot;&quot;},{&quot;family&quot;:&quot;Schieffelin&quot;,&quot;given&quot;:&quot;John S.&quot;,&quot;parse-names&quot;:false,&quot;dropping-particle&quot;:&quot;&quot;,&quot;non-dropping-particle&quot;:&quot;&quot;},{&quot;family&quot;:&quot;Robinson&quot;,&quot;given&quot;:&quot;James E.&quot;,&quot;parse-names&quot;:false,&quot;dropping-particle&quot;:&quot;&quot;,&quot;non-dropping-particle&quot;:&quot;&quot;},{&quot;family&quot;:&quot;Fusco&quot;,&quot;given&quot;:&quot;Dahlene N.&quot;,&quot;parse-names&quot;:false,&quot;dropping-particle&quot;:&quot;&quot;,&quot;non-dropping-particle&quot;:&quot;&quot;},{&quot;family&quot;:&quot;Sabeti&quot;,&quot;given&quot;:&quot;Pardis C.&quot;,&quot;parse-names&quot;:false,&quot;dropping-particle&quot;:&quot;&quot;,&quot;non-dropping-particle&quot;:&quot;&quot;},{&quot;family&quot;:&quot;Andersen&quot;,&quot;given&quot;:&quot;Kristian G.&quot;,&quot;parse-names&quot;:false,&quot;dropping-particle&quot;:&quot;&quot;,&quot;non-dropping-particle&quot;:&quot;&quot;},{&quot;family&quot;:&quot;Grant&quot;,&quot;given&quot;:&quot;Donald S.&quot;,&quot;parse-names&quot;:false,&quot;dropping-particle&quot;:&quot;&quot;,&quot;non-dropping-particle&quot;:&quot;&quot;},{&quot;family&quot;:&quot;Boisen&quot;,&quot;given&quot;:&quot;Matthew L.&quot;,&quot;parse-names&quot;:false,&quot;dropping-particle&quot;:&quot;&quot;,&quot;non-dropping-particle&quot;:&quot;&quot;},{&quot;family&quot;:&quot;Branco&quot;,&quot;given&quot;:&quot;Luis M.&quot;,&quot;parse-names&quot;:false,&quot;dropping-particle&quot;:&quot;&quot;,&quot;non-dropping-particle&quot;:&quot;&quot;},{&quot;family&quot;:&quot;Garry&quot;,&quot;given&quot;:&quot;Robert F.&quot;,&quot;parse-names&quot;:false,&quot;dropping-particle&quot;:&quot;&quot;,&quot;non-dropping-particle&quot;:&quot;&quot;}],&quot;container-title&quot;:&quot;Viruses&quot;,&quot;accessed&quot;:{&quot;date-parts&quot;:[[2024,10,3]]},&quot;DOI&quot;:&quot;10.3390/V13112325&quot;,&quot;ISSN&quot;:&quot;1999-4915&quot;,&quot;PMID&quot;:&quot;34835131&quot;,&quot;URL&quot;:&quot;https://pubmed.ncbi.nlm.nih.gov/34835131/&quot;,&quot;issued&quot;:{&quot;date-parts&quot;:[[2021,11,1]]},&quot;abstract&quot;:&quot;Many countries in sub-Saharan Africa have experienced lower COVID-19 caseloads and fewer deaths than countries in other regions worldwide. Under-reporting of cases and a younger population could partly account for these differences, but pre-existing immunity to coronaviruses is another potential factor. Blood samples from Sierra Leonean Lassa fever and Ebola survivors and their contacts collected before the first reported COVID-19 cases were assessed using enzyme-linked immunosorbent assays for the presence of antibodies binding to proteins of coronaviruses that infect humans. Results were compared to COVID-19 subjects and healthy blood donors from the United States. Prior to the pandemic, Sierra Leoneans had more frequent exposures than Americans to coronaviruses with epitopes that cross-react with severe acute respiratory syndrome coronavirus-2 (SARS-CoV-2), SARS-CoV, and Middle Eastern respiratory syndrome coronavirus (MERS-CoV). The percentage of Sierra Leoneans with antibodies reacting to seasonal coronaviruses was also higher than for American blood donors. Serological responses to coronaviruses by Sierra Leoneans did not differ by age or sex. Approximately a quarter of Sierra Leonian pre-pandemic blood samples had neutralizing antibodies against SARS-CoV-2 pseudovirus, while about a third neutralized MERS-CoV pseudovirus. Prior exposures to coronaviruses that induce cross-protective immunity may contribute to reduced COVID-19 cases and deaths in Sierra Leone.&quot;,&quot;publisher&quot;:&quot;Viruses&quot;,&quot;issue&quot;:&quot;11&quot;,&quot;volume&quot;:&quot;13&quot;,&quot;container-title-short&quot;:&quot;Viruses&quot;},&quot;isTemporary&quot;:false}]},{&quot;citationID&quot;:&quot;MENDELEY_CITATION_89144c46-96fa-485d-83cf-52c2a1ecbc2b&quot;,&quot;properties&quot;:{&quot;noteIndex&quot;:0},&quot;isEdited&quot;:false,&quot;manualOverride&quot;:{&quot;isManuallyOverridden&quot;:false,&quot;citeprocText&quot;:&quot;[11,19,20]&quot;,&quot;manualOverrideText&quot;:&quot;&quot;},&quot;citationTag&quot;:&quot;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&quot;,&quot;citationItems&quot;:[{&quot;id&quot;:&quot;6f524456-becf-3294-add0-57b364dca8da&quot;,&quot;itemData&quot;:{&quot;type&quot;:&quot;article-journal&quot;,&quot;id&quot;:&quot;6f524456-becf-3294-add0-57b364dca8da&quot;,&quot;title&quot;:&quot;Cross-Reactive Antibodies to SARS-CoV-2 and MERS-CoV in Pre-COVID-19 Blood Samples from Sierra Leoneans&quot;,&quot;author&quot;:[{&quot;family&quot;:&quot;Borrega&quot;,&quot;given&quot;:&quot;Rodrigo&quot;,&quot;parse-names&quot;:false,&quot;dropping-particle&quot;:&quot;&quot;,&quot;non-dropping-particle&quot;:&quot;&quot;},{&quot;family&quot;:&quot;Nelson&quot;,&quot;given&quot;:&quot;Diana K.S.&quot;,&quot;parse-names&quot;:false,&quot;dropping-particle&quot;:&quot;&quot;,&quot;non-dropping-particle&quot;:&quot;&quot;},{&quot;family&quot;:&quot;Koval&quot;,&quot;given&quot;:&quot;Anatoliy P.&quot;,&quot;parse-names&quot;:false,&quot;dropping-particle&quot;:&quot;&quot;,&quot;non-dropping-particle&quot;:&quot;&quot;},{&quot;family&quot;:&quot;Bond&quot;,&quot;given&quot;:&quot;Nell G.&quot;,&quot;parse-names&quot;:false,&quot;dropping-particle&quot;:&quot;&quot;,&quot;non-dropping-particle&quot;:&quot;&quot;},{&quot;family&quot;:&quot;Heinrich&quot;,&quot;given&quot;:&quot;Megan L.&quot;,&quot;parse-names&quot;:false,&quot;dropping-particle&quot;:&quot;&quot;,&quot;non-dropping-particle&quot;:&quot;&quot;},{&quot;family&quot;:&quot;Rowland&quot;,&quot;given&quot;:&quot;Megan M.&quot;,&quot;parse-names&quot;:false,&quot;dropping-particle&quot;:&quot;&quot;,&quot;non-dropping-particle&quot;:&quot;&quot;},{&quot;family&quot;:&quot;Lathigra&quot;,&quot;given&quot;:&quot;Raju&quot;,&quot;parse-names&quot;:false,&quot;dropping-particle&quot;:&quot;&quot;,&quot;non-dropping-particle&quot;:&quot;&quot;},{&quot;family&quot;:&quot;Bush&quot;,&quot;given&quot;:&quot;Duane J.&quot;,&quot;parse-names&quot;:false,&quot;dropping-particle&quot;:&quot;&quot;,&quot;non-dropping-particle&quot;:&quot;&quot;},{&quot;family&quot;:&quot;Aimukanova&quot;,&quot;given&quot;:&quot;Irina&quot;,&quot;parse-names&quot;:false,&quot;dropping-particle&quot;:&quot;&quot;,&quot;non-dropping-particle&quot;:&quot;&quot;},{&quot;family&quot;:&quot;Phinney&quot;,&quot;given&quot;:&quot;Whitney N.&quot;,&quot;parse-names&quot;:false,&quot;dropping-particle&quot;:&quot;&quot;,&quot;non-dropping-particle&quot;:&quot;&quot;},{&quot;family&quot;:&quot;Koval&quot;,&quot;given&quot;:&quot;Sophia A.&quot;,&quot;parse-names&quot;:false,&quot;dropping-particle&quot;:&quot;&quot;,&quot;non-dropping-particle&quot;:&quot;&quot;},{&quot;family&quot;:&quot;Hoffmann&quot;,&quot;given&quot;:&quot;Andrew R.&quot;,&quot;parse-names&quot;:false,&quot;dropping-particle&quot;:&quot;&quot;,&quot;non-dropping-particle&quot;:&quot;&quot;},{&quot;family&quot;:&quot;Smither&quot;,&quot;given&quot;:&quot;Allison R.&quot;,&quot;parse-names&quot;:false,&quot;dropping-particle&quot;:&quot;&quot;,&quot;non-dropping-particle&quot;:&quot;&quot;},{&quot;family&quot;:&quot;Bell-Kareem&quot;,&quot;given&quot;:&quot;Antoinette R.&quot;,&quot;parse-names&quot;:false,&quot;dropping-particle&quot;:&quot;&quot;,&quot;non-dropping-particle&quot;:&quot;&quot;},{&quot;family&quot;:&quot;Melnik&quot;,&quot;given&quot;:&quot;Lilia I.&quot;,&quot;parse-names&quot;:false,&quot;dropping-particle&quot;:&quot;&quot;,&quot;non-dropping-particle&quot;:&quot;&quot;},{&quot;family&quot;:&quot;Genemaras&quot;,&quot;given&quot;:&quot;Kaylynn J.&quot;,&quot;parse-names&quot;:false,&quot;dropping-particle&quot;:&quot;&quot;,&quot;non-dropping-particle&quot;:&quot;&quot;},{&quot;family&quot;:&quot;Chao&quot;,&quot;given&quot;:&quot;Karissa&quot;,&quot;parse-names&quot;:false,&quot;dropping-particle&quot;:&quot;&quot;,&quot;non-dropping-particle&quot;:&quot;&quot;},{&quot;family&quot;:&quot;Snarski&quot;,&quot;given&quot;:&quot;Patricia&quot;,&quot;parse-names&quot;:false,&quot;dropping-particle&quot;:&quot;&quot;,&quot;non-dropping-particle&quot;:&quot;&quot;},{&quot;family&quot;:&quot;Melton&quot;,&quot;given&quot;:&quot;Alexandra B.&quot;,&quot;parse-names&quot;:false,&quot;dropping-particle&quot;:&quot;&quot;,&quot;non-dropping-particle&quot;:&quot;&quot;},{&quot;family&quot;:&quot;Harrell&quot;,&quot;given&quot;:&quot;Jaikin E.&quot;,&quot;parse-names&quot;:false,&quot;dropping-particle&quot;:&quot;&quot;,&quot;non-dropping-particle&quot;:&quot;&quot;},{&quot;family&quot;:&quot;Smira&quot;,&quot;given&quot;:&quot;Ashley A.&quot;,&quot;parse-names&quot;:false,&quot;dropping-particle&quot;:&quot;&quot;,&quot;non-dropping-particle&quot;:&quot;&quot;},{&quot;family&quot;:&quot;Elliott&quot;,&quot;given&quot;:&quot;Debra H.&quot;,&quot;parse-names&quot;:false,&quot;dropping-particle&quot;:&quot;&quot;,&quot;non-dropping-particle&quot;:&quot;&quot;},{&quot;family&quot;:&quot;Rouelle&quot;,&quot;given&quot;:&quot;Julie A.&quot;,&quot;parse-names&quot;:false,&quot;dropping-particle&quot;:&quot;&quot;,&quot;non-dropping-particle&quot;:&quot;&quot;},{&quot;family&quot;:&quot;Sabino-Santos&quot;,&quot;given&quot;:&quot;Gilberto&quot;,&quot;parse-names&quot;:false,&quot;dropping-particle&quot;:&quot;&quot;,&quot;non-dropping-particle&quot;:&quot;&quot;},{&quot;family&quot;:&quot;Drouin&quot;,&quot;given&quot;:&quot;Arnaud C.&quot;,&quot;parse-names&quot;:false,&quot;dropping-particle&quot;:&quot;&quot;,&quot;non-dropping-particle&quot;:&quot;&quot;},{&quot;family&quot;:&quot;Momoh&quot;,&quot;given&quot;:&quot;Mambu&quot;,&quot;parse-names&quot;:false,&quot;dropping-particle&quot;:&quot;&quot;,&quot;non-dropping-particle&quot;:&quot;&quot;},{&quot;family&quot;:&quot;Sandi&quot;,&quot;given&quot;:&quot;John Demby&quot;,&quot;parse-names&quot;:false,&quot;dropping-particle&quot;:&quot;&quot;,&quot;non-dropping-particle&quot;:&quot;&quot;},{&quot;family&quot;:&quot;Goba&quot;,&quot;given&quot;:&quot;Augustine&quot;,&quot;parse-names&quot;:false,&quot;dropping-particle&quot;:&quot;&quot;,&quot;non-dropping-particle&quot;:&quot;&quot;},{&quot;family&quot;:&quot;Samuels&quot;,&quot;given&quot;:&quot;Robert J.&quot;,&quot;parse-names&quot;:false,&quot;dropping-particle&quot;:&quot;&quot;,&quot;non-dropping-particle&quot;:&quot;&quot;},{&quot;family&quot;:&quot;Kanneh&quot;,&quot;given&quot;:&quot;Lansana&quot;,&quot;parse-names&quot;:false,&quot;dropping-particle&quot;:&quot;&quot;,&quot;non-dropping-particle&quot;:&quot;&quot;},{&quot;family&quot;:&quot;Gbakie&quot;,&quot;given&quot;:&quot;Michael&quot;,&quot;parse-names&quot;:false,&quot;dropping-particle&quot;:&quot;&quot;,&quot;non-dropping-particle&quot;:&quot;&quot;},{&quot;family&quot;:&quot;Branco&quot;,&quot;given&quot;:&quot;Zoe L.&quot;,&quot;parse-names&quot;:false,&quot;dropping-particle&quot;:&quot;&quot;,&quot;non-dropping-particle&quot;:&quot;&quot;},{&quot;family&quot;:&quot;Shaffer&quot;,&quot;given&quot;:&quot;Jeffrey G.&quot;,&quot;parse-names&quot;:false,&quot;dropping-particle&quot;:&quot;&quot;,&quot;non-dropping-particle&quot;:&quot;&quot;},{&quot;family&quot;:&quot;Schieffelin&quot;,&quot;given&quot;:&quot;John S.&quot;,&quot;parse-names&quot;:false,&quot;dropping-particle&quot;:&quot;&quot;,&quot;non-dropping-particle&quot;:&quot;&quot;},{&quot;family&quot;:&quot;Robinson&quot;,&quot;given&quot;:&quot;James E.&quot;,&quot;parse-names&quot;:false,&quot;dropping-particle&quot;:&quot;&quot;,&quot;non-dropping-particle&quot;:&quot;&quot;},{&quot;family&quot;:&quot;Fusco&quot;,&quot;given&quot;:&quot;Dahlene N.&quot;,&quot;parse-names&quot;:false,&quot;dropping-particle&quot;:&quot;&quot;,&quot;non-dropping-particle&quot;:&quot;&quot;},{&quot;family&quot;:&quot;Sabeti&quot;,&quot;given&quot;:&quot;Pardis C.&quot;,&quot;parse-names&quot;:false,&quot;dropping-particle&quot;:&quot;&quot;,&quot;non-dropping-particle&quot;:&quot;&quot;},{&quot;family&quot;:&quot;Andersen&quot;,&quot;given&quot;:&quot;Kristian G.&quot;,&quot;parse-names&quot;:false,&quot;dropping-particle&quot;:&quot;&quot;,&quot;non-dropping-particle&quot;:&quot;&quot;},{&quot;family&quot;:&quot;Grant&quot;,&quot;given&quot;:&quot;Donald S.&quot;,&quot;parse-names&quot;:false,&quot;dropping-particle&quot;:&quot;&quot;,&quot;non-dropping-particle&quot;:&quot;&quot;},{&quot;family&quot;:&quot;Boisen&quot;,&quot;given&quot;:&quot;Matthew L.&quot;,&quot;parse-names&quot;:false,&quot;dropping-particle&quot;:&quot;&quot;,&quot;non-dropping-particle&quot;:&quot;&quot;},{&quot;family&quot;:&quot;Branco&quot;,&quot;given&quot;:&quot;Luis M.&quot;,&quot;parse-names&quot;:false,&quot;dropping-particle&quot;:&quot;&quot;,&quot;non-dropping-particle&quot;:&quot;&quot;},{&quot;family&quot;:&quot;Garry&quot;,&quot;given&quot;:&quot;Robert F.&quot;,&quot;parse-names&quot;:false,&quot;dropping-particle&quot;:&quot;&quot;,&quot;non-dropping-particle&quot;:&quot;&quot;}],&quot;container-title&quot;:&quot;Viruses&quot;,&quot;accessed&quot;:{&quot;date-parts&quot;:[[2024,10,3]]},&quot;DOI&quot;:&quot;10.3390/V13112325&quot;,&quot;ISSN&quot;:&quot;1999-4915&quot;,&quot;PMID&quot;:&quot;34835131&quot;,&quot;URL&quot;:&quot;https://pubmed.ncbi.nlm.nih.gov/34835131/&quot;,&quot;issued&quot;:{&quot;date-parts&quot;:[[2021,11,1]]},&quot;abstract&quot;:&quot;Many countries in sub-Saharan Africa have experienced lower COVID-19 caseloads and fewer deaths than countries in other regions worldwide. Under-reporting of cases and a younger population could partly account for these differences, but pre-existing immunity to coronaviruses is another potential factor. Blood samples from Sierra Leonean Lassa fever and Ebola survivors and their contacts collected before the first reported COVID-19 cases were assessed using enzyme-linked immunosorbent assays for the presence of antibodies binding to proteins of coronaviruses that infect humans. Results were compared to COVID-19 subjects and healthy blood donors from the United States. Prior to the pandemic, Sierra Leoneans had more frequent exposures than Americans to coronaviruses with epitopes that cross-react with severe acute respiratory syndrome coronavirus-2 (SARS-CoV-2), SARS-CoV, and Middle Eastern respiratory syndrome coronavirus (MERS-CoV). The percentage of Sierra Leoneans with antibodies reacting to seasonal coronaviruses was also higher than for American blood donors. Serological responses to coronaviruses by Sierra Leoneans did not differ by age or sex. Approximately a quarter of Sierra Leonian pre-pandemic blood samples had neutralizing antibodies against SARS-CoV-2 pseudovirus, while about a third neutralized MERS-CoV pseudovirus. Prior exposures to coronaviruses that induce cross-protective immunity may contribute to reduced COVID-19 cases and deaths in Sierra Leone.&quot;,&quot;publisher&quot;:&quot;Viruses&quot;,&quot;issue&quot;:&quot;11&quot;,&quot;volume&quot;:&quot;13&quot;,&quot;container-title-short&quot;:&quot;Viruses&quot;},&quot;isTemporary&quot;:false},{&quot;id&quot;:&quot;40310cef-3829-37b5-9a39-f36e0a11787e&quot;,&quot;itemData&quot;:{&quot;type&quot;:&quot;article-journal&quot;,&quot;id&quot;:&quot;40310cef-3829-37b5-9a39-f36e0a11787e&quot;,&quot;title&quot;:&quot;Pre-pandemic SARS-CoV-2-specific IFN-γ and antibody responses were low in Ugandan samples and significantly reduced in HIV-positive specimens&quot;,&quot;author&quot;:[{&quot;family&quot;:&quot;Nantambi&quot;,&quot;given&quot;:&quot;Hellen&quot;,&quot;parse-names&quot;:false,&quot;dropping-particle&quot;:&quot;&quot;,&quot;non-dropping-particle&quot;:&quot;&quot;},{&quot;family&quot;:&quot;Sembera&quot;,&quot;given&quot;:&quot;Jackson&quot;,&quot;parse-names&quot;:false,&quot;dropping-particle&quot;:&quot;&quot;,&quot;non-dropping-particle&quot;:&quot;&quot;},{&quot;family&quot;:&quot;Ankunda&quot;,&quot;given&quot;:&quot;Violet&quot;,&quot;parse-names&quot;:false,&quot;dropping-particle&quot;:&quot;&quot;,&quot;non-dropping-particle&quot;:&quot;&quot;},{&quot;family&quot;:&quot;Ssali&quot;,&quot;given&quot;:&quot;Ivan&quot;,&quot;parse-names&quot;:false,&quot;dropping-particle&quot;:&quot;&quot;,&quot;non-dropping-particle&quot;:&quot;&quot;},{&quot;family&quot;:&quot;Kalyebi&quot;,&quot;given&quot;:&quot;Arthur Watelo&quot;,&quot;parse-names&quot;:false,&quot;dropping-particle&quot;:&quot;&quot;,&quot;non-dropping-particle&quot;:&quot;&quot;},{&quot;family&quot;:&quot;Oluka&quot;,&quot;given&quot;:&quot;Gerald Kevin&quot;,&quot;parse-names&quot;:false,&quot;dropping-particle&quot;:&quot;&quot;,&quot;non-dropping-particle&quot;:&quot;&quot;},{&quot;family&quot;:&quot;Kato&quot;,&quot;given&quot;:&quot;Laban&quot;,&quot;parse-names&quot;:false,&quot;dropping-particle&quot;:&quot;&quot;,&quot;non-dropping-particle&quot;:&quot;&quot;},{&quot;family&quot;:&quot;Ubaldo&quot;,&quot;given&quot;:&quot;Bahemuka&quot;,&quot;parse-names&quot;:false,&quot;dropping-particle&quot;:&quot;&quot;,&quot;non-dropping-particle&quot;:&quot;&quot;},{&quot;family&quot;:&quot;Kibengo&quot;,&quot;given&quot;:&quot;Freddie&quot;,&quot;parse-names&quot;:false,&quot;dropping-particle&quot;:&quot;&quot;,&quot;non-dropping-particle&quot;:&quot;&quot;},{&quot;family&quot;:&quot;Katende&quot;,&quot;given&quot;:&quot;Joseph Ssebwana&quot;,&quot;parse-names&quot;:false,&quot;dropping-particle&quot;:&quot;&quot;,&quot;non-dropping-particle&quot;:&quot;&quot;},{&quot;family&quot;:&quot;Gombe&quot;,&quot;given&quot;:&quot;Be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Mugaba&quot;,&quot;given&quot;:&quot;Susan&quot;,&quot;parse-names&quot;:false,&quot;dropping-particle&quot;:&quot;&quot;,&quot;non-dropping-particle&quot;:&quot;&quot;},{&quot;family&quot;:&quot;Sande&quot;,&quot;given&quot;:&quot;Obondo James&quot;,&quot;parse-names&quot;:false,&quot;dropping-particle&quot;:&quot;&quot;,&quot;non-dropping-particle&quot;:&quot;&quot;},{&quot;family&quot;:&quot;Kaleebu&quot;,&quot;given&quot;:&quot;Pontiano&quot;,&quot;parse-names&quot;:false,&quot;dropping-particle&quot;:&quot;&quot;,&quot;non-dropping-particle&quot;:&quot;&quot;},{&quot;family&quot;:&quot;Serwanga&quot;,&quot;given&quot;:&quot;Jennifer&quot;,&quot;parse-names&quot;:false,&quot;dropping-particle&quot;:&quot;&quot;,&quot;non-dropping-particle&quot;:&quot;&quot;}],&quot;container-title&quot;:&quot;Frontiers in immunology&quot;,&quot;container-title-short&quot;:&quot;Front Immunol&quot;,&quot;accessed&quot;:{&quot;date-parts&quot;:[[2024,10,3]]},&quot;DOI&quot;:&quot;10.3389/FIMMU.2023.1148877&quot;,&quot;ISSN&quot;:&quot;1664-3224&quot;,&quot;PMID&quot;:&quot;37153598&quot;,&quot;URL&quot;:&quot;https://pubmed.ncbi.nlm.nih.gov/37153598/&quot;,&quot;issued&quot;:{&quot;date-parts&quot;:[[2023]]},&quot;abstract&quot;:&quot;Introduction: We investigated whether prior SARS-CoV-2-specific IFN-γ and antibody responses in Ugandan COVID-19 pre-pandemic specimens aligned to this population's low disease severity. Methods: We used nucleoprotein (N), spike (S), NTD, RBD, envelope, membrane, SD1/2-directed IFN-γ ELISpots, and an S- and N-IgG antibody ELISA to screen for SARS-CoV-2-specific cross-reactivity. Results: HCoV-OC43-, HCoV-229E-, and SARS-CoV-2-specific IFN-γ occurred in 23, 15, and 17 of 104 specimens, respectively. Cross-reactive IgG was more common against the nucleoprotein (7/110, 15.5%; p = 0.0016, Fishers' Exact) than the spike (3/110, 2.72%). Specimens lacking anti-HuCoV antibodies had higher rates of pre-epidemic SARS-CoV-2-specific IFN-γ cross-reactivity (p-value = 0.00001, Fishers’ exact test), suggesting that exposure to additional factors not examined here might play a role. SARS-CoV-2-specific cross-reactive antibodies were significantly less common in HIV-positive specimens (p=0.017; Fishers' Exact test). Correlations between SARS-CoV-2- and HuCoV-specific IFN-γ responses were consistently weak in both HIV negative and positive specimens. Discussion: These findings support the existence of pre-epidemic SARS-CoV-2-specific cellular and humoral cross-reactivity in this population. The data do not establish that these virus-specific IFN-γ and antibody responses are entirely specific to SARS-CoV-2. Inability of the antibodies to neutralise SARS-CoV-2 implies that prior exposure did not result in immunity. Correlations between SARS-CoV-2 and HuCoV-specific responses were consistently weak, suggesting that additional variables likely contributed to the pre-epidemic cross-reactivity patterns. The data suggests that surveillance efforts based on the nucleoprotein might overestimate the exposure to SARS-CoV-2 compared to inclusion of additional targets, like the spike protein. This study, while limited in scope, suggests that HIV-positive people are less likely than HIV-negative people to produce protective antibodies against SARS-CoV-2.&quot;,&quot;publisher&quot;:&quot;Front Immunol&quot;,&quot;volume&quot;:&quot;14&quot;},&quot;isTemporary&quot;:false},{&quot;id&quot;:&quot;d224a897-0e62-3a41-a794-4f8e7428077c&quot;,&quot;itemData&quot;:{&quot;type&quot;:&quot;article-journal&quot;,&quot;id&quot;:&quot;d224a897-0e62-3a41-a794-4f8e7428077c&quot;,&quot;title&quot;:&quot;Cross-reactive immunity against SARS-CoV-2 N protein in Central and West Africa precedes the COVID-19 pandemic&quot;,&quot;author&quot;:[{&quot;family&quot;:&quot;Pedersen&quot;,&quot;given&quot;:&quot;Jannie&quot;,&quot;parse-names&quot;:false,&quot;dropping-particle&quot;:&quot;&quot;,&quot;non-dropping-particle&quot;:&quot;&quot;},{&quot;family&quot;:&quot;Koumakpayi&quot;,&quot;given&quot;:&quot;Ismaël Hervé&quot;,&quot;parse-names&quot;:false,&quot;dropping-particle&quot;:&quot;&quot;,&quot;non-dropping-particle&quot;:&quot;&quot;},{&quot;family&quot;:&quot;Babuadze&quot;,&quot;given&quot;:&quot;Giorgi&quot;,&quot;parse-names&quot;:false,&quot;dropping-particle&quot;:&quot;&quot;,&quot;non-dropping-particle&quot;:&quot;&quot;},{&quot;family&quot;:&quot;Baz&quot;,&quot;given&quot;:&quot;Mariana&quot;,&quot;parse-names&quot;:false,&quot;dropping-particle&quot;:&quot;&quot;,&quot;non-dropping-particle&quot;:&quot;&quot;},{&quot;family&quot;:&quot;Ndiaye&quot;,&quot;given&quot;:&quot;Oumar&quot;,&quot;parse-names&quot;:false,&quot;dropping-particle&quot;:&quot;&quot;,&quot;non-dropping-particle&quot;:&quot;&quot;},{&quot;family&quot;:&quot;Faye&quot;,&quot;given&quot;:&quot;Oumar&quot;,&quot;parse-names&quot;:false,&quot;dropping-particle&quot;:&quot;&quot;,&quot;non-dropping-particle&quot;:&quot;&quot;},{&quot;family&quot;:&quot;Diagne&quot;,&quot;given&quot;:&quot;Cheikh Tidiane&quot;,&quot;parse-names&quot;:false,&quot;dropping-particle&quot;:&quot;&quot;,&quot;non-dropping-particle&quot;:&quot;&quot;},{&quot;family&quot;:&quot;Dia&quot;,&quot;given&quot;:&quot;Ndongo&quot;,&quot;parse-names&quot;:false,&quot;dropping-particle&quot;:&quot;&quot;,&quot;non-dropping-particle&quot;:&quot;&quot;},{&quot;family&quot;:&quot;Naghibosadat&quot;,&quot;given&quot;:&quot;Maedeh&quot;,&quot;parse-names&quot;:false,&quot;dropping-particle&quot;:&quot;&quot;,&quot;non-dropping-particle&quot;:&quot;&quot;},{&quot;family&quot;:&quot;McGeer&quot;,&quot;given&quot;:&quot;Allison&quot;,&quot;parse-names&quot;:false,&quot;dropping-particle&quot;:&quot;&quot;,&quot;non-dropping-particle&quot;:&quot;&quot;},{&quot;family&quot;:&quot;Muberaka&quot;,&quot;given&quot;:&quot;Samira&quot;,&quot;parse-names&quot;:false,&quot;dropping-particle&quot;:&quot;&quot;,&quot;non-dropping-particle&quot;:&quot;&quot;},{&quot;family&quot;:&quot;Moukandja&quot;,&quot;given&quot;:&quot;Irène P.&quot;,&quot;parse-names&quot;:false,&quot;dropping-particle&quot;:&quot;&quot;,&quot;non-dropping-particle&quot;:&quot;&quot;},{&quot;family&quot;:&quot;Ndidi&quot;,&quot;given&quot;:&quot;Stella&quot;,&quot;parse-names&quot;:false,&quot;dropping-particle&quot;:&quot;&quot;,&quot;non-dropping-particle&quot;:&quot;&quot;},{&quot;family&quot;:&quot;Tauil&quot;,&quot;given&quot;:&quot;Carlos B.&quot;,&quot;parse-names&quot;:false,&quot;dropping-particle&quot;:&quot;&quot;,&quot;non-dropping-particle&quot;:&quot;&quot;},{&quot;family&quot;:&quot;Lekana-Douki&quot;,&quot;given&quot;:&quot;Jean Bernard&quot;,&quot;parse-names&quot;:false,&quot;dropping-particle&quot;:&quot;&quot;,&quot;non-dropping-particle&quot;:&quot;&quot;},{&quot;family&quot;:&quot;Loucoubar&quot;,&quot;given&quot;:&quot;Cheikh&quot;,&quot;parse-names&quot;:false,&quot;dropping-particle&quot;:&quot;&quot;,&quot;non-dropping-particle&quot;:&quot;&quot;},{&quot;family&quot;:&quot;Faye&quot;,&quot;given&quot;:&quot;Ousmane&quot;,&quot;parse-names&quot;:false,&quot;dropping-particle&quot;:&quot;&quot;,&quot;non-dropping-particle&quot;:&quot;&quot;},{&quot;family&quot;:&quot;Sall&quot;,&quot;given&quot;:&quot;Amadou&quot;,&quot;parse-names&quot;:false,&quot;dropping-particle&quot;:&quot;&quot;,&quot;non-dropping-particle&quot;:&quot;&quot;},{&quot;family&quot;:&quot;Magalhães&quot;,&quot;given&quot;:&quot;Kelly G.&quot;,&quot;parse-names&quot;:false,&quot;dropping-particle&quot;:&quot;&quot;,&quot;non-dropping-particle&quot;:&quot;&quot;},{&quot;family&quot;:&quot;Weis&quot;,&quot;given&quot;:&quot;Nina&quot;,&quot;parse-names&quot;:false,&quot;dropping-particle&quot;:&quot;&quot;,&quot;non-dropping-particle&quot;:&quot;&quot;},{&quot;family&quot;:&quot;Kozak&quot;,&quot;given&quot;:&quot;Robert&quot;,&quot;parse-names&quot;:false,&quot;dropping-particle&quot;:&quot;&quot;,&quot;non-dropping-particle&quot;:&quot;&quot;},{&quot;family&quot;:&quot;Kobinger&quot;,&quot;given&quot;:&quot;Gary P.&quot;,&quot;parse-names&quot;:false,&quot;dropping-particle&quot;:&quot;&quot;,&quot;non-dropping-particle&quot;:&quot;&quot;},{&quot;family&quot;:&quot;Fausther-Bovendo&quot;,&quot;given&quot;:&quot;Hugues&quot;,&quot;parse-names&quot;:false,&quot;dropping-particle&quot;:&quot;&quot;,&quot;non-dropping-particle&quot;:&quot;&quot;}],&quot;container-title&quot;:&quot;Scientific Reports 2022 12:1&quot;,&quot;accessed&quot;:{&quot;date-parts&quot;:[[2024,5,17]]},&quot;DOI&quot;:&quot;10.1038/s41598-022-17241-9&quot;,&quot;ISBN&quot;:&quot;0123456789&quot;,&quot;ISSN&quot;:&quot;2045-2322&quot;,&quot;PMID&quot;:&quot;35902675&quot;,&quot;URL&quot;:&quot;https://www.nature.com/articles/s41598-022-17241-9&quot;,&quot;issued&quot;:{&quot;date-parts&quot;:[[2022,7,28]]},&quot;page&quot;:&quot;1-7&quot;,&quot;abstract&quot;:&quot;Early predictions forecasted large numbers of severe acute respiratory syndrome coronavirus (SARS-CoV-2) cases and associated deaths in Africa. To date, Africa has been relatively spared. Various hypotheses were postulated to explain the lower than anticipated impact on public health in Africa. However, the contribution of pre-existing immunity is yet to be investigated. In this study, the presence of antibodies against SARS-CoV-2 spike (S) and nucleocapsid (N) proteins in pre-pandemic samples from Africa, Europe, South and North America was examined by ELISA. The protective efficacy of N specific antibodies isolated from Central African donors was tested by in vitro neutralization and in a mouse model of SARS-CoV-2 infection. Antibodies against SARS-CoV-2 S and N proteins were rare in all populations except in Gabon and Senegal where N specific antibodies were prevalent. However, these antibodies failed to neutralize the virus either in vitro or in vivo. Overall, this study indicates that cross-reactive immunity against SARS-CoV-2 N protein was present in Africa prior to the pandemic. However, this pre-existing humoral immunity does not impact viral fitness in rodents suggesting that other human immune defense mechanisms could be involved. In Africa, seroprevalence studies using the N protein are over-estimating SARS-CoV-2 circulation.&quot;,&quot;publisher&quot;:&quot;Nature Publishing Group&quot;,&quot;issue&quot;:&quot;1&quot;,&quot;volume&quot;:&quot;12&quot;,&quot;container-title-short&quot;:&quot;&quot;},&quot;isTemporary&quot;:false}]},{&quot;citationID&quot;:&quot;MENDELEY_CITATION_1e690e74-342f-44f8-b5d0-adeb9fa38cce&quot;,&quot;properties&quot;:{&quot;noteIndex&quot;:0},&quot;isEdited&quot;:false,&quot;manualOverride&quot;:{&quot;isManuallyOverridden&quot;:false,&quot;citeprocText&quot;:&quot;[14]&quot;,&quot;manualOverrideText&quot;:&quot;&quot;},&quot;citationTag&quot;:&quot;MENDELEY_CITATION_v3_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&quot;,&quot;citationItems&quot;:[{&quot;id&quot;:&quot;a7ba8c7c-013b-3dd1-8a9b-be521c9de341&quot;,&quot;itemData&quot;:{&quot;type&quot;:&quot;article-journal&quot;,&quot;id&quot;:&quot;a7ba8c7c-013b-3dd1-8a9b-be521c9de341&quot;,&quot;title&quot;:&quot;Coronavirus Antibody Responses before COVID-19 Pandemic, Africa and Thailand&quot;,&quot;author&quot;:[{&quot;family&quot;:&quot;Li&quot;,&quot;given&quot;:&quot;Yifan&quot;,&quot;parse-names&quot;:false,&quot;dropping-particle&quot;:&quot;&quot;,&quot;non-dropping-particle&quot;:&quot;&quot;},{&quot;family&quot;:&quot;Merbah&quot;,&quot;given&quot;:&quot;Mélanie&quot;,&quot;parse-names&quot;:false,&quot;dropping-particle&quot;:&quot;&quot;,&quot;non-dropping-particle&quot;:&quot;&quot;},{&quot;family&quot;:&quot;Wollen-Roberts&quot;,&quot;given&quot;:&quot;Suzanne&quot;,&quot;parse-names&quot;:false,&quot;dropping-particle&quot;:&quot;&quot;,&quot;non-dropping-particle&quot;:&quot;&quot;},{&quot;family&quot;:&quot;Beckman&quot;,&quot;given&quot;:&quot;Bradley&quot;,&quot;parse-names&quot;:false,&quot;dropping-particle&quot;:&quot;&quot;,&quot;non-dropping-particle&quot;:&quot;&quot;},{&quot;family&quot;:&quot;Mdluli&quot;,&quot;given&quot;:&quot;Thembi&quot;,&quot;parse-names&quot;:false,&quot;dropping-particle&quot;:&quot;&quot;,&quot;non-dropping-particle&quot;:&quot;&quot;},{&quot;family&quot;:&quot;Swafford&quot;,&quot;given&quot;:&quot;Isabella&quot;,&quot;parse-names&quot;:false,&quot;dropping-particle&quot;:&quot;&quot;,&quot;non-dropping-particle&quot;:&quot;&quot;},{&quot;family&quot;:&quot;Mayer&quot;,&quot;given&quot;:&quot;Sandra&quot;,&quot;parse-names&quot;:false,&quot;dropping-particle&quot;:&quot;V.&quot;,&quot;non-dropping-particle&quot;:&quot;&quot;},{&quot;family&quot;:&quot;King&quot;,&quot;given&quot;:&quot;Jocelyn&quot;,&quot;parse-names&quot;:false,&quot;dropping-particle&quot;:&quot;&quot;,&quot;non-dropping-particle&quot;:&quot;&quot;},{&quot;family&quot;:&quot;Corbitt&quot;,&quot;given&quot;:&quot;Courtney&quot;,&quot;parse-names&quot;:false,&quot;dropping-particle&quot;:&quot;&quot;,&quot;non-dropping-particle&quot;:&quot;&quot;},{&quot;family&quot;:&quot;Currier&quot;,&quot;given&quot;:&quot;Jeffrey R.&quot;,&quot;parse-names&quot;:false,&quot;dropping-particle&quot;:&quot;&quot;,&quot;non-dropping-particle&quot;:&quot;&quot;},{&quot;family&quot;:&quot;Liu&quot;,&quot;given&quot;:&quot;Heather&quot;,&quot;parse-names&quot;:false,&quot;dropping-particle&quot;:&quot;&quot;,&quot;non-dropping-particle&quot;:&quot;&quot;},{&quot;family&quot;:&quot;Esber&quot;,&quot;given&quot;:&quot;Allahna&quot;,&quot;parse-names&quot;:false,&quot;dropping-particle&quot;:&quot;&quot;,&quot;non-dropping-particle&quot;:&quot;&quot;},{&quot;family&quot;:&quot;Pinyakorn&quot;,&quot;given&quot;:&quot;Suteeraporn&quot;,&quot;parse-names&quot;:false,&quot;dropping-particle&quot;:&quot;&quot;,&quot;non-dropping-particle&quot;:&quot;&quot;},{&quot;family&quot;:&quot;Parikh&quot;,&quot;given&quot;:&quot;Ajay&quot;,&quot;parse-names&quot;:false,&quot;dropping-particle&quot;:&quot;&quot;,&quot;non-dropping-particle&quot;:&quot;&quot;},{&quot;family&quot;:&quot;Francisco&quot;,&quot;given&quot;:&quot;Leilani&quot;,&quot;parse-names&quot;:false,&quot;dropping-particle&quot;:&quot;V.&quot;,&quot;non-dropping-particle&quot;:&quot;&quot;},{&quot;family&quot;:&quot;Phanuphak&quot;,&quot;given&quot;:&quot;Nittaya&quot;,&quot;parse-names&quot;:false,&quot;dropping-particle&quot;:&quot;&quot;,&quot;non-dropping-particle&quot;:&quot;&quot;},{&quot;family&quot;:&quot;Maswai&quot;,&quot;given&quot;:&quot;Jonah&quot;,&quot;parse-names&quot;:false,&quot;dropping-particle&quot;:&quot;&quot;,&quot;non-dropping-particle&quot;:&quot;&quot;},{&quot;family&quot;:&quot;Owuoth&quot;,&quot;given&quot;:&quot;John&quot;,&quot;parse-names&quot;:false,&quot;dropping-particle&quot;:&quot;&quot;,&quot;non-dropping-particle&quot;:&quot;&quot;},{&quot;family&quot;:&quot;Kibuuka&quot;,&quot;given&quot;:&quot;Hannah&quot;,&quot;parse-names&quot;:false,&quot;dropping-particle&quot;:&quot;&quot;,&quot;non-dropping-particle&quot;:&quot;&quot;},{&quot;family&quot;:&quot;Iroezindu&quot;,&quot;given&quot;:&quot;Michael&quot;,&quot;parse-names&quot;:false,&quot;dropping-particle&quot;:&quot;&quot;,&quot;non-dropping-particle&quot;:&quot;&quot;},{&quot;family&quot;:&quot;Bahemana&quot;,&quot;given&quot;:&quot;Emmanuel&quot;,&quot;parse-names&quot;:false,&quot;dropping-particle&quot;:&quot;&quot;,&quot;non-dropping-particle&quot;:&quot;&quot;},{&quot;family&quot;:&quot;Vasan&quot;,&quot;given&quot;:&quot;Sandhya&quot;,&quot;parse-names&quot;:false,&quot;dropping-particle&quot;:&quot;&quot;,&quot;non-dropping-particle&quot;:&quot;&quot;},{&quot;family&quot;:&quot;Ake&quot;,&quot;given&quot;:&quot;Julie A.&quot;,&quot;parse-names&quot;:false,&quot;dropping-particle&quot;:&quot;&quot;,&quot;non-dropping-particle&quot;:&quot;&quot;},{&quot;family&quot;:&quot;Modjarrad&quot;,&quot;given&quot;:&quot;Kayvon&quot;,&quot;parse-names&quot;:false,&quot;dropping-particle&quot;:&quot;&quot;,&quot;non-dropping-particle&quot;:&quot;&quot;},{&quot;family&quot;:&quot;Gromowski&quot;,&quot;given&quot;:&quot;Gregory&quot;,&quot;parse-names&quot;:false,&quot;dropping-particle&quot;:&quot;&quot;,&quot;non-dropping-particle&quot;:&quot;&quot;},{&quot;family&quot;:&quot;Paquin-Proulx&quot;,&quot;given&quot;:&quot;Dominic&quot;,&quot;parse-names&quot;:false,&quot;dropping-particle&quot;:&quot;&quot;,&quot;non-dropping-particle&quot;:&quot;&quot;},{&quot;family&quot;:&quot;Rolland&quot;,&quot;given&quot;:&quot;Morgane&quot;,&quot;parse-names&quot;:false,&quot;dropping-particle&quot;:&quot;&quot;,&quot;non-dropping-particle&quot;:&quot;&quot;}],&quot;container-title&quot;:&quot;Emerging infectious diseases&quot;,&quot;container-title-short&quot;:&quot;Emerg Infect Dis&quot;,&quot;accessed&quot;:{&quot;date-parts&quot;:[[2024,10,3]]},&quot;DOI&quot;:&quot;10.3201/EID2811.221041&quot;,&quot;ISSN&quot;:&quot;1080-6059&quot;,&quot;PMID&quot;:&quot;36220131&quot;,&quot;URL&quot;:&quot;https://pubmed.ncbi.nlm.nih.gov/36220131/&quot;,&quot;issued&quot;:{&quot;date-parts&quot;:[[2022,11,1]]},&quot;page&quot;:&quot;2214-2225&quot;,&quot;abstract&quot;:&quot;Prior immune responses to coronaviruses might affect human SARS-CoV-2 response. We screened 2,565 serum and plasma samples collected from 2013 through early 2020, before the COVID-19 pandemic began, from 2,250 persons in 4 countries in Africa (Kenya, Nigeria, Tanzania, and Uganda) and in Thailand, including persons living with HIV-1. We detected IgG responses to SARS-CoV-2 spike (S) subunit 2 protein in 1.8% of participants. Profiling against 23 coronavirus antigens revealed that responses to S, subunit 2, or subunit 1 proteins were significantly more frequent than responses to the receptor-binding domain, S-Trimer, or nucleocapsid proteins (p&lt;0.0001). We observed similar responses in persons with or without HIV-1. Among all coronavirus antigens tested, SARS-CoV-2, SARS-CoV-1, and Middle East respiratory syndrome coronavirus antibody responses were much higher in participants from Africa than in participants from Thailand (p&lt;0.01). We noted less pronounced differences for endemic coronaviruses. Serosurveys could affect vaccine and monoclonal antibody distribution across global populations.&quot;,&quot;publisher&quot;:&quot;Emerg Infect Dis&quot;,&quot;issue&quot;:&quot;11&quot;,&quot;volume&quot;:&quot;28&quot;},&quot;isTemporary&quot;:false}]},{&quot;citationID&quot;:&quot;MENDELEY_CITATION_9043762e-7479-4925-9bb6-1d5427a3ab5e&quot;,&quot;properties&quot;:{&quot;noteIndex&quot;:0},&quot;isEdited&quot;:false,&quot;manualOverride&quot;:{&quot;isManuallyOverridden&quot;:false,&quot;citeprocText&quot;:&quot;[25]&quot;,&quot;manualOverrideText&quot;:&quot;&quot;},&quot;citationTag&quot;:&quot;MENDELEY_CITATION_v3_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&quot;,&quot;citationItems&quot;:[{&quot;id&quot;:&quot;4ea1f53d-984d-3b95-902a-d471f552b5f8&quot;,&quot;itemData&quot;:{&quot;type&quot;:&quot;article-journal&quot;,&quot;id&quot;:&quot;4ea1f53d-984d-3b95-902a-d471f552b5f8&quot;,&quot;title&quot;:&quot;Comparison of T-cell immune responses to SARS-CoV-2 spike (S) and nucleocapsid (N) protein using an in-house flow-cytometric assay in laboratory employees with and without previously confirmed COVID-19 in South Africa: nationwide cross-sectional study&quot;,&quot;author&quot;:[{&quot;family&quot;:&quot;Rooyen&quot;,&quot;given&quot;:&quot;Cathrine&quot;,&quot;parse-names&quot;:false,&quot;dropping-particle&quot;:&quot;&quot;,&quot;non-dropping-particle&quot;:&quot;Van&quot;},{&quot;family&quot;:&quot;Brauer&quot;,&quot;given&quot;:&quot;Marieke&quot;,&quot;parse-names&quot;:false,&quot;dropping-particle&quot;:&quot;&quot;,&quot;non-dropping-particle&quot;:&quot;&quot;},{&quot;family&quot;:&quot;Swanepoel&quot;,&quot;given&quot;:&quot;Petri&quot;,&quot;parse-names&quot;:false,&quot;dropping-particle&quot;:&quot;&quot;,&quot;non-dropping-particle&quot;:&quot;&quot;},{&quot;family&quot;:&quot;Berg&quot;,&quot;given&quot;:&quot;Sylvia&quot;,&quot;parse-names&quot;:false,&quot;dropping-particle&quot;:&quot;&quot;,&quot;non-dropping-particle&quot;:&quot;Van Den&quot;},{&quot;family&quot;:&quot;Merwe&quot;,&quot;given&quot;:&quot;Cassandre&quot;,&quot;parse-names&quot;:false,&quot;dropping-particle&quot;:&quot;&quot;,&quot;non-dropping-particle&quot;:&quot;Van Der&quot;},{&quot;family&quot;:&quot;Merwe&quot;,&quot;given&quot;:&quot;Marischa&quot;,&quot;parse-names&quot;:false,&quot;dropping-particle&quot;:&quot;&quot;,&quot;non-dropping-particle&quot;:&quot;Van Der&quot;},{&quot;family&quot;:&quot;Green&quot;,&quot;given&quot;:&quot;Robin&quot;,&quot;parse-names&quot;:false,&quot;dropping-particle&quot;:&quot;&quot;,&quot;non-dropping-particle&quot;:&quot;&quot;},{&quot;family&quot;:&quot;Becker&quot;,&quot;given&quot;:&quot;Piet&quot;,&quot;parse-names&quot;:false,&quot;dropping-particle&quot;:&quot;&quot;,&quot;non-dropping-particle&quot;:&quot;&quot;}],&quot;container-title&quot;:&quot;Journal of clinical pathology&quot;,&quot;accessed&quot;:{&quot;date-parts&quot;:[[2024,5,15]]},&quot;DOI&quot;:&quot;10.1136/JCLINPATH-2021-207556&quot;,&quot;ISSN&quot;:&quot;1472-4146&quot;,&quot;PMID&quot;:&quot;35039453&quot;,&quot;URL&quot;:&quot;https://pubmed.ncbi.nlm.nih.gov/35039453/&quot;,&quot;issued&quot;:{&quot;date-parts&quot;:[[2023]]},&quot;abstract&quot;:&quot;Aims: To compare specific T-cell responses between laboratory employees in South Africa with and without previously diagnosed SARS-CoV-2 infection. Methods: Employees at a private pathology laboratory in South Africa were invited to participate in a nationwide cross-sectional study. T-cell proliferation to SARS-CoV-2 nucleocapsid (N)-proteins and spike (S)-proteins was measured by flow cytometry and compared between participants. Results: Based on classification according to SARS-CoV-2 reverse transcription (RT)-PCR results, a total of 81% (42/52) of positive participants demonstrated T-cell proliferation to SARS-CoV-2 N-proteins or S-proteins (95% CI 67.5% to 90.4%), while 62% (68/110) of negative participants also had detectable T-cell responses to SARS-CoV-2 proteins (95% CI 52.1% to 70.9%). When classified according to SARS-CoV-2 serology results, 92.6% (50/54) of positive participants demonstrated T-cell proliferation to SARS-CoV-2 proteins (95% CI 82.1 to 97,9 %), while 56% (60/108) of negative participants demonstrated T-cell proliferation (95% CI 45.7% to 65.1%). The magnitude of the T-cell responses as determined by a stimulation index, was significantly higher in the group previously infected by SARS-CoV-2 than in the negative group. A statistically significant difference in T-cell proliferation was noted between high risk and low risk groups for exposure to SARS-CoV-2 within the negative group, but no significant difference in magnitude of the response. Conclusions: A significant proportion of South African laboratory employees who were not previously diagnosed with COVID-19 demonstrated T-cell reactivity to SARS-CoV-2 N-proteins and S-proteins. The pre-existing T-cell proliferation responses may be attributable to cross-reactive immune responses to other human coronaviruses, or possibly asymptomatic infection.&quot;,&quot;publisher&quot;:&quot;J Clin Pathol&quot;,&quot;issue&quot;:&quot;6&quot;,&quot;volume&quot;:&quot;76&quot;,&quot;container-title-short&quot;:&quot;J Clin Pathol&quot;},&quot;isTemporary&quot;:false}]},{&quot;citationID&quot;:&quot;MENDELEY_CITATION_da6501e0-c19c-4ef2-9359-277fc7a1b05c&quot;,&quot;properties&quot;:{&quot;noteIndex&quot;:0},&quot;isEdited&quot;:false,&quot;manualOverride&quot;:{&quot;isManuallyOverridden&quot;:false,&quot;citeprocText&quot;:&quot;[16–18,24,25,34]&quot;,&quot;manualOverrideText&quot;:&quot;&quot;},&quot;citationTag&quot;:&quot;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&quot;,&quot;citationItems&quot;:[{&quot;id&quot;:&quot;8e946c22-d75c-38d7-895c-34ecd2f35115&quot;,&quot;itemData&quot;:{&quot;type&quot;:&quot;article-journal&quot;,&quot;id&quot;:&quot;8e946c22-d75c-38d7-895c-34ecd2f35115&quot;,&quot;title&quot;:&quot;Frequency of CD4+CD25+Foxp3+ regulatory T cells (Tregs) in peripheral blood of pediatric patients with SARS CoV-2 Infection: a pilot study&quot;,&quot;author&quot;:[{&quot;family&quot;:&quot;Mostafa&quot;,&quot;given&quot;:&quot;Gehan A.&quot;,&quot;parse-names&quot;:false,&quot;dropping-particle&quot;:&quot;&quot;,&quot;non-dropping-particle&quot;:&quot;&quot;},{&quot;family&quot;:&quot;Ibrahim&quot;,&quot;given&quot;:&quot;Hanan M.&quot;,&quot;parse-names&quot;:false,&quot;dropping-particle&quot;:&quot;&quot;,&quot;non-dropping-particle&quot;:&quot;&quot;},{&quot;family&quot;:&quot;Gendy&quot;,&quot;given&quot;:&quot;Yasmin G.&quot;,&quot;parse-names&quot;:false,&quot;dropping-particle&quot;:&quot;El&quot;,&quot;non-dropping-particle&quot;:&quot;&quot;},{&quot;family&quot;:&quot;Hamza&quot;,&quot;given&quot;:&quot;Mohammed T.&quot;,&quot;parse-names&quot;:false,&quot;dropping-particle&quot;:&quot;&quot;,&quot;non-dropping-particle&quot;:&quot;&quot;},{&quot;family&quot;:&quot;Isak&quot;,&quot;given&quot;:&quot;Mary M.&quot;,&quot;parse-names&quot;:false,&quot;dropping-particle&quot;:&quot;&quot;,&quot;non-dropping-particle&quot;:&quot;&quot;},{&quot;family&quot;:&quot;Shousha&quot;,&quot;given&quot;:&quot;Ghada A.&quot;,&quot;parse-names&quot;:false,&quot;dropping-particle&quot;:&quot;&quot;,&quot;non-dropping-particle&quot;:&quot;&quot;}],&quot;container-title&quot;:&quot;Egyptian Journal of Pediatric Allergy and Immunology (The)&quot;,&quot;accessed&quot;:{&quot;date-parts&quot;:[[2024,10,3]]},&quot;ISSN&quot;:&quot;1687-1642&quot;,&quot;URL&quot;:&quot;https://www.ajol.info/index.php/ejpai/article/view/232023&quot;,&quot;issued&quot;:{&quot;date-parts&quot;:[[2021]]},&quot;page&quot;:&quot;79-88&quot;,&quot;abstract&quot;:&quot;Background: Cytokine storm has been observed in some patients with SARS-CoV-2 due to excessive pro-inflammatory response. Foxp3+ regulatory T cells (Tregs) are a distinct population of CD4+ lymphocytes identified by their expression of transcription factor forkhead homeobox protein-3 (Foxp3). These cells down-regulate immune responses in inflammatory and autoimmune diseases. Objective: This pilot study was aimed to investigate the levels of CD4+CD25+Foxp3+ Tregs in children with SARS-CoV-2. Methods: frequency of Tregs was measured by flow cytometry in 20 patients with SARS-CoV-2, 6 months to 15 years old; 6 had COVID-19 and 14 had multisystem inflammatory syndrome in children (MIS–C). They were compared to 20 age- and sex-matched healthy children as a control group. Results: There was no significant difference between patients with SARS-CoV-2 infection and healthy control children in the frequency of Tregs (P=0.068). Decreased numbers of Tregs was found in only 10% of SARS-CoV-2 patients. Patients with severe SARS-CoV-2 were comparable to those with moderate disease in terms of Tregs’ levels. The frequency of Tregs correlated negatively with neutrophil counts in our series (p=0.036). Attempts of correlation with other inflammatory markers of SARS-CoV-2 were insignificant. Conclusion: Decreased levels of Tregs were found in only 10% of our SARS-CoV-2 infected children. The frequency did not correlate with the disease severity or levels of routine inflammatory markers of SARS-CoV-2. Thus, Tregs expression does not seem to have a role in the up-regulated immune response seen in moderate and severe SARS-CoV-2 infection. Our conclusions are limited by the sample size.&quot;,&quot;issue&quot;:&quot;2&quot;,&quot;volume&quot;:&quot;19&quot;,&quot;container-title-short&quot;:&quot;&quot;},&quot;isTemporary&quot;:false},{&quot;id&quot;:&quot;f97ab978-2eeb-34cc-94f8-2c25fdc10154&quot;,&quot;itemData&quot;:{&quot;type&quot;:&quot;article-journal&quot;,&quot;id&quot;:&quot;f97ab978-2eeb-34cc-94f8-2c25fdc10154&quot;,&quot;title&quot;:&quot;High SARS-CoV-2 seroprevalence in Lagos, Nigeria with robust antibody and cellular immune responses&quot;,&quot;author&quot;:[{&quot;family&quot;:&quot;Akanmu&quot;,&quot;given&quot;:&quot;Sulaimon&quot;,&quot;parse-names&quot;:false,&quot;dropping-particle&quot;:&quot;&quot;,&quot;non-dropping-particle&quot;:&quot;&quot;},{&quot;family&quot;:&quot;Herrera&quot;,&quot;given&quot;:&quot;Bobby Brooke&quot;,&quot;parse-names&quot;:false,&quot;dropping-particle&quot;:&quot;&quot;,&quot;non-dropping-particle&quot;:&quot;&quot;},{&quot;family&quot;:&quot;Chaplin&quot;,&quot;given&quot;:&quot;Beth&quot;,&quot;parse-names&quot;:false,&quot;dropping-particle&quot;:&quot;&quot;,&quot;non-dropping-particle&quot;:&quot;&quot;},{&quot;family&quot;:&quot;Ogunsola&quot;,&quot;given&quot;:&quot;Sade&quot;,&quot;parse-names&quot;:false,&quot;dropping-particle&quot;:&quot;&quot;,&quot;non-dropping-particle&quot;:&quot;&quot;},{&quot;family&quot;:&quot;Osibogun&quot;,&quot;given&quot;:&quot;Akin&quot;,&quot;parse-names&quot;:false,&quot;dropping-particle&quot;:&quot;&quot;,&quot;non-dropping-particle&quot;:&quot;&quot;},{&quot;family&quot;:&quot;Onawoga&quot;,&quot;given&quot;:&quot;Fatima&quot;,&quot;parse-names&quot;:false,&quot;dropping-particle&quot;:&quot;&quot;,&quot;non-dropping-particle&quot;:&quot;&quot;},{&quot;family&quot;:&quot;John-Olabode&quot;,&quot;given&quot;:&quot;Sarah&quot;,&quot;parse-names&quot;:false,&quot;dropping-particle&quot;:&quot;&quot;,&quot;non-dropping-particle&quot;:&quot;&quot;},{&quot;family&quot;:&quot;Akase&quot;,&quot;given&quot;:&quot;Iorhen E.&quot;,&quot;parse-names&quot;:false,&quot;dropping-particle&quot;:&quot;&quot;,&quot;non-dropping-particle&quot;:&quot;&quot;},{&quot;family&quot;:&quot;Nwosu&quot;,&quot;given&quot;:&quot;Augustina&quot;,&quot;parse-names&quot;:false,&quot;dropping-particle&quot;:&quot;&quot;,&quot;non-dropping-particle&quot;:&quot;&quot;},{&quot;family&quot;:&quot;Hamel&quot;,&quot;given&quot;:&quot;Donald J.&quot;,&quot;parse-names&quot;:false,&quot;dropping-particle&quot;:&quot;&quot;,&quot;non-dropping-particle&quot;:&quot;&quot;},{&quot;family&quot;:&quot;Chang&quot;,&quot;given&quot;:&quot;Charlotte A.&quot;,&quot;parse-names&quot;:false,&quot;dropping-particle&quot;:&quot;&quot;,&quot;non-dropping-particle&quot;:&quot;&quot;},{&quot;family&quot;:&quot;Kanki&quot;,&quot;given&quot;:&quot;Phyllis J.&quot;,&quot;parse-names&quot;:false,&quot;dropping-particle&quot;:&quot;&quot;,&quot;non-dropping-particle&quot;:&quot;&quot;}],&quot;container-title&quot;:&quot;Journal of Clinical Virology Plus&quot;,&quot;accessed&quot;:{&quot;date-parts&quot;:[[2024,10,3]]},&quot;DOI&quot;:&quot;10.1016/J.JCVP.2023.100156&quot;,&quot;ISSN&quot;:&quot;2667-0380&quot;,&quot;issued&quot;:{&quot;date-parts&quot;:[[2023,8,1]]},&quot;page&quot;:&quot;100156&quot;,&quot;abstract&quot;:&quot;Background: Early evidence suggested that the impact of the COVID-19 pandemic was less severe in Africa compared to other parts of the world. However, more recent studies indicate higher SARS-CoV-2 infection and COVID-19 mortality rates on the continent than previously documented. Research is needed to better understand SARS-CoV-2 infection and immunity in Africa. Methods: In early 2021, we studied the immune responses in healthcare workers (HCWs) at Lagos University Teaching Hospital (n = 134) and Oxford-AstraZeneca COVID-19 vaccine recipients from the general population (n = 116) across five local government areas (LGAs) in Lagos State, Nigeria. Western blots were used to simultaneously detect SARS-CoV-2 spike and nucleocapsid (N) antibodies (n = 250), and stimulation of peripheral blood mononuclear cells with N followed by an IFN-γ ELISA was used to examine T cell responses (n = 114). Results: Antibody data demonstrated high SARS-CoV-2 seroprevalence of 72·4% (97/134) in HCWs and 60·3% (70/116) in the general population. Antibodies directed to only SARS-CoV-2 N, suggesting pre-existing coronavirus immunity, were seen in 9·7% (13/134) of HCWs and 15·5% (18/116) of the general population. T cell responses against SARS-CoV-2 N (n = 114) were robust in detecting exposure to the virus, demonstrating 87·5% sensitivity and 92·9% specificity in a subset of control samples tested. T cell responses against SARS-CoV-2 N were also observed in 83.3% of individuals with N-only antibodies, further suggesting that prior non-SARS-CoV-2 coronavirus infection may provide cellular immunity to SARS-CoV-2. Conclusions: These results have important implications for understanding the paradoxically high SARS-CoV-2 infection with low mortality rate in Africa and supports the need to better understand the implications of SARS-CoV-2 cellular immunity.&quot;,&quot;publisher&quot;:&quot;Elsevier&quot;,&quot;issue&quot;:&quot;3&quot;,&quot;volume&quot;:&quot;3&quot;,&quot;container-title-short&quot;:&quot;&quot;},&quot;isTemporary&quot;:false},{&quot;id&quot;:&quot;efb1af83-961e-36f0-81ff-72b4a96aa3b2&quot;,&quot;itemData&quot;:{&quot;type&quot;:&quot;article-journal&quot;,&quot;id&quot;:&quot;efb1af83-961e-36f0-81ff-72b4a96aa3b2&quot;,&quot;title&quot;:&quot;Prevalence and functional profile of SARS-CoV-2 T cells in asymptomatic Kenyan adults&quot;,&quot;author&quot;:[{&quot;family&quot;:&quot;Samandari&quot;,&quot;given&quot;:&quot;Taraz&quot;,&quot;parse-names&quot;:false,&quot;dropping-particle&quot;:&quot;&quot;,&quot;non-dropping-particle&quot;:&quot;&quot;},{&quot;family&quot;:&quot;Ongalo&quot;,&quot;given&quot;:&quot;Joshua B.&quot;,&quot;parse-names&quot;:false,&quot;dropping-particle&quot;:&quot;&quot;,&quot;non-dropping-particle&quot;:&quot;&quot;},{&quot;family&quot;:&quot;McCarthy&quot;,&quot;given&quot;:&quot;Kimberly D.&quot;,&quot;parse-names&quot;:false,&quot;dropping-particle&quot;:&quot;&quot;,&quot;non-dropping-particle&quot;:&quot;&quot;},{&quot;family&quot;:&quot;Biegon&quot;,&quot;given&quot;:&quot;Richard K.&quot;,&quot;parse-names&quot;:false,&quot;dropping-particle&quot;:&quot;&quot;,&quot;non-dropping-particle&quot;:&quot;&quot;},{&quot;family&quot;:&quot;Madiega&quot;,&quot;given&quot;:&quot;Philister A.&quot;,&quot;parse-names&quot;:false,&quot;dropping-particle&quot;:&quot;&quot;,&quot;non-dropping-particle&quot;:&quot;&quot;},{&quot;family&quot;:&quot;Mithika&quot;,&quot;given&quot;:&quot;Anne&quot;,&quot;parse-names&quot;:false,&quot;dropping-particle&quot;:&quot;&quot;,&quot;non-dropping-particle&quot;:&quot;&quot;},{&quot;family&quot;:&quot;Orinda&quot;,&quot;given&quot;:&quot;Joseph&quot;,&quot;parse-names&quot;:false,&quot;dropping-particle&quot;:&quot;&quot;,&quot;non-dropping-particle&quot;:&quot;&quot;},{&quot;family&quot;:&quot;Mboya&quot;,&quot;given&quot;:&quot;Grace M.&quot;,&quot;parse-names&quot;:false,&quot;dropping-particle&quot;:&quot;&quot;,&quot;non-dropping-particle&quot;:&quot;&quot;},{&quot;family&quot;:&quot;Mwaura&quot;,&quot;given&quot;:&quot;Patrick&quot;,&quot;parse-names&quot;:false,&quot;dropping-particle&quot;:&quot;&quot;,&quot;non-dropping-particle&quot;:&quot;&quot;},{&quot;family&quot;:&quot;Anzala&quot;,&quot;given&quot;:&quot;Omu&quot;,&quot;parse-names&quot;:false,&quot;dropping-particle&quot;:&quot;&quot;,&quot;non-dropping-particle&quot;:&quot;&quot;},{&quot;family&quot;:&quot;Onyango&quot;,&quot;given&quot;:&quot;Clayton&quot;,&quot;parse-names&quot;:false,&quot;dropping-particle&quot;:&quot;&quot;,&quot;non-dropping-particle&quot;:&quot;&quot;},{&quot;family&quot;:&quot;Oluoch&quot;,&quot;given&quot;:&quot;Fredrick O.&quot;,&quot;parse-names&quot;:false,&quot;dropping-particle&quot;:&quot;&quot;,&quot;non-dropping-particle&quot;:&quot;&quot;},{&quot;family&quot;:&quot;Osoro&quot;,&quot;given&quot;:&quot;Eric&quot;,&quot;parse-names&quot;:false,&quot;dropping-particle&quot;:&quot;&quot;,&quot;non-dropping-particle&quot;:&quot;&quot;},{&quot;family&quot;:&quot;Dutertre&quot;,&quot;given&quot;:&quot;Charles Antoine&quot;,&quot;parse-names&quot;:false,&quot;dropping-particle&quot;:&quot;&quot;,&quot;non-dropping-particle&quot;:&quot;&quot;},{&quot;family&quot;:&quot;Tan&quot;,&quot;given&quot;:&quot;Nicole&quot;,&quot;parse-names&quot;:false,&quot;dropping-particle&quot;:&quot;&quot;,&quot;non-dropping-particle&quot;:&quot;&quot;},{&quot;family&quot;:&quot;Hang&quot;,&quot;given&quot;:&quot;Shou Kit&quot;,&quot;parse-names&quot;:false,&quot;dropping-particle&quot;:&quot;&quot;,&quot;non-dropping-particle&quot;:&quot;&quot;},{&quot;family&quot;:&quot;Hariharaputran&quot;,&quot;given&quot;:&quot;Smrithi&quot;,&quot;parse-names&quot;:false,&quot;dropping-particle&quot;:&quot;&quot;,&quot;non-dropping-particle&quot;:&quot;&quot;},{&quot;family&quot;:&quot;Lye&quot;,&quot;given&quot;:&quot;David C.&quot;,&quot;parse-names&quot;:false,&quot;dropping-particle&quot;:&quot;&quot;,&quot;non-dropping-particle&quot;:&quot;&quot;},{&quot;family&quot;:&quot;Herman-Roloff&quot;,&quot;given&quot;:&quot;Amy&quot;,&quot;parse-names&quot;:false,&quot;dropping-particle&quot;:&quot;&quot;,&quot;non-dropping-particle&quot;:&quot;&quot;},{&quot;family&quot;:&quot;Bert&quot;,&quot;given&quot;:&quot;Nina&quot;,&quot;parse-names&quot;:false,&quot;dropping-particle&quot;:&quot;&quot;,&quot;non-dropping-particle&quot;:&quot;Le&quot;},{&quot;family&quot;:&quot;Bertoletti&quot;,&quot;given&quot;:&quot;Antonio&quot;,&quot;parse-names&quot;:false,&quot;dropping-particle&quot;:&quot;&quot;,&quot;non-dropping-particle&quot;:&quot;&quot;}],&quot;container-title&quot;:&quot;The Journal of Clinical Investigation&quot;,&quot;container-title-short&quot;:&quot;J Clin Invest&quot;,&quot;accessed&quot;:{&quot;date-parts&quot;:[[2024,5,13]]},&quot;DOI&quot;:&quot;10.1172/JCI170011&quot;,&quot;ISSN&quot;:&quot;15588238&quot;,&quot;PMID&quot;:&quot;37219944&quot;,&quot;URL&quot;:&quot;/pmc/articles/PMC10313370/&quot;,&quot;issued&quot;:{&quot;date-parts&quot;:[[2023,7,7]]},&quot;abstract&quot;:&quot;BACKGROUND. SARS-CoV-2 infection in Africa has been characterized by a less severe disease profile than what has been observed elsewhere, but the profile of SARS-CoV-2-specific adaptive immunity in these mainly asymptomatic patients has not, to our knowledge, been analyzed. METHODS. We collected blood samples from residents of rural Kenya (n = 80), who had not experienced any respiratory symptoms or had contact with individuals with COVID-19 and had not received COVID-19 vaccines. We analyzed spike-specific antibodies and T cells specific for SARS-CoV-2 structural (membrane, nucleocapsid, and spike) and accessory (ORF3a, ORF7, ORF8) proteins. Pre-pandemic blood samples collected in Nairobi (n = 13) and blood samples from mild-to-moderately symptomatic COVID-19 convalescent patients (n = 36) living in the urban environment of Singapore were also studied. RESULTS. Among asymptomatic Africans, we detected anti-spike antibodies in 41.0% of the samples and T cell responses against 2 or more SARS-CoV-2 proteins in 82.5% of samples examined. Such a pattern was absent in the pre-pandemic samples. Furthermore, distinct from cellular immunity in European and Asian COVID-19 convalescents, we observed strong T cell immunogenicity against viral accessory proteins (ORF3a, ORF8) but not structural proteins, as well as a higher IL-10/ IFN-γ cytokine ratio profile. CONCLUSIONS. The high incidence of T cell responses against different SARS-CoV-2 proteins in seronegative participants suggests that serosurveys underestimate SARS-CoV-2 prevalence in settings where asymptomatic infections prevail. The functional and antigen-specific profile of SARS-CoV-2-specific T cells in African individuals suggests that environmental factors can play a role in the development of protective antiviral immunity.&quot;,&quot;publisher&quot;:&quot;American Society for Clinical Investigation&quot;,&quot;issue&quot;:&quot;13&quot;,&quot;volume&quot;:&quot;133&quot;},&quot;isTemporary&quot;:false},{&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container-title-short&quot;:&quot;Front Immunol&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isTemporary&quot;:false},{&quot;id&quot;:&quot;4ea1f53d-984d-3b95-902a-d471f552b5f8&quot;,&quot;itemData&quot;:{&quot;type&quot;:&quot;article-journal&quot;,&quot;id&quot;:&quot;4ea1f53d-984d-3b95-902a-d471f552b5f8&quot;,&quot;title&quot;:&quot;Comparison of T-cell immune responses to SARS-CoV-2 spike (S) and nucleocapsid (N) protein using an in-house flow-cytometric assay in laboratory employees with and without previously confirmed COVID-19 in South Africa: nationwide cross-sectional study&quot;,&quot;author&quot;:[{&quot;family&quot;:&quot;Rooyen&quot;,&quot;given&quot;:&quot;Cathrine&quot;,&quot;parse-names&quot;:false,&quot;dropping-particle&quot;:&quot;&quot;,&quot;non-dropping-particle&quot;:&quot;Van&quot;},{&quot;family&quot;:&quot;Brauer&quot;,&quot;given&quot;:&quot;Marieke&quot;,&quot;parse-names&quot;:false,&quot;dropping-particle&quot;:&quot;&quot;,&quot;non-dropping-particle&quot;:&quot;&quot;},{&quot;family&quot;:&quot;Swanepoel&quot;,&quot;given&quot;:&quot;Petri&quot;,&quot;parse-names&quot;:false,&quot;dropping-particle&quot;:&quot;&quot;,&quot;non-dropping-particle&quot;:&quot;&quot;},{&quot;family&quot;:&quot;Berg&quot;,&quot;given&quot;:&quot;Sylvia&quot;,&quot;parse-names&quot;:false,&quot;dropping-particle&quot;:&quot;&quot;,&quot;non-dropping-particle&quot;:&quot;Van Den&quot;},{&quot;family&quot;:&quot;Merwe&quot;,&quot;given&quot;:&quot;Cassandre&quot;,&quot;parse-names&quot;:false,&quot;dropping-particle&quot;:&quot;&quot;,&quot;non-dropping-particle&quot;:&quot;Van Der&quot;},{&quot;family&quot;:&quot;Merwe&quot;,&quot;given&quot;:&quot;Marischa&quot;,&quot;parse-names&quot;:false,&quot;dropping-particle&quot;:&quot;&quot;,&quot;non-dropping-particle&quot;:&quot;Van Der&quot;},{&quot;family&quot;:&quot;Green&quot;,&quot;given&quot;:&quot;Robin&quot;,&quot;parse-names&quot;:false,&quot;dropping-particle&quot;:&quot;&quot;,&quot;non-dropping-particle&quot;:&quot;&quot;},{&quot;family&quot;:&quot;Becker&quot;,&quot;given&quot;:&quot;Piet&quot;,&quot;parse-names&quot;:false,&quot;dropping-particle&quot;:&quot;&quot;,&quot;non-dropping-particle&quot;:&quot;&quot;}],&quot;container-title&quot;:&quot;Journal of clinical pathology&quot;,&quot;container-title-short&quot;:&quot;J Clin Pathol&quot;,&quot;accessed&quot;:{&quot;date-parts&quot;:[[2024,5,15]]},&quot;DOI&quot;:&quot;10.1136/JCLINPATH-2021-207556&quot;,&quot;ISSN&quot;:&quot;1472-4146&quot;,&quot;PMID&quot;:&quot;35039453&quot;,&quot;URL&quot;:&quot;https://pubmed.ncbi.nlm.nih.gov/35039453/&quot;,&quot;issued&quot;:{&quot;date-parts&quot;:[[2023]]},&quot;abstract&quot;:&quot;Aims: To compare specific T-cell responses between laboratory employees in South Africa with and without previously diagnosed SARS-CoV-2 infection. Methods: Employees at a private pathology laboratory in South Africa were invited to participate in a nationwide cross-sectional study. T-cell proliferation to SARS-CoV-2 nucleocapsid (N)-proteins and spike (S)-proteins was measured by flow cytometry and compared between participants. Results: Based on classification according to SARS-CoV-2 reverse transcription (RT)-PCR results, a total of 81% (42/52) of positive participants demonstrated T-cell proliferation to SARS-CoV-2 N-proteins or S-proteins (95% CI 67.5% to 90.4%), while 62% (68/110) of negative participants also had detectable T-cell responses to SARS-CoV-2 proteins (95% CI 52.1% to 70.9%). When classified according to SARS-CoV-2 serology results, 92.6% (50/54) of positive participants demonstrated T-cell proliferation to SARS-CoV-2 proteins (95% CI 82.1 to 97,9 %), while 56% (60/108) of negative participants demonstrated T-cell proliferation (95% CI 45.7% to 65.1%). The magnitude of the T-cell responses as determined by a stimulation index, was significantly higher in the group previously infected by SARS-CoV-2 than in the negative group. A statistically significant difference in T-cell proliferation was noted between high risk and low risk groups for exposure to SARS-CoV-2 within the negative group, but no significant difference in magnitude of the response. Conclusions: A significant proportion of South African laboratory employees who were not previously diagnosed with COVID-19 demonstrated T-cell reactivity to SARS-CoV-2 N-proteins and S-proteins. The pre-existing T-cell proliferation responses may be attributable to cross-reactive immune responses to other human coronaviruses, or possibly asymptomatic infection.&quot;,&quot;publisher&quot;:&quot;J Clin Pathol&quot;,&quot;issue&quot;:&quot;6&quot;,&quot;volume&quot;:&quot;76&quot;},&quot;isTemporary&quot;:false},{&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container-title-short&quot;:&quot;BMC Med&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isTemporary&quot;:false}]},{&quot;citationID&quot;:&quot;MENDELEY_CITATION_dc7ef2c3-f57c-4bae-839b-48131a88e079&quot;,&quot;properties&quot;:{&quot;noteIndex&quot;:0},&quot;isEdited&quot;:false,&quot;manualOverride&quot;:{&quot;isManuallyOverridden&quot;:false,&quot;citeprocText&quot;:&quot;[18]&quot;,&quot;manualOverrideText&quot;:&quot;&quot;},&quot;citationTag&quot;:&quot;MENDELEY_CITATION_v3_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&quot;,&quot;citationItems&quot;:[{&quot;id&quot;:&quot;efb1af83-961e-36f0-81ff-72b4a96aa3b2&quot;,&quot;itemData&quot;:{&quot;type&quot;:&quot;article-journal&quot;,&quot;id&quot;:&quot;efb1af83-961e-36f0-81ff-72b4a96aa3b2&quot;,&quot;title&quot;:&quot;Prevalence and functional profile of SARS-CoV-2 T cells in asymptomatic Kenyan adults&quot;,&quot;author&quot;:[{&quot;family&quot;:&quot;Samandari&quot;,&quot;given&quot;:&quot;Taraz&quot;,&quot;parse-names&quot;:false,&quot;dropping-particle&quot;:&quot;&quot;,&quot;non-dropping-particle&quot;:&quot;&quot;},{&quot;family&quot;:&quot;Ongalo&quot;,&quot;given&quot;:&quot;Joshua B.&quot;,&quot;parse-names&quot;:false,&quot;dropping-particle&quot;:&quot;&quot;,&quot;non-dropping-particle&quot;:&quot;&quot;},{&quot;family&quot;:&quot;McCarthy&quot;,&quot;given&quot;:&quot;Kimberly D.&quot;,&quot;parse-names&quot;:false,&quot;dropping-particle&quot;:&quot;&quot;,&quot;non-dropping-particle&quot;:&quot;&quot;},{&quot;family&quot;:&quot;Biegon&quot;,&quot;given&quot;:&quot;Richard K.&quot;,&quot;parse-names&quot;:false,&quot;dropping-particle&quot;:&quot;&quot;,&quot;non-dropping-particle&quot;:&quot;&quot;},{&quot;family&quot;:&quot;Madiega&quot;,&quot;given&quot;:&quot;Philister A.&quot;,&quot;parse-names&quot;:false,&quot;dropping-particle&quot;:&quot;&quot;,&quot;non-dropping-particle&quot;:&quot;&quot;},{&quot;family&quot;:&quot;Mithika&quot;,&quot;given&quot;:&quot;Anne&quot;,&quot;parse-names&quot;:false,&quot;dropping-particle&quot;:&quot;&quot;,&quot;non-dropping-particle&quot;:&quot;&quot;},{&quot;family&quot;:&quot;Orinda&quot;,&quot;given&quot;:&quot;Joseph&quot;,&quot;parse-names&quot;:false,&quot;dropping-particle&quot;:&quot;&quot;,&quot;non-dropping-particle&quot;:&quot;&quot;},{&quot;family&quot;:&quot;Mboya&quot;,&quot;given&quot;:&quot;Grace M.&quot;,&quot;parse-names&quot;:false,&quot;dropping-particle&quot;:&quot;&quot;,&quot;non-dropping-particle&quot;:&quot;&quot;},{&quot;family&quot;:&quot;Mwaura&quot;,&quot;given&quot;:&quot;Patrick&quot;,&quot;parse-names&quot;:false,&quot;dropping-particle&quot;:&quot;&quot;,&quot;non-dropping-particle&quot;:&quot;&quot;},{&quot;family&quot;:&quot;Anzala&quot;,&quot;given&quot;:&quot;Omu&quot;,&quot;parse-names&quot;:false,&quot;dropping-particle&quot;:&quot;&quot;,&quot;non-dropping-particle&quot;:&quot;&quot;},{&quot;family&quot;:&quot;Onyango&quot;,&quot;given&quot;:&quot;Clayton&quot;,&quot;parse-names&quot;:false,&quot;dropping-particle&quot;:&quot;&quot;,&quot;non-dropping-particle&quot;:&quot;&quot;},{&quot;family&quot;:&quot;Oluoch&quot;,&quot;given&quot;:&quot;Fredrick O.&quot;,&quot;parse-names&quot;:false,&quot;dropping-particle&quot;:&quot;&quot;,&quot;non-dropping-particle&quot;:&quot;&quot;},{&quot;family&quot;:&quot;Osoro&quot;,&quot;given&quot;:&quot;Eric&quot;,&quot;parse-names&quot;:false,&quot;dropping-particle&quot;:&quot;&quot;,&quot;non-dropping-particle&quot;:&quot;&quot;},{&quot;family&quot;:&quot;Dutertre&quot;,&quot;given&quot;:&quot;Charles Antoine&quot;,&quot;parse-names&quot;:false,&quot;dropping-particle&quot;:&quot;&quot;,&quot;non-dropping-particle&quot;:&quot;&quot;},{&quot;family&quot;:&quot;Tan&quot;,&quot;given&quot;:&quot;Nicole&quot;,&quot;parse-names&quot;:false,&quot;dropping-particle&quot;:&quot;&quot;,&quot;non-dropping-particle&quot;:&quot;&quot;},{&quot;family&quot;:&quot;Hang&quot;,&quot;given&quot;:&quot;Shou Kit&quot;,&quot;parse-names&quot;:false,&quot;dropping-particle&quot;:&quot;&quot;,&quot;non-dropping-particle&quot;:&quot;&quot;},{&quot;family&quot;:&quot;Hariharaputran&quot;,&quot;given&quot;:&quot;Smrithi&quot;,&quot;parse-names&quot;:false,&quot;dropping-particle&quot;:&quot;&quot;,&quot;non-dropping-particle&quot;:&quot;&quot;},{&quot;family&quot;:&quot;Lye&quot;,&quot;given&quot;:&quot;David C.&quot;,&quot;parse-names&quot;:false,&quot;dropping-particle&quot;:&quot;&quot;,&quot;non-dropping-particle&quot;:&quot;&quot;},{&quot;family&quot;:&quot;Herman-Roloff&quot;,&quot;given&quot;:&quot;Amy&quot;,&quot;parse-names&quot;:false,&quot;dropping-particle&quot;:&quot;&quot;,&quot;non-dropping-particle&quot;:&quot;&quot;},{&quot;family&quot;:&quot;Bert&quot;,&quot;given&quot;:&quot;Nina&quot;,&quot;parse-names&quot;:false,&quot;dropping-particle&quot;:&quot;&quot;,&quot;non-dropping-particle&quot;:&quot;Le&quot;},{&quot;family&quot;:&quot;Bertoletti&quot;,&quot;given&quot;:&quot;Antonio&quot;,&quot;parse-names&quot;:false,&quot;dropping-particle&quot;:&quot;&quot;,&quot;non-dropping-particle&quot;:&quot;&quot;}],&quot;container-title&quot;:&quot;The Journal of Clinical Investigation&quot;,&quot;container-title-short&quot;:&quot;J Clin Invest&quot;,&quot;accessed&quot;:{&quot;date-parts&quot;:[[2024,5,13]]},&quot;DOI&quot;:&quot;10.1172/JCI170011&quot;,&quot;ISSN&quot;:&quot;15588238&quot;,&quot;PMID&quot;:&quot;37219944&quot;,&quot;URL&quot;:&quot;/pmc/articles/PMC10313370/&quot;,&quot;issued&quot;:{&quot;date-parts&quot;:[[2023,7,7]]},&quot;abstract&quot;:&quot;BACKGROUND. SARS-CoV-2 infection in Africa has been characterized by a less severe disease profile than what has been observed elsewhere, but the profile of SARS-CoV-2-specific adaptive immunity in these mainly asymptomatic patients has not, to our knowledge, been analyzed. METHODS. We collected blood samples from residents of rural Kenya (n = 80), who had not experienced any respiratory symptoms or had contact with individuals with COVID-19 and had not received COVID-19 vaccines. We analyzed spike-specific antibodies and T cells specific for SARS-CoV-2 structural (membrane, nucleocapsid, and spike) and accessory (ORF3a, ORF7, ORF8) proteins. Pre-pandemic blood samples collected in Nairobi (n = 13) and blood samples from mild-to-moderately symptomatic COVID-19 convalescent patients (n = 36) living in the urban environment of Singapore were also studied. RESULTS. Among asymptomatic Africans, we detected anti-spike antibodies in 41.0% of the samples and T cell responses against 2 or more SARS-CoV-2 proteins in 82.5% of samples examined. Such a pattern was absent in the pre-pandemic samples. Furthermore, distinct from cellular immunity in European and Asian COVID-19 convalescents, we observed strong T cell immunogenicity against viral accessory proteins (ORF3a, ORF8) but not structural proteins, as well as a higher IL-10/ IFN-γ cytokine ratio profile. CONCLUSIONS. The high incidence of T cell responses against different SARS-CoV-2 proteins in seronegative participants suggests that serosurveys underestimate SARS-CoV-2 prevalence in settings where asymptomatic infections prevail. The functional and antigen-specific profile of SARS-CoV-2-specific T cells in African individuals suggests that environmental factors can play a role in the development of protective antiviral immunity.&quot;,&quot;publisher&quot;:&quot;American Society for Clinical Investigation&quot;,&quot;issue&quot;:&quot;13&quot;,&quot;volume&quot;:&quot;133&quot;},&quot;isTemporary&quot;:false}]},{&quot;citationID&quot;:&quot;MENDELEY_CITATION_b14560d4-21e1-4e7a-abd8-1b929e5d52c0&quot;,&quot;properties&quot;:{&quot;noteIndex&quot;:0},&quot;isEdited&quot;:false,&quot;manualOverride&quot;:{&quot;isManuallyOverridden&quot;:false,&quot;citeprocText&quot;:&quot;[18]&quot;,&quot;manualOverrideText&quot;:&quot;&quot;},&quot;citationTag&quot;:&quot;MENDELEY_CITATION_v3_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&quot;,&quot;citationItems&quot;:[{&quot;id&quot;:&quot;efb1af83-961e-36f0-81ff-72b4a96aa3b2&quot;,&quot;itemData&quot;:{&quot;type&quot;:&quot;article-journal&quot;,&quot;id&quot;:&quot;efb1af83-961e-36f0-81ff-72b4a96aa3b2&quot;,&quot;title&quot;:&quot;Prevalence and functional profile of SARS-CoV-2 T cells in asymptomatic Kenyan adults&quot;,&quot;author&quot;:[{&quot;family&quot;:&quot;Samandari&quot;,&quot;given&quot;:&quot;Taraz&quot;,&quot;parse-names&quot;:false,&quot;dropping-particle&quot;:&quot;&quot;,&quot;non-dropping-particle&quot;:&quot;&quot;},{&quot;family&quot;:&quot;Ongalo&quot;,&quot;given&quot;:&quot;Joshua B.&quot;,&quot;parse-names&quot;:false,&quot;dropping-particle&quot;:&quot;&quot;,&quot;non-dropping-particle&quot;:&quot;&quot;},{&quot;family&quot;:&quot;McCarthy&quot;,&quot;given&quot;:&quot;Kimberly D.&quot;,&quot;parse-names&quot;:false,&quot;dropping-particle&quot;:&quot;&quot;,&quot;non-dropping-particle&quot;:&quot;&quot;},{&quot;family&quot;:&quot;Biegon&quot;,&quot;given&quot;:&quot;Richard K.&quot;,&quot;parse-names&quot;:false,&quot;dropping-particle&quot;:&quot;&quot;,&quot;non-dropping-particle&quot;:&quot;&quot;},{&quot;family&quot;:&quot;Madiega&quot;,&quot;given&quot;:&quot;Philister A.&quot;,&quot;parse-names&quot;:false,&quot;dropping-particle&quot;:&quot;&quot;,&quot;non-dropping-particle&quot;:&quot;&quot;},{&quot;family&quot;:&quot;Mithika&quot;,&quot;given&quot;:&quot;Anne&quot;,&quot;parse-names&quot;:false,&quot;dropping-particle&quot;:&quot;&quot;,&quot;non-dropping-particle&quot;:&quot;&quot;},{&quot;family&quot;:&quot;Orinda&quot;,&quot;given&quot;:&quot;Joseph&quot;,&quot;parse-names&quot;:false,&quot;dropping-particle&quot;:&quot;&quot;,&quot;non-dropping-particle&quot;:&quot;&quot;},{&quot;family&quot;:&quot;Mboya&quot;,&quot;given&quot;:&quot;Grace M.&quot;,&quot;parse-names&quot;:false,&quot;dropping-particle&quot;:&quot;&quot;,&quot;non-dropping-particle&quot;:&quot;&quot;},{&quot;family&quot;:&quot;Mwaura&quot;,&quot;given&quot;:&quot;Patrick&quot;,&quot;parse-names&quot;:false,&quot;dropping-particle&quot;:&quot;&quot;,&quot;non-dropping-particle&quot;:&quot;&quot;},{&quot;family&quot;:&quot;Anzala&quot;,&quot;given&quot;:&quot;Omu&quot;,&quot;parse-names&quot;:false,&quot;dropping-particle&quot;:&quot;&quot;,&quot;non-dropping-particle&quot;:&quot;&quot;},{&quot;family&quot;:&quot;Onyango&quot;,&quot;given&quot;:&quot;Clayton&quot;,&quot;parse-names&quot;:false,&quot;dropping-particle&quot;:&quot;&quot;,&quot;non-dropping-particle&quot;:&quot;&quot;},{&quot;family&quot;:&quot;Oluoch&quot;,&quot;given&quot;:&quot;Fredrick O.&quot;,&quot;parse-names&quot;:false,&quot;dropping-particle&quot;:&quot;&quot;,&quot;non-dropping-particle&quot;:&quot;&quot;},{&quot;family&quot;:&quot;Osoro&quot;,&quot;given&quot;:&quot;Eric&quot;,&quot;parse-names&quot;:false,&quot;dropping-particle&quot;:&quot;&quot;,&quot;non-dropping-particle&quot;:&quot;&quot;},{&quot;family&quot;:&quot;Dutertre&quot;,&quot;given&quot;:&quot;Charles Antoine&quot;,&quot;parse-names&quot;:false,&quot;dropping-particle&quot;:&quot;&quot;,&quot;non-dropping-particle&quot;:&quot;&quot;},{&quot;family&quot;:&quot;Tan&quot;,&quot;given&quot;:&quot;Nicole&quot;,&quot;parse-names&quot;:false,&quot;dropping-particle&quot;:&quot;&quot;,&quot;non-dropping-particle&quot;:&quot;&quot;},{&quot;family&quot;:&quot;Hang&quot;,&quot;given&quot;:&quot;Shou Kit&quot;,&quot;parse-names&quot;:false,&quot;dropping-particle&quot;:&quot;&quot;,&quot;non-dropping-particle&quot;:&quot;&quot;},{&quot;family&quot;:&quot;Hariharaputran&quot;,&quot;given&quot;:&quot;Smrithi&quot;,&quot;parse-names&quot;:false,&quot;dropping-particle&quot;:&quot;&quot;,&quot;non-dropping-particle&quot;:&quot;&quot;},{&quot;family&quot;:&quot;Lye&quot;,&quot;given&quot;:&quot;David C.&quot;,&quot;parse-names&quot;:false,&quot;dropping-particle&quot;:&quot;&quot;,&quot;non-dropping-particle&quot;:&quot;&quot;},{&quot;family&quot;:&quot;Herman-Roloff&quot;,&quot;given&quot;:&quot;Amy&quot;,&quot;parse-names&quot;:false,&quot;dropping-particle&quot;:&quot;&quot;,&quot;non-dropping-particle&quot;:&quot;&quot;},{&quot;family&quot;:&quot;Bert&quot;,&quot;given&quot;:&quot;Nina&quot;,&quot;parse-names&quot;:false,&quot;dropping-particle&quot;:&quot;&quot;,&quot;non-dropping-particle&quot;:&quot;Le&quot;},{&quot;family&quot;:&quot;Bertoletti&quot;,&quot;given&quot;:&quot;Antonio&quot;,&quot;parse-names&quot;:false,&quot;dropping-particle&quot;:&quot;&quot;,&quot;non-dropping-particle&quot;:&quot;&quot;}],&quot;container-title&quot;:&quot;The Journal of Clinical Investigation&quot;,&quot;accessed&quot;:{&quot;date-parts&quot;:[[2024,5,13]]},&quot;DOI&quot;:&quot;10.1172/JCI170011&quot;,&quot;ISSN&quot;:&quot;15588238&quot;,&quot;PMID&quot;:&quot;37219944&quot;,&quot;URL&quot;:&quot;/pmc/articles/PMC10313370/&quot;,&quot;issued&quot;:{&quot;date-parts&quot;:[[2023,7,7]]},&quot;abstract&quot;:&quot;BACKGROUND. SARS-CoV-2 infection in Africa has been characterized by a less severe disease profile than what has been observed elsewhere, but the profile of SARS-CoV-2-specific adaptive immunity in these mainly asymptomatic patients has not, to our knowledge, been analyzed. METHODS. We collected blood samples from residents of rural Kenya (n = 80), who had not experienced any respiratory symptoms or had contact with individuals with COVID-19 and had not received COVID-19 vaccines. We analyzed spike-specific antibodies and T cells specific for SARS-CoV-2 structural (membrane, nucleocapsid, and spike) and accessory (ORF3a, ORF7, ORF8) proteins. Pre-pandemic blood samples collected in Nairobi (n = 13) and blood samples from mild-to-moderately symptomatic COVID-19 convalescent patients (n = 36) living in the urban environment of Singapore were also studied. RESULTS. Among asymptomatic Africans, we detected anti-spike antibodies in 41.0% of the samples and T cell responses against 2 or more SARS-CoV-2 proteins in 82.5% of samples examined. Such a pattern was absent in the pre-pandemic samples. Furthermore, distinct from cellular immunity in European and Asian COVID-19 convalescents, we observed strong T cell immunogenicity against viral accessory proteins (ORF3a, ORF8) but not structural proteins, as well as a higher IL-10/ IFN-γ cytokine ratio profile. CONCLUSIONS. The high incidence of T cell responses against different SARS-CoV-2 proteins in seronegative participants suggests that serosurveys underestimate SARS-CoV-2 prevalence in settings where asymptomatic infections prevail. The functional and antigen-specific profile of SARS-CoV-2-specific T cells in African individuals suggests that environmental factors can play a role in the development of protective antiviral immunity.&quot;,&quot;publisher&quot;:&quot;American Society for Clinical Investigation&quot;,&quot;issue&quot;:&quot;13&quot;,&quot;volume&quot;:&quot;133&quot;,&quot;container-title-short&quot;:&quot;J Clin Invest&quot;},&quot;isTemporary&quot;:false}]},{&quot;citationID&quot;:&quot;MENDELEY_CITATION_c987140a-d47e-4639-a800-f333688006b7&quot;,&quot;properties&quot;:{&quot;noteIndex&quot;:0},&quot;isEdited&quot;:false,&quot;manualOverride&quot;:{&quot;isManuallyOverridden&quot;:false,&quot;citeprocText&quot;:&quot;[17,24,25]&quot;,&quot;manualOverrideText&quot;:&quot;&quot;},&quot;citationTag&quot;:&quot;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&quot;,&quot;citationItems&quot;:[{&quot;id&quot;:&quot;f97ab978-2eeb-34cc-94f8-2c25fdc10154&quot;,&quot;itemData&quot;:{&quot;type&quot;:&quot;article-journal&quot;,&quot;id&quot;:&quot;f97ab978-2eeb-34cc-94f8-2c25fdc10154&quot;,&quot;title&quot;:&quot;High SARS-CoV-2 seroprevalence in Lagos, Nigeria with robust antibody and cellular immune responses&quot;,&quot;author&quot;:[{&quot;family&quot;:&quot;Akanmu&quot;,&quot;given&quot;:&quot;Sulaimon&quot;,&quot;parse-names&quot;:false,&quot;dropping-particle&quot;:&quot;&quot;,&quot;non-dropping-particle&quot;:&quot;&quot;},{&quot;family&quot;:&quot;Herrera&quot;,&quot;given&quot;:&quot;Bobby Brooke&quot;,&quot;parse-names&quot;:false,&quot;dropping-particle&quot;:&quot;&quot;,&quot;non-dropping-particle&quot;:&quot;&quot;},{&quot;family&quot;:&quot;Chaplin&quot;,&quot;given&quot;:&quot;Beth&quot;,&quot;parse-names&quot;:false,&quot;dropping-particle&quot;:&quot;&quot;,&quot;non-dropping-particle&quot;:&quot;&quot;},{&quot;family&quot;:&quot;Ogunsola&quot;,&quot;given&quot;:&quot;Sade&quot;,&quot;parse-names&quot;:false,&quot;dropping-particle&quot;:&quot;&quot;,&quot;non-dropping-particle&quot;:&quot;&quot;},{&quot;family&quot;:&quot;Osibogun&quot;,&quot;given&quot;:&quot;Akin&quot;,&quot;parse-names&quot;:false,&quot;dropping-particle&quot;:&quot;&quot;,&quot;non-dropping-particle&quot;:&quot;&quot;},{&quot;family&quot;:&quot;Onawoga&quot;,&quot;given&quot;:&quot;Fatima&quot;,&quot;parse-names&quot;:false,&quot;dropping-particle&quot;:&quot;&quot;,&quot;non-dropping-particle&quot;:&quot;&quot;},{&quot;family&quot;:&quot;John-Olabode&quot;,&quot;given&quot;:&quot;Sarah&quot;,&quot;parse-names&quot;:false,&quot;dropping-particle&quot;:&quot;&quot;,&quot;non-dropping-particle&quot;:&quot;&quot;},{&quot;family&quot;:&quot;Akase&quot;,&quot;given&quot;:&quot;Iorhen E.&quot;,&quot;parse-names&quot;:false,&quot;dropping-particle&quot;:&quot;&quot;,&quot;non-dropping-particle&quot;:&quot;&quot;},{&quot;family&quot;:&quot;Nwosu&quot;,&quot;given&quot;:&quot;Augustina&quot;,&quot;parse-names&quot;:false,&quot;dropping-particle&quot;:&quot;&quot;,&quot;non-dropping-particle&quot;:&quot;&quot;},{&quot;family&quot;:&quot;Hamel&quot;,&quot;given&quot;:&quot;Donald J.&quot;,&quot;parse-names&quot;:false,&quot;dropping-particle&quot;:&quot;&quot;,&quot;non-dropping-particle&quot;:&quot;&quot;},{&quot;family&quot;:&quot;Chang&quot;,&quot;given&quot;:&quot;Charlotte A.&quot;,&quot;parse-names&quot;:false,&quot;dropping-particle&quot;:&quot;&quot;,&quot;non-dropping-particle&quot;:&quot;&quot;},{&quot;family&quot;:&quot;Kanki&quot;,&quot;given&quot;:&quot;Phyllis J.&quot;,&quot;parse-names&quot;:false,&quot;dropping-particle&quot;:&quot;&quot;,&quot;non-dropping-particle&quot;:&quot;&quot;}],&quot;container-title&quot;:&quot;Journal of Clinical Virology Plus&quot;,&quot;accessed&quot;:{&quot;date-parts&quot;:[[2024,10,3]]},&quot;DOI&quot;:&quot;10.1016/J.JCVP.2023.100156&quot;,&quot;ISSN&quot;:&quot;2667-0380&quot;,&quot;issued&quot;:{&quot;date-parts&quot;:[[2023,8,1]]},&quot;page&quot;:&quot;100156&quot;,&quot;abstract&quot;:&quot;Background: Early evidence suggested that the impact of the COVID-19 pandemic was less severe in Africa compared to other parts of the world. However, more recent studies indicate higher SARS-CoV-2 infection and COVID-19 mortality rates on the continent than previously documented. Research is needed to better understand SARS-CoV-2 infection and immunity in Africa. Methods: In early 2021, we studied the immune responses in healthcare workers (HCWs) at Lagos University Teaching Hospital (n = 134) and Oxford-AstraZeneca COVID-19 vaccine recipients from the general population (n = 116) across five local government areas (LGAs) in Lagos State, Nigeria. Western blots were used to simultaneously detect SARS-CoV-2 spike and nucleocapsid (N) antibodies (n = 250), and stimulation of peripheral blood mononuclear cells with N followed by an IFN-γ ELISA was used to examine T cell responses (n = 114). Results: Antibody data demonstrated high SARS-CoV-2 seroprevalence of 72·4% (97/134) in HCWs and 60·3% (70/116) in the general population. Antibodies directed to only SARS-CoV-2 N, suggesting pre-existing coronavirus immunity, were seen in 9·7% (13/134) of HCWs and 15·5% (18/116) of the general population. T cell responses against SARS-CoV-2 N (n = 114) were robust in detecting exposure to the virus, demonstrating 87·5% sensitivity and 92·9% specificity in a subset of control samples tested. T cell responses against SARS-CoV-2 N were also observed in 83.3% of individuals with N-only antibodies, further suggesting that prior non-SARS-CoV-2 coronavirus infection may provide cellular immunity to SARS-CoV-2. Conclusions: These results have important implications for understanding the paradoxically high SARS-CoV-2 infection with low mortality rate in Africa and supports the need to better understand the implications of SARS-CoV-2 cellular immunity.&quot;,&quot;publisher&quot;:&quot;Elsevier&quot;,&quot;issue&quot;:&quot;3&quot;,&quot;volume&quot;:&quot;3&quot;,&quot;container-title-short&quot;:&quot;&quot;},&quot;isTemporary&quot;:false},{&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container-title-short&quot;:&quot;Front Immunol&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isTemporary&quot;:false},{&quot;id&quot;:&quot;4ea1f53d-984d-3b95-902a-d471f552b5f8&quot;,&quot;itemData&quot;:{&quot;type&quot;:&quot;article-journal&quot;,&quot;id&quot;:&quot;4ea1f53d-984d-3b95-902a-d471f552b5f8&quot;,&quot;title&quot;:&quot;Comparison of T-cell immune responses to SARS-CoV-2 spike (S) and nucleocapsid (N) protein using an in-house flow-cytometric assay in laboratory employees with and without previously confirmed COVID-19 in South Africa: nationwide cross-sectional study&quot;,&quot;author&quot;:[{&quot;family&quot;:&quot;Rooyen&quot;,&quot;given&quot;:&quot;Cathrine&quot;,&quot;parse-names&quot;:false,&quot;dropping-particle&quot;:&quot;&quot;,&quot;non-dropping-particle&quot;:&quot;Van&quot;},{&quot;family&quot;:&quot;Brauer&quot;,&quot;given&quot;:&quot;Marieke&quot;,&quot;parse-names&quot;:false,&quot;dropping-particle&quot;:&quot;&quot;,&quot;non-dropping-particle&quot;:&quot;&quot;},{&quot;family&quot;:&quot;Swanepoel&quot;,&quot;given&quot;:&quot;Petri&quot;,&quot;parse-names&quot;:false,&quot;dropping-particle&quot;:&quot;&quot;,&quot;non-dropping-particle&quot;:&quot;&quot;},{&quot;family&quot;:&quot;Berg&quot;,&quot;given&quot;:&quot;Sylvia&quot;,&quot;parse-names&quot;:false,&quot;dropping-particle&quot;:&quot;&quot;,&quot;non-dropping-particle&quot;:&quot;Van Den&quot;},{&quot;family&quot;:&quot;Merwe&quot;,&quot;given&quot;:&quot;Cassandre&quot;,&quot;parse-names&quot;:false,&quot;dropping-particle&quot;:&quot;&quot;,&quot;non-dropping-particle&quot;:&quot;Van Der&quot;},{&quot;family&quot;:&quot;Merwe&quot;,&quot;given&quot;:&quot;Marischa&quot;,&quot;parse-names&quot;:false,&quot;dropping-particle&quot;:&quot;&quot;,&quot;non-dropping-particle&quot;:&quot;Van Der&quot;},{&quot;family&quot;:&quot;Green&quot;,&quot;given&quot;:&quot;Robin&quot;,&quot;parse-names&quot;:false,&quot;dropping-particle&quot;:&quot;&quot;,&quot;non-dropping-particle&quot;:&quot;&quot;},{&quot;family&quot;:&quot;Becker&quot;,&quot;given&quot;:&quot;Piet&quot;,&quot;parse-names&quot;:false,&quot;dropping-particle&quot;:&quot;&quot;,&quot;non-dropping-particle&quot;:&quot;&quot;}],&quot;container-title&quot;:&quot;Journal of clinical pathology&quot;,&quot;container-title-short&quot;:&quot;J Clin Pathol&quot;,&quot;accessed&quot;:{&quot;date-parts&quot;:[[2024,5,15]]},&quot;DOI&quot;:&quot;10.1136/JCLINPATH-2021-207556&quot;,&quot;ISSN&quot;:&quot;1472-4146&quot;,&quot;PMID&quot;:&quot;35039453&quot;,&quot;URL&quot;:&quot;https://pubmed.ncbi.nlm.nih.gov/35039453/&quot;,&quot;issued&quot;:{&quot;date-parts&quot;:[[2023]]},&quot;abstract&quot;:&quot;Aims: To compare specific T-cell responses between laboratory employees in South Africa with and without previously diagnosed SARS-CoV-2 infection. Methods: Employees at a private pathology laboratory in South Africa were invited to participate in a nationwide cross-sectional study. T-cell proliferation to SARS-CoV-2 nucleocapsid (N)-proteins and spike (S)-proteins was measured by flow cytometry and compared between participants. Results: Based on classification according to SARS-CoV-2 reverse transcription (RT)-PCR results, a total of 81% (42/52) of positive participants demonstrated T-cell proliferation to SARS-CoV-2 N-proteins or S-proteins (95% CI 67.5% to 90.4%), while 62% (68/110) of negative participants also had detectable T-cell responses to SARS-CoV-2 proteins (95% CI 52.1% to 70.9%). When classified according to SARS-CoV-2 serology results, 92.6% (50/54) of positive participants demonstrated T-cell proliferation to SARS-CoV-2 proteins (95% CI 82.1 to 97,9 %), while 56% (60/108) of negative participants demonstrated T-cell proliferation (95% CI 45.7% to 65.1%). The magnitude of the T-cell responses as determined by a stimulation index, was significantly higher in the group previously infected by SARS-CoV-2 than in the negative group. A statistically significant difference in T-cell proliferation was noted between high risk and low risk groups for exposure to SARS-CoV-2 within the negative group, but no significant difference in magnitude of the response. Conclusions: A significant proportion of South African laboratory employees who were not previously diagnosed with COVID-19 demonstrated T-cell reactivity to SARS-CoV-2 N-proteins and S-proteins. The pre-existing T-cell proliferation responses may be attributable to cross-reactive immune responses to other human coronaviruses, or possibly asymptomatic infection.&quot;,&quot;publisher&quot;:&quot;J Clin Pathol&quot;,&quot;issue&quot;:&quot;6&quot;,&quot;volume&quot;:&quot;76&quot;},&quot;isTemporary&quot;:false}]},{&quot;citationID&quot;:&quot;MENDELEY_CITATION_9b43008f-5282-415a-aa55-a1edec800332&quot;,&quot;properties&quot;:{&quot;noteIndex&quot;:0},&quot;isEdited&quot;:false,&quot;manualOverride&quot;:{&quot;isManuallyOverridden&quot;:false,&quot;citeprocText&quot;:&quot;[16,25]&quot;,&quot;manualOverrideText&quot;:&quot;&quot;},&quot;citationTag&quot;:&quot;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&quot;,&quot;citationItems&quot;:[{&quot;id&quot;:&quot;4ea1f53d-984d-3b95-902a-d471f552b5f8&quot;,&quot;itemData&quot;:{&quot;type&quot;:&quot;article-journal&quot;,&quot;id&quot;:&quot;4ea1f53d-984d-3b95-902a-d471f552b5f8&quot;,&quot;title&quot;:&quot;Comparison of T-cell immune responses to SARS-CoV-2 spike (S) and nucleocapsid (N) protein using an in-house flow-cytometric assay in laboratory employees with and without previously confirmed COVID-19 in South Africa: nationwide cross-sectional study&quot;,&quot;author&quot;:[{&quot;family&quot;:&quot;Rooyen&quot;,&quot;given&quot;:&quot;Cathrine&quot;,&quot;parse-names&quot;:false,&quot;dropping-particle&quot;:&quot;&quot;,&quot;non-dropping-particle&quot;:&quot;Van&quot;},{&quot;family&quot;:&quot;Brauer&quot;,&quot;given&quot;:&quot;Marieke&quot;,&quot;parse-names&quot;:false,&quot;dropping-particle&quot;:&quot;&quot;,&quot;non-dropping-particle&quot;:&quot;&quot;},{&quot;family&quot;:&quot;Swanepoel&quot;,&quot;given&quot;:&quot;Petri&quot;,&quot;parse-names&quot;:false,&quot;dropping-particle&quot;:&quot;&quot;,&quot;non-dropping-particle&quot;:&quot;&quot;},{&quot;family&quot;:&quot;Berg&quot;,&quot;given&quot;:&quot;Sylvia&quot;,&quot;parse-names&quot;:false,&quot;dropping-particle&quot;:&quot;&quot;,&quot;non-dropping-particle&quot;:&quot;Van Den&quot;},{&quot;family&quot;:&quot;Merwe&quot;,&quot;given&quot;:&quot;Cassandre&quot;,&quot;parse-names&quot;:false,&quot;dropping-particle&quot;:&quot;&quot;,&quot;non-dropping-particle&quot;:&quot;Van Der&quot;},{&quot;family&quot;:&quot;Merwe&quot;,&quot;given&quot;:&quot;Marischa&quot;,&quot;parse-names&quot;:false,&quot;dropping-particle&quot;:&quot;&quot;,&quot;non-dropping-particle&quot;:&quot;Van Der&quot;},{&quot;family&quot;:&quot;Green&quot;,&quot;given&quot;:&quot;Robin&quot;,&quot;parse-names&quot;:false,&quot;dropping-particle&quot;:&quot;&quot;,&quot;non-dropping-particle&quot;:&quot;&quot;},{&quot;family&quot;:&quot;Becker&quot;,&quot;given&quot;:&quot;Piet&quot;,&quot;parse-names&quot;:false,&quot;dropping-particle&quot;:&quot;&quot;,&quot;non-dropping-particle&quot;:&quot;&quot;}],&quot;container-title&quot;:&quot;Journal of clinical pathology&quot;,&quot;accessed&quot;:{&quot;date-parts&quot;:[[2024,5,15]]},&quot;DOI&quot;:&quot;10.1136/JCLINPATH-2021-207556&quot;,&quot;ISSN&quot;:&quot;1472-4146&quot;,&quot;PMID&quot;:&quot;35039453&quot;,&quot;URL&quot;:&quot;https://pubmed.ncbi.nlm.nih.gov/35039453/&quot;,&quot;issued&quot;:{&quot;date-parts&quot;:[[2023]]},&quot;abstract&quot;:&quot;Aims: To compare specific T-cell responses between laboratory employees in South Africa with and without previously diagnosed SARS-CoV-2 infection. Methods: Employees at a private pathology laboratory in South Africa were invited to participate in a nationwide cross-sectional study. T-cell proliferation to SARS-CoV-2 nucleocapsid (N)-proteins and spike (S)-proteins was measured by flow cytometry and compared between participants. Results: Based on classification according to SARS-CoV-2 reverse transcription (RT)-PCR results, a total of 81% (42/52) of positive participants demonstrated T-cell proliferation to SARS-CoV-2 N-proteins or S-proteins (95% CI 67.5% to 90.4%), while 62% (68/110) of negative participants also had detectable T-cell responses to SARS-CoV-2 proteins (95% CI 52.1% to 70.9%). When classified according to SARS-CoV-2 serology results, 92.6% (50/54) of positive participants demonstrated T-cell proliferation to SARS-CoV-2 proteins (95% CI 82.1 to 97,9 %), while 56% (60/108) of negative participants demonstrated T-cell proliferation (95% CI 45.7% to 65.1%). The magnitude of the T-cell responses as determined by a stimulation index, was significantly higher in the group previously infected by SARS-CoV-2 than in the negative group. A statistically significant difference in T-cell proliferation was noted between high risk and low risk groups for exposure to SARS-CoV-2 within the negative group, but no significant difference in magnitude of the response. Conclusions: A significant proportion of South African laboratory employees who were not previously diagnosed with COVID-19 demonstrated T-cell reactivity to SARS-CoV-2 N-proteins and S-proteins. The pre-existing T-cell proliferation responses may be attributable to cross-reactive immune responses to other human coronaviruses, or possibly asymptomatic infection.&quot;,&quot;publisher&quot;:&quot;J Clin Pathol&quot;,&quot;issue&quot;:&quot;6&quot;,&quot;volume&quot;:&quot;76&quot;,&quot;container-title-short&quot;:&quot;J Clin Pathol&quot;},&quot;isTemporary&quot;:false},{&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container-title-short&quot;:&quot;BMC Med&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isTemporary&quot;:false}]},{&quot;citationID&quot;:&quot;MENDELEY_CITATION_c62978e0-faa2-488e-93c0-d0e267b57e12&quot;,&quot;properties&quot;:{&quot;noteIndex&quot;:0},&quot;isEdited&quot;:false,&quot;manualOverride&quot;:{&quot;isManuallyOverridden&quot;:false,&quot;citeprocText&quot;:&quot;[16]&quot;,&quot;manualOverrideText&quot;:&quot;&quot;},&quot;citationTag&quot;:&quot;MENDELEY_CITATION_v3_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&quot;,&quot;citationItems&quot;:[{&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container-title-short&quot;:&quot;BMC Med&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isTemporary&quot;:false}]},{&quot;citationID&quot;:&quot;MENDELEY_CITATION_b07d8c69-c4a8-4625-b093-e58c35521629&quot;,&quot;properties&quot;:{&quot;noteIndex&quot;:0},&quot;isEdited&quot;:false,&quot;manualOverride&quot;:{&quot;isManuallyOverridden&quot;:false,&quot;citeprocText&quot;:&quot;[28]&quot;,&quot;manualOverrideText&quot;:&quot;&quot;},&quot;citationTag&quot;:&quot;MENDELEY_CITATION_v3_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&quot;,&quot;citationItems&quot;:[{&quot;id&quot;:&quot;8071daba-e2c3-35d1-88ca-80d5a55364fd&quot;,&quot;itemData&quot;:{&quot;type&quot;:&quot;article-journal&quot;,&quot;id&quot;:&quot;8071daba-e2c3-35d1-88ca-80d5a55364fd&quot;,&quot;title&quot;:&quot;Cellular immune response to SARS-CoV-2 and clinical presentation in individuals exposed to endemic malaria&quot;,&quot;author&quot;:[{&quot;family&quot;:&quot;Tapela&quot;,&quot;given&quot;:&quot;Kesego&quot;,&quot;parse-names&quot;:false,&quot;dropping-particle&quot;:&quot;&quot;,&quot;non-dropping-particle&quot;:&quot;&quot;},{&quot;family&quot;:&quot;Prah&quot;,&quot;given&quot;:&quot;Diana Ahu&quot;,&quot;parse-names&quot;:false,&quot;dropping-particle&quot;:&quot;&quot;,&quot;non-dropping-particle&quot;:&quot;&quot;},{&quot;family&quot;:&quot;Tetteh&quot;,&quot;given&quot;:&quot;Becky&quot;,&quot;parse-names&quot;:false,&quot;dropping-particle&quot;:&quot;&quot;,&quot;non-dropping-particle&quot;:&quot;&quot;},{&quot;family&quot;:&quot;Nuokpem&quot;,&quot;given&quot;:&quot;Franklin&quot;,&quot;parse-names&quot;:false,&quot;dropping-particle&quot;:&quot;&quot;,&quot;non-dropping-particle&quot;:&quot;&quot;},{&quot;family&quot;:&quot;Dosoo&quot;,&quot;given&quot;:&quot;Daniel&quot;,&quot;parse-names&quot;:false,&quot;dropping-particle&quot;:&quot;&quot;,&quot;non-dropping-particle&quot;:&quot;&quot;},{&quot;family&quot;:&quot;Coker&quot;,&quot;given&quot;:&quot;Amin&quot;,&quot;parse-names&quot;:false,&quot;dropping-particle&quot;:&quot;&quot;,&quot;non-dropping-particle&quot;:&quot;&quot;},{&quot;family&quot;:&quot;Kumi-Ansah&quot;,&quot;given&quot;:&quot;Frederick&quot;,&quot;parse-names&quot;:false,&quot;dropping-particle&quot;:&quot;&quot;,&quot;non-dropping-particle&quot;:&quot;&quot;},{&quot;family&quot;:&quot;Amoako&quot;,&quot;given&quot;:&quot;Emmanuella&quot;,&quot;parse-names&quot;:false,&quot;dropping-particle&quot;:&quot;&quot;,&quot;non-dropping-particle&quot;:&quot;&quot;},{&quot;family&quot;:&quot;Assah&quot;,&quot;given&quot;:&quot;Kissi Ohene&quot;,&quot;parse-names&quot;:false,&quot;dropping-particle&quot;:&quot;&quot;,&quot;non-dropping-particle&quot;:&quot;&quot;},{&quot;family&quot;:&quot;Kilba&quot;,&quot;given&quot;:&quot;Charlyne&quot;,&quot;parse-names&quot;:false,&quot;dropping-particle&quot;:&quot;&quot;,&quot;non-dropping-particle&quot;:&quot;&quot;},{&quot;family&quot;:&quot;Nyakoe&quot;,&quot;given&quot;:&quot;Nancy&quot;,&quot;parse-names&quot;:false,&quot;dropping-particle&quot;:&quot;&quot;,&quot;non-dropping-particle&quot;:&quot;&quot;},{&quot;family&quot;:&quot;Quansah&quot;,&quot;given&quot;:&quot;Darius&quot;,&quot;parse-names&quot;:false,&quot;dropping-particle&quot;:&quot;&quot;,&quot;non-dropping-particle&quot;:&quot;&quot;},{&quot;family&quot;:&quot;Languon&quot;,&quot;given&quot;:&quot;Sylvester&quot;,&quot;parse-names&quot;:false,&quot;dropping-particle&quot;:&quot;&quot;,&quot;non-dropping-particle&quot;:&quot;&quot;},{&quot;family&quot;:&quot;Anyigba&quot;,&quot;given&quot;:&quot;Claudia Adzo&quot;,&quot;parse-names&quot;:false,&quot;dropping-particle&quot;:&quot;&quot;,&quot;non-dropping-particle&quot;:&quot;&quot;},{&quot;family&quot;:&quot;Ansah&quot;,&quot;given&quot;:&quot;Felix&quot;,&quot;parse-names&quot;:false,&quot;dropping-particle&quot;:&quot;&quot;,&quot;non-dropping-particle&quot;:&quot;&quot;},{&quot;family&quot;:&quot;Agyeman&quot;,&quot;given&quot;:&quot;Seth&quot;,&quot;parse-names&quot;:false,&quot;dropping-particle&quot;:&quot;&quot;,&quot;non-dropping-particle&quot;:&quot;&quot;},{&quot;family&quot;:&quot;Owusu&quot;,&quot;given&quot;:&quot;Irene Amoakoh&quot;,&quot;parse-names&quot;:false,&quot;dropping-particle&quot;:&quot;&quot;,&quot;non-dropping-particle&quot;:&quot;&quot;},{&quot;family&quot;:&quot;Schneider&quot;,&quot;given&quot;:&quot;Kristan&quot;,&quot;parse-names&quot;:false,&quot;dropping-particle&quot;:&quot;&quot;,&quot;non-dropping-particle&quot;:&quot;&quot;},{&quot;family&quot;:&quot;Ampofo&quot;,&quot;given&quot;:&quot;William K.&quot;,&quot;parse-names&quot;:false,&quot;dropping-particle&quot;:&quot;&quot;,&quot;non-dropping-particle&quot;:&quot;&quot;},{&quot;family&quot;:&quot;Mutungi&quot;,&quot;given&quot;:&quot;Joe Kimanthi&quot;,&quot;parse-names&quot;:false,&quot;dropping-particle&quot;:&quot;&quot;,&quot;non-dropping-particle&quot;:&quot;&quot;},{&quot;family&quot;:&quot;Amegatcher&quot;,&quot;given&quot;:&quot;Gloria&quot;,&quot;parse-names&quot;:false,&quot;dropping-particle&quot;:&quot;&quot;,&quot;non-dropping-particle&quot;:&quot;&quot;},{&quot;family&quot;:&quot;Aniweh&quot;,&quot;given&quot;:&quot;Yaw&quot;,&quot;parse-names&quot;:false,&quot;dropping-particle&quot;:&quot;&quot;,&quot;non-dropping-particle&quot;:&quot;&quot;},{&quot;family&quot;:&quot;Awandare&quot;,&quot;given&quot;:&quot;Gordon A.&quot;,&quot;parse-names&quot;:false,&quot;dropping-particle&quot;:&quot;&quot;,&quot;non-dropping-particle&quot;:&quot;&quot;},{&quot;family&quot;:&quot;Quashie&quot;,&quot;given&quot;:&quot;Peter K.&quot;,&quot;parse-names&quot;:false,&quot;dropping-particle&quot;:&quot;&quot;,&quot;non-dropping-particle&quot;:&quot;&quot;},{&quot;family&quot;:&quot;Bediako&quot;,&quot;given&quot;:&quot;Yaw&quot;,&quot;parse-names&quot;:false,&quot;dropping-particle&quot;:&quot;&quot;,&quot;non-dropping-particle&quot;:&quot;&quot;}],&quot;container-title&quot;:&quot;Cell reports&quot;,&quot;container-title-short&quot;:&quot;Cell Rep&quot;,&quot;accessed&quot;:{&quot;date-parts&quot;:[[2024,10,3]]},&quot;DOI&quot;:&quot;10.1016/J.CELREP.2024.114533&quot;,&quot;ISSN&quot;:&quot;2211-1247&quot;,&quot;PMID&quot;:&quot;39052480&quot;,&quot;URL&quot;:&quot;https://pubmed.ncbi.nlm.nih.gov/39052480/&quot;,&quot;issued&quot;:{&quot;date-parts&quot;:[[2024,8,27]]},&quot;abstract&quot;:&quot;Ghana and other parts of West Africa have experienced lower COVID-19 mortality rates than other regions. This phenomenon has been hypothesized to be associated with previous exposure to infections such as malaria. This study investigated the immune response to severe acute respiratory syndrome coronavirus 2 (SARS-CoV-2) and the influence of previous malaria exposure. Blood samples were collected from individuals with asymptomatic or symptomatic COVID-19 (n = 217). A variety of assays were used to characterize the SARS-CoV-2-specific immune response, and malaria exposure was quantified using Plasmodium falciparum ELISA. The study found evidence of attenuated immune responses to COVID-19 among asymptomatic individuals, with elevated proportions of non-classical monocytes and greater memory B cell activation. Symptomatic patients displayed higher P. falciparum-specific T cell recall immune responses, whereas asymptomatic individuals demonstrated elevated P. falciparum antibody levels. Summarily, this study suggests that P. falciparum exposure-associated immune modulation may contribute to reduced severity of SARS-CoV-2 infection among people living in malaria-endemic regions.&quot;,&quot;publisher&quot;:&quot;Cell Rep&quot;,&quot;issue&quot;:&quot;8&quot;,&quot;volume&quot;:&quot;43&quot;},&quot;isTemporary&quot;:false}]},{&quot;citationID&quot;:&quot;MENDELEY_CITATION_35f472c2-da9c-4e94-a161-3c1223f0929a&quot;,&quot;properties&quot;:{&quot;noteIndex&quot;:0},&quot;isEdited&quot;:false,&quot;manualOverride&quot;:{&quot;isManuallyOverridden&quot;:false,&quot;citeprocText&quot;:&quot;[34]&quot;,&quot;manualOverrideText&quot;:&quot;&quot;},&quot;citationTag&quot;:&quot;MENDELEY_CITATION_v3_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&quot;,&quot;citationItems&quot;:[{&quot;id&quot;:&quot;8e946c22-d75c-38d7-895c-34ecd2f35115&quot;,&quot;itemData&quot;:{&quot;type&quot;:&quot;article-journal&quot;,&quot;id&quot;:&quot;8e946c22-d75c-38d7-895c-34ecd2f35115&quot;,&quot;title&quot;:&quot;Frequency of CD4+CD25+Foxp3+ regulatory T cells (Tregs) in peripheral blood of pediatric patients with SARS CoV-2 Infection: a pilot study&quot;,&quot;author&quot;:[{&quot;family&quot;:&quot;Mostafa&quot;,&quot;given&quot;:&quot;Gehan A.&quot;,&quot;parse-names&quot;:false,&quot;dropping-particle&quot;:&quot;&quot;,&quot;non-dropping-particle&quot;:&quot;&quot;},{&quot;family&quot;:&quot;Ibrahim&quot;,&quot;given&quot;:&quot;Hanan M.&quot;,&quot;parse-names&quot;:false,&quot;dropping-particle&quot;:&quot;&quot;,&quot;non-dropping-particle&quot;:&quot;&quot;},{&quot;family&quot;:&quot;Gendy&quot;,&quot;given&quot;:&quot;Yasmin G.&quot;,&quot;parse-names&quot;:false,&quot;dropping-particle&quot;:&quot;El&quot;,&quot;non-dropping-particle&quot;:&quot;&quot;},{&quot;family&quot;:&quot;Hamza&quot;,&quot;given&quot;:&quot;Mohammed T.&quot;,&quot;parse-names&quot;:false,&quot;dropping-particle&quot;:&quot;&quot;,&quot;non-dropping-particle&quot;:&quot;&quot;},{&quot;family&quot;:&quot;Isak&quot;,&quot;given&quot;:&quot;Mary M.&quot;,&quot;parse-names&quot;:false,&quot;dropping-particle&quot;:&quot;&quot;,&quot;non-dropping-particle&quot;:&quot;&quot;},{&quot;family&quot;:&quot;Shousha&quot;,&quot;given&quot;:&quot;Ghada A.&quot;,&quot;parse-names&quot;:false,&quot;dropping-particle&quot;:&quot;&quot;,&quot;non-dropping-particle&quot;:&quot;&quot;}],&quot;container-title&quot;:&quot;Egyptian Journal of Pediatric Allergy and Immunology (The)&quot;,&quot;accessed&quot;:{&quot;date-parts&quot;:[[2024,10,3]]},&quot;ISSN&quot;:&quot;1687-1642&quot;,&quot;URL&quot;:&quot;https://www.ajol.info/index.php/ejpai/article/view/232023&quot;,&quot;issued&quot;:{&quot;date-parts&quot;:[[2021]]},&quot;page&quot;:&quot;79-88&quot;,&quot;abstract&quot;:&quot;Background: Cytokine storm has been observed in some patients with SARS-CoV-2 due to excessive pro-inflammatory response. Foxp3+ regulatory T cells (Tregs) are a distinct population of CD4+ lymphocytes identified by their expression of transcription factor forkhead homeobox protein-3 (Foxp3). These cells down-regulate immune responses in inflammatory and autoimmune diseases. Objective: This pilot study was aimed to investigate the levels of CD4+CD25+Foxp3+ Tregs in children with SARS-CoV-2. Methods: frequency of Tregs was measured by flow cytometry in 20 patients with SARS-CoV-2, 6 months to 15 years old; 6 had COVID-19 and 14 had multisystem inflammatory syndrome in children (MIS–C). They were compared to 20 age- and sex-matched healthy children as a control group. Results: There was no significant difference between patients with SARS-CoV-2 infection and healthy control children in the frequency of Tregs (P=0.068). Decreased numbers of Tregs was found in only 10% of SARS-CoV-2 patients. Patients with severe SARS-CoV-2 were comparable to those with moderate disease in terms of Tregs’ levels. The frequency of Tregs correlated negatively with neutrophil counts in our series (p=0.036). Attempts of correlation with other inflammatory markers of SARS-CoV-2 were insignificant. Conclusion: Decreased levels of Tregs were found in only 10% of our SARS-CoV-2 infected children. The frequency did not correlate with the disease severity or levels of routine inflammatory markers of SARS-CoV-2. Thus, Tregs expression does not seem to have a role in the up-regulated immune response seen in moderate and severe SARS-CoV-2 infection. Our conclusions are limited by the sample size.&quot;,&quot;issue&quot;:&quot;2&quot;,&quot;volume&quot;:&quot;19&quot;,&quot;container-title-short&quot;:&quot;&quot;},&quot;isTemporary&quot;:false}]},{&quot;citationID&quot;:&quot;MENDELEY_CITATION_f16c11aa-e710-4527-8a58-c4da5200b1dc&quot;,&quot;properties&quot;:{&quot;noteIndex&quot;:0},&quot;isEdited&quot;:false,&quot;manualOverride&quot;:{&quot;isManuallyOverridden&quot;:false,&quot;citeprocText&quot;:&quot;[16,18,29,32,35–37]&quot;,&quot;manualOverrideText&quot;:&quot;&quot;},&quot;citationTag&quot;:&quot;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&quot;,&quot;citationItems&quot;:[{&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container-title-short&quot;:&quot;BMC Med&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isTemporary&quot;:false},{&quot;id&quot;:&quot;143b0a38-c004-3afb-9500-301af49377cd&quot;,&quot;itemData&quot;:{&quot;type&quot;:&quot;article-journal&quot;,&quot;id&quot;:&quot;143b0a38-c004-3afb-9500-301af49377cd&quot;,&quot;title&quot;:&quot;Immunological and biochemical biomarker alterations among SARS-COV-2 patients with varying disease phenotypes in Uganda&quot;,&quot;author&quot;:[{&quot;family&quot;:&quot;Kato&quot;,&quot;given&quot;:&quot;Charles Drago&quot;,&quot;parse-names&quot;:false,&quot;dropping-particle&quot;:&quot;&quot;,&quot;non-dropping-particle&quot;:&quot;&quot;},{&quot;family&quot;:&quot;Nsubuga&quot;,&quot;given&quot;:&quot;Julius&quot;,&quot;parse-names&quot;:false,&quot;dropping-particle&quot;:&quot;&quot;,&quot;non-dropping-particle&quot;:&quot;&quot;},{&quot;family&quot;:&quot;Niyonzima&quot;,&quot;given&quot;:&quot;Nixon&quot;,&quot;parse-names&quot;:false,&quot;dropping-particle&quot;:&quot;&quot;,&quot;non-dropping-particle&quot;:&quot;&quot;},{&quot;family&quot;:&quot;Kitibwa&quot;,&quot;given&quot;:&quot;Annah&quot;,&quot;parse-names&quot;:false,&quot;dropping-particle&quot;:&quot;&quot;,&quot;non-dropping-particle&quot;:&quot;&quot;},{&quot;family&quot;:&quot;Matovu&quot;,&quot;given&quot;:&quot;Enock&quot;,&quot;parse-names&quot;:false,&quot;dropping-particle&quot;:&quot;&quot;,&quot;non-dropping-particle&quot;:&quot;&quot;},{&quot;family&quot;:&quot;Othieno&quot;,&quot;given&quot;:&quot;Emmanuel&quot;,&quot;parse-names&quot;:false,&quot;dropping-particle&quot;:&quot;&quot;,&quot;non-dropping-particle&quot;:&quot;&quot;},{&quot;family&quot;:&quot;Ssebugere&quot;,&quot;given&quot;:&quot;Patrick&quot;,&quot;parse-names&quot;:false,&quot;dropping-particle&quot;:&quot;&quot;,&quot;non-dropping-particle&quot;:&quot;&quot;},{&quot;family&quot;:&quot;Tumwine&quot;,&quot;given&quot;:&quot;Amanda Agnes&quot;,&quot;parse-names&quot;:false,&quot;dropping-particle&quot;:&quot;&quot;,&quot;non-dropping-particle&quot;:&quot;&quot;},{&quot;family&quot;:&quot;Namayanja&quot;,&quot;given&quot;:&quot;Monica&quot;,&quot;parse-names&quot;:false,&quot;dropping-particle&quot;:&quot;&quot;,&quot;non-dropping-particle&quot;:&quot;&quot;}],&quot;container-title&quot;:&quot;BMC infectious diseases&quot;,&quot;accessed&quot;:{&quot;date-parts&quot;:[[2024,5,15]]},&quot;DOI&quot;:&quot;10.1186/S12879-023-08854-0&quot;,&quot;ISSN&quot;:&quot;1471-2334&quot;,&quot;PMID&quot;:&quot;38057707&quot;,&quot;URL&quot;:&quot;https://pubmed.ncbi.nlm.nih.gov/38057707/&quot;,&quot;issued&quot;:{&quot;date-parts&quot;:[[2023,12,1]]},&quot;abstract&quot;:&quot;Every novel infection requires an assessment of the host response coupled with identification of unique biomarkers for predicting disease pathogenesis, treatment targets and diagnostic utility. Studies have exposed dysregulated inflammatory response induced by the novel severe acute respiratory syndrome coronavirus 2 (SARS-CoV-2) as significant predictor or cause of disease severity/prognosis and death. This study evaluated inflammatory biomarkers induced by SARS-CoV-2 in plasma of patients with varying disease phenotypes and healthy controls with prognostic or therapeutic potential. We stratified SARS-CoV-2 plasma samples based on disease status (asymptomatic, mild, severe, and healthy controls), as diagnosed by RT-PCR SARS-CoV-2. We used a solid phase sandwich and competitive Enzyme-Linked Immunosorbent Assay (ELISA) to measure levels of panels of immunological (IFN-γ, TNF-α, IL-6, and IL-10) and biochemical markers (Ferritin, Procalcitonin, C-Reactive Protein, Angiotensin II, Homocysteine, and D-dimer). Biomarker levels were compared across SARS-CoV-2 disease stratification. Plasma IFN-γ, TNF-α, IL-6, and IL-10 levels were significantly (P &lt; 0.05) elevated in the severe SARS-CoV-2 patients as compared to mild, asymptomatic, and healthy controls. Ferritin, Homocysteine, and D-dimer plasma levels were significantly elevated in severe cases over asymptomatic and healthy controls. Plasma C-reactive protein and Angiotensin II levels were significantly (P &lt; 0.05) higher in mild than severe cases and healthy controls. Plasma Procalcitonin levels were significantly higher in asymptomatic than in mild, severe cases and healthy controls. Our study demonstrates the role of host inflammatory biomarkers in modulating the pathogenesis of COVID-19. The study proposes a number of potential biomarkers that could be explored as SARS-CoV-2 treatment targets and possible prognostic predictors for a severe outcome. The comprehensive analysis of prognostic biomarkers may contribute to the evidence-based management of COVID-19 patients.&quot;,&quot;publisher&quot;:&quot;BMC Infect Dis&quot;,&quot;issue&quot;:&quot;1&quot;,&quot;volume&quot;:&quot;23&quot;,&quot;container-title-short&quot;:&quot;BMC Infect Dis&quot;},&quot;isTemporary&quot;:false},{&quot;id&quot;:&quot;da02cc62-c136-3338-bcd7-8627d0593f0c&quot;,&quot;itemData&quot;:{&quot;type&quot;:&quot;article-journal&quot;,&quot;id&quot;:&quot;da02cc62-c136-3338-bcd7-8627d0593f0c&quot;,&quot;title&quot;:&quot;Evaluating immunohaematological profile among COVID-19 active infection and recovered patients in Ghana&quot;,&quot;author&quot;:[{&quot;family&quot;:&quot;Konlaan&quot;,&quot;given&quot;:&quot;Yatik&quot;,&quot;parse-names&quot;:false,&quot;dropping-particle&quot;:&quot;&quot;,&quot;non-dropping-particle&quot;:&quot;&quot;},{&quot;family&quot;:&quot;Sakyi&quot;,&quot;given&quot;:&quot;Samuel Asamoah&quot;,&quot;parse-names&quot;:false,&quot;dropping-particle&quot;:&quot;&quot;,&quot;non-dropping-particle&quot;:&quot;&quot;},{&quot;family&quot;:&quot;Asare&quot;,&quot;given&quot;:&quot;Kwame Kumi&quot;,&quot;parse-names&quot;:false,&quot;dropping-particle&quot;:&quot;&quot;,&quot;non-dropping-particle&quot;:&quot;&quot;},{&quot;family&quot;:&quot;Barnie&quot;,&quot;given&quot;:&quot;Prince Amoah&quot;,&quot;parse-names&quot;:false,&quot;dropping-particle&quot;:&quot;&quot;,&quot;non-dropping-particle&quot;:&quot;&quot;},{&quot;family&quot;:&quot;Opoku&quot;,&quot;given&quot;:&quot;Stephen&quot;,&quot;parse-names&quot;:false,&quot;dropping-particle&quot;:&quot;&quot;,&quot;non-dropping-particle&quot;:&quot;&quot;},{&quot;family&quot;:&quot;Nakotey&quot;,&quot;given&quot;:&quot;Gideon Kwesi&quot;,&quot;parse-names&quot;:false,&quot;dropping-particle&quot;:&quot;&quot;,&quot;non-dropping-particle&quot;:&quot;&quot;},{&quot;family&quot;:&quot;Nuvor&quot;,&quot;given&quot;:&quot;Samuel Victor&quot;,&quot;parse-names&quot;:false,&quot;dropping-particle&quot;:&quot;&quot;,&quot;non-dropping-particle&quot;:&quot;&quot;},{&quot;family&quot;:&quot;Amoani&quot;,&quot;given&quot;:&quot;Benjamin&quot;,&quot;parse-names&quot;:false,&quot;dropping-particle&quot;:&quot;&quot;,&quot;non-dropping-particle&quot;:&quot;&quot;}],&quot;container-title&quot;:&quot;PLoS ONE&quot;,&quot;container-title-short&quot;:&quot;PLoS One&quot;,&quot;accessed&quot;:{&quot;date-parts&quot;:[[2024,5,17]]},&quot;DOI&quot;:&quot;10.1371/JOURNAL.PONE.0273969&quot;,&quot;ISSN&quot;:&quot;19326203&quot;,&quot;PMID&quot;:&quot;36094915&quot;,&quot;URL&quot;:&quot;/pmc/articles/PMC9467340/&quot;,&quot;issued&quot;:{&quot;date-parts&quot;:[[2022,9,1]]},&quot;abstract&quot;:&quot;Introduction The rapid spread of COVID-19 has been a global public health problem and it is yet to be put under control. Active COVID-19 is associated with unrestrained secretion of pro-inflammatory cytokines and imbalances in haematological profile including anaemia, leukocytosis and thrombocytopaenia. However, the haematological profile and immune status following recovery from COVID-19 has not been recognized. We evaluated the immunohaematological profile among COVID-19 patients with active infection, recovered cases and unexposed healthy individuals in the Ashanti region of Ghana. Methodology A total of 95 adult participants, consisting of 35 positive, 30 recovered and 30 unexposed COVID-19 negative individuals confirmed by RT-PCR were recruited for the study. All the patients had the complete blood count performed using the haematological analyzer Sysmex XN-1500. Their plasma cytokine levels of interleukin (IL)-1β, IL-6, IL-10, IL-17, tumour necrosis factor-alpha (TNF-α) and interferon gamma (IFN-γ) were analysed using ELISA. Statistical analyses were performed on R statistical software. Result The Patients with COVID-19 active infection had significantly higher levels of IL10 (181 ±6.14 pg/mL vs 155.00±14.32 pg/mL vs 158.80±11.70 pg/mL, p = 0.038), WBC count (5.5 ±0.4 x109 /L vs 4.5±0.6 x109 /L vs 3.8±0.5, p &lt; 0.0001) and percentage basophil (1.8±0.1% vs 0.8±0.3% vs 0.7±0.2%, p = 0.0040) but significantly lower levels of IFN-γ (110.10±9.52 pg/mL vs 142.80±5.46 pg/mL vs 140.80±6.39 pg/mL, p = 0.021), haematocrit (24.1±3.7% vs 38.3± 3.0% vs 38.5±2.2%, p &lt; 0.0001), haemoglobin concentration (9.4±0.1g/dl vs 12.5± 5.0g/dl vs 12.7±0.8, p &lt; 0.0001) and MPV (9.8±0.2fL vs 11.1±0.5fL vs 11.6±0.3fL, p &lt; 0.0001) compared to recovered and unexposed controls respectively. There were significant association between IL-1β &amp; neutrophils (r = 0.42, p&lt;0.05), IL-10 &amp; WBC (r = 0.39, p&lt;0.05), IL-10 &amp; Basophils (r = -0.51, p&lt;0.01), IL-17 &amp; Neutrophil (r = 0.39, p&lt;0.05) in the active COVID-19 cases. Conclusion COVID-19 active infection is associated with increased IL-10 and WBC with a concomitant decrease in IFN-γ and haemoglobin concentration. However, recovery from the disease is associated with immune recovery with appareantly normal haematological profile.&quot;,&quot;publisher&quot;:&quot;PLOS&quot;,&quot;issue&quot;:&quot;9&quot;,&quot;volume&quot;:&quot;17&quot;},&quot;isTemporary&quot;:false},{&quot;id&quot;:&quot;edd266a7-2f40-33ff-bd2f-a8f32b02b5aa&quot;,&quot;itemData&quot;:{&quot;type&quot;:&quot;article-journal&quot;,&quot;id&quot;:&quot;edd266a7-2f40-33ff-bd2f-a8f32b02b5aa&quot;,&quot;title&quot;:&quot;Cytokine Kinetics during Progression of COVID-19 in Rwanda Patients: Could IL-9/IFNγ Ratio Predict Disease Severity?&quot;,&quot;author&quot;:[{&quot;family&quot;:&quot;Ndoricyimpaye&quot;,&quot;given&quot;:&quot;Ella Larissa&quot;,&quot;parse-names&quot;:false,&quot;dropping-particle&quot;:&quot;&quot;,&quot;non-dropping-particle&quot;:&quot;&quot;},{&quot;family&quot;:&quot;Snick&quot;,&quot;given&quot;:&quot;Jacques&quot;,&quot;parse-names&quot;:false,&quot;dropping-particle&quot;:&quot;&quot;,&quot;non-dropping-particle&quot;:&quot;Van&quot;},{&quot;family&quot;:&quot;Robert&quot;,&quot;given&quot;:&quot;Rutayisire&quot;,&quot;parse-names&quot;:false,&quot;dropping-particle&quot;:&quot;&quot;,&quot;non-dropping-particle&quot;:&quot;&quot;},{&quot;family&quot;:&quot;Bikorimana&quot;,&quot;given&quot;:&quot;Emmanuel&quot;,&quot;parse-names&quot;:false,&quot;dropping-particle&quot;:&quot;&quot;,&quot;non-dropping-particle&quot;:&quot;&quot;},{&quot;family&quot;:&quot;Majyambere&quot;,&quot;given&quot;:&quot;Onesphore&quot;,&quot;parse-names&quot;:false,&quot;dropping-particle&quot;:&quot;&quot;,&quot;non-dropping-particle&quot;:&quot;&quot;},{&quot;family&quot;:&quot;Mukantwari&quot;,&quot;given&quot;:&quot;Enatha&quot;,&quot;parse-names&quot;:false,&quot;dropping-particle&quot;:&quot;&quot;,&quot;non-dropping-particle&quot;:&quot;&quot;},{&quot;family&quot;:&quot;Nshimiyimana&quot;,&quot;given&quot;:&quot;Thaddée&quot;,&quot;parse-names&quot;:false,&quot;dropping-particle&quot;:&quot;&quot;,&quot;non-dropping-particle&quot;:&quot;&quot;},{&quot;family&quot;:&quot;Mbonigaba&quot;,&quot;given&quot;:&quot;Valens&quot;,&quot;parse-names&quot;:false,&quot;dropping-particle&quot;:&quot;&quot;,&quot;non-dropping-particle&quot;:&quot;&quot;},{&quot;family&quot;:&quot;Coutelier&quot;,&quot;given&quot;:&quot;Jean Paul&quot;,&quot;parse-names&quot;:false,&quot;dropping-particle&quot;:&quot;&quot;,&quot;non-dropping-particle&quot;:&quot;&quot;},{&quot;family&quot;:&quot;Rujeni&quot;,&quot;given&quot;:&quot;Nadine&quot;,&quot;parse-names&quot;:false,&quot;dropping-particle&quot;:&quot;&quot;,&quot;non-dropping-particle&quot;:&quot;&quot;}],&quot;container-title&quot;:&quot;International Journal of Molecular Sciences&quot;,&quot;container-title-short&quot;:&quot;Int J Mol Sci&quot;,&quot;accessed&quot;:{&quot;date-parts&quot;:[[2024,10,7]]},&quot;DOI&quot;:&quot;10.3390/IJMS241512272/S1&quot;,&quot;ISSN&quot;:&quot;14220067&quot;,&quot;PMID&quot;:&quot;37569646&quot;,&quot;URL&quot;:&quot;/pmc/articles/PMC10418469/&quot;,&quot;issued&quot;:{&quot;date-parts&quot;:[[2023,8,1]]},&quot;abstract&quot;:&quot;For effective treatments and preventive measures against severe COVID-19, it is essential to determine early markers of disease severity in different populations. We analysed the cytokine kinetics of 129 COVID-19 patients with mild symptoms, 68 severe cases, and 20 healthy controls for the first time in Rwanda. Pro-inflammatory (IFNγ, IL-6, TNFα), Treg (IL-10, TGFβ1, TGFβ3), Th9 (IL-9), Th17 (IL-17), and Th2 (IL-4, IL-13) cytokines, total IgM and IgG, as well as gene expressions of FoxP3, STAT5+, IFNγ-R1, and ROR alpha+, were measured at day 1, day 7, day 14, day 21, and day 28 post-infection. Severe cases showed a significantly stronger increase than mild patients in levels of all cytokines (except IL-9) and all gene expression on day 1 of infection. Some cytokine levels dropped to levels comparable to mild cases at later time points. Further analysis identified IFNγ as a marker of severity throughout the disease course, while TGFβ1, IL-6, and IL-17 were markers of severity only at an early phase. Importantly, this study revealed a striking low IL-9 level and high IFNγ/IL-9 ratio in the plasma of patients who later died compared to mild and severe cases who recovered, suggesting that this could be an important biomarker for predicting the severity of COVID-19 and post-COVID-19 syndrome.&quot;,&quot;publisher&quot;:&quot;Multidisciplinary Digital Publishing Institute (MDPI)&quot;,&quot;issue&quot;:&quot;15&quot;,&quot;volume&quot;:&quot;24&quot;},&quot;isTemporary&quot;:false},{&quot;id&quot;:&quot;362bad06-0165-3afe-a40d-2ee58229393f&quot;,&quot;itemData&quot;:{&quot;type&quot;:&quot;article-journal&quot;,&quot;id&quot;:&quot;362bad06-0165-3afe-a40d-2ee58229393f&quot;,&quot;title&quot;:&quot;Inflammatory mediators profile in patients hospitalized with COVID-19: A comparative study&quot;,&quot;author&quot;:[{&quot;family&quot;:&quot;Tufa&quot;,&quot;given&quot;:&quot;Abdisa&quot;,&quot;parse-names&quot;:false,&quot;dropping-particle&quot;:&quot;&quot;,&quot;non-dropping-particle&quot;:&quot;&quot;},{&quot;family&quot;:&quot;Gebremariam&quot;,&quot;given&quot;:&quot;Tewodros Haile&quot;,&quot;parse-names&quot;:false,&quot;dropping-particle&quot;:&quot;&quot;,&quot;non-dropping-particle&quot;:&quot;&quot;},{&quot;family&quot;:&quot;Manyazewal&quot;,&quot;given&quot;:&quot;Tsegahun&quot;,&quot;parse-names&quot;:false,&quot;dropping-particle&quot;:&quot;&quot;,&quot;non-dropping-particle&quot;:&quot;&quot;},{&quot;family&quot;:&quot;Getinet&quot;,&quot;given&quot;:&quot;Tewodros&quot;,&quot;parse-names&quot;:false,&quot;dropping-particle&quot;:&quot;&quot;,&quot;non-dropping-particle&quot;:&quot;&quot;},{&quot;family&quot;:&quot;Webb&quot;,&quot;given&quot;:&quot;Dominic Luc&quot;,&quot;parse-names&quot;:false,&quot;dropping-particle&quot;:&quot;&quot;,&quot;non-dropping-particle&quot;:&quot;&quot;},{&quot;family&quot;:&quot;Hellström&quot;,&quot;given&quot;:&quot;Per M.&quot;,&quot;parse-names&quot;:false,&quot;dropping-particle&quot;:&quot;&quot;,&quot;non-dropping-particle&quot;:&quot;&quot;},{&quot;family&quot;:&quot;Genet&quot;,&quot;given&quot;:&quot;Solomon&quot;,&quot;parse-names&quot;:false,&quot;dropping-particle&quot;:&quot;&quot;,&quot;non-dropping-particle&quot;:&quot;&quot;}],&quot;container-title&quot;:&quot;Frontiers in immunology&quot;,&quot;container-title-short&quot;:&quot;Front Immunol&quot;,&quot;accessed&quot;:{&quot;date-parts&quot;:[[2024,10,5]]},&quot;DOI&quot;:&quot;10.3389/FIMMU.2022.964179&quot;,&quot;ISSN&quot;:&quot;1664-3224&quot;,&quot;PMID&quot;:&quot;35958594&quot;,&quot;URL&quot;:&quot;https://pubmed.ncbi.nlm.nih.gov/35958594/&quot;,&quot;issued&quot;:{&quot;date-parts&quot;:[[2022,7,25]]},&quot;abstract&quot;:&quot;Abnormal inflammatory mediator concentrations during SARS-CoV-2 infection may represent disease severity. We aimed to assess plasma inflammatory mediator concentrations in patients with SARS-CoV-2 in Addis Ababa, Ethiopia. In this study, 260 adults: 126 hospitalized patients with confirmed COVID-19 sorted into severity groups: severe (n=68) and mild or moderate (n=58), and 134 healthy controls were enrolled. We quantified 39 plasma inflammatory mediators using multiplex ELISA. Spearman rank correlation and Mann-Whitney U test were used to identify mechanistically coupled inflammatory mediators and compare disease severity. Compared to healthy controls, patients with COVID-19 had significantly higher levels of interleukins 1α, 2, 6, 7, 8, 10 and 15, C-reactive protein (CRP), serum amyloid A (SAA), intercellular adhesion molecule 1 (ICAM-1), vascular cell adhesion protein 1 (VCAM-1), IFN-γ-inducible protein-10 (IP-10, CXCL10), macrophage inflammatory protein-1 alpha (MIP-1α, CCL3), eotaxin-3 (CCL26), interferon-gamma (IFN-γ), tumor necrosis factor-α (TNF-α), basic fibroblast growth factor (bFGF), placental growth factor (PlGF), and fms-like tyrosine kinase 1 (Flt-1). Patients with severe COVID-19 had higher IL-10 and lower macrophage-derived chemokine (MDC, CCL22) compared to the mild or moderate group (P&lt;0.05). In the receiver operating characteristic curve, SAA, IL-6 and CRP showed strong sensitivity and specificity in predicting the severity and prognosis of COVID-19. Greater age and higher CRP had a significant association with disease severity (P&lt;0.05). Our findings reveal that CRP, SAA, VCAM-1, CXCL10, CCL22 and IL-10 levels are promising biomarkers for COVID-19 disease severity, suggesting that plasma inflammatory mediators could be used as warning indicators of COVID-19 severity, aid in COVID-19 prognosis and treatment.&quot;,&quot;publisher&quot;:&quot;Front Immunol&quot;,&quot;volume&quot;:&quot;13&quot;},&quot;isTemporary&quot;:false},{&quot;id&quot;:&quot;efb1af83-961e-36f0-81ff-72b4a96aa3b2&quot;,&quot;itemData&quot;:{&quot;type&quot;:&quot;article-journal&quot;,&quot;id&quot;:&quot;efb1af83-961e-36f0-81ff-72b4a96aa3b2&quot;,&quot;title&quot;:&quot;Prevalence and functional profile of SARS-CoV-2 T cells in asymptomatic Kenyan adults&quot;,&quot;author&quot;:[{&quot;family&quot;:&quot;Samandari&quot;,&quot;given&quot;:&quot;Taraz&quot;,&quot;parse-names&quot;:false,&quot;dropping-particle&quot;:&quot;&quot;,&quot;non-dropping-particle&quot;:&quot;&quot;},{&quot;family&quot;:&quot;Ongalo&quot;,&quot;given&quot;:&quot;Joshua B.&quot;,&quot;parse-names&quot;:false,&quot;dropping-particle&quot;:&quot;&quot;,&quot;non-dropping-particle&quot;:&quot;&quot;},{&quot;family&quot;:&quot;McCarthy&quot;,&quot;given&quot;:&quot;Kimberly D.&quot;,&quot;parse-names&quot;:false,&quot;dropping-particle&quot;:&quot;&quot;,&quot;non-dropping-particle&quot;:&quot;&quot;},{&quot;family&quot;:&quot;Biegon&quot;,&quot;given&quot;:&quot;Richard K.&quot;,&quot;parse-names&quot;:false,&quot;dropping-particle&quot;:&quot;&quot;,&quot;non-dropping-particle&quot;:&quot;&quot;},{&quot;family&quot;:&quot;Madiega&quot;,&quot;given&quot;:&quot;Philister A.&quot;,&quot;parse-names&quot;:false,&quot;dropping-particle&quot;:&quot;&quot;,&quot;non-dropping-particle&quot;:&quot;&quot;},{&quot;family&quot;:&quot;Mithika&quot;,&quot;given&quot;:&quot;Anne&quot;,&quot;parse-names&quot;:false,&quot;dropping-particle&quot;:&quot;&quot;,&quot;non-dropping-particle&quot;:&quot;&quot;},{&quot;family&quot;:&quot;Orinda&quot;,&quot;given&quot;:&quot;Joseph&quot;,&quot;parse-names&quot;:false,&quot;dropping-particle&quot;:&quot;&quot;,&quot;non-dropping-particle&quot;:&quot;&quot;},{&quot;family&quot;:&quot;Mboya&quot;,&quot;given&quot;:&quot;Grace M.&quot;,&quot;parse-names&quot;:false,&quot;dropping-particle&quot;:&quot;&quot;,&quot;non-dropping-particle&quot;:&quot;&quot;},{&quot;family&quot;:&quot;Mwaura&quot;,&quot;given&quot;:&quot;Patrick&quot;,&quot;parse-names&quot;:false,&quot;dropping-particle&quot;:&quot;&quot;,&quot;non-dropping-particle&quot;:&quot;&quot;},{&quot;family&quot;:&quot;Anzala&quot;,&quot;given&quot;:&quot;Omu&quot;,&quot;parse-names&quot;:false,&quot;dropping-particle&quot;:&quot;&quot;,&quot;non-dropping-particle&quot;:&quot;&quot;},{&quot;family&quot;:&quot;Onyango&quot;,&quot;given&quot;:&quot;Clayton&quot;,&quot;parse-names&quot;:false,&quot;dropping-particle&quot;:&quot;&quot;,&quot;non-dropping-particle&quot;:&quot;&quot;},{&quot;family&quot;:&quot;Oluoch&quot;,&quot;given&quot;:&quot;Fredrick O.&quot;,&quot;parse-names&quot;:false,&quot;dropping-particle&quot;:&quot;&quot;,&quot;non-dropping-particle&quot;:&quot;&quot;},{&quot;family&quot;:&quot;Osoro&quot;,&quot;given&quot;:&quot;Eric&quot;,&quot;parse-names&quot;:false,&quot;dropping-particle&quot;:&quot;&quot;,&quot;non-dropping-particle&quot;:&quot;&quot;},{&quot;family&quot;:&quot;Dutertre&quot;,&quot;given&quot;:&quot;Charles Antoine&quot;,&quot;parse-names&quot;:false,&quot;dropping-particle&quot;:&quot;&quot;,&quot;non-dropping-particle&quot;:&quot;&quot;},{&quot;family&quot;:&quot;Tan&quot;,&quot;given&quot;:&quot;Nicole&quot;,&quot;parse-names&quot;:false,&quot;dropping-particle&quot;:&quot;&quot;,&quot;non-dropping-particle&quot;:&quot;&quot;},{&quot;family&quot;:&quot;Hang&quot;,&quot;given&quot;:&quot;Shou Kit&quot;,&quot;parse-names&quot;:false,&quot;dropping-particle&quot;:&quot;&quot;,&quot;non-dropping-particle&quot;:&quot;&quot;},{&quot;family&quot;:&quot;Hariharaputran&quot;,&quot;given&quot;:&quot;Smrithi&quot;,&quot;parse-names&quot;:false,&quot;dropping-particle&quot;:&quot;&quot;,&quot;non-dropping-particle&quot;:&quot;&quot;},{&quot;family&quot;:&quot;Lye&quot;,&quot;given&quot;:&quot;David C.&quot;,&quot;parse-names&quot;:false,&quot;dropping-particle&quot;:&quot;&quot;,&quot;non-dropping-particle&quot;:&quot;&quot;},{&quot;family&quot;:&quot;Herman-Roloff&quot;,&quot;given&quot;:&quot;Amy&quot;,&quot;parse-names&quot;:false,&quot;dropping-particle&quot;:&quot;&quot;,&quot;non-dropping-particle&quot;:&quot;&quot;},{&quot;family&quot;:&quot;Bert&quot;,&quot;given&quot;:&quot;Nina&quot;,&quot;parse-names&quot;:false,&quot;dropping-particle&quot;:&quot;&quot;,&quot;non-dropping-particle&quot;:&quot;Le&quot;},{&quot;family&quot;:&quot;Bertoletti&quot;,&quot;given&quot;:&quot;Antonio&quot;,&quot;parse-names&quot;:false,&quot;dropping-particle&quot;:&quot;&quot;,&quot;non-dropping-particle&quot;:&quot;&quot;}],&quot;container-title&quot;:&quot;The Journal of Clinical Investigation&quot;,&quot;container-title-short&quot;:&quot;J Clin Invest&quot;,&quot;accessed&quot;:{&quot;date-parts&quot;:[[2024,5,13]]},&quot;DOI&quot;:&quot;10.1172/JCI170011&quot;,&quot;ISSN&quot;:&quot;15588238&quot;,&quot;PMID&quot;:&quot;37219944&quot;,&quot;URL&quot;:&quot;/pmc/articles/PMC10313370/&quot;,&quot;issued&quot;:{&quot;date-parts&quot;:[[2023,7,7]]},&quot;abstract&quot;:&quot;BACKGROUND. SARS-CoV-2 infection in Africa has been characterized by a less severe disease profile than what has been observed elsewhere, but the profile of SARS-CoV-2-specific adaptive immunity in these mainly asymptomatic patients has not, to our knowledge, been analyzed. METHODS. We collected blood samples from residents of rural Kenya (n = 80), who had not experienced any respiratory symptoms or had contact with individuals with COVID-19 and had not received COVID-19 vaccines. We analyzed spike-specific antibodies and T cells specific for SARS-CoV-2 structural (membrane, nucleocapsid, and spike) and accessory (ORF3a, ORF7, ORF8) proteins. Pre-pandemic blood samples collected in Nairobi (n = 13) and blood samples from mild-to-moderately symptomatic COVID-19 convalescent patients (n = 36) living in the urban environment of Singapore were also studied. RESULTS. Among asymptomatic Africans, we detected anti-spike antibodies in 41.0% of the samples and T cell responses against 2 or more SARS-CoV-2 proteins in 82.5% of samples examined. Such a pattern was absent in the pre-pandemic samples. Furthermore, distinct from cellular immunity in European and Asian COVID-19 convalescents, we observed strong T cell immunogenicity against viral accessory proteins (ORF3a, ORF8) but not structural proteins, as well as a higher IL-10/ IFN-γ cytokine ratio profile. CONCLUSIONS. The high incidence of T cell responses against different SARS-CoV-2 proteins in seronegative participants suggests that serosurveys underestimate SARS-CoV-2 prevalence in settings where asymptomatic infections prevail. The functional and antigen-specific profile of SARS-CoV-2-specific T cells in African individuals suggests that environmental factors can play a role in the development of protective antiviral immunity.&quot;,&quot;publisher&quot;:&quot;American Society for Clinical Investigation&quot;,&quot;issue&quot;:&quot;13&quot;,&quot;volume&quot;:&quot;133&quot;},&quot;isTemporary&quot;:false},{&quot;id&quot;:&quot;79e5a98a-a0f2-32bf-a22d-aa15ccc9224c&quot;,&quot;itemData&quot;:{&quot;type&quot;:&quot;article-journal&quot;,&quot;id&quot;:&quot;79e5a98a-a0f2-32bf-a22d-aa15ccc9224c&quot;,&quot;title&quot;:&quot;Distinct clinical and immunological profiles of patients with evidence of SARS-CoV-2 infection in sub-Saharan Africa&quot;,&quot;author&quot;:[{&quot;family&quot;:&quot;Morton&quot;,&quot;given&quot;:&quot;Ben&quot;,&quot;parse-names&quot;:false,&quot;dropping-particle&quot;:&quot;&quot;,&quot;non-dropping-particle&quot;:&quot;&quot;},{&quot;family&quot;:&quot;Barnes&quot;,&quot;given&quot;:&quot;Kayla G.&quot;,&quot;parse-names&quot;:false,&quot;dropping-particle&quot;:&quot;&quot;,&quot;non-dropping-particle&quot;:&quot;&quot;},{&quot;family&quot;:&quot;Anscombe&quot;,&quot;given&quot;:&quot;Catherine&quot;,&quot;parse-names&quot;:false,&quot;dropping-particle&quot;:&quot;&quot;,&quot;non-dropping-particle&quot;:&quot;&quot;},{&quot;family&quot;:&quot;Jere&quot;,&quot;given&quot;:&quot;Khuzwayo&quot;,&quot;parse-names&quot;:false,&quot;dropping-particle&quot;:&quot;&quot;,&quot;non-dropping-particle&quot;:&quot;&quot;},{&quot;family&quot;:&quot;Matambo&quot;,&quot;given&quot;:&quot;Prisca&quot;,&quot;parse-names&quot;:false,&quot;dropping-particle&quot;:&quot;&quot;,&quot;non-dropping-particle&quot;:&quot;&quot;},{&quot;family&quot;:&quot;Mandolo&quot;,&quot;given&quot;:&quot;Jonathan&quot;,&quot;parse-names&quot;:false,&quot;dropping-particle&quot;:&quot;&quot;,&quot;non-dropping-particle&quot;:&quot;&quot;},{&quot;family&quot;:&quot;Kamng’ona&quot;,&quot;given&quot;:&quot;Raphael&quot;,&quot;parse-names&quot;:false,&quot;dropping-particle&quot;:&quot;&quot;,&quot;non-dropping-particle&quot;:&quot;&quot;},{&quot;family&quot;:&quot;Brown&quot;,&quot;given&quot;:&quot;Comfort&quot;,&quot;parse-names&quot;:false,&quot;dropping-particle&quot;:&quot;&quot;,&quot;non-dropping-particle&quot;:&quot;&quot;},{&quot;family&quot;:&quot;Nyirenda&quot;,&quot;given&quot;:&quot;James&quot;,&quot;parse-names&quot;:false,&quot;dropping-particle&quot;:&quot;&quot;,&quot;non-dropping-particle&quot;:&quot;&quot;},{&quot;family&quot;:&quot;Phiri&quot;,&quot;given&quot;:&quot;Tamara&quot;,&quot;parse-names&quot;:false,&quot;dropping-particle&quot;:&quot;&quot;,&quot;non-dropping-particle&quot;:&quot;&quot;},{&quot;family&quot;:&quot;Banda&quot;,&quot;given&quot;:&quot;Ndaziona P.&quot;,&quot;parse-names&quot;:false,&quot;dropping-particle&quot;:&quot;&quot;,&quot;non-dropping-particle&quot;:&quot;&quot;},{&quot;family&quot;:&quot;Veer&quot;,&quot;given&quot;:&quot;Charlotte&quot;,&quot;parse-names&quot;:false,&quot;dropping-particle&quot;:&quot;&quot;,&quot;non-dropping-particle&quot;:&quot;Van Der&quot;},{&quot;family&quot;:&quot;Mndolo&quot;,&quot;given&quot;:&quot;Kwazizira S.&quot;,&quot;parse-names&quot;:false,&quot;dropping-particle&quot;:&quot;&quot;,&quot;non-dropping-particle&quot;:&quot;&quot;},{&quot;family&quot;:&quot;Mponda&quot;,&quot;given&quot;:&quot;Kelvin&quot;,&quot;parse-names&quot;:false,&quot;dropping-particle&quot;:&quot;&quot;,&quot;non-dropping-particle&quot;:&quot;&quot;},{&quot;family&quot;:&quot;Rylance&quot;,&quot;given&quot;:&quot;Jamie&quot;,&quot;parse-names&quot;:false,&quot;dropping-particle&quot;:&quot;&quot;,&quot;non-dropping-particle&quot;:&quot;&quot;},{&quot;family&quot;:&quot;Phiri&quot;,&quot;given&quot;:&quot;Chimota&quot;,&quot;parse-names&quot;:false,&quot;dropping-particle&quot;:&quot;&quot;,&quot;non-dropping-particle&quot;:&quot;&quot;},{&quot;family&quot;:&quot;Mallewa&quot;,&quot;given&quot;:&quot;Jane&quot;,&quot;parse-names&quot;:false,&quot;dropping-particle&quot;:&quot;&quot;,&quot;non-dropping-particle&quot;:&quot;&quot;},{&quot;family&quot;:&quot;Nyirenda&quot;,&quot;given&quot;:&quot;Mulinda&quot;,&quot;parse-names&quot;:false,&quot;dropping-particle&quot;:&quot;&quot;,&quot;non-dropping-particle&quot;:&quot;&quot;},{&quot;family&quot;:&quot;Katha&quot;,&quot;given&quot;:&quot;Grace&quot;,&quot;parse-names&quot;:false,&quot;dropping-particle&quot;:&quot;&quot;,&quot;non-dropping-particle&quot;:&quot;&quot;},{&quot;family&quot;:&quot;Kambiya&quot;,&quot;given&quot;:&quot;Paul&quot;,&quot;parse-names&quot;:false,&quot;dropping-particle&quot;:&quot;&quot;,&quot;non-dropping-particle&quot;:&quot;&quot;},{&quot;family&quot;:&quot;Jafali&quot;,&quot;given&quot;:&quot;James&quot;,&quot;parse-names&quot;:false,&quot;dropping-particle&quot;:&quot;&quot;,&quot;non-dropping-particle&quot;:&quot;&quot;},{&quot;family&quot;:&quot;Mwandumba&quot;,&quot;given&quot;:&quot;Henry C.&quot;,&quot;parse-names&quot;:false,&quot;dropping-particle&quot;:&quot;&quot;,&quot;non-dropping-particle&quot;:&quot;&quot;},{&quot;family&quot;:&quot;Gordon&quot;,&quot;given&quot;:&quot;Stephen B.&quot;,&quot;parse-names&quot;:false,&quot;dropping-particle&quot;:&quot;&quot;,&quot;non-dropping-particle&quot;:&quot;&quot;},{&quot;family&quot;:&quot;Cornick&quot;,&quot;given&quot;:&quot;Jennifer&quot;,&quot;parse-names&quot;:false,&quot;dropping-particle&quot;:&quot;&quot;,&quot;non-dropping-particle&quot;:&quot;&quot;},{&quot;family&quot;:&quot;Jambo&quot;,&quot;given&quot;:&quot;Kondwani C.&quot;,&quot;parse-names&quot;:false,&quot;dropping-particle&quot;:&quot;&quot;,&quot;non-dropping-particle&quot;:&quot;&quot;},{&quot;family&quot;:&quot;Phulusa&quot;,&quot;given&quot;:&quot;Jacob&quot;,&quot;parse-names&quot;:false,&quot;dropping-particle&quot;:&quot;&quot;,&quot;non-dropping-particle&quot;:&quot;&quot;},{&quot;family&quot;:&quot;Mkandawire&quot;,&quot;given&quot;:&quot;Mercy&quot;,&quot;parse-names&quot;:false,&quot;dropping-particle&quot;:&quot;&quot;,&quot;non-dropping-particle&quot;:&quot;&quot;},{&quot;family&quot;:&quot;Kaimba&quot;,&quot;given&quot;:&quot;Sylvester&quot;,&quot;parse-names&quot;:false,&quot;dropping-particle&quot;:&quot;&quot;,&quot;non-dropping-particle&quot;:&quot;&quot;},{&quot;family&quot;:&quot;Thole&quot;,&quot;given&quot;:&quot;Herbert&quot;,&quot;parse-names&quot;:false,&quot;dropping-particle&quot;:&quot;&quot;,&quot;non-dropping-particle&quot;:&quot;&quot;},{&quot;family&quot;:&quot;Nthala&quot;,&quot;given&quot;:&quot;Sharon&quot;,&quot;parse-names&quot;:false,&quot;dropping-particle&quot;:&quot;&quot;,&quot;non-dropping-particle&quot;:&quot;&quot;},{&quot;family&quot;:&quot;Nsomba&quot;,&quot;given&quot;:&quot;Edna&quot;,&quot;parse-names&quot;:false,&quot;dropping-particle&quot;:&quot;&quot;,&quot;non-dropping-particle&quot;:&quot;&quot;},{&quot;family&quot;:&quot;Keyala&quot;,&quot;given&quot;:&quot;Lucy&quot;,&quot;parse-names&quot;:false,&quot;dropping-particle&quot;:&quot;&quot;,&quot;non-dropping-particle&quot;:&quot;&quot;},{&quot;family&quot;:&quot;Mandala&quot;,&quot;given&quot;:&quot;Peter&quot;,&quot;parse-names&quot;:false,&quot;dropping-particle&quot;:&quot;&quot;,&quot;non-dropping-particle&quot;:&quot;&quot;},{&quot;family&quot;:&quot;Chinoko&quot;,&quot;given&quot;:&quot;Beatrice&quot;,&quot;parse-names&quot;:false,&quot;dropping-particle&quot;:&quot;&quot;,&quot;non-dropping-particle&quot;:&quot;&quot;},{&quot;family&quot;:&quot;Kaudzu&quot;,&quot;given&quot;:&quot;Vella&quot;,&quot;parse-names&quot;:false,&quot;dropping-particle&quot;:&quot;&quot;,&quot;non-dropping-particle&quot;:&quot;&quot;},{&quot;family&quot;:&quot;Sichone&quot;,&quot;given&quot;:&quot;Simon&quot;,&quot;parse-names&quot;:false,&quot;dropping-particle&quot;:&quot;&quot;,&quot;non-dropping-particle&quot;:&quot;&quot;},{&quot;family&quot;:&quot;Ahmadu&quot;,&quot;given&quot;:&quot;Ajisa&quot;,&quot;parse-names&quot;:false,&quot;dropping-particle&quot;:&quot;&quot;,&quot;non-dropping-particle&quot;:&quot;&quot;},{&quot;family&quot;:&quot;Kanjewa&quot;,&quot;given&quot;:&quot;Oscar&quot;,&quot;parse-names&quot;:false,&quot;dropping-particle&quot;:&quot;&quot;,&quot;non-dropping-particle&quot;:&quot;&quot;},{&quot;family&quot;:&quot;Nyasulu&quot;,&quot;given&quot;:&quot;Vita&quot;,&quot;parse-names&quot;:false,&quot;dropping-particle&quot;:&quot;&quot;,&quot;non-dropping-particle&quot;:&quot;&quot;},{&quot;family&quot;:&quot;Chinyama&quot;,&quot;given&quot;:&quot;End&quot;,&quot;parse-names&quot;:false,&quot;dropping-particle&quot;:&quot;&quot;,&quot;non-dropping-particle&quot;:&quot;&quot;},{&quot;family&quot;:&quot;Zuza&quot;,&quot;given&quot;:&quot;Allan&quot;,&quot;parse-names&quot;:false,&quot;dropping-particle&quot;:&quot;&quot;,&quot;non-dropping-particle&quot;:&quot;&quot;},{&quot;family&quot;:&quot;Denis&quot;,&quot;given&quot;:&quot;Brigitte&quot;,&quot;parse-names&quot;:false,&quot;dropping-particle&quot;:&quot;&quot;,&quot;non-dropping-particle&quot;:&quot;&quot;},{&quot;family&quot;:&quot;Mhango&quot;,&quot;given&quot;:&quot;Chimwemwe&quot;,&quot;parse-names&quot;:false,&quot;dropping-particle&quot;:&quot;&quot;,&quot;non-dropping-particle&quot;:&quot;&quot;},{&quot;family&quot;:&quot;Lakudzala&quot;,&quot;given&quot;:&quot;Agness&quot;,&quot;parse-names&quot;:false,&quot;dropping-particle&quot;:&quot;&quot;,&quot;non-dropping-particle&quot;:&quot;&quot;},{&quot;family&quot;:&quot;Chaponda&quot;,&quot;given&quot;:&quot;Mphatso&quot;,&quot;parse-names&quot;:false,&quot;dropping-particle&quot;:&quot;&quot;,&quot;non-dropping-particle&quot;:&quot;&quot;},{&quot;family&quot;:&quot;Mwenechanya&quot;,&quot;given&quot;:&quot;Percy&quot;,&quot;parse-names&quot;:false,&quot;dropping-particle&quot;:&quot;&quot;,&quot;non-dropping-particle&quot;:&quot;&quot;},{&quot;family&quot;:&quot;Chirombo&quot;,&quot;given&quot;:&quot;James&quot;,&quot;parse-names&quot;:false,&quot;dropping-particle&quot;:&quot;&quot;,&quot;non-dropping-particle&quot;:&quot;&quot;},{&quot;family&quot;:&quot;Masesa&quot;,&quot;given&quot;:&quot;Clemens&quot;,&quot;parse-names&quot;:false,&quot;dropping-particle&quot;:&quot;&quot;,&quot;non-dropping-particle&quot;:&quot;&quot;},{&quot;family&quot;:&quot;Gondwe&quot;,&quot;given&quot;:&quot;Joel&quot;,&quot;parse-names&quot;:false,&quot;dropping-particle&quot;:&quot;&quot;,&quot;non-dropping-particle&quot;:&quot;&quot;},{&quot;family&quot;:&quot;Tembo&quot;,&quot;given&quot;:&quot;Dumizulu&quot;,&quot;parse-names&quot;:false,&quot;dropping-particle&quot;:&quot;&quot;,&quot;non-dropping-particle&quot;:&quot;&quot;},{&quot;family&quot;:&quot;Storey&quot;,&quot;given&quot;:&quot;Evance&quot;,&quot;parse-names&quot;:false,&quot;dropping-particle&quot;:&quot;&quot;,&quot;non-dropping-particle&quot;:&quot;&quot;},{&quot;family&quot;:&quot;Bondera&quot;,&quot;given&quot;:&quot;Nedson&quot;,&quot;parse-names&quot;:false,&quot;dropping-particle&quot;:&quot;&quot;,&quot;non-dropping-particle&quot;:&quot;&quot;},{&quot;family&quot;:&quot;Matchado&quot;,&quot;given&quot;:&quot;Danford&quot;,&quot;parse-names&quot;:false,&quot;dropping-particle&quot;:&quot;&quot;,&quot;non-dropping-particle&quot;:&quot;&quot;},{&quot;family&quot;:&quot;Chande&quot;,&quot;given&quot;:&quot;Adams&quot;,&quot;parse-names&quot;:false,&quot;dropping-particle&quot;:&quot;&quot;,&quot;non-dropping-particle&quot;:&quot;&quot;},{&quot;family&quot;:&quot;Chingota&quot;,&quot;given&quot;:&quot;Arthur&quot;,&quot;parse-names&quot;:false,&quot;dropping-particle&quot;:&quot;&quot;,&quot;non-dropping-particle&quot;:&quot;&quot;},{&quot;family&quot;:&quot;Ntwea&quot;,&quot;given&quot;:&quot;Chimenya&quot;,&quot;parse-names&quot;:false,&quot;dropping-particle&quot;:&quot;&quot;,&quot;non-dropping-particle&quot;:&quot;&quot;},{&quot;family&quot;:&quot;Mkandawire&quot;,&quot;given&quot;:&quot;Langford&quot;,&quot;parse-names&quot;:false,&quot;dropping-particle&quot;:&quot;&quot;,&quot;non-dropping-particle&quot;:&quot;&quot;},{&quot;family&quot;:&quot;Lissauer&quot;,&quot;given&quot;:&quot;Samantha&quot;,&quot;parse-names&quot;:false,&quot;dropping-particle&quot;:&quot;&quot;,&quot;non-dropping-particle&quot;:&quot;&quot;},{&quot;family&quot;:&quot;Freyne&quot;,&quot;given&quot;:&quot;Bridget&quot;,&quot;parse-names&quot;:false,&quot;dropping-particle&quot;:&quot;&quot;,&quot;non-dropping-particle&quot;:&quot;&quot;},{&quot;family&quot;:&quot;Gmeiner&quot;,&quot;given&quot;:&quot;Markus&quot;,&quot;parse-names&quot;:false,&quot;dropping-particle&quot;:&quot;&quot;,&quot;non-dropping-particle&quot;:&quot;&quot;},{&quot;family&quot;:&quot;MacPherson&quot;,&quot;given&quot;:&quot;Peter&quot;,&quot;parse-names&quot;:false,&quot;dropping-particle&quot;:&quot;&quot;,&quot;non-dropping-particle&quot;:&quot;&quot;},{&quot;family&quot;:&quot;Tam&quot;,&quot;given&quot;:&quot;Pui Ying Iroh&quot;,&quot;parse-names&quot;:false,&quot;dropping-particle&quot;:&quot;&quot;,&quot;non-dropping-particle&quot;:&quot;&quot;},{&quot;family&quot;:&quot;Mvaya&quot;,&quot;given&quot;:&quot;Leonard&quot;,&quot;parse-names&quot;:false,&quot;dropping-particle&quot;:&quot;&quot;,&quot;non-dropping-particle&quot;:&quot;&quot;},{&quot;family&quot;:&quot;Henrion&quot;,&quot;given&quot;:&quot;Marc Y.R.&quot;,&quot;parse-names&quot;:false,&quot;dropping-particle&quot;:&quot;&quot;,&quot;non-dropping-particle&quot;:&quot;&quot;},{&quot;family&quot;:&quot;Swarthout&quot;,&quot;given&quot;:&quot;Todd D.&quot;,&quot;parse-names&quot;:false,&quot;dropping-particle&quot;:&quot;&quot;,&quot;non-dropping-particle&quot;:&quot;&quot;}],&quot;container-title&quot;:&quot;Nature Communications 2021 12:1&quot;,&quot;accessed&quot;:{&quot;date-parts&quot;:[[2024,5,14]]},&quot;DOI&quot;:&quot;10.1038/s41467-021-23267-w&quot;,&quot;ISSN&quot;:&quot;2041-1723&quot;,&quot;PMID&quot;:&quot;34117221&quot;,&quot;URL&quot;:&quot;https://www.nature.com/articles/s41467-021-23267-w&quot;,&quot;issued&quot;:{&quot;date-parts&quot;:[[2021,6,11]]},&quot;page&quot;:&quot;1-12&quot;,&quot;abstract&quot;:&quot;Although the COVID-19 pandemic has left no country untouched there has been limited research to understand clinical and immunological responses in African populations. Here we characterise patients hospitalised with suspected (PCR-negative/IgG-positive) or confirmed (PCR-positive) COVID-19, and healthy community controls (PCR-negative/IgG-negative). PCR-positive COVID-19 participants were more likely to receive dexamethasone and a beta-lactam antibiotic, and survive to hospital discharge than PCR-negative/IgG-positive and PCR-negative/IgG-negative participants. PCR-negative/IgG-positive participants exhibited a nasal and systemic cytokine signature analogous to PCR-positive COVID-19 participants, predominated by chemokines and neutrophils and distinct from PCR-negative/IgG-negative participants. PCR-negative/IgG-positive participants had increased propensity for Staphylococcus aureus and Streptococcus pneumoniae colonisation. PCR-negative/IgG-positive individuals with high COVID-19 clinical suspicion had inflammatory profiles analogous to PCR-confirmed disease and potentially represent a target population for COVID-19 treatment strategies. Clinical management of COVID-19 in resource-poor settings has distinct challenges and detailed patient characterisation is needed. Here, the authors describe the clinical and immunological profiles of patients at a hospital in Malawi with confirmed and suspected COVID-19.&quot;,&quot;publisher&quot;:&quot;Nature Publishing Group&quot;,&quot;issue&quot;:&quot;1&quot;,&quot;volume&quot;:&quot;12&quot;,&quot;container-title-short&quot;:&quot;&quot;},&quot;isTemporary&quot;:false}]},{&quot;citationID&quot;:&quot;MENDELEY_CITATION_92d05a58-b852-4553-bbc9-9a3d842f485a&quot;,&quot;properties&quot;:{&quot;noteIndex&quot;:0},&quot;isEdited&quot;:false,&quot;manualOverride&quot;:{&quot;isManuallyOverridden&quot;:false,&quot;citeprocText&quot;:&quot;[35]&quot;,&quot;manualOverrideText&quot;:&quot;&quot;},&quot;citationTag&quot;:&quot;MENDELEY_CITATION_v3_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&quot;,&quot;citationItems&quot;:[{&quot;id&quot;:&quot;edd266a7-2f40-33ff-bd2f-a8f32b02b5aa&quot;,&quot;itemData&quot;:{&quot;type&quot;:&quot;article-journal&quot;,&quot;id&quot;:&quot;edd266a7-2f40-33ff-bd2f-a8f32b02b5aa&quot;,&quot;title&quot;:&quot;Cytokine Kinetics during Progression of COVID-19 in Rwanda Patients: Could IL-9/IFNγ Ratio Predict Disease Severity?&quot;,&quot;author&quot;:[{&quot;family&quot;:&quot;Ndoricyimpaye&quot;,&quot;given&quot;:&quot;Ella Larissa&quot;,&quot;parse-names&quot;:false,&quot;dropping-particle&quot;:&quot;&quot;,&quot;non-dropping-particle&quot;:&quot;&quot;},{&quot;family&quot;:&quot;Snick&quot;,&quot;given&quot;:&quot;Jacques&quot;,&quot;parse-names&quot;:false,&quot;dropping-particle&quot;:&quot;&quot;,&quot;non-dropping-particle&quot;:&quot;Van&quot;},{&quot;family&quot;:&quot;Robert&quot;,&quot;given&quot;:&quot;Rutayisire&quot;,&quot;parse-names&quot;:false,&quot;dropping-particle&quot;:&quot;&quot;,&quot;non-dropping-particle&quot;:&quot;&quot;},{&quot;family&quot;:&quot;Bikorimana&quot;,&quot;given&quot;:&quot;Emmanuel&quot;,&quot;parse-names&quot;:false,&quot;dropping-particle&quot;:&quot;&quot;,&quot;non-dropping-particle&quot;:&quot;&quot;},{&quot;family&quot;:&quot;Majyambere&quot;,&quot;given&quot;:&quot;Onesphore&quot;,&quot;parse-names&quot;:false,&quot;dropping-particle&quot;:&quot;&quot;,&quot;non-dropping-particle&quot;:&quot;&quot;},{&quot;family&quot;:&quot;Mukantwari&quot;,&quot;given&quot;:&quot;Enatha&quot;,&quot;parse-names&quot;:false,&quot;dropping-particle&quot;:&quot;&quot;,&quot;non-dropping-particle&quot;:&quot;&quot;},{&quot;family&quot;:&quot;Nshimiyimana&quot;,&quot;given&quot;:&quot;Thaddée&quot;,&quot;parse-names&quot;:false,&quot;dropping-particle&quot;:&quot;&quot;,&quot;non-dropping-particle&quot;:&quot;&quot;},{&quot;family&quot;:&quot;Mbonigaba&quot;,&quot;given&quot;:&quot;Valens&quot;,&quot;parse-names&quot;:false,&quot;dropping-particle&quot;:&quot;&quot;,&quot;non-dropping-particle&quot;:&quot;&quot;},{&quot;family&quot;:&quot;Coutelier&quot;,&quot;given&quot;:&quot;Jean Paul&quot;,&quot;parse-names&quot;:false,&quot;dropping-particle&quot;:&quot;&quot;,&quot;non-dropping-particle&quot;:&quot;&quot;},{&quot;family&quot;:&quot;Rujeni&quot;,&quot;given&quot;:&quot;Nadine&quot;,&quot;parse-names&quot;:false,&quot;dropping-particle&quot;:&quot;&quot;,&quot;non-dropping-particle&quot;:&quot;&quot;}],&quot;container-title&quot;:&quot;International Journal of Molecular Sciences&quot;,&quot;accessed&quot;:{&quot;date-parts&quot;:[[2024,10,7]]},&quot;DOI&quot;:&quot;10.3390/IJMS241512272/S1&quot;,&quot;ISSN&quot;:&quot;14220067&quot;,&quot;PMID&quot;:&quot;37569646&quot;,&quot;URL&quot;:&quot;/pmc/articles/PMC10418469/&quot;,&quot;issued&quot;:{&quot;date-parts&quot;:[[2023,8,1]]},&quot;abstract&quot;:&quot;For effective treatments and preventive measures against severe COVID-19, it is essential to determine early markers of disease severity in different populations. We analysed the cytokine kinetics of 129 COVID-19 patients with mild symptoms, 68 severe cases, and 20 healthy controls for the first time in Rwanda. Pro-inflammatory (IFNγ, IL-6, TNFα), Treg (IL-10, TGFβ1, TGFβ3), Th9 (IL-9), Th17 (IL-17), and Th2 (IL-4, IL-13) cytokines, total IgM and IgG, as well as gene expressions of FoxP3, STAT5+, IFNγ-R1, and ROR alpha+, were measured at day 1, day 7, day 14, day 21, and day 28 post-infection. Severe cases showed a significantly stronger increase than mild patients in levels of all cytokines (except IL-9) and all gene expression on day 1 of infection. Some cytokine levels dropped to levels comparable to mild cases at later time points. Further analysis identified IFNγ as a marker of severity throughout the disease course, while TGFβ1, IL-6, and IL-17 were markers of severity only at an early phase. Importantly, this study revealed a striking low IL-9 level and high IFNγ/IL-9 ratio in the plasma of patients who later died compared to mild and severe cases who recovered, suggesting that this could be an important biomarker for predicting the severity of COVID-19 and post-COVID-19 syndrome.&quot;,&quot;publisher&quot;:&quot;Multidisciplinary Digital Publishing Institute (MDPI)&quot;,&quot;issue&quot;:&quot;15&quot;,&quot;volume&quot;:&quot;24&quot;,&quot;container-title-short&quot;:&quot;Int J Mol Sci&quot;},&quot;isTemporary&quot;:false}]},{&quot;citationID&quot;:&quot;MENDELEY_CITATION_074a4308-82a9-48a6-8e68-036879cbbc6d&quot;,&quot;properties&quot;:{&quot;noteIndex&quot;:0},&quot;isEdited&quot;:false,&quot;manualOverride&quot;:{&quot;isManuallyOverridden&quot;:false,&quot;citeprocText&quot;:&quot;[16]&quot;,&quot;manualOverrideText&quot;:&quot;&quot;},&quot;citationTag&quot;:&quot;MENDELEY_CITATION_v3_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&quot;,&quot;citationItems&quot;:[{&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container-title-short&quot;:&quot;BMC Med&quot;},&quot;isTemporary&quot;:false}]},{&quot;citationID&quot;:&quot;MENDELEY_CITATION_088c7d24-35cb-4ca1-8102-7c3637aee9d2&quot;,&quot;properties&quot;:{&quot;noteIndex&quot;:0},&quot;isEdited&quot;:false,&quot;manualOverride&quot;:{&quot;isManuallyOverridden&quot;:false,&quot;citeprocText&quot;:&quot;[16,29]&quot;,&quot;manualOverrideText&quot;:&quot;&quot;},&quot;citationTag&quot;:&quot;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&quot;,&quot;citationItems&quot;:[{&quot;id&quot;:&quot;143b0a38-c004-3afb-9500-301af49377cd&quot;,&quot;itemData&quot;:{&quot;type&quot;:&quot;article-journal&quot;,&quot;id&quot;:&quot;143b0a38-c004-3afb-9500-301af49377cd&quot;,&quot;title&quot;:&quot;Immunological and biochemical biomarker alterations among SARS-COV-2 patients with varying disease phenotypes in Uganda&quot;,&quot;author&quot;:[{&quot;family&quot;:&quot;Kato&quot;,&quot;given&quot;:&quot;Charles Drago&quot;,&quot;parse-names&quot;:false,&quot;dropping-particle&quot;:&quot;&quot;,&quot;non-dropping-particle&quot;:&quot;&quot;},{&quot;family&quot;:&quot;Nsubuga&quot;,&quot;given&quot;:&quot;Julius&quot;,&quot;parse-names&quot;:false,&quot;dropping-particle&quot;:&quot;&quot;,&quot;non-dropping-particle&quot;:&quot;&quot;},{&quot;family&quot;:&quot;Niyonzima&quot;,&quot;given&quot;:&quot;Nixon&quot;,&quot;parse-names&quot;:false,&quot;dropping-particle&quot;:&quot;&quot;,&quot;non-dropping-particle&quot;:&quot;&quot;},{&quot;family&quot;:&quot;Kitibwa&quot;,&quot;given&quot;:&quot;Annah&quot;,&quot;parse-names&quot;:false,&quot;dropping-particle&quot;:&quot;&quot;,&quot;non-dropping-particle&quot;:&quot;&quot;},{&quot;family&quot;:&quot;Matovu&quot;,&quot;given&quot;:&quot;Enock&quot;,&quot;parse-names&quot;:false,&quot;dropping-particle&quot;:&quot;&quot;,&quot;non-dropping-particle&quot;:&quot;&quot;},{&quot;family&quot;:&quot;Othieno&quot;,&quot;given&quot;:&quot;Emmanuel&quot;,&quot;parse-names&quot;:false,&quot;dropping-particle&quot;:&quot;&quot;,&quot;non-dropping-particle&quot;:&quot;&quot;},{&quot;family&quot;:&quot;Ssebugere&quot;,&quot;given&quot;:&quot;Patrick&quot;,&quot;parse-names&quot;:false,&quot;dropping-particle&quot;:&quot;&quot;,&quot;non-dropping-particle&quot;:&quot;&quot;},{&quot;family&quot;:&quot;Tumwine&quot;,&quot;given&quot;:&quot;Amanda Agnes&quot;,&quot;parse-names&quot;:false,&quot;dropping-particle&quot;:&quot;&quot;,&quot;non-dropping-particle&quot;:&quot;&quot;},{&quot;family&quot;:&quot;Namayanja&quot;,&quot;given&quot;:&quot;Monica&quot;,&quot;parse-names&quot;:false,&quot;dropping-particle&quot;:&quot;&quot;,&quot;non-dropping-particle&quot;:&quot;&quot;}],&quot;container-title&quot;:&quot;BMC infectious diseases&quot;,&quot;container-title-short&quot;:&quot;BMC Infect Dis&quot;,&quot;accessed&quot;:{&quot;date-parts&quot;:[[2024,5,15]]},&quot;DOI&quot;:&quot;10.1186/S12879-023-08854-0&quot;,&quot;ISSN&quot;:&quot;1471-2334&quot;,&quot;PMID&quot;:&quot;38057707&quot;,&quot;URL&quot;:&quot;https://pubmed.ncbi.nlm.nih.gov/38057707/&quot;,&quot;issued&quot;:{&quot;date-parts&quot;:[[2023,12,1]]},&quot;abstract&quot;:&quot;Every novel infection requires an assessment of the host response coupled with identification of unique biomarkers for predicting disease pathogenesis, treatment targets and diagnostic utility. Studies have exposed dysregulated inflammatory response induced by the novel severe acute respiratory syndrome coronavirus 2 (SARS-CoV-2) as significant predictor or cause of disease severity/prognosis and death. This study evaluated inflammatory biomarkers induced by SARS-CoV-2 in plasma of patients with varying disease phenotypes and healthy controls with prognostic or therapeutic potential. We stratified SARS-CoV-2 plasma samples based on disease status (asymptomatic, mild, severe, and healthy controls), as diagnosed by RT-PCR SARS-CoV-2. We used a solid phase sandwich and competitive Enzyme-Linked Immunosorbent Assay (ELISA) to measure levels of panels of immunological (IFN-γ, TNF-α, IL-6, and IL-10) and biochemical markers (Ferritin, Procalcitonin, C-Reactive Protein, Angiotensin II, Homocysteine, and D-dimer). Biomarker levels were compared across SARS-CoV-2 disease stratification. Plasma IFN-γ, TNF-α, IL-6, and IL-10 levels were significantly (P &lt; 0.05) elevated in the severe SARS-CoV-2 patients as compared to mild, asymptomatic, and healthy controls. Ferritin, Homocysteine, and D-dimer plasma levels were significantly elevated in severe cases over asymptomatic and healthy controls. Plasma C-reactive protein and Angiotensin II levels were significantly (P &lt; 0.05) higher in mild than severe cases and healthy controls. Plasma Procalcitonin levels were significantly higher in asymptomatic than in mild, severe cases and healthy controls. Our study demonstrates the role of host inflammatory biomarkers in modulating the pathogenesis of COVID-19. The study proposes a number of potential biomarkers that could be explored as SARS-CoV-2 treatment targets and possible prognostic predictors for a severe outcome. The comprehensive analysis of prognostic biomarkers may contribute to the evidence-based management of COVID-19 patients.&quot;,&quot;publisher&quot;:&quot;BMC Infect Dis&quot;,&quot;issue&quot;:&quot;1&quot;,&quot;volume&quot;:&quot;23&quot;},&quot;isTemporary&quot;:false},{&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container-title-short&quot;:&quot;BMC Med&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isTemporary&quot;:false}]},{&quot;citationID&quot;:&quot;MENDELEY_CITATION_effd72d2-17a8-48a4-aa73-25cea1f53a6d&quot;,&quot;properties&quot;:{&quot;noteIndex&quot;:0},&quot;isEdited&quot;:false,&quot;manualOverride&quot;:{&quot;isManuallyOverridden&quot;:false,&quot;citeprocText&quot;:&quot;[16]&quot;,&quot;manualOverrideText&quot;:&quot;&quot;},&quot;citationTag&quot;:&quot;MENDELEY_CITATION_v3_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&quot;,&quot;citationItems&quot;:[{&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container-title-short&quot;:&quot;BMC Med&quot;},&quot;isTemporary&quot;:false}]},{&quot;citationID&quot;:&quot;MENDELEY_CITATION_f17db4fb-7284-4fe7-9ccf-93354e75b88a&quot;,&quot;properties&quot;:{&quot;noteIndex&quot;:0},&quot;isEdited&quot;:false,&quot;manualOverride&quot;:{&quot;isManuallyOverridden&quot;:false,&quot;citeprocText&quot;:&quot;[16]&quot;,&quot;manualOverrideText&quot;:&quot;&quot;},&quot;citationTag&quot;:&quot;MENDELEY_CITATION_v3_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&quot;,&quot;citationItems&quot;:[{&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container-title-short&quot;:&quot;BMC Med&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isTemporary&quot;:false}]},{&quot;citationID&quot;:&quot;MENDELEY_CITATION_ef3055a4-8c4d-4b51-ae2c-214cd07590c1&quot;,&quot;properties&quot;:{&quot;noteIndex&quot;:0},&quot;isEdited&quot;:false,&quot;manualOverride&quot;:{&quot;isManuallyOverridden&quot;:false,&quot;citeprocText&quot;:&quot;[36]&quot;,&quot;manualOverrideText&quot;:&quot;&quot;},&quot;citationTag&quot;:&quot;MENDELEY_CITATION_v3_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&quot;,&quot;citationItems&quot;:[{&quot;id&quot;:&quot;362bad06-0165-3afe-a40d-2ee58229393f&quot;,&quot;itemData&quot;:{&quot;type&quot;:&quot;article-journal&quot;,&quot;id&quot;:&quot;362bad06-0165-3afe-a40d-2ee58229393f&quot;,&quot;title&quot;:&quot;Inflammatory mediators profile in patients hospitalized with COVID-19: A comparative study&quot;,&quot;author&quot;:[{&quot;family&quot;:&quot;Tufa&quot;,&quot;given&quot;:&quot;Abdisa&quot;,&quot;parse-names&quot;:false,&quot;dropping-particle&quot;:&quot;&quot;,&quot;non-dropping-particle&quot;:&quot;&quot;},{&quot;family&quot;:&quot;Gebremariam&quot;,&quot;given&quot;:&quot;Tewodros Haile&quot;,&quot;parse-names&quot;:false,&quot;dropping-particle&quot;:&quot;&quot;,&quot;non-dropping-particle&quot;:&quot;&quot;},{&quot;family&quot;:&quot;Manyazewal&quot;,&quot;given&quot;:&quot;Tsegahun&quot;,&quot;parse-names&quot;:false,&quot;dropping-particle&quot;:&quot;&quot;,&quot;non-dropping-particle&quot;:&quot;&quot;},{&quot;family&quot;:&quot;Getinet&quot;,&quot;given&quot;:&quot;Tewodros&quot;,&quot;parse-names&quot;:false,&quot;dropping-particle&quot;:&quot;&quot;,&quot;non-dropping-particle&quot;:&quot;&quot;},{&quot;family&quot;:&quot;Webb&quot;,&quot;given&quot;:&quot;Dominic Luc&quot;,&quot;parse-names&quot;:false,&quot;dropping-particle&quot;:&quot;&quot;,&quot;non-dropping-particle&quot;:&quot;&quot;},{&quot;family&quot;:&quot;Hellström&quot;,&quot;given&quot;:&quot;Per M.&quot;,&quot;parse-names&quot;:false,&quot;dropping-particle&quot;:&quot;&quot;,&quot;non-dropping-particle&quot;:&quot;&quot;},{&quot;family&quot;:&quot;Genet&quot;,&quot;given&quot;:&quot;Solomon&quot;,&quot;parse-names&quot;:false,&quot;dropping-particle&quot;:&quot;&quot;,&quot;non-dropping-particle&quot;:&quot;&quot;}],&quot;container-title&quot;:&quot;Frontiers in immunology&quot;,&quot;container-title-short&quot;:&quot;Front Immunol&quot;,&quot;accessed&quot;:{&quot;date-parts&quot;:[[2024,10,5]]},&quot;DOI&quot;:&quot;10.3389/FIMMU.2022.964179&quot;,&quot;ISSN&quot;:&quot;1664-3224&quot;,&quot;PMID&quot;:&quot;35958594&quot;,&quot;URL&quot;:&quot;https://pubmed.ncbi.nlm.nih.gov/35958594/&quot;,&quot;issued&quot;:{&quot;date-parts&quot;:[[2022,7,25]]},&quot;abstract&quot;:&quot;Abnormal inflammatory mediator concentrations during SARS-CoV-2 infection may represent disease severity. We aimed to assess plasma inflammatory mediator concentrations in patients with SARS-CoV-2 in Addis Ababa, Ethiopia. In this study, 260 adults: 126 hospitalized patients with confirmed COVID-19 sorted into severity groups: severe (n=68) and mild or moderate (n=58), and 134 healthy controls were enrolled. We quantified 39 plasma inflammatory mediators using multiplex ELISA. Spearman rank correlation and Mann-Whitney U test were used to identify mechanistically coupled inflammatory mediators and compare disease severity. Compared to healthy controls, patients with COVID-19 had significantly higher levels of interleukins 1α, 2, 6, 7, 8, 10 and 15, C-reactive protein (CRP), serum amyloid A (SAA), intercellular adhesion molecule 1 (ICAM-1), vascular cell adhesion protein 1 (VCAM-1), IFN-γ-inducible protein-10 (IP-10, CXCL10), macrophage inflammatory protein-1 alpha (MIP-1α, CCL3), eotaxin-3 (CCL26), interferon-gamma (IFN-γ), tumor necrosis factor-α (TNF-α), basic fibroblast growth factor (bFGF), placental growth factor (PlGF), and fms-like tyrosine kinase 1 (Flt-1). Patients with severe COVID-19 had higher IL-10 and lower macrophage-derived chemokine (MDC, CCL22) compared to the mild or moderate group (P&lt;0.05). In the receiver operating characteristic curve, SAA, IL-6 and CRP showed strong sensitivity and specificity in predicting the severity and prognosis of COVID-19. Greater age and higher CRP had a significant association with disease severity (P&lt;0.05). Our findings reveal that CRP, SAA, VCAM-1, CXCL10, CCL22 and IL-10 levels are promising biomarkers for COVID-19 disease severity, suggesting that plasma inflammatory mediators could be used as warning indicators of COVID-19 severity, aid in COVID-19 prognosis and treatment.&quot;,&quot;publisher&quot;:&quot;Front Immunol&quot;,&quot;volume&quot;:&quot;13&quot;},&quot;isTemporary&quot;:false}]},{&quot;citationID&quot;:&quot;MENDELEY_CITATION_3c19ed93-a12f-4358-987d-52ae0aa1a2b9&quot;,&quot;properties&quot;:{&quot;noteIndex&quot;:0},&quot;isEdited&quot;:false,&quot;manualOverride&quot;:{&quot;isManuallyOverridden&quot;:false,&quot;citeprocText&quot;:&quot;[29]&quot;,&quot;manualOverrideText&quot;:&quot;&quot;},&quot;citationTag&quot;:&quot;MENDELEY_CITATION_v3_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&quot;,&quot;citationItems&quot;:[{&quot;id&quot;:&quot;143b0a38-c004-3afb-9500-301af49377cd&quot;,&quot;itemData&quot;:{&quot;type&quot;:&quot;article-journal&quot;,&quot;id&quot;:&quot;143b0a38-c004-3afb-9500-301af49377cd&quot;,&quot;title&quot;:&quot;Immunological and biochemical biomarker alterations among SARS-COV-2 patients with varying disease phenotypes in Uganda&quot;,&quot;author&quot;:[{&quot;family&quot;:&quot;Kato&quot;,&quot;given&quot;:&quot;Charles Drago&quot;,&quot;parse-names&quot;:false,&quot;dropping-particle&quot;:&quot;&quot;,&quot;non-dropping-particle&quot;:&quot;&quot;},{&quot;family&quot;:&quot;Nsubuga&quot;,&quot;given&quot;:&quot;Julius&quot;,&quot;parse-names&quot;:false,&quot;dropping-particle&quot;:&quot;&quot;,&quot;non-dropping-particle&quot;:&quot;&quot;},{&quot;family&quot;:&quot;Niyonzima&quot;,&quot;given&quot;:&quot;Nixon&quot;,&quot;parse-names&quot;:false,&quot;dropping-particle&quot;:&quot;&quot;,&quot;non-dropping-particle&quot;:&quot;&quot;},{&quot;family&quot;:&quot;Kitibwa&quot;,&quot;given&quot;:&quot;Annah&quot;,&quot;parse-names&quot;:false,&quot;dropping-particle&quot;:&quot;&quot;,&quot;non-dropping-particle&quot;:&quot;&quot;},{&quot;family&quot;:&quot;Matovu&quot;,&quot;given&quot;:&quot;Enock&quot;,&quot;parse-names&quot;:false,&quot;dropping-particle&quot;:&quot;&quot;,&quot;non-dropping-particle&quot;:&quot;&quot;},{&quot;family&quot;:&quot;Othieno&quot;,&quot;given&quot;:&quot;Emmanuel&quot;,&quot;parse-names&quot;:false,&quot;dropping-particle&quot;:&quot;&quot;,&quot;non-dropping-particle&quot;:&quot;&quot;},{&quot;family&quot;:&quot;Ssebugere&quot;,&quot;given&quot;:&quot;Patrick&quot;,&quot;parse-names&quot;:false,&quot;dropping-particle&quot;:&quot;&quot;,&quot;non-dropping-particle&quot;:&quot;&quot;},{&quot;family&quot;:&quot;Tumwine&quot;,&quot;given&quot;:&quot;Amanda Agnes&quot;,&quot;parse-names&quot;:false,&quot;dropping-particle&quot;:&quot;&quot;,&quot;non-dropping-particle&quot;:&quot;&quot;},{&quot;family&quot;:&quot;Namayanja&quot;,&quot;given&quot;:&quot;Monica&quot;,&quot;parse-names&quot;:false,&quot;dropping-particle&quot;:&quot;&quot;,&quot;non-dropping-particle&quot;:&quot;&quot;}],&quot;container-title&quot;:&quot;BMC infectious diseases&quot;,&quot;accessed&quot;:{&quot;date-parts&quot;:[[2024,5,15]]},&quot;DOI&quot;:&quot;10.1186/S12879-023-08854-0&quot;,&quot;ISSN&quot;:&quot;1471-2334&quot;,&quot;PMID&quot;:&quot;38057707&quot;,&quot;URL&quot;:&quot;https://pubmed.ncbi.nlm.nih.gov/38057707/&quot;,&quot;issued&quot;:{&quot;date-parts&quot;:[[2023,12,1]]},&quot;abstract&quot;:&quot;Every novel infection requires an assessment of the host response coupled with identification of unique biomarkers for predicting disease pathogenesis, treatment targets and diagnostic utility. Studies have exposed dysregulated inflammatory response induced by the novel severe acute respiratory syndrome coronavirus 2 (SARS-CoV-2) as significant predictor or cause of disease severity/prognosis and death. This study evaluated inflammatory biomarkers induced by SARS-CoV-2 in plasma of patients with varying disease phenotypes and healthy controls with prognostic or therapeutic potential. We stratified SARS-CoV-2 plasma samples based on disease status (asymptomatic, mild, severe, and healthy controls), as diagnosed by RT-PCR SARS-CoV-2. We used a solid phase sandwich and competitive Enzyme-Linked Immunosorbent Assay (ELISA) to measure levels of panels of immunological (IFN-γ, TNF-α, IL-6, and IL-10) and biochemical markers (Ferritin, Procalcitonin, C-Reactive Protein, Angiotensin II, Homocysteine, and D-dimer). Biomarker levels were compared across SARS-CoV-2 disease stratification. Plasma IFN-γ, TNF-α, IL-6, and IL-10 levels were significantly (P &lt; 0.05) elevated in the severe SARS-CoV-2 patients as compared to mild, asymptomatic, and healthy controls. Ferritin, Homocysteine, and D-dimer plasma levels were significantly elevated in severe cases over asymptomatic and healthy controls. Plasma C-reactive protein and Angiotensin II levels were significantly (P &lt; 0.05) higher in mild than severe cases and healthy controls. Plasma Procalcitonin levels were significantly higher in asymptomatic than in mild, severe cases and healthy controls. Our study demonstrates the role of host inflammatory biomarkers in modulating the pathogenesis of COVID-19. The study proposes a number of potential biomarkers that could be explored as SARS-CoV-2 treatment targets and possible prognostic predictors for a severe outcome. The comprehensive analysis of prognostic biomarkers may contribute to the evidence-based management of COVID-19 patients.&quot;,&quot;publisher&quot;:&quot;BMC Infect Dis&quot;,&quot;issue&quot;:&quot;1&quot;,&quot;volume&quot;:&quot;23&quot;,&quot;container-title-short&quot;:&quot;BMC Infect Dis&quot;},&quot;isTemporary&quot;:false}]},{&quot;citationID&quot;:&quot;MENDELEY_CITATION_a6bdc8bb-bbe3-4846-8cbb-52f0df2ef6ad&quot;,&quot;properties&quot;:{&quot;noteIndex&quot;:0},&quot;isEdited&quot;:false,&quot;manualOverride&quot;:{&quot;isManuallyOverridden&quot;:false,&quot;citeprocText&quot;:&quot;[37]&quot;,&quot;manualOverrideText&quot;:&quot;&quot;},&quot;citationTag&quot;:&quot;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&quot;,&quot;citationItems&quot;:[{&quot;id&quot;:&quot;79e5a98a-a0f2-32bf-a22d-aa15ccc9224c&quot;,&quot;itemData&quot;:{&quot;type&quot;:&quot;article-journal&quot;,&quot;id&quot;:&quot;79e5a98a-a0f2-32bf-a22d-aa15ccc9224c&quot;,&quot;title&quot;:&quot;Distinct clinical and immunological profiles of patients with evidence of SARS-CoV-2 infection in sub-Saharan Africa&quot;,&quot;author&quot;:[{&quot;family&quot;:&quot;Morton&quot;,&quot;given&quot;:&quot;Ben&quot;,&quot;parse-names&quot;:false,&quot;dropping-particle&quot;:&quot;&quot;,&quot;non-dropping-particle&quot;:&quot;&quot;},{&quot;family&quot;:&quot;Barnes&quot;,&quot;given&quot;:&quot;Kayla G.&quot;,&quot;parse-names&quot;:false,&quot;dropping-particle&quot;:&quot;&quot;,&quot;non-dropping-particle&quot;:&quot;&quot;},{&quot;family&quot;:&quot;Anscombe&quot;,&quot;given&quot;:&quot;Catherine&quot;,&quot;parse-names&quot;:false,&quot;dropping-particle&quot;:&quot;&quot;,&quot;non-dropping-particle&quot;:&quot;&quot;},{&quot;family&quot;:&quot;Jere&quot;,&quot;given&quot;:&quot;Khuzwayo&quot;,&quot;parse-names&quot;:false,&quot;dropping-particle&quot;:&quot;&quot;,&quot;non-dropping-particle&quot;:&quot;&quot;},{&quot;family&quot;:&quot;Matambo&quot;,&quot;given&quot;:&quot;Prisca&quot;,&quot;parse-names&quot;:false,&quot;dropping-particle&quot;:&quot;&quot;,&quot;non-dropping-particle&quot;:&quot;&quot;},{&quot;family&quot;:&quot;Mandolo&quot;,&quot;given&quot;:&quot;Jonathan&quot;,&quot;parse-names&quot;:false,&quot;dropping-particle&quot;:&quot;&quot;,&quot;non-dropping-particle&quot;:&quot;&quot;},{&quot;family&quot;:&quot;Kamng’ona&quot;,&quot;given&quot;:&quot;Raphael&quot;,&quot;parse-names&quot;:false,&quot;dropping-particle&quot;:&quot;&quot;,&quot;non-dropping-particle&quot;:&quot;&quot;},{&quot;family&quot;:&quot;Brown&quot;,&quot;given&quot;:&quot;Comfort&quot;,&quot;parse-names&quot;:false,&quot;dropping-particle&quot;:&quot;&quot;,&quot;non-dropping-particle&quot;:&quot;&quot;},{&quot;family&quot;:&quot;Nyirenda&quot;,&quot;given&quot;:&quot;James&quot;,&quot;parse-names&quot;:false,&quot;dropping-particle&quot;:&quot;&quot;,&quot;non-dropping-particle&quot;:&quot;&quot;},{&quot;family&quot;:&quot;Phiri&quot;,&quot;given&quot;:&quot;Tamara&quot;,&quot;parse-names&quot;:false,&quot;dropping-particle&quot;:&quot;&quot;,&quot;non-dropping-particle&quot;:&quot;&quot;},{&quot;family&quot;:&quot;Banda&quot;,&quot;given&quot;:&quot;Ndaziona P.&quot;,&quot;parse-names&quot;:false,&quot;dropping-particle&quot;:&quot;&quot;,&quot;non-dropping-particle&quot;:&quot;&quot;},{&quot;family&quot;:&quot;Veer&quot;,&quot;given&quot;:&quot;Charlotte&quot;,&quot;parse-names&quot;:false,&quot;dropping-particle&quot;:&quot;&quot;,&quot;non-dropping-particle&quot;:&quot;Van Der&quot;},{&quot;family&quot;:&quot;Mndolo&quot;,&quot;given&quot;:&quot;Kwazizira S.&quot;,&quot;parse-names&quot;:false,&quot;dropping-particle&quot;:&quot;&quot;,&quot;non-dropping-particle&quot;:&quot;&quot;},{&quot;family&quot;:&quot;Mponda&quot;,&quot;given&quot;:&quot;Kelvin&quot;,&quot;parse-names&quot;:false,&quot;dropping-particle&quot;:&quot;&quot;,&quot;non-dropping-particle&quot;:&quot;&quot;},{&quot;family&quot;:&quot;Rylance&quot;,&quot;given&quot;:&quot;Jamie&quot;,&quot;parse-names&quot;:false,&quot;dropping-particle&quot;:&quot;&quot;,&quot;non-dropping-particle&quot;:&quot;&quot;},{&quot;family&quot;:&quot;Phiri&quot;,&quot;given&quot;:&quot;Chimota&quot;,&quot;parse-names&quot;:false,&quot;dropping-particle&quot;:&quot;&quot;,&quot;non-dropping-particle&quot;:&quot;&quot;},{&quot;family&quot;:&quot;Mallewa&quot;,&quot;given&quot;:&quot;Jane&quot;,&quot;parse-names&quot;:false,&quot;dropping-particle&quot;:&quot;&quot;,&quot;non-dropping-particle&quot;:&quot;&quot;},{&quot;family&quot;:&quot;Nyirenda&quot;,&quot;given&quot;:&quot;Mulinda&quot;,&quot;parse-names&quot;:false,&quot;dropping-particle&quot;:&quot;&quot;,&quot;non-dropping-particle&quot;:&quot;&quot;},{&quot;family&quot;:&quot;Katha&quot;,&quot;given&quot;:&quot;Grace&quot;,&quot;parse-names&quot;:false,&quot;dropping-particle&quot;:&quot;&quot;,&quot;non-dropping-particle&quot;:&quot;&quot;},{&quot;family&quot;:&quot;Kambiya&quot;,&quot;given&quot;:&quot;Paul&quot;,&quot;parse-names&quot;:false,&quot;dropping-particle&quot;:&quot;&quot;,&quot;non-dropping-particle&quot;:&quot;&quot;},{&quot;family&quot;:&quot;Jafali&quot;,&quot;given&quot;:&quot;James&quot;,&quot;parse-names&quot;:false,&quot;dropping-particle&quot;:&quot;&quot;,&quot;non-dropping-particle&quot;:&quot;&quot;},{&quot;family&quot;:&quot;Mwandumba&quot;,&quot;given&quot;:&quot;Henry C.&quot;,&quot;parse-names&quot;:false,&quot;dropping-particle&quot;:&quot;&quot;,&quot;non-dropping-particle&quot;:&quot;&quot;},{&quot;family&quot;:&quot;Gordon&quot;,&quot;given&quot;:&quot;Stephen B.&quot;,&quot;parse-names&quot;:false,&quot;dropping-particle&quot;:&quot;&quot;,&quot;non-dropping-particle&quot;:&quot;&quot;},{&quot;family&quot;:&quot;Cornick&quot;,&quot;given&quot;:&quot;Jennifer&quot;,&quot;parse-names&quot;:false,&quot;dropping-particle&quot;:&quot;&quot;,&quot;non-dropping-particle&quot;:&quot;&quot;},{&quot;family&quot;:&quot;Jambo&quot;,&quot;given&quot;:&quot;Kondwani C.&quot;,&quot;parse-names&quot;:false,&quot;dropping-particle&quot;:&quot;&quot;,&quot;non-dropping-particle&quot;:&quot;&quot;},{&quot;family&quot;:&quot;Phulusa&quot;,&quot;given&quot;:&quot;Jacob&quot;,&quot;parse-names&quot;:false,&quot;dropping-particle&quot;:&quot;&quot;,&quot;non-dropping-particle&quot;:&quot;&quot;},{&quot;family&quot;:&quot;Mkandawire&quot;,&quot;given&quot;:&quot;Mercy&quot;,&quot;parse-names&quot;:false,&quot;dropping-particle&quot;:&quot;&quot;,&quot;non-dropping-particle&quot;:&quot;&quot;},{&quot;family&quot;:&quot;Kaimba&quot;,&quot;given&quot;:&quot;Sylvester&quot;,&quot;parse-names&quot;:false,&quot;dropping-particle&quot;:&quot;&quot;,&quot;non-dropping-particle&quot;:&quot;&quot;},{&quot;family&quot;:&quot;Thole&quot;,&quot;given&quot;:&quot;Herbert&quot;,&quot;parse-names&quot;:false,&quot;dropping-particle&quot;:&quot;&quot;,&quot;non-dropping-particle&quot;:&quot;&quot;},{&quot;family&quot;:&quot;Nthala&quot;,&quot;given&quot;:&quot;Sharon&quot;,&quot;parse-names&quot;:false,&quot;dropping-particle&quot;:&quot;&quot;,&quot;non-dropping-particle&quot;:&quot;&quot;},{&quot;family&quot;:&quot;Nsomba&quot;,&quot;given&quot;:&quot;Edna&quot;,&quot;parse-names&quot;:false,&quot;dropping-particle&quot;:&quot;&quot;,&quot;non-dropping-particle&quot;:&quot;&quot;},{&quot;family&quot;:&quot;Keyala&quot;,&quot;given&quot;:&quot;Lucy&quot;,&quot;parse-names&quot;:false,&quot;dropping-particle&quot;:&quot;&quot;,&quot;non-dropping-particle&quot;:&quot;&quot;},{&quot;family&quot;:&quot;Mandala&quot;,&quot;given&quot;:&quot;Peter&quot;,&quot;parse-names&quot;:false,&quot;dropping-particle&quot;:&quot;&quot;,&quot;non-dropping-particle&quot;:&quot;&quot;},{&quot;family&quot;:&quot;Chinoko&quot;,&quot;given&quot;:&quot;Beatrice&quot;,&quot;parse-names&quot;:false,&quot;dropping-particle&quot;:&quot;&quot;,&quot;non-dropping-particle&quot;:&quot;&quot;},{&quot;family&quot;:&quot;Kaudzu&quot;,&quot;given&quot;:&quot;Vella&quot;,&quot;parse-names&quot;:false,&quot;dropping-particle&quot;:&quot;&quot;,&quot;non-dropping-particle&quot;:&quot;&quot;},{&quot;family&quot;:&quot;Sichone&quot;,&quot;given&quot;:&quot;Simon&quot;,&quot;parse-names&quot;:false,&quot;dropping-particle&quot;:&quot;&quot;,&quot;non-dropping-particle&quot;:&quot;&quot;},{&quot;family&quot;:&quot;Ahmadu&quot;,&quot;given&quot;:&quot;Ajisa&quot;,&quot;parse-names&quot;:false,&quot;dropping-particle&quot;:&quot;&quot;,&quot;non-dropping-particle&quot;:&quot;&quot;},{&quot;family&quot;:&quot;Kanjewa&quot;,&quot;given&quot;:&quot;Oscar&quot;,&quot;parse-names&quot;:false,&quot;dropping-particle&quot;:&quot;&quot;,&quot;non-dropping-particle&quot;:&quot;&quot;},{&quot;family&quot;:&quot;Nyasulu&quot;,&quot;given&quot;:&quot;Vita&quot;,&quot;parse-names&quot;:false,&quot;dropping-particle&quot;:&quot;&quot;,&quot;non-dropping-particle&quot;:&quot;&quot;},{&quot;family&quot;:&quot;Chinyama&quot;,&quot;given&quot;:&quot;End&quot;,&quot;parse-names&quot;:false,&quot;dropping-particle&quot;:&quot;&quot;,&quot;non-dropping-particle&quot;:&quot;&quot;},{&quot;family&quot;:&quot;Zuza&quot;,&quot;given&quot;:&quot;Allan&quot;,&quot;parse-names&quot;:false,&quot;dropping-particle&quot;:&quot;&quot;,&quot;non-dropping-particle&quot;:&quot;&quot;},{&quot;family&quot;:&quot;Denis&quot;,&quot;given&quot;:&quot;Brigitte&quot;,&quot;parse-names&quot;:false,&quot;dropping-particle&quot;:&quot;&quot;,&quot;non-dropping-particle&quot;:&quot;&quot;},{&quot;family&quot;:&quot;Mhango&quot;,&quot;given&quot;:&quot;Chimwemwe&quot;,&quot;parse-names&quot;:false,&quot;dropping-particle&quot;:&quot;&quot;,&quot;non-dropping-particle&quot;:&quot;&quot;},{&quot;family&quot;:&quot;Lakudzala&quot;,&quot;given&quot;:&quot;Agness&quot;,&quot;parse-names&quot;:false,&quot;dropping-particle&quot;:&quot;&quot;,&quot;non-dropping-particle&quot;:&quot;&quot;},{&quot;family&quot;:&quot;Chaponda&quot;,&quot;given&quot;:&quot;Mphatso&quot;,&quot;parse-names&quot;:false,&quot;dropping-particle&quot;:&quot;&quot;,&quot;non-dropping-particle&quot;:&quot;&quot;},{&quot;family&quot;:&quot;Mwenechanya&quot;,&quot;given&quot;:&quot;Percy&quot;,&quot;parse-names&quot;:false,&quot;dropping-particle&quot;:&quot;&quot;,&quot;non-dropping-particle&quot;:&quot;&quot;},{&quot;family&quot;:&quot;Chirombo&quot;,&quot;given&quot;:&quot;James&quot;,&quot;parse-names&quot;:false,&quot;dropping-particle&quot;:&quot;&quot;,&quot;non-dropping-particle&quot;:&quot;&quot;},{&quot;family&quot;:&quot;Masesa&quot;,&quot;given&quot;:&quot;Clemens&quot;,&quot;parse-names&quot;:false,&quot;dropping-particle&quot;:&quot;&quot;,&quot;non-dropping-particle&quot;:&quot;&quot;},{&quot;family&quot;:&quot;Gondwe&quot;,&quot;given&quot;:&quot;Joel&quot;,&quot;parse-names&quot;:false,&quot;dropping-particle&quot;:&quot;&quot;,&quot;non-dropping-particle&quot;:&quot;&quot;},{&quot;family&quot;:&quot;Tembo&quot;,&quot;given&quot;:&quot;Dumizulu&quot;,&quot;parse-names&quot;:false,&quot;dropping-particle&quot;:&quot;&quot;,&quot;non-dropping-particle&quot;:&quot;&quot;},{&quot;family&quot;:&quot;Storey&quot;,&quot;given&quot;:&quot;Evance&quot;,&quot;parse-names&quot;:false,&quot;dropping-particle&quot;:&quot;&quot;,&quot;non-dropping-particle&quot;:&quot;&quot;},{&quot;family&quot;:&quot;Bondera&quot;,&quot;given&quot;:&quot;Nedson&quot;,&quot;parse-names&quot;:false,&quot;dropping-particle&quot;:&quot;&quot;,&quot;non-dropping-particle&quot;:&quot;&quot;},{&quot;family&quot;:&quot;Matchado&quot;,&quot;given&quot;:&quot;Danford&quot;,&quot;parse-names&quot;:false,&quot;dropping-particle&quot;:&quot;&quot;,&quot;non-dropping-particle&quot;:&quot;&quot;},{&quot;family&quot;:&quot;Chande&quot;,&quot;given&quot;:&quot;Adams&quot;,&quot;parse-names&quot;:false,&quot;dropping-particle&quot;:&quot;&quot;,&quot;non-dropping-particle&quot;:&quot;&quot;},{&quot;family&quot;:&quot;Chingota&quot;,&quot;given&quot;:&quot;Arthur&quot;,&quot;parse-names&quot;:false,&quot;dropping-particle&quot;:&quot;&quot;,&quot;non-dropping-particle&quot;:&quot;&quot;},{&quot;family&quot;:&quot;Ntwea&quot;,&quot;given&quot;:&quot;Chimenya&quot;,&quot;parse-names&quot;:false,&quot;dropping-particle&quot;:&quot;&quot;,&quot;non-dropping-particle&quot;:&quot;&quot;},{&quot;family&quot;:&quot;Mkandawire&quot;,&quot;given&quot;:&quot;Langford&quot;,&quot;parse-names&quot;:false,&quot;dropping-particle&quot;:&quot;&quot;,&quot;non-dropping-particle&quot;:&quot;&quot;},{&quot;family&quot;:&quot;Lissauer&quot;,&quot;given&quot;:&quot;Samantha&quot;,&quot;parse-names&quot;:false,&quot;dropping-particle&quot;:&quot;&quot;,&quot;non-dropping-particle&quot;:&quot;&quot;},{&quot;family&quot;:&quot;Freyne&quot;,&quot;given&quot;:&quot;Bridget&quot;,&quot;parse-names&quot;:false,&quot;dropping-particle&quot;:&quot;&quot;,&quot;non-dropping-particle&quot;:&quot;&quot;},{&quot;family&quot;:&quot;Gmeiner&quot;,&quot;given&quot;:&quot;Markus&quot;,&quot;parse-names&quot;:false,&quot;dropping-particle&quot;:&quot;&quot;,&quot;non-dropping-particle&quot;:&quot;&quot;},{&quot;family&quot;:&quot;MacPherson&quot;,&quot;given&quot;:&quot;Peter&quot;,&quot;parse-names&quot;:false,&quot;dropping-particle&quot;:&quot;&quot;,&quot;non-dropping-particle&quot;:&quot;&quot;},{&quot;family&quot;:&quot;Tam&quot;,&quot;given&quot;:&quot;Pui Ying Iroh&quot;,&quot;parse-names&quot;:false,&quot;dropping-particle&quot;:&quot;&quot;,&quot;non-dropping-particle&quot;:&quot;&quot;},{&quot;family&quot;:&quot;Mvaya&quot;,&quot;given&quot;:&quot;Leonard&quot;,&quot;parse-names&quot;:false,&quot;dropping-particle&quot;:&quot;&quot;,&quot;non-dropping-particle&quot;:&quot;&quot;},{&quot;family&quot;:&quot;Henrion&quot;,&quot;given&quot;:&quot;Marc Y.R.&quot;,&quot;parse-names&quot;:false,&quot;dropping-particle&quot;:&quot;&quot;,&quot;non-dropping-particle&quot;:&quot;&quot;},{&quot;family&quot;:&quot;Swarthout&quot;,&quot;given&quot;:&quot;Todd D.&quot;,&quot;parse-names&quot;:false,&quot;dropping-particle&quot;:&quot;&quot;,&quot;non-dropping-particle&quot;:&quot;&quot;}],&quot;container-title&quot;:&quot;Nature Communications 2021 12:1&quot;,&quot;accessed&quot;:{&quot;date-parts&quot;:[[2024,5,14]]},&quot;DOI&quot;:&quot;10.1038/s41467-021-23267-w&quot;,&quot;ISSN&quot;:&quot;2041-1723&quot;,&quot;PMID&quot;:&quot;34117221&quot;,&quot;URL&quot;:&quot;https://www.nature.com/articles/s41467-021-23267-w&quot;,&quot;issued&quot;:{&quot;date-parts&quot;:[[2021,6,11]]},&quot;page&quot;:&quot;1-12&quot;,&quot;abstract&quot;:&quot;Although the COVID-19 pandemic has left no country untouched there has been limited research to understand clinical and immunological responses in African populations. Here we characterise patients hospitalised with suspected (PCR-negative/IgG-positive) or confirmed (PCR-positive) COVID-19, and healthy community controls (PCR-negative/IgG-negative). PCR-positive COVID-19 participants were more likely to receive dexamethasone and a beta-lactam antibiotic, and survive to hospital discharge than PCR-negative/IgG-positive and PCR-negative/IgG-negative participants. PCR-negative/IgG-positive participants exhibited a nasal and systemic cytokine signature analogous to PCR-positive COVID-19 participants, predominated by chemokines and neutrophils and distinct from PCR-negative/IgG-negative participants. PCR-negative/IgG-positive participants had increased propensity for Staphylococcus aureus and Streptococcus pneumoniae colonisation. PCR-negative/IgG-positive individuals with high COVID-19 clinical suspicion had inflammatory profiles analogous to PCR-confirmed disease and potentially represent a target population for COVID-19 treatment strategies. Clinical management of COVID-19 in resource-poor settings has distinct challenges and detailed patient characterisation is needed. Here, the authors describe the clinical and immunological profiles of patients at a hospital in Malawi with confirmed and suspected COVID-19.&quot;,&quot;publisher&quot;:&quot;Nature Publishing Group&quot;,&quot;issue&quot;:&quot;1&quot;,&quot;volume&quot;:&quot;12&quot;,&quot;container-title-short&quot;:&quot;&quot;},&quot;isTemporary&quot;:false}]},{&quot;citationID&quot;:&quot;MENDELEY_CITATION_5d222937-633d-496f-8988-c637f74333fa&quot;,&quot;properties&quot;:{&quot;noteIndex&quot;:0},&quot;isEdited&quot;:false,&quot;manualOverride&quot;:{&quot;isManuallyOverridden&quot;:false,&quot;citeprocText&quot;:&quot;[10,14,17,26,27,38,39]&quot;,&quot;manualOverrideText&quot;:&quot;&quot;},&quot;citationTag&quot;:&quot;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b3BwZSIsImdpdmVuIjoiTGlzYSBLLiIsInBhcnNlLW5hbWVzIjpmYWxzZSwiZHJvcHBpbmctcGFydGljbGUiOiIiLCJub24tZHJvcHBpbmctcGFydGljbGUiOiIifSx7ImZhbWlseSI6IlBlw7FhIiwiZ2l2ZW4iOiJQaG9lYmUgQi4iLCJwYXJzZS1uYW1lcyI6ZmFsc2UsImRyb3BwaW5nLXBhcnRpY2xlIjoiIiwibm9uLWRyb3BwaW5nLXBhcnRpY2xlIjoiIn0seyJmYW1pbHkiOiJQcml2YXR0IiwiZ2l2ZW4iOiJTYXJhIFIuIiwicGFyc2UtbmFtZXMiOmZhbHNlLCJkcm9wcGluZy1wYXJ0aWNsZSI6IiIsIm5vbi1kcm9wcGluZy1wYXJ0aWNsZSI6IiJ9LHsiZmFtaWx5IjoiQmVubmV0dCIsImdpdmVuIjoiU3lkbmV5IEo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&quot;,&quot;citationItems&quot;:[{&quot;id&quot;:&quot;4ea75e8e-7986-3393-9110-4ec1ce57eefd&quot;,&quot;itemData&quot;:{&quot;type&quot;:&quot;article-journal&quot;,&quot;id&quot;:&quot;4ea75e8e-7986-3393-9110-4ec1ce57eefd&quot;,&quot;title&quot;:&quot;Rapid, early, and potent Spike-directed IgG, IgM, and IgA distinguish asymptomatic from mildly symptomatic COVID-19 in Uganda, with IgG persisting for 28 months&quot;,&quot;author&quot;:[{&quot;family&quot;:&quot;Serwanga&quot;,&quot;given&quot;:&quot;Jennifer&quot;,&quot;parse-names&quot;:false,&quot;dropping-particle&quot;:&quot;&quot;,&quot;non-dropping-particle&quot;:&quot;&quot;},{&quot;family&quot;:&quot;Ankunda&quot;,&quot;given&quot;:&quot;Violet&quot;,&quot;parse-names&quot;:false,&quot;dropping-particle&quot;:&quot;&quot;,&quot;non-dropping-particle&quot;:&quot;&quot;},{&quot;family&quot;:&quot;Sembera&quot;,&quot;given&quot;:&quot;Jackson&quot;,&quot;parse-names&quot;:false,&quot;dropping-particle&quot;:&quot;&quot;,&quot;non-dropping-particle&quot;:&quot;&quot;},{&quot;family&quot;:&quot;Kato&quot;,&quot;given&quot;:&quot;Laban&quot;,&quot;parse-names&quot;:false,&quot;dropping-particle&quot;:&quot;&quot;,&quot;non-dropping-particle&quot;:&quot;&quot;},{&quot;family&quot;:&quot;Oluka&quot;,&quot;given&quot;:&quot;Gerald Kevi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Kayiwa&quot;,&quot;given&quot;:&quot;John&quot;,&quot;parse-names&quot;:false,&quot;dropping-particle&quot;:&quot;&quot;,&quot;non-dropping-particle&quot;:&quot;&quot;},{&quot;family&quot;:&quot;Auma&quot;,&quot;given&quot;:&quot;Betty Oliver&quot;,&quot;parse-names&quot;:false,&quot;dropping-particle&quot;:&quot;&quot;,&quot;non-dropping-particle&quot;:&quot;&quot;},{&quot;family&quot;:&quot;Jjuuko&quot;,&quot;given&quot;:&quot;Mark&quot;,&quot;parse-names&quot;:false,&quot;dropping-particle&quot;:&quot;&quot;,&quot;non-dropping-particle&quot;:&quot;&quot;},{&quot;family&quot;:&quot;Nsereko&quot;,&quot;given&quot;:&quot;Christopher&quot;,&quot;parse-names&quot;:false,&quot;dropping-particle&quot;:&quot;&quot;,&quot;non-dropping-particle&quot;:&quot;&quot;},{&quot;family&quot;:&quot;Cotten&quot;,&quot;given&quot;:&quot;Matthew&quot;,&quot;parse-names&quot;:false,&quot;dropping-particle&quot;:&quot;&quot;,&quot;non-dropping-particle&quot;:&quot;&quot;},{&quot;family&quot;:&quot;Onyachi&quot;,&quot;given&quot;:&quot;Nathan&quot;,&quot;parse-names&quot;:false,&quot;dropping-particle&quot;:&quot;&quot;,&quot;non-dropping-particle&quot;:&quot;&quot;},{&quot;family&quot;:&quot;Muwanga&quot;,&quot;given&quot;:&quot;Moses&quot;,&quot;parse-names&quot;:false,&quot;dropping-particle&quot;:&quot;&quot;,&quot;non-dropping-particle&quot;:&quot;&quot;},{&quot;family&quot;:&quot;Lutalo&quot;,&quot;given&quot;:&quot;Tom&quot;,&quot;parse-names&quot;:false,&quot;dropping-particle&quot;:&quot;&quot;,&quot;non-dropping-particle&quot;:&quot;&quot;},{&quot;family&quot;:&quot;Fox&quot;,&quot;given&quot;:&quot;Julie&quot;,&quot;parse-names&quot;:false,&quot;dropping-particle&quot;:&quot;&quot;,&quot;non-dropping-particle&quot;:&quot;&quot;},{&quot;family&quot;:&quot;Musenero&quot;,&quot;given&quot;:&quot;Monica&quot;,&quot;parse-names&quot;:false,&quot;dropping-particle&quot;:&quot;&quot;,&quot;non-dropping-particle&quot;:&quot;&quot;},{&quot;family&quot;:&quot;Kaleebu&quot;,&quot;given&quot;:&quot;Pontiano&quot;,&quot;parse-names&quot;:false,&quot;dropping-particle&quot;:&quot;&quot;,&quot;non-dropping-particle&quot;:&quot;&quot;}],&quot;container-title&quot;:&quot;Frontiers in immunology&quot;,&quot;container-title-short&quot;:&quot;Front Immunol&quot;,&quot;accessed&quot;:{&quot;date-parts&quot;:[[2024,10,5]]},&quot;DOI&quot;:&quot;10.3389/FIMMU.2023.1152522&quot;,&quot;ISSN&quot;:&quot;1664-3224&quot;,&quot;PMID&quot;:&quot;37006272&quot;,&quot;URL&quot;:&quot;https://pubmed.ncbi.nlm.nih.gov/37006272/&quot;,&quot;issued&quot;:{&quot;date-parts&quot;:[[2023]]},&quot;abstract&quot;:&quot;Introduction: Understanding how spike (S)-, nucleoprotein (N)-, and RBD-directed antibody responses evolved in mild and asymptomatic COVID-19 in Africa and their interactions with SARS-CoV-2 might inform development of targeted treatments and vaccines. Methods: Here, we used a validated indirect in-house ELISA to characterise development and persistence of S- and N-directed IgG, IgM, and IgA antibody responses for 2430 SARS-CoV-2 rt-PCR-diagnosed Ugandan specimens from 320 mild and asymptomatic COVID-19 cases, 50 uninfected contacts, and 54 uninfected non-contacts collected weekly for one month, then monthly for 28 months. Results: During acute infection, asymptomatic patients mounted a faster and more robust spike-directed IgG, IgM, and IgA response than those with mild symptoms (Wilcoxon rank test, p-values 0.046, 0.053, and 0.057); this was more pronounced in males than females. Spike IgG antibodies peaked between 25 and 37 days (86.46; IQR 29.47-242.56 BAU/ml), were significantly higher and more durable than N- and RBD IgG antibodies and lasted for 28 months. Anti-spike seroconversion rates consistently exceeded RBD and nucleoprotein rates. Spike- and RBD-directed IgG antibodies were positively correlated until 14 months (Spearman’s rank correlation test, p-values 0.0001 to 0.05), although RBD diminished faster. Significant anti-spike immunity persisted without RBD. 64% and 59% of PCR-negative, non-infected non-contacts and suspects, exhibited baseline SARS-CoV-2 N-IgM serological cross-reactivity, suggesting undetected exposure or abortive infection. N-IgG levels waned after 787 days, while N-IgM levels remained undetectable throughout. Discussion: Lower N-IgG seroconversion rates and the absence of N-IgM indicate that these markers substantially underestimate the prior exposure rates. Our findings provide insights into the development of S-directed antibody responses in mild and asymptomatic infections, with varying degrees of symptoms eliciting distinct immune responses, suggesting distinct pathogenic pathways. These longer-lasting data inform vaccine design, boosting strategies, and surveillance efforts in this and comparable settings.&quot;,&quot;publisher&quot;:&quot;Front Immunol&quot;,&quot;volume&quot;:&quot;14&quot;},&quot;isTemporary&quot;:false},{&quot;id&quot;:&quot;a7ba8c7c-013b-3dd1-8a9b-be521c9de341&quot;,&quot;itemData&quot;:{&quot;type&quot;:&quot;article-journal&quot;,&quot;id&quot;:&quot;a7ba8c7c-013b-3dd1-8a9b-be521c9de341&quot;,&quot;title&quot;:&quot;Coronavirus Antibody Responses before COVID-19 Pandemic, Africa and Thailand&quot;,&quot;author&quot;:[{&quot;family&quot;:&quot;Li&quot;,&quot;given&quot;:&quot;Yifan&quot;,&quot;parse-names&quot;:false,&quot;dropping-particle&quot;:&quot;&quot;,&quot;non-dropping-particle&quot;:&quot;&quot;},{&quot;family&quot;:&quot;Merbah&quot;,&quot;given&quot;:&quot;Mélanie&quot;,&quot;parse-names&quot;:false,&quot;dropping-particle&quot;:&quot;&quot;,&quot;non-dropping-particle&quot;:&quot;&quot;},{&quot;family&quot;:&quot;Wollen-Roberts&quot;,&quot;given&quot;:&quot;Suzanne&quot;,&quot;parse-names&quot;:false,&quot;dropping-particle&quot;:&quot;&quot;,&quot;non-dropping-particle&quot;:&quot;&quot;},{&quot;family&quot;:&quot;Beckman&quot;,&quot;given&quot;:&quot;Bradley&quot;,&quot;parse-names&quot;:false,&quot;dropping-particle&quot;:&quot;&quot;,&quot;non-dropping-particle&quot;:&quot;&quot;},{&quot;family&quot;:&quot;Mdluli&quot;,&quot;given&quot;:&quot;Thembi&quot;,&quot;parse-names&quot;:false,&quot;dropping-particle&quot;:&quot;&quot;,&quot;non-dropping-particle&quot;:&quot;&quot;},{&quot;family&quot;:&quot;Swafford&quot;,&quot;given&quot;:&quot;Isabella&quot;,&quot;parse-names&quot;:false,&quot;dropping-particle&quot;:&quot;&quot;,&quot;non-dropping-particle&quot;:&quot;&quot;},{&quot;family&quot;:&quot;Mayer&quot;,&quot;given&quot;:&quot;Sandra&quot;,&quot;parse-names&quot;:false,&quot;dropping-particle&quot;:&quot;V.&quot;,&quot;non-dropping-particle&quot;:&quot;&quot;},{&quot;family&quot;:&quot;King&quot;,&quot;given&quot;:&quot;Jocelyn&quot;,&quot;parse-names&quot;:false,&quot;dropping-particle&quot;:&quot;&quot;,&quot;non-dropping-particle&quot;:&quot;&quot;},{&quot;family&quot;:&quot;Corbitt&quot;,&quot;given&quot;:&quot;Courtney&quot;,&quot;parse-names&quot;:false,&quot;dropping-particle&quot;:&quot;&quot;,&quot;non-dropping-particle&quot;:&quot;&quot;},{&quot;family&quot;:&quot;Currier&quot;,&quot;given&quot;:&quot;Jeffrey R.&quot;,&quot;parse-names&quot;:false,&quot;dropping-particle&quot;:&quot;&quot;,&quot;non-dropping-particle&quot;:&quot;&quot;},{&quot;family&quot;:&quot;Liu&quot;,&quot;given&quot;:&quot;Heather&quot;,&quot;parse-names&quot;:false,&quot;dropping-particle&quot;:&quot;&quot;,&quot;non-dropping-particle&quot;:&quot;&quot;},{&quot;family&quot;:&quot;Esber&quot;,&quot;given&quot;:&quot;Allahna&quot;,&quot;parse-names&quot;:false,&quot;dropping-particle&quot;:&quot;&quot;,&quot;non-dropping-particle&quot;:&quot;&quot;},{&quot;family&quot;:&quot;Pinyakorn&quot;,&quot;given&quot;:&quot;Suteeraporn&quot;,&quot;parse-names&quot;:false,&quot;dropping-particle&quot;:&quot;&quot;,&quot;non-dropping-particle&quot;:&quot;&quot;},{&quot;family&quot;:&quot;Parikh&quot;,&quot;given&quot;:&quot;Ajay&quot;,&quot;parse-names&quot;:false,&quot;dropping-particle&quot;:&quot;&quot;,&quot;non-dropping-particle&quot;:&quot;&quot;},{&quot;family&quot;:&quot;Francisco&quot;,&quot;given&quot;:&quot;Leilani&quot;,&quot;parse-names&quot;:false,&quot;dropping-particle&quot;:&quot;V.&quot;,&quot;non-dropping-particle&quot;:&quot;&quot;},{&quot;family&quot;:&quot;Phanuphak&quot;,&quot;given&quot;:&quot;Nittaya&quot;,&quot;parse-names&quot;:false,&quot;dropping-particle&quot;:&quot;&quot;,&quot;non-dropping-particle&quot;:&quot;&quot;},{&quot;family&quot;:&quot;Maswai&quot;,&quot;given&quot;:&quot;Jonah&quot;,&quot;parse-names&quot;:false,&quot;dropping-particle&quot;:&quot;&quot;,&quot;non-dropping-particle&quot;:&quot;&quot;},{&quot;family&quot;:&quot;Owuoth&quot;,&quot;given&quot;:&quot;John&quot;,&quot;parse-names&quot;:false,&quot;dropping-particle&quot;:&quot;&quot;,&quot;non-dropping-particle&quot;:&quot;&quot;},{&quot;family&quot;:&quot;Kibuuka&quot;,&quot;given&quot;:&quot;Hannah&quot;,&quot;parse-names&quot;:false,&quot;dropping-particle&quot;:&quot;&quot;,&quot;non-dropping-particle&quot;:&quot;&quot;},{&quot;family&quot;:&quot;Iroezindu&quot;,&quot;given&quot;:&quot;Michael&quot;,&quot;parse-names&quot;:false,&quot;dropping-particle&quot;:&quot;&quot;,&quot;non-dropping-particle&quot;:&quot;&quot;},{&quot;family&quot;:&quot;Bahemana&quot;,&quot;given&quot;:&quot;Emmanuel&quot;,&quot;parse-names&quot;:false,&quot;dropping-particle&quot;:&quot;&quot;,&quot;non-dropping-particle&quot;:&quot;&quot;},{&quot;family&quot;:&quot;Vasan&quot;,&quot;given&quot;:&quot;Sandhya&quot;,&quot;parse-names&quot;:false,&quot;dropping-particle&quot;:&quot;&quot;,&quot;non-dropping-particle&quot;:&quot;&quot;},{&quot;family&quot;:&quot;Ake&quot;,&quot;given&quot;:&quot;Julie A.&quot;,&quot;parse-names&quot;:false,&quot;dropping-particle&quot;:&quot;&quot;,&quot;non-dropping-particle&quot;:&quot;&quot;},{&quot;family&quot;:&quot;Modjarrad&quot;,&quot;given&quot;:&quot;Kayvon&quot;,&quot;parse-names&quot;:false,&quot;dropping-particle&quot;:&quot;&quot;,&quot;non-dropping-particle&quot;:&quot;&quot;},{&quot;family&quot;:&quot;Gromowski&quot;,&quot;given&quot;:&quot;Gregory&quot;,&quot;parse-names&quot;:false,&quot;dropping-particle&quot;:&quot;&quot;,&quot;non-dropping-particle&quot;:&quot;&quot;},{&quot;family&quot;:&quot;Paquin-Proulx&quot;,&quot;given&quot;:&quot;Dominic&quot;,&quot;parse-names&quot;:false,&quot;dropping-particle&quot;:&quot;&quot;,&quot;non-dropping-particle&quot;:&quot;&quot;},{&quot;family&quot;:&quot;Rolland&quot;,&quot;given&quot;:&quot;Morgane&quot;,&quot;parse-names&quot;:false,&quot;dropping-particle&quot;:&quot;&quot;,&quot;non-dropping-particle&quot;:&quot;&quot;}],&quot;container-title&quot;:&quot;Emerging infectious diseases&quot;,&quot;container-title-short&quot;:&quot;Emerg Infect Dis&quot;,&quot;accessed&quot;:{&quot;date-parts&quot;:[[2024,10,3]]},&quot;DOI&quot;:&quot;10.3201/EID2811.221041&quot;,&quot;ISSN&quot;:&quot;1080-6059&quot;,&quot;PMID&quot;:&quot;36220131&quot;,&quot;URL&quot;:&quot;https://pubmed.ncbi.nlm.nih.gov/36220131/&quot;,&quot;issued&quot;:{&quot;date-parts&quot;:[[2022,11,1]]},&quot;page&quot;:&quot;2214-2225&quot;,&quot;abstract&quot;:&quot;Prior immune responses to coronaviruses might affect human SARS-CoV-2 response. We screened 2,565 serum and plasma samples collected from 2013 through early 2020, before the COVID-19 pandemic began, from 2,250 persons in 4 countries in Africa (Kenya, Nigeria, Tanzania, and Uganda) and in Thailand, including persons living with HIV-1. We detected IgG responses to SARS-CoV-2 spike (S) subunit 2 protein in 1.8% of participants. Profiling against 23 coronavirus antigens revealed that responses to S, subunit 2, or subunit 1 proteins were significantly more frequent than responses to the receptor-binding domain, S-Trimer, or nucleocapsid proteins (p&lt;0.0001). We observed similar responses in persons with or without HIV-1. Among all coronavirus antigens tested, SARS-CoV-2, SARS-CoV-1, and Middle East respiratory syndrome coronavirus antibody responses were much higher in participants from Africa than in participants from Thailand (p&lt;0.01). We noted less pronounced differences for endemic coronaviruses. Serosurveys could affect vaccine and monoclonal antibody distribution across global populations.&quot;,&quot;publisher&quot;:&quot;Emerg Infect Dis&quot;,&quot;issue&quot;:&quot;11&quot;,&quot;volume&quot;:&quot;28&quot;},&quot;isTemporary&quot;:false},{&quot;id&quot;:&quot;7a91991e-e084-3595-a22f-b55a6dbef36f&quot;,&quot;itemData&quot;:{&quot;type&quot;:&quot;article-journal&quot;,&quot;id&quot;:&quot;7a91991e-e084-3595-a22f-b55a6dbef36f&quot;,&quot;title&quot;:&quot;Immunoglobulin G antibody immune response profile following infection with SARS-CoV-2 in COVID-19 Egyptian patients&quot;,&quot;author&quot;:[{&quot;family&quot;:&quot;Goda&quot;,&quot;given&quot;:&quot;Asmaa A.&quot;,&quot;parse-names&quot;:false,&quot;dropping-particle&quot;:&quot;&quot;,&quot;non-dropping-particle&quot;:&quot;&quot;},{&quot;family&quot;:&quot;Hefny&quot;,&quot;given&quot;:&quot;Hesham M.&quot;,&quot;parse-names&quot;:false,&quot;dropping-particle&quot;:&quot;&quot;,&quot;non-dropping-particle&quot;:&quot;&quot;},{&quot;family&quot;:&quot;Esmaeel&quot;,&quot;given&quot;:&quot;Hend M.&quot;,&quot;parse-names&quot;:false,&quot;dropping-particle&quot;:&quot;&quot;,&quot;non-dropping-particle&quot;:&quot;&quot;},{&quot;family&quot;:&quot;Fattouh&quot;,&quot;given&quot;:&quot;Mona&quot;,&quot;parse-names&quot;:false,&quot;dropping-particle&quot;:&quot;&quot;,&quot;non-dropping-particle&quot;:&quot;&quot;},{&quot;family&quot;:&quot;Abu Al Fadl&quot;,&quot;given&quot;:&quot;Esam M.&quot;,&quot;parse-names&quot;:false,&quot;dropping-particle&quot;:&quot;&quot;,&quot;non-dropping-particle&quot;:&quot;&quot;},{&quot;family&quot;:&quot;Khalifa&quot;,&quot;given&quot;:&quot;Amal&quot;,&quot;parse-names&quot;:false,&quot;dropping-particle&quot;:&quot;&quot;,&quot;non-dropping-particle&quot;:&quot;&quot;},{&quot;family&quot;:&quot;Meghezel&quot;,&quot;given&quot;:&quot;El Zahraa M.&quot;,&quot;parse-names&quot;:false,&quot;dropping-particle&quot;:&quot;&quot;,&quot;non-dropping-particle&quot;:&quot;&quot;},{&quot;family&quot;:&quot;Mohammed&quot;,&quot;given&quot;:&quot;Nesreen A.&quot;,&quot;parse-names&quot;:false,&quot;dropping-particle&quot;:&quot;&quot;,&quot;non-dropping-particle&quot;:&quot;&quot;},{&quot;family&quot;:&quot;Ali&quot;,&quot;given&quot;:&quot;Amal H.&quot;,&quot;parse-names&quot;:false,&quot;dropping-particle&quot;:&quot;&quot;,&quot;non-dropping-particle&quot;:&quot;&quot;}],&quot;container-title&quot;:&quot;The Egyptian journal of immunology&quot;,&quot;container-title-short&quot;:&quot;Egypt J Immunol&quot;,&quot;accessed&quot;:{&quot;date-parts&quot;:[[2024,10,5]]},&quot;DOI&quot;:&quot;10.55133/eji.300106&quot;,&quot;ISSN&quot;:&quot;1110-4902&quot;,&quot;PMID&quot;:&quot;36591958&quot;,&quot;URL&quot;:&quot;https://pubmed.ncbi.nlm.nih.gov/36591958/&quot;,&quot;issued&quot;:{&quot;date-parts&quot;:[[2023,1,1]]},&quot;page&quot;:&quot;49-56&quot;,&quot;abstract&quot;:&quot;This study aimed to report the dynamic profile of IgG-specific antibodies to SARS-CoV-2 infection for 6 months after infection. We conducted a prospective study, recruited 33 recently confirmed covid -19 patients and collected 6 samples from each patient. The first samples were collected one month from the start of symptoms and subsequent samples collected at 30 days interval. We measured the IgG by chemiluminescent immunoassay (CLIA). According to the disease severity, patients were categorized as asymptomatic 4 (12.1%), mild 14 (42,4%), moderate 9 (27.3%), and severe 6 (18.2%). Patients were 12 (35.3%) females and 21 (64.7%) males. The mean IgG levels maintained a high level till the second month (92.81 ± 110.15 AU/ml) from the onset of symptoms followed by a gradual decrease till the sixth month after infection (17.42 ± 22.61 AU/ml). The patients with severe symptoms significantly exhibited the highest IgG levels, reached the highest level (mean=237.44 ± 164.13 AU/ml) at the second month. While the lowest levels were detected among the asymptomatic patients (mean= 3.04 ± 2.94 AU/ml) at the second month. Older age correlated with higher IgG antibody level (r= 0.350 p=0.046); however, sex was not related to IgG level. In conclusion, Symptomatic COVID-19 disease is followed by protective immunity for more than 6 months. Immunity in asymptomatic patients is low and fades rapidly than symptomatic cases. Patients with severe disease had significantly higher IgG levels compared to mild, moderate, or asymptomatic patients.&quot;,&quot;publisher&quot;:&quot;Egypt J Immunol&quot;,&quot;issue&quot;:&quot;1&quot;,&quot;volume&quot;:&quot;30&quot;},&quot;isTemporary&quot;:false},{&quot;id&quot;:&quot;8a0ca73c-a769-3763-bda4-d1e7051fa975&quot;,&quot;itemData&quot;:{&quot;type&quot;:&quot;article-journal&quot;,&quot;id&quot;:&quot;8a0ca73c-a769-3763-bda4-d1e7051fa975&quot;,&quot;title&quot;:&quot;Dynamics of SARS-CoV-2 antibodies after natural infection: insights from a study on Pasteur Institute of Tunis employees&quot;,&quot;author&quot;:[{&quot;family&quot;:&quot;Cherif&quot;,&quot;given&quot;:&quot;Ines&quot;,&quot;parse-names&quot;:false,&quot;dropping-particle&quot;:&quot;&quot;,&quot;non-dropping-particle&quot;:&quot;&quot;},{&quot;family&quot;:&quot;Kharroubi&quot;,&quot;given&quot;:&quot;Ghassen&quot;,&quot;parse-names&quot;:false,&quot;dropping-particle&quot;:&quot;&quot;,&quot;non-dropping-particle&quot;:&quot;&quot;},{&quot;family&quot;:&quot;Darragi&quot;,&quot;given&quot;:&quot;Imen&quot;,&quot;parse-names&quot;:false,&quot;dropping-particle&quot;:&quot;&quot;,&quot;non-dropping-particle&quot;:&quot;&quot;},{&quot;family&quot;:&quot;Benna&quot;,&quot;given&quot;:&quot;Soumaya&quot;,&quot;parse-names&quot;:false,&quot;dropping-particle&quot;:&quot;&quot;,&quot;non-dropping-particle&quot;:&quot;El&quot;},{&quot;family&quot;:&quot;Gharbi&quot;,&quot;given&quot;:&quot;Adel&quot;,&quot;parse-names&quot;:false,&quot;dropping-particle&quot;:&quot;&quot;,&quot;non-dropping-particle&quot;:&quot;&quot;},{&quot;family&quot;:&quot;Baccouche&quot;,&quot;given&quot;:&quot;Amor&quot;,&quot;parse-names&quot;:false,&quot;dropping-particle&quot;:&quot;&quot;,&quot;non-dropping-particle&quot;:&quot;&quot;},{&quot;family&quot;:&quot;Souissi&quot;,&quot;given&quot;:&quot;Cyrine&quot;,&quot;parse-names&quot;:false,&quot;dropping-particle&quot;:&quot;&quot;,&quot;non-dropping-particle&quot;:&quot;&quot;},{&quot;family&quot;:&quot;Bahri&quot;,&quot;given&quot;:&quot;Olfa&quot;,&quot;parse-names&quot;:false,&quot;dropping-particle&quot;:&quot;&quot;,&quot;non-dropping-particle&quot;:&quot;&quot;},{&quot;family&quot;:&quot;Ahmed&quot;,&quot;given&quot;:&quot;Melika&quot;,&quot;parse-names&quot;:false,&quot;dropping-particle&quot;:&quot;&quot;,&quot;non-dropping-particle&quot;:&quot;Ben&quot;},{&quot;family&quot;:&quot;Bettaieb&quot;,&quot;given&quot;:&quot;Jihene&quot;,&quot;parse-names&quot;:false,&quot;dropping-particle&quot;:&quot;&quot;,&quot;non-dropping-particle&quot;:&quot;&quot;}],&quot;container-title&quot;:&quot;The Libyan journal of medicine&quot;,&quot;container-title-short&quot;:&quot;Libyan J Med&quot;,&quot;accessed&quot;:{&quot;date-parts&quot;:[[2024,10,5]]},&quot;DOI&quot;:&quot;10.1080/19932820.2024.2348233&quot;,&quot;ISSN&quot;:&quot;1819-6357&quot;,&quot;PMID&quot;:&quot;38693671&quot;,&quot;URL&quot;:&quot;https://pubmed.ncbi.nlm.nih.gov/38693671/&quot;,&quot;issued&quot;:{&quot;date-parts&quot;:[[2024]]},&quot;abstract&quot;:&quot;This study aimed to assess the kinetics of antibodies against the SARS-CoV-2, following natural infection in a cohort of employees of the Institut Pasteur de Tunis (IPT) and to assess the risk of reinfection over a 12-months follow-up period. A prospective study was conducted among an open cohort of IPT employees with confirmed SARS-CoV-2 infection that were recruited between September 2020 and March 2021. Sera samples were taken at 1, 3, 6, 9 and 12 months after confirmation of COVID-19 infection and tested for SARS-CoV-2-specific immunoglobulin G (IgG) antibodies to the spike (S-RBD) protein (IgG anti-S-RBD) and for neutralizing antibodies. Participants who had an initial decline of IgG anti-S-RBD and neutralizing antibodies followed by a subsequent rise in antibody titers as well as those who tested positive for SARS-CoV-2 by RT-PCR after at least 60 days of follow up were considered as reinfected. In total, 137 individuals were included with a mean age of 44.7 ± 12.3 years and a sex-ratio (Male/Female) of 0.33. Nearly all participants (92.7%) were symptomatic, and 2.2% required hospitalization. Among the 70 participants with three or more prospective blood samples, 32.8% were reinfected among whom 11 (47.8%) reported COVID-19 like symptoms. Up to 12 months of follow up, 100% and 42.9% of participants had detectable IgG anti-S-RBD and neutralizing antibodies, respectively. This study showed that humoral immune response following COVID-19 infection may persist up to 12 months after infection despite the potential risk for reinfection that is mainly explained by the emergence of new variants.&quot;,&quot;publisher&quot;:&quot;Libyan J Med&quot;,&quot;issue&quot;:&quot;1&quot;,&quot;volume&quot;:&quot;19&quot;},&quot;isTemporary&quot;:false},{&quot;id&quot;:&quot;50f0912d-3584-35e0-a7b2-4b92fb2852d7&quot;,&quot;itemData&quot;:{&quot;type&quot;:&quot;article-journal&quot;,&quot;id&quot;:&quot;50f0912d-3584-35e0-a7b2-4b92fb2852d7&quot;,&quot;title&quot;:&quot;Serologic response to SARS-CoV-2 in an African population&quot;,&quot;author&quot;:[{&quot;family&quot;:&quot;Fai&quot;,&quot;given&quot;:&quot;Karl Njuwa&quot;,&quot;parse-names&quot;:false,&quot;dropping-particle&quot;:&quot;&quot;,&quot;non-dropping-particle&quot;:&quot;&quot;},{&quot;family&quot;:&quot;Corine&quot;,&quot;given&quot;:&quot;Tchoula Mamiafo&quot;,&quot;parse-names&quot;:false,&quot;dropping-particle&quot;:&quot;&quot;,&quot;non-dropping-particle&quot;:&quot;&quot;},{&quot;family&quot;:&quot;Bebell&quot;,&quot;given&quot;:&quot;Lisa M.&quot;,&quot;parse-names&quot;:false,&quot;dropping-particle&quot;:&quot;&quot;,&quot;non-dropping-particle&quot;:&quot;&quot;},{&quot;family&quot;:&quot;Mboringong&quot;,&quot;given&quot;:&quot;Akenji Blaise&quot;,&quot;parse-names&quot;:false,&quot;dropping-particle&quot;:&quot;&quot;,&quot;non-dropping-particle&quot;:&quot;&quot;},{&quot;family&quot;:&quot;Nguimbis&quot;,&quot;given&quot;:&quot;E. B.P.Taa&quot;,&quot;parse-names&quot;:false,&quot;dropping-particle&quot;:&quot;&quot;,&quot;non-dropping-particle&quot;:&quot;&quot;},{&quot;family&quot;:&quot;Nsaibirni&quot;,&quot;given&quot;:&quot;Robert&quot;,&quot;parse-names&quot;:false,&quot;dropping-particle&quot;:&quot;&quot;,&quot;non-dropping-particle&quot;:&quot;&quot;},{&quot;family&quot;:&quot;Mbarga&quot;,&quot;given&quot;:&quot;Nicole Fouda&quot;,&quot;parse-names&quot;:false,&quot;dropping-particle&quot;:&quot;&quot;,&quot;non-dropping-particle&quot;:&quot;&quot;},{&quot;family&quot;:&quot;Eteki&quot;,&quot;given&quot;:&quot;Lucrece&quot;,&quot;parse-names&quot;:false,&quot;dropping-particle&quot;:&quot;&quot;,&quot;non-dropping-particle&quot;:&quot;&quot;},{&quot;family&quot;:&quot;Nikolay&quot;,&quot;given&quot;:&quot;Birgit&quot;,&quot;parse-names&quot;:false,&quot;dropping-particle&quot;:&quot;&quot;,&quot;non-dropping-particle&quot;:&quot;&quot;},{&quot;family&quot;:&quot;Essomba&quot;,&quot;given&quot;:&quot;Rene Ghislain&quot;,&quot;parse-names&quot;:false,&quot;dropping-particle&quot;:&quot;&quot;,&quot;non-dropping-particle&quot;:&quot;&quot;},{&quot;family&quot;:&quot;Ndifon&quot;,&quot;given&quot;:&quot;Mark&quot;,&quot;parse-names&quot;:false,&quot;dropping-particle&quot;:&quot;&quot;,&quot;non-dropping-particle&quot;:&quot;&quot;},{&quot;family&quot;:&quot;Ntone&quot;,&quot;given&quot;:&quot;Rodrigue&quot;,&quot;parse-names&quot;:false,&quot;dropping-particle&quot;:&quot;&quot;,&quot;non-dropping-particle&quot;:&quot;&quot;},{&quot;family&quot;:&quot;Hamadou&quot;,&quot;given&quot;:&quot;Achta&quot;,&quot;parse-names&quot;:false,&quot;dropping-particle&quot;:&quot;&quot;,&quot;non-dropping-particle&quot;:&quot;&quot;},{&quot;family&quot;:&quot;Matchim&quot;,&quot;given&quot;:&quot;Lucrece&quot;,&quot;parse-names&quot;:false,&quot;dropping-particle&quot;:&quot;&quot;,&quot;non-dropping-particle&quot;:&quot;&quot;},{&quot;family&quot;:&quot;Tchiasso&quot;,&quot;given&quot;:&quot;Dora&quot;,&quot;parse-names&quot;:false,&quot;dropping-particle&quot;:&quot;&quot;,&quot;non-dropping-particle&quot;:&quot;&quot;},{&quot;family&quot;:&quot;Abah Abah&quot;,&quot;given&quot;:&quot;Aristide S.&quot;,&quot;parse-names&quot;:false,&quot;dropping-particle&quot;:&quot;&quot;,&quot;non-dropping-particle&quot;:&quot;&quot;},{&quot;family&quot;:&quot;Essaka&quot;,&quot;given&quot;:&quot;Rachel&quot;,&quot;parse-names&quot;:false,&quot;dropping-particle&quot;:&quot;&quot;,&quot;non-dropping-particle&quot;:&quot;&quot;},{&quot;family&quot;:&quot;Peppa&quot;,&quot;given&quot;:&quot;Solange&quot;,&quot;parse-names&quot;:false,&quot;dropping-particle&quot;:&quot;&quot;,&quot;non-dropping-particle&quot;:&quot;&quot;},{&quot;family&quot;:&quot;Crescence&quot;,&quot;given&quot;:&quot;Fouda&quot;,&quot;parse-names&quot;:false,&quot;dropping-particle&quot;:&quot;&quot;,&quot;non-dropping-particle&quot;:&quot;&quot;},{&quot;family&quot;:&quot;Ouamba&quot;,&quot;given&quot;:&quot;Jean Patrick&quot;,&quot;parse-names&quot;:false,&quot;dropping-particle&quot;:&quot;&quot;,&quot;non-dropping-particle&quot;:&quot;&quot;},{&quot;family&quot;:&quot;Koku&quot;,&quot;given&quot;:&quot;Modeste Tamakloé&quot;,&quot;parse-names&quot;:false,&quot;dropping-particle&quot;:&quot;&quot;,&quot;non-dropping-particle&quot;:&quot;&quot;},{&quot;family&quot;:&quot;Mandeng&quot;,&quot;given&quot;:&quot;Nadia&quot;,&quot;parse-names&quot;:false,&quot;dropping-particle&quot;:&quot;&quot;,&quot;non-dropping-particle&quot;:&quot;&quot;},{&quot;family&quot;:&quot;Fanne&quot;,&quot;given&quot;:&quot;Mahamat&quot;,&quot;parse-names&quot;:false,&quot;dropping-particle&quot;:&quot;&quot;,&quot;non-dropping-particle&quot;:&quot;&quot;},{&quot;family&quot;:&quot;Eyangoh&quot;,&quot;given&quot;:&quot;Sarah&quot;,&quot;parse-names&quot;:false,&quot;dropping-particle&quot;:&quot;&quot;,&quot;non-dropping-particle&quot;:&quot;&quot;},{&quot;family&quot;:&quot;Mballa&quot;,&quot;given&quot;:&quot;Georges Alain Etoundi&quot;,&quot;parse-names&quot;:false,&quot;dropping-particle&quot;:&quot;&quot;,&quot;non-dropping-particle&quot;:&quot;&quot;},{&quot;family&quot;:&quot;Esso&quot;,&quot;given&quot;:&quot;Linda&quot;,&quot;parse-names&quot;:false,&quot;dropping-particle&quot;:&quot;&quot;,&quot;non-dropping-particle&quot;:&quot;&quot;},{&quot;family&quot;:&quot;Epée&quot;,&quot;given&quot;:&quot;Emilienne&quot;,&quot;parse-names&quot;:false,&quot;dropping-particle&quot;:&quot;&quot;,&quot;non-dropping-particle&quot;:&quot;&quot;},{&quot;family&quot;:&quot;Njouom&quot;,&quot;given&quot;:&quot;Richard&quot;,&quot;parse-names&quot;:false,&quot;dropping-particle&quot;:&quot;&quot;,&quot;non-dropping-particle&quot;:&quot;&quot;},{&quot;family&quot;:&quot;Okomo Assoumou&quot;,&quot;given&quot;:&quot;Marie Claire&quot;,&quot;parse-names&quot;:false,&quot;dropping-particle&quot;:&quot;&quot;,&quot;non-dropping-particle&quot;:&quot;&quot;},{&quot;family&quot;:&quot;Boum&quot;,&quot;given&quot;:&quot;Yap&quot;,&quot;parse-names&quot;:false,&quot;dropping-particle&quot;:&quot;&quot;,&quot;non-dropping-particle&quot;:&quot;&quot;}],&quot;container-title&quot;:&quot;Scientific African&quot;,&quot;container-title-short&quot;:&quot;Sci Afr&quot;,&quot;accessed&quot;:{&quot;date-parts&quot;:[[2024,5,29]]},&quot;DOI&quot;:&quot;10.1016/J.SCIAF.2021.E00802&quot;,&quot;ISSN&quot;:&quot;2468-2276&quot;,&quot;PMID&quot;:&quot;34095639&quot;,&quot;URL&quot;:&quot;https://pubmed.ncbi.nlm.nih.gov/34095639/&quot;,&quot;issued&quot;:{&quot;date-parts&quot;:[[2021,7,1]]},&quot;abstract&quot;:&quot;Official case counts suggest Africa has not seen the expected burden of COVID-19 as predicted by international health agencies, and the proportion of asymptomatic patients, disease severity, and mortality burden differ significantly in Africa from what has been observed elsewhere. Testing for SARS-CoV-2 was extremely limited early in the pandemic and likely led to under-reporting of cases leaving important gaps in our understanding of transmission and disease characteristics in the African context. SARS-CoV-2 antibody prevalence and serologic response data could help quantify the burden of COVID-19 disease in Africa to address this knowledge gap and guide future outbreak response, adapted to the local context. However, such data are widely lacking in Africa. We conducted a cross-sectional seroprevalence survey among 1,192 individuals seeking COVID-19 screening and testing in central Cameroon using the Innovita antibody-based rapid diagnostic. Overall immunoglobulin prevalence was 32%, IgM prevalence was 20%, and IgG prevalence was 24%. IgM positivity gradually increased, peaking around symptom day 20. IgG positivity was similar, gradually increasing over the first 10 days of symptoms, then increasing rapidly to 30 days and beyond. These findings highlight the importance of diagnostic testing and asymptomatic SARS-CoV-2 transmission in Cameroon, which likely resulted in artificially low case counts. Rapid antibody tests are a useful diagnostic modality for seroprevalence surveys and infection diagnosis starting 5-7 days after symptom onset. These results represent the first step towards better understanding the SARS-CoV-2 immunological response in African populations.&quot;,&quot;publisher&quot;:&quot;Sci Afr&quot;,&quot;volume&quot;:&quot;12&quot;},&quot;isTemporary&quot;:false},{&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container-title-short&quot;:&quot;Front Immunol&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isTemporary&quot;:false},{&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container-title-short&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isTemporary&quot;:false}]},{&quot;citationID&quot;:&quot;MENDELEY_CITATION_59342b99-44d9-4b45-879f-174223e09082&quot;,&quot;properties&quot;:{&quot;noteIndex&quot;:0},&quot;isEdited&quot;:false,&quot;manualOverride&quot;:{&quot;isManuallyOverridden&quot;:false,&quot;citeprocText&quot;:&quot;[26]&quot;,&quot;manualOverrideText&quot;:&quot;&quot;},&quot;citationTag&quot;:&quot;MENDELEY_CITATION_v3_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&quot;,&quot;citationItems&quot;:[{&quot;id&quot;:&quot;4ea75e8e-7986-3393-9110-4ec1ce57eefd&quot;,&quot;itemData&quot;:{&quot;type&quot;:&quot;article-journal&quot;,&quot;id&quot;:&quot;4ea75e8e-7986-3393-9110-4ec1ce57eefd&quot;,&quot;title&quot;:&quot;Rapid, early, and potent Spike-directed IgG, IgM, and IgA distinguish asymptomatic from mildly symptomatic COVID-19 in Uganda, with IgG persisting for 28 months&quot;,&quot;author&quot;:[{&quot;family&quot;:&quot;Serwanga&quot;,&quot;given&quot;:&quot;Jennifer&quot;,&quot;parse-names&quot;:false,&quot;dropping-particle&quot;:&quot;&quot;,&quot;non-dropping-particle&quot;:&quot;&quot;},{&quot;family&quot;:&quot;Ankunda&quot;,&quot;given&quot;:&quot;Violet&quot;,&quot;parse-names&quot;:false,&quot;dropping-particle&quot;:&quot;&quot;,&quot;non-dropping-particle&quot;:&quot;&quot;},{&quot;family&quot;:&quot;Sembera&quot;,&quot;given&quot;:&quot;Jackson&quot;,&quot;parse-names&quot;:false,&quot;dropping-particle&quot;:&quot;&quot;,&quot;non-dropping-particle&quot;:&quot;&quot;},{&quot;family&quot;:&quot;Kato&quot;,&quot;given&quot;:&quot;Laban&quot;,&quot;parse-names&quot;:false,&quot;dropping-particle&quot;:&quot;&quot;,&quot;non-dropping-particle&quot;:&quot;&quot;},{&quot;family&quot;:&quot;Oluka&quot;,&quot;given&quot;:&quot;Gerald Kevi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Kayiwa&quot;,&quot;given&quot;:&quot;John&quot;,&quot;parse-names&quot;:false,&quot;dropping-particle&quot;:&quot;&quot;,&quot;non-dropping-particle&quot;:&quot;&quot;},{&quot;family&quot;:&quot;Auma&quot;,&quot;given&quot;:&quot;Betty Oliver&quot;,&quot;parse-names&quot;:false,&quot;dropping-particle&quot;:&quot;&quot;,&quot;non-dropping-particle&quot;:&quot;&quot;},{&quot;family&quot;:&quot;Jjuuko&quot;,&quot;given&quot;:&quot;Mark&quot;,&quot;parse-names&quot;:false,&quot;dropping-particle&quot;:&quot;&quot;,&quot;non-dropping-particle&quot;:&quot;&quot;},{&quot;family&quot;:&quot;Nsereko&quot;,&quot;given&quot;:&quot;Christopher&quot;,&quot;parse-names&quot;:false,&quot;dropping-particle&quot;:&quot;&quot;,&quot;non-dropping-particle&quot;:&quot;&quot;},{&quot;family&quot;:&quot;Cotten&quot;,&quot;given&quot;:&quot;Matthew&quot;,&quot;parse-names&quot;:false,&quot;dropping-particle&quot;:&quot;&quot;,&quot;non-dropping-particle&quot;:&quot;&quot;},{&quot;family&quot;:&quot;Onyachi&quot;,&quot;given&quot;:&quot;Nathan&quot;,&quot;parse-names&quot;:false,&quot;dropping-particle&quot;:&quot;&quot;,&quot;non-dropping-particle&quot;:&quot;&quot;},{&quot;family&quot;:&quot;Muwanga&quot;,&quot;given&quot;:&quot;Moses&quot;,&quot;parse-names&quot;:false,&quot;dropping-particle&quot;:&quot;&quot;,&quot;non-dropping-particle&quot;:&quot;&quot;},{&quot;family&quot;:&quot;Lutalo&quot;,&quot;given&quot;:&quot;Tom&quot;,&quot;parse-names&quot;:false,&quot;dropping-particle&quot;:&quot;&quot;,&quot;non-dropping-particle&quot;:&quot;&quot;},{&quot;family&quot;:&quot;Fox&quot;,&quot;given&quot;:&quot;Julie&quot;,&quot;parse-names&quot;:false,&quot;dropping-particle&quot;:&quot;&quot;,&quot;non-dropping-particle&quot;:&quot;&quot;},{&quot;family&quot;:&quot;Musenero&quot;,&quot;given&quot;:&quot;Monica&quot;,&quot;parse-names&quot;:false,&quot;dropping-particle&quot;:&quot;&quot;,&quot;non-dropping-particle&quot;:&quot;&quot;},{&quot;family&quot;:&quot;Kaleebu&quot;,&quot;given&quot;:&quot;Pontiano&quot;,&quot;parse-names&quot;:false,&quot;dropping-particle&quot;:&quot;&quot;,&quot;non-dropping-particle&quot;:&quot;&quot;}],&quot;container-title&quot;:&quot;Frontiers in immunology&quot;,&quot;container-title-short&quot;:&quot;Front Immunol&quot;,&quot;accessed&quot;:{&quot;date-parts&quot;:[[2024,10,5]]},&quot;DOI&quot;:&quot;10.3389/FIMMU.2023.1152522&quot;,&quot;ISSN&quot;:&quot;1664-3224&quot;,&quot;PMID&quot;:&quot;37006272&quot;,&quot;URL&quot;:&quot;https://pubmed.ncbi.nlm.nih.gov/37006272/&quot;,&quot;issued&quot;:{&quot;date-parts&quot;:[[2023]]},&quot;abstract&quot;:&quot;Introduction: Understanding how spike (S)-, nucleoprotein (N)-, and RBD-directed antibody responses evolved in mild and asymptomatic COVID-19 in Africa and their interactions with SARS-CoV-2 might inform development of targeted treatments and vaccines. Methods: Here, we used a validated indirect in-house ELISA to characterise development and persistence of S- and N-directed IgG, IgM, and IgA antibody responses for 2430 SARS-CoV-2 rt-PCR-diagnosed Ugandan specimens from 320 mild and asymptomatic COVID-19 cases, 50 uninfected contacts, and 54 uninfected non-contacts collected weekly for one month, then monthly for 28 months. Results: During acute infection, asymptomatic patients mounted a faster and more robust spike-directed IgG, IgM, and IgA response than those with mild symptoms (Wilcoxon rank test, p-values 0.046, 0.053, and 0.057); this was more pronounced in males than females. Spike IgG antibodies peaked between 25 and 37 days (86.46; IQR 29.47-242.56 BAU/ml), were significantly higher and more durable than N- and RBD IgG antibodies and lasted for 28 months. Anti-spike seroconversion rates consistently exceeded RBD and nucleoprotein rates. Spike- and RBD-directed IgG antibodies were positively correlated until 14 months (Spearman’s rank correlation test, p-values 0.0001 to 0.05), although RBD diminished faster. Significant anti-spike immunity persisted without RBD. 64% and 59% of PCR-negative, non-infected non-contacts and suspects, exhibited baseline SARS-CoV-2 N-IgM serological cross-reactivity, suggesting undetected exposure or abortive infection. N-IgG levels waned after 787 days, while N-IgM levels remained undetectable throughout. Discussion: Lower N-IgG seroconversion rates and the absence of N-IgM indicate that these markers substantially underestimate the prior exposure rates. Our findings provide insights into the development of S-directed antibody responses in mild and asymptomatic infections, with varying degrees of symptoms eliciting distinct immune responses, suggesting distinct pathogenic pathways. These longer-lasting data inform vaccine design, boosting strategies, and surveillance efforts in this and comparable settings.&quot;,&quot;publisher&quot;:&quot;Front Immunol&quot;,&quot;volume&quot;:&quot;14&quot;},&quot;isTemporary&quot;:false}]},{&quot;citationID&quot;:&quot;MENDELEY_CITATION_bdfadf3a-6f1b-4e87-80b8-06006b9f4d2a&quot;,&quot;properties&quot;:{&quot;noteIndex&quot;:0},&quot;isEdited&quot;:false,&quot;manualOverride&quot;:{&quot;isManuallyOverridden&quot;:false,&quot;citeprocText&quot;:&quot;[17]&quot;,&quot;manualOverrideText&quot;:&quot;&quot;},&quot;citationTag&quot;:&quot;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&quot;,&quot;citationItems&quot;:[{&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container-title-short&quot;:&quot;Front Immunol&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isTemporary&quot;:false}]},{&quot;citationID&quot;:&quot;MENDELEY_CITATION_4c2666de-b51c-42cb-a65d-b4733916605e&quot;,&quot;properties&quot;:{&quot;noteIndex&quot;:0},&quot;isEdited&quot;:false,&quot;manualOverride&quot;:{&quot;isManuallyOverridden&quot;:false,&quot;citeprocText&quot;:&quot;[27]&quot;,&quot;manualOverrideText&quot;:&quot;&quot;},&quot;citationTag&quot;:&quot;MENDELEY_CITATION_v3_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&quot;,&quot;citationItems&quot;:[{&quot;id&quot;:&quot;7a91991e-e084-3595-a22f-b55a6dbef36f&quot;,&quot;itemData&quot;:{&quot;type&quot;:&quot;article-journal&quot;,&quot;id&quot;:&quot;7a91991e-e084-3595-a22f-b55a6dbef36f&quot;,&quot;title&quot;:&quot;Immunoglobulin G antibody immune response profile following infection with SARS-CoV-2 in COVID-19 Egyptian patients&quot;,&quot;author&quot;:[{&quot;family&quot;:&quot;Goda&quot;,&quot;given&quot;:&quot;Asmaa A.&quot;,&quot;parse-names&quot;:false,&quot;dropping-particle&quot;:&quot;&quot;,&quot;non-dropping-particle&quot;:&quot;&quot;},{&quot;family&quot;:&quot;Hefny&quot;,&quot;given&quot;:&quot;Hesham M.&quot;,&quot;parse-names&quot;:false,&quot;dropping-particle&quot;:&quot;&quot;,&quot;non-dropping-particle&quot;:&quot;&quot;},{&quot;family&quot;:&quot;Esmaeel&quot;,&quot;given&quot;:&quot;Hend M.&quot;,&quot;parse-names&quot;:false,&quot;dropping-particle&quot;:&quot;&quot;,&quot;non-dropping-particle&quot;:&quot;&quot;},{&quot;family&quot;:&quot;Fattouh&quot;,&quot;given&quot;:&quot;Mona&quot;,&quot;parse-names&quot;:false,&quot;dropping-particle&quot;:&quot;&quot;,&quot;non-dropping-particle&quot;:&quot;&quot;},{&quot;family&quot;:&quot;Abu Al Fadl&quot;,&quot;given&quot;:&quot;Esam M.&quot;,&quot;parse-names&quot;:false,&quot;dropping-particle&quot;:&quot;&quot;,&quot;non-dropping-particle&quot;:&quot;&quot;},{&quot;family&quot;:&quot;Khalifa&quot;,&quot;given&quot;:&quot;Amal&quot;,&quot;parse-names&quot;:false,&quot;dropping-particle&quot;:&quot;&quot;,&quot;non-dropping-particle&quot;:&quot;&quot;},{&quot;family&quot;:&quot;Meghezel&quot;,&quot;given&quot;:&quot;El Zahraa M.&quot;,&quot;parse-names&quot;:false,&quot;dropping-particle&quot;:&quot;&quot;,&quot;non-dropping-particle&quot;:&quot;&quot;},{&quot;family&quot;:&quot;Mohammed&quot;,&quot;given&quot;:&quot;Nesreen A.&quot;,&quot;parse-names&quot;:false,&quot;dropping-particle&quot;:&quot;&quot;,&quot;non-dropping-particle&quot;:&quot;&quot;},{&quot;family&quot;:&quot;Ali&quot;,&quot;given&quot;:&quot;Amal H.&quot;,&quot;parse-names&quot;:false,&quot;dropping-particle&quot;:&quot;&quot;,&quot;non-dropping-particle&quot;:&quot;&quot;}],&quot;container-title&quot;:&quot;The Egyptian journal of immunology&quot;,&quot;accessed&quot;:{&quot;date-parts&quot;:[[2024,10,5]]},&quot;DOI&quot;:&quot;10.55133/eji.300106&quot;,&quot;ISSN&quot;:&quot;1110-4902&quot;,&quot;PMID&quot;:&quot;36591958&quot;,&quot;URL&quot;:&quot;https://pubmed.ncbi.nlm.nih.gov/36591958/&quot;,&quot;issued&quot;:{&quot;date-parts&quot;:[[2023,1,1]]},&quot;page&quot;:&quot;49-56&quot;,&quot;abstract&quot;:&quot;This study aimed to report the dynamic profile of IgG-specific antibodies to SARS-CoV-2 infection for 6 months after infection. We conducted a prospective study, recruited 33 recently confirmed covid -19 patients and collected 6 samples from each patient. The first samples were collected one month from the start of symptoms and subsequent samples collected at 30 days interval. We measured the IgG by chemiluminescent immunoassay (CLIA). According to the disease severity, patients were categorized as asymptomatic 4 (12.1%), mild 14 (42,4%), moderate 9 (27.3%), and severe 6 (18.2%). Patients were 12 (35.3%) females and 21 (64.7%) males. The mean IgG levels maintained a high level till the second month (92.81 ± 110.15 AU/ml) from the onset of symptoms followed by a gradual decrease till the sixth month after infection (17.42 ± 22.61 AU/ml). The patients with severe symptoms significantly exhibited the highest IgG levels, reached the highest level (mean=237.44 ± 164.13 AU/ml) at the second month. While the lowest levels were detected among the asymptomatic patients (mean= 3.04 ± 2.94 AU/ml) at the second month. Older age correlated with higher IgG antibody level (r= 0.350 p=0.046); however, sex was not related to IgG level. In conclusion, Symptomatic COVID-19 disease is followed by protective immunity for more than 6 months. Immunity in asymptomatic patients is low and fades rapidly than symptomatic cases. Patients with severe disease had significantly higher IgG levels compared to mild, moderate, or asymptomatic patients.&quot;,&quot;publisher&quot;:&quot;Egypt J Immunol&quot;,&quot;issue&quot;:&quot;1&quot;,&quot;volume&quot;:&quot;30&quot;,&quot;container-title-short&quot;:&quot;Egypt J Immunol&quot;},&quot;isTemporary&quot;:false}]},{&quot;citationID&quot;:&quot;MENDELEY_CITATION_b1f4c3be-8de2-47d8-a840-b41919a88efc&quot;,&quot;properties&quot;:{&quot;noteIndex&quot;:0},&quot;isEdited&quot;:false,&quot;manualOverride&quot;:{&quot;isManuallyOverridden&quot;:false,&quot;citeprocText&quot;:&quot;[38]&quot;,&quot;manualOverrideText&quot;:&quot;&quot;},&quot;citationTag&quot;:&quot;MENDELEY_CITATION_v3_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&quot;,&quot;citationItems&quot;:[{&quot;id&quot;:&quot;8a0ca73c-a769-3763-bda4-d1e7051fa975&quot;,&quot;itemData&quot;:{&quot;type&quot;:&quot;article-journal&quot;,&quot;id&quot;:&quot;8a0ca73c-a769-3763-bda4-d1e7051fa975&quot;,&quot;title&quot;:&quot;Dynamics of SARS-CoV-2 antibodies after natural infection: insights from a study on Pasteur Institute of Tunis employees&quot;,&quot;author&quot;:[{&quot;family&quot;:&quot;Cherif&quot;,&quot;given&quot;:&quot;Ines&quot;,&quot;parse-names&quot;:false,&quot;dropping-particle&quot;:&quot;&quot;,&quot;non-dropping-particle&quot;:&quot;&quot;},{&quot;family&quot;:&quot;Kharroubi&quot;,&quot;given&quot;:&quot;Ghassen&quot;,&quot;parse-names&quot;:false,&quot;dropping-particle&quot;:&quot;&quot;,&quot;non-dropping-particle&quot;:&quot;&quot;},{&quot;family&quot;:&quot;Darragi&quot;,&quot;given&quot;:&quot;Imen&quot;,&quot;parse-names&quot;:false,&quot;dropping-particle&quot;:&quot;&quot;,&quot;non-dropping-particle&quot;:&quot;&quot;},{&quot;family&quot;:&quot;Benna&quot;,&quot;given&quot;:&quot;Soumaya&quot;,&quot;parse-names&quot;:false,&quot;dropping-particle&quot;:&quot;&quot;,&quot;non-dropping-particle&quot;:&quot;El&quot;},{&quot;family&quot;:&quot;Gharbi&quot;,&quot;given&quot;:&quot;Adel&quot;,&quot;parse-names&quot;:false,&quot;dropping-particle&quot;:&quot;&quot;,&quot;non-dropping-particle&quot;:&quot;&quot;},{&quot;family&quot;:&quot;Baccouche&quot;,&quot;given&quot;:&quot;Amor&quot;,&quot;parse-names&quot;:false,&quot;dropping-particle&quot;:&quot;&quot;,&quot;non-dropping-particle&quot;:&quot;&quot;},{&quot;family&quot;:&quot;Souissi&quot;,&quot;given&quot;:&quot;Cyrine&quot;,&quot;parse-names&quot;:false,&quot;dropping-particle&quot;:&quot;&quot;,&quot;non-dropping-particle&quot;:&quot;&quot;},{&quot;family&quot;:&quot;Bahri&quot;,&quot;given&quot;:&quot;Olfa&quot;,&quot;parse-names&quot;:false,&quot;dropping-particle&quot;:&quot;&quot;,&quot;non-dropping-particle&quot;:&quot;&quot;},{&quot;family&quot;:&quot;Ahmed&quot;,&quot;given&quot;:&quot;Melika&quot;,&quot;parse-names&quot;:false,&quot;dropping-particle&quot;:&quot;&quot;,&quot;non-dropping-particle&quot;:&quot;Ben&quot;},{&quot;family&quot;:&quot;Bettaieb&quot;,&quot;given&quot;:&quot;Jihene&quot;,&quot;parse-names&quot;:false,&quot;dropping-particle&quot;:&quot;&quot;,&quot;non-dropping-particle&quot;:&quot;&quot;}],&quot;container-title&quot;:&quot;The Libyan journal of medicine&quot;,&quot;accessed&quot;:{&quot;date-parts&quot;:[[2024,10,5]]},&quot;DOI&quot;:&quot;10.1080/19932820.2024.2348233&quot;,&quot;ISSN&quot;:&quot;1819-6357&quot;,&quot;PMID&quot;:&quot;38693671&quot;,&quot;URL&quot;:&quot;https://pubmed.ncbi.nlm.nih.gov/38693671/&quot;,&quot;issued&quot;:{&quot;date-parts&quot;:[[2024]]},&quot;abstract&quot;:&quot;This study aimed to assess the kinetics of antibodies against the SARS-CoV-2, following natural infection in a cohort of employees of the Institut Pasteur de Tunis (IPT) and to assess the risk of reinfection over a 12-months follow-up period. A prospective study was conducted among an open cohort of IPT employees with confirmed SARS-CoV-2 infection that were recruited between September 2020 and March 2021. Sera samples were taken at 1, 3, 6, 9 and 12 months after confirmation of COVID-19 infection and tested for SARS-CoV-2-specific immunoglobulin G (IgG) antibodies to the spike (S-RBD) protein (IgG anti-S-RBD) and for neutralizing antibodies. Participants who had an initial decline of IgG anti-S-RBD and neutralizing antibodies followed by a subsequent rise in antibody titers as well as those who tested positive for SARS-CoV-2 by RT-PCR after at least 60 days of follow up were considered as reinfected. In total, 137 individuals were included with a mean age of 44.7 ± 12.3 years and a sex-ratio (Male/Female) of 0.33. Nearly all participants (92.7%) were symptomatic, and 2.2% required hospitalization. Among the 70 participants with three or more prospective blood samples, 32.8% were reinfected among whom 11 (47.8%) reported COVID-19 like symptoms. Up to 12 months of follow up, 100% and 42.9% of participants had detectable IgG anti-S-RBD and neutralizing antibodies, respectively. This study showed that humoral immune response following COVID-19 infection may persist up to 12 months after infection despite the potential risk for reinfection that is mainly explained by the emergence of new variants.&quot;,&quot;publisher&quot;:&quot;Libyan J Med&quot;,&quot;issue&quot;:&quot;1&quot;,&quot;volume&quot;:&quot;19&quot;,&quot;container-title-short&quot;:&quot;Libyan J Med&quot;},&quot;isTemporary&quot;:false}]},{&quot;citationID&quot;:&quot;MENDELEY_CITATION_e1737ada-16b8-42f3-8eb6-474521ed1377&quot;,&quot;properties&quot;:{&quot;noteIndex&quot;:0},&quot;isEdited&quot;:false,&quot;manualOverride&quot;:{&quot;isManuallyOverridden&quot;:false,&quot;citeprocText&quot;:&quot;[39]&quot;,&quot;manualOverrideText&quot;:&quot;&quot;},&quot;citationTag&quot;:&quot;MENDELEY_CITATION_v3_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&quot;,&quot;citationItems&quot;:[{&quot;id&quot;:&quot;50f0912d-3584-35e0-a7b2-4b92fb2852d7&quot;,&quot;itemData&quot;:{&quot;type&quot;:&quot;article-journal&quot;,&quot;id&quot;:&quot;50f0912d-3584-35e0-a7b2-4b92fb2852d7&quot;,&quot;title&quot;:&quot;Serologic response to SARS-CoV-2 in an African population&quot;,&quot;author&quot;:[{&quot;family&quot;:&quot;Fai&quot;,&quot;given&quot;:&quot;Karl Njuwa&quot;,&quot;parse-names&quot;:false,&quot;dropping-particle&quot;:&quot;&quot;,&quot;non-dropping-particle&quot;:&quot;&quot;},{&quot;family&quot;:&quot;Corine&quot;,&quot;given&quot;:&quot;Tchoula Mamiafo&quot;,&quot;parse-names&quot;:false,&quot;dropping-particle&quot;:&quot;&quot;,&quot;non-dropping-particle&quot;:&quot;&quot;},{&quot;family&quot;:&quot;Bebell&quot;,&quot;given&quot;:&quot;Lisa M.&quot;,&quot;parse-names&quot;:false,&quot;dropping-particle&quot;:&quot;&quot;,&quot;non-dropping-particle&quot;:&quot;&quot;},{&quot;family&quot;:&quot;Mboringong&quot;,&quot;given&quot;:&quot;Akenji Blaise&quot;,&quot;parse-names&quot;:false,&quot;dropping-particle&quot;:&quot;&quot;,&quot;non-dropping-particle&quot;:&quot;&quot;},{&quot;family&quot;:&quot;Nguimbis&quot;,&quot;given&quot;:&quot;E. B.P.Taa&quot;,&quot;parse-names&quot;:false,&quot;dropping-particle&quot;:&quot;&quot;,&quot;non-dropping-particle&quot;:&quot;&quot;},{&quot;family&quot;:&quot;Nsaibirni&quot;,&quot;given&quot;:&quot;Robert&quot;,&quot;parse-names&quot;:false,&quot;dropping-particle&quot;:&quot;&quot;,&quot;non-dropping-particle&quot;:&quot;&quot;},{&quot;family&quot;:&quot;Mbarga&quot;,&quot;given&quot;:&quot;Nicole Fouda&quot;,&quot;parse-names&quot;:false,&quot;dropping-particle&quot;:&quot;&quot;,&quot;non-dropping-particle&quot;:&quot;&quot;},{&quot;family&quot;:&quot;Eteki&quot;,&quot;given&quot;:&quot;Lucrece&quot;,&quot;parse-names&quot;:false,&quot;dropping-particle&quot;:&quot;&quot;,&quot;non-dropping-particle&quot;:&quot;&quot;},{&quot;family&quot;:&quot;Nikolay&quot;,&quot;given&quot;:&quot;Birgit&quot;,&quot;parse-names&quot;:false,&quot;dropping-particle&quot;:&quot;&quot;,&quot;non-dropping-particle&quot;:&quot;&quot;},{&quot;family&quot;:&quot;Essomba&quot;,&quot;given&quot;:&quot;Rene Ghislain&quot;,&quot;parse-names&quot;:false,&quot;dropping-particle&quot;:&quot;&quot;,&quot;non-dropping-particle&quot;:&quot;&quot;},{&quot;family&quot;:&quot;Ndifon&quot;,&quot;given&quot;:&quot;Mark&quot;,&quot;parse-names&quot;:false,&quot;dropping-particle&quot;:&quot;&quot;,&quot;non-dropping-particle&quot;:&quot;&quot;},{&quot;family&quot;:&quot;Ntone&quot;,&quot;given&quot;:&quot;Rodrigue&quot;,&quot;parse-names&quot;:false,&quot;dropping-particle&quot;:&quot;&quot;,&quot;non-dropping-particle&quot;:&quot;&quot;},{&quot;family&quot;:&quot;Hamadou&quot;,&quot;given&quot;:&quot;Achta&quot;,&quot;parse-names&quot;:false,&quot;dropping-particle&quot;:&quot;&quot;,&quot;non-dropping-particle&quot;:&quot;&quot;},{&quot;family&quot;:&quot;Matchim&quot;,&quot;given&quot;:&quot;Lucrece&quot;,&quot;parse-names&quot;:false,&quot;dropping-particle&quot;:&quot;&quot;,&quot;non-dropping-particle&quot;:&quot;&quot;},{&quot;family&quot;:&quot;Tchiasso&quot;,&quot;given&quot;:&quot;Dora&quot;,&quot;parse-names&quot;:false,&quot;dropping-particle&quot;:&quot;&quot;,&quot;non-dropping-particle&quot;:&quot;&quot;},{&quot;family&quot;:&quot;Abah Abah&quot;,&quot;given&quot;:&quot;Aristide S.&quot;,&quot;parse-names&quot;:false,&quot;dropping-particle&quot;:&quot;&quot;,&quot;non-dropping-particle&quot;:&quot;&quot;},{&quot;family&quot;:&quot;Essaka&quot;,&quot;given&quot;:&quot;Rachel&quot;,&quot;parse-names&quot;:false,&quot;dropping-particle&quot;:&quot;&quot;,&quot;non-dropping-particle&quot;:&quot;&quot;},{&quot;family&quot;:&quot;Peppa&quot;,&quot;given&quot;:&quot;Solange&quot;,&quot;parse-names&quot;:false,&quot;dropping-particle&quot;:&quot;&quot;,&quot;non-dropping-particle&quot;:&quot;&quot;},{&quot;family&quot;:&quot;Crescence&quot;,&quot;given&quot;:&quot;Fouda&quot;,&quot;parse-names&quot;:false,&quot;dropping-particle&quot;:&quot;&quot;,&quot;non-dropping-particle&quot;:&quot;&quot;},{&quot;family&quot;:&quot;Ouamba&quot;,&quot;given&quot;:&quot;Jean Patrick&quot;,&quot;parse-names&quot;:false,&quot;dropping-particle&quot;:&quot;&quot;,&quot;non-dropping-particle&quot;:&quot;&quot;},{&quot;family&quot;:&quot;Koku&quot;,&quot;given&quot;:&quot;Modeste Tamakloé&quot;,&quot;parse-names&quot;:false,&quot;dropping-particle&quot;:&quot;&quot;,&quot;non-dropping-particle&quot;:&quot;&quot;},{&quot;family&quot;:&quot;Mandeng&quot;,&quot;given&quot;:&quot;Nadia&quot;,&quot;parse-names&quot;:false,&quot;dropping-particle&quot;:&quot;&quot;,&quot;non-dropping-particle&quot;:&quot;&quot;},{&quot;family&quot;:&quot;Fanne&quot;,&quot;given&quot;:&quot;Mahamat&quot;,&quot;parse-names&quot;:false,&quot;dropping-particle&quot;:&quot;&quot;,&quot;non-dropping-particle&quot;:&quot;&quot;},{&quot;family&quot;:&quot;Eyangoh&quot;,&quot;given&quot;:&quot;Sarah&quot;,&quot;parse-names&quot;:false,&quot;dropping-particle&quot;:&quot;&quot;,&quot;non-dropping-particle&quot;:&quot;&quot;},{&quot;family&quot;:&quot;Mballa&quot;,&quot;given&quot;:&quot;Georges Alain Etoundi&quot;,&quot;parse-names&quot;:false,&quot;dropping-particle&quot;:&quot;&quot;,&quot;non-dropping-particle&quot;:&quot;&quot;},{&quot;family&quot;:&quot;Esso&quot;,&quot;given&quot;:&quot;Linda&quot;,&quot;parse-names&quot;:false,&quot;dropping-particle&quot;:&quot;&quot;,&quot;non-dropping-particle&quot;:&quot;&quot;},{&quot;family&quot;:&quot;Epée&quot;,&quot;given&quot;:&quot;Emilienne&quot;,&quot;parse-names&quot;:false,&quot;dropping-particle&quot;:&quot;&quot;,&quot;non-dropping-particle&quot;:&quot;&quot;},{&quot;family&quot;:&quot;Njouom&quot;,&quot;given&quot;:&quot;Richard&quot;,&quot;parse-names&quot;:false,&quot;dropping-particle&quot;:&quot;&quot;,&quot;non-dropping-particle&quot;:&quot;&quot;},{&quot;family&quot;:&quot;Okomo Assoumou&quot;,&quot;given&quot;:&quot;Marie Claire&quot;,&quot;parse-names&quot;:false,&quot;dropping-particle&quot;:&quot;&quot;,&quot;non-dropping-particle&quot;:&quot;&quot;},{&quot;family&quot;:&quot;Boum&quot;,&quot;given&quot;:&quot;Yap&quot;,&quot;parse-names&quot;:false,&quot;dropping-particle&quot;:&quot;&quot;,&quot;non-dropping-particle&quot;:&quot;&quot;}],&quot;container-title&quot;:&quot;Scientific African&quot;,&quot;accessed&quot;:{&quot;date-parts&quot;:[[2024,5,29]]},&quot;DOI&quot;:&quot;10.1016/J.SCIAF.2021.E00802&quot;,&quot;ISSN&quot;:&quot;2468-2276&quot;,&quot;PMID&quot;:&quot;34095639&quot;,&quot;URL&quot;:&quot;https://pubmed.ncbi.nlm.nih.gov/34095639/&quot;,&quot;issued&quot;:{&quot;date-parts&quot;:[[2021,7,1]]},&quot;abstract&quot;:&quot;Official case counts suggest Africa has not seen the expected burden of COVID-19 as predicted by international health agencies, and the proportion of asymptomatic patients, disease severity, and mortality burden differ significantly in Africa from what has been observed elsewhere. Testing for SARS-CoV-2 was extremely limited early in the pandemic and likely led to under-reporting of cases leaving important gaps in our understanding of transmission and disease characteristics in the African context. SARS-CoV-2 antibody prevalence and serologic response data could help quantify the burden of COVID-19 disease in Africa to address this knowledge gap and guide future outbreak response, adapted to the local context. However, such data are widely lacking in Africa. We conducted a cross-sectional seroprevalence survey among 1,192 individuals seeking COVID-19 screening and testing in central Cameroon using the Innovita antibody-based rapid diagnostic. Overall immunoglobulin prevalence was 32%, IgM prevalence was 20%, and IgG prevalence was 24%. IgM positivity gradually increased, peaking around symptom day 20. IgG positivity was similar, gradually increasing over the first 10 days of symptoms, then increasing rapidly to 30 days and beyond. These findings highlight the importance of diagnostic testing and asymptomatic SARS-CoV-2 transmission in Cameroon, which likely resulted in artificially low case counts. Rapid antibody tests are a useful diagnostic modality for seroprevalence surveys and infection diagnosis starting 5-7 days after symptom onset. These results represent the first step towards better understanding the SARS-CoV-2 immunological response in African populations.&quot;,&quot;publisher&quot;:&quot;Sci Afr&quot;,&quot;volume&quot;:&quot;12&quot;,&quot;container-title-short&quot;:&quot;Sci Afr&quot;},&quot;isTemporary&quot;:false}]},{&quot;citationID&quot;:&quot;MENDELEY_CITATION_1599a2e0-352f-47bd-ab6c-da227576b5bf&quot;,&quot;properties&quot;:{&quot;noteIndex&quot;:0},&quot;isEdited&quot;:false,&quot;manualOverride&quot;:{&quot;isManuallyOverridden&quot;:false,&quot;citeprocText&quot;:&quot;[26]&quot;,&quot;manualOverrideText&quot;:&quot;&quot;},&quot;citationTag&quot;:&quot;MENDELEY_CITATION_v3_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&quot;,&quot;citationItems&quot;:[{&quot;id&quot;:&quot;4ea75e8e-7986-3393-9110-4ec1ce57eefd&quot;,&quot;itemData&quot;:{&quot;type&quot;:&quot;article-journal&quot;,&quot;id&quot;:&quot;4ea75e8e-7986-3393-9110-4ec1ce57eefd&quot;,&quot;title&quot;:&quot;Rapid, early, and potent Spike-directed IgG, IgM, and IgA distinguish asymptomatic from mildly symptomatic COVID-19 in Uganda, with IgG persisting for 28 months&quot;,&quot;author&quot;:[{&quot;family&quot;:&quot;Serwanga&quot;,&quot;given&quot;:&quot;Jennifer&quot;,&quot;parse-names&quot;:false,&quot;dropping-particle&quot;:&quot;&quot;,&quot;non-dropping-particle&quot;:&quot;&quot;},{&quot;family&quot;:&quot;Ankunda&quot;,&quot;given&quot;:&quot;Violet&quot;,&quot;parse-names&quot;:false,&quot;dropping-particle&quot;:&quot;&quot;,&quot;non-dropping-particle&quot;:&quot;&quot;},{&quot;family&quot;:&quot;Sembera&quot;,&quot;given&quot;:&quot;Jackson&quot;,&quot;parse-names&quot;:false,&quot;dropping-particle&quot;:&quot;&quot;,&quot;non-dropping-particle&quot;:&quot;&quot;},{&quot;family&quot;:&quot;Kato&quot;,&quot;given&quot;:&quot;Laban&quot;,&quot;parse-names&quot;:false,&quot;dropping-particle&quot;:&quot;&quot;,&quot;non-dropping-particle&quot;:&quot;&quot;},{&quot;family&quot;:&quot;Oluka&quot;,&quot;given&quot;:&quot;Gerald Kevi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Kayiwa&quot;,&quot;given&quot;:&quot;John&quot;,&quot;parse-names&quot;:false,&quot;dropping-particle&quot;:&quot;&quot;,&quot;non-dropping-particle&quot;:&quot;&quot;},{&quot;family&quot;:&quot;Auma&quot;,&quot;given&quot;:&quot;Betty Oliver&quot;,&quot;parse-names&quot;:false,&quot;dropping-particle&quot;:&quot;&quot;,&quot;non-dropping-particle&quot;:&quot;&quot;},{&quot;family&quot;:&quot;Jjuuko&quot;,&quot;given&quot;:&quot;Mark&quot;,&quot;parse-names&quot;:false,&quot;dropping-particle&quot;:&quot;&quot;,&quot;non-dropping-particle&quot;:&quot;&quot;},{&quot;family&quot;:&quot;Nsereko&quot;,&quot;given&quot;:&quot;Christopher&quot;,&quot;parse-names&quot;:false,&quot;dropping-particle&quot;:&quot;&quot;,&quot;non-dropping-particle&quot;:&quot;&quot;},{&quot;family&quot;:&quot;Cotten&quot;,&quot;given&quot;:&quot;Matthew&quot;,&quot;parse-names&quot;:false,&quot;dropping-particle&quot;:&quot;&quot;,&quot;non-dropping-particle&quot;:&quot;&quot;},{&quot;family&quot;:&quot;Onyachi&quot;,&quot;given&quot;:&quot;Nathan&quot;,&quot;parse-names&quot;:false,&quot;dropping-particle&quot;:&quot;&quot;,&quot;non-dropping-particle&quot;:&quot;&quot;},{&quot;family&quot;:&quot;Muwanga&quot;,&quot;given&quot;:&quot;Moses&quot;,&quot;parse-names&quot;:false,&quot;dropping-particle&quot;:&quot;&quot;,&quot;non-dropping-particle&quot;:&quot;&quot;},{&quot;family&quot;:&quot;Lutalo&quot;,&quot;given&quot;:&quot;Tom&quot;,&quot;parse-names&quot;:false,&quot;dropping-particle&quot;:&quot;&quot;,&quot;non-dropping-particle&quot;:&quot;&quot;},{&quot;family&quot;:&quot;Fox&quot;,&quot;given&quot;:&quot;Julie&quot;,&quot;parse-names&quot;:false,&quot;dropping-particle&quot;:&quot;&quot;,&quot;non-dropping-particle&quot;:&quot;&quot;},{&quot;family&quot;:&quot;Musenero&quot;,&quot;given&quot;:&quot;Monica&quot;,&quot;parse-names&quot;:false,&quot;dropping-particle&quot;:&quot;&quot;,&quot;non-dropping-particle&quot;:&quot;&quot;},{&quot;family&quot;:&quot;Kaleebu&quot;,&quot;given&quot;:&quot;Pontiano&quot;,&quot;parse-names&quot;:false,&quot;dropping-particle&quot;:&quot;&quot;,&quot;non-dropping-particle&quot;:&quot;&quot;}],&quot;container-title&quot;:&quot;Frontiers in immunology&quot;,&quot;accessed&quot;:{&quot;date-parts&quot;:[[2024,10,5]]},&quot;DOI&quot;:&quot;10.3389/FIMMU.2023.1152522&quot;,&quot;ISSN&quot;:&quot;1664-3224&quot;,&quot;PMID&quot;:&quot;37006272&quot;,&quot;URL&quot;:&quot;https://pubmed.ncbi.nlm.nih.gov/37006272/&quot;,&quot;issued&quot;:{&quot;date-parts&quot;:[[2023]]},&quot;abstract&quot;:&quot;Introduction: Understanding how spike (S)-, nucleoprotein (N)-, and RBD-directed antibody responses evolved in mild and asymptomatic COVID-19 in Africa and their interactions with SARS-CoV-2 might inform development of targeted treatments and vaccines. Methods: Here, we used a validated indirect in-house ELISA to characterise development and persistence of S- and N-directed IgG, IgM, and IgA antibody responses for 2430 SARS-CoV-2 rt-PCR-diagnosed Ugandan specimens from 320 mild and asymptomatic COVID-19 cases, 50 uninfected contacts, and 54 uninfected non-contacts collected weekly for one month, then monthly for 28 months. Results: During acute infection, asymptomatic patients mounted a faster and more robust spike-directed IgG, IgM, and IgA response than those with mild symptoms (Wilcoxon rank test, p-values 0.046, 0.053, and 0.057); this was more pronounced in males than females. Spike IgG antibodies peaked between 25 and 37 days (86.46; IQR 29.47-242.56 BAU/ml), were significantly higher and more durable than N- and RBD IgG antibodies and lasted for 28 months. Anti-spike seroconversion rates consistently exceeded RBD and nucleoprotein rates. Spike- and RBD-directed IgG antibodies were positively correlated until 14 months (Spearman’s rank correlation test, p-values 0.0001 to 0.05), although RBD diminished faster. Significant anti-spike immunity persisted without RBD. 64% and 59% of PCR-negative, non-infected non-contacts and suspects, exhibited baseline SARS-CoV-2 N-IgM serological cross-reactivity, suggesting undetected exposure or abortive infection. N-IgG levels waned after 787 days, while N-IgM levels remained undetectable throughout. Discussion: Lower N-IgG seroconversion rates and the absence of N-IgM indicate that these markers substantially underestimate the prior exposure rates. Our findings provide insights into the development of S-directed antibody responses in mild and asymptomatic infections, with varying degrees of symptoms eliciting distinct immune responses, suggesting distinct pathogenic pathways. These longer-lasting data inform vaccine design, boosting strategies, and surveillance efforts in this and comparable settings.&quot;,&quot;publisher&quot;:&quot;Front Immunol&quot;,&quot;volume&quot;:&quot;14&quot;,&quot;container-title-short&quot;:&quot;Front Immunol&quot;},&quot;isTemporary&quot;:false}]},{&quot;citationID&quot;:&quot;MENDELEY_CITATION_b369b5a9-7a09-4dad-ace4-2a64b12dbd3b&quot;,&quot;properties&quot;:{&quot;noteIndex&quot;:0},&quot;isEdited&quot;:false,&quot;manualOverride&quot;:{&quot;isManuallyOverridden&quot;:false,&quot;citeprocText&quot;:&quot;[38]&quot;,&quot;manualOverrideText&quot;:&quot;&quot;},&quot;citationTag&quot;:&quot;MENDELEY_CITATION_v3_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&quot;,&quot;citationItems&quot;:[{&quot;id&quot;:&quot;8a0ca73c-a769-3763-bda4-d1e7051fa975&quot;,&quot;itemData&quot;:{&quot;type&quot;:&quot;article-journal&quot;,&quot;id&quot;:&quot;8a0ca73c-a769-3763-bda4-d1e7051fa975&quot;,&quot;title&quot;:&quot;Dynamics of SARS-CoV-2 antibodies after natural infection: insights from a study on Pasteur Institute of Tunis employees&quot;,&quot;author&quot;:[{&quot;family&quot;:&quot;Cherif&quot;,&quot;given&quot;:&quot;Ines&quot;,&quot;parse-names&quot;:false,&quot;dropping-particle&quot;:&quot;&quot;,&quot;non-dropping-particle&quot;:&quot;&quot;},{&quot;family&quot;:&quot;Kharroubi&quot;,&quot;given&quot;:&quot;Ghassen&quot;,&quot;parse-names&quot;:false,&quot;dropping-particle&quot;:&quot;&quot;,&quot;non-dropping-particle&quot;:&quot;&quot;},{&quot;family&quot;:&quot;Darragi&quot;,&quot;given&quot;:&quot;Imen&quot;,&quot;parse-names&quot;:false,&quot;dropping-particle&quot;:&quot;&quot;,&quot;non-dropping-particle&quot;:&quot;&quot;},{&quot;family&quot;:&quot;Benna&quot;,&quot;given&quot;:&quot;Soumaya&quot;,&quot;parse-names&quot;:false,&quot;dropping-particle&quot;:&quot;&quot;,&quot;non-dropping-particle&quot;:&quot;El&quot;},{&quot;family&quot;:&quot;Gharbi&quot;,&quot;given&quot;:&quot;Adel&quot;,&quot;parse-names&quot;:false,&quot;dropping-particle&quot;:&quot;&quot;,&quot;non-dropping-particle&quot;:&quot;&quot;},{&quot;family&quot;:&quot;Baccouche&quot;,&quot;given&quot;:&quot;Amor&quot;,&quot;parse-names&quot;:false,&quot;dropping-particle&quot;:&quot;&quot;,&quot;non-dropping-particle&quot;:&quot;&quot;},{&quot;family&quot;:&quot;Souissi&quot;,&quot;given&quot;:&quot;Cyrine&quot;,&quot;parse-names&quot;:false,&quot;dropping-particle&quot;:&quot;&quot;,&quot;non-dropping-particle&quot;:&quot;&quot;},{&quot;family&quot;:&quot;Bahri&quot;,&quot;given&quot;:&quot;Olfa&quot;,&quot;parse-names&quot;:false,&quot;dropping-particle&quot;:&quot;&quot;,&quot;non-dropping-particle&quot;:&quot;&quot;},{&quot;family&quot;:&quot;Ahmed&quot;,&quot;given&quot;:&quot;Melika&quot;,&quot;parse-names&quot;:false,&quot;dropping-particle&quot;:&quot;&quot;,&quot;non-dropping-particle&quot;:&quot;Ben&quot;},{&quot;family&quot;:&quot;Bettaieb&quot;,&quot;given&quot;:&quot;Jihene&quot;,&quot;parse-names&quot;:false,&quot;dropping-particle&quot;:&quot;&quot;,&quot;non-dropping-particle&quot;:&quot;&quot;}],&quot;container-title&quot;:&quot;The Libyan journal of medicine&quot;,&quot;accessed&quot;:{&quot;date-parts&quot;:[[2024,10,5]]},&quot;DOI&quot;:&quot;10.1080/19932820.2024.2348233&quot;,&quot;ISSN&quot;:&quot;1819-6357&quot;,&quot;PMID&quot;:&quot;38693671&quot;,&quot;URL&quot;:&quot;https://pubmed.ncbi.nlm.nih.gov/38693671/&quot;,&quot;issued&quot;:{&quot;date-parts&quot;:[[2024]]},&quot;abstract&quot;:&quot;This study aimed to assess the kinetics of antibodies against the SARS-CoV-2, following natural infection in a cohort of employees of the Institut Pasteur de Tunis (IPT) and to assess the risk of reinfection over a 12-months follow-up period. A prospective study was conducted among an open cohort of IPT employees with confirmed SARS-CoV-2 infection that were recruited between September 2020 and March 2021. Sera samples were taken at 1, 3, 6, 9 and 12 months after confirmation of COVID-19 infection and tested for SARS-CoV-2-specific immunoglobulin G (IgG) antibodies to the spike (S-RBD) protein (IgG anti-S-RBD) and for neutralizing antibodies. Participants who had an initial decline of IgG anti-S-RBD and neutralizing antibodies followed by a subsequent rise in antibody titers as well as those who tested positive for SARS-CoV-2 by RT-PCR after at least 60 days of follow up were considered as reinfected. In total, 137 individuals were included with a mean age of 44.7 ± 12.3 years and a sex-ratio (Male/Female) of 0.33. Nearly all participants (92.7%) were symptomatic, and 2.2% required hospitalization. Among the 70 participants with three or more prospective blood samples, 32.8% were reinfected among whom 11 (47.8%) reported COVID-19 like symptoms. Up to 12 months of follow up, 100% and 42.9% of participants had detectable IgG anti-S-RBD and neutralizing antibodies, respectively. This study showed that humoral immune response following COVID-19 infection may persist up to 12 months after infection despite the potential risk for reinfection that is mainly explained by the emergence of new variants.&quot;,&quot;publisher&quot;:&quot;Libyan J Med&quot;,&quot;issue&quot;:&quot;1&quot;,&quot;volume&quot;:&quot;19&quot;,&quot;container-title-short&quot;:&quot;Libyan J Med&quot;},&quot;isTemporary&quot;:false}]},{&quot;citationID&quot;:&quot;MENDELEY_CITATION_772376e4-ac15-4c71-a393-843200cc4e9d&quot;,&quot;properties&quot;:{&quot;noteIndex&quot;:0},&quot;isEdited&quot;:false,&quot;manualOverride&quot;:{&quot;isManuallyOverridden&quot;:false,&quot;citeprocText&quot;:&quot;[10,17,38]&quot;,&quot;manualOverrideText&quot;:&quot;&quot;},&quot;citationTag&quot;:&quot;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&quot;,&quot;citationItems&quot;:[{&quot;id&quot;:&quot;8a0ca73c-a769-3763-bda4-d1e7051fa975&quot;,&quot;itemData&quot;:{&quot;type&quot;:&quot;article-journal&quot;,&quot;id&quot;:&quot;8a0ca73c-a769-3763-bda4-d1e7051fa975&quot;,&quot;title&quot;:&quot;Dynamics of SARS-CoV-2 antibodies after natural infection: insights from a study on Pasteur Institute of Tunis employees&quot;,&quot;author&quot;:[{&quot;family&quot;:&quot;Cherif&quot;,&quot;given&quot;:&quot;Ines&quot;,&quot;parse-names&quot;:false,&quot;dropping-particle&quot;:&quot;&quot;,&quot;non-dropping-particle&quot;:&quot;&quot;},{&quot;family&quot;:&quot;Kharroubi&quot;,&quot;given&quot;:&quot;Ghassen&quot;,&quot;parse-names&quot;:false,&quot;dropping-particle&quot;:&quot;&quot;,&quot;non-dropping-particle&quot;:&quot;&quot;},{&quot;family&quot;:&quot;Darragi&quot;,&quot;given&quot;:&quot;Imen&quot;,&quot;parse-names&quot;:false,&quot;dropping-particle&quot;:&quot;&quot;,&quot;non-dropping-particle&quot;:&quot;&quot;},{&quot;family&quot;:&quot;Benna&quot;,&quot;given&quot;:&quot;Soumaya&quot;,&quot;parse-names&quot;:false,&quot;dropping-particle&quot;:&quot;&quot;,&quot;non-dropping-particle&quot;:&quot;El&quot;},{&quot;family&quot;:&quot;Gharbi&quot;,&quot;given&quot;:&quot;Adel&quot;,&quot;parse-names&quot;:false,&quot;dropping-particle&quot;:&quot;&quot;,&quot;non-dropping-particle&quot;:&quot;&quot;},{&quot;family&quot;:&quot;Baccouche&quot;,&quot;given&quot;:&quot;Amor&quot;,&quot;parse-names&quot;:false,&quot;dropping-particle&quot;:&quot;&quot;,&quot;non-dropping-particle&quot;:&quot;&quot;},{&quot;family&quot;:&quot;Souissi&quot;,&quot;given&quot;:&quot;Cyrine&quot;,&quot;parse-names&quot;:false,&quot;dropping-particle&quot;:&quot;&quot;,&quot;non-dropping-particle&quot;:&quot;&quot;},{&quot;family&quot;:&quot;Bahri&quot;,&quot;given&quot;:&quot;Olfa&quot;,&quot;parse-names&quot;:false,&quot;dropping-particle&quot;:&quot;&quot;,&quot;non-dropping-particle&quot;:&quot;&quot;},{&quot;family&quot;:&quot;Ahmed&quot;,&quot;given&quot;:&quot;Melika&quot;,&quot;parse-names&quot;:false,&quot;dropping-particle&quot;:&quot;&quot;,&quot;non-dropping-particle&quot;:&quot;Ben&quot;},{&quot;family&quot;:&quot;Bettaieb&quot;,&quot;given&quot;:&quot;Jihene&quot;,&quot;parse-names&quot;:false,&quot;dropping-particle&quot;:&quot;&quot;,&quot;non-dropping-particle&quot;:&quot;&quot;}],&quot;container-title&quot;:&quot;The Libyan journal of medicine&quot;,&quot;container-title-short&quot;:&quot;Libyan J Med&quot;,&quot;accessed&quot;:{&quot;date-parts&quot;:[[2024,10,5]]},&quot;DOI&quot;:&quot;10.1080/19932820.2024.2348233&quot;,&quot;ISSN&quot;:&quot;1819-6357&quot;,&quot;PMID&quot;:&quot;38693671&quot;,&quot;URL&quot;:&quot;https://pubmed.ncbi.nlm.nih.gov/38693671/&quot;,&quot;issued&quot;:{&quot;date-parts&quot;:[[2024]]},&quot;abstract&quot;:&quot;This study aimed to assess the kinetics of antibodies against the SARS-CoV-2, following natural infection in a cohort of employees of the Institut Pasteur de Tunis (IPT) and to assess the risk of reinfection over a 12-months follow-up period. A prospective study was conducted among an open cohort of IPT employees with confirmed SARS-CoV-2 infection that were recruited between September 2020 and March 2021. Sera samples were taken at 1, 3, 6, 9 and 12 months after confirmation of COVID-19 infection and tested for SARS-CoV-2-specific immunoglobulin G (IgG) antibodies to the spike (S-RBD) protein (IgG anti-S-RBD) and for neutralizing antibodies. Participants who had an initial decline of IgG anti-S-RBD and neutralizing antibodies followed by a subsequent rise in antibody titers as well as those who tested positive for SARS-CoV-2 by RT-PCR after at least 60 days of follow up were considered as reinfected. In total, 137 individuals were included with a mean age of 44.7 ± 12.3 years and a sex-ratio (Male/Female) of 0.33. Nearly all participants (92.7%) were symptomatic, and 2.2% required hospitalization. Among the 70 participants with three or more prospective blood samples, 32.8% were reinfected among whom 11 (47.8%) reported COVID-19 like symptoms. Up to 12 months of follow up, 100% and 42.9% of participants had detectable IgG anti-S-RBD and neutralizing antibodies, respectively. This study showed that humoral immune response following COVID-19 infection may persist up to 12 months after infection despite the potential risk for reinfection that is mainly explained by the emergence of new variants.&quot;,&quot;publisher&quot;:&quot;Libyan J Med&quot;,&quot;issue&quot;:&quot;1&quot;,&quot;volume&quot;:&quot;19&quot;},&quot;isTemporary&quot;:false},{&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container-title-short&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isTemporary&quot;:false},{&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container-title-short&quot;:&quot;Front Immunol&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isTemporary&quot;:false}]},{&quot;citationID&quot;:&quot;MENDELEY_CITATION_093b6caa-64f6-4b04-b822-cf0683ff7fe0&quot;,&quot;properties&quot;:{&quot;noteIndex&quot;:0},&quot;isEdited&quot;:false,&quot;manualOverride&quot;:{&quot;isManuallyOverridden&quot;:false,&quot;citeprocText&quot;:&quot;[10]&quot;,&quot;manualOverrideText&quot;:&quot;&quot;},&quot;citationTag&quot;:&quot;MENDELEY_CITATION_v3_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b3BwZSIsImdpdmVuIjoiTGlzYSBLLiIsInBhcnNlLW5hbWVzIjpmYWxzZSwiZHJvcHBpbmctcGFydGljbGUiOiIiLCJub24tZHJvcHBpbmctcGFydGljbGUiOiIifSx7ImZhbWlseSI6IlBlw7FhIiwiZ2l2ZW4iOiJQaG9lYmUgQi4iLCJwYXJzZS1uYW1lcyI6ZmFsc2UsImRyb3BwaW5nLXBhcnRpY2xlIjoiIiwibm9uLWRyb3BwaW5nLXBhcnRpY2xlIjoiIn0seyJmYW1pbHkiOiJQcml2YXR0IiwiZ2l2ZW4iOiJTYXJhIFIuIiwicGFyc2UtbmFtZXMiOmZhbHNlLCJkcm9wcGluZy1wYXJ0aWNsZSI6IiIsIm5vbi1kcm9wcGluZy1wYXJ0aWNsZSI6IiJ9LHsiZmFtaWx5IjoiQmVubmV0dCIsImdpdmVuIjoiU3lkbmV5IEo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&quot;,&quot;citationItems&quot;:[{&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container-title-short&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isTemporary&quot;:false}]},{&quot;citationID&quot;:&quot;MENDELEY_CITATION_b8128f0c-2e9b-4384-8a56-ff82aa34506a&quot;,&quot;properties&quot;:{&quot;noteIndex&quot;:0},&quot;isEdited&quot;:false,&quot;manualOverride&quot;:{&quot;isManuallyOverridden&quot;:false,&quot;citeprocText&quot;:&quot;[17]&quot;,&quot;manualOverrideText&quot;:&quot;&quot;},&quot;citationTag&quot;:&quot;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&quot;,&quot;citationItems&quot;:[{&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container-title-short&quot;:&quot;Front Immunol&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isTemporary&quot;:false}]},{&quot;citationID&quot;:&quot;MENDELEY_CITATION_666ad4ec-5467-45f7-bae9-a16b8fa63ef4&quot;,&quot;properties&quot;:{&quot;noteIndex&quot;:0},&quot;isEdited&quot;:false,&quot;manualOverride&quot;:{&quot;isManuallyOverridden&quot;:false,&quot;citeprocText&quot;:&quot;[10]&quot;,&quot;manualOverrideText&quot;:&quot;&quot;},&quot;citationTag&quot;:&quot;MENDELEY_CITATION_v3_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b3BwZSIsImdpdmVuIjoiTGlzYSBLLiIsInBhcnNlLW5hbWVzIjpmYWxzZSwiZHJvcHBpbmctcGFydGljbGUiOiIiLCJub24tZHJvcHBpbmctcGFydGljbGUiOiIifSx7ImZhbWlseSI6IlBlw7FhIiwiZ2l2ZW4iOiJQaG9lYmUgQi4iLCJwYXJzZS1uYW1lcyI6ZmFsc2UsImRyb3BwaW5nLXBhcnRpY2xlIjoiIiwibm9uLWRyb3BwaW5nLXBhcnRpY2xlIjoiIn0seyJmYW1pbHkiOiJQcml2YXR0IiwiZ2l2ZW4iOiJTYXJhIFIuIiwicGFyc2UtbmFtZXMiOmZhbHNlLCJkcm9wcGluZy1wYXJ0aWNsZSI6IiIsIm5vbi1kcm9wcGluZy1wYXJ0aWNsZSI6IiJ9LHsiZmFtaWx5IjoiQmVubmV0dCIsImdpdmVuIjoiU3lkbmV5IEo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&quot;,&quot;citationItems&quot;:[{&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container-title-short&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isTemporary&quot;:false}]},{&quot;citationID&quot;:&quot;MENDELEY_CITATION_eaf1d35b-b9c8-4698-bfa7-10c82fe433c6&quot;,&quot;properties&quot;:{&quot;noteIndex&quot;:0},&quot;isEdited&quot;:false,&quot;manualOverride&quot;:{&quot;isManuallyOverridden&quot;:false,&quot;citeprocText&quot;:&quot;[40,41]&quot;,&quot;manualOverrideText&quot;:&quot;&quot;},&quot;citationTag&quot;:&quot;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&quot;,&quot;citationItems&quot;:[{&quot;id&quot;:&quot;643264d6-9955-3f5b-8bdf-766bed1eead6&quot;,&quot;itemData&quot;:{&quot;type&quot;:&quot;article-journal&quot;,&quot;id&quot;:&quot;643264d6-9955-3f5b-8bdf-766bed1eead6&quot;,&quot;title&quot;:&quot;HLA-B*15 predicts survival in Egyptian patients with COVID-19&quot;,&quot;author&quot;:[{&quot;family&quot;:&quot;Abdelhafiz&quot;,&quot;given&quot;:&quot;Ahmed Samir&quot;,&quot;parse-names&quot;:false,&quot;dropping-particle&quot;:&quot;&quot;,&quot;non-dropping-particle&quot;:&quot;&quot;},{&quot;family&quot;:&quot;Ali&quot;,&quot;given&quot;:&quot;Asmaa&quot;,&quot;parse-names&quot;:false,&quot;dropping-particle&quot;:&quot;&quot;,&quot;non-dropping-particle&quot;:&quot;&quot;},{&quot;family&quot;:&quot;Fouda&quot;,&quot;given&quot;:&quot;Merhan A.&quot;,&quot;parse-names&quot;:false,&quot;dropping-particle&quot;:&quot;&quot;,&quot;non-dropping-particle&quot;:&quot;&quot;},{&quot;family&quot;:&quot;Sayed&quot;,&quot;given&quot;:&quot;Douaa M.&quot;,&quot;parse-names&quot;:false,&quot;dropping-particle&quot;:&quot;&quot;,&quot;non-dropping-particle&quot;:&quot;&quot;},{&quot;family&quot;:&quot;Kamel&quot;,&quot;given&quot;:&quot;Mahmoud M.&quot;,&quot;parse-names&quot;:false,&quot;dropping-particle&quot;:&quot;&quot;,&quot;non-dropping-particle&quot;:&quot;&quot;},{&quot;family&quot;:&quot;Kamal&quot;,&quot;given&quot;:&quot;Lamyaa Mohamed&quot;,&quot;parse-names&quot;:false,&quot;dropping-particle&quot;:&quot;&quot;,&quot;non-dropping-particle&quot;:&quot;&quot;},{&quot;family&quot;:&quot;Khalil&quot;,&quot;given&quot;:&quot;Mahmoud Ali&quot;,&quot;parse-names&quot;:false,&quot;dropping-particle&quot;:&quot;&quot;,&quot;non-dropping-particle&quot;:&quot;&quot;},{&quot;family&quot;:&quot;Bakry&quot;,&quot;given&quot;:&quot;Rania M.&quot;,&quot;parse-names&quot;:false,&quot;dropping-particle&quot;:&quot;&quot;,&quot;non-dropping-particle&quot;:&quot;&quot;}],&quot;container-title&quot;:&quot;Human immunology&quot;,&quot;container-title-short&quot;:&quot;Hum Immunol&quot;,&quot;accessed&quot;:{&quot;date-parts&quot;:[[2024,10,7]]},&quot;DOI&quot;:&quot;10.1016/J.HUMIMM.2021.09.007&quot;,&quot;ISSN&quot;:&quot;1879-1166&quot;,&quot;PMID&quot;:&quot;34607724&quot;,&quot;URL&quot;:&quot;https://pubmed.ncbi.nlm.nih.gov/34607724/&quot;,&quot;issued&quot;:{&quot;date-parts&quot;:[[2022,1,1]]},&quot;page&quot;:&quot;10-16&quot;,&quot;abstract&quot;:&quot;Genetic differences among individuals could affect the clinical presentations and outcomes of COVID-19. Human Leukocyte Antigens are associated with COVID-19 susceptibility, severity, and prognosis. This study aimed to identify HLA-B and -C genotypes among 69 Egyptian patients with COVID-19 and correlate them with disease outcomes and other clinical and laboratory data. HLA-B and -C typing was performed using Luminex-based HLA typing kits. Forty patients (58%) had severe COVID-19; 55% of these patients died, without reported mortality in the moderate group. The alleles associated with severe COVID-19 were HLA-B*41, -B*42, -C*16, and -C*17, whereas HLA-B*15, -C*7, and -C*12 were significantly associated with protection against mortality. Regression analysis showed that HLA-B*15 was the only allele associated with predicted protection against mortality, where the likelihood of survival increased with HLA-B*15 (P &lt; 0.001). Patient survival was less likely to occur with higher total leukocytic count, ferritin, and creatinine levels. This study provides interesting insights into the association between HLA class I alleles and protection from or severity of COVID-19 through immune response modulation. This is the first study to investigate this relationship in Egyptian patients. More studies are needed to understand how HLA class I alleles interact and affect Cytotoxic T lymphocytes and natural killer cell function.&quot;,&quot;publisher&quot;:&quot;Hum Immunol&quot;,&quot;issue&quot;:&quot;1&quot;,&quot;volume&quot;:&quot;83&quot;},&quot;isTemporary&quot;:false},{&quot;id&quot;:&quot;4ba2cc0d-7a97-3f5a-9f8a-2ada32cfeba0&quot;,&quot;itemData&quot;:{&quot;type&quot;:&quot;article-journal&quot;,&quot;id&quot;:&quot;4ba2cc0d-7a97-3f5a-9f8a-2ada32cfeba0&quot;,&quot;title&quot;:&quot;Association between Human Leukocyte Antigen (HLA) DQB1*06 and HLA DQB1*03 and adverse outcomes in a group of critically ill patients with COVID-19 in Tunisia: a cross-sectional study&quot;,&quot;author&quot;:[{&quot;family&quot;:&quot;Bnina&quot;,&quot;given&quot;:&quot;Amène&quot;,&quot;parse-names&quot;:false,&quot;dropping-particle&quot;:&quot;Ben&quot;,&quot;non-dropping-particle&quot;:&quot;&quot;},{&quot;family&quot;:&quot;Bahri&quot;,&quot;given&quot;:&quot;Yasmine&quot;,&quot;parse-names&quot;:false,&quot;dropping-particle&quot;:&quot;&quot;,&quot;non-dropping-particle&quot;:&quot;El&quot;},{&quot;family&quot;:&quot;Cheybi&quot;,&quot;given&quot;:&quot;Amény&quot;,&quot;parse-names&quot;:false,&quot;dropping-particle&quot;:&quot;&quot;,&quot;non-dropping-particle&quot;:&quot;&quot;},{&quot;family&quot;:&quot;Lazrek&quot;,&quot;given&quot;:&quot;Nada&quot;,&quot;parse-names&quot;:false,&quot;dropping-particle&quot;:&quot;Ben&quot;,&quot;non-dropping-particle&quot;:&quot;&quot;},{&quot;family&quot;:&quot;Chouchane&quot;,&quot;given&quot;:&quot;Syrine&quot;,&quot;parse-names&quot;:false,&quot;dropping-particle&quot;:&quot;&quot;,&quot;non-dropping-particle&quot;:&quot;&quot;},{&quot;family&quot;:&quot;Omezzine&quot;,&quot;given&quot;:&quot;Asma&quot;,&quot;parse-names&quot;:false,&quot;dropping-particle&quot;:&quot;&quot;,&quot;non-dropping-particle&quot;:&quot;&quot;},{&quot;family&quot;:&quot;Naija&quot;,&quot;given&quot;:&quot;Walid&quot;,&quot;parse-names&quot;:false,&quot;dropping-particle&quot;:&quot;&quot;,&quot;non-dropping-particle&quot;:&quot;&quot;},{&quot;family&quot;:&quot;Bouatay&quot;,&quot;given&quot;:&quot;Amina&quot;,&quot;parse-names&quot;:false,&quot;dropping-particle&quot;:&quot;&quot;,&quot;non-dropping-particle&quot;:&quot;&quot;}],&quot;container-title&quot;:&quot;The Pan African medical journal&quot;,&quot;container-title-short&quot;:&quot;Pan Afr Med J&quot;,&quot;accessed&quot;:{&quot;date-parts&quot;:[[2024,10,7]]},&quot;DOI&quot;:&quot;10.11604/PAMJ.2023.45.109.39956&quot;,&quot;ISSN&quot;:&quot;1937-8688&quot;,&quot;PMID&quot;:&quot;37719057&quot;,&quot;URL&quot;:&quot;https://pubmed.ncbi.nlm.nih.gov/37719057/&quot;,&quot;issued&quot;:{&quot;date-parts&quot;:[[2023,5,1]]},&quot;abstract&quot;:&quot;Introduction: Human Leukocyte Antigen (HLA) system is a highly polymorphic genetic system associated with the prognosis of several infectious diseases. The aim of this study is to investigate the association of HLA polymorphism with the outcome of coronavirus disease 2019 (COVID-19) in Tunisian critically ill patients. Methods: this retrospective cross-sectional study included 42 consecutive patients hospitalized in intensive care unit (ICU) for COVID-19 in March 2021. Genotyping of HLA loci was performed by LABType™ sequence-specific oligonucleotide (SSO) typing kits (One lambda Inc, USA). Statistical analyses were performed using Statistical Package for Social Sciences (SPSS®) version 23.0. A p-value &lt;0.05 was considered significant. Multivariable regression analysis was performed for the association between HLA polymorphism with adverse outcomes with adjustment for potential confounders such as age, sex, co-morbidities and blood type. Results: patients included in our study had a mean age of 64.5 ± 11.5 (34-83) years and were mainly men (64.3%; (n=27)). The most common cardiovascular risk factors were obesity (61.9%; (n=26)) and hypertension (26.2%; (n=11)). Thirty-two patients died (76.2%). Eleven patients (26.2%) required intubation during hospitalization. We found that HLA DQB1*06 allele was significantly associated with protection against mortality aOR: 0.066, 95% CI 0.005-0.821; p = 0.035. HLA DQB1*03 allele was significantly associated with protection against intubation aOR: 0.151, 95% CI 0.023-0.976; p = 0.047. Conclusion: it was found that there are 2 protective HLA alleles against COVID-19 severity and mortality in critically ill patients. This could allow focusing on people genetically predisposed to develop severe forms of COVID-19.&quot;,&quot;publisher&quot;:&quot;Pan Afr Med J&quot;,&quot;volume&quot;:&quot;45&quot;},&quot;isTemporary&quot;:false}]},{&quot;citationID&quot;:&quot;MENDELEY_CITATION_1a5bb6d1-af9f-4f83-a160-62bb5aa45e7e&quot;,&quot;properties&quot;:{&quot;noteIndex&quot;:0},&quot;isEdited&quot;:false,&quot;manualOverride&quot;:{&quot;isManuallyOverridden&quot;:false,&quot;citeprocText&quot;:&quot;[40]&quot;,&quot;manualOverrideText&quot;:&quot;&quot;},&quot;citationTag&quot;:&quot;MENDELEY_CITATION_v3_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&quot;,&quot;citationItems&quot;:[{&quot;id&quot;:&quot;643264d6-9955-3f5b-8bdf-766bed1eead6&quot;,&quot;itemData&quot;:{&quot;type&quot;:&quot;article-journal&quot;,&quot;id&quot;:&quot;643264d6-9955-3f5b-8bdf-766bed1eead6&quot;,&quot;title&quot;:&quot;HLA-B*15 predicts survival in Egyptian patients with COVID-19&quot;,&quot;author&quot;:[{&quot;family&quot;:&quot;Abdelhafiz&quot;,&quot;given&quot;:&quot;Ahmed Samir&quot;,&quot;parse-names&quot;:false,&quot;dropping-particle&quot;:&quot;&quot;,&quot;non-dropping-particle&quot;:&quot;&quot;},{&quot;family&quot;:&quot;Ali&quot;,&quot;given&quot;:&quot;Asmaa&quot;,&quot;parse-names&quot;:false,&quot;dropping-particle&quot;:&quot;&quot;,&quot;non-dropping-particle&quot;:&quot;&quot;},{&quot;family&quot;:&quot;Fouda&quot;,&quot;given&quot;:&quot;Merhan A.&quot;,&quot;parse-names&quot;:false,&quot;dropping-particle&quot;:&quot;&quot;,&quot;non-dropping-particle&quot;:&quot;&quot;},{&quot;family&quot;:&quot;Sayed&quot;,&quot;given&quot;:&quot;Douaa M.&quot;,&quot;parse-names&quot;:false,&quot;dropping-particle&quot;:&quot;&quot;,&quot;non-dropping-particle&quot;:&quot;&quot;},{&quot;family&quot;:&quot;Kamel&quot;,&quot;given&quot;:&quot;Mahmoud M.&quot;,&quot;parse-names&quot;:false,&quot;dropping-particle&quot;:&quot;&quot;,&quot;non-dropping-particle&quot;:&quot;&quot;},{&quot;family&quot;:&quot;Kamal&quot;,&quot;given&quot;:&quot;Lamyaa Mohamed&quot;,&quot;parse-names&quot;:false,&quot;dropping-particle&quot;:&quot;&quot;,&quot;non-dropping-particle&quot;:&quot;&quot;},{&quot;family&quot;:&quot;Khalil&quot;,&quot;given&quot;:&quot;Mahmoud Ali&quot;,&quot;parse-names&quot;:false,&quot;dropping-particle&quot;:&quot;&quot;,&quot;non-dropping-particle&quot;:&quot;&quot;},{&quot;family&quot;:&quot;Bakry&quot;,&quot;given&quot;:&quot;Rania M.&quot;,&quot;parse-names&quot;:false,&quot;dropping-particle&quot;:&quot;&quot;,&quot;non-dropping-particle&quot;:&quot;&quot;}],&quot;container-title&quot;:&quot;Human immunology&quot;,&quot;accessed&quot;:{&quot;date-parts&quot;:[[2024,10,7]]},&quot;DOI&quot;:&quot;10.1016/J.HUMIMM.2021.09.007&quot;,&quot;ISSN&quot;:&quot;1879-1166&quot;,&quot;PMID&quot;:&quot;34607724&quot;,&quot;URL&quot;:&quot;https://pubmed.ncbi.nlm.nih.gov/34607724/&quot;,&quot;issued&quot;:{&quot;date-parts&quot;:[[2022,1,1]]},&quot;page&quot;:&quot;10-16&quot;,&quot;abstract&quot;:&quot;Genetic differences among individuals could affect the clinical presentations and outcomes of COVID-19. Human Leukocyte Antigens are associated with COVID-19 susceptibility, severity, and prognosis. This study aimed to identify HLA-B and -C genotypes among 69 Egyptian patients with COVID-19 and correlate them with disease outcomes and other clinical and laboratory data. HLA-B and -C typing was performed using Luminex-based HLA typing kits. Forty patients (58%) had severe COVID-19; 55% of these patients died, without reported mortality in the moderate group. The alleles associated with severe COVID-19 were HLA-B*41, -B*42, -C*16, and -C*17, whereas HLA-B*15, -C*7, and -C*12 were significantly associated with protection against mortality. Regression analysis showed that HLA-B*15 was the only allele associated with predicted protection against mortality, where the likelihood of survival increased with HLA-B*15 (P &lt; 0.001). Patient survival was less likely to occur with higher total leukocytic count, ferritin, and creatinine levels. This study provides interesting insights into the association between HLA class I alleles and protection from or severity of COVID-19 through immune response modulation. This is the first study to investigate this relationship in Egyptian patients. More studies are needed to understand how HLA class I alleles interact and affect Cytotoxic T lymphocytes and natural killer cell function.&quot;,&quot;publisher&quot;:&quot;Hum Immunol&quot;,&quot;issue&quot;:&quot;1&quot;,&quot;volume&quot;:&quot;83&quot;,&quot;container-title-short&quot;:&quot;Hum Immunol&quot;},&quot;isTemporary&quot;:false}]},{&quot;citationID&quot;:&quot;MENDELEY_CITATION_b446f9c6-9d3d-403a-a099-2b54e6750d1d&quot;,&quot;properties&quot;:{&quot;noteIndex&quot;:0},&quot;isEdited&quot;:false,&quot;manualOverride&quot;:{&quot;isManuallyOverridden&quot;:false,&quot;citeprocText&quot;:&quot;[41]&quot;,&quot;manualOverrideText&quot;:&quot;&quot;},&quot;citationTag&quot;:&quot;MENDELEY_CITATION_v3_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&quot;,&quot;citationItems&quot;:[{&quot;id&quot;:&quot;4ba2cc0d-7a97-3f5a-9f8a-2ada32cfeba0&quot;,&quot;itemData&quot;:{&quot;type&quot;:&quot;article-journal&quot;,&quot;id&quot;:&quot;4ba2cc0d-7a97-3f5a-9f8a-2ada32cfeba0&quot;,&quot;title&quot;:&quot;Association between Human Leukocyte Antigen (HLA) DQB1*06 and HLA DQB1*03 and adverse outcomes in a group of critically ill patients with COVID-19 in Tunisia: a cross-sectional study&quot;,&quot;author&quot;:[{&quot;family&quot;:&quot;Bnina&quot;,&quot;given&quot;:&quot;Amène&quot;,&quot;parse-names&quot;:false,&quot;dropping-particle&quot;:&quot;Ben&quot;,&quot;non-dropping-particle&quot;:&quot;&quot;},{&quot;family&quot;:&quot;Bahri&quot;,&quot;given&quot;:&quot;Yasmine&quot;,&quot;parse-names&quot;:false,&quot;dropping-particle&quot;:&quot;&quot;,&quot;non-dropping-particle&quot;:&quot;El&quot;},{&quot;family&quot;:&quot;Cheybi&quot;,&quot;given&quot;:&quot;Amény&quot;,&quot;parse-names&quot;:false,&quot;dropping-particle&quot;:&quot;&quot;,&quot;non-dropping-particle&quot;:&quot;&quot;},{&quot;family&quot;:&quot;Lazrek&quot;,&quot;given&quot;:&quot;Nada&quot;,&quot;parse-names&quot;:false,&quot;dropping-particle&quot;:&quot;Ben&quot;,&quot;non-dropping-particle&quot;:&quot;&quot;},{&quot;family&quot;:&quot;Chouchane&quot;,&quot;given&quot;:&quot;Syrine&quot;,&quot;parse-names&quot;:false,&quot;dropping-particle&quot;:&quot;&quot;,&quot;non-dropping-particle&quot;:&quot;&quot;},{&quot;family&quot;:&quot;Omezzine&quot;,&quot;given&quot;:&quot;Asma&quot;,&quot;parse-names&quot;:false,&quot;dropping-particle&quot;:&quot;&quot;,&quot;non-dropping-particle&quot;:&quot;&quot;},{&quot;family&quot;:&quot;Naija&quot;,&quot;given&quot;:&quot;Walid&quot;,&quot;parse-names&quot;:false,&quot;dropping-particle&quot;:&quot;&quot;,&quot;non-dropping-particle&quot;:&quot;&quot;},{&quot;family&quot;:&quot;Bouatay&quot;,&quot;given&quot;:&quot;Amina&quot;,&quot;parse-names&quot;:false,&quot;dropping-particle&quot;:&quot;&quot;,&quot;non-dropping-particle&quot;:&quot;&quot;}],&quot;container-title&quot;:&quot;The Pan African medical journal&quot;,&quot;accessed&quot;:{&quot;date-parts&quot;:[[2024,10,7]]},&quot;DOI&quot;:&quot;10.11604/PAMJ.2023.45.109.39956&quot;,&quot;ISSN&quot;:&quot;1937-8688&quot;,&quot;PMID&quot;:&quot;37719057&quot;,&quot;URL&quot;:&quot;https://pubmed.ncbi.nlm.nih.gov/37719057/&quot;,&quot;issued&quot;:{&quot;date-parts&quot;:[[2023,5,1]]},&quot;abstract&quot;:&quot;Introduction: Human Leukocyte Antigen (HLA) system is a highly polymorphic genetic system associated with the prognosis of several infectious diseases. The aim of this study is to investigate the association of HLA polymorphism with the outcome of coronavirus disease 2019 (COVID-19) in Tunisian critically ill patients. Methods: this retrospective cross-sectional study included 42 consecutive patients hospitalized in intensive care unit (ICU) for COVID-19 in March 2021. Genotyping of HLA loci was performed by LABType™ sequence-specific oligonucleotide (SSO) typing kits (One lambda Inc, USA). Statistical analyses were performed using Statistical Package for Social Sciences (SPSS®) version 23.0. A p-value &lt;0.05 was considered significant. Multivariable regression analysis was performed for the association between HLA polymorphism with adverse outcomes with adjustment for potential confounders such as age, sex, co-morbidities and blood type. Results: patients included in our study had a mean age of 64.5 ± 11.5 (34-83) years and were mainly men (64.3%; (n=27)). The most common cardiovascular risk factors were obesity (61.9%; (n=26)) and hypertension (26.2%; (n=11)). Thirty-two patients died (76.2%). Eleven patients (26.2%) required intubation during hospitalization. We found that HLA DQB1*06 allele was significantly associated with protection against mortality aOR: 0.066, 95% CI 0.005-0.821; p = 0.035. HLA DQB1*03 allele was significantly associated with protection against intubation aOR: 0.151, 95% CI 0.023-0.976; p = 0.047. Conclusion: it was found that there are 2 protective HLA alleles against COVID-19 severity and mortality in critically ill patients. This could allow focusing on people genetically predisposed to develop severe forms of COVID-19.&quot;,&quot;publisher&quot;:&quot;Pan Afr Med J&quot;,&quot;volume&quot;:&quot;45&quot;,&quot;container-title-short&quot;:&quot;Pan Afr Med J&quot;},&quot;isTemporary&quot;:false}]},{&quot;citationID&quot;:&quot;MENDELEY_CITATION_fc345204-2bbd-4ce1-b4bb-c67a885e491a&quot;,&quot;properties&quot;:{&quot;noteIndex&quot;:0},&quot;isEdited&quot;:false,&quot;manualOverride&quot;:{&quot;isManuallyOverridden&quot;:false,&quot;citeprocText&quot;:&quot;[40]&quot;,&quot;manualOverrideText&quot;:&quot;&quot;},&quot;citationTag&quot;:&quot;MENDELEY_CITATION_v3_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&quot;,&quot;citationItems&quot;:[{&quot;id&quot;:&quot;643264d6-9955-3f5b-8bdf-766bed1eead6&quot;,&quot;itemData&quot;:{&quot;type&quot;:&quot;article-journal&quot;,&quot;id&quot;:&quot;643264d6-9955-3f5b-8bdf-766bed1eead6&quot;,&quot;title&quot;:&quot;HLA-B*15 predicts survival in Egyptian patients with COVID-19&quot;,&quot;author&quot;:[{&quot;family&quot;:&quot;Abdelhafiz&quot;,&quot;given&quot;:&quot;Ahmed Samir&quot;,&quot;parse-names&quot;:false,&quot;dropping-particle&quot;:&quot;&quot;,&quot;non-dropping-particle&quot;:&quot;&quot;},{&quot;family&quot;:&quot;Ali&quot;,&quot;given&quot;:&quot;Asmaa&quot;,&quot;parse-names&quot;:false,&quot;dropping-particle&quot;:&quot;&quot;,&quot;non-dropping-particle&quot;:&quot;&quot;},{&quot;family&quot;:&quot;Fouda&quot;,&quot;given&quot;:&quot;Merhan A.&quot;,&quot;parse-names&quot;:false,&quot;dropping-particle&quot;:&quot;&quot;,&quot;non-dropping-particle&quot;:&quot;&quot;},{&quot;family&quot;:&quot;Sayed&quot;,&quot;given&quot;:&quot;Douaa M.&quot;,&quot;parse-names&quot;:false,&quot;dropping-particle&quot;:&quot;&quot;,&quot;non-dropping-particle&quot;:&quot;&quot;},{&quot;family&quot;:&quot;Kamel&quot;,&quot;given&quot;:&quot;Mahmoud M.&quot;,&quot;parse-names&quot;:false,&quot;dropping-particle&quot;:&quot;&quot;,&quot;non-dropping-particle&quot;:&quot;&quot;},{&quot;family&quot;:&quot;Kamal&quot;,&quot;given&quot;:&quot;Lamyaa Mohamed&quot;,&quot;parse-names&quot;:false,&quot;dropping-particle&quot;:&quot;&quot;,&quot;non-dropping-particle&quot;:&quot;&quot;},{&quot;family&quot;:&quot;Khalil&quot;,&quot;given&quot;:&quot;Mahmoud Ali&quot;,&quot;parse-names&quot;:false,&quot;dropping-particle&quot;:&quot;&quot;,&quot;non-dropping-particle&quot;:&quot;&quot;},{&quot;family&quot;:&quot;Bakry&quot;,&quot;given&quot;:&quot;Rania M.&quot;,&quot;parse-names&quot;:false,&quot;dropping-particle&quot;:&quot;&quot;,&quot;non-dropping-particle&quot;:&quot;&quot;}],&quot;container-title&quot;:&quot;Human immunology&quot;,&quot;accessed&quot;:{&quot;date-parts&quot;:[[2024,10,7]]},&quot;DOI&quot;:&quot;10.1016/J.HUMIMM.2021.09.007&quot;,&quot;ISSN&quot;:&quot;1879-1166&quot;,&quot;PMID&quot;:&quot;34607724&quot;,&quot;URL&quot;:&quot;https://pubmed.ncbi.nlm.nih.gov/34607724/&quot;,&quot;issued&quot;:{&quot;date-parts&quot;:[[2022,1,1]]},&quot;page&quot;:&quot;10-16&quot;,&quot;abstract&quot;:&quot;Genetic differences among individuals could affect the clinical presentations and outcomes of COVID-19. Human Leukocyte Antigens are associated with COVID-19 susceptibility, severity, and prognosis. This study aimed to identify HLA-B and -C genotypes among 69 Egyptian patients with COVID-19 and correlate them with disease outcomes and other clinical and laboratory data. HLA-B and -C typing was performed using Luminex-based HLA typing kits. Forty patients (58%) had severe COVID-19; 55% of these patients died, without reported mortality in the moderate group. The alleles associated with severe COVID-19 were HLA-B*41, -B*42, -C*16, and -C*17, whereas HLA-B*15, -C*7, and -C*12 were significantly associated with protection against mortality. Regression analysis showed that HLA-B*15 was the only allele associated with predicted protection against mortality, where the likelihood of survival increased with HLA-B*15 (P &lt; 0.001). Patient survival was less likely to occur with higher total leukocytic count, ferritin, and creatinine levels. This study provides interesting insights into the association between HLA class I alleles and protection from or severity of COVID-19 through immune response modulation. This is the first study to investigate this relationship in Egyptian patients. More studies are needed to understand how HLA class I alleles interact and affect Cytotoxic T lymphocytes and natural killer cell function.&quot;,&quot;publisher&quot;:&quot;Hum Immunol&quot;,&quot;issue&quot;:&quot;1&quot;,&quot;volume&quot;:&quot;83&quot;,&quot;container-title-short&quot;:&quot;Hum Immunol&quot;},&quot;isTemporary&quot;:false}]},{&quot;citationID&quot;:&quot;MENDELEY_CITATION_e3ffa9f4-8304-4bab-aabc-ac947ea23a5b&quot;,&quot;properties&quot;:{&quot;noteIndex&quot;:0},&quot;isEdited&quot;:false,&quot;manualOverride&quot;:{&quot;isManuallyOverridden&quot;:false,&quot;citeprocText&quot;:&quot;[12,21,30,42–45]&quot;,&quot;manualOverrideText&quot;:&quot;&quot;},&quot;citationTag&quot;:&quot;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&quot;,&quot;citationItems&quot;:[{&quot;id&quot;:&quot;cbc592ab-0656-3cd9-a081-c93982a12eee&quot;,&quot;itemData&quot;:{&quot;type&quot;:&quot;article-journal&quot;,&quot;id&quot;:&quot;cbc592ab-0656-3cd9-a081-c93982a12eee&quot;,&quot;title&quot;:&quot;Genetic association of ACE2 and TMPRSS2 polymorphisms with COVID-19 severity; a single centre study from Egypt&quot;,&quot;author&quot;:[{&quot;family&quot;:&quot;Elnagdy&quot;,&quot;given&quot;:&quot;Marwa H.&quot;,&quot;parse-names&quot;:false,&quot;dropping-particle&quot;:&quot;&quot;,&quot;non-dropping-particle&quot;:&quot;&quot;},{&quot;family&quot;:&quot;Magdy&quot;,&quot;given&quot;:&quot;Alshimaa&quot;,&quot;parse-names&quot;:false,&quot;dropping-particle&quot;:&quot;&quot;,&quot;non-dropping-particle&quot;:&quot;&quot;},{&quot;family&quot;:&quot;Eldars&quot;,&quot;given&quot;:&quot;Waleed&quot;,&quot;parse-names&quot;:false,&quot;dropping-particle&quot;:&quot;&quot;,&quot;non-dropping-particle&quot;:&quot;&quot;},{&quot;family&quot;:&quot;Elgamal&quot;,&quot;given&quot;:&quot;Mohamed&quot;,&quot;parse-names&quot;:false,&quot;dropping-particle&quot;:&quot;&quot;,&quot;non-dropping-particle&quot;:&quot;&quot;},{&quot;family&quot;:&quot;El-Nagdy&quot;,&quot;given&quot;:&quot;Ahmed Hazem&quot;,&quot;parse-names&quot;:false,&quot;dropping-particle&quot;:&quot;&quot;,&quot;non-dropping-particle&quot;:&quot;&quot;},{&quot;family&quot;:&quot;Salem&quot;,&quot;given&quot;:&quot;Omnia&quot;,&quot;parse-names&quot;:false,&quot;dropping-particle&quot;:&quot;&quot;,&quot;non-dropping-particle&quot;:&quot;&quot;},{&quot;family&quot;:&quot;Elmowafy&quot;,&quot;given&quot;:&quot;Mohamed Magdy&quot;,&quot;parse-names&quot;:false,&quot;dropping-particle&quot;:&quot;&quot;,&quot;non-dropping-particle&quot;:&quot;&quot;},{&quot;family&quot;:&quot;Elborsh&quot;,&quot;given&quot;:&quot;Omar Ahmed&quot;,&quot;parse-names&quot;:false,&quot;dropping-particle&quot;:&quot;&quot;,&quot;non-dropping-particle&quot;:&quot;&quot;},{&quot;family&quot;:&quot;Elshafey&quot;,&quot;given&quot;:&quot;Abdelrahman Walid&quot;,&quot;parse-names&quot;:false,&quot;dropping-particle&quot;:&quot;&quot;,&quot;non-dropping-particle&quot;:&quot;&quot;},{&quot;family&quot;:&quot;Kesba&quot;,&quot;given&quot;:&quot;Muhammad Magdy&quot;,&quot;parse-names&quot;:false,&quot;dropping-particle&quot;:&quot;&quot;,&quot;non-dropping-particle&quot;:&quot;&quot;},{&quot;family&quot;:&quot;Abdulgalil&quot;,&quot;given&quot;:&quot;Ahmed Elsaeed&quot;,&quot;parse-names&quot;:false,&quot;dropping-particle&quot;:&quot;&quot;,&quot;non-dropping-particle&quot;:&quot;&quot;},{&quot;family&quot;:&quot;Sobh&quot;,&quot;given&quot;:&quot;Ali&quot;,&quot;parse-names&quot;:false,&quot;dropping-particle&quot;:&quot;&quot;,&quot;non-dropping-particle&quot;:&quot;&quot;}],&quot;container-title&quot;:&quot;Virology journal&quot;,&quot;container-title-short&quot;:&quot;Virol J&quot;,&quot;accessed&quot;:{&quot;date-parts&quot;:[[2024,10,5]]},&quot;DOI&quot;:&quot;10.1186/S12985-024-02298-X&quot;,&quot;ISSN&quot;:&quot;1743-422X&quot;,&quot;PMID&quot;:&quot;38263160&quot;,&quot;URL&quot;:&quot;https://pubmed.ncbi.nlm.nih.gov/38263160/&quot;,&quot;issued&quot;:{&quot;date-parts&quot;:[[2024,12,1]]},&quot;abstract&quot;:&quot;Background: Since the emergence of the COVID-19 infection in China, it has caused considerable morbidity, mortality, and economic burden. It causes the vast majority of clinical manifestations, ranging from mild or even no symptoms to severe respiratory failure. There are many risk factors for severe COVID-19, such as old age, male gender, and associated comorbidities. A major role for genetic factors may exist. The SARS-CoV-2 virus enters the cell primarily through ACE2 receptors. rs2285666 is one of many polymorphisms found in the ACE2 receptor gene. To enable endosome-independent entry into target cells, the transmembrane protease serine-type 2 (TMPRSS2) is necessary to cleave the virus’ spike (S) glycoprotein. TMPRSS2 is characterized by an androgen receptor element. The rs12329760 polymorphism in TMPRSS2 may explain different genetic susceptibilities to COVID-19. Method: This cross-sectional study was held in Mansoura University Hospitals during the period from June 2020 to April 2022 on patients who had mild and severe COVID-19. Demographic, clinical, and laboratory data were collected, and the TaqMan real-time polymerase chain was used for allelic discrimination in the genotyping of rs2285666 and rs12329760. Results: This study included 317 Egyptian patients, aged from 0.2 to 87 years. Males were 146, while females were 171. They were divided into mild and severe groups (91 and 226 patients, respectively) based on their clinical symptoms. There was a significant association between COVID-19 severity and male gender, hypertension, diabetes mellitus, and high CRP. The genotype and allele frequency distributions of the ACE2 rs2285666 polymorphism showed no significant association with the severity of COVID-19 in both. In contrast, in TMPRSS2 rs12329760 minor T allele and CT, TT genotypes were significantly associated with a reduced likelihood of developing severe COVID-19. Conclusion: Our study indicates that the ACE2 rs2285666 polymorphism is not related to the severity of COVID-19, whether genotypes or alleles. In TMPRSS2 rs12329760, the dominant model and T allele showed significantly lower frequencies in severe cases, with a protective effect against severity. The discrepancies with previous results may be due to variations in other ACE2 receptor-related genes, inflammatory mediators, and coagulation indicators. Haplotype blocks and differences in racial makeup must be taken into consideration. Future research should be done to clarify how ethnicity affects these polymorphisms and how other comorbidities combine to have an additive effect.&quot;,&quot;publisher&quot;:&quot;Virol J&quot;,&quot;issue&quot;:&quot;1&quot;,&quot;volume&quot;:&quot;21&quot;},&quot;isTemporary&quot;:false},{&quot;id&quot;:&quot;6a3883a2-f0cb-3a2c-8fe8-81dcfadb2117&quot;,&quot;itemData&quot;:{&quot;type&quot;:&quot;article-journal&quot;,&quot;id&quot;:&quot;6a3883a2-f0cb-3a2c-8fe8-81dcfadb2117&quot;,&quot;title&quot;:&quot;Serum ACE2 and S19P gene polymorphism in Egyptian patients with COVID-19 infection: correlation with disease severity&quot;,&quot;author&quot;:[{&quot;family&quot;:&quot;Gaber&quot;,&quot;given&quot;:&quot;Dalia A.&quot;,&quot;parse-names&quot;:false,&quot;dropping-particle&quot;:&quot;&quot;,&quot;non-dropping-particle&quot;:&quot;&quot;},{&quot;family&quot;:&quot;Shokr&quot;,&quot;given&quot;:&quot;Mohamed&quot;,&quot;parse-names&quot;:false,&quot;dropping-particle&quot;:&quot;&quot;,&quot;non-dropping-particle&quot;:&quot;&quot;},{&quot;family&quot;:&quot;Shaker&quot;,&quot;given&quot;:&quot;Olfat&quot;,&quot;parse-names&quot;:false,&quot;dropping-particle&quot;:&quot;&quot;,&quot;non-dropping-particle&quot;:&quot;&quot;},{&quot;family&quot;:&quot;Zaki&quot;,&quot;given&quot;:&quot;Kamelia Ahmed&quot;,&quot;parse-names&quot;:false,&quot;dropping-particle&quot;:&quot;&quot;,&quot;non-dropping-particle&quot;:&quot;&quot;},{&quot;family&quot;:&quot;Khalil&quot;,&quot;given&quot;:&quot;Haidy Samir&quot;,&quot;parse-names&quot;:false,&quot;dropping-particle&quot;:&quot;&quot;,&quot;non-dropping-particle&quot;:&quot;&quot;},{&quot;family&quot;:&quot;Wahb&quot;,&quot;given&quot;:&quot;Amany M.&quot;,&quot;parse-names&quot;:false,&quot;dropping-particle&quot;:&quot;&quot;,&quot;non-dropping-particle&quot;:&quot;&quot;}],&quot;container-title&quot;:&quot;Scientific Reports 2024 14:1&quot;,&quot;accessed&quot;:{&quot;date-parts&quot;:[[2024,10,5]]},&quot;DOI&quot;:&quot;10.1038/s41598-024-56260-6&quot;,&quot;ISBN&quot;:&quot;0123456789&quot;,&quot;ISSN&quot;:&quot;2045-2322&quot;,&quot;PMID&quot;:&quot;38462662&quot;,&quot;URL&quot;:&quot;https://www.nature.com/articles/s41598-024-56260-6&quot;,&quot;issued&quot;:{&quot;date-parts&quot;:[[2024,3,10]]},&quot;page&quot;:&quot;1-13&quot;,&quot;abstract&quot;:&quot;The expression of ACE2 is linked to disease severity in COVID-19 patients. The ACE2 receptor gene polymorphisms are considered determinants for SARS-CoV-2 infection and its outcome. In our study, serum ACE2 and its genetic variant S19P rs73635825 polymorphism were investigated in 114 SARS-CoV-2 patients. The results were compared with 120 control subjects. ELISA technique and allele discrimination assay were used for measuring serum ACE2 and genotype analysis of ACE2 rs73635825. Our results revealed that serum ACE2 was significantly lower in SARS-CoV-2 patients (p = 0.0001), particularly in cases with hypertension or diabetes mellitus. There was a significant difference in the genotype distributions of ACE2 rs73635825 A &amp;gt; G between COVID-19 patients and controls (p-value = 0.001). A higher frequency of the heterozygous AG genotype (65.8%) was reported in COVID-19 patients. The G allele was significantly more common in COVID-19 patients (p &amp;lt; 0.0001). The AG and GG genotypes were associated with COVID-19 severity as they were correlated with abnormal laboratory findings, GGO, CXR, and total severity scores with p &amp;lt; 0.05. Our results revealed that the ACE2 S19P gene variant is correlated with the incidence of infection and its severity, suggesting the usefulness of this work in identifying the susceptible population groups for better disease control.&quot;,&quot;publisher&quot;:&quot;Nature Publishing Group&quot;,&quot;issue&quot;:&quot;1&quot;,&quot;volume&quot;:&quot;14&quot;,&quot;container-title-short&quot;:&quot;&quot;},&quot;isTemporary&quot;:false},{&quot;id&quot;:&quot;1431c756-eade-3fbe-a3b9-5bb8a309f21e&quot;,&quot;itemData&quot;:{&quot;type&quot;:&quot;article-journal&quot;,&quot;id&quot;:&quot;1431c756-eade-3fbe-a3b9-5bb8a309f21e&quot;,&quot;title&quot;:&quot;Haematological Profile and ACE2 Levels of COVID-19 Patients in a Metropolis in Ghana&quot;,&quot;author&quot;:[{&quot;family&quot;:&quot;Ackah&quot;,&quot;given&quot;:&quot;Ezekiel B.&quot;,&quot;parse-names&quot;:false,&quot;dropping-particle&quot;:&quot;&quot;,&quot;non-dropping-particle&quot;:&quot;&quot;},{&quot;family&quot;:&quot;Owusu&quot;,&quot;given&quot;:&quot;Michael&quot;,&quot;parse-names&quot;:false,&quot;dropping-particle&quot;:&quot;&quot;,&quot;non-dropping-particle&quot;:&quot;&quot;},{&quot;family&quot;:&quot;Sackey&quot;,&quot;given&quot;:&quot;Benedict&quot;,&quot;parse-names&quot;:false,&quot;dropping-particle&quot;:&quot;&quot;,&quot;non-dropping-particle&quot;:&quot;&quot;},{&quot;family&quot;:&quot;Boamah&quot;,&quot;given&quot;:&quot;Justice K.&quot;,&quot;parse-names&quot;:false,&quot;dropping-particle&quot;:&quot;&quot;,&quot;non-dropping-particle&quot;:&quot;&quot;},{&quot;family&quot;:&quot;Kamasah&quot;,&quot;given&quot;:&quot;Japhet S.&quot;,&quot;parse-names&quot;:false,&quot;dropping-particle&quot;:&quot;&quot;,&quot;non-dropping-particle&quot;:&quot;&quot;},{&quot;family&quot;:&quot;Aduboffour&quot;,&quot;given&quot;:&quot;Albert A.&quot;,&quot;parse-names&quot;:false,&quot;dropping-particle&quot;:&quot;&quot;,&quot;non-dropping-particle&quot;:&quot;&quot;},{&quot;family&quot;:&quot;Akortia&quot;,&quot;given&quot;:&quot;Debora&quot;,&quot;parse-names&quot;:false,&quot;dropping-particle&quot;:&quot;&quot;,&quot;non-dropping-particle&quot;:&quot;&quot;},{&quot;family&quot;:&quot;Nkrumah&quot;,&quot;given&quot;:&quot;Gifty&quot;,&quot;parse-names&quot;:false,&quot;dropping-particle&quot;:&quot;&quot;,&quot;non-dropping-particle&quot;:&quot;&quot;},{&quot;family&quot;:&quot;Amaniampong&quot;,&quot;given&quot;:&quot;Andrews&quot;,&quot;parse-names&quot;:false,&quot;dropping-particle&quot;:&quot;&quot;,&quot;non-dropping-particle&quot;:&quot;&quot;},{&quot;family&quot;:&quot;Klevor&quot;,&quot;given&quot;:&quot;Nicholas&quot;,&quot;parse-names&quot;:false,&quot;dropping-particle&quot;:&quot;&quot;,&quot;non-dropping-particle&quot;:&quot;&quot;},{&quot;family&quot;:&quot;Agyemang&quot;,&quot;given&quot;:&quot;Lawrence D.&quot;,&quot;parse-names&quot;:false,&quot;dropping-particle&quot;:&quot;&quot;,&quot;non-dropping-particle&quot;:&quot;&quot;},{&quot;family&quot;:&quot;Ayisi-Boateng&quot;,&quot;given&quot;:&quot;Nana K.&quot;,&quot;parse-names&quot;:false,&quot;dropping-particle&quot;:&quot;&quot;,&quot;non-dropping-particle&quot;:&quot;&quot;},{&quot;family&quot;:&quot;Sylverken&quot;,&quot;given&quot;:&quot;Augustina&quot;,&quot;parse-names&quot;:false,&quot;dropping-particle&quot;:&quot;&quot;,&quot;non-dropping-particle&quot;:&quot;&quot;},{&quot;family&quot;:&quot;Phillips&quot;,&quot;given&quot;:&quot;Richard O.&quot;,&quot;parse-names&quot;:false,&quot;dropping-particle&quot;:&quot;&quot;,&quot;non-dropping-particle&quot;:&quot;&quot;},{&quot;family&quot;:&quot;Owusu-Dabo&quot;,&quot;given&quot;:&quot;Ellis&quot;,&quot;parse-names&quot;:false,&quot;dropping-particle&quot;:&quot;&quot;,&quot;non-dropping-particle&quot;:&quot;&quot;}],&quot;container-title&quot;:&quot;COVID 2024, Vol. 4, Pages 117-129&quot;,&quot;accessed&quot;:{&quot;date-parts&quot;:[[2024,5,17]]},&quot;DOI&quot;:&quot;10.3390/COVID4020011&quot;,&quot;ISSN&quot;:&quot;2673-8112&quot;,&quot;URL&quot;:&quot;https://www.mdpi.com/2673-8112/4/2/11/htm&quot;,&quot;issued&quot;:{&quot;date-parts&quot;:[[2024,1,23]]},&quot;page&quot;:&quot;117-129&quot;,&quot;abstract&quot;:&quot;Background: Several studies have linked coronavirus disease 2019 (COVID-19) risk to age and ABO blood groups. Variations in plasma angiotensin-converting enzyme 2 (ACE2) levels and blood counts have been reported, suggesting an association between disease severity and low lymphocyte levels. Aim: this study aimed to understand how these factors relate to COVID-19 in Ghanaian patients, considering geographical and demographic differences. Methods: Participants were recruited from six hospitals in Kumasi, Ghana, between June 2020 and July 2021. Nasopharyngeal swabs were taken to test for severe acute respiratory syndrome coronavirus 2 (SARS-CoV-2), and blood samples were collected for complete blood count testing, ABO/Rhesus typing, and assessment of plasma ACE2 levels. Demographic and COVID-19 severity data were gathered, and IBM SPSS version 25.0 was used for analysis. Results: Overall, 515 patients were enrolled, out of which 55.9% (n = 288/515) were males and 50.3% (n = 259/515) tested positive for SARS-CoV-2. The median age was 37 years (IQR = 26–53). Age was significantly associated with SARS-CoV-2 infection (p = 0.002). The severe COVID-19 group was the oldest (70 years, IQR = 35–80) and presented with anaemia (haemoglobin, g/dL: 9.55, IQR = 7.85–11.93), leukocytosis (WBC × 103/μL: 15.87, IQR = 6.68–19.80), neutrophilia (NEUT × 106/μL: 14.69, IQR = 5.70–18.96) and lymphocytopenia (LYMPH × 106/μL: 0.47, IQR = 0.22–0.66). No association was found between SARS-CoV-2 positivity and ABO (p = 0.711) or Rh (p = 0.805) blood groups; no association was also found between plasma ACE2 levels and SARS-CoV-2 status (p = 0.079). However, among COVID-19 participants, plasma ACE2 levels were significantly reduced in the moderate illness group (40.68 ng/mL, IQR = 34.09–48.10) compared with the asymptomatic group (50.61 ng/mL, IQR = 43.90–58.61, p = 0.015). Conclusions: While there may be no real association between the ABO blood group, as well as plasma ACE2 levels, and SARS-CoV-2 infection in Ghanaian patients, older individuals are at a higher risk of severe disease. Anaemia, and leukocytosis with lymphocytopenia may be indicators of poor disease progression.&quot;,&quot;publisher&quot;:&quot;Multidisciplinary Digital Publishing Institute&quot;,&quot;issue&quot;:&quot;2&quot;,&quot;volume&quot;:&quot;4&quot;,&quot;container-title-short&quot;:&quot;&quot;},&quot;isTemporary&quot;:false},{&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container-title-short&quot;:&quot;Infect Genet Evol&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isTemporary&quot;:false},{&quot;id&quot;:&quot;cec4df75-e503-3fa3-805b-3ef4644c0751&quot;,&quot;itemData&quot;:{&quot;type&quot;:&quot;article-journal&quot;,&quot;id&quot;:&quot;cec4df75-e503-3fa3-805b-3ef4644c0751&quot;,&quot;title&quot;:&quot;The ACE 2 G8790A and IL-22 Gene Polymorphisms and their Association with Susceptibility to COVID-19 in Yaounde, Cameroon&quot;,&quot;author&quot;:[{&quot;family&quot;:&quot;Tah&quot;,&quot;given&quot;:&quot;Calvino Fomboh&quot;,&quot;parse-names&quot;:false,&quot;dropping-particle&quot;:&quot;&quot;,&quot;non-dropping-particle&quot;:&quot;&quot;},{&quot;family&quot;:&quot;Nji&quot;,&quot;given&quot;:&quot;Akindeh Mbuh&quot;,&quot;parse-names&quot;:false,&quot;dropping-particle&quot;:&quot;&quot;,&quot;non-dropping-particle&quot;:&quot;&quot;},{&quot;family&quot;:&quot;Chedjou&quot;,&quot;given&quot;:&quot;Jean Paul Kengne&quot;,&quot;parse-names&quot;:false,&quot;dropping-particle&quot;:&quot;&quot;,&quot;non-dropping-particle&quot;:&quot;&quot;},{&quot;family&quot;:&quot;Ngum&quot;,&quot;given&quot;:&quot;Lesley Ngum&quot;,&quot;parse-names&quot;:false,&quot;dropping-particle&quot;:&quot;&quot;,&quot;non-dropping-particle&quot;:&quot;&quot;},{&quot;family&quot;:&quot;Tchinda&quot;,&quot;given&quot;:&quot;Carine Nguefeu Nkenfou&quot;,&quot;parse-names&quot;:false,&quot;dropping-particle&quot;:&quot;&quot;,&quot;non-dropping-particle&quot;:&quot;&quot;},{&quot;family&quot;:&quot;Laban&quot;,&quot;given&quot;:&quot;Rhoda Bongshe&quot;,&quot;parse-names&quot;:false,&quot;dropping-particle&quot;:&quot;&quot;,&quot;non-dropping-particle&quot;:&quot;&quot;},{&quot;family&quot;:&quot;Mbu’u&quot;,&quot;given&quot;:&quot;Cyrille Mbanwi&quot;,&quot;parse-names&quot;:false,&quot;dropping-particle&quot;:&quot;&quot;,&quot;non-dropping-particle&quot;:&quot;&quot;},{&quot;family&quot;:&quot;Eric&quot;,&quot;given&quot;:&quot;MacDonald&quot;,&quot;parse-names&quot;:false,&quot;dropping-particle&quot;:&quot;Bin&quot;,&quot;non-dropping-particle&quot;:&quot;&quot;},{&quot;family&quot;:&quot;Netongo&quot;,&quot;given&quot;:&quot;Palmer Masumbe&quot;,&quot;parse-names&quot;:false,&quot;dropping-particle&quot;:&quot;&quot;,&quot;non-dropping-particle&quot;:&quot;&quot;},{&quot;family&quot;:&quot;Wami&quot;,&quot;given&quot;:&quot;Tatiana Tchakote&quot;,&quot;parse-names&quot;:false,&quot;dropping-particle&quot;:&quot;&quot;,&quot;non-dropping-particle&quot;:&quot;&quot;},{&quot;family&quot;:&quot;Tchamdjeu&quot;,&quot;given&quot;:&quot;Wilfried Olivier Ngandjeu&quot;,&quot;parse-names&quot;:false,&quot;dropping-particle&quot;:&quot;&quot;,&quot;non-dropping-particle&quot;:&quot;&quot;},{&quot;family&quot;:&quot;Fonyuy&quot;,&quot;given&quot;:&quot;Marie Claire Vernyuy&quot;,&quot;parse-names&quot;:false,&quot;dropping-particle&quot;:&quot;&quot;,&quot;non-dropping-particle&quot;:&quot;&quot;},{&quot;family&quot;:&quot;Mbacham&quot;,&quot;given&quot;:&quot;Wilfred Fon&quot;,&quot;parse-names&quot;:false,&quot;dropping-particle&quot;:&quot;&quot;,&quot;non-dropping-particle&quot;:&quot;&quot;}],&quot;container-title&quot;:&quot;Biochemistry and Molecular Biology 2023, Volume 8, Page 29&quot;,&quot;accessed&quot;:{&quot;date-parts&quot;:[[2024,5,15]]},&quot;DOI&quot;:&quot;10.11648/J.BMB.20230802.12&quot;,&quot;ISSN&quot;:&quot;2575-5048&quot;,&quot;URL&quot;:&quot;https://www.sciencepg.com/article/10.11648/j.bmb.20230802.12&quot;,&quot;issued&quot;:{&quot;date-parts&quot;:[[2023,9,8]]},&quot;page&quot;:&quot;29-36&quot;,&quot;abstract&quot;:&quot;Severe Acute Respiratory Syndrome Corona Virus 2 (SARS-CoV-2) is an enveloped positive-stranded RNA virus that replicates in the cytoplasm, and uses envelope spike projections as a key to enter to human cells with the receptor. Host susceptibility upon exposure to the virus might be as a result of genetic polymorphisms observed on genes that encode for molecules in the immune system such as ACE 2, as well as IL-22 which influences the immune response. This study was aimed at investigating the association between the Single Nucleotide Polymorphisms (SNPs) of ACE2 G8970A and IL-22 (rs1179521) with COVID-19 susceptibility in Yaounde, Cameroon. A case-control study was performed on 331 conveniently collected blood samples, spotted on Whartman N° 3-filter paper from which DNA was extracted by the chelex-100 DNA extraction method. Genotyping of the ACE2 G8970A and IL-22 SNPs were performed using Polymerase Chain Reaction and Restriction Fragment Length Polymorphism (PCR-RFLP). The Chi-square test (X&lt;sup&gt;2&lt;/sup&gt;) was used to establish associations. A P-value of &lt;0.05 was considered significant. The most predominant genotype for ACE2 G8790A, was the homozygous wild type GG genotype (75.23%, 249/331) with no homozygous mutant (AA genotype) observed amongst the study participants, whereas for IL-22 rs1179251, it was the heterozygous GC (47.43%, 157/331). The mutant C allele for IL-22 rs1179251 was most predominant (58%). In the same manner, the wild type G allele for ACE 2 was predominant (88%). No statistical significance was found in the gene and genotype frequencies of ACE2 G8790A and IL-22 rs1179251 between the COVID-19 infected group and healthy controls. The GG genotype for the IL-22 rs1179251 was a protective factor against the presentation of clinical features of COVID-19 (OR=0.430; P=0.003) whereas, the C allele was a risk factor (OR=2.324; P=0.003). In conclusion, no association was found between the SNPs of ACE2 G8790A and IL-22 rs1179251, and COVID-19, but an association was found between the SNP of IL-22 rs1179251 and COVID-19 clinical features. The combined SNPs of ACE2 G86790A and IL-22 rs1179251, showed statistical significance between the symptomatic and asymptomatic groups when the wildtype allele (G) for ACE2 G8790A and the mutant allele (C) for IL-22 rs1179251 were combined amongst study participants, with participants possessing the resultant genotype (GC), 2 times likely to present clinical features of COVID-19 (GC; OR=2.324, P=0.003).&quot;,&quot;publisher&quot;:&quot;Science Publishing Group&quot;,&quot;issue&quot;:&quot;2&quot;,&quot;volume&quot;:&quot;8&quot;,&quot;container-title-short&quot;:&quot;&quot;},&quot;isTemporary&quot;:false},{&quot;id&quot;:&quot;8fb17226-07d5-302c-9a80-c3d500c34aee&quot;,&quot;itemData&quot;:{&quot;type&quot;:&quot;article-journal&quot;,&quot;id&quot;:&quot;8fb17226-07d5-302c-9a80-c3d500c34aee&quot;,&quot;title&quot;:&quot;Human ACE2 Polymorphisms from Different Human Populations Modulate SARS-CoV-2 Infection&quot;,&quot;author&quot;:[{&quot;family&quot;:&quot;Hu&quot;,&quot;given&quot;:&quot;Pan&quot;,&quot;parse-names&quot;:false,&quot;dropping-particle&quot;:&quot;&quot;,&quot;non-dropping-particle&quot;:&quot;&quot;},{&quot;family&quot;:&quot;Bauer&quot;,&quot;given&quot;:&quot;Vanessa L.&quot;,&quot;parse-names&quot;:false,&quot;dropping-particle&quot;:&quot;&quot;,&quot;non-dropping-particle&quot;:&quot;&quot;},{&quot;family&quot;:&quot;Sawyer&quot;,&quot;given&quot;:&quot;Sara L.&quot;,&quot;parse-names&quot;:false,&quot;dropping-particle&quot;:&quot;&quot;,&quot;non-dropping-particle&quot;:&quot;&quot;},{&quot;family&quot;:&quot;Diaz-Griffero&quot;,&quot;given&quot;:&quot;Felipe&quot;,&quot;parse-names&quot;:false,&quot;dropping-particle&quot;:&quot;&quot;,&quot;non-dropping-particle&quot;:&quot;&quot;}],&quot;container-title&quot;:&quot;Viruses&quot;,&quot;container-title-short&quot;:&quot;Viruses&quot;,&quot;accessed&quot;:{&quot;date-parts&quot;:[[2024,10,5]]},&quot;DOI&quot;:&quot;10.3390/V14071451&quot;,&quot;ISSN&quot;:&quot;1999-4915&quot;,&quot;PMID&quot;:&quot;35891433&quot;,&quot;URL&quot;:&quot;https://pubmed.ncbi.nlm.nih.gov/35891433/&quot;,&quot;issued&quot;:{&quot;date-parts&quot;:[[2022,7,1]]},&quot;abstract&quot;:&quot;The COVID-19 pandemic caused by severe acute respiratory syndrome coronavirus 2 (SARS-CoV-2) has resulted in over 6 million deaths worldwide. The high variability in COVID-19 symptoms remains one of the most interesting mysteries of the pandemic. Genetic and environmental factors are likely to be key determinants of COVID-19 symptomatology. Here, we explored ACE2 as a genetic determinant for SARS-CoV-2 infection and COVID-19 symptomatology. Each human genome encodes two alleles of ACE2, which encodes the cell entry receptor for SARS-CoV-2. Here, we determined whether naturally occurring human ACE2 (hACE2) polymorphisms in the human population affect SARS-CoV-2 infection and the severity of COVID-19 symptoms. ACE2 variants S19P, I21V, E23K, K26R, K31R, N33I, H34R, E35K, and T92I showed increased virus infection compared to wild-type ACE2; thus, these variants could increase the risk for COVID-19. In contrast, variants D38V, Y83H, I468V, and N638S showed reduced infection, indicating a potential protective effect. hACE2 variants K26R and T92I increased infection by three-fold without changing the levels of ACE2 on the surface of the cells, suggesting that these variants may increase the risk of severe COVID-19. On the contrary, hACE2 variants D38V and Y83H decreased SARS-CoV-2 infection by four-and ten-fold, respectively, without changing surface expression, suggesting that these variants may protect against severe COVID-19. Remarkably, all protective hACE2 Polymorphisms were found almost exclusively in Asian populations, which may provide a partial explanation for the low COVID-19 mortality rates in Asian countries. Thus, hACE2 polymorphisms may modulate susceptibility to SARS-CoV-2 in the host and partially account for the differences in severity of COVID-19 among different ethnic groups.&quot;,&quot;publisher&quot;:&quot;Viruses&quot;,&quot;issue&quot;:&quot;7&quot;,&quot;volume&quot;:&quot;14&quot;},&quot;isTemporary&quot;:false}]},{&quot;citationID&quot;:&quot;MENDELEY_CITATION_d636606e-b6ab-4198-abca-a4c28b57b9d0&quot;,&quot;properties&quot;:{&quot;noteIndex&quot;:0},&quot;isEdited&quot;:false,&quot;manualOverride&quot;:{&quot;isManuallyOverridden&quot;:false,&quot;citeprocText&quot;:&quot;[12,15,45]&quot;,&quot;manualOverrideText&quot;:&quot;&quot;},&quot;citationTag&quot;:&quot;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&quot;,&quot;citationItems&quot;:[{&quot;id&quot;:&quot;8fb17226-07d5-302c-9a80-c3d500c34aee&quot;,&quot;itemData&quot;:{&quot;type&quot;:&quot;article-journal&quot;,&quot;id&quot;:&quot;8fb17226-07d5-302c-9a80-c3d500c34aee&quot;,&quot;title&quot;:&quot;Human ACE2 Polymorphisms from Different Human Populations Modulate SARS-CoV-2 Infection&quot;,&quot;author&quot;:[{&quot;family&quot;:&quot;Hu&quot;,&quot;given&quot;:&quot;Pan&quot;,&quot;parse-names&quot;:false,&quot;dropping-particle&quot;:&quot;&quot;,&quot;non-dropping-particle&quot;:&quot;&quot;},{&quot;family&quot;:&quot;Bauer&quot;,&quot;given&quot;:&quot;Vanessa L.&quot;,&quot;parse-names&quot;:false,&quot;dropping-particle&quot;:&quot;&quot;,&quot;non-dropping-particle&quot;:&quot;&quot;},{&quot;family&quot;:&quot;Sawyer&quot;,&quot;given&quot;:&quot;Sara L.&quot;,&quot;parse-names&quot;:false,&quot;dropping-particle&quot;:&quot;&quot;,&quot;non-dropping-particle&quot;:&quot;&quot;},{&quot;family&quot;:&quot;Diaz-Griffero&quot;,&quot;given&quot;:&quot;Felipe&quot;,&quot;parse-names&quot;:false,&quot;dropping-particle&quot;:&quot;&quot;,&quot;non-dropping-particle&quot;:&quot;&quot;}],&quot;container-title&quot;:&quot;Viruses&quot;,&quot;container-title-short&quot;:&quot;Viruses&quot;,&quot;accessed&quot;:{&quot;date-parts&quot;:[[2024,10,5]]},&quot;DOI&quot;:&quot;10.3390/V14071451&quot;,&quot;ISSN&quot;:&quot;1999-4915&quot;,&quot;PMID&quot;:&quot;35891433&quot;,&quot;URL&quot;:&quot;https://pubmed.ncbi.nlm.nih.gov/35891433/&quot;,&quot;issued&quot;:{&quot;date-parts&quot;:[[2022,7,1]]},&quot;abstract&quot;:&quot;The COVID-19 pandemic caused by severe acute respiratory syndrome coronavirus 2 (SARS-CoV-2) has resulted in over 6 million deaths worldwide. The high variability in COVID-19 symptoms remains one of the most interesting mysteries of the pandemic. Genetic and environmental factors are likely to be key determinants of COVID-19 symptomatology. Here, we explored ACE2 as a genetic determinant for SARS-CoV-2 infection and COVID-19 symptomatology. Each human genome encodes two alleles of ACE2, which encodes the cell entry receptor for SARS-CoV-2. Here, we determined whether naturally occurring human ACE2 (hACE2) polymorphisms in the human population affect SARS-CoV-2 infection and the severity of COVID-19 symptoms. ACE2 variants S19P, I21V, E23K, K26R, K31R, N33I, H34R, E35K, and T92I showed increased virus infection compared to wild-type ACE2; thus, these variants could increase the risk for COVID-19. In contrast, variants D38V, Y83H, I468V, and N638S showed reduced infection, indicating a potential protective effect. hACE2 variants K26R and T92I increased infection by three-fold without changing the levels of ACE2 on the surface of the cells, suggesting that these variants may increase the risk of severe COVID-19. On the contrary, hACE2 variants D38V and Y83H decreased SARS-CoV-2 infection by four-and ten-fold, respectively, without changing surface expression, suggesting that these variants may protect against severe COVID-19. Remarkably, all protective hACE2 Polymorphisms were found almost exclusively in Asian populations, which may provide a partial explanation for the low COVID-19 mortality rates in Asian countries. Thus, hACE2 polymorphisms may modulate susceptibility to SARS-CoV-2 in the host and partially account for the differences in severity of COVID-19 among different ethnic groups.&quot;,&quot;publisher&quot;:&quot;Viruses&quot;,&quot;issue&quot;:&quot;7&quot;,&quot;volume&quot;:&quot;14&quot;},&quot;isTemporary&quot;:false},{&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container-title-short&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isTemporary&quot;:false},{&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citationID&quot;:&quot;MENDELEY_CITATION_19faafd0-b166-4b45-931f-63ea0ebdbff2&quot;,&quot;properties&quot;:{&quot;noteIndex&quot;:0},&quot;isEdited&quot;:false,&quot;manualOverride&quot;:{&quot;isManuallyOverridden&quot;:false,&quot;citeprocText&quot;:&quot;[30,43]&quot;,&quot;manualOverrideText&quot;:&quot;&quot;},&quot;citationTag&quot;:&quot;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&quot;,&quot;citationItems&quot;:[{&quot;id&quot;:&quot;6a3883a2-f0cb-3a2c-8fe8-81dcfadb2117&quot;,&quot;itemData&quot;:{&quot;type&quot;:&quot;article-journal&quot;,&quot;id&quot;:&quot;6a3883a2-f0cb-3a2c-8fe8-81dcfadb2117&quot;,&quot;title&quot;:&quot;Serum ACE2 and S19P gene polymorphism in Egyptian patients with COVID-19 infection: correlation with disease severity&quot;,&quot;author&quot;:[{&quot;family&quot;:&quot;Gaber&quot;,&quot;given&quot;:&quot;Dalia A.&quot;,&quot;parse-names&quot;:false,&quot;dropping-particle&quot;:&quot;&quot;,&quot;non-dropping-particle&quot;:&quot;&quot;},{&quot;family&quot;:&quot;Shokr&quot;,&quot;given&quot;:&quot;Mohamed&quot;,&quot;parse-names&quot;:false,&quot;dropping-particle&quot;:&quot;&quot;,&quot;non-dropping-particle&quot;:&quot;&quot;},{&quot;family&quot;:&quot;Shaker&quot;,&quot;given&quot;:&quot;Olfat&quot;,&quot;parse-names&quot;:false,&quot;dropping-particle&quot;:&quot;&quot;,&quot;non-dropping-particle&quot;:&quot;&quot;},{&quot;family&quot;:&quot;Zaki&quot;,&quot;given&quot;:&quot;Kamelia Ahmed&quot;,&quot;parse-names&quot;:false,&quot;dropping-particle&quot;:&quot;&quot;,&quot;non-dropping-particle&quot;:&quot;&quot;},{&quot;family&quot;:&quot;Khalil&quot;,&quot;given&quot;:&quot;Haidy Samir&quot;,&quot;parse-names&quot;:false,&quot;dropping-particle&quot;:&quot;&quot;,&quot;non-dropping-particle&quot;:&quot;&quot;},{&quot;family&quot;:&quot;Wahb&quot;,&quot;given&quot;:&quot;Amany M.&quot;,&quot;parse-names&quot;:false,&quot;dropping-particle&quot;:&quot;&quot;,&quot;non-dropping-particle&quot;:&quot;&quot;}],&quot;container-title&quot;:&quot;Scientific Reports 2024 14:1&quot;,&quot;accessed&quot;:{&quot;date-parts&quot;:[[2024,10,5]]},&quot;DOI&quot;:&quot;10.1038/s41598-024-56260-6&quot;,&quot;ISBN&quot;:&quot;0123456789&quot;,&quot;ISSN&quot;:&quot;2045-2322&quot;,&quot;PMID&quot;:&quot;38462662&quot;,&quot;URL&quot;:&quot;https://www.nature.com/articles/s41598-024-56260-6&quot;,&quot;issued&quot;:{&quot;date-parts&quot;:[[2024,3,10]]},&quot;page&quot;:&quot;1-13&quot;,&quot;abstract&quot;:&quot;The expression of ACE2 is linked to disease severity in COVID-19 patients. The ACE2 receptor gene polymorphisms are considered determinants for SARS-CoV-2 infection and its outcome. In our study, serum ACE2 and its genetic variant S19P rs73635825 polymorphism were investigated in 114 SARS-CoV-2 patients. The results were compared with 120 control subjects. ELISA technique and allele discrimination assay were used for measuring serum ACE2 and genotype analysis of ACE2 rs73635825. Our results revealed that serum ACE2 was significantly lower in SARS-CoV-2 patients (p = 0.0001), particularly in cases with hypertension or diabetes mellitus. There was a significant difference in the genotype distributions of ACE2 rs73635825 A &amp;gt; G between COVID-19 patients and controls (p-value = 0.001). A higher frequency of the heterozygous AG genotype (65.8%) was reported in COVID-19 patients. The G allele was significantly more common in COVID-19 patients (p &amp;lt; 0.0001). The AG and GG genotypes were associated with COVID-19 severity as they were correlated with abnormal laboratory findings, GGO, CXR, and total severity scores with p &amp;lt; 0.05. Our results revealed that the ACE2 S19P gene variant is correlated with the incidence of infection and its severity, suggesting the usefulness of this work in identifying the susceptible population groups for better disease control.&quot;,&quot;publisher&quot;:&quot;Nature Publishing Group&quot;,&quot;issue&quot;:&quot;1&quot;,&quot;volume&quot;:&quot;14&quot;,&quot;container-title-short&quot;:&quot;&quot;},&quot;isTemporary&quot;:false},{&quot;id&quot;:&quot;1431c756-eade-3fbe-a3b9-5bb8a309f21e&quot;,&quot;itemData&quot;:{&quot;type&quot;:&quot;article-journal&quot;,&quot;id&quot;:&quot;1431c756-eade-3fbe-a3b9-5bb8a309f21e&quot;,&quot;title&quot;:&quot;Haematological Profile and ACE2 Levels of COVID-19 Patients in a Metropolis in Ghana&quot;,&quot;author&quot;:[{&quot;family&quot;:&quot;Ackah&quot;,&quot;given&quot;:&quot;Ezekiel B.&quot;,&quot;parse-names&quot;:false,&quot;dropping-particle&quot;:&quot;&quot;,&quot;non-dropping-particle&quot;:&quot;&quot;},{&quot;family&quot;:&quot;Owusu&quot;,&quot;given&quot;:&quot;Michael&quot;,&quot;parse-names&quot;:false,&quot;dropping-particle&quot;:&quot;&quot;,&quot;non-dropping-particle&quot;:&quot;&quot;},{&quot;family&quot;:&quot;Sackey&quot;,&quot;given&quot;:&quot;Benedict&quot;,&quot;parse-names&quot;:false,&quot;dropping-particle&quot;:&quot;&quot;,&quot;non-dropping-particle&quot;:&quot;&quot;},{&quot;family&quot;:&quot;Boamah&quot;,&quot;given&quot;:&quot;Justice K.&quot;,&quot;parse-names&quot;:false,&quot;dropping-particle&quot;:&quot;&quot;,&quot;non-dropping-particle&quot;:&quot;&quot;},{&quot;family&quot;:&quot;Kamasah&quot;,&quot;given&quot;:&quot;Japhet S.&quot;,&quot;parse-names&quot;:false,&quot;dropping-particle&quot;:&quot;&quot;,&quot;non-dropping-particle&quot;:&quot;&quot;},{&quot;family&quot;:&quot;Aduboffour&quot;,&quot;given&quot;:&quot;Albert A.&quot;,&quot;parse-names&quot;:false,&quot;dropping-particle&quot;:&quot;&quot;,&quot;non-dropping-particle&quot;:&quot;&quot;},{&quot;family&quot;:&quot;Akortia&quot;,&quot;given&quot;:&quot;Debora&quot;,&quot;parse-names&quot;:false,&quot;dropping-particle&quot;:&quot;&quot;,&quot;non-dropping-particle&quot;:&quot;&quot;},{&quot;family&quot;:&quot;Nkrumah&quot;,&quot;given&quot;:&quot;Gifty&quot;,&quot;parse-names&quot;:false,&quot;dropping-particle&quot;:&quot;&quot;,&quot;non-dropping-particle&quot;:&quot;&quot;},{&quot;family&quot;:&quot;Amaniampong&quot;,&quot;given&quot;:&quot;Andrews&quot;,&quot;parse-names&quot;:false,&quot;dropping-particle&quot;:&quot;&quot;,&quot;non-dropping-particle&quot;:&quot;&quot;},{&quot;family&quot;:&quot;Klevor&quot;,&quot;given&quot;:&quot;Nicholas&quot;,&quot;parse-names&quot;:false,&quot;dropping-particle&quot;:&quot;&quot;,&quot;non-dropping-particle&quot;:&quot;&quot;},{&quot;family&quot;:&quot;Agyemang&quot;,&quot;given&quot;:&quot;Lawrence D.&quot;,&quot;parse-names&quot;:false,&quot;dropping-particle&quot;:&quot;&quot;,&quot;non-dropping-particle&quot;:&quot;&quot;},{&quot;family&quot;:&quot;Ayisi-Boateng&quot;,&quot;given&quot;:&quot;Nana K.&quot;,&quot;parse-names&quot;:false,&quot;dropping-particle&quot;:&quot;&quot;,&quot;non-dropping-particle&quot;:&quot;&quot;},{&quot;family&quot;:&quot;Sylverken&quot;,&quot;given&quot;:&quot;Augustina&quot;,&quot;parse-names&quot;:false,&quot;dropping-particle&quot;:&quot;&quot;,&quot;non-dropping-particle&quot;:&quot;&quot;},{&quot;family&quot;:&quot;Phillips&quot;,&quot;given&quot;:&quot;Richard O.&quot;,&quot;parse-names&quot;:false,&quot;dropping-particle&quot;:&quot;&quot;,&quot;non-dropping-particle&quot;:&quot;&quot;},{&quot;family&quot;:&quot;Owusu-Dabo&quot;,&quot;given&quot;:&quot;Ellis&quot;,&quot;parse-names&quot;:false,&quot;dropping-particle&quot;:&quot;&quot;,&quot;non-dropping-particle&quot;:&quot;&quot;}],&quot;container-title&quot;:&quot;COVID 2024, Vol. 4, Pages 117-129&quot;,&quot;accessed&quot;:{&quot;date-parts&quot;:[[2024,5,17]]},&quot;DOI&quot;:&quot;10.3390/COVID4020011&quot;,&quot;ISSN&quot;:&quot;2673-8112&quot;,&quot;URL&quot;:&quot;https://www.mdpi.com/2673-8112/4/2/11/htm&quot;,&quot;issued&quot;:{&quot;date-parts&quot;:[[2024,1,23]]},&quot;page&quot;:&quot;117-129&quot;,&quot;abstract&quot;:&quot;Background: Several studies have linked coronavirus disease 2019 (COVID-19) risk to age and ABO blood groups. Variations in plasma angiotensin-converting enzyme 2 (ACE2) levels and blood counts have been reported, suggesting an association between disease severity and low lymphocyte levels. Aim: this study aimed to understand how these factors relate to COVID-19 in Ghanaian patients, considering geographical and demographic differences. Methods: Participants were recruited from six hospitals in Kumasi, Ghana, between June 2020 and July 2021. Nasopharyngeal swabs were taken to test for severe acute respiratory syndrome coronavirus 2 (SARS-CoV-2), and blood samples were collected for complete blood count testing, ABO/Rhesus typing, and assessment of plasma ACE2 levels. Demographic and COVID-19 severity data were gathered, and IBM SPSS version 25.0 was used for analysis. Results: Overall, 515 patients were enrolled, out of which 55.9% (n = 288/515) were males and 50.3% (n = 259/515) tested positive for SARS-CoV-2. The median age was 37 years (IQR = 26–53). Age was significantly associated with SARS-CoV-2 infection (p = 0.002). The severe COVID-19 group was the oldest (70 years, IQR = 35–80) and presented with anaemia (haemoglobin, g/dL: 9.55, IQR = 7.85–11.93), leukocytosis (WBC × 103/μL: 15.87, IQR = 6.68–19.80), neutrophilia (NEUT × 106/μL: 14.69, IQR = 5.70–18.96) and lymphocytopenia (LYMPH × 106/μL: 0.47, IQR = 0.22–0.66). No association was found between SARS-CoV-2 positivity and ABO (p = 0.711) or Rh (p = 0.805) blood groups; no association was also found between plasma ACE2 levels and SARS-CoV-2 status (p = 0.079). However, among COVID-19 participants, plasma ACE2 levels were significantly reduced in the moderate illness group (40.68 ng/mL, IQR = 34.09–48.10) compared with the asymptomatic group (50.61 ng/mL, IQR = 43.90–58.61, p = 0.015). Conclusions: While there may be no real association between the ABO blood group, as well as plasma ACE2 levels, and SARS-CoV-2 infection in Ghanaian patients, older individuals are at a higher risk of severe disease. Anaemia, and leukocytosis with lymphocytopenia may be indicators of poor disease progression.&quot;,&quot;publisher&quot;:&quot;Multidisciplinary Digital Publishing Institute&quot;,&quot;issue&quot;:&quot;2&quot;,&quot;volume&quot;:&quot;4&quot;,&quot;container-title-short&quot;:&quot;&quot;},&quot;isTemporary&quot;:false}]},{&quot;citationID&quot;:&quot;MENDELEY_CITATION_acd9a53c-da64-4477-a7b2-ddfa3a6ce8c6&quot;,&quot;properties&quot;:{&quot;noteIndex&quot;:0},&quot;isEdited&quot;:false,&quot;manualOverride&quot;:{&quot;isManuallyOverridden&quot;:false,&quot;citeprocText&quot;:&quot;[12,42]&quot;,&quot;manualOverrideText&quot;:&quot;&quot;},&quot;citationTag&quot;:&quot;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&quot;,&quot;citationItems&quot;:[{&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id&quot;:&quot;cbc592ab-0656-3cd9-a081-c93982a12eee&quot;,&quot;itemData&quot;:{&quot;type&quot;:&quot;article-journal&quot;,&quot;id&quot;:&quot;cbc592ab-0656-3cd9-a081-c93982a12eee&quot;,&quot;title&quot;:&quot;Genetic association of ACE2 and TMPRSS2 polymorphisms with COVID-19 severity; a single centre study from Egypt&quot;,&quot;author&quot;:[{&quot;family&quot;:&quot;Elnagdy&quot;,&quot;given&quot;:&quot;Marwa H.&quot;,&quot;parse-names&quot;:false,&quot;dropping-particle&quot;:&quot;&quot;,&quot;non-dropping-particle&quot;:&quot;&quot;},{&quot;family&quot;:&quot;Magdy&quot;,&quot;given&quot;:&quot;Alshimaa&quot;,&quot;parse-names&quot;:false,&quot;dropping-particle&quot;:&quot;&quot;,&quot;non-dropping-particle&quot;:&quot;&quot;},{&quot;family&quot;:&quot;Eldars&quot;,&quot;given&quot;:&quot;Waleed&quot;,&quot;parse-names&quot;:false,&quot;dropping-particle&quot;:&quot;&quot;,&quot;non-dropping-particle&quot;:&quot;&quot;},{&quot;family&quot;:&quot;Elgamal&quot;,&quot;given&quot;:&quot;Mohamed&quot;,&quot;parse-names&quot;:false,&quot;dropping-particle&quot;:&quot;&quot;,&quot;non-dropping-particle&quot;:&quot;&quot;},{&quot;family&quot;:&quot;El-Nagdy&quot;,&quot;given&quot;:&quot;Ahmed Hazem&quot;,&quot;parse-names&quot;:false,&quot;dropping-particle&quot;:&quot;&quot;,&quot;non-dropping-particle&quot;:&quot;&quot;},{&quot;family&quot;:&quot;Salem&quot;,&quot;given&quot;:&quot;Omnia&quot;,&quot;parse-names&quot;:false,&quot;dropping-particle&quot;:&quot;&quot;,&quot;non-dropping-particle&quot;:&quot;&quot;},{&quot;family&quot;:&quot;Elmowafy&quot;,&quot;given&quot;:&quot;Mohamed Magdy&quot;,&quot;parse-names&quot;:false,&quot;dropping-particle&quot;:&quot;&quot;,&quot;non-dropping-particle&quot;:&quot;&quot;},{&quot;family&quot;:&quot;Elborsh&quot;,&quot;given&quot;:&quot;Omar Ahmed&quot;,&quot;parse-names&quot;:false,&quot;dropping-particle&quot;:&quot;&quot;,&quot;non-dropping-particle&quot;:&quot;&quot;},{&quot;family&quot;:&quot;Elshafey&quot;,&quot;given&quot;:&quot;Abdelrahman Walid&quot;,&quot;parse-names&quot;:false,&quot;dropping-particle&quot;:&quot;&quot;,&quot;non-dropping-particle&quot;:&quot;&quot;},{&quot;family&quot;:&quot;Kesba&quot;,&quot;given&quot;:&quot;Muhammad Magdy&quot;,&quot;parse-names&quot;:false,&quot;dropping-particle&quot;:&quot;&quot;,&quot;non-dropping-particle&quot;:&quot;&quot;},{&quot;family&quot;:&quot;Abdulgalil&quot;,&quot;given&quot;:&quot;Ahmed Elsaeed&quot;,&quot;parse-names&quot;:false,&quot;dropping-particle&quot;:&quot;&quot;,&quot;non-dropping-particle&quot;:&quot;&quot;},{&quot;family&quot;:&quot;Sobh&quot;,&quot;given&quot;:&quot;Ali&quot;,&quot;parse-names&quot;:false,&quot;dropping-particle&quot;:&quot;&quot;,&quot;non-dropping-particle&quot;:&quot;&quot;}],&quot;container-title&quot;:&quot;Virology journal&quot;,&quot;container-title-short&quot;:&quot;Virol J&quot;,&quot;accessed&quot;:{&quot;date-parts&quot;:[[2024,10,5]]},&quot;DOI&quot;:&quot;10.1186/S12985-024-02298-X&quot;,&quot;ISSN&quot;:&quot;1743-422X&quot;,&quot;PMID&quot;:&quot;38263160&quot;,&quot;URL&quot;:&quot;https://pubmed.ncbi.nlm.nih.gov/38263160/&quot;,&quot;issued&quot;:{&quot;date-parts&quot;:[[2024,12,1]]},&quot;abstract&quot;:&quot;Background: Since the emergence of the COVID-19 infection in China, it has caused considerable morbidity, mortality, and economic burden. It causes the vast majority of clinical manifestations, ranging from mild or even no symptoms to severe respiratory failure. There are many risk factors for severe COVID-19, such as old age, male gender, and associated comorbidities. A major role for genetic factors may exist. The SARS-CoV-2 virus enters the cell primarily through ACE2 receptors. rs2285666 is one of many polymorphisms found in the ACE2 receptor gene. To enable endosome-independent entry into target cells, the transmembrane protease serine-type 2 (TMPRSS2) is necessary to cleave the virus’ spike (S) glycoprotein. TMPRSS2 is characterized by an androgen receptor element. The rs12329760 polymorphism in TMPRSS2 may explain different genetic susceptibilities to COVID-19. Method: This cross-sectional study was held in Mansoura University Hospitals during the period from June 2020 to April 2022 on patients who had mild and severe COVID-19. Demographic, clinical, and laboratory data were collected, and the TaqMan real-time polymerase chain was used for allelic discrimination in the genotyping of rs2285666 and rs12329760. Results: This study included 317 Egyptian patients, aged from 0.2 to 87 years. Males were 146, while females were 171. They were divided into mild and severe groups (91 and 226 patients, respectively) based on their clinical symptoms. There was a significant association between COVID-19 severity and male gender, hypertension, diabetes mellitus, and high CRP. The genotype and allele frequency distributions of the ACE2 rs2285666 polymorphism showed no significant association with the severity of COVID-19 in both. In contrast, in TMPRSS2 rs12329760 minor T allele and CT, TT genotypes were significantly associated with a reduced likelihood of developing severe COVID-19. Conclusion: Our study indicates that the ACE2 rs2285666 polymorphism is not related to the severity of COVID-19, whether genotypes or alleles. In TMPRSS2 rs12329760, the dominant model and T allele showed significantly lower frequencies in severe cases, with a protective effect against severity. The discrepancies with previous results may be due to variations in other ACE2 receptor-related genes, inflammatory mediators, and coagulation indicators. Haplotype blocks and differences in racial makeup must be taken into consideration. Future research should be done to clarify how ethnicity affects these polymorphisms and how other comorbidities combine to have an additive effect.&quot;,&quot;publisher&quot;:&quot;Virol J&quot;,&quot;issue&quot;:&quot;1&quot;,&quot;volume&quot;:&quot;21&quot;},&quot;isTemporary&quot;:false}]},{&quot;citationID&quot;:&quot;MENDELEY_CITATION_11de7b30-f887-4fdb-9029-1985903323bc&quot;,&quot;properties&quot;:{&quot;noteIndex&quot;:0},&quot;isEdited&quot;:false,&quot;manualOverride&quot;:{&quot;isManuallyOverridden&quot;:false,&quot;citeprocText&quot;:&quot;[12,21]&quot;,&quot;manualOverrideText&quot;:&quot;&quot;},&quot;citationTag&quot;:&quot;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&quot;,&quot;citationItems&quot;:[{&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container-title-short&quot;:&quot;Infect Genet Evol&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isTemporary&quot;:false}]},{&quot;citationID&quot;:&quot;MENDELEY_CITATION_a2992487-b465-4bea-a479-2409dbe41f33&quot;,&quot;properties&quot;:{&quot;noteIndex&quot;:0},&quot;isEdited&quot;:false,&quot;manualOverride&quot;:{&quot;isManuallyOverridden&quot;:false,&quot;citeprocText&quot;:&quot;[21]&quot;,&quot;manualOverrideText&quot;:&quot;&quot;},&quot;citationTag&quot;:&quot;MENDELEY_CITATION_v3_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&quot;,&quot;citationItems&quot;:[{&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container-title-short&quot;:&quot;Infect Genet Evol&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isTemporary&quot;:false}]},{&quot;citationID&quot;:&quot;MENDELEY_CITATION_c208134c-a9b8-45df-8e03-1774759a21d3&quot;,&quot;properties&quot;:{&quot;noteIndex&quot;:0},&quot;isEdited&quot;:false,&quot;manualOverride&quot;:{&quot;isManuallyOverridden&quot;:false,&quot;citeprocText&quot;:&quot;[45]&quot;,&quot;manualOverrideText&quot;:&quot;&quot;},&quot;citationTag&quot;:&quot;MENDELEY_CITATION_v3_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&quot;,&quot;citationItems&quot;:[{&quot;id&quot;:&quot;8fb17226-07d5-302c-9a80-c3d500c34aee&quot;,&quot;itemData&quot;:{&quot;type&quot;:&quot;article-journal&quot;,&quot;id&quot;:&quot;8fb17226-07d5-302c-9a80-c3d500c34aee&quot;,&quot;title&quot;:&quot;Human ACE2 Polymorphisms from Different Human Populations Modulate SARS-CoV-2 Infection&quot;,&quot;author&quot;:[{&quot;family&quot;:&quot;Hu&quot;,&quot;given&quot;:&quot;Pan&quot;,&quot;parse-names&quot;:false,&quot;dropping-particle&quot;:&quot;&quot;,&quot;non-dropping-particle&quot;:&quot;&quot;},{&quot;family&quot;:&quot;Bauer&quot;,&quot;given&quot;:&quot;Vanessa L.&quot;,&quot;parse-names&quot;:false,&quot;dropping-particle&quot;:&quot;&quot;,&quot;non-dropping-particle&quot;:&quot;&quot;},{&quot;family&quot;:&quot;Sawyer&quot;,&quot;given&quot;:&quot;Sara L.&quot;,&quot;parse-names&quot;:false,&quot;dropping-particle&quot;:&quot;&quot;,&quot;non-dropping-particle&quot;:&quot;&quot;},{&quot;family&quot;:&quot;Diaz-Griffero&quot;,&quot;given&quot;:&quot;Felipe&quot;,&quot;parse-names&quot;:false,&quot;dropping-particle&quot;:&quot;&quot;,&quot;non-dropping-particle&quot;:&quot;&quot;}],&quot;container-title&quot;:&quot;Viruses&quot;,&quot;container-title-short&quot;:&quot;Viruses&quot;,&quot;accessed&quot;:{&quot;date-parts&quot;:[[2024,10,5]]},&quot;DOI&quot;:&quot;10.3390/V14071451&quot;,&quot;ISSN&quot;:&quot;1999-4915&quot;,&quot;PMID&quot;:&quot;35891433&quot;,&quot;URL&quot;:&quot;https://pubmed.ncbi.nlm.nih.gov/35891433/&quot;,&quot;issued&quot;:{&quot;date-parts&quot;:[[2022,7,1]]},&quot;abstract&quot;:&quot;The COVID-19 pandemic caused by severe acute respiratory syndrome coronavirus 2 (SARS-CoV-2) has resulted in over 6 million deaths worldwide. The high variability in COVID-19 symptoms remains one of the most interesting mysteries of the pandemic. Genetic and environmental factors are likely to be key determinants of COVID-19 symptomatology. Here, we explored ACE2 as a genetic determinant for SARS-CoV-2 infection and COVID-19 symptomatology. Each human genome encodes two alleles of ACE2, which encodes the cell entry receptor for SARS-CoV-2. Here, we determined whether naturally occurring human ACE2 (hACE2) polymorphisms in the human population affect SARS-CoV-2 infection and the severity of COVID-19 symptoms. ACE2 variants S19P, I21V, E23K, K26R, K31R, N33I, H34R, E35K, and T92I showed increased virus infection compared to wild-type ACE2; thus, these variants could increase the risk for COVID-19. In contrast, variants D38V, Y83H, I468V, and N638S showed reduced infection, indicating a potential protective effect. hACE2 variants K26R and T92I increased infection by three-fold without changing the levels of ACE2 on the surface of the cells, suggesting that these variants may increase the risk of severe COVID-19. On the contrary, hACE2 variants D38V and Y83H decreased SARS-CoV-2 infection by four-and ten-fold, respectively, without changing surface expression, suggesting that these variants may protect against severe COVID-19. Remarkably, all protective hACE2 Polymorphisms were found almost exclusively in Asian populations, which may provide a partial explanation for the low COVID-19 mortality rates in Asian countries. Thus, hACE2 polymorphisms may modulate susceptibility to SARS-CoV-2 in the host and partially account for the differences in severity of COVID-19 among different ethnic groups.&quot;,&quot;publisher&quot;:&quot;Viruses&quot;,&quot;issue&quot;:&quot;7&quot;,&quot;volume&quot;:&quot;14&quot;},&quot;isTemporary&quot;:false}]},{&quot;citationID&quot;:&quot;MENDELEY_CITATION_8c3579ed-289b-4107-abda-c44880e9cc99&quot;,&quot;properties&quot;:{&quot;noteIndex&quot;:0},&quot;isEdited&quot;:false,&quot;manualOverride&quot;:{&quot;isManuallyOverridden&quot;:false,&quot;citeprocText&quot;:&quot;[12,15,21,42,44]&quot;,&quot;manualOverrideText&quot;:&quot;&quot;},&quot;citationTag&quot;:&quot;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&quot;,&quot;citationItems&quot;:[{&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container-title-short&quot;:&quot;Infect Genet Evol&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isTemporary&quot;:false},{&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container-title-short&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isTemporary&quot;:false},{&quot;id&quot;:&quot;cbc592ab-0656-3cd9-a081-c93982a12eee&quot;,&quot;itemData&quot;:{&quot;type&quot;:&quot;article-journal&quot;,&quot;id&quot;:&quot;cbc592ab-0656-3cd9-a081-c93982a12eee&quot;,&quot;title&quot;:&quot;Genetic association of ACE2 and TMPRSS2 polymorphisms with COVID-19 severity; a single centre study from Egypt&quot;,&quot;author&quot;:[{&quot;family&quot;:&quot;Elnagdy&quot;,&quot;given&quot;:&quot;Marwa H.&quot;,&quot;parse-names&quot;:false,&quot;dropping-particle&quot;:&quot;&quot;,&quot;non-dropping-particle&quot;:&quot;&quot;},{&quot;family&quot;:&quot;Magdy&quot;,&quot;given&quot;:&quot;Alshimaa&quot;,&quot;parse-names&quot;:false,&quot;dropping-particle&quot;:&quot;&quot;,&quot;non-dropping-particle&quot;:&quot;&quot;},{&quot;family&quot;:&quot;Eldars&quot;,&quot;given&quot;:&quot;Waleed&quot;,&quot;parse-names&quot;:false,&quot;dropping-particle&quot;:&quot;&quot;,&quot;non-dropping-particle&quot;:&quot;&quot;},{&quot;family&quot;:&quot;Elgamal&quot;,&quot;given&quot;:&quot;Mohamed&quot;,&quot;parse-names&quot;:false,&quot;dropping-particle&quot;:&quot;&quot;,&quot;non-dropping-particle&quot;:&quot;&quot;},{&quot;family&quot;:&quot;El-Nagdy&quot;,&quot;given&quot;:&quot;Ahmed Hazem&quot;,&quot;parse-names&quot;:false,&quot;dropping-particle&quot;:&quot;&quot;,&quot;non-dropping-particle&quot;:&quot;&quot;},{&quot;family&quot;:&quot;Salem&quot;,&quot;given&quot;:&quot;Omnia&quot;,&quot;parse-names&quot;:false,&quot;dropping-particle&quot;:&quot;&quot;,&quot;non-dropping-particle&quot;:&quot;&quot;},{&quot;family&quot;:&quot;Elmowafy&quot;,&quot;given&quot;:&quot;Mohamed Magdy&quot;,&quot;parse-names&quot;:false,&quot;dropping-particle&quot;:&quot;&quot;,&quot;non-dropping-particle&quot;:&quot;&quot;},{&quot;family&quot;:&quot;Elborsh&quot;,&quot;given&quot;:&quot;Omar Ahmed&quot;,&quot;parse-names&quot;:false,&quot;dropping-particle&quot;:&quot;&quot;,&quot;non-dropping-particle&quot;:&quot;&quot;},{&quot;family&quot;:&quot;Elshafey&quot;,&quot;given&quot;:&quot;Abdelrahman Walid&quot;,&quot;parse-names&quot;:false,&quot;dropping-particle&quot;:&quot;&quot;,&quot;non-dropping-particle&quot;:&quot;&quot;},{&quot;family&quot;:&quot;Kesba&quot;,&quot;given&quot;:&quot;Muhammad Magdy&quot;,&quot;parse-names&quot;:false,&quot;dropping-particle&quot;:&quot;&quot;,&quot;non-dropping-particle&quot;:&quot;&quot;},{&quot;family&quot;:&quot;Abdulgalil&quot;,&quot;given&quot;:&quot;Ahmed Elsaeed&quot;,&quot;parse-names&quot;:false,&quot;dropping-particle&quot;:&quot;&quot;,&quot;non-dropping-particle&quot;:&quot;&quot;},{&quot;family&quot;:&quot;Sobh&quot;,&quot;given&quot;:&quot;Ali&quot;,&quot;parse-names&quot;:false,&quot;dropping-particle&quot;:&quot;&quot;,&quot;non-dropping-particle&quot;:&quot;&quot;}],&quot;container-title&quot;:&quot;Virology journal&quot;,&quot;container-title-short&quot;:&quot;Virol J&quot;,&quot;accessed&quot;:{&quot;date-parts&quot;:[[2024,10,5]]},&quot;DOI&quot;:&quot;10.1186/S12985-024-02298-X&quot;,&quot;ISSN&quot;:&quot;1743-422X&quot;,&quot;PMID&quot;:&quot;38263160&quot;,&quot;URL&quot;:&quot;https://pubmed.ncbi.nlm.nih.gov/38263160/&quot;,&quot;issued&quot;:{&quot;date-parts&quot;:[[2024,12,1]]},&quot;abstract&quot;:&quot;Background: Since the emergence of the COVID-19 infection in China, it has caused considerable morbidity, mortality, and economic burden. It causes the vast majority of clinical manifestations, ranging from mild or even no symptoms to severe respiratory failure. There are many risk factors for severe COVID-19, such as old age, male gender, and associated comorbidities. A major role for genetic factors may exist. The SARS-CoV-2 virus enters the cell primarily through ACE2 receptors. rs2285666 is one of many polymorphisms found in the ACE2 receptor gene. To enable endosome-independent entry into target cells, the transmembrane protease serine-type 2 (TMPRSS2) is necessary to cleave the virus’ spike (S) glycoprotein. TMPRSS2 is characterized by an androgen receptor element. The rs12329760 polymorphism in TMPRSS2 may explain different genetic susceptibilities to COVID-19. Method: This cross-sectional study was held in Mansoura University Hospitals during the period from June 2020 to April 2022 on patients who had mild and severe COVID-19. Demographic, clinical, and laboratory data were collected, and the TaqMan real-time polymerase chain was used for allelic discrimination in the genotyping of rs2285666 and rs12329760. Results: This study included 317 Egyptian patients, aged from 0.2 to 87 years. Males were 146, while females were 171. They were divided into mild and severe groups (91 and 226 patients, respectively) based on their clinical symptoms. There was a significant association between COVID-19 severity and male gender, hypertension, diabetes mellitus, and high CRP. The genotype and allele frequency distributions of the ACE2 rs2285666 polymorphism showed no significant association with the severity of COVID-19 in both. In contrast, in TMPRSS2 rs12329760 minor T allele and CT, TT genotypes were significantly associated with a reduced likelihood of developing severe COVID-19. Conclusion: Our study indicates that the ACE2 rs2285666 polymorphism is not related to the severity of COVID-19, whether genotypes or alleles. In TMPRSS2 rs12329760, the dominant model and T allele showed significantly lower frequencies in severe cases, with a protective effect against severity. The discrepancies with previous results may be due to variations in other ACE2 receptor-related genes, inflammatory mediators, and coagulation indicators. Haplotype blocks and differences in racial makeup must be taken into consideration. Future research should be done to clarify how ethnicity affects these polymorphisms and how other comorbidities combine to have an additive effect.&quot;,&quot;publisher&quot;:&quot;Virol J&quot;,&quot;issue&quot;:&quot;1&quot;,&quot;volume&quot;:&quot;21&quot;},&quot;isTemporary&quot;:false},{&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id&quot;:&quot;cec4df75-e503-3fa3-805b-3ef4644c0751&quot;,&quot;itemData&quot;:{&quot;type&quot;:&quot;article-journal&quot;,&quot;id&quot;:&quot;cec4df75-e503-3fa3-805b-3ef4644c0751&quot;,&quot;title&quot;:&quot;The ACE 2 G8790A and IL-22 Gene Polymorphisms and their Association with Susceptibility to COVID-19 in Yaounde, Cameroon&quot;,&quot;author&quot;:[{&quot;family&quot;:&quot;Tah&quot;,&quot;given&quot;:&quot;Calvino Fomboh&quot;,&quot;parse-names&quot;:false,&quot;dropping-particle&quot;:&quot;&quot;,&quot;non-dropping-particle&quot;:&quot;&quot;},{&quot;family&quot;:&quot;Nji&quot;,&quot;given&quot;:&quot;Akindeh Mbuh&quot;,&quot;parse-names&quot;:false,&quot;dropping-particle&quot;:&quot;&quot;,&quot;non-dropping-particle&quot;:&quot;&quot;},{&quot;family&quot;:&quot;Chedjou&quot;,&quot;given&quot;:&quot;Jean Paul Kengne&quot;,&quot;parse-names&quot;:false,&quot;dropping-particle&quot;:&quot;&quot;,&quot;non-dropping-particle&quot;:&quot;&quot;},{&quot;family&quot;:&quot;Ngum&quot;,&quot;given&quot;:&quot;Lesley Ngum&quot;,&quot;parse-names&quot;:false,&quot;dropping-particle&quot;:&quot;&quot;,&quot;non-dropping-particle&quot;:&quot;&quot;},{&quot;family&quot;:&quot;Tchinda&quot;,&quot;given&quot;:&quot;Carine Nguefeu Nkenfou&quot;,&quot;parse-names&quot;:false,&quot;dropping-particle&quot;:&quot;&quot;,&quot;non-dropping-particle&quot;:&quot;&quot;},{&quot;family&quot;:&quot;Laban&quot;,&quot;given&quot;:&quot;Rhoda Bongshe&quot;,&quot;parse-names&quot;:false,&quot;dropping-particle&quot;:&quot;&quot;,&quot;non-dropping-particle&quot;:&quot;&quot;},{&quot;family&quot;:&quot;Mbu’u&quot;,&quot;given&quot;:&quot;Cyrille Mbanwi&quot;,&quot;parse-names&quot;:false,&quot;dropping-particle&quot;:&quot;&quot;,&quot;non-dropping-particle&quot;:&quot;&quot;},{&quot;family&quot;:&quot;Eric&quot;,&quot;given&quot;:&quot;MacDonald&quot;,&quot;parse-names&quot;:false,&quot;dropping-particle&quot;:&quot;Bin&quot;,&quot;non-dropping-particle&quot;:&quot;&quot;},{&quot;family&quot;:&quot;Netongo&quot;,&quot;given&quot;:&quot;Palmer Masumbe&quot;,&quot;parse-names&quot;:false,&quot;dropping-particle&quot;:&quot;&quot;,&quot;non-dropping-particle&quot;:&quot;&quot;},{&quot;family&quot;:&quot;Wami&quot;,&quot;given&quot;:&quot;Tatiana Tchakote&quot;,&quot;parse-names&quot;:false,&quot;dropping-particle&quot;:&quot;&quot;,&quot;non-dropping-particle&quot;:&quot;&quot;},{&quot;family&quot;:&quot;Tchamdjeu&quot;,&quot;given&quot;:&quot;Wilfried Olivier Ngandjeu&quot;,&quot;parse-names&quot;:false,&quot;dropping-particle&quot;:&quot;&quot;,&quot;non-dropping-particle&quot;:&quot;&quot;},{&quot;family&quot;:&quot;Fonyuy&quot;,&quot;given&quot;:&quot;Marie Claire Vernyuy&quot;,&quot;parse-names&quot;:false,&quot;dropping-particle&quot;:&quot;&quot;,&quot;non-dropping-particle&quot;:&quot;&quot;},{&quot;family&quot;:&quot;Mbacham&quot;,&quot;given&quot;:&quot;Wilfred Fon&quot;,&quot;parse-names&quot;:false,&quot;dropping-particle&quot;:&quot;&quot;,&quot;non-dropping-particle&quot;:&quot;&quot;}],&quot;container-title&quot;:&quot;Biochemistry and Molecular Biology 2023, Volume 8, Page 29&quot;,&quot;accessed&quot;:{&quot;date-parts&quot;:[[2024,5,15]]},&quot;DOI&quot;:&quot;10.11648/J.BMB.20230802.12&quot;,&quot;ISSN&quot;:&quot;2575-5048&quot;,&quot;URL&quot;:&quot;https://www.sciencepg.com/article/10.11648/j.bmb.20230802.12&quot;,&quot;issued&quot;:{&quot;date-parts&quot;:[[2023,9,8]]},&quot;page&quot;:&quot;29-36&quot;,&quot;abstract&quot;:&quot;Severe Acute Respiratory Syndrome Corona Virus 2 (SARS-CoV-2) is an enveloped positive-stranded RNA virus that replicates in the cytoplasm, and uses envelope spike projections as a key to enter to human cells with the receptor. Host susceptibility upon exposure to the virus might be as a result of genetic polymorphisms observed on genes that encode for molecules in the immune system such as ACE 2, as well as IL-22 which influences the immune response. This study was aimed at investigating the association between the Single Nucleotide Polymorphisms (SNPs) of ACE2 G8970A and IL-22 (rs1179521) with COVID-19 susceptibility in Yaounde, Cameroon. A case-control study was performed on 331 conveniently collected blood samples, spotted on Whartman N° 3-filter paper from which DNA was extracted by the chelex-100 DNA extraction method. Genotyping of the ACE2 G8970A and IL-22 SNPs were performed using Polymerase Chain Reaction and Restriction Fragment Length Polymorphism (PCR-RFLP). The Chi-square test (X&lt;sup&gt;2&lt;/sup&gt;) was used to establish associations. A P-value of &lt;0.05 was considered significant. The most predominant genotype for ACE2 G8790A, was the homozygous wild type GG genotype (75.23%, 249/331) with no homozygous mutant (AA genotype) observed amongst the study participants, whereas for IL-22 rs1179251, it was the heterozygous GC (47.43%, 157/331). The mutant C allele for IL-22 rs1179251 was most predominant (58%). In the same manner, the wild type G allele for ACE 2 was predominant (88%). No statistical significance was found in the gene and genotype frequencies of ACE2 G8790A and IL-22 rs1179251 between the COVID-19 infected group and healthy controls. The GG genotype for the IL-22 rs1179251 was a protective factor against the presentation of clinical features of COVID-19 (OR=0.430; P=0.003) whereas, the C allele was a risk factor (OR=2.324; P=0.003). In conclusion, no association was found between the SNPs of ACE2 G8790A and IL-22 rs1179251, and COVID-19, but an association was found between the SNP of IL-22 rs1179251 and COVID-19 clinical features. The combined SNPs of ACE2 G86790A and IL-22 rs1179251, showed statistical significance between the symptomatic and asymptomatic groups when the wildtype allele (G) for ACE2 G8790A and the mutant allele (C) for IL-22 rs1179251 were combined amongst study participants, with participants possessing the resultant genotype (GC), 2 times likely to present clinical features of COVID-19 (GC; OR=2.324, P=0.003).&quot;,&quot;publisher&quot;:&quot;Science Publishing Group&quot;,&quot;issue&quot;:&quot;2&quot;,&quot;volume&quot;:&quot;8&quot;,&quot;container-title-short&quot;:&quot;&quot;},&quot;isTemporary&quot;:false}]},{&quot;citationID&quot;:&quot;MENDELEY_CITATION_3d3617ce-15f7-491d-8767-f8ee2610b120&quot;,&quot;properties&quot;:{&quot;noteIndex&quot;:0},&quot;isEdited&quot;:false,&quot;manualOverride&quot;:{&quot;isManuallyOverridden&quot;:false,&quot;citeprocText&quot;:&quot;[42,44]&quot;,&quot;manualOverrideText&quot;:&quot;&quot;},&quot;citationTag&quot;:&quot;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&quot;,&quot;citationItems&quot;:[{&quot;id&quot;:&quot;cec4df75-e503-3fa3-805b-3ef4644c0751&quot;,&quot;itemData&quot;:{&quot;type&quot;:&quot;article-journal&quot;,&quot;id&quot;:&quot;cec4df75-e503-3fa3-805b-3ef4644c0751&quot;,&quot;title&quot;:&quot;The ACE 2 G8790A and IL-22 Gene Polymorphisms and their Association with Susceptibility to COVID-19 in Yaounde, Cameroon&quot;,&quot;author&quot;:[{&quot;family&quot;:&quot;Tah&quot;,&quot;given&quot;:&quot;Calvino Fomboh&quot;,&quot;parse-names&quot;:false,&quot;dropping-particle&quot;:&quot;&quot;,&quot;non-dropping-particle&quot;:&quot;&quot;},{&quot;family&quot;:&quot;Nji&quot;,&quot;given&quot;:&quot;Akindeh Mbuh&quot;,&quot;parse-names&quot;:false,&quot;dropping-particle&quot;:&quot;&quot;,&quot;non-dropping-particle&quot;:&quot;&quot;},{&quot;family&quot;:&quot;Chedjou&quot;,&quot;given&quot;:&quot;Jean Paul Kengne&quot;,&quot;parse-names&quot;:false,&quot;dropping-particle&quot;:&quot;&quot;,&quot;non-dropping-particle&quot;:&quot;&quot;},{&quot;family&quot;:&quot;Ngum&quot;,&quot;given&quot;:&quot;Lesley Ngum&quot;,&quot;parse-names&quot;:false,&quot;dropping-particle&quot;:&quot;&quot;,&quot;non-dropping-particle&quot;:&quot;&quot;},{&quot;family&quot;:&quot;Tchinda&quot;,&quot;given&quot;:&quot;Carine Nguefeu Nkenfou&quot;,&quot;parse-names&quot;:false,&quot;dropping-particle&quot;:&quot;&quot;,&quot;non-dropping-particle&quot;:&quot;&quot;},{&quot;family&quot;:&quot;Laban&quot;,&quot;given&quot;:&quot;Rhoda Bongshe&quot;,&quot;parse-names&quot;:false,&quot;dropping-particle&quot;:&quot;&quot;,&quot;non-dropping-particle&quot;:&quot;&quot;},{&quot;family&quot;:&quot;Mbu’u&quot;,&quot;given&quot;:&quot;Cyrille Mbanwi&quot;,&quot;parse-names&quot;:false,&quot;dropping-particle&quot;:&quot;&quot;,&quot;non-dropping-particle&quot;:&quot;&quot;},{&quot;family&quot;:&quot;Eric&quot;,&quot;given&quot;:&quot;MacDonald&quot;,&quot;parse-names&quot;:false,&quot;dropping-particle&quot;:&quot;Bin&quot;,&quot;non-dropping-particle&quot;:&quot;&quot;},{&quot;family&quot;:&quot;Netongo&quot;,&quot;given&quot;:&quot;Palmer Masumbe&quot;,&quot;parse-names&quot;:false,&quot;dropping-particle&quot;:&quot;&quot;,&quot;non-dropping-particle&quot;:&quot;&quot;},{&quot;family&quot;:&quot;Wami&quot;,&quot;given&quot;:&quot;Tatiana Tchakote&quot;,&quot;parse-names&quot;:false,&quot;dropping-particle&quot;:&quot;&quot;,&quot;non-dropping-particle&quot;:&quot;&quot;},{&quot;family&quot;:&quot;Tchamdjeu&quot;,&quot;given&quot;:&quot;Wilfried Olivier Ngandjeu&quot;,&quot;parse-names&quot;:false,&quot;dropping-particle&quot;:&quot;&quot;,&quot;non-dropping-particle&quot;:&quot;&quot;},{&quot;family&quot;:&quot;Fonyuy&quot;,&quot;given&quot;:&quot;Marie Claire Vernyuy&quot;,&quot;parse-names&quot;:false,&quot;dropping-particle&quot;:&quot;&quot;,&quot;non-dropping-particle&quot;:&quot;&quot;},{&quot;family&quot;:&quot;Mbacham&quot;,&quot;given&quot;:&quot;Wilfred Fon&quot;,&quot;parse-names&quot;:false,&quot;dropping-particle&quot;:&quot;&quot;,&quot;non-dropping-particle&quot;:&quot;&quot;}],&quot;container-title&quot;:&quot;Biochemistry and Molecular Biology 2023, Volume 8, Page 29&quot;,&quot;accessed&quot;:{&quot;date-parts&quot;:[[2024,5,15]]},&quot;DOI&quot;:&quot;10.11648/J.BMB.20230802.12&quot;,&quot;ISSN&quot;:&quot;2575-5048&quot;,&quot;URL&quot;:&quot;https://www.sciencepg.com/article/10.11648/j.bmb.20230802.12&quot;,&quot;issued&quot;:{&quot;date-parts&quot;:[[2023,9,8]]},&quot;page&quot;:&quot;29-36&quot;,&quot;abstract&quot;:&quot;Severe Acute Respiratory Syndrome Corona Virus 2 (SARS-CoV-2) is an enveloped positive-stranded RNA virus that replicates in the cytoplasm, and uses envelope spike projections as a key to enter to human cells with the receptor. Host susceptibility upon exposure to the virus might be as a result of genetic polymorphisms observed on genes that encode for molecules in the immune system such as ACE 2, as well as IL-22 which influences the immune response. This study was aimed at investigating the association between the Single Nucleotide Polymorphisms (SNPs) of ACE2 G8970A and IL-22 (rs1179521) with COVID-19 susceptibility in Yaounde, Cameroon. A case-control study was performed on 331 conveniently collected blood samples, spotted on Whartman N° 3-filter paper from which DNA was extracted by the chelex-100 DNA extraction method. Genotyping of the ACE2 G8970A and IL-22 SNPs were performed using Polymerase Chain Reaction and Restriction Fragment Length Polymorphism (PCR-RFLP). The Chi-square test (X&lt;sup&gt;2&lt;/sup&gt;) was used to establish associations. A P-value of &lt;0.05 was considered significant. The most predominant genotype for ACE2 G8790A, was the homozygous wild type GG genotype (75.23%, 249/331) with no homozygous mutant (AA genotype) observed amongst the study participants, whereas for IL-22 rs1179251, it was the heterozygous GC (47.43%, 157/331). The mutant C allele for IL-22 rs1179251 was most predominant (58%). In the same manner, the wild type G allele for ACE 2 was predominant (88%). No statistical significance was found in the gene and genotype frequencies of ACE2 G8790A and IL-22 rs1179251 between the COVID-19 infected group and healthy controls. The GG genotype for the IL-22 rs1179251 was a protective factor against the presentation of clinical features of COVID-19 (OR=0.430; P=0.003) whereas, the C allele was a risk factor (OR=2.324; P=0.003). In conclusion, no association was found between the SNPs of ACE2 G8790A and IL-22 rs1179251, and COVID-19, but an association was found between the SNP of IL-22 rs1179251 and COVID-19 clinical features. The combined SNPs of ACE2 G86790A and IL-22 rs1179251, showed statistical significance between the symptomatic and asymptomatic groups when the wildtype allele (G) for ACE2 G8790A and the mutant allele (C) for IL-22 rs1179251 were combined amongst study participants, with participants possessing the resultant genotype (GC), 2 times likely to present clinical features of COVID-19 (GC; OR=2.324, P=0.003).&quot;,&quot;publisher&quot;:&quot;Science Publishing Group&quot;,&quot;issue&quot;:&quot;2&quot;,&quot;volume&quot;:&quot;8&quot;,&quot;container-title-short&quot;:&quot;&quot;},&quot;isTemporary&quot;:false},{&quot;id&quot;:&quot;cbc592ab-0656-3cd9-a081-c93982a12eee&quot;,&quot;itemData&quot;:{&quot;type&quot;:&quot;article-journal&quot;,&quot;id&quot;:&quot;cbc592ab-0656-3cd9-a081-c93982a12eee&quot;,&quot;title&quot;:&quot;Genetic association of ACE2 and TMPRSS2 polymorphisms with COVID-19 severity; a single centre study from Egypt&quot;,&quot;author&quot;:[{&quot;family&quot;:&quot;Elnagdy&quot;,&quot;given&quot;:&quot;Marwa H.&quot;,&quot;parse-names&quot;:false,&quot;dropping-particle&quot;:&quot;&quot;,&quot;non-dropping-particle&quot;:&quot;&quot;},{&quot;family&quot;:&quot;Magdy&quot;,&quot;given&quot;:&quot;Alshimaa&quot;,&quot;parse-names&quot;:false,&quot;dropping-particle&quot;:&quot;&quot;,&quot;non-dropping-particle&quot;:&quot;&quot;},{&quot;family&quot;:&quot;Eldars&quot;,&quot;given&quot;:&quot;Waleed&quot;,&quot;parse-names&quot;:false,&quot;dropping-particle&quot;:&quot;&quot;,&quot;non-dropping-particle&quot;:&quot;&quot;},{&quot;family&quot;:&quot;Elgamal&quot;,&quot;given&quot;:&quot;Mohamed&quot;,&quot;parse-names&quot;:false,&quot;dropping-particle&quot;:&quot;&quot;,&quot;non-dropping-particle&quot;:&quot;&quot;},{&quot;family&quot;:&quot;El-Nagdy&quot;,&quot;given&quot;:&quot;Ahmed Hazem&quot;,&quot;parse-names&quot;:false,&quot;dropping-particle&quot;:&quot;&quot;,&quot;non-dropping-particle&quot;:&quot;&quot;},{&quot;family&quot;:&quot;Salem&quot;,&quot;given&quot;:&quot;Omnia&quot;,&quot;parse-names&quot;:false,&quot;dropping-particle&quot;:&quot;&quot;,&quot;non-dropping-particle&quot;:&quot;&quot;},{&quot;family&quot;:&quot;Elmowafy&quot;,&quot;given&quot;:&quot;Mohamed Magdy&quot;,&quot;parse-names&quot;:false,&quot;dropping-particle&quot;:&quot;&quot;,&quot;non-dropping-particle&quot;:&quot;&quot;},{&quot;family&quot;:&quot;Elborsh&quot;,&quot;given&quot;:&quot;Omar Ahmed&quot;,&quot;parse-names&quot;:false,&quot;dropping-particle&quot;:&quot;&quot;,&quot;non-dropping-particle&quot;:&quot;&quot;},{&quot;family&quot;:&quot;Elshafey&quot;,&quot;given&quot;:&quot;Abdelrahman Walid&quot;,&quot;parse-names&quot;:false,&quot;dropping-particle&quot;:&quot;&quot;,&quot;non-dropping-particle&quot;:&quot;&quot;},{&quot;family&quot;:&quot;Kesba&quot;,&quot;given&quot;:&quot;Muhammad Magdy&quot;,&quot;parse-names&quot;:false,&quot;dropping-particle&quot;:&quot;&quot;,&quot;non-dropping-particle&quot;:&quot;&quot;},{&quot;family&quot;:&quot;Abdulgalil&quot;,&quot;given&quot;:&quot;Ahmed Elsaeed&quot;,&quot;parse-names&quot;:false,&quot;dropping-particle&quot;:&quot;&quot;,&quot;non-dropping-particle&quot;:&quot;&quot;},{&quot;family&quot;:&quot;Sobh&quot;,&quot;given&quot;:&quot;Ali&quot;,&quot;parse-names&quot;:false,&quot;dropping-particle&quot;:&quot;&quot;,&quot;non-dropping-particle&quot;:&quot;&quot;}],&quot;container-title&quot;:&quot;Virology journal&quot;,&quot;container-title-short&quot;:&quot;Virol J&quot;,&quot;accessed&quot;:{&quot;date-parts&quot;:[[2024,10,5]]},&quot;DOI&quot;:&quot;10.1186/S12985-024-02298-X&quot;,&quot;ISSN&quot;:&quot;1743-422X&quot;,&quot;PMID&quot;:&quot;38263160&quot;,&quot;URL&quot;:&quot;https://pubmed.ncbi.nlm.nih.gov/38263160/&quot;,&quot;issued&quot;:{&quot;date-parts&quot;:[[2024,12,1]]},&quot;abstract&quot;:&quot;Background: Since the emergence of the COVID-19 infection in China, it has caused considerable morbidity, mortality, and economic burden. It causes the vast majority of clinical manifestations, ranging from mild or even no symptoms to severe respiratory failure. There are many risk factors for severe COVID-19, such as old age, male gender, and associated comorbidities. A major role for genetic factors may exist. The SARS-CoV-2 virus enters the cell primarily through ACE2 receptors. rs2285666 is one of many polymorphisms found in the ACE2 receptor gene. To enable endosome-independent entry into target cells, the transmembrane protease serine-type 2 (TMPRSS2) is necessary to cleave the virus’ spike (S) glycoprotein. TMPRSS2 is characterized by an androgen receptor element. The rs12329760 polymorphism in TMPRSS2 may explain different genetic susceptibilities to COVID-19. Method: This cross-sectional study was held in Mansoura University Hospitals during the period from June 2020 to April 2022 on patients who had mild and severe COVID-19. Demographic, clinical, and laboratory data were collected, and the TaqMan real-time polymerase chain was used for allelic discrimination in the genotyping of rs2285666 and rs12329760. Results: This study included 317 Egyptian patients, aged from 0.2 to 87 years. Males were 146, while females were 171. They were divided into mild and severe groups (91 and 226 patients, respectively) based on their clinical symptoms. There was a significant association between COVID-19 severity and male gender, hypertension, diabetes mellitus, and high CRP. The genotype and allele frequency distributions of the ACE2 rs2285666 polymorphism showed no significant association with the severity of COVID-19 in both. In contrast, in TMPRSS2 rs12329760 minor T allele and CT, TT genotypes were significantly associated with a reduced likelihood of developing severe COVID-19. Conclusion: Our study indicates that the ACE2 rs2285666 polymorphism is not related to the severity of COVID-19, whether genotypes or alleles. In TMPRSS2 rs12329760, the dominant model and T allele showed significantly lower frequencies in severe cases, with a protective effect against severity. The discrepancies with previous results may be due to variations in other ACE2 receptor-related genes, inflammatory mediators, and coagulation indicators. Haplotype blocks and differences in racial makeup must be taken into consideration. Future research should be done to clarify how ethnicity affects these polymorphisms and how other comorbidities combine to have an additive effect.&quot;,&quot;publisher&quot;:&quot;Virol J&quot;,&quot;issue&quot;:&quot;1&quot;,&quot;volume&quot;:&quot;21&quot;},&quot;isTemporary&quot;:false}]},{&quot;citationID&quot;:&quot;MENDELEY_CITATION_07ccba40-e9ab-4435-8102-e4f725243799&quot;,&quot;properties&quot;:{&quot;noteIndex&quot;:0},&quot;isEdited&quot;:false,&quot;manualOverride&quot;:{&quot;isManuallyOverridden&quot;:false,&quot;citeprocText&quot;:&quot;[12]&quot;,&quot;manualOverrideText&quot;:&quot;&quot;},&quot;citationTag&quot;:&quot;MENDELEY_CITATION_v3_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&quot;,&quot;citationItems&quot;:[{&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citationID&quot;:&quot;MENDELEY_CITATION_ba543cf8-9c7d-4de5-b495-7bd49a94e26e&quot;,&quot;properties&quot;:{&quot;noteIndex&quot;:0},&quot;isEdited&quot;:false,&quot;manualOverride&quot;:{&quot;isManuallyOverridden&quot;:false,&quot;citeprocText&quot;:&quot;[15,21]&quot;,&quot;manualOverrideText&quot;:&quot;&quot;},&quot;citationTag&quot;:&quot;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&quot;,&quot;citationItems&quot;:[{&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container-title-short&quot;:&quot;Infect Genet Evol&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isTemporary&quot;:false},{&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container-title-short&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isTemporary&quot;:false}]},{&quot;citationID&quot;:&quot;MENDELEY_CITATION_5fb29e53-cdf2-45a2-b0d2-4345c5f2330d&quot;,&quot;properties&quot;:{&quot;noteIndex&quot;:0},&quot;isEdited&quot;:false,&quot;manualOverride&quot;:{&quot;isManuallyOverridden&quot;:false,&quot;citeprocText&quot;:&quot;[12,42]&quot;,&quot;manualOverrideText&quot;:&quot;&quot;},&quot;citationTag&quot;:&quot;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&quot;,&quot;citationItems&quot;:[{&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id&quot;:&quot;cbc592ab-0656-3cd9-a081-c93982a12eee&quot;,&quot;itemData&quot;:{&quot;type&quot;:&quot;article-journal&quot;,&quot;id&quot;:&quot;cbc592ab-0656-3cd9-a081-c93982a12eee&quot;,&quot;title&quot;:&quot;Genetic association of ACE2 and TMPRSS2 polymorphisms with COVID-19 severity; a single centre study from Egypt&quot;,&quot;author&quot;:[{&quot;family&quot;:&quot;Elnagdy&quot;,&quot;given&quot;:&quot;Marwa H.&quot;,&quot;parse-names&quot;:false,&quot;dropping-particle&quot;:&quot;&quot;,&quot;non-dropping-particle&quot;:&quot;&quot;},{&quot;family&quot;:&quot;Magdy&quot;,&quot;given&quot;:&quot;Alshimaa&quot;,&quot;parse-names&quot;:false,&quot;dropping-particle&quot;:&quot;&quot;,&quot;non-dropping-particle&quot;:&quot;&quot;},{&quot;family&quot;:&quot;Eldars&quot;,&quot;given&quot;:&quot;Waleed&quot;,&quot;parse-names&quot;:false,&quot;dropping-particle&quot;:&quot;&quot;,&quot;non-dropping-particle&quot;:&quot;&quot;},{&quot;family&quot;:&quot;Elgamal&quot;,&quot;given&quot;:&quot;Mohamed&quot;,&quot;parse-names&quot;:false,&quot;dropping-particle&quot;:&quot;&quot;,&quot;non-dropping-particle&quot;:&quot;&quot;},{&quot;family&quot;:&quot;El-Nagdy&quot;,&quot;given&quot;:&quot;Ahmed Hazem&quot;,&quot;parse-names&quot;:false,&quot;dropping-particle&quot;:&quot;&quot;,&quot;non-dropping-particle&quot;:&quot;&quot;},{&quot;family&quot;:&quot;Salem&quot;,&quot;given&quot;:&quot;Omnia&quot;,&quot;parse-names&quot;:false,&quot;dropping-particle&quot;:&quot;&quot;,&quot;non-dropping-particle&quot;:&quot;&quot;},{&quot;family&quot;:&quot;Elmowafy&quot;,&quot;given&quot;:&quot;Mohamed Magdy&quot;,&quot;parse-names&quot;:false,&quot;dropping-particle&quot;:&quot;&quot;,&quot;non-dropping-particle&quot;:&quot;&quot;},{&quot;family&quot;:&quot;Elborsh&quot;,&quot;given&quot;:&quot;Omar Ahmed&quot;,&quot;parse-names&quot;:false,&quot;dropping-particle&quot;:&quot;&quot;,&quot;non-dropping-particle&quot;:&quot;&quot;},{&quot;family&quot;:&quot;Elshafey&quot;,&quot;given&quot;:&quot;Abdelrahman Walid&quot;,&quot;parse-names&quot;:false,&quot;dropping-particle&quot;:&quot;&quot;,&quot;non-dropping-particle&quot;:&quot;&quot;},{&quot;family&quot;:&quot;Kesba&quot;,&quot;given&quot;:&quot;Muhammad Magdy&quot;,&quot;parse-names&quot;:false,&quot;dropping-particle&quot;:&quot;&quot;,&quot;non-dropping-particle&quot;:&quot;&quot;},{&quot;family&quot;:&quot;Abdulgalil&quot;,&quot;given&quot;:&quot;Ahmed Elsaeed&quot;,&quot;parse-names&quot;:false,&quot;dropping-particle&quot;:&quot;&quot;,&quot;non-dropping-particle&quot;:&quot;&quot;},{&quot;family&quot;:&quot;Sobh&quot;,&quot;given&quot;:&quot;Ali&quot;,&quot;parse-names&quot;:false,&quot;dropping-particle&quot;:&quot;&quot;,&quot;non-dropping-particle&quot;:&quot;&quot;}],&quot;container-title&quot;:&quot;Virology journal&quot;,&quot;container-title-short&quot;:&quot;Virol J&quot;,&quot;accessed&quot;:{&quot;date-parts&quot;:[[2024,10,5]]},&quot;DOI&quot;:&quot;10.1186/S12985-024-02298-X&quot;,&quot;ISSN&quot;:&quot;1743-422X&quot;,&quot;PMID&quot;:&quot;38263160&quot;,&quot;URL&quot;:&quot;https://pubmed.ncbi.nlm.nih.gov/38263160/&quot;,&quot;issued&quot;:{&quot;date-parts&quot;:[[2024,12,1]]},&quot;abstract&quot;:&quot;Background: Since the emergence of the COVID-19 infection in China, it has caused considerable morbidity, mortality, and economic burden. It causes the vast majority of clinical manifestations, ranging from mild or even no symptoms to severe respiratory failure. There are many risk factors for severe COVID-19, such as old age, male gender, and associated comorbidities. A major role for genetic factors may exist. The SARS-CoV-2 virus enters the cell primarily through ACE2 receptors. rs2285666 is one of many polymorphisms found in the ACE2 receptor gene. To enable endosome-independent entry into target cells, the transmembrane protease serine-type 2 (TMPRSS2) is necessary to cleave the virus’ spike (S) glycoprotein. TMPRSS2 is characterized by an androgen receptor element. The rs12329760 polymorphism in TMPRSS2 may explain different genetic susceptibilities to COVID-19. Method: This cross-sectional study was held in Mansoura University Hospitals during the period from June 2020 to April 2022 on patients who had mild and severe COVID-19. Demographic, clinical, and laboratory data were collected, and the TaqMan real-time polymerase chain was used for allelic discrimination in the genotyping of rs2285666 and rs12329760. Results: This study included 317 Egyptian patients, aged from 0.2 to 87 years. Males were 146, while females were 171. They were divided into mild and severe groups (91 and 226 patients, respectively) based on their clinical symptoms. There was a significant association between COVID-19 severity and male gender, hypertension, diabetes mellitus, and high CRP. The genotype and allele frequency distributions of the ACE2 rs2285666 polymorphism showed no significant association with the severity of COVID-19 in both. In contrast, in TMPRSS2 rs12329760 minor T allele and CT, TT genotypes were significantly associated with a reduced likelihood of developing severe COVID-19. Conclusion: Our study indicates that the ACE2 rs2285666 polymorphism is not related to the severity of COVID-19, whether genotypes or alleles. In TMPRSS2 rs12329760, the dominant model and T allele showed significantly lower frequencies in severe cases, with a protective effect against severity. The discrepancies with previous results may be due to variations in other ACE2 receptor-related genes, inflammatory mediators, and coagulation indicators. Haplotype blocks and differences in racial makeup must be taken into consideration. Future research should be done to clarify how ethnicity affects these polymorphisms and how other comorbidities combine to have an additive effect.&quot;,&quot;publisher&quot;:&quot;Virol J&quot;,&quot;issue&quot;:&quot;1&quot;,&quot;volume&quot;:&quot;21&quot;},&quot;isTemporary&quot;:false}]},{&quot;citationID&quot;:&quot;MENDELEY_CITATION_301493bd-870e-4c7d-bc93-91b53a2225a8&quot;,&quot;properties&quot;:{&quot;noteIndex&quot;:0},&quot;isEdited&quot;:false,&quot;manualOverride&quot;:{&quot;isManuallyOverridden&quot;:false,&quot;citeprocText&quot;:&quot;[12]&quot;,&quot;manualOverrideText&quot;:&quot;&quot;},&quot;citationTag&quot;:&quot;MENDELEY_CITATION_v3_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&quot;,&quot;citationItems&quot;:[{&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citationID&quot;:&quot;MENDELEY_CITATION_0e2ab073-d150-4cd0-bb53-bd0aa7efb3ce&quot;,&quot;properties&quot;:{&quot;noteIndex&quot;:0},&quot;isEdited&quot;:false,&quot;manualOverride&quot;:{&quot;isManuallyOverridden&quot;:false,&quot;citeprocText&quot;:&quot;[42]&quot;,&quot;manualOverrideText&quot;:&quot;&quot;},&quot;citationTag&quot;:&quot;MENDELEY_CITATION_v3_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&quot;,&quot;citationItems&quot;:[{&quot;id&quot;:&quot;cbc592ab-0656-3cd9-a081-c93982a12eee&quot;,&quot;itemData&quot;:{&quot;type&quot;:&quot;article-journal&quot;,&quot;id&quot;:&quot;cbc592ab-0656-3cd9-a081-c93982a12eee&quot;,&quot;title&quot;:&quot;Genetic association of ACE2 and TMPRSS2 polymorphisms with COVID-19 severity; a single centre study from Egypt&quot;,&quot;author&quot;:[{&quot;family&quot;:&quot;Elnagdy&quot;,&quot;given&quot;:&quot;Marwa H.&quot;,&quot;parse-names&quot;:false,&quot;dropping-particle&quot;:&quot;&quot;,&quot;non-dropping-particle&quot;:&quot;&quot;},{&quot;family&quot;:&quot;Magdy&quot;,&quot;given&quot;:&quot;Alshimaa&quot;,&quot;parse-names&quot;:false,&quot;dropping-particle&quot;:&quot;&quot;,&quot;non-dropping-particle&quot;:&quot;&quot;},{&quot;family&quot;:&quot;Eldars&quot;,&quot;given&quot;:&quot;Waleed&quot;,&quot;parse-names&quot;:false,&quot;dropping-particle&quot;:&quot;&quot;,&quot;non-dropping-particle&quot;:&quot;&quot;},{&quot;family&quot;:&quot;Elgamal&quot;,&quot;given&quot;:&quot;Mohamed&quot;,&quot;parse-names&quot;:false,&quot;dropping-particle&quot;:&quot;&quot;,&quot;non-dropping-particle&quot;:&quot;&quot;},{&quot;family&quot;:&quot;El-Nagdy&quot;,&quot;given&quot;:&quot;Ahmed Hazem&quot;,&quot;parse-names&quot;:false,&quot;dropping-particle&quot;:&quot;&quot;,&quot;non-dropping-particle&quot;:&quot;&quot;},{&quot;family&quot;:&quot;Salem&quot;,&quot;given&quot;:&quot;Omnia&quot;,&quot;parse-names&quot;:false,&quot;dropping-particle&quot;:&quot;&quot;,&quot;non-dropping-particle&quot;:&quot;&quot;},{&quot;family&quot;:&quot;Elmowafy&quot;,&quot;given&quot;:&quot;Mohamed Magdy&quot;,&quot;parse-names&quot;:false,&quot;dropping-particle&quot;:&quot;&quot;,&quot;non-dropping-particle&quot;:&quot;&quot;},{&quot;family&quot;:&quot;Elborsh&quot;,&quot;given&quot;:&quot;Omar Ahmed&quot;,&quot;parse-names&quot;:false,&quot;dropping-particle&quot;:&quot;&quot;,&quot;non-dropping-particle&quot;:&quot;&quot;},{&quot;family&quot;:&quot;Elshafey&quot;,&quot;given&quot;:&quot;Abdelrahman Walid&quot;,&quot;parse-names&quot;:false,&quot;dropping-particle&quot;:&quot;&quot;,&quot;non-dropping-particle&quot;:&quot;&quot;},{&quot;family&quot;:&quot;Kesba&quot;,&quot;given&quot;:&quot;Muhammad Magdy&quot;,&quot;parse-names&quot;:false,&quot;dropping-particle&quot;:&quot;&quot;,&quot;non-dropping-particle&quot;:&quot;&quot;},{&quot;family&quot;:&quot;Abdulgalil&quot;,&quot;given&quot;:&quot;Ahmed Elsaeed&quot;,&quot;parse-names&quot;:false,&quot;dropping-particle&quot;:&quot;&quot;,&quot;non-dropping-particle&quot;:&quot;&quot;},{&quot;family&quot;:&quot;Sobh&quot;,&quot;given&quot;:&quot;Ali&quot;,&quot;parse-names&quot;:false,&quot;dropping-particle&quot;:&quot;&quot;,&quot;non-dropping-particle&quot;:&quot;&quot;}],&quot;container-title&quot;:&quot;Virology journal&quot;,&quot;container-title-short&quot;:&quot;Virol J&quot;,&quot;accessed&quot;:{&quot;date-parts&quot;:[[2024,10,5]]},&quot;DOI&quot;:&quot;10.1186/S12985-024-02298-X&quot;,&quot;ISSN&quot;:&quot;1743-422X&quot;,&quot;PMID&quot;:&quot;38263160&quot;,&quot;URL&quot;:&quot;https://pubmed.ncbi.nlm.nih.gov/38263160/&quot;,&quot;issued&quot;:{&quot;date-parts&quot;:[[2024,12,1]]},&quot;abstract&quot;:&quot;Background: Since the emergence of the COVID-19 infection in China, it has caused considerable morbidity, mortality, and economic burden. It causes the vast majority of clinical manifestations, ranging from mild or even no symptoms to severe respiratory failure. There are many risk factors for severe COVID-19, such as old age, male gender, and associated comorbidities. A major role for genetic factors may exist. The SARS-CoV-2 virus enters the cell primarily through ACE2 receptors. rs2285666 is one of many polymorphisms found in the ACE2 receptor gene. To enable endosome-independent entry into target cells, the transmembrane protease serine-type 2 (TMPRSS2) is necessary to cleave the virus’ spike (S) glycoprotein. TMPRSS2 is characterized by an androgen receptor element. The rs12329760 polymorphism in TMPRSS2 may explain different genetic susceptibilities to COVID-19. Method: This cross-sectional study was held in Mansoura University Hospitals during the period from June 2020 to April 2022 on patients who had mild and severe COVID-19. Demographic, clinical, and laboratory data were collected, and the TaqMan real-time polymerase chain was used for allelic discrimination in the genotyping of rs2285666 and rs12329760. Results: This study included 317 Egyptian patients, aged from 0.2 to 87 years. Males were 146, while females were 171. They were divided into mild and severe groups (91 and 226 patients, respectively) based on their clinical symptoms. There was a significant association between COVID-19 severity and male gender, hypertension, diabetes mellitus, and high CRP. The genotype and allele frequency distributions of the ACE2 rs2285666 polymorphism showed no significant association with the severity of COVID-19 in both. In contrast, in TMPRSS2 rs12329760 minor T allele and CT, TT genotypes were significantly associated with a reduced likelihood of developing severe COVID-19. Conclusion: Our study indicates that the ACE2 rs2285666 polymorphism is not related to the severity of COVID-19, whether genotypes or alleles. In TMPRSS2 rs12329760, the dominant model and T allele showed significantly lower frequencies in severe cases, with a protective effect against severity. The discrepancies with previous results may be due to variations in other ACE2 receptor-related genes, inflammatory mediators, and coagulation indicators. Haplotype blocks and differences in racial makeup must be taken into consideration. Future research should be done to clarify how ethnicity affects these polymorphisms and how other comorbidities combine to have an additive effect.&quot;,&quot;publisher&quot;:&quot;Virol J&quot;,&quot;issue&quot;:&quot;1&quot;,&quot;volume&quot;:&quot;21&quot;},&quot;isTemporary&quot;:false}]},{&quot;citationID&quot;:&quot;MENDELEY_CITATION_56401f26-a756-4609-a379-c6ff5c9892bf&quot;,&quot;properties&quot;:{&quot;noteIndex&quot;:0},&quot;isEdited&quot;:false,&quot;manualOverride&quot;:{&quot;isManuallyOverridden&quot;:false,&quot;citeprocText&quot;:&quot;[15,21,43,45]&quot;,&quot;manualOverrideText&quot;:&quot;&quot;},&quot;citationTag&quot;:&quot;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&quot;,&quot;citationItems&quot;:[{&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container-title-short&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isTemporary&quot;:false},{&quot;id&quot;:&quot;8fb17226-07d5-302c-9a80-c3d500c34aee&quot;,&quot;itemData&quot;:{&quot;type&quot;:&quot;article-journal&quot;,&quot;id&quot;:&quot;8fb17226-07d5-302c-9a80-c3d500c34aee&quot;,&quot;title&quot;:&quot;Human ACE2 Polymorphisms from Different Human Populations Modulate SARS-CoV-2 Infection&quot;,&quot;author&quot;:[{&quot;family&quot;:&quot;Hu&quot;,&quot;given&quot;:&quot;Pan&quot;,&quot;parse-names&quot;:false,&quot;dropping-particle&quot;:&quot;&quot;,&quot;non-dropping-particle&quot;:&quot;&quot;},{&quot;family&quot;:&quot;Bauer&quot;,&quot;given&quot;:&quot;Vanessa L.&quot;,&quot;parse-names&quot;:false,&quot;dropping-particle&quot;:&quot;&quot;,&quot;non-dropping-particle&quot;:&quot;&quot;},{&quot;family&quot;:&quot;Sawyer&quot;,&quot;given&quot;:&quot;Sara L.&quot;,&quot;parse-names&quot;:false,&quot;dropping-particle&quot;:&quot;&quot;,&quot;non-dropping-particle&quot;:&quot;&quot;},{&quot;family&quot;:&quot;Diaz-Griffero&quot;,&quot;given&quot;:&quot;Felipe&quot;,&quot;parse-names&quot;:false,&quot;dropping-particle&quot;:&quot;&quot;,&quot;non-dropping-particle&quot;:&quot;&quot;}],&quot;container-title&quot;:&quot;Viruses&quot;,&quot;container-title-short&quot;:&quot;Viruses&quot;,&quot;accessed&quot;:{&quot;date-parts&quot;:[[2024,10,5]]},&quot;DOI&quot;:&quot;10.3390/V14071451&quot;,&quot;ISSN&quot;:&quot;1999-4915&quot;,&quot;PMID&quot;:&quot;35891433&quot;,&quot;URL&quot;:&quot;https://pubmed.ncbi.nlm.nih.gov/35891433/&quot;,&quot;issued&quot;:{&quot;date-parts&quot;:[[2022,7,1]]},&quot;abstract&quot;:&quot;The COVID-19 pandemic caused by severe acute respiratory syndrome coronavirus 2 (SARS-CoV-2) has resulted in over 6 million deaths worldwide. The high variability in COVID-19 symptoms remains one of the most interesting mysteries of the pandemic. Genetic and environmental factors are likely to be key determinants of COVID-19 symptomatology. Here, we explored ACE2 as a genetic determinant for SARS-CoV-2 infection and COVID-19 symptomatology. Each human genome encodes two alleles of ACE2, which encodes the cell entry receptor for SARS-CoV-2. Here, we determined whether naturally occurring human ACE2 (hACE2) polymorphisms in the human population affect SARS-CoV-2 infection and the severity of COVID-19 symptoms. ACE2 variants S19P, I21V, E23K, K26R, K31R, N33I, H34R, E35K, and T92I showed increased virus infection compared to wild-type ACE2; thus, these variants could increase the risk for COVID-19. In contrast, variants D38V, Y83H, I468V, and N638S showed reduced infection, indicating a potential protective effect. hACE2 variants K26R and T92I increased infection by three-fold without changing the levels of ACE2 on the surface of the cells, suggesting that these variants may increase the risk of severe COVID-19. On the contrary, hACE2 variants D38V and Y83H decreased SARS-CoV-2 infection by four-and ten-fold, respectively, without changing surface expression, suggesting that these variants may protect against severe COVID-19. Remarkably, all protective hACE2 Polymorphisms were found almost exclusively in Asian populations, which may provide a partial explanation for the low COVID-19 mortality rates in Asian countries. Thus, hACE2 polymorphisms may modulate susceptibility to SARS-CoV-2 in the host and partially account for the differences in severity of COVID-19 among different ethnic groups.&quot;,&quot;publisher&quot;:&quot;Viruses&quot;,&quot;issue&quot;:&quot;7&quot;,&quot;volume&quot;:&quot;14&quot;},&quot;isTemporary&quot;:false},{&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container-title-short&quot;:&quot;Infect Genet Evol&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isTemporary&quot;:false},{&quot;id&quot;:&quot;6a3883a2-f0cb-3a2c-8fe8-81dcfadb2117&quot;,&quot;itemData&quot;:{&quot;type&quot;:&quot;article-journal&quot;,&quot;id&quot;:&quot;6a3883a2-f0cb-3a2c-8fe8-81dcfadb2117&quot;,&quot;title&quot;:&quot;Serum ACE2 and S19P gene polymorphism in Egyptian patients with COVID-19 infection: correlation with disease severity&quot;,&quot;author&quot;:[{&quot;family&quot;:&quot;Gaber&quot;,&quot;given&quot;:&quot;Dalia A.&quot;,&quot;parse-names&quot;:false,&quot;dropping-particle&quot;:&quot;&quot;,&quot;non-dropping-particle&quot;:&quot;&quot;},{&quot;family&quot;:&quot;Shokr&quot;,&quot;given&quot;:&quot;Mohamed&quot;,&quot;parse-names&quot;:false,&quot;dropping-particle&quot;:&quot;&quot;,&quot;non-dropping-particle&quot;:&quot;&quot;},{&quot;family&quot;:&quot;Shaker&quot;,&quot;given&quot;:&quot;Olfat&quot;,&quot;parse-names&quot;:false,&quot;dropping-particle&quot;:&quot;&quot;,&quot;non-dropping-particle&quot;:&quot;&quot;},{&quot;family&quot;:&quot;Zaki&quot;,&quot;given&quot;:&quot;Kamelia Ahmed&quot;,&quot;parse-names&quot;:false,&quot;dropping-particle&quot;:&quot;&quot;,&quot;non-dropping-particle&quot;:&quot;&quot;},{&quot;family&quot;:&quot;Khalil&quot;,&quot;given&quot;:&quot;Haidy Samir&quot;,&quot;parse-names&quot;:false,&quot;dropping-particle&quot;:&quot;&quot;,&quot;non-dropping-particle&quot;:&quot;&quot;},{&quot;family&quot;:&quot;Wahb&quot;,&quot;given&quot;:&quot;Amany M.&quot;,&quot;parse-names&quot;:false,&quot;dropping-particle&quot;:&quot;&quot;,&quot;non-dropping-particle&quot;:&quot;&quot;}],&quot;container-title&quot;:&quot;Scientific Reports 2024 14:1&quot;,&quot;accessed&quot;:{&quot;date-parts&quot;:[[2024,10,5]]},&quot;DOI&quot;:&quot;10.1038/s41598-024-56260-6&quot;,&quot;ISBN&quot;:&quot;0123456789&quot;,&quot;ISSN&quot;:&quot;2045-2322&quot;,&quot;PMID&quot;:&quot;38462662&quot;,&quot;URL&quot;:&quot;https://www.nature.com/articles/s41598-024-56260-6&quot;,&quot;issued&quot;:{&quot;date-parts&quot;:[[2024,3,10]]},&quot;page&quot;:&quot;1-13&quot;,&quot;abstract&quot;:&quot;The expression of ACE2 is linked to disease severity in COVID-19 patients. The ACE2 receptor gene polymorphisms are considered determinants for SARS-CoV-2 infection and its outcome. In our study, serum ACE2 and its genetic variant S19P rs73635825 polymorphism were investigated in 114 SARS-CoV-2 patients. The results were compared with 120 control subjects. ELISA technique and allele discrimination assay were used for measuring serum ACE2 and genotype analysis of ACE2 rs73635825. Our results revealed that serum ACE2 was significantly lower in SARS-CoV-2 patients (p = 0.0001), particularly in cases with hypertension or diabetes mellitus. There was a significant difference in the genotype distributions of ACE2 rs73635825 A &amp;gt; G between COVID-19 patients and controls (p-value = 0.001). A higher frequency of the heterozygous AG genotype (65.8%) was reported in COVID-19 patients. The G allele was significantly more common in COVID-19 patients (p &amp;lt; 0.0001). The AG and GG genotypes were associated with COVID-19 severity as they were correlated with abnormal laboratory findings, GGO, CXR, and total severity scores with p &amp;lt; 0.05. Our results revealed that the ACE2 S19P gene variant is correlated with the incidence of infection and its severity, suggesting the usefulness of this work in identifying the susceptible population groups for better disease control.&quot;,&quot;publisher&quot;:&quot;Nature Publishing Group&quot;,&quot;issue&quot;:&quot;1&quot;,&quot;volume&quot;:&quot;14&quot;,&quot;container-title-short&quot;:&quot;&quot;},&quot;isTemporary&quot;:false}]},{&quot;citationID&quot;:&quot;MENDELEY_CITATION_d196f4e2-2b91-4d96-b2d8-17b11f2bf925&quot;,&quot;properties&quot;:{&quot;noteIndex&quot;:0},&quot;isEdited&quot;:false,&quot;manualOverride&quot;:{&quot;isManuallyOverridden&quot;:false,&quot;citeprocText&quot;:&quot;[15]&quot;,&quot;manualOverrideText&quot;:&quot;&quot;},&quot;citationTag&quot;:&quot;MENDELEY_CITATION_v3_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&quot;,&quot;citationItems&quot;:[{&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container-title-short&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isTemporary&quot;:false}]},{&quot;citationID&quot;:&quot;MENDELEY_CITATION_ca30b93e-5193-42b2-84d3-064f9b332aef&quot;,&quot;properties&quot;:{&quot;noteIndex&quot;:0},&quot;isEdited&quot;:false,&quot;manualOverride&quot;:{&quot;isManuallyOverridden&quot;:false,&quot;citeprocText&quot;:&quot;[15]&quot;,&quot;manualOverrideText&quot;:&quot;&quot;},&quot;citationTag&quot;:&quot;MENDELEY_CITATION_v3_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&quot;,&quot;citationItems&quot;:[{&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container-title-short&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isTemporary&quot;:false}]},{&quot;citationID&quot;:&quot;MENDELEY_CITATION_49e83342-c69c-4b4d-befe-969e0c37145f&quot;,&quot;properties&quot;:{&quot;noteIndex&quot;:0},&quot;isEdited&quot;:false,&quot;manualOverride&quot;:{&quot;isManuallyOverridden&quot;:false,&quot;citeprocText&quot;:&quot;[15]&quot;,&quot;manualOverrideText&quot;:&quot;&quot;},&quot;citationTag&quot;:&quot;MENDELEY_CITATION_v3_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&quot;,&quot;citationItems&quot;:[{&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container-title-short&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isTemporary&quot;:false}]},{&quot;citationID&quot;:&quot;MENDELEY_CITATION_d9180688-5dad-4b23-b005-bfe39dde592d&quot;,&quot;properties&quot;:{&quot;noteIndex&quot;:0},&quot;isEdited&quot;:false,&quot;manualOverride&quot;:{&quot;isManuallyOverridden&quot;:false,&quot;citeprocText&quot;:&quot;[21,43,45]&quot;,&quot;manualOverrideText&quot;:&quot;&quot;},&quot;citationTag&quot;:&quot;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&quot;,&quot;citationItems&quot;:[{&quot;id&quot;:&quot;8fb17226-07d5-302c-9a80-c3d500c34aee&quot;,&quot;itemData&quot;:{&quot;type&quot;:&quot;article-journal&quot;,&quot;id&quot;:&quot;8fb17226-07d5-302c-9a80-c3d500c34aee&quot;,&quot;title&quot;:&quot;Human ACE2 Polymorphisms from Different Human Populations Modulate SARS-CoV-2 Infection&quot;,&quot;author&quot;:[{&quot;family&quot;:&quot;Hu&quot;,&quot;given&quot;:&quot;Pan&quot;,&quot;parse-names&quot;:false,&quot;dropping-particle&quot;:&quot;&quot;,&quot;non-dropping-particle&quot;:&quot;&quot;},{&quot;family&quot;:&quot;Bauer&quot;,&quot;given&quot;:&quot;Vanessa L.&quot;,&quot;parse-names&quot;:false,&quot;dropping-particle&quot;:&quot;&quot;,&quot;non-dropping-particle&quot;:&quot;&quot;},{&quot;family&quot;:&quot;Sawyer&quot;,&quot;given&quot;:&quot;Sara L.&quot;,&quot;parse-names&quot;:false,&quot;dropping-particle&quot;:&quot;&quot;,&quot;non-dropping-particle&quot;:&quot;&quot;},{&quot;family&quot;:&quot;Diaz-Griffero&quot;,&quot;given&quot;:&quot;Felipe&quot;,&quot;parse-names&quot;:false,&quot;dropping-particle&quot;:&quot;&quot;,&quot;non-dropping-particle&quot;:&quot;&quot;}],&quot;container-title&quot;:&quot;Viruses&quot;,&quot;container-title-short&quot;:&quot;Viruses&quot;,&quot;accessed&quot;:{&quot;date-parts&quot;:[[2024,10,5]]},&quot;DOI&quot;:&quot;10.3390/V14071451&quot;,&quot;ISSN&quot;:&quot;1999-4915&quot;,&quot;PMID&quot;:&quot;35891433&quot;,&quot;URL&quot;:&quot;https://pubmed.ncbi.nlm.nih.gov/35891433/&quot;,&quot;issued&quot;:{&quot;date-parts&quot;:[[2022,7,1]]},&quot;abstract&quot;:&quot;The COVID-19 pandemic caused by severe acute respiratory syndrome coronavirus 2 (SARS-CoV-2) has resulted in over 6 million deaths worldwide. The high variability in COVID-19 symptoms remains one of the most interesting mysteries of the pandemic. Genetic and environmental factors are likely to be key determinants of COVID-19 symptomatology. Here, we explored ACE2 as a genetic determinant for SARS-CoV-2 infection and COVID-19 symptomatology. Each human genome encodes two alleles of ACE2, which encodes the cell entry receptor for SARS-CoV-2. Here, we determined whether naturally occurring human ACE2 (hACE2) polymorphisms in the human population affect SARS-CoV-2 infection and the severity of COVID-19 symptoms. ACE2 variants S19P, I21V, E23K, K26R, K31R, N33I, H34R, E35K, and T92I showed increased virus infection compared to wild-type ACE2; thus, these variants could increase the risk for COVID-19. In contrast, variants D38V, Y83H, I468V, and N638S showed reduced infection, indicating a potential protective effect. hACE2 variants K26R and T92I increased infection by three-fold without changing the levels of ACE2 on the surface of the cells, suggesting that these variants may increase the risk of severe COVID-19. On the contrary, hACE2 variants D38V and Y83H decreased SARS-CoV-2 infection by four-and ten-fold, respectively, without changing surface expression, suggesting that these variants may protect against severe COVID-19. Remarkably, all protective hACE2 Polymorphisms were found almost exclusively in Asian populations, which may provide a partial explanation for the low COVID-19 mortality rates in Asian countries. Thus, hACE2 polymorphisms may modulate susceptibility to SARS-CoV-2 in the host and partially account for the differences in severity of COVID-19 among different ethnic groups.&quot;,&quot;publisher&quot;:&quot;Viruses&quot;,&quot;issue&quot;:&quot;7&quot;,&quot;volume&quot;:&quot;14&quot;},&quot;isTemporary&quot;:false},{&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container-title-short&quot;:&quot;Infect Genet Evol&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isTemporary&quot;:false},{&quot;id&quot;:&quot;6a3883a2-f0cb-3a2c-8fe8-81dcfadb2117&quot;,&quot;itemData&quot;:{&quot;type&quot;:&quot;article-journal&quot;,&quot;id&quot;:&quot;6a3883a2-f0cb-3a2c-8fe8-81dcfadb2117&quot;,&quot;title&quot;:&quot;Serum ACE2 and S19P gene polymorphism in Egyptian patients with COVID-19 infection: correlation with disease severity&quot;,&quot;author&quot;:[{&quot;family&quot;:&quot;Gaber&quot;,&quot;given&quot;:&quot;Dalia A.&quot;,&quot;parse-names&quot;:false,&quot;dropping-particle&quot;:&quot;&quot;,&quot;non-dropping-particle&quot;:&quot;&quot;},{&quot;family&quot;:&quot;Shokr&quot;,&quot;given&quot;:&quot;Mohamed&quot;,&quot;parse-names&quot;:false,&quot;dropping-particle&quot;:&quot;&quot;,&quot;non-dropping-particle&quot;:&quot;&quot;},{&quot;family&quot;:&quot;Shaker&quot;,&quot;given&quot;:&quot;Olfat&quot;,&quot;parse-names&quot;:false,&quot;dropping-particle&quot;:&quot;&quot;,&quot;non-dropping-particle&quot;:&quot;&quot;},{&quot;family&quot;:&quot;Zaki&quot;,&quot;given&quot;:&quot;Kamelia Ahmed&quot;,&quot;parse-names&quot;:false,&quot;dropping-particle&quot;:&quot;&quot;,&quot;non-dropping-particle&quot;:&quot;&quot;},{&quot;family&quot;:&quot;Khalil&quot;,&quot;given&quot;:&quot;Haidy Samir&quot;,&quot;parse-names&quot;:false,&quot;dropping-particle&quot;:&quot;&quot;,&quot;non-dropping-particle&quot;:&quot;&quot;},{&quot;family&quot;:&quot;Wahb&quot;,&quot;given&quot;:&quot;Amany M.&quot;,&quot;parse-names&quot;:false,&quot;dropping-particle&quot;:&quot;&quot;,&quot;non-dropping-particle&quot;:&quot;&quot;}],&quot;container-title&quot;:&quot;Scientific Reports 2024 14:1&quot;,&quot;accessed&quot;:{&quot;date-parts&quot;:[[2024,10,5]]},&quot;DOI&quot;:&quot;10.1038/s41598-024-56260-6&quot;,&quot;ISBN&quot;:&quot;0123456789&quot;,&quot;ISSN&quot;:&quot;2045-2322&quot;,&quot;PMID&quot;:&quot;38462662&quot;,&quot;URL&quot;:&quot;https://www.nature.com/articles/s41598-024-56260-6&quot;,&quot;issued&quot;:{&quot;date-parts&quot;:[[2024,3,10]]},&quot;page&quot;:&quot;1-13&quot;,&quot;abstract&quot;:&quot;The expression of ACE2 is linked to disease severity in COVID-19 patients. The ACE2 receptor gene polymorphisms are considered determinants for SARS-CoV-2 infection and its outcome. In our study, serum ACE2 and its genetic variant S19P rs73635825 polymorphism were investigated in 114 SARS-CoV-2 patients. The results were compared with 120 control subjects. ELISA technique and allele discrimination assay were used for measuring serum ACE2 and genotype analysis of ACE2 rs73635825. Our results revealed that serum ACE2 was significantly lower in SARS-CoV-2 patients (p = 0.0001), particularly in cases with hypertension or diabetes mellitus. There was a significant difference in the genotype distributions of ACE2 rs73635825 A &amp;gt; G between COVID-19 patients and controls (p-value = 0.001). A higher frequency of the heterozygous AG genotype (65.8%) was reported in COVID-19 patients. The G allele was significantly more common in COVID-19 patients (p &amp;lt; 0.0001). The AG and GG genotypes were associated with COVID-19 severity as they were correlated with abnormal laboratory findings, GGO, CXR, and total severity scores with p &amp;lt; 0.05. Our results revealed that the ACE2 S19P gene variant is correlated with the incidence of infection and its severity, suggesting the usefulness of this work in identifying the susceptible population groups for better disease control.&quot;,&quot;publisher&quot;:&quot;Nature Publishing Group&quot;,&quot;issue&quot;:&quot;1&quot;,&quot;volume&quot;:&quot;14&quot;,&quot;container-title-short&quot;:&quot;&quot;},&quot;isTemporary&quot;:false}]},{&quot;citationID&quot;:&quot;MENDELEY_CITATION_b5893656-1fa0-4206-9779-ac0bcd803a7c&quot;,&quot;properties&quot;:{&quot;noteIndex&quot;:0},&quot;isEdited&quot;:false,&quot;manualOverride&quot;:{&quot;isManuallyOverridden&quot;:false,&quot;citeprocText&quot;:&quot;[43,45]&quot;,&quot;manualOverrideText&quot;:&quot;&quot;},&quot;citationTag&quot;:&quot;MENDELEY_CITATION_v3_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&quot;,&quot;citationItems&quot;:[{&quot;id&quot;:&quot;6a3883a2-f0cb-3a2c-8fe8-81dcfadb2117&quot;,&quot;itemData&quot;:{&quot;type&quot;:&quot;article-journal&quot;,&quot;id&quot;:&quot;6a3883a2-f0cb-3a2c-8fe8-81dcfadb2117&quot;,&quot;title&quot;:&quot;Serum ACE2 and S19P gene polymorphism in Egyptian patients with COVID-19 infection: correlation with disease severity&quot;,&quot;author&quot;:[{&quot;family&quot;:&quot;Gaber&quot;,&quot;given&quot;:&quot;Dalia A.&quot;,&quot;parse-names&quot;:false,&quot;dropping-particle&quot;:&quot;&quot;,&quot;non-dropping-particle&quot;:&quot;&quot;},{&quot;family&quot;:&quot;Shokr&quot;,&quot;given&quot;:&quot;Mohamed&quot;,&quot;parse-names&quot;:false,&quot;dropping-particle&quot;:&quot;&quot;,&quot;non-dropping-particle&quot;:&quot;&quot;},{&quot;family&quot;:&quot;Shaker&quot;,&quot;given&quot;:&quot;Olfat&quot;,&quot;parse-names&quot;:false,&quot;dropping-particle&quot;:&quot;&quot;,&quot;non-dropping-particle&quot;:&quot;&quot;},{&quot;family&quot;:&quot;Zaki&quot;,&quot;given&quot;:&quot;Kamelia Ahmed&quot;,&quot;parse-names&quot;:false,&quot;dropping-particle&quot;:&quot;&quot;,&quot;non-dropping-particle&quot;:&quot;&quot;},{&quot;family&quot;:&quot;Khalil&quot;,&quot;given&quot;:&quot;Haidy Samir&quot;,&quot;parse-names&quot;:false,&quot;dropping-particle&quot;:&quot;&quot;,&quot;non-dropping-particle&quot;:&quot;&quot;},{&quot;family&quot;:&quot;Wahb&quot;,&quot;given&quot;:&quot;Amany M.&quot;,&quot;parse-names&quot;:false,&quot;dropping-particle&quot;:&quot;&quot;,&quot;non-dropping-particle&quot;:&quot;&quot;}],&quot;container-title&quot;:&quot;Scientific Reports 2024 14:1&quot;,&quot;accessed&quot;:{&quot;date-parts&quot;:[[2024,10,5]]},&quot;DOI&quot;:&quot;10.1038/s41598-024-56260-6&quot;,&quot;ISBN&quot;:&quot;0123456789&quot;,&quot;ISSN&quot;:&quot;2045-2322&quot;,&quot;PMID&quot;:&quot;38462662&quot;,&quot;URL&quot;:&quot;https://www.nature.com/articles/s41598-024-56260-6&quot;,&quot;issued&quot;:{&quot;date-parts&quot;:[[2024,3,10]]},&quot;page&quot;:&quot;1-13&quot;,&quot;abstract&quot;:&quot;The expression of ACE2 is linked to disease severity in COVID-19 patients. The ACE2 receptor gene polymorphisms are considered determinants for SARS-CoV-2 infection and its outcome. In our study, serum ACE2 and its genetic variant S19P rs73635825 polymorphism were investigated in 114 SARS-CoV-2 patients. The results were compared with 120 control subjects. ELISA technique and allele discrimination assay were used for measuring serum ACE2 and genotype analysis of ACE2 rs73635825. Our results revealed that serum ACE2 was significantly lower in SARS-CoV-2 patients (p = 0.0001), particularly in cases with hypertension or diabetes mellitus. There was a significant difference in the genotype distributions of ACE2 rs73635825 A &amp;gt; G between COVID-19 patients and controls (p-value = 0.001). A higher frequency of the heterozygous AG genotype (65.8%) was reported in COVID-19 patients. The G allele was significantly more common in COVID-19 patients (p &amp;lt; 0.0001). The AG and GG genotypes were associated with COVID-19 severity as they were correlated with abnormal laboratory findings, GGO, CXR, and total severity scores with p &amp;lt; 0.05. Our results revealed that the ACE2 S19P gene variant is correlated with the incidence of infection and its severity, suggesting the usefulness of this work in identifying the susceptible population groups for better disease control.&quot;,&quot;publisher&quot;:&quot;Nature Publishing Group&quot;,&quot;issue&quot;:&quot;1&quot;,&quot;volume&quot;:&quot;14&quot;,&quot;container-title-short&quot;:&quot;&quot;},&quot;isTemporary&quot;:false},{&quot;id&quot;:&quot;8fb17226-07d5-302c-9a80-c3d500c34aee&quot;,&quot;itemData&quot;:{&quot;type&quot;:&quot;article-journal&quot;,&quot;id&quot;:&quot;8fb17226-07d5-302c-9a80-c3d500c34aee&quot;,&quot;title&quot;:&quot;Human ACE2 Polymorphisms from Different Human Populations Modulate SARS-CoV-2 Infection&quot;,&quot;author&quot;:[{&quot;family&quot;:&quot;Hu&quot;,&quot;given&quot;:&quot;Pan&quot;,&quot;parse-names&quot;:false,&quot;dropping-particle&quot;:&quot;&quot;,&quot;non-dropping-particle&quot;:&quot;&quot;},{&quot;family&quot;:&quot;Bauer&quot;,&quot;given&quot;:&quot;Vanessa L.&quot;,&quot;parse-names&quot;:false,&quot;dropping-particle&quot;:&quot;&quot;,&quot;non-dropping-particle&quot;:&quot;&quot;},{&quot;family&quot;:&quot;Sawyer&quot;,&quot;given&quot;:&quot;Sara L.&quot;,&quot;parse-names&quot;:false,&quot;dropping-particle&quot;:&quot;&quot;,&quot;non-dropping-particle&quot;:&quot;&quot;},{&quot;family&quot;:&quot;Diaz-Griffero&quot;,&quot;given&quot;:&quot;Felipe&quot;,&quot;parse-names&quot;:false,&quot;dropping-particle&quot;:&quot;&quot;,&quot;non-dropping-particle&quot;:&quot;&quot;}],&quot;container-title&quot;:&quot;Viruses&quot;,&quot;container-title-short&quot;:&quot;Viruses&quot;,&quot;accessed&quot;:{&quot;date-parts&quot;:[[2024,10,5]]},&quot;DOI&quot;:&quot;10.3390/V14071451&quot;,&quot;ISSN&quot;:&quot;1999-4915&quot;,&quot;PMID&quot;:&quot;35891433&quot;,&quot;URL&quot;:&quot;https://pubmed.ncbi.nlm.nih.gov/35891433/&quot;,&quot;issued&quot;:{&quot;date-parts&quot;:[[2022,7,1]]},&quot;abstract&quot;:&quot;The COVID-19 pandemic caused by severe acute respiratory syndrome coronavirus 2 (SARS-CoV-2) has resulted in over 6 million deaths worldwide. The high variability in COVID-19 symptoms remains one of the most interesting mysteries of the pandemic. Genetic and environmental factors are likely to be key determinants of COVID-19 symptomatology. Here, we explored ACE2 as a genetic determinant for SARS-CoV-2 infection and COVID-19 symptomatology. Each human genome encodes two alleles of ACE2, which encodes the cell entry receptor for SARS-CoV-2. Here, we determined whether naturally occurring human ACE2 (hACE2) polymorphisms in the human population affect SARS-CoV-2 infection and the severity of COVID-19 symptoms. ACE2 variants S19P, I21V, E23K, K26R, K31R, N33I, H34R, E35K, and T92I showed increased virus infection compared to wild-type ACE2; thus, these variants could increase the risk for COVID-19. In contrast, variants D38V, Y83H, I468V, and N638S showed reduced infection, indicating a potential protective effect. hACE2 variants K26R and T92I increased infection by three-fold without changing the levels of ACE2 on the surface of the cells, suggesting that these variants may increase the risk of severe COVID-19. On the contrary, hACE2 variants D38V and Y83H decreased SARS-CoV-2 infection by four-and ten-fold, respectively, without changing surface expression, suggesting that these variants may protect against severe COVID-19. Remarkably, all protective hACE2 Polymorphisms were found almost exclusively in Asian populations, which may provide a partial explanation for the low COVID-19 mortality rates in Asian countries. Thus, hACE2 polymorphisms may modulate susceptibility to SARS-CoV-2 in the host and partially account for the differences in severity of COVID-19 among different ethnic groups.&quot;,&quot;publisher&quot;:&quot;Viruses&quot;,&quot;issue&quot;:&quot;7&quot;,&quot;volume&quot;:&quot;14&quot;},&quot;isTemporary&quot;:false}]},{&quot;citationID&quot;:&quot;MENDELEY_CITATION_e31ca443-1821-4eb1-8ea8-9c6d545a4a9f&quot;,&quot;properties&quot;:{&quot;noteIndex&quot;:0},&quot;isEdited&quot;:false,&quot;manualOverride&quot;:{&quot;isManuallyOverridden&quot;:false,&quot;citeprocText&quot;:&quot;[21]&quot;,&quot;manualOverrideText&quot;:&quot;&quot;},&quot;citationTag&quot;:&quot;MENDELEY_CITATION_v3_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&quot;,&quot;citationItems&quot;:[{&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container-title-short&quot;:&quot;Infect Genet Evol&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isTemporary&quot;:false}]},{&quot;citationID&quot;:&quot;MENDELEY_CITATION_d133923f-eb13-430e-a278-63cc836c7006&quot;,&quot;properties&quot;:{&quot;noteIndex&quot;:0},&quot;isEdited&quot;:false,&quot;manualOverride&quot;:{&quot;isManuallyOverridden&quot;:false,&quot;citeprocText&quot;:&quot;[45]&quot;,&quot;manualOverrideText&quot;:&quot;&quot;},&quot;citationTag&quot;:&quot;MENDELEY_CITATION_v3_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&quot;,&quot;citationItems&quot;:[{&quot;id&quot;:&quot;8fb17226-07d5-302c-9a80-c3d500c34aee&quot;,&quot;itemData&quot;:{&quot;type&quot;:&quot;article-journal&quot;,&quot;id&quot;:&quot;8fb17226-07d5-302c-9a80-c3d500c34aee&quot;,&quot;title&quot;:&quot;Human ACE2 Polymorphisms from Different Human Populations Modulate SARS-CoV-2 Infection&quot;,&quot;author&quot;:[{&quot;family&quot;:&quot;Hu&quot;,&quot;given&quot;:&quot;Pan&quot;,&quot;parse-names&quot;:false,&quot;dropping-particle&quot;:&quot;&quot;,&quot;non-dropping-particle&quot;:&quot;&quot;},{&quot;family&quot;:&quot;Bauer&quot;,&quot;given&quot;:&quot;Vanessa L.&quot;,&quot;parse-names&quot;:false,&quot;dropping-particle&quot;:&quot;&quot;,&quot;non-dropping-particle&quot;:&quot;&quot;},{&quot;family&quot;:&quot;Sawyer&quot;,&quot;given&quot;:&quot;Sara L.&quot;,&quot;parse-names&quot;:false,&quot;dropping-particle&quot;:&quot;&quot;,&quot;non-dropping-particle&quot;:&quot;&quot;},{&quot;family&quot;:&quot;Diaz-Griffero&quot;,&quot;given&quot;:&quot;Felipe&quot;,&quot;parse-names&quot;:false,&quot;dropping-particle&quot;:&quot;&quot;,&quot;non-dropping-particle&quot;:&quot;&quot;}],&quot;container-title&quot;:&quot;Viruses&quot;,&quot;container-title-short&quot;:&quot;Viruses&quot;,&quot;accessed&quot;:{&quot;date-parts&quot;:[[2024,10,5]]},&quot;DOI&quot;:&quot;10.3390/V14071451&quot;,&quot;ISSN&quot;:&quot;1999-4915&quot;,&quot;PMID&quot;:&quot;35891433&quot;,&quot;URL&quot;:&quot;https://pubmed.ncbi.nlm.nih.gov/35891433/&quot;,&quot;issued&quot;:{&quot;date-parts&quot;:[[2022,7,1]]},&quot;abstract&quot;:&quot;The COVID-19 pandemic caused by severe acute respiratory syndrome coronavirus 2 (SARS-CoV-2) has resulted in over 6 million deaths worldwide. The high variability in COVID-19 symptoms remains one of the most interesting mysteries of the pandemic. Genetic and environmental factors are likely to be key determinants of COVID-19 symptomatology. Here, we explored ACE2 as a genetic determinant for SARS-CoV-2 infection and COVID-19 symptomatology. Each human genome encodes two alleles of ACE2, which encodes the cell entry receptor for SARS-CoV-2. Here, we determined whether naturally occurring human ACE2 (hACE2) polymorphisms in the human population affect SARS-CoV-2 infection and the severity of COVID-19 symptoms. ACE2 variants S19P, I21V, E23K, K26R, K31R, N33I, H34R, E35K, and T92I showed increased virus infection compared to wild-type ACE2; thus, these variants could increase the risk for COVID-19. In contrast, variants D38V, Y83H, I468V, and N638S showed reduced infection, indicating a potential protective effect. hACE2 variants K26R and T92I increased infection by three-fold without changing the levels of ACE2 on the surface of the cells, suggesting that these variants may increase the risk of severe COVID-19. On the contrary, hACE2 variants D38V and Y83H decreased SARS-CoV-2 infection by four-and ten-fold, respectively, without changing surface expression, suggesting that these variants may protect against severe COVID-19. Remarkably, all protective hACE2 Polymorphisms were found almost exclusively in Asian populations, which may provide a partial explanation for the low COVID-19 mortality rates in Asian countries. Thus, hACE2 polymorphisms may modulate susceptibility to SARS-CoV-2 in the host and partially account for the differences in severity of COVID-19 among different ethnic groups.&quot;,&quot;publisher&quot;:&quot;Viruses&quot;,&quot;issue&quot;:&quot;7&quot;,&quot;volume&quot;:&quot;14&quot;},&quot;isTemporary&quot;:false}]},{&quot;citationID&quot;:&quot;MENDELEY_CITATION_fbbb8e52-7370-472a-aeb1-0094a3e48666&quot;,&quot;properties&quot;:{&quot;noteIndex&quot;:0},&quot;isEdited&quot;:false,&quot;manualOverride&quot;:{&quot;isManuallyOverridden&quot;:false,&quot;citeprocText&quot;:&quot;[43]&quot;,&quot;manualOverrideText&quot;:&quot;&quot;},&quot;citationTag&quot;:&quot;MENDELEY_CITATION_v3_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&quot;,&quot;citationItems&quot;:[{&quot;id&quot;:&quot;6a3883a2-f0cb-3a2c-8fe8-81dcfadb2117&quot;,&quot;itemData&quot;:{&quot;type&quot;:&quot;article-journal&quot;,&quot;id&quot;:&quot;6a3883a2-f0cb-3a2c-8fe8-81dcfadb2117&quot;,&quot;title&quot;:&quot;Serum ACE2 and S19P gene polymorphism in Egyptian patients with COVID-19 infection: correlation with disease severity&quot;,&quot;author&quot;:[{&quot;family&quot;:&quot;Gaber&quot;,&quot;given&quot;:&quot;Dalia A.&quot;,&quot;parse-names&quot;:false,&quot;dropping-particle&quot;:&quot;&quot;,&quot;non-dropping-particle&quot;:&quot;&quot;},{&quot;family&quot;:&quot;Shokr&quot;,&quot;given&quot;:&quot;Mohamed&quot;,&quot;parse-names&quot;:false,&quot;dropping-particle&quot;:&quot;&quot;,&quot;non-dropping-particle&quot;:&quot;&quot;},{&quot;family&quot;:&quot;Shaker&quot;,&quot;given&quot;:&quot;Olfat&quot;,&quot;parse-names&quot;:false,&quot;dropping-particle&quot;:&quot;&quot;,&quot;non-dropping-particle&quot;:&quot;&quot;},{&quot;family&quot;:&quot;Zaki&quot;,&quot;given&quot;:&quot;Kamelia Ahmed&quot;,&quot;parse-names&quot;:false,&quot;dropping-particle&quot;:&quot;&quot;,&quot;non-dropping-particle&quot;:&quot;&quot;},{&quot;family&quot;:&quot;Khalil&quot;,&quot;given&quot;:&quot;Haidy Samir&quot;,&quot;parse-names&quot;:false,&quot;dropping-particle&quot;:&quot;&quot;,&quot;non-dropping-particle&quot;:&quot;&quot;},{&quot;family&quot;:&quot;Wahb&quot;,&quot;given&quot;:&quot;Amany M.&quot;,&quot;parse-names&quot;:false,&quot;dropping-particle&quot;:&quot;&quot;,&quot;non-dropping-particle&quot;:&quot;&quot;}],&quot;container-title&quot;:&quot;Scientific Reports 2024 14:1&quot;,&quot;accessed&quot;:{&quot;date-parts&quot;:[[2024,10,5]]},&quot;DOI&quot;:&quot;10.1038/s41598-024-56260-6&quot;,&quot;ISBN&quot;:&quot;0123456789&quot;,&quot;ISSN&quot;:&quot;2045-2322&quot;,&quot;PMID&quot;:&quot;38462662&quot;,&quot;URL&quot;:&quot;https://www.nature.com/articles/s41598-024-56260-6&quot;,&quot;issued&quot;:{&quot;date-parts&quot;:[[2024,3,10]]},&quot;page&quot;:&quot;1-13&quot;,&quot;abstract&quot;:&quot;The expression of ACE2 is linked to disease severity in COVID-19 patients. The ACE2 receptor gene polymorphisms are considered determinants for SARS-CoV-2 infection and its outcome. In our study, serum ACE2 and its genetic variant S19P rs73635825 polymorphism were investigated in 114 SARS-CoV-2 patients. The results were compared with 120 control subjects. ELISA technique and allele discrimination assay were used for measuring serum ACE2 and genotype analysis of ACE2 rs73635825. Our results revealed that serum ACE2 was significantly lower in SARS-CoV-2 patients (p = 0.0001), particularly in cases with hypertension or diabetes mellitus. There was a significant difference in the genotype distributions of ACE2 rs73635825 A &amp;gt; G between COVID-19 patients and controls (p-value = 0.001). A higher frequency of the heterozygous AG genotype (65.8%) was reported in COVID-19 patients. The G allele was significantly more common in COVID-19 patients (p &amp;lt; 0.0001). The AG and GG genotypes were associated with COVID-19 severity as they were correlated with abnormal laboratory findings, GGO, CXR, and total severity scores with p &amp;lt; 0.05. Our results revealed that the ACE2 S19P gene variant is correlated with the incidence of infection and its severity, suggesting the usefulness of this work in identifying the susceptible population groups for better disease control.&quot;,&quot;publisher&quot;:&quot;Nature Publishing Group&quot;,&quot;issue&quot;:&quot;1&quot;,&quot;volume&quot;:&quot;14&quot;,&quot;container-title-short&quot;:&quot;&quot;},&quot;isTemporary&quot;:false}]},{&quot;citationID&quot;:&quot;MENDELEY_CITATION_a1273a92-6270-4aea-ba08-8abe7e17ce7b&quot;,&quot;properties&quot;:{&quot;noteIndex&quot;:0},&quot;isEdited&quot;:false,&quot;manualOverride&quot;:{&quot;isManuallyOverridden&quot;:false,&quot;citeprocText&quot;:&quot;[30]&quot;,&quot;manualOverrideText&quot;:&quot;&quot;},&quot;citationTag&quot;:&quot;MENDELEY_CITATION_v3_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&quot;,&quot;citationItems&quot;:[{&quot;id&quot;:&quot;1431c756-eade-3fbe-a3b9-5bb8a309f21e&quot;,&quot;itemData&quot;:{&quot;type&quot;:&quot;article-journal&quot;,&quot;id&quot;:&quot;1431c756-eade-3fbe-a3b9-5bb8a309f21e&quot;,&quot;title&quot;:&quot;Haematological Profile and ACE2 Levels of COVID-19 Patients in a Metropolis in Ghana&quot;,&quot;author&quot;:[{&quot;family&quot;:&quot;Ackah&quot;,&quot;given&quot;:&quot;Ezekiel B.&quot;,&quot;parse-names&quot;:false,&quot;dropping-particle&quot;:&quot;&quot;,&quot;non-dropping-particle&quot;:&quot;&quot;},{&quot;family&quot;:&quot;Owusu&quot;,&quot;given&quot;:&quot;Michael&quot;,&quot;parse-names&quot;:false,&quot;dropping-particle&quot;:&quot;&quot;,&quot;non-dropping-particle&quot;:&quot;&quot;},{&quot;family&quot;:&quot;Sackey&quot;,&quot;given&quot;:&quot;Benedict&quot;,&quot;parse-names&quot;:false,&quot;dropping-particle&quot;:&quot;&quot;,&quot;non-dropping-particle&quot;:&quot;&quot;},{&quot;family&quot;:&quot;Boamah&quot;,&quot;given&quot;:&quot;Justice K.&quot;,&quot;parse-names&quot;:false,&quot;dropping-particle&quot;:&quot;&quot;,&quot;non-dropping-particle&quot;:&quot;&quot;},{&quot;family&quot;:&quot;Kamasah&quot;,&quot;given&quot;:&quot;Japhet S.&quot;,&quot;parse-names&quot;:false,&quot;dropping-particle&quot;:&quot;&quot;,&quot;non-dropping-particle&quot;:&quot;&quot;},{&quot;family&quot;:&quot;Aduboffour&quot;,&quot;given&quot;:&quot;Albert A.&quot;,&quot;parse-names&quot;:false,&quot;dropping-particle&quot;:&quot;&quot;,&quot;non-dropping-particle&quot;:&quot;&quot;},{&quot;family&quot;:&quot;Akortia&quot;,&quot;given&quot;:&quot;Debora&quot;,&quot;parse-names&quot;:false,&quot;dropping-particle&quot;:&quot;&quot;,&quot;non-dropping-particle&quot;:&quot;&quot;},{&quot;family&quot;:&quot;Nkrumah&quot;,&quot;given&quot;:&quot;Gifty&quot;,&quot;parse-names&quot;:false,&quot;dropping-particle&quot;:&quot;&quot;,&quot;non-dropping-particle&quot;:&quot;&quot;},{&quot;family&quot;:&quot;Amaniampong&quot;,&quot;given&quot;:&quot;Andrews&quot;,&quot;parse-names&quot;:false,&quot;dropping-particle&quot;:&quot;&quot;,&quot;non-dropping-particle&quot;:&quot;&quot;},{&quot;family&quot;:&quot;Klevor&quot;,&quot;given&quot;:&quot;Nicholas&quot;,&quot;parse-names&quot;:false,&quot;dropping-particle&quot;:&quot;&quot;,&quot;non-dropping-particle&quot;:&quot;&quot;},{&quot;family&quot;:&quot;Agyemang&quot;,&quot;given&quot;:&quot;Lawrence D.&quot;,&quot;parse-names&quot;:false,&quot;dropping-particle&quot;:&quot;&quot;,&quot;non-dropping-particle&quot;:&quot;&quot;},{&quot;family&quot;:&quot;Ayisi-Boateng&quot;,&quot;given&quot;:&quot;Nana K.&quot;,&quot;parse-names&quot;:false,&quot;dropping-particle&quot;:&quot;&quot;,&quot;non-dropping-particle&quot;:&quot;&quot;},{&quot;family&quot;:&quot;Sylverken&quot;,&quot;given&quot;:&quot;Augustina&quot;,&quot;parse-names&quot;:false,&quot;dropping-particle&quot;:&quot;&quot;,&quot;non-dropping-particle&quot;:&quot;&quot;},{&quot;family&quot;:&quot;Phillips&quot;,&quot;given&quot;:&quot;Richard O.&quot;,&quot;parse-names&quot;:false,&quot;dropping-particle&quot;:&quot;&quot;,&quot;non-dropping-particle&quot;:&quot;&quot;},{&quot;family&quot;:&quot;Owusu-Dabo&quot;,&quot;given&quot;:&quot;Ellis&quot;,&quot;parse-names&quot;:false,&quot;dropping-particle&quot;:&quot;&quot;,&quot;non-dropping-particle&quot;:&quot;&quot;}],&quot;container-title&quot;:&quot;COVID 2024, Vol. 4, Pages 117-129&quot;,&quot;accessed&quot;:{&quot;date-parts&quot;:[[2024,5,17]]},&quot;DOI&quot;:&quot;10.3390/COVID4020011&quot;,&quot;ISSN&quot;:&quot;2673-8112&quot;,&quot;URL&quot;:&quot;https://www.mdpi.com/2673-8112/4/2/11/htm&quot;,&quot;issued&quot;:{&quot;date-parts&quot;:[[2024,1,23]]},&quot;page&quot;:&quot;117-129&quot;,&quot;abstract&quot;:&quot;Background: Several studies have linked coronavirus disease 2019 (COVID-19) risk to age and ABO blood groups. Variations in plasma angiotensin-converting enzyme 2 (ACE2) levels and blood counts have been reported, suggesting an association between disease severity and low lymphocyte levels. Aim: this study aimed to understand how these factors relate to COVID-19 in Ghanaian patients, considering geographical and demographic differences. Methods: Participants were recruited from six hospitals in Kumasi, Ghana, between June 2020 and July 2021. Nasopharyngeal swabs were taken to test for severe acute respiratory syndrome coronavirus 2 (SARS-CoV-2), and blood samples were collected for complete blood count testing, ABO/Rhesus typing, and assessment of plasma ACE2 levels. Demographic and COVID-19 severity data were gathered, and IBM SPSS version 25.0 was used for analysis. Results: Overall, 515 patients were enrolled, out of which 55.9% (n = 288/515) were males and 50.3% (n = 259/515) tested positive for SARS-CoV-2. The median age was 37 years (IQR = 26–53). Age was significantly associated with SARS-CoV-2 infection (p = 0.002). The severe COVID-19 group was the oldest (70 years, IQR = 35–80) and presented with anaemia (haemoglobin, g/dL: 9.55, IQR = 7.85–11.93), leukocytosis (WBC × 103/μL: 15.87, IQR = 6.68–19.80), neutrophilia (NEUT × 106/μL: 14.69, IQR = 5.70–18.96) and lymphocytopenia (LYMPH × 106/μL: 0.47, IQR = 0.22–0.66). No association was found between SARS-CoV-2 positivity and ABO (p = 0.711) or Rh (p = 0.805) blood groups; no association was also found between plasma ACE2 levels and SARS-CoV-2 status (p = 0.079). However, among COVID-19 participants, plasma ACE2 levels were significantly reduced in the moderate illness group (40.68 ng/mL, IQR = 34.09–48.10) compared with the asymptomatic group (50.61 ng/mL, IQR = 43.90–58.61, p = 0.015). Conclusions: While there may be no real association between the ABO blood group, as well as plasma ACE2 levels, and SARS-CoV-2 infection in Ghanaian patients, older individuals are at a higher risk of severe disease. Anaemia, and leukocytosis with lymphocytopenia may be indicators of poor disease progression.&quot;,&quot;publisher&quot;:&quot;Multidisciplinary Digital Publishing Institute&quot;,&quot;issue&quot;:&quot;2&quot;,&quot;volume&quot;:&quot;4&quot;,&quot;container-title-short&quot;:&quot;&quot;},&quot;isTemporary&quot;:false}]},{&quot;citationID&quot;:&quot;MENDELEY_CITATION_5632194d-82aa-4faa-9eee-e514cc480980&quot;,&quot;properties&quot;:{&quot;noteIndex&quot;:0},&quot;isEdited&quot;:false,&quot;manualOverride&quot;:{&quot;isManuallyOverridden&quot;:false,&quot;citeprocText&quot;:&quot;[1,5]&quot;,&quot;manualOverrideText&quot;:&quot;&quot;},&quot;citationTag&quot;:&quot;MENDELEY_CITATION_v3_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&quot;,&quot;citationItems&quot;:[{&quot;id&quot;:&quot;d3f8fc2f-56fb-3dca-b09d-3c1a2f47c704&quot;,&quot;itemData&quot;:{&quot;type&quot;:&quot;webpage&quot;,&quot;id&quot;:&quot;d3f8fc2f-56fb-3dca-b09d-3c1a2f47c704&quot;,&quot;title&quot;:&quot;Social, environmental factors seen behind Africa’s low COVID-19 cases &quot;,&quot;author&quot;:[{&quot;family&quot;:&quot;WHO Africa&quot;,&quot;given&quot;:&quot;&quot;,&quot;parse-names&quot;:false,&quot;dropping-particle&quot;:&quot;&quot;,&quot;non-dropping-particle&quot;:&quot;&quot;}],&quot;container-title&quot;:&quot;World Health Organization Africa Region&quot;,&quot;accessed&quot;:{&quot;date-parts&quot;:[[2024,5,13]]},&quot;URL&quot;:&quot;https://www.afro.who.int/news/social-environmental-factors-seen-behind-africas-low-covid-19-cases&quot;,&quot;issued&quot;:{&quot;date-parts&quot;:[[2020,9,24]]},&quot;container-title-short&quot;:&quot;&quot;},&quot;isTemporary&quot;:false},{&quot;id&quot;:&quot;11aedd6c-f772-3abf-8000-b60b9bcc5822&quot;,&quot;itemData&quot;:{&quot;type&quot;:&quot;webpage&quot;,&quot;id&quot;:&quot;11aedd6c-f772-3abf-8000-b60b9bcc5822&quot;,&quot;title&quot;:&quot;WHO COVID-19 dashboard&quot;,&quot;author&quot;:[{&quot;family&quot;:&quot;WHO&quot;,&quot;given&quot;:&quot;&quot;,&quot;parse-names&quot;:false,&quot;dropping-particle&quot;:&quot;&quot;,&quot;non-dropping-particle&quot;:&quot;&quot;}],&quot;container-title&quot;:&quot;World Health Organization Data&quot;,&quot;accessed&quot;:{&quot;date-parts&quot;:[[2024,5,13]]},&quot;URL&quot;:&quot;https://data.who.int/dashboards/covid19/cases?n=o&quot;,&quot;issued&quot;:{&quot;date-parts&quot;:[[2024]]},&quot;container-title-short&quot;:&quot;&quot;},&quot;isTemporary&quot;:false}]},{&quot;citationID&quot;:&quot;MENDELEY_CITATION_b47a3f02-12c4-4df6-8d31-f446ef01b358&quot;,&quot;properties&quot;:{&quot;noteIndex&quot;:0},&quot;isEdited&quot;:false,&quot;manualOverride&quot;:{&quot;isManuallyOverridden&quot;:false,&quot;citeprocText&quot;:&quot;[46,47]&quot;,&quot;manualOverrideText&quot;:&quot;&quot;},&quot;citationTag&quot;:&quot;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&quot;,&quot;citationItems&quot;:[{&quot;id&quot;:&quot;12d7ee56-8c3a-36bd-acf0-d77d89b4d3ee&quot;,&quot;itemData&quot;:{&quot;type&quot;:&quot;article-journal&quot;,&quot;id&quot;:&quot;12d7ee56-8c3a-36bd-acf0-d77d89b4d3ee&quot;,&quot;title&quot;:&quot;Risk factors for COVID-19 infections among health care workers in Ghana&quot;,&quot;author&quot;:[{&quot;family&quot;:&quot;Lartey&quot;,&quot;given&quot;:&quot;Margaret&quot;,&quot;parse-names&quot;:false,&quot;dropping-particle&quot;:&quot;&quot;,&quot;non-dropping-particle&quot;:&quot;&quot;},{&quot;family&quot;:&quot;Kenu&quot;,&quot;given&quot;:&quot;Ernest&quot;,&quot;parse-names&quot;:false,&quot;dropping-particle&quot;:&quot;&quot;,&quot;non-dropping-particle&quot;:&quot;&quot;},{&quot;family&quot;:&quot;Ganu&quot;,&quot;given&quot;:&quot;Vincent Jessey&quot;,&quot;parse-names&quot;:false,&quot;dropping-particle&quot;:&quot;&quot;,&quot;non-dropping-particle&quot;:&quot;&quot;},{&quot;family&quot;:&quot;Asiedu-Bekoe&quot;,&quot;given&quot;:&quot;Franklin&quot;,&quot;parse-names&quot;:false,&quot;dropping-particle&quot;:&quot;&quot;,&quot;non-dropping-particle&quot;:&quot;&quot;},{&quot;family&quot;:&quot;Opoku&quot;,&quot;given&quot;:&quot;Baafour Kofi&quot;,&quot;parse-names&quot;:false,&quot;dropping-particle&quot;:&quot;&quot;,&quot;non-dropping-particle&quot;:&quot;&quot;},{&quot;family&quot;:&quot;Yawson&quot;,&quot;given&quot;:&quot;Alfred&quot;,&quot;parse-names&quot;:false,&quot;dropping-particle&quot;:&quot;&quot;,&quot;non-dropping-particle&quot;:&quot;&quot;},{&quot;family&quot;:&quot;Ohene&quot;,&quot;given&quot;:&quot;Sally Ann&quot;,&quot;parse-names&quot;:false,&quot;dropping-particle&quot;:&quot;&quot;,&quot;non-dropping-particle&quot;:&quot;&quot;}],&quot;container-title&quot;:&quot;PLoS ONE&quot;,&quot;container-title-short&quot;:&quot;PLoS One&quot;,&quot;accessed&quot;:{&quot;date-parts&quot;:[[2024,2,14]]},&quot;DOI&quot;:&quot;10.1371/journal.pone.0288242&quot;,&quot;ISSN&quot;:&quot;19326203&quot;,&quot;PMID&quot;:&quot;37410736&quot;,&quot;issued&quot;:{&quot;date-parts&quot;:[[2023,7,1]]},&quot;abstract&quot;:&quot;Introduction Health care workers (HCWs) are crucial to the fight against COVID-19 and are at risk of being infected. We sought to determine the risk factors and associations of COVID-19 among HCWs in Ghana during the period of the pandemic. Materials and methods A case-control study was conducted using the WHO COVID-19 HCWs exposure risk assessment tool. A HCW was categorized as “high risk” for COVID-19 if s/he did not respond “always, as recommended” to adherence to Infection Prevention and Control (IPC) measures during a healthcare interaction. A HCW was categorized as “low risk” if s/he responded “always, as recommended” to adherence to IPC measures. We used univariate and multiple logistic regression models to determine associated risk factors. Statistical significance was set at 5%. Results A total of 2402 HCWs were recruited and the mean age was 33.2±7.1 years. Almost 87% (1525/1745) of HCWs had high risk for COVID-19 infection. Risk factors identified were profession (doctor- aOR: 2.13, 95%CI: 1.54–2.94; radiographer—aOR: 1.16, 95% CI: 0.44–3.09)), presence of comorbidity (aOR: 1.89, 95%CI: 1.29–2.78), community exposure to virus (aOR: 1.26, 95% CI: 1.03–1.55), not performing hand hygiene before and after aseptic procedures performed (aOR: 1.6, 95% CI: 1.05–2.45); not frequently decontaminating high-touch surfaces always as recommended (aOR: 2.31, 95%CI: 1.65–3.22; p = 0.001) and contact with a confirmed COVID-19 patient (aOR: 1.39, 95% CI: 1.15–1.67). Among those who came into any form of contact with confirmed COVID-19 patient, providing direct care (aOR: 2.0, 95%CI: 1.36–2.94), face-to-face contact (aOR: 2.23, 95%CI: 1.41–3.51), contact with environment/materials used by COVID-19 patient (aOR: 2.25, 95%CI: 1.45–3.49) and presence during conduct of aerosol generating procedures (aOR: 2.73, 95%CI: 1.74–4.28) were associated with COVID-19 infection. Conclusion Non-adherence to IPC guidelines puts HCWs at increased risk of COVID-19 infection thus ensuring IPC adherence is key to reducing this risk.&quot;,&quot;publisher&quot;:&quot;Public Library of Science&quot;,&quot;issue&quot;:&quot;7 JULY&quot;,&quot;volume&quot;:&quot;18&quot;},&quot;isTemporary&quot;:false},{&quot;id&quot;:&quot;af689c27-79cb-3d4a-ae4b-ef6c6c009db2&quot;,&quot;itemData&quot;:{&quot;type&quot;:&quot;article-journal&quot;,&quot;id&quot;:&quot;af689c27-79cb-3d4a-ae4b-ef6c6c009db2&quot;,&quot;title&quot;:&quot;Clinical features of COVID-19 in Ghana: symptomatology, illness severity and comorbid non-communicable diseases&quot;,&quot;author&quot;:[{&quot;family&quot;:&quot;Oduro-Mensah&quot;,&quot;given&quot;:&quot;Ebenezer&quot;,&quot;parse-names&quot;:false,&quot;dropping-particle&quot;:&quot;&quot;,&quot;non-dropping-particle&quot;:&quot;&quot;},{&quot;family&quot;:&quot;Tetteh&quot;,&quot;given&quot;:&quot;John&quot;,&quot;parse-names&quot;:false,&quot;dropping-particle&quot;:&quot;&quot;,&quot;non-dropping-particle&quot;:&quot;&quot;},{&quot;family&quot;:&quot;Adomako&quot;,&quot;given&quot;:&quot;Isaac&quot;,&quot;parse-names&quot;:false,&quot;dropping-particle&quot;:&quot;&quot;,&quot;non-dropping-particle&quot;:&quot;&quot;},{&quot;family&quot;:&quot;Adjei-Mensah&quot;,&quot;given&quot;:&quot;Evelyn&quot;,&quot;parse-names&quot;:false,&quot;dropping-particle&quot;:&quot;&quot;,&quot;non-dropping-particle&quot;:&quot;&quot;},{&quot;family&quot;:&quot;Owoo&quot;,&quot;given&quot;:&quot;Christian&quot;,&quot;parse-names&quot;:false,&quot;dropping-particle&quot;:&quot;&quot;,&quot;non-dropping-particle&quot;:&quot;&quot;},{&quot;family&quot;:&quot;Yawson&quot;,&quot;given&quot;:&quot;Anita O.&quot;,&quot;parse-names&quot;:false,&quot;dropping-particle&quot;:&quot;&quot;,&quot;non-dropping-particle&quot;:&quot;&quot;},{&quot;family&quot;:&quot;Oliver-Commey&quot;,&quot;given&quot;:&quot;Joseph A.&quot;,&quot;parse-names&quot;:false,&quot;dropping-particle&quot;:&quot;&quot;,&quot;non-dropping-particle&quot;:&quot;&quot;},{&quot;family&quot;:&quot;Puplampu&quot;,&quot;given&quot;:&quot;Peter&quot;,&quot;parse-names&quot;:false,&quot;dropping-particle&quot;:&quot;&quot;,&quot;non-dropping-particle&quot;:&quot;&quot;},{&quot;family&quot;:&quot;Samba&quot;,&quot;given&quot;:&quot;Ali&quot;,&quot;parse-names&quot;:false,&quot;dropping-particle&quot;:&quot;&quot;,&quot;non-dropping-particle&quot;:&quot;&quot;},{&quot;family&quot;:&quot;Yawson&quot;,&quot;given&quot;:&quot;Alfred E.&quot;,&quot;parse-names&quot;:false,&quot;dropping-particle&quot;:&quot;&quot;,&quot;non-dropping-particle&quot;:&quot;&quot;},{&quot;family&quot;:&quot;Lartey&quot;,&quot;given&quot;:&quot;Margaret&quot;,&quot;parse-names&quot;:false,&quot;dropping-particle&quot;:&quot;&quot;,&quot;non-dropping-particle&quot;:&quot;&quot;},{&quot;family&quot;:&quot;Kaba&quot;,&quot;given&quot;:&quot;Samuel A.&quot;,&quot;parse-names&quot;:false,&quot;dropping-particle&quot;:&quot;&quot;,&quot;non-dropping-particle&quot;:&quot;&quot;},{&quot;family&quot;:&quot;Ofori-Boadu&quot;,&quot;given&quot;:&quot;Lawrence&quot;,&quot;parse-names&quot;:false,&quot;dropping-particle&quot;:&quot;&quot;,&quot;non-dropping-particle&quot;:&quot;&quot;},{&quot;family&quot;:&quot;Calys-Tagoe&quot;,&quot;given&quot;:&quot;Benedict B.N.&quot;,&quot;parse-names&quot;:false,&quot;dropping-particle&quot;:&quot;&quot;,&quot;non-dropping-particle&quot;:&quot;&quot;},{&quot;family&quot;:&quot;Udofia&quot;,&quot;given&quot;:&quot;Emilia A.&quot;,&quot;parse-names&quot;:false,&quot;dropping-particle&quot;:&quot;&quot;,&quot;non-dropping-particle&quot;:&quot;&quot;},{&quot;family&quot;:&quot;Kenu&quot;,&quot;given&quot;:&quot;Ernest&quot;,&quot;parse-names&quot;:false,&quot;dropping-particle&quot;:&quot;&quot;,&quot;non-dropping-particle&quot;:&quot;&quot;},{&quot;family&quot;:&quot;Anim-Boamah&quot;,&quot;given&quot;:&quot;Kwame&quot;,&quot;parse-names&quot;:false,&quot;dropping-particle&quot;:&quot;&quot;,&quot;non-dropping-particle&quot;:&quot;&quot;},{&quot;family&quot;:&quot;Amoah&quot;,&quot;given&quot;:&quot;Emmanuel&quot;,&quot;parse-names&quot;:false,&quot;dropping-particle&quot;:&quot;&quot;,&quot;non-dropping-particle&quot;:&quot;&quot;},{&quot;family&quot;:&quot;Dame&quot;,&quot;given&quot;:&quot;Jocelyn&quot;,&quot;parse-names&quot;:false,&quot;dropping-particle&quot;:&quot;&quot;,&quot;non-dropping-particle&quot;:&quot;&quot;},{&quot;family&quot;:&quot;Ofosu-Appiah&quot;,&quot;given&quot;:&quot;Ernest&quot;,&quot;parse-names&quot;:false,&quot;dropping-particle&quot;:&quot;&quot;,&quot;non-dropping-particle&quot;:&quot;&quot;},{&quot;family&quot;:&quot;Lawson&quot;,&quot;given&quot;:&quot;Aba&quot;,&quot;parse-names&quot;:false,&quot;dropping-particle&quot;:&quot;&quot;,&quot;non-dropping-particle&quot;:&quot;&quot;},{&quot;family&quot;:&quot;Sarfo&quot;,&quot;given&quot;:&quot;Kofi A.D.&quot;,&quot;parse-names&quot;:false,&quot;dropping-particle&quot;:&quot;&quot;,&quot;non-dropping-particle&quot;:&quot;&quot;},{&quot;family&quot;:&quot;Sottie&quot;,&quot;given&quot;:&quot;Daniel A.Y.&quot;,&quot;parse-names&quot;:false,&quot;dropping-particle&quot;:&quot;&quot;,&quot;non-dropping-particle&quot;:&quot;&quot;},{&quot;family&quot;:&quot;Addae&quot;,&quot;given&quot;:&quot;Emma Anima&quot;,&quot;parse-names&quot;:false,&quot;dropping-particle&quot;:&quot;&quot;,&quot;non-dropping-particle&quot;:&quot;&quot;},{&quot;family&quot;:&quot;Yeboah&quot;,&quot;given&quot;:&quot;Cecilia A.&quot;,&quot;parse-names&quot;:false,&quot;dropping-particle&quot;:&quot;&quot;,&quot;non-dropping-particle&quot;:&quot;&quot;},{&quot;family&quot;:&quot;Dowouna&quot;,&quot;given&quot;:&quot;Evelyn N.&quot;,&quot;parse-names&quot;:false,&quot;dropping-particle&quot;:&quot;&quot;,&quot;non-dropping-particle&quot;:&quot;&quot;},{&quot;family&quot;:&quot;DeGraft&quot;,&quot;given&quot;:&quot;Daniel&quot;,&quot;parse-names&quot;:false,&quot;dropping-particle&quot;:&quot;&quot;,&quot;non-dropping-particle&quot;:&quot;&quot;},{&quot;family&quot;:&quot;Quansah&quot;,&quot;given&quot;:&quot;Henry N.D.&quot;,&quot;parse-names&quot;:false,&quot;dropping-particle&quot;:&quot;&quot;,&quot;non-dropping-particle&quot;:&quot;&quot;}],&quot;container-title&quot;:&quot;Ghana Medical Journal&quot;,&quot;container-title-short&quot;:&quot;Ghana Med J&quot;,&quot;accessed&quot;:{&quot;date-parts&quot;:[[2024,3,21]]},&quot;DOI&quot;:&quot;10.4314/GMJ.V54I4S.5&quot;,&quot;ISSN&quot;:&quot;0016-9560&quot;,&quot;PMID&quot;:&quot;33976438&quot;,&quot;URL&quot;:&quot;https://www.ajol.info/index.php/gmj/article/view/202977&quot;,&quot;issued&quot;:{&quot;date-parts&quot;:[[2020,12,31]]},&quot;page&quot;:&quot;23-32&quot;,&quot;abstract&quot;:&quot;Objective: This analysis described the clinical features of COVID-19 in the early phase of the pandemic in Ghana.Methods: Data were extracted from two national COVID-19 treatment centers in Ghana for over 11 weeks(from March to May 2020). Descriptive and inferential statistics were performed. Modified Ordered Logistic and Negative Binomial Regression analysis were applied to establish factors associated with illness severity and Non-communicable Disease (NCDs) counts respectively. All analysis was conducted at the 95% confidence level (p-value ≤ 0.05) using Stata 16.Results: Among the 275 patients, the average age was 40.7±16.4, with a preponderance of males (54.5%). The three commonest symptoms presented were cough (21.3%), headache (15.7%), and sore throat (11.7%). Only 7.6% of the patients had a history of fever. Most patients were asymptomatic (51.65). Approximately 38.9% have an underlying co-morbid NCDs, with Hypertension (32.1%), Diabetes (9.9%), and Asthma (5.2%) being the three commonest. The odds of Moderate/severe (MoS) was significantly higher for those with unknown exposures to similar illness [aOR(95%CI) = 4.27(1.12-10.2)] compared with non-exposure to similar illness. An increased unit of NCD’s count significantly increased the odds of COVID-19 MoS illness by 26%[cOR(95%CI) =1.26(1.09-1.84)] and 67% (adjusting for age) [aOR(95%CI)=1.67(1.13-2.49)].Conclusion: The presence of cardiovascular co-morbidities dictated the frequency of reported symptoms and severity of COVID-19 infection in this sample of Ghanaians. Physicians should be aware of the presence of co-morbid NCDs and prepare to manage effectively among COVID-19 patients.&quot;,&quot;publisher&quot;:&quot;Ghana Medical Association&quot;,&quot;issue&quot;:&quot;4s&quot;,&quot;volume&quot;:&quot;54&quot;},&quot;isTemporary&quot;:false}]},{&quot;citationID&quot;:&quot;MENDELEY_CITATION_59a67236-11eb-4824-93aa-b9709be9fc5e&quot;,&quot;properties&quot;:{&quot;noteIndex&quot;:0},&quot;isEdited&quot;:false,&quot;manualOverride&quot;:{&quot;isManuallyOverridden&quot;:false,&quot;citeprocText&quot;:&quot;[48]&quot;,&quot;manualOverrideText&quot;:&quot;&quot;},&quot;citationTag&quot;:&quot;MENDELEY_CITATION_v3_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&quot;,&quot;citationItems&quot;:[{&quot;id&quot;:&quot;895b599e-2a7f-3a40-8a00-b581b2dca2e4&quot;,&quot;itemData&quot;:{&quot;type&quot;:&quot;article-journal&quot;,&quot;id&quot;:&quot;895b599e-2a7f-3a40-8a00-b581b2dca2e4&quot;,&quot;title&quot;:&quot;COVID-19 in 16 West African Countries: An Assessment of the Epidemiology and Genetic Diversity of SARS-CoV-2 after Four Epidemic Waves&quot;,&quot;author&quot;:[{&quot;family&quot;:&quot;Ndiaye&quot;,&quot;given&quot;:&quot;Anna Julienne Selbe&quot;,&quot;parse-names&quot;:false,&quot;dropping-particle&quot;:&quot;&quot;,&quot;non-dropping-particle&quot;:&quot;&quot;},{&quot;family&quot;:&quot;Beye&quot;,&quot;given&quot;:&quot;Mamadou&quot;,&quot;parse-names&quot;:false,&quot;dropping-particle&quot;:&quot;&quot;,&quot;non-dropping-particle&quot;:&quot;&quot;},{&quot;family&quot;:&quot;Sow&quot;,&quot;given&quot;:&quot;Aissatou&quot;,&quot;parse-names&quot;:false,&quot;dropping-particle&quot;:&quot;&quot;,&quot;non-dropping-particle&quot;:&quot;&quot;},{&quot;family&quot;:&quot;Lo&quot;,&quot;given&quot;:&quot;Gora&quot;,&quot;parse-names&quot;:false,&quot;dropping-particle&quot;:&quot;&quot;,&quot;non-dropping-particle&quot;:&quot;&quot;},{&quot;family&quot;:&quot;Padane&quot;,&quot;given&quot;:&quot;Abdou&quot;,&quot;parse-names&quot;:false,&quot;dropping-particle&quot;:&quot;&quot;,&quot;non-dropping-particle&quot;:&quot;&quot;},{&quot;family&quot;:&quot;Sokhna&quot;,&quot;given&quot;:&quot;Cheikh&quot;,&quot;parse-names&quot;:false,&quot;dropping-particle&quot;:&quot;&quot;,&quot;non-dropping-particle&quot;:&quot;&quot;},{&quot;family&quot;:&quot;Kane&quot;,&quot;given&quot;:&quot;Coumba Toure&quot;,&quot;parse-names&quot;:false,&quot;dropping-particle&quot;:&quot;&quot;,&quot;non-dropping-particle&quot;:&quot;&quot;},{&quot;family&quot;:&quot;Colson&quot;,&quot;given&quot;:&quot;Philippe&quot;,&quot;parse-names&quot;:false,&quot;dropping-particle&quot;:&quot;&quot;,&quot;non-dropping-particle&quot;:&quot;&quot;},{&quot;family&quot;:&quot;Fenollar&quot;,&quot;given&quot;:&quot;Florence&quot;,&quot;parse-names&quot;:false,&quot;dropping-particle&quot;:&quot;&quot;,&quot;non-dropping-particle&quot;:&quot;&quot;},{&quot;family&quot;:&quot;Mboup&quot;,&quot;given&quot;:&quot;Souleymane&quot;,&quot;parse-names&quot;:false,&quot;dropping-particle&quot;:&quot;&quot;,&quot;non-dropping-particle&quot;:&quot;&quot;},{&quot;family&quot;:&quot;Fournier&quot;,&quot;given&quot;:&quot;Pierre Edouard&quot;,&quot;parse-names&quot;:false,&quot;dropping-particle&quot;:&quot;&quot;,&quot;non-dropping-particle&quot;:&quot;&quot;}],&quot;container-title&quot;:&quot;The American Journal of Tropical Medicine and Hygiene&quot;,&quot;container-title-short&quot;:&quot;Am J Trop Med Hyg&quot;,&quot;accessed&quot;:{&quot;date-parts&quot;:[[2024,12,7]]},&quot;DOI&quot;:&quot;10.4269/AJTMH.22-0469&quot;,&quot;ISSN&quot;:&quot;0002-9637&quot;,&quot;PMID&quot;:&quot;37640294&quot;,&quot;URL&quot;:&quot;https://www.ajtmh.org/view/journals/tpmd/109/4/article-p861.xml&quot;,&quot;issued&quot;:{&quot;date-parts&quot;:[[2023,10,4]]},&quot;page&quot;:&quot;861-873&quot;,&quot;abstract&quot;:&quot;West Africa faced the COVID-19 pandemic in early March 2020 and, as of March 31, 2022, had more than 900,000 confirmed cases and more than 12,000 deaths. During this period, SARS-CoV-2 genomes evolved genetically, resulting in the emergence of distinct lineages. This review was conducted to provide the epidemiological profile of COVID-19, the mutational profile of SARS-CoV-2, and the dynamics of its lineages in the 16 west African countries by analyzing data from 33 studies and seven situation reports. For a more complete representation of the epidemiology and genetic diversity of SARS-CoV-2, we used reliable public data in addition to eligible studies. As of March 31, 2022, the 16 west African countries experienced four epidemic waves with variable intensities. Higher mortality was noted during the third wave with a case fatality rate (CFR) of 1.9%. After these four epidemic waves, Liberia recorded the highest CFR (4.0%), whereas Benin had the lowest CFR (0.6%). Through mutational analysis, a high genetic heterogeneity of the genomes was observed, with a predominance of mutations in the spike protein. From this high mutational rate, different lineages emerged. Our analysis of the evolutionary diversity allowed us to count 205 lineages circulating in west Africa. This study has provided a good representation of the mutational profile and the prevalence of SARS CoV-2 lineages beyond the knowledge of the global epidemiology of the 16 African countries.&quot;,&quot;publisher&quot;:&quot;The American Society of Tropical Medicine and Hygiene&quot;,&quot;issue&quot;:&quot;4&quot;,&quot;volume&quot;:&quot;109&quot;},&quot;isTemporary&quot;:false}]},{&quot;citationID&quot;:&quot;MENDELEY_CITATION_dce5367f-2423-40b3-be08-e4f155931f24&quot;,&quot;properties&quot;:{&quot;noteIndex&quot;:0},&quot;isEdited&quot;:false,&quot;manualOverride&quot;:{&quot;isManuallyOverridden&quot;:false,&quot;citeprocText&quot;:&quot;[49]&quot;,&quot;manualOverrideText&quot;:&quot;&quot;},&quot;citationTag&quot;:&quot;MENDELEY_CITATION_v3_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&quot;,&quot;citationItems&quot;:[{&quot;id&quot;:&quot;8a51b5cb-7aac-351f-93dd-7c7a85068f3e&quot;,&quot;itemData&quot;:{&quot;type&quot;:&quot;article-journal&quot;,&quot;id&quot;:&quot;8a51b5cb-7aac-351f-93dd-7c7a85068f3e&quot;,&quot;title&quot;:&quot;Impact of Historic Migrations and Evolutionary Processes on Human Immunity&quot;,&quot;author&quot;:[{&quot;family&quot;:&quot;Domínguez-Andrés&quot;,&quot;given&quot;:&quot;Jorge&quot;,&quot;parse-names&quot;:false,&quot;dropping-particle&quot;:&quot;&quot;,&quot;non-dropping-particle&quot;:&quot;&quot;},{&quot;family&quot;:&quot;Netea&quot;,&quot;given&quot;:&quot;Mihai G.&quot;,&quot;parse-names&quot;:false,&quot;dropping-particle&quot;:&quot;&quot;,&quot;non-dropping-particle&quot;:&quot;&quot;}],&quot;container-title&quot;:&quot;Trends in Immunology&quot;,&quot;container-title-short&quot;:&quot;Trends Immunol&quot;,&quot;accessed&quot;:{&quot;date-parts&quot;:[[2024,10,5]]},&quot;DOI&quot;:&quot;10.1016/J.IT.2019.10.001&quot;,&quot;ISSN&quot;:&quot;14714981&quot;,&quot;PMID&quot;:&quot;31786023&quot;,&quot;URL&quot;:&quot;/pmc/articles/PMC7106516/&quot;,&quot;issued&quot;:{&quot;date-parts&quot;:[[2019,12,1]]},&quot;page&quot;:&quot;1105&quot;,&quot;abstract&quot;:&quot;The evolution of mankind has constantly been influenced by the pathogens encountered. The various populations of modern humans that ventured out of Africa adapted to different environments and faced a large variety of infectious agents, resulting in local adaptations of the immune system for these populations. The functional variation of immune genes as a result of evolution is relevant in the responses against infection, as well as in the emergence of autoimmune and inflammatory diseases observed in modern populations. Understanding how host–pathogen interactions have influenced the human immune system from an evolutionary perspective might contribute to unveiling the causes behind different immune-mediated disorders and promote the development of new strategies to detect and control such diseases.&quot;,&quot;publisher&quot;:&quot;Elsevier&quot;,&quot;issue&quot;:&quot;12&quot;,&quot;volume&quot;:&quot;40&quot;},&quot;isTemporary&quot;:false}]},{&quot;citationID&quot;:&quot;MENDELEY_CITATION_e21405cd-de0d-46d7-a45f-98f558b55d29&quot;,&quot;properties&quot;:{&quot;noteIndex&quot;:0},&quot;isEdited&quot;:false,&quot;manualOverride&quot;:{&quot;isManuallyOverridden&quot;:false,&quot;citeprocText&quot;:&quot;[10,11,20,50]&quot;,&quot;manualOverrideText&quot;:&quot;&quot;},&quot;citationTag&quot;:&quot;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&quot;,&quot;citationItems&quot;:[{&quot;id&quot;:&quot;d224a897-0e62-3a41-a794-4f8e7428077c&quot;,&quot;itemData&quot;:{&quot;type&quot;:&quot;article-journal&quot;,&quot;id&quot;:&quot;d224a897-0e62-3a41-a794-4f8e7428077c&quot;,&quot;title&quot;:&quot;Cross-reactive immunity against SARS-CoV-2 N protein in Central and West Africa precedes the COVID-19 pandemic&quot;,&quot;author&quot;:[{&quot;family&quot;:&quot;Pedersen&quot;,&quot;given&quot;:&quot;Jannie&quot;,&quot;parse-names&quot;:false,&quot;dropping-particle&quot;:&quot;&quot;,&quot;non-dropping-particle&quot;:&quot;&quot;},{&quot;family&quot;:&quot;Koumakpayi&quot;,&quot;given&quot;:&quot;Ismaël Hervé&quot;,&quot;parse-names&quot;:false,&quot;dropping-particle&quot;:&quot;&quot;,&quot;non-dropping-particle&quot;:&quot;&quot;},{&quot;family&quot;:&quot;Babuadze&quot;,&quot;given&quot;:&quot;Giorgi&quot;,&quot;parse-names&quot;:false,&quot;dropping-particle&quot;:&quot;&quot;,&quot;non-dropping-particle&quot;:&quot;&quot;},{&quot;family&quot;:&quot;Baz&quot;,&quot;given&quot;:&quot;Mariana&quot;,&quot;parse-names&quot;:false,&quot;dropping-particle&quot;:&quot;&quot;,&quot;non-dropping-particle&quot;:&quot;&quot;},{&quot;family&quot;:&quot;Ndiaye&quot;,&quot;given&quot;:&quot;Oumar&quot;,&quot;parse-names&quot;:false,&quot;dropping-particle&quot;:&quot;&quot;,&quot;non-dropping-particle&quot;:&quot;&quot;},{&quot;family&quot;:&quot;Faye&quot;,&quot;given&quot;:&quot;Oumar&quot;,&quot;parse-names&quot;:false,&quot;dropping-particle&quot;:&quot;&quot;,&quot;non-dropping-particle&quot;:&quot;&quot;},{&quot;family&quot;:&quot;Diagne&quot;,&quot;given&quot;:&quot;Cheikh Tidiane&quot;,&quot;parse-names&quot;:false,&quot;dropping-particle&quot;:&quot;&quot;,&quot;non-dropping-particle&quot;:&quot;&quot;},{&quot;family&quot;:&quot;Dia&quot;,&quot;given&quot;:&quot;Ndongo&quot;,&quot;parse-names&quot;:false,&quot;dropping-particle&quot;:&quot;&quot;,&quot;non-dropping-particle&quot;:&quot;&quot;},{&quot;family&quot;:&quot;Naghibosadat&quot;,&quot;given&quot;:&quot;Maedeh&quot;,&quot;parse-names&quot;:false,&quot;dropping-particle&quot;:&quot;&quot;,&quot;non-dropping-particle&quot;:&quot;&quot;},{&quot;family&quot;:&quot;McGeer&quot;,&quot;given&quot;:&quot;Allison&quot;,&quot;parse-names&quot;:false,&quot;dropping-particle&quot;:&quot;&quot;,&quot;non-dropping-particle&quot;:&quot;&quot;},{&quot;family&quot;:&quot;Muberaka&quot;,&quot;given&quot;:&quot;Samira&quot;,&quot;parse-names&quot;:false,&quot;dropping-particle&quot;:&quot;&quot;,&quot;non-dropping-particle&quot;:&quot;&quot;},{&quot;family&quot;:&quot;Moukandja&quot;,&quot;given&quot;:&quot;Irène P.&quot;,&quot;parse-names&quot;:false,&quot;dropping-particle&quot;:&quot;&quot;,&quot;non-dropping-particle&quot;:&quot;&quot;},{&quot;family&quot;:&quot;Ndidi&quot;,&quot;given&quot;:&quot;Stella&quot;,&quot;parse-names&quot;:false,&quot;dropping-particle&quot;:&quot;&quot;,&quot;non-dropping-particle&quot;:&quot;&quot;},{&quot;family&quot;:&quot;Tauil&quot;,&quot;given&quot;:&quot;Carlos B.&quot;,&quot;parse-names&quot;:false,&quot;dropping-particle&quot;:&quot;&quot;,&quot;non-dropping-particle&quot;:&quot;&quot;},{&quot;family&quot;:&quot;Lekana-Douki&quot;,&quot;given&quot;:&quot;Jean Bernard&quot;,&quot;parse-names&quot;:false,&quot;dropping-particle&quot;:&quot;&quot;,&quot;non-dropping-particle&quot;:&quot;&quot;},{&quot;family&quot;:&quot;Loucoubar&quot;,&quot;given&quot;:&quot;Cheikh&quot;,&quot;parse-names&quot;:false,&quot;dropping-particle&quot;:&quot;&quot;,&quot;non-dropping-particle&quot;:&quot;&quot;},{&quot;family&quot;:&quot;Faye&quot;,&quot;given&quot;:&quot;Ousmane&quot;,&quot;parse-names&quot;:false,&quot;dropping-particle&quot;:&quot;&quot;,&quot;non-dropping-particle&quot;:&quot;&quot;},{&quot;family&quot;:&quot;Sall&quot;,&quot;given&quot;:&quot;Amadou&quot;,&quot;parse-names&quot;:false,&quot;dropping-particle&quot;:&quot;&quot;,&quot;non-dropping-particle&quot;:&quot;&quot;},{&quot;family&quot;:&quot;Magalhães&quot;,&quot;given&quot;:&quot;Kelly G.&quot;,&quot;parse-names&quot;:false,&quot;dropping-particle&quot;:&quot;&quot;,&quot;non-dropping-particle&quot;:&quot;&quot;},{&quot;family&quot;:&quot;Weis&quot;,&quot;given&quot;:&quot;Nina&quot;,&quot;parse-names&quot;:false,&quot;dropping-particle&quot;:&quot;&quot;,&quot;non-dropping-particle&quot;:&quot;&quot;},{&quot;family&quot;:&quot;Kozak&quot;,&quot;given&quot;:&quot;Robert&quot;,&quot;parse-names&quot;:false,&quot;dropping-particle&quot;:&quot;&quot;,&quot;non-dropping-particle&quot;:&quot;&quot;},{&quot;family&quot;:&quot;Kobinger&quot;,&quot;given&quot;:&quot;Gary P.&quot;,&quot;parse-names&quot;:false,&quot;dropping-particle&quot;:&quot;&quot;,&quot;non-dropping-particle&quot;:&quot;&quot;},{&quot;family&quot;:&quot;Fausther-Bovendo&quot;,&quot;given&quot;:&quot;Hugues&quot;,&quot;parse-names&quot;:false,&quot;dropping-particle&quot;:&quot;&quot;,&quot;non-dropping-particle&quot;:&quot;&quot;}],&quot;container-title&quot;:&quot;Scientific Reports 2022 12:1&quot;,&quot;accessed&quot;:{&quot;date-parts&quot;:[[2024,5,17]]},&quot;DOI&quot;:&quot;10.1038/s41598-022-17241-9&quot;,&quot;ISBN&quot;:&quot;0123456789&quot;,&quot;ISSN&quot;:&quot;2045-2322&quot;,&quot;PMID&quot;:&quot;35902675&quot;,&quot;URL&quot;:&quot;https://www.nature.com/articles/s41598-022-17241-9&quot;,&quot;issued&quot;:{&quot;date-parts&quot;:[[2022,7,28]]},&quot;page&quot;:&quot;1-7&quot;,&quot;abstract&quot;:&quot;Early predictions forecasted large numbers of severe acute respiratory syndrome coronavirus (SARS-CoV-2) cases and associated deaths in Africa. To date, Africa has been relatively spared. Various hypotheses were postulated to explain the lower than anticipated impact on public health in Africa. However, the contribution of pre-existing immunity is yet to be investigated. In this study, the presence of antibodies against SARS-CoV-2 spike (S) and nucleocapsid (N) proteins in pre-pandemic samples from Africa, Europe, South and North America was examined by ELISA. The protective efficacy of N specific antibodies isolated from Central African donors was tested by in vitro neutralization and in a mouse model of SARS-CoV-2 infection. Antibodies against SARS-CoV-2 S and N proteins were rare in all populations except in Gabon and Senegal where N specific antibodies were prevalent. However, these antibodies failed to neutralize the virus either in vitro or in vivo. Overall, this study indicates that cross-reactive immunity against SARS-CoV-2 N protein was present in Africa prior to the pandemic. However, this pre-existing humoral immunity does not impact viral fitness in rodents suggesting that other human immune defense mechanisms could be involved. In Africa, seroprevalence studies using the N protein are over-estimating SARS-CoV-2 circulation.&quot;,&quot;publisher&quot;:&quot;Nature Publishing Group&quot;,&quot;issue&quot;:&quot;1&quot;,&quot;volume&quot;:&quot;12&quot;,&quot;container-title-short&quot;:&quot;&quot;},&quot;isTemporary&quot;:false},{&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container-title-short&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isTemporary&quot;:false},{&quot;id&quot;:&quot;77f50b05-626e-39c6-8a00-b6524ee035e4&quot;,&quot;itemData&quot;:{&quot;type&quot;:&quot;article-journal&quot;,&quot;id&quot;:&quot;77f50b05-626e-39c6-8a00-b6524ee035e4&quot;,&quot;title&quot;:&quot;Prepandemic cross-reactive humoral immunity to SARS-CoV-2 in Africa: Systematic review and meta-analysis&quot;,&quot;author&quot;:[{&quot;family&quot;:&quot;Ioannidis&quot;,&quot;given&quot;:&quot;John P.A.&quot;,&quot;parse-names&quot;:false,&quot;dropping-particle&quot;:&quot;&quot;,&quot;non-dropping-particle&quot;:&quot;&quot;},{&quot;family&quot;:&quot;Contopoulos-Ioannidis&quot;,&quot;given&quot;:&quot;Despina G.&quot;,&quot;parse-names&quot;:false,&quot;dropping-particle&quot;:&quot;&quot;,&quot;non-dropping-particle&quot;:&quot;&quot;}],&quot;container-title&quot;:&quot;International Journal of Infectious Diseases&quot;,&quot;accessed&quot;:{&quot;date-parts&quot;:[[2025,7,23]]},&quot;DOI&quot;:&quot;10.1016/J.IJID.2023.06.009&quot;,&quot;ISSN&quot;:&quot;18783511&quot;,&quot;PMID&quot;:&quot;37327857&quot;,&quot;URL&quot;:&quot;https://pmc.ncbi.nlm.nih.gov/articles/PMC10266885/&quot;,&quot;issued&quot;:{&quot;date-parts&quot;:[[2023,9,1]]},&quot;page&quot;:&quot;160&quot;,&quot;abstract&quot;:&quot;Objectives: To assess the evidence on the presence of antibodies cross-reactive with SARS-CoV-2 antigens in prepandemic samples from African populations. Methods: We performed a systematic review and meta-analysis of studies evaluating prepandemic African samples using pre-set assay-specific thresholds for SARS-CoV-2 seropositivity. Results: In total, 26 articles with 156 datasets were eligible, including 3437 positives among 29,923 measurements (11.5%) with large between-dataset heterogeneity. Positivity was similar for anti-nucleocapsid (14%) and anti-spike antibodies (11%), higher for anti-spike1 (23%), and lower for anti-receptor-binding domain antibodies (7%). Positivity was similar, on average, for immunoglobulin M and immunoglobulin G. Positivity was seen prominently in countries where malaria transmission occurs throughout and in datasets enriched in malaria cases (14%, 95% confidence interval, 12-15% vs 2%, 95% confidence interval 1-2% in other datasets). Substantial SARS-CoV-2 reactivity was seen in high malaria burden with or without high dengue burden (14% and 12%, respectively), and not without high malaria burden (2% and 0%, respectively). Lower SARS-CoV-2 cross-reactivity was seen in settings of high HIV seroprevalence. More sparse individual-level data showed associations of higher SARS-CoV-2 cross-reactivity with Plasmodium parasitemia and lower SARS-CoV-2 cross-reactivity with HIV seropositivity. Conclusion: Prepandemic samples from Africa show high levels of anti-SARS-CoV-2 seropositivity. At the country level, cross-reactivity tracks especially with malaria prevalence.&quot;,&quot;publisher&quot;:&quot;Elsevier B.V.&quot;,&quot;volume&quot;:&quot;134&quot;,&quot;container-title-short&quot;:&quot;&quot;},&quot;isTemporary&quot;:false},{&quot;id&quot;:&quot;6f524456-becf-3294-add0-57b364dca8da&quot;,&quot;itemData&quot;:{&quot;type&quot;:&quot;article-journal&quot;,&quot;id&quot;:&quot;6f524456-becf-3294-add0-57b364dca8da&quot;,&quot;title&quot;:&quot;Cross-Reactive Antibodies to SARS-CoV-2 and MERS-CoV in Pre-COVID-19 Blood Samples from Sierra Leoneans&quot;,&quot;author&quot;:[{&quot;family&quot;:&quot;Borrega&quot;,&quot;given&quot;:&quot;Rodrigo&quot;,&quot;parse-names&quot;:false,&quot;dropping-particle&quot;:&quot;&quot;,&quot;non-dropping-particle&quot;:&quot;&quot;},{&quot;family&quot;:&quot;Nelson&quot;,&quot;given&quot;:&quot;Diana K.S.&quot;,&quot;parse-names&quot;:false,&quot;dropping-particle&quot;:&quot;&quot;,&quot;non-dropping-particle&quot;:&quot;&quot;},{&quot;family&quot;:&quot;Koval&quot;,&quot;given&quot;:&quot;Anatoliy P.&quot;,&quot;parse-names&quot;:false,&quot;dropping-particle&quot;:&quot;&quot;,&quot;non-dropping-particle&quot;:&quot;&quot;},{&quot;family&quot;:&quot;Bond&quot;,&quot;given&quot;:&quot;Nell G.&quot;,&quot;parse-names&quot;:false,&quot;dropping-particle&quot;:&quot;&quot;,&quot;non-dropping-particle&quot;:&quot;&quot;},{&quot;family&quot;:&quot;Heinrich&quot;,&quot;given&quot;:&quot;Megan L.&quot;,&quot;parse-names&quot;:false,&quot;dropping-particle&quot;:&quot;&quot;,&quot;non-dropping-particle&quot;:&quot;&quot;},{&quot;family&quot;:&quot;Rowland&quot;,&quot;given&quot;:&quot;Megan M.&quot;,&quot;parse-names&quot;:false,&quot;dropping-particle&quot;:&quot;&quot;,&quot;non-dropping-particle&quot;:&quot;&quot;},{&quot;family&quot;:&quot;Lathigra&quot;,&quot;given&quot;:&quot;Raju&quot;,&quot;parse-names&quot;:false,&quot;dropping-particle&quot;:&quot;&quot;,&quot;non-dropping-particle&quot;:&quot;&quot;},{&quot;family&quot;:&quot;Bush&quot;,&quot;given&quot;:&quot;Duane J.&quot;,&quot;parse-names&quot;:false,&quot;dropping-particle&quot;:&quot;&quot;,&quot;non-dropping-particle&quot;:&quot;&quot;},{&quot;family&quot;:&quot;Aimukanova&quot;,&quot;given&quot;:&quot;Irina&quot;,&quot;parse-names&quot;:false,&quot;dropping-particle&quot;:&quot;&quot;,&quot;non-dropping-particle&quot;:&quot;&quot;},{&quot;family&quot;:&quot;Phinney&quot;,&quot;given&quot;:&quot;Whitney N.&quot;,&quot;parse-names&quot;:false,&quot;dropping-particle&quot;:&quot;&quot;,&quot;non-dropping-particle&quot;:&quot;&quot;},{&quot;family&quot;:&quot;Koval&quot;,&quot;given&quot;:&quot;Sophia A.&quot;,&quot;parse-names&quot;:false,&quot;dropping-particle&quot;:&quot;&quot;,&quot;non-dropping-particle&quot;:&quot;&quot;},{&quot;family&quot;:&quot;Hoffmann&quot;,&quot;given&quot;:&quot;Andrew R.&quot;,&quot;parse-names&quot;:false,&quot;dropping-particle&quot;:&quot;&quot;,&quot;non-dropping-particle&quot;:&quot;&quot;},{&quot;family&quot;:&quot;Smither&quot;,&quot;given&quot;:&quot;Allison R.&quot;,&quot;parse-names&quot;:false,&quot;dropping-particle&quot;:&quot;&quot;,&quot;non-dropping-particle&quot;:&quot;&quot;},{&quot;family&quot;:&quot;Bell-Kareem&quot;,&quot;given&quot;:&quot;Antoinette R.&quot;,&quot;parse-names&quot;:false,&quot;dropping-particle&quot;:&quot;&quot;,&quot;non-dropping-particle&quot;:&quot;&quot;},{&quot;family&quot;:&quot;Melnik&quot;,&quot;given&quot;:&quot;Lilia I.&quot;,&quot;parse-names&quot;:false,&quot;dropping-particle&quot;:&quot;&quot;,&quot;non-dropping-particle&quot;:&quot;&quot;},{&quot;family&quot;:&quot;Genemaras&quot;,&quot;given&quot;:&quot;Kaylynn J.&quot;,&quot;parse-names&quot;:false,&quot;dropping-particle&quot;:&quot;&quot;,&quot;non-dropping-particle&quot;:&quot;&quot;},{&quot;family&quot;:&quot;Chao&quot;,&quot;given&quot;:&quot;Karissa&quot;,&quot;parse-names&quot;:false,&quot;dropping-particle&quot;:&quot;&quot;,&quot;non-dropping-particle&quot;:&quot;&quot;},{&quot;family&quot;:&quot;Snarski&quot;,&quot;given&quot;:&quot;Patricia&quot;,&quot;parse-names&quot;:false,&quot;dropping-particle&quot;:&quot;&quot;,&quot;non-dropping-particle&quot;:&quot;&quot;},{&quot;family&quot;:&quot;Melton&quot;,&quot;given&quot;:&quot;Alexandra B.&quot;,&quot;parse-names&quot;:false,&quot;dropping-particle&quot;:&quot;&quot;,&quot;non-dropping-particle&quot;:&quot;&quot;},{&quot;family&quot;:&quot;Harrell&quot;,&quot;given&quot;:&quot;Jaikin E.&quot;,&quot;parse-names&quot;:false,&quot;dropping-particle&quot;:&quot;&quot;,&quot;non-dropping-particle&quot;:&quot;&quot;},{&quot;family&quot;:&quot;Smira&quot;,&quot;given&quot;:&quot;Ashley A.&quot;,&quot;parse-names&quot;:false,&quot;dropping-particle&quot;:&quot;&quot;,&quot;non-dropping-particle&quot;:&quot;&quot;},{&quot;family&quot;:&quot;Elliott&quot;,&quot;given&quot;:&quot;Debra H.&quot;,&quot;parse-names&quot;:false,&quot;dropping-particle&quot;:&quot;&quot;,&quot;non-dropping-particle&quot;:&quot;&quot;},{&quot;family&quot;:&quot;Rouelle&quot;,&quot;given&quot;:&quot;Julie A.&quot;,&quot;parse-names&quot;:false,&quot;dropping-particle&quot;:&quot;&quot;,&quot;non-dropping-particle&quot;:&quot;&quot;},{&quot;family&quot;:&quot;Sabino-Santos&quot;,&quot;given&quot;:&quot;Gilberto&quot;,&quot;parse-names&quot;:false,&quot;dropping-particle&quot;:&quot;&quot;,&quot;non-dropping-particle&quot;:&quot;&quot;},{&quot;family&quot;:&quot;Drouin&quot;,&quot;given&quot;:&quot;Arnaud C.&quot;,&quot;parse-names&quot;:false,&quot;dropping-particle&quot;:&quot;&quot;,&quot;non-dropping-particle&quot;:&quot;&quot;},{&quot;family&quot;:&quot;Momoh&quot;,&quot;given&quot;:&quot;Mambu&quot;,&quot;parse-names&quot;:false,&quot;dropping-particle&quot;:&quot;&quot;,&quot;non-dropping-particle&quot;:&quot;&quot;},{&quot;family&quot;:&quot;Sandi&quot;,&quot;given&quot;:&quot;John Demby&quot;,&quot;parse-names&quot;:false,&quot;dropping-particle&quot;:&quot;&quot;,&quot;non-dropping-particle&quot;:&quot;&quot;},{&quot;family&quot;:&quot;Goba&quot;,&quot;given&quot;:&quot;Augustine&quot;,&quot;parse-names&quot;:false,&quot;dropping-particle&quot;:&quot;&quot;,&quot;non-dropping-particle&quot;:&quot;&quot;},{&quot;family&quot;:&quot;Samuels&quot;,&quot;given&quot;:&quot;Robert J.&quot;,&quot;parse-names&quot;:false,&quot;dropping-particle&quot;:&quot;&quot;,&quot;non-dropping-particle&quot;:&quot;&quot;},{&quot;family&quot;:&quot;Kanneh&quot;,&quot;given&quot;:&quot;Lansana&quot;,&quot;parse-names&quot;:false,&quot;dropping-particle&quot;:&quot;&quot;,&quot;non-dropping-particle&quot;:&quot;&quot;},{&quot;family&quot;:&quot;Gbakie&quot;,&quot;given&quot;:&quot;Michael&quot;,&quot;parse-names&quot;:false,&quot;dropping-particle&quot;:&quot;&quot;,&quot;non-dropping-particle&quot;:&quot;&quot;},{&quot;family&quot;:&quot;Branco&quot;,&quot;given&quot;:&quot;Zoe L.&quot;,&quot;parse-names&quot;:false,&quot;dropping-particle&quot;:&quot;&quot;,&quot;non-dropping-particle&quot;:&quot;&quot;},{&quot;family&quot;:&quot;Shaffer&quot;,&quot;given&quot;:&quot;Jeffrey G.&quot;,&quot;parse-names&quot;:false,&quot;dropping-particle&quot;:&quot;&quot;,&quot;non-dropping-particle&quot;:&quot;&quot;},{&quot;family&quot;:&quot;Schieffelin&quot;,&quot;given&quot;:&quot;John S.&quot;,&quot;parse-names&quot;:false,&quot;dropping-particle&quot;:&quot;&quot;,&quot;non-dropping-particle&quot;:&quot;&quot;},{&quot;family&quot;:&quot;Robinson&quot;,&quot;given&quot;:&quot;James E.&quot;,&quot;parse-names&quot;:false,&quot;dropping-particle&quot;:&quot;&quot;,&quot;non-dropping-particle&quot;:&quot;&quot;},{&quot;family&quot;:&quot;Fusco&quot;,&quot;given&quot;:&quot;Dahlene N.&quot;,&quot;parse-names&quot;:false,&quot;dropping-particle&quot;:&quot;&quot;,&quot;non-dropping-particle&quot;:&quot;&quot;},{&quot;family&quot;:&quot;Sabeti&quot;,&quot;given&quot;:&quot;Pardis C.&quot;,&quot;parse-names&quot;:false,&quot;dropping-particle&quot;:&quot;&quot;,&quot;non-dropping-particle&quot;:&quot;&quot;},{&quot;family&quot;:&quot;Andersen&quot;,&quot;given&quot;:&quot;Kristian G.&quot;,&quot;parse-names&quot;:false,&quot;dropping-particle&quot;:&quot;&quot;,&quot;non-dropping-particle&quot;:&quot;&quot;},{&quot;family&quot;:&quot;Grant&quot;,&quot;given&quot;:&quot;Donald S.&quot;,&quot;parse-names&quot;:false,&quot;dropping-particle&quot;:&quot;&quot;,&quot;non-dropping-particle&quot;:&quot;&quot;},{&quot;family&quot;:&quot;Boisen&quot;,&quot;given&quot;:&quot;Matthew L.&quot;,&quot;parse-names&quot;:false,&quot;dropping-particle&quot;:&quot;&quot;,&quot;non-dropping-particle&quot;:&quot;&quot;},{&quot;family&quot;:&quot;Branco&quot;,&quot;given&quot;:&quot;Luis M.&quot;,&quot;parse-names&quot;:false,&quot;dropping-particle&quot;:&quot;&quot;,&quot;non-dropping-particle&quot;:&quot;&quot;},{&quot;family&quot;:&quot;Garry&quot;,&quot;given&quot;:&quot;Robert F.&quot;,&quot;parse-names&quot;:false,&quot;dropping-particle&quot;:&quot;&quot;,&quot;non-dropping-particle&quot;:&quot;&quot;}],&quot;container-title&quot;:&quot;Viruses&quot;,&quot;container-title-short&quot;:&quot;Viruses&quot;,&quot;accessed&quot;:{&quot;date-parts&quot;:[[2024,10,3]]},&quot;DOI&quot;:&quot;10.3390/V13112325&quot;,&quot;ISSN&quot;:&quot;1999-4915&quot;,&quot;PMID&quot;:&quot;34835131&quot;,&quot;URL&quot;:&quot;https://pubmed.ncbi.nlm.nih.gov/34835131/&quot;,&quot;issued&quot;:{&quot;date-parts&quot;:[[2021,11,1]]},&quot;abstract&quot;:&quot;Many countries in sub-Saharan Africa have experienced lower COVID-19 caseloads and fewer deaths than countries in other regions worldwide. Under-reporting of cases and a younger population could partly account for these differences, but pre-existing immunity to coronaviruses is another potential factor. Blood samples from Sierra Leonean Lassa fever and Ebola survivors and their contacts collected before the first reported COVID-19 cases were assessed using enzyme-linked immunosorbent assays for the presence of antibodies binding to proteins of coronaviruses that infect humans. Results were compared to COVID-19 subjects and healthy blood donors from the United States. Prior to the pandemic, Sierra Leoneans had more frequent exposures than Americans to coronaviruses with epitopes that cross-react with severe acute respiratory syndrome coronavirus-2 (SARS-CoV-2), SARS-CoV, and Middle Eastern respiratory syndrome coronavirus (MERS-CoV). The percentage of Sierra Leoneans with antibodies reacting to seasonal coronaviruses was also higher than for American blood donors. Serological responses to coronaviruses by Sierra Leoneans did not differ by age or sex. Approximately a quarter of Sierra Leonian pre-pandemic blood samples had neutralizing antibodies against SARS-CoV-2 pseudovirus, while about a third neutralized MERS-CoV pseudovirus. Prior exposures to coronaviruses that induce cross-protective immunity may contribute to reduced COVID-19 cases and deaths in Sierra Leone.&quot;,&quot;publisher&quot;:&quot;Viruses&quot;,&quot;issue&quot;:&quot;11&quot;,&quot;volume&quot;:&quot;13&quot;},&quot;isTemporary&quot;:false}]},{&quot;citationID&quot;:&quot;MENDELEY_CITATION_093b5a06-7401-42f5-b3c8-8980caca3506&quot;,&quot;properties&quot;:{&quot;noteIndex&quot;:0},&quot;isEdited&quot;:false,&quot;manualOverride&quot;:{&quot;isManuallyOverridden&quot;:false,&quot;citeprocText&quot;:&quot;[9,51]&quot;,&quot;manualOverrideText&quot;:&quot;&quot;},&quot;citationTag&quot;:&quot;MENDELEY_CITATION_v3_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&quot;,&quot;citationItems&quot;:[{&quot;id&quot;:&quot;6bda4898-0b22-38d0-af9a-7f70f0df6939&quot;,&quot;itemData&quot;:{&quot;type&quot;:&quot;article-journal&quot;,&quot;id&quot;:&quot;6bda4898-0b22-38d0-af9a-7f70f0df6939&quot;,&quot;title&quot;:&quot;HCoV-NL63 and SARS-CoV-2 share recognized epitopes by the humoral response in sera of people collected pre-and during CoV-2 pandemic&quot;,&quot;author&quot;:[{&quot;family&quot;:&quot;Simula&quot;,&quot;given&quot;:&quot;Elena Rita&quot;,&quot;parse-names&quot;:false,&quot;dropping-particle&quot;:&quot;&quot;,&quot;non-dropping-particle&quot;:&quot;&quot;},{&quot;family&quot;:&quot;Manca&quot;,&quot;given&quot;:&quot;Maria Antonietta&quot;,&quot;parse-names&quot;:false,&quot;dropping-particle&quot;:&quot;&quot;,&quot;non-dropping-particle&quot;:&quot;&quot;},{&quot;family&quot;:&quot;Jasemi&quot;,&quot;given&quot;:&quot;Seyedsomaye&quot;,&quot;parse-names&quot;:false,&quot;dropping-particle&quot;:&quot;&quot;,&quot;non-dropping-particle&quot;:&quot;&quot;},{&quot;family&quot;:&quot;Uzzau&quot;,&quot;given&quot;:&quot;Sergio&quot;,&quot;parse-names&quot;:false,&quot;dropping-particle&quot;:&quot;&quot;,&quot;non-dropping-particle&quot;:&quot;&quot;},{&quot;family&quot;:&quot;Rubino&quot;,&quot;given&quot;:&quot;Salvatore&quot;,&quot;parse-names&quot;:false,&quot;dropping-particle&quot;:&quot;&quot;,&quot;non-dropping-particle&quot;:&quot;&quot;},{&quot;family&quot;:&quot;Manchia&quot;,&quot;given&quot;:&quot;Pierangela&quot;,&quot;parse-names&quot;:false,&quot;dropping-particle&quot;:&quot;&quot;,&quot;non-dropping-particle&quot;:&quot;&quot;},{&quot;family&quot;:&quot;Bitti&quot;,&quot;given&quot;:&quot;Angela&quot;,&quot;parse-names&quot;:false,&quot;dropping-particle&quot;:&quot;&quot;,&quot;non-dropping-particle&quot;:&quot;&quot;},{&quot;family&quot;:&quot;Palermo&quot;,&quot;given&quot;:&quot;Mario&quot;,&quot;parse-names&quot;:false,&quot;dropping-particle&quot;:&quot;&quot;,&quot;non-dropping-particle&quot;:&quot;&quot;},{&quot;family&quot;:&quot;Sechi&quot;,&quot;given&quot;:&quot;Leonardo A.&quot;,&quot;parse-names&quot;:false,&quot;dropping-particle&quot;:&quot;&quot;,&quot;non-dropping-particle&quot;:&quot;&quot;}],&quot;container-title&quot;:&quot;Microorganisms&quot;,&quot;container-title-short&quot;:&quot;Microorganisms&quot;,&quot;accessed&quot;:{&quot;date-parts&quot;:[[2025,7,23]]},&quot;DOI&quot;:&quot;10.3390/MICROORGANISMS8121993,&quot;,&quot;ISSN&quot;:&quot;20762607&quot;,&quot;URL&quot;:&quot;https://pubmed.ncbi.nlm.nih.gov/33327507/&quot;,&quot;issued&quot;:{&quot;date-parts&quot;:[[2020,12,1]]},&quot;page&quot;:&quot;1-15&quot;,&quot;abstract&quot;:&quot;Severe acute respiratory syndrome coronavirus 2 (SARS-CoV-2) can cause serious illness in older adults and people with chronic underlying medical conditions; however, children and young people are often asymptomatic or with mild symptoms. We evaluated the presence of specific antibodies (Abs) response against Human coronavirus NL63 (HCoV-NL63) S protein epitopes (NL63-RBM1, NL63-RBM2_1, NL63-RBM2_2, NL63-RBM3, NL63-SPIKE541–554, and NL63-DISC-like) and SARS-CoV-2 epitopes (COV2-SPIKE421–434 and COV2-SPIKE742–759) in plasma samples of pre-pandemic, mid-pandemic, and COVID-19 cohorts by indirect ELISA. Moreover, a competitive assay was performed to check for cross reactivity response between COV2-SPIKE421–434 and NL63-RBM3 among patients with a definitive diagnosis of SARS-CoV-2. Immune reaction against all SARS-CoV-2 and HCoV-NL63 epitopes showed a significantly higher response in pre-pandemic patients compared to mid-pandemic patients. The results indicate that probably antibodies against HCoV-NL63 may be able to cross react with SARS-CoV-2 epitopes and the higher incidence in pre-pandemic was probably due to the timing of collection when a high incidence of HCoV-NL63 is reported. In addition, the competitive assay showed cross-reactivity between antibodies directed against COV2-SPIKE421–434 and NL63-RBM3 peptides. Pre-existing HCoV-NL63 antibody response cross reacting with SARS-CoV-2 has been detected in both pre-and mid-pandemic individual, suggesting that previous exposure to HCoV-NL63 epitopes may produce antibodies which could confer a protective immunity against SARS-CoV-2 and probably reduce the severity of the disease.&quot;,&quot;publisher&quot;:&quot;MDPI AG&quot;,&quot;issue&quot;:&quot;12&quot;,&quot;volume&quot;:&quot;8&quot;},&quot;isTemporary&quot;:false},{&quot;id&quot;:&quot;129a71a4-064f-3e03-a687-5debf18cfcc1&quot;,&quot;itemData&quot;:{&quot;type&quot;:&quot;article-journal&quot;,&quot;id&quot;:&quot;129a71a4-064f-3e03-a687-5debf18cfcc1&quot;,&quot;title&quot;:&quot;High prevalence of pre-existing serological cross-reactivity against severe acute respiratory syndrome coronavirus-2 (SARS-CoV-2) in sub-Saharan Afric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eña&quot;,&quot;given&quot;:&quot;Phoebe B.&quot;,&quot;parse-names&quot;:false,&quot;dropping-particle&quot;:&quot;&quot;,&quot;non-dropping-particle&quot;:&quot;&quot;},{&quot;family&quot;:&quot;Clegg&quot;,&quot;given&quot;:&quot;Ashley A.&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Ngalamika&quot;,&quot;given&quot;:&quot;Owen&quot;,&quot;parse-names&quot;:false,&quot;dropping-particle&quot;:&quot;&quot;,&quot;non-dropping-particle&quot;:&quot;&quot;},{&quot;family&quot;:&quot;Julius&quot;,&quot;given&quot;:&quot;Peter&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International Journal of Infectious Diseases&quot;,&quot;accessed&quot;:{&quot;date-parts&quot;:[[2024,12,10]]},&quot;DOI&quot;:&quot;10.1016/J.IJID.2020.10.104&quot;,&quot;ISSN&quot;:&quot;18783511&quot;,&quot;PMID&quot;:&quot;33176202&quot;,&quot;URL&quot;:&quot;https://pmc.ncbi.nlm.nih.gov/articles/PMC7648883/&quot;,&quot;issued&quot;:{&quot;date-parts&quot;:[[2020,1,1]]},&quot;page&quot;:&quot;577&quot;,&quot;abstract&quot;:&quot;Objective: Significant morbidity and mortality have occurred in the USA, Europe, and Asia due to severe acute respiratory syndrome coronavirus-2 (SARS-CoV-2), whereas the numbers of infections and deaths in sub-Saharan Africa (SSA) have remained comparatively low. It has been hypothesized that exposure of the population in SSA to other coronaviruses prior to the COVID-19 pandemic resulted in some degree of cross-protection against SARS-CoV-2 infection and pathogenesis. We evaluated this hypothesis by comparing SARS-CoV-2 cross-reactive antibodies in pre-pandemic plasma samples collected from SSA and the USA. Method: Pre-COVID-19 pandemic plasma samples from SSA and the USA were collected and tested by immunofluorescence assay against the spike and nucleocapsid proteins of all known human coronaviruses (HCoVs). Results: The prevalence of SARS-CoV-2 serological cross-reactivity was significantly higher in samples from SSA compared with the USA. Most of these cross-reactive samples cross-recognized the SARS-CoV-2 nucleocapsid protein and the spike proteins of other HCoVs. Nucleocapsid proteins from HCoV-NL63 and HCoV-229E were detected in most samples, thereby implicating prior exposure to these two HCoVs as the likely source of cross-reactive antibodies against SARS-CoV-2. Conclusion: The low incidences of SARS-CoV-2 infection and disease in SSA appear to be correlated with the pre-pandemic serological cross-recognition of HCoVs, which are substantially more prevalent in SSA than the USA.&quot;,&quot;publisher&quot;:&quot;Elsevier B.V.&quot;,&quot;volume&quot;:&quot;102&quot;,&quot;container-title-short&quot;:&quot;&quot;},&quot;isTemporary&quot;:false}]},{&quot;citationID&quot;:&quot;MENDELEY_CITATION_2bd540a9-a486-4db5-b39d-558a45863f78&quot;,&quot;properties&quot;:{&quot;noteIndex&quot;:0},&quot;isEdited&quot;:false,&quot;manualOverride&quot;:{&quot;isManuallyOverridden&quot;:false,&quot;citeprocText&quot;:&quot;[22]&quot;,&quot;manualOverrideText&quot;:&quot;&quot;},&quot;citationTag&quot;:&quot;MENDELEY_CITATION_v3_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&quot;,&quot;citationItems&quot;:[{&quot;id&quot;:&quot;e5cb6736-382b-33d0-ba17-d8bc48b21e20&quot;,&quot;itemData&quot;:{&quot;type&quot;:&quot;article-journal&quot;,&quot;id&quot;:&quot;e5cb6736-382b-33d0-ba17-d8bc48b21e20&quot;,&quot;title&quot;:&quot;Proportion of Ugandans with pre-pandemic SARS-CoV-2 cross-reactive CD4+ and CD8+ T-cell responses: A pilot study&quot;,&quot;author&quot;:[{&quot;family&quot;:&quot;Namuniina&quot;,&quot;given&quot;:&quot;Annemarie&quot;,&quot;parse-names&quot;:false,&quot;dropping-particle&quot;:&quot;&quot;,&quot;non-dropping-particle&quot;:&quot;&quot;},{&quot;family&quot;:&quot;Muyanja&quot;,&quot;given&quot;:&quot;Enoch S.&quot;,&quot;parse-names&quot;:false,&quot;dropping-particle&quot;:&quot;&quot;,&quot;non-dropping-particle&quot;:&quot;&quot;},{&quot;family&quot;:&quot;Biribawa&quot;,&quot;given&quot;:&quot;Victoria M.&quot;,&quot;parse-names&quot;:false,&quot;dropping-particle&quot;:&quot;&quot;,&quot;non-dropping-particle&quot;:&quot;&quot;},{&quot;family&quot;:&quot;Okech&quot;,&quot;given&quot;:&quot;Brenda A.&quot;,&quot;parse-names&quot;:false,&quot;dropping-particle&quot;:&quot;&quot;,&quot;non-dropping-particle&quot;:&quot;&quot;},{&quot;family&quot;:&quot;Ssemaganda&quot;,&quot;given&quot;:&quot;Aloysious&quot;,&quot;parse-names&quot;:false,&quot;dropping-particle&quot;:&quot;&quot;,&quot;non-dropping-particle&quot;:&quot;&quot;},{&quot;family&quot;:&quot;Price&quot;,&quot;given&quot;:&quot;Matt A.&quot;,&quot;parse-names&quot;:false,&quot;dropping-particle&quot;:&quot;&quot;,&quot;non-dropping-particle&quot;:&quot;&quot;},{&quot;family&quot;:&quot;Hills&quot;,&quot;given&quot;:&quot;Nancy&quot;,&quot;parse-names&quot;:false,&quot;dropping-particle&quot;:&quot;&quot;,&quot;non-dropping-particle&quot;:&quot;&quot;},{&quot;family&quot;:&quot;Nanteza&quot;,&quot;given&quot;:&quot;Ann&quot;,&quot;parse-names&quot;:false,&quot;dropping-particle&quot;:&quot;&quot;,&quot;non-dropping-particle&quot;:&quot;&quot;},{&quot;family&quot;:&quot;Bagaya&quot;,&quot;given&quot;:&quot;Bernard Ssentalo&quot;,&quot;parse-names&quot;:false,&quot;dropping-particle&quot;:&quot;&quot;,&quot;non-dropping-particle&quot;:&quot;&quot;},{&quot;family&quot;:&quot;Weiskopf&quot;,&quot;given&quot;:&quot;Daniela&quot;,&quot;parse-names&quot;:false,&quot;dropping-particle&quot;:&quot;&quot;,&quot;non-dropping-particle&quot;:&quot;&quot;},{&quot;family&quot;:&quot;Riou&quot;,&quot;given&quot;:&quot;Catherine&quot;,&quot;parse-names&quot;:false,&quot;dropping-particle&quot;:&quot;&quot;,&quot;non-dropping-particle&quot;:&quot;&quot;},{&quot;family&quot;:&quot;Reynolds&quot;,&quot;given&quot;:&quot;Steven J.&quot;,&quot;parse-names&quot;:false,&quot;dropping-particle&quot;:&quot;&quot;,&quot;non-dropping-particle&quot;:&quot;&quot;},{&quot;family&quot;:&quot;Galiwango&quot;,&quot;given&quot;:&quot;Ronald M.&quot;,&quot;parse-names&quot;:false,&quot;dropping-particle&quot;:&quot;&quot;,&quot;non-dropping-particle&quot;:&quot;&quot;},{&quot;family&quot;:&quot;Redd&quot;,&quot;given&quot;:&quot;Andrew D.&quot;,&quot;parse-names&quot;:false,&quot;dropping-particle&quot;:&quot;&quot;,&quot;non-dropping-particle&quot;:&quot;&quot;}],&quot;container-title&quot;:&quot;PLOS Global Public Health&quot;,&quot;accessed&quot;:{&quot;date-parts&quot;:[[2025,7,23]]},&quot;DOI&quot;:&quot;10.1371/JOURNAL.PGPH.0001566,&quot;,&quot;ISSN&quot;:&quot;27673375&quot;,&quot;URL&quot;:&quot;https://pubmed.ncbi.nlm.nih.gov/37585383/&quot;,&quot;issued&quot;:{&quot;date-parts&quot;:[[2023,8,1]]},&quot;abstract&quot;:&quot;The estimated mortality rate of the SARS-CoV-2 pandemic varied greatly around the world. In particular, multiple countries in East, Central, and West Africa had significantly lower rates of COVID-19 related fatalities than many resource-rich nations with significantly earlier wide-spread access to life-saving vaccines. One possible reason for this lower mortality could be the presence of pre-existing cross-reactive immunological responses in these areas of the world. To explore this hypothesis, an exploratory study of stored peripheral blood mononuclear cells (PBMC) from Ugandans collected from 2015–2017 prior to the COVID-19 pandemic (n = 29) and from hospitalized Ugandan COVID-19 patients (n = 3) were examined using flow-cytometry for the presence of pre-existing SARS-CoV-2 cross-reactive CD4+ and CD8+ T-cell populations using four T-cell epitope mega pools. Of pre-pandemic participants, 89.7% (26/29) had either CD4+ or CD8+, or both, SARS-CoV-2 specific T-cell responses. Specifically, CD4+ T-cell reactivity (72.4%) and CD8+ T-cell reactivity (65.5%) were relatively similar, and 13 participants (44.8%) had both types of cross-reactive types of T-cells present. There were no significant differences in response by sex in the population, however this may be in part due to the limited sample size examined. The rates of cross-reactive T-cell populations in this exploratory Ugandan population appears higher than previous estimates from resource-rich countries like the United States (20–50% reactivity). It is unclear what role, if any, this cross-reactivity played in decreasing COVID-19 related mortality in Uganda and other African countries, but does suggest that a better understanding of global pre-existing immunological cross-reactivity could be an informative data of epidemiological intelligence moving forward.&quot;,&quot;publisher&quot;:&quot;Public Library of Science&quot;,&quot;issue&quot;:&quot;8&quot;,&quot;volume&quot;:&quot;3&quot;,&quot;container-title-short&quot;:&quot;&quot;},&quot;isTemporary&quot;:false}]},{&quot;citationID&quot;:&quot;MENDELEY_CITATION_c61f447c-64e9-4f64-b24d-c5fba2117348&quot;,&quot;properties&quot;:{&quot;noteIndex&quot;:0},&quot;isEdited&quot;:false,&quot;manualOverride&quot;:{&quot;isManuallyOverridden&quot;:false,&quot;citeprocText&quot;:&quot;[52]&quot;,&quot;manualOverrideText&quot;:&quot;&quot;},&quot;citationTag&quot;:&quot;MENDELEY_CITATION_v3_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&quot;,&quot;citationItems&quot;:[{&quot;id&quot;:&quot;845a9cde-a834-3798-aee6-5bc70ea9b50b&quot;,&quot;itemData&quot;:{&quot;type&quot;:&quot;article-journal&quot;,&quot;id&quot;:&quot;845a9cde-a834-3798-aee6-5bc70ea9b50b&quot;,&quot;title&quot;:&quot;Persistence of SARS-CoV-2 IgG Antibody Response among South African Adults: A Prospective Cohort Study&quot;,&quot;author&quot;:[{&quot;family&quot;:&quot;Adeniyi&quot;,&quot;given&quot;:&quot;Oladele Vincent&quot;,&quot;parse-names&quot;:false,&quot;dropping-particle&quot;:&quot;&quot;,&quot;non-dropping-particle&quot;:&quot;&quot;},{&quot;family&quot;:&quot;Durojaiye&quot;,&quot;given&quot;:&quot;Oyewole Christopher&quot;,&quot;parse-names&quot;:false,&quot;dropping-particle&quot;:&quot;&quot;,&quot;non-dropping-particle&quot;:&quot;&quot;},{&quot;family&quot;:&quot;Masilela&quot;,&quot;given&quot;:&quot;Charity&quot;,&quot;parse-names&quot;:false,&quot;dropping-particle&quot;:&quot;&quot;,&quot;non-dropping-particle&quot;:&quot;&quot;}],&quot;container-title&quot;:&quot;Vaccines&quot;,&quot;container-title-short&quot;:&quot;Vaccines (Basel)&quot;,&quot;accessed&quot;:{&quot;date-parts&quot;:[[2025,7,23]]},&quot;DOI&quot;:&quot;10.3390/VACCINES11061068,&quot;,&quot;ISSN&quot;:&quot;2076393X&quot;,&quot;URL&quot;:&quot;https://pubmed.ncbi.nlm.nih.gov/37376457/&quot;,&quot;issued&quot;:{&quot;date-parts&quot;:[[2023,6,1]]},&quot;abstract&quot;:&quot;This study assesses the durability of severe acute respiratory coronavirus-2 (SARS-CoV-2) anti-nucleocapsid (anti-N) immunoglobulin G (IgG) after infection and examines its association with established risk factors among South African healthcare workers (HCWs). Blood samples were obtained from 390 HCWs with diagnosis of coronavirus disease 2019 (COVID-19) for assay of the SARS-CoV-2 anti-N IgG at two time points (Phase 1 and 2) between November 2020 and February 2021. Out of 390 HCWs with a COVID-19 diagnosis, 267 (68.5%) had detectable SARS-CoV-2 anti-N IgG antibodies at the end of Phase I. These antibodies persisted for 4–5 and 6–7 months in 76.4% and 16.1%, respectively. In the multivariate logistic regression model analysis, Black participants were more likely to sustain SARS-CoV-2 anti-N IgG for 4–5 months. However, participants who were HIV positive were less likely to sustain SARS-CoV-2 anti-N IgG antibodies for 4–5 months. In addition, individuals who were &lt;45 years of age were more likely to sustain SARS-CoV-2 anti-N IgG for 6–7 months. Of the 202 HCWs selected for Phase 2, 116 participants (57.4%) had persistent SARS-CoV-2 anti-N IgG for an extended mean period of 223 days (7.5 months). Findings support the longevity of vaccine responses against SARS-CoV-2 in Black Africans.&quot;,&quot;publisher&quot;:&quot;MDPI&quot;,&quot;issue&quot;:&quot;6&quot;,&quot;volume&quot;:&quot;11&quot;},&quot;isTemporary&quot;:false}]},{&quot;citationID&quot;:&quot;MENDELEY_CITATION_0e813527-19c2-4a1d-b121-e36f930ee8fe&quot;,&quot;properties&quot;:{&quot;noteIndex&quot;:0},&quot;isEdited&quot;:false,&quot;manualOverride&quot;:{&quot;isManuallyOverridden&quot;:false,&quot;citeprocText&quot;:&quot;[53,54]&quot;,&quot;manualOverrideText&quot;:&quot;&quot;},&quot;citationTag&quot;:&quot;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&quot;,&quot;citationItems&quot;:[{&quot;id&quot;:&quot;684a3cc4-496a-359e-9ca3-319c61203085&quot;,&quot;itemData&quot;:{&quot;type&quot;:&quot;article-journal&quot;,&quot;id&quot;:&quot;684a3cc4-496a-359e-9ca3-319c61203085&quot;,&quot;title&quot;:&quot;Selective and cross-reactive SARS-CoV-2 T cell epitopes in unexposed humans&quot;,&quot;author&quot;:[{&quot;family&quot;:&quot;Mateus&quot;,&quot;given&quot;:&quot;Jose&quot;,&quot;parse-names&quot;:false,&quot;dropping-particle&quot;:&quot;&quot;,&quot;non-dropping-particle&quot;:&quot;&quot;},{&quot;family&quot;:&quot;Grifoni&quot;,&quot;given&quot;:&quot;Alba&quot;,&quot;parse-names&quot;:false,&quot;dropping-particle&quot;:&quot;&quot;,&quot;non-dropping-particle&quot;:&quot;&quot;},{&quot;family&quot;:&quot;Tarke&quot;,&quot;given&quot;:&quot;Alison&quot;,&quot;parse-names&quot;:false,&quot;dropping-particle&quot;:&quot;&quot;,&quot;non-dropping-particle&quot;:&quot;&quot;},{&quot;family&quot;:&quot;Sidney&quot;,&quot;given&quot;:&quot;John&quot;,&quot;parse-names&quot;:false,&quot;dropping-particle&quot;:&quot;&quot;,&quot;non-dropping-particle&quot;:&quot;&quot;},{&quot;family&quot;:&quot;Ramirez&quot;,&quot;given&quot;:&quot;Sydney I.&quot;,&quot;parse-names&quot;:false,&quot;dropping-particle&quot;:&quot;&quot;,&quot;non-dropping-particle&quot;:&quot;&quot;},{&quot;family&quot;:&quot;Dan&quot;,&quot;given&quot;:&quot;Jennifer M.&quot;,&quot;parse-names&quot;:false,&quot;dropping-particle&quot;:&quot;&quot;,&quot;non-dropping-particle&quot;:&quot;&quot;},{&quot;family&quot;:&quot;Burger&quot;,&quot;given&quot;:&quot;Zoe C.&quot;,&quot;parse-names&quot;:false,&quot;dropping-particle&quot;:&quot;&quot;,&quot;non-dropping-particle&quot;:&quot;&quot;},{&quot;family&quot;:&quot;Rawlings&quot;,&quot;given&quot;:&quot;Stephen A.&quot;,&quot;parse-names&quot;:false,&quot;dropping-particle&quot;:&quot;&quot;,&quot;non-dropping-particle&quot;:&quot;&quot;},{&quot;family&quot;:&quot;Smith&quot;,&quot;given&quot;:&quot;Davey M.&quot;,&quot;parse-names&quot;:false,&quot;dropping-particle&quot;:&quot;&quot;,&quot;non-dropping-particle&quot;:&quot;&quot;},{&quot;family&quot;:&quot;Phillips&quot;,&quot;given&quot;:&quot;Elizabeth&quot;,&quot;parse-names&quot;:false,&quot;dropping-particle&quot;:&quot;&quot;,&quot;non-dropping-particle&quot;:&quot;&quot;},{&quot;family&quot;:&quot;Mallal&quot;,&quot;given&quot;:&quot;Simon&quot;,&quot;parse-names&quot;:false,&quot;dropping-particle&quot;:&quot;&quot;,&quot;non-dropping-particle&quot;:&quot;&quot;},{&quot;family&quot;:&quot;Lammers&quot;,&quot;given&quot;:&quot;Marshall&quot;,&quot;parse-names&quot;:false,&quot;dropping-particle&quot;:&quot;&quot;,&quot;non-dropping-particle&quot;:&quot;&quot;},{&quot;family&quot;:&quot;Rubiro&quot;,&quot;given&quot;:&quot;Paul&quot;,&quot;parse-names&quot;:false,&quot;dropping-particle&quot;:&quot;&quot;,&quot;non-dropping-particle&quot;:&quot;&quot;},{&quot;family&quot;:&quot;Quiambao&quot;,&quot;given&quot;:&quot;Lorenzo&quot;,&quot;parse-names&quot;:false,&quot;dropping-particle&quot;:&quot;&quot;,&quot;non-dropping-particle&quot;:&quot;&quot;},{&quot;family&quot;:&quot;Sutherland&quot;,&quot;given&quot;:&quot;Aaron&quot;,&quot;parse-names&quot;:false,&quot;dropping-particle&quot;:&quot;&quot;,&quot;non-dropping-particle&quot;:&quot;&quot;},{&quot;family&quot;:&quot;Yu&quot;,&quot;given&quot;:&quot;Esther Dawen&quot;,&quot;parse-names&quot;:false,&quot;dropping-particle&quot;:&quot;&quot;,&quot;non-dropping-particle&quot;:&quot;&quot;},{&quot;family&quot;:&quot;Silva Antunes&quot;,&quot;given&quot;:&quot;Ricardo&quot;,&quot;parse-names&quot;:false,&quot;dropping-particle&quot;:&quot;&quot;,&quot;non-dropping-particle&quot;:&quot;Da&quot;},{&quot;family&quot;:&quot;Greenbaum&quot;,&quot;given&quot;:&quot;Jason&quot;,&quot;parse-names&quot;:false,&quot;dropping-particle&quot;:&quot;&quot;,&quot;non-dropping-particle&quot;:&quot;&quot;},{&quot;family&quot;:&quot;Frazier&quot;,&quot;given&quot;:&quot;April&quot;,&quot;parse-names&quot;:false,&quot;dropping-particle&quot;:&quot;&quot;,&quot;non-dropping-particle&quot;:&quot;&quot;},{&quot;family&quot;:&quot;Markmann&quot;,&quot;given&quot;:&quot;Alena J.&quot;,&quot;parse-names&quot;:false,&quot;dropping-particle&quot;:&quot;&quot;,&quot;non-dropping-particle&quot;:&quot;&quot;},{&quot;family&quot;:&quot;Premkumar&quot;,&quot;given&quot;:&quot;Lakshmanane&quot;,&quot;parse-names&quot;:false,&quot;dropping-particle&quot;:&quot;&quot;,&quot;non-dropping-particle&quot;:&quot;&quot;},{&quot;family&quot;:&quot;Silva&quot;,&quot;given&quot;:&quot;Aravinda&quot;,&quot;parse-names&quot;:false,&quot;dropping-particle&quot;:&quot;&quot;,&quot;non-dropping-particle&quot;:&quot;De&quot;},{&quot;family&quot;:&quot;Peters&quot;,&quot;given&quot;:&quot;Bjoern&quot;,&quot;parse-names&quot;:false,&quot;dropping-particle&quot;:&quot;&quot;,&quot;non-dropping-particle&quot;:&quot;&quot;},{&quot;family&quot;:&quot;Crotty&quot;,&quot;given&quot;:&quot;Shane&quot;,&quot;parse-names&quot;:false,&quot;dropping-particle&quot;:&quot;&quot;,&quot;non-dropping-particle&quot;:&quot;&quot;},{&quot;family&quot;:&quot;Sette&quot;,&quot;given&quot;:&quot;Alessandro&quot;,&quot;parse-names&quot;:false,&quot;dropping-particle&quot;:&quot;&quot;,&quot;non-dropping-particle&quot;:&quot;&quot;},{&quot;family&quot;:&quot;Weiskopf&quot;,&quot;given&quot;:&quot;Daniela&quot;,&quot;parse-names&quot;:false,&quot;dropping-particle&quot;:&quot;&quot;,&quot;non-dropping-particle&quot;:&quot;&quot;}],&quot;container-title&quot;:&quot;Science&quot;,&quot;container-title-short&quot;:&quot;Science (1979)&quot;,&quot;accessed&quot;:{&quot;date-parts&quot;:[[2025,7,23]]},&quot;DOI&quot;:&quot;10.1126/SCIENCE.ABD3871,&quot;,&quot;ISSN&quot;:&quot;10959203&quot;,&quot;PMID&quot;:&quot;32753554&quot;,&quot;URL&quot;:&quot;https://pubmed.ncbi.nlm.nih.gov/32753554/&quot;,&quot;issued&quot;:{&quot;date-parts&quot;:[[2020,10,2]]},&quot;abstract&quot;:&quot;Many unknowns exist about human immune responses to the severe acute respiratory syndrome coronavirus 2 (SARS-CoV-2) virus. SARS-CoV-2-reactive CD4+ T cells have been reported in unexposed individuals, suggesting preexisting cross-reactive T cell memory in 20 to 50% of people. However, the source of those T cells has been speculative. Using human blood samples derived before the SARS-CoV-2 virus was discovered in 2019, we mapped 142 T cell epitopes across the SARS-CoV-2 genome to facilitate precise interrogation of the SARS-CoV-2-specific CD4+ T cell repertoire. We demonstrate a range of preexisting memory CD4+ T cells that are cross-reactive with comparable affinity to SARS-CoV-2 and the common cold coronaviruses human coronavirus (HCoV)-OC43, HCoV-229E, HCoV-NL63, and HCoV-HKU1. Thus, variegated T cell memory to coronaviruses that cause the common cold may underlie at least some of the extensive heterogeneity observed in coronavirus disease 2019 (COVID-19) disease.&quot;,&quot;publisher&quot;:&quot;American Association for the Advancement of Science&quot;,&quot;issue&quot;:&quot;6512&quot;,&quot;volume&quot;:&quot;370&quot;},&quot;isTemporary&quot;:false},{&quot;id&quot;:&quot;10a8b214-6edd-3ee8-95cd-d5226533db9a&quot;,&quot;itemData&quot;:{&quot;type&quot;:&quot;article-journal&quot;,&quot;id&quot;:&quot;10a8b214-6edd-3ee8-95cd-d5226533db9a&quot;,&quot;title&quot;:&quot;A majority of uninfected adults show preexisting antibody reactivity against SARS-CoV-2&quot;,&quot;author&quot;:[{&quot;family&quot;:&quot;Majdoubi&quot;,&quot;given&quot;:&quot;Abdelilah&quot;,&quot;parse-names&quot;:false,&quot;dropping-particle&quot;:&quot;&quot;,&quot;non-dropping-particle&quot;:&quot;&quot;},{&quot;family&quot;:&quot;Michalski&quot;,&quot;given&quot;:&quot;Christina&quot;,&quot;parse-names&quot;:false,&quot;dropping-particle&quot;:&quot;&quot;,&quot;non-dropping-particle&quot;:&quot;&quot;},{&quot;family&quot;:&quot;O’Connell&quot;,&quot;given&quot;:&quot;Sarah E.&quot;,&quot;parse-names&quot;:false,&quot;dropping-particle&quot;:&quot;&quot;,&quot;non-dropping-particle&quot;:&quot;&quot;},{&quot;family&quot;:&quot;Dada&quot;,&quot;given&quot;:&quot;Sarah&quot;,&quot;parse-names&quot;:false,&quot;dropping-particle&quot;:&quot;&quot;,&quot;non-dropping-particle&quot;:&quot;&quot;},{&quot;family&quot;:&quot;Narpala&quot;,&quot;given&quot;:&quot;Sandeep&quot;,&quot;parse-names&quot;:false,&quot;dropping-particle&quot;:&quot;&quot;,&quot;non-dropping-particle&quot;:&quot;&quot;},{&quot;family&quot;:&quot;Gelinas&quot;,&quot;given&quot;:&quot;Jean&quot;,&quot;parse-names&quot;:false,&quot;dropping-particle&quot;:&quot;&quot;,&quot;non-dropping-particle&quot;:&quot;&quot;},{&quot;family&quot;:&quot;Mehta&quot;,&quot;given&quot;:&quot;Disha&quot;,&quot;parse-names&quot;:false,&quot;dropping-particle&quot;:&quot;&quot;,&quot;non-dropping-particle&quot;:&quot;&quot;},{&quot;family&quot;:&quot;Cheung&quot;,&quot;given&quot;:&quot;Claire&quot;,&quot;parse-names&quot;:false,&quot;dropping-particle&quot;:&quot;&quot;,&quot;non-dropping-particle&quot;:&quot;&quot;},{&quot;family&quot;:&quot;Winkler&quot;,&quot;given&quot;:&quot;Dirk F.H.&quot;,&quot;parse-names&quot;:false,&quot;dropping-particle&quot;:&quot;&quot;,&quot;non-dropping-particle&quot;:&quot;&quot;},{&quot;family&quot;:&quot;Basappa&quot;,&quot;given&quot;:&quot;Manjula&quot;,&quot;parse-names&quot;:false,&quot;dropping-particle&quot;:&quot;&quot;,&quot;non-dropping-particle&quot;:&quot;&quot;},{&quot;family&quot;:&quot;Liu&quot;,&quot;given&quot;:&quot;Aaron C.&quot;,&quot;parse-names&quot;:false,&quot;dropping-particle&quot;:&quot;&quot;,&quot;non-dropping-particle&quot;:&quot;&quot;},{&quot;family&quot;:&quot;Görges&quot;,&quot;given&quot;:&quot;Matthias&quot;,&quot;parse-names&quot;:false,&quot;dropping-particle&quot;:&quot;&quot;,&quot;non-dropping-particle&quot;:&quot;&quot;},{&quot;family&quot;:&quot;Barakauskas&quot;,&quot;given&quot;:&quot;Vilte E.&quot;,&quot;parse-names&quot;:false,&quot;dropping-particle&quot;:&quot;&quot;,&quot;non-dropping-particle&quot;:&quot;&quot;},{&quot;family&quot;:&quot;Irvine&quot;,&quot;given&quot;:&quot;Mike&quot;,&quot;parse-names&quot;:false,&quot;dropping-particle&quot;:&quot;&quot;,&quot;non-dropping-particle&quot;:&quot;&quot;},{&quot;family&quot;:&quot;Mehalko&quot;,&quot;given&quot;:&quot;Jennifer&quot;,&quot;parse-names&quot;:false,&quot;dropping-particle&quot;:&quot;&quot;,&quot;non-dropping-particle&quot;:&quot;&quot;},{&quot;family&quot;:&quot;Esposito&quot;,&quot;given&quot;:&quot;Dominic&quot;,&quot;parse-names&quot;:false,&quot;dropping-particle&quot;:&quot;&quot;,&quot;non-dropping-particle&quot;:&quot;&quot;},{&quot;family&quot;:&quot;Sekirov&quot;,&quot;given&quot;:&quot;Inna&quot;,&quot;parse-names&quot;:false,&quot;dropping-particle&quot;:&quot;&quot;,&quot;non-dropping-particle&quot;:&quot;&quot;},{&quot;family&quot;:&quot;Jassem&quot;,&quot;given&quot;:&quot;Agatha N.&quot;,&quot;parse-names&quot;:false,&quot;dropping-particle&quot;:&quot;&quot;,&quot;non-dropping-particle&quot;:&quot;&quot;},{&quot;family&quot;:&quot;Goldfarb&quot;,&quot;given&quot;:&quot;David M.&quot;,&quot;parse-names&quot;:false,&quot;dropping-particle&quot;:&quot;&quot;,&quot;non-dropping-particle&quot;:&quot;&quot;},{&quot;family&quot;:&quot;Pelech&quot;,&quot;given&quot;:&quot;Steven&quot;,&quot;parse-names&quot;:false,&quot;dropping-particle&quot;:&quot;&quot;,&quot;non-dropping-particle&quot;:&quot;&quot;},{&quot;family&quot;:&quot;Douek&quot;,&quot;given&quot;:&quot;Daniel C.&quot;,&quot;parse-names&quot;:false,&quot;dropping-particle&quot;:&quot;&quot;,&quot;non-dropping-particle&quot;:&quot;&quot;},{&quot;family&quot;:&quot;McDermott&quot;,&quot;given&quot;:&quot;Adrian B.&quot;,&quot;parse-names&quot;:false,&quot;dropping-particle&quot;:&quot;&quot;,&quot;non-dropping-particle&quot;:&quot;&quot;},{&quot;family&quot;:&quot;Lavoie&quot;,&quot;given&quot;:&quot;Pascal M.&quot;,&quot;parse-names&quot;:false,&quot;dropping-particle&quot;:&quot;&quot;,&quot;non-dropping-particle&quot;:&quot;&quot;}],&quot;container-title&quot;:&quot;JCI Insight&quot;,&quot;container-title-short&quot;:&quot;JCI Insight&quot;,&quot;accessed&quot;:{&quot;date-parts&quot;:[[2025,7,23]]},&quot;DOI&quot;:&quot;10.1172/JCI.INSIGHT.146316&quot;,&quot;ISSN&quot;:&quot;23793708&quot;,&quot;PMID&quot;:&quot;33720905&quot;,&quot;URL&quot;:&quot;https://pmc.ncbi.nlm.nih.gov/articles/PMC8119195/&quot;,&quot;issued&quot;:{&quot;date-parts&quot;:[[2021,4,1]]},&quot;page&quot;:&quot;e146316&quot;,&quot;abstract&quot;:&quot;Preexisting cross-reactivity to SARS-CoV-2 occurs in the absence of prior viral exposure. However, this has been difficult to quantify at the population level due to a lack of reliably defined seroreactivity thresholds. Using an orthogonal antibody testing approach, we estimated that about 0.6% of nontriaged adults from the greater Vancouver, Canada, area between May 17 and June 19, 2020, showed clear evidence of a prior SARS-CoV-2 infection, after adjusting for false-positive and false-negative test results. Using a highly sensitive multiplex assay and positive/negative thresholds established in infants in whom maternal antibodies have waned, we determined that more than 90% of uninfected adults showed antibody reactivity against the spike protein, receptor-binding domain (RBD), N-terminal domain (NTD), or the nucleocapsid (N) protein from SARS-CoV-2. This seroreactivity was evenly distributed across age and sex, correlated with circulating coronaviruses’ reactivity, and was partially outcompeted by soluble circulating coronaviruses’ spike. Using a custom SARS-CoV-2 peptide mapping array, we found that this antibody reactivity broadly mapped to spike and to conserved nonstructural viral proteins. We conclude that most adults display preexisting antibody cross-reactivity against SARS-CoV-2, which further supports investigation of how this may impact the clinical severity of COVID-19 or SARS-CoV-2 vaccine responses.&quot;,&quot;publisher&quot;:&quot;American Society for Clinical Investigation&quot;,&quot;issue&quot;:&quot;8&quot;,&quot;volume&quot;:&quot;6&quot;},&quot;isTemporary&quot;:false}]},{&quot;citationID&quot;:&quot;MENDELEY_CITATION_aeadff3d-5a05-48e8-bd0e-3fd6bed5ff70&quot;,&quot;properties&quot;:{&quot;noteIndex&quot;:0},&quot;isEdited&quot;:false,&quot;manualOverride&quot;:{&quot;isManuallyOverridden&quot;:false,&quot;citeprocText&quot;:&quot;[9,11,13,14]&quot;,&quot;manualOverrideText&quot;:&quot;&quot;},&quot;citationTag&quot;:&quot;MENDELEY_CITATION_v3_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&quot;,&quot;citationItems&quot;:[{&quot;id&quot;:&quot;d224a897-0e62-3a41-a794-4f8e7428077c&quot;,&quot;itemData&quot;:{&quot;type&quot;:&quot;article-journal&quot;,&quot;id&quot;:&quot;d224a897-0e62-3a41-a794-4f8e7428077c&quot;,&quot;title&quot;:&quot;Cross-reactive immunity against SARS-CoV-2 N protein in Central and West Africa precedes the COVID-19 pandemic&quot;,&quot;author&quot;:[{&quot;family&quot;:&quot;Pedersen&quot;,&quot;given&quot;:&quot;Jannie&quot;,&quot;parse-names&quot;:false,&quot;dropping-particle&quot;:&quot;&quot;,&quot;non-dropping-particle&quot;:&quot;&quot;},{&quot;family&quot;:&quot;Koumakpayi&quot;,&quot;given&quot;:&quot;Ismaël Hervé&quot;,&quot;parse-names&quot;:false,&quot;dropping-particle&quot;:&quot;&quot;,&quot;non-dropping-particle&quot;:&quot;&quot;},{&quot;family&quot;:&quot;Babuadze&quot;,&quot;given&quot;:&quot;Giorgi&quot;,&quot;parse-names&quot;:false,&quot;dropping-particle&quot;:&quot;&quot;,&quot;non-dropping-particle&quot;:&quot;&quot;},{&quot;family&quot;:&quot;Baz&quot;,&quot;given&quot;:&quot;Mariana&quot;,&quot;parse-names&quot;:false,&quot;dropping-particle&quot;:&quot;&quot;,&quot;non-dropping-particle&quot;:&quot;&quot;},{&quot;family&quot;:&quot;Ndiaye&quot;,&quot;given&quot;:&quot;Oumar&quot;,&quot;parse-names&quot;:false,&quot;dropping-particle&quot;:&quot;&quot;,&quot;non-dropping-particle&quot;:&quot;&quot;},{&quot;family&quot;:&quot;Faye&quot;,&quot;given&quot;:&quot;Oumar&quot;,&quot;parse-names&quot;:false,&quot;dropping-particle&quot;:&quot;&quot;,&quot;non-dropping-particle&quot;:&quot;&quot;},{&quot;family&quot;:&quot;Diagne&quot;,&quot;given&quot;:&quot;Cheikh Tidiane&quot;,&quot;parse-names&quot;:false,&quot;dropping-particle&quot;:&quot;&quot;,&quot;non-dropping-particle&quot;:&quot;&quot;},{&quot;family&quot;:&quot;Dia&quot;,&quot;given&quot;:&quot;Ndongo&quot;,&quot;parse-names&quot;:false,&quot;dropping-particle&quot;:&quot;&quot;,&quot;non-dropping-particle&quot;:&quot;&quot;},{&quot;family&quot;:&quot;Naghibosadat&quot;,&quot;given&quot;:&quot;Maedeh&quot;,&quot;parse-names&quot;:false,&quot;dropping-particle&quot;:&quot;&quot;,&quot;non-dropping-particle&quot;:&quot;&quot;},{&quot;family&quot;:&quot;McGeer&quot;,&quot;given&quot;:&quot;Allison&quot;,&quot;parse-names&quot;:false,&quot;dropping-particle&quot;:&quot;&quot;,&quot;non-dropping-particle&quot;:&quot;&quot;},{&quot;family&quot;:&quot;Muberaka&quot;,&quot;given&quot;:&quot;Samira&quot;,&quot;parse-names&quot;:false,&quot;dropping-particle&quot;:&quot;&quot;,&quot;non-dropping-particle&quot;:&quot;&quot;},{&quot;family&quot;:&quot;Moukandja&quot;,&quot;given&quot;:&quot;Irène P.&quot;,&quot;parse-names&quot;:false,&quot;dropping-particle&quot;:&quot;&quot;,&quot;non-dropping-particle&quot;:&quot;&quot;},{&quot;family&quot;:&quot;Ndidi&quot;,&quot;given&quot;:&quot;Stella&quot;,&quot;parse-names&quot;:false,&quot;dropping-particle&quot;:&quot;&quot;,&quot;non-dropping-particle&quot;:&quot;&quot;},{&quot;family&quot;:&quot;Tauil&quot;,&quot;given&quot;:&quot;Carlos B.&quot;,&quot;parse-names&quot;:false,&quot;dropping-particle&quot;:&quot;&quot;,&quot;non-dropping-particle&quot;:&quot;&quot;},{&quot;family&quot;:&quot;Lekana-Douki&quot;,&quot;given&quot;:&quot;Jean Bernard&quot;,&quot;parse-names&quot;:false,&quot;dropping-particle&quot;:&quot;&quot;,&quot;non-dropping-particle&quot;:&quot;&quot;},{&quot;family&quot;:&quot;Loucoubar&quot;,&quot;given&quot;:&quot;Cheikh&quot;,&quot;parse-names&quot;:false,&quot;dropping-particle&quot;:&quot;&quot;,&quot;non-dropping-particle&quot;:&quot;&quot;},{&quot;family&quot;:&quot;Faye&quot;,&quot;given&quot;:&quot;Ousmane&quot;,&quot;parse-names&quot;:false,&quot;dropping-particle&quot;:&quot;&quot;,&quot;non-dropping-particle&quot;:&quot;&quot;},{&quot;family&quot;:&quot;Sall&quot;,&quot;given&quot;:&quot;Amadou&quot;,&quot;parse-names&quot;:false,&quot;dropping-particle&quot;:&quot;&quot;,&quot;non-dropping-particle&quot;:&quot;&quot;},{&quot;family&quot;:&quot;Magalhães&quot;,&quot;given&quot;:&quot;Kelly G.&quot;,&quot;parse-names&quot;:false,&quot;dropping-particle&quot;:&quot;&quot;,&quot;non-dropping-particle&quot;:&quot;&quot;},{&quot;family&quot;:&quot;Weis&quot;,&quot;given&quot;:&quot;Nina&quot;,&quot;parse-names&quot;:false,&quot;dropping-particle&quot;:&quot;&quot;,&quot;non-dropping-particle&quot;:&quot;&quot;},{&quot;family&quot;:&quot;Kozak&quot;,&quot;given&quot;:&quot;Robert&quot;,&quot;parse-names&quot;:false,&quot;dropping-particle&quot;:&quot;&quot;,&quot;non-dropping-particle&quot;:&quot;&quot;},{&quot;family&quot;:&quot;Kobinger&quot;,&quot;given&quot;:&quot;Gary P.&quot;,&quot;parse-names&quot;:false,&quot;dropping-particle&quot;:&quot;&quot;,&quot;non-dropping-particle&quot;:&quot;&quot;},{&quot;family&quot;:&quot;Fausther-Bovendo&quot;,&quot;given&quot;:&quot;Hugues&quot;,&quot;parse-names&quot;:false,&quot;dropping-particle&quot;:&quot;&quot;,&quot;non-dropping-particle&quot;:&quot;&quot;}],&quot;container-title&quot;:&quot;Scientific Reports 2022 12:1&quot;,&quot;accessed&quot;:{&quot;date-parts&quot;:[[2024,5,17]]},&quot;DOI&quot;:&quot;10.1038/s41598-022-17241-9&quot;,&quot;ISBN&quot;:&quot;0123456789&quot;,&quot;ISSN&quot;:&quot;2045-2322&quot;,&quot;PMID&quot;:&quot;35902675&quot;,&quot;URL&quot;:&quot;https://www.nature.com/articles/s41598-022-17241-9&quot;,&quot;issued&quot;:{&quot;date-parts&quot;:[[2022,7,28]]},&quot;page&quot;:&quot;1-7&quot;,&quot;abstract&quot;:&quot;Early predictions forecasted large numbers of severe acute respiratory syndrome coronavirus (SARS-CoV-2) cases and associated deaths in Africa. To date, Africa has been relatively spared. Various hypotheses were postulated to explain the lower than anticipated impact on public health in Africa. However, the contribution of pre-existing immunity is yet to be investigated. In this study, the presence of antibodies against SARS-CoV-2 spike (S) and nucleocapsid (N) proteins in pre-pandemic samples from Africa, Europe, South and North America was examined by ELISA. The protective efficacy of N specific antibodies isolated from Central African donors was tested by in vitro neutralization and in a mouse model of SARS-CoV-2 infection. Antibodies against SARS-CoV-2 S and N proteins were rare in all populations except in Gabon and Senegal where N specific antibodies were prevalent. However, these antibodies failed to neutralize the virus either in vitro or in vivo. Overall, this study indicates that cross-reactive immunity against SARS-CoV-2 N protein was present in Africa prior to the pandemic. However, this pre-existing humoral immunity does not impact viral fitness in rodents suggesting that other human immune defense mechanisms could be involved. In Africa, seroprevalence studies using the N protein are over-estimating SARS-CoV-2 circulation.&quot;,&quot;publisher&quot;:&quot;Nature Publishing Group&quot;,&quot;issue&quot;:&quot;1&quot;,&quot;volume&quot;:&quot;12&quot;,&quot;container-title-short&quot;:&quot;&quot;},&quot;isTemporary&quot;:false},{&quot;id&quot;:&quot;129a71a4-064f-3e03-a687-5debf18cfcc1&quot;,&quot;itemData&quot;:{&quot;type&quot;:&quot;article-journal&quot;,&quot;id&quot;:&quot;129a71a4-064f-3e03-a687-5debf18cfcc1&quot;,&quot;title&quot;:&quot;High prevalence of pre-existing serological cross-reactivity against severe acute respiratory syndrome coronavirus-2 (SARS-CoV-2) in sub-Saharan Afric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eña&quot;,&quot;given&quot;:&quot;Phoebe B.&quot;,&quot;parse-names&quot;:false,&quot;dropping-particle&quot;:&quot;&quot;,&quot;non-dropping-particle&quot;:&quot;&quot;},{&quot;family&quot;:&quot;Clegg&quot;,&quot;given&quot;:&quot;Ashley A.&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Ngalamika&quot;,&quot;given&quot;:&quot;Owen&quot;,&quot;parse-names&quot;:false,&quot;dropping-particle&quot;:&quot;&quot;,&quot;non-dropping-particle&quot;:&quot;&quot;},{&quot;family&quot;:&quot;Julius&quot;,&quot;given&quot;:&quot;Peter&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International Journal of Infectious Diseases&quot;,&quot;accessed&quot;:{&quot;date-parts&quot;:[[2024,12,10]]},&quot;DOI&quot;:&quot;10.1016/J.IJID.2020.10.104&quot;,&quot;ISSN&quot;:&quot;18783511&quot;,&quot;PMID&quot;:&quot;33176202&quot;,&quot;URL&quot;:&quot;https://pmc.ncbi.nlm.nih.gov/articles/PMC7648883/&quot;,&quot;issued&quot;:{&quot;date-parts&quot;:[[2020,1,1]]},&quot;page&quot;:&quot;577&quot;,&quot;abstract&quot;:&quot;Objective: Significant morbidity and mortality have occurred in the USA, Europe, and Asia due to severe acute respiratory syndrome coronavirus-2 (SARS-CoV-2), whereas the numbers of infections and deaths in sub-Saharan Africa (SSA) have remained comparatively low. It has been hypothesized that exposure of the population in SSA to other coronaviruses prior to the COVID-19 pandemic resulted in some degree of cross-protection against SARS-CoV-2 infection and pathogenesis. We evaluated this hypothesis by comparing SARS-CoV-2 cross-reactive antibodies in pre-pandemic plasma samples collected from SSA and the USA. Method: Pre-COVID-19 pandemic plasma samples from SSA and the USA were collected and tested by immunofluorescence assay against the spike and nucleocapsid proteins of all known human coronaviruses (HCoVs). Results: The prevalence of SARS-CoV-2 serological cross-reactivity was significantly higher in samples from SSA compared with the USA. Most of these cross-reactive samples cross-recognized the SARS-CoV-2 nucleocapsid protein and the spike proteins of other HCoVs. Nucleocapsid proteins from HCoV-NL63 and HCoV-229E were detected in most samples, thereby implicating prior exposure to these two HCoVs as the likely source of cross-reactive antibodies against SARS-CoV-2. Conclusion: The low incidences of SARS-CoV-2 infection and disease in SSA appear to be correlated with the pre-pandemic serological cross-recognition of HCoVs, which are substantially more prevalent in SSA than the USA.&quot;,&quot;publisher&quot;:&quot;Elsevier B.V.&quot;,&quot;volume&quot;:&quot;102&quot;,&quot;container-title-short&quot;:&quot;&quot;},&quot;isTemporary&quot;:false},{&quot;id&quot;:&quot;ca196cbe-1536-3837-9c51-371552c772ae&quot;,&quot;itemData&quot;:{&quot;type&quot;:&quot;article-journal&quot;,&quot;id&quot;:&quot;ca196cbe-1536-3837-9c51-371552c772ae&quot;,&quot;title&quot;:&quot;Malaria and other infections induce polyreactive antibodies that impact SARS-CoV-2 seropositivity estimations in endemic settings&quot;,&quot;author&quot;:[{&quot;family&quot;:&quot;Aguilar&quot;,&quot;given&quot;:&quot;Ruth&quot;,&quot;parse-names&quot;:false,&quot;dropping-particle&quot;:&quot;&quot;,&quot;non-dropping-particle&quot;:&quot;&quot;},{&quot;family&quot;:&quot;Jiménez&quot;,&quot;given&quot;:&quot;Alfons&quot;,&quot;parse-names&quot;:false,&quot;dropping-particle&quot;:&quot;&quot;,&quot;non-dropping-particle&quot;:&quot;&quot;},{&quot;family&quot;:&quot;Santano&quot;,&quot;given&quot;:&quot;Rebeca&quot;,&quot;parse-names&quot;:false,&quot;dropping-particle&quot;:&quot;&quot;,&quot;non-dropping-particle&quot;:&quot;&quot;},{&quot;family&quot;:&quot;Vidal&quot;,&quot;given&quot;:&quot;Marta&quot;,&quot;parse-names&quot;:false,&quot;dropping-particle&quot;:&quot;&quot;,&quot;non-dropping-particle&quot;:&quot;&quot;},{&quot;family&quot;:&quot;Maiga-Ascofare&quot;,&quot;given&quot;:&quot;Oumou&quot;,&quot;parse-names&quot;:false,&quot;dropping-particle&quot;:&quot;&quot;,&quot;non-dropping-particle&quot;:&quot;&quot;},{&quot;family&quot;:&quot;Strauss&quot;,&quot;given&quot;:&quot;Ricardo&quot;,&quot;parse-names&quot;:false,&quot;dropping-particle&quot;:&quot;&quot;,&quot;non-dropping-particle&quot;:&quot;&quot;},{&quot;family&quot;:&quot;Bonney&quot;,&quot;given&quot;:&quot;Joseph&quot;,&quot;parse-names&quot;:false,&quot;dropping-particle&quot;:&quot;&quot;,&quot;non-dropping-particle&quot;:&quot;&quot;},{&quot;family&quot;:&quot;Agbogbatey&quot;,&quot;given&quot;:&quot;Melvin&quot;,&quot;parse-names&quot;:false,&quot;dropping-particle&quot;:&quot;&quot;,&quot;non-dropping-particle&quot;:&quot;&quot;},{&quot;family&quot;:&quot;Goovaerts&quot;,&quot;given&quot;:&quot;Odin&quot;,&quot;parse-names&quot;:false,&quot;dropping-particle&quot;:&quot;&quot;,&quot;non-dropping-particle&quot;:&quot;&quot;},{&quot;family&quot;:&quot;Boham&quot;,&quot;given&quot;:&quot;Eric E.A.&quot;,&quot;parse-names&quot;:false,&quot;dropping-particle&quot;:&quot;&quot;,&quot;non-dropping-particle&quot;:&quot;&quot;},{&quot;family&quot;:&quot;Adu&quot;,&quot;given&quot;:&quot;Evan A.&quot;,&quot;parse-names&quot;:false,&quot;dropping-particle&quot;:&quot;&quot;,&quot;non-dropping-particle&quot;:&quot;&quot;},{&quot;family&quot;:&quot;Cuamba&quot;,&quot;given&quot;:&quot;Inocencia&quot;,&quot;parse-names&quot;:false,&quot;dropping-particle&quot;:&quot;&quot;,&quot;non-dropping-particle&quot;:&quot;&quot;},{&quot;family&quot;:&quot;Ramírez-Morros&quot;,&quot;given&quot;:&quot;Anna&quot;,&quot;parse-names&quot;:false,&quot;dropping-particle&quot;:&quot;&quot;,&quot;non-dropping-particle&quot;:&quot;&quot;},{&quot;family&quot;:&quot;Dutta&quot;,&quot;given&quot;:&quot;Sheetij&quot;,&quot;parse-names&quot;:false,&quot;dropping-particle&quot;:&quot;&quot;,&quot;non-dropping-particle&quot;:&quot;&quot;},{&quot;family&quot;:&quot;Angov&quot;,&quot;given&quot;:&quot;Evelina&quot;,&quot;parse-names&quot;:false,&quot;dropping-particle&quot;:&quot;&quot;,&quot;non-dropping-particle&quot;:&quot;&quot;},{&quot;family&quot;:&quot;Zhan&quot;,&quot;given&quot;:&quot;Bin&quot;,&quot;parse-names&quot;:false,&quot;dropping-particle&quot;:&quot;&quot;,&quot;non-dropping-particle&quot;:&quot;&quot;},{&quot;family&quot;:&quot;Izquierdo&quot;,&quot;given&quot;:&quot;Luis&quot;,&quot;parse-names&quot;:false,&quot;dropping-particle&quot;:&quot;&quot;,&quot;non-dropping-particle&quot;:&quot;&quot;},{&quot;family&quot;:&quot;Santamaria&quot;,&quot;given&quot;:&quot;Pere&quot;,&quot;parse-names&quot;:false,&quot;dropping-particle&quot;:&quot;&quot;,&quot;non-dropping-particle&quot;:&quot;&quot;},{&quot;family&quot;:&quot;Mayor&quot;,&quot;given&quot;:&quot;Alfredo&quot;,&quot;parse-names&quot;:false,&quot;dropping-particle&quot;:&quot;&quot;,&quot;non-dropping-particle&quot;:&quot;&quot;},{&quot;family&quot;:&quot;Gascón&quot;,&quot;given&quot;:&quot;Joaquim&quot;,&quot;parse-names&quot;:false,&quot;dropping-particle&quot;:&quot;&quot;,&quot;non-dropping-particle&quot;:&quot;&quot;},{&quot;family&quot;:&quot;Ruiz-Comellas&quot;,&quot;given&quot;:&quot;Anna&quot;,&quot;parse-names&quot;:false,&quot;dropping-particle&quot;:&quot;&quot;,&quot;non-dropping-particle&quot;:&quot;&quot;},{&quot;family&quot;:&quot;Molinos-Albert&quot;,&quot;given&quot;:&quot;Luis M.&quot;,&quot;parse-names&quot;:false,&quot;dropping-particle&quot;:&quot;&quot;,&quot;non-dropping-particle&quot;:&quot;&quot;},{&quot;family&quot;:&quot;Amuasi&quot;,&quot;given&quot;:&quot;John H.&quot;,&quot;parse-names&quot;:false,&quot;dropping-particle&quot;:&quot;&quot;,&quot;non-dropping-particle&quot;:&quot;&quot;},{&quot;family&quot;:&quot;Awuah&quot;,&quot;given&quot;:&quot;Anthony A.A.&quot;,&quot;parse-names&quot;:false,&quot;dropping-particle&quot;:&quot;&quot;,&quot;non-dropping-particle&quot;:&quot;&quot;},{&quot;family&quot;:&quot;Adriaensen&quot;,&quot;given&quot;:&quot;Wim&quot;,&quot;parse-names&quot;:false,&quot;dropping-particle&quot;:&quot;&quot;,&quot;non-dropping-particle&quot;:&quot;&quot;},{&quot;family&quot;:&quot;Dobaño&quot;,&quot;given&quot;:&quot;Carlota&quot;,&quot;parse-names&quot;:false,&quot;dropping-particle&quot;:&quot;&quot;,&quot;non-dropping-particle&quot;:&quot;&quot;},{&quot;family&quot;:&quot;Moncunill&quot;,&quot;given&quot;:&quot;Gemma&quot;,&quot;parse-names&quot;:false,&quot;dropping-particle&quot;:&quot;&quot;,&quot;non-dropping-particle&quot;:&quot;&quot;}],&quot;container-title&quot;:&quot;Journal of medical virology&quot;,&quot;container-title-short&quot;:&quot;J Med Virol&quot;,&quot;accessed&quot;:{&quot;date-parts&quot;:[[2024,10,3]]},&quot;DOI&quot;:&quot;10.1002/JMV.29713&quot;,&quot;ISSN&quot;:&quot;1096-9071&quot;,&quot;PMID&quot;:&quot;38874194&quot;,&quot;URL&quot;:&quot;https://pubmed.ncbi.nlm.nih.gov/38874194/&quot;,&quot;issued&quot;:{&quot;date-parts&quot;:[[2024,6,1]]},&quot;abstract&quot;:&quot;Anti-severe acute respiratory syndrome coronavirus 2 (SARS-CoV-2) seroprevalence is used to estimate the proportion of individuals within a population previously infected, to track viral transmission, and to monitor naturally and vaccine-induced immune protection. However, in sub-Saharan African settings, antibodies induced by higher exposure to pathogens may increase unspecific seroreactivity to SARS-CoV-2 antigens, resulting in false positive responses. To investigate the level and type of unspecific seroreactivitiy to SARS-CoV-2 in Africa, we measured immunoglobulin G (IgG), IgA, and IgM to a broad panel of antigens from different pathogens by Luminex in 602 plasma samples from African and European subjects differing in coronavirus disease 2019, malaria, and other exposures. Seroreactivity to SARS-CoV-2 antigens was higher in prepandemic African than in European samples and positively correlated with antibodies against human coronaviruses, helminths, protozoa, and especially Plasmodium falciparum. African subjects presented higher levels of autoantibodies, a surrogate of polyreactivity, which correlated with P. falciparum and SARS-CoV-2 antibodies. Finally, we found an improved sensitivity in the IgG assay in African samples when using urea as a chaotropic agent. In conclusion, our data suggest that polyreactive antibodies induced mostly by malaria are important mediators of the unspecific anti-SARS-CoV-2 responses, and that the use of dissociating agents in immunoassays could be useful for more accurate estimates of SARS-CoV-2 seroprevalence in African settings.&quot;,&quot;publisher&quot;:&quot;J Med Virol&quot;,&quot;issue&quot;:&quot;6&quot;,&quot;volume&quot;:&quot;96&quot;},&quot;isTemporary&quot;:false},{&quot;id&quot;:&quot;a7ba8c7c-013b-3dd1-8a9b-be521c9de341&quot;,&quot;itemData&quot;:{&quot;type&quot;:&quot;article-journal&quot;,&quot;id&quot;:&quot;a7ba8c7c-013b-3dd1-8a9b-be521c9de341&quot;,&quot;title&quot;:&quot;Coronavirus Antibody Responses before COVID-19 Pandemic, Africa and Thailand&quot;,&quot;author&quot;:[{&quot;family&quot;:&quot;Li&quot;,&quot;given&quot;:&quot;Yifan&quot;,&quot;parse-names&quot;:false,&quot;dropping-particle&quot;:&quot;&quot;,&quot;non-dropping-particle&quot;:&quot;&quot;},{&quot;family&quot;:&quot;Merbah&quot;,&quot;given&quot;:&quot;Mélanie&quot;,&quot;parse-names&quot;:false,&quot;dropping-particle&quot;:&quot;&quot;,&quot;non-dropping-particle&quot;:&quot;&quot;},{&quot;family&quot;:&quot;Wollen-Roberts&quot;,&quot;given&quot;:&quot;Suzanne&quot;,&quot;parse-names&quot;:false,&quot;dropping-particle&quot;:&quot;&quot;,&quot;non-dropping-particle&quot;:&quot;&quot;},{&quot;family&quot;:&quot;Beckman&quot;,&quot;given&quot;:&quot;Bradley&quot;,&quot;parse-names&quot;:false,&quot;dropping-particle&quot;:&quot;&quot;,&quot;non-dropping-particle&quot;:&quot;&quot;},{&quot;family&quot;:&quot;Mdluli&quot;,&quot;given&quot;:&quot;Thembi&quot;,&quot;parse-names&quot;:false,&quot;dropping-particle&quot;:&quot;&quot;,&quot;non-dropping-particle&quot;:&quot;&quot;},{&quot;family&quot;:&quot;Swafford&quot;,&quot;given&quot;:&quot;Isabella&quot;,&quot;parse-names&quot;:false,&quot;dropping-particle&quot;:&quot;&quot;,&quot;non-dropping-particle&quot;:&quot;&quot;},{&quot;family&quot;:&quot;Mayer&quot;,&quot;given&quot;:&quot;Sandra&quot;,&quot;parse-names&quot;:false,&quot;dropping-particle&quot;:&quot;V.&quot;,&quot;non-dropping-particle&quot;:&quot;&quot;},{&quot;family&quot;:&quot;King&quot;,&quot;given&quot;:&quot;Jocelyn&quot;,&quot;parse-names&quot;:false,&quot;dropping-particle&quot;:&quot;&quot;,&quot;non-dropping-particle&quot;:&quot;&quot;},{&quot;family&quot;:&quot;Corbitt&quot;,&quot;given&quot;:&quot;Courtney&quot;,&quot;parse-names&quot;:false,&quot;dropping-particle&quot;:&quot;&quot;,&quot;non-dropping-particle&quot;:&quot;&quot;},{&quot;family&quot;:&quot;Currier&quot;,&quot;given&quot;:&quot;Jeffrey R.&quot;,&quot;parse-names&quot;:false,&quot;dropping-particle&quot;:&quot;&quot;,&quot;non-dropping-particle&quot;:&quot;&quot;},{&quot;family&quot;:&quot;Liu&quot;,&quot;given&quot;:&quot;Heather&quot;,&quot;parse-names&quot;:false,&quot;dropping-particle&quot;:&quot;&quot;,&quot;non-dropping-particle&quot;:&quot;&quot;},{&quot;family&quot;:&quot;Esber&quot;,&quot;given&quot;:&quot;Allahna&quot;,&quot;parse-names&quot;:false,&quot;dropping-particle&quot;:&quot;&quot;,&quot;non-dropping-particle&quot;:&quot;&quot;},{&quot;family&quot;:&quot;Pinyakorn&quot;,&quot;given&quot;:&quot;Suteeraporn&quot;,&quot;parse-names&quot;:false,&quot;dropping-particle&quot;:&quot;&quot;,&quot;non-dropping-particle&quot;:&quot;&quot;},{&quot;family&quot;:&quot;Parikh&quot;,&quot;given&quot;:&quot;Ajay&quot;,&quot;parse-names&quot;:false,&quot;dropping-particle&quot;:&quot;&quot;,&quot;non-dropping-particle&quot;:&quot;&quot;},{&quot;family&quot;:&quot;Francisco&quot;,&quot;given&quot;:&quot;Leilani&quot;,&quot;parse-names&quot;:false,&quot;dropping-particle&quot;:&quot;V.&quot;,&quot;non-dropping-particle&quot;:&quot;&quot;},{&quot;family&quot;:&quot;Phanuphak&quot;,&quot;given&quot;:&quot;Nittaya&quot;,&quot;parse-names&quot;:false,&quot;dropping-particle&quot;:&quot;&quot;,&quot;non-dropping-particle&quot;:&quot;&quot;},{&quot;family&quot;:&quot;Maswai&quot;,&quot;given&quot;:&quot;Jonah&quot;,&quot;parse-names&quot;:false,&quot;dropping-particle&quot;:&quot;&quot;,&quot;non-dropping-particle&quot;:&quot;&quot;},{&quot;family&quot;:&quot;Owuoth&quot;,&quot;given&quot;:&quot;John&quot;,&quot;parse-names&quot;:false,&quot;dropping-particle&quot;:&quot;&quot;,&quot;non-dropping-particle&quot;:&quot;&quot;},{&quot;family&quot;:&quot;Kibuuka&quot;,&quot;given&quot;:&quot;Hannah&quot;,&quot;parse-names&quot;:false,&quot;dropping-particle&quot;:&quot;&quot;,&quot;non-dropping-particle&quot;:&quot;&quot;},{&quot;family&quot;:&quot;Iroezindu&quot;,&quot;given&quot;:&quot;Michael&quot;,&quot;parse-names&quot;:false,&quot;dropping-particle&quot;:&quot;&quot;,&quot;non-dropping-particle&quot;:&quot;&quot;},{&quot;family&quot;:&quot;Bahemana&quot;,&quot;given&quot;:&quot;Emmanuel&quot;,&quot;parse-names&quot;:false,&quot;dropping-particle&quot;:&quot;&quot;,&quot;non-dropping-particle&quot;:&quot;&quot;},{&quot;family&quot;:&quot;Vasan&quot;,&quot;given&quot;:&quot;Sandhya&quot;,&quot;parse-names&quot;:false,&quot;dropping-particle&quot;:&quot;&quot;,&quot;non-dropping-particle&quot;:&quot;&quot;},{&quot;family&quot;:&quot;Ake&quot;,&quot;given&quot;:&quot;Julie A.&quot;,&quot;parse-names&quot;:false,&quot;dropping-particle&quot;:&quot;&quot;,&quot;non-dropping-particle&quot;:&quot;&quot;},{&quot;family&quot;:&quot;Modjarrad&quot;,&quot;given&quot;:&quot;Kayvon&quot;,&quot;parse-names&quot;:false,&quot;dropping-particle&quot;:&quot;&quot;,&quot;non-dropping-particle&quot;:&quot;&quot;},{&quot;family&quot;:&quot;Gromowski&quot;,&quot;given&quot;:&quot;Gregory&quot;,&quot;parse-names&quot;:false,&quot;dropping-particle&quot;:&quot;&quot;,&quot;non-dropping-particle&quot;:&quot;&quot;},{&quot;family&quot;:&quot;Paquin-Proulx&quot;,&quot;given&quot;:&quot;Dominic&quot;,&quot;parse-names&quot;:false,&quot;dropping-particle&quot;:&quot;&quot;,&quot;non-dropping-particle&quot;:&quot;&quot;},{&quot;family&quot;:&quot;Rolland&quot;,&quot;given&quot;:&quot;Morgane&quot;,&quot;parse-names&quot;:false,&quot;dropping-particle&quot;:&quot;&quot;,&quot;non-dropping-particle&quot;:&quot;&quot;}],&quot;container-title&quot;:&quot;Emerging infectious diseases&quot;,&quot;container-title-short&quot;:&quot;Emerg Infect Dis&quot;,&quot;accessed&quot;:{&quot;date-parts&quot;:[[2024,10,3]]},&quot;DOI&quot;:&quot;10.3201/EID2811.221041&quot;,&quot;ISSN&quot;:&quot;1080-6059&quot;,&quot;PMID&quot;:&quot;36220131&quot;,&quot;URL&quot;:&quot;https://pubmed.ncbi.nlm.nih.gov/36220131/&quot;,&quot;issued&quot;:{&quot;date-parts&quot;:[[2022,11,1]]},&quot;page&quot;:&quot;2214-2225&quot;,&quot;abstract&quot;:&quot;Prior immune responses to coronaviruses might affect human SARS-CoV-2 response. We screened 2,565 serum and plasma samples collected from 2013 through early 2020, before the COVID-19 pandemic began, from 2,250 persons in 4 countries in Africa (Kenya, Nigeria, Tanzania, and Uganda) and in Thailand, including persons living with HIV-1. We detected IgG responses to SARS-CoV-2 spike (S) subunit 2 protein in 1.8% of participants. Profiling against 23 coronavirus antigens revealed that responses to S, subunit 2, or subunit 1 proteins were significantly more frequent than responses to the receptor-binding domain, S-Trimer, or nucleocapsid proteins (p&lt;0.0001). We observed similar responses in persons with or without HIV-1. Among all coronavirus antigens tested, SARS-CoV-2, SARS-CoV-1, and Middle East respiratory syndrome coronavirus antibody responses were much higher in participants from Africa than in participants from Thailand (p&lt;0.01). We noted less pronounced differences for endemic coronaviruses. Serosurveys could affect vaccine and monoclonal antibody distribution across global populations.&quot;,&quot;publisher&quot;:&quot;Emerg Infect Dis&quot;,&quot;issue&quot;:&quot;11&quot;,&quot;volume&quot;:&quot;28&quot;},&quot;isTemporary&quot;:false}]},{&quot;citationID&quot;:&quot;MENDELEY_CITATION_abe9d429-a9fb-4d78-8510-ad5eaafebf7b&quot;,&quot;properties&quot;:{&quot;noteIndex&quot;:0},&quot;isEdited&quot;:false,&quot;manualOverride&quot;:{&quot;isManuallyOverridden&quot;:false,&quot;citeprocText&quot;:&quot;[55]&quot;,&quot;manualOverrideText&quot;:&quot;&quot;},&quot;citationTag&quot;:&quot;MENDELEY_CITATION_v3_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a3VubmEiLCJnaXZlbiI6IkNoaXNvbSBKb3lxdWVlbmV0IiwicGFyc2UtbmFtZXMiOmZhbHNlLCJkcm9wcGluZy1wYXJ0aWNsZSI6IiIsIm5vbi1kcm9wcGluZy1wYXJ0aWNsZSI6IiJ9LHsiZmFtaWx5IjoiQWxhaGRhYiIsImdpdmVuIjoiRmFyZXM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HZXRpZSBMYWtlIiwicGFyc2UtbmFtZXMiOmZhbHNlLCJkcm9wcGluZy1wYXJ0aWNsZSI6IiIsIm5vbi1kcm9wcGluZy1wYXJ0aWNsZSI6IiJ9LHsiZmFtaWx5IjoiQXluYWxlbSIsImdpdmVuIjoiWWFyZWQgQXNtYXJlIiwicGFyc2UtbmFtZXMiOmZhbHNlLCJkcm9wcGluZy1wYXJ0aWNsZSI6IiIsIm5vbi1kcm9wcGluZy1wYXJ0aWNsZSI6IiJ9LHsiZmFtaWx5IjoiQXl6YSIsImdpdmVuIjoiTXVsdWtlbiBBbHRheW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lyaW5vcy1DYWNlcmVzIiwiZ2l2ZW4iOiJKZXN1cyBMb3JlbnpvIiwicGFyc2UtbmFtZXMiOmZhbHNlLCJkcm9wcGluZy1wYXJ0aWNsZSI6IiIsIm5vbi1kcm9wcGluZy1wYXJ0aWNsZSI6IiJ9LHsiZmFtaWx5IjoiQ2hvIiwiZ2l2ZW4iOiJEYW5pZWwgWW91bmd3aGFuIiwicGFyc2UtbmFtZXMiOmZhbHNlLCJkcm9wcGluZy1wYXJ0aWNsZSI6IiIsIm5vbi1kcm9wcGluZy1wYXJ0aWNsZSI6IiJ9LHsiZmFtaWx5IjoiQ2hvaSIsImdpdmVuIjoiSmVlIFlvdW5nIEphc21pbmU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UxhbmciLCJnaXZlbiI6Ik1hcmlz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b3oiLCJnaXZlbiI6IkdlYnJlIFRla2xlbWFyaWFt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LiIsInBhcnNlLW5hbWVzIjpmYWxzZSwiZHJvcHBpbmctcGFydGljbGUiOiIiLCJub24tZHJvcHBpbmctcGFydGljbGUiOiIifSx7ImZhbWlseSI6Ikl3dSIsImdpdmVuIjoiQ2hpZG96aWUgQy5ELiIsInBhcnNlLW5hbWVzIjpmYWxzZSwiZHJvcHBpbmctcGFydGljbGUiOiIiLCJub24tZHJvcHBpbmctcGFydGljbGUiOiIifSx7ImZhbWlseSI6Ikl3dSIsImdpdmVuIjoiQ2hpbndlIEp1bGlhbmE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ha2EiLCJnaXZlbiI6IkFudGhvbnk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E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W9oYW1tYWQgSGlmeiBVc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U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B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4iLCJwYXJzZS1uYW1lcyI6ZmFsc2UsImRyb3BwaW5nLXBhcnRpY2xlIjoiIiwibm9uLWRyb3BwaW5nLXBhcnRpY2xlIjoiIn0seyJmYW1pbHkiOiJSb2Ryw61ndWV6LVJhbcOtcmV6IiwiZ2l2ZW4iOiJTb25pYS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4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lZGkiLCJnaXZlbiI6IlJlemEiLCJwYXJzZS1uYW1lcyI6ZmFsc2UsImRyb3BwaW5nLXBhcnRpY2xlIjoiIiwibm9uLWRyb3BwaW5nLXBhcnRpY2xlIjoiIn0seyJmYW1pbHkiOiJTYWVlZGkgTW9naGFkZGFtIiwiZ2l2ZW4iOiJTYWhhciIsInBhcnNlLW5hbWVzIjpmYWxzZSwiZHJvcHBpbmctcGFydGljbGUiOiIiLCJub24tZHJvcHBpbmctcGFydGljbGUiOiIifSx7ImZhbWlseSI6IlNhZWlkaSIsImdpdmVuIjoiU2hhaHJhbSIsInBhcnNlLW5hbWVzIjpmYWxzZSwiZHJvcHBpbmctcGFydGljbGUiOiIiLCJub24tZHJvcHBpbmctcGFydGljbGUiOiIifSx7ImZhbWlseSI6IlNhZmFyaSIsImdpdmVuIjoiWWFoeWE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LiBNb2hhbW1hZCIsInBhcnNlLW5hbWVzIjpmYWxzZSwiZHJvcHBpbmctcGFydGljbGUiOiIiLCJub24tZHJvcHBpbmctcGFydGljbGUiOiIifSx7ImZhbWlseSI6IlNhbGFoc2hvb3IiLCJnaXZlbiI6Ik1vaGFtbWFkIFJlemEiLCJwYXJzZS1uYW1lcyI6ZmFsc2UsImRyb3BwaW5nLXBhcnRpY2xlIjoiIiwibm9uLWRyb3BwaW5nLXBhcnRpY2xlIjoiIn0seyJmYW1pbHkiOiJTYWxhbSIsImdpdmVuIjoiTmFzaXIiLCJwYXJzZS1uYW1lcyI6ZmFsc2UsImRyb3BwaW5nLXBhcnRpY2xlIjoiIiwibm9uLWRyb3BwaW5nLXBhcnRpY2xlIjoiIn0seyJmYW1pbHkiOiJTYWxhbWEiLCJnaXZlbiI6Ikpvc2VwaCBTLi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uIiwicGFyc2UtbmFtZXMiOmZhbHNlLCJkcm9wcGluZy1wYXJ0aWNsZSI6IiIsIm5vbi1kcm9wcGluZy1wYXJ0aWNsZSI6IiJ9LHsiZmFtaWx5IjoiU2Nod2VuZGlja2UiLCJnaXZlbiI6IkZhbGsiLCJwYXJzZS1uYW1lcyI6ZmFsc2UsImRyb3BwaW5nLXBhcnRpY2xlIjoiIiwibm9uLWRyb3BwaW5nLXBhcnRpY2xlIjoiIn0seyJmYW1pbHkiOiJTZWVkYXQiLCJnaXZlbiI6IlNvcmF5YSIsInBhcnNlLW5hbWVzIjpmYWxzZSwiZHJvcHBpbmctcGFydGljbGUiOiIiLCJub24tZHJvcHBpbmctcGFydGljbGUiOiIifSx7ImZhbWlseSI6IlNla2VyaWphIiwiZ2l2ZW4iOiJNYXJpb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RGllZ28gQXVndXN0byBTYW50b3MiLCJwYXJzZS1uYW1lcyI6ZmFsc2UsImRyb3BwaW5nLXBhcnRpY2xlIjoiIiwibm9uLWRyb3BwaW5nLXBhcnRpY2xlIjoiIn0seyJmYW1pbHkiOiJTaWx2YSIsImdpdmVuIjoiSm/Do28gUGVkcm8iLCJwYXJzZS1uYW1lcyI6ZmFsc2UsImRyb3BwaW5nLXBhcnRpY2xlIjoiIiwibm9uLWRyb3BwaW5nLXBhcnRpY2xlIjoiIn0seyJmYW1pbHkiOiJTaW1vbmV0dGkiLCJnaXZlbiI6IkJpYWdpbyIsInBhcnNlLW5hbWVzIjpmYWxzZSwiZHJvcHBpbmctcGFydGljbGUiOiIiLCJub24tZHJvcHBpbmctcGFydGljbGUiOiIifSx7ImZhbWlseSI6IlNpbXBzb24iLCJnaXZlbiI6Ikt5bGUgRS4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VyaWEiLCJnaXZlbiI6IkhhZml6IEFuc2FyIFJhc3VsIiwicGFyc2UtbmFtZXMiOmZhbHNlLCJkcm9wcGluZy1wYXJ0aWNsZSI6IiIsIm5vbi1kcm9wcGluZy1wYXJ0aWNsZSI6IiJ9LHsiZmFtaWx5IjoiU3VsaWFua2F0Y2hpIEFiZHVsa2FkZXIiLCJnaXZlbiI6IlJpendhbi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iwicGFyc2UtbmFtZXMiOmZhbHNlLCJkcm9wcGluZy1wYXJ0aWNsZSI6IiIsIm5vbi1kcm9wcGluZy1wYXJ0aWNsZSI6IiJ9LHsiZmFtaWx5IjoiVHJhaW5pIiwiZ2l2ZW4iOiJFdWdlbml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pYXMtTGxpbcOzcyIsImdpdmVuIjoiU2VyZ2kiLCJwYXJzZS1uYW1lcyI6ZmFsc2UsImRyb3BwaW5nLXBhcnRpY2xlIjoiIiwibm9uLWRyb3BwaW5nLXBhcnRpY2xlIjoiIn0seyJmYW1pbHkiOiJUcm9lZ2VyIiwiZ2l2ZW4iOiJDaHJpc3RvcGhlciBFLi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odSIsImdpdmVuIjoiQ29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&quot;,&quot;citationItems&quot;:[{&quot;id&quot;:&quot;c7a39d17-bbf7-3348-8eb9-c5677c48a5b1&quot;,&quot;itemData&quot;:{&quot;type&quot;:&quot;article-journal&quot;,&quot;id&quot;:&quot;c7a39d17-bbf7-3348-8eb9-c5677c48a5b1&quot;,&quot;title&quot;:&quot;Global burden of 369 diseases and injuries in 204 countries and territories, 1990–2019: a systematic analysis for the Global Burden of Disease Study 2019&quot;,&quot;author&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quot;,&quot;given&quot;:&quot;Mohammad&quot;,&quot;parse-names&quot;:false,&quot;dropping-particle&quot;:&quot;&quot;,&quot;non-dropping-particle&quot;:&quot;&quot;},{&quot;family&quot;:&quot;Abbasifard&quot;,&quot;given&quot;:&quot;Mitra&quot;,&quot;parse-names&quot;:false,&quot;dropping-particle&quot;:&quot;&quot;,&quot;non-dropping-particle&quot;:&quot;&quot;},{&quot;family&quot;:&quot;Abbasi-Kangevari&quot;,&quot;given&quot;:&quot;Mohsen&quot;,&quot;parse-names&quot;:false,&quot;dropping-particle&quot;:&quot;&quot;,&quot;non-dropping-particle&quot;:&quot;&quot;},{&quot;family&quot;:&quot;Abbastabar&quot;,&quot;given&quot;:&quot;Hedayat&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edi&quot;,&quot;given&quot;:&quot;Aidin&quot;,&quot;parse-names&quot;:false,&quot;dropping-particle&quot;:&quot;&quot;,&quot;non-dropping-particle&quot;:&quot;&quot;},{&quot;family&quot;:&quot;Abedi&quot;,&quot;given&quot;:&quot;Parisa&quot;,&quot;parse-names&quot;:false,&quot;dropping-particle&quot;:&quot;&quot;,&quot;non-dropping-particle&quot;:&quot;&quot;},{&quot;family&quot;:&quot;Abegaz&quot;,&quot;given&quot;:&quot;Kedir Hussein&quot;,&quot;parse-names&quot;:false,&quot;dropping-particle&quot;:&quot;&quot;,&quot;non-dropping-particle&quot;:&quot;&quot;},{&quot;family&quot;:&quot;Abolhassani&quot;,&quot;given&quot;:&quot;Hassan&quot;,&quot;parse-names&quot;:false,&quot;dropping-particle&quot;:&quot;&quot;,&quot;non-dropping-particle&quot;:&quot;&quot;},{&quot;family&quot;:&quot;Abosetugn&quot;,&quot;given&quot;:&quot;Akine Eshete&quot;,&quot;parse-names&quot;:false,&quot;dropping-particle&quot;:&quot;&quot;,&quot;non-dropping-particle&quot;:&quot;&quot;},{&quot;family&quot;:&quot;Aboyans&quot;,&quot;given&quot;:&quot;Victor&quot;,&quot;parse-names&quot;:false,&quot;dropping-particle&quot;:&quot;&quot;,&quot;non-dropping-particle&quot;:&quot;&quot;},{&quot;family&quot;:&quot;Abrams&quot;,&quot;given&quot;:&quot;Elissa M.&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M.&quot;,&quot;parse-names&quot;:false,&quot;dropping-particle&quot;:&quot;&quot;,&quot;non-dropping-particle&quot;:&quot;&quot;},{&quot;family&quot;:&quot;Abu Haimed&quot;,&quot;given&quot;:&quot;Abdulaziz Khalid&quot;,&quot;parse-names&quot;:false,&quot;dropping-particle&quot;:&quot;&quot;,&quot;non-dropping-particle&quot;:&quot;&quot;},{&quot;family&quot;:&quot;Abualhasan&quot;,&quot;given&quot;:&quot;Ahmed&quot;,&quot;parse-names&quot;:false,&quot;dropping-particle&quot;:&quot;&quot;,&quot;non-dropping-particle&quot;:&quot;&quot;},{&quot;family&quot;:&quot;Abu-Gharbieh&quot;,&quot;given&quot;:&quot;Eman&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cebedo&quot;,&quot;given&quot;:&quot;Alyssa&quot;,&quot;parse-names&quot;:false,&quot;dropping-particle&quot;:&quot;&quot;,&quot;non-dropping-particle&quot;:&quot;&quot;},{&quot;family&quot;:&quot;Ackerman&quot;,&quot;given&quot;:&quot;Ilana N.&quot;,&quot;parse-names&quot;:false,&quot;dropping-particle&quot;:&quot;&quot;,&quot;non-dropping-particle&quot;:&quot;&quot;},{&quot;family&quot;:&quot;Adabi&quot;,&quot;given&quot;:&quot;Maryam&quot;,&quot;parse-names&quot;:false,&quot;dropping-particle&quot;:&quot;&quot;,&quot;non-dropping-particle&quot;:&quot;&quot;},{&quot;family&quot;:&quot;Adair&quot;,&quot;given&quot;:&quot;Tim&quot;,&quot;parse-names&quot;:false,&quot;dropping-particle&quot;:&quot;&quot;,&quot;non-dropping-particle&quot;:&quot;&quot;},{&quot;family&quot;:&quot;Adamu&quot;,&quot;given&quot;:&quot;Abdu A.&quot;,&quot;parse-names&quot;:false,&quot;dropping-particle&quot;:&quot;&quot;,&quot;non-dropping-particle&quot;:&quot;&quot;},{&quot;family&quot;:&quot;Adebayo&quot;,&quot;given&quot;:&quot;Oladimeji M.&quot;,&quot;parse-names&quot;:false,&quot;dropping-particle&quot;:&quot;&quot;,&quot;non-dropping-particle&quot;:&quot;&quot;},{&quot;family&quot;:&quot;Adedeji&quot;,&quot;given&quot;:&quot;Isaac Akinkunmi&quot;,&quot;parse-names&quot;:false,&quot;dropping-particle&quot;:&quot;&quot;,&quot;non-dropping-particle&quot;:&quot;&quot;},{&quot;family&quot;:&quot;Adekanmbi&quot;,&quot;given&quot;:&quot;Victor&quot;,&quot;parse-names&quot;:false,&quot;dropping-particle&quot;:&quot;&quot;,&quot;non-dropping-particle&quot;:&quot;&quot;},{&quot;family&quot;:&quot;Adelson&quot;,&quot;given&quot;:&quot;Jaimie D.&quot;,&quot;parse-names&quot;:false,&quot;dropping-particle&quot;:&quot;&quot;,&quot;non-dropping-particle&quot;:&quot;&quot;},{&quot;family&quot;:&quot;Adeoye&quot;,&quot;given&quot;:&quot;Abiodun Moshoo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dvani&quot;,&quot;given&quot;:&quot;Shailesh M.&quot;,&quot;parse-names&quot;:false,&quot;dropping-particle&quot;:&quot;&quot;,&quot;non-dropping-particle&quot;:&quot;&quot;},{&quot;family&quot;:&quot;Afarideh&quot;,&quot;given&quot;:&quot;Mohsen&quot;,&quot;parse-names&quot;:false,&quot;dropping-particle&quot;:&quot;&quot;,&quot;non-dropping-particle&quot;:&quot;&quot;},{&quot;family&quot;:&quot;Afshari&quot;,&quot;given&quot;:&quot;Mahdi&quot;,&quot;parse-names&quot;:false,&quot;dropping-particle&quot;:&quot;&quot;,&quot;non-dropping-particle&quot;:&quot;&quot;},{&quot;family&quot;:&quot;Afshin&quot;,&quot;given&quot;:&quot;Ashkan&quot;,&quot;parse-names&quot;:false,&quot;dropping-particle&quot;:&quot;&quot;,&quot;non-dropping-particle&quot;:&quot;&quot;},{&quot;family&quot;:&quot;Agardh&quot;,&quot;given&quot;:&quot;Emilie E.&quot;,&quot;parse-names&quot;:false,&quot;dropping-particle&quot;:&quot;&quot;,&quot;non-dropping-particle&quot;:&quot;&quot;},{&quot;family&quot;:&quot;Agarwal&quot;,&quot;given&quot;:&quot;Gina&quot;,&quot;parse-names&quot;:false,&quot;dropping-particle&quot;:&quot;&quot;,&quot;non-dropping-particle&quot;:&quot;&quot;},{&quot;family&quot;:&quot;Agasthi&quot;,&quot;given&quot;:&quot;Pradyumna&quot;,&quot;parse-names&quot;:false,&quot;dropping-particle&quot;:&quot;&quot;,&quot;non-dropping-particle&quot;:&quot;&quot;},{&quot;family&quot;:&quot;Agesa&quot;,&quot;given&quot;:&quot;Kareha M.&quot;,&quot;parse-names&quot;:false,&quot;dropping-particle&quot;:&quot;&quot;,&quot;non-dropping-particle&quot;:&quot;&quot;},{&quot;family&quot;:&quot;Aghaali&quot;,&quot;given&quot;:&quot;Mohammad&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Alireza&quot;,&quot;parse-names&quot;:false,&quot;dropping-particle&quot;:&quot;&quot;,&quot;non-dropping-particle&quot;:&quot;&quot;},{&quot;family&quot;:&quot;Ahmadi&quot;,&quot;given&quot;:&quot;Keivan&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adpour&quot;,&quot;given&quot;:&quot;Ehsan&quot;,&quot;parse-names&quot;:false,&quot;dropping-particle&quot;:&quot;&quot;,&quot;non-dropping-particle&quot;:&quot;&quot;},{&quot;family&quot;:&quot;Ahmed&quot;,&quot;given&quot;:&quot;Muktar Beshir&quot;,&quot;parse-names&quot;:false,&quot;dropping-particle&quot;:&quot;&quot;,&quot;non-dropping-particle&quot;:&quot;&quot;},{&quot;family&quot;:&quot;Aji&quot;,&quot;given&quot;:&quot;Budi&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kunna&quot;,&quot;given&quot;:&quot;Chisom Joyqueenet&quot;,&quot;parse-names&quot;:false,&quot;dropping-particle&quot;:&quot;&quot;,&quot;non-dropping-particle&quot;:&quot;&quot;},{&quot;family&quot;:&quot;Alahdab&quot;,&quot;given&quot;:&quot;Fares&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Noore&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ezi&quot;,&quot;given&quot;:&quot;Fahad Mashhour&quot;,&quot;parse-names&quot;:false,&quot;dropping-particle&quot;:&quot;&quot;,&quot;non-dropping-particle&quot;:&quot;&quot;},{&quot;family&quot;:&quot;Alanzi&quot;,&quot;given&quot;:&quot;Turki M.&quot;,&quot;parse-names&quot;:false,&quot;dropping-particle&quot;:&quot;&quot;,&quot;non-dropping-particle&quot;:&quot;&quot;},{&quot;family&quot;:&quot;Albertson&quot;,&quot;given&quot;:&quot;Samuel B.&quot;,&quot;parse-names&quot;:false,&quot;dropping-particle&quot;:&quot;&quot;,&quot;non-dropping-particle&quot;:&quot;&quot;},{&quot;family&quot;:&quot;Alcalde-Rabanal&quot;,&quot;given&quot;:&quot;Jacqueline Elizabeth&quot;,&quot;parse-names&quot;:false,&quot;dropping-particle&quot;:&quot;&quot;,&quot;non-dropping-particle&quot;:&quot;&quot;},{&quot;family&quot;:&quot;Alema&quot;,&quot;given&quot;:&quot;Niguse Meles&quot;,&quot;parse-names&quot;:false,&quot;dropping-particle&quot;:&quot;&quot;,&quot;non-dropping-particle&quot;:&quot;&quot;},{&quot;family&quot;:&quot;Alemu&quot;,&quot;given&quot;:&quot;Biresaw Wassihun&quot;,&quot;parse-names&quot;:false,&quot;dropping-particle&quot;:&quot;&quot;,&quot;non-dropping-particle&quot;:&quot;&quot;},{&quot;family&quot;:&quot;Alemu&quot;,&quot;given&quot;:&quot;Yihun Mulugeta&quot;,&quot;parse-names&quot;:false,&quot;dropping-particle&quot;:&quot;&quot;,&quot;non-dropping-particle&quot;:&quot;&quot;},{&quot;family&quot;:&quot;Alhabib&quot;,&quot;given&quot;:&quot;Khalid F.&quot;,&quot;parse-names&quot;:false,&quot;dropping-particle&quot;:&quot;&quot;,&quot;non-dropping-particle&quot;:&quot;&quot;},{&quot;family&quot;:&quot;Alhassan&quot;,&quot;given&quot;:&quot;Robert Kaba&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janzadeh&quot;,&quot;given&quot;:&quot;Mehran&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izade&quot;,&quot;given&quot;:&quot;Hesam&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di&quot;,&quot;given&quot;:&quot;Majid Abdulrahman Hamad&quot;,&quot;parse-names&quot;:false,&quot;dropping-particle&quot;:&quot;&quot;,&quot;non-dropping-particle&quot;:&quot;&quot;},{&quot;family&quot;:&quot;Almasi&quot;,&quot;given&quot;:&quot;Ali&quot;,&quot;parse-names&quot;:false,&quot;dropping-particle&quot;:&quot;&quot;,&quot;non-dropping-particle&quot;:&quot;&quot;},{&quot;family&quot;:&quot;Almasi-Hashiani&quot;,&quot;given&quot;:&quot;Amir&quot;,&quot;parse-names&quot;:false,&quot;dropping-particle&quot;:&quot;&quot;,&quot;non-dropping-particle&quot;:&quot;&quot;},{&quot;family&quot;:&quot;Almasri&quot;,&quot;given&quot;:&quot;Nihad A.&quot;,&quot;parse-names&quot;:false,&quot;dropping-particle&quot;:&quot;&quot;,&quot;non-dropping-particle&quot;:&quot;&quot;},{&quot;family&quot;:&quot;Al-Mekhlafi&quot;,&quot;given&quot;:&quot;Hesham M.&quot;,&quot;parse-names&quot;:false,&quot;dropping-particle&quot;:&quot;&quot;,&quot;non-dropping-particle&quot;:&quot;&quot;},{&quot;family&quot;:&quot;Almulhim&quot;,&quot;given&quot;:&quot;Abdulaziz M.&quot;,&quot;parse-names&quot;:false,&quot;dropping-particle&quot;:&quot;&quot;,&quot;non-dropping-particle&quot;:&quot;&quot;},{&quot;family&quot;:&quot;Alonso&quot;,&quot;given&quot;:&quot;Jordi&quot;,&quot;parse-names&quot;:false,&quot;dropping-particle&quot;:&quot;&quot;,&quot;non-dropping-particle&quot;:&quot;&quot;},{&quot;family&quot;:&quot;Al-Raddadi&quot;,&quot;given&quot;:&quot;Rajaa M.&quot;,&quot;parse-names&quot;:false,&quot;dropping-particle&quot;:&quot;&quot;,&quot;non-dropping-particle&quot;:&quot;&quot;},{&quot;family&quot;:&quot;Altirkawi&quot;,&quot;given&quot;:&quot;Khalid A.&quot;,&quot;parse-names&quot;:false,&quot;dropping-particle&quot;:&quot;&quot;,&quot;non-dropping-particle&quot;:&quot;&quot;},{&quot;family&quot;:&quot;Alumran&quot;,&quot;given&quot;:&quot;Arwa Khalid&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mare&quot;,&quot;given&quot;:&quot;Azmeraw T.&quot;,&quot;parse-names&quot;:false,&quot;dropping-particle&quot;:&quot;&quot;,&quot;non-dropping-particle&quot;:&quot;&quot;},{&quot;family&quot;:&quot;Amare&quot;,&quot;given&quot;:&quot;Bekalu&quot;,&quot;parse-names&quot;:false,&quot;dropping-particle&quot;:&quot;&quot;,&quot;non-dropping-particle&quot;:&quot;&quot;},{&quot;family&quot;:&quot;Amini&quot;,&quot;given&quot;:&quot;Saeed&quot;,&quot;parse-names&quot;:false,&quot;dropping-particle&quot;:&quot;&quot;,&quot;non-dropping-particle&quot;:&quot;&quot;},{&quot;family&quot;:&quot;Amini-Rarani&quot;,&quot;given&quot;:&quot;Mostafa&quot;,&quot;parse-names&quot;:false,&quot;dropping-particle&quot;:&quot;&quot;,&quot;non-dropping-particle&quot;:&quot;&quot;},{&quot;family&quot;:&quot;Aminorroaya&quot;,&quot;given&quot;:&quot;Arya&quot;,&quot;parse-names&quot;:false,&quot;dropping-particle&quot;:&quot;&quot;,&quot;non-dropping-particle&quot;:&quot;&quot;},{&quot;family&quot;:&quot;Amiri&quot;,&quot;given&quot;:&quot;Fatemeh&quot;,&quot;parse-names&quot;:false,&quot;dropping-particle&quot;:&quot;&quot;,&quot;non-dropping-particle&quot;:&quot;&quot;},{&quot;family&quot;:&quot;Amit&quot;,&quot;given&quot;:&quot;Arianna Maever L.&quot;,&quot;parse-names&quot;:false,&quot;dropping-particle&quot;:&quot;&quot;,&quot;non-dropping-particle&quot;:&quot;&quot;},{&quot;family&quot;:&quot;Amugsi&quot;,&quot;given&quot;:&quot;Dickson A.&quot;,&quot;parse-names&quot;:false,&quot;dropping-particle&quot;:&quot;&quot;,&quot;non-dropping-particle&quot;:&quot;&quot;},{&quot;family&quot;:&quot;Amul&quot;,&quot;given&quot;:&quot;Gianna Gayle Herrera&quot;,&quot;parse-names&quot;:false,&quot;dropping-particle&quot;:&quot;&quot;,&quot;non-dropping-particle&quot;:&quot;&quot;},{&quot;family&quot;:&quot;Anbesu&quot;,&quot;given&quot;:&quot;Etsay Woldu&quot;,&quot;parse-names&quot;:false,&quot;dropping-particle&quot;:&quot;&quot;,&quot;non-dropping-particle&quot;:&quot;&quot;},{&quot;family&quot;:&quot;Ancuceanu&quot;,&quot;given&quot;:&quot;Robert&quot;,&quot;parse-names&quot;:false,&quot;dropping-particle&quot;:&quot;&quot;,&quot;non-dropping-particle&quot;:&quot;&quot;},{&quot;family&quot;:&quot;Anderlini&quot;,&quot;given&quot;:&quot;Deanna&quot;,&quot;parse-names&quot;:false,&quot;dropping-particle&quot;:&quot;&quot;,&quot;non-dropping-particle&quot;:&quot;&quot;},{&quot;family&quot;:&quot;Anderson&quot;,&quot;given&quot;:&quot;Jason 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droudi&quot;,&quot;given&quot;:&quot;Sofia&quot;,&quot;parse-names&quot;:false,&quot;dropping-particle&quot;:&quot;&quot;,&quot;non-dropping-particle&quot;:&quot;&quot;},{&quot;family&quot;:&quot;Angus&quot;,&quot;given&quot;:&quot;Colin&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quot;,&quot;given&quot;:&quot;Iman&quot;,&quot;parse-names&quot;:false,&quot;dropping-particle&quot;:&quot;&quot;,&quot;non-dropping-particle&quot;:&quot;&quot;},{&quot;family&quot;:&quot;Ansari-Moghaddam&quot;,&quot;given&quot;:&quot;Alireza&quot;,&quot;parse-names&quot;:false,&quot;dropping-particle&quot;:&quot;&quot;,&quot;non-dropping-particle&quot;:&quot;&quot;},{&quot;family&quot;:&quot;Antonazzo&quot;,&quot;given&quot;:&quot;Ippazio Cosimo&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ppiah&quot;,&quot;given&quot;:&quot;Seth Christopher Yaw&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avkin&quot;,&quot;given&quot;:&quot;Aleksandr Y.&quot;,&quot;parse-names&quot;:false,&quot;dropping-particle&quot;:&quot;&quot;,&quot;non-dropping-particle&quot;:&quot;&quot;},{&quot;family&quot;:&quot;Arba&quot;,&quot;given&quot;:&quot;Aseb Arba Kinfe&quot;,&quot;parse-names&quot;:false,&quot;dropping-particle&quot;:&quot;&quot;,&quot;non-dropping-particle&quot;:&quot;&quot;},{&quot;family&quot;:&quot;Aremu&quot;,&quot;given&quot;:&quot;Olatunde&quot;,&quot;parse-names&quot;:false,&quot;dropping-particle&quot;:&quot;&quot;,&quot;non-dropping-particle&quot;:&quot;&quot;},{&quot;family&quot;:&quot;Ariani&quot;,&quot;given&quot;:&quot;Filippo&quot;,&quot;parse-names&quot;:false,&quot;dropping-particle&quot;:&quot;&quot;,&quot;non-dropping-particle&quot;:&quot;&quot;},{&quot;family&quot;:&quot;Aripov&quot;,&quot;given&quot;:&quot;Timur&quot;,&quot;parse-names&quot;:false,&quot;dropping-particle&quot;:&quot;&quot;,&quot;non-dropping-particle&quot;:&quot;&quot;},{&quot;family&quot;:&quot;Armoon&quot;,&quot;given&quot;:&quot;Bahram&quot;,&quot;parse-names&quot;:false,&quot;dropping-particle&quot;:&quot;&quot;,&quot;non-dropping-particle&quot;:&quot;&quot;},{&quot;family&quot;:&quot;Ärnlöv&quot;,&quot;given&quot;:&quot;Johan&quot;,&quot;parse-names&quot;:false,&quot;dropping-particle&quot;:&quot;&quot;,&quot;non-dropping-particle&quot;:&quot;&quot;},{&quot;family&quot;:&quot;Arowosegbe&quot;,&quot;given&quot;:&quot;Oluwaseyi Olalekan&quot;,&quot;parse-names&quot;:false,&quot;dropping-particle&quot;:&quot;&quot;,&quot;non-dropping-particle&quot;:&quot;&quot;},{&quot;family&quot;:&quot;Aryal&quot;,&quot;given&quot;:&quot;Krishna K.&quot;,&quot;parse-names&quot;:false,&quot;dropping-particle&quot;:&quot;&quot;,&quot;non-dropping-particle&quot;:&quot;&quot;},{&quot;family&quot;:&quot;Arzani&quot;,&quot;given&quot;:&quot;Afsaneh&quot;,&quot;parse-names&quot;:false,&quot;dropping-particle&quot;:&quot;&quot;,&quot;non-dropping-particle&quot;:&quot;&quot;},{&quot;family&quot;:&quot;Asaad&quot;,&quot;given&quot;:&quot;Malke&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gari&quot;,&quot;given&quot;:&quot;Samaneh&quot;,&quot;parse-names&quot;:false,&quot;dropping-particle&quot;:&quot;&quot;,&quot;non-dropping-particle&quot;:&quot;&quot;},{&quot;family&quot;:&quot;Asghari&quot;,&quot;given&quot;:&quot;Babak&quot;,&quot;parse-names&quot;:false,&quot;dropping-particle&quot;:&quot;&quot;,&quot;non-dropping-particle&quot;:&quot;&quot;},{&quot;family&quot;:&quot;Asghari Jafarabadi&quot;,&quot;given&quot;:&quot;Mohammad&quot;,&quot;parse-names&quot;:false,&quot;dropping-particle&quot;:&quot;&quot;,&quot;non-dropping-particle&quot;:&quot;&quot;},{&quot;family&quot;:&quot;Ashbaugh&quot;,&quot;given&quot;:&quot;Charlie&quot;,&quot;parse-names&quot;:false,&quot;dropping-particle&quot;:&quot;&quot;,&quot;non-dropping-particle&quot;:&quot;&quot;},{&quot;family&quot;:&quot;Assmus&quot;,&quot;given&quot;:&quot;Michael&quot;,&quot;parse-names&quot;:false,&quot;dropping-particle&quot;:&quot;&quot;,&quot;non-dropping-particle&quot;:&quot;&quot;},{&quot;family&quot;:&quot;Atafar&quot;,&quot;given&quot;:&quot;Zahra&quot;,&quot;parse-names&quot;:false,&quot;dropping-particle&quot;:&quot;&quot;,&quot;non-dropping-particle&quot;:&quot;&quot;},{&quot;family&quot;:&quot;Athari&quot;,&quot;given&quot;:&quot;Seyyed Shamsadin&quot;,&quot;parse-names&quot;:false,&quot;dropping-particle&quot;:&quot;&quot;,&quot;non-dropping-particle&quot;:&quot;&quot;},{&quot;family&quot;:&quot;Atnafu&quot;,&quot;given&quot;:&quot;Desta Debalkie&quot;,&quot;parse-names&quot;:false,&quot;dropping-particle&quot;:&quot;&quot;,&quot;non-dropping-particle&quot;:&quot;&quot;},{&quot;family&quot;:&quot;Atout&quot;,&quot;given&quot;:&quot;Maha Moh d.Wahbi&quot;,&quot;parse-names&quot;:false,&quot;dropping-particle&quot;:&quot;&quot;,&quot;non-dropping-particle&quot;:&quot;&quot;},{&quot;family&quot;:&quot;Atre&quot;,&quot;given&quot;:&quot;Sachin R.&quot;,&quot;parse-names&quot;:false,&quot;dropping-particle&quot;:&quot;&quot;,&quot;non-dropping-particle&quot;:&quot;&quot;},{&quot;family&quot;:&quot;Atteraya&quot;,&quot;given&quot;:&quot;Madhu Sudhan&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vila-Burgos&quot;,&quot;given&quot;:&quot;Leticia&quot;,&quot;parse-names&quot;:false,&quot;dropping-particle&quot;:&quot;&quot;,&quot;non-dropping-particle&quot;:&quot;&quot;},{&quot;family&quot;:&quot;Avokpaho&quot;,&quot;given&quot;:&quot;Euripide Frinel Gbenato Arthur&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ynalem&quot;,&quot;given&quot;:&quot;Getie Lake&quot;,&quot;parse-names&quot;:false,&quot;dropping-particle&quot;:&quot;&quot;,&quot;non-dropping-particle&quot;:&quot;&quot;},{&quot;family&quot;:&quot;Aynalem&quot;,&quot;given&quot;:&quot;Yared Asmare&quot;,&quot;parse-names&quot;:false,&quot;dropping-particle&quot;:&quot;&quot;,&quot;non-dropping-particle&quot;:&quot;&quot;},{&quot;family&quot;:&quot;Ayza&quot;,&quot;given&quot;:&quot;Muluken Altay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Azhar&quot;,&quot;given&quot;:&quot;Gulrez&quot;,&quot;parse-names&quot;:false,&quot;dropping-particle&quot;:&quot;&quot;,&quot;non-dropping-particle&quot;:&quot;&quot;},{&quot;family&quot;:&quot;Azzopardi&quot;,&quot;given&quot;:&quot;Peter S.&quot;,&quot;parse-names&quot;:false,&quot;dropping-particle&quot;:&quot;&quot;,&quot;non-dropping-particle&quot;:&quot;&quot;},{&quot;family&quot;:&quot;Darshan&quot;,&quot;given&quot;:&quot;B. B.&quot;,&quot;parse-names&quot;:false,&quot;dropping-particle&quot;:&quot;&quot;,&quot;non-dropping-particle&quot;:&quot;&quot;},{&quot;family&quot;:&quot;Babaee&quot;,&quot;given&quot;:&quot;Ebrahim&quot;,&quot;parse-names&quot;:false,&quot;dropping-particle&quot;:&quot;&quot;,&quot;non-dropping-particle&quot;:&quot;&quot;},{&quot;family&quot;:&quot;Badawi&quot;,&quot;given&quot;:&quot;Alaa&quot;,&quot;parse-names&quot;:false,&quot;dropping-particle&quot;:&quot;&quot;,&quot;non-dropping-particle&quot;:&quot;&quot;},{&quot;family&quot;:&quot;Badiye&quot;,&quot;given&quot;:&quot;Ashish D.&quot;,&quot;parse-names&quot;:false,&quot;dropping-particle&quot;:&quot;&quot;,&quot;non-dropping-particle&quot;:&quot;&quot;},{&quot;family&quot;:&quot;Bagherzadeh&quot;,&quot;given&quot;:&quot;Mojtaba&quot;,&quot;parse-names&quot;:false,&quot;dropping-particle&quot;:&quot;&quot;,&quot;non-dropping-particle&quot;:&quot;&quot;},{&quot;family&quot;:&quot;Bagli&quot;,&quot;given&quot;:&quot;Eleni&quot;,&quot;parse-names&quot;:false,&quot;dropping-particle&quot;:&quot;&quot;,&quot;non-dropping-particle&quot;:&quot;&quot;},{&quot;family&quot;:&quot;Bahrami&quot;,&quot;given&quot;:&quot;Mohammad Amin&quot;,&quot;parse-names&quot;:false,&quot;dropping-particle&quot;:&quot;&quot;,&quot;non-dropping-particle&quot;:&quot;&quot;},{&quot;family&quot;:&quot;Baig&quot;,&quot;given&quot;:&quot;Atif Amin&quot;,&quot;parse-names&quot;:false,&quot;dropping-particle&quot;:&quot;&quot;,&quot;non-dropping-particle&quot;:&quot;&quot;},{&quot;family&quot;:&quot;Bairwa&quot;,&quot;given&quot;:&quot;Mohan&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kkannavar&quot;,&quot;given&quot;:&quot;Shankar M.&quot;,&quot;parse-names&quot;:false,&quot;dropping-particle&quot;:&quot;&quot;,&quot;non-dropping-particle&quot;:&quot;&quot;},{&quot;family&quot;:&quot;Balachandran&quot;,&quot;given&quot;:&quot;Arun&quot;,&quot;parse-names&quot;:false,&quot;dropping-particle&quot;:&quot;&quot;,&quot;non-dropping-particle&quot;:&quot;&quot;},{&quot;family&quot;:&quot;Balakrishnan&quot;,&quot;given&quot;:&quot;Senthilkumar&quot;,&quot;parse-names&quot;:false,&quot;dropping-particle&quot;:&quot;&quot;,&quot;non-dropping-particle&quot;:&quot;&quot;},{&quot;family&quot;:&quot;Balalla&quot;,&quot;given&quot;:&quot;Shivanthi&quot;,&quot;parse-names&quot;:false,&quot;dropping-particle&quot;:&quot;&quot;,&quot;non-dropping-particle&quot;:&quot;&quot;},{&quot;family&quot;:&quot;Balassyano&quot;,&quot;given&quot;:&quot;Shelly&quot;,&quot;parse-names&quot;:false,&quot;dropping-particle&quot;:&quot;&quot;,&quot;non-dropping-particle&quot;:&quot;&quot;},{&quot;family&quot;:&quot;Baldasseroni&quot;,&quot;given&quot;:&quot;Alberto&quot;,&quot;parse-names&quot;:false,&quot;dropping-particle&quot;:&quot;&quot;,&quot;non-dropping-particle&quot;:&quot;&quot;},{&quot;family&quot;:&quot;Ball&quot;,&quot;given&quot;:&quot;Kylie&quot;,&quot;parse-names&quot;:false,&quot;dropping-particle&quot;:&quot;&quot;,&quot;non-dropping-particle&quot;:&quot;&quot;},{&quot;family&quot;:&quot;Ballew&quot;,&quot;given&quot;:&quot;Shoshana H.&quot;,&quot;parse-names&quot;:false,&quot;dropping-particle&quot;:&quot;&quot;,&quot;non-dropping-particle&quot;:&quot;&quot;},{&quot;family&quot;:&quot;Balzi&quot;,&quot;given&quot;:&quot;Daniela&quot;,&quot;parse-names&quot;:false,&quot;dropping-particle&quot;:&quot;&quot;,&quot;non-dropping-particle&quot;:&quot;&quot;},{&quot;family&quot;:&quot;Banach&quot;,&quot;given&quot;:&quot;Maciej&quot;,&quot;parse-names&quot;:false,&quot;dropping-particle&quot;:&quot;&quot;,&quot;non-dropping-particle&quot;:&quot;&quot;},{&quot;family&quot;:&quot;Banerjee&quot;,&quot;given&quot;:&quot;Srikanta K.&quot;,&quot;parse-names&quot;:false,&quot;dropping-particle&quot;:&quot;&quot;,&quot;non-dropping-particle&quot;:&quot;&quot;},{&quot;family&quot;:&quot;Banik&quot;,&quot;given&quot;:&quot;Palash Chandra&quot;,&quot;parse-names&quot;:false,&quot;dropping-particle&quot;:&quot;&quot;,&quot;non-dropping-particle&quot;:&quot;&quot;},{&quot;family&quot;:&quot;Bannick&quot;,&quot;given&quot;:&quot;Marlena S.&quot;,&quot;parse-names&quot;:false,&quot;dropping-particle&quot;:&quot;&quot;,&quot;non-dropping-particle&quot;:&quot;&quot;},{&quot;family&quot;:&quot;Bante&quot;,&quot;given&quot;:&quot;Agegnehu Bante&quot;,&quot;parse-names&quot;:false,&quot;dropping-particle&quot;:&quot;&quot;,&quot;non-dropping-particle&quot;:&quot;&quot;},{&quot;family&quot;:&quot;Bante&quot;,&quot;given&quot;:&quot;Simachew Animen&quot;,&quot;parse-names&quot;:false,&quot;dropping-particle&quot;:&quot;&quot;,&quot;non-dropping-particle&quot;:&quot;&quot;},{&quot;family&quot;:&quot;Baraki&quot;,&quot;given&quot;:&quot;Adhanom Gebreegziabher&quot;,&quot;parse-names&quot;:false,&quot;dropping-particle&quot;:&quot;&quot;,&quot;non-dropping-particle&quot;:&quot;&quot;},{&quot;family&quot;:&quot;Barboza&quot;,&quot;given&quot;:&quot;Miguel A.&quot;,&quot;parse-names&quot;:false,&quot;dropping-particle&quot;:&quot;&quot;,&quot;non-dropping-particle&quot;:&quot;&quot;},{&quot;family&quot;:&quot;Barker-Collo&quot;,&quot;given&quot;:&quot;Suzanne Lyn&quot;,&quot;parse-names&quot;:false,&quot;dropping-particle&quot;:&quot;&quot;,&quot;non-dropping-particle&quot;:&quot;&quot;},{&quot;family&quot;:&quot;Bärnighausen&quot;,&quot;given&quot;:&quot;Till Winfried&quot;,&quot;parse-names&quot;:false,&quot;dropping-particle&quot;:&quot;&quot;,&quot;non-dropping-particle&quot;:&quot;&quot;},{&quot;family&quot;:&quot;Barrero&quot;,&quot;given&quot;:&quot;Lope H.&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rzegar&quot;,&quot;given&quot;:&quot;Akbar&quot;,&quot;parse-names&quot;:false,&quot;dropping-particle&quot;:&quot;&quot;,&quot;non-dropping-particle&quot;:&quot;&quot;},{&quot;family&quot;:&quot;Basaleem&quot;,&quot;given&quot;:&quot;Huda&quot;,&quot;parse-names&quot;:false,&quot;dropping-particle&quot;:&quot;&quot;,&quot;non-dropping-particle&quot;:&quot;&quot;},{&quot;family&quot;:&quot;Bassat&quot;,&quot;given&quot;:&quot;Quique&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aye&quot;,&quot;given&quot;:&quot;Bayisa Abdissa&quot;,&quot;parse-names&quot;:false,&quot;dropping-particle&quot;:&quot;&quot;,&quot;non-dropping-particle&quot;:&quot;&quot;},{&quot;family&quot;:&quot;Bazmandegan&quot;,&quot;given&quot;:&quot;Gholamreza&quot;,&quot;parse-names&quot;:false,&quot;dropping-particle&quot;:&quot;&quot;,&quot;non-dropping-particle&quot;:&quot;&quot;},{&quot;family&quot;:&quot;Becker&quot;,&quot;given&quot;:&quot;Jacob S.&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ehzadifar&quot;,&quot;given&quot;:&quot;Masoud&quot;,&quot;parse-names&quot;:false,&quot;dropping-particle&quot;:&quot;&quot;,&quot;non-dropping-particle&quot;:&quot;&quot;},{&quot;family&quot;:&quot;Béjot&quot;,&quot;given&quot;:&quot;Yannick&quot;,&quot;parse-names&quot;:false,&quot;dropping-particle&quot;:&quot;&quot;,&quot;non-dropping-particle&quot;:&quot;&quot;},{&quot;family&quot;:&quot;Bekuma&quot;,&quot;given&quot;:&quot;Tariku Tesfaye Tesfaye&quot;,&quot;parse-names&quot;:false,&quot;dropping-particle&quot;:&quot;&quot;,&quot;non-dropping-particle&quot;:&quot;&quot;},{&quot;family&quot;:&quot;Bell&quot;,&quot;given&quot;:&quot;Michelle L.&quot;,&quot;parse-names&quot;:false,&quot;dropping-particle&quot;:&quot;&quot;,&quot;non-dropping-particle&quot;:&quot;&quot;},{&quot;family&quot;:&quot;Bello&quot;,&quot;given&quot;:&quot;Aminu K.&quot;,&quot;parse-names&quot;:false,&quot;dropping-particle&quot;:&quot;&quot;,&quot;non-dropping-particle&quot;:&quot;&quot;},{&quot;family&quot;:&quot;Bender&quot;,&quot;given&quot;:&quot;Rose G.&quot;,&quot;parse-names&quot;:false,&quot;dropping-particle&quot;:&quot;&quot;,&quot;non-dropping-particle&quot;:&quot;&quot;},{&quot;family&quot;:&quot;Bennett&quot;,&quot;given&quot;:&quot;Derrick A.&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nziger&quot;,&quot;given&quot;:&quot;Catherine P.&quot;,&quot;parse-names&quot;:false,&quot;dropping-particle&quot;:&quot;&quot;,&quot;non-dropping-particle&quot;:&quot;&quot;},{&quot;family&quot;:&quot;Berhe&quot;,&quot;given&quot;:&quot;Kidanemaryam&quot;,&quot;parse-names&quot;:false,&quot;dropping-particle&quot;:&quot;&quot;,&quot;non-dropping-particle&quot;:&quot;&quot;},{&quot;family&quot;:&quot;Berman&quot;,&quot;given&quot;:&quot;Adam E.&quot;,&quot;parse-names&quot;:false,&quot;dropping-particle&quot;:&quot;&quot;,&quot;non-dropping-particle&quot;:&quot;&quot;},{&quot;family&quot;:&quot;Bernabe&quot;,&quot;given&quot;:&quot;Eduardo&quot;,&quot;parse-names&quot;:false,&quot;dropping-particle&quot;:&quot;&quot;,&quot;non-dropping-particle&quot;:&quot;&quot;},{&quot;family&quot;:&quot;Bernstein&quot;,&quot;given&quot;:&quot;Robert S.&quot;,&quot;parse-names&quot;:false,&quot;dropping-particle&quot;:&quot;&quot;,&quot;non-dropping-particle&quot;:&quot;&quot;},{&quot;family&quot;:&quot;Bertolacci&quot;,&quot;given&quot;:&quot;Gregory J.&quot;,&quot;parse-names&quot;:false,&quot;dropping-particle&quot;:&quot;&quot;,&quot;non-dropping-particle&quot;:&quot;&quot;},{&quot;family&quot;:&quot;Bhagavathula&quot;,&quot;given&quot;:&quot;Akshaya Srikanth&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rdwaj&quot;,&quot;given&quot;:&quot;Pankaj&quot;,&quot;parse-names&quot;:false,&quot;dropping-particle&quot;:&quot;&quot;,&quot;non-dropping-particle&quot;:&quot;&quot;},{&quot;family&quot;:&quot;Bhat&quot;,&quot;given&quot;:&quot;Anusha Ganapati&quot;,&quot;parse-names&quot;:false,&quot;dropping-particle&quot;:&quot;&quot;,&quot;non-dropping-particle&quot;:&quot;&quot;},{&quot;family&quot;:&quot;Bhattacharyya&quot;,&quot;given&quot;:&quot;Krittika&quot;,&quot;parse-names&quot;:false,&quot;dropping-particle&quot;:&quot;&quot;,&quot;non-dropping-particle&quot;:&quot;&quot;},{&quot;family&quot;:&quot;Bhattarai&quot;,&quot;given&quot;:&quot;Suraj&quot;,&quot;parse-names&quot;:false,&quot;dropping-particle&quot;:&quot;&quot;,&quot;non-dropping-particle&quot;:&quot;&quot;},{&quot;family&quot;:&quot;Bhutta&quot;,&quot;given&quot;:&quot;Zulfiqar A.&quot;,&quot;parse-names&quot;:false,&quot;dropping-particle&quot;:&quot;&quot;,&quot;non-dropping-particle&quot;:&quot;&quot;},{&quot;family&quot;:&quot;Bibi&quot;,&quot;given&quot;:&quot;Sadia&quot;,&quot;parse-names&quot;:false,&quot;dropping-particle&quot;:&quot;&quot;,&quot;non-dropping-particle&quot;:&quot;&quot;},{&quot;family&quot;:&quot;Biehl&quot;,&quot;given&quot;:&quot;Molly H.&quot;,&quot;parse-names&quot;:false,&quot;dropping-particle&quot;:&quot;&quot;,&quot;non-dropping-particle&quot;:&quot;&quot;},{&quot;family&quot;:&quot;Bijani&quot;,&quot;given&quot;:&quot;Ali&quot;,&quot;parse-names&quot;:false,&quot;dropping-particle&quot;:&quot;&quot;,&quot;non-dropping-particle&quot;:&quot;&quot;},{&quot;family&quot;:&quot;Bikbov&quot;,&quot;given&quot;:&quot;Boris&quot;,&quot;parse-names&quot;:false,&quot;dropping-particle&quot;:&quot;&quot;,&quot;non-dropping-particle&quot;:&quot;&quot;},{&quot;family&quot;:&quot;Bilano&quot;,&quot;given&quot;:&quot;Ver&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anzio&quot;,&quot;given&quot;:&quot;Donal&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itew&quot;,&quot;given&quot;:&quot;Helen&quot;,&quot;parse-names&quot;:false,&quot;dropping-particle&quot;:&quot;&quot;,&quot;non-dropping-particle&quot;:&quot;&quot;},{&quot;family&quot;:&quot;Bjørge&quot;,&quot;given&quot;:&quot;Tone&quot;,&quot;parse-names&quot;:false,&quot;dropping-particle&quot;:&quot;&quot;,&quot;non-dropping-particle&quot;:&quot;&quot;},{&quot;family&quot;:&quot;Bockarie&quot;,&quot;given&quot;:&quot;Moses John&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jia&quot;,&quot;given&quot;:&quot;Hunduma Amensisa&quot;,&quot;parse-names&quot;:false,&quot;dropping-particle&quot;:&quot;&quot;,&quot;non-dropping-particle&quot;:&quot;&quot;},{&quot;family&quot;:&quot;Bolla&quot;,&quot;given&quot;:&quot;Srinivasa Rao&quot;,&quot;parse-names&quot;:false,&quot;dropping-particle&quot;:&quot;&quot;,&quot;non-dropping-particle&quot;:&quot;&quot;},{&quot;family&quot;:&quot;Boloor&quot;,&quot;given&quot;:&quot;Archith&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rzouei&quot;,&quot;given&quot;:&quot;Shiva&quot;,&quot;parse-names&quot;:false,&quot;dropping-particle&quot;:&quot;&quot;,&quot;non-dropping-particle&quot;:&quot;&quot;},{&quot;family&quot;:&quot;Bose&quot;,&quot;given&quot;:&quot;Dipan&quot;,&quot;parse-names&quot;:false,&quot;dropping-particle&quot;:&quot;&quot;,&quot;non-dropping-particle&quot;:&quot;&quot;},{&quot;family&quot;:&quot;Bosetti&quot;,&quot;given&quot;:&quot;Cristina&quot;,&quot;parse-names&quot;:false,&quot;dropping-particle&quot;:&quot;&quot;,&quot;non-dropping-particle&quot;:&quot;&quot;},{&quot;family&quot;:&quot;Boufous&quot;,&quot;given&quot;:&quot;Soufiane&quot;,&quot;parse-names&quot;:false,&quot;dropping-particle&quot;:&quot;&quot;,&quot;non-dropping-particle&quot;:&quot;&quot;},{&quot;family&quot;:&quot;Bourne&quot;,&quot;given&quot;:&quot;Rupert&quot;,&quot;parse-names&quot;:false,&quot;dropping-particle&quot;:&quot;&quot;,&quot;non-dropping-particle&quot;:&quot;&quot;},{&quot;family&quot;:&quot;Brady&quot;,&quot;given&quot;:&quot;Oliver J.&quot;,&quot;parse-names&quot;:false,&quot;dropping-particle&quot;:&quot;&quot;,&quot;non-dropping-particle&quot;:&quot;&quot;},{&quot;family&quot;:&quot;Braithwaite&quot;,&quot;given&quot;:&quot;Dejana&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quot;,&quot;parse-names&quot;:false,&quot;dropping-particle&quot;:&quot;&quot;,&quot;non-dropping-particle&quot;:&quot;&quot;},{&quot;family&quot;:&quot;Breitborde&quot;,&quot;given&quot;:&quot;Nicholas J.K.&quot;,&quot;parse-names&quot;:false,&quot;dropping-particle&quot;:&quot;&quot;,&quot;non-dropping-particle&quot;:&quot;&quot;},{&quot;family&quot;:&quot;Breitner&quot;,&quot;given&quot;:&quot;Susanne&quot;,&quot;parse-names&quot;:false,&quot;dropping-particle&quot;:&quot;&quot;,&quot;non-dropping-particle&quot;:&quot;&quot;},{&quot;family&quot;:&quot;Brenner&quot;,&quot;given&quot;:&quot;Hermann&quot;,&quot;parse-names&quot;:false,&quot;dropping-particle&quot;:&quot;&quot;,&quot;non-dropping-particle&quot;:&quot;&quot;},{&quot;family&quot;:&quot;Breusov&quot;,&quot;given&quot;:&quot;Alexey&quot;,&quot;parse-names&quot;:false,&quot;dropping-particle&quot;:&quot;V.&quot;,&quot;non-dropping-particle&quot;:&quot;&quot;},{&quot;family&quot;:&quot;Briant&quot;,&quot;given&quot;:&quot;Paul Svitil&quot;,&quot;parse-names&quot;:false,&quot;dropping-particle&quot;:&quot;&quot;,&quot;non-dropping-particle&quot;:&quot;&quot;},{&quot;family&quot;:&quot;Briggs&quot;,&quot;given&quot;:&quot;Andrew M.&quot;,&quot;parse-names&quot;:false,&quot;dropping-particle&quot;:&quot;&quot;,&quot;non-dropping-particle&quot;:&quot;&quot;},{&quot;family&quot;:&quot;Briko&quot;,&quot;given&quot;:&quot;Andrey Nikolaevich&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ugha&quot;,&quot;given&quot;:&quot;Traolach&quot;,&quot;parse-names&quot;:false,&quot;dropping-particle&quot;:&quot;&quot;,&quot;non-dropping-particle&quot;:&quot;&quot;},{&quot;family&quot;:&quot;Bryazka&quot;,&quot;given&quot;:&quot;Dana&quot;,&quot;parse-names&quot;:false,&quot;dropping-particle&quot;:&quot;&quot;,&quot;non-dropping-particle&quot;:&quot;&quot;},{&quot;family&quot;:&quot;Buchbinder&quot;,&quot;given&quot;:&quot;Rachelle&quot;,&quot;parse-names&quot;:false,&quot;dropping-particle&quot;:&quot;&quot;,&quot;non-dropping-particle&quot;:&quot;&quot;},{&quot;family&quot;:&quot;Bumgarner&quot;,&quot;given&quot;:&quot;Blair R.&quot;,&quot;parse-names&quot;:false,&quot;dropping-particle&quot;:&quot;&quot;,&quot;non-dropping-particle&quot;:&quot;&quot;},{&quot;family&quot;:&quot;Burkart&quot;,&quot;given&quot;:&quot;Katrin&quot;,&quot;parse-names&quot;:false,&quot;dropping-particle&quot;:&quot;&quot;,&quot;non-dropping-particle&quot;:&quot;&quot;},{&quot;family&quot;:&quot;Burnett&quot;,&quot;given&quot;:&quot;Richard Thomas&quot;,&quot;parse-names&quot;:false,&quot;dropping-particle&quot;:&quot;&quot;,&quot;non-dropping-particle&quot;:&quot;&quot;},{&quot;family&quot;:&quot;Burugina Nagaraja&quot;,&quot;given&quot;:&quot;Sharath&quot;,&quot;parse-names&quot;:false,&quot;dropping-particle&quot;:&quot;&quot;,&quot;non-dropping-particle&quot;:&quot;&quot;},{&quot;family&quot;:&quot;Busse&quot;,&quot;given&quot;:&quot;Reinhard&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ahill&quot;,&quot;given&quot;:&quot;Leah E.&quot;,&quot;parse-names&quot;:false,&quot;dropping-particle&quot;:&quot;&quot;,&quot;non-dropping-particle&quot;:&quot;&quot;},{&quot;family&quot;:&quot;Cahuana-Hurtado&quot;,&quot;given&quot;:&quot;Lucero&quot;,&quot;parse-names&quot;:false,&quot;dropping-particle&quot;:&quot;&quot;,&quot;non-dropping-particle&quot;:&quot;&quot;},{&quot;family&quot;:&quot;Cai&quot;,&quot;given&quot;:&quot;Tianji&quot;,&quot;parse-names&quot;:false,&quot;dropping-particle&quot;:&quot;&quot;,&quot;non-dropping-particle&quot;:&quot;&quot;},{&quot;family&quot;:&quot;Callender&quot;,&quot;given&quot;:&quot;Charlton S.K.H.&quot;,&quot;parse-names&quot;:false,&quot;dropping-particle&quot;:&quot;&quot;,&quot;non-dropping-particle&quot;:&quot;&quot;},{&quot;family&quot;:&quot;Cámera&quot;,&quot;given&quot;:&quot;Luis Alberto&quot;,&quot;parse-names&quot;:false,&quot;dropping-particle&quot;:&quot;&quot;,&quot;non-dropping-particle&quot;:&quot;&quot;},{&quot;family&quot;:&quot;Campos-Nonato&quot;,&quot;given&quot;:&quot;Ismael R.&quot;,&quot;parse-names&quot;:false,&quot;dropping-particle&quot;:&quot;&quot;,&quot;non-dropping-particle&quot;:&quot;&quot;},{&quot;family&quot;:&quot;Campuzano Rincon&quot;,&quot;given&quot;:&quot;Julio Cesar&quot;,&quot;parse-names&quot;:false,&quot;dropping-particle&quot;:&quot;&quot;,&quot;non-dropping-particle&quot;:&quot;&quot;},{&quot;family&quot;:&quot;Cao&quot;,&quot;given&quot;:&quot;Jackie&quot;,&quot;parse-names&quot;:false,&quot;dropping-particle&quot;:&quot;&quot;,&quot;non-dropping-particle&quot;:&quot;&quot;},{&quot;family&quot;:&quot;Car&quot;,&quot;given&quot;:&quot;Josip&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le&quot;,&quot;given&quot;:&quot;Chris D.&quot;,&quot;parse-names&quot;:false,&quot;dropping-particle&quot;:&quot;&quot;,&quot;non-dropping-particle&quot;:&quot;&quot;},{&quot;family&quot;:&quot;Castro&quot;,&quot;given&quot;:&quot;Emma&quot;,&quot;parse-names&quot;:false,&quot;dropping-particle&quot;:&quot;&quot;,&quot;non-dropping-particle&quot;:&quot;&quot;},{&quot;family&quot;:&quot;Castro&quot;,&quot;given&quot;:&quot;Franz&quot;,&quot;parse-names&quot;:false,&quot;dropping-particle&quot;:&quot;&quot;,&quot;non-dropping-particle&quot;:&quot;&quot;},{&quot;family&quot;:&quot;Catalá-López&quot;,&quot;given&quot;:&quot;Ferrán&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lek&quot;,&quot;given&quot;:&quot;Julian&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Alex R.&quot;,&quot;parse-names&quot;:false,&quot;dropping-particle&quot;:&quot;&quot;,&quot;non-dropping-particle&quot;:&quot;&quot;},{&quot;family&quot;:&quot;Chang&quot;,&quot;given&quot;:&quot;Angela Y.&quot;,&quot;parse-names&quot;:false,&quot;dropping-particle&quot;:&quot;&quot;,&quot;non-dropping-particle&quot;:&quot;&quot;},{&quot;family&quot;:&quot;Chang&quot;,&quot;given&quot;:&quot;Jung Chen&quot;,&quot;parse-names&quot;:false,&quot;dropping-particle&quot;:&quot;&quot;,&quot;non-dropping-particle&quot;:&quot;&quot;},{&quot;family&quot;:&quot;Chang&quot;,&quot;given&quot;:&quot;Kai Lan&quot;,&quot;parse-names&quot;:false,&quot;dropping-particle&quot;:&quot;&quot;,&quot;non-dropping-particle&quot;:&quot;&quot;},{&quot;family&quot;:&quot;Charan&quot;,&quot;given&quot;:&quot;Jaykaran&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erbuin&quot;,&quot;given&quot;:&quot;Nicolas&quot;,&quot;parse-names&quot;:false,&quot;dropping-particle&quot;:&quot;&quot;,&quot;non-dropping-particle&quot;:&quot;&quot;},{&quot;family&quot;:&quot;Chimed-Ochir&quot;,&quot;given&quot;:&quot;Odgerel&quot;,&quot;parse-names&quot;:false,&quot;dropping-particle&quot;:&quot;&quot;,&quot;non-dropping-particle&quot;:&quot;&quot;},{&quot;family&quot;:&quot;Chin&quot;,&quot;given&quot;:&quot;Ken Lee&quot;,&quot;parse-names&quot;:false,&quot;dropping-particle&quot;:&quot;&quot;,&quot;non-dropping-particle&quot;:&quot;&quot;},{&quot;family&quot;:&quot;Chirinos-Caceres&quot;,&quot;given&quot;:&quot;Jesus Lorenzo&quot;,&quot;parse-names&quot;:false,&quot;dropping-particle&quot;:&quot;&quot;,&quot;non-dropping-particle&quot;:&quot;&quot;},{&quot;family&quot;:&quot;Cho&quot;,&quot;given&quot;:&quot;Daniel Youngwhan&quot;,&quot;parse-names&quot;:false,&quot;dropping-particle&quot;:&quot;&quot;,&quot;non-dropping-particle&quot;:&quot;&quot;},{&quot;family&quot;:&quot;Choi&quot;,&quot;given&quot;:&quot;Jee Young Jasmine&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 Toi&quot;,&quot;parse-names&quot;:false,&quot;dropping-particle&quot;:&quot;&quot;,&quot;non-dropping-particle&quot;:&quot;&quot;},{&quot;family&quot;:&quot;Chung&quot;,&quot;given&quot;:&quot;Michael T.&quot;,&quot;parse-names&quot;:false,&quot;dropping-particle&quot;:&quot;&quot;,&quot;non-dropping-particle&quot;:&quot;&quot;},{&quot;family&quot;:&quot;Chung&quot;,&quot;given&quot;:&quot;Sheng Chia&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islaghi&quot;,&quot;given&quot;:&quot;Beniamino&quot;,&quot;parse-names&quot;:false,&quot;dropping-particle&quot;:&quot;&quot;,&quot;non-dropping-particle&quot;:&quot;&quot;},{&quot;family&quot;:&quot;Classen&quot;,&quot;given&quot;:&quot;Thomas Khaled Dwayne&quot;,&quot;parse-names&quot;:false,&quot;dropping-particle&quot;:&quot;&quot;,&quot;non-dropping-particle&quot;:&quot;&quot;},{&quot;family&quot;:&quot;Cohen&quot;,&quot;given&quot;:&quot;Aaron J.&quot;,&quot;parse-names&quot;:false,&quot;dropping-particle&quot;:&quot;&quot;,&quot;non-dropping-particle&quot;:&quot;&quot;},{&quot;family&quot;:&quot;Collins&quot;,&quot;given&quot;:&quot;Emma L.&quot;,&quot;parse-names&quot;:false,&quot;dropping-particle&quot;:&quot;&quot;,&quot;non-dropping-particle&quot;:&quot;&quot;},{&quot;family&quot;:&quot;Comfort&quot;,&quot;given&quot;:&quot;Haley&quot;,&quot;parse-names&quot;:false,&quot;dropping-particle&quot;:&quot;&quot;,&quot;non-dropping-particle&quot;:&quot;&quot;},{&quot;family&quot;:&quot;Compton&quot;,&quot;given&quot;:&quot;Kelly&quot;,&quot;parse-names&quot;:false,&quot;dropping-particle&quot;:&quot;&quot;,&quot;non-dropping-particle&quot;:&quot;&quot;},{&quot;family&quot;:&quot;Conti&quot;,&quot;given&quot;:&quot;Sara&quot;,&quot;parse-names&quot;:false,&quot;dropping-particle&quot;:&quot;&quot;,&quot;non-dropping-particle&quot;:&quot;&quot;},{&quot;family&quot;:&quot;Cooper&quot;,&quot;given&quot;:&quot;Owen R.&quot;,&quot;parse-names&quot;:false,&quot;dropping-particle&quot;:&quot;&quot;,&quot;non-dropping-particle&quot;:&quot;&quot;},{&quot;family&quot;:&quot;Corso&quot;,&quot;given&quot;:&quot;Barbara&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owie&quot;,&quot;given&quot;:&quot;Benjamin C.&quot;,&quot;parse-names&quot;:false,&quot;dropping-particle&quot;:&quot;&quot;,&quot;non-dropping-particle&quot;:&quot;&quot;},{&quot;family&quot;:&quot;Cromwell&quot;,&quot;given&quot;:&quot;Elizabeth A.&quot;,&quot;parse-names&quot;:false,&quot;dropping-particle&quot;:&quot;&quot;,&quot;non-dropping-particle&quot;:&quot;&quot;},{&quot;family&quot;:&quot;Croneberger&quot;,&quot;given&quot;:&quot;Andrew J.&quot;,&quot;parse-names&quot;:false,&quot;dropping-particle&quot;:&quot;&quot;,&quot;non-dropping-particle&quot;:&quot;&quot;},{&quot;family&quot;:&quot;Cross&quot;,&quot;given&quot;:&quot;Di H.&quot;,&quot;parse-names&quot;:false,&quot;dropping-particle&quot;:&quot;&quot;,&quot;non-dropping-particle&quot;:&quot;&quot;},{&quot;family&quot;:&quot;Cross&quot;,&quot;given&quot;:&quot;Marita&quot;,&quot;parse-names&quot;:false,&quot;dropping-particle&quot;:&quot;&quot;,&quot;non-dropping-particle&quot;:&quot;&quot;},{&quot;family&quot;:&quot;Crowe&quot;,&quot;given&quot;:&quot;Christopher Stephen&quot;,&quot;parse-names&quot;:false,&quot;dropping-particle&quot;:&quot;&quot;,&quot;non-dropping-particle&quot;:&quot;&quot;},{&quot;family&quot;:&quot;Cruz&quot;,&quot;given&quot;:&quot;Jessica A.&quot;,&quot;parse-names&quot;:false,&quot;dropping-particle&quot;:&quot;&quot;,&quot;non-dropping-particle&quot;:&quot;&quot;},{&quot;family&quot;:&quot;Cummins&quot;,&quot;given&quot;:&quot;Steven&quot;,&quot;parse-names&quot;:false,&quot;dropping-particle&quot;:&quot;&quot;,&quot;non-dropping-particle&quot;:&quot;&quot;},{&quot;family&quot;:&quot;Cunningham&quot;,&quot;given&quot;:&quot;Matthew&quot;,&quot;parse-names&quot;:false,&quot;dropping-particle&quot;:&quot;&quot;,&quot;non-dropping-particle&quot;:&quot;&quot;},{&quot;family&quot;:&quot;Dahlawi&quot;,&quot;given&quot;:&quot;Saad M.A.&quot;,&quot;parse-names&quot;:false,&quot;dropping-particle&quot;:&quot;&quot;,&quot;non-dropping-particle&quot;:&quot;&quot;},{&quot;family&quot;:&quot;Dai&quot;,&quot;given&quot;:&quot;Haijiang&quot;,&quot;parse-names&quot;:false,&quot;dropping-particle&quot;:&quot;&quot;,&quot;non-dropping-particle&quot;:&quot;&quot;},{&quot;family&quot;:&quot;Dai&quot;,&quot;given&quot;:&quot;Hancheng&quot;,&quot;parse-names&quot;:false,&quot;dropping-particle&quot;:&quot;&quot;,&quot;non-dropping-particle&quot;:&quot;&quot;},{&quot;family&quot;:&quot;Damasceno&quot;,&quot;given&quot;:&quot;Albertino Antonio Moura&quot;,&quot;parse-names&quot;:false,&quot;dropping-particle&quot;:&quot;&quot;,&quot;non-dropping-particle&quot;:&quot;&quot;},{&quot;family&quot;:&quot;Damiani&quot;,&quot;given&quot;:&quot;Giovanni&quot;,&quot;parse-names&quot;:false,&quot;dropping-particle&quot;:&quot;&quot;,&quot;non-dropping-particle&quot;:&quot;&quot;},{&quot;family&quot;:&quot;D'Amico&quot;,&quot;given&quot;:&quot;Emanuele&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neshpajouhnejad&quot;,&quot;given&quot;:&quot;Parnaz&quot;,&quot;parse-names&quot;:false,&quot;dropping-particle&quot;:&quot;&quot;,&quot;non-dropping-particle&quot;:&quot;&quot;},{&quot;family&quot;:&quot;Dangel&quot;,&quot;given&quot;:&quot;William James&quot;,&quot;parse-names&quot;:false,&quot;dropping-particle&quot;:&quot;&quot;,&quot;non-dropping-particle&quot;:&quot;&quot;},{&quot;family&quot;:&quot;Danielsson&quot;,&quot;given&quot;:&quot;Anna Karin&quot;,&quot;parse-names&quot;:false,&quot;dropping-particle&quot;:&quot;&quot;,&quot;non-dropping-particle&quot;:&quot;&quot;},{&quot;family&quot;:&quot;Darega Gela&quot;,&quot;given&quot;:&quot;Jiregna&quot;,&quot;parse-names&quot;:false,&quot;dropping-particle&quot;:&quot;&quot;,&quot;non-dropping-particle&quot;:&quot;&quot;},{&quot;family&quot;:&quot;Dargan&quot;,&quot;given&quot;:&quot;Paul 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ash&quot;,&quot;given&quot;:&quot;Aditya Prasad&quot;,&quot;parse-names&quot;:false,&quot;dropping-particle&quot;:&quot;&quot;,&quot;non-dropping-particle&quot;:&quot;&quot;},{&quot;family&quot;:&quot;Davey&quot;,&quot;given&quot;:&quot;Gail&quot;,&quot;parse-names&quot;:false,&quot;dropping-particle&quot;:&quot;&quot;,&quot;non-dropping-particle&quot;:&quot;&quot;},{&quot;family&quot;:&quot;Dávila-Cervantes&quot;,&quot;given&quot;:&quot;Claudio Alberto&quot;,&quot;parse-names&quot;:false,&quot;dropping-particle&quot;:&quot;&quot;,&quot;non-dropping-particle&quot;:&quot;&quot;},{&quot;family&quot;:&quot;Davis&quot;,&quot;given&quot;:&quot;Adrian C.&quot;,&quot;parse-names&quot;:false,&quot;dropping-particle&quot;:&quot;&quot;,&quot;non-dropping-particle&quot;:&quot;&quot;},{&quot;family&quot;:&quot;Davitoiu&quot;,&quot;given&quot;:&quot;Dragos Virgil&quot;,&quot;parse-names&quot;:false,&quot;dropping-particle&quot;:&quot;&quot;,&quot;non-dropping-particle&quot;:&quot;&quot;},{&quot;family&quot;:&quot;Davletov&quot;,&quot;given&quot;:&quot;Kairat&quot;,&quot;parse-names&quot;:false,&quot;dropping-particle&quot;:&quot;&quot;,&quot;non-dropping-particle&quot;:&quot;&quot;},{&quot;family&quot;:&quot;Leo&quot;,&quot;given&quot;:&quot;Diego&quot;,&quot;parse-names&quot;:false,&quot;dropping-particle&quot;:&quot;&quot;,&quot;non-dropping-particle&quot;:&quot;De&quot;},{&quot;family&quot;:&quot;Neve&quot;,&quot;given&quot;:&quot;Jan Walter&quot;,&quot;parse-names&quot;:false,&quot;dropping-particle&quot;:&quot;&quot;,&quot;non-dropping-particle&quot;:&quot;De&quot;},{&quot;family&quot;:&quot;Dean&quot;,&quot;given&quot;:&quot;Frances E.&quot;,&quot;parse-names&quot;:false,&quot;dropping-particle&quot;:&quot;&quot;,&quot;non-dropping-particle&quot;:&quot;&quot;},{&quot;family&quot;:&quot;DeCleene&quot;,&quot;given&quot;:&quot;Nicole K.&quot;,&quot;parse-names&quot;:false,&quot;dropping-particle&quot;:&quot;&quot;,&quot;non-dropping-particle&quot;:&quot;&quot;},{&quot;family&quot;:&quot;Deen&quot;,&quot;given&quot;:&quot;Amanda&quot;,&quot;parse-names&quot;:false,&quot;dropping-particle&quot;:&quot;&quot;,&quot;non-dropping-particle&quot;:&quot;&quot;},{&quot;family&quot;:&quot;Degenhardt&quot;,&quot;given&quot;:&quot;Louisa&quot;,&quot;parse-names&quot;:false,&quot;dropping-particle&quot;:&quot;&quot;,&quot;non-dropping-particle&quot;:&quot;&quot;},{&quot;family&quot;:&quot;DeLang&quot;,&quot;given&quot;:&quot;Maris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oz&quot;,&quot;given&quot;:&quot;Gebre Teklemariam&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eje&quot;,&quot;given&quot;:&quot;Nebiyu Dereje&quot;,&quot;parse-names&quot;:false,&quot;dropping-particle&quot;:&quot;&quot;,&quot;non-dropping-particle&quot;:&quot;&quot;},{&quot;family&quot;:&quot;Deribe&quot;,&quot;given&quot;:&quot;Kebede&quot;,&quot;parse-names&quot;:false,&quot;dropping-particle&quot;:&quot;&quot;,&quot;non-dropping-particle&quot;:&quot;&quot;},{&quot;family&quot;:&quot;Dervenis&quot;,&quot;given&quot;:&quot;Nikolaos&quot;,&quot;parse-names&quot;:false,&quot;dropping-particle&quot;:&quot;&quot;,&quot;non-dropping-particle&quot;:&quot;&quot;},{&quot;family&quot;:&quot;Desai&quot;,&quot;given&quot;:&quot;Rupak&quot;,&quot;parse-names&quot;:false,&quot;dropping-particle&quot;:&quot;&quot;,&quot;non-dropping-particle&quot;:&quot;&quot;},{&quot;family&quot;:&quot;Desalew&quot;,&quot;given&quot;:&quot;Assefa&quot;,&quot;parse-names&quot;:false,&quot;dropping-particle&quot;:&quot;&quot;,&quot;non-dropping-particle&quot;:&quot;&quot;},{&quot;family&quot;:&quot;Dessie&quot;,&quot;given&quot;:&quot;Getenet Ayalew&quot;,&quot;parse-names&quot;:false,&quot;dropping-particle&quot;:&quot;&quot;,&quot;non-dropping-particle&quot;:&quot;&quot;},{&quot;family&quot;:&quot;Deuba&quot;,&quot;given&quot;:&quot;Keshab&quot;,&quot;parse-names&quot;:false,&quot;dropping-particle&quot;:&quot;&quot;,&quot;non-dropping-particle&quot;:&quot;&quot;},{&quot;family&quot;:&quot;Dharmaratne&quot;,&quot;given&quot;:&quot;Samath Dhamminda&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s da Silva&quot;,&quot;given&quot;:&quot;Dian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ichgans&quot;,&quot;given&quot;:&quot;Martin&quot;,&quot;parse-names&quot;:false,&quot;dropping-particle&quot;:&quot;&quot;,&quot;non-dropping-particle&quot;:&quot;&quot;},{&quot;family&quot;:&quot;Didarloo&quot;,&quot;given&quot;:&quot;Alireza&quot;,&quot;parse-names&quot;:false,&quot;dropping-particle&quot;:&quot;&quot;,&quot;non-dropping-particle&quot;:&quot;&quot;},{&quot;family&quot;:&quot;Dingels&quot;,&quot;given&quot;:&quot;Zachary&quot;,&quot;parse-names&quot;:false,&quot;dropping-particle&quot;:&quot;V.&quot;,&quot;non-dropping-particle&quot;:&quot;&quot;},{&quot;family&quot;:&quot;Dippenaar&quot;,&quot;given&quot;:&quot;Ilse N.&quot;,&quot;parse-names&quot;:false,&quot;dropping-particle&quot;:&quot;&quot;,&quot;non-dropping-particle&quot;:&quot;&quot;},{&quot;family&quot;:&quot;Dirac&quot;,&quot;given&quot;:&quot;M. Ashworth&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ku&quot;,&quot;given&quot;:&quot;David Teye&quot;,&quot;parse-names&quot;:false,&quot;dropping-particle&quot;:&quot;&quot;,&quot;non-dropping-particle&quot;:&quot;&quot;},{&quot;family&quot;:&quot;Dolecek&quot;,&quot;given&quot;:&quot;Christiane&quot;,&quot;parse-names&quot;:false,&quot;dropping-particle&quot;:&quot;&quot;,&quot;non-dropping-particle&quot;:&quot;&quot;},{&quot;family&quot;:&quot;Dolgert&quot;,&quot;given&quot;:&quot;Andrew J.&quot;,&quot;parse-names&quot;:false,&quot;dropping-particle&quot;:&quot;&quot;,&quot;non-dropping-particle&quot;:&quot;&quot;},{&quot;family&quot;:&quot;Dorostkar&quot;,&quot;given&quot;:&quot;Fariba&quot;,&quot;parse-names&quot;:false,&quot;dropping-particle&quot;:&quot;&quot;,&quot;non-dropping-particle&quot;:&quot;&quot;},{&quot;family&quot;:&quot;Doshi&quot;,&quot;given&quot;:&quot;Chirag P.&quot;,&quot;parse-names&quot;:false,&quot;dropping-particle&quot;:&quot;&quot;,&quot;non-dropping-particle&quot;:&quot;&quot;},{&quot;family&quot;:&quot;Doshi&quot;,&quot;given&quot;:&quot;Pratik P.&quot;,&quot;parse-names&quot;:false,&quot;dropping-particle&quot;:&quot;&quot;,&quot;non-dropping-particle&quot;:&quot;&quot;},{&quot;family&quot;:&quot;Doshmangir&quot;,&quot;given&quot;:&quot;Leila&quot;,&quot;parse-names&quot;:false,&quot;dropping-particle&quot;:&quot;&quot;,&quot;non-dropping-particle&quot;:&quot;&quot;},{&quot;family&quot;:&quot;Douiri&quot;,&quot;given&quot;:&quot;Abdel&quot;,&quot;parse-names&quot;:false,&quot;dropping-particle&quot;:&quot;&quot;,&quot;non-dropping-particle&quot;:&quot;&quot;},{&quot;family&quot;:&quot;Doxey&quot;,&quot;given&quot;:&quot;Matthew C.&quot;,&quot;parse-names&quot;:false,&quot;dropping-particle&quot;:&quot;&quot;,&quot;non-dropping-particle&quot;:&quot;&quot;},{&quot;family&quot;:&quot;Doyle&quot;,&quot;given&quot;:&quot;Kerrie E.&quot;,&quot;parse-names&quot;:false,&quot;dropping-particle&quot;:&quot;&quot;,&quot;non-dropping-particle&quot;:&quot;&quot;},{&quot;family&quot;:&quot;Driscoll&quot;,&quot;given&quot;:&quot;Tim Robert&quot;,&quot;parse-names&quot;:false,&quot;dropping-particle&quot;:&quot;&quot;,&quot;non-dropping-particle&quot;:&quot;&quot;},{&quot;family&quot;:&quot;Dubljanin&quot;,&quot;given&quot;:&quot;Eleonora&quot;,&quot;parse-names&quot;:false,&quot;dropping-particle&quot;:&quot;&quot;,&quot;non-dropping-particle&quot;:&quot;&quot;},{&quot;family&quot;:&quot;Dunachie&quot;,&quot;given&quot;:&quot;Susanna J.&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brahimi&quot;,&quot;given&quot;:&quot;Hedyeh&quot;,&quot;parse-names&quot;:false,&quot;dropping-particle&quot;:&quot;&quot;,&quot;non-dropping-particle&quot;:&quot;&quot;},{&quot;family&quot;:&quot;Ebrahimi Kalan&quot;,&quot;given&quot;:&quot;Mohammad&quot;,&quot;parse-names&quot;:false,&quot;dropping-particle&quot;:&quot;&quot;,&quot;non-dropping-particle&quot;:&quot;&quot;},{&quot;family&quot;:&quot;Edvardsson&quot;,&quot;given&quot;:&quot;David&quot;,&quot;parse-names&quot;:false,&quot;dropping-particle&quot;:&quot;&quot;,&quot;non-dropping-particle&quot;:&quot;&quot;},{&quot;family&quot;:&quot;Effiong&quot;,&quot;given&quot;:&quot;Andem&quot;,&quot;parse-names&quot;:false,&quot;dropping-particle&quot;:&quot;&quot;,&quot;non-dropping-particle&quot;:&quot;&quot;},{&quot;family&quot;:&quot;Ehrlich&quot;,&quot;given&quot;:&quot;Joshua R.&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Sayed Zaki&quot;,&quot;given&quot;:&quot;Maysaa&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habashy&quot;,&quot;given&quot;:&quot;Hala Rashad&quot;,&quot;parse-names&quot;:false,&quot;dropping-particle&quot;:&quot;&quot;,&quot;non-dropping-particle&quot;:&quot;&quot;},{&quot;family&quot;:&quot;El-Jaafary&quot;,&quot;given&quot;:&quot;Shaimaa I.&quot;,&quot;parse-names&quot;:false,&quot;dropping-particle&quot;:&quot;&quot;,&quot;non-dropping-particle&quot;:&quot;&quot;},{&quot;family&quot;:&quot;Elsharkawy&quot;,&quot;given&quot;:&quot;Aisha&quot;,&quot;parse-names&quot;:false,&quot;dropping-particle&quot;:&quot;&quot;,&quot;non-dropping-particle&quot;:&quot;&quot;},{&quot;family&quot;:&quot;Elyazar&quot;,&quot;given&quot;:&quot;Iqbal R.F.&quot;,&quot;parse-names&quot;:false,&quot;dropping-particle&quot;:&quot;&quot;,&quot;non-dropping-particle&quot;:&quot;&quot;},{&quot;family&quot;:&quot;Emamian&quot;,&quot;given&quot;:&quot;Mohammad Hassan&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kandari&quot;,&quot;given&quot;:&quot;Khalil&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maeilzadeh&quot;,&quot;given&quot;:&quot;Firooz&quot;,&quot;parse-names&quot;:false,&quot;dropping-particle&quot;:&quot;&quot;,&quot;non-dropping-particle&quot;:&quot;&quot;},{&quot;family&quot;:&quot;Esteghamati&quot;,&quot;given&quot;:&quot;Alireza&quot;,&quot;parse-names&quot;:false,&quot;dropping-particle&quot;:&quot;&quot;,&quot;non-dropping-particle&quot;:&quot;&quot;},{&quot;family&quot;:&quot;Esteghamati&quot;,&quot;given&quot;:&quot;Sadaf&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Ezekannagha&quot;,&quot;given&quot;:&quot;Oluchi&quot;,&quot;parse-names&quot;:false,&quot;dropping-particle&quot;:&quot;&quot;,&quot;non-dropping-particle&quot;:&quot;&quot;},{&quot;family&quot;:&quot;Fanzo&quot;,&quot;given&quot;:&quot;Jessica&quot;,&quot;parse-names&quot;:false,&quot;dropping-particle&quot;:&quot;&quot;,&quot;non-dropping-particle&quot;:&quot;&quot;},{&quot;family&quot;:&quot;Farag&quot;,&quot;given&quot;:&quot;Tamer&quot;,&quot;parse-names&quot;:false,&quot;dropping-particle&quot;:&quot;&quot;,&quot;non-dropping-particle&quot;:&quot;&quot;},{&quot;family&quot;:&quot;Farahmand&quot;,&quot;given&quot;:&quot;Mohammad&quot;,&quot;parse-names&quot;:false,&quot;dropping-particle&quot;:&quot;&quot;,&quot;non-dropping-particle&quot;:&quot;&quot;},{&quot;family&quot;:&quot;Faraj&quot;,&quot;given&quot;:&quot;Anwar&quot;,&quot;parse-names&quot;:false,&quot;dropping-particle&quot;:&quot;&quot;,&quot;non-dropping-particle&quot;:&quot;&quot;},{&quot;family&quot;:&quot;Faraon&quot;,&quot;given&quot;:&quot;Emerito Jose A.&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Sofia e Sá Farinha&quot;,&quot;given&quot;:&quot;Carla&quot;,&quot;parse-names&quot;:false,&quot;dropping-particle&quot;:&quot;&quot;,&quot;non-dropping-particle&quot;:&quot;&quot;},{&quot;family&quot;:&quot;Farioli&quot;,&quot;given&quot;:&quot;Andrea&quot;,&quot;parse-names&quot;:false,&quot;dropping-particle&quot;:&quot;&quot;,&quot;non-dropping-particle&quot;:&quot;&quot;},{&quot;family&quot;:&quot;Faris&quot;,&quot;given&quot;:&quot;Pawan Sirwan&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aeli&quot;,&quot;given&quot;:&quot;Ali Akba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 Mohammad&quot;,&quot;parse-names&quot;:false,&quot;dropping-particle&quot;:&quot;&quot;,&quot;non-dropping-particle&quot;:&quot;&quot;},{&quot;family&quot;:&quot;Fernandes&quot;,&quot;given&quot;:&quot;Eduarda&quot;,&quot;parse-names&quot;:false,&quot;dropping-particle&quot;:&quot;&quot;,&quot;non-dropping-particle&quot;:&quot;&quot;},{&quot;family&quot;:&quot;Ferrara&quot;,&quot;given&quot;:&quot;Giannina&quot;,&quot;parse-names&quot;:false,&quot;dropping-particle&quot;:&quot;&quot;,&quot;non-dropping-particle&quot;:&quot;&quot;},{&quot;family&quot;:&quot;Ferrara&quot;,&quot;given&quot;:&quot;Pietro&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eyissa&quot;,&quot;given&quot;:&quot;Garumma Tolu&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itzgerald&quot;,&quot;given&quot;:&quot;Ryan&quot;,&quot;parse-names&quot;:false,&quot;dropping-particle&quot;:&quot;&quot;,&quot;non-dropping-particle&quot;:&quot;&quot;},{&quot;family&quot;:&quot;Flohr&quot;,&quot;given&quot;:&quot;Carsten&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menkov&quot;,&quot;given&quot;:&quot;Artem Alekseevich&quot;,&quot;parse-names&quot;:false,&quot;dropping-particle&quot;:&quot;&quot;,&quot;non-dropping-particle&quot;:&quot;&quot;},{&quot;family&quot;:&quot;Force&quot;,&quot;given&quot;:&quot;Lisa M.&quot;,&quot;parse-names&quot;:false,&quot;dropping-particle&quot;:&quot;&quot;,&quot;non-dropping-particle&quot;:&quot;&quot;},{&quot;family&quot;:&quot;Fornari&quot;,&quot;given&quot;:&quot;Carla&quot;,&quot;parse-names&quot;:false,&quot;dropping-particle&quot;:&quot;&quot;,&quot;non-dropping-particle&quot;:&quot;&quot;},{&quot;family&quot;:&quot;Foroutan&quot;,&quot;given&quot;:&quot;Masoud&quot;,&quot;parse-names&quot;:false,&quot;dropping-particle&quot;:&quot;&quot;,&quot;non-dropping-particle&quot;:&quot;&quot;},{&quot;family&quot;:&quot;Fox&quot;,&quot;given&quot;:&quot;Jack T.&quot;,&quot;parse-names&quot;:false,&quot;dropping-particle&quot;:&quot;&quot;,&quot;non-dropping-particle&quot;:&quot;&quot;},{&quot;family&quot;:&quot;Francis&quot;,&quot;given&quot;:&quot;Joel Msafiri&quot;,&quot;parse-names&quot;:false,&quot;dropping-particle&quot;:&quot;&quot;,&quot;non-dropping-particle&quot;:&quot;&quot;},{&quot;family&quot;:&quot;Frank&quot;,&quot;given&quot;:&quot;Tahvi D.&quot;,&quot;parse-names&quot;:false,&quot;dropping-particle&quot;:&quot;&quot;,&quot;non-dropping-particle&quot;:&quot;&quot;},{&quot;family&quot;:&quot;Franklin&quot;,&quot;given&quot;:&quot;Richard Charles&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kutaki&quot;,&quot;given&quot;:&quot;Kai&quot;,&quot;parse-names&quot;:false,&quot;dropping-particle&quot;:&quot;&quot;,&quot;non-dropping-particle&quot;:&quot;&quot;},{&quot;family&quot;:&quot;Fuller&quot;,&quot;given&quot;:&quot;John E.&quot;,&quot;parse-names&quot;:false,&quot;dropping-particle&quot;:&quot;&quot;,&quot;non-dropping-particle&quot;:&quot;&quot;},{&quot;family&quot;:&quot;Fullman&quot;,&quot;given&quot;:&quot;Nancy&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idhane&quot;,&quot;given&quot;:&quot;Abhay Motiramji&quot;,&quot;parse-names&quot;:false,&quot;dropping-particle&quot;:&quot;&quot;,&quot;non-dropping-particle&quot;:&quot;&quot;},{&quot;family&quot;:&quot;Gakidou&quot;,&quot;given&quot;:&quot;Emmanuela&quot;,&quot;parse-names&quot;:false,&quot;dropping-particle&quot;:&quot;&quot;,&quot;non-dropping-particle&quot;:&quot;&quot;},{&quot;family&quot;:&quot;Galles&quot;,&quot;given&quot;:&quot;Natalie C.&quot;,&quot;parse-names&quot;:false,&quot;dropping-particle&quot;:&quot;&quot;,&quot;non-dropping-particle&quot;:&quot;&quot;},{&quot;family&quot;:&quot;Gallus&quot;,&quot;given&quot;:&quot;Silvano&quot;,&quot;parse-names&quot;:false,&quot;dropping-particle&quot;:&quot;&quot;,&quot;non-dropping-particle&quot;:&quot;&quot;},{&quot;family&quot;:&quot;Gamkrelidze&quot;,&quot;given&quot;:&quot;Amiran&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hiwot&quot;,&quot;given&quot;:&quot;Abiyu Mekonnen&quot;,&quot;parse-names&quot;:false,&quot;dropping-particle&quot;:&quot;&quot;,&quot;non-dropping-particle&quot;:&quot;&quot;},{&quot;family&quot;:&quot;Gebremedhin&quot;,&quot;given&quot;:&quot;Ketema Bizuwork&quot;,&quot;parse-names&quot;:false,&quot;dropping-particle&quot;:&quot;&quot;,&quot;non-dropping-particle&quot;:&quot;&quot;},{&quot;family&quot;:&quot;Gebremeskel&quot;,&quot;given&quot;:&quot;Gebreamlak Gebremedhn&quot;,&quot;parse-names&quot;:false,&quot;dropping-particle&quot;:&quot;&quot;,&quot;non-dropping-particle&quot;:&quot;&quot;},{&quot;family&quot;:&quot;Gebremeskel&quot;,&quot;given&quot;:&quot;Leake G.&quot;,&quot;parse-names&quot;:false,&quot;dropping-particle&quot;:&quot;&quot;,&quot;non-dropping-particle&quot;:&quot;&quot;},{&quot;family&quot;:&quot;Gebresillassie&quot;,&quot;given&quot;:&quot;Begashaw Melaku&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amo&quot;,&quot;given&quot;:&quot;Yilma Chisha Dea&quot;,&quot;parse-names&quot;:false,&quot;dropping-particle&quot;:&quot;&quot;,&quot;non-dropping-particle&quot;:&quot;&quot;},{&quot;family&quot;:&quot;Geremew&quot;,&quot;given&quot;:&quot;Abraham&quot;,&quot;parse-names&quot;:false,&quot;dropping-particle&quot;:&quot;&quot;,&quot;non-dropping-particle&quot;:&quot;&quot;},{&quot;family&quot;:&quot;Gershberg Hayoon&quot;,&quot;given&quot;:&quot;Anna&quot;,&quot;parse-names&quot;:false,&quot;dropping-particle&quot;:&quot;&quot;,&quot;non-dropping-particle&quot;:&quot;&quot;},{&quot;family&quot;:&quot;Gesesew&quot;,&quot;given&quot;:&quot;Hailay Abrha&quot;,&quot;parse-names&quot;:false,&quot;dropping-particle&quot;:&quot;&quot;,&quot;non-dropping-particle&quot;:&quot;&quot;},{&quot;family&quot;:&quot;Gething&quot;,&quot;given&quot;:&quot;Peter W.&quot;,&quot;parse-names&quot;:false,&quot;dropping-particle&quot;:&quot;&quot;,&quot;non-dropping-particle&quot;:&quot;&quot;},{&quot;family&quot;:&quot;Gezae&quot;,&quot;given&quot;:&quot;Kebede Embaye&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farifar&quot;,&quot;given&quot;:&quot;Fatemeh&quot;,&quot;parse-names&quot;:false,&quot;dropping-particle&quot;:&quot;&quot;,&quot;non-dropping-particle&quot;:&quot;&quot;},{&quot;family&quot;:&quot;Ghafourifard&quot;,&quot;given&quot;:&quot;Mansour&quot;,&quot;parse-names&quot;:false,&quot;dropping-particle&quot;:&quot;&quot;,&quot;non-dropping-particle&quot;:&quot;&quot;},{&quot;family&quot;:&quot;Ghajar&quot;,&quot;given&quot;:&quot;Alireza&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hosh&quot;,&quot;given&quot;:&quot;Rakesh&quot;,&quot;parse-names&quot;:false,&quot;dropping-particle&quot;:&quot;&quot;,&quot;non-dropping-particle&quot;:&quot;&quot;},{&quot;family&quot;:&quot;Giampaoli&quot;,&quot;given&quot;:&quot;Simona&quot;,&quot;parse-names&quot;:false,&quot;dropping-particle&quot;:&quot;&quot;,&quot;non-dropping-particle&quot;:&quot;&quot;},{&quot;family&quot;:&quot;Gilani&quot;,&quot;given&quot;:&quot;Syed Amir&quot;,&quot;parse-names&quot;:false,&quot;dropping-particle&quot;:&quot;&quot;,&quot;non-dropping-particle&quot;:&quot;&quot;},{&quot;family&quot;:&quot;Gill&quot;,&quot;given&quot;:&quot;Paramjit Singh&quot;,&quot;parse-names&quot;:false,&quot;dropping-particle&quot;:&quot;&quot;,&quot;non-dropping-particle&quot;:&quot;&quot;},{&quot;family&quot;:&quot;Gill&quot;,&quot;given&quot;:&quot;Tiffany K.&quot;,&quot;parse-names&quot;:false,&quot;dropping-particle&quot;:&quot;&quot;,&quot;non-dropping-particle&quot;:&quot;&quot;},{&quot;family&quot;:&quot;Gillum&quot;,&quot;given&quot;:&quot;Richard F.&quot;,&quot;parse-names&quot;:false,&quot;dropping-particle&quot;:&quot;&quot;,&quot;non-dropping-particle&quot;:&quot;&quot;},{&quot;family&quot;:&quot;Ginawi&quot;,&quot;given&quot;:&quot;Ibrahim Abdelmageed&quot;,&quot;parse-names&quot;:false,&quot;dropping-particle&quot;:&quot;&quot;,&quot;non-dropping-particle&quot;:&quot;&quot;},{&quot;family&quot;:&quot;Ginindza&quot;,&quot;given&quot;:&quot;Themba G.&quot;,&quot;parse-names&quot;:false,&quot;dropping-particle&quot;:&quot;&quot;,&quot;non-dropping-particle&quot;:&quot;&quot;},{&quot;family&quot;:&quot;Gitimoghaddam&quot;,&quot;given&quot;:&quot;Mojgan&quot;,&quot;parse-names&quot;:false,&quot;dropping-particle&quot;:&quot;&quot;,&quot;non-dropping-particle&quot;:&quot;&quot;},{&quot;family&quot;:&quot;Giussani&quot;,&quot;given&quot;:&quot;Giorgia&quot;,&quot;parse-names&quot;:false,&quot;dropping-particle&quot;:&quot;&quot;,&quot;non-dropping-particle&quot;:&quot;&quot;},{&quot;family&quot;:&quot;Glagn&quot;,&quot;given&quot;:&quot;Mustefa&quot;,&quot;parse-names&quot;:false,&quot;dropping-particle&quot;:&quot;&quot;,&quot;non-dropping-particle&quot;:&quot;&quot;},{&quot;family&quot;:&quot;Glushkova&quot;,&quot;given&quot;:&quot;Ekaterina Vladimirovna&quot;,&quot;parse-names&quot;:false,&quot;dropping-particle&quot;:&quot;&quot;,&quot;non-dropping-particle&quot;:&quot;&quot;},{&quot;family&quot;:&quot;Gnedovskaya&quot;,&quot;given&quot;:&quot;Elena&quot;,&quot;parse-names&quot;:false,&quot;dropping-particle&quot;:&quot;V.&quot;,&quot;non-dropping-particle&quot;:&quot;&quot;},{&quot;family&quot;:&quot;Godinho&quot;,&quot;given&quot;:&quot;Myron Anthony&quot;,&quot;parse-names&quot;:false,&quot;dropping-particle&quot;:&quot;&quot;,&quot;non-dropping-particle&quot;:&quot;&quot;},{&quot;family&quot;:&quot;Goharinezhad&quot;,&quot;given&quot;:&quot;Salime&quot;,&quot;parse-names&quot;:false,&quot;dropping-particle&quot;:&quot;&quot;,&quot;non-dropping-particle&quot;:&quot;&quot;},{&quot;family&quot;:&quot;Golechha&quot;,&quot;given&quot;:&quot;Mahaveer&quot;,&quot;parse-names&quot;:false,&quot;dropping-particle&quot;:&quot;&quot;,&quot;non-dropping-particle&quot;:&quot;&quot;},{&quot;family&quot;:&quot;Goli&quot;,&quot;given&quot;:&quot;Srinivas&quot;,&quot;parse-names&quot;:false,&quot;dropping-particle&quot;:&quot;&quot;,&quot;non-dropping-particle&quot;:&quot;&quot;},{&quot;family&quot;:&quot;Gomez&quot;,&quot;given&quot;:&quot;Ricardo Santiago&quot;,&quot;parse-names&quot;:false,&quot;dropping-particle&quot;:&quot;&quot;,&quot;non-dropping-particle&quot;:&quot;&quot;},{&quot;family&quot;:&quot;Gona&quot;,&quot;given&quot;:&quot;Philimon N.&quot;,&quot;parse-names&quot;:false,&quot;dropping-particle&quot;:&quot;&quot;,&quot;non-dropping-particle&quot;:&quot;&quot;},{&quot;family&quot;:&quot;Gopalani&quot;,&quot;given&quot;:&quot;Sameer Vali&quot;,&quot;parse-names&quot;:false,&quot;dropping-particle&quot;:&quot;&quot;,&quot;non-dropping-particle&quot;:&quot;&quot;},{&quot;family&quot;:&quot;Goren&quot;,&quot;given&quot;:&quot;Emily&quot;,&quot;parse-names&quot;:false,&quot;dropping-particle&quot;:&quot;&quot;,&quot;non-dropping-particle&quot;:&quot;&quot;},{&quot;family&quot;:&quot;Gorini&quot;,&quot;given&quot;:&quot;Giuseppe&quot;,&quot;parse-names&quot;:false,&quot;dropping-particle&quot;:&quot;&quot;,&quot;non-dropping-particle&quot;:&quot;&quot;},{&quot;family&quot;:&quot;Gorman&quot;,&quot;given&quot;:&quot;Taren M.&quot;,&quot;parse-names&quot;:false,&quot;dropping-particle&quot;:&quot;&quot;,&quot;non-dropping-particle&quot;:&quot;&quot;},{&quot;family&quot;:&quot;Gottlich&quot;,&quot;given&quot;:&quot;Harrison Chase&quot;,&quot;parse-names&quot;:false,&quot;dropping-particle&quot;:&quot;&quot;,&quot;non-dropping-particle&quot;:&quot;&quot;},{&quot;family&quot;:&quot;Goudarzi&quot;,&quot;given&quot;:&quot;Houman&quot;,&quot;parse-names&quot;:false,&quot;dropping-particle&quot;:&quot;&quot;,&quot;non-dropping-particle&quot;:&quot;&quot;},{&quot;family&quot;:&quot;Goudarzian&quot;,&quot;given&quot;:&quot;Amir Hossein&quot;,&quot;parse-names&quot;:false,&quot;dropping-particle&quot;:&quot;&quot;,&quot;non-dropping-particle&quot;:&quot;&quot;},{&quot;family&quot;:&quot;Goulart&quot;,&quot;given&quot;:&quot;Alessandra C.&quot;,&quot;parse-names&quot;:false,&quot;dropping-particle&quot;:&quot;&quot;,&quot;non-dropping-particle&quot;:&quot;&quot;},{&quot;family&quot;:&quot;Goulart&quot;,&quot;given&quot;:&quot;Bárbara Niegia Garcia&quot;,&quot;parse-names&quot;:false,&quot;dropping-particle&quot;:&quot;&quot;,&quot;non-dropping-particle&quot;:&quot;&quot;},{&quot;family&quot;:&quot;Grada&quot;,&quot;given&quot;:&quot;Ayman&quot;,&quot;parse-names&quot;:false,&quot;dropping-particle&quot;:&quot;&quot;,&quot;non-dropping-particle&quot;:&quot;&quot;},{&quot;family&quot;:&quot;Greaves&quot;,&quot;given&quot;:&quot;Felix&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di&quot;,&quot;given&quot;:&quot;Nachiket&quot;,&quot;parse-names&quot;:false,&quot;dropping-particle&quot;:&quot;&quot;,&quot;non-dropping-particle&quot;:&quot;&quot;},{&quot;family&quot;:&quot;Gugnani&quot;,&quot;given&quot;:&quot;Harish Chander&quot;,&quot;parse-names&quot;:false,&quot;dropping-particle&quot;:&quot;&quot;,&quot;non-dropping-particle&quot;:&quot;&quot;},{&quot;family&quot;:&quot;Guimaraes&quot;,&quot;given&quot;:&quot;Andre Luiz Sena&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ltie&quot;,&quot;given&quot;:&quot;Teklemariam&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hul&quot;,&quot;parse-names&quot;:false,&quot;dropping-particle&quot;:&quot;&quot;,&quot;non-dropping-particle&quot;:&quot;&quot;},{&quot;family&quot;:&quot;Gupta&quot;,&quot;given&quot;:&quot;Rajeev&quot;,&quot;parse-names&quot;:false,&quot;dropping-particle&quot;:&quot;&quot;,&quot;non-dropping-particle&quot;:&quot;&quot;},{&quot;family&quot;:&quot;Gupta&quot;,&quot;given&quot;:&quot;Subodh Sharan&quot;,&quot;parse-names&quot;:false,&quot;dropping-particle&quot;:&quot;&quot;,&quot;non-dropping-particle&quot;:&quot;&quot;},{&quot;family&quot;:&quot;Gupta&quot;,&quot;given&quot;:&quot;Tarun&quot;,&quot;parse-names&quot;:false,&quot;dropping-particle&quot;:&quot;&quot;,&quot;non-dropping-particle&quot;:&quot;&quot;},{&quot;family&quot;:&quot;Haagsma&quot;,&quot;given&quot;:&quot;Juanita A.&quot;,&quot;parse-names&quot;:false,&quot;dropping-particle&quot;:&quot;&quot;,&quot;non-dropping-particle&quot;:&quot;&quot;},{&quot;family&quot;:&quot;Hachinski&quot;,&quot;given&quot;:&quot;Vladimir&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gins&quot;,&quot;given&quot;:&quot;Hailey&quot;,&quot;parse-names&quot;:false,&quot;dropping-particle&quot;:&quot;&quot;,&quot;non-dropping-particle&quot;:&quot;&quot;},{&quot;family&quot;:&quot;Haile&quot;,&quot;given&quot;:&quot;Lydia M.&quot;,&quot;parse-names&quot;:false,&quot;dropping-particle&quot;:&quot;&quot;,&quot;non-dropping-particle&quot;:&quot;&quot;},{&quot;family&quot;:&quot;Haile&quot;,&quot;given&quot;:&quot;Teklehaimanot Gereziher&quot;,&quot;parse-names&quot;:false,&quot;dropping-particle&quot;:&quot;&quot;,&quot;non-dropping-particle&quot;:&quot;&quot;},{&quot;family&quot;:&quot;Haj-Mirzaian&quot;,&quot;given&quot;:&quot;Arvin&quot;,&quot;parse-names&quot;:false,&quot;dropping-particle&quot;:&quot;&quot;,&quot;non-dropping-particle&quot;:&quot;&quot;},{&quot;family&quot;:&quot;Haj-Mirzaian&quot;,&quot;given&quot;:&quot;Arya&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agharib Abdullah&quot;,&quot;given&quot;:&quot;Kanaan&quot;,&quot;parse-names&quot;:false,&quot;dropping-particle&quot;:&quot;&quot;,&quot;non-dropping-particle&quot;:&quot;&quot;},{&quot;family&quot;:&quot;Hameed&quot;,&quot;given&quot;:&quot;Sajid&quot;,&quot;parse-names&quot;:false,&quot;dropping-particle&quot;:&quot;&quot;,&quot;non-dropping-particle&quot;:&quot;&quot;},{&quot;family&quot;:&quot;Hamidi&quot;,&quot;given&quot;:&quot;Samer&quot;,&quot;parse-names&quot;:false,&quot;dropping-particle&quot;:&quot;&quot;,&quot;non-dropping-particle&quot;:&quot;&quot;},{&quot;family&quot;:&quot;Hamilton&quot;,&quot;given&quot;:&quot;Erin B.&quot;,&quot;parse-names&quot;:false,&quot;dropping-particle&quot;:&quot;&quot;,&quot;non-dropping-particle&quot;:&quot;&quot;},{&quot;family&quot;:&quot;Hammer&quot;,&quot;given&quot;:&quot;Melanie S.&quot;,&quot;parse-names&quot;:false,&quot;dropping-particle&quot;:&quot;&quot;,&quot;non-dropping-particle&quot;:&quot;&quot;},{&quot;family&quot;:&quot;Han&quot;,&quot;given&quot;:&quot;Chieh&quot;,&quot;parse-names&quot;:false,&quot;dropping-particle&quot;:&quot;&quot;,&quot;non-dropping-particle&quot;:&quot;&quot;},{&quot;family&quot;:&quot;Han&quot;,&quot;given&quot;:&quot;Hannah&quot;,&quot;parse-names&quot;:false,&quot;dropping-particle&quot;:&quot;&quot;,&quot;non-dropping-particle&quot;:&quot;&quot;},{&quot;family&quot;:&quot;Handiso&quot;,&quot;given&quot;:&quot;Demelash Woldeyohannes&quot;,&quot;parse-names&quot;:false,&quot;dropping-particle&quot;:&quot;&quot;,&quot;non-dropping-particle&quot;:&quot;&quot;},{&quot;family&quot;:&quot;Hanif&quot;,&quot;given&quot;:&quot;Asif&quot;,&quot;parse-names&quot;:false,&quot;dropping-particle&quot;:&quot;&quot;,&quot;non-dropping-particle&quot;:&quot;&quot;},{&quot;family&quot;:&quot;Hankey&quot;,&quot;given&quot;:&quot;Graeme J.&quot;,&quot;parse-names&quot;:false,&quot;dropping-particle&quot;:&quot;&quot;,&quot;non-dropping-particle&quot;:&quot;&quot;},{&quot;family&quot;:&quot;Haririan&quot;,&quot;given&quot;:&quot;Hamidreza&quot;,&quot;parse-names&quot;:false,&quot;dropping-particle&quot;:&quot;&quot;,&quot;non-dropping-particle&quot;:&quot;&quot;},{&quot;family&quot;:&quot;Haro&quot;,&quot;given&quot;:&quot;Josep Maria&quot;,&quot;parse-names&quot;:false,&quot;dropping-particle&quot;:&quot;&quot;,&quot;non-dropping-particle&quot;:&quot;&quot;},{&quot;family&quot;:&quot;Harvey&quot;,&quot;given&quot;:&quot;James D.&quot;,&quot;parse-names&quot;:false,&quot;dropping-particle&quot;:&quot;&quot;,&quot;non-dropping-particle&quot;:&quot;&quot;},{&quot;family&quot;:&quot;Hasaballah&quot;,&quot;given&quot;:&quot;Ahmed I.&quot;,&quot;parse-names&quot;:false,&quot;dropping-particle&quot;:&quot;&quot;,&quot;non-dropping-particle&quot;:&quot;&quot;},{&quot;family&quot;:&quot;Hasan&quot;,&quot;given&quot;:&quot;Md Mehedi&quot;,&quot;parse-names&quot;:false,&quot;dropping-particle&quot;:&quot;&quot;,&quot;non-dropping-particle&quot;:&quot;&quot;},{&quot;family&quot;:&quot;Hasanpoor&quot;,&quot;given&quot;:&quot;Edris&quot;,&quot;parse-names&quot;:false,&quot;dropping-particle&quot;:&quot;&quot;,&quot;non-dropping-particle&quot;:&quot;&quot;},{&quot;family&quot;:&quot;Hasanzadeh&quot;,&quot;given&quot;:&quot;Amir&quot;,&quot;parse-names&quot;:false,&quot;dropping-particle&quot;:&quot;&quot;,&quot;non-dropping-particle&quot;:&quot;&quot;},{&quot;family&quot;:&quot;Hashemian&quot;,&quot;given&quot;:&quot;Maryam&quot;,&quot;parse-names&quot;:false,&quot;dropping-particle&quot;:&quot;&quot;,&quot;non-dropping-particle&quot;:&quot;&quot;},{&quot;family&quot;:&quot;Hashi&quot;,&quot;given&quot;:&quot;Abdiwahab&quot;,&quot;parse-names&quot;:false,&quot;dropping-particle&quot;:&quot;&quot;,&quot;non-dropping-particle&quot;:&quot;&quot;},{&quot;family&quot;:&quot;Hassan&quot;,&quot;given&quot;:&quot;Amr&quot;,&quot;parse-names&quot;:false,&quot;dropping-particle&quot;:&quot;&quot;,&quot;non-dropping-particle&quot;:&quot;&quot;},{&quot;family&quot;:&quot;Hassan&quot;,&quot;given&quot;:&quot;Shoaib&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bati&quot;,&quot;given&quot;:&quot;Behzad&quot;,&quot;parse-names&quot;:false,&quot;dropping-particle&quot;:&quot;&quot;,&quot;non-dropping-particle&quot;:&quot;&quot;},{&quot;family&quot;:&quot;Heidari&quot;,&quot;given&quot;:&quot;Behnam&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drie&quot;,&quot;given&quot;:&quot;Delia&quot;,&quot;parse-names&quot;:false,&quot;dropping-particle&quot;:&quot;&quot;,&quot;non-dropping-particle&quot;:&quot;&quot;},{&quot;family&quot;:&quot;Henny&quot;,&quot;given&quot;:&quot;Kiana&quot;,&quot;parse-names&quot;:false,&quot;dropping-particle&quot;:&quot;&quot;,&quot;non-dropping-particle&quot;:&quot;&quot;},{&quot;family&quot;:&quot;Henok&quot;,&quot;given&quot;:&quot;Andualem&quot;,&quot;parse-names&quot;:false,&quot;dropping-particle&quot;:&quot;&quot;,&quot;non-dropping-particle&quot;:&quot;&quot;},{&quot;family&quot;:&quot;Henrikson&quot;,&quot;given&quot;:&quot;Hannah J.&quot;,&quot;parse-names&quot;:false,&quot;dropping-particle&quot;:&quot;&quot;,&quot;non-dropping-particle&quot;:&quot;&quot;},{&quot;family&quot;:&quot;Henry&quot;,&quot;given&quot;:&quot;Nathaniel J.&quot;,&quot;parse-names&quot;:false,&quot;dropping-particle&quot;:&quot;&quot;,&quot;non-dropping-particle&quot;:&quot;&quot;},{&quot;family&quot;:&quot;Herbert&quot;,&quot;given&quot;:&quot;Molly E.&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quot;,&quot;given&quot;:&quot;Hung Chak&quot;,&quot;parse-names&quot;:false,&quot;dropping-particle&quot;:&quot;&quot;,&quot;non-dropping-particle&quot;:&quot;&quot;},{&quot;family&quot;:&quot;Hoek&quot;,&quot;given&quot;:&quot;Hans W.&quot;,&quot;parse-names&quot;:false,&quot;dropping-particle&quot;:&quot;&quot;,&quot;non-dropping-particle&quot;:&quot;&quot;},{&quot;family&quot;:&quot;Hole&quot;,&quot;given&quot;:&quot;Michael K.&quot;,&quot;parse-names&quot;:false,&quot;dropping-particle&quot;:&quot;&quot;,&quot;non-dropping-particle&quot;:&quot;&quot;},{&quot;family&quot;:&quot;Holla&quot;,&quot;given&quot;:&quot;Ramesh&quot;,&quot;parse-names&quot;:false,&quot;dropping-particle&quot;:&quot;&quot;,&quot;non-dropping-particle&quot;:&quot;&quot;},{&quot;family&quot;:&quot;Hollingsworth&quot;,&quot;given&quot;:&quot;Bruce&quot;,&quot;parse-names&quot;:false,&quot;dropping-particle&quot;:&quot;&quot;,&quot;non-dropping-particle&quot;:&quot;&quot;},{&quot;family&quot;:&quot;Hoogar&quot;,&quot;given&quot;:&quot;Praveen&quot;,&quot;parse-names&quot;:false,&quot;dropping-particle&quot;:&quot;&quot;,&quot;non-dropping-particle&quot;:&quot;&quot;},{&quot;family&quot;:&quot;Hopf&quot;,&quot;given&quot;:&quot;Kathleen Pillsbury&quot;,&quot;parse-names&quot;:false,&quot;dropping-particle&quot;:&quot;&quot;,&quot;non-dropping-particle&quot;:&quot;&quot;},{&quot;family&quot;:&quot;Horita&quot;,&quot;given&quot;:&quot;Nobuyuki&quot;,&quot;parse-names&quot;:false,&quot;dropping-particle&quot;:&quot;&quot;,&quot;non-dropping-particle&quot;:&quot;&quot;},{&quot;family&quot;:&quot;Hosgood&quot;,&quot;given&quot;:&quot;H. Dean&quot;,&quot;parse-names&quot;:false,&quot;dropping-particle&quot;:&quot;&quot;,&quot;non-dropping-particle&quot;:&quot;&quot;},{&quot;family&quot;:&quot;Hossain&quot;,&quot;given&quot;:&quot;Naznin&quot;,&quot;parse-names&quot;:false,&quot;dropping-particle&quot;:&quot;&quot;,&quot;non-dropping-particle&quot;:&quot;&quot;},{&quot;family&quot;:&quot;Hosseini&quot;,&quot;given&quot;:&quot;Mostafa&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siao&quot;,&quot;given&quot;:&quot;Thomas&quot;,&quot;parse-names&quot;:false,&quot;dropping-particle&quot;:&quot;&quot;,&quot;non-dropping-particle&quot;:&quot;&quot;},{&quot;family&quot;:&quot;Hsieh&quot;,&quot;given&quot;:&quot;Vivian Chia Rong&quot;,&quot;parse-names&quot;:false,&quot;dropping-particle&quot;:&quot;&quot;,&quot;non-dropping-particle&quot;:&quot;&quot;},{&quot;family&quot;:&quot;Hu&quot;,&quot;given&quot;:&quot;Guoqing&quot;,&quot;parse-names&quot;:false,&quot;dropping-particle&quot;:&quot;&quot;,&quot;non-dropping-particle&quot;:&quot;&quot;},{&quot;family&quot;:&quot;Hu&quot;,&quot;given&quot;:&quot;Kejia&quot;,&quot;parse-names&quot;:false,&quot;dropping-particle&quot;:&quot;&quot;,&quot;non-dropping-particle&quot;:&quot;&quot;},{&quot;family&quot;:&quot;Huda&quot;,&quot;given&quot;:&quot;Tanvir M.&quot;,&quot;parse-names&quot;:false,&quot;dropping-particle&quot;:&quot;&quot;,&quot;non-dropping-particle&quot;:&quot;&quot;},{&quot;family&quot;:&quot;Hugo&quot;,&quot;given&quot;:&quot;Fernando N.&quot;,&quot;parse-names&quot;:false,&quot;dropping-particle&quot;:&quot;&quot;,&quot;non-dropping-particle&quot;:&quot;&quot;},{&quot;family&quot;:&quot;Humayun&quot;,&quot;given&quot;:&quot;Ayesha&quot;,&quot;parse-names&quot;:false,&quot;dropping-particle&quot;:&quot;&quot;,&quot;non-dropping-particle&quot;:&quot;&quot;},{&quot;family&quot;:&quot;Hussain&quot;,&quot;given&quot;:&quot;Rabia&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 Fang&quot;,&quot;parse-names&quot;:false,&quot;dropping-particle&quot;:&quot;&quot;,&quot;non-dropping-particle&quot;:&quot;&quot;},{&quot;family&quot;:&quot;Iannucci&quot;,&quot;given&quot;:&quot;Vincent C.&quot;,&quot;parse-names&quot;:false,&quot;dropping-particle&quot;:&quot;&quot;,&quot;non-dropping-particle&quot;:&quot;&quot;},{&quot;family&quot;:&quot;Iavicoli&quot;,&quot;given&quot;:&quot;Ivo&quot;,&quot;parse-names&quot;:false,&quot;dropping-particle&quot;:&quot;&quot;,&quot;non-dropping-particle&quot;:&quot;&quot;},{&quot;family&quot;:&quot;Ibeneme&quot;,&quot;given&quot;:&quot;Charles Ugochukwu&quot;,&quot;parse-names&quot;:false,&quot;dropping-particle&quot;:&quot;&quot;,&quot;non-dropping-particle&quot;:&quot;&quot;},{&quot;family&quot;:&quot;Ibitoye&quot;,&quot;given&quot;:&quot;Segun Emmanuel&quot;,&quot;parse-names&quot;:false,&quot;dropping-particle&quot;:&quot;&quot;,&quot;non-dropping-particle&quot;:&quot;&quot;},{&quot;family&quot;:&quot;Ikeda&quot;,&quot;given&quot;:&quot;Nayu&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mani-Nasab&quot;,&quot;given&quot;:&quot;Mohammad Hasan&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qbal&quot;,&quot;given&quot;:&quot;Usman&quot;,&quot;parse-names&quot;:false,&quot;dropping-particle&quot;:&quot;&quot;,&quot;non-dropping-particle&quot;:&quot;&quot;},{&quot;family&quot;:&quot;Irvani&quot;,&quot;given&quot;:&quot;Seyed Sina Naghibi&quot;,&quot;parse-names&quot;:false,&quot;dropping-particle&quot;:&quot;&quot;,&quot;non-dropping-particle&quot;:&quot;&quot;},{&quot;family&quot;:&quot;Irvine&quot;,&quot;given&quot;:&quot;Caleb Mackay Salpeter&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Md Mohaimenul&quot;,&quot;parse-names&quot;:false,&quot;dropping-particle&quot;:&quot;&quot;,&quot;non-dropping-particle&quot;:&quot;&quot;},{&quot;family&quot;:&quot;Islam&quot;,&quot;given&quot;:&quot;Sheikh Mohammed Shariful&quot;,&quot;parse-names&quot;:false,&quot;dropping-particle&quot;:&quot;&quot;,&quot;non-dropping-particle&quot;:&quot;&quot;},{&quot;family&quot;:&quot;Islami&quot;,&quot;given&quot;:&quot;Farhad&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D.&quot;,&quot;parse-names&quot;:false,&quot;dropping-particle&quot;:&quot;&quot;,&quot;non-dropping-particle&quot;:&quot;&quot;},{&quot;family&quot;:&quot;Iwu&quot;,&quot;given&quot;:&quot;Chinwe Juliana&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didi-Niaragh&quot;,&quot;given&quot;:&quot;Farhad&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girdar&quot;,&quot;given&quot;:&quot;Deepa&quot;,&quot;parse-names&quot;:false,&quot;dropping-particle&quot;:&quot;&quot;,&quot;non-dropping-particle&quot;:&quot;&quot;},{&quot;family&quot;:&quot;Jahani&quot;,&quot;given&quot;:&quot;Mohammad Ali&quot;,&quot;parse-names&quot;:false,&quot;dropping-particle&quot;:&quot;&quot;,&quot;non-dropping-particle&quot;:&quot;&quot;},{&quot;family&quot;:&quot;Jahanmehr&quot;,&quot;given&quot;:&quot;Nader&quot;,&quot;parse-names&quot;:false,&quot;dropping-particle&quot;:&quot;&quot;,&quot;non-dropping-particle&quot;:&quot;&quot;},{&quot;family&quot;:&quot;Jakovljevic&quot;,&quot;given&quot;:&quot;Mihajlo&quot;,&quot;parse-names&quot;:false,&quot;dropping-particle&quot;:&quot;&quot;,&quot;non-dropping-particle&quot;:&quot;&quot;},{&quot;family&quot;:&quot;Jalali&quot;,&quot;given&quot;:&quot;Amir&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nodia&quot;,&quot;given&quot;:&quot;Manthan Dilipkumar&quot;,&quot;parse-names&quot;:false,&quot;dropping-particle&quot;:&quot;&quot;,&quot;non-dropping-particle&quot;:&quot;&quot;},{&quot;family&quot;:&quot;Javaheri&quot;,&quot;given&quot;:&quot;Tahereh&quot;,&quot;parse-names&quot;:false,&quot;dropping-particle&quot;:&quot;&quot;,&quot;non-dropping-particle&quot;:&quot;&quot;},{&quot;family&quot;:&quot;Javidnia&quot;,&quot;given&quot;:&quot;Javad&quot;,&quot;parse-names&quot;:false,&quot;dropping-particle&quot;:&quot;&quot;,&quot;non-dropping-particle&quot;:&quot;&quot;},{&quot;family&quot;:&quot;Jayatilleke&quot;,&quot;given&quot;:&quot;Achala Upendra&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ia&quot;,&quot;given&quot;:&quot;Peng&quot;,&quot;parse-names&quot;:false,&quot;dropping-particle&quot;:&quot;&quot;,&quot;non-dropping-particle&quot;:&quot;&quot;},{&quot;family&quot;:&quot;Johansson&quot;,&quot;given&quot;:&quot;Lars&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hnson&quot;,&quot;given&quot;:&quot;Sarah Charlotte&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shi&quot;,&quot;given&quot;:&quot;Ankur&quot;,&quot;parse-names&quot;:false,&quot;dropping-particle&quot;:&quot;&quot;,&quot;non-dropping-particle&quot;:&quot;&quot;},{&quot;family&quot;:&quot;Joukar&quot;,&quot;given&quot;:&quot;Farahnaz&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math&quot;,&quot;given&quot;:&quot;Aruna M.&quot;,&quot;parse-names&quot;:false,&quot;dropping-particle&quot;:&quot;&quot;,&quot;non-dropping-particle&quot;:&quot;&quot;},{&quot;family&quot;:&quot;Kamiab&quot;,&quot;given&quot;:&quot;Zahra&quot;,&quot;parse-names&quot;:false,&quot;dropping-particle&quot;:&quot;&quot;,&quot;non-dropping-particle&quot;:&quot;&quot;},{&quot;family&quot;:&quot;Kanchan&quot;,&quot;given&quot;:&quot;Tanuj&quot;,&quot;parse-names&quot;:false,&quot;dropping-particle&quot;:&quot;&quot;,&quot;non-dropping-particle&quot;:&quot;&quot;},{&quot;family&quot;:&quot;Kapoor&quot;,&quot;given&quot;:&quot;Neeti&quot;,&quot;parse-names&quot;:false,&quot;dropping-particle&quot;:&quot;&quot;,&quot;non-dropping-particle&quot;:&quot;&quot;},{&quot;family&quot;:&quot;Karami Matin&quot;,&quot;given&quot;:&quot;Behzad&quot;,&quot;parse-names&quot;:false,&quot;dropping-particle&quot;:&quot;&quot;,&quot;non-dropping-particle&quot;:&quot;&quot;},{&quot;family&quot;:&quot;Karanikolos&quot;,&quot;given&quot;:&quot;Marina&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rimi&quot;,&quot;given&quot;:&quot;Salah Eddin&quot;,&quot;parse-names&quot;:false,&quot;dropping-particle&quot;:&quot;&quot;,&quot;non-dropping-particle&quot;:&quot;&quot;},{&quot;family&quot;:&quot;Karimi&quot;,&quot;given&quot;:&quot;Seyed Asaad&quot;,&quot;parse-names&quot;:false,&quot;dropping-particle&quot;:&quot;&quot;,&quot;non-dropping-particle&quot;:&quot;&quot;},{&quot;family&quot;:&quot;Karimi&quot;,&quot;given&quot;:&quot;Seyed M.&quot;,&quot;parse-names&quot;:false,&quot;dropping-particle&quot;:&quot;&quot;,&quot;non-dropping-particle&quot;:&quot;&quot;},{&quot;family&quot;:&quot;Kasa&quot;,&quot;given&quot;:&quot;Ayele Semachew&quot;,&quot;parse-names&quot;:false,&quot;dropping-particle&quot;:&quot;&quot;,&quot;non-dropping-particle&quot;:&quot;&quot;},{&quot;family&quot;:&quot;Kassa&quot;,&quot;given&quot;:&quot;Getachew Mullu&quot;,&quot;parse-names&quot;:false,&quot;dropping-particle&quot;:&quot;&quot;,&quot;non-dropping-particle&quot;:&quot;&quot;},{&quot;family&quot;:&quot;Kassebaum&quot;,&quot;given&quot;:&quot;Nicholas J.&quot;,&quot;parse-names&quot;:false,&quot;dropping-particle&quot;:&quot;&quot;,&quot;non-dropping-particle&quot;:&quot;&quot;},{&quot;family&quot;:&quot;Katikireddi&quot;,&quot;given&quot;:&quot;Srinivasa Vittal&quot;,&quot;parse-names&quot;:false,&quot;dropping-particle&quot;:&quot;&quot;,&quot;non-dropping-particle&quot;:&quot;&quot;},{&quot;family&quot;:&quot;Kawakami&quot;,&quot;given&quot;:&quot;Norito&quot;,&quot;parse-names&quot;:false,&quot;dropping-particle&quot;:&quot;&quot;,&quot;non-dropping-particle&quot;:&quot;&quot;},{&quot;family&quot;:&quot;Kayode&quot;,&quot;given&quot;:&quot;Gbenga A.&quot;,&quot;parse-names&quot;:false,&quot;dropping-particle&quot;:&quot;&quot;,&quot;non-dropping-particle&quot;:&quot;&quot;},{&quot;family&quot;:&quot;Kazemi Karyani&quot;,&quot;given&quot;:&quot;Ali&quot;,&quot;parse-names&quot;:false,&quot;dropping-particle&quot;:&quot;&quot;,&quot;non-dropping-particle&quot;:&quot;&quot;},{&quot;family&quot;:&quot;Keddie&quot;,&quot;given&quot;:&quot;Suzanne H.&quot;,&quot;parse-names&quot;:false,&quot;dropping-particle&quot;:&quot;&quot;,&quot;non-dropping-particle&quot;:&quot;&quot;},{&quot;family&quot;:&quot;Keiyoro&quot;,&quot;given&quot;:&quot;Peter Njenga&quot;,&quot;parse-names&quot;:false,&quot;dropping-particle&quot;:&quot;&quot;,&quot;non-dropping-particle&quot;:&quot;&quot;},{&quot;family&quot;:&quot;Keller&quot;,&quot;given&quot;:&quot;Cathleen&quot;,&quot;parse-names&quot;:false,&quot;dropping-particle&quot;:&quot;&quot;,&quot;non-dropping-particle&quot;:&quot;&quot;},{&quot;family&quot;:&quot;Kemmer&quot;,&quot;given&quot;:&quot;Laura&quot;,&quot;parse-names&quot;:false,&quot;dropping-particle&quot;:&quot;&quot;,&quot;non-dropping-particle&quot;:&quot;&quot;},{&quot;family&quot;:&quot;Kendrick&quot;,&quot;given&quot;:&quot;Parkes J.&quot;,&quot;parse-names&quot;:false,&quot;dropping-particle&quot;:&quot;&quot;,&quot;non-dropping-particle&quot;:&quot;&quot;},{&quot;family&quot;:&quot;Kereselidze&quot;,&quot;given&quot;:&quot;Maia&quot;,&quot;parse-names&quot;:false,&quot;dropping-particle&quot;:&quot;&quot;,&quot;non-dropping-particle&quot;:&quot;&quot;},{&quot;family&quot;:&quot;Khader&quot;,&quot;given&quot;:&quot;Yousef Saleh&quot;,&quot;parse-names&quot;:false,&quot;dropping-particle&quot;:&quot;&quot;,&quot;non-dropping-particle&quot;:&quot;&quot;},{&quot;family&quot;:&quot;Khafaie&quot;,&quot;given&quot;:&quot;Morteza Abdullatif&quot;,&quot;parse-names&quot;:false,&quot;dropping-particle&quot;:&quot;&quot;,&quot;non-dropping-particle&quot;:&quot;&quot;},{&quot;family&quot;:&quot;Khalid&quot;,&quot;given&quot;:&quot;Nauman&quot;,&quot;parse-names&quot;:false,&quot;dropping-particle&quot;:&quot;&quot;,&quot;non-dropping-particle&quot;:&quot;&quot;},{&quot;family&quot;:&quot;Khammarnia&quot;,&quot;given&quot;:&quot;Mohammad&quot;,&quot;parse-names&quot;:false,&quot;dropping-particle&quot;:&quot;&quot;,&quot;non-dropping-particle&quot;:&quot;&quot;},{&quot;family&quot;:&quot;Khan&quot;,&quot;given&quot;:&quot;Ejaz Ahmad&quot;,&quot;parse-names&quot;:false,&quot;dropping-particle&quot;:&quot;&quot;,&quot;non-dropping-particle&quot;:&quot;&quot;},{&quot;family&quot;:&quot;Khan&quot;,&quot;given&quot;:&quot;Gulfaraz&quot;,&quot;parse-names&quot;:false,&quot;dropping-particle&quot;:&quot;&quot;,&quot;non-dropping-particle&quot;:&quot;&quot;},{&quot;family&quot;:&quot;Khan&quot;,&quot;given&quot;:&quot;Maseer&quot;,&quot;parse-names&quot;:false,&quot;dropping-particle&quot;:&quot;&quot;,&quot;non-dropping-particle&quot;:&quot;&quot;},{&quot;family&quot;:&quot;Khang&quot;,&quot;given&quot;:&quot;Young Ho&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Amir M.&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azaei&quot;,&quot;given&quot;:&quot;Salman&quot;,&quot;parse-names&quot;:false,&quot;dropping-particle&quot;:&quot;&quot;,&quot;non-dropping-particle&quot;:&quot;&quot;},{&quot;family&quot;:&quot;Khazaie&quot;,&quot;given&quot;:&quot;Habibolah&quot;,&quot;parse-names&quot;:false,&quot;dropping-particle&quot;:&quot;&quot;,&quot;non-dropping-particle&quot;:&quot;&quot;},{&quot;family&quot;:&quot;Khodayari&quot;,&quot;given&quot;:&quot;Mohammad Taghi&quot;,&quot;parse-names&quot;:false,&quot;dropping-particle&quot;:&quot;&quot;,&quot;non-dropping-particle&quot;:&quot;&quot;},{&quot;family&quot;:&quot;Khoja&quot;,&quot;given&quot;:&quot;Abdullah T.&quot;,&quot;parse-names&quot;:false,&quot;dropping-particle&quot;:&quot;&quot;,&quot;non-dropping-particle&quot;:&quot;&quot;},{&quot;family&quot;:&quot;Khubchandani&quot;,&quot;given&quot;:&quot;Jagdish&quot;,&quot;parse-names&quot;:false,&quot;dropping-particle&quot;:&quot;&quot;,&quot;non-dropping-particle&quot;:&quot;&quot;},{&quot;family&quot;:&quot;Khundkar&quot;,&quot;given&quot;:&quot;Roba&quot;,&quot;parse-names&quot;:false,&quot;dropping-particle&quot;:&quot;&quot;,&quot;non-dropping-particle&quot;:&quot;&quot;},{&quot;family&quot;:&quot;Kianipour&quot;,&quot;given&quot;:&quot;Neda&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Cho&quot;,&quot;parse-names&quot;:false,&quot;dropping-particle&quot;:&quot;Il&quot;,&quot;non-dropping-particle&quot;:&quot;&quot;},{&quot;family&quot;:&quot;Kim&quot;,&quot;given&quot;:&quot;Daniel&quot;,&quot;parse-names&quot;:false,&quot;dropping-particle&quot;:&quot;&quot;,&quot;non-dropping-particle&quot;:&quot;&quot;},{&quot;family&quot;:&quot;Kim&quot;,&quot;given&quot;:&quot;Young Eu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nfu&quot;,&quot;given&quot;:&quot;Yohannes&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ssimova-Skarbek&quot;,&quot;given&quot;:&quot;Katarzyna&quot;,&quot;parse-names&quot;:false,&quot;dropping-particle&quot;:&quot;&quot;,&quot;non-dropping-particle&quot;:&quot;&quot;},{&quot;family&quot;:&quot;Kissoon&quot;,&quot;given&quot;:&quot;Niranjan&quot;,&quot;parse-names&quot;:false,&quot;dropping-particle&quot;:&quot;&quot;,&quot;non-dropping-particle&quot;:&quot;&quot;},{&quot;family&quot;:&quot;Kivimäki&quot;,&quot;given&quot;:&quot;Mika&quot;,&quot;parse-names&quot;:false,&quot;dropping-particle&quot;:&quot;&quot;,&quot;non-dropping-particle&quot;:&quot;&quot;},{&quot;family&quot;:&quot;Kneib&quot;,&quot;given&quot;:&quot;Cameron J.&quot;,&quot;parse-names&quot;:false,&quot;dropping-particle&quot;:&quot;&quot;,&quot;non-dropping-particle&quot;:&quot;&quot;},{&quot;family&quot;:&quot;Knibbs&quot;,&quot;given&quot;:&quot;Luke D.&quot;,&quot;parse-names&quot;:false,&quot;dropping-particle&quot;:&quot;&quot;,&quot;non-dropping-particle&quot;:&quot;&quot;},{&quot;family&quot;:&quot;Knight&quot;,&quot;given&quot;:&quot;Megan&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chhar&quot;,&quot;given&quot;:&quot;Sonali&quot;,&quot;parse-names&quot;:false,&quot;dropping-particle&quot;:&quot;&quot;,&quot;non-dropping-particle&quot;:&quot;&quot;},{&quot;family&quot;:&quot;Koh&quot;,&quot;given&quot;:&quot;David S.Q.&quot;,&quot;parse-names&quot;:false,&quot;dropping-particle&quot;:&quot;&quot;,&quot;non-dropping-particle&quot;:&quot;&quot;},{&quot;family&quot;:&quot;Kohler&quot;,&quot;given&quot;:&quot;Stefan&quot;,&quot;parse-names&quot;:false,&quot;dropping-particle&quot;:&quot;&quot;,&quot;non-dropping-particle&quot;:&quot;&quot;},{&quot;family&quot;:&quot;Kolola&quot;,&quot;given&quot;:&quot;Tufa&quot;,&quot;parse-names&quot;:false,&quot;dropping-particle&quot;:&quot;&quot;,&quot;non-dropping-particle&quot;:&quot;&quot;},{&quot;family&quot;:&quot;Komaki&quot;,&quot;given&quot;:&quot;Hamidreza&quot;,&quot;parse-names&quot;:false,&quot;dropping-particle&quot;:&quot;&quot;,&quot;non-dropping-particle&quot;:&quot;&quot;},{&quot;family&quot;:&quot;Kopec&quot;,&quot;given&quot;:&quot;Jacek A.&quot;,&quot;parse-names&quot;:false,&quot;dropping-particle&quot;:&quot;&quot;,&quot;non-dropping-particle&quot;:&quot;&quot;},{&quot;family&quot;:&quot;Korotkova&quot;,&quot;given&quot;:&quot;Anna&quot;,&quot;parse-names&quot;:false,&quot;dropping-particle&quot;:&quot;V.&quot;,&quot;non-dropping-particle&quot;:&quot;&quot;},{&quot;family&quot;:&quot;Korshunov&quot;,&quot;given&quot;:&quot;Vladimir Andreevich&quot;,&quot;parse-names&quot;:false,&quot;dropping-particle&quot;:&quot;&quot;,&quot;non-dropping-particle&quot;:&quot;&quot;},{&quot;family&quot;:&quot;Kosen&quot;,&quot;given&quot;:&quot;Soewarta&quot;,&quot;parse-names&quot;:false,&quot;dropping-particle&quot;:&quot;&quot;,&quot;non-dropping-particle&quot;:&quot;&quot;},{&quot;family&quot;:&quot;Kotlo&quot;,&quot;given&quot;:&quot;Anirudh&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emer&quot;,&quot;given&quot;:&quot;Moritz U.G.&quot;,&quot;parse-names&quot;:false,&quot;dropping-particle&quot;:&quot;&quot;,&quot;non-dropping-particle&quot;:&quot;&quot;},{&quot;family&quot;:&quot;Kravchenko&quot;,&quot;given&quot;:&quot;Michael A.&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romhout&quot;,&quot;given&quot;:&quot;Hans&quot;,&quot;parse-names&quot;:false,&quot;dropping-particle&quot;:&quot;&quot;,&quot;non-dropping-particle&quot;:&quot;&quot;},{&quot;family&quot;:&quot;Shaji&quot;,&quot;given&quot;:&quot;K. S.&quot;,&quot;parse-names&quot;:false,&quot;dropping-particle&quot;:&quot;&quot;,&quot;non-dropping-particle&quot;:&quot;&quot;},{&quot;family&quot;:&quot;Kuate Defo&quot;,&quot;given&quot;:&quot;Barthelemy K.&quot;,&quot;parse-names&quot;:false,&quot;dropping-particle&quot;:&quot;&quot;,&quot;non-dropping-particle&quot;:&quot;&quot;},{&quot;family&quot;:&quot;Bicer Kucuk&quot;,&quot;given&quot;:&quot;Burcu&quot;,&quot;parse-names&quot;:false,&quot;dropping-particle&quot;:&quot;&quot;,&quot;non-dropping-particle&quot;:&quot;&quot;},{&quot;family&quot;:&quot;Kugbey&quot;,&quot;given&quot;:&quot;Nuworza&quot;,&quot;parse-names&quot;:false,&quot;dropping-particle&quot;:&quot;&quot;,&quot;non-dropping-particle&quot;:&quot;&quot;},{&quot;family&quot;:&quot;Kulkarni&quot;,&quot;given&quot;:&quot;Vaman&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Nithin&quot;,&quot;parse-names&quot;:false,&quot;dropping-particle&quot;:&quot;&quot;,&quot;non-dropping-particle&quot;:&quot;&quot;},{&quot;family&quot;:&quot;Kumar&quot;,&quot;given&quot;:&quot;Pushpendra&quot;,&quot;parse-names&quot;:false,&quot;dropping-particle&quot;:&quot;&quot;,&quot;non-dropping-particle&quot;:&quot;&quot;},{&quot;family&quot;:&quot;Kumar&quot;,&quot;given&quot;:&quot;Vivek&quot;,&quot;parse-names&quot;:false,&quot;dropping-particle&quot;:&quot;&quot;,&quot;non-dropping-particle&quot;:&quot;&quot;},{&quot;family&quot;:&quot;Kumaresh&quot;,&quot;given&quot;:&quot;Girikumar&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Kyu&quot;,&quot;given&quot;:&quot;Hmwe Hmwe&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llukka&quot;,&quot;given&quot;:&quot;Tea&quot;,&quot;parse-names&quot;:false,&quot;dropping-particle&quot;:&quot;&quot;,&quot;non-dropping-particle&quot;:&quot;&quot;},{&quot;family&quot;:&quot;Lam&quot;,&quot;given&quot;:&quot;Jennifer O.&quot;,&quot;parse-names&quot;:false,&quot;dropping-particle&quot;:&quot;&quot;,&quot;non-dropping-particle&quot;:&quot;&quot;},{&quot;family&quot;:&quot;Lami&quot;,&quot;given&quot;:&quot;Faris Hasan&quot;,&quot;parse-names&quot;:false,&quot;dropping-particle&quot;:&quot;&quot;,&quot;non-dropping-particle&quot;:&quot;&quot;},{&quot;family&quot;:&quot;Lan&quot;,&quot;given&quot;:&quot;Qing&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gan&quot;,&quot;given&quot;:&quot;Sinéad M.&quot;,&quot;parse-names&quot;:false,&quot;dropping-particle&quot;:&quot;&quot;,&quot;non-dropping-particle&quot;:&quot;&quot;},{&quot;family&quot;:&quot;Lansingh&quot;,&quot;given&quot;:&quot;Van Charles&quot;,&quot;parse-names&quot;:false,&quot;dropping-particle&quot;:&quot;&quot;,&quot;non-dropping-particle&quot;:&quot;&quot;},{&quot;family&quot;:&quot;Lansky&quot;,&quot;given&quot;:&quot;Sonia&quot;,&quot;parse-names&quot;:false,&quot;dropping-particle&quot;:&quot;&quot;,&quot;non-dropping-particle&quot;:&quot;&quot;},{&quot;family&quot;:&quot;Larson&quot;,&quot;given&quot;:&quot;Heidi Jane&quot;,&quot;parse-names&quot;:false,&quot;dropping-particle&quot;:&quot;&quot;,&quot;non-dropping-particle&quot;:&quot;&quot;},{&quot;family&quot;:&quot;Larson&quot;,&quot;given&quot;:&quot;Samantha Leigh&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ssi&quot;,&quot;given&quot;:&quot;Zohra S.&quot;,&quot;parse-names&quot;:false,&quot;dropping-particle&quot;:&quot;&quot;,&quot;non-dropping-particle&quot;:&quot;&quot;},{&quot;family&quot;:&quot;Lau&quot;,&quot;given&quot;:&quot;Kathryn Mei Ming&quot;,&quot;parse-names&quot;:false,&quot;dropping-particle&quot;:&quot;&quot;,&quot;non-dropping-particle&quot;:&quot;&quot;},{&quot;family&quot;:&quot;Lauriola&quot;,&quot;given&quot;:&quot;Paolo&quot;,&quot;parse-names&quot;:false,&quot;dropping-particle&quot;:&quot;&quot;,&quot;non-dropping-particle&quot;:&quot;&quot;},{&quot;family&quot;:&quot;Lavados&quot;,&quot;given&quot;:&quot;Pablo M.&quot;,&quot;parse-names&quot;:false,&quot;dropping-particle&quot;:&quot;&quot;,&quot;non-dropping-particle&quot;:&quot;&quot;},{&quot;family&quot;:&quot;Lazarus&quot;,&quot;given&quot;:&quot;Jeffrey&quot;,&quot;parse-names&quot;:false,&quot;dropping-particle&quot;:&quot;V.&quot;,&quot;non-dropping-particle&quot;:&quot;&quot;},{&quot;family&quot;:&quot;Leal&quot;,&quot;given&quot;:&quot;Lisiane F.&quot;,&quot;parse-names&quot;:false,&quot;dropping-particle&quot;:&quot;&quot;,&quot;non-dropping-particle&quot;:&quot;&quot;},{&quot;family&quot;:&quot;Leasher&quot;,&quot;given&quot;:&quot;Janet L.&quot;,&quot;parse-names&quot;:false,&quot;dropping-particle&quot;:&quot;&quot;,&quot;non-dropping-particle&quot;:&quot;&quot;},{&quot;family&quot;:&quot;Ledesma&quot;,&quot;given&quot;:&quot;Jorge R.&quot;,&quot;parse-names&quot;:false,&quot;dropping-particle&quot;:&quot;&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ever&quot;,&quot;given&quot;:&quot;Andrew T.&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ewington&quot;,&quot;given&quot;:&quot;Sarah&quot;,&quot;parse-names&quot;:false,&quot;dropping-particle&quot;:&quot;&quot;,&quot;non-dropping-particle&quot;:&quot;&quot;},{&quot;family&quot;:&quot;Li&quot;,&quot;given&quot;:&quot;Bingyu&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 Ling&quot;,&quot;parse-names&quot;:false,&quot;dropping-particle&quot;:&quot;&quot;,&quot;non-dropping-particle&quot;:&quot;&quot;},{&quot;family&quot;:&quot;Lin&quot;,&quot;given&quot;:&quot;Christine&quot;,&quot;parse-names&quot;:false,&quot;dropping-particle&quot;:&quot;&quot;,&quot;non-dropping-particle&quot;:&quot;&quot;},{&quot;family&quot;:&quot;Lin&quot;,&quot;given&quot;:&quot;Ro Ting&quot;,&quot;parse-names&quot;:false,&quot;dropping-particle&quot;:&quot;&quot;,&quot;non-dropping-particle&quot;:&quot;&quot;},{&quot;family&quot;:&quot;Linehan&quot;,&quot;given&quot;:&quot;Christine&quot;,&quot;parse-names&quot;:false,&quot;dropping-particle&quot;:&quot;&quot;,&quot;non-dropping-particle&quot;:&quot;&quot;},{&quot;family&quot;:&quot;Linn&quot;,&quot;given&quot;:&quot;Shai&quot;,&quot;parse-names&quot;:false,&quot;dropping-particle&quot;:&quot;&quot;,&quot;non-dropping-particle&quot;:&quot;&quot;},{&quot;family&quot;:&quot;Listl&quot;,&quot;given&quot;:&quot;Stefan&quot;,&quot;parse-names&quot;:false,&quot;dropping-particle&quot;:&quot;&quot;,&quot;non-dropping-particle&quot;:&quot;&quot;},{&quot;family&quot;:&quot;Liu&quot;,&quot;given&quot;:&quot;Hung Chun&quot;,&quot;parse-names&quot;:false,&quot;dropping-particle&quot;:&quot;&quot;,&quot;non-dropping-particle&quot;:&quot;&quot;},{&quot;family&quot;:&quot;Liu&quot;,&quot;given&quot;:&quot;Shiwei&quot;,&quot;parse-names&quot;:false,&quot;dropping-particle&quot;:&quot;&quot;,&quot;non-dropping-particle&quot;:&quot;&quot;},{&quot;family&quot;:&quot;Liu&quot;,&quot;given&quot;:&quot;Simin&quot;,&quot;parse-names&quot;:false,&quot;dropping-particle&quot;:&quot;&quot;,&quot;non-dropping-particle&quot;:&quot;&quot;},{&quot;family&quot;:&quot;Liu&quot;,&quot;given&quot;:&quot;Xuefeng&quot;,&quot;parse-names&quot;:false,&quot;dropping-particle&quot;:&quot;&quot;,&quot;non-dropping-particle&quot;:&quot;&quot;},{&quot;family&quot;:&quot;Liu&quot;,&quot;given&quot;:&quot;Yang&quot;,&quot;parse-names&quot;:false,&quot;dropping-particle&quot;:&quot;&quot;,&quot;non-dropping-particle&quot;:&quot;&quot;},{&quot;family&quot;:&quot;Liu&quot;,&quot;given&quot;:&quot;Zichen&quot;,&quot;parse-names&quot;:false,&quot;dropping-particle&quot;:&quot;&quot;,&quot;non-dropping-particle&quot;:&quot;&quot;},{&quot;family&quot;:&quot;Lo&quot;,&quot;given&quot;:&quot;Justin&quot;,&quot;parse-names&quot;:false,&quot;dropping-particle&quot;:&quot;&quot;,&quot;non-dropping-particle&quot;:&quot;&quot;},{&quot;family&quot;:&quot;Lodha&quot;,&quot;given&quot;:&quot;Rakesh&quot;,&quot;parse-names&quot;:false,&quot;dropping-particle&quot;:&quot;&quot;,&quot;non-dropping-particle&quot;:&quot;&quot;},{&quot;family&quot;:&quot;Logroscino&quot;,&quot;given&quot;:&quot;Giancarlo&quot;,&quot;parse-names&quot;:false,&quot;dropping-particle&quot;:&quot;&quot;,&quot;non-dropping-particle&quot;:&quot;&quot;},{&quot;family&quot;:&quot;Looker&quot;,&quot;given&quot;:&quot;Katharine J.&quot;,&quot;parse-names&quot;:false,&quot;dropping-particle&quot;:&quot;&quot;,&quot;non-dropping-particle&quot;:&quot;&quot;},{&quot;family&quot;:&quot;Lopez&quot;,&quot;given&quot;:&quot;Alan D.&quot;,&quot;parse-names&quot;:false,&quot;dropping-particle&quot;:&quot;&quot;,&quot;non-dropping-particle&quot;:&quot;&quot;},{&quot;family&quot;:&quot;Lopez&quot;,&quot;given&quot;:&quot;Jaifred Christian F.&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ozano&quot;,&quot;given&quot;:&quot;Rafael&quot;,&quot;parse-names&quot;:false,&quot;dropping-particle&quot;:&quot;&quot;,&quot;non-dropping-particle&quot;:&quot;&quot;},{&quot;family&quot;:&quot;Lu&quot;,&quot;given&quot;:&quot;Alton&quot;,&quot;parse-names&quot;:false,&quot;dropping-particle&quot;:&quot;&quot;,&quot;non-dropping-particle&quot;:&quot;&quot;},{&quot;family&quot;:&quot;Lucas&quot;,&quot;given&quot;:&quot;Tim C.D.&quot;,&quot;parse-names&quot;:false,&quot;dropping-particle&quot;:&quot;&quot;,&quot;non-dropping-particle&quot;:&quot;&quot;},{&quot;family&quot;:&quot;Lugo&quot;,&quot;given&quot;:&quot;Alessandra&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quot;,&quot;parse-names&quot;:false,&quot;dropping-particle&quot;:&quot;&quot;,&quot;non-dropping-particle&quot;:&quot;&quot;},{&quot;family&quot;:&quot;Ma&quot;,&quot;given&quot;:&quot;Jianing&quot;,&quot;parse-names&quot;:false,&quot;dropping-particle&quot;:&quot;&quot;,&quot;non-dropping-particle&quot;:&quot;&quot;},{&quot;family&quot;:&quot;Machado&quot;,&quot;given&quot;:&quot;Daiane Borges&quot;,&quot;parse-names&quot;:false,&quot;dropping-particle&quot;:&quot;&quot;,&quot;non-dropping-particle&quot;:&quot;&quot;},{&quot;family&quot;:&quot;MacLachlan&quot;,&quot;given&quot;:&quot;Jennifer H.&quot;,&quot;parse-names&quot;:false,&quot;dropping-particle&quot;:&quot;&quot;,&quot;non-dropping-particle&quot;:&quot;&quot;},{&quot;family&quot;:&quot;Madadin&quot;,&quot;given&quot;:&quot;Mohammed&quot;,&quot;parse-names&quot;:false,&quot;dropping-particle&quot;:&quot;&quot;,&quot;non-dropping-particle&quot;:&quot;&quot;},{&quot;family&quot;:&quot;Maddison&quot;,&quot;given&quot;:&quot;Emilie R.&quot;,&quot;parse-names&quot;:false,&quot;dropping-particle&quot;:&quot;&quot;,&quot;non-dropping-particle&quot;:&quot;&quot;},{&quot;family&quot;:&quot;Maddison&quot;,&quot;given&quot;:&quot;Ralph&quot;,&quot;parse-names&quot;:false,&quot;dropping-particle&quot;:&quot;&quot;,&quot;non-dropping-particle&quot;:&quot;&quot;},{&quot;family&quot;:&quot;Madotto&quot;,&quot;given&quot;:&quot;Fabiana&quot;,&quot;parse-names&quot;:false,&quot;dropping-particle&quot;:&quot;&quot;,&quot;non-dropping-particle&quot;:&quot;&quot;},{&quot;family&quot;:&quot;Magdy Abd El Razek&quot;,&quot;given&quot;:&quot;Hassan&quot;,&quot;parse-names&quot;:false,&quot;dropping-particle&quot;:&quot;&quot;,&quot;non-dropping-particle&quot;:&quot;&quot;},{&quot;family&quot;:&quot;Magdy Abd El Razek&quot;,&quot;given&quot;:&quot;Muhammed&quot;,&quot;parse-names&quot;:false,&quot;dropping-particle&quot;:&quot;&quot;,&quot;non-dropping-particle&quot;:&quot;&quot;},{&quot;family&quot;:&quot;Mahasha&quot;,&quot;given&quot;:&quot;Phetole Walter&quot;,&quot;parse-names&quot;:false,&quot;dropping-particle&quot;:&quot;&quot;,&quot;non-dropping-particle&quot;:&quot;&quot;},{&quot;family&quot;:&quot;Mahdavi&quot;,&quot;given&quot;:&quot;Mokhtar Mahdavi&quot;,&quot;parse-names&quot;:false,&quot;dropping-particle&quot;:&quot;&quot;,&quot;non-dropping-particle&quot;:&quot;&quot;},{&quot;family&quot;:&quot;Mahmoudi&quot;,&quot;given&quot;:&quot;Morteza&quot;,&quot;parse-names&quot;:false,&quot;dropping-particle&quot;:&quot;&quot;,&quot;non-dropping-particle&quot;:&quot;&quot;},{&quot;family&quot;:&quot;Mai&quot;,&quot;given&quot;:&quot;Hue Thi&quot;,&quot;parse-names&quot;:false,&quot;dropping-particle&quot;:&quot;&quot;,&quot;non-dropping-particle&quot;:&quot;&quot;},{&quot;family&quot;:&quot;Majeed&quot;,&quot;given&quot;:&quot;Azeem&quot;,&quot;parse-names&quot;:false,&quot;dropping-particle&quot;:&quot;&quot;,&quot;non-dropping-particle&quot;:&quot;&quot;},{&quot;family&quot;:&quot;Malagón-Rojas&quot;,&quot;given&quot;:&quot;Jeadran N.&quot;,&quot;parse-names&quot;:false,&quot;dropping-particle&quot;:&quot;&quot;,&quot;non-dropping-particle&quot;:&quot;&quot;},{&quot;family&quot;:&quot;Maled&quot;,&quot;given&quot;:&quot;Venkatesh&quot;,&quot;parse-names&quot;:false,&quot;dropping-particle&quot;:&quot;&quot;,&quot;non-dropping-particle&quot;:&quot;&quot;},{&quot;family&quot;:&quot;Maleki&quot;,&quot;given&quot;:&quot;Afshin&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afi&quot;,&quot;given&quot;:&quot;Amir&quot;,&quot;parse-names&quot;:false,&quot;dropping-particle&quot;:&quot;&quot;,&quot;non-dropping-particle&quot;:&quot;&quot;},{&quot;family&quot;:&quot;Manafi&quot;,&quot;given&quot;:&quot;Navid&quot;,&quot;parse-names&quot;:false,&quot;dropping-particle&quot;:&quot;&quot;,&quot;non-dropping-particle&quot;:&quot;&quot;},{&quot;family&quot;:&quot;Manda&quot;,&quot;given&quot;:&quot;Ana Laura&quot;,&quot;parse-names&quot;:false,&quot;dropping-particle&quot;:&quot;&quot;,&quot;non-dropping-particle&quot;:&quot;&quot;},{&quot;family&quot;:&quot;Manguerra&quot;,&quot;given&quot;:&quot;Helena&quot;,&quot;parse-names&quot;:false,&quot;dropping-particle&quot;:&quot;&quot;,&quot;non-dropping-particle&quot;:&quot;&quot;},{&quot;family&quot;:&quot;Mansour-Ghanaei&quot;,&quot;given&quot;:&quot;Fariborz&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poma&quot;,&quot;given&quot;:&quot;Chabila Christopher&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quot;,&quot;given&quot;:&quot;Randall&quot;,&quot;parse-names&quot;:false,&quot;dropping-particle&quot;:&quot;V.&quot;,&quot;non-dropping-particle&quot;:&quot;&quot;},{&quot;family&quot;:&quot;Martini&quot;,&quot;given&quot;:&quot;Santi&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pullo&quot;,&quot;given&quot;:&quot;Ira&quot;,&quot;parse-names&quot;:false,&quot;dropping-particle&quot;:&quot;&quot;,&quot;non-dropping-particle&quot;:&quot;&quot;},{&quot;family&quot;:&quot;Masaka&quot;,&quot;given&quot;:&quot;Anthony&quot;,&quot;parse-names&quot;:false,&quot;dropping-particle&quot;:&quot;&quot;,&quot;non-dropping-particle&quot;:&quot;&quot;},{&quot;family&quot;:&quot;Masoumi&quot;,&quot;given&quot;:&quot;Seyedeh Zahra&quot;,&quot;parse-names&quot;:false,&quot;dropping-particle&quot;:&quot;&quot;,&quot;non-dropping-particle&quot;:&quot;&quot;},{&quot;family&quot;:&quot;Massano&quot;,&quot;given&quot;:&quot;João&quot;,&quot;parse-names&quot;:false,&quot;dropping-particle&quot;:&quot;&quot;,&quot;non-dropping-particle&quot;:&quot;&quot;},{&quot;family&quot;:&quot;Massenburg&quot;,&quot;given&quot;:&quot;Benjamin Ballard&quot;,&quot;parse-names&quot;:false,&quot;dropping-particle&quot;:&quot;&quot;,&quot;non-dropping-particle&quot;:&quot;&quot;},{&quot;family&quot;:&quot;Mastrogiacomo&quot;,&quot;given&quot;:&quot;Claudia I.&quot;,&quot;parse-names&quot;:false,&quot;dropping-particle&quot;:&quot;&quot;,&quot;non-dropping-particle&quot;:&quot;&quot;},{&quot;family&quot;:&quot;Mathur&quot;,&quot;given&quot;:&quot;Manu Raj&quot;,&quot;parse-names&quot;:false,&quot;dropping-particle&quot;:&quot;&quot;,&quot;non-dropping-particle&quot;:&quot;&quot;},{&quot;family&quot;:&quot;Matsushita&quot;,&quot;given&quot;:&quot;Kunihiro&quot;,&quot;parse-names&quot;:false,&quot;dropping-particle&quot;:&quot;&quot;,&quot;non-dropping-particle&quot;:&quot;&quot;},{&quot;family&quot;:&quot;Maulik&quot;,&quot;given&quot;:&quot;Pallab K.&quot;,&quot;parse-names&quot;:false,&quot;dropping-particle&quot;:&quot;&quot;,&quot;non-dropping-particle&quot;:&quot;&quot;},{&quot;family&quot;:&quot;May&quot;,&quot;given&quot;:&quot;Erin A.&quot;,&quot;parse-names&quot;:false,&quot;dropping-particle&quot;:&quot;&quot;,&quot;non-dropping-particle&quot;:&quot;&quot;},{&quot;family&quot;:&quot;Mazidi&quot;,&quot;given&quot;:&quot;Mohsen&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dina-Solís&quot;,&quot;given&quot;:&quot;Carlo Eduardo&quot;,&quot;parse-names&quot;:false,&quot;dropping-particle&quot;:&quot;&quot;,&quot;non-dropping-particle&quot;:&quot;&quot;},{&quot;family&quot;:&quot;Meharie&quot;,&quot;given&quot;:&quot;Birhanu Geta&quot;,&quot;parse-names&quot;:false,&quot;dropping-particle&quot;:&quot;&quot;,&quot;non-dropping-particle&quot;:&quot;&quot;},{&quot;family&quot;:&quot;Mehndiratta&quot;,&quot;given&quot;:&quot;Man Mohan&quot;,&quot;parse-names&quot;:false,&quot;dropping-particle&quot;:&quot;&quot;,&quot;non-dropping-particle&quot;:&quot;&quot;},{&quot;family&quot;:&quot;Mehrabi Nasab&quot;,&quot;given&quot;:&quot;Entezar&quot;,&quot;parse-names&quot;:false,&quot;dropping-particle&quot;:&quot;&quot;,&quot;non-dropping-particle&quot;:&quot;&quot;},{&quot;family&quot;:&quot;Mehri&quot;,&quot;given&quot;:&quot;Fereshteh&quot;,&quot;parse-names&quot;:false,&quot;dropping-particle&quot;:&quot;&quot;,&quot;non-dropping-particle&quot;:&quot;&quot;},{&quot;family&quot;:&quot;Mehrotra&quot;,&quot;given&quot;:&quot;Ravi&quot;,&quot;parse-names&quot;:false,&quot;dropping-particle&quot;:&quot;&quot;,&quot;non-dropping-particle&quot;:&quot;&quot;},{&quot;family&quot;:&quot;Mehta&quot;,&quot;given&quot;:&quot;Kala M.&quot;,&quot;parse-names&quot;:false,&quot;dropping-particle&quot;:&quot;&quot;,&quot;non-dropping-particle&quot;:&quot;&quot;},{&quot;family&quot;:&quot;Meitei&quot;,&quot;given&quot;:&quot;Wahengbam Bigyananda&quot;,&quot;parse-names&quot;:false,&quot;dropping-particle&quot;:&quot;&quot;,&quot;non-dropping-particle&quot;:&quot;&quot;},{&quot;family&quot;:&quot;Mekonnen&quot;,&quot;given&quot;:&quot;Teferi&quot;,&quot;parse-names&quot;:false,&quot;dropping-particle&quot;:&quot;&quot;,&quot;non-dropping-particle&quot;:&quot;&quot;},{&quot;family&quot;:&quot;Melese&quot;,&quot;given&quot;:&quot;Addisu&quot;,&quot;parse-names&quot;:false,&quot;dropping-particle&quot;:&quot;&quot;,&quot;non-dropping-particle&quot;:&quot;&quot;},{&quot;family&quot;:&quot;Memiah&quot;,&quot;given&quot;:&quot;Peter T.N.&quot;,&quot;parse-names&quot;:false,&quot;dropping-particle&quot;:&quot;&quot;,&quot;non-dropping-particle&quot;:&quot;&quot;},{&quot;family&quot;:&quot;Memish&quot;,&quot;given&quot;:&quot;Ziad A.&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esha&quot;,&quot;given&quot;:&quot;Meresa Berwo&quot;,&quot;parse-names&quot;:false,&quot;dropping-particle&quot;:&quot;&quot;,&quot;non-dropping-particle&quot;:&quot;&quot;},{&quot;family&quot;:&quot;Mensah&quot;,&quot;given&quot;:&quot;George A.&quot;,&quot;parse-names&quot;:false,&quot;dropping-particle&quot;:&quot;&quot;,&quot;non-dropping-particle&quot;:&quot;&quot;},{&quot;family&quot;:&quot;Mereke&quot;,&quot;given&quot;:&quot;Alibek&quot;,&quot;parse-names&quot;:false,&quot;dropping-particle&quot;:&quot;&quot;,&quot;non-dropping-particle&quot;:&quot;&quot;},{&quot;family&quot;:&quot;Mereta&quot;,&quot;given&quot;:&quot;Seid Tiku&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hretie&quot;,&quot;given&quot;:&quot;Kebadnew Mulatu&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lne&quot;,&quot;given&quot;:&quot;George J.&quot;,&quot;parse-names&quot;:false,&quot;dropping-particle&quot;:&quot;&quot;,&quot;non-dropping-particle&quot;:&quot;&quot;},{&quot;family&quot;:&quot;Mini&quot;,&quot;given&quot;:&quot;G. K.&quot;,&quot;parse-names&quot;:false,&quot;dropping-particle&quot;:&quot;&quot;,&quot;non-dropping-particle&quot;:&quot;&quot;},{&quot;family&quot;:&quot;Miri&quot;,&quot;given&quot;:&quot;Mohammad&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quot;,&quot;given&quot;:&quot;Roya&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chell&quot;,&quot;given&quot;:&quot;Philip B.&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ghadaszadeh&quot;,&quot;given&quot;:&quot;Masoud&quot;,&quot;parse-names&quot;:false,&quot;dropping-particle&quot;:&quot;&quot;,&quot;non-dropping-particle&quot;:&quot;&quot;},{&quot;family&quot;:&quot;Mohajer&quot;,&quot;given&quot;:&quot;Bahram&quot;,&quot;parse-names&quot;:false,&quot;dropping-particle&quot;:&quot;&quot;,&quot;non-dropping-particle&quot;:&quot;&quot;},{&quot;family&quot;:&quot;Mohamad&quot;,&quot;given&quot;:&quot;Osama&quot;,&quot;parse-names&quot;:false,&quot;dropping-particle&quot;:&quot;&quot;,&quot;non-dropping-particle&quot;:&quot;&quot;},{&quot;family&quot;:&quot;Mohamadi&quot;,&quot;given&quot;:&quot;Efat&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beigi&quot;,&quot;given&quot;:&quot;Abolfazl&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Ammas Siraj&quot;,&quot;parse-names&quot;:false,&quot;dropping-particle&quot;:&quot;&quot;,&quot;non-dropping-particle&quot;:&quot;&quot;},{&quot;family&quot;:&quot;Mohammed&quot;,&quot;given&quot;:&quot;Hussen&quot;,&quot;parse-names&quot;:false,&quot;dropping-particle&quot;:&quot;&quot;,&quot;non-dropping-particle&quot;:&quot;&quot;},{&quot;family&quot;:&quot;Mohammed&quot;,&quot;given&quot;:&quot;Jemal Abdu&quot;,&quot;parse-names&quot;:false,&quot;dropping-particle&quot;:&quot;&quot;,&quot;non-dropping-particle&quot;:&quot;&quot;},{&quot;family&quot;:&quot;Mohammed&quot;,&quot;given&quot;:&quot;Shafiu&quot;,&quot;parse-names&quot;:false,&quot;dropping-particle&quot;:&quot;&quot;,&quot;non-dropping-particle&quot;:&quot;&quot;},{&quot;family&quot;:&quot;Mohebi&quot;,&quot;given&quot;:&quot;Farnam&quot;,&quot;parse-names&quot;:false,&quot;dropping-particle&quot;:&quot;&quot;,&quot;non-dropping-particle&quot;:&quot;&quot;},{&quot;family&quot;:&quot;Mohseni Bandpei&quot;,&quot;given&quot;:&quot;Mohammad A.&quot;,&quot;parse-names&quot;:false,&quot;dropping-particle&quot;:&quot;&quot;,&quot;non-dropping-particle&quot;:&quot;&quot;},{&quot;family&quot;:&quot;Mokari&quot;,&quot;given&quot;:&quot;Amin&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men&quot;,&quot;given&quot;:&quot;Natalie C.&quot;,&quot;parse-names&quot;:false,&quot;dropping-particle&quot;:&quot;&quot;,&quot;non-dropping-particle&quot;:&quot;&quot;},{&quot;family&quot;:&quot;Monasta&quot;,&quot;given&quot;:&quot;Lorenzo&quot;,&quot;parse-names&quot;:false,&quot;dropping-particle&quot;:&quot;&quot;,&quot;non-dropping-particle&quot;:&quot;&quot;},{&quot;family&quot;:&quot;Mondello&quot;,&quot;given&quot;:&quot;Stefania&quot;,&quot;parse-names&quot;:false,&quot;dropping-particle&quot;:&quot;&quot;,&quot;non-dropping-particle&quot;:&quot;&quot;},{&quot;family&quot;:&quot;Mooney&quot;,&quot;given&quot;:&quot;Meghan D.&quot;,&quot;parse-names&quot;:false,&quot;dropping-particle&quot;:&quot;&quot;,&quot;non-dropping-particle&quot;:&quot;&quot;},{&quot;family&quot;:&quot;Moosazadeh&quot;,&quot;given&quot;:&quot;Mahmoo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Joo&quot;,&quot;given&quot;:&quot;Mohamma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les&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no Velásquez&quot;,&quot;given&quot;:&quot;Ilais&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apour&quot;,&quot;given&quot;:&quot;Abb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khopadhyay&quot;,&quot;given&quot;:&quot;Satinath&quot;,&quot;parse-names&quot;:false,&quot;dropping-particle&quot;:&quot;&quot;,&quot;non-dropping-particle&quot;:&quot;&quot;},{&quot;family&quot;:&quot;Mullany&quot;,&quot;given&quot;:&quot;Erin C.&quot;,&quot;parse-names&quot;:false,&quot;dropping-particle&quot;:&quot;&quot;,&quot;non-dropping-particle&quot;:&quot;&quot;},{&quot;family&quot;:&quot;Mumford&quot;,&quot;given&quot;:&quot;John Everett&quot;,&quot;parse-names&quot;:false,&quot;dropping-particle&quot;:&quot;&quot;,&quot;non-dropping-particle&quot;:&quot;&quot;},{&quot;family&quot;:&quot;Munro&quot;,&quot;given&quot;:&quot;Sandra B.&quot;,&quot;parse-names&quot;:false,&quot;dropping-particle&quot;:&quot;&quot;,&quot;non-dropping-particle&quot;:&quot;&quot;},{&quot;family&quot;:&quot;Muriithi&quot;,&quot;given&quot;:&quot;Moses K.&quot;,&quot;parse-names&quot;:false,&quot;dropping-particle&quot;:&quot;&quot;,&quot;non-dropping-particle&quot;:&quot;&quot;},{&quot;family&quot;:&quot;Musa&quot;,&quot;given&quot;:&quot;Kamarul Imran&quot;,&quot;parse-names&quot;:false,&quot;dropping-particle&quot;:&quot;&quot;,&quot;non-dropping-particle&quot;:&quot;&quot;},{&quot;family&quot;:&quot;Mustafa&quot;,&quot;given&quot;:&quot;Ghulam&quot;,&quot;parse-names&quot;:false,&quot;dropping-particle&quot;:&quot;&quot;,&quot;non-dropping-particle&quot;:&quot;&quot;},{&quot;family&quot;:&quot;Muthupandian&quot;,&quot;given&quot;:&quot;Saravanan&quot;,&quot;parse-names&quot;:false,&quot;dropping-particle&quot;:&quot;&quot;,&quot;non-dropping-particle&quot;:&quot;&quot;},{&quot;family&quot;:&quot;Nabavizadeh&quot;,&quot;given&quot;:&quot;Behnam&quot;,&quot;parse-names&quot;:false,&quot;dropping-particle&quot;:&quot;&quot;,&quot;non-dropping-particle&quot;:&quot;&quot;},{&quot;family&quot;:&quot;Nabhan&quot;,&quot;given&quot;:&quot;Ashraf F.&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avi&quot;,&quot;given&quot;:&quot;Mohsen&quot;,&quot;parse-names&quot;:false,&quot;dropping-particle&quot;:&quot;&quot;,&quot;non-dropping-particle&quot;:&quot;&quot;},{&quot;family&quot;:&quot;Naghshtabrizi&quot;,&quot;given&quot;:&quot;Behshad&quot;,&quot;parse-names&quot;:false,&quot;dropping-particle&quot;:&quot;&quot;,&quot;non-dropping-particle&quot;:&quot;&quot;},{&quot;family&quot;:&quot;Naik&quot;,&quot;given&quot;:&quot;Gurudatta&quot;,&quot;parse-names&quot;:false,&quot;dropping-particle&quot;:&quot;&quot;,&quot;non-dropping-particle&quot;:&quot;&quot;},{&quot;family&quot;:&quot;Naimzada&quot;,&quot;given&quot;:&quot;Mukhammad David&quot;,&quot;parse-names&quot;:false,&quot;dropping-particle&quot;:&quot;&quot;,&quot;non-dropping-particle&quot;:&quot;&quot;},{&quot;family&quot;:&quot;Nair&quot;,&quot;given&quot;:&quot;Sanjeev&quot;,&quot;parse-names&quot;:false,&quot;dropping-particle&quot;:&quot;&quot;,&quot;non-dropping-particle&quot;:&quot;&quot;},{&quot;family&quot;:&quot;Najafi&quot;,&quot;given&quot;:&quot;Farid&quot;,&quot;parse-names&quot;:false,&quot;dropping-particle&quot;:&quot;&quot;,&quot;non-dropping-particle&quot;:&quot;&quot;},{&quot;family&quot;:&quot;Naldi&quot;,&quot;given&quot;:&quot;Luigi&quot;,&quot;parse-names&quot;:false,&quot;dropping-particle&quot;:&quot;&quot;,&quot;non-dropping-particle&quot;:&quot;&quot;},{&quot;family&quot;:&quot;Nandakumar&quot;,&quot;given&quot;:&quot;Vishnu&quot;,&quot;parse-names&quot;:false,&quot;dropping-particle&quot;:&quot;&quot;,&quot;non-dropping-particle&quot;:&quot;&quot;},{&quot;family&quot;:&quot;Nandi&quot;,&quot;given&quot;:&quot;Anita K.&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serbakht&quot;,&quot;given&quot;:&quot;Morteza&quot;,&quot;parse-names&quot;:false,&quot;dropping-particle&quot;:&quot;&quot;,&quot;non-dropping-particle&quot;:&quot;&quot;},{&quot;family&quot;:&quot;Nayak&quot;,&quot;given&quot;:&quot;Vinod C.&quot;,&quot;parse-names&quot;:false,&quot;dropping-particle&quot;:&quot;&quot;,&quot;non-dropping-particle&quot;:&quot;&quot;},{&quot;family&quot;:&quot;Nazari&quot;,&quot;given&quot;:&quot;Javad&quot;,&quot;parse-names&quot;:false,&quot;dropping-particle&quot;:&quot;&quot;,&quot;non-dropping-particle&quot;:&quot;&quot;},{&quot;family&quot;:&quot;Ndejjo&quot;,&quot;given&quot;:&quot;Rawlance&quot;,&quot;parse-names&quot;:false,&quot;dropping-particle&quot;:&quot;&quot;,&quot;non-dropping-particle&quot;:&quot;&quot;},{&quot;family&quot;:&quot;Ndwandwe&quot;,&quot;given&quot;:&quot;Duduzile Edith&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Netsere&quot;,&quot;given&quot;:&quot;Henok Biresaw&quot;,&quot;parse-names&quot;:false,&quot;dropping-particle&quot;:&quot;&quot;,&quot;non-dropping-particle&quot;:&quot;&quot;},{&quot;family&quot;:&quot;Neupane&quot;,&quot;given&quot;:&quot;Subas&quot;,&quot;parse-names&quot;:false,&quot;dropping-particle&quot;:&quot;&quot;,&quot;non-dropping-particle&quot;:&quot;&quot;},{&quot;family&quot;:&quot;Ngari&quot;,&quot;given&quot;:&quot;Kiirithio N.&quot;,&quot;parse-names&quot;:false,&quot;dropping-particle&quot;:&quot;&quot;,&quot;non-dropping-particle&quot;:&quot;&quot;},{&quot;family&quot;:&quot;Nguefack-Tsague&quot;,&quot;given&quot;:&quot;Georges&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Diep Ngoc&quot;,&quot;parse-names&quot;:false,&quot;dropping-particle&quot;:&quot;&quot;,&quot;non-dropping-particle&quot;:&quot;&quot;},{&quot;family&quot;:&quot;Nguyen&quot;,&quot;given&quot;:&quot;Huong Lan Thi&quot;,&quot;parse-names&quot;:false,&quot;dropping-particle&quot;:&quot;&quot;,&quot;non-dropping-particle&quot;:&quot;&quot;},{&quot;family&quot;:&quot;Nguyen&quot;,&quot;given&quot;:&quot;Jason&quot;,&quot;parse-names&quot;:false,&quot;dropping-particle&quot;:&quot;&quot;,&quot;non-dropping-particle&quot;:&quot;&quot;},{&quot;family&quot;:&quot;Nguyen&quot;,&quot;given&quot;:&quot;Michele&quot;,&quot;parse-names&quot;:false,&quot;dropping-particle&quot;:&quot;&quot;,&quot;non-dropping-particle&quot;:&quot;&quot;},{&quot;family&quot;:&quot;Nguyen&quot;,&quot;given&quot;:&quot;Ming&quot;,&quot;parse-names&quot;:false,&quot;dropping-particle&quot;:&quot;&quot;,&quot;non-dropping-particle&quot;:&quot;&quot;},{&quot;family&quot;:&quot;Nguyen&quot;,&quot;given&quot;:&quot;Trang Huyen&quot;,&quot;parse-names&quot;:false,&quot;dropping-particle&quot;:&quot;&quot;,&quot;non-dropping-particle&quot;:&quot;&quot;},{&quot;family&quot;:&quot;Nichols&quot;,&quot;given&quot;:&quot;Emma&quot;,&quot;parse-names&quot;:false,&quot;dropping-particle&quot;:&quot;&quot;,&quot;non-dropping-particle&quot;:&quot;&quot;},{&quot;family&quot;:&quot;Nigatu&quot;,&quot;given&quot;:&quot;Dabere&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kpoor&quot;,&quot;given&quot;:&quot;Amin Reza&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heim&quot;,&quot;given&quot;:&quot;Ole F.&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uraei Motlagh&quot;,&quot;given&quot;:&quot;Soraya&quot;,&quot;parse-names&quot;:false,&quot;dropping-particle&quot;:&quot;&quot;,&quot;non-dropping-particle&quot;:&quot;&quot;},{&quot;family&quot;:&quot;Nowak&quot;,&quot;given&quot;:&quot;Christoph&quot;,&quot;parse-names&quot;:false,&quot;dropping-particle&quot;:&quot;&quot;,&quot;non-dropping-particle&quot;:&quot;&quot;},{&quot;family&quot;:&quot;Nsoesie&quot;,&quot;given&quot;:&quot;Elaine Okanyene&quot;,&quot;parse-names&quot;:false,&quot;dropping-particle&quot;:&quot;&quot;,&quot;non-dropping-particle&quot;:&quot;&quot;},{&quot;family&quot;:&quot;Nunez-Samudio&quot;,&quot;given&quot;:&quot;Virginia&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ghenetega&quot;,&quot;given&quot;:&quot;Onome Bright&quot;,&quot;parse-names&quot;:false,&quot;dropping-particle&quot;:&quot;&quot;,&quot;non-dropping-particle&quot;:&quot;&quot;},{&quot;family&quot;:&quot;Oh&quot;,&quot;given&quot;:&quot;In 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luwasanu&quot;,&quot;given&quot;:&quot;Mojisola Morenike&quot;,&quot;parse-names&quot;:false,&quot;dropping-particle&quot;:&quot;&quot;,&quot;non-dropping-particle&quot;:&quot;&quot;},{&quot;family&quot;:&quot;Omar Bali&quot;,&quot;given&quot;:&quot;Ahmed&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g&quot;,&quot;given&quot;:&quot;Sokking&quot;,&quot;parse-names&quot;:false,&quot;dropping-particle&quot;:&quot;&quot;,&quot;non-dropping-particle&quot;:&quot;&quot;},{&quot;family&quot;:&quot;Onwujekwe&quot;,&quot;given&quot;:&quot;Obinna E.&quot;,&quot;parse-names&quot;:false,&quot;dropping-particle&quot;:&quot;&quot;,&quot;non-dropping-particle&quot;:&quot;&quot;},{&quot;family&quot;:&quot;Oren&quot;,&quot;given&quot;:&quot;Eyal&quot;,&quot;parse-names&quot;:false,&quot;dropping-particle&quot;:&quot;&quot;,&quot;non-dropping-particle&quot;:&quot;&quot;},{&quot;family&quot;:&quot;Orji&quot;,&quot;given&quot;:&quot;Aislyn U.&quot;,&quot;parse-names&quot;:false,&quot;dropping-particle&quot;:&quot;&quot;,&quot;non-dropping-particle&quot;:&quot;&quot;},{&quot;family&quot;:&quot;Orpana&quot;,&quot;given&quot;:&quot;Heather M.&quot;,&quot;parse-names&quot;:false,&quot;dropping-particle&quot;:&quot;&quot;,&quot;non-dropping-particle&quot;:&quot;&quot;},{&quot;family&quot;:&quot;Ortega-Altamirano&quot;,&quot;given&quot;:&quot;Doris&quot;,&quot;parse-names&quot;:false,&quot;dropping-particle&quot;:&quot;V.&quot;,&quot;non-dropping-particle&quot;:&quot;&quot;},{&quot;family&quot;:&quot;Ortiz&quot;,&quot;given&quot;:&quot;Alberto&quot;,&quot;parse-names&quot;:false,&quot;dropping-particle&quot;:&quot;&quot;,&quot;non-dropping-particle&quot;:&quot;&quot;},{&quot;family&quot;:&quot;Osarenotor&quot;,&quot;given&quot;:&quot;Osayomwanbo&quot;,&quot;parse-names&quot;:false,&quot;dropping-particle&quot;:&quot;&quot;,&quot;non-dropping-particle&quot;:&quot;&quot;},{&quot;family&quot;:&quot;Osei&quot;,&quot;given&quot;:&quot;Frank B.&quot;,&quot;parse-names&quot;:false,&quot;dropping-particle&quot;:&quot;&quot;,&quot;non-dropping-particle&quot;:&quot;&quot;},{&quot;family&quot;:&quot;Ostojic&quot;,&quot;given&quot;:&quot;Sergej M.&quot;,&quot;parse-names&quot;:false,&quot;dropping-particle&quot;:&quot;&quot;,&quot;non-dropping-particle&quot;:&quot;&quot;},{&quot;family&quot;:&quot;Ostroff&quot;,&quot;given&quot;:&quot;Samuel M.&quot;,&quot;parse-names&quot;:false,&quot;dropping-particle&quot;:&quot;&quot;,&quot;non-dropping-particle&quot;:&quot;&quot;},{&quot;family&quot;:&quot;Otoiu&quot;,&quot;given&quot;:&quot;Adrian&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Mahesh&quot;,&quot;given&quot;:&quot;P. A.&quot;,&quot;parse-names&quot;:false,&quot;dropping-particle&quot;:&quot;&quot;,&quot;non-dropping-particle&quot;:&quot;&quot;},{&quot;family&quot;:&quot;Padubidri&quot;,&quot;given&quot;:&quot;Jagadish Rao&quot;,&quot;parse-names&quot;:false,&quot;dropping-particle&quot;:&quot;&quot;,&quot;non-dropping-particle&quot;:&quot;&quot;},{&quot;family&quot;:&quot;Pakhale&quot;,&quot;given&quot;:&quot;Smita&quot;,&quot;parse-names&quot;:false,&quot;dropping-particle&quot;:&quot;&quot;,&quot;non-dropping-particle&quot;:&quot;&quot;},{&quot;family&quot;:&quot;Pakhare&quot;,&quot;given&quot;:&quot;Abhijit P.&quot;,&quot;parse-names&quot;:false,&quot;dropping-particle&quot;:&quot;&quot;,&quot;non-dropping-particle&quot;:&quot;&quot;},{&quot;family&quot;:&quot;Pakshir&quot;,&quot;given&quot;:&quot;Keyvan&quot;,&quot;parse-names&quot;:false,&quot;dropping-particle&quot;:&quot;&quot;,&quot;non-dropping-particle&quot;:&quot;&quot;},{&quot;family&quot;:&quot;Palladino&quot;,&quot;given&quot;:&quot;Raffaele&quot;,&quot;parse-names&quot;:false,&quot;dropping-particle&quot;:&quot;&quot;,&quot;non-dropping-particle&quot;:&quot;&quot;},{&quot;family&quot;:&quot;Pana&quot;,&quot;given&quot;:&quot;Adrian&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ngaribuan&quot;,&quot;given&quot;:&quot;Helena Ullyartha&quot;,&quot;parse-names&quot;:false,&quot;dropping-particle&quot;:&quot;&quot;,&quot;non-dropping-particle&quot;:&quot;&quot;},{&quot;family&quot;:&quot;Park&quot;,&quot;given&quot;:&quot;Eun Kee&quot;,&quot;parse-names&quot;:false,&quot;dropping-particle&quot;:&quot;&quot;,&quot;non-dropping-particle&quot;:&quot;&quot;},{&quot;family&quot;:&quot;Park&quot;,&quot;given&quot;:&quot;James&quot;,&quot;parse-names&quot;:false,&quot;dropping-particle&quot;:&quot;&quot;,&quot;non-dropping-particle&quot;:&quot;&quot;},{&quot;family&quot;:&quot;Parmar&quot;,&quot;given&quot;:&quot;Priya G.Kumari&quot;,&quot;parse-names&quot;:false,&quot;dropping-particle&quot;:&quot;&quot;,&quot;non-dropping-particle&quot;:&quot;&quot;},{&quot;family&quot;:&quot;Parry&quot;,&quot;given&quot;:&quot;Charles D.H.&quot;,&quot;parse-names&quot;:false,&quot;dropping-particle&quot;:&quot;&quot;,&quot;non-dropping-particle&quot;:&quot;&quot;},{&quot;family&quot;:&quot;Pasovic&quot;,&quot;given&quot;:&quot;Maja&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Jenil R.&quot;,&quot;parse-names&quot;:false,&quot;dropping-particle&quot;:&quot;&quot;,&quot;non-dropping-particle&quot;:&quot;&quot;},{&quot;family&quot;:&quot;Patel&quot;,&quot;given&quot;:&quot;Sangram Kishor&quot;,&quot;parse-names&quot;:false,&quot;dropping-particle&quot;:&quot;&quot;,&quot;non-dropping-particle&quot;:&quot;&quot;},{&quot;family&quot;:&quot;Paternina-Caicedo&quot;,&quot;given&quot;:&quot;Angel J.&quot;,&quot;parse-names&quot;:false,&quot;dropping-particle&quot;:&quot;&quot;,&quot;non-dropping-particle&quot;:&quot;&quot;},{&quot;family&quot;:&quot;Pathak&quot;,&quot;given&quot;:&quot;Ashish&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del&quot;,&quot;given&quot;:&quot;Deepak&quot;,&quot;parse-names&quot;:false,&quot;dropping-particle&quot;:&quot;&quot;,&quot;non-dropping-particle&quot;:&quot;&quot;},{&quot;family&quot;:&quot;Paudel&quot;,&quot;given&quot;:&quot;Sagun&quot;,&quot;parse-names&quot;:false,&quot;dropping-particle&quot;:&quot;&quot;,&quot;non-dropping-particle&quot;:&quot;&quot;},{&quot;family&quot;:&quot;Paulson&quot;,&quot;given&quot;:&quot;Katherine R.&quot;,&quot;parse-names&quot;:false,&quot;dropping-particle&quot;:&quot;&quot;,&quot;non-dropping-particle&quot;:&quot;&quot;},{&quot;family&quot;:&quot;Pazoki Toroudi&quot;,&quot;given&quot;:&quot;Hamidreza&quot;,&quot;parse-names&quot;:false,&quot;dropping-particle&quot;:&quot;&quot;,&quot;non-dropping-particle&quot;:&quot;&quot;},{&quot;family&quot;:&quot;Pease&quot;,&quot;given&quot;:&quot;Spencer 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Alexandre&quot;,&quot;parse-names&quot;:false,&quot;dropping-particle&quot;:&quot;&quot;,&quot;non-dropping-particle&quot;:&quot;&quot;},{&quot;family&quot;:&quot;Pereira&quot;,&quot;given&quot;:&quot;David M.&quot;,&quot;parse-names&quot;:false,&quot;dropping-particle&quot;:&quot;&quot;,&quot;non-dropping-particle&quot;:&quot;&quot;},{&quot;family&quot;:&quot;Pereira&quot;,&quot;given&quot;:&quot;Jeevan&quot;,&quot;parse-names&quot;:false,&quot;dropping-particle&quot;:&quot;&quot;,&quot;non-dropping-particle&quot;:&quot;&quot;},{&quot;family&quot;:&quot;Perico&quot;,&quot;given&quot;:&quot;Norberto&quot;,&quot;parse-names&quot;:false,&quot;dropping-particle&quot;:&quot;&quot;,&quot;non-dropping-particle&quot;:&quot;&quot;},{&quot;family&quot;:&quot;Pescarini&quot;,&quot;given&quot;:&quot;Julia Moreira&quot;,&quot;parse-names&quot;:false,&quot;dropping-particle&quot;:&quot;&quot;,&quot;non-dropping-particle&quot;:&quot;&quot;},{&quot;family&quot;:&quot;Pesudovs&quot;,&quot;given&quot;:&quot;Konrad&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ccinelli&quot;,&quot;given&quot;:&quot;Cristiano&quot;,&quot;parse-names&quot;:false,&quot;dropping-particle&quot;:&quot;&quot;,&quot;non-dropping-particle&quot;:&quot;&quot;},{&quot;family&quot;:&quot;Pierce&quot;,&quot;given&quot;:&quot;Maxwell&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lz&quot;,&quot;given&quot;:&quot;Tessa M.&quot;,&quot;parse-names&quot;:false,&quot;dropping-particle&quot;:&quot;&quot;,&quot;non-dropping-particle&quot;:&quot;&quot;},{&quot;family&quot;:&quot;Pinheiro&quot;,&quot;given&quot;:&quot;Marina&quot;,&quot;parse-names&quot;:false,&quot;dropping-particle&quot;:&quot;&quot;,&quot;non-dropping-particle&quot;:&quot;&quot;},{&quot;family&quot;:&quot;Piradov&quot;,&quot;given&quot;:&quot;Michael A.&quot;,&quot;parse-names&quot;:false,&quot;dropping-particle&quot;:&quot;&quot;,&quot;non-dropping-particle&quot;:&quot;&quot;},{&quot;family&quot;:&quot;Pirsaheb&quot;,&quot;given&quot;:&quot;Meghdad&quot;,&quot;parse-names&quot;:false,&quot;dropping-particle&quot;:&quot;&quot;,&quot;non-dropping-particle&quot;:&quot;&quot;},{&quot;family&quot;:&quot;Pishgar&quot;,&quot;given&quot;:&quot;Farhad&quot;,&quot;parse-names&quot;:false,&quot;dropping-particle&quot;:&quot;&quot;,&quot;non-dropping-particle&quot;:&quot;&quot;},{&quot;family&quot;:&quot;Plana-Ripoll&quot;,&quot;given&quot;:&quot;Oleguer&quot;,&quot;parse-names&quot;:false,&quot;dropping-particle&quot;:&quot;&quot;,&quot;non-dropping-particle&quot;:&quot;&quot;},{&quot;family&quot;:&quot;Plass&quot;,&quot;given&quot;:&quot;Dietrich&quot;,&quot;parse-names&quot;:false,&quot;dropping-particle&quot;:&quot;&quot;,&quot;non-dropping-particle&quot;:&quot;&quot;},{&quot;family&quot;:&quot;Pletcher&quot;,&quot;given&quot;:&quot;Martin&quot;,&quot;parse-names&quot;:false,&quot;dropping-particle&quot;:&quot;&quot;,&quot;non-dropping-particle&quot;:&quot;&quot;},{&quot;family&quot;:&quot;Pokhrel&quot;,&quot;given&quot;:&quot;Khem Narayan&quot;,&quot;parse-names&quot;:false,&quot;dropping-particle&quot;:&quot;&quot;,&quot;non-dropping-particle&quot;:&quot;&quot;},{&quot;family&quot;:&quot;Polibin&quot;,&quot;given&quot;:&quot;Roman&quot;,&quot;parse-names&quot;:false,&quot;dropping-particle&quot;:&quot;V.&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nd&quot;,&quot;given&quot;:&quot;Constance Dimity&quot;,&quot;parse-names&quot;:false,&quot;dropping-particle&quot;:&quot;&quot;,&quot;non-dropping-particle&quot;:&quot;&quot;},{&quot;family&quot;:&quot;Postma&quot;,&quot;given&quot;:&quot;Maarten J.&quot;,&quot;parse-names&quot;:false,&quot;dropping-particle&quot;:&quot;&quot;,&quot;non-dropping-particle&quot;:&quot;&quot;},{&quot;family&quot;:&quot;Pottoo&quot;,&quot;given&quot;:&quot;Faheem Hyder&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urmirza Kalhori&quot;,&quot;given&quot;:&quot;Reza&quot;,&quot;parse-names&quot;:false,&quot;dropping-particle&quot;:&quot;&quot;,&quot;non-dropping-particle&quot;:&quot;&quot;},{&quot;family&quot;:&quot;Pourshams&quot;,&quot;given&quot;:&quot;Akram&quot;,&quot;parse-names&quot;:false,&quot;dropping-particle&quot;:&quot;&quot;,&quot;non-dropping-particle&quot;:&quot;&quot;},{&quot;family&quot;:&quot;Poznañ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Sanjay&quot;,&quot;parse-names&quot;:false,&quot;dropping-particle&quot;:&quot;&quot;,&quot;non-dropping-particle&quot;:&quot;&quot;},{&quot;family&quot;:&quot;Prakash&quot;,&quot;given&quot;:&quot;V.&quot;,&quot;parse-names&quot;:false,&quot;dropping-particle&quot;:&quot;&quot;,&quot;non-dropping-particle&quot;:&quot;&quot;},{&quot;family&quot;:&quot;Prasad&quot;,&quot;given&quot;:&quot;Narayan&quot;,&quot;parse-names&quot;:false,&quot;dropping-particle&quot;:&quot;&quot;,&quot;non-dropping-particle&quot;:&quot;&quot;},{&quot;family&quot;:&quot;Preotescu&quot;,&quot;given&quot;:&quot;Liliana&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fiei&quot;,&quot;given&quot;:&quot;Alireza&quot;,&quot;parse-names&quot;:false,&quot;dropping-particle&quot;:&quot;&quot;,&quot;non-dropping-particle&quot;:&quot;&quot;},{&quot;family&quot;:&quot;Raggi&quot;,&quot;given&quot;:&quot;Alberto&quot;,&quot;parse-names&quot;:false,&quot;dropping-particle&quot;:&quot;&quot;,&quot;non-dropping-particle&quot;:&quot;&quot;},{&quot;family&quot;:&quot;Rahim&quot;,&quot;given&quot;:&quot;Fakher&quot;,&quot;parse-names&quot;:false,&quot;dropping-particle&quot;:&quot;&quot;,&quot;non-dropping-particle&quot;:&quot;&quot;},{&quot;family&quot;:&quot;Rahimi-Movaghar&quot;,&quot;given&quot;:&quot;Afarin&quot;,&quot;parse-names&quot;:false,&quot;dropping-particle&quot;:&quot;&quot;,&quot;non-dropping-particle&quot;:&quot;&quot;},{&quot;family&quot;:&quot;Rahman&quot;,&quot;given&quot;:&quot;Mohammad Hifz Ur&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kovac&quot;,&quot;given&quot;:&quot;Ivo&quot;,&quot;parse-names&quot;:false,&quot;dropping-particle&quot;:&quot;&quot;,&quot;non-dropping-particle&quot;:&quot;&quot;},{&quot;family&quot;:&quot;Ram&quot;,&quot;given&quot;:&quot;Pradhum&quot;,&quot;parse-names&quot;:false,&quot;dropping-particle&quot;:&quot;&quot;,&quot;non-dropping-particle&quot;:&quot;&quot;},{&quot;family&quot;:&quot;Ramezanzadeh&quot;,&quot;given&quot;:&quot;Kiana&quot;,&quot;parse-names&quot;:false,&quot;dropping-particle&quot;:&quot;&quot;,&quot;non-dropping-particle&quot;:&quot;&quot;},{&quot;family&quot;:&quot;Rana&quot;,&quot;given&quot;:&quot;Saleem Muhammad&quot;,&quot;parse-names&quot;:false,&quot;dropping-particle&quot;:&quot;&quot;,&quot;non-dropping-particle&quot;:&quot;&quot;},{&quot;family&quot;:&quot;Ranabhat&quot;,&quot;given&quot;:&quot;Chhabi Lal&quot;,&quot;parse-names&quot;:false,&quot;dropping-particle&quot;:&quot;&quot;,&quot;non-dropping-particle&quot;:&quot;&quot;},{&quot;family&quot;:&quot;Ranta&quot;,&quot;given&quot;:&quot;Annemarei&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ella&quot;,&quot;given&quot;:&quot;Davide&quot;,&quot;parse-names&quot;:false,&quot;dropping-particle&quot;:&quot;&quot;,&quot;non-dropping-particle&quot;:&quot;&quot;},{&quot;family&quot;:&quot;Rashedi&quot;,&quot;given&quot;:&quot;Vahid&quot;,&quot;parse-names&quot;:false,&quot;dropping-particle&quot;:&quot;&quot;,&quot;non-dropping-particle&quot;:&quot;&quot;},{&quot;family&quot;:&quot;Rastogi&quot;,&quot;given&quot;:&quot;Prateek&quot;,&quot;parse-names&quot;:false,&quot;dropping-particle&quot;:&quot;&quot;,&quot;non-dropping-particle&quot;:&quot;&quot;},{&quot;family&quot;:&quot;Rath&quot;,&quot;given&quot;:&quot;Goura Kishor&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wassizadeh&quot;,&quot;given&quot;:&quot;Reza&quot;,&quot;parse-names&quot;:false,&quot;dropping-particle&quot;:&quot;&quot;,&quot;non-dropping-particle&quot;:&quot;&quot;},{&quot;family&quot;:&quot;Rawat&quot;,&quot;given&quot;:&quot;Ramu&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gassa&quot;,&quot;given&quot;:&quot;Lemma Demissie&quot;,&quot;parse-names&quot;:false,&quot;dropping-particle&quot;:&quot;&quot;,&quot;non-dropping-particle&quot;:&quot;&quot;},{&quot;family&quot;:&quot;Reiner&quot;,&quot;given&quot;:&quot;Robert C.&quot;,&quot;parse-names&quot;:false,&quot;dropping-particle&quot;:&quot;&quot;,&quot;non-dropping-particle&quot;:&quot;&quot;},{&quot;family&quot;:&quot;Reinig&quot;,&quot;given&quot;:&quot;Nickolas&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egar&quot;,&quot;parse-names&quot;:false,&quot;dropping-particle&quot;:&quot;&quot;,&quot;non-dropping-particle&quot;:&quot;&quot;},{&quot;family&quot;:&quot;Rezaei&quot;,&quot;given&quot;:&quot;Nima&quot;,&quot;parse-names&quot;:false,&quot;dropping-particle&quot;:&quot;&quot;,&quot;non-dropping-particle&quot;:&quot;&quot;},{&quot;family&quot;:&quot;Rezai&quot;,&quot;given&quot;:&quot;Mohammad Sadegh&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 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Antonio Luiz P.&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ivera&quot;,&quot;given&quot;:&quot;Juan A.&quot;,&quot;parse-names&quot;:false,&quot;dropping-particle&quot;:&quot;&quot;,&quot;non-dropping-particle&quot;:&quot;&quot;},{&quot;family&quot;:&quot;Robalik&quot;,&quot;given&quot;:&quot;Toshana&quot;,&quot;parse-names&quot;:false,&quot;dropping-particle&quot;:&quot;&quot;,&quot;non-dropping-particle&quot;:&quot;&quot;},{&quot;family&quot;:&quot;Roberts&quot;,&quot;given&quot;:&quot;Nicholas L.S.&quot;,&quot;parse-names&quot;:false,&quot;dropping-particle&quot;:&quot;&quot;,&quot;non-dropping-particle&quot;:&quot;&quot;},{&quot;family&quot;:&quot;Roberts&quot;,&quot;given&quot;:&quot;Shaun&quot;,&quot;parse-names&quot;:false,&quot;dropping-particle&quot;:&quot;&quot;,&quot;non-dropping-particle&quot;:&quot;&quot;},{&quot;family&quot;:&quot;Robinson&quot;,&quot;given&quot;:&quot;Stephen R.&quot;,&quot;parse-names&quot;:false,&quot;dropping-particle&quot;:&quot;&quot;,&quot;non-dropping-particle&quot;:&quot;&quot;},{&quot;family&quot;:&quot;Rodríguez-Ramírez&quot;,&quot;given&quot;:&quot;Sonia&quot;,&quot;parse-names&quot;:false,&quot;dropping-particle&quot;:&quot;&quot;,&quot;non-dropping-particle&quot;:&quot;&quot;},{&quot;family&quot;:&quot;Roever&quot;,&quot;given&quot;:&quot;Leonardo&quot;,&quot;parse-names&quot;:false,&quot;dropping-particle&quot;:&quot;&quot;,&quot;non-dropping-particle&quot;:&quot;&quot;},{&quot;family&quot;:&quot;Rolfe&quot;,&quot;given&quot;:&quot;Sam&quot;,&quot;parse-names&quot;:false,&quot;dropping-particle&quot;:&quot;&quot;,&quot;non-dropping-particle&quot;:&quot;&quot;},{&quot;family&quot;:&quot;Romoli&quot;,&quot;given&quot;:&quot;Michele&quot;,&quot;parse-names&quot;:false,&quot;dropping-particle&quot;:&quot;&quot;,&quot;non-dropping-particle&quot;:&quot;&quot;},{&quot;family&quot;:&quot;Ronfani&quot;,&quot;given&quot;:&quot;Luca&quot;,&quot;parse-names&quot;:false,&quot;dropping-particle&quot;:&quot;&quot;,&quot;non-dropping-particle&quot;:&quot;&quot;},{&quot;family&quot;:&quot;Room&quot;,&quot;given&quot;:&quot;Robin&quot;,&quot;parse-names&quot;:false,&quot;dropping-particle&quot;:&quot;&quot;,&quot;non-dropping-particle&quot;:&quot;&quot;},{&quot;family&quot;:&quot;Roshandel&quot;,&quot;given&quot;:&quot;Gholamreza&quot;,&quot;parse-names&quot;:false,&quot;dropping-particle&quot;:&quot;&quot;,&quot;non-dropping-particle&quot;:&quot;&quot;},{&quot;family&quot;:&quot;Rostamian&quot;,&quot;given&quot;:&quot;Morteza&quot;,&quot;parse-names&quot;:false,&quot;dropping-particle&quot;:&quot;&quot;,&quot;non-dropping-particle&quot;:&quot;&quot;},{&quot;family&quot;:&quot;Roth&quot;,&quot;given&quot;:&quot;Gregory A.&quot;,&quot;parse-names&quot;:false,&quot;dropping-particle&quot;:&quot;&quot;,&quot;non-dropping-particle&quot;:&quot;&quot;},{&quot;family&quot;:&quot;Rothenbacher&quot;,&quot;given&quot;:&quot;Dietrich&quot;,&quot;parse-names&quot;:false,&quot;dropping-particle&quot;:&quot;&quot;,&quot;non-dropping-particle&quot;:&quot;&quot;},{&quot;family&quot;:&quot;Rubagotti&quot;,&quot;given&quot;:&quot;Enrico&quot;,&quot;parse-names&quot;:false,&quot;dropping-particle&quot;:&quot;&quot;,&quot;non-dropping-particle&quot;:&quot;&quot;},{&quot;family&quot;:&quot;Rumisha&quot;,&quot;given&quot;:&quot;Susan Fred&quot;,&quot;parse-names&quot;:false,&quot;dropping-particle&quot;:&quot;&quot;,&quot;non-dropping-particle&quot;:&quot;&quot;},{&quot;family&quot;:&quot;Rwegerera&quot;,&quot;given&quot;:&quot;Godfrey M.&quot;,&quot;parse-names&quot;:false,&quot;dropping-particle&quot;:&quot;&quot;,&quot;non-dropping-particle&quot;:&quot;&quot;},{&quot;family&quot;:&quot;Saadatagah&quot;,&quot;given&quot;:&quot;Seyedmohammad&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edi&quot;,&quot;given&quot;:&quot;Reza&quot;,&quot;parse-names&quot;:false,&quot;dropping-particle&quot;:&quot;&quot;,&quot;non-dropping-particle&quot;:&quot;&quot;},{&quot;family&quot;:&quot;Saeedi Moghaddam&quot;,&quot;given&quot;:&quot;Sahar&quot;,&quot;parse-names&quot;:false,&quot;dropping-particle&quot;:&quot;&quot;,&quot;non-dropping-particle&quot;:&quot;&quot;},{&quot;family&quot;:&quot;Saeidi&quot;,&quot;given&quot;:&quot;Shahram&quot;,&quot;parse-names&quot;:false,&quot;dropping-particle&quot;:&quot;&quot;,&quot;non-dropping-particle&quot;:&quot;&quot;},{&quot;family&quot;:&quot;Safari&quot;,&quot;given&quot;:&quot;Yahya&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hraian&quot;,&quot;given&quot;:&quot;Mohammad Ali&quot;,&quot;parse-names&quot;:false,&quot;dropping-particle&quot;:&quot;&quot;,&quot;non-dropping-particle&quot;:&quot;&quot;},{&quot;family&quot;:&quot;Sajadi&quot;,&quot;given&quot;:&quot;S. Mohammad&quot;,&quot;parse-names&quot;:false,&quot;dropping-particle&quot;:&quot;&quot;,&quot;non-dropping-particle&quot;:&quot;&quot;},{&quot;family&quot;:&quot;Salahshoor&quot;,&quot;given&quot;:&quot;Mohammad Reza&quot;,&quot;parse-names&quot;:false,&quot;dropping-particle&quot;:&quot;&quot;,&quot;non-dropping-particle&quot;:&quot;&quot;},{&quot;family&quot;:&quot;Salam&quot;,&quot;given&quot;:&quot;Nasir&quot;,&quot;parse-names&quot;:false,&quot;dropping-particle&quot;:&quot;&quot;,&quot;non-dropping-particle&quot;:&quot;&quot;},{&quot;family&quot;:&quot;Salama&quot;,&quot;given&quot;:&quot;Joseph S.&quot;,&quot;parse-names&quot;:false,&quot;dropping-particle&quot;:&quot;&quot;,&quot;non-dropping-particle&quot;:&quot;&quot;},{&quot;family&quot;:&quot;Salamati&quot;,&quot;given&quot;:&quot;Payman&quot;,&quot;parse-names&quot;:false,&quot;dropping-particle&quot;:&quot;&quot;,&quot;non-dropping-particle&quot;:&quot;&quot;},{&quot;family&quot;:&quot;Salehi Zahabi&quot;,&quot;given&quot;:&quot;Saleh&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quot;,&quot;parse-names&quot;:false,&quot;dropping-particle&quot;:&quot;&quot;,&quot;non-dropping-particle&quot;:&quot;&quot;},{&quot;family&quot;:&quot;Salimi&quot;,&quot;given&quot;:&quot;Yahya&quot;,&quot;parse-names&quot;:false,&quot;dropping-particle&quot;:&quot;&quot;,&quot;non-dropping-particle&quot;:&quot;&quot;},{&quot;family&quot;:&quot;Salimzadeh&quot;,&quot;given&quot;:&quot;Hamideh&quot;,&quot;parse-names&quot;:false,&quot;dropping-particle&quot;:&quot;&quot;,&quot;non-dropping-particle&quot;:&quot;&quot;},{&quot;family&quot;:&quot;Salman&quot;,&quot;given&quot;:&quot;Omar Mukhtar&quot;,&quot;parse-names&quot;:false,&quot;dropping-particle&quot;:&quot;&quot;,&quot;non-dropping-particle&quot;:&quot;&quot;},{&quot;family&quot;:&quot;Salomon&quot;,&quot;given&quot;:&quot;Joshua A.&quot;,&quot;parse-names&quot;:false,&quot;dropping-particle&quot;:&quot;&quot;,&quot;non-dropping-particle&quot;:&quot;&quot;},{&quot;family&quot;:&quot;Salz&quot;,&quot;given&quot;:&quot;Inbal&quot;,&quot;parse-names&quot;:false,&quot;dropping-particle&quot;:&quot;&quot;,&quot;non-dropping-particle&quot;:&quot;&quot;},{&quot;family&quot;:&quot;Samad&quot;,&quot;given&quot;:&quot;Zainab&quot;,&quot;parse-names&quot;:false,&quot;dropping-particle&quot;:&quot;&quot;,&quot;non-dropping-particle&quot;:&quot;&quot;},{&quot;family&quot;:&quot;Samadi Kafil&quot;,&quot;given&quot;:&quot;Hossein&quot;,&quot;parse-names&quot;:false,&quot;dropping-particle&quot;:&quot;&quot;,&quot;non-dropping-particle&quot;:&quot;&quot;},{&quot;family&quot;:&quot;Sambala&quot;,&quot;given&quot;:&quot;Evanson Zondani&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ánchez-Pimienta&quot;,&quot;given&quot;:&quot;Tania G.&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avic&quot;,&quot;given&quot;:&quot;Miloje&quot;,&quot;parse-names&quot;:false,&quot;dropping-particle&quot;:&quot;&quot;,&quot;non-dropping-particle&quot;:&quot;&quot;},{&quot;family&quot;:&quot;Sawyer&quot;,&quot;given&quot;:&quot;Susan M.&quot;,&quot;parse-names&quot;:false,&quot;dropping-particle&quot;:&quot;&quot;,&quot;non-dropping-particle&quot;:&quot;&quot;},{&quot;family&quot;:&quot;Saxena&quot;,&quot;given&quot;:&quot;Deepak&quot;,&quot;parse-names&quot;:false,&quot;dropping-particle&quot;:&quot;&quot;,&quot;non-dropping-particle&quot;:&quot;&quot;},{&quot;family&quot;:&quot;Saxena&quot;,&quot;given&quot;:&quot;Sonia&quot;,&quot;parse-names&quot;:false,&quot;dropping-particle&quot;:&quot;&quot;,&quot;non-dropping-particle&quot;:&quot;&quot;},{&quot;family&quot;:&quot;Saylan&quot;,&quot;given&quot;:&quot;Mete&quot;,&quot;parse-names&quot;:false,&quot;dropping-particle&quot;:&quot;&quot;,&quot;non-dropping-particle&quot;:&quot;&quot;},{&quot;family&quot;:&quot;Sbarra&quot;,&quot;given&quot;:&quot;Alyssa N.&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laich&quot;,&quot;given&quot;:&quot;Markus P.&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edat&quot;,&quot;given&quot;:&quot;Soraya&quot;,&quot;parse-names&quot;:false,&quot;dropping-particle&quot;:&quot;&quot;,&quot;non-dropping-particle&quot;:&quot;&quot;},{&quot;family&quot;:&quot;Sekerija&quot;,&quot;given&quot;:&quot;Mario&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erdar&quot;,&quot;given&quot;:&quot;Berrin&quot;,&quot;parse-names&quot;:false,&quot;dropping-particle&quot;:&quot;&quot;,&quot;non-dropping-particle&quot;:&quot;&quot;},{&quot;family&quot;:&quot;Serre&quot;,&quot;given&quot;:&quot;Marc L.&quot;,&quot;parse-names&quot;:false,&quot;dropping-particle&quot;:&quot;&quot;,&quot;non-dropping-particle&quot;:&quot;&quot;},{&quot;family&quot;:&quot;Serván-Mori&quot;,&quot;given&quot;:&quot;Edson&quot;,&quot;parse-names&quot;:false,&quot;dropping-particle&quot;:&quot;&quot;,&quot;non-dropping-particle&quot;:&quot;&quot;},{&quot;family&quot;:&quot;Sha&quot;,&quot;given&quot;:&quot;Feng&quot;,&quot;parse-names&quot;:false,&quot;dropping-particle&quot;:&quot;&quot;,&quot;non-dropping-particle&quot;:&quot;&quot;},{&quot;family&quot;:&quot;Shabani&quot;,&quot;given&quot;:&quot;Mahsima&quot;,&quot;parse-names&quot;:false,&quot;dropping-particle&quot;:&quot;&quot;,&quot;non-dropping-particle&quot;:&quot;&quot;},{&quot;family&quot;:&quot;Shackelford&quot;,&quot;given&quot;:&quot;Katya Anne&quot;,&quot;parse-names&quot;:false,&quot;dropping-particle&quot;:&quot;&quot;,&quot;non-dropping-particle&quot;:&quot;&quot;},{&quot;family&quot;:&quot;Shadid&quot;,&quot;given&quot;:&quot;Jamileh&quot;,&quot;parse-names&quot;:false,&quot;dropping-particle&quot;:&quot;&quot;,&quot;non-dropping-particle&quot;:&quot;&quot;},{&quot;family&quot;:&quot;Shafaat&quot;,&quot;given&quot;:&quot;Omid&quot;,&quot;parse-names&quot;:false,&quot;dropping-particle&quot;:&quot;&quot;,&quot;non-dropping-particle&quot;:&quot;&quot;},{&quot;family&quot;:&quot;Shahabi&quot;,&quot;given&quot;:&quot;Saeed&quot;,&quot;parse-names&quot;:false,&quot;dropping-particle&quot;:&quot;&quot;,&quot;non-dropping-particle&quot;:&quot;&quot;},{&quot;family&quot;:&quot;Shahbaz&quot;,&quot;given&quot;:&quot;Mohamma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quot;,&quot;given&quot;:&quot;Mohammad Bagher&quot;,&quot;parse-names&quot;:false,&quot;dropping-particle&quot;:&quot;&quot;,&quot;non-dropping-particle&quot;:&quot;&quot;},{&quot;family&quot;:&quot;Shamsizadeh&quot;,&quot;given&quot;:&quot;Morteza&quot;,&quot;parse-names&quot;:false,&quot;dropping-particle&quot;:&quot;&quot;,&quot;non-dropping-particle&quot;:&quot;&quot;},{&quot;family&quot;:&quot;Shannawaz&quot;,&quot;given&quot;:&quot;Mohammed&quot;,&quot;parse-names&quot;:false,&quot;dropping-particle&quot;:&quot;&quot;,&quot;non-dropping-particle&quot;:&quot;&quot;},{&quot;family&quot;:&quot;Sharafi&quot;,&quot;given&quot;:&quot;Kiomars&quot;,&quot;parse-names&quot;:false,&quot;dropping-particle&quot;:&quot;&quot;,&quot;non-dropping-particle&quot;:&quot;&quot;},{&quot;family&quot;:&quot;Sharafi&quot;,&quot;given&quot;:&quot;Zeinab&quot;,&quot;parse-names&quot;:false,&quot;dropping-particle&quot;:&quot;&quot;,&quot;non-dropping-particle&quot;:&quot;&quot;},{&quot;family&quot;:&quot;Sharara&quot;,&quot;given&quot;:&quot;Fablina&quot;,&quot;parse-names&quot;:false,&quot;dropping-particle&quot;:&quot;&quot;,&quot;non-dropping-particle&quot;:&quot;&quot;},{&quot;family&quot;:&quot;Sharifi&quot;,&quot;given&quot;:&quot;Hamid&quot;,&quot;parse-names&quot;:false,&quot;dropping-particle&quot;:&quot;&quot;,&quot;non-dropping-particle&quot;:&quot;&quot;},{&quot;family&quot;:&quot;Sharma&quot;,&quot;given&quot;:&quot;Rajesh&quot;,&quot;parse-names&quot;:false,&quot;dropping-particle&quot;:&quot;&quot;,&quot;non-dropping-particle&quot;:&quot;&quot;},{&quot;family&quot;:&quot;Shaw&quot;,&quot;given&quot;:&quot;David H.&quot;,&quot;parse-names&quot;:false,&quot;dropping-particle&quot;:&quot;&quot;,&quot;non-dropping-particle&quot;:&quot;&quot;},{&quot;family&quot;:&quot;Sheena&quot;,&quot;given&quot;:&quot;Brittney S.&quot;,&quot;parse-names&quot;:false,&quot;dropping-particle&quot;:&quot;&quot;,&quot;non-dropping-particle&quot;:&quot;&quot;},{&quot;family&quot;:&quot;Sheikh&quot;,&quot;given&quot;:&quot;Aziz&quot;,&quot;parse-names&quot;:false,&quot;dropping-particle&quot;:&quot;&quot;,&quot;non-dropping-particle&quot;:&quot;&quot;},{&quot;family&quot;:&quot;Sheikhtaheri&quot;,&quot;given&quot;:&quot;Abbas&quot;,&quot;parse-names&quot;:false,&quot;dropping-particle&quot;:&quot;&quot;,&quot;non-dropping-particle&quot;:&quot;&quot;},{&quot;family&quot;:&quot;Shetty&quot;,&quot;given&quot;:&quot;B. Suresh Kumar&quot;,&quot;parse-names&quot;:false,&quot;dropping-particle&quot;:&quot;&quot;,&quot;non-dropping-particle&quot;:&quot;&quot;},{&quot;family&quot;:&quot;Shetty&quot;,&quot;given&quot;:&quot;Ranjitha S.&quot;,&quot;parse-names&quot;:false,&quot;dropping-particle&quot;:&quot;&quot;,&quot;non-dropping-particle&quot;:&quot;&quot;},{&quot;family&quot;:&quot;Shibuya&quot;,&quot;given&quot;:&quot;Kenji&quot;,&quot;parse-names&quot;:false,&quot;dropping-particle&quot;:&quot;&quot;,&quot;non-dropping-particle&quot;:&quot;&quot;},{&quot;family&quot;:&quot;Shield&quot;,&quot;given&quot;:&quot;Kevin David&quot;,&quot;parse-names&quot;:false,&quot;dropping-particle&quot;:&quot;&quot;,&quot;non-dropping-particle&quot;:&quot;&quot;},{&quot;family&quot;:&quot;Shiferaw&quot;,&quot;given&quot;:&quot;Wondimeneh Shibabaw&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n&quot;,&quot;given&quot;:&quot;Min Jeong&quot;,&quot;parse-names&quot;:false,&quot;dropping-particle&quot;:&quot;&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ivakumar&quot;,&quot;given&quot;:&quot;K. M.&quot;,&quot;parse-names&quot;:false,&quot;dropping-particle&quot;:&quot;&quot;,&quot;non-dropping-particle&quot;:&quot;&quot;},{&quot;family&quot;:&quot;Shrime&quot;,&quot;given&quot;:&quot;Mark G.&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erpinski&quot;,&quot;given&quot;:&quot;Radoslaw&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Diego Augusto Santos&quot;,&quot;parse-names&quot;:false,&quot;dropping-particle&quot;:&quot;&quot;,&quot;non-dropping-particle&quot;:&quot;&quot;},{&quot;family&quot;:&quot;Silva&quot;,&quot;given&quot;:&quot;João Pedro&quot;,&quot;parse-names&quot;:false,&quot;dropping-particle&quot;:&quot;&quot;,&quot;non-dropping-particle&quot;:&quot;&quot;},{&quot;family&quot;:&quot;Simonetti&quot;,&quot;given&quot;:&quot;Biagi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Jasvinder A.&quot;,&quot;parse-names&quot;:false,&quot;dropping-particle&quot;:&quot;&quot;,&quot;non-dropping-particle&quot;:&quot;&quot;},{&quot;family&quot;:&quot;Singh&quot;,&quot;given&quot;:&quot;Pushpendra&quot;,&quot;parse-names&quot;:false,&quot;dropping-particle&quot;:&quot;&quot;,&quot;non-dropping-particle&quot;:&quot;&quot;},{&quot;family&quot;:&quot;Sinha&quot;,&quot;given&quot;:&quot;Dhirendra Narain&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liwa&quot;,&quot;given&quot;:&quot;Karen&quot;,&quot;parse-names&quot;:false,&quot;dropping-particle&quot;:&quot;&quot;,&quot;non-dropping-particle&quot;:&quot;&quot;},{&quot;family&quot;:&quot;Smith&quot;,&quot;given&quot;:&quot;Amanda&quot;,&quot;parse-names&quot;:false,&quot;dropping-particle&quot;:&quot;&quot;,&quot;non-dropping-particle&quot;:&quot;&quot;},{&quot;family&quot;:&quot;Smith&quot;,&quot;given&quot;:&quot;Emma U.R.&quot;,&quot;parse-names&quot;:false,&quot;dropping-particle&quot;:&quot;&quot;,&quot;non-dropping-particle&quot;:&quot;&quot;},{&quot;family&quot;:&quot;Sobngwi&quot;,&quot;given&quot;:&quot;Eugene&quot;,&quot;parse-names&quot;:false,&quot;dropping-particle&quot;:&quot;&quot;,&quot;non-dropping-particle&quot;:&quot;&quot;},{&quot;family&quot;:&quot;Soheili&quot;,&quot;given&quot;:&quot;Amin&quot;,&quot;parse-names&quot;:false,&quot;dropping-particle&quot;:&quot;&quot;,&quot;non-dropping-particle&quot;:&quot;&quot;},{&quot;family&quot;:&quot;Sokhan&quot;,&quot;given&quot;:&quot;Anton&quot;,&quot;parse-names&quot;:false,&quot;dropping-particle&quot;:&quot;&quot;,&quot;non-dropping-particle&quot;:&quot;&quot;},{&quot;family&quot;:&quot;Soltani&quot;,&quot;given&quot;:&quot;Shahin&quot;,&quot;parse-names&quot;:false,&quot;dropping-particle&quot;:&quot;&quot;,&quot;non-dropping-particle&quot;:&quot;&quot;},{&quot;family&quot;:&quot;Somefun&quot;,&quot;given&quot;:&quot;Oluwaseyi Dolapo&quot;,&quot;parse-names&quot;:false,&quot;dropping-particle&quot;:&quot;&quot;,&quot;non-dropping-particle&quot;:&quot;&quot;},{&quot;family&quot;:&quot;Soofi&quot;,&quot;given&quot;:&quot;Moslem&quot;,&quot;parse-names&quot;:false,&quot;dropping-particle&quot;:&quot;&quot;,&quot;non-dropping-particle&quot;:&quot;&quot;},{&quot;family&quot;:&quot;Sorensen&quot;,&quot;given&quot;:&quot;Reed J.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shnikov&quot;,&quot;given&quot;:&quot;Sergey&quot;,&quot;parse-names&quot;:false,&quot;dropping-particle&quot;:&quot;&quot;,&quot;non-dropping-particle&quot;:&quot;&quot;},{&quot;family&quot;:&quot;Soyiri&quot;,&quot;given&quot;:&quot;Ireneous N.&quot;,&quot;parse-names&quot;:false,&quot;dropping-particle&quot;:&quot;&quot;,&quot;non-dropping-particle&quot;:&quot;&quot;},{&quot;family&quot;:&quot;Spencer&quot;,&quot;given&quot;:&quot;Cory N.&quot;,&quot;parse-names&quot;:false,&quot;dropping-particle&quot;:&quot;&quot;,&quot;non-dropping-particle&quot;:&quot;&quot;},{&quot;family&quot;:&quot;Spotin&quot;,&quot;given&quot;:&quot;Adel&quot;,&quot;parse-names&quot;:false,&quot;dropping-particle&quot;:&quot;&quot;,&quot;non-dropping-particle&quot;:&quot;&quot;},{&quot;family&quot;:&quot;Spurlock&quot;,&quot;given&quot;:&quot;Emma Elizabeth&quot;,&quot;parse-names&quot;:false,&quot;dropping-particle&quot;:&quot;&quot;,&quot;non-dropping-particle&quot;:&quot;&quot;},{&quot;family&quot;:&quot;Sreeramareddy&quot;,&quot;given&quot;:&quot;Chandrashekhar T.&quot;,&quot;parse-names&quot;:false,&quot;dropping-particle&quot;:&quot;&quot;,&quot;non-dropping-particle&quot;:&quot;&quot;},{&quot;family&quot;:&quot;Srinivasan&quot;,&quot;given&quot;:&quot;Vinay&quot;,&quot;parse-names&quot;:false,&quot;dropping-particle&quot;:&quot;&quot;,&quot;non-dropping-particle&quot;:&quot;&quot;},{&quot;family&quot;:&quot;Sripada&quot;,&quot;given&quot;:&quot;Kam&quot;,&quot;parse-names&quot;:false,&quot;dropping-particle&quot;:&quot;&quot;,&quot;non-dropping-particle&quot;:&quot;&quot;},{&quot;family&quot;:&quot;Stanaway&quot;,&quot;given&quot;:&quot;Jeffrey D.&quot;,&quot;parse-names&quot;:false,&quot;dropping-particle&quot;:&quot;&quot;,&quot;non-dropping-particle&quot;:&quot;&quot;},{&quot;family&quot;:&quot;Stark&quot;,&quot;given&quot;:&quot;Benjamin A.&quot;,&quot;parse-names&quot;:false,&quot;dropping-particle&quot;:&quot;&quot;,&quot;non-dropping-particle&quot;:&quot;&quot;},{&quot;family&quot;:&quot;Steel&quot;,&quot;given&quot;:&quot;Nicholas&quot;,&quot;parse-names&quot;:false,&quot;dropping-particle&quot;:&quot;&quot;,&quot;non-dropping-particle&quot;:&quot;&quot;},{&quot;family&quot;:&quot;Stefan&quot;,&quot;given&quot;:&quot;Simona Catalina&quot;,&quot;parse-names&quot;:false,&quot;dropping-particle&quot;:&quot;&quot;,&quot;non-dropping-particle&quot;:&quot;&quot;},{&quot;family&quot;:&quot;Stein&quot;,&quot;given&quot;:&quot;Caroline&quot;,&quot;parse-names&quot;:false,&quot;dropping-particle&quot;:&quot;&quot;,&quot;non-dropping-particle&quot;:&quot;&quot;},{&quot;family&quot;:&quot;Stein&quot;,&quot;given&quot;:&quot;Dan J.&quot;,&quot;parse-names&quot;:false,&quot;dropping-particle&quot;:&quot;&quot;,&quot;non-dropping-particle&quot;:&quot;&quot;},{&quot;family&quot;:&quot;Steiner&quot;,&quot;given&quot;:&quot;Caitlyn&quot;,&quot;parse-names&quot;:false,&quot;dropping-particle&quot;:&quot;&quot;,&quot;non-dropping-particle&quot;:&quot;&quot;},{&quot;family&quot;:&quot;Steiner&quot;,&quot;given&quot;:&quot;Timothy J.&quot;,&quot;parse-names&quot;:false,&quot;dropping-particle&quot;:&quot;&quot;,&quot;non-dropping-particle&quot;:&quot;&quot;},{&quot;family&quot;:&quot;Steuben&quot;,&quot;given&quot;:&quot;Krista M.&quot;,&quot;parse-names&quot;:false,&quot;dropping-particle&quot;:&quot;&quot;,&quot;non-dropping-particle&quot;:&quot;&quot;},{&quot;family&quot;:&quot;Stockfelt&quot;,&quot;given&quot;:&quot;Leo&quot;,&quot;parse-names&quot;:false,&quot;dropping-particle&quot;:&quot;&quot;,&quot;non-dropping-particle&quot;:&quot;&quot;},{&quot;family&quot;:&quot;Stokes&quot;,&quot;given&quot;:&quot;Mark A.&quot;,&quot;parse-names&quot;:false,&quot;dropping-particle&quot;:&quot;&quot;,&quot;non-dropping-particle&quot;:&quot;&quot;},{&quot;family&quot;:&quot;Stovner&quot;,&quot;given&quot;:&quot;Lars Jacob&quot;,&quot;parse-names&quot;:false,&quot;dropping-particle&quot;:&quot;&quot;,&quot;non-dropping-particle&quot;:&quot;&quot;},{&quot;family&quot;:&quot;Straif&quot;,&quot;given&quot;:&quot;Kurt&quot;,&quot;parse-names&quot;:false,&quot;dropping-particle&quot;:&quot;&quot;,&quot;non-dropping-particle&quot;:&quot;&quot;},{&quot;family&quot;:&quot;Stranges&quot;,&quot;given&quot;:&quot;Saverio&quot;,&quot;parse-names&quot;:false,&quot;dropping-particle&quot;:&quot;&quot;,&quot;non-dropping-particle&quot;:&quot;&quot;},{&quot;family&quot;:&quot;Stubbs&quot;,&quot;given&quot;:&quot;Jacob L.&quot;,&quot;parse-names&quot;:false,&quot;dropping-particle&quot;:&quot;&quot;,&quot;non-dropping-particle&quot;:&quot;&quot;},{&quot;family&quot;:&quot;Suchdev&quot;,&quot;given&quot;:&quot;Parminder S.&quot;,&quot;parse-names&quot;:false,&quot;dropping-particle&quot;:&quot;&quot;,&quot;non-dropping-particle&quot;:&quot;&quot;},{&quot;family&quot;:&quot;Sudaryanto&quot;,&quot;given&quot;:&quot;Agus&quot;,&quot;parse-names&quot;:false,&quot;dropping-particle&quot;:&quot;&quot;,&quot;non-dropping-particle&quot;:&quot;&quot;},{&quot;family&quot;:&quot;Sufiyan&quot;,&quot;given&quot;:&quot;Mu'awiyyah Babale&quot;,&quot;parse-names&quot;:false,&quot;dropping-particle&quot;:&quot;&quot;,&quot;non-dropping-particle&quot;:&quot;&quot;},{&quot;family&quot;:&quot;Suleria&quot;,&quot;given&quot;:&quot;Hafiz Ansar Rasul&quot;,&quot;parse-names&quot;:false,&quot;dropping-particle&quot;:&quot;&quot;,&quot;non-dropping-particle&quot;:&quot;&quot;},{&quot;family&quot;:&quot;Suliankatchi Abdulkader&quot;,&quot;given&quot;:&quot;Rizwan&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wope&quot;,&quot;given&quot;:&quot;Carolyn B.&quot;,&quot;parse-names&quot;:false,&quot;dropping-particle&quot;:&quot;&quot;,&quot;non-dropping-particle&quot;:&quot;&quot;},{&quot;family&quot;:&quot;Sykes&quot;,&quot;given&quot;:&quot;Bryan L.&quot;,&quot;parse-names&quot;:false,&quot;dropping-particle&quot;:&quot;&quot;,&quot;non-dropping-particle&quot;:&quot;&quot;},{&quot;family&quot;:&quot;Sylte&quot;,&quot;given&quot;:&quot;Dillon O.&quot;,&quot;parse-names&quot;:false,&quot;dropping-particle&quot;:&quot;&quot;,&quot;non-dropping-particle&quot;:&quot;&quot;},{&quot;family&quot;:&quot;Szócska&quot;,&quot;given&quot;:&quot;Miklós&quot;,&quot;parse-names&quot;:false,&quot;dropping-particle&quot;:&quot;&quot;,&quot;non-dropping-particle&quot;:&quot;&quot;},{&quot;family&quot;:&quot;Szumowski&quot;,&quot;given&quot;:&quot;Lukasz&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buchi&quot;,&quot;given&quot;:&quot;Takahiro&quot;,&quot;parse-names&quot;:false,&quot;dropping-particle&quot;:&quot;&quot;,&quot;non-dropping-particle&quot;:&quot;&quot;},{&quot;family&quot;:&quot;Tadakamadla&quot;,&quot;given&quot;:&quot;Santosh Kumar&quot;,&quot;parse-names&quot;:false,&quot;dropping-particle&quot;:&quot;&quot;,&quot;non-dropping-particle&quot;:&quot;&quot;},{&quot;family&quot;:&quot;Taddele&quot;,&quot;given&quot;:&quot;Biruk Wogayehu&quot;,&quot;parse-names&quot;:false,&quot;dropping-particle&quot;:&quot;&quot;,&quot;non-dropping-particle&quot;:&quot;&quot;},{&quot;family&quot;:&quot;Tadesse&quot;,&quot;given&quot;:&quot;Degena Bahrey&quot;,&quot;parse-names&quot;:false,&quot;dropping-particle&quot;:&quot;&quot;,&quot;non-dropping-particle&quot;:&quot;&quot;},{&quot;family&quot;:&quot;Taherkhani&quot;,&quot;given&quot;:&quot;Amir&quot;,&quot;parse-names&quot;:false,&quot;dropping-particle&quot;:&quot;&quot;,&quot;non-dropping-particle&quot;:&quot;&quot;},{&quot;family&quot;:&quot;Tahir&quot;,&quot;given&quot;:&quot;Zarfishan&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kala&quot;,&quot;given&quot;:&quot;Jukka S.&quot;,&quot;parse-names&quot;:false,&quot;dropping-particle&quot;:&quot;&quot;,&quot;non-dropping-particle&quot;:&quot;&quot;},{&quot;family&quot;:&quot;Tamiru&quot;,&quot;given&quot;:&quot;Animut Tagele&quot;,&quot;parse-names&quot;:false,&quot;dropping-particle&quot;:&quot;&quot;,&quot;non-dropping-particle&quot;:&quot;&quot;},{&quot;family&quot;:&quot;Tang&quot;,&quot;given&quot;:&quot;Muming&quot;,&quot;parse-names&quot;:false,&quot;dropping-particle&quot;:&quot;&quot;,&quot;non-dropping-particle&quot;:&quot;&quot;},{&quot;family&quot;:&quot;Tanser&quot;,&quot;given&quot;:&quot;Frank C.&quot;,&quot;parse-names&quot;:false,&quot;dropping-particle&quot;:&quot;&quot;,&quot;non-dropping-particle&quot;:&quot;&quot;},{&quot;family&quot;:&quot;Tareque&quot;,&quot;given&quot;:&quot;Md Ismail&quot;,&quot;parse-names&quot;:false,&quot;dropping-particle&quot;:&quot;&quot;,&quot;non-dropping-particle&quot;:&quot;&quot;},{&quot;family&quot;:&quot;Tarigan&quot;,&quot;given&quot;:&quot;Ingan Ukur&quot;,&quot;parse-names&quot;:false,&quot;dropping-particle&quot;:&quot;&quot;,&quot;non-dropping-particle&quot;:&quot;&quot;},{&quot;family&quot;:&quot;Taveira&quot;,&quot;given&quot;:&quot;Nuno&quot;,&quot;parse-names&quot;:false,&quot;dropping-particle&quot;:&quot;&quot;,&quot;non-dropping-particle&quot;:&quot;&quot;},{&quot;family&quot;:&quot;Taylor&quot;,&quot;given&quot;:&quot;Heather Jean&quot;,&quot;parse-names&quot;:false,&quot;dropping-particle&quot;:&quot;&quot;,&quot;non-dropping-particle&quot;:&quot;&quot;},{&quot;family&quot;:&quot;Teagle&quot;,&quot;given&quot;:&quot;Whitney L.&quot;,&quot;parse-names&quot;:false,&quot;dropping-particle&quot;:&quot;&quot;,&quot;non-dropping-particle&quot;:&quot;&quot;},{&quot;family&quot;:&quot;Teame&quot;,&quot;given&quot;:&quot;Hirut&quot;,&quot;parse-names&quot;:false,&quot;dropping-particle&quot;:&quot;&quot;,&quot;non-dropping-particle&quot;:&quot;&quot;},{&quot;family&quot;:&quot;Tediosi&quot;,&quot;given&quot;:&quot;Fabrizio&quot;,&quot;parse-names&quot;:false,&quot;dropping-particle&quot;:&quot;&quot;,&quot;non-dropping-particle&quot;:&quot;&quot;},{&quot;family&quot;:&quot;Tefera&quot;,&quot;given&quot;:&quot;Yonas Getaye&quot;,&quot;parse-names&quot;:false,&quot;dropping-particle&quot;:&quot;&quot;,&quot;non-dropping-particle&quot;:&quot;&quot;},{&quot;family&quot;:&quot;Tehrani-Banihashemi&quot;,&quot;given&quot;:&quot;Arash&quot;,&quot;parse-names&quot;:false,&quot;dropping-particle&quot;:&quot;&quot;,&quot;non-dropping-particle&quot;:&quot;&quot;},{&quot;family&quot;:&quot;Teklehaimanot&quot;,&quot;given&quot;:&quot;Berhane Fseha&quot;,&quot;parse-names&quot;:false,&quot;dropping-particle&quot;:&quot;&quot;,&quot;non-dropping-particle&quot;:&quot;&quot;},{&quot;family&quot;:&quot;Tela&quot;,&quot;given&quot;:&quot;Freweini Gebrearegay&quot;,&quot;parse-names&quot;:false,&quot;dropping-particle&quot;:&quot;&quot;,&quot;non-dropping-particle&quot;:&quot;&quot;},{&quot;family&quot;:&quot;Temsah&quot;,&quot;given&quot;:&quot;Mohamad Hani&quot;,&quot;parse-names&quot;:false,&quot;dropping-particle&quot;:&quot;&quot;,&quot;non-dropping-particle&quot;:&quot;&quot;},{&quot;family&quot;:&quot;Terrason&quot;,&quot;given&quot;:&quot;Sonyah&quot;,&quot;parse-names&quot;:false,&quot;dropping-particle&quot;:&quot;&quot;,&quot;non-dropping-particle&quot;:&quot;&quot;},{&quot;family&quot;:&quot;Tesema&quot;,&quot;given&quot;:&quot;Getayeneh Antehunegn&quot;,&quot;parse-names&quot;:false,&quot;dropping-particle&quot;:&quot;&quot;,&quot;non-dropping-particle&quot;:&quot;&quot;},{&quot;family&quot;:&quot;Tessema&quot;,&quot;given&quot;:&quot;Zemenu Tadesse&quot;,&quot;parse-names&quot;:false,&quot;dropping-particle&quot;:&quot;&quot;,&quot;non-dropping-particle&quot;:&quot;&quot;},{&quot;family&quot;:&quot;Thakur&quot;,&quot;given&quot;:&quot;Bhaskar&quot;,&quot;parse-names&quot;:false,&quot;dropping-particle&quot;:&quot;&quot;,&quot;non-dropping-particle&quot;:&quot;&quot;},{&quot;family&quot;:&quot;Thankappan&quot;,&quot;given&quot;:&quot;Kavumpurathu Raman&quot;,&quot;parse-names&quot;:false,&quot;dropping-particle&quot;:&quot;&quot;,&quot;non-dropping-particle&quot;:&quot;&quot;},{&quot;family&quot;:&quot;Thapar&quot;,&quot;given&quot;:&quot;Rekha&quot;,&quot;parse-names&quot;:false,&quot;dropping-particle&quot;:&quot;&quot;,&quot;non-dropping-particle&quot;:&quot;&quot;},{&quot;family&quot;:&quot;Thomas&quot;,&quot;given&quot;:&quot;Nihal&quot;,&quot;parse-names&quot;:false,&quot;dropping-particle&quot;:&quot;&quot;,&quot;non-dropping-particle&quot;:&quot;&quot;},{&quot;family&quot;:&quot;Thomson&quot;,&quot;given&quot;:&quot;Azalea M.&quot;,&quot;parse-names&quot;:false,&quot;dropping-particle&quot;:&quot;&quot;,&quot;non-dropping-particle&quot;:&quot;&quot;},{&quot;family&quot;:&quot;Thrift&quot;,&quot;given&quot;:&quot;Amanda G.&quot;,&quot;parse-names&quot;:false,&quot;dropping-particle&quot;:&quot;&quot;,&quot;non-dropping-particle&quot;:&quot;&quot;},{&quot;family&quot;:&quot;Thurston&quot;,&quot;given&quot;:&quot;George D.&quot;,&quot;parse-names&quot;:false,&quot;dropping-particle&quot;:&quot;&quot;,&quot;non-dropping-particle&quot;:&quot;&quot;},{&quot;family&quot;:&quot;Titova&quot;,&quot;given&quot;:&quot;Mariya Vladimirovna&quot;,&quot;parse-names&quot;:false,&quot;dropping-particle&quot;:&quot;&quot;,&quot;non-dropping-particle&quot;:&quot;&quot;},{&quot;family&quot;:&quot;Tlou&quot;,&quot;given&quot;:&quot;Boikhutso&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pouzis&quot;,&quot;given&quot;:&quot;Fotis&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quot;,&quot;parse-names&quot;:false,&quot;dropping-particle&quot;:&quot;&quot;,&quot;non-dropping-particle&quot;:&quot;&quot;},{&quot;family&quot;:&quot;Traini&quot;,&quot;given&quot;:&quot;Eugeni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rias-Llimós&quot;,&quot;given&quot;:&quot;Sergi&quot;,&quot;parse-names&quot;:false,&quot;dropping-particle&quot;:&quot;&quot;,&quot;non-dropping-particle&quot;:&quot;&quot;},{&quot;family&quot;:&quot;Troeger&quot;,&quot;given&quot;:&quot;Christopher E.&quot;,&quot;parse-names&quot;:false,&quot;dropping-particle&quot;:&quot;&quot;,&quot;non-dropping-particle&quot;:&quot;&quot;},{&quot;family&quot;:&quot;Truelsen&quot;,&quot;given&quot;:&quot;Thomas Clement&quot;,&quot;parse-names&quot;:false,&quot;dropping-particle&quot;:&quot;&quot;,&quot;non-dropping-particle&quot;:&quot;&quot;},{&quot;family&quot;:&quot;Tsai&quot;,&quot;given&quot;:&quot;Alexander C.&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llah&quot;,&quot;given&quot;:&quot;Irfan&quot;,&quot;parse-names&quot;:false,&quot;dropping-particle&quot;:&quot;&quot;,&quot;non-dropping-particle&quot;:&quot;&quot;},{&quot;family&quot;:&quot;Ullah&quot;,&quot;given&quot;:&quot;Saif&quot;,&quot;parse-names&quot;:false,&quot;dropping-particle&quot;:&quot;&quot;,&quot;non-dropping-particle&quot;:&quot;&quot;},{&quot;family&quot;:&quot;Umeokonkwo&quot;,&quot;given&quot;:&quot;Chukwuma David&quot;,&quot;parse-names&quot;:false,&quot;dropping-particle&quot;:&quot;&quot;,&quot;non-dropping-particle&quot;:&quot;&quot;},{&quot;family&quot;:&quot;Undurraga&quot;,&quot;given&quot;:&quot;Eduardo A.&quot;,&quot;parse-names&quot;:false,&quot;dropping-particle&quot;:&quot;&quot;,&quot;non-dropping-particle&quot;:&quot;&quot;},{&quot;family&quot;:&quot;Unnikrishnan&quot;,&quot;given&quot;:&quot;Bhaskaran&quot;,&quot;parse-names&quot;:false,&quot;dropping-particle&quot;:&quot;&quot;,&quot;non-dropping-particle&quot;:&quot;&quot;},{&quot;family&quot;:&quot;Upadhyay&quot;,&quot;given&quot;:&quot;Era&quot;,&quot;parse-names&quot;:false,&quot;dropping-particle&quot;:&quot;&quot;,&quot;non-dropping-particle&quot;:&quot;&quot;},{&quot;family&quot;:&quot;Uthman&quot;,&quot;given&quot;:&quot;Olalekan A.&quot;,&quot;parse-names&quot;:false,&quot;dropping-particle&quot;:&quot;&quot;,&quot;non-dropping-particle&quot;:&quot;&quot;},{&quot;family&quot;:&quot;Vacante&quot;,&quot;given&quot;:&quot;Marco&quot;,&quot;parse-names&quot;:false,&quot;dropping-particle&quot;:&quot;&quot;,&quot;non-dropping-particle&quot;:&quot;&quot;},{&quot;family&quot;:&quot;Vaicekonyte&quot;,&quot;given&quot;:&quot;Regina&quot;,&quot;parse-names&quot;:false,&quot;dropping-particle&quot;:&quot;&quot;,&quot;non-dropping-particle&quot;:&quot;&quot;},{&quot;family&quot;:&quot;Vakilian&quot;,&quot;given&quot;:&quot;Alireza&quot;,&quot;parse-names&quot;:false,&quot;dropping-particle&quot;:&quot;&quot;,&quot;non-dropping-particle&quot;:&quot;&quot;},{&quot;family&quot;:&quot;Valdez&quot;,&quot;given&quot;:&quot;Pascual R.&quot;,&quot;parse-names&quot;:false,&quot;dropping-particle&quot;:&quot;&quot;,&quot;non-dropping-particle&quot;:&quot;&quot;},{&quot;family&quot;:&quot;Valli&quot;,&quot;given&quot;:&quot;Alessandro&quot;,&quot;parse-names&quot;:false,&quot;dropping-particle&quot;:&quot;&quot;,&quot;non-dropping-particle&quot;:&quot;&quot;},{&quot;family&quot;:&quot;Donkelaar&quot;,&quot;given&quot;:&quot;Aaron&quot;,&quot;parse-names&quot;:false,&quot;dropping-particle&quot;:&quot;&quot;,&quot;non-dropping-particle&quot;:&quot;van&quot;},{&quot;family&quot;:&quot;Vardavas&quot;,&quot;given&quot;:&quot;Constantine&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concelos&quot;,&quot;given&quot;:&quot;Ana Maria Nogales&quot;,&quot;parse-names&quot;:false,&quot;dropping-particle&quot;:&quot;&quot;,&quot;non-dropping-particle&quot;:&quot;&quot;},{&quot;family&quot;:&quot;Vasseghian&quot;,&quot;given&quot;:&quot;Yasser&quot;,&quot;parse-names&quot;:false,&quot;dropping-particle&quot;:&quot;&quot;,&quot;non-dropping-particle&quot;:&quot;&quot;},{&quot;family&quot;:&quot;Veisani&quot;,&quot;given&quot;:&quot;Yousef&quot;,&quot;parse-names&quot;:false,&quot;dropping-particle&quot;:&quot;&quot;,&quot;non-dropping-particle&quot;:&quot;&quot;},{&quot;family&quot;:&quot;Venketasubramanian&quot;,&quot;given&quot;:&quot;Narayanaswamy&quot;,&quot;parse-names&quot;:false,&quot;dropping-particle&quot;:&quot;&quot;,&quot;non-dropping-particle&quot;:&quot;&quot;},{&quot;family&quot;:&quot;Vidale&quot;,&quot;given&quot;:&quot;Simone&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ngpradith&quot;,&quot;given&quot;:&quot;Avina&quot;,&quot;parse-names&quot;:false,&quot;dropping-particle&quot;:&quot;&quot;,&quot;non-dropping-particle&quot;:&quot;&quot;},{&quot;family&quot;:&quot;Vos&quot;,&quot;given&quot;:&quot;Theo&quot;,&quot;parse-names&quot;:false,&quot;dropping-particle&quot;:&quot;&quot;,&quot;non-dropping-particle&quot;:&quot;&quot;},{&quot;family&quot;:&quot;Vu&quot;,&quot;given&quot;:&quot;Giang Thu&quot;,&quot;parse-names&quot;:false,&quot;dropping-particle&quot;:&quot;&quot;,&quot;non-dropping-particle&quot;:&quot;&quot;},{&quot;family&quot;:&quot;Vujcic&quot;,&quot;given&quot;:&quot;Isidora S.&quot;,&quot;parse-names&quot;:false,&quot;dropping-particle&quot;:&quot;&quot;,&quot;non-dropping-particle&quot;:&quot;&quot;},{&quot;family&quot;:&quot;Vukovic&quot;,&quot;given&quot;:&quot;Ana&quot;,&quot;parse-names&quot;:false,&quot;dropping-particle&quot;:&quot;&quot;,&quot;non-dropping-particle&quot;:&quot;&quot;},{&quot;family&quot;:&quot;Vukovic&quot;,&quot;given&quot;:&quot;Rade&quot;,&quot;parse-names&quot;:false,&quot;dropping-particle&quot;:&quot;&quot;,&quot;non-dropping-particle&quot;:&quot;&quot;},{&quot;family&quot;:&quot;Whawariat&quot;,&quot;given&quot;:&quot;Feleke Gebremeskel&quot;,&quot;parse-names&quot;:false,&quot;dropping-particle&quot;:&quot;&quot;,&quot;non-dropping-particle&quot;:&quot;&quot;},{&quot;family&quot;:&quot;Waheed&quot;,&quot;given&quot;:&quot;Yasir&quot;,&quot;parse-names&quot;:false,&quot;dropping-particle&quot;:&quot;&quot;,&quot;non-dropping-particle&quot;:&quot;&quot;},{&quot;family&quot;:&quot;Wallin&quot;,&quot;given&quot;:&quot;Mitchell Taylor&quot;,&quot;parse-names&quot;:false,&quot;dropping-particle&quot;:&quot;&quot;,&quot;non-dropping-particle&quot;:&quot;&quot;},{&quot;family&quot;:&quot;Walters&quot;,&quot;given&quot;:&quot;Magdalene K.&quot;,&quot;parse-names&quot;:false,&quot;dropping-particle&quot;:&quot;&quot;,&quot;non-dropping-particle&quot;:&quot;&quot;},{&quot;family&quot;:&quot;Wamai&quot;,&quot;given&quot;:&quot;Richard G.&quot;,&quot;parse-names&quot;:false,&quot;dropping-particle&quot;:&quot;&quot;,&quot;non-dropping-particle&quot;:&quot;&quot;},{&quot;family&quot;:&quot;Wang&quot;,&quot;given&quot;:&quot;Fang&quot;,&quot;parse-names&quot;:false,&quot;dropping-particle&quot;:&quot;&quot;,&quot;non-dropping-particle&quot;:&quot;&quot;},{&quot;family&quot;:&quot;Wang&quot;,&quot;given&quot;:&quot;Haidong&quot;,&quot;parse-names&quot;:false,&quot;dropping-particle&quot;:&quot;&quot;,&quot;non-dropping-particle&quot;:&quot;&quot;},{&quot;family&quot;:&quot;Wang&quot;,&quot;given&quot;:&quot;Hongbo&quot;,&quot;parse-names&quot;:false,&quot;dropping-particle&quot;:&quot;&quot;,&quot;non-dropping-particle&quot;:&quot;&quot;},{&quot;family&quot;:&quot;Wang&quot;,&quot;given&quot;:&quot;Jiayu&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anzhong&quot;,&quot;parse-names&quot;:false,&quot;dropping-particle&quot;:&quot;&quot;,&quot;non-dropping-particle&quot;:&quot;&quot;},{&quot;family&quot;:&quot;Wang&quot;,&quot;given&quot;:&quot;Yuan Pang&quot;,&quot;parse-names&quot;:false,&quot;dropping-particle&quot;:&quot;&quot;,&quot;non-dropping-particle&quot;:&quot;&quot;},{&quot;family&quot;:&quot;Ward&quot;,&quot;given&quot;:&quot;Joseph L.&quot;,&quot;parse-names&quot;:false,&quot;dropping-particle&quot;:&quot;&quot;,&quot;non-dropping-particle&quot;:&quot;&quot;},{&quot;family&quot;:&quot;Watson&quot;,&quot;given&quot;:&quot;Alexandrea&quot;,&quot;parse-names&quot;:false,&quot;dropping-particle&quot;:&quot;&quot;,&quot;non-dropping-particle&quot;:&quot;&quot;},{&quot;family&quot;:&quot;Watson&quot;,&quot;given&quot;:&quot;Stefanie&quot;,&quot;parse-names&quot;:false,&quot;dropping-particle&quot;:&quot;&quot;,&quot;non-dropping-particle&quot;:&quot;&quot;},{&quot;family&quot;:&quot;Wei&quot;,&quot;given&quot;:&quot;Jingkai&quot;,&quot;parse-names&quot;:false,&quot;dropping-particle&quot;:&quot;&quot;,&quot;non-dropping-particle&quot;:&quot;&quot;},{&quot;family&quot;:&quot;Wei&quot;,&quot;given&quot;:&quot;Melissa Y.We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Daniel J.&quot;,&quot;parse-names&quot;:false,&quot;dropping-particle&quot;:&quot;&quot;,&quot;non-dropping-particle&quot;:&quot;&quot;},{&quot;family&quot;:&quot;Weiss&quot;,&quot;given&quot;:&quot;Jordan&quot;,&quot;parse-names&quot;:false,&quot;dropping-particle&quot;:&quot;&quot;,&quot;non-dropping-particle&quot;:&quot;&quot;},{&quot;family&quot;:&quot;Welay&quot;,&quot;given&quot;:&quot;Fissaha Tekulu&quot;,&quot;parse-names&quot;:false,&quot;dropping-particle&quot;:&quot;&quot;,&quot;non-dropping-particle&quot;:&quot;&quot;},{&quot;family&quot;:&quot;Weldesamuel&quot;,&quot;given&quot;:&quot;Girmay Teklay&quot;,&quot;parse-names&quot;:false,&quot;dropping-particle&quot;:&quot;&quot;,&quot;non-dropping-particle&quot;:&quot;&quot;},{&quot;family&quot;:&quot;Werdecker&quot;,&quot;given&quot;:&quot;Andrea&quot;,&quot;parse-names&quot;:false,&quot;dropping-particle&quot;:&quot;&quot;,&quot;non-dropping-particle&quot;:&quot;&quot;},{&quot;family&quot;:&quot;West&quot;,&quot;given&quot;:&quot;J. Jaso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angkham&quot;,&quot;given&quot;:&quot;Taweewat&quot;,&quot;parse-names&quot;:false,&quot;dropping-particle&quot;:&quot;&quot;,&quot;non-dropping-particle&quot;:&quot;&quot;},{&quot;family&quot;:&quot;Wickramasinghe&quot;,&quot;given&quot;:&quot;Nuwan Darshana&quot;,&quot;parse-names&quot;:false,&quot;dropping-particle&quot;:&quot;&quot;,&quot;non-dropping-particle&quot;:&quot;&quot;},{&quot;family&quot;:&quot;Wiens&quot;,&quot;given&quot;:&quot;Kirsten E.&quot;,&quot;parse-names&quot;:false,&quot;dropping-particle&quot;:&quot;&quot;,&quot;non-dropping-particle&quot;:&quot;&quot;},{&quot;family&quot;:&quot;Wijeratne&quot;,&quot;given&quot;:&quot;Tissa&quot;,&quot;parse-names&quot;:false,&quot;dropping-particle&quot;:&quot;&quot;,&quot;non-dropping-particle&quot;:&quot;&quot;},{&quot;family&quot;:&quot;Wilner&quot;,&quot;given&quot;:&quot;Lauren B.&quot;,&quot;parse-names&quot;:false,&quot;dropping-particle&quot;:&quot;&quot;,&quot;non-dropping-particle&quot;:&quot;&quot;},{&quot;family&quot;:&quot;Wilson&quot;,&quot;given&quot;:&quot;Shadrach&quot;,&quot;parse-names&quot;:false,&quot;dropping-particle&quot;:&quot;&quot;,&quot;non-dropping-particle&quot;:&quot;&quot;},{&quot;family&quot;:&quot;Wiysonge&quot;,&quot;given&quot;:&quot;Charles Shey&quot;,&quot;parse-names&quot;:false,&quot;dropping-particle&quot;:&quot;&quot;,&quot;non-dropping-particle&quot;:&quot;&quot;},{&quot;family&quot;:&quot;Wojtyniak&quot;,&quot;given&quot;:&quot;Bogdan&quot;,&quot;parse-names&quot;:false,&quot;dropping-particle&quot;:&quot;&quot;,&quot;non-dropping-particle&quot;:&quot;&quot;},{&quot;family&quot;:&quot;Woldu&quot;,&quot;given&quot;:&quot;Gebremariam&quot;,&quot;parse-names&quot;:false,&quot;dropping-particle&quot;:&quot;&quot;,&quot;non-dropping-particle&quot;:&quot;&quot;},{&quot;family&quot;:&quot;Wolfe&quot;,&quot;given&quot;:&quot;Charles D.A.&quot;,&quot;parse-names&quot;:false,&quot;dropping-particle&quot;:&quot;&quot;,&quot;non-dropping-particle&quot;:&quot;&quot;},{&quot;family&quot;:&quot;Wondmeneh&quot;,&quot;given&quot;:&quot;Temesgen Gebeyehu&quot;,&quot;parse-names&quot;:false,&quot;dropping-particle&quot;:&quot;&quot;,&quot;non-dropping-particle&quot;:&quot;&quot;},{&quot;family&quot;:&quot;Wondmieneh&quot;,&quot;given&quot;:&quot;Adam Belay&quot;,&quot;parse-names&quot;:false,&quot;dropping-particle&quot;:&quot;&quot;,&quot;non-dropping-particle&quot;:&quot;&quot;},{&quot;family&quot;:&quot;Wool&quot;,&quot;given&quot;:&quot;Eve E.&quot;,&quot;parse-names&quot;:false,&quot;dropping-particle&quot;:&quot;&quot;,&quot;non-dropping-particle&quot;:&quot;&quot;},{&quot;family&quot;:&quot;Wozniak&quot;,&quot;given&quot;:&quot;Sarah S.&quot;,&quot;parse-names&quot;:false,&quot;dropping-particle&quot;:&quot;&quot;,&quot;non-dropping-particle&quot;:&quot;&quot;},{&quot;family&quot;:&quot;Wu&quot;,&quot;given&quot;:&quot;Ai Min&quot;,&quot;parse-names&quot;:false,&quot;dropping-particle&quot;:&quot;&quot;,&quot;non-dropping-particle&quot;:&quot;&quot;},{&quot;family&quot;:&quot;Wu&quot;,&quot;given&quot;:&quot;Chenkai&quot;,&quot;parse-names&quot;:false,&quot;dropping-particle&quot;:&quot;&quot;,&quot;non-dropping-particle&quot;:&quot;&quot;},{&quot;family&quot;:&quot;Wu&quot;,&quot;given&quot;:&quot;Junjie&quot;,&quot;parse-names&quot;:false,&quot;dropping-particle&quot;:&quot;&quot;,&quot;non-dropping-particle&quot;:&quot;&quot;},{&quot;family&quot;:&quot;Wulf Hanson&quot;,&quot;given&quot;:&quot;Sarah&quot;,&quot;parse-names&quot;:false,&quot;dropping-particle&quot;:&quot;&quot;,&quot;non-dropping-particle&quot;:&quot;&quot;},{&quot;family&quot;:&quot;Wunrow&quot;,&quot;given&quot;:&quot;Han Yong&quot;,&quot;parse-names&quot;:false,&quot;dropping-particle&quot;:&quot;&quot;,&quot;non-dropping-particle&quot;:&quot;&quot;},{&quot;family&quot;:&quot;Xie&quot;,&quot;given&quot;:&quot;Yang&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da&quot;,&quot;given&quot;:&quot;Tomohide&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arwood&quot;,&quot;given&quot;:&quot;Jamal A.&quot;,&quot;parse-names&quot;:false,&quot;dropping-particle&quot;:&quot;&quot;,&quot;non-dropping-particle&quot;:&quot;&quot;},{&quot;family&quot;:&quot;Yeheyis&quot;,&quot;given&quot;:&quot;Tomas Y.&quot;,&quot;parse-names&quot;:false,&quot;dropping-particle&quot;:&quot;&quot;,&quot;non-dropping-particle&quot;:&quot;&quot;},{&quot;family&quot;:&quot;Yeshitila&quot;,&quot;given&quot;:&quot;Yordanos Gizachew&quot;,&quot;parse-names&quot;:false,&quot;dropping-particle&quot;:&quot;&quot;,&quot;non-dropping-particle&quot;:&quot;&quot;},{&quot;family&quot;:&quot;Yilgwan&quot;,&quot;given&quot;:&quot;Christopher Sabo&quot;,&quot;parse-names&quot;:false,&quot;dropping-particle&quot;:&quot;&quot;,&quot;non-dropping-particle&quot;:&quot;&quot;},{&quot;family&quot;:&quot;Yilma&quot;,&quot;given&quot;:&quot;Mekdes Tigistu&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 Jun&quot;,&quot;parse-names&quot;:false,&quot;dropping-particle&quot;:&quot;&quot;,&quot;non-dropping-particle&quot;:&quot;&quot;},{&quot;family&quot;:&quot;Yoosefi Lebni&quot;,&quot;given&quot;:&quot;Javad&quot;,&quot;parse-names&quot;:false,&quot;dropping-particle&quot;:&quot;&quot;,&quot;non-dropping-particle&quot;:&quot;&quot;},{&quot;family&quot;:&quot;York&quot;,&quot;given&quot;:&quot;Hunter W.&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Bahman&quot;,&quot;parse-names&quot;:false,&quot;dropping-particle&quot;:&quot;&quot;,&quot;non-dropping-particle&quot;:&quot;&quot;},{&quot;family&quot;:&quot;Yousefi&quot;,&quot;given&quot;:&quot;Zabihollah&quot;,&quot;parse-names&quot;:false,&quot;dropping-particle&quot;:&quot;&quot;,&quot;non-dropping-particle&quot;:&quot;&quot;},{&quot;family&quot;:&quot;Yousefifard&quot;,&quot;given&quot;:&quot;Mahmoud&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quot;,&quot;given&quot;:&quot;Yong&quot;,&quot;parse-names&quot;:false,&quot;dropping-particle&quot;:&quot;&quot;,&quot;non-dropping-particle&quot;:&quot;&quot;},{&quot;family&quot;:&quot;Yuan&quot;,&quot;given&quot;:&quot;Chun Wei&quot;,&quot;parse-names&quot;:false,&quot;dropping-particle&quot;:&quot;&quot;,&quot;non-dropping-particle&quot;:&quot;&quot;},{&quot;family&quot;:&quot;Yuce&quot;,&quot;given&quot;:&quot;Deniz&quot;,&quot;parse-names&quot;:false,&quot;dropping-particle&quot;:&quot;&quot;,&quot;non-dropping-particle&quot;:&quot;&quot;},{&quot;family&quot;:&quot;Yusefzadeh&quot;,&quot;given&quot;:&quot;Hasan&quot;,&quot;parse-names&quot;:false,&quot;dropping-particle&quot;:&quot;&quot;,&quot;non-dropping-particle&quot;:&quot;&quot;},{&quot;family&quot;:&quot;Zadey&quot;,&quot;given&quot;:&quot;Siddhesh&quot;,&quot;parse-names&quot;:false,&quot;dropping-particle&quot;:&quot;&quot;,&quot;non-dropping-particle&quot;:&quot;&quot;},{&quot;family&quot;:&quot;Zahirian Moghadam&quot;,&quot;given&quot;:&quot;Telma&quot;,&quot;parse-names&quot;:false,&quot;dropping-particle&quot;:&quot;&quot;,&quot;non-dropping-particle&quot;:&quot;&quot;},{&quot;family&quot;:&quot;Zaidi&quot;,&quot;given&quot;:&quot;Syed Saoud&quot;,&quot;parse-names&quot;:false,&quot;dropping-particle&quot;:&quot;&quot;,&quot;non-dropping-particle&quot;:&quot;&quot;},{&quot;family&quot;:&quot;Zaki&quot;,&quot;given&quot;:&quot;Leila&quot;,&quot;parse-names&quot;:false,&quot;dropping-particle&quot;:&quot;&quot;,&quot;non-dropping-particle&quot;:&quot;&quot;},{&quot;family&quot;:&quot;Zakzuk&quot;,&quot;given&quot;:&quot;Josefina&quot;,&quot;parse-names&quot;:false,&quot;dropping-particle&quot;:&quot;&quot;,&quot;non-dropping-particle&quot;:&quot;&quot;},{&quot;family&quot;:&quot;Zaman&quot;,&quot;given&quot;:&quot;Sojib&quot;,&quot;parse-names&quot;:false,&quot;dropping-particle&quot;:&quot;Bin&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ngeneh&quot;,&quot;given&quot;:&quot;Alireza&quot;,&quot;parse-names&quot;:false,&quot;dropping-particle&quot;:&quot;&quot;,&quot;non-dropping-particle&quot;:&quot;&quot;},{&quot;family&quot;:&quot;Zarafshan&quot;,&quot;given&quot;:&quot;Hadi&quot;,&quot;parse-names&quot;:false,&quot;dropping-particle&quot;:&quot;&quot;,&quot;non-dropping-particle&quot;:&quot;&quot;},{&quot;family&quot;:&quot;Zastrozhin&quot;,&quot;given&quot;:&quot;Mikhail Sergeevich&quot;,&quot;parse-names&quot;:false,&quot;dropping-particle&quot;:&quot;&quot;,&quot;non-dropping-particle&quot;:&quot;&quot;},{&quot;family&quot;:&quot;Zewdie&quot;,&quot;given&quot;:&quot;Kaleab Alemayehu&quot;,&quot;parse-names&quot;:false,&quot;dropping-particle&quot;:&quot;&quot;,&quot;non-dropping-particle&quot;:&quot;&quot;},{&quot;family&quot;:&quot;Zhang&quot;,&quot;given&quot;:&quot;Jianrong&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 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Xiu Ju George&quot;,&quot;parse-names&quot;:false,&quot;dropping-particle&quot;:&quot;&quot;,&quot;non-dropping-particle&quot;:&quot;&quot;},{&quot;family&quot;:&quot;Zhao&quot;,&quot;given&quot;:&quot;Yingxi&quot;,&quot;parse-names&quot;:false,&quot;dropping-particle&quot;:&quot;&quot;,&quot;non-dropping-particle&quot;:&quot;&quot;},{&quot;family&quot;:&quot;Zheleva&quot;,&quot;given&quot;:&quot;Bistra&quot;,&quot;parse-names&quot;:false,&quot;dropping-particle&quot;:&quot;&quot;,&quot;non-dropping-particle&quot;:&quot;&quot;},{&quot;family&quot;:&quot;Zheng&quot;,&quot;given&quot;:&quot;Peng&quot;,&quot;parse-names&quot;:false,&quot;dropping-particle&quot;:&quot;&quot;,&quot;non-dropping-particle&quot;:&quot;&quot;},{&quot;family&quot;:&quot;Zhou&quot;,&quot;given&quot;:&quot;Maigeng&quot;,&quot;parse-names&quot;:false,&quot;dropping-particle&quot;:&quot;&quot;,&quot;non-dropping-particle&quot;:&quot;&quot;},{&quot;family&quot;:&quot;Zhu&quot;,&quot;given&quot;:&quot;Co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M.&quot;,&quot;parse-names&quot;:false,&quot;dropping-particle&quot;:&quot;&quot;,&quot;non-dropping-particle&quot;:&quot;&quot;},{&quot;family&quot;:&quot;Zlavog&quot;,&quot;given&quot;:&quot;Bianca S.&quot;,&quot;parse-names&quot;:false,&quot;dropping-particle&quot;:&quot;&quot;,&quot;non-dropping-particle&quot;:&quot;&quot;},{&quot;family&quot;:&quot;Zodpey&quot;,&quot;given&quot;:&quot;Sanjay&quot;,&quot;parse-names&quot;:false,&quot;dropping-particle&quot;:&quot;&quot;,&quot;non-dropping-particle&quot;:&quot;&quot;},{&quot;family&quot;:&quot;Lim&quot;,&quot;given&quot;:&quot;Stephen S.&quot;,&quot;parse-names&quot;:false,&quot;dropping-particle&quot;:&quot;&quot;,&quot;non-dropping-particle&quot;:&quot;&quot;},{&quot;family&quot;:&quot;Murray&quot;,&quot;given&quot;:&quot;Christopher J.L.&quot;,&quot;parse-names&quot;:false,&quot;dropping-particle&quot;:&quot;&quot;,&quot;non-dropping-particle&quot;:&quot;&quot;}],&quot;container-title&quot;:&quot;The Lancet&quot;,&quot;accessed&quot;:{&quot;date-parts&quot;:[[2025,7,23]]},&quot;DOI&quot;:&quot;10.1016/S0140-6736(20)30925-9/ATTACHMENT/1802C2B8-7CCC-467E-B4DD-92F466CF5E15/MMC2E.PDF&quot;,&quot;ISSN&quot;:&quot;1474547X&quot;,&quot;PMID&quot;:&quot;33069326&quot;,&quot;URL&quot;:&quot;https://www.thelancet.com/action/showFullText?pii=S0140673620309259&quot;,&quot;issued&quot;:{&quot;date-parts&quot;:[[2020,10,17]]},&quot;page&quot;:&quot;1204-1222&quot;,&quot;abstract&quot;:&quot;Background: In an era of shifting global agendas and expanded emphasis on non-communicable diseases and injuries along with communicable diseases, sound evidence on trends by cause at the national level is essential. The Global Burden of Diseases, Injuries, and Risk Factors Study (GBD) provides a systematic scientific assessment of published, publicly available, and contributed data on incidence, prevalence, and mortality for a mutually exclusive and collectively exhaustive list of diseases and injuries. Methods: GBD estimates incidence, prevalence, mortality, years of life lost (YLLs), years lived with disability (YLDs), and disability-adjusted life-years (DALYs) due to 369 diseases and injuries, for two sexes, and for 204 countries and territories. Input data were extracted from censuses, household surveys, civil registration and vital statistics, disease registries, health service use, air pollution monitors, satellite imaging, disease notifications, and other sources. Cause-specific death rates and cause fractions were calculated using the Cause of Death Ensemble model and spatiotemporal Gaussian process regression. Cause-specific deaths were adjusted to match the total all-cause deaths calculated as part of the GBD population, fertility, and mortality estimates. Deaths were multiplied by standard life expectancy at each age to calculate YLLs. A Bayesian meta-regression modelling tool, DisMod-MR 2.1, was used to ensure consistency between incidence, prevalence, remission, excess mortality, and cause-specific mortality for most causes. Prevalence estimates were multiplied by disability weights for mutually exclusive sequelae of diseases and injuries to calculate YLDs. We considered results in the context of the Socio-demographic Index (SDI), a composite indicator of income per capita, years of schooling, and fertility rate in females younger than 25 years. Uncertainty intervals (UIs) were generated for every metric using the 25th and 975th ordered 1000 draw values of the posterior distribution. Findings: Global health has steadily improved over the past 30 years as measured by age-standardised DALY rates. After taking into account population growth and ageing, the absolute number of DALYs has remained stable. Since 2010, the pace of decline in global age-standardised DALY rates has accelerated in age groups younger than 50 years compared with the 1990–2010 time period, with the greatest annualised rate of decline occurring in the 0–9-year age group. Six infectious diseases were among the top ten causes of DALYs in children younger than 10 years in 2019: lower respiratory infections (ranked second), diarrhoeal diseases (third), malaria (fifth), meningitis (sixth), whooping cough (ninth), and sexually transmitted infections (which, in this age group, is fully accounted for by congenital syphilis; ranked tenth). In adolescents aged 10–24 years, three injury causes were among the top causes of DALYs: road injuries (ranked first), self-harm (third), and interpersonal violence (fifth). Five of the causes that were in the top ten for ages 10–24 years were also in the top ten in the 25–49-year age group: road injuries (ranked first), HIV/AIDS (second), low back pain (fourth), headache disorders (fifth), and depressive disorders (sixth). In 2019, ischaemic heart disease and stroke were the top-ranked causes of DALYs in both the 50–74-year and 75-years-and-older age groups. Since 1990, there has been a marked shift towards a greater proportion of burden due to YLDs from non-communicable diseases and injuries. In 2019, there were 11 countries where non-communicable disease and injury YLDs constituted more than half of all disease burden. Decreases in age-standardised DALY rates have accelerated over the past decade in countries at the lower end of the SDI range, while improvements have started to stagnate or even reverse in countries with higher SDI. Interpretation: As disability becomes an increasingly large component of disease burden and a larger component of health expenditure, greater research and development investment is needed to identify new, more effective intervention strategies. With a rapidly ageing global population, the demands on health services to deal with disabling outcomes, which increase with age, will require policy makers to anticipate these changes. The mix of universal and more geographically specific influences on health reinforces the need for regular reporting on population health in detail and by underlying cause to help decision makers to identify success stories of disease control to emulate, as well as opportunities to improve. Funding: Bill &amp; Melinda Gates Foundation.&quot;,&quot;publisher&quot;:&quot;Elsevier B.V.&quot;,&quot;issue&quot;:&quot;10258&quot;,&quot;volume&quot;:&quot;396&quot;,&quot;container-title-short&quot;:&quot;&quot;},&quot;isTemporary&quot;:false}]},{&quot;citationID&quot;:&quot;MENDELEY_CITATION_f46c9246-a1ef-4523-a550-3c15c73a9c30&quot;,&quot;properties&quot;:{&quot;noteIndex&quot;:0},&quot;isEdited&quot;:false,&quot;manualOverride&quot;:{&quot;isManuallyOverridden&quot;:false,&quot;citeprocText&quot;:&quot;[13,56]&quot;,&quot;manualOverrideText&quot;:&quot;&quot;},&quot;citationTag&quot;:&quot;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&quot;,&quot;citationItems&quot;:[{&quot;id&quot;:&quot;ca196cbe-1536-3837-9c51-371552c772ae&quot;,&quot;itemData&quot;:{&quot;type&quot;:&quot;article-journal&quot;,&quot;id&quot;:&quot;ca196cbe-1536-3837-9c51-371552c772ae&quot;,&quot;title&quot;:&quot;Malaria and other infections induce polyreactive antibodies that impact SARS-CoV-2 seropositivity estimations in endemic settings&quot;,&quot;author&quot;:[{&quot;family&quot;:&quot;Aguilar&quot;,&quot;given&quot;:&quot;Ruth&quot;,&quot;parse-names&quot;:false,&quot;dropping-particle&quot;:&quot;&quot;,&quot;non-dropping-particle&quot;:&quot;&quot;},{&quot;family&quot;:&quot;Jiménez&quot;,&quot;given&quot;:&quot;Alfons&quot;,&quot;parse-names&quot;:false,&quot;dropping-particle&quot;:&quot;&quot;,&quot;non-dropping-particle&quot;:&quot;&quot;},{&quot;family&quot;:&quot;Santano&quot;,&quot;given&quot;:&quot;Rebeca&quot;,&quot;parse-names&quot;:false,&quot;dropping-particle&quot;:&quot;&quot;,&quot;non-dropping-particle&quot;:&quot;&quot;},{&quot;family&quot;:&quot;Vidal&quot;,&quot;given&quot;:&quot;Marta&quot;,&quot;parse-names&quot;:false,&quot;dropping-particle&quot;:&quot;&quot;,&quot;non-dropping-particle&quot;:&quot;&quot;},{&quot;family&quot;:&quot;Maiga-Ascofare&quot;,&quot;given&quot;:&quot;Oumou&quot;,&quot;parse-names&quot;:false,&quot;dropping-particle&quot;:&quot;&quot;,&quot;non-dropping-particle&quot;:&quot;&quot;},{&quot;family&quot;:&quot;Strauss&quot;,&quot;given&quot;:&quot;Ricardo&quot;,&quot;parse-names&quot;:false,&quot;dropping-particle&quot;:&quot;&quot;,&quot;non-dropping-particle&quot;:&quot;&quot;},{&quot;family&quot;:&quot;Bonney&quot;,&quot;given&quot;:&quot;Joseph&quot;,&quot;parse-names&quot;:false,&quot;dropping-particle&quot;:&quot;&quot;,&quot;non-dropping-particle&quot;:&quot;&quot;},{&quot;family&quot;:&quot;Agbogbatey&quot;,&quot;given&quot;:&quot;Melvin&quot;,&quot;parse-names&quot;:false,&quot;dropping-particle&quot;:&quot;&quot;,&quot;non-dropping-particle&quot;:&quot;&quot;},{&quot;family&quot;:&quot;Goovaerts&quot;,&quot;given&quot;:&quot;Odin&quot;,&quot;parse-names&quot;:false,&quot;dropping-particle&quot;:&quot;&quot;,&quot;non-dropping-particle&quot;:&quot;&quot;},{&quot;family&quot;:&quot;Boham&quot;,&quot;given&quot;:&quot;Eric E.A.&quot;,&quot;parse-names&quot;:false,&quot;dropping-particle&quot;:&quot;&quot;,&quot;non-dropping-particle&quot;:&quot;&quot;},{&quot;family&quot;:&quot;Adu&quot;,&quot;given&quot;:&quot;Evan A.&quot;,&quot;parse-names&quot;:false,&quot;dropping-particle&quot;:&quot;&quot;,&quot;non-dropping-particle&quot;:&quot;&quot;},{&quot;family&quot;:&quot;Cuamba&quot;,&quot;given&quot;:&quot;Inocencia&quot;,&quot;parse-names&quot;:false,&quot;dropping-particle&quot;:&quot;&quot;,&quot;non-dropping-particle&quot;:&quot;&quot;},{&quot;family&quot;:&quot;Ramírez-Morros&quot;,&quot;given&quot;:&quot;Anna&quot;,&quot;parse-names&quot;:false,&quot;dropping-particle&quot;:&quot;&quot;,&quot;non-dropping-particle&quot;:&quot;&quot;},{&quot;family&quot;:&quot;Dutta&quot;,&quot;given&quot;:&quot;Sheetij&quot;,&quot;parse-names&quot;:false,&quot;dropping-particle&quot;:&quot;&quot;,&quot;non-dropping-particle&quot;:&quot;&quot;},{&quot;family&quot;:&quot;Angov&quot;,&quot;given&quot;:&quot;Evelina&quot;,&quot;parse-names&quot;:false,&quot;dropping-particle&quot;:&quot;&quot;,&quot;non-dropping-particle&quot;:&quot;&quot;},{&quot;family&quot;:&quot;Zhan&quot;,&quot;given&quot;:&quot;Bin&quot;,&quot;parse-names&quot;:false,&quot;dropping-particle&quot;:&quot;&quot;,&quot;non-dropping-particle&quot;:&quot;&quot;},{&quot;family&quot;:&quot;Izquierdo&quot;,&quot;given&quot;:&quot;Luis&quot;,&quot;parse-names&quot;:false,&quot;dropping-particle&quot;:&quot;&quot;,&quot;non-dropping-particle&quot;:&quot;&quot;},{&quot;family&quot;:&quot;Santamaria&quot;,&quot;given&quot;:&quot;Pere&quot;,&quot;parse-names&quot;:false,&quot;dropping-particle&quot;:&quot;&quot;,&quot;non-dropping-particle&quot;:&quot;&quot;},{&quot;family&quot;:&quot;Mayor&quot;,&quot;given&quot;:&quot;Alfredo&quot;,&quot;parse-names&quot;:false,&quot;dropping-particle&quot;:&quot;&quot;,&quot;non-dropping-particle&quot;:&quot;&quot;},{&quot;family&quot;:&quot;Gascón&quot;,&quot;given&quot;:&quot;Joaquim&quot;,&quot;parse-names&quot;:false,&quot;dropping-particle&quot;:&quot;&quot;,&quot;non-dropping-particle&quot;:&quot;&quot;},{&quot;family&quot;:&quot;Ruiz-Comellas&quot;,&quot;given&quot;:&quot;Anna&quot;,&quot;parse-names&quot;:false,&quot;dropping-particle&quot;:&quot;&quot;,&quot;non-dropping-particle&quot;:&quot;&quot;},{&quot;family&quot;:&quot;Molinos-Albert&quot;,&quot;given&quot;:&quot;Luis M.&quot;,&quot;parse-names&quot;:false,&quot;dropping-particle&quot;:&quot;&quot;,&quot;non-dropping-particle&quot;:&quot;&quot;},{&quot;family&quot;:&quot;Amuasi&quot;,&quot;given&quot;:&quot;John H.&quot;,&quot;parse-names&quot;:false,&quot;dropping-particle&quot;:&quot;&quot;,&quot;non-dropping-particle&quot;:&quot;&quot;},{&quot;family&quot;:&quot;Awuah&quot;,&quot;given&quot;:&quot;Anthony A.A.&quot;,&quot;parse-names&quot;:false,&quot;dropping-particle&quot;:&quot;&quot;,&quot;non-dropping-particle&quot;:&quot;&quot;},{&quot;family&quot;:&quot;Adriaensen&quot;,&quot;given&quot;:&quot;Wim&quot;,&quot;parse-names&quot;:false,&quot;dropping-particle&quot;:&quot;&quot;,&quot;non-dropping-particle&quot;:&quot;&quot;},{&quot;family&quot;:&quot;Dobaño&quot;,&quot;given&quot;:&quot;Carlota&quot;,&quot;parse-names&quot;:false,&quot;dropping-particle&quot;:&quot;&quot;,&quot;non-dropping-particle&quot;:&quot;&quot;},{&quot;family&quot;:&quot;Moncunill&quot;,&quot;given&quot;:&quot;Gemma&quot;,&quot;parse-names&quot;:false,&quot;dropping-particle&quot;:&quot;&quot;,&quot;non-dropping-particle&quot;:&quot;&quot;}],&quot;container-title&quot;:&quot;Journal of medical virology&quot;,&quot;container-title-short&quot;:&quot;J Med Virol&quot;,&quot;accessed&quot;:{&quot;date-parts&quot;:[[2024,10,3]]},&quot;DOI&quot;:&quot;10.1002/JMV.29713&quot;,&quot;ISSN&quot;:&quot;1096-9071&quot;,&quot;PMID&quot;:&quot;38874194&quot;,&quot;URL&quot;:&quot;https://pubmed.ncbi.nlm.nih.gov/38874194/&quot;,&quot;issued&quot;:{&quot;date-parts&quot;:[[2024,6,1]]},&quot;abstract&quot;:&quot;Anti-severe acute respiratory syndrome coronavirus 2 (SARS-CoV-2) seroprevalence is used to estimate the proportion of individuals within a population previously infected, to track viral transmission, and to monitor naturally and vaccine-induced immune protection. However, in sub-Saharan African settings, antibodies induced by higher exposure to pathogens may increase unspecific seroreactivity to SARS-CoV-2 antigens, resulting in false positive responses. To investigate the level and type of unspecific seroreactivitiy to SARS-CoV-2 in Africa, we measured immunoglobulin G (IgG), IgA, and IgM to a broad panel of antigens from different pathogens by Luminex in 602 plasma samples from African and European subjects differing in coronavirus disease 2019, malaria, and other exposures. Seroreactivity to SARS-CoV-2 antigens was higher in prepandemic African than in European samples and positively correlated with antibodies against human coronaviruses, helminths, protozoa, and especially Plasmodium falciparum. African subjects presented higher levels of autoantibodies, a surrogate of polyreactivity, which correlated with P. falciparum and SARS-CoV-2 antibodies. Finally, we found an improved sensitivity in the IgG assay in African samples when using urea as a chaotropic agent. In conclusion, our data suggest that polyreactive antibodies induced mostly by malaria are important mediators of the unspecific anti-SARS-CoV-2 responses, and that the use of dissociating agents in immunoassays could be useful for more accurate estimates of SARS-CoV-2 seroprevalence in African settings.&quot;,&quot;publisher&quot;:&quot;J Med Virol&quot;,&quot;issue&quot;:&quot;6&quot;,&quot;volume&quot;:&quot;96&quot;},&quot;isTemporary&quot;:false},{&quot;id&quot;:&quot;285a79ad-85de-33e7-a7d5-2402a07a3170&quot;,&quot;itemData&quot;:{&quot;type&quot;:&quot;article-journal&quot;,&quot;id&quot;:&quot;285a79ad-85de-33e7-a7d5-2402a07a3170&quot;,&quot;title&quot;:&quot;Plasmodium infection is associated with cross-reactive antibodies to carbohydrate epitopes on the SARS-CoV-2 Spike protein&quot;,&quot;author&quot;:[{&quot;family&quot;:&quot;Lapidus&quot;,&quot;given&quot;:&quot;Sarah&quot;,&quot;parse-names&quot;:false,&quot;dropping-particle&quot;:&quot;&quot;,&quot;non-dropping-particle&quot;:&quot;&quot;},{&quot;family&quot;:&quot;Liu&quot;,&quot;given&quot;:&quot;Feimei&quot;,&quot;parse-names&quot;:false,&quot;dropping-particle&quot;:&quot;&quot;,&quot;non-dropping-particle&quot;:&quot;&quot;},{&quot;family&quot;:&quot;Casanovas-Massana&quot;,&quot;given&quot;:&quot;Arnau&quot;,&quot;parse-names&quot;:false,&quot;dropping-particle&quot;:&quot;&quot;,&quot;non-dropping-particle&quot;:&quot;&quot;},{&quot;family&quot;:&quot;Dai&quot;,&quot;given&quot;:&quot;Yile&quot;,&quot;parse-names&quot;:false,&quot;dropping-particle&quot;:&quot;&quot;,&quot;non-dropping-particle&quot;:&quot;&quot;},{&quot;family&quot;:&quot;Huck&quot;,&quot;given&quot;:&quot;John D.&quot;,&quot;parse-names&quot;:false,&quot;dropping-particle&quot;:&quot;&quot;,&quot;non-dropping-particle&quot;:&quot;&quot;},{&quot;family&quot;:&quot;Lucas&quot;,&quot;given&quot;:&quot;Carolina&quot;,&quot;parse-names&quot;:false,&quot;dropping-particle&quot;:&quot;&quot;,&quot;non-dropping-particle&quot;:&quot;&quot;},{&quot;family&quot;:&quot;Klein&quot;,&quot;given&quot;:&quot;Jon&quot;,&quot;parse-names&quot;:false,&quot;dropping-particle&quot;:&quot;&quot;,&quot;non-dropping-particle&quot;:&quot;&quot;},{&quot;family&quot;:&quot;Filler&quot;,&quot;given&quot;:&quot;Renata B.&quot;,&quot;parse-names&quot;:false,&quot;dropping-particle&quot;:&quot;&quot;,&quot;non-dropping-particle&quot;:&quot;&quot;},{&quot;family&quot;:&quot;Strine&quot;,&quot;given&quot;:&quot;Madison S.&quot;,&quot;parse-names&quot;:false,&quot;dropping-particle&quot;:&quot;&quot;,&quot;non-dropping-particle&quot;:&quot;&quot;},{&quot;family&quot;:&quot;Sy&quot;,&quot;given&quot;:&quot;Mouhamad&quot;,&quot;parse-names&quot;:false,&quot;dropping-particle&quot;:&quot;&quot;,&quot;non-dropping-particle&quot;:&quot;&quot;},{&quot;family&quot;:&quot;Deme&quot;,&quot;given&quot;:&quot;Awa B.&quot;,&quot;parse-names&quot;:false,&quot;dropping-particle&quot;:&quot;&quot;,&quot;non-dropping-particle&quot;:&quot;&quot;},{&quot;family&quot;:&quot;Badiane&quot;,&quot;given&quot;:&quot;Aida S.&quot;,&quot;parse-names&quot;:false,&quot;dropping-particle&quot;:&quot;&quot;,&quot;non-dropping-particle&quot;:&quot;&quot;},{&quot;family&quot;:&quot;Dieye&quot;,&quot;given&quot;:&quot;Baba&quot;,&quot;parse-names&quot;:false,&quot;dropping-particle&quot;:&quot;&quot;,&quot;non-dropping-particle&quot;:&quot;&quot;},{&quot;family&quot;:&quot;Ndiaye&quot;,&quot;given&quot;:&quot;Ibrahima Mbaye&quot;,&quot;parse-names&quot;:false,&quot;dropping-particle&quot;:&quot;&quot;,&quot;non-dropping-particle&quot;:&quot;&quot;},{&quot;family&quot;:&quot;Diedhiou&quot;,&quot;given&quot;:&quot;Younous&quot;,&quot;parse-names&quot;:false,&quot;dropping-particle&quot;:&quot;&quot;,&quot;non-dropping-particle&quot;:&quot;&quot;},{&quot;family&quot;:&quot;Mbaye&quot;,&quot;given&quot;:&quot;Amadou Moctar&quot;,&quot;parse-names&quot;:false,&quot;dropping-particle&quot;:&quot;&quot;,&quot;non-dropping-particle&quot;:&quot;&quot;},{&quot;family&quot;:&quot;Diagne&quot;,&quot;given&quot;:&quot;Cheikh Tidiane&quot;,&quot;parse-names&quot;:false,&quot;dropping-particle&quot;:&quot;&quot;,&quot;non-dropping-particle&quot;:&quot;&quot;},{&quot;family&quot;:&quot;Vigan-Womas&quot;,&quot;given&quot;:&quot;Inés&quot;,&quot;parse-names&quot;:false,&quot;dropping-particle&quot;:&quot;&quot;,&quot;non-dropping-particle&quot;:&quot;&quot;},{&quot;family&quot;:&quot;Mbengue&quot;,&quot;given&quot;:&quot;Alassane&quot;,&quot;parse-names&quot;:false,&quot;dropping-particle&quot;:&quot;&quot;,&quot;non-dropping-particle&quot;:&quot;&quot;},{&quot;family&quot;:&quot;Sadio&quot;,&quot;given&quot;:&quot;Bacary D.&quot;,&quot;parse-names&quot;:false,&quot;dropping-particle&quot;:&quot;&quot;,&quot;non-dropping-particle&quot;:&quot;&quot;},{&quot;family&quot;:&quot;Diagne&quot;,&quot;given&quot;:&quot;Moussa M.&quot;,&quot;parse-names&quot;:false,&quot;dropping-particle&quot;:&quot;&quot;,&quot;non-dropping-particle&quot;:&quot;&quot;},{&quot;family&quot;:&quot;Moore&quot;,&quot;given&quot;:&quot;Adam J.&quot;,&quot;parse-names&quot;:false,&quot;dropping-particle&quot;:&quot;&quot;,&quot;non-dropping-particle&quot;:&quot;&quot;},{&quot;family&quot;:&quot;Mangou&quot;,&quot;given&quot;:&quot;Khadidiatou&quot;,&quot;parse-names&quot;:false,&quot;dropping-particle&quot;:&quot;&quot;,&quot;non-dropping-particle&quot;:&quot;&quot;},{&quot;family&quot;:&quot;Diallo&quot;,&quot;given&quot;:&quot;Fatoumata&quot;,&quot;parse-names&quot;:false,&quot;dropping-particle&quot;:&quot;&quot;,&quot;non-dropping-particle&quot;:&quot;&quot;},{&quot;family&quot;:&quot;Sene&quot;,&quot;given&quot;:&quot;Seynabou D.&quot;,&quot;parse-names&quot;:false,&quot;dropping-particle&quot;:&quot;&quot;,&quot;non-dropping-particle&quot;:&quot;&quot;},{&quot;family&quot;:&quot;Pouye&quot;,&quot;given&quot;:&quot;Mariama N.&quot;,&quot;parse-names&quot;:false,&quot;dropping-particle&quot;:&quot;&quot;,&quot;non-dropping-particle&quot;:&quot;&quot;},{&quot;family&quot;:&quot;Faye&quot;,&quot;given&quot;:&quot;Rokhaya&quot;,&quot;parse-names&quot;:false,&quot;dropping-particle&quot;:&quot;&quot;,&quot;non-dropping-particle&quot;:&quot;&quot;},{&quot;family&quot;:&quot;Diouf&quot;,&quot;given&quot;:&quot;Babacar&quot;,&quot;parse-names&quot;:false,&quot;dropping-particle&quot;:&quot;&quot;,&quot;non-dropping-particle&quot;:&quot;&quot;},{&quot;family&quot;:&quot;Nery&quot;,&quot;given&quot;:&quot;Nivison&quot;,&quot;parse-names&quot;:false,&quot;dropping-particle&quot;:&quot;&quot;,&quot;non-dropping-particle&quot;:&quot;&quot;},{&quot;family&quot;:&quot;Costa&quot;,&quot;given&quot;:&quot;Federico&quot;,&quot;parse-names&quot;:false,&quot;dropping-particle&quot;:&quot;&quot;,&quot;non-dropping-particle&quot;:&quot;&quot;},{&quot;family&quot;:&quot;Reis&quot;,&quot;given&quot;:&quot;Mitermayer G.&quot;,&quot;parse-names&quot;:false,&quot;dropping-particle&quot;:&quot;&quot;,&quot;non-dropping-particle&quot;:&quot;&quot;},{&quot;family&quot;:&quot;Muenker&quot;,&quot;given&quot;:&quot;M. Catherine&quot;,&quot;parse-names&quot;:false,&quot;dropping-particle&quot;:&quot;&quot;,&quot;non-dropping-particle&quot;:&quot;&quot;},{&quot;family&quot;:&quot;Hodson&quot;,&quot;given&quot;:&quot;Daniel Z.&quot;,&quot;parse-names&quot;:false,&quot;dropping-particle&quot;:&quot;&quot;,&quot;non-dropping-particle&quot;:&quot;&quot;},{&quot;family&quot;:&quot;Mbarga&quot;,&quot;given&quot;:&quot;Yannick&quot;,&quot;parse-names&quot;:false,&quot;dropping-particle&quot;:&quot;&quot;,&quot;non-dropping-particle&quot;:&quot;&quot;},{&quot;family&quot;:&quot;Katz&quot;,&quot;given&quot;:&quot;Ben Z.&quot;,&quot;parse-names&quot;:false,&quot;dropping-particle&quot;:&quot;&quot;,&quot;non-dropping-particle&quot;:&quot;&quot;},{&quot;family&quot;:&quot;Andrews&quot;,&quot;given&quot;:&quot;Jason R.&quot;,&quot;parse-names&quot;:false,&quot;dropping-particle&quot;:&quot;&quot;,&quot;non-dropping-particle&quot;:&quot;&quot;},{&quot;family&quot;:&quot;Campbell&quot;,&quot;given&quot;:&quot;Melissa&quot;,&quot;parse-names&quot;:false,&quot;dropping-particle&quot;:&quot;&quot;,&quot;non-dropping-particle&quot;:&quot;&quot;},{&quot;family&quot;:&quot;Srivathsan&quot;,&quot;given&quot;:&quot;Ariktha&quot;,&quot;parse-names&quot;:false,&quot;dropping-particle&quot;:&quot;&quot;,&quot;non-dropping-particle&quot;:&quot;&quot;},{&quot;family&quot;:&quot;Kamath&quot;,&quot;given&quot;:&quot;Kathy&quot;,&quot;parse-names&quot;:false,&quot;dropping-particle&quot;:&quot;&quot;,&quot;non-dropping-particle&quot;:&quot;&quot;},{&quot;family&quot;:&quot;Baum-Jones&quot;,&quot;given&quot;:&quot;Elisabeth&quot;,&quot;parse-names&quot;:false,&quot;dropping-particle&quot;:&quot;&quot;,&quot;non-dropping-particle&quot;:&quot;&quot;},{&quot;family&quot;:&quot;Faye&quot;,&quot;given&quot;:&quot;Ousmane&quot;,&quot;parse-names&quot;:false,&quot;dropping-particle&quot;:&quot;&quot;,&quot;non-dropping-particle&quot;:&quot;&quot;},{&quot;family&quot;:&quot;Sall&quot;,&quot;given&quot;:&quot;Amadou Alpha&quot;,&quot;parse-names&quot;:false,&quot;dropping-particle&quot;:&quot;&quot;,&quot;non-dropping-particle&quot;:&quot;&quot;},{&quot;family&quot;:&quot;Vélez&quot;,&quot;given&quot;:&quot;Juan Carlos Quintero&quot;,&quot;parse-names&quot;:false,&quot;dropping-particle&quot;:&quot;&quot;,&quot;non-dropping-particle&quot;:&quot;&quot;},{&quot;family&quot;:&quot;Cappello&quot;,&quot;given&quot;:&quot;Michael&quot;,&quot;parse-names&quot;:false,&quot;dropping-particle&quot;:&quot;&quot;,&quot;non-dropping-particle&quot;:&quot;&quot;},{&quot;family&quot;:&quot;Wilson&quot;,&quot;given&quot;:&quot;Michael&quot;,&quot;parse-names&quot;:false,&quot;dropping-particle&quot;:&quot;&quot;,&quot;non-dropping-particle&quot;:&quot;&quot;},{&quot;family&quot;:&quot;Ben-Mamoun&quot;,&quot;given&quot;:&quot;Choukri&quot;,&quot;parse-names&quot;:false,&quot;dropping-particle&quot;:&quot;&quot;,&quot;non-dropping-particle&quot;:&quot;&quot;},{&quot;family&quot;:&quot;Tedder&quot;,&quot;given&quot;:&quot;Richard&quot;,&quot;parse-names&quot;:false,&quot;dropping-particle&quot;:&quot;&quot;,&quot;non-dropping-particle&quot;:&quot;&quot;},{&quot;family&quot;:&quot;McClure&quot;,&quot;given&quot;:&quot;Myra&quot;,&quot;parse-names&quot;:false,&quot;dropping-particle&quot;:&quot;&quot;,&quot;non-dropping-particle&quot;:&quot;&quot;},{&quot;family&quot;:&quot;Cherepanov&quot;,&quot;given&quot;:&quot;Peter&quot;,&quot;parse-names&quot;:false,&quot;dropping-particle&quot;:&quot;&quot;,&quot;non-dropping-particle&quot;:&quot;&quot;},{&quot;family&quot;:&quot;Somé&quot;,&quot;given&quot;:&quot;Fabrice A.&quot;,&quot;parse-names&quot;:false,&quot;dropping-particle&quot;:&quot;&quot;,&quot;non-dropping-particle&quot;:&quot;&quot;},{&quot;family&quot;:&quot;Dabiré&quot;,&quot;given&quot;:&quot;Roch K.&quot;,&quot;parse-names&quot;:false,&quot;dropping-particle&quot;:&quot;&quot;,&quot;non-dropping-particle&quot;:&quot;&quot;},{&quot;family&quot;:&quot;Moukoko&quot;,&quot;given&quot;:&quot;Carole Else Eboumbou&quot;,&quot;parse-names&quot;:false,&quot;dropping-particle&quot;:&quot;&quot;,&quot;non-dropping-particle&quot;:&quot;&quot;},{&quot;family&quot;:&quot;Ouédraogo&quot;,&quot;given&quot;:&quot;Jean Bosco&quot;,&quot;parse-names&quot;:false,&quot;dropping-particle&quot;:&quot;&quot;,&quot;non-dropping-particle&quot;:&quot;&quot;},{&quot;family&quot;:&quot;Boum&quot;,&quot;given&quot;:&quot;Yap&quot;,&quot;parse-names&quot;:false,&quot;dropping-particle&quot;:&quot;&quot;,&quot;non-dropping-particle&quot;:&quot;&quot;},{&quot;family&quot;:&quot;Shon&quot;,&quot;given&quot;:&quot;John&quot;,&quot;parse-names&quot;:false,&quot;dropping-particle&quot;:&quot;&quot;,&quot;non-dropping-particle&quot;:&quot;&quot;},{&quot;family&quot;:&quot;Ndiaye&quot;,&quot;given&quot;:&quot;Daouda&quot;,&quot;parse-names&quot;:false,&quot;dropping-particle&quot;:&quot;&quot;,&quot;non-dropping-particle&quot;:&quot;&quot;},{&quot;family&quot;:&quot;Wisnewski&quot;,&quot;given&quot;:&quot;Adam&quot;,&quot;parse-names&quot;:false,&quot;dropping-particle&quot;:&quot;&quot;,&quot;non-dropping-particle&quot;:&quot;&quot;},{&quot;family&quot;:&quot;Parikh&quot;,&quot;given&quot;:&quot;Sunil&quot;,&quot;parse-names&quot;:false,&quot;dropping-particle&quot;:&quot;&quot;,&quot;non-dropping-particle&quot;:&quot;&quot;},{&quot;family&quot;:&quot;Iwasaki&quot;,&quot;given&quot;:&quot;Akiko&quot;,&quot;parse-names&quot;:false,&quot;dropping-particle&quot;:&quot;&quot;,&quot;non-dropping-particle&quot;:&quot;&quot;},{&quot;family&quot;:&quot;Wilen&quot;,&quot;given&quot;:&quot;Craig B.&quot;,&quot;parse-names&quot;:false,&quot;dropping-particle&quot;:&quot;&quot;,&quot;non-dropping-particle&quot;:&quot;&quot;},{&quot;family&quot;:&quot;Ko&quot;,&quot;given&quot;:&quot;Albert I.&quot;,&quot;parse-names&quot;:false,&quot;dropping-particle&quot;:&quot;&quot;,&quot;non-dropping-particle&quot;:&quot;&quot;},{&quot;family&quot;:&quot;Ring&quot;,&quot;given&quot;:&quot;Aaron M.&quot;,&quot;parse-names&quot;:false,&quot;dropping-particle&quot;:&quot;&quot;,&quot;non-dropping-particle&quot;:&quot;&quot;},{&quot;family&quot;:&quot;Bei&quot;,&quot;given&quot;:&quot;Amy K.&quot;,&quot;parse-names&quot;:false,&quot;dropping-particle&quot;:&quot;&quot;,&quot;non-dropping-particle&quot;:&quot;&quot;}],&quot;container-title&quot;:&quot;Scientific Reports 2022 12:1&quot;,&quot;accessed&quot;:{&quot;date-parts&quot;:[[2025,7,23]]},&quot;DOI&quot;:&quot;10.1038/s41598-022-26709-7&quot;,&quot;ISSN&quot;:&quot;2045-2322&quot;,&quot;URL&quot;:&quot;https://www.nature.com/articles/s41598-022-26709-7&quot;,&quot;issued&quot;:{&quot;date-parts&quot;:[[2022,12,22]]},&quot;page&quot;:&quot;1-16&quot;,&quot;abstract&quot;:&quot;Sero-surveillance can monitor and project disease burden and risk. However, SARS-CoV-2 antibody test results can produce false positive results, limiting their efficacy as a sero-surveillance tool. False positive SARS-CoV-2 antibody results are associated with malaria exposure, and understanding this association is essential to interpret sero-surveillance results from malaria-endemic countries. Here, pre-pandemic samples from eight malaria endemic and non-endemic countries and four continents were tested by ELISA to measure SARS-CoV-2 Spike S1 subunit reactivity. Individuals with acute malaria infection generated substantial SARS-CoV-2 reactivity. Cross-reactivity was not associated with reactivity to other human coronaviruses or other SARS-CoV-2 proteins, as measured by peptide and protein arrays. ELISAs with deglycosylated and desialated Spike S1 subunits revealed that cross-reactive antibodies target sialic acid on N-linked glycans of the Spike protein. The functional activity of cross-reactive antibodies measured by neutralization assays showed that cross-reactive antibodies did not neutralize SARS-CoV-2 in vitro. Since routine use of glycosylated or sialated assays could result in false positive SARS-CoV-2 antibody results in malaria endemic regions, which could overestimate exposure and population-level immunity, we explored methods to increase specificity by reducing cross-reactivity. Overestimating population-level exposure to SARS-CoV-2 could lead to underestimates of risk of continued COVID-19 transmission in sub-Saharan Africa.&quot;,&quot;publisher&quot;:&quot;Nature Publishing Group&quot;,&quot;issue&quot;:&quot;1&quot;,&quot;volume&quot;:&quot;12&quot;,&quot;container-title-short&quot;:&quot;&quot;},&quot;isTemporary&quot;:false}]},{&quot;citationID&quot;:&quot;MENDELEY_CITATION_b018164a-80d7-407f-82a6-183e9861b63e&quot;,&quot;properties&quot;:{&quot;noteIndex&quot;:0},&quot;isEdited&quot;:false,&quot;manualOverride&quot;:{&quot;isManuallyOverridden&quot;:false,&quot;citeprocText&quot;:&quot;[28,57]&quot;,&quot;manualOverrideText&quot;:&quot;&quot;},&quot;citationTag&quot;:&quot;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&quot;,&quot;citationItems&quot;:[{&quot;id&quot;:&quot;8071daba-e2c3-35d1-88ca-80d5a55364fd&quot;,&quot;itemData&quot;:{&quot;type&quot;:&quot;article-journal&quot;,&quot;id&quot;:&quot;8071daba-e2c3-35d1-88ca-80d5a55364fd&quot;,&quot;title&quot;:&quot;Cellular immune response to SARS-CoV-2 and clinical presentation in individuals exposed to endemic malaria&quot;,&quot;author&quot;:[{&quot;family&quot;:&quot;Tapela&quot;,&quot;given&quot;:&quot;Kesego&quot;,&quot;parse-names&quot;:false,&quot;dropping-particle&quot;:&quot;&quot;,&quot;non-dropping-particle&quot;:&quot;&quot;},{&quot;family&quot;:&quot;Prah&quot;,&quot;given&quot;:&quot;Diana Ahu&quot;,&quot;parse-names&quot;:false,&quot;dropping-particle&quot;:&quot;&quot;,&quot;non-dropping-particle&quot;:&quot;&quot;},{&quot;family&quot;:&quot;Tetteh&quot;,&quot;given&quot;:&quot;Becky&quot;,&quot;parse-names&quot;:false,&quot;dropping-particle&quot;:&quot;&quot;,&quot;non-dropping-particle&quot;:&quot;&quot;},{&quot;family&quot;:&quot;Nuokpem&quot;,&quot;given&quot;:&quot;Franklin&quot;,&quot;parse-names&quot;:false,&quot;dropping-particle&quot;:&quot;&quot;,&quot;non-dropping-particle&quot;:&quot;&quot;},{&quot;family&quot;:&quot;Dosoo&quot;,&quot;given&quot;:&quot;Daniel&quot;,&quot;parse-names&quot;:false,&quot;dropping-particle&quot;:&quot;&quot;,&quot;non-dropping-particle&quot;:&quot;&quot;},{&quot;family&quot;:&quot;Coker&quot;,&quot;given&quot;:&quot;Amin&quot;,&quot;parse-names&quot;:false,&quot;dropping-particle&quot;:&quot;&quot;,&quot;non-dropping-particle&quot;:&quot;&quot;},{&quot;family&quot;:&quot;Kumi-Ansah&quot;,&quot;given&quot;:&quot;Frederick&quot;,&quot;parse-names&quot;:false,&quot;dropping-particle&quot;:&quot;&quot;,&quot;non-dropping-particle&quot;:&quot;&quot;},{&quot;family&quot;:&quot;Amoako&quot;,&quot;given&quot;:&quot;Emmanuella&quot;,&quot;parse-names&quot;:false,&quot;dropping-particle&quot;:&quot;&quot;,&quot;non-dropping-particle&quot;:&quot;&quot;},{&quot;family&quot;:&quot;Assah&quot;,&quot;given&quot;:&quot;Kissi Ohene&quot;,&quot;parse-names&quot;:false,&quot;dropping-particle&quot;:&quot;&quot;,&quot;non-dropping-particle&quot;:&quot;&quot;},{&quot;family&quot;:&quot;Kilba&quot;,&quot;given&quot;:&quot;Charlyne&quot;,&quot;parse-names&quot;:false,&quot;dropping-particle&quot;:&quot;&quot;,&quot;non-dropping-particle&quot;:&quot;&quot;},{&quot;family&quot;:&quot;Nyakoe&quot;,&quot;given&quot;:&quot;Nancy&quot;,&quot;parse-names&quot;:false,&quot;dropping-particle&quot;:&quot;&quot;,&quot;non-dropping-particle&quot;:&quot;&quot;},{&quot;family&quot;:&quot;Quansah&quot;,&quot;given&quot;:&quot;Darius&quot;,&quot;parse-names&quot;:false,&quot;dropping-particle&quot;:&quot;&quot;,&quot;non-dropping-particle&quot;:&quot;&quot;},{&quot;family&quot;:&quot;Languon&quot;,&quot;given&quot;:&quot;Sylvester&quot;,&quot;parse-names&quot;:false,&quot;dropping-particle&quot;:&quot;&quot;,&quot;non-dropping-particle&quot;:&quot;&quot;},{&quot;family&quot;:&quot;Anyigba&quot;,&quot;given&quot;:&quot;Claudia Adzo&quot;,&quot;parse-names&quot;:false,&quot;dropping-particle&quot;:&quot;&quot;,&quot;non-dropping-particle&quot;:&quot;&quot;},{&quot;family&quot;:&quot;Ansah&quot;,&quot;given&quot;:&quot;Felix&quot;,&quot;parse-names&quot;:false,&quot;dropping-particle&quot;:&quot;&quot;,&quot;non-dropping-particle&quot;:&quot;&quot;},{&quot;family&quot;:&quot;Agyeman&quot;,&quot;given&quot;:&quot;Seth&quot;,&quot;parse-names&quot;:false,&quot;dropping-particle&quot;:&quot;&quot;,&quot;non-dropping-particle&quot;:&quot;&quot;},{&quot;family&quot;:&quot;Owusu&quot;,&quot;given&quot;:&quot;Irene Amoakoh&quot;,&quot;parse-names&quot;:false,&quot;dropping-particle&quot;:&quot;&quot;,&quot;non-dropping-particle&quot;:&quot;&quot;},{&quot;family&quot;:&quot;Schneider&quot;,&quot;given&quot;:&quot;Kristan&quot;,&quot;parse-names&quot;:false,&quot;dropping-particle&quot;:&quot;&quot;,&quot;non-dropping-particle&quot;:&quot;&quot;},{&quot;family&quot;:&quot;Ampofo&quot;,&quot;given&quot;:&quot;William K.&quot;,&quot;parse-names&quot;:false,&quot;dropping-particle&quot;:&quot;&quot;,&quot;non-dropping-particle&quot;:&quot;&quot;},{&quot;family&quot;:&quot;Mutungi&quot;,&quot;given&quot;:&quot;Joe Kimanthi&quot;,&quot;parse-names&quot;:false,&quot;dropping-particle&quot;:&quot;&quot;,&quot;non-dropping-particle&quot;:&quot;&quot;},{&quot;family&quot;:&quot;Amegatcher&quot;,&quot;given&quot;:&quot;Gloria&quot;,&quot;parse-names&quot;:false,&quot;dropping-particle&quot;:&quot;&quot;,&quot;non-dropping-particle&quot;:&quot;&quot;},{&quot;family&quot;:&quot;Aniweh&quot;,&quot;given&quot;:&quot;Yaw&quot;,&quot;parse-names&quot;:false,&quot;dropping-particle&quot;:&quot;&quot;,&quot;non-dropping-particle&quot;:&quot;&quot;},{&quot;family&quot;:&quot;Awandare&quot;,&quot;given&quot;:&quot;Gordon A.&quot;,&quot;parse-names&quot;:false,&quot;dropping-particle&quot;:&quot;&quot;,&quot;non-dropping-particle&quot;:&quot;&quot;},{&quot;family&quot;:&quot;Quashie&quot;,&quot;given&quot;:&quot;Peter K.&quot;,&quot;parse-names&quot;:false,&quot;dropping-particle&quot;:&quot;&quot;,&quot;non-dropping-particle&quot;:&quot;&quot;},{&quot;family&quot;:&quot;Bediako&quot;,&quot;given&quot;:&quot;Yaw&quot;,&quot;parse-names&quot;:false,&quot;dropping-particle&quot;:&quot;&quot;,&quot;non-dropping-particle&quot;:&quot;&quot;}],&quot;container-title&quot;:&quot;Cell reports&quot;,&quot;container-title-short&quot;:&quot;Cell Rep&quot;,&quot;accessed&quot;:{&quot;date-parts&quot;:[[2024,10,3]]},&quot;DOI&quot;:&quot;10.1016/J.CELREP.2024.114533&quot;,&quot;ISSN&quot;:&quot;2211-1247&quot;,&quot;PMID&quot;:&quot;39052480&quot;,&quot;URL&quot;:&quot;https://pubmed.ncbi.nlm.nih.gov/39052480/&quot;,&quot;issued&quot;:{&quot;date-parts&quot;:[[2024,8,27]]},&quot;abstract&quot;:&quot;Ghana and other parts of West Africa have experienced lower COVID-19 mortality rates than other regions. This phenomenon has been hypothesized to be associated with previous exposure to infections such as malaria. This study investigated the immune response to severe acute respiratory syndrome coronavirus 2 (SARS-CoV-2) and the influence of previous malaria exposure. Blood samples were collected from individuals with asymptomatic or symptomatic COVID-19 (n = 217). A variety of assays were used to characterize the SARS-CoV-2-specific immune response, and malaria exposure was quantified using Plasmodium falciparum ELISA. The study found evidence of attenuated immune responses to COVID-19 among asymptomatic individuals, with elevated proportions of non-classical monocytes and greater memory B cell activation. Symptomatic patients displayed higher P. falciparum-specific T cell recall immune responses, whereas asymptomatic individuals demonstrated elevated P. falciparum antibody levels. Summarily, this study suggests that P. falciparum exposure-associated immune modulation may contribute to reduced severity of SARS-CoV-2 infection among people living in malaria-endemic regions.&quot;,&quot;publisher&quot;:&quot;Cell Rep&quot;,&quot;issue&quot;:&quot;8&quot;,&quot;volume&quot;:&quot;43&quot;},&quot;isTemporary&quot;:false},{&quot;id&quot;:&quot;6d981649-ef11-3736-8532-524de0ce1475&quot;,&quot;itemData&quot;:{&quot;type&quot;:&quot;article-journal&quot;,&quot;id&quot;:&quot;6d981649-ef11-3736-8532-524de0ce1475&quot;,&quot;title&quot;:&quot;Antibody Polyreactivity in Health and Disease: Statu Variabilis&quot;,&quot;author&quot;:[{&quot;family&quot;:&quot;Dimitrov&quot;,&quot;given&quot;:&quot;Jordan D.&quot;,&quot;parse-names&quot;:false,&quot;dropping-particle&quot;:&quot;&quot;,&quot;non-dropping-particle&quot;:&quot;&quot;},{&quot;family&quot;:&quot;Planchais&quot;,&quot;given&quot;:&quot;Cyril&quot;,&quot;parse-names&quot;:false,&quot;dropping-particle&quot;:&quot;&quot;,&quot;non-dropping-particle&quot;:&quot;&quot;},{&quot;family&quot;:&quot;Roumenina&quot;,&quot;given&quot;:&quot;Lubka T.&quot;,&quot;parse-names&quot;:false,&quot;dropping-particle&quot;:&quot;&quot;,&quot;non-dropping-particle&quot;:&quot;&quot;},{&quot;family&quot;:&quot;Vassilev&quot;,&quot;given&quot;:&quot;Tchavdar L.&quot;,&quot;parse-names&quot;:false,&quot;dropping-particle&quot;:&quot;&quot;,&quot;non-dropping-particle&quot;:&quot;&quot;},{&quot;family&quot;:&quot;Kaveri&quot;,&quot;given&quot;:&quot;Srinivas&quot;,&quot;parse-names&quot;:false,&quot;dropping-particle&quot;:&quot;V.&quot;,&quot;non-dropping-particle&quot;:&quot;&quot;},{&quot;family&quot;:&quot;Lacroix-Desmazes&quot;,&quot;given&quot;:&quot;Sebastien&quot;,&quot;parse-names&quot;:false,&quot;dropping-particle&quot;:&quot;&quot;,&quot;non-dropping-particle&quot;:&quot;&quot;}],&quot;container-title&quot;:&quot;The Journal of Immunology&quot;,&quot;accessed&quot;:{&quot;date-parts&quot;:[[2024,12,10]]},&quot;DOI&quot;:&quot;10.4049/JIMMUNOL.1300880&quot;,&quot;ISSN&quot;:&quot;0022-1767&quot;,&quot;PMID&quot;:&quot;23873158&quot;,&quot;URL&quot;:&quot;https://dx.doi.org/10.4049/jimmunol.1300880&quot;,&quot;issued&quot;:{&quot;date-parts&quot;:[[2013,8,1]]},&quot;page&quot;:&quot;993-999&quot;,&quot;abstract&quot;:&quot;An Ab molecule or a BCR that is able to bind multiple structurally unrelated Ags is defined as polyreactive. Polyreactive Abs and BCRs constitute an important part of immune repertoires under physiological conditions and may play essential roles in immune defense and in the maintenance of immune homeostasis. In this review, we integrate and discuss different findings that reveal the indispensable role of Ag-binding polyreactivity in the immune system. First, we describe the functional and molecular characteristics of polyreactive Abs. The following part of the review concentrates on the biological roles attributed to polyreactive Abs and to polyreactive BCRs. Finally, we discuss recent studies that link Ig polyreactivity with distinct pathological conditions.&quot;,&quot;publisher&quot;:&quot;American Association of Immunologists&quot;,&quot;issue&quot;:&quot;3&quot;,&quot;volume&quot;:&quot;191&quot;,&quot;container-title-short&quot;:&quot;&quot;},&quot;isTemporary&quot;:false}]},{&quot;citationID&quot;:&quot;MENDELEY_CITATION_8684a7dc-5c84-48ae-a6f7-c7c95b102772&quot;,&quot;properties&quot;:{&quot;noteIndex&quot;:0},&quot;isEdited&quot;:false,&quot;manualOverride&quot;:{&quot;isManuallyOverridden&quot;:false,&quot;citeprocText&quot;:&quot;[58]&quot;,&quot;manualOverrideText&quot;:&quot;&quot;},&quot;citationTag&quot;:&quot;MENDELEY_CITATION_v3_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&quot;,&quot;citationItems&quot;:[{&quot;id&quot;:&quot;5437a2dd-1ede-3ae4-bee3-903b83a560df&quot;,&quot;itemData&quot;:{&quot;type&quot;:&quot;article-journal&quot;,&quot;id&quot;:&quot;5437a2dd-1ede-3ae4-bee3-903b83a560df&quot;,&quot;title&quot;:&quot;The Broad Antibacterial Activity of the Natural Antibody Repertoire Is Due to Polyreactive Antibodies&quot;,&quot;author&quot;:[{&quot;family&quot;:&quot;Zhou&quot;,&quot;given&quot;:&quot;Zhao Hua&quot;,&quot;parse-names&quot;:false,&quot;dropping-particle&quot;:&quot;&quot;,&quot;non-dropping-particle&quot;:&quot;&quot;},{&quot;family&quot;:&quot;Zhang&quot;,&quot;given&quot;:&quot;Yahong&quot;,&quot;parse-names&quot;:false,&quot;dropping-particle&quot;:&quot;&quot;,&quot;non-dropping-particle&quot;:&quot;&quot;},{&quot;family&quot;:&quot;Hu&quot;,&quot;given&quot;:&quot;Ya Fang&quot;,&quot;parse-names&quot;:false,&quot;dropping-particle&quot;:&quot;&quot;,&quot;non-dropping-particle&quot;:&quot;&quot;},{&quot;family&quot;:&quot;Wahl&quot;,&quot;given&quot;:&quot;Larry M.&quot;,&quot;parse-names&quot;:false,&quot;dropping-particle&quot;:&quot;&quot;,&quot;non-dropping-particle&quot;:&quot;&quot;},{&quot;family&quot;:&quot;Cisar&quot;,&quot;given&quot;:&quot;John O.&quot;,&quot;parse-names&quot;:false,&quot;dropping-particle&quot;:&quot;&quot;,&quot;non-dropping-particle&quot;:&quot;&quot;},{&quot;family&quot;:&quot;Notkins&quot;,&quot;given&quot;:&quot;Abner Louis&quot;,&quot;parse-names&quot;:false,&quot;dropping-particle&quot;:&quot;&quot;,&quot;non-dropping-particle&quot;:&quot;&quot;}],&quot;container-title&quot;:&quot;Cell Host and Microbe&quot;,&quot;container-title-short&quot;:&quot;Cell Host Microbe&quot;,&quot;accessed&quot;:{&quot;date-parts&quot;:[[2025,7,23]]},&quot;DOI&quot;:&quot;10.1016/J.CHOM.2007.01.002,&quot;,&quot;ISSN&quot;:&quot;19313128&quot;,&quot;PMID&quot;:&quot;18005681&quot;,&quot;URL&quot;:&quot;https://pubmed.ncbi.nlm.nih.gov/18005681/&quot;,&quot;issued&quot;:{&quot;date-parts&quot;:[[2007,3,15]]},&quot;page&quot;:&quot;51-61&quot;,&quot;abstract&quot;:&quot;Polyreactive antibodies bind to a variety of structurally unrelated antigens. The function of these antibodies, however, has remained an enigma, and because of their low binding affinity their biological relevance has been questioned. Using a panel of monoclonal polyreactive antibodies, we showed that these antibodies can bind to both Gram-negative and Gram-positive bacteria and acting through the classical complement pathway can inhibit bacterial growth by lysis, generate anaphylatoxin C5a, enhance phagocytosis, and neutralize the functional activity of endotoxin. Polyreactive antibody-enriched, but not polyreactive antibody-reduced, IgM prepared from normal human serum displays antibacterial activity similar to that of monoclonal polyreactive IgM. We conclude that polyreactive antibodies are a major contributor to the broad antibacterial activity of the natural antibody repertoire. © 2007 Elsevier Inc. All rights reserved.&quot;,&quot;publisher&quot;:&quot;Cell Host Microbe&quot;,&quot;issue&quot;:&quot;1&quot;,&quot;volume&quot;:&quot;1&quot;},&quot;isTemporary&quot;:false}]},{&quot;citationID&quot;:&quot;MENDELEY_CITATION_6601797a-a6d5-4bc2-b59c-f8a179bad5bc&quot;,&quot;properties&quot;:{&quot;noteIndex&quot;:0},&quot;isEdited&quot;:false,&quot;manualOverride&quot;:{&quot;isManuallyOverridden&quot;:false,&quot;citeprocText&quot;:&quot;[57,59]&quot;,&quot;manualOverrideText&quot;:&quot;&quot;},&quot;citationTag&quot;:&quot;MENDELEY_CITATION_v3_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&quot;,&quot;citationItems&quot;:[{&quot;id&quot;:&quot;6d981649-ef11-3736-8532-524de0ce1475&quot;,&quot;itemData&quot;:{&quot;type&quot;:&quot;article-journal&quot;,&quot;id&quot;:&quot;6d981649-ef11-3736-8532-524de0ce1475&quot;,&quot;title&quot;:&quot;Antibody Polyreactivity in Health and Disease: Statu Variabilis&quot;,&quot;author&quot;:[{&quot;family&quot;:&quot;Dimitrov&quot;,&quot;given&quot;:&quot;Jordan D.&quot;,&quot;parse-names&quot;:false,&quot;dropping-particle&quot;:&quot;&quot;,&quot;non-dropping-particle&quot;:&quot;&quot;},{&quot;family&quot;:&quot;Planchais&quot;,&quot;given&quot;:&quot;Cyril&quot;,&quot;parse-names&quot;:false,&quot;dropping-particle&quot;:&quot;&quot;,&quot;non-dropping-particle&quot;:&quot;&quot;},{&quot;family&quot;:&quot;Roumenina&quot;,&quot;given&quot;:&quot;Lubka T.&quot;,&quot;parse-names&quot;:false,&quot;dropping-particle&quot;:&quot;&quot;,&quot;non-dropping-particle&quot;:&quot;&quot;},{&quot;family&quot;:&quot;Vassilev&quot;,&quot;given&quot;:&quot;Tchavdar L.&quot;,&quot;parse-names&quot;:false,&quot;dropping-particle&quot;:&quot;&quot;,&quot;non-dropping-particle&quot;:&quot;&quot;},{&quot;family&quot;:&quot;Kaveri&quot;,&quot;given&quot;:&quot;Srinivas&quot;,&quot;parse-names&quot;:false,&quot;dropping-particle&quot;:&quot;V.&quot;,&quot;non-dropping-particle&quot;:&quot;&quot;},{&quot;family&quot;:&quot;Lacroix-Desmazes&quot;,&quot;given&quot;:&quot;Sebastien&quot;,&quot;parse-names&quot;:false,&quot;dropping-particle&quot;:&quot;&quot;,&quot;non-dropping-particle&quot;:&quot;&quot;}],&quot;container-title&quot;:&quot;The Journal of Immunology&quot;,&quot;accessed&quot;:{&quot;date-parts&quot;:[[2024,12,10]]},&quot;DOI&quot;:&quot;10.4049/JIMMUNOL.1300880&quot;,&quot;ISSN&quot;:&quot;0022-1767&quot;,&quot;PMID&quot;:&quot;23873158&quot;,&quot;URL&quot;:&quot;https://dx.doi.org/10.4049/jimmunol.1300880&quot;,&quot;issued&quot;:{&quot;date-parts&quot;:[[2013,8,1]]},&quot;page&quot;:&quot;993-999&quot;,&quot;abstract&quot;:&quot;An Ab molecule or a BCR that is able to bind multiple structurally unrelated Ags is defined as polyreactive. Polyreactive Abs and BCRs constitute an important part of immune repertoires under physiological conditions and may play essential roles in immune defense and in the maintenance of immune homeostasis. In this review, we integrate and discuss different findings that reveal the indispensable role of Ag-binding polyreactivity in the immune system. First, we describe the functional and molecular characteristics of polyreactive Abs. The following part of the review concentrates on the biological roles attributed to polyreactive Abs and to polyreactive BCRs. Finally, we discuss recent studies that link Ig polyreactivity with distinct pathological conditions.&quot;,&quot;publisher&quot;:&quot;American Association of Immunologists&quot;,&quot;issue&quot;:&quot;3&quot;,&quot;volume&quot;:&quot;191&quot;,&quot;container-title-short&quot;:&quot;&quot;},&quot;isTemporary&quot;:false},{&quot;id&quot;:&quot;f87ed9cd-657d-3713-abf1-4bf14bb94da4&quot;,&quot;itemData&quot;:{&quot;type&quot;:&quot;article-journal&quot;,&quot;id&quot;:&quot;f87ed9cd-657d-3713-abf1-4bf14bb94da4&quot;,&quot;title&quot;:&quot;Immunosuppression in malaria: Do plasmodium falciparum parasites hijack the host?&quot;,&quot;author&quot;:[{&quot;family&quot;:&quot;Calle&quot;,&quot;given&quot;:&quot;Carlos Lamsfus&quot;,&quot;parse-names&quot;:false,&quot;dropping-particle&quot;:&quot;&quot;,&quot;non-dropping-particle&quot;:&quot;&quot;},{&quot;family&quot;:&quot;Mordmüller&quot;,&quot;given&quot;:&quot;Benjamin&quot;,&quot;parse-names&quot;:false,&quot;dropping-particle&quot;:&quot;&quot;,&quot;non-dropping-particle&quot;:&quot;&quot;},{&quot;family&quot;:&quot;Singh&quot;,&quot;given&quot;:&quot;Anurag&quot;,&quot;parse-names&quot;:false,&quot;dropping-particle&quot;:&quot;&quot;,&quot;non-dropping-particle&quot;:&quot;&quot;}],&quot;container-title&quot;:&quot;Pathogens&quot;,&quot;accessed&quot;:{&quot;date-parts&quot;:[[2025,7,25]]},&quot;DOI&quot;:&quot;10.3390/PATHOGENS10101277,&quot;,&quot;ISSN&quot;:&quot;20760817&quot;,&quot;URL&quot;:&quot;https://pubmed.ncbi.nlm.nih.gov/34684226/&quot;,&quot;issued&quot;:{&quot;date-parts&quot;:[[2021,10,1]]},&quot;abstract&quot;:&quot;Malaria reflects not only a state of immune activation, but also a state of general immune defect or immunosuppression, of complex etiology that can last longer than the actual episode. Inhabitants of malaria-endemic regions with lifelong exposure to the parasite show an exhausted or immune regulatory profile compared to non- or minimally exposed subjects. Several studies and experiments to identify and characterize the cause of this malaria-related immunosuppression have shown that malaria suppresses humoral and cellular responses to both homologous (Plasmodium) and heterologous antigens (e.g., vaccines). However, neither the underlying mechanisms nor the relative involvement of different types of immune cells in immunosuppression during malaria is well understood. Moreover, the implication of the parasite during the different stages of the modulation of immunity has not been addressed in detail. There is growing evidence of a role of immune regulators and cellular components in malaria that may lead to immunosuppression that needs further research. In this review, we summarize the current evidence on how malaria parasites may directly and indirectly induce immunosuppression and investigate the potential role of specific cell types, effector molecules and other immunoregulatory factors.&quot;,&quot;publisher&quot;:&quot;MDPI&quot;,&quot;issue&quot;:&quot;10&quot;,&quot;volume&quot;:&quot;10&quot;,&quot;container-title-short&quot;:&quot;&quot;},&quot;isTemporary&quot;:false}]},{&quot;citationID&quot;:&quot;MENDELEY_CITATION_765796ca-67b5-48c7-ae5b-effd3c192825&quot;,&quot;properties&quot;:{&quot;noteIndex&quot;:0},&quot;isEdited&quot;:false,&quot;manualOverride&quot;:{&quot;isManuallyOverridden&quot;:false,&quot;citeprocText&quot;:&quot;[55]&quot;,&quot;manualOverrideText&quot;:&quot;&quot;},&quot;citationTag&quot;:&quot;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a3VubmEiLCJnaXZlbiI6IkNoaXNvbSBKb3lxdWVlbmV0IiwicGFyc2UtbmFtZXMiOmZhbHNlLCJkcm9wcGluZy1wYXJ0aWNsZSI6IiIsIm5vbi1kcm9wcGluZy1wYXJ0aWNsZSI6IiJ9LHsiZmFtaWx5IjoiQWxhaGRhYiIsImdpdmVuIjoiRmFyZXM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W5hbGVtIiwiZ2l2ZW4iOiJHZXRpZSBMYWtlIiwicGFyc2UtbmFtZXMiOmZhbHNlLCJkcm9wcGluZy1wYXJ0aWNsZSI6IiIsIm5vbi1kcm9wcGluZy1wYXJ0aWNsZSI6IiJ9LHsiZmFtaWx5IjoiQXluYWxlbSIsImdpdmVuIjoiWWFyZWQgQXNtYXJlIiwicGFyc2UtbmFtZXMiOmZhbHNlLCJkcm9wcGluZy1wYXJ0aWNsZSI6IiIsIm5vbi1kcm9wcGluZy1wYXJ0aWNsZSI6IiJ9LHsiZmFtaWx5IjoiQXl6YSIsImdpdmVuIjoiTXVsdWtlbiBBbHRheW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b3oiLCJnaXZlbiI6IkdlYnJlIFRla2xlbWFyaWFt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B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uIiwicGFyc2UtbmFtZXMiOmZhbHNlLCJkcm9wcGluZy1wYXJ0aWNsZSI6IiIsIm5vbi1kcm9wcGluZy1wYXJ0aWNsZSI6IiJ9LHsiZmFtaWx5IjoiU2Nod2VuZGlja2UiLCJnaXZlbiI6IkZhbGsiLCJwYXJzZS1uYW1lcyI6ZmFsc2UsImRyb3BwaW5nLXBhcnRpY2xlIjoiIiwibm9uLWRyb3BwaW5nLXBhcnRpY2xlIjoiIn0seyJmYW1pbHkiOiJTZWVkYXQiLCJnaXZlbiI6IlNvcmF5YSIsInBhcnNlLW5hbWVzIjpmYWxzZSwiZHJvcHBpbmctcGFydGljbGUiOiIiLCJub24tZHJvcHBpbmctcGFydGljbGUiOiIifSx7ImZhbWlseSI6IlNla2VyaWphIiwiZ2l2ZW4iOiJNYXJpb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&quot;,&quot;citationItems&quot;:[{&quot;id&quot;:&quot;c7a39d17-bbf7-3348-8eb9-c5677c48a5b1&quot;,&quot;itemData&quot;:{&quot;type&quot;:&quot;article-journal&quot;,&quot;id&quot;:&quot;c7a39d17-bbf7-3348-8eb9-c5677c48a5b1&quot;,&quot;title&quot;:&quot;Global burden of 369 diseases and injuries in 204 countries and territories, 1990–2019: a systematic analysis for the Global Burden of Disease Study 2019&quot;,&quot;author&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quot;,&quot;given&quot;:&quot;Mohammad&quot;,&quot;parse-names&quot;:false,&quot;dropping-particle&quot;:&quot;&quot;,&quot;non-dropping-particle&quot;:&quot;&quot;},{&quot;family&quot;:&quot;Abbasifard&quot;,&quot;given&quot;:&quot;Mitra&quot;,&quot;parse-names&quot;:false,&quot;dropping-particle&quot;:&quot;&quot;,&quot;non-dropping-particle&quot;:&quot;&quot;},{&quot;family&quot;:&quot;Abbasi-Kangevari&quot;,&quot;given&quot;:&quot;Mohsen&quot;,&quot;parse-names&quot;:false,&quot;dropping-particle&quot;:&quot;&quot;,&quot;non-dropping-particle&quot;:&quot;&quot;},{&quot;family&quot;:&quot;Abbastabar&quot;,&quot;given&quot;:&quot;Hedayat&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edi&quot;,&quot;given&quot;:&quot;Aidin&quot;,&quot;parse-names&quot;:false,&quot;dropping-particle&quot;:&quot;&quot;,&quot;non-dropping-particle&quot;:&quot;&quot;},{&quot;family&quot;:&quot;Abedi&quot;,&quot;given&quot;:&quot;Parisa&quot;,&quot;parse-names&quot;:false,&quot;dropping-particle&quot;:&quot;&quot;,&quot;non-dropping-particle&quot;:&quot;&quot;},{&quot;family&quot;:&quot;Abegaz&quot;,&quot;given&quot;:&quot;Kedir Hussein&quot;,&quot;parse-names&quot;:false,&quot;dropping-particle&quot;:&quot;&quot;,&quot;non-dropping-particle&quot;:&quot;&quot;},{&quot;family&quot;:&quot;Abolhassani&quot;,&quot;given&quot;:&quot;Hassan&quot;,&quot;parse-names&quot;:false,&quot;dropping-particle&quot;:&quot;&quot;,&quot;non-dropping-particle&quot;:&quot;&quot;},{&quot;family&quot;:&quot;Abosetugn&quot;,&quot;given&quot;:&quot;Akine Eshete&quot;,&quot;parse-names&quot;:false,&quot;dropping-particle&quot;:&quot;&quot;,&quot;non-dropping-particle&quot;:&quot;&quot;},{&quot;family&quot;:&quot;Aboyans&quot;,&quot;given&quot;:&quot;Victor&quot;,&quot;parse-names&quot;:false,&quot;dropping-particle&quot;:&quot;&quot;,&quot;non-dropping-particle&quot;:&quot;&quot;},{&quot;family&quot;:&quot;Abrams&quot;,&quot;given&quot;:&quot;Elissa M.&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M.&quot;,&quot;parse-names&quot;:false,&quot;dropping-particle&quot;:&quot;&quot;,&quot;non-dropping-particle&quot;:&quot;&quot;},{&quot;family&quot;:&quot;Abu Haimed&quot;,&quot;given&quot;:&quot;Abdulaziz Khalid&quot;,&quot;parse-names&quot;:false,&quot;dropping-particle&quot;:&quot;&quot;,&quot;non-dropping-particle&quot;:&quot;&quot;},{&quot;family&quot;:&quot;Abualhasan&quot;,&quot;given&quot;:&quot;Ahmed&quot;,&quot;parse-names&quot;:false,&quot;dropping-particle&quot;:&quot;&quot;,&quot;non-dropping-particle&quot;:&quot;&quot;},{&quot;family&quot;:&quot;Abu-Gharbieh&quot;,&quot;given&quot;:&quot;Eman&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cebedo&quot;,&quot;given&quot;:&quot;Alyssa&quot;,&quot;parse-names&quot;:false,&quot;dropping-particle&quot;:&quot;&quot;,&quot;non-dropping-particle&quot;:&quot;&quot;},{&quot;family&quot;:&quot;Ackerman&quot;,&quot;given&quot;:&quot;Ilana N.&quot;,&quot;parse-names&quot;:false,&quot;dropping-particle&quot;:&quot;&quot;,&quot;non-dropping-particle&quot;:&quot;&quot;},{&quot;family&quot;:&quot;Adabi&quot;,&quot;given&quot;:&quot;Maryam&quot;,&quot;parse-names&quot;:false,&quot;dropping-particle&quot;:&quot;&quot;,&quot;non-dropping-particle&quot;:&quot;&quot;},{&quot;family&quot;:&quot;Adair&quot;,&quot;given&quot;:&quot;Tim&quot;,&quot;parse-names&quot;:false,&quot;dropping-particle&quot;:&quot;&quot;,&quot;non-dropping-particle&quot;:&quot;&quot;},{&quot;family&quot;:&quot;Adamu&quot;,&quot;given&quot;:&quot;Abdu A.&quot;,&quot;parse-names&quot;:false,&quot;dropping-particle&quot;:&quot;&quot;,&quot;non-dropping-particle&quot;:&quot;&quot;},{&quot;family&quot;:&quot;Adebayo&quot;,&quot;given&quot;:&quot;Oladimeji M.&quot;,&quot;parse-names&quot;:false,&quot;dropping-particle&quot;:&quot;&quot;,&quot;non-dropping-particle&quot;:&quot;&quot;},{&quot;family&quot;:&quot;Adedeji&quot;,&quot;given&quot;:&quot;Isaac Akinkunmi&quot;,&quot;parse-names&quot;:false,&quot;dropping-particle&quot;:&quot;&quot;,&quot;non-dropping-particle&quot;:&quot;&quot;},{&quot;family&quot;:&quot;Adekanmbi&quot;,&quot;given&quot;:&quot;Victor&quot;,&quot;parse-names&quot;:false,&quot;dropping-particle&quot;:&quot;&quot;,&quot;non-dropping-particle&quot;:&quot;&quot;},{&quot;family&quot;:&quot;Adelson&quot;,&quot;given&quot;:&quot;Jaimie D.&quot;,&quot;parse-names&quot;:false,&quot;dropping-particle&quot;:&quot;&quot;,&quot;non-dropping-particle&quot;:&quot;&quot;},{&quot;family&quot;:&quot;Adeoye&quot;,&quot;given&quot;:&quot;Abiodun Moshoo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dvani&quot;,&quot;given&quot;:&quot;Shailesh M.&quot;,&quot;parse-names&quot;:false,&quot;dropping-particle&quot;:&quot;&quot;,&quot;non-dropping-particle&quot;:&quot;&quot;},{&quot;family&quot;:&quot;Afarideh&quot;,&quot;given&quot;:&quot;Mohsen&quot;,&quot;parse-names&quot;:false,&quot;dropping-particle&quot;:&quot;&quot;,&quot;non-dropping-particle&quot;:&quot;&quot;},{&quot;family&quot;:&quot;Afshari&quot;,&quot;given&quot;:&quot;Mahdi&quot;,&quot;parse-names&quot;:false,&quot;dropping-particle&quot;:&quot;&quot;,&quot;non-dropping-particle&quot;:&quot;&quot;},{&quot;family&quot;:&quot;Afshin&quot;,&quot;given&quot;:&quot;Ashkan&quot;,&quot;parse-names&quot;:false,&quot;dropping-particle&quot;:&quot;&quot;,&quot;non-dropping-particle&quot;:&quot;&quot;},{&quot;family&quot;:&quot;Agardh&quot;,&quot;given&quot;:&quot;Emilie E.&quot;,&quot;parse-names&quot;:false,&quot;dropping-particle&quot;:&quot;&quot;,&quot;non-dropping-particle&quot;:&quot;&quot;},{&quot;family&quot;:&quot;Agarwal&quot;,&quot;given&quot;:&quot;Gina&quot;,&quot;parse-names&quot;:false,&quot;dropping-particle&quot;:&quot;&quot;,&quot;non-dropping-particle&quot;:&quot;&quot;},{&quot;family&quot;:&quot;Agasthi&quot;,&quot;given&quot;:&quot;Pradyumna&quot;,&quot;parse-names&quot;:false,&quot;dropping-particle&quot;:&quot;&quot;,&quot;non-dropping-particle&quot;:&quot;&quot;},{&quot;family&quot;:&quot;Agesa&quot;,&quot;given&quot;:&quot;Kareha M.&quot;,&quot;parse-names&quot;:false,&quot;dropping-particle&quot;:&quot;&quot;,&quot;non-dropping-particle&quot;:&quot;&quot;},{&quot;family&quot;:&quot;Aghaali&quot;,&quot;given&quot;:&quot;Mohammad&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Alireza&quot;,&quot;parse-names&quot;:false,&quot;dropping-particle&quot;:&quot;&quot;,&quot;non-dropping-particle&quot;:&quot;&quot;},{&quot;family&quot;:&quot;Ahmadi&quot;,&quot;given&quot;:&quot;Keivan&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adpour&quot;,&quot;given&quot;:&quot;Ehsan&quot;,&quot;parse-names&quot;:false,&quot;dropping-particle&quot;:&quot;&quot;,&quot;non-dropping-particle&quot;:&quot;&quot;},{&quot;family&quot;:&quot;Ahmed&quot;,&quot;given&quot;:&quot;Muktar Beshir&quot;,&quot;parse-names&quot;:false,&quot;dropping-particle&quot;:&quot;&quot;,&quot;non-dropping-particle&quot;:&quot;&quot;},{&quot;family&quot;:&quot;Aji&quot;,&quot;given&quot;:&quot;Budi&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kunna&quot;,&quot;given&quot;:&quot;Chisom Joyqueenet&quot;,&quot;parse-names&quot;:false,&quot;dropping-particle&quot;:&quot;&quot;,&quot;non-dropping-particle&quot;:&quot;&quot;},{&quot;family&quot;:&quot;Alahdab&quot;,&quot;given&quot;:&quot;Fares&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Noore&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ezi&quot;,&quot;given&quot;:&quot;Fahad Mashhour&quot;,&quot;parse-names&quot;:false,&quot;dropping-particle&quot;:&quot;&quot;,&quot;non-dropping-particle&quot;:&quot;&quot;},{&quot;family&quot;:&quot;Alanzi&quot;,&quot;given&quot;:&quot;Turki M.&quot;,&quot;parse-names&quot;:false,&quot;dropping-particle&quot;:&quot;&quot;,&quot;non-dropping-particle&quot;:&quot;&quot;},{&quot;family&quot;:&quot;Albertson&quot;,&quot;given&quot;:&quot;Samuel B.&quot;,&quot;parse-names&quot;:false,&quot;dropping-particle&quot;:&quot;&quot;,&quot;non-dropping-particle&quot;:&quot;&quot;},{&quot;family&quot;:&quot;Alcalde-Rabanal&quot;,&quot;given&quot;:&quot;Jacqueline Elizabeth&quot;,&quot;parse-names&quot;:false,&quot;dropping-particle&quot;:&quot;&quot;,&quot;non-dropping-particle&quot;:&quot;&quot;},{&quot;family&quot;:&quot;Alema&quot;,&quot;given&quot;:&quot;Niguse Meles&quot;,&quot;parse-names&quot;:false,&quot;dropping-particle&quot;:&quot;&quot;,&quot;non-dropping-particle&quot;:&quot;&quot;},{&quot;family&quot;:&quot;Alemu&quot;,&quot;given&quot;:&quot;Biresaw Wassihun&quot;,&quot;parse-names&quot;:false,&quot;dropping-particle&quot;:&quot;&quot;,&quot;non-dropping-particle&quot;:&quot;&quot;},{&quot;family&quot;:&quot;Alemu&quot;,&quot;given&quot;:&quot;Yihun Mulugeta&quot;,&quot;parse-names&quot;:false,&quot;dropping-particle&quot;:&quot;&quot;,&quot;non-dropping-particle&quot;:&quot;&quot;},{&quot;family&quot;:&quot;Alhabib&quot;,&quot;given&quot;:&quot;Khalid F.&quot;,&quot;parse-names&quot;:false,&quot;dropping-particle&quot;:&quot;&quot;,&quot;non-dropping-particle&quot;:&quot;&quot;},{&quot;family&quot;:&quot;Alhassan&quot;,&quot;given&quot;:&quot;Robert Kaba&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janzadeh&quot;,&quot;given&quot;:&quot;Mehran&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izade&quot;,&quot;given&quot;:&quot;Hesam&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di&quot;,&quot;given&quot;:&quot;Majid Abdulrahman Hamad&quot;,&quot;parse-names&quot;:false,&quot;dropping-particle&quot;:&quot;&quot;,&quot;non-dropping-particle&quot;:&quot;&quot;},{&quot;family&quot;:&quot;Almasi&quot;,&quot;given&quot;:&quot;Ali&quot;,&quot;parse-names&quot;:false,&quot;dropping-particle&quot;:&quot;&quot;,&quot;non-dropping-particle&quot;:&quot;&quot;},{&quot;family&quot;:&quot;Almasi-Hashiani&quot;,&quot;given&quot;:&quot;Amir&quot;,&quot;parse-names&quot;:false,&quot;dropping-particle&quot;:&quot;&quot;,&quot;non-dropping-particle&quot;:&quot;&quot;},{&quot;family&quot;:&quot;Almasri&quot;,&quot;given&quot;:&quot;Nihad A.&quot;,&quot;parse-names&quot;:false,&quot;dropping-particle&quot;:&quot;&quot;,&quot;non-dropping-particle&quot;:&quot;&quot;},{&quot;family&quot;:&quot;Al-Mekhlafi&quot;,&quot;given&quot;:&quot;Hesham M.&quot;,&quot;parse-names&quot;:false,&quot;dropping-particle&quot;:&quot;&quot;,&quot;non-dropping-particle&quot;:&quot;&quot;},{&quot;family&quot;:&quot;Almulhim&quot;,&quot;given&quot;:&quot;Abdulaziz M.&quot;,&quot;parse-names&quot;:false,&quot;dropping-particle&quot;:&quot;&quot;,&quot;non-dropping-particle&quot;:&quot;&quot;},{&quot;family&quot;:&quot;Alonso&quot;,&quot;given&quot;:&quot;Jordi&quot;,&quot;parse-names&quot;:false,&quot;dropping-particle&quot;:&quot;&quot;,&quot;non-dropping-particle&quot;:&quot;&quot;},{&quot;family&quot;:&quot;Al-Raddadi&quot;,&quot;given&quot;:&quot;Rajaa M.&quot;,&quot;parse-names&quot;:false,&quot;dropping-particle&quot;:&quot;&quot;,&quot;non-dropping-particle&quot;:&quot;&quot;},{&quot;family&quot;:&quot;Altirkawi&quot;,&quot;given&quot;:&quot;Khalid A.&quot;,&quot;parse-names&quot;:false,&quot;dropping-particle&quot;:&quot;&quot;,&quot;non-dropping-particle&quot;:&quot;&quot;},{&quot;family&quot;:&quot;Alumran&quot;,&quot;given&quot;:&quot;Arwa Khalid&quot;,&quot;parse-names&quot;:false,&quot;dropping-particle&quot;:&quot;&quot;,&quot;non-dropping-particle&quot;:&quot;&quot;},{&quot;family&quot;:&quot;Alvis-Guzman&quot;,&quot;given&quot;:&quot;Nelson&quot;,&quot;parse-names&quot;:false,&quot;dropping-particle&quot;:&quot;&quot;,&quot;non-dropping-particle&quot;:&quot;&quot;},{&quot;family&quot;:&quot;Alvis-Zakzuk&quot;,&quot;given&quot;:&quot;Nelson J.&quot;,&quot;parse-names&quot;:false,&quot;dropping-particle&quot;:&quot;&quot;,&quot;non-dropping-particle&quot;:&quot;&quot;},{&quot;family&quot;:&quot;Amare&quot;,&quot;given&quot;:&quot;Azmeraw T.&quot;,&quot;parse-names&quot;:false,&quot;dropping-particle&quot;:&quot;&quot;,&quot;non-dropping-particle&quot;:&quot;&quot;},{&quot;family&quot;:&quot;Amare&quot;,&quot;given&quot;:&quot;Bekalu&quot;,&quot;parse-names&quot;:false,&quot;dropping-particle&quot;:&quot;&quot;,&quot;non-dropping-particle&quot;:&quot;&quot;},{&quot;family&quot;:&quot;Amini&quot;,&quot;given&quot;:&quot;Saeed&quot;,&quot;parse-names&quot;:false,&quot;dropping-particle&quot;:&quot;&quot;,&quot;non-dropping-particle&quot;:&quot;&quot;},{&quot;family&quot;:&quot;Amini-Rarani&quot;,&quot;given&quot;:&quot;Mostafa&quot;,&quot;parse-names&quot;:false,&quot;dropping-particle&quot;:&quot;&quot;,&quot;non-dropping-particle&quot;:&quot;&quot;},{&quot;family&quot;:&quot;Aminorroaya&quot;,&quot;given&quot;:&quot;Arya&quot;,&quot;parse-names&quot;:false,&quot;dropping-particle&quot;:&quot;&quot;,&quot;non-dropping-particle&quot;:&quot;&quot;},{&quot;family&quot;:&quot;Amiri&quot;,&quot;given&quot;:&quot;Fatemeh&quot;,&quot;parse-names&quot;:false,&quot;dropping-particle&quot;:&quot;&quot;,&quot;non-dropping-particle&quot;:&quot;&quot;},{&quot;family&quot;:&quot;Amit&quot;,&quot;given&quot;:&quot;Arianna Maever L.&quot;,&quot;parse-names&quot;:false,&quot;dropping-particle&quot;:&quot;&quot;,&quot;non-dropping-particle&quot;:&quot;&quot;},{&quot;family&quot;:&quot;Amugsi&quot;,&quot;given&quot;:&quot;Dickson A.&quot;,&quot;parse-names&quot;:false,&quot;dropping-particle&quot;:&quot;&quot;,&quot;non-dropping-particle&quot;:&quot;&quot;},{&quot;family&quot;:&quot;Amul&quot;,&quot;given&quot;:&quot;Gianna Gayle Herrera&quot;,&quot;parse-names&quot;:false,&quot;dropping-particle&quot;:&quot;&quot;,&quot;non-dropping-particle&quot;:&quot;&quot;},{&quot;family&quot;:&quot;Anbesu&quot;,&quot;given&quot;:&quot;Etsay Woldu&quot;,&quot;parse-names&quot;:false,&quot;dropping-particle&quot;:&quot;&quot;,&quot;non-dropping-particle&quot;:&quot;&quot;},{&quot;family&quot;:&quot;Ancuceanu&quot;,&quot;given&quot;:&quot;Robert&quot;,&quot;parse-names&quot;:false,&quot;dropping-particle&quot;:&quot;&quot;,&quot;non-dropping-particle&quot;:&quot;&quot;},{&quot;family&quot;:&quot;Anderlini&quot;,&quot;given&quot;:&quot;Deanna&quot;,&quot;parse-names&quot;:false,&quot;dropping-particle&quot;:&quot;&quot;,&quot;non-dropping-particle&quot;:&quot;&quot;},{&quot;family&quot;:&quot;Anderson&quot;,&quot;given&quot;:&quot;Jason 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droudi&quot;,&quot;given&quot;:&quot;Sofia&quot;,&quot;parse-names&quot;:false,&quot;dropping-particle&quot;:&quot;&quot;,&quot;non-dropping-particle&quot;:&quot;&quot;},{&quot;family&quot;:&quot;Angus&quot;,&quot;given&quot;:&quot;Colin&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quot;,&quot;given&quot;:&quot;Iman&quot;,&quot;parse-names&quot;:false,&quot;dropping-particle&quot;:&quot;&quot;,&quot;non-dropping-particle&quot;:&quot;&quot;},{&quot;family&quot;:&quot;Ansari-Moghaddam&quot;,&quot;given&quot;:&quot;Alireza&quot;,&quot;parse-names&quot;:false,&quot;dropping-particle&quot;:&quot;&quot;,&quot;non-dropping-particle&quot;:&quot;&quot;},{&quot;family&quot;:&quot;Antonazzo&quot;,&quot;given&quot;:&quot;Ippazio Cosimo&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ppiah&quot;,&quot;given&quot;:&quot;Seth Christopher Yaw&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avkin&quot;,&quot;given&quot;:&quot;Aleksandr Y.&quot;,&quot;parse-names&quot;:false,&quot;dropping-particle&quot;:&quot;&quot;,&quot;non-dropping-particle&quot;:&quot;&quot;},{&quot;family&quot;:&quot;Arba&quot;,&quot;given&quot;:&quot;Aseb Arba Kinfe&quot;,&quot;parse-names&quot;:false,&quot;dropping-particle&quot;:&quot;&quot;,&quot;non-dropping-particle&quot;:&quot;&quot;},{&quot;family&quot;:&quot;Aremu&quot;,&quot;given&quot;:&quot;Olatunde&quot;,&quot;parse-names&quot;:false,&quot;dropping-particle&quot;:&quot;&quot;,&quot;non-dropping-particle&quot;:&quot;&quot;},{&quot;family&quot;:&quot;Ariani&quot;,&quot;given&quot;:&quot;Filippo&quot;,&quot;parse-names&quot;:false,&quot;dropping-particle&quot;:&quot;&quot;,&quot;non-dropping-particle&quot;:&quot;&quot;},{&quot;family&quot;:&quot;Aripov&quot;,&quot;given&quot;:&quot;Timur&quot;,&quot;parse-names&quot;:false,&quot;dropping-particle&quot;:&quot;&quot;,&quot;non-dropping-particle&quot;:&quot;&quot;},{&quot;family&quot;:&quot;Armoon&quot;,&quot;given&quot;:&quot;Bahram&quot;,&quot;parse-names&quot;:false,&quot;dropping-particle&quot;:&quot;&quot;,&quot;non-dropping-particle&quot;:&quot;&quot;},{&quot;family&quot;:&quot;Ärnlöv&quot;,&quot;given&quot;:&quot;Johan&quot;,&quot;parse-names&quot;:false,&quot;dropping-particle&quot;:&quot;&quot;,&quot;non-dropping-particle&quot;:&quot;&quot;},{&quot;family&quot;:&quot;Arowosegbe&quot;,&quot;given&quot;:&quot;Oluwaseyi Olalekan&quot;,&quot;parse-names&quot;:false,&quot;dropping-particle&quot;:&quot;&quot;,&quot;non-dropping-particle&quot;:&quot;&quot;},{&quot;family&quot;:&quot;Aryal&quot;,&quot;given&quot;:&quot;Krishna K.&quot;,&quot;parse-names&quot;:false,&quot;dropping-particle&quot;:&quot;&quot;,&quot;non-dropping-particle&quot;:&quot;&quot;},{&quot;family&quot;:&quot;Arzani&quot;,&quot;given&quot;:&quot;Afsaneh&quot;,&quot;parse-names&quot;:false,&quot;dropping-particle&quot;:&quot;&quot;,&quot;non-dropping-particle&quot;:&quot;&quot;},{&quot;family&quot;:&quot;Asaad&quot;,&quot;given&quot;:&quot;Malke&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gari&quot;,&quot;given&quot;:&quot;Samaneh&quot;,&quot;parse-names&quot;:false,&quot;dropping-particle&quot;:&quot;&quot;,&quot;non-dropping-particle&quot;:&quot;&quot;},{&quot;family&quot;:&quot;Asghari&quot;,&quot;given&quot;:&quot;Babak&quot;,&quot;parse-names&quot;:false,&quot;dropping-particle&quot;:&quot;&quot;,&quot;non-dropping-particle&quot;:&quot;&quot;},{&quot;family&quot;:&quot;Asghari Jafarabadi&quot;,&quot;given&quot;:&quot;Mohammad&quot;,&quot;parse-names&quot;:false,&quot;dropping-particle&quot;:&quot;&quot;,&quot;non-dropping-particle&quot;:&quot;&quot;},{&quot;family&quot;:&quot;Ashbaugh&quot;,&quot;given&quot;:&quot;Charlie&quot;,&quot;parse-names&quot;:false,&quot;dropping-particle&quot;:&quot;&quot;,&quot;non-dropping-particle&quot;:&quot;&quot;},{&quot;family&quot;:&quot;Assmus&quot;,&quot;given&quot;:&quot;Michael&quot;,&quot;parse-names&quot;:false,&quot;dropping-particle&quot;:&quot;&quot;,&quot;non-dropping-particle&quot;:&quot;&quot;},{&quot;family&quot;:&quot;Atafar&quot;,&quot;given&quot;:&quot;Zahra&quot;,&quot;parse-names&quot;:false,&quot;dropping-particle&quot;:&quot;&quot;,&quot;non-dropping-particle&quot;:&quot;&quot;},{&quot;family&quot;:&quot;Athari&quot;,&quot;given&quot;:&quot;Seyyed Shamsadin&quot;,&quot;parse-names&quot;:false,&quot;dropping-particle&quot;:&quot;&quot;,&quot;non-dropping-particle&quot;:&quot;&quot;},{&quot;family&quot;:&quot;Atnafu&quot;,&quot;given&quot;:&quot;Desta Debalkie&quot;,&quot;parse-names&quot;:false,&quot;dropping-particle&quot;:&quot;&quot;,&quot;non-dropping-particle&quot;:&quot;&quot;},{&quot;family&quot;:&quot;Atout&quot;,&quot;given&quot;:&quot;Maha Moh d.Wahbi&quot;,&quot;parse-names&quot;:false,&quot;dropping-particle&quot;:&quot;&quot;,&quot;non-dropping-particle&quot;:&quot;&quot;},{&quot;family&quot;:&quot;Atre&quot;,&quot;given&quot;:&quot;Sachin R.&quot;,&quot;parse-names&quot;:false,&quot;dropping-particle&quot;:&quot;&quot;,&quot;non-dropping-particle&quot;:&quot;&quot;},{&quot;family&quot;:&quot;Atteraya&quot;,&quot;given&quot;:&quot;Madhu Sudhan&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vila-Burgos&quot;,&quot;given&quot;:&quot;Leticia&quot;,&quot;parse-names&quot;:false,&quot;dropping-particle&quot;:&quot;&quot;,&quot;non-dropping-particle&quot;:&quot;&quot;},{&quot;family&quot;:&quot;Avokpaho&quot;,&quot;given&quot;:&quot;Euripide Frinel Gbenato Arthur&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ynalem&quot;,&quot;given&quot;:&quot;Getie Lake&quot;,&quot;parse-names&quot;:false,&quot;dropping-particle&quot;:&quot;&quot;,&quot;non-dropping-particle&quot;:&quot;&quot;},{&quot;family&quot;:&quot;Aynalem&quot;,&quot;given&quot;:&quot;Yared Asmare&quot;,&quot;parse-names&quot;:false,&quot;dropping-particle&quot;:&quot;&quot;,&quot;non-dropping-particle&quot;:&quot;&quot;},{&quot;family&quot;:&quot;Ayza&quot;,&quot;given&quot;:&quot;Muluken Altay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Azhar&quot;,&quot;given&quot;:&quot;Gulrez&quot;,&quot;parse-names&quot;:false,&quot;dropping-particle&quot;:&quot;&quot;,&quot;non-dropping-particle&quot;:&quot;&quot;},{&quot;family&quot;:&quot;Azzopardi&quot;,&quot;given&quot;:&quot;Peter S.&quot;,&quot;parse-names&quot;:false,&quot;dropping-particle&quot;:&quot;&quot;,&quot;non-dropping-particle&quot;:&quot;&quot;},{&quot;family&quot;:&quot;Darshan&quot;,&quot;given&quot;:&quot;B. B.&quot;,&quot;parse-names&quot;:false,&quot;dropping-particle&quot;:&quot;&quot;,&quot;non-dropping-particle&quot;:&quot;&quot;},{&quot;family&quot;:&quot;Babaee&quot;,&quot;given&quot;:&quot;Ebrahim&quot;,&quot;parse-names&quot;:false,&quot;dropping-particle&quot;:&quot;&quot;,&quot;non-dropping-particle&quot;:&quot;&quot;},{&quot;family&quot;:&quot;Badawi&quot;,&quot;given&quot;:&quot;Alaa&quot;,&quot;parse-names&quot;:false,&quot;dropping-particle&quot;:&quot;&quot;,&quot;non-dropping-particle&quot;:&quot;&quot;},{&quot;family&quot;:&quot;Badiye&quot;,&quot;given&quot;:&quot;Ashish D.&quot;,&quot;parse-names&quot;:false,&quot;dropping-particle&quot;:&quot;&quot;,&quot;non-dropping-particle&quot;:&quot;&quot;},{&quot;family&quot;:&quot;Bagherzadeh&quot;,&quot;given&quot;:&quot;Mojtaba&quot;,&quot;parse-names&quot;:false,&quot;dropping-particle&quot;:&quot;&quot;,&quot;non-dropping-particle&quot;:&quot;&quot;},{&quot;family&quot;:&quot;Bagli&quot;,&quot;given&quot;:&quot;Eleni&quot;,&quot;parse-names&quot;:false,&quot;dropping-particle&quot;:&quot;&quot;,&quot;non-dropping-particle&quot;:&quot;&quot;},{&quot;family&quot;:&quot;Bahrami&quot;,&quot;given&quot;:&quot;Mohammad Amin&quot;,&quot;parse-names&quot;:false,&quot;dropping-particle&quot;:&quot;&quot;,&quot;non-dropping-particle&quot;:&quot;&quot;},{&quot;family&quot;:&quot;Baig&quot;,&quot;given&quot;:&quot;Atif Amin&quot;,&quot;parse-names&quot;:false,&quot;dropping-particle&quot;:&quot;&quot;,&quot;non-dropping-particle&quot;:&quot;&quot;},{&quot;family&quot;:&quot;Bairwa&quot;,&quot;given&quot;:&quot;Mohan&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kkannavar&quot;,&quot;given&quot;:&quot;Shankar M.&quot;,&quot;parse-names&quot;:false,&quot;dropping-particle&quot;:&quot;&quot;,&quot;non-dropping-particle&quot;:&quot;&quot;},{&quot;family&quot;:&quot;Balachandran&quot;,&quot;given&quot;:&quot;Arun&quot;,&quot;parse-names&quot;:false,&quot;dropping-particle&quot;:&quot;&quot;,&quot;non-dropping-particle&quot;:&quot;&quot;},{&quot;family&quot;:&quot;Balakrishnan&quot;,&quot;given&quot;:&quot;Senthilkumar&quot;,&quot;parse-names&quot;:false,&quot;dropping-particle&quot;:&quot;&quot;,&quot;non-dropping-particle&quot;:&quot;&quot;},{&quot;family&quot;:&quot;Balalla&quot;,&quot;given&quot;:&quot;Shivanthi&quot;,&quot;parse-names&quot;:false,&quot;dropping-particle&quot;:&quot;&quot;,&quot;non-dropping-particle&quot;:&quot;&quot;},{&quot;family&quot;:&quot;Balassyano&quot;,&quot;given&quot;:&quot;Shelly&quot;,&quot;parse-names&quot;:false,&quot;dropping-particle&quot;:&quot;&quot;,&quot;non-dropping-particle&quot;:&quot;&quot;},{&quot;family&quot;:&quot;Baldasseroni&quot;,&quot;given&quot;:&quot;Alberto&quot;,&quot;parse-names&quot;:false,&quot;dropping-particle&quot;:&quot;&quot;,&quot;non-dropping-particle&quot;:&quot;&quot;},{&quot;family&quot;:&quot;Ball&quot;,&quot;given&quot;:&quot;Kylie&quot;,&quot;parse-names&quot;:false,&quot;dropping-particle&quot;:&quot;&quot;,&quot;non-dropping-particle&quot;:&quot;&quot;},{&quot;family&quot;:&quot;Ballew&quot;,&quot;given&quot;:&quot;Shoshana H.&quot;,&quot;parse-names&quot;:false,&quot;dropping-particle&quot;:&quot;&quot;,&quot;non-dropping-particle&quot;:&quot;&quot;},{&quot;family&quot;:&quot;Balzi&quot;,&quot;given&quot;:&quot;Daniela&quot;,&quot;parse-names&quot;:false,&quot;dropping-particle&quot;:&quot;&quot;,&quot;non-dropping-particle&quot;:&quot;&quot;},{&quot;family&quot;:&quot;Banach&quot;,&quot;given&quot;:&quot;Maciej&quot;,&quot;parse-names&quot;:false,&quot;dropping-particle&quot;:&quot;&quot;,&quot;non-dropping-particle&quot;:&quot;&quot;},{&quot;family&quot;:&quot;Banerjee&quot;,&quot;given&quot;:&quot;Srikanta K.&quot;,&quot;parse-names&quot;:false,&quot;dropping-particle&quot;:&quot;&quot;,&quot;non-dropping-particle&quot;:&quot;&quot;},{&quot;family&quot;:&quot;Banik&quot;,&quot;given&quot;:&quot;Palash Chandra&quot;,&quot;parse-names&quot;:false,&quot;dropping-particle&quot;:&quot;&quot;,&quot;non-dropping-particle&quot;:&quot;&quot;},{&quot;family&quot;:&quot;Bannick&quot;,&quot;given&quot;:&quot;Marlena S.&quot;,&quot;parse-names&quot;:false,&quot;dropping-particle&quot;:&quot;&quot;,&quot;non-dropping-particle&quot;:&quot;&quot;},{&quot;family&quot;:&quot;Bante&quot;,&quot;given&quot;:&quot;Agegnehu Bante&quot;,&quot;parse-names&quot;:false,&quot;dropping-particle&quot;:&quot;&quot;,&quot;non-dropping-particle&quot;:&quot;&quot;},{&quot;family&quot;:&quot;Bante&quot;,&quot;given&quot;:&quot;Simachew Animen&quot;,&quot;parse-names&quot;:false,&quot;dropping-particle&quot;:&quot;&quot;,&quot;non-dropping-particle&quot;:&quot;&quot;},{&quot;family&quot;:&quot;Baraki&quot;,&quot;given&quot;:&quot;Adhanom Gebreegziabher&quot;,&quot;parse-names&quot;:false,&quot;dropping-particle&quot;:&quot;&quot;,&quot;non-dropping-particle&quot;:&quot;&quot;},{&quot;family&quot;:&quot;Barboza&quot;,&quot;given&quot;:&quot;Miguel A.&quot;,&quot;parse-names&quot;:false,&quot;dropping-particle&quot;:&quot;&quot;,&quot;non-dropping-particle&quot;:&quot;&quot;},{&quot;family&quot;:&quot;Barker-Collo&quot;,&quot;given&quot;:&quot;Suzanne Lyn&quot;,&quot;parse-names&quot;:false,&quot;dropping-particle&quot;:&quot;&quot;,&quot;non-dropping-particle&quot;:&quot;&quot;},{&quot;family&quot;:&quot;Bärnighausen&quot;,&quot;given&quot;:&quot;Till Winfried&quot;,&quot;parse-names&quot;:false,&quot;dropping-particle&quot;:&quot;&quot;,&quot;non-dropping-particle&quot;:&quot;&quot;},{&quot;family&quot;:&quot;Barrero&quot;,&quot;given&quot;:&quot;Lope H.&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rzegar&quot;,&quot;given&quot;:&quot;Akbar&quot;,&quot;parse-names&quot;:false,&quot;dropping-particle&quot;:&quot;&quot;,&quot;non-dropping-particle&quot;:&quot;&quot;},{&quot;family&quot;:&quot;Basaleem&quot;,&quot;given&quot;:&quot;Huda&quot;,&quot;parse-names&quot;:false,&quot;dropping-particle&quot;:&quot;&quot;,&quot;non-dropping-particle&quot;:&quot;&quot;},{&quot;family&quot;:&quot;Bassat&quot;,&quot;given&quot;:&quot;Quique&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aye&quot;,&quot;given&quot;:&quot;Bayisa Abdissa&quot;,&quot;parse-names&quot;:false,&quot;dropping-particle&quot;:&quot;&quot;,&quot;non-dropping-particle&quot;:&quot;&quot;},{&quot;family&quot;:&quot;Bazmandegan&quot;,&quot;given&quot;:&quot;Gholamreza&quot;,&quot;parse-names&quot;:false,&quot;dropping-particle&quot;:&quot;&quot;,&quot;non-dropping-particle&quot;:&quot;&quot;},{&quot;family&quot;:&quot;Becker&quot;,&quot;given&quot;:&quot;Jacob S.&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ehzadifar&quot;,&quot;given&quot;:&quot;Masoud&quot;,&quot;parse-names&quot;:false,&quot;dropping-particle&quot;:&quot;&quot;,&quot;non-dropping-particle&quot;:&quot;&quot;},{&quot;family&quot;:&quot;Béjot&quot;,&quot;given&quot;:&quot;Yannick&quot;,&quot;parse-names&quot;:false,&quot;dropping-particle&quot;:&quot;&quot;,&quot;non-dropping-particle&quot;:&quot;&quot;},{&quot;family&quot;:&quot;Bekuma&quot;,&quot;given&quot;:&quot;Tariku Tesfaye Tesfaye&quot;,&quot;parse-names&quot;:false,&quot;dropping-particle&quot;:&quot;&quot;,&quot;non-dropping-particle&quot;:&quot;&quot;},{&quot;family&quot;:&quot;Bell&quot;,&quot;given&quot;:&quot;Michelle L.&quot;,&quot;parse-names&quot;:false,&quot;dropping-particle&quot;:&quot;&quot;,&quot;non-dropping-particle&quot;:&quot;&quot;},{&quot;family&quot;:&quot;Bello&quot;,&quot;given&quot;:&quot;Aminu K.&quot;,&quot;parse-names&quot;:false,&quot;dropping-particle&quot;:&quot;&quot;,&quot;non-dropping-particle&quot;:&quot;&quot;},{&quot;family&quot;:&quot;Bender&quot;,&quot;given&quot;:&quot;Rose G.&quot;,&quot;parse-names&quot;:false,&quot;dropping-particle&quot;:&quot;&quot;,&quot;non-dropping-particle&quot;:&quot;&quot;},{&quot;family&quot;:&quot;Bennett&quot;,&quot;given&quot;:&quot;Derrick A.&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nziger&quot;,&quot;given&quot;:&quot;Catherine P.&quot;,&quot;parse-names&quot;:false,&quot;dropping-particle&quot;:&quot;&quot;,&quot;non-dropping-particle&quot;:&quot;&quot;},{&quot;family&quot;:&quot;Berhe&quot;,&quot;given&quot;:&quot;Kidanemaryam&quot;,&quot;parse-names&quot;:false,&quot;dropping-particle&quot;:&quot;&quot;,&quot;non-dropping-particle&quot;:&quot;&quot;},{&quot;family&quot;:&quot;Berman&quot;,&quot;given&quot;:&quot;Adam E.&quot;,&quot;parse-names&quot;:false,&quot;dropping-particle&quot;:&quot;&quot;,&quot;non-dropping-particle&quot;:&quot;&quot;},{&quot;family&quot;:&quot;Bernabe&quot;,&quot;given&quot;:&quot;Eduardo&quot;,&quot;parse-names&quot;:false,&quot;dropping-particle&quot;:&quot;&quot;,&quot;non-dropping-particle&quot;:&quot;&quot;},{&quot;family&quot;:&quot;Bernstein&quot;,&quot;given&quot;:&quot;Robert S.&quot;,&quot;parse-names&quot;:false,&quot;dropping-particle&quot;:&quot;&quot;,&quot;non-dropping-particle&quot;:&quot;&quot;},{&quot;family&quot;:&quot;Bertolacci&quot;,&quot;given&quot;:&quot;Gregory J.&quot;,&quot;parse-names&quot;:false,&quot;dropping-particle&quot;:&quot;&quot;,&quot;non-dropping-particle&quot;:&quot;&quot;},{&quot;family&quot;:&quot;Bhagavathula&quot;,&quot;given&quot;:&quot;Akshaya Srikanth&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rdwaj&quot;,&quot;given&quot;:&quot;Pankaj&quot;,&quot;parse-names&quot;:false,&quot;dropping-particle&quot;:&quot;&quot;,&quot;non-dropping-particle&quot;:&quot;&quot;},{&quot;family&quot;:&quot;Bhat&quot;,&quot;given&quot;:&quot;Anusha Ganapati&quot;,&quot;parse-names&quot;:false,&quot;dropping-particle&quot;:&quot;&quot;,&quot;non-dropping-particle&quot;:&quot;&quot;},{&quot;family&quot;:&quot;Bhattacharyya&quot;,&quot;given&quot;:&quot;Krittika&quot;,&quot;parse-names&quot;:false,&quot;dropping-particle&quot;:&quot;&quot;,&quot;non-dropping-particle&quot;:&quot;&quot;},{&quot;family&quot;:&quot;Bhattarai&quot;,&quot;given&quot;:&quot;Suraj&quot;,&quot;parse-names&quot;:false,&quot;dropping-particle&quot;:&quot;&quot;,&quot;non-dropping-particle&quot;:&quot;&quot;},{&quot;family&quot;:&quot;Bhutta&quot;,&quot;given&quot;:&quot;Zulfiqar A.&quot;,&quot;parse-names&quot;:false,&quot;dropping-particle&quot;:&quot;&quot;,&quot;non-dropping-particle&quot;:&quot;&quot;},{&quot;family&quot;:&quot;Bibi&quot;,&quot;given&quot;:&quot;Sadia&quot;,&quot;parse-names&quot;:false,&quot;dropping-particle&quot;:&quot;&quot;,&quot;non-dropping-particle&quot;:&quot;&quot;},{&quot;family&quot;:&quot;Biehl&quot;,&quot;given&quot;:&quot;Molly H.&quot;,&quot;parse-names&quot;:false,&quot;dropping-particle&quot;:&quot;&quot;,&quot;non-dropping-particle&quot;:&quot;&quot;},{&quot;family&quot;:&quot;Bijani&quot;,&quot;given&quot;:&quot;Ali&quot;,&quot;parse-names&quot;:false,&quot;dropping-particle&quot;:&quot;&quot;,&quot;non-dropping-particle&quot;:&quot;&quot;},{&quot;family&quot;:&quot;Bikbov&quot;,&quot;given&quot;:&quot;Boris&quot;,&quot;parse-names&quot;:false,&quot;dropping-particle&quot;:&quot;&quot;,&quot;non-dropping-particle&quot;:&quot;&quot;},{&quot;family&quot;:&quot;Bilano&quot;,&quot;given&quot;:&quot;Ver&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anzio&quot;,&quot;given&quot;:&quot;Donal&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itew&quot;,&quot;given&quot;:&quot;Helen&quot;,&quot;parse-names&quot;:false,&quot;dropping-particle&quot;:&quot;&quot;,&quot;non-dropping-particle&quot;:&quot;&quot;},{&quot;family&quot;:&quot;Bjørge&quot;,&quot;given&quot;:&quot;Tone&quot;,&quot;parse-names&quot;:false,&quot;dropping-particle&quot;:&quot;&quot;,&quot;non-dropping-particle&quot;:&quot;&quot;},{&quot;family&quot;:&quot;Bockarie&quot;,&quot;given&quot;:&quot;Moses John&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jia&quot;,&quot;given&quot;:&quot;Hunduma Amensisa&quot;,&quot;parse-names&quot;:false,&quot;dropping-particle&quot;:&quot;&quot;,&quot;non-dropping-particle&quot;:&quot;&quot;},{&quot;family&quot;:&quot;Bolla&quot;,&quot;given&quot;:&quot;Srinivasa Rao&quot;,&quot;parse-names&quot;:false,&quot;dropping-particle&quot;:&quot;&quot;,&quot;non-dropping-particle&quot;:&quot;&quot;},{&quot;family&quot;:&quot;Boloor&quot;,&quot;given&quot;:&quot;Archith&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rzouei&quot;,&quot;given&quot;:&quot;Shiva&quot;,&quot;parse-names&quot;:false,&quot;dropping-particle&quot;:&quot;&quot;,&quot;non-dropping-particle&quot;:&quot;&quot;},{&quot;family&quot;:&quot;Bose&quot;,&quot;given&quot;:&quot;Dipan&quot;,&quot;parse-names&quot;:false,&quot;dropping-particle&quot;:&quot;&quot;,&quot;non-dropping-particle&quot;:&quot;&quot;},{&quot;family&quot;:&quot;Bosetti&quot;,&quot;given&quot;:&quot;Cristina&quot;,&quot;parse-names&quot;:false,&quot;dropping-particle&quot;:&quot;&quot;,&quot;non-dropping-particle&quot;:&quot;&quot;},{&quot;family&quot;:&quot;Boufous&quot;,&quot;given&quot;:&quot;Soufiane&quot;,&quot;parse-names&quot;:false,&quot;dropping-particle&quot;:&quot;&quot;,&quot;non-dropping-particle&quot;:&quot;&quot;},{&quot;family&quot;:&quot;Bourne&quot;,&quot;given&quot;:&quot;Rupert&quot;,&quot;parse-names&quot;:false,&quot;dropping-particle&quot;:&quot;&quot;,&quot;non-dropping-particle&quot;:&quot;&quot;},{&quot;family&quot;:&quot;Brady&quot;,&quot;given&quot;:&quot;Oliver J.&quot;,&quot;parse-names&quot;:false,&quot;dropping-particle&quot;:&quot;&quot;,&quot;non-dropping-particle&quot;:&quot;&quot;},{&quot;family&quot;:&quot;Braithwaite&quot;,&quot;given&quot;:&quot;Dejana&quot;,&quot;parse-names&quot;:false,&quot;dropping-particle&quot;:&quot;&quot;,&quot;non-dropping-particle&quot;:&quot;&quot;},{&quot;family&quot;:&quot;Brauer&quot;,&quot;given&quot;:&quot;Michael&quot;,&quot;parse-names&quot;:false,&quot;dropping-particle&quot;:&quot;&quot;,&quot;non-dropping-particle&quot;:&quot;&quot;},{&quot;family&quot;:&quot;Brayne&quot;,&quot;given&quot;:&quot;Carol&quot;,&quot;parse-names&quot;:false,&quot;dropping-particle&quot;:&quot;&quot;,&quot;non-dropping-particle&quot;:&quot;&quot;},{&quot;family&quot;:&quot;Breitborde&quot;,&quot;given&quot;:&quot;Nicholas J.K.&quot;,&quot;parse-names&quot;:false,&quot;dropping-particle&quot;:&quot;&quot;,&quot;non-dropping-particle&quot;:&quot;&quot;},{&quot;family&quot;:&quot;Breitner&quot;,&quot;given&quot;:&quot;Susanne&quot;,&quot;parse-names&quot;:false,&quot;dropping-particle&quot;:&quot;&quot;,&quot;non-dropping-particle&quot;:&quot;&quot;},{&quot;family&quot;:&quot;Brenner&quot;,&quot;given&quot;:&quot;Hermann&quot;,&quot;parse-names&quot;:false,&quot;dropping-particle&quot;:&quot;&quot;,&quot;non-dropping-particle&quot;:&quot;&quot;},{&quot;family&quot;:&quot;Breusov&quot;,&quot;given&quot;:&quot;Alexey&quot;,&quot;parse-names&quot;:false,&quot;dropping-particle&quot;:&quot;V.&quot;,&quot;non-dropping-particle&quot;:&quot;&quot;},{&quot;family&quot;:&quot;Briant&quot;,&quot;given&quot;:&quot;Paul Svitil&quot;,&quot;parse-names&quot;:false,&quot;dropping-particle&quot;:&quot;&quot;,&quot;non-dropping-particle&quot;:&quot;&quot;},{&quot;family&quot;:&quot;Briggs&quot;,&quot;given&quot;:&quot;Andrew M.&quot;,&quot;parse-names&quot;:false,&quot;dropping-particle&quot;:&quot;&quot;,&quot;non-dropping-particle&quot;:&quot;&quot;},{&quot;family&quot;:&quot;Briko&quot;,&quot;given&quot;:&quot;Andrey Nikolaevich&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ugha&quot;,&quot;given&quot;:&quot;Traolach&quot;,&quot;parse-names&quot;:false,&quot;dropping-particle&quot;:&quot;&quot;,&quot;non-dropping-particle&quot;:&quot;&quot;},{&quot;family&quot;:&quot;Bryazka&quot;,&quot;given&quot;:&quot;Dana&quot;,&quot;parse-names&quot;:false,&quot;dropping-particle&quot;:&quot;&quot;,&quot;non-dropping-particle&quot;:&quot;&quot;},{&quot;family&quot;:&quot;Buchbinder&quot;,&quot;given&quot;:&quot;Rachelle&quot;,&quot;parse-names&quot;:false,&quot;dropping-particle&quot;:&quot;&quot;,&quot;non-dropping-particle&quot;:&quot;&quot;},{&quot;family&quot;:&quot;Bumgarner&quot;,&quot;given&quot;:&quot;Blair R.&quot;,&quot;parse-names&quot;:false,&quot;dropping-particle&quot;:&quot;&quot;,&quot;non-dropping-particle&quot;:&quot;&quot;},{&quot;family&quot;:&quot;Burkart&quot;,&quot;given&quot;:&quot;Katrin&quot;,&quot;parse-names&quot;:false,&quot;dropping-particle&quot;:&quot;&quot;,&quot;non-dropping-particle&quot;:&quot;&quot;},{&quot;family&quot;:&quot;Burnett&quot;,&quot;given&quot;:&quot;Richard Thomas&quot;,&quot;parse-names&quot;:false,&quot;dropping-particle&quot;:&quot;&quot;,&quot;non-dropping-particle&quot;:&quot;&quot;},{&quot;family&quot;:&quot;Burugina Nagaraja&quot;,&quot;given&quot;:&quot;Sharath&quot;,&quot;parse-names&quot;:false,&quot;dropping-particle&quot;:&quot;&quot;,&quot;non-dropping-particle&quot;:&quot;&quot;},{&quot;family&quot;:&quot;Busse&quot;,&quot;given&quot;:&quot;Reinhard&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ahill&quot;,&quot;given&quot;:&quot;Leah E.&quot;,&quot;parse-names&quot;:false,&quot;dropping-particle&quot;:&quot;&quot;,&quot;non-dropping-particle&quot;:&quot;&quot;},{&quot;family&quot;:&quot;Cahuana-Hurtado&quot;,&quot;given&quot;:&quot;Lucero&quot;,&quot;parse-names&quot;:false,&quot;dropping-particle&quot;:&quot;&quot;,&quot;non-dropping-particle&quot;:&quot;&quot;},{&quot;family&quot;:&quot;Cai&quot;,&quot;given&quot;:&quot;Tianji&quot;,&quot;parse-names&quot;:false,&quot;dropping-particle&quot;:&quot;&quot;,&quot;non-dropping-particle&quot;:&quot;&quot;},{&quot;family&quot;:&quot;Callender&quot;,&quot;given&quot;:&quot;Charlton S.K.H.&quot;,&quot;parse-names&quot;:false,&quot;dropping-particle&quot;:&quot;&quot;,&quot;non-dropping-particle&quot;:&quot;&quot;},{&quot;family&quot;:&quot;Cámera&quot;,&quot;given&quot;:&quot;Luis Alberto&quot;,&quot;parse-names&quot;:false,&quot;dropping-particle&quot;:&quot;&quot;,&quot;non-dropping-particle&quot;:&quot;&quot;},{&quot;family&quot;:&quot;Campos-Nonato&quot;,&quot;given&quot;:&quot;Ismael R.&quot;,&quot;parse-names&quot;:false,&quot;dropping-particle&quot;:&quot;&quot;,&quot;non-dropping-particle&quot;:&quot;&quot;},{&quot;family&quot;:&quot;Campuzano Rincon&quot;,&quot;given&quot;:&quot;Julio Cesar&quot;,&quot;parse-names&quot;:false,&quot;dropping-particle&quot;:&quot;&quot;,&quot;non-dropping-particle&quot;:&quot;&quot;},{&quot;family&quot;:&quot;Cao&quot;,&quot;given&quot;:&quot;Jackie&quot;,&quot;parse-names&quot;:false,&quot;dropping-particle&quot;:&quot;&quot;,&quot;non-dropping-particle&quot;:&quot;&quot;},{&quot;family&quot;:&quot;Car&quot;,&quot;given&quot;:&quot;Josip&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le&quot;,&quot;given&quot;:&quot;Chris D.&quot;,&quot;parse-names&quot;:false,&quot;dropping-particle&quot;:&quot;&quot;,&quot;non-dropping-particle&quot;:&quot;&quot;},{&quot;family&quot;:&quot;Castro&quot;,&quot;given&quot;:&quot;Emma&quot;,&quot;parse-names&quot;:false,&quot;dropping-particle&quot;:&quot;&quot;,&quot;non-dropping-particle&quot;:&quot;&quot;},{&quot;family&quot;:&quot;Castro&quot;,&quot;given&quot;:&quot;Franz&quot;,&quot;parse-names&quot;:false,&quot;dropping-particle&quot;:&quot;&quot;,&quot;non-dropping-particle&quot;:&quot;&quot;},{&quot;family&quot;:&quot;Catalá-López&quot;,&quot;given&quot;:&quot;Ferrán&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lek&quot;,&quot;given&quot;:&quot;Julian&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Alex R.&quot;,&quot;parse-names&quot;:false,&quot;dropping-particle&quot;:&quot;&quot;,&quot;non-dropping-particle&quot;:&quot;&quot;},{&quot;family&quot;:&quot;Chang&quot;,&quot;given&quot;:&quot;Angela Y.&quot;,&quot;parse-names&quot;:false,&quot;dropping-particle&quot;:&quot;&quot;,&quot;non-dropping-particle&quot;:&quot;&quot;},{&quot;family&quot;:&quot;Chang&quot;,&quot;given&quot;:&quot;Jung Chen&quot;,&quot;parse-names&quot;:false,&quot;dropping-particle&quot;:&quot;&quot;,&quot;non-dropping-particle&quot;:&quot;&quot;},{&quot;family&quot;:&quot;Chang&quot;,&quot;given&quot;:&quot;Kai Lan&quot;,&quot;parse-names&quot;:false,&quot;dropping-particle&quot;:&quot;&quot;,&quot;non-dropping-particle&quot;:&quot;&quot;},{&quot;family&quot;:&quot;Charan&quot;,&quot;given&quot;:&quot;Jaykaran&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erbuin&quot;,&quot;given&quot;:&quot;Nicolas&quot;,&quot;parse-names&quot;:false,&quot;dropping-particle&quot;:&quot;&quot;,&quot;non-dropping-particle&quot;:&quot;&quot;},{&quot;family&quot;:&quot;Chimed-Ochir&quot;,&quot;given&quot;:&quot;Odgerel&quot;,&quot;parse-names&quot;:false,&quot;dropping-particle&quot;:&quot;&quot;,&quot;non-dropping-particle&quot;:&quot;&quot;},{&quot;family&quot;:&quot;Chin&quot;,&quot;given&quot;:&quot;Ken Lee&quot;,&quot;parse-names&quot;:false,&quot;dropping-particle&quot;:&quot;&quot;,&quot;non-dropping-particle&quot;:&quot;&quot;},{&quot;family&quot;:&quot;Chirinos-Caceres&quot;,&quot;given&quot;:&quot;Jesus Lorenzo&quot;,&quot;parse-names&quot;:false,&quot;dropping-particle&quot;:&quot;&quot;,&quot;non-dropping-particle&quot;:&quot;&quot;},{&quot;family&quot;:&quot;Cho&quot;,&quot;given&quot;:&quot;Daniel Youngwhan&quot;,&quot;parse-names&quot;:false,&quot;dropping-particle&quot;:&quot;&quot;,&quot;non-dropping-particle&quot;:&quot;&quot;},{&quot;family&quot;:&quot;Choi&quot;,&quot;given&quot;:&quot;Jee Young Jasmine&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 Toi&quot;,&quot;parse-names&quot;:false,&quot;dropping-particle&quot;:&quot;&quot;,&quot;non-dropping-particle&quot;:&quot;&quot;},{&quot;family&quot;:&quot;Chung&quot;,&quot;given&quot;:&quot;Michael T.&quot;,&quot;parse-names&quot;:false,&quot;dropping-particle&quot;:&quot;&quot;,&quot;non-dropping-particle&quot;:&quot;&quot;},{&quot;family&quot;:&quot;Chung&quot;,&quot;given&quot;:&quot;Sheng Chia&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islaghi&quot;,&quot;given&quot;:&quot;Beniamino&quot;,&quot;parse-names&quot;:false,&quot;dropping-particle&quot;:&quot;&quot;,&quot;non-dropping-particle&quot;:&quot;&quot;},{&quot;family&quot;:&quot;Classen&quot;,&quot;given&quot;:&quot;Thomas Khaled Dwayne&quot;,&quot;parse-names&quot;:false,&quot;dropping-particle&quot;:&quot;&quot;,&quot;non-dropping-particle&quot;:&quot;&quot;},{&quot;family&quot;:&quot;Cohen&quot;,&quot;given&quot;:&quot;Aaron J.&quot;,&quot;parse-names&quot;:false,&quot;dropping-particle&quot;:&quot;&quot;,&quot;non-dropping-particle&quot;:&quot;&quot;},{&quot;family&quot;:&quot;Collins&quot;,&quot;given&quot;:&quot;Emma L.&quot;,&quot;parse-names&quot;:false,&quot;dropping-particle&quot;:&quot;&quot;,&quot;non-dropping-particle&quot;:&quot;&quot;},{&quot;family&quot;:&quot;Comfort&quot;,&quot;given&quot;:&quot;Haley&quot;,&quot;parse-names&quot;:false,&quot;dropping-particle&quot;:&quot;&quot;,&quot;non-dropping-particle&quot;:&quot;&quot;},{&quot;family&quot;:&quot;Compton&quot;,&quot;given&quot;:&quot;Kelly&quot;,&quot;parse-names&quot;:false,&quot;dropping-particle&quot;:&quot;&quot;,&quot;non-dropping-particle&quot;:&quot;&quot;},{&quot;family&quot;:&quot;Conti&quot;,&quot;given&quot;:&quot;Sara&quot;,&quot;parse-names&quot;:false,&quot;dropping-particle&quot;:&quot;&quot;,&quot;non-dropping-particle&quot;:&quot;&quot;},{&quot;family&quot;:&quot;Cooper&quot;,&quot;given&quot;:&quot;Owen R.&quot;,&quot;parse-names&quot;:false,&quot;dropping-particle&quot;:&quot;&quot;,&quot;non-dropping-particle&quot;:&quot;&quot;},{&quot;family&quot;:&quot;Corso&quot;,&quot;given&quot;:&quot;Barbara&quot;,&quot;parse-names&quot;:false,&quot;dropping-particle&quot;:&quot;&quot;,&quot;non-dropping-particle&quot;:&quot;&quot;},{&quot;family&quot;:&quot;Cortesi&quot;,&quot;given&quot;:&quot;Paolo Angelo&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owie&quot;,&quot;given&quot;:&quot;Benjamin C.&quot;,&quot;parse-names&quot;:false,&quot;dropping-particle&quot;:&quot;&quot;,&quot;non-dropping-particle&quot;:&quot;&quot;},{&quot;family&quot;:&quot;Cromwell&quot;,&quot;given&quot;:&quot;Elizabeth A.&quot;,&quot;parse-names&quot;:false,&quot;dropping-particle&quot;:&quot;&quot;,&quot;non-dropping-particle&quot;:&quot;&quot;},{&quot;family&quot;:&quot;Croneberger&quot;,&quot;given&quot;:&quot;Andrew J.&quot;,&quot;parse-names&quot;:false,&quot;dropping-particle&quot;:&quot;&quot;,&quot;non-dropping-particle&quot;:&quot;&quot;},{&quot;family&quot;:&quot;Cross&quot;,&quot;given&quot;:&quot;Di H.&quot;,&quot;parse-names&quot;:false,&quot;dropping-particle&quot;:&quot;&quot;,&quot;non-dropping-particle&quot;:&quot;&quot;},{&quot;family&quot;:&quot;Cross&quot;,&quot;given&quot;:&quot;Marita&quot;,&quot;parse-names&quot;:false,&quot;dropping-particle&quot;:&quot;&quot;,&quot;non-dropping-particle&quot;:&quot;&quot;},{&quot;family&quot;:&quot;Crowe&quot;,&quot;given&quot;:&quot;Christopher Stephen&quot;,&quot;parse-names&quot;:false,&quot;dropping-particle&quot;:&quot;&quot;,&quot;non-dropping-particle&quot;:&quot;&quot;},{&quot;family&quot;:&quot;Cruz&quot;,&quot;given&quot;:&quot;Jessica A.&quot;,&quot;parse-names&quot;:false,&quot;dropping-particle&quot;:&quot;&quot;,&quot;non-dropping-particle&quot;:&quot;&quot;},{&quot;family&quot;:&quot;Cummins&quot;,&quot;given&quot;:&quot;Steven&quot;,&quot;parse-names&quot;:false,&quot;dropping-particle&quot;:&quot;&quot;,&quot;non-dropping-particle&quot;:&quot;&quot;},{&quot;family&quot;:&quot;Cunningham&quot;,&quot;given&quot;:&quot;Matthew&quot;,&quot;parse-names&quot;:false,&quot;dropping-particle&quot;:&quot;&quot;,&quot;non-dropping-particle&quot;:&quot;&quot;},{&quot;family&quot;:&quot;Dahlawi&quot;,&quot;given&quot;:&quot;Saad M.A.&quot;,&quot;parse-names&quot;:false,&quot;dropping-particle&quot;:&quot;&quot;,&quot;non-dropping-particle&quot;:&quot;&quot;},{&quot;family&quot;:&quot;Dai&quot;,&quot;given&quot;:&quot;Haijiang&quot;,&quot;parse-names&quot;:false,&quot;dropping-particle&quot;:&quot;&quot;,&quot;non-dropping-particle&quot;:&quot;&quot;},{&quot;family&quot;:&quot;Dai&quot;,&quot;given&quot;:&quot;Hancheng&quot;,&quot;parse-names&quot;:false,&quot;dropping-particle&quot;:&quot;&quot;,&quot;non-dropping-particle&quot;:&quot;&quot;},{&quot;family&quot;:&quot;Damasceno&quot;,&quot;given&quot;:&quot;Albertino Antonio Moura&quot;,&quot;parse-names&quot;:false,&quot;dropping-particle&quot;:&quot;&quot;,&quot;non-dropping-particle&quot;:&quot;&quot;},{&quot;family&quot;:&quot;Damiani&quot;,&quot;given&quot;:&quot;Giovanni&quot;,&quot;parse-names&quot;:false,&quot;dropping-particle&quot;:&quot;&quot;,&quot;non-dropping-particle&quot;:&quot;&quot;},{&quot;family&quot;:&quot;D'Amico&quot;,&quot;given&quot;:&quot;Emanuele&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neshpajouhnejad&quot;,&quot;given&quot;:&quot;Parnaz&quot;,&quot;parse-names&quot;:false,&quot;dropping-particle&quot;:&quot;&quot;,&quot;non-dropping-particle&quot;:&quot;&quot;},{&quot;family&quot;:&quot;Dangel&quot;,&quot;given&quot;:&quot;William James&quot;,&quot;parse-names&quot;:false,&quot;dropping-particle&quot;:&quot;&quot;,&quot;non-dropping-particle&quot;:&quot;&quot;},{&quot;family&quot;:&quot;Danielsson&quot;,&quot;given&quot;:&quot;Anna Karin&quot;,&quot;parse-names&quot;:false,&quot;dropping-particle&quot;:&quot;&quot;,&quot;non-dropping-particle&quot;:&quot;&quot;},{&quot;family&quot;:&quot;Darega Gela&quot;,&quot;given&quot;:&quot;Jiregna&quot;,&quot;parse-names&quot;:false,&quot;dropping-particle&quot;:&quot;&quot;,&quot;non-dropping-particle&quot;:&quot;&quot;},{&quot;family&quot;:&quot;Dargan&quot;,&quot;given&quot;:&quot;Paul 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ash&quot;,&quot;given&quot;:&quot;Aditya Prasad&quot;,&quot;parse-names&quot;:false,&quot;dropping-particle&quot;:&quot;&quot;,&quot;non-dropping-particle&quot;:&quot;&quot;},{&quot;family&quot;:&quot;Davey&quot;,&quot;given&quot;:&quot;Gail&quot;,&quot;parse-names&quot;:false,&quot;dropping-particle&quot;:&quot;&quot;,&quot;non-dropping-particle&quot;:&quot;&quot;},{&quot;family&quot;:&quot;Dávila-Cervantes&quot;,&quot;given&quot;:&quot;Claudio Alberto&quot;,&quot;parse-names&quot;:false,&quot;dropping-particle&quot;:&quot;&quot;,&quot;non-dropping-particle&quot;:&quot;&quot;},{&quot;family&quot;:&quot;Davis&quot;,&quot;given&quot;:&quot;Adrian C.&quot;,&quot;parse-names&quot;:false,&quot;dropping-particle&quot;:&quot;&quot;,&quot;non-dropping-particle&quot;:&quot;&quot;},{&quot;family&quot;:&quot;Davitoiu&quot;,&quot;given&quot;:&quot;Dragos Virgil&quot;,&quot;parse-names&quot;:false,&quot;dropping-particle&quot;:&quot;&quot;,&quot;non-dropping-particle&quot;:&quot;&quot;},{&quot;family&quot;:&quot;Davletov&quot;,&quot;given&quot;:&quot;Kairat&quot;,&quot;parse-names&quot;:false,&quot;dropping-particle&quot;:&quot;&quot;,&quot;non-dropping-particle&quot;:&quot;&quot;},{&quot;family&quot;:&quot;Leo&quot;,&quot;given&quot;:&quot;Diego&quot;,&quot;parse-names&quot;:false,&quot;dropping-particle&quot;:&quot;&quot;,&quot;non-dropping-particle&quot;:&quot;De&quot;},{&quot;family&quot;:&quot;Neve&quot;,&quot;given&quot;:&quot;Jan Walter&quot;,&quot;parse-names&quot;:false,&quot;dropping-particle&quot;:&quot;&quot;,&quot;non-dropping-particle&quot;:&quot;De&quot;},{&quot;family&quot;:&quot;Dean&quot;,&quot;given&quot;:&quot;Frances E.&quot;,&quot;parse-names&quot;:false,&quot;dropping-particle&quot;:&quot;&quot;,&quot;non-dropping-particle&quot;:&quot;&quot;},{&quot;family&quot;:&quot;DeCleene&quot;,&quot;given&quot;:&quot;Nicole K.&quot;,&quot;parse-names&quot;:false,&quot;dropping-particle&quot;:&quot;&quot;,&quot;non-dropping-particle&quot;:&quot;&quot;},{&quot;family&quot;:&quot;Deen&quot;,&quot;given&quot;:&quot;Amanda&quot;,&quot;parse-names&quot;:false,&quot;dropping-particle&quot;:&quot;&quot;,&quot;non-dropping-particle&quot;:&quot;&quot;},{&quot;family&quot;:&quot;Degenhardt&quot;,&quot;given&quot;:&quot;Louisa&quot;,&quot;parse-names&quot;:false,&quot;dropping-particle&quot;:&quot;&quot;,&quot;non-dropping-particle&quot;:&quot;&quot;},{&quot;family&quot;:&quot;DeLang&quot;,&quot;given&quot;:&quot;Maris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oz&quot;,&quot;given&quot;:&quot;Gebre Teklemariam&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eje&quot;,&quot;given&quot;:&quot;Nebiyu Dereje&quot;,&quot;parse-names&quot;:false,&quot;dropping-particle&quot;:&quot;&quot;,&quot;non-dropping-particle&quot;:&quot;&quot;},{&quot;family&quot;:&quot;Deribe&quot;,&quot;given&quot;:&quot;Kebede&quot;,&quot;parse-names&quot;:false,&quot;dropping-particle&quot;:&quot;&quot;,&quot;non-dropping-particle&quot;:&quot;&quot;},{&quot;family&quot;:&quot;Dervenis&quot;,&quot;given&quot;:&quot;Nikolaos&quot;,&quot;parse-names&quot;:false,&quot;dropping-particle&quot;:&quot;&quot;,&quot;non-dropping-particle&quot;:&quot;&quot;},{&quot;family&quot;:&quot;Desai&quot;,&quot;given&quot;:&quot;Rupak&quot;,&quot;parse-names&quot;:false,&quot;dropping-particle&quot;:&quot;&quot;,&quot;non-dropping-particle&quot;:&quot;&quot;},{&quot;family&quot;:&quot;Desalew&quot;,&quot;given&quot;:&quot;Assefa&quot;,&quot;parse-names&quot;:false,&quot;dropping-particle&quot;:&quot;&quot;,&quot;non-dropping-particle&quot;:&quot;&quot;},{&quot;family&quot;:&quot;Dessie&quot;,&quot;given&quot;:&quot;Getenet Ayalew&quot;,&quot;parse-names&quot;:false,&quot;dropping-particle&quot;:&quot;&quot;,&quot;non-dropping-particle&quot;:&quot;&quot;},{&quot;family&quot;:&quot;Deuba&quot;,&quot;given&quot;:&quot;Keshab&quot;,&quot;parse-names&quot;:false,&quot;dropping-particle&quot;:&quot;&quot;,&quot;non-dropping-particle&quot;:&quot;&quot;},{&quot;family&quot;:&quot;Dharmaratne&quot;,&quot;given&quot;:&quot;Samath Dhamminda&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s da Silva&quot;,&quot;given&quot;:&quot;Dian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ichgans&quot;,&quot;given&quot;:&quot;Martin&quot;,&quot;parse-names&quot;:false,&quot;dropping-particle&quot;:&quot;&quot;,&quot;non-dropping-particle&quot;:&quot;&quot;},{&quot;family&quot;:&quot;Didarloo&quot;,&quot;given&quot;:&quot;Alireza&quot;,&quot;parse-names&quot;:false,&quot;dropping-particle&quot;:&quot;&quot;,&quot;non-dropping-particle&quot;:&quot;&quot;},{&quot;family&quot;:&quot;Dingels&quot;,&quot;given&quot;:&quot;Zachary&quot;,&quot;parse-names&quot;:false,&quot;dropping-particle&quot;:&quot;V.&quot;,&quot;non-dropping-particle&quot;:&quot;&quot;},{&quot;family&quot;:&quot;Dippenaar&quot;,&quot;given&quot;:&quot;Ilse N.&quot;,&quot;parse-names&quot;:false,&quot;dropping-particle&quot;:&quot;&quot;,&quot;non-dropping-particle&quot;:&quot;&quot;},{&quot;family&quot;:&quot;Dirac&quot;,&quot;given&quot;:&quot;M. Ashworth&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ku&quot;,&quot;given&quot;:&quot;David Teye&quot;,&quot;parse-names&quot;:false,&quot;dropping-particle&quot;:&quot;&quot;,&quot;non-dropping-particle&quot;:&quot;&quot;},{&quot;family&quot;:&quot;Dolecek&quot;,&quot;given&quot;:&quot;Christiane&quot;,&quot;parse-names&quot;:false,&quot;dropping-particle&quot;:&quot;&quot;,&quot;non-dropping-particle&quot;:&quot;&quot;},{&quot;family&quot;:&quot;Dolgert&quot;,&quot;given&quot;:&quot;Andrew J.&quot;,&quot;parse-names&quot;:false,&quot;dropping-particle&quot;:&quot;&quot;,&quot;non-dropping-particle&quot;:&quot;&quot;},{&quot;family&quot;:&quot;Dorostkar&quot;,&quot;given&quot;:&quot;Fariba&quot;,&quot;parse-names&quot;:false,&quot;dropping-particle&quot;:&quot;&quot;,&quot;non-dropping-particle&quot;:&quot;&quot;},{&quot;family&quot;:&quot;Doshi&quot;,&quot;given&quot;:&quot;Chirag P.&quot;,&quot;parse-names&quot;:false,&quot;dropping-particle&quot;:&quot;&quot;,&quot;non-dropping-particle&quot;:&quot;&quot;},{&quot;family&quot;:&quot;Doshi&quot;,&quot;given&quot;:&quot;Pratik P.&quot;,&quot;parse-names&quot;:false,&quot;dropping-particle&quot;:&quot;&quot;,&quot;non-dropping-particle&quot;:&quot;&quot;},{&quot;family&quot;:&quot;Doshmangir&quot;,&quot;given&quot;:&quot;Leila&quot;,&quot;parse-names&quot;:false,&quot;dropping-particle&quot;:&quot;&quot;,&quot;non-dropping-particle&quot;:&quot;&quot;},{&quot;family&quot;:&quot;Douiri&quot;,&quot;given&quot;:&quot;Abdel&quot;,&quot;parse-names&quot;:false,&quot;dropping-particle&quot;:&quot;&quot;,&quot;non-dropping-particle&quot;:&quot;&quot;},{&quot;family&quot;:&quot;Doxey&quot;,&quot;given&quot;:&quot;Matthew C.&quot;,&quot;parse-names&quot;:false,&quot;dropping-particle&quot;:&quot;&quot;,&quot;non-dropping-particle&quot;:&quot;&quot;},{&quot;family&quot;:&quot;Doyle&quot;,&quot;given&quot;:&quot;Kerrie E.&quot;,&quot;parse-names&quot;:false,&quot;dropping-particle&quot;:&quot;&quot;,&quot;non-dropping-particle&quot;:&quot;&quot;},{&quot;family&quot;:&quot;Driscoll&quot;,&quot;given&quot;:&quot;Tim Robert&quot;,&quot;parse-names&quot;:false,&quot;dropping-particle&quot;:&quot;&quot;,&quot;non-dropping-particle&quot;:&quot;&quot;},{&quot;family&quot;:&quot;Dubljanin&quot;,&quot;given&quot;:&quot;Eleonora&quot;,&quot;parse-names&quot;:false,&quot;dropping-particle&quot;:&quot;&quot;,&quot;non-dropping-particle&quot;:&quot;&quot;},{&quot;family&quot;:&quot;Dunachie&quot;,&quot;given&quot;:&quot;Susanna J.&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brahimi&quot;,&quot;given&quot;:&quot;Hedyeh&quot;,&quot;parse-names&quot;:false,&quot;dropping-particle&quot;:&quot;&quot;,&quot;non-dropping-particle&quot;:&quot;&quot;},{&quot;family&quot;:&quot;Ebrahimi Kalan&quot;,&quot;given&quot;:&quot;Mohammad&quot;,&quot;parse-names&quot;:false,&quot;dropping-particle&quot;:&quot;&quot;,&quot;non-dropping-particle&quot;:&quot;&quot;},{&quot;family&quot;:&quot;Edvardsson&quot;,&quot;given&quot;:&quot;David&quot;,&quot;parse-names&quot;:false,&quot;dropping-particle&quot;:&quot;&quot;,&quot;non-dropping-particle&quot;:&quot;&quot;},{&quot;family&quot;:&quot;Effiong&quot;,&quot;given&quot;:&quot;Andem&quot;,&quot;parse-names&quot;:false,&quot;dropping-particle&quot;:&quot;&quot;,&quot;non-dropping-particle&quot;:&quot;&quot;},{&quot;family&quot;:&quot;Ehrlich&quot;,&quot;given&quot;:&quot;Joshua R.&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Sayed Zaki&quot;,&quot;given&quot;:&quot;Maysaa&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habashy&quot;,&quot;given&quot;:&quot;Hala Rashad&quot;,&quot;parse-names&quot;:false,&quot;dropping-particle&quot;:&quot;&quot;,&quot;non-dropping-particle&quot;:&quot;&quot;},{&quot;family&quot;:&quot;El-Jaafary&quot;,&quot;given&quot;:&quot;Shaimaa I.&quot;,&quot;parse-names&quot;:false,&quot;dropping-particle&quot;:&quot;&quot;,&quot;non-dropping-particle&quot;:&quot;&quot;},{&quot;family&quot;:&quot;Elsharkawy&quot;,&quot;given&quot;:&quot;Aisha&quot;,&quot;parse-names&quot;:false,&quot;dropping-particle&quot;:&quot;&quot;,&quot;non-dropping-particle&quot;:&quot;&quot;},{&quot;family&quot;:&quot;Elyazar&quot;,&quot;given&quot;:&quot;Iqbal R.F.&quot;,&quot;parse-names&quot;:false,&quot;dropping-particle&quot;:&quot;&quot;,&quot;non-dropping-particle&quot;:&quot;&quot;},{&quot;family&quot;:&quot;Emamian&quot;,&quot;given&quot;:&quot;Mohammad Hassan&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hrati&quot;,&quot;given&quot;:&quot;Babak&quot;,&quot;parse-names&quot;:false,&quot;dropping-particle&quot;:&quot;&quot;,&quot;non-dropping-particle&quot;:&quot;&quot;},{&quot;family&quot;:&quot;Eskandari&quot;,&quot;given&quot;:&quot;Khalil&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maeilzadeh&quot;,&quot;given&quot;:&quot;Firooz&quot;,&quot;parse-names&quot;:false,&quot;dropping-particle&quot;:&quot;&quot;,&quot;non-dropping-particle&quot;:&quot;&quot;},{&quot;family&quot;:&quot;Esteghamati&quot;,&quot;given&quot;:&quot;Alireza&quot;,&quot;parse-names&quot;:false,&quot;dropping-particle&quot;:&quot;&quot;,&quot;non-dropping-particle&quot;:&quot;&quot;},{&quot;family&quot;:&quot;Esteghamati&quot;,&quot;given&quot;:&quot;Sadaf&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Ezekannagha&quot;,&quot;given&quot;:&quot;Oluchi&quot;,&quot;parse-names&quot;:false,&quot;dropping-particle&quot;:&quot;&quot;,&quot;non-dropping-particle&quot;:&quot;&quot;},{&quot;family&quot;:&quot;Fanzo&quot;,&quot;given&quot;:&quot;Jessica&quot;,&quot;parse-names&quot;:false,&quot;dropping-particle&quot;:&quot;&quot;,&quot;non-dropping-particle&quot;:&quot;&quot;},{&quot;family&quot;:&quot;Farag&quot;,&quot;given&quot;:&quot;Tamer&quot;,&quot;parse-names&quot;:false,&quot;dropping-particle&quot;:&quot;&quot;,&quot;non-dropping-particle&quot;:&quot;&quot;},{&quot;family&quot;:&quot;Farahmand&quot;,&quot;given&quot;:&quot;Mohammad&quot;,&quot;parse-names&quot;:false,&quot;dropping-particle&quot;:&quot;&quot;,&quot;non-dropping-particle&quot;:&quot;&quot;},{&quot;family&quot;:&quot;Faraj&quot;,&quot;given&quot;:&quot;Anwar&quot;,&quot;parse-names&quot;:false,&quot;dropping-particle&quot;:&quot;&quot;,&quot;non-dropping-particle&quot;:&quot;&quot;},{&quot;family&quot;:&quot;Faraon&quot;,&quot;given&quot;:&quot;Emerito Jose A.&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Sofia e Sá Farinha&quot;,&quot;given&quot;:&quot;Carla&quot;,&quot;parse-names&quot;:false,&quot;dropping-particle&quot;:&quot;&quot;,&quot;non-dropping-particle&quot;:&quot;&quot;},{&quot;family&quot;:&quot;Farioli&quot;,&quot;given&quot;:&quot;Andrea&quot;,&quot;parse-names&quot;:false,&quot;dropping-particle&quot;:&quot;&quot;,&quot;non-dropping-particle&quot;:&quot;&quot;},{&quot;family&quot;:&quot;Faris&quot;,&quot;given&quot;:&quot;Pawan Sirwan&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aeli&quot;,&quot;given&quot;:&quot;Ali Akba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 Mohammad&quot;,&quot;parse-names&quot;:false,&quot;dropping-particle&quot;:&quot;&quot;,&quot;non-dropping-particle&quot;:&quot;&quot;},{&quot;family&quot;:&quot;Fernandes&quot;,&quot;given&quot;:&quot;Eduarda&quot;,&quot;parse-names&quot;:false,&quot;dropping-particle&quot;:&quot;&quot;,&quot;non-dropping-particle&quot;:&quot;&quot;},{&quot;family&quot;:&quot;Ferrara&quot;,&quot;given&quot;:&quot;Giannina&quot;,&quot;parse-names&quot;:false,&quot;dropping-particle&quot;:&quot;&quot;,&quot;non-dropping-particle&quot;:&quot;&quot;},{&quot;family&quot;:&quot;Ferrara&quot;,&quot;given&quot;:&quot;Pietro&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eyissa&quot;,&quot;given&quot;:&quot;Garumma Tolu&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itzgerald&quot;,&quot;given&quot;:&quot;Ryan&quot;,&quot;parse-names&quot;:false,&quot;dropping-particle&quot;:&quot;&quot;,&quot;non-dropping-particle&quot;:&quot;&quot;},{&quot;family&quot;:&quot;Flohr&quot;,&quot;given&quot;:&quot;Carsten&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menkov&quot;,&quot;given&quot;:&quot;Artem Alekseevich&quot;,&quot;parse-names&quot;:false,&quot;dropping-particle&quot;:&quot;&quot;,&quot;non-dropping-particle&quot;:&quot;&quot;},{&quot;family&quot;:&quot;Force&quot;,&quot;given&quot;:&quot;Lisa M.&quot;,&quot;parse-names&quot;:false,&quot;dropping-particle&quot;:&quot;&quot;,&quot;non-dropping-particle&quot;:&quot;&quot;},{&quot;family&quot;:&quot;Fornari&quot;,&quot;given&quot;:&quot;Carla&quot;,&quot;parse-names&quot;:false,&quot;dropping-particle&quot;:&quot;&quot;,&quot;non-dropping-particle&quot;:&quot;&quot;},{&quot;family&quot;:&quot;Foroutan&quot;,&quot;given&quot;:&quot;Masoud&quot;,&quot;parse-names&quot;:false,&quot;dropping-particle&quot;:&quot;&quot;,&quot;non-dropping-particle&quot;:&quot;&quot;},{&quot;family&quot;:&quot;Fox&quot;,&quot;given&quot;:&quot;Jack T.&quot;,&quot;parse-names&quot;:false,&quot;dropping-particle&quot;:&quot;&quot;,&quot;non-dropping-particle&quot;:&quot;&quot;},{&quot;family&quot;:&quot;Francis&quot;,&quot;given&quot;:&quot;Joel Msafiri&quot;,&quot;parse-names&quot;:false,&quot;dropping-particle&quot;:&quot;&quot;,&quot;non-dropping-particle&quot;:&quot;&quot;},{&quot;family&quot;:&quot;Frank&quot;,&quot;given&quot;:&quot;Tahvi D.&quot;,&quot;parse-names&quot;:false,&quot;dropping-particle&quot;:&quot;&quot;,&quot;non-dropping-particle&quot;:&quot;&quot;},{&quot;family&quot;:&quot;Franklin&quot;,&quot;given&quot;:&quot;Richard Charles&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kutaki&quot;,&quot;given&quot;:&quot;Kai&quot;,&quot;parse-names&quot;:false,&quot;dropping-particle&quot;:&quot;&quot;,&quot;non-dropping-particle&quot;:&quot;&quot;},{&quot;family&quot;:&quot;Fuller&quot;,&quot;given&quot;:&quot;John E.&quot;,&quot;parse-names&quot;:false,&quot;dropping-particle&quot;:&quot;&quot;,&quot;non-dropping-particle&quot;:&quot;&quot;},{&quot;family&quot;:&quot;Fullman&quot;,&quot;given&quot;:&quot;Nancy&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idhane&quot;,&quot;given&quot;:&quot;Abhay Motiramji&quot;,&quot;parse-names&quot;:false,&quot;dropping-particle&quot;:&quot;&quot;,&quot;non-dropping-particle&quot;:&quot;&quot;},{&quot;family&quot;:&quot;Gakidou&quot;,&quot;given&quot;:&quot;Emmanuela&quot;,&quot;parse-names&quot;:false,&quot;dropping-particle&quot;:&quot;&quot;,&quot;non-dropping-particle&quot;:&quot;&quot;},{&quot;family&quot;:&quot;Galles&quot;,&quot;given&quot;:&quot;Natalie C.&quot;,&quot;parse-names&quot;:false,&quot;dropping-particle&quot;:&quot;&quot;,&quot;non-dropping-particle&quot;:&quot;&quot;},{&quot;family&quot;:&quot;Gallus&quot;,&quot;given&quot;:&quot;Silvano&quot;,&quot;parse-names&quot;:false,&quot;dropping-particle&quot;:&quot;&quot;,&quot;non-dropping-particle&quot;:&quot;&quot;},{&quot;family&quot;:&quot;Gamkrelidze&quot;,&quot;given&quot;:&quot;Amiran&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hiwot&quot;,&quot;given&quot;:&quot;Abiyu Mekonnen&quot;,&quot;parse-names&quot;:false,&quot;dropping-particle&quot;:&quot;&quot;,&quot;non-dropping-particle&quot;:&quot;&quot;},{&quot;family&quot;:&quot;Gebremedhin&quot;,&quot;given&quot;:&quot;Ketema Bizuwork&quot;,&quot;parse-names&quot;:false,&quot;dropping-particle&quot;:&quot;&quot;,&quot;non-dropping-particle&quot;:&quot;&quot;},{&quot;family&quot;:&quot;Gebremeskel&quot;,&quot;given&quot;:&quot;Gebreamlak Gebremedhn&quot;,&quot;parse-names&quot;:false,&quot;dropping-particle&quot;:&quot;&quot;,&quot;non-dropping-particle&quot;:&quot;&quot;},{&quot;family&quot;:&quot;Gebremeskel&quot;,&quot;given&quot;:&quot;Leake G.&quot;,&quot;parse-names&quot;:false,&quot;dropping-particle&quot;:&quot;&quot;,&quot;non-dropping-particle&quot;:&quot;&quot;},{&quot;family&quot;:&quot;Gebresillassie&quot;,&quot;given&quot;:&quot;Begashaw Melaku&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amo&quot;,&quot;given&quot;:&quot;Yilma Chisha Dea&quot;,&quot;parse-names&quot;:false,&quot;dropping-particle&quot;:&quot;&quot;,&quot;non-dropping-particle&quot;:&quot;&quot;},{&quot;family&quot;:&quot;Geremew&quot;,&quot;given&quot;:&quot;Abraham&quot;,&quot;parse-names&quot;:false,&quot;dropping-particle&quot;:&quot;&quot;,&quot;non-dropping-particle&quot;:&quot;&quot;},{&quot;family&quot;:&quot;Gershberg Hayoon&quot;,&quot;given&quot;:&quot;Anna&quot;,&quot;parse-names&quot;:false,&quot;dropping-particle&quot;:&quot;&quot;,&quot;non-dropping-particle&quot;:&quot;&quot;},{&quot;family&quot;:&quot;Gesesew&quot;,&quot;given&quot;:&quot;Hailay Abrha&quot;,&quot;parse-names&quot;:false,&quot;dropping-particle&quot;:&quot;&quot;,&quot;non-dropping-particle&quot;:&quot;&quot;},{&quot;family&quot;:&quot;Gething&quot;,&quot;given&quot;:&quot;Peter W.&quot;,&quot;parse-names&quot;:false,&quot;dropping-particle&quot;:&quot;&quot;,&quot;non-dropping-particle&quot;:&quot;&quot;},{&quot;family&quot;:&quot;Gezae&quot;,&quot;given&quot;:&quot;Kebede Embaye&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farifar&quot;,&quot;given&quot;:&quot;Fatemeh&quot;,&quot;parse-names&quot;:false,&quot;dropping-particle&quot;:&quot;&quot;,&quot;non-dropping-particle&quot;:&quot;&quot;},{&quot;family&quot;:&quot;Ghafourifard&quot;,&quot;given&quot;:&quot;Mansour&quot;,&quot;parse-names&quot;:false,&quot;dropping-particle&quot;:&quot;&quot;,&quot;non-dropping-particle&quot;:&quot;&quot;},{&quot;family&quot;:&quot;Ghajar&quot;,&quot;given&quot;:&quot;Alireza&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hosh&quot;,&quot;given&quot;:&quot;Rakesh&quot;,&quot;parse-names&quot;:false,&quot;dropping-particle&quot;:&quot;&quot;,&quot;non-dropping-particle&quot;:&quot;&quot;},{&quot;family&quot;:&quot;Giampaoli&quot;,&quot;given&quot;:&quot;Simona&quot;,&quot;parse-names&quot;:false,&quot;dropping-particle&quot;:&quot;&quot;,&quot;non-dropping-particle&quot;:&quot;&quot;},{&quot;family&quot;:&quot;Gilani&quot;,&quot;given&quot;:&quot;Syed Amir&quot;,&quot;parse-names&quot;:false,&quot;dropping-particle&quot;:&quot;&quot;,&quot;non-dropping-particle&quot;:&quot;&quot;},{&quot;family&quot;:&quot;Gill&quot;,&quot;given&quot;:&quot;Paramjit Singh&quot;,&quot;parse-names&quot;:false,&quot;dropping-particle&quot;:&quot;&quot;,&quot;non-dropping-particle&quot;:&quot;&quot;},{&quot;family&quot;:&quot;Gill&quot;,&quot;given&quot;:&quot;Tiffany K.&quot;,&quot;parse-names&quot;:false,&quot;dropping-particle&quot;:&quot;&quot;,&quot;non-dropping-particle&quot;:&quot;&quot;},{&quot;family&quot;:&quot;Gillum&quot;,&quot;given&quot;:&quot;Richard F.&quot;,&quot;parse-names&quot;:false,&quot;dropping-particle&quot;:&quot;&quot;,&quot;non-dropping-particle&quot;:&quot;&quot;},{&quot;family&quot;:&quot;Ginawi&quot;,&quot;given&quot;:&quot;Ibrahim Abdelmageed&quot;,&quot;parse-names&quot;:false,&quot;dropping-particle&quot;:&quot;&quot;,&quot;non-dropping-particle&quot;:&quot;&quot;},{&quot;family&quot;:&quot;Ginindza&quot;,&quot;given&quot;:&quot;Themba G.&quot;,&quot;parse-names&quot;:false,&quot;dropping-particle&quot;:&quot;&quot;,&quot;non-dropping-particle&quot;:&quot;&quot;},{&quot;family&quot;:&quot;Gitimoghaddam&quot;,&quot;given&quot;:&quot;Mojgan&quot;,&quot;parse-names&quot;:false,&quot;dropping-particle&quot;:&quot;&quot;,&quot;non-dropping-particle&quot;:&quot;&quot;},{&quot;family&quot;:&quot;Giussani&quot;,&quot;given&quot;:&quot;Giorgia&quot;,&quot;parse-names&quot;:false,&quot;dropping-particle&quot;:&quot;&quot;,&quot;non-dropping-particle&quot;:&quot;&quot;},{&quot;family&quot;:&quot;Glagn&quot;,&quot;given&quot;:&quot;Mustefa&quot;,&quot;parse-names&quot;:false,&quot;dropping-particle&quot;:&quot;&quot;,&quot;non-dropping-particle&quot;:&quot;&quot;},{&quot;family&quot;:&quot;Glushkova&quot;,&quot;given&quot;:&quot;Ekaterina Vladimirovna&quot;,&quot;parse-names&quot;:false,&quot;dropping-particle&quot;:&quot;&quot;,&quot;non-dropping-particle&quot;:&quot;&quot;},{&quot;family&quot;:&quot;Gnedovskaya&quot;,&quot;given&quot;:&quot;Elena&quot;,&quot;parse-names&quot;:false,&quot;dropping-particle&quot;:&quot;V.&quot;,&quot;non-dropping-particle&quot;:&quot;&quot;},{&quot;family&quot;:&quot;Godinho&quot;,&quot;given&quot;:&quot;Myron Anthony&quot;,&quot;parse-names&quot;:false,&quot;dropping-particle&quot;:&quot;&quot;,&quot;non-dropping-particle&quot;:&quot;&quot;},{&quot;family&quot;:&quot;Goharinezhad&quot;,&quot;given&quot;:&quot;Salime&quot;,&quot;parse-names&quot;:false,&quot;dropping-particle&quot;:&quot;&quot;,&quot;non-dropping-particle&quot;:&quot;&quot;},{&quot;family&quot;:&quot;Golechha&quot;,&quot;given&quot;:&quot;Mahaveer&quot;,&quot;parse-names&quot;:false,&quot;dropping-particle&quot;:&quot;&quot;,&quot;non-dropping-particle&quot;:&quot;&quot;},{&quot;family&quot;:&quot;Goli&quot;,&quot;given&quot;:&quot;Srinivas&quot;,&quot;parse-names&quot;:false,&quot;dropping-particle&quot;:&quot;&quot;,&quot;non-dropping-particle&quot;:&quot;&quot;},{&quot;family&quot;:&quot;Gomez&quot;,&quot;given&quot;:&quot;Ricardo Santiago&quot;,&quot;parse-names&quot;:false,&quot;dropping-particle&quot;:&quot;&quot;,&quot;non-dropping-particle&quot;:&quot;&quot;},{&quot;family&quot;:&quot;Gona&quot;,&quot;given&quot;:&quot;Philimon N.&quot;,&quot;parse-names&quot;:false,&quot;dropping-particle&quot;:&quot;&quot;,&quot;non-dropping-particle&quot;:&quot;&quot;},{&quot;family&quot;:&quot;Gopalani&quot;,&quot;given&quot;:&quot;Sameer Vali&quot;,&quot;parse-names&quot;:false,&quot;dropping-particle&quot;:&quot;&quot;,&quot;non-dropping-particle&quot;:&quot;&quot;},{&quot;family&quot;:&quot;Goren&quot;,&quot;given&quot;:&quot;Emily&quot;,&quot;parse-names&quot;:false,&quot;dropping-particle&quot;:&quot;&quot;,&quot;non-dropping-particle&quot;:&quot;&quot;},{&quot;family&quot;:&quot;Gorini&quot;,&quot;given&quot;:&quot;Giuseppe&quot;,&quot;parse-names&quot;:false,&quot;dropping-particle&quot;:&quot;&quot;,&quot;non-dropping-particle&quot;:&quot;&quot;},{&quot;family&quot;:&quot;Gorman&quot;,&quot;given&quot;:&quot;Taren M.&quot;,&quot;parse-names&quot;:false,&quot;dropping-particle&quot;:&quot;&quot;,&quot;non-dropping-particle&quot;:&quot;&quot;},{&quot;family&quot;:&quot;Gottlich&quot;,&quot;given&quot;:&quot;Harrison Chase&quot;,&quot;parse-names&quot;:false,&quot;dropping-particle&quot;:&quot;&quot;,&quot;non-dropping-particle&quot;:&quot;&quot;},{&quot;family&quot;:&quot;Goudarzi&quot;,&quot;given&quot;:&quot;Houman&quot;,&quot;parse-names&quot;:false,&quot;dropping-particle&quot;:&quot;&quot;,&quot;non-dropping-particle&quot;:&quot;&quot;},{&quot;family&quot;:&quot;Goudarzian&quot;,&quot;given&quot;:&quot;Amir Hossein&quot;,&quot;parse-names&quot;:false,&quot;dropping-particle&quot;:&quot;&quot;,&quot;non-dropping-particle&quot;:&quot;&quot;},{&quot;family&quot;:&quot;Goulart&quot;,&quot;given&quot;:&quot;Alessandra C.&quot;,&quot;parse-names&quot;:false,&quot;dropping-particle&quot;:&quot;&quot;,&quot;non-dropping-particle&quot;:&quot;&quot;},{&quot;family&quot;:&quot;Goulart&quot;,&quot;given&quot;:&quot;Bárbara Niegia Garcia&quot;,&quot;parse-names&quot;:false,&quot;dropping-particle&quot;:&quot;&quot;,&quot;non-dropping-particle&quot;:&quot;&quot;},{&quot;family&quot;:&quot;Grada&quot;,&quot;given&quot;:&quot;Ayman&quot;,&quot;parse-names&quot;:false,&quot;dropping-particle&quot;:&quot;&quot;,&quot;non-dropping-particle&quot;:&quot;&quot;},{&quot;family&quot;:&quot;Greaves&quot;,&quot;given&quot;:&quot;Felix&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di&quot;,&quot;given&quot;:&quot;Nachiket&quot;,&quot;parse-names&quot;:false,&quot;dropping-particle&quot;:&quot;&quot;,&quot;non-dropping-particle&quot;:&quot;&quot;},{&quot;family&quot;:&quot;Gugnani&quot;,&quot;given&quot;:&quot;Harish Chander&quot;,&quot;parse-names&quot;:false,&quot;dropping-particle&quot;:&quot;&quot;,&quot;non-dropping-particle&quot;:&quot;&quot;},{&quot;family&quot;:&quot;Guimaraes&quot;,&quot;given&quot;:&quot;Andre Luiz Sena&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ltie&quot;,&quot;given&quot;:&quot;Teklemariam&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hul&quot;,&quot;parse-names&quot;:false,&quot;dropping-particle&quot;:&quot;&quot;,&quot;non-dropping-particle&quot;:&quot;&quot;},{&quot;family&quot;:&quot;Gupta&quot;,&quot;given&quot;:&quot;Rajeev&quot;,&quot;parse-names&quot;:false,&quot;dropping-particle&quot;:&quot;&quot;,&quot;non-dropping-particle&quot;:&quot;&quot;},{&quot;family&quot;:&quot;Gupta&quot;,&quot;given&quot;:&quot;Subodh Sharan&quot;,&quot;parse-names&quot;:false,&quot;dropping-particle&quot;:&quot;&quot;,&quot;non-dropping-particle&quot;:&quot;&quot;},{&quot;family&quot;:&quot;Gupta&quot;,&quot;given&quot;:&quot;Tarun&quot;,&quot;parse-names&quot;:false,&quot;dropping-particle&quot;:&quot;&quot;,&quot;non-dropping-particle&quot;:&quot;&quot;},{&quot;family&quot;:&quot;Haagsma&quot;,&quot;given&quot;:&quot;Juanita A.&quot;,&quot;parse-names&quot;:false,&quot;dropping-particle&quot;:&quot;&quot;,&quot;non-dropping-particle&quot;:&quot;&quot;},{&quot;family&quot;:&quot;Hachinski&quot;,&quot;given&quot;:&quot;Vladimir&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gins&quot;,&quot;given&quot;:&quot;Hailey&quot;,&quot;parse-names&quot;:false,&quot;dropping-particle&quot;:&quot;&quot;,&quot;non-dropping-particle&quot;:&quot;&quot;},{&quot;family&quot;:&quot;Haile&quot;,&quot;given&quot;:&quot;Lydia M.&quot;,&quot;parse-names&quot;:false,&quot;dropping-particle&quot;:&quot;&quot;,&quot;non-dropping-particle&quot;:&quot;&quot;},{&quot;family&quot;:&quot;Haile&quot;,&quot;given&quot;:&quot;Teklehaimanot Gereziher&quot;,&quot;parse-names&quot;:false,&quot;dropping-particle&quot;:&quot;&quot;,&quot;non-dropping-particle&quot;:&quot;&quot;},{&quot;family&quot;:&quot;Haj-Mirzaian&quot;,&quot;given&quot;:&quot;Arvin&quot;,&quot;parse-names&quot;:false,&quot;dropping-particle&quot;:&quot;&quot;,&quot;non-dropping-particle&quot;:&quot;&quot;},{&quot;family&quot;:&quot;Haj-Mirzaian&quot;,&quot;given&quot;:&quot;Arya&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agharib Abdullah&quot;,&quot;given&quot;:&quot;Kanaan&quot;,&quot;parse-names&quot;:false,&quot;dropping-particle&quot;:&quot;&quot;,&quot;non-dropping-particle&quot;:&quot;&quot;},{&quot;family&quot;:&quot;Hameed&quot;,&quot;given&quot;:&quot;Sajid&quot;,&quot;parse-names&quot;:false,&quot;dropping-particle&quot;:&quot;&quot;,&quot;non-dropping-particle&quot;:&quot;&quot;},{&quot;family&quot;:&quot;Hamidi&quot;,&quot;given&quot;:&quot;Samer&quot;,&quot;parse-names&quot;:false,&quot;dropping-particle&quot;:&quot;&quot;,&quot;non-dropping-particle&quot;:&quot;&quot;},{&quot;family&quot;:&quot;Hamilton&quot;,&quot;given&quot;:&quot;Erin B.&quot;,&quot;parse-names&quot;:false,&quot;dropping-particle&quot;:&quot;&quot;,&quot;non-dropping-particle&quot;:&quot;&quot;},{&quot;family&quot;:&quot;Hammer&quot;,&quot;given&quot;:&quot;Melanie S.&quot;,&quot;parse-names&quot;:false,&quot;dropping-particle&quot;:&quot;&quot;,&quot;non-dropping-particle&quot;:&quot;&quot;},{&quot;family&quot;:&quot;Han&quot;,&quot;given&quot;:&quot;Chieh&quot;,&quot;parse-names&quot;:false,&quot;dropping-particle&quot;:&quot;&quot;,&quot;non-dropping-particle&quot;:&quot;&quot;},{&quot;family&quot;:&quot;Han&quot;,&quot;given&quot;:&quot;Hannah&quot;,&quot;parse-names&quot;:false,&quot;dropping-particle&quot;:&quot;&quot;,&quot;non-dropping-particle&quot;:&quot;&quot;},{&quot;family&quot;:&quot;Handiso&quot;,&quot;given&quot;:&quot;Demelash Woldeyohannes&quot;,&quot;parse-names&quot;:false,&quot;dropping-particle&quot;:&quot;&quot;,&quot;non-dropping-particle&quot;:&quot;&quot;},{&quot;family&quot;:&quot;Hanif&quot;,&quot;given&quot;:&quot;Asif&quot;,&quot;parse-names&quot;:false,&quot;dropping-particle&quot;:&quot;&quot;,&quot;non-dropping-particle&quot;:&quot;&quot;},{&quot;family&quot;:&quot;Hankey&quot;,&quot;given&quot;:&quot;Graeme J.&quot;,&quot;parse-names&quot;:false,&quot;dropping-particle&quot;:&quot;&quot;,&quot;non-dropping-particle&quot;:&quot;&quot;},{&quot;family&quot;:&quot;Haririan&quot;,&quot;given&quot;:&quot;Hamidreza&quot;,&quot;parse-names&quot;:false,&quot;dropping-particle&quot;:&quot;&quot;,&quot;non-dropping-particle&quot;:&quot;&quot;},{&quot;family&quot;:&quot;Haro&quot;,&quot;given&quot;:&quot;Josep Maria&quot;,&quot;parse-names&quot;:false,&quot;dropping-particle&quot;:&quot;&quot;,&quot;non-dropping-particle&quot;:&quot;&quot;},{&quot;family&quot;:&quot;Harvey&quot;,&quot;given&quot;:&quot;James D.&quot;,&quot;parse-names&quot;:false,&quot;dropping-particle&quot;:&quot;&quot;,&quot;non-dropping-particle&quot;:&quot;&quot;},{&quot;family&quot;:&quot;Hasaballah&quot;,&quot;given&quot;:&quot;Ahmed I.&quot;,&quot;parse-names&quot;:false,&quot;dropping-particle&quot;:&quot;&quot;,&quot;non-dropping-particle&quot;:&quot;&quot;},{&quot;family&quot;:&quot;Hasan&quot;,&quot;given&quot;:&quot;Md Mehedi&quot;,&quot;parse-names&quot;:false,&quot;dropping-particle&quot;:&quot;&quot;,&quot;non-dropping-particle&quot;:&quot;&quot;},{&quot;family&quot;:&quot;Hasanpoor&quot;,&quot;given&quot;:&quot;Edris&quot;,&quot;parse-names&quot;:false,&quot;dropping-particle&quot;:&quot;&quot;,&quot;non-dropping-particle&quot;:&quot;&quot;},{&quot;family&quot;:&quot;Hasanzadeh&quot;,&quot;given&quot;:&quot;Amir&quot;,&quot;parse-names&quot;:false,&quot;dropping-particle&quot;:&quot;&quot;,&quot;non-dropping-particle&quot;:&quot;&quot;},{&quot;family&quot;:&quot;Hashemian&quot;,&quot;given&quot;:&quot;Maryam&quot;,&quot;parse-names&quot;:false,&quot;dropping-particle&quot;:&quot;&quot;,&quot;non-dropping-particle&quot;:&quot;&quot;},{&quot;family&quot;:&quot;Hashi&quot;,&quot;given&quot;:&quot;Abdiwahab&quot;,&quot;parse-names&quot;:false,&quot;dropping-particle&quot;:&quot;&quot;,&quot;non-dropping-particle&quot;:&quot;&quot;},{&quot;family&quot;:&quot;Hassan&quot;,&quot;given&quot;:&quot;Amr&quot;,&quot;parse-names&quot;:false,&quot;dropping-particle&quot;:&quot;&quot;,&quot;non-dropping-particle&quot;:&quot;&quot;},{&quot;family&quot;:&quot;Hassan&quot;,&quot;given&quot;:&quot;Shoaib&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Roderick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bati&quot;,&quot;given&quot;:&quot;Behzad&quot;,&quot;parse-names&quot;:false,&quot;dropping-particle&quot;:&quot;&quot;,&quot;non-dropping-particle&quot;:&quot;&quot;},{&quot;family&quot;:&quot;Heidari&quot;,&quot;given&quot;:&quot;Behnam&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drie&quot;,&quot;given&quot;:&quot;Delia&quot;,&quot;parse-names&quot;:false,&quot;dropping-particle&quot;:&quot;&quot;,&quot;non-dropping-particle&quot;:&quot;&quot;},{&quot;family&quot;:&quot;Henny&quot;,&quot;given&quot;:&quot;Kiana&quot;,&quot;parse-names&quot;:false,&quot;dropping-particle&quot;:&quot;&quot;,&quot;non-dropping-particle&quot;:&quot;&quot;},{&quot;family&quot;:&quot;Henok&quot;,&quot;given&quot;:&quot;Andualem&quot;,&quot;parse-names&quot;:false,&quot;dropping-particle&quot;:&quot;&quot;,&quot;non-dropping-particle&quot;:&quot;&quot;},{&quot;family&quot;:&quot;Henrikson&quot;,&quot;given&quot;:&quot;Hannah J.&quot;,&quot;parse-names&quot;:false,&quot;dropping-particle&quot;:&quot;&quot;,&quot;non-dropping-particle&quot;:&quot;&quot;},{&quot;family&quot;:&quot;Henry&quot;,&quot;given&quot;:&quot;Nathaniel J.&quot;,&quot;parse-names&quot;:false,&quot;dropping-particle&quot;:&quot;&quot;,&quot;non-dropping-particle&quot;:&quot;&quot;},{&quot;family&quot;:&quot;Herbert&quot;,&quot;given&quot;:&quot;Molly E.&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quot;,&quot;given&quot;:&quot;Hung Chak&quot;,&quot;parse-names&quot;:false,&quot;dropping-particle&quot;:&quot;&quot;,&quot;non-dropping-particle&quot;:&quot;&quot;},{&quot;family&quot;:&quot;Hoek&quot;,&quot;given&quot;:&quot;Hans W.&quot;,&quot;parse-names&quot;:false,&quot;dropping-particle&quot;:&quot;&quot;,&quot;non-dropping-particle&quot;:&quot;&quot;},{&quot;family&quot;:&quot;Hole&quot;,&quot;given&quot;:&quot;Michael K.&quot;,&quot;parse-names&quot;:false,&quot;dropping-particle&quot;:&quot;&quot;,&quot;non-dropping-particle&quot;:&quot;&quot;},{&quot;family&quot;:&quot;Holla&quot;,&quot;given&quot;:&quot;Ramesh&quot;,&quot;parse-names&quot;:false,&quot;dropping-particle&quot;:&quot;&quot;,&quot;non-dropping-particle&quot;:&quot;&quot;},{&quot;family&quot;:&quot;Hollingsworth&quot;,&quot;given&quot;:&quot;Bruce&quot;,&quot;parse-names&quot;:false,&quot;dropping-particle&quot;:&quot;&quot;,&quot;non-dropping-particle&quot;:&quot;&quot;},{&quot;family&quot;:&quot;Hoogar&quot;,&quot;given&quot;:&quot;Praveen&quot;,&quot;parse-names&quot;:false,&quot;dropping-particle&quot;:&quot;&quot;,&quot;non-dropping-particle&quot;:&quot;&quot;},{&quot;family&quot;:&quot;Hopf&quot;,&quot;given&quot;:&quot;Kathleen Pillsbury&quot;,&quot;parse-names&quot;:false,&quot;dropping-particle&quot;:&quot;&quot;,&quot;non-dropping-particle&quot;:&quot;&quot;},{&quot;family&quot;:&quot;Horita&quot;,&quot;given&quot;:&quot;Nobuyuki&quot;,&quot;parse-names&quot;:false,&quot;dropping-particle&quot;:&quot;&quot;,&quot;non-dropping-particle&quot;:&quot;&quot;},{&quot;family&quot;:&quot;Hosgood&quot;,&quot;given&quot;:&quot;H. Dean&quot;,&quot;parse-names&quot;:false,&quot;dropping-particle&quot;:&quot;&quot;,&quot;non-dropping-particle&quot;:&quot;&quot;},{&quot;family&quot;:&quot;Hossain&quot;,&quot;given&quot;:&quot;Naznin&quot;,&quot;parse-names&quot;:false,&quot;dropping-particle&quot;:&quot;&quot;,&quot;non-dropping-particle&quot;:&quot;&quot;},{&quot;family&quot;:&quot;Hosseini&quot;,&quot;given&quot;:&quot;Mostafa&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oy&quot;,&quot;given&quot;:&quot;Damian G.&quot;,&quot;parse-names&quot;:false,&quot;dropping-particle&quot;:&quot;&quot;,&quot;non-dropping-particle&quot;:&quot;&quot;},{&quot;family&quot;:&quot;Hsairi&quot;,&quot;given&quot;:&quot;Mohamed&quot;,&quot;parse-names&quot;:false,&quot;dropping-particle&quot;:&quot;&quot;,&quot;non-dropping-particle&quot;:&quot;&quot;},{&quot;family&quot;:&quot;Hsiao&quot;,&quot;given&quot;:&quot;Thomas&quot;,&quot;parse-names&quot;:false,&quot;dropping-particle&quot;:&quot;&quot;,&quot;non-dropping-particle&quot;:&quot;&quot;},{&quot;family&quot;:&quot;Hsieh&quot;,&quot;given&quot;:&quot;Vivian Chia Rong&quot;,&quot;parse-names&quot;:false,&quot;dropping-particle&quot;:&quot;&quot;,&quot;non-dropping-particle&quot;:&quot;&quot;},{&quot;family&quot;:&quot;Hu&quot;,&quot;given&quot;:&quot;Guoqing&quot;,&quot;parse-names&quot;:false,&quot;dropping-particle&quot;:&quot;&quot;,&quot;non-dropping-particle&quot;:&quot;&quot;},{&quot;family&quot;:&quot;Hu&quot;,&quot;given&quot;:&quot;Kejia&quot;,&quot;parse-names&quot;:false,&quot;dropping-particle&quot;:&quot;&quot;,&quot;non-dropping-particle&quot;:&quot;&quot;},{&quot;family&quot;:&quot;Huda&quot;,&quot;given&quot;:&quot;Tanvir M.&quot;,&quot;parse-names&quot;:false,&quot;dropping-particle&quot;:&quot;&quot;,&quot;non-dropping-particle&quot;:&quot;&quot;},{&quot;family&quot;:&quot;Hugo&quot;,&quot;given&quot;:&quot;Fernando N.&quot;,&quot;parse-names&quot;:false,&quot;dropping-particle&quot;:&quot;&quot;,&quot;non-dropping-particle&quot;:&quot;&quot;},{&quot;family&quot;:&quot;Humayun&quot;,&quot;given&quot;:&quot;Ayesha&quot;,&quot;parse-names&quot;:false,&quot;dropping-particle&quot;:&quot;&quot;,&quot;non-dropping-particle&quot;:&quot;&quot;},{&quot;family&quot;:&quot;Hussain&quot;,&quot;given&quot;:&quot;Rabia&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 Fang&quot;,&quot;parse-names&quot;:false,&quot;dropping-particle&quot;:&quot;&quot;,&quot;non-dropping-particle&quot;:&quot;&quot;},{&quot;family&quot;:&quot;Iannucci&quot;,&quot;given&quot;:&quot;Vincent C.&quot;,&quot;parse-names&quot;:false,&quot;dropping-particle&quot;:&quot;&quot;,&quot;non-dropping-particle&quot;:&quot;&quot;},{&quot;family&quot;:&quot;Iavicoli&quot;,&quot;given&quot;:&quot;Ivo&quot;,&quot;parse-names&quot;:false,&quot;dropping-particle&quot;:&quot;&quot;,&quot;non-dropping-particle&quot;:&quot;&quot;},{&quot;family&quot;:&quot;Ibeneme&quot;,&quot;given&quot;:&quot;Charles Ugochukwu&quot;,&quot;parse-names&quot;:false,&quot;dropping-particle&quot;:&quot;&quot;,&quot;non-dropping-particle&quot;:&quot;&quot;},{&quot;family&quot;:&quot;Ibitoye&quot;,&quot;given&quot;:&quot;Segun Emmanuel&quot;,&quot;parse-names&quot;:false,&quot;dropping-particle&quot;:&quot;&quot;,&quot;non-dropping-particle&quot;:&quot;&quot;},{&quot;family&quot;:&quot;Ikeda&quot;,&quot;given&quot;:&quot;Nayu&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mani-Nasab&quot;,&quot;given&quot;:&quot;Mohammad Hasan&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qbal&quot;,&quot;given&quot;:&quot;Usman&quot;,&quot;parse-names&quot;:false,&quot;dropping-particle&quot;:&quot;&quot;,&quot;non-dropping-particle&quot;:&quot;&quot;},{&quot;family&quot;:&quot;Irvani&quot;,&quot;given&quot;:&quot;Seyed Sina Naghibi&quot;,&quot;parse-names&quot;:false,&quot;dropping-particle&quot;:&quot;&quot;,&quot;non-dropping-particle&quot;:&quot;&quot;},{&quot;family&quot;:&quot;Irvine&quot;,&quot;given&quot;:&quot;Caleb Mackay Salpeter&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Md Mohaimenul&quot;,&quot;parse-names&quot;:false,&quot;dropping-particle&quot;:&quot;&quot;,&quot;non-dropping-particle&quot;:&quot;&quot;},{&quot;family&quot;:&quot;Islam&quot;,&quot;given&quot;:&quot;Sheikh Mohammed Shariful&quot;,&quot;parse-names&quot;:false,&quot;dropping-particle&quot;:&quot;&quot;,&quot;non-dropping-particle&quot;:&quot;&quot;},{&quot;family&quot;:&quot;Islami&quot;,&quot;given&quot;:&quot;Farhad&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D.&quot;,&quot;parse-names&quot;:false,&quot;dropping-particle&quot;:&quot;&quot;,&quot;non-dropping-particle&quot;:&quot;&quot;},{&quot;family&quot;:&quot;Iwu&quot;,&quot;given&quot;:&quot;Chinwe Juliana&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didi-Niaragh&quot;,&quot;given&quot;:&quot;Farhad&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girdar&quot;,&quot;given&quot;:&quot;Deepa&quot;,&quot;parse-names&quot;:false,&quot;dropping-particle&quot;:&quot;&quot;,&quot;non-dropping-particle&quot;:&quot;&quot;},{&quot;family&quot;:&quot;Jahani&quot;,&quot;given&quot;:&quot;Mohammad Ali&quot;,&quot;parse-names&quot;:false,&quot;dropping-particle&quot;:&quot;&quot;,&quot;non-dropping-particle&quot;:&quot;&quot;},{&quot;family&quot;:&quot;Jahanmehr&quot;,&quot;given&quot;:&quot;Nader&quot;,&quot;parse-names&quot;:false,&quot;dropping-particle&quot;:&quot;&quot;,&quot;non-dropping-particle&quot;:&quot;&quot;},{&quot;family&quot;:&quot;Jakovljevic&quot;,&quot;given&quot;:&quot;Mihajlo&quot;,&quot;parse-names&quot;:false,&quot;dropping-particle&quot;:&quot;&quot;,&quot;non-dropping-particle&quot;:&quot;&quot;},{&quot;family&quot;:&quot;Jalali&quot;,&quot;given&quot;:&quot;Amir&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nodia&quot;,&quot;given&quot;:&quot;Manthan Dilipkumar&quot;,&quot;parse-names&quot;:false,&quot;dropping-particle&quot;:&quot;&quot;,&quot;non-dropping-particle&quot;:&quot;&quot;},{&quot;family&quot;:&quot;Javaheri&quot;,&quot;given&quot;:&quot;Tahereh&quot;,&quot;parse-names&quot;:false,&quot;dropping-particle&quot;:&quot;&quot;,&quot;non-dropping-particle&quot;:&quot;&quot;},{&quot;family&quot;:&quot;Javidnia&quot;,&quot;given&quot;:&quot;Javad&quot;,&quot;parse-names&quot;:false,&quot;dropping-particle&quot;:&quot;&quot;,&quot;non-dropping-particle&quot;:&quot;&quot;},{&quot;family&quot;:&quot;Jayatilleke&quot;,&quot;given&quot;:&quot;Achala Upendra&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ia&quot;,&quot;given&quot;:&quot;Peng&quot;,&quot;parse-names&quot;:false,&quot;dropping-particle&quot;:&quot;&quot;,&quot;non-dropping-particle&quot;:&quot;&quot;},{&quot;family&quot;:&quot;Johansson&quot;,&quot;given&quot;:&quot;Lars&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hnson&quot;,&quot;given&quot;:&quot;Sarah Charlotte&quot;,&quot;parse-names&quot;:false,&quot;dropping-particle&quot;:&quot;&quot;,&quot;non-dropping-particle&quot;:&quot;&quot;},{&quot;family&quot;:&quot;Jonas&quot;,&quot;given&quot;:&quot;Jost B.&quot;,&quot;parse-names&quot;:false,&quot;dropping-particle&quot;:&quot;&quot;,&quot;non-dropping-particle&quot;:&quot;&quot;},{&quot;family&quot;:&quot;Joo&quot;,&quot;given&quot;:&quot;Tamas&quot;,&quot;parse-names&quot;:false,&quot;dropping-particle&quot;:&quot;&quot;,&quot;non-dropping-particle&quot;:&quot;&quot;},{&quot;family&quot;:&quot;Joshi&quot;,&quot;given&quot;:&quot;Ankur&quot;,&quot;parse-names&quot;:false,&quot;dropping-particle&quot;:&quot;&quot;,&quot;non-dropping-particle&quot;:&quot;&quot;},{&quot;family&quot;:&quot;Joukar&quot;,&quot;given&quot;:&quot;Farahnaz&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math&quot;,&quot;given&quot;:&quot;Aruna M.&quot;,&quot;parse-names&quot;:false,&quot;dropping-particle&quot;:&quot;&quot;,&quot;non-dropping-particle&quot;:&quot;&quot;},{&quot;family&quot;:&quot;Kamiab&quot;,&quot;given&quot;:&quot;Zahra&quot;,&quot;parse-names&quot;:false,&quot;dropping-particle&quot;:&quot;&quot;,&quot;non-dropping-particle&quot;:&quot;&quot;},{&quot;family&quot;:&quot;Kanchan&quot;,&quot;given&quot;:&quot;Tanuj&quot;,&quot;parse-names&quot;:false,&quot;dropping-particle&quot;:&quot;&quot;,&quot;non-dropping-particle&quot;:&quot;&quot;},{&quot;family&quot;:&quot;Kapoor&quot;,&quot;given&quot;:&quot;Neeti&quot;,&quot;parse-names&quot;:false,&quot;dropping-particle&quot;:&quot;&quot;,&quot;non-dropping-particle&quot;:&quot;&quot;},{&quot;family&quot;:&quot;Karami Matin&quot;,&quot;given&quot;:&quot;Behzad&quot;,&quot;parse-names&quot;:false,&quot;dropping-particle&quot;:&quot;&quot;,&quot;non-dropping-particle&quot;:&quot;&quot;},{&quot;family&quot;:&quot;Karanikolos&quot;,&quot;given&quot;:&quot;Marina&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rimi&quot;,&quot;given&quot;:&quot;Salah Eddin&quot;,&quot;parse-names&quot;:false,&quot;dropping-particle&quot;:&quot;&quot;,&quot;non-dropping-particle&quot;:&quot;&quot;},{&quot;family&quot;:&quot;Karimi&quot;,&quot;given&quot;:&quot;Seyed Asaad&quot;,&quot;parse-names&quot;:false,&quot;dropping-particle&quot;:&quot;&quot;,&quot;non-dropping-particle&quot;:&quot;&quot;},{&quot;family&quot;:&quot;Karimi&quot;,&quot;given&quot;:&quot;Seyed M.&quot;,&quot;parse-names&quot;:false,&quot;dropping-particle&quot;:&quot;&quot;,&quot;non-dropping-particle&quot;:&quot;&quot;},{&quot;family&quot;:&quot;Kasa&quot;,&quot;given&quot;:&quot;Ayele Semachew&quot;,&quot;parse-names&quot;:false,&quot;dropping-particle&quot;:&quot;&quot;,&quot;non-dropping-particle&quot;:&quot;&quot;},{&quot;family&quot;:&quot;Kassa&quot;,&quot;given&quot;:&quot;Getachew Mullu&quot;,&quot;parse-names&quot;:false,&quot;dropping-particle&quot;:&quot;&quot;,&quot;non-dropping-particle&quot;:&quot;&quot;},{&quot;family&quot;:&quot;Kassebaum&quot;,&quot;given&quot;:&quot;Nicholas J.&quot;,&quot;parse-names&quot;:false,&quot;dropping-particle&quot;:&quot;&quot;,&quot;non-dropping-particle&quot;:&quot;&quot;},{&quot;family&quot;:&quot;Katikireddi&quot;,&quot;given&quot;:&quot;Srinivasa Vittal&quot;,&quot;parse-names&quot;:false,&quot;dropping-particle&quot;:&quot;&quot;,&quot;non-dropping-particle&quot;:&quot;&quot;},{&quot;family&quot;:&quot;Kawakami&quot;,&quot;given&quot;:&quot;Norito&quot;,&quot;parse-names&quot;:false,&quot;dropping-particle&quot;:&quot;&quot;,&quot;non-dropping-particle&quot;:&quot;&quot;},{&quot;family&quot;:&quot;Kayode&quot;,&quot;given&quot;:&quot;Gbenga A.&quot;,&quot;parse-names&quot;:false,&quot;dropping-particle&quot;:&quot;&quot;,&quot;non-dropping-particle&quot;:&quot;&quot;},{&quot;family&quot;:&quot;Kazemi Karyani&quot;,&quot;given&quot;:&quot;Ali&quot;,&quot;parse-names&quot;:false,&quot;dropping-particle&quot;:&quot;&quot;,&quot;non-dropping-particle&quot;:&quot;&quot;},{&quot;family&quot;:&quot;Keddie&quot;,&quot;given&quot;:&quot;Suzanne H.&quot;,&quot;parse-names&quot;:false,&quot;dropping-particle&quot;:&quot;&quot;,&quot;non-dropping-particle&quot;:&quot;&quot;},{&quot;family&quot;:&quot;Keiyoro&quot;,&quot;given&quot;:&quot;Peter Njenga&quot;,&quot;parse-names&quot;:false,&quot;dropping-particle&quot;:&quot;&quot;,&quot;non-dropping-particle&quot;:&quot;&quot;},{&quot;family&quot;:&quot;Keller&quot;,&quot;given&quot;:&quot;Cathleen&quot;,&quot;parse-names&quot;:false,&quot;dropping-particle&quot;:&quot;&quot;,&quot;non-dropping-particle&quot;:&quot;&quot;},{&quot;family&quot;:&quot;Kemmer&quot;,&quot;given&quot;:&quot;Laura&quot;,&quot;parse-names&quot;:false,&quot;dropping-particle&quot;:&quot;&quot;,&quot;non-dropping-particle&quot;:&quot;&quot;},{&quot;family&quot;:&quot;Kendrick&quot;,&quot;given&quot;:&quot;Parkes J.&quot;,&quot;parse-names&quot;:false,&quot;dropping-particle&quot;:&quot;&quot;,&quot;non-dropping-particle&quot;:&quot;&quot;},{&quot;family&quot;:&quot;Kereselidze&quot;,&quot;given&quot;:&quot;Maia&quot;,&quot;parse-names&quot;:false,&quot;dropping-particle&quot;:&quot;&quot;,&quot;non-dropping-particle&quot;:&quot;&quot;},{&quot;family&quot;:&quot;Khader&quot;,&quot;given&quot;:&quot;Yousef Saleh&quot;,&quot;parse-names&quot;:false,&quot;dropping-particle&quot;:&quot;&quot;,&quot;non-dropping-particle&quot;:&quot;&quot;},{&quot;family&quot;:&quot;Khafaie&quot;,&quot;given&quot;:&quot;Morteza Abdullatif&quot;,&quot;parse-names&quot;:false,&quot;dropping-particle&quot;:&quot;&quot;,&quot;non-dropping-particle&quot;:&quot;&quot;},{&quot;family&quot;:&quot;Khalid&quot;,&quot;given&quot;:&quot;Nauman&quot;,&quot;parse-names&quot;:false,&quot;dropping-particle&quot;:&quot;&quot;,&quot;non-dropping-particle&quot;:&quot;&quot;},{&quot;family&quot;:&quot;Khammarnia&quot;,&quot;given&quot;:&quot;Mohammad&quot;,&quot;parse-names&quot;:false,&quot;dropping-particle&quot;:&quot;&quot;,&quot;non-dropping-particle&quot;:&quot;&quot;},{&quot;family&quot;:&quot;Khan&quot;,&quot;given&quot;:&quot;Ejaz Ahmad&quot;,&quot;parse-names&quot;:false,&quot;dropping-particle&quot;:&quot;&quot;,&quot;non-dropping-particle&quot;:&quot;&quot;},{&quot;family&quot;:&quot;Khan&quot;,&quot;given&quot;:&quot;Gulfaraz&quot;,&quot;parse-names&quot;:false,&quot;dropping-particle&quot;:&quot;&quot;,&quot;non-dropping-particle&quot;:&quot;&quot;},{&quot;family&quot;:&quot;Khan&quot;,&quot;given&quot;:&quot;Maseer&quot;,&quot;parse-names&quot;:false,&quot;dropping-particle&quot;:&quot;&quot;,&quot;non-dropping-particle&quot;:&quot;&quot;},{&quot;family&quot;:&quot;Khang&quot;,&quot;given&quot;:&quot;Young Ho&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Amir M.&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azaei&quot;,&quot;given&quot;:&quot;Salman&quot;,&quot;parse-names&quot;:false,&quot;dropping-particle&quot;:&quot;&quot;,&quot;non-dropping-particle&quot;:&quot;&quot;},{&quot;family&quot;:&quot;Khazaie&quot;,&quot;given&quot;:&quot;Habibolah&quot;,&quot;parse-names&quot;:false,&quot;dropping-particle&quot;:&quot;&quot;,&quot;non-dropping-particle&quot;:&quot;&quot;},{&quot;family&quot;:&quot;Khodayari&quot;,&quot;given&quot;:&quot;Mohammad Taghi&quot;,&quot;parse-names&quot;:false,&quot;dropping-particle&quot;:&quot;&quot;,&quot;non-dropping-particle&quot;:&quot;&quot;},{&quot;family&quot;:&quot;Khoja&quot;,&quot;given&quot;:&quot;Abdullah T.&quot;,&quot;parse-names&quot;:false,&quot;dropping-particle&quot;:&quot;&quot;,&quot;non-dropping-particle&quot;:&quot;&quot;},{&quot;family&quot;:&quot;Khubchandani&quot;,&quot;given&quot;:&quot;Jagdish&quot;,&quot;parse-names&quot;:false,&quot;dropping-particle&quot;:&quot;&quot;,&quot;non-dropping-particle&quot;:&quot;&quot;},{&quot;family&quot;:&quot;Khundkar&quot;,&quot;given&quot;:&quot;Roba&quot;,&quot;parse-names&quot;:false,&quot;dropping-particle&quot;:&quot;&quot;,&quot;non-dropping-particle&quot;:&quot;&quot;},{&quot;family&quot;:&quot;Kianipour&quot;,&quot;given&quot;:&quot;Neda&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Cho&quot;,&quot;parse-names&quot;:false,&quot;dropping-particle&quot;:&quot;Il&quot;,&quot;non-dropping-particle&quot;:&quot;&quot;},{&quot;family&quot;:&quot;Kim&quot;,&quot;given&quot;:&quot;Daniel&quot;,&quot;parse-names&quot;:false,&quot;dropping-particle&quot;:&quot;&quot;,&quot;non-dropping-particle&quot;:&quot;&quot;},{&quot;family&quot;:&quot;Kim&quot;,&quot;given&quot;:&quot;Young Eu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nfu&quot;,&quot;given&quot;:&quot;Yohannes&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ssimova-Skarbek&quot;,&quot;given&quot;:&quot;Katarzyna&quot;,&quot;parse-names&quot;:false,&quot;dropping-particle&quot;:&quot;&quot;,&quot;non-dropping-particle&quot;:&quot;&quot;},{&quot;family&quot;:&quot;Kissoon&quot;,&quot;given&quot;:&quot;Niranjan&quot;,&quot;parse-names&quot;:false,&quot;dropping-particle&quot;:&quot;&quot;,&quot;non-dropping-particle&quot;:&quot;&quot;},{&quot;family&quot;:&quot;Kivimäki&quot;,&quot;given&quot;:&quot;Mika&quot;,&quot;parse-names&quot;:false,&quot;dropping-particle&quot;:&quot;&quot;,&quot;non-dropping-particle&quot;:&quot;&quot;},{&quot;family&quot;:&quot;Kneib&quot;,&quot;given&quot;:&quot;Cameron J.&quot;,&quot;parse-names&quot;:false,&quot;dropping-particle&quot;:&quot;&quot;,&quot;non-dropping-particle&quot;:&quot;&quot;},{&quot;family&quot;:&quot;Knibbs&quot;,&quot;given&quot;:&quot;Luke D.&quot;,&quot;parse-names&quot;:false,&quot;dropping-particle&quot;:&quot;&quot;,&quot;non-dropping-particle&quot;:&quot;&quot;},{&quot;family&quot;:&quot;Knight&quot;,&quot;given&quot;:&quot;Megan&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chhar&quot;,&quot;given&quot;:&quot;Sonali&quot;,&quot;parse-names&quot;:false,&quot;dropping-particle&quot;:&quot;&quot;,&quot;non-dropping-particle&quot;:&quot;&quot;},{&quot;family&quot;:&quot;Koh&quot;,&quot;given&quot;:&quot;David S.Q.&quot;,&quot;parse-names&quot;:false,&quot;dropping-particle&quot;:&quot;&quot;,&quot;non-dropping-particle&quot;:&quot;&quot;},{&quot;family&quot;:&quot;Kohler&quot;,&quot;given&quot;:&quot;Stefan&quot;,&quot;parse-names&quot;:false,&quot;dropping-particle&quot;:&quot;&quot;,&quot;non-dropping-particle&quot;:&quot;&quot;},{&quot;family&quot;:&quot;Kolola&quot;,&quot;given&quot;:&quot;Tufa&quot;,&quot;parse-names&quot;:false,&quot;dropping-particle&quot;:&quot;&quot;,&quot;non-dropping-particle&quot;:&quot;&quot;},{&quot;family&quot;:&quot;Komaki&quot;,&quot;given&quot;:&quot;Hamidreza&quot;,&quot;parse-names&quot;:false,&quot;dropping-particle&quot;:&quot;&quot;,&quot;non-dropping-particle&quot;:&quot;&quot;},{&quot;family&quot;:&quot;Kopec&quot;,&quot;given&quot;:&quot;Jacek A.&quot;,&quot;parse-names&quot;:false,&quot;dropping-particle&quot;:&quot;&quot;,&quot;non-dropping-particle&quot;:&quot;&quot;},{&quot;family&quot;:&quot;Korotkova&quot;,&quot;given&quot;:&quot;Anna&quot;,&quot;parse-names&quot;:false,&quot;dropping-particle&quot;:&quot;V.&quot;,&quot;non-dropping-particle&quot;:&quot;&quot;},{&quot;family&quot;:&quot;Korshunov&quot;,&quot;given&quot;:&quot;Vladimir Andreevich&quot;,&quot;parse-names&quot;:false,&quot;dropping-particle&quot;:&quot;&quot;,&quot;non-dropping-particle&quot;:&quot;&quot;},{&quot;family&quot;:&quot;Kosen&quot;,&quot;given&quot;:&quot;Soewarta&quot;,&quot;parse-names&quot;:false,&quot;dropping-particle&quot;:&quot;&quot;,&quot;non-dropping-particle&quot;:&quot;&quot;},{&quot;family&quot;:&quot;Kotlo&quot;,&quot;given&quot;:&quot;Anirudh&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emer&quot;,&quot;given&quot;:&quot;Moritz U.G.&quot;,&quot;parse-names&quot;:false,&quot;dropping-particle&quot;:&quot;&quot;,&quot;non-dropping-particle&quot;:&quot;&quot;},{&quot;family&quot;:&quot;Kravchenko&quot;,&quot;given&quot;:&quot;Michael A.&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romhout&quot;,&quot;given&quot;:&quot;Hans&quot;,&quot;parse-names&quot;:false,&quot;dropping-particle&quot;:&quot;&quot;,&quot;non-dropping-particle&quot;:&quot;&quot;},{&quot;family&quot;:&quot;Shaji&quot;,&quot;given&quot;:&quot;K. S.&quot;,&quot;parse-names&quot;:false,&quot;dropping-particle&quot;:&quot;&quot;,&quot;non-dropping-particle&quot;:&quot;&quot;},{&quot;family&quot;:&quot;Kuate Defo&quot;,&quot;given&quot;:&quot;Barthelemy K.&quot;,&quot;parse-names&quot;:false,&quot;dropping-particle&quot;:&quot;&quot;,&quot;non-dropping-particle&quot;:&quot;&quot;},{&quot;family&quot;:&quot;Bicer Kucuk&quot;,&quot;given&quot;:&quot;Burcu&quot;,&quot;parse-names&quot;:false,&quot;dropping-particle&quot;:&quot;&quot;,&quot;non-dropping-particle&quot;:&quot;&quot;},{&quot;family&quot;:&quot;Kugbey&quot;,&quot;given&quot;:&quot;Nuworza&quot;,&quot;parse-names&quot;:false,&quot;dropping-particle&quot;:&quot;&quot;,&quot;non-dropping-particle&quot;:&quot;&quot;},{&quot;family&quot;:&quot;Kulkarni&quot;,&quot;given&quot;:&quot;Vaman&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Manasi&quot;,&quot;parse-names&quot;:false,&quot;dropping-particle&quot;:&quot;&quot;,&quot;non-dropping-particle&quot;:&quot;&quot;},{&quot;family&quot;:&quot;Kumar&quot;,&quot;given&quot;:&quot;Nithin&quot;,&quot;parse-names&quot;:false,&quot;dropping-particle&quot;:&quot;&quot;,&quot;non-dropping-particle&quot;:&quot;&quot;},{&quot;family&quot;:&quot;Kumar&quot;,&quot;given&quot;:&quot;Pushpendra&quot;,&quot;parse-names&quot;:false,&quot;dropping-particle&quot;:&quot;&quot;,&quot;non-dropping-particle&quot;:&quot;&quot;},{&quot;family&quot;:&quot;Kumar&quot;,&quot;given&quot;:&quot;Vivek&quot;,&quot;parse-names&quot;:false,&quot;dropping-particle&quot;:&quot;&quot;,&quot;non-dropping-particle&quot;:&quot;&quot;},{&quot;family&quot;:&quot;Kumaresh&quot;,&quot;given&quot;:&quot;Girikumar&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Kyu&quot;,&quot;given&quot;:&quot;Hmwe Hmwe&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llukka&quot;,&quot;given&quot;:&quot;Tea&quot;,&quot;parse-names&quot;:false,&quot;dropping-particle&quot;:&quot;&quot;,&quot;non-dropping-particle&quot;:&quot;&quot;},{&quot;family&quot;:&quot;Lam&quot;,&quot;given&quot;:&quot;Jennifer O.&quot;,&quot;parse-names&quot;:false,&quot;dropping-particle&quot;:&quot;&quot;,&quot;non-dropping-particle&quot;:&quot;&quot;},{&quot;family&quot;:&quot;Lami&quot;,&quot;given&quot;:&quot;Faris Hasan&quot;,&quot;parse-names&quot;:false,&quot;dropping-particle&quot;:&quot;&quot;,&quot;non-dropping-particle&quot;:&quot;&quot;},{&quot;family&quot;:&quot;Lan&quot;,&quot;given&quot;:&quot;Qing&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gan&quot;,&quot;given&quot;:&quot;Sinéad M.&quot;,&quot;parse-names&quot;:false,&quot;dropping-particle&quot;:&quot;&quot;,&quot;non-dropping-particle&quot;:&quot;&quot;},{&quot;family&quot;:&quot;Lansingh&quot;,&quot;given&quot;:&quot;Van Charles&quot;,&quot;parse-names&quot;:false,&quot;dropping-particle&quot;:&quot;&quot;,&quot;non-dropping-particle&quot;:&quot;&quot;},{&quot;family&quot;:&quot;Lansky&quot;,&quot;given&quot;:&quot;Sonia&quot;,&quot;parse-names&quot;:false,&quot;dropping-particle&quot;:&quot;&quot;,&quot;non-dropping-particle&quot;:&quot;&quot;},{&quot;family&quot;:&quot;Larson&quot;,&quot;given&quot;:&quot;Heidi Jane&quot;,&quot;parse-names&quot;:false,&quot;dropping-particle&quot;:&quot;&quot;,&quot;non-dropping-particle&quot;:&quot;&quot;},{&quot;family&quot;:&quot;Larson&quot;,&quot;given&quot;:&quot;Samantha Leigh&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ssi&quot;,&quot;given&quot;:&quot;Zohra S.&quot;,&quot;parse-names&quot;:false,&quot;dropping-particle&quot;:&quot;&quot;,&quot;non-dropping-particle&quot;:&quot;&quot;},{&quot;family&quot;:&quot;Lau&quot;,&quot;given&quot;:&quot;Kathryn Mei Ming&quot;,&quot;parse-names&quot;:false,&quot;dropping-particle&quot;:&quot;&quot;,&quot;non-dropping-particle&quot;:&quot;&quot;},{&quot;family&quot;:&quot;Lauriola&quot;,&quot;given&quot;:&quot;Paolo&quot;,&quot;parse-names&quot;:false,&quot;dropping-particle&quot;:&quot;&quot;,&quot;non-dropping-particle&quot;:&quot;&quot;},{&quot;family&quot;:&quot;Lavados&quot;,&quot;given&quot;:&quot;Pablo M.&quot;,&quot;parse-names&quot;:false,&quot;dropping-particle&quot;:&quot;&quot;,&quot;non-dropping-particle&quot;:&quot;&quot;},{&quot;family&quot;:&quot;Lazarus&quot;,&quot;given&quot;:&quot;Jeffrey&quot;,&quot;parse-names&quot;:false,&quot;dropping-particle&quot;:&quot;V.&quot;,&quot;non-dropping-particle&quot;:&quot;&quot;},{&quot;family&quot;:&quot;Leal&quot;,&quot;given&quot;:&quot;Lisiane F.&quot;,&quot;parse-names&quot;:false,&quot;dropping-particle&quot;:&quot;&quot;,&quot;non-dropping-particle&quot;:&quot;&quot;},{&quot;family&quot;:&quot;Leasher&quot;,&quot;given&quot;:&quot;Janet L.&quot;,&quot;parse-names&quot;:false,&quot;dropping-particle&quot;:&quot;&quot;,&quot;non-dropping-particle&quot;:&quot;&quot;},{&quot;family&quot;:&quot;Ledesma&quot;,&quot;given&quot;:&quot;Jorge R.&quot;,&quot;parse-names&quot;:false,&quot;dropping-particle&quot;:&quot;&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ever&quot;,&quot;given&quot;:&quot;Andrew T.&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ewington&quot;,&quot;given&quot;:&quot;Sarah&quot;,&quot;parse-names&quot;:false,&quot;dropping-particle&quot;:&quot;&quot;,&quot;non-dropping-particle&quot;:&quot;&quot;},{&quot;family&quot;:&quot;Li&quot;,&quot;given&quot;:&quot;Bingyu&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 Ling&quot;,&quot;parse-names&quot;:false,&quot;dropping-particle&quot;:&quot;&quot;,&quot;non-dropping-particle&quot;:&quot;&quot;},{&quot;family&quot;:&quot;Lin&quot;,&quot;given&quot;:&quot;Christine&quot;,&quot;parse-names&quot;:false,&quot;dropping-particle&quot;:&quot;&quot;,&quot;non-dropping-particle&quot;:&quot;&quot;},{&quot;family&quot;:&quot;Lin&quot;,&quot;given&quot;:&quot;Ro Ting&quot;,&quot;parse-names&quot;:false,&quot;dropping-particle&quot;:&quot;&quot;,&quot;non-dropping-particle&quot;:&quot;&quot;},{&quot;family&quot;:&quot;Linehan&quot;,&quot;given&quot;:&quot;Christine&quot;,&quot;parse-names&quot;:false,&quot;dropping-particle&quot;:&quot;&quot;,&quot;non-dropping-particle&quot;:&quot;&quot;},{&quot;family&quot;:&quot;Linn&quot;,&quot;given&quot;:&quot;Shai&quot;,&quot;parse-names&quot;:false,&quot;dropping-particle&quot;:&quot;&quot;,&quot;non-dropping-particle&quot;:&quot;&quot;},{&quot;family&quot;:&quot;Listl&quot;,&quot;given&quot;:&quot;Stefan&quot;,&quot;parse-names&quot;:false,&quot;dropping-particle&quot;:&quot;&quot;,&quot;non-dropping-particle&quot;:&quot;&quot;},{&quot;family&quot;:&quot;Liu&quot;,&quot;given&quot;:&quot;Hung Chun&quot;,&quot;parse-names&quot;:false,&quot;dropping-particle&quot;:&quot;&quot;,&quot;non-dropping-particle&quot;:&quot;&quot;},{&quot;family&quot;:&quot;Liu&quot;,&quot;given&quot;:&quot;Shiwei&quot;,&quot;parse-names&quot;:false,&quot;dropping-particle&quot;:&quot;&quot;,&quot;non-dropping-particle&quot;:&quot;&quot;},{&quot;family&quot;:&quot;Liu&quot;,&quot;given&quot;:&quot;Simin&quot;,&quot;parse-names&quot;:false,&quot;dropping-particle&quot;:&quot;&quot;,&quot;non-dropping-particle&quot;:&quot;&quot;},{&quot;family&quot;:&quot;Liu&quot;,&quot;given&quot;:&quot;Xuefeng&quot;,&quot;parse-names&quot;:false,&quot;dropping-particle&quot;:&quot;&quot;,&quot;non-dropping-particle&quot;:&quot;&quot;},{&quot;family&quot;:&quot;Liu&quot;,&quot;given&quot;:&quot;Yang&quot;,&quot;parse-names&quot;:false,&quot;dropping-particle&quot;:&quot;&quot;,&quot;non-dropping-particle&quot;:&quot;&quot;},{&quot;family&quot;:&quot;Liu&quot;,&quot;given&quot;:&quot;Zichen&quot;,&quot;parse-names&quot;:false,&quot;dropping-particle&quot;:&quot;&quot;,&quot;non-dropping-particle&quot;:&quot;&quot;},{&quot;family&quot;:&quot;Lo&quot;,&quot;given&quot;:&quot;Justin&quot;,&quot;parse-names&quot;:false,&quot;dropping-particle&quot;:&quot;&quot;,&quot;non-dropping-particle&quot;:&quot;&quot;},{&quot;family&quot;:&quot;Lodha&quot;,&quot;given&quot;:&quot;Rakesh&quot;,&quot;parse-names&quot;:false,&quot;dropping-particle&quot;:&quot;&quot;,&quot;non-dropping-particle&quot;:&quot;&quot;},{&quot;family&quot;:&quot;Logroscino&quot;,&quot;given&quot;:&quot;Giancarlo&quot;,&quot;parse-names&quot;:false,&quot;dropping-particle&quot;:&quot;&quot;,&quot;non-dropping-particle&quot;:&quot;&quot;},{&quot;family&quot;:&quot;Looker&quot;,&quot;given&quot;:&quot;Katharine J.&quot;,&quot;parse-names&quot;:false,&quot;dropping-particle&quot;:&quot;&quot;,&quot;non-dropping-particle&quot;:&quot;&quot;},{&quot;family&quot;:&quot;Lopez&quot;,&quot;given&quot;:&quot;Alan D.&quot;,&quot;parse-names&quot;:false,&quot;dropping-particle&quot;:&quot;&quot;,&quot;non-dropping-particle&quot;:&quot;&quot;},{&quot;family&quot;:&quot;Lopez&quot;,&quot;given&quot;:&quot;Jaifred Christian F.&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ozano&quot;,&quot;given&quot;:&quot;Rafael&quot;,&quot;parse-names&quot;:false,&quot;dropping-particle&quot;:&quot;&quot;,&quot;non-dropping-particle&quot;:&quot;&quot;},{&quot;family&quot;:&quot;Lu&quot;,&quot;given&quot;:&quot;Alton&quot;,&quot;parse-names&quot;:false,&quot;dropping-particle&quot;:&quot;&quot;,&quot;non-dropping-particle&quot;:&quot;&quot;},{&quot;family&quot;:&quot;Lucas&quot;,&quot;given&quot;:&quot;Tim C.D.&quot;,&quot;parse-names&quot;:false,&quot;dropping-particle&quot;:&quot;&quot;,&quot;non-dropping-particle&quot;:&quot;&quot;},{&quot;family&quot;:&quot;Lugo&quot;,&quot;given&quot;:&quot;Alessandra&quot;,&quot;parse-names&quot;:false,&quot;dropping-particle&quot;:&quot;&quot;,&quot;non-dropping-particle&quot;:&quot;&quot;},{&quot;family&quot;:&quot;Lunevicius&quot;,&quot;given&quot;:&quot;Raimundas&quot;,&quot;parse-names&quot;:false,&quot;dropping-particle&quot;:&quot;&quot;,&quot;non-dropping-particle&quot;:&quot;&quot;},{&quot;family&quot;:&quot;Lyons&quot;,&quot;given&quot;:&quot;Ronan A.&quot;,&quot;parse-names&quot;:false,&quot;dropping-particle&quot;:&quot;&quot;,&quot;non-dropping-particle&quot;:&quot;&quot;},{&quot;family&quot;:&quot;Ma&quot;,&quot;given&quot;:&quot;Jianing&quot;,&quot;parse-names&quot;:false,&quot;dropping-particle&quot;:&quot;&quot;,&quot;non-dropping-particle&quot;:&quot;&quot;},{&quot;family&quot;:&quot;Machado&quot;,&quot;given&quot;:&quot;Daiane Borges&quot;,&quot;parse-names&quot;:false,&quot;dropping-particle&quot;:&quot;&quot;,&quot;non-dropping-particle&quot;:&quot;&quot;},{&quot;family&quot;:&quot;MacLachlan&quot;,&quot;given&quot;:&quot;Jennifer H.&quot;,&quot;parse-names&quot;:false,&quot;dropping-particle&quot;:&quot;&quot;,&quot;non-dropping-particle&quot;:&quot;&quot;},{&quot;family&quot;:&quot;Madadin&quot;,&quot;given&quot;:&quot;Mohammed&quot;,&quot;parse-names&quot;:false,&quot;dropping-particle&quot;:&quot;&quot;,&quot;non-dropping-particle&quot;:&quot;&quot;},{&quot;family&quot;:&quot;Maddison&quot;,&quot;given&quot;:&quot;Emilie R.&quot;,&quot;parse-names&quot;:false,&quot;dropping-particle&quot;:&quot;&quot;,&quot;non-dropping-particle&quot;:&quot;&quot;},{&quot;family&quot;:&quot;Maddison&quot;,&quot;given&quot;:&quot;Ralph&quot;,&quot;parse-names&quot;:false,&quot;dropping-particle&quot;:&quot;&quot;,&quot;non-dropping-particle&quot;:&quot;&quot;},{&quot;family&quot;:&quot;Madotto&quot;,&quot;given&quot;:&quot;Fabiana&quot;,&quot;parse-names&quot;:false,&quot;dropping-particle&quot;:&quot;&quot;,&quot;non-dropping-particle&quot;:&quot;&quot;},{&quot;family&quot;:&quot;Magdy Abd El Razek&quot;,&quot;given&quot;:&quot;Hassan&quot;,&quot;parse-names&quot;:false,&quot;dropping-particle&quot;:&quot;&quot;,&quot;non-dropping-particle&quot;:&quot;&quot;},{&quot;family&quot;:&quot;Magdy Abd El Razek&quot;,&quot;given&quot;:&quot;Muhammed&quot;,&quot;parse-names&quot;:false,&quot;dropping-particle&quot;:&quot;&quot;,&quot;non-dropping-particle&quot;:&quot;&quot;},{&quot;family&quot;:&quot;Mahasha&quot;,&quot;given&quot;:&quot;Phetole Walter&quot;,&quot;parse-names&quot;:false,&quot;dropping-particle&quot;:&quot;&quot;,&quot;non-dropping-particle&quot;:&quot;&quot;},{&quot;family&quot;:&quot;Mahdavi&quot;,&quot;given&quot;:&quot;Mokhtar Mahdavi&quot;,&quot;parse-names&quot;:false,&quot;dropping-particle&quot;:&quot;&quot;,&quot;non-dropping-particle&quot;:&quot;&quot;},{&quot;family&quot;:&quot;Mahmoudi&quot;,&quot;given&quot;:&quot;Morteza&quot;,&quot;parse-names&quot;:false,&quot;dropping-particle&quot;:&quot;&quot;,&quot;non-dropping-particle&quot;:&quot;&quot;},{&quot;family&quot;:&quot;Mai&quot;,&quot;given&quot;:&quot;Hue Thi&quot;,&quot;parse-names&quot;:false,&quot;dropping-particle&quot;:&quot;&quot;,&quot;non-dropping-particle&quot;:&quot;&quot;},{&quot;family&quot;:&quot;Majeed&quot;,&quot;given&quot;:&quot;Azeem&quot;,&quot;parse-names&quot;:false,&quot;dropping-particle&quot;:&quot;&quot;,&quot;non-dropping-particle&quot;:&quot;&quot;},{&quot;family&quot;:&quot;Malagón-Rojas&quot;,&quot;given&quot;:&quot;Jeadran N.&quot;,&quot;parse-names&quot;:false,&quot;dropping-particle&quot;:&quot;&quot;,&quot;non-dropping-particle&quot;:&quot;&quot;},{&quot;family&quot;:&quot;Maled&quot;,&quot;given&quot;:&quot;Venkatesh&quot;,&quot;parse-names&quot;:false,&quot;dropping-particle&quot;:&quot;&quot;,&quot;non-dropping-particle&quot;:&quot;&quot;},{&quot;family&quot;:&quot;Maleki&quot;,&quot;given&quot;:&quot;Afshin&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afi&quot;,&quot;given&quot;:&quot;Amir&quot;,&quot;parse-names&quot;:false,&quot;dropping-particle&quot;:&quot;&quot;,&quot;non-dropping-particle&quot;:&quot;&quot;},{&quot;family&quot;:&quot;Manafi&quot;,&quot;given&quot;:&quot;Navid&quot;,&quot;parse-names&quot;:false,&quot;dropping-particle&quot;:&quot;&quot;,&quot;non-dropping-particle&quot;:&quot;&quot;},{&quot;family&quot;:&quot;Manda&quot;,&quot;given&quot;:&quot;Ana Laura&quot;,&quot;parse-names&quot;:false,&quot;dropping-particle&quot;:&quot;&quot;,&quot;non-dropping-particle&quot;:&quot;&quot;},{&quot;family&quot;:&quot;Manguerra&quot;,&quot;given&quot;:&quot;Helena&quot;,&quot;parse-names&quot;:false,&quot;dropping-particle&quot;:&quot;&quot;,&quot;non-dropping-particle&quot;:&quot;&quot;},{&quot;family&quot;:&quot;Mansour-Ghanaei&quot;,&quot;given&quot;:&quot;Fariborz&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poma&quot;,&quot;given&quot;:&quot;Chabila Christopher&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quot;,&quot;given&quot;:&quot;Randall&quot;,&quot;parse-names&quot;:false,&quot;dropping-particle&quot;:&quot;V.&quot;,&quot;non-dropping-particle&quot;:&quot;&quot;},{&quot;family&quot;:&quot;Martini&quot;,&quot;given&quot;:&quot;Santi&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rtopullo&quot;,&quot;given&quot;:&quot;Ira&quot;,&quot;parse-names&quot;:false,&quot;dropping-particle&quot;:&quot;&quot;,&quot;non-dropping-particle&quot;:&quot;&quot;},{&quot;family&quot;:&quot;Masaka&quot;,&quot;given&quot;:&quot;Anthony&quot;,&quot;parse-names&quot;:false,&quot;dropping-particle&quot;:&quot;&quot;,&quot;non-dropping-particle&quot;:&quot;&quot;},{&quot;family&quot;:&quot;Masoumi&quot;,&quot;given&quot;:&quot;Seyedeh Zahra&quot;,&quot;parse-names&quot;:false,&quot;dropping-particle&quot;:&quot;&quot;,&quot;non-dropping-particle&quot;:&quot;&quot;},{&quot;family&quot;:&quot;Massano&quot;,&quot;given&quot;:&quot;João&quot;,&quot;parse-names&quot;:false,&quot;dropping-particle&quot;:&quot;&quot;,&quot;non-dropping-particle&quot;:&quot;&quot;},{&quot;family&quot;:&quot;Massenburg&quot;,&quot;given&quot;:&quot;Benjamin Ballard&quot;,&quot;parse-names&quot;:false,&quot;dropping-particle&quot;:&quot;&quot;,&quot;non-dropping-particle&quot;:&quot;&quot;},{&quot;family&quot;:&quot;Mastrogiacomo&quot;,&quot;given&quot;:&quot;Claudia I.&quot;,&quot;parse-names&quot;:false,&quot;dropping-particle&quot;:&quot;&quot;,&quot;non-dropping-particle&quot;:&quot;&quot;},{&quot;family&quot;:&quot;Mathur&quot;,&quot;given&quot;:&quot;Manu Raj&quot;,&quot;parse-names&quot;:false,&quot;dropping-particle&quot;:&quot;&quot;,&quot;non-dropping-particle&quot;:&quot;&quot;},{&quot;family&quot;:&quot;Matsushita&quot;,&quot;given&quot;:&quot;Kunihiro&quot;,&quot;parse-names&quot;:false,&quot;dropping-particle&quot;:&quot;&quot;,&quot;non-dropping-particle&quot;:&quot;&quot;},{&quot;family&quot;:&quot;Maulik&quot;,&quot;given&quot;:&quot;Pallab K.&quot;,&quot;parse-names&quot;:false,&quot;dropping-particle&quot;:&quot;&quot;,&quot;non-dropping-particle&quot;:&quot;&quot;},{&quot;family&quot;:&quot;May&quot;,&quot;given&quot;:&quot;Erin A.&quot;,&quot;parse-names&quot;:false,&quot;dropping-particle&quot;:&quot;&quot;,&quot;non-dropping-particle&quot;:&quot;&quot;},{&quot;family&quot;:&quot;Mazidi&quot;,&quot;given&quot;:&quot;Mohsen&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dina-Solís&quot;,&quot;given&quot;:&quot;Carlo Eduardo&quot;,&quot;parse-names&quot;:false,&quot;dropping-particle&quot;:&quot;&quot;,&quot;non-dropping-particle&quot;:&quot;&quot;},{&quot;family&quot;:&quot;Meharie&quot;,&quot;given&quot;:&quot;Birhanu Geta&quot;,&quot;parse-names&quot;:false,&quot;dropping-particle&quot;:&quot;&quot;,&quot;non-dropping-particle&quot;:&quot;&quot;},{&quot;family&quot;:&quot;Mehndiratta&quot;,&quot;given&quot;:&quot;Man Mohan&quot;,&quot;parse-names&quot;:false,&quot;dropping-particle&quot;:&quot;&quot;,&quot;non-dropping-particle&quot;:&quot;&quot;},{&quot;family&quot;:&quot;Mehrabi Nasab&quot;,&quot;given&quot;:&quot;Entezar&quot;,&quot;parse-names&quot;:false,&quot;dropping-particle&quot;:&quot;&quot;,&quot;non-dropping-particle&quot;:&quot;&quot;},{&quot;family&quot;:&quot;Mehri&quot;,&quot;given&quot;:&quot;Fereshteh&quot;,&quot;parse-names&quot;:false,&quot;dropping-particle&quot;:&quot;&quot;,&quot;non-dropping-particle&quot;:&quot;&quot;},{&quot;family&quot;:&quot;Mehrotra&quot;,&quot;given&quot;:&quot;Ravi&quot;,&quot;parse-names&quot;:false,&quot;dropping-particle&quot;:&quot;&quot;,&quot;non-dropping-particle&quot;:&quot;&quot;},{&quot;family&quot;:&quot;Mehta&quot;,&quot;given&quot;:&quot;Kala M.&quot;,&quot;parse-names&quot;:false,&quot;dropping-particle&quot;:&quot;&quot;,&quot;non-dropping-particle&quot;:&quot;&quot;},{&quot;family&quot;:&quot;Meitei&quot;,&quot;given&quot;:&quot;Wahengbam Bigyananda&quot;,&quot;parse-names&quot;:false,&quot;dropping-particle&quot;:&quot;&quot;,&quot;non-dropping-particle&quot;:&quot;&quot;},{&quot;family&quot;:&quot;Mekonnen&quot;,&quot;given&quot;:&quot;Teferi&quot;,&quot;parse-names&quot;:false,&quot;dropping-particle&quot;:&quot;&quot;,&quot;non-dropping-particle&quot;:&quot;&quot;},{&quot;family&quot;:&quot;Melese&quot;,&quot;given&quot;:&quot;Addisu&quot;,&quot;parse-names&quot;:false,&quot;dropping-particle&quot;:&quot;&quot;,&quot;non-dropping-particle&quot;:&quot;&quot;},{&quot;family&quot;:&quot;Memiah&quot;,&quot;given&quot;:&quot;Peter T.N.&quot;,&quot;parse-names&quot;:false,&quot;dropping-particle&quot;:&quot;&quot;,&quot;non-dropping-particle&quot;:&quot;&quot;},{&quot;family&quot;:&quot;Memish&quot;,&quot;given&quot;:&quot;Ziad A.&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ngesha&quot;,&quot;given&quot;:&quot;Meresa Berwo&quot;,&quot;parse-names&quot;:false,&quot;dropping-particle&quot;:&quot;&quot;,&quot;non-dropping-particle&quot;:&quot;&quot;},{&quot;family&quot;:&quot;Mensah&quot;,&quot;given&quot;:&quot;George A.&quot;,&quot;parse-names&quot;:false,&quot;dropping-particle&quot;:&quot;&quot;,&quot;non-dropping-particle&quot;:&quot;&quot;},{&quot;family&quot;:&quot;Mereke&quot;,&quot;given&quot;:&quot;Alibek&quot;,&quot;parse-names&quot;:false,&quot;dropping-particle&quot;:&quot;&quot;,&quot;non-dropping-particle&quot;:&quot;&quot;},{&quot;family&quot;:&quot;Mereta&quot;,&quot;given&quot;:&quot;Seid Tiku&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hretie&quot;,&quot;given&quot;:&quot;Kebadnew Mulatu&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lne&quot;,&quot;given&quot;:&quot;George J.&quot;,&quot;parse-names&quot;:false,&quot;dropping-particle&quot;:&quot;&quot;,&quot;non-dropping-particle&quot;:&quot;&quot;},{&quot;family&quot;:&quot;Mini&quot;,&quot;given&quot;:&quot;G. K.&quot;,&quot;parse-names&quot;:false,&quot;dropping-particle&quot;:&quot;&quot;,&quot;non-dropping-particle&quot;:&quot;&quot;},{&quot;family&quot;:&quot;Miri&quot;,&quot;given&quot;:&quot;Mohammad&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quot;,&quot;given&quot;:&quot;Roya&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chell&quot;,&quot;given&quot;:&quot;Philip B.&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ghadaszadeh&quot;,&quot;given&quot;:&quot;Masoud&quot;,&quot;parse-names&quot;:false,&quot;dropping-particle&quot;:&quot;&quot;,&quot;non-dropping-particle&quot;:&quot;&quot;},{&quot;family&quot;:&quot;Mohajer&quot;,&quot;given&quot;:&quot;Bahram&quot;,&quot;parse-names&quot;:false,&quot;dropping-particle&quot;:&quot;&quot;,&quot;non-dropping-particle&quot;:&quot;&quot;},{&quot;family&quot;:&quot;Mohamad&quot;,&quot;given&quot;:&quot;Osama&quot;,&quot;parse-names&quot;:false,&quot;dropping-particle&quot;:&quot;&quot;,&quot;non-dropping-particle&quot;:&quot;&quot;},{&quot;family&quot;:&quot;Mohamadi&quot;,&quot;given&quot;:&quot;Efat&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beigi&quot;,&quot;given&quot;:&quot;Abolfazl&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Ammas Siraj&quot;,&quot;parse-names&quot;:false,&quot;dropping-particle&quot;:&quot;&quot;,&quot;non-dropping-particle&quot;:&quot;&quot;},{&quot;family&quot;:&quot;Mohammed&quot;,&quot;given&quot;:&quot;Hussen&quot;,&quot;parse-names&quot;:false,&quot;dropping-particle&quot;:&quot;&quot;,&quot;non-dropping-particle&quot;:&quot;&quot;},{&quot;family&quot;:&quot;Mohammed&quot;,&quot;given&quot;:&quot;Jemal Abdu&quot;,&quot;parse-names&quot;:false,&quot;dropping-particle&quot;:&quot;&quot;,&quot;non-dropping-particle&quot;:&quot;&quot;},{&quot;family&quot;:&quot;Mohammed&quot;,&quot;given&quot;:&quot;Shafiu&quot;,&quot;parse-names&quot;:false,&quot;dropping-particle&quot;:&quot;&quot;,&quot;non-dropping-particle&quot;:&quot;&quot;},{&quot;family&quot;:&quot;Mohebi&quot;,&quot;given&quot;:&quot;Farnam&quot;,&quot;parse-names&quot;:false,&quot;dropping-particle&quot;:&quot;&quot;,&quot;non-dropping-particle&quot;:&quot;&quot;},{&quot;family&quot;:&quot;Mohseni Bandpei&quot;,&quot;given&quot;:&quot;Mohammad A.&quot;,&quot;parse-names&quot;:false,&quot;dropping-particle&quot;:&quot;&quot;,&quot;non-dropping-particle&quot;:&quot;&quot;},{&quot;family&quot;:&quot;Mokari&quot;,&quot;given&quot;:&quot;Amin&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men&quot;,&quot;given&quot;:&quot;Natalie C.&quot;,&quot;parse-names&quot;:false,&quot;dropping-particle&quot;:&quot;&quot;,&quot;non-dropping-particle&quot;:&quot;&quot;},{&quot;family&quot;:&quot;Monasta&quot;,&quot;given&quot;:&quot;Lorenzo&quot;,&quot;parse-names&quot;:false,&quot;dropping-particle&quot;:&quot;&quot;,&quot;non-dropping-particle&quot;:&quot;&quot;},{&quot;family&quot;:&quot;Mondello&quot;,&quot;given&quot;:&quot;Stefania&quot;,&quot;parse-names&quot;:false,&quot;dropping-particle&quot;:&quot;&quot;,&quot;non-dropping-particle&quot;:&quot;&quot;},{&quot;family&quot;:&quot;Mooney&quot;,&quot;given&quot;:&quot;Meghan D.&quot;,&quot;parse-names&quot;:false,&quot;dropping-particle&quot;:&quot;&quot;,&quot;non-dropping-particle&quot;:&quot;&quot;},{&quot;family&quot;:&quot;Moosazadeh&quot;,&quot;given&quot;:&quot;Mahmoo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Joo&quot;,&quot;given&quot;:&quot;Mohamma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les&quot;,&quot;given&quot;:&quot;Linda&quot;,&quot;parse-names&quot;:false,&quot;dropping-particle&quot;:&quot;&quot;,&quot;non-dropping-particle&quot;:&quot;&quot;},{&quot;family&quot;:&quot;Morawska&quot;,&quot;given&quot;:&quot;Lidia&quot;,&quot;parse-names&quot;:false,&quot;dropping-particle&quot;:&quot;&quot;,&quot;non-dropping-particle&quot;:&quot;&quot;},{&quot;family&quot;:&quot;Moreno Velásquez&quot;,&quot;given&quot;:&quot;Ilais&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apour&quot;,&quot;given&quot;:&quot;Abb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khopadhyay&quot;,&quot;given&quot;:&quot;Satinath&quot;,&quot;parse-names&quot;:false,&quot;dropping-particle&quot;:&quot;&quot;,&quot;non-dropping-particle&quot;:&quot;&quot;},{&quot;family&quot;:&quot;Mullany&quot;,&quot;given&quot;:&quot;Erin C.&quot;,&quot;parse-names&quot;:false,&quot;dropping-particle&quot;:&quot;&quot;,&quot;non-dropping-particle&quot;:&quot;&quot;},{&quot;family&quot;:&quot;Mumford&quot;,&quot;given&quot;:&quot;John Everett&quot;,&quot;parse-names&quot;:false,&quot;dropping-particle&quot;:&quot;&quot;,&quot;non-dropping-particle&quot;:&quot;&quot;},{&quot;family&quot;:&quot;Munro&quot;,&quot;given&quot;:&quot;Sandra B.&quot;,&quot;parse-names&quot;:false,&quot;dropping-particle&quot;:&quot;&quot;,&quot;non-dropping-particle&quot;:&quot;&quot;},{&quot;family&quot;:&quot;Muriithi&quot;,&quot;given&quot;:&quot;Moses K.&quot;,&quot;parse-names&quot;:false,&quot;dropping-particle&quot;:&quot;&quot;,&quot;non-dropping-particle&quot;:&quot;&quot;},{&quot;family&quot;:&quot;Musa&quot;,&quot;given&quot;:&quot;Kamarul Imran&quot;,&quot;parse-names&quot;:false,&quot;dropping-particle&quot;:&quot;&quot;,&quot;non-dropping-particle&quot;:&quot;&quot;},{&quot;family&quot;:&quot;Mustafa&quot;,&quot;given&quot;:&quot;Ghulam&quot;,&quot;parse-names&quot;:false,&quot;dropping-particle&quot;:&quot;&quot;,&quot;non-dropping-particle&quot;:&quot;&quot;},{&quot;family&quot;:&quot;Muthupandian&quot;,&quot;given&quot;:&quot;Saravanan&quot;,&quot;parse-names&quot;:false,&quot;dropping-particle&quot;:&quot;&quot;,&quot;non-dropping-particle&quot;:&quot;&quot;},{&quot;family&quot;:&quot;Nabavizadeh&quot;,&quot;given&quot;:&quot;Behnam&quot;,&quot;parse-names&quot;:false,&quot;dropping-particle&quot;:&quot;&quot;,&quot;non-dropping-particle&quot;:&quot;&quot;},{&quot;family&quot;:&quot;Nabhan&quot;,&quot;given&quot;:&quot;Ashraf F.&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avi&quot;,&quot;given&quot;:&quot;Mohsen&quot;,&quot;parse-names&quot;:false,&quot;dropping-particle&quot;:&quot;&quot;,&quot;non-dropping-particle&quot;:&quot;&quot;},{&quot;family&quot;:&quot;Naghshtabrizi&quot;,&quot;given&quot;:&quot;Behshad&quot;,&quot;parse-names&quot;:false,&quot;dropping-particle&quot;:&quot;&quot;,&quot;non-dropping-particle&quot;:&quot;&quot;},{&quot;family&quot;:&quot;Naik&quot;,&quot;given&quot;:&quot;Gurudatta&quot;,&quot;parse-names&quot;:false,&quot;dropping-particle&quot;:&quot;&quot;,&quot;non-dropping-particle&quot;:&quot;&quot;},{&quot;family&quot;:&quot;Naimzada&quot;,&quot;given&quot;:&quot;Mukhammad David&quot;,&quot;parse-names&quot;:false,&quot;dropping-particle&quot;:&quot;&quot;,&quot;non-dropping-particle&quot;:&quot;&quot;},{&quot;family&quot;:&quot;Nair&quot;,&quot;given&quot;:&quot;Sanjeev&quot;,&quot;parse-names&quot;:false,&quot;dropping-particle&quot;:&quot;&quot;,&quot;non-dropping-particle&quot;:&quot;&quot;},{&quot;family&quot;:&quot;Najafi&quot;,&quot;given&quot;:&quot;Farid&quot;,&quot;parse-names&quot;:false,&quot;dropping-particle&quot;:&quot;&quot;,&quot;non-dropping-particle&quot;:&quot;&quot;},{&quot;family&quot;:&quot;Naldi&quot;,&quot;given&quot;:&quot;Luigi&quot;,&quot;parse-names&quot;:false,&quot;dropping-particle&quot;:&quot;&quot;,&quot;non-dropping-particle&quot;:&quot;&quot;},{&quot;family&quot;:&quot;Nandakumar&quot;,&quot;given&quot;:&quot;Vishnu&quot;,&quot;parse-names&quot;:false,&quot;dropping-particle&quot;:&quot;&quot;,&quot;non-dropping-particle&quot;:&quot;&quot;},{&quot;family&quot;:&quot;Nandi&quot;,&quot;given&quot;:&quot;Anita K.&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serbakht&quot;,&quot;given&quot;:&quot;Morteza&quot;,&quot;parse-names&quot;:false,&quot;dropping-particle&quot;:&quot;&quot;,&quot;non-dropping-particle&quot;:&quot;&quot;},{&quot;family&quot;:&quot;Nayak&quot;,&quot;given&quot;:&quot;Vinod C.&quot;,&quot;parse-names&quot;:false,&quot;dropping-particle&quot;:&quot;&quot;,&quot;non-dropping-particle&quot;:&quot;&quot;},{&quot;family&quot;:&quot;Nazari&quot;,&quot;given&quot;:&quot;Javad&quot;,&quot;parse-names&quot;:false,&quot;dropping-particle&quot;:&quot;&quot;,&quot;non-dropping-particle&quot;:&quot;&quot;},{&quot;family&quot;:&quot;Ndejjo&quot;,&quot;given&quot;:&quot;Rawlance&quot;,&quot;parse-names&quot;:false,&quot;dropping-particle&quot;:&quot;&quot;,&quot;non-dropping-particle&quot;:&quot;&quot;},{&quot;family&quot;:&quot;Ndwandwe&quot;,&quot;given&quot;:&quot;Duduzile Edith&quot;,&quot;parse-names&quot;:false,&quot;dropping-particle&quot;:&quot;&quot;,&quot;non-dropping-particle&quot;:&quot;&quot;},{&quot;family&quot;:&quot;Negoi&quot;,&quot;given&quot;:&quot;Ionut&quot;,&quot;parse-names&quot;:false,&quot;dropping-particle&quot;:&quot;&quot;,&quot;non-dropping-particle&quot;:&quot;&quot;},{&quot;family&quot;:&quot;Negoi&quot;,&quot;given&quot;:&quot;Ruxandra Irina&quot;,&quot;parse-names&quot;:false,&quot;dropping-particle&quot;:&quot;&quot;,&quot;non-dropping-particle&quot;:&quot;&quot;},{&quot;family&quot;:&quot;Netsere&quot;,&quot;given&quot;:&quot;Henok Biresaw&quot;,&quot;parse-names&quot;:false,&quot;dropping-particle&quot;:&quot;&quot;,&quot;non-dropping-particle&quot;:&quot;&quot;},{&quot;family&quot;:&quot;Neupane&quot;,&quot;given&quot;:&quot;Subas&quot;,&quot;parse-names&quot;:false,&quot;dropping-particle&quot;:&quot;&quot;,&quot;non-dropping-particle&quot;:&quot;&quot;},{&quot;family&quot;:&quot;Ngari&quot;,&quot;given&quot;:&quot;Kiirithio N.&quot;,&quot;parse-names&quot;:false,&quot;dropping-particle&quot;:&quot;&quot;,&quot;non-dropping-particle&quot;:&quot;&quot;},{&quot;family&quot;:&quot;Nguefack-Tsague&quot;,&quot;given&quot;:&quot;Georges&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Diep Ngoc&quot;,&quot;parse-names&quot;:false,&quot;dropping-particle&quot;:&quot;&quot;,&quot;non-dropping-particle&quot;:&quot;&quot;},{&quot;family&quot;:&quot;Nguyen&quot;,&quot;given&quot;:&quot;Huong Lan Thi&quot;,&quot;parse-names&quot;:false,&quot;dropping-particle&quot;:&quot;&quot;,&quot;non-dropping-particle&quot;:&quot;&quot;},{&quot;family&quot;:&quot;Nguyen&quot;,&quot;given&quot;:&quot;Jason&quot;,&quot;parse-names&quot;:false,&quot;dropping-particle&quot;:&quot;&quot;,&quot;non-dropping-particle&quot;:&quot;&quot;},{&quot;family&quot;:&quot;Nguyen&quot;,&quot;given&quot;:&quot;Michele&quot;,&quot;parse-names&quot;:false,&quot;dropping-particle&quot;:&quot;&quot;,&quot;non-dropping-particle&quot;:&quot;&quot;},{&quot;family&quot;:&quot;Nguyen&quot;,&quot;given&quot;:&quot;Ming&quot;,&quot;parse-names&quot;:false,&quot;dropping-particle&quot;:&quot;&quot;,&quot;non-dropping-particle&quot;:&quot;&quot;},{&quot;family&quot;:&quot;Nguyen&quot;,&quot;given&quot;:&quot;Trang Huyen&quot;,&quot;parse-names&quot;:false,&quot;dropping-particle&quot;:&quot;&quot;,&quot;non-dropping-particle&quot;:&quot;&quot;},{&quot;family&quot;:&quot;Nichols&quot;,&quot;given&quot;:&quot;Emma&quot;,&quot;parse-names&quot;:false,&quot;dropping-particle&quot;:&quot;&quot;,&quot;non-dropping-particle&quot;:&quot;&quot;},{&quot;family&quot;:&quot;Nigatu&quot;,&quot;given&quot;:&quot;Dabere&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kpoor&quot;,&quot;given&quot;:&quot;Amin Reza&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heim&quot;,&quot;given&quot;:&quot;Ole F.&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uraei Motlagh&quot;,&quot;given&quot;:&quot;Soraya&quot;,&quot;parse-names&quot;:false,&quot;dropping-particle&quot;:&quot;&quot;,&quot;non-dropping-particle&quot;:&quot;&quot;},{&quot;family&quot;:&quot;Nowak&quot;,&quot;given&quot;:&quot;Christoph&quot;,&quot;parse-names&quot;:false,&quot;dropping-particle&quot;:&quot;&quot;,&quot;non-dropping-particle&quot;:&quot;&quot;},{&quot;family&quot;:&quot;Nsoesie&quot;,&quot;given&quot;:&quot;Elaine Okanyene&quot;,&quot;parse-names&quot;:false,&quot;dropping-particle&quot;:&quot;&quot;,&quot;non-dropping-particle&quot;:&quot;&quot;},{&quot;family&quot;:&quot;Nunez-Samudio&quot;,&quot;given&quot;:&quot;Virginia&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ghenetega&quot;,&quot;given&quot;:&quot;Onome Bright&quot;,&quot;parse-names&quot;:false,&quot;dropping-particle&quot;:&quot;&quot;,&quot;non-dropping-particle&quot;:&quot;&quot;},{&quot;family&quot;:&quot;Oh&quot;,&quot;given&quot;:&quot;In 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luwasanu&quot;,&quot;given&quot;:&quot;Mojisola Morenike&quot;,&quot;parse-names&quot;:false,&quot;dropping-particle&quot;:&quot;&quot;,&quot;non-dropping-particle&quot;:&quot;&quot;},{&quot;family&quot;:&quot;Omar Bali&quot;,&quot;given&quot;:&quot;Ahmed&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g&quot;,&quot;given&quot;:&quot;Sokking&quot;,&quot;parse-names&quot;:false,&quot;dropping-particle&quot;:&quot;&quot;,&quot;non-dropping-particle&quot;:&quot;&quot;},{&quot;family&quot;:&quot;Onwujekwe&quot;,&quot;given&quot;:&quot;Obinna E.&quot;,&quot;parse-names&quot;:false,&quot;dropping-particle&quot;:&quot;&quot;,&quot;non-dropping-particle&quot;:&quot;&quot;},{&quot;family&quot;:&quot;Oren&quot;,&quot;given&quot;:&quot;Eyal&quot;,&quot;parse-names&quot;:false,&quot;dropping-particle&quot;:&quot;&quot;,&quot;non-dropping-particle&quot;:&quot;&quot;},{&quot;family&quot;:&quot;Orji&quot;,&quot;given&quot;:&quot;Aislyn U.&quot;,&quot;parse-names&quot;:false,&quot;dropping-particle&quot;:&quot;&quot;,&quot;non-dropping-particle&quot;:&quot;&quot;},{&quot;family&quot;:&quot;Orpana&quot;,&quot;given&quot;:&quot;Heather M.&quot;,&quot;parse-names&quot;:false,&quot;dropping-particle&quot;:&quot;&quot;,&quot;non-dropping-particle&quot;:&quot;&quot;},{&quot;family&quot;:&quot;Ortega-Altamirano&quot;,&quot;given&quot;:&quot;Doris&quot;,&quot;parse-names&quot;:false,&quot;dropping-particle&quot;:&quot;V.&quot;,&quot;non-dropping-particle&quot;:&quot;&quot;},{&quot;family&quot;:&quot;Ortiz&quot;,&quot;given&quot;:&quot;Alberto&quot;,&quot;parse-names&quot;:false,&quot;dropping-particle&quot;:&quot;&quot;,&quot;non-dropping-particle&quot;:&quot;&quot;},{&quot;family&quot;:&quot;Osarenotor&quot;,&quot;given&quot;:&quot;Osayomwanbo&quot;,&quot;parse-names&quot;:false,&quot;dropping-particle&quot;:&quot;&quot;,&quot;non-dropping-particle&quot;:&quot;&quot;},{&quot;family&quot;:&quot;Osei&quot;,&quot;given&quot;:&quot;Frank B.&quot;,&quot;parse-names&quot;:false,&quot;dropping-particle&quot;:&quot;&quot;,&quot;non-dropping-particle&quot;:&quot;&quot;},{&quot;family&quot;:&quot;Ostojic&quot;,&quot;given&quot;:&quot;Sergej M.&quot;,&quot;parse-names&quot;:false,&quot;dropping-particle&quot;:&quot;&quot;,&quot;non-dropping-particle&quot;:&quot;&quot;},{&quot;family&quot;:&quot;Ostroff&quot;,&quot;given&quot;:&quot;Samuel M.&quot;,&quot;parse-names&quot;:false,&quot;dropping-particle&quot;:&quot;&quot;,&quot;non-dropping-particle&quot;:&quot;&quot;},{&quot;family&quot;:&quot;Otoiu&quot;,&quot;given&quot;:&quot;Adrian&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Mahesh&quot;,&quot;given&quot;:&quot;P. A.&quot;,&quot;parse-names&quot;:false,&quot;dropping-particle&quot;:&quot;&quot;,&quot;non-dropping-particle&quot;:&quot;&quot;},{&quot;family&quot;:&quot;Padubidri&quot;,&quot;given&quot;:&quot;Jagadish Rao&quot;,&quot;parse-names&quot;:false,&quot;dropping-particle&quot;:&quot;&quot;,&quot;non-dropping-particle&quot;:&quot;&quot;},{&quot;family&quot;:&quot;Pakhale&quot;,&quot;given&quot;:&quot;Smita&quot;,&quot;parse-names&quot;:false,&quot;dropping-particle&quot;:&quot;&quot;,&quot;non-dropping-particle&quot;:&quot;&quot;},{&quot;family&quot;:&quot;Pakhare&quot;,&quot;given&quot;:&quot;Abhijit P.&quot;,&quot;parse-names&quot;:false,&quot;dropping-particle&quot;:&quot;&quot;,&quot;non-dropping-particle&quot;:&quot;&quot;},{&quot;family&quot;:&quot;Pakshir&quot;,&quot;given&quot;:&quot;Keyvan&quot;,&quot;parse-names&quot;:false,&quot;dropping-particle&quot;:&quot;&quot;,&quot;non-dropping-particle&quot;:&quot;&quot;},{&quot;family&quot;:&quot;Palladino&quot;,&quot;given&quot;:&quot;Raffaele&quot;,&quot;parse-names&quot;:false,&quot;dropping-particle&quot;:&quot;&quot;,&quot;non-dropping-particle&quot;:&quot;&quot;},{&quot;family&quot;:&quot;Pana&quot;,&quot;given&quot;:&quot;Adrian&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ngaribuan&quot;,&quot;given&quot;:&quot;Helena Ullyartha&quot;,&quot;parse-names&quot;:false,&quot;dropping-particle&quot;:&quot;&quot;,&quot;non-dropping-particle&quot;:&quot;&quot;},{&quot;family&quot;:&quot;Park&quot;,&quot;given&quot;:&quot;Eun Kee&quot;,&quot;parse-names&quot;:false,&quot;dropping-particle&quot;:&quot;&quot;,&quot;non-dropping-particle&quot;:&quot;&quot;},{&quot;family&quot;:&quot;Park&quot;,&quot;given&quot;:&quot;James&quot;,&quot;parse-names&quot;:false,&quot;dropping-particle&quot;:&quot;&quot;,&quot;non-dropping-particle&quot;:&quot;&quot;},{&quot;family&quot;:&quot;Parmar&quot;,&quot;given&quot;:&quot;Priya G.Kumari&quot;,&quot;parse-names&quot;:false,&quot;dropping-particle&quot;:&quot;&quot;,&quot;non-dropping-particle&quot;:&quot;&quot;},{&quot;family&quot;:&quot;Parry&quot;,&quot;given&quot;:&quot;Charles D.H.&quot;,&quot;parse-names&quot;:false,&quot;dropping-particle&quot;:&quot;&quot;,&quot;non-dropping-particle&quot;:&quot;&quot;},{&quot;family&quot;:&quot;Pasovic&quot;,&quot;given&quot;:&quot;Maja&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Jenil R.&quot;,&quot;parse-names&quot;:false,&quot;dropping-particle&quot;:&quot;&quot;,&quot;non-dropping-particle&quot;:&quot;&quot;},{&quot;family&quot;:&quot;Patel&quot;,&quot;given&quot;:&quot;Sangram Kishor&quot;,&quot;parse-names&quot;:false,&quot;dropping-particle&quot;:&quot;&quot;,&quot;non-dropping-particle&quot;:&quot;&quot;},{&quot;family&quot;:&quot;Paternina-Caicedo&quot;,&quot;given&quot;:&quot;Angel J.&quot;,&quot;parse-names&quot;:false,&quot;dropping-particle&quot;:&quot;&quot;,&quot;non-dropping-particle&quot;:&quot;&quot;},{&quot;family&quot;:&quot;Pathak&quot;,&quot;given&quot;:&quot;Ashish&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udel&quot;,&quot;given&quot;:&quot;Deepak&quot;,&quot;parse-names&quot;:false,&quot;dropping-particle&quot;:&quot;&quot;,&quot;non-dropping-particle&quot;:&quot;&quot;},{&quot;family&quot;:&quot;Paudel&quot;,&quot;given&quot;:&quot;Sagun&quot;,&quot;parse-names&quot;:false,&quot;dropping-particle&quot;:&quot;&quot;,&quot;non-dropping-particle&quot;:&quot;&quot;},{&quot;family&quot;:&quot;Paulson&quot;,&quot;given&quot;:&quot;Katherine R.&quot;,&quot;parse-names&quot;:false,&quot;dropping-particle&quot;:&quot;&quot;,&quot;non-dropping-particle&quot;:&quot;&quot;},{&quot;family&quot;:&quot;Pazoki Toroudi&quot;,&quot;given&quot;:&quot;Hamidreza&quot;,&quot;parse-names&quot;:false,&quot;dropping-particle&quot;:&quot;&quot;,&quot;non-dropping-particle&quot;:&quot;&quot;},{&quot;family&quot;:&quot;Pease&quot;,&quot;given&quot;:&quot;Spencer 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Alexandre&quot;,&quot;parse-names&quot;:false,&quot;dropping-particle&quot;:&quot;&quot;,&quot;non-dropping-particle&quot;:&quot;&quot;},{&quot;family&quot;:&quot;Pereira&quot;,&quot;given&quot;:&quot;David M.&quot;,&quot;parse-names&quot;:false,&quot;dropping-particle&quot;:&quot;&quot;,&quot;non-dropping-particle&quot;:&quot;&quot;},{&quot;family&quot;:&quot;Pereira&quot;,&quot;given&quot;:&quot;Jeevan&quot;,&quot;parse-names&quot;:false,&quot;dropping-particle&quot;:&quot;&quot;,&quot;non-dropping-particle&quot;:&quot;&quot;},{&quot;family&quot;:&quot;Perico&quot;,&quot;given&quot;:&quot;Norberto&quot;,&quot;parse-names&quot;:false,&quot;dropping-particle&quot;:&quot;&quot;,&quot;non-dropping-particle&quot;:&quot;&quot;},{&quot;family&quot;:&quot;Pescarini&quot;,&quot;given&quot;:&quot;Julia Moreira&quot;,&quot;parse-names&quot;:false,&quot;dropping-particle&quot;:&quot;&quot;,&quot;non-dropping-particle&quot;:&quot;&quot;},{&quot;family&quot;:&quot;Pesudovs&quot;,&quot;given&quot;:&quot;Konrad&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ccinelli&quot;,&quot;given&quot;:&quot;Cristiano&quot;,&quot;parse-names&quot;:false,&quot;dropping-particle&quot;:&quot;&quot;,&quot;non-dropping-particle&quot;:&quot;&quot;},{&quot;family&quot;:&quot;Pierce&quot;,&quot;given&quot;:&quot;Maxwell&quot;,&quot;parse-names&quot;:false,&quot;dropping-particle&quot;:&quot;&quot;,&quot;non-dropping-particle&quot;:&quot;&quot;},{&quot;family&quot;:&quot;Pigott&quot;,&quot;given&quot;:&quot;David M.&quot;,&quot;parse-names&quot;:false,&quot;dropping-particle&quot;:&quot;&quot;,&quot;non-dropping-particle&quot;:&quot;&quot;},{&quot;family&quot;:&quot;Pilgrim&quot;,&quot;given&quot;:&quot;Thomas&quot;,&quot;parse-names&quot;:false,&quot;dropping-particle&quot;:&quot;&quot;,&quot;non-dropping-particle&quot;:&quot;&quot;},{&quot;family&quot;:&quot;Pilz&quot;,&quot;given&quot;:&quot;Tessa M.&quot;,&quot;parse-names&quot;:false,&quot;dropping-particle&quot;:&quot;&quot;,&quot;non-dropping-particle&quot;:&quot;&quot;},{&quot;family&quot;:&quot;Pinheiro&quot;,&quot;given&quot;:&quot;Marina&quot;,&quot;parse-names&quot;:false,&quot;dropping-particle&quot;:&quot;&quot;,&quot;non-dropping-particle&quot;:&quot;&quot;},{&quot;family&quot;:&quot;Piradov&quot;,&quot;given&quot;:&quot;Michael A.&quot;,&quot;parse-names&quot;:false,&quot;dropping-particle&quot;:&quot;&quot;,&quot;non-dropping-particle&quot;:&quot;&quot;},{&quot;family&quot;:&quot;Pirsaheb&quot;,&quot;given&quot;:&quot;Meghdad&quot;,&quot;parse-names&quot;:false,&quot;dropping-particle&quot;:&quot;&quot;,&quot;non-dropping-particle&quot;:&quot;&quot;},{&quot;family&quot;:&quot;Pishgar&quot;,&quot;given&quot;:&quot;Farhad&quot;,&quot;parse-names&quot;:false,&quot;dropping-particle&quot;:&quot;&quot;,&quot;non-dropping-particle&quot;:&quot;&quot;},{&quot;family&quot;:&quot;Plana-Ripoll&quot;,&quot;given&quot;:&quot;Oleguer&quot;,&quot;parse-names&quot;:false,&quot;dropping-particle&quot;:&quot;&quot;,&quot;non-dropping-particle&quot;:&quot;&quot;},{&quot;family&quot;:&quot;Plass&quot;,&quot;given&quot;:&quot;Dietrich&quot;,&quot;parse-names&quot;:false,&quot;dropping-particle&quot;:&quot;&quot;,&quot;non-dropping-particle&quot;:&quot;&quot;},{&quot;family&quot;:&quot;Pletcher&quot;,&quot;given&quot;:&quot;Martin&quot;,&quot;parse-names&quot;:false,&quot;dropping-particle&quot;:&quot;&quot;,&quot;non-dropping-particle&quot;:&quot;&quot;},{&quot;family&quot;:&quot;Pokhrel&quot;,&quot;given&quot;:&quot;Khem Narayan&quot;,&quot;parse-names&quot;:false,&quot;dropping-particle&quot;:&quot;&quot;,&quot;non-dropping-particle&quot;:&quot;&quot;},{&quot;family&quot;:&quot;Polibin&quot;,&quot;given&quot;:&quot;Roman&quot;,&quot;parse-names&quot;:false,&quot;dropping-particle&quot;:&quot;V.&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nd&quot;,&quot;given&quot;:&quot;Constance Dimity&quot;,&quot;parse-names&quot;:false,&quot;dropping-particle&quot;:&quot;&quot;,&quot;non-dropping-particle&quot;:&quot;&quot;},{&quot;family&quot;:&quot;Postma&quot;,&quot;given&quot;:&quot;Maarten J.&quot;,&quot;parse-names&quot;:false,&quot;dropping-particle&quot;:&quot;&quot;,&quot;non-dropping-particle&quot;:&quot;&quot;},{&quot;family&quot;:&quot;Pottoo&quot;,&quot;given&quot;:&quot;Faheem Hyder&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urmirza Kalhori&quot;,&quot;given&quot;:&quot;Reza&quot;,&quot;parse-names&quot;:false,&quot;dropping-particle&quot;:&quot;&quot;,&quot;non-dropping-particle&quot;:&quot;&quot;},{&quot;family&quot;:&quot;Pourshams&quot;,&quot;given&quot;:&quot;Akram&quot;,&quot;parse-names&quot;:false,&quot;dropping-particle&quot;:&quot;&quot;,&quot;non-dropping-particle&quot;:&quot;&quot;},{&quot;family&quot;:&quot;Poznañ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Sanjay&quot;,&quot;parse-names&quot;:false,&quot;dropping-particle&quot;:&quot;&quot;,&quot;non-dropping-particle&quot;:&quot;&quot;},{&quot;family&quot;:&quot;Prakash&quot;,&quot;given&quot;:&quot;V.&quot;,&quot;parse-names&quot;:false,&quot;dropping-particle&quot;:&quot;&quot;,&quot;non-dropping-particle&quot;:&quot;&quot;},{&quot;family&quot;:&quot;Prasad&quot;,&quot;given&quot;:&quot;Narayan&quot;,&quot;parse-names&quot;:false,&quot;dropping-particle&quot;:&quot;&quot;,&quot;non-dropping-particle&quot;:&quot;&quot;},{&quot;family&quot;:&quot;Preotescu&quot;,&quot;given&quot;:&quot;Liliana&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fiei&quot;,&quot;given&quot;:&quot;Alireza&quot;,&quot;parse-names&quot;:false,&quot;dropping-particle&quot;:&quot;&quot;,&quot;non-dropping-particle&quot;:&quot;&quot;},{&quot;family&quot;:&quot;Raggi&quot;,&quot;given&quot;:&quot;Alberto&quot;,&quot;parse-names&quot;:false,&quot;dropping-particle&quot;:&quot;&quot;,&quot;non-dropping-particle&quot;:&quot;&quot;},{&quot;family&quot;:&quot;Rahim&quot;,&quot;given&quot;:&quot;Fakher&quot;,&quot;parse-names&quot;:false,&quot;dropping-particle&quot;:&quot;&quot;,&quot;non-dropping-particle&quot;:&quot;&quot;},{&quot;family&quot;:&quot;Rahimi-Movaghar&quot;,&quot;given&quot;:&quot;Afarin&quot;,&quot;parse-names&quot;:false,&quot;dropping-particle&quot;:&quot;&quot;,&quot;non-dropping-particle&quot;:&quot;&quot;},{&quot;family&quot;:&quot;Rahman&quot;,&quot;given&quot;:&quot;Mohammad Hifz Ur&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kovac&quot;,&quot;given&quot;:&quot;Ivo&quot;,&quot;parse-names&quot;:false,&quot;dropping-particle&quot;:&quot;&quot;,&quot;non-dropping-particle&quot;:&quot;&quot;},{&quot;family&quot;:&quot;Ram&quot;,&quot;given&quot;:&quot;Pradhum&quot;,&quot;parse-names&quot;:false,&quot;dropping-particle&quot;:&quot;&quot;,&quot;non-dropping-particle&quot;:&quot;&quot;},{&quot;family&quot;:&quot;Ramezanzadeh&quot;,&quot;given&quot;:&quot;Kiana&quot;,&quot;parse-names&quot;:false,&quot;dropping-particle&quot;:&quot;&quot;,&quot;non-dropping-particle&quot;:&quot;&quot;},{&quot;family&quot;:&quot;Rana&quot;,&quot;given&quot;:&quot;Saleem Muhammad&quot;,&quot;parse-names&quot;:false,&quot;dropping-particle&quot;:&quot;&quot;,&quot;non-dropping-particle&quot;:&quot;&quot;},{&quot;family&quot;:&quot;Ranabhat&quot;,&quot;given&quot;:&quot;Chhabi Lal&quot;,&quot;parse-names&quot;:false,&quot;dropping-particle&quot;:&quot;&quot;,&quot;non-dropping-particle&quot;:&quot;&quot;},{&quot;family&quot;:&quot;Ranta&quot;,&quot;given&quot;:&quot;Annemarei&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ella&quot;,&quot;given&quot;:&quot;Davide&quot;,&quot;parse-names&quot;:false,&quot;dropping-particle&quot;:&quot;&quot;,&quot;non-dropping-particle&quot;:&quot;&quot;},{&quot;family&quot;:&quot;Rashedi&quot;,&quot;given&quot;:&quot;Vahid&quot;,&quot;parse-names&quot;:false,&quot;dropping-particle&quot;:&quot;&quot;,&quot;non-dropping-particle&quot;:&quot;&quot;},{&quot;family&quot;:&quot;Rastogi&quot;,&quot;given&quot;:&quot;Prateek&quot;,&quot;parse-names&quot;:false,&quot;dropping-particle&quot;:&quot;&quot;,&quot;non-dropping-particle&quot;:&quot;&quot;},{&quot;family&quot;:&quot;Rath&quot;,&quot;given&quot;:&quot;Goura Kishor&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wassizadeh&quot;,&quot;given&quot;:&quot;Reza&quot;,&quot;parse-names&quot;:false,&quot;dropping-particle&quot;:&quot;&quot;,&quot;non-dropping-particle&quot;:&quot;&quot;},{&quot;family&quot;:&quot;Rawat&quot;,&quot;given&quot;:&quot;Ramu&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gassa&quot;,&quot;given&quot;:&quot;Lemma Demissie&quot;,&quot;parse-names&quot;:false,&quot;dropping-particle&quot;:&quot;&quot;,&quot;non-dropping-particle&quot;:&quot;&quot;},{&quot;family&quot;:&quot;Reiner&quot;,&quot;given&quot;:&quot;Robert C.&quot;,&quot;parse-names&quot;:false,&quot;dropping-particle&quot;:&quot;&quot;,&quot;non-dropping-particle&quot;:&quot;&quot;},{&quot;family&quot;:&quot;Reinig&quot;,&quot;given&quot;:&quot;Nickolas&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egar&quot;,&quot;parse-names&quot;:false,&quot;dropping-particle&quot;:&quot;&quot;,&quot;non-dropping-particle&quot;:&quot;&quot;},{&quot;family&quot;:&quot;Rezaei&quot;,&quot;given&quot;:&quot;Nima&quot;,&quot;parse-names&quot;:false,&quot;dropping-particle&quot;:&quot;&quot;,&quot;non-dropping-particle&quot;:&quot;&quot;},{&quot;family&quot;:&quot;Rezai&quot;,&quot;given&quot;:&quot;Mohammad Sadegh&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 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Antonio Luiz P.&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ivera&quot;,&quot;given&quot;:&quot;Juan A.&quot;,&quot;parse-names&quot;:false,&quot;dropping-particle&quot;:&quot;&quot;,&quot;non-dropping-particle&quot;:&quot;&quot;},{&quot;family&quot;:&quot;Robalik&quot;,&quot;given&quot;:&quot;Toshana&quot;,&quot;parse-names&quot;:false,&quot;dropping-particle&quot;:&quot;&quot;,&quot;non-dropping-particle&quot;:&quot;&quot;},{&quot;family&quot;:&quot;Roberts&quot;,&quot;given&quot;:&quot;Nicholas L.S.&quot;,&quot;parse-names&quot;:false,&quot;dropping-particle&quot;:&quot;&quot;,&quot;non-dropping-particle&quot;:&quot;&quot;},{&quot;family&quot;:&quot;Roberts&quot;,&quot;given&quot;:&quot;Shaun&quot;,&quot;parse-names&quot;:false,&quot;dropping-particle&quot;:&quot;&quot;,&quot;non-dropping-particle&quot;:&quot;&quot;},{&quot;family&quot;:&quot;Robinson&quot;,&quot;given&quot;:&quot;Stephen R.&quot;,&quot;parse-names&quot;:false,&quot;dropping-particle&quot;:&quot;&quot;,&quot;non-dropping-particle&quot;:&quot;&quot;},{&quot;family&quot;:&quot;Rodríguez-Ramírez&quot;,&quot;given&quot;:&quot;Sonia&quot;,&quot;parse-names&quot;:false,&quot;dropping-particle&quot;:&quot;&quot;,&quot;non-dropping-particle&quot;:&quot;&quot;},{&quot;family&quot;:&quot;Roever&quot;,&quot;given&quot;:&quot;Leonardo&quot;,&quot;parse-names&quot;:false,&quot;dropping-particle&quot;:&quot;&quot;,&quot;non-dropping-particle&quot;:&quot;&quot;},{&quot;family&quot;:&quot;Rolfe&quot;,&quot;given&quot;:&quot;Sam&quot;,&quot;parse-names&quot;:false,&quot;dropping-particle&quot;:&quot;&quot;,&quot;non-dropping-particle&quot;:&quot;&quot;},{&quot;family&quot;:&quot;Romoli&quot;,&quot;given&quot;:&quot;Michele&quot;,&quot;parse-names&quot;:false,&quot;dropping-particle&quot;:&quot;&quot;,&quot;non-dropping-particle&quot;:&quot;&quot;},{&quot;family&quot;:&quot;Ronfani&quot;,&quot;given&quot;:&quot;Luca&quot;,&quot;parse-names&quot;:false,&quot;dropping-particle&quot;:&quot;&quot;,&quot;non-dropping-particle&quot;:&quot;&quot;},{&quot;family&quot;:&quot;Room&quot;,&quot;given&quot;:&quot;Robin&quot;,&quot;parse-names&quot;:false,&quot;dropping-particle&quot;:&quot;&quot;,&quot;non-dropping-particle&quot;:&quot;&quot;},{&quot;family&quot;:&quot;Roshandel&quot;,&quot;given&quot;:&quot;Gholamreza&quot;,&quot;parse-names&quot;:false,&quot;dropping-particle&quot;:&quot;&quot;,&quot;non-dropping-particle&quot;:&quot;&quot;},{&quot;family&quot;:&quot;Rostamian&quot;,&quot;given&quot;:&quot;Morteza&quot;,&quot;parse-names&quot;:false,&quot;dropping-particle&quot;:&quot;&quot;,&quot;non-dropping-particle&quot;:&quot;&quot;},{&quot;family&quot;:&quot;Roth&quot;,&quot;given&quot;:&quot;Gregory A.&quot;,&quot;parse-names&quot;:false,&quot;dropping-particle&quot;:&quot;&quot;,&quot;non-dropping-particle&quot;:&quot;&quot;},{&quot;family&quot;:&quot;Rothenbacher&quot;,&quot;given&quot;:&quot;Dietrich&quot;,&quot;parse-names&quot;:false,&quot;dropping-particle&quot;:&quot;&quot;,&quot;non-dropping-particle&quot;:&quot;&quot;},{&quot;family&quot;:&quot;Rubagotti&quot;,&quot;given&quot;:&quot;Enrico&quot;,&quot;parse-names&quot;:false,&quot;dropping-particle&quot;:&quot;&quot;,&quot;non-dropping-particle&quot;:&quot;&quot;},{&quot;family&quot;:&quot;Rumisha&quot;,&quot;given&quot;:&quot;Susan Fred&quot;,&quot;parse-names&quot;:false,&quot;dropping-particle&quot;:&quot;&quot;,&quot;non-dropping-particle&quot;:&quot;&quot;},{&quot;family&quot;:&quot;Rwegerera&quot;,&quot;given&quot;:&quot;Godfrey M.&quot;,&quot;parse-names&quot;:false,&quot;dropping-particle&quot;:&quot;&quot;,&quot;non-dropping-particle&quot;:&quot;&quot;},{&quot;family&quot;:&quot;Saadatagah&quot;,&quot;given&quot;:&quot;Seyedmohammad&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edi&quot;,&quot;given&quot;:&quot;Reza&quot;,&quot;parse-names&quot;:false,&quot;dropping-particle&quot;:&quot;&quot;,&quot;non-dropping-particle&quot;:&quot;&quot;},{&quot;family&quot;:&quot;Saeedi Moghaddam&quot;,&quot;given&quot;:&quot;Sahar&quot;,&quot;parse-names&quot;:false,&quot;dropping-particle&quot;:&quot;&quot;,&quot;non-dropping-particle&quot;:&quot;&quot;},{&quot;family&quot;:&quot;Saeidi&quot;,&quot;given&quot;:&quot;Shahram&quot;,&quot;parse-names&quot;:false,&quot;dropping-particle&quot;:&quot;&quot;,&quot;non-dropping-particle&quot;:&quot;&quot;},{&quot;family&quot;:&quot;Safari&quot;,&quot;given&quot;:&quot;Yahya&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hraian&quot;,&quot;given&quot;:&quot;Mohammad Ali&quot;,&quot;parse-names&quot;:false,&quot;dropping-particle&quot;:&quot;&quot;,&quot;non-dropping-particle&quot;:&quot;&quot;},{&quot;family&quot;:&quot;Sajadi&quot;,&quot;given&quot;:&quot;S. Mohammad&quot;,&quot;parse-names&quot;:false,&quot;dropping-particle&quot;:&quot;&quot;,&quot;non-dropping-particle&quot;:&quot;&quot;},{&quot;family&quot;:&quot;Salahshoor&quot;,&quot;given&quot;:&quot;Mohammad Reza&quot;,&quot;parse-names&quot;:false,&quot;dropping-particle&quot;:&quot;&quot;,&quot;non-dropping-particle&quot;:&quot;&quot;},{&quot;family&quot;:&quot;Salam&quot;,&quot;given&quot;:&quot;Nasir&quot;,&quot;parse-names&quot;:false,&quot;dropping-particle&quot;:&quot;&quot;,&quot;non-dropping-particle&quot;:&quot;&quot;},{&quot;family&quot;:&quot;Salama&quot;,&quot;given&quot;:&quot;Joseph S.&quot;,&quot;parse-names&quot;:false,&quot;dropping-particle&quot;:&quot;&quot;,&quot;non-dropping-particle&quot;:&quot;&quot;},{&quot;family&quot;:&quot;Salamati&quot;,&quot;given&quot;:&quot;Payman&quot;,&quot;parse-names&quot;:false,&quot;dropping-particle&quot;:&quot;&quot;,&quot;non-dropping-particle&quot;:&quot;&quot;},{&quot;family&quot;:&quot;Salehi Zahabi&quot;,&quot;given&quot;:&quot;Saleh&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quot;,&quot;parse-names&quot;:false,&quot;dropping-particle&quot;:&quot;&quot;,&quot;non-dropping-particle&quot;:&quot;&quot;},{&quot;family&quot;:&quot;Salimi&quot;,&quot;given&quot;:&quot;Yahya&quot;,&quot;parse-names&quot;:false,&quot;dropping-particle&quot;:&quot;&quot;,&quot;non-dropping-particle&quot;:&quot;&quot;},{&quot;family&quot;:&quot;Salimzadeh&quot;,&quot;given&quot;:&quot;Hamideh&quot;,&quot;parse-names&quot;:false,&quot;dropping-particle&quot;:&quot;&quot;,&quot;non-dropping-particle&quot;:&quot;&quot;},{&quot;family&quot;:&quot;Salman&quot;,&quot;given&quot;:&quot;Omar Mukhtar&quot;,&quot;parse-names&quot;:false,&quot;dropping-particle&quot;:&quot;&quot;,&quot;non-dropping-particle&quot;:&quot;&quot;},{&quot;family&quot;:&quot;Salomon&quot;,&quot;given&quot;:&quot;Joshua A.&quot;,&quot;parse-names&quot;:false,&quot;dropping-particle&quot;:&quot;&quot;,&quot;non-dropping-particle&quot;:&quot;&quot;},{&quot;family&quot;:&quot;Salz&quot;,&quot;given&quot;:&quot;Inbal&quot;,&quot;parse-names&quot;:false,&quot;dropping-particle&quot;:&quot;&quot;,&quot;non-dropping-particle&quot;:&quot;&quot;},{&quot;family&quot;:&quot;Samad&quot;,&quot;given&quot;:&quot;Zainab&quot;,&quot;parse-names&quot;:false,&quot;dropping-particle&quot;:&quot;&quot;,&quot;non-dropping-particle&quot;:&quot;&quot;},{&quot;family&quot;:&quot;Samadi Kafil&quot;,&quot;given&quot;:&quot;Hossein&quot;,&quot;parse-names&quot;:false,&quot;dropping-particle&quot;:&quot;&quot;,&quot;non-dropping-particle&quot;:&quot;&quot;},{&quot;family&quot;:&quot;Sambala&quot;,&quot;given&quot;:&quot;Evanson Zondani&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ánchez-Pimienta&quot;,&quot;given&quot;:&quot;Tania G.&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avic&quot;,&quot;given&quot;:&quot;Miloje&quot;,&quot;parse-names&quot;:false,&quot;dropping-particle&quot;:&quot;&quot;,&quot;non-dropping-particle&quot;:&quot;&quot;},{&quot;family&quot;:&quot;Sawyer&quot;,&quot;given&quot;:&quot;Susan M.&quot;,&quot;parse-names&quot;:false,&quot;dropping-particle&quot;:&quot;&quot;,&quot;non-dropping-particle&quot;:&quot;&quot;},{&quot;family&quot;:&quot;Saxena&quot;,&quot;given&quot;:&quot;Deepak&quot;,&quot;parse-names&quot;:false,&quot;dropping-particle&quot;:&quot;&quot;,&quot;non-dropping-particle&quot;:&quot;&quot;},{&quot;family&quot;:&quot;Saxena&quot;,&quot;given&quot;:&quot;Sonia&quot;,&quot;parse-names&quot;:false,&quot;dropping-particle&quot;:&quot;&quot;,&quot;non-dropping-particle&quot;:&quot;&quot;},{&quot;family&quot;:&quot;Saylan&quot;,&quot;given&quot;:&quot;Mete&quot;,&quot;parse-names&quot;:false,&quot;dropping-particle&quot;:&quot;&quot;,&quot;non-dropping-particle&quot;:&quot;&quot;},{&quot;family&quot;:&quot;Sbarra&quot;,&quot;given&quot;:&quot;Alyssa N.&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laich&quot;,&quot;given&quot;:&quot;Markus P.&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edat&quot;,&quot;given&quot;:&quot;Soraya&quot;,&quot;parse-names&quot;:false,&quot;dropping-particle&quot;:&quot;&quot;,&quot;non-dropping-particle&quot;:&quot;&quot;},{&quot;family&quot;:&quot;Sekerija&quot;,&quot;given&quot;:&quot;Mario&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erdar&quot;,&quot;given&quot;:&quot;Berrin&quot;,&quot;parse-names&quot;:false,&quot;dropping-particle&quot;:&quot;&quot;,&quot;non-dropping-particle&quot;:&quot;&quot;},{&quot;family&quot;:&quot;Serre&quot;,&quot;given&quot;:&quot;Marc L.&quot;,&quot;parse-names&quot;:false,&quot;dropping-particle&quot;:&quot;&quot;,&quot;non-dropping-particle&quot;:&quot;&quot;},{&quot;family&quot;:&quot;Serván-Mori&quot;,&quot;given&quot;:&quot;Edson&quot;,&quot;parse-names&quot;:false,&quot;dropping-particle&quot;:&quot;&quot;,&quot;non-dropping-particle&quot;:&quot;&quot;},{&quot;family&quot;:&quot;Sha&quot;,&quot;given&quot;:&quot;Feng&quot;,&quot;parse-names&quot;:false,&quot;dropping-particle&quot;:&quot;&quot;,&quot;non-dropping-particle&quot;:&quot;&quot;},{&quot;family&quot;:&quot;Shabani&quot;,&quot;given&quot;:&quot;Mahsima&quot;,&quot;parse-names&quot;:false,&quot;dropping-particle&quot;:&quot;&quot;,&quot;non-dropping-particle&quot;:&quot;&quot;},{&quot;family&quot;:&quot;Shackelford&quot;,&quot;given&quot;:&quot;Katya Anne&quot;,&quot;parse-names&quot;:false,&quot;dropping-particle&quot;:&quot;&quot;,&quot;non-dropping-particle&quot;:&quot;&quot;},{&quot;family&quot;:&quot;Shadid&quot;,&quot;given&quot;:&quot;Jamileh&quot;,&quot;parse-names&quot;:false,&quot;dropping-particle&quot;:&quot;&quot;,&quot;non-dropping-particle&quot;:&quot;&quot;},{&quot;family&quot;:&quot;Shafaat&quot;,&quot;given&quot;:&quot;Omid&quot;,&quot;parse-names&quot;:false,&quot;dropping-particle&quot;:&quot;&quot;,&quot;non-dropping-particle&quot;:&quot;&quot;},{&quot;family&quot;:&quot;Shahabi&quot;,&quot;given&quot;:&quot;Saeed&quot;,&quot;parse-names&quot;:false,&quot;dropping-particle&quot;:&quot;&quot;,&quot;non-dropping-particle&quot;:&quot;&quot;},{&quot;family&quot;:&quot;Shahbaz&quot;,&quot;given&quot;:&quot;Mohamma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quot;,&quot;given&quot;:&quot;Mohammad Bagher&quot;,&quot;parse-names&quot;:false,&quot;dropping-particle&quot;:&quot;&quot;,&quot;non-dropping-particle&quot;:&quot;&quot;},{&quot;family&quot;:&quot;Shamsizadeh&quot;,&quot;given&quot;:&quot;Morteza&quot;,&quot;parse-names&quot;:false,&quot;dropping-particle&quot;:&quot;&quot;,&quot;non-dropping-particle&quot;:&quot;&quot;},{&quot;family&quot;:&quot;Shannawaz&quot;,&quot;given&quot;:&quot;Mohammed&quot;,&quot;parse-names&quot;:false,&quot;dropping-particle&quot;:&quot;&quot;,&quot;non-dropping-particle&quot;:&quot;&quot;},{&quot;family&quot;:&quot;Sharafi&quot;,&quot;given&quot;:&quot;Kiomars&quot;,&quot;parse-names&quot;:false,&quot;dropping-particle&quot;:&quot;&quot;,&quot;non-dropping-particle&quot;:&quot;&quot;},{&quot;family&quot;:&quot;Sharafi&quot;,&quot;given&quot;:&quot;Zeinab&quot;,&quot;parse-names&quot;:false,&quot;dropping-particle&quot;:&quot;&quot;,&quot;non-dropping-particle&quot;:&quot;&quot;},{&quot;family&quot;:&quot;Sharara&quot;,&quot;given&quot;:&quot;Fablina&quot;,&quot;parse-names&quot;:false,&quot;dropping-particle&quot;:&quot;&quot;,&quot;non-dropping-particle&quot;:&quot;&quot;},{&quot;family&quot;:&quot;Sharifi&quot;,&quot;given&quot;:&quot;Hamid&quot;,&quot;parse-names&quot;:false,&quot;dropping-particle&quot;:&quot;&quot;,&quot;non-dropping-particle&quot;:&quot;&quot;},{&quot;family&quot;:&quot;Sharma&quot;,&quot;given&quot;:&quot;Rajesh&quot;,&quot;parse-names&quot;:false,&quot;dropping-particle&quot;:&quot;&quot;,&quot;non-dropping-particle&quot;:&quot;&quot;},{&quot;family&quot;:&quot;Shaw&quot;,&quot;given&quot;:&quot;David H.&quot;,&quot;parse-names&quot;:false,&quot;dropping-particle&quot;:&quot;&quot;,&quot;non-dropping-particle&quot;:&quot;&quot;},{&quot;family&quot;:&quot;Sheena&quot;,&quot;given&quot;:&quot;Brittney S.&quot;,&quot;parse-names&quot;:false,&quot;dropping-particle&quot;:&quot;&quot;,&quot;non-dropping-particle&quot;:&quot;&quot;},{&quot;family&quot;:&quot;Sheikh&quot;,&quot;given&quot;:&quot;Aziz&quot;,&quot;parse-names&quot;:false,&quot;dropping-particle&quot;:&quot;&quot;,&quot;non-dropping-particle&quot;:&quot;&quot;},{&quot;family&quot;:&quot;Sheikhtaheri&quot;,&quot;given&quot;:&quot;Abbas&quot;,&quot;parse-names&quot;:false,&quot;dropping-particle&quot;:&quot;&quot;,&quot;non-dropping-particle&quot;:&quot;&quot;},{&quot;family&quot;:&quot;Shetty&quot;,&quot;given&quot;:&quot;B. Suresh Kumar&quot;,&quot;parse-names&quot;:false,&quot;dropping-particle&quot;:&quot;&quot;,&quot;non-dropping-particle&quot;:&quot;&quot;},{&quot;family&quot;:&quot;Shetty&quot;,&quot;given&quot;:&quot;Ranjitha S.&quot;,&quot;parse-names&quot;:false,&quot;dropping-particle&quot;:&quot;&quot;,&quot;non-dropping-particle&quot;:&quot;&quot;},{&quot;family&quot;:&quot;Shibuya&quot;,&quot;given&quot;:&quot;Kenji&quot;,&quot;parse-names&quot;:false,&quot;dropping-particle&quot;:&quot;&quot;,&quot;non-dropping-particle&quot;:&quot;&quot;},{&quot;family&quot;:&quot;Shield&quot;,&quot;given&quot;:&quot;Kevin David&quot;,&quot;parse-names&quot;:false,&quot;dropping-particle&quot;:&quot;&quot;,&quot;non-dropping-particle&quot;:&quot;&quot;},{&quot;family&quot;:&quot;Shiferaw&quot;,&quot;given&quot;:&quot;Wondimeneh Shibabaw&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n&quot;,&quot;given&quot;:&quot;Min Jeong&quot;,&quot;parse-names&quot;:false,&quot;dropping-particle&quot;:&quot;&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ivakumar&quot;,&quot;given&quot;:&quot;K. M.&quot;,&quot;parse-names&quot;:false,&quot;dropping-particle&quot;:&quot;&quot;,&quot;non-dropping-particle&quot;:&quot;&quot;},{&quot;family&quot;:&quot;Shrime&quot;,&quot;given&quot;:&quot;Mark G.&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erpinski&quot;,&quot;given&quot;:&quot;Radoslaw&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Diego Augusto Santos&quot;,&quot;parse-names&quot;:false,&quot;dropping-particle&quot;:&quot;&quot;,&quot;non-dropping-particle&quot;:&quot;&quot;},{&quot;family&quot;:&quot;Silva&quot;,&quot;given&quot;:&quot;João Pedro&quot;,&quot;parse-names&quot;:false,&quot;dropping-particle&quot;:&quot;&quot;,&quot;non-dropping-particle&quot;:&quot;&quot;},{&quot;family&quot;:&quot;Simonetti&quot;,&quot;given&quot;:&quot;Biagi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Ambrish&quot;,&quot;parse-names&quot;:false,&quot;dropping-particle&quot;:&quot;&quot;,&quot;non-dropping-particle&quot;:&quot;&quot;},{&quot;family&quot;:&quot;Singh&quot;,&quot;given&quot;:&quot;Jasvinder A.&quot;,&quot;parse-names&quot;:false,&quot;dropping-particle&quot;:&quot;&quot;,&quot;non-dropping-particle&quot;:&quot;&quot;},{&quot;family&quot;:&quot;Singh&quot;,&quot;given&quot;:&quot;Pushpendra&quot;,&quot;parse-names&quot;:false,&quot;dropping-particle&quot;:&quot;&quot;,&quot;non-dropping-particle&quot;:&quot;&quot;},{&quot;family&quot;:&quot;Sinha&quot;,&quot;given&quot;:&quot;Dhirendra Narain&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liwa&quot;,&quot;given&quot;:&quot;Karen&quot;,&quot;parse-names&quot;:false,&quot;dropping-particle&quot;:&quot;&quot;,&quot;non-dropping-particle&quot;:&quot;&quot;},{&quot;family&quot;:&quot;Smith&quot;,&quot;given&quot;:&quot;Amanda&quot;,&quot;parse-names&quot;:false,&quot;dropping-particle&quot;:&quot;&quot;,&quot;non-dropping-particle&quot;:&quot;&quot;},{&quot;family&quot;:&quot;Smith&quot;,&quot;given&quot;:&quot;Emma U.R.&quot;,&quot;parse-names&quot;:false,&quot;dropping-particle&quot;:&quot;&quot;,&quot;non-dropping-particle&quot;:&quot;&quot;},{&quot;family&quot;:&quot;Sobngwi&quot;,&quot;given&quot;:&quot;Eugene&quot;,&quot;parse-names&quot;:false,&quot;dropping-particle&quot;:&quot;&quot;,&quot;non-dropping-particle&quot;:&quot;&quot;},{&quot;family&quot;:&quot;Soheili&quot;,&quot;given&quot;:&quot;Amin&quot;,&quot;parse-names&quot;:false,&quot;dropping-particle&quot;:&quot;&quot;,&quot;non-dropping-particle&quot;:&quot;&quot;},{&quot;family&quot;:&quot;Sokhan&quot;,&quot;given&quot;:&quot;Anton&quot;,&quot;parse-names&quot;:false,&quot;dropping-particle&quot;:&quot;&quot;,&quot;non-dropping-particle&quot;:&quot;&quot;},{&quot;family&quot;:&quot;Soltani&quot;,&quot;given&quot;:&quot;Shahin&quot;,&quot;parse-names&quot;:false,&quot;dropping-particle&quot;:&quot;&quot;,&quot;non-dropping-particle&quot;:&quot;&quot;},{&quot;family&quot;:&quot;Somefun&quot;,&quot;given&quot;:&quot;Oluwaseyi Dolapo&quot;,&quot;parse-names&quot;:false,&quot;dropping-particle&quot;:&quot;&quot;,&quot;non-dropping-particle&quot;:&quot;&quot;},{&quot;family&quot;:&quot;Soofi&quot;,&quot;given&quot;:&quot;Moslem&quot;,&quot;parse-names&quot;:false,&quot;dropping-particle&quot;:&quot;&quot;,&quot;non-dropping-particle&quot;:&quot;&quot;},{&quot;family&quot;:&quot;Sorensen&quot;,&quot;given&quot;:&quot;Reed J.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shnikov&quot;,&quot;given&quot;:&quot;Sergey&quot;,&quot;parse-names&quot;:false,&quot;dropping-particle&quot;:&quot;&quot;,&quot;non-dropping-particle&quot;:&quot;&quot;},{&quot;family&quot;:&quot;Soyiri&quot;,&quot;given&quot;:&quot;Ireneous N.&quot;,&quot;parse-names&quot;:false,&quot;dropping-particle&quot;:&quot;&quot;,&quot;non-dropping-particle&quot;:&quot;&quot;},{&quot;family&quot;:&quot;Spencer&quot;,&quot;given&quot;:&quot;Cory N.&quot;,&quot;parse-names&quot;:false,&quot;dropping-particle&quot;:&quot;&quot;,&quot;non-dropping-particle&quot;:&quot;&quot;},{&quot;family&quot;:&quot;Spotin&quot;,&quot;given&quot;:&quot;Adel&quot;,&quot;parse-names&quot;:false,&quot;dropping-particle&quot;:&quot;&quot;,&quot;non-dropping-particle&quot;:&quot;&quot;},{&quot;family&quot;:&quot;Spurlock&quot;,&quot;given&quot;:&quot;Emma Elizabeth&quot;,&quot;parse-names&quot;:false,&quot;dropping-particle&quot;:&quot;&quot;,&quot;non-dropping-particle&quot;:&quot;&quot;},{&quot;family&quot;:&quot;Sreeramareddy&quot;,&quot;given&quot;:&quot;Chandrashekhar T.&quot;,&quot;parse-names&quot;:false,&quot;dropping-particle&quot;:&quot;&quot;,&quot;non-dropping-particle&quot;:&quot;&quot;},{&quot;family&quot;:&quot;Srinivasan&quot;,&quot;given&quot;:&quot;Vinay&quot;,&quot;parse-names&quot;:false,&quot;dropping-particle&quot;:&quot;&quot;,&quot;non-dropping-particle&quot;:&quot;&quot;},{&quot;family&quot;:&quot;Sripada&quot;,&quot;given&quot;:&quot;Kam&quot;,&quot;parse-names&quot;:false,&quot;dropping-particle&quot;:&quot;&quot;,&quot;non-dropping-particle&quot;:&quot;&quot;},{&quot;family&quot;:&quot;Stanaway&quot;,&quot;given&quot;:&quot;Jeffrey D.&quot;,&quot;parse-names&quot;:false,&quot;dropping-particle&quot;:&quot;&quot;,&quot;non-dropping-particle&quot;:&quot;&quot;},{&quot;family&quot;:&quot;Stark&quot;,&quot;given&quot;:&quot;Benjamin A.&quot;,&quot;parse-names&quot;:false,&quot;dropping-particle&quot;:&quot;&quot;,&quot;non-dropping-particle&quot;:&quot;&quot;},{&quot;family&quot;:&quot;Steel&quot;,&quot;given&quot;:&quot;Nicholas&quot;,&quot;parse-names&quot;:false,&quot;dropping-particle&quot;:&quot;&quot;,&quot;non-dropping-particle&quot;:&quot;&quot;},{&quot;family&quot;:&quot;Stefan&quot;,&quot;given&quot;:&quot;Simona Catalina&quot;,&quot;parse-names&quot;:false,&quot;dropping-particle&quot;:&quot;&quot;,&quot;non-dropping-particle&quot;:&quot;&quot;},{&quot;family&quot;:&quot;Stein&quot;,&quot;given&quot;:&quot;Caroline&quot;,&quot;parse-names&quot;:false,&quot;dropping-particle&quot;:&quot;&quot;,&quot;non-dropping-particle&quot;:&quot;&quot;},{&quot;family&quot;:&quot;Stein&quot;,&quot;given&quot;:&quot;Dan J.&quot;,&quot;parse-names&quot;:false,&quot;dropping-particle&quot;:&quot;&quot;,&quot;non-dropping-particle&quot;:&quot;&quot;},{&quot;family&quot;:&quot;Steiner&quot;,&quot;given&quot;:&quot;Caitlyn&quot;,&quot;parse-names&quot;:false,&quot;dropping-particle&quot;:&quot;&quot;,&quot;non-dropping-particle&quot;:&quot;&quot;},{&quot;family&quot;:&quot;Steiner&quot;,&quot;given&quot;:&quot;Timothy J.&quot;,&quot;parse-names&quot;:false,&quot;dropping-particle&quot;:&quot;&quot;,&quot;non-dropping-particle&quot;:&quot;&quot;},{&quot;family&quot;:&quot;Steuben&quot;,&quot;given&quot;:&quot;Krista M.&quot;,&quot;parse-names&quot;:false,&quot;dropping-particle&quot;:&quot;&quot;,&quot;non-dropping-particle&quot;:&quot;&quot;},{&quot;family&quot;:&quot;Stockfelt&quot;,&quot;given&quot;:&quot;Leo&quot;,&quot;parse-names&quot;:false,&quot;dropping-particle&quot;:&quot;&quot;,&quot;non-dropping-particle&quot;:&quot;&quot;},{&quot;family&quot;:&quot;Stokes&quot;,&quot;given&quot;:&quot;Mark A.&quot;,&quot;parse-names&quot;:false,&quot;dropping-particle&quot;:&quot;&quot;,&quot;non-dropping-particle&quot;:&quot;&quot;},{&quot;family&quot;:&quot;Stovner&quot;,&quot;given&quot;:&quot;Lars Jacob&quot;,&quot;parse-names&quot;:false,&quot;dropping-particle&quot;:&quot;&quot;,&quot;non-dropping-particle&quot;:&quot;&quot;},{&quot;family&quot;:&quot;Straif&quot;,&quot;given&quot;:&quot;Kurt&quot;,&quot;parse-names&quot;:false,&quot;dropping-particle&quot;:&quot;&quot;,&quot;non-dropping-particle&quot;:&quot;&quot;},{&quot;family&quot;:&quot;Stranges&quot;,&quot;given&quot;:&quot;Saverio&quot;,&quot;parse-names&quot;:false,&quot;dropping-particle&quot;:&quot;&quot;,&quot;non-dropping-particle&quot;:&quot;&quot;},{&quot;family&quot;:&quot;Stubbs&quot;,&quot;given&quot;:&quot;Jacob L.&quot;,&quot;parse-names&quot;:false,&quot;dropping-particle&quot;:&quot;&quot;,&quot;non-dropping-particle&quot;:&quot;&quot;},{&quot;family&quot;:&quot;Suchdev&quot;,&quot;given&quot;:&quot;Parminder S.&quot;,&quot;parse-names&quot;:false,&quot;dropping-particle&quot;:&quot;&quot;,&quot;non-dropping-particle&quot;:&quot;&quot;},{&quot;family&quot;:&quot;Sudaryanto&quot;,&quot;given&quot;:&quot;Agus&quot;,&quot;parse-names&quot;:false,&quot;dropping-particle&quot;:&quot;&quot;,&quot;non-dropping-particle&quot;:&quot;&quot;},{&quot;family&quot;:&quot;Sufiyan&quot;,&quot;given&quot;:&quot;Mu'awiyyah Babale&quot;,&quot;parse-names&quot;:false,&quot;dropping-particle&quot;:&quot;&quot;,&quot;non-dropping-particle&quot;:&quot;&quot;},{&quot;family&quot;:&quot;Suleria&quot;,&quot;given&quot;:&quot;Hafiz Ansar Rasul&quot;,&quot;parse-names&quot;:false,&quot;dropping-particle&quot;:&quot;&quot;,&quot;non-dropping-particle&quot;:&quot;&quot;},{&quot;family&quot;:&quot;Suliankatchi Abdulkader&quot;,&quot;given&quot;:&quot;Rizwan&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wope&quot;,&quot;given&quot;:&quot;Carolyn B.&quot;,&quot;parse-names&quot;:false,&quot;dropping-particle&quot;:&quot;&quot;,&quot;non-dropping-particle&quot;:&quot;&quot;},{&quot;family&quot;:&quot;Sykes&quot;,&quot;given&quot;:&quot;Bryan L.&quot;,&quot;parse-names&quot;:false,&quot;dropping-particle&quot;:&quot;&quot;,&quot;non-dropping-particle&quot;:&quot;&quot;},{&quot;family&quot;:&quot;Sylte&quot;,&quot;given&quot;:&quot;Dillon O.&quot;,&quot;parse-names&quot;:false,&quot;dropping-particle&quot;:&quot;&quot;,&quot;non-dropping-particle&quot;:&quot;&quot;},{&quot;family&quot;:&quot;Szócska&quot;,&quot;given&quot;:&quot;Miklós&quot;,&quot;parse-names&quot;:false,&quot;dropping-particle&quot;:&quot;&quot;,&quot;non-dropping-particle&quot;:&quot;&quot;},{&quot;family&quot;:&quot;Szumowski&quot;,&quot;given&quot;:&quot;Lukasz&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buchi&quot;,&quot;given&quot;:&quot;Takahiro&quot;,&quot;parse-names&quot;:false,&quot;dropping-particle&quot;:&quot;&quot;,&quot;non-dropping-particle&quot;:&quot;&quot;},{&quot;family&quot;:&quot;Tadakamadla&quot;,&quot;given&quot;:&quot;Santosh Kumar&quot;,&quot;parse-names&quot;:false,&quot;dropping-particle&quot;:&quot;&quot;,&quot;non-dropping-particle&quot;:&quot;&quot;},{&quot;family&quot;:&quot;Taddele&quot;,&quot;given&quot;:&quot;Biruk Wogayehu&quot;,&quot;parse-names&quot;:false,&quot;dropping-particle&quot;:&quot;&quot;,&quot;non-dropping-particle&quot;:&quot;&quot;},{&quot;family&quot;:&quot;Tadesse&quot;,&quot;given&quot;:&quot;Degena Bahrey&quot;,&quot;parse-names&quot;:false,&quot;dropping-particle&quot;:&quot;&quot;,&quot;non-dropping-particle&quot;:&quot;&quot;},{&quot;family&quot;:&quot;Taherkhani&quot;,&quot;given&quot;:&quot;Amir&quot;,&quot;parse-names&quot;:false,&quot;dropping-particle&quot;:&quot;&quot;,&quot;non-dropping-particle&quot;:&quot;&quot;},{&quot;family&quot;:&quot;Tahir&quot;,&quot;given&quot;:&quot;Zarfishan&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kala&quot;,&quot;given&quot;:&quot;Jukka S.&quot;,&quot;parse-names&quot;:false,&quot;dropping-particle&quot;:&quot;&quot;,&quot;non-dropping-particle&quot;:&quot;&quot;},{&quot;family&quot;:&quot;Tamiru&quot;,&quot;given&quot;:&quot;Animut Tagele&quot;,&quot;parse-names&quot;:false,&quot;dropping-particle&quot;:&quot;&quot;,&quot;non-dropping-particle&quot;:&quot;&quot;},{&quot;family&quot;:&quot;Tang&quot;,&quot;given&quot;:&quot;Muming&quot;,&quot;parse-names&quot;:false,&quot;dropping-particle&quot;:&quot;&quot;,&quot;non-dropping-particle&quot;:&quot;&quot;},{&quot;family&quot;:&quot;Tanser&quot;,&quot;given&quot;:&quot;Frank C.&quot;,&quot;parse-names&quot;:false,&quot;dropping-particle&quot;:&quot;&quot;,&quot;non-dropping-particle&quot;:&quot;&quot;},{&quot;family&quot;:&quot;Tareque&quot;,&quot;given&quot;:&quot;Md Ismail&quot;,&quot;parse-names&quot;:false,&quot;dropping-particle&quot;:&quot;&quot;,&quot;non-dropping-particle&quot;:&quot;&quot;},{&quot;family&quot;:&quot;Tarigan&quot;,&quot;given&quot;:&quot;Ingan Ukur&quot;,&quot;parse-names&quot;:false,&quot;dropping-particle&quot;:&quot;&quot;,&quot;non-dropping-particle&quot;:&quot;&quot;},{&quot;family&quot;:&quot;Taveira&quot;,&quot;given&quot;:&quot;Nuno&quot;,&quot;parse-names&quot;:false,&quot;dropping-particle&quot;:&quot;&quot;,&quot;non-dropping-particle&quot;:&quot;&quot;},{&quot;family&quot;:&quot;Taylor&quot;,&quot;given&quot;:&quot;Heather Jean&quot;,&quot;parse-names&quot;:false,&quot;dropping-particle&quot;:&quot;&quot;,&quot;non-dropping-particle&quot;:&quot;&quot;},{&quot;family&quot;:&quot;Teagle&quot;,&quot;given&quot;:&quot;Whitney L.&quot;,&quot;parse-names&quot;:false,&quot;dropping-particle&quot;:&quot;&quot;,&quot;non-dropping-particle&quot;:&quot;&quot;},{&quot;family&quot;:&quot;Teame&quot;,&quot;given&quot;:&quot;Hirut&quot;,&quot;parse-names&quot;:false,&quot;dropping-particle&quot;:&quot;&quot;,&quot;non-dropping-particle&quot;:&quot;&quot;},{&quot;family&quot;:&quot;Tediosi&quot;,&quot;given&quot;:&quot;Fabrizio&quot;,&quot;parse-names&quot;:false,&quot;dropping-particle&quot;:&quot;&quot;,&quot;non-dropping-particle&quot;:&quot;&quot;},{&quot;family&quot;:&quot;Tefera&quot;,&quot;given&quot;:&quot;Yonas Getaye&quot;,&quot;parse-names&quot;:false,&quot;dropping-particle&quot;:&quot;&quot;,&quot;non-dropping-particle&quot;:&quot;&quot;},{&quot;family&quot;:&quot;Tehrani-Banihashemi&quot;,&quot;given&quot;:&quot;Arash&quot;,&quot;parse-names&quot;:false,&quot;dropping-particle&quot;:&quot;&quot;,&quot;non-dropping-particle&quot;:&quot;&quot;},{&quot;family&quot;:&quot;Teklehaimanot&quot;,&quot;given&quot;:&quot;Berhane Fseha&quot;,&quot;parse-names&quot;:false,&quot;dropping-particle&quot;:&quot;&quot;,&quot;non-dropping-particle&quot;:&quot;&quot;},{&quot;family&quot;:&quot;Tela&quot;,&quot;given&quot;:&quot;Freweini Gebrearegay&quot;,&quot;parse-names&quot;:false,&quot;dropping-particle&quot;:&quot;&quot;,&quot;non-dropping-particle&quot;:&quot;&quot;},{&quot;family&quot;:&quot;Temsah&quot;,&quot;given&quot;:&quot;Mohamad Hani&quot;,&quot;parse-names&quot;:false,&quot;dropping-particle&quot;:&quot;&quot;,&quot;non-dropping-particle&quot;:&quot;&quot;},{&quot;family&quot;:&quot;Terrason&quot;,&quot;given&quot;:&quot;Sonyah&quot;,&quot;parse-names&quot;:false,&quot;dropping-particle&quot;:&quot;&quot;,&quot;non-dropping-particle&quot;:&quot;&quot;},{&quot;family&quot;:&quot;Tesema&quot;,&quot;given&quot;:&quot;Getayeneh Antehunegn&quot;,&quot;parse-names&quot;:false,&quot;dropping-particle&quot;:&quot;&quot;,&quot;non-dropping-particle&quot;:&quot;&quot;},{&quot;family&quot;:&quot;Tessema&quot;,&quot;given&quot;:&quot;Zemenu Tadesse&quot;,&quot;parse-names&quot;:false,&quot;dropping-particle&quot;:&quot;&quot;,&quot;non-dropping-particle&quot;:&quot;&quot;},{&quot;family&quot;:&quot;Thakur&quot;,&quot;given&quot;:&quot;Bhaskar&quot;,&quot;parse-names&quot;:false,&quot;dropping-particle&quot;:&quot;&quot;,&quot;non-dropping-particle&quot;:&quot;&quot;},{&quot;family&quot;:&quot;Thankappan&quot;,&quot;given&quot;:&quot;Kavumpurathu Raman&quot;,&quot;parse-names&quot;:false,&quot;dropping-particle&quot;:&quot;&quot;,&quot;non-dropping-particle&quot;:&quot;&quot;},{&quot;family&quot;:&quot;Thapar&quot;,&quot;given&quot;:&quot;Rekha&quot;,&quot;parse-names&quot;:false,&quot;dropping-particle&quot;:&quot;&quot;,&quot;non-dropping-particle&quot;:&quot;&quot;},{&quot;family&quot;:&quot;Thomas&quot;,&quot;given&quot;:&quot;Nihal&quot;,&quot;parse-names&quot;:false,&quot;dropping-particle&quot;:&quot;&quot;,&quot;non-dropping-particle&quot;:&quot;&quot;},{&quot;family&quot;:&quot;Thomson&quot;,&quot;given&quot;:&quot;Azalea M.&quot;,&quot;parse-names&quot;:false,&quot;dropping-particle&quot;:&quot;&quot;,&quot;non-dropping-particle&quot;:&quot;&quot;},{&quot;family&quot;:&quot;Thrift&quot;,&quot;given&quot;:&quot;Amanda G.&quot;,&quot;parse-names&quot;:false,&quot;dropping-particle&quot;:&quot;&quot;,&quot;non-dropping-particle&quot;:&quot;&quot;},{&quot;family&quot;:&quot;Thurston&quot;,&quot;given&quot;:&quot;George D.&quot;,&quot;parse-names&quot;:false,&quot;dropping-particle&quot;:&quot;&quot;,&quot;non-dropping-particle&quot;:&quot;&quot;},{&quot;family&quot;:&quot;Titova&quot;,&quot;given&quot;:&quot;Mariya Vladimirovna&quot;,&quot;parse-names&quot;:false,&quot;dropping-particle&quot;:&quot;&quot;,&quot;non-dropping-particle&quot;:&quot;&quot;},{&quot;family&quot;:&quot;Tlou&quot;,&quot;given&quot;:&quot;Boikhutso&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pouzis&quot;,&quot;given&quot;:&quot;Fotis&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quot;,&quot;parse-names&quot;:false,&quot;dropping-particle&quot;:&quot;&quot;,&quot;non-dropping-particle&quot;:&quot;&quot;},{&quot;family&quot;:&quot;Traini&quot;,&quot;given&quot;:&quot;Eugeni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rias-Llimós&quot;,&quot;given&quot;:&quot;Sergi&quot;,&quot;parse-names&quot;:false,&quot;dropping-particle&quot;:&quot;&quot;,&quot;non-dropping-particle&quot;:&quot;&quot;},{&quot;family&quot;:&quot;Troeger&quot;,&quot;given&quot;:&quot;Christopher E.&quot;,&quot;parse-names&quot;:false,&quot;dropping-particle&quot;:&quot;&quot;,&quot;non-dropping-particle&quot;:&quot;&quot;},{&quot;family&quot;:&quot;Truelsen&quot;,&quot;given&quot;:&quot;Thomas Clement&quot;,&quot;parse-names&quot;:false,&quot;dropping-particle&quot;:&quot;&quot;,&quot;non-dropping-particle&quot;:&quot;&quot;},{&quot;family&quot;:&quot;Tsai&quot;,&quot;given&quot;:&quot;Alexander C.&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llah&quot;,&quot;given&quot;:&quot;Irfan&quot;,&quot;parse-names&quot;:false,&quot;dropping-particle&quot;:&quot;&quot;,&quot;non-dropping-particle&quot;:&quot;&quot;},{&quot;family&quot;:&quot;Ullah&quot;,&quot;given&quot;:&quot;Saif&quot;,&quot;parse-names&quot;:false,&quot;dropping-particle&quot;:&quot;&quot;,&quot;non-dropping-particle&quot;:&quot;&quot;},{&quot;family&quot;:&quot;Umeokonkwo&quot;,&quot;given&quot;:&quot;Chukwuma David&quot;,&quot;parse-names&quot;:false,&quot;dropping-particle&quot;:&quot;&quot;,&quot;non-dropping-particle&quot;:&quot;&quot;},{&quot;family&quot;:&quot;Undurraga&quot;,&quot;given&quot;:&quot;Eduardo A.&quot;,&quot;parse-names&quot;:false,&quot;dropping-particle&quot;:&quot;&quot;,&quot;non-dropping-particle&quot;:&quot;&quot;},{&quot;family&quot;:&quot;Unnikrishnan&quot;,&quot;given&quot;:&quot;Bhaskaran&quot;,&quot;parse-names&quot;:false,&quot;dropping-particle&quot;:&quot;&quot;,&quot;non-dropping-particle&quot;:&quot;&quot;},{&quot;family&quot;:&quot;Upadhyay&quot;,&quot;given&quot;:&quot;Era&quot;,&quot;parse-names&quot;:false,&quot;dropping-particle&quot;:&quot;&quot;,&quot;non-dropping-particle&quot;:&quot;&quot;},{&quot;family&quot;:&quot;Uthman&quot;,&quot;given&quot;:&quot;Olalekan A.&quot;,&quot;parse-names&quot;:false,&quot;dropping-particle&quot;:&quot;&quot;,&quot;non-dropping-particle&quot;:&quot;&quot;},{&quot;family&quot;:&quot;Vacante&quot;,&quot;given&quot;:&quot;Marco&quot;,&quot;parse-names&quot;:false,&quot;dropping-particle&quot;:&quot;&quot;,&quot;non-dropping-particle&quot;:&quot;&quot;},{&quot;family&quot;:&quot;Vaicekonyte&quot;,&quot;given&quot;:&quot;Regina&quot;,&quot;parse-names&quot;:false,&quot;dropping-particle&quot;:&quot;&quot;,&quot;non-dropping-particle&quot;:&quot;&quot;},{&quot;family&quot;:&quot;Vakilian&quot;,&quot;given&quot;:&quot;Alireza&quot;,&quot;parse-names&quot;:false,&quot;dropping-particle&quot;:&quot;&quot;,&quot;non-dropping-particle&quot;:&quot;&quot;},{&quot;family&quot;:&quot;Valdez&quot;,&quot;given&quot;:&quot;Pascual R.&quot;,&quot;parse-names&quot;:false,&quot;dropping-particle&quot;:&quot;&quot;,&quot;non-dropping-particle&quot;:&quot;&quot;},{&quot;family&quot;:&quot;Valli&quot;,&quot;given&quot;:&quot;Alessandro&quot;,&quot;parse-names&quot;:false,&quot;dropping-particle&quot;:&quot;&quot;,&quot;non-dropping-particle&quot;:&quot;&quot;},{&quot;family&quot;:&quot;Donkelaar&quot;,&quot;given&quot;:&quot;Aaron&quot;,&quot;parse-names&quot;:false,&quot;dropping-particle&quot;:&quot;&quot;,&quot;non-dropping-particle&quot;:&quot;van&quot;},{&quot;family&quot;:&quot;Vardavas&quot;,&quot;given&quot;:&quot;Constantine&quot;,&quot;parse-names&quot;:false,&quot;dropping-particle&quot;:&quot;&quot;,&quot;non-dropping-particle&quot;:&quot;&quot;},{&quot;family&quot;:&quot;Varughese&quot;,&quot;given&quot;:&quot;Santosh&quot;,&quot;parse-names&quot;:false,&quot;dropping-particle&quot;:&quot;&quot;,&quot;non-dropping-particle&quot;:&quot;&quot;},{&quot;family&quot;:&quot;Vasankari&quot;,&quot;given&quot;:&quot;Tommi Juhani&quot;,&quot;parse-names&quot;:false,&quot;dropping-particle&quot;:&quot;&quot;,&quot;non-dropping-particle&quot;:&quot;&quot;},{&quot;family&quot;:&quot;Vasconcelos&quot;,&quot;given&quot;:&quot;Ana Maria Nogales&quot;,&quot;parse-names&quot;:false,&quot;dropping-particle&quot;:&quot;&quot;,&quot;non-dropping-particle&quot;:&quot;&quot;},{&quot;family&quot;:&quot;Vasseghian&quot;,&quot;given&quot;:&quot;Yasser&quot;,&quot;parse-names&quot;:false,&quot;dropping-particle&quot;:&quot;&quot;,&quot;non-dropping-particle&quot;:&quot;&quot;},{&quot;family&quot;:&quot;Veisani&quot;,&quot;given&quot;:&quot;Yousef&quot;,&quot;parse-names&quot;:false,&quot;dropping-particle&quot;:&quot;&quot;,&quot;non-dropping-particle&quot;:&quot;&quot;},{&quot;family&quot;:&quot;Venketasubramanian&quot;,&quot;given&quot;:&quot;Narayanaswamy&quot;,&quot;parse-names&quot;:false,&quot;dropping-particle&quot;:&quot;&quot;,&quot;non-dropping-particle&quot;:&quot;&quot;},{&quot;family&quot;:&quot;Vidale&quot;,&quot;given&quot;:&quot;Simone&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ngpradith&quot;,&quot;given&quot;:&quot;Avina&quot;,&quot;parse-names&quot;:false,&quot;dropping-particle&quot;:&quot;&quot;,&quot;non-dropping-particle&quot;:&quot;&quot;},{&quot;family&quot;:&quot;Vos&quot;,&quot;given&quot;:&quot;Theo&quot;,&quot;parse-names&quot;:false,&quot;dropping-particle&quot;:&quot;&quot;,&quot;non-dropping-particle&quot;:&quot;&quot;},{&quot;family&quot;:&quot;Vu&quot;,&quot;given&quot;:&quot;Giang Thu&quot;,&quot;parse-names&quot;:false,&quot;dropping-particle&quot;:&quot;&quot;,&quot;non-dropping-particle&quot;:&quot;&quot;},{&quot;family&quot;:&quot;Vujcic&quot;,&quot;given&quot;:&quot;Isidora S.&quot;,&quot;parse-names&quot;:false,&quot;dropping-particle&quot;:&quot;&quot;,&quot;non-dropping-particle&quot;:&quot;&quot;},{&quot;family&quot;:&quot;Vukovic&quot;,&quot;given&quot;:&quot;Ana&quot;,&quot;parse-names&quot;:false,&quot;dropping-particle&quot;:&quot;&quot;,&quot;non-dropping-particle&quot;:&quot;&quot;},{&quot;family&quot;:&quot;Vukovic&quot;,&quot;given&quot;:&quot;Rade&quot;,&quot;parse-names&quot;:false,&quot;dropping-particle&quot;:&quot;&quot;,&quot;non-dropping-particle&quot;:&quot;&quot;},{&quot;family&quot;:&quot;Whawariat&quot;,&quot;given&quot;:&quot;Feleke Gebremeskel&quot;,&quot;parse-names&quot;:false,&quot;dropping-particle&quot;:&quot;&quot;,&quot;non-dropping-particle&quot;:&quot;&quot;},{&quot;family&quot;:&quot;Waheed&quot;,&quot;given&quot;:&quot;Yasir&quot;,&quot;parse-names&quot;:false,&quot;dropping-particle&quot;:&quot;&quot;,&quot;non-dropping-particle&quot;:&quot;&quot;},{&quot;family&quot;:&quot;Wallin&quot;,&quot;given&quot;:&quot;Mitchell Taylor&quot;,&quot;parse-names&quot;:false,&quot;dropping-particle&quot;:&quot;&quot;,&quot;non-dropping-particle&quot;:&quot;&quot;},{&quot;family&quot;:&quot;Walters&quot;,&quot;given&quot;:&quot;Magdalene K.&quot;,&quot;parse-names&quot;:false,&quot;dropping-particle&quot;:&quot;&quot;,&quot;non-dropping-particle&quot;:&quot;&quot;},{&quot;family&quot;:&quot;Wamai&quot;,&quot;given&quot;:&quot;Richard G.&quot;,&quot;parse-names&quot;:false,&quot;dropping-particle&quot;:&quot;&quot;,&quot;non-dropping-particle&quot;:&quot;&quot;},{&quot;family&quot;:&quot;Wang&quot;,&quot;given&quot;:&quot;Fang&quot;,&quot;parse-names&quot;:false,&quot;dropping-particle&quot;:&quot;&quot;,&quot;non-dropping-particle&quot;:&quot;&quot;},{&quot;family&quot;:&quot;Wang&quot;,&quot;given&quot;:&quot;Haidong&quot;,&quot;parse-names&quot;:false,&quot;dropping-particle&quot;:&quot;&quot;,&quot;non-dropping-particle&quot;:&quot;&quot;},{&quot;family&quot;:&quot;Wang&quot;,&quot;given&quot;:&quot;Hongbo&quot;,&quot;parse-names&quot;:false,&quot;dropping-particle&quot;:&quot;&quot;,&quot;non-dropping-particle&quot;:&quot;&quot;},{&quot;family&quot;:&quot;Wang&quot;,&quot;given&quot;:&quot;Jiayu&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anzhong&quot;,&quot;parse-names&quot;:false,&quot;dropping-particle&quot;:&quot;&quot;,&quot;non-dropping-particle&quot;:&quot;&quot;},{&quot;family&quot;:&quot;Wang&quot;,&quot;given&quot;:&quot;Yuan Pang&quot;,&quot;parse-names&quot;:false,&quot;dropping-particle&quot;:&quot;&quot;,&quot;non-dropping-particle&quot;:&quot;&quot;},{&quot;family&quot;:&quot;Ward&quot;,&quot;given&quot;:&quot;Joseph L.&quot;,&quot;parse-names&quot;:false,&quot;dropping-particle&quot;:&quot;&quot;,&quot;non-dropping-particle&quot;:&quot;&quot;},{&quot;family&quot;:&quot;Watson&quot;,&quot;given&quot;:&quot;Alexandrea&quot;,&quot;parse-names&quot;:false,&quot;dropping-particle&quot;:&quot;&quot;,&quot;non-dropping-particle&quot;:&quot;&quot;},{&quot;family&quot;:&quot;Watson&quot;,&quot;given&quot;:&quot;Stefanie&quot;,&quot;parse-names&quot;:false,&quot;dropping-particle&quot;:&quot;&quot;,&quot;non-dropping-particle&quot;:&quot;&quot;},{&quot;family&quot;:&quot;Wei&quot;,&quot;given&quot;:&quot;Jingkai&quot;,&quot;parse-names&quot;:false,&quot;dropping-particle&quot;:&quot;&quot;,&quot;non-dropping-particle&quot;:&quot;&quot;},{&quot;family&quot;:&quot;Wei&quot;,&quot;given&quot;:&quot;Melissa Y.We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Daniel J.&quot;,&quot;parse-names&quot;:false,&quot;dropping-particle&quot;:&quot;&quot;,&quot;non-dropping-particle&quot;:&quot;&quot;},{&quot;family&quot;:&quot;Weiss&quot;,&quot;given&quot;:&quot;Jordan&quot;,&quot;parse-names&quot;:false,&quot;dropping-particle&quot;:&quot;&quot;,&quot;non-dropping-particle&quot;:&quot;&quot;},{&quot;family&quot;:&quot;Welay&quot;,&quot;given&quot;:&quot;Fissaha Tekulu&quot;,&quot;parse-names&quot;:false,&quot;dropping-particle&quot;:&quot;&quot;,&quot;non-dropping-particle&quot;:&quot;&quot;},{&quot;family&quot;:&quot;Weldesamuel&quot;,&quot;given&quot;:&quot;Girmay Teklay&quot;,&quot;parse-names&quot;:false,&quot;dropping-particle&quot;:&quot;&quot;,&quot;non-dropping-particle&quot;:&quot;&quot;},{&quot;family&quot;:&quot;Werdecker&quot;,&quot;given&quot;:&quot;Andrea&quot;,&quot;parse-names&quot;:false,&quot;dropping-particle&quot;:&quot;&quot;,&quot;non-dropping-particle&quot;:&quot;&quot;},{&quot;family&quot;:&quot;West&quot;,&quot;given&quot;:&quot;J. Jaso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angkham&quot;,&quot;given&quot;:&quot;Taweewat&quot;,&quot;parse-names&quot;:false,&quot;dropping-particle&quot;:&quot;&quot;,&quot;non-dropping-particle&quot;:&quot;&quot;},{&quot;family&quot;:&quot;Wickramasinghe&quot;,&quot;given&quot;:&quot;Nuwan Darshana&quot;,&quot;parse-names&quot;:false,&quot;dropping-particle&quot;:&quot;&quot;,&quot;non-dropping-particle&quot;:&quot;&quot;},{&quot;family&quot;:&quot;Wiens&quot;,&quot;given&quot;:&quot;Kirsten E.&quot;,&quot;parse-names&quot;:false,&quot;dropping-particle&quot;:&quot;&quot;,&quot;non-dropping-particle&quot;:&quot;&quot;},{&quot;family&quot;:&quot;Wijeratne&quot;,&quot;given&quot;:&quot;Tissa&quot;,&quot;parse-names&quot;:false,&quot;dropping-particle&quot;:&quot;&quot;,&quot;non-dropping-particle&quot;:&quot;&quot;},{&quot;family&quot;:&quot;Wilner&quot;,&quot;given&quot;:&quot;Lauren B.&quot;,&quot;parse-names&quot;:false,&quot;dropping-particle&quot;:&quot;&quot;,&quot;non-dropping-particle&quot;:&quot;&quot;},{&quot;family&quot;:&quot;Wilson&quot;,&quot;given&quot;:&quot;Shadrach&quot;,&quot;parse-names&quot;:false,&quot;dropping-particle&quot;:&quot;&quot;,&quot;non-dropping-particle&quot;:&quot;&quot;},{&quot;family&quot;:&quot;Wiysonge&quot;,&quot;given&quot;:&quot;Charles Shey&quot;,&quot;parse-names&quot;:false,&quot;dropping-particle&quot;:&quot;&quot;,&quot;non-dropping-particle&quot;:&quot;&quot;},{&quot;family&quot;:&quot;Wojtyniak&quot;,&quot;given&quot;:&quot;Bogdan&quot;,&quot;parse-names&quot;:false,&quot;dropping-particle&quot;:&quot;&quot;,&quot;non-dropping-particle&quot;:&quot;&quot;},{&quot;family&quot;:&quot;Woldu&quot;,&quot;given&quot;:&quot;Gebremariam&quot;,&quot;parse-names&quot;:false,&quot;dropping-particle&quot;:&quot;&quot;,&quot;non-dropping-particle&quot;:&quot;&quot;},{&quot;family&quot;:&quot;Wolfe&quot;,&quot;given&quot;:&quot;Charles D.A.&quot;,&quot;parse-names&quot;:false,&quot;dropping-particle&quot;:&quot;&quot;,&quot;non-dropping-particle&quot;:&quot;&quot;},{&quot;family&quot;:&quot;Wondmeneh&quot;,&quot;given&quot;:&quot;Temesgen Gebeyehu&quot;,&quot;parse-names&quot;:false,&quot;dropping-particle&quot;:&quot;&quot;,&quot;non-dropping-particle&quot;:&quot;&quot;},{&quot;family&quot;:&quot;Wondmieneh&quot;,&quot;given&quot;:&quot;Adam Belay&quot;,&quot;parse-names&quot;:false,&quot;dropping-particle&quot;:&quot;&quot;,&quot;non-dropping-particle&quot;:&quot;&quot;},{&quot;family&quot;:&quot;Wool&quot;,&quot;given&quot;:&quot;Eve E.&quot;,&quot;parse-names&quot;:false,&quot;dropping-particle&quot;:&quot;&quot;,&quot;non-dropping-particle&quot;:&quot;&quot;},{&quot;family&quot;:&quot;Wozniak&quot;,&quot;given&quot;:&quot;Sarah S.&quot;,&quot;parse-names&quot;:false,&quot;dropping-particle&quot;:&quot;&quot;,&quot;non-dropping-particle&quot;:&quot;&quot;},{&quot;family&quot;:&quot;Wu&quot;,&quot;given&quot;:&quot;Ai Min&quot;,&quot;parse-names&quot;:false,&quot;dropping-particle&quot;:&quot;&quot;,&quot;non-dropping-particle&quot;:&quot;&quot;},{&quot;family&quot;:&quot;Wu&quot;,&quot;given&quot;:&quot;Chenkai&quot;,&quot;parse-names&quot;:false,&quot;dropping-particle&quot;:&quot;&quot;,&quot;non-dropping-particle&quot;:&quot;&quot;},{&quot;family&quot;:&quot;Wu&quot;,&quot;given&quot;:&quot;Junjie&quot;,&quot;parse-names&quot;:false,&quot;dropping-particle&quot;:&quot;&quot;,&quot;non-dropping-particle&quot;:&quot;&quot;},{&quot;family&quot;:&quot;Wulf Hanson&quot;,&quot;given&quot;:&quot;Sarah&quot;,&quot;parse-names&quot;:false,&quot;dropping-particle&quot;:&quot;&quot;,&quot;non-dropping-particle&quot;:&quot;&quot;},{&quot;family&quot;:&quot;Wunrow&quot;,&quot;given&quot;:&quot;Han Yong&quot;,&quot;parse-names&quot;:false,&quot;dropping-particle&quot;:&quot;&quot;,&quot;non-dropping-particle&quot;:&quot;&quot;},{&quot;family&quot;:&quot;Xie&quot;,&quot;given&quot;:&quot;Yang&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da&quot;,&quot;given&quot;:&quot;Tomohide&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arwood&quot;,&quot;given&quot;:&quot;Jamal A.&quot;,&quot;parse-names&quot;:false,&quot;dropping-particle&quot;:&quot;&quot;,&quot;non-dropping-particle&quot;:&quot;&quot;},{&quot;family&quot;:&quot;Yeheyis&quot;,&quot;given&quot;:&quot;Tomas Y.&quot;,&quot;parse-names&quot;:false,&quot;dropping-particle&quot;:&quot;&quot;,&quot;non-dropping-particle&quot;:&quot;&quot;},{&quot;family&quot;:&quot;Yeshitila&quot;,&quot;given&quot;:&quot;Yordanos Gizachew&quot;,&quot;parse-names&quot;:false,&quot;dropping-particle&quot;:&quot;&quot;,&quot;non-dropping-particle&quot;:&quot;&quot;},{&quot;family&quot;:&quot;Yilgwan&quot;,&quot;given&quot;:&quot;Christopher Sabo&quot;,&quot;parse-names&quot;:false,&quot;dropping-particle&quot;:&quot;&quot;,&quot;non-dropping-particle&quot;:&quot;&quot;},{&quot;family&quot;:&quot;Yilma&quot;,&quot;given&quot;:&quot;Mekdes Tigistu&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on&quot;,&quot;given&quot;:&quot;Seok Jun&quot;,&quot;parse-names&quot;:false,&quot;dropping-particle&quot;:&quot;&quot;,&quot;non-dropping-particle&quot;:&quot;&quot;},{&quot;family&quot;:&quot;Yoosefi Lebni&quot;,&quot;given&quot;:&quot;Javad&quot;,&quot;parse-names&quot;:false,&quot;dropping-particle&quot;:&quot;&quot;,&quot;non-dropping-particle&quot;:&quot;&quot;},{&quot;family&quot;:&quot;York&quot;,&quot;given&quot;:&quot;Hunter W.&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Bahman&quot;,&quot;parse-names&quot;:false,&quot;dropping-particle&quot;:&quot;&quot;,&quot;non-dropping-particle&quot;:&quot;&quot;},{&quot;family&quot;:&quot;Yousefi&quot;,&quot;given&quot;:&quot;Zabihollah&quot;,&quot;parse-names&quot;:false,&quot;dropping-particle&quot;:&quot;&quot;,&quot;non-dropping-particle&quot;:&quot;&quot;},{&quot;family&quot;:&quot;Yousefifard&quot;,&quot;given&quot;:&quot;Mahmoud&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quot;,&quot;given&quot;:&quot;Yong&quot;,&quot;parse-names&quot;:false,&quot;dropping-particle&quot;:&quot;&quot;,&quot;non-dropping-particle&quot;:&quot;&quot;},{&quot;family&quot;:&quot;Yuan&quot;,&quot;given&quot;:&quot;Chun Wei&quot;,&quot;parse-names&quot;:false,&quot;dropping-particle&quot;:&quot;&quot;,&quot;non-dropping-particle&quot;:&quot;&quot;},{&quot;family&quot;:&quot;Yuce&quot;,&quot;given&quot;:&quot;Deniz&quot;,&quot;parse-names&quot;:false,&quot;dropping-particle&quot;:&quot;&quot;,&quot;non-dropping-particle&quot;:&quot;&quot;},{&quot;family&quot;:&quot;Yusefzadeh&quot;,&quot;given&quot;:&quot;Hasan&quot;,&quot;parse-names&quot;:false,&quot;dropping-particle&quot;:&quot;&quot;,&quot;non-dropping-particle&quot;:&quot;&quot;},{&quot;family&quot;:&quot;Zadey&quot;,&quot;given&quot;:&quot;Siddhesh&quot;,&quot;parse-names&quot;:false,&quot;dropping-particle&quot;:&quot;&quot;,&quot;non-dropping-particle&quot;:&quot;&quot;},{&quot;family&quot;:&quot;Zahirian Moghadam&quot;,&quot;given&quot;:&quot;Telma&quot;,&quot;parse-names&quot;:false,&quot;dropping-particle&quot;:&quot;&quot;,&quot;non-dropping-particle&quot;:&quot;&quot;},{&quot;family&quot;:&quot;Zaidi&quot;,&quot;given&quot;:&quot;Syed Saoud&quot;,&quot;parse-names&quot;:false,&quot;dropping-particle&quot;:&quot;&quot;,&quot;non-dropping-particle&quot;:&quot;&quot;},{&quot;family&quot;:&quot;Zaki&quot;,&quot;given&quot;:&quot;Leila&quot;,&quot;parse-names&quot;:false,&quot;dropping-particle&quot;:&quot;&quot;,&quot;non-dropping-particle&quot;:&quot;&quot;},{&quot;family&quot;:&quot;Zakzuk&quot;,&quot;given&quot;:&quot;Josefina&quot;,&quot;parse-names&quot;:false,&quot;dropping-particle&quot;:&quot;&quot;,&quot;non-dropping-particle&quot;:&quot;&quot;},{&quot;family&quot;:&quot;Zaman&quot;,&quot;given&quot;:&quot;Sojib&quot;,&quot;parse-names&quot;:false,&quot;dropping-particle&quot;:&quot;Bin&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ngeneh&quot;,&quot;given&quot;:&quot;Alireza&quot;,&quot;parse-names&quot;:false,&quot;dropping-particle&quot;:&quot;&quot;,&quot;non-dropping-particle&quot;:&quot;&quot;},{&quot;family&quot;:&quot;Zarafshan&quot;,&quot;given&quot;:&quot;Hadi&quot;,&quot;parse-names&quot;:false,&quot;dropping-particle&quot;:&quot;&quot;,&quot;non-dropping-particle&quot;:&quot;&quot;},{&quot;family&quot;:&quot;Zastrozhin&quot;,&quot;given&quot;:&quot;Mikhail Sergeevich&quot;,&quot;parse-names&quot;:false,&quot;dropping-particle&quot;:&quot;&quot;,&quot;non-dropping-particle&quot;:&quot;&quot;},{&quot;family&quot;:&quot;Zewdie&quot;,&quot;given&quot;:&quot;Kaleab Alemayehu&quot;,&quot;parse-names&quot;:false,&quot;dropping-particle&quot;:&quot;&quot;,&quot;non-dropping-particle&quot;:&quot;&quot;},{&quot;family&quot;:&quot;Zhang&quot;,&quot;given&quot;:&quot;Jianrong&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 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Xiu Ju George&quot;,&quot;parse-names&quot;:false,&quot;dropping-particle&quot;:&quot;&quot;,&quot;non-dropping-particle&quot;:&quot;&quot;},{&quot;family&quot;:&quot;Zhao&quot;,&quot;given&quot;:&quot;Yingxi&quot;,&quot;parse-names&quot;:false,&quot;dropping-particle&quot;:&quot;&quot;,&quot;non-dropping-particle&quot;:&quot;&quot;},{&quot;family&quot;:&quot;Zheleva&quot;,&quot;given&quot;:&quot;Bistra&quot;,&quot;parse-names&quot;:false,&quot;dropping-particle&quot;:&quot;&quot;,&quot;non-dropping-particle&quot;:&quot;&quot;},{&quot;family&quot;:&quot;Zheng&quot;,&quot;given&quot;:&quot;Peng&quot;,&quot;parse-names&quot;:false,&quot;dropping-particle&quot;:&quot;&quot;,&quot;non-dropping-particle&quot;:&quot;&quot;},{&quot;family&quot;:&quot;Zhou&quot;,&quot;given&quot;:&quot;Maigeng&quot;,&quot;parse-names&quot;:false,&quot;dropping-particle&quot;:&quot;&quot;,&quot;non-dropping-particle&quot;:&quot;&quot;},{&quot;family&quot;:&quot;Zhu&quot;,&quot;given&quot;:&quot;Co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M.&quot;,&quot;parse-names&quot;:false,&quot;dropping-particle&quot;:&quot;&quot;,&quot;non-dropping-particle&quot;:&quot;&quot;},{&quot;family&quot;:&quot;Zlavog&quot;,&quot;given&quot;:&quot;Bianca S.&quot;,&quot;parse-names&quot;:false,&quot;dropping-particle&quot;:&quot;&quot;,&quot;non-dropping-particle&quot;:&quot;&quot;},{&quot;family&quot;:&quot;Zodpey&quot;,&quot;given&quot;:&quot;Sanjay&quot;,&quot;parse-names&quot;:false,&quot;dropping-particle&quot;:&quot;&quot;,&quot;non-dropping-particle&quot;:&quot;&quot;},{&quot;family&quot;:&quot;Lim&quot;,&quot;given&quot;:&quot;Stephen S.&quot;,&quot;parse-names&quot;:false,&quot;dropping-particle&quot;:&quot;&quot;,&quot;non-dropping-particle&quot;:&quot;&quot;},{&quot;family&quot;:&quot;Murray&quot;,&quot;given&quot;:&quot;Christopher J.L.&quot;,&quot;parse-names&quot;:false,&quot;dropping-particle&quot;:&quot;&quot;,&quot;non-dropping-particle&quot;:&quot;&quot;}],&quot;container-title&quot;:&quot;The Lancet&quot;,&quot;accessed&quot;:{&quot;date-parts&quot;:[[2025,7,23]]},&quot;DOI&quot;:&quot;10.1016/S0140-6736(20)30925-9/ATTACHMENT/1802C2B8-7CCC-467E-B4DD-92F466CF5E15/MMC2E.PDF&quot;,&quot;ISSN&quot;:&quot;1474547X&quot;,&quot;PMID&quot;:&quot;33069326&quot;,&quot;URL&quot;:&quot;https://www.thelancet.com/action/showFullText?pii=S0140673620309259&quot;,&quot;issued&quot;:{&quot;date-parts&quot;:[[2020,10,17]]},&quot;page&quot;:&quot;1204-1222&quot;,&quot;abstract&quot;:&quot;Background: In an era of shifting global agendas and expanded emphasis on non-communicable diseases and injuries along with communicable diseases, sound evidence on trends by cause at the national level is essential. The Global Burden of Diseases, Injuries, and Risk Factors Study (GBD) provides a systematic scientific assessment of published, publicly available, and contributed data on incidence, prevalence, and mortality for a mutually exclusive and collectively exhaustive list of diseases and injuries. Methods: GBD estimates incidence, prevalence, mortality, years of life lost (YLLs), years lived with disability (YLDs), and disability-adjusted life-years (DALYs) due to 369 diseases and injuries, for two sexes, and for 204 countries and territories. Input data were extracted from censuses, household surveys, civil registration and vital statistics, disease registries, health service use, air pollution monitors, satellite imaging, disease notifications, and other sources. Cause-specific death rates and cause fractions were calculated using the Cause of Death Ensemble model and spatiotemporal Gaussian process regression. Cause-specific deaths were adjusted to match the total all-cause deaths calculated as part of the GBD population, fertility, and mortality estimates. Deaths were multiplied by standard life expectancy at each age to calculate YLLs. A Bayesian meta-regression modelling tool, DisMod-MR 2.1, was used to ensure consistency between incidence, prevalence, remission, excess mortality, and cause-specific mortality for most causes. Prevalence estimates were multiplied by disability weights for mutually exclusive sequelae of diseases and injuries to calculate YLDs. We considered results in the context of the Socio-demographic Index (SDI), a composite indicator of income per capita, years of schooling, and fertility rate in females younger than 25 years. Uncertainty intervals (UIs) were generated for every metric using the 25th and 975th ordered 1000 draw values of the posterior distribution. Findings: Global health has steadily improved over the past 30 years as measured by age-standardised DALY rates. After taking into account population growth and ageing, the absolute number of DALYs has remained stable. Since 2010, the pace of decline in global age-standardised DALY rates has accelerated in age groups younger than 50 years compared with the 1990–2010 time period, with the greatest annualised rate of decline occurring in the 0–9-year age group. Six infectious diseases were among the top ten causes of DALYs in children younger than 10 years in 2019: lower respiratory infections (ranked second), diarrhoeal diseases (third), malaria (fifth), meningitis (sixth), whooping cough (ninth), and sexually transmitted infections (which, in this age group, is fully accounted for by congenital syphilis; ranked tenth). In adolescents aged 10–24 years, three injury causes were among the top causes of DALYs: road injuries (ranked first), self-harm (third), and interpersonal violence (fifth). Five of the causes that were in the top ten for ages 10–24 years were also in the top ten in the 25–49-year age group: road injuries (ranked first), HIV/AIDS (second), low back pain (fourth), headache disorders (fifth), and depressive disorders (sixth). In 2019, ischaemic heart disease and stroke were the top-ranked causes of DALYs in both the 50–74-year and 75-years-and-older age groups. Since 1990, there has been a marked shift towards a greater proportion of burden due to YLDs from non-communicable diseases and injuries. In 2019, there were 11 countries where non-communicable disease and injury YLDs constituted more than half of all disease burden. Decreases in age-standardised DALY rates have accelerated over the past decade in countries at the lower end of the SDI range, while improvements have started to stagnate or even reverse in countries with higher SDI. Interpretation: As disability becomes an increasingly large component of disease burden and a larger component of health expenditure, greater research and development investment is needed to identify new, more effective intervention strategies. With a rapidly ageing global population, the demands on health services to deal with disabling outcomes, which increase with age, will require policy makers to anticipate these changes. The mix of universal and more geographically specific influences on health reinforces the need for regular reporting on population health in detail and by underlying cause to help decision makers to identify success stories of disease control to emulate, as well as opportunities to improve. Funding: Bill &amp; Melinda Gates Foundation.&quot;,&quot;publisher&quot;:&quot;Elsevier B.V.&quot;,&quot;issue&quot;:&quot;10258&quot;,&quot;volume&quot;:&quot;396&quot;,&quot;container-title-short&quot;:&quot;&quot;},&quot;isTemporary&quot;:false}]},{&quot;citationID&quot;:&quot;MENDELEY_CITATION_524d3399-ba44-415c-9b9e-b1c33a5e1a2a&quot;,&quot;properties&quot;:{&quot;noteIndex&quot;:0},&quot;isEdited&quot;:false,&quot;manualOverride&quot;:{&quot;isManuallyOverridden&quot;:false,&quot;citeprocText&quot;:&quot;[60]&quot;,&quot;manualOverrideText&quot;:&quot;&quot;},&quot;citationTag&quot;:&quot;MENDELEY_CITATION_v3_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&quot;,&quot;citationItems&quot;:[{&quot;id&quot;:&quot;5ca1ee1c-0077-3441-b111-fa6ff65a6eda&quot;,&quot;itemData&quot;:{&quot;type&quot;:&quot;article-journal&quot;,&quot;id&quot;:&quot;5ca1ee1c-0077-3441-b111-fa6ff65a6eda&quot;,&quot;title&quot;:&quot;Polyfunctional HIV-Specific Antibody Responses Are Associated with Spontaneous HIV Control&quot;,&quot;author&quot;:[{&quot;family&quot;:&quot;Ackerman&quot;,&quot;given&quot;:&quot;Margaret E.&quot;,&quot;parse-names&quot;:false,&quot;dropping-particle&quot;:&quot;&quot;,&quot;non-dropping-particle&quot;:&quot;&quot;},{&quot;family&quot;:&quot;Mikhailova&quot;,&quot;given&quot;:&quot;Anastassia&quot;,&quot;parse-names&quot;:false,&quot;dropping-particle&quot;:&quot;&quot;,&quot;non-dropping-particle&quot;:&quot;&quot;},{&quot;family&quot;:&quot;Brown&quot;,&quot;given&quot;:&quot;Eric P.&quot;,&quot;parse-names&quot;:false,&quot;dropping-particle&quot;:&quot;&quot;,&quot;non-dropping-particle&quot;:&quot;&quot;},{&quot;family&quot;:&quot;Dowell&quot;,&quot;given&quot;:&quot;Karen G.&quot;,&quot;parse-names&quot;:false,&quot;dropping-particle&quot;:&quot;&quot;,&quot;non-dropping-particle&quot;:&quot;&quot;},{&quot;family&quot;:&quot;Walker&quot;,&quot;given&quot;:&quot;Bruce D.&quot;,&quot;parse-names&quot;:false,&quot;dropping-particle&quot;:&quot;&quot;,&quot;non-dropping-particle&quot;:&quot;&quot;},{&quot;family&quot;:&quot;Bailey-Kellogg&quot;,&quot;given&quot;:&quot;Chris&quot;,&quot;parse-names&quot;:false,&quot;dropping-particle&quot;:&quot;&quot;,&quot;non-dropping-particle&quot;:&quot;&quot;},{&quot;family&quot;:&quot;Suscovich&quot;,&quot;given&quot;:&quot;Todd J.&quot;,&quot;parse-names&quot;:false,&quot;dropping-particle&quot;:&quot;&quot;,&quot;non-dropping-particle&quot;:&quot;&quot;},{&quot;family&quot;:&quot;Alter&quot;,&quot;given&quot;:&quot;Galit&quot;,&quot;parse-names&quot;:false,&quot;dropping-particle&quot;:&quot;&quot;,&quot;non-dropping-particle&quot;:&quot;&quot;}],&quot;container-title&quot;:&quot;PLOS Pathogens&quot;,&quot;container-title-short&quot;:&quot;PLoS Pathog&quot;,&quot;accessed&quot;:{&quot;date-parts&quot;:[[2024,12,10]]},&quot;DOI&quot;:&quot;10.1371/JOURNAL.PPAT.1005315&quot;,&quot;ISSN&quot;:&quot;1553-7374&quot;,&quot;PMID&quot;:&quot;26745376&quot;,&quot;URL&quot;:&quot;https://journals.plos.org/plospathogens/article?id=10.1371/journal.ppat.1005315&quot;,&quot;issued&quot;:{&quot;date-parts&quot;:[[2016]]},&quot;page&quot;:&quot;e1005315&quot;,&quot;abstract&quot;:&quot;Elite controllers (ECs) represent a unique model of a functional cure for HIV-1 infection as these individuals develop HIV-specific immunity able to persistently suppress viremia. Because accumulating evidence suggests that HIV controllers generate antibodies with enhanced capacity to drive antibody-dependent cellular cytotoxicity (ADCC) that may contribute to viral containment, we profiled an array of extra-neutralizing antibody effector functions across HIV-infected populations with varying degrees of viral control to define the characteristics of antibodies associated with spontaneous control. While neither the overall magnitude of antibody titer nor individual effector functions were increased in ECs, a more functionally coordinated innate immune–recruiting response was observed. Specifically, ECs demonstrated polyfunctional humoral immune responses able to coordinately recruit ADCC, other NK functions, monocyte and neutrophil phagocytosis, and complement. This functionally coordinated response was associated with qualitatively superior IgG3/IgG1 responses, whereas HIV-specific IgG2/IgG4 responses, prevalent among viremic subjects, were associated with poorer overall antibody activity. Rather than linking viral control to any single activity, this study highlights the critical nature of functionally coordinated antibodies in HIV control and associates this polyfunctionality with preferential induction of potent antibody subclasses, supporting coordinated antibody activity as a goal in strategies directed at an HIV-1 functional cure.&quot;,&quot;publisher&quot;:&quot;Public Library of Science&quot;,&quot;issue&quot;:&quot;1&quot;,&quot;volume&quot;:&quot;12&quot;},&quot;isTemporary&quot;:false}]},{&quot;citationID&quot;:&quot;MENDELEY_CITATION_f9d0a654-99c2-44ed-ae43-eff5e319a912&quot;,&quot;properties&quot;:{&quot;noteIndex&quot;:0},&quot;isEdited&quot;:false,&quot;manualOverride&quot;:{&quot;isManuallyOverridden&quot;:false,&quot;citeprocText&quot;:&quot;[61]&quot;,&quot;manualOverrideText&quot;:&quot;&quot;},&quot;citationTag&quot;:&quot;MENDELEY_CITATION_v3_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&quot;,&quot;citationItems&quot;:[{&quot;id&quot;:&quot;7edfc433-a537-3361-83bb-90efc8ee646e&quot;,&quot;itemData&quot;:{&quot;type&quot;:&quot;article-journal&quot;,&quot;id&quot;:&quot;7edfc433-a537-3361-83bb-90efc8ee646e&quot;,&quot;title&quot;:&quot;Beyond binding: antibody effector functions in infectious diseases&quot;,&quot;author&quot;:[{&quot;family&quot;:&quot;Lu&quot;,&quot;given&quot;:&quot;Lenette L.&quot;,&quot;parse-names&quot;:false,&quot;dropping-particle&quot;:&quot;&quot;,&quot;non-dropping-particle&quot;:&quot;&quot;},{&quot;family&quot;:&quot;Suscovich&quot;,&quot;given&quot;:&quot;Todd J.&quot;,&quot;parse-names&quot;:false,&quot;dropping-particle&quot;:&quot;&quot;,&quot;non-dropping-particle&quot;:&quot;&quot;},{&quot;family&quot;:&quot;Fortune&quot;,&quot;given&quot;:&quot;Sarah M.&quot;,&quot;parse-names&quot;:false,&quot;dropping-particle&quot;:&quot;&quot;,&quot;non-dropping-particle&quot;:&quot;&quot;},{&quot;family&quot;:&quot;Alter&quot;,&quot;given&quot;:&quot;Galit&quot;,&quot;parse-names&quot;:false,&quot;dropping-particle&quot;:&quot;&quot;,&quot;non-dropping-particle&quot;:&quot;&quot;}],&quot;container-title&quot;:&quot;Nature Reviews Immunology 2017 18:1&quot;,&quot;accessed&quot;:{&quot;date-parts&quot;:[[2024,12,10]]},&quot;DOI&quot;:&quot;10.1038/nri.2017.106&quot;,&quot;ISSN&quot;:&quot;1474-1741&quot;,&quot;PMID&quot;:&quot;29063907&quot;,&quot;URL&quot;:&quot;https://www.nature.com/articles/nri.2017.106&quot;,&quot;issued&quot;:{&quot;date-parts&quot;:[[2017,10,24]]},&quot;page&quot;:&quot;46-61&quot;,&quot;abstract&quot;:&quot;Antibodies play an essential role in host defence against pathogens by binding to microorganisms and infected cells and exerting various effector functions. In this Review, Lu and colleagues summarize antibody isotypes and subclasses, modifications, receptor binding and signalling and effector functions in the context of infectious diseases. Antibodies play an essential role in host defence against pathogens by recognizing microorganisms or infected cells. Although preventing pathogen entry is one potential mechanism of protection, antibodies can control and eradicate infections through a variety of other mechanisms. In addition to binding and directly neutralizing pathogens, antibodies drive the clearance of bacteria, viruses, fungi and parasites via their interaction with the innate and adaptive immune systems, leveraging a remarkable diversity of antimicrobial processes locked within our immune system. Specifically, antibodies collaboratively form immune complexes that drive sequestration and uptake of pathogens, clear toxins, eliminate infected cells, increase antigen presentation and regulate inflammation. The diverse effector functions that are deployed by antibodies are dynamically regulated via differential modification of the antibody constant domain, which provides specific instructions to the immune system. Here, we review mechanisms by which antibody effector functions contribute to the balance between microbial clearance and pathology and discuss tractable lessons that may guide rational vaccine and therapeutic design to target gaps in our infectious disease armamentarium.&quot;,&quot;publisher&quot;:&quot;Nature Publishing Group&quot;,&quot;issue&quot;:&quot;1&quot;,&quot;volume&quot;:&quot;18&quot;,&quot;container-title-short&quot;:&quot;&quot;},&quot;isTemporary&quot;:false}]},{&quot;citationID&quot;:&quot;MENDELEY_CITATION_26f18b07-2f7e-463c-be7e-86d0375c9afa&quot;,&quot;properties&quot;:{&quot;noteIndex&quot;:0},&quot;isEdited&quot;:false,&quot;manualOverride&quot;:{&quot;isManuallyOverridden&quot;:false,&quot;citeprocText&quot;:&quot;[62–64]&quot;,&quot;manualOverrideText&quot;:&quot;&quot;},&quot;citationTag&quot;:&quot;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&quot;,&quot;citationItems&quot;:[{&quot;id&quot;:&quot;f9c3526c-29b4-336b-9a65-550844ede2b8&quot;,&quot;itemData&quot;:{&quot;type&quot;:&quot;article-journal&quot;,&quot;id&quot;:&quot;f9c3526c-29b4-336b-9a65-550844ede2b8&quot;,&quot;title&quot;:&quot;The Fc-mediated effector functions of a potent SARS-CoV-2 neutralizing antibody, SC31, isolated from an early convalescent COVID-19 patient, are essential for the optimal therapeutic efficacy of the antibody&quot;,&quot;author&quot;:[{&quot;family&quot;:&quot;Chan&quot;,&quot;given&quot;:&quot;Conrad E.Z.&quot;,&quot;parse-names&quot;:false,&quot;dropping-particle&quot;:&quot;&quot;,&quot;non-dropping-particle&quot;:&quot;&quot;},{&quot;family&quot;:&quot;Seah&quot;,&quot;given&quot;:&quot;Shirley G.K.&quot;,&quot;parse-names&quot;:false,&quot;dropping-particle&quot;:&quot;&quot;,&quot;non-dropping-particle&quot;:&quot;&quot;},{&quot;family&quot;:&quot;Chye&quot;,&quot;given&quot;:&quot;De Hoe&quot;,&quot;parse-names&quot;:false,&quot;dropping-particle&quot;:&quot;&quot;,&quot;non-dropping-particle&quot;:&quot;&quot;},{&quot;family&quot;:&quot;Massey&quot;,&quot;given&quot;:&quot;Shane&quot;,&quot;parse-names&quot;:false,&quot;dropping-particle&quot;:&quot;&quot;,&quot;non-dropping-particle&quot;:&quot;&quot;},{&quot;family&quot;:&quot;Torres&quot;,&quot;given&quot;:&quot;Maricela&quot;,&quot;parse-names&quot;:false,&quot;dropping-particle&quot;:&quot;&quot;,&quot;non-dropping-particle&quot;:&quot;&quot;},{&quot;family&quot;:&quot;Lim&quot;,&quot;given&quot;:&quot;Angeline P.C.&quot;,&quot;parse-names&quot;:false,&quot;dropping-particle&quot;:&quot;&quot;,&quot;non-dropping-particle&quot;:&quot;&quot;},{&quot;family&quot;:&quot;Wong&quot;,&quot;given&quot;:&quot;Steven K.K.&quot;,&quot;parse-names&quot;:false,&quot;dropping-particle&quot;:&quot;&quot;,&quot;non-dropping-particle&quot;:&quot;&quot;},{&quot;family&quot;:&quot;Neo&quot;,&quot;given&quot;:&quot;Jacklyn J.Y.&quot;,&quot;parse-names&quot;:false,&quot;dropping-particle&quot;:&quot;&quot;,&quot;non-dropping-particle&quot;:&quot;&quot;},{&quot;family&quot;:&quot;Wong&quot;,&quot;given&quot;:&quot;Pui San&quot;,&quot;parse-names&quot;:false,&quot;dropping-particle&quot;:&quot;&quot;,&quot;non-dropping-particle&quot;:&quot;&quot;},{&quot;family&quot;:&quot;Lim&quot;,&quot;given&quot;:&quot;Jie Hui&quot;,&quot;parse-names&quot;:false,&quot;dropping-particle&quot;:&quot;&quot;,&quot;non-dropping-particle&quot;:&quot;&quot;},{&quot;family&quot;:&quot;Loh&quot;,&quot;given&quot;:&quot;Gary S.L.&quot;,&quot;parse-names&quot;:false,&quot;dropping-particle&quot;:&quot;&quot;,&quot;non-dropping-particle&quot;:&quot;&quot;},{&quot;family&quot;:&quot;Wang&quot;,&quot;given&quot;:&quot;Dongling&quot;,&quot;parse-names&quot;:false,&quot;dropping-particle&quot;:&quot;&quot;,&quot;non-dropping-particle&quot;:&quot;&quot;},{&quot;family&quot;:&quot;Boyd-Kirkup&quot;,&quot;given&quot;:&quot;Jerome D.&quot;,&quot;parse-names&quot;:false,&quot;dropping-particle&quot;:&quot;&quot;,&quot;non-dropping-particle&quot;:&quot;&quot;},{&quot;family&quot;:&quot;Guan&quot;,&quot;given&quot;:&quot;Siyu&quot;,&quot;parse-names&quot;:false,&quot;dropping-particle&quot;:&quot;&quot;,&quot;non-dropping-particle&quot;:&quot;&quot;},{&quot;family&quot;:&quot;Thakkar&quot;,&quot;given&quot;:&quot;Dipti&quot;,&quot;parse-names&quot;:false,&quot;dropping-particle&quot;:&quot;&quot;,&quot;non-dropping-particle&quot;:&quot;&quot;},{&quot;family&quot;:&quot;Teo&quot;,&quot;given&quot;:&quot;Guo Hui&quot;,&quot;parse-names&quot;:false,&quot;dropping-particle&quot;:&quot;&quot;,&quot;non-dropping-particle&quot;:&quot;&quot;},{&quot;family&quot;:&quot;Purushotorman&quot;,&quot;given&quot;:&quot;Kiren&quot;,&quot;parse-names&quot;:false,&quot;dropping-particle&quot;:&quot;&quot;,&quot;non-dropping-particle&quot;:&quot;&quot;},{&quot;family&quot;:&quot;Hutchinson&quot;,&quot;given&quot;:&quot;Paul E.&quot;,&quot;parse-names&quot;:false,&quot;dropping-particle&quot;:&quot;&quot;,&quot;non-dropping-particle&quot;:&quot;&quot;},{&quot;family&quot;:&quot;Young&quot;,&quot;given&quot;:&quot;Barnaby E.&quot;,&quot;parse-names&quot;:false,&quot;dropping-particle&quot;:&quot;&quot;,&quot;non-dropping-particle&quot;:&quot;&quot;},{&quot;family&quot;:&quot;Low&quot;,&quot;given&quot;:&quot;Jenny G.&quot;,&quot;parse-names&quot;:false,&quot;dropping-particle&quot;:&quot;&quot;,&quot;non-dropping-particle&quot;:&quot;&quot;},{&quot;family&quot;:&quot;MacAry&quot;,&quot;given&quot;:&quot;Paul A.&quot;,&quot;parse-names&quot;:false,&quot;dropping-particle&quot;:&quot;&quot;,&quot;non-dropping-particle&quot;:&quot;&quot;},{&quot;family&quot;:&quot;Hentze&quot;,&quot;given&quot;:&quot;Hannes&quot;,&quot;parse-names&quot;:false,&quot;dropping-particle&quot;:&quot;&quot;,&quot;non-dropping-particle&quot;:&quot;&quot;},{&quot;family&quot;:&quot;Prativadibhayankara&quot;,&quot;given&quot;:&quot;Venkateshan S.&quot;,&quot;parse-names&quot;:false,&quot;dropping-particle&quot;:&quot;&quot;,&quot;non-dropping-particle&quot;:&quot;&quot;},{&quot;family&quot;:&quot;Ethirajulu&quot;,&quot;given&quot;:&quot;Kantharaj&quot;,&quot;parse-names&quot;:false,&quot;dropping-particle&quot;:&quot;&quot;,&quot;non-dropping-particle&quot;:&quot;&quot;},{&quot;family&quot;:&quot;Comer&quot;,&quot;given&quot;:&quot;Jason E.&quot;,&quot;parse-names&quot;:false,&quot;dropping-particle&quot;:&quot;&quot;,&quot;non-dropping-particle&quot;:&quot;&quot;},{&quot;family&quot;:&quot;Tseng&quot;,&quot;given&quot;:&quot;Chien Te K.&quot;,&quot;parse-names&quot;:false,&quot;dropping-particle&quot;:&quot;&quot;,&quot;non-dropping-particle&quot;:&quot;&quot;},{&quot;family&quot;:&quot;Barrett&quot;,&quot;given&quot;:&quot;Alan D.T.&quot;,&quot;parse-names&quot;:false,&quot;dropping-particle&quot;:&quot;&quot;,&quot;non-dropping-particle&quot;:&quot;&quot;},{&quot;family&quot;:&quot;Ingram&quot;,&quot;given&quot;:&quot;Piers J.&quot;,&quot;parse-names&quot;:false,&quot;dropping-particle&quot;:&quot;&quot;,&quot;non-dropping-particle&quot;:&quot;&quot;},{&quot;family&quot;:&quot;Brasel&quot;,&quot;given&quot;:&quot;Trevor&quot;,&quot;parse-names&quot;:false,&quot;dropping-particle&quot;:&quot;&quot;,&quot;non-dropping-particle&quot;:&quot;&quot;},{&quot;family&quot;:&quot;Hanson&quot;,&quot;given&quot;:&quot;Brendon John&quot;,&quot;parse-names&quot;:false,&quot;dropping-particle&quot;:&quot;&quot;,&quot;non-dropping-particle&quot;:&quot;&quot;}],&quot;container-title&quot;:&quot;PLOS ONE&quot;,&quot;container-title-short&quot;:&quot;PLoS One&quot;,&quot;accessed&quot;:{&quot;date-parts&quot;:[[2025,7,26]]},&quot;DOI&quot;:&quot;10.1371/JOURNAL.PONE.0253487&quot;,&quot;ISBN&quot;:&quot;1111111111&quot;,&quot;ISSN&quot;:&quot;1932-6203&quot;,&quot;PMID&quot;:&quot;34161386&quot;,&quot;URL&quot;:&quot;https://journals.plos.org/plosone/article?id=10.1371/journal.pone.0253487&quot;,&quot;issued&quot;:{&quot;date-parts&quot;:[[2021,6,1]]},&quot;page&quot;:&quot;e0253487&quot;,&quot;abstract&quot;:&quot;Although SARS-CoV-2-neutralizing antibodies are promising therapeutics against COVID-19, little is known about their mechanism(s) of action or effective dosing windows. We report the generation and development of SC31, a potent SARS-CoV-2 neutralizing antibody, isolated from a convalescent patient. Antibody-mediated neutralization occurs via an epitope within the receptor-binding domain of the SARS-CoV-2 Spike protein. SC31 exhibited potent anti-SARS-CoV-2 activities in multiple animal models. In SARS-CoV-2 infected K18-human ACE2 transgenic mice, treatment with SC31 greatly reduced viral loads and attenuated pro-inflammatory responses linked to the severity of COVID-19. Importantly, a comparison of the efficacies of SC31 and its Fc-null LALA variant revealed that the optimal therapeutic efficacy of SC31 requires Fc-mediated effector functions that promote IFNγ-driven anti-viral immune responses, in addition to its neutralization ability. A dose-dependent efficacy of SC31 was observed down to 5mg/kg when administered before viral-induced lung inflammatory responses. In addition, antibody-dependent enhancement was not observed even when infected mice were treated with SC31 at sub-therapeutic doses. In SARS-CoV-2-infected hamsters, SC31 treatment significantly prevented weight loss, reduced viral loads, and attenuated the histopathology of the lungs. In rhesus macaques, the therapeutic potential of SC31 was evidenced through the reduction of viral loads in both upper and lower respiratory tracts to undetectable levels. Together, the results of our preclinical studies demonstrated the therapeutic efficacy of SC31 in three different models and its potential as a COVID-19 therapeutic candidate.&quot;,&quot;publisher&quot;:&quot;Public Library of Science&quot;,&quot;issue&quot;:&quot;6&quot;,&quot;volume&quot;:&quot;16&quot;},&quot;isTemporary&quot;:false},{&quot;id&quot;:&quot;a851ddc8-44b9-345b-998b-603521198bbb&quot;,&quot;itemData&quot;:{&quot;type&quot;:&quot;article-journal&quot;,&quot;id&quot;:&quot;a851ddc8-44b9-345b-998b-603521198bbb&quot;,&quot;title&quot;:&quot;Beyond neutralization: Fc-dependent antibody effector functions in SARS-CoV-2 infection&quot;,&quot;author&quot;:[{&quot;family&quot;:&quot;Zhang&quot;,&quot;given&quot;:&quot;Ali&quot;,&quot;parse-names&quot;:false,&quot;dropping-particle&quot;:&quot;&quot;,&quot;non-dropping-particle&quot;:&quot;&quot;},{&quot;family&quot;:&quot;Stacey&quot;,&quot;given&quot;:&quot;Hannah D.&quot;,&quot;parse-names&quot;:false,&quot;dropping-particle&quot;:&quot;&quot;,&quot;non-dropping-particle&quot;:&quot;&quot;},{&quot;family&quot;:&quot;D’Agostino&quot;,&quot;given&quot;:&quot;Michael R.&quot;,&quot;parse-names&quot;:false,&quot;dropping-particle&quot;:&quot;&quot;,&quot;non-dropping-particle&quot;:&quot;&quot;},{&quot;family&quot;:&quot;Tugg&quot;,&quot;given&quot;:&quot;Yona&quot;,&quot;parse-names&quot;:false,&quot;dropping-particle&quot;:&quot;&quot;,&quot;non-dropping-particle&quot;:&quot;&quot;},{&quot;family&quot;:&quot;Marzok&quot;,&quot;given&quot;:&quot;Art&quot;,&quot;parse-names&quot;:false,&quot;dropping-particle&quot;:&quot;&quot;,&quot;non-dropping-particle&quot;:&quot;&quot;},{&quot;family&quot;:&quot;Miller&quot;,&quot;given&quot;:&quot;Matthew S.&quot;,&quot;parse-names&quot;:false,&quot;dropping-particle&quot;:&quot;&quot;,&quot;non-dropping-particle&quot;:&quot;&quot;}],&quot;container-title&quot;:&quot;Nature Reviews Immunology 2022 23:6&quot;,&quot;accessed&quot;:{&quot;date-parts&quot;:[[2025,7,25]]},&quot;DOI&quot;:&quot;10.1038/s41577-022-00813-1&quot;,&quot;ISSN&quot;:&quot;1474-1741&quot;,&quot;PMID&quot;:&quot;36536068&quot;,&quot;URL&quot;:&quot;https://www.nature.com/articles/s41577-022-00813-1&quot;,&quot;issued&quot;:{&quot;date-parts&quot;:[[2022,12,19]]},&quot;page&quot;:&quot;381-396&quot;,&quot;abstract&quot;:&quot;Neutralizing antibodies are known to have a crucial role in protecting against SARS-CoV-2 infection and have been suggested to be a useful correlate of protection for vaccine clinical trials and for population-level surveys. In addition to neutralizing virus directly, antibodies can also engage immune effectors through their Fc domains, including Fc receptor-expressing immune cells and complement. The outcome of these interactions depends on a range of factors, including antibody isotype–Fc receptor combinations, Fc receptor-bearing cell types and antibody post-translational modifications. A growing body of evidence has shown roles for these Fc-dependent antibody effector functions in determining the outcome of SARS-CoV-2 infection. However, measuring these functions is more complicated than assays that measure antibody binding and virus neutralization. Here, we examine recent data illuminating the roles of Fc-dependent antibody effector functions in the context of SARS-CoV-2 infection, and we discuss the implications of these data for the development of next-generation SARS-CoV-2 vaccines and therapeutics. In addition to antibody-mediated neutralization, Fc-dependent effector functions of antibodies directed to SARS-CoV-2 are emerging as an important factor in determining the outcome of infection. This Review highlights the current state of the field and discusses remaining uncertainties regarding Fc-dependent, non-neutralizing functions of antibodies.&quot;,&quot;publisher&quot;:&quot;Nature Publishing Group&quot;,&quot;issue&quot;:&quot;6&quot;,&quot;volume&quot;:&quot;23&quot;,&quot;container-title-short&quot;:&quot;&quot;},&quot;isTemporary&quot;:false},{&quot;id&quot;:&quot;528c5246-f088-3b08-9880-91653cf4e1dc&quot;,&quot;itemData&quot;:{&quot;type&quot;:&quot;article-journal&quot;,&quot;id&quot;:&quot;528c5246-f088-3b08-9880-91653cf4e1dc&quot;,&quot;title&quot;:&quot;Non-neutralizing SARS-CoV-2 N-terminal domain antibodies protect mice against severe disease using Fc-mediated effector functions&quot;,&quot;author&quot;:[{&quot;family&quot;:&quot;Pierre&quot;,&quot;given&quot;:&quot;Camille N.&quot;,&quot;parse-names&quot;:false,&quot;dropping-particle&quot;:&quot;&quot;,&quot;non-dropping-particle&quot;:&quot;&quot;},{&quot;family&quot;:&quot;Adams&quot;,&quot;given&quot;:&quot;Lily E.&quot;,&quot;parse-names&quot;:false,&quot;dropping-particle&quot;:&quot;&quot;,&quot;non-dropping-particle&quot;:&quot;&quot;},{&quot;family&quot;:&quot;Higgins&quot;,&quot;given&quot;:&quot;Jaclyn S.&quot;,&quot;parse-names&quot;:false,&quot;dropping-particle&quot;:&quot;&quot;,&quot;non-dropping-particle&quot;:&quot;&quot;},{&quot;family&quot;:&quot;Anasti&quot;,&quot;given&quot;:&quot;Kara&quot;,&quot;parse-names&quot;:false,&quot;dropping-particle&quot;:&quot;&quot;,&quot;non-dropping-particle&quot;:&quot;&quot;},{&quot;family&quot;:&quot;Goodman&quot;,&quot;given&quot;:&quot;Derrick&quot;,&quot;parse-names&quot;:false,&quot;dropping-particle&quot;:&quot;&quot;,&quot;non-dropping-particle&quot;:&quot;&quot;},{&quot;family&quot;:&quot;Mielke&quot;,&quot;given&quot;:&quot;Dieter&quot;,&quot;parse-names&quot;:false,&quot;dropping-particle&quot;:&quot;&quot;,&quot;non-dropping-particle&quot;:&quot;&quot;},{&quot;family&quot;:&quot;Stanfield-Oakley&quot;,&quot;given&quot;:&quot;Sherry&quot;,&quot;parse-names&quot;:false,&quot;dropping-particle&quot;:&quot;&quot;,&quot;non-dropping-particle&quot;:&quot;&quot;},{&quot;family&quot;:&quot;Powers&quot;,&quot;given&quot;:&quot;John M.&quot;,&quot;parse-names&quot;:false,&quot;dropping-particle&quot;:&quot;&quot;,&quot;non-dropping-particle&quot;:&quot;&quot;},{&quot;family&quot;:&quot;Li&quot;,&quot;given&quot;:&quot;Dapeng&quot;,&quot;parse-names&quot;:false,&quot;dropping-particle&quot;:&quot;&quot;,&quot;non-dropping-particle&quot;:&quot;&quot;},{&quot;family&quot;:&quot;Rountree&quot;,&quot;given&quot;:&quot;Wes&quot;,&quot;parse-names&quot;:false,&quot;dropping-particle&quot;:&quot;&quot;,&quot;non-dropping-particle&quot;:&quot;&quot;},{&quot;family&quot;:&quot;Wang&quot;,&quot;given&quot;:&quot;Yunfei&quot;,&quot;parse-names&quot;:false,&quot;dropping-particle&quot;:&quot;&quot;,&quot;non-dropping-particle&quot;:&quot;&quot;},{&quot;family&quot;:&quot;Edwards&quot;,&quot;given&quot;:&quot;Robert J.&quot;,&quot;parse-names&quot;:false,&quot;dropping-particle&quot;:&quot;&quot;,&quot;non-dropping-particle&quot;:&quot;&quot;},{&quot;family&quot;:&quot;Alam&quot;,&quot;given&quot;:&quot;S. Munir&quot;,&quot;parse-names&quot;:false,&quot;dropping-particle&quot;:&quot;&quot;,&quot;non-dropping-particle&quot;:&quot;&quot;},{&quot;family&quot;:&quot;Ferrari&quot;,&quot;given&quot;:&quot;Guido&quot;,&quot;parse-names&quot;:false,&quot;dropping-particle&quot;:&quot;&quot;,&quot;non-dropping-particle&quot;:&quot;&quot;},{&quot;family&quot;:&quot;Tomaras&quot;,&quot;given&quot;:&quot;Georgia D.&quot;,&quot;parse-names&quot;:false,&quot;dropping-particle&quot;:&quot;&quot;,&quot;non-dropping-particle&quot;:&quot;&quot;},{&quot;family&quot;:&quot;Haynes&quot;,&quot;given&quot;:&quot;Barton F.&quot;,&quot;parse-names&quot;:false,&quot;dropping-particle&quot;:&quot;&quot;,&quot;non-dropping-particle&quot;:&quot;&quot;},{&quot;family&quot;:&quot;Baric&quot;,&quot;given&quot;:&quot;Ralph S.&quot;,&quot;parse-names&quot;:false,&quot;dropping-particle&quot;:&quot;&quot;,&quot;non-dropping-particle&quot;:&quot;&quot;},{&quot;family&quot;:&quot;Saunders&quot;,&quot;given&quot;:&quot;Kevin O.&quot;,&quot;parse-names&quot;:false,&quot;dropping-particle&quot;:&quot;&quot;,&quot;non-dropping-particle&quot;:&quot;&quot;}],&quot;container-title&quot;:&quot;PLoS Pathogens&quot;,&quot;container-title-short&quot;:&quot;PLoS Pathog&quot;,&quot;accessed&quot;:{&quot;date-parts&quot;:[[2025,7,26]]},&quot;DOI&quot;:&quot;10.1371/JOURNAL.PPAT.1011569,&quot;,&quot;ISSN&quot;:&quot;15537374&quot;,&quot;PMID&quot;:&quot;38900807&quot;,&quot;URL&quot;:&quot;https://pubmed.ncbi.nlm.nih.gov/38900807/&quot;,&quot;issued&quot;:{&quot;date-parts&quot;:[[2024,6,1]]},&quot;abstract&quot;:&quot;Antibodies perform both neutralizing and non-neutralizing effector functions that protect against certain pathogen-induced diseases. A human antibody directed at the SARS-CoV-2 Spike N-terminal domain (NTD), DH1052, was recently shown to be non-neutralizing, yet it protected mice and cynomolgus macaques from severe disease. The mechanisms of NTD non-neutralizing antibody-mediated protection are unknown. Here we show that Fc effector functions mediate NTD non-neutralizing antibody (non-nAb) protection against SARS-CoV- 2 MA10 viral challenge in mice. Though non-nAb prophylactic infusion did not suppress infectious viral titers in the lung as potently as neutralizing antibody (nAb) infusion, disease markers including gross lung discoloration were similar in nAb and non-nAb groups. Fc functional knockout substitutions abolished non-nAb protection and increased viral titers in the nAb group. Fc enhancement increased non-nAb protection relative to WT, supporting a positive association between Fc functionality and degree of protection from SARS-CoV-2 infection. For therapeutic administration of antibodies, non-nAb effector functions contributed to virus suppression and lessening of lung discoloration, but the presence of neutralization was required for optimal protection from disease. This study demonstrates that non-nAbs can utilize Fc-mediated mechanisms to lower viral load and prevent lung damage due to coronavirus infection.&quot;,&quot;publisher&quot;:&quot;Public Library of Science&quot;,&quot;issue&quot;:&quot;6 June&quot;,&quot;volume&quot;:&quot;20&quot;},&quot;isTemporary&quot;:false}]},{&quot;citationID&quot;:&quot;MENDELEY_CITATION_8b01371b-02d0-4e13-a784-e9f46aad7ef6&quot;,&quot;properties&quot;:{&quot;noteIndex&quot;:0},&quot;isEdited&quot;:false,&quot;manualOverride&quot;:{&quot;isManuallyOverridden&quot;:false,&quot;citeprocText&quot;:&quot;[62,64]&quot;,&quot;manualOverrideText&quot;:&quot;&quot;},&quot;citationTag&quot;:&quot;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&quot;,&quot;citationItems&quot;:[{&quot;id&quot;:&quot;f9c3526c-29b4-336b-9a65-550844ede2b8&quot;,&quot;itemData&quot;:{&quot;type&quot;:&quot;article-journal&quot;,&quot;id&quot;:&quot;f9c3526c-29b4-336b-9a65-550844ede2b8&quot;,&quot;title&quot;:&quot;The Fc-mediated effector functions of a potent SARS-CoV-2 neutralizing antibody, SC31, isolated from an early convalescent COVID-19 patient, are essential for the optimal therapeutic efficacy of the antibody&quot;,&quot;author&quot;:[{&quot;family&quot;:&quot;Chan&quot;,&quot;given&quot;:&quot;Conrad E.Z.&quot;,&quot;parse-names&quot;:false,&quot;dropping-particle&quot;:&quot;&quot;,&quot;non-dropping-particle&quot;:&quot;&quot;},{&quot;family&quot;:&quot;Seah&quot;,&quot;given&quot;:&quot;Shirley G.K.&quot;,&quot;parse-names&quot;:false,&quot;dropping-particle&quot;:&quot;&quot;,&quot;non-dropping-particle&quot;:&quot;&quot;},{&quot;family&quot;:&quot;Chye&quot;,&quot;given&quot;:&quot;De Hoe&quot;,&quot;parse-names&quot;:false,&quot;dropping-particle&quot;:&quot;&quot;,&quot;non-dropping-particle&quot;:&quot;&quot;},{&quot;family&quot;:&quot;Massey&quot;,&quot;given&quot;:&quot;Shane&quot;,&quot;parse-names&quot;:false,&quot;dropping-particle&quot;:&quot;&quot;,&quot;non-dropping-particle&quot;:&quot;&quot;},{&quot;family&quot;:&quot;Torres&quot;,&quot;given&quot;:&quot;Maricela&quot;,&quot;parse-names&quot;:false,&quot;dropping-particle&quot;:&quot;&quot;,&quot;non-dropping-particle&quot;:&quot;&quot;},{&quot;family&quot;:&quot;Lim&quot;,&quot;given&quot;:&quot;Angeline P.C.&quot;,&quot;parse-names&quot;:false,&quot;dropping-particle&quot;:&quot;&quot;,&quot;non-dropping-particle&quot;:&quot;&quot;},{&quot;family&quot;:&quot;Wong&quot;,&quot;given&quot;:&quot;Steven K.K.&quot;,&quot;parse-names&quot;:false,&quot;dropping-particle&quot;:&quot;&quot;,&quot;non-dropping-particle&quot;:&quot;&quot;},{&quot;family&quot;:&quot;Neo&quot;,&quot;given&quot;:&quot;Jacklyn J.Y.&quot;,&quot;parse-names&quot;:false,&quot;dropping-particle&quot;:&quot;&quot;,&quot;non-dropping-particle&quot;:&quot;&quot;},{&quot;family&quot;:&quot;Wong&quot;,&quot;given&quot;:&quot;Pui San&quot;,&quot;parse-names&quot;:false,&quot;dropping-particle&quot;:&quot;&quot;,&quot;non-dropping-particle&quot;:&quot;&quot;},{&quot;family&quot;:&quot;Lim&quot;,&quot;given&quot;:&quot;Jie Hui&quot;,&quot;parse-names&quot;:false,&quot;dropping-particle&quot;:&quot;&quot;,&quot;non-dropping-particle&quot;:&quot;&quot;},{&quot;family&quot;:&quot;Loh&quot;,&quot;given&quot;:&quot;Gary S.L.&quot;,&quot;parse-names&quot;:false,&quot;dropping-particle&quot;:&quot;&quot;,&quot;non-dropping-particle&quot;:&quot;&quot;},{&quot;family&quot;:&quot;Wang&quot;,&quot;given&quot;:&quot;Dongling&quot;,&quot;parse-names&quot;:false,&quot;dropping-particle&quot;:&quot;&quot;,&quot;non-dropping-particle&quot;:&quot;&quot;},{&quot;family&quot;:&quot;Boyd-Kirkup&quot;,&quot;given&quot;:&quot;Jerome D.&quot;,&quot;parse-names&quot;:false,&quot;dropping-particle&quot;:&quot;&quot;,&quot;non-dropping-particle&quot;:&quot;&quot;},{&quot;family&quot;:&quot;Guan&quot;,&quot;given&quot;:&quot;Siyu&quot;,&quot;parse-names&quot;:false,&quot;dropping-particle&quot;:&quot;&quot;,&quot;non-dropping-particle&quot;:&quot;&quot;},{&quot;family&quot;:&quot;Thakkar&quot;,&quot;given&quot;:&quot;Dipti&quot;,&quot;parse-names&quot;:false,&quot;dropping-particle&quot;:&quot;&quot;,&quot;non-dropping-particle&quot;:&quot;&quot;},{&quot;family&quot;:&quot;Teo&quot;,&quot;given&quot;:&quot;Guo Hui&quot;,&quot;parse-names&quot;:false,&quot;dropping-particle&quot;:&quot;&quot;,&quot;non-dropping-particle&quot;:&quot;&quot;},{&quot;family&quot;:&quot;Purushotorman&quot;,&quot;given&quot;:&quot;Kiren&quot;,&quot;parse-names&quot;:false,&quot;dropping-particle&quot;:&quot;&quot;,&quot;non-dropping-particle&quot;:&quot;&quot;},{&quot;family&quot;:&quot;Hutchinson&quot;,&quot;given&quot;:&quot;Paul E.&quot;,&quot;parse-names&quot;:false,&quot;dropping-particle&quot;:&quot;&quot;,&quot;non-dropping-particle&quot;:&quot;&quot;},{&quot;family&quot;:&quot;Young&quot;,&quot;given&quot;:&quot;Barnaby E.&quot;,&quot;parse-names&quot;:false,&quot;dropping-particle&quot;:&quot;&quot;,&quot;non-dropping-particle&quot;:&quot;&quot;},{&quot;family&quot;:&quot;Low&quot;,&quot;given&quot;:&quot;Jenny G.&quot;,&quot;parse-names&quot;:false,&quot;dropping-particle&quot;:&quot;&quot;,&quot;non-dropping-particle&quot;:&quot;&quot;},{&quot;family&quot;:&quot;MacAry&quot;,&quot;given&quot;:&quot;Paul A.&quot;,&quot;parse-names&quot;:false,&quot;dropping-particle&quot;:&quot;&quot;,&quot;non-dropping-particle&quot;:&quot;&quot;},{&quot;family&quot;:&quot;Hentze&quot;,&quot;given&quot;:&quot;Hannes&quot;,&quot;parse-names&quot;:false,&quot;dropping-particle&quot;:&quot;&quot;,&quot;non-dropping-particle&quot;:&quot;&quot;},{&quot;family&quot;:&quot;Prativadibhayankara&quot;,&quot;given&quot;:&quot;Venkateshan S.&quot;,&quot;parse-names&quot;:false,&quot;dropping-particle&quot;:&quot;&quot;,&quot;non-dropping-particle&quot;:&quot;&quot;},{&quot;family&quot;:&quot;Ethirajulu&quot;,&quot;given&quot;:&quot;Kantharaj&quot;,&quot;parse-names&quot;:false,&quot;dropping-particle&quot;:&quot;&quot;,&quot;non-dropping-particle&quot;:&quot;&quot;},{&quot;family&quot;:&quot;Comer&quot;,&quot;given&quot;:&quot;Jason E.&quot;,&quot;parse-names&quot;:false,&quot;dropping-particle&quot;:&quot;&quot;,&quot;non-dropping-particle&quot;:&quot;&quot;},{&quot;family&quot;:&quot;Tseng&quot;,&quot;given&quot;:&quot;Chien Te K.&quot;,&quot;parse-names&quot;:false,&quot;dropping-particle&quot;:&quot;&quot;,&quot;non-dropping-particle&quot;:&quot;&quot;},{&quot;family&quot;:&quot;Barrett&quot;,&quot;given&quot;:&quot;Alan D.T.&quot;,&quot;parse-names&quot;:false,&quot;dropping-particle&quot;:&quot;&quot;,&quot;non-dropping-particle&quot;:&quot;&quot;},{&quot;family&quot;:&quot;Ingram&quot;,&quot;given&quot;:&quot;Piers J.&quot;,&quot;parse-names&quot;:false,&quot;dropping-particle&quot;:&quot;&quot;,&quot;non-dropping-particle&quot;:&quot;&quot;},{&quot;family&quot;:&quot;Brasel&quot;,&quot;given&quot;:&quot;Trevor&quot;,&quot;parse-names&quot;:false,&quot;dropping-particle&quot;:&quot;&quot;,&quot;non-dropping-particle&quot;:&quot;&quot;},{&quot;family&quot;:&quot;Hanson&quot;,&quot;given&quot;:&quot;Brendon John&quot;,&quot;parse-names&quot;:false,&quot;dropping-particle&quot;:&quot;&quot;,&quot;non-dropping-particle&quot;:&quot;&quot;}],&quot;container-title&quot;:&quot;PLOS ONE&quot;,&quot;container-title-short&quot;:&quot;PLoS One&quot;,&quot;accessed&quot;:{&quot;date-parts&quot;:[[2025,7,26]]},&quot;DOI&quot;:&quot;10.1371/JOURNAL.PONE.0253487&quot;,&quot;ISBN&quot;:&quot;1111111111&quot;,&quot;ISSN&quot;:&quot;1932-6203&quot;,&quot;PMID&quot;:&quot;34161386&quot;,&quot;URL&quot;:&quot;https://journals.plos.org/plosone/article?id=10.1371/journal.pone.0253487&quot;,&quot;issued&quot;:{&quot;date-parts&quot;:[[2021,6,1]]},&quot;page&quot;:&quot;e0253487&quot;,&quot;abstract&quot;:&quot;Although SARS-CoV-2-neutralizing antibodies are promising therapeutics against COVID-19, little is known about their mechanism(s) of action or effective dosing windows. We report the generation and development of SC31, a potent SARS-CoV-2 neutralizing antibody, isolated from a convalescent patient. Antibody-mediated neutralization occurs via an epitope within the receptor-binding domain of the SARS-CoV-2 Spike protein. SC31 exhibited potent anti-SARS-CoV-2 activities in multiple animal models. In SARS-CoV-2 infected K18-human ACE2 transgenic mice, treatment with SC31 greatly reduced viral loads and attenuated pro-inflammatory responses linked to the severity of COVID-19. Importantly, a comparison of the efficacies of SC31 and its Fc-null LALA variant revealed that the optimal therapeutic efficacy of SC31 requires Fc-mediated effector functions that promote IFNγ-driven anti-viral immune responses, in addition to its neutralization ability. A dose-dependent efficacy of SC31 was observed down to 5mg/kg when administered before viral-induced lung inflammatory responses. In addition, antibody-dependent enhancement was not observed even when infected mice were treated with SC31 at sub-therapeutic doses. In SARS-CoV-2-infected hamsters, SC31 treatment significantly prevented weight loss, reduced viral loads, and attenuated the histopathology of the lungs. In rhesus macaques, the therapeutic potential of SC31 was evidenced through the reduction of viral loads in both upper and lower respiratory tracts to undetectable levels. Together, the results of our preclinical studies demonstrated the therapeutic efficacy of SC31 in three different models and its potential as a COVID-19 therapeutic candidate.&quot;,&quot;publisher&quot;:&quot;Public Library of Science&quot;,&quot;issue&quot;:&quot;6&quot;,&quot;volume&quot;:&quot;16&quot;},&quot;isTemporary&quot;:false},{&quot;id&quot;:&quot;528c5246-f088-3b08-9880-91653cf4e1dc&quot;,&quot;itemData&quot;:{&quot;type&quot;:&quot;article-journal&quot;,&quot;id&quot;:&quot;528c5246-f088-3b08-9880-91653cf4e1dc&quot;,&quot;title&quot;:&quot;Non-neutralizing SARS-CoV-2 N-terminal domain antibodies protect mice against severe disease using Fc-mediated effector functions&quot;,&quot;author&quot;:[{&quot;family&quot;:&quot;Pierre&quot;,&quot;given&quot;:&quot;Camille N.&quot;,&quot;parse-names&quot;:false,&quot;dropping-particle&quot;:&quot;&quot;,&quot;non-dropping-particle&quot;:&quot;&quot;},{&quot;family&quot;:&quot;Adams&quot;,&quot;given&quot;:&quot;Lily E.&quot;,&quot;parse-names&quot;:false,&quot;dropping-particle&quot;:&quot;&quot;,&quot;non-dropping-particle&quot;:&quot;&quot;},{&quot;family&quot;:&quot;Higgins&quot;,&quot;given&quot;:&quot;Jaclyn S.&quot;,&quot;parse-names&quot;:false,&quot;dropping-particle&quot;:&quot;&quot;,&quot;non-dropping-particle&quot;:&quot;&quot;},{&quot;family&quot;:&quot;Anasti&quot;,&quot;given&quot;:&quot;Kara&quot;,&quot;parse-names&quot;:false,&quot;dropping-particle&quot;:&quot;&quot;,&quot;non-dropping-particle&quot;:&quot;&quot;},{&quot;family&quot;:&quot;Goodman&quot;,&quot;given&quot;:&quot;Derrick&quot;,&quot;parse-names&quot;:false,&quot;dropping-particle&quot;:&quot;&quot;,&quot;non-dropping-particle&quot;:&quot;&quot;},{&quot;family&quot;:&quot;Mielke&quot;,&quot;given&quot;:&quot;Dieter&quot;,&quot;parse-names&quot;:false,&quot;dropping-particle&quot;:&quot;&quot;,&quot;non-dropping-particle&quot;:&quot;&quot;},{&quot;family&quot;:&quot;Stanfield-Oakley&quot;,&quot;given&quot;:&quot;Sherry&quot;,&quot;parse-names&quot;:false,&quot;dropping-particle&quot;:&quot;&quot;,&quot;non-dropping-particle&quot;:&quot;&quot;},{&quot;family&quot;:&quot;Powers&quot;,&quot;given&quot;:&quot;John M.&quot;,&quot;parse-names&quot;:false,&quot;dropping-particle&quot;:&quot;&quot;,&quot;non-dropping-particle&quot;:&quot;&quot;},{&quot;family&quot;:&quot;Li&quot;,&quot;given&quot;:&quot;Dapeng&quot;,&quot;parse-names&quot;:false,&quot;dropping-particle&quot;:&quot;&quot;,&quot;non-dropping-particle&quot;:&quot;&quot;},{&quot;family&quot;:&quot;Rountree&quot;,&quot;given&quot;:&quot;Wes&quot;,&quot;parse-names&quot;:false,&quot;dropping-particle&quot;:&quot;&quot;,&quot;non-dropping-particle&quot;:&quot;&quot;},{&quot;family&quot;:&quot;Wang&quot;,&quot;given&quot;:&quot;Yunfei&quot;,&quot;parse-names&quot;:false,&quot;dropping-particle&quot;:&quot;&quot;,&quot;non-dropping-particle&quot;:&quot;&quot;},{&quot;family&quot;:&quot;Edwards&quot;,&quot;given&quot;:&quot;Robert J.&quot;,&quot;parse-names&quot;:false,&quot;dropping-particle&quot;:&quot;&quot;,&quot;non-dropping-particle&quot;:&quot;&quot;},{&quot;family&quot;:&quot;Alam&quot;,&quot;given&quot;:&quot;S. Munir&quot;,&quot;parse-names&quot;:false,&quot;dropping-particle&quot;:&quot;&quot;,&quot;non-dropping-particle&quot;:&quot;&quot;},{&quot;family&quot;:&quot;Ferrari&quot;,&quot;given&quot;:&quot;Guido&quot;,&quot;parse-names&quot;:false,&quot;dropping-particle&quot;:&quot;&quot;,&quot;non-dropping-particle&quot;:&quot;&quot;},{&quot;family&quot;:&quot;Tomaras&quot;,&quot;given&quot;:&quot;Georgia D.&quot;,&quot;parse-names&quot;:false,&quot;dropping-particle&quot;:&quot;&quot;,&quot;non-dropping-particle&quot;:&quot;&quot;},{&quot;family&quot;:&quot;Haynes&quot;,&quot;given&quot;:&quot;Barton F.&quot;,&quot;parse-names&quot;:false,&quot;dropping-particle&quot;:&quot;&quot;,&quot;non-dropping-particle&quot;:&quot;&quot;},{&quot;family&quot;:&quot;Baric&quot;,&quot;given&quot;:&quot;Ralph S.&quot;,&quot;parse-names&quot;:false,&quot;dropping-particle&quot;:&quot;&quot;,&quot;non-dropping-particle&quot;:&quot;&quot;},{&quot;family&quot;:&quot;Saunders&quot;,&quot;given&quot;:&quot;Kevin O.&quot;,&quot;parse-names&quot;:false,&quot;dropping-particle&quot;:&quot;&quot;,&quot;non-dropping-particle&quot;:&quot;&quot;}],&quot;container-title&quot;:&quot;PLoS Pathogens&quot;,&quot;container-title-short&quot;:&quot;PLoS Pathog&quot;,&quot;accessed&quot;:{&quot;date-parts&quot;:[[2025,7,26]]},&quot;DOI&quot;:&quot;10.1371/JOURNAL.PPAT.1011569,&quot;,&quot;ISSN&quot;:&quot;15537374&quot;,&quot;PMID&quot;:&quot;38900807&quot;,&quot;URL&quot;:&quot;https://pubmed.ncbi.nlm.nih.gov/38900807/&quot;,&quot;issued&quot;:{&quot;date-parts&quot;:[[2024,6,1]]},&quot;abstract&quot;:&quot;Antibodies perform both neutralizing and non-neutralizing effector functions that protect against certain pathogen-induced diseases. A human antibody directed at the SARS-CoV-2 Spike N-terminal domain (NTD), DH1052, was recently shown to be non-neutralizing, yet it protected mice and cynomolgus macaques from severe disease. The mechanisms of NTD non-neutralizing antibody-mediated protection are unknown. Here we show that Fc effector functions mediate NTD non-neutralizing antibody (non-nAb) protection against SARS-CoV- 2 MA10 viral challenge in mice. Though non-nAb prophylactic infusion did not suppress infectious viral titers in the lung as potently as neutralizing antibody (nAb) infusion, disease markers including gross lung discoloration were similar in nAb and non-nAb groups. Fc functional knockout substitutions abolished non-nAb protection and increased viral titers in the nAb group. Fc enhancement increased non-nAb protection relative to WT, supporting a positive association between Fc functionality and degree of protection from SARS-CoV-2 infection. For therapeutic administration of antibodies, non-nAb effector functions contributed to virus suppression and lessening of lung discoloration, but the presence of neutralization was required for optimal protection from disease. This study demonstrates that non-nAbs can utilize Fc-mediated mechanisms to lower viral load and prevent lung damage due to coronavirus infection.&quot;,&quot;publisher&quot;:&quot;Public Library of Science&quot;,&quot;issue&quot;:&quot;6 June&quot;,&quot;volume&quot;:&quot;20&quot;},&quot;isTemporary&quot;:false}]},{&quot;citationID&quot;:&quot;MENDELEY_CITATION_8a9bbc97-de84-42e2-9529-fde881876c1f&quot;,&quot;properties&quot;:{&quot;noteIndex&quot;:0},&quot;isEdited&quot;:false,&quot;manualOverride&quot;:{&quot;isManuallyOverridden&quot;:false,&quot;citeprocText&quot;:&quot;[65–67]&quot;,&quot;manualOverrideText&quot;:&quot;&quot;},&quot;citationTag&quot;:&quot;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&quot;,&quot;citationItems&quot;:[{&quot;id&quot;:&quot;05441748-0628-3f71-b076-bb364d5395d2&quot;,&quot;itemData&quot;:{&quot;type&quot;:&quot;article-journal&quot;,&quot;id&quot;:&quot;05441748-0628-3f71-b076-bb364d5395d2&quot;,&quot;title&quot;:&quot;Lower persistence of anti-nucleocapsid compared to anti-spike antibodies up to one year after SARS-CoV-2 infection&quot;,&quot;author&quot;:[{&quot;family&quot;:&quot;Elslande&quot;,&quot;given&quot;:&quot;Jan&quot;,&quot;parse-names&quot;:false,&quot;dropping-particle&quot;:&quot;&quot;,&quot;non-dropping-particle&quot;:&quot;Van&quot;},{&quot;family&quot;:&quot;Oyaert&quot;,&quot;given&quot;:&quot;Matthijs&quot;,&quot;parse-names&quot;:false,&quot;dropping-particle&quot;:&quot;&quot;,&quot;non-dropping-particle&quot;:&quot;&quot;},{&quot;family&quot;:&quot;Lorent&quot;,&quot;given&quot;:&quot;Natalie&quot;,&quot;parse-names&quot;:false,&quot;dropping-particle&quot;:&quot;&quot;,&quot;non-dropping-particle&quot;:&quot;&quot;},{&quot;family&quot;:&quot;Weygaerde&quot;,&quot;given&quot;:&quot;Yannick&quot;,&quot;parse-names&quot;:false,&quot;dropping-particle&quot;:&quot;&quot;,&quot;non-dropping-particle&quot;:&quot;Vande&quot;},{&quot;family&quot;:&quot;Pottelbergh&quot;,&quot;given&quot;:&quot;Gijs&quot;,&quot;parse-names&quot;:false,&quot;dropping-particle&quot;:&quot;&quot;,&quot;non-dropping-particle&quot;:&quot;Van&quot;},{&quot;family&quot;:&quot;Godderis&quot;,&quot;given&quot;:&quot;Lode&quot;,&quot;parse-names&quot;:false,&quot;dropping-particle&quot;:&quot;&quot;,&quot;non-dropping-particle&quot;:&quot;&quot;},{&quot;family&quot;:&quot;Ranst&quot;,&quot;given&quot;:&quot;Marc&quot;,&quot;parse-names&quot;:false,&quot;dropping-particle&quot;:&quot;&quot;,&quot;non-dropping-particle&quot;:&quot;Van&quot;},{&quot;family&quot;:&quot;André&quot;,&quot;given&quot;:&quot;Emmanuel&quot;,&quot;parse-names&quot;:false,&quot;dropping-particle&quot;:&quot;&quot;,&quot;non-dropping-particle&quot;:&quot;&quot;},{&quot;family&quot;:&quot;Padalko&quot;,&quot;given&quot;:&quot;Elizaveta&quot;,&quot;parse-names&quot;:false,&quot;dropping-particle&quot;:&quot;&quot;,&quot;non-dropping-particle&quot;:&quot;&quot;},{&quot;family&quot;:&quot;Lagrou&quot;,&quot;given&quot;:&quot;Katrien&quot;,&quot;parse-names&quot;:false,&quot;dropping-particle&quot;:&quot;&quot;,&quot;non-dropping-particle&quot;:&quot;&quot;},{&quot;family&quot;:&quot;Vandendriessche&quot;,&quot;given&quot;:&quot;Stien&quot;,&quot;parse-names&quot;:false,&quot;dropping-particle&quot;:&quot;&quot;,&quot;non-dropping-particle&quot;:&quot;&quot;},{&quot;family&quot;:&quot;Vermeersch&quot;,&quot;given&quot;:&quot;Pieter&quot;,&quot;parse-names&quot;:false,&quot;dropping-particle&quot;:&quot;&quot;,&quot;non-dropping-particle&quot;:&quot;&quot;}],&quot;container-title&quot;:&quot;Diagnostic Microbiology and Infectious Disease&quot;,&quot;container-title-short&quot;:&quot;Diagn Microbiol Infect Dis&quot;,&quot;accessed&quot;:{&quot;date-parts&quot;:[[2025,7,26]]},&quot;DOI&quot;:&quot;10.1016/J.DIAGMICROBIO.2022.115659&quot;,&quot;ISSN&quot;:&quot;0732-8893&quot;,&quot;PMID&quot;:&quot;35278794&quot;,&quot;URL&quot;:&quot;https://www.sciencedirect.com/science/article/pii/S073288932200027X&quot;,&quot;issued&quot;:{&quot;date-parts&quot;:[[2022,5,1]]},&quot;page&quot;:&quot;115659&quot;,&quot;abstract&quot;:&quot;We retrospectively compared the long-term evolution of IgG anti-spike (S) and anti-nucleocapsid (N) levels (Abbott immunoassays) in 116 non-severe and 115 severe SARS-CoV-2 infected patients from 2 university hospitals up to 365 days post positive RT-PCR. IgG anti-S and anti-N antibody levels decayed exponentially up to 365 days after a peak 0 to 59 days after positive RT-PCR. Peak antibody level/cut-off ratio 0 to 59 days after positive RT-PCR was more than 70 for anti-S compared to less than 6 for anti-N (P &lt; 0.01). Anti-S and anti-N were significantly higher in severe compared to non-severe patients up to 180 to 239 days and 300 to 365 days, respectively (P &lt; 0.05). Despite similar half-lives, the estimated time to 50% seronegativity was more than 2 years for anti-S compared to less than 1 year for anti-N in non-severe and severe COVID-19 patients, due to the significantly higher peak antibody level/cut-off ratio for anti-S compared to anti-N.&quot;,&quot;publisher&quot;:&quot;Elsevier&quot;,&quot;issue&quot;:&quot;1&quot;,&quot;volume&quot;:&quot;103&quot;},&quot;isTemporary&quot;:false},{&quot;id&quot;:&quot;f9af2f29-96c4-37f3-ae15-adee010a888c&quot;,&quot;itemData&quot;:{&quot;type&quot;:&quot;article-journal&quot;,&quot;id&quot;:&quot;f9af2f29-96c4-37f3-ae15-adee010a888c&quot;,&quot;title&quot;:&quot;Longitudinal SARS-CoV-2 Nucleocapsid Antibody Kinetics, Seroreversion, and Implications for Seroepidemiologic Studies&quot;,&quot;author&quot;:[{&quot;family&quot;:&quot;Loesche&quot;,&quot;given&quot;:&quot;Michael&quot;,&quot;parse-names&quot;:false,&quot;dropping-particle&quot;:&quot;&quot;,&quot;non-dropping-particle&quot;:&quot;&quot;},{&quot;family&quot;:&quot;Karlson&quot;,&quot;given&quot;:&quot;Elizabeth W.&quot;,&quot;parse-names&quot;:false,&quot;dropping-particle&quot;:&quot;&quot;,&quot;non-dropping-particle&quot;:&quot;&quot;},{&quot;family&quot;:&quot;Talabi&quot;,&quot;given&quot;:&quot;Opeyemi&quot;,&quot;parse-names&quot;:false,&quot;dropping-particle&quot;:&quot;&quot;,&quot;non-dropping-particle&quot;:&quot;&quot;},{&quot;family&quot;:&quot;Zhou&quot;,&quot;given&quot;:&quot;Guohai&quot;,&quot;parse-names&quot;:false,&quot;dropping-particle&quot;:&quot;&quot;,&quot;non-dropping-particle&quot;:&quot;&quot;},{&quot;family&quot;:&quot;Boutin&quot;,&quot;given&quot;:&quot;Natalie&quot;,&quot;parse-names&quot;:false,&quot;dropping-particle&quot;:&quot;&quot;,&quot;non-dropping-particle&quot;:&quot;&quot;},{&quot;family&quot;:&quot;Atchley&quot;,&quot;given&quot;:&quot;Rachel&quot;,&quot;parse-names&quot;:false,&quot;dropping-particle&quot;:&quot;&quot;,&quot;non-dropping-particle&quot;:&quot;&quot;},{&quot;family&quot;:&quot;Loevinsohn&quot;,&quot;given&quot;:&quot;Gideon&quot;,&quot;parse-names&quot;:false,&quot;dropping-particle&quot;:&quot;&quot;,&quot;non-dropping-particle&quot;:&quot;&quot;},{&quot;family&quot;:&quot;Chang&quot;,&quot;given&quot;:&quot;Jun Bai Park&quot;,&quot;parse-names&quot;:false,&quot;dropping-particle&quot;:&quot;&quot;,&quot;non-dropping-particle&quot;:&quot;&quot;},{&quot;family&quot;:&quot;Hasdianda&quot;,&quot;given&quot;:&quot;Mohammad&quot;,&quot;parse-names&quot;:false,&quot;dropping-particle&quot;:&quot;&quot;,&quot;non-dropping-particle&quot;:&quot;&quot;},{&quot;family&quot;:&quot;Okenla&quot;,&quot;given&quot;:&quot;Adetoun&quot;,&quot;parse-names&quot;:false,&quot;dropping-particle&quot;:&quot;&quot;,&quot;non-dropping-particle&quot;:&quot;&quot;},{&quot;family&quot;:&quot;Sampson&quot;,&quot;given&quot;:&quot;Elizabeth&quot;,&quot;parse-names&quot;:false,&quot;dropping-particle&quot;:&quot;&quot;,&quot;non-dropping-particle&quot;:&quot;&quot;},{&quot;family&quot;:&quot;Schram&quot;,&quot;given&quot;:&quot;Haley&quot;,&quot;parse-names&quot;:false,&quot;dropping-particle&quot;:&quot;&quot;,&quot;non-dropping-particle&quot;:&quot;&quot;},{&quot;family&quot;:&quot;Magsipoc&quot;,&quot;given&quot;:&quot;Karen&quot;,&quot;parse-names&quot;:false,&quot;dropping-particle&quot;:&quot;&quot;,&quot;non-dropping-particle&quot;:&quot;&quot;},{&quot;family&quot;:&quot;Goodman&quot;,&quot;given&quot;:&quot;Kirsten&quot;,&quot;parse-names&quot;:false,&quot;dropping-particle&quot;:&quot;&quot;,&quot;non-dropping-particle&quot;:&quot;&quot;},{&quot;family&quot;:&quot;Donahue&quot;,&quot;given&quot;:&quot;Lauren&quot;,&quot;parse-names&quot;:false,&quot;dropping-particle&quot;:&quot;&quot;,&quot;non-dropping-particle&quot;:&quot;&quot;},{&quot;family&quot;:&quot;MacGowan&quot;,&quot;given&quot;:&quot;Maureen&quot;,&quot;parse-names&quot;:false,&quot;dropping-particle&quot;:&quot;&quot;,&quot;non-dropping-particle&quot;:&quot;&quot;},{&quot;family&quot;:&quot;Novack&quot;,&quot;given&quot;:&quot;Lewis A.&quot;,&quot;parse-names&quot;:false,&quot;dropping-particle&quot;:&quot;&quot;,&quot;non-dropping-particle&quot;:&quot;&quot;},{&quot;family&quot;:&quot;Jarolim&quot;,&quot;given&quot;:&quot;Petr&quot;,&quot;parse-names&quot;:false,&quot;dropping-particle&quot;:&quot;&quot;,&quot;non-dropping-particle&quot;:&quot;&quot;},{&quot;family&quot;:&quot;Baden&quot;,&quot;given&quot;:&quot;Lindsey R.&quot;,&quot;parse-names&quot;:false,&quot;dropping-particle&quot;:&quot;&quot;,&quot;non-dropping-particle&quot;:&quot;&quot;},{&quot;family&quot;:&quot;Nilles&quot;,&quot;given&quot;:&quot;Eric J.&quot;,&quot;parse-names&quot;:false,&quot;dropping-particle&quot;:&quot;&quot;,&quot;non-dropping-particle&quot;:&quot;&quot;}],&quot;container-title&quot;:&quot;Emerging Infectious Diseases&quot;,&quot;container-title-short&quot;:&quot;Emerg Infect Dis&quot;,&quot;accessed&quot;:{&quot;date-parts&quot;:[[2025,7,26]]},&quot;DOI&quot;:&quot;10.3201/EID2809.220729&quot;,&quot;ISSN&quot;:&quot;10806059&quot;,&quot;PMID&quot;:&quot;35868337&quot;,&quot;URL&quot;:&quot;https://pmc.ncbi.nlm.nih.gov/articles/PMC9423917/&quot;,&quot;issued&quot;:{&quot;date-parts&quot;:[[2022,9,1]]},&quot;page&quot;:&quot;1859&quot;,&quot;abstract&quot;:&quot;Given widespread use of spike antibody in generating coronavirus disease vaccines, SARS-CoV-2 nucleocapsid antibodies are increasingly used to indicate previous infection in serologic surveys. However, longitudinal kinetics and seroreversion are poorly defined. We found substantial seroreversion of nucleocapsid total immunoglobulin, underscoring the need to account for seroreversion in seroepidemiologic studies.&quot;,&quot;publisher&quot;:&quot;Centers for Disease Control and Prevention (CDC)&quot;,&quot;issue&quot;:&quot;9&quot;,&quot;volume&quot;:&quot;28&quot;},&quot;isTemporary&quot;:false},{&quot;id&quot;:&quot;92b95998-dc68-34cc-b3b7-5682fb00ce3c&quot;,&quot;itemData&quot;:{&quot;type&quot;:&quot;article-journal&quot;,&quot;id&quot;:&quot;92b95998-dc68-34cc-b3b7-5682fb00ce3c&quot;,&quot;title&quot;:&quot;SARS-CoV-2 Spike and Nucleocapsid Antibody Response in Vaccinated Croatian Healthcare Workers and Infected Hospitalized Patients: A Single Center Cohort Study&quot;,&quot;author&quot;:[{&quot;family&quot;:&quot;Brlić&quot;,&quot;given&quot;:&quot;Paola Kučan&quot;,&quot;parse-names&quot;:false,&quot;dropping-particle&quot;:&quot;&quot;,&quot;non-dropping-particle&quot;:&quot;&quot;},{&quot;family&quot;:&quot;Pavletić&quot;,&quot;given&quot;:&quot;Martina&quot;,&quot;parse-names&quot;:false,&quot;dropping-particle&quot;:&quot;&quot;,&quot;non-dropping-particle&quot;:&quot;&quot;},{&quot;family&quot;:&quot;Lerga&quot;,&quot;given&quot;:&quot;Mate&quot;,&quot;parse-names&quot;:false,&quot;dropping-particle&quot;:&quot;&quot;,&quot;non-dropping-particle&quot;:&quot;&quot;},{&quot;family&quot;:&quot;Krstanović&quot;,&quot;given&quot;:&quot;Fran&quot;,&quot;parse-names&quot;:false,&quot;dropping-particle&quot;:&quot;&quot;,&quot;non-dropping-particle&quot;:&quot;&quot;},{&quot;family&quot;:&quot;Matešić&quot;,&quot;given&quot;:&quot;Marina Pribanić&quot;,&quot;parse-names&quot;:false,&quot;dropping-particle&quot;:&quot;&quot;,&quot;non-dropping-particle&quot;:&quot;&quot;},{&quot;family&quot;:&quot;Miklić&quot;,&quot;given&quot;:&quot;Karmela&quot;,&quot;parse-names&quot;:false,&quot;dropping-particle&quot;:&quot;&quot;,&quot;non-dropping-particle&quot;:&quot;&quot;},{&quot;family&quot;:&quot;Malić&quot;,&quot;given&quot;:&quot;Suzana&quot;,&quot;parse-names&quot;:false,&quot;dropping-particle&quot;:&quot;&quot;,&quot;non-dropping-particle&quot;:&quot;&quot;},{&quot;family&quot;:&quot;Mikša&quot;,&quot;given&quot;:&quot;Leonarda&quot;,&quot;parse-names&quot;:false,&quot;dropping-particle&quot;:&quot;&quot;,&quot;non-dropping-particle&quot;:&quot;&quot;},{&quot;family&quot;:&quot;Pajcur&quot;,&quot;given&quot;:&quot;Maja&quot;,&quot;parse-names&quot;:false,&quot;dropping-particle&quot;:&quot;&quot;,&quot;non-dropping-particle&quot;:&quot;&quot;},{&quot;family&quot;:&quot;Peruč&quot;,&quot;given&quot;:&quot;Dolores&quot;,&quot;parse-names&quot;:false,&quot;dropping-particle&quot;:&quot;&quot;,&quot;non-dropping-particle&quot;:&quot;&quot;},{&quot;family&quot;:&quot;Schubert&quot;,&quot;given&quot;:&quot;Maren&quot;,&quot;parse-names&quot;:false,&quot;dropping-particle&quot;:&quot;&quot;,&quot;non-dropping-particle&quot;:&quot;&quot;},{&quot;family&quot;:&quot;Bertoglio&quot;,&quot;given&quot;:&quot;Federico&quot;,&quot;parse-names&quot;:false,&quot;dropping-particle&quot;:&quot;&quot;,&quot;non-dropping-particle&quot;:&quot;&quot;},{&quot;family&quot;:&quot;Arapović&quot;,&quot;given&quot;:&quot;Jurica&quot;,&quot;parse-names&quot;:false,&quot;dropping-particle&quot;:&quot;&quot;,&quot;non-dropping-particle&quot;:&quot;&quot;},{&quot;family&quot;:&quot;Protić&quot;,&quot;given&quot;:&quot;Alen&quot;,&quot;parse-names&quot;:false,&quot;dropping-particle&quot;:&quot;&quot;,&quot;non-dropping-particle&quot;:&quot;&quot;},{&quot;family&quot;:&quot;Šustić&quot;,&quot;given&quot;:&quot;Alan&quot;,&quot;parse-names&quot;:false,&quot;dropping-particle&quot;:&quot;&quot;,&quot;non-dropping-particle&quot;:&quot;&quot;},{&quot;family&quot;:&quot;Milošević&quot;,&quot;given&quot;:&quot;Marko&quot;,&quot;parse-names&quot;:false,&quot;dropping-particle&quot;:&quot;&quot;,&quot;non-dropping-particle&quot;:&quot;&quot;},{&quot;family&quot;:&quot;Šain&quot;,&quot;given&quot;:&quot;Luka Čičin&quot;,&quot;parse-names&quot;:false,&quot;dropping-particle&quot;:&quot;&quot;,&quot;non-dropping-particle&quot;:&quot;&quot;},{&quot;family&quot;:&quot;Jonjić&quot;,&quot;given&quot;:&quot;Stipan&quot;,&quot;parse-names&quot;:false,&quot;dropping-particle&quot;:&quot;&quot;,&quot;non-dropping-particle&quot;:&quot;&quot;},{&quot;family&quot;:&quot;Lisnić&quot;,&quot;given&quot;:&quot;Vanda Juranić&quot;,&quot;parse-names&quot;:false,&quot;dropping-particle&quot;:&quot;&quot;,&quot;non-dropping-particle&quot;:&quot;&quot;},{&quot;family&quot;:&quot;Brizić&quot;,&quot;given&quot;:&quot;Ilija&quot;,&quot;parse-names&quot;:false,&quot;dropping-particle&quot;:&quot;&quot;,&quot;non-dropping-particle&quot;:&quot;&quot;}],&quot;container-title&quot;:&quot;Viruses&quot;,&quot;container-title-short&quot;:&quot;Viruses&quot;,&quot;accessed&quot;:{&quot;date-parts&quot;:[[2025,7,26]]},&quot;DOI&quot;:&quot;10.3390/V14091966/S1&quot;,&quot;ISSN&quot;:&quot;19994915&quot;,&quot;URL&quot;:&quot;https://www.mdpi.com/1999-4915/14/9/1966/htm&quot;,&quot;issued&quot;:{&quot;date-parts&quot;:[[2022,9,1]]},&quot;page&quot;:&quot;1966&quot;,&quot;abstract&quot;:&quot;Studies assessing the dynamics and duration of antibody responses following SARS-CoV-2 infection or vaccination are an invaluable tool for vaccination schedule planning, assessment of risk groups and management of pandemics. In this study, we developed and employed ELISA assays to analyze the humoral responses to Nucleocapsid and Spike proteins in vaccinated health-care workers (HCW) and critically ill COVID-19 patients. Sera of more than 1000 HCWs and critically ill patients from the Clinical Hospital Center Rijeka were tested across a one-year period, encompassing the spread of major SARS-CoV-2 variants of concern (VOCs). We observed 97% of seroconversion in HCW cohort as well as sustained anti-Spike antibody response in vaccinees for more than 6 months. In contrast, the infection-induced anti-Nucleocapsid response was waning significantly in a six-month period. Furthermore, a substantial decrease in vaccinees’ anti-Spike antibodies binding to Spike protein of Omicron VOC was also observed. Critically ill COVID-19 patients had higher levels of anti-Spike and anti-Nucleocapsid antibodies compared to HCWs. No significant differences in anti-Spike and anti-Nucleocapsid antibody levels between the critically ill COVID-19 patients that were on non-invasive oxygen supplementation and those on invasive ventilation support were observed. However, stronger anti-Spike, but not anti-Nucleocapsid, antibody response correlated with a better disease outcome in the cohort of patients on invasive ventilation support. Altogether, our results contribute to the growing pool of data on humoral responses to SARS-CoV-2 infection and vaccination.&quot;,&quot;publisher&quot;:&quot;MDPI&quot;,&quot;issue&quot;:&quot;9&quot;,&quot;volume&quot;:&quot;14&quot;},&quot;isTemporary&quot;:false}]},{&quot;citationID&quot;:&quot;MENDELEY_CITATION_9f1c21ea-54be-42f8-85a6-a628b058fe27&quot;,&quot;properties&quot;:{&quot;noteIndex&quot;:0},&quot;isEdited&quot;:false,&quot;manualOverride&quot;:{&quot;isManuallyOverridden&quot;:false,&quot;citeprocText&quot;:&quot;[68,69]&quot;,&quot;manualOverrideText&quot;:&quot;&quot;},&quot;citationTag&quot;:&quot;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&quot;,&quot;citationItems&quot;:[{&quot;id&quot;:&quot;cbafbbf4-1c75-3f63-9f4e-3d05b399de85&quot;,&quot;itemData&quot;:{&quot;type&quot;:&quot;article-journal&quot;,&quot;id&quot;:&quot;cbafbbf4-1c75-3f63-9f4e-3d05b399de85&quot;,&quot;title&quot;:&quot;Persistence of SARS-CoV-2 N-antibody response in healthcare workers, London, UK&quot;,&quot;author&quot;:[{&quot;family&quot;:&quot;Shrotri&quot;,&quot;given&quot;:&quot;Madhumita&quot;,&quot;parse-names&quot;:false,&quot;dropping-particle&quot;:&quot;&quot;,&quot;non-dropping-particle&quot;:&quot;&quot;},{&quot;family&quot;:&quot;Harris&quot;,&quot;given&quot;:&quot;Ross J.&quot;,&quot;parse-names&quot;:false,&quot;dropping-particle&quot;:&quot;&quot;,&quot;non-dropping-particle&quot;:&quot;&quot;},{&quot;family&quot;:&quot;Rodger&quot;,&quot;given&quot;:&quot;Alison&quot;,&quot;parse-names&quot;:false,&quot;dropping-particle&quot;:&quot;&quot;,&quot;non-dropping-particle&quot;:&quot;&quot;},{&quot;family&quot;:&quot;Planche&quot;,&quot;given&quot;:&quot;Timothy&quot;,&quot;parse-names&quot;:false,&quot;dropping-particle&quot;:&quot;&quot;,&quot;non-dropping-particle&quot;:&quot;&quot;},{&quot;family&quot;:&quot;Sanderson&quot;,&quot;given&quot;:&quot;Frances&quot;,&quot;parse-names&quot;:false,&quot;dropping-particle&quot;:&quot;&quot;,&quot;non-dropping-particle&quot;:&quot;&quot;},{&quot;family&quot;:&quot;Mahungu&quot;,&quot;given&quot;:&quot;Tabitha&quot;,&quot;parse-names&quot;:false,&quot;dropping-particle&quot;:&quot;&quot;,&quot;non-dropping-particle&quot;:&quot;&quot;},{&quot;family&quot;:&quot;McGregor&quot;,&quot;given&quot;:&quot;Alastair&quot;,&quot;parse-names&quot;:false,&quot;dropping-particle&quot;:&quot;&quot;,&quot;non-dropping-particle&quot;:&quot;&quot;},{&quot;family&quot;:&quot;Heath&quot;,&quot;given&quot;:&quot;Paul T.&quot;,&quot;parse-names&quot;:false,&quot;dropping-particle&quot;:&quot;&quot;,&quot;non-dropping-particle&quot;:&quot;&quot;},{&quot;family&quot;:&quot;Brown&quot;,&quot;given&quot;:&quot;Colin S.&quot;,&quot;parse-names&quot;:false,&quot;dropping-particle&quot;:&quot;&quot;,&quot;non-dropping-particle&quot;:&quot;&quot;},{&quot;family&quot;:&quot;Dunning&quot;,&quot;given&quot;:&quot;Jake&quot;,&quot;parse-names&quot;:false,&quot;dropping-particle&quot;:&quot;&quot;,&quot;non-dropping-particle&quot;:&quot;&quot;},{&quot;family&quot;:&quot;Hopkins&quot;,&quot;given&quot;:&quot;Susan&quot;,&quot;parse-names&quot;:false,&quot;dropping-particle&quot;:&quot;&quot;,&quot;non-dropping-particle&quot;:&quot;&quot;},{&quot;family&quot;:&quot;Ladhani&quot;,&quot;given&quot;:&quot;Shamez&quot;,&quot;parse-names&quot;:false,&quot;dropping-particle&quot;:&quot;&quot;,&quot;non-dropping-particle&quot;:&quot;&quot;},{&quot;family&quot;:&quot;Chand&quot;,&quot;given&quot;:&quot;Meera&quot;,&quot;parse-names&quot;:false,&quot;dropping-particle&quot;:&quot;&quot;,&quot;non-dropping-particle&quot;:&quot;&quot;}],&quot;container-title&quot;:&quot;Emerging Infectious Diseases&quot;,&quot;container-title-short&quot;:&quot;Emerg Infect Dis&quot;,&quot;accessed&quot;:{&quot;date-parts&quot;:[[2025,7,26]]},&quot;DOI&quot;:&quot;10.3201/EID2704.204554,&quot;,&quot;ISSN&quot;:&quot;10806059&quot;,&quot;PMID&quot;:&quot;33734962&quot;,&quot;URL&quot;:&quot;https://pubmed.ncbi.nlm.nih.gov/33734962/&quot;,&quot;issued&quot;:{&quot;date-parts&quot;:[[2021,4,1]]},&quot;page&quot;:&quot;1155-1158&quot;,&quot;abstract&quot;:&quot;Prospective serosurveillance of severe acute respiratory syndrome coronavirus 2 in 1,069 healthcare workers in London, UK, demonstrated that nucleocapsid antibody titers were stable and sustained for ≤12 weeks in 312 seropositive participants. This fi nding was consistent across demographic and clinical variables and contrasts with reports of short-term antibody waning.&quot;,&quot;publisher&quot;:&quot;Centers for Disease Control and Prevention (CDC)&quot;,&quot;issue&quot;:&quot;4&quot;,&quot;volume&quot;:&quot;27&quot;},&quot;isTemporary&quot;:false},{&quot;id&quot;:&quot;672543a8-b0e6-3424-95d7-69e4abbc026c&quot;,&quot;itemData&quot;:{&quot;type&quot;:&quot;article-journal&quot;,&quot;id&quot;:&quot;672543a8-b0e6-3424-95d7-69e4abbc026c&quot;,&quot;title&quot;:&quot;Seroprevalence and longevity of SARS-CoV-2 nucleocapsid antigen-IgG among health care workers in a large COVID-19 public hospital in Saudi Arabia: A prospective cohort study&quot;,&quot;author&quot;:[{&quot;family&quot;:&quot;Alasmari&quot;,&quot;given&quot;:&quot;Faisal&quot;,&quot;parse-names&quot;:false,&quot;dropping-particle&quot;:&quot;&quot;,&quot;non-dropping-particle&quot;:&quot;&quot;},{&quot;family&quot;:&quot;Mukahal&quot;,&quot;given&quot;:&quot;Mahmoud&quot;,&quot;parse-names&quot;:false,&quot;dropping-particle&quot;:&quot;&quot;,&quot;non-dropping-particle&quot;:&quot;&quot;},{&quot;family&quot;:&quot;Alqurashi&quot;,&quot;given&quot;:&quot;Alaa Ashraf&quot;,&quot;parse-names&quot;:false,&quot;dropping-particle&quot;:&quot;&quot;,&quot;non-dropping-particle&quot;:&quot;&quot;},{&quot;family&quot;:&quot;Huq&quot;,&quot;given&quot;:&quot;Molla&quot;,&quot;parse-names&quot;:false,&quot;dropping-particle&quot;:&quot;&quot;,&quot;non-dropping-particle&quot;:&quot;&quot;},{&quot;family&quot;:&quot;Alabdrabalnabi&quot;,&quot;given&quot;:&quot;Fatima&quot;,&quot;parse-names&quot;:false,&quot;dropping-particle&quot;:&quot;&quot;,&quot;non-dropping-particle&quot;:&quot;&quot;},{&quot;family&quot;:&quot;AlJurayyan&quot;,&quot;given&quot;:&quot;Abdullah&quot;,&quot;parse-names&quot;:false,&quot;dropping-particle&quot;:&quot;&quot;,&quot;non-dropping-particle&quot;:&quot;&quot;},{&quot;family&quot;:&quot;Alkahtani&quot;,&quot;given&quot;:&quot;Shymaa Moshobab&quot;,&quot;parse-names&quot;:false,&quot;dropping-particle&quot;:&quot;&quot;,&quot;non-dropping-particle&quot;:&quot;&quot;},{&quot;family&quot;:&quot;Assari&quot;,&quot;given&quot;:&quot;Fatimah Salem&quot;,&quot;parse-names&quot;:false,&quot;dropping-particle&quot;:&quot;&quot;,&quot;non-dropping-particle&quot;:&quot;&quot;},{&quot;family&quot;:&quot;Bashaweeh&quot;,&quot;given&quot;:&quot;Rahaf&quot;,&quot;parse-names&quot;:false,&quot;dropping-particle&quot;:&quot;&quot;,&quot;non-dropping-particle&quot;:&quot;&quot;},{&quot;family&quot;:&quot;Salam&quot;,&quot;given&quot;:&quot;Rana&quot;,&quot;parse-names&quot;:false,&quot;dropping-particle&quot;:&quot;&quot;,&quot;non-dropping-particle&quot;:&quot;&quot;},{&quot;family&quot;:&quot;Aldera&quot;,&quot;given&quot;:&quot;Solaf&quot;,&quot;parse-names&quot;:false,&quot;dropping-particle&quot;:&quot;&quot;,&quot;non-dropping-particle&quot;:&quot;&quot;},{&quot;family&quot;:&quot;Alkinani&quot;,&quot;given&quot;:&quot;Ohud Mohammed&quot;,&quot;parse-names&quot;:false,&quot;dropping-particle&quot;:&quot;&quot;,&quot;non-dropping-particle&quot;:&quot;&quot;},{&quot;family&quot;:&quot;Almutairi&quot;,&quot;given&quot;:&quot;Talal&quot;,&quot;parse-names&quot;:false,&quot;dropping-particle&quot;:&quot;&quot;,&quot;non-dropping-particle&quot;:&quot;&quot;},{&quot;family&quot;:&quot;AlEnizi&quot;,&quot;given&quot;:&quot;Kholoud&quot;,&quot;parse-names&quot;:false,&quot;dropping-particle&quot;:&quot;&quot;,&quot;non-dropping-particle&quot;:&quot;&quot;},{&quot;family&quot;:&quot;Tleyjeh&quot;,&quot;given&quot;:&quot;Imad&quot;,&quot;parse-names&quot;:false,&quot;dropping-particle&quot;:&quot;&quot;,&quot;non-dropping-particle&quot;:&quot;&quot;}],&quot;container-title&quot;:&quot;PLoS ONE&quot;,&quot;container-title-short&quot;:&quot;PLoS One&quot;,&quot;accessed&quot;:{&quot;date-parts&quot;:[[2025,7,26]]},&quot;DOI&quot;:&quot;10.1371/JOURNAL.PONE.0272818,&quot;,&quot;ISSN&quot;:&quot;19326203&quot;,&quot;PMID&quot;:&quot;35960736&quot;,&quot;URL&quot;:&quot;https://pubmed.ncbi.nlm.nih.gov/35960736/&quot;,&quot;issued&quot;:{&quot;date-parts&quot;:[[2022,8,1]]},&quot;abstract&quot;:&quot;Seroprevalence of SARS-CoV-2 IgG among health care workers (HCWs) is crucial to inform infection control programs. Conflicting reports have emerged on the longevity of SARSCoV-2 IgG. Our objective is to describe the prevalence of SARS-CoV-2 IgG in HCWs and perform 8 months longitudinal follow-up (FU) to assess the duration of detectable IgG. In addition, we aim to explore the risk factors associated with positive SARS-CoV-2 IgG. The study was conducted at a large COVID-19 public hospital in Riyadh, Saudi Arabia. All HCWs were recruited by social media platform. The SARS-CoV-2 IgG assay against SARSCoV-2 nucleocapsid antigen was used. Multivariable logistic regression was used to examine association between IgG seropositive status and clinical and epidemiological factors. A total of 2528 (33% of the 7737 eligible HCWs) participated in the survey and 2523 underwent baseline serological testing in June 2020. The largest occupation groups sampled were nurses [n = 1351(18%)], physicians [n = 456 (6%)], administrators [n = 277 (3.6%)], allied HCWs [n = 205(3%)], pharmacists [n = 95(1.2%)], respiratory therapists [n = 40 (0.5%)], infection control staff [n = 21(0.27%], and others [n = 83 (1%)]. The total cohort median age was 36 (31–43) years and 66.3% were females. 273 were IgG seropositive at baseline with a seroprevalence of 10.8% 95% CI (9.6%-12.1%). 165/185 and 44/112 were persistently IgG positive, at 2–3 months and 6 months FU respectively. The median (25th–75th percentile) IgG level at the 3 different time points was 5.86 (3.57–7.04), 3.91 (2.46–5.38), 2.52 (1.80–3.99) respectively. Respiratory therapists OR 2.38, (P = 0.035), and those with hypertension OR = 1.86, (P = 0.009) were more likely to be seropositive. A high proportion of seropositive staff had prior symptoms 214/273(78%), prior anosmia was associated with the presence of antibodies, with an odds ratio of 9.25 (P&lt;0.001), as well as fever and cough. Being a non-smoker, non-Saudi, and previously diagnosed with COVID-19 infection by PCR were statistically significantly different by seroprevalence status. We found that the seroprevalence of IgG against SARS-CoV-2 nucleocapsid antigen was 10.8% in HCWs at the peak of the pandemic in Saudi Arabia. We also observed a decreasing temporal trend of IgG seropositivity over 8 months follow up period.&quot;,&quot;publisher&quot;:&quot;Public Library of Science&quot;,&quot;issue&quot;:&quot;8 August&quot;,&quot;volume&quot;:&quot;17&quot;},&quot;isTemporary&quot;:false}]},{&quot;citationID&quot;:&quot;MENDELEY_CITATION_f6bccaf3-d064-4a54-8cb4-08784433d0c7&quot;,&quot;properties&quot;:{&quot;noteIndex&quot;:0},&quot;isEdited&quot;:false,&quot;manualOverride&quot;:{&quot;isManuallyOverridden&quot;:false,&quot;citeprocText&quot;:&quot;[70]&quot;,&quot;manualOverrideText&quot;:&quot;&quot;},&quot;citationTag&quot;:&quot;MENDELEY_CITATION_v3_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&quot;,&quot;citationItems&quot;:[{&quot;id&quot;:&quot;86a0902e-0544-3b70-8bd6-14f2a5454bb7&quot;,&quot;itemData&quot;:{&quot;type&quot;:&quot;article-journal&quot;,&quot;id&quot;:&quot;86a0902e-0544-3b70-8bd6-14f2a5454bb7&quot;,&quot;title&quot;:&quot;Immunological memory to SARS-CoV-2 infection and COVID-19 vaccines&quot;,&quot;author&quot;:[{&quot;family&quot;:&quot;Sette&quot;,&quot;given&quot;:&quot;Alessandro&quot;,&quot;parse-names&quot;:false,&quot;dropping-particle&quot;:&quot;&quot;,&quot;non-dropping-particle&quot;:&quot;&quot;},{&quot;family&quot;:&quot;Crotty&quot;,&quot;given&quot;:&quot;Shane&quot;,&quot;parse-names&quot;:false,&quot;dropping-particle&quot;:&quot;&quot;,&quot;non-dropping-particle&quot;:&quot;&quot;}],&quot;container-title&quot;:&quot;Immunological Reviews&quot;,&quot;container-title-short&quot;:&quot;Immunol Rev&quot;,&quot;accessed&quot;:{&quot;date-parts&quot;:[[2025,7,26]]},&quot;DOI&quot;:&quot;10.1111/IMR.13089&quot;,&quot;ISSN&quot;:&quot;1600-065X&quot;,&quot;PMID&quot;:&quot;35733376&quot;,&quot;URL&quot;:&quot;/doi/pdf/10.1111/imr.13089&quot;,&quot;issued&quot;:{&quot;date-parts&quot;:[[2022,9,1]]},&quot;page&quot;:&quot;27-46&quot;,&quot;abstract&quot;:&quot;Immunological memory is the basis of protective immunity provided by vaccines and previous infections. Immunological memory can develop from multiple branches of the adaptive immune system, including CD4 T cells, CD8 T cells, B cells, and long-lasting antibody responses. Extraordinary progress has been made in understanding memory to SARS-CoV-2 infection and COVID-19 vaccines, addressing development; quantitative and qualitative features of different cellular and anatomical compartments; and durability of each cellular component and antibodies. Given the sophistication of the measurements; the size of the human studies; the use of longitudinal samples and cross-sectional studies; and head-to-head comparisons between infection and vaccines or between multiple vaccines, the understanding of immune memory for 1 year to SARS-CoV-2 infection and vaccines already supersedes that of any other acute infectious disease. This knowledge may help inform public policies regarding COVID-19 and COVID-19 vaccines, as well as the scientific development of future vaccines against SARS-CoV-2 and other diseases.&quot;,&quot;publisher&quot;:&quot;John Wiley &amp; Sons, Ltd&quot;,&quot;issue&quot;:&quot;1&quot;,&quot;volume&quot;:&quot;310&quot;},&quot;isTemporary&quot;:false}]},{&quot;citationID&quot;:&quot;MENDELEY_CITATION_e3d607e4-9797-4e17-9244-a15aa98d4012&quot;,&quot;properties&quot;:{&quot;noteIndex&quot;:0},&quot;isEdited&quot;:false,&quot;manualOverride&quot;:{&quot;isManuallyOverridden&quot;:false,&quot;citeprocText&quot;:&quot;[6,71–73]&quot;,&quot;manualOverrideText&quot;:&quot;&quot;},&quot;citationTag&quot;:&quot;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&quot;,&quot;citationItems&quot;:[{&quot;id&quot;:&quot;7722c701-f2f2-3618-a6e6-b958b228d022&quot;,&quot;itemData&quot;:{&quot;type&quot;:&quot;article-journal&quot;,&quot;id&quot;:&quot;7722c701-f2f2-3618-a6e6-b958b228d022&quot;,&quot;title&quot;:&quot;IL1β, IL-6, and TNF-α cytokines cooperate to modulate a complicated medical condition among COVID-19 patients: case-control study&quot;,&quot;author&quot;:[{&quot;family&quot;:&quot;Faraj&quot;,&quot;given&quot;:&quot;Shalaw Sardar&quot;,&quot;parse-names&quot;:false,&quot;dropping-particle&quot;:&quot;&quot;,&quot;non-dropping-particle&quot;:&quot;&quot;},{&quot;family&quot;:&quot;Jalal&quot;,&quot;given&quot;:&quot;Paywast Jamal&quot;,&quot;parse-names&quot;:false,&quot;dropping-particle&quot;:&quot;&quot;,&quot;non-dropping-particle&quot;:&quot;&quot;}],&quot;container-title&quot;:&quot;Annals of Medicine and Surgery&quot;,&quot;accessed&quot;:{&quot;date-parts&quot;:[[2024,10,3]]},&quot;DOI&quot;:&quot;10.1097/MS9.0000000000000679&quot;,&quot;ISSN&quot;:&quot;2049-0801&quot;,&quot;PMID&quot;:&quot;37363608&quot;,&quot;URL&quot;:&quot;/pmc/articles/PMC10289607/&quot;,&quot;issued&quot;:{&quot;date-parts&quot;:[[2023,6]]},&quot;page&quot;:&quot;2291&quot;,&quot;abstract&quot;:&quot;UNLABELLED The cytokine storm is a complication related to SARS-CoV-2 infection worldwide. This study aimed to address the level of three cytokines which were interleukin-1-beta (IL-1β), interleukin-6 (IL-6), and tumour necrosis factor-alpha (TNF-α), with different blood parameters to the formation of cytokine storm or any complication among COVID-19 patients. METHOD AND MATERIAL A total of 104 serum samples were included for this purpose, and they were divided into three categories the healthy control group (n=30), mild COVID-19 patients (n=23), and severe cases of COVID-19 patients (n=51). The cytokine concentration was measured by enzyme-linked immunosorbent assays (ELISA). Serum ferritin, C-reactive protein (CRP) levels, and erythrocyte sedimentation rate were also evaluated and compared with the concentration of the proinflammatory cytokines. RESULT The data analysis showed a significant relationship between the serum IL-6 level with serum ferritin and CRP and the progression to the severity of SARS-CoV-2 infection. The IL-6 level was increased in mild COVID-19 patients and was significantly elevated in severe COVID-19 patients. Patients in the severe group had significantly higher serum ferritin, CRP, and erythrocyte sedimentation rate levels than those in the mild and healthy groups. The IL-1β and TNF-α were not significantly different in the groups compared with the healthy control group. CONCLUSION This study revealed that the proinflammatory cytokines and biochemical laboratory tests are promising biomarkers for detecting the severity of COVID-19 cases.&quot;,&quot;publisher&quot;:&quot;Wolters Kluwer Health&quot;,&quot;issue&quot;:&quot;6&quot;,&quot;volume&quot;:&quot;85&quot;,&quot;container-title-short&quot;:&quot;&quot;},&quot;isTemporary&quot;:false},{&quot;id&quot;:&quot;8f4e3476-42c0-3c65-b019-4718dfa9a5b6&quot;,&quot;itemData&quot;:{&quot;type&quot;:&quot;article-journal&quot;,&quot;id&quot;:&quot;8f4e3476-42c0-3c65-b019-4718dfa9a5b6&quot;,&quot;title&quot;:&quot;The deregulated immune reaction and cytokines release storm (CRS) in COVID-19 disease&quot;,&quot;author&quot;:[{&quot;family&quot;:&quot;Pasrija&quot;,&quot;given&quot;:&quot;Ritu&quot;,&quot;parse-names&quot;:false,&quot;dropping-particle&quot;:&quot;&quot;,&quot;non-dropping-particle&quot;:&quot;&quot;},{&quot;family&quot;:&quot;Naime&quot;,&quot;given&quot;:&quot;Mohammad&quot;,&quot;parse-names&quot;:false,&quot;dropping-particle&quot;:&quot;&quot;,&quot;non-dropping-particle&quot;:&quot;&quot;}],&quot;container-title&quot;:&quot;International Immunopharmacology&quot;,&quot;container-title-short&quot;:&quot;Int Immunopharmacol&quot;,&quot;accessed&quot;:{&quot;date-parts&quot;:[[2024,5,14]]},&quot;DOI&quot;:&quot;10.1016/J.INTIMP.2020.107225&quot;,&quot;ISSN&quot;:&quot;1567-5769&quot;,&quot;PMID&quot;:&quot;33302033&quot;,&quot;issued&quot;:{&quot;date-parts&quot;:[[2021,1,1]]},&quot;page&quot;:&quot;107225&quot;,&quot;abstract&quot;:&quot;COVID-19 caused by the SARS-CoV-2 virus, accompanies an unprecedented spike in cytokines levels termed cytokines release syndrome (CRS), in critically ill patients. Clinicians claim that the surge demonstrates a deregulated immune defence in host, as infected cell expression analysis depicts a delay in type-I (interferon-I) and type-III IFNs expression, along with a limited Interferon-Stimulated Gene (ISG) response, which later resume and culminates in elicitation of several cytokines including- IL-6, IL-8, IL-12, TNFα, IL-17, MCP-1, IP-10 and IL-10 etc. Although cytokines are messenger molecules of the immune system, but their increased concentration results in inflammation, infiltration of macrophages, neutrophils and lung injury in patients. This inflammatory response results in the precarious pathogenesis of COVID-19; thus, a complete estimation of the immune response against SARS-CoV-2 is vital in designing a harmless and effective vaccine. In pathogenesis analysis, it emerges that a timely forceful type-I IFN production (18–24 hrs post infection) promotes innate and acquired immune responses, while a delay in IFNs production (3–4 days post infection) actually renders both innate and acquired responses ineffective in fighting infection. Further, underlying conditions including hypertension, obesity, cardio-vascular disease etc may increase the chances of putting people in risk groups, which end up having critical form of infection. This review summarizes the events starting from viral entry, its struggle with the immune system and failure of host immunological parameters to obliterate the infections, which finally culminate into massive release of CRS and inflammation in gravely ill patients.&quot;,&quot;publisher&quot;:&quot;Elsevier&quot;,&quot;volume&quot;:&quot;90&quot;},&quot;isTemporary&quot;:false},{&quot;id&quot;:&quot;5bae4a76-b18e-30bd-b0f6-47b8dd05a8c4&quot;,&quot;itemData&quot;:{&quot;type&quot;:&quot;article-journal&quot;,&quot;id&quot;:&quot;5bae4a76-b18e-30bd-b0f6-47b8dd05a8c4&quot;,&quot;title&quot;:&quot;Clinical and immunological features of severe and moderate coronavirus disease 2019&quot;,&quot;author&quot;:[{&quot;family&quot;:&quot;Chen&quot;,&quot;given&quot;:&quot;Guang&quot;,&quot;parse-names&quot;:false,&quot;dropping-particle&quot;:&quot;&quot;,&quot;non-dropping-particle&quot;:&quot;&quot;},{&quot;family&quot;:&quot;Wu&quot;,&quot;given&quot;:&quot;Di&quot;,&quot;parse-names&quot;:false,&quot;dropping-particle&quot;:&quot;&quot;,&quot;non-dropping-particle&quot;:&quot;&quot;},{&quot;family&quot;:&quot;Guo&quot;,&quot;given&quot;:&quot;Wei&quot;,&quot;parse-names&quot;:false,&quot;dropping-particle&quot;:&quot;&quot;,&quot;non-dropping-particle&quot;:&quot;&quot;},{&quot;family&quot;:&quot;Cao&quot;,&quot;given&quot;:&quot;Yong&quot;,&quot;parse-names&quot;:false,&quot;dropping-particle&quot;:&quot;&quot;,&quot;non-dropping-particle&quot;:&quot;&quot;},{&quot;family&quot;:&quot;Huang&quot;,&quot;given&quot;:&quot;Da&quot;,&quot;parse-names&quot;:false,&quot;dropping-particle&quot;:&quot;&quot;,&quot;non-dropping-particle&quot;:&quot;&quot;},{&quot;family&quot;:&quot;Wang&quot;,&quot;given&quot;:&quot;Hongwu&quot;,&quot;parse-names&quot;:false,&quot;dropping-particle&quot;:&quot;&quot;,&quot;non-dropping-particle&quot;:&quot;&quot;},{&quot;family&quot;:&quot;Wang&quot;,&quot;given&quot;:&quot;Tao&quot;,&quot;parse-names&quot;:false,&quot;dropping-particle&quot;:&quot;&quot;,&quot;non-dropping-particle&quot;:&quot;&quot;},{&quot;family&quot;:&quot;Zhang&quot;,&quot;given&quot;:&quot;Xiaoyun&quot;,&quot;parse-names&quot;:false,&quot;dropping-particle&quot;:&quot;&quot;,&quot;non-dropping-particle&quot;:&quot;&quot;},{&quot;family&quot;:&quot;Chen&quot;,&quot;given&quot;:&quot;Huilong&quot;,&quot;parse-names&quot;:false,&quot;dropping-particle&quot;:&quot;&quot;,&quot;non-dropping-particle&quot;:&quot;&quot;},{&quot;family&quot;:&quot;Yu&quot;,&quot;given&quot;:&quot;Haijing&quot;,&quot;parse-names&quot;:false,&quot;dropping-particle&quot;:&quot;&quot;,&quot;non-dropping-particle&quot;:&quot;&quot;},{&quot;family&quot;:&quot;Zhang&quot;,&quot;given&quot;:&quot;Xiaoping&quot;,&quot;parse-names&quot;:false,&quot;dropping-particle&quot;:&quot;&quot;,&quot;non-dropping-particle&quot;:&quot;&quot;},{&quot;family&quot;:&quot;Zhang&quot;,&quot;given&quot;:&quot;Minxia&quot;,&quot;parse-names&quot;:false,&quot;dropping-particle&quot;:&quot;&quot;,&quot;non-dropping-particle&quot;:&quot;&quot;},{&quot;family&quot;:&quot;Wu&quot;,&quot;given&quot;:&quot;Shiji&quot;,&quot;parse-names&quot;:false,&quot;dropping-particle&quot;:&quot;&quot;,&quot;non-dropping-particle&quot;:&quot;&quot;},{&quot;family&quot;:&quot;Song&quot;,&quot;given&quot;:&quot;Jianxin&quot;,&quot;parse-names&quot;:false,&quot;dropping-particle&quot;:&quot;&quot;,&quot;non-dropping-particle&quot;:&quot;&quot;},{&quot;family&quot;:&quot;Chen&quot;,&quot;given&quot;:&quot;Tao&quot;,&quot;parse-names&quot;:false,&quot;dropping-particle&quot;:&quot;&quot;,&quot;non-dropping-particle&quot;:&quot;&quot;},{&quot;family&quot;:&quot;Han&quot;,&quot;given&quot;:&quot;Meifang&quot;,&quot;parse-names&quot;:false,&quot;dropping-particle&quot;:&quot;&quot;,&quot;non-dropping-particle&quot;:&quot;&quot;},{&quot;family&quot;:&quot;Li&quot;,&quot;given&quot;:&quot;Shusheng&quot;,&quot;parse-names&quot;:false,&quot;dropping-particle&quot;:&quot;&quot;,&quot;non-dropping-particle&quot;:&quot;&quot;},{&quot;family&quot;:&quot;Luo&quot;,&quot;given&quot;:&quot;Xiaoping&quot;,&quot;parse-names&quot;:false,&quot;dropping-particle&quot;:&quot;&quot;,&quot;non-dropping-particle&quot;:&quot;&quot;},{&quot;family&quot;:&quot;Zhao&quot;,&quot;given&quot;:&quot;Jianping&quot;,&quot;parse-names&quot;:false,&quot;dropping-particle&quot;:&quot;&quot;,&quot;non-dropping-particle&quot;:&quot;&quot;},{&quot;family&quot;:&quot;Ning&quot;,&quot;given&quot;:&quot;Qin&quot;,&quot;parse-names&quot;:false,&quot;dropping-particle&quot;:&quot;&quot;,&quot;non-dropping-particle&quot;:&quot;&quot;}],&quot;container-title&quot;:&quot;The Journal of clinical investigation&quot;,&quot;container-title-short&quot;:&quot;J Clin Invest&quot;,&quot;accessed&quot;:{&quot;date-parts&quot;:[[2024,10,5]]},&quot;DOI&quot;:&quot;10.1172/JCI137244&quot;,&quot;ISSN&quot;:&quot;1558-8238&quot;,&quot;PMID&quot;:&quot;32217835&quot;,&quot;URL&quot;:&quot;https://pubmed.ncbi.nlm.nih.gov/32217835/&quot;,&quot;issued&quot;:{&quot;date-parts&quot;:[[2020,5,1]]},&quot;page&quot;:&quot;2620-2629&quot;,&quot;abstract&quot;:&quot;BACKGROUND. Since December 2019, an outbreak of coronavirus disease 2019 (COVID-19) caused by severe acute respiratory syndrome coronavirus 2 (SARS-CoV-2) emerged in Wuhan, and is now becoming a global threat. We aimed to delineate and compare the immunological features of severe and moderate COVID-19. METHODS. In this retrospective study, the clinical and immunological characteristics of 21 patients (17 male and 4 female) with COVID-19 were analyzed. These patients were classified as severe (11 cases) and moderate (10 cases) according to the guidelines released by the National Health Commission of China. RESULTS. The median age of severe and moderate cases was 61.0 and 52.0 years, respectively. Common clinical manifestations included fever, cough, and fatigue. Compared with moderate cases, severe cases more frequently had dyspnea, lymphopenia, and hypoalbuminemia, with higher levels of alanine aminotransferase, lactate dehydrogenase, C-reactive protein, ferritin, and D-dimer as well as markedly higher levels of IL-2R, IL-6, IL-10, and TNF-α. Absolute numbers of T lymphocytes, CD4+ T cells, and CD8+ T cells decreased in nearly all the patients, and were markedly lower in severe cases (294.0, 177.5, and 89.0 × 106/L, respectively) than moderate cases (640.5, 381.5, and 254.0 × 106/L, respectively). The expression of IFN-γ by CD4+ T cells tended to be lower in severe cases (14.1%) than in moderate cases (22.8%). CONCLUSION. The SARS-CoV-2 infection may affect primarily T lymphocytes, particularly CD4+ and CD8+ T cells, resulting in a decrease in numbers as well as IFN-γ production by CD4+ T cells. These potential immunological markers may be of importance because of their correlation with disease severity in COVID-19. TRIAL REGISTRATION. This is a retrospective observational study without a trial registration number.&quot;,&quot;publisher&quot;:&quot;J Clin Invest&quot;,&quot;issue&quot;:&quot;5&quot;,&quot;volume&quot;:&quot;130&quot;},&quot;isTemporary&quot;:false},{&quot;id&quot;:&quot;4c553501-62b6-3cf4-8dc0-6db1da665311&quot;,&quot;itemData&quot;:{&quot;type&quot;:&quot;article-journal&quot;,&quot;id&quot;:&quot;4c553501-62b6-3cf4-8dc0-6db1da665311&quot;,&quot;title&quot;:&quot;An inflammatory cytokine signature predicts COVID-19 severity and survival&quot;,&quot;author&quot;:[{&quot;family&quot;:&quot;Valle&quot;,&quot;given&quot;:&quot;Diane Marie&quot;,&quot;parse-names&quot;:false,&quot;dropping-particle&quot;:&quot;&quot;,&quot;non-dropping-particle&quot;:&quot;Del&quot;},{&quot;family&quot;:&quot;Kim-Schulze&quot;,&quot;given&quot;:&quot;Seunghee&quot;,&quot;parse-names&quot;:false,&quot;dropping-particle&quot;:&quot;&quot;,&quot;non-dropping-particle&quot;:&quot;&quot;},{&quot;family&quot;:&quot;Huang&quot;,&quot;given&quot;:&quot;Hsin Hui&quot;,&quot;parse-names&quot;:false,&quot;dropping-particle&quot;:&quot;&quot;,&quot;non-dropping-particle&quot;:&quot;&quot;},{&quot;family&quot;:&quot;Beckmann&quot;,&quot;given&quot;:&quot;Noam D.&quot;,&quot;parse-names&quot;:false,&quot;dropping-particle&quot;:&quot;&quot;,&quot;non-dropping-particle&quot;:&quot;&quot;},{&quot;family&quot;:&quot;Nirenberg&quot;,&quot;given&quot;:&quot;Sharon&quot;,&quot;parse-names&quot;:false,&quot;dropping-particle&quot;:&quot;&quot;,&quot;non-dropping-particle&quot;:&quot;&quot;},{&quot;family&quot;:&quot;Wang&quot;,&quot;given&quot;:&quot;Bo&quot;,&quot;parse-names&quot;:false,&quot;dropping-particle&quot;:&quot;&quot;,&quot;non-dropping-particle&quot;:&quot;&quot;},{&quot;family&quot;:&quot;Lavin&quot;,&quot;given&quot;:&quot;Yonit&quot;,&quot;parse-names&quot;:false,&quot;dropping-particle&quot;:&quot;&quot;,&quot;non-dropping-particle&quot;:&quot;&quot;},{&quot;family&quot;:&quot;Swartz&quot;,&quot;given&quot;:&quot;Talia H.&quot;,&quot;parse-names&quot;:false,&quot;dropping-particle&quot;:&quot;&quot;,&quot;non-dropping-particle&quot;:&quot;&quot;},{&quot;family&quot;:&quot;Madduri&quot;,&quot;given&quot;:&quot;Deepu&quot;,&quot;parse-names&quot;:false,&quot;dropping-particle&quot;:&quot;&quot;,&quot;non-dropping-particle&quot;:&quot;&quot;},{&quot;family&quot;:&quot;Stock&quot;,&quot;given&quot;:&quot;Aryeh&quot;,&quot;parse-names&quot;:false,&quot;dropping-particle&quot;:&quot;&quot;,&quot;non-dropping-particle&quot;:&quot;&quot;},{&quot;family&quot;:&quot;Marron&quot;,&quot;given&quot;:&quot;Thomas U.&quot;,&quot;parse-names&quot;:false,&quot;dropping-particle&quot;:&quot;&quot;,&quot;non-dropping-particle&quot;:&quot;&quot;},{&quot;family&quot;:&quot;Xie&quot;,&quot;given&quot;:&quot;Hui&quot;,&quot;parse-names&quot;:false,&quot;dropping-particle&quot;:&quot;&quot;,&quot;non-dropping-particle&quot;:&quot;&quot;},{&quot;family&quot;:&quot;Patel&quot;,&quot;given&quot;:&quot;Manishkumar&quot;,&quot;parse-names&quot;:false,&quot;dropping-particle&quot;:&quot;&quot;,&quot;non-dropping-particle&quot;:&quot;&quot;},{&quot;family&quot;:&quot;Tuballes&quot;,&quot;given&quot;:&quot;Kevin&quot;,&quot;parse-names&quot;:false,&quot;dropping-particle&quot;:&quot;&quot;,&quot;non-dropping-particle&quot;:&quot;&quot;},{&quot;family&quot;:&quot;Oekelen&quot;,&quot;given&quot;:&quot;Oliver&quot;,&quot;parse-names&quot;:false,&quot;dropping-particle&quot;:&quot;&quot;,&quot;non-dropping-particle&quot;:&quot;Van&quot;},{&quot;family&quot;:&quot;Rahman&quot;,&quot;given&quot;:&quot;Adeeb&quot;,&quot;parse-names&quot;:false,&quot;dropping-particle&quot;:&quot;&quot;,&quot;non-dropping-particle&quot;:&quot;&quot;},{&quot;family&quot;:&quot;Kovatch&quot;,&quot;given&quot;:&quot;Patricia&quot;,&quot;parse-names&quot;:false,&quot;dropping-particle&quot;:&quot;&quot;,&quot;non-dropping-particle&quot;:&quot;&quot;},{&quot;family&quot;:&quot;Aberg&quot;,&quot;given&quot;:&quot;Judith A.&quot;,&quot;parse-names&quot;:false,&quot;dropping-particle&quot;:&quot;&quot;,&quot;non-dropping-particle&quot;:&quot;&quot;},{&quot;family&quot;:&quot;Schadt&quot;,&quot;given&quot;:&quot;Eric&quot;,&quot;parse-names&quot;:false,&quot;dropping-particle&quot;:&quot;&quot;,&quot;non-dropping-particle&quot;:&quot;&quot;},{&quot;family&quot;:&quot;Jagannath&quot;,&quot;given&quot;:&quot;Sundar&quot;,&quot;parse-names&quot;:false,&quot;dropping-particle&quot;:&quot;&quot;,&quot;non-dropping-particle&quot;:&quot;&quot;},{&quot;family&quot;:&quot;Mazumdar&quot;,&quot;given&quot;:&quot;Madhu&quot;,&quot;parse-names&quot;:false,&quot;dropping-particle&quot;:&quot;&quot;,&quot;non-dropping-particle&quot;:&quot;&quot;},{&quot;family&quot;:&quot;Charney&quot;,&quot;given&quot;:&quot;Alexander W.&quot;,&quot;parse-names&quot;:false,&quot;dropping-particle&quot;:&quot;&quot;,&quot;non-dropping-particle&quot;:&quot;&quot;},{&quot;family&quot;:&quot;Firpo-Betancourt&quot;,&quot;given&quot;:&quot;Adolfo&quot;,&quot;parse-names&quot;:false,&quot;dropping-particle&quot;:&quot;&quot;,&quot;non-dropping-particle&quot;:&quot;&quot;},{&quot;family&quot;:&quot;Mendu&quot;,&quot;given&quot;:&quot;Damodara Rao&quot;,&quot;parse-names&quot;:false,&quot;dropping-particle&quot;:&quot;&quot;,&quot;non-dropping-particle&quot;:&quot;&quot;},{&quot;family&quot;:&quot;Jhang&quot;,&quot;given&quot;:&quot;Jeffrey&quot;,&quot;parse-names&quot;:false,&quot;dropping-particle&quot;:&quot;&quot;,&quot;non-dropping-particle&quot;:&quot;&quot;},{&quot;family&quot;:&quot;Reich&quot;,&quot;given&quot;:&quot;David&quot;,&quot;parse-names&quot;:false,&quot;dropping-particle&quot;:&quot;&quot;,&quot;non-dropping-particle&quot;:&quot;&quot;},{&quot;family&quot;:&quot;Sigel&quot;,&quot;given&quot;:&quot;Keith&quot;,&quot;parse-names&quot;:false,&quot;dropping-particle&quot;:&quot;&quot;,&quot;non-dropping-particle&quot;:&quot;&quot;},{&quot;family&quot;:&quot;Cordon-Cardo&quot;,&quot;given&quot;:&quot;Carlos&quot;,&quot;parse-names&quot;:false,&quot;dropping-particle&quot;:&quot;&quot;,&quot;non-dropping-particle&quot;:&quot;&quot;},{&quot;family&quot;:&quot;Feldmann&quot;,&quot;given&quot;:&quot;Marc&quot;,&quot;parse-names&quot;:false,&quot;dropping-particle&quot;:&quot;&quot;,&quot;non-dropping-particle&quot;:&quot;&quot;},{&quot;family&quot;:&quot;Parekh&quot;,&quot;given&quot;:&quot;Samir&quot;,&quot;parse-names&quot;:false,&quot;dropping-particle&quot;:&quot;&quot;,&quot;non-dropping-particle&quot;:&quot;&quot;},{&quot;family&quot;:&quot;Merad&quot;,&quot;given&quot;:&quot;Miriam&quot;,&quot;parse-names&quot;:false,&quot;dropping-particle&quot;:&quot;&quot;,&quot;non-dropping-particle&quot;:&quot;&quot;},{&quot;family&quot;:&quot;Gnjatic&quot;,&quot;given&quot;:&quot;Sacha&quot;,&quot;parse-names&quot;:false,&quot;dropping-particle&quot;:&quot;&quot;,&quot;non-dropping-particle&quot;:&quot;&quot;}],&quot;container-title&quot;:&quot;Nature Medicine 2020 26:10&quot;,&quot;accessed&quot;:{&quot;date-parts&quot;:[[2024,5,14]]},&quot;DOI&quot;:&quot;10.1038/s41591-020-1051-9&quot;,&quot;ISBN&quot;:&quot;4159102010519&quot;,&quot;ISSN&quot;:&quot;1546-170X&quot;,&quot;PMID&quot;:&quot;32839624&quot;,&quot;URL&quot;:&quot;https://www.nature.com/articles/s41591-020-1051-9&quot;,&quot;issued&quot;:{&quot;date-parts&quot;:[[2020,8,24]]},&quot;page&quot;:&quot;1636-1643&quot;,&quot;abstract&quot;:&quot;Several studies have revealed that the hyper-inflammatory response induced by severe acute respiratory syndrome coronavirus 2 (SARS-CoV-2) is a major cause of disease severity and death. However, predictive biomarkers of pathogenic inflammation to help guide targetable immune pathways are critically lacking. We implemented a rapid multiplex cytokine assay to measure serum interleukin (IL)-6, IL-8, tumor necrosis factor (TNF)-α and IL-1β in hospitalized patients with coronavirus disease 2019 (COVID-19) upon admission to the Mount Sinai Health System in New York. Patients (n = 1,484) were followed up to 41 d after admission (median, 8 d), and clinical information, laboratory test results and patient outcomes were collected. We found that high serum IL-6, IL-8 and TNF-α levels at the time of hospitalization were strong and independent predictors of patient survival (P &amp;lt; 0.0001, P = 0.0205 and P = 0.0140, respectively). Notably, when adjusting for disease severity, common laboratory inflammation markers, hypoxia and other vitals, demographics, and a range of comorbidities, IL-6 and TNF-α serum levels remained independent and significant predictors of disease severity and death. These findings were validated in a second cohort of patients (n = 231). We propose that serum IL-6 and TNF-α levels should be considered in the management and treatment of patients with COVID-19 to stratify prospective clinical trials, guide resource allocation and inform therapeutic options. Elevated levels of serum IL-6 and TNF-α at the time of hospitalization are independent and significant predictors of clinical outcome in two cohorts of patients with COVID-19.&quot;,&quot;publisher&quot;:&quot;Nature Publishing Group&quot;,&quot;issue&quot;:&quot;10&quot;,&quot;volume&quot;:&quot;26&quot;,&quot;container-title-short&quot;:&quot;&quot;},&quot;isTemporary&quot;:false}]},{&quot;citationID&quot;:&quot;MENDELEY_CITATION_c909652f-a85b-4b59-aa37-00b80f19f55d&quot;,&quot;properties&quot;:{&quot;noteIndex&quot;:0},&quot;isEdited&quot;:false,&quot;manualOverride&quot;:{&quot;isManuallyOverridden&quot;:true,&quot;citeprocText&quot;:&quot;[74]&quot;,&quot;manualOverrideText&quot;:&quot;(Esmon, 2005)&quot;},&quot;citationTag&quot;:&quot;MENDELEY_CITATION_v3_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&quot;,&quot;citationItems&quot;:[{&quot;id&quot;:&quot;e3d3db16-f31d-37fb-b2fc-232d19e6618a&quot;,&quot;itemData&quot;:{&quot;type&quot;:&quot;article-journal&quot;,&quot;id&quot;:&quot;e3d3db16-f31d-37fb-b2fc-232d19e6618a&quot;,&quot;title&quot;:&quot;COVID-19 cytokine storm: the interplay between inflammation and coagulation&quot;,&quot;author&quot;:[{&quot;family&quot;:&quot;Jose&quot;,&quot;given&quot;:&quot;Ricardo J.&quot;,&quot;parse-names&quot;:false,&quot;dropping-particle&quot;:&quot;&quot;,&quot;non-dropping-particle&quot;:&quot;&quot;},{&quot;family&quot;:&quot;Manuel&quot;,&quot;given&quot;:&quot;Ari&quot;,&quot;parse-names&quot;:false,&quot;dropping-particle&quot;:&quot;&quot;,&quot;non-dropping-particle&quot;:&quot;&quot;}],&quot;container-title&quot;:&quot;The Lancet Respiratory Medicine&quot;,&quot;container-title-short&quot;:&quot;Lancet Respir Med&quot;,&quot;accessed&quot;:{&quot;date-parts&quot;:[[2025,7,26]]},&quot;DOI&quot;:&quot;10.1016/S2213-2600(20)30216-2&quot;,&quot;ISSN&quot;:&quot;22132619&quot;,&quot;PMID&quot;:&quot;32353251&quot;,&quot;URL&quot;:&quot;https://pubmed.ncbi.nlm.nih.gov/32353251/&quot;,&quot;issued&quot;:{&quot;date-parts&quot;:[[2020,6,1]]},&quot;page&quot;:&quot;e46-e47&quot;,&quot;publisher&quot;:&quot;Lancet Publishing Group&quot;,&quot;issue&quot;:&quot;6&quot;,&quot;volume&quot;:&quot;8&quot;},&quot;isTemporary&quot;:false}]},{&quot;citationID&quot;:&quot;MENDELEY_CITATION_94e002c4-373f-4740-b5f8-b5d391d9d2a4&quot;,&quot;properties&quot;:{&quot;noteIndex&quot;:0},&quot;isEdited&quot;:false,&quot;manualOverride&quot;:{&quot;isManuallyOverridden&quot;:false,&quot;citeprocText&quot;:&quot;[74]&quot;,&quot;manualOverrideText&quot;:&quot;&quot;},&quot;citationTag&quot;:&quot;MENDELEY_CITATION_v3_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&quot;,&quot;citationItems&quot;:[{&quot;id&quot;:&quot;e3d3db16-f31d-37fb-b2fc-232d19e6618a&quot;,&quot;itemData&quot;:{&quot;type&quot;:&quot;article-journal&quot;,&quot;id&quot;:&quot;e3d3db16-f31d-37fb-b2fc-232d19e6618a&quot;,&quot;title&quot;:&quot;COVID-19 cytokine storm: the interplay between inflammation and coagulation&quot;,&quot;author&quot;:[{&quot;family&quot;:&quot;Jose&quot;,&quot;given&quot;:&quot;Ricardo J.&quot;,&quot;parse-names&quot;:false,&quot;dropping-particle&quot;:&quot;&quot;,&quot;non-dropping-particle&quot;:&quot;&quot;},{&quot;family&quot;:&quot;Manuel&quot;,&quot;given&quot;:&quot;Ari&quot;,&quot;parse-names&quot;:false,&quot;dropping-particle&quot;:&quot;&quot;,&quot;non-dropping-particle&quot;:&quot;&quot;}],&quot;container-title&quot;:&quot;The Lancet Respiratory Medicine&quot;,&quot;container-title-short&quot;:&quot;Lancet Respir Med&quot;,&quot;accessed&quot;:{&quot;date-parts&quot;:[[2025,7,26]]},&quot;DOI&quot;:&quot;10.1016/S2213-2600(20)30216-2&quot;,&quot;ISSN&quot;:&quot;22132619&quot;,&quot;PMID&quot;:&quot;32353251&quot;,&quot;URL&quot;:&quot;https://pubmed.ncbi.nlm.nih.gov/32353251/&quot;,&quot;issued&quot;:{&quot;date-parts&quot;:[[2020,6,1]]},&quot;page&quot;:&quot;e46-e47&quot;,&quot;publisher&quot;:&quot;Lancet Publishing Group&quot;,&quot;issue&quot;:&quot;6&quot;,&quot;volume&quot;:&quot;8&quot;},&quot;isTemporary&quot;:false}]},{&quot;citationID&quot;:&quot;MENDELEY_CITATION_0648de5d-4fb1-48c5-b5f3-ed5ce3bb5bf1&quot;,&quot;properties&quot;:{&quot;noteIndex&quot;:0},&quot;isEdited&quot;:false,&quot;manualOverride&quot;:{&quot;isManuallyOverridden&quot;:false,&quot;citeprocText&quot;:&quot;[75,76]&quot;,&quot;manualOverrideText&quot;:&quot;&quot;},&quot;citationTag&quot;:&quot;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&quot;,&quot;citationItems&quot;:[{&quot;id&quot;:&quot;2d77927c-7901-3708-8a28-232762458916&quot;,&quot;itemData&quot;:{&quot;type&quot;:&quot;article-journal&quot;,&quot;id&quot;:&quot;2d77927c-7901-3708-8a28-232762458916&quot;,&quot;title&quot;:&quot;Serum IL-23, IL-10, and TNF-α predict in-hospital mortality in COVID-19 patients&quot;,&quot;author&quot;:[{&quot;family&quot;:&quot;Smail&quot;,&quot;given&quot;:&quot;Shukur Wasman&quot;,&quot;parse-names&quot;:false,&quot;dropping-particle&quot;:&quot;&quot;,&quot;non-dropping-particle&quot;:&quot;&quot;},{&quot;family&quot;:&quot;Babaei&quot;,&quot;given&quot;:&quot;Esmaeil&quot;,&quot;parse-names&quot;:false,&quot;dropping-particle&quot;:&quot;&quot;,&quot;non-dropping-particle&quot;:&quot;&quot;},{&quot;family&quot;:&quot;Amin&quot;,&quot;given&quot;:&quot;Kawa&quot;,&quot;parse-names&quot;:false,&quot;dropping-particle&quot;:&quot;&quot;,&quot;non-dropping-particle&quot;:&quot;&quot;},{&quot;family&quot;:&quot;Abdulahad&quot;,&quot;given&quot;:&quot;Wayel H.&quot;,&quot;parse-names&quot;:false,&quot;dropping-particle&quot;:&quot;&quot;,&quot;non-dropping-particle&quot;:&quot;&quot;}],&quot;container-title&quot;:&quot;Frontiers in Immunology&quot;,&quot;container-title-short&quot;:&quot;Front Immunol&quot;,&quot;accessed&quot;:{&quot;date-parts&quot;:[[2025,7,26]]},&quot;DOI&quot;:&quot;10.3389/FIMMU.2023.1145840/BIBTEX&quot;,&quot;ISSN&quot;:&quot;16643224&quot;,&quot;PMID&quot;:&quot;37283736&quot;,&quot;issued&quot;:{&quot;date-parts&quot;:[[2023,5,22]]},&quot;page&quot;:&quot;1145840&quot;,&quot;abstract&quot;:&quot;Objective: The hyperinflammatory response, caused by severe acute respiratory syndrome-2 (SARS-CoV-2), is the most common cause of death in patients with coronavirus disease 2019 (COVID-19). The etiopathogenesis of this illness is not fully understood. Macrophages appear to play a key part in COVID-19’s pathogenic effects. Therefore, this study aims to examine serum inflammatory cytokines associated with the activation state of macrophages in COVID-19 patients and attempt to find accurate predictive markers for disease severity and mortality risk in hospital. Methods: 180 patients with COVID-19 and 90 healthy controls (HCs) participated in this study. Patients were divided into three different subgroups, mild (n=81), severe (n=60), and critical groups (n=39). Serum samples were collected and IL (Interleukin)-10, IL-23, tumor necrosis factor-alpha (TNF-α), interferon-gamma (IFN-γ), IL-17, monocyte chemoattractant protein-1 (MCP-1) and chemokine ligand 3 (CCL3) were determined by ELISA. In parallel, myeloperoxidase (MPO) and C-reactive protein (CRP) were measured using colorimetric and electrochemiluminescence methods, respectively. Data were collected, and their associations with disease progression and mortality were assessed using regression models and receiver operating characteristic (ROC) curves. Results: Compared to HCs, a significant increase in IL-23, IL-10, TNF-α, IFN-γ and MCP-1, were observed in COVID-19 patients. Serum levels of IL-23, IL-10, and TNF-α were significantly higher in COVID-19 patients with critical cases compared to mild and severe cases, and correlated positively with CRP level. However, non-significant changes were found in serum MPO and CCL3 among the studied groups. Moreover, significant positive association has been observed among increased IL-10, IL-23 and TNF-α in serum of COVID-19 patients. Furthermore, a binary logistic regression model was applied to predict death’s independent factors. Results showed that IL-10 alone or in combination with IL23 and TNF-α are strongly linked with non-survivors in COVID-19 patients. Finally, ROC curve results uncovered that IL-10, IL-23 and TNF-α were excellent predictors for prognosing COVID-19. Conclusion: The elevations of IL-10, IL-23, and TNF-α levels were seen in severe and critical cases of COVID-19 patients and their elevations were linked to the in-hospital mortality of the disease. A prediction model shows that the determination of these cytokines upon admission is important and should be done on COVID-19 patients as a way of evaluating the prognosis of the disease. COVID-19 Patients with high IL-10, IL-23, and TNF-α on admission are more likely to experience a severe form of the disease; therefore, those patients should be cautionary monitored and treated.&quot;,&quot;publisher&quot;:&quot;Frontiers Media S.A.&quot;,&quot;volume&quot;:&quot;14&quot;},&quot;isTemporary&quot;:false},{&quot;id&quot;:&quot;b6ae453f-bf98-3400-afd4-9bdab302134b&quot;,&quot;itemData&quot;:{&quot;type&quot;:&quot;article-journal&quot;,&quot;id&quot;:&quot;b6ae453f-bf98-3400-afd4-9bdab302134b&quot;,&quot;title&quot;:&quot;IL-6 and IL-10 as predictors of disease severity in COVID-19 patients: results from meta-analysis and regression&quot;,&quot;author&quot;:[{&quot;family&quot;:&quot;Dhar&quot;,&quot;given&quot;:&quot;Sujan K.&quot;,&quot;parse-names&quot;:false,&quot;dropping-particle&quot;:&quot;&quot;,&quot;non-dropping-particle&quot;:&quot;&quot;},{&quot;family&quot;:&quot;K&quot;,&quot;given&quot;:&quot;Vishnupriyan&quot;,&quot;parse-names&quot;:false,&quot;dropping-particle&quot;:&quot;&quot;,&quot;non-dropping-particle&quot;:&quot;&quot;},{&quot;family&quot;:&quot;Damodar&quot;,&quot;given&quot;:&quot;Sharat&quot;,&quot;parse-names&quot;:false,&quot;dropping-particle&quot;:&quot;&quot;,&quot;non-dropping-particle&quot;:&quot;&quot;},{&quot;family&quot;:&quot;Gujar&quot;,&quot;given&quot;:&quot;Shashi&quot;,&quot;parse-names&quot;:false,&quot;dropping-particle&quot;:&quot;&quot;,&quot;non-dropping-particle&quot;:&quot;&quot;},{&quot;family&quot;:&quot;Das&quot;,&quot;given&quot;:&quot;Manjula&quot;,&quot;parse-names&quot;:false,&quot;dropping-particle&quot;:&quot;&quot;,&quot;non-dropping-particle&quot;:&quot;&quot;}],&quot;container-title&quot;:&quot;Heliyon&quot;,&quot;container-title-short&quot;:&quot;Heliyon&quot;,&quot;accessed&quot;:{&quot;date-parts&quot;:[[2025,7,26]]},&quot;DOI&quot;:&quot;10.1016/j.heliyon.2021.e06155&quot;,&quot;ISSN&quot;:&quot;24058440&quot;,&quot;PMID&quot;:&quot;33553782&quot;,&quot;URL&quot;:&quot;https://pubmed.ncbi.nlm.nih.gov/33553782/&quot;,&quot;issued&quot;:{&quot;date-parts&quot;:[[2021,2,1]]},&quot;abstract&quot;:&quot;Aims: SARS-CoV-2, an infectious agent behind the ongoing COVID-19 pandemic, induces high levels of cytokines such as IL-1, IL-2, IL-4, IL-6, IL-10, TNF-α, IFN-γ etc in infected individuals that play a role in the underlying patho-physiology. Nonetheless, exact association and contribution of every cytokine towards COVID-19 pathology remains poorly understood. Delineation of the roles of cytokines during COVID-19 holds the key to efficient patient management in clinics. This study performed a comprehensive meta-analysis to establish association between induced cytokines and COVID-19 disease severity to help in prognosis and clinical care. Main methods: Scientific literature was searched to identify 13 cytokines (IL-1β, IL-2, IL-2R, IL-4, IL-5, IL-6, IL-7, IL-8, IL-10, IL-12, IL-17, TNF-α and IFN-γ) from 18 clinical studies. Standardized mean difference (SMD) for selected 6 cytokines IL-2, IL-4, IL-6, IL-10, TNF-α and IFN-γ between severe and non-severe COVID-19 patient groups were summarized using random effects model. A classifier was built using logistic regression model with cytokines having significant SMD as covariates. Key findings: Out of the 13 cytokines, IL-6 and IL-10 showed statistically significant SMD across studies synthesized. Classifier with mean values of both IL-6 and IL-10 as covariates performed well with accuracy of ~92% that was significantly higher than accuracy reported in literature with IL-6 and IL-10 as individual covariates. Significance: Simple panel proposed by us with only two cytokine markers can be used as predictors for fast diagnosis of patients with higher risk of COVID-19 disease deterioration and thus can be managed well for a favourable prognosis.&quot;,&quot;publisher&quot;:&quot;Elsevier Ltd&quot;,&quot;issue&quot;:&quot;2&quot;,&quot;volume&quot;:&quot;7&quot;},&quot;isTemporary&quot;:false}]},{&quot;citationID&quot;:&quot;MENDELEY_CITATION_51363b74-d0d6-4918-baa5-0c1ea1b011b6&quot;,&quot;properties&quot;:{&quot;noteIndex&quot;:0},&quot;isEdited&quot;:false,&quot;manualOverride&quot;:{&quot;isManuallyOverridden&quot;:false,&quot;citeprocText&quot;:&quot;[16,35]&quot;,&quot;manualOverrideText&quot;:&quot;&quot;},&quot;citationTag&quot;:&quot;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&quot;,&quot;citationItems&quot;:[{&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container-title-short&quot;:&quot;BMC Med&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isTemporary&quot;:false},{&quot;id&quot;:&quot;edd266a7-2f40-33ff-bd2f-a8f32b02b5aa&quot;,&quot;itemData&quot;:{&quot;type&quot;:&quot;article-journal&quot;,&quot;id&quot;:&quot;edd266a7-2f40-33ff-bd2f-a8f32b02b5aa&quot;,&quot;title&quot;:&quot;Cytokine Kinetics during Progression of COVID-19 in Rwanda Patients: Could IL-9/IFNγ Ratio Predict Disease Severity?&quot;,&quot;author&quot;:[{&quot;family&quot;:&quot;Ndoricyimpaye&quot;,&quot;given&quot;:&quot;Ella Larissa&quot;,&quot;parse-names&quot;:false,&quot;dropping-particle&quot;:&quot;&quot;,&quot;non-dropping-particle&quot;:&quot;&quot;},{&quot;family&quot;:&quot;Snick&quot;,&quot;given&quot;:&quot;Jacques&quot;,&quot;parse-names&quot;:false,&quot;dropping-particle&quot;:&quot;&quot;,&quot;non-dropping-particle&quot;:&quot;Van&quot;},{&quot;family&quot;:&quot;Robert&quot;,&quot;given&quot;:&quot;Rutayisire&quot;,&quot;parse-names&quot;:false,&quot;dropping-particle&quot;:&quot;&quot;,&quot;non-dropping-particle&quot;:&quot;&quot;},{&quot;family&quot;:&quot;Bikorimana&quot;,&quot;given&quot;:&quot;Emmanuel&quot;,&quot;parse-names&quot;:false,&quot;dropping-particle&quot;:&quot;&quot;,&quot;non-dropping-particle&quot;:&quot;&quot;},{&quot;family&quot;:&quot;Majyambere&quot;,&quot;given&quot;:&quot;Onesphore&quot;,&quot;parse-names&quot;:false,&quot;dropping-particle&quot;:&quot;&quot;,&quot;non-dropping-particle&quot;:&quot;&quot;},{&quot;family&quot;:&quot;Mukantwari&quot;,&quot;given&quot;:&quot;Enatha&quot;,&quot;parse-names&quot;:false,&quot;dropping-particle&quot;:&quot;&quot;,&quot;non-dropping-particle&quot;:&quot;&quot;},{&quot;family&quot;:&quot;Nshimiyimana&quot;,&quot;given&quot;:&quot;Thaddée&quot;,&quot;parse-names&quot;:false,&quot;dropping-particle&quot;:&quot;&quot;,&quot;non-dropping-particle&quot;:&quot;&quot;},{&quot;family&quot;:&quot;Mbonigaba&quot;,&quot;given&quot;:&quot;Valens&quot;,&quot;parse-names&quot;:false,&quot;dropping-particle&quot;:&quot;&quot;,&quot;non-dropping-particle&quot;:&quot;&quot;},{&quot;family&quot;:&quot;Coutelier&quot;,&quot;given&quot;:&quot;Jean Paul&quot;,&quot;parse-names&quot;:false,&quot;dropping-particle&quot;:&quot;&quot;,&quot;non-dropping-particle&quot;:&quot;&quot;},{&quot;family&quot;:&quot;Rujeni&quot;,&quot;given&quot;:&quot;Nadine&quot;,&quot;parse-names&quot;:false,&quot;dropping-particle&quot;:&quot;&quot;,&quot;non-dropping-particle&quot;:&quot;&quot;}],&quot;container-title&quot;:&quot;International Journal of Molecular Sciences&quot;,&quot;container-title-short&quot;:&quot;Int J Mol Sci&quot;,&quot;accessed&quot;:{&quot;date-parts&quot;:[[2024,10,7]]},&quot;DOI&quot;:&quot;10.3390/IJMS241512272/S1&quot;,&quot;ISSN&quot;:&quot;14220067&quot;,&quot;PMID&quot;:&quot;37569646&quot;,&quot;URL&quot;:&quot;/pmc/articles/PMC10418469/&quot;,&quot;issued&quot;:{&quot;date-parts&quot;:[[2023,8,1]]},&quot;abstract&quot;:&quot;For effective treatments and preventive measures against severe COVID-19, it is essential to determine early markers of disease severity in different populations. We analysed the cytokine kinetics of 129 COVID-19 patients with mild symptoms, 68 severe cases, and 20 healthy controls for the first time in Rwanda. Pro-inflammatory (IFNγ, IL-6, TNFα), Treg (IL-10, TGFβ1, TGFβ3), Th9 (IL-9), Th17 (IL-17), and Th2 (IL-4, IL-13) cytokines, total IgM and IgG, as well as gene expressions of FoxP3, STAT5+, IFNγ-R1, and ROR alpha+, were measured at day 1, day 7, day 14, day 21, and day 28 post-infection. Severe cases showed a significantly stronger increase than mild patients in levels of all cytokines (except IL-9) and all gene expression on day 1 of infection. Some cytokine levels dropped to levels comparable to mild cases at later time points. Further analysis identified IFNγ as a marker of severity throughout the disease course, while TGFβ1, IL-6, and IL-17 were markers of severity only at an early phase. Importantly, this study revealed a striking low IL-9 level and high IFNγ/IL-9 ratio in the plasma of patients who later died compared to mild and severe cases who recovered, suggesting that this could be an important biomarker for predicting the severity of COVID-19 and post-COVID-19 syndrome.&quot;,&quot;publisher&quot;:&quot;Multidisciplinary Digital Publishing Institute (MDPI)&quot;,&quot;issue&quot;:&quot;15&quot;,&quot;volume&quot;:&quot;24&quot;},&quot;isTemporary&quot;:false}]},{&quot;citationID&quot;:&quot;MENDELEY_CITATION_043eb7b6-cc53-441d-aa53-3707239d096d&quot;,&quot;properties&quot;:{&quot;noteIndex&quot;:0},&quot;isEdited&quot;:false,&quot;manualOverride&quot;:{&quot;isManuallyOverridden&quot;:false,&quot;citeprocText&quot;:&quot;[35]&quot;,&quot;manualOverrideText&quot;:&quot;&quot;},&quot;citationTag&quot;:&quot;MENDELEY_CITATION_v3_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&quot;,&quot;citationItems&quot;:[{&quot;id&quot;:&quot;edd266a7-2f40-33ff-bd2f-a8f32b02b5aa&quot;,&quot;itemData&quot;:{&quot;type&quot;:&quot;article-journal&quot;,&quot;id&quot;:&quot;edd266a7-2f40-33ff-bd2f-a8f32b02b5aa&quot;,&quot;title&quot;:&quot;Cytokine Kinetics during Progression of COVID-19 in Rwanda Patients: Could IL-9/IFNγ Ratio Predict Disease Severity?&quot;,&quot;author&quot;:[{&quot;family&quot;:&quot;Ndoricyimpaye&quot;,&quot;given&quot;:&quot;Ella Larissa&quot;,&quot;parse-names&quot;:false,&quot;dropping-particle&quot;:&quot;&quot;,&quot;non-dropping-particle&quot;:&quot;&quot;},{&quot;family&quot;:&quot;Snick&quot;,&quot;given&quot;:&quot;Jacques&quot;,&quot;parse-names&quot;:false,&quot;dropping-particle&quot;:&quot;&quot;,&quot;non-dropping-particle&quot;:&quot;Van&quot;},{&quot;family&quot;:&quot;Robert&quot;,&quot;given&quot;:&quot;Rutayisire&quot;,&quot;parse-names&quot;:false,&quot;dropping-particle&quot;:&quot;&quot;,&quot;non-dropping-particle&quot;:&quot;&quot;},{&quot;family&quot;:&quot;Bikorimana&quot;,&quot;given&quot;:&quot;Emmanuel&quot;,&quot;parse-names&quot;:false,&quot;dropping-particle&quot;:&quot;&quot;,&quot;non-dropping-particle&quot;:&quot;&quot;},{&quot;family&quot;:&quot;Majyambere&quot;,&quot;given&quot;:&quot;Onesphore&quot;,&quot;parse-names&quot;:false,&quot;dropping-particle&quot;:&quot;&quot;,&quot;non-dropping-particle&quot;:&quot;&quot;},{&quot;family&quot;:&quot;Mukantwari&quot;,&quot;given&quot;:&quot;Enatha&quot;,&quot;parse-names&quot;:false,&quot;dropping-particle&quot;:&quot;&quot;,&quot;non-dropping-particle&quot;:&quot;&quot;},{&quot;family&quot;:&quot;Nshimiyimana&quot;,&quot;given&quot;:&quot;Thaddée&quot;,&quot;parse-names&quot;:false,&quot;dropping-particle&quot;:&quot;&quot;,&quot;non-dropping-particle&quot;:&quot;&quot;},{&quot;family&quot;:&quot;Mbonigaba&quot;,&quot;given&quot;:&quot;Valens&quot;,&quot;parse-names&quot;:false,&quot;dropping-particle&quot;:&quot;&quot;,&quot;non-dropping-particle&quot;:&quot;&quot;},{&quot;family&quot;:&quot;Coutelier&quot;,&quot;given&quot;:&quot;Jean Paul&quot;,&quot;parse-names&quot;:false,&quot;dropping-particle&quot;:&quot;&quot;,&quot;non-dropping-particle&quot;:&quot;&quot;},{&quot;family&quot;:&quot;Rujeni&quot;,&quot;given&quot;:&quot;Nadine&quot;,&quot;parse-names&quot;:false,&quot;dropping-particle&quot;:&quot;&quot;,&quot;non-dropping-particle&quot;:&quot;&quot;}],&quot;container-title&quot;:&quot;International Journal of Molecular Sciences&quot;,&quot;container-title-short&quot;:&quot;Int J Mol Sci&quot;,&quot;accessed&quot;:{&quot;date-parts&quot;:[[2024,10,7]]},&quot;DOI&quot;:&quot;10.3390/IJMS241512272/S1&quot;,&quot;ISSN&quot;:&quot;14220067&quot;,&quot;PMID&quot;:&quot;37569646&quot;,&quot;URL&quot;:&quot;/pmc/articles/PMC10418469/&quot;,&quot;issued&quot;:{&quot;date-parts&quot;:[[2023,8,1]]},&quot;abstract&quot;:&quot;For effective treatments and preventive measures against severe COVID-19, it is essential to determine early markers of disease severity in different populations. We analysed the cytokine kinetics of 129 COVID-19 patients with mild symptoms, 68 severe cases, and 20 healthy controls for the first time in Rwanda. Pro-inflammatory (IFNγ, IL-6, TNFα), Treg (IL-10, TGFβ1, TGFβ3), Th9 (IL-9), Th17 (IL-17), and Th2 (IL-4, IL-13) cytokines, total IgM and IgG, as well as gene expressions of FoxP3, STAT5+, IFNγ-R1, and ROR alpha+, were measured at day 1, day 7, day 14, day 21, and day 28 post-infection. Severe cases showed a significantly stronger increase than mild patients in levels of all cytokines (except IL-9) and all gene expression on day 1 of infection. Some cytokine levels dropped to levels comparable to mild cases at later time points. Further analysis identified IFNγ as a marker of severity throughout the disease course, while TGFβ1, IL-6, and IL-17 were markers of severity only at an early phase. Importantly, this study revealed a striking low IL-9 level and high IFNγ/IL-9 ratio in the plasma of patients who later died compared to mild and severe cases who recovered, suggesting that this could be an important biomarker for predicting the severity of COVID-19 and post-COVID-19 syndrome.&quot;,&quot;publisher&quot;:&quot;Multidisciplinary Digital Publishing Institute (MDPI)&quot;,&quot;issue&quot;:&quot;15&quot;,&quot;volume&quot;:&quot;24&quot;},&quot;isTemporary&quot;:false}]},{&quot;citationID&quot;:&quot;MENDELEY_CITATION_2d426d03-c23b-4b10-98ea-d19181d66a2b&quot;,&quot;properties&quot;:{&quot;noteIndex&quot;:0},&quot;isEdited&quot;:false,&quot;manualOverride&quot;:{&quot;isManuallyOverridden&quot;:false,&quot;citeprocText&quot;:&quot;[77]&quot;,&quot;manualOverrideText&quot;:&quot;&quot;},&quot;citationTag&quot;:&quot;MENDELEY_CITATION_v3_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&quot;,&quot;citationItems&quot;:[{&quot;id&quot;:&quot;4c8305da-dda0-3f95-afb4-aacad2271802&quot;,&quot;itemData&quot;:{&quot;type&quot;:&quot;article-journal&quot;,&quot;id&quot;:&quot;4c8305da-dda0-3f95-afb4-aacad2271802&quot;,&quot;title&quot;:&quot;The role of chemokines and chemokine receptors in eosinophil activation during inflammatory allergic reactions&quot;,&quot;author&quot;:[{&quot;family&quot;:&quot;Oliveira&quot;,&quot;given&quot;:&quot;S. H.P.&quot;,&quot;parse-names&quot;:false,&quot;dropping-particle&quot;:&quot;&quot;,&quot;non-dropping-particle&quot;:&quot;&quot;},{&quot;family&quot;:&quot;Lukacs&quot;,&quot;given&quot;:&quot;N. W.&quot;,&quot;parse-names&quot;:false,&quot;dropping-particle&quot;:&quot;&quot;,&quot;non-dropping-particle&quot;:&quot;&quot;}],&quot;container-title&quot;:&quot;Brazilian Journal of Medical and Biological Research&quot;,&quot;accessed&quot;:{&quot;date-parts&quot;:[[2024,12,10]]},&quot;DOI&quot;:&quot;10.1590/S0100-879X2003001100002&quot;,&quot;ISSN&quot;:&quot;0100-879X&quot;,&quot;PMID&quot;:&quot;14576899&quot;,&quot;URL&quot;:&quot;https://www.scielo.br/j/bjmbr/a/KKjngzf4wxhdpPbR43G8kTj/&quot;,&quot;issued&quot;:{&quot;date-parts&quot;:[[2003]]},&quot;page&quot;:&quot;1455-1463&quot;,&quot;abstract&quot;:&quot;Chemokines are important chemotactic cytokines that play a fundamental role in the trafficking of leukocytes to sites of inflammation. They are also potent cell-activating factors, inducing cytokine and histamine release and free radical production, a fact that makes them particularly important in the pathogenesis of allergic inflammation. The action of chemokines is regulated at the level of agonist production and processing as well as at the level of receptor expression and coupling. Therefore, an analysis of the ligands must necessarily consider receptors. Eosinophils are target cells involved in the allergic inflammatory response since they are able to release a wide variety of mediators including CC and CXC chemokines and express their receptors. These mediators could damage the airway epithelial cells and might be important to stimulate other cells inducing an amplification of the allergic response. This review focuses on recently emerging data pertaining to the importance of chemokines and chemokine receptors in promoting eosinophil activation and migration during the allergic inflammatory process. The analysis of the function of eosinophils and their chemokine receptors during allergic inflammation might be a good approach to understanding the determinants of asthma severity and to developing novel therapies.&quot;,&quot;publisher&quot;:&quot;Associação Brasileira de Divulgação Científica&quot;,&quot;issue&quot;:&quot;11&quot;,&quot;volume&quot;:&quot;36&quot;,&quot;container-title-short&quot;:&quot;&quot;},&quot;isTemporary&quot;:false}]},{&quot;citationID&quot;:&quot;MENDELEY_CITATION_3f646373-6ad8-41c2-9263-43680f2a5b70&quot;,&quot;properties&quot;:{&quot;noteIndex&quot;:0},&quot;isEdited&quot;:false,&quot;manualOverride&quot;:{&quot;isManuallyOverridden&quot;:false,&quot;citeprocText&quot;:&quot;[78]&quot;,&quot;manualOverrideText&quot;:&quot;&quot;},&quot;citationTag&quot;:&quot;MENDELEY_CITATION_v3_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&quot;,&quot;citationItems&quot;:[{&quot;id&quot;:&quot;5aaa1606-551a-3908-8670-1e474e87a137&quot;,&quot;itemData&quot;:{&quot;type&quot;:&quot;article-journal&quot;,&quot;id&quot;:&quot;5aaa1606-551a-3908-8670-1e474e87a137&quot;,&quot;title&quot;:&quot;Assessing the role of eosinophil-mediated immune response markers in detecting hookworm infection: A case-control study in Kintampo, Ghana&quot;,&quot;author&quot;:[{&quot;family&quot;:&quot;Sakyi&quot;,&quot;given&quot;:&quot;Samuel A.&quot;,&quot;parse-names&quot;:false,&quot;dropping-particle&quot;:&quot;&quot;,&quot;non-dropping-particle&quot;:&quot;&quot;},{&quot;family&quot;:&quot;Amoani&quot;,&quot;given&quot;:&quot;Benjamin&quot;,&quot;parse-names&quot;:false,&quot;dropping-particle&quot;:&quot;&quot;,&quot;non-dropping-particle&quot;:&quot;&quot;},{&quot;family&quot;:&quot;Opoku&quot;,&quot;given&quot;:&quot;Stephen&quot;,&quot;parse-names&quot;:false,&quot;dropping-particle&quot;:&quot;&quot;,&quot;non-dropping-particle&quot;:&quot;&quot;},{&quot;family&quot;:&quot;Dzata&quot;,&quot;given&quot;:&quot;Lawrence&quot;,&quot;parse-names&quot;:false,&quot;dropping-particle&quot;:&quot;&quot;,&quot;non-dropping-particle&quot;:&quot;&quot;},{&quot;family&quot;:&quot;Aniagyei&quot;,&quot;given&quot;:&quot;Wilfred&quot;,&quot;parse-names&quot;:false,&quot;dropping-particle&quot;:&quot;&quot;,&quot;non-dropping-particle&quot;:&quot;&quot;},{&quot;family&quot;:&quot;Senu&quot;,&quot;given&quot;:&quot;Ebenezer&quot;,&quot;parse-names&quot;:false,&quot;dropping-particle&quot;:&quot;&quot;,&quot;non-dropping-particle&quot;:&quot;&quot;},{&quot;family&quot;:&quot;Dankwa&quot;,&quot;given&quot;:&quot;Kwabena&quot;,&quot;parse-names&quot;:false,&quot;dropping-particle&quot;:&quot;&quot;,&quot;non-dropping-particle&quot;:&quot;&quot;},{&quot;family&quot;:&quot;Wilson&quot;,&quot;given&quot;:&quot;Michael D.&quot;,&quot;parse-names&quot;:false,&quot;dropping-particle&quot;:&quot;&quot;,&quot;non-dropping-particle&quot;:&quot;&quot;}],&quot;container-title&quot;:&quot;Health Science Reports&quot;,&quot;container-title-short&quot;:&quot;Health Sci Rep&quot;,&quot;accessed&quot;:{&quot;date-parts&quot;:[[2025,7,26]]},&quot;DOI&quot;:&quot;10.1002/HSR2.674&quot;,&quot;ISSN&quot;:&quot;2398-8835&quot;,&quot;URL&quot;:&quot;/doi/pdf/10.1002/hsr2.674&quot;,&quot;issued&quot;:{&quot;date-parts&quot;:[[2022,7,1]]},&quot;page&quot;:&quot;e674&quot;,&quot;abstract&quot;:&quot;Background and Aim: Human hookworm disease caused by Ancylostoma duodenale and Necator americanus is a serious public health problem. Hookworm infection activates eosinophil-mediated tissue inflammatory responses, involving the production of the eosinophil-specific chemokine (eotaxin), recruitment of eosinophils, secretion of the cationic protein, and production of antiparasite immunoglobulin E (IgE). We investigated eosinophil-mediated immune response as markers (CCL11, eosinophil cationic protein [ECP], and IgE) for detecting hookworm infection. Methods: This case-control study was carried out in hookworm endemic areas within the Kintampo North Municipality.Forty hookworm-positive subjects and 36 apparently healthy individuals were recruited as cases and controls, respectively. Stool samples were collected for hookworm detection by the Kato–Katz technique and speciation by polymerase chain reaction. Approximately, 5 ml of intravenous blood was used to obtain plasma for the immunological assays. Results: Of eosinophil-mediated immune response markers studied, ECP and CCL11 were significantly higher among hookworm patients compared to controls. Increasing CCL11 (β = −0.81, p = 0.015) was associated with a significant decrease hookworm intensity. However, increasing eosinophil count (β = 0.62, p = 0.027) was associated with significant increase in hookworm intensity. In receiver operator characteristics analysis, ECP could significantly detect hookworm infection with a very high area under the curve (AUC) (AUC = 0.97, p &lt; 0.0001). At a cutoff of 39.05, ECP was the best eosinophil-mediated immune response marker for detecting hookworm infection with a sensitivity of 97.2%, specificity of 87.8%, a positive predictive value of 89.7%, and a negative predictive value of 96.6%. Conclusion: ECP best predicts eosinophil-mediated immune response for detecting hookworm infection, while CCL11 and eosinophil count better predict the intensity of hookworm. Moreover, the ECP level is a good indicator of hookworm infection and intensity and may require additional investigations to augment current hookworm diagnostic techniques.&quot;,&quot;publisher&quot;:&quot;John Wiley &amp; Sons, Ltd&quot;,&quot;issue&quot;:&quot;4&quot;,&quot;volume&quot;:&quot;5&quot;},&quot;isTemporary&quot;:false}]},{&quot;citationID&quot;:&quot;MENDELEY_CITATION_9b7866bf-d585-480d-b88f-681ee19d7485&quot;,&quot;properties&quot;:{&quot;noteIndex&quot;:0},&quot;isEdited&quot;:false,&quot;manualOverride&quot;:{&quot;isManuallyOverridden&quot;:false,&quot;citeprocText&quot;:&quot;[79]&quot;,&quot;manualOverrideText&quot;:&quot;&quot;},&quot;citationTag&quot;:&quot;MENDELEY_CITATION_v3_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&quot;,&quot;citationItems&quot;:[{&quot;id&quot;:&quot;4b1ada1b-380a-3174-8176-25502699aaa4&quot;,&quot;itemData&quot;:{&quot;type&quot;:&quot;article-journal&quot;,&quot;id&quot;:&quot;4b1ada1b-380a-3174-8176-25502699aaa4&quot;,&quot;title&quot;:&quot;Eotaxin-2 and eotaxin-3 in malaria exposure and pregnancy&quot;,&quot;author&quot;:[{&quot;family&quot;:&quot;Mancebo-Pérez&quot;,&quot;given&quot;:&quot;Cristina&quot;,&quot;parse-names&quot;:false,&quot;dropping-particle&quot;:&quot;&quot;,&quot;non-dropping-particle&quot;:&quot;&quot;},{&quot;family&quot;:&quot;Vidal&quot;,&quot;given&quot;:&quot;Marta&quot;,&quot;parse-names&quot;:false,&quot;dropping-particle&quot;:&quot;&quot;,&quot;non-dropping-particle&quot;:&quot;&quot;},{&quot;family&quot;:&quot;Aguilar&quot;,&quot;given&quot;:&quot;Ruth&quot;,&quot;parse-names&quot;:false,&quot;dropping-particle&quot;:&quot;&quot;,&quot;non-dropping-particle&quot;:&quot;&quot;},{&quot;family&quot;:&quot;Barrios&quot;,&quot;given&quot;:&quot;Diana&quot;,&quot;parse-names&quot;:false,&quot;dropping-particle&quot;:&quot;&quot;,&quot;non-dropping-particle&quot;:&quot;&quot;},{&quot;family&quot;:&quot;Bardají&quot;,&quot;given&quot;:&quot;Azucena&quot;,&quot;parse-names&quot;:false,&quot;dropping-particle&quot;:&quot;&quot;,&quot;non-dropping-particle&quot;:&quot;&quot;},{&quot;family&quot;:&quot;Ome-Kaius&quot;,&quot;given&quot;:&quot;Maria&quot;,&quot;parse-names&quot;:false,&quot;dropping-particle&quot;:&quot;&quot;,&quot;non-dropping-particle&quot;:&quot;&quot;},{&quot;family&quot;:&quot;Menéndez&quot;,&quot;given&quot;:&quot;Clara&quot;,&quot;parse-names&quot;:false,&quot;dropping-particle&quot;:&quot;&quot;,&quot;non-dropping-particle&quot;:&quot;&quot;},{&quot;family&quot;:&quot;Rogerson&quot;,&quot;given&quot;:&quot;Stephen J.&quot;,&quot;parse-names&quot;:false,&quot;dropping-particle&quot;:&quot;&quot;,&quot;non-dropping-particle&quot;:&quot;&quot;},{&quot;family&quot;:&quot;Dobaño&quot;,&quot;given&quot;:&quot;Carlota&quot;,&quot;parse-names&quot;:false,&quot;dropping-particle&quot;:&quot;&quot;,&quot;non-dropping-particle&quot;:&quot;&quot;},{&quot;family&quot;:&quot;Moncunill&quot;,&quot;given&quot;:&quot;Gemma&quot;,&quot;parse-names&quot;:false,&quot;dropping-particle&quot;:&quot;&quot;,&quot;non-dropping-particle&quot;:&quot;&quot;},{&quot;family&quot;:&quot;Requena&quot;,&quot;given&quot;:&quot;Pilar&quot;,&quot;parse-names&quot;:false,&quot;dropping-particle&quot;:&quot;&quot;,&quot;non-dropping-particle&quot;:&quot;&quot;}],&quot;container-title&quot;:&quot;Malaria Journal&quot;,&quot;container-title-short&quot;:&quot;Malar J&quot;,&quot;accessed&quot;:{&quot;date-parts&quot;:[[2025,7,26]]},&quot;DOI&quot;:&quot;10.1186/S12936-022-04372-7/FIGURES/5&quot;,&quot;ISSN&quot;:&quot;14752875&quot;,&quot;PMID&quot;:&quot;36380370&quot;,&quot;URL&quot;:&quot;https://malariajournal.biomedcentral.com/articles/10.1186/s12936-022-04372-7&quot;,&quot;issued&quot;:{&quot;date-parts&quot;:[[2022,12,1]]},&quot;page&quot;:&quot;1-11&quot;,&quot;abstract&quot;:&quot;Background: Eotaxin-1 concentrations in plasma have been inversely associated with malaria exposure, malaria infection and pregnancy, but the effect of these conditions on the levels of the related chemokines eotaxin-2 and eotaxin-3 remains unknown. Methods: Eotaxin-2 and -3 concentrations were measured in 310 peripheral or placental plasma samples from pregnant and non-pregnant individuals from Papua New Guinea (malaria-endemic country) and Spain (malaria-naïve individuals) with previous data on eotaxin-1 concentrations. Correlations between eotaxin concentrations were examined with the Spearman’s test. Differences in eotaxin concentrations among groups were evaluated with the Kruskal–Wallis or Mann Whitney tests. The pairwise Wilcoxon test was performed to compare eotaxin-2 concentration between peripheral and placental matched plasmas. Univariable and multivariable linear regression models were estimated to assess the association between eotaxins and Plasmodium infection or gestational age. Results: Eotaxin-2 concentrations in plasma showed a weak positive correlation with eotaxin-3 (rho = 0.35, p &lt; 0.05) concentrations. Eotaxin-2 concentrations in the malaria-exposed non-pregnant group were significantly lower than the in the malaria-naive non-pregnant and the malaria-exposed pregnant groups. Eotaxin-3 plasma concentrations were lower in malaria-exposed than in non-exposed groups (p &lt; 0.05), but no differences were found associated to pregnancy. Eotaxin-2 and eotaxin-3 plasma concentrations were negatively correlated with anti-Plasmodium IgG levels: PfDBL5ε-IgG (rhoEo2 = − 0.35, p = 0.005; rhoEo3 =− 0.37, p = 0.011), and eotaxin-3 was negatively correlated with PfDBL3x-IgG levels (rhoEo3 =− 0.36; p = 0.011). Negative correlations of eotaxin-2 and 3 in plasma were also observed with atypical memory B cells (rhoEo2 = − 0.37, p &lt; 0.001; rhoEo3= − 0.28, p = 0.006), a B cell subset expanded in malaria-exposed individuals. In addition, a borderline negative association was observed between eotaxin-3 concentrations and Plasmodium infection (adjusted effect estimate, β = − 0.279, 95% CI − 0.605; 0.047, p = 0.091). Moreover, eotaxin-2 placental concentrations were significantly increased compared to peripheral concentrations in the malaria-exposed pregnant group whereas the contrary was observed in the non-exposed pregnant group (p &lt; 0.005). Conclusion: Although a clear epidemiological negative association is observed between eotaxins concentrations and malaria exposure and/or infection, pregnancy may alter this association for eotaxin-2. Further research is required to understand the role of these chemokines in this disease and in combination with pregnancy.&quot;,&quot;publisher&quot;:&quot;BioMed Central Ltd&quot;,&quot;issue&quot;:&quot;1&quot;,&quot;volume&quot;:&quot;21&quot;},&quot;isTemporary&quot;:false}]},{&quot;citationID&quot;:&quot;MENDELEY_CITATION_317381fa-22fa-4873-aa5e-1ba95b81ee5f&quot;,&quot;properties&quot;:{&quot;noteIndex&quot;:0},&quot;isEdited&quot;:false,&quot;manualOverride&quot;:{&quot;isManuallyOverridden&quot;:false,&quot;citeprocText&quot;:&quot;[80]&quot;,&quot;manualOverrideText&quot;:&quot;&quot;},&quot;citationTag&quot;:&quot;MENDELEY_CITATION_v3_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&quot;,&quot;citationItems&quot;:[{&quot;id&quot;:&quot;e997ee1b-d37a-3d08-bd80-5c0f9eb73974&quot;,&quot;itemData&quot;:{&quot;type&quot;:&quot;article-journal&quot;,&quot;id&quot;:&quot;e997ee1b-d37a-3d08-bd80-5c0f9eb73974&quot;,&quot;title&quot;:&quot;Eotaxin-1-regulated eosinophils have a critical role in innate immunity against experimental Brugia malayi infection&quot;,&quot;author&quot;:[{&quot;family&quot;:&quot;Simons&quot;,&quot;given&quot;:&quot;Jonathan E.&quot;,&quot;parse-names&quot;:false,&quot;dropping-particle&quot;:&quot;&quot;,&quot;non-dropping-particle&quot;:&quot;&quot;},{&quot;family&quot;:&quot;Rothenberg&quot;,&quot;given&quot;:&quot;Marc E.&quot;,&quot;parse-names&quot;:false,&quot;dropping-particle&quot;:&quot;&quot;,&quot;non-dropping-particle&quot;:&quot;&quot;},{&quot;family&quot;:&quot;Lawrence&quot;,&quot;given&quot;:&quot;Rachel A.&quot;,&quot;parse-names&quot;:false,&quot;dropping-particle&quot;:&quot;&quot;,&quot;non-dropping-particle&quot;:&quot;&quot;}],&quot;container-title&quot;:&quot;European Journal of Immunology&quot;,&quot;container-title-short&quot;:&quot;Eur J Immunol&quot;,&quot;accessed&quot;:{&quot;date-parts&quot;:[[2025,7,26]]},&quot;DOI&quot;:&quot;10.1002/EJI.200425541;REQUESTEDJOURNAL:JOURNAL:15214141;PAGE:STRING:ARTICLE/CHAPTER&quot;,&quot;ISSN&quot;:&quot;00142980&quot;,&quot;PMID&quot;:&quot;15593125&quot;,&quot;URL&quot;:&quot;/doi/pdf/10.1002/eji.200425541&quot;,&quot;issued&quot;:{&quot;date-parts&quot;:[[2005,1,1]]},&quot;page&quot;:&quot;189-197&quot;,&quot;abstract&quot;:&quot;Using two models of filarial infection in which Brugia malayi microfilariae (Mf) are contained in distinct anatomical compartments, in blood or tissue sites, we have demonstrated a critical role for eotaxin-1 in parasite clearance. In the first model, implantation of adult B. malayi into the peritoneal cavity of eotaxin-1-/- mice resulted in increased Mf survival associated with a dramatic reduction in peritoneal cavity eosinophilic infiltration. In the second model Mf were injected intravenously into eotaxin-1-/- mice; Mf clearance from the blood was more rapid than in wild-type mice and was associated with a pronounced blood eosinophilia, resulting from the inability of eosinophils to migrate to tissue sites in the absence of eotaxin-1. (Eotaxin-1 + IL-5)-/- mice had extended Mf survival in the blood and significantly reduced blood eosinophil levels. Interestingly, rapid clearance of a secondary Mf infection following immunization was unaltered in either eotaxin-1-/- mice or (eotaxin-1 + IL-5)-/- mice. Eosinophil peroxidase levels were high during primary, but not secondary infection, suggesting that eosinophil degranulation is important during primary Mf clearance. Thus, our data show that the presence of eosinophils is critical for innate clearance of B. Malayi Mf infection, whereas rapid clearance of secondary infections is independent of both eotaxin-1 and IL-5. © 2005 Wiley-VCH Verlag GmbH &amp; Co. KGaA, Weinheim.&quot;,&quot;publisher&quot;:&quot;John Wiley &amp; Sons, Ltd&quot;,&quot;issue&quot;:&quot;1&quot;,&quot;volume&quot;:&quot;35&quot;},&quot;isTemporary&quot;:false}]},{&quot;citationID&quot;:&quot;MENDELEY_CITATION_8aeef194-8e06-4a70-9236-2ae0b5b6220f&quot;,&quot;properties&quot;:{&quot;noteIndex&quot;:0},&quot;isEdited&quot;:false,&quot;manualOverride&quot;:{&quot;isManuallyOverridden&quot;:false,&quot;citeprocText&quot;:&quot;[16]&quot;,&quot;manualOverrideText&quot;:&quot;&quot;},&quot;citationTag&quot;:&quot;MENDELEY_CITATION_v3_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&quot;,&quot;citationItems&quot;:[{&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container-title-short&quot;:&quot;BMC Med&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isTemporary&quot;:false}]},{&quot;citationID&quot;:&quot;MENDELEY_CITATION_ebaf36cb-abd3-4ab9-bb97-c3287c674ba3&quot;,&quot;properties&quot;:{&quot;noteIndex&quot;:0},&quot;isEdited&quot;:false,&quot;manualOverride&quot;:{&quot;isManuallyOverridden&quot;:false,&quot;citeprocText&quot;:&quot;[80]&quot;,&quot;manualOverrideText&quot;:&quot;&quot;},&quot;citationTag&quot;:&quot;MENDELEY_CITATION_v3_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&quot;,&quot;citationItems&quot;:[{&quot;id&quot;:&quot;e997ee1b-d37a-3d08-bd80-5c0f9eb73974&quot;,&quot;itemData&quot;:{&quot;type&quot;:&quot;article-journal&quot;,&quot;id&quot;:&quot;e997ee1b-d37a-3d08-bd80-5c0f9eb73974&quot;,&quot;title&quot;:&quot;Eotaxin-1-regulated eosinophils have a critical role in innate immunity against experimental Brugia malayi infection&quot;,&quot;author&quot;:[{&quot;family&quot;:&quot;Simons&quot;,&quot;given&quot;:&quot;Jonathan E.&quot;,&quot;parse-names&quot;:false,&quot;dropping-particle&quot;:&quot;&quot;,&quot;non-dropping-particle&quot;:&quot;&quot;},{&quot;family&quot;:&quot;Rothenberg&quot;,&quot;given&quot;:&quot;Marc E.&quot;,&quot;parse-names&quot;:false,&quot;dropping-particle&quot;:&quot;&quot;,&quot;non-dropping-particle&quot;:&quot;&quot;},{&quot;family&quot;:&quot;Lawrence&quot;,&quot;given&quot;:&quot;Rachel A.&quot;,&quot;parse-names&quot;:false,&quot;dropping-particle&quot;:&quot;&quot;,&quot;non-dropping-particle&quot;:&quot;&quot;}],&quot;container-title&quot;:&quot;European Journal of Immunology&quot;,&quot;container-title-short&quot;:&quot;Eur J Immunol&quot;,&quot;accessed&quot;:{&quot;date-parts&quot;:[[2025,7,26]]},&quot;DOI&quot;:&quot;10.1002/EJI.200425541;REQUESTEDJOURNAL:JOURNAL:15214141;PAGE:STRING:ARTICLE/CHAPTER&quot;,&quot;ISSN&quot;:&quot;00142980&quot;,&quot;PMID&quot;:&quot;15593125&quot;,&quot;URL&quot;:&quot;/doi/pdf/10.1002/eji.200425541&quot;,&quot;issued&quot;:{&quot;date-parts&quot;:[[2005,1,1]]},&quot;page&quot;:&quot;189-197&quot;,&quot;abstract&quot;:&quot;Using two models of filarial infection in which Brugia malayi microfilariae (Mf) are contained in distinct anatomical compartments, in blood or tissue sites, we have demonstrated a critical role for eotaxin-1 in parasite clearance. In the first model, implantation of adult B. malayi into the peritoneal cavity of eotaxin-1-/- mice resulted in increased Mf survival associated with a dramatic reduction in peritoneal cavity eosinophilic infiltration. In the second model Mf were injected intravenously into eotaxin-1-/- mice; Mf clearance from the blood was more rapid than in wild-type mice and was associated with a pronounced blood eosinophilia, resulting from the inability of eosinophils to migrate to tissue sites in the absence of eotaxin-1. (Eotaxin-1 + IL-5)-/- mice had extended Mf survival in the blood and significantly reduced blood eosinophil levels. Interestingly, rapid clearance of a secondary Mf infection following immunization was unaltered in either eotaxin-1-/- mice or (eotaxin-1 + IL-5)-/- mice. Eosinophil peroxidase levels were high during primary, but not secondary infection, suggesting that eosinophil degranulation is important during primary Mf clearance. Thus, our data show that the presence of eosinophils is critical for innate clearance of B. Malayi Mf infection, whereas rapid clearance of secondary infections is independent of both eotaxin-1 and IL-5. © 2005 Wiley-VCH Verlag GmbH &amp; Co. KGaA, Weinheim.&quot;,&quot;publisher&quot;:&quot;John Wiley &amp; Sons, Ltd&quot;,&quot;issue&quot;:&quot;1&quot;,&quot;volume&quot;:&quot;35&quot;},&quot;isTemporary&quot;:false}]},{&quot;citationID&quot;:&quot;MENDELEY_CITATION_bba182a2-6026-44d2-8f84-ba98704ef4fa&quot;,&quot;properties&quot;:{&quot;noteIndex&quot;:0},&quot;isEdited&quot;:false,&quot;manualOverride&quot;:{&quot;isManuallyOverridden&quot;:false,&quot;citeprocText&quot;:&quot;[33,44,72,81,82]&quot;,&quot;manualOverrideText&quot;:&quot;&quot;},&quot;citationTag&quot;:&quot;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&quot;,&quot;citationItems&quot;:[{&quot;id&quot;:&quot;5934e10f-bbaa-30e8-9a3a-78f97895d541&quot;,&quot;itemData&quot;:{&quot;type&quot;:&quot;article-journal&quot;,&quot;id&quot;:&quot;5934e10f-bbaa-30e8-9a3a-78f97895d541&quot;,&quot;title&quot;:&quot;T cell response against SARS-CoV-2 persists after one year in patients surviving severe COVID-19&quot;,&quot;author&quot;:[{&quot;family&quot;:&quot;Venet&quot;,&quot;given&quot;:&quot;Fabienne&quot;,&quot;parse-names&quot;:false,&quot;dropping-particle&quot;:&quot;&quot;,&quot;non-dropping-particle&quot;:&quot;&quot;},{&quot;family&quot;:&quot;Gossez&quot;,&quot;given&quot;:&quot;Morgane&quot;,&quot;parse-names&quot;:false,&quot;dropping-particle&quot;:&quot;&quot;,&quot;non-dropping-particle&quot;:&quot;&quot;},{&quot;family&quot;:&quot;Bidar&quot;,&quot;given&quot;:&quot;Frank&quot;,&quot;parse-names&quot;:false,&quot;dropping-particle&quot;:&quot;&quot;,&quot;non-dropping-particle&quot;:&quot;&quot;},{&quot;family&quot;:&quot;Bodinier&quot;,&quot;given&quot;:&quot;Maxime&quot;,&quot;parse-names&quot;:false,&quot;dropping-particle&quot;:&quot;&quot;,&quot;non-dropping-particle&quot;:&quot;&quot;},{&quot;family&quot;:&quot;Coudereau&quot;,&quot;given&quot;:&quot;Rémy&quot;,&quot;parse-names&quot;:false,&quot;dropping-particle&quot;:&quot;&quot;,&quot;non-dropping-particle&quot;:&quot;&quot;},{&quot;family&quot;:&quot;Lukaszewicz&quot;,&quot;given&quot;:&quot;Anne Claire&quot;,&quot;parse-names&quot;:false,&quot;dropping-particle&quot;:&quot;&quot;,&quot;non-dropping-particle&quot;:&quot;&quot;},{&quot;family&quot;:&quot;Tardiveau&quot;,&quot;given&quot;:&quot;Claire&quot;,&quot;parse-names&quot;:false,&quot;dropping-particle&quot;:&quot;&quot;,&quot;non-dropping-particle&quot;:&quot;&quot;},{&quot;family&quot;:&quot;Brengel-Pesce&quot;,&quot;given&quot;:&quot;Karen&quot;,&quot;parse-names&quot;:false,&quot;dropping-particle&quot;:&quot;&quot;,&quot;non-dropping-particle&quot;:&quot;&quot;},{&quot;family&quot;:&quot;Cheynet&quot;,&quot;given&quot;:&quot;Valérie&quot;,&quot;parse-names&quot;:false,&quot;dropping-particle&quot;:&quot;&quot;,&quot;non-dropping-particle&quot;:&quot;&quot;},{&quot;family&quot;:&quot;Cazalis&quot;,&quot;given&quot;:&quot;Marie Angélique&quot;,&quot;parse-names&quot;:false,&quot;dropping-particle&quot;:&quot;&quot;,&quot;non-dropping-particle&quot;:&quot;&quot;},{&quot;family&quot;:&quot;Pescarmona&quot;,&quot;given&quot;:&quot;Rémi&quot;,&quot;parse-names&quot;:false,&quot;dropping-particle&quot;:&quot;&quot;,&quot;non-dropping-particle&quot;:&quot;&quot;},{&quot;family&quot;:&quot;Garnier&quot;,&quot;given&quot;:&quot;Lorna&quot;,&quot;parse-names&quot;:false,&quot;dropping-particle&quot;:&quot;&quot;,&quot;non-dropping-particle&quot;:&quot;&quot;},{&quot;family&quot;:&quot;Ortillon&quot;,&quot;given&quot;:&quot;Marine&quot;,&quot;parse-names&quot;:false,&quot;dropping-particle&quot;:&quot;&quot;,&quot;non-dropping-particle&quot;:&quot;&quot;},{&quot;family&quot;:&quot;Buisson&quot;,&quot;given&quot;:&quot;Marielle&quot;,&quot;parse-names&quot;:false,&quot;dropping-particle&quot;:&quot;&quot;,&quot;non-dropping-particle&quot;:&quot;&quot;},{&quot;family&quot;:&quot;Bouscambert-Duchamp&quot;,&quot;given&quot;:&quot;Maude&quot;,&quot;parse-names&quot;:false,&quot;dropping-particle&quot;:&quot;&quot;,&quot;non-dropping-particle&quot;:&quot;&quot;},{&quot;family&quot;:&quot;Morfin-Sherpa&quot;,&quot;given&quot;:&quot;Florence&quot;,&quot;parse-names&quot;:false,&quot;dropping-particle&quot;:&quot;&quot;,&quot;non-dropping-particle&quot;:&quot;&quot;},{&quot;family&quot;:&quot;Casalegno&quot;,&quot;given&quot;:&quot;Jean Sébastien&quot;,&quot;parse-names&quot;:false,&quot;dropping-particle&quot;:&quot;&quot;,&quot;non-dropping-particle&quot;:&quot;&quot;},{&quot;family&quot;:&quot;Conti&quot;,&quot;given&quot;:&quot;Filippo&quot;,&quot;parse-names&quot;:false,&quot;dropping-particle&quot;:&quot;&quot;,&quot;non-dropping-particle&quot;:&quot;&quot;},{&quot;family&quot;:&quot;Rimmelé&quot;,&quot;given&quot;:&quot;Thomas&quot;,&quot;parse-names&quot;:false,&quot;dropping-particle&quot;:&quot;&quot;,&quot;non-dropping-particle&quot;:&quot;&quot;},{&quot;family&quot;:&quot;Argaud&quot;,&quot;given&quot;:&quot;Laurent&quot;,&quot;parse-names&quot;:false,&quot;dropping-particle&quot;:&quot;&quot;,&quot;non-dropping-particle&quot;:&quot;&quot;},{&quot;family&quot;:&quot;Cour&quot;,&quot;given&quot;:&quot;Martin&quot;,&quot;parse-names&quot;:false,&quot;dropping-particle&quot;:&quot;&quot;,&quot;non-dropping-particle&quot;:&quot;&quot;},{&quot;family&quot;:&quot;Saadatian-Elahi&quot;,&quot;given&quot;:&quot;Mitra&quot;,&quot;parse-names&quot;:false,&quot;dropping-particle&quot;:&quot;&quot;,&quot;non-dropping-particle&quot;:&quot;&quot;},{&quot;family&quot;:&quot;Henaff&quot;,&quot;given&quot;:&quot;Laetitia&quot;,&quot;parse-names&quot;:false,&quot;dropping-particle&quot;:&quot;&quot;,&quot;non-dropping-particle&quot;:&quot;&quot;},{&quot;family&quot;:&quot;Vanhems&quot;,&quot;given&quot;:&quot;Philippe&quot;,&quot;parse-names&quot;:false,&quot;dropping-particle&quot;:&quot;&quot;,&quot;non-dropping-particle&quot;:&quot;&quot;},{&quot;family&quot;:&quot;Monneret&quot;,&quot;given&quot;:&quot;Guillaume&quot;,&quot;parse-names&quot;:false,&quot;dropping-particle&quot;:&quot;&quot;,&quot;non-dropping-particle&quot;:&quot;&quot;}],&quot;container-title&quot;:&quot;EBioMedicine&quot;,&quot;container-title-short&quot;:&quot;EBioMedicine&quot;,&quot;accessed&quot;:{&quot;date-parts&quot;:[[2024,10,5]]},&quot;DOI&quot;:&quot;10.1016/J.EBIOM.2022.103967&quot;,&quot;ISSN&quot;:&quot;2352-3964&quot;,&quot;PMID&quot;:&quot;35349827&quot;,&quot;URL&quot;:&quot;https://pubmed.ncbi.nlm.nih.gov/35349827/&quot;,&quot;issued&quot;:{&quot;date-parts&quot;:[[2022,4,1]]},&quot;abstract&quot;:&quot;Background: In critically ill COVID-19 patients, the initial response to SARS-CoV-2 infection is characterized by major immune dysfunctions. The capacity of these severe patients to mount a robust and persistent SARS-CoV-2 specific T cell response despite the presence of severe immune alterations during the ICU stay is unknown. Methods: Critically ill COVID-19 patients were sampled five times during the ICU stay and 9 and 13 months afterwards. Immune monitoring included counts of lymphocyte subpopulations, HLA-DR expression on monocytes, plasma IL-6 and IL-10 concentrations, anti-SARS-CoV-2 IgG levels and T cell proliferation in response to three SARS-CoV-2 antigens. Findings: Despite the presence of major lymphopenia and decreased monocyte HLA-DR expression during the ICU stay, convalescent critically ill COVID-19 patients consistently generated adaptive and humoral immune responses against SARS-CoV-2 maintained for more than one year after hospital discharge. Patients with long hospital stays presented with stronger anti-SARS-CoV-2 specific T cell response but no difference in anti-SARS-CoV2 IgG levels. Interpretation: Convalescent critically ill COVID-19 patients consistently generated a memory immune response against SARS-CoV-2 maintained for more than one year after hospital discharge. In recovered individuals, the intensity of SARS-CoV-2 specific T cell response was dependent on length of hospital stay. Funding: This observational study was supported by funds from the Hospices Civils de Lyon, Fondation HCL, Claude Bernard Lyon 1 University and Région Auvergne Rhône-Alpes and by partial funding by REACTing (Research and ACTion targeting emerging infectious diseases) INSERM, France and a donation from Fondation AnBer (http://fondationanber.fr/).&quot;,&quot;publisher&quot;:&quot;EBioMedicine&quot;,&quot;volume&quot;:&quot;78&quot;},&quot;isTemporary&quot;:false},{&quot;id&quot;:&quot;5bae4a76-b18e-30bd-b0f6-47b8dd05a8c4&quot;,&quot;itemData&quot;:{&quot;type&quot;:&quot;article-journal&quot;,&quot;id&quot;:&quot;5bae4a76-b18e-30bd-b0f6-47b8dd05a8c4&quot;,&quot;title&quot;:&quot;Clinical and immunological features of severe and moderate coronavirus disease 2019&quot;,&quot;author&quot;:[{&quot;family&quot;:&quot;Chen&quot;,&quot;given&quot;:&quot;Guang&quot;,&quot;parse-names&quot;:false,&quot;dropping-particle&quot;:&quot;&quot;,&quot;non-dropping-particle&quot;:&quot;&quot;},{&quot;family&quot;:&quot;Wu&quot;,&quot;given&quot;:&quot;Di&quot;,&quot;parse-names&quot;:false,&quot;dropping-particle&quot;:&quot;&quot;,&quot;non-dropping-particle&quot;:&quot;&quot;},{&quot;family&quot;:&quot;Guo&quot;,&quot;given&quot;:&quot;Wei&quot;,&quot;parse-names&quot;:false,&quot;dropping-particle&quot;:&quot;&quot;,&quot;non-dropping-particle&quot;:&quot;&quot;},{&quot;family&quot;:&quot;Cao&quot;,&quot;given&quot;:&quot;Yong&quot;,&quot;parse-names&quot;:false,&quot;dropping-particle&quot;:&quot;&quot;,&quot;non-dropping-particle&quot;:&quot;&quot;},{&quot;family&quot;:&quot;Huang&quot;,&quot;given&quot;:&quot;Da&quot;,&quot;parse-names&quot;:false,&quot;dropping-particle&quot;:&quot;&quot;,&quot;non-dropping-particle&quot;:&quot;&quot;},{&quot;family&quot;:&quot;Wang&quot;,&quot;given&quot;:&quot;Hongwu&quot;,&quot;parse-names&quot;:false,&quot;dropping-particle&quot;:&quot;&quot;,&quot;non-dropping-particle&quot;:&quot;&quot;},{&quot;family&quot;:&quot;Wang&quot;,&quot;given&quot;:&quot;Tao&quot;,&quot;parse-names&quot;:false,&quot;dropping-particle&quot;:&quot;&quot;,&quot;non-dropping-particle&quot;:&quot;&quot;},{&quot;family&quot;:&quot;Zhang&quot;,&quot;given&quot;:&quot;Xiaoyun&quot;,&quot;parse-names&quot;:false,&quot;dropping-particle&quot;:&quot;&quot;,&quot;non-dropping-particle&quot;:&quot;&quot;},{&quot;family&quot;:&quot;Chen&quot;,&quot;given&quot;:&quot;Huilong&quot;,&quot;parse-names&quot;:false,&quot;dropping-particle&quot;:&quot;&quot;,&quot;non-dropping-particle&quot;:&quot;&quot;},{&quot;family&quot;:&quot;Yu&quot;,&quot;given&quot;:&quot;Haijing&quot;,&quot;parse-names&quot;:false,&quot;dropping-particle&quot;:&quot;&quot;,&quot;non-dropping-particle&quot;:&quot;&quot;},{&quot;family&quot;:&quot;Zhang&quot;,&quot;given&quot;:&quot;Xiaoping&quot;,&quot;parse-names&quot;:false,&quot;dropping-particle&quot;:&quot;&quot;,&quot;non-dropping-particle&quot;:&quot;&quot;},{&quot;family&quot;:&quot;Zhang&quot;,&quot;given&quot;:&quot;Minxia&quot;,&quot;parse-names&quot;:false,&quot;dropping-particle&quot;:&quot;&quot;,&quot;non-dropping-particle&quot;:&quot;&quot;},{&quot;family&quot;:&quot;Wu&quot;,&quot;given&quot;:&quot;Shiji&quot;,&quot;parse-names&quot;:false,&quot;dropping-particle&quot;:&quot;&quot;,&quot;non-dropping-particle&quot;:&quot;&quot;},{&quot;family&quot;:&quot;Song&quot;,&quot;given&quot;:&quot;Jianxin&quot;,&quot;parse-names&quot;:false,&quot;dropping-particle&quot;:&quot;&quot;,&quot;non-dropping-particle&quot;:&quot;&quot;},{&quot;family&quot;:&quot;Chen&quot;,&quot;given&quot;:&quot;Tao&quot;,&quot;parse-names&quot;:false,&quot;dropping-particle&quot;:&quot;&quot;,&quot;non-dropping-particle&quot;:&quot;&quot;},{&quot;family&quot;:&quot;Han&quot;,&quot;given&quot;:&quot;Meifang&quot;,&quot;parse-names&quot;:false,&quot;dropping-particle&quot;:&quot;&quot;,&quot;non-dropping-particle&quot;:&quot;&quot;},{&quot;family&quot;:&quot;Li&quot;,&quot;given&quot;:&quot;Shusheng&quot;,&quot;parse-names&quot;:false,&quot;dropping-particle&quot;:&quot;&quot;,&quot;non-dropping-particle&quot;:&quot;&quot;},{&quot;family&quot;:&quot;Luo&quot;,&quot;given&quot;:&quot;Xiaoping&quot;,&quot;parse-names&quot;:false,&quot;dropping-particle&quot;:&quot;&quot;,&quot;non-dropping-particle&quot;:&quot;&quot;},{&quot;family&quot;:&quot;Zhao&quot;,&quot;given&quot;:&quot;Jianping&quot;,&quot;parse-names&quot;:false,&quot;dropping-particle&quot;:&quot;&quot;,&quot;non-dropping-particle&quot;:&quot;&quot;},{&quot;family&quot;:&quot;Ning&quot;,&quot;given&quot;:&quot;Qin&quot;,&quot;parse-names&quot;:false,&quot;dropping-particle&quot;:&quot;&quot;,&quot;non-dropping-particle&quot;:&quot;&quot;}],&quot;container-title&quot;:&quot;The Journal of clinical investigation&quot;,&quot;container-title-short&quot;:&quot;J Clin Invest&quot;,&quot;accessed&quot;:{&quot;date-parts&quot;:[[2024,10,5]]},&quot;DOI&quot;:&quot;10.1172/JCI137244&quot;,&quot;ISSN&quot;:&quot;1558-8238&quot;,&quot;PMID&quot;:&quot;32217835&quot;,&quot;URL&quot;:&quot;https://pubmed.ncbi.nlm.nih.gov/32217835/&quot;,&quot;issued&quot;:{&quot;date-parts&quot;:[[2020,5,1]]},&quot;page&quot;:&quot;2620-2629&quot;,&quot;abstract&quot;:&quot;BACKGROUND. Since December 2019, an outbreak of coronavirus disease 2019 (COVID-19) caused by severe acute respiratory syndrome coronavirus 2 (SARS-CoV-2) emerged in Wuhan, and is now becoming a global threat. We aimed to delineate and compare the immunological features of severe and moderate COVID-19. METHODS. In this retrospective study, the clinical and immunological characteristics of 21 patients (17 male and 4 female) with COVID-19 were analyzed. These patients were classified as severe (11 cases) and moderate (10 cases) according to the guidelines released by the National Health Commission of China. RESULTS. The median age of severe and moderate cases was 61.0 and 52.0 years, respectively. Common clinical manifestations included fever, cough, and fatigue. Compared with moderate cases, severe cases more frequently had dyspnea, lymphopenia, and hypoalbuminemia, with higher levels of alanine aminotransferase, lactate dehydrogenase, C-reactive protein, ferritin, and D-dimer as well as markedly higher levels of IL-2R, IL-6, IL-10, and TNF-α. Absolute numbers of T lymphocytes, CD4+ T cells, and CD8+ T cells decreased in nearly all the patients, and were markedly lower in severe cases (294.0, 177.5, and 89.0 × 106/L, respectively) than moderate cases (640.5, 381.5, and 254.0 × 106/L, respectively). The expression of IFN-γ by CD4+ T cells tended to be lower in severe cases (14.1%) than in moderate cases (22.8%). CONCLUSION. The SARS-CoV-2 infection may affect primarily T lymphocytes, particularly CD4+ and CD8+ T cells, resulting in a decrease in numbers as well as IFN-γ production by CD4+ T cells. These potential immunological markers may be of importance because of their correlation with disease severity in COVID-19. TRIAL REGISTRATION. This is a retrospective observational study without a trial registration number.&quot;,&quot;publisher&quot;:&quot;J Clin Invest&quot;,&quot;issue&quot;:&quot;5&quot;,&quot;volume&quot;:&quot;130&quot;},&quot;isTemporary&quot;:false},{&quot;id&quot;:&quot;cec4df75-e503-3fa3-805b-3ef4644c0751&quot;,&quot;itemData&quot;:{&quot;type&quot;:&quot;article-journal&quot;,&quot;id&quot;:&quot;cec4df75-e503-3fa3-805b-3ef4644c0751&quot;,&quot;title&quot;:&quot;The ACE 2 G8790A and IL-22 Gene Polymorphisms and their Association with Susceptibility to COVID-19 in Yaounde, Cameroon&quot;,&quot;author&quot;:[{&quot;family&quot;:&quot;Tah&quot;,&quot;given&quot;:&quot;Calvino Fomboh&quot;,&quot;parse-names&quot;:false,&quot;dropping-particle&quot;:&quot;&quot;,&quot;non-dropping-particle&quot;:&quot;&quot;},{&quot;family&quot;:&quot;Nji&quot;,&quot;given&quot;:&quot;Akindeh Mbuh&quot;,&quot;parse-names&quot;:false,&quot;dropping-particle&quot;:&quot;&quot;,&quot;non-dropping-particle&quot;:&quot;&quot;},{&quot;family&quot;:&quot;Chedjou&quot;,&quot;given&quot;:&quot;Jean Paul Kengne&quot;,&quot;parse-names&quot;:false,&quot;dropping-particle&quot;:&quot;&quot;,&quot;non-dropping-particle&quot;:&quot;&quot;},{&quot;family&quot;:&quot;Ngum&quot;,&quot;given&quot;:&quot;Lesley Ngum&quot;,&quot;parse-names&quot;:false,&quot;dropping-particle&quot;:&quot;&quot;,&quot;non-dropping-particle&quot;:&quot;&quot;},{&quot;family&quot;:&quot;Tchinda&quot;,&quot;given&quot;:&quot;Carine Nguefeu Nkenfou&quot;,&quot;parse-names&quot;:false,&quot;dropping-particle&quot;:&quot;&quot;,&quot;non-dropping-particle&quot;:&quot;&quot;},{&quot;family&quot;:&quot;Laban&quot;,&quot;given&quot;:&quot;Rhoda Bongshe&quot;,&quot;parse-names&quot;:false,&quot;dropping-particle&quot;:&quot;&quot;,&quot;non-dropping-particle&quot;:&quot;&quot;},{&quot;family&quot;:&quot;Mbu’u&quot;,&quot;given&quot;:&quot;Cyrille Mbanwi&quot;,&quot;parse-names&quot;:false,&quot;dropping-particle&quot;:&quot;&quot;,&quot;non-dropping-particle&quot;:&quot;&quot;},{&quot;family&quot;:&quot;Eric&quot;,&quot;given&quot;:&quot;MacDonald&quot;,&quot;parse-names&quot;:false,&quot;dropping-particle&quot;:&quot;Bin&quot;,&quot;non-dropping-particle&quot;:&quot;&quot;},{&quot;family&quot;:&quot;Netongo&quot;,&quot;given&quot;:&quot;Palmer Masumbe&quot;,&quot;parse-names&quot;:false,&quot;dropping-particle&quot;:&quot;&quot;,&quot;non-dropping-particle&quot;:&quot;&quot;},{&quot;family&quot;:&quot;Wami&quot;,&quot;given&quot;:&quot;Tatiana Tchakote&quot;,&quot;parse-names&quot;:false,&quot;dropping-particle&quot;:&quot;&quot;,&quot;non-dropping-particle&quot;:&quot;&quot;},{&quot;family&quot;:&quot;Tchamdjeu&quot;,&quot;given&quot;:&quot;Wilfried Olivier Ngandjeu&quot;,&quot;parse-names&quot;:false,&quot;dropping-particle&quot;:&quot;&quot;,&quot;non-dropping-particle&quot;:&quot;&quot;},{&quot;family&quot;:&quot;Fonyuy&quot;,&quot;given&quot;:&quot;Marie Claire Vernyuy&quot;,&quot;parse-names&quot;:false,&quot;dropping-particle&quot;:&quot;&quot;,&quot;non-dropping-particle&quot;:&quot;&quot;},{&quot;family&quot;:&quot;Mbacham&quot;,&quot;given&quot;:&quot;Wilfred Fon&quot;,&quot;parse-names&quot;:false,&quot;dropping-particle&quot;:&quot;&quot;,&quot;non-dropping-particle&quot;:&quot;&quot;}],&quot;container-title&quot;:&quot;Biochemistry and Molecular Biology 2023, Volume 8, Page 29&quot;,&quot;accessed&quot;:{&quot;date-parts&quot;:[[2024,5,15]]},&quot;DOI&quot;:&quot;10.11648/J.BMB.20230802.12&quot;,&quot;ISSN&quot;:&quot;2575-5048&quot;,&quot;URL&quot;:&quot;https://www.sciencepg.com/article/10.11648/j.bmb.20230802.12&quot;,&quot;issued&quot;:{&quot;date-parts&quot;:[[2023,9,8]]},&quot;page&quot;:&quot;29-36&quot;,&quot;abstract&quot;:&quot;Severe Acute Respiratory Syndrome Corona Virus 2 (SARS-CoV-2) is an enveloped positive-stranded RNA virus that replicates in the cytoplasm, and uses envelope spike projections as a key to enter to human cells with the receptor. Host susceptibility upon exposure to the virus might be as a result of genetic polymorphisms observed on genes that encode for molecules in the immune system such as ACE 2, as well as IL-22 which influences the immune response. This study was aimed at investigating the association between the Single Nucleotide Polymorphisms (SNPs) of ACE2 G8970A and IL-22 (rs1179521) with COVID-19 susceptibility in Yaounde, Cameroon. A case-control study was performed on 331 conveniently collected blood samples, spotted on Whartman N° 3-filter paper from which DNA was extracted by the chelex-100 DNA extraction method. Genotyping of the ACE2 G8970A and IL-22 SNPs were performed using Polymerase Chain Reaction and Restriction Fragment Length Polymorphism (PCR-RFLP). The Chi-square test (X&lt;sup&gt;2&lt;/sup&gt;) was used to establish associations. A P-value of &lt;0.05 was considered significant. The most predominant genotype for ACE2 G8790A, was the homozygous wild type GG genotype (75.23%, 249/331) with no homozygous mutant (AA genotype) observed amongst the study participants, whereas for IL-22 rs1179251, it was the heterozygous GC (47.43%, 157/331). The mutant C allele for IL-22 rs1179251 was most predominant (58%). In the same manner, the wild type G allele for ACE 2 was predominant (88%). No statistical significance was found in the gene and genotype frequencies of ACE2 G8790A and IL-22 rs1179251 between the COVID-19 infected group and healthy controls. The GG genotype for the IL-22 rs1179251 was a protective factor against the presentation of clinical features of COVID-19 (OR=0.430; P=0.003) whereas, the C allele was a risk factor (OR=2.324; P=0.003). In conclusion, no association was found between the SNPs of ACE2 G8790A and IL-22 rs1179251, and COVID-19, but an association was found between the SNP of IL-22 rs1179251 and COVID-19 clinical features. The combined SNPs of ACE2 G86790A and IL-22 rs1179251, showed statistical significance between the symptomatic and asymptomatic groups when the wildtype allele (G) for ACE2 G8790A and the mutant allele (C) for IL-22 rs1179251 were combined amongst study participants, with participants possessing the resultant genotype (GC), 2 times likely to present clinical features of COVID-19 (GC; OR=2.324, P=0.003).&quot;,&quot;publisher&quot;:&quot;Science Publishing Group&quot;,&quot;issue&quot;:&quot;2&quot;,&quot;volume&quot;:&quot;8&quot;,&quot;container-title-short&quot;:&quot;&quot;},&quot;isTemporary&quot;:false},{&quot;id&quot;:&quot;344c44cc-156c-3a39-9a36-bbf64160a7ac&quot;,&quot;itemData&quot;:{&quot;type&quot;:&quot;article-journal&quot;,&quot;id&quot;:&quot;344c44cc-156c-3a39-9a36-bbf64160a7ac&quot;,&quot;title&quot;:&quot;Impaired Cytotoxic CD8+ T Cell Response in Elderly COVID-19 Patients&quot;,&quot;author&quot;:[{&quot;family&quot;:&quot;Westmeier&quot;,&quot;given&quot;:&quot;Jaana&quot;,&quot;parse-names&quot;:false,&quot;dropping-particle&quot;:&quot;&quot;,&quot;non-dropping-particle&quot;:&quot;&quot;},{&quot;family&quot;:&quot;Paniskaki&quot;,&quot;given&quot;:&quot;Krystallenia&quot;,&quot;parse-names&quot;:false,&quot;dropping-particle&quot;:&quot;&quot;,&quot;non-dropping-particle&quot;:&quot;&quot;},{&quot;family&quot;:&quot;Karaköse&quot;,&quot;given&quot;:&quot;Zehra&quot;,&quot;parse-names&quot;:false,&quot;dropping-particle&quot;:&quot;&quot;,&quot;non-dropping-particle&quot;:&quot;&quot;},{&quot;family&quot;:&quot;Werner&quot;,&quot;given&quot;:&quot;Tanja&quot;,&quot;parse-names&quot;:false,&quot;dropping-particle&quot;:&quot;&quot;,&quot;non-dropping-particle&quot;:&quot;&quot;},{&quot;family&quot;:&quot;Sutter&quot;,&quot;given&quot;:&quot;Kathrin&quot;,&quot;parse-names&quot;:false,&quot;dropping-particle&quot;:&quot;&quot;,&quot;non-dropping-particle&quot;:&quot;&quot;},{&quot;family&quot;:&quot;Dolff&quot;,&quot;given&quot;:&quot;Sebastian&quot;,&quot;parse-names&quot;:false,&quot;dropping-particle&quot;:&quot;&quot;,&quot;non-dropping-particle&quot;:&quot;&quot;},{&quot;family&quot;:&quot;Overbeck&quot;,&quot;given&quot;:&quot;Marvin&quot;,&quot;parse-names&quot;:false,&quot;dropping-particle&quot;:&quot;&quot;,&quot;non-dropping-particle&quot;:&quot;&quot;},{&quot;family&quot;:&quot;Limmer&quot;,&quot;given&quot;:&quot;Andreas&quot;,&quot;parse-names&quot;:false,&quot;dropping-particle&quot;:&quot;&quot;,&quot;non-dropping-particle&quot;:&quot;&quot;},{&quot;family&quot;:&quot;Liu&quot;,&quot;given&quot;:&quot;Jia&quot;,&quot;parse-names&quot;:false,&quot;dropping-particle&quot;:&quot;&quot;,&quot;non-dropping-particle&quot;:&quot;&quot;},{&quot;family&quot;:&quot;Zheng&quot;,&quot;given&quot;:&quot;Xin&quot;,&quot;parse-names&quot;:false,&quot;dropping-particle&quot;:&quot;&quot;,&quot;non-dropping-particle&quot;:&quot;&quot;},{&quot;family&quot;:&quot;Brenner&quot;,&quot;given&quot;:&quot;Thorsten&quot;,&quot;parse-names&quot;:false,&quot;dropping-particle&quot;:&quot;&quot;,&quot;non-dropping-particle&quot;:&quot;&quot;},{&quot;family&quot;:&quot;Berger&quot;,&quot;given&quot;:&quot;Marc M.&quot;,&quot;parse-names&quot;:false,&quot;dropping-particle&quot;:&quot;&quot;,&quot;non-dropping-particle&quot;:&quot;&quot;},{&quot;family&quot;:&quot;Witzke&quot;,&quot;given&quot;:&quot;Oliver&quot;,&quot;parse-names&quot;:false,&quot;dropping-particle&quot;:&quot;&quot;,&quot;non-dropping-particle&quot;:&quot;&quot;},{&quot;family&quot;:&quot;Trilling&quot;,&quot;given&quot;:&quot;Mirko&quot;,&quot;parse-names&quot;:false,&quot;dropping-particle&quot;:&quot;&quot;,&quot;non-dropping-particle&quot;:&quot;&quot;},{&quot;family&quot;:&quot;Lu&quot;,&quot;given&quot;:&quot;Mengji&quot;,&quot;parse-names&quot;:false,&quot;dropping-particle&quot;:&quot;&quot;,&quot;non-dropping-particle&quot;:&quot;&quot;},{&quot;family&quot;:&quot;Yang&quot;,&quot;given&quot;:&quot;Dongliang&quot;,&quot;parse-names&quot;:false,&quot;dropping-particle&quot;:&quot;&quot;,&quot;non-dropping-particle&quot;:&quot;&quot;},{&quot;family&quot;:&quot;Babel&quot;,&quot;given&quot;:&quot;Nina&quot;,&quot;parse-names&quot;:false,&quot;dropping-particle&quot;:&quot;&quot;,&quot;non-dropping-particle&quot;:&quot;&quot;},{&quot;family&quot;:&quot;Westhoff&quot;,&quot;given&quot;:&quot;Timm&quot;,&quot;parse-names&quot;:false,&quot;dropping-particle&quot;:&quot;&quot;,&quot;non-dropping-particle&quot;:&quot;&quot;},{&quot;family&quot;:&quot;Dittmer&quot;,&quot;given&quot;:&quot;Ulf&quot;,&quot;parse-names&quot;:false,&quot;dropping-particle&quot;:&quot;&quot;,&quot;non-dropping-particle&quot;:&quot;&quot;},{&quot;family&quot;:&quot;Zelinskyy&quot;,&quot;given&quot;:&quot;Gennadiy&quot;,&quot;parse-names&quot;:false,&quot;dropping-particle&quot;:&quot;&quot;,&quot;non-dropping-particle&quot;:&quot;&quot;}],&quot;container-title&quot;:&quot;mBio&quot;,&quot;container-title-short&quot;:&quot;mBio&quot;,&quot;accessed&quot;:{&quot;date-parts&quot;:[[2024,10,5]]},&quot;DOI&quot;:&quot;10.1128/MBIO.02243-20&quot;,&quot;ISSN&quot;:&quot;2150-7511&quot;,&quot;PMID&quot;:&quot;32948688&quot;,&quot;URL&quot;:&quot;https://pubmed.ncbi.nlm.nih.gov/32948688/&quot;,&quot;issued&quot;:{&quot;date-parts&quot;:[[2020,9,1]]},&quot;page&quot;:&quot;1-13&quot;,&quot;abstract&quot;:&quot;Severe acute respiratory syndrome coronavirus 2 (SARS-CoV-2) infection induces a T cell response that most likely contributes to virus control in COVID-19 patients but may also induce immunopathology. Until now, the cytotoxic T cell response has not been very well characterized in COVID-19 patients. Here, we analyzed the differentiation and cytotoxic profile of T cells in 30 cases of mild COVID-19 during acute infection. SARS-CoV-2 infection induced a cytotoxic response of CD8+ T cells, but not CD4+ T cells, characterized by the simultaneous production of granzyme A and B as well as perforin within different effector CD8+ T cell subsets. PD-1expressing CD8+ T cells also produced cytotoxic molecules during acute infection, indicating that they were not functionally exhausted. However, in COVID-19 patients over the age of 80 years, the cytotoxic T cell potential was diminished, especially in effector memory and terminally differentiated effector CD8+ cells, showing that elderly patients have impaired cellular immunity against SARS-CoV-2. Our data provide valuable information about T cell responses in COVID-19 patients that may also have important implications for vaccine development. IMPORTANCE Cytotoxic T cells are responsible for the elimination of infected cells and are key players in the control of viruses. CD8+ T cells with an effector phenotype express cytotoxic molecules and are able to perform target cell killing. COVID-19 patients with a mild disease course were analyzed for the differentiation status and cytotoxic profile of CD8+ T cells. SARS-CoV-2 infection induced a vigorous cytotoxic CD8+ T cell response. However, this cytotoxic profile of T cells was not detected in COVID-19 patients over the age of 80 years. Thus, the absence of a cytotoxic response in elderly patients might be a possible reason for the more frequent severity of COVID-19 in this age group than in younger patients.&quot;,&quot;publisher&quot;:&quot;mBio&quot;,&quot;issue&quot;:&quot;5&quot;,&quot;volume&quot;:&quot;11&quot;},&quot;isTemporary&quot;:false},{&quot;id&quot;:&quot;e0c0be60-8ee3-3aa3-8919-cacc1d0e2c54&quot;,&quot;itemData&quot;:{&quot;type&quot;:&quot;article-journal&quot;,&quot;id&quot;:&quot;e0c0be60-8ee3-3aa3-8919-cacc1d0e2c54&quot;,&quot;title&quot;:&quot;T cell-mediated Immune response and correlates of inflammation and their relationship with COVID-19 clinical severity: not an intuitive guess&quot;,&quot;author&quot;:[{&quot;family&quot;:&quot;Pena&quot;,&quot;given&quot;:&quot;Nathalia Mantovani&quot;,&quot;parse-names&quot;:false,&quot;dropping-particle&quot;:&quot;&quot;,&quot;non-dropping-particle&quot;:&quot;&quot;},{&quot;family&quot;:&quot;Santana&quot;,&quot;given&quot;:&quot;Luiz Claudio&quot;,&quot;parse-names&quot;:false,&quot;dropping-particle&quot;:&quot;&quot;,&quot;non-dropping-particle&quot;:&quot;&quot;},{&quot;family&quot;:&quot;Hunter&quot;,&quot;given&quot;:&quot;James R.&quot;,&quot;parse-names&quot;:false,&quot;dropping-particle&quot;:&quot;&quot;,&quot;non-dropping-particle&quot;:&quot;&quot;},{&quot;family&quot;:&quot;Blum&quot;,&quot;given&quot;:&quot;Vinicius Fontanesi&quot;,&quot;parse-names&quot;:false,&quot;dropping-particle&quot;:&quot;&quot;,&quot;non-dropping-particle&quot;:&quot;&quot;},{&quot;family&quot;:&quot;Vergara&quot;,&quot;given&quot;:&quot;Tania&quot;,&quot;parse-names&quot;:false,&quot;dropping-particle&quot;:&quot;&quot;,&quot;non-dropping-particle&quot;:&quot;&quot;},{&quot;family&quot;:&quot;Gouvea&quot;,&quot;given&quot;:&quot;Celso&quot;,&quot;parse-names&quot;:false,&quot;dropping-particle&quot;:&quot;&quot;,&quot;non-dropping-particle&quot;:&quot;&quot;},{&quot;family&quot;:&quot;Leal&quot;,&quot;given&quot;:&quot;Elcio&quot;,&quot;parse-names&quot;:false,&quot;dropping-particle&quot;:&quot;&quot;,&quot;non-dropping-particle&quot;:&quot;&quot;},{&quot;family&quot;:&quot;Bellei&quot;,&quot;given&quot;:&quot;Nancy&quot;,&quot;parse-names&quot;:false,&quot;dropping-particle&quot;:&quot;&quot;,&quot;non-dropping-particle&quot;:&quot;&quot;},{&quot;family&quot;:&quot;Schechter&quot;,&quot;given&quot;:&quot;Mauro&quot;,&quot;parse-names&quot;:false,&quot;dropping-particle&quot;:&quot;&quot;,&quot;non-dropping-particle&quot;:&quot;&quot;},{&quot;family&quot;:&quot;Diaz&quot;,&quot;given&quot;:&quot;Ricardo Sobhie&quot;,&quot;parse-names&quot;:false,&quot;dropping-particle&quot;:&quot;&quot;,&quot;non-dropping-particle&quot;:&quot;&quot;}],&quot;container-title&quot;:&quot;BMC Infectious Diseases&quot;,&quot;container-title-short&quot;:&quot;BMC Infect Dis&quot;,&quot;accessed&quot;:{&quot;date-parts&quot;:[[2024,10,5]]},&quot;DOI&quot;:&quot;10.1186/S12879-024-09490-Y/FIGURES/6&quot;,&quot;ISSN&quot;:&quot;14712334&quot;,&quot;PMID&quot;:&quot;38902613&quot;,&quot;URL&quot;:&quot;https://bmcinfectdis.biomedcentral.com/articles/10.1186/s12879-024-09490-y&quot;,&quot;issued&quot;:{&quot;date-parts&quot;:[[2024,12,1]]},&quot;page&quot;:&quot;1-11&quot;,&quot;abstract&quot;:&quot;Background: Predictors of the outcome of Severe Acute Respiratory Syndrome Coronavirus 2 (SARS-CoV-2) infection remain to be fully determined. We evaluated selected viral characteristics and immunological responses that might predict and/or correlate to the clinical outcome of COVID-19. Methods: For individuals developing divergent clinical outcomes, the magnitude and breadth of T cell-mediated responses were measured within 36 h of symptom onset. Peripheral Blood Mononuclear Cells (PBMCs) were subjected to in vitro stimulation with SARS-CoV-2-based peptides. In addition, SARS-CoV-2 sequences were generated by metagenome, and HLA typing was performed using Luminex technology. Findings: CD4+ T cell activation was negatively correlated with SARS-CoV-2 basal viral load in patients with severe COVID-19 (p = 0·043). The overall cellular immune response, as inferred by the IFN-γ signal, was higher at baseline for patients who progressed to mild disease compared to patients who progressed to severe disease (p = 0·0044). Subjects with milder disease developed higher T cell responses for MHC class I and II-restricted peptides (p = 0·033). Interpretation: Mounting specific cellular immune responses in the first days after symptom onset, as inferred by IFN-γ magnitude in the ELISPOT assay, may efficiently favor a positive outcome. In contrast, progression to severe COVID-19 was accompanied by stronger cellular immune responses, higher CD4 + T cell activation, and a higher number of in silico predicted high-affinity class I HLA alleles.&quot;,&quot;publisher&quot;:&quot;BioMed Central Ltd&quot;,&quot;issue&quot;:&quot;1&quot;,&quot;volume&quot;:&quot;24&quot;},&quot;isTemporary&quot;:false}]},{&quot;citationID&quot;:&quot;MENDELEY_CITATION_dae63868-c3b5-4d86-bc3a-de98b65ed5c4&quot;,&quot;properties&quot;:{&quot;noteIndex&quot;:0},&quot;isEdited&quot;:false,&quot;manualOverride&quot;:{&quot;isManuallyOverridden&quot;:false,&quot;citeprocText&quot;:&quot;[83]&quot;,&quot;manualOverrideText&quot;:&quot;&quot;},&quot;citationTag&quot;:&quot;MENDELEY_CITATION_v3_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&quot;,&quot;citationItems&quot;:[{&quot;id&quot;:&quot;a8aa2805-bcc5-3195-8a44-99203d29ff0b&quot;,&quot;itemData&quot;:{&quot;type&quot;:&quot;article-journal&quot;,&quot;id&quot;:&quot;a8aa2805-bcc5-3195-8a44-99203d29ff0b&quot;,&quot;title&quot;:&quot;The HLA-B landscape of Africa: Signatures of pathogen-driven selection and molecular identification of candidate alleles to malaria protection&quot;,&quot;author&quot;:[{&quot;family&quot;:&quot;Sanchez-Mazas&quot;,&quot;given&quot;:&quot;Alicia&quot;,&quot;parse-names&quot;:false,&quot;dropping-particle&quot;:&quot;&quot;,&quot;non-dropping-particle&quot;:&quot;&quot;},{&quot;family&quot;:&quot;Černý&quot;,&quot;given&quot;:&quot;Viktor&quot;,&quot;parse-names&quot;:false,&quot;dropping-particle&quot;:&quot;&quot;,&quot;non-dropping-particle&quot;:&quot;&quot;},{&quot;family&quot;:&quot;Di&quot;,&quot;given&quot;:&quot;Da&quot;,&quot;parse-names&quot;:false,&quot;dropping-particle&quot;:&quot;&quot;,&quot;non-dropping-particle&quot;:&quot;&quot;},{&quot;family&quot;:&quot;Buhler&quot;,&quot;given&quot;:&quot;Stéphane&quot;,&quot;parse-names&quot;:false,&quot;dropping-particle&quot;:&quot;&quot;,&quot;non-dropping-particle&quot;:&quot;&quot;},{&quot;family&quot;:&quot;Podgorná&quot;,&quot;given&quot;:&quot;Eliška&quot;,&quot;parse-names&quot;:false,&quot;dropping-particle&quot;:&quot;&quot;,&quot;non-dropping-particle&quot;:&quot;&quot;},{&quot;family&quot;:&quot;Chevallier&quot;,&quot;given&quot;:&quot;Elodie&quot;,&quot;parse-names&quot;:false,&quot;dropping-particle&quot;:&quot;&quot;,&quot;non-dropping-particle&quot;:&quot;&quot;},{&quot;family&quot;:&quot;Brunet&quot;,&quot;given&quot;:&quot;Lydie&quot;,&quot;parse-names&quot;:false,&quot;dropping-particle&quot;:&quot;&quot;,&quot;non-dropping-particle&quot;:&quot;&quot;},{&quot;family&quot;:&quot;Weber&quot;,&quot;given&quot;:&quot;Stephan&quot;,&quot;parse-names&quot;:false,&quot;dropping-particle&quot;:&quot;&quot;,&quot;non-dropping-particle&quot;:&quot;&quot;},{&quot;family&quot;:&quot;Kervaire&quot;,&quot;given&quot;:&quot;Barbara&quot;,&quot;parse-names&quot;:false,&quot;dropping-particle&quot;:&quot;&quot;,&quot;non-dropping-particle&quot;:&quot;&quot;},{&quot;family&quot;:&quot;Testi&quot;,&quot;given&quot;:&quot;Manuela&quot;,&quot;parse-names&quot;:false,&quot;dropping-particle&quot;:&quot;&quot;,&quot;non-dropping-particle&quot;:&quot;&quot;},{&quot;family&quot;:&quot;Andreani&quot;,&quot;given&quot;:&quot;Marco&quot;,&quot;parse-names&quot;:false,&quot;dropping-particle&quot;:&quot;&quot;,&quot;non-dropping-particle&quot;:&quot;&quot;},{&quot;family&quot;:&quot;Tiercy&quot;,&quot;given&quot;:&quot;Jean Marie&quot;,&quot;parse-names&quot;:false,&quot;dropping-particle&quot;:&quot;&quot;,&quot;non-dropping-particle&quot;:&quot;&quot;},{&quot;family&quot;:&quot;Villard&quot;,&quot;given&quot;:&quot;Jean&quot;,&quot;parse-names&quot;:false,&quot;dropping-particle&quot;:&quot;&quot;,&quot;non-dropping-particle&quot;:&quot;&quot;},{&quot;family&quot;:&quot;Nunes&quot;,&quot;given&quot;:&quot;José Manuel&quot;,&quot;parse-names&quot;:false,&quot;dropping-particle&quot;:&quot;&quot;,&quot;non-dropping-particle&quot;:&quot;&quot;}],&quot;container-title&quot;:&quot;Molecular Ecology&quot;,&quot;accessed&quot;:{&quot;date-parts&quot;:[[2024,5,15]]},&quot;DOI&quot;:&quot;10.1111/MEC.14366&quot;,&quot;ISSN&quot;:&quot;1365-294X&quot;,&quot;PMID&quot;:&quot;28950417&quot;,&quot;URL&quot;:&quot;https://onlinelibrary.wiley.com/doi/full/10.1111/mec.14366&quot;,&quot;issued&quot;:{&quot;date-parts&quot;:[[2017,11,1]]},&quot;page&quot;:&quot;6238-6252&quot;,&quot;abstract&quot;:&quot;Human leukocyte antigen (HLA) genes play a key role in the immune response to infectious diseases, some of which are highly prevalent in specific environments, like malaria in sub-Saharan Africa. Former case–control studies showed that one particular HLA-B allele, B*53, was associated with malaria protection in Gambia, but this hypothesis was not tested so far within a population genetics framework. In this study, our objective was to assess whether pathogen-driven selection associated with malaria contributed to shape the HLA-B genetic landscape of Africa. To that aim, we first typed the HLA-A and -B loci in 484 individuals from 11 populations living in different environments across the Sahel, and we analysed these data together with those available for 29 other populations using several approaches including linear modelling on various genetic, geographic and environmental parameters. In addition to relevant signatures of populations’ demography and migrations history in the genetic differentiation patterns of both HLA-A and -B loci, we found that the frequencies of three HLA alleles, B*53, B*78 and A*74, were significantly associated with Plasmodium falciparum malaria prevalence, suggesting their increase through pathogen-driven selection in malaria-endemic environments. The two HLA-B alleles were further identified, by high-throughput sequencing, as B*53:01:01 (in putative linkage disequilibrium with one HLA-C allele, C*04:01:01:01) and B*78:01 in all but one individuals tested, making them appropriate candidates to malaria protection. These results highlight the role of environmental factors in the evolution of the HLA polymorphism and open key perspectives for functional studies focusing on HLA peptide-binding properties.&quot;,&quot;publisher&quot;:&quot;John Wiley &amp; Sons, Ltd&quot;,&quot;issue&quot;:&quot;22&quot;,&quot;volume&quot;:&quot;26&quot;,&quot;container-title-short&quot;:&quot;Mol Ecol&quot;},&quot;isTemporary&quot;:false}]},{&quot;citationID&quot;:&quot;MENDELEY_CITATION_2529c9c8-3b8f-416a-992d-4532365f23c1&quot;,&quot;properties&quot;:{&quot;noteIndex&quot;:0},&quot;isEdited&quot;:false,&quot;manualOverride&quot;:{&quot;isManuallyOverridden&quot;:false,&quot;citeprocText&quot;:&quot;[84]&quot;,&quot;manualOverrideText&quot;:&quot;&quot;},&quot;citationTag&quot;:&quot;MENDELEY_CITATION_v3_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&quot;,&quot;citationItems&quot;:[{&quot;id&quot;:&quot;73566e22-66b4-3dba-8157-f4fb6ceedbf7&quot;,&quot;itemData&quot;:{&quot;type&quot;:&quot;article-journal&quot;,&quot;id&quot;:&quot;73566e22-66b4-3dba-8157-f4fb6ceedbf7&quot;,&quot;title&quot;:&quot;Functional studies of HLA and its role in SARS-CoV-2: Stimulating T cell response and vaccine development&quot;,&quot;author&quot;:[{&quot;family&quot;:&quot;Lin&quot;,&quot;given&quot;:&quot;Feng&quot;,&quot;parse-names&quot;:false,&quot;dropping-particle&quot;:&quot;&quot;,&quot;non-dropping-particle&quot;:&quot;&quot;},{&quot;family&quot;:&quot;Lin&quot;,&quot;given&quot;:&quot;Xiaoyuan&quot;,&quot;parse-names&quot;:false,&quot;dropping-particle&quot;:&quot;&quot;,&quot;non-dropping-particle&quot;:&quot;&quot;},{&quot;family&quot;:&quot;Fu&quot;,&quot;given&quot;:&quot;Beibei&quot;,&quot;parse-names&quot;:false,&quot;dropping-particle&quot;:&quot;&quot;,&quot;non-dropping-particle&quot;:&quot;&quot;},{&quot;family&quot;:&quot;Xiong&quot;,&quot;given&quot;:&quot;Yan&quot;,&quot;parse-names&quot;:false,&quot;dropping-particle&quot;:&quot;&quot;,&quot;non-dropping-particle&quot;:&quot;&quot;},{&quot;family&quot;:&quot;Zaky&quot;,&quot;given&quot;:&quot;Mohamed Y.&quot;,&quot;parse-names&quot;:false,&quot;dropping-particle&quot;:&quot;&quot;,&quot;non-dropping-particle&quot;:&quot;&quot;},{&quot;family&quot;:&quot;Wu&quot;,&quot;given&quot;:&quot;Haibo&quot;,&quot;parse-names&quot;:false,&quot;dropping-particle&quot;:&quot;&quot;,&quot;non-dropping-particle&quot;:&quot;&quot;}],&quot;container-title&quot;:&quot;Life sciences&quot;,&quot;accessed&quot;:{&quot;date-parts&quot;:[[2024,5,15]]},&quot;DOI&quot;:&quot;10.1016/J.LFS.2023.121374&quot;,&quot;ISSN&quot;:&quot;1879-0631&quot;,&quot;PMID&quot;:&quot;36621539&quot;,&quot;URL&quot;:&quot;https://pubmed.ncbi.nlm.nih.gov/36621539/&quot;,&quot;issued&quot;:{&quot;date-parts&quot;:[[2023,2,15]]},&quot;abstract&quot;:&quot;In the biological immune process, the major histocompatibility complex (MHC) plays an indispensable role in the expression of HLA molecules in the human body when viral infection activates the T-cell response to remove the virus. Since the first case of severe acute respiratory syndrome coronavirus 2 (SARS-CoV-2) infection in 2019, how to address and prevent SARS-CoV-2 has become a common problem facing all mankind. The T-cell immune response activated by MHC peptides is a way to construct a defense line and reduce the transmission and harm of the virus. Presentation of SARS-CoV-2 antigen is associated with different types of HLA phenotypes, and different HLA phenotypes induce different immune responses. The prediction of SARS-CoV-2 mutation information and the design of vaccines based on HLAs can effectively activate autoimmunity and cope with virus mutations, which can provide some references for the prevention and treatment of SARS-CoV-2.&quot;,&quot;publisher&quot;:&quot;Life Sci&quot;,&quot;volume&quot;:&quot;315&quot;,&quot;container-title-short&quot;:&quot;Life Sci&quot;},&quot;isTemporary&quot;:false}]},{&quot;citationID&quot;:&quot;MENDELEY_CITATION_c41ef83a-efba-4728-a39d-47a8444cfdaf&quot;,&quot;properties&quot;:{&quot;noteIndex&quot;:0},&quot;isEdited&quot;:false,&quot;manualOverride&quot;:{&quot;isManuallyOverridden&quot;:false,&quot;citeprocText&quot;:&quot;[85]&quot;,&quot;manualOverrideText&quot;:&quot;&quot;},&quot;citationTag&quot;:&quot;MENDELEY_CITATION_v3_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&quot;,&quot;citationItems&quot;:[{&quot;id&quot;:&quot;fcedb95f-c6e0-3077-8ba7-56791c6c5aa2&quot;,&quot;itemData&quot;:{&quot;type&quot;:&quot;article-journal&quot;,&quot;id&quot;:&quot;fcedb95f-c6e0-3077-8ba7-56791c6c5aa2&quot;,&quot;title&quot;:&quot;Human leukocyte antigen class II gene diversity tunes antibody repertoires to common pathogens&quot;,&quot;author&quot;:[{&quot;family&quot;:&quot;Khan&quot;,&quot;given&quot;:&quot;Taushif&quot;,&quot;parse-names&quot;:false,&quot;dropping-particle&quot;:&quot;&quot;,&quot;non-dropping-particle&quot;:&quot;&quot;},{&quot;family&quot;:&quot;Rahman&quot;,&quot;given&quot;:&quot;Mahbuba&quot;,&quot;parse-names&quot;:false,&quot;dropping-particle&quot;:&quot;&quot;,&quot;non-dropping-particle&quot;:&quot;&quot;},{&quot;family&quot;:&quot;Ahmed&quot;,&quot;given&quot;:&quot;Ikhlak&quot;,&quot;parse-names&quot;:false,&quot;dropping-particle&quot;:&quot;&quot;,&quot;non-dropping-particle&quot;:&quot;&quot;},{&quot;family&quot;:&quot;Ali&quot;,&quot;given&quot;:&quot;Fatima&quot;,&quot;parse-names&quot;:false,&quot;dropping-particle&quot;:&quot;&quot;,&quot;non-dropping-particle&quot;:&quot;Al&quot;},{&quot;family&quot;:&quot;Jithesh&quot;,&quot;given&quot;:&quot;Puthen Veettil&quot;,&quot;parse-names&quot;:false,&quot;dropping-particle&quot;:&quot;&quot;,&quot;non-dropping-particle&quot;:&quot;&quot;},{&quot;family&quot;:&quot;Marr&quot;,&quot;given&quot;:&quot;Nico&quot;,&quot;parse-names&quot;:false,&quot;dropping-particle&quot;:&quot;&quot;,&quot;non-dropping-particle&quot;:&quot;&quot;}],&quot;container-title&quot;:&quot;Frontiers in Immunology&quot;,&quot;container-title-short&quot;:&quot;Front Immunol&quot;,&quot;accessed&quot;:{&quot;date-parts&quot;:[[2025,7,26]]},&quot;DOI&quot;:&quot;10.3389/FIMMU.2022.856497/BIBTEX&quot;,&quot;ISSN&quot;:&quot;16643224&quot;,&quot;PMID&quot;:&quot;36003377&quot;,&quot;URL&quot;:&quot;https://qatargenome.org.qa/&quot;,&quot;issued&quot;:{&quot;date-parts&quot;:[[2022,8,8]]},&quot;page&quot;:&quot;856497&quot;,&quot;abstract&quot;:&quot;Allelic diversity of human leukocyte antigen (HLA) class II genes may help maintain humoral immunity against infectious diseases. In this study, we investigated germline genetic variation in classical HLA class II genes and employed a systematic, unbiased approach to explore the relative contribution of this genetic variation in the antibody repertoire to various common pathogens. We leveraged a well-defined cohort of 800 adults representing the general Arab population in which genetic material is shared because of the high frequency of consanguineous unions. By applying a high-throughput method for large-scale antibody profiling to this well-defined cohort, we were able to dissect the overall effect of zygosity for classical HLA class II genes, as well as the effects associated with specific HLA class II alleles, haplotypes and genotypes, on the antimicrobial antibody repertoire breadth and antibody specificity with unprecedented resolution. Our population genetic studies revealed that zygosity of the classical HLA class II genes is a strong predictor of antibody responses to common human pathogens, suggesting that classical HLA class II gene heterozygosity confers a selective advantage. Moreover, we demonstrated that multiple HLA class II alleles can have additive effects on the antibody repertoire to common pathogens. We also identified associations of HLA-DRB1 genotypes with specific antigens. Our findings suggest that HLA class II gene polymorphisms confer specific humoral immunity against common pathogens, which may have contributed to the genetic diversity of HLA class II loci during hominine evolution.&quot;,&quot;publisher&quot;:&quot;Frontiers Media S.A.&quot;,&quot;volume&quot;:&quot;13&quot;},&quot;isTemporary&quot;:false}]},{&quot;citationID&quot;:&quot;MENDELEY_CITATION_47a17112-7bf4-473e-8dcd-ca885956b329&quot;,&quot;properties&quot;:{&quot;noteIndex&quot;:0},&quot;isEdited&quot;:false,&quot;manualOverride&quot;:{&quot;isManuallyOverridden&quot;:false,&quot;citeprocText&quot;:&quot;[86]&quot;,&quot;manualOverrideText&quot;:&quot;&quot;},&quot;citationTag&quot;:&quot;MENDELEY_CITATION_v3_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&quot;,&quot;citationItems&quot;:[{&quot;id&quot;:&quot;362b1497-72c9-38a5-8e6c-4344f7aeeacb&quot;,&quot;itemData&quot;:{&quot;type&quot;:&quot;article-journal&quot;,&quot;id&quot;:&quot;362b1497-72c9-38a5-8e6c-4344f7aeeacb&quot;,&quot;title&quot;:&quot;ACE2 polymorphism and susceptibility for SARS-CoV-2 infection and severity of COVID-19&quot;,&quot;author&quot;:[{&quot;family&quot;:&quot;Möhlendick&quot;,&quot;given&quot;:&quot;Birte&quot;,&quot;parse-names&quot;:false,&quot;dropping-particle&quot;:&quot;&quot;,&quot;non-dropping-particle&quot;:&quot;&quot;},{&quot;family&quot;:&quot;Schönfelder&quot;,&quot;given&quot;:&quot;Kristina&quot;,&quot;parse-names&quot;:false,&quot;dropping-particle&quot;:&quot;&quot;,&quot;non-dropping-particle&quot;:&quot;&quot;},{&quot;family&quot;:&quot;Breuckmann&quot;,&quot;given&quot;:&quot;Katharina&quot;,&quot;parse-names&quot;:false,&quot;dropping-particle&quot;:&quot;&quot;,&quot;non-dropping-particle&quot;:&quot;&quot;},{&quot;family&quot;:&quot;Elsner&quot;,&quot;given&quot;:&quot;Carina&quot;,&quot;parse-names&quot;:false,&quot;dropping-particle&quot;:&quot;&quot;,&quot;non-dropping-particle&quot;:&quot;&quot;},{&quot;family&quot;:&quot;Babel&quot;,&quot;given&quot;:&quot;Nina&quot;,&quot;parse-names&quot;:false,&quot;dropping-particle&quot;:&quot;&quot;,&quot;non-dropping-particle&quot;:&quot;&quot;},{&quot;family&quot;:&quot;Balfanz&quot;,&quot;given&quot;:&quot;Paul&quot;,&quot;parse-names&quot;:false,&quot;dropping-particle&quot;:&quot;&quot;,&quot;non-dropping-particle&quot;:&quot;&quot;},{&quot;family&quot;:&quot;Dahl&quot;,&quot;given&quot;:&quot;Edgar&quot;,&quot;parse-names&quot;:false,&quot;dropping-particle&quot;:&quot;&quot;,&quot;non-dropping-particle&quot;:&quot;&quot;},{&quot;family&quot;:&quot;Dreher&quot;,&quot;given&quot;:&quot;Michael&quot;,&quot;parse-names&quot;:false,&quot;dropping-particle&quot;:&quot;&quot;,&quot;non-dropping-particle&quot;:&quot;&quot;},{&quot;family&quot;:&quot;Fistera&quot;,&quot;given&quot;:&quot;David&quot;,&quot;parse-names&quot;:false,&quot;dropping-particle&quot;:&quot;&quot;,&quot;non-dropping-particle&quot;:&quot;&quot;},{&quot;family&quot;:&quot;Herbstreit&quot;,&quot;given&quot;:&quot;Frank&quot;,&quot;parse-names&quot;:false,&quot;dropping-particle&quot;:&quot;&quot;,&quot;non-dropping-particle&quot;:&quot;&quot;},{&quot;family&quot;:&quot;Hölzer&quot;,&quot;given&quot;:&quot;Bodo&quot;,&quot;parse-names&quot;:false,&quot;dropping-particle&quot;:&quot;&quot;,&quot;non-dropping-particle&quot;:&quot;&quot;},{&quot;family&quot;:&quot;Koch&quot;,&quot;given&quot;:&quot;Michael&quot;,&quot;parse-names&quot;:false,&quot;dropping-particle&quot;:&quot;&quot;,&quot;non-dropping-particle&quot;:&quot;&quot;},{&quot;family&quot;:&quot;Kohnle&quot;,&quot;given&quot;:&quot;Matthias&quot;,&quot;parse-names&quot;:false,&quot;dropping-particle&quot;:&quot;&quot;,&quot;non-dropping-particle&quot;:&quot;&quot;},{&quot;family&quot;:&quot;Marx&quot;,&quot;given&quot;:&quot;Nikolaus&quot;,&quot;parse-names&quot;:false,&quot;dropping-particle&quot;:&quot;&quot;,&quot;non-dropping-particle&quot;:&quot;&quot;},{&quot;family&quot;:&quot;Risse&quot;,&quot;given&quot;:&quot;Joachim&quot;,&quot;parse-names&quot;:false,&quot;dropping-particle&quot;:&quot;&quot;,&quot;non-dropping-particle&quot;:&quot;&quot;},{&quot;family&quot;:&quot;Schmidt&quot;,&quot;given&quot;:&quot;Karsten&quot;,&quot;parse-names&quot;:false,&quot;dropping-particle&quot;:&quot;&quot;,&quot;non-dropping-particle&quot;:&quot;&quot;},{&quot;family&quot;:&quot;Skrzypczyk&quot;,&quot;given&quot;:&quot;Sarah&quot;,&quot;parse-names&quot;:false,&quot;dropping-particle&quot;:&quot;&quot;,&quot;non-dropping-particle&quot;:&quot;&quot;},{&quot;family&quot;:&quot;Sutharsan&quot;,&quot;given&quot;:&quot;Sivagurunathan&quot;,&quot;parse-names&quot;:false,&quot;dropping-particle&quot;:&quot;&quot;,&quot;non-dropping-particle&quot;:&quot;&quot;},{&quot;family&quot;:&quot;Taube&quot;,&quot;given&quot;:&quot;Christian&quot;,&quot;parse-names&quot;:false,&quot;dropping-particle&quot;:&quot;&quot;,&quot;non-dropping-particle&quot;:&quot;&quot;},{&quot;family&quot;:&quot;Westhoff&quot;,&quot;given&quot;:&quot;Timm H.&quot;,&quot;parse-names&quot;:false,&quot;dropping-particle&quot;:&quot;&quot;,&quot;non-dropping-particle&quot;:&quot;&quot;},{&quot;family&quot;:&quot;Jöckel&quot;,&quot;given&quot;:&quot;Karl Heinz&quot;,&quot;parse-names&quot;:false,&quot;dropping-particle&quot;:&quot;&quot;,&quot;non-dropping-particle&quot;:&quot;&quot;},{&quot;family&quot;:&quot;Dittmer&quot;,&quot;given&quot;:&quot;Ulf&quot;,&quot;parse-names&quot;:false,&quot;dropping-particle&quot;:&quot;&quot;,&quot;non-dropping-particle&quot;:&quot;&quot;},{&quot;family&quot;:&quot;Siffert&quot;,&quot;given&quot;:&quot;Winfried&quot;,&quot;parse-names&quot;:false,&quot;dropping-particle&quot;:&quot;&quot;,&quot;non-dropping-particle&quot;:&quot;&quot;},{&quot;family&quot;:&quot;Kribben&quot;,&quot;given&quot;:&quot;Andreas&quot;,&quot;parse-names&quot;:false,&quot;dropping-particle&quot;:&quot;&quot;,&quot;non-dropping-particle&quot;:&quot;&quot;}],&quot;container-title&quot;:&quot;Pharmacogenetics and Genomics&quot;,&quot;container-title-short&quot;:&quot;Pharmacogenet Genomics&quot;,&quot;accessed&quot;:{&quot;date-parts&quot;:[[2025,7,26]]},&quot;DOI&quot;:&quot;10.1097/FPC.0000000000000436&quot;,&quot;ISSN&quot;:&quot;17446880&quot;,&quot;PMID&quot;:&quot;34001841&quot;,&quot;URL&quot;:&quot;https://pmc.ncbi.nlm.nih.gov/articles/PMC8415730/&quot;,&quot;issued&quot;:{&quot;date-parts&quot;:[[2021]]},&quot;page&quot;:&quot;10.1097/FPC.0000000000000436&quot;,&quot;abstract&quot;:&quot;Objectives The RNA virus severe acute respiratory syndrome coronavirus 2 (SARS-CoV-2) is responsible for coronavirus disease 2019 (COVID-19). Cell entry is mediated by the human angiotensin-converting enzyme II (ACE2). ACE2 and its close homolog angiotensin-converting enzyme I (ACE) are currently discussed candidate genes, in which single-nucleotide polymorphisms (SNPs) could alter binding or entry of SARS-CoV-2 and enhance tissue damage in the lung or other organs. This could increase the susceptibility for SARS-CoV-2 infection and the severity of COVID-19. Patients and methods We performed genotyping of SNPs in the genes ACE2 and ACE in 297 SARS-CoV-2-positive and 253 SARS-CoV-2-negative tested patients. We analyzed the association of the SNPs with susceptibility for SARS-CoV-2 infection and the severity of COVID-19. Results SARS-CoV-2-positive and SARS-CoV-2-negative patients did not differ regarding demographics and clinical characteristics. For ACE2 rs2285666, the GG genotype or G-allele was significantly associated with an almost two-fold increased SARS-CoV-2 infection risk and a three-fold increased risk to develop serious disease or COVID-19 fatality. In contrast, the ACE polymorphism was not related to infection risk or severity of disease. In a multivariable analysis, the ACE2 rs2285666 G-allele remained as an independent risk factor for serious disease besides the known risk factors male gender and cardiovascular disease. Conclusions In summary, our report appears to be the first showing that a common ACE2 polymorphism impacts the risk for SARS-CoV-2 infection and the course of COVID-19 independently from previously described risk factors.&quot;,&quot;publisher&quot;:&quot;Lippincott Williams and Wilkins&quot;},&quot;isTemporary&quot;:false}]},{&quot;citationID&quot;:&quot;MENDELEY_CITATION_b1470ada-815b-4e94-bbe1-f56b0144c75d&quot;,&quot;properties&quot;:{&quot;noteIndex&quot;:0},&quot;isEdited&quot;:false,&quot;manualOverride&quot;:{&quot;isManuallyOverridden&quot;:false,&quot;citeprocText&quot;:&quot;[87]&quot;,&quot;manualOverrideText&quot;:&quot;&quot;},&quot;citationTag&quot;:&quot;MENDELEY_CITATION_v3_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&quot;,&quot;citationItems&quot;:[{&quot;id&quot;:&quot;587a769d-7ca5-376a-ad88-67d6404365b0&quot;,&quot;itemData&quot;:{&quot;type&quot;:&quot;article-journal&quot;,&quot;id&quot;:&quot;587a769d-7ca5-376a-ad88-67d6404365b0&quot;,&quot;title&quot;:&quot;Human ACE2 receptor polymorphisms and altered susceptibility to SARS-CoV-2&quot;,&quot;author&quot;:[{&quot;family&quot;:&quot;Suryamohan&quot;,&quot;given&quot;:&quot;Kushal&quot;,&quot;parse-names&quot;:false,&quot;dropping-particle&quot;:&quot;&quot;,&quot;non-dropping-particle&quot;:&quot;&quot;},{&quot;family&quot;:&quot;Diwanji&quot;,&quot;given&quot;:&quot;Devan&quot;,&quot;parse-names&quot;:false,&quot;dropping-particle&quot;:&quot;&quot;,&quot;non-dropping-particle&quot;:&quot;&quot;},{&quot;family&quot;:&quot;Stawiski&quot;,&quot;given&quot;:&quot;Eric W.&quot;,&quot;parse-names&quot;:false,&quot;dropping-particle&quot;:&quot;&quot;,&quot;non-dropping-particle&quot;:&quot;&quot;},{&quot;family&quot;:&quot;Gupta&quot;,&quot;given&quot;:&quot;Ravi&quot;,&quot;parse-names&quot;:false,&quot;dropping-particle&quot;:&quot;&quot;,&quot;non-dropping-particle&quot;:&quot;&quot;},{&quot;family&quot;:&quot;Miersch&quot;,&quot;given&quot;:&quot;Shane&quot;,&quot;parse-names&quot;:false,&quot;dropping-particle&quot;:&quot;&quot;,&quot;non-dropping-particle&quot;:&quot;&quot;},{&quot;family&quot;:&quot;Liu&quot;,&quot;given&quot;:&quot;Jiang&quot;,&quot;parse-names&quot;:false,&quot;dropping-particle&quot;:&quot;&quot;,&quot;non-dropping-particle&quot;:&quot;&quot;},{&quot;family&quot;:&quot;Chen&quot;,&quot;given&quot;:&quot;Chao&quot;,&quot;parse-names&quot;:false,&quot;dropping-particle&quot;:&quot;&quot;,&quot;non-dropping-particle&quot;:&quot;&quot;},{&quot;family&quot;:&quot;Jiang&quot;,&quot;given&quot;:&quot;Ying Ping&quot;,&quot;parse-names&quot;:false,&quot;dropping-particle&quot;:&quot;&quot;,&quot;non-dropping-particle&quot;:&quot;&quot;},{&quot;family&quot;:&quot;Fellouse&quot;,&quot;given&quot;:&quot;Frederic A.&quot;,&quot;parse-names&quot;:false,&quot;dropping-particle&quot;:&quot;&quot;,&quot;non-dropping-particle&quot;:&quot;&quot;},{&quot;family&quot;:&quot;Sathirapongsasuti&quot;,&quot;given&quot;:&quot;J. Fah&quot;,&quot;parse-names&quot;:false,&quot;dropping-particle&quot;:&quot;&quot;,&quot;non-dropping-particle&quot;:&quot;&quot;},{&quot;family&quot;:&quot;Albers&quot;,&quot;given&quot;:&quot;Patrick K.&quot;,&quot;parse-names&quot;:false,&quot;dropping-particle&quot;:&quot;&quot;,&quot;non-dropping-particle&quot;:&quot;&quot;},{&quot;family&quot;:&quot;Deepak&quot;,&quot;given&quot;:&quot;Tanneeru&quot;,&quot;parse-names&quot;:false,&quot;dropping-particle&quot;:&quot;&quot;,&quot;non-dropping-particle&quot;:&quot;&quot;},{&quot;family&quot;:&quot;Saberianfar&quot;,&quot;given&quot;:&quot;Reza&quot;,&quot;parse-names&quot;:false,&quot;dropping-particle&quot;:&quot;&quot;,&quot;non-dropping-particle&quot;:&quot;&quot;},{&quot;family&quot;:&quot;Ratan&quot;,&quot;given&quot;:&quot;Aakrosh&quot;,&quot;parse-names&quot;:false,&quot;dropping-particle&quot;:&quot;&quot;,&quot;non-dropping-particle&quot;:&quot;&quot;},{&quot;family&quot;:&quot;Washburn&quot;,&quot;given&quot;:&quot;Gavin&quot;,&quot;parse-names&quot;:false,&quot;dropping-particle&quot;:&quot;&quot;,&quot;non-dropping-particle&quot;:&quot;&quot;},{&quot;family&quot;:&quot;Mis&quot;,&quot;given&quot;:&quot;Monika&quot;,&quot;parse-names&quot;:false,&quot;dropping-particle&quot;:&quot;&quot;,&quot;non-dropping-particle&quot;:&quot;&quot;},{&quot;family&quot;:&quot;Santhosh&quot;,&quot;given&quot;:&quot;Devi&quot;,&quot;parse-names&quot;:false,&quot;dropping-particle&quot;:&quot;&quot;,&quot;non-dropping-particle&quot;:&quot;&quot;},{&quot;family&quot;:&quot;Somasekar&quot;,&quot;given&quot;:&quot;Sneha&quot;,&quot;parse-names&quot;:false,&quot;dropping-particle&quot;:&quot;&quot;,&quot;non-dropping-particle&quot;:&quot;&quot;},{&quot;family&quot;:&quot;Hiranjith&quot;,&quot;given&quot;:&quot;G. H.&quot;,&quot;parse-names&quot;:false,&quot;dropping-particle&quot;:&quot;&quot;,&quot;non-dropping-particle&quot;:&quot;&quot;},{&quot;family&quot;:&quot;Vargas&quot;,&quot;given&quot;:&quot;Derek&quot;,&quot;parse-names&quot;:false,&quot;dropping-particle&quot;:&quot;&quot;,&quot;non-dropping-particle&quot;:&quot;&quot;},{&quot;family&quot;:&quot;Mohan&quot;,&quot;given&quot;:&quot;Sangeetha&quot;,&quot;parse-names&quot;:false,&quot;dropping-particle&quot;:&quot;&quot;,&quot;non-dropping-particle&quot;:&quot;&quot;},{&quot;family&quot;:&quot;Phalke&quot;,&quot;given&quot;:&quot;Sameer&quot;,&quot;parse-names&quot;:false,&quot;dropping-particle&quot;:&quot;&quot;,&quot;non-dropping-particle&quot;:&quot;&quot;},{&quot;family&quot;:&quot;Kuriakose&quot;,&quot;given&quot;:&quot;Boney&quot;,&quot;parse-names&quot;:false,&quot;dropping-particle&quot;:&quot;&quot;,&quot;non-dropping-particle&quot;:&quot;&quot;},{&quot;family&quot;:&quot;Antony&quot;,&quot;given&quot;:&quot;Aju&quot;,&quot;parse-names&quot;:false,&quot;dropping-particle&quot;:&quot;&quot;,&quot;non-dropping-particle&quot;:&quot;&quot;},{&quot;family&quot;:&quot;Ustav&quot;,&quot;given&quot;:&quot;Mart&quot;,&quot;parse-names&quot;:false,&quot;dropping-particle&quot;:&quot;&quot;,&quot;non-dropping-particle&quot;:&quot;&quot;},{&quot;family&quot;:&quot;Schuster&quot;,&quot;given&quot;:&quot;Stephan C.&quot;,&quot;parse-names&quot;:false,&quot;dropping-particle&quot;:&quot;&quot;,&quot;non-dropping-particle&quot;:&quot;&quot;},{&quot;family&quot;:&quot;Sidhu&quot;,&quot;given&quot;:&quot;Sachdev&quot;,&quot;parse-names&quot;:false,&quot;dropping-particle&quot;:&quot;&quot;,&quot;non-dropping-particle&quot;:&quot;&quot;},{&quot;family&quot;:&quot;Junutula&quot;,&quot;given&quot;:&quot;Jagath R.&quot;,&quot;parse-names&quot;:false,&quot;dropping-particle&quot;:&quot;&quot;,&quot;non-dropping-particle&quot;:&quot;&quot;},{&quot;family&quot;:&quot;Jura&quot;,&quot;given&quot;:&quot;Natalia&quot;,&quot;parse-names&quot;:false,&quot;dropping-particle&quot;:&quot;&quot;,&quot;non-dropping-particle&quot;:&quot;&quot;},{&quot;family&quot;:&quot;Seshagiri&quot;,&quot;given&quot;:&quot;Somasekar&quot;,&quot;parse-names&quot;:false,&quot;dropping-particle&quot;:&quot;&quot;,&quot;non-dropping-particle&quot;:&quot;&quot;}],&quot;container-title&quot;:&quot;Communications Biology&quot;,&quot;container-title-short&quot;:&quot;Commun Biol&quot;,&quot;accessed&quot;:{&quot;date-parts&quot;:[[2025,7,26]]},&quot;DOI&quot;:&quot;10.1038/S42003-021-02030-3;TECHMETA=101,45,80,82;SUBJMETA=337,45,612,631;KWRD=MOLECULAR+BIOLOGY,PROTEINS&quot;,&quot;ISSN&quot;:&quot;23993642&quot;,&quot;PMID&quot;:&quot;33846513&quot;,&quot;URL&quot;:&quot;https://www.nature.com/articles/s42003-021-02030-3&quot;,&quot;issued&quot;:{&quot;date-parts&quot;:[[2021,12,1]]},&quot;page&quot;:&quot;1-11&quot;,&quot;abstract&quot;:&quot;COVID-19 is a respiratory illness caused by a novel coronavirus called SARS-CoV-2. The viral spike (S) protein engages the human angiotensin-converting enzyme 2 (ACE2) receptor to invade host cells with ~10–15-fold higher affinity compared to SARS-CoV S-protein, making it highly infectious. Here, we assessed if ACE2 polymorphisms can alter host susceptibility to SARS-CoV-2 by affecting this interaction. We analyzed over 290,000 samples representing &gt;400 population groups from public genomic datasets and identified multiple ACE2 protein-altering variants. Using reported structural data, we identified natural ACE2 variants that could potentially affect virus–host interaction and thereby alter host susceptibility. These include variants S19P, I21V, E23K, K26R, T27A, N64K, T92I, Q102P and H378R that were predicted to increase susceptibility, while variants K31R, N33I, H34R, E35K, E37K, D38V, Y50F, N51S, M62V, K68E, F72V, Y83H, G326E, G352V, D355N, Q388L and D509Y were predicted to be protective variants that show decreased binding to S-protein. Using biochemical assays, we confirmed that K31R and E37K had decreased affinity, and K26R and T92I variants showed increased affinity for S-protein when compared to wildtype ACE2. Consistent with this, soluble ACE2 K26R and T92I were more effective in blocking entry of S-protein pseudotyped virus suggesting that ACE2 variants can modulate susceptibility to SARS-CoV-2.&quot;,&quot;publisher&quot;:&quot;Nature Research&quot;,&quot;issue&quot;:&quot;1&quot;,&quot;volume&quot;:&quot;4&quot;},&quot;isTemporary&quot;:false}]},{&quot;citationID&quot;:&quot;MENDELEY_CITATION_953699b0-b505-492d-957e-e4c83abc43bf&quot;,&quot;properties&quot;:{&quot;noteIndex&quot;:0},&quot;isEdited&quot;:false,&quot;manualOverride&quot;:{&quot;isManuallyOverridden&quot;:false,&quot;citeprocText&quot;:&quot;[87]&quot;,&quot;manualOverrideText&quot;:&quot;&quot;},&quot;citationTag&quot;:&quot;MENDELEY_CITATION_v3_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&quot;,&quot;citationItems&quot;:[{&quot;id&quot;:&quot;587a769d-7ca5-376a-ad88-67d6404365b0&quot;,&quot;itemData&quot;:{&quot;type&quot;:&quot;article-journal&quot;,&quot;id&quot;:&quot;587a769d-7ca5-376a-ad88-67d6404365b0&quot;,&quot;title&quot;:&quot;Human ACE2 receptor polymorphisms and altered susceptibility to SARS-CoV-2&quot;,&quot;author&quot;:[{&quot;family&quot;:&quot;Suryamohan&quot;,&quot;given&quot;:&quot;Kushal&quot;,&quot;parse-names&quot;:false,&quot;dropping-particle&quot;:&quot;&quot;,&quot;non-dropping-particle&quot;:&quot;&quot;},{&quot;family&quot;:&quot;Diwanji&quot;,&quot;given&quot;:&quot;Devan&quot;,&quot;parse-names&quot;:false,&quot;dropping-particle&quot;:&quot;&quot;,&quot;non-dropping-particle&quot;:&quot;&quot;},{&quot;family&quot;:&quot;Stawiski&quot;,&quot;given&quot;:&quot;Eric W.&quot;,&quot;parse-names&quot;:false,&quot;dropping-particle&quot;:&quot;&quot;,&quot;non-dropping-particle&quot;:&quot;&quot;},{&quot;family&quot;:&quot;Gupta&quot;,&quot;given&quot;:&quot;Ravi&quot;,&quot;parse-names&quot;:false,&quot;dropping-particle&quot;:&quot;&quot;,&quot;non-dropping-particle&quot;:&quot;&quot;},{&quot;family&quot;:&quot;Miersch&quot;,&quot;given&quot;:&quot;Shane&quot;,&quot;parse-names&quot;:false,&quot;dropping-particle&quot;:&quot;&quot;,&quot;non-dropping-particle&quot;:&quot;&quot;},{&quot;family&quot;:&quot;Liu&quot;,&quot;given&quot;:&quot;Jiang&quot;,&quot;parse-names&quot;:false,&quot;dropping-particle&quot;:&quot;&quot;,&quot;non-dropping-particle&quot;:&quot;&quot;},{&quot;family&quot;:&quot;Chen&quot;,&quot;given&quot;:&quot;Chao&quot;,&quot;parse-names&quot;:false,&quot;dropping-particle&quot;:&quot;&quot;,&quot;non-dropping-particle&quot;:&quot;&quot;},{&quot;family&quot;:&quot;Jiang&quot;,&quot;given&quot;:&quot;Ying Ping&quot;,&quot;parse-names&quot;:false,&quot;dropping-particle&quot;:&quot;&quot;,&quot;non-dropping-particle&quot;:&quot;&quot;},{&quot;family&quot;:&quot;Fellouse&quot;,&quot;given&quot;:&quot;Frederic A.&quot;,&quot;parse-names&quot;:false,&quot;dropping-particle&quot;:&quot;&quot;,&quot;non-dropping-particle&quot;:&quot;&quot;},{&quot;family&quot;:&quot;Sathirapongsasuti&quot;,&quot;given&quot;:&quot;J. Fah&quot;,&quot;parse-names&quot;:false,&quot;dropping-particle&quot;:&quot;&quot;,&quot;non-dropping-particle&quot;:&quot;&quot;},{&quot;family&quot;:&quot;Albers&quot;,&quot;given&quot;:&quot;Patrick K.&quot;,&quot;parse-names&quot;:false,&quot;dropping-particle&quot;:&quot;&quot;,&quot;non-dropping-particle&quot;:&quot;&quot;},{&quot;family&quot;:&quot;Deepak&quot;,&quot;given&quot;:&quot;Tanneeru&quot;,&quot;parse-names&quot;:false,&quot;dropping-particle&quot;:&quot;&quot;,&quot;non-dropping-particle&quot;:&quot;&quot;},{&quot;family&quot;:&quot;Saberianfar&quot;,&quot;given&quot;:&quot;Reza&quot;,&quot;parse-names&quot;:false,&quot;dropping-particle&quot;:&quot;&quot;,&quot;non-dropping-particle&quot;:&quot;&quot;},{&quot;family&quot;:&quot;Ratan&quot;,&quot;given&quot;:&quot;Aakrosh&quot;,&quot;parse-names&quot;:false,&quot;dropping-particle&quot;:&quot;&quot;,&quot;non-dropping-particle&quot;:&quot;&quot;},{&quot;family&quot;:&quot;Washburn&quot;,&quot;given&quot;:&quot;Gavin&quot;,&quot;parse-names&quot;:false,&quot;dropping-particle&quot;:&quot;&quot;,&quot;non-dropping-particle&quot;:&quot;&quot;},{&quot;family&quot;:&quot;Mis&quot;,&quot;given&quot;:&quot;Monika&quot;,&quot;parse-names&quot;:false,&quot;dropping-particle&quot;:&quot;&quot;,&quot;non-dropping-particle&quot;:&quot;&quot;},{&quot;family&quot;:&quot;Santhosh&quot;,&quot;given&quot;:&quot;Devi&quot;,&quot;parse-names&quot;:false,&quot;dropping-particle&quot;:&quot;&quot;,&quot;non-dropping-particle&quot;:&quot;&quot;},{&quot;family&quot;:&quot;Somasekar&quot;,&quot;given&quot;:&quot;Sneha&quot;,&quot;parse-names&quot;:false,&quot;dropping-particle&quot;:&quot;&quot;,&quot;non-dropping-particle&quot;:&quot;&quot;},{&quot;family&quot;:&quot;Hiranjith&quot;,&quot;given&quot;:&quot;G. H.&quot;,&quot;parse-names&quot;:false,&quot;dropping-particle&quot;:&quot;&quot;,&quot;non-dropping-particle&quot;:&quot;&quot;},{&quot;family&quot;:&quot;Vargas&quot;,&quot;given&quot;:&quot;Derek&quot;,&quot;parse-names&quot;:false,&quot;dropping-particle&quot;:&quot;&quot;,&quot;non-dropping-particle&quot;:&quot;&quot;},{&quot;family&quot;:&quot;Mohan&quot;,&quot;given&quot;:&quot;Sangeetha&quot;,&quot;parse-names&quot;:false,&quot;dropping-particle&quot;:&quot;&quot;,&quot;non-dropping-particle&quot;:&quot;&quot;},{&quot;family&quot;:&quot;Phalke&quot;,&quot;given&quot;:&quot;Sameer&quot;,&quot;parse-names&quot;:false,&quot;dropping-particle&quot;:&quot;&quot;,&quot;non-dropping-particle&quot;:&quot;&quot;},{&quot;family&quot;:&quot;Kuriakose&quot;,&quot;given&quot;:&quot;Boney&quot;,&quot;parse-names&quot;:false,&quot;dropping-particle&quot;:&quot;&quot;,&quot;non-dropping-particle&quot;:&quot;&quot;},{&quot;family&quot;:&quot;Antony&quot;,&quot;given&quot;:&quot;Aju&quot;,&quot;parse-names&quot;:false,&quot;dropping-particle&quot;:&quot;&quot;,&quot;non-dropping-particle&quot;:&quot;&quot;},{&quot;family&quot;:&quot;Ustav&quot;,&quot;given&quot;:&quot;Mart&quot;,&quot;parse-names&quot;:false,&quot;dropping-particle&quot;:&quot;&quot;,&quot;non-dropping-particle&quot;:&quot;&quot;},{&quot;family&quot;:&quot;Schuster&quot;,&quot;given&quot;:&quot;Stephan C.&quot;,&quot;parse-names&quot;:false,&quot;dropping-particle&quot;:&quot;&quot;,&quot;non-dropping-particle&quot;:&quot;&quot;},{&quot;family&quot;:&quot;Sidhu&quot;,&quot;given&quot;:&quot;Sachdev&quot;,&quot;parse-names&quot;:false,&quot;dropping-particle&quot;:&quot;&quot;,&quot;non-dropping-particle&quot;:&quot;&quot;},{&quot;family&quot;:&quot;Junutula&quot;,&quot;given&quot;:&quot;Jagath R.&quot;,&quot;parse-names&quot;:false,&quot;dropping-particle&quot;:&quot;&quot;,&quot;non-dropping-particle&quot;:&quot;&quot;},{&quot;family&quot;:&quot;Jura&quot;,&quot;given&quot;:&quot;Natalia&quot;,&quot;parse-names&quot;:false,&quot;dropping-particle&quot;:&quot;&quot;,&quot;non-dropping-particle&quot;:&quot;&quot;},{&quot;family&quot;:&quot;Seshagiri&quot;,&quot;given&quot;:&quot;Somasekar&quot;,&quot;parse-names&quot;:false,&quot;dropping-particle&quot;:&quot;&quot;,&quot;non-dropping-particle&quot;:&quot;&quot;}],&quot;container-title&quot;:&quot;Communications Biology&quot;,&quot;container-title-short&quot;:&quot;Commun Biol&quot;,&quot;accessed&quot;:{&quot;date-parts&quot;:[[2025,7,26]]},&quot;DOI&quot;:&quot;10.1038/S42003-021-02030-3;TECHMETA=101,45,80,82;SUBJMETA=337,45,612,631;KWRD=MOLECULAR+BIOLOGY,PROTEINS&quot;,&quot;ISSN&quot;:&quot;23993642&quot;,&quot;PMID&quot;:&quot;33846513&quot;,&quot;URL&quot;:&quot;https://www.nature.com/articles/s42003-021-02030-3&quot;,&quot;issued&quot;:{&quot;date-parts&quot;:[[2021,12,1]]},&quot;page&quot;:&quot;1-11&quot;,&quot;abstract&quot;:&quot;COVID-19 is a respiratory illness caused by a novel coronavirus called SARS-CoV-2. The viral spike (S) protein engages the human angiotensin-converting enzyme 2 (ACE2) receptor to invade host cells with ~10–15-fold higher affinity compared to SARS-CoV S-protein, making it highly infectious. Here, we assessed if ACE2 polymorphisms can alter host susceptibility to SARS-CoV-2 by affecting this interaction. We analyzed over 290,000 samples representing &gt;400 population groups from public genomic datasets and identified multiple ACE2 protein-altering variants. Using reported structural data, we identified natural ACE2 variants that could potentially affect virus–host interaction and thereby alter host susceptibility. These include variants S19P, I21V, E23K, K26R, T27A, N64K, T92I, Q102P and H378R that were predicted to increase susceptibility, while variants K31R, N33I, H34R, E35K, E37K, D38V, Y50F, N51S, M62V, K68E, F72V, Y83H, G326E, G352V, D355N, Q388L and D509Y were predicted to be protective variants that show decreased binding to S-protein. Using biochemical assays, we confirmed that K31R and E37K had decreased affinity, and K26R and T92I variants showed increased affinity for S-protein when compared to wildtype ACE2. Consistent with this, soluble ACE2 K26R and T92I were more effective in blocking entry of S-protein pseudotyped virus suggesting that ACE2 variants can modulate susceptibility to SARS-CoV-2.&quot;,&quot;publisher&quot;:&quot;Nature Research&quot;,&quot;issue&quot;:&quot;1&quot;,&quot;volume&quot;:&quot;4&quot;},&quot;isTemporary&quot;:false}]},{&quot;citationID&quot;:&quot;MENDELEY_CITATION_52e35612-f452-482c-84c0-769f4ddd19bf&quot;,&quot;properties&quot;:{&quot;noteIndex&quot;:0},&quot;isEdited&quot;:false,&quot;manualOverride&quot;:{&quot;isManuallyOverridden&quot;:false,&quot;citeprocText&quot;:&quot;[12]&quot;,&quot;manualOverrideText&quot;:&quot;&quot;},&quot;citationItems&quot;:[{&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citationTag&quot;:&quot;MENDELEY_CITATION_v3_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&quot;},{&quot;citationID&quot;:&quot;MENDELEY_CITATION_0a0b4b22-423b-4db5-962a-46fa626ef89c&quot;,&quot;properties&quot;:{&quot;noteIndex&quot;:0},&quot;isEdited&quot;:false,&quot;manualOverride&quot;:{&quot;isManuallyOverridden&quot;:false,&quot;citeprocText&quot;:&quot;[45,88]&quot;,&quot;manualOverrideText&quot;:&quot;&quot;},&quot;citationItems&quot;:[{&quot;id&quot;:&quot;30e5eb17-c6a9-39c0-9d85-a31d53df4387&quot;,&quot;itemData&quot;:{&quot;type&quot;:&quot;article-journal&quot;,&quot;id&quot;:&quot;30e5eb17-c6a9-39c0-9d85-a31d53df4387&quot;,&quot;title&quot;:&quot;ACE2 and Innate Immunity in the Regulation of SARS-CoV-2-Induced Acute Lung Injury: A Review&quot;,&quot;author&quot;:[{&quot;family&quot;:&quot;Qu&quot;,&quot;given&quot;:&quot;Lihua&quot;,&quot;parse-names&quot;:false,&quot;dropping-particle&quot;:&quot;&quot;,&quot;non-dropping-particle&quot;:&quot;&quot;},{&quot;family&quot;:&quot;Chen&quot;,&quot;given&quot;:&quot;Chao&quot;,&quot;parse-names&quot;:false,&quot;dropping-particle&quot;:&quot;&quot;,&quot;non-dropping-particle&quot;:&quot;&quot;},{&quot;family&quot;:&quot;Yin&quot;,&quot;given&quot;:&quot;Tong&quot;,&quot;parse-names&quot;:false,&quot;dropping-particle&quot;:&quot;&quot;,&quot;non-dropping-particle&quot;:&quot;&quot;},{&quot;family&quot;:&quot;Fang&quot;,&quot;given&quot;:&quot;Qian&quot;,&quot;parse-names&quot;:false,&quot;dropping-particle&quot;:&quot;&quot;,&quot;non-dropping-particle&quot;:&quot;&quot;},{&quot;family&quot;:&quot;Hong&quot;,&quot;given&quot;:&quot;Zizhan&quot;,&quot;parse-names&quot;:false,&quot;dropping-particle&quot;:&quot;&quot;,&quot;non-dropping-particle&quot;:&quot;&quot;},{&quot;family&quot;:&quot;Zhou&quot;,&quot;given&quot;:&quot;Rui&quot;,&quot;parse-names&quot;:false,&quot;dropping-particle&quot;:&quot;&quot;,&quot;non-dropping-particle&quot;:&quot;&quot;},{&quot;family&quot;:&quot;Tang&quot;,&quot;given&quot;:&quot;Hongbin&quot;,&quot;parse-names&quot;:false,&quot;dropping-particle&quot;:&quot;&quot;,&quot;non-dropping-particle&quot;:&quot;&quot;},{&quot;family&quot;:&quot;Dong&quot;,&quot;given&quot;:&quot;Huifen&quot;,&quot;parse-names&quot;:false,&quot;dropping-particle&quot;:&quot;&quot;,&quot;non-dropping-particle&quot;:&quot;&quot;}],&quot;container-title&quot;:&quot;International Journal of Molecular Sciences 2021, Vol. 22, Page 11483&quot;,&quot;accessed&quot;:{&quot;date-parts&quot;:[[2025,7,26]]},&quot;DOI&quot;:&quot;10.3390/IJMS222111483&quot;,&quot;ISSN&quot;:&quot;1422-0067&quot;,&quot;PMID&quot;:&quot;34768911&quot;,&quot;URL&quot;:&quot;https://www.mdpi.com/1422-0067/22/21/11483/htm&quot;,&quot;issued&quot;:{&quot;date-parts&quot;:[[2021,10,25]]},&quot;page&quot;:&quot;11483&quot;,&quot;abstract&quot;:&quot;Despite the protracted battle against coronavirus acute respiratory infection (COVID-19) and the rapid evolution of the severe acute respiratory syndrome coronavirus 2 (SARS-CoV-2), no specific and effective drugs have to date been reported. Angiotensin-converting enzyme 2 (ACE2) is a zinc metalloproteinase and a critical modulator of the renin-angiotensin system (RAS). In addition, ACE2 has anti-inflammatory and antifibrosis functions. ACE has become widely known in the past decade as it has been identified as the primary receptor for SARS-CoV and SARS-CoV-2, being closely associated with their infection. SARS-CoV-2 primarily targets the lung, which induces a cytokine storm by infecting alveolar cells, resulting in tissue damage and eventually severe acute respiratory syndrome. In the lung, innate immunity acts as a critical line of defense against pathogens, including SARS-CoV-2. This review aims to summarize the regulation of ACE2, and lung host cells resist SARS-CoV-2 invasion by activating innate immunity response. Finally, we discuss ACE2 as a therapeutic target, providing reference and enlightenment for the clinical treatment of COVID-19.&quot;,&quot;publisher&quot;:&quot;Multidisciplinary Digital Publishing Institute&quot;,&quot;issue&quot;:&quot;21&quot;,&quot;volume&quot;:&quot;22&quot;,&quot;container-title-short&quot;:&quot;&quot;},&quot;isTemporary&quot;:false},{&quot;id&quot;:&quot;8fb17226-07d5-302c-9a80-c3d500c34aee&quot;,&quot;itemData&quot;:{&quot;type&quot;:&quot;article-journal&quot;,&quot;id&quot;:&quot;8fb17226-07d5-302c-9a80-c3d500c34aee&quot;,&quot;title&quot;:&quot;Human ACE2 Polymorphisms from Different Human Populations Modulate SARS-CoV-2 Infection&quot;,&quot;author&quot;:[{&quot;family&quot;:&quot;Hu&quot;,&quot;given&quot;:&quot;Pan&quot;,&quot;parse-names&quot;:false,&quot;dropping-particle&quot;:&quot;&quot;,&quot;non-dropping-particle&quot;:&quot;&quot;},{&quot;family&quot;:&quot;Bauer&quot;,&quot;given&quot;:&quot;Vanessa L.&quot;,&quot;parse-names&quot;:false,&quot;dropping-particle&quot;:&quot;&quot;,&quot;non-dropping-particle&quot;:&quot;&quot;},{&quot;family&quot;:&quot;Sawyer&quot;,&quot;given&quot;:&quot;Sara L.&quot;,&quot;parse-names&quot;:false,&quot;dropping-particle&quot;:&quot;&quot;,&quot;non-dropping-particle&quot;:&quot;&quot;},{&quot;family&quot;:&quot;Diaz-Griffero&quot;,&quot;given&quot;:&quot;Felipe&quot;,&quot;parse-names&quot;:false,&quot;dropping-particle&quot;:&quot;&quot;,&quot;non-dropping-particle&quot;:&quot;&quot;}],&quot;container-title&quot;:&quot;Viruses&quot;,&quot;container-title-short&quot;:&quot;Viruses&quot;,&quot;accessed&quot;:{&quot;date-parts&quot;:[[2024,10,5]]},&quot;DOI&quot;:&quot;10.3390/V14071451&quot;,&quot;ISSN&quot;:&quot;1999-4915&quot;,&quot;PMID&quot;:&quot;35891433&quot;,&quot;URL&quot;:&quot;https://pubmed.ncbi.nlm.nih.gov/35891433/&quot;,&quot;issued&quot;:{&quot;date-parts&quot;:[[2022,7,1]]},&quot;abstract&quot;:&quot;The COVID-19 pandemic caused by severe acute respiratory syndrome coronavirus 2 (SARS-CoV-2) has resulted in over 6 million deaths worldwide. The high variability in COVID-19 symptoms remains one of the most interesting mysteries of the pandemic. Genetic and environmental factors are likely to be key determinants of COVID-19 symptomatology. Here, we explored ACE2 as a genetic determinant for SARS-CoV-2 infection and COVID-19 symptomatology. Each human genome encodes two alleles of ACE2, which encodes the cell entry receptor for SARS-CoV-2. Here, we determined whether naturally occurring human ACE2 (hACE2) polymorphisms in the human population affect SARS-CoV-2 infection and the severity of COVID-19 symptoms. ACE2 variants S19P, I21V, E23K, K26R, K31R, N33I, H34R, E35K, and T92I showed increased virus infection compared to wild-type ACE2; thus, these variants could increase the risk for COVID-19. In contrast, variants D38V, Y83H, I468V, and N638S showed reduced infection, indicating a potential protective effect. hACE2 variants K26R and T92I increased infection by three-fold without changing the levels of ACE2 on the surface of the cells, suggesting that these variants may increase the risk of severe COVID-19. On the contrary, hACE2 variants D38V and Y83H decreased SARS-CoV-2 infection by four-and ten-fold, respectively, without changing surface expression, suggesting that these variants may protect against severe COVID-19. Remarkably, all protective hACE2 Polymorphisms were found almost exclusively in Asian populations, which may provide a partial explanation for the low COVID-19 mortality rates in Asian countries. Thus, hACE2 polymorphisms may modulate susceptibility to SARS-CoV-2 in the host and partially account for the differences in severity of COVID-19 among different ethnic groups.&quot;,&quot;publisher&quot;:&quot;Viruses&quot;,&quot;issue&quot;:&quot;7&quot;,&quot;volume&quot;:&quot;14&quot;},&quot;isTemporary&quot;:false}],&quot;citationTag&quot;:&quot;MENDELEY_CITATION_v3_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&quot;},{&quot;citationID&quot;:&quot;MENDELEY_CITATION_f9425eb7-1cc1-4b8c-93f3-2a3a9a222dcd&quot;,&quot;properties&quot;:{&quot;noteIndex&quot;:0},&quot;isEdited&quot;:false,&quot;manualOverride&quot;:{&quot;isManuallyOverridden&quot;:false,&quot;citeprocText&quot;:&quot;[12,15,45]&quot;,&quot;manualOverrideText&quot;:&quot;&quot;},&quot;citationItems&quot;:[{&quot;id&quot;:&quot;8fb17226-07d5-302c-9a80-c3d500c34aee&quot;,&quot;itemData&quot;:{&quot;type&quot;:&quot;article-journal&quot;,&quot;id&quot;:&quot;8fb17226-07d5-302c-9a80-c3d500c34aee&quot;,&quot;title&quot;:&quot;Human ACE2 Polymorphisms from Different Human Populations Modulate SARS-CoV-2 Infection&quot;,&quot;author&quot;:[{&quot;family&quot;:&quot;Hu&quot;,&quot;given&quot;:&quot;Pan&quot;,&quot;parse-names&quot;:false,&quot;dropping-particle&quot;:&quot;&quot;,&quot;non-dropping-particle&quot;:&quot;&quot;},{&quot;family&quot;:&quot;Bauer&quot;,&quot;given&quot;:&quot;Vanessa L.&quot;,&quot;parse-names&quot;:false,&quot;dropping-particle&quot;:&quot;&quot;,&quot;non-dropping-particle&quot;:&quot;&quot;},{&quot;family&quot;:&quot;Sawyer&quot;,&quot;given&quot;:&quot;Sara L.&quot;,&quot;parse-names&quot;:false,&quot;dropping-particle&quot;:&quot;&quot;,&quot;non-dropping-particle&quot;:&quot;&quot;},{&quot;family&quot;:&quot;Diaz-Griffero&quot;,&quot;given&quot;:&quot;Felipe&quot;,&quot;parse-names&quot;:false,&quot;dropping-particle&quot;:&quot;&quot;,&quot;non-dropping-particle&quot;:&quot;&quot;}],&quot;container-title&quot;:&quot;Viruses&quot;,&quot;container-title-short&quot;:&quot;Viruses&quot;,&quot;accessed&quot;:{&quot;date-parts&quot;:[[2024,10,5]]},&quot;DOI&quot;:&quot;10.3390/V14071451&quot;,&quot;ISSN&quot;:&quot;1999-4915&quot;,&quot;PMID&quot;:&quot;35891433&quot;,&quot;URL&quot;:&quot;https://pubmed.ncbi.nlm.nih.gov/35891433/&quot;,&quot;issued&quot;:{&quot;date-parts&quot;:[[2022,7,1]]},&quot;abstract&quot;:&quot;The COVID-19 pandemic caused by severe acute respiratory syndrome coronavirus 2 (SARS-CoV-2) has resulted in over 6 million deaths worldwide. The high variability in COVID-19 symptoms remains one of the most interesting mysteries of the pandemic. Genetic and environmental factors are likely to be key determinants of COVID-19 symptomatology. Here, we explored ACE2 as a genetic determinant for SARS-CoV-2 infection and COVID-19 symptomatology. Each human genome encodes two alleles of ACE2, which encodes the cell entry receptor for SARS-CoV-2. Here, we determined whether naturally occurring human ACE2 (hACE2) polymorphisms in the human population affect SARS-CoV-2 infection and the severity of COVID-19 symptoms. ACE2 variants S19P, I21V, E23K, K26R, K31R, N33I, H34R, E35K, and T92I showed increased virus infection compared to wild-type ACE2; thus, these variants could increase the risk for COVID-19. In contrast, variants D38V, Y83H, I468V, and N638S showed reduced infection, indicating a potential protective effect. hACE2 variants K26R and T92I increased infection by three-fold without changing the levels of ACE2 on the surface of the cells, suggesting that these variants may increase the risk of severe COVID-19. On the contrary, hACE2 variants D38V and Y83H decreased SARS-CoV-2 infection by four-and ten-fold, respectively, without changing surface expression, suggesting that these variants may protect against severe COVID-19. Remarkably, all protective hACE2 Polymorphisms were found almost exclusively in Asian populations, which may provide a partial explanation for the low COVID-19 mortality rates in Asian countries. Thus, hACE2 polymorphisms may modulate susceptibility to SARS-CoV-2 in the host and partially account for the differences in severity of COVID-19 among different ethnic groups.&quot;,&quot;publisher&quot;:&quot;Viruses&quot;,&quot;issue&quot;:&quot;7&quot;,&quot;volume&quot;:&quot;14&quot;},&quot;isTemporary&quot;:false},{&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container-title-short&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isTemporary&quot;:false},{&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container-title-short&quot;:&quot;Genes (Basel)&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isTemporary&quot;:false}],&quot;citationTag&quot;:&quot;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&quot;},{&quot;citationID&quot;:&quot;MENDELEY_CITATION_a19c5568-0069-424e-bda9-d776e124351a&quot;,&quot;properties&quot;:{&quot;noteIndex&quot;:0},&quot;isEdited&quot;:false,&quot;manualOverride&quot;:{&quot;isManuallyOverridden&quot;:false,&quot;citeprocText&quot;:&quot;[21,43,45]&quot;,&quot;manualOverrideText&quot;:&quot;&quot;},&quot;citationItems&quot;:[{&quot;id&quot;:&quot;8fb17226-07d5-302c-9a80-c3d500c34aee&quot;,&quot;itemData&quot;:{&quot;type&quot;:&quot;article-journal&quot;,&quot;id&quot;:&quot;8fb17226-07d5-302c-9a80-c3d500c34aee&quot;,&quot;title&quot;:&quot;Human ACE2 Polymorphisms from Different Human Populations Modulate SARS-CoV-2 Infection&quot;,&quot;author&quot;:[{&quot;family&quot;:&quot;Hu&quot;,&quot;given&quot;:&quot;Pan&quot;,&quot;parse-names&quot;:false,&quot;dropping-particle&quot;:&quot;&quot;,&quot;non-dropping-particle&quot;:&quot;&quot;},{&quot;family&quot;:&quot;Bauer&quot;,&quot;given&quot;:&quot;Vanessa L.&quot;,&quot;parse-names&quot;:false,&quot;dropping-particle&quot;:&quot;&quot;,&quot;non-dropping-particle&quot;:&quot;&quot;},{&quot;family&quot;:&quot;Sawyer&quot;,&quot;given&quot;:&quot;Sara L.&quot;,&quot;parse-names&quot;:false,&quot;dropping-particle&quot;:&quot;&quot;,&quot;non-dropping-particle&quot;:&quot;&quot;},{&quot;family&quot;:&quot;Diaz-Griffero&quot;,&quot;given&quot;:&quot;Felipe&quot;,&quot;parse-names&quot;:false,&quot;dropping-particle&quot;:&quot;&quot;,&quot;non-dropping-particle&quot;:&quot;&quot;}],&quot;container-title&quot;:&quot;Viruses&quot;,&quot;container-title-short&quot;:&quot;Viruses&quot;,&quot;accessed&quot;:{&quot;date-parts&quot;:[[2024,10,5]]},&quot;DOI&quot;:&quot;10.3390/V14071451&quot;,&quot;ISSN&quot;:&quot;1999-4915&quot;,&quot;PMID&quot;:&quot;35891433&quot;,&quot;URL&quot;:&quot;https://pubmed.ncbi.nlm.nih.gov/35891433/&quot;,&quot;issued&quot;:{&quot;date-parts&quot;:[[2022,7,1]]},&quot;abstract&quot;:&quot;The COVID-19 pandemic caused by severe acute respiratory syndrome coronavirus 2 (SARS-CoV-2) has resulted in over 6 million deaths worldwide. The high variability in COVID-19 symptoms remains one of the most interesting mysteries of the pandemic. Genetic and environmental factors are likely to be key determinants of COVID-19 symptomatology. Here, we explored ACE2 as a genetic determinant for SARS-CoV-2 infection and COVID-19 symptomatology. Each human genome encodes two alleles of ACE2, which encodes the cell entry receptor for SARS-CoV-2. Here, we determined whether naturally occurring human ACE2 (hACE2) polymorphisms in the human population affect SARS-CoV-2 infection and the severity of COVID-19 symptoms. ACE2 variants S19P, I21V, E23K, K26R, K31R, N33I, H34R, E35K, and T92I showed increased virus infection compared to wild-type ACE2; thus, these variants could increase the risk for COVID-19. In contrast, variants D38V, Y83H, I468V, and N638S showed reduced infection, indicating a potential protective effect. hACE2 variants K26R and T92I increased infection by three-fold without changing the levels of ACE2 on the surface of the cells, suggesting that these variants may increase the risk of severe COVID-19. On the contrary, hACE2 variants D38V and Y83H decreased SARS-CoV-2 infection by four-and ten-fold, respectively, without changing surface expression, suggesting that these variants may protect against severe COVID-19. Remarkably, all protective hACE2 Polymorphisms were found almost exclusively in Asian populations, which may provide a partial explanation for the low COVID-19 mortality rates in Asian countries. Thus, hACE2 polymorphisms may modulate susceptibility to SARS-CoV-2 in the host and partially account for the differences in severity of COVID-19 among different ethnic groups.&quot;,&quot;publisher&quot;:&quot;Viruses&quot;,&quot;issue&quot;:&quot;7&quot;,&quot;volume&quot;:&quot;14&quot;},&quot;isTemporary&quot;:false},{&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container-title-short&quot;:&quot;Infect Genet Evol&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isTemporary&quot;:false},{&quot;id&quot;:&quot;6a3883a2-f0cb-3a2c-8fe8-81dcfadb2117&quot;,&quot;itemData&quot;:{&quot;type&quot;:&quot;article-journal&quot;,&quot;id&quot;:&quot;6a3883a2-f0cb-3a2c-8fe8-81dcfadb2117&quot;,&quot;title&quot;:&quot;Serum ACE2 and S19P gene polymorphism in Egyptian patients with COVID-19 infection: correlation with disease severity&quot;,&quot;author&quot;:[{&quot;family&quot;:&quot;Gaber&quot;,&quot;given&quot;:&quot;Dalia A.&quot;,&quot;parse-names&quot;:false,&quot;dropping-particle&quot;:&quot;&quot;,&quot;non-dropping-particle&quot;:&quot;&quot;},{&quot;family&quot;:&quot;Shokr&quot;,&quot;given&quot;:&quot;Mohamed&quot;,&quot;parse-names&quot;:false,&quot;dropping-particle&quot;:&quot;&quot;,&quot;non-dropping-particle&quot;:&quot;&quot;},{&quot;family&quot;:&quot;Shaker&quot;,&quot;given&quot;:&quot;Olfat&quot;,&quot;parse-names&quot;:false,&quot;dropping-particle&quot;:&quot;&quot;,&quot;non-dropping-particle&quot;:&quot;&quot;},{&quot;family&quot;:&quot;Zaki&quot;,&quot;given&quot;:&quot;Kamelia Ahmed&quot;,&quot;parse-names&quot;:false,&quot;dropping-particle&quot;:&quot;&quot;,&quot;non-dropping-particle&quot;:&quot;&quot;},{&quot;family&quot;:&quot;Khalil&quot;,&quot;given&quot;:&quot;Haidy Samir&quot;,&quot;parse-names&quot;:false,&quot;dropping-particle&quot;:&quot;&quot;,&quot;non-dropping-particle&quot;:&quot;&quot;},{&quot;family&quot;:&quot;Wahb&quot;,&quot;given&quot;:&quot;Amany M.&quot;,&quot;parse-names&quot;:false,&quot;dropping-particle&quot;:&quot;&quot;,&quot;non-dropping-particle&quot;:&quot;&quot;}],&quot;container-title&quot;:&quot;Scientific Reports 2024 14:1&quot;,&quot;accessed&quot;:{&quot;date-parts&quot;:[[2024,10,5]]},&quot;DOI&quot;:&quot;10.1038/s41598-024-56260-6&quot;,&quot;ISBN&quot;:&quot;0123456789&quot;,&quot;ISSN&quot;:&quot;2045-2322&quot;,&quot;PMID&quot;:&quot;38462662&quot;,&quot;URL&quot;:&quot;https://www.nature.com/articles/s41598-024-56260-6&quot;,&quot;issued&quot;:{&quot;date-parts&quot;:[[2024,3,10]]},&quot;page&quot;:&quot;1-13&quot;,&quot;abstract&quot;:&quot;The expression of ACE2 is linked to disease severity in COVID-19 patients. The ACE2 receptor gene polymorphisms are considered determinants for SARS-CoV-2 infection and its outcome. In our study, serum ACE2 and its genetic variant S19P rs73635825 polymorphism were investigated in 114 SARS-CoV-2 patients. The results were compared with 120 control subjects. ELISA technique and allele discrimination assay were used for measuring serum ACE2 and genotype analysis of ACE2 rs73635825. Our results revealed that serum ACE2 was significantly lower in SARS-CoV-2 patients (p = 0.0001), particularly in cases with hypertension or diabetes mellitus. There was a significant difference in the genotype distributions of ACE2 rs73635825 A &amp;gt; G between COVID-19 patients and controls (p-value = 0.001). A higher frequency of the heterozygous AG genotype (65.8%) was reported in COVID-19 patients. The G allele was significantly more common in COVID-19 patients (p &amp;lt; 0.0001). The AG and GG genotypes were associated with COVID-19 severity as they were correlated with abnormal laboratory findings, GGO, CXR, and total severity scores with p &amp;lt; 0.05. Our results revealed that the ACE2 S19P gene variant is correlated with the incidence of infection and its severity, suggesting the usefulness of this work in identifying the susceptible population groups for better disease control.&quot;,&quot;publisher&quot;:&quot;Nature Publishing Group&quot;,&quot;issue&quot;:&quot;1&quot;,&quot;volume&quot;:&quot;14&quot;,&quot;container-title-short&quot;:&quot;&quot;},&quot;isTemporary&quot;:false}],&quot;citationTag&quot;:&quot;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&quot;},{&quot;citationID&quot;:&quot;MENDELEY_CITATION_a8b44cb1-0080-42f4-ba0f-43e76ab0bdac&quot;,&quot;properties&quot;:{&quot;noteIndex&quot;:0},&quot;isEdited&quot;:false,&quot;manualOverride&quot;:{&quot;isManuallyOverridden&quot;:false,&quot;citeprocText&quot;:&quot;[43,89]&quot;,&quot;manualOverrideText&quot;:&quot;&quot;},&quot;citationItems&quot;:[{&quot;id&quot;:&quot;75747bb7-0480-399f-ab2a-9ab1ce3ad90d&quot;,&quot;itemData&quot;:{&quot;type&quot;:&quot;article-journal&quot;,&quot;id&quot;:&quot;75747bb7-0480-399f-ab2a-9ab1ce3ad90d&quot;,&quot;title&quot;:&quot;Structural variations in human ACE2 may influence its binding with SARS-CoV-2 spike protein&quot;,&quot;author&quot;:[{&quot;family&quot;:&quot;Hussain&quot;,&quot;given&quot;:&quot;Mushtaq&quot;,&quot;parse-names&quot;:false,&quot;dropping-particle&quot;:&quot;&quot;,&quot;non-dropping-particle&quot;:&quot;&quot;},{&quot;family&quot;:&quot;Jabeen&quot;,&quot;given&quot;:&quot;Nusrat&quot;,&quot;parse-names&quot;:false,&quot;dropping-particle&quot;:&quot;&quot;,&quot;non-dropping-particle&quot;:&quot;&quot;},{&quot;family&quot;:&quot;Raza&quot;,&quot;given&quot;:&quot;Fozia&quot;,&quot;parse-names&quot;:false,&quot;dropping-particle&quot;:&quot;&quot;,&quot;non-dropping-particle&quot;:&quot;&quot;},{&quot;family&quot;:&quot;Shabbir&quot;,&quot;given&quot;:&quot;Sanya&quot;,&quot;parse-names&quot;:false,&quot;dropping-particle&quot;:&quot;&quot;,&quot;non-dropping-particle&quot;:&quot;&quot;},{&quot;family&quot;:&quot;Baig&quot;,&quot;given&quot;:&quot;Ayesha A.&quot;,&quot;parse-names&quot;:false,&quot;dropping-particle&quot;:&quot;&quot;,&quot;non-dropping-particle&quot;:&quot;&quot;},{&quot;family&quot;:&quot;Amanullah&quot;,&quot;given&quot;:&quot;Anusha&quot;,&quot;parse-names&quot;:false,&quot;dropping-particle&quot;:&quot;&quot;,&quot;non-dropping-particle&quot;:&quot;&quot;},{&quot;family&quot;:&quot;Aziz&quot;,&quot;given&quot;:&quot;Basma&quot;,&quot;parse-names&quot;:false,&quot;dropping-particle&quot;:&quot;&quot;,&quot;non-dropping-particle&quot;:&quot;&quot;}],&quot;container-title&quot;:&quot;Journal of Medical Virology&quot;,&quot;container-title-short&quot;:&quot;J Med Virol&quot;,&quot;accessed&quot;:{&quot;date-parts&quot;:[[2025,7,26]]},&quot;DOI&quot;:&quot;10.1002/JMV.25832,&quot;,&quot;ISSN&quot;:&quot;10969071&quot;,&quot;PMID&quot;:&quot;32249956&quot;,&quot;URL&quot;:&quot;https://pubmed.ncbi.nlm.nih.gov/32249956/&quot;,&quot;issued&quot;:{&quot;date-parts&quot;:[[2020,9,1]]},&quot;page&quot;:&quot;1580-1586&quot;,&quot;abstract&quot;:&quot;The recent pandemic of COVID-19, caused by SARS-CoV-2, is unarguably the most fearsome compared with the earlier outbreaks caused by other coronaviruses, SARS-CoV and MERS-CoV. Human ACE2 is now established as a receptor for the SARS-CoV-2 spike protein. Where variations in the viral spike protein, in turn, lead to the cross-species transmission of the virus, genetic variations in the host receptor ACE2 may also contribute to the susceptibility and/or resistance against the viral infection. This study aims to explore the binding of the proteins encoded by different human ACE2 allelic variants with SARS-CoV-2 spike protein. Briefly, coding variants of ACE2 corresponding to the reported binding sites for its attachment with coronavirus spike protein were selected and molecular models of these variants were constructed by homology modeling. The models were then superimposed over the native ACE2 and ACE2-spike protein complex, to observe structural changes in the ACE2 variants and their intermolecular interactions with SARS-CoV-2 spike protein, respectively. Despite strong overall structural similarities, the spatial orientation of the key interacting residues varies in the ACE2 variants compared with the wild-type molecule. Most ACE2 variants showed a similar binding affinity for SARS-CoV-2 spike protein as observed in the complex structure of wild-type ACE2 and SARS-CoV-2 spike protein. However, ACE2 alleles, rs73635825 (S19P) and rs143936283 (E329G) showed noticeable variations in their intermolecular interactions with the viral spike protein. In summary, our data provide a structural basis of potential resistance against SARS-CoV-2 infection driven by ACE2 allelic variants.&quot;,&quot;publisher&quot;:&quot;John Wiley and Sons Inc.&quot;,&quot;issue&quot;:&quot;9&quot;,&quot;volume&quot;:&quot;92&quot;},&quot;isTemporary&quot;:false},{&quot;id&quot;:&quot;6a3883a2-f0cb-3a2c-8fe8-81dcfadb2117&quot;,&quot;itemData&quot;:{&quot;type&quot;:&quot;article-journal&quot;,&quot;id&quot;:&quot;6a3883a2-f0cb-3a2c-8fe8-81dcfadb2117&quot;,&quot;title&quot;:&quot;Serum ACE2 and S19P gene polymorphism in Egyptian patients with COVID-19 infection: correlation with disease severity&quot;,&quot;author&quot;:[{&quot;family&quot;:&quot;Gaber&quot;,&quot;given&quot;:&quot;Dalia A.&quot;,&quot;parse-names&quot;:false,&quot;dropping-particle&quot;:&quot;&quot;,&quot;non-dropping-particle&quot;:&quot;&quot;},{&quot;family&quot;:&quot;Shokr&quot;,&quot;given&quot;:&quot;Mohamed&quot;,&quot;parse-names&quot;:false,&quot;dropping-particle&quot;:&quot;&quot;,&quot;non-dropping-particle&quot;:&quot;&quot;},{&quot;family&quot;:&quot;Shaker&quot;,&quot;given&quot;:&quot;Olfat&quot;,&quot;parse-names&quot;:false,&quot;dropping-particle&quot;:&quot;&quot;,&quot;non-dropping-particle&quot;:&quot;&quot;},{&quot;family&quot;:&quot;Zaki&quot;,&quot;given&quot;:&quot;Kamelia Ahmed&quot;,&quot;parse-names&quot;:false,&quot;dropping-particle&quot;:&quot;&quot;,&quot;non-dropping-particle&quot;:&quot;&quot;},{&quot;family&quot;:&quot;Khalil&quot;,&quot;given&quot;:&quot;Haidy Samir&quot;,&quot;parse-names&quot;:false,&quot;dropping-particle&quot;:&quot;&quot;,&quot;non-dropping-particle&quot;:&quot;&quot;},{&quot;family&quot;:&quot;Wahb&quot;,&quot;given&quot;:&quot;Amany M.&quot;,&quot;parse-names&quot;:false,&quot;dropping-particle&quot;:&quot;&quot;,&quot;non-dropping-particle&quot;:&quot;&quot;}],&quot;container-title&quot;:&quot;Scientific Reports 2024 14:1&quot;,&quot;accessed&quot;:{&quot;date-parts&quot;:[[2024,10,5]]},&quot;DOI&quot;:&quot;10.1038/s41598-024-56260-6&quot;,&quot;ISBN&quot;:&quot;0123456789&quot;,&quot;ISSN&quot;:&quot;2045-2322&quot;,&quot;PMID&quot;:&quot;38462662&quot;,&quot;URL&quot;:&quot;https://www.nature.com/articles/s41598-024-56260-6&quot;,&quot;issued&quot;:{&quot;date-parts&quot;:[[2024,3,10]]},&quot;page&quot;:&quot;1-13&quot;,&quot;abstract&quot;:&quot;The expression of ACE2 is linked to disease severity in COVID-19 patients. The ACE2 receptor gene polymorphisms are considered determinants for SARS-CoV-2 infection and its outcome. In our study, serum ACE2 and its genetic variant S19P rs73635825 polymorphism were investigated in 114 SARS-CoV-2 patients. The results were compared with 120 control subjects. ELISA technique and allele discrimination assay were used for measuring serum ACE2 and genotype analysis of ACE2 rs73635825. Our results revealed that serum ACE2 was significantly lower in SARS-CoV-2 patients (p = 0.0001), particularly in cases with hypertension or diabetes mellitus. There was a significant difference in the genotype distributions of ACE2 rs73635825 A &amp;gt; G between COVID-19 patients and controls (p-value = 0.001). A higher frequency of the heterozygous AG genotype (65.8%) was reported in COVID-19 patients. The G allele was significantly more common in COVID-19 patients (p &amp;lt; 0.0001). The AG and GG genotypes were associated with COVID-19 severity as they were correlated with abnormal laboratory findings, GGO, CXR, and total severity scores with p &amp;lt; 0.05. Our results revealed that the ACE2 S19P gene variant is correlated with the incidence of infection and its severity, suggesting the usefulness of this work in identifying the susceptible population groups for better disease control.&quot;,&quot;publisher&quot;:&quot;Nature Publishing Group&quot;,&quot;issue&quot;:&quot;1&quot;,&quot;volume&quot;:&quot;14&quot;,&quot;container-title-short&quot;:&quot;&quot;},&quot;isTemporary&quot;:false}],&quot;citationTag&quot;:&quot;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&quot;},{&quot;citationID&quot;:&quot;MENDELEY_CITATION_8e5d0292-0948-4965-b0d6-951f8019afe5&quot;,&quot;properties&quot;:{&quot;noteIndex&quot;:0},&quot;isEdited&quot;:false,&quot;manualOverride&quot;:{&quot;isManuallyOverridden&quot;:false,&quot;citeprocText&quot;:&quot;[43]&quot;,&quot;manualOverrideText&quot;:&quot;&quot;},&quot;citationItems&quot;:[{&quot;id&quot;:&quot;6a3883a2-f0cb-3a2c-8fe8-81dcfadb2117&quot;,&quot;itemData&quot;:{&quot;type&quot;:&quot;article-journal&quot;,&quot;id&quot;:&quot;6a3883a2-f0cb-3a2c-8fe8-81dcfadb2117&quot;,&quot;title&quot;:&quot;Serum ACE2 and S19P gene polymorphism in Egyptian patients with COVID-19 infection: correlation with disease severity&quot;,&quot;author&quot;:[{&quot;family&quot;:&quot;Gaber&quot;,&quot;given&quot;:&quot;Dalia A.&quot;,&quot;parse-names&quot;:false,&quot;dropping-particle&quot;:&quot;&quot;,&quot;non-dropping-particle&quot;:&quot;&quot;},{&quot;family&quot;:&quot;Shokr&quot;,&quot;given&quot;:&quot;Mohamed&quot;,&quot;parse-names&quot;:false,&quot;dropping-particle&quot;:&quot;&quot;,&quot;non-dropping-particle&quot;:&quot;&quot;},{&quot;family&quot;:&quot;Shaker&quot;,&quot;given&quot;:&quot;Olfat&quot;,&quot;parse-names&quot;:false,&quot;dropping-particle&quot;:&quot;&quot;,&quot;non-dropping-particle&quot;:&quot;&quot;},{&quot;family&quot;:&quot;Zaki&quot;,&quot;given&quot;:&quot;Kamelia Ahmed&quot;,&quot;parse-names&quot;:false,&quot;dropping-particle&quot;:&quot;&quot;,&quot;non-dropping-particle&quot;:&quot;&quot;},{&quot;family&quot;:&quot;Khalil&quot;,&quot;given&quot;:&quot;Haidy Samir&quot;,&quot;parse-names&quot;:false,&quot;dropping-particle&quot;:&quot;&quot;,&quot;non-dropping-particle&quot;:&quot;&quot;},{&quot;family&quot;:&quot;Wahb&quot;,&quot;given&quot;:&quot;Amany M.&quot;,&quot;parse-names&quot;:false,&quot;dropping-particle&quot;:&quot;&quot;,&quot;non-dropping-particle&quot;:&quot;&quot;}],&quot;container-title&quot;:&quot;Scientific Reports 2024 14:1&quot;,&quot;accessed&quot;:{&quot;date-parts&quot;:[[2024,10,5]]},&quot;DOI&quot;:&quot;10.1038/s41598-024-56260-6&quot;,&quot;ISBN&quot;:&quot;0123456789&quot;,&quot;ISSN&quot;:&quot;2045-2322&quot;,&quot;PMID&quot;:&quot;38462662&quot;,&quot;URL&quot;:&quot;https://www.nature.com/articles/s41598-024-56260-6&quot;,&quot;issued&quot;:{&quot;date-parts&quot;:[[2024,3,10]]},&quot;page&quot;:&quot;1-13&quot;,&quot;abstract&quot;:&quot;The expression of ACE2 is linked to disease severity in COVID-19 patients. The ACE2 receptor gene polymorphisms are considered determinants for SARS-CoV-2 infection and its outcome. In our study, serum ACE2 and its genetic variant S19P rs73635825 polymorphism were investigated in 114 SARS-CoV-2 patients. The results were compared with 120 control subjects. ELISA technique and allele discrimination assay were used for measuring serum ACE2 and genotype analysis of ACE2 rs73635825. Our results revealed that serum ACE2 was significantly lower in SARS-CoV-2 patients (p = 0.0001), particularly in cases with hypertension or diabetes mellitus. There was a significant difference in the genotype distributions of ACE2 rs73635825 A &amp;gt; G between COVID-19 patients and controls (p-value = 0.001). A higher frequency of the heterozygous AG genotype (65.8%) was reported in COVID-19 patients. The G allele was significantly more common in COVID-19 patients (p &amp;lt; 0.0001). The AG and GG genotypes were associated with COVID-19 severity as they were correlated with abnormal laboratory findings, GGO, CXR, and total severity scores with p &amp;lt; 0.05. Our results revealed that the ACE2 S19P gene variant is correlated with the incidence of infection and its severity, suggesting the usefulness of this work in identifying the susceptible population groups for better disease control.&quot;,&quot;publisher&quot;:&quot;Nature Publishing Group&quot;,&quot;issue&quot;:&quot;1&quot;,&quot;volume&quot;:&quot;14&quot;,&quot;container-title-short&quot;:&quot;&quot;},&quot;isTemporary&quot;:false}],&quot;citationTag&quot;:&quot;MENDELEY_CITATION_v3_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&quot;},{&quot;citationID&quot;:&quot;MENDELEY_CITATION_ae815f8a-3036-481f-8570-3fa9cf3c51fd&quot;,&quot;properties&quot;:{&quot;noteIndex&quot;:0},&quot;isEdited&quot;:false,&quot;manualOverride&quot;:{&quot;isManuallyOverridden&quot;:false,&quot;citeprocText&quot;:&quot;[90]&quot;,&quot;manualOverrideText&quot;:&quot;&quot;},&quot;citationItems&quot;:[{&quot;id&quot;:&quot;053a3ddc-614e-3300-a2dd-68fa5b7f0cdd&quot;,&quot;itemData&quot;:{&quot;type&quot;:&quot;article-journal&quot;,&quot;id&quot;:&quot;053a3ddc-614e-3300-a2dd-68fa5b7f0cdd&quot;,&quot;title&quot;:&quot;Investigation of angiotensin-1 converting enzyme 2 gene (G8790A) polymorphism in patients of type 2 diabetes mellitus with diabetic nephropathy in Pakistani population&quot;,&quot;author&quot;:[{&quot;family&quot;:&quot;Younas&quot;,&quot;given&quot;:&quot;Hooria&quot;,&quot;parse-names&quot;:false,&quot;dropping-particle&quot;:&quot;&quot;,&quot;non-dropping-particle&quot;:&quot;&quot;},{&quot;family&quot;:&quot;Ijaz&quot;,&quot;given&quot;:&quot;Tahira&quot;,&quot;parse-names&quot;:false,&quot;dropping-particle&quot;:&quot;&quot;,&quot;non-dropping-particle&quot;:&quot;&quot;},{&quot;family&quot;:&quot;Choudhry&quot;,&quot;given&quot;:&quot;Nakhshab&quot;,&quot;parse-names&quot;:false,&quot;dropping-particle&quot;:&quot;&quot;,&quot;non-dropping-particle&quot;:&quot;&quot;}],&quot;container-title&quot;:&quot;PLoS ONE&quot;,&quot;container-title-short&quot;:&quot;PLoS One&quot;,&quot;accessed&quot;:{&quot;date-parts&quot;:[[2025,7,26]]},&quot;DOI&quot;:&quot;10.1371/JOURNAL.PONE.0264038,&quot;,&quot;ISSN&quot;:&quot;19326203&quot;,&quot;PMID&quot;:&quot;35176079&quot;,&quot;URL&quot;:&quot;https://pubmed.ncbi.nlm.nih.gov/35176079/&quot;,&quot;issued&quot;:{&quot;date-parts&quot;:[[2022,2,1]]},&quot;abstract&quot;:&quot;Background Type 2 diabetes mellitus is a multifactorial disease that escalates the risk of other associated complications such as diabetic neuropathy, retinopathy, and nephropathy. Diabetic nephropathy is a microvascular condition that leads to end-stage renal disease (ESRD). There are several genes involved in disease development and it is a challenging task to investigate all of these. Nonetheless, identifying individual gene roles can assist in evaluating the combinatorial effects with other genes. Angiotensin-1 converting enzyme 2 (ACE2), is the key regulator of blood pressure in the Renin-Angiotensin-Aldosterone System that hydrolyzes angiotensin II (vasoconstrictor) into angiotensin 1–7 (vasodilator). The association of different variants of the ACE2 with the risk of type 2 diabetes mellitus has been determined in various populations with susceptibility to other complications. This study was aimed to investigate the association of Angiotensin-1 converting enzyme 2 polymorphism, G8790A, with the increased risk of type 2 diabetes mellitus (T2DM) development with the complication of diabetic nephropathy (DN) in the Pakistani population. Methods In this case-control study, a total of 100 healthy controls and 100 patients of type 2 diabetes mellitus aged &gt; 40 years, having disease duration ≥ 10 years were compared. The G8790A polymorphism in ACE2 was analyzed by allele-specific polymerase chain reaction (AS-PCR). The urinary albumin excretion (UAE), urinary creatinine, and albumin to creatinine ratios (ACR) were determined to assess renal function status. Pearson bivariate correlation coefficients were calculated to investigate the relationship among all the parameters. Crude and adjusted odds ratios were found to determine any risk association between ACE2 G8790A polymorphisms and disease development. The p-values &lt; 0.05 were considered significant. Results A homogeneity was obtained regarding the distribution of data by sex, BMI, diastolic blood pressure, pulse rate and urinary creatinine levels between case and control groups. The ACR showed a significant correlation with UAE (r = 0.524, p = 0.001), urinary creatinine (r = -0.375, p = 0.001) and random blood sugar levels (r = 0.323, p = 0.005) with the complication of diabetic nephropathy in T2DM patient. Females with the AA genotype had a 10-fold increased risk for the development of type 2 Diabetes (OR = 9.5 [95% CI = 2.00–21.63] p&lt;0.002). Males having A allele showed a significant association for susceptibility of type 2 Diabetes (OR = 3.807 [95% CI = 1.657–8.747] p&lt;0.002). However, none of the genotypes or alleles revealed an association for diabetic nephropathy in male and female patients. Urinary ACR was also found to be positively correlated with UAE (r = 0.642 p = 0.001 &amp; 0.524, p = 0.001) and random blood sugar levels (r = 0.302, p = 0.002 &amp; r = 0.323, p = 0.005) in T2DM and T2DM+DN groups, respectively. Conclusion The study finding indicated that female AG/AA genotype and male A genotype of G8790A polymorphism in the ACE2 gene were associated with type 2 diabetes mellitus as a genetic risk factor but are not associated with diabetic nephropathy in the Pakistani population.&quot;,&quot;publisher&quot;:&quot;Public Library of Science&quot;,&quot;issue&quot;:&quot;2 February&quot;,&quot;volume&quot;:&quot;17&quot;},&quot;isTemporary&quot;:false}],&quot;citationTag&quot;:&quot;MENDELEY_CITATION_v3_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&quot;},{&quot;citationID&quot;:&quot;MENDELEY_CITATION_c7c0f7c8-28ea-4fc7-ab08-20ee971c0f40&quot;,&quot;properties&quot;:{&quot;noteIndex&quot;:0},&quot;isEdited&quot;:false,&quot;manualOverride&quot;:{&quot;isManuallyOverridden&quot;:false,&quot;citeprocText&quot;:&quot;[91]&quot;,&quot;manualOverrideText&quot;:&quot;&quot;},&quot;citationItems&quot;:[{&quot;id&quot;:&quot;03cc8828-8caa-3feb-a999-685e9d296f8d&quot;,&quot;itemData&quot;:{&quot;type&quot;:&quot;article-journal&quot;,&quot;id&quot;:&quot;03cc8828-8caa-3feb-a999-685e9d296f8d&quot;,&quot;title&quot;:&quot;COVID-19 susceptibility: potential of ACE2 polymorphisms&quot;,&quot;author&quot;:[{&quot;family&quot;:&quot;Chaudhary&quot;,&quot;given&quot;:&quot;Mayank&quot;,&quot;parse-names&quot;:false,&quot;dropping-particle&quot;:&quot;&quot;,&quot;non-dropping-particle&quot;:&quot;&quot;}],&quot;container-title&quot;:&quot;Egyptian Journal of Medical Human Genetics&quot;,&quot;accessed&quot;:{&quot;date-parts&quot;:[[2025,7,26]]},&quot;DOI&quot;:&quot;10.1186/S43042-020-00099-9,&quot;,&quot;ISSN&quot;:&quot;20902441&quot;,&quot;URL&quot;:&quot;https://pubmed.ncbi.nlm.nih.gov/38624559/&quot;,&quot;issued&quot;:{&quot;date-parts&quot;:[[2020,12,1]]},&quot;abstract&quot;:&quot;Background: Angiotensin-converting enzyme 2 (ACE2) is a metallopeptidase that primarily functions as a negative regulator of renin angiotensin system (RAS) by converting angiotensin II (Ang II) to angiotensin 1-7. Contrary to this, another RAS component, angiotensin-converting enzyme (ACE) catalyzes synthesis of Ang II from angiotensin I (Ang I) that functions as active compound in blood pressure regulation. This indicates importance of ACE/ACE2 level in regulating blood pressure by targeting Ang II. An outbreak of severe acute respiratory syndrome (SARS) highlighted the additional role of ACE2 as a receptor for SARS coronavirus (SARS-CoV) infection. Main body of the abstract: ACE2 is a functional receptor for SARS-CoV and SARS-CoV-2. Activation of spike (S)-protein by either type II transmembrane serine proteases (TTSPs) or cathepsin-mediated cleavage initiates receptor binding and viral entry. In addition to TTSPs, ACE2 can also be trimmed by ADAM 17 (a disintegrin and metalloproteinase 17) that competes for the same receptor. Cleavage by TTSPs activates ACE2 receptor for binding, whereas ADAM17 releases extracellular fragment called soluble ACE2 (sACE2). Structural studies of both ACE2 and S-protein have found critical sites involved in binding mechanism. In addition to studies on structural motifs, few single-nucleotide polymorphism (SNPs) studies have been done to find an association between genetic variants and SARS susceptibility. Though no association was found in those reports, but seeing the non-reproducibility of SNP studies among different ethnic groups, screening of ACE2 SNPs in individual population can be undertaken. Short conclusion: Thus, screening for novel SNPs focussing on recently identified critical regions of ACE2 can be targeted to monitor susceptibility towards coronavirus disease 2019 (COVID-19).&quot;,&quot;publisher&quot;:&quot;Springer Science and Business Media Deutschland GmbH&quot;,&quot;issue&quot;:&quot;1&quot;,&quot;volume&quot;:&quot;21&quot;,&quot;container-title-short&quot;:&quot;&quot;},&quot;isTemporary&quot;:false}],&quot;citationTag&quot;:&quot;MENDELEY_CITATION_v3_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&quot;},{&quot;citationID&quot;:&quot;MENDELEY_CITATION_17086396-701c-4858-970b-214d8a3b42f1&quot;,&quot;properties&quot;:{&quot;noteIndex&quot;:0},&quot;isEdited&quot;:false,&quot;manualOverride&quot;:{&quot;isManuallyOverridden&quot;:true,&quot;citeprocText&quot;:&quot;[86]&quot;,&quot;manualOverrideText&quot;:&quot;(Möhlendick et al., 2021)(Möhlendick et al., 2021)&quot;},&quot;citationTag&quot;:&quot;MENDELEY_CITATION_v3_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&quot;,&quot;citationItems&quot;:[{&quot;id&quot;:&quot;362b1497-72c9-38a5-8e6c-4344f7aeeacb&quot;,&quot;itemData&quot;:{&quot;type&quot;:&quot;article-journal&quot;,&quot;id&quot;:&quot;362b1497-72c9-38a5-8e6c-4344f7aeeacb&quot;,&quot;title&quot;:&quot;ACE2 polymorphism and susceptibility for SARS-CoV-2 infection and severity of COVID-19&quot;,&quot;author&quot;:[{&quot;family&quot;:&quot;Möhlendick&quot;,&quot;given&quot;:&quot;Birte&quot;,&quot;parse-names&quot;:false,&quot;dropping-particle&quot;:&quot;&quot;,&quot;non-dropping-particle&quot;:&quot;&quot;},{&quot;family&quot;:&quot;Schönfelder&quot;,&quot;given&quot;:&quot;Kristina&quot;,&quot;parse-names&quot;:false,&quot;dropping-particle&quot;:&quot;&quot;,&quot;non-dropping-particle&quot;:&quot;&quot;},{&quot;family&quot;:&quot;Breuckmann&quot;,&quot;given&quot;:&quot;Katharina&quot;,&quot;parse-names&quot;:false,&quot;dropping-particle&quot;:&quot;&quot;,&quot;non-dropping-particle&quot;:&quot;&quot;},{&quot;family&quot;:&quot;Elsner&quot;,&quot;given&quot;:&quot;Carina&quot;,&quot;parse-names&quot;:false,&quot;dropping-particle&quot;:&quot;&quot;,&quot;non-dropping-particle&quot;:&quot;&quot;},{&quot;family&quot;:&quot;Babel&quot;,&quot;given&quot;:&quot;Nina&quot;,&quot;parse-names&quot;:false,&quot;dropping-particle&quot;:&quot;&quot;,&quot;non-dropping-particle&quot;:&quot;&quot;},{&quot;family&quot;:&quot;Balfanz&quot;,&quot;given&quot;:&quot;Paul&quot;,&quot;parse-names&quot;:false,&quot;dropping-particle&quot;:&quot;&quot;,&quot;non-dropping-particle&quot;:&quot;&quot;},{&quot;family&quot;:&quot;Dahl&quot;,&quot;given&quot;:&quot;Edgar&quot;,&quot;parse-names&quot;:false,&quot;dropping-particle&quot;:&quot;&quot;,&quot;non-dropping-particle&quot;:&quot;&quot;},{&quot;family&quot;:&quot;Dreher&quot;,&quot;given&quot;:&quot;Michael&quot;,&quot;parse-names&quot;:false,&quot;dropping-particle&quot;:&quot;&quot;,&quot;non-dropping-particle&quot;:&quot;&quot;},{&quot;family&quot;:&quot;Fistera&quot;,&quot;given&quot;:&quot;David&quot;,&quot;parse-names&quot;:false,&quot;dropping-particle&quot;:&quot;&quot;,&quot;non-dropping-particle&quot;:&quot;&quot;},{&quot;family&quot;:&quot;Herbstreit&quot;,&quot;given&quot;:&quot;Frank&quot;,&quot;parse-names&quot;:false,&quot;dropping-particle&quot;:&quot;&quot;,&quot;non-dropping-particle&quot;:&quot;&quot;},{&quot;family&quot;:&quot;Hölzer&quot;,&quot;given&quot;:&quot;Bodo&quot;,&quot;parse-names&quot;:false,&quot;dropping-particle&quot;:&quot;&quot;,&quot;non-dropping-particle&quot;:&quot;&quot;},{&quot;family&quot;:&quot;Koch&quot;,&quot;given&quot;:&quot;Michael&quot;,&quot;parse-names&quot;:false,&quot;dropping-particle&quot;:&quot;&quot;,&quot;non-dropping-particle&quot;:&quot;&quot;},{&quot;family&quot;:&quot;Kohnle&quot;,&quot;given&quot;:&quot;Matthias&quot;,&quot;parse-names&quot;:false,&quot;dropping-particle&quot;:&quot;&quot;,&quot;non-dropping-particle&quot;:&quot;&quot;},{&quot;family&quot;:&quot;Marx&quot;,&quot;given&quot;:&quot;Nikolaus&quot;,&quot;parse-names&quot;:false,&quot;dropping-particle&quot;:&quot;&quot;,&quot;non-dropping-particle&quot;:&quot;&quot;},{&quot;family&quot;:&quot;Risse&quot;,&quot;given&quot;:&quot;Joachim&quot;,&quot;parse-names&quot;:false,&quot;dropping-particle&quot;:&quot;&quot;,&quot;non-dropping-particle&quot;:&quot;&quot;},{&quot;family&quot;:&quot;Schmidt&quot;,&quot;given&quot;:&quot;Karsten&quot;,&quot;parse-names&quot;:false,&quot;dropping-particle&quot;:&quot;&quot;,&quot;non-dropping-particle&quot;:&quot;&quot;},{&quot;family&quot;:&quot;Skrzypczyk&quot;,&quot;given&quot;:&quot;Sarah&quot;,&quot;parse-names&quot;:false,&quot;dropping-particle&quot;:&quot;&quot;,&quot;non-dropping-particle&quot;:&quot;&quot;},{&quot;family&quot;:&quot;Sutharsan&quot;,&quot;given&quot;:&quot;Sivagurunathan&quot;,&quot;parse-names&quot;:false,&quot;dropping-particle&quot;:&quot;&quot;,&quot;non-dropping-particle&quot;:&quot;&quot;},{&quot;family&quot;:&quot;Taube&quot;,&quot;given&quot;:&quot;Christian&quot;,&quot;parse-names&quot;:false,&quot;dropping-particle&quot;:&quot;&quot;,&quot;non-dropping-particle&quot;:&quot;&quot;},{&quot;family&quot;:&quot;Westhoff&quot;,&quot;given&quot;:&quot;Timm H.&quot;,&quot;parse-names&quot;:false,&quot;dropping-particle&quot;:&quot;&quot;,&quot;non-dropping-particle&quot;:&quot;&quot;},{&quot;family&quot;:&quot;Jöckel&quot;,&quot;given&quot;:&quot;Karl Heinz&quot;,&quot;parse-names&quot;:false,&quot;dropping-particle&quot;:&quot;&quot;,&quot;non-dropping-particle&quot;:&quot;&quot;},{&quot;family&quot;:&quot;Dittmer&quot;,&quot;given&quot;:&quot;Ulf&quot;,&quot;parse-names&quot;:false,&quot;dropping-particle&quot;:&quot;&quot;,&quot;non-dropping-particle&quot;:&quot;&quot;},{&quot;family&quot;:&quot;Siffert&quot;,&quot;given&quot;:&quot;Winfried&quot;,&quot;parse-names&quot;:false,&quot;dropping-particle&quot;:&quot;&quot;,&quot;non-dropping-particle&quot;:&quot;&quot;},{&quot;family&quot;:&quot;Kribben&quot;,&quot;given&quot;:&quot;Andreas&quot;,&quot;parse-names&quot;:false,&quot;dropping-particle&quot;:&quot;&quot;,&quot;non-dropping-particle&quot;:&quot;&quot;}],&quot;container-title&quot;:&quot;Pharmacogenetics and Genomics&quot;,&quot;container-title-short&quot;:&quot;Pharmacogenet Genomics&quot;,&quot;accessed&quot;:{&quot;date-parts&quot;:[[2025,7,26]]},&quot;DOI&quot;:&quot;10.1097/FPC.0000000000000436&quot;,&quot;ISSN&quot;:&quot;17446880&quot;,&quot;PMID&quot;:&quot;34001841&quot;,&quot;URL&quot;:&quot;https://pmc.ncbi.nlm.nih.gov/articles/PMC8415730/&quot;,&quot;issued&quot;:{&quot;date-parts&quot;:[[2021]]},&quot;page&quot;:&quot;10.1097/FPC.0000000000000436&quot;,&quot;abstract&quot;:&quot;Objectives The RNA virus severe acute respiratory syndrome coronavirus 2 (SARS-CoV-2) is responsible for coronavirus disease 2019 (COVID-19). Cell entry is mediated by the human angiotensin-converting enzyme II (ACE2). ACE2 and its close homolog angiotensin-converting enzyme I (ACE) are currently discussed candidate genes, in which single-nucleotide polymorphisms (SNPs) could alter binding or entry of SARS-CoV-2 and enhance tissue damage in the lung or other organs. This could increase the susceptibility for SARS-CoV-2 infection and the severity of COVID-19. Patients and methods We performed genotyping of SNPs in the genes ACE2 and ACE in 297 SARS-CoV-2-positive and 253 SARS-CoV-2-negative tested patients. We analyzed the association of the SNPs with susceptibility for SARS-CoV-2 infection and the severity of COVID-19. Results SARS-CoV-2-positive and SARS-CoV-2-negative patients did not differ regarding demographics and clinical characteristics. For ACE2 rs2285666, the GG genotype or G-allele was significantly associated with an almost two-fold increased SARS-CoV-2 infection risk and a three-fold increased risk to develop serious disease or COVID-19 fatality. In contrast, the ACE polymorphism was not related to infection risk or severity of disease. In a multivariable analysis, the ACE2 rs2285666 G-allele remained as an independent risk factor for serious disease besides the known risk factors male gender and cardiovascular disease. Conclusions In summary, our report appears to be the first showing that a common ACE2 polymorphism impacts the risk for SARS-CoV-2 infection and the course of COVID-19 independently from previously described risk factors.&quot;,&quot;publisher&quot;:&quot;Lippincott Williams and Wilkins&quot;},&quot;isTemporary&quot;:false}]},{&quot;citationID&quot;:&quot;MENDELEY_CITATION_2643d78c-34ae-4ef1-ad25-1a52a507cb5e&quot;,&quot;properties&quot;:{&quot;noteIndex&quot;:0},&quot;isEdited&quot;:false,&quot;manualOverride&quot;:{&quot;isManuallyOverridden&quot;:false,&quot;citeprocText&quot;:&quot;[92]&quot;,&quot;manualOverrideText&quot;:&quot;&quot;},&quot;citationItems&quot;:[{&quot;id&quot;:&quot;c39fa77e-a532-346e-895d-b2df6e087251&quot;,&quot;itemData&quot;:{&quot;type&quot;:&quot;article-journal&quot;,&quot;id&quot;:&quot;c39fa77e-a532-346e-895d-b2df6e087251&quot;,&quot;title&quot;:&quot;ACE2 and TMPRSS2 variants and expression as candidates to sex and country differences in COVID-19 severity in Italy&quot;,&quot;author&quot;:[{&quot;family&quot;:&quot;Asselta&quot;,&quot;given&quot;:&quot;Rosanna&quot;,&quot;parse-names&quot;:false,&quot;dropping-particle&quot;:&quot;&quot;,&quot;non-dropping-particle&quot;:&quot;&quot;},{&quot;family&quot;:&quot;Paraboschi&quot;,&quot;given&quot;:&quot;Elvezia Maria&quot;,&quot;parse-names&quot;:false,&quot;dropping-particle&quot;:&quot;&quot;,&quot;non-dropping-particle&quot;:&quot;&quot;},{&quot;family&quot;:&quot;Mantovani&quot;,&quot;given&quot;:&quot;Alberto&quot;,&quot;parse-names&quot;:false,&quot;dropping-particle&quot;:&quot;&quot;,&quot;non-dropping-particle&quot;:&quot;&quot;},{&quot;family&quot;:&quot;Duga&quot;,&quot;given&quot;:&quot;Stefano&quot;,&quot;parse-names&quot;:false,&quot;dropping-particle&quot;:&quot;&quot;,&quot;non-dropping-particle&quot;:&quot;&quot;}],&quot;container-title&quot;:&quot;Aging&quot;,&quot;container-title-short&quot;:&quot;Aging&quot;,&quot;accessed&quot;:{&quot;date-parts&quot;:[[2025,7,26]]},&quot;DOI&quot;:&quot;10.18632/AGING.103415,&quot;,&quot;ISSN&quot;:&quot;19454589&quot;,&quot;PMID&quot;:&quot;32501810&quot;,&quot;URL&quot;:&quot;https://pubmed.ncbi.nlm.nih.gov/32501810/&quot;,&quot;issued&quot;:{&quot;date-parts&quot;:[[2020,6,15]]},&quot;page&quot;:&quot;10087-10098&quot;,&quot;abstract&quot;:&quot;As the outbreak of coronavirus disease 2019 (COVID-19) progresses, prognostic markers for early identification of high-risk individuals are an urgent medical need. Italy has one of the highest numbers of SARS-CoV-2-related deaths and one of the highest mortality rates. Worldwide, a more severe course of COVID-19 is associated with older age, comorbidities, and male sex. Hence, we searched for possible genetic components of COVID-19 severity among Italians by looking at expression levels and variants in ACE2 and TMPRSS2 genes, crucial for viral infection. Exome and SNP-array data from a large Italian cohort were used to compare the rare-variants burden and polymorphisms frequency with Europeans and East Asians. Moreover, we looked into gene expression databases to check for sex-unbalanced expression. While we found no significant evidence that ACE2 is associated with disease severity/sex bias, TMPRSS2 levels and genetic variants proved to be possible candidate disease modulators, prompting for rapid experimental validations on large patient cohorts.&quot;,&quot;publisher&quot;:&quot;Impact Journals LLC&quot;,&quot;issue&quot;:&quot;11&quot;,&quot;volume&quot;:&quot;12&quot;},&quot;isTemporary&quot;:false}],&quot;citationTag&quot;:&quot;MENDELEY_CITATION_v3_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&quot;},{&quot;citationID&quot;:&quot;MENDELEY_CITATION_33368399-3505-4f33-963f-fa013fbf128e&quot;,&quot;properties&quot;:{&quot;noteIndex&quot;:0},&quot;isEdited&quot;:false,&quot;manualOverride&quot;:{&quot;isManuallyOverridden&quot;:false,&quot;citeprocText&quot;:&quot;[93,94]&quot;,&quot;manualOverrideText&quot;:&quot;&quot;},&quot;citationItems&quot;:[{&quot;id&quot;:&quot;cb109818-563b-3971-ad2f-26a6c7fb6bf9&quot;,&quot;itemData&quot;:{&quot;type&quot;:&quot;article-journal&quot;,&quot;id&quot;:&quot;cb109818-563b-3971-ad2f-26a6c7fb6bf9&quot;,&quot;title&quot;:&quot;Genetic Association of ACE2 rs2285666 Polymorphism With COVID-19 Spatial Distribution in India&quot;,&quot;author&quot;:[{&quot;family&quot;:&quot;Srivastava&quot;,&quot;given&quot;:&quot;Anshika&quot;,&quot;parse-names&quot;:false,&quot;dropping-particle&quot;:&quot;&quot;,&quot;non-dropping-particle&quot;:&quot;&quot;},{&quot;family&quot;:&quot;Bandopadhyay&quot;,&quot;given&quot;:&quot;Audditiya&quot;,&quot;parse-names&quot;:false,&quot;dropping-particle&quot;:&quot;&quot;,&quot;non-dropping-particle&quot;:&quot;&quot;},{&quot;family&quot;:&quot;Das&quot;,&quot;given&quot;:&quot;Debashurti&quot;,&quot;parse-names&quot;:false,&quot;dropping-particle&quot;:&quot;&quot;,&quot;non-dropping-particle&quot;:&quot;&quot;},{&quot;family&quot;:&quot;Pandey&quot;,&quot;given&quot;:&quot;Rudra Kumar&quot;,&quot;parse-names&quot;:false,&quot;dropping-particle&quot;:&quot;&quot;,&quot;non-dropping-particle&quot;:&quot;&quot;},{&quot;family&quot;:&quot;Singh&quot;,&quot;given&quot;:&quot;Vanya&quot;,&quot;parse-names&quot;:false,&quot;dropping-particle&quot;:&quot;&quot;,&quot;non-dropping-particle&quot;:&quot;&quot;},{&quot;family&quot;:&quot;Khanam&quot;,&quot;given&quot;:&quot;Nargis&quot;,&quot;parse-names&quot;:false,&quot;dropping-particle&quot;:&quot;&quot;,&quot;non-dropping-particle&quot;:&quot;&quot;},{&quot;family&quot;:&quot;Srivastava&quot;,&quot;given&quot;:&quot;Nikhil&quot;,&quot;parse-names&quot;:false,&quot;dropping-particle&quot;:&quot;&quot;,&quot;non-dropping-particle&quot;:&quot;&quot;},{&quot;family&quot;:&quot;Singh&quot;,&quot;given&quot;:&quot;Prajjval Pratap&quot;,&quot;parse-names&quot;:false,&quot;dropping-particle&quot;:&quot;&quot;,&quot;non-dropping-particle&quot;:&quot;&quot;},{&quot;family&quot;:&quot;Dubey&quot;,&quot;given&quot;:&quot;Pavan Kumar&quot;,&quot;parse-names&quot;:false,&quot;dropping-particle&quot;:&quot;&quot;,&quot;non-dropping-particle&quot;:&quot;&quot;},{&quot;family&quot;:&quot;Pathak&quot;,&quot;given&quot;:&quot;Abhishek&quot;,&quot;parse-names&quot;:false,&quot;dropping-particle&quot;:&quot;&quot;,&quot;non-dropping-particle&quot;:&quot;&quot;},{&quot;family&quot;:&quot;Gupta&quot;,&quot;given&quot;:&quot;Pranav&quot;,&quot;parse-names&quot;:false,&quot;dropping-particle&quot;:&quot;&quot;,&quot;non-dropping-particle&quot;:&quot;&quot;},{&quot;family&quot;:&quot;Rai&quot;,&quot;given&quot;:&quot;Niraj&quot;,&quot;parse-names&quot;:false,&quot;dropping-particle&quot;:&quot;&quot;,&quot;non-dropping-particle&quot;:&quot;&quot;},{&quot;family&quot;:&quot;Sultana&quot;,&quot;given&quot;:&quot;Gazi Nurun Nahar&quot;,&quot;parse-names&quot;:false,&quot;dropping-particle&quot;:&quot;&quot;,&quot;non-dropping-particle&quot;:&quot;&quot;},{&quot;family&quot;:&quot;Chaubey&quot;,&quot;given&quot;:&quot;Gyaneshwer&quot;,&quot;parse-names&quot;:false,&quot;dropping-particle&quot;:&quot;&quot;,&quot;non-dropping-particle&quot;:&quot;&quot;}],&quot;container-title&quot;:&quot;Frontiers in Genetics&quot;,&quot;container-title-short&quot;:&quot;Front Genet&quot;,&quot;accessed&quot;:{&quot;date-parts&quot;:[[2024,12,8]]},&quot;DOI&quot;:&quot;10.3389/FGENE.2020.564741/BIBTEX&quot;,&quot;ISSN&quot;:&quot;16648021&quot;,&quot;issued&quot;:{&quot;date-parts&quot;:[[2020,9,25]]},&quot;page&quot;:&quot;564741&quot;,&quot;abstract&quot;:&quot;Studies on host-pathogen interaction have identified human ACE2 as a host cell receptor responsible for mediating infection by coronavirus (COVID-19). Subsequent studies have shown striking difference of allele frequency among Europeans and Asians for a polymorphism rs2285666, present in ACE2. It has been revealed that the alternate allele (TT-plus strand or AA-minus strand) of rs2285666 elevate the expression level of this gene upto 50%, hence may play a significant role in SARS-CoV-2 susceptibility. Therefore, we have first looked the phylogenetic structure of rs2285666 derived haplotypes in worldwide populations and compared the spatial frequency of this particular allele with respect to the COVID-19 infection as well as case-fatality rate in India. For the first time, we ascertained a significant positive correlation for alternate allele (T or A) of rs2285666, with the lower infection as well as case-fatality rate among Indian populations. We trust that this information will be useful to understand the role of ACE2 in COVID-19 susceptibility.&quot;,&quot;publisher&quot;:&quot;Frontiers Media S.A.&quot;,&quot;volume&quot;:&quot;11&quot;},&quot;isTemporary&quot;:false},{&quot;id&quot;:&quot;3d45b8a5-5107-36f0-b733-7da56e6d6e9d&quot;,&quot;itemData&quot;:{&quot;type&quot;:&quot;article-journal&quot;,&quot;id&quot;:&quot;3d45b8a5-5107-36f0-b733-7da56e6d6e9d&quot;,&quot;title&quot;:&quot;Genetic association of ACE2 rs2285666 (C&gt;T) and rs2106809 (A&gt;G) and susceptibility to SARS-CoV-2 infection among the Ghanaian population&quot;,&quot;author&quot;:[{&quot;family&quot;:&quot;Boakye&quot;,&quot;given&quot;:&quot;Alexander Owusu&quot;,&quot;parse-names&quot;:false,&quot;dropping-particle&quot;:&quot;&quot;,&quot;non-dropping-particle&quot;:&quot;&quot;},{&quot;family&quot;:&quot;Obirikorang&quot;,&quot;given&quot;:&quot;Christian&quot;,&quot;parse-names&quot;:false,&quot;dropping-particle&quot;:&quot;&quot;,&quot;non-dropping-particle&quot;:&quot;&quot;},{&quot;family&quot;:&quot;Afum-Adjei Awuah&quot;,&quot;given&quot;:&quot;Anthony&quot;,&quot;parse-names&quot;:false,&quot;dropping-particle&quot;:&quot;&quot;,&quot;non-dropping-particle&quot;:&quot;&quot;},{&quot;family&quot;:&quot;Adu&quot;,&quot;given&quot;:&quot;Evans Asamoah&quot;,&quot;parse-names&quot;:false,&quot;dropping-particle&quot;:&quot;&quot;,&quot;non-dropping-particle&quot;:&quot;&quot;},{&quot;family&quot;:&quot;Winter&quot;,&quot;given&quot;:&quot;Doris&quot;,&quot;parse-names&quot;:false,&quot;dropping-particle&quot;:&quot;&quot;,&quot;non-dropping-particle&quot;:&quot;&quot;},{&quot;family&quot;:&quot;Boham&quot;,&quot;given&quot;:&quot;Eric Ebenezer&quot;,&quot;parse-names&quot;:false,&quot;dropping-particle&quot;:&quot;&quot;,&quot;non-dropping-particle&quot;:&quot;&quot;},{&quot;family&quot;:&quot;Alani&quot;,&quot;given&quot;:&quot;Hakim&quot;,&quot;parse-names&quot;:false,&quot;dropping-particle&quot;:&quot;&quot;,&quot;non-dropping-particle&quot;:&quot;&quot;},{&quot;family&quot;:&quot;Newton&quot;,&quot;given&quot;:&quot;Sylvester Kofi&quot;,&quot;parse-names&quot;:false,&quot;dropping-particle&quot;:&quot;&quot;,&quot;non-dropping-particle&quot;:&quot;&quot;},{&quot;family&quot;:&quot;Almoustapha&quot;,&quot;given&quot;:&quot;Nana Safi Toure&quot;,&quot;parse-names&quot;:false,&quot;dropping-particle&quot;:&quot;&quot;,&quot;non-dropping-particle&quot;:&quot;&quot;},{&quot;family&quot;:&quot;Deke&quot;,&quot;given&quot;:&quot;James&quot;,&quot;parse-names&quot;:false,&quot;dropping-particle&quot;:&quot;&quot;,&quot;non-dropping-particle&quot;:&quot;&quot;},{&quot;family&quot;:&quot;Dzadey&quot;,&quot;given&quot;:&quot;Welbeck Odame&quot;,&quot;parse-names&quot;:false,&quot;dropping-particle&quot;:&quot;&quot;,&quot;non-dropping-particle&quot;:&quot;&quot;},{&quot;family&quot;:&quot;Adu-Amoah&quot;,&quot;given&quot;:&quot;Louis&quot;,&quot;parse-names&quot;:false,&quot;dropping-particle&quot;:&quot;&quot;,&quot;non-dropping-particle&quot;:&quot;&quot;},{&quot;family&quot;:&quot;Kroduah&quot;,&quot;given&quot;:&quot;Sally Ann&quot;,&quot;parse-names&quot;:false,&quot;dropping-particle&quot;:&quot;&quot;,&quot;non-dropping-particle&quot;:&quot;&quot;},{&quot;family&quot;:&quot;Grant&quot;,&quot;given&quot;:&quot;Mary Ama&quot;,&quot;parse-names&quot;:false,&quot;dropping-particle&quot;:&quot;&quot;,&quot;non-dropping-particle&quot;:&quot;&quot;},{&quot;family&quot;:&quot;Asare&quot;,&quot;given&quot;:&quot;Gracelyn&quot;,&quot;parse-names&quot;:false,&quot;dropping-particle&quot;:&quot;&quot;,&quot;non-dropping-particle&quot;:&quot;&quot;},{&quot;family&quot;:&quot;Amoako-Adusei&quot;,&quot;given&quot;:&quot;Amos&quot;,&quot;parse-names&quot;:false,&quot;dropping-particle&quot;:&quot;&quot;,&quot;non-dropping-particle&quot;:&quot;&quot;},{&quot;family&quot;:&quot;Loag&quot;,&quot;given&quot;:&quot;Wibke&quot;,&quot;parse-names&quot;:false,&quot;dropping-particle&quot;:&quot;&quot;,&quot;non-dropping-particle&quot;:&quot;&quot;},{&quot;family&quot;:&quot;Kettenbeil&quot;,&quot;given&quot;:&quot;Jenny&quot;,&quot;parse-names&quot;:false,&quot;dropping-particle&quot;:&quot;&quot;,&quot;non-dropping-particle&quot;:&quot;&quot;},{&quot;family&quot;:&quot;Sarkodie&quot;,&quot;given&quot;:&quot;Yaw Adu&quot;,&quot;parse-names&quot;:false,&quot;dropping-particle&quot;:&quot;&quot;,&quot;non-dropping-particle&quot;:&quot;&quot;},{&quot;family&quot;:&quot;Oduro-Mensah&quot;,&quot;given&quot;:&quot;Ebenezer&quot;,&quot;parse-names&quot;:false,&quot;dropping-particle&quot;:&quot;&quot;,&quot;non-dropping-particle&quot;:&quot;&quot;},{&quot;family&quot;:&quot;Yawson&quot;,&quot;given&quot;:&quot;Alfred Edwin&quot;,&quot;parse-names&quot;:false,&quot;dropping-particle&quot;:&quot;&quot;,&quot;non-dropping-particle&quot;:&quot;&quot;},{&quot;family&quot;:&quot;Apanga&quot;,&quot;given&quot;:&quot;Stephen&quot;,&quot;parse-names&quot;:false,&quot;dropping-particle&quot;:&quot;&quot;,&quot;non-dropping-particle&quot;:&quot;&quot;},{&quot;family&quot;:&quot;Odotei Adjei&quot;,&quot;given&quot;:&quot;Rose&quot;,&quot;parse-names&quot;:false,&quot;dropping-particle&quot;:&quot;&quot;,&quot;non-dropping-particle&quot;:&quot;&quot;},{&quot;family&quot;:&quot;Adobasom-Anane&quot;,&quot;given&quot;:&quot;Austin Gideon&quot;,&quot;parse-names&quot;:false,&quot;dropping-particle&quot;:&quot;&quot;,&quot;non-dropping-particle&quot;:&quot;&quot;},{&quot;family&quot;:&quot;Lorenz&quot;,&quot;given&quot;:&quot;Eva&quot;,&quot;parse-names&quot;:false,&quot;dropping-particle&quot;:&quot;&quot;,&quot;non-dropping-particle&quot;:&quot;&quot;},{&quot;family&quot;:&quot;Souares&quot;,&quot;given&quot;:&quot;Aurélia&quot;,&quot;parse-names&quot;:false,&quot;dropping-particle&quot;:&quot;&quot;,&quot;non-dropping-particle&quot;:&quot;&quot;},{&quot;family&quot;:&quot;Maiga-Ascofaré&quot;,&quot;given&quot;:&quot;Oumou&quot;,&quot;parse-names&quot;:false,&quot;dropping-particle&quot;:&quot;&quot;,&quot;non-dropping-particle&quot;:&quot;&quot;},{&quot;family&quot;:&quot;May&quot;,&quot;given&quot;:&quot;Jürgen&quot;,&quot;parse-names&quot;:false,&quot;dropping-particle&quot;:&quot;&quot;,&quot;non-dropping-particle&quot;:&quot;&quot;},{&quot;family&quot;:&quot;Struck&quot;,&quot;given&quot;:&quot;Nicole S.&quot;,&quot;parse-names&quot;:false,&quot;dropping-particle&quot;:&quot;&quot;,&quot;non-dropping-particle&quot;:&quot;&quot;},{&quot;family&quot;:&quot;Amuasi&quot;,&quot;given&quot;:&quot;John Humphery&quot;,&quot;parse-names&quot;:false,&quot;dropping-particle&quot;:&quot;&quot;,&quot;non-dropping-particle&quot;:&quot;&quot;}],&quot;container-title&quot;:&quot;Frontiers in Genetics&quot;,&quot;container-title-short&quot;:&quot;Front Genet&quot;,&quot;accessed&quot;:{&quot;date-parts&quot;:[[2025,7,26]]},&quot;DOI&quot;:&quot;10.3389/FGENE.2025.1555515/BIBTEX&quot;,&quot;ISSN&quot;:&quot;16648021&quot;,&quot;issued&quot;:{&quot;date-parts&quot;:[[2025,5,26]]},&quot;page&quot;:&quot;1555515&quot;,&quot;abstract&quot;:&quot;Background: Severe acute respiratory syndrome coronavirus 2 (SARS-CoV-2), enters human cells using the angiotensin-converting enzyme 2 (ACE-2) receptor. ACE2 single nucleotide polymorphisms (SNPs) can influence susceptibility by affecting viral binding or gene expression. This study investigated the association between ACE2 SNPs, rs2285666 and rs2106809, and the SARS-CoV-2 infection susceptibility in a Ghanaian population. Methods: Genomic DNA was extracted, using a magnetic bead-based method, from blood samples of a random-subset of 1,334 participants drawn from a two-stage cluster, population-based household cross-sectional SARS-CoV-2 IgG seroprevalence survey. Data collected included, socio-demographic characteristics, medical history, vaccination, and smoking status. Genotyping of the ACE2 SNPs was performed using Allele-Specific Oligonucleotide Polymerase Chain Reaction (ASO-PCR) combined with melting curve analysis. Logistic regression models were utilized to assess the association between the ACE2 SNPs and the susceptibility to SARS-CoV-2 infection Results: The median age of participants was 33 [Interquartile range (IQR) = 24–46] years. Females accounted for the majority of the sampled population, 64.3%. SARS-CoV-2-IgG seropositivity was (58.4%, 95%CI: 52.6%–64.2%) among the male population and (54.1%, 95%CI: 49.54%–58.61%) in the female population. There were no significant differences in overall allele or genotype frequencies of ACE2 SNPs between SARS-CoV-2 IgG seropositive and seronegative individuals for both females and males. Among females, those with the T allele of ACE2 rs2285666 had a 38% decreased susceptibility to SARS-CoV-2 infection under the dominant [adjusted odds ratio (aOR) = 0.62; 95%CI = 0.45–0.85, P = 0.003] and heterozygous advantage models (aOR = 0.62; 95%CI = 0.45–0.86, P = 0.004), after adjusting for confounders, but not thee recessive model (aOR = 0.41; 95%CI = 0.03–5.22, P = 0.490). No significant association was observed among males. Overall, the ACE2 rs2106809 was not associated with the susceptibility to SARS-CoV-2 infection in both males and females. Conclusion: This study found no association between ACE2 rs2106809 genetic variant and susceptibility to SARS-CoV-2 infection, whilst the rs2285666 T-allele was associated with a decreased frequency for SARS-CoV-2 infection among Ghanaian females. These findings enhance our understanding of genetic factors influencing SARS-CoV-2 susceptibility, which could help identify at-risk populations and inform more targeted public health interventions in future outbreaks.&quot;,&quot;publisher&quot;:&quot;Frontiers Media SA&quot;,&quot;volume&quot;:&quot;16&quot;},&quot;isTemporary&quot;:false}],&quot;citationTag&quot;:&quot;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&quot;},{&quot;citationID&quot;:&quot;MENDELEY_CITATION_ac8302bf-5942-4c87-a596-94bc3c9476fe&quot;,&quot;properties&quot;:{&quot;noteIndex&quot;:0},&quot;isEdited&quot;:false,&quot;manualOverride&quot;:{&quot;isManuallyOverridden&quot;:false,&quot;citeprocText&quot;:&quot;[95]&quot;,&quot;manualOverrideText&quot;:&quot;&quot;},&quot;citationItems&quot;:[{&quot;id&quot;:&quot;2b01e2b8-9b6f-3533-adae-fde7cf817e3b&quot;,&quot;itemData&quot;:{&quot;type&quot;:&quot;article-journal&quot;,&quot;id&quot;:&quot;2b01e2b8-9b6f-3533-adae-fde7cf817e3b&quot;,&quot;title&quot;:&quot;The impact of ACE2 polymorphisms (rs1978124, rs2285666, and rs2074192) and ACE1 rs1799752 in the mortality rate of COVID-19 in different SARS-CoV-2 variants&quot;,&quot;author&quot;:[{&quot;family&quot;:&quot;Sheikhian&quot;,&quot;given&quot;:&quot;Farzaneh&quot;,&quot;parse-names&quot;:false,&quot;dropping-particle&quot;:&quot;&quot;,&quot;non-dropping-particle&quot;:&quot;&quot;},{&quot;family&quot;:&quot;Sadeghi Mofrad&quot;,&quot;given&quot;:&quot;Sahar&quot;,&quot;parse-names&quot;:false,&quot;dropping-particle&quot;:&quot;&quot;,&quot;non-dropping-particle&quot;:&quot;&quot;},{&quot;family&quot;:&quot;Tarashi&quot;,&quot;given&quot;:&quot;Samira&quot;,&quot;parse-names&quot;:false,&quot;dropping-particle&quot;:&quot;&quot;,&quot;non-dropping-particle&quot;:&quot;&quot;},{&quot;family&quot;:&quot;Ghazanfari Jajin&quot;,&quot;given&quot;:&quot;Morteza&quot;,&quot;parse-names&quot;:false,&quot;dropping-particle&quot;:&quot;&quot;,&quot;non-dropping-particle&quot;:&quot;&quot;},{&quot;family&quot;:&quot;Sakhaee&quot;,&quot;given&quot;:&quot;Fatemeh&quot;,&quot;parse-names&quot;:false,&quot;dropping-particle&quot;:&quot;&quot;,&quot;non-dropping-particle&quot;:&quot;&quot;},{&quot;family&quot;:&quot;Ahmadi&quot;,&quot;given&quot;:&quot;Iraj&quot;,&quot;parse-names&quot;:false,&quot;dropping-particle&quot;:&quot;&quot;,&quot;non-dropping-particle&quot;:&quot;&quot;},{&quot;family&quot;:&quot;Anvari&quot;,&quot;given&quot;:&quot;Enayat&quot;,&quot;parse-names&quot;:false,&quot;dropping-particle&quot;:&quot;&quot;,&quot;non-dropping-particle&quot;:&quot;&quot;},{&quot;family&quot;:&quot;Sheikhpour&quot;,&quot;given&quot;:&quot;Mojgan&quot;,&quot;parse-names&quot;:false,&quot;dropping-particle&quot;:&quot;&quot;,&quot;non-dropping-particle&quot;:&quot;&quot;},{&quot;family&quot;:&quot;Fateh&quot;,&quot;given&quot;:&quot;Abolfazl&quot;,&quot;parse-names&quot;:false,&quot;dropping-particle&quot;:&quot;&quot;,&quot;non-dropping-particle&quot;:&quot;&quot;}],&quot;container-title&quot;:&quot;Human genomics&quot;,&quot;container-title-short&quot;:&quot;Hum Genomics&quot;,&quot;accessed&quot;:{&quot;date-parts&quot;:[[2024,5,16]]},&quot;DOI&quot;:&quot;10.1186/S40246-023-00501-8&quot;,&quot;ISSN&quot;:&quot;1479-7364&quot;,&quot;PMID&quot;:&quot;37328914&quot;,&quot;URL&quot;:&quot;https://pubmed.ncbi.nlm.nih.gov/37328914/&quot;,&quot;issued&quot;:{&quot;date-parts&quot;:[[2023,12,1]]},&quot;abstract&quot;:&quot;Background: Clinical severity of severe acute respiratory syndrome coronavirus 2 (SARS-CoV-2) outcomes could be influenced by genetic polymorphisms in angiotensin I-converting enzyme (ACE1) and ACE2. This study aims to examine three polymorphisms (rs1978124, rs2285666, and rs2074192) on the ACE2 gene and ACE1 rs1799752 (I/D) in patients who have coronavirus disease 2019 (COVID-19) with various SARS-CoV-2 variants. Methods: Based on polymerase chain reaction-based genotyping, four polymorphisms in the ACE1 and ACE2 genes have been identified in 2023 deceased patients and 2307 recovered patients. Results: The ACE2 rs2074192 TT genotype was associated with the COVID-19 mortality in all three variants, whereas the CT genotype was associated with the Omicron BA.5 and Delta variants. ACE2 rs1978124 TC genotypes were related to COVID-19 mortality in the Omicron BA.5 and Alpha variants, but TT genotypes were related to COVID-19 mortality in the Delta variant. It was found that ACE2 rs2285666 CC genotypes were associated with COVID-19 mortality in Delta and Alpha variants, and CT genotypes in Delta variants. There was an association between ACE1 rs1799752 DD and ID genotypes in the Delta variant and COVID-19 mortality, whereas there was no association in the Alpha or Omicron BA.5 variants. In all variants of SARS-CoV-2, CDCT and TDCT haplotypes were more common. In Omicron BA.5 and Delta, CDCC and TDCC haplotypes were linked with COVID-19 mortality. In addition to COVID-19 mortality, the CICT, TICT, and TICC were significantly correlated. Conclusion: The ACE1/ACE2 polymorphisms had an impact on COVID-19 infection, and these polymorphisms had different effects in various SARS-CoV-2 variants. To confirm these results, however, more research needs to be conducted.&quot;,&quot;publisher&quot;:&quot;Hum Genomics&quot;,&quot;issue&quot;:&quot;1&quot;,&quot;volume&quot;:&quot;17&quot;},&quot;isTemporary&quot;:false}],&quot;citationTag&quot;:&quot;MENDELEY_CITATION_v3_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&quot;},{&quot;citationID&quot;:&quot;MENDELEY_CITATION_44b54fd6-b6c2-494c-9bee-4d67bbb098be&quot;,&quot;properties&quot;:{&quot;noteIndex&quot;:0},&quot;isEdited&quot;:false,&quot;manualOverride&quot;:{&quot;isManuallyOverridden&quot;:false,&quot;citeprocText&quot;:&quot;[1]&quot;,&quot;manualOverrideText&quot;:&quot;&quot;},&quot;citationItems&quot;:[{&quot;id&quot;:&quot;11aedd6c-f772-3abf-8000-b60b9bcc5822&quot;,&quot;itemData&quot;:{&quot;type&quot;:&quot;webpage&quot;,&quot;id&quot;:&quot;11aedd6c-f772-3abf-8000-b60b9bcc5822&quot;,&quot;title&quot;:&quot;WHO COVID-19 dashboard&quot;,&quot;author&quot;:[{&quot;family&quot;:&quot;WHO&quot;,&quot;given&quot;:&quot;&quot;,&quot;parse-names&quot;:false,&quot;dropping-particle&quot;:&quot;&quot;,&quot;non-dropping-particle&quot;:&quot;&quot;}],&quot;container-title&quot;:&quot;World Health Organization Data&quot;,&quot;accessed&quot;:{&quot;date-parts&quot;:[[2024,5,13]]},&quot;URL&quot;:&quot;https://data.who.int/dashboards/covid19/cases?n=o&quot;,&quot;issued&quot;:{&quot;date-parts&quot;:[[2024]]},&quot;container-title-short&quot;:&quot;&quot;},&quot;isTemporary&quot;:false}],&quot;citationTag&quot;:&quot;MENDELEY_CITATION_v3_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&quot;},{&quot;citationID&quot;:&quot;MENDELEY_CITATION_1fd76668-42e1-4f57-ac73-d8f669b2726c&quot;,&quot;properties&quot;:{&quot;noteIndex&quot;:0},&quot;isEdited&quot;:false,&quot;manualOverride&quot;:{&quot;isManuallyOverridden&quot;:false,&quot;citeprocText&quot;:&quot;[10]&quot;,&quot;manualOverrideText&quot;:&quot;&quot;},&quot;citationItems&quot;:[{&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container-title-short&quot;:&quot;PLoS One&quot;},&quot;isTemporary&quot;:false}],&quot;citationTag&quot;:&quot;MENDELEY_CITATION_v3_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b3BwZSIsImdpdmVuIjoiTGlzYSBLLiIsInBhcnNlLW5hbWVzIjpmYWxzZSwiZHJvcHBpbmctcGFydGljbGUiOiIiLCJub24tZHJvcHBpbmctcGFydGljbGUiOiIifSx7ImZhbWlseSI6IlBlw7FhIiwiZ2l2ZW4iOiJQaG9lYmUgQi4iLCJwYXJzZS1uYW1lcyI6ZmFsc2UsImRyb3BwaW5nLXBhcnRpY2xlIjoiIiwibm9uLWRyb3BwaW5nLXBhcnRpY2xlIjoiIn0seyJmYW1pbHkiOiJQcml2YXR0IiwiZ2l2ZW4iOiJTYXJhIFIuIiwicGFyc2UtbmFtZXMiOmZhbHNlLCJkcm9wcGluZy1wYXJ0aWNsZSI6IiIsIm5vbi1kcm9wcGluZy1wYXJ0aWNsZSI6IiJ9LHsiZmFtaWx5IjoiQmVubmV0dCIsImdpdmVuIjoiU3lkbmV5IEo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&quot;},{&quot;citationID&quot;:&quot;MENDELEY_CITATION_1f288ff0-c02c-43e8-889f-785e245a6511&quot;,&quot;properties&quot;:{&quot;noteIndex&quot;:0},&quot;isEdited&quot;:false,&quot;manualOverride&quot;:{&quot;isManuallyOverridden&quot;:false,&quot;citeprocText&quot;:&quot;[40]&quot;,&quot;manualOverrideText&quot;:&quot;&quot;},&quot;citationItems&quot;:[{&quot;id&quot;:&quot;643264d6-9955-3f5b-8bdf-766bed1eead6&quot;,&quot;itemData&quot;:{&quot;type&quot;:&quot;article-journal&quot;,&quot;id&quot;:&quot;643264d6-9955-3f5b-8bdf-766bed1eead6&quot;,&quot;title&quot;:&quot;HLA-B*15 predicts survival in Egyptian patients with COVID-19&quot;,&quot;author&quot;:[{&quot;family&quot;:&quot;Abdelhafiz&quot;,&quot;given&quot;:&quot;Ahmed Samir&quot;,&quot;parse-names&quot;:false,&quot;dropping-particle&quot;:&quot;&quot;,&quot;non-dropping-particle&quot;:&quot;&quot;},{&quot;family&quot;:&quot;Ali&quot;,&quot;given&quot;:&quot;Asmaa&quot;,&quot;parse-names&quot;:false,&quot;dropping-particle&quot;:&quot;&quot;,&quot;non-dropping-particle&quot;:&quot;&quot;},{&quot;family&quot;:&quot;Fouda&quot;,&quot;given&quot;:&quot;Merhan A.&quot;,&quot;parse-names&quot;:false,&quot;dropping-particle&quot;:&quot;&quot;,&quot;non-dropping-particle&quot;:&quot;&quot;},{&quot;family&quot;:&quot;Sayed&quot;,&quot;given&quot;:&quot;Douaa M.&quot;,&quot;parse-names&quot;:false,&quot;dropping-particle&quot;:&quot;&quot;,&quot;non-dropping-particle&quot;:&quot;&quot;},{&quot;family&quot;:&quot;Kamel&quot;,&quot;given&quot;:&quot;Mahmoud M.&quot;,&quot;parse-names&quot;:false,&quot;dropping-particle&quot;:&quot;&quot;,&quot;non-dropping-particle&quot;:&quot;&quot;},{&quot;family&quot;:&quot;Kamal&quot;,&quot;given&quot;:&quot;Lamyaa Mohamed&quot;,&quot;parse-names&quot;:false,&quot;dropping-particle&quot;:&quot;&quot;,&quot;non-dropping-particle&quot;:&quot;&quot;},{&quot;family&quot;:&quot;Khalil&quot;,&quot;given&quot;:&quot;Mahmoud Ali&quot;,&quot;parse-names&quot;:false,&quot;dropping-particle&quot;:&quot;&quot;,&quot;non-dropping-particle&quot;:&quot;&quot;},{&quot;family&quot;:&quot;Bakry&quot;,&quot;given&quot;:&quot;Rania M.&quot;,&quot;parse-names&quot;:false,&quot;dropping-particle&quot;:&quot;&quot;,&quot;non-dropping-particle&quot;:&quot;&quot;}],&quot;container-title&quot;:&quot;Human immunology&quot;,&quot;accessed&quot;:{&quot;date-parts&quot;:[[2024,10,7]]},&quot;DOI&quot;:&quot;10.1016/J.HUMIMM.2021.09.007&quot;,&quot;ISSN&quot;:&quot;1879-1166&quot;,&quot;PMID&quot;:&quot;34607724&quot;,&quot;URL&quot;:&quot;https://pubmed.ncbi.nlm.nih.gov/34607724/&quot;,&quot;issued&quot;:{&quot;date-parts&quot;:[[2022,1,1]]},&quot;page&quot;:&quot;10-16&quot;,&quot;abstract&quot;:&quot;Genetic differences among individuals could affect the clinical presentations and outcomes of COVID-19. Human Leukocyte Antigens are associated with COVID-19 susceptibility, severity, and prognosis. This study aimed to identify HLA-B and -C genotypes among 69 Egyptian patients with COVID-19 and correlate them with disease outcomes and other clinical and laboratory data. HLA-B and -C typing was performed using Luminex-based HLA typing kits. Forty patients (58%) had severe COVID-19; 55% of these patients died, without reported mortality in the moderate group. The alleles associated with severe COVID-19 were HLA-B*41, -B*42, -C*16, and -C*17, whereas HLA-B*15, -C*7, and -C*12 were significantly associated with protection against mortality. Regression analysis showed that HLA-B*15 was the only allele associated with predicted protection against mortality, where the likelihood of survival increased with HLA-B*15 (P &lt; 0.001). Patient survival was less likely to occur with higher total leukocytic count, ferritin, and creatinine levels. This study provides interesting insights into the association between HLA class I alleles and protection from or severity of COVID-19 through immune response modulation. This is the first study to investigate this relationship in Egyptian patients. More studies are needed to understand how HLA class I alleles interact and affect Cytotoxic T lymphocytes and natural killer cell function.&quot;,&quot;publisher&quot;:&quot;Hum Immunol&quot;,&quot;issue&quot;:&quot;1&quot;,&quot;volume&quot;:&quot;83&quot;,&quot;container-title-short&quot;:&quot;Hum Immunol&quot;},&quot;isTemporary&quot;:false}],&quot;citationTag&quot;:&quot;MENDELEY_CITATION_v3_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&quot;},{&quot;citationID&quot;:&quot;MENDELEY_CITATION_d0009a11-a395-402e-bd73-4c4bc47bd8a0&quot;,&quot;properties&quot;:{&quot;noteIndex&quot;:0},&quot;isEdited&quot;:false,&quot;manualOverride&quot;:{&quot;isManuallyOverridden&quot;:false,&quot;citeprocText&quot;:&quot;[35]&quot;,&quot;manualOverrideText&quot;:&quot;&quot;},&quot;citationTag&quot;:&quot;MENDELEY_CITATION_v3_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&quot;,&quot;citationItems&quot;:[{&quot;id&quot;:&quot;edd266a7-2f40-33ff-bd2f-a8f32b02b5aa&quot;,&quot;itemData&quot;:{&quot;type&quot;:&quot;article-journal&quot;,&quot;id&quot;:&quot;edd266a7-2f40-33ff-bd2f-a8f32b02b5aa&quot;,&quot;title&quot;:&quot;Cytokine Kinetics during Progression of COVID-19 in Rwanda Patients: Could IL-9/IFNγ Ratio Predict Disease Severity?&quot;,&quot;author&quot;:[{&quot;family&quot;:&quot;Ndoricyimpaye&quot;,&quot;given&quot;:&quot;Ella Larissa&quot;,&quot;parse-names&quot;:false,&quot;dropping-particle&quot;:&quot;&quot;,&quot;non-dropping-particle&quot;:&quot;&quot;},{&quot;family&quot;:&quot;Snick&quot;,&quot;given&quot;:&quot;Jacques&quot;,&quot;parse-names&quot;:false,&quot;dropping-particle&quot;:&quot;&quot;,&quot;non-dropping-particle&quot;:&quot;Van&quot;},{&quot;family&quot;:&quot;Robert&quot;,&quot;given&quot;:&quot;Rutayisire&quot;,&quot;parse-names&quot;:false,&quot;dropping-particle&quot;:&quot;&quot;,&quot;non-dropping-particle&quot;:&quot;&quot;},{&quot;family&quot;:&quot;Bikorimana&quot;,&quot;given&quot;:&quot;Emmanuel&quot;,&quot;parse-names&quot;:false,&quot;dropping-particle&quot;:&quot;&quot;,&quot;non-dropping-particle&quot;:&quot;&quot;},{&quot;family&quot;:&quot;Majyambere&quot;,&quot;given&quot;:&quot;Onesphore&quot;,&quot;parse-names&quot;:false,&quot;dropping-particle&quot;:&quot;&quot;,&quot;non-dropping-particle&quot;:&quot;&quot;},{&quot;family&quot;:&quot;Mukantwari&quot;,&quot;given&quot;:&quot;Enatha&quot;,&quot;parse-names&quot;:false,&quot;dropping-particle&quot;:&quot;&quot;,&quot;non-dropping-particle&quot;:&quot;&quot;},{&quot;family&quot;:&quot;Nshimiyimana&quot;,&quot;given&quot;:&quot;Thaddée&quot;,&quot;parse-names&quot;:false,&quot;dropping-particle&quot;:&quot;&quot;,&quot;non-dropping-particle&quot;:&quot;&quot;},{&quot;family&quot;:&quot;Mbonigaba&quot;,&quot;given&quot;:&quot;Valens&quot;,&quot;parse-names&quot;:false,&quot;dropping-particle&quot;:&quot;&quot;,&quot;non-dropping-particle&quot;:&quot;&quot;},{&quot;family&quot;:&quot;Coutelier&quot;,&quot;given&quot;:&quot;Jean Paul&quot;,&quot;parse-names&quot;:false,&quot;dropping-particle&quot;:&quot;&quot;,&quot;non-dropping-particle&quot;:&quot;&quot;},{&quot;family&quot;:&quot;Rujeni&quot;,&quot;given&quot;:&quot;Nadine&quot;,&quot;parse-names&quot;:false,&quot;dropping-particle&quot;:&quot;&quot;,&quot;non-dropping-particle&quot;:&quot;&quot;}],&quot;container-title&quot;:&quot;International Journal of Molecular Sciences&quot;,&quot;accessed&quot;:{&quot;date-parts&quot;:[[2024,10,7]]},&quot;DOI&quot;:&quot;10.3390/IJMS241512272/S1&quot;,&quot;ISSN&quot;:&quot;14220067&quot;,&quot;PMID&quot;:&quot;37569646&quot;,&quot;URL&quot;:&quot;/pmc/articles/PMC10418469/&quot;,&quot;issued&quot;:{&quot;date-parts&quot;:[[2023,8,1]]},&quot;abstract&quot;:&quot;For effective treatments and preventive measures against severe COVID-19, it is essential to determine early markers of disease severity in different populations. We analysed the cytokine kinetics of 129 COVID-19 patients with mild symptoms, 68 severe cases, and 20 healthy controls for the first time in Rwanda. Pro-inflammatory (IFNγ, IL-6, TNFα), Treg (IL-10, TGFβ1, TGFβ3), Th9 (IL-9), Th17 (IL-17), and Th2 (IL-4, IL-13) cytokines, total IgM and IgG, as well as gene expressions of FoxP3, STAT5+, IFNγ-R1, and ROR alpha+, were measured at day 1, day 7, day 14, day 21, and day 28 post-infection. Severe cases showed a significantly stronger increase than mild patients in levels of all cytokines (except IL-9) and all gene expression on day 1 of infection. Some cytokine levels dropped to levels comparable to mild cases at later time points. Further analysis identified IFNγ as a marker of severity throughout the disease course, while TGFβ1, IL-6, and IL-17 were markers of severity only at an early phase. Importantly, this study revealed a striking low IL-9 level and high IFNγ/IL-9 ratio in the plasma of patients who later died compared to mild and severe cases who recovered, suggesting that this could be an important biomarker for predicting the severity of COVID-19 and post-COVID-19 syndrome.&quot;,&quot;publisher&quot;:&quot;Multidisciplinary Digital Publishing Institute (MDPI)&quot;,&quot;issue&quot;:&quot;15&quot;,&quot;volume&quot;:&quot;24&quot;,&quot;container-title-short&quot;:&quot;Int J Mol Sci&quot;},&quot;isTemporary&quot;:false}]},{&quot;citationID&quot;:&quot;MENDELEY_CITATION_223ef0be-f91e-412f-8d7a-e8d7fcc713b2&quot;,&quot;properties&quot;:{&quot;noteIndex&quot;:0},&quot;isEdited&quot;:false,&quot;manualOverride&quot;:{&quot;isManuallyOverridden&quot;:false,&quot;citeprocText&quot;:&quot;[14]&quot;,&quot;manualOverrideText&quot;:&quot;&quot;},&quot;citationItems&quot;:[{&quot;id&quot;:&quot;a7ba8c7c-013b-3dd1-8a9b-be521c9de341&quot;,&quot;itemData&quot;:{&quot;type&quot;:&quot;article-journal&quot;,&quot;id&quot;:&quot;a7ba8c7c-013b-3dd1-8a9b-be521c9de341&quot;,&quot;title&quot;:&quot;Coronavirus Antibody Responses before COVID-19 Pandemic, Africa and Thailand&quot;,&quot;author&quot;:[{&quot;family&quot;:&quot;Li&quot;,&quot;given&quot;:&quot;Yifan&quot;,&quot;parse-names&quot;:false,&quot;dropping-particle&quot;:&quot;&quot;,&quot;non-dropping-particle&quot;:&quot;&quot;},{&quot;family&quot;:&quot;Merbah&quot;,&quot;given&quot;:&quot;Mélanie&quot;,&quot;parse-names&quot;:false,&quot;dropping-particle&quot;:&quot;&quot;,&quot;non-dropping-particle&quot;:&quot;&quot;},{&quot;family&quot;:&quot;Wollen-Roberts&quot;,&quot;given&quot;:&quot;Suzanne&quot;,&quot;parse-names&quot;:false,&quot;dropping-particle&quot;:&quot;&quot;,&quot;non-dropping-particle&quot;:&quot;&quot;},{&quot;family&quot;:&quot;Beckman&quot;,&quot;given&quot;:&quot;Bradley&quot;,&quot;parse-names&quot;:false,&quot;dropping-particle&quot;:&quot;&quot;,&quot;non-dropping-particle&quot;:&quot;&quot;},{&quot;family&quot;:&quot;Mdluli&quot;,&quot;given&quot;:&quot;Thembi&quot;,&quot;parse-names&quot;:false,&quot;dropping-particle&quot;:&quot;&quot;,&quot;non-dropping-particle&quot;:&quot;&quot;},{&quot;family&quot;:&quot;Swafford&quot;,&quot;given&quot;:&quot;Isabella&quot;,&quot;parse-names&quot;:false,&quot;dropping-particle&quot;:&quot;&quot;,&quot;non-dropping-particle&quot;:&quot;&quot;},{&quot;family&quot;:&quot;Mayer&quot;,&quot;given&quot;:&quot;Sandra&quot;,&quot;parse-names&quot;:false,&quot;dropping-particle&quot;:&quot;V.&quot;,&quot;non-dropping-particle&quot;:&quot;&quot;},{&quot;family&quot;:&quot;King&quot;,&quot;given&quot;:&quot;Jocelyn&quot;,&quot;parse-names&quot;:false,&quot;dropping-particle&quot;:&quot;&quot;,&quot;non-dropping-particle&quot;:&quot;&quot;},{&quot;family&quot;:&quot;Corbitt&quot;,&quot;given&quot;:&quot;Courtney&quot;,&quot;parse-names&quot;:false,&quot;dropping-particle&quot;:&quot;&quot;,&quot;non-dropping-particle&quot;:&quot;&quot;},{&quot;family&quot;:&quot;Currier&quot;,&quot;given&quot;:&quot;Jeffrey R.&quot;,&quot;parse-names&quot;:false,&quot;dropping-particle&quot;:&quot;&quot;,&quot;non-dropping-particle&quot;:&quot;&quot;},{&quot;family&quot;:&quot;Liu&quot;,&quot;given&quot;:&quot;Heather&quot;,&quot;parse-names&quot;:false,&quot;dropping-particle&quot;:&quot;&quot;,&quot;non-dropping-particle&quot;:&quot;&quot;},{&quot;family&quot;:&quot;Esber&quot;,&quot;given&quot;:&quot;Allahna&quot;,&quot;parse-names&quot;:false,&quot;dropping-particle&quot;:&quot;&quot;,&quot;non-dropping-particle&quot;:&quot;&quot;},{&quot;family&quot;:&quot;Pinyakorn&quot;,&quot;given&quot;:&quot;Suteeraporn&quot;,&quot;parse-names&quot;:false,&quot;dropping-particle&quot;:&quot;&quot;,&quot;non-dropping-particle&quot;:&quot;&quot;},{&quot;family&quot;:&quot;Parikh&quot;,&quot;given&quot;:&quot;Ajay&quot;,&quot;parse-names&quot;:false,&quot;dropping-particle&quot;:&quot;&quot;,&quot;non-dropping-particle&quot;:&quot;&quot;},{&quot;family&quot;:&quot;Francisco&quot;,&quot;given&quot;:&quot;Leilani&quot;,&quot;parse-names&quot;:false,&quot;dropping-particle&quot;:&quot;V.&quot;,&quot;non-dropping-particle&quot;:&quot;&quot;},{&quot;family&quot;:&quot;Phanuphak&quot;,&quot;given&quot;:&quot;Nittaya&quot;,&quot;parse-names&quot;:false,&quot;dropping-particle&quot;:&quot;&quot;,&quot;non-dropping-particle&quot;:&quot;&quot;},{&quot;family&quot;:&quot;Maswai&quot;,&quot;given&quot;:&quot;Jonah&quot;,&quot;parse-names&quot;:false,&quot;dropping-particle&quot;:&quot;&quot;,&quot;non-dropping-particle&quot;:&quot;&quot;},{&quot;family&quot;:&quot;Owuoth&quot;,&quot;given&quot;:&quot;John&quot;,&quot;parse-names&quot;:false,&quot;dropping-particle&quot;:&quot;&quot;,&quot;non-dropping-particle&quot;:&quot;&quot;},{&quot;family&quot;:&quot;Kibuuka&quot;,&quot;given&quot;:&quot;Hannah&quot;,&quot;parse-names&quot;:false,&quot;dropping-particle&quot;:&quot;&quot;,&quot;non-dropping-particle&quot;:&quot;&quot;},{&quot;family&quot;:&quot;Iroezindu&quot;,&quot;given&quot;:&quot;Michael&quot;,&quot;parse-names&quot;:false,&quot;dropping-particle&quot;:&quot;&quot;,&quot;non-dropping-particle&quot;:&quot;&quot;},{&quot;family&quot;:&quot;Bahemana&quot;,&quot;given&quot;:&quot;Emmanuel&quot;,&quot;parse-names&quot;:false,&quot;dropping-particle&quot;:&quot;&quot;,&quot;non-dropping-particle&quot;:&quot;&quot;},{&quot;family&quot;:&quot;Vasan&quot;,&quot;given&quot;:&quot;Sandhya&quot;,&quot;parse-names&quot;:false,&quot;dropping-particle&quot;:&quot;&quot;,&quot;non-dropping-particle&quot;:&quot;&quot;},{&quot;family&quot;:&quot;Ake&quot;,&quot;given&quot;:&quot;Julie A.&quot;,&quot;parse-names&quot;:false,&quot;dropping-particle&quot;:&quot;&quot;,&quot;non-dropping-particle&quot;:&quot;&quot;},{&quot;family&quot;:&quot;Modjarrad&quot;,&quot;given&quot;:&quot;Kayvon&quot;,&quot;parse-names&quot;:false,&quot;dropping-particle&quot;:&quot;&quot;,&quot;non-dropping-particle&quot;:&quot;&quot;},{&quot;family&quot;:&quot;Gromowski&quot;,&quot;given&quot;:&quot;Gregory&quot;,&quot;parse-names&quot;:false,&quot;dropping-particle&quot;:&quot;&quot;,&quot;non-dropping-particle&quot;:&quot;&quot;},{&quot;family&quot;:&quot;Paquin-Proulx&quot;,&quot;given&quot;:&quot;Dominic&quot;,&quot;parse-names&quot;:false,&quot;dropping-particle&quot;:&quot;&quot;,&quot;non-dropping-particle&quot;:&quot;&quot;},{&quot;family&quot;:&quot;Rolland&quot;,&quot;given&quot;:&quot;Morgane&quot;,&quot;parse-names&quot;:false,&quot;dropping-particle&quot;:&quot;&quot;,&quot;non-dropping-particle&quot;:&quot;&quot;}],&quot;container-title&quot;:&quot;Emerging infectious diseases&quot;,&quot;accessed&quot;:{&quot;date-parts&quot;:[[2024,10,3]]},&quot;DOI&quot;:&quot;10.3201/EID2811.221041&quot;,&quot;ISSN&quot;:&quot;1080-6059&quot;,&quot;PMID&quot;:&quot;36220131&quot;,&quot;URL&quot;:&quot;https://pubmed.ncbi.nlm.nih.gov/36220131/&quot;,&quot;issued&quot;:{&quot;date-parts&quot;:[[2022,11,1]]},&quot;page&quot;:&quot;2214-2225&quot;,&quot;abstract&quot;:&quot;Prior immune responses to coronaviruses might affect human SARS-CoV-2 response. We screened 2,565 serum and plasma samples collected from 2013 through early 2020, before the COVID-19 pandemic began, from 2,250 persons in 4 countries in Africa (Kenya, Nigeria, Tanzania, and Uganda) and in Thailand, including persons living with HIV-1. We detected IgG responses to SARS-CoV-2 spike (S) subunit 2 protein in 1.8% of participants. Profiling against 23 coronavirus antigens revealed that responses to S, subunit 2, or subunit 1 proteins were significantly more frequent than responses to the receptor-binding domain, S-Trimer, or nucleocapsid proteins (p&lt;0.0001). We observed similar responses in persons with or without HIV-1. Among all coronavirus antigens tested, SARS-CoV-2, SARS-CoV-1, and Middle East respiratory syndrome coronavirus antibody responses were much higher in participants from Africa than in participants from Thailand (p&lt;0.01). We noted less pronounced differences for endemic coronaviruses. Serosurveys could affect vaccine and monoclonal antibody distribution across global populations.&quot;,&quot;publisher&quot;:&quot;Emerg Infect Dis&quot;,&quot;issue&quot;:&quot;11&quot;,&quot;volume&quot;:&quot;28&quot;,&quot;container-title-short&quot;:&quot;Emerg Infect Dis&quot;},&quot;isTemporary&quot;:false}],&quot;citationTag&quot;:&quot;MENDELEY_CITATION_v3_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&quot;},{&quot;citationID&quot;:&quot;MENDELEY_CITATION_d842296d-0cac-470b-9b17-4a4cea69ce86&quot;,&quot;properties&quot;:{&quot;noteIndex&quot;:0},&quot;isEdited&quot;:false,&quot;manualOverride&quot;:{&quot;isManuallyOverridden&quot;:false,&quot;citeprocText&quot;:&quot;[42]&quot;,&quot;manualOverrideText&quot;:&quot;&quot;},&quot;citationItems&quot;:[{&quot;id&quot;:&quot;cbc592ab-0656-3cd9-a081-c93982a12eee&quot;,&quot;itemData&quot;:{&quot;type&quot;:&quot;article-journal&quot;,&quot;id&quot;:&quot;cbc592ab-0656-3cd9-a081-c93982a12eee&quot;,&quot;title&quot;:&quot;Genetic association of ACE2 and TMPRSS2 polymorphisms with COVID-19 severity; a single centre study from Egypt&quot;,&quot;author&quot;:[{&quot;family&quot;:&quot;Elnagdy&quot;,&quot;given&quot;:&quot;Marwa H.&quot;,&quot;parse-names&quot;:false,&quot;dropping-particle&quot;:&quot;&quot;,&quot;non-dropping-particle&quot;:&quot;&quot;},{&quot;family&quot;:&quot;Magdy&quot;,&quot;given&quot;:&quot;Alshimaa&quot;,&quot;parse-names&quot;:false,&quot;dropping-particle&quot;:&quot;&quot;,&quot;non-dropping-particle&quot;:&quot;&quot;},{&quot;family&quot;:&quot;Eldars&quot;,&quot;given&quot;:&quot;Waleed&quot;,&quot;parse-names&quot;:false,&quot;dropping-particle&quot;:&quot;&quot;,&quot;non-dropping-particle&quot;:&quot;&quot;},{&quot;family&quot;:&quot;Elgamal&quot;,&quot;given&quot;:&quot;Mohamed&quot;,&quot;parse-names&quot;:false,&quot;dropping-particle&quot;:&quot;&quot;,&quot;non-dropping-particle&quot;:&quot;&quot;},{&quot;family&quot;:&quot;El-Nagdy&quot;,&quot;given&quot;:&quot;Ahmed Hazem&quot;,&quot;parse-names&quot;:false,&quot;dropping-particle&quot;:&quot;&quot;,&quot;non-dropping-particle&quot;:&quot;&quot;},{&quot;family&quot;:&quot;Salem&quot;,&quot;given&quot;:&quot;Omnia&quot;,&quot;parse-names&quot;:false,&quot;dropping-particle&quot;:&quot;&quot;,&quot;non-dropping-particle&quot;:&quot;&quot;},{&quot;family&quot;:&quot;Elmowafy&quot;,&quot;given&quot;:&quot;Mohamed Magdy&quot;,&quot;parse-names&quot;:false,&quot;dropping-particle&quot;:&quot;&quot;,&quot;non-dropping-particle&quot;:&quot;&quot;},{&quot;family&quot;:&quot;Elborsh&quot;,&quot;given&quot;:&quot;Omar Ahmed&quot;,&quot;parse-names&quot;:false,&quot;dropping-particle&quot;:&quot;&quot;,&quot;non-dropping-particle&quot;:&quot;&quot;},{&quot;family&quot;:&quot;Elshafey&quot;,&quot;given&quot;:&quot;Abdelrahman Walid&quot;,&quot;parse-names&quot;:false,&quot;dropping-particle&quot;:&quot;&quot;,&quot;non-dropping-particle&quot;:&quot;&quot;},{&quot;family&quot;:&quot;Kesba&quot;,&quot;given&quot;:&quot;Muhammad Magdy&quot;,&quot;parse-names&quot;:false,&quot;dropping-particle&quot;:&quot;&quot;,&quot;non-dropping-particle&quot;:&quot;&quot;},{&quot;family&quot;:&quot;Abdulgalil&quot;,&quot;given&quot;:&quot;Ahmed Elsaeed&quot;,&quot;parse-names&quot;:false,&quot;dropping-particle&quot;:&quot;&quot;,&quot;non-dropping-particle&quot;:&quot;&quot;},{&quot;family&quot;:&quot;Sobh&quot;,&quot;given&quot;:&quot;Ali&quot;,&quot;parse-names&quot;:false,&quot;dropping-particle&quot;:&quot;&quot;,&quot;non-dropping-particle&quot;:&quot;&quot;}],&quot;container-title&quot;:&quot;Virology journal&quot;,&quot;accessed&quot;:{&quot;date-parts&quot;:[[2024,10,5]]},&quot;DOI&quot;:&quot;10.1186/S12985-024-02298-X&quot;,&quot;ISSN&quot;:&quot;1743-422X&quot;,&quot;PMID&quot;:&quot;38263160&quot;,&quot;URL&quot;:&quot;https://pubmed.ncbi.nlm.nih.gov/38263160/&quot;,&quot;issued&quot;:{&quot;date-parts&quot;:[[2024,12,1]]},&quot;abstract&quot;:&quot;Background: Since the emergence of the COVID-19 infection in China, it has caused considerable morbidity, mortality, and economic burden. It causes the vast majority of clinical manifestations, ranging from mild or even no symptoms to severe respiratory failure. There are many risk factors for severe COVID-19, such as old age, male gender, and associated comorbidities. A major role for genetic factors may exist. The SARS-CoV-2 virus enters the cell primarily through ACE2 receptors. rs2285666 is one of many polymorphisms found in the ACE2 receptor gene. To enable endosome-independent entry into target cells, the transmembrane protease serine-type 2 (TMPRSS2) is necessary to cleave the virus’ spike (S) glycoprotein. TMPRSS2 is characterized by an androgen receptor element. The rs12329760 polymorphism in TMPRSS2 may explain different genetic susceptibilities to COVID-19. Method: This cross-sectional study was held in Mansoura University Hospitals during the period from June 2020 to April 2022 on patients who had mild and severe COVID-19. Demographic, clinical, and laboratory data were collected, and the TaqMan real-time polymerase chain was used for allelic discrimination in the genotyping of rs2285666 and rs12329760. Results: This study included 317 Egyptian patients, aged from 0.2 to 87 years. Males were 146, while females were 171. They were divided into mild and severe groups (91 and 226 patients, respectively) based on their clinical symptoms. There was a significant association between COVID-19 severity and male gender, hypertension, diabetes mellitus, and high CRP. The genotype and allele frequency distributions of the ACE2 rs2285666 polymorphism showed no significant association with the severity of COVID-19 in both. In contrast, in TMPRSS2 rs12329760 minor T allele and CT, TT genotypes were significantly associated with a reduced likelihood of developing severe COVID-19. Conclusion: Our study indicates that the ACE2 rs2285666 polymorphism is not related to the severity of COVID-19, whether genotypes or alleles. In TMPRSS2 rs12329760, the dominant model and T allele showed significantly lower frequencies in severe cases, with a protective effect against severity. The discrepancies with previous results may be due to variations in other ACE2 receptor-related genes, inflammatory mediators, and coagulation indicators. Haplotype blocks and differences in racial makeup must be taken into consideration. Future research should be done to clarify how ethnicity affects these polymorphisms and how other comorbidities combine to have an additive effect.&quot;,&quot;publisher&quot;:&quot;Virol J&quot;,&quot;issue&quot;:&quot;1&quot;,&quot;volume&quot;:&quot;21&quot;,&quot;container-title-short&quot;:&quot;Virol J&quot;},&quot;isTemporary&quot;:false}],&quot;citationTag&quot;:&quot;MENDELEY_CITATION_v3_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&quot;},{&quot;citationID&quot;:&quot;MENDELEY_CITATION_db3bc86d-e708-4781-8917-2016b086292a&quot;,&quot;properties&quot;:{&quot;noteIndex&quot;:0},&quot;isEdited&quot;:false,&quot;manualOverride&quot;:{&quot;isManuallyOverridden&quot;:false,&quot;citeprocText&quot;:&quot;[20]&quot;,&quot;manualOverrideText&quot;:&quot;&quot;},&quot;citationItems&quot;:[{&quot;id&quot;:&quot;6f524456-becf-3294-add0-57b364dca8da&quot;,&quot;itemData&quot;:{&quot;type&quot;:&quot;article-journal&quot;,&quot;id&quot;:&quot;6f524456-becf-3294-add0-57b364dca8da&quot;,&quot;title&quot;:&quot;Cross-Reactive Antibodies to SARS-CoV-2 and MERS-CoV in Pre-COVID-19 Blood Samples from Sierra Leoneans&quot;,&quot;author&quot;:[{&quot;family&quot;:&quot;Borrega&quot;,&quot;given&quot;:&quot;Rodrigo&quot;,&quot;parse-names&quot;:false,&quot;dropping-particle&quot;:&quot;&quot;,&quot;non-dropping-particle&quot;:&quot;&quot;},{&quot;family&quot;:&quot;Nelson&quot;,&quot;given&quot;:&quot;Diana K.S.&quot;,&quot;parse-names&quot;:false,&quot;dropping-particle&quot;:&quot;&quot;,&quot;non-dropping-particle&quot;:&quot;&quot;},{&quot;family&quot;:&quot;Koval&quot;,&quot;given&quot;:&quot;Anatoliy P.&quot;,&quot;parse-names&quot;:false,&quot;dropping-particle&quot;:&quot;&quot;,&quot;non-dropping-particle&quot;:&quot;&quot;},{&quot;family&quot;:&quot;Bond&quot;,&quot;given&quot;:&quot;Nell G.&quot;,&quot;parse-names&quot;:false,&quot;dropping-particle&quot;:&quot;&quot;,&quot;non-dropping-particle&quot;:&quot;&quot;},{&quot;family&quot;:&quot;Heinrich&quot;,&quot;given&quot;:&quot;Megan L.&quot;,&quot;parse-names&quot;:false,&quot;dropping-particle&quot;:&quot;&quot;,&quot;non-dropping-particle&quot;:&quot;&quot;},{&quot;family&quot;:&quot;Rowland&quot;,&quot;given&quot;:&quot;Megan M.&quot;,&quot;parse-names&quot;:false,&quot;dropping-particle&quot;:&quot;&quot;,&quot;non-dropping-particle&quot;:&quot;&quot;},{&quot;family&quot;:&quot;Lathigra&quot;,&quot;given&quot;:&quot;Raju&quot;,&quot;parse-names&quot;:false,&quot;dropping-particle&quot;:&quot;&quot;,&quot;non-dropping-particle&quot;:&quot;&quot;},{&quot;family&quot;:&quot;Bush&quot;,&quot;given&quot;:&quot;Duane J.&quot;,&quot;parse-names&quot;:false,&quot;dropping-particle&quot;:&quot;&quot;,&quot;non-dropping-particle&quot;:&quot;&quot;},{&quot;family&quot;:&quot;Aimukanova&quot;,&quot;given&quot;:&quot;Irina&quot;,&quot;parse-names&quot;:false,&quot;dropping-particle&quot;:&quot;&quot;,&quot;non-dropping-particle&quot;:&quot;&quot;},{&quot;family&quot;:&quot;Phinney&quot;,&quot;given&quot;:&quot;Whitney N.&quot;,&quot;parse-names&quot;:false,&quot;dropping-particle&quot;:&quot;&quot;,&quot;non-dropping-particle&quot;:&quot;&quot;},{&quot;family&quot;:&quot;Koval&quot;,&quot;given&quot;:&quot;Sophia A.&quot;,&quot;parse-names&quot;:false,&quot;dropping-particle&quot;:&quot;&quot;,&quot;non-dropping-particle&quot;:&quot;&quot;},{&quot;family&quot;:&quot;Hoffmann&quot;,&quot;given&quot;:&quot;Andrew R.&quot;,&quot;parse-names&quot;:false,&quot;dropping-particle&quot;:&quot;&quot;,&quot;non-dropping-particle&quot;:&quot;&quot;},{&quot;family&quot;:&quot;Smither&quot;,&quot;given&quot;:&quot;Allison R.&quot;,&quot;parse-names&quot;:false,&quot;dropping-particle&quot;:&quot;&quot;,&quot;non-dropping-particle&quot;:&quot;&quot;},{&quot;family&quot;:&quot;Bell-Kareem&quot;,&quot;given&quot;:&quot;Antoinette R.&quot;,&quot;parse-names&quot;:false,&quot;dropping-particle&quot;:&quot;&quot;,&quot;non-dropping-particle&quot;:&quot;&quot;},{&quot;family&quot;:&quot;Melnik&quot;,&quot;given&quot;:&quot;Lilia I.&quot;,&quot;parse-names&quot;:false,&quot;dropping-particle&quot;:&quot;&quot;,&quot;non-dropping-particle&quot;:&quot;&quot;},{&quot;family&quot;:&quot;Genemaras&quot;,&quot;given&quot;:&quot;Kaylynn J.&quot;,&quot;parse-names&quot;:false,&quot;dropping-particle&quot;:&quot;&quot;,&quot;non-dropping-particle&quot;:&quot;&quot;},{&quot;family&quot;:&quot;Chao&quot;,&quot;given&quot;:&quot;Karissa&quot;,&quot;parse-names&quot;:false,&quot;dropping-particle&quot;:&quot;&quot;,&quot;non-dropping-particle&quot;:&quot;&quot;},{&quot;family&quot;:&quot;Snarski&quot;,&quot;given&quot;:&quot;Patricia&quot;,&quot;parse-names&quot;:false,&quot;dropping-particle&quot;:&quot;&quot;,&quot;non-dropping-particle&quot;:&quot;&quot;},{&quot;family&quot;:&quot;Melton&quot;,&quot;given&quot;:&quot;Alexandra B.&quot;,&quot;parse-names&quot;:false,&quot;dropping-particle&quot;:&quot;&quot;,&quot;non-dropping-particle&quot;:&quot;&quot;},{&quot;family&quot;:&quot;Harrell&quot;,&quot;given&quot;:&quot;Jaikin E.&quot;,&quot;parse-names&quot;:false,&quot;dropping-particle&quot;:&quot;&quot;,&quot;non-dropping-particle&quot;:&quot;&quot;},{&quot;family&quot;:&quot;Smira&quot;,&quot;given&quot;:&quot;Ashley A.&quot;,&quot;parse-names&quot;:false,&quot;dropping-particle&quot;:&quot;&quot;,&quot;non-dropping-particle&quot;:&quot;&quot;},{&quot;family&quot;:&quot;Elliott&quot;,&quot;given&quot;:&quot;Debra H.&quot;,&quot;parse-names&quot;:false,&quot;dropping-particle&quot;:&quot;&quot;,&quot;non-dropping-particle&quot;:&quot;&quot;},{&quot;family&quot;:&quot;Rouelle&quot;,&quot;given&quot;:&quot;Julie A.&quot;,&quot;parse-names&quot;:false,&quot;dropping-particle&quot;:&quot;&quot;,&quot;non-dropping-particle&quot;:&quot;&quot;},{&quot;family&quot;:&quot;Sabino-Santos&quot;,&quot;given&quot;:&quot;Gilberto&quot;,&quot;parse-names&quot;:false,&quot;dropping-particle&quot;:&quot;&quot;,&quot;non-dropping-particle&quot;:&quot;&quot;},{&quot;family&quot;:&quot;Drouin&quot;,&quot;given&quot;:&quot;Arnaud C.&quot;,&quot;parse-names&quot;:false,&quot;dropping-particle&quot;:&quot;&quot;,&quot;non-dropping-particle&quot;:&quot;&quot;},{&quot;family&quot;:&quot;Momoh&quot;,&quot;given&quot;:&quot;Mambu&quot;,&quot;parse-names&quot;:false,&quot;dropping-particle&quot;:&quot;&quot;,&quot;non-dropping-particle&quot;:&quot;&quot;},{&quot;family&quot;:&quot;Sandi&quot;,&quot;given&quot;:&quot;John Demby&quot;,&quot;parse-names&quot;:false,&quot;dropping-particle&quot;:&quot;&quot;,&quot;non-dropping-particle&quot;:&quot;&quot;},{&quot;family&quot;:&quot;Goba&quot;,&quot;given&quot;:&quot;Augustine&quot;,&quot;parse-names&quot;:false,&quot;dropping-particle&quot;:&quot;&quot;,&quot;non-dropping-particle&quot;:&quot;&quot;},{&quot;family&quot;:&quot;Samuels&quot;,&quot;given&quot;:&quot;Robert J.&quot;,&quot;parse-names&quot;:false,&quot;dropping-particle&quot;:&quot;&quot;,&quot;non-dropping-particle&quot;:&quot;&quot;},{&quot;family&quot;:&quot;Kanneh&quot;,&quot;given&quot;:&quot;Lansana&quot;,&quot;parse-names&quot;:false,&quot;dropping-particle&quot;:&quot;&quot;,&quot;non-dropping-particle&quot;:&quot;&quot;},{&quot;family&quot;:&quot;Gbakie&quot;,&quot;given&quot;:&quot;Michael&quot;,&quot;parse-names&quot;:false,&quot;dropping-particle&quot;:&quot;&quot;,&quot;non-dropping-particle&quot;:&quot;&quot;},{&quot;family&quot;:&quot;Branco&quot;,&quot;given&quot;:&quot;Zoe L.&quot;,&quot;parse-names&quot;:false,&quot;dropping-particle&quot;:&quot;&quot;,&quot;non-dropping-particle&quot;:&quot;&quot;},{&quot;family&quot;:&quot;Shaffer&quot;,&quot;given&quot;:&quot;Jeffrey G.&quot;,&quot;parse-names&quot;:false,&quot;dropping-particle&quot;:&quot;&quot;,&quot;non-dropping-particle&quot;:&quot;&quot;},{&quot;family&quot;:&quot;Schieffelin&quot;,&quot;given&quot;:&quot;John S.&quot;,&quot;parse-names&quot;:false,&quot;dropping-particle&quot;:&quot;&quot;,&quot;non-dropping-particle&quot;:&quot;&quot;},{&quot;family&quot;:&quot;Robinson&quot;,&quot;given&quot;:&quot;James E.&quot;,&quot;parse-names&quot;:false,&quot;dropping-particle&quot;:&quot;&quot;,&quot;non-dropping-particle&quot;:&quot;&quot;},{&quot;family&quot;:&quot;Fusco&quot;,&quot;given&quot;:&quot;Dahlene N.&quot;,&quot;parse-names&quot;:false,&quot;dropping-particle&quot;:&quot;&quot;,&quot;non-dropping-particle&quot;:&quot;&quot;},{&quot;family&quot;:&quot;Sabeti&quot;,&quot;given&quot;:&quot;Pardis C.&quot;,&quot;parse-names&quot;:false,&quot;dropping-particle&quot;:&quot;&quot;,&quot;non-dropping-particle&quot;:&quot;&quot;},{&quot;family&quot;:&quot;Andersen&quot;,&quot;given&quot;:&quot;Kristian G.&quot;,&quot;parse-names&quot;:false,&quot;dropping-particle&quot;:&quot;&quot;,&quot;non-dropping-particle&quot;:&quot;&quot;},{&quot;family&quot;:&quot;Grant&quot;,&quot;given&quot;:&quot;Donald S.&quot;,&quot;parse-names&quot;:false,&quot;dropping-particle&quot;:&quot;&quot;,&quot;non-dropping-particle&quot;:&quot;&quot;},{&quot;family&quot;:&quot;Boisen&quot;,&quot;given&quot;:&quot;Matthew L.&quot;,&quot;parse-names&quot;:false,&quot;dropping-particle&quot;:&quot;&quot;,&quot;non-dropping-particle&quot;:&quot;&quot;},{&quot;family&quot;:&quot;Branco&quot;,&quot;given&quot;:&quot;Luis M.&quot;,&quot;parse-names&quot;:false,&quot;dropping-particle&quot;:&quot;&quot;,&quot;non-dropping-particle&quot;:&quot;&quot;},{&quot;family&quot;:&quot;Garry&quot;,&quot;given&quot;:&quot;Robert F.&quot;,&quot;parse-names&quot;:false,&quot;dropping-particle&quot;:&quot;&quot;,&quot;non-dropping-particle&quot;:&quot;&quot;}],&quot;container-title&quot;:&quot;Viruses&quot;,&quot;accessed&quot;:{&quot;date-parts&quot;:[[2024,10,3]]},&quot;DOI&quot;:&quot;10.3390/V13112325&quot;,&quot;ISSN&quot;:&quot;1999-4915&quot;,&quot;PMID&quot;:&quot;34835131&quot;,&quot;URL&quot;:&quot;https://pubmed.ncbi.nlm.nih.gov/34835131/&quot;,&quot;issued&quot;:{&quot;date-parts&quot;:[[2021,11,1]]},&quot;abstract&quot;:&quot;Many countries in sub-Saharan Africa have experienced lower COVID-19 caseloads and fewer deaths than countries in other regions worldwide. Under-reporting of cases and a younger population could partly account for these differences, but pre-existing immunity to coronaviruses is another potential factor. Blood samples from Sierra Leonean Lassa fever and Ebola survivors and their contacts collected before the first reported COVID-19 cases were assessed using enzyme-linked immunosorbent assays for the presence of antibodies binding to proteins of coronaviruses that infect humans. Results were compared to COVID-19 subjects and healthy blood donors from the United States. Prior to the pandemic, Sierra Leoneans had more frequent exposures than Americans to coronaviruses with epitopes that cross-react with severe acute respiratory syndrome coronavirus-2 (SARS-CoV-2), SARS-CoV, and Middle Eastern respiratory syndrome coronavirus (MERS-CoV). The percentage of Sierra Leoneans with antibodies reacting to seasonal coronaviruses was also higher than for American blood donors. Serological responses to coronaviruses by Sierra Leoneans did not differ by age or sex. Approximately a quarter of Sierra Leonian pre-pandemic blood samples had neutralizing antibodies against SARS-CoV-2 pseudovirus, while about a third neutralized MERS-CoV pseudovirus. Prior exposures to coronaviruses that induce cross-protective immunity may contribute to reduced COVID-19 cases and deaths in Sierra Leone.&quot;,&quot;publisher&quot;:&quot;Viruses&quot;,&quot;issue&quot;:&quot;11&quot;,&quot;volume&quot;:&quot;13&quot;,&quot;container-title-short&quot;:&quot;Viruses&quot;},&quot;isTemporary&quot;:false}],&quot;citationTag&quot;:&quot;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&quot;},{&quot;citationID&quot;:&quot;MENDELEY_CITATION_2cbb5416-c125-458c-b5a3-8cec40590f09&quot;,&quot;properties&quot;:{&quot;noteIndex&quot;:0},&quot;isEdited&quot;:false,&quot;manualOverride&quot;:{&quot;isManuallyOverridden&quot;:false,&quot;citeprocText&quot;:&quot;[26]&quot;,&quot;manualOverrideText&quot;:&quot;&quot;},&quot;citationItems&quot;:[{&quot;id&quot;:&quot;4ea75e8e-7986-3393-9110-4ec1ce57eefd&quot;,&quot;itemData&quot;:{&quot;type&quot;:&quot;article-journal&quot;,&quot;id&quot;:&quot;4ea75e8e-7986-3393-9110-4ec1ce57eefd&quot;,&quot;title&quot;:&quot;Rapid, early, and potent Spike-directed IgG, IgM, and IgA distinguish asymptomatic from mildly symptomatic COVID-19 in Uganda, with IgG persisting for 28 months&quot;,&quot;author&quot;:[{&quot;family&quot;:&quot;Serwanga&quot;,&quot;given&quot;:&quot;Jennifer&quot;,&quot;parse-names&quot;:false,&quot;dropping-particle&quot;:&quot;&quot;,&quot;non-dropping-particle&quot;:&quot;&quot;},{&quot;family&quot;:&quot;Ankunda&quot;,&quot;given&quot;:&quot;Violet&quot;,&quot;parse-names&quot;:false,&quot;dropping-particle&quot;:&quot;&quot;,&quot;non-dropping-particle&quot;:&quot;&quot;},{&quot;family&quot;:&quot;Sembera&quot;,&quot;given&quot;:&quot;Jackson&quot;,&quot;parse-names&quot;:false,&quot;dropping-particle&quot;:&quot;&quot;,&quot;non-dropping-particle&quot;:&quot;&quot;},{&quot;family&quot;:&quot;Kato&quot;,&quot;given&quot;:&quot;Laban&quot;,&quot;parse-names&quot;:false,&quot;dropping-particle&quot;:&quot;&quot;,&quot;non-dropping-particle&quot;:&quot;&quot;},{&quot;family&quot;:&quot;Oluka&quot;,&quot;given&quot;:&quot;Gerald Kevi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Kayiwa&quot;,&quot;given&quot;:&quot;John&quot;,&quot;parse-names&quot;:false,&quot;dropping-particle&quot;:&quot;&quot;,&quot;non-dropping-particle&quot;:&quot;&quot;},{&quot;family&quot;:&quot;Auma&quot;,&quot;given&quot;:&quot;Betty Oliver&quot;,&quot;parse-names&quot;:false,&quot;dropping-particle&quot;:&quot;&quot;,&quot;non-dropping-particle&quot;:&quot;&quot;},{&quot;family&quot;:&quot;Jjuuko&quot;,&quot;given&quot;:&quot;Mark&quot;,&quot;parse-names&quot;:false,&quot;dropping-particle&quot;:&quot;&quot;,&quot;non-dropping-particle&quot;:&quot;&quot;},{&quot;family&quot;:&quot;Nsereko&quot;,&quot;given&quot;:&quot;Christopher&quot;,&quot;parse-names&quot;:false,&quot;dropping-particle&quot;:&quot;&quot;,&quot;non-dropping-particle&quot;:&quot;&quot;},{&quot;family&quot;:&quot;Cotten&quot;,&quot;given&quot;:&quot;Matthew&quot;,&quot;parse-names&quot;:false,&quot;dropping-particle&quot;:&quot;&quot;,&quot;non-dropping-particle&quot;:&quot;&quot;},{&quot;family&quot;:&quot;Onyachi&quot;,&quot;given&quot;:&quot;Nathan&quot;,&quot;parse-names&quot;:false,&quot;dropping-particle&quot;:&quot;&quot;,&quot;non-dropping-particle&quot;:&quot;&quot;},{&quot;family&quot;:&quot;Muwanga&quot;,&quot;given&quot;:&quot;Moses&quot;,&quot;parse-names&quot;:false,&quot;dropping-particle&quot;:&quot;&quot;,&quot;non-dropping-particle&quot;:&quot;&quot;},{&quot;family&quot;:&quot;Lutalo&quot;,&quot;given&quot;:&quot;Tom&quot;,&quot;parse-names&quot;:false,&quot;dropping-particle&quot;:&quot;&quot;,&quot;non-dropping-particle&quot;:&quot;&quot;},{&quot;family&quot;:&quot;Fox&quot;,&quot;given&quot;:&quot;Julie&quot;,&quot;parse-names&quot;:false,&quot;dropping-particle&quot;:&quot;&quot;,&quot;non-dropping-particle&quot;:&quot;&quot;},{&quot;family&quot;:&quot;Musenero&quot;,&quot;given&quot;:&quot;Monica&quot;,&quot;parse-names&quot;:false,&quot;dropping-particle&quot;:&quot;&quot;,&quot;non-dropping-particle&quot;:&quot;&quot;},{&quot;family&quot;:&quot;Kaleebu&quot;,&quot;given&quot;:&quot;Pontiano&quot;,&quot;parse-names&quot;:false,&quot;dropping-particle&quot;:&quot;&quot;,&quot;non-dropping-particle&quot;:&quot;&quot;}],&quot;container-title&quot;:&quot;Frontiers in immunology&quot;,&quot;accessed&quot;:{&quot;date-parts&quot;:[[2024,10,5]]},&quot;DOI&quot;:&quot;10.3389/FIMMU.2023.1152522&quot;,&quot;ISSN&quot;:&quot;1664-3224&quot;,&quot;PMID&quot;:&quot;37006272&quot;,&quot;URL&quot;:&quot;https://pubmed.ncbi.nlm.nih.gov/37006272/&quot;,&quot;issued&quot;:{&quot;date-parts&quot;:[[2023]]},&quot;abstract&quot;:&quot;Introduction: Understanding how spike (S)-, nucleoprotein (N)-, and RBD-directed antibody responses evolved in mild and asymptomatic COVID-19 in Africa and their interactions with SARS-CoV-2 might inform development of targeted treatments and vaccines. Methods: Here, we used a validated indirect in-house ELISA to characterise development and persistence of S- and N-directed IgG, IgM, and IgA antibody responses for 2430 SARS-CoV-2 rt-PCR-diagnosed Ugandan specimens from 320 mild and asymptomatic COVID-19 cases, 50 uninfected contacts, and 54 uninfected non-contacts collected weekly for one month, then monthly for 28 months. Results: During acute infection, asymptomatic patients mounted a faster and more robust spike-directed IgG, IgM, and IgA response than those with mild symptoms (Wilcoxon rank test, p-values 0.046, 0.053, and 0.057); this was more pronounced in males than females. Spike IgG antibodies peaked between 25 and 37 days (86.46; IQR 29.47-242.56 BAU/ml), were significantly higher and more durable than N- and RBD IgG antibodies and lasted for 28 months. Anti-spike seroconversion rates consistently exceeded RBD and nucleoprotein rates. Spike- and RBD-directed IgG antibodies were positively correlated until 14 months (Spearman’s rank correlation test, p-values 0.0001 to 0.05), although RBD diminished faster. Significant anti-spike immunity persisted without RBD. 64% and 59% of PCR-negative, non-infected non-contacts and suspects, exhibited baseline SARS-CoV-2 N-IgM serological cross-reactivity, suggesting undetected exposure or abortive infection. N-IgG levels waned after 787 days, while N-IgM levels remained undetectable throughout. Discussion: Lower N-IgG seroconversion rates and the absence of N-IgM indicate that these markers substantially underestimate the prior exposure rates. Our findings provide insights into the development of S-directed antibody responses in mild and asymptomatic infections, with varying degrees of symptoms eliciting distinct immune responses, suggesting distinct pathogenic pathways. These longer-lasting data inform vaccine design, boosting strategies, and surveillance efforts in this and comparable settings.&quot;,&quot;publisher&quot;:&quot;Front Immunol&quot;,&quot;volume&quot;:&quot;14&quot;,&quot;container-title-short&quot;:&quot;Front Immunol&quot;},&quot;isTemporary&quot;:false}],&quot;citationTag&quot;:&quot;MENDELEY_CITATION_v3_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&quot;},{&quot;citationID&quot;:&quot;MENDELEY_CITATION_c4fce3c5-5036-4f66-99d6-b47f9abee5b6&quot;,&quot;properties&quot;:{&quot;noteIndex&quot;:0},&quot;isEdited&quot;:false,&quot;manualOverride&quot;:{&quot;isManuallyOverridden&quot;:false,&quot;citeprocText&quot;:&quot;[13]&quot;,&quot;manualOverrideText&quot;:&quot;&quot;},&quot;citationItems&quot;:[{&quot;id&quot;:&quot;ca196cbe-1536-3837-9c51-371552c772ae&quot;,&quot;itemData&quot;:{&quot;type&quot;:&quot;article-journal&quot;,&quot;id&quot;:&quot;ca196cbe-1536-3837-9c51-371552c772ae&quot;,&quot;title&quot;:&quot;Malaria and other infections induce polyreactive antibodies that impact SARS-CoV-2 seropositivity estimations in endemic settings&quot;,&quot;author&quot;:[{&quot;family&quot;:&quot;Aguilar&quot;,&quot;given&quot;:&quot;Ruth&quot;,&quot;parse-names&quot;:false,&quot;dropping-particle&quot;:&quot;&quot;,&quot;non-dropping-particle&quot;:&quot;&quot;},{&quot;family&quot;:&quot;Jiménez&quot;,&quot;given&quot;:&quot;Alfons&quot;,&quot;parse-names&quot;:false,&quot;dropping-particle&quot;:&quot;&quot;,&quot;non-dropping-particle&quot;:&quot;&quot;},{&quot;family&quot;:&quot;Santano&quot;,&quot;given&quot;:&quot;Rebeca&quot;,&quot;parse-names&quot;:false,&quot;dropping-particle&quot;:&quot;&quot;,&quot;non-dropping-particle&quot;:&quot;&quot;},{&quot;family&quot;:&quot;Vidal&quot;,&quot;given&quot;:&quot;Marta&quot;,&quot;parse-names&quot;:false,&quot;dropping-particle&quot;:&quot;&quot;,&quot;non-dropping-particle&quot;:&quot;&quot;},{&quot;family&quot;:&quot;Maiga-Ascofare&quot;,&quot;given&quot;:&quot;Oumou&quot;,&quot;parse-names&quot;:false,&quot;dropping-particle&quot;:&quot;&quot;,&quot;non-dropping-particle&quot;:&quot;&quot;},{&quot;family&quot;:&quot;Strauss&quot;,&quot;given&quot;:&quot;Ricardo&quot;,&quot;parse-names&quot;:false,&quot;dropping-particle&quot;:&quot;&quot;,&quot;non-dropping-particle&quot;:&quot;&quot;},{&quot;family&quot;:&quot;Bonney&quot;,&quot;given&quot;:&quot;Joseph&quot;,&quot;parse-names&quot;:false,&quot;dropping-particle&quot;:&quot;&quot;,&quot;non-dropping-particle&quot;:&quot;&quot;},{&quot;family&quot;:&quot;Agbogbatey&quot;,&quot;given&quot;:&quot;Melvin&quot;,&quot;parse-names&quot;:false,&quot;dropping-particle&quot;:&quot;&quot;,&quot;non-dropping-particle&quot;:&quot;&quot;},{&quot;family&quot;:&quot;Goovaerts&quot;,&quot;given&quot;:&quot;Odin&quot;,&quot;parse-names&quot;:false,&quot;dropping-particle&quot;:&quot;&quot;,&quot;non-dropping-particle&quot;:&quot;&quot;},{&quot;family&quot;:&quot;Boham&quot;,&quot;given&quot;:&quot;Eric E.A.&quot;,&quot;parse-names&quot;:false,&quot;dropping-particle&quot;:&quot;&quot;,&quot;non-dropping-particle&quot;:&quot;&quot;},{&quot;family&quot;:&quot;Adu&quot;,&quot;given&quot;:&quot;Evan A.&quot;,&quot;parse-names&quot;:false,&quot;dropping-particle&quot;:&quot;&quot;,&quot;non-dropping-particle&quot;:&quot;&quot;},{&quot;family&quot;:&quot;Cuamba&quot;,&quot;given&quot;:&quot;Inocencia&quot;,&quot;parse-names&quot;:false,&quot;dropping-particle&quot;:&quot;&quot;,&quot;non-dropping-particle&quot;:&quot;&quot;},{&quot;family&quot;:&quot;Ramírez-Morros&quot;,&quot;given&quot;:&quot;Anna&quot;,&quot;parse-names&quot;:false,&quot;dropping-particle&quot;:&quot;&quot;,&quot;non-dropping-particle&quot;:&quot;&quot;},{&quot;family&quot;:&quot;Dutta&quot;,&quot;given&quot;:&quot;Sheetij&quot;,&quot;parse-names&quot;:false,&quot;dropping-particle&quot;:&quot;&quot;,&quot;non-dropping-particle&quot;:&quot;&quot;},{&quot;family&quot;:&quot;Angov&quot;,&quot;given&quot;:&quot;Evelina&quot;,&quot;parse-names&quot;:false,&quot;dropping-particle&quot;:&quot;&quot;,&quot;non-dropping-particle&quot;:&quot;&quot;},{&quot;family&quot;:&quot;Zhan&quot;,&quot;given&quot;:&quot;Bin&quot;,&quot;parse-names&quot;:false,&quot;dropping-particle&quot;:&quot;&quot;,&quot;non-dropping-particle&quot;:&quot;&quot;},{&quot;family&quot;:&quot;Izquierdo&quot;,&quot;given&quot;:&quot;Luis&quot;,&quot;parse-names&quot;:false,&quot;dropping-particle&quot;:&quot;&quot;,&quot;non-dropping-particle&quot;:&quot;&quot;},{&quot;family&quot;:&quot;Santamaria&quot;,&quot;given&quot;:&quot;Pere&quot;,&quot;parse-names&quot;:false,&quot;dropping-particle&quot;:&quot;&quot;,&quot;non-dropping-particle&quot;:&quot;&quot;},{&quot;family&quot;:&quot;Mayor&quot;,&quot;given&quot;:&quot;Alfredo&quot;,&quot;parse-names&quot;:false,&quot;dropping-particle&quot;:&quot;&quot;,&quot;non-dropping-particle&quot;:&quot;&quot;},{&quot;family&quot;:&quot;Gascón&quot;,&quot;given&quot;:&quot;Joaquim&quot;,&quot;parse-names&quot;:false,&quot;dropping-particle&quot;:&quot;&quot;,&quot;non-dropping-particle&quot;:&quot;&quot;},{&quot;family&quot;:&quot;Ruiz-Comellas&quot;,&quot;given&quot;:&quot;Anna&quot;,&quot;parse-names&quot;:false,&quot;dropping-particle&quot;:&quot;&quot;,&quot;non-dropping-particle&quot;:&quot;&quot;},{&quot;family&quot;:&quot;Molinos-Albert&quot;,&quot;given&quot;:&quot;Luis M.&quot;,&quot;parse-names&quot;:false,&quot;dropping-particle&quot;:&quot;&quot;,&quot;non-dropping-particle&quot;:&quot;&quot;},{&quot;family&quot;:&quot;Amuasi&quot;,&quot;given&quot;:&quot;John H.&quot;,&quot;parse-names&quot;:false,&quot;dropping-particle&quot;:&quot;&quot;,&quot;non-dropping-particle&quot;:&quot;&quot;},{&quot;family&quot;:&quot;Awuah&quot;,&quot;given&quot;:&quot;Anthony A.A.&quot;,&quot;parse-names&quot;:false,&quot;dropping-particle&quot;:&quot;&quot;,&quot;non-dropping-particle&quot;:&quot;&quot;},{&quot;family&quot;:&quot;Adriaensen&quot;,&quot;given&quot;:&quot;Wim&quot;,&quot;parse-names&quot;:false,&quot;dropping-particle&quot;:&quot;&quot;,&quot;non-dropping-particle&quot;:&quot;&quot;},{&quot;family&quot;:&quot;Dobaño&quot;,&quot;given&quot;:&quot;Carlota&quot;,&quot;parse-names&quot;:false,&quot;dropping-particle&quot;:&quot;&quot;,&quot;non-dropping-particle&quot;:&quot;&quot;},{&quot;family&quot;:&quot;Moncunill&quot;,&quot;given&quot;:&quot;Gemma&quot;,&quot;parse-names&quot;:false,&quot;dropping-particle&quot;:&quot;&quot;,&quot;non-dropping-particle&quot;:&quot;&quot;}],&quot;container-title&quot;:&quot;Journal of medical virology&quot;,&quot;accessed&quot;:{&quot;date-parts&quot;:[[2024,10,3]]},&quot;DOI&quot;:&quot;10.1002/JMV.29713&quot;,&quot;ISSN&quot;:&quot;1096-9071&quot;,&quot;PMID&quot;:&quot;38874194&quot;,&quot;URL&quot;:&quot;https://pubmed.ncbi.nlm.nih.gov/38874194/&quot;,&quot;issued&quot;:{&quot;date-parts&quot;:[[2024,6,1]]},&quot;abstract&quot;:&quot;Anti-severe acute respiratory syndrome coronavirus 2 (SARS-CoV-2) seroprevalence is used to estimate the proportion of individuals within a population previously infected, to track viral transmission, and to monitor naturally and vaccine-induced immune protection. However, in sub-Saharan African settings, antibodies induced by higher exposure to pathogens may increase unspecific seroreactivity to SARS-CoV-2 antigens, resulting in false positive responses. To investigate the level and type of unspecific seroreactivitiy to SARS-CoV-2 in Africa, we measured immunoglobulin G (IgG), IgA, and IgM to a broad panel of antigens from different pathogens by Luminex in 602 plasma samples from African and European subjects differing in coronavirus disease 2019, malaria, and other exposures. Seroreactivity to SARS-CoV-2 antigens was higher in prepandemic African than in European samples and positively correlated with antibodies against human coronaviruses, helminths, protozoa, and especially Plasmodium falciparum. African subjects presented higher levels of autoantibodies, a surrogate of polyreactivity, which correlated with P. falciparum and SARS-CoV-2 antibodies. Finally, we found an improved sensitivity in the IgG assay in African samples when using urea as a chaotropic agent. In conclusion, our data suggest that polyreactive antibodies induced mostly by malaria are important mediators of the unspecific anti-SARS-CoV-2 responses, and that the use of dissociating agents in immunoassays could be useful for more accurate estimates of SARS-CoV-2 seroprevalence in African settings.&quot;,&quot;publisher&quot;:&quot;J Med Virol&quot;,&quot;issue&quot;:&quot;6&quot;,&quot;volume&quot;:&quot;96&quot;,&quot;container-title-short&quot;:&quot;J Med Virol&quot;},&quot;isTemporary&quot;:false}],&quot;citationTag&quot;:&quot;MENDELEY_CITATION_v3_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&quot;},{&quot;citationID&quot;:&quot;MENDELEY_CITATION_eced9aa2-90e9-4c33-9c46-e724856c1849&quot;,&quot;properties&quot;:{&quot;noteIndex&quot;:0},&quot;isEdited&quot;:false,&quot;manualOverride&quot;:{&quot;isManuallyOverridden&quot;:false,&quot;citeprocText&quot;:&quot;[43]&quot;,&quot;manualOverrideText&quot;:&quot;&quot;},&quot;citationItems&quot;:[{&quot;id&quot;:&quot;6a3883a2-f0cb-3a2c-8fe8-81dcfadb2117&quot;,&quot;itemData&quot;:{&quot;type&quot;:&quot;article-journal&quot;,&quot;id&quot;:&quot;6a3883a2-f0cb-3a2c-8fe8-81dcfadb2117&quot;,&quot;title&quot;:&quot;Serum ACE2 and S19P gene polymorphism in Egyptian patients with COVID-19 infection: correlation with disease severity&quot;,&quot;author&quot;:[{&quot;family&quot;:&quot;Gaber&quot;,&quot;given&quot;:&quot;Dalia A.&quot;,&quot;parse-names&quot;:false,&quot;dropping-particle&quot;:&quot;&quot;,&quot;non-dropping-particle&quot;:&quot;&quot;},{&quot;family&quot;:&quot;Shokr&quot;,&quot;given&quot;:&quot;Mohamed&quot;,&quot;parse-names&quot;:false,&quot;dropping-particle&quot;:&quot;&quot;,&quot;non-dropping-particle&quot;:&quot;&quot;},{&quot;family&quot;:&quot;Shaker&quot;,&quot;given&quot;:&quot;Olfat&quot;,&quot;parse-names&quot;:false,&quot;dropping-particle&quot;:&quot;&quot;,&quot;non-dropping-particle&quot;:&quot;&quot;},{&quot;family&quot;:&quot;Zaki&quot;,&quot;given&quot;:&quot;Kamelia Ahmed&quot;,&quot;parse-names&quot;:false,&quot;dropping-particle&quot;:&quot;&quot;,&quot;non-dropping-particle&quot;:&quot;&quot;},{&quot;family&quot;:&quot;Khalil&quot;,&quot;given&quot;:&quot;Haidy Samir&quot;,&quot;parse-names&quot;:false,&quot;dropping-particle&quot;:&quot;&quot;,&quot;non-dropping-particle&quot;:&quot;&quot;},{&quot;family&quot;:&quot;Wahb&quot;,&quot;given&quot;:&quot;Amany M.&quot;,&quot;parse-names&quot;:false,&quot;dropping-particle&quot;:&quot;&quot;,&quot;non-dropping-particle&quot;:&quot;&quot;}],&quot;container-title&quot;:&quot;Scientific Reports 2024 14:1&quot;,&quot;accessed&quot;:{&quot;date-parts&quot;:[[2024,10,5]]},&quot;DOI&quot;:&quot;10.1038/s41598-024-56260-6&quot;,&quot;ISBN&quot;:&quot;0123456789&quot;,&quot;ISSN&quot;:&quot;2045-2322&quot;,&quot;PMID&quot;:&quot;38462662&quot;,&quot;URL&quot;:&quot;https://www.nature.com/articles/s41598-024-56260-6&quot;,&quot;issued&quot;:{&quot;date-parts&quot;:[[2024,3,10]]},&quot;page&quot;:&quot;1-13&quot;,&quot;abstract&quot;:&quot;The expression of ACE2 is linked to disease severity in COVID-19 patients. The ACE2 receptor gene polymorphisms are considered determinants for SARS-CoV-2 infection and its outcome. In our study, serum ACE2 and its genetic variant S19P rs73635825 polymorphism were investigated in 114 SARS-CoV-2 patients. The results were compared with 120 control subjects. ELISA technique and allele discrimination assay were used for measuring serum ACE2 and genotype analysis of ACE2 rs73635825. Our results revealed that serum ACE2 was significantly lower in SARS-CoV-2 patients (p = 0.0001), particularly in cases with hypertension or diabetes mellitus. There was a significant difference in the genotype distributions of ACE2 rs73635825 A &amp;gt; G between COVID-19 patients and controls (p-value = 0.001). A higher frequency of the heterozygous AG genotype (65.8%) was reported in COVID-19 patients. The G allele was significantly more common in COVID-19 patients (p &amp;lt; 0.0001). The AG and GG genotypes were associated with COVID-19 severity as they were correlated with abnormal laboratory findings, GGO, CXR, and total severity scores with p &amp;lt; 0.05. Our results revealed that the ACE2 S19P gene variant is correlated with the incidence of infection and its severity, suggesting the usefulness of this work in identifying the susceptible population groups for better disease control.&quot;,&quot;publisher&quot;:&quot;Nature Publishing Group&quot;,&quot;issue&quot;:&quot;1&quot;,&quot;volume&quot;:&quot;14&quot;,&quot;container-title-short&quot;:&quot;&quot;},&quot;isTemporary&quot;:false}],&quot;citationTag&quot;:&quot;MENDELEY_CITATION_v3_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&quot;},{&quot;citationID&quot;:&quot;MENDELEY_CITATION_2efdd89b-2263-4616-b906-f15fcaef3d74&quot;,&quot;properties&quot;:{&quot;noteIndex&quot;:0},&quot;isEdited&quot;:false,&quot;manualOverride&quot;:{&quot;isManuallyOverridden&quot;:false,&quot;citeprocText&quot;:&quot;[19]&quot;,&quot;manualOverrideText&quot;:&quot;&quot;},&quot;citationItems&quot;:[{&quot;id&quot;:&quot;40310cef-3829-37b5-9a39-f36e0a11787e&quot;,&quot;itemData&quot;:{&quot;type&quot;:&quot;article-journal&quot;,&quot;id&quot;:&quot;40310cef-3829-37b5-9a39-f36e0a11787e&quot;,&quot;title&quot;:&quot;Pre-pandemic SARS-CoV-2-specific IFN-γ and antibody responses were low in Ugandan samples and significantly reduced in HIV-positive specimens&quot;,&quot;author&quot;:[{&quot;family&quot;:&quot;Nantambi&quot;,&quot;given&quot;:&quot;Hellen&quot;,&quot;parse-names&quot;:false,&quot;dropping-particle&quot;:&quot;&quot;,&quot;non-dropping-particle&quot;:&quot;&quot;},{&quot;family&quot;:&quot;Sembera&quot;,&quot;given&quot;:&quot;Jackson&quot;,&quot;parse-names&quot;:false,&quot;dropping-particle&quot;:&quot;&quot;,&quot;non-dropping-particle&quot;:&quot;&quot;},{&quot;family&quot;:&quot;Ankunda&quot;,&quot;given&quot;:&quot;Violet&quot;,&quot;parse-names&quot;:false,&quot;dropping-particle&quot;:&quot;&quot;,&quot;non-dropping-particle&quot;:&quot;&quot;},{&quot;family&quot;:&quot;Ssali&quot;,&quot;given&quot;:&quot;Ivan&quot;,&quot;parse-names&quot;:false,&quot;dropping-particle&quot;:&quot;&quot;,&quot;non-dropping-particle&quot;:&quot;&quot;},{&quot;family&quot;:&quot;Kalyebi&quot;,&quot;given&quot;:&quot;Arthur Watelo&quot;,&quot;parse-names&quot;:false,&quot;dropping-particle&quot;:&quot;&quot;,&quot;non-dropping-particle&quot;:&quot;&quot;},{&quot;family&quot;:&quot;Oluka&quot;,&quot;given&quot;:&quot;Gerald Kevin&quot;,&quot;parse-names&quot;:false,&quot;dropping-particle&quot;:&quot;&quot;,&quot;non-dropping-particle&quot;:&quot;&quot;},{&quot;family&quot;:&quot;Kato&quot;,&quot;given&quot;:&quot;Laban&quot;,&quot;parse-names&quot;:false,&quot;dropping-particle&quot;:&quot;&quot;,&quot;non-dropping-particle&quot;:&quot;&quot;},{&quot;family&quot;:&quot;Ubaldo&quot;,&quot;given&quot;:&quot;Bahemuka&quot;,&quot;parse-names&quot;:false,&quot;dropping-particle&quot;:&quot;&quot;,&quot;non-dropping-particle&quot;:&quot;&quot;},{&quot;family&quot;:&quot;Kibengo&quot;,&quot;given&quot;:&quot;Freddie&quot;,&quot;parse-names&quot;:false,&quot;dropping-particle&quot;:&quot;&quot;,&quot;non-dropping-particle&quot;:&quot;&quot;},{&quot;family&quot;:&quot;Katende&quot;,&quot;given&quot;:&quot;Joseph Ssebwana&quot;,&quot;parse-names&quot;:false,&quot;dropping-particle&quot;:&quot;&quot;,&quot;non-dropping-particle&quot;:&quot;&quot;},{&quot;family&quot;:&quot;Gombe&quot;,&quot;given&quot;:&quot;Ben&quot;,&quot;parse-names&quot;:false,&quot;dropping-particle&quot;:&quot;&quot;,&quot;non-dropping-particle&quot;:&quot;&quot;},{&quot;family&quot;:&quot;Baine&quot;,&quot;given&quot;:&quot;Claire&quot;,&quot;parse-names&quot;:false,&quot;dropping-particle&quot;:&quot;&quot;,&quot;non-dropping-particle&quot;:&quot;&quot;},{&quot;family&quot;:&quot;Odoch&quot;,&quot;given&quot;:&quot;Geoffrey&quot;,&quot;parse-names&quot;:false,&quot;dropping-particle&quot;:&quot;&quot;,&quot;non-dropping-particle&quot;:&quot;&quot;},{&quot;family&quot;:&quot;Mugaba&quot;,&quot;given&quot;:&quot;Susan&quot;,&quot;parse-names&quot;:false,&quot;dropping-particle&quot;:&quot;&quot;,&quot;non-dropping-particle&quot;:&quot;&quot;},{&quot;family&quot;:&quot;Sande&quot;,&quot;given&quot;:&quot;Obondo James&quot;,&quot;parse-names&quot;:false,&quot;dropping-particle&quot;:&quot;&quot;,&quot;non-dropping-particle&quot;:&quot;&quot;},{&quot;family&quot;:&quot;Kaleebu&quot;,&quot;given&quot;:&quot;Pontiano&quot;,&quot;parse-names&quot;:false,&quot;dropping-particle&quot;:&quot;&quot;,&quot;non-dropping-particle&quot;:&quot;&quot;},{&quot;family&quot;:&quot;Serwanga&quot;,&quot;given&quot;:&quot;Jennifer&quot;,&quot;parse-names&quot;:false,&quot;dropping-particle&quot;:&quot;&quot;,&quot;non-dropping-particle&quot;:&quot;&quot;}],&quot;container-title&quot;:&quot;Frontiers in immunology&quot;,&quot;accessed&quot;:{&quot;date-parts&quot;:[[2024,10,3]]},&quot;DOI&quot;:&quot;10.3389/FIMMU.2023.1148877&quot;,&quot;ISSN&quot;:&quot;1664-3224&quot;,&quot;PMID&quot;:&quot;37153598&quot;,&quot;URL&quot;:&quot;https://pubmed.ncbi.nlm.nih.gov/37153598/&quot;,&quot;issued&quot;:{&quot;date-parts&quot;:[[2023]]},&quot;abstract&quot;:&quot;Introduction: We investigated whether prior SARS-CoV-2-specific IFN-γ and antibody responses in Ugandan COVID-19 pre-pandemic specimens aligned to this population's low disease severity. Methods: We used nucleoprotein (N), spike (S), NTD, RBD, envelope, membrane, SD1/2-directed IFN-γ ELISpots, and an S- and N-IgG antibody ELISA to screen for SARS-CoV-2-specific cross-reactivity. Results: HCoV-OC43-, HCoV-229E-, and SARS-CoV-2-specific IFN-γ occurred in 23, 15, and 17 of 104 specimens, respectively. Cross-reactive IgG was more common against the nucleoprotein (7/110, 15.5%; p = 0.0016, Fishers' Exact) than the spike (3/110, 2.72%). Specimens lacking anti-HuCoV antibodies had higher rates of pre-epidemic SARS-CoV-2-specific IFN-γ cross-reactivity (p-value = 0.00001, Fishers’ exact test), suggesting that exposure to additional factors not examined here might play a role. SARS-CoV-2-specific cross-reactive antibodies were significantly less common in HIV-positive specimens (p=0.017; Fishers' Exact test). Correlations between SARS-CoV-2- and HuCoV-specific IFN-γ responses were consistently weak in both HIV negative and positive specimens. Discussion: These findings support the existence of pre-epidemic SARS-CoV-2-specific cellular and humoral cross-reactivity in this population. The data do not establish that these virus-specific IFN-γ and antibody responses are entirely specific to SARS-CoV-2. Inability of the antibodies to neutralise SARS-CoV-2 implies that prior exposure did not result in immunity. Correlations between SARS-CoV-2 and HuCoV-specific responses were consistently weak, suggesting that additional variables likely contributed to the pre-epidemic cross-reactivity patterns. The data suggests that surveillance efforts based on the nucleoprotein might overestimate the exposure to SARS-CoV-2 compared to inclusion of additional targets, like the spike protein. This study, while limited in scope, suggests that HIV-positive people are less likely than HIV-negative people to produce protective antibodies against SARS-CoV-2.&quot;,&quot;publisher&quot;:&quot;Front Immunol&quot;,&quot;volume&quot;:&quot;14&quot;,&quot;container-title-short&quot;:&quot;Front Immunol&quot;},&quot;isTemporary&quot;:false}],&quot;citationTag&quot;:&quot;MENDELEY_CITATION_v3_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&quot;},{&quot;citationID&quot;:&quot;MENDELEY_CITATION_9ffbdaee-b29b-407f-81c3-cd56faae36ad&quot;,&quot;properties&quot;:{&quot;noteIndex&quot;:0},&quot;isEdited&quot;:false,&quot;manualOverride&quot;:{&quot;isManuallyOverridden&quot;:false,&quot;citeprocText&quot;:&quot;[36]&quot;,&quot;manualOverrideText&quot;:&quot;&quot;},&quot;citationItems&quot;:[{&quot;id&quot;:&quot;362bad06-0165-3afe-a40d-2ee58229393f&quot;,&quot;itemData&quot;:{&quot;type&quot;:&quot;article-journal&quot;,&quot;id&quot;:&quot;362bad06-0165-3afe-a40d-2ee58229393f&quot;,&quot;title&quot;:&quot;Inflammatory mediators profile in patients hospitalized with COVID-19: A comparative study&quot;,&quot;author&quot;:[{&quot;family&quot;:&quot;Tufa&quot;,&quot;given&quot;:&quot;Abdisa&quot;,&quot;parse-names&quot;:false,&quot;dropping-particle&quot;:&quot;&quot;,&quot;non-dropping-particle&quot;:&quot;&quot;},{&quot;family&quot;:&quot;Gebremariam&quot;,&quot;given&quot;:&quot;Tewodros Haile&quot;,&quot;parse-names&quot;:false,&quot;dropping-particle&quot;:&quot;&quot;,&quot;non-dropping-particle&quot;:&quot;&quot;},{&quot;family&quot;:&quot;Manyazewal&quot;,&quot;given&quot;:&quot;Tsegahun&quot;,&quot;parse-names&quot;:false,&quot;dropping-particle&quot;:&quot;&quot;,&quot;non-dropping-particle&quot;:&quot;&quot;},{&quot;family&quot;:&quot;Getinet&quot;,&quot;given&quot;:&quot;Tewodros&quot;,&quot;parse-names&quot;:false,&quot;dropping-particle&quot;:&quot;&quot;,&quot;non-dropping-particle&quot;:&quot;&quot;},{&quot;family&quot;:&quot;Webb&quot;,&quot;given&quot;:&quot;Dominic Luc&quot;,&quot;parse-names&quot;:false,&quot;dropping-particle&quot;:&quot;&quot;,&quot;non-dropping-particle&quot;:&quot;&quot;},{&quot;family&quot;:&quot;Hellström&quot;,&quot;given&quot;:&quot;Per M.&quot;,&quot;parse-names&quot;:false,&quot;dropping-particle&quot;:&quot;&quot;,&quot;non-dropping-particle&quot;:&quot;&quot;},{&quot;family&quot;:&quot;Genet&quot;,&quot;given&quot;:&quot;Solomon&quot;,&quot;parse-names&quot;:false,&quot;dropping-particle&quot;:&quot;&quot;,&quot;non-dropping-particle&quot;:&quot;&quot;}],&quot;container-title&quot;:&quot;Frontiers in immunology&quot;,&quot;accessed&quot;:{&quot;date-parts&quot;:[[2024,10,5]]},&quot;DOI&quot;:&quot;10.3389/FIMMU.2022.964179&quot;,&quot;ISSN&quot;:&quot;1664-3224&quot;,&quot;PMID&quot;:&quot;35958594&quot;,&quot;URL&quot;:&quot;https://pubmed.ncbi.nlm.nih.gov/35958594/&quot;,&quot;issued&quot;:{&quot;date-parts&quot;:[[2022,7,25]]},&quot;abstract&quot;:&quot;Abnormal inflammatory mediator concentrations during SARS-CoV-2 infection may represent disease severity. We aimed to assess plasma inflammatory mediator concentrations in patients with SARS-CoV-2 in Addis Ababa, Ethiopia. In this study, 260 adults: 126 hospitalized patients with confirmed COVID-19 sorted into severity groups: severe (n=68) and mild or moderate (n=58), and 134 healthy controls were enrolled. We quantified 39 plasma inflammatory mediators using multiplex ELISA. Spearman rank correlation and Mann-Whitney U test were used to identify mechanistically coupled inflammatory mediators and compare disease severity. Compared to healthy controls, patients with COVID-19 had significantly higher levels of interleukins 1α, 2, 6, 7, 8, 10 and 15, C-reactive protein (CRP), serum amyloid A (SAA), intercellular adhesion molecule 1 (ICAM-1), vascular cell adhesion protein 1 (VCAM-1), IFN-γ-inducible protein-10 (IP-10, CXCL10), macrophage inflammatory protein-1 alpha (MIP-1α, CCL3), eotaxin-3 (CCL26), interferon-gamma (IFN-γ), tumor necrosis factor-α (TNF-α), basic fibroblast growth factor (bFGF), placental growth factor (PlGF), and fms-like tyrosine kinase 1 (Flt-1). Patients with severe COVID-19 had higher IL-10 and lower macrophage-derived chemokine (MDC, CCL22) compared to the mild or moderate group (P&lt;0.05). In the receiver operating characteristic curve, SAA, IL-6 and CRP showed strong sensitivity and specificity in predicting the severity and prognosis of COVID-19. Greater age and higher CRP had a significant association with disease severity (P&lt;0.05). Our findings reveal that CRP, SAA, VCAM-1, CXCL10, CCL22 and IL-10 levels are promising biomarkers for COVID-19 disease severity, suggesting that plasma inflammatory mediators could be used as warning indicators of COVID-19 severity, aid in COVID-19 prognosis and treatment.&quot;,&quot;publisher&quot;:&quot;Front Immunol&quot;,&quot;volume&quot;:&quot;13&quot;,&quot;container-title-short&quot;:&quot;Front Immunol&quot;},&quot;isTemporary&quot;:false}],&quot;citationTag&quot;:&quot;MENDELEY_CITATION_v3_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&quot;},{&quot;citationID&quot;:&quot;MENDELEY_CITATION_dc6935ba-da54-41e6-b876-4d2f81363678&quot;,&quot;properties&quot;:{&quot;noteIndex&quot;:0},&quot;isEdited&quot;:false,&quot;manualOverride&quot;:{&quot;isManuallyOverridden&quot;:false,&quot;citeprocText&quot;:&quot;[27]&quot;,&quot;manualOverrideText&quot;:&quot;&quot;},&quot;citationItems&quot;:[{&quot;id&quot;:&quot;7a91991e-e084-3595-a22f-b55a6dbef36f&quot;,&quot;itemData&quot;:{&quot;type&quot;:&quot;article-journal&quot;,&quot;id&quot;:&quot;7a91991e-e084-3595-a22f-b55a6dbef36f&quot;,&quot;title&quot;:&quot;Immunoglobulin G antibody immune response profile following infection with SARS-CoV-2 in COVID-19 Egyptian patients&quot;,&quot;author&quot;:[{&quot;family&quot;:&quot;Goda&quot;,&quot;given&quot;:&quot;Asmaa A.&quot;,&quot;parse-names&quot;:false,&quot;dropping-particle&quot;:&quot;&quot;,&quot;non-dropping-particle&quot;:&quot;&quot;},{&quot;family&quot;:&quot;Hefny&quot;,&quot;given&quot;:&quot;Hesham M.&quot;,&quot;parse-names&quot;:false,&quot;dropping-particle&quot;:&quot;&quot;,&quot;non-dropping-particle&quot;:&quot;&quot;},{&quot;family&quot;:&quot;Esmaeel&quot;,&quot;given&quot;:&quot;Hend M.&quot;,&quot;parse-names&quot;:false,&quot;dropping-particle&quot;:&quot;&quot;,&quot;non-dropping-particle&quot;:&quot;&quot;},{&quot;family&quot;:&quot;Fattouh&quot;,&quot;given&quot;:&quot;Mona&quot;,&quot;parse-names&quot;:false,&quot;dropping-particle&quot;:&quot;&quot;,&quot;non-dropping-particle&quot;:&quot;&quot;},{&quot;family&quot;:&quot;Abu Al Fadl&quot;,&quot;given&quot;:&quot;Esam M.&quot;,&quot;parse-names&quot;:false,&quot;dropping-particle&quot;:&quot;&quot;,&quot;non-dropping-particle&quot;:&quot;&quot;},{&quot;family&quot;:&quot;Khalifa&quot;,&quot;given&quot;:&quot;Amal&quot;,&quot;parse-names&quot;:false,&quot;dropping-particle&quot;:&quot;&quot;,&quot;non-dropping-particle&quot;:&quot;&quot;},{&quot;family&quot;:&quot;Meghezel&quot;,&quot;given&quot;:&quot;El Zahraa M.&quot;,&quot;parse-names&quot;:false,&quot;dropping-particle&quot;:&quot;&quot;,&quot;non-dropping-particle&quot;:&quot;&quot;},{&quot;family&quot;:&quot;Mohammed&quot;,&quot;given&quot;:&quot;Nesreen A.&quot;,&quot;parse-names&quot;:false,&quot;dropping-particle&quot;:&quot;&quot;,&quot;non-dropping-particle&quot;:&quot;&quot;},{&quot;family&quot;:&quot;Ali&quot;,&quot;given&quot;:&quot;Amal H.&quot;,&quot;parse-names&quot;:false,&quot;dropping-particle&quot;:&quot;&quot;,&quot;non-dropping-particle&quot;:&quot;&quot;}],&quot;container-title&quot;:&quot;The Egyptian journal of immunology&quot;,&quot;accessed&quot;:{&quot;date-parts&quot;:[[2024,10,5]]},&quot;DOI&quot;:&quot;10.55133/eji.300106&quot;,&quot;ISSN&quot;:&quot;1110-4902&quot;,&quot;PMID&quot;:&quot;36591958&quot;,&quot;URL&quot;:&quot;https://pubmed.ncbi.nlm.nih.gov/36591958/&quot;,&quot;issued&quot;:{&quot;date-parts&quot;:[[2023,1,1]]},&quot;page&quot;:&quot;49-56&quot;,&quot;abstract&quot;:&quot;This study aimed to report the dynamic profile of IgG-specific antibodies to SARS-CoV-2 infection for 6 months after infection. We conducted a prospective study, recruited 33 recently confirmed covid -19 patients and collected 6 samples from each patient. The first samples were collected one month from the start of symptoms and subsequent samples collected at 30 days interval. We measured the IgG by chemiluminescent immunoassay (CLIA). According to the disease severity, patients were categorized as asymptomatic 4 (12.1%), mild 14 (42,4%), moderate 9 (27.3%), and severe 6 (18.2%). Patients were 12 (35.3%) females and 21 (64.7%) males. The mean IgG levels maintained a high level till the second month (92.81 ± 110.15 AU/ml) from the onset of symptoms followed by a gradual decrease till the sixth month after infection (17.42 ± 22.61 AU/ml). The patients with severe symptoms significantly exhibited the highest IgG levels, reached the highest level (mean=237.44 ± 164.13 AU/ml) at the second month. While the lowest levels were detected among the asymptomatic patients (mean= 3.04 ± 2.94 AU/ml) at the second month. Older age correlated with higher IgG antibody level (r= 0.350 p=0.046); however, sex was not related to IgG level. In conclusion, Symptomatic COVID-19 disease is followed by protective immunity for more than 6 months. Immunity in asymptomatic patients is low and fades rapidly than symptomatic cases. Patients with severe disease had significantly higher IgG levels compared to mild, moderate, or asymptomatic patients.&quot;,&quot;publisher&quot;:&quot;Egypt J Immunol&quot;,&quot;issue&quot;:&quot;1&quot;,&quot;volume&quot;:&quot;30&quot;,&quot;container-title-short&quot;:&quot;Egypt J Immunol&quot;},&quot;isTemporary&quot;:false}],&quot;citationTag&quot;:&quot;MENDELEY_CITATION_v3_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&quot;},{&quot;citationID&quot;:&quot;MENDELEY_CITATION_b6a9bf2d-8cec-4f4d-ac79-4528919f6c52&quot;,&quot;properties&quot;:{&quot;noteIndex&quot;:0},&quot;isEdited&quot;:false,&quot;manualOverride&quot;:{&quot;isManuallyOverridden&quot;:false,&quot;citeprocText&quot;:&quot;[38]&quot;,&quot;manualOverrideText&quot;:&quot;&quot;},&quot;citationItems&quot;:[{&quot;id&quot;:&quot;8a0ca73c-a769-3763-bda4-d1e7051fa975&quot;,&quot;itemData&quot;:{&quot;type&quot;:&quot;article-journal&quot;,&quot;id&quot;:&quot;8a0ca73c-a769-3763-bda4-d1e7051fa975&quot;,&quot;title&quot;:&quot;Dynamics of SARS-CoV-2 antibodies after natural infection: insights from a study on Pasteur Institute of Tunis employees&quot;,&quot;author&quot;:[{&quot;family&quot;:&quot;Cherif&quot;,&quot;given&quot;:&quot;Ines&quot;,&quot;parse-names&quot;:false,&quot;dropping-particle&quot;:&quot;&quot;,&quot;non-dropping-particle&quot;:&quot;&quot;},{&quot;family&quot;:&quot;Kharroubi&quot;,&quot;given&quot;:&quot;Ghassen&quot;,&quot;parse-names&quot;:false,&quot;dropping-particle&quot;:&quot;&quot;,&quot;non-dropping-particle&quot;:&quot;&quot;},{&quot;family&quot;:&quot;Darragi&quot;,&quot;given&quot;:&quot;Imen&quot;,&quot;parse-names&quot;:false,&quot;dropping-particle&quot;:&quot;&quot;,&quot;non-dropping-particle&quot;:&quot;&quot;},{&quot;family&quot;:&quot;Benna&quot;,&quot;given&quot;:&quot;Soumaya&quot;,&quot;parse-names&quot;:false,&quot;dropping-particle&quot;:&quot;&quot;,&quot;non-dropping-particle&quot;:&quot;El&quot;},{&quot;family&quot;:&quot;Gharbi&quot;,&quot;given&quot;:&quot;Adel&quot;,&quot;parse-names&quot;:false,&quot;dropping-particle&quot;:&quot;&quot;,&quot;non-dropping-particle&quot;:&quot;&quot;},{&quot;family&quot;:&quot;Baccouche&quot;,&quot;given&quot;:&quot;Amor&quot;,&quot;parse-names&quot;:false,&quot;dropping-particle&quot;:&quot;&quot;,&quot;non-dropping-particle&quot;:&quot;&quot;},{&quot;family&quot;:&quot;Souissi&quot;,&quot;given&quot;:&quot;Cyrine&quot;,&quot;parse-names&quot;:false,&quot;dropping-particle&quot;:&quot;&quot;,&quot;non-dropping-particle&quot;:&quot;&quot;},{&quot;family&quot;:&quot;Bahri&quot;,&quot;given&quot;:&quot;Olfa&quot;,&quot;parse-names&quot;:false,&quot;dropping-particle&quot;:&quot;&quot;,&quot;non-dropping-particle&quot;:&quot;&quot;},{&quot;family&quot;:&quot;Ahmed&quot;,&quot;given&quot;:&quot;Melika&quot;,&quot;parse-names&quot;:false,&quot;dropping-particle&quot;:&quot;&quot;,&quot;non-dropping-particle&quot;:&quot;Ben&quot;},{&quot;family&quot;:&quot;Bettaieb&quot;,&quot;given&quot;:&quot;Jihene&quot;,&quot;parse-names&quot;:false,&quot;dropping-particle&quot;:&quot;&quot;,&quot;non-dropping-particle&quot;:&quot;&quot;}],&quot;container-title&quot;:&quot;The Libyan journal of medicine&quot;,&quot;accessed&quot;:{&quot;date-parts&quot;:[[2024,10,5]]},&quot;DOI&quot;:&quot;10.1080/19932820.2024.2348233&quot;,&quot;ISSN&quot;:&quot;1819-6357&quot;,&quot;PMID&quot;:&quot;38693671&quot;,&quot;URL&quot;:&quot;https://pubmed.ncbi.nlm.nih.gov/38693671/&quot;,&quot;issued&quot;:{&quot;date-parts&quot;:[[2024]]},&quot;abstract&quot;:&quot;This study aimed to assess the kinetics of antibodies against the SARS-CoV-2, following natural infection in a cohort of employees of the Institut Pasteur de Tunis (IPT) and to assess the risk of reinfection over a 12-months follow-up period. A prospective study was conducted among an open cohort of IPT employees with confirmed SARS-CoV-2 infection that were recruited between September 2020 and March 2021. Sera samples were taken at 1, 3, 6, 9 and 12 months after confirmation of COVID-19 infection and tested for SARS-CoV-2-specific immunoglobulin G (IgG) antibodies to the spike (S-RBD) protein (IgG anti-S-RBD) and for neutralizing antibodies. Participants who had an initial decline of IgG anti-S-RBD and neutralizing antibodies followed by a subsequent rise in antibody titers as well as those who tested positive for SARS-CoV-2 by RT-PCR after at least 60 days of follow up were considered as reinfected. In total, 137 individuals were included with a mean age of 44.7 ± 12.3 years and a sex-ratio (Male/Female) of 0.33. Nearly all participants (92.7%) were symptomatic, and 2.2% required hospitalization. Among the 70 participants with three or more prospective blood samples, 32.8% were reinfected among whom 11 (47.8%) reported COVID-19 like symptoms. Up to 12 months of follow up, 100% and 42.9% of participants had detectable IgG anti-S-RBD and neutralizing antibodies, respectively. This study showed that humoral immune response following COVID-19 infection may persist up to 12 months after infection despite the potential risk for reinfection that is mainly explained by the emergence of new variants.&quot;,&quot;publisher&quot;:&quot;Libyan J Med&quot;,&quot;issue&quot;:&quot;1&quot;,&quot;volume&quot;:&quot;19&quot;,&quot;container-title-short&quot;:&quot;Libyan J Med&quot;},&quot;isTemporary&quot;:false}],&quot;citationTag&quot;:&quot;MENDELEY_CITATION_v3_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&quot;},{&quot;citationID&quot;:&quot;MENDELEY_CITATION_c60ce42e-9e88-4f33-b1e9-b156a0f8142e&quot;,&quot;properties&quot;:{&quot;noteIndex&quot;:0},&quot;isEdited&quot;:false,&quot;manualOverride&quot;:{&quot;isManuallyOverridden&quot;:false,&quot;citeprocText&quot;:&quot;[28]&quot;,&quot;manualOverrideText&quot;:&quot;&quot;},&quot;citationItems&quot;:[{&quot;id&quot;:&quot;8071daba-e2c3-35d1-88ca-80d5a55364fd&quot;,&quot;itemData&quot;:{&quot;type&quot;:&quot;article-journal&quot;,&quot;id&quot;:&quot;8071daba-e2c3-35d1-88ca-80d5a55364fd&quot;,&quot;title&quot;:&quot;Cellular immune response to SARS-CoV-2 and clinical presentation in individuals exposed to endemic malaria&quot;,&quot;author&quot;:[{&quot;family&quot;:&quot;Tapela&quot;,&quot;given&quot;:&quot;Kesego&quot;,&quot;parse-names&quot;:false,&quot;dropping-particle&quot;:&quot;&quot;,&quot;non-dropping-particle&quot;:&quot;&quot;},{&quot;family&quot;:&quot;Prah&quot;,&quot;given&quot;:&quot;Diana Ahu&quot;,&quot;parse-names&quot;:false,&quot;dropping-particle&quot;:&quot;&quot;,&quot;non-dropping-particle&quot;:&quot;&quot;},{&quot;family&quot;:&quot;Tetteh&quot;,&quot;given&quot;:&quot;Becky&quot;,&quot;parse-names&quot;:false,&quot;dropping-particle&quot;:&quot;&quot;,&quot;non-dropping-particle&quot;:&quot;&quot;},{&quot;family&quot;:&quot;Nuokpem&quot;,&quot;given&quot;:&quot;Franklin&quot;,&quot;parse-names&quot;:false,&quot;dropping-particle&quot;:&quot;&quot;,&quot;non-dropping-particle&quot;:&quot;&quot;},{&quot;family&quot;:&quot;Dosoo&quot;,&quot;given&quot;:&quot;Daniel&quot;,&quot;parse-names&quot;:false,&quot;dropping-particle&quot;:&quot;&quot;,&quot;non-dropping-particle&quot;:&quot;&quot;},{&quot;family&quot;:&quot;Coker&quot;,&quot;given&quot;:&quot;Amin&quot;,&quot;parse-names&quot;:false,&quot;dropping-particle&quot;:&quot;&quot;,&quot;non-dropping-particle&quot;:&quot;&quot;},{&quot;family&quot;:&quot;Kumi-Ansah&quot;,&quot;given&quot;:&quot;Frederick&quot;,&quot;parse-names&quot;:false,&quot;dropping-particle&quot;:&quot;&quot;,&quot;non-dropping-particle&quot;:&quot;&quot;},{&quot;family&quot;:&quot;Amoako&quot;,&quot;given&quot;:&quot;Emmanuella&quot;,&quot;parse-names&quot;:false,&quot;dropping-particle&quot;:&quot;&quot;,&quot;non-dropping-particle&quot;:&quot;&quot;},{&quot;family&quot;:&quot;Assah&quot;,&quot;given&quot;:&quot;Kissi Ohene&quot;,&quot;parse-names&quot;:false,&quot;dropping-particle&quot;:&quot;&quot;,&quot;non-dropping-particle&quot;:&quot;&quot;},{&quot;family&quot;:&quot;Kilba&quot;,&quot;given&quot;:&quot;Charlyne&quot;,&quot;parse-names&quot;:false,&quot;dropping-particle&quot;:&quot;&quot;,&quot;non-dropping-particle&quot;:&quot;&quot;},{&quot;family&quot;:&quot;Nyakoe&quot;,&quot;given&quot;:&quot;Nancy&quot;,&quot;parse-names&quot;:false,&quot;dropping-particle&quot;:&quot;&quot;,&quot;non-dropping-particle&quot;:&quot;&quot;},{&quot;family&quot;:&quot;Quansah&quot;,&quot;given&quot;:&quot;Darius&quot;,&quot;parse-names&quot;:false,&quot;dropping-particle&quot;:&quot;&quot;,&quot;non-dropping-particle&quot;:&quot;&quot;},{&quot;family&quot;:&quot;Languon&quot;,&quot;given&quot;:&quot;Sylvester&quot;,&quot;parse-names&quot;:false,&quot;dropping-particle&quot;:&quot;&quot;,&quot;non-dropping-particle&quot;:&quot;&quot;},{&quot;family&quot;:&quot;Anyigba&quot;,&quot;given&quot;:&quot;Claudia Adzo&quot;,&quot;parse-names&quot;:false,&quot;dropping-particle&quot;:&quot;&quot;,&quot;non-dropping-particle&quot;:&quot;&quot;},{&quot;family&quot;:&quot;Ansah&quot;,&quot;given&quot;:&quot;Felix&quot;,&quot;parse-names&quot;:false,&quot;dropping-particle&quot;:&quot;&quot;,&quot;non-dropping-particle&quot;:&quot;&quot;},{&quot;family&quot;:&quot;Agyeman&quot;,&quot;given&quot;:&quot;Seth&quot;,&quot;parse-names&quot;:false,&quot;dropping-particle&quot;:&quot;&quot;,&quot;non-dropping-particle&quot;:&quot;&quot;},{&quot;family&quot;:&quot;Owusu&quot;,&quot;given&quot;:&quot;Irene Amoakoh&quot;,&quot;parse-names&quot;:false,&quot;dropping-particle&quot;:&quot;&quot;,&quot;non-dropping-particle&quot;:&quot;&quot;},{&quot;family&quot;:&quot;Schneider&quot;,&quot;given&quot;:&quot;Kristan&quot;,&quot;parse-names&quot;:false,&quot;dropping-particle&quot;:&quot;&quot;,&quot;non-dropping-particle&quot;:&quot;&quot;},{&quot;family&quot;:&quot;Ampofo&quot;,&quot;given&quot;:&quot;William K.&quot;,&quot;parse-names&quot;:false,&quot;dropping-particle&quot;:&quot;&quot;,&quot;non-dropping-particle&quot;:&quot;&quot;},{&quot;family&quot;:&quot;Mutungi&quot;,&quot;given&quot;:&quot;Joe Kimanthi&quot;,&quot;parse-names&quot;:false,&quot;dropping-particle&quot;:&quot;&quot;,&quot;non-dropping-particle&quot;:&quot;&quot;},{&quot;family&quot;:&quot;Amegatcher&quot;,&quot;given&quot;:&quot;Gloria&quot;,&quot;parse-names&quot;:false,&quot;dropping-particle&quot;:&quot;&quot;,&quot;non-dropping-particle&quot;:&quot;&quot;},{&quot;family&quot;:&quot;Aniweh&quot;,&quot;given&quot;:&quot;Yaw&quot;,&quot;parse-names&quot;:false,&quot;dropping-particle&quot;:&quot;&quot;,&quot;non-dropping-particle&quot;:&quot;&quot;},{&quot;family&quot;:&quot;Awandare&quot;,&quot;given&quot;:&quot;Gordon A.&quot;,&quot;parse-names&quot;:false,&quot;dropping-particle&quot;:&quot;&quot;,&quot;non-dropping-particle&quot;:&quot;&quot;},{&quot;family&quot;:&quot;Quashie&quot;,&quot;given&quot;:&quot;Peter K.&quot;,&quot;parse-names&quot;:false,&quot;dropping-particle&quot;:&quot;&quot;,&quot;non-dropping-particle&quot;:&quot;&quot;},{&quot;family&quot;:&quot;Bediako&quot;,&quot;given&quot;:&quot;Yaw&quot;,&quot;parse-names&quot;:false,&quot;dropping-particle&quot;:&quot;&quot;,&quot;non-dropping-particle&quot;:&quot;&quot;}],&quot;container-title&quot;:&quot;Cell reports&quot;,&quot;accessed&quot;:{&quot;date-parts&quot;:[[2024,10,3]]},&quot;DOI&quot;:&quot;10.1016/J.CELREP.2024.114533&quot;,&quot;ISSN&quot;:&quot;2211-1247&quot;,&quot;PMID&quot;:&quot;39052480&quot;,&quot;URL&quot;:&quot;https://pubmed.ncbi.nlm.nih.gov/39052480/&quot;,&quot;issued&quot;:{&quot;date-parts&quot;:[[2024,8,27]]},&quot;abstract&quot;:&quot;Ghana and other parts of West Africa have experienced lower COVID-19 mortality rates than other regions. This phenomenon has been hypothesized to be associated with previous exposure to infections such as malaria. This study investigated the immune response to severe acute respiratory syndrome coronavirus 2 (SARS-CoV-2) and the influence of previous malaria exposure. Blood samples were collected from individuals with asymptomatic or symptomatic COVID-19 (n = 217). A variety of assays were used to characterize the SARS-CoV-2-specific immune response, and malaria exposure was quantified using Plasmodium falciparum ELISA. The study found evidence of attenuated immune responses to COVID-19 among asymptomatic individuals, with elevated proportions of non-classical monocytes and greater memory B cell activation. Symptomatic patients displayed higher P. falciparum-specific T cell recall immune responses, whereas asymptomatic individuals demonstrated elevated P. falciparum antibody levels. Summarily, this study suggests that P. falciparum exposure-associated immune modulation may contribute to reduced severity of SARS-CoV-2 infection among people living in malaria-endemic regions.&quot;,&quot;publisher&quot;:&quot;Cell Rep&quot;,&quot;issue&quot;:&quot;8&quot;,&quot;volume&quot;:&quot;43&quot;,&quot;container-title-short&quot;:&quot;Cell Rep&quot;},&quot;isTemporary&quot;:false}],&quot;citationTag&quot;:&quot;MENDELEY_CITATION_v3_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&quot;},{&quot;citationID&quot;:&quot;MENDELEY_CITATION_e2f0985a-378a-4890-aae1-a2d8b6c57283&quot;,&quot;properties&quot;:{&quot;noteIndex&quot;:0},&quot;isEdited&quot;:false,&quot;manualOverride&quot;:{&quot;isManuallyOverridden&quot;:false,&quot;citeprocText&quot;:&quot;[34]&quot;,&quot;manualOverrideText&quot;:&quot;&quot;},&quot;citationItems&quot;:[{&quot;id&quot;:&quot;8e946c22-d75c-38d7-895c-34ecd2f35115&quot;,&quot;itemData&quot;:{&quot;type&quot;:&quot;article-journal&quot;,&quot;id&quot;:&quot;8e946c22-d75c-38d7-895c-34ecd2f35115&quot;,&quot;title&quot;:&quot;Frequency of CD4+CD25+Foxp3+ regulatory T cells (Tregs) in peripheral blood of pediatric patients with SARS CoV-2 Infection: a pilot study&quot;,&quot;author&quot;:[{&quot;family&quot;:&quot;Mostafa&quot;,&quot;given&quot;:&quot;Gehan A.&quot;,&quot;parse-names&quot;:false,&quot;dropping-particle&quot;:&quot;&quot;,&quot;non-dropping-particle&quot;:&quot;&quot;},{&quot;family&quot;:&quot;Ibrahim&quot;,&quot;given&quot;:&quot;Hanan M.&quot;,&quot;parse-names&quot;:false,&quot;dropping-particle&quot;:&quot;&quot;,&quot;non-dropping-particle&quot;:&quot;&quot;},{&quot;family&quot;:&quot;Gendy&quot;,&quot;given&quot;:&quot;Yasmin G.&quot;,&quot;parse-names&quot;:false,&quot;dropping-particle&quot;:&quot;El&quot;,&quot;non-dropping-particle&quot;:&quot;&quot;},{&quot;family&quot;:&quot;Hamza&quot;,&quot;given&quot;:&quot;Mohammed T.&quot;,&quot;parse-names&quot;:false,&quot;dropping-particle&quot;:&quot;&quot;,&quot;non-dropping-particle&quot;:&quot;&quot;},{&quot;family&quot;:&quot;Isak&quot;,&quot;given&quot;:&quot;Mary M.&quot;,&quot;parse-names&quot;:false,&quot;dropping-particle&quot;:&quot;&quot;,&quot;non-dropping-particle&quot;:&quot;&quot;},{&quot;family&quot;:&quot;Shousha&quot;,&quot;given&quot;:&quot;Ghada A.&quot;,&quot;parse-names&quot;:false,&quot;dropping-particle&quot;:&quot;&quot;,&quot;non-dropping-particle&quot;:&quot;&quot;}],&quot;container-title&quot;:&quot;Egyptian Journal of Pediatric Allergy and Immunology (The)&quot;,&quot;accessed&quot;:{&quot;date-parts&quot;:[[2024,10,3]]},&quot;ISSN&quot;:&quot;1687-1642&quot;,&quot;URL&quot;:&quot;https://www.ajol.info/index.php/ejpai/article/view/232023&quot;,&quot;issued&quot;:{&quot;date-parts&quot;:[[2021]]},&quot;page&quot;:&quot;79-88&quot;,&quot;abstract&quot;:&quot;Background: Cytokine storm has been observed in some patients with SARS-CoV-2 due to excessive pro-inflammatory response. Foxp3+ regulatory T cells (Tregs) are a distinct population of CD4+ lymphocytes identified by their expression of transcription factor forkhead homeobox protein-3 (Foxp3). These cells down-regulate immune responses in inflammatory and autoimmune diseases. Objective: This pilot study was aimed to investigate the levels of CD4+CD25+Foxp3+ Tregs in children with SARS-CoV-2. Methods: frequency of Tregs was measured by flow cytometry in 20 patients with SARS-CoV-2, 6 months to 15 years old; 6 had COVID-19 and 14 had multisystem inflammatory syndrome in children (MIS–C). They were compared to 20 age- and sex-matched healthy children as a control group. Results: There was no significant difference between patients with SARS-CoV-2 infection and healthy control children in the frequency of Tregs (P=0.068). Decreased numbers of Tregs was found in only 10% of SARS-CoV-2 patients. Patients with severe SARS-CoV-2 were comparable to those with moderate disease in terms of Tregs’ levels. The frequency of Tregs correlated negatively with neutrophil counts in our series (p=0.036). Attempts of correlation with other inflammatory markers of SARS-CoV-2 were insignificant. Conclusion: Decreased levels of Tregs were found in only 10% of our SARS-CoV-2 infected children. The frequency did not correlate with the disease severity or levels of routine inflammatory markers of SARS-CoV-2. Thus, Tregs expression does not seem to have a role in the up-regulated immune response seen in moderate and severe SARS-CoV-2 infection. Our conclusions are limited by the sample size.&quot;,&quot;issue&quot;:&quot;2&quot;,&quot;volume&quot;:&quot;19&quot;,&quot;container-title-short&quot;:&quot;&quot;},&quot;isTemporary&quot;:false}],&quot;citationTag&quot;:&quot;MENDELEY_CITATION_v3_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&quot;},{&quot;citationID&quot;:&quot;MENDELEY_CITATION_f082fc14-fd23-4cf2-93a9-705b32b1b203&quot;,&quot;properties&quot;:{&quot;noteIndex&quot;:0},&quot;isEdited&quot;:false,&quot;manualOverride&quot;:{&quot;isManuallyOverridden&quot;:false,&quot;citeprocText&quot;:&quot;[41]&quot;,&quot;manualOverrideText&quot;:&quot;&quot;},&quot;citationItems&quot;:[{&quot;id&quot;:&quot;4ba2cc0d-7a97-3f5a-9f8a-2ada32cfeba0&quot;,&quot;itemData&quot;:{&quot;type&quot;:&quot;article-journal&quot;,&quot;id&quot;:&quot;4ba2cc0d-7a97-3f5a-9f8a-2ada32cfeba0&quot;,&quot;title&quot;:&quot;Association between Human Leukocyte Antigen (HLA) DQB1*06 and HLA DQB1*03 and adverse outcomes in a group of critically ill patients with COVID-19 in Tunisia: a cross-sectional study&quot;,&quot;author&quot;:[{&quot;family&quot;:&quot;Bnina&quot;,&quot;given&quot;:&quot;Amène&quot;,&quot;parse-names&quot;:false,&quot;dropping-particle&quot;:&quot;Ben&quot;,&quot;non-dropping-particle&quot;:&quot;&quot;},{&quot;family&quot;:&quot;Bahri&quot;,&quot;given&quot;:&quot;Yasmine&quot;,&quot;parse-names&quot;:false,&quot;dropping-particle&quot;:&quot;&quot;,&quot;non-dropping-particle&quot;:&quot;El&quot;},{&quot;family&quot;:&quot;Cheybi&quot;,&quot;given&quot;:&quot;Amény&quot;,&quot;parse-names&quot;:false,&quot;dropping-particle&quot;:&quot;&quot;,&quot;non-dropping-particle&quot;:&quot;&quot;},{&quot;family&quot;:&quot;Lazrek&quot;,&quot;given&quot;:&quot;Nada&quot;,&quot;parse-names&quot;:false,&quot;dropping-particle&quot;:&quot;Ben&quot;,&quot;non-dropping-particle&quot;:&quot;&quot;},{&quot;family&quot;:&quot;Chouchane&quot;,&quot;given&quot;:&quot;Syrine&quot;,&quot;parse-names&quot;:false,&quot;dropping-particle&quot;:&quot;&quot;,&quot;non-dropping-particle&quot;:&quot;&quot;},{&quot;family&quot;:&quot;Omezzine&quot;,&quot;given&quot;:&quot;Asma&quot;,&quot;parse-names&quot;:false,&quot;dropping-particle&quot;:&quot;&quot;,&quot;non-dropping-particle&quot;:&quot;&quot;},{&quot;family&quot;:&quot;Naija&quot;,&quot;given&quot;:&quot;Walid&quot;,&quot;parse-names&quot;:false,&quot;dropping-particle&quot;:&quot;&quot;,&quot;non-dropping-particle&quot;:&quot;&quot;},{&quot;family&quot;:&quot;Bouatay&quot;,&quot;given&quot;:&quot;Amina&quot;,&quot;parse-names&quot;:false,&quot;dropping-particle&quot;:&quot;&quot;,&quot;non-dropping-particle&quot;:&quot;&quot;}],&quot;container-title&quot;:&quot;The Pan African medical journal&quot;,&quot;accessed&quot;:{&quot;date-parts&quot;:[[2024,10,7]]},&quot;DOI&quot;:&quot;10.11604/PAMJ.2023.45.109.39956&quot;,&quot;ISSN&quot;:&quot;1937-8688&quot;,&quot;PMID&quot;:&quot;37719057&quot;,&quot;URL&quot;:&quot;https://pubmed.ncbi.nlm.nih.gov/37719057/&quot;,&quot;issued&quot;:{&quot;date-parts&quot;:[[2023,5,1]]},&quot;abstract&quot;:&quot;Introduction: Human Leukocyte Antigen (HLA) system is a highly polymorphic genetic system associated with the prognosis of several infectious diseases. The aim of this study is to investigate the association of HLA polymorphism with the outcome of coronavirus disease 2019 (COVID-19) in Tunisian critically ill patients. Methods: this retrospective cross-sectional study included 42 consecutive patients hospitalized in intensive care unit (ICU) for COVID-19 in March 2021. Genotyping of HLA loci was performed by LABType™ sequence-specific oligonucleotide (SSO) typing kits (One lambda Inc, USA). Statistical analyses were performed using Statistical Package for Social Sciences (SPSS®) version 23.0. A p-value &lt;0.05 was considered significant. Multivariable regression analysis was performed for the association between HLA polymorphism with adverse outcomes with adjustment for potential confounders such as age, sex, co-morbidities and blood type. Results: patients included in our study had a mean age of 64.5 ± 11.5 (34-83) years and were mainly men (64.3%; (n=27)). The most common cardiovascular risk factors were obesity (61.9%; (n=26)) and hypertension (26.2%; (n=11)). Thirty-two patients died (76.2%). Eleven patients (26.2%) required intubation during hospitalization. We found that HLA DQB1*06 allele was significantly associated with protection against mortality aOR: 0.066, 95% CI 0.005-0.821; p = 0.035. HLA DQB1*03 allele was significantly associated with protection against intubation aOR: 0.151, 95% CI 0.023-0.976; p = 0.047. Conclusion: it was found that there are 2 protective HLA alleles against COVID-19 severity and mortality in critically ill patients. This could allow focusing on people genetically predisposed to develop severe forms of COVID-19.&quot;,&quot;publisher&quot;:&quot;Pan Afr Med J&quot;,&quot;volume&quot;:&quot;45&quot;,&quot;container-title-short&quot;:&quot;Pan Afr Med J&quot;},&quot;isTemporary&quot;:false}],&quot;citationTag&quot;:&quot;MENDELEY_CITATION_v3_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&quot;},{&quot;citationID&quot;:&quot;MENDELEY_CITATION_e2a5e06f-2ef8-4981-a2e2-609a77edbe53&quot;,&quot;properties&quot;:{&quot;noteIndex&quot;:0},&quot;isEdited&quot;:false,&quot;manualOverride&quot;:{&quot;isManuallyOverridden&quot;:false,&quot;citeprocText&quot;:&quot;[24]&quot;,&quot;manualOverrideText&quot;:&quot;&quot;},&quot;citationItems&quot;:[{&quot;id&quot;:&quot;f97ab978-2eeb-34cc-94f8-2c25fdc10154&quot;,&quot;itemData&quot;:{&quot;type&quot;:&quot;article-journal&quot;,&quot;id&quot;:&quot;f97ab978-2eeb-34cc-94f8-2c25fdc10154&quot;,&quot;title&quot;:&quot;High SARS-CoV-2 seroprevalence in Lagos, Nigeria with robust antibody and cellular immune responses&quot;,&quot;author&quot;:[{&quot;family&quot;:&quot;Akanmu&quot;,&quot;given&quot;:&quot;Sulaimon&quot;,&quot;parse-names&quot;:false,&quot;dropping-particle&quot;:&quot;&quot;,&quot;non-dropping-particle&quot;:&quot;&quot;},{&quot;family&quot;:&quot;Herrera&quot;,&quot;given&quot;:&quot;Bobby Brooke&quot;,&quot;parse-names&quot;:false,&quot;dropping-particle&quot;:&quot;&quot;,&quot;non-dropping-particle&quot;:&quot;&quot;},{&quot;family&quot;:&quot;Chaplin&quot;,&quot;given&quot;:&quot;Beth&quot;,&quot;parse-names&quot;:false,&quot;dropping-particle&quot;:&quot;&quot;,&quot;non-dropping-particle&quot;:&quot;&quot;},{&quot;family&quot;:&quot;Ogunsola&quot;,&quot;given&quot;:&quot;Sade&quot;,&quot;parse-names&quot;:false,&quot;dropping-particle&quot;:&quot;&quot;,&quot;non-dropping-particle&quot;:&quot;&quot;},{&quot;family&quot;:&quot;Osibogun&quot;,&quot;given&quot;:&quot;Akin&quot;,&quot;parse-names&quot;:false,&quot;dropping-particle&quot;:&quot;&quot;,&quot;non-dropping-particle&quot;:&quot;&quot;},{&quot;family&quot;:&quot;Onawoga&quot;,&quot;given&quot;:&quot;Fatima&quot;,&quot;parse-names&quot;:false,&quot;dropping-particle&quot;:&quot;&quot;,&quot;non-dropping-particle&quot;:&quot;&quot;},{&quot;family&quot;:&quot;John-Olabode&quot;,&quot;given&quot;:&quot;Sarah&quot;,&quot;parse-names&quot;:false,&quot;dropping-particle&quot;:&quot;&quot;,&quot;non-dropping-particle&quot;:&quot;&quot;},{&quot;family&quot;:&quot;Akase&quot;,&quot;given&quot;:&quot;Iorhen E.&quot;,&quot;parse-names&quot;:false,&quot;dropping-particle&quot;:&quot;&quot;,&quot;non-dropping-particle&quot;:&quot;&quot;},{&quot;family&quot;:&quot;Nwosu&quot;,&quot;given&quot;:&quot;Augustina&quot;,&quot;parse-names&quot;:false,&quot;dropping-particle&quot;:&quot;&quot;,&quot;non-dropping-particle&quot;:&quot;&quot;},{&quot;family&quot;:&quot;Hamel&quot;,&quot;given&quot;:&quot;Donald J.&quot;,&quot;parse-names&quot;:false,&quot;dropping-particle&quot;:&quot;&quot;,&quot;non-dropping-particle&quot;:&quot;&quot;},{&quot;family&quot;:&quot;Chang&quot;,&quot;given&quot;:&quot;Charlotte A.&quot;,&quot;parse-names&quot;:false,&quot;dropping-particle&quot;:&quot;&quot;,&quot;non-dropping-particle&quot;:&quot;&quot;},{&quot;family&quot;:&quot;Kanki&quot;,&quot;given&quot;:&quot;Phyllis J.&quot;,&quot;parse-names&quot;:false,&quot;dropping-particle&quot;:&quot;&quot;,&quot;non-dropping-particle&quot;:&quot;&quot;}],&quot;container-title&quot;:&quot;Journal of Clinical Virology Plus&quot;,&quot;accessed&quot;:{&quot;date-parts&quot;:[[2024,10,3]]},&quot;DOI&quot;:&quot;10.1016/J.JCVP.2023.100156&quot;,&quot;ISSN&quot;:&quot;2667-0380&quot;,&quot;issued&quot;:{&quot;date-parts&quot;:[[2023,8,1]]},&quot;page&quot;:&quot;100156&quot;,&quot;abstract&quot;:&quot;Background: Early evidence suggested that the impact of the COVID-19 pandemic was less severe in Africa compared to other parts of the world. However, more recent studies indicate higher SARS-CoV-2 infection and COVID-19 mortality rates on the continent than previously documented. Research is needed to better understand SARS-CoV-2 infection and immunity in Africa. Methods: In early 2021, we studied the immune responses in healthcare workers (HCWs) at Lagos University Teaching Hospital (n = 134) and Oxford-AstraZeneca COVID-19 vaccine recipients from the general population (n = 116) across five local government areas (LGAs) in Lagos State, Nigeria. Western blots were used to simultaneously detect SARS-CoV-2 spike and nucleocapsid (N) antibodies (n = 250), and stimulation of peripheral blood mononuclear cells with N followed by an IFN-γ ELISA was used to examine T cell responses (n = 114). Results: Antibody data demonstrated high SARS-CoV-2 seroprevalence of 72·4% (97/134) in HCWs and 60·3% (70/116) in the general population. Antibodies directed to only SARS-CoV-2 N, suggesting pre-existing coronavirus immunity, were seen in 9·7% (13/134) of HCWs and 15·5% (18/116) of the general population. T cell responses against SARS-CoV-2 N (n = 114) were robust in detecting exposure to the virus, demonstrating 87·5% sensitivity and 92·9% specificity in a subset of control samples tested. T cell responses against SARS-CoV-2 N were also observed in 83.3% of individuals with N-only antibodies, further suggesting that prior non-SARS-CoV-2 coronavirus infection may provide cellular immunity to SARS-CoV-2. Conclusions: These results have important implications for understanding the paradoxically high SARS-CoV-2 infection with low mortality rate in Africa and supports the need to better understand the implications of SARS-CoV-2 cellular immunity.&quot;,&quot;publisher&quot;:&quot;Elsevier&quot;,&quot;issue&quot;:&quot;3&quot;,&quot;volume&quot;:&quot;3&quot;,&quot;container-title-short&quot;:&quot;&quot;},&quot;isTemporary&quot;:false}],&quot;citationTag&quot;:&quot;MENDELEY_CITATION_v3_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&quot;},{&quot;citationID&quot;:&quot;MENDELEY_CITATION_bbe7678c-1ae8-41e3-83d4-4362af0bc4b1&quot;,&quot;properties&quot;:{&quot;noteIndex&quot;:0},&quot;isEdited&quot;:false,&quot;manualOverride&quot;:{&quot;isManuallyOverridden&quot;:false,&quot;citeprocText&quot;:&quot;[39]&quot;,&quot;manualOverrideText&quot;:&quot;&quot;},&quot;citationItems&quot;:[{&quot;id&quot;:&quot;50f0912d-3584-35e0-a7b2-4b92fb2852d7&quot;,&quot;itemData&quot;:{&quot;type&quot;:&quot;article-journal&quot;,&quot;id&quot;:&quot;50f0912d-3584-35e0-a7b2-4b92fb2852d7&quot;,&quot;title&quot;:&quot;Serologic response to SARS-CoV-2 in an African population&quot;,&quot;author&quot;:[{&quot;family&quot;:&quot;Fai&quot;,&quot;given&quot;:&quot;Karl Njuwa&quot;,&quot;parse-names&quot;:false,&quot;dropping-particle&quot;:&quot;&quot;,&quot;non-dropping-particle&quot;:&quot;&quot;},{&quot;family&quot;:&quot;Corine&quot;,&quot;given&quot;:&quot;Tchoula Mamiafo&quot;,&quot;parse-names&quot;:false,&quot;dropping-particle&quot;:&quot;&quot;,&quot;non-dropping-particle&quot;:&quot;&quot;},{&quot;family&quot;:&quot;Bebell&quot;,&quot;given&quot;:&quot;Lisa M.&quot;,&quot;parse-names&quot;:false,&quot;dropping-particle&quot;:&quot;&quot;,&quot;non-dropping-particle&quot;:&quot;&quot;},{&quot;family&quot;:&quot;Mboringong&quot;,&quot;given&quot;:&quot;Akenji Blaise&quot;,&quot;parse-names&quot;:false,&quot;dropping-particle&quot;:&quot;&quot;,&quot;non-dropping-particle&quot;:&quot;&quot;},{&quot;family&quot;:&quot;Nguimbis&quot;,&quot;given&quot;:&quot;E. B.P.Taa&quot;,&quot;parse-names&quot;:false,&quot;dropping-particle&quot;:&quot;&quot;,&quot;non-dropping-particle&quot;:&quot;&quot;},{&quot;family&quot;:&quot;Nsaibirni&quot;,&quot;given&quot;:&quot;Robert&quot;,&quot;parse-names&quot;:false,&quot;dropping-particle&quot;:&quot;&quot;,&quot;non-dropping-particle&quot;:&quot;&quot;},{&quot;family&quot;:&quot;Mbarga&quot;,&quot;given&quot;:&quot;Nicole Fouda&quot;,&quot;parse-names&quot;:false,&quot;dropping-particle&quot;:&quot;&quot;,&quot;non-dropping-particle&quot;:&quot;&quot;},{&quot;family&quot;:&quot;Eteki&quot;,&quot;given&quot;:&quot;Lucrece&quot;,&quot;parse-names&quot;:false,&quot;dropping-particle&quot;:&quot;&quot;,&quot;non-dropping-particle&quot;:&quot;&quot;},{&quot;family&quot;:&quot;Nikolay&quot;,&quot;given&quot;:&quot;Birgit&quot;,&quot;parse-names&quot;:false,&quot;dropping-particle&quot;:&quot;&quot;,&quot;non-dropping-particle&quot;:&quot;&quot;},{&quot;family&quot;:&quot;Essomba&quot;,&quot;given&quot;:&quot;Rene Ghislain&quot;,&quot;parse-names&quot;:false,&quot;dropping-particle&quot;:&quot;&quot;,&quot;non-dropping-particle&quot;:&quot;&quot;},{&quot;family&quot;:&quot;Ndifon&quot;,&quot;given&quot;:&quot;Mark&quot;,&quot;parse-names&quot;:false,&quot;dropping-particle&quot;:&quot;&quot;,&quot;non-dropping-particle&quot;:&quot;&quot;},{&quot;family&quot;:&quot;Ntone&quot;,&quot;given&quot;:&quot;Rodrigue&quot;,&quot;parse-names&quot;:false,&quot;dropping-particle&quot;:&quot;&quot;,&quot;non-dropping-particle&quot;:&quot;&quot;},{&quot;family&quot;:&quot;Hamadou&quot;,&quot;given&quot;:&quot;Achta&quot;,&quot;parse-names&quot;:false,&quot;dropping-particle&quot;:&quot;&quot;,&quot;non-dropping-particle&quot;:&quot;&quot;},{&quot;family&quot;:&quot;Matchim&quot;,&quot;given&quot;:&quot;Lucrece&quot;,&quot;parse-names&quot;:false,&quot;dropping-particle&quot;:&quot;&quot;,&quot;non-dropping-particle&quot;:&quot;&quot;},{&quot;family&quot;:&quot;Tchiasso&quot;,&quot;given&quot;:&quot;Dora&quot;,&quot;parse-names&quot;:false,&quot;dropping-particle&quot;:&quot;&quot;,&quot;non-dropping-particle&quot;:&quot;&quot;},{&quot;family&quot;:&quot;Abah Abah&quot;,&quot;given&quot;:&quot;Aristide S.&quot;,&quot;parse-names&quot;:false,&quot;dropping-particle&quot;:&quot;&quot;,&quot;non-dropping-particle&quot;:&quot;&quot;},{&quot;family&quot;:&quot;Essaka&quot;,&quot;given&quot;:&quot;Rachel&quot;,&quot;parse-names&quot;:false,&quot;dropping-particle&quot;:&quot;&quot;,&quot;non-dropping-particle&quot;:&quot;&quot;},{&quot;family&quot;:&quot;Peppa&quot;,&quot;given&quot;:&quot;Solange&quot;,&quot;parse-names&quot;:false,&quot;dropping-particle&quot;:&quot;&quot;,&quot;non-dropping-particle&quot;:&quot;&quot;},{&quot;family&quot;:&quot;Crescence&quot;,&quot;given&quot;:&quot;Fouda&quot;,&quot;parse-names&quot;:false,&quot;dropping-particle&quot;:&quot;&quot;,&quot;non-dropping-particle&quot;:&quot;&quot;},{&quot;family&quot;:&quot;Ouamba&quot;,&quot;given&quot;:&quot;Jean Patrick&quot;,&quot;parse-names&quot;:false,&quot;dropping-particle&quot;:&quot;&quot;,&quot;non-dropping-particle&quot;:&quot;&quot;},{&quot;family&quot;:&quot;Koku&quot;,&quot;given&quot;:&quot;Modeste Tamakloé&quot;,&quot;parse-names&quot;:false,&quot;dropping-particle&quot;:&quot;&quot;,&quot;non-dropping-particle&quot;:&quot;&quot;},{&quot;family&quot;:&quot;Mandeng&quot;,&quot;given&quot;:&quot;Nadia&quot;,&quot;parse-names&quot;:false,&quot;dropping-particle&quot;:&quot;&quot;,&quot;non-dropping-particle&quot;:&quot;&quot;},{&quot;family&quot;:&quot;Fanne&quot;,&quot;given&quot;:&quot;Mahamat&quot;,&quot;parse-names&quot;:false,&quot;dropping-particle&quot;:&quot;&quot;,&quot;non-dropping-particle&quot;:&quot;&quot;},{&quot;family&quot;:&quot;Eyangoh&quot;,&quot;given&quot;:&quot;Sarah&quot;,&quot;parse-names&quot;:false,&quot;dropping-particle&quot;:&quot;&quot;,&quot;non-dropping-particle&quot;:&quot;&quot;},{&quot;family&quot;:&quot;Mballa&quot;,&quot;given&quot;:&quot;Georges Alain Etoundi&quot;,&quot;parse-names&quot;:false,&quot;dropping-particle&quot;:&quot;&quot;,&quot;non-dropping-particle&quot;:&quot;&quot;},{&quot;family&quot;:&quot;Esso&quot;,&quot;given&quot;:&quot;Linda&quot;,&quot;parse-names&quot;:false,&quot;dropping-particle&quot;:&quot;&quot;,&quot;non-dropping-particle&quot;:&quot;&quot;},{&quot;family&quot;:&quot;Epée&quot;,&quot;given&quot;:&quot;Emilienne&quot;,&quot;parse-names&quot;:false,&quot;dropping-particle&quot;:&quot;&quot;,&quot;non-dropping-particle&quot;:&quot;&quot;},{&quot;family&quot;:&quot;Njouom&quot;,&quot;given&quot;:&quot;Richard&quot;,&quot;parse-names&quot;:false,&quot;dropping-particle&quot;:&quot;&quot;,&quot;non-dropping-particle&quot;:&quot;&quot;},{&quot;family&quot;:&quot;Okomo Assoumou&quot;,&quot;given&quot;:&quot;Marie Claire&quot;,&quot;parse-names&quot;:false,&quot;dropping-particle&quot;:&quot;&quot;,&quot;non-dropping-particle&quot;:&quot;&quot;},{&quot;family&quot;:&quot;Boum&quot;,&quot;given&quot;:&quot;Yap&quot;,&quot;parse-names&quot;:false,&quot;dropping-particle&quot;:&quot;&quot;,&quot;non-dropping-particle&quot;:&quot;&quot;}],&quot;container-title&quot;:&quot;Scientific African&quot;,&quot;accessed&quot;:{&quot;date-parts&quot;:[[2024,5,29]]},&quot;DOI&quot;:&quot;10.1016/J.SCIAF.2021.E00802&quot;,&quot;ISSN&quot;:&quot;2468-2276&quot;,&quot;PMID&quot;:&quot;34095639&quot;,&quot;URL&quot;:&quot;https://pubmed.ncbi.nlm.nih.gov/34095639/&quot;,&quot;issued&quot;:{&quot;date-parts&quot;:[[2021,7,1]]},&quot;abstract&quot;:&quot;Official case counts suggest Africa has not seen the expected burden of COVID-19 as predicted by international health agencies, and the proportion of asymptomatic patients, disease severity, and mortality burden differ significantly in Africa from what has been observed elsewhere. Testing for SARS-CoV-2 was extremely limited early in the pandemic and likely led to under-reporting of cases leaving important gaps in our understanding of transmission and disease characteristics in the African context. SARS-CoV-2 antibody prevalence and serologic response data could help quantify the burden of COVID-19 disease in Africa to address this knowledge gap and guide future outbreak response, adapted to the local context. However, such data are widely lacking in Africa. We conducted a cross-sectional seroprevalence survey among 1,192 individuals seeking COVID-19 screening and testing in central Cameroon using the Innovita antibody-based rapid diagnostic. Overall immunoglobulin prevalence was 32%, IgM prevalence was 20%, and IgG prevalence was 24%. IgM positivity gradually increased, peaking around symptom day 20. IgG positivity was similar, gradually increasing over the first 10 days of symptoms, then increasing rapidly to 30 days and beyond. These findings highlight the importance of diagnostic testing and asymptomatic SARS-CoV-2 transmission in Cameroon, which likely resulted in artificially low case counts. Rapid antibody tests are a useful diagnostic modality for seroprevalence surveys and infection diagnosis starting 5-7 days after symptom onset. These results represent the first step towards better understanding the SARS-CoV-2 immunological response in African populations.&quot;,&quot;publisher&quot;:&quot;Sci Afr&quot;,&quot;volume&quot;:&quot;12&quot;,&quot;container-title-short&quot;:&quot;Sci Afr&quot;},&quot;isTemporary&quot;:false}],&quot;citationTag&quot;:&quot;MENDELEY_CITATION_v3_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&quot;},{&quot;citationID&quot;:&quot;MENDELEY_CITATION_8b46c4f1-126c-4c0e-9995-770fd7e64d87&quot;,&quot;properties&quot;:{&quot;noteIndex&quot;:0},&quot;isEdited&quot;:false,&quot;manualOverride&quot;:{&quot;isManuallyOverridden&quot;:false,&quot;citeprocText&quot;:&quot;[18]&quot;,&quot;manualOverrideText&quot;:&quot;&quot;},&quot;citationItems&quot;:[{&quot;id&quot;:&quot;efb1af83-961e-36f0-81ff-72b4a96aa3b2&quot;,&quot;itemData&quot;:{&quot;type&quot;:&quot;article-journal&quot;,&quot;id&quot;:&quot;efb1af83-961e-36f0-81ff-72b4a96aa3b2&quot;,&quot;title&quot;:&quot;Prevalence and functional profile of SARS-CoV-2 T cells in asymptomatic Kenyan adults&quot;,&quot;author&quot;:[{&quot;family&quot;:&quot;Samandari&quot;,&quot;given&quot;:&quot;Taraz&quot;,&quot;parse-names&quot;:false,&quot;dropping-particle&quot;:&quot;&quot;,&quot;non-dropping-particle&quot;:&quot;&quot;},{&quot;family&quot;:&quot;Ongalo&quot;,&quot;given&quot;:&quot;Joshua B.&quot;,&quot;parse-names&quot;:false,&quot;dropping-particle&quot;:&quot;&quot;,&quot;non-dropping-particle&quot;:&quot;&quot;},{&quot;family&quot;:&quot;McCarthy&quot;,&quot;given&quot;:&quot;Kimberly D.&quot;,&quot;parse-names&quot;:false,&quot;dropping-particle&quot;:&quot;&quot;,&quot;non-dropping-particle&quot;:&quot;&quot;},{&quot;family&quot;:&quot;Biegon&quot;,&quot;given&quot;:&quot;Richard K.&quot;,&quot;parse-names&quot;:false,&quot;dropping-particle&quot;:&quot;&quot;,&quot;non-dropping-particle&quot;:&quot;&quot;},{&quot;family&quot;:&quot;Madiega&quot;,&quot;given&quot;:&quot;Philister A.&quot;,&quot;parse-names&quot;:false,&quot;dropping-particle&quot;:&quot;&quot;,&quot;non-dropping-particle&quot;:&quot;&quot;},{&quot;family&quot;:&quot;Mithika&quot;,&quot;given&quot;:&quot;Anne&quot;,&quot;parse-names&quot;:false,&quot;dropping-particle&quot;:&quot;&quot;,&quot;non-dropping-particle&quot;:&quot;&quot;},{&quot;family&quot;:&quot;Orinda&quot;,&quot;given&quot;:&quot;Joseph&quot;,&quot;parse-names&quot;:false,&quot;dropping-particle&quot;:&quot;&quot;,&quot;non-dropping-particle&quot;:&quot;&quot;},{&quot;family&quot;:&quot;Mboya&quot;,&quot;given&quot;:&quot;Grace M.&quot;,&quot;parse-names&quot;:false,&quot;dropping-particle&quot;:&quot;&quot;,&quot;non-dropping-particle&quot;:&quot;&quot;},{&quot;family&quot;:&quot;Mwaura&quot;,&quot;given&quot;:&quot;Patrick&quot;,&quot;parse-names&quot;:false,&quot;dropping-particle&quot;:&quot;&quot;,&quot;non-dropping-particle&quot;:&quot;&quot;},{&quot;family&quot;:&quot;Anzala&quot;,&quot;given&quot;:&quot;Omu&quot;,&quot;parse-names&quot;:false,&quot;dropping-particle&quot;:&quot;&quot;,&quot;non-dropping-particle&quot;:&quot;&quot;},{&quot;family&quot;:&quot;Onyango&quot;,&quot;given&quot;:&quot;Clayton&quot;,&quot;parse-names&quot;:false,&quot;dropping-particle&quot;:&quot;&quot;,&quot;non-dropping-particle&quot;:&quot;&quot;},{&quot;family&quot;:&quot;Oluoch&quot;,&quot;given&quot;:&quot;Fredrick O.&quot;,&quot;parse-names&quot;:false,&quot;dropping-particle&quot;:&quot;&quot;,&quot;non-dropping-particle&quot;:&quot;&quot;},{&quot;family&quot;:&quot;Osoro&quot;,&quot;given&quot;:&quot;Eric&quot;,&quot;parse-names&quot;:false,&quot;dropping-particle&quot;:&quot;&quot;,&quot;non-dropping-particle&quot;:&quot;&quot;},{&quot;family&quot;:&quot;Dutertre&quot;,&quot;given&quot;:&quot;Charles Antoine&quot;,&quot;parse-names&quot;:false,&quot;dropping-particle&quot;:&quot;&quot;,&quot;non-dropping-particle&quot;:&quot;&quot;},{&quot;family&quot;:&quot;Tan&quot;,&quot;given&quot;:&quot;Nicole&quot;,&quot;parse-names&quot;:false,&quot;dropping-particle&quot;:&quot;&quot;,&quot;non-dropping-particle&quot;:&quot;&quot;},{&quot;family&quot;:&quot;Hang&quot;,&quot;given&quot;:&quot;Shou Kit&quot;,&quot;parse-names&quot;:false,&quot;dropping-particle&quot;:&quot;&quot;,&quot;non-dropping-particle&quot;:&quot;&quot;},{&quot;family&quot;:&quot;Hariharaputran&quot;,&quot;given&quot;:&quot;Smrithi&quot;,&quot;parse-names&quot;:false,&quot;dropping-particle&quot;:&quot;&quot;,&quot;non-dropping-particle&quot;:&quot;&quot;},{&quot;family&quot;:&quot;Lye&quot;,&quot;given&quot;:&quot;David C.&quot;,&quot;parse-names&quot;:false,&quot;dropping-particle&quot;:&quot;&quot;,&quot;non-dropping-particle&quot;:&quot;&quot;},{&quot;family&quot;:&quot;Herman-Roloff&quot;,&quot;given&quot;:&quot;Amy&quot;,&quot;parse-names&quot;:false,&quot;dropping-particle&quot;:&quot;&quot;,&quot;non-dropping-particle&quot;:&quot;&quot;},{&quot;family&quot;:&quot;Bert&quot;,&quot;given&quot;:&quot;Nina&quot;,&quot;parse-names&quot;:false,&quot;dropping-particle&quot;:&quot;&quot;,&quot;non-dropping-particle&quot;:&quot;Le&quot;},{&quot;family&quot;:&quot;Bertoletti&quot;,&quot;given&quot;:&quot;Antonio&quot;,&quot;parse-names&quot;:false,&quot;dropping-particle&quot;:&quot;&quot;,&quot;non-dropping-particle&quot;:&quot;&quot;}],&quot;container-title&quot;:&quot;The Journal of Clinical Investigation&quot;,&quot;accessed&quot;:{&quot;date-parts&quot;:[[2024,5,13]]},&quot;DOI&quot;:&quot;10.1172/JCI170011&quot;,&quot;ISSN&quot;:&quot;15588238&quot;,&quot;PMID&quot;:&quot;37219944&quot;,&quot;URL&quot;:&quot;/pmc/articles/PMC10313370/&quot;,&quot;issued&quot;:{&quot;date-parts&quot;:[[2023,7,7]]},&quot;abstract&quot;:&quot;BACKGROUND. SARS-CoV-2 infection in Africa has been characterized by a less severe disease profile than what has been observed elsewhere, but the profile of SARS-CoV-2-specific adaptive immunity in these mainly asymptomatic patients has not, to our knowledge, been analyzed. METHODS. We collected blood samples from residents of rural Kenya (n = 80), who had not experienced any respiratory symptoms or had contact with individuals with COVID-19 and had not received COVID-19 vaccines. We analyzed spike-specific antibodies and T cells specific for SARS-CoV-2 structural (membrane, nucleocapsid, and spike) and accessory (ORF3a, ORF7, ORF8) proteins. Pre-pandemic blood samples collected in Nairobi (n = 13) and blood samples from mild-to-moderately symptomatic COVID-19 convalescent patients (n = 36) living in the urban environment of Singapore were also studied. RESULTS. Among asymptomatic Africans, we detected anti-spike antibodies in 41.0% of the samples and T cell responses against 2 or more SARS-CoV-2 proteins in 82.5% of samples examined. Such a pattern was absent in the pre-pandemic samples. Furthermore, distinct from cellular immunity in European and Asian COVID-19 convalescents, we observed strong T cell immunogenicity against viral accessory proteins (ORF3a, ORF8) but not structural proteins, as well as a higher IL-10/ IFN-γ cytokine ratio profile. CONCLUSIONS. The high incidence of T cell responses against different SARS-CoV-2 proteins in seronegative participants suggests that serosurveys underestimate SARS-CoV-2 prevalence in settings where asymptomatic infections prevail. The functional and antigen-specific profile of SARS-CoV-2-specific T cells in African individuals suggests that environmental factors can play a role in the development of protective antiviral immunity.&quot;,&quot;publisher&quot;:&quot;American Society for Clinical Investigation&quot;,&quot;issue&quot;:&quot;13&quot;,&quot;volume&quot;:&quot;133&quot;,&quot;container-title-short&quot;:&quot;J Clin Invest&quot;},&quot;isTemporary&quot;:false}],&quot;citationTag&quot;:&quot;MENDELEY_CITATION_v3_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&quot;},{&quot;citationID&quot;:&quot;MENDELEY_CITATION_41565904-fc21-4bd5-a482-75298ee6f937&quot;,&quot;properties&quot;:{&quot;noteIndex&quot;:0},&quot;isEdited&quot;:false,&quot;manualOverride&quot;:{&quot;isManuallyOverridden&quot;:false,&quot;citeprocText&quot;:&quot;[37]&quot;,&quot;manualOverrideText&quot;:&quot;&quot;},&quot;citationItems&quot;:[{&quot;id&quot;:&quot;79e5a98a-a0f2-32bf-a22d-aa15ccc9224c&quot;,&quot;itemData&quot;:{&quot;type&quot;:&quot;article-journal&quot;,&quot;id&quot;:&quot;79e5a98a-a0f2-32bf-a22d-aa15ccc9224c&quot;,&quot;title&quot;:&quot;Distinct clinical and immunological profiles of patients with evidence of SARS-CoV-2 infection in sub-Saharan Africa&quot;,&quot;author&quot;:[{&quot;family&quot;:&quot;Morton&quot;,&quot;given&quot;:&quot;Ben&quot;,&quot;parse-names&quot;:false,&quot;dropping-particle&quot;:&quot;&quot;,&quot;non-dropping-particle&quot;:&quot;&quot;},{&quot;family&quot;:&quot;Barnes&quot;,&quot;given&quot;:&quot;Kayla G.&quot;,&quot;parse-names&quot;:false,&quot;dropping-particle&quot;:&quot;&quot;,&quot;non-dropping-particle&quot;:&quot;&quot;},{&quot;family&quot;:&quot;Anscombe&quot;,&quot;given&quot;:&quot;Catherine&quot;,&quot;parse-names&quot;:false,&quot;dropping-particle&quot;:&quot;&quot;,&quot;non-dropping-particle&quot;:&quot;&quot;},{&quot;family&quot;:&quot;Jere&quot;,&quot;given&quot;:&quot;Khuzwayo&quot;,&quot;parse-names&quot;:false,&quot;dropping-particle&quot;:&quot;&quot;,&quot;non-dropping-particle&quot;:&quot;&quot;},{&quot;family&quot;:&quot;Matambo&quot;,&quot;given&quot;:&quot;Prisca&quot;,&quot;parse-names&quot;:false,&quot;dropping-particle&quot;:&quot;&quot;,&quot;non-dropping-particle&quot;:&quot;&quot;},{&quot;family&quot;:&quot;Mandolo&quot;,&quot;given&quot;:&quot;Jonathan&quot;,&quot;parse-names&quot;:false,&quot;dropping-particle&quot;:&quot;&quot;,&quot;non-dropping-particle&quot;:&quot;&quot;},{&quot;family&quot;:&quot;Kamng’ona&quot;,&quot;given&quot;:&quot;Raphael&quot;,&quot;parse-names&quot;:false,&quot;dropping-particle&quot;:&quot;&quot;,&quot;non-dropping-particle&quot;:&quot;&quot;},{&quot;family&quot;:&quot;Brown&quot;,&quot;given&quot;:&quot;Comfort&quot;,&quot;parse-names&quot;:false,&quot;dropping-particle&quot;:&quot;&quot;,&quot;non-dropping-particle&quot;:&quot;&quot;},{&quot;family&quot;:&quot;Nyirenda&quot;,&quot;given&quot;:&quot;James&quot;,&quot;parse-names&quot;:false,&quot;dropping-particle&quot;:&quot;&quot;,&quot;non-dropping-particle&quot;:&quot;&quot;},{&quot;family&quot;:&quot;Phiri&quot;,&quot;given&quot;:&quot;Tamara&quot;,&quot;parse-names&quot;:false,&quot;dropping-particle&quot;:&quot;&quot;,&quot;non-dropping-particle&quot;:&quot;&quot;},{&quot;family&quot;:&quot;Banda&quot;,&quot;given&quot;:&quot;Ndaziona P.&quot;,&quot;parse-names&quot;:false,&quot;dropping-particle&quot;:&quot;&quot;,&quot;non-dropping-particle&quot;:&quot;&quot;},{&quot;family&quot;:&quot;Veer&quot;,&quot;given&quot;:&quot;Charlotte&quot;,&quot;parse-names&quot;:false,&quot;dropping-particle&quot;:&quot;&quot;,&quot;non-dropping-particle&quot;:&quot;Van Der&quot;},{&quot;family&quot;:&quot;Mndolo&quot;,&quot;given&quot;:&quot;Kwazizira S.&quot;,&quot;parse-names&quot;:false,&quot;dropping-particle&quot;:&quot;&quot;,&quot;non-dropping-particle&quot;:&quot;&quot;},{&quot;family&quot;:&quot;Mponda&quot;,&quot;given&quot;:&quot;Kelvin&quot;,&quot;parse-names&quot;:false,&quot;dropping-particle&quot;:&quot;&quot;,&quot;non-dropping-particle&quot;:&quot;&quot;},{&quot;family&quot;:&quot;Rylance&quot;,&quot;given&quot;:&quot;Jamie&quot;,&quot;parse-names&quot;:false,&quot;dropping-particle&quot;:&quot;&quot;,&quot;non-dropping-particle&quot;:&quot;&quot;},{&quot;family&quot;:&quot;Phiri&quot;,&quot;given&quot;:&quot;Chimota&quot;,&quot;parse-names&quot;:false,&quot;dropping-particle&quot;:&quot;&quot;,&quot;non-dropping-particle&quot;:&quot;&quot;},{&quot;family&quot;:&quot;Mallewa&quot;,&quot;given&quot;:&quot;Jane&quot;,&quot;parse-names&quot;:false,&quot;dropping-particle&quot;:&quot;&quot;,&quot;non-dropping-particle&quot;:&quot;&quot;},{&quot;family&quot;:&quot;Nyirenda&quot;,&quot;given&quot;:&quot;Mulinda&quot;,&quot;parse-names&quot;:false,&quot;dropping-particle&quot;:&quot;&quot;,&quot;non-dropping-particle&quot;:&quot;&quot;},{&quot;family&quot;:&quot;Katha&quot;,&quot;given&quot;:&quot;Grace&quot;,&quot;parse-names&quot;:false,&quot;dropping-particle&quot;:&quot;&quot;,&quot;non-dropping-particle&quot;:&quot;&quot;},{&quot;family&quot;:&quot;Kambiya&quot;,&quot;given&quot;:&quot;Paul&quot;,&quot;parse-names&quot;:false,&quot;dropping-particle&quot;:&quot;&quot;,&quot;non-dropping-particle&quot;:&quot;&quot;},{&quot;family&quot;:&quot;Jafali&quot;,&quot;given&quot;:&quot;James&quot;,&quot;parse-names&quot;:false,&quot;dropping-particle&quot;:&quot;&quot;,&quot;non-dropping-particle&quot;:&quot;&quot;},{&quot;family&quot;:&quot;Mwandumba&quot;,&quot;given&quot;:&quot;Henry C.&quot;,&quot;parse-names&quot;:false,&quot;dropping-particle&quot;:&quot;&quot;,&quot;non-dropping-particle&quot;:&quot;&quot;},{&quot;family&quot;:&quot;Gordon&quot;,&quot;given&quot;:&quot;Stephen B.&quot;,&quot;parse-names&quot;:false,&quot;dropping-particle&quot;:&quot;&quot;,&quot;non-dropping-particle&quot;:&quot;&quot;},{&quot;family&quot;:&quot;Cornick&quot;,&quot;given&quot;:&quot;Jennifer&quot;,&quot;parse-names&quot;:false,&quot;dropping-particle&quot;:&quot;&quot;,&quot;non-dropping-particle&quot;:&quot;&quot;},{&quot;family&quot;:&quot;Jambo&quot;,&quot;given&quot;:&quot;Kondwani C.&quot;,&quot;parse-names&quot;:false,&quot;dropping-particle&quot;:&quot;&quot;,&quot;non-dropping-particle&quot;:&quot;&quot;},{&quot;family&quot;:&quot;Phulusa&quot;,&quot;given&quot;:&quot;Jacob&quot;,&quot;parse-names&quot;:false,&quot;dropping-particle&quot;:&quot;&quot;,&quot;non-dropping-particle&quot;:&quot;&quot;},{&quot;family&quot;:&quot;Mkandawire&quot;,&quot;given&quot;:&quot;Mercy&quot;,&quot;parse-names&quot;:false,&quot;dropping-particle&quot;:&quot;&quot;,&quot;non-dropping-particle&quot;:&quot;&quot;},{&quot;family&quot;:&quot;Kaimba&quot;,&quot;given&quot;:&quot;Sylvester&quot;,&quot;parse-names&quot;:false,&quot;dropping-particle&quot;:&quot;&quot;,&quot;non-dropping-particle&quot;:&quot;&quot;},{&quot;family&quot;:&quot;Thole&quot;,&quot;given&quot;:&quot;Herbert&quot;,&quot;parse-names&quot;:false,&quot;dropping-particle&quot;:&quot;&quot;,&quot;non-dropping-particle&quot;:&quot;&quot;},{&quot;family&quot;:&quot;Nthala&quot;,&quot;given&quot;:&quot;Sharon&quot;,&quot;parse-names&quot;:false,&quot;dropping-particle&quot;:&quot;&quot;,&quot;non-dropping-particle&quot;:&quot;&quot;},{&quot;family&quot;:&quot;Nsomba&quot;,&quot;given&quot;:&quot;Edna&quot;,&quot;parse-names&quot;:false,&quot;dropping-particle&quot;:&quot;&quot;,&quot;non-dropping-particle&quot;:&quot;&quot;},{&quot;family&quot;:&quot;Keyala&quot;,&quot;given&quot;:&quot;Lucy&quot;,&quot;parse-names&quot;:false,&quot;dropping-particle&quot;:&quot;&quot;,&quot;non-dropping-particle&quot;:&quot;&quot;},{&quot;family&quot;:&quot;Mandala&quot;,&quot;given&quot;:&quot;Peter&quot;,&quot;parse-names&quot;:false,&quot;dropping-particle&quot;:&quot;&quot;,&quot;non-dropping-particle&quot;:&quot;&quot;},{&quot;family&quot;:&quot;Chinoko&quot;,&quot;given&quot;:&quot;Beatrice&quot;,&quot;parse-names&quot;:false,&quot;dropping-particle&quot;:&quot;&quot;,&quot;non-dropping-particle&quot;:&quot;&quot;},{&quot;family&quot;:&quot;Kaudzu&quot;,&quot;given&quot;:&quot;Vella&quot;,&quot;parse-names&quot;:false,&quot;dropping-particle&quot;:&quot;&quot;,&quot;non-dropping-particle&quot;:&quot;&quot;},{&quot;family&quot;:&quot;Sichone&quot;,&quot;given&quot;:&quot;Simon&quot;,&quot;parse-names&quot;:false,&quot;dropping-particle&quot;:&quot;&quot;,&quot;non-dropping-particle&quot;:&quot;&quot;},{&quot;family&quot;:&quot;Ahmadu&quot;,&quot;given&quot;:&quot;Ajisa&quot;,&quot;parse-names&quot;:false,&quot;dropping-particle&quot;:&quot;&quot;,&quot;non-dropping-particle&quot;:&quot;&quot;},{&quot;family&quot;:&quot;Kanjewa&quot;,&quot;given&quot;:&quot;Oscar&quot;,&quot;parse-names&quot;:false,&quot;dropping-particle&quot;:&quot;&quot;,&quot;non-dropping-particle&quot;:&quot;&quot;},{&quot;family&quot;:&quot;Nyasulu&quot;,&quot;given&quot;:&quot;Vita&quot;,&quot;parse-names&quot;:false,&quot;dropping-particle&quot;:&quot;&quot;,&quot;non-dropping-particle&quot;:&quot;&quot;},{&quot;family&quot;:&quot;Chinyama&quot;,&quot;given&quot;:&quot;End&quot;,&quot;parse-names&quot;:false,&quot;dropping-particle&quot;:&quot;&quot;,&quot;non-dropping-particle&quot;:&quot;&quot;},{&quot;family&quot;:&quot;Zuza&quot;,&quot;given&quot;:&quot;Allan&quot;,&quot;parse-names&quot;:false,&quot;dropping-particle&quot;:&quot;&quot;,&quot;non-dropping-particle&quot;:&quot;&quot;},{&quot;family&quot;:&quot;Denis&quot;,&quot;given&quot;:&quot;Brigitte&quot;,&quot;parse-names&quot;:false,&quot;dropping-particle&quot;:&quot;&quot;,&quot;non-dropping-particle&quot;:&quot;&quot;},{&quot;family&quot;:&quot;Mhango&quot;,&quot;given&quot;:&quot;Chimwemwe&quot;,&quot;parse-names&quot;:false,&quot;dropping-particle&quot;:&quot;&quot;,&quot;non-dropping-particle&quot;:&quot;&quot;},{&quot;family&quot;:&quot;Lakudzala&quot;,&quot;given&quot;:&quot;Agness&quot;,&quot;parse-names&quot;:false,&quot;dropping-particle&quot;:&quot;&quot;,&quot;non-dropping-particle&quot;:&quot;&quot;},{&quot;family&quot;:&quot;Chaponda&quot;,&quot;given&quot;:&quot;Mphatso&quot;,&quot;parse-names&quot;:false,&quot;dropping-particle&quot;:&quot;&quot;,&quot;non-dropping-particle&quot;:&quot;&quot;},{&quot;family&quot;:&quot;Mwenechanya&quot;,&quot;given&quot;:&quot;Percy&quot;,&quot;parse-names&quot;:false,&quot;dropping-particle&quot;:&quot;&quot;,&quot;non-dropping-particle&quot;:&quot;&quot;},{&quot;family&quot;:&quot;Chirombo&quot;,&quot;given&quot;:&quot;James&quot;,&quot;parse-names&quot;:false,&quot;dropping-particle&quot;:&quot;&quot;,&quot;non-dropping-particle&quot;:&quot;&quot;},{&quot;family&quot;:&quot;Masesa&quot;,&quot;given&quot;:&quot;Clemens&quot;,&quot;parse-names&quot;:false,&quot;dropping-particle&quot;:&quot;&quot;,&quot;non-dropping-particle&quot;:&quot;&quot;},{&quot;family&quot;:&quot;Gondwe&quot;,&quot;given&quot;:&quot;Joel&quot;,&quot;parse-names&quot;:false,&quot;dropping-particle&quot;:&quot;&quot;,&quot;non-dropping-particle&quot;:&quot;&quot;},{&quot;family&quot;:&quot;Tembo&quot;,&quot;given&quot;:&quot;Dumizulu&quot;,&quot;parse-names&quot;:false,&quot;dropping-particle&quot;:&quot;&quot;,&quot;non-dropping-particle&quot;:&quot;&quot;},{&quot;family&quot;:&quot;Storey&quot;,&quot;given&quot;:&quot;Evance&quot;,&quot;parse-names&quot;:false,&quot;dropping-particle&quot;:&quot;&quot;,&quot;non-dropping-particle&quot;:&quot;&quot;},{&quot;family&quot;:&quot;Bondera&quot;,&quot;given&quot;:&quot;Nedson&quot;,&quot;parse-names&quot;:false,&quot;dropping-particle&quot;:&quot;&quot;,&quot;non-dropping-particle&quot;:&quot;&quot;},{&quot;family&quot;:&quot;Matchado&quot;,&quot;given&quot;:&quot;Danford&quot;,&quot;parse-names&quot;:false,&quot;dropping-particle&quot;:&quot;&quot;,&quot;non-dropping-particle&quot;:&quot;&quot;},{&quot;family&quot;:&quot;Chande&quot;,&quot;given&quot;:&quot;Adams&quot;,&quot;parse-names&quot;:false,&quot;dropping-particle&quot;:&quot;&quot;,&quot;non-dropping-particle&quot;:&quot;&quot;},{&quot;family&quot;:&quot;Chingota&quot;,&quot;given&quot;:&quot;Arthur&quot;,&quot;parse-names&quot;:false,&quot;dropping-particle&quot;:&quot;&quot;,&quot;non-dropping-particle&quot;:&quot;&quot;},{&quot;family&quot;:&quot;Ntwea&quot;,&quot;given&quot;:&quot;Chimenya&quot;,&quot;parse-names&quot;:false,&quot;dropping-particle&quot;:&quot;&quot;,&quot;non-dropping-particle&quot;:&quot;&quot;},{&quot;family&quot;:&quot;Mkandawire&quot;,&quot;given&quot;:&quot;Langford&quot;,&quot;parse-names&quot;:false,&quot;dropping-particle&quot;:&quot;&quot;,&quot;non-dropping-particle&quot;:&quot;&quot;},{&quot;family&quot;:&quot;Lissauer&quot;,&quot;given&quot;:&quot;Samantha&quot;,&quot;parse-names&quot;:false,&quot;dropping-particle&quot;:&quot;&quot;,&quot;non-dropping-particle&quot;:&quot;&quot;},{&quot;family&quot;:&quot;Freyne&quot;,&quot;given&quot;:&quot;Bridget&quot;,&quot;parse-names&quot;:false,&quot;dropping-particle&quot;:&quot;&quot;,&quot;non-dropping-particle&quot;:&quot;&quot;},{&quot;family&quot;:&quot;Gmeiner&quot;,&quot;given&quot;:&quot;Markus&quot;,&quot;parse-names&quot;:false,&quot;dropping-particle&quot;:&quot;&quot;,&quot;non-dropping-particle&quot;:&quot;&quot;},{&quot;family&quot;:&quot;MacPherson&quot;,&quot;given&quot;:&quot;Peter&quot;,&quot;parse-names&quot;:false,&quot;dropping-particle&quot;:&quot;&quot;,&quot;non-dropping-particle&quot;:&quot;&quot;},{&quot;family&quot;:&quot;Tam&quot;,&quot;given&quot;:&quot;Pui Ying Iroh&quot;,&quot;parse-names&quot;:false,&quot;dropping-particle&quot;:&quot;&quot;,&quot;non-dropping-particle&quot;:&quot;&quot;},{&quot;family&quot;:&quot;Mvaya&quot;,&quot;given&quot;:&quot;Leonard&quot;,&quot;parse-names&quot;:false,&quot;dropping-particle&quot;:&quot;&quot;,&quot;non-dropping-particle&quot;:&quot;&quot;},{&quot;family&quot;:&quot;Henrion&quot;,&quot;given&quot;:&quot;Marc Y.R.&quot;,&quot;parse-names&quot;:false,&quot;dropping-particle&quot;:&quot;&quot;,&quot;non-dropping-particle&quot;:&quot;&quot;},{&quot;family&quot;:&quot;Swarthout&quot;,&quot;given&quot;:&quot;Todd D.&quot;,&quot;parse-names&quot;:false,&quot;dropping-particle&quot;:&quot;&quot;,&quot;non-dropping-particle&quot;:&quot;&quot;}],&quot;container-title&quot;:&quot;Nature Communications 2021 12:1&quot;,&quot;accessed&quot;:{&quot;date-parts&quot;:[[2024,5,14]]},&quot;DOI&quot;:&quot;10.1038/s41467-021-23267-w&quot;,&quot;ISSN&quot;:&quot;2041-1723&quot;,&quot;PMID&quot;:&quot;34117221&quot;,&quot;URL&quot;:&quot;https://www.nature.com/articles/s41467-021-23267-w&quot;,&quot;issued&quot;:{&quot;date-parts&quot;:[[2021,6,11]]},&quot;page&quot;:&quot;1-12&quot;,&quot;abstract&quot;:&quot;Although the COVID-19 pandemic has left no country untouched there has been limited research to understand clinical and immunological responses in African populations. Here we characterise patients hospitalised with suspected (PCR-negative/IgG-positive) or confirmed (PCR-positive) COVID-19, and healthy community controls (PCR-negative/IgG-negative). PCR-positive COVID-19 participants were more likely to receive dexamethasone and a beta-lactam antibiotic, and survive to hospital discharge than PCR-negative/IgG-positive and PCR-negative/IgG-negative participants. PCR-negative/IgG-positive participants exhibited a nasal and systemic cytokine signature analogous to PCR-positive COVID-19 participants, predominated by chemokines and neutrophils and distinct from PCR-negative/IgG-negative participants. PCR-negative/IgG-positive participants had increased propensity for Staphylococcus aureus and Streptococcus pneumoniae colonisation. PCR-negative/IgG-positive individuals with high COVID-19 clinical suspicion had inflammatory profiles analogous to PCR-confirmed disease and potentially represent a target population for COVID-19 treatment strategies. Clinical management of COVID-19 in resource-poor settings has distinct challenges and detailed patient characterisation is needed. Here, the authors describe the clinical and immunological profiles of patients at a hospital in Malawi with confirmed and suspected COVID-19.&quot;,&quot;publisher&quot;:&quot;Nature Publishing Group&quot;,&quot;issue&quot;:&quot;1&quot;,&quot;volume&quot;:&quot;12&quot;,&quot;container-title-short&quot;:&quot;&quot;},&quot;isTemporary&quot;:false}],&quot;citationTag&quot;:&quot;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&quot;},{&quot;citationID&quot;:&quot;MENDELEY_CITATION_8505c5b9-e5db-46cc-919a-fdf8e131259b&quot;,&quot;properties&quot;:{&quot;noteIndex&quot;:0},&quot;isEdited&quot;:false,&quot;manualOverride&quot;:{&quot;isManuallyOverridden&quot;:false,&quot;citeprocText&quot;:&quot;[44]&quot;,&quot;manualOverrideText&quot;:&quot;&quot;},&quot;citationItems&quot;:[{&quot;id&quot;:&quot;cec4df75-e503-3fa3-805b-3ef4644c0751&quot;,&quot;itemData&quot;:{&quot;type&quot;:&quot;article-journal&quot;,&quot;id&quot;:&quot;cec4df75-e503-3fa3-805b-3ef4644c0751&quot;,&quot;title&quot;:&quot;The ACE 2 G8790A and IL-22 Gene Polymorphisms and their Association with Susceptibility to COVID-19 in Yaounde, Cameroon&quot;,&quot;author&quot;:[{&quot;family&quot;:&quot;Tah&quot;,&quot;given&quot;:&quot;Calvino Fomboh&quot;,&quot;parse-names&quot;:false,&quot;dropping-particle&quot;:&quot;&quot;,&quot;non-dropping-particle&quot;:&quot;&quot;},{&quot;family&quot;:&quot;Nji&quot;,&quot;given&quot;:&quot;Akindeh Mbuh&quot;,&quot;parse-names&quot;:false,&quot;dropping-particle&quot;:&quot;&quot;,&quot;non-dropping-particle&quot;:&quot;&quot;},{&quot;family&quot;:&quot;Chedjou&quot;,&quot;given&quot;:&quot;Jean Paul Kengne&quot;,&quot;parse-names&quot;:false,&quot;dropping-particle&quot;:&quot;&quot;,&quot;non-dropping-particle&quot;:&quot;&quot;},{&quot;family&quot;:&quot;Ngum&quot;,&quot;given&quot;:&quot;Lesley Ngum&quot;,&quot;parse-names&quot;:false,&quot;dropping-particle&quot;:&quot;&quot;,&quot;non-dropping-particle&quot;:&quot;&quot;},{&quot;family&quot;:&quot;Tchinda&quot;,&quot;given&quot;:&quot;Carine Nguefeu Nkenfou&quot;,&quot;parse-names&quot;:false,&quot;dropping-particle&quot;:&quot;&quot;,&quot;non-dropping-particle&quot;:&quot;&quot;},{&quot;family&quot;:&quot;Laban&quot;,&quot;given&quot;:&quot;Rhoda Bongshe&quot;,&quot;parse-names&quot;:false,&quot;dropping-particle&quot;:&quot;&quot;,&quot;non-dropping-particle&quot;:&quot;&quot;},{&quot;family&quot;:&quot;Mbu’u&quot;,&quot;given&quot;:&quot;Cyrille Mbanwi&quot;,&quot;parse-names&quot;:false,&quot;dropping-particle&quot;:&quot;&quot;,&quot;non-dropping-particle&quot;:&quot;&quot;},{&quot;family&quot;:&quot;Eric&quot;,&quot;given&quot;:&quot;MacDonald&quot;,&quot;parse-names&quot;:false,&quot;dropping-particle&quot;:&quot;Bin&quot;,&quot;non-dropping-particle&quot;:&quot;&quot;},{&quot;family&quot;:&quot;Netongo&quot;,&quot;given&quot;:&quot;Palmer Masumbe&quot;,&quot;parse-names&quot;:false,&quot;dropping-particle&quot;:&quot;&quot;,&quot;non-dropping-particle&quot;:&quot;&quot;},{&quot;family&quot;:&quot;Wami&quot;,&quot;given&quot;:&quot;Tatiana Tchakote&quot;,&quot;parse-names&quot;:false,&quot;dropping-particle&quot;:&quot;&quot;,&quot;non-dropping-particle&quot;:&quot;&quot;},{&quot;family&quot;:&quot;Tchamdjeu&quot;,&quot;given&quot;:&quot;Wilfried Olivier Ngandjeu&quot;,&quot;parse-names&quot;:false,&quot;dropping-particle&quot;:&quot;&quot;,&quot;non-dropping-particle&quot;:&quot;&quot;},{&quot;family&quot;:&quot;Fonyuy&quot;,&quot;given&quot;:&quot;Marie Claire Vernyuy&quot;,&quot;parse-names&quot;:false,&quot;dropping-particle&quot;:&quot;&quot;,&quot;non-dropping-particle&quot;:&quot;&quot;},{&quot;family&quot;:&quot;Mbacham&quot;,&quot;given&quot;:&quot;Wilfred Fon&quot;,&quot;parse-names&quot;:false,&quot;dropping-particle&quot;:&quot;&quot;,&quot;non-dropping-particle&quot;:&quot;&quot;}],&quot;container-title&quot;:&quot;Biochemistry and Molecular Biology 2023, Volume 8, Page 29&quot;,&quot;accessed&quot;:{&quot;date-parts&quot;:[[2024,5,15]]},&quot;DOI&quot;:&quot;10.11648/J.BMB.20230802.12&quot;,&quot;ISSN&quot;:&quot;2575-5048&quot;,&quot;URL&quot;:&quot;https://www.sciencepg.com/article/10.11648/j.bmb.20230802.12&quot;,&quot;issued&quot;:{&quot;date-parts&quot;:[[2023,9,8]]},&quot;page&quot;:&quot;29-36&quot;,&quot;abstract&quot;:&quot;Severe Acute Respiratory Syndrome Corona Virus 2 (SARS-CoV-2) is an enveloped positive-stranded RNA virus that replicates in the cytoplasm, and uses envelope spike projections as a key to enter to human cells with the receptor. Host susceptibility upon exposure to the virus might be as a result of genetic polymorphisms observed on genes that encode for molecules in the immune system such as ACE 2, as well as IL-22 which influences the immune response. This study was aimed at investigating the association between the Single Nucleotide Polymorphisms (SNPs) of ACE2 G8970A and IL-22 (rs1179521) with COVID-19 susceptibility in Yaounde, Cameroon. A case-control study was performed on 331 conveniently collected blood samples, spotted on Whartman N° 3-filter paper from which DNA was extracted by the chelex-100 DNA extraction method. Genotyping of the ACE2 G8970A and IL-22 SNPs were performed using Polymerase Chain Reaction and Restriction Fragment Length Polymorphism (PCR-RFLP). The Chi-square test (X&lt;sup&gt;2&lt;/sup&gt;) was used to establish associations. A P-value of &lt;0.05 was considered significant. The most predominant genotype for ACE2 G8790A, was the homozygous wild type GG genotype (75.23%, 249/331) with no homozygous mutant (AA genotype) observed amongst the study participants, whereas for IL-22 rs1179251, it was the heterozygous GC (47.43%, 157/331). The mutant C allele for IL-22 rs1179251 was most predominant (58%). In the same manner, the wild type G allele for ACE 2 was predominant (88%). No statistical significance was found in the gene and genotype frequencies of ACE2 G8790A and IL-22 rs1179251 between the COVID-19 infected group and healthy controls. The GG genotype for the IL-22 rs1179251 was a protective factor against the presentation of clinical features of COVID-19 (OR=0.430; P=0.003) whereas, the C allele was a risk factor (OR=2.324; P=0.003). In conclusion, no association was found between the SNPs of ACE2 G8790A and IL-22 rs1179251, and COVID-19, but an association was found between the SNP of IL-22 rs1179251 and COVID-19 clinical features. The combined SNPs of ACE2 G86790A and IL-22 rs1179251, showed statistical significance between the symptomatic and asymptomatic groups when the wildtype allele (G) for ACE2 G8790A and the mutant allele (C) for IL-22 rs1179251 were combined amongst study participants, with participants possessing the resultant genotype (GC), 2 times likely to present clinical features of COVID-19 (GC; OR=2.324, P=0.003).&quot;,&quot;publisher&quot;:&quot;Science Publishing Group&quot;,&quot;issue&quot;:&quot;2&quot;,&quot;volume&quot;:&quot;8&quot;,&quot;container-title-short&quot;:&quot;&quot;},&quot;isTemporary&quot;:false}],&quot;citationTag&quot;:&quot;MENDELEY_CITATION_v3_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&quot;},{&quot;citationID&quot;:&quot;MENDELEY_CITATION_abb52be4-c7e4-444f-bfef-0b3e94ea0d2d&quot;,&quot;properties&quot;:{&quot;noteIndex&quot;:0},&quot;isEdited&quot;:false,&quot;manualOverride&quot;:{&quot;isManuallyOverridden&quot;:false,&quot;citeprocText&quot;:&quot;[12]&quot;,&quot;manualOverrideText&quot;:&quot;&quot;},&quot;citationItems&quot;:[{&quot;id&quot;:&quot;e198647f-fdce-365c-8c02-39eaedff78a9&quot;,&quot;itemData&quot;:{&quot;type&quot;:&quot;article-journal&quot;,&quot;id&quot;:&quot;e198647f-fdce-365c-8c02-39eaedff78a9&quot;,&quot;title&quot;:&quot;Polymorphisms within the SARS-CoV-2 Human Receptor Genes Associate with Variable Disease Outcomes across Ethnicities&quot;,&quot;author&quot;:[{&quot;family&quot;:&quot;Adimulam&quot;,&quot;given&quot;:&quot;Theolan&quot;,&quot;parse-names&quot;:false,&quot;dropping-particle&quot;:&quot;&quot;,&quot;non-dropping-particle&quot;:&quot;&quot;},{&quot;family&quot;:&quot;Arumugam&quot;,&quot;given&quot;:&quot;Thilona&quot;,&quot;parse-names&quot;:false,&quot;dropping-particle&quot;:&quot;&quot;,&quot;non-dropping-particle&quot;:&quot;&quot;},{&quot;family&quot;:&quot;Naidoo&quot;,&quot;given&quot;:&quot;Anushka&quot;,&quot;parse-names&quot;:false,&quot;dropping-particle&quot;:&quot;&quot;,&quot;non-dropping-particle&quot;:&quot;&quot;},{&quot;family&quot;:&quot;Naidoo&quot;,&quot;given&quot;:&quot;Kogieleum&quot;,&quot;parse-names&quot;:false,&quot;dropping-particle&quot;:&quot;&quot;,&quot;non-dropping-particle&quot;:&quot;&quot;},{&quot;family&quot;:&quot;Ramsuran&quot;,&quot;given&quot;:&quot;Veron&quot;,&quot;parse-names&quot;:false,&quot;dropping-particle&quot;:&quot;&quot;,&quot;non-dropping-particle&quot;:&quot;&quot;}],&quot;container-title&quot;:&quot;Genes&quot;,&quot;accessed&quot;:{&quot;date-parts&quot;:[[2024,5,15]]},&quot;DOI&quot;:&quot;10.3390/GENES14091798&quot;,&quot;ISSN&quot;:&quot;2073-4425&quot;,&quot;PMID&quot;:&quot;37761938&quot;,&quot;URL&quot;:&quot;https://pubmed.ncbi.nlm.nih.gov/37761938/&quot;,&quot;issued&quot;:{&quot;date-parts&quot;:[[2023,9,1]]},&quot;abstract&quot;:&quot;The contribution of human genes to the variability of disease outcomes has been shown to be important across infectious diseases. Studies have shown mutations within specific human genes are associated with variable COVID-19 outcomes. We focused on the SARS-CoV-2 receptors/co-receptors to identify the role of specific polymorphisms within ACE2, TMPRSS2, NRP1 and CD147. Polymorphisms within ACE2 (rs2285666), TMPRSS2 (rs12329760), CD147 (rs8259) and NRP1 (rs10080) have been shown to associate with COVID-19 severity. Using cryopreserved samples from COVID-19-positive African, European and South Asian individuals within South Africa, we determined genotype frequencies. The genetic variant rs2285666 was associated with COVID-19 severity with an ethnic bias. African individuals with a CC genotype demonstrate more severe COVID-19 outcomes (OR = 7.5; 95% CI 1.164–80.89; p = 0.024) compared with those with a TT genotype. The expressions of ACE2 and SARS-CoV-2 viral load were measured using droplet digital PCR. Our results demonstrate rs2285666 and rs10080 were significantly associated with increased SARS-CoV-2 viral load and worse outcomes in certain ethnicities. This study demonstrates two important findings. Firstly, SARS-CoV-2 viral load is significantly lower in Africans compared with individuals of European and South Asian descent (p = 0.0002 and p &lt; 0.0001). Secondly, SARS-CoV-2 viral load associates with specific SARS-CoV-2 receptor variants. A limited number of studies have examined the receptor/co-receptor genes within Africa. This study investigated genetic variants within the SARS-CoV-2 receptor/co-receptor genes and their association with COVID-19 severity and SARS-CoV-2 viral load across different ethnicities. We provide a genetic basis for differences in COVID-19 severity across ethnic groups in South Africa, further highlighting the importance of further investigation to determine potential therapeutic targets and to guide vaccination strategies that may prioritize specific genotypes.&quot;,&quot;publisher&quot;:&quot;Genes (Basel)&quot;,&quot;issue&quot;:&quot;9&quot;,&quot;volume&quot;:&quot;14&quot;,&quot;container-title-short&quot;:&quot;Genes (Basel)&quot;},&quot;isTemporary&quot;:false}],&quot;citationTag&quot;:&quot;MENDELEY_CITATION_v3_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&quot;},{&quot;citationID&quot;:&quot;MENDELEY_CITATION_32c56b08-e9ff-485d-a10e-c5f4356c2866&quot;,&quot;properties&quot;:{&quot;noteIndex&quot;:0},&quot;isEdited&quot;:false,&quot;manualOverride&quot;:{&quot;isManuallyOverridden&quot;:false,&quot;citeprocText&quot;:&quot;[21]&quot;,&quot;manualOverrideText&quot;:&quot;&quot;},&quot;citationItems&quot;:[{&quot;id&quot;:&quot;5429878a-6ee9-316b-8453-890c29373985&quot;,&quot;itemData&quot;:{&quot;type&quot;:&quot;article-journal&quot;,&quot;id&quot;:&quot;5429878a-6ee9-316b-8453-890c29373985&quot;,&quot;title&quot;:&quot;Polymorphisms in the human angiotensin converting enzyme gene (ACE) linked to susceptibility of COVID-19 and malaria infections in the Ghanaian population&quot;,&quot;author&quot;:[{&quot;family&quot;:&quot;Duah-Quashie&quot;,&quot;given&quot;:&quot;Nancy O.&quot;,&quot;parse-names&quot;:false,&quot;dropping-particle&quot;:&quot;&quot;,&quot;non-dropping-particle&quot;:&quot;&quot;},{&quot;family&quot;:&quot;Opoku-Agyeman&quot;,&quot;given&quot;:&quot;Philip&quot;,&quot;parse-names&quot;:false,&quot;dropping-particle&quot;:&quot;&quot;,&quot;non-dropping-particle&quot;:&quot;&quot;},{&quot;family&quot;:&quot;Lanza&quot;,&quot;given&quot;:&quot;Marta&quot;,&quot;parse-names&quot;:false,&quot;dropping-particle&quot;:&quot;&quot;,&quot;non-dropping-particle&quot;:&quot;&quot;},{&quot;family&quot;:&quot;Rubio&quot;,&quot;given&quot;:&quot;Jose Miguel&quot;,&quot;parse-names&quot;:false,&quot;dropping-particle&quot;:&quot;&quot;,&quot;non-dropping-particle&quot;:&quot;&quot;}],&quot;container-title&quot;:&quot;Infection, genetics and evolution : journal of molecular epidemiology and evolutionary genetics in infectious diseases&quot;,&quot;accessed&quot;:{&quot;date-parts&quot;:[[2024,5,15]]},&quot;DOI&quot;:&quot;10.1016/J.MEEGID.2024.105568&quot;,&quot;ISSN&quot;:&quot;1567-7257&quot;,&quot;PMID&quot;:&quot;38367677&quot;,&quot;URL&quot;:&quot;https://pubmed.ncbi.nlm.nih.gov/38367677/&quot;,&quot;issued&quot;:{&quot;date-parts&quot;:[[2024,4,1]]},&quot;abstract&quot;:&quot;Genetic variations in the human angiotensin converting enzyme gene (ACE) influence ACE enzyme expression levels in humans and subsequently influence both communicable and non-communicable disease outcomes. More recently, polymorphisms in this gene have been linked to susceptibility and outcomes of infectious diseases such as the severe acute respiratory syndrome coronavirus 2 (SARS-CoV-2) and malaria infections. This study is the first to investigate the genetic diversity of ACE and ACE2 polymorphisms in the Ghanaian population. Archived filter blood blot samples from malaria patients aged ≤9 years were used. Molecular analysis for the detection of ACE rs4646994 (I/D), ACE2 rs2106809 (C/T) and rs2285666 (G/A) alleles as well as ACE2 exons 1–4 polymorphisms was conducted on 300 samples. The D allele (54%,162/300) was the most dominant polymorphism observed in the ACE rs4646994 gene whilst the G (68%, 204/300) and T alleles (59.3%,178/300) were the most frequent ACE2 rs2285666 and rs2106809 polymorphisms observed. For the 300 samples sequenced for ACE2 exons 1–4, analyses were done on 268, 282 and 137 quality sequences for exons 1, 2 and 3–4 respectively. For exon 1, the mutation D38N (2.2%; 6/268) was the most prevalent. The S19P and E37K mutations previously reported to influence COVID-19 infections were observed at low frequencies (0.4%, 1/268 each). No mutations were observed in exon 2. The N121K/T variants were the most seen in exons 3–4 at frequencies of 5.1% (K121, 7/137) and 2.9% (T121, 4/137) resectively. Most of the variants observed in the exons were novel compared to those reported in other populations in the world. This is the first study to investigate the genetic diversity of ACE and ACE2 genes in Ghanaians. The observation of novel mutations in the ACE2 gene is suggesting selection pressure. The importance of the mutations for communicable and non-communicable diseases (malaria and COVID-19) are further discussed.&quot;,&quot;publisher&quot;:&quot;Infect Genet Evol&quot;,&quot;volume&quot;:&quot;119&quot;,&quot;container-title-short&quot;:&quot;Infect Genet Evol&quot;},&quot;isTemporary&quot;:false}],&quot;citationTag&quot;:&quot;MENDELEY_CITATION_v3_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&quot;},{&quot;citationID&quot;:&quot;MENDELEY_CITATION_dca2fa4c-c6ab-463e-aae2-3867e8b209d8&quot;,&quot;properties&quot;:{&quot;noteIndex&quot;:0},&quot;isEdited&quot;:false,&quot;manualOverride&quot;:{&quot;isManuallyOverridden&quot;:false,&quot;citeprocText&quot;:&quot;[29]&quot;,&quot;manualOverrideText&quot;:&quot;&quot;},&quot;citationItems&quot;:[{&quot;id&quot;:&quot;143b0a38-c004-3afb-9500-301af49377cd&quot;,&quot;itemData&quot;:{&quot;type&quot;:&quot;article-journal&quot;,&quot;id&quot;:&quot;143b0a38-c004-3afb-9500-301af49377cd&quot;,&quot;title&quot;:&quot;Immunological and biochemical biomarker alterations among SARS-COV-2 patients with varying disease phenotypes in Uganda&quot;,&quot;author&quot;:[{&quot;family&quot;:&quot;Kato&quot;,&quot;given&quot;:&quot;Charles Drago&quot;,&quot;parse-names&quot;:false,&quot;dropping-particle&quot;:&quot;&quot;,&quot;non-dropping-particle&quot;:&quot;&quot;},{&quot;family&quot;:&quot;Nsubuga&quot;,&quot;given&quot;:&quot;Julius&quot;,&quot;parse-names&quot;:false,&quot;dropping-particle&quot;:&quot;&quot;,&quot;non-dropping-particle&quot;:&quot;&quot;},{&quot;family&quot;:&quot;Niyonzima&quot;,&quot;given&quot;:&quot;Nixon&quot;,&quot;parse-names&quot;:false,&quot;dropping-particle&quot;:&quot;&quot;,&quot;non-dropping-particle&quot;:&quot;&quot;},{&quot;family&quot;:&quot;Kitibwa&quot;,&quot;given&quot;:&quot;Annah&quot;,&quot;parse-names&quot;:false,&quot;dropping-particle&quot;:&quot;&quot;,&quot;non-dropping-particle&quot;:&quot;&quot;},{&quot;family&quot;:&quot;Matovu&quot;,&quot;given&quot;:&quot;Enock&quot;,&quot;parse-names&quot;:false,&quot;dropping-particle&quot;:&quot;&quot;,&quot;non-dropping-particle&quot;:&quot;&quot;},{&quot;family&quot;:&quot;Othieno&quot;,&quot;given&quot;:&quot;Emmanuel&quot;,&quot;parse-names&quot;:false,&quot;dropping-particle&quot;:&quot;&quot;,&quot;non-dropping-particle&quot;:&quot;&quot;},{&quot;family&quot;:&quot;Ssebugere&quot;,&quot;given&quot;:&quot;Patrick&quot;,&quot;parse-names&quot;:false,&quot;dropping-particle&quot;:&quot;&quot;,&quot;non-dropping-particle&quot;:&quot;&quot;},{&quot;family&quot;:&quot;Tumwine&quot;,&quot;given&quot;:&quot;Amanda Agnes&quot;,&quot;parse-names&quot;:false,&quot;dropping-particle&quot;:&quot;&quot;,&quot;non-dropping-particle&quot;:&quot;&quot;},{&quot;family&quot;:&quot;Namayanja&quot;,&quot;given&quot;:&quot;Monica&quot;,&quot;parse-names&quot;:false,&quot;dropping-particle&quot;:&quot;&quot;,&quot;non-dropping-particle&quot;:&quot;&quot;}],&quot;container-title&quot;:&quot;BMC infectious diseases&quot;,&quot;accessed&quot;:{&quot;date-parts&quot;:[[2024,5,15]]},&quot;DOI&quot;:&quot;10.1186/S12879-023-08854-0&quot;,&quot;ISSN&quot;:&quot;1471-2334&quot;,&quot;PMID&quot;:&quot;38057707&quot;,&quot;URL&quot;:&quot;https://pubmed.ncbi.nlm.nih.gov/38057707/&quot;,&quot;issued&quot;:{&quot;date-parts&quot;:[[2023,12,1]]},&quot;abstract&quot;:&quot;Every novel infection requires an assessment of the host response coupled with identification of unique biomarkers for predicting disease pathogenesis, treatment targets and diagnostic utility. Studies have exposed dysregulated inflammatory response induced by the novel severe acute respiratory syndrome coronavirus 2 (SARS-CoV-2) as significant predictor or cause of disease severity/prognosis and death. This study evaluated inflammatory biomarkers induced by SARS-CoV-2 in plasma of patients with varying disease phenotypes and healthy controls with prognostic or therapeutic potential. We stratified SARS-CoV-2 plasma samples based on disease status (asymptomatic, mild, severe, and healthy controls), as diagnosed by RT-PCR SARS-CoV-2. We used a solid phase sandwich and competitive Enzyme-Linked Immunosorbent Assay (ELISA) to measure levels of panels of immunological (IFN-γ, TNF-α, IL-6, and IL-10) and biochemical markers (Ferritin, Procalcitonin, C-Reactive Protein, Angiotensin II, Homocysteine, and D-dimer). Biomarker levels were compared across SARS-CoV-2 disease stratification. Plasma IFN-γ, TNF-α, IL-6, and IL-10 levels were significantly (P &lt; 0.05) elevated in the severe SARS-CoV-2 patients as compared to mild, asymptomatic, and healthy controls. Ferritin, Homocysteine, and D-dimer plasma levels were significantly elevated in severe cases over asymptomatic and healthy controls. Plasma C-reactive protein and Angiotensin II levels were significantly (P &lt; 0.05) higher in mild than severe cases and healthy controls. Plasma Procalcitonin levels were significantly higher in asymptomatic than in mild, severe cases and healthy controls. Our study demonstrates the role of host inflammatory biomarkers in modulating the pathogenesis of COVID-19. The study proposes a number of potential biomarkers that could be explored as SARS-CoV-2 treatment targets and possible prognostic predictors for a severe outcome. The comprehensive analysis of prognostic biomarkers may contribute to the evidence-based management of COVID-19 patients.&quot;,&quot;publisher&quot;:&quot;BMC Infect Dis&quot;,&quot;issue&quot;:&quot;1&quot;,&quot;volume&quot;:&quot;23&quot;,&quot;container-title-short&quot;:&quot;BMC Infect Dis&quot;},&quot;isTemporary&quot;:false}],&quot;citationTag&quot;:&quot;MENDELEY_CITATION_v3_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&quot;},{&quot;citationID&quot;:&quot;MENDELEY_CITATION_263e5c24-a3ed-4935-86bd-abc034652a1f&quot;,&quot;properties&quot;:{&quot;noteIndex&quot;:0},&quot;isEdited&quot;:false,&quot;manualOverride&quot;:{&quot;isManuallyOverridden&quot;:false,&quot;citeprocText&quot;:&quot;[25]&quot;,&quot;manualOverrideText&quot;:&quot;&quot;},&quot;citationItems&quot;:[{&quot;id&quot;:&quot;4ea1f53d-984d-3b95-902a-d471f552b5f8&quot;,&quot;itemData&quot;:{&quot;type&quot;:&quot;article-journal&quot;,&quot;id&quot;:&quot;4ea1f53d-984d-3b95-902a-d471f552b5f8&quot;,&quot;title&quot;:&quot;Comparison of T-cell immune responses to SARS-CoV-2 spike (S) and nucleocapsid (N) protein using an in-house flow-cytometric assay in laboratory employees with and without previously confirmed COVID-19 in South Africa: nationwide cross-sectional study&quot;,&quot;author&quot;:[{&quot;family&quot;:&quot;Rooyen&quot;,&quot;given&quot;:&quot;Cathrine&quot;,&quot;parse-names&quot;:false,&quot;dropping-particle&quot;:&quot;&quot;,&quot;non-dropping-particle&quot;:&quot;Van&quot;},{&quot;family&quot;:&quot;Brauer&quot;,&quot;given&quot;:&quot;Marieke&quot;,&quot;parse-names&quot;:false,&quot;dropping-particle&quot;:&quot;&quot;,&quot;non-dropping-particle&quot;:&quot;&quot;},{&quot;family&quot;:&quot;Swanepoel&quot;,&quot;given&quot;:&quot;Petri&quot;,&quot;parse-names&quot;:false,&quot;dropping-particle&quot;:&quot;&quot;,&quot;non-dropping-particle&quot;:&quot;&quot;},{&quot;family&quot;:&quot;Berg&quot;,&quot;given&quot;:&quot;Sylvia&quot;,&quot;parse-names&quot;:false,&quot;dropping-particle&quot;:&quot;&quot;,&quot;non-dropping-particle&quot;:&quot;Van Den&quot;},{&quot;family&quot;:&quot;Merwe&quot;,&quot;given&quot;:&quot;Cassandre&quot;,&quot;parse-names&quot;:false,&quot;dropping-particle&quot;:&quot;&quot;,&quot;non-dropping-particle&quot;:&quot;Van Der&quot;},{&quot;family&quot;:&quot;Merwe&quot;,&quot;given&quot;:&quot;Marischa&quot;,&quot;parse-names&quot;:false,&quot;dropping-particle&quot;:&quot;&quot;,&quot;non-dropping-particle&quot;:&quot;Van Der&quot;},{&quot;family&quot;:&quot;Green&quot;,&quot;given&quot;:&quot;Robin&quot;,&quot;parse-names&quot;:false,&quot;dropping-particle&quot;:&quot;&quot;,&quot;non-dropping-particle&quot;:&quot;&quot;},{&quot;family&quot;:&quot;Becker&quot;,&quot;given&quot;:&quot;Piet&quot;,&quot;parse-names&quot;:false,&quot;dropping-particle&quot;:&quot;&quot;,&quot;non-dropping-particle&quot;:&quot;&quot;}],&quot;container-title&quot;:&quot;Journal of clinical pathology&quot;,&quot;accessed&quot;:{&quot;date-parts&quot;:[[2024,5,15]]},&quot;DOI&quot;:&quot;10.1136/JCLINPATH-2021-207556&quot;,&quot;ISSN&quot;:&quot;1472-4146&quot;,&quot;PMID&quot;:&quot;35039453&quot;,&quot;URL&quot;:&quot;https://pubmed.ncbi.nlm.nih.gov/35039453/&quot;,&quot;issued&quot;:{&quot;date-parts&quot;:[[2023]]},&quot;abstract&quot;:&quot;Aims: To compare specific T-cell responses between laboratory employees in South Africa with and without previously diagnosed SARS-CoV-2 infection. Methods: Employees at a private pathology laboratory in South Africa were invited to participate in a nationwide cross-sectional study. T-cell proliferation to SARS-CoV-2 nucleocapsid (N)-proteins and spike (S)-proteins was measured by flow cytometry and compared between participants. Results: Based on classification according to SARS-CoV-2 reverse transcription (RT)-PCR results, a total of 81% (42/52) of positive participants demonstrated T-cell proliferation to SARS-CoV-2 N-proteins or S-proteins (95% CI 67.5% to 90.4%), while 62% (68/110) of negative participants also had detectable T-cell responses to SARS-CoV-2 proteins (95% CI 52.1% to 70.9%). When classified according to SARS-CoV-2 serology results, 92.6% (50/54) of positive participants demonstrated T-cell proliferation to SARS-CoV-2 proteins (95% CI 82.1 to 97,9 %), while 56% (60/108) of negative participants demonstrated T-cell proliferation (95% CI 45.7% to 65.1%). The magnitude of the T-cell responses as determined by a stimulation index, was significantly higher in the group previously infected by SARS-CoV-2 than in the negative group. A statistically significant difference in T-cell proliferation was noted between high risk and low risk groups for exposure to SARS-CoV-2 within the negative group, but no significant difference in magnitude of the response. Conclusions: A significant proportion of South African laboratory employees who were not previously diagnosed with COVID-19 demonstrated T-cell reactivity to SARS-CoV-2 N-proteins and S-proteins. The pre-existing T-cell proliferation responses may be attributable to cross-reactive immune responses to other human coronaviruses, or possibly asymptomatic infection.&quot;,&quot;publisher&quot;:&quot;J Clin Pathol&quot;,&quot;issue&quot;:&quot;6&quot;,&quot;volume&quot;:&quot;76&quot;,&quot;container-title-short&quot;:&quot;J Clin Pathol&quot;},&quot;isTemporary&quot;:false}],&quot;citationTag&quot;:&quot;MENDELEY_CITATION_v3_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&quot;},{&quot;citationID&quot;:&quot;MENDELEY_CITATION_aa9d9f8b-b115-4415-8739-5859c7939a88&quot;,&quot;properties&quot;:{&quot;noteIndex&quot;:0},&quot;isEdited&quot;:false,&quot;manualOverride&quot;:{&quot;isManuallyOverridden&quot;:false,&quot;citeprocText&quot;:&quot;[17]&quot;,&quot;manualOverrideText&quot;:&quot;&quot;},&quot;citationItems&quot;:[{&quot;id&quot;:&quot;7ea66e3f-6fd7-3f6d-8712-010bcafa8883&quot;,&quot;itemData&quot;:{&quot;type&quot;:&quot;article-journal&quot;,&quot;id&quot;:&quot;7ea66e3f-6fd7-3f6d-8712-010bcafa8883&quot;,&quot;title&quot;:&quot;Immunological insights into COVID-19 in Southern Nigeria&quot;,&quot;author&quot;:[{&quot;family&quot;:&quot;Ugwu&quot;,&quot;given&quot;:&quot;Chinedu A.&quot;,&quot;parse-names&quot;:false,&quot;dropping-particle&quot;:&quot;&quot;,&quot;non-dropping-particle&quot;:&quot;&quot;},{&quot;family&quot;:&quot;Alao&quot;,&quot;given&quot;:&quot;Oluwasina&quot;,&quot;parse-names&quot;:false,&quot;dropping-particle&quot;:&quot;&quot;,&quot;non-dropping-particle&quot;:&quot;&quot;},{&quot;family&quot;:&quot;John&quot;,&quot;given&quot;:&quot;Oluwagboadurami G.&quot;,&quot;parse-names&quot;:false,&quot;dropping-particle&quot;:&quot;&quot;,&quot;non-dropping-particle&quot;:&quot;&quot;},{&quot;family&quot;:&quot;Akinnawo&quot;,&quot;given&quot;:&quot;Blossom&quot;,&quot;parse-names&quot;:false,&quot;dropping-particle&quot;:&quot;&quot;,&quot;non-dropping-particle&quot;:&quot;&quot;},{&quot;family&quot;:&quot;Ajayi&quot;,&quot;given&quot;:&quot;Israel&quot;,&quot;parse-names&quot;:false,&quot;dropping-particle&quot;:&quot;&quot;,&quot;non-dropping-particle&quot;:&quot;&quot;},{&quot;family&quot;:&quot;Odebode&quot;,&quot;given&quot;:&quot;Ooreofe&quot;,&quot;parse-names&quot;:false,&quot;dropping-particle&quot;:&quot;&quot;,&quot;non-dropping-particle&quot;:&quot;&quot;},{&quot;family&quot;:&quot;Bejide&quot;,&quot;given&quot;:&quot;Ifeoluwa&quot;,&quot;parse-names&quot;:false,&quot;dropping-particle&quot;:&quot;&quot;,&quot;non-dropping-particle&quot;:&quot;&quot;},{&quot;family&quot;:&quot;Campbell&quot;,&quot;given&quot;:&quot;Allan&quot;,&quot;parse-names&quot;:false,&quot;dropping-particle&quot;:&quot;&quot;,&quot;non-dropping-particle&quot;:&quot;&quot;},{&quot;family&quot;:&quot;Campbell&quot;,&quot;given&quot;:&quot;Julian&quot;,&quot;parse-names&quot;:false,&quot;dropping-particle&quot;:&quot;&quot;,&quot;non-dropping-particle&quot;:&quot;&quot;},{&quot;family&quot;:&quot;Adole&quot;,&quot;given&quot;:&quot;Jolly A.&quot;,&quot;parse-names&quot;:false,&quot;dropping-particle&quot;:&quot;&quot;,&quot;non-dropping-particle&quot;:&quot;&quot;},{&quot;family&quot;:&quot;B. Olawoye&quot;,&quot;given&quot;:&quot;Idowu&quot;,&quot;parse-names&quot;:false,&quot;dropping-particle&quot;:&quot;&quot;,&quot;non-dropping-particle&quot;:&quot;&quot;},{&quot;family&quot;:&quot;Akano&quot;,&quot;given&quot;:&quot;Kazeem&quot;,&quot;parse-names&quot;:false,&quot;dropping-particle&quot;:&quot;&quot;,&quot;non-dropping-particle&quot;:&quot;&quot;},{&quot;family&quot;:&quot;Okolie&quot;,&quot;given&quot;:&quot;Johnson&quot;,&quot;parse-names&quot;:false,&quot;dropping-particle&quot;:&quot;&quot;,&quot;non-dropping-particle&quot;:&quot;&quot;},{&quot;family&quot;:&quot;Eromon&quot;,&quot;given&quot;:&quot;Philomena&quot;,&quot;parse-names&quot;:false,&quot;dropping-particle&quot;:&quot;&quot;,&quot;non-dropping-particle&quot;:&quot;&quot;},{&quot;family&quot;:&quot;Olaitan&quot;,&quot;given&quot;:&quot;Peter&quot;,&quot;parse-names&quot;:false,&quot;dropping-particle&quot;:&quot;&quot;,&quot;non-dropping-particle&quot;:&quot;&quot;},{&quot;family&quot;:&quot;Olagunoye&quot;,&quot;given&quot;:&quot;Ajibola&quot;,&quot;parse-names&quot;:false,&quot;dropping-particle&quot;:&quot;&quot;,&quot;non-dropping-particle&quot;:&quot;&quot;},{&quot;family&quot;:&quot;Adebayo&quot;,&quot;given&quot;:&quot;Ibukun&quot;,&quot;parse-names&quot;:false,&quot;dropping-particle&quot;:&quot;&quot;,&quot;non-dropping-particle&quot;:&quot;&quot;},{&quot;family&quot;:&quot;Adebayo&quot;,&quot;given&quot;:&quot;Victor&quot;,&quot;parse-names&quot;:false,&quot;dropping-particle&quot;:&quot;&quot;,&quot;non-dropping-particle&quot;:&quot;&quot;},{&quot;family&quot;:&quot;Babalola&quot;,&quot;given&quot;:&quot;Elizabeth&quot;,&quot;parse-names&quot;:false,&quot;dropping-particle&quot;:&quot;&quot;,&quot;non-dropping-particle&quot;:&quot;&quot;},{&quot;family&quot;:&quot;Abioye&quot;,&quot;given&quot;:&quot;Omowumi&quot;,&quot;parse-names&quot;:false,&quot;dropping-particle&quot;:&quot;&quot;,&quot;non-dropping-particle&quot;:&quot;&quot;},{&quot;family&quot;:&quot;Ajayi&quot;,&quot;given&quot;:&quot;Nnennaya&quot;,&quot;parse-names&quot;:false,&quot;dropping-particle&quot;:&quot;&quot;,&quot;non-dropping-particle&quot;:&quot;&quot;},{&quot;family&quot;:&quot;Ogah&quot;,&quot;given&quot;:&quot;Emeka&quot;,&quot;parse-names&quot;:false,&quot;dropping-particle&quot;:&quot;&quot;,&quot;non-dropping-particle&quot;:&quot;&quot;},{&quot;family&quot;:&quot;Ukwaja&quot;,&quot;given&quot;:&quot;Kingsley&quot;,&quot;parse-names&quot;:false,&quot;dropping-particle&quot;:&quot;&quot;,&quot;non-dropping-particle&quot;:&quot;&quot;},{&quot;family&quot;:&quot;Okoro&quot;,&quot;given&quot;:&quot;Sylvanus&quot;,&quot;parse-names&quot;:false,&quot;dropping-particle&quot;:&quot;&quot;,&quot;non-dropping-particle&quot;:&quot;&quot;},{&quot;family&quot;:&quot;Oje&quot;,&quot;given&quot;:&quot;Ogbonnaya&quot;,&quot;parse-names&quot;:false,&quot;dropping-particle&quot;:&quot;&quot;,&quot;non-dropping-particle&quot;:&quot;&quot;},{&quot;family&quot;:&quot;Kingsley&quot;,&quot;given&quot;:&quot;Ojide Chiedozie&quot;,&quot;parse-names&quot;:false,&quot;dropping-particle&quot;:&quot;&quot;,&quot;non-dropping-particle&quot;:&quot;&quot;},{&quot;family&quot;:&quot;Eke&quot;,&quot;given&quot;:&quot;Matthew&quot;,&quot;parse-names&quot;:false,&quot;dropping-particle&quot;:&quot;&quot;,&quot;non-dropping-particle&quot;:&quot;&quot;},{&quot;family&quot;:&quot;Onyia&quot;,&quot;given&quot;:&quot;Venatius&quot;,&quot;parse-names&quot;:false,&quot;dropping-particle&quot;:&quot;&quot;,&quot;non-dropping-particle&quot;:&quot;&quot;},{&quot;family&quot;:&quot;Achonduh-Atijegbe&quot;,&quot;given&quot;:&quot;Olivia&quot;,&quot;parse-names&quot;:false,&quot;dropping-particle&quot;:&quot;&quot;,&quot;non-dropping-particle&quot;:&quot;&quot;},{&quot;family&quot;:&quot;Ewah&quot;,&quot;given&quot;:&quot;Friday Elechi&quot;,&quot;parse-names&quot;:false,&quot;dropping-particle&quot;:&quot;&quot;,&quot;non-dropping-particle&quot;:&quot;&quot;},{&quot;family&quot;:&quot;Obasi&quot;,&quot;given&quot;:&quot;Mary&quot;,&quot;parse-names&quot;:false,&quot;dropping-particle&quot;:&quot;&quot;,&quot;non-dropping-particle&quot;:&quot;&quot;},{&quot;family&quot;:&quot;Igwe&quot;,&quot;given&quot;:&quot;Violet&quot;,&quot;parse-names&quot;:false,&quot;dropping-particle&quot;:&quot;&quot;,&quot;non-dropping-particle&quot;:&quot;&quot;},{&quot;family&quot;:&quot;Ayodeji&quot;,&quot;given&quot;:&quot;Olufemi&quot;,&quot;parse-names&quot;:false,&quot;dropping-particle&quot;:&quot;&quot;,&quot;non-dropping-particle&quot;:&quot;&quot;},{&quot;family&quot;:&quot;Chukwuyem&quot;,&quot;given&quot;:&quot;Abejegah&quot;,&quot;parse-names&quot;:false,&quot;dropping-particle&quot;:&quot;&quot;,&quot;non-dropping-particle&quot;:&quot;&quot;},{&quot;family&quot;:&quot;Owhin&quot;,&quot;given&quot;:&quot;Sampson&quot;,&quot;parse-names&quot;:false,&quot;dropping-particle&quot;:&quot;&quot;,&quot;non-dropping-particle&quot;:&quot;&quot;},{&quot;family&quot;:&quot;Oyejide&quot;,&quot;given&quot;:&quot;Nicholas&quot;,&quot;parse-names&quot;:false,&quot;dropping-particle&quot;:&quot;&quot;,&quot;non-dropping-particle&quot;:&quot;&quot;},{&quot;family&quot;:&quot;Abah&quot;,&quot;given&quot;:&quot;Sylvester&quot;,&quot;parse-names&quot;:false,&quot;dropping-particle&quot;:&quot;&quot;,&quot;non-dropping-particle&quot;:&quot;&quot;},{&quot;family&quot;:&quot;Ingbian&quot;,&quot;given&quot;:&quot;Winifred&quot;,&quot;parse-names&quot;:false,&quot;dropping-particle&quot;:&quot;&quot;,&quot;non-dropping-particle&quot;:&quot;&quot;},{&quot;family&quot;:&quot;Osoba&quot;,&quot;given&quot;:&quot;Moyosoore&quot;,&quot;parse-names&quot;:false,&quot;dropping-particle&quot;:&quot;&quot;,&quot;non-dropping-particle&quot;:&quot;&quot;},{&quot;family&quot;:&quot;Alebiosu&quot;,&quot;given&quot;:&quot;Ahmed&quot;,&quot;parse-names&quot;:false,&quot;dropping-particle&quot;:&quot;&quot;,&quot;non-dropping-particle&quot;:&quot;&quot;},{&quot;family&quot;:&quot;Nadesalingam&quot;,&quot;given&quot;:&quot;Angalee&quot;,&quot;parse-names&quot;:false,&quot;dropping-particle&quot;:&quot;&quot;,&quot;non-dropping-particle&quot;:&quot;&quot;},{&quot;family&quot;:&quot;Aguinam&quot;,&quot;given&quot;:&quot;Ernest T.&quot;,&quot;parse-names&quot;:false,&quot;dropping-particle&quot;:&quot;&quot;,&quot;non-dropping-particle&quot;:&quot;&quot;},{&quot;family&quot;:&quot;Carnell&quot;,&quot;given&quot;:&quot;George&quot;,&quot;parse-names&quot;:false,&quot;dropping-particle&quot;:&quot;&quot;,&quot;non-dropping-particle&quot;:&quot;&quot;},{&quot;family&quot;:&quot;Krause&quot;,&quot;given&quot;:&quot;Nina&quot;,&quot;parse-names&quot;:false,&quot;dropping-particle&quot;:&quot;&quot;,&quot;non-dropping-particle&quot;:&quot;&quot;},{&quot;family&quot;:&quot;Chan&quot;,&quot;given&quot;:&quot;Andrew&quot;,&quot;parse-names&quot;:false,&quot;dropping-particle&quot;:&quot;&quot;,&quot;non-dropping-particle&quot;:&quot;&quot;},{&quot;family&quot;:&quot;George&quot;,&quot;given&quot;:&quot;Charlotte&quot;,&quot;parse-names&quot;:false,&quot;dropping-particle&quot;:&quot;&quot;,&quot;non-dropping-particle&quot;:&quot;&quot;},{&quot;family&quot;:&quot;Kinsley&quot;,&quot;given&quot;:&quot;Rebecca&quot;,&quot;parse-names&quot;:false,&quot;dropping-particle&quot;:&quot;&quot;,&quot;non-dropping-particle&quot;:&quot;&quot;},{&quot;family&quot;:&quot;Tonks&quot;,&quot;given&quot;:&quot;Paul&quot;,&quot;parse-names&quot;:false,&quot;dropping-particle&quot;:&quot;&quot;,&quot;non-dropping-particle&quot;:&quot;&quot;},{&quot;family&quot;:&quot;Temperton&quot;,&quot;given&quot;:&quot;Nigel&quot;,&quot;parse-names&quot;:false,&quot;dropping-particle&quot;:&quot;&quot;,&quot;non-dropping-particle&quot;:&quot;&quot;},{&quot;family&quot;:&quot;Heeney&quot;,&quot;given&quot;:&quot;Jonathan&quot;,&quot;parse-names&quot;:false,&quot;dropping-particle&quot;:&quot;&quot;,&quot;non-dropping-particle&quot;:&quot;&quot;},{&quot;family&quot;:&quot;Happi&quot;,&quot;given&quot;:&quot;Christian&quot;,&quot;parse-names&quot;:false,&quot;dropping-particle&quot;:&quot;&quot;,&quot;non-dropping-particle&quot;:&quot;&quot;}],&quot;container-title&quot;:&quot;Frontiers in immunology&quot;,&quot;accessed&quot;:{&quot;date-parts&quot;:[[2024,5,15]]},&quot;DOI&quot;:&quot;10.3389/FIMMU.2024.1305586&quot;,&quot;ISSN&quot;:&quot;1664-3224&quot;,&quot;PMID&quot;:&quot;38322252&quot;,&quot;URL&quot;:&quot;https://pubmed.ncbi.nlm.nih.gov/38322252/&quot;,&quot;issued&quot;:{&quot;date-parts&quot;:[[2024]]},&quot;abstract&quot;:&quot;Introduction: One of the unexpected outcomes of the COVID-19 pandemic was the relatively low levels of morbidity and mortality in Africa compared to the rest of the world. Nigeria, Africa's most populous nation, accounted for less than 0.01% of the global COVID-19 fatalities. The factors responsible for Nigeria's relatively low loss of life due to COVID-19 are unknown. Also, the correlates of protective immunity to SARS-CoV-2 and the impact of pre-existing immunity on the outcome of the COVID-19 pandemic in Africa are yet to be elucidated. Here, we evaluated the natural and vaccine-induced immune responses from vaccinated, non-vaccinated and convalescent individuals in Southern Nigeria throughout the three waves of the COVID-19 pandemic in Nigeria. We also examined the pre-existing immune responses to SARS-CoV-2 from samples collected prior to the COVID-19 pandemic. Methods: We used spike RBD and N- IgG antibody ELISA to measure binding antibody responses, SARS-CoV-2 pseudotype assay protocol expressing the spike protein of different variants (D614G, Delta, Beta, Omicron BA1) to measure neutralizing antibody responses and nucleoprotein (N) and spike (S1, S2) direct ex vivo interferon gamma (IFNγ) T cell ELISpot to measure T cell responses. Result: Our study demonstrated a similar magnitude of both binding (N-IgG (74% and 62%), S-RBD IgG (70% and 53%) and neutralizing (D614G (49% and 29%), Delta (56% and 47%), Beta (48% and 24%), Omicron BA1 (41% and 21%)) antibody responses from symptomatic and asymptomatic survivors in Nigeria. A similar magnitude was also seen among vaccinated participants. Interestingly, we revealed the presence of preexisting binding antibodies (N-IgG (60%) and S-RBD IgG (44%)) but no neutralizing antibodies from samples collected prior to the pandemic. Discussion: These findings revealed that both vaccinated, non-vaccinated and convalescent individuals in Southern Nigeria make similar magnitude of both binding and cross-reactive neutralizing antibody responses. It supported the presence of preexisting binding antibody responses among some Nigerians prior to the COVID-19 pandemic. Lastly, hybrid immunity and heterologous vaccine boosting induced the strongest binding and broadly neutralizing antibody responses compared to vaccine or infection-acquired immunity alone.&quot;,&quot;publisher&quot;:&quot;Front Immunol&quot;,&quot;volume&quot;:&quot;15&quot;,&quot;container-title-short&quot;:&quot;Front Immunol&quot;},&quot;isTemporary&quot;:false}],&quot;citationTag&quot;:&quot;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&quot;},{&quot;citationID&quot;:&quot;MENDELEY_CITATION_f57383f9-f7fd-462d-9b6f-43d263cd3731&quot;,&quot;properties&quot;:{&quot;noteIndex&quot;:0},&quot;isEdited&quot;:false,&quot;manualOverride&quot;:{&quot;isManuallyOverridden&quot;:false,&quot;citeprocText&quot;:&quot;[16]&quot;,&quot;manualOverrideText&quot;:&quot;&quot;},&quot;citationItems&quot;:[{&quot;id&quot;:&quot;b2ab5aa0-1515-345b-a5dc-3b2bd5357084&quot;,&quot;itemData&quot;:{&quot;type&quot;:&quot;article-journal&quot;,&quot;id&quot;:&quot;b2ab5aa0-1515-345b-a5dc-3b2bd5357084&quot;,&quot;title&quot;:&quot;Probing SARS-CoV-2-positive plasma to identify potential factors correlating with mild COVID-19 in Ghana, West Africa&quot;,&quot;author&quot;:[{&quot;family&quot;:&quot;Tapela&quot;,&quot;given&quot;:&quot;Kesego&quot;,&quot;parse-names&quot;:false,&quot;dropping-particle&quot;:&quot;&quot;,&quot;non-dropping-particle&quot;:&quot;&quot;},{&quot;family&quot;:&quot;Oyawoye&quot;,&quot;given&quot;:&quot;Fatima O.&quot;,&quot;parse-names&quot;:false,&quot;dropping-particle&quot;:&quot;&quot;,&quot;non-dropping-particle&quot;:&quot;&quot;},{&quot;family&quot;:&quot;Olwal&quot;,&quot;given&quot;:&quot;Charles Ochieng’&quot;,&quot;parse-names&quot;:false,&quot;dropping-particle&quot;:&quot;&quot;,&quot;non-dropping-particle&quot;:&quot;&quot;},{&quot;family&quot;:&quot;Opurum&quot;,&quot;given&quot;:&quot;Precious C.&quot;,&quot;parse-names&quot;:false,&quot;dropping-particle&quot;:&quot;&quot;,&quot;non-dropping-particle&quot;:&quot;&quot;},{&quot;family&quot;:&quot;Amponsah&quot;,&quot;given&quot;:&quot;Jones Amo&quot;,&quot;parse-names&quot;:false,&quot;dropping-particle&quot;:&quot;&quot;,&quot;non-dropping-particle&quot;:&quot;&quot;},{&quot;family&quot;:&quot;Segbedzi&quot;,&quot;given&quot;:&quot;Kekeli Aku Lumor&quot;,&quot;parse-names&quot;:false,&quot;dropping-particle&quot;:&quot;&quot;,&quot;non-dropping-particle&quot;:&quot;&quot;},{&quot;family&quot;:&quot;Tetteh&quot;,&quot;given&quot;:&quot;Becky&quot;,&quot;parse-names&quot;:false,&quot;dropping-particle&quot;:&quot;&quot;,&quot;non-dropping-particle&quot;:&quot;&quot;},{&quot;family&quot;:&quot;Kumi-Ansah&quot;,&quot;given&quot;:&quot;Frederick&quot;,&quot;parse-names&quot;:false,&quot;dropping-particle&quot;:&quot;&quot;,&quot;non-dropping-particle&quot;:&quot;&quot;},{&quot;family&quot;:&quot;Mutungi&quot;,&quot;given&quot;:&quot;Joe K.&quot;,&quot;parse-names&quot;:false,&quot;dropping-particle&quot;:&quot;&quot;,&quot;non-dropping-particle&quot;:&quot;&quot;},{&quot;family&quot;:&quot;Obodai&quot;,&quot;given&quot;:&quot;Evangeline&quot;,&quot;parse-names&quot;:false,&quot;dropping-particle&quot;:&quot;&quot;,&quot;non-dropping-particle&quot;:&quot;&quot;},{&quot;family&quot;:&quot;Amoako&quot;,&quot;given&quot;:&quot;Emmanuella&quot;,&quot;parse-names&quot;:false,&quot;dropping-particle&quot;:&quot;&quot;,&quot;non-dropping-particle&quot;:&quot;&quot;},{&quot;family&quot;:&quot;Agyemang&quot;,&quot;given&quot;:&quot;Seth&quot;,&quot;parse-names&quot;:false,&quot;dropping-particle&quot;:&quot;&quot;,&quot;non-dropping-particle&quot;:&quot;&quot;},{&quot;family&quot;:&quot;Ndam&quot;,&quot;given&quot;:&quot;Nicaise Tuikue&quot;,&quot;parse-names&quot;:false,&quot;dropping-particle&quot;:&quot;&quot;,&quot;non-dropping-particle&quot;:&quot;&quot;},{&quot;family&quot;:&quot;Ampofo&quot;,&quot;given&quot;:&quot;William Kwabena&quot;,&quot;parse-names&quot;:false,&quot;dropping-particle&quot;:&quot;&quot;,&quot;non-dropping-particle&quot;:&quot;&quot;},{&quot;family&quot;:&quot;Rayner&quot;,&quot;given&quot;:&quot;Julian C.&quot;,&quot;parse-names&quot;:false,&quot;dropping-particle&quot;:&quot;&quot;,&quot;non-dropping-particle&quot;:&quot;&quot;},{&quot;family&quot;:&quot;Awandare&quot;,&quot;given&quot;:&quot;Gordon A.&quot;,&quot;parse-names&quot;:false,&quot;dropping-particle&quot;:&quot;&quot;,&quot;non-dropping-particle&quot;:&quot;&quot;},{&quot;family&quot;:&quot;Paemka&quot;,&quot;given&quot;:&quot;Lily&quot;,&quot;parse-names&quot;:false,&quot;dropping-particle&quot;:&quot;&quot;,&quot;non-dropping-particle&quot;:&quot;&quot;},{&quot;family&quot;:&quot;Bediako&quot;,&quot;given&quot;:&quot;Yaw&quot;,&quot;parse-names&quot;:false,&quot;dropping-particle&quot;:&quot;&quot;,&quot;non-dropping-particle&quot;:&quot;&quot;},{&quot;family&quot;:&quot;Quashie&quot;,&quot;given&quot;:&quot;Peter Kojo&quot;,&quot;parse-names&quot;:false,&quot;dropping-particle&quot;:&quot;&quot;,&quot;non-dropping-particle&quot;:&quot;&quot;}],&quot;container-title&quot;:&quot;BMC medicine&quot;,&quot;accessed&quot;:{&quot;date-parts&quot;:[[2024,5,16]]},&quot;DOI&quot;:&quot;10.1186/S12916-022-02571-2&quot;,&quot;ISSN&quot;:&quot;1741-7015&quot;,&quot;PMID&quot;:&quot;36184636&quot;,&quot;URL&quot;:&quot;https://pubmed.ncbi.nlm.nih.gov/36184636/&quot;,&quot;issued&quot;:{&quot;date-parts&quot;:[[2022,12,1]]},&quot;abstract&quot;:&quot;Background: West Africa has recorded a relatively higher proportion of asymptomatic coronavirus disease 2019 (COVID-19) cases than the rest of the world, and West Africa-specific host factors could play a role in this discrepancy. Here, we assessed the association between COVID-19 severity among Ghanaians with their immune profiles and ABO blood groups. Methods: Plasma samples were obtained from Ghanaians PCR-confirmed severe acute respiratory syndrome coronavirus 2 (SARS-CoV-2)-positive individuals. The participants were categorized into symptomatic and asymptomatic cases. Cytokine profiling and antibody quantification were performed using Luminex™ multiplex assay whereas antigen-driven agglutination assay was used to assess the ABO blood groups. Immune profile levels between symptomatic and asymptomatic groups were compared using the two-tailed Mann-Whitney U test. Multiple comparisons of cytokine levels among and between days were tested using Kruskal-Wallis with Dunn’s post hoc test. Correlations within ABO blood grouping (O’s and non-O’s) and between cytokines were determined using Spearman correlations. Logistic regression analysis was performed to assess the association of various cytokines with asymptomatic phenotype. Results: There was a trend linking blood group O to reduced disease severity, but this association was not statistically significant. Generally, symptomatic patients displayed significantly (p &lt; 0.05) higher cytokine levels compared to asymptomatic cases with exception of Eotaxin, which was positively associated with asymptomatic cases. There were also significant (p &lt; 0.05) associations between other immune markers (IL-6, IL-8 and IL-1Ra) and disease severity. Cytokines’ clustering patterns differ between symptomatic and asymptomatic cases. We observed a steady decrease in the concentration of most cytokines over time, while anti-SARS-CoV-2 antibody levels were stable for at least a month, regardless of the COVID-19 status. Conclusions: The findings suggest that genetic background and pre-existing immune response patterns may in part shape the nature of the symptomatic response against COVID-19 in a West African population. This study offers clear directions to be explored further in larger studies.&quot;,&quot;publisher&quot;:&quot;BMC Med&quot;,&quot;issue&quot;:&quot;1&quot;,&quot;volume&quot;:&quot;20&quot;,&quot;container-title-short&quot;:&quot;BMC Med&quot;},&quot;isTemporary&quot;:false}],&quot;citationTag&quot;:&quot;MENDELEY_CITATION_v3_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&quot;},{&quot;citationID&quot;:&quot;MENDELEY_CITATION_db92b548-83e6-48a1-a3a4-3d3e18bd55ee&quot;,&quot;properties&quot;:{&quot;noteIndex&quot;:0},&quot;isEdited&quot;:false,&quot;manualOverride&quot;:{&quot;isManuallyOverridden&quot;:false,&quot;citeprocText&quot;:&quot;[15]&quot;,&quot;manualOverrideText&quot;:&quot;&quot;},&quot;citationItems&quot;:[{&quot;id&quot;:&quot;1d1c1afa-ea43-3e21-b846-982673b7b8c8&quot;,&quot;itemData&quot;:{&quot;type&quot;:&quot;article-journal&quot;,&quot;id&quot;:&quot;1d1c1afa-ea43-3e21-b846-982673b7b8c8&quot;,&quot;title&quot;:&quot;ACE2 polymorphisms as potential players in COVID-19 outcome&quot;,&quot;author&quot;:[{&quot;family&quot;:&quot;Khayat&quot;,&quot;given&quot;:&quot;André Salim&quot;,&quot;parse-names&quot;:false,&quot;dropping-particle&quot;:&quot;&quot;,&quot;non-dropping-particle&quot;:&quot;&quot;},{&quot;family&quot;:&quot;Assumpção&quot;,&quot;given&quot;:&quot;Paulo Pimentel&quot;,&quot;parse-names&quot;:false,&quot;dropping-particle&quot;:&quot;&quot;,&quot;non-dropping-particle&quot;:&quot;De&quot;},{&quot;family&quot;:&quot;Khayat&quot;,&quot;given&quot;:&quot;Bruna Claudia Meireles&quot;,&quot;parse-names&quot;:false,&quot;dropping-particle&quot;:&quot;&quot;,&quot;non-dropping-particle&quot;:&quot;&quot;},{&quot;family&quot;:&quot;Araújo&quot;,&quot;given&quot;:&quot;Taíssa Maíra Thomaz&quot;,&quot;parse-names&quot;:false,&quot;dropping-particle&quot;:&quot;&quot;,&quot;non-dropping-particle&quot;:&quot;&quot;},{&quot;family&quot;:&quot;Batista-Gomes&quot;,&quot;given&quot;:&quot;Jéssica Almeida&quot;,&quot;parse-names&quot;:false,&quot;dropping-particle&quot;:&quot;&quot;,&quot;non-dropping-particle&quot;:&quot;&quot;},{&quot;family&quot;:&quot;Imbiriba&quot;,&quot;given&quot;:&quot;Luciana Carvalho&quot;,&quot;parse-names&quot;:false,&quot;dropping-particle&quot;:&quot;&quot;,&quot;non-dropping-particle&quot;:&quot;&quot;},{&quot;family&quot;:&quot;Ishak&quot;,&quot;given&quot;:&quot;Geraldo&quot;,&quot;parse-names&quot;:false,&quot;dropping-particle&quot;:&quot;&quot;,&quot;non-dropping-particle&quot;:&quot;&quot;},{&quot;family&quot;:&quot;Assumpção&quot;,&quot;given&quot;:&quot;Paula Baraúna&quot;,&quot;parse-names&quot;:false,&quot;dropping-particle&quot;:&quot;&quot;,&quot;non-dropping-particle&quot;:&quot;De&quot;},{&quot;family&quot;:&quot;Moreira&quot;,&quot;given&quot;:&quot;Fabiano Cordeiro&quot;,&quot;parse-names&quot;:false,&quot;dropping-particle&quot;:&quot;&quot;,&quot;non-dropping-particle&quot;:&quot;&quot;},{&quot;family&quot;:&quot;Burbano&quot;,&quot;given&quot;:&quot;Rommel Rodriguez&quot;,&quot;parse-names&quot;:false,&quot;dropping-particle&quot;:&quot;&quot;,&quot;non-dropping-particle&quot;:&quot;&quot;},{&quot;family&quot;:&quot;Ribeiro-Dos-Santos&quot;,&quot;given&quot;:&quot;André&quot;,&quot;parse-names&quot;:false,&quot;dropping-particle&quot;:&quot;&quot;,&quot;non-dropping-particle&quot;:&quot;&quot;},{&quot;family&quot;:&quot;Ribeiro-Dos-Santos&quot;,&quot;given&quot;:&quot;Ândrea Kelly&quot;,&quot;parse-names&quot;:false,&quot;dropping-particle&quot;:&quot;&quot;,&quot;non-dropping-particle&quot;:&quot;&quot;},{&quot;family&quot;:&quot;Santos&quot;,&quot;given&quot;:&quot;Ney Pereira Carneiro&quot;,&quot;parse-names&quot;:false,&quot;dropping-particle&quot;:&quot;&quot;,&quot;non-dropping-particle&quot;:&quot;Dos&quot;},{&quot;family&quot;:&quot;Santos&quot;,&quot;given&quot;:&quot;Sidney Emmanuel Batista&quot;,&quot;parse-names&quot;:false,&quot;dropping-particle&quot;:&quot;&quot;,&quot;non-dropping-particle&quot;:&quot;Dos&quot;}],&quot;container-title&quot;:&quot;PLoS ONE&quot;,&quot;accessed&quot;:{&quot;date-parts&quot;:[[2024,5,17]]},&quot;DOI&quot;:&quot;10.1371/JOURNAL.PONE.0243887&quot;,&quot;ISSN&quot;:&quot;19326203&quot;,&quot;PMID&quot;:&quot;33370311&quot;,&quot;URL&quot;:&quot;/pmc/articles/PMC7769452/&quot;,&quot;issued&quot;:{&quot;date-parts&quot;:[[2020,12,1]]},&quot;abstract&quot;:&quot;The clinical condition COVID-19, caused by SARS-CoV-2, was declared a pandemic by the WHO in March 2020. Currently, there are more than 5 million cases worldwide, and the pandemic has increased exponentially in many countries, with different incidences and death rates among regions/ethnicities and, intriguingly, between sexes. In addition to the many factors that can influence these discrepancies, we suggest a biological aspect, the genetic variation at the viral S protein receptor in human cells, ACE2 (angiotensin I-converting enzyme 2), which may contribute to the worse clinical outcome in males and in some regions worldwide. We performed exomics analysis in native and admixed South American populations, and we also conducted in silico genomics databank investigations in populations from other continents. Interestingly, at least ten polymorphisms in coding, noncoding and regulatory sites were found that can shed light on this issue and offer a plausible biological explanation for these epidemiological differences. In conclusion, there are ACE2 polymorphisms that could influence epidemiological discrepancies observed among ancestry and, moreover, between sexes.&quot;,&quot;publisher&quot;:&quot;PLOS&quot;,&quot;issue&quot;:&quot;12&quot;,&quot;volume&quot;:&quot;15&quot;,&quot;container-title-short&quot;:&quot;PLoS One&quot;},&quot;isTemporary&quot;:false}],&quot;citationTag&quot;:&quot;MENDELEY_CITATION_v3_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&quot;},{&quot;citationID&quot;:&quot;MENDELEY_CITATION_78859962-ebf8-4b2e-8a42-2dffe00e64db&quot;,&quot;properties&quot;:{&quot;noteIndex&quot;:0},&quot;isEdited&quot;:false,&quot;manualOverride&quot;:{&quot;isManuallyOverridden&quot;:false,&quot;citeprocText&quot;:&quot;[32]&quot;,&quot;manualOverrideText&quot;:&quot;&quot;},&quot;citationItems&quot;:[{&quot;id&quot;:&quot;da02cc62-c136-3338-bcd7-8627d0593f0c&quot;,&quot;itemData&quot;:{&quot;type&quot;:&quot;article-journal&quot;,&quot;id&quot;:&quot;da02cc62-c136-3338-bcd7-8627d0593f0c&quot;,&quot;title&quot;:&quot;Evaluating immunohaematological profile among COVID-19 active infection and recovered patients in Ghana&quot;,&quot;author&quot;:[{&quot;family&quot;:&quot;Konlaan&quot;,&quot;given&quot;:&quot;Yatik&quot;,&quot;parse-names&quot;:false,&quot;dropping-particle&quot;:&quot;&quot;,&quot;non-dropping-particle&quot;:&quot;&quot;},{&quot;family&quot;:&quot;Sakyi&quot;,&quot;given&quot;:&quot;Samuel Asamoah&quot;,&quot;parse-names&quot;:false,&quot;dropping-particle&quot;:&quot;&quot;,&quot;non-dropping-particle&quot;:&quot;&quot;},{&quot;family&quot;:&quot;Asare&quot;,&quot;given&quot;:&quot;Kwame Kumi&quot;,&quot;parse-names&quot;:false,&quot;dropping-particle&quot;:&quot;&quot;,&quot;non-dropping-particle&quot;:&quot;&quot;},{&quot;family&quot;:&quot;Barnie&quot;,&quot;given&quot;:&quot;Prince Amoah&quot;,&quot;parse-names&quot;:false,&quot;dropping-particle&quot;:&quot;&quot;,&quot;non-dropping-particle&quot;:&quot;&quot;},{&quot;family&quot;:&quot;Opoku&quot;,&quot;given&quot;:&quot;Stephen&quot;,&quot;parse-names&quot;:false,&quot;dropping-particle&quot;:&quot;&quot;,&quot;non-dropping-particle&quot;:&quot;&quot;},{&quot;family&quot;:&quot;Nakotey&quot;,&quot;given&quot;:&quot;Gideon Kwesi&quot;,&quot;parse-names&quot;:false,&quot;dropping-particle&quot;:&quot;&quot;,&quot;non-dropping-particle&quot;:&quot;&quot;},{&quot;family&quot;:&quot;Nuvor&quot;,&quot;given&quot;:&quot;Samuel Victor&quot;,&quot;parse-names&quot;:false,&quot;dropping-particle&quot;:&quot;&quot;,&quot;non-dropping-particle&quot;:&quot;&quot;},{&quot;family&quot;:&quot;Amoani&quot;,&quot;given&quot;:&quot;Benjamin&quot;,&quot;parse-names&quot;:false,&quot;dropping-particle&quot;:&quot;&quot;,&quot;non-dropping-particle&quot;:&quot;&quot;}],&quot;container-title&quot;:&quot;PLoS ONE&quot;,&quot;accessed&quot;:{&quot;date-parts&quot;:[[2024,5,17]]},&quot;DOI&quot;:&quot;10.1371/JOURNAL.PONE.0273969&quot;,&quot;ISSN&quot;:&quot;19326203&quot;,&quot;PMID&quot;:&quot;36094915&quot;,&quot;URL&quot;:&quot;/pmc/articles/PMC9467340/&quot;,&quot;issued&quot;:{&quot;date-parts&quot;:[[2022,9,1]]},&quot;abstract&quot;:&quot;Introduction The rapid spread of COVID-19 has been a global public health problem and it is yet to be put under control. Active COVID-19 is associated with unrestrained secretion of pro-inflammatory cytokines and imbalances in haematological profile including anaemia, leukocytosis and thrombocytopaenia. However, the haematological profile and immune status following recovery from COVID-19 has not been recognized. We evaluated the immunohaematological profile among COVID-19 patients with active infection, recovered cases and unexposed healthy individuals in the Ashanti region of Ghana. Methodology A total of 95 adult participants, consisting of 35 positive, 30 recovered and 30 unexposed COVID-19 negative individuals confirmed by RT-PCR were recruited for the study. All the patients had the complete blood count performed using the haematological analyzer Sysmex XN-1500. Their plasma cytokine levels of interleukin (IL)-1β, IL-6, IL-10, IL-17, tumour necrosis factor-alpha (TNF-α) and interferon gamma (IFN-γ) were analysed using ELISA. Statistical analyses were performed on R statistical software. Result The Patients with COVID-19 active infection had significantly higher levels of IL10 (181 ±6.14 pg/mL vs 155.00±14.32 pg/mL vs 158.80±11.70 pg/mL, p = 0.038), WBC count (5.5 ±0.4 x109 /L vs 4.5±0.6 x109 /L vs 3.8±0.5, p &lt; 0.0001) and percentage basophil (1.8±0.1% vs 0.8±0.3% vs 0.7±0.2%, p = 0.0040) but significantly lower levels of IFN-γ (110.10±9.52 pg/mL vs 142.80±5.46 pg/mL vs 140.80±6.39 pg/mL, p = 0.021), haematocrit (24.1±3.7% vs 38.3± 3.0% vs 38.5±2.2%, p &lt; 0.0001), haemoglobin concentration (9.4±0.1g/dl vs 12.5± 5.0g/dl vs 12.7±0.8, p &lt; 0.0001) and MPV (9.8±0.2fL vs 11.1±0.5fL vs 11.6±0.3fL, p &lt; 0.0001) compared to recovered and unexposed controls respectively. There were significant association between IL-1β &amp; neutrophils (r = 0.42, p&lt;0.05), IL-10 &amp; WBC (r = 0.39, p&lt;0.05), IL-10 &amp; Basophils (r = -0.51, p&lt;0.01), IL-17 &amp; Neutrophil (r = 0.39, p&lt;0.05) in the active COVID-19 cases. Conclusion COVID-19 active infection is associated with increased IL-10 and WBC with a concomitant decrease in IFN-γ and haemoglobin concentration. However, recovery from the disease is associated with immune recovery with appareantly normal haematological profile.&quot;,&quot;publisher&quot;:&quot;PLOS&quot;,&quot;issue&quot;:&quot;9&quot;,&quot;volume&quot;:&quot;17&quot;,&quot;container-title-short&quot;:&quot;PLoS One&quot;},&quot;isTemporary&quot;:false}],&quot;citationTag&quot;:&quot;MENDELEY_CITATION_v3_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&quot;},{&quot;citationID&quot;:&quot;MENDELEY_CITATION_75870dfc-aca6-42b3-be23-a826aad07414&quot;,&quot;properties&quot;:{&quot;noteIndex&quot;:0},&quot;isEdited&quot;:false,&quot;manualOverride&quot;:{&quot;isManuallyOverridden&quot;:false,&quot;citeprocText&quot;:&quot;[11]&quot;,&quot;manualOverrideText&quot;:&quot;&quot;},&quot;citationItems&quot;:[{&quot;id&quot;:&quot;d224a897-0e62-3a41-a794-4f8e7428077c&quot;,&quot;itemData&quot;:{&quot;type&quot;:&quot;article-journal&quot;,&quot;id&quot;:&quot;d224a897-0e62-3a41-a794-4f8e7428077c&quot;,&quot;title&quot;:&quot;Cross-reactive immunity against SARS-CoV-2 N protein in Central and West Africa precedes the COVID-19 pandemic&quot;,&quot;author&quot;:[{&quot;family&quot;:&quot;Pedersen&quot;,&quot;given&quot;:&quot;Jannie&quot;,&quot;parse-names&quot;:false,&quot;dropping-particle&quot;:&quot;&quot;,&quot;non-dropping-particle&quot;:&quot;&quot;},{&quot;family&quot;:&quot;Koumakpayi&quot;,&quot;given&quot;:&quot;Ismaël Hervé&quot;,&quot;parse-names&quot;:false,&quot;dropping-particle&quot;:&quot;&quot;,&quot;non-dropping-particle&quot;:&quot;&quot;},{&quot;family&quot;:&quot;Babuadze&quot;,&quot;given&quot;:&quot;Giorgi&quot;,&quot;parse-names&quot;:false,&quot;dropping-particle&quot;:&quot;&quot;,&quot;non-dropping-particle&quot;:&quot;&quot;},{&quot;family&quot;:&quot;Baz&quot;,&quot;given&quot;:&quot;Mariana&quot;,&quot;parse-names&quot;:false,&quot;dropping-particle&quot;:&quot;&quot;,&quot;non-dropping-particle&quot;:&quot;&quot;},{&quot;family&quot;:&quot;Ndiaye&quot;,&quot;given&quot;:&quot;Oumar&quot;,&quot;parse-names&quot;:false,&quot;dropping-particle&quot;:&quot;&quot;,&quot;non-dropping-particle&quot;:&quot;&quot;},{&quot;family&quot;:&quot;Faye&quot;,&quot;given&quot;:&quot;Oumar&quot;,&quot;parse-names&quot;:false,&quot;dropping-particle&quot;:&quot;&quot;,&quot;non-dropping-particle&quot;:&quot;&quot;},{&quot;family&quot;:&quot;Diagne&quot;,&quot;given&quot;:&quot;Cheikh Tidiane&quot;,&quot;parse-names&quot;:false,&quot;dropping-particle&quot;:&quot;&quot;,&quot;non-dropping-particle&quot;:&quot;&quot;},{&quot;family&quot;:&quot;Dia&quot;,&quot;given&quot;:&quot;Ndongo&quot;,&quot;parse-names&quot;:false,&quot;dropping-particle&quot;:&quot;&quot;,&quot;non-dropping-particle&quot;:&quot;&quot;},{&quot;family&quot;:&quot;Naghibosadat&quot;,&quot;given&quot;:&quot;Maedeh&quot;,&quot;parse-names&quot;:false,&quot;dropping-particle&quot;:&quot;&quot;,&quot;non-dropping-particle&quot;:&quot;&quot;},{&quot;family&quot;:&quot;McGeer&quot;,&quot;given&quot;:&quot;Allison&quot;,&quot;parse-names&quot;:false,&quot;dropping-particle&quot;:&quot;&quot;,&quot;non-dropping-particle&quot;:&quot;&quot;},{&quot;family&quot;:&quot;Muberaka&quot;,&quot;given&quot;:&quot;Samira&quot;,&quot;parse-names&quot;:false,&quot;dropping-particle&quot;:&quot;&quot;,&quot;non-dropping-particle&quot;:&quot;&quot;},{&quot;family&quot;:&quot;Moukandja&quot;,&quot;given&quot;:&quot;Irène P.&quot;,&quot;parse-names&quot;:false,&quot;dropping-particle&quot;:&quot;&quot;,&quot;non-dropping-particle&quot;:&quot;&quot;},{&quot;family&quot;:&quot;Ndidi&quot;,&quot;given&quot;:&quot;Stella&quot;,&quot;parse-names&quot;:false,&quot;dropping-particle&quot;:&quot;&quot;,&quot;non-dropping-particle&quot;:&quot;&quot;},{&quot;family&quot;:&quot;Tauil&quot;,&quot;given&quot;:&quot;Carlos B.&quot;,&quot;parse-names&quot;:false,&quot;dropping-particle&quot;:&quot;&quot;,&quot;non-dropping-particle&quot;:&quot;&quot;},{&quot;family&quot;:&quot;Lekana-Douki&quot;,&quot;given&quot;:&quot;Jean Bernard&quot;,&quot;parse-names&quot;:false,&quot;dropping-particle&quot;:&quot;&quot;,&quot;non-dropping-particle&quot;:&quot;&quot;},{&quot;family&quot;:&quot;Loucoubar&quot;,&quot;given&quot;:&quot;Cheikh&quot;,&quot;parse-names&quot;:false,&quot;dropping-particle&quot;:&quot;&quot;,&quot;non-dropping-particle&quot;:&quot;&quot;},{&quot;family&quot;:&quot;Faye&quot;,&quot;given&quot;:&quot;Ousmane&quot;,&quot;parse-names&quot;:false,&quot;dropping-particle&quot;:&quot;&quot;,&quot;non-dropping-particle&quot;:&quot;&quot;},{&quot;family&quot;:&quot;Sall&quot;,&quot;given&quot;:&quot;Amadou&quot;,&quot;parse-names&quot;:false,&quot;dropping-particle&quot;:&quot;&quot;,&quot;non-dropping-particle&quot;:&quot;&quot;},{&quot;family&quot;:&quot;Magalhães&quot;,&quot;given&quot;:&quot;Kelly G.&quot;,&quot;parse-names&quot;:false,&quot;dropping-particle&quot;:&quot;&quot;,&quot;non-dropping-particle&quot;:&quot;&quot;},{&quot;family&quot;:&quot;Weis&quot;,&quot;given&quot;:&quot;Nina&quot;,&quot;parse-names&quot;:false,&quot;dropping-particle&quot;:&quot;&quot;,&quot;non-dropping-particle&quot;:&quot;&quot;},{&quot;family&quot;:&quot;Kozak&quot;,&quot;given&quot;:&quot;Robert&quot;,&quot;parse-names&quot;:false,&quot;dropping-particle&quot;:&quot;&quot;,&quot;non-dropping-particle&quot;:&quot;&quot;},{&quot;family&quot;:&quot;Kobinger&quot;,&quot;given&quot;:&quot;Gary P.&quot;,&quot;parse-names&quot;:false,&quot;dropping-particle&quot;:&quot;&quot;,&quot;non-dropping-particle&quot;:&quot;&quot;},{&quot;family&quot;:&quot;Fausther-Bovendo&quot;,&quot;given&quot;:&quot;Hugues&quot;,&quot;parse-names&quot;:false,&quot;dropping-particle&quot;:&quot;&quot;,&quot;non-dropping-particle&quot;:&quot;&quot;}],&quot;container-title&quot;:&quot;Scientific Reports 2022 12:1&quot;,&quot;accessed&quot;:{&quot;date-parts&quot;:[[2024,5,17]]},&quot;DOI&quot;:&quot;10.1038/s41598-022-17241-9&quot;,&quot;ISBN&quot;:&quot;0123456789&quot;,&quot;ISSN&quot;:&quot;2045-2322&quot;,&quot;PMID&quot;:&quot;35902675&quot;,&quot;URL&quot;:&quot;https://www.nature.com/articles/s41598-022-17241-9&quot;,&quot;issued&quot;:{&quot;date-parts&quot;:[[2022,7,28]]},&quot;page&quot;:&quot;1-7&quot;,&quot;abstract&quot;:&quot;Early predictions forecasted large numbers of severe acute respiratory syndrome coronavirus (SARS-CoV-2) cases and associated deaths in Africa. To date, Africa has been relatively spared. Various hypotheses were postulated to explain the lower than anticipated impact on public health in Africa. However, the contribution of pre-existing immunity is yet to be investigated. In this study, the presence of antibodies against SARS-CoV-2 spike (S) and nucleocapsid (N) proteins in pre-pandemic samples from Africa, Europe, South and North America was examined by ELISA. The protective efficacy of N specific antibodies isolated from Central African donors was tested by in vitro neutralization and in a mouse model of SARS-CoV-2 infection. Antibodies against SARS-CoV-2 S and N proteins were rare in all populations except in Gabon and Senegal where N specific antibodies were prevalent. However, these antibodies failed to neutralize the virus either in vitro or in vivo. Overall, this study indicates that cross-reactive immunity against SARS-CoV-2 N protein was present in Africa prior to the pandemic. However, this pre-existing humoral immunity does not impact viral fitness in rodents suggesting that other human immune defense mechanisms could be involved. In Africa, seroprevalence studies using the N protein are over-estimating SARS-CoV-2 circulation.&quot;,&quot;publisher&quot;:&quot;Nature Publishing Group&quot;,&quot;issue&quot;:&quot;1&quot;,&quot;volume&quot;:&quot;12&quot;,&quot;container-title-short&quot;:&quot;&quot;},&quot;isTemporary&quot;:false}],&quot;citationTag&quot;:&quot;MENDELEY_CITATION_v3_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&quot;},{&quot;citationID&quot;:&quot;MENDELEY_CITATION_2ed28b77-0919-453e-b2fe-10b1cbb19620&quot;,&quot;properties&quot;:{&quot;noteIndex&quot;:0},&quot;isEdited&quot;:false,&quot;manualOverride&quot;:{&quot;isManuallyOverridden&quot;:false,&quot;citeprocText&quot;:&quot;[30]&quot;,&quot;manualOverrideText&quot;:&quot;&quot;},&quot;citationItems&quot;:[{&quot;id&quot;:&quot;1431c756-eade-3fbe-a3b9-5bb8a309f21e&quot;,&quot;itemData&quot;:{&quot;type&quot;:&quot;article-journal&quot;,&quot;id&quot;:&quot;1431c756-eade-3fbe-a3b9-5bb8a309f21e&quot;,&quot;title&quot;:&quot;Haematological Profile and ACE2 Levels of COVID-19 Patients in a Metropolis in Ghana&quot;,&quot;author&quot;:[{&quot;family&quot;:&quot;Ackah&quot;,&quot;given&quot;:&quot;Ezekiel B.&quot;,&quot;parse-names&quot;:false,&quot;dropping-particle&quot;:&quot;&quot;,&quot;non-dropping-particle&quot;:&quot;&quot;},{&quot;family&quot;:&quot;Owusu&quot;,&quot;given&quot;:&quot;Michael&quot;,&quot;parse-names&quot;:false,&quot;dropping-particle&quot;:&quot;&quot;,&quot;non-dropping-particle&quot;:&quot;&quot;},{&quot;family&quot;:&quot;Sackey&quot;,&quot;given&quot;:&quot;Benedict&quot;,&quot;parse-names&quot;:false,&quot;dropping-particle&quot;:&quot;&quot;,&quot;non-dropping-particle&quot;:&quot;&quot;},{&quot;family&quot;:&quot;Boamah&quot;,&quot;given&quot;:&quot;Justice K.&quot;,&quot;parse-names&quot;:false,&quot;dropping-particle&quot;:&quot;&quot;,&quot;non-dropping-particle&quot;:&quot;&quot;},{&quot;family&quot;:&quot;Kamasah&quot;,&quot;given&quot;:&quot;Japhet S.&quot;,&quot;parse-names&quot;:false,&quot;dropping-particle&quot;:&quot;&quot;,&quot;non-dropping-particle&quot;:&quot;&quot;},{&quot;family&quot;:&quot;Aduboffour&quot;,&quot;given&quot;:&quot;Albert A.&quot;,&quot;parse-names&quot;:false,&quot;dropping-particle&quot;:&quot;&quot;,&quot;non-dropping-particle&quot;:&quot;&quot;},{&quot;family&quot;:&quot;Akortia&quot;,&quot;given&quot;:&quot;Debora&quot;,&quot;parse-names&quot;:false,&quot;dropping-particle&quot;:&quot;&quot;,&quot;non-dropping-particle&quot;:&quot;&quot;},{&quot;family&quot;:&quot;Nkrumah&quot;,&quot;given&quot;:&quot;Gifty&quot;,&quot;parse-names&quot;:false,&quot;dropping-particle&quot;:&quot;&quot;,&quot;non-dropping-particle&quot;:&quot;&quot;},{&quot;family&quot;:&quot;Amaniampong&quot;,&quot;given&quot;:&quot;Andrews&quot;,&quot;parse-names&quot;:false,&quot;dropping-particle&quot;:&quot;&quot;,&quot;non-dropping-particle&quot;:&quot;&quot;},{&quot;family&quot;:&quot;Klevor&quot;,&quot;given&quot;:&quot;Nicholas&quot;,&quot;parse-names&quot;:false,&quot;dropping-particle&quot;:&quot;&quot;,&quot;non-dropping-particle&quot;:&quot;&quot;},{&quot;family&quot;:&quot;Agyemang&quot;,&quot;given&quot;:&quot;Lawrence D.&quot;,&quot;parse-names&quot;:false,&quot;dropping-particle&quot;:&quot;&quot;,&quot;non-dropping-particle&quot;:&quot;&quot;},{&quot;family&quot;:&quot;Ayisi-Boateng&quot;,&quot;given&quot;:&quot;Nana K.&quot;,&quot;parse-names&quot;:false,&quot;dropping-particle&quot;:&quot;&quot;,&quot;non-dropping-particle&quot;:&quot;&quot;},{&quot;family&quot;:&quot;Sylverken&quot;,&quot;given&quot;:&quot;Augustina&quot;,&quot;parse-names&quot;:false,&quot;dropping-particle&quot;:&quot;&quot;,&quot;non-dropping-particle&quot;:&quot;&quot;},{&quot;family&quot;:&quot;Phillips&quot;,&quot;given&quot;:&quot;Richard O.&quot;,&quot;parse-names&quot;:false,&quot;dropping-particle&quot;:&quot;&quot;,&quot;non-dropping-particle&quot;:&quot;&quot;},{&quot;family&quot;:&quot;Owusu-Dabo&quot;,&quot;given&quot;:&quot;Ellis&quot;,&quot;parse-names&quot;:false,&quot;dropping-particle&quot;:&quot;&quot;,&quot;non-dropping-particle&quot;:&quot;&quot;}],&quot;container-title&quot;:&quot;COVID 2024, Vol. 4, Pages 117-129&quot;,&quot;accessed&quot;:{&quot;date-parts&quot;:[[2024,5,17]]},&quot;DOI&quot;:&quot;10.3390/COVID4020011&quot;,&quot;ISSN&quot;:&quot;2673-8112&quot;,&quot;URL&quot;:&quot;https://www.mdpi.com/2673-8112/4/2/11/htm&quot;,&quot;issued&quot;:{&quot;date-parts&quot;:[[2024,1,23]]},&quot;page&quot;:&quot;117-129&quot;,&quot;abstract&quot;:&quot;Background: Several studies have linked coronavirus disease 2019 (COVID-19) risk to age and ABO blood groups. Variations in plasma angiotensin-converting enzyme 2 (ACE2) levels and blood counts have been reported, suggesting an association between disease severity and low lymphocyte levels. Aim: this study aimed to understand how these factors relate to COVID-19 in Ghanaian patients, considering geographical and demographic differences. Methods: Participants were recruited from six hospitals in Kumasi, Ghana, between June 2020 and July 2021. Nasopharyngeal swabs were taken to test for severe acute respiratory syndrome coronavirus 2 (SARS-CoV-2), and blood samples were collected for complete blood count testing, ABO/Rhesus typing, and assessment of plasma ACE2 levels. Demographic and COVID-19 severity data were gathered, and IBM SPSS version 25.0 was used for analysis. Results: Overall, 515 patients were enrolled, out of which 55.9% (n = 288/515) were males and 50.3% (n = 259/515) tested positive for SARS-CoV-2. The median age was 37 years (IQR = 26–53). Age was significantly associated with SARS-CoV-2 infection (p = 0.002). The severe COVID-19 group was the oldest (70 years, IQR = 35–80) and presented with anaemia (haemoglobin, g/dL: 9.55, IQR = 7.85–11.93), leukocytosis (WBC × 103/μL: 15.87, IQR = 6.68–19.80), neutrophilia (NEUT × 106/μL: 14.69, IQR = 5.70–18.96) and lymphocytopenia (LYMPH × 106/μL: 0.47, IQR = 0.22–0.66). No association was found between SARS-CoV-2 positivity and ABO (p = 0.711) or Rh (p = 0.805) blood groups; no association was also found between plasma ACE2 levels and SARS-CoV-2 status (p = 0.079). However, among COVID-19 participants, plasma ACE2 levels were significantly reduced in the moderate illness group (40.68 ng/mL, IQR = 34.09–48.10) compared with the asymptomatic group (50.61 ng/mL, IQR = 43.90–58.61, p = 0.015). Conclusions: While there may be no real association between the ABO blood group, as well as plasma ACE2 levels, and SARS-CoV-2 infection in Ghanaian patients, older individuals are at a higher risk of severe disease. Anaemia, and leukocytosis with lymphocytopenia may be indicators of poor disease progression.&quot;,&quot;publisher&quot;:&quot;Multidisciplinary Digital Publishing Institute&quot;,&quot;issue&quot;:&quot;2&quot;,&quot;volume&quot;:&quot;4&quot;,&quot;container-title-short&quot;:&quot;&quot;},&quot;isTemporary&quot;:false}],&quot;citationTag&quot;:&quot;MENDELEY_CITATION_v3_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&quot;},{&quot;citationID&quot;:&quot;MENDELEY_CITATION_c33ceada-48a7-4433-9dec-9bf2738e730c&quot;,&quot;properties&quot;:{&quot;noteIndex&quot;:0},&quot;isEdited&quot;:false,&quot;manualOverride&quot;:{&quot;isManuallyOverridden&quot;:false,&quot;citeprocText&quot;:&quot;[10]&quot;,&quot;manualOverrideText&quot;:&quot;&quot;},&quot;citationItems&quot;:[{&quot;id&quot;:&quot;c0ab4fa7-1542-3d89-a709-833f4252421b&quot;,&quot;itemData&quot;:{&quot;type&quot;:&quot;article-journal&quot;,&quot;id&quot;:&quot;c0ab4fa7-1542-3d89-a709-833f4252421b&quot;,&quot;title&quot;:&quot;Presence of antibody-dependent cellular cytotoxicity (ADCC) against SARS-CoV-2 in COVID-19 plasma&quot;,&quot;author&quot;:[{&quot;family&quot;:&quot;Tso&quot;,&quot;given&quot;:&quot;For Yue&quot;,&quot;parse-names&quot;:false,&quot;dropping-particle&quot;:&quot;&quot;,&quot;non-dropping-particle&quot;:&quot;&quot;},{&quot;family&quot;:&quot;Lidenge&quot;,&quot;given&quot;:&quot;Salum J.&quot;,&quot;parse-names&quot;:false,&quot;dropping-particle&quot;:&quot;&quot;,&quot;non-dropping-particle&quot;:&quot;&quot;},{&quot;family&quot;:&quot;Poppe&quot;,&quot;given&quot;:&quot;Lisa K.&quot;,&quot;parse-names&quot;:false,&quot;dropping-particle&quot;:&quot;&quot;,&quot;non-dropping-particle&quot;:&quot;&quot;},{&quot;family&quot;:&quot;Peña&quot;,&quot;given&quot;:&quot;Phoebe B.&quot;,&quot;parse-names&quot;:false,&quot;dropping-particle&quot;:&quot;&quot;,&quot;non-dropping-particle&quot;:&quot;&quot;},{&quot;family&quot;:&quot;Privatt&quot;,&quot;given&quot;:&quot;Sara R.&quot;,&quot;parse-names&quot;:false,&quot;dropping-particle&quot;:&quot;&quot;,&quot;non-dropping-particle&quot;:&quot;&quot;},{&quot;family&quot;:&quot;Bennett&quot;,&quot;given&quot;:&quot;Sydney J.&quot;,&quot;parse-names&quot;:false,&quot;dropping-particle&quot;:&quot;&quot;,&quot;non-dropping-particle&quot;:&quot;&quot;},{&quot;family&quot;:&quot;Ngowi&quot;,&quot;given&quot;:&quot;John R.&quot;,&quot;parse-names&quot;:false,&quot;dropping-particle&quot;:&quot;&quot;,&quot;non-dropping-particle&quot;:&quot;&quot;},{&quot;family&quot;:&quot;Mwaiselage&quot;,&quot;given&quot;:&quot;Julius&quot;,&quot;parse-names&quot;:false,&quot;dropping-particle&quot;:&quot;&quot;,&quot;non-dropping-particle&quot;:&quot;&quot;},{&quot;family&quot;:&quot;Belshan&quot;,&quot;given&quot;:&quot;Michael&quot;,&quot;parse-names&quot;:false,&quot;dropping-particle&quot;:&quot;&quot;,&quot;non-dropping-particle&quot;:&quot;&quot;},{&quot;family&quot;:&quot;Siedlik&quot;,&quot;given&quot;:&quot;Jacob A.&quot;,&quot;parse-names&quot;:false,&quot;dropping-particle&quot;:&quot;&quot;,&quot;non-dropping-particle&quot;:&quot;&quot;},{&quot;family&quot;:&quot;Raine&quot;,&quot;given&quot;:&quot;Morgan A.&quot;,&quot;parse-names&quot;:false,&quot;dropping-particle&quot;:&quot;&quot;,&quot;non-dropping-particle&quot;:&quot;&quot;},{&quot;family&quot;:&quot;Ochoa&quot;,&quot;given&quot;:&quot;Juan B.&quot;,&quot;parse-names&quot;:false,&quot;dropping-particle&quot;:&quot;&quot;,&quot;non-dropping-particle&quot;:&quot;&quot;},{&quot;family&quot;:&quot;Garcia-Diaz&quot;,&quot;given&quot;:&quot;Julia&quot;,&quot;parse-names&quot;:false,&quot;dropping-particle&quot;:&quot;&quot;,&quot;non-dropping-particle&quot;:&quot;&quot;},{&quot;family&quot;:&quot;Nossaman&quot;,&quot;given&quot;:&quot;Bobby&quot;,&quot;parse-names&quot;:false,&quot;dropping-particle&quot;:&quot;&quot;,&quot;non-dropping-particle&quot;:&quot;&quot;},{&quot;family&quot;:&quot;Buckner&quot;,&quot;given&quot;:&quot;Lyndsey&quot;,&quot;parse-names&quot;:false,&quot;dropping-particle&quot;:&quot;&quot;,&quot;non-dropping-particle&quot;:&quot;&quot;},{&quot;family&quot;:&quot;Roberts&quot;,&quot;given&quot;:&quot;W. Mark&quot;,&quot;parse-names&quot;:false,&quot;dropping-particle&quot;:&quot;&quot;,&quot;non-dropping-particle&quot;:&quot;&quot;},{&quot;family&quot;:&quot;Dean&quot;,&quot;given&quot;:&quot;Matthew J.&quot;,&quot;parse-names&quot;:false,&quot;dropping-particle&quot;:&quot;&quot;,&quot;non-dropping-particle&quot;:&quot;&quot;},{&quot;family&quot;:&quot;Ochoa&quot;,&quot;given&quot;:&quot;Augusto C.&quot;,&quot;parse-names&quot;:false,&quot;dropping-particle&quot;:&quot;&quot;,&quot;non-dropping-particle&quot;:&quot;&quot;},{&quot;family&quot;:&quot;West&quot;,&quot;given&quot;:&quot;John T.&quot;,&quot;parse-names&quot;:false,&quot;dropping-particle&quot;:&quot;&quot;,&quot;non-dropping-particle&quot;:&quot;&quot;},{&quot;family&quot;:&quot;Wood&quot;,&quot;given&quot;:&quot;Charles&quot;,&quot;parse-names&quot;:false,&quot;dropping-particle&quot;:&quot;&quot;,&quot;non-dropping-particle&quot;:&quot;&quot;}],&quot;container-title&quot;:&quot;PloS one&quot;,&quot;accessed&quot;:{&quot;date-parts&quot;:[[2024,10,3]]},&quot;DOI&quot;:&quot;10.1371/JOURNAL.PONE.0247640&quot;,&quot;ISSN&quot;:&quot;1932-6203&quot;,&quot;PMID&quot;:&quot;33661923&quot;,&quot;URL&quot;:&quot;https://pubmed.ncbi.nlm.nih.gov/33661923/&quot;,&quot;issued&quot;:{&quot;date-parts&quot;:[[2021,3,1]]},&quot;abstract&quot;:&quot;Background Neutralizing-antibody (nAb) is the major focus of most ongoing COVID-19 vaccine trials. However, nAb response against SARS-CoV-2, when present, decays rapidly. Given the myriad roles of antibodies in immune responses, it is possible that antibodies could also mediate protection against SARS-CoV-2 via effector mechanisms such as antibody-dependent cellular cytotoxicity (ADCC), which we sought to explore here. Methods Plasma of 3 uninfected controls and 20 subjects exposed to, or recovering from, SARS-CoV-2 infection were collected from U.S. and sub-Saharan Africa. Immunofluorescence assay was used to detect the presence of SARS-CoV-2 specific IgG antibodies in the plasma samples. SARS-CoV-2 specific neutralizing capability of these plasmas was assessed with SARS-CoV-2 spike pseudotyped virus. ADCC activity was assessed with a calcein release assay. Results SARS-CoV-2 specific IgG antibodies were detected in all COVID-19 subjects studied. All but three COVID-19 subjects contained nAb at high potency (&gt;80% neutralization). Plasma from 19/20 of COVID-19 subjects also demonstrated strong ADCC activity against SARS-CoV-2 spike glycoprotein, including two individuals without nAb against SARS-CoV-2. Conclusion Both neutralizing and non-neutralizing COVID-19 plasmas can mediate ADCC. Our findings argue that evaluation of potential vaccines against SARS-CoV-2 should include investigation of the magnitude and durability of ADCC, in addition to nAb.&quot;,&quot;publisher&quot;:&quot;PLoS One&quot;,&quot;issue&quot;:&quot;3&quot;,&quot;volume&quot;:&quot;16&quot;,&quot;container-title-short&quot;:&quot;PLoS One&quot;},&quot;isTemporary&quot;:false}],&quot;citationTag&quot;:&quot;MENDELEY_CITATION_v3_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&quot;},{&quot;citationID&quot;:&quot;MENDELEY_CITATION_bc36497d-2aaf-4d5a-ad2a-4ea2e31fbe1c&quot;,&quot;properties&quot;:{&quot;noteIndex&quot;:0},&quot;isEdited&quot;:false,&quot;manualOverride&quot;:{&quot;isManuallyOverridden&quot;:false,&quot;citeprocText&quot;:&quot;[52]&quot;,&quot;manualOverrideText&quot;:&quot;&quot;},&quot;citationItems&quot;:[{&quot;id&quot;:&quot;845a9cde-a834-3798-aee6-5bc70ea9b50b&quot;,&quot;itemData&quot;:{&quot;type&quot;:&quot;article-journal&quot;,&quot;id&quot;:&quot;845a9cde-a834-3798-aee6-5bc70ea9b50b&quot;,&quot;title&quot;:&quot;Persistence of SARS-CoV-2 IgG Antibody Response among South African Adults: A Prospective Cohort Study&quot;,&quot;author&quot;:[{&quot;family&quot;:&quot;Adeniyi&quot;,&quot;given&quot;:&quot;Oladele Vincent&quot;,&quot;parse-names&quot;:false,&quot;dropping-particle&quot;:&quot;&quot;,&quot;non-dropping-particle&quot;:&quot;&quot;},{&quot;family&quot;:&quot;Durojaiye&quot;,&quot;given&quot;:&quot;Oyewole Christopher&quot;,&quot;parse-names&quot;:false,&quot;dropping-particle&quot;:&quot;&quot;,&quot;non-dropping-particle&quot;:&quot;&quot;},{&quot;family&quot;:&quot;Masilela&quot;,&quot;given&quot;:&quot;Charity&quot;,&quot;parse-names&quot;:false,&quot;dropping-particle&quot;:&quot;&quot;,&quot;non-dropping-particle&quot;:&quot;&quot;}],&quot;container-title&quot;:&quot;Vaccines&quot;,&quot;container-title-short&quot;:&quot;Vaccines (Basel)&quot;,&quot;accessed&quot;:{&quot;date-parts&quot;:[[2025,7,23]]},&quot;DOI&quot;:&quot;10.3390/VACCINES11061068,&quot;,&quot;ISSN&quot;:&quot;2076393X&quot;,&quot;URL&quot;:&quot;https://pubmed.ncbi.nlm.nih.gov/37376457/&quot;,&quot;issued&quot;:{&quot;date-parts&quot;:[[2023,6,1]]},&quot;abstract&quot;:&quot;This study assesses the durability of severe acute respiratory coronavirus-2 (SARS-CoV-2) anti-nucleocapsid (anti-N) immunoglobulin G (IgG) after infection and examines its association with established risk factors among South African healthcare workers (HCWs). Blood samples were obtained from 390 HCWs with diagnosis of coronavirus disease 2019 (COVID-19) for assay of the SARS-CoV-2 anti-N IgG at two time points (Phase 1 and 2) between November 2020 and February 2021. Out of 390 HCWs with a COVID-19 diagnosis, 267 (68.5%) had detectable SARS-CoV-2 anti-N IgG antibodies at the end of Phase I. These antibodies persisted for 4–5 and 6–7 months in 76.4% and 16.1%, respectively. In the multivariate logistic regression model analysis, Black participants were more likely to sustain SARS-CoV-2 anti-N IgG for 4–5 months. However, participants who were HIV positive were less likely to sustain SARS-CoV-2 anti-N IgG antibodies for 4–5 months. In addition, individuals who were &lt;45 years of age were more likely to sustain SARS-CoV-2 anti-N IgG for 6–7 months. Of the 202 HCWs selected for Phase 2, 116 participants (57.4%) had persistent SARS-CoV-2 anti-N IgG for an extended mean period of 223 days (7.5 months). Findings support the longevity of vaccine responses against SARS-CoV-2 in Black Africans.&quot;,&quot;publisher&quot;:&quot;MDPI&quot;,&quot;issue&quot;:&quot;6&quot;,&quot;volume&quot;:&quot;11&quot;},&quot;isTemporary&quot;:false}],&quot;citationTag&quot;:&quot;MENDELEY_CITATION_v3_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&quot;},{&quot;citationID&quot;:&quot;MENDELEY_CITATION_79db23e7-d518-4135-9bed-acdc75462458&quot;,&quot;properties&quot;:{&quot;noteIndex&quot;:0},&quot;isEdited&quot;:false,&quot;manualOverride&quot;:{&quot;isManuallyOverridden&quot;:false,&quot;citeprocText&quot;:&quot;[22]&quot;,&quot;manualOverrideText&quot;:&quot;&quot;},&quot;citationItems&quot;:[{&quot;id&quot;:&quot;e5cb6736-382b-33d0-ba17-d8bc48b21e20&quot;,&quot;itemData&quot;:{&quot;type&quot;:&quot;article-journal&quot;,&quot;id&quot;:&quot;e5cb6736-382b-33d0-ba17-d8bc48b21e20&quot;,&quot;title&quot;:&quot;Proportion of Ugandans with pre-pandemic SARS-CoV-2 cross-reactive CD4+ and CD8+ T-cell responses: A pilot study&quot;,&quot;author&quot;:[{&quot;family&quot;:&quot;Namuniina&quot;,&quot;given&quot;:&quot;Annemarie&quot;,&quot;parse-names&quot;:false,&quot;dropping-particle&quot;:&quot;&quot;,&quot;non-dropping-particle&quot;:&quot;&quot;},{&quot;family&quot;:&quot;Muyanja&quot;,&quot;given&quot;:&quot;Enoch S.&quot;,&quot;parse-names&quot;:false,&quot;dropping-particle&quot;:&quot;&quot;,&quot;non-dropping-particle&quot;:&quot;&quot;},{&quot;family&quot;:&quot;Biribawa&quot;,&quot;given&quot;:&quot;Victoria M.&quot;,&quot;parse-names&quot;:false,&quot;dropping-particle&quot;:&quot;&quot;,&quot;non-dropping-particle&quot;:&quot;&quot;},{&quot;family&quot;:&quot;Okech&quot;,&quot;given&quot;:&quot;Brenda A.&quot;,&quot;parse-names&quot;:false,&quot;dropping-particle&quot;:&quot;&quot;,&quot;non-dropping-particle&quot;:&quot;&quot;},{&quot;family&quot;:&quot;Ssemaganda&quot;,&quot;given&quot;:&quot;Aloysious&quot;,&quot;parse-names&quot;:false,&quot;dropping-particle&quot;:&quot;&quot;,&quot;non-dropping-particle&quot;:&quot;&quot;},{&quot;family&quot;:&quot;Price&quot;,&quot;given&quot;:&quot;Matt A.&quot;,&quot;parse-names&quot;:false,&quot;dropping-particle&quot;:&quot;&quot;,&quot;non-dropping-particle&quot;:&quot;&quot;},{&quot;family&quot;:&quot;Hills&quot;,&quot;given&quot;:&quot;Nancy&quot;,&quot;parse-names&quot;:false,&quot;dropping-particle&quot;:&quot;&quot;,&quot;non-dropping-particle&quot;:&quot;&quot;},{&quot;family&quot;:&quot;Nanteza&quot;,&quot;given&quot;:&quot;Ann&quot;,&quot;parse-names&quot;:false,&quot;dropping-particle&quot;:&quot;&quot;,&quot;non-dropping-particle&quot;:&quot;&quot;},{&quot;family&quot;:&quot;Bagaya&quot;,&quot;given&quot;:&quot;Bernard Ssentalo&quot;,&quot;parse-names&quot;:false,&quot;dropping-particle&quot;:&quot;&quot;,&quot;non-dropping-particle&quot;:&quot;&quot;},{&quot;family&quot;:&quot;Weiskopf&quot;,&quot;given&quot;:&quot;Daniela&quot;,&quot;parse-names&quot;:false,&quot;dropping-particle&quot;:&quot;&quot;,&quot;non-dropping-particle&quot;:&quot;&quot;},{&quot;family&quot;:&quot;Riou&quot;,&quot;given&quot;:&quot;Catherine&quot;,&quot;parse-names&quot;:false,&quot;dropping-particle&quot;:&quot;&quot;,&quot;non-dropping-particle&quot;:&quot;&quot;},{&quot;family&quot;:&quot;Reynolds&quot;,&quot;given&quot;:&quot;Steven J.&quot;,&quot;parse-names&quot;:false,&quot;dropping-particle&quot;:&quot;&quot;,&quot;non-dropping-particle&quot;:&quot;&quot;},{&quot;family&quot;:&quot;Galiwango&quot;,&quot;given&quot;:&quot;Ronald M.&quot;,&quot;parse-names&quot;:false,&quot;dropping-particle&quot;:&quot;&quot;,&quot;non-dropping-particle&quot;:&quot;&quot;},{&quot;family&quot;:&quot;Redd&quot;,&quot;given&quot;:&quot;Andrew D.&quot;,&quot;parse-names&quot;:false,&quot;dropping-particle&quot;:&quot;&quot;,&quot;non-dropping-particle&quot;:&quot;&quot;}],&quot;container-title&quot;:&quot;PLOS Global Public Health&quot;,&quot;accessed&quot;:{&quot;date-parts&quot;:[[2025,7,23]]},&quot;DOI&quot;:&quot;10.1371/JOURNAL.PGPH.0001566,&quot;,&quot;ISSN&quot;:&quot;27673375&quot;,&quot;URL&quot;:&quot;https://pubmed.ncbi.nlm.nih.gov/37585383/&quot;,&quot;issued&quot;:{&quot;date-parts&quot;:[[2023,8,1]]},&quot;abstract&quot;:&quot;The estimated mortality rate of the SARS-CoV-2 pandemic varied greatly around the world. In particular, multiple countries in East, Central, and West Africa had significantly lower rates of COVID-19 related fatalities than many resource-rich nations with significantly earlier wide-spread access to life-saving vaccines. One possible reason for this lower mortality could be the presence of pre-existing cross-reactive immunological responses in these areas of the world. To explore this hypothesis, an exploratory study of stored peripheral blood mononuclear cells (PBMC) from Ugandans collected from 2015–2017 prior to the COVID-19 pandemic (n = 29) and from hospitalized Ugandan COVID-19 patients (n = 3) were examined using flow-cytometry for the presence of pre-existing SARS-CoV-2 cross-reactive CD4+ and CD8+ T-cell populations using four T-cell epitope mega pools. Of pre-pandemic participants, 89.7% (26/29) had either CD4+ or CD8+, or both, SARS-CoV-2 specific T-cell responses. Specifically, CD4+ T-cell reactivity (72.4%) and CD8+ T-cell reactivity (65.5%) were relatively similar, and 13 participants (44.8%) had both types of cross-reactive types of T-cells present. There were no significant differences in response by sex in the population, however this may be in part due to the limited sample size examined. The rates of cross-reactive T-cell populations in this exploratory Ugandan population appears higher than previous estimates from resource-rich countries like the United States (20–50% reactivity). It is unclear what role, if any, this cross-reactivity played in decreasing COVID-19 related mortality in Uganda and other African countries, but does suggest that a better understanding of global pre-existing immunological cross-reactivity could be an informative data of epidemiological intelligence moving forward.&quot;,&quot;publisher&quot;:&quot;Public Library of Science&quot;,&quot;issue&quot;:&quot;8&quot;,&quot;volume&quot;:&quot;3&quot;,&quot;container-title-short&quot;:&quot;&quot;},&quot;isTemporary&quot;:false}],&quot;citationTag&quot;:&quot;MENDELEY_CITATION_v3_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&quot;},{&quot;citationID&quot;:&quot;MENDELEY_CITATION_45e3c1a2-ffc0-4cd8-be43-b491ae884535&quot;,&quot;properties&quot;:{&quot;noteIndex&quot;:0},&quot;isEdited&quot;:false,&quot;manualOverride&quot;:{&quot;isManuallyOverridden&quot;:false,&quot;citeprocText&quot;:&quot;[23]&quot;,&quot;manualOverrideText&quot;:&quot;&quot;},&quot;citationItems&quot;:[{&quot;id&quot;:&quot;739647b8-80cc-3733-be1a-6b45baf02ae2&quot;,&quot;itemData&quot;:{&quot;type&quot;:&quot;article-journal&quot;,&quot;id&quot;:&quot;739647b8-80cc-3733-be1a-6b45baf02ae2&quot;,&quot;title&quot;:&quot;Pre-Pandemic Cross-Reactive Immunity against SARS-CoV-2 among Central and West African Populations&quot;,&quot;author&quot;:[{&quot;family&quot;:&quot;Souris&quot;,&quot;given&quot;:&quot;Marc&quot;,&quot;parse-names&quot;:false,&quot;dropping-particle&quot;:&quot;&quot;,&quot;non-dropping-particle&quot;:&quot;&quot;},{&quot;family&quot;:&quot;Tshilolo&quot;,&quot;given&quot;:&quot;Léon&quot;,&quot;parse-names&quot;:false,&quot;dropping-particle&quot;:&quot;&quot;,&quot;non-dropping-particle&quot;:&quot;&quot;},{&quot;family&quot;:&quot;Parzy&quot;,&quot;given&quot;:&quot;Daniel&quot;,&quot;parse-names&quot;:false,&quot;dropping-particle&quot;:&quot;&quot;,&quot;non-dropping-particle&quot;:&quot;&quot;},{&quot;family&quot;:&quot;Lobaloba Ingoba&quot;,&quot;given&quot;:&quot;Line&quot;,&quot;parse-names&quot;:false,&quot;dropping-particle&quot;:&quot;&quot;,&quot;non-dropping-particle&quot;:&quot;&quot;},{&quot;family&quot;:&quot;Ntoumi&quot;,&quot;given&quot;:&quot;Francine&quot;,&quot;parse-names&quot;:false,&quot;dropping-particle&quot;:&quot;&quot;,&quot;non-dropping-particle&quot;:&quot;&quot;},{&quot;family&quot;:&quot;Kamgaing&quot;,&quot;given&quot;:&quot;Rachel&quot;,&quot;parse-names&quot;:false,&quot;dropping-particle&quot;:&quot;&quot;,&quot;non-dropping-particle&quot;:&quot;&quot;},{&quot;family&quot;:&quot;Ndour&quot;,&quot;given&quot;:&quot;Moussa&quot;,&quot;parse-names&quot;:false,&quot;dropping-particle&quot;:&quot;&quot;,&quot;non-dropping-particle&quot;:&quot;&quot;},{&quot;family&quot;:&quot;Mbongi&quot;,&quot;given&quot;:&quot;Destin&quot;,&quot;parse-names&quot;:false,&quot;dropping-particle&quot;:&quot;&quot;,&quot;non-dropping-particle&quot;:&quot;&quot;},{&quot;family&quot;:&quot;Phoba&quot;,&quot;given&quot;:&quot;Balthazar&quot;,&quot;parse-names&quot;:false,&quot;dropping-particle&quot;:&quot;&quot;,&quot;non-dropping-particle&quot;:&quot;&quot;},{&quot;family&quot;:&quot;Tshilolo&quot;,&quot;given&quot;:&quot;Marie Anasthasie&quot;,&quot;parse-names&quot;:false,&quot;dropping-particle&quot;:&quot;&quot;,&quot;non-dropping-particle&quot;:&quot;&quot;},{&quot;family&quot;:&quot;Mbungu&quot;,&quot;given&quot;:&quot;René&quot;,&quot;parse-names&quot;:false,&quot;dropping-particle&quot;:&quot;&quot;,&quot;non-dropping-particle&quot;:&quot;&quot;},{&quot;family&quot;:&quot;Sosso&quot;,&quot;given&quot;:&quot;Martin Samuel&quot;,&quot;parse-names&quot;:false,&quot;dropping-particle&quot;:&quot;&quot;,&quot;non-dropping-particle&quot;:&quot;&quot;},{&quot;family&quot;:&quot;Fainguem&quot;,&quot;given&quot;:&quot;Nadine&quot;,&quot;parse-names&quot;:false,&quot;dropping-particle&quot;:&quot;&quot;,&quot;non-dropping-particle&quot;:&quot;&quot;},{&quot;family&quot;:&quot;Ndiaye Dieye&quot;,&quot;given&quot;:&quot;Tandakha&quot;,&quot;parse-names&quot;:false,&quot;dropping-particle&quot;:&quot;&quot;,&quot;non-dropping-particle&quot;:&quot;&quot;},{&quot;family&quot;:&quot;Sylla&quot;,&quot;given&quot;:&quot;Massamba&quot;,&quot;parse-names&quot;:false,&quot;dropping-particle&quot;:&quot;&quot;,&quot;non-dropping-particle&quot;:&quot;&quot;},{&quot;family&quot;:&quot;Morand&quot;,&quot;given&quot;:&quot;Pierre&quot;,&quot;parse-names&quot;:false,&quot;dropping-particle&quot;:&quot;&quot;,&quot;non-dropping-particle&quot;:&quot;&quot;},{&quot;family&quot;:&quot;Gonzalez&quot;,&quot;given&quot;:&quot;Jean Paul&quot;,&quot;parse-names&quot;:false,&quot;dropping-particle&quot;:&quot;&quot;,&quot;non-dropping-particle&quot;:&quot;&quot;}],&quot;container-title&quot;:&quot;Viruses&quot;,&quot;container-title-short&quot;:&quot;Viruses&quot;,&quot;accessed&quot;:{&quot;date-parts&quot;:[[2025,7,28]]},&quot;DOI&quot;:&quot;10.3390/V14102259/S1&quot;,&quot;ISSN&quot;:&quot;19994915&quot;,&quot;PMID&quot;:&quot;36298814&quot;,&quot;URL&quot;:&quot;https://pmc.ncbi.nlm.nih.gov/articles/PMC9611584/&quot;,&quot;issued&quot;:{&quot;date-parts&quot;:[[2022,10,1]]},&quot;page&quot;:&quot;2259&quot;,&quot;abstract&quot;:&quot;For more than two years after the emergence of COVID-19 (Coronavirus Disease-2019), significant regional differences in morbidity persist. These differences clearly show lower incidence rates in several regions of the African and Asian continents. The work reported here aimed to test the hypothesis of a pre-pandemic natural immunity acquired by some human populations in central and western Africa, which would, therefore, pose the hypothesis of an original antigenic sin with a virus antigenically close to the Severe Acute Respiratory Syndrome Coronavirus 2 (SARS-CoV-2). To identify such pre-existing immunity, sera samples collected before the emergence of COVID-19 were tested to detect the presence of IgG reacting antibodies against SARS-CoV-2 proteins of major significance. Sera samples from French blood donors collected before the pandemic served as a control. The results showed a statistically significant difference of antibodies prevalence between the collected samples in Africa and the control samples collected in France. Given the novelty of our results, our next step consists in highlighting neutralizing antibodies to evaluate their potential for pre-pandemic protective acquired immunity against SARS-CoV-2. In conclusion, our results suggest that, in the investigated African sub-regions, the tested populations could have been potentially and partially pre-exposed, before the COVID-19 pandemic, to the antigens of a yet non-identified Coronaviruses.&quot;,&quot;publisher&quot;:&quot;MDPI&quot;,&quot;issue&quot;:&quot;10&quot;,&quot;volume&quot;:&quot;14&quot;},&quot;isTemporary&quot;:false}],&quot;citationTag&quot;:&quot;MENDELEY_CITATION_v3_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&quot;}]"/>
    <we:property name="MENDELEY_CITATIONS_LOCALE_CODE" value="&quot;en-US&quot;"/>
    <we:property name="MENDELEY_CITATIONS_STYLE" value="{&quot;id&quot;:&quot;https://www.zotero.org/styles/elsevier-vancouver&quot;,&quot;title&quot;:&quot;Elsevier - Vancouver&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FE691-796D-914F-B8FF-5CD121B0A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763</Words>
  <Characters>4480</Characters>
  <Application>Microsoft Office Word</Application>
  <DocSecurity>0</DocSecurity>
  <Lines>93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 Manu</dc:creator>
  <cp:keywords/>
  <dc:description/>
  <cp:lastModifiedBy>Kwadwo Asamoah Kusi</cp:lastModifiedBy>
  <cp:revision>2</cp:revision>
  <cp:lastPrinted>2026-01-05T15:47:00Z</cp:lastPrinted>
  <dcterms:created xsi:type="dcterms:W3CDTF">2026-03-12T15:50:00Z</dcterms:created>
  <dcterms:modified xsi:type="dcterms:W3CDTF">2026-03-12T15:50:00Z</dcterms:modified>
</cp:coreProperties>
</file>